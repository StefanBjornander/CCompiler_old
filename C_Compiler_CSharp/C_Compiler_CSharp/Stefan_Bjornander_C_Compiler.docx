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903DBA" w:rsidRDefault="00703C11">
          <w:pPr>
            <w:pStyle w:val="Innehllsfrteckningsrubrik"/>
          </w:pPr>
          <w:r w:rsidRPr="00903DBA">
            <w:t>Table of C</w:t>
          </w:r>
          <w:r w:rsidR="00CB5140" w:rsidRPr="00903DBA">
            <w:t>ontents</w:t>
          </w:r>
        </w:p>
        <w:p w14:paraId="4E4902B4" w14:textId="76A54E96" w:rsidR="00DD6D68" w:rsidRPr="00903DBA" w:rsidRDefault="00CB5140">
          <w:pPr>
            <w:pStyle w:val="Innehll1"/>
            <w:rPr>
              <w:rFonts w:asciiTheme="minorHAnsi" w:eastAsiaTheme="minorEastAsia" w:hAnsiTheme="minorHAnsi"/>
              <w:noProof/>
              <w:color w:val="auto"/>
              <w:lang w:eastAsia="sv-SE"/>
            </w:rPr>
          </w:pPr>
          <w:r w:rsidRPr="00903DBA">
            <w:fldChar w:fldCharType="begin"/>
          </w:r>
          <w:r w:rsidRPr="00903DBA">
            <w:instrText xml:space="preserve"> TOC \o "1-3" \h \z \u </w:instrText>
          </w:r>
          <w:r w:rsidRPr="00903DBA">
            <w:fldChar w:fldCharType="separate"/>
          </w:r>
          <w:hyperlink w:anchor="_Toc57655963" w:history="1">
            <w:r w:rsidR="00DD6D68" w:rsidRPr="00903DBA">
              <w:rPr>
                <w:rStyle w:val="Hyperlnk"/>
                <w:noProof/>
              </w:rPr>
              <w:t>1.</w:t>
            </w:r>
            <w:r w:rsidR="00DD6D68" w:rsidRPr="00903DBA">
              <w:rPr>
                <w:rFonts w:asciiTheme="minorHAnsi" w:eastAsiaTheme="minorEastAsia" w:hAnsiTheme="minorHAnsi"/>
                <w:noProof/>
                <w:color w:val="auto"/>
                <w:lang w:eastAsia="sv-SE"/>
              </w:rPr>
              <w:tab/>
            </w:r>
            <w:r w:rsidR="00DD6D68" w:rsidRPr="00903DBA">
              <w:rPr>
                <w:rStyle w:val="Hyperlnk"/>
                <w:noProof/>
              </w:rPr>
              <w:t>Introduction</w:t>
            </w:r>
            <w:r w:rsidR="00DD6D68" w:rsidRPr="00903DBA">
              <w:rPr>
                <w:noProof/>
                <w:webHidden/>
              </w:rPr>
              <w:tab/>
            </w:r>
            <w:r w:rsidR="00DD6D68" w:rsidRPr="00903DBA">
              <w:rPr>
                <w:noProof/>
                <w:webHidden/>
              </w:rPr>
              <w:fldChar w:fldCharType="begin"/>
            </w:r>
            <w:r w:rsidR="00DD6D68" w:rsidRPr="00903DBA">
              <w:rPr>
                <w:noProof/>
                <w:webHidden/>
              </w:rPr>
              <w:instrText xml:space="preserve"> PAGEREF _Toc57655963 \h </w:instrText>
            </w:r>
            <w:r w:rsidR="00DD6D68" w:rsidRPr="00903DBA">
              <w:rPr>
                <w:noProof/>
                <w:webHidden/>
              </w:rPr>
            </w:r>
            <w:r w:rsidR="00DD6D68" w:rsidRPr="00903DBA">
              <w:rPr>
                <w:noProof/>
                <w:webHidden/>
              </w:rPr>
              <w:fldChar w:fldCharType="separate"/>
            </w:r>
            <w:r w:rsidR="00DD6D68" w:rsidRPr="00903DBA">
              <w:rPr>
                <w:noProof/>
                <w:webHidden/>
              </w:rPr>
              <w:t>10</w:t>
            </w:r>
            <w:r w:rsidR="00DD6D68" w:rsidRPr="00903DBA">
              <w:rPr>
                <w:noProof/>
                <w:webHidden/>
              </w:rPr>
              <w:fldChar w:fldCharType="end"/>
            </w:r>
          </w:hyperlink>
        </w:p>
        <w:p w14:paraId="61F98489" w14:textId="2A82DA7B" w:rsidR="00DD6D68" w:rsidRPr="00903DBA" w:rsidRDefault="00DD6D68">
          <w:pPr>
            <w:pStyle w:val="Innehll2"/>
            <w:tabs>
              <w:tab w:val="left" w:pos="880"/>
              <w:tab w:val="right" w:leader="dot" w:pos="9350"/>
            </w:tabs>
            <w:rPr>
              <w:rFonts w:asciiTheme="minorHAnsi" w:eastAsiaTheme="minorEastAsia" w:hAnsiTheme="minorHAnsi"/>
              <w:noProof/>
              <w:color w:val="auto"/>
              <w:lang w:eastAsia="sv-SE"/>
            </w:rPr>
          </w:pPr>
          <w:hyperlink w:anchor="_Toc57655964" w:history="1">
            <w:r w:rsidRPr="00903DBA">
              <w:rPr>
                <w:rStyle w:val="Hyperlnk"/>
                <w:noProof/>
              </w:rPr>
              <w:t>1.1.</w:t>
            </w:r>
            <w:r w:rsidRPr="00903DBA">
              <w:rPr>
                <w:rFonts w:asciiTheme="minorHAnsi" w:eastAsiaTheme="minorEastAsia" w:hAnsiTheme="minorHAnsi"/>
                <w:noProof/>
                <w:color w:val="auto"/>
                <w:lang w:eastAsia="sv-SE"/>
              </w:rPr>
              <w:tab/>
            </w:r>
            <w:r w:rsidRPr="00903DBA">
              <w:rPr>
                <w:rStyle w:val="Hyperlnk"/>
                <w:noProof/>
              </w:rPr>
              <w:t>The Compiler Phases</w:t>
            </w:r>
            <w:r w:rsidRPr="00903DBA">
              <w:rPr>
                <w:noProof/>
                <w:webHidden/>
              </w:rPr>
              <w:tab/>
            </w:r>
            <w:r w:rsidRPr="00903DBA">
              <w:rPr>
                <w:noProof/>
                <w:webHidden/>
              </w:rPr>
              <w:fldChar w:fldCharType="begin"/>
            </w:r>
            <w:r w:rsidRPr="00903DBA">
              <w:rPr>
                <w:noProof/>
                <w:webHidden/>
              </w:rPr>
              <w:instrText xml:space="preserve"> PAGEREF _Toc57655964 \h </w:instrText>
            </w:r>
            <w:r w:rsidRPr="00903DBA">
              <w:rPr>
                <w:noProof/>
                <w:webHidden/>
              </w:rPr>
            </w:r>
            <w:r w:rsidRPr="00903DBA">
              <w:rPr>
                <w:noProof/>
                <w:webHidden/>
              </w:rPr>
              <w:fldChar w:fldCharType="separate"/>
            </w:r>
            <w:r w:rsidRPr="00903DBA">
              <w:rPr>
                <w:noProof/>
                <w:webHidden/>
              </w:rPr>
              <w:t>10</w:t>
            </w:r>
            <w:r w:rsidRPr="00903DBA">
              <w:rPr>
                <w:noProof/>
                <w:webHidden/>
              </w:rPr>
              <w:fldChar w:fldCharType="end"/>
            </w:r>
          </w:hyperlink>
        </w:p>
        <w:p w14:paraId="3C5E711C" w14:textId="2B1F6C22"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5965" w:history="1">
            <w:r w:rsidRPr="00903DBA">
              <w:rPr>
                <w:rStyle w:val="Hyperlnk"/>
                <w:noProof/>
              </w:rPr>
              <w:t>1.1.1.</w:t>
            </w:r>
            <w:r w:rsidRPr="00903DBA">
              <w:rPr>
                <w:rFonts w:asciiTheme="minorHAnsi" w:eastAsiaTheme="minorEastAsia" w:hAnsiTheme="minorHAnsi"/>
                <w:noProof/>
                <w:color w:val="auto"/>
                <w:lang w:eastAsia="sv-SE"/>
              </w:rPr>
              <w:tab/>
            </w:r>
            <w:r w:rsidRPr="00903DBA">
              <w:rPr>
                <w:rStyle w:val="Hyperlnk"/>
                <w:noProof/>
              </w:rPr>
              <w:t>The Preprocessor</w:t>
            </w:r>
            <w:r w:rsidRPr="00903DBA">
              <w:rPr>
                <w:noProof/>
                <w:webHidden/>
              </w:rPr>
              <w:tab/>
            </w:r>
            <w:r w:rsidRPr="00903DBA">
              <w:rPr>
                <w:noProof/>
                <w:webHidden/>
              </w:rPr>
              <w:fldChar w:fldCharType="begin"/>
            </w:r>
            <w:r w:rsidRPr="00903DBA">
              <w:rPr>
                <w:noProof/>
                <w:webHidden/>
              </w:rPr>
              <w:instrText xml:space="preserve"> PAGEREF _Toc57655965 \h </w:instrText>
            </w:r>
            <w:r w:rsidRPr="00903DBA">
              <w:rPr>
                <w:noProof/>
                <w:webHidden/>
              </w:rPr>
            </w:r>
            <w:r w:rsidRPr="00903DBA">
              <w:rPr>
                <w:noProof/>
                <w:webHidden/>
              </w:rPr>
              <w:fldChar w:fldCharType="separate"/>
            </w:r>
            <w:r w:rsidRPr="00903DBA">
              <w:rPr>
                <w:noProof/>
                <w:webHidden/>
              </w:rPr>
              <w:t>11</w:t>
            </w:r>
            <w:r w:rsidRPr="00903DBA">
              <w:rPr>
                <w:noProof/>
                <w:webHidden/>
              </w:rPr>
              <w:fldChar w:fldCharType="end"/>
            </w:r>
          </w:hyperlink>
        </w:p>
        <w:p w14:paraId="0E2603E2" w14:textId="0A004107"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5966" w:history="1">
            <w:r w:rsidRPr="00903DBA">
              <w:rPr>
                <w:rStyle w:val="Hyperlnk"/>
                <w:noProof/>
              </w:rPr>
              <w:t>1.1.2.</w:t>
            </w:r>
            <w:r w:rsidRPr="00903DBA">
              <w:rPr>
                <w:rFonts w:asciiTheme="minorHAnsi" w:eastAsiaTheme="minorEastAsia" w:hAnsiTheme="minorHAnsi"/>
                <w:noProof/>
                <w:color w:val="auto"/>
                <w:lang w:eastAsia="sv-SE"/>
              </w:rPr>
              <w:tab/>
            </w:r>
            <w:r w:rsidRPr="00903DBA">
              <w:rPr>
                <w:rStyle w:val="Hyperlnk"/>
                <w:noProof/>
              </w:rPr>
              <w:t>Scanning</w:t>
            </w:r>
            <w:r w:rsidRPr="00903DBA">
              <w:rPr>
                <w:noProof/>
                <w:webHidden/>
              </w:rPr>
              <w:tab/>
            </w:r>
            <w:r w:rsidRPr="00903DBA">
              <w:rPr>
                <w:noProof/>
                <w:webHidden/>
              </w:rPr>
              <w:fldChar w:fldCharType="begin"/>
            </w:r>
            <w:r w:rsidRPr="00903DBA">
              <w:rPr>
                <w:noProof/>
                <w:webHidden/>
              </w:rPr>
              <w:instrText xml:space="preserve"> PAGEREF _Toc57655966 \h </w:instrText>
            </w:r>
            <w:r w:rsidRPr="00903DBA">
              <w:rPr>
                <w:noProof/>
                <w:webHidden/>
              </w:rPr>
            </w:r>
            <w:r w:rsidRPr="00903DBA">
              <w:rPr>
                <w:noProof/>
                <w:webHidden/>
              </w:rPr>
              <w:fldChar w:fldCharType="separate"/>
            </w:r>
            <w:r w:rsidRPr="00903DBA">
              <w:rPr>
                <w:noProof/>
                <w:webHidden/>
              </w:rPr>
              <w:t>11</w:t>
            </w:r>
            <w:r w:rsidRPr="00903DBA">
              <w:rPr>
                <w:noProof/>
                <w:webHidden/>
              </w:rPr>
              <w:fldChar w:fldCharType="end"/>
            </w:r>
          </w:hyperlink>
        </w:p>
        <w:p w14:paraId="636FBE3B" w14:textId="2AA0D3E6"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5967" w:history="1">
            <w:r w:rsidRPr="00903DBA">
              <w:rPr>
                <w:rStyle w:val="Hyperlnk"/>
                <w:noProof/>
              </w:rPr>
              <w:t>1.1.3.</w:t>
            </w:r>
            <w:r w:rsidRPr="00903DBA">
              <w:rPr>
                <w:rFonts w:asciiTheme="minorHAnsi" w:eastAsiaTheme="minorEastAsia" w:hAnsiTheme="minorHAnsi"/>
                <w:noProof/>
                <w:color w:val="auto"/>
                <w:lang w:eastAsia="sv-SE"/>
              </w:rPr>
              <w:tab/>
            </w:r>
            <w:r w:rsidRPr="00903DBA">
              <w:rPr>
                <w:rStyle w:val="Hyperlnk"/>
                <w:noProof/>
              </w:rPr>
              <w:t>Parsing and Middle Code Generation</w:t>
            </w:r>
            <w:r w:rsidRPr="00903DBA">
              <w:rPr>
                <w:noProof/>
                <w:webHidden/>
              </w:rPr>
              <w:tab/>
            </w:r>
            <w:r w:rsidRPr="00903DBA">
              <w:rPr>
                <w:noProof/>
                <w:webHidden/>
              </w:rPr>
              <w:fldChar w:fldCharType="begin"/>
            </w:r>
            <w:r w:rsidRPr="00903DBA">
              <w:rPr>
                <w:noProof/>
                <w:webHidden/>
              </w:rPr>
              <w:instrText xml:space="preserve"> PAGEREF _Toc57655967 \h </w:instrText>
            </w:r>
            <w:r w:rsidRPr="00903DBA">
              <w:rPr>
                <w:noProof/>
                <w:webHidden/>
              </w:rPr>
            </w:r>
            <w:r w:rsidRPr="00903DBA">
              <w:rPr>
                <w:noProof/>
                <w:webHidden/>
              </w:rPr>
              <w:fldChar w:fldCharType="separate"/>
            </w:r>
            <w:r w:rsidRPr="00903DBA">
              <w:rPr>
                <w:noProof/>
                <w:webHidden/>
              </w:rPr>
              <w:t>11</w:t>
            </w:r>
            <w:r w:rsidRPr="00903DBA">
              <w:rPr>
                <w:noProof/>
                <w:webHidden/>
              </w:rPr>
              <w:fldChar w:fldCharType="end"/>
            </w:r>
          </w:hyperlink>
        </w:p>
        <w:p w14:paraId="50E1C210" w14:textId="784895FC"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5968" w:history="1">
            <w:r w:rsidRPr="00903DBA">
              <w:rPr>
                <w:rStyle w:val="Hyperlnk"/>
                <w:noProof/>
              </w:rPr>
              <w:t>1.1.4.</w:t>
            </w:r>
            <w:r w:rsidRPr="00903DBA">
              <w:rPr>
                <w:rFonts w:asciiTheme="minorHAnsi" w:eastAsiaTheme="minorEastAsia" w:hAnsiTheme="minorHAnsi"/>
                <w:noProof/>
                <w:color w:val="auto"/>
                <w:lang w:eastAsia="sv-SE"/>
              </w:rPr>
              <w:tab/>
            </w:r>
            <w:r w:rsidRPr="00903DBA">
              <w:rPr>
                <w:rStyle w:val="Hyperlnk"/>
                <w:noProof/>
              </w:rPr>
              <w:t>Middle Code Optimization</w:t>
            </w:r>
            <w:r w:rsidRPr="00903DBA">
              <w:rPr>
                <w:noProof/>
                <w:webHidden/>
              </w:rPr>
              <w:tab/>
            </w:r>
            <w:r w:rsidRPr="00903DBA">
              <w:rPr>
                <w:noProof/>
                <w:webHidden/>
              </w:rPr>
              <w:fldChar w:fldCharType="begin"/>
            </w:r>
            <w:r w:rsidRPr="00903DBA">
              <w:rPr>
                <w:noProof/>
                <w:webHidden/>
              </w:rPr>
              <w:instrText xml:space="preserve"> PAGEREF _Toc57655968 \h </w:instrText>
            </w:r>
            <w:r w:rsidRPr="00903DBA">
              <w:rPr>
                <w:noProof/>
                <w:webHidden/>
              </w:rPr>
            </w:r>
            <w:r w:rsidRPr="00903DBA">
              <w:rPr>
                <w:noProof/>
                <w:webHidden/>
              </w:rPr>
              <w:fldChar w:fldCharType="separate"/>
            </w:r>
            <w:r w:rsidRPr="00903DBA">
              <w:rPr>
                <w:noProof/>
                <w:webHidden/>
              </w:rPr>
              <w:t>12</w:t>
            </w:r>
            <w:r w:rsidRPr="00903DBA">
              <w:rPr>
                <w:noProof/>
                <w:webHidden/>
              </w:rPr>
              <w:fldChar w:fldCharType="end"/>
            </w:r>
          </w:hyperlink>
        </w:p>
        <w:p w14:paraId="7FDEB77A" w14:textId="2432CF86"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5969" w:history="1">
            <w:r w:rsidRPr="00903DBA">
              <w:rPr>
                <w:rStyle w:val="Hyperlnk"/>
                <w:noProof/>
              </w:rPr>
              <w:t>1.1.5.</w:t>
            </w:r>
            <w:r w:rsidRPr="00903DBA">
              <w:rPr>
                <w:rFonts w:asciiTheme="minorHAnsi" w:eastAsiaTheme="minorEastAsia" w:hAnsiTheme="minorHAnsi"/>
                <w:noProof/>
                <w:color w:val="auto"/>
                <w:lang w:eastAsia="sv-SE"/>
              </w:rPr>
              <w:tab/>
            </w:r>
            <w:r w:rsidRPr="00903DBA">
              <w:rPr>
                <w:rStyle w:val="Hyperlnk"/>
                <w:noProof/>
              </w:rPr>
              <w:t>Initialization</w:t>
            </w:r>
            <w:r w:rsidRPr="00903DBA">
              <w:rPr>
                <w:noProof/>
                <w:webHidden/>
              </w:rPr>
              <w:tab/>
            </w:r>
            <w:r w:rsidRPr="00903DBA">
              <w:rPr>
                <w:noProof/>
                <w:webHidden/>
              </w:rPr>
              <w:fldChar w:fldCharType="begin"/>
            </w:r>
            <w:r w:rsidRPr="00903DBA">
              <w:rPr>
                <w:noProof/>
                <w:webHidden/>
              </w:rPr>
              <w:instrText xml:space="preserve"> PAGEREF _Toc57655969 \h </w:instrText>
            </w:r>
            <w:r w:rsidRPr="00903DBA">
              <w:rPr>
                <w:noProof/>
                <w:webHidden/>
              </w:rPr>
            </w:r>
            <w:r w:rsidRPr="00903DBA">
              <w:rPr>
                <w:noProof/>
                <w:webHidden/>
              </w:rPr>
              <w:fldChar w:fldCharType="separate"/>
            </w:r>
            <w:r w:rsidRPr="00903DBA">
              <w:rPr>
                <w:noProof/>
                <w:webHidden/>
              </w:rPr>
              <w:t>12</w:t>
            </w:r>
            <w:r w:rsidRPr="00903DBA">
              <w:rPr>
                <w:noProof/>
                <w:webHidden/>
              </w:rPr>
              <w:fldChar w:fldCharType="end"/>
            </w:r>
          </w:hyperlink>
        </w:p>
        <w:p w14:paraId="1E31B118" w14:textId="6F30CFD4"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5970" w:history="1">
            <w:r w:rsidRPr="00903DBA">
              <w:rPr>
                <w:rStyle w:val="Hyperlnk"/>
                <w:noProof/>
              </w:rPr>
              <w:t>1.1.6.</w:t>
            </w:r>
            <w:r w:rsidRPr="00903DBA">
              <w:rPr>
                <w:rFonts w:asciiTheme="minorHAnsi" w:eastAsiaTheme="minorEastAsia" w:hAnsiTheme="minorHAnsi"/>
                <w:noProof/>
                <w:color w:val="auto"/>
                <w:lang w:eastAsia="sv-SE"/>
              </w:rPr>
              <w:tab/>
            </w:r>
            <w:r w:rsidRPr="00903DBA">
              <w:rPr>
                <w:rStyle w:val="Hyperlnk"/>
                <w:noProof/>
              </w:rPr>
              <w:t>Static Address</w:t>
            </w:r>
            <w:r w:rsidRPr="00903DBA">
              <w:rPr>
                <w:noProof/>
                <w:webHidden/>
              </w:rPr>
              <w:tab/>
            </w:r>
            <w:r w:rsidRPr="00903DBA">
              <w:rPr>
                <w:noProof/>
                <w:webHidden/>
              </w:rPr>
              <w:fldChar w:fldCharType="begin"/>
            </w:r>
            <w:r w:rsidRPr="00903DBA">
              <w:rPr>
                <w:noProof/>
                <w:webHidden/>
              </w:rPr>
              <w:instrText xml:space="preserve"> PAGEREF _Toc57655970 \h </w:instrText>
            </w:r>
            <w:r w:rsidRPr="00903DBA">
              <w:rPr>
                <w:noProof/>
                <w:webHidden/>
              </w:rPr>
            </w:r>
            <w:r w:rsidRPr="00903DBA">
              <w:rPr>
                <w:noProof/>
                <w:webHidden/>
              </w:rPr>
              <w:fldChar w:fldCharType="separate"/>
            </w:r>
            <w:r w:rsidRPr="00903DBA">
              <w:rPr>
                <w:noProof/>
                <w:webHidden/>
              </w:rPr>
              <w:t>12</w:t>
            </w:r>
            <w:r w:rsidRPr="00903DBA">
              <w:rPr>
                <w:noProof/>
                <w:webHidden/>
              </w:rPr>
              <w:fldChar w:fldCharType="end"/>
            </w:r>
          </w:hyperlink>
        </w:p>
        <w:p w14:paraId="73639D3D" w14:textId="150B8998"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5971" w:history="1">
            <w:r w:rsidRPr="00903DBA">
              <w:rPr>
                <w:rStyle w:val="Hyperlnk"/>
                <w:noProof/>
              </w:rPr>
              <w:t>1.1.7.</w:t>
            </w:r>
            <w:r w:rsidRPr="00903DBA">
              <w:rPr>
                <w:rFonts w:asciiTheme="minorHAnsi" w:eastAsiaTheme="minorEastAsia" w:hAnsiTheme="minorHAnsi"/>
                <w:noProof/>
                <w:color w:val="auto"/>
                <w:lang w:eastAsia="sv-SE"/>
              </w:rPr>
              <w:tab/>
            </w:r>
            <w:r w:rsidRPr="00903DBA">
              <w:rPr>
                <w:rStyle w:val="Hyperlnk"/>
                <w:noProof/>
              </w:rPr>
              <w:t>Declarators and Declaration Specifiers</w:t>
            </w:r>
            <w:r w:rsidRPr="00903DBA">
              <w:rPr>
                <w:noProof/>
                <w:webHidden/>
              </w:rPr>
              <w:tab/>
            </w:r>
            <w:r w:rsidRPr="00903DBA">
              <w:rPr>
                <w:noProof/>
                <w:webHidden/>
              </w:rPr>
              <w:fldChar w:fldCharType="begin"/>
            </w:r>
            <w:r w:rsidRPr="00903DBA">
              <w:rPr>
                <w:noProof/>
                <w:webHidden/>
              </w:rPr>
              <w:instrText xml:space="preserve"> PAGEREF _Toc57655971 \h </w:instrText>
            </w:r>
            <w:r w:rsidRPr="00903DBA">
              <w:rPr>
                <w:noProof/>
                <w:webHidden/>
              </w:rPr>
            </w:r>
            <w:r w:rsidRPr="00903DBA">
              <w:rPr>
                <w:noProof/>
                <w:webHidden/>
              </w:rPr>
              <w:fldChar w:fldCharType="separate"/>
            </w:r>
            <w:r w:rsidRPr="00903DBA">
              <w:rPr>
                <w:noProof/>
                <w:webHidden/>
              </w:rPr>
              <w:t>12</w:t>
            </w:r>
            <w:r w:rsidRPr="00903DBA">
              <w:rPr>
                <w:noProof/>
                <w:webHidden/>
              </w:rPr>
              <w:fldChar w:fldCharType="end"/>
            </w:r>
          </w:hyperlink>
        </w:p>
        <w:p w14:paraId="4F941DDA" w14:textId="134FA847"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5972" w:history="1">
            <w:r w:rsidRPr="00903DBA">
              <w:rPr>
                <w:rStyle w:val="Hyperlnk"/>
                <w:noProof/>
              </w:rPr>
              <w:t>1.1.8.</w:t>
            </w:r>
            <w:r w:rsidRPr="00903DBA">
              <w:rPr>
                <w:rFonts w:asciiTheme="minorHAnsi" w:eastAsiaTheme="minorEastAsia" w:hAnsiTheme="minorHAnsi"/>
                <w:noProof/>
                <w:color w:val="auto"/>
                <w:lang w:eastAsia="sv-SE"/>
              </w:rPr>
              <w:tab/>
            </w:r>
            <w:r w:rsidRPr="00903DBA">
              <w:rPr>
                <w:rStyle w:val="Hyperlnk"/>
                <w:noProof/>
              </w:rPr>
              <w:t>The Symbol Table</w:t>
            </w:r>
            <w:r w:rsidRPr="00903DBA">
              <w:rPr>
                <w:noProof/>
                <w:webHidden/>
              </w:rPr>
              <w:tab/>
            </w:r>
            <w:r w:rsidRPr="00903DBA">
              <w:rPr>
                <w:noProof/>
                <w:webHidden/>
              </w:rPr>
              <w:fldChar w:fldCharType="begin"/>
            </w:r>
            <w:r w:rsidRPr="00903DBA">
              <w:rPr>
                <w:noProof/>
                <w:webHidden/>
              </w:rPr>
              <w:instrText xml:space="preserve"> PAGEREF _Toc57655972 \h </w:instrText>
            </w:r>
            <w:r w:rsidRPr="00903DBA">
              <w:rPr>
                <w:noProof/>
                <w:webHidden/>
              </w:rPr>
            </w:r>
            <w:r w:rsidRPr="00903DBA">
              <w:rPr>
                <w:noProof/>
                <w:webHidden/>
              </w:rPr>
              <w:fldChar w:fldCharType="separate"/>
            </w:r>
            <w:r w:rsidRPr="00903DBA">
              <w:rPr>
                <w:noProof/>
                <w:webHidden/>
              </w:rPr>
              <w:t>12</w:t>
            </w:r>
            <w:r w:rsidRPr="00903DBA">
              <w:rPr>
                <w:noProof/>
                <w:webHidden/>
              </w:rPr>
              <w:fldChar w:fldCharType="end"/>
            </w:r>
          </w:hyperlink>
        </w:p>
        <w:p w14:paraId="004A153B" w14:textId="16E68934"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5973" w:history="1">
            <w:r w:rsidRPr="00903DBA">
              <w:rPr>
                <w:rStyle w:val="Hyperlnk"/>
                <w:noProof/>
              </w:rPr>
              <w:t>1.1.9.</w:t>
            </w:r>
            <w:r w:rsidRPr="00903DBA">
              <w:rPr>
                <w:rFonts w:asciiTheme="minorHAnsi" w:eastAsiaTheme="minorEastAsia" w:hAnsiTheme="minorHAnsi"/>
                <w:noProof/>
                <w:color w:val="auto"/>
                <w:lang w:eastAsia="sv-SE"/>
              </w:rPr>
              <w:tab/>
            </w:r>
            <w:r w:rsidRPr="00903DBA">
              <w:rPr>
                <w:rStyle w:val="Hyperlnk"/>
                <w:noProof/>
              </w:rPr>
              <w:t>The Type System</w:t>
            </w:r>
            <w:r w:rsidRPr="00903DBA">
              <w:rPr>
                <w:noProof/>
                <w:webHidden/>
              </w:rPr>
              <w:tab/>
            </w:r>
            <w:r w:rsidRPr="00903DBA">
              <w:rPr>
                <w:noProof/>
                <w:webHidden/>
              </w:rPr>
              <w:fldChar w:fldCharType="begin"/>
            </w:r>
            <w:r w:rsidRPr="00903DBA">
              <w:rPr>
                <w:noProof/>
                <w:webHidden/>
              </w:rPr>
              <w:instrText xml:space="preserve"> PAGEREF _Toc57655973 \h </w:instrText>
            </w:r>
            <w:r w:rsidRPr="00903DBA">
              <w:rPr>
                <w:noProof/>
                <w:webHidden/>
              </w:rPr>
            </w:r>
            <w:r w:rsidRPr="00903DBA">
              <w:rPr>
                <w:noProof/>
                <w:webHidden/>
              </w:rPr>
              <w:fldChar w:fldCharType="separate"/>
            </w:r>
            <w:r w:rsidRPr="00903DBA">
              <w:rPr>
                <w:noProof/>
                <w:webHidden/>
              </w:rPr>
              <w:t>12</w:t>
            </w:r>
            <w:r w:rsidRPr="00903DBA">
              <w:rPr>
                <w:noProof/>
                <w:webHidden/>
              </w:rPr>
              <w:fldChar w:fldCharType="end"/>
            </w:r>
          </w:hyperlink>
        </w:p>
        <w:p w14:paraId="351D3487" w14:textId="68D5B43D"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5974" w:history="1">
            <w:r w:rsidRPr="00903DBA">
              <w:rPr>
                <w:rStyle w:val="Hyperlnk"/>
                <w:noProof/>
              </w:rPr>
              <w:t>1.1.10.</w:t>
            </w:r>
            <w:r w:rsidRPr="00903DBA">
              <w:rPr>
                <w:rFonts w:asciiTheme="minorHAnsi" w:eastAsiaTheme="minorEastAsia" w:hAnsiTheme="minorHAnsi"/>
                <w:noProof/>
                <w:color w:val="auto"/>
                <w:lang w:eastAsia="sv-SE"/>
              </w:rPr>
              <w:tab/>
            </w:r>
            <w:r w:rsidRPr="00903DBA">
              <w:rPr>
                <w:rStyle w:val="Hyperlnk"/>
                <w:noProof/>
              </w:rPr>
              <w:t>Assembly Code Generation</w:t>
            </w:r>
            <w:r w:rsidRPr="00903DBA">
              <w:rPr>
                <w:noProof/>
                <w:webHidden/>
              </w:rPr>
              <w:tab/>
            </w:r>
            <w:r w:rsidRPr="00903DBA">
              <w:rPr>
                <w:noProof/>
                <w:webHidden/>
              </w:rPr>
              <w:fldChar w:fldCharType="begin"/>
            </w:r>
            <w:r w:rsidRPr="00903DBA">
              <w:rPr>
                <w:noProof/>
                <w:webHidden/>
              </w:rPr>
              <w:instrText xml:space="preserve"> PAGEREF _Toc57655974 \h </w:instrText>
            </w:r>
            <w:r w:rsidRPr="00903DBA">
              <w:rPr>
                <w:noProof/>
                <w:webHidden/>
              </w:rPr>
            </w:r>
            <w:r w:rsidRPr="00903DBA">
              <w:rPr>
                <w:noProof/>
                <w:webHidden/>
              </w:rPr>
              <w:fldChar w:fldCharType="separate"/>
            </w:r>
            <w:r w:rsidRPr="00903DBA">
              <w:rPr>
                <w:noProof/>
                <w:webHidden/>
              </w:rPr>
              <w:t>12</w:t>
            </w:r>
            <w:r w:rsidRPr="00903DBA">
              <w:rPr>
                <w:noProof/>
                <w:webHidden/>
              </w:rPr>
              <w:fldChar w:fldCharType="end"/>
            </w:r>
          </w:hyperlink>
        </w:p>
        <w:p w14:paraId="3C74EC72" w14:textId="07D2D44D"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5975" w:history="1">
            <w:r w:rsidRPr="00903DBA">
              <w:rPr>
                <w:rStyle w:val="Hyperlnk"/>
                <w:noProof/>
              </w:rPr>
              <w:t>1.1.1.</w:t>
            </w:r>
            <w:r w:rsidRPr="00903DBA">
              <w:rPr>
                <w:rFonts w:asciiTheme="minorHAnsi" w:eastAsiaTheme="minorEastAsia" w:hAnsiTheme="minorHAnsi"/>
                <w:noProof/>
                <w:color w:val="auto"/>
                <w:lang w:eastAsia="sv-SE"/>
              </w:rPr>
              <w:tab/>
            </w:r>
            <w:r w:rsidRPr="00903DBA">
              <w:rPr>
                <w:rStyle w:val="Hyperlnk"/>
                <w:noProof/>
              </w:rPr>
              <w:t>Register Allocation</w:t>
            </w:r>
            <w:r w:rsidRPr="00903DBA">
              <w:rPr>
                <w:noProof/>
                <w:webHidden/>
              </w:rPr>
              <w:tab/>
            </w:r>
            <w:r w:rsidRPr="00903DBA">
              <w:rPr>
                <w:noProof/>
                <w:webHidden/>
              </w:rPr>
              <w:fldChar w:fldCharType="begin"/>
            </w:r>
            <w:r w:rsidRPr="00903DBA">
              <w:rPr>
                <w:noProof/>
                <w:webHidden/>
              </w:rPr>
              <w:instrText xml:space="preserve"> PAGEREF _Toc57655975 \h </w:instrText>
            </w:r>
            <w:r w:rsidRPr="00903DBA">
              <w:rPr>
                <w:noProof/>
                <w:webHidden/>
              </w:rPr>
            </w:r>
            <w:r w:rsidRPr="00903DBA">
              <w:rPr>
                <w:noProof/>
                <w:webHidden/>
              </w:rPr>
              <w:fldChar w:fldCharType="separate"/>
            </w:r>
            <w:r w:rsidRPr="00903DBA">
              <w:rPr>
                <w:noProof/>
                <w:webHidden/>
              </w:rPr>
              <w:t>13</w:t>
            </w:r>
            <w:r w:rsidRPr="00903DBA">
              <w:rPr>
                <w:noProof/>
                <w:webHidden/>
              </w:rPr>
              <w:fldChar w:fldCharType="end"/>
            </w:r>
          </w:hyperlink>
        </w:p>
        <w:p w14:paraId="6C9FABA0" w14:textId="219DC3D8"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5976" w:history="1">
            <w:r w:rsidRPr="00903DBA">
              <w:rPr>
                <w:rStyle w:val="Hyperlnk"/>
                <w:noProof/>
              </w:rPr>
              <w:t>1.1.2.</w:t>
            </w:r>
            <w:r w:rsidRPr="00903DBA">
              <w:rPr>
                <w:rFonts w:asciiTheme="minorHAnsi" w:eastAsiaTheme="minorEastAsia" w:hAnsiTheme="minorHAnsi"/>
                <w:noProof/>
                <w:color w:val="auto"/>
                <w:lang w:eastAsia="sv-SE"/>
              </w:rPr>
              <w:tab/>
            </w:r>
            <w:r w:rsidRPr="00903DBA">
              <w:rPr>
                <w:rStyle w:val="Hyperlnk"/>
                <w:noProof/>
              </w:rPr>
              <w:t>The Object Code Generator and Linker</w:t>
            </w:r>
            <w:r w:rsidRPr="00903DBA">
              <w:rPr>
                <w:noProof/>
                <w:webHidden/>
              </w:rPr>
              <w:tab/>
            </w:r>
            <w:r w:rsidRPr="00903DBA">
              <w:rPr>
                <w:noProof/>
                <w:webHidden/>
              </w:rPr>
              <w:fldChar w:fldCharType="begin"/>
            </w:r>
            <w:r w:rsidRPr="00903DBA">
              <w:rPr>
                <w:noProof/>
                <w:webHidden/>
              </w:rPr>
              <w:instrText xml:space="preserve"> PAGEREF _Toc57655976 \h </w:instrText>
            </w:r>
            <w:r w:rsidRPr="00903DBA">
              <w:rPr>
                <w:noProof/>
                <w:webHidden/>
              </w:rPr>
            </w:r>
            <w:r w:rsidRPr="00903DBA">
              <w:rPr>
                <w:noProof/>
                <w:webHidden/>
              </w:rPr>
              <w:fldChar w:fldCharType="separate"/>
            </w:r>
            <w:r w:rsidRPr="00903DBA">
              <w:rPr>
                <w:noProof/>
                <w:webHidden/>
              </w:rPr>
              <w:t>13</w:t>
            </w:r>
            <w:r w:rsidRPr="00903DBA">
              <w:rPr>
                <w:noProof/>
                <w:webHidden/>
              </w:rPr>
              <w:fldChar w:fldCharType="end"/>
            </w:r>
          </w:hyperlink>
        </w:p>
        <w:p w14:paraId="44880DA3" w14:textId="74D1F02F"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5977" w:history="1">
            <w:r w:rsidRPr="00903DBA">
              <w:rPr>
                <w:rStyle w:val="Hyperlnk"/>
                <w:noProof/>
              </w:rPr>
              <w:t>1.1.3.</w:t>
            </w:r>
            <w:r w:rsidRPr="00903DBA">
              <w:rPr>
                <w:rFonts w:asciiTheme="minorHAnsi" w:eastAsiaTheme="minorEastAsia" w:hAnsiTheme="minorHAnsi"/>
                <w:noProof/>
                <w:color w:val="auto"/>
                <w:lang w:eastAsia="sv-SE"/>
              </w:rPr>
              <w:tab/>
            </w:r>
            <w:r w:rsidRPr="00903DBA">
              <w:rPr>
                <w:rStyle w:val="Hyperlnk"/>
                <w:noProof/>
              </w:rPr>
              <w:t>The Standard Library</w:t>
            </w:r>
            <w:r w:rsidRPr="00903DBA">
              <w:rPr>
                <w:noProof/>
                <w:webHidden/>
              </w:rPr>
              <w:tab/>
            </w:r>
            <w:r w:rsidRPr="00903DBA">
              <w:rPr>
                <w:noProof/>
                <w:webHidden/>
              </w:rPr>
              <w:fldChar w:fldCharType="begin"/>
            </w:r>
            <w:r w:rsidRPr="00903DBA">
              <w:rPr>
                <w:noProof/>
                <w:webHidden/>
              </w:rPr>
              <w:instrText xml:space="preserve"> PAGEREF _Toc57655977 \h </w:instrText>
            </w:r>
            <w:r w:rsidRPr="00903DBA">
              <w:rPr>
                <w:noProof/>
                <w:webHidden/>
              </w:rPr>
            </w:r>
            <w:r w:rsidRPr="00903DBA">
              <w:rPr>
                <w:noProof/>
                <w:webHidden/>
              </w:rPr>
              <w:fldChar w:fldCharType="separate"/>
            </w:r>
            <w:r w:rsidRPr="00903DBA">
              <w:rPr>
                <w:noProof/>
                <w:webHidden/>
              </w:rPr>
              <w:t>13</w:t>
            </w:r>
            <w:r w:rsidRPr="00903DBA">
              <w:rPr>
                <w:noProof/>
                <w:webHidden/>
              </w:rPr>
              <w:fldChar w:fldCharType="end"/>
            </w:r>
          </w:hyperlink>
        </w:p>
        <w:p w14:paraId="32801170" w14:textId="71F1C17C" w:rsidR="00DD6D68" w:rsidRPr="00903DBA" w:rsidRDefault="00DD6D68">
          <w:pPr>
            <w:pStyle w:val="Innehll2"/>
            <w:tabs>
              <w:tab w:val="left" w:pos="880"/>
              <w:tab w:val="right" w:leader="dot" w:pos="9350"/>
            </w:tabs>
            <w:rPr>
              <w:rFonts w:asciiTheme="minorHAnsi" w:eastAsiaTheme="minorEastAsia" w:hAnsiTheme="minorHAnsi"/>
              <w:noProof/>
              <w:color w:val="auto"/>
              <w:lang w:eastAsia="sv-SE"/>
            </w:rPr>
          </w:pPr>
          <w:hyperlink w:anchor="_Toc57655978" w:history="1">
            <w:r w:rsidRPr="00903DBA">
              <w:rPr>
                <w:rStyle w:val="Hyperlnk"/>
                <w:noProof/>
              </w:rPr>
              <w:t>1.2.</w:t>
            </w:r>
            <w:r w:rsidRPr="00903DBA">
              <w:rPr>
                <w:rFonts w:asciiTheme="minorHAnsi" w:eastAsiaTheme="minorEastAsia" w:hAnsiTheme="minorHAnsi"/>
                <w:noProof/>
                <w:color w:val="auto"/>
                <w:lang w:eastAsia="sv-SE"/>
              </w:rPr>
              <w:tab/>
            </w:r>
            <w:r w:rsidRPr="00903DBA">
              <w:rPr>
                <w:rStyle w:val="Hyperlnk"/>
                <w:noProof/>
              </w:rPr>
              <w:t>The Main Class</w:t>
            </w:r>
            <w:r w:rsidRPr="00903DBA">
              <w:rPr>
                <w:noProof/>
                <w:webHidden/>
              </w:rPr>
              <w:tab/>
            </w:r>
            <w:r w:rsidRPr="00903DBA">
              <w:rPr>
                <w:noProof/>
                <w:webHidden/>
              </w:rPr>
              <w:fldChar w:fldCharType="begin"/>
            </w:r>
            <w:r w:rsidRPr="00903DBA">
              <w:rPr>
                <w:noProof/>
                <w:webHidden/>
              </w:rPr>
              <w:instrText xml:space="preserve"> PAGEREF _Toc57655978 \h </w:instrText>
            </w:r>
            <w:r w:rsidRPr="00903DBA">
              <w:rPr>
                <w:noProof/>
                <w:webHidden/>
              </w:rPr>
            </w:r>
            <w:r w:rsidRPr="00903DBA">
              <w:rPr>
                <w:noProof/>
                <w:webHidden/>
              </w:rPr>
              <w:fldChar w:fldCharType="separate"/>
            </w:r>
            <w:r w:rsidRPr="00903DBA">
              <w:rPr>
                <w:noProof/>
                <w:webHidden/>
              </w:rPr>
              <w:t>13</w:t>
            </w:r>
            <w:r w:rsidRPr="00903DBA">
              <w:rPr>
                <w:noProof/>
                <w:webHidden/>
              </w:rPr>
              <w:fldChar w:fldCharType="end"/>
            </w:r>
          </w:hyperlink>
        </w:p>
        <w:p w14:paraId="7629CCC0" w14:textId="0D4FAAEA"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5979" w:history="1">
            <w:r w:rsidRPr="00903DBA">
              <w:rPr>
                <w:rStyle w:val="Hyperlnk"/>
                <w:noProof/>
                <w:highlight w:val="white"/>
              </w:rPr>
              <w:t>1.2.1.</w:t>
            </w:r>
            <w:r w:rsidRPr="00903DBA">
              <w:rPr>
                <w:rFonts w:asciiTheme="minorHAnsi" w:eastAsiaTheme="minorEastAsia" w:hAnsiTheme="minorHAnsi"/>
                <w:noProof/>
                <w:color w:val="auto"/>
                <w:lang w:eastAsia="sv-SE"/>
              </w:rPr>
              <w:tab/>
            </w:r>
            <w:r w:rsidRPr="00903DBA">
              <w:rPr>
                <w:rStyle w:val="Hyperlnk"/>
                <w:noProof/>
                <w:highlight w:val="white"/>
              </w:rPr>
              <w:t>Generating the Assembly File</w:t>
            </w:r>
            <w:r w:rsidRPr="00903DBA">
              <w:rPr>
                <w:noProof/>
                <w:webHidden/>
              </w:rPr>
              <w:tab/>
            </w:r>
            <w:r w:rsidRPr="00903DBA">
              <w:rPr>
                <w:noProof/>
                <w:webHidden/>
              </w:rPr>
              <w:fldChar w:fldCharType="begin"/>
            </w:r>
            <w:r w:rsidRPr="00903DBA">
              <w:rPr>
                <w:noProof/>
                <w:webHidden/>
              </w:rPr>
              <w:instrText xml:space="preserve"> PAGEREF _Toc57655979 \h </w:instrText>
            </w:r>
            <w:r w:rsidRPr="00903DBA">
              <w:rPr>
                <w:noProof/>
                <w:webHidden/>
              </w:rPr>
            </w:r>
            <w:r w:rsidRPr="00903DBA">
              <w:rPr>
                <w:noProof/>
                <w:webHidden/>
              </w:rPr>
              <w:fldChar w:fldCharType="separate"/>
            </w:r>
            <w:r w:rsidRPr="00903DBA">
              <w:rPr>
                <w:noProof/>
                <w:webHidden/>
              </w:rPr>
              <w:t>15</w:t>
            </w:r>
            <w:r w:rsidRPr="00903DBA">
              <w:rPr>
                <w:noProof/>
                <w:webHidden/>
              </w:rPr>
              <w:fldChar w:fldCharType="end"/>
            </w:r>
          </w:hyperlink>
        </w:p>
        <w:p w14:paraId="3CA0E480" w14:textId="797FC994"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5980" w:history="1">
            <w:r w:rsidRPr="00903DBA">
              <w:rPr>
                <w:rStyle w:val="Hyperlnk"/>
                <w:noProof/>
                <w:highlight w:val="white"/>
              </w:rPr>
              <w:t>1.2.1.</w:t>
            </w:r>
            <w:r w:rsidRPr="00903DBA">
              <w:rPr>
                <w:rFonts w:asciiTheme="minorHAnsi" w:eastAsiaTheme="minorEastAsia" w:hAnsiTheme="minorHAnsi"/>
                <w:noProof/>
                <w:color w:val="auto"/>
                <w:lang w:eastAsia="sv-SE"/>
              </w:rPr>
              <w:tab/>
            </w:r>
            <w:r w:rsidRPr="00903DBA">
              <w:rPr>
                <w:rStyle w:val="Hyperlnk"/>
                <w:noProof/>
                <w:highlight w:val="white"/>
              </w:rPr>
              <w:t>Generate the Make File</w:t>
            </w:r>
            <w:r w:rsidRPr="00903DBA">
              <w:rPr>
                <w:noProof/>
                <w:webHidden/>
              </w:rPr>
              <w:tab/>
            </w:r>
            <w:r w:rsidRPr="00903DBA">
              <w:rPr>
                <w:noProof/>
                <w:webHidden/>
              </w:rPr>
              <w:fldChar w:fldCharType="begin"/>
            </w:r>
            <w:r w:rsidRPr="00903DBA">
              <w:rPr>
                <w:noProof/>
                <w:webHidden/>
              </w:rPr>
              <w:instrText xml:space="preserve"> PAGEREF _Toc57655980 \h </w:instrText>
            </w:r>
            <w:r w:rsidRPr="00903DBA">
              <w:rPr>
                <w:noProof/>
                <w:webHidden/>
              </w:rPr>
            </w:r>
            <w:r w:rsidRPr="00903DBA">
              <w:rPr>
                <w:noProof/>
                <w:webHidden/>
              </w:rPr>
              <w:fldChar w:fldCharType="separate"/>
            </w:r>
            <w:r w:rsidRPr="00903DBA">
              <w:rPr>
                <w:noProof/>
                <w:webHidden/>
              </w:rPr>
              <w:t>17</w:t>
            </w:r>
            <w:r w:rsidRPr="00903DBA">
              <w:rPr>
                <w:noProof/>
                <w:webHidden/>
              </w:rPr>
              <w:fldChar w:fldCharType="end"/>
            </w:r>
          </w:hyperlink>
        </w:p>
        <w:p w14:paraId="036ADAFF" w14:textId="35A994F3"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5981" w:history="1">
            <w:r w:rsidRPr="00903DBA">
              <w:rPr>
                <w:rStyle w:val="Hyperlnk"/>
                <w:noProof/>
                <w:highlight w:val="white"/>
              </w:rPr>
              <w:t>1.2.2.</w:t>
            </w:r>
            <w:r w:rsidRPr="00903DBA">
              <w:rPr>
                <w:rFonts w:asciiTheme="minorHAnsi" w:eastAsiaTheme="minorEastAsia" w:hAnsiTheme="minorHAnsi"/>
                <w:noProof/>
                <w:color w:val="auto"/>
                <w:lang w:eastAsia="sv-SE"/>
              </w:rPr>
              <w:tab/>
            </w:r>
            <w:r w:rsidRPr="00903DBA">
              <w:rPr>
                <w:rStyle w:val="Hyperlnk"/>
                <w:noProof/>
                <w:highlight w:val="white"/>
              </w:rPr>
              <w:t>Is the Object File Fresh?</w:t>
            </w:r>
            <w:r w:rsidRPr="00903DBA">
              <w:rPr>
                <w:noProof/>
                <w:webHidden/>
              </w:rPr>
              <w:tab/>
            </w:r>
            <w:r w:rsidRPr="00903DBA">
              <w:rPr>
                <w:noProof/>
                <w:webHidden/>
              </w:rPr>
              <w:fldChar w:fldCharType="begin"/>
            </w:r>
            <w:r w:rsidRPr="00903DBA">
              <w:rPr>
                <w:noProof/>
                <w:webHidden/>
              </w:rPr>
              <w:instrText xml:space="preserve"> PAGEREF _Toc57655981 \h </w:instrText>
            </w:r>
            <w:r w:rsidRPr="00903DBA">
              <w:rPr>
                <w:noProof/>
                <w:webHidden/>
              </w:rPr>
            </w:r>
            <w:r w:rsidRPr="00903DBA">
              <w:rPr>
                <w:noProof/>
                <w:webHidden/>
              </w:rPr>
              <w:fldChar w:fldCharType="separate"/>
            </w:r>
            <w:r w:rsidRPr="00903DBA">
              <w:rPr>
                <w:noProof/>
                <w:webHidden/>
              </w:rPr>
              <w:t>19</w:t>
            </w:r>
            <w:r w:rsidRPr="00903DBA">
              <w:rPr>
                <w:noProof/>
                <w:webHidden/>
              </w:rPr>
              <w:fldChar w:fldCharType="end"/>
            </w:r>
          </w:hyperlink>
        </w:p>
        <w:p w14:paraId="3560099B" w14:textId="584497FE" w:rsidR="00DD6D68" w:rsidRPr="00903DBA" w:rsidRDefault="00DD6D68">
          <w:pPr>
            <w:pStyle w:val="Innehll1"/>
            <w:rPr>
              <w:rFonts w:asciiTheme="minorHAnsi" w:eastAsiaTheme="minorEastAsia" w:hAnsiTheme="minorHAnsi"/>
              <w:noProof/>
              <w:color w:val="auto"/>
              <w:lang w:eastAsia="sv-SE"/>
            </w:rPr>
          </w:pPr>
          <w:hyperlink w:anchor="_Toc57655982" w:history="1">
            <w:r w:rsidRPr="00903DBA">
              <w:rPr>
                <w:rStyle w:val="Hyperlnk"/>
                <w:noProof/>
              </w:rPr>
              <w:t>2.</w:t>
            </w:r>
            <w:r w:rsidRPr="00903DBA">
              <w:rPr>
                <w:rFonts w:asciiTheme="minorHAnsi" w:eastAsiaTheme="minorEastAsia" w:hAnsiTheme="minorHAnsi"/>
                <w:noProof/>
                <w:color w:val="auto"/>
                <w:lang w:eastAsia="sv-SE"/>
              </w:rPr>
              <w:tab/>
            </w:r>
            <w:r w:rsidRPr="00903DBA">
              <w:rPr>
                <w:rStyle w:val="Hyperlnk"/>
                <w:noProof/>
              </w:rPr>
              <w:t>Scanning</w:t>
            </w:r>
            <w:r w:rsidRPr="00903DBA">
              <w:rPr>
                <w:noProof/>
                <w:webHidden/>
              </w:rPr>
              <w:tab/>
            </w:r>
            <w:r w:rsidRPr="00903DBA">
              <w:rPr>
                <w:noProof/>
                <w:webHidden/>
              </w:rPr>
              <w:fldChar w:fldCharType="begin"/>
            </w:r>
            <w:r w:rsidRPr="00903DBA">
              <w:rPr>
                <w:noProof/>
                <w:webHidden/>
              </w:rPr>
              <w:instrText xml:space="preserve"> PAGEREF _Toc57655982 \h </w:instrText>
            </w:r>
            <w:r w:rsidRPr="00903DBA">
              <w:rPr>
                <w:noProof/>
                <w:webHidden/>
              </w:rPr>
            </w:r>
            <w:r w:rsidRPr="00903DBA">
              <w:rPr>
                <w:noProof/>
                <w:webHidden/>
              </w:rPr>
              <w:fldChar w:fldCharType="separate"/>
            </w:r>
            <w:r w:rsidRPr="00903DBA">
              <w:rPr>
                <w:noProof/>
                <w:webHidden/>
              </w:rPr>
              <w:t>22</w:t>
            </w:r>
            <w:r w:rsidRPr="00903DBA">
              <w:rPr>
                <w:noProof/>
                <w:webHidden/>
              </w:rPr>
              <w:fldChar w:fldCharType="end"/>
            </w:r>
          </w:hyperlink>
        </w:p>
        <w:p w14:paraId="405D5627" w14:textId="07AB99D8" w:rsidR="00DD6D68" w:rsidRPr="00903DBA" w:rsidRDefault="00DD6D68">
          <w:pPr>
            <w:pStyle w:val="Innehll2"/>
            <w:tabs>
              <w:tab w:val="left" w:pos="880"/>
              <w:tab w:val="right" w:leader="dot" w:pos="9350"/>
            </w:tabs>
            <w:rPr>
              <w:rFonts w:asciiTheme="minorHAnsi" w:eastAsiaTheme="minorEastAsia" w:hAnsiTheme="minorHAnsi"/>
              <w:noProof/>
              <w:color w:val="auto"/>
              <w:lang w:eastAsia="sv-SE"/>
            </w:rPr>
          </w:pPr>
          <w:hyperlink w:anchor="_Toc57655983" w:history="1">
            <w:r w:rsidRPr="00903DBA">
              <w:rPr>
                <w:rStyle w:val="Hyperlnk"/>
                <w:noProof/>
              </w:rPr>
              <w:t>2.1.</w:t>
            </w:r>
            <w:r w:rsidRPr="00903DBA">
              <w:rPr>
                <w:rFonts w:asciiTheme="minorHAnsi" w:eastAsiaTheme="minorEastAsia" w:hAnsiTheme="minorHAnsi"/>
                <w:noProof/>
                <w:color w:val="auto"/>
                <w:lang w:eastAsia="sv-SE"/>
              </w:rPr>
              <w:tab/>
            </w:r>
            <w:r w:rsidRPr="00903DBA">
              <w:rPr>
                <w:rStyle w:val="Hyperlnk"/>
                <w:noProof/>
              </w:rPr>
              <w:t>The Scanner</w:t>
            </w:r>
            <w:r w:rsidRPr="00903DBA">
              <w:rPr>
                <w:noProof/>
                <w:webHidden/>
              </w:rPr>
              <w:tab/>
            </w:r>
            <w:r w:rsidRPr="00903DBA">
              <w:rPr>
                <w:noProof/>
                <w:webHidden/>
              </w:rPr>
              <w:fldChar w:fldCharType="begin"/>
            </w:r>
            <w:r w:rsidRPr="00903DBA">
              <w:rPr>
                <w:noProof/>
                <w:webHidden/>
              </w:rPr>
              <w:instrText xml:space="preserve"> PAGEREF _Toc57655983 \h </w:instrText>
            </w:r>
            <w:r w:rsidRPr="00903DBA">
              <w:rPr>
                <w:noProof/>
                <w:webHidden/>
              </w:rPr>
            </w:r>
            <w:r w:rsidRPr="00903DBA">
              <w:rPr>
                <w:noProof/>
                <w:webHidden/>
              </w:rPr>
              <w:fldChar w:fldCharType="separate"/>
            </w:r>
            <w:r w:rsidRPr="00903DBA">
              <w:rPr>
                <w:noProof/>
                <w:webHidden/>
              </w:rPr>
              <w:t>22</w:t>
            </w:r>
            <w:r w:rsidRPr="00903DBA">
              <w:rPr>
                <w:noProof/>
                <w:webHidden/>
              </w:rPr>
              <w:fldChar w:fldCharType="end"/>
            </w:r>
          </w:hyperlink>
        </w:p>
        <w:p w14:paraId="57BEDDA6" w14:textId="5A1F2D9B"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5984" w:history="1">
            <w:r w:rsidRPr="00903DBA">
              <w:rPr>
                <w:rStyle w:val="Hyperlnk"/>
                <w:noProof/>
              </w:rPr>
              <w:t>2.1.1.</w:t>
            </w:r>
            <w:r w:rsidRPr="00903DBA">
              <w:rPr>
                <w:rFonts w:asciiTheme="minorHAnsi" w:eastAsiaTheme="minorEastAsia" w:hAnsiTheme="minorHAnsi"/>
                <w:noProof/>
                <w:color w:val="auto"/>
                <w:lang w:eastAsia="sv-SE"/>
              </w:rPr>
              <w:tab/>
            </w:r>
            <w:r w:rsidRPr="00903DBA">
              <w:rPr>
                <w:rStyle w:val="Hyperlnk"/>
                <w:noProof/>
              </w:rPr>
              <w:t>The typedef-name Problem</w:t>
            </w:r>
            <w:r w:rsidRPr="00903DBA">
              <w:rPr>
                <w:noProof/>
                <w:webHidden/>
              </w:rPr>
              <w:tab/>
            </w:r>
            <w:r w:rsidRPr="00903DBA">
              <w:rPr>
                <w:noProof/>
                <w:webHidden/>
              </w:rPr>
              <w:fldChar w:fldCharType="begin"/>
            </w:r>
            <w:r w:rsidRPr="00903DBA">
              <w:rPr>
                <w:noProof/>
                <w:webHidden/>
              </w:rPr>
              <w:instrText xml:space="preserve"> PAGEREF _Toc57655984 \h </w:instrText>
            </w:r>
            <w:r w:rsidRPr="00903DBA">
              <w:rPr>
                <w:noProof/>
                <w:webHidden/>
              </w:rPr>
            </w:r>
            <w:r w:rsidRPr="00903DBA">
              <w:rPr>
                <w:noProof/>
                <w:webHidden/>
              </w:rPr>
              <w:fldChar w:fldCharType="separate"/>
            </w:r>
            <w:r w:rsidRPr="00903DBA">
              <w:rPr>
                <w:noProof/>
                <w:webHidden/>
              </w:rPr>
              <w:t>33</w:t>
            </w:r>
            <w:r w:rsidRPr="00903DBA">
              <w:rPr>
                <w:noProof/>
                <w:webHidden/>
              </w:rPr>
              <w:fldChar w:fldCharType="end"/>
            </w:r>
          </w:hyperlink>
        </w:p>
        <w:p w14:paraId="504A0E15" w14:textId="0BC42B46" w:rsidR="00DD6D68" w:rsidRPr="00903DBA" w:rsidRDefault="00DD6D68">
          <w:pPr>
            <w:pStyle w:val="Innehll1"/>
            <w:rPr>
              <w:rFonts w:asciiTheme="minorHAnsi" w:eastAsiaTheme="minorEastAsia" w:hAnsiTheme="minorHAnsi"/>
              <w:noProof/>
              <w:color w:val="auto"/>
              <w:lang w:eastAsia="sv-SE"/>
            </w:rPr>
          </w:pPr>
          <w:hyperlink w:anchor="_Toc57655985" w:history="1">
            <w:r w:rsidRPr="00903DBA">
              <w:rPr>
                <w:rStyle w:val="Hyperlnk"/>
                <w:noProof/>
              </w:rPr>
              <w:t>3.</w:t>
            </w:r>
            <w:r w:rsidRPr="00903DBA">
              <w:rPr>
                <w:rFonts w:asciiTheme="minorHAnsi" w:eastAsiaTheme="minorEastAsia" w:hAnsiTheme="minorHAnsi"/>
                <w:noProof/>
                <w:color w:val="auto"/>
                <w:lang w:eastAsia="sv-SE"/>
              </w:rPr>
              <w:tab/>
            </w:r>
            <w:r w:rsidRPr="00903DBA">
              <w:rPr>
                <w:rStyle w:val="Hyperlnk"/>
                <w:noProof/>
              </w:rPr>
              <w:t>Parsing</w:t>
            </w:r>
            <w:r w:rsidRPr="00903DBA">
              <w:rPr>
                <w:noProof/>
                <w:webHidden/>
              </w:rPr>
              <w:tab/>
            </w:r>
            <w:r w:rsidRPr="00903DBA">
              <w:rPr>
                <w:noProof/>
                <w:webHidden/>
              </w:rPr>
              <w:fldChar w:fldCharType="begin"/>
            </w:r>
            <w:r w:rsidRPr="00903DBA">
              <w:rPr>
                <w:noProof/>
                <w:webHidden/>
              </w:rPr>
              <w:instrText xml:space="preserve"> PAGEREF _Toc57655985 \h </w:instrText>
            </w:r>
            <w:r w:rsidRPr="00903DBA">
              <w:rPr>
                <w:noProof/>
                <w:webHidden/>
              </w:rPr>
            </w:r>
            <w:r w:rsidRPr="00903DBA">
              <w:rPr>
                <w:noProof/>
                <w:webHidden/>
              </w:rPr>
              <w:fldChar w:fldCharType="separate"/>
            </w:r>
            <w:r w:rsidRPr="00903DBA">
              <w:rPr>
                <w:noProof/>
                <w:webHidden/>
              </w:rPr>
              <w:t>34</w:t>
            </w:r>
            <w:r w:rsidRPr="00903DBA">
              <w:rPr>
                <w:noProof/>
                <w:webHidden/>
              </w:rPr>
              <w:fldChar w:fldCharType="end"/>
            </w:r>
          </w:hyperlink>
        </w:p>
        <w:p w14:paraId="440B213B" w14:textId="74538B71" w:rsidR="00DD6D68" w:rsidRPr="00903DBA" w:rsidRDefault="00DD6D68">
          <w:pPr>
            <w:pStyle w:val="Innehll2"/>
            <w:tabs>
              <w:tab w:val="left" w:pos="880"/>
              <w:tab w:val="right" w:leader="dot" w:pos="9350"/>
            </w:tabs>
            <w:rPr>
              <w:rFonts w:asciiTheme="minorHAnsi" w:eastAsiaTheme="minorEastAsia" w:hAnsiTheme="minorHAnsi"/>
              <w:noProof/>
              <w:color w:val="auto"/>
              <w:lang w:eastAsia="sv-SE"/>
            </w:rPr>
          </w:pPr>
          <w:hyperlink w:anchor="_Toc57655986" w:history="1">
            <w:r w:rsidRPr="00903DBA">
              <w:rPr>
                <w:rStyle w:val="Hyperlnk"/>
                <w:noProof/>
              </w:rPr>
              <w:t>3.1.</w:t>
            </w:r>
            <w:r w:rsidRPr="00903DBA">
              <w:rPr>
                <w:rFonts w:asciiTheme="minorHAnsi" w:eastAsiaTheme="minorEastAsia" w:hAnsiTheme="minorHAnsi"/>
                <w:noProof/>
                <w:color w:val="auto"/>
                <w:lang w:eastAsia="sv-SE"/>
              </w:rPr>
              <w:tab/>
            </w:r>
            <w:r w:rsidRPr="00903DBA">
              <w:rPr>
                <w:rStyle w:val="Hyperlnk"/>
                <w:noProof/>
              </w:rPr>
              <w:t>The MiddleCode Class</w:t>
            </w:r>
            <w:r w:rsidRPr="00903DBA">
              <w:rPr>
                <w:noProof/>
                <w:webHidden/>
              </w:rPr>
              <w:tab/>
            </w:r>
            <w:r w:rsidRPr="00903DBA">
              <w:rPr>
                <w:noProof/>
                <w:webHidden/>
              </w:rPr>
              <w:fldChar w:fldCharType="begin"/>
            </w:r>
            <w:r w:rsidRPr="00903DBA">
              <w:rPr>
                <w:noProof/>
                <w:webHidden/>
              </w:rPr>
              <w:instrText xml:space="preserve"> PAGEREF _Toc57655986 \h </w:instrText>
            </w:r>
            <w:r w:rsidRPr="00903DBA">
              <w:rPr>
                <w:noProof/>
                <w:webHidden/>
              </w:rPr>
            </w:r>
            <w:r w:rsidRPr="00903DBA">
              <w:rPr>
                <w:noProof/>
                <w:webHidden/>
              </w:rPr>
              <w:fldChar w:fldCharType="separate"/>
            </w:r>
            <w:r w:rsidRPr="00903DBA">
              <w:rPr>
                <w:noProof/>
                <w:webHidden/>
              </w:rPr>
              <w:t>37</w:t>
            </w:r>
            <w:r w:rsidRPr="00903DBA">
              <w:rPr>
                <w:noProof/>
                <w:webHidden/>
              </w:rPr>
              <w:fldChar w:fldCharType="end"/>
            </w:r>
          </w:hyperlink>
        </w:p>
        <w:p w14:paraId="7A06B9F5" w14:textId="4EC17927" w:rsidR="00DD6D68" w:rsidRPr="00903DBA" w:rsidRDefault="00DD6D68">
          <w:pPr>
            <w:pStyle w:val="Innehll2"/>
            <w:tabs>
              <w:tab w:val="left" w:pos="880"/>
              <w:tab w:val="right" w:leader="dot" w:pos="9350"/>
            </w:tabs>
            <w:rPr>
              <w:rFonts w:asciiTheme="minorHAnsi" w:eastAsiaTheme="minorEastAsia" w:hAnsiTheme="minorHAnsi"/>
              <w:noProof/>
              <w:color w:val="auto"/>
              <w:lang w:eastAsia="sv-SE"/>
            </w:rPr>
          </w:pPr>
          <w:hyperlink w:anchor="_Toc57655987" w:history="1">
            <w:r w:rsidRPr="00903DBA">
              <w:rPr>
                <w:rStyle w:val="Hyperlnk"/>
                <w:noProof/>
              </w:rPr>
              <w:t>3.2.</w:t>
            </w:r>
            <w:r w:rsidRPr="00903DBA">
              <w:rPr>
                <w:rFonts w:asciiTheme="minorHAnsi" w:eastAsiaTheme="minorEastAsia" w:hAnsiTheme="minorHAnsi"/>
                <w:noProof/>
                <w:color w:val="auto"/>
                <w:lang w:eastAsia="sv-SE"/>
              </w:rPr>
              <w:tab/>
            </w:r>
            <w:r w:rsidRPr="00903DBA">
              <w:rPr>
                <w:rStyle w:val="Hyperlnk"/>
                <w:noProof/>
              </w:rPr>
              <w:t>Declarations</w:t>
            </w:r>
            <w:r w:rsidRPr="00903DBA">
              <w:rPr>
                <w:noProof/>
                <w:webHidden/>
              </w:rPr>
              <w:tab/>
            </w:r>
            <w:r w:rsidRPr="00903DBA">
              <w:rPr>
                <w:noProof/>
                <w:webHidden/>
              </w:rPr>
              <w:fldChar w:fldCharType="begin"/>
            </w:r>
            <w:r w:rsidRPr="00903DBA">
              <w:rPr>
                <w:noProof/>
                <w:webHidden/>
              </w:rPr>
              <w:instrText xml:space="preserve"> PAGEREF _Toc57655987 \h </w:instrText>
            </w:r>
            <w:r w:rsidRPr="00903DBA">
              <w:rPr>
                <w:noProof/>
                <w:webHidden/>
              </w:rPr>
            </w:r>
            <w:r w:rsidRPr="00903DBA">
              <w:rPr>
                <w:noProof/>
                <w:webHidden/>
              </w:rPr>
              <w:fldChar w:fldCharType="separate"/>
            </w:r>
            <w:r w:rsidRPr="00903DBA">
              <w:rPr>
                <w:noProof/>
                <w:webHidden/>
              </w:rPr>
              <w:t>39</w:t>
            </w:r>
            <w:r w:rsidRPr="00903DBA">
              <w:rPr>
                <w:noProof/>
                <w:webHidden/>
              </w:rPr>
              <w:fldChar w:fldCharType="end"/>
            </w:r>
          </w:hyperlink>
        </w:p>
        <w:p w14:paraId="6F18F0ED" w14:textId="6F647AF4"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5988" w:history="1">
            <w:r w:rsidRPr="00903DBA">
              <w:rPr>
                <w:rStyle w:val="Hyperlnk"/>
                <w:noProof/>
              </w:rPr>
              <w:t>3.2.1.</w:t>
            </w:r>
            <w:r w:rsidRPr="00903DBA">
              <w:rPr>
                <w:rFonts w:asciiTheme="minorHAnsi" w:eastAsiaTheme="minorEastAsia" w:hAnsiTheme="minorHAnsi"/>
                <w:noProof/>
                <w:color w:val="auto"/>
                <w:lang w:eastAsia="sv-SE"/>
              </w:rPr>
              <w:tab/>
            </w:r>
            <w:r w:rsidRPr="00903DBA">
              <w:rPr>
                <w:rStyle w:val="Hyperlnk"/>
                <w:noProof/>
              </w:rPr>
              <w:t>Backpatching</w:t>
            </w:r>
            <w:r w:rsidRPr="00903DBA">
              <w:rPr>
                <w:noProof/>
                <w:webHidden/>
              </w:rPr>
              <w:tab/>
            </w:r>
            <w:r w:rsidRPr="00903DBA">
              <w:rPr>
                <w:noProof/>
                <w:webHidden/>
              </w:rPr>
              <w:fldChar w:fldCharType="begin"/>
            </w:r>
            <w:r w:rsidRPr="00903DBA">
              <w:rPr>
                <w:noProof/>
                <w:webHidden/>
              </w:rPr>
              <w:instrText xml:space="preserve"> PAGEREF _Toc57655988 \h </w:instrText>
            </w:r>
            <w:r w:rsidRPr="00903DBA">
              <w:rPr>
                <w:noProof/>
                <w:webHidden/>
              </w:rPr>
            </w:r>
            <w:r w:rsidRPr="00903DBA">
              <w:rPr>
                <w:noProof/>
                <w:webHidden/>
              </w:rPr>
              <w:fldChar w:fldCharType="separate"/>
            </w:r>
            <w:r w:rsidRPr="00903DBA">
              <w:rPr>
                <w:noProof/>
                <w:webHidden/>
              </w:rPr>
              <w:t>40</w:t>
            </w:r>
            <w:r w:rsidRPr="00903DBA">
              <w:rPr>
                <w:noProof/>
                <w:webHidden/>
              </w:rPr>
              <w:fldChar w:fldCharType="end"/>
            </w:r>
          </w:hyperlink>
        </w:p>
        <w:p w14:paraId="2ADF96EE" w14:textId="121D278D"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5989" w:history="1">
            <w:r w:rsidRPr="00903DBA">
              <w:rPr>
                <w:rStyle w:val="Hyperlnk"/>
                <w:noProof/>
              </w:rPr>
              <w:t>3.2.2.</w:t>
            </w:r>
            <w:r w:rsidRPr="00903DBA">
              <w:rPr>
                <w:rFonts w:asciiTheme="minorHAnsi" w:eastAsiaTheme="minorEastAsia" w:hAnsiTheme="minorHAnsi"/>
                <w:noProof/>
                <w:color w:val="auto"/>
                <w:lang w:eastAsia="sv-SE"/>
              </w:rPr>
              <w:tab/>
            </w:r>
            <w:r w:rsidRPr="00903DBA">
              <w:rPr>
                <w:rStyle w:val="Hyperlnk"/>
                <w:noProof/>
              </w:rPr>
              <w:t>Function Definition</w:t>
            </w:r>
            <w:r w:rsidRPr="00903DBA">
              <w:rPr>
                <w:noProof/>
                <w:webHidden/>
              </w:rPr>
              <w:tab/>
            </w:r>
            <w:r w:rsidRPr="00903DBA">
              <w:rPr>
                <w:noProof/>
                <w:webHidden/>
              </w:rPr>
              <w:fldChar w:fldCharType="begin"/>
            </w:r>
            <w:r w:rsidRPr="00903DBA">
              <w:rPr>
                <w:noProof/>
                <w:webHidden/>
              </w:rPr>
              <w:instrText xml:space="preserve"> PAGEREF _Toc57655989 \h </w:instrText>
            </w:r>
            <w:r w:rsidRPr="00903DBA">
              <w:rPr>
                <w:noProof/>
                <w:webHidden/>
              </w:rPr>
            </w:r>
            <w:r w:rsidRPr="00903DBA">
              <w:rPr>
                <w:noProof/>
                <w:webHidden/>
              </w:rPr>
              <w:fldChar w:fldCharType="separate"/>
            </w:r>
            <w:r w:rsidRPr="00903DBA">
              <w:rPr>
                <w:noProof/>
                <w:webHidden/>
              </w:rPr>
              <w:t>40</w:t>
            </w:r>
            <w:r w:rsidRPr="00903DBA">
              <w:rPr>
                <w:noProof/>
                <w:webHidden/>
              </w:rPr>
              <w:fldChar w:fldCharType="end"/>
            </w:r>
          </w:hyperlink>
        </w:p>
        <w:p w14:paraId="5EADF26A" w14:textId="037135FC"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5990" w:history="1">
            <w:r w:rsidRPr="00903DBA">
              <w:rPr>
                <w:rStyle w:val="Hyperlnk"/>
                <w:noProof/>
                <w:highlight w:val="white"/>
              </w:rPr>
              <w:t>3.2.3.</w:t>
            </w:r>
            <w:r w:rsidRPr="00903DBA">
              <w:rPr>
                <w:rFonts w:asciiTheme="minorHAnsi" w:eastAsiaTheme="minorEastAsia" w:hAnsiTheme="minorHAnsi"/>
                <w:noProof/>
                <w:color w:val="auto"/>
                <w:lang w:eastAsia="sv-SE"/>
              </w:rPr>
              <w:tab/>
            </w:r>
            <w:r w:rsidRPr="00903DBA">
              <w:rPr>
                <w:rStyle w:val="Hyperlnk"/>
                <w:noProof/>
                <w:highlight w:val="white"/>
              </w:rPr>
              <w:t>Specifier List</w:t>
            </w:r>
            <w:r w:rsidRPr="00903DBA">
              <w:rPr>
                <w:noProof/>
                <w:webHidden/>
              </w:rPr>
              <w:tab/>
            </w:r>
            <w:r w:rsidRPr="00903DBA">
              <w:rPr>
                <w:noProof/>
                <w:webHidden/>
              </w:rPr>
              <w:fldChar w:fldCharType="begin"/>
            </w:r>
            <w:r w:rsidRPr="00903DBA">
              <w:rPr>
                <w:noProof/>
                <w:webHidden/>
              </w:rPr>
              <w:instrText xml:space="preserve"> PAGEREF _Toc57655990 \h </w:instrText>
            </w:r>
            <w:r w:rsidRPr="00903DBA">
              <w:rPr>
                <w:noProof/>
                <w:webHidden/>
              </w:rPr>
            </w:r>
            <w:r w:rsidRPr="00903DBA">
              <w:rPr>
                <w:noProof/>
                <w:webHidden/>
              </w:rPr>
              <w:fldChar w:fldCharType="separate"/>
            </w:r>
            <w:r w:rsidRPr="00903DBA">
              <w:rPr>
                <w:noProof/>
                <w:webHidden/>
              </w:rPr>
              <w:t>46</w:t>
            </w:r>
            <w:r w:rsidRPr="00903DBA">
              <w:rPr>
                <w:noProof/>
                <w:webHidden/>
              </w:rPr>
              <w:fldChar w:fldCharType="end"/>
            </w:r>
          </w:hyperlink>
        </w:p>
        <w:p w14:paraId="5239B110" w14:textId="2D0D574F"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5991" w:history="1">
            <w:r w:rsidRPr="00903DBA">
              <w:rPr>
                <w:rStyle w:val="Hyperlnk"/>
                <w:noProof/>
                <w:highlight w:val="white"/>
              </w:rPr>
              <w:t>3.2.4.</w:t>
            </w:r>
            <w:r w:rsidRPr="00903DBA">
              <w:rPr>
                <w:rFonts w:asciiTheme="minorHAnsi" w:eastAsiaTheme="minorEastAsia" w:hAnsiTheme="minorHAnsi"/>
                <w:noProof/>
                <w:color w:val="auto"/>
                <w:lang w:eastAsia="sv-SE"/>
              </w:rPr>
              <w:tab/>
            </w:r>
            <w:r w:rsidRPr="00903DBA">
              <w:rPr>
                <w:rStyle w:val="Hyperlnk"/>
                <w:noProof/>
                <w:highlight w:val="white"/>
              </w:rPr>
              <w:t>Declarator</w:t>
            </w:r>
            <w:r w:rsidRPr="00903DBA">
              <w:rPr>
                <w:noProof/>
                <w:webHidden/>
              </w:rPr>
              <w:tab/>
            </w:r>
            <w:r w:rsidRPr="00903DBA">
              <w:rPr>
                <w:noProof/>
                <w:webHidden/>
              </w:rPr>
              <w:fldChar w:fldCharType="begin"/>
            </w:r>
            <w:r w:rsidRPr="00903DBA">
              <w:rPr>
                <w:noProof/>
                <w:webHidden/>
              </w:rPr>
              <w:instrText xml:space="preserve"> PAGEREF _Toc57655991 \h </w:instrText>
            </w:r>
            <w:r w:rsidRPr="00903DBA">
              <w:rPr>
                <w:noProof/>
                <w:webHidden/>
              </w:rPr>
            </w:r>
            <w:r w:rsidRPr="00903DBA">
              <w:rPr>
                <w:noProof/>
                <w:webHidden/>
              </w:rPr>
              <w:fldChar w:fldCharType="separate"/>
            </w:r>
            <w:r w:rsidRPr="00903DBA">
              <w:rPr>
                <w:noProof/>
                <w:webHidden/>
              </w:rPr>
              <w:t>52</w:t>
            </w:r>
            <w:r w:rsidRPr="00903DBA">
              <w:rPr>
                <w:noProof/>
                <w:webHidden/>
              </w:rPr>
              <w:fldChar w:fldCharType="end"/>
            </w:r>
          </w:hyperlink>
        </w:p>
        <w:p w14:paraId="0A4A8384" w14:textId="226A8051" w:rsidR="00DD6D68" w:rsidRPr="00903DBA" w:rsidRDefault="00DD6D68">
          <w:pPr>
            <w:pStyle w:val="Innehll2"/>
            <w:tabs>
              <w:tab w:val="left" w:pos="880"/>
              <w:tab w:val="right" w:leader="dot" w:pos="9350"/>
            </w:tabs>
            <w:rPr>
              <w:rFonts w:asciiTheme="minorHAnsi" w:eastAsiaTheme="minorEastAsia" w:hAnsiTheme="minorHAnsi"/>
              <w:noProof/>
              <w:color w:val="auto"/>
              <w:lang w:eastAsia="sv-SE"/>
            </w:rPr>
          </w:pPr>
          <w:hyperlink w:anchor="_Toc57655992" w:history="1">
            <w:r w:rsidRPr="00903DBA">
              <w:rPr>
                <w:rStyle w:val="Hyperlnk"/>
                <w:noProof/>
                <w:highlight w:val="white"/>
              </w:rPr>
              <w:t>3.3.</w:t>
            </w:r>
            <w:r w:rsidRPr="00903DBA">
              <w:rPr>
                <w:rFonts w:asciiTheme="minorHAnsi" w:eastAsiaTheme="minorEastAsia" w:hAnsiTheme="minorHAnsi"/>
                <w:noProof/>
                <w:color w:val="auto"/>
                <w:lang w:eastAsia="sv-SE"/>
              </w:rPr>
              <w:tab/>
            </w:r>
            <w:r w:rsidRPr="00903DBA">
              <w:rPr>
                <w:rStyle w:val="Hyperlnk"/>
                <w:noProof/>
                <w:highlight w:val="white"/>
              </w:rPr>
              <w:t>Statements</w:t>
            </w:r>
            <w:r w:rsidRPr="00903DBA">
              <w:rPr>
                <w:noProof/>
                <w:webHidden/>
              </w:rPr>
              <w:tab/>
            </w:r>
            <w:r w:rsidRPr="00903DBA">
              <w:rPr>
                <w:noProof/>
                <w:webHidden/>
              </w:rPr>
              <w:fldChar w:fldCharType="begin"/>
            </w:r>
            <w:r w:rsidRPr="00903DBA">
              <w:rPr>
                <w:noProof/>
                <w:webHidden/>
              </w:rPr>
              <w:instrText xml:space="preserve"> PAGEREF _Toc57655992 \h </w:instrText>
            </w:r>
            <w:r w:rsidRPr="00903DBA">
              <w:rPr>
                <w:noProof/>
                <w:webHidden/>
              </w:rPr>
            </w:r>
            <w:r w:rsidRPr="00903DBA">
              <w:rPr>
                <w:noProof/>
                <w:webHidden/>
              </w:rPr>
              <w:fldChar w:fldCharType="separate"/>
            </w:r>
            <w:r w:rsidRPr="00903DBA">
              <w:rPr>
                <w:noProof/>
                <w:webHidden/>
              </w:rPr>
              <w:t>62</w:t>
            </w:r>
            <w:r w:rsidRPr="00903DBA">
              <w:rPr>
                <w:noProof/>
                <w:webHidden/>
              </w:rPr>
              <w:fldChar w:fldCharType="end"/>
            </w:r>
          </w:hyperlink>
        </w:p>
        <w:p w14:paraId="67A4041E" w14:textId="1522EF2C"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5993" w:history="1">
            <w:r w:rsidRPr="00903DBA">
              <w:rPr>
                <w:rStyle w:val="Hyperlnk"/>
                <w:noProof/>
              </w:rPr>
              <w:t>3.3.1.</w:t>
            </w:r>
            <w:r w:rsidRPr="00903DBA">
              <w:rPr>
                <w:rFonts w:asciiTheme="minorHAnsi" w:eastAsiaTheme="minorEastAsia" w:hAnsiTheme="minorHAnsi"/>
                <w:noProof/>
                <w:color w:val="auto"/>
                <w:lang w:eastAsia="sv-SE"/>
              </w:rPr>
              <w:tab/>
            </w:r>
            <w:r w:rsidRPr="00903DBA">
              <w:rPr>
                <w:rStyle w:val="Hyperlnk"/>
                <w:noProof/>
              </w:rPr>
              <w:t>The if-else Problem</w:t>
            </w:r>
            <w:r w:rsidRPr="00903DBA">
              <w:rPr>
                <w:noProof/>
                <w:webHidden/>
              </w:rPr>
              <w:tab/>
            </w:r>
            <w:r w:rsidRPr="00903DBA">
              <w:rPr>
                <w:noProof/>
                <w:webHidden/>
              </w:rPr>
              <w:fldChar w:fldCharType="begin"/>
            </w:r>
            <w:r w:rsidRPr="00903DBA">
              <w:rPr>
                <w:noProof/>
                <w:webHidden/>
              </w:rPr>
              <w:instrText xml:space="preserve"> PAGEREF _Toc57655993 \h </w:instrText>
            </w:r>
            <w:r w:rsidRPr="00903DBA">
              <w:rPr>
                <w:noProof/>
                <w:webHidden/>
              </w:rPr>
            </w:r>
            <w:r w:rsidRPr="00903DBA">
              <w:rPr>
                <w:noProof/>
                <w:webHidden/>
              </w:rPr>
              <w:fldChar w:fldCharType="separate"/>
            </w:r>
            <w:r w:rsidRPr="00903DBA">
              <w:rPr>
                <w:noProof/>
                <w:webHidden/>
              </w:rPr>
              <w:t>62</w:t>
            </w:r>
            <w:r w:rsidRPr="00903DBA">
              <w:rPr>
                <w:noProof/>
                <w:webHidden/>
              </w:rPr>
              <w:fldChar w:fldCharType="end"/>
            </w:r>
          </w:hyperlink>
        </w:p>
        <w:p w14:paraId="1A3ED056" w14:textId="6D75B27D"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5994" w:history="1">
            <w:r w:rsidRPr="00903DBA">
              <w:rPr>
                <w:rStyle w:val="Hyperlnk"/>
                <w:noProof/>
              </w:rPr>
              <w:t>3.3.1.</w:t>
            </w:r>
            <w:r w:rsidRPr="00903DBA">
              <w:rPr>
                <w:rFonts w:asciiTheme="minorHAnsi" w:eastAsiaTheme="minorEastAsia" w:hAnsiTheme="minorHAnsi"/>
                <w:noProof/>
                <w:color w:val="auto"/>
                <w:lang w:eastAsia="sv-SE"/>
              </w:rPr>
              <w:tab/>
            </w:r>
            <w:r w:rsidRPr="00903DBA">
              <w:rPr>
                <w:rStyle w:val="Hyperlnk"/>
                <w:noProof/>
              </w:rPr>
              <w:t>The Forward-Jump Problem (Backpatching)</w:t>
            </w:r>
            <w:r w:rsidRPr="00903DBA">
              <w:rPr>
                <w:noProof/>
                <w:webHidden/>
              </w:rPr>
              <w:tab/>
            </w:r>
            <w:r w:rsidRPr="00903DBA">
              <w:rPr>
                <w:noProof/>
                <w:webHidden/>
              </w:rPr>
              <w:fldChar w:fldCharType="begin"/>
            </w:r>
            <w:r w:rsidRPr="00903DBA">
              <w:rPr>
                <w:noProof/>
                <w:webHidden/>
              </w:rPr>
              <w:instrText xml:space="preserve"> PAGEREF _Toc57655994 \h </w:instrText>
            </w:r>
            <w:r w:rsidRPr="00903DBA">
              <w:rPr>
                <w:noProof/>
                <w:webHidden/>
              </w:rPr>
            </w:r>
            <w:r w:rsidRPr="00903DBA">
              <w:rPr>
                <w:noProof/>
                <w:webHidden/>
              </w:rPr>
              <w:fldChar w:fldCharType="separate"/>
            </w:r>
            <w:r w:rsidRPr="00903DBA">
              <w:rPr>
                <w:noProof/>
                <w:webHidden/>
              </w:rPr>
              <w:t>64</w:t>
            </w:r>
            <w:r w:rsidRPr="00903DBA">
              <w:rPr>
                <w:noProof/>
                <w:webHidden/>
              </w:rPr>
              <w:fldChar w:fldCharType="end"/>
            </w:r>
          </w:hyperlink>
        </w:p>
        <w:p w14:paraId="76CB3A1F" w14:textId="38B7CCBE"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5995" w:history="1">
            <w:r w:rsidRPr="00903DBA">
              <w:rPr>
                <w:rStyle w:val="Hyperlnk"/>
                <w:noProof/>
                <w:highlight w:val="white"/>
              </w:rPr>
              <w:t>3.3.2.</w:t>
            </w:r>
            <w:r w:rsidRPr="00903DBA">
              <w:rPr>
                <w:rFonts w:asciiTheme="minorHAnsi" w:eastAsiaTheme="minorEastAsia" w:hAnsiTheme="minorHAnsi"/>
                <w:noProof/>
                <w:color w:val="auto"/>
                <w:lang w:eastAsia="sv-SE"/>
              </w:rPr>
              <w:tab/>
            </w:r>
            <w:r w:rsidRPr="00903DBA">
              <w:rPr>
                <w:rStyle w:val="Hyperlnk"/>
                <w:noProof/>
                <w:highlight w:val="white"/>
              </w:rPr>
              <w:t>The Statement Class</w:t>
            </w:r>
            <w:r w:rsidRPr="00903DBA">
              <w:rPr>
                <w:noProof/>
                <w:webHidden/>
              </w:rPr>
              <w:tab/>
            </w:r>
            <w:r w:rsidRPr="00903DBA">
              <w:rPr>
                <w:noProof/>
                <w:webHidden/>
              </w:rPr>
              <w:fldChar w:fldCharType="begin"/>
            </w:r>
            <w:r w:rsidRPr="00903DBA">
              <w:rPr>
                <w:noProof/>
                <w:webHidden/>
              </w:rPr>
              <w:instrText xml:space="preserve"> PAGEREF _Toc57655995 \h </w:instrText>
            </w:r>
            <w:r w:rsidRPr="00903DBA">
              <w:rPr>
                <w:noProof/>
                <w:webHidden/>
              </w:rPr>
            </w:r>
            <w:r w:rsidRPr="00903DBA">
              <w:rPr>
                <w:noProof/>
                <w:webHidden/>
              </w:rPr>
              <w:fldChar w:fldCharType="separate"/>
            </w:r>
            <w:r w:rsidRPr="00903DBA">
              <w:rPr>
                <w:noProof/>
                <w:webHidden/>
              </w:rPr>
              <w:t>66</w:t>
            </w:r>
            <w:r w:rsidRPr="00903DBA">
              <w:rPr>
                <w:noProof/>
                <w:webHidden/>
              </w:rPr>
              <w:fldChar w:fldCharType="end"/>
            </w:r>
          </w:hyperlink>
        </w:p>
        <w:p w14:paraId="6D81B105" w14:textId="5C0614C7"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5996" w:history="1">
            <w:r w:rsidRPr="00903DBA">
              <w:rPr>
                <w:rStyle w:val="Hyperlnk"/>
                <w:noProof/>
              </w:rPr>
              <w:t>3.3.3.</w:t>
            </w:r>
            <w:r w:rsidRPr="00903DBA">
              <w:rPr>
                <w:rFonts w:asciiTheme="minorHAnsi" w:eastAsiaTheme="minorEastAsia" w:hAnsiTheme="minorHAnsi"/>
                <w:noProof/>
                <w:color w:val="auto"/>
                <w:lang w:eastAsia="sv-SE"/>
              </w:rPr>
              <w:tab/>
            </w:r>
            <w:r w:rsidRPr="00903DBA">
              <w:rPr>
                <w:rStyle w:val="Hyperlnk"/>
                <w:noProof/>
              </w:rPr>
              <w:t>The If Statement</w:t>
            </w:r>
            <w:r w:rsidRPr="00903DBA">
              <w:rPr>
                <w:noProof/>
                <w:webHidden/>
              </w:rPr>
              <w:tab/>
            </w:r>
            <w:r w:rsidRPr="00903DBA">
              <w:rPr>
                <w:noProof/>
                <w:webHidden/>
              </w:rPr>
              <w:fldChar w:fldCharType="begin"/>
            </w:r>
            <w:r w:rsidRPr="00903DBA">
              <w:rPr>
                <w:noProof/>
                <w:webHidden/>
              </w:rPr>
              <w:instrText xml:space="preserve"> PAGEREF _Toc57655996 \h </w:instrText>
            </w:r>
            <w:r w:rsidRPr="00903DBA">
              <w:rPr>
                <w:noProof/>
                <w:webHidden/>
              </w:rPr>
            </w:r>
            <w:r w:rsidRPr="00903DBA">
              <w:rPr>
                <w:noProof/>
                <w:webHidden/>
              </w:rPr>
              <w:fldChar w:fldCharType="separate"/>
            </w:r>
            <w:r w:rsidRPr="00903DBA">
              <w:rPr>
                <w:noProof/>
                <w:webHidden/>
              </w:rPr>
              <w:t>67</w:t>
            </w:r>
            <w:r w:rsidRPr="00903DBA">
              <w:rPr>
                <w:noProof/>
                <w:webHidden/>
              </w:rPr>
              <w:fldChar w:fldCharType="end"/>
            </w:r>
          </w:hyperlink>
        </w:p>
        <w:p w14:paraId="2370ED1A" w14:textId="0F4C1DDE"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5997" w:history="1">
            <w:r w:rsidRPr="00903DBA">
              <w:rPr>
                <w:rStyle w:val="Hyperlnk"/>
                <w:noProof/>
              </w:rPr>
              <w:t>3.3.1.</w:t>
            </w:r>
            <w:r w:rsidRPr="00903DBA">
              <w:rPr>
                <w:rFonts w:asciiTheme="minorHAnsi" w:eastAsiaTheme="minorEastAsia" w:hAnsiTheme="minorHAnsi"/>
                <w:noProof/>
                <w:color w:val="auto"/>
                <w:lang w:eastAsia="sv-SE"/>
              </w:rPr>
              <w:tab/>
            </w:r>
            <w:r w:rsidRPr="00903DBA">
              <w:rPr>
                <w:rStyle w:val="Hyperlnk"/>
                <w:noProof/>
              </w:rPr>
              <w:t>Header Rules</w:t>
            </w:r>
            <w:r w:rsidRPr="00903DBA">
              <w:rPr>
                <w:noProof/>
                <w:webHidden/>
              </w:rPr>
              <w:tab/>
            </w:r>
            <w:r w:rsidRPr="00903DBA">
              <w:rPr>
                <w:noProof/>
                <w:webHidden/>
              </w:rPr>
              <w:fldChar w:fldCharType="begin"/>
            </w:r>
            <w:r w:rsidRPr="00903DBA">
              <w:rPr>
                <w:noProof/>
                <w:webHidden/>
              </w:rPr>
              <w:instrText xml:space="preserve"> PAGEREF _Toc57655997 \h </w:instrText>
            </w:r>
            <w:r w:rsidRPr="00903DBA">
              <w:rPr>
                <w:noProof/>
                <w:webHidden/>
              </w:rPr>
            </w:r>
            <w:r w:rsidRPr="00903DBA">
              <w:rPr>
                <w:noProof/>
                <w:webHidden/>
              </w:rPr>
              <w:fldChar w:fldCharType="separate"/>
            </w:r>
            <w:r w:rsidRPr="00903DBA">
              <w:rPr>
                <w:noProof/>
                <w:webHidden/>
              </w:rPr>
              <w:t>68</w:t>
            </w:r>
            <w:r w:rsidRPr="00903DBA">
              <w:rPr>
                <w:noProof/>
                <w:webHidden/>
              </w:rPr>
              <w:fldChar w:fldCharType="end"/>
            </w:r>
          </w:hyperlink>
        </w:p>
        <w:p w14:paraId="3E44C1A8" w14:textId="75A0D7E1"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5998" w:history="1">
            <w:r w:rsidRPr="00903DBA">
              <w:rPr>
                <w:rStyle w:val="Hyperlnk"/>
                <w:noProof/>
              </w:rPr>
              <w:t>3.3.2.</w:t>
            </w:r>
            <w:r w:rsidRPr="00903DBA">
              <w:rPr>
                <w:rFonts w:asciiTheme="minorHAnsi" w:eastAsiaTheme="minorEastAsia" w:hAnsiTheme="minorHAnsi"/>
                <w:noProof/>
                <w:color w:val="auto"/>
                <w:lang w:eastAsia="sv-SE"/>
              </w:rPr>
              <w:tab/>
            </w:r>
            <w:r w:rsidRPr="00903DBA">
              <w:rPr>
                <w:rStyle w:val="Hyperlnk"/>
                <w:noProof/>
              </w:rPr>
              <w:t>The Switch Statement</w:t>
            </w:r>
            <w:r w:rsidRPr="00903DBA">
              <w:rPr>
                <w:noProof/>
                <w:webHidden/>
              </w:rPr>
              <w:tab/>
            </w:r>
            <w:r w:rsidRPr="00903DBA">
              <w:rPr>
                <w:noProof/>
                <w:webHidden/>
              </w:rPr>
              <w:fldChar w:fldCharType="begin"/>
            </w:r>
            <w:r w:rsidRPr="00903DBA">
              <w:rPr>
                <w:noProof/>
                <w:webHidden/>
              </w:rPr>
              <w:instrText xml:space="preserve"> PAGEREF _Toc57655998 \h </w:instrText>
            </w:r>
            <w:r w:rsidRPr="00903DBA">
              <w:rPr>
                <w:noProof/>
                <w:webHidden/>
              </w:rPr>
            </w:r>
            <w:r w:rsidRPr="00903DBA">
              <w:rPr>
                <w:noProof/>
                <w:webHidden/>
              </w:rPr>
              <w:fldChar w:fldCharType="separate"/>
            </w:r>
            <w:r w:rsidRPr="00903DBA">
              <w:rPr>
                <w:noProof/>
                <w:webHidden/>
              </w:rPr>
              <w:t>68</w:t>
            </w:r>
            <w:r w:rsidRPr="00903DBA">
              <w:rPr>
                <w:noProof/>
                <w:webHidden/>
              </w:rPr>
              <w:fldChar w:fldCharType="end"/>
            </w:r>
          </w:hyperlink>
        </w:p>
        <w:p w14:paraId="6EC6213F" w14:textId="1938EA9D"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5999" w:history="1">
            <w:r w:rsidRPr="00903DBA">
              <w:rPr>
                <w:rStyle w:val="Hyperlnk"/>
                <w:noProof/>
                <w:highlight w:val="white"/>
              </w:rPr>
              <w:t>3.3.3.</w:t>
            </w:r>
            <w:r w:rsidRPr="00903DBA">
              <w:rPr>
                <w:rFonts w:asciiTheme="minorHAnsi" w:eastAsiaTheme="minorEastAsia" w:hAnsiTheme="minorHAnsi"/>
                <w:noProof/>
                <w:color w:val="auto"/>
                <w:lang w:eastAsia="sv-SE"/>
              </w:rPr>
              <w:tab/>
            </w:r>
            <w:r w:rsidRPr="00903DBA">
              <w:rPr>
                <w:rStyle w:val="Hyperlnk"/>
                <w:noProof/>
                <w:highlight w:val="white"/>
              </w:rPr>
              <w:t>The Case Statement</w:t>
            </w:r>
            <w:r w:rsidRPr="00903DBA">
              <w:rPr>
                <w:noProof/>
                <w:webHidden/>
              </w:rPr>
              <w:tab/>
            </w:r>
            <w:r w:rsidRPr="00903DBA">
              <w:rPr>
                <w:noProof/>
                <w:webHidden/>
              </w:rPr>
              <w:fldChar w:fldCharType="begin"/>
            </w:r>
            <w:r w:rsidRPr="00903DBA">
              <w:rPr>
                <w:noProof/>
                <w:webHidden/>
              </w:rPr>
              <w:instrText xml:space="preserve"> PAGEREF _Toc57655999 \h </w:instrText>
            </w:r>
            <w:r w:rsidRPr="00903DBA">
              <w:rPr>
                <w:noProof/>
                <w:webHidden/>
              </w:rPr>
            </w:r>
            <w:r w:rsidRPr="00903DBA">
              <w:rPr>
                <w:noProof/>
                <w:webHidden/>
              </w:rPr>
              <w:fldChar w:fldCharType="separate"/>
            </w:r>
            <w:r w:rsidRPr="00903DBA">
              <w:rPr>
                <w:noProof/>
                <w:webHidden/>
              </w:rPr>
              <w:t>71</w:t>
            </w:r>
            <w:r w:rsidRPr="00903DBA">
              <w:rPr>
                <w:noProof/>
                <w:webHidden/>
              </w:rPr>
              <w:fldChar w:fldCharType="end"/>
            </w:r>
          </w:hyperlink>
        </w:p>
        <w:p w14:paraId="41F65836" w14:textId="55981D20"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00" w:history="1">
            <w:r w:rsidRPr="00903DBA">
              <w:rPr>
                <w:rStyle w:val="Hyperlnk"/>
                <w:noProof/>
              </w:rPr>
              <w:t>3.3.1.</w:t>
            </w:r>
            <w:r w:rsidRPr="00903DBA">
              <w:rPr>
                <w:rFonts w:asciiTheme="minorHAnsi" w:eastAsiaTheme="minorEastAsia" w:hAnsiTheme="minorHAnsi"/>
                <w:noProof/>
                <w:color w:val="auto"/>
                <w:lang w:eastAsia="sv-SE"/>
              </w:rPr>
              <w:tab/>
            </w:r>
            <w:r w:rsidRPr="00903DBA">
              <w:rPr>
                <w:rStyle w:val="Hyperlnk"/>
                <w:noProof/>
              </w:rPr>
              <w:t>The Default Statement</w:t>
            </w:r>
            <w:r w:rsidRPr="00903DBA">
              <w:rPr>
                <w:noProof/>
                <w:webHidden/>
              </w:rPr>
              <w:tab/>
            </w:r>
            <w:r w:rsidRPr="00903DBA">
              <w:rPr>
                <w:noProof/>
                <w:webHidden/>
              </w:rPr>
              <w:fldChar w:fldCharType="begin"/>
            </w:r>
            <w:r w:rsidRPr="00903DBA">
              <w:rPr>
                <w:noProof/>
                <w:webHidden/>
              </w:rPr>
              <w:instrText xml:space="preserve"> PAGEREF _Toc57656000 \h </w:instrText>
            </w:r>
            <w:r w:rsidRPr="00903DBA">
              <w:rPr>
                <w:noProof/>
                <w:webHidden/>
              </w:rPr>
            </w:r>
            <w:r w:rsidRPr="00903DBA">
              <w:rPr>
                <w:noProof/>
                <w:webHidden/>
              </w:rPr>
              <w:fldChar w:fldCharType="separate"/>
            </w:r>
            <w:r w:rsidRPr="00903DBA">
              <w:rPr>
                <w:noProof/>
                <w:webHidden/>
              </w:rPr>
              <w:t>72</w:t>
            </w:r>
            <w:r w:rsidRPr="00903DBA">
              <w:rPr>
                <w:noProof/>
                <w:webHidden/>
              </w:rPr>
              <w:fldChar w:fldCharType="end"/>
            </w:r>
          </w:hyperlink>
        </w:p>
        <w:p w14:paraId="22A2DFDE" w14:textId="1C33C29C"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01" w:history="1">
            <w:r w:rsidRPr="00903DBA">
              <w:rPr>
                <w:rStyle w:val="Hyperlnk"/>
                <w:noProof/>
              </w:rPr>
              <w:t>3.3.2.</w:t>
            </w:r>
            <w:r w:rsidRPr="00903DBA">
              <w:rPr>
                <w:rFonts w:asciiTheme="minorHAnsi" w:eastAsiaTheme="minorEastAsia" w:hAnsiTheme="minorHAnsi"/>
                <w:noProof/>
                <w:color w:val="auto"/>
                <w:lang w:eastAsia="sv-SE"/>
              </w:rPr>
              <w:tab/>
            </w:r>
            <w:r w:rsidRPr="00903DBA">
              <w:rPr>
                <w:rStyle w:val="Hyperlnk"/>
                <w:noProof/>
              </w:rPr>
              <w:t>The While Statement</w:t>
            </w:r>
            <w:r w:rsidRPr="00903DBA">
              <w:rPr>
                <w:noProof/>
                <w:webHidden/>
              </w:rPr>
              <w:tab/>
            </w:r>
            <w:r w:rsidRPr="00903DBA">
              <w:rPr>
                <w:noProof/>
                <w:webHidden/>
              </w:rPr>
              <w:fldChar w:fldCharType="begin"/>
            </w:r>
            <w:r w:rsidRPr="00903DBA">
              <w:rPr>
                <w:noProof/>
                <w:webHidden/>
              </w:rPr>
              <w:instrText xml:space="preserve"> PAGEREF _Toc57656001 \h </w:instrText>
            </w:r>
            <w:r w:rsidRPr="00903DBA">
              <w:rPr>
                <w:noProof/>
                <w:webHidden/>
              </w:rPr>
            </w:r>
            <w:r w:rsidRPr="00903DBA">
              <w:rPr>
                <w:noProof/>
                <w:webHidden/>
              </w:rPr>
              <w:fldChar w:fldCharType="separate"/>
            </w:r>
            <w:r w:rsidRPr="00903DBA">
              <w:rPr>
                <w:noProof/>
                <w:webHidden/>
              </w:rPr>
              <w:t>72</w:t>
            </w:r>
            <w:r w:rsidRPr="00903DBA">
              <w:rPr>
                <w:noProof/>
                <w:webHidden/>
              </w:rPr>
              <w:fldChar w:fldCharType="end"/>
            </w:r>
          </w:hyperlink>
        </w:p>
        <w:p w14:paraId="5D730FBA" w14:textId="5B4AF481"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02" w:history="1">
            <w:r w:rsidRPr="00903DBA">
              <w:rPr>
                <w:rStyle w:val="Hyperlnk"/>
                <w:noProof/>
              </w:rPr>
              <w:t>3.3.3.</w:t>
            </w:r>
            <w:r w:rsidRPr="00903DBA">
              <w:rPr>
                <w:rFonts w:asciiTheme="minorHAnsi" w:eastAsiaTheme="minorEastAsia" w:hAnsiTheme="minorHAnsi"/>
                <w:noProof/>
                <w:color w:val="auto"/>
                <w:lang w:eastAsia="sv-SE"/>
              </w:rPr>
              <w:tab/>
            </w:r>
            <w:r w:rsidRPr="00903DBA">
              <w:rPr>
                <w:rStyle w:val="Hyperlnk"/>
                <w:noProof/>
              </w:rPr>
              <w:t>The Do Statement</w:t>
            </w:r>
            <w:r w:rsidRPr="00903DBA">
              <w:rPr>
                <w:noProof/>
                <w:webHidden/>
              </w:rPr>
              <w:tab/>
            </w:r>
            <w:r w:rsidRPr="00903DBA">
              <w:rPr>
                <w:noProof/>
                <w:webHidden/>
              </w:rPr>
              <w:fldChar w:fldCharType="begin"/>
            </w:r>
            <w:r w:rsidRPr="00903DBA">
              <w:rPr>
                <w:noProof/>
                <w:webHidden/>
              </w:rPr>
              <w:instrText xml:space="preserve"> PAGEREF _Toc57656002 \h </w:instrText>
            </w:r>
            <w:r w:rsidRPr="00903DBA">
              <w:rPr>
                <w:noProof/>
                <w:webHidden/>
              </w:rPr>
            </w:r>
            <w:r w:rsidRPr="00903DBA">
              <w:rPr>
                <w:noProof/>
                <w:webHidden/>
              </w:rPr>
              <w:fldChar w:fldCharType="separate"/>
            </w:r>
            <w:r w:rsidRPr="00903DBA">
              <w:rPr>
                <w:noProof/>
                <w:webHidden/>
              </w:rPr>
              <w:t>74</w:t>
            </w:r>
            <w:r w:rsidRPr="00903DBA">
              <w:rPr>
                <w:noProof/>
                <w:webHidden/>
              </w:rPr>
              <w:fldChar w:fldCharType="end"/>
            </w:r>
          </w:hyperlink>
        </w:p>
        <w:p w14:paraId="222F48BC" w14:textId="1246259A"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03" w:history="1">
            <w:r w:rsidRPr="00903DBA">
              <w:rPr>
                <w:rStyle w:val="Hyperlnk"/>
                <w:noProof/>
              </w:rPr>
              <w:t>3.3.4.</w:t>
            </w:r>
            <w:r w:rsidRPr="00903DBA">
              <w:rPr>
                <w:rFonts w:asciiTheme="minorHAnsi" w:eastAsiaTheme="minorEastAsia" w:hAnsiTheme="minorHAnsi"/>
                <w:noProof/>
                <w:color w:val="auto"/>
                <w:lang w:eastAsia="sv-SE"/>
              </w:rPr>
              <w:tab/>
            </w:r>
            <w:r w:rsidRPr="00903DBA">
              <w:rPr>
                <w:rStyle w:val="Hyperlnk"/>
                <w:noProof/>
              </w:rPr>
              <w:t>The For Statement</w:t>
            </w:r>
            <w:r w:rsidRPr="00903DBA">
              <w:rPr>
                <w:noProof/>
                <w:webHidden/>
              </w:rPr>
              <w:tab/>
            </w:r>
            <w:r w:rsidRPr="00903DBA">
              <w:rPr>
                <w:noProof/>
                <w:webHidden/>
              </w:rPr>
              <w:fldChar w:fldCharType="begin"/>
            </w:r>
            <w:r w:rsidRPr="00903DBA">
              <w:rPr>
                <w:noProof/>
                <w:webHidden/>
              </w:rPr>
              <w:instrText xml:space="preserve"> PAGEREF _Toc57656003 \h </w:instrText>
            </w:r>
            <w:r w:rsidRPr="00903DBA">
              <w:rPr>
                <w:noProof/>
                <w:webHidden/>
              </w:rPr>
            </w:r>
            <w:r w:rsidRPr="00903DBA">
              <w:rPr>
                <w:noProof/>
                <w:webHidden/>
              </w:rPr>
              <w:fldChar w:fldCharType="separate"/>
            </w:r>
            <w:r w:rsidRPr="00903DBA">
              <w:rPr>
                <w:noProof/>
                <w:webHidden/>
              </w:rPr>
              <w:t>74</w:t>
            </w:r>
            <w:r w:rsidRPr="00903DBA">
              <w:rPr>
                <w:noProof/>
                <w:webHidden/>
              </w:rPr>
              <w:fldChar w:fldCharType="end"/>
            </w:r>
          </w:hyperlink>
        </w:p>
        <w:p w14:paraId="0B0618EF" w14:textId="7FA3924D"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04" w:history="1">
            <w:r w:rsidRPr="00903DBA">
              <w:rPr>
                <w:rStyle w:val="Hyperlnk"/>
                <w:noProof/>
              </w:rPr>
              <w:t>3.3.5.</w:t>
            </w:r>
            <w:r w:rsidRPr="00903DBA">
              <w:rPr>
                <w:rFonts w:asciiTheme="minorHAnsi" w:eastAsiaTheme="minorEastAsia" w:hAnsiTheme="minorHAnsi"/>
                <w:noProof/>
                <w:color w:val="auto"/>
                <w:lang w:eastAsia="sv-SE"/>
              </w:rPr>
              <w:tab/>
            </w:r>
            <w:r w:rsidRPr="00903DBA">
              <w:rPr>
                <w:rStyle w:val="Hyperlnk"/>
                <w:noProof/>
              </w:rPr>
              <w:t>Label and Goto Statement</w:t>
            </w:r>
            <w:r w:rsidRPr="00903DBA">
              <w:rPr>
                <w:noProof/>
                <w:webHidden/>
              </w:rPr>
              <w:tab/>
            </w:r>
            <w:r w:rsidRPr="00903DBA">
              <w:rPr>
                <w:noProof/>
                <w:webHidden/>
              </w:rPr>
              <w:fldChar w:fldCharType="begin"/>
            </w:r>
            <w:r w:rsidRPr="00903DBA">
              <w:rPr>
                <w:noProof/>
                <w:webHidden/>
              </w:rPr>
              <w:instrText xml:space="preserve"> PAGEREF _Toc57656004 \h </w:instrText>
            </w:r>
            <w:r w:rsidRPr="00903DBA">
              <w:rPr>
                <w:noProof/>
                <w:webHidden/>
              </w:rPr>
            </w:r>
            <w:r w:rsidRPr="00903DBA">
              <w:rPr>
                <w:noProof/>
                <w:webHidden/>
              </w:rPr>
              <w:fldChar w:fldCharType="separate"/>
            </w:r>
            <w:r w:rsidRPr="00903DBA">
              <w:rPr>
                <w:noProof/>
                <w:webHidden/>
              </w:rPr>
              <w:t>76</w:t>
            </w:r>
            <w:r w:rsidRPr="00903DBA">
              <w:rPr>
                <w:noProof/>
                <w:webHidden/>
              </w:rPr>
              <w:fldChar w:fldCharType="end"/>
            </w:r>
          </w:hyperlink>
        </w:p>
        <w:p w14:paraId="03F74AFD" w14:textId="13D79AC4"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05" w:history="1">
            <w:r w:rsidRPr="00903DBA">
              <w:rPr>
                <w:rStyle w:val="Hyperlnk"/>
                <w:noProof/>
              </w:rPr>
              <w:t>3.3.6.</w:t>
            </w:r>
            <w:r w:rsidRPr="00903DBA">
              <w:rPr>
                <w:rFonts w:asciiTheme="minorHAnsi" w:eastAsiaTheme="minorEastAsia" w:hAnsiTheme="minorHAnsi"/>
                <w:noProof/>
                <w:color w:val="auto"/>
                <w:lang w:eastAsia="sv-SE"/>
              </w:rPr>
              <w:tab/>
            </w:r>
            <w:r w:rsidRPr="00903DBA">
              <w:rPr>
                <w:rStyle w:val="Hyperlnk"/>
                <w:noProof/>
              </w:rPr>
              <w:t>Return Statement</w:t>
            </w:r>
            <w:r w:rsidRPr="00903DBA">
              <w:rPr>
                <w:noProof/>
                <w:webHidden/>
              </w:rPr>
              <w:tab/>
            </w:r>
            <w:r w:rsidRPr="00903DBA">
              <w:rPr>
                <w:noProof/>
                <w:webHidden/>
              </w:rPr>
              <w:fldChar w:fldCharType="begin"/>
            </w:r>
            <w:r w:rsidRPr="00903DBA">
              <w:rPr>
                <w:noProof/>
                <w:webHidden/>
              </w:rPr>
              <w:instrText xml:space="preserve"> PAGEREF _Toc57656005 \h </w:instrText>
            </w:r>
            <w:r w:rsidRPr="00903DBA">
              <w:rPr>
                <w:noProof/>
                <w:webHidden/>
              </w:rPr>
            </w:r>
            <w:r w:rsidRPr="00903DBA">
              <w:rPr>
                <w:noProof/>
                <w:webHidden/>
              </w:rPr>
              <w:fldChar w:fldCharType="separate"/>
            </w:r>
            <w:r w:rsidRPr="00903DBA">
              <w:rPr>
                <w:noProof/>
                <w:webHidden/>
              </w:rPr>
              <w:t>78</w:t>
            </w:r>
            <w:r w:rsidRPr="00903DBA">
              <w:rPr>
                <w:noProof/>
                <w:webHidden/>
              </w:rPr>
              <w:fldChar w:fldCharType="end"/>
            </w:r>
          </w:hyperlink>
        </w:p>
        <w:p w14:paraId="41048E4C" w14:textId="7713AE53"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06" w:history="1">
            <w:r w:rsidRPr="00903DBA">
              <w:rPr>
                <w:rStyle w:val="Hyperlnk"/>
                <w:noProof/>
              </w:rPr>
              <w:t>3.3.7.</w:t>
            </w:r>
            <w:r w:rsidRPr="00903DBA">
              <w:rPr>
                <w:rFonts w:asciiTheme="minorHAnsi" w:eastAsiaTheme="minorEastAsia" w:hAnsiTheme="minorHAnsi"/>
                <w:noProof/>
                <w:color w:val="auto"/>
                <w:lang w:eastAsia="sv-SE"/>
              </w:rPr>
              <w:tab/>
            </w:r>
            <w:r w:rsidRPr="00903DBA">
              <w:rPr>
                <w:rStyle w:val="Hyperlnk"/>
                <w:noProof/>
              </w:rPr>
              <w:t>Optional Expression Statement</w:t>
            </w:r>
            <w:r w:rsidRPr="00903DBA">
              <w:rPr>
                <w:noProof/>
                <w:webHidden/>
              </w:rPr>
              <w:tab/>
            </w:r>
            <w:r w:rsidRPr="00903DBA">
              <w:rPr>
                <w:noProof/>
                <w:webHidden/>
              </w:rPr>
              <w:fldChar w:fldCharType="begin"/>
            </w:r>
            <w:r w:rsidRPr="00903DBA">
              <w:rPr>
                <w:noProof/>
                <w:webHidden/>
              </w:rPr>
              <w:instrText xml:space="preserve"> PAGEREF _Toc57656006 \h </w:instrText>
            </w:r>
            <w:r w:rsidRPr="00903DBA">
              <w:rPr>
                <w:noProof/>
                <w:webHidden/>
              </w:rPr>
            </w:r>
            <w:r w:rsidRPr="00903DBA">
              <w:rPr>
                <w:noProof/>
                <w:webHidden/>
              </w:rPr>
              <w:fldChar w:fldCharType="separate"/>
            </w:r>
            <w:r w:rsidRPr="00903DBA">
              <w:rPr>
                <w:noProof/>
                <w:webHidden/>
              </w:rPr>
              <w:t>79</w:t>
            </w:r>
            <w:r w:rsidRPr="00903DBA">
              <w:rPr>
                <w:noProof/>
                <w:webHidden/>
              </w:rPr>
              <w:fldChar w:fldCharType="end"/>
            </w:r>
          </w:hyperlink>
        </w:p>
        <w:p w14:paraId="66D3D0E6" w14:textId="6A2611BC"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07" w:history="1">
            <w:r w:rsidRPr="00903DBA">
              <w:rPr>
                <w:rStyle w:val="Hyperlnk"/>
                <w:noProof/>
              </w:rPr>
              <w:t>3.3.8.</w:t>
            </w:r>
            <w:r w:rsidRPr="00903DBA">
              <w:rPr>
                <w:rFonts w:asciiTheme="minorHAnsi" w:eastAsiaTheme="minorEastAsia" w:hAnsiTheme="minorHAnsi"/>
                <w:noProof/>
                <w:color w:val="auto"/>
                <w:lang w:eastAsia="sv-SE"/>
              </w:rPr>
              <w:tab/>
            </w:r>
            <w:r w:rsidRPr="00903DBA">
              <w:rPr>
                <w:rStyle w:val="Hyperlnk"/>
                <w:noProof/>
              </w:rPr>
              <w:t>Block Statement</w:t>
            </w:r>
            <w:r w:rsidRPr="00903DBA">
              <w:rPr>
                <w:noProof/>
                <w:webHidden/>
              </w:rPr>
              <w:tab/>
            </w:r>
            <w:r w:rsidRPr="00903DBA">
              <w:rPr>
                <w:noProof/>
                <w:webHidden/>
              </w:rPr>
              <w:fldChar w:fldCharType="begin"/>
            </w:r>
            <w:r w:rsidRPr="00903DBA">
              <w:rPr>
                <w:noProof/>
                <w:webHidden/>
              </w:rPr>
              <w:instrText xml:space="preserve"> PAGEREF _Toc57656007 \h </w:instrText>
            </w:r>
            <w:r w:rsidRPr="00903DBA">
              <w:rPr>
                <w:noProof/>
                <w:webHidden/>
              </w:rPr>
            </w:r>
            <w:r w:rsidRPr="00903DBA">
              <w:rPr>
                <w:noProof/>
                <w:webHidden/>
              </w:rPr>
              <w:fldChar w:fldCharType="separate"/>
            </w:r>
            <w:r w:rsidRPr="00903DBA">
              <w:rPr>
                <w:noProof/>
                <w:webHidden/>
              </w:rPr>
              <w:t>80</w:t>
            </w:r>
            <w:r w:rsidRPr="00903DBA">
              <w:rPr>
                <w:noProof/>
                <w:webHidden/>
              </w:rPr>
              <w:fldChar w:fldCharType="end"/>
            </w:r>
          </w:hyperlink>
        </w:p>
        <w:p w14:paraId="6701F8D8" w14:textId="69CC7506"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08" w:history="1">
            <w:r w:rsidRPr="00903DBA">
              <w:rPr>
                <w:rStyle w:val="Hyperlnk"/>
                <w:noProof/>
              </w:rPr>
              <w:t>3.3.9.</w:t>
            </w:r>
            <w:r w:rsidRPr="00903DBA">
              <w:rPr>
                <w:rFonts w:asciiTheme="minorHAnsi" w:eastAsiaTheme="minorEastAsia" w:hAnsiTheme="minorHAnsi"/>
                <w:noProof/>
                <w:color w:val="auto"/>
                <w:lang w:eastAsia="sv-SE"/>
              </w:rPr>
              <w:tab/>
            </w:r>
            <w:r w:rsidRPr="00903DBA">
              <w:rPr>
                <w:rStyle w:val="Hyperlnk"/>
                <w:noProof/>
              </w:rPr>
              <w:t>Declaration Statement</w:t>
            </w:r>
            <w:r w:rsidRPr="00903DBA">
              <w:rPr>
                <w:noProof/>
                <w:webHidden/>
              </w:rPr>
              <w:tab/>
            </w:r>
            <w:r w:rsidRPr="00903DBA">
              <w:rPr>
                <w:noProof/>
                <w:webHidden/>
              </w:rPr>
              <w:fldChar w:fldCharType="begin"/>
            </w:r>
            <w:r w:rsidRPr="00903DBA">
              <w:rPr>
                <w:noProof/>
                <w:webHidden/>
              </w:rPr>
              <w:instrText xml:space="preserve"> PAGEREF _Toc57656008 \h </w:instrText>
            </w:r>
            <w:r w:rsidRPr="00903DBA">
              <w:rPr>
                <w:noProof/>
                <w:webHidden/>
              </w:rPr>
            </w:r>
            <w:r w:rsidRPr="00903DBA">
              <w:rPr>
                <w:noProof/>
                <w:webHidden/>
              </w:rPr>
              <w:fldChar w:fldCharType="separate"/>
            </w:r>
            <w:r w:rsidRPr="00903DBA">
              <w:rPr>
                <w:noProof/>
                <w:webHidden/>
              </w:rPr>
              <w:t>80</w:t>
            </w:r>
            <w:r w:rsidRPr="00903DBA">
              <w:rPr>
                <w:noProof/>
                <w:webHidden/>
              </w:rPr>
              <w:fldChar w:fldCharType="end"/>
            </w:r>
          </w:hyperlink>
        </w:p>
        <w:p w14:paraId="51B468E2" w14:textId="17C31FB8"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09" w:history="1">
            <w:r w:rsidRPr="00903DBA">
              <w:rPr>
                <w:rStyle w:val="Hyperlnk"/>
                <w:noProof/>
              </w:rPr>
              <w:t>3.3.10.</w:t>
            </w:r>
            <w:r w:rsidRPr="00903DBA">
              <w:rPr>
                <w:rFonts w:asciiTheme="minorHAnsi" w:eastAsiaTheme="minorEastAsia" w:hAnsiTheme="minorHAnsi"/>
                <w:noProof/>
                <w:color w:val="auto"/>
                <w:lang w:eastAsia="sv-SE"/>
              </w:rPr>
              <w:tab/>
            </w:r>
            <w:r w:rsidRPr="00903DBA">
              <w:rPr>
                <w:rStyle w:val="Hyperlnk"/>
                <w:noProof/>
              </w:rPr>
              <w:t>Jump Register Statements</w:t>
            </w:r>
            <w:r w:rsidRPr="00903DBA">
              <w:rPr>
                <w:noProof/>
                <w:webHidden/>
              </w:rPr>
              <w:tab/>
            </w:r>
            <w:r w:rsidRPr="00903DBA">
              <w:rPr>
                <w:noProof/>
                <w:webHidden/>
              </w:rPr>
              <w:fldChar w:fldCharType="begin"/>
            </w:r>
            <w:r w:rsidRPr="00903DBA">
              <w:rPr>
                <w:noProof/>
                <w:webHidden/>
              </w:rPr>
              <w:instrText xml:space="preserve"> PAGEREF _Toc57656009 \h </w:instrText>
            </w:r>
            <w:r w:rsidRPr="00903DBA">
              <w:rPr>
                <w:noProof/>
                <w:webHidden/>
              </w:rPr>
            </w:r>
            <w:r w:rsidRPr="00903DBA">
              <w:rPr>
                <w:noProof/>
                <w:webHidden/>
              </w:rPr>
              <w:fldChar w:fldCharType="separate"/>
            </w:r>
            <w:r w:rsidRPr="00903DBA">
              <w:rPr>
                <w:noProof/>
                <w:webHidden/>
              </w:rPr>
              <w:t>81</w:t>
            </w:r>
            <w:r w:rsidRPr="00903DBA">
              <w:rPr>
                <w:noProof/>
                <w:webHidden/>
              </w:rPr>
              <w:fldChar w:fldCharType="end"/>
            </w:r>
          </w:hyperlink>
        </w:p>
        <w:p w14:paraId="11288DF5" w14:textId="3FA32C8F"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10" w:history="1">
            <w:r w:rsidRPr="00903DBA">
              <w:rPr>
                <w:rStyle w:val="Hyperlnk"/>
                <w:noProof/>
              </w:rPr>
              <w:t>3.3.1.</w:t>
            </w:r>
            <w:r w:rsidRPr="00903DBA">
              <w:rPr>
                <w:rFonts w:asciiTheme="minorHAnsi" w:eastAsiaTheme="minorEastAsia" w:hAnsiTheme="minorHAnsi"/>
                <w:noProof/>
                <w:color w:val="auto"/>
                <w:lang w:eastAsia="sv-SE"/>
              </w:rPr>
              <w:tab/>
            </w:r>
            <w:r w:rsidRPr="00903DBA">
              <w:rPr>
                <w:rStyle w:val="Hyperlnk"/>
                <w:noProof/>
              </w:rPr>
              <w:t>Interrupt Statements</w:t>
            </w:r>
            <w:r w:rsidRPr="00903DBA">
              <w:rPr>
                <w:noProof/>
                <w:webHidden/>
              </w:rPr>
              <w:tab/>
            </w:r>
            <w:r w:rsidRPr="00903DBA">
              <w:rPr>
                <w:noProof/>
                <w:webHidden/>
              </w:rPr>
              <w:fldChar w:fldCharType="begin"/>
            </w:r>
            <w:r w:rsidRPr="00903DBA">
              <w:rPr>
                <w:noProof/>
                <w:webHidden/>
              </w:rPr>
              <w:instrText xml:space="preserve"> PAGEREF _Toc57656010 \h </w:instrText>
            </w:r>
            <w:r w:rsidRPr="00903DBA">
              <w:rPr>
                <w:noProof/>
                <w:webHidden/>
              </w:rPr>
            </w:r>
            <w:r w:rsidRPr="00903DBA">
              <w:rPr>
                <w:noProof/>
                <w:webHidden/>
              </w:rPr>
              <w:fldChar w:fldCharType="separate"/>
            </w:r>
            <w:r w:rsidRPr="00903DBA">
              <w:rPr>
                <w:noProof/>
                <w:webHidden/>
              </w:rPr>
              <w:t>81</w:t>
            </w:r>
            <w:r w:rsidRPr="00903DBA">
              <w:rPr>
                <w:noProof/>
                <w:webHidden/>
              </w:rPr>
              <w:fldChar w:fldCharType="end"/>
            </w:r>
          </w:hyperlink>
        </w:p>
        <w:p w14:paraId="5BDA9A0A" w14:textId="43E5CD26"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11" w:history="1">
            <w:r w:rsidRPr="00903DBA">
              <w:rPr>
                <w:rStyle w:val="Hyperlnk"/>
                <w:noProof/>
              </w:rPr>
              <w:t>3.3.1.</w:t>
            </w:r>
            <w:r w:rsidRPr="00903DBA">
              <w:rPr>
                <w:rFonts w:asciiTheme="minorHAnsi" w:eastAsiaTheme="minorEastAsia" w:hAnsiTheme="minorHAnsi"/>
                <w:noProof/>
                <w:color w:val="auto"/>
                <w:lang w:eastAsia="sv-SE"/>
              </w:rPr>
              <w:tab/>
            </w:r>
            <w:r w:rsidRPr="00903DBA">
              <w:rPr>
                <w:rStyle w:val="Hyperlnk"/>
                <w:noProof/>
              </w:rPr>
              <w:t>System Call Statements</w:t>
            </w:r>
            <w:r w:rsidRPr="00903DBA">
              <w:rPr>
                <w:noProof/>
                <w:webHidden/>
              </w:rPr>
              <w:tab/>
            </w:r>
            <w:r w:rsidRPr="00903DBA">
              <w:rPr>
                <w:noProof/>
                <w:webHidden/>
              </w:rPr>
              <w:fldChar w:fldCharType="begin"/>
            </w:r>
            <w:r w:rsidRPr="00903DBA">
              <w:rPr>
                <w:noProof/>
                <w:webHidden/>
              </w:rPr>
              <w:instrText xml:space="preserve"> PAGEREF _Toc57656011 \h </w:instrText>
            </w:r>
            <w:r w:rsidRPr="00903DBA">
              <w:rPr>
                <w:noProof/>
                <w:webHidden/>
              </w:rPr>
            </w:r>
            <w:r w:rsidRPr="00903DBA">
              <w:rPr>
                <w:noProof/>
                <w:webHidden/>
              </w:rPr>
              <w:fldChar w:fldCharType="separate"/>
            </w:r>
            <w:r w:rsidRPr="00903DBA">
              <w:rPr>
                <w:noProof/>
                <w:webHidden/>
              </w:rPr>
              <w:t>81</w:t>
            </w:r>
            <w:r w:rsidRPr="00903DBA">
              <w:rPr>
                <w:noProof/>
                <w:webHidden/>
              </w:rPr>
              <w:fldChar w:fldCharType="end"/>
            </w:r>
          </w:hyperlink>
        </w:p>
        <w:p w14:paraId="6C5447A6" w14:textId="4E6CC8B1" w:rsidR="00DD6D68" w:rsidRPr="00903DBA" w:rsidRDefault="00DD6D68">
          <w:pPr>
            <w:pStyle w:val="Innehll2"/>
            <w:tabs>
              <w:tab w:val="left" w:pos="880"/>
              <w:tab w:val="right" w:leader="dot" w:pos="9350"/>
            </w:tabs>
            <w:rPr>
              <w:rFonts w:asciiTheme="minorHAnsi" w:eastAsiaTheme="minorEastAsia" w:hAnsiTheme="minorHAnsi"/>
              <w:noProof/>
              <w:color w:val="auto"/>
              <w:lang w:eastAsia="sv-SE"/>
            </w:rPr>
          </w:pPr>
          <w:hyperlink w:anchor="_Toc57656012" w:history="1">
            <w:r w:rsidRPr="00903DBA">
              <w:rPr>
                <w:rStyle w:val="Hyperlnk"/>
                <w:noProof/>
              </w:rPr>
              <w:t>3.4.</w:t>
            </w:r>
            <w:r w:rsidRPr="00903DBA">
              <w:rPr>
                <w:rFonts w:asciiTheme="minorHAnsi" w:eastAsiaTheme="minorEastAsia" w:hAnsiTheme="minorHAnsi"/>
                <w:noProof/>
                <w:color w:val="auto"/>
                <w:lang w:eastAsia="sv-SE"/>
              </w:rPr>
              <w:tab/>
            </w:r>
            <w:r w:rsidRPr="00903DBA">
              <w:rPr>
                <w:rStyle w:val="Hyperlnk"/>
                <w:noProof/>
              </w:rPr>
              <w:t>Expressions</w:t>
            </w:r>
            <w:r w:rsidRPr="00903DBA">
              <w:rPr>
                <w:noProof/>
                <w:webHidden/>
              </w:rPr>
              <w:tab/>
            </w:r>
            <w:r w:rsidRPr="00903DBA">
              <w:rPr>
                <w:noProof/>
                <w:webHidden/>
              </w:rPr>
              <w:fldChar w:fldCharType="begin"/>
            </w:r>
            <w:r w:rsidRPr="00903DBA">
              <w:rPr>
                <w:noProof/>
                <w:webHidden/>
              </w:rPr>
              <w:instrText xml:space="preserve"> PAGEREF _Toc57656012 \h </w:instrText>
            </w:r>
            <w:r w:rsidRPr="00903DBA">
              <w:rPr>
                <w:noProof/>
                <w:webHidden/>
              </w:rPr>
            </w:r>
            <w:r w:rsidRPr="00903DBA">
              <w:rPr>
                <w:noProof/>
                <w:webHidden/>
              </w:rPr>
              <w:fldChar w:fldCharType="separate"/>
            </w:r>
            <w:r w:rsidRPr="00903DBA">
              <w:rPr>
                <w:noProof/>
                <w:webHidden/>
              </w:rPr>
              <w:t>82</w:t>
            </w:r>
            <w:r w:rsidRPr="00903DBA">
              <w:rPr>
                <w:noProof/>
                <w:webHidden/>
              </w:rPr>
              <w:fldChar w:fldCharType="end"/>
            </w:r>
          </w:hyperlink>
        </w:p>
        <w:p w14:paraId="784D9939" w14:textId="2A03BD65"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13" w:history="1">
            <w:r w:rsidRPr="00903DBA">
              <w:rPr>
                <w:rStyle w:val="Hyperlnk"/>
                <w:noProof/>
                <w:highlight w:val="white"/>
              </w:rPr>
              <w:t>3.4.1.</w:t>
            </w:r>
            <w:r w:rsidRPr="00903DBA">
              <w:rPr>
                <w:rFonts w:asciiTheme="minorHAnsi" w:eastAsiaTheme="minorEastAsia" w:hAnsiTheme="minorHAnsi"/>
                <w:noProof/>
                <w:color w:val="auto"/>
                <w:lang w:eastAsia="sv-SE"/>
              </w:rPr>
              <w:tab/>
            </w:r>
            <w:r w:rsidRPr="00903DBA">
              <w:rPr>
                <w:rStyle w:val="Hyperlnk"/>
                <w:noProof/>
                <w:highlight w:val="white"/>
              </w:rPr>
              <w:t>The Expression Class</w:t>
            </w:r>
            <w:r w:rsidRPr="00903DBA">
              <w:rPr>
                <w:noProof/>
                <w:webHidden/>
              </w:rPr>
              <w:tab/>
            </w:r>
            <w:r w:rsidRPr="00903DBA">
              <w:rPr>
                <w:noProof/>
                <w:webHidden/>
              </w:rPr>
              <w:fldChar w:fldCharType="begin"/>
            </w:r>
            <w:r w:rsidRPr="00903DBA">
              <w:rPr>
                <w:noProof/>
                <w:webHidden/>
              </w:rPr>
              <w:instrText xml:space="preserve"> PAGEREF _Toc57656013 \h </w:instrText>
            </w:r>
            <w:r w:rsidRPr="00903DBA">
              <w:rPr>
                <w:noProof/>
                <w:webHidden/>
              </w:rPr>
            </w:r>
            <w:r w:rsidRPr="00903DBA">
              <w:rPr>
                <w:noProof/>
                <w:webHidden/>
              </w:rPr>
              <w:fldChar w:fldCharType="separate"/>
            </w:r>
            <w:r w:rsidRPr="00903DBA">
              <w:rPr>
                <w:noProof/>
                <w:webHidden/>
              </w:rPr>
              <w:t>82</w:t>
            </w:r>
            <w:r w:rsidRPr="00903DBA">
              <w:rPr>
                <w:noProof/>
                <w:webHidden/>
              </w:rPr>
              <w:fldChar w:fldCharType="end"/>
            </w:r>
          </w:hyperlink>
        </w:p>
        <w:p w14:paraId="53FC0B87" w14:textId="20747B28"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14" w:history="1">
            <w:r w:rsidRPr="00903DBA">
              <w:rPr>
                <w:rStyle w:val="Hyperlnk"/>
                <w:noProof/>
              </w:rPr>
              <w:t>3.4.2.</w:t>
            </w:r>
            <w:r w:rsidRPr="00903DBA">
              <w:rPr>
                <w:rFonts w:asciiTheme="minorHAnsi" w:eastAsiaTheme="minorEastAsia" w:hAnsiTheme="minorHAnsi"/>
                <w:noProof/>
                <w:color w:val="auto"/>
                <w:lang w:eastAsia="sv-SE"/>
              </w:rPr>
              <w:tab/>
            </w:r>
            <w:r w:rsidRPr="00903DBA">
              <w:rPr>
                <w:rStyle w:val="Hyperlnk"/>
                <w:noProof/>
              </w:rPr>
              <w:t>The Assignment Expression</w:t>
            </w:r>
            <w:r w:rsidRPr="00903DBA">
              <w:rPr>
                <w:noProof/>
                <w:webHidden/>
              </w:rPr>
              <w:tab/>
            </w:r>
            <w:r w:rsidRPr="00903DBA">
              <w:rPr>
                <w:noProof/>
                <w:webHidden/>
              </w:rPr>
              <w:fldChar w:fldCharType="begin"/>
            </w:r>
            <w:r w:rsidRPr="00903DBA">
              <w:rPr>
                <w:noProof/>
                <w:webHidden/>
              </w:rPr>
              <w:instrText xml:space="preserve"> PAGEREF _Toc57656014 \h </w:instrText>
            </w:r>
            <w:r w:rsidRPr="00903DBA">
              <w:rPr>
                <w:noProof/>
                <w:webHidden/>
              </w:rPr>
            </w:r>
            <w:r w:rsidRPr="00903DBA">
              <w:rPr>
                <w:noProof/>
                <w:webHidden/>
              </w:rPr>
              <w:fldChar w:fldCharType="separate"/>
            </w:r>
            <w:r w:rsidRPr="00903DBA">
              <w:rPr>
                <w:noProof/>
                <w:webHidden/>
              </w:rPr>
              <w:t>83</w:t>
            </w:r>
            <w:r w:rsidRPr="00903DBA">
              <w:rPr>
                <w:noProof/>
                <w:webHidden/>
              </w:rPr>
              <w:fldChar w:fldCharType="end"/>
            </w:r>
          </w:hyperlink>
        </w:p>
        <w:p w14:paraId="07532292" w14:textId="0D388D25"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15" w:history="1">
            <w:r w:rsidRPr="00903DBA">
              <w:rPr>
                <w:rStyle w:val="Hyperlnk"/>
                <w:noProof/>
              </w:rPr>
              <w:t>3.4.1.</w:t>
            </w:r>
            <w:r w:rsidRPr="00903DBA">
              <w:rPr>
                <w:rFonts w:asciiTheme="minorHAnsi" w:eastAsiaTheme="minorEastAsia" w:hAnsiTheme="minorHAnsi"/>
                <w:noProof/>
                <w:color w:val="auto"/>
                <w:lang w:eastAsia="sv-SE"/>
              </w:rPr>
              <w:tab/>
            </w:r>
            <w:r w:rsidRPr="00903DBA">
              <w:rPr>
                <w:rStyle w:val="Hyperlnk"/>
                <w:noProof/>
              </w:rPr>
              <w:t>The Condition Expression</w:t>
            </w:r>
            <w:r w:rsidRPr="00903DBA">
              <w:rPr>
                <w:noProof/>
                <w:webHidden/>
              </w:rPr>
              <w:tab/>
            </w:r>
            <w:r w:rsidRPr="00903DBA">
              <w:rPr>
                <w:noProof/>
                <w:webHidden/>
              </w:rPr>
              <w:fldChar w:fldCharType="begin"/>
            </w:r>
            <w:r w:rsidRPr="00903DBA">
              <w:rPr>
                <w:noProof/>
                <w:webHidden/>
              </w:rPr>
              <w:instrText xml:space="preserve"> PAGEREF _Toc57656015 \h </w:instrText>
            </w:r>
            <w:r w:rsidRPr="00903DBA">
              <w:rPr>
                <w:noProof/>
                <w:webHidden/>
              </w:rPr>
            </w:r>
            <w:r w:rsidRPr="00903DBA">
              <w:rPr>
                <w:noProof/>
                <w:webHidden/>
              </w:rPr>
              <w:fldChar w:fldCharType="separate"/>
            </w:r>
            <w:r w:rsidRPr="00903DBA">
              <w:rPr>
                <w:noProof/>
                <w:webHidden/>
              </w:rPr>
              <w:t>86</w:t>
            </w:r>
            <w:r w:rsidRPr="00903DBA">
              <w:rPr>
                <w:noProof/>
                <w:webHidden/>
              </w:rPr>
              <w:fldChar w:fldCharType="end"/>
            </w:r>
          </w:hyperlink>
        </w:p>
        <w:p w14:paraId="1B61FD6E" w14:textId="2F18AEA4"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16" w:history="1">
            <w:r w:rsidRPr="00903DBA">
              <w:rPr>
                <w:rStyle w:val="Hyperlnk"/>
                <w:noProof/>
              </w:rPr>
              <w:t>3.4.1.</w:t>
            </w:r>
            <w:r w:rsidRPr="00903DBA">
              <w:rPr>
                <w:rFonts w:asciiTheme="minorHAnsi" w:eastAsiaTheme="minorEastAsia" w:hAnsiTheme="minorHAnsi"/>
                <w:noProof/>
                <w:color w:val="auto"/>
                <w:lang w:eastAsia="sv-SE"/>
              </w:rPr>
              <w:tab/>
            </w:r>
            <w:r w:rsidRPr="00903DBA">
              <w:rPr>
                <w:rStyle w:val="Hyperlnk"/>
                <w:noProof/>
              </w:rPr>
              <w:t>Constant Expression</w:t>
            </w:r>
            <w:r w:rsidRPr="00903DBA">
              <w:rPr>
                <w:noProof/>
                <w:webHidden/>
              </w:rPr>
              <w:tab/>
            </w:r>
            <w:r w:rsidRPr="00903DBA">
              <w:rPr>
                <w:noProof/>
                <w:webHidden/>
              </w:rPr>
              <w:fldChar w:fldCharType="begin"/>
            </w:r>
            <w:r w:rsidRPr="00903DBA">
              <w:rPr>
                <w:noProof/>
                <w:webHidden/>
              </w:rPr>
              <w:instrText xml:space="preserve"> PAGEREF _Toc57656016 \h </w:instrText>
            </w:r>
            <w:r w:rsidRPr="00903DBA">
              <w:rPr>
                <w:noProof/>
                <w:webHidden/>
              </w:rPr>
            </w:r>
            <w:r w:rsidRPr="00903DBA">
              <w:rPr>
                <w:noProof/>
                <w:webHidden/>
              </w:rPr>
              <w:fldChar w:fldCharType="separate"/>
            </w:r>
            <w:r w:rsidRPr="00903DBA">
              <w:rPr>
                <w:noProof/>
                <w:webHidden/>
              </w:rPr>
              <w:t>89</w:t>
            </w:r>
            <w:r w:rsidRPr="00903DBA">
              <w:rPr>
                <w:noProof/>
                <w:webHidden/>
              </w:rPr>
              <w:fldChar w:fldCharType="end"/>
            </w:r>
          </w:hyperlink>
        </w:p>
        <w:p w14:paraId="194415E4" w14:textId="16FFF56F"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17" w:history="1">
            <w:r w:rsidRPr="00903DBA">
              <w:rPr>
                <w:rStyle w:val="Hyperlnk"/>
                <w:noProof/>
              </w:rPr>
              <w:t>3.4.1.</w:t>
            </w:r>
            <w:r w:rsidRPr="00903DBA">
              <w:rPr>
                <w:rFonts w:asciiTheme="minorHAnsi" w:eastAsiaTheme="minorEastAsia" w:hAnsiTheme="minorHAnsi"/>
                <w:noProof/>
                <w:color w:val="auto"/>
                <w:lang w:eastAsia="sv-SE"/>
              </w:rPr>
              <w:tab/>
            </w:r>
            <w:r w:rsidRPr="00903DBA">
              <w:rPr>
                <w:rStyle w:val="Hyperlnk"/>
                <w:noProof/>
              </w:rPr>
              <w:t>Logical Expressions</w:t>
            </w:r>
            <w:r w:rsidRPr="00903DBA">
              <w:rPr>
                <w:noProof/>
                <w:webHidden/>
              </w:rPr>
              <w:tab/>
            </w:r>
            <w:r w:rsidRPr="00903DBA">
              <w:rPr>
                <w:noProof/>
                <w:webHidden/>
              </w:rPr>
              <w:fldChar w:fldCharType="begin"/>
            </w:r>
            <w:r w:rsidRPr="00903DBA">
              <w:rPr>
                <w:noProof/>
                <w:webHidden/>
              </w:rPr>
              <w:instrText xml:space="preserve"> PAGEREF _Toc57656017 \h </w:instrText>
            </w:r>
            <w:r w:rsidRPr="00903DBA">
              <w:rPr>
                <w:noProof/>
                <w:webHidden/>
              </w:rPr>
            </w:r>
            <w:r w:rsidRPr="00903DBA">
              <w:rPr>
                <w:noProof/>
                <w:webHidden/>
              </w:rPr>
              <w:fldChar w:fldCharType="separate"/>
            </w:r>
            <w:r w:rsidRPr="00903DBA">
              <w:rPr>
                <w:noProof/>
                <w:webHidden/>
              </w:rPr>
              <w:t>90</w:t>
            </w:r>
            <w:r w:rsidRPr="00903DBA">
              <w:rPr>
                <w:noProof/>
                <w:webHidden/>
              </w:rPr>
              <w:fldChar w:fldCharType="end"/>
            </w:r>
          </w:hyperlink>
        </w:p>
        <w:p w14:paraId="640896C1" w14:textId="25D45185"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18" w:history="1">
            <w:r w:rsidRPr="00903DBA">
              <w:rPr>
                <w:rStyle w:val="Hyperlnk"/>
                <w:noProof/>
                <w:highlight w:val="white"/>
              </w:rPr>
              <w:t>3.4.2.</w:t>
            </w:r>
            <w:r w:rsidRPr="00903DBA">
              <w:rPr>
                <w:rFonts w:asciiTheme="minorHAnsi" w:eastAsiaTheme="minorEastAsia" w:hAnsiTheme="minorHAnsi"/>
                <w:noProof/>
                <w:color w:val="auto"/>
                <w:lang w:eastAsia="sv-SE"/>
              </w:rPr>
              <w:tab/>
            </w:r>
            <w:r w:rsidRPr="00903DBA">
              <w:rPr>
                <w:rStyle w:val="Hyperlnk"/>
                <w:noProof/>
                <w:highlight w:val="white"/>
              </w:rPr>
              <w:t>Bitwise Expressions</w:t>
            </w:r>
            <w:r w:rsidRPr="00903DBA">
              <w:rPr>
                <w:noProof/>
                <w:webHidden/>
              </w:rPr>
              <w:tab/>
            </w:r>
            <w:r w:rsidRPr="00903DBA">
              <w:rPr>
                <w:noProof/>
                <w:webHidden/>
              </w:rPr>
              <w:fldChar w:fldCharType="begin"/>
            </w:r>
            <w:r w:rsidRPr="00903DBA">
              <w:rPr>
                <w:noProof/>
                <w:webHidden/>
              </w:rPr>
              <w:instrText xml:space="preserve"> PAGEREF _Toc57656018 \h </w:instrText>
            </w:r>
            <w:r w:rsidRPr="00903DBA">
              <w:rPr>
                <w:noProof/>
                <w:webHidden/>
              </w:rPr>
            </w:r>
            <w:r w:rsidRPr="00903DBA">
              <w:rPr>
                <w:noProof/>
                <w:webHidden/>
              </w:rPr>
              <w:fldChar w:fldCharType="separate"/>
            </w:r>
            <w:r w:rsidRPr="00903DBA">
              <w:rPr>
                <w:noProof/>
                <w:webHidden/>
              </w:rPr>
              <w:t>92</w:t>
            </w:r>
            <w:r w:rsidRPr="00903DBA">
              <w:rPr>
                <w:noProof/>
                <w:webHidden/>
              </w:rPr>
              <w:fldChar w:fldCharType="end"/>
            </w:r>
          </w:hyperlink>
        </w:p>
        <w:p w14:paraId="388C5C88" w14:textId="10CF4107"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19" w:history="1">
            <w:r w:rsidRPr="00903DBA">
              <w:rPr>
                <w:rStyle w:val="Hyperlnk"/>
                <w:noProof/>
              </w:rPr>
              <w:t>3.4.1.</w:t>
            </w:r>
            <w:r w:rsidRPr="00903DBA">
              <w:rPr>
                <w:rFonts w:asciiTheme="minorHAnsi" w:eastAsiaTheme="minorEastAsia" w:hAnsiTheme="minorHAnsi"/>
                <w:noProof/>
                <w:color w:val="auto"/>
                <w:lang w:eastAsia="sv-SE"/>
              </w:rPr>
              <w:tab/>
            </w:r>
            <w:r w:rsidRPr="00903DBA">
              <w:rPr>
                <w:rStyle w:val="Hyperlnk"/>
                <w:noProof/>
              </w:rPr>
              <w:t>Shift Expression</w:t>
            </w:r>
            <w:r w:rsidRPr="00903DBA">
              <w:rPr>
                <w:noProof/>
                <w:webHidden/>
              </w:rPr>
              <w:tab/>
            </w:r>
            <w:r w:rsidRPr="00903DBA">
              <w:rPr>
                <w:noProof/>
                <w:webHidden/>
              </w:rPr>
              <w:fldChar w:fldCharType="begin"/>
            </w:r>
            <w:r w:rsidRPr="00903DBA">
              <w:rPr>
                <w:noProof/>
                <w:webHidden/>
              </w:rPr>
              <w:instrText xml:space="preserve"> PAGEREF _Toc57656019 \h </w:instrText>
            </w:r>
            <w:r w:rsidRPr="00903DBA">
              <w:rPr>
                <w:noProof/>
                <w:webHidden/>
              </w:rPr>
            </w:r>
            <w:r w:rsidRPr="00903DBA">
              <w:rPr>
                <w:noProof/>
                <w:webHidden/>
              </w:rPr>
              <w:fldChar w:fldCharType="separate"/>
            </w:r>
            <w:r w:rsidRPr="00903DBA">
              <w:rPr>
                <w:noProof/>
                <w:webHidden/>
              </w:rPr>
              <w:t>93</w:t>
            </w:r>
            <w:r w:rsidRPr="00903DBA">
              <w:rPr>
                <w:noProof/>
                <w:webHidden/>
              </w:rPr>
              <w:fldChar w:fldCharType="end"/>
            </w:r>
          </w:hyperlink>
        </w:p>
        <w:p w14:paraId="7BC68EE4" w14:textId="237D0AD8"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20" w:history="1">
            <w:r w:rsidRPr="00903DBA">
              <w:rPr>
                <w:rStyle w:val="Hyperlnk"/>
                <w:noProof/>
              </w:rPr>
              <w:t>3.4.2.</w:t>
            </w:r>
            <w:r w:rsidRPr="00903DBA">
              <w:rPr>
                <w:rFonts w:asciiTheme="minorHAnsi" w:eastAsiaTheme="minorEastAsia" w:hAnsiTheme="minorHAnsi"/>
                <w:noProof/>
                <w:color w:val="auto"/>
                <w:lang w:eastAsia="sv-SE"/>
              </w:rPr>
              <w:tab/>
            </w:r>
            <w:r w:rsidRPr="00903DBA">
              <w:rPr>
                <w:rStyle w:val="Hyperlnk"/>
                <w:noProof/>
              </w:rPr>
              <w:t>Equality and Relation Expressions</w:t>
            </w:r>
            <w:r w:rsidRPr="00903DBA">
              <w:rPr>
                <w:noProof/>
                <w:webHidden/>
              </w:rPr>
              <w:tab/>
            </w:r>
            <w:r w:rsidRPr="00903DBA">
              <w:rPr>
                <w:noProof/>
                <w:webHidden/>
              </w:rPr>
              <w:fldChar w:fldCharType="begin"/>
            </w:r>
            <w:r w:rsidRPr="00903DBA">
              <w:rPr>
                <w:noProof/>
                <w:webHidden/>
              </w:rPr>
              <w:instrText xml:space="preserve"> PAGEREF _Toc57656020 \h </w:instrText>
            </w:r>
            <w:r w:rsidRPr="00903DBA">
              <w:rPr>
                <w:noProof/>
                <w:webHidden/>
              </w:rPr>
            </w:r>
            <w:r w:rsidRPr="00903DBA">
              <w:rPr>
                <w:noProof/>
                <w:webHidden/>
              </w:rPr>
              <w:fldChar w:fldCharType="separate"/>
            </w:r>
            <w:r w:rsidRPr="00903DBA">
              <w:rPr>
                <w:noProof/>
                <w:webHidden/>
              </w:rPr>
              <w:t>95</w:t>
            </w:r>
            <w:r w:rsidRPr="00903DBA">
              <w:rPr>
                <w:noProof/>
                <w:webHidden/>
              </w:rPr>
              <w:fldChar w:fldCharType="end"/>
            </w:r>
          </w:hyperlink>
        </w:p>
        <w:p w14:paraId="0B64B798" w14:textId="0BAAEB04"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21" w:history="1">
            <w:r w:rsidRPr="00903DBA">
              <w:rPr>
                <w:rStyle w:val="Hyperlnk"/>
                <w:noProof/>
              </w:rPr>
              <w:t>3.4.3.</w:t>
            </w:r>
            <w:r w:rsidRPr="00903DBA">
              <w:rPr>
                <w:rFonts w:asciiTheme="minorHAnsi" w:eastAsiaTheme="minorEastAsia" w:hAnsiTheme="minorHAnsi"/>
                <w:noProof/>
                <w:color w:val="auto"/>
                <w:lang w:eastAsia="sv-SE"/>
              </w:rPr>
              <w:tab/>
            </w:r>
            <w:r w:rsidRPr="00903DBA">
              <w:rPr>
                <w:rStyle w:val="Hyperlnk"/>
                <w:noProof/>
              </w:rPr>
              <w:t>Addition and Subtraction Expression</w:t>
            </w:r>
            <w:r w:rsidRPr="00903DBA">
              <w:rPr>
                <w:noProof/>
                <w:webHidden/>
              </w:rPr>
              <w:tab/>
            </w:r>
            <w:r w:rsidRPr="00903DBA">
              <w:rPr>
                <w:noProof/>
                <w:webHidden/>
              </w:rPr>
              <w:fldChar w:fldCharType="begin"/>
            </w:r>
            <w:r w:rsidRPr="00903DBA">
              <w:rPr>
                <w:noProof/>
                <w:webHidden/>
              </w:rPr>
              <w:instrText xml:space="preserve"> PAGEREF _Toc57656021 \h </w:instrText>
            </w:r>
            <w:r w:rsidRPr="00903DBA">
              <w:rPr>
                <w:noProof/>
                <w:webHidden/>
              </w:rPr>
            </w:r>
            <w:r w:rsidRPr="00903DBA">
              <w:rPr>
                <w:noProof/>
                <w:webHidden/>
              </w:rPr>
              <w:fldChar w:fldCharType="separate"/>
            </w:r>
            <w:r w:rsidRPr="00903DBA">
              <w:rPr>
                <w:noProof/>
                <w:webHidden/>
              </w:rPr>
              <w:t>96</w:t>
            </w:r>
            <w:r w:rsidRPr="00903DBA">
              <w:rPr>
                <w:noProof/>
                <w:webHidden/>
              </w:rPr>
              <w:fldChar w:fldCharType="end"/>
            </w:r>
          </w:hyperlink>
        </w:p>
        <w:p w14:paraId="31E3F1F3" w14:textId="369BBFC2"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22" w:history="1">
            <w:r w:rsidRPr="00903DBA">
              <w:rPr>
                <w:rStyle w:val="Hyperlnk"/>
                <w:noProof/>
                <w:highlight w:val="white"/>
              </w:rPr>
              <w:t>3.4.4.</w:t>
            </w:r>
            <w:r w:rsidRPr="00903DBA">
              <w:rPr>
                <w:rFonts w:asciiTheme="minorHAnsi" w:eastAsiaTheme="minorEastAsia" w:hAnsiTheme="minorHAnsi"/>
                <w:noProof/>
                <w:color w:val="auto"/>
                <w:lang w:eastAsia="sv-SE"/>
              </w:rPr>
              <w:tab/>
            </w:r>
            <w:r w:rsidRPr="00903DBA">
              <w:rPr>
                <w:rStyle w:val="Hyperlnk"/>
                <w:noProof/>
                <w:highlight w:val="white"/>
              </w:rPr>
              <w:t>Multiplication Expressions</w:t>
            </w:r>
            <w:r w:rsidRPr="00903DBA">
              <w:rPr>
                <w:noProof/>
                <w:webHidden/>
              </w:rPr>
              <w:tab/>
            </w:r>
            <w:r w:rsidRPr="00903DBA">
              <w:rPr>
                <w:noProof/>
                <w:webHidden/>
              </w:rPr>
              <w:fldChar w:fldCharType="begin"/>
            </w:r>
            <w:r w:rsidRPr="00903DBA">
              <w:rPr>
                <w:noProof/>
                <w:webHidden/>
              </w:rPr>
              <w:instrText xml:space="preserve"> PAGEREF _Toc57656022 \h </w:instrText>
            </w:r>
            <w:r w:rsidRPr="00903DBA">
              <w:rPr>
                <w:noProof/>
                <w:webHidden/>
              </w:rPr>
            </w:r>
            <w:r w:rsidRPr="00903DBA">
              <w:rPr>
                <w:noProof/>
                <w:webHidden/>
              </w:rPr>
              <w:fldChar w:fldCharType="separate"/>
            </w:r>
            <w:r w:rsidRPr="00903DBA">
              <w:rPr>
                <w:noProof/>
                <w:webHidden/>
              </w:rPr>
              <w:t>99</w:t>
            </w:r>
            <w:r w:rsidRPr="00903DBA">
              <w:rPr>
                <w:noProof/>
                <w:webHidden/>
              </w:rPr>
              <w:fldChar w:fldCharType="end"/>
            </w:r>
          </w:hyperlink>
        </w:p>
        <w:p w14:paraId="10C5C5CE" w14:textId="34A6A2D7"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23" w:history="1">
            <w:r w:rsidRPr="00903DBA">
              <w:rPr>
                <w:rStyle w:val="Hyperlnk"/>
                <w:noProof/>
              </w:rPr>
              <w:t>3.4.5.</w:t>
            </w:r>
            <w:r w:rsidRPr="00903DBA">
              <w:rPr>
                <w:rFonts w:asciiTheme="minorHAnsi" w:eastAsiaTheme="minorEastAsia" w:hAnsiTheme="minorHAnsi"/>
                <w:noProof/>
                <w:color w:val="auto"/>
                <w:lang w:eastAsia="sv-SE"/>
              </w:rPr>
              <w:tab/>
            </w:r>
            <w:r w:rsidRPr="00903DBA">
              <w:rPr>
                <w:rStyle w:val="Hyperlnk"/>
                <w:noProof/>
              </w:rPr>
              <w:t>Cast Expressions</w:t>
            </w:r>
            <w:r w:rsidRPr="00903DBA">
              <w:rPr>
                <w:noProof/>
                <w:webHidden/>
              </w:rPr>
              <w:tab/>
            </w:r>
            <w:r w:rsidRPr="00903DBA">
              <w:rPr>
                <w:noProof/>
                <w:webHidden/>
              </w:rPr>
              <w:fldChar w:fldCharType="begin"/>
            </w:r>
            <w:r w:rsidRPr="00903DBA">
              <w:rPr>
                <w:noProof/>
                <w:webHidden/>
              </w:rPr>
              <w:instrText xml:space="preserve"> PAGEREF _Toc57656023 \h </w:instrText>
            </w:r>
            <w:r w:rsidRPr="00903DBA">
              <w:rPr>
                <w:noProof/>
                <w:webHidden/>
              </w:rPr>
            </w:r>
            <w:r w:rsidRPr="00903DBA">
              <w:rPr>
                <w:noProof/>
                <w:webHidden/>
              </w:rPr>
              <w:fldChar w:fldCharType="separate"/>
            </w:r>
            <w:r w:rsidRPr="00903DBA">
              <w:rPr>
                <w:noProof/>
                <w:webHidden/>
              </w:rPr>
              <w:t>101</w:t>
            </w:r>
            <w:r w:rsidRPr="00903DBA">
              <w:rPr>
                <w:noProof/>
                <w:webHidden/>
              </w:rPr>
              <w:fldChar w:fldCharType="end"/>
            </w:r>
          </w:hyperlink>
        </w:p>
        <w:p w14:paraId="0E42311A" w14:textId="10A05443"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24" w:history="1">
            <w:r w:rsidRPr="00903DBA">
              <w:rPr>
                <w:rStyle w:val="Hyperlnk"/>
                <w:noProof/>
              </w:rPr>
              <w:t>3.4.6.</w:t>
            </w:r>
            <w:r w:rsidRPr="00903DBA">
              <w:rPr>
                <w:rFonts w:asciiTheme="minorHAnsi" w:eastAsiaTheme="minorEastAsia" w:hAnsiTheme="minorHAnsi"/>
                <w:noProof/>
                <w:color w:val="auto"/>
                <w:lang w:eastAsia="sv-SE"/>
              </w:rPr>
              <w:tab/>
            </w:r>
            <w:r w:rsidRPr="00903DBA">
              <w:rPr>
                <w:rStyle w:val="Hyperlnk"/>
                <w:noProof/>
              </w:rPr>
              <w:t>Prefix Expression</w:t>
            </w:r>
            <w:r w:rsidRPr="00903DBA">
              <w:rPr>
                <w:noProof/>
                <w:webHidden/>
              </w:rPr>
              <w:tab/>
            </w:r>
            <w:r w:rsidRPr="00903DBA">
              <w:rPr>
                <w:noProof/>
                <w:webHidden/>
              </w:rPr>
              <w:fldChar w:fldCharType="begin"/>
            </w:r>
            <w:r w:rsidRPr="00903DBA">
              <w:rPr>
                <w:noProof/>
                <w:webHidden/>
              </w:rPr>
              <w:instrText xml:space="preserve"> PAGEREF _Toc57656024 \h </w:instrText>
            </w:r>
            <w:r w:rsidRPr="00903DBA">
              <w:rPr>
                <w:noProof/>
                <w:webHidden/>
              </w:rPr>
            </w:r>
            <w:r w:rsidRPr="00903DBA">
              <w:rPr>
                <w:noProof/>
                <w:webHidden/>
              </w:rPr>
              <w:fldChar w:fldCharType="separate"/>
            </w:r>
            <w:r w:rsidRPr="00903DBA">
              <w:rPr>
                <w:noProof/>
                <w:webHidden/>
              </w:rPr>
              <w:t>101</w:t>
            </w:r>
            <w:r w:rsidRPr="00903DBA">
              <w:rPr>
                <w:noProof/>
                <w:webHidden/>
              </w:rPr>
              <w:fldChar w:fldCharType="end"/>
            </w:r>
          </w:hyperlink>
        </w:p>
        <w:p w14:paraId="1C626DF1" w14:textId="1617E1BC"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25" w:history="1">
            <w:r w:rsidRPr="00903DBA">
              <w:rPr>
                <w:rStyle w:val="Hyperlnk"/>
                <w:noProof/>
              </w:rPr>
              <w:t>3.4.7.</w:t>
            </w:r>
            <w:r w:rsidRPr="00903DBA">
              <w:rPr>
                <w:rFonts w:asciiTheme="minorHAnsi" w:eastAsiaTheme="minorEastAsia" w:hAnsiTheme="minorHAnsi"/>
                <w:noProof/>
                <w:color w:val="auto"/>
                <w:lang w:eastAsia="sv-SE"/>
              </w:rPr>
              <w:tab/>
            </w:r>
            <w:r w:rsidRPr="00903DBA">
              <w:rPr>
                <w:rStyle w:val="Hyperlnk"/>
                <w:noProof/>
              </w:rPr>
              <w:t>Unary Addition Expressions</w:t>
            </w:r>
            <w:r w:rsidRPr="00903DBA">
              <w:rPr>
                <w:noProof/>
                <w:webHidden/>
              </w:rPr>
              <w:tab/>
            </w:r>
            <w:r w:rsidRPr="00903DBA">
              <w:rPr>
                <w:noProof/>
                <w:webHidden/>
              </w:rPr>
              <w:fldChar w:fldCharType="begin"/>
            </w:r>
            <w:r w:rsidRPr="00903DBA">
              <w:rPr>
                <w:noProof/>
                <w:webHidden/>
              </w:rPr>
              <w:instrText xml:space="preserve"> PAGEREF _Toc57656025 \h </w:instrText>
            </w:r>
            <w:r w:rsidRPr="00903DBA">
              <w:rPr>
                <w:noProof/>
                <w:webHidden/>
              </w:rPr>
            </w:r>
            <w:r w:rsidRPr="00903DBA">
              <w:rPr>
                <w:noProof/>
                <w:webHidden/>
              </w:rPr>
              <w:fldChar w:fldCharType="separate"/>
            </w:r>
            <w:r w:rsidRPr="00903DBA">
              <w:rPr>
                <w:noProof/>
                <w:webHidden/>
              </w:rPr>
              <w:t>102</w:t>
            </w:r>
            <w:r w:rsidRPr="00903DBA">
              <w:rPr>
                <w:noProof/>
                <w:webHidden/>
              </w:rPr>
              <w:fldChar w:fldCharType="end"/>
            </w:r>
          </w:hyperlink>
        </w:p>
        <w:p w14:paraId="07207292" w14:textId="554DBA43"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26" w:history="1">
            <w:r w:rsidRPr="00903DBA">
              <w:rPr>
                <w:rStyle w:val="Hyperlnk"/>
                <w:noProof/>
                <w:highlight w:val="white"/>
              </w:rPr>
              <w:t>3.4.8.</w:t>
            </w:r>
            <w:r w:rsidRPr="00903DBA">
              <w:rPr>
                <w:rFonts w:asciiTheme="minorHAnsi" w:eastAsiaTheme="minorEastAsia" w:hAnsiTheme="minorHAnsi"/>
                <w:noProof/>
                <w:color w:val="auto"/>
                <w:lang w:eastAsia="sv-SE"/>
              </w:rPr>
              <w:tab/>
            </w:r>
            <w:r w:rsidRPr="00903DBA">
              <w:rPr>
                <w:rStyle w:val="Hyperlnk"/>
                <w:noProof/>
                <w:highlight w:val="white"/>
              </w:rPr>
              <w:t>Logical Not Expression</w:t>
            </w:r>
            <w:r w:rsidRPr="00903DBA">
              <w:rPr>
                <w:noProof/>
                <w:webHidden/>
              </w:rPr>
              <w:tab/>
            </w:r>
            <w:r w:rsidRPr="00903DBA">
              <w:rPr>
                <w:noProof/>
                <w:webHidden/>
              </w:rPr>
              <w:fldChar w:fldCharType="begin"/>
            </w:r>
            <w:r w:rsidRPr="00903DBA">
              <w:rPr>
                <w:noProof/>
                <w:webHidden/>
              </w:rPr>
              <w:instrText xml:space="preserve"> PAGEREF _Toc57656026 \h </w:instrText>
            </w:r>
            <w:r w:rsidRPr="00903DBA">
              <w:rPr>
                <w:noProof/>
                <w:webHidden/>
              </w:rPr>
            </w:r>
            <w:r w:rsidRPr="00903DBA">
              <w:rPr>
                <w:noProof/>
                <w:webHidden/>
              </w:rPr>
              <w:fldChar w:fldCharType="separate"/>
            </w:r>
            <w:r w:rsidRPr="00903DBA">
              <w:rPr>
                <w:noProof/>
                <w:webHidden/>
              </w:rPr>
              <w:t>102</w:t>
            </w:r>
            <w:r w:rsidRPr="00903DBA">
              <w:rPr>
                <w:noProof/>
                <w:webHidden/>
              </w:rPr>
              <w:fldChar w:fldCharType="end"/>
            </w:r>
          </w:hyperlink>
        </w:p>
        <w:p w14:paraId="02D8117A" w14:textId="28F282A4"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27" w:history="1">
            <w:r w:rsidRPr="00903DBA">
              <w:rPr>
                <w:rStyle w:val="Hyperlnk"/>
                <w:noProof/>
                <w:highlight w:val="white"/>
              </w:rPr>
              <w:t>3.4.9.</w:t>
            </w:r>
            <w:r w:rsidRPr="00903DBA">
              <w:rPr>
                <w:rFonts w:asciiTheme="minorHAnsi" w:eastAsiaTheme="minorEastAsia" w:hAnsiTheme="minorHAnsi"/>
                <w:noProof/>
                <w:color w:val="auto"/>
                <w:lang w:eastAsia="sv-SE"/>
              </w:rPr>
              <w:tab/>
            </w:r>
            <w:r w:rsidRPr="00903DBA">
              <w:rPr>
                <w:rStyle w:val="Hyperlnk"/>
                <w:noProof/>
                <w:highlight w:val="white"/>
              </w:rPr>
              <w:t>Bitwise Not Expression</w:t>
            </w:r>
            <w:r w:rsidRPr="00903DBA">
              <w:rPr>
                <w:noProof/>
                <w:webHidden/>
              </w:rPr>
              <w:tab/>
            </w:r>
            <w:r w:rsidRPr="00903DBA">
              <w:rPr>
                <w:noProof/>
                <w:webHidden/>
              </w:rPr>
              <w:fldChar w:fldCharType="begin"/>
            </w:r>
            <w:r w:rsidRPr="00903DBA">
              <w:rPr>
                <w:noProof/>
                <w:webHidden/>
              </w:rPr>
              <w:instrText xml:space="preserve"> PAGEREF _Toc57656027 \h </w:instrText>
            </w:r>
            <w:r w:rsidRPr="00903DBA">
              <w:rPr>
                <w:noProof/>
                <w:webHidden/>
              </w:rPr>
            </w:r>
            <w:r w:rsidRPr="00903DBA">
              <w:rPr>
                <w:noProof/>
                <w:webHidden/>
              </w:rPr>
              <w:fldChar w:fldCharType="separate"/>
            </w:r>
            <w:r w:rsidRPr="00903DBA">
              <w:rPr>
                <w:noProof/>
                <w:webHidden/>
              </w:rPr>
              <w:t>103</w:t>
            </w:r>
            <w:r w:rsidRPr="00903DBA">
              <w:rPr>
                <w:noProof/>
                <w:webHidden/>
              </w:rPr>
              <w:fldChar w:fldCharType="end"/>
            </w:r>
          </w:hyperlink>
        </w:p>
        <w:p w14:paraId="36231EE8" w14:textId="0FDC96E8"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28" w:history="1">
            <w:r w:rsidRPr="00903DBA">
              <w:rPr>
                <w:rStyle w:val="Hyperlnk"/>
                <w:noProof/>
                <w:highlight w:val="white"/>
              </w:rPr>
              <w:t>3.4.10.</w:t>
            </w:r>
            <w:r w:rsidRPr="00903DBA">
              <w:rPr>
                <w:rFonts w:asciiTheme="minorHAnsi" w:eastAsiaTheme="minorEastAsia" w:hAnsiTheme="minorHAnsi"/>
                <w:noProof/>
                <w:color w:val="auto"/>
                <w:lang w:eastAsia="sv-SE"/>
              </w:rPr>
              <w:tab/>
            </w:r>
            <w:r w:rsidRPr="00903DBA">
              <w:rPr>
                <w:rStyle w:val="Hyperlnk"/>
                <w:noProof/>
                <w:highlight w:val="white"/>
              </w:rPr>
              <w:t>The Sizeof Expression</w:t>
            </w:r>
            <w:r w:rsidRPr="00903DBA">
              <w:rPr>
                <w:noProof/>
                <w:webHidden/>
              </w:rPr>
              <w:tab/>
            </w:r>
            <w:r w:rsidRPr="00903DBA">
              <w:rPr>
                <w:noProof/>
                <w:webHidden/>
              </w:rPr>
              <w:fldChar w:fldCharType="begin"/>
            </w:r>
            <w:r w:rsidRPr="00903DBA">
              <w:rPr>
                <w:noProof/>
                <w:webHidden/>
              </w:rPr>
              <w:instrText xml:space="preserve"> PAGEREF _Toc57656028 \h </w:instrText>
            </w:r>
            <w:r w:rsidRPr="00903DBA">
              <w:rPr>
                <w:noProof/>
                <w:webHidden/>
              </w:rPr>
            </w:r>
            <w:r w:rsidRPr="00903DBA">
              <w:rPr>
                <w:noProof/>
                <w:webHidden/>
              </w:rPr>
              <w:fldChar w:fldCharType="separate"/>
            </w:r>
            <w:r w:rsidRPr="00903DBA">
              <w:rPr>
                <w:noProof/>
                <w:webHidden/>
              </w:rPr>
              <w:t>103</w:t>
            </w:r>
            <w:r w:rsidRPr="00903DBA">
              <w:rPr>
                <w:noProof/>
                <w:webHidden/>
              </w:rPr>
              <w:fldChar w:fldCharType="end"/>
            </w:r>
          </w:hyperlink>
        </w:p>
        <w:p w14:paraId="7C657CDA" w14:textId="65910D87"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29" w:history="1">
            <w:r w:rsidRPr="00903DBA">
              <w:rPr>
                <w:rStyle w:val="Hyperlnk"/>
                <w:noProof/>
                <w:highlight w:val="white"/>
              </w:rPr>
              <w:t>3.4.11.</w:t>
            </w:r>
            <w:r w:rsidRPr="00903DBA">
              <w:rPr>
                <w:rFonts w:asciiTheme="minorHAnsi" w:eastAsiaTheme="minorEastAsia" w:hAnsiTheme="minorHAnsi"/>
                <w:noProof/>
                <w:color w:val="auto"/>
                <w:lang w:eastAsia="sv-SE"/>
              </w:rPr>
              <w:tab/>
            </w:r>
            <w:r w:rsidRPr="00903DBA">
              <w:rPr>
                <w:rStyle w:val="Hyperlnk"/>
                <w:noProof/>
                <w:highlight w:val="white"/>
              </w:rPr>
              <w:t>Address Expression</w:t>
            </w:r>
            <w:r w:rsidRPr="00903DBA">
              <w:rPr>
                <w:noProof/>
                <w:webHidden/>
              </w:rPr>
              <w:tab/>
            </w:r>
            <w:r w:rsidRPr="00903DBA">
              <w:rPr>
                <w:noProof/>
                <w:webHidden/>
              </w:rPr>
              <w:fldChar w:fldCharType="begin"/>
            </w:r>
            <w:r w:rsidRPr="00903DBA">
              <w:rPr>
                <w:noProof/>
                <w:webHidden/>
              </w:rPr>
              <w:instrText xml:space="preserve"> PAGEREF _Toc57656029 \h </w:instrText>
            </w:r>
            <w:r w:rsidRPr="00903DBA">
              <w:rPr>
                <w:noProof/>
                <w:webHidden/>
              </w:rPr>
            </w:r>
            <w:r w:rsidRPr="00903DBA">
              <w:rPr>
                <w:noProof/>
                <w:webHidden/>
              </w:rPr>
              <w:fldChar w:fldCharType="separate"/>
            </w:r>
            <w:r w:rsidRPr="00903DBA">
              <w:rPr>
                <w:noProof/>
                <w:webHidden/>
              </w:rPr>
              <w:t>104</w:t>
            </w:r>
            <w:r w:rsidRPr="00903DBA">
              <w:rPr>
                <w:noProof/>
                <w:webHidden/>
              </w:rPr>
              <w:fldChar w:fldCharType="end"/>
            </w:r>
          </w:hyperlink>
        </w:p>
        <w:p w14:paraId="5C73AE7B" w14:textId="36B3E903"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30" w:history="1">
            <w:r w:rsidRPr="00903DBA">
              <w:rPr>
                <w:rStyle w:val="Hyperlnk"/>
                <w:noProof/>
                <w:highlight w:val="white"/>
              </w:rPr>
              <w:t>3.4.12.</w:t>
            </w:r>
            <w:r w:rsidRPr="00903DBA">
              <w:rPr>
                <w:rFonts w:asciiTheme="minorHAnsi" w:eastAsiaTheme="minorEastAsia" w:hAnsiTheme="minorHAnsi"/>
                <w:noProof/>
                <w:color w:val="auto"/>
                <w:lang w:eastAsia="sv-SE"/>
              </w:rPr>
              <w:tab/>
            </w:r>
            <w:r w:rsidRPr="00903DBA">
              <w:rPr>
                <w:rStyle w:val="Hyperlnk"/>
                <w:noProof/>
                <w:highlight w:val="white"/>
              </w:rPr>
              <w:t>Dereference Expression</w:t>
            </w:r>
            <w:r w:rsidRPr="00903DBA">
              <w:rPr>
                <w:noProof/>
                <w:webHidden/>
              </w:rPr>
              <w:tab/>
            </w:r>
            <w:r w:rsidRPr="00903DBA">
              <w:rPr>
                <w:noProof/>
                <w:webHidden/>
              </w:rPr>
              <w:fldChar w:fldCharType="begin"/>
            </w:r>
            <w:r w:rsidRPr="00903DBA">
              <w:rPr>
                <w:noProof/>
                <w:webHidden/>
              </w:rPr>
              <w:instrText xml:space="preserve"> PAGEREF _Toc57656030 \h </w:instrText>
            </w:r>
            <w:r w:rsidRPr="00903DBA">
              <w:rPr>
                <w:noProof/>
                <w:webHidden/>
              </w:rPr>
            </w:r>
            <w:r w:rsidRPr="00903DBA">
              <w:rPr>
                <w:noProof/>
                <w:webHidden/>
              </w:rPr>
              <w:fldChar w:fldCharType="separate"/>
            </w:r>
            <w:r w:rsidRPr="00903DBA">
              <w:rPr>
                <w:noProof/>
                <w:webHidden/>
              </w:rPr>
              <w:t>105</w:t>
            </w:r>
            <w:r w:rsidRPr="00903DBA">
              <w:rPr>
                <w:noProof/>
                <w:webHidden/>
              </w:rPr>
              <w:fldChar w:fldCharType="end"/>
            </w:r>
          </w:hyperlink>
        </w:p>
        <w:p w14:paraId="5CF9851D" w14:textId="424FCA2E"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31" w:history="1">
            <w:r w:rsidRPr="00903DBA">
              <w:rPr>
                <w:rStyle w:val="Hyperlnk"/>
                <w:noProof/>
                <w:highlight w:val="white"/>
              </w:rPr>
              <w:t>3.4.1.</w:t>
            </w:r>
            <w:r w:rsidRPr="00903DBA">
              <w:rPr>
                <w:rFonts w:asciiTheme="minorHAnsi" w:eastAsiaTheme="minorEastAsia" w:hAnsiTheme="minorHAnsi"/>
                <w:noProof/>
                <w:color w:val="auto"/>
                <w:lang w:eastAsia="sv-SE"/>
              </w:rPr>
              <w:tab/>
            </w:r>
            <w:r w:rsidRPr="00903DBA">
              <w:rPr>
                <w:rStyle w:val="Hyperlnk"/>
                <w:noProof/>
                <w:highlight w:val="white"/>
              </w:rPr>
              <w:t>Prefix Increment and Decrement Expression</w:t>
            </w:r>
            <w:r w:rsidRPr="00903DBA">
              <w:rPr>
                <w:noProof/>
                <w:webHidden/>
              </w:rPr>
              <w:tab/>
            </w:r>
            <w:r w:rsidRPr="00903DBA">
              <w:rPr>
                <w:noProof/>
                <w:webHidden/>
              </w:rPr>
              <w:fldChar w:fldCharType="begin"/>
            </w:r>
            <w:r w:rsidRPr="00903DBA">
              <w:rPr>
                <w:noProof/>
                <w:webHidden/>
              </w:rPr>
              <w:instrText xml:space="preserve"> PAGEREF _Toc57656031 \h </w:instrText>
            </w:r>
            <w:r w:rsidRPr="00903DBA">
              <w:rPr>
                <w:noProof/>
                <w:webHidden/>
              </w:rPr>
            </w:r>
            <w:r w:rsidRPr="00903DBA">
              <w:rPr>
                <w:noProof/>
                <w:webHidden/>
              </w:rPr>
              <w:fldChar w:fldCharType="separate"/>
            </w:r>
            <w:r w:rsidRPr="00903DBA">
              <w:rPr>
                <w:noProof/>
                <w:webHidden/>
              </w:rPr>
              <w:t>105</w:t>
            </w:r>
            <w:r w:rsidRPr="00903DBA">
              <w:rPr>
                <w:noProof/>
                <w:webHidden/>
              </w:rPr>
              <w:fldChar w:fldCharType="end"/>
            </w:r>
          </w:hyperlink>
        </w:p>
        <w:p w14:paraId="6B74A0F8" w14:textId="64D4A41F"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32" w:history="1">
            <w:r w:rsidRPr="00903DBA">
              <w:rPr>
                <w:rStyle w:val="Hyperlnk"/>
                <w:noProof/>
                <w:highlight w:val="white"/>
              </w:rPr>
              <w:t>3.4.2.</w:t>
            </w:r>
            <w:r w:rsidRPr="00903DBA">
              <w:rPr>
                <w:rFonts w:asciiTheme="minorHAnsi" w:eastAsiaTheme="minorEastAsia" w:hAnsiTheme="minorHAnsi"/>
                <w:noProof/>
                <w:color w:val="auto"/>
                <w:lang w:eastAsia="sv-SE"/>
              </w:rPr>
              <w:tab/>
            </w:r>
            <w:r w:rsidRPr="00903DBA">
              <w:rPr>
                <w:rStyle w:val="Hyperlnk"/>
                <w:noProof/>
                <w:highlight w:val="white"/>
              </w:rPr>
              <w:t>Postfix Increment and Decrement Expression</w:t>
            </w:r>
            <w:r w:rsidRPr="00903DBA">
              <w:rPr>
                <w:noProof/>
                <w:webHidden/>
              </w:rPr>
              <w:tab/>
            </w:r>
            <w:r w:rsidRPr="00903DBA">
              <w:rPr>
                <w:noProof/>
                <w:webHidden/>
              </w:rPr>
              <w:fldChar w:fldCharType="begin"/>
            </w:r>
            <w:r w:rsidRPr="00903DBA">
              <w:rPr>
                <w:noProof/>
                <w:webHidden/>
              </w:rPr>
              <w:instrText xml:space="preserve"> PAGEREF _Toc57656032 \h </w:instrText>
            </w:r>
            <w:r w:rsidRPr="00903DBA">
              <w:rPr>
                <w:noProof/>
                <w:webHidden/>
              </w:rPr>
            </w:r>
            <w:r w:rsidRPr="00903DBA">
              <w:rPr>
                <w:noProof/>
                <w:webHidden/>
              </w:rPr>
              <w:fldChar w:fldCharType="separate"/>
            </w:r>
            <w:r w:rsidRPr="00903DBA">
              <w:rPr>
                <w:noProof/>
                <w:webHidden/>
              </w:rPr>
              <w:t>107</w:t>
            </w:r>
            <w:r w:rsidRPr="00903DBA">
              <w:rPr>
                <w:noProof/>
                <w:webHidden/>
              </w:rPr>
              <w:fldChar w:fldCharType="end"/>
            </w:r>
          </w:hyperlink>
        </w:p>
        <w:p w14:paraId="74503876" w14:textId="7AACE482"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33" w:history="1">
            <w:r w:rsidRPr="00903DBA">
              <w:rPr>
                <w:rStyle w:val="Hyperlnk"/>
                <w:noProof/>
                <w:highlight w:val="white"/>
              </w:rPr>
              <w:t>3.4.3.</w:t>
            </w:r>
            <w:r w:rsidRPr="00903DBA">
              <w:rPr>
                <w:rFonts w:asciiTheme="minorHAnsi" w:eastAsiaTheme="minorEastAsia" w:hAnsiTheme="minorHAnsi"/>
                <w:noProof/>
                <w:color w:val="auto"/>
                <w:lang w:eastAsia="sv-SE"/>
              </w:rPr>
              <w:tab/>
            </w:r>
            <w:r w:rsidRPr="00903DBA">
              <w:rPr>
                <w:rStyle w:val="Hyperlnk"/>
                <w:noProof/>
                <w:highlight w:val="white"/>
              </w:rPr>
              <w:t>Arrow Expression</w:t>
            </w:r>
            <w:r w:rsidRPr="00903DBA">
              <w:rPr>
                <w:noProof/>
                <w:webHidden/>
              </w:rPr>
              <w:tab/>
            </w:r>
            <w:r w:rsidRPr="00903DBA">
              <w:rPr>
                <w:noProof/>
                <w:webHidden/>
              </w:rPr>
              <w:fldChar w:fldCharType="begin"/>
            </w:r>
            <w:r w:rsidRPr="00903DBA">
              <w:rPr>
                <w:noProof/>
                <w:webHidden/>
              </w:rPr>
              <w:instrText xml:space="preserve"> PAGEREF _Toc57656033 \h </w:instrText>
            </w:r>
            <w:r w:rsidRPr="00903DBA">
              <w:rPr>
                <w:noProof/>
                <w:webHidden/>
              </w:rPr>
            </w:r>
            <w:r w:rsidRPr="00903DBA">
              <w:rPr>
                <w:noProof/>
                <w:webHidden/>
              </w:rPr>
              <w:fldChar w:fldCharType="separate"/>
            </w:r>
            <w:r w:rsidRPr="00903DBA">
              <w:rPr>
                <w:noProof/>
                <w:webHidden/>
              </w:rPr>
              <w:t>108</w:t>
            </w:r>
            <w:r w:rsidRPr="00903DBA">
              <w:rPr>
                <w:noProof/>
                <w:webHidden/>
              </w:rPr>
              <w:fldChar w:fldCharType="end"/>
            </w:r>
          </w:hyperlink>
        </w:p>
        <w:p w14:paraId="4492F623" w14:textId="510DB9B4"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34" w:history="1">
            <w:r w:rsidRPr="00903DBA">
              <w:rPr>
                <w:rStyle w:val="Hyperlnk"/>
                <w:noProof/>
                <w:highlight w:val="white"/>
              </w:rPr>
              <w:t>3.4.4.</w:t>
            </w:r>
            <w:r w:rsidRPr="00903DBA">
              <w:rPr>
                <w:rFonts w:asciiTheme="minorHAnsi" w:eastAsiaTheme="minorEastAsia" w:hAnsiTheme="minorHAnsi"/>
                <w:noProof/>
                <w:color w:val="auto"/>
                <w:lang w:eastAsia="sv-SE"/>
              </w:rPr>
              <w:tab/>
            </w:r>
            <w:r w:rsidRPr="00903DBA">
              <w:rPr>
                <w:rStyle w:val="Hyperlnk"/>
                <w:noProof/>
                <w:highlight w:val="white"/>
              </w:rPr>
              <w:t>Index Expression</w:t>
            </w:r>
            <w:r w:rsidRPr="00903DBA">
              <w:rPr>
                <w:noProof/>
                <w:webHidden/>
              </w:rPr>
              <w:tab/>
            </w:r>
            <w:r w:rsidRPr="00903DBA">
              <w:rPr>
                <w:noProof/>
                <w:webHidden/>
              </w:rPr>
              <w:fldChar w:fldCharType="begin"/>
            </w:r>
            <w:r w:rsidRPr="00903DBA">
              <w:rPr>
                <w:noProof/>
                <w:webHidden/>
              </w:rPr>
              <w:instrText xml:space="preserve"> PAGEREF _Toc57656034 \h </w:instrText>
            </w:r>
            <w:r w:rsidRPr="00903DBA">
              <w:rPr>
                <w:noProof/>
                <w:webHidden/>
              </w:rPr>
            </w:r>
            <w:r w:rsidRPr="00903DBA">
              <w:rPr>
                <w:noProof/>
                <w:webHidden/>
              </w:rPr>
              <w:fldChar w:fldCharType="separate"/>
            </w:r>
            <w:r w:rsidRPr="00903DBA">
              <w:rPr>
                <w:noProof/>
                <w:webHidden/>
              </w:rPr>
              <w:t>109</w:t>
            </w:r>
            <w:r w:rsidRPr="00903DBA">
              <w:rPr>
                <w:noProof/>
                <w:webHidden/>
              </w:rPr>
              <w:fldChar w:fldCharType="end"/>
            </w:r>
          </w:hyperlink>
        </w:p>
        <w:p w14:paraId="54F96C83" w14:textId="7A30532E"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35" w:history="1">
            <w:r w:rsidRPr="00903DBA">
              <w:rPr>
                <w:rStyle w:val="Hyperlnk"/>
                <w:noProof/>
                <w:highlight w:val="white"/>
              </w:rPr>
              <w:t>3.4.1.</w:t>
            </w:r>
            <w:r w:rsidRPr="00903DBA">
              <w:rPr>
                <w:rFonts w:asciiTheme="minorHAnsi" w:eastAsiaTheme="minorEastAsia" w:hAnsiTheme="minorHAnsi"/>
                <w:noProof/>
                <w:color w:val="auto"/>
                <w:lang w:eastAsia="sv-SE"/>
              </w:rPr>
              <w:tab/>
            </w:r>
            <w:r w:rsidRPr="00903DBA">
              <w:rPr>
                <w:rStyle w:val="Hyperlnk"/>
                <w:noProof/>
                <w:highlight w:val="white"/>
              </w:rPr>
              <w:t>Dot Expression</w:t>
            </w:r>
            <w:r w:rsidRPr="00903DBA">
              <w:rPr>
                <w:noProof/>
                <w:webHidden/>
              </w:rPr>
              <w:tab/>
            </w:r>
            <w:r w:rsidRPr="00903DBA">
              <w:rPr>
                <w:noProof/>
                <w:webHidden/>
              </w:rPr>
              <w:fldChar w:fldCharType="begin"/>
            </w:r>
            <w:r w:rsidRPr="00903DBA">
              <w:rPr>
                <w:noProof/>
                <w:webHidden/>
              </w:rPr>
              <w:instrText xml:space="preserve"> PAGEREF _Toc57656035 \h </w:instrText>
            </w:r>
            <w:r w:rsidRPr="00903DBA">
              <w:rPr>
                <w:noProof/>
                <w:webHidden/>
              </w:rPr>
            </w:r>
            <w:r w:rsidRPr="00903DBA">
              <w:rPr>
                <w:noProof/>
                <w:webHidden/>
              </w:rPr>
              <w:fldChar w:fldCharType="separate"/>
            </w:r>
            <w:r w:rsidRPr="00903DBA">
              <w:rPr>
                <w:noProof/>
                <w:webHidden/>
              </w:rPr>
              <w:t>110</w:t>
            </w:r>
            <w:r w:rsidRPr="00903DBA">
              <w:rPr>
                <w:noProof/>
                <w:webHidden/>
              </w:rPr>
              <w:fldChar w:fldCharType="end"/>
            </w:r>
          </w:hyperlink>
        </w:p>
        <w:p w14:paraId="7FC4C895" w14:textId="150666C0"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36" w:history="1">
            <w:r w:rsidRPr="00903DBA">
              <w:rPr>
                <w:rStyle w:val="Hyperlnk"/>
                <w:noProof/>
                <w:highlight w:val="white"/>
              </w:rPr>
              <w:t>3.4.2.</w:t>
            </w:r>
            <w:r w:rsidRPr="00903DBA">
              <w:rPr>
                <w:rFonts w:asciiTheme="minorHAnsi" w:eastAsiaTheme="minorEastAsia" w:hAnsiTheme="minorHAnsi"/>
                <w:noProof/>
                <w:color w:val="auto"/>
                <w:lang w:eastAsia="sv-SE"/>
              </w:rPr>
              <w:tab/>
            </w:r>
            <w:r w:rsidRPr="00903DBA">
              <w:rPr>
                <w:rStyle w:val="Hyperlnk"/>
                <w:noProof/>
                <w:highlight w:val="white"/>
              </w:rPr>
              <w:t>Function Call Expression</w:t>
            </w:r>
            <w:r w:rsidRPr="00903DBA">
              <w:rPr>
                <w:noProof/>
                <w:webHidden/>
              </w:rPr>
              <w:tab/>
            </w:r>
            <w:r w:rsidRPr="00903DBA">
              <w:rPr>
                <w:noProof/>
                <w:webHidden/>
              </w:rPr>
              <w:fldChar w:fldCharType="begin"/>
            </w:r>
            <w:r w:rsidRPr="00903DBA">
              <w:rPr>
                <w:noProof/>
                <w:webHidden/>
              </w:rPr>
              <w:instrText xml:space="preserve"> PAGEREF _Toc57656036 \h </w:instrText>
            </w:r>
            <w:r w:rsidRPr="00903DBA">
              <w:rPr>
                <w:noProof/>
                <w:webHidden/>
              </w:rPr>
            </w:r>
            <w:r w:rsidRPr="00903DBA">
              <w:rPr>
                <w:noProof/>
                <w:webHidden/>
              </w:rPr>
              <w:fldChar w:fldCharType="separate"/>
            </w:r>
            <w:r w:rsidRPr="00903DBA">
              <w:rPr>
                <w:noProof/>
                <w:webHidden/>
              </w:rPr>
              <w:t>111</w:t>
            </w:r>
            <w:r w:rsidRPr="00903DBA">
              <w:rPr>
                <w:noProof/>
                <w:webHidden/>
              </w:rPr>
              <w:fldChar w:fldCharType="end"/>
            </w:r>
          </w:hyperlink>
        </w:p>
        <w:p w14:paraId="3B500B05" w14:textId="0BD9B217"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37" w:history="1">
            <w:r w:rsidRPr="00903DBA">
              <w:rPr>
                <w:rStyle w:val="Hyperlnk"/>
                <w:noProof/>
              </w:rPr>
              <w:t>3.4.3.</w:t>
            </w:r>
            <w:r w:rsidRPr="00903DBA">
              <w:rPr>
                <w:rFonts w:asciiTheme="minorHAnsi" w:eastAsiaTheme="minorEastAsia" w:hAnsiTheme="minorHAnsi"/>
                <w:noProof/>
                <w:color w:val="auto"/>
                <w:lang w:eastAsia="sv-SE"/>
              </w:rPr>
              <w:tab/>
            </w:r>
            <w:r w:rsidRPr="00903DBA">
              <w:rPr>
                <w:rStyle w:val="Hyperlnk"/>
                <w:noProof/>
              </w:rPr>
              <w:t>Argument Expression List</w:t>
            </w:r>
            <w:r w:rsidRPr="00903DBA">
              <w:rPr>
                <w:noProof/>
                <w:webHidden/>
              </w:rPr>
              <w:tab/>
            </w:r>
            <w:r w:rsidRPr="00903DBA">
              <w:rPr>
                <w:noProof/>
                <w:webHidden/>
              </w:rPr>
              <w:fldChar w:fldCharType="begin"/>
            </w:r>
            <w:r w:rsidRPr="00903DBA">
              <w:rPr>
                <w:noProof/>
                <w:webHidden/>
              </w:rPr>
              <w:instrText xml:space="preserve"> PAGEREF _Toc57656037 \h </w:instrText>
            </w:r>
            <w:r w:rsidRPr="00903DBA">
              <w:rPr>
                <w:noProof/>
                <w:webHidden/>
              </w:rPr>
            </w:r>
            <w:r w:rsidRPr="00903DBA">
              <w:rPr>
                <w:noProof/>
                <w:webHidden/>
              </w:rPr>
              <w:fldChar w:fldCharType="separate"/>
            </w:r>
            <w:r w:rsidRPr="00903DBA">
              <w:rPr>
                <w:noProof/>
                <w:webHidden/>
              </w:rPr>
              <w:t>114</w:t>
            </w:r>
            <w:r w:rsidRPr="00903DBA">
              <w:rPr>
                <w:noProof/>
                <w:webHidden/>
              </w:rPr>
              <w:fldChar w:fldCharType="end"/>
            </w:r>
          </w:hyperlink>
        </w:p>
        <w:p w14:paraId="08C38148" w14:textId="4FE2BAF5"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38" w:history="1">
            <w:r w:rsidRPr="00903DBA">
              <w:rPr>
                <w:rStyle w:val="Hyperlnk"/>
                <w:noProof/>
                <w:highlight w:val="white"/>
              </w:rPr>
              <w:t>3.4.4.</w:t>
            </w:r>
            <w:r w:rsidRPr="00903DBA">
              <w:rPr>
                <w:rFonts w:asciiTheme="minorHAnsi" w:eastAsiaTheme="minorEastAsia" w:hAnsiTheme="minorHAnsi"/>
                <w:noProof/>
                <w:color w:val="auto"/>
                <w:lang w:eastAsia="sv-SE"/>
              </w:rPr>
              <w:tab/>
            </w:r>
            <w:r w:rsidRPr="00903DBA">
              <w:rPr>
                <w:rStyle w:val="Hyperlnk"/>
                <w:noProof/>
                <w:highlight w:val="white"/>
              </w:rPr>
              <w:t>Primary Expressions</w:t>
            </w:r>
            <w:r w:rsidRPr="00903DBA">
              <w:rPr>
                <w:noProof/>
                <w:webHidden/>
              </w:rPr>
              <w:tab/>
            </w:r>
            <w:r w:rsidRPr="00903DBA">
              <w:rPr>
                <w:noProof/>
                <w:webHidden/>
              </w:rPr>
              <w:fldChar w:fldCharType="begin"/>
            </w:r>
            <w:r w:rsidRPr="00903DBA">
              <w:rPr>
                <w:noProof/>
                <w:webHidden/>
              </w:rPr>
              <w:instrText xml:space="preserve"> PAGEREF _Toc57656038 \h </w:instrText>
            </w:r>
            <w:r w:rsidRPr="00903DBA">
              <w:rPr>
                <w:noProof/>
                <w:webHidden/>
              </w:rPr>
            </w:r>
            <w:r w:rsidRPr="00903DBA">
              <w:rPr>
                <w:noProof/>
                <w:webHidden/>
              </w:rPr>
              <w:fldChar w:fldCharType="separate"/>
            </w:r>
            <w:r w:rsidRPr="00903DBA">
              <w:rPr>
                <w:noProof/>
                <w:webHidden/>
              </w:rPr>
              <w:t>116</w:t>
            </w:r>
            <w:r w:rsidRPr="00903DBA">
              <w:rPr>
                <w:noProof/>
                <w:webHidden/>
              </w:rPr>
              <w:fldChar w:fldCharType="end"/>
            </w:r>
          </w:hyperlink>
        </w:p>
        <w:p w14:paraId="4F435F0D" w14:textId="00919859" w:rsidR="00DD6D68" w:rsidRPr="00903DBA" w:rsidRDefault="00DD6D68">
          <w:pPr>
            <w:pStyle w:val="Innehll1"/>
            <w:rPr>
              <w:rFonts w:asciiTheme="minorHAnsi" w:eastAsiaTheme="minorEastAsia" w:hAnsiTheme="minorHAnsi"/>
              <w:noProof/>
              <w:color w:val="auto"/>
              <w:lang w:eastAsia="sv-SE"/>
            </w:rPr>
          </w:pPr>
          <w:hyperlink w:anchor="_Toc57656039" w:history="1">
            <w:r w:rsidRPr="00903DBA">
              <w:rPr>
                <w:rStyle w:val="Hyperlnk"/>
                <w:noProof/>
              </w:rPr>
              <w:t>4.</w:t>
            </w:r>
            <w:r w:rsidRPr="00903DBA">
              <w:rPr>
                <w:rFonts w:asciiTheme="minorHAnsi" w:eastAsiaTheme="minorEastAsia" w:hAnsiTheme="minorHAnsi"/>
                <w:noProof/>
                <w:color w:val="auto"/>
                <w:lang w:eastAsia="sv-SE"/>
              </w:rPr>
              <w:tab/>
            </w:r>
            <w:r w:rsidRPr="00903DBA">
              <w:rPr>
                <w:rStyle w:val="Hyperlnk"/>
                <w:noProof/>
              </w:rPr>
              <w:t>Declaration Specifiers and Declarators</w:t>
            </w:r>
            <w:r w:rsidRPr="00903DBA">
              <w:rPr>
                <w:noProof/>
                <w:webHidden/>
              </w:rPr>
              <w:tab/>
            </w:r>
            <w:r w:rsidRPr="00903DBA">
              <w:rPr>
                <w:noProof/>
                <w:webHidden/>
              </w:rPr>
              <w:fldChar w:fldCharType="begin"/>
            </w:r>
            <w:r w:rsidRPr="00903DBA">
              <w:rPr>
                <w:noProof/>
                <w:webHidden/>
              </w:rPr>
              <w:instrText xml:space="preserve"> PAGEREF _Toc57656039 \h </w:instrText>
            </w:r>
            <w:r w:rsidRPr="00903DBA">
              <w:rPr>
                <w:noProof/>
                <w:webHidden/>
              </w:rPr>
            </w:r>
            <w:r w:rsidRPr="00903DBA">
              <w:rPr>
                <w:noProof/>
                <w:webHidden/>
              </w:rPr>
              <w:fldChar w:fldCharType="separate"/>
            </w:r>
            <w:r w:rsidRPr="00903DBA">
              <w:rPr>
                <w:noProof/>
                <w:webHidden/>
              </w:rPr>
              <w:t>118</w:t>
            </w:r>
            <w:r w:rsidRPr="00903DBA">
              <w:rPr>
                <w:noProof/>
                <w:webHidden/>
              </w:rPr>
              <w:fldChar w:fldCharType="end"/>
            </w:r>
          </w:hyperlink>
        </w:p>
        <w:p w14:paraId="66A262E4" w14:textId="437D0996" w:rsidR="00DD6D68" w:rsidRPr="00903DBA" w:rsidRDefault="00DD6D68">
          <w:pPr>
            <w:pStyle w:val="Innehll2"/>
            <w:tabs>
              <w:tab w:val="left" w:pos="880"/>
              <w:tab w:val="right" w:leader="dot" w:pos="9350"/>
            </w:tabs>
            <w:rPr>
              <w:rFonts w:asciiTheme="minorHAnsi" w:eastAsiaTheme="minorEastAsia" w:hAnsiTheme="minorHAnsi"/>
              <w:noProof/>
              <w:color w:val="auto"/>
              <w:lang w:eastAsia="sv-SE"/>
            </w:rPr>
          </w:pPr>
          <w:hyperlink w:anchor="_Toc57656040" w:history="1">
            <w:r w:rsidRPr="00903DBA">
              <w:rPr>
                <w:rStyle w:val="Hyperlnk"/>
                <w:noProof/>
              </w:rPr>
              <w:t>4.1.</w:t>
            </w:r>
            <w:r w:rsidRPr="00903DBA">
              <w:rPr>
                <w:rFonts w:asciiTheme="minorHAnsi" w:eastAsiaTheme="minorEastAsia" w:hAnsiTheme="minorHAnsi"/>
                <w:noProof/>
                <w:color w:val="auto"/>
                <w:lang w:eastAsia="sv-SE"/>
              </w:rPr>
              <w:tab/>
            </w:r>
            <w:r w:rsidRPr="00903DBA">
              <w:rPr>
                <w:rStyle w:val="Hyperlnk"/>
                <w:noProof/>
              </w:rPr>
              <w:t>Declarators</w:t>
            </w:r>
            <w:r w:rsidRPr="00903DBA">
              <w:rPr>
                <w:noProof/>
                <w:webHidden/>
              </w:rPr>
              <w:tab/>
            </w:r>
            <w:r w:rsidRPr="00903DBA">
              <w:rPr>
                <w:noProof/>
                <w:webHidden/>
              </w:rPr>
              <w:fldChar w:fldCharType="begin"/>
            </w:r>
            <w:r w:rsidRPr="00903DBA">
              <w:rPr>
                <w:noProof/>
                <w:webHidden/>
              </w:rPr>
              <w:instrText xml:space="preserve"> PAGEREF _Toc57656040 \h </w:instrText>
            </w:r>
            <w:r w:rsidRPr="00903DBA">
              <w:rPr>
                <w:noProof/>
                <w:webHidden/>
              </w:rPr>
            </w:r>
            <w:r w:rsidRPr="00903DBA">
              <w:rPr>
                <w:noProof/>
                <w:webHidden/>
              </w:rPr>
              <w:fldChar w:fldCharType="separate"/>
            </w:r>
            <w:r w:rsidRPr="00903DBA">
              <w:rPr>
                <w:noProof/>
                <w:webHidden/>
              </w:rPr>
              <w:t>124</w:t>
            </w:r>
            <w:r w:rsidRPr="00903DBA">
              <w:rPr>
                <w:noProof/>
                <w:webHidden/>
              </w:rPr>
              <w:fldChar w:fldCharType="end"/>
            </w:r>
          </w:hyperlink>
        </w:p>
        <w:p w14:paraId="7EB8B79D" w14:textId="64302DBA" w:rsidR="00DD6D68" w:rsidRPr="00903DBA" w:rsidRDefault="00DD6D68">
          <w:pPr>
            <w:pStyle w:val="Innehll1"/>
            <w:rPr>
              <w:rFonts w:asciiTheme="minorHAnsi" w:eastAsiaTheme="minorEastAsia" w:hAnsiTheme="minorHAnsi"/>
              <w:noProof/>
              <w:color w:val="auto"/>
              <w:lang w:eastAsia="sv-SE"/>
            </w:rPr>
          </w:pPr>
          <w:hyperlink w:anchor="_Toc57656041" w:history="1">
            <w:r w:rsidRPr="00903DBA">
              <w:rPr>
                <w:rStyle w:val="Hyperlnk"/>
                <w:noProof/>
              </w:rPr>
              <w:t>5.</w:t>
            </w:r>
            <w:r w:rsidRPr="00903DBA">
              <w:rPr>
                <w:rFonts w:asciiTheme="minorHAnsi" w:eastAsiaTheme="minorEastAsia" w:hAnsiTheme="minorHAnsi"/>
                <w:noProof/>
                <w:color w:val="auto"/>
                <w:lang w:eastAsia="sv-SE"/>
              </w:rPr>
              <w:tab/>
            </w:r>
            <w:r w:rsidRPr="00903DBA">
              <w:rPr>
                <w:rStyle w:val="Hyperlnk"/>
                <w:noProof/>
              </w:rPr>
              <w:t>The Symbol Table</w:t>
            </w:r>
            <w:r w:rsidRPr="00903DBA">
              <w:rPr>
                <w:noProof/>
                <w:webHidden/>
              </w:rPr>
              <w:tab/>
            </w:r>
            <w:r w:rsidRPr="00903DBA">
              <w:rPr>
                <w:noProof/>
                <w:webHidden/>
              </w:rPr>
              <w:fldChar w:fldCharType="begin"/>
            </w:r>
            <w:r w:rsidRPr="00903DBA">
              <w:rPr>
                <w:noProof/>
                <w:webHidden/>
              </w:rPr>
              <w:instrText xml:space="preserve"> PAGEREF _Toc57656041 \h </w:instrText>
            </w:r>
            <w:r w:rsidRPr="00903DBA">
              <w:rPr>
                <w:noProof/>
                <w:webHidden/>
              </w:rPr>
            </w:r>
            <w:r w:rsidRPr="00903DBA">
              <w:rPr>
                <w:noProof/>
                <w:webHidden/>
              </w:rPr>
              <w:fldChar w:fldCharType="separate"/>
            </w:r>
            <w:r w:rsidRPr="00903DBA">
              <w:rPr>
                <w:noProof/>
                <w:webHidden/>
              </w:rPr>
              <w:t>126</w:t>
            </w:r>
            <w:r w:rsidRPr="00903DBA">
              <w:rPr>
                <w:noProof/>
                <w:webHidden/>
              </w:rPr>
              <w:fldChar w:fldCharType="end"/>
            </w:r>
          </w:hyperlink>
        </w:p>
        <w:p w14:paraId="0F690CBB" w14:textId="02B0C6C6" w:rsidR="00DD6D68" w:rsidRPr="00903DBA" w:rsidRDefault="00DD6D68">
          <w:pPr>
            <w:pStyle w:val="Innehll2"/>
            <w:tabs>
              <w:tab w:val="left" w:pos="880"/>
              <w:tab w:val="right" w:leader="dot" w:pos="9350"/>
            </w:tabs>
            <w:rPr>
              <w:rFonts w:asciiTheme="minorHAnsi" w:eastAsiaTheme="minorEastAsia" w:hAnsiTheme="minorHAnsi"/>
              <w:noProof/>
              <w:color w:val="auto"/>
              <w:lang w:eastAsia="sv-SE"/>
            </w:rPr>
          </w:pPr>
          <w:hyperlink w:anchor="_Toc57656042" w:history="1">
            <w:r w:rsidRPr="00903DBA">
              <w:rPr>
                <w:rStyle w:val="Hyperlnk"/>
                <w:noProof/>
              </w:rPr>
              <w:t>5.1.</w:t>
            </w:r>
            <w:r w:rsidRPr="00903DBA">
              <w:rPr>
                <w:rFonts w:asciiTheme="minorHAnsi" w:eastAsiaTheme="minorEastAsia" w:hAnsiTheme="minorHAnsi"/>
                <w:noProof/>
                <w:color w:val="auto"/>
                <w:lang w:eastAsia="sv-SE"/>
              </w:rPr>
              <w:tab/>
            </w:r>
            <w:r w:rsidRPr="00903DBA">
              <w:rPr>
                <w:rStyle w:val="Hyperlnk"/>
                <w:noProof/>
              </w:rPr>
              <w:t>The Symbol</w:t>
            </w:r>
            <w:r w:rsidRPr="00903DBA">
              <w:rPr>
                <w:noProof/>
                <w:webHidden/>
              </w:rPr>
              <w:tab/>
            </w:r>
            <w:r w:rsidRPr="00903DBA">
              <w:rPr>
                <w:noProof/>
                <w:webHidden/>
              </w:rPr>
              <w:fldChar w:fldCharType="begin"/>
            </w:r>
            <w:r w:rsidRPr="00903DBA">
              <w:rPr>
                <w:noProof/>
                <w:webHidden/>
              </w:rPr>
              <w:instrText xml:space="preserve"> PAGEREF _Toc57656042 \h </w:instrText>
            </w:r>
            <w:r w:rsidRPr="00903DBA">
              <w:rPr>
                <w:noProof/>
                <w:webHidden/>
              </w:rPr>
            </w:r>
            <w:r w:rsidRPr="00903DBA">
              <w:rPr>
                <w:noProof/>
                <w:webHidden/>
              </w:rPr>
              <w:fldChar w:fldCharType="separate"/>
            </w:r>
            <w:r w:rsidRPr="00903DBA">
              <w:rPr>
                <w:noProof/>
                <w:webHidden/>
              </w:rPr>
              <w:t>132</w:t>
            </w:r>
            <w:r w:rsidRPr="00903DBA">
              <w:rPr>
                <w:noProof/>
                <w:webHidden/>
              </w:rPr>
              <w:fldChar w:fldCharType="end"/>
            </w:r>
          </w:hyperlink>
        </w:p>
        <w:p w14:paraId="4C1A1DCD" w14:textId="520E75B1" w:rsidR="00DD6D68" w:rsidRPr="00903DBA" w:rsidRDefault="00DD6D68">
          <w:pPr>
            <w:pStyle w:val="Innehll2"/>
            <w:tabs>
              <w:tab w:val="left" w:pos="880"/>
              <w:tab w:val="right" w:leader="dot" w:pos="9350"/>
            </w:tabs>
            <w:rPr>
              <w:rFonts w:asciiTheme="minorHAnsi" w:eastAsiaTheme="minorEastAsia" w:hAnsiTheme="minorHAnsi"/>
              <w:noProof/>
              <w:color w:val="auto"/>
              <w:lang w:eastAsia="sv-SE"/>
            </w:rPr>
          </w:pPr>
          <w:hyperlink w:anchor="_Toc57656043" w:history="1">
            <w:r w:rsidRPr="00903DBA">
              <w:rPr>
                <w:rStyle w:val="Hyperlnk"/>
                <w:noProof/>
              </w:rPr>
              <w:t>5.2.</w:t>
            </w:r>
            <w:r w:rsidRPr="00903DBA">
              <w:rPr>
                <w:rFonts w:asciiTheme="minorHAnsi" w:eastAsiaTheme="minorEastAsia" w:hAnsiTheme="minorHAnsi"/>
                <w:noProof/>
                <w:color w:val="auto"/>
                <w:lang w:eastAsia="sv-SE"/>
              </w:rPr>
              <w:tab/>
            </w:r>
            <w:r w:rsidRPr="00903DBA">
              <w:rPr>
                <w:rStyle w:val="Hyperlnk"/>
                <w:noProof/>
              </w:rPr>
              <w:t>Static Symbols</w:t>
            </w:r>
            <w:r w:rsidRPr="00903DBA">
              <w:rPr>
                <w:noProof/>
                <w:webHidden/>
              </w:rPr>
              <w:tab/>
            </w:r>
            <w:r w:rsidRPr="00903DBA">
              <w:rPr>
                <w:noProof/>
                <w:webHidden/>
              </w:rPr>
              <w:fldChar w:fldCharType="begin"/>
            </w:r>
            <w:r w:rsidRPr="00903DBA">
              <w:rPr>
                <w:noProof/>
                <w:webHidden/>
              </w:rPr>
              <w:instrText xml:space="preserve"> PAGEREF _Toc57656043 \h </w:instrText>
            </w:r>
            <w:r w:rsidRPr="00903DBA">
              <w:rPr>
                <w:noProof/>
                <w:webHidden/>
              </w:rPr>
            </w:r>
            <w:r w:rsidRPr="00903DBA">
              <w:rPr>
                <w:noProof/>
                <w:webHidden/>
              </w:rPr>
              <w:fldChar w:fldCharType="separate"/>
            </w:r>
            <w:r w:rsidRPr="00903DBA">
              <w:rPr>
                <w:noProof/>
                <w:webHidden/>
              </w:rPr>
              <w:t>138</w:t>
            </w:r>
            <w:r w:rsidRPr="00903DBA">
              <w:rPr>
                <w:noProof/>
                <w:webHidden/>
              </w:rPr>
              <w:fldChar w:fldCharType="end"/>
            </w:r>
          </w:hyperlink>
        </w:p>
        <w:p w14:paraId="20F62056" w14:textId="12F0CD71" w:rsidR="00DD6D68" w:rsidRPr="00903DBA" w:rsidRDefault="00DD6D68">
          <w:pPr>
            <w:pStyle w:val="Innehll1"/>
            <w:rPr>
              <w:rFonts w:asciiTheme="minorHAnsi" w:eastAsiaTheme="minorEastAsia" w:hAnsiTheme="minorHAnsi"/>
              <w:noProof/>
              <w:color w:val="auto"/>
              <w:lang w:eastAsia="sv-SE"/>
            </w:rPr>
          </w:pPr>
          <w:hyperlink w:anchor="_Toc57656044" w:history="1">
            <w:r w:rsidRPr="00903DBA">
              <w:rPr>
                <w:rStyle w:val="Hyperlnk"/>
                <w:noProof/>
              </w:rPr>
              <w:t>6.</w:t>
            </w:r>
            <w:r w:rsidRPr="00903DBA">
              <w:rPr>
                <w:rFonts w:asciiTheme="minorHAnsi" w:eastAsiaTheme="minorEastAsia" w:hAnsiTheme="minorHAnsi"/>
                <w:noProof/>
                <w:color w:val="auto"/>
                <w:lang w:eastAsia="sv-SE"/>
              </w:rPr>
              <w:tab/>
            </w:r>
            <w:r w:rsidRPr="00903DBA">
              <w:rPr>
                <w:rStyle w:val="Hyperlnk"/>
                <w:noProof/>
              </w:rPr>
              <w:t>The Type System</w:t>
            </w:r>
            <w:r w:rsidRPr="00903DBA">
              <w:rPr>
                <w:noProof/>
                <w:webHidden/>
              </w:rPr>
              <w:tab/>
            </w:r>
            <w:r w:rsidRPr="00903DBA">
              <w:rPr>
                <w:noProof/>
                <w:webHidden/>
              </w:rPr>
              <w:fldChar w:fldCharType="begin"/>
            </w:r>
            <w:r w:rsidRPr="00903DBA">
              <w:rPr>
                <w:noProof/>
                <w:webHidden/>
              </w:rPr>
              <w:instrText xml:space="preserve"> PAGEREF _Toc57656044 \h </w:instrText>
            </w:r>
            <w:r w:rsidRPr="00903DBA">
              <w:rPr>
                <w:noProof/>
                <w:webHidden/>
              </w:rPr>
            </w:r>
            <w:r w:rsidRPr="00903DBA">
              <w:rPr>
                <w:noProof/>
                <w:webHidden/>
              </w:rPr>
              <w:fldChar w:fldCharType="separate"/>
            </w:r>
            <w:r w:rsidRPr="00903DBA">
              <w:rPr>
                <w:noProof/>
                <w:webHidden/>
              </w:rPr>
              <w:t>141</w:t>
            </w:r>
            <w:r w:rsidRPr="00903DBA">
              <w:rPr>
                <w:noProof/>
                <w:webHidden/>
              </w:rPr>
              <w:fldChar w:fldCharType="end"/>
            </w:r>
          </w:hyperlink>
        </w:p>
        <w:p w14:paraId="1D433512" w14:textId="05578C6B" w:rsidR="00DD6D68" w:rsidRPr="00903DBA" w:rsidRDefault="00DD6D68">
          <w:pPr>
            <w:pStyle w:val="Innehll2"/>
            <w:tabs>
              <w:tab w:val="left" w:pos="880"/>
              <w:tab w:val="right" w:leader="dot" w:pos="9350"/>
            </w:tabs>
            <w:rPr>
              <w:rFonts w:asciiTheme="minorHAnsi" w:eastAsiaTheme="minorEastAsia" w:hAnsiTheme="minorHAnsi"/>
              <w:noProof/>
              <w:color w:val="auto"/>
              <w:lang w:eastAsia="sv-SE"/>
            </w:rPr>
          </w:pPr>
          <w:hyperlink w:anchor="_Toc57656045" w:history="1">
            <w:r w:rsidRPr="00903DBA">
              <w:rPr>
                <w:rStyle w:val="Hyperlnk"/>
                <w:noProof/>
              </w:rPr>
              <w:t>6.1.</w:t>
            </w:r>
            <w:r w:rsidRPr="00903DBA">
              <w:rPr>
                <w:rFonts w:asciiTheme="minorHAnsi" w:eastAsiaTheme="minorEastAsia" w:hAnsiTheme="minorHAnsi"/>
                <w:noProof/>
                <w:color w:val="auto"/>
                <w:lang w:eastAsia="sv-SE"/>
              </w:rPr>
              <w:tab/>
            </w:r>
            <w:r w:rsidRPr="00903DBA">
              <w:rPr>
                <w:rStyle w:val="Hyperlnk"/>
                <w:noProof/>
              </w:rPr>
              <w:t>Type Size</w:t>
            </w:r>
            <w:r w:rsidRPr="00903DBA">
              <w:rPr>
                <w:noProof/>
                <w:webHidden/>
              </w:rPr>
              <w:tab/>
            </w:r>
            <w:r w:rsidRPr="00903DBA">
              <w:rPr>
                <w:noProof/>
                <w:webHidden/>
              </w:rPr>
              <w:fldChar w:fldCharType="begin"/>
            </w:r>
            <w:r w:rsidRPr="00903DBA">
              <w:rPr>
                <w:noProof/>
                <w:webHidden/>
              </w:rPr>
              <w:instrText xml:space="preserve"> PAGEREF _Toc57656045 \h </w:instrText>
            </w:r>
            <w:r w:rsidRPr="00903DBA">
              <w:rPr>
                <w:noProof/>
                <w:webHidden/>
              </w:rPr>
            </w:r>
            <w:r w:rsidRPr="00903DBA">
              <w:rPr>
                <w:noProof/>
                <w:webHidden/>
              </w:rPr>
              <w:fldChar w:fldCharType="separate"/>
            </w:r>
            <w:r w:rsidRPr="00903DBA">
              <w:rPr>
                <w:noProof/>
                <w:webHidden/>
              </w:rPr>
              <w:t>152</w:t>
            </w:r>
            <w:r w:rsidRPr="00903DBA">
              <w:rPr>
                <w:noProof/>
                <w:webHidden/>
              </w:rPr>
              <w:fldChar w:fldCharType="end"/>
            </w:r>
          </w:hyperlink>
        </w:p>
        <w:p w14:paraId="3657C55D" w14:textId="2FCC7201" w:rsidR="00DD6D68" w:rsidRPr="00903DBA" w:rsidRDefault="00DD6D68">
          <w:pPr>
            <w:pStyle w:val="Innehll2"/>
            <w:tabs>
              <w:tab w:val="left" w:pos="880"/>
              <w:tab w:val="right" w:leader="dot" w:pos="9350"/>
            </w:tabs>
            <w:rPr>
              <w:rFonts w:asciiTheme="minorHAnsi" w:eastAsiaTheme="minorEastAsia" w:hAnsiTheme="minorHAnsi"/>
              <w:noProof/>
              <w:color w:val="auto"/>
              <w:lang w:eastAsia="sv-SE"/>
            </w:rPr>
          </w:pPr>
          <w:hyperlink w:anchor="_Toc57656046" w:history="1">
            <w:r w:rsidRPr="00903DBA">
              <w:rPr>
                <w:rStyle w:val="Hyperlnk"/>
                <w:noProof/>
              </w:rPr>
              <w:t>6.2.</w:t>
            </w:r>
            <w:r w:rsidRPr="00903DBA">
              <w:rPr>
                <w:rFonts w:asciiTheme="minorHAnsi" w:eastAsiaTheme="minorEastAsia" w:hAnsiTheme="minorHAnsi"/>
                <w:noProof/>
                <w:color w:val="auto"/>
                <w:lang w:eastAsia="sv-SE"/>
              </w:rPr>
              <w:tab/>
            </w:r>
            <w:r w:rsidRPr="00903DBA">
              <w:rPr>
                <w:rStyle w:val="Hyperlnk"/>
                <w:noProof/>
              </w:rPr>
              <w:t>Type Cast</w:t>
            </w:r>
            <w:r w:rsidRPr="00903DBA">
              <w:rPr>
                <w:noProof/>
                <w:webHidden/>
              </w:rPr>
              <w:tab/>
            </w:r>
            <w:r w:rsidRPr="00903DBA">
              <w:rPr>
                <w:noProof/>
                <w:webHidden/>
              </w:rPr>
              <w:fldChar w:fldCharType="begin"/>
            </w:r>
            <w:r w:rsidRPr="00903DBA">
              <w:rPr>
                <w:noProof/>
                <w:webHidden/>
              </w:rPr>
              <w:instrText xml:space="preserve"> PAGEREF _Toc57656046 \h </w:instrText>
            </w:r>
            <w:r w:rsidRPr="00903DBA">
              <w:rPr>
                <w:noProof/>
                <w:webHidden/>
              </w:rPr>
            </w:r>
            <w:r w:rsidRPr="00903DBA">
              <w:rPr>
                <w:noProof/>
                <w:webHidden/>
              </w:rPr>
              <w:fldChar w:fldCharType="separate"/>
            </w:r>
            <w:r w:rsidRPr="00903DBA">
              <w:rPr>
                <w:noProof/>
                <w:webHidden/>
              </w:rPr>
              <w:t>155</w:t>
            </w:r>
            <w:r w:rsidRPr="00903DBA">
              <w:rPr>
                <w:noProof/>
                <w:webHidden/>
              </w:rPr>
              <w:fldChar w:fldCharType="end"/>
            </w:r>
          </w:hyperlink>
        </w:p>
        <w:p w14:paraId="603B41BF" w14:textId="332D6028" w:rsidR="00DD6D68" w:rsidRPr="00903DBA" w:rsidRDefault="00DD6D68">
          <w:pPr>
            <w:pStyle w:val="Innehll2"/>
            <w:tabs>
              <w:tab w:val="left" w:pos="880"/>
              <w:tab w:val="right" w:leader="dot" w:pos="9350"/>
            </w:tabs>
            <w:rPr>
              <w:rFonts w:asciiTheme="minorHAnsi" w:eastAsiaTheme="minorEastAsia" w:hAnsiTheme="minorHAnsi"/>
              <w:noProof/>
              <w:color w:val="auto"/>
              <w:lang w:eastAsia="sv-SE"/>
            </w:rPr>
          </w:pPr>
          <w:hyperlink w:anchor="_Toc57656047" w:history="1">
            <w:r w:rsidRPr="00903DBA">
              <w:rPr>
                <w:rStyle w:val="Hyperlnk"/>
                <w:noProof/>
              </w:rPr>
              <w:t>6.3.</w:t>
            </w:r>
            <w:r w:rsidRPr="00903DBA">
              <w:rPr>
                <w:rFonts w:asciiTheme="minorHAnsi" w:eastAsiaTheme="minorEastAsia" w:hAnsiTheme="minorHAnsi"/>
                <w:noProof/>
                <w:color w:val="auto"/>
                <w:lang w:eastAsia="sv-SE"/>
              </w:rPr>
              <w:tab/>
            </w:r>
            <w:r w:rsidRPr="00903DBA">
              <w:rPr>
                <w:rStyle w:val="Hyperlnk"/>
                <w:noProof/>
              </w:rPr>
              <w:t>Type Promotion</w:t>
            </w:r>
            <w:r w:rsidRPr="00903DBA">
              <w:rPr>
                <w:noProof/>
                <w:webHidden/>
              </w:rPr>
              <w:tab/>
            </w:r>
            <w:r w:rsidRPr="00903DBA">
              <w:rPr>
                <w:noProof/>
                <w:webHidden/>
              </w:rPr>
              <w:fldChar w:fldCharType="begin"/>
            </w:r>
            <w:r w:rsidRPr="00903DBA">
              <w:rPr>
                <w:noProof/>
                <w:webHidden/>
              </w:rPr>
              <w:instrText xml:space="preserve"> PAGEREF _Toc57656047 \h </w:instrText>
            </w:r>
            <w:r w:rsidRPr="00903DBA">
              <w:rPr>
                <w:noProof/>
                <w:webHidden/>
              </w:rPr>
            </w:r>
            <w:r w:rsidRPr="00903DBA">
              <w:rPr>
                <w:noProof/>
                <w:webHidden/>
              </w:rPr>
              <w:fldChar w:fldCharType="separate"/>
            </w:r>
            <w:r w:rsidRPr="00903DBA">
              <w:rPr>
                <w:noProof/>
                <w:webHidden/>
              </w:rPr>
              <w:t>160</w:t>
            </w:r>
            <w:r w:rsidRPr="00903DBA">
              <w:rPr>
                <w:noProof/>
                <w:webHidden/>
              </w:rPr>
              <w:fldChar w:fldCharType="end"/>
            </w:r>
          </w:hyperlink>
        </w:p>
        <w:p w14:paraId="5C5628BB" w14:textId="053F69B4" w:rsidR="00DD6D68" w:rsidRPr="00903DBA" w:rsidRDefault="00DD6D68">
          <w:pPr>
            <w:pStyle w:val="Innehll1"/>
            <w:rPr>
              <w:rFonts w:asciiTheme="minorHAnsi" w:eastAsiaTheme="minorEastAsia" w:hAnsiTheme="minorHAnsi"/>
              <w:noProof/>
              <w:color w:val="auto"/>
              <w:lang w:eastAsia="sv-SE"/>
            </w:rPr>
          </w:pPr>
          <w:hyperlink w:anchor="_Toc57656048" w:history="1">
            <w:r w:rsidRPr="00903DBA">
              <w:rPr>
                <w:rStyle w:val="Hyperlnk"/>
                <w:noProof/>
              </w:rPr>
              <w:t>7.</w:t>
            </w:r>
            <w:r w:rsidRPr="00903DBA">
              <w:rPr>
                <w:rFonts w:asciiTheme="minorHAnsi" w:eastAsiaTheme="minorEastAsia" w:hAnsiTheme="minorHAnsi"/>
                <w:noProof/>
                <w:color w:val="auto"/>
                <w:lang w:eastAsia="sv-SE"/>
              </w:rPr>
              <w:tab/>
            </w:r>
            <w:r w:rsidRPr="00903DBA">
              <w:rPr>
                <w:rStyle w:val="Hyperlnk"/>
                <w:noProof/>
              </w:rPr>
              <w:t>Constant Expression</w:t>
            </w:r>
            <w:r w:rsidRPr="00903DBA">
              <w:rPr>
                <w:noProof/>
                <w:webHidden/>
              </w:rPr>
              <w:tab/>
            </w:r>
            <w:r w:rsidRPr="00903DBA">
              <w:rPr>
                <w:noProof/>
                <w:webHidden/>
              </w:rPr>
              <w:fldChar w:fldCharType="begin"/>
            </w:r>
            <w:r w:rsidRPr="00903DBA">
              <w:rPr>
                <w:noProof/>
                <w:webHidden/>
              </w:rPr>
              <w:instrText xml:space="preserve"> PAGEREF _Toc57656048 \h </w:instrText>
            </w:r>
            <w:r w:rsidRPr="00903DBA">
              <w:rPr>
                <w:noProof/>
                <w:webHidden/>
              </w:rPr>
            </w:r>
            <w:r w:rsidRPr="00903DBA">
              <w:rPr>
                <w:noProof/>
                <w:webHidden/>
              </w:rPr>
              <w:fldChar w:fldCharType="separate"/>
            </w:r>
            <w:r w:rsidRPr="00903DBA">
              <w:rPr>
                <w:noProof/>
                <w:webHidden/>
              </w:rPr>
              <w:t>162</w:t>
            </w:r>
            <w:r w:rsidRPr="00903DBA">
              <w:rPr>
                <w:noProof/>
                <w:webHidden/>
              </w:rPr>
              <w:fldChar w:fldCharType="end"/>
            </w:r>
          </w:hyperlink>
        </w:p>
        <w:p w14:paraId="706580CC" w14:textId="23967546" w:rsidR="00DD6D68" w:rsidRPr="00903DBA" w:rsidRDefault="00DD6D68">
          <w:pPr>
            <w:pStyle w:val="Innehll2"/>
            <w:tabs>
              <w:tab w:val="left" w:pos="880"/>
              <w:tab w:val="right" w:leader="dot" w:pos="9350"/>
            </w:tabs>
            <w:rPr>
              <w:rFonts w:asciiTheme="minorHAnsi" w:eastAsiaTheme="minorEastAsia" w:hAnsiTheme="minorHAnsi"/>
              <w:noProof/>
              <w:color w:val="auto"/>
              <w:lang w:eastAsia="sv-SE"/>
            </w:rPr>
          </w:pPr>
          <w:hyperlink w:anchor="_Toc57656049" w:history="1">
            <w:r w:rsidRPr="00903DBA">
              <w:rPr>
                <w:rStyle w:val="Hyperlnk"/>
                <w:noProof/>
                <w:highlight w:val="white"/>
              </w:rPr>
              <w:t>7.1.</w:t>
            </w:r>
            <w:r w:rsidRPr="00903DBA">
              <w:rPr>
                <w:rFonts w:asciiTheme="minorHAnsi" w:eastAsiaTheme="minorEastAsia" w:hAnsiTheme="minorHAnsi"/>
                <w:noProof/>
                <w:color w:val="auto"/>
                <w:lang w:eastAsia="sv-SE"/>
              </w:rPr>
              <w:tab/>
            </w:r>
            <w:r w:rsidRPr="00903DBA">
              <w:rPr>
                <w:rStyle w:val="Hyperlnk"/>
                <w:noProof/>
                <w:highlight w:val="white"/>
              </w:rPr>
              <w:t>Relation Expressions</w:t>
            </w:r>
            <w:r w:rsidRPr="00903DBA">
              <w:rPr>
                <w:noProof/>
                <w:webHidden/>
              </w:rPr>
              <w:tab/>
            </w:r>
            <w:r w:rsidRPr="00903DBA">
              <w:rPr>
                <w:noProof/>
                <w:webHidden/>
              </w:rPr>
              <w:fldChar w:fldCharType="begin"/>
            </w:r>
            <w:r w:rsidRPr="00903DBA">
              <w:rPr>
                <w:noProof/>
                <w:webHidden/>
              </w:rPr>
              <w:instrText xml:space="preserve"> PAGEREF _Toc57656049 \h </w:instrText>
            </w:r>
            <w:r w:rsidRPr="00903DBA">
              <w:rPr>
                <w:noProof/>
                <w:webHidden/>
              </w:rPr>
            </w:r>
            <w:r w:rsidRPr="00903DBA">
              <w:rPr>
                <w:noProof/>
                <w:webHidden/>
              </w:rPr>
              <w:fldChar w:fldCharType="separate"/>
            </w:r>
            <w:r w:rsidRPr="00903DBA">
              <w:rPr>
                <w:noProof/>
                <w:webHidden/>
              </w:rPr>
              <w:t>162</w:t>
            </w:r>
            <w:r w:rsidRPr="00903DBA">
              <w:rPr>
                <w:noProof/>
                <w:webHidden/>
              </w:rPr>
              <w:fldChar w:fldCharType="end"/>
            </w:r>
          </w:hyperlink>
        </w:p>
        <w:p w14:paraId="010AFD69" w14:textId="53860DCF" w:rsidR="00DD6D68" w:rsidRPr="00903DBA" w:rsidRDefault="00DD6D68">
          <w:pPr>
            <w:pStyle w:val="Innehll2"/>
            <w:tabs>
              <w:tab w:val="left" w:pos="880"/>
              <w:tab w:val="right" w:leader="dot" w:pos="9350"/>
            </w:tabs>
            <w:rPr>
              <w:rFonts w:asciiTheme="minorHAnsi" w:eastAsiaTheme="minorEastAsia" w:hAnsiTheme="minorHAnsi"/>
              <w:noProof/>
              <w:color w:val="auto"/>
              <w:lang w:eastAsia="sv-SE"/>
            </w:rPr>
          </w:pPr>
          <w:hyperlink w:anchor="_Toc57656050" w:history="1">
            <w:r w:rsidRPr="00903DBA">
              <w:rPr>
                <w:rStyle w:val="Hyperlnk"/>
                <w:noProof/>
                <w:highlight w:val="white"/>
              </w:rPr>
              <w:t>7.2.</w:t>
            </w:r>
            <w:r w:rsidRPr="00903DBA">
              <w:rPr>
                <w:rFonts w:asciiTheme="minorHAnsi" w:eastAsiaTheme="minorEastAsia" w:hAnsiTheme="minorHAnsi"/>
                <w:noProof/>
                <w:color w:val="auto"/>
                <w:lang w:eastAsia="sv-SE"/>
              </w:rPr>
              <w:tab/>
            </w:r>
            <w:r w:rsidRPr="00903DBA">
              <w:rPr>
                <w:rStyle w:val="Hyperlnk"/>
                <w:noProof/>
                <w:highlight w:val="white"/>
              </w:rPr>
              <w:t>Arithmetic Expressions</w:t>
            </w:r>
            <w:r w:rsidRPr="00903DBA">
              <w:rPr>
                <w:noProof/>
                <w:webHidden/>
              </w:rPr>
              <w:tab/>
            </w:r>
            <w:r w:rsidRPr="00903DBA">
              <w:rPr>
                <w:noProof/>
                <w:webHidden/>
              </w:rPr>
              <w:fldChar w:fldCharType="begin"/>
            </w:r>
            <w:r w:rsidRPr="00903DBA">
              <w:rPr>
                <w:noProof/>
                <w:webHidden/>
              </w:rPr>
              <w:instrText xml:space="preserve"> PAGEREF _Toc57656050 \h </w:instrText>
            </w:r>
            <w:r w:rsidRPr="00903DBA">
              <w:rPr>
                <w:noProof/>
                <w:webHidden/>
              </w:rPr>
            </w:r>
            <w:r w:rsidRPr="00903DBA">
              <w:rPr>
                <w:noProof/>
                <w:webHidden/>
              </w:rPr>
              <w:fldChar w:fldCharType="separate"/>
            </w:r>
            <w:r w:rsidRPr="00903DBA">
              <w:rPr>
                <w:noProof/>
                <w:webHidden/>
              </w:rPr>
              <w:t>166</w:t>
            </w:r>
            <w:r w:rsidRPr="00903DBA">
              <w:rPr>
                <w:noProof/>
                <w:webHidden/>
              </w:rPr>
              <w:fldChar w:fldCharType="end"/>
            </w:r>
          </w:hyperlink>
        </w:p>
        <w:p w14:paraId="1DA85CD2" w14:textId="23C26964" w:rsidR="00DD6D68" w:rsidRPr="00903DBA" w:rsidRDefault="00DD6D68">
          <w:pPr>
            <w:pStyle w:val="Innehll2"/>
            <w:tabs>
              <w:tab w:val="left" w:pos="880"/>
              <w:tab w:val="right" w:leader="dot" w:pos="9350"/>
            </w:tabs>
            <w:rPr>
              <w:rFonts w:asciiTheme="minorHAnsi" w:eastAsiaTheme="minorEastAsia" w:hAnsiTheme="minorHAnsi"/>
              <w:noProof/>
              <w:color w:val="auto"/>
              <w:lang w:eastAsia="sv-SE"/>
            </w:rPr>
          </w:pPr>
          <w:hyperlink w:anchor="_Toc57656051" w:history="1">
            <w:r w:rsidRPr="00903DBA">
              <w:rPr>
                <w:rStyle w:val="Hyperlnk"/>
                <w:noProof/>
                <w:highlight w:val="white"/>
              </w:rPr>
              <w:t>7.3.</w:t>
            </w:r>
            <w:r w:rsidRPr="00903DBA">
              <w:rPr>
                <w:rFonts w:asciiTheme="minorHAnsi" w:eastAsiaTheme="minorEastAsia" w:hAnsiTheme="minorHAnsi"/>
                <w:noProof/>
                <w:color w:val="auto"/>
                <w:lang w:eastAsia="sv-SE"/>
              </w:rPr>
              <w:tab/>
            </w:r>
            <w:r w:rsidRPr="00903DBA">
              <w:rPr>
                <w:rStyle w:val="Hyperlnk"/>
                <w:noProof/>
                <w:highlight w:val="white"/>
              </w:rPr>
              <w:t>Constant Type Cast</w:t>
            </w:r>
            <w:r w:rsidRPr="00903DBA">
              <w:rPr>
                <w:noProof/>
                <w:webHidden/>
              </w:rPr>
              <w:tab/>
            </w:r>
            <w:r w:rsidRPr="00903DBA">
              <w:rPr>
                <w:noProof/>
                <w:webHidden/>
              </w:rPr>
              <w:fldChar w:fldCharType="begin"/>
            </w:r>
            <w:r w:rsidRPr="00903DBA">
              <w:rPr>
                <w:noProof/>
                <w:webHidden/>
              </w:rPr>
              <w:instrText xml:space="preserve"> PAGEREF _Toc57656051 \h </w:instrText>
            </w:r>
            <w:r w:rsidRPr="00903DBA">
              <w:rPr>
                <w:noProof/>
                <w:webHidden/>
              </w:rPr>
            </w:r>
            <w:r w:rsidRPr="00903DBA">
              <w:rPr>
                <w:noProof/>
                <w:webHidden/>
              </w:rPr>
              <w:fldChar w:fldCharType="separate"/>
            </w:r>
            <w:r w:rsidRPr="00903DBA">
              <w:rPr>
                <w:noProof/>
                <w:webHidden/>
              </w:rPr>
              <w:t>172</w:t>
            </w:r>
            <w:r w:rsidRPr="00903DBA">
              <w:rPr>
                <w:noProof/>
                <w:webHidden/>
              </w:rPr>
              <w:fldChar w:fldCharType="end"/>
            </w:r>
          </w:hyperlink>
        </w:p>
        <w:p w14:paraId="5EFD9631" w14:textId="7057AC8E" w:rsidR="00DD6D68" w:rsidRPr="00903DBA" w:rsidRDefault="00DD6D68">
          <w:pPr>
            <w:pStyle w:val="Innehll1"/>
            <w:rPr>
              <w:rFonts w:asciiTheme="minorHAnsi" w:eastAsiaTheme="minorEastAsia" w:hAnsiTheme="minorHAnsi"/>
              <w:noProof/>
              <w:color w:val="auto"/>
              <w:lang w:eastAsia="sv-SE"/>
            </w:rPr>
          </w:pPr>
          <w:hyperlink w:anchor="_Toc57656052" w:history="1">
            <w:r w:rsidRPr="00903DBA">
              <w:rPr>
                <w:rStyle w:val="Hyperlnk"/>
                <w:noProof/>
              </w:rPr>
              <w:t>8.</w:t>
            </w:r>
            <w:r w:rsidRPr="00903DBA">
              <w:rPr>
                <w:rFonts w:asciiTheme="minorHAnsi" w:eastAsiaTheme="minorEastAsia" w:hAnsiTheme="minorHAnsi"/>
                <w:noProof/>
                <w:color w:val="auto"/>
                <w:lang w:eastAsia="sv-SE"/>
              </w:rPr>
              <w:tab/>
            </w:r>
            <w:r w:rsidRPr="00903DBA">
              <w:rPr>
                <w:rStyle w:val="Hyperlnk"/>
                <w:noProof/>
              </w:rPr>
              <w:t>Static Address Expression</w:t>
            </w:r>
            <w:r w:rsidRPr="00903DBA">
              <w:rPr>
                <w:noProof/>
                <w:webHidden/>
              </w:rPr>
              <w:tab/>
            </w:r>
            <w:r w:rsidRPr="00903DBA">
              <w:rPr>
                <w:noProof/>
                <w:webHidden/>
              </w:rPr>
              <w:fldChar w:fldCharType="begin"/>
            </w:r>
            <w:r w:rsidRPr="00903DBA">
              <w:rPr>
                <w:noProof/>
                <w:webHidden/>
              </w:rPr>
              <w:instrText xml:space="preserve"> PAGEREF _Toc57656052 \h </w:instrText>
            </w:r>
            <w:r w:rsidRPr="00903DBA">
              <w:rPr>
                <w:noProof/>
                <w:webHidden/>
              </w:rPr>
            </w:r>
            <w:r w:rsidRPr="00903DBA">
              <w:rPr>
                <w:noProof/>
                <w:webHidden/>
              </w:rPr>
              <w:fldChar w:fldCharType="separate"/>
            </w:r>
            <w:r w:rsidRPr="00903DBA">
              <w:rPr>
                <w:noProof/>
                <w:webHidden/>
              </w:rPr>
              <w:t>176</w:t>
            </w:r>
            <w:r w:rsidRPr="00903DBA">
              <w:rPr>
                <w:noProof/>
                <w:webHidden/>
              </w:rPr>
              <w:fldChar w:fldCharType="end"/>
            </w:r>
          </w:hyperlink>
        </w:p>
        <w:p w14:paraId="4177BA18" w14:textId="0AE223C7" w:rsidR="00DD6D68" w:rsidRPr="00903DBA" w:rsidRDefault="00DD6D68">
          <w:pPr>
            <w:pStyle w:val="Innehll1"/>
            <w:rPr>
              <w:rFonts w:asciiTheme="minorHAnsi" w:eastAsiaTheme="minorEastAsia" w:hAnsiTheme="minorHAnsi"/>
              <w:noProof/>
              <w:color w:val="auto"/>
              <w:lang w:eastAsia="sv-SE"/>
            </w:rPr>
          </w:pPr>
          <w:hyperlink w:anchor="_Toc57656053" w:history="1">
            <w:r w:rsidRPr="00903DBA">
              <w:rPr>
                <w:rStyle w:val="Hyperlnk"/>
                <w:noProof/>
              </w:rPr>
              <w:t>9.</w:t>
            </w:r>
            <w:r w:rsidRPr="00903DBA">
              <w:rPr>
                <w:rFonts w:asciiTheme="minorHAnsi" w:eastAsiaTheme="minorEastAsia" w:hAnsiTheme="minorHAnsi"/>
                <w:noProof/>
                <w:color w:val="auto"/>
                <w:lang w:eastAsia="sv-SE"/>
              </w:rPr>
              <w:tab/>
            </w:r>
            <w:r w:rsidRPr="00903DBA">
              <w:rPr>
                <w:rStyle w:val="Hyperlnk"/>
                <w:noProof/>
              </w:rPr>
              <w:t>Initialization</w:t>
            </w:r>
            <w:r w:rsidRPr="00903DBA">
              <w:rPr>
                <w:noProof/>
                <w:webHidden/>
              </w:rPr>
              <w:tab/>
            </w:r>
            <w:r w:rsidRPr="00903DBA">
              <w:rPr>
                <w:noProof/>
                <w:webHidden/>
              </w:rPr>
              <w:fldChar w:fldCharType="begin"/>
            </w:r>
            <w:r w:rsidRPr="00903DBA">
              <w:rPr>
                <w:noProof/>
                <w:webHidden/>
              </w:rPr>
              <w:instrText xml:space="preserve"> PAGEREF _Toc57656053 \h </w:instrText>
            </w:r>
            <w:r w:rsidRPr="00903DBA">
              <w:rPr>
                <w:noProof/>
                <w:webHidden/>
              </w:rPr>
            </w:r>
            <w:r w:rsidRPr="00903DBA">
              <w:rPr>
                <w:noProof/>
                <w:webHidden/>
              </w:rPr>
              <w:fldChar w:fldCharType="separate"/>
            </w:r>
            <w:r w:rsidRPr="00903DBA">
              <w:rPr>
                <w:noProof/>
                <w:webHidden/>
              </w:rPr>
              <w:t>180</w:t>
            </w:r>
            <w:r w:rsidRPr="00903DBA">
              <w:rPr>
                <w:noProof/>
                <w:webHidden/>
              </w:rPr>
              <w:fldChar w:fldCharType="end"/>
            </w:r>
          </w:hyperlink>
        </w:p>
        <w:p w14:paraId="292AF640" w14:textId="4F2BF6AF"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54" w:history="1">
            <w:r w:rsidRPr="00903DBA">
              <w:rPr>
                <w:rStyle w:val="Hyperlnk"/>
                <w:noProof/>
              </w:rPr>
              <w:t>9.1.1.</w:t>
            </w:r>
            <w:r w:rsidRPr="00903DBA">
              <w:rPr>
                <w:rFonts w:asciiTheme="minorHAnsi" w:eastAsiaTheme="minorEastAsia" w:hAnsiTheme="minorHAnsi"/>
                <w:noProof/>
                <w:color w:val="auto"/>
                <w:lang w:eastAsia="sv-SE"/>
              </w:rPr>
              <w:tab/>
            </w:r>
            <w:r w:rsidRPr="00903DBA">
              <w:rPr>
                <w:rStyle w:val="Hyperlnk"/>
                <w:noProof/>
              </w:rPr>
              <w:t>Auto Initialization</w:t>
            </w:r>
            <w:r w:rsidRPr="00903DBA">
              <w:rPr>
                <w:noProof/>
                <w:webHidden/>
              </w:rPr>
              <w:tab/>
            </w:r>
            <w:r w:rsidRPr="00903DBA">
              <w:rPr>
                <w:noProof/>
                <w:webHidden/>
              </w:rPr>
              <w:fldChar w:fldCharType="begin"/>
            </w:r>
            <w:r w:rsidRPr="00903DBA">
              <w:rPr>
                <w:noProof/>
                <w:webHidden/>
              </w:rPr>
              <w:instrText xml:space="preserve"> PAGEREF _Toc57656054 \h </w:instrText>
            </w:r>
            <w:r w:rsidRPr="00903DBA">
              <w:rPr>
                <w:noProof/>
                <w:webHidden/>
              </w:rPr>
            </w:r>
            <w:r w:rsidRPr="00903DBA">
              <w:rPr>
                <w:noProof/>
                <w:webHidden/>
              </w:rPr>
              <w:fldChar w:fldCharType="separate"/>
            </w:r>
            <w:r w:rsidRPr="00903DBA">
              <w:rPr>
                <w:noProof/>
                <w:webHidden/>
              </w:rPr>
              <w:t>180</w:t>
            </w:r>
            <w:r w:rsidRPr="00903DBA">
              <w:rPr>
                <w:noProof/>
                <w:webHidden/>
              </w:rPr>
              <w:fldChar w:fldCharType="end"/>
            </w:r>
          </w:hyperlink>
        </w:p>
        <w:p w14:paraId="7035AC52" w14:textId="49E72F24"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55" w:history="1">
            <w:r w:rsidRPr="00903DBA">
              <w:rPr>
                <w:rStyle w:val="Hyperlnk"/>
                <w:noProof/>
              </w:rPr>
              <w:t>9.1.1.</w:t>
            </w:r>
            <w:r w:rsidRPr="00903DBA">
              <w:rPr>
                <w:rFonts w:asciiTheme="minorHAnsi" w:eastAsiaTheme="minorEastAsia" w:hAnsiTheme="minorHAnsi"/>
                <w:noProof/>
                <w:color w:val="auto"/>
                <w:lang w:eastAsia="sv-SE"/>
              </w:rPr>
              <w:tab/>
            </w:r>
            <w:r w:rsidRPr="00903DBA">
              <w:rPr>
                <w:rStyle w:val="Hyperlnk"/>
                <w:noProof/>
              </w:rPr>
              <w:t>Static Initialization</w:t>
            </w:r>
            <w:r w:rsidRPr="00903DBA">
              <w:rPr>
                <w:noProof/>
                <w:webHidden/>
              </w:rPr>
              <w:tab/>
            </w:r>
            <w:r w:rsidRPr="00903DBA">
              <w:rPr>
                <w:noProof/>
                <w:webHidden/>
              </w:rPr>
              <w:fldChar w:fldCharType="begin"/>
            </w:r>
            <w:r w:rsidRPr="00903DBA">
              <w:rPr>
                <w:noProof/>
                <w:webHidden/>
              </w:rPr>
              <w:instrText xml:space="preserve"> PAGEREF _Toc57656055 \h </w:instrText>
            </w:r>
            <w:r w:rsidRPr="00903DBA">
              <w:rPr>
                <w:noProof/>
                <w:webHidden/>
              </w:rPr>
            </w:r>
            <w:r w:rsidRPr="00903DBA">
              <w:rPr>
                <w:noProof/>
                <w:webHidden/>
              </w:rPr>
              <w:fldChar w:fldCharType="separate"/>
            </w:r>
            <w:r w:rsidRPr="00903DBA">
              <w:rPr>
                <w:noProof/>
                <w:webHidden/>
              </w:rPr>
              <w:t>183</w:t>
            </w:r>
            <w:r w:rsidRPr="00903DBA">
              <w:rPr>
                <w:noProof/>
                <w:webHidden/>
              </w:rPr>
              <w:fldChar w:fldCharType="end"/>
            </w:r>
          </w:hyperlink>
        </w:p>
        <w:p w14:paraId="5620B309" w14:textId="79B55C12"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56" w:history="1">
            <w:r w:rsidRPr="00903DBA">
              <w:rPr>
                <w:rStyle w:val="Hyperlnk"/>
                <w:noProof/>
                <w:highlight w:val="white"/>
              </w:rPr>
              <w:t>9.1.2.</w:t>
            </w:r>
            <w:r w:rsidRPr="00903DBA">
              <w:rPr>
                <w:rFonts w:asciiTheme="minorHAnsi" w:eastAsiaTheme="minorEastAsia" w:hAnsiTheme="minorHAnsi"/>
                <w:noProof/>
                <w:color w:val="auto"/>
                <w:lang w:eastAsia="sv-SE"/>
              </w:rPr>
              <w:tab/>
            </w:r>
            <w:r w:rsidRPr="00903DBA">
              <w:rPr>
                <w:rStyle w:val="Hyperlnk"/>
                <w:bCs/>
                <w:noProof/>
                <w:highlight w:val="white"/>
              </w:rPr>
              <w:t>Modify Initializer</w:t>
            </w:r>
            <w:r w:rsidRPr="00903DBA">
              <w:rPr>
                <w:noProof/>
                <w:webHidden/>
              </w:rPr>
              <w:tab/>
            </w:r>
            <w:r w:rsidRPr="00903DBA">
              <w:rPr>
                <w:noProof/>
                <w:webHidden/>
              </w:rPr>
              <w:fldChar w:fldCharType="begin"/>
            </w:r>
            <w:r w:rsidRPr="00903DBA">
              <w:rPr>
                <w:noProof/>
                <w:webHidden/>
              </w:rPr>
              <w:instrText xml:space="preserve"> PAGEREF _Toc57656056 \h </w:instrText>
            </w:r>
            <w:r w:rsidRPr="00903DBA">
              <w:rPr>
                <w:noProof/>
                <w:webHidden/>
              </w:rPr>
            </w:r>
            <w:r w:rsidRPr="00903DBA">
              <w:rPr>
                <w:noProof/>
                <w:webHidden/>
              </w:rPr>
              <w:fldChar w:fldCharType="separate"/>
            </w:r>
            <w:r w:rsidRPr="00903DBA">
              <w:rPr>
                <w:noProof/>
                <w:webHidden/>
              </w:rPr>
              <w:t>186</w:t>
            </w:r>
            <w:r w:rsidRPr="00903DBA">
              <w:rPr>
                <w:noProof/>
                <w:webHidden/>
              </w:rPr>
              <w:fldChar w:fldCharType="end"/>
            </w:r>
          </w:hyperlink>
        </w:p>
        <w:p w14:paraId="3F8133D1" w14:textId="05B56FA3" w:rsidR="00DD6D68" w:rsidRPr="00903DBA" w:rsidRDefault="00DD6D68">
          <w:pPr>
            <w:pStyle w:val="Innehll1"/>
            <w:rPr>
              <w:rFonts w:asciiTheme="minorHAnsi" w:eastAsiaTheme="minorEastAsia" w:hAnsiTheme="minorHAnsi"/>
              <w:noProof/>
              <w:color w:val="auto"/>
              <w:lang w:eastAsia="sv-SE"/>
            </w:rPr>
          </w:pPr>
          <w:hyperlink w:anchor="_Toc57656057" w:history="1">
            <w:r w:rsidRPr="00903DBA">
              <w:rPr>
                <w:rStyle w:val="Hyperlnk"/>
                <w:noProof/>
              </w:rPr>
              <w:t>10.</w:t>
            </w:r>
            <w:r w:rsidRPr="00903DBA">
              <w:rPr>
                <w:rFonts w:asciiTheme="minorHAnsi" w:eastAsiaTheme="minorEastAsia" w:hAnsiTheme="minorHAnsi"/>
                <w:noProof/>
                <w:color w:val="auto"/>
                <w:lang w:eastAsia="sv-SE"/>
              </w:rPr>
              <w:tab/>
            </w:r>
            <w:r w:rsidRPr="00903DBA">
              <w:rPr>
                <w:rStyle w:val="Hyperlnk"/>
                <w:noProof/>
              </w:rPr>
              <w:t>Middle Code Optimization</w:t>
            </w:r>
            <w:r w:rsidRPr="00903DBA">
              <w:rPr>
                <w:noProof/>
                <w:webHidden/>
              </w:rPr>
              <w:tab/>
            </w:r>
            <w:r w:rsidRPr="00903DBA">
              <w:rPr>
                <w:noProof/>
                <w:webHidden/>
              </w:rPr>
              <w:fldChar w:fldCharType="begin"/>
            </w:r>
            <w:r w:rsidRPr="00903DBA">
              <w:rPr>
                <w:noProof/>
                <w:webHidden/>
              </w:rPr>
              <w:instrText xml:space="preserve"> PAGEREF _Toc57656057 \h </w:instrText>
            </w:r>
            <w:r w:rsidRPr="00903DBA">
              <w:rPr>
                <w:noProof/>
                <w:webHidden/>
              </w:rPr>
            </w:r>
            <w:r w:rsidRPr="00903DBA">
              <w:rPr>
                <w:noProof/>
                <w:webHidden/>
              </w:rPr>
              <w:fldChar w:fldCharType="separate"/>
            </w:r>
            <w:r w:rsidRPr="00903DBA">
              <w:rPr>
                <w:noProof/>
                <w:webHidden/>
              </w:rPr>
              <w:t>189</w:t>
            </w:r>
            <w:r w:rsidRPr="00903DBA">
              <w:rPr>
                <w:noProof/>
                <w:webHidden/>
              </w:rPr>
              <w:fldChar w:fldCharType="end"/>
            </w:r>
          </w:hyperlink>
        </w:p>
        <w:p w14:paraId="5AADA0B5" w14:textId="5B5D9040"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58" w:history="1">
            <w:r w:rsidRPr="00903DBA">
              <w:rPr>
                <w:rStyle w:val="Hyperlnk"/>
                <w:noProof/>
              </w:rPr>
              <w:t>10.1.1.</w:t>
            </w:r>
            <w:r w:rsidRPr="00903DBA">
              <w:rPr>
                <w:rFonts w:asciiTheme="minorHAnsi" w:eastAsiaTheme="minorEastAsia" w:hAnsiTheme="minorHAnsi"/>
                <w:noProof/>
                <w:color w:val="auto"/>
                <w:lang w:eastAsia="sv-SE"/>
              </w:rPr>
              <w:tab/>
            </w:r>
            <w:r w:rsidRPr="00903DBA">
              <w:rPr>
                <w:rStyle w:val="Hyperlnk"/>
                <w:noProof/>
              </w:rPr>
              <w:t>Object to Integer Addresses</w:t>
            </w:r>
            <w:r w:rsidRPr="00903DBA">
              <w:rPr>
                <w:noProof/>
                <w:webHidden/>
              </w:rPr>
              <w:tab/>
            </w:r>
            <w:r w:rsidRPr="00903DBA">
              <w:rPr>
                <w:noProof/>
                <w:webHidden/>
              </w:rPr>
              <w:fldChar w:fldCharType="begin"/>
            </w:r>
            <w:r w:rsidRPr="00903DBA">
              <w:rPr>
                <w:noProof/>
                <w:webHidden/>
              </w:rPr>
              <w:instrText xml:space="preserve"> PAGEREF _Toc57656058 \h </w:instrText>
            </w:r>
            <w:r w:rsidRPr="00903DBA">
              <w:rPr>
                <w:noProof/>
                <w:webHidden/>
              </w:rPr>
            </w:r>
            <w:r w:rsidRPr="00903DBA">
              <w:rPr>
                <w:noProof/>
                <w:webHidden/>
              </w:rPr>
              <w:fldChar w:fldCharType="separate"/>
            </w:r>
            <w:r w:rsidRPr="00903DBA">
              <w:rPr>
                <w:noProof/>
                <w:webHidden/>
              </w:rPr>
              <w:t>190</w:t>
            </w:r>
            <w:r w:rsidRPr="00903DBA">
              <w:rPr>
                <w:noProof/>
                <w:webHidden/>
              </w:rPr>
              <w:fldChar w:fldCharType="end"/>
            </w:r>
          </w:hyperlink>
        </w:p>
        <w:p w14:paraId="51FB1A0B" w14:textId="67BC91F0"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59" w:history="1">
            <w:r w:rsidRPr="00903DBA">
              <w:rPr>
                <w:rStyle w:val="Hyperlnk"/>
                <w:noProof/>
              </w:rPr>
              <w:t>10.1.2.</w:t>
            </w:r>
            <w:r w:rsidRPr="00903DBA">
              <w:rPr>
                <w:rFonts w:asciiTheme="minorHAnsi" w:eastAsiaTheme="minorEastAsia" w:hAnsiTheme="minorHAnsi"/>
                <w:noProof/>
                <w:color w:val="auto"/>
                <w:lang w:eastAsia="sv-SE"/>
              </w:rPr>
              <w:tab/>
            </w:r>
            <w:r w:rsidRPr="00903DBA">
              <w:rPr>
                <w:rStyle w:val="Hyperlnk"/>
                <w:noProof/>
              </w:rPr>
              <w:t>Goto Next Instructions</w:t>
            </w:r>
            <w:r w:rsidRPr="00903DBA">
              <w:rPr>
                <w:noProof/>
                <w:webHidden/>
              </w:rPr>
              <w:tab/>
            </w:r>
            <w:r w:rsidRPr="00903DBA">
              <w:rPr>
                <w:noProof/>
                <w:webHidden/>
              </w:rPr>
              <w:fldChar w:fldCharType="begin"/>
            </w:r>
            <w:r w:rsidRPr="00903DBA">
              <w:rPr>
                <w:noProof/>
                <w:webHidden/>
              </w:rPr>
              <w:instrText xml:space="preserve"> PAGEREF _Toc57656059 \h </w:instrText>
            </w:r>
            <w:r w:rsidRPr="00903DBA">
              <w:rPr>
                <w:noProof/>
                <w:webHidden/>
              </w:rPr>
            </w:r>
            <w:r w:rsidRPr="00903DBA">
              <w:rPr>
                <w:noProof/>
                <w:webHidden/>
              </w:rPr>
              <w:fldChar w:fldCharType="separate"/>
            </w:r>
            <w:r w:rsidRPr="00903DBA">
              <w:rPr>
                <w:noProof/>
                <w:webHidden/>
              </w:rPr>
              <w:t>190</w:t>
            </w:r>
            <w:r w:rsidRPr="00903DBA">
              <w:rPr>
                <w:noProof/>
                <w:webHidden/>
              </w:rPr>
              <w:fldChar w:fldCharType="end"/>
            </w:r>
          </w:hyperlink>
        </w:p>
        <w:p w14:paraId="2922ED1E" w14:textId="2C52BE9D"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60" w:history="1">
            <w:r w:rsidRPr="00903DBA">
              <w:rPr>
                <w:rStyle w:val="Hyperlnk"/>
                <w:noProof/>
              </w:rPr>
              <w:t>10.1.3.</w:t>
            </w:r>
            <w:r w:rsidRPr="00903DBA">
              <w:rPr>
                <w:rFonts w:asciiTheme="minorHAnsi" w:eastAsiaTheme="minorEastAsia" w:hAnsiTheme="minorHAnsi"/>
                <w:noProof/>
                <w:color w:val="auto"/>
                <w:lang w:eastAsia="sv-SE"/>
              </w:rPr>
              <w:tab/>
            </w:r>
            <w:r w:rsidRPr="00903DBA">
              <w:rPr>
                <w:rStyle w:val="Hyperlnk"/>
                <w:noProof/>
              </w:rPr>
              <w:t>Next-Double Goto Statements</w:t>
            </w:r>
            <w:r w:rsidRPr="00903DBA">
              <w:rPr>
                <w:noProof/>
                <w:webHidden/>
              </w:rPr>
              <w:tab/>
            </w:r>
            <w:r w:rsidRPr="00903DBA">
              <w:rPr>
                <w:noProof/>
                <w:webHidden/>
              </w:rPr>
              <w:fldChar w:fldCharType="begin"/>
            </w:r>
            <w:r w:rsidRPr="00903DBA">
              <w:rPr>
                <w:noProof/>
                <w:webHidden/>
              </w:rPr>
              <w:instrText xml:space="preserve"> PAGEREF _Toc57656060 \h </w:instrText>
            </w:r>
            <w:r w:rsidRPr="00903DBA">
              <w:rPr>
                <w:noProof/>
                <w:webHidden/>
              </w:rPr>
            </w:r>
            <w:r w:rsidRPr="00903DBA">
              <w:rPr>
                <w:noProof/>
                <w:webHidden/>
              </w:rPr>
              <w:fldChar w:fldCharType="separate"/>
            </w:r>
            <w:r w:rsidRPr="00903DBA">
              <w:rPr>
                <w:noProof/>
                <w:webHidden/>
              </w:rPr>
              <w:t>191</w:t>
            </w:r>
            <w:r w:rsidRPr="00903DBA">
              <w:rPr>
                <w:noProof/>
                <w:webHidden/>
              </w:rPr>
              <w:fldChar w:fldCharType="end"/>
            </w:r>
          </w:hyperlink>
        </w:p>
        <w:p w14:paraId="3BEF5890" w14:textId="548DC97C"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61" w:history="1">
            <w:r w:rsidRPr="00903DBA">
              <w:rPr>
                <w:rStyle w:val="Hyperlnk"/>
                <w:noProof/>
              </w:rPr>
              <w:t>10.1.4.</w:t>
            </w:r>
            <w:r w:rsidRPr="00903DBA">
              <w:rPr>
                <w:rFonts w:asciiTheme="minorHAnsi" w:eastAsiaTheme="minorEastAsia" w:hAnsiTheme="minorHAnsi"/>
                <w:noProof/>
                <w:color w:val="auto"/>
                <w:lang w:eastAsia="sv-SE"/>
              </w:rPr>
              <w:tab/>
            </w:r>
            <w:r w:rsidRPr="00903DBA">
              <w:rPr>
                <w:rStyle w:val="Hyperlnk"/>
                <w:noProof/>
              </w:rPr>
              <w:t>Goto Chains</w:t>
            </w:r>
            <w:r w:rsidRPr="00903DBA">
              <w:rPr>
                <w:noProof/>
                <w:webHidden/>
              </w:rPr>
              <w:tab/>
            </w:r>
            <w:r w:rsidRPr="00903DBA">
              <w:rPr>
                <w:noProof/>
                <w:webHidden/>
              </w:rPr>
              <w:fldChar w:fldCharType="begin"/>
            </w:r>
            <w:r w:rsidRPr="00903DBA">
              <w:rPr>
                <w:noProof/>
                <w:webHidden/>
              </w:rPr>
              <w:instrText xml:space="preserve"> PAGEREF _Toc57656061 \h </w:instrText>
            </w:r>
            <w:r w:rsidRPr="00903DBA">
              <w:rPr>
                <w:noProof/>
                <w:webHidden/>
              </w:rPr>
            </w:r>
            <w:r w:rsidRPr="00903DBA">
              <w:rPr>
                <w:noProof/>
                <w:webHidden/>
              </w:rPr>
              <w:fldChar w:fldCharType="separate"/>
            </w:r>
            <w:r w:rsidRPr="00903DBA">
              <w:rPr>
                <w:noProof/>
                <w:webHidden/>
              </w:rPr>
              <w:t>192</w:t>
            </w:r>
            <w:r w:rsidRPr="00903DBA">
              <w:rPr>
                <w:noProof/>
                <w:webHidden/>
              </w:rPr>
              <w:fldChar w:fldCharType="end"/>
            </w:r>
          </w:hyperlink>
        </w:p>
        <w:p w14:paraId="68255CC9" w14:textId="26EF4045"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62" w:history="1">
            <w:r w:rsidRPr="00903DBA">
              <w:rPr>
                <w:rStyle w:val="Hyperlnk"/>
                <w:noProof/>
              </w:rPr>
              <w:t>10.1.5.</w:t>
            </w:r>
            <w:r w:rsidRPr="00903DBA">
              <w:rPr>
                <w:rFonts w:asciiTheme="minorHAnsi" w:eastAsiaTheme="minorEastAsia" w:hAnsiTheme="minorHAnsi"/>
                <w:noProof/>
                <w:color w:val="auto"/>
                <w:lang w:eastAsia="sv-SE"/>
              </w:rPr>
              <w:tab/>
            </w:r>
            <w:r w:rsidRPr="00903DBA">
              <w:rPr>
                <w:rStyle w:val="Hyperlnk"/>
                <w:noProof/>
              </w:rPr>
              <w:t>Remove Unreachable Code</w:t>
            </w:r>
            <w:r w:rsidRPr="00903DBA">
              <w:rPr>
                <w:noProof/>
                <w:webHidden/>
              </w:rPr>
              <w:tab/>
            </w:r>
            <w:r w:rsidRPr="00903DBA">
              <w:rPr>
                <w:noProof/>
                <w:webHidden/>
              </w:rPr>
              <w:fldChar w:fldCharType="begin"/>
            </w:r>
            <w:r w:rsidRPr="00903DBA">
              <w:rPr>
                <w:noProof/>
                <w:webHidden/>
              </w:rPr>
              <w:instrText xml:space="preserve"> PAGEREF _Toc57656062 \h </w:instrText>
            </w:r>
            <w:r w:rsidRPr="00903DBA">
              <w:rPr>
                <w:noProof/>
                <w:webHidden/>
              </w:rPr>
            </w:r>
            <w:r w:rsidRPr="00903DBA">
              <w:rPr>
                <w:noProof/>
                <w:webHidden/>
              </w:rPr>
              <w:fldChar w:fldCharType="separate"/>
            </w:r>
            <w:r w:rsidRPr="00903DBA">
              <w:rPr>
                <w:noProof/>
                <w:webHidden/>
              </w:rPr>
              <w:t>193</w:t>
            </w:r>
            <w:r w:rsidRPr="00903DBA">
              <w:rPr>
                <w:noProof/>
                <w:webHidden/>
              </w:rPr>
              <w:fldChar w:fldCharType="end"/>
            </w:r>
          </w:hyperlink>
        </w:p>
        <w:p w14:paraId="7C656801" w14:textId="0B9AB335"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63" w:history="1">
            <w:r w:rsidRPr="00903DBA">
              <w:rPr>
                <w:rStyle w:val="Hyperlnk"/>
                <w:noProof/>
              </w:rPr>
              <w:t>10.1.1.</w:t>
            </w:r>
            <w:r w:rsidRPr="00903DBA">
              <w:rPr>
                <w:rFonts w:asciiTheme="minorHAnsi" w:eastAsiaTheme="minorEastAsia" w:hAnsiTheme="minorHAnsi"/>
                <w:noProof/>
                <w:color w:val="auto"/>
                <w:lang w:eastAsia="sv-SE"/>
              </w:rPr>
              <w:tab/>
            </w:r>
            <w:r w:rsidRPr="00903DBA">
              <w:rPr>
                <w:rStyle w:val="Hyperlnk"/>
                <w:noProof/>
              </w:rPr>
              <w:t>Remove Push-Pop Chains</w:t>
            </w:r>
            <w:r w:rsidRPr="00903DBA">
              <w:rPr>
                <w:noProof/>
                <w:webHidden/>
              </w:rPr>
              <w:tab/>
            </w:r>
            <w:r w:rsidRPr="00903DBA">
              <w:rPr>
                <w:noProof/>
                <w:webHidden/>
              </w:rPr>
              <w:fldChar w:fldCharType="begin"/>
            </w:r>
            <w:r w:rsidRPr="00903DBA">
              <w:rPr>
                <w:noProof/>
                <w:webHidden/>
              </w:rPr>
              <w:instrText xml:space="preserve"> PAGEREF _Toc57656063 \h </w:instrText>
            </w:r>
            <w:r w:rsidRPr="00903DBA">
              <w:rPr>
                <w:noProof/>
                <w:webHidden/>
              </w:rPr>
            </w:r>
            <w:r w:rsidRPr="00903DBA">
              <w:rPr>
                <w:noProof/>
                <w:webHidden/>
              </w:rPr>
              <w:fldChar w:fldCharType="separate"/>
            </w:r>
            <w:r w:rsidRPr="00903DBA">
              <w:rPr>
                <w:noProof/>
                <w:webHidden/>
              </w:rPr>
              <w:t>194</w:t>
            </w:r>
            <w:r w:rsidRPr="00903DBA">
              <w:rPr>
                <w:noProof/>
                <w:webHidden/>
              </w:rPr>
              <w:fldChar w:fldCharType="end"/>
            </w:r>
          </w:hyperlink>
        </w:p>
        <w:p w14:paraId="5953D829" w14:textId="34192DC9"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64" w:history="1">
            <w:r w:rsidRPr="00903DBA">
              <w:rPr>
                <w:rStyle w:val="Hyperlnk"/>
                <w:noProof/>
              </w:rPr>
              <w:t>10.1.1.</w:t>
            </w:r>
            <w:r w:rsidRPr="00903DBA">
              <w:rPr>
                <w:rFonts w:asciiTheme="minorHAnsi" w:eastAsiaTheme="minorEastAsia" w:hAnsiTheme="minorHAnsi"/>
                <w:noProof/>
                <w:color w:val="auto"/>
                <w:lang w:eastAsia="sv-SE"/>
              </w:rPr>
              <w:tab/>
            </w:r>
            <w:r w:rsidRPr="00903DBA">
              <w:rPr>
                <w:rStyle w:val="Hyperlnk"/>
                <w:noProof/>
              </w:rPr>
              <w:t>Merge Pop-Push Chains</w:t>
            </w:r>
            <w:r w:rsidRPr="00903DBA">
              <w:rPr>
                <w:noProof/>
                <w:webHidden/>
              </w:rPr>
              <w:tab/>
            </w:r>
            <w:r w:rsidRPr="00903DBA">
              <w:rPr>
                <w:noProof/>
                <w:webHidden/>
              </w:rPr>
              <w:fldChar w:fldCharType="begin"/>
            </w:r>
            <w:r w:rsidRPr="00903DBA">
              <w:rPr>
                <w:noProof/>
                <w:webHidden/>
              </w:rPr>
              <w:instrText xml:space="preserve"> PAGEREF _Toc57656064 \h </w:instrText>
            </w:r>
            <w:r w:rsidRPr="00903DBA">
              <w:rPr>
                <w:noProof/>
                <w:webHidden/>
              </w:rPr>
            </w:r>
            <w:r w:rsidRPr="00903DBA">
              <w:rPr>
                <w:noProof/>
                <w:webHidden/>
              </w:rPr>
              <w:fldChar w:fldCharType="separate"/>
            </w:r>
            <w:r w:rsidRPr="00903DBA">
              <w:rPr>
                <w:noProof/>
                <w:webHidden/>
              </w:rPr>
              <w:t>194</w:t>
            </w:r>
            <w:r w:rsidRPr="00903DBA">
              <w:rPr>
                <w:noProof/>
                <w:webHidden/>
              </w:rPr>
              <w:fldChar w:fldCharType="end"/>
            </w:r>
          </w:hyperlink>
        </w:p>
        <w:p w14:paraId="00988905" w14:textId="0BD6B3CD"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65" w:history="1">
            <w:r w:rsidRPr="00903DBA">
              <w:rPr>
                <w:rStyle w:val="Hyperlnk"/>
                <w:noProof/>
              </w:rPr>
              <w:t>10.1.2.</w:t>
            </w:r>
            <w:r w:rsidRPr="00903DBA">
              <w:rPr>
                <w:rFonts w:asciiTheme="minorHAnsi" w:eastAsiaTheme="minorEastAsia" w:hAnsiTheme="minorHAnsi"/>
                <w:noProof/>
                <w:color w:val="auto"/>
                <w:lang w:eastAsia="sv-SE"/>
              </w:rPr>
              <w:tab/>
            </w:r>
            <w:r w:rsidRPr="00903DBA">
              <w:rPr>
                <w:rStyle w:val="Hyperlnk"/>
                <w:noProof/>
              </w:rPr>
              <w:t>Change Top-Pop to Pop</w:t>
            </w:r>
            <w:r w:rsidRPr="00903DBA">
              <w:rPr>
                <w:noProof/>
                <w:webHidden/>
              </w:rPr>
              <w:tab/>
            </w:r>
            <w:r w:rsidRPr="00903DBA">
              <w:rPr>
                <w:noProof/>
                <w:webHidden/>
              </w:rPr>
              <w:fldChar w:fldCharType="begin"/>
            </w:r>
            <w:r w:rsidRPr="00903DBA">
              <w:rPr>
                <w:noProof/>
                <w:webHidden/>
              </w:rPr>
              <w:instrText xml:space="preserve"> PAGEREF _Toc57656065 \h </w:instrText>
            </w:r>
            <w:r w:rsidRPr="00903DBA">
              <w:rPr>
                <w:noProof/>
                <w:webHidden/>
              </w:rPr>
            </w:r>
            <w:r w:rsidRPr="00903DBA">
              <w:rPr>
                <w:noProof/>
                <w:webHidden/>
              </w:rPr>
              <w:fldChar w:fldCharType="separate"/>
            </w:r>
            <w:r w:rsidRPr="00903DBA">
              <w:rPr>
                <w:noProof/>
                <w:webHidden/>
              </w:rPr>
              <w:t>195</w:t>
            </w:r>
            <w:r w:rsidRPr="00903DBA">
              <w:rPr>
                <w:noProof/>
                <w:webHidden/>
              </w:rPr>
              <w:fldChar w:fldCharType="end"/>
            </w:r>
          </w:hyperlink>
        </w:p>
        <w:p w14:paraId="76CD3C69" w14:textId="7243B3BE"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66" w:history="1">
            <w:r w:rsidRPr="00903DBA">
              <w:rPr>
                <w:rStyle w:val="Hyperlnk"/>
                <w:noProof/>
                <w:highlight w:val="white"/>
              </w:rPr>
              <w:t>10.1.3.</w:t>
            </w:r>
            <w:r w:rsidRPr="00903DBA">
              <w:rPr>
                <w:rFonts w:asciiTheme="minorHAnsi" w:eastAsiaTheme="minorEastAsia" w:hAnsiTheme="minorHAnsi"/>
                <w:noProof/>
                <w:color w:val="auto"/>
                <w:lang w:eastAsia="sv-SE"/>
              </w:rPr>
              <w:tab/>
            </w:r>
            <w:r w:rsidRPr="00903DBA">
              <w:rPr>
                <w:rStyle w:val="Hyperlnk"/>
                <w:noProof/>
                <w:highlight w:val="white"/>
              </w:rPr>
              <w:t>Merge Binary</w:t>
            </w:r>
            <w:r w:rsidRPr="00903DBA">
              <w:rPr>
                <w:noProof/>
                <w:webHidden/>
              </w:rPr>
              <w:tab/>
            </w:r>
            <w:r w:rsidRPr="00903DBA">
              <w:rPr>
                <w:noProof/>
                <w:webHidden/>
              </w:rPr>
              <w:fldChar w:fldCharType="begin"/>
            </w:r>
            <w:r w:rsidRPr="00903DBA">
              <w:rPr>
                <w:noProof/>
                <w:webHidden/>
              </w:rPr>
              <w:instrText xml:space="preserve"> PAGEREF _Toc57656066 \h </w:instrText>
            </w:r>
            <w:r w:rsidRPr="00903DBA">
              <w:rPr>
                <w:noProof/>
                <w:webHidden/>
              </w:rPr>
            </w:r>
            <w:r w:rsidRPr="00903DBA">
              <w:rPr>
                <w:noProof/>
                <w:webHidden/>
              </w:rPr>
              <w:fldChar w:fldCharType="separate"/>
            </w:r>
            <w:r w:rsidRPr="00903DBA">
              <w:rPr>
                <w:noProof/>
                <w:webHidden/>
              </w:rPr>
              <w:t>195</w:t>
            </w:r>
            <w:r w:rsidRPr="00903DBA">
              <w:rPr>
                <w:noProof/>
                <w:webHidden/>
              </w:rPr>
              <w:fldChar w:fldCharType="end"/>
            </w:r>
          </w:hyperlink>
        </w:p>
        <w:p w14:paraId="3A937FCF" w14:textId="00E0304C"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67" w:history="1">
            <w:r w:rsidRPr="00903DBA">
              <w:rPr>
                <w:rStyle w:val="Hyperlnk"/>
                <w:noProof/>
                <w:highlight w:val="white"/>
              </w:rPr>
              <w:t>10.1.4.</w:t>
            </w:r>
            <w:r w:rsidRPr="00903DBA">
              <w:rPr>
                <w:rFonts w:asciiTheme="minorHAnsi" w:eastAsiaTheme="minorEastAsia" w:hAnsiTheme="minorHAnsi"/>
                <w:noProof/>
                <w:color w:val="auto"/>
                <w:lang w:eastAsia="sv-SE"/>
              </w:rPr>
              <w:tab/>
            </w:r>
            <w:r w:rsidRPr="00903DBA">
              <w:rPr>
                <w:rStyle w:val="Hyperlnk"/>
                <w:noProof/>
                <w:highlight w:val="white"/>
              </w:rPr>
              <w:t>Semantic Optimization</w:t>
            </w:r>
            <w:r w:rsidRPr="00903DBA">
              <w:rPr>
                <w:noProof/>
                <w:webHidden/>
              </w:rPr>
              <w:tab/>
            </w:r>
            <w:r w:rsidRPr="00903DBA">
              <w:rPr>
                <w:noProof/>
                <w:webHidden/>
              </w:rPr>
              <w:fldChar w:fldCharType="begin"/>
            </w:r>
            <w:r w:rsidRPr="00903DBA">
              <w:rPr>
                <w:noProof/>
                <w:webHidden/>
              </w:rPr>
              <w:instrText xml:space="preserve"> PAGEREF _Toc57656067 \h </w:instrText>
            </w:r>
            <w:r w:rsidRPr="00903DBA">
              <w:rPr>
                <w:noProof/>
                <w:webHidden/>
              </w:rPr>
            </w:r>
            <w:r w:rsidRPr="00903DBA">
              <w:rPr>
                <w:noProof/>
                <w:webHidden/>
              </w:rPr>
              <w:fldChar w:fldCharType="separate"/>
            </w:r>
            <w:r w:rsidRPr="00903DBA">
              <w:rPr>
                <w:noProof/>
                <w:webHidden/>
              </w:rPr>
              <w:t>195</w:t>
            </w:r>
            <w:r w:rsidRPr="00903DBA">
              <w:rPr>
                <w:noProof/>
                <w:webHidden/>
              </w:rPr>
              <w:fldChar w:fldCharType="end"/>
            </w:r>
          </w:hyperlink>
        </w:p>
        <w:p w14:paraId="479AEA5C" w14:textId="69440747"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68" w:history="1">
            <w:r w:rsidRPr="00903DBA">
              <w:rPr>
                <w:rStyle w:val="Hyperlnk"/>
                <w:noProof/>
                <w:highlight w:val="white"/>
              </w:rPr>
              <w:t>10.1.5.</w:t>
            </w:r>
            <w:r w:rsidRPr="00903DBA">
              <w:rPr>
                <w:rFonts w:asciiTheme="minorHAnsi" w:eastAsiaTheme="minorEastAsia" w:hAnsiTheme="minorHAnsi"/>
                <w:noProof/>
                <w:color w:val="auto"/>
                <w:lang w:eastAsia="sv-SE"/>
              </w:rPr>
              <w:tab/>
            </w:r>
            <w:r w:rsidRPr="00903DBA">
              <w:rPr>
                <w:rStyle w:val="Hyperlnk"/>
                <w:noProof/>
                <w:highlight w:val="white"/>
              </w:rPr>
              <w:t>Optimize Relation Expression</w:t>
            </w:r>
            <w:r w:rsidRPr="00903DBA">
              <w:rPr>
                <w:noProof/>
                <w:webHidden/>
              </w:rPr>
              <w:tab/>
            </w:r>
            <w:r w:rsidRPr="00903DBA">
              <w:rPr>
                <w:noProof/>
                <w:webHidden/>
              </w:rPr>
              <w:fldChar w:fldCharType="begin"/>
            </w:r>
            <w:r w:rsidRPr="00903DBA">
              <w:rPr>
                <w:noProof/>
                <w:webHidden/>
              </w:rPr>
              <w:instrText xml:space="preserve"> PAGEREF _Toc57656068 \h </w:instrText>
            </w:r>
            <w:r w:rsidRPr="00903DBA">
              <w:rPr>
                <w:noProof/>
                <w:webHidden/>
              </w:rPr>
            </w:r>
            <w:r w:rsidRPr="00903DBA">
              <w:rPr>
                <w:noProof/>
                <w:webHidden/>
              </w:rPr>
              <w:fldChar w:fldCharType="separate"/>
            </w:r>
            <w:r w:rsidRPr="00903DBA">
              <w:rPr>
                <w:noProof/>
                <w:webHidden/>
              </w:rPr>
              <w:t>199</w:t>
            </w:r>
            <w:r w:rsidRPr="00903DBA">
              <w:rPr>
                <w:noProof/>
                <w:webHidden/>
              </w:rPr>
              <w:fldChar w:fldCharType="end"/>
            </w:r>
          </w:hyperlink>
        </w:p>
        <w:p w14:paraId="1D1DB42D" w14:textId="70BC8A57"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69" w:history="1">
            <w:r w:rsidRPr="00903DBA">
              <w:rPr>
                <w:rStyle w:val="Hyperlnk"/>
                <w:noProof/>
                <w:highlight w:val="white"/>
              </w:rPr>
              <w:t>10.1.1.</w:t>
            </w:r>
            <w:r w:rsidRPr="00903DBA">
              <w:rPr>
                <w:rFonts w:asciiTheme="minorHAnsi" w:eastAsiaTheme="minorEastAsia" w:hAnsiTheme="minorHAnsi"/>
                <w:noProof/>
                <w:color w:val="auto"/>
                <w:lang w:eastAsia="sv-SE"/>
              </w:rPr>
              <w:tab/>
            </w:r>
            <w:r w:rsidRPr="00903DBA">
              <w:rPr>
                <w:rStyle w:val="Hyperlnk"/>
                <w:noProof/>
                <w:highlight w:val="white"/>
              </w:rPr>
              <w:t>Optimize Communicative Expression</w:t>
            </w:r>
            <w:r w:rsidRPr="00903DBA">
              <w:rPr>
                <w:noProof/>
                <w:webHidden/>
              </w:rPr>
              <w:tab/>
            </w:r>
            <w:r w:rsidRPr="00903DBA">
              <w:rPr>
                <w:noProof/>
                <w:webHidden/>
              </w:rPr>
              <w:fldChar w:fldCharType="begin"/>
            </w:r>
            <w:r w:rsidRPr="00903DBA">
              <w:rPr>
                <w:noProof/>
                <w:webHidden/>
              </w:rPr>
              <w:instrText xml:space="preserve"> PAGEREF _Toc57656069 \h </w:instrText>
            </w:r>
            <w:r w:rsidRPr="00903DBA">
              <w:rPr>
                <w:noProof/>
                <w:webHidden/>
              </w:rPr>
            </w:r>
            <w:r w:rsidRPr="00903DBA">
              <w:rPr>
                <w:noProof/>
                <w:webHidden/>
              </w:rPr>
              <w:fldChar w:fldCharType="separate"/>
            </w:r>
            <w:r w:rsidRPr="00903DBA">
              <w:rPr>
                <w:noProof/>
                <w:webHidden/>
              </w:rPr>
              <w:t>200</w:t>
            </w:r>
            <w:r w:rsidRPr="00903DBA">
              <w:rPr>
                <w:noProof/>
                <w:webHidden/>
              </w:rPr>
              <w:fldChar w:fldCharType="end"/>
            </w:r>
          </w:hyperlink>
        </w:p>
        <w:p w14:paraId="1795D347" w14:textId="098723AA"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70" w:history="1">
            <w:r w:rsidRPr="00903DBA">
              <w:rPr>
                <w:rStyle w:val="Hyperlnk"/>
                <w:noProof/>
              </w:rPr>
              <w:t>10.1.2.</w:t>
            </w:r>
            <w:r w:rsidRPr="00903DBA">
              <w:rPr>
                <w:rFonts w:asciiTheme="minorHAnsi" w:eastAsiaTheme="minorEastAsia" w:hAnsiTheme="minorHAnsi"/>
                <w:noProof/>
                <w:color w:val="auto"/>
                <w:lang w:eastAsia="sv-SE"/>
              </w:rPr>
              <w:tab/>
            </w:r>
            <w:r w:rsidRPr="00903DBA">
              <w:rPr>
                <w:rStyle w:val="Hyperlnk"/>
                <w:noProof/>
              </w:rPr>
              <w:t>Remove Trivial Assignment</w:t>
            </w:r>
            <w:r w:rsidRPr="00903DBA">
              <w:rPr>
                <w:noProof/>
                <w:webHidden/>
              </w:rPr>
              <w:tab/>
            </w:r>
            <w:r w:rsidRPr="00903DBA">
              <w:rPr>
                <w:noProof/>
                <w:webHidden/>
              </w:rPr>
              <w:fldChar w:fldCharType="begin"/>
            </w:r>
            <w:r w:rsidRPr="00903DBA">
              <w:rPr>
                <w:noProof/>
                <w:webHidden/>
              </w:rPr>
              <w:instrText xml:space="preserve"> PAGEREF _Toc57656070 \h </w:instrText>
            </w:r>
            <w:r w:rsidRPr="00903DBA">
              <w:rPr>
                <w:noProof/>
                <w:webHidden/>
              </w:rPr>
            </w:r>
            <w:r w:rsidRPr="00903DBA">
              <w:rPr>
                <w:noProof/>
                <w:webHidden/>
              </w:rPr>
              <w:fldChar w:fldCharType="separate"/>
            </w:r>
            <w:r w:rsidRPr="00903DBA">
              <w:rPr>
                <w:noProof/>
                <w:webHidden/>
              </w:rPr>
              <w:t>200</w:t>
            </w:r>
            <w:r w:rsidRPr="00903DBA">
              <w:rPr>
                <w:noProof/>
                <w:webHidden/>
              </w:rPr>
              <w:fldChar w:fldCharType="end"/>
            </w:r>
          </w:hyperlink>
        </w:p>
        <w:p w14:paraId="69D715B8" w14:textId="6604A78D"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71" w:history="1">
            <w:r w:rsidRPr="00903DBA">
              <w:rPr>
                <w:rStyle w:val="Hyperlnk"/>
                <w:noProof/>
              </w:rPr>
              <w:t>10.1.3.</w:t>
            </w:r>
            <w:r w:rsidRPr="00903DBA">
              <w:rPr>
                <w:rFonts w:asciiTheme="minorHAnsi" w:eastAsiaTheme="minorEastAsia" w:hAnsiTheme="minorHAnsi"/>
                <w:noProof/>
                <w:color w:val="auto"/>
                <w:lang w:eastAsia="sv-SE"/>
              </w:rPr>
              <w:tab/>
            </w:r>
            <w:r w:rsidRPr="00903DBA">
              <w:rPr>
                <w:rStyle w:val="Hyperlnk"/>
                <w:noProof/>
              </w:rPr>
              <w:t>Remove Cleared Code</w:t>
            </w:r>
            <w:r w:rsidRPr="00903DBA">
              <w:rPr>
                <w:noProof/>
                <w:webHidden/>
              </w:rPr>
              <w:tab/>
            </w:r>
            <w:r w:rsidRPr="00903DBA">
              <w:rPr>
                <w:noProof/>
                <w:webHidden/>
              </w:rPr>
              <w:fldChar w:fldCharType="begin"/>
            </w:r>
            <w:r w:rsidRPr="00903DBA">
              <w:rPr>
                <w:noProof/>
                <w:webHidden/>
              </w:rPr>
              <w:instrText xml:space="preserve"> PAGEREF _Toc57656071 \h </w:instrText>
            </w:r>
            <w:r w:rsidRPr="00903DBA">
              <w:rPr>
                <w:noProof/>
                <w:webHidden/>
              </w:rPr>
            </w:r>
            <w:r w:rsidRPr="00903DBA">
              <w:rPr>
                <w:noProof/>
                <w:webHidden/>
              </w:rPr>
              <w:fldChar w:fldCharType="separate"/>
            </w:r>
            <w:r w:rsidRPr="00903DBA">
              <w:rPr>
                <w:noProof/>
                <w:webHidden/>
              </w:rPr>
              <w:t>200</w:t>
            </w:r>
            <w:r w:rsidRPr="00903DBA">
              <w:rPr>
                <w:noProof/>
                <w:webHidden/>
              </w:rPr>
              <w:fldChar w:fldCharType="end"/>
            </w:r>
          </w:hyperlink>
        </w:p>
        <w:p w14:paraId="7B692642" w14:textId="46ED2621" w:rsidR="00DD6D68" w:rsidRPr="00903DBA" w:rsidRDefault="00DD6D68">
          <w:pPr>
            <w:pStyle w:val="Innehll1"/>
            <w:rPr>
              <w:rFonts w:asciiTheme="minorHAnsi" w:eastAsiaTheme="minorEastAsia" w:hAnsiTheme="minorHAnsi"/>
              <w:noProof/>
              <w:color w:val="auto"/>
              <w:lang w:eastAsia="sv-SE"/>
            </w:rPr>
          </w:pPr>
          <w:hyperlink w:anchor="_Toc57656072" w:history="1">
            <w:r w:rsidRPr="00903DBA">
              <w:rPr>
                <w:rStyle w:val="Hyperlnk"/>
                <w:noProof/>
              </w:rPr>
              <w:t>11.</w:t>
            </w:r>
            <w:r w:rsidRPr="00903DBA">
              <w:rPr>
                <w:rFonts w:asciiTheme="minorHAnsi" w:eastAsiaTheme="minorEastAsia" w:hAnsiTheme="minorHAnsi"/>
                <w:noProof/>
                <w:color w:val="auto"/>
                <w:lang w:eastAsia="sv-SE"/>
              </w:rPr>
              <w:tab/>
            </w:r>
            <w:r w:rsidRPr="00903DBA">
              <w:rPr>
                <w:rStyle w:val="Hyperlnk"/>
                <w:noProof/>
              </w:rPr>
              <w:t>Assembly Code Generation</w:t>
            </w:r>
            <w:r w:rsidRPr="00903DBA">
              <w:rPr>
                <w:noProof/>
                <w:webHidden/>
              </w:rPr>
              <w:tab/>
            </w:r>
            <w:r w:rsidRPr="00903DBA">
              <w:rPr>
                <w:noProof/>
                <w:webHidden/>
              </w:rPr>
              <w:fldChar w:fldCharType="begin"/>
            </w:r>
            <w:r w:rsidRPr="00903DBA">
              <w:rPr>
                <w:noProof/>
                <w:webHidden/>
              </w:rPr>
              <w:instrText xml:space="preserve"> PAGEREF _Toc57656072 \h </w:instrText>
            </w:r>
            <w:r w:rsidRPr="00903DBA">
              <w:rPr>
                <w:noProof/>
                <w:webHidden/>
              </w:rPr>
            </w:r>
            <w:r w:rsidRPr="00903DBA">
              <w:rPr>
                <w:noProof/>
                <w:webHidden/>
              </w:rPr>
              <w:fldChar w:fldCharType="separate"/>
            </w:r>
            <w:r w:rsidRPr="00903DBA">
              <w:rPr>
                <w:noProof/>
                <w:webHidden/>
              </w:rPr>
              <w:t>202</w:t>
            </w:r>
            <w:r w:rsidRPr="00903DBA">
              <w:rPr>
                <w:noProof/>
                <w:webHidden/>
              </w:rPr>
              <w:fldChar w:fldCharType="end"/>
            </w:r>
          </w:hyperlink>
        </w:p>
        <w:p w14:paraId="0BED99D5" w14:textId="446E2BCD" w:rsidR="00DD6D68" w:rsidRPr="00903DBA" w:rsidRDefault="00DD6D68">
          <w:pPr>
            <w:pStyle w:val="Innehll2"/>
            <w:tabs>
              <w:tab w:val="left" w:pos="1100"/>
              <w:tab w:val="right" w:leader="dot" w:pos="9350"/>
            </w:tabs>
            <w:rPr>
              <w:rFonts w:asciiTheme="minorHAnsi" w:eastAsiaTheme="minorEastAsia" w:hAnsiTheme="minorHAnsi"/>
              <w:noProof/>
              <w:color w:val="auto"/>
              <w:lang w:eastAsia="sv-SE"/>
            </w:rPr>
          </w:pPr>
          <w:hyperlink w:anchor="_Toc57656073" w:history="1">
            <w:r w:rsidRPr="00903DBA">
              <w:rPr>
                <w:rStyle w:val="Hyperlnk"/>
                <w:noProof/>
              </w:rPr>
              <w:t>11.1.</w:t>
            </w:r>
            <w:r w:rsidRPr="00903DBA">
              <w:rPr>
                <w:rFonts w:asciiTheme="minorHAnsi" w:eastAsiaTheme="minorEastAsia" w:hAnsiTheme="minorHAnsi"/>
                <w:noProof/>
                <w:color w:val="auto"/>
                <w:lang w:eastAsia="sv-SE"/>
              </w:rPr>
              <w:tab/>
            </w:r>
            <w:r w:rsidRPr="00903DBA">
              <w:rPr>
                <w:rStyle w:val="Hyperlnk"/>
                <w:noProof/>
              </w:rPr>
              <w:t>Runtime Management</w:t>
            </w:r>
            <w:r w:rsidRPr="00903DBA">
              <w:rPr>
                <w:noProof/>
                <w:webHidden/>
              </w:rPr>
              <w:tab/>
            </w:r>
            <w:r w:rsidRPr="00903DBA">
              <w:rPr>
                <w:noProof/>
                <w:webHidden/>
              </w:rPr>
              <w:fldChar w:fldCharType="begin"/>
            </w:r>
            <w:r w:rsidRPr="00903DBA">
              <w:rPr>
                <w:noProof/>
                <w:webHidden/>
              </w:rPr>
              <w:instrText xml:space="preserve"> PAGEREF _Toc57656073 \h </w:instrText>
            </w:r>
            <w:r w:rsidRPr="00903DBA">
              <w:rPr>
                <w:noProof/>
                <w:webHidden/>
              </w:rPr>
            </w:r>
            <w:r w:rsidRPr="00903DBA">
              <w:rPr>
                <w:noProof/>
                <w:webHidden/>
              </w:rPr>
              <w:fldChar w:fldCharType="separate"/>
            </w:r>
            <w:r w:rsidRPr="00903DBA">
              <w:rPr>
                <w:noProof/>
                <w:webHidden/>
              </w:rPr>
              <w:t>202</w:t>
            </w:r>
            <w:r w:rsidRPr="00903DBA">
              <w:rPr>
                <w:noProof/>
                <w:webHidden/>
              </w:rPr>
              <w:fldChar w:fldCharType="end"/>
            </w:r>
          </w:hyperlink>
        </w:p>
        <w:p w14:paraId="35332A91" w14:textId="6B3A366B" w:rsidR="00DD6D68" w:rsidRPr="00903DBA" w:rsidRDefault="00DD6D68">
          <w:pPr>
            <w:pStyle w:val="Innehll2"/>
            <w:tabs>
              <w:tab w:val="left" w:pos="1100"/>
              <w:tab w:val="right" w:leader="dot" w:pos="9350"/>
            </w:tabs>
            <w:rPr>
              <w:rFonts w:asciiTheme="minorHAnsi" w:eastAsiaTheme="minorEastAsia" w:hAnsiTheme="minorHAnsi"/>
              <w:noProof/>
              <w:color w:val="auto"/>
              <w:lang w:eastAsia="sv-SE"/>
            </w:rPr>
          </w:pPr>
          <w:hyperlink w:anchor="_Toc57656074" w:history="1">
            <w:r w:rsidRPr="00903DBA">
              <w:rPr>
                <w:rStyle w:val="Hyperlnk"/>
                <w:noProof/>
              </w:rPr>
              <w:t>11.2.</w:t>
            </w:r>
            <w:r w:rsidRPr="00903DBA">
              <w:rPr>
                <w:rFonts w:asciiTheme="minorHAnsi" w:eastAsiaTheme="minorEastAsia" w:hAnsiTheme="minorHAnsi"/>
                <w:noProof/>
                <w:color w:val="auto"/>
                <w:lang w:eastAsia="sv-SE"/>
              </w:rPr>
              <w:tab/>
            </w:r>
            <w:r w:rsidRPr="00903DBA">
              <w:rPr>
                <w:rStyle w:val="Hyperlnk"/>
                <w:noProof/>
              </w:rPr>
              <w:t>Assembly Operator</w:t>
            </w:r>
            <w:r w:rsidRPr="00903DBA">
              <w:rPr>
                <w:noProof/>
                <w:webHidden/>
              </w:rPr>
              <w:tab/>
            </w:r>
            <w:r w:rsidRPr="00903DBA">
              <w:rPr>
                <w:noProof/>
                <w:webHidden/>
              </w:rPr>
              <w:fldChar w:fldCharType="begin"/>
            </w:r>
            <w:r w:rsidRPr="00903DBA">
              <w:rPr>
                <w:noProof/>
                <w:webHidden/>
              </w:rPr>
              <w:instrText xml:space="preserve"> PAGEREF _Toc57656074 \h </w:instrText>
            </w:r>
            <w:r w:rsidRPr="00903DBA">
              <w:rPr>
                <w:noProof/>
                <w:webHidden/>
              </w:rPr>
            </w:r>
            <w:r w:rsidRPr="00903DBA">
              <w:rPr>
                <w:noProof/>
                <w:webHidden/>
              </w:rPr>
              <w:fldChar w:fldCharType="separate"/>
            </w:r>
            <w:r w:rsidRPr="00903DBA">
              <w:rPr>
                <w:noProof/>
                <w:webHidden/>
              </w:rPr>
              <w:t>204</w:t>
            </w:r>
            <w:r w:rsidRPr="00903DBA">
              <w:rPr>
                <w:noProof/>
                <w:webHidden/>
              </w:rPr>
              <w:fldChar w:fldCharType="end"/>
            </w:r>
          </w:hyperlink>
        </w:p>
        <w:p w14:paraId="06F4BA45" w14:textId="6A430C71" w:rsidR="00DD6D68" w:rsidRPr="00903DBA" w:rsidRDefault="00DD6D68">
          <w:pPr>
            <w:pStyle w:val="Innehll2"/>
            <w:tabs>
              <w:tab w:val="left" w:pos="1100"/>
              <w:tab w:val="right" w:leader="dot" w:pos="9350"/>
            </w:tabs>
            <w:rPr>
              <w:rFonts w:asciiTheme="minorHAnsi" w:eastAsiaTheme="minorEastAsia" w:hAnsiTheme="minorHAnsi"/>
              <w:noProof/>
              <w:color w:val="auto"/>
              <w:lang w:eastAsia="sv-SE"/>
            </w:rPr>
          </w:pPr>
          <w:hyperlink w:anchor="_Toc57656075" w:history="1">
            <w:r w:rsidRPr="00903DBA">
              <w:rPr>
                <w:rStyle w:val="Hyperlnk"/>
                <w:noProof/>
              </w:rPr>
              <w:t>11.3.</w:t>
            </w:r>
            <w:r w:rsidRPr="00903DBA">
              <w:rPr>
                <w:rFonts w:asciiTheme="minorHAnsi" w:eastAsiaTheme="minorEastAsia" w:hAnsiTheme="minorHAnsi"/>
                <w:noProof/>
                <w:color w:val="auto"/>
                <w:lang w:eastAsia="sv-SE"/>
              </w:rPr>
              <w:tab/>
            </w:r>
            <w:r w:rsidRPr="00903DBA">
              <w:rPr>
                <w:rStyle w:val="Hyperlnk"/>
                <w:noProof/>
              </w:rPr>
              <w:t>Assembly Code</w:t>
            </w:r>
            <w:r w:rsidRPr="00903DBA">
              <w:rPr>
                <w:noProof/>
                <w:webHidden/>
              </w:rPr>
              <w:tab/>
            </w:r>
            <w:r w:rsidRPr="00903DBA">
              <w:rPr>
                <w:noProof/>
                <w:webHidden/>
              </w:rPr>
              <w:fldChar w:fldCharType="begin"/>
            </w:r>
            <w:r w:rsidRPr="00903DBA">
              <w:rPr>
                <w:noProof/>
                <w:webHidden/>
              </w:rPr>
              <w:instrText xml:space="preserve"> PAGEREF _Toc57656075 \h </w:instrText>
            </w:r>
            <w:r w:rsidRPr="00903DBA">
              <w:rPr>
                <w:noProof/>
                <w:webHidden/>
              </w:rPr>
            </w:r>
            <w:r w:rsidRPr="00903DBA">
              <w:rPr>
                <w:noProof/>
                <w:webHidden/>
              </w:rPr>
              <w:fldChar w:fldCharType="separate"/>
            </w:r>
            <w:r w:rsidRPr="00903DBA">
              <w:rPr>
                <w:noProof/>
                <w:webHidden/>
              </w:rPr>
              <w:t>205</w:t>
            </w:r>
            <w:r w:rsidRPr="00903DBA">
              <w:rPr>
                <w:noProof/>
                <w:webHidden/>
              </w:rPr>
              <w:fldChar w:fldCharType="end"/>
            </w:r>
          </w:hyperlink>
        </w:p>
        <w:p w14:paraId="759AA861" w14:textId="5A1AF8F8"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76" w:history="1">
            <w:r w:rsidRPr="00903DBA">
              <w:rPr>
                <w:rStyle w:val="Hyperlnk"/>
                <w:noProof/>
                <w:highlight w:val="white"/>
              </w:rPr>
              <w:t>11.3.1.</w:t>
            </w:r>
            <w:r w:rsidRPr="00903DBA">
              <w:rPr>
                <w:rFonts w:asciiTheme="minorHAnsi" w:eastAsiaTheme="minorEastAsia" w:hAnsiTheme="minorHAnsi"/>
                <w:noProof/>
                <w:color w:val="auto"/>
                <w:lang w:eastAsia="sv-SE"/>
              </w:rPr>
              <w:tab/>
            </w:r>
            <w:r w:rsidRPr="00903DBA">
              <w:rPr>
                <w:rStyle w:val="Hyperlnk"/>
                <w:noProof/>
                <w:highlight w:val="white"/>
              </w:rPr>
              <w:t>Assembly Code Optimization</w:t>
            </w:r>
            <w:r w:rsidRPr="00903DBA">
              <w:rPr>
                <w:noProof/>
                <w:webHidden/>
              </w:rPr>
              <w:tab/>
            </w:r>
            <w:r w:rsidRPr="00903DBA">
              <w:rPr>
                <w:noProof/>
                <w:webHidden/>
              </w:rPr>
              <w:fldChar w:fldCharType="begin"/>
            </w:r>
            <w:r w:rsidRPr="00903DBA">
              <w:rPr>
                <w:noProof/>
                <w:webHidden/>
              </w:rPr>
              <w:instrText xml:space="preserve"> PAGEREF _Toc57656076 \h </w:instrText>
            </w:r>
            <w:r w:rsidRPr="00903DBA">
              <w:rPr>
                <w:noProof/>
                <w:webHidden/>
              </w:rPr>
            </w:r>
            <w:r w:rsidRPr="00903DBA">
              <w:rPr>
                <w:noProof/>
                <w:webHidden/>
              </w:rPr>
              <w:fldChar w:fldCharType="separate"/>
            </w:r>
            <w:r w:rsidRPr="00903DBA">
              <w:rPr>
                <w:noProof/>
                <w:webHidden/>
              </w:rPr>
              <w:t>206</w:t>
            </w:r>
            <w:r w:rsidRPr="00903DBA">
              <w:rPr>
                <w:noProof/>
                <w:webHidden/>
              </w:rPr>
              <w:fldChar w:fldCharType="end"/>
            </w:r>
          </w:hyperlink>
        </w:p>
        <w:p w14:paraId="493A7DBC" w14:textId="68451AAD"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77" w:history="1">
            <w:r w:rsidRPr="00903DBA">
              <w:rPr>
                <w:rStyle w:val="Hyperlnk"/>
                <w:noProof/>
                <w:highlight w:val="white"/>
              </w:rPr>
              <w:t>11.3.2.</w:t>
            </w:r>
            <w:r w:rsidRPr="00903DBA">
              <w:rPr>
                <w:rFonts w:asciiTheme="minorHAnsi" w:eastAsiaTheme="minorEastAsia" w:hAnsiTheme="minorHAnsi"/>
                <w:noProof/>
                <w:color w:val="auto"/>
                <w:lang w:eastAsia="sv-SE"/>
              </w:rPr>
              <w:tab/>
            </w:r>
            <w:r w:rsidRPr="00903DBA">
              <w:rPr>
                <w:rStyle w:val="Hyperlnk"/>
                <w:noProof/>
                <w:highlight w:val="white"/>
              </w:rPr>
              <w:t>Operator Test Methods</w:t>
            </w:r>
            <w:r w:rsidRPr="00903DBA">
              <w:rPr>
                <w:noProof/>
                <w:webHidden/>
              </w:rPr>
              <w:tab/>
            </w:r>
            <w:r w:rsidRPr="00903DBA">
              <w:rPr>
                <w:noProof/>
                <w:webHidden/>
              </w:rPr>
              <w:fldChar w:fldCharType="begin"/>
            </w:r>
            <w:r w:rsidRPr="00903DBA">
              <w:rPr>
                <w:noProof/>
                <w:webHidden/>
              </w:rPr>
              <w:instrText xml:space="preserve"> PAGEREF _Toc57656077 \h </w:instrText>
            </w:r>
            <w:r w:rsidRPr="00903DBA">
              <w:rPr>
                <w:noProof/>
                <w:webHidden/>
              </w:rPr>
            </w:r>
            <w:r w:rsidRPr="00903DBA">
              <w:rPr>
                <w:noProof/>
                <w:webHidden/>
              </w:rPr>
              <w:fldChar w:fldCharType="separate"/>
            </w:r>
            <w:r w:rsidRPr="00903DBA">
              <w:rPr>
                <w:noProof/>
                <w:webHidden/>
              </w:rPr>
              <w:t>208</w:t>
            </w:r>
            <w:r w:rsidRPr="00903DBA">
              <w:rPr>
                <w:noProof/>
                <w:webHidden/>
              </w:rPr>
              <w:fldChar w:fldCharType="end"/>
            </w:r>
          </w:hyperlink>
        </w:p>
        <w:p w14:paraId="63F66FBC" w14:textId="12359CF6"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78" w:history="1">
            <w:r w:rsidRPr="00903DBA">
              <w:rPr>
                <w:rStyle w:val="Hyperlnk"/>
                <w:noProof/>
                <w:highlight w:val="white"/>
              </w:rPr>
              <w:t>11.3.3.</w:t>
            </w:r>
            <w:r w:rsidRPr="00903DBA">
              <w:rPr>
                <w:rFonts w:asciiTheme="minorHAnsi" w:eastAsiaTheme="minorEastAsia" w:hAnsiTheme="minorHAnsi"/>
                <w:noProof/>
                <w:color w:val="auto"/>
                <w:lang w:eastAsia="sv-SE"/>
              </w:rPr>
              <w:tab/>
            </w:r>
            <w:r w:rsidRPr="00903DBA">
              <w:rPr>
                <w:rStyle w:val="Hyperlnk"/>
                <w:noProof/>
                <w:highlight w:val="white"/>
              </w:rPr>
              <w:t>Register Overlapping</w:t>
            </w:r>
            <w:r w:rsidRPr="00903DBA">
              <w:rPr>
                <w:noProof/>
                <w:webHidden/>
              </w:rPr>
              <w:tab/>
            </w:r>
            <w:r w:rsidRPr="00903DBA">
              <w:rPr>
                <w:noProof/>
                <w:webHidden/>
              </w:rPr>
              <w:fldChar w:fldCharType="begin"/>
            </w:r>
            <w:r w:rsidRPr="00903DBA">
              <w:rPr>
                <w:noProof/>
                <w:webHidden/>
              </w:rPr>
              <w:instrText xml:space="preserve"> PAGEREF _Toc57656078 \h </w:instrText>
            </w:r>
            <w:r w:rsidRPr="00903DBA">
              <w:rPr>
                <w:noProof/>
                <w:webHidden/>
              </w:rPr>
            </w:r>
            <w:r w:rsidRPr="00903DBA">
              <w:rPr>
                <w:noProof/>
                <w:webHidden/>
              </w:rPr>
              <w:fldChar w:fldCharType="separate"/>
            </w:r>
            <w:r w:rsidRPr="00903DBA">
              <w:rPr>
                <w:noProof/>
                <w:webHidden/>
              </w:rPr>
              <w:t>209</w:t>
            </w:r>
            <w:r w:rsidRPr="00903DBA">
              <w:rPr>
                <w:noProof/>
                <w:webHidden/>
              </w:rPr>
              <w:fldChar w:fldCharType="end"/>
            </w:r>
          </w:hyperlink>
        </w:p>
        <w:p w14:paraId="0029625B" w14:textId="7889BEA5"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79" w:history="1">
            <w:r w:rsidRPr="00903DBA">
              <w:rPr>
                <w:rStyle w:val="Hyperlnk"/>
                <w:noProof/>
                <w:highlight w:val="white"/>
              </w:rPr>
              <w:t>11.3.4.</w:t>
            </w:r>
            <w:r w:rsidRPr="00903DBA">
              <w:rPr>
                <w:rFonts w:asciiTheme="minorHAnsi" w:eastAsiaTheme="minorEastAsia" w:hAnsiTheme="minorHAnsi"/>
                <w:noProof/>
                <w:color w:val="auto"/>
                <w:lang w:eastAsia="sv-SE"/>
              </w:rPr>
              <w:tab/>
            </w:r>
            <w:r w:rsidRPr="00903DBA">
              <w:rPr>
                <w:rStyle w:val="Hyperlnk"/>
                <w:noProof/>
                <w:highlight w:val="white"/>
              </w:rPr>
              <w:t>Register Size</w:t>
            </w:r>
            <w:r w:rsidRPr="00903DBA">
              <w:rPr>
                <w:noProof/>
                <w:webHidden/>
              </w:rPr>
              <w:tab/>
            </w:r>
            <w:r w:rsidRPr="00903DBA">
              <w:rPr>
                <w:noProof/>
                <w:webHidden/>
              </w:rPr>
              <w:fldChar w:fldCharType="begin"/>
            </w:r>
            <w:r w:rsidRPr="00903DBA">
              <w:rPr>
                <w:noProof/>
                <w:webHidden/>
              </w:rPr>
              <w:instrText xml:space="preserve"> PAGEREF _Toc57656079 \h </w:instrText>
            </w:r>
            <w:r w:rsidRPr="00903DBA">
              <w:rPr>
                <w:noProof/>
                <w:webHidden/>
              </w:rPr>
            </w:r>
            <w:r w:rsidRPr="00903DBA">
              <w:rPr>
                <w:noProof/>
                <w:webHidden/>
              </w:rPr>
              <w:fldChar w:fldCharType="separate"/>
            </w:r>
            <w:r w:rsidRPr="00903DBA">
              <w:rPr>
                <w:noProof/>
                <w:webHidden/>
              </w:rPr>
              <w:t>210</w:t>
            </w:r>
            <w:r w:rsidRPr="00903DBA">
              <w:rPr>
                <w:noProof/>
                <w:webHidden/>
              </w:rPr>
              <w:fldChar w:fldCharType="end"/>
            </w:r>
          </w:hyperlink>
        </w:p>
        <w:p w14:paraId="4EAEF57B" w14:textId="229A8BBF"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80" w:history="1">
            <w:r w:rsidRPr="00903DBA">
              <w:rPr>
                <w:rStyle w:val="Hyperlnk"/>
                <w:noProof/>
                <w:highlight w:val="white"/>
              </w:rPr>
              <w:t>11.3.5.</w:t>
            </w:r>
            <w:r w:rsidRPr="00903DBA">
              <w:rPr>
                <w:rFonts w:asciiTheme="minorHAnsi" w:eastAsiaTheme="minorEastAsia" w:hAnsiTheme="minorHAnsi"/>
                <w:noProof/>
                <w:color w:val="auto"/>
                <w:lang w:eastAsia="sv-SE"/>
              </w:rPr>
              <w:tab/>
            </w:r>
            <w:r w:rsidRPr="00903DBA">
              <w:rPr>
                <w:rStyle w:val="Hyperlnk"/>
                <w:noProof/>
                <w:highlight w:val="white"/>
              </w:rPr>
              <w:t>ToString</w:t>
            </w:r>
            <w:r w:rsidRPr="00903DBA">
              <w:rPr>
                <w:noProof/>
                <w:webHidden/>
              </w:rPr>
              <w:tab/>
            </w:r>
            <w:r w:rsidRPr="00903DBA">
              <w:rPr>
                <w:noProof/>
                <w:webHidden/>
              </w:rPr>
              <w:fldChar w:fldCharType="begin"/>
            </w:r>
            <w:r w:rsidRPr="00903DBA">
              <w:rPr>
                <w:noProof/>
                <w:webHidden/>
              </w:rPr>
              <w:instrText xml:space="preserve"> PAGEREF _Toc57656080 \h </w:instrText>
            </w:r>
            <w:r w:rsidRPr="00903DBA">
              <w:rPr>
                <w:noProof/>
                <w:webHidden/>
              </w:rPr>
            </w:r>
            <w:r w:rsidRPr="00903DBA">
              <w:rPr>
                <w:noProof/>
                <w:webHidden/>
              </w:rPr>
              <w:fldChar w:fldCharType="separate"/>
            </w:r>
            <w:r w:rsidRPr="00903DBA">
              <w:rPr>
                <w:noProof/>
                <w:webHidden/>
              </w:rPr>
              <w:t>213</w:t>
            </w:r>
            <w:r w:rsidRPr="00903DBA">
              <w:rPr>
                <w:noProof/>
                <w:webHidden/>
              </w:rPr>
              <w:fldChar w:fldCharType="end"/>
            </w:r>
          </w:hyperlink>
        </w:p>
        <w:p w14:paraId="290C40E9" w14:textId="7CAB95D9" w:rsidR="00DD6D68" w:rsidRPr="00903DBA" w:rsidRDefault="00DD6D68">
          <w:pPr>
            <w:pStyle w:val="Innehll2"/>
            <w:tabs>
              <w:tab w:val="left" w:pos="1100"/>
              <w:tab w:val="right" w:leader="dot" w:pos="9350"/>
            </w:tabs>
            <w:rPr>
              <w:rFonts w:asciiTheme="minorHAnsi" w:eastAsiaTheme="minorEastAsia" w:hAnsiTheme="minorHAnsi"/>
              <w:noProof/>
              <w:color w:val="auto"/>
              <w:lang w:eastAsia="sv-SE"/>
            </w:rPr>
          </w:pPr>
          <w:hyperlink w:anchor="_Toc57656081" w:history="1">
            <w:r w:rsidRPr="00903DBA">
              <w:rPr>
                <w:rStyle w:val="Hyperlnk"/>
                <w:noProof/>
              </w:rPr>
              <w:t>11.4.</w:t>
            </w:r>
            <w:r w:rsidRPr="00903DBA">
              <w:rPr>
                <w:rFonts w:asciiTheme="minorHAnsi" w:eastAsiaTheme="minorEastAsia" w:hAnsiTheme="minorHAnsi"/>
                <w:noProof/>
                <w:color w:val="auto"/>
                <w:lang w:eastAsia="sv-SE"/>
              </w:rPr>
              <w:tab/>
            </w:r>
            <w:r w:rsidRPr="00903DBA">
              <w:rPr>
                <w:rStyle w:val="Hyperlnk"/>
                <w:noProof/>
              </w:rPr>
              <w:t>Tracks</w:t>
            </w:r>
            <w:r w:rsidRPr="00903DBA">
              <w:rPr>
                <w:noProof/>
                <w:webHidden/>
              </w:rPr>
              <w:tab/>
            </w:r>
            <w:r w:rsidRPr="00903DBA">
              <w:rPr>
                <w:noProof/>
                <w:webHidden/>
              </w:rPr>
              <w:fldChar w:fldCharType="begin"/>
            </w:r>
            <w:r w:rsidRPr="00903DBA">
              <w:rPr>
                <w:noProof/>
                <w:webHidden/>
              </w:rPr>
              <w:instrText xml:space="preserve"> PAGEREF _Toc57656081 \h </w:instrText>
            </w:r>
            <w:r w:rsidRPr="00903DBA">
              <w:rPr>
                <w:noProof/>
                <w:webHidden/>
              </w:rPr>
            </w:r>
            <w:r w:rsidRPr="00903DBA">
              <w:rPr>
                <w:noProof/>
                <w:webHidden/>
              </w:rPr>
              <w:fldChar w:fldCharType="separate"/>
            </w:r>
            <w:r w:rsidRPr="00903DBA">
              <w:rPr>
                <w:noProof/>
                <w:webHidden/>
              </w:rPr>
              <w:t>217</w:t>
            </w:r>
            <w:r w:rsidRPr="00903DBA">
              <w:rPr>
                <w:noProof/>
                <w:webHidden/>
              </w:rPr>
              <w:fldChar w:fldCharType="end"/>
            </w:r>
          </w:hyperlink>
        </w:p>
        <w:p w14:paraId="5622E89C" w14:textId="5F4940CB" w:rsidR="00DD6D68" w:rsidRPr="00903DBA" w:rsidRDefault="00DD6D68">
          <w:pPr>
            <w:pStyle w:val="Innehll2"/>
            <w:tabs>
              <w:tab w:val="left" w:pos="1100"/>
              <w:tab w:val="right" w:leader="dot" w:pos="9350"/>
            </w:tabs>
            <w:rPr>
              <w:rFonts w:asciiTheme="minorHAnsi" w:eastAsiaTheme="minorEastAsia" w:hAnsiTheme="minorHAnsi"/>
              <w:noProof/>
              <w:color w:val="auto"/>
              <w:lang w:eastAsia="sv-SE"/>
            </w:rPr>
          </w:pPr>
          <w:hyperlink w:anchor="_Toc57656082" w:history="1">
            <w:r w:rsidRPr="00903DBA">
              <w:rPr>
                <w:rStyle w:val="Hyperlnk"/>
                <w:noProof/>
              </w:rPr>
              <w:t>11.5.</w:t>
            </w:r>
            <w:r w:rsidRPr="00903DBA">
              <w:rPr>
                <w:rFonts w:asciiTheme="minorHAnsi" w:eastAsiaTheme="minorEastAsia" w:hAnsiTheme="minorHAnsi"/>
                <w:noProof/>
                <w:color w:val="auto"/>
                <w:lang w:eastAsia="sv-SE"/>
              </w:rPr>
              <w:tab/>
            </w:r>
            <w:r w:rsidRPr="00903DBA">
              <w:rPr>
                <w:rStyle w:val="Hyperlnk"/>
                <w:noProof/>
              </w:rPr>
              <w:t>Register Allocation</w:t>
            </w:r>
            <w:r w:rsidRPr="00903DBA">
              <w:rPr>
                <w:noProof/>
                <w:webHidden/>
              </w:rPr>
              <w:tab/>
            </w:r>
            <w:r w:rsidRPr="00903DBA">
              <w:rPr>
                <w:noProof/>
                <w:webHidden/>
              </w:rPr>
              <w:fldChar w:fldCharType="begin"/>
            </w:r>
            <w:r w:rsidRPr="00903DBA">
              <w:rPr>
                <w:noProof/>
                <w:webHidden/>
              </w:rPr>
              <w:instrText xml:space="preserve"> PAGEREF _Toc57656082 \h </w:instrText>
            </w:r>
            <w:r w:rsidRPr="00903DBA">
              <w:rPr>
                <w:noProof/>
                <w:webHidden/>
              </w:rPr>
            </w:r>
            <w:r w:rsidRPr="00903DBA">
              <w:rPr>
                <w:noProof/>
                <w:webHidden/>
              </w:rPr>
              <w:fldChar w:fldCharType="separate"/>
            </w:r>
            <w:r w:rsidRPr="00903DBA">
              <w:rPr>
                <w:noProof/>
                <w:webHidden/>
              </w:rPr>
              <w:t>220</w:t>
            </w:r>
            <w:r w:rsidRPr="00903DBA">
              <w:rPr>
                <w:noProof/>
                <w:webHidden/>
              </w:rPr>
              <w:fldChar w:fldCharType="end"/>
            </w:r>
          </w:hyperlink>
        </w:p>
        <w:p w14:paraId="14428AD5" w14:textId="71EE5F2A" w:rsidR="00DD6D68" w:rsidRPr="00903DBA" w:rsidRDefault="00DD6D68">
          <w:pPr>
            <w:pStyle w:val="Innehll2"/>
            <w:tabs>
              <w:tab w:val="left" w:pos="1100"/>
              <w:tab w:val="right" w:leader="dot" w:pos="9350"/>
            </w:tabs>
            <w:rPr>
              <w:rFonts w:asciiTheme="minorHAnsi" w:eastAsiaTheme="minorEastAsia" w:hAnsiTheme="minorHAnsi"/>
              <w:noProof/>
              <w:color w:val="auto"/>
              <w:lang w:eastAsia="sv-SE"/>
            </w:rPr>
          </w:pPr>
          <w:hyperlink w:anchor="_Toc57656083" w:history="1">
            <w:r w:rsidRPr="00903DBA">
              <w:rPr>
                <w:rStyle w:val="Hyperlnk"/>
                <w:noProof/>
              </w:rPr>
              <w:t>11.6.</w:t>
            </w:r>
            <w:r w:rsidRPr="00903DBA">
              <w:rPr>
                <w:rFonts w:asciiTheme="minorHAnsi" w:eastAsiaTheme="minorEastAsia" w:hAnsiTheme="minorHAnsi"/>
                <w:noProof/>
                <w:color w:val="auto"/>
                <w:lang w:eastAsia="sv-SE"/>
              </w:rPr>
              <w:tab/>
            </w:r>
            <w:r w:rsidRPr="00903DBA">
              <w:rPr>
                <w:rStyle w:val="Hyperlnk"/>
                <w:noProof/>
              </w:rPr>
              <w:t>Assembly Code Generation</w:t>
            </w:r>
            <w:r w:rsidRPr="00903DBA">
              <w:rPr>
                <w:noProof/>
                <w:webHidden/>
              </w:rPr>
              <w:tab/>
            </w:r>
            <w:r w:rsidRPr="00903DBA">
              <w:rPr>
                <w:noProof/>
                <w:webHidden/>
              </w:rPr>
              <w:fldChar w:fldCharType="begin"/>
            </w:r>
            <w:r w:rsidRPr="00903DBA">
              <w:rPr>
                <w:noProof/>
                <w:webHidden/>
              </w:rPr>
              <w:instrText xml:space="preserve"> PAGEREF _Toc57656083 \h </w:instrText>
            </w:r>
            <w:r w:rsidRPr="00903DBA">
              <w:rPr>
                <w:noProof/>
                <w:webHidden/>
              </w:rPr>
            </w:r>
            <w:r w:rsidRPr="00903DBA">
              <w:rPr>
                <w:noProof/>
                <w:webHidden/>
              </w:rPr>
              <w:fldChar w:fldCharType="separate"/>
            </w:r>
            <w:r w:rsidRPr="00903DBA">
              <w:rPr>
                <w:noProof/>
                <w:webHidden/>
              </w:rPr>
              <w:t>224</w:t>
            </w:r>
            <w:r w:rsidRPr="00903DBA">
              <w:rPr>
                <w:noProof/>
                <w:webHidden/>
              </w:rPr>
              <w:fldChar w:fldCharType="end"/>
            </w:r>
          </w:hyperlink>
        </w:p>
        <w:p w14:paraId="57D4BEE8" w14:textId="4509342A"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84" w:history="1">
            <w:r w:rsidRPr="00903DBA">
              <w:rPr>
                <w:rStyle w:val="Hyperlnk"/>
                <w:noProof/>
                <w:highlight w:val="white"/>
              </w:rPr>
              <w:t>11.6.1.</w:t>
            </w:r>
            <w:r w:rsidRPr="00903DBA">
              <w:rPr>
                <w:rFonts w:asciiTheme="minorHAnsi" w:eastAsiaTheme="minorEastAsia" w:hAnsiTheme="minorHAnsi"/>
                <w:noProof/>
                <w:color w:val="auto"/>
                <w:lang w:eastAsia="sv-SE"/>
              </w:rPr>
              <w:tab/>
            </w:r>
            <w:r w:rsidRPr="00903DBA">
              <w:rPr>
                <w:rStyle w:val="Hyperlnk"/>
                <w:noProof/>
                <w:highlight w:val="white"/>
              </w:rPr>
              <w:t>The Long Switch Statement</w:t>
            </w:r>
            <w:r w:rsidRPr="00903DBA">
              <w:rPr>
                <w:noProof/>
                <w:webHidden/>
              </w:rPr>
              <w:tab/>
            </w:r>
            <w:r w:rsidRPr="00903DBA">
              <w:rPr>
                <w:noProof/>
                <w:webHidden/>
              </w:rPr>
              <w:fldChar w:fldCharType="begin"/>
            </w:r>
            <w:r w:rsidRPr="00903DBA">
              <w:rPr>
                <w:noProof/>
                <w:webHidden/>
              </w:rPr>
              <w:instrText xml:space="preserve"> PAGEREF _Toc57656084 \h </w:instrText>
            </w:r>
            <w:r w:rsidRPr="00903DBA">
              <w:rPr>
                <w:noProof/>
                <w:webHidden/>
              </w:rPr>
            </w:r>
            <w:r w:rsidRPr="00903DBA">
              <w:rPr>
                <w:noProof/>
                <w:webHidden/>
              </w:rPr>
              <w:fldChar w:fldCharType="separate"/>
            </w:r>
            <w:r w:rsidRPr="00903DBA">
              <w:rPr>
                <w:noProof/>
                <w:webHidden/>
              </w:rPr>
              <w:t>225</w:t>
            </w:r>
            <w:r w:rsidRPr="00903DBA">
              <w:rPr>
                <w:noProof/>
                <w:webHidden/>
              </w:rPr>
              <w:fldChar w:fldCharType="end"/>
            </w:r>
          </w:hyperlink>
        </w:p>
        <w:p w14:paraId="17ACA698" w14:textId="391DCE9B"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85" w:history="1">
            <w:r w:rsidRPr="00903DBA">
              <w:rPr>
                <w:rStyle w:val="Hyperlnk"/>
                <w:noProof/>
                <w:highlight w:val="white"/>
              </w:rPr>
              <w:t>11.6.2.</w:t>
            </w:r>
            <w:r w:rsidRPr="00903DBA">
              <w:rPr>
                <w:rFonts w:asciiTheme="minorHAnsi" w:eastAsiaTheme="minorEastAsia" w:hAnsiTheme="minorHAnsi"/>
                <w:noProof/>
                <w:color w:val="auto"/>
                <w:lang w:eastAsia="sv-SE"/>
              </w:rPr>
              <w:tab/>
            </w:r>
            <w:r w:rsidRPr="00903DBA">
              <w:rPr>
                <w:rStyle w:val="Hyperlnk"/>
                <w:noProof/>
                <w:highlight w:val="white"/>
              </w:rPr>
              <w:t>Track Set Generation</w:t>
            </w:r>
            <w:r w:rsidRPr="00903DBA">
              <w:rPr>
                <w:noProof/>
                <w:webHidden/>
              </w:rPr>
              <w:tab/>
            </w:r>
            <w:r w:rsidRPr="00903DBA">
              <w:rPr>
                <w:noProof/>
                <w:webHidden/>
              </w:rPr>
              <w:fldChar w:fldCharType="begin"/>
            </w:r>
            <w:r w:rsidRPr="00903DBA">
              <w:rPr>
                <w:noProof/>
                <w:webHidden/>
              </w:rPr>
              <w:instrText xml:space="preserve"> PAGEREF _Toc57656085 \h </w:instrText>
            </w:r>
            <w:r w:rsidRPr="00903DBA">
              <w:rPr>
                <w:noProof/>
                <w:webHidden/>
              </w:rPr>
            </w:r>
            <w:r w:rsidRPr="00903DBA">
              <w:rPr>
                <w:noProof/>
                <w:webHidden/>
              </w:rPr>
              <w:fldChar w:fldCharType="separate"/>
            </w:r>
            <w:r w:rsidRPr="00903DBA">
              <w:rPr>
                <w:noProof/>
                <w:webHidden/>
              </w:rPr>
              <w:t>231</w:t>
            </w:r>
            <w:r w:rsidRPr="00903DBA">
              <w:rPr>
                <w:noProof/>
                <w:webHidden/>
              </w:rPr>
              <w:fldChar w:fldCharType="end"/>
            </w:r>
          </w:hyperlink>
        </w:p>
        <w:p w14:paraId="557FE6AA" w14:textId="5DF4CCF2"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86" w:history="1">
            <w:r w:rsidRPr="00903DBA">
              <w:rPr>
                <w:rStyle w:val="Hyperlnk"/>
                <w:noProof/>
                <w:highlight w:val="white"/>
              </w:rPr>
              <w:t>11.6.3.</w:t>
            </w:r>
            <w:r w:rsidRPr="00903DBA">
              <w:rPr>
                <w:rFonts w:asciiTheme="minorHAnsi" w:eastAsiaTheme="minorEastAsia" w:hAnsiTheme="minorHAnsi"/>
                <w:noProof/>
                <w:color w:val="auto"/>
                <w:lang w:eastAsia="sv-SE"/>
              </w:rPr>
              <w:tab/>
            </w:r>
            <w:r w:rsidRPr="00903DBA">
              <w:rPr>
                <w:rStyle w:val="Hyperlnk"/>
                <w:noProof/>
                <w:highlight w:val="white"/>
              </w:rPr>
              <w:t>Function Calls</w:t>
            </w:r>
            <w:r w:rsidRPr="00903DBA">
              <w:rPr>
                <w:noProof/>
                <w:webHidden/>
              </w:rPr>
              <w:tab/>
            </w:r>
            <w:r w:rsidRPr="00903DBA">
              <w:rPr>
                <w:noProof/>
                <w:webHidden/>
              </w:rPr>
              <w:fldChar w:fldCharType="begin"/>
            </w:r>
            <w:r w:rsidRPr="00903DBA">
              <w:rPr>
                <w:noProof/>
                <w:webHidden/>
              </w:rPr>
              <w:instrText xml:space="preserve"> PAGEREF _Toc57656086 \h </w:instrText>
            </w:r>
            <w:r w:rsidRPr="00903DBA">
              <w:rPr>
                <w:noProof/>
                <w:webHidden/>
              </w:rPr>
            </w:r>
            <w:r w:rsidRPr="00903DBA">
              <w:rPr>
                <w:noProof/>
                <w:webHidden/>
              </w:rPr>
              <w:fldChar w:fldCharType="separate"/>
            </w:r>
            <w:r w:rsidRPr="00903DBA">
              <w:rPr>
                <w:noProof/>
                <w:webHidden/>
              </w:rPr>
              <w:t>232</w:t>
            </w:r>
            <w:r w:rsidRPr="00903DBA">
              <w:rPr>
                <w:noProof/>
                <w:webHidden/>
              </w:rPr>
              <w:fldChar w:fldCharType="end"/>
            </w:r>
          </w:hyperlink>
        </w:p>
        <w:p w14:paraId="26C0F29B" w14:textId="5D677C18"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87" w:history="1">
            <w:r w:rsidRPr="00903DBA">
              <w:rPr>
                <w:rStyle w:val="Hyperlnk"/>
                <w:noProof/>
                <w:highlight w:val="white"/>
              </w:rPr>
              <w:t>11.6.4.</w:t>
            </w:r>
            <w:r w:rsidRPr="00903DBA">
              <w:rPr>
                <w:rFonts w:asciiTheme="minorHAnsi" w:eastAsiaTheme="minorEastAsia" w:hAnsiTheme="minorHAnsi"/>
                <w:noProof/>
                <w:color w:val="auto"/>
                <w:lang w:eastAsia="sv-SE"/>
              </w:rPr>
              <w:tab/>
            </w:r>
            <w:r w:rsidRPr="00903DBA">
              <w:rPr>
                <w:rStyle w:val="Hyperlnk"/>
                <w:noProof/>
                <w:highlight w:val="white"/>
              </w:rPr>
              <w:t>Loading Values into Registers</w:t>
            </w:r>
            <w:r w:rsidRPr="00903DBA">
              <w:rPr>
                <w:noProof/>
                <w:webHidden/>
              </w:rPr>
              <w:tab/>
            </w:r>
            <w:r w:rsidRPr="00903DBA">
              <w:rPr>
                <w:noProof/>
                <w:webHidden/>
              </w:rPr>
              <w:fldChar w:fldCharType="begin"/>
            </w:r>
            <w:r w:rsidRPr="00903DBA">
              <w:rPr>
                <w:noProof/>
                <w:webHidden/>
              </w:rPr>
              <w:instrText xml:space="preserve"> PAGEREF _Toc57656087 \h </w:instrText>
            </w:r>
            <w:r w:rsidRPr="00903DBA">
              <w:rPr>
                <w:noProof/>
                <w:webHidden/>
              </w:rPr>
            </w:r>
            <w:r w:rsidRPr="00903DBA">
              <w:rPr>
                <w:noProof/>
                <w:webHidden/>
              </w:rPr>
              <w:fldChar w:fldCharType="separate"/>
            </w:r>
            <w:r w:rsidRPr="00903DBA">
              <w:rPr>
                <w:noProof/>
                <w:webHidden/>
              </w:rPr>
              <w:t>236</w:t>
            </w:r>
            <w:r w:rsidRPr="00903DBA">
              <w:rPr>
                <w:noProof/>
                <w:webHidden/>
              </w:rPr>
              <w:fldChar w:fldCharType="end"/>
            </w:r>
          </w:hyperlink>
        </w:p>
        <w:p w14:paraId="5327FEE5" w14:textId="01D7C9F8"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88" w:history="1">
            <w:r w:rsidRPr="00903DBA">
              <w:rPr>
                <w:rStyle w:val="Hyperlnk"/>
                <w:noProof/>
                <w:highlight w:val="white"/>
              </w:rPr>
              <w:t>11.6.5.</w:t>
            </w:r>
            <w:r w:rsidRPr="00903DBA">
              <w:rPr>
                <w:rFonts w:asciiTheme="minorHAnsi" w:eastAsiaTheme="minorEastAsia" w:hAnsiTheme="minorHAnsi"/>
                <w:noProof/>
                <w:color w:val="auto"/>
                <w:lang w:eastAsia="sv-SE"/>
              </w:rPr>
              <w:tab/>
            </w:r>
            <w:r w:rsidRPr="00903DBA">
              <w:rPr>
                <w:rStyle w:val="Hyperlnk"/>
                <w:noProof/>
                <w:highlight w:val="white"/>
              </w:rPr>
              <w:t>Return, Exit, and Goto</w:t>
            </w:r>
            <w:r w:rsidRPr="00903DBA">
              <w:rPr>
                <w:noProof/>
                <w:webHidden/>
              </w:rPr>
              <w:tab/>
            </w:r>
            <w:r w:rsidRPr="00903DBA">
              <w:rPr>
                <w:noProof/>
                <w:webHidden/>
              </w:rPr>
              <w:fldChar w:fldCharType="begin"/>
            </w:r>
            <w:r w:rsidRPr="00903DBA">
              <w:rPr>
                <w:noProof/>
                <w:webHidden/>
              </w:rPr>
              <w:instrText xml:space="preserve"> PAGEREF _Toc57656088 \h </w:instrText>
            </w:r>
            <w:r w:rsidRPr="00903DBA">
              <w:rPr>
                <w:noProof/>
                <w:webHidden/>
              </w:rPr>
            </w:r>
            <w:r w:rsidRPr="00903DBA">
              <w:rPr>
                <w:noProof/>
                <w:webHidden/>
              </w:rPr>
              <w:fldChar w:fldCharType="separate"/>
            </w:r>
            <w:r w:rsidRPr="00903DBA">
              <w:rPr>
                <w:noProof/>
                <w:webHidden/>
              </w:rPr>
              <w:t>240</w:t>
            </w:r>
            <w:r w:rsidRPr="00903DBA">
              <w:rPr>
                <w:noProof/>
                <w:webHidden/>
              </w:rPr>
              <w:fldChar w:fldCharType="end"/>
            </w:r>
          </w:hyperlink>
        </w:p>
        <w:p w14:paraId="406A882F" w14:textId="266547DF"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89" w:history="1">
            <w:r w:rsidRPr="00903DBA">
              <w:rPr>
                <w:rStyle w:val="Hyperlnk"/>
                <w:noProof/>
                <w:highlight w:val="white"/>
              </w:rPr>
              <w:t>11.6.6.</w:t>
            </w:r>
            <w:r w:rsidRPr="00903DBA">
              <w:rPr>
                <w:rFonts w:asciiTheme="minorHAnsi" w:eastAsiaTheme="minorEastAsia" w:hAnsiTheme="minorHAnsi"/>
                <w:noProof/>
                <w:color w:val="auto"/>
                <w:lang w:eastAsia="sv-SE"/>
              </w:rPr>
              <w:tab/>
            </w:r>
            <w:r w:rsidRPr="00903DBA">
              <w:rPr>
                <w:rStyle w:val="Hyperlnk"/>
                <w:noProof/>
                <w:highlight w:val="white"/>
              </w:rPr>
              <w:t>Load and Inspect Registers</w:t>
            </w:r>
            <w:r w:rsidRPr="00903DBA">
              <w:rPr>
                <w:noProof/>
                <w:webHidden/>
              </w:rPr>
              <w:tab/>
            </w:r>
            <w:r w:rsidRPr="00903DBA">
              <w:rPr>
                <w:noProof/>
                <w:webHidden/>
              </w:rPr>
              <w:fldChar w:fldCharType="begin"/>
            </w:r>
            <w:r w:rsidRPr="00903DBA">
              <w:rPr>
                <w:noProof/>
                <w:webHidden/>
              </w:rPr>
              <w:instrText xml:space="preserve"> PAGEREF _Toc57656089 \h </w:instrText>
            </w:r>
            <w:r w:rsidRPr="00903DBA">
              <w:rPr>
                <w:noProof/>
                <w:webHidden/>
              </w:rPr>
            </w:r>
            <w:r w:rsidRPr="00903DBA">
              <w:rPr>
                <w:noProof/>
                <w:webHidden/>
              </w:rPr>
              <w:fldChar w:fldCharType="separate"/>
            </w:r>
            <w:r w:rsidRPr="00903DBA">
              <w:rPr>
                <w:noProof/>
                <w:webHidden/>
              </w:rPr>
              <w:t>242</w:t>
            </w:r>
            <w:r w:rsidRPr="00903DBA">
              <w:rPr>
                <w:noProof/>
                <w:webHidden/>
              </w:rPr>
              <w:fldChar w:fldCharType="end"/>
            </w:r>
          </w:hyperlink>
        </w:p>
        <w:p w14:paraId="51F7499E" w14:textId="3E354575"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90" w:history="1">
            <w:r w:rsidRPr="00903DBA">
              <w:rPr>
                <w:rStyle w:val="Hyperlnk"/>
                <w:noProof/>
                <w:highlight w:val="white"/>
              </w:rPr>
              <w:t>11.6.7.</w:t>
            </w:r>
            <w:r w:rsidRPr="00903DBA">
              <w:rPr>
                <w:rFonts w:asciiTheme="minorHAnsi" w:eastAsiaTheme="minorEastAsia" w:hAnsiTheme="minorHAnsi"/>
                <w:noProof/>
                <w:color w:val="auto"/>
                <w:lang w:eastAsia="sv-SE"/>
              </w:rPr>
              <w:tab/>
            </w:r>
            <w:r w:rsidRPr="00903DBA">
              <w:rPr>
                <w:rStyle w:val="Hyperlnk"/>
                <w:noProof/>
                <w:highlight w:val="white"/>
              </w:rPr>
              <w:t>Initialization</w:t>
            </w:r>
            <w:r w:rsidRPr="00903DBA">
              <w:rPr>
                <w:noProof/>
                <w:webHidden/>
              </w:rPr>
              <w:tab/>
            </w:r>
            <w:r w:rsidRPr="00903DBA">
              <w:rPr>
                <w:noProof/>
                <w:webHidden/>
              </w:rPr>
              <w:fldChar w:fldCharType="begin"/>
            </w:r>
            <w:r w:rsidRPr="00903DBA">
              <w:rPr>
                <w:noProof/>
                <w:webHidden/>
              </w:rPr>
              <w:instrText xml:space="preserve"> PAGEREF _Toc57656090 \h </w:instrText>
            </w:r>
            <w:r w:rsidRPr="00903DBA">
              <w:rPr>
                <w:noProof/>
                <w:webHidden/>
              </w:rPr>
            </w:r>
            <w:r w:rsidRPr="00903DBA">
              <w:rPr>
                <w:noProof/>
                <w:webHidden/>
              </w:rPr>
              <w:fldChar w:fldCharType="separate"/>
            </w:r>
            <w:r w:rsidRPr="00903DBA">
              <w:rPr>
                <w:noProof/>
                <w:webHidden/>
              </w:rPr>
              <w:t>243</w:t>
            </w:r>
            <w:r w:rsidRPr="00903DBA">
              <w:rPr>
                <w:noProof/>
                <w:webHidden/>
              </w:rPr>
              <w:fldChar w:fldCharType="end"/>
            </w:r>
          </w:hyperlink>
        </w:p>
        <w:p w14:paraId="16D0045F" w14:textId="5F20FD77"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91" w:history="1">
            <w:r w:rsidRPr="00903DBA">
              <w:rPr>
                <w:rStyle w:val="Hyperlnk"/>
                <w:noProof/>
                <w:highlight w:val="white"/>
              </w:rPr>
              <w:t>11.6.8.</w:t>
            </w:r>
            <w:r w:rsidRPr="00903DBA">
              <w:rPr>
                <w:rFonts w:asciiTheme="minorHAnsi" w:eastAsiaTheme="minorEastAsia" w:hAnsiTheme="minorHAnsi"/>
                <w:noProof/>
                <w:color w:val="auto"/>
                <w:lang w:eastAsia="sv-SE"/>
              </w:rPr>
              <w:tab/>
            </w:r>
            <w:r w:rsidRPr="00903DBA">
              <w:rPr>
                <w:rStyle w:val="Hyperlnk"/>
                <w:noProof/>
                <w:highlight w:val="white"/>
              </w:rPr>
              <w:t>Integral Multiplication, Division, and Modulo</w:t>
            </w:r>
            <w:r w:rsidRPr="00903DBA">
              <w:rPr>
                <w:noProof/>
                <w:webHidden/>
              </w:rPr>
              <w:tab/>
            </w:r>
            <w:r w:rsidRPr="00903DBA">
              <w:rPr>
                <w:noProof/>
                <w:webHidden/>
              </w:rPr>
              <w:fldChar w:fldCharType="begin"/>
            </w:r>
            <w:r w:rsidRPr="00903DBA">
              <w:rPr>
                <w:noProof/>
                <w:webHidden/>
              </w:rPr>
              <w:instrText xml:space="preserve"> PAGEREF _Toc57656091 \h </w:instrText>
            </w:r>
            <w:r w:rsidRPr="00903DBA">
              <w:rPr>
                <w:noProof/>
                <w:webHidden/>
              </w:rPr>
            </w:r>
            <w:r w:rsidRPr="00903DBA">
              <w:rPr>
                <w:noProof/>
                <w:webHidden/>
              </w:rPr>
              <w:fldChar w:fldCharType="separate"/>
            </w:r>
            <w:r w:rsidRPr="00903DBA">
              <w:rPr>
                <w:noProof/>
                <w:webHidden/>
              </w:rPr>
              <w:t>244</w:t>
            </w:r>
            <w:r w:rsidRPr="00903DBA">
              <w:rPr>
                <w:noProof/>
                <w:webHidden/>
              </w:rPr>
              <w:fldChar w:fldCharType="end"/>
            </w:r>
          </w:hyperlink>
        </w:p>
        <w:p w14:paraId="45447F69" w14:textId="7547AB69"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92" w:history="1">
            <w:r w:rsidRPr="00903DBA">
              <w:rPr>
                <w:rStyle w:val="Hyperlnk"/>
                <w:noProof/>
                <w:highlight w:val="white"/>
              </w:rPr>
              <w:t>11.6.1.</w:t>
            </w:r>
            <w:r w:rsidRPr="00903DBA">
              <w:rPr>
                <w:rFonts w:asciiTheme="minorHAnsi" w:eastAsiaTheme="minorEastAsia" w:hAnsiTheme="minorHAnsi"/>
                <w:noProof/>
                <w:color w:val="auto"/>
                <w:lang w:eastAsia="sv-SE"/>
              </w:rPr>
              <w:tab/>
            </w:r>
            <w:r w:rsidRPr="00903DBA">
              <w:rPr>
                <w:rStyle w:val="Hyperlnk"/>
                <w:noProof/>
                <w:highlight w:val="white"/>
              </w:rPr>
              <w:t>Integral Assignment and Parameters</w:t>
            </w:r>
            <w:r w:rsidRPr="00903DBA">
              <w:rPr>
                <w:noProof/>
                <w:webHidden/>
              </w:rPr>
              <w:tab/>
            </w:r>
            <w:r w:rsidRPr="00903DBA">
              <w:rPr>
                <w:noProof/>
                <w:webHidden/>
              </w:rPr>
              <w:fldChar w:fldCharType="begin"/>
            </w:r>
            <w:r w:rsidRPr="00903DBA">
              <w:rPr>
                <w:noProof/>
                <w:webHidden/>
              </w:rPr>
              <w:instrText xml:space="preserve"> PAGEREF _Toc57656092 \h </w:instrText>
            </w:r>
            <w:r w:rsidRPr="00903DBA">
              <w:rPr>
                <w:noProof/>
                <w:webHidden/>
              </w:rPr>
            </w:r>
            <w:r w:rsidRPr="00903DBA">
              <w:rPr>
                <w:noProof/>
                <w:webHidden/>
              </w:rPr>
              <w:fldChar w:fldCharType="separate"/>
            </w:r>
            <w:r w:rsidRPr="00903DBA">
              <w:rPr>
                <w:noProof/>
                <w:webHidden/>
              </w:rPr>
              <w:t>246</w:t>
            </w:r>
            <w:r w:rsidRPr="00903DBA">
              <w:rPr>
                <w:noProof/>
                <w:webHidden/>
              </w:rPr>
              <w:fldChar w:fldCharType="end"/>
            </w:r>
          </w:hyperlink>
        </w:p>
        <w:p w14:paraId="6FD8C33F" w14:textId="58A19F87"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93" w:history="1">
            <w:r w:rsidRPr="00903DBA">
              <w:rPr>
                <w:rStyle w:val="Hyperlnk"/>
                <w:noProof/>
                <w:highlight w:val="white"/>
              </w:rPr>
              <w:t>11.6.2.</w:t>
            </w:r>
            <w:r w:rsidRPr="00903DBA">
              <w:rPr>
                <w:rFonts w:asciiTheme="minorHAnsi" w:eastAsiaTheme="minorEastAsia" w:hAnsiTheme="minorHAnsi"/>
                <w:noProof/>
                <w:color w:val="auto"/>
                <w:lang w:eastAsia="sv-SE"/>
              </w:rPr>
              <w:tab/>
            </w:r>
            <w:r w:rsidRPr="00903DBA">
              <w:rPr>
                <w:rStyle w:val="Hyperlnk"/>
                <w:noProof/>
                <w:highlight w:val="white"/>
              </w:rPr>
              <w:t>Unary Integral Operations</w:t>
            </w:r>
            <w:r w:rsidRPr="00903DBA">
              <w:rPr>
                <w:noProof/>
                <w:webHidden/>
              </w:rPr>
              <w:tab/>
            </w:r>
            <w:r w:rsidRPr="00903DBA">
              <w:rPr>
                <w:noProof/>
                <w:webHidden/>
              </w:rPr>
              <w:fldChar w:fldCharType="begin"/>
            </w:r>
            <w:r w:rsidRPr="00903DBA">
              <w:rPr>
                <w:noProof/>
                <w:webHidden/>
              </w:rPr>
              <w:instrText xml:space="preserve"> PAGEREF _Toc57656093 \h </w:instrText>
            </w:r>
            <w:r w:rsidRPr="00903DBA">
              <w:rPr>
                <w:noProof/>
                <w:webHidden/>
              </w:rPr>
            </w:r>
            <w:r w:rsidRPr="00903DBA">
              <w:rPr>
                <w:noProof/>
                <w:webHidden/>
              </w:rPr>
              <w:fldChar w:fldCharType="separate"/>
            </w:r>
            <w:r w:rsidRPr="00903DBA">
              <w:rPr>
                <w:noProof/>
                <w:webHidden/>
              </w:rPr>
              <w:t>247</w:t>
            </w:r>
            <w:r w:rsidRPr="00903DBA">
              <w:rPr>
                <w:noProof/>
                <w:webHidden/>
              </w:rPr>
              <w:fldChar w:fldCharType="end"/>
            </w:r>
          </w:hyperlink>
        </w:p>
        <w:p w14:paraId="69C73B80" w14:textId="33BB9AA1"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94" w:history="1">
            <w:r w:rsidRPr="00903DBA">
              <w:rPr>
                <w:rStyle w:val="Hyperlnk"/>
                <w:noProof/>
                <w:highlight w:val="white"/>
              </w:rPr>
              <w:t>11.6.3.</w:t>
            </w:r>
            <w:r w:rsidRPr="00903DBA">
              <w:rPr>
                <w:rFonts w:asciiTheme="minorHAnsi" w:eastAsiaTheme="minorEastAsia" w:hAnsiTheme="minorHAnsi"/>
                <w:noProof/>
                <w:color w:val="auto"/>
                <w:lang w:eastAsia="sv-SE"/>
              </w:rPr>
              <w:tab/>
            </w:r>
            <w:r w:rsidRPr="00903DBA">
              <w:rPr>
                <w:rStyle w:val="Hyperlnk"/>
                <w:noProof/>
                <w:highlight w:val="white"/>
              </w:rPr>
              <w:t>Integral Binary</w:t>
            </w:r>
            <w:r w:rsidRPr="00903DBA">
              <w:rPr>
                <w:noProof/>
                <w:webHidden/>
              </w:rPr>
              <w:tab/>
            </w:r>
            <w:r w:rsidRPr="00903DBA">
              <w:rPr>
                <w:noProof/>
                <w:webHidden/>
              </w:rPr>
              <w:fldChar w:fldCharType="begin"/>
            </w:r>
            <w:r w:rsidRPr="00903DBA">
              <w:rPr>
                <w:noProof/>
                <w:webHidden/>
              </w:rPr>
              <w:instrText xml:space="preserve"> PAGEREF _Toc57656094 \h </w:instrText>
            </w:r>
            <w:r w:rsidRPr="00903DBA">
              <w:rPr>
                <w:noProof/>
                <w:webHidden/>
              </w:rPr>
            </w:r>
            <w:r w:rsidRPr="00903DBA">
              <w:rPr>
                <w:noProof/>
                <w:webHidden/>
              </w:rPr>
              <w:fldChar w:fldCharType="separate"/>
            </w:r>
            <w:r w:rsidRPr="00903DBA">
              <w:rPr>
                <w:noProof/>
                <w:webHidden/>
              </w:rPr>
              <w:t>249</w:t>
            </w:r>
            <w:r w:rsidRPr="00903DBA">
              <w:rPr>
                <w:noProof/>
                <w:webHidden/>
              </w:rPr>
              <w:fldChar w:fldCharType="end"/>
            </w:r>
          </w:hyperlink>
        </w:p>
        <w:p w14:paraId="1B4281D5" w14:textId="407E7018"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95" w:history="1">
            <w:r w:rsidRPr="00903DBA">
              <w:rPr>
                <w:rStyle w:val="Hyperlnk"/>
                <w:noProof/>
                <w:highlight w:val="white"/>
              </w:rPr>
              <w:t>11.6.1.</w:t>
            </w:r>
            <w:r w:rsidRPr="00903DBA">
              <w:rPr>
                <w:rFonts w:asciiTheme="minorHAnsi" w:eastAsiaTheme="minorEastAsia" w:hAnsiTheme="minorHAnsi"/>
                <w:noProof/>
                <w:color w:val="auto"/>
                <w:lang w:eastAsia="sv-SE"/>
              </w:rPr>
              <w:tab/>
            </w:r>
            <w:r w:rsidRPr="00903DBA">
              <w:rPr>
                <w:rStyle w:val="Hyperlnk"/>
                <w:noProof/>
                <w:highlight w:val="white"/>
              </w:rPr>
              <w:t>Base and Offset</w:t>
            </w:r>
            <w:r w:rsidRPr="00903DBA">
              <w:rPr>
                <w:noProof/>
                <w:webHidden/>
              </w:rPr>
              <w:tab/>
            </w:r>
            <w:r w:rsidRPr="00903DBA">
              <w:rPr>
                <w:noProof/>
                <w:webHidden/>
              </w:rPr>
              <w:fldChar w:fldCharType="begin"/>
            </w:r>
            <w:r w:rsidRPr="00903DBA">
              <w:rPr>
                <w:noProof/>
                <w:webHidden/>
              </w:rPr>
              <w:instrText xml:space="preserve"> PAGEREF _Toc57656095 \h </w:instrText>
            </w:r>
            <w:r w:rsidRPr="00903DBA">
              <w:rPr>
                <w:noProof/>
                <w:webHidden/>
              </w:rPr>
            </w:r>
            <w:r w:rsidRPr="00903DBA">
              <w:rPr>
                <w:noProof/>
                <w:webHidden/>
              </w:rPr>
              <w:fldChar w:fldCharType="separate"/>
            </w:r>
            <w:r w:rsidRPr="00903DBA">
              <w:rPr>
                <w:noProof/>
                <w:webHidden/>
              </w:rPr>
              <w:t>253</w:t>
            </w:r>
            <w:r w:rsidRPr="00903DBA">
              <w:rPr>
                <w:noProof/>
                <w:webHidden/>
              </w:rPr>
              <w:fldChar w:fldCharType="end"/>
            </w:r>
          </w:hyperlink>
        </w:p>
        <w:p w14:paraId="617B842C" w14:textId="69C81FBD"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96" w:history="1">
            <w:r w:rsidRPr="00903DBA">
              <w:rPr>
                <w:rStyle w:val="Hyperlnk"/>
                <w:noProof/>
                <w:highlight w:val="white"/>
              </w:rPr>
              <w:t>11.6.2.</w:t>
            </w:r>
            <w:r w:rsidRPr="00903DBA">
              <w:rPr>
                <w:rFonts w:asciiTheme="minorHAnsi" w:eastAsiaTheme="minorEastAsia" w:hAnsiTheme="minorHAnsi"/>
                <w:noProof/>
                <w:color w:val="auto"/>
                <w:lang w:eastAsia="sv-SE"/>
              </w:rPr>
              <w:tab/>
            </w:r>
            <w:r w:rsidRPr="00903DBA">
              <w:rPr>
                <w:rStyle w:val="Hyperlnk"/>
                <w:noProof/>
                <w:highlight w:val="white"/>
              </w:rPr>
              <w:t>Case</w:t>
            </w:r>
            <w:r w:rsidRPr="00903DBA">
              <w:rPr>
                <w:noProof/>
                <w:webHidden/>
              </w:rPr>
              <w:tab/>
            </w:r>
            <w:r w:rsidRPr="00903DBA">
              <w:rPr>
                <w:noProof/>
                <w:webHidden/>
              </w:rPr>
              <w:fldChar w:fldCharType="begin"/>
            </w:r>
            <w:r w:rsidRPr="00903DBA">
              <w:rPr>
                <w:noProof/>
                <w:webHidden/>
              </w:rPr>
              <w:instrText xml:space="preserve"> PAGEREF _Toc57656096 \h </w:instrText>
            </w:r>
            <w:r w:rsidRPr="00903DBA">
              <w:rPr>
                <w:noProof/>
                <w:webHidden/>
              </w:rPr>
            </w:r>
            <w:r w:rsidRPr="00903DBA">
              <w:rPr>
                <w:noProof/>
                <w:webHidden/>
              </w:rPr>
              <w:fldChar w:fldCharType="separate"/>
            </w:r>
            <w:r w:rsidRPr="00903DBA">
              <w:rPr>
                <w:noProof/>
                <w:webHidden/>
              </w:rPr>
              <w:t>254</w:t>
            </w:r>
            <w:r w:rsidRPr="00903DBA">
              <w:rPr>
                <w:noProof/>
                <w:webHidden/>
              </w:rPr>
              <w:fldChar w:fldCharType="end"/>
            </w:r>
          </w:hyperlink>
        </w:p>
        <w:p w14:paraId="5A8A63E0" w14:textId="1600EEE0"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97" w:history="1">
            <w:r w:rsidRPr="00903DBA">
              <w:rPr>
                <w:rStyle w:val="Hyperlnk"/>
                <w:noProof/>
                <w:highlight w:val="white"/>
              </w:rPr>
              <w:t>11.6.3.</w:t>
            </w:r>
            <w:r w:rsidRPr="00903DBA">
              <w:rPr>
                <w:rFonts w:asciiTheme="minorHAnsi" w:eastAsiaTheme="minorEastAsia" w:hAnsiTheme="minorHAnsi"/>
                <w:noProof/>
                <w:color w:val="auto"/>
                <w:lang w:eastAsia="sv-SE"/>
              </w:rPr>
              <w:tab/>
            </w:r>
            <w:r w:rsidRPr="00903DBA">
              <w:rPr>
                <w:rStyle w:val="Hyperlnk"/>
                <w:noProof/>
                <w:highlight w:val="white"/>
              </w:rPr>
              <w:t>Address</w:t>
            </w:r>
            <w:r w:rsidRPr="00903DBA">
              <w:rPr>
                <w:noProof/>
                <w:webHidden/>
              </w:rPr>
              <w:tab/>
            </w:r>
            <w:r w:rsidRPr="00903DBA">
              <w:rPr>
                <w:noProof/>
                <w:webHidden/>
              </w:rPr>
              <w:fldChar w:fldCharType="begin"/>
            </w:r>
            <w:r w:rsidRPr="00903DBA">
              <w:rPr>
                <w:noProof/>
                <w:webHidden/>
              </w:rPr>
              <w:instrText xml:space="preserve"> PAGEREF _Toc57656097 \h </w:instrText>
            </w:r>
            <w:r w:rsidRPr="00903DBA">
              <w:rPr>
                <w:noProof/>
                <w:webHidden/>
              </w:rPr>
            </w:r>
            <w:r w:rsidRPr="00903DBA">
              <w:rPr>
                <w:noProof/>
                <w:webHidden/>
              </w:rPr>
              <w:fldChar w:fldCharType="separate"/>
            </w:r>
            <w:r w:rsidRPr="00903DBA">
              <w:rPr>
                <w:noProof/>
                <w:webHidden/>
              </w:rPr>
              <w:t>255</w:t>
            </w:r>
            <w:r w:rsidRPr="00903DBA">
              <w:rPr>
                <w:noProof/>
                <w:webHidden/>
              </w:rPr>
              <w:fldChar w:fldCharType="end"/>
            </w:r>
          </w:hyperlink>
        </w:p>
        <w:p w14:paraId="0A2664B1" w14:textId="7C4D5C91"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98" w:history="1">
            <w:r w:rsidRPr="00903DBA">
              <w:rPr>
                <w:rStyle w:val="Hyperlnk"/>
                <w:noProof/>
                <w:highlight w:val="white"/>
              </w:rPr>
              <w:t>11.6.1.</w:t>
            </w:r>
            <w:r w:rsidRPr="00903DBA">
              <w:rPr>
                <w:rFonts w:asciiTheme="minorHAnsi" w:eastAsiaTheme="minorEastAsia" w:hAnsiTheme="minorHAnsi"/>
                <w:noProof/>
                <w:color w:val="auto"/>
                <w:lang w:eastAsia="sv-SE"/>
              </w:rPr>
              <w:tab/>
            </w:r>
            <w:r w:rsidRPr="00903DBA">
              <w:rPr>
                <w:rStyle w:val="Hyperlnk"/>
                <w:noProof/>
                <w:highlight w:val="white"/>
              </w:rPr>
              <w:t>Floating Binary</w:t>
            </w:r>
            <w:r w:rsidRPr="00903DBA">
              <w:rPr>
                <w:noProof/>
                <w:webHidden/>
              </w:rPr>
              <w:tab/>
            </w:r>
            <w:r w:rsidRPr="00903DBA">
              <w:rPr>
                <w:noProof/>
                <w:webHidden/>
              </w:rPr>
              <w:fldChar w:fldCharType="begin"/>
            </w:r>
            <w:r w:rsidRPr="00903DBA">
              <w:rPr>
                <w:noProof/>
                <w:webHidden/>
              </w:rPr>
              <w:instrText xml:space="preserve"> PAGEREF _Toc57656098 \h </w:instrText>
            </w:r>
            <w:r w:rsidRPr="00903DBA">
              <w:rPr>
                <w:noProof/>
                <w:webHidden/>
              </w:rPr>
            </w:r>
            <w:r w:rsidRPr="00903DBA">
              <w:rPr>
                <w:noProof/>
                <w:webHidden/>
              </w:rPr>
              <w:fldChar w:fldCharType="separate"/>
            </w:r>
            <w:r w:rsidRPr="00903DBA">
              <w:rPr>
                <w:noProof/>
                <w:webHidden/>
              </w:rPr>
              <w:t>256</w:t>
            </w:r>
            <w:r w:rsidRPr="00903DBA">
              <w:rPr>
                <w:noProof/>
                <w:webHidden/>
              </w:rPr>
              <w:fldChar w:fldCharType="end"/>
            </w:r>
          </w:hyperlink>
        </w:p>
        <w:p w14:paraId="7DF18562" w14:textId="17AEDFFD"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099" w:history="1">
            <w:r w:rsidRPr="00903DBA">
              <w:rPr>
                <w:rStyle w:val="Hyperlnk"/>
                <w:noProof/>
                <w:highlight w:val="white"/>
              </w:rPr>
              <w:t>11.6.1.</w:t>
            </w:r>
            <w:r w:rsidRPr="00903DBA">
              <w:rPr>
                <w:rFonts w:asciiTheme="minorHAnsi" w:eastAsiaTheme="minorEastAsia" w:hAnsiTheme="minorHAnsi"/>
                <w:noProof/>
                <w:color w:val="auto"/>
                <w:lang w:eastAsia="sv-SE"/>
              </w:rPr>
              <w:tab/>
            </w:r>
            <w:r w:rsidRPr="00903DBA">
              <w:rPr>
                <w:rStyle w:val="Hyperlnk"/>
                <w:noProof/>
                <w:highlight w:val="white"/>
              </w:rPr>
              <w:t>Floating Relation</w:t>
            </w:r>
            <w:r w:rsidRPr="00903DBA">
              <w:rPr>
                <w:noProof/>
                <w:webHidden/>
              </w:rPr>
              <w:tab/>
            </w:r>
            <w:r w:rsidRPr="00903DBA">
              <w:rPr>
                <w:noProof/>
                <w:webHidden/>
              </w:rPr>
              <w:fldChar w:fldCharType="begin"/>
            </w:r>
            <w:r w:rsidRPr="00903DBA">
              <w:rPr>
                <w:noProof/>
                <w:webHidden/>
              </w:rPr>
              <w:instrText xml:space="preserve"> PAGEREF _Toc57656099 \h </w:instrText>
            </w:r>
            <w:r w:rsidRPr="00903DBA">
              <w:rPr>
                <w:noProof/>
                <w:webHidden/>
              </w:rPr>
            </w:r>
            <w:r w:rsidRPr="00903DBA">
              <w:rPr>
                <w:noProof/>
                <w:webHidden/>
              </w:rPr>
              <w:fldChar w:fldCharType="separate"/>
            </w:r>
            <w:r w:rsidRPr="00903DBA">
              <w:rPr>
                <w:noProof/>
                <w:webHidden/>
              </w:rPr>
              <w:t>256</w:t>
            </w:r>
            <w:r w:rsidRPr="00903DBA">
              <w:rPr>
                <w:noProof/>
                <w:webHidden/>
              </w:rPr>
              <w:fldChar w:fldCharType="end"/>
            </w:r>
          </w:hyperlink>
        </w:p>
        <w:p w14:paraId="3596EB73" w14:textId="4502E3EA"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00" w:history="1">
            <w:r w:rsidRPr="00903DBA">
              <w:rPr>
                <w:rStyle w:val="Hyperlnk"/>
                <w:noProof/>
                <w:highlight w:val="white"/>
              </w:rPr>
              <w:t>11.6.2.</w:t>
            </w:r>
            <w:r w:rsidRPr="00903DBA">
              <w:rPr>
                <w:rFonts w:asciiTheme="minorHAnsi" w:eastAsiaTheme="minorEastAsia" w:hAnsiTheme="minorHAnsi"/>
                <w:noProof/>
                <w:color w:val="auto"/>
                <w:lang w:eastAsia="sv-SE"/>
              </w:rPr>
              <w:tab/>
            </w:r>
            <w:r w:rsidRPr="00903DBA">
              <w:rPr>
                <w:rStyle w:val="Hyperlnk"/>
                <w:noProof/>
                <w:highlight w:val="white"/>
              </w:rPr>
              <w:t>Floating Push and Pop</w:t>
            </w:r>
            <w:r w:rsidRPr="00903DBA">
              <w:rPr>
                <w:noProof/>
                <w:webHidden/>
              </w:rPr>
              <w:tab/>
            </w:r>
            <w:r w:rsidRPr="00903DBA">
              <w:rPr>
                <w:noProof/>
                <w:webHidden/>
              </w:rPr>
              <w:fldChar w:fldCharType="begin"/>
            </w:r>
            <w:r w:rsidRPr="00903DBA">
              <w:rPr>
                <w:noProof/>
                <w:webHidden/>
              </w:rPr>
              <w:instrText xml:space="preserve"> PAGEREF _Toc57656100 \h </w:instrText>
            </w:r>
            <w:r w:rsidRPr="00903DBA">
              <w:rPr>
                <w:noProof/>
                <w:webHidden/>
              </w:rPr>
            </w:r>
            <w:r w:rsidRPr="00903DBA">
              <w:rPr>
                <w:noProof/>
                <w:webHidden/>
              </w:rPr>
              <w:fldChar w:fldCharType="separate"/>
            </w:r>
            <w:r w:rsidRPr="00903DBA">
              <w:rPr>
                <w:noProof/>
                <w:webHidden/>
              </w:rPr>
              <w:t>257</w:t>
            </w:r>
            <w:r w:rsidRPr="00903DBA">
              <w:rPr>
                <w:noProof/>
                <w:webHidden/>
              </w:rPr>
              <w:fldChar w:fldCharType="end"/>
            </w:r>
          </w:hyperlink>
        </w:p>
        <w:p w14:paraId="79D37583" w14:textId="6EAB938E"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01" w:history="1">
            <w:r w:rsidRPr="00903DBA">
              <w:rPr>
                <w:rStyle w:val="Hyperlnk"/>
                <w:noProof/>
                <w:highlight w:val="white"/>
              </w:rPr>
              <w:t>11.6.3.</w:t>
            </w:r>
            <w:r w:rsidRPr="00903DBA">
              <w:rPr>
                <w:rFonts w:asciiTheme="minorHAnsi" w:eastAsiaTheme="minorEastAsia" w:hAnsiTheme="minorHAnsi"/>
                <w:noProof/>
                <w:color w:val="auto"/>
                <w:lang w:eastAsia="sv-SE"/>
              </w:rPr>
              <w:tab/>
            </w:r>
            <w:r w:rsidRPr="00903DBA">
              <w:rPr>
                <w:rStyle w:val="Hyperlnk"/>
                <w:noProof/>
                <w:highlight w:val="white"/>
              </w:rPr>
              <w:t>Type Conversion</w:t>
            </w:r>
            <w:r w:rsidRPr="00903DBA">
              <w:rPr>
                <w:noProof/>
                <w:webHidden/>
              </w:rPr>
              <w:tab/>
            </w:r>
            <w:r w:rsidRPr="00903DBA">
              <w:rPr>
                <w:noProof/>
                <w:webHidden/>
              </w:rPr>
              <w:fldChar w:fldCharType="begin"/>
            </w:r>
            <w:r w:rsidRPr="00903DBA">
              <w:rPr>
                <w:noProof/>
                <w:webHidden/>
              </w:rPr>
              <w:instrText xml:space="preserve"> PAGEREF _Toc57656101 \h </w:instrText>
            </w:r>
            <w:r w:rsidRPr="00903DBA">
              <w:rPr>
                <w:noProof/>
                <w:webHidden/>
              </w:rPr>
            </w:r>
            <w:r w:rsidRPr="00903DBA">
              <w:rPr>
                <w:noProof/>
                <w:webHidden/>
              </w:rPr>
              <w:fldChar w:fldCharType="separate"/>
            </w:r>
            <w:r w:rsidRPr="00903DBA">
              <w:rPr>
                <w:noProof/>
                <w:webHidden/>
              </w:rPr>
              <w:t>260</w:t>
            </w:r>
            <w:r w:rsidRPr="00903DBA">
              <w:rPr>
                <w:noProof/>
                <w:webHidden/>
              </w:rPr>
              <w:fldChar w:fldCharType="end"/>
            </w:r>
          </w:hyperlink>
        </w:p>
        <w:p w14:paraId="40502185" w14:textId="2507C098"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02" w:history="1">
            <w:r w:rsidRPr="00903DBA">
              <w:rPr>
                <w:rStyle w:val="Hyperlnk"/>
                <w:noProof/>
                <w:highlight w:val="white"/>
              </w:rPr>
              <w:t>11.6.4.</w:t>
            </w:r>
            <w:r w:rsidRPr="00903DBA">
              <w:rPr>
                <w:rFonts w:asciiTheme="minorHAnsi" w:eastAsiaTheme="minorEastAsia" w:hAnsiTheme="minorHAnsi"/>
                <w:noProof/>
                <w:color w:val="auto"/>
                <w:lang w:eastAsia="sv-SE"/>
              </w:rPr>
              <w:tab/>
            </w:r>
            <w:r w:rsidRPr="00903DBA">
              <w:rPr>
                <w:rStyle w:val="Hyperlnk"/>
                <w:noProof/>
                <w:highlight w:val="white"/>
              </w:rPr>
              <w:t>Struct and Union</w:t>
            </w:r>
            <w:r w:rsidRPr="00903DBA">
              <w:rPr>
                <w:noProof/>
                <w:webHidden/>
              </w:rPr>
              <w:tab/>
            </w:r>
            <w:r w:rsidRPr="00903DBA">
              <w:rPr>
                <w:noProof/>
                <w:webHidden/>
              </w:rPr>
              <w:fldChar w:fldCharType="begin"/>
            </w:r>
            <w:r w:rsidRPr="00903DBA">
              <w:rPr>
                <w:noProof/>
                <w:webHidden/>
              </w:rPr>
              <w:instrText xml:space="preserve"> PAGEREF _Toc57656102 \h </w:instrText>
            </w:r>
            <w:r w:rsidRPr="00903DBA">
              <w:rPr>
                <w:noProof/>
                <w:webHidden/>
              </w:rPr>
            </w:r>
            <w:r w:rsidRPr="00903DBA">
              <w:rPr>
                <w:noProof/>
                <w:webHidden/>
              </w:rPr>
              <w:fldChar w:fldCharType="separate"/>
            </w:r>
            <w:r w:rsidRPr="00903DBA">
              <w:rPr>
                <w:noProof/>
                <w:webHidden/>
              </w:rPr>
              <w:t>261</w:t>
            </w:r>
            <w:r w:rsidRPr="00903DBA">
              <w:rPr>
                <w:noProof/>
                <w:webHidden/>
              </w:rPr>
              <w:fldChar w:fldCharType="end"/>
            </w:r>
          </w:hyperlink>
        </w:p>
        <w:p w14:paraId="5D22B9C4" w14:textId="490732FC"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03" w:history="1">
            <w:r w:rsidRPr="00903DBA">
              <w:rPr>
                <w:rStyle w:val="Hyperlnk"/>
                <w:noProof/>
                <w:highlight w:val="white"/>
              </w:rPr>
              <w:t>11.6.5.</w:t>
            </w:r>
            <w:r w:rsidRPr="00903DBA">
              <w:rPr>
                <w:rFonts w:asciiTheme="minorHAnsi" w:eastAsiaTheme="minorEastAsia" w:hAnsiTheme="minorHAnsi"/>
                <w:noProof/>
                <w:color w:val="auto"/>
                <w:lang w:eastAsia="sv-SE"/>
              </w:rPr>
              <w:tab/>
            </w:r>
            <w:r w:rsidRPr="00903DBA">
              <w:rPr>
                <w:rStyle w:val="Hyperlnk"/>
                <w:noProof/>
                <w:highlight w:val="white"/>
              </w:rPr>
              <w:t>Initialization Code</w:t>
            </w:r>
            <w:r w:rsidRPr="00903DBA">
              <w:rPr>
                <w:noProof/>
                <w:webHidden/>
              </w:rPr>
              <w:tab/>
            </w:r>
            <w:r w:rsidRPr="00903DBA">
              <w:rPr>
                <w:noProof/>
                <w:webHidden/>
              </w:rPr>
              <w:fldChar w:fldCharType="begin"/>
            </w:r>
            <w:r w:rsidRPr="00903DBA">
              <w:rPr>
                <w:noProof/>
                <w:webHidden/>
              </w:rPr>
              <w:instrText xml:space="preserve"> PAGEREF _Toc57656103 \h </w:instrText>
            </w:r>
            <w:r w:rsidRPr="00903DBA">
              <w:rPr>
                <w:noProof/>
                <w:webHidden/>
              </w:rPr>
            </w:r>
            <w:r w:rsidRPr="00903DBA">
              <w:rPr>
                <w:noProof/>
                <w:webHidden/>
              </w:rPr>
              <w:fldChar w:fldCharType="separate"/>
            </w:r>
            <w:r w:rsidRPr="00903DBA">
              <w:rPr>
                <w:noProof/>
                <w:webHidden/>
              </w:rPr>
              <w:t>263</w:t>
            </w:r>
            <w:r w:rsidRPr="00903DBA">
              <w:rPr>
                <w:noProof/>
                <w:webHidden/>
              </w:rPr>
              <w:fldChar w:fldCharType="end"/>
            </w:r>
          </w:hyperlink>
        </w:p>
        <w:p w14:paraId="183D74DD" w14:textId="232CD81A"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04" w:history="1">
            <w:r w:rsidRPr="00903DBA">
              <w:rPr>
                <w:rStyle w:val="Hyperlnk"/>
                <w:noProof/>
                <w:highlight w:val="white"/>
              </w:rPr>
              <w:t>11.6.6.</w:t>
            </w:r>
            <w:r w:rsidRPr="00903DBA">
              <w:rPr>
                <w:rFonts w:asciiTheme="minorHAnsi" w:eastAsiaTheme="minorEastAsia" w:hAnsiTheme="minorHAnsi"/>
                <w:noProof/>
                <w:color w:val="auto"/>
                <w:lang w:eastAsia="sv-SE"/>
              </w:rPr>
              <w:tab/>
            </w:r>
            <w:r w:rsidRPr="00903DBA">
              <w:rPr>
                <w:rStyle w:val="Hyperlnk"/>
                <w:noProof/>
                <w:highlight w:val="white"/>
              </w:rPr>
              <w:t>Command Line Arguments</w:t>
            </w:r>
            <w:r w:rsidRPr="00903DBA">
              <w:rPr>
                <w:noProof/>
                <w:webHidden/>
              </w:rPr>
              <w:tab/>
            </w:r>
            <w:r w:rsidRPr="00903DBA">
              <w:rPr>
                <w:noProof/>
                <w:webHidden/>
              </w:rPr>
              <w:fldChar w:fldCharType="begin"/>
            </w:r>
            <w:r w:rsidRPr="00903DBA">
              <w:rPr>
                <w:noProof/>
                <w:webHidden/>
              </w:rPr>
              <w:instrText xml:space="preserve"> PAGEREF _Toc57656104 \h </w:instrText>
            </w:r>
            <w:r w:rsidRPr="00903DBA">
              <w:rPr>
                <w:noProof/>
                <w:webHidden/>
              </w:rPr>
            </w:r>
            <w:r w:rsidRPr="00903DBA">
              <w:rPr>
                <w:noProof/>
                <w:webHidden/>
              </w:rPr>
              <w:fldChar w:fldCharType="separate"/>
            </w:r>
            <w:r w:rsidRPr="00903DBA">
              <w:rPr>
                <w:noProof/>
                <w:webHidden/>
              </w:rPr>
              <w:t>264</w:t>
            </w:r>
            <w:r w:rsidRPr="00903DBA">
              <w:rPr>
                <w:noProof/>
                <w:webHidden/>
              </w:rPr>
              <w:fldChar w:fldCharType="end"/>
            </w:r>
          </w:hyperlink>
        </w:p>
        <w:p w14:paraId="08B901E7" w14:textId="4C9CA6ED"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05" w:history="1">
            <w:r w:rsidRPr="00903DBA">
              <w:rPr>
                <w:rStyle w:val="Hyperlnk"/>
                <w:noProof/>
                <w:highlight w:val="white"/>
              </w:rPr>
              <w:t>11.6.1.</w:t>
            </w:r>
            <w:r w:rsidRPr="00903DBA">
              <w:rPr>
                <w:rFonts w:asciiTheme="minorHAnsi" w:eastAsiaTheme="minorEastAsia" w:hAnsiTheme="minorHAnsi"/>
                <w:noProof/>
                <w:color w:val="auto"/>
                <w:lang w:eastAsia="sv-SE"/>
              </w:rPr>
              <w:tab/>
            </w:r>
            <w:r w:rsidRPr="00903DBA">
              <w:rPr>
                <w:rStyle w:val="Hyperlnk"/>
                <w:noProof/>
                <w:highlight w:val="white"/>
              </w:rPr>
              <w:t>Text List</w:t>
            </w:r>
            <w:r w:rsidRPr="00903DBA">
              <w:rPr>
                <w:noProof/>
                <w:webHidden/>
              </w:rPr>
              <w:tab/>
            </w:r>
            <w:r w:rsidRPr="00903DBA">
              <w:rPr>
                <w:noProof/>
                <w:webHidden/>
              </w:rPr>
              <w:fldChar w:fldCharType="begin"/>
            </w:r>
            <w:r w:rsidRPr="00903DBA">
              <w:rPr>
                <w:noProof/>
                <w:webHidden/>
              </w:rPr>
              <w:instrText xml:space="preserve"> PAGEREF _Toc57656105 \h </w:instrText>
            </w:r>
            <w:r w:rsidRPr="00903DBA">
              <w:rPr>
                <w:noProof/>
                <w:webHidden/>
              </w:rPr>
            </w:r>
            <w:r w:rsidRPr="00903DBA">
              <w:rPr>
                <w:noProof/>
                <w:webHidden/>
              </w:rPr>
              <w:fldChar w:fldCharType="separate"/>
            </w:r>
            <w:r w:rsidRPr="00903DBA">
              <w:rPr>
                <w:noProof/>
                <w:webHidden/>
              </w:rPr>
              <w:t>267</w:t>
            </w:r>
            <w:r w:rsidRPr="00903DBA">
              <w:rPr>
                <w:noProof/>
                <w:webHidden/>
              </w:rPr>
              <w:fldChar w:fldCharType="end"/>
            </w:r>
          </w:hyperlink>
        </w:p>
        <w:p w14:paraId="3C8AB690" w14:textId="2FC481F2" w:rsidR="00DD6D68" w:rsidRPr="00903DBA" w:rsidRDefault="00DD6D68">
          <w:pPr>
            <w:pStyle w:val="Innehll1"/>
            <w:rPr>
              <w:rFonts w:asciiTheme="minorHAnsi" w:eastAsiaTheme="minorEastAsia" w:hAnsiTheme="minorHAnsi"/>
              <w:noProof/>
              <w:color w:val="auto"/>
              <w:lang w:eastAsia="sv-SE"/>
            </w:rPr>
          </w:pPr>
          <w:hyperlink w:anchor="_Toc57656106" w:history="1">
            <w:r w:rsidRPr="00903DBA">
              <w:rPr>
                <w:rStyle w:val="Hyperlnk"/>
                <w:noProof/>
              </w:rPr>
              <w:t>12.</w:t>
            </w:r>
            <w:r w:rsidRPr="00903DBA">
              <w:rPr>
                <w:rFonts w:asciiTheme="minorHAnsi" w:eastAsiaTheme="minorEastAsia" w:hAnsiTheme="minorHAnsi"/>
                <w:noProof/>
                <w:color w:val="auto"/>
                <w:lang w:eastAsia="sv-SE"/>
              </w:rPr>
              <w:tab/>
            </w:r>
            <w:r w:rsidRPr="00903DBA">
              <w:rPr>
                <w:rStyle w:val="Hyperlnk"/>
                <w:noProof/>
              </w:rPr>
              <w:t>Executable Code Generation</w:t>
            </w:r>
            <w:r w:rsidRPr="00903DBA">
              <w:rPr>
                <w:noProof/>
                <w:webHidden/>
              </w:rPr>
              <w:tab/>
            </w:r>
            <w:r w:rsidRPr="00903DBA">
              <w:rPr>
                <w:noProof/>
                <w:webHidden/>
              </w:rPr>
              <w:fldChar w:fldCharType="begin"/>
            </w:r>
            <w:r w:rsidRPr="00903DBA">
              <w:rPr>
                <w:noProof/>
                <w:webHidden/>
              </w:rPr>
              <w:instrText xml:space="preserve"> PAGEREF _Toc57656106 \h </w:instrText>
            </w:r>
            <w:r w:rsidRPr="00903DBA">
              <w:rPr>
                <w:noProof/>
                <w:webHidden/>
              </w:rPr>
            </w:r>
            <w:r w:rsidRPr="00903DBA">
              <w:rPr>
                <w:noProof/>
                <w:webHidden/>
              </w:rPr>
              <w:fldChar w:fldCharType="separate"/>
            </w:r>
            <w:r w:rsidRPr="00903DBA">
              <w:rPr>
                <w:noProof/>
                <w:webHidden/>
              </w:rPr>
              <w:t>269</w:t>
            </w:r>
            <w:r w:rsidRPr="00903DBA">
              <w:rPr>
                <w:noProof/>
                <w:webHidden/>
              </w:rPr>
              <w:fldChar w:fldCharType="end"/>
            </w:r>
          </w:hyperlink>
        </w:p>
        <w:p w14:paraId="308A7C45" w14:textId="28F19250" w:rsidR="00DD6D68" w:rsidRPr="00903DBA" w:rsidRDefault="00DD6D68">
          <w:pPr>
            <w:pStyle w:val="Innehll2"/>
            <w:tabs>
              <w:tab w:val="left" w:pos="1100"/>
              <w:tab w:val="right" w:leader="dot" w:pos="9350"/>
            </w:tabs>
            <w:rPr>
              <w:rFonts w:asciiTheme="minorHAnsi" w:eastAsiaTheme="minorEastAsia" w:hAnsiTheme="minorHAnsi"/>
              <w:noProof/>
              <w:color w:val="auto"/>
              <w:lang w:eastAsia="sv-SE"/>
            </w:rPr>
          </w:pPr>
          <w:hyperlink w:anchor="_Toc57656107" w:history="1">
            <w:r w:rsidRPr="00903DBA">
              <w:rPr>
                <w:rStyle w:val="Hyperlnk"/>
                <w:noProof/>
              </w:rPr>
              <w:t>12.1.</w:t>
            </w:r>
            <w:r w:rsidRPr="00903DBA">
              <w:rPr>
                <w:rFonts w:asciiTheme="minorHAnsi" w:eastAsiaTheme="minorEastAsia" w:hAnsiTheme="minorHAnsi"/>
                <w:noProof/>
                <w:color w:val="auto"/>
                <w:lang w:eastAsia="sv-SE"/>
              </w:rPr>
              <w:tab/>
            </w:r>
            <w:r w:rsidRPr="00903DBA">
              <w:rPr>
                <w:rStyle w:val="Hyperlnk"/>
                <w:noProof/>
              </w:rPr>
              <w:t>The Windows Mode</w:t>
            </w:r>
            <w:r w:rsidRPr="00903DBA">
              <w:rPr>
                <w:noProof/>
                <w:webHidden/>
              </w:rPr>
              <w:tab/>
            </w:r>
            <w:r w:rsidRPr="00903DBA">
              <w:rPr>
                <w:noProof/>
                <w:webHidden/>
              </w:rPr>
              <w:fldChar w:fldCharType="begin"/>
            </w:r>
            <w:r w:rsidRPr="00903DBA">
              <w:rPr>
                <w:noProof/>
                <w:webHidden/>
              </w:rPr>
              <w:instrText xml:space="preserve"> PAGEREF _Toc57656107 \h </w:instrText>
            </w:r>
            <w:r w:rsidRPr="00903DBA">
              <w:rPr>
                <w:noProof/>
                <w:webHidden/>
              </w:rPr>
            </w:r>
            <w:r w:rsidRPr="00903DBA">
              <w:rPr>
                <w:noProof/>
                <w:webHidden/>
              </w:rPr>
              <w:fldChar w:fldCharType="separate"/>
            </w:r>
            <w:r w:rsidRPr="00903DBA">
              <w:rPr>
                <w:noProof/>
                <w:webHidden/>
              </w:rPr>
              <w:t>269</w:t>
            </w:r>
            <w:r w:rsidRPr="00903DBA">
              <w:rPr>
                <w:noProof/>
                <w:webHidden/>
              </w:rPr>
              <w:fldChar w:fldCharType="end"/>
            </w:r>
          </w:hyperlink>
        </w:p>
        <w:p w14:paraId="4BCE2142" w14:textId="01D41860"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08" w:history="1">
            <w:r w:rsidRPr="00903DBA">
              <w:rPr>
                <w:rStyle w:val="Hyperlnk"/>
                <w:noProof/>
                <w:highlight w:val="white"/>
              </w:rPr>
              <w:t>12.1.1.</w:t>
            </w:r>
            <w:r w:rsidRPr="00903DBA">
              <w:rPr>
                <w:rFonts w:asciiTheme="minorHAnsi" w:eastAsiaTheme="minorEastAsia" w:hAnsiTheme="minorHAnsi"/>
                <w:noProof/>
                <w:color w:val="auto"/>
                <w:lang w:eastAsia="sv-SE"/>
              </w:rPr>
              <w:tab/>
            </w:r>
            <w:r w:rsidRPr="00903DBA">
              <w:rPr>
                <w:rStyle w:val="Hyperlnk"/>
                <w:noProof/>
                <w:highlight w:val="white"/>
              </w:rPr>
              <w:t>Main</w:t>
            </w:r>
            <w:r w:rsidRPr="00903DBA">
              <w:rPr>
                <w:noProof/>
                <w:webHidden/>
              </w:rPr>
              <w:tab/>
            </w:r>
            <w:r w:rsidRPr="00903DBA">
              <w:rPr>
                <w:noProof/>
                <w:webHidden/>
              </w:rPr>
              <w:fldChar w:fldCharType="begin"/>
            </w:r>
            <w:r w:rsidRPr="00903DBA">
              <w:rPr>
                <w:noProof/>
                <w:webHidden/>
              </w:rPr>
              <w:instrText xml:space="preserve"> PAGEREF _Toc57656108 \h </w:instrText>
            </w:r>
            <w:r w:rsidRPr="00903DBA">
              <w:rPr>
                <w:noProof/>
                <w:webHidden/>
              </w:rPr>
            </w:r>
            <w:r w:rsidRPr="00903DBA">
              <w:rPr>
                <w:noProof/>
                <w:webHidden/>
              </w:rPr>
              <w:fldChar w:fldCharType="separate"/>
            </w:r>
            <w:r w:rsidRPr="00903DBA">
              <w:rPr>
                <w:noProof/>
                <w:webHidden/>
              </w:rPr>
              <w:t>269</w:t>
            </w:r>
            <w:r w:rsidRPr="00903DBA">
              <w:rPr>
                <w:noProof/>
                <w:webHidden/>
              </w:rPr>
              <w:fldChar w:fldCharType="end"/>
            </w:r>
          </w:hyperlink>
        </w:p>
        <w:p w14:paraId="3DDEB1AD" w14:textId="6F85F85C"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09" w:history="1">
            <w:r w:rsidRPr="00903DBA">
              <w:rPr>
                <w:rStyle w:val="Hyperlnk"/>
                <w:noProof/>
                <w:highlight w:val="white"/>
              </w:rPr>
              <w:t>12.1.2.</w:t>
            </w:r>
            <w:r w:rsidRPr="00903DBA">
              <w:rPr>
                <w:rFonts w:asciiTheme="minorHAnsi" w:eastAsiaTheme="minorEastAsia" w:hAnsiTheme="minorHAnsi"/>
                <w:noProof/>
                <w:color w:val="auto"/>
                <w:lang w:eastAsia="sv-SE"/>
              </w:rPr>
              <w:tab/>
            </w:r>
            <w:r w:rsidRPr="00903DBA">
              <w:rPr>
                <w:rStyle w:val="Hyperlnk"/>
                <w:noProof/>
                <w:highlight w:val="white"/>
              </w:rPr>
              <w:t>Type Size</w:t>
            </w:r>
            <w:r w:rsidRPr="00903DBA">
              <w:rPr>
                <w:noProof/>
                <w:webHidden/>
              </w:rPr>
              <w:tab/>
            </w:r>
            <w:r w:rsidRPr="00903DBA">
              <w:rPr>
                <w:noProof/>
                <w:webHidden/>
              </w:rPr>
              <w:fldChar w:fldCharType="begin"/>
            </w:r>
            <w:r w:rsidRPr="00903DBA">
              <w:rPr>
                <w:noProof/>
                <w:webHidden/>
              </w:rPr>
              <w:instrText xml:space="preserve"> PAGEREF _Toc57656109 \h </w:instrText>
            </w:r>
            <w:r w:rsidRPr="00903DBA">
              <w:rPr>
                <w:noProof/>
                <w:webHidden/>
              </w:rPr>
            </w:r>
            <w:r w:rsidRPr="00903DBA">
              <w:rPr>
                <w:noProof/>
                <w:webHidden/>
              </w:rPr>
              <w:fldChar w:fldCharType="separate"/>
            </w:r>
            <w:r w:rsidRPr="00903DBA">
              <w:rPr>
                <w:noProof/>
                <w:webHidden/>
              </w:rPr>
              <w:t>272</w:t>
            </w:r>
            <w:r w:rsidRPr="00903DBA">
              <w:rPr>
                <w:noProof/>
                <w:webHidden/>
              </w:rPr>
              <w:fldChar w:fldCharType="end"/>
            </w:r>
          </w:hyperlink>
        </w:p>
        <w:p w14:paraId="23530561" w14:textId="4EC9E08D"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10" w:history="1">
            <w:r w:rsidRPr="00903DBA">
              <w:rPr>
                <w:rStyle w:val="Hyperlnk"/>
                <w:noProof/>
                <w:highlight w:val="white"/>
              </w:rPr>
              <w:t>12.1.1.</w:t>
            </w:r>
            <w:r w:rsidRPr="00903DBA">
              <w:rPr>
                <w:rFonts w:asciiTheme="minorHAnsi" w:eastAsiaTheme="minorEastAsia" w:hAnsiTheme="minorHAnsi"/>
                <w:noProof/>
                <w:color w:val="auto"/>
                <w:lang w:eastAsia="sv-SE"/>
              </w:rPr>
              <w:tab/>
            </w:r>
            <w:r w:rsidRPr="00903DBA">
              <w:rPr>
                <w:rStyle w:val="Hyperlnk"/>
                <w:noProof/>
                <w:highlight w:val="white"/>
              </w:rPr>
              <w:t>Static Symbol</w:t>
            </w:r>
            <w:r w:rsidRPr="00903DBA">
              <w:rPr>
                <w:noProof/>
                <w:webHidden/>
              </w:rPr>
              <w:tab/>
            </w:r>
            <w:r w:rsidRPr="00903DBA">
              <w:rPr>
                <w:noProof/>
                <w:webHidden/>
              </w:rPr>
              <w:fldChar w:fldCharType="begin"/>
            </w:r>
            <w:r w:rsidRPr="00903DBA">
              <w:rPr>
                <w:noProof/>
                <w:webHidden/>
              </w:rPr>
              <w:instrText xml:space="preserve"> PAGEREF _Toc57656110 \h </w:instrText>
            </w:r>
            <w:r w:rsidRPr="00903DBA">
              <w:rPr>
                <w:noProof/>
                <w:webHidden/>
              </w:rPr>
            </w:r>
            <w:r w:rsidRPr="00903DBA">
              <w:rPr>
                <w:noProof/>
                <w:webHidden/>
              </w:rPr>
              <w:fldChar w:fldCharType="separate"/>
            </w:r>
            <w:r w:rsidRPr="00903DBA">
              <w:rPr>
                <w:noProof/>
                <w:webHidden/>
              </w:rPr>
              <w:t>273</w:t>
            </w:r>
            <w:r w:rsidRPr="00903DBA">
              <w:rPr>
                <w:noProof/>
                <w:webHidden/>
              </w:rPr>
              <w:fldChar w:fldCharType="end"/>
            </w:r>
          </w:hyperlink>
        </w:p>
        <w:p w14:paraId="43021150" w14:textId="0964074D"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11" w:history="1">
            <w:r w:rsidRPr="00903DBA">
              <w:rPr>
                <w:rStyle w:val="Hyperlnk"/>
                <w:noProof/>
                <w:highlight w:val="white"/>
              </w:rPr>
              <w:t>12.1.2.</w:t>
            </w:r>
            <w:r w:rsidRPr="00903DBA">
              <w:rPr>
                <w:rFonts w:asciiTheme="minorHAnsi" w:eastAsiaTheme="minorEastAsia" w:hAnsiTheme="minorHAnsi"/>
                <w:noProof/>
                <w:color w:val="auto"/>
                <w:lang w:eastAsia="sv-SE"/>
              </w:rPr>
              <w:tab/>
            </w:r>
            <w:r w:rsidRPr="00903DBA">
              <w:rPr>
                <w:rStyle w:val="Hyperlnk"/>
                <w:noProof/>
                <w:highlight w:val="white"/>
              </w:rPr>
              <w:t>Static Value</w:t>
            </w:r>
            <w:r w:rsidRPr="00903DBA">
              <w:rPr>
                <w:noProof/>
                <w:webHidden/>
              </w:rPr>
              <w:tab/>
            </w:r>
            <w:r w:rsidRPr="00903DBA">
              <w:rPr>
                <w:noProof/>
                <w:webHidden/>
              </w:rPr>
              <w:fldChar w:fldCharType="begin"/>
            </w:r>
            <w:r w:rsidRPr="00903DBA">
              <w:rPr>
                <w:noProof/>
                <w:webHidden/>
              </w:rPr>
              <w:instrText xml:space="preserve"> PAGEREF _Toc57656111 \h </w:instrText>
            </w:r>
            <w:r w:rsidRPr="00903DBA">
              <w:rPr>
                <w:noProof/>
                <w:webHidden/>
              </w:rPr>
            </w:r>
            <w:r w:rsidRPr="00903DBA">
              <w:rPr>
                <w:noProof/>
                <w:webHidden/>
              </w:rPr>
              <w:fldChar w:fldCharType="separate"/>
            </w:r>
            <w:r w:rsidRPr="00903DBA">
              <w:rPr>
                <w:noProof/>
                <w:webHidden/>
              </w:rPr>
              <w:t>275</w:t>
            </w:r>
            <w:r w:rsidRPr="00903DBA">
              <w:rPr>
                <w:noProof/>
                <w:webHidden/>
              </w:rPr>
              <w:fldChar w:fldCharType="end"/>
            </w:r>
          </w:hyperlink>
        </w:p>
        <w:p w14:paraId="415EF0F2" w14:textId="7C596342"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12" w:history="1">
            <w:r w:rsidRPr="00903DBA">
              <w:rPr>
                <w:rStyle w:val="Hyperlnk"/>
                <w:noProof/>
                <w:highlight w:val="white"/>
              </w:rPr>
              <w:t>12.1.3.</w:t>
            </w:r>
            <w:r w:rsidRPr="00903DBA">
              <w:rPr>
                <w:rFonts w:asciiTheme="minorHAnsi" w:eastAsiaTheme="minorEastAsia" w:hAnsiTheme="minorHAnsi"/>
                <w:noProof/>
                <w:color w:val="auto"/>
                <w:lang w:eastAsia="sv-SE"/>
              </w:rPr>
              <w:tab/>
            </w:r>
            <w:r w:rsidRPr="00903DBA">
              <w:rPr>
                <w:rStyle w:val="Hyperlnk"/>
                <w:noProof/>
                <w:highlight w:val="white"/>
              </w:rPr>
              <w:t>Function End</w:t>
            </w:r>
            <w:r w:rsidRPr="00903DBA">
              <w:rPr>
                <w:noProof/>
                <w:webHidden/>
              </w:rPr>
              <w:tab/>
            </w:r>
            <w:r w:rsidRPr="00903DBA">
              <w:rPr>
                <w:noProof/>
                <w:webHidden/>
              </w:rPr>
              <w:fldChar w:fldCharType="begin"/>
            </w:r>
            <w:r w:rsidRPr="00903DBA">
              <w:rPr>
                <w:noProof/>
                <w:webHidden/>
              </w:rPr>
              <w:instrText xml:space="preserve"> PAGEREF _Toc57656112 \h </w:instrText>
            </w:r>
            <w:r w:rsidRPr="00903DBA">
              <w:rPr>
                <w:noProof/>
                <w:webHidden/>
              </w:rPr>
            </w:r>
            <w:r w:rsidRPr="00903DBA">
              <w:rPr>
                <w:noProof/>
                <w:webHidden/>
              </w:rPr>
              <w:fldChar w:fldCharType="separate"/>
            </w:r>
            <w:r w:rsidRPr="00903DBA">
              <w:rPr>
                <w:noProof/>
                <w:webHidden/>
              </w:rPr>
              <w:t>276</w:t>
            </w:r>
            <w:r w:rsidRPr="00903DBA">
              <w:rPr>
                <w:noProof/>
                <w:webHidden/>
              </w:rPr>
              <w:fldChar w:fldCharType="end"/>
            </w:r>
          </w:hyperlink>
        </w:p>
        <w:p w14:paraId="724E474E" w14:textId="4A709C0B"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13" w:history="1">
            <w:r w:rsidRPr="00903DBA">
              <w:rPr>
                <w:rStyle w:val="Hyperlnk"/>
                <w:noProof/>
                <w:highlight w:val="white"/>
              </w:rPr>
              <w:t>12.1.4.</w:t>
            </w:r>
            <w:r w:rsidRPr="00903DBA">
              <w:rPr>
                <w:rFonts w:asciiTheme="minorHAnsi" w:eastAsiaTheme="minorEastAsia" w:hAnsiTheme="minorHAnsi"/>
                <w:noProof/>
                <w:color w:val="auto"/>
                <w:lang w:eastAsia="sv-SE"/>
              </w:rPr>
              <w:tab/>
            </w:r>
            <w:r w:rsidRPr="00903DBA">
              <w:rPr>
                <w:rStyle w:val="Hyperlnk"/>
                <w:noProof/>
                <w:highlight w:val="white"/>
              </w:rPr>
              <w:t>Target Code Generation</w:t>
            </w:r>
            <w:r w:rsidRPr="00903DBA">
              <w:rPr>
                <w:noProof/>
                <w:webHidden/>
              </w:rPr>
              <w:tab/>
            </w:r>
            <w:r w:rsidRPr="00903DBA">
              <w:rPr>
                <w:noProof/>
                <w:webHidden/>
              </w:rPr>
              <w:fldChar w:fldCharType="begin"/>
            </w:r>
            <w:r w:rsidRPr="00903DBA">
              <w:rPr>
                <w:noProof/>
                <w:webHidden/>
              </w:rPr>
              <w:instrText xml:space="preserve"> PAGEREF _Toc57656113 \h </w:instrText>
            </w:r>
            <w:r w:rsidRPr="00903DBA">
              <w:rPr>
                <w:noProof/>
                <w:webHidden/>
              </w:rPr>
            </w:r>
            <w:r w:rsidRPr="00903DBA">
              <w:rPr>
                <w:noProof/>
                <w:webHidden/>
              </w:rPr>
              <w:fldChar w:fldCharType="separate"/>
            </w:r>
            <w:r w:rsidRPr="00903DBA">
              <w:rPr>
                <w:noProof/>
                <w:webHidden/>
              </w:rPr>
              <w:t>276</w:t>
            </w:r>
            <w:r w:rsidRPr="00903DBA">
              <w:rPr>
                <w:noProof/>
                <w:webHidden/>
              </w:rPr>
              <w:fldChar w:fldCharType="end"/>
            </w:r>
          </w:hyperlink>
        </w:p>
        <w:p w14:paraId="401281E8" w14:textId="50B26C3B"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14" w:history="1">
            <w:r w:rsidRPr="00903DBA">
              <w:rPr>
                <w:rStyle w:val="Hyperlnk"/>
                <w:noProof/>
                <w:highlight w:val="white"/>
              </w:rPr>
              <w:t>12.1.5.</w:t>
            </w:r>
            <w:r w:rsidRPr="00903DBA">
              <w:rPr>
                <w:rFonts w:asciiTheme="minorHAnsi" w:eastAsiaTheme="minorEastAsia" w:hAnsiTheme="minorHAnsi"/>
                <w:noProof/>
                <w:color w:val="auto"/>
                <w:lang w:eastAsia="sv-SE"/>
              </w:rPr>
              <w:tab/>
            </w:r>
            <w:r w:rsidRPr="00903DBA">
              <w:rPr>
                <w:rStyle w:val="Hyperlnk"/>
                <w:noProof/>
                <w:highlight w:val="white"/>
              </w:rPr>
              <w:t>Exit</w:t>
            </w:r>
            <w:r w:rsidRPr="00903DBA">
              <w:rPr>
                <w:noProof/>
                <w:webHidden/>
              </w:rPr>
              <w:tab/>
            </w:r>
            <w:r w:rsidRPr="00903DBA">
              <w:rPr>
                <w:noProof/>
                <w:webHidden/>
              </w:rPr>
              <w:fldChar w:fldCharType="begin"/>
            </w:r>
            <w:r w:rsidRPr="00903DBA">
              <w:rPr>
                <w:noProof/>
                <w:webHidden/>
              </w:rPr>
              <w:instrText xml:space="preserve"> PAGEREF _Toc57656114 \h </w:instrText>
            </w:r>
            <w:r w:rsidRPr="00903DBA">
              <w:rPr>
                <w:noProof/>
                <w:webHidden/>
              </w:rPr>
            </w:r>
            <w:r w:rsidRPr="00903DBA">
              <w:rPr>
                <w:noProof/>
                <w:webHidden/>
              </w:rPr>
              <w:fldChar w:fldCharType="separate"/>
            </w:r>
            <w:r w:rsidRPr="00903DBA">
              <w:rPr>
                <w:noProof/>
                <w:webHidden/>
              </w:rPr>
              <w:t>277</w:t>
            </w:r>
            <w:r w:rsidRPr="00903DBA">
              <w:rPr>
                <w:noProof/>
                <w:webHidden/>
              </w:rPr>
              <w:fldChar w:fldCharType="end"/>
            </w:r>
          </w:hyperlink>
        </w:p>
        <w:p w14:paraId="210E83D0" w14:textId="6767E550"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15" w:history="1">
            <w:r w:rsidRPr="00903DBA">
              <w:rPr>
                <w:rStyle w:val="Hyperlnk"/>
                <w:noProof/>
                <w:highlight w:val="white"/>
              </w:rPr>
              <w:t>12.1.6.</w:t>
            </w:r>
            <w:r w:rsidRPr="00903DBA">
              <w:rPr>
                <w:rFonts w:asciiTheme="minorHAnsi" w:eastAsiaTheme="minorEastAsia" w:hAnsiTheme="minorHAnsi"/>
                <w:noProof/>
                <w:color w:val="auto"/>
                <w:lang w:eastAsia="sv-SE"/>
              </w:rPr>
              <w:tab/>
            </w:r>
            <w:r w:rsidRPr="00903DBA">
              <w:rPr>
                <w:rStyle w:val="Hyperlnk"/>
                <w:noProof/>
                <w:highlight w:val="white"/>
              </w:rPr>
              <w:t>Initialization Code</w:t>
            </w:r>
            <w:r w:rsidRPr="00903DBA">
              <w:rPr>
                <w:noProof/>
                <w:webHidden/>
              </w:rPr>
              <w:tab/>
            </w:r>
            <w:r w:rsidRPr="00903DBA">
              <w:rPr>
                <w:noProof/>
                <w:webHidden/>
              </w:rPr>
              <w:fldChar w:fldCharType="begin"/>
            </w:r>
            <w:r w:rsidRPr="00903DBA">
              <w:rPr>
                <w:noProof/>
                <w:webHidden/>
              </w:rPr>
              <w:instrText xml:space="preserve"> PAGEREF _Toc57656115 \h </w:instrText>
            </w:r>
            <w:r w:rsidRPr="00903DBA">
              <w:rPr>
                <w:noProof/>
                <w:webHidden/>
              </w:rPr>
            </w:r>
            <w:r w:rsidRPr="00903DBA">
              <w:rPr>
                <w:noProof/>
                <w:webHidden/>
              </w:rPr>
              <w:fldChar w:fldCharType="separate"/>
            </w:r>
            <w:r w:rsidRPr="00903DBA">
              <w:rPr>
                <w:noProof/>
                <w:webHidden/>
              </w:rPr>
              <w:t>277</w:t>
            </w:r>
            <w:r w:rsidRPr="00903DBA">
              <w:rPr>
                <w:noProof/>
                <w:webHidden/>
              </w:rPr>
              <w:fldChar w:fldCharType="end"/>
            </w:r>
          </w:hyperlink>
        </w:p>
        <w:p w14:paraId="44E396EF" w14:textId="292BACCB"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16" w:history="1">
            <w:r w:rsidRPr="00903DBA">
              <w:rPr>
                <w:rStyle w:val="Hyperlnk"/>
                <w:noProof/>
                <w:highlight w:val="white"/>
              </w:rPr>
              <w:t>12.1.7.</w:t>
            </w:r>
            <w:r w:rsidRPr="00903DBA">
              <w:rPr>
                <w:rFonts w:asciiTheme="minorHAnsi" w:eastAsiaTheme="minorEastAsia" w:hAnsiTheme="minorHAnsi"/>
                <w:noProof/>
                <w:color w:val="auto"/>
                <w:lang w:eastAsia="sv-SE"/>
              </w:rPr>
              <w:tab/>
            </w:r>
            <w:r w:rsidRPr="00903DBA">
              <w:rPr>
                <w:rStyle w:val="Hyperlnk"/>
                <w:noProof/>
                <w:highlight w:val="white"/>
              </w:rPr>
              <w:t>Command Line Arguments</w:t>
            </w:r>
            <w:r w:rsidRPr="00903DBA">
              <w:rPr>
                <w:noProof/>
                <w:webHidden/>
              </w:rPr>
              <w:tab/>
            </w:r>
            <w:r w:rsidRPr="00903DBA">
              <w:rPr>
                <w:noProof/>
                <w:webHidden/>
              </w:rPr>
              <w:fldChar w:fldCharType="begin"/>
            </w:r>
            <w:r w:rsidRPr="00903DBA">
              <w:rPr>
                <w:noProof/>
                <w:webHidden/>
              </w:rPr>
              <w:instrText xml:space="preserve"> PAGEREF _Toc57656116 \h </w:instrText>
            </w:r>
            <w:r w:rsidRPr="00903DBA">
              <w:rPr>
                <w:noProof/>
                <w:webHidden/>
              </w:rPr>
            </w:r>
            <w:r w:rsidRPr="00903DBA">
              <w:rPr>
                <w:noProof/>
                <w:webHidden/>
              </w:rPr>
              <w:fldChar w:fldCharType="separate"/>
            </w:r>
            <w:r w:rsidRPr="00903DBA">
              <w:rPr>
                <w:noProof/>
                <w:webHidden/>
              </w:rPr>
              <w:t>278</w:t>
            </w:r>
            <w:r w:rsidRPr="00903DBA">
              <w:rPr>
                <w:noProof/>
                <w:webHidden/>
              </w:rPr>
              <w:fldChar w:fldCharType="end"/>
            </w:r>
          </w:hyperlink>
        </w:p>
        <w:p w14:paraId="6A221687" w14:textId="4CCE759C"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17" w:history="1">
            <w:r w:rsidRPr="00903DBA">
              <w:rPr>
                <w:rStyle w:val="Hyperlnk"/>
                <w:noProof/>
                <w:highlight w:val="white"/>
              </w:rPr>
              <w:t>12.1.1.</w:t>
            </w:r>
            <w:r w:rsidRPr="00903DBA">
              <w:rPr>
                <w:rFonts w:asciiTheme="minorHAnsi" w:eastAsiaTheme="minorEastAsia" w:hAnsiTheme="minorHAnsi"/>
                <w:noProof/>
                <w:color w:val="auto"/>
                <w:lang w:eastAsia="sv-SE"/>
              </w:rPr>
              <w:tab/>
            </w:r>
            <w:r w:rsidRPr="00903DBA">
              <w:rPr>
                <w:rStyle w:val="Hyperlnk"/>
                <w:noProof/>
                <w:highlight w:val="white"/>
              </w:rPr>
              <w:t>Windows Jump Info</w:t>
            </w:r>
            <w:r w:rsidRPr="00903DBA">
              <w:rPr>
                <w:noProof/>
                <w:webHidden/>
              </w:rPr>
              <w:tab/>
            </w:r>
            <w:r w:rsidRPr="00903DBA">
              <w:rPr>
                <w:noProof/>
                <w:webHidden/>
              </w:rPr>
              <w:fldChar w:fldCharType="begin"/>
            </w:r>
            <w:r w:rsidRPr="00903DBA">
              <w:rPr>
                <w:noProof/>
                <w:webHidden/>
              </w:rPr>
              <w:instrText xml:space="preserve"> PAGEREF _Toc57656117 \h </w:instrText>
            </w:r>
            <w:r w:rsidRPr="00903DBA">
              <w:rPr>
                <w:noProof/>
                <w:webHidden/>
              </w:rPr>
            </w:r>
            <w:r w:rsidRPr="00903DBA">
              <w:rPr>
                <w:noProof/>
                <w:webHidden/>
              </w:rPr>
              <w:fldChar w:fldCharType="separate"/>
            </w:r>
            <w:r w:rsidRPr="00903DBA">
              <w:rPr>
                <w:noProof/>
                <w:webHidden/>
              </w:rPr>
              <w:t>283</w:t>
            </w:r>
            <w:r w:rsidRPr="00903DBA">
              <w:rPr>
                <w:noProof/>
                <w:webHidden/>
              </w:rPr>
              <w:fldChar w:fldCharType="end"/>
            </w:r>
          </w:hyperlink>
        </w:p>
        <w:p w14:paraId="38C732BA" w14:textId="0F02E053"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18" w:history="1">
            <w:r w:rsidRPr="00903DBA">
              <w:rPr>
                <w:rStyle w:val="Hyperlnk"/>
                <w:noProof/>
                <w:highlight w:val="white"/>
              </w:rPr>
              <w:t>12.1.2.</w:t>
            </w:r>
            <w:r w:rsidRPr="00903DBA">
              <w:rPr>
                <w:rFonts w:asciiTheme="minorHAnsi" w:eastAsiaTheme="minorEastAsia" w:hAnsiTheme="minorHAnsi"/>
                <w:noProof/>
                <w:color w:val="auto"/>
                <w:lang w:eastAsia="sv-SE"/>
              </w:rPr>
              <w:tab/>
            </w:r>
            <w:r w:rsidRPr="00903DBA">
              <w:rPr>
                <w:rStyle w:val="Hyperlnk"/>
                <w:noProof/>
                <w:highlight w:val="white"/>
              </w:rPr>
              <w:t>Windows Byte List</w:t>
            </w:r>
            <w:r w:rsidRPr="00903DBA">
              <w:rPr>
                <w:noProof/>
                <w:webHidden/>
              </w:rPr>
              <w:tab/>
            </w:r>
            <w:r w:rsidRPr="00903DBA">
              <w:rPr>
                <w:noProof/>
                <w:webHidden/>
              </w:rPr>
              <w:fldChar w:fldCharType="begin"/>
            </w:r>
            <w:r w:rsidRPr="00903DBA">
              <w:rPr>
                <w:noProof/>
                <w:webHidden/>
              </w:rPr>
              <w:instrText xml:space="preserve"> PAGEREF _Toc57656118 \h </w:instrText>
            </w:r>
            <w:r w:rsidRPr="00903DBA">
              <w:rPr>
                <w:noProof/>
                <w:webHidden/>
              </w:rPr>
            </w:r>
            <w:r w:rsidRPr="00903DBA">
              <w:rPr>
                <w:noProof/>
                <w:webHidden/>
              </w:rPr>
              <w:fldChar w:fldCharType="separate"/>
            </w:r>
            <w:r w:rsidRPr="00903DBA">
              <w:rPr>
                <w:noProof/>
                <w:webHidden/>
              </w:rPr>
              <w:t>286</w:t>
            </w:r>
            <w:r w:rsidRPr="00903DBA">
              <w:rPr>
                <w:noProof/>
                <w:webHidden/>
              </w:rPr>
              <w:fldChar w:fldCharType="end"/>
            </w:r>
          </w:hyperlink>
        </w:p>
        <w:p w14:paraId="4CF1E2CF" w14:textId="272EE18C"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19" w:history="1">
            <w:r w:rsidRPr="00903DBA">
              <w:rPr>
                <w:rStyle w:val="Hyperlnk"/>
                <w:noProof/>
                <w:highlight w:val="white"/>
              </w:rPr>
              <w:t>12.1.3.</w:t>
            </w:r>
            <w:r w:rsidRPr="00903DBA">
              <w:rPr>
                <w:rFonts w:asciiTheme="minorHAnsi" w:eastAsiaTheme="minorEastAsia" w:hAnsiTheme="minorHAnsi"/>
                <w:noProof/>
                <w:color w:val="auto"/>
                <w:lang w:eastAsia="sv-SE"/>
              </w:rPr>
              <w:tab/>
            </w:r>
            <w:r w:rsidRPr="00903DBA">
              <w:rPr>
                <w:rStyle w:val="Hyperlnk"/>
                <w:noProof/>
                <w:highlight w:val="white"/>
              </w:rPr>
              <w:t>Byte List</w:t>
            </w:r>
            <w:r w:rsidRPr="00903DBA">
              <w:rPr>
                <w:noProof/>
                <w:webHidden/>
              </w:rPr>
              <w:tab/>
            </w:r>
            <w:r w:rsidRPr="00903DBA">
              <w:rPr>
                <w:noProof/>
                <w:webHidden/>
              </w:rPr>
              <w:fldChar w:fldCharType="begin"/>
            </w:r>
            <w:r w:rsidRPr="00903DBA">
              <w:rPr>
                <w:noProof/>
                <w:webHidden/>
              </w:rPr>
              <w:instrText xml:space="preserve"> PAGEREF _Toc57656119 \h </w:instrText>
            </w:r>
            <w:r w:rsidRPr="00903DBA">
              <w:rPr>
                <w:noProof/>
                <w:webHidden/>
              </w:rPr>
            </w:r>
            <w:r w:rsidRPr="00903DBA">
              <w:rPr>
                <w:noProof/>
                <w:webHidden/>
              </w:rPr>
              <w:fldChar w:fldCharType="separate"/>
            </w:r>
            <w:r w:rsidRPr="00903DBA">
              <w:rPr>
                <w:noProof/>
                <w:webHidden/>
              </w:rPr>
              <w:t>287</w:t>
            </w:r>
            <w:r w:rsidRPr="00903DBA">
              <w:rPr>
                <w:noProof/>
                <w:webHidden/>
              </w:rPr>
              <w:fldChar w:fldCharType="end"/>
            </w:r>
          </w:hyperlink>
        </w:p>
        <w:p w14:paraId="769705D9" w14:textId="5E7A520F" w:rsidR="00DD6D68" w:rsidRPr="00903DBA" w:rsidRDefault="00DD6D68">
          <w:pPr>
            <w:pStyle w:val="Innehll2"/>
            <w:tabs>
              <w:tab w:val="left" w:pos="1100"/>
              <w:tab w:val="right" w:leader="dot" w:pos="9350"/>
            </w:tabs>
            <w:rPr>
              <w:rFonts w:asciiTheme="minorHAnsi" w:eastAsiaTheme="minorEastAsia" w:hAnsiTheme="minorHAnsi"/>
              <w:noProof/>
              <w:color w:val="auto"/>
              <w:lang w:eastAsia="sv-SE"/>
            </w:rPr>
          </w:pPr>
          <w:hyperlink w:anchor="_Toc57656120" w:history="1">
            <w:r w:rsidRPr="00903DBA">
              <w:rPr>
                <w:rStyle w:val="Hyperlnk"/>
                <w:noProof/>
              </w:rPr>
              <w:t>12.2.</w:t>
            </w:r>
            <w:r w:rsidRPr="00903DBA">
              <w:rPr>
                <w:rFonts w:asciiTheme="minorHAnsi" w:eastAsiaTheme="minorEastAsia" w:hAnsiTheme="minorHAnsi"/>
                <w:noProof/>
                <w:color w:val="auto"/>
                <w:lang w:eastAsia="sv-SE"/>
              </w:rPr>
              <w:tab/>
            </w:r>
            <w:r w:rsidRPr="00903DBA">
              <w:rPr>
                <w:rStyle w:val="Hyperlnk"/>
                <w:noProof/>
              </w:rPr>
              <w:t>Linking</w:t>
            </w:r>
            <w:r w:rsidRPr="00903DBA">
              <w:rPr>
                <w:noProof/>
                <w:webHidden/>
              </w:rPr>
              <w:tab/>
            </w:r>
            <w:r w:rsidRPr="00903DBA">
              <w:rPr>
                <w:noProof/>
                <w:webHidden/>
              </w:rPr>
              <w:fldChar w:fldCharType="begin"/>
            </w:r>
            <w:r w:rsidRPr="00903DBA">
              <w:rPr>
                <w:noProof/>
                <w:webHidden/>
              </w:rPr>
              <w:instrText xml:space="preserve"> PAGEREF _Toc57656120 \h </w:instrText>
            </w:r>
            <w:r w:rsidRPr="00903DBA">
              <w:rPr>
                <w:noProof/>
                <w:webHidden/>
              </w:rPr>
            </w:r>
            <w:r w:rsidRPr="00903DBA">
              <w:rPr>
                <w:noProof/>
                <w:webHidden/>
              </w:rPr>
              <w:fldChar w:fldCharType="separate"/>
            </w:r>
            <w:r w:rsidRPr="00903DBA">
              <w:rPr>
                <w:noProof/>
                <w:webHidden/>
              </w:rPr>
              <w:t>294</w:t>
            </w:r>
            <w:r w:rsidRPr="00903DBA">
              <w:rPr>
                <w:noProof/>
                <w:webHidden/>
              </w:rPr>
              <w:fldChar w:fldCharType="end"/>
            </w:r>
          </w:hyperlink>
        </w:p>
        <w:p w14:paraId="1AC85031" w14:textId="3D754421"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21" w:history="1">
            <w:r w:rsidRPr="00903DBA">
              <w:rPr>
                <w:rStyle w:val="Hyperlnk"/>
                <w:noProof/>
              </w:rPr>
              <w:t>12.2.1.</w:t>
            </w:r>
            <w:r w:rsidRPr="00903DBA">
              <w:rPr>
                <w:rFonts w:asciiTheme="minorHAnsi" w:eastAsiaTheme="minorEastAsia" w:hAnsiTheme="minorHAnsi"/>
                <w:noProof/>
                <w:color w:val="auto"/>
                <w:lang w:eastAsia="sv-SE"/>
              </w:rPr>
              <w:tab/>
            </w:r>
            <w:r w:rsidRPr="00903DBA">
              <w:rPr>
                <w:rStyle w:val="Hyperlnk"/>
                <w:noProof/>
              </w:rPr>
              <w:t>The Linker Class</w:t>
            </w:r>
            <w:r w:rsidRPr="00903DBA">
              <w:rPr>
                <w:noProof/>
                <w:webHidden/>
              </w:rPr>
              <w:tab/>
            </w:r>
            <w:r w:rsidRPr="00903DBA">
              <w:rPr>
                <w:noProof/>
                <w:webHidden/>
              </w:rPr>
              <w:fldChar w:fldCharType="begin"/>
            </w:r>
            <w:r w:rsidRPr="00903DBA">
              <w:rPr>
                <w:noProof/>
                <w:webHidden/>
              </w:rPr>
              <w:instrText xml:space="preserve"> PAGEREF _Toc57656121 \h </w:instrText>
            </w:r>
            <w:r w:rsidRPr="00903DBA">
              <w:rPr>
                <w:noProof/>
                <w:webHidden/>
              </w:rPr>
            </w:r>
            <w:r w:rsidRPr="00903DBA">
              <w:rPr>
                <w:noProof/>
                <w:webHidden/>
              </w:rPr>
              <w:fldChar w:fldCharType="separate"/>
            </w:r>
            <w:r w:rsidRPr="00903DBA">
              <w:rPr>
                <w:noProof/>
                <w:webHidden/>
              </w:rPr>
              <w:t>295</w:t>
            </w:r>
            <w:r w:rsidRPr="00903DBA">
              <w:rPr>
                <w:noProof/>
                <w:webHidden/>
              </w:rPr>
              <w:fldChar w:fldCharType="end"/>
            </w:r>
          </w:hyperlink>
        </w:p>
        <w:p w14:paraId="11B9331B" w14:textId="7B9E26A4" w:rsidR="00DD6D68" w:rsidRPr="00903DBA" w:rsidRDefault="00DD6D68">
          <w:pPr>
            <w:pStyle w:val="Innehll1"/>
            <w:rPr>
              <w:rFonts w:asciiTheme="minorHAnsi" w:eastAsiaTheme="minorEastAsia" w:hAnsiTheme="minorHAnsi"/>
              <w:noProof/>
              <w:color w:val="auto"/>
              <w:lang w:eastAsia="sv-SE"/>
            </w:rPr>
          </w:pPr>
          <w:hyperlink w:anchor="_Toc57656122" w:history="1">
            <w:r w:rsidRPr="00903DBA">
              <w:rPr>
                <w:rStyle w:val="Hyperlnk"/>
                <w:noProof/>
              </w:rPr>
              <w:t>13.</w:t>
            </w:r>
            <w:r w:rsidRPr="00903DBA">
              <w:rPr>
                <w:rFonts w:asciiTheme="minorHAnsi" w:eastAsiaTheme="minorEastAsia" w:hAnsiTheme="minorHAnsi"/>
                <w:noProof/>
                <w:color w:val="auto"/>
                <w:lang w:eastAsia="sv-SE"/>
              </w:rPr>
              <w:tab/>
            </w:r>
            <w:r w:rsidRPr="00903DBA">
              <w:rPr>
                <w:rStyle w:val="Hyperlnk"/>
                <w:noProof/>
              </w:rPr>
              <w:t>The Standard Library</w:t>
            </w:r>
            <w:r w:rsidRPr="00903DBA">
              <w:rPr>
                <w:noProof/>
                <w:webHidden/>
              </w:rPr>
              <w:tab/>
            </w:r>
            <w:r w:rsidRPr="00903DBA">
              <w:rPr>
                <w:noProof/>
                <w:webHidden/>
              </w:rPr>
              <w:fldChar w:fldCharType="begin"/>
            </w:r>
            <w:r w:rsidRPr="00903DBA">
              <w:rPr>
                <w:noProof/>
                <w:webHidden/>
              </w:rPr>
              <w:instrText xml:space="preserve"> PAGEREF _Toc57656122 \h </w:instrText>
            </w:r>
            <w:r w:rsidRPr="00903DBA">
              <w:rPr>
                <w:noProof/>
                <w:webHidden/>
              </w:rPr>
            </w:r>
            <w:r w:rsidRPr="00903DBA">
              <w:rPr>
                <w:noProof/>
                <w:webHidden/>
              </w:rPr>
              <w:fldChar w:fldCharType="separate"/>
            </w:r>
            <w:r w:rsidRPr="00903DBA">
              <w:rPr>
                <w:noProof/>
                <w:webHidden/>
              </w:rPr>
              <w:t>301</w:t>
            </w:r>
            <w:r w:rsidRPr="00903DBA">
              <w:rPr>
                <w:noProof/>
                <w:webHidden/>
              </w:rPr>
              <w:fldChar w:fldCharType="end"/>
            </w:r>
          </w:hyperlink>
        </w:p>
        <w:p w14:paraId="08EA5B58" w14:textId="35B28D18" w:rsidR="00DD6D68" w:rsidRPr="00903DBA" w:rsidRDefault="00DD6D68">
          <w:pPr>
            <w:pStyle w:val="Innehll2"/>
            <w:tabs>
              <w:tab w:val="left" w:pos="1100"/>
              <w:tab w:val="right" w:leader="dot" w:pos="9350"/>
            </w:tabs>
            <w:rPr>
              <w:rFonts w:asciiTheme="minorHAnsi" w:eastAsiaTheme="minorEastAsia" w:hAnsiTheme="minorHAnsi"/>
              <w:noProof/>
              <w:color w:val="auto"/>
              <w:lang w:eastAsia="sv-SE"/>
            </w:rPr>
          </w:pPr>
          <w:hyperlink w:anchor="_Toc57656123" w:history="1">
            <w:r w:rsidRPr="00903DBA">
              <w:rPr>
                <w:rStyle w:val="Hyperlnk"/>
                <w:noProof/>
              </w:rPr>
              <w:t>13.1.</w:t>
            </w:r>
            <w:r w:rsidRPr="00903DBA">
              <w:rPr>
                <w:rFonts w:asciiTheme="minorHAnsi" w:eastAsiaTheme="minorEastAsia" w:hAnsiTheme="minorHAnsi"/>
                <w:noProof/>
                <w:color w:val="auto"/>
                <w:lang w:eastAsia="sv-SE"/>
              </w:rPr>
              <w:tab/>
            </w:r>
            <w:r w:rsidRPr="00903DBA">
              <w:rPr>
                <w:rStyle w:val="Hyperlnk"/>
                <w:noProof/>
              </w:rPr>
              <w:t>Integral and Floating Limits</w:t>
            </w:r>
            <w:r w:rsidRPr="00903DBA">
              <w:rPr>
                <w:noProof/>
                <w:webHidden/>
              </w:rPr>
              <w:tab/>
            </w:r>
            <w:r w:rsidRPr="00903DBA">
              <w:rPr>
                <w:noProof/>
                <w:webHidden/>
              </w:rPr>
              <w:fldChar w:fldCharType="begin"/>
            </w:r>
            <w:r w:rsidRPr="00903DBA">
              <w:rPr>
                <w:noProof/>
                <w:webHidden/>
              </w:rPr>
              <w:instrText xml:space="preserve"> PAGEREF _Toc57656123 \h </w:instrText>
            </w:r>
            <w:r w:rsidRPr="00903DBA">
              <w:rPr>
                <w:noProof/>
                <w:webHidden/>
              </w:rPr>
            </w:r>
            <w:r w:rsidRPr="00903DBA">
              <w:rPr>
                <w:noProof/>
                <w:webHidden/>
              </w:rPr>
              <w:fldChar w:fldCharType="separate"/>
            </w:r>
            <w:r w:rsidRPr="00903DBA">
              <w:rPr>
                <w:noProof/>
                <w:webHidden/>
              </w:rPr>
              <w:t>301</w:t>
            </w:r>
            <w:r w:rsidRPr="00903DBA">
              <w:rPr>
                <w:noProof/>
                <w:webHidden/>
              </w:rPr>
              <w:fldChar w:fldCharType="end"/>
            </w:r>
          </w:hyperlink>
        </w:p>
        <w:p w14:paraId="21BEEBDA" w14:textId="79510818" w:rsidR="00DD6D68" w:rsidRPr="00903DBA" w:rsidRDefault="00DD6D68">
          <w:pPr>
            <w:pStyle w:val="Innehll2"/>
            <w:tabs>
              <w:tab w:val="left" w:pos="1100"/>
              <w:tab w:val="right" w:leader="dot" w:pos="9350"/>
            </w:tabs>
            <w:rPr>
              <w:rFonts w:asciiTheme="minorHAnsi" w:eastAsiaTheme="minorEastAsia" w:hAnsiTheme="minorHAnsi"/>
              <w:noProof/>
              <w:color w:val="auto"/>
              <w:lang w:eastAsia="sv-SE"/>
            </w:rPr>
          </w:pPr>
          <w:hyperlink w:anchor="_Toc57656124" w:history="1">
            <w:r w:rsidRPr="00903DBA">
              <w:rPr>
                <w:rStyle w:val="Hyperlnk"/>
                <w:noProof/>
              </w:rPr>
              <w:t>13.2.</w:t>
            </w:r>
            <w:r w:rsidRPr="00903DBA">
              <w:rPr>
                <w:rFonts w:asciiTheme="minorHAnsi" w:eastAsiaTheme="minorEastAsia" w:hAnsiTheme="minorHAnsi"/>
                <w:noProof/>
                <w:color w:val="auto"/>
                <w:lang w:eastAsia="sv-SE"/>
              </w:rPr>
              <w:tab/>
            </w:r>
            <w:r w:rsidRPr="00903DBA">
              <w:rPr>
                <w:rStyle w:val="Hyperlnk"/>
                <w:noProof/>
              </w:rPr>
              <w:t>The assert Macro</w:t>
            </w:r>
            <w:r w:rsidRPr="00903DBA">
              <w:rPr>
                <w:noProof/>
                <w:webHidden/>
              </w:rPr>
              <w:tab/>
            </w:r>
            <w:r w:rsidRPr="00903DBA">
              <w:rPr>
                <w:noProof/>
                <w:webHidden/>
              </w:rPr>
              <w:fldChar w:fldCharType="begin"/>
            </w:r>
            <w:r w:rsidRPr="00903DBA">
              <w:rPr>
                <w:noProof/>
                <w:webHidden/>
              </w:rPr>
              <w:instrText xml:space="preserve"> PAGEREF _Toc57656124 \h </w:instrText>
            </w:r>
            <w:r w:rsidRPr="00903DBA">
              <w:rPr>
                <w:noProof/>
                <w:webHidden/>
              </w:rPr>
            </w:r>
            <w:r w:rsidRPr="00903DBA">
              <w:rPr>
                <w:noProof/>
                <w:webHidden/>
              </w:rPr>
              <w:fldChar w:fldCharType="separate"/>
            </w:r>
            <w:r w:rsidRPr="00903DBA">
              <w:rPr>
                <w:noProof/>
                <w:webHidden/>
              </w:rPr>
              <w:t>302</w:t>
            </w:r>
            <w:r w:rsidRPr="00903DBA">
              <w:rPr>
                <w:noProof/>
                <w:webHidden/>
              </w:rPr>
              <w:fldChar w:fldCharType="end"/>
            </w:r>
          </w:hyperlink>
        </w:p>
        <w:p w14:paraId="346ADC78" w14:textId="43B99F09" w:rsidR="00DD6D68" w:rsidRPr="00903DBA" w:rsidRDefault="00DD6D68">
          <w:pPr>
            <w:pStyle w:val="Innehll2"/>
            <w:tabs>
              <w:tab w:val="left" w:pos="1100"/>
              <w:tab w:val="right" w:leader="dot" w:pos="9350"/>
            </w:tabs>
            <w:rPr>
              <w:rFonts w:asciiTheme="minorHAnsi" w:eastAsiaTheme="minorEastAsia" w:hAnsiTheme="minorHAnsi"/>
              <w:noProof/>
              <w:color w:val="auto"/>
              <w:lang w:eastAsia="sv-SE"/>
            </w:rPr>
          </w:pPr>
          <w:hyperlink w:anchor="_Toc57656125" w:history="1">
            <w:r w:rsidRPr="00903DBA">
              <w:rPr>
                <w:rStyle w:val="Hyperlnk"/>
                <w:noProof/>
              </w:rPr>
              <w:t>13.3.</w:t>
            </w:r>
            <w:r w:rsidRPr="00903DBA">
              <w:rPr>
                <w:rFonts w:asciiTheme="minorHAnsi" w:eastAsiaTheme="minorEastAsia" w:hAnsiTheme="minorHAnsi"/>
                <w:noProof/>
                <w:color w:val="auto"/>
                <w:lang w:eastAsia="sv-SE"/>
              </w:rPr>
              <w:tab/>
            </w:r>
            <w:r w:rsidRPr="00903DBA">
              <w:rPr>
                <w:rStyle w:val="Hyperlnk"/>
                <w:noProof/>
              </w:rPr>
              <w:t>Locale Data</w:t>
            </w:r>
            <w:r w:rsidRPr="00903DBA">
              <w:rPr>
                <w:noProof/>
                <w:webHidden/>
              </w:rPr>
              <w:tab/>
            </w:r>
            <w:r w:rsidRPr="00903DBA">
              <w:rPr>
                <w:noProof/>
                <w:webHidden/>
              </w:rPr>
              <w:fldChar w:fldCharType="begin"/>
            </w:r>
            <w:r w:rsidRPr="00903DBA">
              <w:rPr>
                <w:noProof/>
                <w:webHidden/>
              </w:rPr>
              <w:instrText xml:space="preserve"> PAGEREF _Toc57656125 \h </w:instrText>
            </w:r>
            <w:r w:rsidRPr="00903DBA">
              <w:rPr>
                <w:noProof/>
                <w:webHidden/>
              </w:rPr>
            </w:r>
            <w:r w:rsidRPr="00903DBA">
              <w:rPr>
                <w:noProof/>
                <w:webHidden/>
              </w:rPr>
              <w:fldChar w:fldCharType="separate"/>
            </w:r>
            <w:r w:rsidRPr="00903DBA">
              <w:rPr>
                <w:noProof/>
                <w:webHidden/>
              </w:rPr>
              <w:t>302</w:t>
            </w:r>
            <w:r w:rsidRPr="00903DBA">
              <w:rPr>
                <w:noProof/>
                <w:webHidden/>
              </w:rPr>
              <w:fldChar w:fldCharType="end"/>
            </w:r>
          </w:hyperlink>
        </w:p>
        <w:p w14:paraId="0298AC02" w14:textId="48BDA3B5" w:rsidR="00DD6D68" w:rsidRPr="00903DBA" w:rsidRDefault="00DD6D68">
          <w:pPr>
            <w:pStyle w:val="Innehll2"/>
            <w:tabs>
              <w:tab w:val="left" w:pos="1100"/>
              <w:tab w:val="right" w:leader="dot" w:pos="9350"/>
            </w:tabs>
            <w:rPr>
              <w:rFonts w:asciiTheme="minorHAnsi" w:eastAsiaTheme="minorEastAsia" w:hAnsiTheme="minorHAnsi"/>
              <w:noProof/>
              <w:color w:val="auto"/>
              <w:lang w:eastAsia="sv-SE"/>
            </w:rPr>
          </w:pPr>
          <w:hyperlink w:anchor="_Toc57656126" w:history="1">
            <w:r w:rsidRPr="00903DBA">
              <w:rPr>
                <w:rStyle w:val="Hyperlnk"/>
                <w:noProof/>
              </w:rPr>
              <w:t>13.4.</w:t>
            </w:r>
            <w:r w:rsidRPr="00903DBA">
              <w:rPr>
                <w:rFonts w:asciiTheme="minorHAnsi" w:eastAsiaTheme="minorEastAsia" w:hAnsiTheme="minorHAnsi"/>
                <w:noProof/>
                <w:color w:val="auto"/>
                <w:lang w:eastAsia="sv-SE"/>
              </w:rPr>
              <w:tab/>
            </w:r>
            <w:r w:rsidRPr="00903DBA">
              <w:rPr>
                <w:rStyle w:val="Hyperlnk"/>
                <w:noProof/>
              </w:rPr>
              <w:t>Character Types</w:t>
            </w:r>
            <w:r w:rsidRPr="00903DBA">
              <w:rPr>
                <w:noProof/>
                <w:webHidden/>
              </w:rPr>
              <w:tab/>
            </w:r>
            <w:r w:rsidRPr="00903DBA">
              <w:rPr>
                <w:noProof/>
                <w:webHidden/>
              </w:rPr>
              <w:fldChar w:fldCharType="begin"/>
            </w:r>
            <w:r w:rsidRPr="00903DBA">
              <w:rPr>
                <w:noProof/>
                <w:webHidden/>
              </w:rPr>
              <w:instrText xml:space="preserve"> PAGEREF _Toc57656126 \h </w:instrText>
            </w:r>
            <w:r w:rsidRPr="00903DBA">
              <w:rPr>
                <w:noProof/>
                <w:webHidden/>
              </w:rPr>
            </w:r>
            <w:r w:rsidRPr="00903DBA">
              <w:rPr>
                <w:noProof/>
                <w:webHidden/>
              </w:rPr>
              <w:fldChar w:fldCharType="separate"/>
            </w:r>
            <w:r w:rsidRPr="00903DBA">
              <w:rPr>
                <w:noProof/>
                <w:webHidden/>
              </w:rPr>
              <w:t>305</w:t>
            </w:r>
            <w:r w:rsidRPr="00903DBA">
              <w:rPr>
                <w:noProof/>
                <w:webHidden/>
              </w:rPr>
              <w:fldChar w:fldCharType="end"/>
            </w:r>
          </w:hyperlink>
        </w:p>
        <w:p w14:paraId="360B75FC" w14:textId="55EEDD01" w:rsidR="00DD6D68" w:rsidRPr="00903DBA" w:rsidRDefault="00DD6D68">
          <w:pPr>
            <w:pStyle w:val="Innehll2"/>
            <w:tabs>
              <w:tab w:val="left" w:pos="1100"/>
              <w:tab w:val="right" w:leader="dot" w:pos="9350"/>
            </w:tabs>
            <w:rPr>
              <w:rFonts w:asciiTheme="minorHAnsi" w:eastAsiaTheme="minorEastAsia" w:hAnsiTheme="minorHAnsi"/>
              <w:noProof/>
              <w:color w:val="auto"/>
              <w:lang w:eastAsia="sv-SE"/>
            </w:rPr>
          </w:pPr>
          <w:hyperlink w:anchor="_Toc57656127" w:history="1">
            <w:r w:rsidRPr="00903DBA">
              <w:rPr>
                <w:rStyle w:val="Hyperlnk"/>
                <w:noProof/>
              </w:rPr>
              <w:t>13.5.</w:t>
            </w:r>
            <w:r w:rsidRPr="00903DBA">
              <w:rPr>
                <w:rFonts w:asciiTheme="minorHAnsi" w:eastAsiaTheme="minorEastAsia" w:hAnsiTheme="minorHAnsi"/>
                <w:noProof/>
                <w:color w:val="auto"/>
                <w:lang w:eastAsia="sv-SE"/>
              </w:rPr>
              <w:tab/>
            </w:r>
            <w:r w:rsidRPr="00903DBA">
              <w:rPr>
                <w:rStyle w:val="Hyperlnk"/>
                <w:noProof/>
              </w:rPr>
              <w:t>Strings</w:t>
            </w:r>
            <w:r w:rsidRPr="00903DBA">
              <w:rPr>
                <w:noProof/>
                <w:webHidden/>
              </w:rPr>
              <w:tab/>
            </w:r>
            <w:r w:rsidRPr="00903DBA">
              <w:rPr>
                <w:noProof/>
                <w:webHidden/>
              </w:rPr>
              <w:fldChar w:fldCharType="begin"/>
            </w:r>
            <w:r w:rsidRPr="00903DBA">
              <w:rPr>
                <w:noProof/>
                <w:webHidden/>
              </w:rPr>
              <w:instrText xml:space="preserve"> PAGEREF _Toc57656127 \h </w:instrText>
            </w:r>
            <w:r w:rsidRPr="00903DBA">
              <w:rPr>
                <w:noProof/>
                <w:webHidden/>
              </w:rPr>
            </w:r>
            <w:r w:rsidRPr="00903DBA">
              <w:rPr>
                <w:noProof/>
                <w:webHidden/>
              </w:rPr>
              <w:fldChar w:fldCharType="separate"/>
            </w:r>
            <w:r w:rsidRPr="00903DBA">
              <w:rPr>
                <w:noProof/>
                <w:webHidden/>
              </w:rPr>
              <w:t>308</w:t>
            </w:r>
            <w:r w:rsidRPr="00903DBA">
              <w:rPr>
                <w:noProof/>
                <w:webHidden/>
              </w:rPr>
              <w:fldChar w:fldCharType="end"/>
            </w:r>
          </w:hyperlink>
        </w:p>
        <w:p w14:paraId="70BA134C" w14:textId="3576BCD9" w:rsidR="00DD6D68" w:rsidRPr="00903DBA" w:rsidRDefault="00DD6D68">
          <w:pPr>
            <w:pStyle w:val="Innehll2"/>
            <w:tabs>
              <w:tab w:val="left" w:pos="1100"/>
              <w:tab w:val="right" w:leader="dot" w:pos="9350"/>
            </w:tabs>
            <w:rPr>
              <w:rFonts w:asciiTheme="minorHAnsi" w:eastAsiaTheme="minorEastAsia" w:hAnsiTheme="minorHAnsi"/>
              <w:noProof/>
              <w:color w:val="auto"/>
              <w:lang w:eastAsia="sv-SE"/>
            </w:rPr>
          </w:pPr>
          <w:hyperlink w:anchor="_Toc57656128" w:history="1">
            <w:r w:rsidRPr="00903DBA">
              <w:rPr>
                <w:rStyle w:val="Hyperlnk"/>
                <w:noProof/>
              </w:rPr>
              <w:t>13.6.</w:t>
            </w:r>
            <w:r w:rsidRPr="00903DBA">
              <w:rPr>
                <w:rFonts w:asciiTheme="minorHAnsi" w:eastAsiaTheme="minorEastAsia" w:hAnsiTheme="minorHAnsi"/>
                <w:noProof/>
                <w:color w:val="auto"/>
                <w:lang w:eastAsia="sv-SE"/>
              </w:rPr>
              <w:tab/>
            </w:r>
            <w:r w:rsidRPr="00903DBA">
              <w:rPr>
                <w:rStyle w:val="Hyperlnk"/>
                <w:noProof/>
              </w:rPr>
              <w:t>Long Jumps</w:t>
            </w:r>
            <w:r w:rsidRPr="00903DBA">
              <w:rPr>
                <w:noProof/>
                <w:webHidden/>
              </w:rPr>
              <w:tab/>
            </w:r>
            <w:r w:rsidRPr="00903DBA">
              <w:rPr>
                <w:noProof/>
                <w:webHidden/>
              </w:rPr>
              <w:fldChar w:fldCharType="begin"/>
            </w:r>
            <w:r w:rsidRPr="00903DBA">
              <w:rPr>
                <w:noProof/>
                <w:webHidden/>
              </w:rPr>
              <w:instrText xml:space="preserve"> PAGEREF _Toc57656128 \h </w:instrText>
            </w:r>
            <w:r w:rsidRPr="00903DBA">
              <w:rPr>
                <w:noProof/>
                <w:webHidden/>
              </w:rPr>
            </w:r>
            <w:r w:rsidRPr="00903DBA">
              <w:rPr>
                <w:noProof/>
                <w:webHidden/>
              </w:rPr>
              <w:fldChar w:fldCharType="separate"/>
            </w:r>
            <w:r w:rsidRPr="00903DBA">
              <w:rPr>
                <w:noProof/>
                <w:webHidden/>
              </w:rPr>
              <w:t>314</w:t>
            </w:r>
            <w:r w:rsidRPr="00903DBA">
              <w:rPr>
                <w:noProof/>
                <w:webHidden/>
              </w:rPr>
              <w:fldChar w:fldCharType="end"/>
            </w:r>
          </w:hyperlink>
        </w:p>
        <w:p w14:paraId="2D8337C8" w14:textId="2E08D7E3" w:rsidR="00DD6D68" w:rsidRPr="00903DBA" w:rsidRDefault="00DD6D68">
          <w:pPr>
            <w:pStyle w:val="Innehll2"/>
            <w:tabs>
              <w:tab w:val="left" w:pos="1100"/>
              <w:tab w:val="right" w:leader="dot" w:pos="9350"/>
            </w:tabs>
            <w:rPr>
              <w:rFonts w:asciiTheme="minorHAnsi" w:eastAsiaTheme="minorEastAsia" w:hAnsiTheme="minorHAnsi"/>
              <w:noProof/>
              <w:color w:val="auto"/>
              <w:lang w:eastAsia="sv-SE"/>
            </w:rPr>
          </w:pPr>
          <w:hyperlink w:anchor="_Toc57656129" w:history="1">
            <w:r w:rsidRPr="00903DBA">
              <w:rPr>
                <w:rStyle w:val="Hyperlnk"/>
                <w:noProof/>
              </w:rPr>
              <w:t>13.7.</w:t>
            </w:r>
            <w:r w:rsidRPr="00903DBA">
              <w:rPr>
                <w:rFonts w:asciiTheme="minorHAnsi" w:eastAsiaTheme="minorEastAsia" w:hAnsiTheme="minorHAnsi"/>
                <w:noProof/>
                <w:color w:val="auto"/>
                <w:lang w:eastAsia="sv-SE"/>
              </w:rPr>
              <w:tab/>
            </w:r>
            <w:r w:rsidRPr="00903DBA">
              <w:rPr>
                <w:rStyle w:val="Hyperlnk"/>
                <w:noProof/>
              </w:rPr>
              <w:t>Mathematical Functions</w:t>
            </w:r>
            <w:r w:rsidRPr="00903DBA">
              <w:rPr>
                <w:noProof/>
                <w:webHidden/>
              </w:rPr>
              <w:tab/>
            </w:r>
            <w:r w:rsidRPr="00903DBA">
              <w:rPr>
                <w:noProof/>
                <w:webHidden/>
              </w:rPr>
              <w:fldChar w:fldCharType="begin"/>
            </w:r>
            <w:r w:rsidRPr="00903DBA">
              <w:rPr>
                <w:noProof/>
                <w:webHidden/>
              </w:rPr>
              <w:instrText xml:space="preserve"> PAGEREF _Toc57656129 \h </w:instrText>
            </w:r>
            <w:r w:rsidRPr="00903DBA">
              <w:rPr>
                <w:noProof/>
                <w:webHidden/>
              </w:rPr>
            </w:r>
            <w:r w:rsidRPr="00903DBA">
              <w:rPr>
                <w:noProof/>
                <w:webHidden/>
              </w:rPr>
              <w:fldChar w:fldCharType="separate"/>
            </w:r>
            <w:r w:rsidRPr="00903DBA">
              <w:rPr>
                <w:noProof/>
                <w:webHidden/>
              </w:rPr>
              <w:t>316</w:t>
            </w:r>
            <w:r w:rsidRPr="00903DBA">
              <w:rPr>
                <w:noProof/>
                <w:webHidden/>
              </w:rPr>
              <w:fldChar w:fldCharType="end"/>
            </w:r>
          </w:hyperlink>
        </w:p>
        <w:p w14:paraId="1DFFC029" w14:textId="649230E7"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30" w:history="1">
            <w:r w:rsidRPr="00903DBA">
              <w:rPr>
                <w:rStyle w:val="Hyperlnk"/>
                <w:noProof/>
                <w:highlight w:val="white"/>
              </w:rPr>
              <w:t>13.7.1.</w:t>
            </w:r>
            <w:r w:rsidRPr="00903DBA">
              <w:rPr>
                <w:rFonts w:asciiTheme="minorHAnsi" w:eastAsiaTheme="minorEastAsia" w:hAnsiTheme="minorHAnsi"/>
                <w:noProof/>
                <w:color w:val="auto"/>
                <w:lang w:eastAsia="sv-SE"/>
              </w:rPr>
              <w:tab/>
            </w:r>
            <w:r w:rsidRPr="00903DBA">
              <w:rPr>
                <w:rStyle w:val="Hyperlnk"/>
                <w:noProof/>
                <w:highlight w:val="white"/>
              </w:rPr>
              <w:t>Exponent and Logarithm Functions</w:t>
            </w:r>
            <w:r w:rsidRPr="00903DBA">
              <w:rPr>
                <w:noProof/>
                <w:webHidden/>
              </w:rPr>
              <w:tab/>
            </w:r>
            <w:r w:rsidRPr="00903DBA">
              <w:rPr>
                <w:noProof/>
                <w:webHidden/>
              </w:rPr>
              <w:fldChar w:fldCharType="begin"/>
            </w:r>
            <w:r w:rsidRPr="00903DBA">
              <w:rPr>
                <w:noProof/>
                <w:webHidden/>
              </w:rPr>
              <w:instrText xml:space="preserve"> PAGEREF _Toc57656130 \h </w:instrText>
            </w:r>
            <w:r w:rsidRPr="00903DBA">
              <w:rPr>
                <w:noProof/>
                <w:webHidden/>
              </w:rPr>
            </w:r>
            <w:r w:rsidRPr="00903DBA">
              <w:rPr>
                <w:noProof/>
                <w:webHidden/>
              </w:rPr>
              <w:fldChar w:fldCharType="separate"/>
            </w:r>
            <w:r w:rsidRPr="00903DBA">
              <w:rPr>
                <w:noProof/>
                <w:webHidden/>
              </w:rPr>
              <w:t>317</w:t>
            </w:r>
            <w:r w:rsidRPr="00903DBA">
              <w:rPr>
                <w:noProof/>
                <w:webHidden/>
              </w:rPr>
              <w:fldChar w:fldCharType="end"/>
            </w:r>
          </w:hyperlink>
        </w:p>
        <w:p w14:paraId="777BA9D3" w14:textId="080015EE"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31" w:history="1">
            <w:r w:rsidRPr="00903DBA">
              <w:rPr>
                <w:rStyle w:val="Hyperlnk"/>
                <w:noProof/>
                <w:highlight w:val="white"/>
              </w:rPr>
              <w:t>13.7.2.</w:t>
            </w:r>
            <w:r w:rsidRPr="00903DBA">
              <w:rPr>
                <w:rFonts w:asciiTheme="minorHAnsi" w:eastAsiaTheme="minorEastAsia" w:hAnsiTheme="minorHAnsi"/>
                <w:noProof/>
                <w:color w:val="auto"/>
                <w:lang w:eastAsia="sv-SE"/>
              </w:rPr>
              <w:tab/>
            </w:r>
            <w:r w:rsidRPr="00903DBA">
              <w:rPr>
                <w:rStyle w:val="Hyperlnk"/>
                <w:noProof/>
                <w:highlight w:val="white"/>
              </w:rPr>
              <w:t>Power Functions</w:t>
            </w:r>
            <w:r w:rsidRPr="00903DBA">
              <w:rPr>
                <w:noProof/>
                <w:webHidden/>
              </w:rPr>
              <w:tab/>
            </w:r>
            <w:r w:rsidRPr="00903DBA">
              <w:rPr>
                <w:noProof/>
                <w:webHidden/>
              </w:rPr>
              <w:fldChar w:fldCharType="begin"/>
            </w:r>
            <w:r w:rsidRPr="00903DBA">
              <w:rPr>
                <w:noProof/>
                <w:webHidden/>
              </w:rPr>
              <w:instrText xml:space="preserve"> PAGEREF _Toc57656131 \h </w:instrText>
            </w:r>
            <w:r w:rsidRPr="00903DBA">
              <w:rPr>
                <w:noProof/>
                <w:webHidden/>
              </w:rPr>
            </w:r>
            <w:r w:rsidRPr="00903DBA">
              <w:rPr>
                <w:noProof/>
                <w:webHidden/>
              </w:rPr>
              <w:fldChar w:fldCharType="separate"/>
            </w:r>
            <w:r w:rsidRPr="00903DBA">
              <w:rPr>
                <w:noProof/>
                <w:webHidden/>
              </w:rPr>
              <w:t>319</w:t>
            </w:r>
            <w:r w:rsidRPr="00903DBA">
              <w:rPr>
                <w:noProof/>
                <w:webHidden/>
              </w:rPr>
              <w:fldChar w:fldCharType="end"/>
            </w:r>
          </w:hyperlink>
        </w:p>
        <w:p w14:paraId="5E2F080D" w14:textId="2A497E85"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32" w:history="1">
            <w:r w:rsidRPr="00903DBA">
              <w:rPr>
                <w:rStyle w:val="Hyperlnk"/>
                <w:noProof/>
                <w:highlight w:val="white"/>
              </w:rPr>
              <w:t>13.7.1.</w:t>
            </w:r>
            <w:r w:rsidRPr="00903DBA">
              <w:rPr>
                <w:rFonts w:asciiTheme="minorHAnsi" w:eastAsiaTheme="minorEastAsia" w:hAnsiTheme="minorHAnsi"/>
                <w:noProof/>
                <w:color w:val="auto"/>
                <w:lang w:eastAsia="sv-SE"/>
              </w:rPr>
              <w:tab/>
            </w:r>
            <w:r w:rsidRPr="00903DBA">
              <w:rPr>
                <w:rStyle w:val="Hyperlnk"/>
                <w:noProof/>
                <w:highlight w:val="white"/>
              </w:rPr>
              <w:t>Square Root</w:t>
            </w:r>
            <w:r w:rsidRPr="00903DBA">
              <w:rPr>
                <w:noProof/>
                <w:webHidden/>
              </w:rPr>
              <w:tab/>
            </w:r>
            <w:r w:rsidRPr="00903DBA">
              <w:rPr>
                <w:noProof/>
                <w:webHidden/>
              </w:rPr>
              <w:fldChar w:fldCharType="begin"/>
            </w:r>
            <w:r w:rsidRPr="00903DBA">
              <w:rPr>
                <w:noProof/>
                <w:webHidden/>
              </w:rPr>
              <w:instrText xml:space="preserve"> PAGEREF _Toc57656132 \h </w:instrText>
            </w:r>
            <w:r w:rsidRPr="00903DBA">
              <w:rPr>
                <w:noProof/>
                <w:webHidden/>
              </w:rPr>
            </w:r>
            <w:r w:rsidRPr="00903DBA">
              <w:rPr>
                <w:noProof/>
                <w:webHidden/>
              </w:rPr>
              <w:fldChar w:fldCharType="separate"/>
            </w:r>
            <w:r w:rsidRPr="00903DBA">
              <w:rPr>
                <w:noProof/>
                <w:webHidden/>
              </w:rPr>
              <w:t>320</w:t>
            </w:r>
            <w:r w:rsidRPr="00903DBA">
              <w:rPr>
                <w:noProof/>
                <w:webHidden/>
              </w:rPr>
              <w:fldChar w:fldCharType="end"/>
            </w:r>
          </w:hyperlink>
        </w:p>
        <w:p w14:paraId="4D54B310" w14:textId="58E6BD67"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33" w:history="1">
            <w:r w:rsidRPr="00903DBA">
              <w:rPr>
                <w:rStyle w:val="Hyperlnk"/>
                <w:noProof/>
                <w:highlight w:val="white"/>
              </w:rPr>
              <w:t>13.7.1.</w:t>
            </w:r>
            <w:r w:rsidRPr="00903DBA">
              <w:rPr>
                <w:rFonts w:asciiTheme="minorHAnsi" w:eastAsiaTheme="minorEastAsia" w:hAnsiTheme="minorHAnsi"/>
                <w:noProof/>
                <w:color w:val="auto"/>
                <w:lang w:eastAsia="sv-SE"/>
              </w:rPr>
              <w:tab/>
            </w:r>
            <w:r w:rsidRPr="00903DBA">
              <w:rPr>
                <w:rStyle w:val="Hyperlnk"/>
                <w:noProof/>
                <w:highlight w:val="white"/>
              </w:rPr>
              <w:t>Modulo Functions</w:t>
            </w:r>
            <w:r w:rsidRPr="00903DBA">
              <w:rPr>
                <w:noProof/>
                <w:webHidden/>
              </w:rPr>
              <w:tab/>
            </w:r>
            <w:r w:rsidRPr="00903DBA">
              <w:rPr>
                <w:noProof/>
                <w:webHidden/>
              </w:rPr>
              <w:fldChar w:fldCharType="begin"/>
            </w:r>
            <w:r w:rsidRPr="00903DBA">
              <w:rPr>
                <w:noProof/>
                <w:webHidden/>
              </w:rPr>
              <w:instrText xml:space="preserve"> PAGEREF _Toc57656133 \h </w:instrText>
            </w:r>
            <w:r w:rsidRPr="00903DBA">
              <w:rPr>
                <w:noProof/>
                <w:webHidden/>
              </w:rPr>
            </w:r>
            <w:r w:rsidRPr="00903DBA">
              <w:rPr>
                <w:noProof/>
                <w:webHidden/>
              </w:rPr>
              <w:fldChar w:fldCharType="separate"/>
            </w:r>
            <w:r w:rsidRPr="00903DBA">
              <w:rPr>
                <w:noProof/>
                <w:webHidden/>
              </w:rPr>
              <w:t>321</w:t>
            </w:r>
            <w:r w:rsidRPr="00903DBA">
              <w:rPr>
                <w:noProof/>
                <w:webHidden/>
              </w:rPr>
              <w:fldChar w:fldCharType="end"/>
            </w:r>
          </w:hyperlink>
        </w:p>
        <w:p w14:paraId="45664C92" w14:textId="59E2A591"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34" w:history="1">
            <w:r w:rsidRPr="00903DBA">
              <w:rPr>
                <w:rStyle w:val="Hyperlnk"/>
                <w:noProof/>
                <w:highlight w:val="white"/>
              </w:rPr>
              <w:t>13.7.2.</w:t>
            </w:r>
            <w:r w:rsidRPr="00903DBA">
              <w:rPr>
                <w:rFonts w:asciiTheme="minorHAnsi" w:eastAsiaTheme="minorEastAsia" w:hAnsiTheme="minorHAnsi"/>
                <w:noProof/>
                <w:color w:val="auto"/>
                <w:lang w:eastAsia="sv-SE"/>
              </w:rPr>
              <w:tab/>
            </w:r>
            <w:r w:rsidRPr="00903DBA">
              <w:rPr>
                <w:rStyle w:val="Hyperlnk"/>
                <w:noProof/>
                <w:highlight w:val="white"/>
              </w:rPr>
              <w:t>Trigonometric Functions</w:t>
            </w:r>
            <w:r w:rsidRPr="00903DBA">
              <w:rPr>
                <w:noProof/>
                <w:webHidden/>
              </w:rPr>
              <w:tab/>
            </w:r>
            <w:r w:rsidRPr="00903DBA">
              <w:rPr>
                <w:noProof/>
                <w:webHidden/>
              </w:rPr>
              <w:fldChar w:fldCharType="begin"/>
            </w:r>
            <w:r w:rsidRPr="00903DBA">
              <w:rPr>
                <w:noProof/>
                <w:webHidden/>
              </w:rPr>
              <w:instrText xml:space="preserve"> PAGEREF _Toc57656134 \h </w:instrText>
            </w:r>
            <w:r w:rsidRPr="00903DBA">
              <w:rPr>
                <w:noProof/>
                <w:webHidden/>
              </w:rPr>
            </w:r>
            <w:r w:rsidRPr="00903DBA">
              <w:rPr>
                <w:noProof/>
                <w:webHidden/>
              </w:rPr>
              <w:fldChar w:fldCharType="separate"/>
            </w:r>
            <w:r w:rsidRPr="00903DBA">
              <w:rPr>
                <w:noProof/>
                <w:webHidden/>
              </w:rPr>
              <w:t>321</w:t>
            </w:r>
            <w:r w:rsidRPr="00903DBA">
              <w:rPr>
                <w:noProof/>
                <w:webHidden/>
              </w:rPr>
              <w:fldChar w:fldCharType="end"/>
            </w:r>
          </w:hyperlink>
        </w:p>
        <w:p w14:paraId="00945C21" w14:textId="002B16B6"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35" w:history="1">
            <w:r w:rsidRPr="00903DBA">
              <w:rPr>
                <w:rStyle w:val="Hyperlnk"/>
                <w:noProof/>
                <w:highlight w:val="white"/>
              </w:rPr>
              <w:t>13.7.3.</w:t>
            </w:r>
            <w:r w:rsidRPr="00903DBA">
              <w:rPr>
                <w:rFonts w:asciiTheme="minorHAnsi" w:eastAsiaTheme="minorEastAsia" w:hAnsiTheme="minorHAnsi"/>
                <w:noProof/>
                <w:color w:val="auto"/>
                <w:lang w:eastAsia="sv-SE"/>
              </w:rPr>
              <w:tab/>
            </w:r>
            <w:r w:rsidRPr="00903DBA">
              <w:rPr>
                <w:rStyle w:val="Hyperlnk"/>
                <w:noProof/>
                <w:highlight w:val="white"/>
              </w:rPr>
              <w:t>Inverted Trigonometric Functions</w:t>
            </w:r>
            <w:r w:rsidRPr="00903DBA">
              <w:rPr>
                <w:noProof/>
                <w:webHidden/>
              </w:rPr>
              <w:tab/>
            </w:r>
            <w:r w:rsidRPr="00903DBA">
              <w:rPr>
                <w:noProof/>
                <w:webHidden/>
              </w:rPr>
              <w:fldChar w:fldCharType="begin"/>
            </w:r>
            <w:r w:rsidRPr="00903DBA">
              <w:rPr>
                <w:noProof/>
                <w:webHidden/>
              </w:rPr>
              <w:instrText xml:space="preserve"> PAGEREF _Toc57656135 \h </w:instrText>
            </w:r>
            <w:r w:rsidRPr="00903DBA">
              <w:rPr>
                <w:noProof/>
                <w:webHidden/>
              </w:rPr>
            </w:r>
            <w:r w:rsidRPr="00903DBA">
              <w:rPr>
                <w:noProof/>
                <w:webHidden/>
              </w:rPr>
              <w:fldChar w:fldCharType="separate"/>
            </w:r>
            <w:r w:rsidRPr="00903DBA">
              <w:rPr>
                <w:noProof/>
                <w:webHidden/>
              </w:rPr>
              <w:t>322</w:t>
            </w:r>
            <w:r w:rsidRPr="00903DBA">
              <w:rPr>
                <w:noProof/>
                <w:webHidden/>
              </w:rPr>
              <w:fldChar w:fldCharType="end"/>
            </w:r>
          </w:hyperlink>
        </w:p>
        <w:p w14:paraId="569EFE5B" w14:textId="47E4D884"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36" w:history="1">
            <w:r w:rsidRPr="00903DBA">
              <w:rPr>
                <w:rStyle w:val="Hyperlnk"/>
                <w:noProof/>
                <w:highlight w:val="white"/>
              </w:rPr>
              <w:t>13.7.4.</w:t>
            </w:r>
            <w:r w:rsidRPr="00903DBA">
              <w:rPr>
                <w:rFonts w:asciiTheme="minorHAnsi" w:eastAsiaTheme="minorEastAsia" w:hAnsiTheme="minorHAnsi"/>
                <w:noProof/>
                <w:color w:val="auto"/>
                <w:lang w:eastAsia="sv-SE"/>
              </w:rPr>
              <w:tab/>
            </w:r>
            <w:r w:rsidRPr="00903DBA">
              <w:rPr>
                <w:rStyle w:val="Hyperlnk"/>
                <w:noProof/>
                <w:shd w:val="clear" w:color="auto" w:fill="FFFFFF"/>
              </w:rPr>
              <w:t>Hyperbolic Trigonometric Functions</w:t>
            </w:r>
            <w:r w:rsidRPr="00903DBA">
              <w:rPr>
                <w:noProof/>
                <w:webHidden/>
              </w:rPr>
              <w:tab/>
            </w:r>
            <w:r w:rsidRPr="00903DBA">
              <w:rPr>
                <w:noProof/>
                <w:webHidden/>
              </w:rPr>
              <w:fldChar w:fldCharType="begin"/>
            </w:r>
            <w:r w:rsidRPr="00903DBA">
              <w:rPr>
                <w:noProof/>
                <w:webHidden/>
              </w:rPr>
              <w:instrText xml:space="preserve"> PAGEREF _Toc57656136 \h </w:instrText>
            </w:r>
            <w:r w:rsidRPr="00903DBA">
              <w:rPr>
                <w:noProof/>
                <w:webHidden/>
              </w:rPr>
            </w:r>
            <w:r w:rsidRPr="00903DBA">
              <w:rPr>
                <w:noProof/>
                <w:webHidden/>
              </w:rPr>
              <w:fldChar w:fldCharType="separate"/>
            </w:r>
            <w:r w:rsidRPr="00903DBA">
              <w:rPr>
                <w:noProof/>
                <w:webHidden/>
              </w:rPr>
              <w:t>325</w:t>
            </w:r>
            <w:r w:rsidRPr="00903DBA">
              <w:rPr>
                <w:noProof/>
                <w:webHidden/>
              </w:rPr>
              <w:fldChar w:fldCharType="end"/>
            </w:r>
          </w:hyperlink>
        </w:p>
        <w:p w14:paraId="2C90D4E2" w14:textId="3E970AEC"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37" w:history="1">
            <w:r w:rsidRPr="00903DBA">
              <w:rPr>
                <w:rStyle w:val="Hyperlnk"/>
                <w:noProof/>
                <w:highlight w:val="white"/>
              </w:rPr>
              <w:t>13.7.5.</w:t>
            </w:r>
            <w:r w:rsidRPr="00903DBA">
              <w:rPr>
                <w:rFonts w:asciiTheme="minorHAnsi" w:eastAsiaTheme="minorEastAsia" w:hAnsiTheme="minorHAnsi"/>
                <w:noProof/>
                <w:color w:val="auto"/>
                <w:lang w:eastAsia="sv-SE"/>
              </w:rPr>
              <w:tab/>
            </w:r>
            <w:r w:rsidRPr="00903DBA">
              <w:rPr>
                <w:rStyle w:val="Hyperlnk"/>
                <w:noProof/>
                <w:highlight w:val="white"/>
              </w:rPr>
              <w:t>Floor, Ceiling, Absolute, and Rounding Functions</w:t>
            </w:r>
            <w:r w:rsidRPr="00903DBA">
              <w:rPr>
                <w:noProof/>
                <w:webHidden/>
              </w:rPr>
              <w:tab/>
            </w:r>
            <w:r w:rsidRPr="00903DBA">
              <w:rPr>
                <w:noProof/>
                <w:webHidden/>
              </w:rPr>
              <w:fldChar w:fldCharType="begin"/>
            </w:r>
            <w:r w:rsidRPr="00903DBA">
              <w:rPr>
                <w:noProof/>
                <w:webHidden/>
              </w:rPr>
              <w:instrText xml:space="preserve"> PAGEREF _Toc57656137 \h </w:instrText>
            </w:r>
            <w:r w:rsidRPr="00903DBA">
              <w:rPr>
                <w:noProof/>
                <w:webHidden/>
              </w:rPr>
            </w:r>
            <w:r w:rsidRPr="00903DBA">
              <w:rPr>
                <w:noProof/>
                <w:webHidden/>
              </w:rPr>
              <w:fldChar w:fldCharType="separate"/>
            </w:r>
            <w:r w:rsidRPr="00903DBA">
              <w:rPr>
                <w:noProof/>
                <w:webHidden/>
              </w:rPr>
              <w:t>325</w:t>
            </w:r>
            <w:r w:rsidRPr="00903DBA">
              <w:rPr>
                <w:noProof/>
                <w:webHidden/>
              </w:rPr>
              <w:fldChar w:fldCharType="end"/>
            </w:r>
          </w:hyperlink>
        </w:p>
        <w:p w14:paraId="4B43AFA7" w14:textId="682A18B2" w:rsidR="00DD6D68" w:rsidRPr="00903DBA" w:rsidRDefault="00DD6D68">
          <w:pPr>
            <w:pStyle w:val="Innehll2"/>
            <w:tabs>
              <w:tab w:val="left" w:pos="1100"/>
              <w:tab w:val="right" w:leader="dot" w:pos="9350"/>
            </w:tabs>
            <w:rPr>
              <w:rFonts w:asciiTheme="minorHAnsi" w:eastAsiaTheme="minorEastAsia" w:hAnsiTheme="minorHAnsi"/>
              <w:noProof/>
              <w:color w:val="auto"/>
              <w:lang w:eastAsia="sv-SE"/>
            </w:rPr>
          </w:pPr>
          <w:hyperlink w:anchor="_Toc57656138" w:history="1">
            <w:r w:rsidRPr="00903DBA">
              <w:rPr>
                <w:rStyle w:val="Hyperlnk"/>
                <w:noProof/>
              </w:rPr>
              <w:t>13.8.</w:t>
            </w:r>
            <w:r w:rsidRPr="00903DBA">
              <w:rPr>
                <w:rFonts w:asciiTheme="minorHAnsi" w:eastAsiaTheme="minorEastAsia" w:hAnsiTheme="minorHAnsi"/>
                <w:noProof/>
                <w:color w:val="auto"/>
                <w:lang w:eastAsia="sv-SE"/>
              </w:rPr>
              <w:tab/>
            </w:r>
            <w:r w:rsidRPr="00903DBA">
              <w:rPr>
                <w:rStyle w:val="Hyperlnk"/>
                <w:noProof/>
              </w:rPr>
              <w:t>Standard Input/Output</w:t>
            </w:r>
            <w:r w:rsidRPr="00903DBA">
              <w:rPr>
                <w:noProof/>
                <w:webHidden/>
              </w:rPr>
              <w:tab/>
            </w:r>
            <w:r w:rsidRPr="00903DBA">
              <w:rPr>
                <w:noProof/>
                <w:webHidden/>
              </w:rPr>
              <w:fldChar w:fldCharType="begin"/>
            </w:r>
            <w:r w:rsidRPr="00903DBA">
              <w:rPr>
                <w:noProof/>
                <w:webHidden/>
              </w:rPr>
              <w:instrText xml:space="preserve"> PAGEREF _Toc57656138 \h </w:instrText>
            </w:r>
            <w:r w:rsidRPr="00903DBA">
              <w:rPr>
                <w:noProof/>
                <w:webHidden/>
              </w:rPr>
            </w:r>
            <w:r w:rsidRPr="00903DBA">
              <w:rPr>
                <w:noProof/>
                <w:webHidden/>
              </w:rPr>
              <w:fldChar w:fldCharType="separate"/>
            </w:r>
            <w:r w:rsidRPr="00903DBA">
              <w:rPr>
                <w:noProof/>
                <w:webHidden/>
              </w:rPr>
              <w:t>326</w:t>
            </w:r>
            <w:r w:rsidRPr="00903DBA">
              <w:rPr>
                <w:noProof/>
                <w:webHidden/>
              </w:rPr>
              <w:fldChar w:fldCharType="end"/>
            </w:r>
          </w:hyperlink>
        </w:p>
        <w:p w14:paraId="7EB6736E" w14:textId="335AAC6C"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39" w:history="1">
            <w:r w:rsidRPr="00903DBA">
              <w:rPr>
                <w:rStyle w:val="Hyperlnk"/>
                <w:noProof/>
              </w:rPr>
              <w:t>13.8.1.</w:t>
            </w:r>
            <w:r w:rsidRPr="00903DBA">
              <w:rPr>
                <w:rFonts w:asciiTheme="minorHAnsi" w:eastAsiaTheme="minorEastAsia" w:hAnsiTheme="minorHAnsi"/>
                <w:noProof/>
                <w:color w:val="auto"/>
                <w:lang w:eastAsia="sv-SE"/>
              </w:rPr>
              <w:tab/>
            </w:r>
            <w:r w:rsidRPr="00903DBA">
              <w:rPr>
                <w:rStyle w:val="Hyperlnk"/>
                <w:noProof/>
              </w:rPr>
              <w:t>Printing</w:t>
            </w:r>
            <w:r w:rsidRPr="00903DBA">
              <w:rPr>
                <w:noProof/>
                <w:webHidden/>
              </w:rPr>
              <w:tab/>
            </w:r>
            <w:r w:rsidRPr="00903DBA">
              <w:rPr>
                <w:noProof/>
                <w:webHidden/>
              </w:rPr>
              <w:fldChar w:fldCharType="begin"/>
            </w:r>
            <w:r w:rsidRPr="00903DBA">
              <w:rPr>
                <w:noProof/>
                <w:webHidden/>
              </w:rPr>
              <w:instrText xml:space="preserve"> PAGEREF _Toc57656139 \h </w:instrText>
            </w:r>
            <w:r w:rsidRPr="00903DBA">
              <w:rPr>
                <w:noProof/>
                <w:webHidden/>
              </w:rPr>
            </w:r>
            <w:r w:rsidRPr="00903DBA">
              <w:rPr>
                <w:noProof/>
                <w:webHidden/>
              </w:rPr>
              <w:fldChar w:fldCharType="separate"/>
            </w:r>
            <w:r w:rsidRPr="00903DBA">
              <w:rPr>
                <w:noProof/>
                <w:webHidden/>
              </w:rPr>
              <w:t>326</w:t>
            </w:r>
            <w:r w:rsidRPr="00903DBA">
              <w:rPr>
                <w:noProof/>
                <w:webHidden/>
              </w:rPr>
              <w:fldChar w:fldCharType="end"/>
            </w:r>
          </w:hyperlink>
        </w:p>
        <w:p w14:paraId="38773407" w14:textId="3A877F0B"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40" w:history="1">
            <w:r w:rsidRPr="00903DBA">
              <w:rPr>
                <w:rStyle w:val="Hyperlnk"/>
                <w:noProof/>
              </w:rPr>
              <w:t>13.8.2.</w:t>
            </w:r>
            <w:r w:rsidRPr="00903DBA">
              <w:rPr>
                <w:rFonts w:asciiTheme="minorHAnsi" w:eastAsiaTheme="minorEastAsia" w:hAnsiTheme="minorHAnsi"/>
                <w:noProof/>
                <w:color w:val="auto"/>
                <w:lang w:eastAsia="sv-SE"/>
              </w:rPr>
              <w:tab/>
            </w:r>
            <w:r w:rsidRPr="00903DBA">
              <w:rPr>
                <w:rStyle w:val="Hyperlnk"/>
                <w:noProof/>
              </w:rPr>
              <w:t>Scanning</w:t>
            </w:r>
            <w:r w:rsidRPr="00903DBA">
              <w:rPr>
                <w:noProof/>
                <w:webHidden/>
              </w:rPr>
              <w:tab/>
            </w:r>
            <w:r w:rsidRPr="00903DBA">
              <w:rPr>
                <w:noProof/>
                <w:webHidden/>
              </w:rPr>
              <w:fldChar w:fldCharType="begin"/>
            </w:r>
            <w:r w:rsidRPr="00903DBA">
              <w:rPr>
                <w:noProof/>
                <w:webHidden/>
              </w:rPr>
              <w:instrText xml:space="preserve"> PAGEREF _Toc57656140 \h </w:instrText>
            </w:r>
            <w:r w:rsidRPr="00903DBA">
              <w:rPr>
                <w:noProof/>
                <w:webHidden/>
              </w:rPr>
            </w:r>
            <w:r w:rsidRPr="00903DBA">
              <w:rPr>
                <w:noProof/>
                <w:webHidden/>
              </w:rPr>
              <w:fldChar w:fldCharType="separate"/>
            </w:r>
            <w:r w:rsidRPr="00903DBA">
              <w:rPr>
                <w:noProof/>
                <w:webHidden/>
              </w:rPr>
              <w:t>337</w:t>
            </w:r>
            <w:r w:rsidRPr="00903DBA">
              <w:rPr>
                <w:noProof/>
                <w:webHidden/>
              </w:rPr>
              <w:fldChar w:fldCharType="end"/>
            </w:r>
          </w:hyperlink>
        </w:p>
        <w:p w14:paraId="5013CE21" w14:textId="2FA10B66"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41" w:history="1">
            <w:r w:rsidRPr="00903DBA">
              <w:rPr>
                <w:rStyle w:val="Hyperlnk"/>
                <w:noProof/>
              </w:rPr>
              <w:t>13.8.3.</w:t>
            </w:r>
            <w:r w:rsidRPr="00903DBA">
              <w:rPr>
                <w:rFonts w:asciiTheme="minorHAnsi" w:eastAsiaTheme="minorEastAsia" w:hAnsiTheme="minorHAnsi"/>
                <w:noProof/>
                <w:color w:val="auto"/>
                <w:lang w:eastAsia="sv-SE"/>
              </w:rPr>
              <w:tab/>
            </w:r>
            <w:r w:rsidRPr="00903DBA">
              <w:rPr>
                <w:rStyle w:val="Hyperlnk"/>
                <w:noProof/>
              </w:rPr>
              <w:t>File Handling</w:t>
            </w:r>
            <w:r w:rsidRPr="00903DBA">
              <w:rPr>
                <w:noProof/>
                <w:webHidden/>
              </w:rPr>
              <w:tab/>
            </w:r>
            <w:r w:rsidRPr="00903DBA">
              <w:rPr>
                <w:noProof/>
                <w:webHidden/>
              </w:rPr>
              <w:fldChar w:fldCharType="begin"/>
            </w:r>
            <w:r w:rsidRPr="00903DBA">
              <w:rPr>
                <w:noProof/>
                <w:webHidden/>
              </w:rPr>
              <w:instrText xml:space="preserve"> PAGEREF _Toc57656141 \h </w:instrText>
            </w:r>
            <w:r w:rsidRPr="00903DBA">
              <w:rPr>
                <w:noProof/>
                <w:webHidden/>
              </w:rPr>
            </w:r>
            <w:r w:rsidRPr="00903DBA">
              <w:rPr>
                <w:noProof/>
                <w:webHidden/>
              </w:rPr>
              <w:fldChar w:fldCharType="separate"/>
            </w:r>
            <w:r w:rsidRPr="00903DBA">
              <w:rPr>
                <w:noProof/>
                <w:webHidden/>
              </w:rPr>
              <w:t>349</w:t>
            </w:r>
            <w:r w:rsidRPr="00903DBA">
              <w:rPr>
                <w:noProof/>
                <w:webHidden/>
              </w:rPr>
              <w:fldChar w:fldCharType="end"/>
            </w:r>
          </w:hyperlink>
        </w:p>
        <w:p w14:paraId="22D79CCF" w14:textId="310D5D3C" w:rsidR="00DD6D68" w:rsidRPr="00903DBA" w:rsidRDefault="00DD6D68">
          <w:pPr>
            <w:pStyle w:val="Innehll2"/>
            <w:tabs>
              <w:tab w:val="left" w:pos="1100"/>
              <w:tab w:val="right" w:leader="dot" w:pos="9350"/>
            </w:tabs>
            <w:rPr>
              <w:rFonts w:asciiTheme="minorHAnsi" w:eastAsiaTheme="minorEastAsia" w:hAnsiTheme="minorHAnsi"/>
              <w:noProof/>
              <w:color w:val="auto"/>
              <w:lang w:eastAsia="sv-SE"/>
            </w:rPr>
          </w:pPr>
          <w:hyperlink w:anchor="_Toc57656142" w:history="1">
            <w:r w:rsidRPr="00903DBA">
              <w:rPr>
                <w:rStyle w:val="Hyperlnk"/>
                <w:noProof/>
              </w:rPr>
              <w:t>13.9.</w:t>
            </w:r>
            <w:r w:rsidRPr="00903DBA">
              <w:rPr>
                <w:rFonts w:asciiTheme="minorHAnsi" w:eastAsiaTheme="minorEastAsia" w:hAnsiTheme="minorHAnsi"/>
                <w:noProof/>
                <w:color w:val="auto"/>
                <w:lang w:eastAsia="sv-SE"/>
              </w:rPr>
              <w:tab/>
            </w:r>
            <w:r w:rsidRPr="00903DBA">
              <w:rPr>
                <w:rStyle w:val="Hyperlnk"/>
                <w:noProof/>
              </w:rPr>
              <w:t>The Standard Library</w:t>
            </w:r>
            <w:r w:rsidRPr="00903DBA">
              <w:rPr>
                <w:noProof/>
                <w:webHidden/>
              </w:rPr>
              <w:tab/>
            </w:r>
            <w:r w:rsidRPr="00903DBA">
              <w:rPr>
                <w:noProof/>
                <w:webHidden/>
              </w:rPr>
              <w:fldChar w:fldCharType="begin"/>
            </w:r>
            <w:r w:rsidRPr="00903DBA">
              <w:rPr>
                <w:noProof/>
                <w:webHidden/>
              </w:rPr>
              <w:instrText xml:space="preserve"> PAGEREF _Toc57656142 \h </w:instrText>
            </w:r>
            <w:r w:rsidRPr="00903DBA">
              <w:rPr>
                <w:noProof/>
                <w:webHidden/>
              </w:rPr>
            </w:r>
            <w:r w:rsidRPr="00903DBA">
              <w:rPr>
                <w:noProof/>
                <w:webHidden/>
              </w:rPr>
              <w:fldChar w:fldCharType="separate"/>
            </w:r>
            <w:r w:rsidRPr="00903DBA">
              <w:rPr>
                <w:noProof/>
                <w:webHidden/>
              </w:rPr>
              <w:t>359</w:t>
            </w:r>
            <w:r w:rsidRPr="00903DBA">
              <w:rPr>
                <w:noProof/>
                <w:webHidden/>
              </w:rPr>
              <w:fldChar w:fldCharType="end"/>
            </w:r>
          </w:hyperlink>
        </w:p>
        <w:p w14:paraId="44A77C5A" w14:textId="4E9196F6" w:rsidR="00DD6D68" w:rsidRPr="00903DBA" w:rsidRDefault="00DD6D68">
          <w:pPr>
            <w:pStyle w:val="Innehll2"/>
            <w:tabs>
              <w:tab w:val="left" w:pos="1100"/>
              <w:tab w:val="right" w:leader="dot" w:pos="9350"/>
            </w:tabs>
            <w:rPr>
              <w:rFonts w:asciiTheme="minorHAnsi" w:eastAsiaTheme="minorEastAsia" w:hAnsiTheme="minorHAnsi"/>
              <w:noProof/>
              <w:color w:val="auto"/>
              <w:lang w:eastAsia="sv-SE"/>
            </w:rPr>
          </w:pPr>
          <w:hyperlink w:anchor="_Toc57656143" w:history="1">
            <w:r w:rsidRPr="00903DBA">
              <w:rPr>
                <w:rStyle w:val="Hyperlnk"/>
                <w:noProof/>
              </w:rPr>
              <w:t>13.10.</w:t>
            </w:r>
            <w:r w:rsidRPr="00903DBA">
              <w:rPr>
                <w:rFonts w:asciiTheme="minorHAnsi" w:eastAsiaTheme="minorEastAsia" w:hAnsiTheme="minorHAnsi"/>
                <w:noProof/>
                <w:color w:val="auto"/>
                <w:lang w:eastAsia="sv-SE"/>
              </w:rPr>
              <w:tab/>
            </w:r>
            <w:r w:rsidRPr="00903DBA">
              <w:rPr>
                <w:rStyle w:val="Hyperlnk"/>
                <w:noProof/>
              </w:rPr>
              <w:t>Time</w:t>
            </w:r>
            <w:r w:rsidRPr="00903DBA">
              <w:rPr>
                <w:noProof/>
                <w:webHidden/>
              </w:rPr>
              <w:tab/>
            </w:r>
            <w:r w:rsidRPr="00903DBA">
              <w:rPr>
                <w:noProof/>
                <w:webHidden/>
              </w:rPr>
              <w:fldChar w:fldCharType="begin"/>
            </w:r>
            <w:r w:rsidRPr="00903DBA">
              <w:rPr>
                <w:noProof/>
                <w:webHidden/>
              </w:rPr>
              <w:instrText xml:space="preserve"> PAGEREF _Toc57656143 \h </w:instrText>
            </w:r>
            <w:r w:rsidRPr="00903DBA">
              <w:rPr>
                <w:noProof/>
                <w:webHidden/>
              </w:rPr>
            </w:r>
            <w:r w:rsidRPr="00903DBA">
              <w:rPr>
                <w:noProof/>
                <w:webHidden/>
              </w:rPr>
              <w:fldChar w:fldCharType="separate"/>
            </w:r>
            <w:r w:rsidRPr="00903DBA">
              <w:rPr>
                <w:noProof/>
                <w:webHidden/>
              </w:rPr>
              <w:t>365</w:t>
            </w:r>
            <w:r w:rsidRPr="00903DBA">
              <w:rPr>
                <w:noProof/>
                <w:webHidden/>
              </w:rPr>
              <w:fldChar w:fldCharType="end"/>
            </w:r>
          </w:hyperlink>
        </w:p>
        <w:p w14:paraId="685A69A6" w14:textId="13DE441F" w:rsidR="00DD6D68" w:rsidRPr="00903DBA" w:rsidRDefault="00DD6D68">
          <w:pPr>
            <w:pStyle w:val="Innehll1"/>
            <w:rPr>
              <w:rFonts w:asciiTheme="minorHAnsi" w:eastAsiaTheme="minorEastAsia" w:hAnsiTheme="minorHAnsi"/>
              <w:noProof/>
              <w:color w:val="auto"/>
              <w:lang w:eastAsia="sv-SE"/>
            </w:rPr>
          </w:pPr>
          <w:hyperlink w:anchor="_Toc57656144" w:history="1">
            <w:r w:rsidRPr="00903DBA">
              <w:rPr>
                <w:rStyle w:val="Hyperlnk"/>
                <w:noProof/>
              </w:rPr>
              <w:t>A.</w:t>
            </w:r>
            <w:r w:rsidRPr="00903DBA">
              <w:rPr>
                <w:rFonts w:asciiTheme="minorHAnsi" w:eastAsiaTheme="minorEastAsia" w:hAnsiTheme="minorHAnsi"/>
                <w:noProof/>
                <w:color w:val="auto"/>
                <w:lang w:eastAsia="sv-SE"/>
              </w:rPr>
              <w:tab/>
            </w:r>
            <w:r w:rsidRPr="00903DBA">
              <w:rPr>
                <w:rStyle w:val="Hyperlnk"/>
                <w:noProof/>
              </w:rPr>
              <w:t>The Preprocessor</w:t>
            </w:r>
            <w:r w:rsidRPr="00903DBA">
              <w:rPr>
                <w:noProof/>
                <w:webHidden/>
              </w:rPr>
              <w:tab/>
            </w:r>
            <w:r w:rsidRPr="00903DBA">
              <w:rPr>
                <w:noProof/>
                <w:webHidden/>
              </w:rPr>
              <w:fldChar w:fldCharType="begin"/>
            </w:r>
            <w:r w:rsidRPr="00903DBA">
              <w:rPr>
                <w:noProof/>
                <w:webHidden/>
              </w:rPr>
              <w:instrText xml:space="preserve"> PAGEREF _Toc57656144 \h </w:instrText>
            </w:r>
            <w:r w:rsidRPr="00903DBA">
              <w:rPr>
                <w:noProof/>
                <w:webHidden/>
              </w:rPr>
            </w:r>
            <w:r w:rsidRPr="00903DBA">
              <w:rPr>
                <w:noProof/>
                <w:webHidden/>
              </w:rPr>
              <w:fldChar w:fldCharType="separate"/>
            </w:r>
            <w:r w:rsidRPr="00903DBA">
              <w:rPr>
                <w:noProof/>
                <w:webHidden/>
              </w:rPr>
              <w:t>372</w:t>
            </w:r>
            <w:r w:rsidRPr="00903DBA">
              <w:rPr>
                <w:noProof/>
                <w:webHidden/>
              </w:rPr>
              <w:fldChar w:fldCharType="end"/>
            </w:r>
          </w:hyperlink>
        </w:p>
        <w:p w14:paraId="6F940727" w14:textId="0CB3C047" w:rsidR="00DD6D68" w:rsidRPr="00903DBA" w:rsidRDefault="00DD6D68">
          <w:pPr>
            <w:pStyle w:val="Innehll2"/>
            <w:tabs>
              <w:tab w:val="left" w:pos="1100"/>
              <w:tab w:val="right" w:leader="dot" w:pos="9350"/>
            </w:tabs>
            <w:rPr>
              <w:rFonts w:asciiTheme="minorHAnsi" w:eastAsiaTheme="minorEastAsia" w:hAnsiTheme="minorHAnsi"/>
              <w:noProof/>
              <w:color w:val="auto"/>
              <w:lang w:eastAsia="sv-SE"/>
            </w:rPr>
          </w:pPr>
          <w:hyperlink w:anchor="_Toc57656145" w:history="1">
            <w:r w:rsidRPr="00903DBA">
              <w:rPr>
                <w:rStyle w:val="Hyperlnk"/>
                <w:noProof/>
              </w:rPr>
              <w:t>13.11.</w:t>
            </w:r>
            <w:r w:rsidRPr="00903DBA">
              <w:rPr>
                <w:rFonts w:asciiTheme="minorHAnsi" w:eastAsiaTheme="minorEastAsia" w:hAnsiTheme="minorHAnsi"/>
                <w:noProof/>
                <w:color w:val="auto"/>
                <w:lang w:eastAsia="sv-SE"/>
              </w:rPr>
              <w:tab/>
            </w:r>
            <w:r w:rsidRPr="00903DBA">
              <w:rPr>
                <w:rStyle w:val="Hyperlnk"/>
                <w:noProof/>
              </w:rPr>
              <w:t>The Expression Scanner and Parser</w:t>
            </w:r>
            <w:r w:rsidRPr="00903DBA">
              <w:rPr>
                <w:noProof/>
                <w:webHidden/>
              </w:rPr>
              <w:tab/>
            </w:r>
            <w:r w:rsidRPr="00903DBA">
              <w:rPr>
                <w:noProof/>
                <w:webHidden/>
              </w:rPr>
              <w:fldChar w:fldCharType="begin"/>
            </w:r>
            <w:r w:rsidRPr="00903DBA">
              <w:rPr>
                <w:noProof/>
                <w:webHidden/>
              </w:rPr>
              <w:instrText xml:space="preserve"> PAGEREF _Toc57656145 \h </w:instrText>
            </w:r>
            <w:r w:rsidRPr="00903DBA">
              <w:rPr>
                <w:noProof/>
                <w:webHidden/>
              </w:rPr>
            </w:r>
            <w:r w:rsidRPr="00903DBA">
              <w:rPr>
                <w:noProof/>
                <w:webHidden/>
              </w:rPr>
              <w:fldChar w:fldCharType="separate"/>
            </w:r>
            <w:r w:rsidRPr="00903DBA">
              <w:rPr>
                <w:noProof/>
                <w:webHidden/>
              </w:rPr>
              <w:t>372</w:t>
            </w:r>
            <w:r w:rsidRPr="00903DBA">
              <w:rPr>
                <w:noProof/>
                <w:webHidden/>
              </w:rPr>
              <w:fldChar w:fldCharType="end"/>
            </w:r>
          </w:hyperlink>
        </w:p>
        <w:p w14:paraId="1CE35B0E" w14:textId="7C9DC0C0"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146" w:history="1">
            <w:r w:rsidRPr="00903DBA">
              <w:rPr>
                <w:rStyle w:val="Hyperlnk"/>
                <w:noProof/>
              </w:rPr>
              <w:t>13.11.1.</w:t>
            </w:r>
            <w:r w:rsidRPr="00903DBA">
              <w:rPr>
                <w:rFonts w:asciiTheme="minorHAnsi" w:eastAsiaTheme="minorEastAsia" w:hAnsiTheme="minorHAnsi"/>
                <w:noProof/>
                <w:color w:val="auto"/>
                <w:lang w:eastAsia="sv-SE"/>
              </w:rPr>
              <w:tab/>
            </w:r>
            <w:r w:rsidRPr="00903DBA">
              <w:rPr>
                <w:rStyle w:val="Hyperlnk"/>
                <w:noProof/>
              </w:rPr>
              <w:t>The Grammar</w:t>
            </w:r>
            <w:r w:rsidRPr="00903DBA">
              <w:rPr>
                <w:noProof/>
                <w:webHidden/>
              </w:rPr>
              <w:tab/>
            </w:r>
            <w:r w:rsidRPr="00903DBA">
              <w:rPr>
                <w:noProof/>
                <w:webHidden/>
              </w:rPr>
              <w:fldChar w:fldCharType="begin"/>
            </w:r>
            <w:r w:rsidRPr="00903DBA">
              <w:rPr>
                <w:noProof/>
                <w:webHidden/>
              </w:rPr>
              <w:instrText xml:space="preserve"> PAGEREF _Toc57656146 \h </w:instrText>
            </w:r>
            <w:r w:rsidRPr="00903DBA">
              <w:rPr>
                <w:noProof/>
                <w:webHidden/>
              </w:rPr>
            </w:r>
            <w:r w:rsidRPr="00903DBA">
              <w:rPr>
                <w:noProof/>
                <w:webHidden/>
              </w:rPr>
              <w:fldChar w:fldCharType="separate"/>
            </w:r>
            <w:r w:rsidRPr="00903DBA">
              <w:rPr>
                <w:noProof/>
                <w:webHidden/>
              </w:rPr>
              <w:t>372</w:t>
            </w:r>
            <w:r w:rsidRPr="00903DBA">
              <w:rPr>
                <w:noProof/>
                <w:webHidden/>
              </w:rPr>
              <w:fldChar w:fldCharType="end"/>
            </w:r>
          </w:hyperlink>
        </w:p>
        <w:p w14:paraId="5928F38A" w14:textId="3E1A8A1F"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147" w:history="1">
            <w:r w:rsidRPr="00903DBA">
              <w:rPr>
                <w:rStyle w:val="Hyperlnk"/>
                <w:noProof/>
              </w:rPr>
              <w:t>13.11.2.</w:t>
            </w:r>
            <w:r w:rsidRPr="00903DBA">
              <w:rPr>
                <w:rFonts w:asciiTheme="minorHAnsi" w:eastAsiaTheme="minorEastAsia" w:hAnsiTheme="minorHAnsi"/>
                <w:noProof/>
                <w:color w:val="auto"/>
                <w:lang w:eastAsia="sv-SE"/>
              </w:rPr>
              <w:tab/>
            </w:r>
            <w:r w:rsidRPr="00903DBA">
              <w:rPr>
                <w:rStyle w:val="Hyperlnk"/>
                <w:noProof/>
              </w:rPr>
              <w:t>The Parser</w:t>
            </w:r>
            <w:r w:rsidRPr="00903DBA">
              <w:rPr>
                <w:noProof/>
                <w:webHidden/>
              </w:rPr>
              <w:tab/>
            </w:r>
            <w:r w:rsidRPr="00903DBA">
              <w:rPr>
                <w:noProof/>
                <w:webHidden/>
              </w:rPr>
              <w:fldChar w:fldCharType="begin"/>
            </w:r>
            <w:r w:rsidRPr="00903DBA">
              <w:rPr>
                <w:noProof/>
                <w:webHidden/>
              </w:rPr>
              <w:instrText xml:space="preserve"> PAGEREF _Toc57656147 \h </w:instrText>
            </w:r>
            <w:r w:rsidRPr="00903DBA">
              <w:rPr>
                <w:noProof/>
                <w:webHidden/>
              </w:rPr>
            </w:r>
            <w:r w:rsidRPr="00903DBA">
              <w:rPr>
                <w:noProof/>
                <w:webHidden/>
              </w:rPr>
              <w:fldChar w:fldCharType="separate"/>
            </w:r>
            <w:r w:rsidRPr="00903DBA">
              <w:rPr>
                <w:noProof/>
                <w:webHidden/>
              </w:rPr>
              <w:t>373</w:t>
            </w:r>
            <w:r w:rsidRPr="00903DBA">
              <w:rPr>
                <w:noProof/>
                <w:webHidden/>
              </w:rPr>
              <w:fldChar w:fldCharType="end"/>
            </w:r>
          </w:hyperlink>
        </w:p>
        <w:p w14:paraId="1313CB9A" w14:textId="2A12ACA3"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148" w:history="1">
            <w:r w:rsidRPr="00903DBA">
              <w:rPr>
                <w:rStyle w:val="Hyperlnk"/>
                <w:noProof/>
              </w:rPr>
              <w:t>13.11.3.</w:t>
            </w:r>
            <w:r w:rsidRPr="00903DBA">
              <w:rPr>
                <w:rFonts w:asciiTheme="minorHAnsi" w:eastAsiaTheme="minorEastAsia" w:hAnsiTheme="minorHAnsi"/>
                <w:noProof/>
                <w:color w:val="auto"/>
                <w:lang w:eastAsia="sv-SE"/>
              </w:rPr>
              <w:tab/>
            </w:r>
            <w:r w:rsidRPr="00903DBA">
              <w:rPr>
                <w:rStyle w:val="Hyperlnk"/>
                <w:noProof/>
              </w:rPr>
              <w:t>The Scanner</w:t>
            </w:r>
            <w:r w:rsidRPr="00903DBA">
              <w:rPr>
                <w:noProof/>
                <w:webHidden/>
              </w:rPr>
              <w:tab/>
            </w:r>
            <w:r w:rsidRPr="00903DBA">
              <w:rPr>
                <w:noProof/>
                <w:webHidden/>
              </w:rPr>
              <w:fldChar w:fldCharType="begin"/>
            </w:r>
            <w:r w:rsidRPr="00903DBA">
              <w:rPr>
                <w:noProof/>
                <w:webHidden/>
              </w:rPr>
              <w:instrText xml:space="preserve"> PAGEREF _Toc57656148 \h </w:instrText>
            </w:r>
            <w:r w:rsidRPr="00903DBA">
              <w:rPr>
                <w:noProof/>
                <w:webHidden/>
              </w:rPr>
            </w:r>
            <w:r w:rsidRPr="00903DBA">
              <w:rPr>
                <w:noProof/>
                <w:webHidden/>
              </w:rPr>
              <w:fldChar w:fldCharType="separate"/>
            </w:r>
            <w:r w:rsidRPr="00903DBA">
              <w:rPr>
                <w:noProof/>
                <w:webHidden/>
              </w:rPr>
              <w:t>377</w:t>
            </w:r>
            <w:r w:rsidRPr="00903DBA">
              <w:rPr>
                <w:noProof/>
                <w:webHidden/>
              </w:rPr>
              <w:fldChar w:fldCharType="end"/>
            </w:r>
          </w:hyperlink>
        </w:p>
        <w:p w14:paraId="79769DF2" w14:textId="2FD5C531" w:rsidR="00DD6D68" w:rsidRPr="00903DBA" w:rsidRDefault="00DD6D68">
          <w:pPr>
            <w:pStyle w:val="Innehll2"/>
            <w:tabs>
              <w:tab w:val="left" w:pos="1100"/>
              <w:tab w:val="right" w:leader="dot" w:pos="9350"/>
            </w:tabs>
            <w:rPr>
              <w:rFonts w:asciiTheme="minorHAnsi" w:eastAsiaTheme="minorEastAsia" w:hAnsiTheme="minorHAnsi"/>
              <w:noProof/>
              <w:color w:val="auto"/>
              <w:lang w:eastAsia="sv-SE"/>
            </w:rPr>
          </w:pPr>
          <w:hyperlink w:anchor="_Toc57656149" w:history="1">
            <w:r w:rsidRPr="00903DBA">
              <w:rPr>
                <w:rStyle w:val="Hyperlnk"/>
                <w:noProof/>
              </w:rPr>
              <w:t>13.12.</w:t>
            </w:r>
            <w:r w:rsidRPr="00903DBA">
              <w:rPr>
                <w:rFonts w:asciiTheme="minorHAnsi" w:eastAsiaTheme="minorEastAsia" w:hAnsiTheme="minorHAnsi"/>
                <w:noProof/>
                <w:color w:val="auto"/>
                <w:lang w:eastAsia="sv-SE"/>
              </w:rPr>
              <w:tab/>
            </w:r>
            <w:r w:rsidRPr="00903DBA">
              <w:rPr>
                <w:rStyle w:val="Hyperlnk"/>
                <w:noProof/>
              </w:rPr>
              <w:t>The Preprocessor Scanner and Parser</w:t>
            </w:r>
            <w:r w:rsidRPr="00903DBA">
              <w:rPr>
                <w:noProof/>
                <w:webHidden/>
              </w:rPr>
              <w:tab/>
            </w:r>
            <w:r w:rsidRPr="00903DBA">
              <w:rPr>
                <w:noProof/>
                <w:webHidden/>
              </w:rPr>
              <w:fldChar w:fldCharType="begin"/>
            </w:r>
            <w:r w:rsidRPr="00903DBA">
              <w:rPr>
                <w:noProof/>
                <w:webHidden/>
              </w:rPr>
              <w:instrText xml:space="preserve"> PAGEREF _Toc57656149 \h </w:instrText>
            </w:r>
            <w:r w:rsidRPr="00903DBA">
              <w:rPr>
                <w:noProof/>
                <w:webHidden/>
              </w:rPr>
            </w:r>
            <w:r w:rsidRPr="00903DBA">
              <w:rPr>
                <w:noProof/>
                <w:webHidden/>
              </w:rPr>
              <w:fldChar w:fldCharType="separate"/>
            </w:r>
            <w:r w:rsidRPr="00903DBA">
              <w:rPr>
                <w:noProof/>
                <w:webHidden/>
              </w:rPr>
              <w:t>378</w:t>
            </w:r>
            <w:r w:rsidRPr="00903DBA">
              <w:rPr>
                <w:noProof/>
                <w:webHidden/>
              </w:rPr>
              <w:fldChar w:fldCharType="end"/>
            </w:r>
          </w:hyperlink>
        </w:p>
        <w:p w14:paraId="5696464C" w14:textId="68DB93F4"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150" w:history="1">
            <w:r w:rsidRPr="00903DBA">
              <w:rPr>
                <w:rStyle w:val="Hyperlnk"/>
                <w:noProof/>
              </w:rPr>
              <w:t>13.12.1.</w:t>
            </w:r>
            <w:r w:rsidRPr="00903DBA">
              <w:rPr>
                <w:rFonts w:asciiTheme="minorHAnsi" w:eastAsiaTheme="minorEastAsia" w:hAnsiTheme="minorHAnsi"/>
                <w:noProof/>
                <w:color w:val="auto"/>
                <w:lang w:eastAsia="sv-SE"/>
              </w:rPr>
              <w:tab/>
            </w:r>
            <w:r w:rsidRPr="00903DBA">
              <w:rPr>
                <w:rStyle w:val="Hyperlnk"/>
                <w:noProof/>
              </w:rPr>
              <w:t>If-Else-Chain</w:t>
            </w:r>
            <w:r w:rsidRPr="00903DBA">
              <w:rPr>
                <w:noProof/>
                <w:webHidden/>
              </w:rPr>
              <w:tab/>
            </w:r>
            <w:r w:rsidRPr="00903DBA">
              <w:rPr>
                <w:noProof/>
                <w:webHidden/>
              </w:rPr>
              <w:fldChar w:fldCharType="begin"/>
            </w:r>
            <w:r w:rsidRPr="00903DBA">
              <w:rPr>
                <w:noProof/>
                <w:webHidden/>
              </w:rPr>
              <w:instrText xml:space="preserve"> PAGEREF _Toc57656150 \h </w:instrText>
            </w:r>
            <w:r w:rsidRPr="00903DBA">
              <w:rPr>
                <w:noProof/>
                <w:webHidden/>
              </w:rPr>
            </w:r>
            <w:r w:rsidRPr="00903DBA">
              <w:rPr>
                <w:noProof/>
                <w:webHidden/>
              </w:rPr>
              <w:fldChar w:fldCharType="separate"/>
            </w:r>
            <w:r w:rsidRPr="00903DBA">
              <w:rPr>
                <w:noProof/>
                <w:webHidden/>
              </w:rPr>
              <w:t>380</w:t>
            </w:r>
            <w:r w:rsidRPr="00903DBA">
              <w:rPr>
                <w:noProof/>
                <w:webHidden/>
              </w:rPr>
              <w:fldChar w:fldCharType="end"/>
            </w:r>
          </w:hyperlink>
        </w:p>
        <w:p w14:paraId="5E13B556" w14:textId="70A4AEB9" w:rsidR="00DD6D68" w:rsidRPr="00903DBA" w:rsidRDefault="00DD6D68">
          <w:pPr>
            <w:pStyle w:val="Innehll2"/>
            <w:tabs>
              <w:tab w:val="left" w:pos="1100"/>
              <w:tab w:val="right" w:leader="dot" w:pos="9350"/>
            </w:tabs>
            <w:rPr>
              <w:rFonts w:asciiTheme="minorHAnsi" w:eastAsiaTheme="minorEastAsia" w:hAnsiTheme="minorHAnsi"/>
              <w:noProof/>
              <w:color w:val="auto"/>
              <w:lang w:eastAsia="sv-SE"/>
            </w:rPr>
          </w:pPr>
          <w:hyperlink w:anchor="_Toc57656151" w:history="1">
            <w:r w:rsidRPr="00903DBA">
              <w:rPr>
                <w:rStyle w:val="Hyperlnk"/>
                <w:noProof/>
              </w:rPr>
              <w:t>13.13.</w:t>
            </w:r>
            <w:r w:rsidRPr="00903DBA">
              <w:rPr>
                <w:rFonts w:asciiTheme="minorHAnsi" w:eastAsiaTheme="minorEastAsia" w:hAnsiTheme="minorHAnsi"/>
                <w:noProof/>
                <w:color w:val="auto"/>
                <w:lang w:eastAsia="sv-SE"/>
              </w:rPr>
              <w:tab/>
            </w:r>
            <w:r w:rsidRPr="00903DBA">
              <w:rPr>
                <w:rStyle w:val="Hyperlnk"/>
                <w:noProof/>
              </w:rPr>
              <w:t>The Preprocessor</w:t>
            </w:r>
            <w:r w:rsidRPr="00903DBA">
              <w:rPr>
                <w:noProof/>
                <w:webHidden/>
              </w:rPr>
              <w:tab/>
            </w:r>
            <w:r w:rsidRPr="00903DBA">
              <w:rPr>
                <w:noProof/>
                <w:webHidden/>
              </w:rPr>
              <w:fldChar w:fldCharType="begin"/>
            </w:r>
            <w:r w:rsidRPr="00903DBA">
              <w:rPr>
                <w:noProof/>
                <w:webHidden/>
              </w:rPr>
              <w:instrText xml:space="preserve"> PAGEREF _Toc57656151 \h </w:instrText>
            </w:r>
            <w:r w:rsidRPr="00903DBA">
              <w:rPr>
                <w:noProof/>
                <w:webHidden/>
              </w:rPr>
            </w:r>
            <w:r w:rsidRPr="00903DBA">
              <w:rPr>
                <w:noProof/>
                <w:webHidden/>
              </w:rPr>
              <w:fldChar w:fldCharType="separate"/>
            </w:r>
            <w:r w:rsidRPr="00903DBA">
              <w:rPr>
                <w:noProof/>
                <w:webHidden/>
              </w:rPr>
              <w:t>381</w:t>
            </w:r>
            <w:r w:rsidRPr="00903DBA">
              <w:rPr>
                <w:noProof/>
                <w:webHidden/>
              </w:rPr>
              <w:fldChar w:fldCharType="end"/>
            </w:r>
          </w:hyperlink>
        </w:p>
        <w:p w14:paraId="35209B61" w14:textId="31348AD2"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152" w:history="1">
            <w:r w:rsidRPr="00903DBA">
              <w:rPr>
                <w:rStyle w:val="Hyperlnk"/>
                <w:noProof/>
              </w:rPr>
              <w:t>13.13.1.</w:t>
            </w:r>
            <w:r w:rsidRPr="00903DBA">
              <w:rPr>
                <w:rFonts w:asciiTheme="minorHAnsi" w:eastAsiaTheme="minorEastAsia" w:hAnsiTheme="minorHAnsi"/>
                <w:noProof/>
                <w:color w:val="auto"/>
                <w:lang w:eastAsia="sv-SE"/>
              </w:rPr>
              <w:tab/>
            </w:r>
            <w:r w:rsidRPr="00903DBA">
              <w:rPr>
                <w:rStyle w:val="Hyperlnk"/>
                <w:noProof/>
              </w:rPr>
              <w:t>Tri Graphs</w:t>
            </w:r>
            <w:r w:rsidRPr="00903DBA">
              <w:rPr>
                <w:noProof/>
                <w:webHidden/>
              </w:rPr>
              <w:tab/>
            </w:r>
            <w:r w:rsidRPr="00903DBA">
              <w:rPr>
                <w:noProof/>
                <w:webHidden/>
              </w:rPr>
              <w:fldChar w:fldCharType="begin"/>
            </w:r>
            <w:r w:rsidRPr="00903DBA">
              <w:rPr>
                <w:noProof/>
                <w:webHidden/>
              </w:rPr>
              <w:instrText xml:space="preserve"> PAGEREF _Toc57656152 \h </w:instrText>
            </w:r>
            <w:r w:rsidRPr="00903DBA">
              <w:rPr>
                <w:noProof/>
                <w:webHidden/>
              </w:rPr>
            </w:r>
            <w:r w:rsidRPr="00903DBA">
              <w:rPr>
                <w:noProof/>
                <w:webHidden/>
              </w:rPr>
              <w:fldChar w:fldCharType="separate"/>
            </w:r>
            <w:r w:rsidRPr="00903DBA">
              <w:rPr>
                <w:noProof/>
                <w:webHidden/>
              </w:rPr>
              <w:t>383</w:t>
            </w:r>
            <w:r w:rsidRPr="00903DBA">
              <w:rPr>
                <w:noProof/>
                <w:webHidden/>
              </w:rPr>
              <w:fldChar w:fldCharType="end"/>
            </w:r>
          </w:hyperlink>
        </w:p>
        <w:p w14:paraId="3EF5AABC" w14:textId="26503845"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153" w:history="1">
            <w:r w:rsidRPr="00903DBA">
              <w:rPr>
                <w:rStyle w:val="Hyperlnk"/>
                <w:noProof/>
              </w:rPr>
              <w:t>13.13.1.</w:t>
            </w:r>
            <w:r w:rsidRPr="00903DBA">
              <w:rPr>
                <w:rFonts w:asciiTheme="minorHAnsi" w:eastAsiaTheme="minorEastAsia" w:hAnsiTheme="minorHAnsi"/>
                <w:noProof/>
                <w:color w:val="auto"/>
                <w:lang w:eastAsia="sv-SE"/>
              </w:rPr>
              <w:tab/>
            </w:r>
            <w:r w:rsidRPr="00903DBA">
              <w:rPr>
                <w:rStyle w:val="Hyperlnk"/>
                <w:noProof/>
              </w:rPr>
              <w:t>Comments, Strings, and Characters</w:t>
            </w:r>
            <w:r w:rsidRPr="00903DBA">
              <w:rPr>
                <w:noProof/>
                <w:webHidden/>
              </w:rPr>
              <w:tab/>
            </w:r>
            <w:r w:rsidRPr="00903DBA">
              <w:rPr>
                <w:noProof/>
                <w:webHidden/>
              </w:rPr>
              <w:fldChar w:fldCharType="begin"/>
            </w:r>
            <w:r w:rsidRPr="00903DBA">
              <w:rPr>
                <w:noProof/>
                <w:webHidden/>
              </w:rPr>
              <w:instrText xml:space="preserve"> PAGEREF _Toc57656153 \h </w:instrText>
            </w:r>
            <w:r w:rsidRPr="00903DBA">
              <w:rPr>
                <w:noProof/>
                <w:webHidden/>
              </w:rPr>
            </w:r>
            <w:r w:rsidRPr="00903DBA">
              <w:rPr>
                <w:noProof/>
                <w:webHidden/>
              </w:rPr>
              <w:fldChar w:fldCharType="separate"/>
            </w:r>
            <w:r w:rsidRPr="00903DBA">
              <w:rPr>
                <w:noProof/>
                <w:webHidden/>
              </w:rPr>
              <w:t>384</w:t>
            </w:r>
            <w:r w:rsidRPr="00903DBA">
              <w:rPr>
                <w:noProof/>
                <w:webHidden/>
              </w:rPr>
              <w:fldChar w:fldCharType="end"/>
            </w:r>
          </w:hyperlink>
        </w:p>
        <w:p w14:paraId="71A3C79C" w14:textId="5A81CC1E"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154" w:history="1">
            <w:r w:rsidRPr="00903DBA">
              <w:rPr>
                <w:rStyle w:val="Hyperlnk"/>
                <w:noProof/>
              </w:rPr>
              <w:t>13.13.2.</w:t>
            </w:r>
            <w:r w:rsidRPr="00903DBA">
              <w:rPr>
                <w:rFonts w:asciiTheme="minorHAnsi" w:eastAsiaTheme="minorEastAsia" w:hAnsiTheme="minorHAnsi"/>
                <w:noProof/>
                <w:color w:val="auto"/>
                <w:lang w:eastAsia="sv-SE"/>
              </w:rPr>
              <w:tab/>
            </w:r>
            <w:r w:rsidRPr="00903DBA">
              <w:rPr>
                <w:rStyle w:val="Hyperlnk"/>
                <w:noProof/>
              </w:rPr>
              <w:t>Slash Codes</w:t>
            </w:r>
            <w:r w:rsidRPr="00903DBA">
              <w:rPr>
                <w:noProof/>
                <w:webHidden/>
              </w:rPr>
              <w:tab/>
            </w:r>
            <w:r w:rsidRPr="00903DBA">
              <w:rPr>
                <w:noProof/>
                <w:webHidden/>
              </w:rPr>
              <w:fldChar w:fldCharType="begin"/>
            </w:r>
            <w:r w:rsidRPr="00903DBA">
              <w:rPr>
                <w:noProof/>
                <w:webHidden/>
              </w:rPr>
              <w:instrText xml:space="preserve"> PAGEREF _Toc57656154 \h </w:instrText>
            </w:r>
            <w:r w:rsidRPr="00903DBA">
              <w:rPr>
                <w:noProof/>
                <w:webHidden/>
              </w:rPr>
            </w:r>
            <w:r w:rsidRPr="00903DBA">
              <w:rPr>
                <w:noProof/>
                <w:webHidden/>
              </w:rPr>
              <w:fldChar w:fldCharType="separate"/>
            </w:r>
            <w:r w:rsidRPr="00903DBA">
              <w:rPr>
                <w:noProof/>
                <w:webHidden/>
              </w:rPr>
              <w:t>385</w:t>
            </w:r>
            <w:r w:rsidRPr="00903DBA">
              <w:rPr>
                <w:noProof/>
                <w:webHidden/>
              </w:rPr>
              <w:fldChar w:fldCharType="end"/>
            </w:r>
          </w:hyperlink>
        </w:p>
        <w:p w14:paraId="332D994B" w14:textId="30BFB0F7"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155" w:history="1">
            <w:r w:rsidRPr="00903DBA">
              <w:rPr>
                <w:rStyle w:val="Hyperlnk"/>
                <w:noProof/>
              </w:rPr>
              <w:t>13.13.3.</w:t>
            </w:r>
            <w:r w:rsidRPr="00903DBA">
              <w:rPr>
                <w:rFonts w:asciiTheme="minorHAnsi" w:eastAsiaTheme="minorEastAsia" w:hAnsiTheme="minorHAnsi"/>
                <w:noProof/>
                <w:color w:val="auto"/>
                <w:lang w:eastAsia="sv-SE"/>
              </w:rPr>
              <w:tab/>
            </w:r>
            <w:r w:rsidRPr="00903DBA">
              <w:rPr>
                <w:rStyle w:val="Hyperlnk"/>
                <w:noProof/>
              </w:rPr>
              <w:t>The Line List</w:t>
            </w:r>
            <w:r w:rsidRPr="00903DBA">
              <w:rPr>
                <w:noProof/>
                <w:webHidden/>
              </w:rPr>
              <w:tab/>
            </w:r>
            <w:r w:rsidRPr="00903DBA">
              <w:rPr>
                <w:noProof/>
                <w:webHidden/>
              </w:rPr>
              <w:fldChar w:fldCharType="begin"/>
            </w:r>
            <w:r w:rsidRPr="00903DBA">
              <w:rPr>
                <w:noProof/>
                <w:webHidden/>
              </w:rPr>
              <w:instrText xml:space="preserve"> PAGEREF _Toc57656155 \h </w:instrText>
            </w:r>
            <w:r w:rsidRPr="00903DBA">
              <w:rPr>
                <w:noProof/>
                <w:webHidden/>
              </w:rPr>
            </w:r>
            <w:r w:rsidRPr="00903DBA">
              <w:rPr>
                <w:noProof/>
                <w:webHidden/>
              </w:rPr>
              <w:fldChar w:fldCharType="separate"/>
            </w:r>
            <w:r w:rsidRPr="00903DBA">
              <w:rPr>
                <w:noProof/>
                <w:webHidden/>
              </w:rPr>
              <w:t>386</w:t>
            </w:r>
            <w:r w:rsidRPr="00903DBA">
              <w:rPr>
                <w:noProof/>
                <w:webHidden/>
              </w:rPr>
              <w:fldChar w:fldCharType="end"/>
            </w:r>
          </w:hyperlink>
        </w:p>
        <w:p w14:paraId="775EA231" w14:textId="12C93A71"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156" w:history="1">
            <w:r w:rsidRPr="00903DBA">
              <w:rPr>
                <w:rStyle w:val="Hyperlnk"/>
                <w:noProof/>
              </w:rPr>
              <w:t>13.13.4.</w:t>
            </w:r>
            <w:r w:rsidRPr="00903DBA">
              <w:rPr>
                <w:rFonts w:asciiTheme="minorHAnsi" w:eastAsiaTheme="minorEastAsia" w:hAnsiTheme="minorHAnsi"/>
                <w:noProof/>
                <w:color w:val="auto"/>
                <w:lang w:eastAsia="sv-SE"/>
              </w:rPr>
              <w:tab/>
            </w:r>
            <w:r w:rsidRPr="00903DBA">
              <w:rPr>
                <w:rStyle w:val="Hyperlnk"/>
                <w:noProof/>
              </w:rPr>
              <w:t>Lines</w:t>
            </w:r>
            <w:r w:rsidRPr="00903DBA">
              <w:rPr>
                <w:noProof/>
                <w:webHidden/>
              </w:rPr>
              <w:tab/>
            </w:r>
            <w:r w:rsidRPr="00903DBA">
              <w:rPr>
                <w:noProof/>
                <w:webHidden/>
              </w:rPr>
              <w:fldChar w:fldCharType="begin"/>
            </w:r>
            <w:r w:rsidRPr="00903DBA">
              <w:rPr>
                <w:noProof/>
                <w:webHidden/>
              </w:rPr>
              <w:instrText xml:space="preserve"> PAGEREF _Toc57656156 \h </w:instrText>
            </w:r>
            <w:r w:rsidRPr="00903DBA">
              <w:rPr>
                <w:noProof/>
                <w:webHidden/>
              </w:rPr>
            </w:r>
            <w:r w:rsidRPr="00903DBA">
              <w:rPr>
                <w:noProof/>
                <w:webHidden/>
              </w:rPr>
              <w:fldChar w:fldCharType="separate"/>
            </w:r>
            <w:r w:rsidRPr="00903DBA">
              <w:rPr>
                <w:noProof/>
                <w:webHidden/>
              </w:rPr>
              <w:t>389</w:t>
            </w:r>
            <w:r w:rsidRPr="00903DBA">
              <w:rPr>
                <w:noProof/>
                <w:webHidden/>
              </w:rPr>
              <w:fldChar w:fldCharType="end"/>
            </w:r>
          </w:hyperlink>
        </w:p>
        <w:p w14:paraId="04812ABD" w14:textId="7892F774"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157" w:history="1">
            <w:r w:rsidRPr="00903DBA">
              <w:rPr>
                <w:rStyle w:val="Hyperlnk"/>
                <w:noProof/>
              </w:rPr>
              <w:t>13.13.5.</w:t>
            </w:r>
            <w:r w:rsidRPr="00903DBA">
              <w:rPr>
                <w:rFonts w:asciiTheme="minorHAnsi" w:eastAsiaTheme="minorEastAsia" w:hAnsiTheme="minorHAnsi"/>
                <w:noProof/>
                <w:color w:val="auto"/>
                <w:lang w:eastAsia="sv-SE"/>
              </w:rPr>
              <w:tab/>
            </w:r>
            <w:r w:rsidRPr="00903DBA">
              <w:rPr>
                <w:rStyle w:val="Hyperlnk"/>
                <w:noProof/>
              </w:rPr>
              <w:t>Includes</w:t>
            </w:r>
            <w:r w:rsidRPr="00903DBA">
              <w:rPr>
                <w:noProof/>
                <w:webHidden/>
              </w:rPr>
              <w:tab/>
            </w:r>
            <w:r w:rsidRPr="00903DBA">
              <w:rPr>
                <w:noProof/>
                <w:webHidden/>
              </w:rPr>
              <w:fldChar w:fldCharType="begin"/>
            </w:r>
            <w:r w:rsidRPr="00903DBA">
              <w:rPr>
                <w:noProof/>
                <w:webHidden/>
              </w:rPr>
              <w:instrText xml:space="preserve"> PAGEREF _Toc57656157 \h </w:instrText>
            </w:r>
            <w:r w:rsidRPr="00903DBA">
              <w:rPr>
                <w:noProof/>
                <w:webHidden/>
              </w:rPr>
            </w:r>
            <w:r w:rsidRPr="00903DBA">
              <w:rPr>
                <w:noProof/>
                <w:webHidden/>
              </w:rPr>
              <w:fldChar w:fldCharType="separate"/>
            </w:r>
            <w:r w:rsidRPr="00903DBA">
              <w:rPr>
                <w:noProof/>
                <w:webHidden/>
              </w:rPr>
              <w:t>390</w:t>
            </w:r>
            <w:r w:rsidRPr="00903DBA">
              <w:rPr>
                <w:noProof/>
                <w:webHidden/>
              </w:rPr>
              <w:fldChar w:fldCharType="end"/>
            </w:r>
          </w:hyperlink>
        </w:p>
        <w:p w14:paraId="6A514EBA" w14:textId="102E0F72"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158" w:history="1">
            <w:r w:rsidRPr="00903DBA">
              <w:rPr>
                <w:rStyle w:val="Hyperlnk"/>
                <w:noProof/>
              </w:rPr>
              <w:t>13.13.6.</w:t>
            </w:r>
            <w:r w:rsidRPr="00903DBA">
              <w:rPr>
                <w:rFonts w:asciiTheme="minorHAnsi" w:eastAsiaTheme="minorEastAsia" w:hAnsiTheme="minorHAnsi"/>
                <w:noProof/>
                <w:color w:val="auto"/>
                <w:lang w:eastAsia="sv-SE"/>
              </w:rPr>
              <w:tab/>
            </w:r>
            <w:r w:rsidRPr="00903DBA">
              <w:rPr>
                <w:rStyle w:val="Hyperlnk"/>
                <w:noProof/>
              </w:rPr>
              <w:t>Macros</w:t>
            </w:r>
            <w:r w:rsidRPr="00903DBA">
              <w:rPr>
                <w:noProof/>
                <w:webHidden/>
              </w:rPr>
              <w:tab/>
            </w:r>
            <w:r w:rsidRPr="00903DBA">
              <w:rPr>
                <w:noProof/>
                <w:webHidden/>
              </w:rPr>
              <w:fldChar w:fldCharType="begin"/>
            </w:r>
            <w:r w:rsidRPr="00903DBA">
              <w:rPr>
                <w:noProof/>
                <w:webHidden/>
              </w:rPr>
              <w:instrText xml:space="preserve"> PAGEREF _Toc57656158 \h </w:instrText>
            </w:r>
            <w:r w:rsidRPr="00903DBA">
              <w:rPr>
                <w:noProof/>
                <w:webHidden/>
              </w:rPr>
            </w:r>
            <w:r w:rsidRPr="00903DBA">
              <w:rPr>
                <w:noProof/>
                <w:webHidden/>
              </w:rPr>
              <w:fldChar w:fldCharType="separate"/>
            </w:r>
            <w:r w:rsidRPr="00903DBA">
              <w:rPr>
                <w:noProof/>
                <w:webHidden/>
              </w:rPr>
              <w:t>391</w:t>
            </w:r>
            <w:r w:rsidRPr="00903DBA">
              <w:rPr>
                <w:noProof/>
                <w:webHidden/>
              </w:rPr>
              <w:fldChar w:fldCharType="end"/>
            </w:r>
          </w:hyperlink>
        </w:p>
        <w:p w14:paraId="4C462D01" w14:textId="1D919B54"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159" w:history="1">
            <w:r w:rsidRPr="00903DBA">
              <w:rPr>
                <w:rStyle w:val="Hyperlnk"/>
                <w:noProof/>
              </w:rPr>
              <w:t>13.13.7.</w:t>
            </w:r>
            <w:r w:rsidRPr="00903DBA">
              <w:rPr>
                <w:rFonts w:asciiTheme="minorHAnsi" w:eastAsiaTheme="minorEastAsia" w:hAnsiTheme="minorHAnsi"/>
                <w:noProof/>
                <w:color w:val="auto"/>
                <w:lang w:eastAsia="sv-SE"/>
              </w:rPr>
              <w:tab/>
            </w:r>
            <w:r w:rsidRPr="00903DBA">
              <w:rPr>
                <w:rStyle w:val="Hyperlnk"/>
                <w:noProof/>
              </w:rPr>
              <w:t>Conditional Programming</w:t>
            </w:r>
            <w:r w:rsidRPr="00903DBA">
              <w:rPr>
                <w:noProof/>
                <w:webHidden/>
              </w:rPr>
              <w:tab/>
            </w:r>
            <w:r w:rsidRPr="00903DBA">
              <w:rPr>
                <w:noProof/>
                <w:webHidden/>
              </w:rPr>
              <w:fldChar w:fldCharType="begin"/>
            </w:r>
            <w:r w:rsidRPr="00903DBA">
              <w:rPr>
                <w:noProof/>
                <w:webHidden/>
              </w:rPr>
              <w:instrText xml:space="preserve"> PAGEREF _Toc57656159 \h </w:instrText>
            </w:r>
            <w:r w:rsidRPr="00903DBA">
              <w:rPr>
                <w:noProof/>
                <w:webHidden/>
              </w:rPr>
            </w:r>
            <w:r w:rsidRPr="00903DBA">
              <w:rPr>
                <w:noProof/>
                <w:webHidden/>
              </w:rPr>
              <w:fldChar w:fldCharType="separate"/>
            </w:r>
            <w:r w:rsidRPr="00903DBA">
              <w:rPr>
                <w:noProof/>
                <w:webHidden/>
              </w:rPr>
              <w:t>396</w:t>
            </w:r>
            <w:r w:rsidRPr="00903DBA">
              <w:rPr>
                <w:noProof/>
                <w:webHidden/>
              </w:rPr>
              <w:fldChar w:fldCharType="end"/>
            </w:r>
          </w:hyperlink>
        </w:p>
        <w:p w14:paraId="3B396DBC" w14:textId="477218BB"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160" w:history="1">
            <w:r w:rsidRPr="00903DBA">
              <w:rPr>
                <w:rStyle w:val="Hyperlnk"/>
                <w:noProof/>
              </w:rPr>
              <w:t>13.13.8.</w:t>
            </w:r>
            <w:r w:rsidRPr="00903DBA">
              <w:rPr>
                <w:rFonts w:asciiTheme="minorHAnsi" w:eastAsiaTheme="minorEastAsia" w:hAnsiTheme="minorHAnsi"/>
                <w:noProof/>
                <w:color w:val="auto"/>
                <w:lang w:eastAsia="sv-SE"/>
              </w:rPr>
              <w:tab/>
            </w:r>
            <w:r w:rsidRPr="00903DBA">
              <w:rPr>
                <w:rStyle w:val="Hyperlnk"/>
                <w:noProof/>
              </w:rPr>
              <w:t>Macro Expansion</w:t>
            </w:r>
            <w:r w:rsidRPr="00903DBA">
              <w:rPr>
                <w:noProof/>
                <w:webHidden/>
              </w:rPr>
              <w:tab/>
            </w:r>
            <w:r w:rsidRPr="00903DBA">
              <w:rPr>
                <w:noProof/>
                <w:webHidden/>
              </w:rPr>
              <w:fldChar w:fldCharType="begin"/>
            </w:r>
            <w:r w:rsidRPr="00903DBA">
              <w:rPr>
                <w:noProof/>
                <w:webHidden/>
              </w:rPr>
              <w:instrText xml:space="preserve"> PAGEREF _Toc57656160 \h </w:instrText>
            </w:r>
            <w:r w:rsidRPr="00903DBA">
              <w:rPr>
                <w:noProof/>
                <w:webHidden/>
              </w:rPr>
            </w:r>
            <w:r w:rsidRPr="00903DBA">
              <w:rPr>
                <w:noProof/>
                <w:webHidden/>
              </w:rPr>
              <w:fldChar w:fldCharType="separate"/>
            </w:r>
            <w:r w:rsidRPr="00903DBA">
              <w:rPr>
                <w:noProof/>
                <w:webHidden/>
              </w:rPr>
              <w:t>398</w:t>
            </w:r>
            <w:r w:rsidRPr="00903DBA">
              <w:rPr>
                <w:noProof/>
                <w:webHidden/>
              </w:rPr>
              <w:fldChar w:fldCharType="end"/>
            </w:r>
          </w:hyperlink>
        </w:p>
        <w:p w14:paraId="25338E21" w14:textId="66C4C95D"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161" w:history="1">
            <w:r w:rsidRPr="00903DBA">
              <w:rPr>
                <w:rStyle w:val="Hyperlnk"/>
                <w:noProof/>
              </w:rPr>
              <w:t>13.13.9.</w:t>
            </w:r>
            <w:r w:rsidRPr="00903DBA">
              <w:rPr>
                <w:rFonts w:asciiTheme="minorHAnsi" w:eastAsiaTheme="minorEastAsia" w:hAnsiTheme="minorHAnsi"/>
                <w:noProof/>
                <w:color w:val="auto"/>
                <w:lang w:eastAsia="sv-SE"/>
              </w:rPr>
              <w:tab/>
            </w:r>
            <w:r w:rsidRPr="00903DBA">
              <w:rPr>
                <w:rStyle w:val="Hyperlnk"/>
                <w:noProof/>
              </w:rPr>
              <w:t>String Merging</w:t>
            </w:r>
            <w:r w:rsidRPr="00903DBA">
              <w:rPr>
                <w:noProof/>
                <w:webHidden/>
              </w:rPr>
              <w:tab/>
            </w:r>
            <w:r w:rsidRPr="00903DBA">
              <w:rPr>
                <w:noProof/>
                <w:webHidden/>
              </w:rPr>
              <w:fldChar w:fldCharType="begin"/>
            </w:r>
            <w:r w:rsidRPr="00903DBA">
              <w:rPr>
                <w:noProof/>
                <w:webHidden/>
              </w:rPr>
              <w:instrText xml:space="preserve"> PAGEREF _Toc57656161 \h </w:instrText>
            </w:r>
            <w:r w:rsidRPr="00903DBA">
              <w:rPr>
                <w:noProof/>
                <w:webHidden/>
              </w:rPr>
            </w:r>
            <w:r w:rsidRPr="00903DBA">
              <w:rPr>
                <w:noProof/>
                <w:webHidden/>
              </w:rPr>
              <w:fldChar w:fldCharType="separate"/>
            </w:r>
            <w:r w:rsidRPr="00903DBA">
              <w:rPr>
                <w:noProof/>
                <w:webHidden/>
              </w:rPr>
              <w:t>401</w:t>
            </w:r>
            <w:r w:rsidRPr="00903DBA">
              <w:rPr>
                <w:noProof/>
                <w:webHidden/>
              </w:rPr>
              <w:fldChar w:fldCharType="end"/>
            </w:r>
          </w:hyperlink>
        </w:p>
        <w:p w14:paraId="45E050BE" w14:textId="21CA6CC6" w:rsidR="00DD6D68" w:rsidRPr="00903DBA" w:rsidRDefault="00DD6D68">
          <w:pPr>
            <w:pStyle w:val="Innehll1"/>
            <w:rPr>
              <w:rFonts w:asciiTheme="minorHAnsi" w:eastAsiaTheme="minorEastAsia" w:hAnsiTheme="minorHAnsi"/>
              <w:noProof/>
              <w:color w:val="auto"/>
              <w:lang w:eastAsia="sv-SE"/>
            </w:rPr>
          </w:pPr>
          <w:hyperlink w:anchor="_Toc57656162" w:history="1">
            <w:r w:rsidRPr="00903DBA">
              <w:rPr>
                <w:rStyle w:val="Hyperlnk"/>
                <w:noProof/>
              </w:rPr>
              <w:t>B.</w:t>
            </w:r>
            <w:r w:rsidRPr="00903DBA">
              <w:rPr>
                <w:rFonts w:asciiTheme="minorHAnsi" w:eastAsiaTheme="minorEastAsia" w:hAnsiTheme="minorHAnsi"/>
                <w:noProof/>
                <w:color w:val="auto"/>
                <w:lang w:eastAsia="sv-SE"/>
              </w:rPr>
              <w:tab/>
            </w:r>
            <w:r w:rsidRPr="00903DBA">
              <w:rPr>
                <w:rStyle w:val="Hyperlnk"/>
                <w:noProof/>
              </w:rPr>
              <w:t>The C Grammar</w:t>
            </w:r>
            <w:r w:rsidRPr="00903DBA">
              <w:rPr>
                <w:noProof/>
                <w:webHidden/>
              </w:rPr>
              <w:tab/>
            </w:r>
            <w:r w:rsidRPr="00903DBA">
              <w:rPr>
                <w:noProof/>
                <w:webHidden/>
              </w:rPr>
              <w:fldChar w:fldCharType="begin"/>
            </w:r>
            <w:r w:rsidRPr="00903DBA">
              <w:rPr>
                <w:noProof/>
                <w:webHidden/>
              </w:rPr>
              <w:instrText xml:space="preserve"> PAGEREF _Toc57656162 \h </w:instrText>
            </w:r>
            <w:r w:rsidRPr="00903DBA">
              <w:rPr>
                <w:noProof/>
                <w:webHidden/>
              </w:rPr>
            </w:r>
            <w:r w:rsidRPr="00903DBA">
              <w:rPr>
                <w:noProof/>
                <w:webHidden/>
              </w:rPr>
              <w:fldChar w:fldCharType="separate"/>
            </w:r>
            <w:r w:rsidRPr="00903DBA">
              <w:rPr>
                <w:noProof/>
                <w:webHidden/>
              </w:rPr>
              <w:t>403</w:t>
            </w:r>
            <w:r w:rsidRPr="00903DBA">
              <w:rPr>
                <w:noProof/>
                <w:webHidden/>
              </w:rPr>
              <w:fldChar w:fldCharType="end"/>
            </w:r>
          </w:hyperlink>
        </w:p>
        <w:p w14:paraId="4986712C" w14:textId="70737156" w:rsidR="00DD6D68" w:rsidRPr="00903DBA" w:rsidRDefault="00DD6D68">
          <w:pPr>
            <w:pStyle w:val="Innehll2"/>
            <w:tabs>
              <w:tab w:val="left" w:pos="1100"/>
              <w:tab w:val="right" w:leader="dot" w:pos="9350"/>
            </w:tabs>
            <w:rPr>
              <w:rFonts w:asciiTheme="minorHAnsi" w:eastAsiaTheme="minorEastAsia" w:hAnsiTheme="minorHAnsi"/>
              <w:noProof/>
              <w:color w:val="auto"/>
              <w:lang w:eastAsia="sv-SE"/>
            </w:rPr>
          </w:pPr>
          <w:hyperlink w:anchor="_Toc57656163" w:history="1">
            <w:r w:rsidRPr="00903DBA">
              <w:rPr>
                <w:rStyle w:val="Hyperlnk"/>
                <w:noProof/>
              </w:rPr>
              <w:t>13.14.</w:t>
            </w:r>
            <w:r w:rsidRPr="00903DBA">
              <w:rPr>
                <w:rFonts w:asciiTheme="minorHAnsi" w:eastAsiaTheme="minorEastAsia" w:hAnsiTheme="minorHAnsi"/>
                <w:noProof/>
                <w:color w:val="auto"/>
                <w:lang w:eastAsia="sv-SE"/>
              </w:rPr>
              <w:tab/>
            </w:r>
            <w:r w:rsidRPr="00903DBA">
              <w:rPr>
                <w:rStyle w:val="Hyperlnk"/>
                <w:noProof/>
              </w:rPr>
              <w:t>The Preprocessor Grammar</w:t>
            </w:r>
            <w:r w:rsidRPr="00903DBA">
              <w:rPr>
                <w:noProof/>
                <w:webHidden/>
              </w:rPr>
              <w:tab/>
            </w:r>
            <w:r w:rsidRPr="00903DBA">
              <w:rPr>
                <w:noProof/>
                <w:webHidden/>
              </w:rPr>
              <w:fldChar w:fldCharType="begin"/>
            </w:r>
            <w:r w:rsidRPr="00903DBA">
              <w:rPr>
                <w:noProof/>
                <w:webHidden/>
              </w:rPr>
              <w:instrText xml:space="preserve"> PAGEREF _Toc57656163 \h </w:instrText>
            </w:r>
            <w:r w:rsidRPr="00903DBA">
              <w:rPr>
                <w:noProof/>
                <w:webHidden/>
              </w:rPr>
            </w:r>
            <w:r w:rsidRPr="00903DBA">
              <w:rPr>
                <w:noProof/>
                <w:webHidden/>
              </w:rPr>
              <w:fldChar w:fldCharType="separate"/>
            </w:r>
            <w:r w:rsidRPr="00903DBA">
              <w:rPr>
                <w:noProof/>
                <w:webHidden/>
              </w:rPr>
              <w:t>403</w:t>
            </w:r>
            <w:r w:rsidRPr="00903DBA">
              <w:rPr>
                <w:noProof/>
                <w:webHidden/>
              </w:rPr>
              <w:fldChar w:fldCharType="end"/>
            </w:r>
          </w:hyperlink>
        </w:p>
        <w:p w14:paraId="45B09141" w14:textId="6CE3BC7D" w:rsidR="00DD6D68" w:rsidRPr="00903DBA" w:rsidRDefault="00DD6D68">
          <w:pPr>
            <w:pStyle w:val="Innehll2"/>
            <w:tabs>
              <w:tab w:val="left" w:pos="1100"/>
              <w:tab w:val="right" w:leader="dot" w:pos="9350"/>
            </w:tabs>
            <w:rPr>
              <w:rFonts w:asciiTheme="minorHAnsi" w:eastAsiaTheme="minorEastAsia" w:hAnsiTheme="minorHAnsi"/>
              <w:noProof/>
              <w:color w:val="auto"/>
              <w:lang w:eastAsia="sv-SE"/>
            </w:rPr>
          </w:pPr>
          <w:hyperlink w:anchor="_Toc57656164" w:history="1">
            <w:r w:rsidRPr="00903DBA">
              <w:rPr>
                <w:rStyle w:val="Hyperlnk"/>
                <w:noProof/>
              </w:rPr>
              <w:t>13.15.</w:t>
            </w:r>
            <w:r w:rsidRPr="00903DBA">
              <w:rPr>
                <w:rFonts w:asciiTheme="minorHAnsi" w:eastAsiaTheme="minorEastAsia" w:hAnsiTheme="minorHAnsi"/>
                <w:noProof/>
                <w:color w:val="auto"/>
                <w:lang w:eastAsia="sv-SE"/>
              </w:rPr>
              <w:tab/>
            </w:r>
            <w:r w:rsidRPr="00903DBA">
              <w:rPr>
                <w:rStyle w:val="Hyperlnk"/>
                <w:noProof/>
              </w:rPr>
              <w:t>The Language Grammar</w:t>
            </w:r>
            <w:r w:rsidRPr="00903DBA">
              <w:rPr>
                <w:noProof/>
                <w:webHidden/>
              </w:rPr>
              <w:tab/>
            </w:r>
            <w:r w:rsidRPr="00903DBA">
              <w:rPr>
                <w:noProof/>
                <w:webHidden/>
              </w:rPr>
              <w:fldChar w:fldCharType="begin"/>
            </w:r>
            <w:r w:rsidRPr="00903DBA">
              <w:rPr>
                <w:noProof/>
                <w:webHidden/>
              </w:rPr>
              <w:instrText xml:space="preserve"> PAGEREF _Toc57656164 \h </w:instrText>
            </w:r>
            <w:r w:rsidRPr="00903DBA">
              <w:rPr>
                <w:noProof/>
                <w:webHidden/>
              </w:rPr>
            </w:r>
            <w:r w:rsidRPr="00903DBA">
              <w:rPr>
                <w:noProof/>
                <w:webHidden/>
              </w:rPr>
              <w:fldChar w:fldCharType="separate"/>
            </w:r>
            <w:r w:rsidRPr="00903DBA">
              <w:rPr>
                <w:noProof/>
                <w:webHidden/>
              </w:rPr>
              <w:t>403</w:t>
            </w:r>
            <w:r w:rsidRPr="00903DBA">
              <w:rPr>
                <w:noProof/>
                <w:webHidden/>
              </w:rPr>
              <w:fldChar w:fldCharType="end"/>
            </w:r>
          </w:hyperlink>
        </w:p>
        <w:p w14:paraId="21C15683" w14:textId="1BC69284" w:rsidR="00DD6D68" w:rsidRPr="00903DBA" w:rsidRDefault="00DD6D68">
          <w:pPr>
            <w:pStyle w:val="Innehll1"/>
            <w:rPr>
              <w:rFonts w:asciiTheme="minorHAnsi" w:eastAsiaTheme="minorEastAsia" w:hAnsiTheme="minorHAnsi"/>
              <w:noProof/>
              <w:color w:val="auto"/>
              <w:lang w:eastAsia="sv-SE"/>
            </w:rPr>
          </w:pPr>
          <w:hyperlink w:anchor="_Toc57656165" w:history="1">
            <w:r w:rsidRPr="00903DBA">
              <w:rPr>
                <w:rStyle w:val="Hyperlnk"/>
                <w:noProof/>
              </w:rPr>
              <w:t>C.</w:t>
            </w:r>
            <w:r w:rsidRPr="00903DBA">
              <w:rPr>
                <w:rFonts w:asciiTheme="minorHAnsi" w:eastAsiaTheme="minorEastAsia" w:hAnsiTheme="minorHAnsi"/>
                <w:noProof/>
                <w:color w:val="auto"/>
                <w:lang w:eastAsia="sv-SE"/>
              </w:rPr>
              <w:tab/>
            </w:r>
            <w:r w:rsidRPr="00903DBA">
              <w:rPr>
                <w:rStyle w:val="Hyperlnk"/>
                <w:noProof/>
              </w:rPr>
              <w:t>GPPG and GPLEX</w:t>
            </w:r>
            <w:r w:rsidRPr="00903DBA">
              <w:rPr>
                <w:noProof/>
                <w:webHidden/>
              </w:rPr>
              <w:tab/>
            </w:r>
            <w:r w:rsidRPr="00903DBA">
              <w:rPr>
                <w:noProof/>
                <w:webHidden/>
              </w:rPr>
              <w:fldChar w:fldCharType="begin"/>
            </w:r>
            <w:r w:rsidRPr="00903DBA">
              <w:rPr>
                <w:noProof/>
                <w:webHidden/>
              </w:rPr>
              <w:instrText xml:space="preserve"> PAGEREF _Toc57656165 \h </w:instrText>
            </w:r>
            <w:r w:rsidRPr="00903DBA">
              <w:rPr>
                <w:noProof/>
                <w:webHidden/>
              </w:rPr>
            </w:r>
            <w:r w:rsidRPr="00903DBA">
              <w:rPr>
                <w:noProof/>
                <w:webHidden/>
              </w:rPr>
              <w:fldChar w:fldCharType="separate"/>
            </w:r>
            <w:r w:rsidRPr="00903DBA">
              <w:rPr>
                <w:noProof/>
                <w:webHidden/>
              </w:rPr>
              <w:t>410</w:t>
            </w:r>
            <w:r w:rsidRPr="00903DBA">
              <w:rPr>
                <w:noProof/>
                <w:webHidden/>
              </w:rPr>
              <w:fldChar w:fldCharType="end"/>
            </w:r>
          </w:hyperlink>
        </w:p>
        <w:p w14:paraId="1120A8A6" w14:textId="2445F6B8"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166" w:history="1">
            <w:r w:rsidRPr="00903DBA">
              <w:rPr>
                <w:rStyle w:val="Hyperlnk"/>
                <w:noProof/>
              </w:rPr>
              <w:t>13.15.1.</w:t>
            </w:r>
            <w:r w:rsidRPr="00903DBA">
              <w:rPr>
                <w:rFonts w:asciiTheme="minorHAnsi" w:eastAsiaTheme="minorEastAsia" w:hAnsiTheme="minorHAnsi"/>
                <w:noProof/>
                <w:color w:val="auto"/>
                <w:lang w:eastAsia="sv-SE"/>
              </w:rPr>
              <w:tab/>
            </w:r>
            <w:r w:rsidRPr="00903DBA">
              <w:rPr>
                <w:rStyle w:val="Hyperlnk"/>
                <w:noProof/>
              </w:rPr>
              <w:t>The Language</w:t>
            </w:r>
            <w:r w:rsidRPr="00903DBA">
              <w:rPr>
                <w:noProof/>
                <w:webHidden/>
              </w:rPr>
              <w:tab/>
            </w:r>
            <w:r w:rsidRPr="00903DBA">
              <w:rPr>
                <w:noProof/>
                <w:webHidden/>
              </w:rPr>
              <w:fldChar w:fldCharType="begin"/>
            </w:r>
            <w:r w:rsidRPr="00903DBA">
              <w:rPr>
                <w:noProof/>
                <w:webHidden/>
              </w:rPr>
              <w:instrText xml:space="preserve"> PAGEREF _Toc57656166 \h </w:instrText>
            </w:r>
            <w:r w:rsidRPr="00903DBA">
              <w:rPr>
                <w:noProof/>
                <w:webHidden/>
              </w:rPr>
            </w:r>
            <w:r w:rsidRPr="00903DBA">
              <w:rPr>
                <w:noProof/>
                <w:webHidden/>
              </w:rPr>
              <w:fldChar w:fldCharType="separate"/>
            </w:r>
            <w:r w:rsidRPr="00903DBA">
              <w:rPr>
                <w:noProof/>
                <w:webHidden/>
              </w:rPr>
              <w:t>410</w:t>
            </w:r>
            <w:r w:rsidRPr="00903DBA">
              <w:rPr>
                <w:noProof/>
                <w:webHidden/>
              </w:rPr>
              <w:fldChar w:fldCharType="end"/>
            </w:r>
          </w:hyperlink>
        </w:p>
        <w:p w14:paraId="2CF29F9A" w14:textId="4B1D6FA7"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167" w:history="1">
            <w:r w:rsidRPr="00903DBA">
              <w:rPr>
                <w:rStyle w:val="Hyperlnk"/>
                <w:noProof/>
              </w:rPr>
              <w:t>13.15.2.</w:t>
            </w:r>
            <w:r w:rsidRPr="00903DBA">
              <w:rPr>
                <w:rFonts w:asciiTheme="minorHAnsi" w:eastAsiaTheme="minorEastAsia" w:hAnsiTheme="minorHAnsi"/>
                <w:noProof/>
                <w:color w:val="auto"/>
                <w:lang w:eastAsia="sv-SE"/>
              </w:rPr>
              <w:tab/>
            </w:r>
            <w:r w:rsidRPr="00903DBA">
              <w:rPr>
                <w:rStyle w:val="Hyperlnk"/>
                <w:noProof/>
              </w:rPr>
              <w:t>The Grammar</w:t>
            </w:r>
            <w:r w:rsidRPr="00903DBA">
              <w:rPr>
                <w:noProof/>
                <w:webHidden/>
              </w:rPr>
              <w:tab/>
            </w:r>
            <w:r w:rsidRPr="00903DBA">
              <w:rPr>
                <w:noProof/>
                <w:webHidden/>
              </w:rPr>
              <w:fldChar w:fldCharType="begin"/>
            </w:r>
            <w:r w:rsidRPr="00903DBA">
              <w:rPr>
                <w:noProof/>
                <w:webHidden/>
              </w:rPr>
              <w:instrText xml:space="preserve"> PAGEREF _Toc57656167 \h </w:instrText>
            </w:r>
            <w:r w:rsidRPr="00903DBA">
              <w:rPr>
                <w:noProof/>
                <w:webHidden/>
              </w:rPr>
            </w:r>
            <w:r w:rsidRPr="00903DBA">
              <w:rPr>
                <w:noProof/>
                <w:webHidden/>
              </w:rPr>
              <w:fldChar w:fldCharType="separate"/>
            </w:r>
            <w:r w:rsidRPr="00903DBA">
              <w:rPr>
                <w:noProof/>
                <w:webHidden/>
              </w:rPr>
              <w:t>411</w:t>
            </w:r>
            <w:r w:rsidRPr="00903DBA">
              <w:rPr>
                <w:noProof/>
                <w:webHidden/>
              </w:rPr>
              <w:fldChar w:fldCharType="end"/>
            </w:r>
          </w:hyperlink>
        </w:p>
        <w:p w14:paraId="72E1B2BB" w14:textId="62136DBF"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168" w:history="1">
            <w:r w:rsidRPr="00903DBA">
              <w:rPr>
                <w:rStyle w:val="Hyperlnk"/>
                <w:noProof/>
              </w:rPr>
              <w:t>13.15.3.</w:t>
            </w:r>
            <w:r w:rsidRPr="00903DBA">
              <w:rPr>
                <w:rFonts w:asciiTheme="minorHAnsi" w:eastAsiaTheme="minorEastAsia" w:hAnsiTheme="minorHAnsi"/>
                <w:noProof/>
                <w:color w:val="auto"/>
                <w:lang w:eastAsia="sv-SE"/>
              </w:rPr>
              <w:tab/>
            </w:r>
            <w:r w:rsidRPr="00903DBA">
              <w:rPr>
                <w:rStyle w:val="Hyperlnk"/>
                <w:noProof/>
              </w:rPr>
              <w:t>GPPG</w:t>
            </w:r>
            <w:r w:rsidRPr="00903DBA">
              <w:rPr>
                <w:noProof/>
                <w:webHidden/>
              </w:rPr>
              <w:tab/>
            </w:r>
            <w:r w:rsidRPr="00903DBA">
              <w:rPr>
                <w:noProof/>
                <w:webHidden/>
              </w:rPr>
              <w:fldChar w:fldCharType="begin"/>
            </w:r>
            <w:r w:rsidRPr="00903DBA">
              <w:rPr>
                <w:noProof/>
                <w:webHidden/>
              </w:rPr>
              <w:instrText xml:space="preserve"> PAGEREF _Toc57656168 \h </w:instrText>
            </w:r>
            <w:r w:rsidRPr="00903DBA">
              <w:rPr>
                <w:noProof/>
                <w:webHidden/>
              </w:rPr>
            </w:r>
            <w:r w:rsidRPr="00903DBA">
              <w:rPr>
                <w:noProof/>
                <w:webHidden/>
              </w:rPr>
              <w:fldChar w:fldCharType="separate"/>
            </w:r>
            <w:r w:rsidRPr="00903DBA">
              <w:rPr>
                <w:noProof/>
                <w:webHidden/>
              </w:rPr>
              <w:t>412</w:t>
            </w:r>
            <w:r w:rsidRPr="00903DBA">
              <w:rPr>
                <w:noProof/>
                <w:webHidden/>
              </w:rPr>
              <w:fldChar w:fldCharType="end"/>
            </w:r>
          </w:hyperlink>
        </w:p>
        <w:p w14:paraId="57929D54" w14:textId="2CABD410"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169" w:history="1">
            <w:r w:rsidRPr="00903DBA">
              <w:rPr>
                <w:rStyle w:val="Hyperlnk"/>
                <w:noProof/>
              </w:rPr>
              <w:t>13.15.4.</w:t>
            </w:r>
            <w:r w:rsidRPr="00903DBA">
              <w:rPr>
                <w:rFonts w:asciiTheme="minorHAnsi" w:eastAsiaTheme="minorEastAsia" w:hAnsiTheme="minorHAnsi"/>
                <w:noProof/>
                <w:color w:val="auto"/>
                <w:lang w:eastAsia="sv-SE"/>
              </w:rPr>
              <w:tab/>
            </w:r>
            <w:r w:rsidRPr="00903DBA">
              <w:rPr>
                <w:rStyle w:val="Hyperlnk"/>
                <w:noProof/>
              </w:rPr>
              <w:t>JPlex</w:t>
            </w:r>
            <w:r w:rsidRPr="00903DBA">
              <w:rPr>
                <w:noProof/>
                <w:webHidden/>
              </w:rPr>
              <w:tab/>
            </w:r>
            <w:r w:rsidRPr="00903DBA">
              <w:rPr>
                <w:noProof/>
                <w:webHidden/>
              </w:rPr>
              <w:fldChar w:fldCharType="begin"/>
            </w:r>
            <w:r w:rsidRPr="00903DBA">
              <w:rPr>
                <w:noProof/>
                <w:webHidden/>
              </w:rPr>
              <w:instrText xml:space="preserve"> PAGEREF _Toc57656169 \h </w:instrText>
            </w:r>
            <w:r w:rsidRPr="00903DBA">
              <w:rPr>
                <w:noProof/>
                <w:webHidden/>
              </w:rPr>
            </w:r>
            <w:r w:rsidRPr="00903DBA">
              <w:rPr>
                <w:noProof/>
                <w:webHidden/>
              </w:rPr>
              <w:fldChar w:fldCharType="separate"/>
            </w:r>
            <w:r w:rsidRPr="00903DBA">
              <w:rPr>
                <w:noProof/>
                <w:webHidden/>
              </w:rPr>
              <w:t>416</w:t>
            </w:r>
            <w:r w:rsidRPr="00903DBA">
              <w:rPr>
                <w:noProof/>
                <w:webHidden/>
              </w:rPr>
              <w:fldChar w:fldCharType="end"/>
            </w:r>
          </w:hyperlink>
        </w:p>
        <w:p w14:paraId="2EAA80D9" w14:textId="59A434EE"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170" w:history="1">
            <w:r w:rsidRPr="00903DBA">
              <w:rPr>
                <w:rStyle w:val="Hyperlnk"/>
                <w:noProof/>
              </w:rPr>
              <w:t>13.15.5.</w:t>
            </w:r>
            <w:r w:rsidRPr="00903DBA">
              <w:rPr>
                <w:rFonts w:asciiTheme="minorHAnsi" w:eastAsiaTheme="minorEastAsia" w:hAnsiTheme="minorHAnsi"/>
                <w:noProof/>
                <w:color w:val="auto"/>
                <w:lang w:eastAsia="sv-SE"/>
              </w:rPr>
              <w:tab/>
            </w:r>
            <w:r w:rsidRPr="00903DBA">
              <w:rPr>
                <w:rStyle w:val="Hyperlnk"/>
                <w:noProof/>
              </w:rPr>
              <w:t>Main</w:t>
            </w:r>
            <w:r w:rsidRPr="00903DBA">
              <w:rPr>
                <w:noProof/>
                <w:webHidden/>
              </w:rPr>
              <w:tab/>
            </w:r>
            <w:r w:rsidRPr="00903DBA">
              <w:rPr>
                <w:noProof/>
                <w:webHidden/>
              </w:rPr>
              <w:fldChar w:fldCharType="begin"/>
            </w:r>
            <w:r w:rsidRPr="00903DBA">
              <w:rPr>
                <w:noProof/>
                <w:webHidden/>
              </w:rPr>
              <w:instrText xml:space="preserve"> PAGEREF _Toc57656170 \h </w:instrText>
            </w:r>
            <w:r w:rsidRPr="00903DBA">
              <w:rPr>
                <w:noProof/>
                <w:webHidden/>
              </w:rPr>
            </w:r>
            <w:r w:rsidRPr="00903DBA">
              <w:rPr>
                <w:noProof/>
                <w:webHidden/>
              </w:rPr>
              <w:fldChar w:fldCharType="separate"/>
            </w:r>
            <w:r w:rsidRPr="00903DBA">
              <w:rPr>
                <w:noProof/>
                <w:webHidden/>
              </w:rPr>
              <w:t>418</w:t>
            </w:r>
            <w:r w:rsidRPr="00903DBA">
              <w:rPr>
                <w:noProof/>
                <w:webHidden/>
              </w:rPr>
              <w:fldChar w:fldCharType="end"/>
            </w:r>
          </w:hyperlink>
        </w:p>
        <w:p w14:paraId="5E1DDCCC" w14:textId="7BEB1FCA" w:rsidR="00DD6D68" w:rsidRPr="00903DBA" w:rsidRDefault="00DD6D68">
          <w:pPr>
            <w:pStyle w:val="Innehll1"/>
            <w:rPr>
              <w:rFonts w:asciiTheme="minorHAnsi" w:eastAsiaTheme="minorEastAsia" w:hAnsiTheme="minorHAnsi"/>
              <w:noProof/>
              <w:color w:val="auto"/>
              <w:lang w:eastAsia="sv-SE"/>
            </w:rPr>
          </w:pPr>
          <w:hyperlink w:anchor="_Toc57656171" w:history="1">
            <w:r w:rsidRPr="00903DBA">
              <w:rPr>
                <w:rStyle w:val="Hyperlnk"/>
                <w:noProof/>
              </w:rPr>
              <w:t>D.</w:t>
            </w:r>
            <w:r w:rsidRPr="00903DBA">
              <w:rPr>
                <w:rFonts w:asciiTheme="minorHAnsi" w:eastAsiaTheme="minorEastAsia" w:hAnsiTheme="minorHAnsi"/>
                <w:noProof/>
                <w:color w:val="auto"/>
                <w:lang w:eastAsia="sv-SE"/>
              </w:rPr>
              <w:tab/>
            </w:r>
            <w:r w:rsidRPr="00903DBA">
              <w:rPr>
                <w:rStyle w:val="Hyperlnk"/>
                <w:noProof/>
              </w:rPr>
              <w:t>Auxiliary Classes</w:t>
            </w:r>
            <w:r w:rsidRPr="00903DBA">
              <w:rPr>
                <w:noProof/>
                <w:webHidden/>
              </w:rPr>
              <w:tab/>
            </w:r>
            <w:r w:rsidRPr="00903DBA">
              <w:rPr>
                <w:noProof/>
                <w:webHidden/>
              </w:rPr>
              <w:fldChar w:fldCharType="begin"/>
            </w:r>
            <w:r w:rsidRPr="00903DBA">
              <w:rPr>
                <w:noProof/>
                <w:webHidden/>
              </w:rPr>
              <w:instrText xml:space="preserve"> PAGEREF _Toc57656171 \h </w:instrText>
            </w:r>
            <w:r w:rsidRPr="00903DBA">
              <w:rPr>
                <w:noProof/>
                <w:webHidden/>
              </w:rPr>
            </w:r>
            <w:r w:rsidRPr="00903DBA">
              <w:rPr>
                <w:noProof/>
                <w:webHidden/>
              </w:rPr>
              <w:fldChar w:fldCharType="separate"/>
            </w:r>
            <w:r w:rsidRPr="00903DBA">
              <w:rPr>
                <w:noProof/>
                <w:webHidden/>
              </w:rPr>
              <w:t>420</w:t>
            </w:r>
            <w:r w:rsidRPr="00903DBA">
              <w:rPr>
                <w:noProof/>
                <w:webHidden/>
              </w:rPr>
              <w:fldChar w:fldCharType="end"/>
            </w:r>
          </w:hyperlink>
        </w:p>
        <w:p w14:paraId="3AAC6164" w14:textId="479FD788" w:rsidR="00DD6D68" w:rsidRPr="00903DBA" w:rsidRDefault="00DD6D68">
          <w:pPr>
            <w:pStyle w:val="Innehll2"/>
            <w:tabs>
              <w:tab w:val="left" w:pos="1100"/>
              <w:tab w:val="right" w:leader="dot" w:pos="9350"/>
            </w:tabs>
            <w:rPr>
              <w:rFonts w:asciiTheme="minorHAnsi" w:eastAsiaTheme="minorEastAsia" w:hAnsiTheme="minorHAnsi"/>
              <w:noProof/>
              <w:color w:val="auto"/>
              <w:lang w:eastAsia="sv-SE"/>
            </w:rPr>
          </w:pPr>
          <w:hyperlink w:anchor="_Toc57656172" w:history="1">
            <w:r w:rsidRPr="00903DBA">
              <w:rPr>
                <w:rStyle w:val="Hyperlnk"/>
                <w:noProof/>
              </w:rPr>
              <w:t>13.16.</w:t>
            </w:r>
            <w:r w:rsidRPr="00903DBA">
              <w:rPr>
                <w:rFonts w:asciiTheme="minorHAnsi" w:eastAsiaTheme="minorEastAsia" w:hAnsiTheme="minorHAnsi"/>
                <w:noProof/>
                <w:color w:val="auto"/>
                <w:lang w:eastAsia="sv-SE"/>
              </w:rPr>
              <w:tab/>
            </w:r>
            <w:r w:rsidRPr="00903DBA">
              <w:rPr>
                <w:rStyle w:val="Hyperlnk"/>
                <w:noProof/>
              </w:rPr>
              <w:t>Error Handling</w:t>
            </w:r>
            <w:r w:rsidRPr="00903DBA">
              <w:rPr>
                <w:noProof/>
                <w:webHidden/>
              </w:rPr>
              <w:tab/>
            </w:r>
            <w:r w:rsidRPr="00903DBA">
              <w:rPr>
                <w:noProof/>
                <w:webHidden/>
              </w:rPr>
              <w:fldChar w:fldCharType="begin"/>
            </w:r>
            <w:r w:rsidRPr="00903DBA">
              <w:rPr>
                <w:noProof/>
                <w:webHidden/>
              </w:rPr>
              <w:instrText xml:space="preserve"> PAGEREF _Toc57656172 \h </w:instrText>
            </w:r>
            <w:r w:rsidRPr="00903DBA">
              <w:rPr>
                <w:noProof/>
                <w:webHidden/>
              </w:rPr>
            </w:r>
            <w:r w:rsidRPr="00903DBA">
              <w:rPr>
                <w:noProof/>
                <w:webHidden/>
              </w:rPr>
              <w:fldChar w:fldCharType="separate"/>
            </w:r>
            <w:r w:rsidRPr="00903DBA">
              <w:rPr>
                <w:noProof/>
                <w:webHidden/>
              </w:rPr>
              <w:t>420</w:t>
            </w:r>
            <w:r w:rsidRPr="00903DBA">
              <w:rPr>
                <w:noProof/>
                <w:webHidden/>
              </w:rPr>
              <w:fldChar w:fldCharType="end"/>
            </w:r>
          </w:hyperlink>
        </w:p>
        <w:p w14:paraId="022106A9" w14:textId="56285A6A" w:rsidR="00DD6D68" w:rsidRPr="00903DBA" w:rsidRDefault="00DD6D68">
          <w:pPr>
            <w:pStyle w:val="Innehll2"/>
            <w:tabs>
              <w:tab w:val="left" w:pos="1100"/>
              <w:tab w:val="right" w:leader="dot" w:pos="9350"/>
            </w:tabs>
            <w:rPr>
              <w:rFonts w:asciiTheme="minorHAnsi" w:eastAsiaTheme="minorEastAsia" w:hAnsiTheme="minorHAnsi"/>
              <w:noProof/>
              <w:color w:val="auto"/>
              <w:lang w:eastAsia="sv-SE"/>
            </w:rPr>
          </w:pPr>
          <w:hyperlink w:anchor="_Toc57656173" w:history="1">
            <w:r w:rsidRPr="00903DBA">
              <w:rPr>
                <w:rStyle w:val="Hyperlnk"/>
                <w:noProof/>
              </w:rPr>
              <w:t>13.17.</w:t>
            </w:r>
            <w:r w:rsidRPr="00903DBA">
              <w:rPr>
                <w:rFonts w:asciiTheme="minorHAnsi" w:eastAsiaTheme="minorEastAsia" w:hAnsiTheme="minorHAnsi"/>
                <w:noProof/>
                <w:color w:val="auto"/>
                <w:lang w:eastAsia="sv-SE"/>
              </w:rPr>
              <w:tab/>
            </w:r>
            <w:r w:rsidRPr="00903DBA">
              <w:rPr>
                <w:rStyle w:val="Hyperlnk"/>
                <w:noProof/>
              </w:rPr>
              <w:t>Container Classes</w:t>
            </w:r>
            <w:r w:rsidRPr="00903DBA">
              <w:rPr>
                <w:noProof/>
                <w:webHidden/>
              </w:rPr>
              <w:tab/>
            </w:r>
            <w:r w:rsidRPr="00903DBA">
              <w:rPr>
                <w:noProof/>
                <w:webHidden/>
              </w:rPr>
              <w:fldChar w:fldCharType="begin"/>
            </w:r>
            <w:r w:rsidRPr="00903DBA">
              <w:rPr>
                <w:noProof/>
                <w:webHidden/>
              </w:rPr>
              <w:instrText xml:space="preserve"> PAGEREF _Toc57656173 \h </w:instrText>
            </w:r>
            <w:r w:rsidRPr="00903DBA">
              <w:rPr>
                <w:noProof/>
                <w:webHidden/>
              </w:rPr>
            </w:r>
            <w:r w:rsidRPr="00903DBA">
              <w:rPr>
                <w:noProof/>
                <w:webHidden/>
              </w:rPr>
              <w:fldChar w:fldCharType="separate"/>
            </w:r>
            <w:r w:rsidRPr="00903DBA">
              <w:rPr>
                <w:noProof/>
                <w:webHidden/>
              </w:rPr>
              <w:t>424</w:t>
            </w:r>
            <w:r w:rsidRPr="00903DBA">
              <w:rPr>
                <w:noProof/>
                <w:webHidden/>
              </w:rPr>
              <w:fldChar w:fldCharType="end"/>
            </w:r>
          </w:hyperlink>
        </w:p>
        <w:p w14:paraId="48091FE4" w14:textId="77079A8D"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174" w:history="1">
            <w:r w:rsidRPr="00903DBA">
              <w:rPr>
                <w:rStyle w:val="Hyperlnk"/>
                <w:noProof/>
              </w:rPr>
              <w:t>13.17.1.</w:t>
            </w:r>
            <w:r w:rsidRPr="00903DBA">
              <w:rPr>
                <w:rFonts w:asciiTheme="minorHAnsi" w:eastAsiaTheme="minorEastAsia" w:hAnsiTheme="minorHAnsi"/>
                <w:noProof/>
                <w:color w:val="auto"/>
                <w:lang w:eastAsia="sv-SE"/>
              </w:rPr>
              <w:tab/>
            </w:r>
            <w:r w:rsidRPr="00903DBA">
              <w:rPr>
                <w:rStyle w:val="Hyperlnk"/>
                <w:noProof/>
              </w:rPr>
              <w:t>Ordered Pair</w:t>
            </w:r>
            <w:r w:rsidRPr="00903DBA">
              <w:rPr>
                <w:noProof/>
                <w:webHidden/>
              </w:rPr>
              <w:tab/>
            </w:r>
            <w:r w:rsidRPr="00903DBA">
              <w:rPr>
                <w:noProof/>
                <w:webHidden/>
              </w:rPr>
              <w:fldChar w:fldCharType="begin"/>
            </w:r>
            <w:r w:rsidRPr="00903DBA">
              <w:rPr>
                <w:noProof/>
                <w:webHidden/>
              </w:rPr>
              <w:instrText xml:space="preserve"> PAGEREF _Toc57656174 \h </w:instrText>
            </w:r>
            <w:r w:rsidRPr="00903DBA">
              <w:rPr>
                <w:noProof/>
                <w:webHidden/>
              </w:rPr>
            </w:r>
            <w:r w:rsidRPr="00903DBA">
              <w:rPr>
                <w:noProof/>
                <w:webHidden/>
              </w:rPr>
              <w:fldChar w:fldCharType="separate"/>
            </w:r>
            <w:r w:rsidRPr="00903DBA">
              <w:rPr>
                <w:noProof/>
                <w:webHidden/>
              </w:rPr>
              <w:t>424</w:t>
            </w:r>
            <w:r w:rsidRPr="00903DBA">
              <w:rPr>
                <w:noProof/>
                <w:webHidden/>
              </w:rPr>
              <w:fldChar w:fldCharType="end"/>
            </w:r>
          </w:hyperlink>
        </w:p>
        <w:p w14:paraId="211944E6" w14:textId="623375C9" w:rsidR="00DD6D68" w:rsidRPr="00903DBA" w:rsidRDefault="00DD6D68">
          <w:pPr>
            <w:pStyle w:val="Innehll2"/>
            <w:tabs>
              <w:tab w:val="left" w:pos="1100"/>
              <w:tab w:val="right" w:leader="dot" w:pos="9350"/>
            </w:tabs>
            <w:rPr>
              <w:rFonts w:asciiTheme="minorHAnsi" w:eastAsiaTheme="minorEastAsia" w:hAnsiTheme="minorHAnsi"/>
              <w:noProof/>
              <w:color w:val="auto"/>
              <w:lang w:eastAsia="sv-SE"/>
            </w:rPr>
          </w:pPr>
          <w:hyperlink w:anchor="_Toc57656175" w:history="1">
            <w:r w:rsidRPr="00903DBA">
              <w:rPr>
                <w:rStyle w:val="Hyperlnk"/>
                <w:noProof/>
              </w:rPr>
              <w:t>13.18.</w:t>
            </w:r>
            <w:r w:rsidRPr="00903DBA">
              <w:rPr>
                <w:rFonts w:asciiTheme="minorHAnsi" w:eastAsiaTheme="minorEastAsia" w:hAnsiTheme="minorHAnsi"/>
                <w:noProof/>
                <w:color w:val="auto"/>
                <w:lang w:eastAsia="sv-SE"/>
              </w:rPr>
              <w:tab/>
            </w:r>
            <w:r w:rsidRPr="00903DBA">
              <w:rPr>
                <w:rStyle w:val="Hyperlnk"/>
                <w:noProof/>
              </w:rPr>
              <w:t>Graph</w:t>
            </w:r>
            <w:r w:rsidRPr="00903DBA">
              <w:rPr>
                <w:noProof/>
                <w:webHidden/>
              </w:rPr>
              <w:tab/>
            </w:r>
            <w:r w:rsidRPr="00903DBA">
              <w:rPr>
                <w:noProof/>
                <w:webHidden/>
              </w:rPr>
              <w:fldChar w:fldCharType="begin"/>
            </w:r>
            <w:r w:rsidRPr="00903DBA">
              <w:rPr>
                <w:noProof/>
                <w:webHidden/>
              </w:rPr>
              <w:instrText xml:space="preserve"> PAGEREF _Toc57656175 \h </w:instrText>
            </w:r>
            <w:r w:rsidRPr="00903DBA">
              <w:rPr>
                <w:noProof/>
                <w:webHidden/>
              </w:rPr>
            </w:r>
            <w:r w:rsidRPr="00903DBA">
              <w:rPr>
                <w:noProof/>
                <w:webHidden/>
              </w:rPr>
              <w:fldChar w:fldCharType="separate"/>
            </w:r>
            <w:r w:rsidRPr="00903DBA">
              <w:rPr>
                <w:noProof/>
                <w:webHidden/>
              </w:rPr>
              <w:t>425</w:t>
            </w:r>
            <w:r w:rsidRPr="00903DBA">
              <w:rPr>
                <w:noProof/>
                <w:webHidden/>
              </w:rPr>
              <w:fldChar w:fldCharType="end"/>
            </w:r>
          </w:hyperlink>
        </w:p>
        <w:p w14:paraId="6174F894" w14:textId="30D1E247"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176" w:history="1">
            <w:r w:rsidRPr="00903DBA">
              <w:rPr>
                <w:rStyle w:val="Hyperlnk"/>
                <w:noProof/>
              </w:rPr>
              <w:t>13.18.1.</w:t>
            </w:r>
            <w:r w:rsidRPr="00903DBA">
              <w:rPr>
                <w:rFonts w:asciiTheme="minorHAnsi" w:eastAsiaTheme="minorEastAsia" w:hAnsiTheme="minorHAnsi"/>
                <w:noProof/>
                <w:color w:val="auto"/>
                <w:lang w:eastAsia="sv-SE"/>
              </w:rPr>
              <w:tab/>
            </w:r>
            <w:r w:rsidRPr="00903DBA">
              <w:rPr>
                <w:rStyle w:val="Hyperlnk"/>
                <w:noProof/>
              </w:rPr>
              <w:t>Addition and Removal of Vertices and Edges</w:t>
            </w:r>
            <w:r w:rsidRPr="00903DBA">
              <w:rPr>
                <w:noProof/>
                <w:webHidden/>
              </w:rPr>
              <w:tab/>
            </w:r>
            <w:r w:rsidRPr="00903DBA">
              <w:rPr>
                <w:noProof/>
                <w:webHidden/>
              </w:rPr>
              <w:fldChar w:fldCharType="begin"/>
            </w:r>
            <w:r w:rsidRPr="00903DBA">
              <w:rPr>
                <w:noProof/>
                <w:webHidden/>
              </w:rPr>
              <w:instrText xml:space="preserve"> PAGEREF _Toc57656176 \h </w:instrText>
            </w:r>
            <w:r w:rsidRPr="00903DBA">
              <w:rPr>
                <w:noProof/>
                <w:webHidden/>
              </w:rPr>
            </w:r>
            <w:r w:rsidRPr="00903DBA">
              <w:rPr>
                <w:noProof/>
                <w:webHidden/>
              </w:rPr>
              <w:fldChar w:fldCharType="separate"/>
            </w:r>
            <w:r w:rsidRPr="00903DBA">
              <w:rPr>
                <w:noProof/>
                <w:webHidden/>
              </w:rPr>
              <w:t>426</w:t>
            </w:r>
            <w:r w:rsidRPr="00903DBA">
              <w:rPr>
                <w:noProof/>
                <w:webHidden/>
              </w:rPr>
              <w:fldChar w:fldCharType="end"/>
            </w:r>
          </w:hyperlink>
        </w:p>
        <w:p w14:paraId="5F713B7A" w14:textId="2C85C18F"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177" w:history="1">
            <w:r w:rsidRPr="00903DBA">
              <w:rPr>
                <w:rStyle w:val="Hyperlnk"/>
                <w:noProof/>
              </w:rPr>
              <w:t>13.18.2.</w:t>
            </w:r>
            <w:r w:rsidRPr="00903DBA">
              <w:rPr>
                <w:rFonts w:asciiTheme="minorHAnsi" w:eastAsiaTheme="minorEastAsia" w:hAnsiTheme="minorHAnsi"/>
                <w:noProof/>
                <w:color w:val="auto"/>
                <w:lang w:eastAsia="sv-SE"/>
              </w:rPr>
              <w:tab/>
            </w:r>
            <w:r w:rsidRPr="00903DBA">
              <w:rPr>
                <w:rStyle w:val="Hyperlnk"/>
                <w:noProof/>
              </w:rPr>
              <w:t>Graph Partition</w:t>
            </w:r>
            <w:r w:rsidRPr="00903DBA">
              <w:rPr>
                <w:noProof/>
                <w:webHidden/>
              </w:rPr>
              <w:tab/>
            </w:r>
            <w:r w:rsidRPr="00903DBA">
              <w:rPr>
                <w:noProof/>
                <w:webHidden/>
              </w:rPr>
              <w:fldChar w:fldCharType="begin"/>
            </w:r>
            <w:r w:rsidRPr="00903DBA">
              <w:rPr>
                <w:noProof/>
                <w:webHidden/>
              </w:rPr>
              <w:instrText xml:space="preserve"> PAGEREF _Toc57656177 \h </w:instrText>
            </w:r>
            <w:r w:rsidRPr="00903DBA">
              <w:rPr>
                <w:noProof/>
                <w:webHidden/>
              </w:rPr>
            </w:r>
            <w:r w:rsidRPr="00903DBA">
              <w:rPr>
                <w:noProof/>
                <w:webHidden/>
              </w:rPr>
              <w:fldChar w:fldCharType="separate"/>
            </w:r>
            <w:r w:rsidRPr="00903DBA">
              <w:rPr>
                <w:noProof/>
                <w:webHidden/>
              </w:rPr>
              <w:t>426</w:t>
            </w:r>
            <w:r w:rsidRPr="00903DBA">
              <w:rPr>
                <w:noProof/>
                <w:webHidden/>
              </w:rPr>
              <w:fldChar w:fldCharType="end"/>
            </w:r>
          </w:hyperlink>
        </w:p>
        <w:p w14:paraId="16039EE0" w14:textId="4EF835B1" w:rsidR="00DD6D68" w:rsidRPr="00903DBA" w:rsidRDefault="00DD6D68">
          <w:pPr>
            <w:pStyle w:val="Innehll1"/>
            <w:rPr>
              <w:rFonts w:asciiTheme="minorHAnsi" w:eastAsiaTheme="minorEastAsia" w:hAnsiTheme="minorHAnsi"/>
              <w:noProof/>
              <w:color w:val="auto"/>
              <w:lang w:eastAsia="sv-SE"/>
            </w:rPr>
          </w:pPr>
          <w:hyperlink w:anchor="_Toc57656178" w:history="1">
            <w:r w:rsidRPr="00903DBA">
              <w:rPr>
                <w:rStyle w:val="Hyperlnk"/>
                <w:noProof/>
              </w:rPr>
              <w:t>E.</w:t>
            </w:r>
            <w:r w:rsidRPr="00903DBA">
              <w:rPr>
                <w:rFonts w:asciiTheme="minorHAnsi" w:eastAsiaTheme="minorEastAsia" w:hAnsiTheme="minorHAnsi"/>
                <w:noProof/>
                <w:color w:val="auto"/>
                <w:lang w:eastAsia="sv-SE"/>
              </w:rPr>
              <w:tab/>
            </w:r>
            <w:r w:rsidRPr="00903DBA">
              <w:rPr>
                <w:rStyle w:val="Hyperlnk"/>
                <w:noProof/>
              </w:rPr>
              <w:t>The ASCII Table</w:t>
            </w:r>
            <w:r w:rsidRPr="00903DBA">
              <w:rPr>
                <w:noProof/>
                <w:webHidden/>
              </w:rPr>
              <w:tab/>
            </w:r>
            <w:r w:rsidRPr="00903DBA">
              <w:rPr>
                <w:noProof/>
                <w:webHidden/>
              </w:rPr>
              <w:fldChar w:fldCharType="begin"/>
            </w:r>
            <w:r w:rsidRPr="00903DBA">
              <w:rPr>
                <w:noProof/>
                <w:webHidden/>
              </w:rPr>
              <w:instrText xml:space="preserve"> PAGEREF _Toc57656178 \h </w:instrText>
            </w:r>
            <w:r w:rsidRPr="00903DBA">
              <w:rPr>
                <w:noProof/>
                <w:webHidden/>
              </w:rPr>
            </w:r>
            <w:r w:rsidRPr="00903DBA">
              <w:rPr>
                <w:noProof/>
                <w:webHidden/>
              </w:rPr>
              <w:fldChar w:fldCharType="separate"/>
            </w:r>
            <w:r w:rsidRPr="00903DBA">
              <w:rPr>
                <w:noProof/>
                <w:webHidden/>
              </w:rPr>
              <w:t>428</w:t>
            </w:r>
            <w:r w:rsidRPr="00903DBA">
              <w:rPr>
                <w:noProof/>
                <w:webHidden/>
              </w:rPr>
              <w:fldChar w:fldCharType="end"/>
            </w:r>
          </w:hyperlink>
        </w:p>
        <w:p w14:paraId="23F2ABE7" w14:textId="07EE2079" w:rsidR="00DD6D68" w:rsidRPr="00903DBA" w:rsidRDefault="00DD6D68">
          <w:pPr>
            <w:pStyle w:val="Innehll1"/>
            <w:rPr>
              <w:rFonts w:asciiTheme="minorHAnsi" w:eastAsiaTheme="minorEastAsia" w:hAnsiTheme="minorHAnsi"/>
              <w:noProof/>
              <w:color w:val="auto"/>
              <w:lang w:eastAsia="sv-SE"/>
            </w:rPr>
          </w:pPr>
          <w:hyperlink w:anchor="_Toc57656179" w:history="1">
            <w:r w:rsidRPr="00903DBA">
              <w:rPr>
                <w:rStyle w:val="Hyperlnk"/>
                <w:noProof/>
              </w:rPr>
              <w:t>F.</w:t>
            </w:r>
            <w:r w:rsidRPr="00903DBA">
              <w:rPr>
                <w:rFonts w:asciiTheme="minorHAnsi" w:eastAsiaTheme="minorEastAsia" w:hAnsiTheme="minorHAnsi"/>
                <w:noProof/>
                <w:color w:val="auto"/>
                <w:lang w:eastAsia="sv-SE"/>
              </w:rPr>
              <w:tab/>
            </w:r>
            <w:r w:rsidRPr="00903DBA">
              <w:rPr>
                <w:rStyle w:val="Hyperlnk"/>
                <w:noProof/>
              </w:rPr>
              <w:t>A Crash Course in C</w:t>
            </w:r>
            <w:r w:rsidRPr="00903DBA">
              <w:rPr>
                <w:noProof/>
                <w:webHidden/>
              </w:rPr>
              <w:tab/>
            </w:r>
            <w:r w:rsidRPr="00903DBA">
              <w:rPr>
                <w:noProof/>
                <w:webHidden/>
              </w:rPr>
              <w:fldChar w:fldCharType="begin"/>
            </w:r>
            <w:r w:rsidRPr="00903DBA">
              <w:rPr>
                <w:noProof/>
                <w:webHidden/>
              </w:rPr>
              <w:instrText xml:space="preserve"> PAGEREF _Toc57656179 \h </w:instrText>
            </w:r>
            <w:r w:rsidRPr="00903DBA">
              <w:rPr>
                <w:noProof/>
                <w:webHidden/>
              </w:rPr>
            </w:r>
            <w:r w:rsidRPr="00903DBA">
              <w:rPr>
                <w:noProof/>
                <w:webHidden/>
              </w:rPr>
              <w:fldChar w:fldCharType="separate"/>
            </w:r>
            <w:r w:rsidRPr="00903DBA">
              <w:rPr>
                <w:noProof/>
                <w:webHidden/>
              </w:rPr>
              <w:t>430</w:t>
            </w:r>
            <w:r w:rsidRPr="00903DBA">
              <w:rPr>
                <w:noProof/>
                <w:webHidden/>
              </w:rPr>
              <w:fldChar w:fldCharType="end"/>
            </w:r>
          </w:hyperlink>
        </w:p>
        <w:p w14:paraId="2FB97D0F" w14:textId="07DA8E58" w:rsidR="00DD6D68" w:rsidRPr="00903DBA" w:rsidRDefault="00DD6D68">
          <w:pPr>
            <w:pStyle w:val="Innehll2"/>
            <w:tabs>
              <w:tab w:val="left" w:pos="1100"/>
              <w:tab w:val="right" w:leader="dot" w:pos="9350"/>
            </w:tabs>
            <w:rPr>
              <w:rFonts w:asciiTheme="minorHAnsi" w:eastAsiaTheme="minorEastAsia" w:hAnsiTheme="minorHAnsi"/>
              <w:noProof/>
              <w:color w:val="auto"/>
              <w:lang w:eastAsia="sv-SE"/>
            </w:rPr>
          </w:pPr>
          <w:hyperlink w:anchor="_Toc57656180" w:history="1">
            <w:r w:rsidRPr="00903DBA">
              <w:rPr>
                <w:rStyle w:val="Hyperlnk"/>
                <w:noProof/>
              </w:rPr>
              <w:t>13.19.</w:t>
            </w:r>
            <w:r w:rsidRPr="00903DBA">
              <w:rPr>
                <w:rFonts w:asciiTheme="minorHAnsi" w:eastAsiaTheme="minorEastAsia" w:hAnsiTheme="minorHAnsi"/>
                <w:noProof/>
                <w:color w:val="auto"/>
                <w:lang w:eastAsia="sv-SE"/>
              </w:rPr>
              <w:tab/>
            </w:r>
            <w:r w:rsidRPr="00903DBA">
              <w:rPr>
                <w:rStyle w:val="Hyperlnk"/>
                <w:noProof/>
              </w:rPr>
              <w:t>The Compiler and the Linker</w:t>
            </w:r>
            <w:r w:rsidRPr="00903DBA">
              <w:rPr>
                <w:noProof/>
                <w:webHidden/>
              </w:rPr>
              <w:tab/>
            </w:r>
            <w:r w:rsidRPr="00903DBA">
              <w:rPr>
                <w:noProof/>
                <w:webHidden/>
              </w:rPr>
              <w:fldChar w:fldCharType="begin"/>
            </w:r>
            <w:r w:rsidRPr="00903DBA">
              <w:rPr>
                <w:noProof/>
                <w:webHidden/>
              </w:rPr>
              <w:instrText xml:space="preserve"> PAGEREF _Toc57656180 \h </w:instrText>
            </w:r>
            <w:r w:rsidRPr="00903DBA">
              <w:rPr>
                <w:noProof/>
                <w:webHidden/>
              </w:rPr>
            </w:r>
            <w:r w:rsidRPr="00903DBA">
              <w:rPr>
                <w:noProof/>
                <w:webHidden/>
              </w:rPr>
              <w:fldChar w:fldCharType="separate"/>
            </w:r>
            <w:r w:rsidRPr="00903DBA">
              <w:rPr>
                <w:noProof/>
                <w:webHidden/>
              </w:rPr>
              <w:t>430</w:t>
            </w:r>
            <w:r w:rsidRPr="00903DBA">
              <w:rPr>
                <w:noProof/>
                <w:webHidden/>
              </w:rPr>
              <w:fldChar w:fldCharType="end"/>
            </w:r>
          </w:hyperlink>
        </w:p>
        <w:p w14:paraId="79FF6E81" w14:textId="497A7866" w:rsidR="00DD6D68" w:rsidRPr="00903DBA" w:rsidRDefault="00DD6D68">
          <w:pPr>
            <w:pStyle w:val="Innehll2"/>
            <w:tabs>
              <w:tab w:val="left" w:pos="1100"/>
              <w:tab w:val="right" w:leader="dot" w:pos="9350"/>
            </w:tabs>
            <w:rPr>
              <w:rFonts w:asciiTheme="minorHAnsi" w:eastAsiaTheme="minorEastAsia" w:hAnsiTheme="minorHAnsi"/>
              <w:noProof/>
              <w:color w:val="auto"/>
              <w:lang w:eastAsia="sv-SE"/>
            </w:rPr>
          </w:pPr>
          <w:hyperlink w:anchor="_Toc57656181" w:history="1">
            <w:r w:rsidRPr="00903DBA">
              <w:rPr>
                <w:rStyle w:val="Hyperlnk"/>
                <w:noProof/>
              </w:rPr>
              <w:t>13.20.</w:t>
            </w:r>
            <w:r w:rsidRPr="00903DBA">
              <w:rPr>
                <w:rFonts w:asciiTheme="minorHAnsi" w:eastAsiaTheme="minorEastAsia" w:hAnsiTheme="minorHAnsi"/>
                <w:noProof/>
                <w:color w:val="auto"/>
                <w:lang w:eastAsia="sv-SE"/>
              </w:rPr>
              <w:tab/>
            </w:r>
            <w:r w:rsidRPr="00903DBA">
              <w:rPr>
                <w:rStyle w:val="Hyperlnk"/>
                <w:noProof/>
              </w:rPr>
              <w:t>The Hello-World Program</w:t>
            </w:r>
            <w:r w:rsidRPr="00903DBA">
              <w:rPr>
                <w:noProof/>
                <w:webHidden/>
              </w:rPr>
              <w:tab/>
            </w:r>
            <w:r w:rsidRPr="00903DBA">
              <w:rPr>
                <w:noProof/>
                <w:webHidden/>
              </w:rPr>
              <w:fldChar w:fldCharType="begin"/>
            </w:r>
            <w:r w:rsidRPr="00903DBA">
              <w:rPr>
                <w:noProof/>
                <w:webHidden/>
              </w:rPr>
              <w:instrText xml:space="preserve"> PAGEREF _Toc57656181 \h </w:instrText>
            </w:r>
            <w:r w:rsidRPr="00903DBA">
              <w:rPr>
                <w:noProof/>
                <w:webHidden/>
              </w:rPr>
            </w:r>
            <w:r w:rsidRPr="00903DBA">
              <w:rPr>
                <w:noProof/>
                <w:webHidden/>
              </w:rPr>
              <w:fldChar w:fldCharType="separate"/>
            </w:r>
            <w:r w:rsidRPr="00903DBA">
              <w:rPr>
                <w:noProof/>
                <w:webHidden/>
              </w:rPr>
              <w:t>431</w:t>
            </w:r>
            <w:r w:rsidRPr="00903DBA">
              <w:rPr>
                <w:noProof/>
                <w:webHidden/>
              </w:rPr>
              <w:fldChar w:fldCharType="end"/>
            </w:r>
          </w:hyperlink>
        </w:p>
        <w:p w14:paraId="573F44B2" w14:textId="5C14D111" w:rsidR="00DD6D68" w:rsidRPr="00903DBA" w:rsidRDefault="00DD6D68">
          <w:pPr>
            <w:pStyle w:val="Innehll2"/>
            <w:tabs>
              <w:tab w:val="left" w:pos="1100"/>
              <w:tab w:val="right" w:leader="dot" w:pos="9350"/>
            </w:tabs>
            <w:rPr>
              <w:rFonts w:asciiTheme="minorHAnsi" w:eastAsiaTheme="minorEastAsia" w:hAnsiTheme="minorHAnsi"/>
              <w:noProof/>
              <w:color w:val="auto"/>
              <w:lang w:eastAsia="sv-SE"/>
            </w:rPr>
          </w:pPr>
          <w:hyperlink w:anchor="_Toc57656182" w:history="1">
            <w:r w:rsidRPr="00903DBA">
              <w:rPr>
                <w:rStyle w:val="Hyperlnk"/>
                <w:noProof/>
              </w:rPr>
              <w:t>13.21.</w:t>
            </w:r>
            <w:r w:rsidRPr="00903DBA">
              <w:rPr>
                <w:rFonts w:asciiTheme="minorHAnsi" w:eastAsiaTheme="minorEastAsia" w:hAnsiTheme="minorHAnsi"/>
                <w:noProof/>
                <w:color w:val="auto"/>
                <w:lang w:eastAsia="sv-SE"/>
              </w:rPr>
              <w:tab/>
            </w:r>
            <w:r w:rsidRPr="00903DBA">
              <w:rPr>
                <w:rStyle w:val="Hyperlnk"/>
                <w:noProof/>
              </w:rPr>
              <w:t>Comments</w:t>
            </w:r>
            <w:r w:rsidRPr="00903DBA">
              <w:rPr>
                <w:noProof/>
                <w:webHidden/>
              </w:rPr>
              <w:tab/>
            </w:r>
            <w:r w:rsidRPr="00903DBA">
              <w:rPr>
                <w:noProof/>
                <w:webHidden/>
              </w:rPr>
              <w:fldChar w:fldCharType="begin"/>
            </w:r>
            <w:r w:rsidRPr="00903DBA">
              <w:rPr>
                <w:noProof/>
                <w:webHidden/>
              </w:rPr>
              <w:instrText xml:space="preserve"> PAGEREF _Toc57656182 \h </w:instrText>
            </w:r>
            <w:r w:rsidRPr="00903DBA">
              <w:rPr>
                <w:noProof/>
                <w:webHidden/>
              </w:rPr>
            </w:r>
            <w:r w:rsidRPr="00903DBA">
              <w:rPr>
                <w:noProof/>
                <w:webHidden/>
              </w:rPr>
              <w:fldChar w:fldCharType="separate"/>
            </w:r>
            <w:r w:rsidRPr="00903DBA">
              <w:rPr>
                <w:noProof/>
                <w:webHidden/>
              </w:rPr>
              <w:t>432</w:t>
            </w:r>
            <w:r w:rsidRPr="00903DBA">
              <w:rPr>
                <w:noProof/>
                <w:webHidden/>
              </w:rPr>
              <w:fldChar w:fldCharType="end"/>
            </w:r>
          </w:hyperlink>
        </w:p>
        <w:p w14:paraId="313B47FE" w14:textId="3EBC9A43" w:rsidR="00DD6D68" w:rsidRPr="00903DBA" w:rsidRDefault="00DD6D68">
          <w:pPr>
            <w:pStyle w:val="Innehll2"/>
            <w:tabs>
              <w:tab w:val="left" w:pos="1100"/>
              <w:tab w:val="right" w:leader="dot" w:pos="9350"/>
            </w:tabs>
            <w:rPr>
              <w:rFonts w:asciiTheme="minorHAnsi" w:eastAsiaTheme="minorEastAsia" w:hAnsiTheme="minorHAnsi"/>
              <w:noProof/>
              <w:color w:val="auto"/>
              <w:lang w:eastAsia="sv-SE"/>
            </w:rPr>
          </w:pPr>
          <w:hyperlink w:anchor="_Toc57656183" w:history="1">
            <w:r w:rsidRPr="00903DBA">
              <w:rPr>
                <w:rStyle w:val="Hyperlnk"/>
                <w:noProof/>
              </w:rPr>
              <w:t>13.22.</w:t>
            </w:r>
            <w:r w:rsidRPr="00903DBA">
              <w:rPr>
                <w:rFonts w:asciiTheme="minorHAnsi" w:eastAsiaTheme="minorEastAsia" w:hAnsiTheme="minorHAnsi"/>
                <w:noProof/>
                <w:color w:val="auto"/>
                <w:lang w:eastAsia="sv-SE"/>
              </w:rPr>
              <w:tab/>
            </w:r>
            <w:r w:rsidRPr="00903DBA">
              <w:rPr>
                <w:rStyle w:val="Hyperlnk"/>
                <w:noProof/>
              </w:rPr>
              <w:t>Types and Variables</w:t>
            </w:r>
            <w:r w:rsidRPr="00903DBA">
              <w:rPr>
                <w:noProof/>
                <w:webHidden/>
              </w:rPr>
              <w:tab/>
            </w:r>
            <w:r w:rsidRPr="00903DBA">
              <w:rPr>
                <w:noProof/>
                <w:webHidden/>
              </w:rPr>
              <w:fldChar w:fldCharType="begin"/>
            </w:r>
            <w:r w:rsidRPr="00903DBA">
              <w:rPr>
                <w:noProof/>
                <w:webHidden/>
              </w:rPr>
              <w:instrText xml:space="preserve"> PAGEREF _Toc57656183 \h </w:instrText>
            </w:r>
            <w:r w:rsidRPr="00903DBA">
              <w:rPr>
                <w:noProof/>
                <w:webHidden/>
              </w:rPr>
            </w:r>
            <w:r w:rsidRPr="00903DBA">
              <w:rPr>
                <w:noProof/>
                <w:webHidden/>
              </w:rPr>
              <w:fldChar w:fldCharType="separate"/>
            </w:r>
            <w:r w:rsidRPr="00903DBA">
              <w:rPr>
                <w:noProof/>
                <w:webHidden/>
              </w:rPr>
              <w:t>432</w:t>
            </w:r>
            <w:r w:rsidRPr="00903DBA">
              <w:rPr>
                <w:noProof/>
                <w:webHidden/>
              </w:rPr>
              <w:fldChar w:fldCharType="end"/>
            </w:r>
          </w:hyperlink>
        </w:p>
        <w:p w14:paraId="4A45A142" w14:textId="08A3E595"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84" w:history="1">
            <w:r w:rsidRPr="00903DBA">
              <w:rPr>
                <w:rStyle w:val="Hyperlnk"/>
                <w:noProof/>
              </w:rPr>
              <w:t>1.1.1</w:t>
            </w:r>
            <w:r w:rsidRPr="00903DBA">
              <w:rPr>
                <w:rFonts w:asciiTheme="minorHAnsi" w:eastAsiaTheme="minorEastAsia" w:hAnsiTheme="minorHAnsi"/>
                <w:noProof/>
                <w:color w:val="auto"/>
                <w:lang w:eastAsia="sv-SE"/>
              </w:rPr>
              <w:tab/>
            </w:r>
            <w:r w:rsidRPr="00903DBA">
              <w:rPr>
                <w:rStyle w:val="Hyperlnk"/>
                <w:noProof/>
              </w:rPr>
              <w:t>Simple Types</w:t>
            </w:r>
            <w:r w:rsidRPr="00903DBA">
              <w:rPr>
                <w:noProof/>
                <w:webHidden/>
              </w:rPr>
              <w:tab/>
            </w:r>
            <w:r w:rsidRPr="00903DBA">
              <w:rPr>
                <w:noProof/>
                <w:webHidden/>
              </w:rPr>
              <w:fldChar w:fldCharType="begin"/>
            </w:r>
            <w:r w:rsidRPr="00903DBA">
              <w:rPr>
                <w:noProof/>
                <w:webHidden/>
              </w:rPr>
              <w:instrText xml:space="preserve"> PAGEREF _Toc57656184 \h </w:instrText>
            </w:r>
            <w:r w:rsidRPr="00903DBA">
              <w:rPr>
                <w:noProof/>
                <w:webHidden/>
              </w:rPr>
            </w:r>
            <w:r w:rsidRPr="00903DBA">
              <w:rPr>
                <w:noProof/>
                <w:webHidden/>
              </w:rPr>
              <w:fldChar w:fldCharType="separate"/>
            </w:r>
            <w:r w:rsidRPr="00903DBA">
              <w:rPr>
                <w:noProof/>
                <w:webHidden/>
              </w:rPr>
              <w:t>433</w:t>
            </w:r>
            <w:r w:rsidRPr="00903DBA">
              <w:rPr>
                <w:noProof/>
                <w:webHidden/>
              </w:rPr>
              <w:fldChar w:fldCharType="end"/>
            </w:r>
          </w:hyperlink>
        </w:p>
        <w:p w14:paraId="6C482D7A" w14:textId="0FF3AE63"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85" w:history="1">
            <w:r w:rsidRPr="00903DBA">
              <w:rPr>
                <w:rStyle w:val="Hyperlnk"/>
                <w:noProof/>
              </w:rPr>
              <w:t>2.1.1</w:t>
            </w:r>
            <w:r w:rsidRPr="00903DBA">
              <w:rPr>
                <w:rFonts w:asciiTheme="minorHAnsi" w:eastAsiaTheme="minorEastAsia" w:hAnsiTheme="minorHAnsi"/>
                <w:noProof/>
                <w:color w:val="auto"/>
                <w:lang w:eastAsia="sv-SE"/>
              </w:rPr>
              <w:tab/>
            </w:r>
            <w:r w:rsidRPr="00903DBA">
              <w:rPr>
                <w:rStyle w:val="Hyperlnk"/>
                <w:noProof/>
              </w:rPr>
              <w:t>Variables</w:t>
            </w:r>
            <w:r w:rsidRPr="00903DBA">
              <w:rPr>
                <w:noProof/>
                <w:webHidden/>
              </w:rPr>
              <w:tab/>
            </w:r>
            <w:r w:rsidRPr="00903DBA">
              <w:rPr>
                <w:noProof/>
                <w:webHidden/>
              </w:rPr>
              <w:fldChar w:fldCharType="begin"/>
            </w:r>
            <w:r w:rsidRPr="00903DBA">
              <w:rPr>
                <w:noProof/>
                <w:webHidden/>
              </w:rPr>
              <w:instrText xml:space="preserve"> PAGEREF _Toc57656185 \h </w:instrText>
            </w:r>
            <w:r w:rsidRPr="00903DBA">
              <w:rPr>
                <w:noProof/>
                <w:webHidden/>
              </w:rPr>
            </w:r>
            <w:r w:rsidRPr="00903DBA">
              <w:rPr>
                <w:noProof/>
                <w:webHidden/>
              </w:rPr>
              <w:fldChar w:fldCharType="separate"/>
            </w:r>
            <w:r w:rsidRPr="00903DBA">
              <w:rPr>
                <w:noProof/>
                <w:webHidden/>
              </w:rPr>
              <w:t>433</w:t>
            </w:r>
            <w:r w:rsidRPr="00903DBA">
              <w:rPr>
                <w:noProof/>
                <w:webHidden/>
              </w:rPr>
              <w:fldChar w:fldCharType="end"/>
            </w:r>
          </w:hyperlink>
        </w:p>
        <w:p w14:paraId="28058C9F" w14:textId="745049C8"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86" w:history="1">
            <w:r w:rsidRPr="00903DBA">
              <w:rPr>
                <w:rStyle w:val="Hyperlnk"/>
                <w:noProof/>
              </w:rPr>
              <w:t>3.1.1</w:t>
            </w:r>
            <w:r w:rsidRPr="00903DBA">
              <w:rPr>
                <w:rFonts w:asciiTheme="minorHAnsi" w:eastAsiaTheme="minorEastAsia" w:hAnsiTheme="minorHAnsi"/>
                <w:noProof/>
                <w:color w:val="auto"/>
                <w:lang w:eastAsia="sv-SE"/>
              </w:rPr>
              <w:tab/>
            </w:r>
            <w:r w:rsidRPr="00903DBA">
              <w:rPr>
                <w:rStyle w:val="Hyperlnk"/>
                <w:noProof/>
              </w:rPr>
              <w:t>Constants</w:t>
            </w:r>
            <w:r w:rsidRPr="00903DBA">
              <w:rPr>
                <w:noProof/>
                <w:webHidden/>
              </w:rPr>
              <w:tab/>
            </w:r>
            <w:r w:rsidRPr="00903DBA">
              <w:rPr>
                <w:noProof/>
                <w:webHidden/>
              </w:rPr>
              <w:fldChar w:fldCharType="begin"/>
            </w:r>
            <w:r w:rsidRPr="00903DBA">
              <w:rPr>
                <w:noProof/>
                <w:webHidden/>
              </w:rPr>
              <w:instrText xml:space="preserve"> PAGEREF _Toc57656186 \h </w:instrText>
            </w:r>
            <w:r w:rsidRPr="00903DBA">
              <w:rPr>
                <w:noProof/>
                <w:webHidden/>
              </w:rPr>
            </w:r>
            <w:r w:rsidRPr="00903DBA">
              <w:rPr>
                <w:noProof/>
                <w:webHidden/>
              </w:rPr>
              <w:fldChar w:fldCharType="separate"/>
            </w:r>
            <w:r w:rsidRPr="00903DBA">
              <w:rPr>
                <w:noProof/>
                <w:webHidden/>
              </w:rPr>
              <w:t>434</w:t>
            </w:r>
            <w:r w:rsidRPr="00903DBA">
              <w:rPr>
                <w:noProof/>
                <w:webHidden/>
              </w:rPr>
              <w:fldChar w:fldCharType="end"/>
            </w:r>
          </w:hyperlink>
        </w:p>
        <w:p w14:paraId="77F0676E" w14:textId="1CE377F1"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87" w:history="1">
            <w:r w:rsidRPr="00903DBA">
              <w:rPr>
                <w:rStyle w:val="Hyperlnk"/>
                <w:noProof/>
              </w:rPr>
              <w:t>4.1.1</w:t>
            </w:r>
            <w:r w:rsidRPr="00903DBA">
              <w:rPr>
                <w:rFonts w:asciiTheme="minorHAnsi" w:eastAsiaTheme="minorEastAsia" w:hAnsiTheme="minorHAnsi"/>
                <w:noProof/>
                <w:color w:val="auto"/>
                <w:lang w:eastAsia="sv-SE"/>
              </w:rPr>
              <w:tab/>
            </w:r>
            <w:r w:rsidRPr="00903DBA">
              <w:rPr>
                <w:rStyle w:val="Hyperlnk"/>
                <w:noProof/>
              </w:rPr>
              <w:t>Output</w:t>
            </w:r>
            <w:r w:rsidRPr="00903DBA">
              <w:rPr>
                <w:noProof/>
                <w:webHidden/>
              </w:rPr>
              <w:tab/>
            </w:r>
            <w:r w:rsidRPr="00903DBA">
              <w:rPr>
                <w:noProof/>
                <w:webHidden/>
              </w:rPr>
              <w:fldChar w:fldCharType="begin"/>
            </w:r>
            <w:r w:rsidRPr="00903DBA">
              <w:rPr>
                <w:noProof/>
                <w:webHidden/>
              </w:rPr>
              <w:instrText xml:space="preserve"> PAGEREF _Toc57656187 \h </w:instrText>
            </w:r>
            <w:r w:rsidRPr="00903DBA">
              <w:rPr>
                <w:noProof/>
                <w:webHidden/>
              </w:rPr>
            </w:r>
            <w:r w:rsidRPr="00903DBA">
              <w:rPr>
                <w:noProof/>
                <w:webHidden/>
              </w:rPr>
              <w:fldChar w:fldCharType="separate"/>
            </w:r>
            <w:r w:rsidRPr="00903DBA">
              <w:rPr>
                <w:noProof/>
                <w:webHidden/>
              </w:rPr>
              <w:t>434</w:t>
            </w:r>
            <w:r w:rsidRPr="00903DBA">
              <w:rPr>
                <w:noProof/>
                <w:webHidden/>
              </w:rPr>
              <w:fldChar w:fldCharType="end"/>
            </w:r>
          </w:hyperlink>
        </w:p>
        <w:p w14:paraId="5CBCE597" w14:textId="593E9BEA"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88" w:history="1">
            <w:r w:rsidRPr="00903DBA">
              <w:rPr>
                <w:rStyle w:val="Hyperlnk"/>
                <w:noProof/>
              </w:rPr>
              <w:t>5.1.1</w:t>
            </w:r>
            <w:r w:rsidRPr="00903DBA">
              <w:rPr>
                <w:rFonts w:asciiTheme="minorHAnsi" w:eastAsiaTheme="minorEastAsia" w:hAnsiTheme="minorHAnsi"/>
                <w:noProof/>
                <w:color w:val="auto"/>
                <w:lang w:eastAsia="sv-SE"/>
              </w:rPr>
              <w:tab/>
            </w:r>
            <w:r w:rsidRPr="00903DBA">
              <w:rPr>
                <w:rStyle w:val="Hyperlnk"/>
                <w:noProof/>
              </w:rPr>
              <w:t>Input</w:t>
            </w:r>
            <w:r w:rsidRPr="00903DBA">
              <w:rPr>
                <w:noProof/>
                <w:webHidden/>
              </w:rPr>
              <w:tab/>
            </w:r>
            <w:r w:rsidRPr="00903DBA">
              <w:rPr>
                <w:noProof/>
                <w:webHidden/>
              </w:rPr>
              <w:fldChar w:fldCharType="begin"/>
            </w:r>
            <w:r w:rsidRPr="00903DBA">
              <w:rPr>
                <w:noProof/>
                <w:webHidden/>
              </w:rPr>
              <w:instrText xml:space="preserve"> PAGEREF _Toc57656188 \h </w:instrText>
            </w:r>
            <w:r w:rsidRPr="00903DBA">
              <w:rPr>
                <w:noProof/>
                <w:webHidden/>
              </w:rPr>
            </w:r>
            <w:r w:rsidRPr="00903DBA">
              <w:rPr>
                <w:noProof/>
                <w:webHidden/>
              </w:rPr>
              <w:fldChar w:fldCharType="separate"/>
            </w:r>
            <w:r w:rsidRPr="00903DBA">
              <w:rPr>
                <w:noProof/>
                <w:webHidden/>
              </w:rPr>
              <w:t>435</w:t>
            </w:r>
            <w:r w:rsidRPr="00903DBA">
              <w:rPr>
                <w:noProof/>
                <w:webHidden/>
              </w:rPr>
              <w:fldChar w:fldCharType="end"/>
            </w:r>
          </w:hyperlink>
        </w:p>
        <w:p w14:paraId="55C0AACB" w14:textId="49CED034"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89" w:history="1">
            <w:r w:rsidRPr="00903DBA">
              <w:rPr>
                <w:rStyle w:val="Hyperlnk"/>
                <w:noProof/>
              </w:rPr>
              <w:t>6.1.1</w:t>
            </w:r>
            <w:r w:rsidRPr="00903DBA">
              <w:rPr>
                <w:rFonts w:asciiTheme="minorHAnsi" w:eastAsiaTheme="minorEastAsia" w:hAnsiTheme="minorHAnsi"/>
                <w:noProof/>
                <w:color w:val="auto"/>
                <w:lang w:eastAsia="sv-SE"/>
              </w:rPr>
              <w:tab/>
            </w:r>
            <w:r w:rsidRPr="00903DBA">
              <w:rPr>
                <w:rStyle w:val="Hyperlnk"/>
                <w:noProof/>
              </w:rPr>
              <w:t>Enumerations</w:t>
            </w:r>
            <w:r w:rsidRPr="00903DBA">
              <w:rPr>
                <w:noProof/>
                <w:webHidden/>
              </w:rPr>
              <w:tab/>
            </w:r>
            <w:r w:rsidRPr="00903DBA">
              <w:rPr>
                <w:noProof/>
                <w:webHidden/>
              </w:rPr>
              <w:fldChar w:fldCharType="begin"/>
            </w:r>
            <w:r w:rsidRPr="00903DBA">
              <w:rPr>
                <w:noProof/>
                <w:webHidden/>
              </w:rPr>
              <w:instrText xml:space="preserve"> PAGEREF _Toc57656189 \h </w:instrText>
            </w:r>
            <w:r w:rsidRPr="00903DBA">
              <w:rPr>
                <w:noProof/>
                <w:webHidden/>
              </w:rPr>
            </w:r>
            <w:r w:rsidRPr="00903DBA">
              <w:rPr>
                <w:noProof/>
                <w:webHidden/>
              </w:rPr>
              <w:fldChar w:fldCharType="separate"/>
            </w:r>
            <w:r w:rsidRPr="00903DBA">
              <w:rPr>
                <w:noProof/>
                <w:webHidden/>
              </w:rPr>
              <w:t>436</w:t>
            </w:r>
            <w:r w:rsidRPr="00903DBA">
              <w:rPr>
                <w:noProof/>
                <w:webHidden/>
              </w:rPr>
              <w:fldChar w:fldCharType="end"/>
            </w:r>
          </w:hyperlink>
        </w:p>
        <w:p w14:paraId="5B651EE3" w14:textId="70F45A8E"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90" w:history="1">
            <w:r w:rsidRPr="00903DBA">
              <w:rPr>
                <w:rStyle w:val="Hyperlnk"/>
                <w:noProof/>
              </w:rPr>
              <w:t>7.1.1</w:t>
            </w:r>
            <w:r w:rsidRPr="00903DBA">
              <w:rPr>
                <w:rFonts w:asciiTheme="minorHAnsi" w:eastAsiaTheme="minorEastAsia" w:hAnsiTheme="minorHAnsi"/>
                <w:noProof/>
                <w:color w:val="auto"/>
                <w:lang w:eastAsia="sv-SE"/>
              </w:rPr>
              <w:tab/>
            </w:r>
            <w:r w:rsidRPr="00903DBA">
              <w:rPr>
                <w:rStyle w:val="Hyperlnk"/>
                <w:noProof/>
              </w:rPr>
              <w:t>Arrays</w:t>
            </w:r>
            <w:r w:rsidRPr="00903DBA">
              <w:rPr>
                <w:noProof/>
                <w:webHidden/>
              </w:rPr>
              <w:tab/>
            </w:r>
            <w:r w:rsidRPr="00903DBA">
              <w:rPr>
                <w:noProof/>
                <w:webHidden/>
              </w:rPr>
              <w:fldChar w:fldCharType="begin"/>
            </w:r>
            <w:r w:rsidRPr="00903DBA">
              <w:rPr>
                <w:noProof/>
                <w:webHidden/>
              </w:rPr>
              <w:instrText xml:space="preserve"> PAGEREF _Toc57656190 \h </w:instrText>
            </w:r>
            <w:r w:rsidRPr="00903DBA">
              <w:rPr>
                <w:noProof/>
                <w:webHidden/>
              </w:rPr>
            </w:r>
            <w:r w:rsidRPr="00903DBA">
              <w:rPr>
                <w:noProof/>
                <w:webHidden/>
              </w:rPr>
              <w:fldChar w:fldCharType="separate"/>
            </w:r>
            <w:r w:rsidRPr="00903DBA">
              <w:rPr>
                <w:noProof/>
                <w:webHidden/>
              </w:rPr>
              <w:t>437</w:t>
            </w:r>
            <w:r w:rsidRPr="00903DBA">
              <w:rPr>
                <w:noProof/>
                <w:webHidden/>
              </w:rPr>
              <w:fldChar w:fldCharType="end"/>
            </w:r>
          </w:hyperlink>
        </w:p>
        <w:p w14:paraId="515ECEF1" w14:textId="4E01168E"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91" w:history="1">
            <w:r w:rsidRPr="00903DBA">
              <w:rPr>
                <w:rStyle w:val="Hyperlnk"/>
                <w:noProof/>
              </w:rPr>
              <w:t>8.1.1</w:t>
            </w:r>
            <w:r w:rsidRPr="00903DBA">
              <w:rPr>
                <w:rFonts w:asciiTheme="minorHAnsi" w:eastAsiaTheme="minorEastAsia" w:hAnsiTheme="minorHAnsi"/>
                <w:noProof/>
                <w:color w:val="auto"/>
                <w:lang w:eastAsia="sv-SE"/>
              </w:rPr>
              <w:tab/>
            </w:r>
            <w:r w:rsidRPr="00903DBA">
              <w:rPr>
                <w:rStyle w:val="Hyperlnk"/>
                <w:noProof/>
              </w:rPr>
              <w:t>Characters and Strings</w:t>
            </w:r>
            <w:r w:rsidRPr="00903DBA">
              <w:rPr>
                <w:noProof/>
                <w:webHidden/>
              </w:rPr>
              <w:tab/>
            </w:r>
            <w:r w:rsidRPr="00903DBA">
              <w:rPr>
                <w:noProof/>
                <w:webHidden/>
              </w:rPr>
              <w:fldChar w:fldCharType="begin"/>
            </w:r>
            <w:r w:rsidRPr="00903DBA">
              <w:rPr>
                <w:noProof/>
                <w:webHidden/>
              </w:rPr>
              <w:instrText xml:space="preserve"> PAGEREF _Toc57656191 \h </w:instrText>
            </w:r>
            <w:r w:rsidRPr="00903DBA">
              <w:rPr>
                <w:noProof/>
                <w:webHidden/>
              </w:rPr>
            </w:r>
            <w:r w:rsidRPr="00903DBA">
              <w:rPr>
                <w:noProof/>
                <w:webHidden/>
              </w:rPr>
              <w:fldChar w:fldCharType="separate"/>
            </w:r>
            <w:r w:rsidRPr="00903DBA">
              <w:rPr>
                <w:noProof/>
                <w:webHidden/>
              </w:rPr>
              <w:t>437</w:t>
            </w:r>
            <w:r w:rsidRPr="00903DBA">
              <w:rPr>
                <w:noProof/>
                <w:webHidden/>
              </w:rPr>
              <w:fldChar w:fldCharType="end"/>
            </w:r>
          </w:hyperlink>
        </w:p>
        <w:p w14:paraId="3D35E3A5" w14:textId="6BCBF69A"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92" w:history="1">
            <w:r w:rsidRPr="00903DBA">
              <w:rPr>
                <w:rStyle w:val="Hyperlnk"/>
                <w:noProof/>
              </w:rPr>
              <w:t>9.1.1</w:t>
            </w:r>
            <w:r w:rsidRPr="00903DBA">
              <w:rPr>
                <w:rFonts w:asciiTheme="minorHAnsi" w:eastAsiaTheme="minorEastAsia" w:hAnsiTheme="minorHAnsi"/>
                <w:noProof/>
                <w:color w:val="auto"/>
                <w:lang w:eastAsia="sv-SE"/>
              </w:rPr>
              <w:tab/>
            </w:r>
            <w:r w:rsidRPr="00903DBA">
              <w:rPr>
                <w:rStyle w:val="Hyperlnk"/>
                <w:noProof/>
              </w:rPr>
              <w:t>The ASCII Table</w:t>
            </w:r>
            <w:r w:rsidRPr="00903DBA">
              <w:rPr>
                <w:noProof/>
                <w:webHidden/>
              </w:rPr>
              <w:tab/>
            </w:r>
            <w:r w:rsidRPr="00903DBA">
              <w:rPr>
                <w:noProof/>
                <w:webHidden/>
              </w:rPr>
              <w:fldChar w:fldCharType="begin"/>
            </w:r>
            <w:r w:rsidRPr="00903DBA">
              <w:rPr>
                <w:noProof/>
                <w:webHidden/>
              </w:rPr>
              <w:instrText xml:space="preserve"> PAGEREF _Toc57656192 \h </w:instrText>
            </w:r>
            <w:r w:rsidRPr="00903DBA">
              <w:rPr>
                <w:noProof/>
                <w:webHidden/>
              </w:rPr>
            </w:r>
            <w:r w:rsidRPr="00903DBA">
              <w:rPr>
                <w:noProof/>
                <w:webHidden/>
              </w:rPr>
              <w:fldChar w:fldCharType="separate"/>
            </w:r>
            <w:r w:rsidRPr="00903DBA">
              <w:rPr>
                <w:noProof/>
                <w:webHidden/>
              </w:rPr>
              <w:t>438</w:t>
            </w:r>
            <w:r w:rsidRPr="00903DBA">
              <w:rPr>
                <w:noProof/>
                <w:webHidden/>
              </w:rPr>
              <w:fldChar w:fldCharType="end"/>
            </w:r>
          </w:hyperlink>
        </w:p>
        <w:p w14:paraId="576B0097" w14:textId="7F9DF3CC"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93" w:history="1">
            <w:r w:rsidRPr="00903DBA">
              <w:rPr>
                <w:rStyle w:val="Hyperlnk"/>
                <w:noProof/>
              </w:rPr>
              <w:t>10.1.1</w:t>
            </w:r>
            <w:r w:rsidRPr="00903DBA">
              <w:rPr>
                <w:rFonts w:asciiTheme="minorHAnsi" w:eastAsiaTheme="minorEastAsia" w:hAnsiTheme="minorHAnsi"/>
                <w:noProof/>
                <w:color w:val="auto"/>
                <w:lang w:eastAsia="sv-SE"/>
              </w:rPr>
              <w:tab/>
            </w:r>
            <w:r w:rsidRPr="00903DBA">
              <w:rPr>
                <w:rStyle w:val="Hyperlnk"/>
                <w:noProof/>
              </w:rPr>
              <w:t>Pointers</w:t>
            </w:r>
            <w:r w:rsidRPr="00903DBA">
              <w:rPr>
                <w:noProof/>
                <w:webHidden/>
              </w:rPr>
              <w:tab/>
            </w:r>
            <w:r w:rsidRPr="00903DBA">
              <w:rPr>
                <w:noProof/>
                <w:webHidden/>
              </w:rPr>
              <w:fldChar w:fldCharType="begin"/>
            </w:r>
            <w:r w:rsidRPr="00903DBA">
              <w:rPr>
                <w:noProof/>
                <w:webHidden/>
              </w:rPr>
              <w:instrText xml:space="preserve"> PAGEREF _Toc57656193 \h </w:instrText>
            </w:r>
            <w:r w:rsidRPr="00903DBA">
              <w:rPr>
                <w:noProof/>
                <w:webHidden/>
              </w:rPr>
            </w:r>
            <w:r w:rsidRPr="00903DBA">
              <w:rPr>
                <w:noProof/>
                <w:webHidden/>
              </w:rPr>
              <w:fldChar w:fldCharType="separate"/>
            </w:r>
            <w:r w:rsidRPr="00903DBA">
              <w:rPr>
                <w:noProof/>
                <w:webHidden/>
              </w:rPr>
              <w:t>438</w:t>
            </w:r>
            <w:r w:rsidRPr="00903DBA">
              <w:rPr>
                <w:noProof/>
                <w:webHidden/>
              </w:rPr>
              <w:fldChar w:fldCharType="end"/>
            </w:r>
          </w:hyperlink>
        </w:p>
        <w:p w14:paraId="3F027DEB" w14:textId="4FA78AF8"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94" w:history="1">
            <w:r w:rsidRPr="00903DBA">
              <w:rPr>
                <w:rStyle w:val="Hyperlnk"/>
                <w:noProof/>
              </w:rPr>
              <w:t>11.1.1</w:t>
            </w:r>
            <w:r w:rsidRPr="00903DBA">
              <w:rPr>
                <w:rFonts w:asciiTheme="minorHAnsi" w:eastAsiaTheme="minorEastAsia" w:hAnsiTheme="minorHAnsi"/>
                <w:noProof/>
                <w:color w:val="auto"/>
                <w:lang w:eastAsia="sv-SE"/>
              </w:rPr>
              <w:tab/>
            </w:r>
            <w:r w:rsidRPr="00903DBA">
              <w:rPr>
                <w:rStyle w:val="Hyperlnk"/>
                <w:noProof/>
              </w:rPr>
              <w:t>Pointers and Dynamic Memory</w:t>
            </w:r>
            <w:r w:rsidRPr="00903DBA">
              <w:rPr>
                <w:noProof/>
                <w:webHidden/>
              </w:rPr>
              <w:tab/>
            </w:r>
            <w:r w:rsidRPr="00903DBA">
              <w:rPr>
                <w:noProof/>
                <w:webHidden/>
              </w:rPr>
              <w:fldChar w:fldCharType="begin"/>
            </w:r>
            <w:r w:rsidRPr="00903DBA">
              <w:rPr>
                <w:noProof/>
                <w:webHidden/>
              </w:rPr>
              <w:instrText xml:space="preserve"> PAGEREF _Toc57656194 \h </w:instrText>
            </w:r>
            <w:r w:rsidRPr="00903DBA">
              <w:rPr>
                <w:noProof/>
                <w:webHidden/>
              </w:rPr>
            </w:r>
            <w:r w:rsidRPr="00903DBA">
              <w:rPr>
                <w:noProof/>
                <w:webHidden/>
              </w:rPr>
              <w:fldChar w:fldCharType="separate"/>
            </w:r>
            <w:r w:rsidRPr="00903DBA">
              <w:rPr>
                <w:noProof/>
                <w:webHidden/>
              </w:rPr>
              <w:t>439</w:t>
            </w:r>
            <w:r w:rsidRPr="00903DBA">
              <w:rPr>
                <w:noProof/>
                <w:webHidden/>
              </w:rPr>
              <w:fldChar w:fldCharType="end"/>
            </w:r>
          </w:hyperlink>
        </w:p>
        <w:p w14:paraId="5DA56AC6" w14:textId="2AF9E17D"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95" w:history="1">
            <w:r w:rsidRPr="00903DBA">
              <w:rPr>
                <w:rStyle w:val="Hyperlnk"/>
                <w:noProof/>
              </w:rPr>
              <w:t>12.1.1</w:t>
            </w:r>
            <w:r w:rsidRPr="00903DBA">
              <w:rPr>
                <w:rFonts w:asciiTheme="minorHAnsi" w:eastAsiaTheme="minorEastAsia" w:hAnsiTheme="minorHAnsi"/>
                <w:noProof/>
                <w:color w:val="auto"/>
                <w:lang w:eastAsia="sv-SE"/>
              </w:rPr>
              <w:tab/>
            </w:r>
            <w:r w:rsidRPr="00903DBA">
              <w:rPr>
                <w:rStyle w:val="Hyperlnk"/>
                <w:noProof/>
              </w:rPr>
              <w:t>Defining our own types</w:t>
            </w:r>
            <w:r w:rsidRPr="00903DBA">
              <w:rPr>
                <w:noProof/>
                <w:webHidden/>
              </w:rPr>
              <w:tab/>
            </w:r>
            <w:r w:rsidRPr="00903DBA">
              <w:rPr>
                <w:noProof/>
                <w:webHidden/>
              </w:rPr>
              <w:fldChar w:fldCharType="begin"/>
            </w:r>
            <w:r w:rsidRPr="00903DBA">
              <w:rPr>
                <w:noProof/>
                <w:webHidden/>
              </w:rPr>
              <w:instrText xml:space="preserve"> PAGEREF _Toc57656195 \h </w:instrText>
            </w:r>
            <w:r w:rsidRPr="00903DBA">
              <w:rPr>
                <w:noProof/>
                <w:webHidden/>
              </w:rPr>
            </w:r>
            <w:r w:rsidRPr="00903DBA">
              <w:rPr>
                <w:noProof/>
                <w:webHidden/>
              </w:rPr>
              <w:fldChar w:fldCharType="separate"/>
            </w:r>
            <w:r w:rsidRPr="00903DBA">
              <w:rPr>
                <w:noProof/>
                <w:webHidden/>
              </w:rPr>
              <w:t>441</w:t>
            </w:r>
            <w:r w:rsidRPr="00903DBA">
              <w:rPr>
                <w:noProof/>
                <w:webHidden/>
              </w:rPr>
              <w:fldChar w:fldCharType="end"/>
            </w:r>
          </w:hyperlink>
        </w:p>
        <w:p w14:paraId="2DFE15EE" w14:textId="35106524"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96" w:history="1">
            <w:r w:rsidRPr="00903DBA">
              <w:rPr>
                <w:rStyle w:val="Hyperlnk"/>
                <w:noProof/>
              </w:rPr>
              <w:t>13.1.1</w:t>
            </w:r>
            <w:r w:rsidRPr="00903DBA">
              <w:rPr>
                <w:rFonts w:asciiTheme="minorHAnsi" w:eastAsiaTheme="minorEastAsia" w:hAnsiTheme="minorHAnsi"/>
                <w:noProof/>
                <w:color w:val="auto"/>
                <w:lang w:eastAsia="sv-SE"/>
              </w:rPr>
              <w:tab/>
            </w:r>
            <w:r w:rsidRPr="00903DBA">
              <w:rPr>
                <w:rStyle w:val="Hyperlnk"/>
                <w:noProof/>
              </w:rPr>
              <w:t>The Type Size</w:t>
            </w:r>
            <w:r w:rsidRPr="00903DBA">
              <w:rPr>
                <w:noProof/>
                <w:webHidden/>
              </w:rPr>
              <w:tab/>
            </w:r>
            <w:r w:rsidRPr="00903DBA">
              <w:rPr>
                <w:noProof/>
                <w:webHidden/>
              </w:rPr>
              <w:fldChar w:fldCharType="begin"/>
            </w:r>
            <w:r w:rsidRPr="00903DBA">
              <w:rPr>
                <w:noProof/>
                <w:webHidden/>
              </w:rPr>
              <w:instrText xml:space="preserve"> PAGEREF _Toc57656196 \h </w:instrText>
            </w:r>
            <w:r w:rsidRPr="00903DBA">
              <w:rPr>
                <w:noProof/>
                <w:webHidden/>
              </w:rPr>
            </w:r>
            <w:r w:rsidRPr="00903DBA">
              <w:rPr>
                <w:noProof/>
                <w:webHidden/>
              </w:rPr>
              <w:fldChar w:fldCharType="separate"/>
            </w:r>
            <w:r w:rsidRPr="00903DBA">
              <w:rPr>
                <w:noProof/>
                <w:webHidden/>
              </w:rPr>
              <w:t>442</w:t>
            </w:r>
            <w:r w:rsidRPr="00903DBA">
              <w:rPr>
                <w:noProof/>
                <w:webHidden/>
              </w:rPr>
              <w:fldChar w:fldCharType="end"/>
            </w:r>
          </w:hyperlink>
        </w:p>
        <w:p w14:paraId="079C29CD" w14:textId="5BB3F677" w:rsidR="00DD6D68" w:rsidRPr="00903DBA" w:rsidRDefault="00DD6D68">
          <w:pPr>
            <w:pStyle w:val="Innehll2"/>
            <w:tabs>
              <w:tab w:val="left" w:pos="1100"/>
              <w:tab w:val="right" w:leader="dot" w:pos="9350"/>
            </w:tabs>
            <w:rPr>
              <w:rFonts w:asciiTheme="minorHAnsi" w:eastAsiaTheme="minorEastAsia" w:hAnsiTheme="minorHAnsi"/>
              <w:noProof/>
              <w:color w:val="auto"/>
              <w:lang w:eastAsia="sv-SE"/>
            </w:rPr>
          </w:pPr>
          <w:hyperlink w:anchor="_Toc57656197" w:history="1">
            <w:r w:rsidRPr="00903DBA">
              <w:rPr>
                <w:rStyle w:val="Hyperlnk"/>
                <w:noProof/>
              </w:rPr>
              <w:t>13.23.</w:t>
            </w:r>
            <w:r w:rsidRPr="00903DBA">
              <w:rPr>
                <w:rFonts w:asciiTheme="minorHAnsi" w:eastAsiaTheme="minorEastAsia" w:hAnsiTheme="minorHAnsi"/>
                <w:noProof/>
                <w:color w:val="auto"/>
                <w:lang w:eastAsia="sv-SE"/>
              </w:rPr>
              <w:tab/>
            </w:r>
            <w:r w:rsidRPr="00903DBA">
              <w:rPr>
                <w:rStyle w:val="Hyperlnk"/>
                <w:noProof/>
              </w:rPr>
              <w:t>Expressions and Operators</w:t>
            </w:r>
            <w:r w:rsidRPr="00903DBA">
              <w:rPr>
                <w:noProof/>
                <w:webHidden/>
              </w:rPr>
              <w:tab/>
            </w:r>
            <w:r w:rsidRPr="00903DBA">
              <w:rPr>
                <w:noProof/>
                <w:webHidden/>
              </w:rPr>
              <w:fldChar w:fldCharType="begin"/>
            </w:r>
            <w:r w:rsidRPr="00903DBA">
              <w:rPr>
                <w:noProof/>
                <w:webHidden/>
              </w:rPr>
              <w:instrText xml:space="preserve"> PAGEREF _Toc57656197 \h </w:instrText>
            </w:r>
            <w:r w:rsidRPr="00903DBA">
              <w:rPr>
                <w:noProof/>
                <w:webHidden/>
              </w:rPr>
            </w:r>
            <w:r w:rsidRPr="00903DBA">
              <w:rPr>
                <w:noProof/>
                <w:webHidden/>
              </w:rPr>
              <w:fldChar w:fldCharType="separate"/>
            </w:r>
            <w:r w:rsidRPr="00903DBA">
              <w:rPr>
                <w:noProof/>
                <w:webHidden/>
              </w:rPr>
              <w:t>442</w:t>
            </w:r>
            <w:r w:rsidRPr="00903DBA">
              <w:rPr>
                <w:noProof/>
                <w:webHidden/>
              </w:rPr>
              <w:fldChar w:fldCharType="end"/>
            </w:r>
          </w:hyperlink>
        </w:p>
        <w:p w14:paraId="0CFC44E3" w14:textId="1B07A1D7"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98" w:history="1">
            <w:r w:rsidRPr="00903DBA">
              <w:rPr>
                <w:rStyle w:val="Hyperlnk"/>
                <w:noProof/>
              </w:rPr>
              <w:t>14.1.1</w:t>
            </w:r>
            <w:r w:rsidRPr="00903DBA">
              <w:rPr>
                <w:rFonts w:asciiTheme="minorHAnsi" w:eastAsiaTheme="minorEastAsia" w:hAnsiTheme="minorHAnsi"/>
                <w:noProof/>
                <w:color w:val="auto"/>
                <w:lang w:eastAsia="sv-SE"/>
              </w:rPr>
              <w:tab/>
            </w:r>
            <w:r w:rsidRPr="00903DBA">
              <w:rPr>
                <w:rStyle w:val="Hyperlnk"/>
                <w:noProof/>
              </w:rPr>
              <w:t>Arithmetic Operators</w:t>
            </w:r>
            <w:r w:rsidRPr="00903DBA">
              <w:rPr>
                <w:noProof/>
                <w:webHidden/>
              </w:rPr>
              <w:tab/>
            </w:r>
            <w:r w:rsidRPr="00903DBA">
              <w:rPr>
                <w:noProof/>
                <w:webHidden/>
              </w:rPr>
              <w:fldChar w:fldCharType="begin"/>
            </w:r>
            <w:r w:rsidRPr="00903DBA">
              <w:rPr>
                <w:noProof/>
                <w:webHidden/>
              </w:rPr>
              <w:instrText xml:space="preserve"> PAGEREF _Toc57656198 \h </w:instrText>
            </w:r>
            <w:r w:rsidRPr="00903DBA">
              <w:rPr>
                <w:noProof/>
                <w:webHidden/>
              </w:rPr>
            </w:r>
            <w:r w:rsidRPr="00903DBA">
              <w:rPr>
                <w:noProof/>
                <w:webHidden/>
              </w:rPr>
              <w:fldChar w:fldCharType="separate"/>
            </w:r>
            <w:r w:rsidRPr="00903DBA">
              <w:rPr>
                <w:noProof/>
                <w:webHidden/>
              </w:rPr>
              <w:t>442</w:t>
            </w:r>
            <w:r w:rsidRPr="00903DBA">
              <w:rPr>
                <w:noProof/>
                <w:webHidden/>
              </w:rPr>
              <w:fldChar w:fldCharType="end"/>
            </w:r>
          </w:hyperlink>
        </w:p>
        <w:p w14:paraId="44EB80C5" w14:textId="0C23116C"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199" w:history="1">
            <w:r w:rsidRPr="00903DBA">
              <w:rPr>
                <w:rStyle w:val="Hyperlnk"/>
                <w:noProof/>
              </w:rPr>
              <w:t>15.1.1</w:t>
            </w:r>
            <w:r w:rsidRPr="00903DBA">
              <w:rPr>
                <w:rFonts w:asciiTheme="minorHAnsi" w:eastAsiaTheme="minorEastAsia" w:hAnsiTheme="minorHAnsi"/>
                <w:noProof/>
                <w:color w:val="auto"/>
                <w:lang w:eastAsia="sv-SE"/>
              </w:rPr>
              <w:tab/>
            </w:r>
            <w:r w:rsidRPr="00903DBA">
              <w:rPr>
                <w:rStyle w:val="Hyperlnk"/>
                <w:noProof/>
              </w:rPr>
              <w:t>Pointer Arithmetic</w:t>
            </w:r>
            <w:r w:rsidRPr="00903DBA">
              <w:rPr>
                <w:noProof/>
                <w:webHidden/>
              </w:rPr>
              <w:tab/>
            </w:r>
            <w:r w:rsidRPr="00903DBA">
              <w:rPr>
                <w:noProof/>
                <w:webHidden/>
              </w:rPr>
              <w:fldChar w:fldCharType="begin"/>
            </w:r>
            <w:r w:rsidRPr="00903DBA">
              <w:rPr>
                <w:noProof/>
                <w:webHidden/>
              </w:rPr>
              <w:instrText xml:space="preserve"> PAGEREF _Toc57656199 \h </w:instrText>
            </w:r>
            <w:r w:rsidRPr="00903DBA">
              <w:rPr>
                <w:noProof/>
                <w:webHidden/>
              </w:rPr>
            </w:r>
            <w:r w:rsidRPr="00903DBA">
              <w:rPr>
                <w:noProof/>
                <w:webHidden/>
              </w:rPr>
              <w:fldChar w:fldCharType="separate"/>
            </w:r>
            <w:r w:rsidRPr="00903DBA">
              <w:rPr>
                <w:noProof/>
                <w:webHidden/>
              </w:rPr>
              <w:t>443</w:t>
            </w:r>
            <w:r w:rsidRPr="00903DBA">
              <w:rPr>
                <w:noProof/>
                <w:webHidden/>
              </w:rPr>
              <w:fldChar w:fldCharType="end"/>
            </w:r>
          </w:hyperlink>
        </w:p>
        <w:p w14:paraId="19B7EA46" w14:textId="283284EB"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200" w:history="1">
            <w:r w:rsidRPr="00903DBA">
              <w:rPr>
                <w:rStyle w:val="Hyperlnk"/>
                <w:noProof/>
              </w:rPr>
              <w:t>16.1.1</w:t>
            </w:r>
            <w:r w:rsidRPr="00903DBA">
              <w:rPr>
                <w:rFonts w:asciiTheme="minorHAnsi" w:eastAsiaTheme="minorEastAsia" w:hAnsiTheme="minorHAnsi"/>
                <w:noProof/>
                <w:color w:val="auto"/>
                <w:lang w:eastAsia="sv-SE"/>
              </w:rPr>
              <w:tab/>
            </w:r>
            <w:r w:rsidRPr="00903DBA">
              <w:rPr>
                <w:rStyle w:val="Hyperlnk"/>
                <w:noProof/>
              </w:rPr>
              <w:t>Increment and decrement</w:t>
            </w:r>
            <w:r w:rsidRPr="00903DBA">
              <w:rPr>
                <w:noProof/>
                <w:webHidden/>
              </w:rPr>
              <w:tab/>
            </w:r>
            <w:r w:rsidRPr="00903DBA">
              <w:rPr>
                <w:noProof/>
                <w:webHidden/>
              </w:rPr>
              <w:fldChar w:fldCharType="begin"/>
            </w:r>
            <w:r w:rsidRPr="00903DBA">
              <w:rPr>
                <w:noProof/>
                <w:webHidden/>
              </w:rPr>
              <w:instrText xml:space="preserve"> PAGEREF _Toc57656200 \h </w:instrText>
            </w:r>
            <w:r w:rsidRPr="00903DBA">
              <w:rPr>
                <w:noProof/>
                <w:webHidden/>
              </w:rPr>
            </w:r>
            <w:r w:rsidRPr="00903DBA">
              <w:rPr>
                <w:noProof/>
                <w:webHidden/>
              </w:rPr>
              <w:fldChar w:fldCharType="separate"/>
            </w:r>
            <w:r w:rsidRPr="00903DBA">
              <w:rPr>
                <w:noProof/>
                <w:webHidden/>
              </w:rPr>
              <w:t>444</w:t>
            </w:r>
            <w:r w:rsidRPr="00903DBA">
              <w:rPr>
                <w:noProof/>
                <w:webHidden/>
              </w:rPr>
              <w:fldChar w:fldCharType="end"/>
            </w:r>
          </w:hyperlink>
        </w:p>
        <w:p w14:paraId="3FA337B4" w14:textId="2314D2AE"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201" w:history="1">
            <w:r w:rsidRPr="00903DBA">
              <w:rPr>
                <w:rStyle w:val="Hyperlnk"/>
                <w:noProof/>
              </w:rPr>
              <w:t>17.1.1</w:t>
            </w:r>
            <w:r w:rsidRPr="00903DBA">
              <w:rPr>
                <w:rFonts w:asciiTheme="minorHAnsi" w:eastAsiaTheme="minorEastAsia" w:hAnsiTheme="minorHAnsi"/>
                <w:noProof/>
                <w:color w:val="auto"/>
                <w:lang w:eastAsia="sv-SE"/>
              </w:rPr>
              <w:tab/>
            </w:r>
            <w:r w:rsidRPr="00903DBA">
              <w:rPr>
                <w:rStyle w:val="Hyperlnk"/>
                <w:noProof/>
              </w:rPr>
              <w:t>Relational Operators</w:t>
            </w:r>
            <w:r w:rsidRPr="00903DBA">
              <w:rPr>
                <w:noProof/>
                <w:webHidden/>
              </w:rPr>
              <w:tab/>
            </w:r>
            <w:r w:rsidRPr="00903DBA">
              <w:rPr>
                <w:noProof/>
                <w:webHidden/>
              </w:rPr>
              <w:fldChar w:fldCharType="begin"/>
            </w:r>
            <w:r w:rsidRPr="00903DBA">
              <w:rPr>
                <w:noProof/>
                <w:webHidden/>
              </w:rPr>
              <w:instrText xml:space="preserve"> PAGEREF _Toc57656201 \h </w:instrText>
            </w:r>
            <w:r w:rsidRPr="00903DBA">
              <w:rPr>
                <w:noProof/>
                <w:webHidden/>
              </w:rPr>
            </w:r>
            <w:r w:rsidRPr="00903DBA">
              <w:rPr>
                <w:noProof/>
                <w:webHidden/>
              </w:rPr>
              <w:fldChar w:fldCharType="separate"/>
            </w:r>
            <w:r w:rsidRPr="00903DBA">
              <w:rPr>
                <w:noProof/>
                <w:webHidden/>
              </w:rPr>
              <w:t>444</w:t>
            </w:r>
            <w:r w:rsidRPr="00903DBA">
              <w:rPr>
                <w:noProof/>
                <w:webHidden/>
              </w:rPr>
              <w:fldChar w:fldCharType="end"/>
            </w:r>
          </w:hyperlink>
        </w:p>
        <w:p w14:paraId="739CB7AC" w14:textId="7DAB0C4E"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202" w:history="1">
            <w:r w:rsidRPr="00903DBA">
              <w:rPr>
                <w:rStyle w:val="Hyperlnk"/>
                <w:noProof/>
              </w:rPr>
              <w:t>18.1.1</w:t>
            </w:r>
            <w:r w:rsidRPr="00903DBA">
              <w:rPr>
                <w:rFonts w:asciiTheme="minorHAnsi" w:eastAsiaTheme="minorEastAsia" w:hAnsiTheme="minorHAnsi"/>
                <w:noProof/>
                <w:color w:val="auto"/>
                <w:lang w:eastAsia="sv-SE"/>
              </w:rPr>
              <w:tab/>
            </w:r>
            <w:r w:rsidRPr="00903DBA">
              <w:rPr>
                <w:rStyle w:val="Hyperlnk"/>
                <w:noProof/>
              </w:rPr>
              <w:t>Logical Operators</w:t>
            </w:r>
            <w:r w:rsidRPr="00903DBA">
              <w:rPr>
                <w:noProof/>
                <w:webHidden/>
              </w:rPr>
              <w:tab/>
            </w:r>
            <w:r w:rsidRPr="00903DBA">
              <w:rPr>
                <w:noProof/>
                <w:webHidden/>
              </w:rPr>
              <w:fldChar w:fldCharType="begin"/>
            </w:r>
            <w:r w:rsidRPr="00903DBA">
              <w:rPr>
                <w:noProof/>
                <w:webHidden/>
              </w:rPr>
              <w:instrText xml:space="preserve"> PAGEREF _Toc57656202 \h </w:instrText>
            </w:r>
            <w:r w:rsidRPr="00903DBA">
              <w:rPr>
                <w:noProof/>
                <w:webHidden/>
              </w:rPr>
            </w:r>
            <w:r w:rsidRPr="00903DBA">
              <w:rPr>
                <w:noProof/>
                <w:webHidden/>
              </w:rPr>
              <w:fldChar w:fldCharType="separate"/>
            </w:r>
            <w:r w:rsidRPr="00903DBA">
              <w:rPr>
                <w:noProof/>
                <w:webHidden/>
              </w:rPr>
              <w:t>444</w:t>
            </w:r>
            <w:r w:rsidRPr="00903DBA">
              <w:rPr>
                <w:noProof/>
                <w:webHidden/>
              </w:rPr>
              <w:fldChar w:fldCharType="end"/>
            </w:r>
          </w:hyperlink>
        </w:p>
        <w:p w14:paraId="5E3F4608" w14:textId="08194C74"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203" w:history="1">
            <w:r w:rsidRPr="00903DBA">
              <w:rPr>
                <w:rStyle w:val="Hyperlnk"/>
                <w:noProof/>
              </w:rPr>
              <w:t>19.1.1</w:t>
            </w:r>
            <w:r w:rsidRPr="00903DBA">
              <w:rPr>
                <w:rFonts w:asciiTheme="minorHAnsi" w:eastAsiaTheme="minorEastAsia" w:hAnsiTheme="minorHAnsi"/>
                <w:noProof/>
                <w:color w:val="auto"/>
                <w:lang w:eastAsia="sv-SE"/>
              </w:rPr>
              <w:tab/>
            </w:r>
            <w:r w:rsidRPr="00903DBA">
              <w:rPr>
                <w:rStyle w:val="Hyperlnk"/>
                <w:noProof/>
              </w:rPr>
              <w:t>Bitwise Operators</w:t>
            </w:r>
            <w:r w:rsidRPr="00903DBA">
              <w:rPr>
                <w:noProof/>
                <w:webHidden/>
              </w:rPr>
              <w:tab/>
            </w:r>
            <w:r w:rsidRPr="00903DBA">
              <w:rPr>
                <w:noProof/>
                <w:webHidden/>
              </w:rPr>
              <w:fldChar w:fldCharType="begin"/>
            </w:r>
            <w:r w:rsidRPr="00903DBA">
              <w:rPr>
                <w:noProof/>
                <w:webHidden/>
              </w:rPr>
              <w:instrText xml:space="preserve"> PAGEREF _Toc57656203 \h </w:instrText>
            </w:r>
            <w:r w:rsidRPr="00903DBA">
              <w:rPr>
                <w:noProof/>
                <w:webHidden/>
              </w:rPr>
            </w:r>
            <w:r w:rsidRPr="00903DBA">
              <w:rPr>
                <w:noProof/>
                <w:webHidden/>
              </w:rPr>
              <w:fldChar w:fldCharType="separate"/>
            </w:r>
            <w:r w:rsidRPr="00903DBA">
              <w:rPr>
                <w:noProof/>
                <w:webHidden/>
              </w:rPr>
              <w:t>445</w:t>
            </w:r>
            <w:r w:rsidRPr="00903DBA">
              <w:rPr>
                <w:noProof/>
                <w:webHidden/>
              </w:rPr>
              <w:fldChar w:fldCharType="end"/>
            </w:r>
          </w:hyperlink>
        </w:p>
        <w:p w14:paraId="3C6E872F" w14:textId="533CF266"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204" w:history="1">
            <w:r w:rsidRPr="00903DBA">
              <w:rPr>
                <w:rStyle w:val="Hyperlnk"/>
                <w:noProof/>
              </w:rPr>
              <w:t>20.1.1</w:t>
            </w:r>
            <w:r w:rsidRPr="00903DBA">
              <w:rPr>
                <w:rFonts w:asciiTheme="minorHAnsi" w:eastAsiaTheme="minorEastAsia" w:hAnsiTheme="minorHAnsi"/>
                <w:noProof/>
                <w:color w:val="auto"/>
                <w:lang w:eastAsia="sv-SE"/>
              </w:rPr>
              <w:tab/>
            </w:r>
            <w:r w:rsidRPr="00903DBA">
              <w:rPr>
                <w:rStyle w:val="Hyperlnk"/>
                <w:noProof/>
              </w:rPr>
              <w:t>Assignment</w:t>
            </w:r>
            <w:r w:rsidRPr="00903DBA">
              <w:rPr>
                <w:noProof/>
                <w:webHidden/>
              </w:rPr>
              <w:tab/>
            </w:r>
            <w:r w:rsidRPr="00903DBA">
              <w:rPr>
                <w:noProof/>
                <w:webHidden/>
              </w:rPr>
              <w:fldChar w:fldCharType="begin"/>
            </w:r>
            <w:r w:rsidRPr="00903DBA">
              <w:rPr>
                <w:noProof/>
                <w:webHidden/>
              </w:rPr>
              <w:instrText xml:space="preserve"> PAGEREF _Toc57656204 \h </w:instrText>
            </w:r>
            <w:r w:rsidRPr="00903DBA">
              <w:rPr>
                <w:noProof/>
                <w:webHidden/>
              </w:rPr>
            </w:r>
            <w:r w:rsidRPr="00903DBA">
              <w:rPr>
                <w:noProof/>
                <w:webHidden/>
              </w:rPr>
              <w:fldChar w:fldCharType="separate"/>
            </w:r>
            <w:r w:rsidRPr="00903DBA">
              <w:rPr>
                <w:noProof/>
                <w:webHidden/>
              </w:rPr>
              <w:t>446</w:t>
            </w:r>
            <w:r w:rsidRPr="00903DBA">
              <w:rPr>
                <w:noProof/>
                <w:webHidden/>
              </w:rPr>
              <w:fldChar w:fldCharType="end"/>
            </w:r>
          </w:hyperlink>
        </w:p>
        <w:p w14:paraId="7744ED96" w14:textId="181AD8BF"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205" w:history="1">
            <w:r w:rsidRPr="00903DBA">
              <w:rPr>
                <w:rStyle w:val="Hyperlnk"/>
                <w:noProof/>
              </w:rPr>
              <w:t>21.1.1</w:t>
            </w:r>
            <w:r w:rsidRPr="00903DBA">
              <w:rPr>
                <w:rFonts w:asciiTheme="minorHAnsi" w:eastAsiaTheme="minorEastAsia" w:hAnsiTheme="minorHAnsi"/>
                <w:noProof/>
                <w:color w:val="auto"/>
                <w:lang w:eastAsia="sv-SE"/>
              </w:rPr>
              <w:tab/>
            </w:r>
            <w:r w:rsidRPr="00903DBA">
              <w:rPr>
                <w:rStyle w:val="Hyperlnk"/>
                <w:noProof/>
              </w:rPr>
              <w:t>The Condition Operator</w:t>
            </w:r>
            <w:r w:rsidRPr="00903DBA">
              <w:rPr>
                <w:noProof/>
                <w:webHidden/>
              </w:rPr>
              <w:tab/>
            </w:r>
            <w:r w:rsidRPr="00903DBA">
              <w:rPr>
                <w:noProof/>
                <w:webHidden/>
              </w:rPr>
              <w:fldChar w:fldCharType="begin"/>
            </w:r>
            <w:r w:rsidRPr="00903DBA">
              <w:rPr>
                <w:noProof/>
                <w:webHidden/>
              </w:rPr>
              <w:instrText xml:space="preserve"> PAGEREF _Toc57656205 \h </w:instrText>
            </w:r>
            <w:r w:rsidRPr="00903DBA">
              <w:rPr>
                <w:noProof/>
                <w:webHidden/>
              </w:rPr>
            </w:r>
            <w:r w:rsidRPr="00903DBA">
              <w:rPr>
                <w:noProof/>
                <w:webHidden/>
              </w:rPr>
              <w:fldChar w:fldCharType="separate"/>
            </w:r>
            <w:r w:rsidRPr="00903DBA">
              <w:rPr>
                <w:noProof/>
                <w:webHidden/>
              </w:rPr>
              <w:t>446</w:t>
            </w:r>
            <w:r w:rsidRPr="00903DBA">
              <w:rPr>
                <w:noProof/>
                <w:webHidden/>
              </w:rPr>
              <w:fldChar w:fldCharType="end"/>
            </w:r>
          </w:hyperlink>
        </w:p>
        <w:p w14:paraId="2A5B99B1" w14:textId="406117C2"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206" w:history="1">
            <w:r w:rsidRPr="00903DBA">
              <w:rPr>
                <w:rStyle w:val="Hyperlnk"/>
                <w:noProof/>
              </w:rPr>
              <w:t>22.1.1</w:t>
            </w:r>
            <w:r w:rsidRPr="00903DBA">
              <w:rPr>
                <w:rFonts w:asciiTheme="minorHAnsi" w:eastAsiaTheme="minorEastAsia" w:hAnsiTheme="minorHAnsi"/>
                <w:noProof/>
                <w:color w:val="auto"/>
                <w:lang w:eastAsia="sv-SE"/>
              </w:rPr>
              <w:tab/>
            </w:r>
            <w:r w:rsidRPr="00903DBA">
              <w:rPr>
                <w:rStyle w:val="Hyperlnk"/>
                <w:noProof/>
              </w:rPr>
              <w:t>Precedence and Associatively</w:t>
            </w:r>
            <w:r w:rsidRPr="00903DBA">
              <w:rPr>
                <w:noProof/>
                <w:webHidden/>
              </w:rPr>
              <w:tab/>
            </w:r>
            <w:r w:rsidRPr="00903DBA">
              <w:rPr>
                <w:noProof/>
                <w:webHidden/>
              </w:rPr>
              <w:fldChar w:fldCharType="begin"/>
            </w:r>
            <w:r w:rsidRPr="00903DBA">
              <w:rPr>
                <w:noProof/>
                <w:webHidden/>
              </w:rPr>
              <w:instrText xml:space="preserve"> PAGEREF _Toc57656206 \h </w:instrText>
            </w:r>
            <w:r w:rsidRPr="00903DBA">
              <w:rPr>
                <w:noProof/>
                <w:webHidden/>
              </w:rPr>
            </w:r>
            <w:r w:rsidRPr="00903DBA">
              <w:rPr>
                <w:noProof/>
                <w:webHidden/>
              </w:rPr>
              <w:fldChar w:fldCharType="separate"/>
            </w:r>
            <w:r w:rsidRPr="00903DBA">
              <w:rPr>
                <w:noProof/>
                <w:webHidden/>
              </w:rPr>
              <w:t>446</w:t>
            </w:r>
            <w:r w:rsidRPr="00903DBA">
              <w:rPr>
                <w:noProof/>
                <w:webHidden/>
              </w:rPr>
              <w:fldChar w:fldCharType="end"/>
            </w:r>
          </w:hyperlink>
        </w:p>
        <w:p w14:paraId="1723DB11" w14:textId="318F0A64" w:rsidR="00DD6D68" w:rsidRPr="00903DBA" w:rsidRDefault="00DD6D68">
          <w:pPr>
            <w:pStyle w:val="Innehll2"/>
            <w:tabs>
              <w:tab w:val="left" w:pos="1100"/>
              <w:tab w:val="right" w:leader="dot" w:pos="9350"/>
            </w:tabs>
            <w:rPr>
              <w:rFonts w:asciiTheme="minorHAnsi" w:eastAsiaTheme="minorEastAsia" w:hAnsiTheme="minorHAnsi"/>
              <w:noProof/>
              <w:color w:val="auto"/>
              <w:lang w:eastAsia="sv-SE"/>
            </w:rPr>
          </w:pPr>
          <w:hyperlink w:anchor="_Toc57656207" w:history="1">
            <w:r w:rsidRPr="00903DBA">
              <w:rPr>
                <w:rStyle w:val="Hyperlnk"/>
                <w:noProof/>
              </w:rPr>
              <w:t>13.24.</w:t>
            </w:r>
            <w:r w:rsidRPr="00903DBA">
              <w:rPr>
                <w:rFonts w:asciiTheme="minorHAnsi" w:eastAsiaTheme="minorEastAsia" w:hAnsiTheme="minorHAnsi"/>
                <w:noProof/>
                <w:color w:val="auto"/>
                <w:lang w:eastAsia="sv-SE"/>
              </w:rPr>
              <w:tab/>
            </w:r>
            <w:r w:rsidRPr="00903DBA">
              <w:rPr>
                <w:rStyle w:val="Hyperlnk"/>
                <w:noProof/>
              </w:rPr>
              <w:t>Statements</w:t>
            </w:r>
            <w:r w:rsidRPr="00903DBA">
              <w:rPr>
                <w:noProof/>
                <w:webHidden/>
              </w:rPr>
              <w:tab/>
            </w:r>
            <w:r w:rsidRPr="00903DBA">
              <w:rPr>
                <w:noProof/>
                <w:webHidden/>
              </w:rPr>
              <w:fldChar w:fldCharType="begin"/>
            </w:r>
            <w:r w:rsidRPr="00903DBA">
              <w:rPr>
                <w:noProof/>
                <w:webHidden/>
              </w:rPr>
              <w:instrText xml:space="preserve"> PAGEREF _Toc57656207 \h </w:instrText>
            </w:r>
            <w:r w:rsidRPr="00903DBA">
              <w:rPr>
                <w:noProof/>
                <w:webHidden/>
              </w:rPr>
            </w:r>
            <w:r w:rsidRPr="00903DBA">
              <w:rPr>
                <w:noProof/>
                <w:webHidden/>
              </w:rPr>
              <w:fldChar w:fldCharType="separate"/>
            </w:r>
            <w:r w:rsidRPr="00903DBA">
              <w:rPr>
                <w:noProof/>
                <w:webHidden/>
              </w:rPr>
              <w:t>447</w:t>
            </w:r>
            <w:r w:rsidRPr="00903DBA">
              <w:rPr>
                <w:noProof/>
                <w:webHidden/>
              </w:rPr>
              <w:fldChar w:fldCharType="end"/>
            </w:r>
          </w:hyperlink>
        </w:p>
        <w:p w14:paraId="5597E4C1" w14:textId="242B7C7E"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208" w:history="1">
            <w:r w:rsidRPr="00903DBA">
              <w:rPr>
                <w:rStyle w:val="Hyperlnk"/>
                <w:noProof/>
              </w:rPr>
              <w:t>23.1.1</w:t>
            </w:r>
            <w:r w:rsidRPr="00903DBA">
              <w:rPr>
                <w:rFonts w:asciiTheme="minorHAnsi" w:eastAsiaTheme="minorEastAsia" w:hAnsiTheme="minorHAnsi"/>
                <w:noProof/>
                <w:color w:val="auto"/>
                <w:lang w:eastAsia="sv-SE"/>
              </w:rPr>
              <w:tab/>
            </w:r>
            <w:r w:rsidRPr="00903DBA">
              <w:rPr>
                <w:rStyle w:val="Hyperlnk"/>
                <w:noProof/>
              </w:rPr>
              <w:t>Selection statements</w:t>
            </w:r>
            <w:r w:rsidRPr="00903DBA">
              <w:rPr>
                <w:noProof/>
                <w:webHidden/>
              </w:rPr>
              <w:tab/>
            </w:r>
            <w:r w:rsidRPr="00903DBA">
              <w:rPr>
                <w:noProof/>
                <w:webHidden/>
              </w:rPr>
              <w:fldChar w:fldCharType="begin"/>
            </w:r>
            <w:r w:rsidRPr="00903DBA">
              <w:rPr>
                <w:noProof/>
                <w:webHidden/>
              </w:rPr>
              <w:instrText xml:space="preserve"> PAGEREF _Toc57656208 \h </w:instrText>
            </w:r>
            <w:r w:rsidRPr="00903DBA">
              <w:rPr>
                <w:noProof/>
                <w:webHidden/>
              </w:rPr>
            </w:r>
            <w:r w:rsidRPr="00903DBA">
              <w:rPr>
                <w:noProof/>
                <w:webHidden/>
              </w:rPr>
              <w:fldChar w:fldCharType="separate"/>
            </w:r>
            <w:r w:rsidRPr="00903DBA">
              <w:rPr>
                <w:noProof/>
                <w:webHidden/>
              </w:rPr>
              <w:t>447</w:t>
            </w:r>
            <w:r w:rsidRPr="00903DBA">
              <w:rPr>
                <w:noProof/>
                <w:webHidden/>
              </w:rPr>
              <w:fldChar w:fldCharType="end"/>
            </w:r>
          </w:hyperlink>
        </w:p>
        <w:p w14:paraId="3F2FA830" w14:textId="669ACC9F"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209" w:history="1">
            <w:r w:rsidRPr="00903DBA">
              <w:rPr>
                <w:rStyle w:val="Hyperlnk"/>
                <w:noProof/>
              </w:rPr>
              <w:t>24.1.1</w:t>
            </w:r>
            <w:r w:rsidRPr="00903DBA">
              <w:rPr>
                <w:rFonts w:asciiTheme="minorHAnsi" w:eastAsiaTheme="minorEastAsia" w:hAnsiTheme="minorHAnsi"/>
                <w:noProof/>
                <w:color w:val="auto"/>
                <w:lang w:eastAsia="sv-SE"/>
              </w:rPr>
              <w:tab/>
            </w:r>
            <w:r w:rsidRPr="00903DBA">
              <w:rPr>
                <w:rStyle w:val="Hyperlnk"/>
                <w:noProof/>
              </w:rPr>
              <w:t>Iteration statements</w:t>
            </w:r>
            <w:r w:rsidRPr="00903DBA">
              <w:rPr>
                <w:noProof/>
                <w:webHidden/>
              </w:rPr>
              <w:tab/>
            </w:r>
            <w:r w:rsidRPr="00903DBA">
              <w:rPr>
                <w:noProof/>
                <w:webHidden/>
              </w:rPr>
              <w:fldChar w:fldCharType="begin"/>
            </w:r>
            <w:r w:rsidRPr="00903DBA">
              <w:rPr>
                <w:noProof/>
                <w:webHidden/>
              </w:rPr>
              <w:instrText xml:space="preserve"> PAGEREF _Toc57656209 \h </w:instrText>
            </w:r>
            <w:r w:rsidRPr="00903DBA">
              <w:rPr>
                <w:noProof/>
                <w:webHidden/>
              </w:rPr>
            </w:r>
            <w:r w:rsidRPr="00903DBA">
              <w:rPr>
                <w:noProof/>
                <w:webHidden/>
              </w:rPr>
              <w:fldChar w:fldCharType="separate"/>
            </w:r>
            <w:r w:rsidRPr="00903DBA">
              <w:rPr>
                <w:noProof/>
                <w:webHidden/>
              </w:rPr>
              <w:t>449</w:t>
            </w:r>
            <w:r w:rsidRPr="00903DBA">
              <w:rPr>
                <w:noProof/>
                <w:webHidden/>
              </w:rPr>
              <w:fldChar w:fldCharType="end"/>
            </w:r>
          </w:hyperlink>
        </w:p>
        <w:p w14:paraId="22541EBE" w14:textId="04D9D875"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210" w:history="1">
            <w:r w:rsidRPr="00903DBA">
              <w:rPr>
                <w:rStyle w:val="Hyperlnk"/>
                <w:noProof/>
              </w:rPr>
              <w:t>25.1.1</w:t>
            </w:r>
            <w:r w:rsidRPr="00903DBA">
              <w:rPr>
                <w:rFonts w:asciiTheme="minorHAnsi" w:eastAsiaTheme="minorEastAsia" w:hAnsiTheme="minorHAnsi"/>
                <w:noProof/>
                <w:color w:val="auto"/>
                <w:lang w:eastAsia="sv-SE"/>
              </w:rPr>
              <w:tab/>
            </w:r>
            <w:r w:rsidRPr="00903DBA">
              <w:rPr>
                <w:rStyle w:val="Hyperlnk"/>
                <w:noProof/>
              </w:rPr>
              <w:t>Jump statements</w:t>
            </w:r>
            <w:r w:rsidRPr="00903DBA">
              <w:rPr>
                <w:noProof/>
                <w:webHidden/>
              </w:rPr>
              <w:tab/>
            </w:r>
            <w:r w:rsidRPr="00903DBA">
              <w:rPr>
                <w:noProof/>
                <w:webHidden/>
              </w:rPr>
              <w:fldChar w:fldCharType="begin"/>
            </w:r>
            <w:r w:rsidRPr="00903DBA">
              <w:rPr>
                <w:noProof/>
                <w:webHidden/>
              </w:rPr>
              <w:instrText xml:space="preserve"> PAGEREF _Toc57656210 \h </w:instrText>
            </w:r>
            <w:r w:rsidRPr="00903DBA">
              <w:rPr>
                <w:noProof/>
                <w:webHidden/>
              </w:rPr>
            </w:r>
            <w:r w:rsidRPr="00903DBA">
              <w:rPr>
                <w:noProof/>
                <w:webHidden/>
              </w:rPr>
              <w:fldChar w:fldCharType="separate"/>
            </w:r>
            <w:r w:rsidRPr="00903DBA">
              <w:rPr>
                <w:noProof/>
                <w:webHidden/>
              </w:rPr>
              <w:t>451</w:t>
            </w:r>
            <w:r w:rsidRPr="00903DBA">
              <w:rPr>
                <w:noProof/>
                <w:webHidden/>
              </w:rPr>
              <w:fldChar w:fldCharType="end"/>
            </w:r>
          </w:hyperlink>
        </w:p>
        <w:p w14:paraId="102C28AE" w14:textId="47B2538D"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211" w:history="1">
            <w:r w:rsidRPr="00903DBA">
              <w:rPr>
                <w:rStyle w:val="Hyperlnk"/>
                <w:noProof/>
              </w:rPr>
              <w:t>26.1.1</w:t>
            </w:r>
            <w:r w:rsidRPr="00903DBA">
              <w:rPr>
                <w:rFonts w:asciiTheme="minorHAnsi" w:eastAsiaTheme="minorEastAsia" w:hAnsiTheme="minorHAnsi"/>
                <w:noProof/>
                <w:color w:val="auto"/>
                <w:lang w:eastAsia="sv-SE"/>
              </w:rPr>
              <w:tab/>
            </w:r>
            <w:r w:rsidRPr="00903DBA">
              <w:rPr>
                <w:rStyle w:val="Hyperlnk"/>
                <w:noProof/>
              </w:rPr>
              <w:t>Expression statements</w:t>
            </w:r>
            <w:r w:rsidRPr="00903DBA">
              <w:rPr>
                <w:noProof/>
                <w:webHidden/>
              </w:rPr>
              <w:tab/>
            </w:r>
            <w:r w:rsidRPr="00903DBA">
              <w:rPr>
                <w:noProof/>
                <w:webHidden/>
              </w:rPr>
              <w:fldChar w:fldCharType="begin"/>
            </w:r>
            <w:r w:rsidRPr="00903DBA">
              <w:rPr>
                <w:noProof/>
                <w:webHidden/>
              </w:rPr>
              <w:instrText xml:space="preserve"> PAGEREF _Toc57656211 \h </w:instrText>
            </w:r>
            <w:r w:rsidRPr="00903DBA">
              <w:rPr>
                <w:noProof/>
                <w:webHidden/>
              </w:rPr>
            </w:r>
            <w:r w:rsidRPr="00903DBA">
              <w:rPr>
                <w:noProof/>
                <w:webHidden/>
              </w:rPr>
              <w:fldChar w:fldCharType="separate"/>
            </w:r>
            <w:r w:rsidRPr="00903DBA">
              <w:rPr>
                <w:noProof/>
                <w:webHidden/>
              </w:rPr>
              <w:t>451</w:t>
            </w:r>
            <w:r w:rsidRPr="00903DBA">
              <w:rPr>
                <w:noProof/>
                <w:webHidden/>
              </w:rPr>
              <w:fldChar w:fldCharType="end"/>
            </w:r>
          </w:hyperlink>
        </w:p>
        <w:p w14:paraId="092163E5" w14:textId="60083009" w:rsidR="00DD6D68" w:rsidRPr="00903DBA" w:rsidRDefault="00DD6D68">
          <w:pPr>
            <w:pStyle w:val="Innehll3"/>
            <w:tabs>
              <w:tab w:val="left" w:pos="1320"/>
              <w:tab w:val="right" w:leader="dot" w:pos="9350"/>
            </w:tabs>
            <w:rPr>
              <w:rFonts w:asciiTheme="minorHAnsi" w:eastAsiaTheme="minorEastAsia" w:hAnsiTheme="minorHAnsi"/>
              <w:noProof/>
              <w:color w:val="auto"/>
              <w:lang w:eastAsia="sv-SE"/>
            </w:rPr>
          </w:pPr>
          <w:hyperlink w:anchor="_Toc57656212" w:history="1">
            <w:r w:rsidRPr="00903DBA">
              <w:rPr>
                <w:rStyle w:val="Hyperlnk"/>
                <w:noProof/>
              </w:rPr>
              <w:t>27.1.1</w:t>
            </w:r>
            <w:r w:rsidRPr="00903DBA">
              <w:rPr>
                <w:rFonts w:asciiTheme="minorHAnsi" w:eastAsiaTheme="minorEastAsia" w:hAnsiTheme="minorHAnsi"/>
                <w:noProof/>
                <w:color w:val="auto"/>
                <w:lang w:eastAsia="sv-SE"/>
              </w:rPr>
              <w:tab/>
            </w:r>
            <w:r w:rsidRPr="00903DBA">
              <w:rPr>
                <w:rStyle w:val="Hyperlnk"/>
                <w:noProof/>
              </w:rPr>
              <w:t>Volatile</w:t>
            </w:r>
            <w:r w:rsidRPr="00903DBA">
              <w:rPr>
                <w:noProof/>
                <w:webHidden/>
              </w:rPr>
              <w:tab/>
            </w:r>
            <w:r w:rsidRPr="00903DBA">
              <w:rPr>
                <w:noProof/>
                <w:webHidden/>
              </w:rPr>
              <w:fldChar w:fldCharType="begin"/>
            </w:r>
            <w:r w:rsidRPr="00903DBA">
              <w:rPr>
                <w:noProof/>
                <w:webHidden/>
              </w:rPr>
              <w:instrText xml:space="preserve"> PAGEREF _Toc57656212 \h </w:instrText>
            </w:r>
            <w:r w:rsidRPr="00903DBA">
              <w:rPr>
                <w:noProof/>
                <w:webHidden/>
              </w:rPr>
            </w:r>
            <w:r w:rsidRPr="00903DBA">
              <w:rPr>
                <w:noProof/>
                <w:webHidden/>
              </w:rPr>
              <w:fldChar w:fldCharType="separate"/>
            </w:r>
            <w:r w:rsidRPr="00903DBA">
              <w:rPr>
                <w:noProof/>
                <w:webHidden/>
              </w:rPr>
              <w:t>451</w:t>
            </w:r>
            <w:r w:rsidRPr="00903DBA">
              <w:rPr>
                <w:noProof/>
                <w:webHidden/>
              </w:rPr>
              <w:fldChar w:fldCharType="end"/>
            </w:r>
          </w:hyperlink>
        </w:p>
        <w:p w14:paraId="61020302" w14:textId="52DDF2A3" w:rsidR="00DD6D68" w:rsidRPr="00903DBA" w:rsidRDefault="00DD6D68">
          <w:pPr>
            <w:pStyle w:val="Innehll2"/>
            <w:tabs>
              <w:tab w:val="left" w:pos="1100"/>
              <w:tab w:val="right" w:leader="dot" w:pos="9350"/>
            </w:tabs>
            <w:rPr>
              <w:rFonts w:asciiTheme="minorHAnsi" w:eastAsiaTheme="minorEastAsia" w:hAnsiTheme="minorHAnsi"/>
              <w:noProof/>
              <w:color w:val="auto"/>
              <w:lang w:eastAsia="sv-SE"/>
            </w:rPr>
          </w:pPr>
          <w:hyperlink w:anchor="_Toc57656213" w:history="1">
            <w:r w:rsidRPr="00903DBA">
              <w:rPr>
                <w:rStyle w:val="Hyperlnk"/>
                <w:noProof/>
              </w:rPr>
              <w:t>13.25.</w:t>
            </w:r>
            <w:r w:rsidRPr="00903DBA">
              <w:rPr>
                <w:rFonts w:asciiTheme="minorHAnsi" w:eastAsiaTheme="minorEastAsia" w:hAnsiTheme="minorHAnsi"/>
                <w:noProof/>
                <w:color w:val="auto"/>
                <w:lang w:eastAsia="sv-SE"/>
              </w:rPr>
              <w:tab/>
            </w:r>
            <w:r w:rsidRPr="00903DBA">
              <w:rPr>
                <w:rStyle w:val="Hyperlnk"/>
                <w:noProof/>
              </w:rPr>
              <w:t>Functions</w:t>
            </w:r>
            <w:r w:rsidRPr="00903DBA">
              <w:rPr>
                <w:noProof/>
                <w:webHidden/>
              </w:rPr>
              <w:tab/>
            </w:r>
            <w:r w:rsidRPr="00903DBA">
              <w:rPr>
                <w:noProof/>
                <w:webHidden/>
              </w:rPr>
              <w:fldChar w:fldCharType="begin"/>
            </w:r>
            <w:r w:rsidRPr="00903DBA">
              <w:rPr>
                <w:noProof/>
                <w:webHidden/>
              </w:rPr>
              <w:instrText xml:space="preserve"> PAGEREF _Toc57656213 \h </w:instrText>
            </w:r>
            <w:r w:rsidRPr="00903DBA">
              <w:rPr>
                <w:noProof/>
                <w:webHidden/>
              </w:rPr>
            </w:r>
            <w:r w:rsidRPr="00903DBA">
              <w:rPr>
                <w:noProof/>
                <w:webHidden/>
              </w:rPr>
              <w:fldChar w:fldCharType="separate"/>
            </w:r>
            <w:r w:rsidRPr="00903DBA">
              <w:rPr>
                <w:noProof/>
                <w:webHidden/>
              </w:rPr>
              <w:t>451</w:t>
            </w:r>
            <w:r w:rsidRPr="00903DBA">
              <w:rPr>
                <w:noProof/>
                <w:webHidden/>
              </w:rPr>
              <w:fldChar w:fldCharType="end"/>
            </w:r>
          </w:hyperlink>
        </w:p>
        <w:p w14:paraId="253A541F" w14:textId="1145317B"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214" w:history="1">
            <w:r w:rsidRPr="00903DBA">
              <w:rPr>
                <w:rStyle w:val="Hyperlnk"/>
                <w:noProof/>
              </w:rPr>
              <w:t>13.25.1.</w:t>
            </w:r>
            <w:r w:rsidRPr="00903DBA">
              <w:rPr>
                <w:rFonts w:asciiTheme="minorHAnsi" w:eastAsiaTheme="minorEastAsia" w:hAnsiTheme="minorHAnsi"/>
                <w:noProof/>
                <w:color w:val="auto"/>
                <w:lang w:eastAsia="sv-SE"/>
              </w:rPr>
              <w:tab/>
            </w:r>
            <w:r w:rsidRPr="00903DBA">
              <w:rPr>
                <w:rStyle w:val="Hyperlnk"/>
                <w:noProof/>
              </w:rPr>
              <w:t>Void Functions</w:t>
            </w:r>
            <w:r w:rsidRPr="00903DBA">
              <w:rPr>
                <w:noProof/>
                <w:webHidden/>
              </w:rPr>
              <w:tab/>
            </w:r>
            <w:r w:rsidRPr="00903DBA">
              <w:rPr>
                <w:noProof/>
                <w:webHidden/>
              </w:rPr>
              <w:fldChar w:fldCharType="begin"/>
            </w:r>
            <w:r w:rsidRPr="00903DBA">
              <w:rPr>
                <w:noProof/>
                <w:webHidden/>
              </w:rPr>
              <w:instrText xml:space="preserve"> PAGEREF _Toc57656214 \h </w:instrText>
            </w:r>
            <w:r w:rsidRPr="00903DBA">
              <w:rPr>
                <w:noProof/>
                <w:webHidden/>
              </w:rPr>
            </w:r>
            <w:r w:rsidRPr="00903DBA">
              <w:rPr>
                <w:noProof/>
                <w:webHidden/>
              </w:rPr>
              <w:fldChar w:fldCharType="separate"/>
            </w:r>
            <w:r w:rsidRPr="00903DBA">
              <w:rPr>
                <w:noProof/>
                <w:webHidden/>
              </w:rPr>
              <w:t>453</w:t>
            </w:r>
            <w:r w:rsidRPr="00903DBA">
              <w:rPr>
                <w:noProof/>
                <w:webHidden/>
              </w:rPr>
              <w:fldChar w:fldCharType="end"/>
            </w:r>
          </w:hyperlink>
        </w:p>
        <w:p w14:paraId="49B9EE6C" w14:textId="6E76F2FC"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215" w:history="1">
            <w:r w:rsidRPr="00903DBA">
              <w:rPr>
                <w:rStyle w:val="Hyperlnk"/>
                <w:noProof/>
              </w:rPr>
              <w:t>13.25.2.</w:t>
            </w:r>
            <w:r w:rsidRPr="00903DBA">
              <w:rPr>
                <w:rFonts w:asciiTheme="minorHAnsi" w:eastAsiaTheme="minorEastAsia" w:hAnsiTheme="minorHAnsi"/>
                <w:noProof/>
                <w:color w:val="auto"/>
                <w:lang w:eastAsia="sv-SE"/>
              </w:rPr>
              <w:tab/>
            </w:r>
            <w:r w:rsidRPr="00903DBA">
              <w:rPr>
                <w:rStyle w:val="Hyperlnk"/>
                <w:noProof/>
              </w:rPr>
              <w:t>Local and global variables</w:t>
            </w:r>
            <w:r w:rsidRPr="00903DBA">
              <w:rPr>
                <w:noProof/>
                <w:webHidden/>
              </w:rPr>
              <w:tab/>
            </w:r>
            <w:r w:rsidRPr="00903DBA">
              <w:rPr>
                <w:noProof/>
                <w:webHidden/>
              </w:rPr>
              <w:fldChar w:fldCharType="begin"/>
            </w:r>
            <w:r w:rsidRPr="00903DBA">
              <w:rPr>
                <w:noProof/>
                <w:webHidden/>
              </w:rPr>
              <w:instrText xml:space="preserve"> PAGEREF _Toc57656215 \h </w:instrText>
            </w:r>
            <w:r w:rsidRPr="00903DBA">
              <w:rPr>
                <w:noProof/>
                <w:webHidden/>
              </w:rPr>
            </w:r>
            <w:r w:rsidRPr="00903DBA">
              <w:rPr>
                <w:noProof/>
                <w:webHidden/>
              </w:rPr>
              <w:fldChar w:fldCharType="separate"/>
            </w:r>
            <w:r w:rsidRPr="00903DBA">
              <w:rPr>
                <w:noProof/>
                <w:webHidden/>
              </w:rPr>
              <w:t>453</w:t>
            </w:r>
            <w:r w:rsidRPr="00903DBA">
              <w:rPr>
                <w:noProof/>
                <w:webHidden/>
              </w:rPr>
              <w:fldChar w:fldCharType="end"/>
            </w:r>
          </w:hyperlink>
        </w:p>
        <w:p w14:paraId="7CFC71CF" w14:textId="1F65CC6D"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216" w:history="1">
            <w:r w:rsidRPr="00903DBA">
              <w:rPr>
                <w:rStyle w:val="Hyperlnk"/>
                <w:noProof/>
              </w:rPr>
              <w:t>13.25.3.</w:t>
            </w:r>
            <w:r w:rsidRPr="00903DBA">
              <w:rPr>
                <w:rFonts w:asciiTheme="minorHAnsi" w:eastAsiaTheme="minorEastAsia" w:hAnsiTheme="minorHAnsi"/>
                <w:noProof/>
                <w:color w:val="auto"/>
                <w:lang w:eastAsia="sv-SE"/>
              </w:rPr>
              <w:tab/>
            </w:r>
            <w:r w:rsidRPr="00903DBA">
              <w:rPr>
                <w:rStyle w:val="Hyperlnk"/>
                <w:noProof/>
              </w:rPr>
              <w:t>Inner Blocks with Local Variables</w:t>
            </w:r>
            <w:r w:rsidRPr="00903DBA">
              <w:rPr>
                <w:noProof/>
                <w:webHidden/>
              </w:rPr>
              <w:tab/>
            </w:r>
            <w:r w:rsidRPr="00903DBA">
              <w:rPr>
                <w:noProof/>
                <w:webHidden/>
              </w:rPr>
              <w:fldChar w:fldCharType="begin"/>
            </w:r>
            <w:r w:rsidRPr="00903DBA">
              <w:rPr>
                <w:noProof/>
                <w:webHidden/>
              </w:rPr>
              <w:instrText xml:space="preserve"> PAGEREF _Toc57656216 \h </w:instrText>
            </w:r>
            <w:r w:rsidRPr="00903DBA">
              <w:rPr>
                <w:noProof/>
                <w:webHidden/>
              </w:rPr>
            </w:r>
            <w:r w:rsidRPr="00903DBA">
              <w:rPr>
                <w:noProof/>
                <w:webHidden/>
              </w:rPr>
              <w:fldChar w:fldCharType="separate"/>
            </w:r>
            <w:r w:rsidRPr="00903DBA">
              <w:rPr>
                <w:noProof/>
                <w:webHidden/>
              </w:rPr>
              <w:t>454</w:t>
            </w:r>
            <w:r w:rsidRPr="00903DBA">
              <w:rPr>
                <w:noProof/>
                <w:webHidden/>
              </w:rPr>
              <w:fldChar w:fldCharType="end"/>
            </w:r>
          </w:hyperlink>
        </w:p>
        <w:p w14:paraId="7BA70476" w14:textId="38FC2104"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217" w:history="1">
            <w:r w:rsidRPr="00903DBA">
              <w:rPr>
                <w:rStyle w:val="Hyperlnk"/>
                <w:noProof/>
              </w:rPr>
              <w:t>13.25.4.</w:t>
            </w:r>
            <w:r w:rsidRPr="00903DBA">
              <w:rPr>
                <w:rFonts w:asciiTheme="minorHAnsi" w:eastAsiaTheme="minorEastAsia" w:hAnsiTheme="minorHAnsi"/>
                <w:noProof/>
                <w:color w:val="auto"/>
                <w:lang w:eastAsia="sv-SE"/>
              </w:rPr>
              <w:tab/>
            </w:r>
            <w:r w:rsidRPr="00903DBA">
              <w:rPr>
                <w:rStyle w:val="Hyperlnk"/>
                <w:noProof/>
              </w:rPr>
              <w:t>Call-by-Value and Call-by-Reference</w:t>
            </w:r>
            <w:r w:rsidRPr="00903DBA">
              <w:rPr>
                <w:noProof/>
                <w:webHidden/>
              </w:rPr>
              <w:tab/>
            </w:r>
            <w:r w:rsidRPr="00903DBA">
              <w:rPr>
                <w:noProof/>
                <w:webHidden/>
              </w:rPr>
              <w:fldChar w:fldCharType="begin"/>
            </w:r>
            <w:r w:rsidRPr="00903DBA">
              <w:rPr>
                <w:noProof/>
                <w:webHidden/>
              </w:rPr>
              <w:instrText xml:space="preserve"> PAGEREF _Toc57656217 \h </w:instrText>
            </w:r>
            <w:r w:rsidRPr="00903DBA">
              <w:rPr>
                <w:noProof/>
                <w:webHidden/>
              </w:rPr>
            </w:r>
            <w:r w:rsidRPr="00903DBA">
              <w:rPr>
                <w:noProof/>
                <w:webHidden/>
              </w:rPr>
              <w:fldChar w:fldCharType="separate"/>
            </w:r>
            <w:r w:rsidRPr="00903DBA">
              <w:rPr>
                <w:noProof/>
                <w:webHidden/>
              </w:rPr>
              <w:t>455</w:t>
            </w:r>
            <w:r w:rsidRPr="00903DBA">
              <w:rPr>
                <w:noProof/>
                <w:webHidden/>
              </w:rPr>
              <w:fldChar w:fldCharType="end"/>
            </w:r>
          </w:hyperlink>
        </w:p>
        <w:p w14:paraId="51632338" w14:textId="1E6C7289"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218" w:history="1">
            <w:r w:rsidRPr="00903DBA">
              <w:rPr>
                <w:rStyle w:val="Hyperlnk"/>
                <w:noProof/>
              </w:rPr>
              <w:t>13.25.5.</w:t>
            </w:r>
            <w:r w:rsidRPr="00903DBA">
              <w:rPr>
                <w:rFonts w:asciiTheme="minorHAnsi" w:eastAsiaTheme="minorEastAsia" w:hAnsiTheme="minorHAnsi"/>
                <w:noProof/>
                <w:color w:val="auto"/>
                <w:lang w:eastAsia="sv-SE"/>
              </w:rPr>
              <w:tab/>
            </w:r>
            <w:r w:rsidRPr="00903DBA">
              <w:rPr>
                <w:rStyle w:val="Hyperlnk"/>
                <w:noProof/>
              </w:rPr>
              <w:t>Static, Extern, and Register Variables</w:t>
            </w:r>
            <w:r w:rsidRPr="00903DBA">
              <w:rPr>
                <w:noProof/>
                <w:webHidden/>
              </w:rPr>
              <w:tab/>
            </w:r>
            <w:r w:rsidRPr="00903DBA">
              <w:rPr>
                <w:noProof/>
                <w:webHidden/>
              </w:rPr>
              <w:fldChar w:fldCharType="begin"/>
            </w:r>
            <w:r w:rsidRPr="00903DBA">
              <w:rPr>
                <w:noProof/>
                <w:webHidden/>
              </w:rPr>
              <w:instrText xml:space="preserve"> PAGEREF _Toc57656218 \h </w:instrText>
            </w:r>
            <w:r w:rsidRPr="00903DBA">
              <w:rPr>
                <w:noProof/>
                <w:webHidden/>
              </w:rPr>
            </w:r>
            <w:r w:rsidRPr="00903DBA">
              <w:rPr>
                <w:noProof/>
                <w:webHidden/>
              </w:rPr>
              <w:fldChar w:fldCharType="separate"/>
            </w:r>
            <w:r w:rsidRPr="00903DBA">
              <w:rPr>
                <w:noProof/>
                <w:webHidden/>
              </w:rPr>
              <w:t>457</w:t>
            </w:r>
            <w:r w:rsidRPr="00903DBA">
              <w:rPr>
                <w:noProof/>
                <w:webHidden/>
              </w:rPr>
              <w:fldChar w:fldCharType="end"/>
            </w:r>
          </w:hyperlink>
        </w:p>
        <w:p w14:paraId="634AFB06" w14:textId="70C00757"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219" w:history="1">
            <w:r w:rsidRPr="00903DBA">
              <w:rPr>
                <w:rStyle w:val="Hyperlnk"/>
                <w:noProof/>
              </w:rPr>
              <w:t>13.25.6.</w:t>
            </w:r>
            <w:r w:rsidRPr="00903DBA">
              <w:rPr>
                <w:rFonts w:asciiTheme="minorHAnsi" w:eastAsiaTheme="minorEastAsia" w:hAnsiTheme="minorHAnsi"/>
                <w:noProof/>
                <w:color w:val="auto"/>
                <w:lang w:eastAsia="sv-SE"/>
              </w:rPr>
              <w:tab/>
            </w:r>
            <w:r w:rsidRPr="00903DBA">
              <w:rPr>
                <w:rStyle w:val="Hyperlnk"/>
                <w:noProof/>
              </w:rPr>
              <w:t>Recursion</w:t>
            </w:r>
            <w:r w:rsidRPr="00903DBA">
              <w:rPr>
                <w:noProof/>
                <w:webHidden/>
              </w:rPr>
              <w:tab/>
            </w:r>
            <w:r w:rsidRPr="00903DBA">
              <w:rPr>
                <w:noProof/>
                <w:webHidden/>
              </w:rPr>
              <w:fldChar w:fldCharType="begin"/>
            </w:r>
            <w:r w:rsidRPr="00903DBA">
              <w:rPr>
                <w:noProof/>
                <w:webHidden/>
              </w:rPr>
              <w:instrText xml:space="preserve"> PAGEREF _Toc57656219 \h </w:instrText>
            </w:r>
            <w:r w:rsidRPr="00903DBA">
              <w:rPr>
                <w:noProof/>
                <w:webHidden/>
              </w:rPr>
            </w:r>
            <w:r w:rsidRPr="00903DBA">
              <w:rPr>
                <w:noProof/>
                <w:webHidden/>
              </w:rPr>
              <w:fldChar w:fldCharType="separate"/>
            </w:r>
            <w:r w:rsidRPr="00903DBA">
              <w:rPr>
                <w:noProof/>
                <w:webHidden/>
              </w:rPr>
              <w:t>458</w:t>
            </w:r>
            <w:r w:rsidRPr="00903DBA">
              <w:rPr>
                <w:noProof/>
                <w:webHidden/>
              </w:rPr>
              <w:fldChar w:fldCharType="end"/>
            </w:r>
          </w:hyperlink>
        </w:p>
        <w:p w14:paraId="4E8D13A8" w14:textId="715BB11C"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220" w:history="1">
            <w:r w:rsidRPr="00903DBA">
              <w:rPr>
                <w:rStyle w:val="Hyperlnk"/>
                <w:noProof/>
              </w:rPr>
              <w:t>13.25.7.</w:t>
            </w:r>
            <w:r w:rsidRPr="00903DBA">
              <w:rPr>
                <w:rFonts w:asciiTheme="minorHAnsi" w:eastAsiaTheme="minorEastAsia" w:hAnsiTheme="minorHAnsi"/>
                <w:noProof/>
                <w:color w:val="auto"/>
                <w:lang w:eastAsia="sv-SE"/>
              </w:rPr>
              <w:tab/>
            </w:r>
            <w:r w:rsidRPr="00903DBA">
              <w:rPr>
                <w:rStyle w:val="Hyperlnk"/>
                <w:noProof/>
              </w:rPr>
              <w:t>Definition and Declaration</w:t>
            </w:r>
            <w:r w:rsidRPr="00903DBA">
              <w:rPr>
                <w:noProof/>
                <w:webHidden/>
              </w:rPr>
              <w:tab/>
            </w:r>
            <w:r w:rsidRPr="00903DBA">
              <w:rPr>
                <w:noProof/>
                <w:webHidden/>
              </w:rPr>
              <w:fldChar w:fldCharType="begin"/>
            </w:r>
            <w:r w:rsidRPr="00903DBA">
              <w:rPr>
                <w:noProof/>
                <w:webHidden/>
              </w:rPr>
              <w:instrText xml:space="preserve"> PAGEREF _Toc57656220 \h </w:instrText>
            </w:r>
            <w:r w:rsidRPr="00903DBA">
              <w:rPr>
                <w:noProof/>
                <w:webHidden/>
              </w:rPr>
            </w:r>
            <w:r w:rsidRPr="00903DBA">
              <w:rPr>
                <w:noProof/>
                <w:webHidden/>
              </w:rPr>
              <w:fldChar w:fldCharType="separate"/>
            </w:r>
            <w:r w:rsidRPr="00903DBA">
              <w:rPr>
                <w:noProof/>
                <w:webHidden/>
              </w:rPr>
              <w:t>458</w:t>
            </w:r>
            <w:r w:rsidRPr="00903DBA">
              <w:rPr>
                <w:noProof/>
                <w:webHidden/>
              </w:rPr>
              <w:fldChar w:fldCharType="end"/>
            </w:r>
          </w:hyperlink>
        </w:p>
        <w:p w14:paraId="15380540" w14:textId="488B2E95"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221" w:history="1">
            <w:r w:rsidRPr="00903DBA">
              <w:rPr>
                <w:rStyle w:val="Hyperlnk"/>
                <w:noProof/>
              </w:rPr>
              <w:t>13.25.8.</w:t>
            </w:r>
            <w:r w:rsidRPr="00903DBA">
              <w:rPr>
                <w:rFonts w:asciiTheme="minorHAnsi" w:eastAsiaTheme="minorEastAsia" w:hAnsiTheme="minorHAnsi"/>
                <w:noProof/>
                <w:color w:val="auto"/>
                <w:lang w:eastAsia="sv-SE"/>
              </w:rPr>
              <w:tab/>
            </w:r>
            <w:r w:rsidRPr="00903DBA">
              <w:rPr>
                <w:rStyle w:val="Hyperlnk"/>
                <w:noProof/>
              </w:rPr>
              <w:t>Higher-Order Functions</w:t>
            </w:r>
            <w:r w:rsidRPr="00903DBA">
              <w:rPr>
                <w:noProof/>
                <w:webHidden/>
              </w:rPr>
              <w:tab/>
            </w:r>
            <w:r w:rsidRPr="00903DBA">
              <w:rPr>
                <w:noProof/>
                <w:webHidden/>
              </w:rPr>
              <w:fldChar w:fldCharType="begin"/>
            </w:r>
            <w:r w:rsidRPr="00903DBA">
              <w:rPr>
                <w:noProof/>
                <w:webHidden/>
              </w:rPr>
              <w:instrText xml:space="preserve"> PAGEREF _Toc57656221 \h </w:instrText>
            </w:r>
            <w:r w:rsidRPr="00903DBA">
              <w:rPr>
                <w:noProof/>
                <w:webHidden/>
              </w:rPr>
            </w:r>
            <w:r w:rsidRPr="00903DBA">
              <w:rPr>
                <w:noProof/>
                <w:webHidden/>
              </w:rPr>
              <w:fldChar w:fldCharType="separate"/>
            </w:r>
            <w:r w:rsidRPr="00903DBA">
              <w:rPr>
                <w:noProof/>
                <w:webHidden/>
              </w:rPr>
              <w:t>459</w:t>
            </w:r>
            <w:r w:rsidRPr="00903DBA">
              <w:rPr>
                <w:noProof/>
                <w:webHidden/>
              </w:rPr>
              <w:fldChar w:fldCharType="end"/>
            </w:r>
          </w:hyperlink>
        </w:p>
        <w:p w14:paraId="212E2D56" w14:textId="5BD5B5CA" w:rsidR="00DD6D68" w:rsidRPr="00903DBA" w:rsidRDefault="00DD6D68">
          <w:pPr>
            <w:pStyle w:val="Innehll2"/>
            <w:tabs>
              <w:tab w:val="left" w:pos="1100"/>
              <w:tab w:val="right" w:leader="dot" w:pos="9350"/>
            </w:tabs>
            <w:rPr>
              <w:rFonts w:asciiTheme="minorHAnsi" w:eastAsiaTheme="minorEastAsia" w:hAnsiTheme="minorHAnsi"/>
              <w:noProof/>
              <w:color w:val="auto"/>
              <w:lang w:eastAsia="sv-SE"/>
            </w:rPr>
          </w:pPr>
          <w:hyperlink w:anchor="_Toc57656222" w:history="1">
            <w:r w:rsidRPr="00903DBA">
              <w:rPr>
                <w:rStyle w:val="Hyperlnk"/>
                <w:noProof/>
              </w:rPr>
              <w:t>13.26.</w:t>
            </w:r>
            <w:r w:rsidRPr="00903DBA">
              <w:rPr>
                <w:rFonts w:asciiTheme="minorHAnsi" w:eastAsiaTheme="minorEastAsia" w:hAnsiTheme="minorHAnsi"/>
                <w:noProof/>
                <w:color w:val="auto"/>
                <w:lang w:eastAsia="sv-SE"/>
              </w:rPr>
              <w:tab/>
            </w:r>
            <w:r w:rsidRPr="00903DBA">
              <w:rPr>
                <w:rStyle w:val="Hyperlnk"/>
                <w:noProof/>
              </w:rPr>
              <w:t>Structures and Linked Lists</w:t>
            </w:r>
            <w:r w:rsidRPr="00903DBA">
              <w:rPr>
                <w:noProof/>
                <w:webHidden/>
              </w:rPr>
              <w:tab/>
            </w:r>
            <w:r w:rsidRPr="00903DBA">
              <w:rPr>
                <w:noProof/>
                <w:webHidden/>
              </w:rPr>
              <w:fldChar w:fldCharType="begin"/>
            </w:r>
            <w:r w:rsidRPr="00903DBA">
              <w:rPr>
                <w:noProof/>
                <w:webHidden/>
              </w:rPr>
              <w:instrText xml:space="preserve"> PAGEREF _Toc57656222 \h </w:instrText>
            </w:r>
            <w:r w:rsidRPr="00903DBA">
              <w:rPr>
                <w:noProof/>
                <w:webHidden/>
              </w:rPr>
            </w:r>
            <w:r w:rsidRPr="00903DBA">
              <w:rPr>
                <w:noProof/>
                <w:webHidden/>
              </w:rPr>
              <w:fldChar w:fldCharType="separate"/>
            </w:r>
            <w:r w:rsidRPr="00903DBA">
              <w:rPr>
                <w:noProof/>
                <w:webHidden/>
              </w:rPr>
              <w:t>461</w:t>
            </w:r>
            <w:r w:rsidRPr="00903DBA">
              <w:rPr>
                <w:noProof/>
                <w:webHidden/>
              </w:rPr>
              <w:fldChar w:fldCharType="end"/>
            </w:r>
          </w:hyperlink>
        </w:p>
        <w:p w14:paraId="038E01DB" w14:textId="2054AAB3"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223" w:history="1">
            <w:r w:rsidRPr="00903DBA">
              <w:rPr>
                <w:rStyle w:val="Hyperlnk"/>
                <w:noProof/>
              </w:rPr>
              <w:t>13.26.1.</w:t>
            </w:r>
            <w:r w:rsidRPr="00903DBA">
              <w:rPr>
                <w:rFonts w:asciiTheme="minorHAnsi" w:eastAsiaTheme="minorEastAsia" w:hAnsiTheme="minorHAnsi"/>
                <w:noProof/>
                <w:color w:val="auto"/>
                <w:lang w:eastAsia="sv-SE"/>
              </w:rPr>
              <w:tab/>
            </w:r>
            <w:r w:rsidRPr="00903DBA">
              <w:rPr>
                <w:rStyle w:val="Hyperlnk"/>
                <w:noProof/>
              </w:rPr>
              <w:t>Stacks and Linked Lists</w:t>
            </w:r>
            <w:r w:rsidRPr="00903DBA">
              <w:rPr>
                <w:noProof/>
                <w:webHidden/>
              </w:rPr>
              <w:tab/>
            </w:r>
            <w:r w:rsidRPr="00903DBA">
              <w:rPr>
                <w:noProof/>
                <w:webHidden/>
              </w:rPr>
              <w:fldChar w:fldCharType="begin"/>
            </w:r>
            <w:r w:rsidRPr="00903DBA">
              <w:rPr>
                <w:noProof/>
                <w:webHidden/>
              </w:rPr>
              <w:instrText xml:space="preserve"> PAGEREF _Toc57656223 \h </w:instrText>
            </w:r>
            <w:r w:rsidRPr="00903DBA">
              <w:rPr>
                <w:noProof/>
                <w:webHidden/>
              </w:rPr>
            </w:r>
            <w:r w:rsidRPr="00903DBA">
              <w:rPr>
                <w:noProof/>
                <w:webHidden/>
              </w:rPr>
              <w:fldChar w:fldCharType="separate"/>
            </w:r>
            <w:r w:rsidRPr="00903DBA">
              <w:rPr>
                <w:noProof/>
                <w:webHidden/>
              </w:rPr>
              <w:t>461</w:t>
            </w:r>
            <w:r w:rsidRPr="00903DBA">
              <w:rPr>
                <w:noProof/>
                <w:webHidden/>
              </w:rPr>
              <w:fldChar w:fldCharType="end"/>
            </w:r>
          </w:hyperlink>
        </w:p>
        <w:p w14:paraId="79E9D837" w14:textId="47728C1A"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224" w:history="1">
            <w:r w:rsidRPr="00903DBA">
              <w:rPr>
                <w:rStyle w:val="Hyperlnk"/>
                <w:noProof/>
              </w:rPr>
              <w:t>13.26.2.</w:t>
            </w:r>
            <w:r w:rsidRPr="00903DBA">
              <w:rPr>
                <w:rFonts w:asciiTheme="minorHAnsi" w:eastAsiaTheme="minorEastAsia" w:hAnsiTheme="minorHAnsi"/>
                <w:noProof/>
                <w:color w:val="auto"/>
                <w:lang w:eastAsia="sv-SE"/>
              </w:rPr>
              <w:tab/>
            </w:r>
            <w:r w:rsidRPr="00903DBA">
              <w:rPr>
                <w:rStyle w:val="Hyperlnk"/>
                <w:noProof/>
              </w:rPr>
              <w:t>Unions</w:t>
            </w:r>
            <w:r w:rsidRPr="00903DBA">
              <w:rPr>
                <w:noProof/>
                <w:webHidden/>
              </w:rPr>
              <w:tab/>
            </w:r>
            <w:r w:rsidRPr="00903DBA">
              <w:rPr>
                <w:noProof/>
                <w:webHidden/>
              </w:rPr>
              <w:fldChar w:fldCharType="begin"/>
            </w:r>
            <w:r w:rsidRPr="00903DBA">
              <w:rPr>
                <w:noProof/>
                <w:webHidden/>
              </w:rPr>
              <w:instrText xml:space="preserve"> PAGEREF _Toc57656224 \h </w:instrText>
            </w:r>
            <w:r w:rsidRPr="00903DBA">
              <w:rPr>
                <w:noProof/>
                <w:webHidden/>
              </w:rPr>
            </w:r>
            <w:r w:rsidRPr="00903DBA">
              <w:rPr>
                <w:noProof/>
                <w:webHidden/>
              </w:rPr>
              <w:fldChar w:fldCharType="separate"/>
            </w:r>
            <w:r w:rsidRPr="00903DBA">
              <w:rPr>
                <w:noProof/>
                <w:webHidden/>
              </w:rPr>
              <w:t>464</w:t>
            </w:r>
            <w:r w:rsidRPr="00903DBA">
              <w:rPr>
                <w:noProof/>
                <w:webHidden/>
              </w:rPr>
              <w:fldChar w:fldCharType="end"/>
            </w:r>
          </w:hyperlink>
        </w:p>
        <w:p w14:paraId="1B18B5E3" w14:textId="16AFB658"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225" w:history="1">
            <w:r w:rsidRPr="00903DBA">
              <w:rPr>
                <w:rStyle w:val="Hyperlnk"/>
                <w:noProof/>
              </w:rPr>
              <w:t>13.26.3.</w:t>
            </w:r>
            <w:r w:rsidRPr="00903DBA">
              <w:rPr>
                <w:rFonts w:asciiTheme="minorHAnsi" w:eastAsiaTheme="minorEastAsia" w:hAnsiTheme="minorHAnsi"/>
                <w:noProof/>
                <w:color w:val="auto"/>
                <w:lang w:eastAsia="sv-SE"/>
              </w:rPr>
              <w:tab/>
            </w:r>
            <w:r w:rsidRPr="00903DBA">
              <w:rPr>
                <w:rStyle w:val="Hyperlnk"/>
                <w:noProof/>
              </w:rPr>
              <w:t>Bitfields</w:t>
            </w:r>
            <w:r w:rsidRPr="00903DBA">
              <w:rPr>
                <w:noProof/>
                <w:webHidden/>
              </w:rPr>
              <w:tab/>
            </w:r>
            <w:r w:rsidRPr="00903DBA">
              <w:rPr>
                <w:noProof/>
                <w:webHidden/>
              </w:rPr>
              <w:fldChar w:fldCharType="begin"/>
            </w:r>
            <w:r w:rsidRPr="00903DBA">
              <w:rPr>
                <w:noProof/>
                <w:webHidden/>
              </w:rPr>
              <w:instrText xml:space="preserve"> PAGEREF _Toc57656225 \h </w:instrText>
            </w:r>
            <w:r w:rsidRPr="00903DBA">
              <w:rPr>
                <w:noProof/>
                <w:webHidden/>
              </w:rPr>
            </w:r>
            <w:r w:rsidRPr="00903DBA">
              <w:rPr>
                <w:noProof/>
                <w:webHidden/>
              </w:rPr>
              <w:fldChar w:fldCharType="separate"/>
            </w:r>
            <w:r w:rsidRPr="00903DBA">
              <w:rPr>
                <w:noProof/>
                <w:webHidden/>
              </w:rPr>
              <w:t>464</w:t>
            </w:r>
            <w:r w:rsidRPr="00903DBA">
              <w:rPr>
                <w:noProof/>
                <w:webHidden/>
              </w:rPr>
              <w:fldChar w:fldCharType="end"/>
            </w:r>
          </w:hyperlink>
        </w:p>
        <w:p w14:paraId="1E067B57" w14:textId="46709081" w:rsidR="00DD6D68" w:rsidRPr="00903DBA" w:rsidRDefault="00DD6D68">
          <w:pPr>
            <w:pStyle w:val="Innehll2"/>
            <w:tabs>
              <w:tab w:val="left" w:pos="1100"/>
              <w:tab w:val="right" w:leader="dot" w:pos="9350"/>
            </w:tabs>
            <w:rPr>
              <w:rFonts w:asciiTheme="minorHAnsi" w:eastAsiaTheme="minorEastAsia" w:hAnsiTheme="minorHAnsi"/>
              <w:noProof/>
              <w:color w:val="auto"/>
              <w:lang w:eastAsia="sv-SE"/>
            </w:rPr>
          </w:pPr>
          <w:hyperlink w:anchor="_Toc57656226" w:history="1">
            <w:r w:rsidRPr="00903DBA">
              <w:rPr>
                <w:rStyle w:val="Hyperlnk"/>
                <w:noProof/>
              </w:rPr>
              <w:t>13.27.</w:t>
            </w:r>
            <w:r w:rsidRPr="00903DBA">
              <w:rPr>
                <w:rFonts w:asciiTheme="minorHAnsi" w:eastAsiaTheme="minorEastAsia" w:hAnsiTheme="minorHAnsi"/>
                <w:noProof/>
                <w:color w:val="auto"/>
                <w:lang w:eastAsia="sv-SE"/>
              </w:rPr>
              <w:tab/>
            </w:r>
            <w:r w:rsidRPr="00903DBA">
              <w:rPr>
                <w:rStyle w:val="Hyperlnk"/>
                <w:noProof/>
              </w:rPr>
              <w:t>Structures with function pointers</w:t>
            </w:r>
            <w:r w:rsidRPr="00903DBA">
              <w:rPr>
                <w:noProof/>
                <w:webHidden/>
              </w:rPr>
              <w:tab/>
            </w:r>
            <w:r w:rsidRPr="00903DBA">
              <w:rPr>
                <w:noProof/>
                <w:webHidden/>
              </w:rPr>
              <w:fldChar w:fldCharType="begin"/>
            </w:r>
            <w:r w:rsidRPr="00903DBA">
              <w:rPr>
                <w:noProof/>
                <w:webHidden/>
              </w:rPr>
              <w:instrText xml:space="preserve"> PAGEREF _Toc57656226 \h </w:instrText>
            </w:r>
            <w:r w:rsidRPr="00903DBA">
              <w:rPr>
                <w:noProof/>
                <w:webHidden/>
              </w:rPr>
            </w:r>
            <w:r w:rsidRPr="00903DBA">
              <w:rPr>
                <w:noProof/>
                <w:webHidden/>
              </w:rPr>
              <w:fldChar w:fldCharType="separate"/>
            </w:r>
            <w:r w:rsidRPr="00903DBA">
              <w:rPr>
                <w:noProof/>
                <w:webHidden/>
              </w:rPr>
              <w:t>465</w:t>
            </w:r>
            <w:r w:rsidRPr="00903DBA">
              <w:rPr>
                <w:noProof/>
                <w:webHidden/>
              </w:rPr>
              <w:fldChar w:fldCharType="end"/>
            </w:r>
          </w:hyperlink>
        </w:p>
        <w:p w14:paraId="79B68315" w14:textId="6B653361" w:rsidR="00DD6D68" w:rsidRPr="00903DBA" w:rsidRDefault="00DD6D68">
          <w:pPr>
            <w:pStyle w:val="Innehll2"/>
            <w:tabs>
              <w:tab w:val="left" w:pos="1100"/>
              <w:tab w:val="right" w:leader="dot" w:pos="9350"/>
            </w:tabs>
            <w:rPr>
              <w:rFonts w:asciiTheme="minorHAnsi" w:eastAsiaTheme="minorEastAsia" w:hAnsiTheme="minorHAnsi"/>
              <w:noProof/>
              <w:color w:val="auto"/>
              <w:lang w:eastAsia="sv-SE"/>
            </w:rPr>
          </w:pPr>
          <w:hyperlink w:anchor="_Toc57656227" w:history="1">
            <w:r w:rsidRPr="00903DBA">
              <w:rPr>
                <w:rStyle w:val="Hyperlnk"/>
                <w:noProof/>
              </w:rPr>
              <w:t>13.28.</w:t>
            </w:r>
            <w:r w:rsidRPr="00903DBA">
              <w:rPr>
                <w:rFonts w:asciiTheme="minorHAnsi" w:eastAsiaTheme="minorEastAsia" w:hAnsiTheme="minorHAnsi"/>
                <w:noProof/>
                <w:color w:val="auto"/>
                <w:lang w:eastAsia="sv-SE"/>
              </w:rPr>
              <w:tab/>
            </w:r>
            <w:r w:rsidRPr="00903DBA">
              <w:rPr>
                <w:rStyle w:val="Hyperlnk"/>
                <w:noProof/>
              </w:rPr>
              <w:t>The Preprocessor</w:t>
            </w:r>
            <w:r w:rsidRPr="00903DBA">
              <w:rPr>
                <w:noProof/>
                <w:webHidden/>
              </w:rPr>
              <w:tab/>
            </w:r>
            <w:r w:rsidRPr="00903DBA">
              <w:rPr>
                <w:noProof/>
                <w:webHidden/>
              </w:rPr>
              <w:fldChar w:fldCharType="begin"/>
            </w:r>
            <w:r w:rsidRPr="00903DBA">
              <w:rPr>
                <w:noProof/>
                <w:webHidden/>
              </w:rPr>
              <w:instrText xml:space="preserve"> PAGEREF _Toc57656227 \h </w:instrText>
            </w:r>
            <w:r w:rsidRPr="00903DBA">
              <w:rPr>
                <w:noProof/>
                <w:webHidden/>
              </w:rPr>
            </w:r>
            <w:r w:rsidRPr="00903DBA">
              <w:rPr>
                <w:noProof/>
                <w:webHidden/>
              </w:rPr>
              <w:fldChar w:fldCharType="separate"/>
            </w:r>
            <w:r w:rsidRPr="00903DBA">
              <w:rPr>
                <w:noProof/>
                <w:webHidden/>
              </w:rPr>
              <w:t>465</w:t>
            </w:r>
            <w:r w:rsidRPr="00903DBA">
              <w:rPr>
                <w:noProof/>
                <w:webHidden/>
              </w:rPr>
              <w:fldChar w:fldCharType="end"/>
            </w:r>
          </w:hyperlink>
        </w:p>
        <w:p w14:paraId="69CFAB98" w14:textId="4CFD657E" w:rsidR="00DD6D68" w:rsidRPr="00903DBA" w:rsidRDefault="00DD6D68">
          <w:pPr>
            <w:pStyle w:val="Innehll2"/>
            <w:tabs>
              <w:tab w:val="left" w:pos="1100"/>
              <w:tab w:val="right" w:leader="dot" w:pos="9350"/>
            </w:tabs>
            <w:rPr>
              <w:rFonts w:asciiTheme="minorHAnsi" w:eastAsiaTheme="minorEastAsia" w:hAnsiTheme="minorHAnsi"/>
              <w:noProof/>
              <w:color w:val="auto"/>
              <w:lang w:eastAsia="sv-SE"/>
            </w:rPr>
          </w:pPr>
          <w:hyperlink w:anchor="_Toc57656228" w:history="1">
            <w:r w:rsidRPr="00903DBA">
              <w:rPr>
                <w:rStyle w:val="Hyperlnk"/>
                <w:noProof/>
              </w:rPr>
              <w:t>13.29.</w:t>
            </w:r>
            <w:r w:rsidRPr="00903DBA">
              <w:rPr>
                <w:rFonts w:asciiTheme="minorHAnsi" w:eastAsiaTheme="minorEastAsia" w:hAnsiTheme="minorHAnsi"/>
                <w:noProof/>
                <w:color w:val="auto"/>
                <w:lang w:eastAsia="sv-SE"/>
              </w:rPr>
              <w:tab/>
            </w:r>
            <w:r w:rsidRPr="00903DBA">
              <w:rPr>
                <w:rStyle w:val="Hyperlnk"/>
                <w:noProof/>
              </w:rPr>
              <w:t>The Standard Library</w:t>
            </w:r>
            <w:r w:rsidRPr="00903DBA">
              <w:rPr>
                <w:noProof/>
                <w:webHidden/>
              </w:rPr>
              <w:tab/>
            </w:r>
            <w:r w:rsidRPr="00903DBA">
              <w:rPr>
                <w:noProof/>
                <w:webHidden/>
              </w:rPr>
              <w:fldChar w:fldCharType="begin"/>
            </w:r>
            <w:r w:rsidRPr="00903DBA">
              <w:rPr>
                <w:noProof/>
                <w:webHidden/>
              </w:rPr>
              <w:instrText xml:space="preserve"> PAGEREF _Toc57656228 \h </w:instrText>
            </w:r>
            <w:r w:rsidRPr="00903DBA">
              <w:rPr>
                <w:noProof/>
                <w:webHidden/>
              </w:rPr>
            </w:r>
            <w:r w:rsidRPr="00903DBA">
              <w:rPr>
                <w:noProof/>
                <w:webHidden/>
              </w:rPr>
              <w:fldChar w:fldCharType="separate"/>
            </w:r>
            <w:r w:rsidRPr="00903DBA">
              <w:rPr>
                <w:noProof/>
                <w:webHidden/>
              </w:rPr>
              <w:t>466</w:t>
            </w:r>
            <w:r w:rsidRPr="00903DBA">
              <w:rPr>
                <w:noProof/>
                <w:webHidden/>
              </w:rPr>
              <w:fldChar w:fldCharType="end"/>
            </w:r>
          </w:hyperlink>
        </w:p>
        <w:p w14:paraId="5EF6E6DE" w14:textId="0DF99F08"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229" w:history="1">
            <w:r w:rsidRPr="00903DBA">
              <w:rPr>
                <w:rStyle w:val="Hyperlnk"/>
                <w:noProof/>
              </w:rPr>
              <w:t>13.29.1.</w:t>
            </w:r>
            <w:r w:rsidRPr="00903DBA">
              <w:rPr>
                <w:rFonts w:asciiTheme="minorHAnsi" w:eastAsiaTheme="minorEastAsia" w:hAnsiTheme="minorHAnsi"/>
                <w:noProof/>
                <w:color w:val="auto"/>
                <w:lang w:eastAsia="sv-SE"/>
              </w:rPr>
              <w:tab/>
            </w:r>
            <w:r w:rsidRPr="00903DBA">
              <w:rPr>
                <w:rStyle w:val="Hyperlnk"/>
                <w:noProof/>
              </w:rPr>
              <w:t>File Management</w:t>
            </w:r>
            <w:r w:rsidRPr="00903DBA">
              <w:rPr>
                <w:noProof/>
                <w:webHidden/>
              </w:rPr>
              <w:tab/>
            </w:r>
            <w:r w:rsidRPr="00903DBA">
              <w:rPr>
                <w:noProof/>
                <w:webHidden/>
              </w:rPr>
              <w:fldChar w:fldCharType="begin"/>
            </w:r>
            <w:r w:rsidRPr="00903DBA">
              <w:rPr>
                <w:noProof/>
                <w:webHidden/>
              </w:rPr>
              <w:instrText xml:space="preserve"> PAGEREF _Toc57656229 \h </w:instrText>
            </w:r>
            <w:r w:rsidRPr="00903DBA">
              <w:rPr>
                <w:noProof/>
                <w:webHidden/>
              </w:rPr>
            </w:r>
            <w:r w:rsidRPr="00903DBA">
              <w:rPr>
                <w:noProof/>
                <w:webHidden/>
              </w:rPr>
              <w:fldChar w:fldCharType="separate"/>
            </w:r>
            <w:r w:rsidRPr="00903DBA">
              <w:rPr>
                <w:noProof/>
                <w:webHidden/>
              </w:rPr>
              <w:t>466</w:t>
            </w:r>
            <w:r w:rsidRPr="00903DBA">
              <w:rPr>
                <w:noProof/>
                <w:webHidden/>
              </w:rPr>
              <w:fldChar w:fldCharType="end"/>
            </w:r>
          </w:hyperlink>
        </w:p>
        <w:p w14:paraId="4103CE21" w14:textId="2C753A0F"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230" w:history="1">
            <w:r w:rsidRPr="00903DBA">
              <w:rPr>
                <w:rStyle w:val="Hyperlnk"/>
                <w:noProof/>
              </w:rPr>
              <w:t>13.29.2.</w:t>
            </w:r>
            <w:r w:rsidRPr="00903DBA">
              <w:rPr>
                <w:rFonts w:asciiTheme="minorHAnsi" w:eastAsiaTheme="minorEastAsia" w:hAnsiTheme="minorHAnsi"/>
                <w:noProof/>
                <w:color w:val="auto"/>
                <w:lang w:eastAsia="sv-SE"/>
              </w:rPr>
              <w:tab/>
            </w:r>
            <w:r w:rsidRPr="00903DBA">
              <w:rPr>
                <w:rStyle w:val="Hyperlnk"/>
                <w:noProof/>
              </w:rPr>
              <w:t>Program Parameters</w:t>
            </w:r>
            <w:r w:rsidRPr="00903DBA">
              <w:rPr>
                <w:noProof/>
                <w:webHidden/>
              </w:rPr>
              <w:tab/>
            </w:r>
            <w:r w:rsidRPr="00903DBA">
              <w:rPr>
                <w:noProof/>
                <w:webHidden/>
              </w:rPr>
              <w:fldChar w:fldCharType="begin"/>
            </w:r>
            <w:r w:rsidRPr="00903DBA">
              <w:rPr>
                <w:noProof/>
                <w:webHidden/>
              </w:rPr>
              <w:instrText xml:space="preserve"> PAGEREF _Toc57656230 \h </w:instrText>
            </w:r>
            <w:r w:rsidRPr="00903DBA">
              <w:rPr>
                <w:noProof/>
                <w:webHidden/>
              </w:rPr>
            </w:r>
            <w:r w:rsidRPr="00903DBA">
              <w:rPr>
                <w:noProof/>
                <w:webHidden/>
              </w:rPr>
              <w:fldChar w:fldCharType="separate"/>
            </w:r>
            <w:r w:rsidRPr="00903DBA">
              <w:rPr>
                <w:noProof/>
                <w:webHidden/>
              </w:rPr>
              <w:t>468</w:t>
            </w:r>
            <w:r w:rsidRPr="00903DBA">
              <w:rPr>
                <w:noProof/>
                <w:webHidden/>
              </w:rPr>
              <w:fldChar w:fldCharType="end"/>
            </w:r>
          </w:hyperlink>
        </w:p>
        <w:p w14:paraId="4A07AF04" w14:textId="48D39427"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231" w:history="1">
            <w:r w:rsidRPr="00903DBA">
              <w:rPr>
                <w:rStyle w:val="Hyperlnk"/>
                <w:noProof/>
              </w:rPr>
              <w:t>13.29.3.</w:t>
            </w:r>
            <w:r w:rsidRPr="00903DBA">
              <w:rPr>
                <w:rFonts w:asciiTheme="minorHAnsi" w:eastAsiaTheme="minorEastAsia" w:hAnsiTheme="minorHAnsi"/>
                <w:noProof/>
                <w:color w:val="auto"/>
                <w:lang w:eastAsia="sv-SE"/>
              </w:rPr>
              <w:tab/>
            </w:r>
            <w:r w:rsidRPr="00903DBA">
              <w:rPr>
                <w:rStyle w:val="Hyperlnk"/>
                <w:noProof/>
              </w:rPr>
              <w:t>Environment Functions</w:t>
            </w:r>
            <w:r w:rsidRPr="00903DBA">
              <w:rPr>
                <w:noProof/>
                <w:webHidden/>
              </w:rPr>
              <w:tab/>
            </w:r>
            <w:r w:rsidRPr="00903DBA">
              <w:rPr>
                <w:noProof/>
                <w:webHidden/>
              </w:rPr>
              <w:fldChar w:fldCharType="begin"/>
            </w:r>
            <w:r w:rsidRPr="00903DBA">
              <w:rPr>
                <w:noProof/>
                <w:webHidden/>
              </w:rPr>
              <w:instrText xml:space="preserve"> PAGEREF _Toc57656231 \h </w:instrText>
            </w:r>
            <w:r w:rsidRPr="00903DBA">
              <w:rPr>
                <w:noProof/>
                <w:webHidden/>
              </w:rPr>
            </w:r>
            <w:r w:rsidRPr="00903DBA">
              <w:rPr>
                <w:noProof/>
                <w:webHidden/>
              </w:rPr>
              <w:fldChar w:fldCharType="separate"/>
            </w:r>
            <w:r w:rsidRPr="00903DBA">
              <w:rPr>
                <w:noProof/>
                <w:webHidden/>
              </w:rPr>
              <w:t>468</w:t>
            </w:r>
            <w:r w:rsidRPr="00903DBA">
              <w:rPr>
                <w:noProof/>
                <w:webHidden/>
              </w:rPr>
              <w:fldChar w:fldCharType="end"/>
            </w:r>
          </w:hyperlink>
        </w:p>
        <w:p w14:paraId="23D1FCEE" w14:textId="3743952F"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232" w:history="1">
            <w:r w:rsidRPr="00903DBA">
              <w:rPr>
                <w:rStyle w:val="Hyperlnk"/>
                <w:noProof/>
              </w:rPr>
              <w:t>13.29.4.</w:t>
            </w:r>
            <w:r w:rsidRPr="00903DBA">
              <w:rPr>
                <w:rFonts w:asciiTheme="minorHAnsi" w:eastAsiaTheme="minorEastAsia" w:hAnsiTheme="minorHAnsi"/>
                <w:noProof/>
                <w:color w:val="auto"/>
                <w:lang w:eastAsia="sv-SE"/>
              </w:rPr>
              <w:tab/>
            </w:r>
            <w:r w:rsidRPr="00903DBA">
              <w:rPr>
                <w:rStyle w:val="Hyperlnk"/>
                <w:noProof/>
              </w:rPr>
              <w:t>Searching and Sorting</w:t>
            </w:r>
            <w:r w:rsidRPr="00903DBA">
              <w:rPr>
                <w:noProof/>
                <w:webHidden/>
              </w:rPr>
              <w:tab/>
            </w:r>
            <w:r w:rsidRPr="00903DBA">
              <w:rPr>
                <w:noProof/>
                <w:webHidden/>
              </w:rPr>
              <w:fldChar w:fldCharType="begin"/>
            </w:r>
            <w:r w:rsidRPr="00903DBA">
              <w:rPr>
                <w:noProof/>
                <w:webHidden/>
              </w:rPr>
              <w:instrText xml:space="preserve"> PAGEREF _Toc57656232 \h </w:instrText>
            </w:r>
            <w:r w:rsidRPr="00903DBA">
              <w:rPr>
                <w:noProof/>
                <w:webHidden/>
              </w:rPr>
            </w:r>
            <w:r w:rsidRPr="00903DBA">
              <w:rPr>
                <w:noProof/>
                <w:webHidden/>
              </w:rPr>
              <w:fldChar w:fldCharType="separate"/>
            </w:r>
            <w:r w:rsidRPr="00903DBA">
              <w:rPr>
                <w:noProof/>
                <w:webHidden/>
              </w:rPr>
              <w:t>469</w:t>
            </w:r>
            <w:r w:rsidRPr="00903DBA">
              <w:rPr>
                <w:noProof/>
                <w:webHidden/>
              </w:rPr>
              <w:fldChar w:fldCharType="end"/>
            </w:r>
          </w:hyperlink>
        </w:p>
        <w:p w14:paraId="49E0ED15" w14:textId="41086169"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233" w:history="1">
            <w:r w:rsidRPr="00903DBA">
              <w:rPr>
                <w:rStyle w:val="Hyperlnk"/>
                <w:noProof/>
              </w:rPr>
              <w:t>13.29.5.</w:t>
            </w:r>
            <w:r w:rsidRPr="00903DBA">
              <w:rPr>
                <w:rFonts w:asciiTheme="minorHAnsi" w:eastAsiaTheme="minorEastAsia" w:hAnsiTheme="minorHAnsi"/>
                <w:noProof/>
                <w:color w:val="auto"/>
                <w:lang w:eastAsia="sv-SE"/>
              </w:rPr>
              <w:tab/>
            </w:r>
            <w:r w:rsidRPr="00903DBA">
              <w:rPr>
                <w:rStyle w:val="Hyperlnk"/>
                <w:noProof/>
              </w:rPr>
              <w:t>Functions with Variable Number of Parameters</w:t>
            </w:r>
            <w:r w:rsidRPr="00903DBA">
              <w:rPr>
                <w:noProof/>
                <w:webHidden/>
              </w:rPr>
              <w:tab/>
            </w:r>
            <w:r w:rsidRPr="00903DBA">
              <w:rPr>
                <w:noProof/>
                <w:webHidden/>
              </w:rPr>
              <w:fldChar w:fldCharType="begin"/>
            </w:r>
            <w:r w:rsidRPr="00903DBA">
              <w:rPr>
                <w:noProof/>
                <w:webHidden/>
              </w:rPr>
              <w:instrText xml:space="preserve"> PAGEREF _Toc57656233 \h </w:instrText>
            </w:r>
            <w:r w:rsidRPr="00903DBA">
              <w:rPr>
                <w:noProof/>
                <w:webHidden/>
              </w:rPr>
            </w:r>
            <w:r w:rsidRPr="00903DBA">
              <w:rPr>
                <w:noProof/>
                <w:webHidden/>
              </w:rPr>
              <w:fldChar w:fldCharType="separate"/>
            </w:r>
            <w:r w:rsidRPr="00903DBA">
              <w:rPr>
                <w:noProof/>
                <w:webHidden/>
              </w:rPr>
              <w:t>470</w:t>
            </w:r>
            <w:r w:rsidRPr="00903DBA">
              <w:rPr>
                <w:noProof/>
                <w:webHidden/>
              </w:rPr>
              <w:fldChar w:fldCharType="end"/>
            </w:r>
          </w:hyperlink>
        </w:p>
        <w:p w14:paraId="54F4286D" w14:textId="0AA8921D"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234" w:history="1">
            <w:r w:rsidRPr="00903DBA">
              <w:rPr>
                <w:rStyle w:val="Hyperlnk"/>
                <w:noProof/>
              </w:rPr>
              <w:t>13.29.6.</w:t>
            </w:r>
            <w:r w:rsidRPr="00903DBA">
              <w:rPr>
                <w:rFonts w:asciiTheme="minorHAnsi" w:eastAsiaTheme="minorEastAsia" w:hAnsiTheme="minorHAnsi"/>
                <w:noProof/>
                <w:color w:val="auto"/>
                <w:lang w:eastAsia="sv-SE"/>
              </w:rPr>
              <w:tab/>
            </w:r>
            <w:r w:rsidRPr="00903DBA">
              <w:rPr>
                <w:rStyle w:val="Hyperlnk"/>
                <w:noProof/>
              </w:rPr>
              <w:t>String Management</w:t>
            </w:r>
            <w:r w:rsidRPr="00903DBA">
              <w:rPr>
                <w:noProof/>
                <w:webHidden/>
              </w:rPr>
              <w:tab/>
            </w:r>
            <w:r w:rsidRPr="00903DBA">
              <w:rPr>
                <w:noProof/>
                <w:webHidden/>
              </w:rPr>
              <w:fldChar w:fldCharType="begin"/>
            </w:r>
            <w:r w:rsidRPr="00903DBA">
              <w:rPr>
                <w:noProof/>
                <w:webHidden/>
              </w:rPr>
              <w:instrText xml:space="preserve"> PAGEREF _Toc57656234 \h </w:instrText>
            </w:r>
            <w:r w:rsidRPr="00903DBA">
              <w:rPr>
                <w:noProof/>
                <w:webHidden/>
              </w:rPr>
            </w:r>
            <w:r w:rsidRPr="00903DBA">
              <w:rPr>
                <w:noProof/>
                <w:webHidden/>
              </w:rPr>
              <w:fldChar w:fldCharType="separate"/>
            </w:r>
            <w:r w:rsidRPr="00903DBA">
              <w:rPr>
                <w:noProof/>
                <w:webHidden/>
              </w:rPr>
              <w:t>470</w:t>
            </w:r>
            <w:r w:rsidRPr="00903DBA">
              <w:rPr>
                <w:noProof/>
                <w:webHidden/>
              </w:rPr>
              <w:fldChar w:fldCharType="end"/>
            </w:r>
          </w:hyperlink>
        </w:p>
        <w:p w14:paraId="35BFC9B8" w14:textId="71D8B515"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235" w:history="1">
            <w:r w:rsidRPr="00903DBA">
              <w:rPr>
                <w:rStyle w:val="Hyperlnk"/>
                <w:noProof/>
              </w:rPr>
              <w:t>13.29.7.</w:t>
            </w:r>
            <w:r w:rsidRPr="00903DBA">
              <w:rPr>
                <w:rFonts w:asciiTheme="minorHAnsi" w:eastAsiaTheme="minorEastAsia" w:hAnsiTheme="minorHAnsi"/>
                <w:noProof/>
                <w:color w:val="auto"/>
                <w:lang w:eastAsia="sv-SE"/>
              </w:rPr>
              <w:tab/>
            </w:r>
            <w:r w:rsidRPr="00903DBA">
              <w:rPr>
                <w:rStyle w:val="Hyperlnk"/>
                <w:noProof/>
              </w:rPr>
              <w:t>Memory Management</w:t>
            </w:r>
            <w:r w:rsidRPr="00903DBA">
              <w:rPr>
                <w:noProof/>
                <w:webHidden/>
              </w:rPr>
              <w:tab/>
            </w:r>
            <w:r w:rsidRPr="00903DBA">
              <w:rPr>
                <w:noProof/>
                <w:webHidden/>
              </w:rPr>
              <w:fldChar w:fldCharType="begin"/>
            </w:r>
            <w:r w:rsidRPr="00903DBA">
              <w:rPr>
                <w:noProof/>
                <w:webHidden/>
              </w:rPr>
              <w:instrText xml:space="preserve"> PAGEREF _Toc57656235 \h </w:instrText>
            </w:r>
            <w:r w:rsidRPr="00903DBA">
              <w:rPr>
                <w:noProof/>
                <w:webHidden/>
              </w:rPr>
            </w:r>
            <w:r w:rsidRPr="00903DBA">
              <w:rPr>
                <w:noProof/>
                <w:webHidden/>
              </w:rPr>
              <w:fldChar w:fldCharType="separate"/>
            </w:r>
            <w:r w:rsidRPr="00903DBA">
              <w:rPr>
                <w:noProof/>
                <w:webHidden/>
              </w:rPr>
              <w:t>472</w:t>
            </w:r>
            <w:r w:rsidRPr="00903DBA">
              <w:rPr>
                <w:noProof/>
                <w:webHidden/>
              </w:rPr>
              <w:fldChar w:fldCharType="end"/>
            </w:r>
          </w:hyperlink>
        </w:p>
        <w:p w14:paraId="19AA75CE" w14:textId="7A7031EB"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236" w:history="1">
            <w:r w:rsidRPr="00903DBA">
              <w:rPr>
                <w:rStyle w:val="Hyperlnk"/>
                <w:noProof/>
              </w:rPr>
              <w:t>13.29.8.</w:t>
            </w:r>
            <w:r w:rsidRPr="00903DBA">
              <w:rPr>
                <w:rFonts w:asciiTheme="minorHAnsi" w:eastAsiaTheme="minorEastAsia" w:hAnsiTheme="minorHAnsi"/>
                <w:noProof/>
                <w:color w:val="auto"/>
                <w:lang w:eastAsia="sv-SE"/>
              </w:rPr>
              <w:tab/>
            </w:r>
            <w:r w:rsidRPr="00903DBA">
              <w:rPr>
                <w:rStyle w:val="Hyperlnk"/>
                <w:noProof/>
              </w:rPr>
              <w:t>Mathematical Functions</w:t>
            </w:r>
            <w:r w:rsidRPr="00903DBA">
              <w:rPr>
                <w:noProof/>
                <w:webHidden/>
              </w:rPr>
              <w:tab/>
            </w:r>
            <w:r w:rsidRPr="00903DBA">
              <w:rPr>
                <w:noProof/>
                <w:webHidden/>
              </w:rPr>
              <w:fldChar w:fldCharType="begin"/>
            </w:r>
            <w:r w:rsidRPr="00903DBA">
              <w:rPr>
                <w:noProof/>
                <w:webHidden/>
              </w:rPr>
              <w:instrText xml:space="preserve"> PAGEREF _Toc57656236 \h </w:instrText>
            </w:r>
            <w:r w:rsidRPr="00903DBA">
              <w:rPr>
                <w:noProof/>
                <w:webHidden/>
              </w:rPr>
            </w:r>
            <w:r w:rsidRPr="00903DBA">
              <w:rPr>
                <w:noProof/>
                <w:webHidden/>
              </w:rPr>
              <w:fldChar w:fldCharType="separate"/>
            </w:r>
            <w:r w:rsidRPr="00903DBA">
              <w:rPr>
                <w:noProof/>
                <w:webHidden/>
              </w:rPr>
              <w:t>472</w:t>
            </w:r>
            <w:r w:rsidRPr="00903DBA">
              <w:rPr>
                <w:noProof/>
                <w:webHidden/>
              </w:rPr>
              <w:fldChar w:fldCharType="end"/>
            </w:r>
          </w:hyperlink>
        </w:p>
        <w:p w14:paraId="3B763122" w14:textId="58E46353"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237" w:history="1">
            <w:r w:rsidRPr="00903DBA">
              <w:rPr>
                <w:rStyle w:val="Hyperlnk"/>
                <w:noProof/>
              </w:rPr>
              <w:t>13.29.9.</w:t>
            </w:r>
            <w:r w:rsidRPr="00903DBA">
              <w:rPr>
                <w:rFonts w:asciiTheme="minorHAnsi" w:eastAsiaTheme="minorEastAsia" w:hAnsiTheme="minorHAnsi"/>
                <w:noProof/>
                <w:color w:val="auto"/>
                <w:lang w:eastAsia="sv-SE"/>
              </w:rPr>
              <w:tab/>
            </w:r>
            <w:r w:rsidRPr="00903DBA">
              <w:rPr>
                <w:rStyle w:val="Hyperlnk"/>
                <w:noProof/>
              </w:rPr>
              <w:t>Long Jumps</w:t>
            </w:r>
            <w:r w:rsidRPr="00903DBA">
              <w:rPr>
                <w:noProof/>
                <w:webHidden/>
              </w:rPr>
              <w:tab/>
            </w:r>
            <w:r w:rsidRPr="00903DBA">
              <w:rPr>
                <w:noProof/>
                <w:webHidden/>
              </w:rPr>
              <w:fldChar w:fldCharType="begin"/>
            </w:r>
            <w:r w:rsidRPr="00903DBA">
              <w:rPr>
                <w:noProof/>
                <w:webHidden/>
              </w:rPr>
              <w:instrText xml:space="preserve"> PAGEREF _Toc57656237 \h </w:instrText>
            </w:r>
            <w:r w:rsidRPr="00903DBA">
              <w:rPr>
                <w:noProof/>
                <w:webHidden/>
              </w:rPr>
            </w:r>
            <w:r w:rsidRPr="00903DBA">
              <w:rPr>
                <w:noProof/>
                <w:webHidden/>
              </w:rPr>
              <w:fldChar w:fldCharType="separate"/>
            </w:r>
            <w:r w:rsidRPr="00903DBA">
              <w:rPr>
                <w:noProof/>
                <w:webHidden/>
              </w:rPr>
              <w:t>472</w:t>
            </w:r>
            <w:r w:rsidRPr="00903DBA">
              <w:rPr>
                <w:noProof/>
                <w:webHidden/>
              </w:rPr>
              <w:fldChar w:fldCharType="end"/>
            </w:r>
          </w:hyperlink>
        </w:p>
        <w:p w14:paraId="4047C243" w14:textId="39750647"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238" w:history="1">
            <w:r w:rsidRPr="00903DBA">
              <w:rPr>
                <w:rStyle w:val="Hyperlnk"/>
                <w:noProof/>
              </w:rPr>
              <w:t>13.29.10.</w:t>
            </w:r>
            <w:r w:rsidRPr="00903DBA">
              <w:rPr>
                <w:rFonts w:asciiTheme="minorHAnsi" w:eastAsiaTheme="minorEastAsia" w:hAnsiTheme="minorHAnsi"/>
                <w:noProof/>
                <w:color w:val="auto"/>
                <w:lang w:eastAsia="sv-SE"/>
              </w:rPr>
              <w:tab/>
            </w:r>
            <w:r w:rsidRPr="00903DBA">
              <w:rPr>
                <w:rStyle w:val="Hyperlnk"/>
                <w:noProof/>
              </w:rPr>
              <w:t>Time</w:t>
            </w:r>
            <w:r w:rsidRPr="00903DBA">
              <w:rPr>
                <w:noProof/>
                <w:webHidden/>
              </w:rPr>
              <w:tab/>
            </w:r>
            <w:r w:rsidRPr="00903DBA">
              <w:rPr>
                <w:noProof/>
                <w:webHidden/>
              </w:rPr>
              <w:fldChar w:fldCharType="begin"/>
            </w:r>
            <w:r w:rsidRPr="00903DBA">
              <w:rPr>
                <w:noProof/>
                <w:webHidden/>
              </w:rPr>
              <w:instrText xml:space="preserve"> PAGEREF _Toc57656238 \h </w:instrText>
            </w:r>
            <w:r w:rsidRPr="00903DBA">
              <w:rPr>
                <w:noProof/>
                <w:webHidden/>
              </w:rPr>
            </w:r>
            <w:r w:rsidRPr="00903DBA">
              <w:rPr>
                <w:noProof/>
                <w:webHidden/>
              </w:rPr>
              <w:fldChar w:fldCharType="separate"/>
            </w:r>
            <w:r w:rsidRPr="00903DBA">
              <w:rPr>
                <w:noProof/>
                <w:webHidden/>
              </w:rPr>
              <w:t>473</w:t>
            </w:r>
            <w:r w:rsidRPr="00903DBA">
              <w:rPr>
                <w:noProof/>
                <w:webHidden/>
              </w:rPr>
              <w:fldChar w:fldCharType="end"/>
            </w:r>
          </w:hyperlink>
        </w:p>
        <w:p w14:paraId="1BF4672C" w14:textId="479F4DF1"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239" w:history="1">
            <w:r w:rsidRPr="00903DBA">
              <w:rPr>
                <w:rStyle w:val="Hyperlnk"/>
                <w:noProof/>
              </w:rPr>
              <w:t>13.29.11.</w:t>
            </w:r>
            <w:r w:rsidRPr="00903DBA">
              <w:rPr>
                <w:rFonts w:asciiTheme="minorHAnsi" w:eastAsiaTheme="minorEastAsia" w:hAnsiTheme="minorHAnsi"/>
                <w:noProof/>
                <w:color w:val="auto"/>
                <w:lang w:eastAsia="sv-SE"/>
              </w:rPr>
              <w:tab/>
            </w:r>
            <w:r w:rsidRPr="00903DBA">
              <w:rPr>
                <w:rStyle w:val="Hyperlnk"/>
                <w:noProof/>
              </w:rPr>
              <w:t>Random Numbers</w:t>
            </w:r>
            <w:r w:rsidRPr="00903DBA">
              <w:rPr>
                <w:noProof/>
                <w:webHidden/>
              </w:rPr>
              <w:tab/>
            </w:r>
            <w:r w:rsidRPr="00903DBA">
              <w:rPr>
                <w:noProof/>
                <w:webHidden/>
              </w:rPr>
              <w:fldChar w:fldCharType="begin"/>
            </w:r>
            <w:r w:rsidRPr="00903DBA">
              <w:rPr>
                <w:noProof/>
                <w:webHidden/>
              </w:rPr>
              <w:instrText xml:space="preserve"> PAGEREF _Toc57656239 \h </w:instrText>
            </w:r>
            <w:r w:rsidRPr="00903DBA">
              <w:rPr>
                <w:noProof/>
                <w:webHidden/>
              </w:rPr>
            </w:r>
            <w:r w:rsidRPr="00903DBA">
              <w:rPr>
                <w:noProof/>
                <w:webHidden/>
              </w:rPr>
              <w:fldChar w:fldCharType="separate"/>
            </w:r>
            <w:r w:rsidRPr="00903DBA">
              <w:rPr>
                <w:noProof/>
                <w:webHidden/>
              </w:rPr>
              <w:t>474</w:t>
            </w:r>
            <w:r w:rsidRPr="00903DBA">
              <w:rPr>
                <w:noProof/>
                <w:webHidden/>
              </w:rPr>
              <w:fldChar w:fldCharType="end"/>
            </w:r>
          </w:hyperlink>
        </w:p>
        <w:p w14:paraId="0A26CCDE" w14:textId="6E18A036"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240" w:history="1">
            <w:r w:rsidRPr="00903DBA">
              <w:rPr>
                <w:rStyle w:val="Hyperlnk"/>
                <w:noProof/>
              </w:rPr>
              <w:t>13.29.12.</w:t>
            </w:r>
            <w:r w:rsidRPr="00903DBA">
              <w:rPr>
                <w:rFonts w:asciiTheme="minorHAnsi" w:eastAsiaTheme="minorEastAsia" w:hAnsiTheme="minorHAnsi"/>
                <w:noProof/>
                <w:color w:val="auto"/>
                <w:lang w:eastAsia="sv-SE"/>
              </w:rPr>
              <w:tab/>
            </w:r>
            <w:r w:rsidRPr="00903DBA">
              <w:rPr>
                <w:rStyle w:val="Hyperlnk"/>
                <w:noProof/>
              </w:rPr>
              <w:t>Limits of Integral and Floating Types</w:t>
            </w:r>
            <w:r w:rsidRPr="00903DBA">
              <w:rPr>
                <w:noProof/>
                <w:webHidden/>
              </w:rPr>
              <w:tab/>
            </w:r>
            <w:r w:rsidRPr="00903DBA">
              <w:rPr>
                <w:noProof/>
                <w:webHidden/>
              </w:rPr>
              <w:fldChar w:fldCharType="begin"/>
            </w:r>
            <w:r w:rsidRPr="00903DBA">
              <w:rPr>
                <w:noProof/>
                <w:webHidden/>
              </w:rPr>
              <w:instrText xml:space="preserve"> PAGEREF _Toc57656240 \h </w:instrText>
            </w:r>
            <w:r w:rsidRPr="00903DBA">
              <w:rPr>
                <w:noProof/>
                <w:webHidden/>
              </w:rPr>
            </w:r>
            <w:r w:rsidRPr="00903DBA">
              <w:rPr>
                <w:noProof/>
                <w:webHidden/>
              </w:rPr>
              <w:fldChar w:fldCharType="separate"/>
            </w:r>
            <w:r w:rsidRPr="00903DBA">
              <w:rPr>
                <w:noProof/>
                <w:webHidden/>
              </w:rPr>
              <w:t>474</w:t>
            </w:r>
            <w:r w:rsidRPr="00903DBA">
              <w:rPr>
                <w:noProof/>
                <w:webHidden/>
              </w:rPr>
              <w:fldChar w:fldCharType="end"/>
            </w:r>
          </w:hyperlink>
        </w:p>
        <w:p w14:paraId="0D8E17E0" w14:textId="39FEB2FD" w:rsidR="00DD6D68" w:rsidRPr="00903DBA" w:rsidRDefault="00DD6D68">
          <w:pPr>
            <w:pStyle w:val="Innehll3"/>
            <w:tabs>
              <w:tab w:val="left" w:pos="1540"/>
              <w:tab w:val="right" w:leader="dot" w:pos="9350"/>
            </w:tabs>
            <w:rPr>
              <w:rFonts w:asciiTheme="minorHAnsi" w:eastAsiaTheme="minorEastAsia" w:hAnsiTheme="minorHAnsi"/>
              <w:noProof/>
              <w:color w:val="auto"/>
              <w:lang w:eastAsia="sv-SE"/>
            </w:rPr>
          </w:pPr>
          <w:hyperlink w:anchor="_Toc57656241" w:history="1">
            <w:r w:rsidRPr="00903DBA">
              <w:rPr>
                <w:rStyle w:val="Hyperlnk"/>
                <w:noProof/>
              </w:rPr>
              <w:t>13.29.13.</w:t>
            </w:r>
            <w:r w:rsidRPr="00903DBA">
              <w:rPr>
                <w:rFonts w:asciiTheme="minorHAnsi" w:eastAsiaTheme="minorEastAsia" w:hAnsiTheme="minorHAnsi"/>
                <w:noProof/>
                <w:color w:val="auto"/>
                <w:lang w:eastAsia="sv-SE"/>
              </w:rPr>
              <w:tab/>
            </w:r>
            <w:r w:rsidRPr="00903DBA">
              <w:rPr>
                <w:rStyle w:val="Hyperlnk"/>
                <w:noProof/>
              </w:rPr>
              <w:t>Character Functions</w:t>
            </w:r>
            <w:r w:rsidRPr="00903DBA">
              <w:rPr>
                <w:noProof/>
                <w:webHidden/>
              </w:rPr>
              <w:tab/>
            </w:r>
            <w:r w:rsidRPr="00903DBA">
              <w:rPr>
                <w:noProof/>
                <w:webHidden/>
              </w:rPr>
              <w:fldChar w:fldCharType="begin"/>
            </w:r>
            <w:r w:rsidRPr="00903DBA">
              <w:rPr>
                <w:noProof/>
                <w:webHidden/>
              </w:rPr>
              <w:instrText xml:space="preserve"> PAGEREF _Toc57656241 \h </w:instrText>
            </w:r>
            <w:r w:rsidRPr="00903DBA">
              <w:rPr>
                <w:noProof/>
                <w:webHidden/>
              </w:rPr>
            </w:r>
            <w:r w:rsidRPr="00903DBA">
              <w:rPr>
                <w:noProof/>
                <w:webHidden/>
              </w:rPr>
              <w:fldChar w:fldCharType="separate"/>
            </w:r>
            <w:r w:rsidRPr="00903DBA">
              <w:rPr>
                <w:noProof/>
                <w:webHidden/>
              </w:rPr>
              <w:t>475</w:t>
            </w:r>
            <w:r w:rsidRPr="00903DBA">
              <w:rPr>
                <w:noProof/>
                <w:webHidden/>
              </w:rPr>
              <w:fldChar w:fldCharType="end"/>
            </w:r>
          </w:hyperlink>
        </w:p>
        <w:p w14:paraId="1F369AD5" w14:textId="0682AECE" w:rsidR="00DD6D68" w:rsidRPr="00903DBA" w:rsidRDefault="00DD6D68">
          <w:pPr>
            <w:pStyle w:val="Innehll2"/>
            <w:tabs>
              <w:tab w:val="left" w:pos="1100"/>
              <w:tab w:val="right" w:leader="dot" w:pos="9350"/>
            </w:tabs>
            <w:rPr>
              <w:rFonts w:asciiTheme="minorHAnsi" w:eastAsiaTheme="minorEastAsia" w:hAnsiTheme="minorHAnsi"/>
              <w:noProof/>
              <w:color w:val="auto"/>
              <w:lang w:eastAsia="sv-SE"/>
            </w:rPr>
          </w:pPr>
          <w:hyperlink w:anchor="_Toc57656242" w:history="1">
            <w:r w:rsidRPr="00903DBA">
              <w:rPr>
                <w:rStyle w:val="Hyperlnk"/>
                <w:noProof/>
              </w:rPr>
              <w:t>13.30.</w:t>
            </w:r>
            <w:r w:rsidRPr="00903DBA">
              <w:rPr>
                <w:rFonts w:asciiTheme="minorHAnsi" w:eastAsiaTheme="minorEastAsia" w:hAnsiTheme="minorHAnsi"/>
                <w:noProof/>
                <w:color w:val="auto"/>
                <w:lang w:eastAsia="sv-SE"/>
              </w:rPr>
              <w:tab/>
            </w:r>
            <w:r w:rsidRPr="00903DBA">
              <w:rPr>
                <w:rStyle w:val="Hyperlnk"/>
                <w:noProof/>
              </w:rPr>
              <w:t>Further Reading</w:t>
            </w:r>
            <w:r w:rsidRPr="00903DBA">
              <w:rPr>
                <w:noProof/>
                <w:webHidden/>
              </w:rPr>
              <w:tab/>
            </w:r>
            <w:r w:rsidRPr="00903DBA">
              <w:rPr>
                <w:noProof/>
                <w:webHidden/>
              </w:rPr>
              <w:fldChar w:fldCharType="begin"/>
            </w:r>
            <w:r w:rsidRPr="00903DBA">
              <w:rPr>
                <w:noProof/>
                <w:webHidden/>
              </w:rPr>
              <w:instrText xml:space="preserve"> PAGEREF _Toc57656242 \h </w:instrText>
            </w:r>
            <w:r w:rsidRPr="00903DBA">
              <w:rPr>
                <w:noProof/>
                <w:webHidden/>
              </w:rPr>
            </w:r>
            <w:r w:rsidRPr="00903DBA">
              <w:rPr>
                <w:noProof/>
                <w:webHidden/>
              </w:rPr>
              <w:fldChar w:fldCharType="separate"/>
            </w:r>
            <w:r w:rsidRPr="00903DBA">
              <w:rPr>
                <w:noProof/>
                <w:webHidden/>
              </w:rPr>
              <w:t>476</w:t>
            </w:r>
            <w:r w:rsidRPr="00903DBA">
              <w:rPr>
                <w:noProof/>
                <w:webHidden/>
              </w:rPr>
              <w:fldChar w:fldCharType="end"/>
            </w:r>
          </w:hyperlink>
        </w:p>
        <w:p w14:paraId="0CDEA889" w14:textId="0E79A2E2" w:rsidR="00DD6D68" w:rsidRPr="00903DBA" w:rsidRDefault="00DD6D68">
          <w:pPr>
            <w:pStyle w:val="Innehll1"/>
            <w:rPr>
              <w:rFonts w:asciiTheme="minorHAnsi" w:eastAsiaTheme="minorEastAsia" w:hAnsiTheme="minorHAnsi"/>
              <w:noProof/>
              <w:color w:val="auto"/>
              <w:lang w:eastAsia="sv-SE"/>
            </w:rPr>
          </w:pPr>
          <w:hyperlink w:anchor="_Toc57656243" w:history="1">
            <w:r w:rsidRPr="00903DBA">
              <w:rPr>
                <w:rStyle w:val="Hyperlnk"/>
                <w:noProof/>
              </w:rPr>
              <w:t>Foreword</w:t>
            </w:r>
            <w:r w:rsidRPr="00903DBA">
              <w:rPr>
                <w:noProof/>
                <w:webHidden/>
              </w:rPr>
              <w:tab/>
            </w:r>
            <w:r w:rsidRPr="00903DBA">
              <w:rPr>
                <w:noProof/>
                <w:webHidden/>
              </w:rPr>
              <w:fldChar w:fldCharType="begin"/>
            </w:r>
            <w:r w:rsidRPr="00903DBA">
              <w:rPr>
                <w:noProof/>
                <w:webHidden/>
              </w:rPr>
              <w:instrText xml:space="preserve"> PAGEREF _Toc57656243 \h </w:instrText>
            </w:r>
            <w:r w:rsidRPr="00903DBA">
              <w:rPr>
                <w:noProof/>
                <w:webHidden/>
              </w:rPr>
            </w:r>
            <w:r w:rsidRPr="00903DBA">
              <w:rPr>
                <w:noProof/>
                <w:webHidden/>
              </w:rPr>
              <w:fldChar w:fldCharType="separate"/>
            </w:r>
            <w:r w:rsidRPr="00903DBA">
              <w:rPr>
                <w:noProof/>
                <w:webHidden/>
              </w:rPr>
              <w:t>477</w:t>
            </w:r>
            <w:r w:rsidRPr="00903DBA">
              <w:rPr>
                <w:noProof/>
                <w:webHidden/>
              </w:rPr>
              <w:fldChar w:fldCharType="end"/>
            </w:r>
          </w:hyperlink>
        </w:p>
        <w:p w14:paraId="1D894A0A" w14:textId="54F44A5D" w:rsidR="00CB5140" w:rsidRPr="00903DBA" w:rsidRDefault="00CB5140">
          <w:r w:rsidRPr="00903DBA">
            <w:rPr>
              <w:b/>
              <w:bCs/>
              <w:noProof/>
            </w:rPr>
            <w:fldChar w:fldCharType="end"/>
          </w:r>
        </w:p>
      </w:sdtContent>
    </w:sdt>
    <w:p w14:paraId="07C7297F" w14:textId="0F07AEF4" w:rsidR="00A27525" w:rsidRPr="00903DBA" w:rsidRDefault="00A27525" w:rsidP="00F03D06">
      <w:pPr>
        <w:pStyle w:val="Rubrik1"/>
      </w:pPr>
      <w:bookmarkStart w:id="0" w:name="_Toc57655963"/>
      <w:r w:rsidRPr="00903DBA">
        <w:lastRenderedPageBreak/>
        <w:t>Introduction</w:t>
      </w:r>
      <w:bookmarkEnd w:id="0"/>
    </w:p>
    <w:p w14:paraId="1B32353F" w14:textId="77777777" w:rsidR="00382F96" w:rsidRPr="00903DBA" w:rsidRDefault="00A27525" w:rsidP="00772608">
      <w:r w:rsidRPr="00903DBA">
        <w:t>This is a book about compiler construction. More specifically, about</w:t>
      </w:r>
      <w:r w:rsidR="00382F96" w:rsidRPr="00903DBA">
        <w:t xml:space="preserve"> the construction of</w:t>
      </w:r>
      <w:r w:rsidRPr="00903DBA">
        <w:t xml:space="preserve"> </w:t>
      </w:r>
      <w:r w:rsidR="00F72E85" w:rsidRPr="00903DBA">
        <w:t xml:space="preserve">an optimized </w:t>
      </w:r>
      <w:r w:rsidRPr="00903DBA">
        <w:t xml:space="preserve">compiler for the </w:t>
      </w:r>
      <w:r w:rsidR="00382F96" w:rsidRPr="00903DBA">
        <w:t xml:space="preserve">ANSI </w:t>
      </w:r>
      <w:r w:rsidRPr="00903DBA">
        <w:t>C.</w:t>
      </w:r>
      <w:r w:rsidR="009F010A" w:rsidRPr="00903DBA">
        <w:t xml:space="preserve"> It </w:t>
      </w:r>
      <w:r w:rsidR="00D549CF" w:rsidRPr="00903DBA">
        <w:t xml:space="preserve">can be set to </w:t>
      </w:r>
      <w:r w:rsidR="009F010A" w:rsidRPr="00903DBA">
        <w:t xml:space="preserve">generate </w:t>
      </w:r>
      <w:r w:rsidR="00382F96" w:rsidRPr="00903DBA">
        <w:t>two kinds of target code:</w:t>
      </w:r>
    </w:p>
    <w:p w14:paraId="0F3C61FA" w14:textId="12C3225D" w:rsidR="00382F96" w:rsidRPr="00903DBA" w:rsidRDefault="00382F96" w:rsidP="00382F96">
      <w:pPr>
        <w:pStyle w:val="Liststycke"/>
        <w:numPr>
          <w:ilvl w:val="0"/>
          <w:numId w:val="166"/>
        </w:numPr>
      </w:pPr>
      <w:r w:rsidRPr="00903DBA">
        <w:t>A</w:t>
      </w:r>
      <w:r w:rsidR="00CA2E82" w:rsidRPr="00903DBA">
        <w:t xml:space="preserve">ssembly code for the Intel 64-bit Linux system </w:t>
      </w:r>
      <w:r w:rsidRPr="00903DBA">
        <w:t xml:space="preserve">together with a </w:t>
      </w:r>
      <w:proofErr w:type="spellStart"/>
      <w:r w:rsidRPr="00903DBA">
        <w:t>makefile</w:t>
      </w:r>
      <w:proofErr w:type="spellEnd"/>
      <w:r w:rsidRPr="00903DBA">
        <w:t xml:space="preserve"> with instructions for further </w:t>
      </w:r>
      <w:proofErr w:type="spellStart"/>
      <w:r w:rsidR="00E15956" w:rsidRPr="00903DBA">
        <w:t>assemblering</w:t>
      </w:r>
      <w:proofErr w:type="spellEnd"/>
      <w:r w:rsidRPr="00903DBA">
        <w:t xml:space="preserve"> and linking.</w:t>
      </w:r>
    </w:p>
    <w:p w14:paraId="6AB0C8D0" w14:textId="52CEFD73" w:rsidR="00772608" w:rsidRPr="00903DBA" w:rsidRDefault="00382F96" w:rsidP="00382F96">
      <w:pPr>
        <w:pStyle w:val="Liststycke"/>
        <w:numPr>
          <w:ilvl w:val="0"/>
          <w:numId w:val="166"/>
        </w:numPr>
      </w:pPr>
      <w:r w:rsidRPr="00903DBA">
        <w:t xml:space="preserve">A file in the .com file format holding assembled and linked code </w:t>
      </w:r>
      <w:r w:rsidR="00CA2E82" w:rsidRPr="00903DBA">
        <w:t>the 16-bit Windows system</w:t>
      </w:r>
      <w:r w:rsidRPr="00903DBA">
        <w:t>, ready to be executed</w:t>
      </w:r>
      <w:r w:rsidR="00DC21CC" w:rsidRPr="00903DBA">
        <w:t xml:space="preserve"> directly</w:t>
      </w:r>
      <w:r w:rsidRPr="00903DBA">
        <w:t>.</w:t>
      </w:r>
    </w:p>
    <w:p w14:paraId="14505094" w14:textId="1FDCE956" w:rsidR="00603361" w:rsidRPr="00903DBA" w:rsidRDefault="003809A0" w:rsidP="00772608">
      <w:pPr>
        <w:pStyle w:val="Rubrik2"/>
      </w:pPr>
      <w:bookmarkStart w:id="1" w:name="_Toc57655964"/>
      <w:r w:rsidRPr="00903DBA">
        <w:t>Overview</w:t>
      </w:r>
      <w:bookmarkEnd w:id="1"/>
    </w:p>
    <w:p w14:paraId="6F92B8DE" w14:textId="14F3BD78" w:rsidR="003D3D82" w:rsidRPr="00903DBA" w:rsidRDefault="003D3D82" w:rsidP="003D3D82">
      <w:r w:rsidRPr="00903DBA">
        <w:t xml:space="preserve">The compiler is </w:t>
      </w:r>
      <w:r w:rsidR="00477E73" w:rsidRPr="00903DBA">
        <w:t>divided</w:t>
      </w:r>
      <w:r w:rsidRPr="00903DBA">
        <w:t xml:space="preserve"> into several phases. The input is ANSI C source code, the output is Linux assembly code</w:t>
      </w:r>
      <w:r w:rsidR="00DC21CC" w:rsidRPr="00903DBA">
        <w:t xml:space="preserve"> or</w:t>
      </w:r>
      <w:r w:rsidR="00D679ED" w:rsidRPr="00903DBA">
        <w:t xml:space="preserve"> Windows </w:t>
      </w:r>
      <w:r w:rsidR="00477E73" w:rsidRPr="00903DBA">
        <w:t xml:space="preserve">executable </w:t>
      </w:r>
      <w:r w:rsidR="00D679ED" w:rsidRPr="00903DBA">
        <w:t>code.</w:t>
      </w:r>
    </w:p>
    <w:p w14:paraId="6DA338F8" w14:textId="496914A9" w:rsidR="00D6706A" w:rsidRPr="00903DBA" w:rsidRDefault="00D6706A" w:rsidP="00E70EEE">
      <w:r w:rsidRPr="00903DBA">
        <w:rPr>
          <w:noProof/>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5205DE" w:rsidRPr="00D2146B" w:rsidRDefault="005205DE"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5205DE" w:rsidRPr="00D2146B" w:rsidRDefault="005205DE"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5205DE" w:rsidRDefault="005205DE"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5205DE" w:rsidRDefault="005205DE" w:rsidP="00942B30">
                              <w:pPr>
                                <w:spacing w:before="60" w:line="256" w:lineRule="auto"/>
                                <w:jc w:val="center"/>
                                <w:rPr>
                                  <w:sz w:val="24"/>
                                  <w:szCs w:val="24"/>
                                </w:rPr>
                              </w:pPr>
                              <w:r>
                                <w:rPr>
                                  <w:rFonts w:eastAsia="Calibri"/>
                                  <w:color w:val="000000"/>
                                  <w:sz w:val="18"/>
                                  <w:szCs w:val="18"/>
                                </w:rPr>
                                <w:t>Parser</w:t>
                              </w:r>
                            </w:p>
                            <w:p w14:paraId="1ABFD117" w14:textId="77777777" w:rsidR="005205DE" w:rsidRDefault="005205DE"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5205DE" w:rsidRDefault="005205DE" w:rsidP="003727AB">
                              <w:pPr>
                                <w:spacing w:before="60" w:line="254" w:lineRule="auto"/>
                                <w:jc w:val="center"/>
                                <w:rPr>
                                  <w:sz w:val="24"/>
                                  <w:szCs w:val="24"/>
                                </w:rPr>
                              </w:pPr>
                              <w:r>
                                <w:rPr>
                                  <w:rFonts w:eastAsia="Calibri"/>
                                  <w:color w:val="000000"/>
                                  <w:sz w:val="18"/>
                                  <w:szCs w:val="18"/>
                                </w:rPr>
                                <w:t>Scanner</w:t>
                              </w:r>
                            </w:p>
                            <w:p w14:paraId="03FD0412" w14:textId="77777777" w:rsidR="005205DE" w:rsidRDefault="005205DE"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5205DE" w:rsidRDefault="005205DE"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5205DE" w:rsidRDefault="005205DE" w:rsidP="003567A1">
                              <w:pPr>
                                <w:spacing w:before="0" w:line="252" w:lineRule="auto"/>
                                <w:jc w:val="center"/>
                                <w:rPr>
                                  <w:sz w:val="24"/>
                                  <w:szCs w:val="24"/>
                                </w:rPr>
                              </w:pPr>
                            </w:p>
                            <w:p w14:paraId="217B84F7" w14:textId="77777777" w:rsidR="005205DE" w:rsidRDefault="005205DE"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5205DE" w:rsidRDefault="005205DE"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5205DE" w:rsidRPr="00EF6288" w:rsidRDefault="005205DE"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5205DE" w:rsidRDefault="005205DE"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5205DE" w:rsidRDefault="005205DE"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5205DE" w:rsidRDefault="005205DE"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5205DE" w:rsidRPr="00E962F6" w:rsidRDefault="005205DE"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5205DE" w:rsidRDefault="005205DE"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5205DE" w:rsidRDefault="005205DE"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5205DE" w:rsidRDefault="005205DE"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5205DE" w:rsidRDefault="005205DE"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5205DE" w:rsidRDefault="005205DE"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5205DE" w:rsidRPr="00D2146B" w:rsidRDefault="005205DE"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5205DE" w:rsidRPr="00D2146B" w:rsidRDefault="005205DE"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5205DE" w:rsidRDefault="005205DE"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5205DE" w:rsidRDefault="005205DE" w:rsidP="00942B30">
                        <w:pPr>
                          <w:spacing w:before="60" w:line="256" w:lineRule="auto"/>
                          <w:jc w:val="center"/>
                          <w:rPr>
                            <w:sz w:val="24"/>
                            <w:szCs w:val="24"/>
                          </w:rPr>
                        </w:pPr>
                        <w:r>
                          <w:rPr>
                            <w:rFonts w:eastAsia="Calibri"/>
                            <w:color w:val="000000"/>
                            <w:sz w:val="18"/>
                            <w:szCs w:val="18"/>
                          </w:rPr>
                          <w:t>Parser</w:t>
                        </w:r>
                      </w:p>
                      <w:p w14:paraId="1ABFD117" w14:textId="77777777" w:rsidR="005205DE" w:rsidRDefault="005205DE"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5205DE" w:rsidRDefault="005205DE" w:rsidP="003727AB">
                        <w:pPr>
                          <w:spacing w:before="60" w:line="254" w:lineRule="auto"/>
                          <w:jc w:val="center"/>
                          <w:rPr>
                            <w:sz w:val="24"/>
                            <w:szCs w:val="24"/>
                          </w:rPr>
                        </w:pPr>
                        <w:r>
                          <w:rPr>
                            <w:rFonts w:eastAsia="Calibri"/>
                            <w:color w:val="000000"/>
                            <w:sz w:val="18"/>
                            <w:szCs w:val="18"/>
                          </w:rPr>
                          <w:t>Scanner</w:t>
                        </w:r>
                      </w:p>
                      <w:p w14:paraId="03FD0412" w14:textId="77777777" w:rsidR="005205DE" w:rsidRDefault="005205DE"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5205DE" w:rsidRDefault="005205DE"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5205DE" w:rsidRDefault="005205DE" w:rsidP="003567A1">
                        <w:pPr>
                          <w:spacing w:before="0" w:line="252" w:lineRule="auto"/>
                          <w:jc w:val="center"/>
                          <w:rPr>
                            <w:sz w:val="24"/>
                            <w:szCs w:val="24"/>
                          </w:rPr>
                        </w:pPr>
                      </w:p>
                      <w:p w14:paraId="217B84F7" w14:textId="77777777" w:rsidR="005205DE" w:rsidRDefault="005205DE"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5205DE" w:rsidRDefault="005205DE"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5205DE" w:rsidRPr="00EF6288" w:rsidRDefault="005205DE"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5205DE" w:rsidRDefault="005205DE"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5205DE" w:rsidRDefault="005205DE"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5205DE" w:rsidRDefault="005205DE"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5205DE" w:rsidRPr="00E962F6" w:rsidRDefault="005205DE"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5205DE" w:rsidRDefault="005205DE"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5205DE" w:rsidRDefault="005205DE"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5205DE" w:rsidRDefault="005205DE"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5205DE" w:rsidRDefault="005205DE"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5205DE" w:rsidRDefault="005205DE"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903DBA" w:rsidRDefault="00E70EEE" w:rsidP="00E70EEE">
      <w:r w:rsidRPr="00903DBA">
        <w:t>The compiler is made up be a sequence of phases.</w:t>
      </w:r>
    </w:p>
    <w:p w14:paraId="114B11F7" w14:textId="59835CE6" w:rsidR="00541B67" w:rsidRPr="00903DBA" w:rsidRDefault="00541B67" w:rsidP="00E70EEE">
      <w:r w:rsidRPr="00903DBA">
        <w:rPr>
          <w:noProof/>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5205DE" w:rsidRPr="00D2146B" w:rsidRDefault="005205DE"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5205DE" w:rsidRPr="00D2146B" w:rsidRDefault="005205DE"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5205DE" w:rsidRDefault="005205DE"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5205DE" w:rsidRDefault="005205DE" w:rsidP="00541B67">
                              <w:pPr>
                                <w:spacing w:before="60" w:line="256" w:lineRule="auto"/>
                                <w:jc w:val="center"/>
                                <w:rPr>
                                  <w:sz w:val="24"/>
                                  <w:szCs w:val="24"/>
                                </w:rPr>
                              </w:pPr>
                              <w:r>
                                <w:rPr>
                                  <w:rFonts w:eastAsia="Calibri"/>
                                  <w:color w:val="000000"/>
                                  <w:sz w:val="18"/>
                                  <w:szCs w:val="18"/>
                                </w:rPr>
                                <w:t>Parser</w:t>
                              </w:r>
                            </w:p>
                            <w:p w14:paraId="738A4637" w14:textId="77777777" w:rsidR="005205DE" w:rsidRDefault="005205DE"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5205DE" w:rsidRDefault="005205DE" w:rsidP="00541B67">
                              <w:pPr>
                                <w:spacing w:before="60" w:line="254" w:lineRule="auto"/>
                                <w:jc w:val="center"/>
                                <w:rPr>
                                  <w:sz w:val="24"/>
                                  <w:szCs w:val="24"/>
                                </w:rPr>
                              </w:pPr>
                              <w:r>
                                <w:rPr>
                                  <w:rFonts w:eastAsia="Calibri"/>
                                  <w:color w:val="000000"/>
                                  <w:sz w:val="18"/>
                                  <w:szCs w:val="18"/>
                                </w:rPr>
                                <w:t>Scanner</w:t>
                              </w:r>
                            </w:p>
                            <w:p w14:paraId="1FC59E41" w14:textId="77777777" w:rsidR="005205DE" w:rsidRDefault="005205DE"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5205DE" w:rsidRDefault="005205DE"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5205DE" w:rsidRDefault="005205DE" w:rsidP="00541B67">
                              <w:pPr>
                                <w:spacing w:before="0" w:line="252" w:lineRule="auto"/>
                                <w:jc w:val="center"/>
                                <w:rPr>
                                  <w:sz w:val="24"/>
                                  <w:szCs w:val="24"/>
                                </w:rPr>
                              </w:pPr>
                            </w:p>
                            <w:p w14:paraId="1164C4DA" w14:textId="77777777" w:rsidR="005205DE" w:rsidRDefault="005205DE"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5205DE" w:rsidRDefault="005205DE"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5205DE" w:rsidRPr="00EF6288" w:rsidRDefault="005205DE"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5205DE" w:rsidRDefault="005205DE"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5205DE" w:rsidRDefault="005205DE"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5205DE" w:rsidRDefault="005205DE"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5205DE" w:rsidRPr="00E962F6" w:rsidRDefault="005205DE"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5205DE" w:rsidRDefault="005205DE"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5205DE" w:rsidRDefault="005205DE"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5205DE" w:rsidRDefault="005205DE"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5205DE" w:rsidRDefault="005205DE"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5205DE" w:rsidRDefault="005205DE"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5205DE" w:rsidRPr="00D2146B" w:rsidRDefault="005205DE"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5205DE" w:rsidRPr="00D2146B" w:rsidRDefault="005205DE"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5205DE" w:rsidRDefault="005205DE"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5205DE" w:rsidRDefault="005205DE" w:rsidP="00541B67">
                        <w:pPr>
                          <w:spacing w:before="60" w:line="256" w:lineRule="auto"/>
                          <w:jc w:val="center"/>
                          <w:rPr>
                            <w:sz w:val="24"/>
                            <w:szCs w:val="24"/>
                          </w:rPr>
                        </w:pPr>
                        <w:r>
                          <w:rPr>
                            <w:rFonts w:eastAsia="Calibri"/>
                            <w:color w:val="000000"/>
                            <w:sz w:val="18"/>
                            <w:szCs w:val="18"/>
                          </w:rPr>
                          <w:t>Parser</w:t>
                        </w:r>
                      </w:p>
                      <w:p w14:paraId="738A4637" w14:textId="77777777" w:rsidR="005205DE" w:rsidRDefault="005205DE"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5205DE" w:rsidRDefault="005205DE" w:rsidP="00541B67">
                        <w:pPr>
                          <w:spacing w:before="60" w:line="254" w:lineRule="auto"/>
                          <w:jc w:val="center"/>
                          <w:rPr>
                            <w:sz w:val="24"/>
                            <w:szCs w:val="24"/>
                          </w:rPr>
                        </w:pPr>
                        <w:r>
                          <w:rPr>
                            <w:rFonts w:eastAsia="Calibri"/>
                            <w:color w:val="000000"/>
                            <w:sz w:val="18"/>
                            <w:szCs w:val="18"/>
                          </w:rPr>
                          <w:t>Scanner</w:t>
                        </w:r>
                      </w:p>
                      <w:p w14:paraId="1FC59E41" w14:textId="77777777" w:rsidR="005205DE" w:rsidRDefault="005205DE"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5205DE" w:rsidRDefault="005205DE"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5205DE" w:rsidRDefault="005205DE" w:rsidP="00541B67">
                        <w:pPr>
                          <w:spacing w:before="0" w:line="252" w:lineRule="auto"/>
                          <w:jc w:val="center"/>
                          <w:rPr>
                            <w:sz w:val="24"/>
                            <w:szCs w:val="24"/>
                          </w:rPr>
                        </w:pPr>
                      </w:p>
                      <w:p w14:paraId="1164C4DA" w14:textId="77777777" w:rsidR="005205DE" w:rsidRDefault="005205DE"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5205DE" w:rsidRDefault="005205DE"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5205DE" w:rsidRPr="00EF6288" w:rsidRDefault="005205DE"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5205DE" w:rsidRDefault="005205DE"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5205DE" w:rsidRDefault="005205DE"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5205DE" w:rsidRDefault="005205DE"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5205DE" w:rsidRPr="00E962F6" w:rsidRDefault="005205DE"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5205DE" w:rsidRDefault="005205DE"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5205DE" w:rsidRDefault="005205DE"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5205DE" w:rsidRDefault="005205DE"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5205DE" w:rsidRDefault="005205DE"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5205DE" w:rsidRDefault="005205DE"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4ED84996" w14:textId="6CF4C783" w:rsidR="003809A0" w:rsidRPr="00903DBA" w:rsidRDefault="003809A0" w:rsidP="003809A0">
      <w:pPr>
        <w:pStyle w:val="Rubrik2"/>
      </w:pPr>
      <w:bookmarkStart w:id="2" w:name="_Toc57655965"/>
      <w:r w:rsidRPr="00903DBA">
        <w:t>The Compiler Phases</w:t>
      </w:r>
    </w:p>
    <w:p w14:paraId="083B0E30" w14:textId="0BA9690C" w:rsidR="003809A0" w:rsidRPr="00903DBA" w:rsidRDefault="003809A0" w:rsidP="003809A0">
      <w:r w:rsidRPr="00903DBA">
        <w:t>The compiler is made up be a sequence of phases, which each take code in some form and generates more refined code.</w:t>
      </w:r>
    </w:p>
    <w:p w14:paraId="02063268" w14:textId="32DC7744" w:rsidR="00826306" w:rsidRPr="00903DBA" w:rsidRDefault="00EE7565" w:rsidP="000A6768">
      <w:pPr>
        <w:pStyle w:val="Rubrik3"/>
      </w:pPr>
      <w:r w:rsidRPr="00903DBA">
        <w:t>The Preprocessor</w:t>
      </w:r>
      <w:bookmarkEnd w:id="2"/>
    </w:p>
    <w:p w14:paraId="5669FD68" w14:textId="630316DB" w:rsidR="00396DE9" w:rsidRPr="00903DBA" w:rsidRDefault="00396DE9" w:rsidP="00EA0D62">
      <w:r w:rsidRPr="00903DBA">
        <w:t>As the name implies, the pr</w:t>
      </w:r>
      <w:r w:rsidR="002F250A" w:rsidRPr="00903DBA">
        <w:t>e</w:t>
      </w:r>
      <w:r w:rsidRPr="00903DBA">
        <w:t>processor processes the source code before the actual compilation starts.</w:t>
      </w:r>
      <w:r w:rsidR="008E3E0D" w:rsidRPr="00903DBA">
        <w:t xml:space="preserve"> Its task is to remove comments, include files, replace macros, and perform conditional programming.</w:t>
      </w:r>
      <w:r w:rsidR="008C30DD" w:rsidRPr="00903DBA">
        <w:t xml:space="preserve"> We </w:t>
      </w:r>
      <w:proofErr w:type="gramStart"/>
      <w:r w:rsidR="008C30DD" w:rsidRPr="00903DBA">
        <w:t>look into</w:t>
      </w:r>
      <w:proofErr w:type="gramEnd"/>
      <w:r w:rsidR="008C30DD" w:rsidRPr="00903DBA">
        <w:t xml:space="preserve"> the preprocessor in Appendix</w:t>
      </w:r>
      <w:r w:rsidR="007D7201" w:rsidRPr="00903DBA">
        <w:t xml:space="preserve"> </w:t>
      </w:r>
      <w:r w:rsidR="007D7201" w:rsidRPr="00903DBA">
        <w:fldChar w:fldCharType="begin"/>
      </w:r>
      <w:r w:rsidR="007D7201" w:rsidRPr="00903DBA">
        <w:instrText xml:space="preserve"> REF _Ref54018755 \r \h </w:instrText>
      </w:r>
      <w:r w:rsidR="007D7201" w:rsidRPr="00903DBA">
        <w:fldChar w:fldCharType="separate"/>
      </w:r>
      <w:r w:rsidR="005F7BC3" w:rsidRPr="00903DBA">
        <w:t>A</w:t>
      </w:r>
      <w:r w:rsidR="007D7201" w:rsidRPr="00903DBA">
        <w:fldChar w:fldCharType="end"/>
      </w:r>
      <w:r w:rsidR="00C82548" w:rsidRPr="00903DBA">
        <w:t>.</w:t>
      </w:r>
    </w:p>
    <w:p w14:paraId="472BDFFE" w14:textId="1AC7210E" w:rsidR="00653984" w:rsidRPr="00903DBA" w:rsidRDefault="00EE7565" w:rsidP="00D030E2">
      <w:pPr>
        <w:pStyle w:val="Rubrik3"/>
      </w:pPr>
      <w:bookmarkStart w:id="3" w:name="_Toc57655966"/>
      <w:r w:rsidRPr="00903DBA">
        <w:t>Scanning</w:t>
      </w:r>
      <w:bookmarkEnd w:id="3"/>
    </w:p>
    <w:p w14:paraId="793CFDAB" w14:textId="0C189715" w:rsidR="006870AC" w:rsidRPr="00903DBA" w:rsidRDefault="006870AC" w:rsidP="00653984">
      <w:r w:rsidRPr="00903DBA">
        <w:t xml:space="preserve">The scanner is responsible for </w:t>
      </w:r>
      <w:r w:rsidR="000B4BEB" w:rsidRPr="00903DBA">
        <w:t xml:space="preserve">interpreting </w:t>
      </w:r>
      <w:r w:rsidRPr="00903DBA">
        <w:t xml:space="preserve">sequences of characters into </w:t>
      </w:r>
      <w:r w:rsidRPr="00903DBA">
        <w:rPr>
          <w:rStyle w:val="KeyWord0"/>
        </w:rPr>
        <w:t>tokens</w:t>
      </w:r>
      <w:r w:rsidR="00A73998" w:rsidRPr="00903DBA">
        <w:t>:</w:t>
      </w:r>
      <w:r w:rsidRPr="00903DBA">
        <w:t xml:space="preserve"> the least significant parts of the source code. </w:t>
      </w:r>
      <w:r w:rsidR="0016428D" w:rsidRPr="00903DBA">
        <w:t>For instance, the characters ‘</w:t>
      </w:r>
      <w:proofErr w:type="spellStart"/>
      <w:r w:rsidR="0016428D" w:rsidRPr="00903DBA">
        <w:t>i</w:t>
      </w:r>
      <w:proofErr w:type="spellEnd"/>
      <w:r w:rsidR="00916CDC" w:rsidRPr="00903DBA">
        <w:t xml:space="preserve">’ and ‘f’ </w:t>
      </w:r>
      <w:r w:rsidR="00AF2F75" w:rsidRPr="00903DBA">
        <w:t>are</w:t>
      </w:r>
      <w:r w:rsidR="00916CDC" w:rsidRPr="00903DBA">
        <w:t xml:space="preserve"> interpreted as the keyword </w:t>
      </w:r>
      <w:r w:rsidR="00916CDC" w:rsidRPr="00903DBA">
        <w:rPr>
          <w:rStyle w:val="KeyWord0"/>
        </w:rPr>
        <w:t>if</w:t>
      </w:r>
      <w:r w:rsidR="00916CDC" w:rsidRPr="00903DBA">
        <w:t xml:space="preserve"> and the</w:t>
      </w:r>
      <w:r w:rsidR="00E56A27" w:rsidRPr="00903DBA">
        <w:t xml:space="preserve"> characters ‘</w:t>
      </w:r>
      <w:r w:rsidR="00642326" w:rsidRPr="00903DBA">
        <w:t>3</w:t>
      </w:r>
      <w:r w:rsidR="00E56A27" w:rsidRPr="00903DBA">
        <w:t>’, ‘</w:t>
      </w:r>
      <w:r w:rsidR="00642326" w:rsidRPr="00903DBA">
        <w:t>.</w:t>
      </w:r>
      <w:r w:rsidR="00E56A27" w:rsidRPr="00903DBA">
        <w:t xml:space="preserve">’, </w:t>
      </w:r>
      <w:r w:rsidR="00642326" w:rsidRPr="00903DBA">
        <w:t>‘1’</w:t>
      </w:r>
      <w:r w:rsidR="000B4BEB" w:rsidRPr="00903DBA">
        <w:t>,</w:t>
      </w:r>
      <w:r w:rsidR="00642326" w:rsidRPr="00903DBA">
        <w:t xml:space="preserve"> </w:t>
      </w:r>
      <w:r w:rsidR="00E56A27" w:rsidRPr="00903DBA">
        <w:t>and ‘</w:t>
      </w:r>
      <w:r w:rsidR="00642326" w:rsidRPr="00903DBA">
        <w:t>4</w:t>
      </w:r>
      <w:r w:rsidR="00E56A27" w:rsidRPr="00903DBA">
        <w:t>’ are</w:t>
      </w:r>
      <w:r w:rsidR="00916CDC" w:rsidRPr="00903DBA">
        <w:t xml:space="preserve"> interpreted as the </w:t>
      </w:r>
      <w:r w:rsidR="00642326" w:rsidRPr="00903DBA">
        <w:t>floating</w:t>
      </w:r>
      <w:r w:rsidR="008C30DD" w:rsidRPr="00903DBA">
        <w:t>-point</w:t>
      </w:r>
      <w:r w:rsidR="00642326" w:rsidRPr="00903DBA">
        <w:t xml:space="preserve"> value 3.14</w:t>
      </w:r>
      <w:r w:rsidR="00916CDC" w:rsidRPr="00903DBA">
        <w:t>.</w:t>
      </w:r>
    </w:p>
    <w:p w14:paraId="70210504" w14:textId="70FD938E" w:rsidR="000B4BEB" w:rsidRPr="00903DBA" w:rsidRDefault="000B4BEB" w:rsidP="00D030E2">
      <w:pPr>
        <w:pStyle w:val="Rubrik3"/>
      </w:pPr>
      <w:bookmarkStart w:id="4" w:name="_Toc57655967"/>
      <w:r w:rsidRPr="00903DBA">
        <w:t>Parsing</w:t>
      </w:r>
      <w:r w:rsidR="00BC1897" w:rsidRPr="00903DBA">
        <w:t xml:space="preserve"> and Middle Code Generation</w:t>
      </w:r>
      <w:bookmarkEnd w:id="4"/>
    </w:p>
    <w:p w14:paraId="542900B5" w14:textId="66880932" w:rsidR="00BC3722" w:rsidRPr="00903DBA" w:rsidRDefault="00AD34C4" w:rsidP="00653984">
      <w:r w:rsidRPr="00903DBA">
        <w:t xml:space="preserve">Every programming language has a syntax, </w:t>
      </w:r>
      <w:r w:rsidR="0098058B" w:rsidRPr="00903DBA">
        <w:t xml:space="preserve">that describes the form of the code. In this book, the syntax is defined </w:t>
      </w:r>
      <w:r w:rsidR="00197130" w:rsidRPr="00903DBA">
        <w:t xml:space="preserve">a </w:t>
      </w:r>
      <w:r w:rsidRPr="00903DBA">
        <w:rPr>
          <w:rStyle w:val="KeyWord0"/>
        </w:rPr>
        <w:t>grammar</w:t>
      </w:r>
      <w:r w:rsidR="00A73998" w:rsidRPr="00903DBA">
        <w:t xml:space="preserve">, described in Appendix </w:t>
      </w:r>
      <w:r w:rsidR="00A73998" w:rsidRPr="00903DBA">
        <w:fldChar w:fldCharType="begin"/>
      </w:r>
      <w:r w:rsidR="00A73998" w:rsidRPr="00903DBA">
        <w:instrText xml:space="preserve"> REF _Ref57656298 \r \h </w:instrText>
      </w:r>
      <w:r w:rsidR="00A73998" w:rsidRPr="00903DBA">
        <w:fldChar w:fldCharType="separate"/>
      </w:r>
      <w:r w:rsidR="00A73998" w:rsidRPr="00903DBA">
        <w:t>B</w:t>
      </w:r>
      <w:r w:rsidR="00A73998" w:rsidRPr="00903DBA">
        <w:fldChar w:fldCharType="end"/>
      </w:r>
      <w:r w:rsidR="003320A4" w:rsidRPr="00903DBA">
        <w:t xml:space="preserve"> </w:t>
      </w:r>
      <w:r w:rsidRPr="00903DBA">
        <w:t xml:space="preserve">The parser checks whether the source code </w:t>
      </w:r>
      <w:r w:rsidR="007B72BA" w:rsidRPr="00903DBA">
        <w:t xml:space="preserve">is correct with regard to the </w:t>
      </w:r>
      <w:r w:rsidRPr="00903DBA">
        <w:t>grammar</w:t>
      </w:r>
      <w:r w:rsidR="00FC005A" w:rsidRPr="00903DBA">
        <w:t xml:space="preserve"> by requesting toke</w:t>
      </w:r>
      <w:r w:rsidR="007B72BA" w:rsidRPr="00903DBA">
        <w:t>n</w:t>
      </w:r>
      <w:r w:rsidR="00FC005A" w:rsidRPr="00903DBA">
        <w:t>s from the scanner when needed.</w:t>
      </w:r>
      <w:r w:rsidRPr="00903DBA">
        <w:t xml:space="preserve"> </w:t>
      </w:r>
      <w:r w:rsidR="0076639A" w:rsidRPr="00903DBA">
        <w:t xml:space="preserve">When the </w:t>
      </w:r>
      <w:r w:rsidR="003320A4" w:rsidRPr="00903DBA">
        <w:t xml:space="preserve">declarations </w:t>
      </w:r>
      <w:r w:rsidR="0076639A" w:rsidRPr="00903DBA">
        <w:t xml:space="preserve">are parsed the </w:t>
      </w:r>
      <w:r w:rsidR="0076639A" w:rsidRPr="00903DBA">
        <w:rPr>
          <w:rStyle w:val="KeyWord0"/>
        </w:rPr>
        <w:t>symbol</w:t>
      </w:r>
      <w:r w:rsidR="0076639A" w:rsidRPr="00903DBA">
        <w:t xml:space="preserve"> </w:t>
      </w:r>
      <w:r w:rsidR="0076639A" w:rsidRPr="00903DBA">
        <w:rPr>
          <w:rStyle w:val="KeyWord0"/>
        </w:rPr>
        <w:t>table</w:t>
      </w:r>
      <w:r w:rsidR="0076639A" w:rsidRPr="00903DBA">
        <w:t xml:space="preserve"> </w:t>
      </w:r>
      <w:r w:rsidR="008008CF" w:rsidRPr="00903DBA">
        <w:t>is generated, which holds information of variables, types, and functions</w:t>
      </w:r>
      <w:r w:rsidR="00DD63ED" w:rsidRPr="00903DBA">
        <w:t>.</w:t>
      </w:r>
      <w:r w:rsidR="008008CF" w:rsidRPr="00903DBA">
        <w:t xml:space="preserve"> </w:t>
      </w:r>
      <w:r w:rsidR="00BC3722" w:rsidRPr="00903DBA">
        <w:t xml:space="preserve">The </w:t>
      </w:r>
      <w:r w:rsidR="00BC3722" w:rsidRPr="00903DBA">
        <w:rPr>
          <w:rStyle w:val="KeyWord0"/>
        </w:rPr>
        <w:t>type</w:t>
      </w:r>
      <w:r w:rsidR="00BC3722" w:rsidRPr="00903DBA">
        <w:t xml:space="preserve"> </w:t>
      </w:r>
      <w:r w:rsidR="00BC3722" w:rsidRPr="00903DBA">
        <w:rPr>
          <w:rStyle w:val="KeyWord0"/>
        </w:rPr>
        <w:t>system</w:t>
      </w:r>
      <w:r w:rsidR="00BC3722" w:rsidRPr="00903DBA">
        <w:t xml:space="preserve"> is also used to perform </w:t>
      </w:r>
      <w:r w:rsidR="008008CF" w:rsidRPr="00903DBA">
        <w:t xml:space="preserve">type checking and type </w:t>
      </w:r>
      <w:r w:rsidR="007B72BA" w:rsidRPr="00903DBA">
        <w:t>castings</w:t>
      </w:r>
      <w:r w:rsidR="00BC3722" w:rsidRPr="00903DBA">
        <w:t xml:space="preserve">. </w:t>
      </w:r>
      <w:r w:rsidR="00AB1B1F" w:rsidRPr="00903DBA">
        <w:t xml:space="preserve">The </w:t>
      </w:r>
      <w:r w:rsidR="00490080" w:rsidRPr="00903DBA">
        <w:t>output</w:t>
      </w:r>
      <w:r w:rsidR="001B36BD" w:rsidRPr="00903DBA">
        <w:t xml:space="preserve"> of the parser is </w:t>
      </w:r>
      <w:r w:rsidR="00EF23EC" w:rsidRPr="00903DBA">
        <w:t xml:space="preserve">a </w:t>
      </w:r>
      <w:r w:rsidR="00BC3722" w:rsidRPr="00903DBA">
        <w:t xml:space="preserve">sequence of </w:t>
      </w:r>
      <w:r w:rsidR="00BC3722" w:rsidRPr="00903DBA">
        <w:rPr>
          <w:rStyle w:val="KeyWord0"/>
        </w:rPr>
        <w:t>middle</w:t>
      </w:r>
      <w:r w:rsidR="00BC3722" w:rsidRPr="00903DBA">
        <w:t xml:space="preserve"> </w:t>
      </w:r>
      <w:r w:rsidR="00BC3722" w:rsidRPr="00903DBA">
        <w:rPr>
          <w:rStyle w:val="KeyWord0"/>
        </w:rPr>
        <w:t>code</w:t>
      </w:r>
      <w:r w:rsidR="00BC3722" w:rsidRPr="00903DBA">
        <w:t xml:space="preserve">. As the name implies, the middle code is </w:t>
      </w:r>
      <w:r w:rsidR="003552CF" w:rsidRPr="00903DBA">
        <w:t xml:space="preserve">a simple notation holding the code between the parsing and the </w:t>
      </w:r>
      <w:r w:rsidR="005B6D4B" w:rsidRPr="00903DBA">
        <w:t xml:space="preserve">final target </w:t>
      </w:r>
      <w:r w:rsidR="003552CF" w:rsidRPr="00903DBA">
        <w:t>code generation.</w:t>
      </w:r>
      <w:r w:rsidR="00F04729" w:rsidRPr="00903DBA">
        <w:t xml:space="preserve"> More specifically, each instruction can refer to three values at most; therefore, the middle code notation is called </w:t>
      </w:r>
      <w:r w:rsidR="00F04729" w:rsidRPr="00903DBA">
        <w:rPr>
          <w:rStyle w:val="KeyWord0"/>
        </w:rPr>
        <w:t>three</w:t>
      </w:r>
      <w:r w:rsidR="00F04729" w:rsidRPr="00903DBA">
        <w:t>-</w:t>
      </w:r>
      <w:r w:rsidR="00F04729" w:rsidRPr="00903DBA">
        <w:rPr>
          <w:rStyle w:val="KeyWord0"/>
        </w:rPr>
        <w:t>address</w:t>
      </w:r>
      <w:r w:rsidR="00F04729" w:rsidRPr="00903DBA">
        <w:t>-</w:t>
      </w:r>
      <w:r w:rsidR="00F04729" w:rsidRPr="00903DBA">
        <w:rPr>
          <w:rStyle w:val="KeyWord0"/>
        </w:rPr>
        <w:t>code</w:t>
      </w:r>
      <w:r w:rsidR="00F04729" w:rsidRPr="00903DBA">
        <w:t>.</w:t>
      </w:r>
    </w:p>
    <w:p w14:paraId="60C67483" w14:textId="09988065" w:rsidR="00E21BF8" w:rsidRPr="00903DBA" w:rsidRDefault="00402ED2" w:rsidP="00653984">
      <w:r w:rsidRPr="00903DBA">
        <w:t xml:space="preserve">Below is an example of how a sample of C code is translated into the middle code.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903DBA" w14:paraId="15FC1746" w14:textId="77777777" w:rsidTr="00553828">
        <w:tc>
          <w:tcPr>
            <w:tcW w:w="4675" w:type="dxa"/>
          </w:tcPr>
          <w:p w14:paraId="717A5D01" w14:textId="77777777" w:rsidR="005B4608" w:rsidRPr="00903DBA" w:rsidRDefault="005B4608" w:rsidP="00553828">
            <w:pPr>
              <w:pStyle w:val="Code"/>
            </w:pPr>
          </w:p>
          <w:p w14:paraId="30FC70E1" w14:textId="77777777" w:rsidR="005B4608" w:rsidRPr="00903DBA" w:rsidRDefault="005B4608" w:rsidP="00553828">
            <w:pPr>
              <w:pStyle w:val="Code"/>
            </w:pPr>
          </w:p>
          <w:p w14:paraId="35162CF2" w14:textId="5F8346AC" w:rsidR="00553828" w:rsidRPr="00903DBA" w:rsidRDefault="00553828" w:rsidP="00553828">
            <w:pPr>
              <w:pStyle w:val="Code"/>
            </w:pPr>
            <w:r w:rsidRPr="00903DBA">
              <w:t>if (a &lt; b)</w:t>
            </w:r>
          </w:p>
          <w:p w14:paraId="2EC7187B" w14:textId="75B41358" w:rsidR="00553828" w:rsidRPr="00903DBA" w:rsidRDefault="00553828" w:rsidP="00553828">
            <w:pPr>
              <w:pStyle w:val="Code"/>
            </w:pPr>
            <w:r w:rsidRPr="00903DBA">
              <w:t xml:space="preserve">   a = -b;</w:t>
            </w:r>
          </w:p>
          <w:p w14:paraId="7C130A32" w14:textId="5DBF6026" w:rsidR="00553828" w:rsidRPr="00903DBA" w:rsidRDefault="00553828" w:rsidP="00553828">
            <w:pPr>
              <w:pStyle w:val="Code"/>
            </w:pPr>
            <w:r w:rsidRPr="00903DBA">
              <w:t xml:space="preserve"> else</w:t>
            </w:r>
          </w:p>
          <w:p w14:paraId="2702F4FC" w14:textId="15A6AEB7" w:rsidR="00553828" w:rsidRPr="00903DBA" w:rsidRDefault="00553828" w:rsidP="00553828">
            <w:pPr>
              <w:pStyle w:val="Code"/>
            </w:pPr>
            <w:r w:rsidRPr="00903DBA">
              <w:t xml:space="preserve">   b = -a;</w:t>
            </w:r>
          </w:p>
        </w:tc>
        <w:tc>
          <w:tcPr>
            <w:tcW w:w="4675" w:type="dxa"/>
          </w:tcPr>
          <w:p w14:paraId="377D3A45" w14:textId="0EECFEC0" w:rsidR="00553828" w:rsidRPr="00903DBA" w:rsidRDefault="00553828" w:rsidP="00553828">
            <w:pPr>
              <w:pStyle w:val="Code"/>
            </w:pPr>
            <w:r w:rsidRPr="00903DBA">
              <w:t>1. if a &lt; b goto 3</w:t>
            </w:r>
          </w:p>
          <w:p w14:paraId="5A3130EC" w14:textId="3FE01CB4" w:rsidR="00553828" w:rsidRPr="00903DBA" w:rsidRDefault="00553828" w:rsidP="00553828">
            <w:pPr>
              <w:pStyle w:val="Code"/>
            </w:pPr>
            <w:r w:rsidRPr="00903DBA">
              <w:t xml:space="preserve">2. goto </w:t>
            </w:r>
            <w:r w:rsidR="00E21BF8" w:rsidRPr="00903DBA">
              <w:t>5</w:t>
            </w:r>
          </w:p>
          <w:p w14:paraId="6D7F1C17" w14:textId="77777777" w:rsidR="00553828" w:rsidRPr="00903DBA" w:rsidRDefault="00553828" w:rsidP="00553828">
            <w:pPr>
              <w:pStyle w:val="Code"/>
            </w:pPr>
            <w:r w:rsidRPr="00903DBA">
              <w:t>3. a = -b;</w:t>
            </w:r>
          </w:p>
          <w:p w14:paraId="3E704A21" w14:textId="033381FC" w:rsidR="00553828" w:rsidRPr="00903DBA" w:rsidRDefault="00553828" w:rsidP="00553828">
            <w:pPr>
              <w:pStyle w:val="Code"/>
            </w:pPr>
            <w:r w:rsidRPr="00903DBA">
              <w:t xml:space="preserve">4. goto </w:t>
            </w:r>
            <w:r w:rsidR="00E21BF8" w:rsidRPr="00903DBA">
              <w:t>6</w:t>
            </w:r>
          </w:p>
          <w:p w14:paraId="4CDB90EF" w14:textId="77777777" w:rsidR="00553828" w:rsidRPr="00903DBA" w:rsidRDefault="00553828" w:rsidP="00553828">
            <w:pPr>
              <w:pStyle w:val="Code"/>
            </w:pPr>
            <w:r w:rsidRPr="00903DBA">
              <w:t>5. b = -a</w:t>
            </w:r>
          </w:p>
          <w:p w14:paraId="2C2EAEFE" w14:textId="3068511D" w:rsidR="00E21BF8" w:rsidRPr="00903DBA" w:rsidRDefault="00E21BF8" w:rsidP="00553828">
            <w:pPr>
              <w:pStyle w:val="Code"/>
            </w:pPr>
            <w:r w:rsidRPr="00903DBA">
              <w:t>6. ...</w:t>
            </w:r>
          </w:p>
        </w:tc>
      </w:tr>
      <w:tr w:rsidR="00553828" w:rsidRPr="00903DBA" w14:paraId="0BEA8C3F" w14:textId="77777777" w:rsidTr="00553828">
        <w:tc>
          <w:tcPr>
            <w:tcW w:w="4675" w:type="dxa"/>
          </w:tcPr>
          <w:p w14:paraId="03159979" w14:textId="4FF95FD3" w:rsidR="00553828" w:rsidRPr="00903DBA" w:rsidRDefault="00553828" w:rsidP="00553828">
            <w:r w:rsidRPr="00903DBA">
              <w:t>(a) C code</w:t>
            </w:r>
          </w:p>
        </w:tc>
        <w:tc>
          <w:tcPr>
            <w:tcW w:w="4675" w:type="dxa"/>
          </w:tcPr>
          <w:p w14:paraId="6EAD5D8B" w14:textId="26A6A718" w:rsidR="00553828" w:rsidRPr="00903DBA" w:rsidRDefault="00553828" w:rsidP="00553828">
            <w:r w:rsidRPr="00903DBA">
              <w:t>(b) Middle code</w:t>
            </w:r>
          </w:p>
        </w:tc>
      </w:tr>
    </w:tbl>
    <w:p w14:paraId="10C99F94" w14:textId="08AE175C" w:rsidR="00903DBA" w:rsidRDefault="00903DBA" w:rsidP="00903DBA">
      <w:bookmarkStart w:id="5" w:name="_Toc57655968"/>
      <w:r>
        <w:t xml:space="preserve">As each middle code instruction can refer to three values at the most, we introduce </w:t>
      </w:r>
      <w:r w:rsidRPr="00643685">
        <w:rPr>
          <w:rStyle w:val="KeyWord0"/>
        </w:rPr>
        <w:t>temporary</w:t>
      </w:r>
      <w:r>
        <w:t xml:space="preserve"> </w:t>
      </w:r>
      <w:r w:rsidRPr="00643685">
        <w:rPr>
          <w:rStyle w:val="KeyWord0"/>
        </w:rPr>
        <w:t>values</w:t>
      </w:r>
      <w:r>
        <w:t xml:space="preserve"> to hold sub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03DBA" w:rsidRPr="00903DBA" w14:paraId="7A18B0FC" w14:textId="77777777" w:rsidTr="006601CE">
        <w:tc>
          <w:tcPr>
            <w:tcW w:w="4675" w:type="dxa"/>
          </w:tcPr>
          <w:p w14:paraId="0DE466F0" w14:textId="77777777" w:rsidR="00903DBA" w:rsidRDefault="00903DBA" w:rsidP="006601CE">
            <w:pPr>
              <w:pStyle w:val="Code"/>
            </w:pPr>
          </w:p>
          <w:p w14:paraId="59896E36" w14:textId="77777777" w:rsidR="00903DBA" w:rsidRDefault="00903DBA" w:rsidP="006601CE">
            <w:pPr>
              <w:pStyle w:val="Code"/>
            </w:pPr>
          </w:p>
          <w:p w14:paraId="63B86866" w14:textId="77777777" w:rsidR="00903DBA" w:rsidRDefault="00903DBA" w:rsidP="006601CE">
            <w:pPr>
              <w:pStyle w:val="Code"/>
            </w:pPr>
          </w:p>
          <w:p w14:paraId="0A76C0F4" w14:textId="717949B5" w:rsidR="00903DBA" w:rsidRPr="00903DBA" w:rsidRDefault="00903DBA" w:rsidP="006601CE">
            <w:pPr>
              <w:pStyle w:val="Code"/>
            </w:pPr>
            <w:r>
              <w:t>x = (a + b) * (c - d)</w:t>
            </w:r>
            <w:r w:rsidR="006601CE">
              <w:t>;</w:t>
            </w:r>
          </w:p>
        </w:tc>
        <w:tc>
          <w:tcPr>
            <w:tcW w:w="4675" w:type="dxa"/>
          </w:tcPr>
          <w:p w14:paraId="08D50CA9" w14:textId="62A806E6" w:rsidR="00903DBA" w:rsidRPr="00903DBA" w:rsidRDefault="00903DBA" w:rsidP="006601CE">
            <w:pPr>
              <w:pStyle w:val="Code"/>
            </w:pPr>
            <w:r w:rsidRPr="00903DBA">
              <w:t xml:space="preserve">1. </w:t>
            </w:r>
            <w:r>
              <w:t>t</w:t>
            </w:r>
            <w:r w:rsidR="00B622AB">
              <w:t>emp</w:t>
            </w:r>
            <w:r>
              <w:t>1 = a + b</w:t>
            </w:r>
          </w:p>
          <w:p w14:paraId="705375D3" w14:textId="5929E793" w:rsidR="00903DBA" w:rsidRPr="00903DBA" w:rsidRDefault="00903DBA" w:rsidP="006601CE">
            <w:pPr>
              <w:pStyle w:val="Code"/>
            </w:pPr>
            <w:r w:rsidRPr="00903DBA">
              <w:t xml:space="preserve">2. </w:t>
            </w:r>
            <w:r>
              <w:t>t</w:t>
            </w:r>
            <w:r w:rsidR="00B622AB">
              <w:t>emp</w:t>
            </w:r>
            <w:r>
              <w:t>2 = c - d</w:t>
            </w:r>
          </w:p>
          <w:p w14:paraId="4CDC15F7" w14:textId="34878B30" w:rsidR="00903DBA" w:rsidRPr="00903DBA" w:rsidRDefault="00903DBA" w:rsidP="006601CE">
            <w:pPr>
              <w:pStyle w:val="Code"/>
            </w:pPr>
            <w:r w:rsidRPr="00903DBA">
              <w:t xml:space="preserve">3. </w:t>
            </w:r>
            <w:r>
              <w:t>t</w:t>
            </w:r>
            <w:r w:rsidR="00B622AB">
              <w:t>emp</w:t>
            </w:r>
            <w:r>
              <w:t>3 = t</w:t>
            </w:r>
            <w:r w:rsidR="00B622AB">
              <w:t>emp</w:t>
            </w:r>
            <w:r>
              <w:t>1 * t</w:t>
            </w:r>
            <w:r w:rsidR="00B622AB">
              <w:t>emp</w:t>
            </w:r>
            <w:r>
              <w:t>2</w:t>
            </w:r>
          </w:p>
          <w:p w14:paraId="0FCB0202" w14:textId="1444C768" w:rsidR="00903DBA" w:rsidRPr="00903DBA" w:rsidRDefault="00903DBA" w:rsidP="006601CE">
            <w:pPr>
              <w:pStyle w:val="Code"/>
            </w:pPr>
            <w:r w:rsidRPr="00903DBA">
              <w:t xml:space="preserve">4. </w:t>
            </w:r>
            <w:r>
              <w:t>x = t</w:t>
            </w:r>
            <w:r w:rsidR="00B622AB">
              <w:t>em</w:t>
            </w:r>
            <w:r w:rsidR="00AC3FF7">
              <w:t>p</w:t>
            </w:r>
            <w:r>
              <w:t>3</w:t>
            </w:r>
          </w:p>
        </w:tc>
      </w:tr>
      <w:tr w:rsidR="00903DBA" w:rsidRPr="00903DBA" w14:paraId="5D55D58B" w14:textId="77777777" w:rsidTr="006601CE">
        <w:tc>
          <w:tcPr>
            <w:tcW w:w="4675" w:type="dxa"/>
          </w:tcPr>
          <w:p w14:paraId="204A9E79" w14:textId="77777777" w:rsidR="00903DBA" w:rsidRPr="00903DBA" w:rsidRDefault="00903DBA" w:rsidP="006601CE">
            <w:r w:rsidRPr="00903DBA">
              <w:t>(a) C code</w:t>
            </w:r>
          </w:p>
        </w:tc>
        <w:tc>
          <w:tcPr>
            <w:tcW w:w="4675" w:type="dxa"/>
          </w:tcPr>
          <w:p w14:paraId="69AE4339" w14:textId="77777777" w:rsidR="00903DBA" w:rsidRPr="00903DBA" w:rsidRDefault="00903DBA" w:rsidP="006601CE">
            <w:r w:rsidRPr="00903DBA">
              <w:t>(b) Middle code</w:t>
            </w:r>
          </w:p>
        </w:tc>
      </w:tr>
    </w:tbl>
    <w:p w14:paraId="7167A1D9" w14:textId="212306A5" w:rsidR="00FE0307" w:rsidRPr="00903DBA" w:rsidRDefault="00EE7565" w:rsidP="00EE7565">
      <w:pPr>
        <w:pStyle w:val="Rubrik3"/>
      </w:pPr>
      <w:r w:rsidRPr="00903DBA">
        <w:t>Middle Code Optimization</w:t>
      </w:r>
      <w:bookmarkEnd w:id="5"/>
    </w:p>
    <w:p w14:paraId="6647956C" w14:textId="6314F17B" w:rsidR="00E60C50" w:rsidRPr="00903DBA" w:rsidRDefault="0033564D" w:rsidP="005A4120">
      <w:r w:rsidRPr="00903DBA">
        <w:t xml:space="preserve">The purpose of the middle code optimization phase is to </w:t>
      </w:r>
      <w:r w:rsidR="00AB75CE" w:rsidRPr="00903DBA">
        <w:t>m</w:t>
      </w:r>
      <w:r w:rsidR="006B534E" w:rsidRPr="00903DBA">
        <w:t>ake the middle code more effective</w:t>
      </w:r>
      <w:r w:rsidR="00B76B61" w:rsidRPr="00903DBA">
        <w:t>, to provide for more effective assembly code generation.</w:t>
      </w:r>
      <w:r w:rsidR="006B534E" w:rsidRPr="00903DBA">
        <w:t xml:space="preserve"> </w:t>
      </w:r>
      <w:r w:rsidR="000B355C" w:rsidRPr="00903DBA">
        <w:t>Reduction of condition jumps is one example of such optimization</w:t>
      </w:r>
      <w:r w:rsidR="00110AFB" w:rsidRPr="00903DBA">
        <w:t xml:space="preserve">. </w:t>
      </w:r>
      <w:r w:rsidR="000771D5" w:rsidRPr="00903DBA">
        <w:t>For instance, b</w:t>
      </w:r>
      <w:r w:rsidR="00110AFB" w:rsidRPr="00903DBA">
        <w:t xml:space="preserve">y swapping the </w:t>
      </w:r>
      <w:r w:rsidR="00DA217C" w:rsidRPr="00903DBA">
        <w:t>condition</w:t>
      </w:r>
      <w:r w:rsidR="00DA7496" w:rsidRPr="00903DBA">
        <w:t xml:space="preserve"> in </w:t>
      </w:r>
      <w:r w:rsidR="005B2269" w:rsidRPr="00903DBA">
        <w:rPr>
          <w:rStyle w:val="KeyWord0"/>
        </w:rPr>
        <w:t>if</w:t>
      </w:r>
      <w:r w:rsidR="005B2269" w:rsidRPr="00903DBA">
        <w:t xml:space="preserve"> statement of </w:t>
      </w:r>
      <w:r w:rsidR="00DA7496" w:rsidRPr="00903DBA">
        <w:t xml:space="preserve">the </w:t>
      </w:r>
      <w:r w:rsidR="005B2269" w:rsidRPr="00903DBA">
        <w:t xml:space="preserve">example </w:t>
      </w:r>
      <w:r w:rsidR="00AC363A" w:rsidRPr="00903DBA">
        <w:t>below</w:t>
      </w:r>
      <w:r w:rsidR="00DA217C" w:rsidRPr="00903DBA">
        <w:t>, we can</w:t>
      </w:r>
      <w:r w:rsidR="000E5DC9" w:rsidRPr="00903DBA">
        <w:t xml:space="preserve"> remove a </w:t>
      </w:r>
      <w:r w:rsidR="000E5DC9" w:rsidRPr="00903DBA">
        <w:rPr>
          <w:rStyle w:val="KeyWord0"/>
        </w:rPr>
        <w:t>goto</w:t>
      </w:r>
      <w:r w:rsidR="000E5DC9" w:rsidRPr="00903DBA">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903DBA" w14:paraId="574DC31D" w14:textId="77777777" w:rsidTr="00DA7496">
        <w:tc>
          <w:tcPr>
            <w:tcW w:w="4675" w:type="dxa"/>
          </w:tcPr>
          <w:p w14:paraId="57BB040A" w14:textId="50FB39A8" w:rsidR="00E21BF8" w:rsidRPr="00903DBA" w:rsidRDefault="00E21BF8" w:rsidP="00E21BF8">
            <w:pPr>
              <w:pStyle w:val="Code"/>
            </w:pPr>
            <w:r w:rsidRPr="00903DBA">
              <w:t>1. if a &lt; b goto 3</w:t>
            </w:r>
          </w:p>
          <w:p w14:paraId="3C96D02B" w14:textId="77777777" w:rsidR="00E21BF8" w:rsidRPr="00903DBA" w:rsidRDefault="00E21BF8" w:rsidP="00E21BF8">
            <w:pPr>
              <w:pStyle w:val="Code"/>
            </w:pPr>
            <w:r w:rsidRPr="00903DBA">
              <w:t>2. goto 5</w:t>
            </w:r>
          </w:p>
          <w:p w14:paraId="00BCE7FA" w14:textId="77777777" w:rsidR="00E21BF8" w:rsidRPr="00903DBA" w:rsidRDefault="00E21BF8" w:rsidP="00E21BF8">
            <w:pPr>
              <w:pStyle w:val="Code"/>
            </w:pPr>
            <w:r w:rsidRPr="00903DBA">
              <w:t>3. a = -b;</w:t>
            </w:r>
          </w:p>
          <w:p w14:paraId="6A1C19F0" w14:textId="77777777" w:rsidR="00E21BF8" w:rsidRPr="00903DBA" w:rsidRDefault="00E21BF8" w:rsidP="00E21BF8">
            <w:pPr>
              <w:pStyle w:val="Code"/>
            </w:pPr>
            <w:r w:rsidRPr="00903DBA">
              <w:t>4. goto 6</w:t>
            </w:r>
          </w:p>
          <w:p w14:paraId="531C0E43" w14:textId="77777777" w:rsidR="00E21BF8" w:rsidRPr="00903DBA" w:rsidRDefault="00E21BF8" w:rsidP="00E21BF8">
            <w:pPr>
              <w:pStyle w:val="Code"/>
            </w:pPr>
            <w:r w:rsidRPr="00903DBA">
              <w:t>5. b = -a</w:t>
            </w:r>
          </w:p>
          <w:p w14:paraId="1654EA82" w14:textId="765C123A" w:rsidR="00E21BF8" w:rsidRPr="00903DBA" w:rsidRDefault="00E21BF8" w:rsidP="00E21BF8">
            <w:pPr>
              <w:pStyle w:val="Code"/>
            </w:pPr>
            <w:r w:rsidRPr="00903DBA">
              <w:t>6. ...</w:t>
            </w:r>
          </w:p>
        </w:tc>
        <w:tc>
          <w:tcPr>
            <w:tcW w:w="4675" w:type="dxa"/>
          </w:tcPr>
          <w:p w14:paraId="1FFF95C0" w14:textId="5EA2B1EF" w:rsidR="00E21BF8" w:rsidRPr="00903DBA" w:rsidRDefault="00E21BF8" w:rsidP="00E21BF8">
            <w:pPr>
              <w:pStyle w:val="Code"/>
            </w:pPr>
            <w:r w:rsidRPr="00903DBA">
              <w:t xml:space="preserve">1. if a &gt;= b goto </w:t>
            </w:r>
            <w:r w:rsidR="009E7FAD" w:rsidRPr="00903DBA">
              <w:t>4</w:t>
            </w:r>
          </w:p>
          <w:p w14:paraId="695CC12A" w14:textId="69352A4A" w:rsidR="00E21BF8" w:rsidRPr="00903DBA" w:rsidRDefault="00E21BF8" w:rsidP="00E21BF8">
            <w:pPr>
              <w:pStyle w:val="Code"/>
            </w:pPr>
            <w:r w:rsidRPr="00903DBA">
              <w:t>2. a = -b;</w:t>
            </w:r>
          </w:p>
          <w:p w14:paraId="2B3E15F8" w14:textId="69E27874" w:rsidR="00E21BF8" w:rsidRPr="00903DBA" w:rsidRDefault="00E21BF8" w:rsidP="00E21BF8">
            <w:pPr>
              <w:pStyle w:val="Code"/>
            </w:pPr>
            <w:r w:rsidRPr="00903DBA">
              <w:t>3. goto 5</w:t>
            </w:r>
          </w:p>
          <w:p w14:paraId="00C7F696" w14:textId="77777777" w:rsidR="00E21BF8" w:rsidRPr="00903DBA" w:rsidRDefault="00E21BF8" w:rsidP="00E21BF8">
            <w:pPr>
              <w:pStyle w:val="Code"/>
            </w:pPr>
            <w:r w:rsidRPr="00903DBA">
              <w:t>4. b = -a;</w:t>
            </w:r>
          </w:p>
          <w:p w14:paraId="0DA6E938" w14:textId="6A4F99B0" w:rsidR="00E21BF8" w:rsidRPr="00903DBA" w:rsidRDefault="00E21BF8" w:rsidP="00E21BF8">
            <w:pPr>
              <w:pStyle w:val="Code"/>
            </w:pPr>
            <w:r w:rsidRPr="00903DBA">
              <w:t>5. ...</w:t>
            </w:r>
          </w:p>
        </w:tc>
      </w:tr>
      <w:tr w:rsidR="00E21BF8" w:rsidRPr="00903DBA" w14:paraId="54564CBC" w14:textId="77777777" w:rsidTr="00DA7496">
        <w:tc>
          <w:tcPr>
            <w:tcW w:w="4675" w:type="dxa"/>
          </w:tcPr>
          <w:p w14:paraId="5D430B19" w14:textId="77777777" w:rsidR="00E21BF8" w:rsidRPr="00903DBA" w:rsidRDefault="00E21BF8" w:rsidP="00E21BF8">
            <w:r w:rsidRPr="00903DBA">
              <w:t>(a) Before</w:t>
            </w:r>
          </w:p>
        </w:tc>
        <w:tc>
          <w:tcPr>
            <w:tcW w:w="4675" w:type="dxa"/>
          </w:tcPr>
          <w:p w14:paraId="700D9692" w14:textId="77777777" w:rsidR="00E21BF8" w:rsidRPr="00903DBA" w:rsidRDefault="00E21BF8" w:rsidP="00E21BF8">
            <w:r w:rsidRPr="00903DBA">
              <w:t>(b) After</w:t>
            </w:r>
          </w:p>
        </w:tc>
      </w:tr>
    </w:tbl>
    <w:p w14:paraId="780CFAFB" w14:textId="7EB1E8E2" w:rsidR="00FF1F4C" w:rsidRPr="00903DBA" w:rsidRDefault="00D030E2" w:rsidP="00EE7565">
      <w:pPr>
        <w:pStyle w:val="Rubrik3"/>
      </w:pPr>
      <w:bookmarkStart w:id="6" w:name="_Toc57655969"/>
      <w:r w:rsidRPr="00903DBA">
        <w:t>Initialization</w:t>
      </w:r>
      <w:bookmarkEnd w:id="6"/>
    </w:p>
    <w:p w14:paraId="2C519A0F" w14:textId="111F69DA" w:rsidR="00FF4FC8" w:rsidRPr="00903DBA" w:rsidRDefault="00F4024C" w:rsidP="00793950">
      <w:r w:rsidRPr="00903DBA">
        <w:t xml:space="preserve">A </w:t>
      </w:r>
      <w:r w:rsidR="00793950" w:rsidRPr="00903DBA">
        <w:t xml:space="preserve">constant or variable may be initialized. </w:t>
      </w:r>
      <w:r w:rsidR="00FF4FC8" w:rsidRPr="00903DBA">
        <w:t xml:space="preserve">The </w:t>
      </w:r>
      <w:r w:rsidR="00565867" w:rsidRPr="00903DBA">
        <w:t xml:space="preserve">initializer </w:t>
      </w:r>
      <w:r w:rsidR="00FF4FC8" w:rsidRPr="00903DBA">
        <w:t>may be a single value</w:t>
      </w:r>
      <w:r w:rsidR="00565867" w:rsidRPr="00903DBA">
        <w:t>,</w:t>
      </w:r>
      <w:r w:rsidR="00FF4FC8" w:rsidRPr="00903DBA">
        <w:t xml:space="preserve"> a</w:t>
      </w:r>
      <w:r w:rsidR="00565867" w:rsidRPr="00903DBA">
        <w:t xml:space="preserve"> </w:t>
      </w:r>
      <w:r w:rsidR="00FF4FC8" w:rsidRPr="00903DBA">
        <w:t>list of value</w:t>
      </w:r>
      <w:r w:rsidR="00331CC9" w:rsidRPr="00903DBA">
        <w:t>s,</w:t>
      </w:r>
      <w:r w:rsidR="00FF4FC8" w:rsidRPr="00903DBA">
        <w:t xml:space="preserve"> or a list of other lists.</w:t>
      </w:r>
      <w:r w:rsidR="00331CC9" w:rsidRPr="00903DBA">
        <w:t xml:space="preserve"> In the following example, and two-dimensional array is initialized by lists.</w:t>
      </w:r>
    </w:p>
    <w:p w14:paraId="0BAAC1F4" w14:textId="246A9DFE" w:rsidR="00331CC9" w:rsidRPr="00903DBA" w:rsidRDefault="00331CC9" w:rsidP="00331CC9">
      <w:pPr>
        <w:pStyle w:val="Code"/>
      </w:pPr>
      <w:r w:rsidRPr="00903DBA">
        <w:t>int a[][3] = {{1, 2, 3}, {4, 5, 6}};</w:t>
      </w:r>
    </w:p>
    <w:p w14:paraId="293BEE05" w14:textId="0743A949" w:rsidR="00331CC9" w:rsidRPr="00903DBA" w:rsidRDefault="00331CC9" w:rsidP="00331CC9">
      <w:r w:rsidRPr="00903DBA">
        <w:t xml:space="preserve">However, the same array may </w:t>
      </w:r>
      <w:r w:rsidR="006F75F9" w:rsidRPr="00903DBA">
        <w:t xml:space="preserve">also </w:t>
      </w:r>
      <w:r w:rsidRPr="00903DBA">
        <w:t>be initialized by one list.</w:t>
      </w:r>
    </w:p>
    <w:p w14:paraId="5D5AC7A7" w14:textId="6C20F750" w:rsidR="00331CC9" w:rsidRPr="00903DBA" w:rsidRDefault="00331CC9" w:rsidP="00331CC9">
      <w:pPr>
        <w:pStyle w:val="Code"/>
      </w:pPr>
      <w:r w:rsidRPr="00903DBA">
        <w:t>int a[][3] = {1, 2, 3, 4, 5, 6};</w:t>
      </w:r>
    </w:p>
    <w:p w14:paraId="7F390A58" w14:textId="78A436C3" w:rsidR="00393394" w:rsidRPr="00903DBA" w:rsidRDefault="00393394" w:rsidP="00393394">
      <w:pPr>
        <w:pStyle w:val="Rubrik3"/>
      </w:pPr>
      <w:bookmarkStart w:id="7" w:name="_Toc57655970"/>
      <w:r w:rsidRPr="00903DBA">
        <w:t>Static Address</w:t>
      </w:r>
      <w:bookmarkEnd w:id="7"/>
    </w:p>
    <w:p w14:paraId="4ED5D757" w14:textId="7F61C01E" w:rsidR="00FA7F90" w:rsidRPr="00903DBA" w:rsidRDefault="00FA7F90" w:rsidP="00FA7F90">
      <w:r w:rsidRPr="00903DBA">
        <w:t xml:space="preserve">A static address is an address </w:t>
      </w:r>
      <w:r w:rsidR="00DB5591" w:rsidRPr="00903DBA">
        <w:t xml:space="preserve">which value </w:t>
      </w:r>
      <w:r w:rsidR="00096B8C" w:rsidRPr="00903DBA">
        <w:t xml:space="preserve">is determined in compile-time. For instance, the </w:t>
      </w:r>
      <w:r w:rsidR="00096B8C" w:rsidRPr="00903DBA">
        <w:rPr>
          <w:rStyle w:val="KeyWord0"/>
        </w:rPr>
        <w:t>&amp;a[3]</w:t>
      </w:r>
      <w:r w:rsidR="00096B8C" w:rsidRPr="00903DBA">
        <w:t xml:space="preserve"> expression </w:t>
      </w:r>
      <w:r w:rsidR="00DB5591" w:rsidRPr="00903DBA">
        <w:t>is</w:t>
      </w:r>
      <w:r w:rsidR="00096B8C" w:rsidRPr="00903DBA">
        <w:t xml:space="preserve"> calculated to a </w:t>
      </w:r>
      <w:r w:rsidR="00333CF3" w:rsidRPr="00903DBA">
        <w:t>specific constant address</w:t>
      </w:r>
      <w:r w:rsidR="00096B8C" w:rsidRPr="00903DBA">
        <w:t xml:space="preserve"> by </w:t>
      </w:r>
      <w:r w:rsidR="007D4A8C" w:rsidRPr="00903DBA">
        <w:t>the compiler and linker.</w:t>
      </w:r>
    </w:p>
    <w:p w14:paraId="26B5E986" w14:textId="79080468" w:rsidR="00D030E2" w:rsidRPr="00903DBA" w:rsidRDefault="00D030E2" w:rsidP="00D030E2">
      <w:pPr>
        <w:pStyle w:val="Rubrik3"/>
      </w:pPr>
      <w:bookmarkStart w:id="8" w:name="_Toc57655971"/>
      <w:r w:rsidRPr="00903DBA">
        <w:t>Declarators and Declaration Specifiers</w:t>
      </w:r>
      <w:bookmarkEnd w:id="8"/>
    </w:p>
    <w:p w14:paraId="5AFA2F29" w14:textId="4BBE3FB5" w:rsidR="006679FD" w:rsidRPr="00903DBA" w:rsidRDefault="00FE5917" w:rsidP="00FE5917">
      <w:r w:rsidRPr="00903DBA">
        <w:t xml:space="preserve">In the following code, </w:t>
      </w:r>
      <w:r w:rsidRPr="00903DBA">
        <w:rPr>
          <w:rStyle w:val="KeyWord0"/>
        </w:rPr>
        <w:t xml:space="preserve">struct {int </w:t>
      </w:r>
      <w:r w:rsidR="006679FD" w:rsidRPr="00903DBA">
        <w:rPr>
          <w:rStyle w:val="KeyWord0"/>
        </w:rPr>
        <w:t>i</w:t>
      </w:r>
      <w:r w:rsidRPr="00903DBA">
        <w:rPr>
          <w:rStyle w:val="KeyWord0"/>
        </w:rPr>
        <w:t>;}</w:t>
      </w:r>
      <w:r w:rsidRPr="00903DBA">
        <w:t xml:space="preserve"> is a </w:t>
      </w:r>
      <w:r w:rsidR="006679FD" w:rsidRPr="00903DBA">
        <w:rPr>
          <w:rStyle w:val="KeyWord0"/>
        </w:rPr>
        <w:t>specifier</w:t>
      </w:r>
      <w:r w:rsidR="006679FD" w:rsidRPr="00903DBA">
        <w:t xml:space="preserve"> while </w:t>
      </w:r>
      <w:r w:rsidR="006679FD" w:rsidRPr="00903DBA">
        <w:rPr>
          <w:rStyle w:val="KeyWord0"/>
        </w:rPr>
        <w:t>s</w:t>
      </w:r>
      <w:r w:rsidR="006679FD" w:rsidRPr="00903DBA">
        <w:t xml:space="preserve"> and </w:t>
      </w:r>
      <w:r w:rsidR="006679FD" w:rsidRPr="00903DBA">
        <w:rPr>
          <w:rStyle w:val="KeyWord0"/>
        </w:rPr>
        <w:t>*p</w:t>
      </w:r>
      <w:r w:rsidR="006679FD" w:rsidRPr="00903DBA">
        <w:t xml:space="preserve"> are </w:t>
      </w:r>
      <w:r w:rsidR="006679FD" w:rsidRPr="00903DBA">
        <w:rPr>
          <w:rStyle w:val="KeyWord0"/>
        </w:rPr>
        <w:t>declarators</w:t>
      </w:r>
      <w:r w:rsidR="006679FD" w:rsidRPr="00903DBA">
        <w:t>.</w:t>
      </w:r>
      <w:r w:rsidR="00333CF3" w:rsidRPr="00903DBA">
        <w:t xml:space="preserve"> </w:t>
      </w:r>
    </w:p>
    <w:p w14:paraId="439E14C6" w14:textId="5C9ED09A" w:rsidR="00FE5917" w:rsidRPr="00903DBA" w:rsidRDefault="00FE5917" w:rsidP="006679FD">
      <w:pPr>
        <w:pStyle w:val="Code"/>
      </w:pPr>
      <w:r w:rsidRPr="00903DBA">
        <w:t xml:space="preserve">struct {int </w:t>
      </w:r>
      <w:r w:rsidR="006679FD" w:rsidRPr="00903DBA">
        <w:t>i</w:t>
      </w:r>
      <w:r w:rsidRPr="00903DBA">
        <w:t xml:space="preserve">;} </w:t>
      </w:r>
      <w:r w:rsidR="006679FD" w:rsidRPr="00903DBA">
        <w:t xml:space="preserve">s, </w:t>
      </w:r>
      <w:r w:rsidRPr="00903DBA">
        <w:t>*p;</w:t>
      </w:r>
    </w:p>
    <w:p w14:paraId="53B59995" w14:textId="414B3C26" w:rsidR="0019354E" w:rsidRPr="00903DBA" w:rsidRDefault="0019354E" w:rsidP="0019354E">
      <w:r w:rsidRPr="00903DBA">
        <w:t>A declarator can also by initialized, and in a struct marked as a bitfield.</w:t>
      </w:r>
    </w:p>
    <w:p w14:paraId="7524EBC5" w14:textId="77777777" w:rsidR="0019354E" w:rsidRPr="00903DBA" w:rsidRDefault="0019354E" w:rsidP="0019354E">
      <w:pPr>
        <w:pStyle w:val="Code"/>
      </w:pPr>
      <w:r w:rsidRPr="00903DBA">
        <w:lastRenderedPageBreak/>
        <w:t>struct {int i;} s = {1}, *p = NULL;</w:t>
      </w:r>
    </w:p>
    <w:p w14:paraId="2475D9C2" w14:textId="67C68B1A" w:rsidR="0019354E" w:rsidRPr="00903DBA" w:rsidRDefault="0019354E" w:rsidP="0019354E">
      <w:pPr>
        <w:pStyle w:val="Code"/>
      </w:pPr>
      <w:r w:rsidRPr="00903DBA">
        <w:t>struct {int i : 3;};</w:t>
      </w:r>
    </w:p>
    <w:p w14:paraId="7E4F44AF" w14:textId="14942D51" w:rsidR="0019354E" w:rsidRPr="00903DBA" w:rsidRDefault="0019354E" w:rsidP="0019354E">
      <w:pPr>
        <w:pStyle w:val="Code"/>
      </w:pPr>
    </w:p>
    <w:p w14:paraId="1608EC07" w14:textId="3C1C5861" w:rsidR="00F01E7E" w:rsidRPr="00903DBA" w:rsidRDefault="00F01E7E" w:rsidP="0031712C">
      <w:pPr>
        <w:pStyle w:val="Rubrik3"/>
      </w:pPr>
      <w:bookmarkStart w:id="9" w:name="_Toc57655972"/>
      <w:r w:rsidRPr="00903DBA">
        <w:t>The Symbol Table</w:t>
      </w:r>
      <w:bookmarkEnd w:id="9"/>
    </w:p>
    <w:p w14:paraId="26774F2A" w14:textId="3C9D951C" w:rsidR="00EB1B29" w:rsidRPr="00903DBA" w:rsidRDefault="000771D5" w:rsidP="00EB1B29">
      <w:r w:rsidRPr="00903DBA">
        <w:t xml:space="preserve">The symbol table holds information of the symbol of the code, such as variables, constants, </w:t>
      </w:r>
      <w:r w:rsidR="0051254E" w:rsidRPr="00903DBA">
        <w:t>and functions as well as struct and union tags of extern, static, auto, register, and typedef</w:t>
      </w:r>
      <w:r w:rsidR="00A732FC" w:rsidRPr="00903DBA">
        <w:t xml:space="preserve"> storage</w:t>
      </w:r>
      <w:r w:rsidR="0051254E" w:rsidRPr="00903DBA">
        <w:t xml:space="preserve">. </w:t>
      </w:r>
      <w:r w:rsidR="00EB1B29" w:rsidRPr="00903DBA">
        <w:t xml:space="preserve">The symbol table is </w:t>
      </w:r>
      <w:proofErr w:type="gramStart"/>
      <w:r w:rsidR="00EB1B29" w:rsidRPr="00903DBA">
        <w:t>actually a</w:t>
      </w:r>
      <w:proofErr w:type="gramEnd"/>
      <w:r w:rsidR="00EB1B29" w:rsidRPr="00903DBA">
        <w:t xml:space="preserve"> hierarchy of tables, where the root table represent global space and the other tables represents functions or blocks in functions</w:t>
      </w:r>
      <w:r w:rsidR="00D90768" w:rsidRPr="00903DBA">
        <w:t>, or members o</w:t>
      </w:r>
      <w:r w:rsidR="004A0FEF" w:rsidRPr="00903DBA">
        <w:t>f structs or</w:t>
      </w:r>
      <w:r w:rsidR="00D90768" w:rsidRPr="00903DBA">
        <w:t xml:space="preserve"> union</w:t>
      </w:r>
      <w:r w:rsidR="004A0FEF" w:rsidRPr="00903DBA">
        <w:t>s.</w:t>
      </w:r>
    </w:p>
    <w:p w14:paraId="0B720638" w14:textId="6F9A8761" w:rsidR="00F01E7E" w:rsidRPr="00903DBA" w:rsidRDefault="00F01E7E" w:rsidP="0031712C">
      <w:pPr>
        <w:pStyle w:val="Rubrik3"/>
      </w:pPr>
      <w:bookmarkStart w:id="10" w:name="_Toc57655973"/>
      <w:r w:rsidRPr="00903DBA">
        <w:t>The Type System</w:t>
      </w:r>
      <w:bookmarkEnd w:id="10"/>
    </w:p>
    <w:p w14:paraId="164882FC" w14:textId="45A11C76" w:rsidR="000D4A41" w:rsidRPr="00903DBA" w:rsidRDefault="000D4A41" w:rsidP="000D4A41">
      <w:r w:rsidRPr="00903DBA">
        <w:t>ANSI C holds a rather large set of types. The basic types are the integral types and floating-point types. Then there are pointers, arrays, function, structs and unions.</w:t>
      </w:r>
      <w:r w:rsidR="00FE5917" w:rsidRPr="00903DBA">
        <w:t xml:space="preserve"> It</w:t>
      </w:r>
      <w:r w:rsidR="004A0FEF" w:rsidRPr="00903DBA">
        <w:t xml:space="preserve"> </w:t>
      </w:r>
      <w:r w:rsidR="00FE5917" w:rsidRPr="00903DBA">
        <w:t xml:space="preserve">is possible to type cast between </w:t>
      </w:r>
      <w:r w:rsidR="00C848D6" w:rsidRPr="00903DBA">
        <w:t>several</w:t>
      </w:r>
      <w:r w:rsidR="00FE5917" w:rsidRPr="00903DBA">
        <w:t xml:space="preserve"> of these types</w:t>
      </w:r>
      <w:r w:rsidR="00C848D6" w:rsidRPr="00903DBA">
        <w:t>. Moreover, in some situation is an array interpreted as a pointer its type, and a function is interpreted as a pointer to the function.</w:t>
      </w:r>
    </w:p>
    <w:p w14:paraId="170C5975" w14:textId="5BE2F8FE" w:rsidR="00EE7565" w:rsidRPr="00903DBA" w:rsidRDefault="0067532F" w:rsidP="00EE7565">
      <w:pPr>
        <w:pStyle w:val="Rubrik3"/>
      </w:pPr>
      <w:bookmarkStart w:id="11" w:name="_Toc57655974"/>
      <w:r w:rsidRPr="00903DBA">
        <w:t>Ass</w:t>
      </w:r>
      <w:r w:rsidR="00A230F3" w:rsidRPr="00903DBA">
        <w:t xml:space="preserve">embly </w:t>
      </w:r>
      <w:r w:rsidR="00EE7565" w:rsidRPr="00903DBA">
        <w:t>Code Generation</w:t>
      </w:r>
      <w:bookmarkEnd w:id="11"/>
    </w:p>
    <w:p w14:paraId="0E14CD58" w14:textId="5772368E" w:rsidR="006B0843" w:rsidRPr="00903DBA" w:rsidRDefault="003C0006" w:rsidP="00FE0307">
      <w:r w:rsidRPr="00903DBA">
        <w:t xml:space="preserve">When the middle code has been generated and optimized, we generate the assembly code. </w:t>
      </w:r>
      <w:r w:rsidR="001F0AB2" w:rsidRPr="00903DBA">
        <w:t xml:space="preserve">In the first step, </w:t>
      </w:r>
      <w:r w:rsidR="00553828" w:rsidRPr="00903DBA">
        <w:t xml:space="preserve">we </w:t>
      </w:r>
      <w:r w:rsidR="001F0AB2" w:rsidRPr="00903DBA">
        <w:t>generate</w:t>
      </w:r>
      <w:r w:rsidR="00553828" w:rsidRPr="00903DBA">
        <w:t xml:space="preserve"> the assembly and </w:t>
      </w:r>
      <w:r w:rsidR="001F0AB2" w:rsidRPr="00903DBA">
        <w:t xml:space="preserve">use </w:t>
      </w:r>
      <w:r w:rsidR="001F0AB2" w:rsidRPr="00903DBA">
        <w:rPr>
          <w:rStyle w:val="KeyWord0"/>
        </w:rPr>
        <w:t>tracks</w:t>
      </w:r>
      <w:r w:rsidR="001F0AB2" w:rsidRPr="00903DBA">
        <w:t xml:space="preserve"> to mark where</w:t>
      </w:r>
      <w:r w:rsidR="002155DE" w:rsidRPr="00903DBA">
        <w:t xml:space="preserve"> in the assembly code</w:t>
      </w:r>
      <w:r w:rsidR="001F0AB2" w:rsidRPr="00903DBA">
        <w:t xml:space="preserve"> </w:t>
      </w:r>
      <w:r w:rsidR="002155DE" w:rsidRPr="00903DBA">
        <w:t>the</w:t>
      </w:r>
      <w:r w:rsidR="00553828" w:rsidRPr="00903DBA">
        <w:t xml:space="preserve"> </w:t>
      </w:r>
      <w:r w:rsidR="001F0AB2" w:rsidRPr="00903DBA">
        <w:t xml:space="preserve">yet unknown registers shall be </w:t>
      </w:r>
      <w:r w:rsidR="002155DE" w:rsidRPr="00903DBA">
        <w:t>placed</w:t>
      </w:r>
      <w:r w:rsidR="00553828" w:rsidRPr="00903DBA">
        <w:t>. I</w:t>
      </w:r>
      <w:r w:rsidR="001F0AB2" w:rsidRPr="00903DBA">
        <w:t xml:space="preserve">n the second step we perform register allocation to find </w:t>
      </w:r>
      <w:r w:rsidR="005D2ADB" w:rsidRPr="00903DBA">
        <w:t>the</w:t>
      </w:r>
      <w:r w:rsidR="001F0AB2" w:rsidRPr="00903DBA">
        <w:t xml:space="preserve"> optimal</w:t>
      </w:r>
      <w:r w:rsidR="005D2ADB" w:rsidRPr="00903DBA">
        <w:t xml:space="preserve"> us of the register</w:t>
      </w:r>
      <w:r w:rsidR="002155DE" w:rsidRPr="00903DBA">
        <w:t xml:space="preserve"> set</w:t>
      </w:r>
      <w:r w:rsidR="00553828" w:rsidRPr="00903DBA">
        <w:t xml:space="preserve">, and </w:t>
      </w:r>
      <w:r w:rsidR="002155DE" w:rsidRPr="00903DBA">
        <w:t xml:space="preserve">finally replace the tracks with the </w:t>
      </w:r>
      <w:r w:rsidR="00553828" w:rsidRPr="00903DBA">
        <w:t>actual register.</w:t>
      </w:r>
    </w:p>
    <w:p w14:paraId="43C53B95" w14:textId="77777777" w:rsidR="00000282" w:rsidRPr="00903DBA" w:rsidRDefault="00000282" w:rsidP="00000282">
      <w:pPr>
        <w:pStyle w:val="Rubrik3"/>
        <w:numPr>
          <w:ilvl w:val="2"/>
          <w:numId w:val="118"/>
        </w:numPr>
      </w:pPr>
      <w:bookmarkStart w:id="12" w:name="_Toc57655975"/>
      <w:r w:rsidRPr="00903DBA">
        <w:t>Register Allocation</w:t>
      </w:r>
      <w:bookmarkEnd w:id="12"/>
    </w:p>
    <w:p w14:paraId="22AC36F6" w14:textId="714E4B7B" w:rsidR="00000282" w:rsidRPr="00903DBA" w:rsidRDefault="00000282" w:rsidP="00FE0307">
      <w:r w:rsidRPr="00903DBA">
        <w:t>The register allocator creates a graph where the vertices</w:t>
      </w:r>
      <w:r w:rsidR="00D4394D" w:rsidRPr="00903DBA">
        <w:t xml:space="preserve"> hold tracks</w:t>
      </w:r>
      <w:r w:rsidRPr="00903DBA">
        <w:t xml:space="preserve">, and two vertices </w:t>
      </w:r>
      <w:r w:rsidR="00903DBA" w:rsidRPr="00903DBA">
        <w:t>are connected by a</w:t>
      </w:r>
      <w:r w:rsidRPr="00903DBA">
        <w:t xml:space="preserve">n edge if their tracks overlaps in the code. Then we </w:t>
      </w:r>
      <w:r w:rsidR="00903DBA">
        <w:t xml:space="preserve">find a match </w:t>
      </w:r>
      <w:r w:rsidRPr="00903DBA">
        <w:t xml:space="preserve">where two overlapping tracks are assigned </w:t>
      </w:r>
      <w:r w:rsidR="00903DBA">
        <w:t xml:space="preserve">non-overlapping </w:t>
      </w:r>
      <w:r w:rsidRPr="00903DBA">
        <w:t>register</w:t>
      </w:r>
      <w:r w:rsidR="00903DBA">
        <w:t>s</w:t>
      </w:r>
      <w:r w:rsidRPr="00903DBA">
        <w:t>.</w:t>
      </w:r>
      <w:r w:rsidR="00DA1753" w:rsidRPr="00903DBA">
        <w:t xml:space="preserve"> Let</w:t>
      </w:r>
      <w:r w:rsidR="00463FCB" w:rsidRPr="00903DBA">
        <w:t xml:space="preserve"> u</w:t>
      </w:r>
      <w:r w:rsidR="00DA1753" w:rsidRPr="00903DBA">
        <w:t xml:space="preserve">s look at the following example, we assume that </w:t>
      </w:r>
      <w:r w:rsidR="00CB128D" w:rsidRPr="00903DBA">
        <w:rPr>
          <w:rStyle w:val="KeyWord0"/>
        </w:rPr>
        <w:t>x</w:t>
      </w:r>
      <w:r w:rsidR="00CB128D" w:rsidRPr="00903DBA">
        <w:t xml:space="preserve">, </w:t>
      </w:r>
      <w:r w:rsidR="00DA1753" w:rsidRPr="00903DBA">
        <w:rPr>
          <w:rStyle w:val="KeyWord0"/>
        </w:rPr>
        <w:t>a</w:t>
      </w:r>
      <w:r w:rsidR="00DA1753" w:rsidRPr="00903DBA">
        <w:t xml:space="preserve">, </w:t>
      </w:r>
      <w:r w:rsidR="00DA1753" w:rsidRPr="00903DBA">
        <w:rPr>
          <w:rStyle w:val="KeyWord0"/>
        </w:rPr>
        <w:t>b</w:t>
      </w:r>
      <w:r w:rsidR="00DA1753" w:rsidRPr="00903DBA">
        <w:t xml:space="preserve">, </w:t>
      </w:r>
      <w:r w:rsidR="00DA1753" w:rsidRPr="00903DBA">
        <w:rPr>
          <w:rStyle w:val="KeyWord0"/>
        </w:rPr>
        <w:t>c</w:t>
      </w:r>
      <w:r w:rsidR="00DA1753" w:rsidRPr="00903DBA">
        <w:t xml:space="preserve">, and </w:t>
      </w:r>
      <w:proofErr w:type="spellStart"/>
      <w:r w:rsidR="00DA1753" w:rsidRPr="00903DBA">
        <w:rPr>
          <w:rStyle w:val="KeyWord0"/>
        </w:rPr>
        <w:t>d</w:t>
      </w:r>
      <w:r w:rsidR="00DA1753" w:rsidRPr="00903DBA">
        <w:t xml:space="preserve"> are</w:t>
      </w:r>
      <w:proofErr w:type="spellEnd"/>
      <w:r w:rsidR="00DA1753" w:rsidRPr="00903DBA">
        <w:t xml:space="preserve"> static </w:t>
      </w:r>
      <w:r w:rsidR="00E61EC6" w:rsidRPr="00903DBA">
        <w:t xml:space="preserve">16-bit </w:t>
      </w:r>
      <w:r w:rsidR="00DA1753" w:rsidRPr="00903DBA">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903DBA" w14:paraId="62C3D56E" w14:textId="77777777" w:rsidTr="00146973">
        <w:tc>
          <w:tcPr>
            <w:tcW w:w="4675" w:type="dxa"/>
          </w:tcPr>
          <w:p w14:paraId="4329AF71" w14:textId="77777777" w:rsidR="00146973" w:rsidRPr="00903DBA" w:rsidRDefault="00146973" w:rsidP="00146973">
            <w:pPr>
              <w:pStyle w:val="Code"/>
            </w:pPr>
          </w:p>
          <w:p w14:paraId="313C6A6D" w14:textId="77777777" w:rsidR="00146973" w:rsidRPr="00903DBA" w:rsidRDefault="00146973" w:rsidP="00146973">
            <w:pPr>
              <w:pStyle w:val="Code"/>
            </w:pPr>
          </w:p>
          <w:p w14:paraId="75CBB268" w14:textId="77777777" w:rsidR="00146973" w:rsidRPr="00903DBA" w:rsidRDefault="00146973" w:rsidP="00146973">
            <w:pPr>
              <w:pStyle w:val="Code"/>
            </w:pPr>
          </w:p>
          <w:p w14:paraId="228845AE" w14:textId="77777777" w:rsidR="00146973" w:rsidRPr="00903DBA" w:rsidRDefault="00146973" w:rsidP="00146973">
            <w:pPr>
              <w:pStyle w:val="Code"/>
            </w:pPr>
            <w:r w:rsidRPr="00903DBA">
              <w:t>x = a + b &amp; c - d;</w:t>
            </w:r>
          </w:p>
        </w:tc>
        <w:tc>
          <w:tcPr>
            <w:tcW w:w="4675" w:type="dxa"/>
          </w:tcPr>
          <w:p w14:paraId="60E5EE77" w14:textId="77777777" w:rsidR="00146973" w:rsidRPr="00903DBA" w:rsidRDefault="00146973" w:rsidP="00146973">
            <w:pPr>
              <w:pStyle w:val="Code"/>
            </w:pPr>
            <w:r w:rsidRPr="00903DBA">
              <w:t>1. temporary0 = a + b</w:t>
            </w:r>
          </w:p>
          <w:p w14:paraId="6FFA254B" w14:textId="77777777" w:rsidR="00146973" w:rsidRPr="00903DBA" w:rsidRDefault="00146973" w:rsidP="00146973">
            <w:pPr>
              <w:pStyle w:val="Code"/>
            </w:pPr>
            <w:r w:rsidRPr="00903DBA">
              <w:t>2. temporary1 = c - d</w:t>
            </w:r>
          </w:p>
          <w:p w14:paraId="6A7594D2" w14:textId="77777777" w:rsidR="00146973" w:rsidRPr="00903DBA" w:rsidRDefault="00146973" w:rsidP="00146973">
            <w:pPr>
              <w:pStyle w:val="Code"/>
            </w:pPr>
            <w:r w:rsidRPr="00903DBA">
              <w:t>3. temporary2 = t0 &amp; t1</w:t>
            </w:r>
          </w:p>
          <w:p w14:paraId="3BDB2FC1" w14:textId="77777777" w:rsidR="00146973" w:rsidRPr="00903DBA" w:rsidRDefault="00146973" w:rsidP="00146973">
            <w:pPr>
              <w:pStyle w:val="Code"/>
            </w:pPr>
            <w:r w:rsidRPr="00903DBA">
              <w:t>4. x = temporary2</w:t>
            </w:r>
          </w:p>
        </w:tc>
      </w:tr>
      <w:tr w:rsidR="00146973" w:rsidRPr="00903DBA" w14:paraId="6B985ED5" w14:textId="77777777" w:rsidTr="00146973">
        <w:tc>
          <w:tcPr>
            <w:tcW w:w="4675" w:type="dxa"/>
          </w:tcPr>
          <w:p w14:paraId="0DDFC065" w14:textId="77777777" w:rsidR="00146973" w:rsidRPr="00903DBA" w:rsidRDefault="00146973" w:rsidP="00146973">
            <w:r w:rsidRPr="00903DBA">
              <w:t>(a) C Code</w:t>
            </w:r>
          </w:p>
        </w:tc>
        <w:tc>
          <w:tcPr>
            <w:tcW w:w="4675" w:type="dxa"/>
          </w:tcPr>
          <w:p w14:paraId="5BE49797" w14:textId="77777777" w:rsidR="00146973" w:rsidRPr="00903DBA" w:rsidRDefault="00146973" w:rsidP="00146973">
            <w:pPr>
              <w:tabs>
                <w:tab w:val="right" w:pos="4459"/>
              </w:tabs>
            </w:pPr>
            <w:r w:rsidRPr="00903DBA">
              <w:t>(b) Middle Code</w:t>
            </w:r>
            <w:r w:rsidRPr="00903DBA">
              <w:tab/>
            </w:r>
          </w:p>
        </w:tc>
      </w:tr>
    </w:tbl>
    <w:p w14:paraId="30ED96F8" w14:textId="53EFCCD4" w:rsidR="00146973" w:rsidRPr="00903DBA" w:rsidRDefault="000978B3" w:rsidP="00FE0307">
      <w:r w:rsidRPr="00903DBA">
        <w:t>In the assembly code generation</w:t>
      </w:r>
      <w:r w:rsidR="00C9101D" w:rsidRPr="00903DBA">
        <w:t xml:space="preserve">, </w:t>
      </w:r>
      <w:r w:rsidRPr="00903DBA">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903DBA" w14:paraId="07E6A60A" w14:textId="77777777" w:rsidTr="00CE407A">
        <w:tc>
          <w:tcPr>
            <w:tcW w:w="4675" w:type="dxa"/>
          </w:tcPr>
          <w:p w14:paraId="734278AD" w14:textId="2D75CC1B" w:rsidR="00085857" w:rsidRPr="00903DBA" w:rsidRDefault="00DA1753" w:rsidP="00CE407A">
            <w:pPr>
              <w:pStyle w:val="Code"/>
            </w:pPr>
            <w:r w:rsidRPr="00903DBA">
              <w:t xml:space="preserve">mov </w:t>
            </w:r>
            <w:r w:rsidRPr="00903DBA">
              <w:rPr>
                <w:rStyle w:val="KeyWord0"/>
              </w:rPr>
              <w:t>track0</w:t>
            </w:r>
            <w:r w:rsidRPr="00903DBA">
              <w:t>, [a</w:t>
            </w:r>
            <w:r w:rsidR="00CB128D" w:rsidRPr="00903DBA">
              <w:rPr>
                <w:vertAlign w:val="subscript"/>
              </w:rPr>
              <w:t>address</w:t>
            </w:r>
            <w:r w:rsidRPr="00903DBA">
              <w:t>]</w:t>
            </w:r>
          </w:p>
          <w:p w14:paraId="5F04CDF4" w14:textId="77777777" w:rsidR="00CE407A" w:rsidRPr="00903DBA" w:rsidRDefault="00CB128D" w:rsidP="00CE407A">
            <w:pPr>
              <w:pStyle w:val="Code"/>
            </w:pPr>
            <w:r w:rsidRPr="00903DBA">
              <w:t xml:space="preserve">add </w:t>
            </w:r>
            <w:r w:rsidRPr="00903DBA">
              <w:rPr>
                <w:rStyle w:val="KeyWord0"/>
              </w:rPr>
              <w:t>track0</w:t>
            </w:r>
            <w:r w:rsidRPr="00903DBA">
              <w:t>, [b</w:t>
            </w:r>
            <w:r w:rsidRPr="00903DBA">
              <w:rPr>
                <w:vertAlign w:val="subscript"/>
              </w:rPr>
              <w:t>address</w:t>
            </w:r>
            <w:r w:rsidRPr="00903DBA">
              <w:t>]</w:t>
            </w:r>
          </w:p>
          <w:p w14:paraId="6C5259C4" w14:textId="76C9BBF0" w:rsidR="00CB128D" w:rsidRPr="00903DBA" w:rsidRDefault="00CB128D" w:rsidP="00CB128D">
            <w:pPr>
              <w:pStyle w:val="Code"/>
            </w:pPr>
            <w:r w:rsidRPr="00903DBA">
              <w:t xml:space="preserve">mov </w:t>
            </w:r>
            <w:r w:rsidRPr="00903DBA">
              <w:rPr>
                <w:rStyle w:val="KeyWord0"/>
              </w:rPr>
              <w:t>track1</w:t>
            </w:r>
            <w:r w:rsidRPr="00903DBA">
              <w:t>, [c</w:t>
            </w:r>
            <w:r w:rsidRPr="00903DBA">
              <w:rPr>
                <w:vertAlign w:val="subscript"/>
              </w:rPr>
              <w:t>address</w:t>
            </w:r>
            <w:r w:rsidRPr="00903DBA">
              <w:t>]</w:t>
            </w:r>
          </w:p>
          <w:p w14:paraId="2E4AA5A5" w14:textId="3FF22454" w:rsidR="00CB128D" w:rsidRPr="00903DBA" w:rsidRDefault="00CB128D" w:rsidP="00CB128D">
            <w:pPr>
              <w:pStyle w:val="Code"/>
            </w:pPr>
            <w:r w:rsidRPr="00903DBA">
              <w:t xml:space="preserve">sub </w:t>
            </w:r>
            <w:r w:rsidRPr="00903DBA">
              <w:rPr>
                <w:rStyle w:val="KeyWord0"/>
              </w:rPr>
              <w:t>track1</w:t>
            </w:r>
            <w:r w:rsidRPr="00903DBA">
              <w:t>, [</w:t>
            </w:r>
            <w:r w:rsidR="00DC44AF" w:rsidRPr="00903DBA">
              <w:t>d</w:t>
            </w:r>
            <w:r w:rsidRPr="00903DBA">
              <w:rPr>
                <w:vertAlign w:val="subscript"/>
              </w:rPr>
              <w:t>address</w:t>
            </w:r>
            <w:r w:rsidRPr="00903DBA">
              <w:t>]</w:t>
            </w:r>
          </w:p>
          <w:p w14:paraId="2CEEE18C" w14:textId="77777777" w:rsidR="00CB128D" w:rsidRPr="00903DBA" w:rsidRDefault="00CB128D" w:rsidP="00CE407A">
            <w:pPr>
              <w:pStyle w:val="Code"/>
            </w:pPr>
            <w:r w:rsidRPr="00903DBA">
              <w:t xml:space="preserve">and </w:t>
            </w:r>
            <w:r w:rsidRPr="00903DBA">
              <w:rPr>
                <w:rStyle w:val="KeyWord0"/>
              </w:rPr>
              <w:t>track0</w:t>
            </w:r>
            <w:r w:rsidRPr="00903DBA">
              <w:t xml:space="preserve">, </w:t>
            </w:r>
            <w:r w:rsidRPr="00903DBA">
              <w:rPr>
                <w:rStyle w:val="KeyWord0"/>
              </w:rPr>
              <w:t>track1</w:t>
            </w:r>
          </w:p>
          <w:p w14:paraId="4AA87527" w14:textId="6EC67614" w:rsidR="00CB128D" w:rsidRPr="00903DBA" w:rsidRDefault="00CB128D" w:rsidP="00CE407A">
            <w:pPr>
              <w:pStyle w:val="Code"/>
            </w:pPr>
            <w:r w:rsidRPr="00903DBA">
              <w:t>mov [x</w:t>
            </w:r>
            <w:r w:rsidRPr="00903DBA">
              <w:rPr>
                <w:vertAlign w:val="subscript"/>
              </w:rPr>
              <w:t>address</w:t>
            </w:r>
            <w:r w:rsidRPr="00903DBA">
              <w:t xml:space="preserve">], </w:t>
            </w:r>
            <w:r w:rsidRPr="00903DBA">
              <w:rPr>
                <w:rStyle w:val="KeyWord0"/>
              </w:rPr>
              <w:t>track0</w:t>
            </w:r>
          </w:p>
        </w:tc>
        <w:tc>
          <w:tcPr>
            <w:tcW w:w="4675" w:type="dxa"/>
          </w:tcPr>
          <w:p w14:paraId="3A05C68E" w14:textId="3C6206FD" w:rsidR="00CB128D" w:rsidRPr="00903DBA" w:rsidRDefault="00CB128D" w:rsidP="00CB128D">
            <w:pPr>
              <w:pStyle w:val="Code"/>
            </w:pPr>
            <w:r w:rsidRPr="00903DBA">
              <w:t xml:space="preserve">mov </w:t>
            </w:r>
            <w:r w:rsidR="00463FCB" w:rsidRPr="00903DBA">
              <w:rPr>
                <w:rStyle w:val="KeyWord0"/>
              </w:rPr>
              <w:t>ax</w:t>
            </w:r>
            <w:r w:rsidRPr="00903DBA">
              <w:t>, [a</w:t>
            </w:r>
            <w:r w:rsidRPr="00903DBA">
              <w:rPr>
                <w:vertAlign w:val="subscript"/>
              </w:rPr>
              <w:t>address</w:t>
            </w:r>
            <w:r w:rsidRPr="00903DBA">
              <w:t>]</w:t>
            </w:r>
          </w:p>
          <w:p w14:paraId="0A9F0C6E" w14:textId="453C3814" w:rsidR="00CB128D" w:rsidRPr="00903DBA" w:rsidRDefault="00CB128D" w:rsidP="00CB128D">
            <w:pPr>
              <w:pStyle w:val="Code"/>
            </w:pPr>
            <w:r w:rsidRPr="00903DBA">
              <w:t xml:space="preserve">add </w:t>
            </w:r>
            <w:r w:rsidR="00463FCB" w:rsidRPr="00903DBA">
              <w:rPr>
                <w:rStyle w:val="KeyWord0"/>
              </w:rPr>
              <w:t>ax</w:t>
            </w:r>
            <w:r w:rsidRPr="00903DBA">
              <w:t>, [b</w:t>
            </w:r>
            <w:r w:rsidRPr="00903DBA">
              <w:rPr>
                <w:vertAlign w:val="subscript"/>
              </w:rPr>
              <w:t>address</w:t>
            </w:r>
            <w:r w:rsidRPr="00903DBA">
              <w:t>]</w:t>
            </w:r>
          </w:p>
          <w:p w14:paraId="12AC9F72" w14:textId="28C6F72A" w:rsidR="00CB128D" w:rsidRPr="00903DBA" w:rsidRDefault="00CB128D" w:rsidP="00CB128D">
            <w:pPr>
              <w:pStyle w:val="Code"/>
            </w:pPr>
            <w:r w:rsidRPr="00903DBA">
              <w:t xml:space="preserve">mov </w:t>
            </w:r>
            <w:r w:rsidR="00463FCB" w:rsidRPr="00903DBA">
              <w:rPr>
                <w:rStyle w:val="KeyWord0"/>
              </w:rPr>
              <w:t>bx</w:t>
            </w:r>
            <w:r w:rsidRPr="00903DBA">
              <w:t>, [c</w:t>
            </w:r>
            <w:r w:rsidRPr="00903DBA">
              <w:rPr>
                <w:vertAlign w:val="subscript"/>
              </w:rPr>
              <w:t>address</w:t>
            </w:r>
            <w:r w:rsidRPr="00903DBA">
              <w:t>]</w:t>
            </w:r>
          </w:p>
          <w:p w14:paraId="036D96D5" w14:textId="0C68CE3D" w:rsidR="00CB128D" w:rsidRPr="00903DBA" w:rsidRDefault="00CB128D" w:rsidP="00CB128D">
            <w:pPr>
              <w:pStyle w:val="Code"/>
            </w:pPr>
            <w:r w:rsidRPr="00903DBA">
              <w:t xml:space="preserve">sub </w:t>
            </w:r>
            <w:r w:rsidR="00463FCB" w:rsidRPr="00903DBA">
              <w:rPr>
                <w:rStyle w:val="KeyWord0"/>
              </w:rPr>
              <w:t>bx</w:t>
            </w:r>
            <w:r w:rsidRPr="00903DBA">
              <w:t>, [</w:t>
            </w:r>
            <w:r w:rsidR="00DC44AF" w:rsidRPr="00903DBA">
              <w:t>d</w:t>
            </w:r>
            <w:r w:rsidRPr="00903DBA">
              <w:rPr>
                <w:vertAlign w:val="subscript"/>
              </w:rPr>
              <w:t>address</w:t>
            </w:r>
            <w:r w:rsidRPr="00903DBA">
              <w:t>]</w:t>
            </w:r>
          </w:p>
          <w:p w14:paraId="1E40289F" w14:textId="2E5132BA" w:rsidR="00CB128D" w:rsidRPr="00903DBA" w:rsidRDefault="00CB128D" w:rsidP="00CB128D">
            <w:pPr>
              <w:pStyle w:val="Code"/>
            </w:pPr>
            <w:r w:rsidRPr="00903DBA">
              <w:t xml:space="preserve">and </w:t>
            </w:r>
            <w:r w:rsidR="00463FCB" w:rsidRPr="00903DBA">
              <w:rPr>
                <w:rStyle w:val="KeyWord0"/>
              </w:rPr>
              <w:t>ax</w:t>
            </w:r>
            <w:r w:rsidRPr="00903DBA">
              <w:t xml:space="preserve">, </w:t>
            </w:r>
            <w:r w:rsidR="00463FCB" w:rsidRPr="00903DBA">
              <w:rPr>
                <w:rStyle w:val="KeyWord0"/>
              </w:rPr>
              <w:t>bx</w:t>
            </w:r>
          </w:p>
          <w:p w14:paraId="6D94FE24" w14:textId="12E995D9" w:rsidR="00CE407A" w:rsidRPr="00903DBA" w:rsidRDefault="00CB128D" w:rsidP="00CB128D">
            <w:pPr>
              <w:pStyle w:val="Code"/>
            </w:pPr>
            <w:r w:rsidRPr="00903DBA">
              <w:t>mov [x</w:t>
            </w:r>
            <w:r w:rsidRPr="00903DBA">
              <w:rPr>
                <w:vertAlign w:val="subscript"/>
              </w:rPr>
              <w:t>address</w:t>
            </w:r>
            <w:r w:rsidRPr="00903DBA">
              <w:t xml:space="preserve">], </w:t>
            </w:r>
            <w:r w:rsidR="00463FCB" w:rsidRPr="00903DBA">
              <w:rPr>
                <w:rStyle w:val="KeyWord0"/>
              </w:rPr>
              <w:t>ax</w:t>
            </w:r>
          </w:p>
        </w:tc>
      </w:tr>
      <w:tr w:rsidR="00CE407A" w:rsidRPr="00903DBA" w14:paraId="473F4FB4" w14:textId="77777777" w:rsidTr="00CE407A">
        <w:tc>
          <w:tcPr>
            <w:tcW w:w="4675" w:type="dxa"/>
          </w:tcPr>
          <w:p w14:paraId="367C83F5" w14:textId="62337AF7" w:rsidR="00CE407A" w:rsidRPr="00903DBA" w:rsidRDefault="00CE407A" w:rsidP="00CE407A">
            <w:r w:rsidRPr="00903DBA">
              <w:t>(</w:t>
            </w:r>
            <w:r w:rsidR="00956300" w:rsidRPr="00903DBA">
              <w:t>c</w:t>
            </w:r>
            <w:r w:rsidRPr="00903DBA">
              <w:t xml:space="preserve">) </w:t>
            </w:r>
            <w:r w:rsidR="00956300" w:rsidRPr="00903DBA">
              <w:t xml:space="preserve">Assembly Code with Tracks </w:t>
            </w:r>
          </w:p>
        </w:tc>
        <w:tc>
          <w:tcPr>
            <w:tcW w:w="4675" w:type="dxa"/>
          </w:tcPr>
          <w:p w14:paraId="61DF1BED" w14:textId="67DB390C" w:rsidR="00CE407A" w:rsidRPr="00903DBA" w:rsidRDefault="00CE407A" w:rsidP="00CE407A">
            <w:r w:rsidRPr="00903DBA">
              <w:t>(</w:t>
            </w:r>
            <w:r w:rsidR="00956300" w:rsidRPr="00903DBA">
              <w:t>d</w:t>
            </w:r>
            <w:r w:rsidRPr="00903DBA">
              <w:t xml:space="preserve">) </w:t>
            </w:r>
            <w:r w:rsidR="00956300" w:rsidRPr="00903DBA">
              <w:t>Final Assembly Code</w:t>
            </w:r>
          </w:p>
        </w:tc>
      </w:tr>
    </w:tbl>
    <w:p w14:paraId="30D27200" w14:textId="159477F6" w:rsidR="00463FCB" w:rsidRPr="00903DBA" w:rsidRDefault="00463FCB" w:rsidP="00463FCB">
      <w:r w:rsidRPr="00903DBA">
        <w:t xml:space="preserve">In the final assembly code, we cannot assign </w:t>
      </w:r>
      <w:r w:rsidRPr="00903DBA">
        <w:rPr>
          <w:rStyle w:val="KeyWord0"/>
        </w:rPr>
        <w:t>track0</w:t>
      </w:r>
      <w:r w:rsidRPr="00903DBA">
        <w:t xml:space="preserve"> and </w:t>
      </w:r>
      <w:r w:rsidRPr="00903DBA">
        <w:rPr>
          <w:rStyle w:val="KeyWord0"/>
        </w:rPr>
        <w:t>track1</w:t>
      </w:r>
      <w:r w:rsidRPr="00903DBA">
        <w:t xml:space="preserve"> the same register, since they overlap.</w:t>
      </w:r>
    </w:p>
    <w:p w14:paraId="086B3704" w14:textId="06D4E7EF" w:rsidR="00AC2E7E" w:rsidRPr="00903DBA" w:rsidRDefault="00AC2E7E" w:rsidP="00EE078C">
      <w:pPr>
        <w:pStyle w:val="Rubrik3"/>
      </w:pPr>
      <w:bookmarkStart w:id="13" w:name="_Toc57655976"/>
      <w:r w:rsidRPr="00903DBA">
        <w:lastRenderedPageBreak/>
        <w:t>The Object Code Generator and Linker</w:t>
      </w:r>
      <w:bookmarkEnd w:id="13"/>
    </w:p>
    <w:p w14:paraId="369FA846" w14:textId="6B591EC0" w:rsidR="00AC2E7E" w:rsidRPr="00903DBA" w:rsidRDefault="001B4CC3" w:rsidP="00AC2E7E">
      <w:r w:rsidRPr="00903DBA">
        <w:t xml:space="preserve">At mentioned at the beginning of this chapter, there </w:t>
      </w:r>
      <w:r w:rsidR="00E93693" w:rsidRPr="00903DBA">
        <w:t xml:space="preserve">are </w:t>
      </w:r>
      <w:r w:rsidR="00023970" w:rsidRPr="00903DBA">
        <w:t>two target systems</w:t>
      </w:r>
      <w:r w:rsidR="00E93693" w:rsidRPr="00903DBA">
        <w:t xml:space="preserve">: 64-bit Linux and 16-bit Windows. In the latter case, we generate files with object code and </w:t>
      </w:r>
      <w:r w:rsidR="0078105F" w:rsidRPr="00903DBA">
        <w:t>l</w:t>
      </w:r>
      <w:r w:rsidR="00E93693" w:rsidRPr="00903DBA">
        <w:t xml:space="preserve">ink the object code together </w:t>
      </w:r>
      <w:r w:rsidR="0078105F" w:rsidRPr="00903DBA">
        <w:t>in</w:t>
      </w:r>
      <w:r w:rsidR="00E93693" w:rsidRPr="00903DBA">
        <w:t xml:space="preserve"> a file executable in the .com file format.</w:t>
      </w:r>
      <w:r w:rsidR="00C9101D" w:rsidRPr="00903DBA">
        <w:t xml:space="preserve"> However, we will ignore this alternative until Chapter</w:t>
      </w:r>
      <w:r w:rsidR="00F50E15" w:rsidRPr="00903DBA">
        <w:t xml:space="preserve">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00A14DE3" w:rsidRPr="00903DBA">
        <w:t>, and focus on the 64-bit Linux alternative</w:t>
      </w:r>
      <w:r w:rsidR="00455098">
        <w:t xml:space="preserve"> up until then.</w:t>
      </w:r>
    </w:p>
    <w:p w14:paraId="56C797AB" w14:textId="66B3525A" w:rsidR="00EE078C" w:rsidRPr="00903DBA" w:rsidRDefault="00EE078C" w:rsidP="00EE078C">
      <w:pPr>
        <w:pStyle w:val="Rubrik3"/>
      </w:pPr>
      <w:bookmarkStart w:id="14" w:name="_Toc57655977"/>
      <w:r w:rsidRPr="00903DBA">
        <w:t>The Standard Library</w:t>
      </w:r>
      <w:bookmarkEnd w:id="14"/>
    </w:p>
    <w:p w14:paraId="5C881F7B" w14:textId="3C207D4C" w:rsidR="00D03F33" w:rsidRPr="00903DBA" w:rsidRDefault="00DD64F0" w:rsidP="005E7D2C">
      <w:r w:rsidRPr="00903DBA">
        <w:t xml:space="preserve">The C language comes with a set of functions, macros, and instructions for </w:t>
      </w:r>
      <w:r w:rsidR="00526E3A" w:rsidRPr="00903DBA">
        <w:t>many</w:t>
      </w:r>
      <w:r w:rsidR="00342ACC" w:rsidRPr="00903DBA">
        <w:t xml:space="preserve"> </w:t>
      </w:r>
      <w:r w:rsidR="000A7BA6" w:rsidRPr="00903DBA">
        <w:t>services.</w:t>
      </w:r>
      <w:r w:rsidR="00670400" w:rsidRPr="00903DBA">
        <w:t xml:space="preserve"> It is mostly implemented in C. However, there are some additional non-standard </w:t>
      </w:r>
      <w:r w:rsidR="0078105F" w:rsidRPr="00903DBA">
        <w:t>elements</w:t>
      </w:r>
      <w:r w:rsidR="00670400" w:rsidRPr="00903DBA">
        <w:t xml:space="preserve"> for accessing registers</w:t>
      </w:r>
      <w:r w:rsidR="00553828" w:rsidRPr="00903DBA">
        <w:t xml:space="preserve"> and perform system calls.</w:t>
      </w:r>
    </w:p>
    <w:p w14:paraId="74AB3819" w14:textId="50AD24A8" w:rsidR="00CE5717" w:rsidRPr="00903DBA" w:rsidRDefault="00CF2A1B" w:rsidP="00CF2A1B">
      <w:pPr>
        <w:pStyle w:val="Rubrik2"/>
      </w:pPr>
      <w:bookmarkStart w:id="15" w:name="_Ref54199481"/>
      <w:bookmarkStart w:id="16" w:name="_Ref418260972"/>
      <w:bookmarkStart w:id="17" w:name="_Toc57655978"/>
      <w:r w:rsidRPr="00903DBA">
        <w:t xml:space="preserve">The </w:t>
      </w:r>
      <w:r w:rsidR="00CE5717" w:rsidRPr="00903DBA">
        <w:t>Main</w:t>
      </w:r>
      <w:r w:rsidRPr="00903DBA">
        <w:t xml:space="preserve"> Class</w:t>
      </w:r>
      <w:bookmarkEnd w:id="15"/>
      <w:bookmarkEnd w:id="17"/>
    </w:p>
    <w:p w14:paraId="67940380" w14:textId="5078FB11" w:rsidR="004B716F" w:rsidRPr="00903DBA" w:rsidRDefault="004B716F" w:rsidP="004B716F">
      <w:r w:rsidRPr="00903DBA">
        <w:t xml:space="preserve">The </w:t>
      </w:r>
      <w:r w:rsidRPr="00903DBA">
        <w:rPr>
          <w:rStyle w:val="KeyWord0"/>
        </w:rPr>
        <w:t>Main</w:t>
      </w:r>
      <w:r w:rsidRPr="00903DBA">
        <w:t xml:space="preserve"> class handles the overall compi</w:t>
      </w:r>
      <w:r w:rsidR="00B25E5B" w:rsidRPr="00903DBA">
        <w:t>ling and linking.</w:t>
      </w:r>
      <w:r w:rsidR="002C6C03" w:rsidRPr="00903DBA">
        <w:t xml:space="preserve"> It compiles the source code and generates the assembly files </w:t>
      </w:r>
      <w:r w:rsidR="00DD6041" w:rsidRPr="00903DBA">
        <w:t xml:space="preserve">together with a </w:t>
      </w:r>
      <w:proofErr w:type="spellStart"/>
      <w:r w:rsidR="002C6C03" w:rsidRPr="00903DBA">
        <w:t>makefile</w:t>
      </w:r>
      <w:proofErr w:type="spellEnd"/>
      <w:r w:rsidR="000B3E1E" w:rsidRPr="00903DBA">
        <w:t>, that is used</w:t>
      </w:r>
      <w:r w:rsidR="00DD6041" w:rsidRPr="00903DBA">
        <w:t xml:space="preserve"> to assembly and link the code to the final executable file.</w:t>
      </w:r>
    </w:p>
    <w:p w14:paraId="269A2329" w14:textId="7E6A9360" w:rsidR="004E4A14" w:rsidRPr="00903DBA" w:rsidRDefault="004E4A14" w:rsidP="004E4A14">
      <w:pPr>
        <w:pStyle w:val="CodeHeader"/>
      </w:pPr>
      <w:proofErr w:type="spellStart"/>
      <w:r w:rsidRPr="00903DBA">
        <w:t>Main.cs</w:t>
      </w:r>
      <w:proofErr w:type="spellEnd"/>
    </w:p>
    <w:p w14:paraId="5A72243E" w14:textId="77777777" w:rsidR="000848EB" w:rsidRPr="00903DBA" w:rsidRDefault="000848EB" w:rsidP="000848EB">
      <w:pPr>
        <w:pStyle w:val="Code"/>
        <w:rPr>
          <w:highlight w:val="white"/>
        </w:rPr>
      </w:pPr>
      <w:r w:rsidRPr="00903DBA">
        <w:rPr>
          <w:highlight w:val="white"/>
        </w:rPr>
        <w:t>using System;</w:t>
      </w:r>
    </w:p>
    <w:p w14:paraId="67E53E0E" w14:textId="77777777" w:rsidR="000848EB" w:rsidRPr="00903DBA" w:rsidRDefault="000848EB" w:rsidP="000848EB">
      <w:pPr>
        <w:pStyle w:val="Code"/>
        <w:rPr>
          <w:highlight w:val="white"/>
        </w:rPr>
      </w:pPr>
      <w:r w:rsidRPr="00903DBA">
        <w:rPr>
          <w:highlight w:val="white"/>
        </w:rPr>
        <w:t>using System.IO;</w:t>
      </w:r>
    </w:p>
    <w:p w14:paraId="608A8FA0" w14:textId="77777777" w:rsidR="000848EB" w:rsidRPr="00903DBA" w:rsidRDefault="000848EB" w:rsidP="000848EB">
      <w:pPr>
        <w:pStyle w:val="Code"/>
        <w:rPr>
          <w:highlight w:val="white"/>
        </w:rPr>
      </w:pPr>
      <w:r w:rsidRPr="00903DBA">
        <w:rPr>
          <w:highlight w:val="white"/>
        </w:rPr>
        <w:t>using System.Text;</w:t>
      </w:r>
    </w:p>
    <w:p w14:paraId="3EB4E696" w14:textId="77777777" w:rsidR="000848EB" w:rsidRPr="00903DBA" w:rsidRDefault="000848EB" w:rsidP="000848EB">
      <w:pPr>
        <w:pStyle w:val="Code"/>
        <w:rPr>
          <w:highlight w:val="white"/>
        </w:rPr>
      </w:pPr>
      <w:r w:rsidRPr="00903DBA">
        <w:rPr>
          <w:highlight w:val="white"/>
        </w:rPr>
        <w:t>using System.Globalization;</w:t>
      </w:r>
    </w:p>
    <w:p w14:paraId="3CFECCD4" w14:textId="77777777" w:rsidR="000848EB" w:rsidRPr="00903DBA" w:rsidRDefault="000848EB" w:rsidP="000848EB">
      <w:pPr>
        <w:pStyle w:val="Code"/>
        <w:rPr>
          <w:highlight w:val="white"/>
        </w:rPr>
      </w:pPr>
      <w:r w:rsidRPr="00903DBA">
        <w:rPr>
          <w:highlight w:val="white"/>
        </w:rPr>
        <w:t>using System.Collections.Generic;</w:t>
      </w:r>
    </w:p>
    <w:p w14:paraId="4C874BFE" w14:textId="77777777" w:rsidR="000848EB" w:rsidRPr="00903DBA" w:rsidRDefault="000848EB" w:rsidP="000848EB">
      <w:pPr>
        <w:pStyle w:val="Code"/>
        <w:rPr>
          <w:highlight w:val="white"/>
        </w:rPr>
      </w:pPr>
      <w:r w:rsidRPr="00903DBA">
        <w:rPr>
          <w:highlight w:val="white"/>
        </w:rPr>
        <w:t>namespace CCompiler {</w:t>
      </w:r>
    </w:p>
    <w:p w14:paraId="7D7B2510" w14:textId="77777777" w:rsidR="000848EB" w:rsidRPr="00903DBA" w:rsidRDefault="000848EB" w:rsidP="000848EB">
      <w:pPr>
        <w:pStyle w:val="Code"/>
        <w:rPr>
          <w:highlight w:val="white"/>
        </w:rPr>
      </w:pPr>
      <w:r w:rsidRPr="00903DBA">
        <w:rPr>
          <w:highlight w:val="white"/>
        </w:rPr>
        <w:t xml:space="preserve">  public class Start {</w:t>
      </w:r>
    </w:p>
    <w:p w14:paraId="08708CC3" w14:textId="10FB7368" w:rsidR="00DD147E" w:rsidRPr="00903DBA" w:rsidRDefault="000340B6" w:rsidP="00DD147E">
      <w:pPr>
        <w:rPr>
          <w:highlight w:val="white"/>
        </w:rPr>
      </w:pPr>
      <w:proofErr w:type="gramStart"/>
      <w:r w:rsidRPr="00903DBA">
        <w:rPr>
          <w:highlight w:val="white"/>
        </w:rPr>
        <w:t>First of all</w:t>
      </w:r>
      <w:proofErr w:type="gramEnd"/>
      <w:r w:rsidRPr="00903DBA">
        <w:rPr>
          <w:highlight w:val="white"/>
        </w:rPr>
        <w:t xml:space="preserve">, there is the </w:t>
      </w:r>
      <w:r w:rsidRPr="00903DBA">
        <w:rPr>
          <w:rStyle w:val="KeyWord0"/>
          <w:highlight w:val="white"/>
        </w:rPr>
        <w:t>Linux</w:t>
      </w:r>
      <w:r w:rsidRPr="00903DBA">
        <w:rPr>
          <w:highlight w:val="white"/>
        </w:rPr>
        <w:t xml:space="preserve"> and </w:t>
      </w:r>
      <w:r w:rsidRPr="00903DBA">
        <w:rPr>
          <w:rStyle w:val="KeyWord0"/>
          <w:highlight w:val="white"/>
        </w:rPr>
        <w:t>Windows</w:t>
      </w:r>
      <w:r w:rsidRPr="00903DBA">
        <w:rPr>
          <w:highlight w:val="white"/>
        </w:rPr>
        <w:t xml:space="preserve"> fields</w:t>
      </w:r>
      <w:r w:rsidR="00BC235C" w:rsidRPr="00903DBA">
        <w:rPr>
          <w:highlight w:val="white"/>
        </w:rPr>
        <w:t xml:space="preserve">, that indicates whether the output of the compiler is a set of </w:t>
      </w:r>
      <w:r w:rsidR="005F79CB" w:rsidRPr="00903DBA">
        <w:rPr>
          <w:highlight w:val="white"/>
        </w:rPr>
        <w:t>assembly file</w:t>
      </w:r>
      <w:r w:rsidR="00BC235C" w:rsidRPr="00903DBA">
        <w:rPr>
          <w:highlight w:val="white"/>
        </w:rPr>
        <w:t xml:space="preserve">s and a </w:t>
      </w:r>
      <w:proofErr w:type="spellStart"/>
      <w:r w:rsidR="00BC235C" w:rsidRPr="00903DBA">
        <w:rPr>
          <w:highlight w:val="white"/>
        </w:rPr>
        <w:t>makefile</w:t>
      </w:r>
      <w:proofErr w:type="spellEnd"/>
      <w:r w:rsidR="00BC235C" w:rsidRPr="00903DBA">
        <w:rPr>
          <w:highlight w:val="white"/>
        </w:rPr>
        <w:t xml:space="preserve"> for the Linux system, or an executable file for the Windows system.</w:t>
      </w:r>
      <w:r w:rsidRPr="00903DBA">
        <w:rPr>
          <w:highlight w:val="white"/>
        </w:rPr>
        <w:t xml:space="preserve"> </w:t>
      </w:r>
      <w:r w:rsidR="00DD147E" w:rsidRPr="00903DBA">
        <w:rPr>
          <w:highlight w:val="white"/>
        </w:rPr>
        <w:t xml:space="preserve">Throughout this book, there will be several statements that test whether the </w:t>
      </w:r>
      <w:r w:rsidR="00DD147E" w:rsidRPr="00903DBA">
        <w:rPr>
          <w:rStyle w:val="KeyWord0"/>
          <w:highlight w:val="white"/>
        </w:rPr>
        <w:t>Windows</w:t>
      </w:r>
      <w:r w:rsidR="00DD147E" w:rsidRPr="00903DBA">
        <w:rPr>
          <w:highlight w:val="white"/>
        </w:rPr>
        <w:t xml:space="preserve"> or </w:t>
      </w:r>
      <w:r w:rsidR="00DD147E" w:rsidRPr="00903DBA">
        <w:rPr>
          <w:rStyle w:val="KeyWord0"/>
          <w:highlight w:val="white"/>
        </w:rPr>
        <w:t>Linux</w:t>
      </w:r>
      <w:r w:rsidR="00DD147E" w:rsidRPr="00903DBA">
        <w:rPr>
          <w:highlight w:val="white"/>
        </w:rPr>
        <w:t xml:space="preserve"> field is true.</w:t>
      </w:r>
      <w:r w:rsidR="00BC235C" w:rsidRPr="00903DBA">
        <w:rPr>
          <w:highlight w:val="white"/>
        </w:rPr>
        <w:t xml:space="preserve"> </w:t>
      </w:r>
      <w:r w:rsidR="00F71EBA" w:rsidRPr="00903DBA">
        <w:rPr>
          <w:highlight w:val="white"/>
        </w:rPr>
        <w:t xml:space="preserve">We will look into the Linux cases through the </w:t>
      </w:r>
      <w:r w:rsidR="0038337A" w:rsidRPr="00903DBA">
        <w:rPr>
          <w:highlight w:val="white"/>
        </w:rPr>
        <w:t xml:space="preserve">first part of this </w:t>
      </w:r>
      <w:r w:rsidR="00F71EBA" w:rsidRPr="00903DBA">
        <w:rPr>
          <w:highlight w:val="white"/>
        </w:rPr>
        <w:t xml:space="preserve">book and wait with the Windows case until Chapter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00F71EBA" w:rsidRPr="00903DBA">
        <w:rPr>
          <w:highlight w:val="white"/>
        </w:rPr>
        <w:t>.</w:t>
      </w:r>
    </w:p>
    <w:p w14:paraId="3E8FBB0D" w14:textId="507CCCF1" w:rsidR="00C25549" w:rsidRPr="00903DBA" w:rsidRDefault="00C25549" w:rsidP="00C25549">
      <w:pPr>
        <w:pStyle w:val="Code"/>
        <w:rPr>
          <w:highlight w:val="white"/>
        </w:rPr>
      </w:pPr>
      <w:r w:rsidRPr="00903DBA">
        <w:rPr>
          <w:highlight w:val="white"/>
        </w:rPr>
        <w:t xml:space="preserve">    public static bool Linux, Windows;</w:t>
      </w:r>
    </w:p>
    <w:p w14:paraId="3C60EAFE" w14:textId="77777777" w:rsidR="00C25549" w:rsidRPr="00903DBA" w:rsidRDefault="00C25549" w:rsidP="00C25549">
      <w:pPr>
        <w:pStyle w:val="Code"/>
        <w:rPr>
          <w:highlight w:val="white"/>
        </w:rPr>
      </w:pPr>
      <w:r w:rsidRPr="00903DBA">
        <w:rPr>
          <w:highlight w:val="white"/>
        </w:rPr>
        <w:t xml:space="preserve">    public static string SourcePath =</w:t>
      </w:r>
    </w:p>
    <w:p w14:paraId="2B07B56B" w14:textId="67ADFDFD" w:rsidR="00C25549" w:rsidRPr="00903DBA" w:rsidRDefault="00C25549" w:rsidP="00C25549">
      <w:pPr>
        <w:pStyle w:val="Code"/>
        <w:rPr>
          <w:highlight w:val="white"/>
        </w:rPr>
      </w:pPr>
      <w:r w:rsidRPr="00903DBA">
        <w:rPr>
          <w:highlight w:val="white"/>
        </w:rPr>
        <w:t xml:space="preserve">      @"C:\Users\Stefan\Documents\vagrant\homestead\code\code\",</w:t>
      </w:r>
    </w:p>
    <w:p w14:paraId="61C79F96" w14:textId="77777777" w:rsidR="00C25549" w:rsidRPr="00903DBA" w:rsidRDefault="00C25549" w:rsidP="00C25549">
      <w:pPr>
        <w:pStyle w:val="Code"/>
        <w:rPr>
          <w:highlight w:val="white"/>
        </w:rPr>
      </w:pPr>
      <w:r w:rsidRPr="00903DBA">
        <w:rPr>
          <w:highlight w:val="white"/>
        </w:rPr>
        <w:t xml:space="preserve">                         TargetPath = @"C:\D\";</w:t>
      </w:r>
    </w:p>
    <w:p w14:paraId="0969363A" w14:textId="6FFA2974" w:rsidR="00224E6F" w:rsidRPr="00903DBA" w:rsidRDefault="00224E6F" w:rsidP="00224E6F">
      <w:pPr>
        <w:rPr>
          <w:highlight w:val="white"/>
        </w:rPr>
      </w:pPr>
      <w:r w:rsidRPr="00903DBA">
        <w:rPr>
          <w:highlight w:val="white"/>
        </w:rPr>
        <w:t xml:space="preserve">As mentioned above, we simply ignore the </w:t>
      </w:r>
      <w:r w:rsidRPr="00903DBA">
        <w:rPr>
          <w:rStyle w:val="KeyWord0"/>
          <w:highlight w:val="white"/>
        </w:rPr>
        <w:t>Start.Windows</w:t>
      </w:r>
      <w:r w:rsidRPr="00903DBA">
        <w:rPr>
          <w:highlight w:val="white"/>
        </w:rPr>
        <w:t xml:space="preserve"> </w:t>
      </w:r>
      <w:r w:rsidR="00671B5D" w:rsidRPr="00903DBA">
        <w:rPr>
          <w:highlight w:val="white"/>
        </w:rPr>
        <w:t xml:space="preserve">it this point, an </w:t>
      </w:r>
      <w:r w:rsidR="00EF5FE5" w:rsidRPr="00903DBA">
        <w:rPr>
          <w:highlight w:val="white"/>
        </w:rPr>
        <w:t>revisit</w:t>
      </w:r>
      <w:r w:rsidR="00671B5D" w:rsidRPr="00903DBA">
        <w:rPr>
          <w:highlight w:val="white"/>
        </w:rPr>
        <w:t xml:space="preserve"> them in </w:t>
      </w:r>
      <w:r w:rsidRPr="00903DBA">
        <w:rPr>
          <w:highlight w:val="white"/>
        </w:rPr>
        <w:t xml:space="preserve">Chapter </w:t>
      </w:r>
      <w:r w:rsidR="00F50E15" w:rsidRPr="00903DBA">
        <w:fldChar w:fldCharType="begin"/>
      </w:r>
      <w:r w:rsidR="00F50E15" w:rsidRPr="00903DBA">
        <w:instrText xml:space="preserve"> REF _Ref54009755 \r \h </w:instrText>
      </w:r>
      <w:r w:rsidR="00F50E15" w:rsidRPr="00903DBA">
        <w:fldChar w:fldCharType="separate"/>
      </w:r>
      <w:r w:rsidR="005F7BC3" w:rsidRPr="00903DBA">
        <w:t>12</w:t>
      </w:r>
      <w:r w:rsidR="00F50E15" w:rsidRPr="00903DBA">
        <w:fldChar w:fldCharType="end"/>
      </w:r>
      <w:r w:rsidRPr="00903DBA">
        <w:rPr>
          <w:highlight w:val="white"/>
        </w:rPr>
        <w:t>.</w:t>
      </w:r>
    </w:p>
    <w:p w14:paraId="71FC9DCB" w14:textId="77777777" w:rsidR="000848EB" w:rsidRPr="00903DBA" w:rsidRDefault="000848EB" w:rsidP="000848EB">
      <w:pPr>
        <w:pStyle w:val="Code"/>
        <w:rPr>
          <w:highlight w:val="white"/>
        </w:rPr>
      </w:pPr>
      <w:r w:rsidRPr="00903DBA">
        <w:rPr>
          <w:highlight w:val="white"/>
        </w:rPr>
        <w:t xml:space="preserve">    public static void Main(string[] args){</w:t>
      </w:r>
    </w:p>
    <w:p w14:paraId="11AC508D" w14:textId="23F7AE39" w:rsidR="00055A90" w:rsidRPr="00903DBA" w:rsidRDefault="00055A90" w:rsidP="00055A90">
      <w:pPr>
        <w:pStyle w:val="Code"/>
        <w:rPr>
          <w:highlight w:val="white"/>
        </w:rPr>
      </w:pPr>
      <w:r w:rsidRPr="00903DBA">
        <w:rPr>
          <w:highlight w:val="white"/>
        </w:rPr>
        <w:t xml:space="preserve">      if (Start.Windows) {</w:t>
      </w:r>
    </w:p>
    <w:p w14:paraId="1A9AE141" w14:textId="364E9632" w:rsidR="00055A90" w:rsidRPr="00903DBA" w:rsidRDefault="005D5282" w:rsidP="00055A90">
      <w:pPr>
        <w:pStyle w:val="Code"/>
        <w:rPr>
          <w:highlight w:val="white"/>
        </w:rPr>
      </w:pPr>
      <w:r w:rsidRPr="00903DBA">
        <w:rPr>
          <w:highlight w:val="white"/>
        </w:rPr>
        <w:t xml:space="preserve">        // ...</w:t>
      </w:r>
    </w:p>
    <w:p w14:paraId="42C03EA6" w14:textId="77777777" w:rsidR="00055A90" w:rsidRPr="00903DBA" w:rsidRDefault="00055A90" w:rsidP="00055A90">
      <w:pPr>
        <w:pStyle w:val="Code"/>
        <w:rPr>
          <w:highlight w:val="white"/>
        </w:rPr>
      </w:pPr>
      <w:r w:rsidRPr="00903DBA">
        <w:rPr>
          <w:highlight w:val="white"/>
        </w:rPr>
        <w:t xml:space="preserve">      }</w:t>
      </w:r>
    </w:p>
    <w:p w14:paraId="64303D72" w14:textId="1BAA5DAC" w:rsidR="00055A90" w:rsidRPr="00903DBA" w:rsidRDefault="00316A6F" w:rsidP="00316A6F">
      <w:pPr>
        <w:rPr>
          <w:highlight w:val="white"/>
        </w:rPr>
      </w:pPr>
      <w:r w:rsidRPr="00903DBA">
        <w:rPr>
          <w:highlight w:val="white"/>
        </w:rPr>
        <w:t xml:space="preserve">We set the current culture </w:t>
      </w:r>
      <w:r w:rsidR="00B63A2B" w:rsidRPr="00903DBA">
        <w:rPr>
          <w:highlight w:val="white"/>
        </w:rPr>
        <w:t>for</w:t>
      </w:r>
      <w:r w:rsidRPr="00903DBA">
        <w:rPr>
          <w:highlight w:val="white"/>
        </w:rPr>
        <w:t xml:space="preserve"> decimal numbers to be properly interpreted.</w:t>
      </w:r>
    </w:p>
    <w:p w14:paraId="0B8CDD4F" w14:textId="77777777" w:rsidR="000848EB" w:rsidRPr="00903DBA" w:rsidRDefault="000848EB" w:rsidP="000848EB">
      <w:pPr>
        <w:pStyle w:val="Code"/>
        <w:rPr>
          <w:highlight w:val="white"/>
        </w:rPr>
      </w:pPr>
      <w:r w:rsidRPr="00903DBA">
        <w:rPr>
          <w:highlight w:val="white"/>
        </w:rPr>
        <w:t xml:space="preserve">      System.Threading.Thread.CurrentThread.CurrentCulture =</w:t>
      </w:r>
    </w:p>
    <w:p w14:paraId="3612E17D" w14:textId="209F7188" w:rsidR="000848EB" w:rsidRPr="00903DBA" w:rsidRDefault="000848EB" w:rsidP="000848EB">
      <w:pPr>
        <w:pStyle w:val="Code"/>
        <w:rPr>
          <w:highlight w:val="white"/>
        </w:rPr>
      </w:pPr>
      <w:r w:rsidRPr="00903DBA">
        <w:rPr>
          <w:highlight w:val="white"/>
        </w:rPr>
        <w:t xml:space="preserve">        CultureInfo.InvariantCulture;</w:t>
      </w:r>
    </w:p>
    <w:p w14:paraId="39B57609" w14:textId="6464C3DA" w:rsidR="00316A6F" w:rsidRPr="00903DBA" w:rsidRDefault="00316A6F" w:rsidP="00316A6F">
      <w:pPr>
        <w:rPr>
          <w:highlight w:val="white"/>
        </w:rPr>
      </w:pPr>
      <w:r w:rsidRPr="00903DBA">
        <w:rPr>
          <w:highlight w:val="white"/>
        </w:rPr>
        <w:t>If there are no command line arguments, we report an error.</w:t>
      </w:r>
    </w:p>
    <w:p w14:paraId="6A347573" w14:textId="7609469E" w:rsidR="000848EB" w:rsidRPr="00903DBA" w:rsidRDefault="000848EB" w:rsidP="000848EB">
      <w:pPr>
        <w:pStyle w:val="Code"/>
        <w:rPr>
          <w:highlight w:val="white"/>
        </w:rPr>
      </w:pPr>
      <w:r w:rsidRPr="00903DBA">
        <w:rPr>
          <w:highlight w:val="white"/>
        </w:rPr>
        <w:t xml:space="preserve">      if (args.Length == 0) {</w:t>
      </w:r>
    </w:p>
    <w:p w14:paraId="798ABD6D" w14:textId="77777777" w:rsidR="000848EB" w:rsidRPr="00903DBA" w:rsidRDefault="000848EB" w:rsidP="000848EB">
      <w:pPr>
        <w:pStyle w:val="Code"/>
        <w:rPr>
          <w:highlight w:val="white"/>
        </w:rPr>
      </w:pPr>
      <w:r w:rsidRPr="00903DBA">
        <w:rPr>
          <w:highlight w:val="white"/>
        </w:rPr>
        <w:t xml:space="preserve">        Assert.Error("usage: compiler &lt;filename&gt;");</w:t>
      </w:r>
    </w:p>
    <w:p w14:paraId="5A91FA14" w14:textId="77777777" w:rsidR="000848EB" w:rsidRPr="00903DBA" w:rsidRDefault="000848EB" w:rsidP="000848EB">
      <w:pPr>
        <w:pStyle w:val="Code"/>
        <w:rPr>
          <w:highlight w:val="white"/>
        </w:rPr>
      </w:pPr>
      <w:r w:rsidRPr="00903DBA">
        <w:rPr>
          <w:highlight w:val="white"/>
        </w:rPr>
        <w:t xml:space="preserve">      }</w:t>
      </w:r>
    </w:p>
    <w:p w14:paraId="2D33B84B" w14:textId="202F394F" w:rsidR="000848EB" w:rsidRPr="00903DBA" w:rsidRDefault="00DD4D0D" w:rsidP="00DD4D0D">
      <w:pPr>
        <w:rPr>
          <w:highlight w:val="white"/>
        </w:rPr>
      </w:pPr>
      <w:r w:rsidRPr="00903DBA">
        <w:rPr>
          <w:highlight w:val="white"/>
        </w:rPr>
        <w:lastRenderedPageBreak/>
        <w:t xml:space="preserve">The </w:t>
      </w:r>
      <w:r w:rsidRPr="00903DBA">
        <w:rPr>
          <w:rStyle w:val="KeyWord0"/>
          <w:highlight w:val="white"/>
        </w:rPr>
        <w:t>rebuild</w:t>
      </w:r>
      <w:r w:rsidRPr="00903DBA">
        <w:rPr>
          <w:highlight w:val="white"/>
        </w:rPr>
        <w:t xml:space="preserve"> flag</w:t>
      </w:r>
      <w:r w:rsidR="00B63A2B" w:rsidRPr="00903DBA">
        <w:rPr>
          <w:highlight w:val="white"/>
        </w:rPr>
        <w:t xml:space="preserve"> </w:t>
      </w:r>
      <w:r w:rsidR="00566F81" w:rsidRPr="00903DBA">
        <w:rPr>
          <w:highlight w:val="white"/>
        </w:rPr>
        <w:t xml:space="preserve">indicates that each source file shall be compiled, regardless of whether </w:t>
      </w:r>
      <w:r w:rsidR="00671B5D" w:rsidRPr="00903DBA">
        <w:rPr>
          <w:highlight w:val="white"/>
        </w:rPr>
        <w:t xml:space="preserve">the generated </w:t>
      </w:r>
      <w:r w:rsidR="005F79CB" w:rsidRPr="00903DBA">
        <w:rPr>
          <w:highlight w:val="white"/>
        </w:rPr>
        <w:t>assembly file</w:t>
      </w:r>
      <w:r w:rsidR="00671B5D" w:rsidRPr="00903DBA">
        <w:rPr>
          <w:highlight w:val="white"/>
        </w:rPr>
        <w:t xml:space="preserve"> is fresh; that is, was </w:t>
      </w:r>
      <w:r w:rsidR="00992B7A" w:rsidRPr="00903DBA">
        <w:rPr>
          <w:highlight w:val="white"/>
        </w:rPr>
        <w:t>last modified</w:t>
      </w:r>
      <w:r w:rsidR="00671B5D" w:rsidRPr="00903DBA">
        <w:rPr>
          <w:highlight w:val="white"/>
        </w:rPr>
        <w:t xml:space="preserve"> after the source file</w:t>
      </w:r>
      <w:r w:rsidR="000B3E1E" w:rsidRPr="00903DBA">
        <w:rPr>
          <w:highlight w:val="white"/>
        </w:rPr>
        <w:t xml:space="preserve"> or any of its included files</w:t>
      </w:r>
      <w:r w:rsidR="00671B5D" w:rsidRPr="00903DBA">
        <w:rPr>
          <w:highlight w:val="white"/>
        </w:rPr>
        <w:t xml:space="preserve"> was last modified. </w:t>
      </w:r>
      <w:r w:rsidR="00566F81" w:rsidRPr="00903DBA">
        <w:rPr>
          <w:highlight w:val="white"/>
        </w:rPr>
        <w:t xml:space="preserve">The </w:t>
      </w:r>
      <w:r w:rsidR="00566F81" w:rsidRPr="00903DBA">
        <w:rPr>
          <w:rStyle w:val="KeyWord0"/>
          <w:highlight w:val="white"/>
        </w:rPr>
        <w:t>print</w:t>
      </w:r>
      <w:r w:rsidR="00566F81" w:rsidRPr="00903DBA">
        <w:rPr>
          <w:highlight w:val="white"/>
        </w:rPr>
        <w:t xml:space="preserve"> flag </w:t>
      </w:r>
      <w:r w:rsidR="000560BC" w:rsidRPr="00903DBA">
        <w:rPr>
          <w:highlight w:val="white"/>
        </w:rPr>
        <w:t xml:space="preserve">indicates that </w:t>
      </w:r>
      <w:r w:rsidR="007E691C" w:rsidRPr="00903DBA">
        <w:rPr>
          <w:highlight w:val="white"/>
        </w:rPr>
        <w:t xml:space="preserve">information about the compiling process shall be printed to </w:t>
      </w:r>
      <w:r w:rsidR="007E691C" w:rsidRPr="00903DBA">
        <w:rPr>
          <w:rStyle w:val="KeyWord0"/>
          <w:highlight w:val="white"/>
        </w:rPr>
        <w:t>stdout</w:t>
      </w:r>
      <w:r w:rsidR="007E691C" w:rsidRPr="00903DBA">
        <w:rPr>
          <w:highlight w:val="white"/>
        </w:rPr>
        <w:t>.</w:t>
      </w:r>
    </w:p>
    <w:p w14:paraId="3431E5B8" w14:textId="77777777" w:rsidR="000848EB" w:rsidRPr="00903DBA" w:rsidRDefault="000848EB" w:rsidP="000848EB">
      <w:pPr>
        <w:pStyle w:val="Code"/>
        <w:rPr>
          <w:highlight w:val="white"/>
        </w:rPr>
      </w:pPr>
      <w:r w:rsidRPr="00903DBA">
        <w:rPr>
          <w:highlight w:val="white"/>
        </w:rPr>
        <w:t xml:space="preserve">      List&lt;string&gt; argList = new List&lt;string&gt;(args);</w:t>
      </w:r>
    </w:p>
    <w:p w14:paraId="7946A0D4" w14:textId="51F26DEB" w:rsidR="000848EB" w:rsidRPr="00903DBA" w:rsidRDefault="000848EB" w:rsidP="000848EB">
      <w:pPr>
        <w:pStyle w:val="Code"/>
        <w:rPr>
          <w:highlight w:val="white"/>
        </w:rPr>
      </w:pPr>
      <w:r w:rsidRPr="00903DBA">
        <w:rPr>
          <w:highlight w:val="white"/>
        </w:rPr>
        <w:t xml:space="preserve">      bool rebuild = argList.Remove("-r</w:t>
      </w:r>
      <w:r w:rsidR="00316A6F" w:rsidRPr="00903DBA">
        <w:rPr>
          <w:highlight w:val="white"/>
        </w:rPr>
        <w:t>ebuild</w:t>
      </w:r>
      <w:r w:rsidRPr="00903DBA">
        <w:rPr>
          <w:highlight w:val="white"/>
        </w:rPr>
        <w:t>"),</w:t>
      </w:r>
    </w:p>
    <w:p w14:paraId="2594CED1" w14:textId="55E35184" w:rsidR="00566F81" w:rsidRPr="00903DBA" w:rsidRDefault="000848EB" w:rsidP="00566F81">
      <w:pPr>
        <w:pStyle w:val="Code"/>
      </w:pPr>
      <w:r w:rsidRPr="00903DBA">
        <w:rPr>
          <w:highlight w:val="white"/>
        </w:rPr>
        <w:t xml:space="preserve">           print = argList.Remove("-p</w:t>
      </w:r>
      <w:r w:rsidR="00316A6F" w:rsidRPr="00903DBA">
        <w:rPr>
          <w:highlight w:val="white"/>
        </w:rPr>
        <w:t>rint</w:t>
      </w:r>
      <w:r w:rsidRPr="00903DBA">
        <w:rPr>
          <w:highlight w:val="white"/>
        </w:rPr>
        <w:t>")</w:t>
      </w:r>
      <w:r w:rsidR="00566F81" w:rsidRPr="00903DBA">
        <w:t>;</w:t>
      </w:r>
    </w:p>
    <w:p w14:paraId="752924D2" w14:textId="7D7178C1" w:rsidR="000848EB" w:rsidRPr="00903DBA" w:rsidRDefault="00FA6F9E" w:rsidP="00FA6F9E">
      <w:pPr>
        <w:rPr>
          <w:highlight w:val="white"/>
        </w:rPr>
      </w:pPr>
      <w:r w:rsidRPr="00903DBA">
        <w:rPr>
          <w:highlight w:val="white"/>
        </w:rPr>
        <w:t>The</w:t>
      </w:r>
      <w:r w:rsidR="00444756" w:rsidRPr="00903DBA">
        <w:rPr>
          <w:highlight w:val="white"/>
        </w:rPr>
        <w:t>n</w:t>
      </w:r>
      <w:r w:rsidRPr="00903DBA">
        <w:rPr>
          <w:highlight w:val="white"/>
        </w:rPr>
        <w:t xml:space="preserve"> we start by </w:t>
      </w:r>
      <w:r w:rsidR="00671B5D" w:rsidRPr="00903DBA">
        <w:rPr>
          <w:highlight w:val="white"/>
        </w:rPr>
        <w:t>iterating through t</w:t>
      </w:r>
      <w:r w:rsidR="00384C2F" w:rsidRPr="00903DBA">
        <w:rPr>
          <w:highlight w:val="white"/>
        </w:rPr>
        <w:t xml:space="preserve">he files </w:t>
      </w:r>
      <w:r w:rsidR="00342789" w:rsidRPr="00903DBA">
        <w:rPr>
          <w:highlight w:val="white"/>
        </w:rPr>
        <w:t xml:space="preserve">of </w:t>
      </w:r>
      <w:r w:rsidR="00384C2F" w:rsidRPr="00903DBA">
        <w:rPr>
          <w:highlight w:val="white"/>
        </w:rPr>
        <w:t>the command line arguments.</w:t>
      </w:r>
      <w:r w:rsidR="00DE0BCA" w:rsidRPr="00903DBA">
        <w:rPr>
          <w:highlight w:val="white"/>
        </w:rPr>
        <w:t xml:space="preserve"> The </w:t>
      </w:r>
      <w:r w:rsidR="00DE0BCA" w:rsidRPr="00903DBA">
        <w:rPr>
          <w:rStyle w:val="KeyWord0"/>
          <w:highlight w:val="white"/>
        </w:rPr>
        <w:t>IsGeneratedFile</w:t>
      </w:r>
      <w:r w:rsidR="00FA5797" w:rsidRPr="00903DBA">
        <w:rPr>
          <w:rStyle w:val="KeyWord0"/>
          <w:highlight w:val="white"/>
        </w:rPr>
        <w:t>Fresh</w:t>
      </w:r>
      <w:r w:rsidR="00DE0BCA" w:rsidRPr="00903DBA">
        <w:rPr>
          <w:highlight w:val="white"/>
        </w:rPr>
        <w:t xml:space="preserve"> call decides if the assembly file is </w:t>
      </w:r>
      <w:r w:rsidR="00FA5797" w:rsidRPr="00903DBA">
        <w:rPr>
          <w:highlight w:val="white"/>
        </w:rPr>
        <w:t>fresh</w:t>
      </w:r>
      <w:r w:rsidR="00DE0BCA" w:rsidRPr="00903DBA">
        <w:rPr>
          <w:highlight w:val="white"/>
        </w:rPr>
        <w:t xml:space="preserve">; that is, if neither its source file nor any of the included files has been </w:t>
      </w:r>
      <w:r w:rsidR="00992B7A" w:rsidRPr="00903DBA">
        <w:rPr>
          <w:highlight w:val="white"/>
        </w:rPr>
        <w:t xml:space="preserve">modified after generated </w:t>
      </w:r>
      <w:r w:rsidR="00DE0BCA" w:rsidRPr="00903DBA">
        <w:rPr>
          <w:highlight w:val="white"/>
        </w:rPr>
        <w:t xml:space="preserve">assembly file. If the </w:t>
      </w:r>
      <w:r w:rsidR="00DE0BCA" w:rsidRPr="00903DBA">
        <w:rPr>
          <w:rStyle w:val="KeyWord0"/>
          <w:highlight w:val="white"/>
        </w:rPr>
        <w:t>rebuild</w:t>
      </w:r>
      <w:r w:rsidR="00DE0BCA" w:rsidRPr="00903DBA">
        <w:rPr>
          <w:highlight w:val="white"/>
        </w:rPr>
        <w:t xml:space="preserve"> flag is set or if the source file is not </w:t>
      </w:r>
      <w:r w:rsidR="00FA5797" w:rsidRPr="00903DBA">
        <w:rPr>
          <w:highlight w:val="white"/>
        </w:rPr>
        <w:t>fresh</w:t>
      </w:r>
      <w:r w:rsidR="00DE0BCA" w:rsidRPr="00903DBA">
        <w:rPr>
          <w:highlight w:val="white"/>
        </w:rPr>
        <w:t xml:space="preserve">, it becomes compiled. The </w:t>
      </w:r>
      <w:r w:rsidR="00DE0BCA" w:rsidRPr="00903DBA">
        <w:rPr>
          <w:rStyle w:val="KeyWord0"/>
          <w:highlight w:val="white"/>
        </w:rPr>
        <w:t>rebuild</w:t>
      </w:r>
      <w:r w:rsidR="00DE0BCA" w:rsidRPr="00903DBA">
        <w:rPr>
          <w:highlight w:val="white"/>
        </w:rPr>
        <w:t xml:space="preserve"> flag has just that effect, that the file shall be recompiled regardless of whether it is necessary</w:t>
      </w:r>
      <w:r w:rsidR="00DF5036" w:rsidRPr="00903DBA">
        <w:rPr>
          <w:highlight w:val="white"/>
        </w:rPr>
        <w:t xml:space="preserve"> or not.</w:t>
      </w:r>
    </w:p>
    <w:p w14:paraId="46767C9B" w14:textId="77777777" w:rsidR="000848EB" w:rsidRPr="00903DBA" w:rsidRDefault="000848EB" w:rsidP="000848EB">
      <w:pPr>
        <w:pStyle w:val="Code"/>
        <w:rPr>
          <w:highlight w:val="white"/>
        </w:rPr>
      </w:pPr>
      <w:r w:rsidRPr="00903DBA">
        <w:rPr>
          <w:highlight w:val="white"/>
        </w:rPr>
        <w:t xml:space="preserve">      try {</w:t>
      </w:r>
    </w:p>
    <w:p w14:paraId="3F16A346" w14:textId="77777777" w:rsidR="00526239" w:rsidRPr="00903DBA" w:rsidRDefault="00526239" w:rsidP="00526239">
      <w:pPr>
        <w:pStyle w:val="Code"/>
        <w:rPr>
          <w:highlight w:val="white"/>
        </w:rPr>
      </w:pPr>
      <w:r w:rsidRPr="00903DBA">
        <w:rPr>
          <w:highlight w:val="white"/>
        </w:rPr>
        <w:t xml:space="preserve">        if (Start.Linux) {</w:t>
      </w:r>
    </w:p>
    <w:p w14:paraId="3B2E68F7" w14:textId="21B54C2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foreach (string arg in argList) {</w:t>
      </w:r>
    </w:p>
    <w:p w14:paraId="7E7DA98A" w14:textId="372C48C7"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FileInfo file =</w:t>
      </w:r>
      <w:r w:rsidR="00051AED" w:rsidRPr="00903DBA">
        <w:rPr>
          <w:highlight w:val="white"/>
        </w:rPr>
        <w:t xml:space="preserve"> </w:t>
      </w:r>
      <w:r w:rsidRPr="00903DBA">
        <w:rPr>
          <w:highlight w:val="white"/>
        </w:rPr>
        <w:t>new FileInfo(</w:t>
      </w:r>
      <w:r w:rsidR="00051AED" w:rsidRPr="00903DBA">
        <w:rPr>
          <w:highlight w:val="white"/>
        </w:rPr>
        <w:t xml:space="preserve">SourcePath + </w:t>
      </w:r>
      <w:r w:rsidRPr="00903DBA">
        <w:rPr>
          <w:highlight w:val="white"/>
        </w:rPr>
        <w:t>arg);</w:t>
      </w:r>
    </w:p>
    <w:p w14:paraId="035F7C0A" w14:textId="77777777" w:rsidR="00DE0BCA" w:rsidRPr="00903DBA" w:rsidRDefault="00DE0BCA" w:rsidP="000848EB">
      <w:pPr>
        <w:pStyle w:val="Code"/>
        <w:rPr>
          <w:highlight w:val="white"/>
        </w:rPr>
      </w:pPr>
    </w:p>
    <w:p w14:paraId="203A42CA" w14:textId="1F78D9E5"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w:t>
      </w:r>
      <w:r w:rsidR="00872C9D" w:rsidRPr="00903DBA">
        <w:rPr>
          <w:highlight w:val="white"/>
        </w:rPr>
        <w:t>, ".asm"</w:t>
      </w:r>
      <w:r w:rsidRPr="00903DBA">
        <w:rPr>
          <w:highlight w:val="white"/>
        </w:rPr>
        <w:t>)) {</w:t>
      </w:r>
    </w:p>
    <w:p w14:paraId="76210211" w14:textId="326CCBC0"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if (print) {</w:t>
      </w:r>
    </w:p>
    <w:p w14:paraId="62250C81" w14:textId="77777777" w:rsidR="008A75FA"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Console.Out.WriteLine("Compiling \"" +</w:t>
      </w:r>
    </w:p>
    <w:p w14:paraId="6B593957" w14:textId="311B8224" w:rsidR="000848EB" w:rsidRPr="00903DBA" w:rsidRDefault="008A75FA" w:rsidP="000848EB">
      <w:pPr>
        <w:pStyle w:val="Code"/>
        <w:rPr>
          <w:highlight w:val="white"/>
        </w:rPr>
      </w:pPr>
      <w:r w:rsidRPr="00903DBA">
        <w:rPr>
          <w:highlight w:val="white"/>
        </w:rPr>
        <w:t xml:space="preserve">                                     </w:t>
      </w:r>
      <w:r w:rsidR="000848EB" w:rsidRPr="00903DBA">
        <w:rPr>
          <w:highlight w:val="white"/>
        </w:rPr>
        <w:t xml:space="preserve"> file.FullName + ".c\"."); </w:t>
      </w:r>
      <w:r w:rsidR="00526239" w:rsidRPr="00903DBA">
        <w:rPr>
          <w:highlight w:val="white"/>
        </w:rPr>
        <w:t xml:space="preserve"> </w:t>
      </w:r>
    </w:p>
    <w:p w14:paraId="58F99F7D" w14:textId="2852772D"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7B685300" w14:textId="77777777" w:rsidR="000848EB" w:rsidRPr="00903DBA" w:rsidRDefault="000848EB" w:rsidP="000848EB">
      <w:pPr>
        <w:pStyle w:val="Code"/>
        <w:rPr>
          <w:highlight w:val="white"/>
        </w:rPr>
      </w:pPr>
    </w:p>
    <w:p w14:paraId="6C4529F9" w14:textId="287482A0" w:rsidR="000848EB" w:rsidRPr="00903DBA" w:rsidRDefault="00526239" w:rsidP="000848EB">
      <w:pPr>
        <w:pStyle w:val="Code"/>
        <w:rPr>
          <w:highlight w:val="white"/>
        </w:rPr>
      </w:pPr>
      <w:r w:rsidRPr="00903DBA">
        <w:rPr>
          <w:highlight w:val="white"/>
        </w:rPr>
        <w:t xml:space="preserve">  </w:t>
      </w:r>
      <w:r w:rsidR="000848EB" w:rsidRPr="00903DBA">
        <w:rPr>
          <w:highlight w:val="white"/>
        </w:rPr>
        <w:t xml:space="preserve">            </w:t>
      </w:r>
      <w:r w:rsidR="009175B4" w:rsidRPr="00903DBA">
        <w:rPr>
          <w:highlight w:val="white"/>
        </w:rPr>
        <w:t>CompileSourceFile</w:t>
      </w:r>
      <w:r w:rsidR="000848EB" w:rsidRPr="00903DBA">
        <w:rPr>
          <w:highlight w:val="white"/>
        </w:rPr>
        <w:t>(file);</w:t>
      </w:r>
    </w:p>
    <w:p w14:paraId="1A0B06BC" w14:textId="55413778" w:rsidR="000848EB" w:rsidRPr="00903DBA" w:rsidRDefault="000848EB" w:rsidP="000848EB">
      <w:pPr>
        <w:pStyle w:val="Code"/>
        <w:rPr>
          <w:highlight w:val="white"/>
        </w:rPr>
      </w:pPr>
      <w:r w:rsidRPr="00903DBA">
        <w:rPr>
          <w:highlight w:val="white"/>
        </w:rPr>
        <w:t xml:space="preserve">    </w:t>
      </w:r>
      <w:r w:rsidR="00526239" w:rsidRPr="00903DBA">
        <w:rPr>
          <w:highlight w:val="white"/>
        </w:rPr>
        <w:t xml:space="preserve">  </w:t>
      </w:r>
      <w:r w:rsidRPr="00903DBA">
        <w:rPr>
          <w:highlight w:val="white"/>
        </w:rPr>
        <w:t xml:space="preserve">      }</w:t>
      </w:r>
    </w:p>
    <w:p w14:paraId="41F9CD5C" w14:textId="3DB8FA63" w:rsidR="00F13F65" w:rsidRPr="00903DBA" w:rsidRDefault="00F13F65" w:rsidP="000848EB">
      <w:pPr>
        <w:pStyle w:val="Code"/>
        <w:rPr>
          <w:highlight w:val="white"/>
        </w:rPr>
      </w:pPr>
      <w:r w:rsidRPr="00903DBA">
        <w:rPr>
          <w:highlight w:val="white"/>
        </w:rPr>
        <w:t xml:space="preserve">          }</w:t>
      </w:r>
    </w:p>
    <w:p w14:paraId="1B94C6B2" w14:textId="082F2217" w:rsidR="000848EB" w:rsidRPr="00903DBA" w:rsidRDefault="006F7257" w:rsidP="003C44DF">
      <w:pPr>
        <w:rPr>
          <w:highlight w:val="white"/>
        </w:rPr>
      </w:pPr>
      <w:r w:rsidRPr="00903DBA">
        <w:rPr>
          <w:highlight w:val="white"/>
        </w:rPr>
        <w:t xml:space="preserve">Finally, we call the </w:t>
      </w:r>
      <w:r w:rsidRPr="00903DBA">
        <w:rPr>
          <w:rStyle w:val="KeyWord0"/>
          <w:highlight w:val="white"/>
        </w:rPr>
        <w:t>GenerateMakeFile</w:t>
      </w:r>
      <w:r w:rsidRPr="00903DBA">
        <w:rPr>
          <w:highlight w:val="white"/>
        </w:rPr>
        <w:t xml:space="preserve"> method to</w:t>
      </w:r>
      <w:r w:rsidR="00CA75FD" w:rsidRPr="00903DBA">
        <w:rPr>
          <w:highlight w:val="white"/>
        </w:rPr>
        <w:t xml:space="preserve"> </w:t>
      </w:r>
      <w:r w:rsidR="003C44DF" w:rsidRPr="00903DBA">
        <w:rPr>
          <w:highlight w:val="white"/>
        </w:rPr>
        <w:t>creat</w:t>
      </w:r>
      <w:r w:rsidR="00CA75FD" w:rsidRPr="00903DBA">
        <w:rPr>
          <w:highlight w:val="white"/>
        </w:rPr>
        <w:t>e</w:t>
      </w:r>
      <w:r w:rsidR="003C44DF" w:rsidRPr="00903DBA">
        <w:rPr>
          <w:highlight w:val="white"/>
        </w:rPr>
        <w:t xml:space="preserve"> </w:t>
      </w:r>
      <w:r w:rsidR="00CA75FD" w:rsidRPr="00903DBA">
        <w:rPr>
          <w:highlight w:val="white"/>
        </w:rPr>
        <w:t xml:space="preserve">the </w:t>
      </w:r>
      <w:proofErr w:type="spellStart"/>
      <w:r w:rsidR="003C44DF" w:rsidRPr="00903DBA">
        <w:rPr>
          <w:highlight w:val="white"/>
        </w:rPr>
        <w:t>makefile</w:t>
      </w:r>
      <w:proofErr w:type="spellEnd"/>
      <w:r w:rsidR="003C44DF" w:rsidRPr="00903DBA">
        <w:rPr>
          <w:highlight w:val="white"/>
        </w:rPr>
        <w:t>.</w:t>
      </w:r>
    </w:p>
    <w:p w14:paraId="760F02A6" w14:textId="6251EF6A" w:rsidR="007B1E93" w:rsidRPr="00903DBA" w:rsidRDefault="007B1E93" w:rsidP="000848EB">
      <w:pPr>
        <w:pStyle w:val="Code"/>
        <w:rPr>
          <w:highlight w:val="white"/>
        </w:rPr>
      </w:pPr>
      <w:r w:rsidRPr="00903DBA">
        <w:rPr>
          <w:highlight w:val="white"/>
        </w:rPr>
        <w:t xml:space="preserve">          GenerateMakeFile(argList);</w:t>
      </w:r>
    </w:p>
    <w:p w14:paraId="53E42FA0" w14:textId="77777777" w:rsidR="000848EB" w:rsidRPr="00903DBA" w:rsidRDefault="000848EB" w:rsidP="000848EB">
      <w:pPr>
        <w:pStyle w:val="Code"/>
        <w:rPr>
          <w:highlight w:val="white"/>
        </w:rPr>
      </w:pPr>
      <w:r w:rsidRPr="00903DBA">
        <w:rPr>
          <w:highlight w:val="white"/>
        </w:rPr>
        <w:t xml:space="preserve">        }</w:t>
      </w:r>
    </w:p>
    <w:p w14:paraId="7403FE6A" w14:textId="77777777" w:rsidR="000848EB" w:rsidRPr="00903DBA" w:rsidRDefault="000848EB" w:rsidP="000848EB">
      <w:pPr>
        <w:pStyle w:val="Code"/>
        <w:rPr>
          <w:highlight w:val="white"/>
        </w:rPr>
      </w:pPr>
    </w:p>
    <w:p w14:paraId="7E7EB9A0" w14:textId="7BFAC5B3" w:rsidR="00B80F7F" w:rsidRPr="00903DBA" w:rsidRDefault="00B80F7F" w:rsidP="00B80F7F">
      <w:pPr>
        <w:pStyle w:val="Code"/>
        <w:rPr>
          <w:highlight w:val="white"/>
        </w:rPr>
      </w:pPr>
      <w:r w:rsidRPr="00903DBA">
        <w:rPr>
          <w:highlight w:val="white"/>
        </w:rPr>
        <w:t xml:space="preserve">        if (Start.Windows) {</w:t>
      </w:r>
    </w:p>
    <w:p w14:paraId="5E7F65F4" w14:textId="65B81472" w:rsidR="004C5297" w:rsidRPr="00903DBA" w:rsidRDefault="004C5297" w:rsidP="00B80F7F">
      <w:pPr>
        <w:pStyle w:val="Code"/>
        <w:rPr>
          <w:highlight w:val="white"/>
        </w:rPr>
      </w:pPr>
      <w:r w:rsidRPr="00903DBA">
        <w:rPr>
          <w:highlight w:val="white"/>
        </w:rPr>
        <w:t xml:space="preserve">          // ...</w:t>
      </w:r>
    </w:p>
    <w:p w14:paraId="1D37017D" w14:textId="2D7B1C72" w:rsidR="00B80F7F" w:rsidRPr="00903DBA" w:rsidRDefault="00B80F7F" w:rsidP="000848EB">
      <w:pPr>
        <w:pStyle w:val="Code"/>
        <w:rPr>
          <w:highlight w:val="white"/>
        </w:rPr>
      </w:pPr>
      <w:r w:rsidRPr="00903DBA">
        <w:rPr>
          <w:highlight w:val="white"/>
        </w:rPr>
        <w:t xml:space="preserve">        }</w:t>
      </w:r>
    </w:p>
    <w:p w14:paraId="4EF44844" w14:textId="2A78E20B" w:rsidR="000848EB" w:rsidRPr="00903DBA" w:rsidRDefault="000848EB" w:rsidP="000848EB">
      <w:pPr>
        <w:pStyle w:val="Code"/>
        <w:rPr>
          <w:highlight w:val="white"/>
        </w:rPr>
      </w:pPr>
      <w:r w:rsidRPr="00903DBA">
        <w:rPr>
          <w:highlight w:val="white"/>
        </w:rPr>
        <w:t xml:space="preserve">      }</w:t>
      </w:r>
    </w:p>
    <w:p w14:paraId="7A8488E6" w14:textId="07C19FF6" w:rsidR="00F10501" w:rsidRPr="00903DBA" w:rsidRDefault="00F10501" w:rsidP="00F10501">
      <w:pPr>
        <w:rPr>
          <w:highlight w:val="white"/>
        </w:rPr>
      </w:pPr>
      <w:r w:rsidRPr="00903DBA">
        <w:rPr>
          <w:highlight w:val="white"/>
        </w:rPr>
        <w:t>In case of a runtime error (most likely: file error), we catch the exception and report an error.</w:t>
      </w:r>
    </w:p>
    <w:p w14:paraId="0C8547D3" w14:textId="77777777" w:rsidR="000848EB" w:rsidRPr="00903DBA" w:rsidRDefault="000848EB" w:rsidP="000848EB">
      <w:pPr>
        <w:pStyle w:val="Code"/>
        <w:rPr>
          <w:highlight w:val="white"/>
        </w:rPr>
      </w:pPr>
      <w:r w:rsidRPr="00903DBA">
        <w:rPr>
          <w:highlight w:val="white"/>
        </w:rPr>
        <w:t xml:space="preserve">      catch (Exception exception) {</w:t>
      </w:r>
    </w:p>
    <w:p w14:paraId="70212B70" w14:textId="77777777" w:rsidR="000848EB" w:rsidRPr="00903DBA" w:rsidRDefault="000848EB" w:rsidP="000848EB">
      <w:pPr>
        <w:pStyle w:val="Code"/>
        <w:rPr>
          <w:highlight w:val="white"/>
        </w:rPr>
      </w:pPr>
      <w:r w:rsidRPr="00903DBA">
        <w:rPr>
          <w:highlight w:val="white"/>
        </w:rPr>
        <w:t xml:space="preserve">        Console.Out.WriteLine(exception.StackTrace);</w:t>
      </w:r>
    </w:p>
    <w:p w14:paraId="438C53F6" w14:textId="77777777" w:rsidR="000848EB" w:rsidRPr="00903DBA" w:rsidRDefault="000848EB" w:rsidP="000848EB">
      <w:pPr>
        <w:pStyle w:val="Code"/>
        <w:rPr>
          <w:highlight w:val="white"/>
        </w:rPr>
      </w:pPr>
      <w:r w:rsidRPr="00903DBA">
        <w:rPr>
          <w:highlight w:val="white"/>
        </w:rPr>
        <w:t xml:space="preserve">        Assert.Error(exception.Message, Message.Parse_error);</w:t>
      </w:r>
    </w:p>
    <w:p w14:paraId="797DC9F9" w14:textId="77777777" w:rsidR="000848EB" w:rsidRPr="00903DBA" w:rsidRDefault="000848EB" w:rsidP="000848EB">
      <w:pPr>
        <w:pStyle w:val="Code"/>
        <w:rPr>
          <w:highlight w:val="white"/>
        </w:rPr>
      </w:pPr>
      <w:r w:rsidRPr="00903DBA">
        <w:rPr>
          <w:highlight w:val="white"/>
        </w:rPr>
        <w:t xml:space="preserve">      }</w:t>
      </w:r>
    </w:p>
    <w:p w14:paraId="69BA4BD7" w14:textId="6A67D9C9" w:rsidR="000848EB" w:rsidRPr="00903DBA" w:rsidRDefault="000848EB" w:rsidP="000848EB">
      <w:pPr>
        <w:pStyle w:val="Code"/>
        <w:rPr>
          <w:highlight w:val="white"/>
        </w:rPr>
      </w:pPr>
      <w:r w:rsidRPr="00903DBA">
        <w:rPr>
          <w:highlight w:val="white"/>
        </w:rPr>
        <w:t xml:space="preserve">    }</w:t>
      </w:r>
    </w:p>
    <w:p w14:paraId="2CE34F96" w14:textId="1519D6A2" w:rsidR="000848EB" w:rsidRPr="00903DBA" w:rsidRDefault="002643B0" w:rsidP="00021FC6">
      <w:pPr>
        <w:pStyle w:val="Rubrik3"/>
        <w:rPr>
          <w:highlight w:val="white"/>
        </w:rPr>
      </w:pPr>
      <w:bookmarkStart w:id="18" w:name="_Toc57655979"/>
      <w:r w:rsidRPr="00903DBA">
        <w:rPr>
          <w:highlight w:val="white"/>
        </w:rPr>
        <w:t>Generating the Assembly File</w:t>
      </w:r>
      <w:bookmarkEnd w:id="18"/>
    </w:p>
    <w:p w14:paraId="347D02DB" w14:textId="166F68DA" w:rsidR="002643B0" w:rsidRPr="00903DBA" w:rsidRDefault="007E3DF6" w:rsidP="00AA1002">
      <w:pPr>
        <w:rPr>
          <w:highlight w:val="white"/>
        </w:rPr>
      </w:pPr>
      <w:r w:rsidRPr="00903DBA">
        <w:rPr>
          <w:highlight w:val="white"/>
        </w:rPr>
        <w:t xml:space="preserve">The </w:t>
      </w:r>
      <w:r w:rsidRPr="00903DBA">
        <w:rPr>
          <w:rStyle w:val="KeyWord0"/>
          <w:highlight w:val="white"/>
        </w:rPr>
        <w:t>CompileSourceFile</w:t>
      </w:r>
      <w:r w:rsidRPr="00903DBA">
        <w:rPr>
          <w:highlight w:val="white"/>
        </w:rPr>
        <w:t xml:space="preserve"> method </w:t>
      </w:r>
      <w:r w:rsidR="00705DEB" w:rsidRPr="00903DBA">
        <w:rPr>
          <w:highlight w:val="white"/>
        </w:rPr>
        <w:t xml:space="preserve">compiles the source file into an </w:t>
      </w:r>
      <w:r w:rsidR="005F79CB" w:rsidRPr="00903DBA">
        <w:rPr>
          <w:highlight w:val="white"/>
        </w:rPr>
        <w:t>assembly file</w:t>
      </w:r>
      <w:r w:rsidR="00705DEB" w:rsidRPr="00903DBA">
        <w:rPr>
          <w:highlight w:val="white"/>
        </w:rPr>
        <w:t>.</w:t>
      </w:r>
      <w:r w:rsidR="002667E0" w:rsidRPr="00903DBA">
        <w:rPr>
          <w:highlight w:val="white"/>
        </w:rPr>
        <w:t xml:space="preserve"> We begin by preprocessing the source code by creating an object of the </w:t>
      </w:r>
      <w:r w:rsidR="002667E0" w:rsidRPr="00903DBA">
        <w:rPr>
          <w:rStyle w:val="KeyWord0"/>
          <w:highlight w:val="white"/>
        </w:rPr>
        <w:t>Preprocessor</w:t>
      </w:r>
      <w:r w:rsidR="002667E0" w:rsidRPr="00903DBA">
        <w:rPr>
          <w:highlight w:val="white"/>
        </w:rPr>
        <w:t xml:space="preserve"> class. </w:t>
      </w:r>
      <w:r w:rsidR="00AA1002" w:rsidRPr="00903DBA">
        <w:rPr>
          <w:highlight w:val="white"/>
        </w:rPr>
        <w:t>T</w:t>
      </w:r>
      <w:r w:rsidR="002667E0" w:rsidRPr="00903DBA">
        <w:rPr>
          <w:highlight w:val="white"/>
        </w:rPr>
        <w:t>he preprocessing</w:t>
      </w:r>
      <w:r w:rsidR="00AA1002" w:rsidRPr="00903DBA">
        <w:rPr>
          <w:highlight w:val="white"/>
        </w:rPr>
        <w:t xml:space="preserve"> has</w:t>
      </w:r>
      <w:r w:rsidR="002667E0" w:rsidRPr="00903DBA">
        <w:rPr>
          <w:highlight w:val="white"/>
        </w:rPr>
        <w:t xml:space="preserve"> two output</w:t>
      </w:r>
      <w:r w:rsidR="00AA1002" w:rsidRPr="00903DBA">
        <w:rPr>
          <w:highlight w:val="white"/>
        </w:rPr>
        <w:t>s</w:t>
      </w:r>
      <w:r w:rsidR="002667E0" w:rsidRPr="00903DBA">
        <w:rPr>
          <w:highlight w:val="white"/>
        </w:rPr>
        <w:t xml:space="preserve">: the preprocessed code and the include set. </w:t>
      </w:r>
      <w:r w:rsidR="00774D4A" w:rsidRPr="00903DBA">
        <w:rPr>
          <w:highlight w:val="white"/>
        </w:rPr>
        <w:t xml:space="preserve">We use the include set </w:t>
      </w:r>
      <w:r w:rsidR="003D6D18" w:rsidRPr="00903DBA">
        <w:rPr>
          <w:highlight w:val="white"/>
        </w:rPr>
        <w:t xml:space="preserve">when calling </w:t>
      </w:r>
      <w:r w:rsidR="003C3CAF" w:rsidRPr="00903DBA">
        <w:rPr>
          <w:rStyle w:val="KeyWord0"/>
          <w:highlight w:val="white"/>
        </w:rPr>
        <w:t>GenerateDependencyFile</w:t>
      </w:r>
      <w:r w:rsidR="003D6D18" w:rsidRPr="00903DBA">
        <w:rPr>
          <w:highlight w:val="white"/>
        </w:rPr>
        <w:t xml:space="preserve"> </w:t>
      </w:r>
      <w:r w:rsidR="00774D4A" w:rsidRPr="00903DBA">
        <w:rPr>
          <w:highlight w:val="white"/>
        </w:rPr>
        <w:t xml:space="preserve">to </w:t>
      </w:r>
      <w:r w:rsidR="002643B0" w:rsidRPr="00903DBA">
        <w:rPr>
          <w:highlight w:val="white"/>
        </w:rPr>
        <w:t>establish</w:t>
      </w:r>
      <w:r w:rsidR="00774D4A" w:rsidRPr="00903DBA">
        <w:rPr>
          <w:highlight w:val="white"/>
        </w:rPr>
        <w:t xml:space="preserve"> the dependency file of the source file; that is, </w:t>
      </w:r>
      <w:r w:rsidR="002643B0" w:rsidRPr="00903DBA">
        <w:rPr>
          <w:highlight w:val="white"/>
        </w:rPr>
        <w:t>the name of the source file itself and the files included (directly or indirectly) by the source file.</w:t>
      </w:r>
    </w:p>
    <w:p w14:paraId="27710037" w14:textId="22624399" w:rsidR="000848EB" w:rsidRPr="00903DBA" w:rsidRDefault="000848EB" w:rsidP="002667E0">
      <w:pPr>
        <w:pStyle w:val="Code"/>
        <w:rPr>
          <w:highlight w:val="white"/>
        </w:rPr>
      </w:pPr>
      <w:r w:rsidRPr="00903DBA">
        <w:rPr>
          <w:highlight w:val="white"/>
        </w:rPr>
        <w:t xml:space="preserve">    public static void </w:t>
      </w:r>
      <w:r w:rsidR="009175B4" w:rsidRPr="00903DBA">
        <w:rPr>
          <w:highlight w:val="white"/>
        </w:rPr>
        <w:t>CompileSourceFile</w:t>
      </w:r>
      <w:r w:rsidRPr="00903DBA">
        <w:rPr>
          <w:highlight w:val="white"/>
        </w:rPr>
        <w:t>(FileInfo file) {</w:t>
      </w:r>
    </w:p>
    <w:p w14:paraId="7EA1C86E" w14:textId="77777777" w:rsidR="002667E0" w:rsidRPr="00903DBA" w:rsidRDefault="002667E0" w:rsidP="002667E0">
      <w:pPr>
        <w:pStyle w:val="Code"/>
        <w:rPr>
          <w:highlight w:val="white"/>
        </w:rPr>
      </w:pPr>
      <w:r w:rsidRPr="00903DBA">
        <w:rPr>
          <w:highlight w:val="white"/>
        </w:rPr>
        <w:t xml:space="preserve">      FileInfo sourceFile = new FileInfo(file.FullName + ".c");</w:t>
      </w:r>
    </w:p>
    <w:p w14:paraId="1F93145B" w14:textId="77777777" w:rsidR="002667E0" w:rsidRPr="00903DBA" w:rsidRDefault="002667E0" w:rsidP="002667E0">
      <w:pPr>
        <w:pStyle w:val="Code"/>
        <w:rPr>
          <w:highlight w:val="white"/>
        </w:rPr>
      </w:pPr>
      <w:r w:rsidRPr="00903DBA">
        <w:rPr>
          <w:highlight w:val="white"/>
        </w:rPr>
        <w:t xml:space="preserve">      Preprocessor preprocessor = new Preprocessor(sourceFile);</w:t>
      </w:r>
    </w:p>
    <w:p w14:paraId="6880AC37" w14:textId="76076932" w:rsidR="002667E0" w:rsidRPr="00903DBA" w:rsidRDefault="002667E0" w:rsidP="002667E0">
      <w:pPr>
        <w:pStyle w:val="Code"/>
        <w:rPr>
          <w:highlight w:val="white"/>
        </w:rPr>
      </w:pPr>
      <w:r w:rsidRPr="00903DBA">
        <w:rPr>
          <w:highlight w:val="white"/>
        </w:rPr>
        <w:lastRenderedPageBreak/>
        <w:t xml:space="preserve">      </w:t>
      </w:r>
      <w:r w:rsidR="003C3CAF" w:rsidRPr="00903DBA">
        <w:rPr>
          <w:highlight w:val="white"/>
        </w:rPr>
        <w:t>GenerateDependencyFile</w:t>
      </w:r>
      <w:r w:rsidRPr="00903DBA">
        <w:rPr>
          <w:highlight w:val="white"/>
        </w:rPr>
        <w:t>(</w:t>
      </w:r>
      <w:r w:rsidR="004653C0" w:rsidRPr="00903DBA">
        <w:rPr>
          <w:highlight w:val="white"/>
        </w:rPr>
        <w:t>file</w:t>
      </w:r>
      <w:r w:rsidRPr="00903DBA">
        <w:rPr>
          <w:highlight w:val="white"/>
        </w:rPr>
        <w:t>, preprocessor.IncludeSet);</w:t>
      </w:r>
    </w:p>
    <w:p w14:paraId="1A889E29" w14:textId="04C7BE05" w:rsidR="00FD66CA" w:rsidRPr="00903DBA" w:rsidRDefault="00FD66CA" w:rsidP="00375C15">
      <w:pPr>
        <w:rPr>
          <w:highlight w:val="white"/>
        </w:rPr>
      </w:pPr>
      <w:r w:rsidRPr="00903DBA">
        <w:rPr>
          <w:highlight w:val="white"/>
        </w:rPr>
        <w:t xml:space="preserve">We </w:t>
      </w:r>
      <w:r w:rsidR="00375C15" w:rsidRPr="00903DBA">
        <w:rPr>
          <w:highlight w:val="white"/>
        </w:rPr>
        <w:t xml:space="preserve">convert the preprocessed </w:t>
      </w:r>
      <w:r w:rsidR="004D2DD1" w:rsidRPr="00903DBA">
        <w:rPr>
          <w:highlight w:val="white"/>
        </w:rPr>
        <w:t xml:space="preserve">source </w:t>
      </w:r>
      <w:r w:rsidR="00375C15" w:rsidRPr="00903DBA">
        <w:rPr>
          <w:highlight w:val="white"/>
        </w:rPr>
        <w:t>code t</w:t>
      </w:r>
      <w:r w:rsidR="00F56E0A" w:rsidRPr="00903DBA">
        <w:rPr>
          <w:highlight w:val="white"/>
        </w:rPr>
        <w:t xml:space="preserve">o </w:t>
      </w:r>
      <w:r w:rsidR="00375C15" w:rsidRPr="00903DBA">
        <w:rPr>
          <w:highlight w:val="white"/>
        </w:rPr>
        <w:t>a byte array, that we use as input in a memory stream, that finally become input to the scanner.</w:t>
      </w:r>
    </w:p>
    <w:p w14:paraId="79CA87FD" w14:textId="77777777" w:rsidR="00916335" w:rsidRPr="00903DBA" w:rsidRDefault="00916335" w:rsidP="00916335">
      <w:pPr>
        <w:pStyle w:val="Code"/>
        <w:rPr>
          <w:highlight w:val="white"/>
        </w:rPr>
      </w:pPr>
      <w:r w:rsidRPr="00903DBA">
        <w:rPr>
          <w:highlight w:val="white"/>
        </w:rPr>
        <w:t xml:space="preserve">      byte[] byteArray =</w:t>
      </w:r>
    </w:p>
    <w:p w14:paraId="55755E5E" w14:textId="5E29B72F" w:rsidR="00916335" w:rsidRPr="00903DBA" w:rsidRDefault="00916335" w:rsidP="00916335">
      <w:pPr>
        <w:pStyle w:val="Code"/>
        <w:rPr>
          <w:highlight w:val="white"/>
        </w:rPr>
      </w:pPr>
      <w:r w:rsidRPr="00903DBA">
        <w:rPr>
          <w:highlight w:val="white"/>
        </w:rPr>
        <w:t xml:space="preserve">        Encoding.ASCII.GetBytes(preprocessor.PreprocessedCode);</w:t>
      </w:r>
    </w:p>
    <w:p w14:paraId="12B21ADC" w14:textId="77777777" w:rsidR="00916335" w:rsidRPr="00903DBA" w:rsidRDefault="00916335" w:rsidP="00916335">
      <w:pPr>
        <w:pStyle w:val="Code"/>
        <w:rPr>
          <w:highlight w:val="white"/>
        </w:rPr>
      </w:pPr>
      <w:r w:rsidRPr="00903DBA">
        <w:rPr>
          <w:highlight w:val="white"/>
        </w:rPr>
        <w:t xml:space="preserve">      MemoryStream memoryStream = new MemoryStream(byteArray);</w:t>
      </w:r>
    </w:p>
    <w:p w14:paraId="55BD342D" w14:textId="77777777" w:rsidR="00916335" w:rsidRPr="00903DBA" w:rsidRDefault="00916335" w:rsidP="00916335">
      <w:pPr>
        <w:pStyle w:val="Code"/>
        <w:rPr>
          <w:highlight w:val="white"/>
        </w:rPr>
      </w:pPr>
      <w:r w:rsidRPr="00903DBA">
        <w:rPr>
          <w:highlight w:val="white"/>
        </w:rPr>
        <w:t xml:space="preserve">      CCompiler_Main.Scanner scanner =</w:t>
      </w:r>
    </w:p>
    <w:p w14:paraId="56877C69" w14:textId="77777777" w:rsidR="00916335" w:rsidRPr="00903DBA" w:rsidRDefault="00916335" w:rsidP="00916335">
      <w:pPr>
        <w:pStyle w:val="Code"/>
        <w:rPr>
          <w:highlight w:val="white"/>
        </w:rPr>
      </w:pPr>
      <w:r w:rsidRPr="00903DBA">
        <w:rPr>
          <w:highlight w:val="white"/>
        </w:rPr>
        <w:t xml:space="preserve">        new CCompiler_Main.Scanner(memoryStream);</w:t>
      </w:r>
    </w:p>
    <w:p w14:paraId="3D9B2902" w14:textId="2EE322F3" w:rsidR="000848EB" w:rsidRPr="00903DBA" w:rsidRDefault="00A02EAE" w:rsidP="00A02EAE">
      <w:pPr>
        <w:rPr>
          <w:highlight w:val="white"/>
        </w:rPr>
      </w:pPr>
      <w:r w:rsidRPr="00903DBA">
        <w:rPr>
          <w:highlight w:val="white"/>
        </w:rPr>
        <w:t>We set the root symbol table to represent the global space of the source code and parse the source code.</w:t>
      </w:r>
      <w:r w:rsidR="00EE1973" w:rsidRPr="00903DBA">
        <w:rPr>
          <w:highlight w:val="white"/>
        </w:rPr>
        <w:t xml:space="preserve"> The </w:t>
      </w:r>
      <w:r w:rsidR="00EE1973" w:rsidRPr="00903DBA">
        <w:rPr>
          <w:rStyle w:val="KeyWord0"/>
          <w:highlight w:val="white"/>
        </w:rPr>
        <w:t>Path</w:t>
      </w:r>
      <w:r w:rsidR="00EE1973" w:rsidRPr="00903DBA">
        <w:rPr>
          <w:highlight w:val="white"/>
        </w:rPr>
        <w:t xml:space="preserve"> and </w:t>
      </w:r>
      <w:r w:rsidR="00EE1973" w:rsidRPr="00903DBA">
        <w:rPr>
          <w:rStyle w:val="KeyWord0"/>
          <w:highlight w:val="white"/>
        </w:rPr>
        <w:t>Line</w:t>
      </w:r>
      <w:r w:rsidR="00EE1973" w:rsidRPr="00903DBA">
        <w:rPr>
          <w:highlight w:val="white"/>
        </w:rPr>
        <w:t xml:space="preserve"> fields of the scanner is initialized </w:t>
      </w:r>
      <w:proofErr w:type="gramStart"/>
      <w:r w:rsidR="00EE1973" w:rsidRPr="00903DBA">
        <w:rPr>
          <w:highlight w:val="white"/>
        </w:rPr>
        <w:t>in order to</w:t>
      </w:r>
      <w:proofErr w:type="gramEnd"/>
      <w:r w:rsidR="00EE1973" w:rsidRPr="00903DBA">
        <w:rPr>
          <w:highlight w:val="white"/>
        </w:rPr>
        <w:t xml:space="preserve"> </w:t>
      </w:r>
      <w:r w:rsidR="004D2DD1" w:rsidRPr="00903DBA">
        <w:rPr>
          <w:highlight w:val="white"/>
        </w:rPr>
        <w:t xml:space="preserve">report the correct file and number in cases of </w:t>
      </w:r>
      <w:r w:rsidR="00EE1973" w:rsidRPr="00903DBA">
        <w:rPr>
          <w:highlight w:val="white"/>
        </w:rPr>
        <w:t>error messages.</w:t>
      </w:r>
      <w:r w:rsidR="004D2DD1" w:rsidRPr="00903DBA">
        <w:rPr>
          <w:highlight w:val="white"/>
        </w:rPr>
        <w:t xml:space="preserve"> If the parser encounters an error, it returns false and we report a syntax error.</w:t>
      </w:r>
    </w:p>
    <w:p w14:paraId="0481116A" w14:textId="77777777" w:rsidR="000848EB" w:rsidRPr="00903DBA" w:rsidRDefault="000848EB" w:rsidP="000848EB">
      <w:pPr>
        <w:pStyle w:val="Code"/>
        <w:rPr>
          <w:highlight w:val="white"/>
        </w:rPr>
      </w:pPr>
      <w:r w:rsidRPr="00903DBA">
        <w:rPr>
          <w:highlight w:val="white"/>
        </w:rPr>
        <w:t xml:space="preserve">      try {</w:t>
      </w:r>
    </w:p>
    <w:p w14:paraId="6685C142" w14:textId="77777777" w:rsidR="000848EB" w:rsidRPr="00903DBA" w:rsidRDefault="000848EB" w:rsidP="000848EB">
      <w:pPr>
        <w:pStyle w:val="Code"/>
        <w:rPr>
          <w:highlight w:val="white"/>
        </w:rPr>
      </w:pPr>
      <w:r w:rsidRPr="00903DBA">
        <w:rPr>
          <w:highlight w:val="white"/>
        </w:rPr>
        <w:t xml:space="preserve">        SymbolTable.CurrentTable = new SymbolTable(null, Scope.Global);</w:t>
      </w:r>
    </w:p>
    <w:p w14:paraId="10F7B5DD" w14:textId="77777777" w:rsidR="000848EB" w:rsidRPr="00903DBA" w:rsidRDefault="000848EB" w:rsidP="000848EB">
      <w:pPr>
        <w:pStyle w:val="Code"/>
        <w:rPr>
          <w:highlight w:val="white"/>
        </w:rPr>
      </w:pPr>
      <w:r w:rsidRPr="00903DBA">
        <w:rPr>
          <w:highlight w:val="white"/>
        </w:rPr>
        <w:t xml:space="preserve">        CCompiler_Main.Parser parser = new CCompiler_Main.Parser(scanner);</w:t>
      </w:r>
    </w:p>
    <w:p w14:paraId="0A0888F3" w14:textId="77777777" w:rsidR="000848EB" w:rsidRPr="00903DBA" w:rsidRDefault="000848EB" w:rsidP="000848EB">
      <w:pPr>
        <w:pStyle w:val="Code"/>
        <w:rPr>
          <w:highlight w:val="white"/>
        </w:rPr>
      </w:pPr>
      <w:r w:rsidRPr="00903DBA">
        <w:rPr>
          <w:highlight w:val="white"/>
        </w:rPr>
        <w:t xml:space="preserve">        Assert.Error(parser.Parse(), Message.Syntax_error);</w:t>
      </w:r>
    </w:p>
    <w:p w14:paraId="047A8575" w14:textId="77777777" w:rsidR="000848EB" w:rsidRPr="00903DBA" w:rsidRDefault="000848EB" w:rsidP="000848EB">
      <w:pPr>
        <w:pStyle w:val="Code"/>
        <w:rPr>
          <w:highlight w:val="white"/>
        </w:rPr>
      </w:pPr>
      <w:r w:rsidRPr="00903DBA">
        <w:rPr>
          <w:highlight w:val="white"/>
        </w:rPr>
        <w:t xml:space="preserve">      }</w:t>
      </w:r>
    </w:p>
    <w:p w14:paraId="6B5E8F4D" w14:textId="77777777" w:rsidR="000848EB" w:rsidRPr="00903DBA" w:rsidRDefault="000848EB" w:rsidP="000848EB">
      <w:pPr>
        <w:pStyle w:val="Code"/>
        <w:rPr>
          <w:highlight w:val="white"/>
        </w:rPr>
      </w:pPr>
      <w:r w:rsidRPr="00903DBA">
        <w:rPr>
          <w:highlight w:val="white"/>
        </w:rPr>
        <w:t xml:space="preserve">      catch (IOException ioException) {</w:t>
      </w:r>
    </w:p>
    <w:p w14:paraId="25AC66D9" w14:textId="77777777" w:rsidR="000848EB" w:rsidRPr="00903DBA" w:rsidRDefault="000848EB" w:rsidP="000848EB">
      <w:pPr>
        <w:pStyle w:val="Code"/>
        <w:rPr>
          <w:highlight w:val="white"/>
        </w:rPr>
      </w:pPr>
      <w:r w:rsidRPr="00903DBA">
        <w:rPr>
          <w:highlight w:val="white"/>
        </w:rPr>
        <w:t xml:space="preserve">        Assert.Error(false, ioException.StackTrace, Message.Syntax_error);</w:t>
      </w:r>
    </w:p>
    <w:p w14:paraId="61F25FA2" w14:textId="77777777" w:rsidR="000848EB" w:rsidRPr="00903DBA" w:rsidRDefault="000848EB" w:rsidP="000848EB">
      <w:pPr>
        <w:pStyle w:val="Code"/>
        <w:rPr>
          <w:highlight w:val="white"/>
        </w:rPr>
      </w:pPr>
      <w:r w:rsidRPr="00903DBA">
        <w:rPr>
          <w:highlight w:val="white"/>
        </w:rPr>
        <w:t xml:space="preserve">      }</w:t>
      </w:r>
    </w:p>
    <w:p w14:paraId="02827656" w14:textId="21296014" w:rsidR="009842AA" w:rsidRPr="00903DBA" w:rsidRDefault="009842AA" w:rsidP="009842AA">
      <w:pPr>
        <w:rPr>
          <w:highlight w:val="white"/>
        </w:rPr>
      </w:pPr>
      <w:r w:rsidRPr="00903DBA">
        <w:rPr>
          <w:highlight w:val="white"/>
        </w:rPr>
        <w:t xml:space="preserve">The result of the parsing is the </w:t>
      </w:r>
      <w:r w:rsidR="00B52224" w:rsidRPr="00903DBA">
        <w:rPr>
          <w:rStyle w:val="KeyWord0"/>
          <w:highlight w:val="white"/>
        </w:rPr>
        <w:t>SymbolTable.GlobalStaticSet</w:t>
      </w:r>
      <w:r w:rsidRPr="00903DBA">
        <w:rPr>
          <w:highlight w:val="white"/>
        </w:rPr>
        <w:t xml:space="preserve"> set, holding a set of static symbols, such as functions and static variables. </w:t>
      </w:r>
      <w:r w:rsidR="00B2097E" w:rsidRPr="00903DBA">
        <w:rPr>
          <w:highlight w:val="white"/>
        </w:rPr>
        <w:t>The resulting assembly file</w:t>
      </w:r>
      <w:r w:rsidR="00C61593" w:rsidRPr="00903DBA">
        <w:rPr>
          <w:highlight w:val="white"/>
        </w:rPr>
        <w:t xml:space="preserve"> shall</w:t>
      </w:r>
      <w:r w:rsidR="00B2097E" w:rsidRPr="00903DBA">
        <w:rPr>
          <w:highlight w:val="white"/>
        </w:rPr>
        <w:t xml:space="preserve"> </w:t>
      </w:r>
      <w:proofErr w:type="gramStart"/>
      <w:r w:rsidR="00B2097E" w:rsidRPr="00903DBA">
        <w:rPr>
          <w:highlight w:val="white"/>
        </w:rPr>
        <w:t>is</w:t>
      </w:r>
      <w:proofErr w:type="gramEnd"/>
      <w:r w:rsidR="00B2097E" w:rsidRPr="00903DBA">
        <w:rPr>
          <w:highlight w:val="white"/>
        </w:rPr>
        <w:t xml:space="preserve"> made up by three parts:</w:t>
      </w:r>
    </w:p>
    <w:p w14:paraId="083C5B08" w14:textId="6C79FA66" w:rsidR="00B2097E" w:rsidRPr="00903DBA" w:rsidRDefault="00B2097E" w:rsidP="00B2097E">
      <w:pPr>
        <w:pStyle w:val="Liststycke"/>
        <w:numPr>
          <w:ilvl w:val="0"/>
          <w:numId w:val="165"/>
        </w:numPr>
        <w:rPr>
          <w:highlight w:val="white"/>
        </w:rPr>
      </w:pPr>
      <w:r w:rsidRPr="00903DBA">
        <w:rPr>
          <w:rStyle w:val="KeyWord0"/>
          <w:highlight w:val="white"/>
        </w:rPr>
        <w:t>Extern</w:t>
      </w:r>
      <w:r w:rsidRPr="00903DBA">
        <w:rPr>
          <w:highlight w:val="white"/>
        </w:rPr>
        <w:t>. The names of objects defined in other files</w:t>
      </w:r>
      <w:r w:rsidR="00AE46DE" w:rsidRPr="00903DBA">
        <w:rPr>
          <w:highlight w:val="white"/>
        </w:rPr>
        <w:t xml:space="preserve"> and accessible in this file.</w:t>
      </w:r>
    </w:p>
    <w:p w14:paraId="56077172" w14:textId="3327D7C5" w:rsidR="00B2097E" w:rsidRPr="00903DBA" w:rsidRDefault="009741E5" w:rsidP="00B2097E">
      <w:pPr>
        <w:pStyle w:val="Liststycke"/>
        <w:numPr>
          <w:ilvl w:val="0"/>
          <w:numId w:val="165"/>
        </w:numPr>
        <w:rPr>
          <w:highlight w:val="white"/>
        </w:rPr>
      </w:pPr>
      <w:r w:rsidRPr="00903DBA">
        <w:rPr>
          <w:rStyle w:val="KeyWord0"/>
          <w:highlight w:val="white"/>
        </w:rPr>
        <w:t>Global</w:t>
      </w:r>
      <w:r w:rsidRPr="00903DBA">
        <w:rPr>
          <w:highlight w:val="white"/>
        </w:rPr>
        <w:t xml:space="preserve">. The names of objects defined in </w:t>
      </w:r>
      <w:r w:rsidR="00AE46DE" w:rsidRPr="00903DBA">
        <w:rPr>
          <w:highlight w:val="white"/>
        </w:rPr>
        <w:t xml:space="preserve">this </w:t>
      </w:r>
      <w:r w:rsidRPr="00903DBA">
        <w:rPr>
          <w:highlight w:val="white"/>
        </w:rPr>
        <w:t xml:space="preserve">file and </w:t>
      </w:r>
      <w:r w:rsidR="00AE46DE" w:rsidRPr="00903DBA">
        <w:rPr>
          <w:highlight w:val="white"/>
        </w:rPr>
        <w:t>accessible</w:t>
      </w:r>
      <w:r w:rsidRPr="00903DBA">
        <w:rPr>
          <w:highlight w:val="white"/>
        </w:rPr>
        <w:t xml:space="preserve"> in other files.</w:t>
      </w:r>
    </w:p>
    <w:p w14:paraId="00F5CC12" w14:textId="1EA4A972" w:rsidR="009741E5" w:rsidRPr="00903DBA" w:rsidRDefault="009741E5" w:rsidP="00B2097E">
      <w:pPr>
        <w:pStyle w:val="Liststycke"/>
        <w:numPr>
          <w:ilvl w:val="0"/>
          <w:numId w:val="165"/>
        </w:numPr>
        <w:rPr>
          <w:highlight w:val="white"/>
        </w:rPr>
      </w:pPr>
      <w:r w:rsidRPr="00903DBA">
        <w:rPr>
          <w:rStyle w:val="KeyWord0"/>
          <w:highlight w:val="white"/>
        </w:rPr>
        <w:t>Code</w:t>
      </w:r>
      <w:r w:rsidRPr="00903DBA">
        <w:rPr>
          <w:highlight w:val="white"/>
        </w:rPr>
        <w:t>. The actual assembly code</w:t>
      </w:r>
      <w:r w:rsidR="00C61593" w:rsidRPr="00903DBA">
        <w:rPr>
          <w:highlight w:val="white"/>
        </w:rPr>
        <w:t xml:space="preserve"> of the symbols of </w:t>
      </w:r>
      <w:r w:rsidR="005C0B13" w:rsidRPr="00903DBA">
        <w:rPr>
          <w:highlight w:val="white"/>
        </w:rPr>
        <w:t>the global static set</w:t>
      </w:r>
      <w:r w:rsidR="00C61593" w:rsidRPr="00903DBA">
        <w:rPr>
          <w:highlight w:val="white"/>
        </w:rPr>
        <w:t>.</w:t>
      </w:r>
    </w:p>
    <w:p w14:paraId="394812E9" w14:textId="1CCBDB4E" w:rsidR="009741E5" w:rsidRPr="00903DBA" w:rsidRDefault="009741E5" w:rsidP="009741E5">
      <w:pPr>
        <w:rPr>
          <w:highlight w:val="white"/>
        </w:rPr>
      </w:pPr>
      <w:r w:rsidRPr="00903DBA">
        <w:rPr>
          <w:highlight w:val="white"/>
        </w:rPr>
        <w:t>We start by defining the tot</w:t>
      </w:r>
      <w:r w:rsidR="00033D0F" w:rsidRPr="00903DBA">
        <w:rPr>
          <w:highlight w:val="white"/>
        </w:rPr>
        <w:t>a</w:t>
      </w:r>
      <w:r w:rsidRPr="00903DBA">
        <w:rPr>
          <w:highlight w:val="white"/>
        </w:rPr>
        <w:t xml:space="preserve">l extern set; that is, the </w:t>
      </w:r>
      <w:r w:rsidR="00564075" w:rsidRPr="00903DBA">
        <w:rPr>
          <w:highlight w:val="white"/>
        </w:rPr>
        <w:t xml:space="preserve">union of the extern sets of the symbol in </w:t>
      </w:r>
      <w:r w:rsidR="005C0B13" w:rsidRPr="00903DBA">
        <w:rPr>
          <w:highlight w:val="white"/>
        </w:rPr>
        <w:t>the global static set</w:t>
      </w:r>
      <w:r w:rsidR="00564075" w:rsidRPr="00903DBA">
        <w:rPr>
          <w:highlight w:val="white"/>
        </w:rPr>
        <w:t xml:space="preserve"> of the file.</w:t>
      </w:r>
    </w:p>
    <w:p w14:paraId="1D194433" w14:textId="77777777" w:rsidR="008F3070" w:rsidRPr="00903DBA" w:rsidRDefault="008F3070" w:rsidP="009842AA">
      <w:pPr>
        <w:pStyle w:val="Code"/>
        <w:rPr>
          <w:highlight w:val="white"/>
        </w:rPr>
      </w:pPr>
      <w:r w:rsidRPr="00903DBA">
        <w:rPr>
          <w:highlight w:val="white"/>
        </w:rPr>
        <w:t xml:space="preserve">      if (Start.Linux) {</w:t>
      </w:r>
    </w:p>
    <w:p w14:paraId="6D5A1C7C" w14:textId="50B6FB42" w:rsidR="008F3070" w:rsidRPr="00903DBA" w:rsidRDefault="008F3070" w:rsidP="009842AA">
      <w:pPr>
        <w:pStyle w:val="Code"/>
        <w:rPr>
          <w:highlight w:val="white"/>
        </w:rPr>
      </w:pPr>
      <w:r w:rsidRPr="00903DBA">
        <w:rPr>
          <w:highlight w:val="white"/>
        </w:rPr>
        <w:t xml:space="preserve">        ISet&lt;string&gt; </w:t>
      </w:r>
      <w:r w:rsidR="00AE54FA" w:rsidRPr="00903DBA">
        <w:rPr>
          <w:highlight w:val="white"/>
        </w:rPr>
        <w:t>totalExternSet</w:t>
      </w:r>
      <w:r w:rsidRPr="00903DBA">
        <w:rPr>
          <w:highlight w:val="white"/>
        </w:rPr>
        <w:t xml:space="preserve"> = new HashSet&lt;string&gt;();</w:t>
      </w:r>
    </w:p>
    <w:p w14:paraId="3503B796" w14:textId="77777777" w:rsidR="008F3070" w:rsidRPr="00903DBA" w:rsidRDefault="008F3070" w:rsidP="009842AA">
      <w:pPr>
        <w:pStyle w:val="Code"/>
        <w:rPr>
          <w:highlight w:val="white"/>
        </w:rPr>
      </w:pPr>
      <w:r w:rsidRPr="00903DBA">
        <w:rPr>
          <w:highlight w:val="white"/>
        </w:rPr>
        <w:t xml:space="preserve">                     </w:t>
      </w:r>
    </w:p>
    <w:p w14:paraId="6AA6B6C1" w14:textId="79B0D42D"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18BDEBF9" w14:textId="77777777" w:rsidR="008F3070" w:rsidRPr="00903DBA" w:rsidRDefault="008F3070" w:rsidP="009842AA">
      <w:pPr>
        <w:pStyle w:val="Code"/>
        <w:rPr>
          <w:highlight w:val="white"/>
        </w:rPr>
      </w:pPr>
      <w:r w:rsidRPr="00903DBA">
        <w:rPr>
          <w:highlight w:val="white"/>
        </w:rPr>
        <w:t xml:space="preserve">          StaticSymbolLinux staticSymbolLinux =</w:t>
      </w:r>
    </w:p>
    <w:p w14:paraId="49126B79" w14:textId="77777777" w:rsidR="008F3070" w:rsidRPr="00903DBA" w:rsidRDefault="008F3070" w:rsidP="009842AA">
      <w:pPr>
        <w:pStyle w:val="Code"/>
        <w:rPr>
          <w:highlight w:val="white"/>
        </w:rPr>
      </w:pPr>
      <w:r w:rsidRPr="00903DBA">
        <w:rPr>
          <w:highlight w:val="white"/>
        </w:rPr>
        <w:t xml:space="preserve">            (StaticSymbolLinux) staticSymbol;</w:t>
      </w:r>
    </w:p>
    <w:p w14:paraId="62B1EDC0" w14:textId="0F2637B6"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.UnionWith(staticSymbolLinux.ExternSet);</w:t>
      </w:r>
    </w:p>
    <w:p w14:paraId="5EFAD50F" w14:textId="77777777" w:rsidR="008F3070" w:rsidRPr="00903DBA" w:rsidRDefault="008F3070" w:rsidP="009842AA">
      <w:pPr>
        <w:pStyle w:val="Code"/>
        <w:rPr>
          <w:highlight w:val="white"/>
        </w:rPr>
      </w:pPr>
      <w:r w:rsidRPr="00903DBA">
        <w:rPr>
          <w:highlight w:val="white"/>
        </w:rPr>
        <w:t xml:space="preserve">        }</w:t>
      </w:r>
    </w:p>
    <w:p w14:paraId="57CC9962" w14:textId="17323C4D" w:rsidR="008F3070" w:rsidRPr="00903DBA" w:rsidRDefault="00564075" w:rsidP="00564075">
      <w:pPr>
        <w:rPr>
          <w:highlight w:val="white"/>
        </w:rPr>
      </w:pPr>
      <w:r w:rsidRPr="00903DBA">
        <w:rPr>
          <w:highlight w:val="white"/>
        </w:rPr>
        <w:t xml:space="preserve">We remove the names of the symbols of </w:t>
      </w:r>
      <w:r w:rsidR="005C0B13" w:rsidRPr="00903DBA">
        <w:rPr>
          <w:highlight w:val="white"/>
        </w:rPr>
        <w:t>the global static set</w:t>
      </w:r>
      <w:r w:rsidRPr="00903DBA">
        <w:rPr>
          <w:highlight w:val="white"/>
        </w:rPr>
        <w:t xml:space="preserve">, since </w:t>
      </w:r>
      <w:r w:rsidR="002B043B" w:rsidRPr="00903DBA">
        <w:rPr>
          <w:highlight w:val="white"/>
        </w:rPr>
        <w:t xml:space="preserve">objects defined in this file </w:t>
      </w:r>
      <w:r w:rsidR="00E25D73" w:rsidRPr="00903DBA">
        <w:rPr>
          <w:highlight w:val="white"/>
        </w:rPr>
        <w:t xml:space="preserve">are accessible in this file and </w:t>
      </w:r>
      <w:r w:rsidR="002B043B" w:rsidRPr="00903DBA">
        <w:rPr>
          <w:highlight w:val="white"/>
        </w:rPr>
        <w:t>shall not be stated as extern.</w:t>
      </w:r>
    </w:p>
    <w:p w14:paraId="5F2524E2" w14:textId="2152CA33"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2F04DB9A" w14:textId="0EBC400E" w:rsidR="008F3070" w:rsidRPr="00903DBA" w:rsidRDefault="008F3070" w:rsidP="009842AA">
      <w:pPr>
        <w:pStyle w:val="Code"/>
        <w:rPr>
          <w:highlight w:val="white"/>
        </w:rPr>
      </w:pPr>
      <w:r w:rsidRPr="00903DBA">
        <w:rPr>
          <w:highlight w:val="white"/>
        </w:rPr>
        <w:t xml:space="preserve">          </w:t>
      </w:r>
      <w:r w:rsidR="00AE54FA" w:rsidRPr="00903DBA">
        <w:rPr>
          <w:highlight w:val="white"/>
        </w:rPr>
        <w:t>totalExternSet</w:t>
      </w:r>
      <w:r w:rsidRPr="00903DBA">
        <w:rPr>
          <w:highlight w:val="white"/>
        </w:rPr>
        <w:t>.Remove(staticSymbol.UniqueName);</w:t>
      </w:r>
    </w:p>
    <w:p w14:paraId="68697331" w14:textId="77777777" w:rsidR="008F3070" w:rsidRPr="00903DBA" w:rsidRDefault="008F3070" w:rsidP="009842AA">
      <w:pPr>
        <w:pStyle w:val="Code"/>
        <w:rPr>
          <w:highlight w:val="white"/>
        </w:rPr>
      </w:pPr>
      <w:r w:rsidRPr="00903DBA">
        <w:rPr>
          <w:highlight w:val="white"/>
        </w:rPr>
        <w:t xml:space="preserve">        }</w:t>
      </w:r>
    </w:p>
    <w:p w14:paraId="30750D3F" w14:textId="5C8FDED0" w:rsidR="008F3070" w:rsidRPr="00903DBA" w:rsidRDefault="002B043B" w:rsidP="002B043B">
      <w:pPr>
        <w:rPr>
          <w:highlight w:val="white"/>
        </w:rPr>
      </w:pPr>
      <w:r w:rsidRPr="00903DBA">
        <w:rPr>
          <w:highlight w:val="white"/>
        </w:rPr>
        <w:t xml:space="preserve">Now we are ready to write the actual assembly file, we </w:t>
      </w:r>
      <w:r w:rsidR="00E25D73" w:rsidRPr="00903DBA">
        <w:rPr>
          <w:highlight w:val="white"/>
        </w:rPr>
        <w:t xml:space="preserve">start by </w:t>
      </w:r>
      <w:r w:rsidRPr="00903DBA">
        <w:rPr>
          <w:highlight w:val="white"/>
        </w:rPr>
        <w:t>creat</w:t>
      </w:r>
      <w:r w:rsidR="00E25D73" w:rsidRPr="00903DBA">
        <w:rPr>
          <w:highlight w:val="white"/>
        </w:rPr>
        <w:t>ing</w:t>
      </w:r>
      <w:r w:rsidRPr="00903DBA">
        <w:rPr>
          <w:highlight w:val="white"/>
        </w:rPr>
        <w:t xml:space="preserve"> a file and connect a stream to in.</w:t>
      </w:r>
      <w:r w:rsidR="00703142" w:rsidRPr="00903DBA">
        <w:rPr>
          <w:highlight w:val="white"/>
        </w:rPr>
        <w:t xml:space="preserve"> Is there is </w:t>
      </w:r>
      <w:r w:rsidR="002053C9" w:rsidRPr="00903DBA">
        <w:rPr>
          <w:highlight w:val="white"/>
        </w:rPr>
        <w:t xml:space="preserve">already </w:t>
      </w:r>
      <w:r w:rsidR="00703142" w:rsidRPr="00903DBA">
        <w:rPr>
          <w:highlight w:val="white"/>
        </w:rPr>
        <w:t>a file with the same name, it will be overwritten.</w:t>
      </w:r>
    </w:p>
    <w:p w14:paraId="1589F9B0" w14:textId="77777777" w:rsidR="008F3070" w:rsidRPr="00903DBA" w:rsidRDefault="008F3070" w:rsidP="009842AA">
      <w:pPr>
        <w:pStyle w:val="Code"/>
        <w:rPr>
          <w:highlight w:val="white"/>
        </w:rPr>
      </w:pPr>
      <w:r w:rsidRPr="00903DBA">
        <w:rPr>
          <w:highlight w:val="white"/>
        </w:rPr>
        <w:t xml:space="preserve">        FileInfo assemblyFile = new FileInfo(file.FullName + ".asm");</w:t>
      </w:r>
    </w:p>
    <w:p w14:paraId="54DC5E90" w14:textId="77777777" w:rsidR="008F3070" w:rsidRPr="00903DBA" w:rsidRDefault="008F3070" w:rsidP="009842AA">
      <w:pPr>
        <w:pStyle w:val="Code"/>
        <w:rPr>
          <w:highlight w:val="white"/>
        </w:rPr>
      </w:pPr>
      <w:r w:rsidRPr="00903DBA">
        <w:rPr>
          <w:highlight w:val="white"/>
        </w:rPr>
        <w:t xml:space="preserve">        StreamWriter streamWriter = new StreamWriter(assemblyFile.FullName);</w:t>
      </w:r>
    </w:p>
    <w:p w14:paraId="48487D86" w14:textId="46CFAE4B" w:rsidR="004320AF" w:rsidRPr="00903DBA" w:rsidRDefault="004320AF" w:rsidP="00762B94">
      <w:pPr>
        <w:rPr>
          <w:highlight w:val="white"/>
        </w:rPr>
      </w:pPr>
      <w:r w:rsidRPr="00903DBA">
        <w:rPr>
          <w:highlight w:val="white"/>
        </w:rPr>
        <w:t>We iterate through the symbol</w:t>
      </w:r>
      <w:r w:rsidR="00236554" w:rsidRPr="00903DBA">
        <w:rPr>
          <w:highlight w:val="white"/>
        </w:rPr>
        <w:t>s</w:t>
      </w:r>
      <w:r w:rsidRPr="00903DBA">
        <w:rPr>
          <w:highlight w:val="white"/>
        </w:rPr>
        <w:t xml:space="preserve"> and add the names of all symbol</w:t>
      </w:r>
      <w:r w:rsidR="00236554" w:rsidRPr="00903DBA">
        <w:rPr>
          <w:highlight w:val="white"/>
        </w:rPr>
        <w:t xml:space="preserve">, with the exceptions of the symbols </w:t>
      </w:r>
      <w:r w:rsidRPr="00903DBA">
        <w:rPr>
          <w:highlight w:val="white"/>
        </w:rPr>
        <w:t>with</w:t>
      </w:r>
      <w:r w:rsidR="00236554" w:rsidRPr="00903DBA">
        <w:rPr>
          <w:highlight w:val="white"/>
        </w:rPr>
        <w:t>out</w:t>
      </w:r>
      <w:r w:rsidRPr="00903DBA">
        <w:rPr>
          <w:highlight w:val="white"/>
        </w:rPr>
        <w:t xml:space="preserve"> external linkage</w:t>
      </w:r>
      <w:r w:rsidR="00762B94" w:rsidRPr="00903DBA">
        <w:rPr>
          <w:highlight w:val="white"/>
        </w:rPr>
        <w:t xml:space="preserve"> (which have</w:t>
      </w:r>
      <w:r w:rsidRPr="00903DBA">
        <w:rPr>
          <w:highlight w:val="white"/>
        </w:rPr>
        <w:t xml:space="preserve"> </w:t>
      </w:r>
      <w:r w:rsidR="00762B94" w:rsidRPr="00903DBA">
        <w:rPr>
          <w:highlight w:val="white"/>
        </w:rPr>
        <w:t>a separator id</w:t>
      </w:r>
      <w:r w:rsidR="001F62D0" w:rsidRPr="00903DBA">
        <w:rPr>
          <w:highlight w:val="white"/>
        </w:rPr>
        <w:t>entifier</w:t>
      </w:r>
      <w:r w:rsidR="00762B94" w:rsidRPr="00903DBA">
        <w:rPr>
          <w:highlight w:val="white"/>
        </w:rPr>
        <w:t xml:space="preserve"> in their names) and </w:t>
      </w:r>
      <w:r w:rsidR="00236554" w:rsidRPr="00903DBA">
        <w:rPr>
          <w:highlight w:val="white"/>
        </w:rPr>
        <w:t>symbols</w:t>
      </w:r>
      <w:r w:rsidR="00762B94" w:rsidRPr="00903DBA">
        <w:rPr>
          <w:highlight w:val="white"/>
        </w:rPr>
        <w:t xml:space="preserve"> </w:t>
      </w:r>
      <w:r w:rsidR="001F62D0" w:rsidRPr="00903DBA">
        <w:rPr>
          <w:highlight w:val="white"/>
        </w:rPr>
        <w:t>that represent</w:t>
      </w:r>
      <w:r w:rsidR="00236554" w:rsidRPr="00903DBA">
        <w:rPr>
          <w:highlight w:val="white"/>
        </w:rPr>
        <w:t>s</w:t>
      </w:r>
      <w:r w:rsidR="001F62D0" w:rsidRPr="00903DBA">
        <w:rPr>
          <w:highlight w:val="white"/>
        </w:rPr>
        <w:t xml:space="preserve"> constant </w:t>
      </w:r>
      <w:r w:rsidR="001F62D0" w:rsidRPr="00903DBA">
        <w:rPr>
          <w:highlight w:val="white"/>
        </w:rPr>
        <w:lastRenderedPageBreak/>
        <w:t xml:space="preserve">values (which have a numeric identifier in their names). Neither </w:t>
      </w:r>
      <w:r w:rsidR="00A41640" w:rsidRPr="00903DBA">
        <w:rPr>
          <w:highlight w:val="white"/>
        </w:rPr>
        <w:t>symbols</w:t>
      </w:r>
      <w:r w:rsidR="001F62D0" w:rsidRPr="00903DBA">
        <w:rPr>
          <w:highlight w:val="white"/>
        </w:rPr>
        <w:t xml:space="preserve"> without </w:t>
      </w:r>
      <w:r w:rsidR="0089524F" w:rsidRPr="00903DBA">
        <w:rPr>
          <w:highlight w:val="white"/>
        </w:rPr>
        <w:t xml:space="preserve">external linkage nor value </w:t>
      </w:r>
      <w:r w:rsidR="00A41640" w:rsidRPr="00903DBA">
        <w:rPr>
          <w:highlight w:val="white"/>
        </w:rPr>
        <w:t xml:space="preserve">symbol </w:t>
      </w:r>
      <w:r w:rsidR="0089524F" w:rsidRPr="00903DBA">
        <w:rPr>
          <w:highlight w:val="white"/>
        </w:rPr>
        <w:t>shall be visible for other files.</w:t>
      </w:r>
    </w:p>
    <w:p w14:paraId="0990741C" w14:textId="7835CC6B"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05C2FABE" w14:textId="77777777" w:rsidR="008F3070" w:rsidRPr="00903DBA" w:rsidRDefault="008F3070" w:rsidP="009842AA">
      <w:pPr>
        <w:pStyle w:val="Code"/>
        <w:rPr>
          <w:highlight w:val="white"/>
        </w:rPr>
      </w:pPr>
      <w:r w:rsidRPr="00903DBA">
        <w:rPr>
          <w:highlight w:val="white"/>
        </w:rPr>
        <w:t xml:space="preserve">          if (!staticSymbol.UniqueName.Contains(Symbol.SeparatorId) &amp;&amp;</w:t>
      </w:r>
    </w:p>
    <w:p w14:paraId="2419F0B7" w14:textId="77777777" w:rsidR="008F3070" w:rsidRPr="00903DBA" w:rsidRDefault="008F3070" w:rsidP="009842AA">
      <w:pPr>
        <w:pStyle w:val="Code"/>
        <w:rPr>
          <w:highlight w:val="white"/>
        </w:rPr>
      </w:pPr>
      <w:r w:rsidRPr="00903DBA">
        <w:rPr>
          <w:highlight w:val="white"/>
        </w:rPr>
        <w:t xml:space="preserve">              !staticSymbol.UniqueName.Contains(Symbol.NumberId)) {</w:t>
      </w:r>
    </w:p>
    <w:p w14:paraId="12345DF9" w14:textId="77777777" w:rsidR="008F3070" w:rsidRPr="00903DBA" w:rsidRDefault="008F3070" w:rsidP="009842AA">
      <w:pPr>
        <w:pStyle w:val="Code"/>
        <w:rPr>
          <w:highlight w:val="white"/>
        </w:rPr>
      </w:pPr>
      <w:r w:rsidRPr="00903DBA">
        <w:rPr>
          <w:highlight w:val="white"/>
        </w:rPr>
        <w:t xml:space="preserve">            streamWriter.WriteLine("\tglobal " + staticSymbol.UniqueName);</w:t>
      </w:r>
    </w:p>
    <w:p w14:paraId="7E05C37D" w14:textId="77777777" w:rsidR="008F3070" w:rsidRPr="00903DBA" w:rsidRDefault="008F3070" w:rsidP="009842AA">
      <w:pPr>
        <w:pStyle w:val="Code"/>
        <w:rPr>
          <w:highlight w:val="white"/>
        </w:rPr>
      </w:pPr>
      <w:r w:rsidRPr="00903DBA">
        <w:rPr>
          <w:highlight w:val="white"/>
        </w:rPr>
        <w:t xml:space="preserve">          }</w:t>
      </w:r>
    </w:p>
    <w:p w14:paraId="3E298ECB" w14:textId="77777777" w:rsidR="008F3070" w:rsidRPr="00903DBA" w:rsidRDefault="008F3070" w:rsidP="009842AA">
      <w:pPr>
        <w:pStyle w:val="Code"/>
        <w:rPr>
          <w:highlight w:val="white"/>
        </w:rPr>
      </w:pPr>
      <w:r w:rsidRPr="00903DBA">
        <w:rPr>
          <w:highlight w:val="white"/>
        </w:rPr>
        <w:t xml:space="preserve">        }</w:t>
      </w:r>
    </w:p>
    <w:p w14:paraId="5B57C94D" w14:textId="77777777" w:rsidR="008F3070" w:rsidRPr="00903DBA" w:rsidRDefault="008F3070" w:rsidP="009842AA">
      <w:pPr>
        <w:pStyle w:val="Code"/>
        <w:rPr>
          <w:highlight w:val="white"/>
        </w:rPr>
      </w:pPr>
      <w:r w:rsidRPr="00903DBA">
        <w:rPr>
          <w:highlight w:val="white"/>
        </w:rPr>
        <w:t xml:space="preserve">        streamWriter.WriteLine();</w:t>
      </w:r>
    </w:p>
    <w:p w14:paraId="51D27AB8" w14:textId="01346041" w:rsidR="008F3070" w:rsidRPr="00903DBA" w:rsidRDefault="0089524F" w:rsidP="0089524F">
      <w:pPr>
        <w:rPr>
          <w:highlight w:val="white"/>
        </w:rPr>
      </w:pPr>
      <w:r w:rsidRPr="00903DBA">
        <w:rPr>
          <w:highlight w:val="white"/>
        </w:rPr>
        <w:t>Then we add the names of all extern references.</w:t>
      </w:r>
    </w:p>
    <w:p w14:paraId="12BAC654" w14:textId="6F099FC9" w:rsidR="008F3070" w:rsidRPr="00903DBA" w:rsidRDefault="008F3070" w:rsidP="009842AA">
      <w:pPr>
        <w:pStyle w:val="Code"/>
        <w:rPr>
          <w:highlight w:val="white"/>
        </w:rPr>
      </w:pPr>
      <w:r w:rsidRPr="00903DBA">
        <w:rPr>
          <w:highlight w:val="white"/>
        </w:rPr>
        <w:t xml:space="preserve">        foreach (string externName in </w:t>
      </w:r>
      <w:r w:rsidR="00AE54FA" w:rsidRPr="00903DBA">
        <w:rPr>
          <w:highlight w:val="white"/>
        </w:rPr>
        <w:t>totalExternSet</w:t>
      </w:r>
      <w:r w:rsidRPr="00903DBA">
        <w:rPr>
          <w:highlight w:val="white"/>
        </w:rPr>
        <w:t>) {</w:t>
      </w:r>
    </w:p>
    <w:p w14:paraId="2257440F" w14:textId="77777777" w:rsidR="008F3070" w:rsidRPr="00903DBA" w:rsidRDefault="008F3070" w:rsidP="009842AA">
      <w:pPr>
        <w:pStyle w:val="Code"/>
        <w:rPr>
          <w:highlight w:val="white"/>
        </w:rPr>
      </w:pPr>
      <w:r w:rsidRPr="00903DBA">
        <w:rPr>
          <w:highlight w:val="white"/>
        </w:rPr>
        <w:t xml:space="preserve">          streamWriter.WriteLine("\textern " + externName);</w:t>
      </w:r>
    </w:p>
    <w:p w14:paraId="08DAA821" w14:textId="77777777" w:rsidR="008F3070" w:rsidRPr="00903DBA" w:rsidRDefault="008F3070" w:rsidP="009842AA">
      <w:pPr>
        <w:pStyle w:val="Code"/>
        <w:rPr>
          <w:highlight w:val="white"/>
        </w:rPr>
      </w:pPr>
      <w:r w:rsidRPr="00903DBA">
        <w:rPr>
          <w:highlight w:val="white"/>
        </w:rPr>
        <w:t xml:space="preserve">        }</w:t>
      </w:r>
    </w:p>
    <w:p w14:paraId="4770A1B3" w14:textId="1253A45A" w:rsidR="008F3070" w:rsidRPr="00903DBA" w:rsidRDefault="0089524F" w:rsidP="0089524F">
      <w:pPr>
        <w:rPr>
          <w:highlight w:val="white"/>
        </w:rPr>
      </w:pPr>
      <w:r w:rsidRPr="00903DBA">
        <w:rPr>
          <w:highlight w:val="white"/>
        </w:rPr>
        <w:t>If this</w:t>
      </w:r>
      <w:r w:rsidR="001F5571" w:rsidRPr="00903DBA">
        <w:rPr>
          <w:highlight w:val="white"/>
        </w:rPr>
        <w:t xml:space="preserve"> file</w:t>
      </w:r>
      <w:r w:rsidRPr="00903DBA">
        <w:rPr>
          <w:highlight w:val="white"/>
        </w:rPr>
        <w:t xml:space="preserve"> </w:t>
      </w:r>
      <w:r w:rsidR="002C0B39" w:rsidRPr="00903DBA">
        <w:rPr>
          <w:highlight w:val="white"/>
        </w:rPr>
        <w:t>holds the initialization code</w:t>
      </w:r>
      <w:r w:rsidRPr="00903DBA">
        <w:rPr>
          <w:highlight w:val="white"/>
        </w:rPr>
        <w:t xml:space="preserve">, we </w:t>
      </w:r>
      <w:r w:rsidR="002C0B39" w:rsidRPr="00903DBA">
        <w:rPr>
          <w:highlight w:val="white"/>
        </w:rPr>
        <w:t>state</w:t>
      </w:r>
      <w:r w:rsidRPr="00903DBA">
        <w:rPr>
          <w:highlight w:val="white"/>
        </w:rPr>
        <w:t xml:space="preserve"> t</w:t>
      </w:r>
      <w:r w:rsidR="00124599" w:rsidRPr="00903DBA">
        <w:rPr>
          <w:highlight w:val="white"/>
        </w:rPr>
        <w:t xml:space="preserve">hat the </w:t>
      </w:r>
      <w:r w:rsidR="00124599" w:rsidRPr="00903DBA">
        <w:rPr>
          <w:rStyle w:val="KeyWord0"/>
          <w:highlight w:val="white"/>
        </w:rPr>
        <w:t>_start</w:t>
      </w:r>
      <w:r w:rsidR="00124599" w:rsidRPr="00903DBA">
        <w:rPr>
          <w:highlight w:val="white"/>
        </w:rPr>
        <w:t xml:space="preserve"> marker </w:t>
      </w:r>
      <w:r w:rsidR="005A1F8A" w:rsidRPr="00903DBA">
        <w:rPr>
          <w:highlight w:val="white"/>
        </w:rPr>
        <w:t xml:space="preserve">and </w:t>
      </w:r>
      <w:r w:rsidR="00601724" w:rsidRPr="00903DBA">
        <w:rPr>
          <w:rStyle w:val="KeyWord0"/>
          <w:highlight w:val="white"/>
        </w:rPr>
        <w:t>CallStackStart</w:t>
      </w:r>
      <w:r w:rsidR="00601724" w:rsidRPr="00903DBA">
        <w:rPr>
          <w:highlight w:val="white"/>
        </w:rPr>
        <w:t xml:space="preserve"> </w:t>
      </w:r>
      <w:proofErr w:type="gramStart"/>
      <w:r w:rsidR="00124599" w:rsidRPr="00903DBA">
        <w:rPr>
          <w:highlight w:val="white"/>
        </w:rPr>
        <w:t xml:space="preserve">shall </w:t>
      </w:r>
      <w:r w:rsidR="00601724" w:rsidRPr="00903DBA">
        <w:rPr>
          <w:highlight w:val="white"/>
        </w:rPr>
        <w:t>marker shall</w:t>
      </w:r>
      <w:proofErr w:type="gramEnd"/>
      <w:r w:rsidR="00601724" w:rsidRPr="00903DBA">
        <w:rPr>
          <w:highlight w:val="white"/>
        </w:rPr>
        <w:t xml:space="preserve"> </w:t>
      </w:r>
      <w:r w:rsidR="00124599" w:rsidRPr="00903DBA">
        <w:rPr>
          <w:highlight w:val="white"/>
        </w:rPr>
        <w:t xml:space="preserve">be global; that is, present in this file and </w:t>
      </w:r>
      <w:r w:rsidR="002C0B39" w:rsidRPr="00903DBA">
        <w:rPr>
          <w:highlight w:val="white"/>
        </w:rPr>
        <w:t xml:space="preserve">accessible in </w:t>
      </w:r>
      <w:r w:rsidR="00124599" w:rsidRPr="00903DBA">
        <w:rPr>
          <w:highlight w:val="white"/>
        </w:rPr>
        <w:t xml:space="preserve">other files. </w:t>
      </w:r>
      <w:r w:rsidR="0012042F" w:rsidRPr="00903DBA">
        <w:rPr>
          <w:highlight w:val="white"/>
        </w:rPr>
        <w:t xml:space="preserve">The </w:t>
      </w:r>
      <w:r w:rsidR="0012042F" w:rsidRPr="00903DBA">
        <w:rPr>
          <w:rStyle w:val="KeyWord0"/>
          <w:highlight w:val="white"/>
        </w:rPr>
        <w:t>_start</w:t>
      </w:r>
      <w:r w:rsidR="0012042F" w:rsidRPr="00903DBA">
        <w:rPr>
          <w:highlight w:val="white"/>
        </w:rPr>
        <w:t xml:space="preserve"> marker marks </w:t>
      </w:r>
      <w:r w:rsidR="00A27014" w:rsidRPr="00903DBA">
        <w:rPr>
          <w:highlight w:val="white"/>
        </w:rPr>
        <w:t>the start point of the execution of the code</w:t>
      </w:r>
      <w:r w:rsidR="00601724" w:rsidRPr="00903DBA">
        <w:rPr>
          <w:highlight w:val="white"/>
        </w:rPr>
        <w:t xml:space="preserve">, while </w:t>
      </w:r>
      <w:r w:rsidR="00601724" w:rsidRPr="00903DBA">
        <w:rPr>
          <w:rStyle w:val="KeyWord0"/>
          <w:highlight w:val="white"/>
        </w:rPr>
        <w:t>CallStackStart</w:t>
      </w:r>
      <w:r w:rsidR="00601724" w:rsidRPr="00903DBA">
        <w:rPr>
          <w:highlight w:val="white"/>
        </w:rPr>
        <w:t xml:space="preserve"> marks the beginning of the call stack.</w:t>
      </w:r>
    </w:p>
    <w:p w14:paraId="46F83435" w14:textId="77777777" w:rsidR="008F3070" w:rsidRPr="00903DBA" w:rsidRDefault="008F3070" w:rsidP="009842AA">
      <w:pPr>
        <w:pStyle w:val="Code"/>
        <w:rPr>
          <w:highlight w:val="white"/>
        </w:rPr>
      </w:pPr>
      <w:r w:rsidRPr="00903DBA">
        <w:rPr>
          <w:highlight w:val="white"/>
        </w:rPr>
        <w:t xml:space="preserve">        if (SymbolTable.InitSymbol != null) {</w:t>
      </w:r>
    </w:p>
    <w:p w14:paraId="3AF7A979" w14:textId="77777777" w:rsidR="008F3070" w:rsidRPr="00903DBA" w:rsidRDefault="008F3070" w:rsidP="009842AA">
      <w:pPr>
        <w:pStyle w:val="Code"/>
        <w:rPr>
          <w:highlight w:val="white"/>
        </w:rPr>
      </w:pPr>
      <w:r w:rsidRPr="00903DBA">
        <w:rPr>
          <w:highlight w:val="white"/>
        </w:rPr>
        <w:t xml:space="preserve">          streamWriter.WriteLine("\tglobal _start");</w:t>
      </w:r>
    </w:p>
    <w:p w14:paraId="4A2D6717" w14:textId="5A47F1AF" w:rsidR="008F3070" w:rsidRPr="00903DBA" w:rsidRDefault="008F3070" w:rsidP="009842AA">
      <w:pPr>
        <w:pStyle w:val="Code"/>
        <w:rPr>
          <w:highlight w:val="white"/>
        </w:rPr>
      </w:pPr>
      <w:r w:rsidRPr="00903DBA">
        <w:rPr>
          <w:highlight w:val="white"/>
        </w:rPr>
        <w:t xml:space="preserve">          streamWriter.WriteLine("\tglobal " + Linker.</w:t>
      </w:r>
      <w:r w:rsidR="00601724" w:rsidRPr="00903DBA">
        <w:rPr>
          <w:highlight w:val="white"/>
        </w:rPr>
        <w:t>CallStackStart</w:t>
      </w:r>
      <w:r w:rsidRPr="00903DBA">
        <w:rPr>
          <w:highlight w:val="white"/>
        </w:rPr>
        <w:t>);</w:t>
      </w:r>
    </w:p>
    <w:p w14:paraId="4AD8B8EB" w14:textId="77777777" w:rsidR="008F3070" w:rsidRPr="00903DBA" w:rsidRDefault="008F3070" w:rsidP="009842AA">
      <w:pPr>
        <w:pStyle w:val="Code"/>
        <w:rPr>
          <w:highlight w:val="white"/>
        </w:rPr>
      </w:pPr>
      <w:r w:rsidRPr="00903DBA">
        <w:rPr>
          <w:highlight w:val="white"/>
        </w:rPr>
        <w:t xml:space="preserve">        }</w:t>
      </w:r>
    </w:p>
    <w:p w14:paraId="1F372D8D" w14:textId="486F1BCE" w:rsidR="005A1F8A" w:rsidRPr="00903DBA" w:rsidRDefault="002C0B39" w:rsidP="005A1F8A">
      <w:pPr>
        <w:rPr>
          <w:highlight w:val="white"/>
        </w:rPr>
      </w:pPr>
      <w:r w:rsidRPr="00903DBA">
        <w:rPr>
          <w:highlight w:val="white"/>
        </w:rPr>
        <w:t xml:space="preserve">If this </w:t>
      </w:r>
      <w:r w:rsidR="001F5571" w:rsidRPr="00903DBA">
        <w:rPr>
          <w:highlight w:val="white"/>
        </w:rPr>
        <w:t xml:space="preserve">file </w:t>
      </w:r>
      <w:r w:rsidRPr="00903DBA">
        <w:rPr>
          <w:highlight w:val="white"/>
        </w:rPr>
        <w:t xml:space="preserve">does not hold the initialization code, </w:t>
      </w:r>
      <w:r w:rsidR="005A1F8A" w:rsidRPr="00903DBA">
        <w:rPr>
          <w:highlight w:val="white"/>
        </w:rPr>
        <w:t xml:space="preserve">we state that the </w:t>
      </w:r>
      <w:r w:rsidR="005A1F8A" w:rsidRPr="00903DBA">
        <w:rPr>
          <w:rStyle w:val="KeyWord0"/>
          <w:highlight w:val="white"/>
        </w:rPr>
        <w:t>_start</w:t>
      </w:r>
      <w:r w:rsidR="005A1F8A" w:rsidRPr="00903DBA">
        <w:rPr>
          <w:highlight w:val="white"/>
        </w:rPr>
        <w:t xml:space="preserve"> marker is extern; that is, present in another file and accessible in this file.</w:t>
      </w:r>
    </w:p>
    <w:p w14:paraId="773AE7DC" w14:textId="77777777" w:rsidR="008F3070" w:rsidRPr="00903DBA" w:rsidRDefault="008F3070" w:rsidP="009842AA">
      <w:pPr>
        <w:pStyle w:val="Code"/>
        <w:rPr>
          <w:highlight w:val="white"/>
        </w:rPr>
      </w:pPr>
      <w:r w:rsidRPr="00903DBA">
        <w:rPr>
          <w:highlight w:val="white"/>
        </w:rPr>
        <w:t xml:space="preserve">        else {</w:t>
      </w:r>
    </w:p>
    <w:p w14:paraId="29DDD09E" w14:textId="1635F567" w:rsidR="008F3070" w:rsidRPr="00903DBA" w:rsidRDefault="008F3070" w:rsidP="009842AA">
      <w:pPr>
        <w:pStyle w:val="Code"/>
        <w:rPr>
          <w:highlight w:val="white"/>
        </w:rPr>
      </w:pPr>
      <w:r w:rsidRPr="00903DBA">
        <w:rPr>
          <w:highlight w:val="white"/>
        </w:rPr>
        <w:t xml:space="preserve">          streamWriter.WriteLine("\textern " + Linker.</w:t>
      </w:r>
      <w:r w:rsidR="00601724" w:rsidRPr="00903DBA">
        <w:rPr>
          <w:highlight w:val="white"/>
        </w:rPr>
        <w:t>CallStackStart</w:t>
      </w:r>
      <w:r w:rsidRPr="00903DBA">
        <w:rPr>
          <w:highlight w:val="white"/>
        </w:rPr>
        <w:t>);</w:t>
      </w:r>
    </w:p>
    <w:p w14:paraId="3D99143E" w14:textId="77777777" w:rsidR="008F3070" w:rsidRPr="00903DBA" w:rsidRDefault="008F3070" w:rsidP="009842AA">
      <w:pPr>
        <w:pStyle w:val="Code"/>
        <w:rPr>
          <w:highlight w:val="white"/>
        </w:rPr>
      </w:pPr>
      <w:r w:rsidRPr="00903DBA">
        <w:rPr>
          <w:highlight w:val="white"/>
        </w:rPr>
        <w:t xml:space="preserve">        }</w:t>
      </w:r>
    </w:p>
    <w:p w14:paraId="34AA5602" w14:textId="77777777" w:rsidR="008F3070" w:rsidRPr="00903DBA" w:rsidRDefault="008F3070" w:rsidP="009842AA">
      <w:pPr>
        <w:pStyle w:val="Code"/>
        <w:rPr>
          <w:highlight w:val="white"/>
        </w:rPr>
      </w:pPr>
      <w:r w:rsidRPr="00903DBA">
        <w:rPr>
          <w:highlight w:val="white"/>
        </w:rPr>
        <w:t xml:space="preserve">        streamWriter.WriteLine();</w:t>
      </w:r>
    </w:p>
    <w:p w14:paraId="05B24925" w14:textId="1E947CFC" w:rsidR="008F3070" w:rsidRPr="00903DBA" w:rsidRDefault="005A1F8A" w:rsidP="00AE46DE">
      <w:pPr>
        <w:rPr>
          <w:highlight w:val="white"/>
        </w:rPr>
      </w:pPr>
      <w:r w:rsidRPr="00903DBA">
        <w:rPr>
          <w:highlight w:val="white"/>
        </w:rPr>
        <w:t xml:space="preserve">Then we iterate through </w:t>
      </w:r>
      <w:r w:rsidR="005C0B13" w:rsidRPr="00903DBA">
        <w:rPr>
          <w:highlight w:val="white"/>
        </w:rPr>
        <w:t>the global static set</w:t>
      </w:r>
      <w:r w:rsidRPr="00903DBA">
        <w:rPr>
          <w:highlight w:val="white"/>
        </w:rPr>
        <w:t xml:space="preserve"> and add the text</w:t>
      </w:r>
      <w:r w:rsidR="00AE46DE" w:rsidRPr="00903DBA">
        <w:rPr>
          <w:highlight w:val="white"/>
        </w:rPr>
        <w:t xml:space="preserve"> lists </w:t>
      </w:r>
      <w:r w:rsidR="00BD3035" w:rsidRPr="00903DBA">
        <w:rPr>
          <w:highlight w:val="white"/>
        </w:rPr>
        <w:t xml:space="preserve">(that holds the assembly code) </w:t>
      </w:r>
      <w:r w:rsidR="00AE46DE" w:rsidRPr="00903DBA">
        <w:rPr>
          <w:highlight w:val="white"/>
        </w:rPr>
        <w:t xml:space="preserve">of </w:t>
      </w:r>
      <w:r w:rsidR="00BD3035" w:rsidRPr="00903DBA">
        <w:rPr>
          <w:highlight w:val="white"/>
        </w:rPr>
        <w:t xml:space="preserve">the </w:t>
      </w:r>
      <w:r w:rsidR="00AE46DE" w:rsidRPr="00903DBA">
        <w:rPr>
          <w:highlight w:val="white"/>
        </w:rPr>
        <w:t>symbols.</w:t>
      </w:r>
    </w:p>
    <w:p w14:paraId="23ACCFAF" w14:textId="0E477271" w:rsidR="008F3070" w:rsidRPr="00903DBA" w:rsidRDefault="008F3070" w:rsidP="009842AA">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37A82BBD" w14:textId="77777777" w:rsidR="008F3070" w:rsidRPr="00903DBA" w:rsidRDefault="008F3070" w:rsidP="009842AA">
      <w:pPr>
        <w:pStyle w:val="Code"/>
        <w:rPr>
          <w:highlight w:val="white"/>
        </w:rPr>
      </w:pPr>
      <w:r w:rsidRPr="00903DBA">
        <w:rPr>
          <w:highlight w:val="white"/>
        </w:rPr>
        <w:t xml:space="preserve">          StaticSymbolLinux staticSymbolLinux =</w:t>
      </w:r>
    </w:p>
    <w:p w14:paraId="49A2D038" w14:textId="77777777" w:rsidR="008F3070" w:rsidRPr="00903DBA" w:rsidRDefault="008F3070" w:rsidP="009842AA">
      <w:pPr>
        <w:pStyle w:val="Code"/>
        <w:rPr>
          <w:highlight w:val="white"/>
        </w:rPr>
      </w:pPr>
      <w:r w:rsidRPr="00903DBA">
        <w:rPr>
          <w:highlight w:val="white"/>
        </w:rPr>
        <w:t xml:space="preserve">            (StaticSymbolLinux) staticSymbol;</w:t>
      </w:r>
    </w:p>
    <w:p w14:paraId="061AD707" w14:textId="77777777" w:rsidR="008F3070" w:rsidRPr="00903DBA" w:rsidRDefault="008F3070" w:rsidP="009842AA">
      <w:pPr>
        <w:pStyle w:val="Code"/>
        <w:rPr>
          <w:highlight w:val="white"/>
        </w:rPr>
      </w:pPr>
    </w:p>
    <w:p w14:paraId="4EB7E37C" w14:textId="77777777" w:rsidR="008F3070" w:rsidRPr="00903DBA" w:rsidRDefault="008F3070" w:rsidP="009842AA">
      <w:pPr>
        <w:pStyle w:val="Code"/>
        <w:rPr>
          <w:highlight w:val="white"/>
        </w:rPr>
      </w:pPr>
      <w:r w:rsidRPr="00903DBA">
        <w:rPr>
          <w:highlight w:val="white"/>
        </w:rPr>
        <w:t xml:space="preserve">          streamWriter.WriteLine();</w:t>
      </w:r>
    </w:p>
    <w:p w14:paraId="7F9EF1DF" w14:textId="77777777" w:rsidR="008F3070" w:rsidRPr="00903DBA" w:rsidRDefault="008F3070" w:rsidP="009842AA">
      <w:pPr>
        <w:pStyle w:val="Code"/>
        <w:rPr>
          <w:highlight w:val="white"/>
        </w:rPr>
      </w:pPr>
      <w:r w:rsidRPr="00903DBA">
        <w:rPr>
          <w:highlight w:val="white"/>
        </w:rPr>
        <w:t xml:space="preserve">          foreach (string line in staticSymbolLinux.TextList) {</w:t>
      </w:r>
    </w:p>
    <w:p w14:paraId="0FB1F273" w14:textId="77777777" w:rsidR="008F3070" w:rsidRPr="00903DBA" w:rsidRDefault="008F3070" w:rsidP="009842AA">
      <w:pPr>
        <w:pStyle w:val="Code"/>
        <w:rPr>
          <w:highlight w:val="white"/>
        </w:rPr>
      </w:pPr>
      <w:r w:rsidRPr="00903DBA">
        <w:rPr>
          <w:highlight w:val="white"/>
        </w:rPr>
        <w:t xml:space="preserve">            streamWriter.WriteLine(line);</w:t>
      </w:r>
    </w:p>
    <w:p w14:paraId="38AED1C3" w14:textId="77777777" w:rsidR="008F3070" w:rsidRPr="00903DBA" w:rsidRDefault="008F3070" w:rsidP="009842AA">
      <w:pPr>
        <w:pStyle w:val="Code"/>
        <w:rPr>
          <w:highlight w:val="white"/>
        </w:rPr>
      </w:pPr>
      <w:r w:rsidRPr="00903DBA">
        <w:rPr>
          <w:highlight w:val="white"/>
        </w:rPr>
        <w:t xml:space="preserve">          }</w:t>
      </w:r>
    </w:p>
    <w:p w14:paraId="25B1F138" w14:textId="77777777" w:rsidR="008F3070" w:rsidRPr="00903DBA" w:rsidRDefault="008F3070" w:rsidP="009842AA">
      <w:pPr>
        <w:pStyle w:val="Code"/>
        <w:rPr>
          <w:highlight w:val="white"/>
        </w:rPr>
      </w:pPr>
      <w:r w:rsidRPr="00903DBA">
        <w:rPr>
          <w:highlight w:val="white"/>
        </w:rPr>
        <w:t xml:space="preserve">        }</w:t>
      </w:r>
    </w:p>
    <w:p w14:paraId="032D61E5" w14:textId="78B659E7" w:rsidR="001F5571" w:rsidRPr="00903DBA" w:rsidRDefault="001F5571" w:rsidP="001F5571">
      <w:pPr>
        <w:rPr>
          <w:highlight w:val="white"/>
        </w:rPr>
      </w:pPr>
      <w:r w:rsidRPr="00903DBA">
        <w:rPr>
          <w:highlight w:val="white"/>
        </w:rPr>
        <w:t>If this file holds the initialization code, we add the call stack for the activation records at the end of th</w:t>
      </w:r>
      <w:r w:rsidR="00BD3035" w:rsidRPr="00903DBA">
        <w:rPr>
          <w:highlight w:val="white"/>
        </w:rPr>
        <w:t xml:space="preserve">e </w:t>
      </w:r>
      <w:r w:rsidRPr="00903DBA">
        <w:rPr>
          <w:highlight w:val="white"/>
        </w:rPr>
        <w:t xml:space="preserve">file. </w:t>
      </w:r>
      <w:r w:rsidR="00D322B0" w:rsidRPr="00903DBA">
        <w:rPr>
          <w:highlight w:val="white"/>
        </w:rPr>
        <w:t xml:space="preserve">We allocate one megabyte (1 048 576 bytes) for the </w:t>
      </w:r>
      <w:r w:rsidR="00BD3035" w:rsidRPr="00903DBA">
        <w:rPr>
          <w:highlight w:val="white"/>
        </w:rPr>
        <w:t xml:space="preserve">call </w:t>
      </w:r>
      <w:r w:rsidR="00D322B0" w:rsidRPr="00903DBA">
        <w:rPr>
          <w:highlight w:val="white"/>
        </w:rPr>
        <w:t>stack.</w:t>
      </w:r>
    </w:p>
    <w:p w14:paraId="5E15ED97" w14:textId="77777777" w:rsidR="008F3070" w:rsidRPr="00903DBA" w:rsidRDefault="008F3070" w:rsidP="009842AA">
      <w:pPr>
        <w:pStyle w:val="Code"/>
        <w:rPr>
          <w:highlight w:val="white"/>
        </w:rPr>
      </w:pPr>
      <w:r w:rsidRPr="00903DBA">
        <w:rPr>
          <w:highlight w:val="white"/>
        </w:rPr>
        <w:t xml:space="preserve">        if (SymbolTable.InitSymbol != null) {</w:t>
      </w:r>
    </w:p>
    <w:p w14:paraId="0A48B2DE" w14:textId="77777777" w:rsidR="008F3070" w:rsidRPr="00903DBA" w:rsidRDefault="008F3070" w:rsidP="009842AA">
      <w:pPr>
        <w:pStyle w:val="Code"/>
        <w:rPr>
          <w:highlight w:val="white"/>
        </w:rPr>
      </w:pPr>
      <w:r w:rsidRPr="00903DBA">
        <w:rPr>
          <w:highlight w:val="white"/>
        </w:rPr>
        <w:t xml:space="preserve">          streamWriter.WriteLine();</w:t>
      </w:r>
    </w:p>
    <w:p w14:paraId="2202AF8A" w14:textId="77777777" w:rsidR="008F3070" w:rsidRPr="00903DBA" w:rsidRDefault="008F3070" w:rsidP="009842AA">
      <w:pPr>
        <w:pStyle w:val="Code"/>
        <w:rPr>
          <w:highlight w:val="white"/>
        </w:rPr>
      </w:pPr>
      <w:r w:rsidRPr="00903DBA">
        <w:rPr>
          <w:highlight w:val="white"/>
        </w:rPr>
        <w:t xml:space="preserve">          streamWriter.WriteLine("section .data");</w:t>
      </w:r>
    </w:p>
    <w:p w14:paraId="033D4D7E" w14:textId="351EBDEE" w:rsidR="00D322B0" w:rsidRPr="00903DBA" w:rsidRDefault="008F3070" w:rsidP="009842AA">
      <w:pPr>
        <w:pStyle w:val="Code"/>
        <w:rPr>
          <w:highlight w:val="white"/>
        </w:rPr>
      </w:pPr>
      <w:r w:rsidRPr="00903DBA">
        <w:rPr>
          <w:highlight w:val="white"/>
        </w:rPr>
        <w:t xml:space="preserve">          streamWriter.WriteLine(Linker.</w:t>
      </w:r>
      <w:r w:rsidR="00601724" w:rsidRPr="00903DBA">
        <w:rPr>
          <w:highlight w:val="white"/>
        </w:rPr>
        <w:t>CallStackStart</w:t>
      </w:r>
      <w:r w:rsidRPr="00903DBA">
        <w:rPr>
          <w:highlight w:val="white"/>
        </w:rPr>
        <w:t xml:space="preserve"> +</w:t>
      </w:r>
    </w:p>
    <w:p w14:paraId="5C150025" w14:textId="159F0013" w:rsidR="008F3070" w:rsidRPr="00903DBA" w:rsidRDefault="00D322B0" w:rsidP="009842AA">
      <w:pPr>
        <w:pStyle w:val="Code"/>
        <w:rPr>
          <w:highlight w:val="white"/>
        </w:rPr>
      </w:pPr>
      <w:r w:rsidRPr="00903DBA">
        <w:rPr>
          <w:highlight w:val="white"/>
        </w:rPr>
        <w:t xml:space="preserve">                                </w:t>
      </w:r>
      <w:r w:rsidR="008F3070" w:rsidRPr="00903DBA">
        <w:rPr>
          <w:highlight w:val="white"/>
        </w:rPr>
        <w:t xml:space="preserve"> ":\ttimes 1048576 db 0");</w:t>
      </w:r>
    </w:p>
    <w:p w14:paraId="2CB3826E" w14:textId="77777777" w:rsidR="008F3070" w:rsidRPr="00903DBA" w:rsidRDefault="008F3070" w:rsidP="009842AA">
      <w:pPr>
        <w:pStyle w:val="Code"/>
        <w:rPr>
          <w:highlight w:val="white"/>
        </w:rPr>
      </w:pPr>
      <w:r w:rsidRPr="00903DBA">
        <w:rPr>
          <w:highlight w:val="white"/>
        </w:rPr>
        <w:t xml:space="preserve">        }</w:t>
      </w:r>
    </w:p>
    <w:p w14:paraId="7D9F7A84" w14:textId="77777777" w:rsidR="008F3070" w:rsidRPr="00903DBA" w:rsidRDefault="008F3070" w:rsidP="009842AA">
      <w:pPr>
        <w:pStyle w:val="Code"/>
        <w:rPr>
          <w:highlight w:val="white"/>
        </w:rPr>
      </w:pPr>
    </w:p>
    <w:p w14:paraId="6A2C21DF" w14:textId="77777777" w:rsidR="008F3070" w:rsidRPr="00903DBA" w:rsidRDefault="008F3070" w:rsidP="009842AA">
      <w:pPr>
        <w:pStyle w:val="Code"/>
        <w:rPr>
          <w:highlight w:val="white"/>
        </w:rPr>
      </w:pPr>
      <w:r w:rsidRPr="00903DBA">
        <w:rPr>
          <w:highlight w:val="white"/>
        </w:rPr>
        <w:t xml:space="preserve">        streamWriter.Close();</w:t>
      </w:r>
    </w:p>
    <w:p w14:paraId="3A1C5508" w14:textId="083FC4C7" w:rsidR="008F3070" w:rsidRPr="00903DBA" w:rsidRDefault="008F3070" w:rsidP="009842AA">
      <w:pPr>
        <w:pStyle w:val="Code"/>
        <w:rPr>
          <w:highlight w:val="white"/>
        </w:rPr>
      </w:pPr>
      <w:r w:rsidRPr="00903DBA">
        <w:rPr>
          <w:highlight w:val="white"/>
        </w:rPr>
        <w:t xml:space="preserve">      }</w:t>
      </w:r>
    </w:p>
    <w:p w14:paraId="116CCA1B" w14:textId="77777777" w:rsidR="009E5A2C" w:rsidRPr="00903DBA" w:rsidRDefault="009E5A2C" w:rsidP="009842AA">
      <w:pPr>
        <w:pStyle w:val="Code"/>
        <w:rPr>
          <w:highlight w:val="white"/>
        </w:rPr>
      </w:pPr>
    </w:p>
    <w:p w14:paraId="2CF597D9" w14:textId="35EDBFD0" w:rsidR="002E25F7" w:rsidRPr="00903DBA" w:rsidRDefault="002E25F7" w:rsidP="002E25F7">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3CE58E3" w14:textId="7EB16263" w:rsidR="002E25F7" w:rsidRPr="00903DBA" w:rsidRDefault="002E25F7" w:rsidP="002E25F7">
      <w:pPr>
        <w:pStyle w:val="Code"/>
        <w:rPr>
          <w:highlight w:val="white"/>
        </w:rPr>
      </w:pPr>
      <w:r w:rsidRPr="00903DBA">
        <w:rPr>
          <w:highlight w:val="white"/>
        </w:rPr>
        <w:t xml:space="preserve">        // ...</w:t>
      </w:r>
    </w:p>
    <w:p w14:paraId="2B3BD2AC" w14:textId="2806067D" w:rsidR="002E25F7" w:rsidRPr="00903DBA" w:rsidRDefault="002E25F7" w:rsidP="002E25F7">
      <w:pPr>
        <w:pStyle w:val="Code"/>
        <w:rPr>
          <w:highlight w:val="white"/>
        </w:rPr>
      </w:pPr>
      <w:r w:rsidRPr="00903DBA">
        <w:rPr>
          <w:highlight w:val="white"/>
        </w:rPr>
        <w:t xml:space="preserve">      }</w:t>
      </w:r>
    </w:p>
    <w:p w14:paraId="02435FB7" w14:textId="65DE8B7D" w:rsidR="000848EB" w:rsidRPr="00903DBA" w:rsidRDefault="000848EB" w:rsidP="000848EB">
      <w:pPr>
        <w:pStyle w:val="Code"/>
        <w:rPr>
          <w:highlight w:val="white"/>
        </w:rPr>
      </w:pPr>
      <w:r w:rsidRPr="00903DBA">
        <w:rPr>
          <w:highlight w:val="white"/>
        </w:rPr>
        <w:t xml:space="preserve">    }</w:t>
      </w:r>
    </w:p>
    <w:p w14:paraId="06F376C1" w14:textId="77777777" w:rsidR="00EC1D1F" w:rsidRPr="00903DBA" w:rsidRDefault="00EC1D1F" w:rsidP="00EC1D1F">
      <w:pPr>
        <w:pStyle w:val="Rubrik3"/>
        <w:numPr>
          <w:ilvl w:val="2"/>
          <w:numId w:val="167"/>
        </w:numPr>
        <w:rPr>
          <w:highlight w:val="white"/>
        </w:rPr>
      </w:pPr>
      <w:bookmarkStart w:id="19" w:name="_Toc57655980"/>
      <w:r w:rsidRPr="00903DBA">
        <w:rPr>
          <w:highlight w:val="white"/>
        </w:rPr>
        <w:t>Generate the Make File</w:t>
      </w:r>
      <w:bookmarkEnd w:id="19"/>
    </w:p>
    <w:p w14:paraId="451F72CD" w14:textId="5EA3C1D2" w:rsidR="00EC1D1F" w:rsidRPr="00903DBA" w:rsidRDefault="00EC1D1F" w:rsidP="00EC1D1F">
      <w:pPr>
        <w:rPr>
          <w:highlight w:val="white"/>
        </w:rPr>
      </w:pPr>
      <w:r w:rsidRPr="00903DBA">
        <w:rPr>
          <w:highlight w:val="white"/>
        </w:rPr>
        <w:t xml:space="preserve">The </w:t>
      </w:r>
      <w:r w:rsidRPr="00903DBA">
        <w:rPr>
          <w:rStyle w:val="KeyWord0"/>
          <w:highlight w:val="white"/>
        </w:rPr>
        <w:t>GenerateMakeFile</w:t>
      </w:r>
      <w:r w:rsidRPr="00903DBA">
        <w:rPr>
          <w:highlight w:val="white"/>
        </w:rPr>
        <w:t xml:space="preserve"> method generate a </w:t>
      </w:r>
      <w:proofErr w:type="spellStart"/>
      <w:r w:rsidRPr="00903DBA">
        <w:rPr>
          <w:highlight w:val="white"/>
        </w:rPr>
        <w:t>makefile</w:t>
      </w:r>
      <w:proofErr w:type="spellEnd"/>
      <w:r w:rsidRPr="00903DBA">
        <w:rPr>
          <w:highlight w:val="white"/>
        </w:rPr>
        <w:t xml:space="preserve"> for assembling a</w:t>
      </w:r>
      <w:r w:rsidR="008419D3" w:rsidRPr="00903DBA">
        <w:rPr>
          <w:highlight w:val="white"/>
        </w:rPr>
        <w:t>nd</w:t>
      </w:r>
      <w:r w:rsidRPr="00903DBA">
        <w:rPr>
          <w:highlight w:val="white"/>
        </w:rPr>
        <w:t xml:space="preserve"> linking the target files into an executable file.</w:t>
      </w:r>
    </w:p>
    <w:p w14:paraId="6283EE26" w14:textId="77777777" w:rsidR="00EC1D1F" w:rsidRPr="00903DBA" w:rsidRDefault="00EC1D1F" w:rsidP="00EC1D1F">
      <w:pPr>
        <w:pStyle w:val="Code"/>
        <w:rPr>
          <w:highlight w:val="white"/>
        </w:rPr>
      </w:pPr>
      <w:r w:rsidRPr="00903DBA">
        <w:rPr>
          <w:highlight w:val="white"/>
        </w:rPr>
        <w:t xml:space="preserve">    private static void GenerateMakeFile(List&lt;string&gt; argList) {</w:t>
      </w:r>
    </w:p>
    <w:p w14:paraId="7A54132C" w14:textId="77777777" w:rsidR="00EC1D1F" w:rsidRPr="00903DBA" w:rsidRDefault="00EC1D1F" w:rsidP="00EC1D1F">
      <w:pPr>
        <w:pStyle w:val="Code"/>
        <w:rPr>
          <w:highlight w:val="white"/>
        </w:rPr>
      </w:pPr>
      <w:r w:rsidRPr="00903DBA">
        <w:rPr>
          <w:highlight w:val="white"/>
        </w:rPr>
        <w:t xml:space="preserve">      StreamWriter makeStream = new StreamWriter(SourcePath + "makefile");</w:t>
      </w:r>
    </w:p>
    <w:p w14:paraId="06708A5B" w14:textId="77777777" w:rsidR="00EC1D1F" w:rsidRPr="00903DBA" w:rsidRDefault="00EC1D1F" w:rsidP="00EC1D1F">
      <w:pPr>
        <w:rPr>
          <w:highlight w:val="white"/>
        </w:rPr>
      </w:pPr>
      <w:r w:rsidRPr="00903DBA">
        <w:rPr>
          <w:highlight w:val="white"/>
        </w:rPr>
        <w:t xml:space="preserve">We call the resulting executable file “main”, and we state that it is dependent of the object files; that is, the file names with the </w:t>
      </w:r>
      <w:proofErr w:type="gramStart"/>
      <w:r w:rsidRPr="00903DBA">
        <w:rPr>
          <w:highlight w:val="white"/>
        </w:rPr>
        <w:t>“.o</w:t>
      </w:r>
      <w:proofErr w:type="gramEnd"/>
      <w:r w:rsidRPr="00903DBA">
        <w:rPr>
          <w:highlight w:val="white"/>
        </w:rPr>
        <w:t>” suffix.</w:t>
      </w:r>
    </w:p>
    <w:p w14:paraId="267872D7" w14:textId="77777777" w:rsidR="00EC1D1F" w:rsidRPr="00903DBA" w:rsidRDefault="00EC1D1F" w:rsidP="00EC1D1F">
      <w:pPr>
        <w:pStyle w:val="Code"/>
        <w:rPr>
          <w:highlight w:val="white"/>
        </w:rPr>
      </w:pPr>
      <w:r w:rsidRPr="00903DBA">
        <w:rPr>
          <w:highlight w:val="white"/>
        </w:rPr>
        <w:t xml:space="preserve">      makeStream.Write("main:");</w:t>
      </w:r>
    </w:p>
    <w:p w14:paraId="75DA7B44" w14:textId="77777777" w:rsidR="00EC1D1F" w:rsidRPr="00903DBA" w:rsidRDefault="00EC1D1F" w:rsidP="00EC1D1F">
      <w:pPr>
        <w:pStyle w:val="Code"/>
        <w:rPr>
          <w:highlight w:val="white"/>
        </w:rPr>
      </w:pPr>
      <w:r w:rsidRPr="00903DBA">
        <w:rPr>
          <w:highlight w:val="white"/>
        </w:rPr>
        <w:t xml:space="preserve">      foreach (string arg in argList) {</w:t>
      </w:r>
    </w:p>
    <w:p w14:paraId="59B7E5C0" w14:textId="77777777" w:rsidR="00EC1D1F" w:rsidRPr="00903DBA" w:rsidRDefault="00EC1D1F" w:rsidP="00EC1D1F">
      <w:pPr>
        <w:pStyle w:val="Code"/>
        <w:rPr>
          <w:highlight w:val="white"/>
        </w:rPr>
      </w:pPr>
      <w:r w:rsidRPr="00903DBA">
        <w:rPr>
          <w:highlight w:val="white"/>
        </w:rPr>
        <w:t xml:space="preserve">        makeStream.Write(" " + arg.ToLower() + ".o");</w:t>
      </w:r>
    </w:p>
    <w:p w14:paraId="7EF5CEF0" w14:textId="77777777" w:rsidR="00EC1D1F" w:rsidRPr="00903DBA" w:rsidRDefault="00EC1D1F" w:rsidP="00EC1D1F">
      <w:pPr>
        <w:pStyle w:val="Code"/>
        <w:rPr>
          <w:highlight w:val="white"/>
        </w:rPr>
      </w:pPr>
      <w:r w:rsidRPr="00903DBA">
        <w:rPr>
          <w:highlight w:val="white"/>
        </w:rPr>
        <w:t xml:space="preserve">      }</w:t>
      </w:r>
    </w:p>
    <w:p w14:paraId="3710C560" w14:textId="77777777" w:rsidR="00EC1D1F" w:rsidRPr="00903DBA" w:rsidRDefault="00EC1D1F" w:rsidP="00EC1D1F">
      <w:pPr>
        <w:pStyle w:val="Code"/>
        <w:rPr>
          <w:highlight w:val="white"/>
        </w:rPr>
      </w:pPr>
      <w:r w:rsidRPr="00903DBA">
        <w:rPr>
          <w:highlight w:val="white"/>
        </w:rPr>
        <w:t xml:space="preserve">      makeStream.WriteLine();</w:t>
      </w:r>
    </w:p>
    <w:p w14:paraId="1970B4D7" w14:textId="730289DF" w:rsidR="00EC1D1F" w:rsidRPr="00903DBA" w:rsidRDefault="00EC1D1F" w:rsidP="00EC1D1F">
      <w:pPr>
        <w:rPr>
          <w:highlight w:val="white"/>
        </w:rPr>
      </w:pPr>
      <w:r w:rsidRPr="00903DBA">
        <w:rPr>
          <w:highlight w:val="white"/>
        </w:rPr>
        <w:t>We link the object files together with the</w:t>
      </w:r>
      <w:r w:rsidR="008419D3" w:rsidRPr="00903DBA">
        <w:rPr>
          <w:highlight w:val="white"/>
        </w:rPr>
        <w:t xml:space="preserve"> GNU linker</w:t>
      </w:r>
      <w:r w:rsidR="005D2054" w:rsidRPr="00903DBA">
        <w:rPr>
          <w:highlight w:val="white"/>
        </w:rPr>
        <w:t xml:space="preserve"> (</w:t>
      </w:r>
      <w:proofErr w:type="spellStart"/>
      <w:r w:rsidRPr="00903DBA">
        <w:rPr>
          <w:rStyle w:val="KeyWord0"/>
          <w:highlight w:val="white"/>
        </w:rPr>
        <w:t>ld</w:t>
      </w:r>
      <w:proofErr w:type="spellEnd"/>
      <w:r w:rsidR="005D2054" w:rsidRPr="00903DBA">
        <w:rPr>
          <w:highlight w:val="white"/>
        </w:rPr>
        <w:t xml:space="preserve">) </w:t>
      </w:r>
      <w:r w:rsidRPr="00903DBA">
        <w:rPr>
          <w:highlight w:val="white"/>
        </w:rPr>
        <w:t>system command, which perform the linking of the object files.</w:t>
      </w:r>
    </w:p>
    <w:p w14:paraId="13D66217" w14:textId="77777777" w:rsidR="00EC1D1F" w:rsidRPr="00903DBA" w:rsidRDefault="00EC1D1F" w:rsidP="00EC1D1F">
      <w:pPr>
        <w:pStyle w:val="Code"/>
        <w:rPr>
          <w:highlight w:val="white"/>
        </w:rPr>
      </w:pPr>
      <w:r w:rsidRPr="00903DBA">
        <w:rPr>
          <w:highlight w:val="white"/>
        </w:rPr>
        <w:t xml:space="preserve">      makeStream.Write("\tld -o main");</w:t>
      </w:r>
    </w:p>
    <w:p w14:paraId="227DD8DC" w14:textId="77777777" w:rsidR="00EC1D1F" w:rsidRPr="00903DBA" w:rsidRDefault="00EC1D1F" w:rsidP="00EC1D1F">
      <w:pPr>
        <w:pStyle w:val="Code"/>
        <w:rPr>
          <w:highlight w:val="white"/>
        </w:rPr>
      </w:pPr>
      <w:r w:rsidRPr="00903DBA">
        <w:rPr>
          <w:highlight w:val="white"/>
        </w:rPr>
        <w:t xml:space="preserve">      foreach (string arg in argList) {</w:t>
      </w:r>
    </w:p>
    <w:p w14:paraId="50F534DB" w14:textId="77777777" w:rsidR="00EC1D1F" w:rsidRPr="00903DBA" w:rsidRDefault="00EC1D1F" w:rsidP="00EC1D1F">
      <w:pPr>
        <w:pStyle w:val="Code"/>
        <w:rPr>
          <w:highlight w:val="white"/>
        </w:rPr>
      </w:pPr>
      <w:r w:rsidRPr="00903DBA">
        <w:rPr>
          <w:highlight w:val="white"/>
        </w:rPr>
        <w:t xml:space="preserve">        makeStream.Write(" " + arg.ToLower() + ".o");</w:t>
      </w:r>
    </w:p>
    <w:p w14:paraId="69F99397" w14:textId="77777777" w:rsidR="00EC1D1F" w:rsidRPr="00903DBA" w:rsidRDefault="00EC1D1F" w:rsidP="00EC1D1F">
      <w:pPr>
        <w:pStyle w:val="Code"/>
        <w:rPr>
          <w:highlight w:val="white"/>
        </w:rPr>
      </w:pPr>
      <w:r w:rsidRPr="00903DBA">
        <w:rPr>
          <w:highlight w:val="white"/>
        </w:rPr>
        <w:t xml:space="preserve">      }</w:t>
      </w:r>
    </w:p>
    <w:p w14:paraId="26A0067C" w14:textId="77777777" w:rsidR="00EC1D1F" w:rsidRPr="00903DBA" w:rsidRDefault="00EC1D1F" w:rsidP="00EC1D1F">
      <w:pPr>
        <w:pStyle w:val="Code"/>
        <w:rPr>
          <w:highlight w:val="white"/>
        </w:rPr>
      </w:pPr>
      <w:r w:rsidRPr="00903DBA">
        <w:rPr>
          <w:highlight w:val="white"/>
        </w:rPr>
        <w:t xml:space="preserve">      makeStream.WriteLine();</w:t>
      </w:r>
    </w:p>
    <w:p w14:paraId="64259BD6" w14:textId="77777777" w:rsidR="00EC1D1F" w:rsidRPr="00903DBA" w:rsidRDefault="00EC1D1F" w:rsidP="00EC1D1F">
      <w:pPr>
        <w:pStyle w:val="Code"/>
        <w:rPr>
          <w:highlight w:val="white"/>
        </w:rPr>
      </w:pPr>
      <w:r w:rsidRPr="00903DBA">
        <w:rPr>
          <w:highlight w:val="white"/>
        </w:rPr>
        <w:t xml:space="preserve">      makeStream.WriteLine();</w:t>
      </w:r>
    </w:p>
    <w:p w14:paraId="11D843F3" w14:textId="38A9FF8D" w:rsidR="00EC1D1F" w:rsidRPr="00903DBA" w:rsidRDefault="00EC1D1F" w:rsidP="00EC1D1F">
      <w:r w:rsidRPr="00903DBA">
        <w:rPr>
          <w:highlight w:val="white"/>
        </w:rPr>
        <w:t>We assembly each file with the</w:t>
      </w:r>
      <w:r w:rsidR="000E569A" w:rsidRPr="00903DBA">
        <w:rPr>
          <w:highlight w:val="white"/>
        </w:rPr>
        <w:t xml:space="preserve"> Netwide Assembler (</w:t>
      </w:r>
      <w:proofErr w:type="spellStart"/>
      <w:r w:rsidRPr="00903DBA">
        <w:rPr>
          <w:rStyle w:val="KeyWord0"/>
          <w:highlight w:val="white"/>
        </w:rPr>
        <w:t>nasm</w:t>
      </w:r>
      <w:proofErr w:type="spellEnd"/>
      <w:r w:rsidR="000E569A" w:rsidRPr="00903DBA">
        <w:rPr>
          <w:highlight w:val="white"/>
        </w:rPr>
        <w:t xml:space="preserve">), </w:t>
      </w:r>
      <w:r w:rsidRPr="00903DBA">
        <w:rPr>
          <w:highlight w:val="white"/>
        </w:rPr>
        <w:t>to assembly the assembly file into an object file.</w:t>
      </w:r>
    </w:p>
    <w:p w14:paraId="30B387A3" w14:textId="77777777" w:rsidR="00EC1D1F" w:rsidRPr="00903DBA" w:rsidRDefault="00EC1D1F" w:rsidP="00EC1D1F">
      <w:pPr>
        <w:pStyle w:val="Code"/>
        <w:rPr>
          <w:highlight w:val="white"/>
        </w:rPr>
      </w:pPr>
      <w:r w:rsidRPr="00903DBA">
        <w:rPr>
          <w:highlight w:val="white"/>
        </w:rPr>
        <w:t xml:space="preserve">      foreach (string arg in argList) {</w:t>
      </w:r>
    </w:p>
    <w:p w14:paraId="72674131" w14:textId="77777777" w:rsidR="00EC1D1F" w:rsidRPr="00903DBA" w:rsidRDefault="00EC1D1F" w:rsidP="00EC1D1F">
      <w:pPr>
        <w:pStyle w:val="Code"/>
        <w:rPr>
          <w:highlight w:val="white"/>
        </w:rPr>
      </w:pPr>
      <w:r w:rsidRPr="00903DBA">
        <w:rPr>
          <w:highlight w:val="white"/>
        </w:rPr>
        <w:t xml:space="preserve">        makeStream.WriteLine(arg.ToLower() + ".o: " + arg.ToLower() + ".asm");</w:t>
      </w:r>
    </w:p>
    <w:p w14:paraId="7E3CF1DA" w14:textId="77777777" w:rsidR="00EC1D1F" w:rsidRPr="00903DBA" w:rsidRDefault="00EC1D1F" w:rsidP="00EC1D1F">
      <w:pPr>
        <w:pStyle w:val="Code"/>
        <w:rPr>
          <w:highlight w:val="white"/>
        </w:rPr>
      </w:pPr>
      <w:r w:rsidRPr="00903DBA">
        <w:rPr>
          <w:highlight w:val="white"/>
        </w:rPr>
        <w:t xml:space="preserve">        makeStream.WriteLine("\tnasm -f elf64 -o " + arg.ToLower() + ".o "</w:t>
      </w:r>
    </w:p>
    <w:p w14:paraId="03173E8C" w14:textId="77777777" w:rsidR="00EC1D1F" w:rsidRPr="00903DBA" w:rsidRDefault="00EC1D1F" w:rsidP="00EC1D1F">
      <w:pPr>
        <w:pStyle w:val="Code"/>
        <w:rPr>
          <w:highlight w:val="white"/>
        </w:rPr>
      </w:pPr>
      <w:r w:rsidRPr="00903DBA">
        <w:rPr>
          <w:highlight w:val="white"/>
        </w:rPr>
        <w:t xml:space="preserve">                           + arg.ToLower() + ".asm");</w:t>
      </w:r>
    </w:p>
    <w:p w14:paraId="2DC72833" w14:textId="77777777" w:rsidR="00EC1D1F" w:rsidRPr="00903DBA" w:rsidRDefault="00EC1D1F" w:rsidP="00EC1D1F">
      <w:pPr>
        <w:pStyle w:val="Code"/>
        <w:rPr>
          <w:highlight w:val="white"/>
        </w:rPr>
      </w:pPr>
      <w:r w:rsidRPr="00903DBA">
        <w:rPr>
          <w:highlight w:val="white"/>
        </w:rPr>
        <w:t xml:space="preserve">        makeStream.WriteLine();</w:t>
      </w:r>
    </w:p>
    <w:p w14:paraId="4C5DEDDE" w14:textId="77777777" w:rsidR="00EC1D1F" w:rsidRPr="00903DBA" w:rsidRDefault="00EC1D1F" w:rsidP="00EC1D1F">
      <w:pPr>
        <w:pStyle w:val="Code"/>
        <w:rPr>
          <w:highlight w:val="white"/>
        </w:rPr>
      </w:pPr>
      <w:r w:rsidRPr="00903DBA">
        <w:rPr>
          <w:highlight w:val="white"/>
        </w:rPr>
        <w:t xml:space="preserve">      }</w:t>
      </w:r>
    </w:p>
    <w:p w14:paraId="4A7B371D" w14:textId="77777777" w:rsidR="00EC1D1F" w:rsidRPr="00903DBA" w:rsidRDefault="00EC1D1F" w:rsidP="00EC1D1F">
      <w:pPr>
        <w:rPr>
          <w:highlight w:val="white"/>
        </w:rPr>
      </w:pPr>
      <w:r w:rsidRPr="00903DBA">
        <w:rPr>
          <w:highlight w:val="white"/>
        </w:rPr>
        <w:t>Finally, we generate the clear list by listing all the object files and the final main file.</w:t>
      </w:r>
    </w:p>
    <w:p w14:paraId="73FE28BA" w14:textId="77777777" w:rsidR="00EC1D1F" w:rsidRPr="00903DBA" w:rsidRDefault="00EC1D1F" w:rsidP="00EC1D1F">
      <w:pPr>
        <w:pStyle w:val="Code"/>
        <w:rPr>
          <w:highlight w:val="white"/>
        </w:rPr>
      </w:pPr>
      <w:r w:rsidRPr="00903DBA">
        <w:rPr>
          <w:highlight w:val="white"/>
        </w:rPr>
        <w:t xml:space="preserve">      makeStream.WriteLine("clear:");</w:t>
      </w:r>
    </w:p>
    <w:p w14:paraId="786D5590" w14:textId="77777777" w:rsidR="00EC1D1F" w:rsidRPr="00903DBA" w:rsidRDefault="00EC1D1F" w:rsidP="00EC1D1F">
      <w:pPr>
        <w:pStyle w:val="Code"/>
        <w:rPr>
          <w:highlight w:val="white"/>
        </w:rPr>
      </w:pPr>
      <w:r w:rsidRPr="00903DBA">
        <w:rPr>
          <w:highlight w:val="white"/>
        </w:rPr>
        <w:t xml:space="preserve">      foreach (string arg in argList) {</w:t>
      </w:r>
    </w:p>
    <w:p w14:paraId="15786808" w14:textId="77777777" w:rsidR="00EC1D1F" w:rsidRPr="00903DBA" w:rsidRDefault="00EC1D1F" w:rsidP="00EC1D1F">
      <w:pPr>
        <w:pStyle w:val="Code"/>
        <w:rPr>
          <w:highlight w:val="white"/>
        </w:rPr>
      </w:pPr>
      <w:r w:rsidRPr="00903DBA">
        <w:rPr>
          <w:highlight w:val="white"/>
        </w:rPr>
        <w:t xml:space="preserve">        makeStream.WriteLine("\trm " + arg.ToLower() + ".o");</w:t>
      </w:r>
    </w:p>
    <w:p w14:paraId="473BB1FA" w14:textId="77777777" w:rsidR="00EC1D1F" w:rsidRPr="00903DBA" w:rsidRDefault="00EC1D1F" w:rsidP="00EC1D1F">
      <w:pPr>
        <w:pStyle w:val="Code"/>
        <w:rPr>
          <w:highlight w:val="white"/>
        </w:rPr>
      </w:pPr>
      <w:r w:rsidRPr="00903DBA">
        <w:rPr>
          <w:highlight w:val="white"/>
        </w:rPr>
        <w:t xml:space="preserve">      }</w:t>
      </w:r>
    </w:p>
    <w:p w14:paraId="5827B111" w14:textId="77777777" w:rsidR="00EC1D1F" w:rsidRPr="00903DBA" w:rsidRDefault="00EC1D1F" w:rsidP="00EC1D1F">
      <w:pPr>
        <w:pStyle w:val="Code"/>
        <w:rPr>
          <w:highlight w:val="white"/>
        </w:rPr>
      </w:pPr>
    </w:p>
    <w:p w14:paraId="05C0AC93" w14:textId="77777777" w:rsidR="00EC1D1F" w:rsidRPr="00903DBA" w:rsidRDefault="00EC1D1F" w:rsidP="00EC1D1F">
      <w:pPr>
        <w:pStyle w:val="Code"/>
        <w:rPr>
          <w:highlight w:val="white"/>
        </w:rPr>
      </w:pPr>
      <w:r w:rsidRPr="00903DBA">
        <w:rPr>
          <w:highlight w:val="white"/>
        </w:rPr>
        <w:t xml:space="preserve">      makeStream.WriteLine("\trm main");</w:t>
      </w:r>
    </w:p>
    <w:p w14:paraId="4BA93D3F" w14:textId="77777777" w:rsidR="00EC1D1F" w:rsidRPr="00903DBA" w:rsidRDefault="00EC1D1F" w:rsidP="00EC1D1F">
      <w:pPr>
        <w:pStyle w:val="Code"/>
        <w:rPr>
          <w:highlight w:val="white"/>
        </w:rPr>
      </w:pPr>
      <w:r w:rsidRPr="00903DBA">
        <w:rPr>
          <w:highlight w:val="white"/>
        </w:rPr>
        <w:t xml:space="preserve">      makeStream.Close();</w:t>
      </w:r>
    </w:p>
    <w:p w14:paraId="259A1C58" w14:textId="16A99306" w:rsidR="00EC1D1F" w:rsidRPr="00903DBA" w:rsidRDefault="00EC1D1F" w:rsidP="000848EB">
      <w:pPr>
        <w:pStyle w:val="Code"/>
        <w:rPr>
          <w:highlight w:val="white"/>
        </w:rPr>
      </w:pPr>
      <w:r w:rsidRPr="00903DBA">
        <w:rPr>
          <w:highlight w:val="white"/>
        </w:rPr>
        <w:t xml:space="preserve">    }</w:t>
      </w:r>
    </w:p>
    <w:p w14:paraId="0279FC04" w14:textId="4596C062" w:rsidR="004538FA" w:rsidRPr="00903DBA" w:rsidRDefault="004538FA" w:rsidP="004538FA">
      <w:pPr>
        <w:rPr>
          <w:highlight w:val="white"/>
        </w:rPr>
      </w:pPr>
      <w:r w:rsidRPr="00903DBA">
        <w:rPr>
          <w:highlight w:val="white"/>
        </w:rPr>
        <w:t xml:space="preserve">Below is an example of how the </w:t>
      </w:r>
      <w:proofErr w:type="spellStart"/>
      <w:r w:rsidRPr="00903DBA">
        <w:rPr>
          <w:highlight w:val="white"/>
        </w:rPr>
        <w:t>makefile</w:t>
      </w:r>
      <w:proofErr w:type="spellEnd"/>
      <w:r w:rsidRPr="00903DBA">
        <w:rPr>
          <w:highlight w:val="white"/>
        </w:rPr>
        <w:t xml:space="preserve"> may look:</w:t>
      </w:r>
    </w:p>
    <w:p w14:paraId="5D73DCB7" w14:textId="77777777" w:rsidR="004538FA" w:rsidRPr="00903DBA" w:rsidRDefault="004538FA" w:rsidP="004538FA">
      <w:pPr>
        <w:pStyle w:val="Code"/>
        <w:rPr>
          <w:highlight w:val="white"/>
        </w:rPr>
      </w:pPr>
      <w:r w:rsidRPr="00903DBA">
        <w:rPr>
          <w:highlight w:val="white"/>
        </w:rPr>
        <w:t>main: main.o malloc.o ctype.o errno.o locale.o math.o setjmp.o signal.o file.o</w:t>
      </w:r>
    </w:p>
    <w:p w14:paraId="1260E45C" w14:textId="4D6AD100" w:rsidR="004538FA" w:rsidRPr="00903DBA" w:rsidRDefault="004538FA" w:rsidP="004538FA">
      <w:pPr>
        <w:pStyle w:val="Code"/>
        <w:rPr>
          <w:highlight w:val="white"/>
        </w:rPr>
      </w:pPr>
      <w:r w:rsidRPr="00903DBA">
        <w:rPr>
          <w:highlight w:val="white"/>
        </w:rPr>
        <w:t xml:space="preserve">      temp.o scanf.o printf.o stdlib.o time.o string.o</w:t>
      </w:r>
    </w:p>
    <w:p w14:paraId="6D835D64" w14:textId="77777777" w:rsidR="004538FA" w:rsidRPr="00903DBA" w:rsidRDefault="004538FA" w:rsidP="004538FA">
      <w:pPr>
        <w:pStyle w:val="Code"/>
        <w:rPr>
          <w:highlight w:val="white"/>
        </w:rPr>
      </w:pPr>
      <w:r w:rsidRPr="00903DBA">
        <w:rPr>
          <w:highlight w:val="white"/>
        </w:rPr>
        <w:tab/>
        <w:t>ld -o main main.o malloc.o ctype.o errno.o locale.o math.o setjmp.o</w:t>
      </w:r>
    </w:p>
    <w:p w14:paraId="2A255C83" w14:textId="185FF057" w:rsidR="004538FA" w:rsidRPr="00903DBA" w:rsidRDefault="004538FA" w:rsidP="004538FA">
      <w:pPr>
        <w:pStyle w:val="Code"/>
        <w:rPr>
          <w:highlight w:val="white"/>
        </w:rPr>
      </w:pPr>
      <w:r w:rsidRPr="00903DBA">
        <w:rPr>
          <w:highlight w:val="white"/>
        </w:rPr>
        <w:t xml:space="preserve">      signal.o file.o temp.o scanf.o printf.o stdlib.o time.o string.o</w:t>
      </w:r>
    </w:p>
    <w:p w14:paraId="765AE52E" w14:textId="77777777" w:rsidR="004538FA" w:rsidRPr="00903DBA" w:rsidRDefault="004538FA" w:rsidP="004538FA">
      <w:pPr>
        <w:pStyle w:val="Code"/>
        <w:rPr>
          <w:highlight w:val="white"/>
        </w:rPr>
      </w:pPr>
    </w:p>
    <w:p w14:paraId="1816FC84" w14:textId="77777777" w:rsidR="004538FA" w:rsidRPr="00903DBA" w:rsidRDefault="004538FA" w:rsidP="004538FA">
      <w:pPr>
        <w:pStyle w:val="Code"/>
        <w:rPr>
          <w:highlight w:val="white"/>
        </w:rPr>
      </w:pPr>
      <w:r w:rsidRPr="00903DBA">
        <w:rPr>
          <w:highlight w:val="white"/>
        </w:rPr>
        <w:t>main.o: main.asm</w:t>
      </w:r>
    </w:p>
    <w:p w14:paraId="44E20F85" w14:textId="77777777" w:rsidR="004538FA" w:rsidRPr="00903DBA" w:rsidRDefault="004538FA" w:rsidP="004538FA">
      <w:pPr>
        <w:pStyle w:val="Code"/>
        <w:rPr>
          <w:highlight w:val="white"/>
        </w:rPr>
      </w:pPr>
      <w:r w:rsidRPr="00903DBA">
        <w:rPr>
          <w:highlight w:val="white"/>
        </w:rPr>
        <w:tab/>
        <w:t>nasm -f elf64 -o main.o main.asm</w:t>
      </w:r>
    </w:p>
    <w:p w14:paraId="2F7A4AAB" w14:textId="77777777" w:rsidR="004538FA" w:rsidRPr="00903DBA" w:rsidRDefault="004538FA" w:rsidP="004538FA">
      <w:pPr>
        <w:pStyle w:val="Code"/>
        <w:rPr>
          <w:highlight w:val="white"/>
        </w:rPr>
      </w:pPr>
    </w:p>
    <w:p w14:paraId="018F4470" w14:textId="77777777" w:rsidR="004538FA" w:rsidRPr="00903DBA" w:rsidRDefault="004538FA" w:rsidP="004538FA">
      <w:pPr>
        <w:pStyle w:val="Code"/>
        <w:rPr>
          <w:highlight w:val="white"/>
        </w:rPr>
      </w:pPr>
      <w:r w:rsidRPr="00903DBA">
        <w:rPr>
          <w:highlight w:val="white"/>
        </w:rPr>
        <w:t>malloc.o: malloc.asm</w:t>
      </w:r>
    </w:p>
    <w:p w14:paraId="704126A5" w14:textId="77777777" w:rsidR="004538FA" w:rsidRPr="00903DBA" w:rsidRDefault="004538FA" w:rsidP="004538FA">
      <w:pPr>
        <w:pStyle w:val="Code"/>
        <w:rPr>
          <w:highlight w:val="white"/>
        </w:rPr>
      </w:pPr>
      <w:r w:rsidRPr="00903DBA">
        <w:rPr>
          <w:highlight w:val="white"/>
        </w:rPr>
        <w:tab/>
        <w:t>nasm -f elf64 -o malloc.o malloc.asm</w:t>
      </w:r>
    </w:p>
    <w:p w14:paraId="0E747D5C" w14:textId="77777777" w:rsidR="004538FA" w:rsidRPr="00903DBA" w:rsidRDefault="004538FA" w:rsidP="004538FA">
      <w:pPr>
        <w:pStyle w:val="Code"/>
        <w:rPr>
          <w:highlight w:val="white"/>
        </w:rPr>
      </w:pPr>
    </w:p>
    <w:p w14:paraId="25F9E35A" w14:textId="77777777" w:rsidR="004538FA" w:rsidRPr="00903DBA" w:rsidRDefault="004538FA" w:rsidP="004538FA">
      <w:pPr>
        <w:pStyle w:val="Code"/>
        <w:rPr>
          <w:highlight w:val="white"/>
        </w:rPr>
      </w:pPr>
      <w:r w:rsidRPr="00903DBA">
        <w:rPr>
          <w:highlight w:val="white"/>
        </w:rPr>
        <w:t>ctype.o: ctype.asm</w:t>
      </w:r>
    </w:p>
    <w:p w14:paraId="7E93BE9F" w14:textId="77777777" w:rsidR="004538FA" w:rsidRPr="00903DBA" w:rsidRDefault="004538FA" w:rsidP="004538FA">
      <w:pPr>
        <w:pStyle w:val="Code"/>
        <w:rPr>
          <w:highlight w:val="white"/>
        </w:rPr>
      </w:pPr>
      <w:r w:rsidRPr="00903DBA">
        <w:rPr>
          <w:highlight w:val="white"/>
        </w:rPr>
        <w:tab/>
        <w:t>nasm -f elf64 -o ctype.o ctype.asm</w:t>
      </w:r>
    </w:p>
    <w:p w14:paraId="0504CC2E" w14:textId="77777777" w:rsidR="004538FA" w:rsidRPr="00903DBA" w:rsidRDefault="004538FA" w:rsidP="004538FA">
      <w:pPr>
        <w:pStyle w:val="Code"/>
        <w:rPr>
          <w:highlight w:val="white"/>
        </w:rPr>
      </w:pPr>
    </w:p>
    <w:p w14:paraId="2419C246" w14:textId="77777777" w:rsidR="004538FA" w:rsidRPr="00903DBA" w:rsidRDefault="004538FA" w:rsidP="004538FA">
      <w:pPr>
        <w:pStyle w:val="Code"/>
        <w:rPr>
          <w:highlight w:val="white"/>
        </w:rPr>
      </w:pPr>
      <w:r w:rsidRPr="00903DBA">
        <w:rPr>
          <w:highlight w:val="white"/>
        </w:rPr>
        <w:t>errno.o: errno.asm</w:t>
      </w:r>
    </w:p>
    <w:p w14:paraId="0B3ECECD" w14:textId="77777777" w:rsidR="004538FA" w:rsidRPr="00903DBA" w:rsidRDefault="004538FA" w:rsidP="004538FA">
      <w:pPr>
        <w:pStyle w:val="Code"/>
        <w:rPr>
          <w:highlight w:val="white"/>
        </w:rPr>
      </w:pPr>
      <w:r w:rsidRPr="00903DBA">
        <w:rPr>
          <w:highlight w:val="white"/>
        </w:rPr>
        <w:tab/>
        <w:t>nasm -f elf64 -o errno.o errno.asm</w:t>
      </w:r>
    </w:p>
    <w:p w14:paraId="03903A03" w14:textId="77777777" w:rsidR="004538FA" w:rsidRPr="00903DBA" w:rsidRDefault="004538FA" w:rsidP="004538FA">
      <w:pPr>
        <w:pStyle w:val="Code"/>
        <w:rPr>
          <w:highlight w:val="white"/>
        </w:rPr>
      </w:pPr>
    </w:p>
    <w:p w14:paraId="4F0E26A8" w14:textId="77777777" w:rsidR="004538FA" w:rsidRPr="00903DBA" w:rsidRDefault="004538FA" w:rsidP="004538FA">
      <w:pPr>
        <w:pStyle w:val="Code"/>
        <w:rPr>
          <w:highlight w:val="white"/>
        </w:rPr>
      </w:pPr>
      <w:r w:rsidRPr="00903DBA">
        <w:rPr>
          <w:highlight w:val="white"/>
        </w:rPr>
        <w:t>locale.o: locale.asm</w:t>
      </w:r>
    </w:p>
    <w:p w14:paraId="6CEDE341" w14:textId="77777777" w:rsidR="004538FA" w:rsidRPr="00903DBA" w:rsidRDefault="004538FA" w:rsidP="004538FA">
      <w:pPr>
        <w:pStyle w:val="Code"/>
        <w:rPr>
          <w:highlight w:val="white"/>
        </w:rPr>
      </w:pPr>
      <w:r w:rsidRPr="00903DBA">
        <w:rPr>
          <w:highlight w:val="white"/>
        </w:rPr>
        <w:tab/>
        <w:t>nasm -f elf64 -o locale.o locale.asm</w:t>
      </w:r>
    </w:p>
    <w:p w14:paraId="7D3427D9" w14:textId="77777777" w:rsidR="004538FA" w:rsidRPr="00903DBA" w:rsidRDefault="004538FA" w:rsidP="004538FA">
      <w:pPr>
        <w:pStyle w:val="Code"/>
        <w:rPr>
          <w:highlight w:val="white"/>
        </w:rPr>
      </w:pPr>
    </w:p>
    <w:p w14:paraId="54E9BE1F" w14:textId="77777777" w:rsidR="004538FA" w:rsidRPr="00903DBA" w:rsidRDefault="004538FA" w:rsidP="004538FA">
      <w:pPr>
        <w:pStyle w:val="Code"/>
        <w:rPr>
          <w:highlight w:val="white"/>
        </w:rPr>
      </w:pPr>
      <w:r w:rsidRPr="00903DBA">
        <w:rPr>
          <w:highlight w:val="white"/>
        </w:rPr>
        <w:t>math.o: math.asm</w:t>
      </w:r>
    </w:p>
    <w:p w14:paraId="262F82B4" w14:textId="77777777" w:rsidR="004538FA" w:rsidRPr="00903DBA" w:rsidRDefault="004538FA" w:rsidP="004538FA">
      <w:pPr>
        <w:pStyle w:val="Code"/>
        <w:rPr>
          <w:highlight w:val="white"/>
        </w:rPr>
      </w:pPr>
      <w:r w:rsidRPr="00903DBA">
        <w:rPr>
          <w:highlight w:val="white"/>
        </w:rPr>
        <w:tab/>
        <w:t>nasm -f elf64 -o math.o math.asm</w:t>
      </w:r>
    </w:p>
    <w:p w14:paraId="07B60C42" w14:textId="77777777" w:rsidR="004538FA" w:rsidRPr="00903DBA" w:rsidRDefault="004538FA" w:rsidP="004538FA">
      <w:pPr>
        <w:pStyle w:val="Code"/>
        <w:rPr>
          <w:highlight w:val="white"/>
        </w:rPr>
      </w:pPr>
    </w:p>
    <w:p w14:paraId="6E0103C9" w14:textId="77777777" w:rsidR="004538FA" w:rsidRPr="00903DBA" w:rsidRDefault="004538FA" w:rsidP="004538FA">
      <w:pPr>
        <w:pStyle w:val="Code"/>
        <w:rPr>
          <w:highlight w:val="white"/>
        </w:rPr>
      </w:pPr>
      <w:r w:rsidRPr="00903DBA">
        <w:rPr>
          <w:highlight w:val="white"/>
        </w:rPr>
        <w:t>setjmp.o: setjmp.asm</w:t>
      </w:r>
    </w:p>
    <w:p w14:paraId="37FB1E9F" w14:textId="77777777" w:rsidR="004538FA" w:rsidRPr="00903DBA" w:rsidRDefault="004538FA" w:rsidP="004538FA">
      <w:pPr>
        <w:pStyle w:val="Code"/>
        <w:rPr>
          <w:highlight w:val="white"/>
        </w:rPr>
      </w:pPr>
      <w:r w:rsidRPr="00903DBA">
        <w:rPr>
          <w:highlight w:val="white"/>
        </w:rPr>
        <w:tab/>
        <w:t>nasm -f elf64 -o setjmp.o setjmp.asm</w:t>
      </w:r>
    </w:p>
    <w:p w14:paraId="37D2831E" w14:textId="77777777" w:rsidR="004538FA" w:rsidRPr="00903DBA" w:rsidRDefault="004538FA" w:rsidP="004538FA">
      <w:pPr>
        <w:pStyle w:val="Code"/>
        <w:rPr>
          <w:highlight w:val="white"/>
        </w:rPr>
      </w:pPr>
    </w:p>
    <w:p w14:paraId="21FCE912" w14:textId="77777777" w:rsidR="004538FA" w:rsidRPr="00903DBA" w:rsidRDefault="004538FA" w:rsidP="004538FA">
      <w:pPr>
        <w:pStyle w:val="Code"/>
        <w:rPr>
          <w:highlight w:val="white"/>
        </w:rPr>
      </w:pPr>
      <w:r w:rsidRPr="00903DBA">
        <w:rPr>
          <w:highlight w:val="white"/>
        </w:rPr>
        <w:t>signal.o: signal.asm</w:t>
      </w:r>
    </w:p>
    <w:p w14:paraId="7E8622D7" w14:textId="77777777" w:rsidR="004538FA" w:rsidRPr="00903DBA" w:rsidRDefault="004538FA" w:rsidP="004538FA">
      <w:pPr>
        <w:pStyle w:val="Code"/>
        <w:rPr>
          <w:highlight w:val="white"/>
        </w:rPr>
      </w:pPr>
      <w:r w:rsidRPr="00903DBA">
        <w:rPr>
          <w:highlight w:val="white"/>
        </w:rPr>
        <w:tab/>
        <w:t>nasm -f elf64 -o signal.o signal.asm</w:t>
      </w:r>
    </w:p>
    <w:p w14:paraId="7AF380FF" w14:textId="77777777" w:rsidR="004538FA" w:rsidRPr="00903DBA" w:rsidRDefault="004538FA" w:rsidP="004538FA">
      <w:pPr>
        <w:pStyle w:val="Code"/>
        <w:rPr>
          <w:highlight w:val="white"/>
        </w:rPr>
      </w:pPr>
    </w:p>
    <w:p w14:paraId="6AA8B03E" w14:textId="77777777" w:rsidR="004538FA" w:rsidRPr="00903DBA" w:rsidRDefault="004538FA" w:rsidP="004538FA">
      <w:pPr>
        <w:pStyle w:val="Code"/>
        <w:rPr>
          <w:highlight w:val="white"/>
        </w:rPr>
      </w:pPr>
      <w:r w:rsidRPr="00903DBA">
        <w:rPr>
          <w:highlight w:val="white"/>
        </w:rPr>
        <w:t>file.o: file.asm</w:t>
      </w:r>
    </w:p>
    <w:p w14:paraId="647E333B" w14:textId="77777777" w:rsidR="004538FA" w:rsidRPr="00903DBA" w:rsidRDefault="004538FA" w:rsidP="004538FA">
      <w:pPr>
        <w:pStyle w:val="Code"/>
        <w:rPr>
          <w:highlight w:val="white"/>
        </w:rPr>
      </w:pPr>
      <w:r w:rsidRPr="00903DBA">
        <w:rPr>
          <w:highlight w:val="white"/>
        </w:rPr>
        <w:tab/>
        <w:t>nasm -f elf64 -o file.o file.asm</w:t>
      </w:r>
    </w:p>
    <w:p w14:paraId="5880502C" w14:textId="77777777" w:rsidR="004538FA" w:rsidRPr="00903DBA" w:rsidRDefault="004538FA" w:rsidP="004538FA">
      <w:pPr>
        <w:pStyle w:val="Code"/>
        <w:rPr>
          <w:highlight w:val="white"/>
        </w:rPr>
      </w:pPr>
    </w:p>
    <w:p w14:paraId="4D909DD9" w14:textId="77777777" w:rsidR="004538FA" w:rsidRPr="00903DBA" w:rsidRDefault="004538FA" w:rsidP="004538FA">
      <w:pPr>
        <w:pStyle w:val="Code"/>
        <w:rPr>
          <w:highlight w:val="white"/>
        </w:rPr>
      </w:pPr>
      <w:r w:rsidRPr="00903DBA">
        <w:rPr>
          <w:highlight w:val="white"/>
        </w:rPr>
        <w:t>temp.o: temp.asm</w:t>
      </w:r>
    </w:p>
    <w:p w14:paraId="40045CF5" w14:textId="77777777" w:rsidR="004538FA" w:rsidRPr="00903DBA" w:rsidRDefault="004538FA" w:rsidP="004538FA">
      <w:pPr>
        <w:pStyle w:val="Code"/>
        <w:rPr>
          <w:highlight w:val="white"/>
        </w:rPr>
      </w:pPr>
      <w:r w:rsidRPr="00903DBA">
        <w:rPr>
          <w:highlight w:val="white"/>
        </w:rPr>
        <w:tab/>
        <w:t>nasm -f elf64 -o temp.o temp.asm</w:t>
      </w:r>
    </w:p>
    <w:p w14:paraId="026EF5A7" w14:textId="77777777" w:rsidR="004538FA" w:rsidRPr="00903DBA" w:rsidRDefault="004538FA" w:rsidP="004538FA">
      <w:pPr>
        <w:pStyle w:val="Code"/>
        <w:rPr>
          <w:highlight w:val="white"/>
        </w:rPr>
      </w:pPr>
    </w:p>
    <w:p w14:paraId="75D2C88E" w14:textId="77777777" w:rsidR="004538FA" w:rsidRPr="00903DBA" w:rsidRDefault="004538FA" w:rsidP="004538FA">
      <w:pPr>
        <w:pStyle w:val="Code"/>
        <w:rPr>
          <w:highlight w:val="white"/>
        </w:rPr>
      </w:pPr>
      <w:r w:rsidRPr="00903DBA">
        <w:rPr>
          <w:highlight w:val="white"/>
        </w:rPr>
        <w:t>scanf.o: scanf.asm</w:t>
      </w:r>
    </w:p>
    <w:p w14:paraId="3264D4F8" w14:textId="77777777" w:rsidR="004538FA" w:rsidRPr="00903DBA" w:rsidRDefault="004538FA" w:rsidP="004538FA">
      <w:pPr>
        <w:pStyle w:val="Code"/>
        <w:rPr>
          <w:highlight w:val="white"/>
        </w:rPr>
      </w:pPr>
      <w:r w:rsidRPr="00903DBA">
        <w:rPr>
          <w:highlight w:val="white"/>
        </w:rPr>
        <w:tab/>
        <w:t>nasm -f elf64 -o scanf.o scanf.asm</w:t>
      </w:r>
    </w:p>
    <w:p w14:paraId="614AEF5B" w14:textId="77777777" w:rsidR="004538FA" w:rsidRPr="00903DBA" w:rsidRDefault="004538FA" w:rsidP="004538FA">
      <w:pPr>
        <w:pStyle w:val="Code"/>
        <w:rPr>
          <w:highlight w:val="white"/>
        </w:rPr>
      </w:pPr>
    </w:p>
    <w:p w14:paraId="12CD57EB" w14:textId="77777777" w:rsidR="004538FA" w:rsidRPr="00903DBA" w:rsidRDefault="004538FA" w:rsidP="004538FA">
      <w:pPr>
        <w:pStyle w:val="Code"/>
        <w:rPr>
          <w:highlight w:val="white"/>
        </w:rPr>
      </w:pPr>
      <w:r w:rsidRPr="00903DBA">
        <w:rPr>
          <w:highlight w:val="white"/>
        </w:rPr>
        <w:t>printf.o: printf.asm</w:t>
      </w:r>
    </w:p>
    <w:p w14:paraId="6AB28E63" w14:textId="77777777" w:rsidR="004538FA" w:rsidRPr="00903DBA" w:rsidRDefault="004538FA" w:rsidP="004538FA">
      <w:pPr>
        <w:pStyle w:val="Code"/>
        <w:rPr>
          <w:highlight w:val="white"/>
        </w:rPr>
      </w:pPr>
      <w:r w:rsidRPr="00903DBA">
        <w:rPr>
          <w:highlight w:val="white"/>
        </w:rPr>
        <w:tab/>
        <w:t>nasm -f elf64 -o printf.o printf.asm</w:t>
      </w:r>
    </w:p>
    <w:p w14:paraId="5F0D58C2" w14:textId="77777777" w:rsidR="004538FA" w:rsidRPr="00903DBA" w:rsidRDefault="004538FA" w:rsidP="004538FA">
      <w:pPr>
        <w:pStyle w:val="Code"/>
        <w:rPr>
          <w:highlight w:val="white"/>
        </w:rPr>
      </w:pPr>
    </w:p>
    <w:p w14:paraId="1E1300CA" w14:textId="77777777" w:rsidR="004538FA" w:rsidRPr="00903DBA" w:rsidRDefault="004538FA" w:rsidP="004538FA">
      <w:pPr>
        <w:pStyle w:val="Code"/>
        <w:rPr>
          <w:highlight w:val="white"/>
        </w:rPr>
      </w:pPr>
      <w:r w:rsidRPr="00903DBA">
        <w:rPr>
          <w:highlight w:val="white"/>
        </w:rPr>
        <w:t>stdlib.o: stdlib.asm</w:t>
      </w:r>
    </w:p>
    <w:p w14:paraId="5A1217F4" w14:textId="77777777" w:rsidR="004538FA" w:rsidRPr="00903DBA" w:rsidRDefault="004538FA" w:rsidP="004538FA">
      <w:pPr>
        <w:pStyle w:val="Code"/>
        <w:rPr>
          <w:highlight w:val="white"/>
        </w:rPr>
      </w:pPr>
      <w:r w:rsidRPr="00903DBA">
        <w:rPr>
          <w:highlight w:val="white"/>
        </w:rPr>
        <w:tab/>
        <w:t>nasm -f elf64 -o stdlib.o stdlib.asm</w:t>
      </w:r>
    </w:p>
    <w:p w14:paraId="032DCBED" w14:textId="77777777" w:rsidR="004538FA" w:rsidRPr="00903DBA" w:rsidRDefault="004538FA" w:rsidP="004538FA">
      <w:pPr>
        <w:pStyle w:val="Code"/>
        <w:rPr>
          <w:highlight w:val="white"/>
        </w:rPr>
      </w:pPr>
    </w:p>
    <w:p w14:paraId="0EF5063D" w14:textId="77777777" w:rsidR="004538FA" w:rsidRPr="00903DBA" w:rsidRDefault="004538FA" w:rsidP="004538FA">
      <w:pPr>
        <w:pStyle w:val="Code"/>
        <w:rPr>
          <w:highlight w:val="white"/>
        </w:rPr>
      </w:pPr>
      <w:r w:rsidRPr="00903DBA">
        <w:rPr>
          <w:highlight w:val="white"/>
        </w:rPr>
        <w:t>time.o: time.asm</w:t>
      </w:r>
    </w:p>
    <w:p w14:paraId="68FCFC0C" w14:textId="77777777" w:rsidR="004538FA" w:rsidRPr="00903DBA" w:rsidRDefault="004538FA" w:rsidP="004538FA">
      <w:pPr>
        <w:pStyle w:val="Code"/>
        <w:rPr>
          <w:highlight w:val="white"/>
        </w:rPr>
      </w:pPr>
      <w:r w:rsidRPr="00903DBA">
        <w:rPr>
          <w:highlight w:val="white"/>
        </w:rPr>
        <w:tab/>
        <w:t>nasm -f elf64 -o time.o time.asm</w:t>
      </w:r>
    </w:p>
    <w:p w14:paraId="4C5E3771" w14:textId="77777777" w:rsidR="004538FA" w:rsidRPr="00903DBA" w:rsidRDefault="004538FA" w:rsidP="004538FA">
      <w:pPr>
        <w:pStyle w:val="Code"/>
        <w:rPr>
          <w:highlight w:val="white"/>
        </w:rPr>
      </w:pPr>
    </w:p>
    <w:p w14:paraId="5581D725" w14:textId="77777777" w:rsidR="004538FA" w:rsidRPr="00903DBA" w:rsidRDefault="004538FA" w:rsidP="004538FA">
      <w:pPr>
        <w:pStyle w:val="Code"/>
        <w:rPr>
          <w:highlight w:val="white"/>
        </w:rPr>
      </w:pPr>
      <w:r w:rsidRPr="00903DBA">
        <w:rPr>
          <w:highlight w:val="white"/>
        </w:rPr>
        <w:t>string.o: string.asm</w:t>
      </w:r>
    </w:p>
    <w:p w14:paraId="71279243" w14:textId="77777777" w:rsidR="004538FA" w:rsidRPr="00903DBA" w:rsidRDefault="004538FA" w:rsidP="004538FA">
      <w:pPr>
        <w:pStyle w:val="Code"/>
        <w:rPr>
          <w:highlight w:val="white"/>
        </w:rPr>
      </w:pPr>
      <w:r w:rsidRPr="00903DBA">
        <w:rPr>
          <w:highlight w:val="white"/>
        </w:rPr>
        <w:tab/>
        <w:t>nasm -f elf64 -o string.o string.asm</w:t>
      </w:r>
    </w:p>
    <w:p w14:paraId="5748B350" w14:textId="77777777" w:rsidR="004538FA" w:rsidRPr="00903DBA" w:rsidRDefault="004538FA" w:rsidP="004538FA">
      <w:pPr>
        <w:pStyle w:val="Code"/>
        <w:rPr>
          <w:highlight w:val="white"/>
        </w:rPr>
      </w:pPr>
    </w:p>
    <w:p w14:paraId="1B13ED6A" w14:textId="77777777" w:rsidR="004538FA" w:rsidRPr="00903DBA" w:rsidRDefault="004538FA" w:rsidP="004538FA">
      <w:pPr>
        <w:pStyle w:val="Code"/>
        <w:rPr>
          <w:highlight w:val="white"/>
        </w:rPr>
      </w:pPr>
      <w:r w:rsidRPr="00903DBA">
        <w:rPr>
          <w:highlight w:val="white"/>
        </w:rPr>
        <w:t>clear:</w:t>
      </w:r>
    </w:p>
    <w:p w14:paraId="6687BDD1" w14:textId="77777777" w:rsidR="004538FA" w:rsidRPr="00903DBA" w:rsidRDefault="004538FA" w:rsidP="004538FA">
      <w:pPr>
        <w:pStyle w:val="Code"/>
        <w:rPr>
          <w:highlight w:val="white"/>
        </w:rPr>
      </w:pPr>
      <w:r w:rsidRPr="00903DBA">
        <w:rPr>
          <w:highlight w:val="white"/>
        </w:rPr>
        <w:tab/>
        <w:t>rm main.o</w:t>
      </w:r>
    </w:p>
    <w:p w14:paraId="0089F19E" w14:textId="77777777" w:rsidR="004538FA" w:rsidRPr="00903DBA" w:rsidRDefault="004538FA" w:rsidP="004538FA">
      <w:pPr>
        <w:pStyle w:val="Code"/>
        <w:rPr>
          <w:highlight w:val="white"/>
        </w:rPr>
      </w:pPr>
      <w:r w:rsidRPr="00903DBA">
        <w:rPr>
          <w:highlight w:val="white"/>
        </w:rPr>
        <w:tab/>
        <w:t>rm malloc.o</w:t>
      </w:r>
    </w:p>
    <w:p w14:paraId="4706E316" w14:textId="77777777" w:rsidR="004538FA" w:rsidRPr="00903DBA" w:rsidRDefault="004538FA" w:rsidP="004538FA">
      <w:pPr>
        <w:pStyle w:val="Code"/>
        <w:rPr>
          <w:highlight w:val="white"/>
        </w:rPr>
      </w:pPr>
      <w:r w:rsidRPr="00903DBA">
        <w:rPr>
          <w:highlight w:val="white"/>
        </w:rPr>
        <w:tab/>
        <w:t>rm ctype.o</w:t>
      </w:r>
    </w:p>
    <w:p w14:paraId="6E428EAB" w14:textId="77777777" w:rsidR="004538FA" w:rsidRPr="00903DBA" w:rsidRDefault="004538FA" w:rsidP="004538FA">
      <w:pPr>
        <w:pStyle w:val="Code"/>
        <w:rPr>
          <w:highlight w:val="white"/>
        </w:rPr>
      </w:pPr>
      <w:r w:rsidRPr="00903DBA">
        <w:rPr>
          <w:highlight w:val="white"/>
        </w:rPr>
        <w:tab/>
        <w:t>rm errno.o</w:t>
      </w:r>
    </w:p>
    <w:p w14:paraId="0A682CF6" w14:textId="77777777" w:rsidR="004538FA" w:rsidRPr="00903DBA" w:rsidRDefault="004538FA" w:rsidP="004538FA">
      <w:pPr>
        <w:pStyle w:val="Code"/>
        <w:rPr>
          <w:highlight w:val="white"/>
        </w:rPr>
      </w:pPr>
      <w:r w:rsidRPr="00903DBA">
        <w:rPr>
          <w:highlight w:val="white"/>
        </w:rPr>
        <w:tab/>
        <w:t>rm locale.o</w:t>
      </w:r>
    </w:p>
    <w:p w14:paraId="59919023" w14:textId="77777777" w:rsidR="004538FA" w:rsidRPr="00903DBA" w:rsidRDefault="004538FA" w:rsidP="004538FA">
      <w:pPr>
        <w:pStyle w:val="Code"/>
        <w:rPr>
          <w:highlight w:val="white"/>
        </w:rPr>
      </w:pPr>
      <w:r w:rsidRPr="00903DBA">
        <w:rPr>
          <w:highlight w:val="white"/>
        </w:rPr>
        <w:tab/>
        <w:t>rm math.o</w:t>
      </w:r>
    </w:p>
    <w:p w14:paraId="40538673" w14:textId="77777777" w:rsidR="004538FA" w:rsidRPr="00903DBA" w:rsidRDefault="004538FA" w:rsidP="004538FA">
      <w:pPr>
        <w:pStyle w:val="Code"/>
        <w:rPr>
          <w:highlight w:val="white"/>
        </w:rPr>
      </w:pPr>
      <w:r w:rsidRPr="00903DBA">
        <w:rPr>
          <w:highlight w:val="white"/>
        </w:rPr>
        <w:tab/>
        <w:t>rm setjmp.o</w:t>
      </w:r>
    </w:p>
    <w:p w14:paraId="5F59CDA8" w14:textId="77777777" w:rsidR="004538FA" w:rsidRPr="00903DBA" w:rsidRDefault="004538FA" w:rsidP="004538FA">
      <w:pPr>
        <w:pStyle w:val="Code"/>
        <w:rPr>
          <w:highlight w:val="white"/>
        </w:rPr>
      </w:pPr>
      <w:r w:rsidRPr="00903DBA">
        <w:rPr>
          <w:highlight w:val="white"/>
        </w:rPr>
        <w:tab/>
        <w:t>rm signal.o</w:t>
      </w:r>
    </w:p>
    <w:p w14:paraId="133384BE" w14:textId="77777777" w:rsidR="004538FA" w:rsidRPr="00903DBA" w:rsidRDefault="004538FA" w:rsidP="004538FA">
      <w:pPr>
        <w:pStyle w:val="Code"/>
        <w:rPr>
          <w:highlight w:val="white"/>
        </w:rPr>
      </w:pPr>
      <w:r w:rsidRPr="00903DBA">
        <w:rPr>
          <w:highlight w:val="white"/>
        </w:rPr>
        <w:tab/>
        <w:t>rm file.o</w:t>
      </w:r>
    </w:p>
    <w:p w14:paraId="3A783747" w14:textId="77777777" w:rsidR="004538FA" w:rsidRPr="00903DBA" w:rsidRDefault="004538FA" w:rsidP="004538FA">
      <w:pPr>
        <w:pStyle w:val="Code"/>
        <w:rPr>
          <w:highlight w:val="white"/>
        </w:rPr>
      </w:pPr>
      <w:r w:rsidRPr="00903DBA">
        <w:rPr>
          <w:highlight w:val="white"/>
        </w:rPr>
        <w:tab/>
        <w:t>rm temp.o</w:t>
      </w:r>
    </w:p>
    <w:p w14:paraId="30ED78DC" w14:textId="77777777" w:rsidR="004538FA" w:rsidRPr="00903DBA" w:rsidRDefault="004538FA" w:rsidP="004538FA">
      <w:pPr>
        <w:pStyle w:val="Code"/>
        <w:rPr>
          <w:highlight w:val="white"/>
        </w:rPr>
      </w:pPr>
      <w:r w:rsidRPr="00903DBA">
        <w:rPr>
          <w:highlight w:val="white"/>
        </w:rPr>
        <w:lastRenderedPageBreak/>
        <w:tab/>
        <w:t>rm scanf.o</w:t>
      </w:r>
    </w:p>
    <w:p w14:paraId="21425023" w14:textId="77777777" w:rsidR="004538FA" w:rsidRPr="00903DBA" w:rsidRDefault="004538FA" w:rsidP="004538FA">
      <w:pPr>
        <w:pStyle w:val="Code"/>
        <w:rPr>
          <w:highlight w:val="white"/>
        </w:rPr>
      </w:pPr>
      <w:r w:rsidRPr="00903DBA">
        <w:rPr>
          <w:highlight w:val="white"/>
        </w:rPr>
        <w:tab/>
        <w:t>rm printf.o</w:t>
      </w:r>
    </w:p>
    <w:p w14:paraId="08091BBF" w14:textId="77777777" w:rsidR="004538FA" w:rsidRPr="00903DBA" w:rsidRDefault="004538FA" w:rsidP="004538FA">
      <w:pPr>
        <w:pStyle w:val="Code"/>
        <w:rPr>
          <w:highlight w:val="white"/>
        </w:rPr>
      </w:pPr>
      <w:r w:rsidRPr="00903DBA">
        <w:rPr>
          <w:highlight w:val="white"/>
        </w:rPr>
        <w:tab/>
        <w:t>rm stdlib.o</w:t>
      </w:r>
    </w:p>
    <w:p w14:paraId="607A175F" w14:textId="77777777" w:rsidR="004538FA" w:rsidRPr="00903DBA" w:rsidRDefault="004538FA" w:rsidP="004538FA">
      <w:pPr>
        <w:pStyle w:val="Code"/>
        <w:rPr>
          <w:highlight w:val="white"/>
        </w:rPr>
      </w:pPr>
      <w:r w:rsidRPr="00903DBA">
        <w:rPr>
          <w:highlight w:val="white"/>
        </w:rPr>
        <w:tab/>
        <w:t>rm time.o</w:t>
      </w:r>
    </w:p>
    <w:p w14:paraId="46DF7F10" w14:textId="77777777" w:rsidR="004538FA" w:rsidRPr="00903DBA" w:rsidRDefault="004538FA" w:rsidP="004538FA">
      <w:pPr>
        <w:pStyle w:val="Code"/>
        <w:rPr>
          <w:highlight w:val="white"/>
        </w:rPr>
      </w:pPr>
      <w:r w:rsidRPr="00903DBA">
        <w:rPr>
          <w:highlight w:val="white"/>
        </w:rPr>
        <w:tab/>
        <w:t>rm string.o</w:t>
      </w:r>
    </w:p>
    <w:p w14:paraId="071A63B4" w14:textId="77777777" w:rsidR="004538FA" w:rsidRPr="00903DBA" w:rsidRDefault="004538FA" w:rsidP="004538FA">
      <w:pPr>
        <w:pStyle w:val="Code"/>
        <w:rPr>
          <w:highlight w:val="white"/>
        </w:rPr>
      </w:pPr>
      <w:r w:rsidRPr="00903DBA">
        <w:rPr>
          <w:highlight w:val="white"/>
        </w:rPr>
        <w:tab/>
        <w:t>rm main</w:t>
      </w:r>
    </w:p>
    <w:p w14:paraId="6DBBB2FD" w14:textId="6BF65762" w:rsidR="000848EB" w:rsidRPr="00903DBA" w:rsidRDefault="009677C8" w:rsidP="009677C8">
      <w:pPr>
        <w:pStyle w:val="Rubrik3"/>
        <w:rPr>
          <w:highlight w:val="white"/>
        </w:rPr>
      </w:pPr>
      <w:bookmarkStart w:id="20" w:name="_Toc57655981"/>
      <w:r w:rsidRPr="00903DBA">
        <w:rPr>
          <w:highlight w:val="white"/>
        </w:rPr>
        <w:t xml:space="preserve">Is the Object File </w:t>
      </w:r>
      <w:r w:rsidR="004538FA" w:rsidRPr="00903DBA">
        <w:rPr>
          <w:highlight w:val="white"/>
        </w:rPr>
        <w:t>Fresh</w:t>
      </w:r>
      <w:r w:rsidR="00C522A7" w:rsidRPr="00903DBA">
        <w:rPr>
          <w:highlight w:val="white"/>
        </w:rPr>
        <w:t>?</w:t>
      </w:r>
      <w:bookmarkEnd w:id="20"/>
    </w:p>
    <w:p w14:paraId="7BAE3C57" w14:textId="70E7BAC2" w:rsidR="00AA1002" w:rsidRPr="00903DBA" w:rsidRDefault="00DF789D" w:rsidP="00AA1002">
      <w:pPr>
        <w:rPr>
          <w:highlight w:val="white"/>
        </w:rPr>
      </w:pPr>
      <w:r w:rsidRPr="00903DBA">
        <w:rPr>
          <w:highlight w:val="white"/>
        </w:rPr>
        <w:t xml:space="preserve">The </w:t>
      </w:r>
      <w:r w:rsidR="003C3CAF" w:rsidRPr="00903DBA">
        <w:rPr>
          <w:rStyle w:val="KeyWord0"/>
          <w:highlight w:val="white"/>
        </w:rPr>
        <w:t>GenerateDependencyFile</w:t>
      </w:r>
      <w:r w:rsidRPr="00903DBA">
        <w:rPr>
          <w:highlight w:val="white"/>
        </w:rPr>
        <w:t xml:space="preserve"> method </w:t>
      </w:r>
      <w:r w:rsidR="00AA1002" w:rsidRPr="00903DBA">
        <w:rPr>
          <w:highlight w:val="white"/>
        </w:rPr>
        <w:t>define</w:t>
      </w:r>
      <w:r w:rsidRPr="00903DBA">
        <w:rPr>
          <w:highlight w:val="white"/>
        </w:rPr>
        <w:t>s</w:t>
      </w:r>
      <w:r w:rsidR="00AA1002" w:rsidRPr="00903DBA">
        <w:rPr>
          <w:highlight w:val="white"/>
        </w:rPr>
        <w:t xml:space="preserve"> for each source code file its </w:t>
      </w:r>
      <w:r w:rsidR="00F561C8" w:rsidRPr="00903DBA">
        <w:rPr>
          <w:highlight w:val="white"/>
        </w:rPr>
        <w:t>dependency set</w:t>
      </w:r>
      <w:r w:rsidR="00AA1002" w:rsidRPr="00903DBA">
        <w:rPr>
          <w:highlight w:val="white"/>
        </w:rPr>
        <w:t xml:space="preserve">; that is, the name of </w:t>
      </w:r>
      <w:r w:rsidR="00154EB1" w:rsidRPr="00903DBA">
        <w:rPr>
          <w:highlight w:val="white"/>
        </w:rPr>
        <w:t xml:space="preserve">the source file and the names of </w:t>
      </w:r>
      <w:r w:rsidR="00AA1002" w:rsidRPr="00903DBA">
        <w:rPr>
          <w:highlight w:val="white"/>
        </w:rPr>
        <w:t xml:space="preserve">the files (directly or indirectly) included with the </w:t>
      </w:r>
      <w:r w:rsidR="00AA1002" w:rsidRPr="00903DBA">
        <w:rPr>
          <w:rStyle w:val="KeyWord0"/>
          <w:highlight w:val="white"/>
        </w:rPr>
        <w:t>#include</w:t>
      </w:r>
      <w:r w:rsidR="00AA1002" w:rsidRPr="00903DBA">
        <w:rPr>
          <w:highlight w:val="white"/>
        </w:rPr>
        <w:t xml:space="preserve"> preprocessor directive.</w:t>
      </w:r>
      <w:r w:rsidR="00F561C8" w:rsidRPr="00903DBA">
        <w:rPr>
          <w:highlight w:val="white"/>
        </w:rPr>
        <w:t xml:space="preserve"> We use the set of include files information extracted by the preprocessor.</w:t>
      </w:r>
    </w:p>
    <w:p w14:paraId="1D6668D1" w14:textId="20EF1F48" w:rsidR="00C22813" w:rsidRPr="00903DBA" w:rsidRDefault="00C22813" w:rsidP="00C22813">
      <w:pPr>
        <w:pStyle w:val="Code"/>
        <w:rPr>
          <w:highlight w:val="white"/>
        </w:rPr>
      </w:pPr>
      <w:r w:rsidRPr="00903DBA">
        <w:rPr>
          <w:highlight w:val="white"/>
        </w:rPr>
        <w:t xml:space="preserve">    private static void </w:t>
      </w:r>
      <w:r w:rsidR="003C3CAF" w:rsidRPr="00903DBA">
        <w:rPr>
          <w:highlight w:val="white"/>
        </w:rPr>
        <w:t>GenerateDependencyFile</w:t>
      </w:r>
      <w:r w:rsidRPr="00903DBA">
        <w:rPr>
          <w:highlight w:val="white"/>
        </w:rPr>
        <w:t>(FileInfo file,</w:t>
      </w:r>
    </w:p>
    <w:p w14:paraId="7CCFE945" w14:textId="77777777" w:rsidR="00C22813" w:rsidRPr="00903DBA" w:rsidRDefault="00C22813" w:rsidP="00C22813">
      <w:pPr>
        <w:pStyle w:val="Code"/>
        <w:rPr>
          <w:highlight w:val="white"/>
        </w:rPr>
      </w:pPr>
      <w:r w:rsidRPr="00903DBA">
        <w:rPr>
          <w:highlight w:val="white"/>
        </w:rPr>
        <w:t xml:space="preserve">                                            ISet&lt;FileInfo&gt; includeSet) {</w:t>
      </w:r>
    </w:p>
    <w:p w14:paraId="4F3509FB" w14:textId="77777777" w:rsidR="00C22813" w:rsidRPr="00903DBA" w:rsidRDefault="00C22813" w:rsidP="00C22813">
      <w:pPr>
        <w:pStyle w:val="Code"/>
        <w:rPr>
          <w:highlight w:val="white"/>
        </w:rPr>
      </w:pPr>
      <w:r w:rsidRPr="00903DBA">
        <w:rPr>
          <w:highlight w:val="white"/>
        </w:rPr>
        <w:t xml:space="preserve">      FileInfo dependencySetFile = new FileInfo(file.FullName + ".dependency");</w:t>
      </w:r>
    </w:p>
    <w:p w14:paraId="40CCBD39" w14:textId="77777777" w:rsidR="00C22813" w:rsidRPr="00903DBA" w:rsidRDefault="00C22813" w:rsidP="00C22813">
      <w:pPr>
        <w:pStyle w:val="Code"/>
        <w:rPr>
          <w:highlight w:val="white"/>
        </w:rPr>
      </w:pPr>
      <w:r w:rsidRPr="00903DBA">
        <w:rPr>
          <w:highlight w:val="white"/>
        </w:rPr>
        <w:t xml:space="preserve">      StreamWriter dependencyWriter =</w:t>
      </w:r>
    </w:p>
    <w:p w14:paraId="2A1549ED" w14:textId="77777777" w:rsidR="00C22813" w:rsidRPr="00903DBA" w:rsidRDefault="00C22813" w:rsidP="00C22813">
      <w:pPr>
        <w:pStyle w:val="Code"/>
        <w:rPr>
          <w:highlight w:val="white"/>
        </w:rPr>
      </w:pPr>
      <w:r w:rsidRPr="00903DBA">
        <w:rPr>
          <w:highlight w:val="white"/>
        </w:rPr>
        <w:t xml:space="preserve">        new StreamWriter(File.Open(SourcePath + dependencySetFile.Name,</w:t>
      </w:r>
    </w:p>
    <w:p w14:paraId="098401C9" w14:textId="61E28E7F" w:rsidR="00C22813" w:rsidRPr="00903DBA" w:rsidRDefault="00C22813" w:rsidP="00C22813">
      <w:pPr>
        <w:pStyle w:val="Code"/>
        <w:rPr>
          <w:highlight w:val="white"/>
        </w:rPr>
      </w:pPr>
      <w:r w:rsidRPr="00903DBA">
        <w:rPr>
          <w:highlight w:val="white"/>
        </w:rPr>
        <w:t xml:space="preserve">                                   FileMode.Create));</w:t>
      </w:r>
    </w:p>
    <w:p w14:paraId="284539D6" w14:textId="77777777" w:rsidR="00C22813" w:rsidRPr="00903DBA" w:rsidRDefault="00C22813" w:rsidP="00C22813">
      <w:pPr>
        <w:pStyle w:val="Code"/>
        <w:rPr>
          <w:highlight w:val="white"/>
        </w:rPr>
      </w:pPr>
    </w:p>
    <w:p w14:paraId="02C89AF7" w14:textId="77777777" w:rsidR="00C22813" w:rsidRPr="00903DBA" w:rsidRDefault="00C22813" w:rsidP="00C22813">
      <w:pPr>
        <w:pStyle w:val="Code"/>
        <w:rPr>
          <w:highlight w:val="white"/>
        </w:rPr>
      </w:pPr>
      <w:r w:rsidRPr="00903DBA">
        <w:rPr>
          <w:highlight w:val="white"/>
        </w:rPr>
        <w:t xml:space="preserve">      dependencyWriter.Write(file.Name + ".c");</w:t>
      </w:r>
    </w:p>
    <w:p w14:paraId="64EDAF80" w14:textId="77777777" w:rsidR="00C22813" w:rsidRPr="00903DBA" w:rsidRDefault="00C22813" w:rsidP="00C22813">
      <w:pPr>
        <w:pStyle w:val="Code"/>
        <w:rPr>
          <w:highlight w:val="white"/>
        </w:rPr>
      </w:pPr>
      <w:r w:rsidRPr="00903DBA">
        <w:rPr>
          <w:highlight w:val="white"/>
        </w:rPr>
        <w:t xml:space="preserve">      foreach (FileInfo includeFile in includeSet) {</w:t>
      </w:r>
    </w:p>
    <w:p w14:paraId="0D729D11" w14:textId="77777777" w:rsidR="00C22813" w:rsidRPr="00903DBA" w:rsidRDefault="00C22813" w:rsidP="00C22813">
      <w:pPr>
        <w:pStyle w:val="Code"/>
        <w:rPr>
          <w:highlight w:val="white"/>
        </w:rPr>
      </w:pPr>
      <w:r w:rsidRPr="00903DBA">
        <w:rPr>
          <w:highlight w:val="white"/>
        </w:rPr>
        <w:t xml:space="preserve">        dependencyWriter.Write(" " + includeFile.Name);</w:t>
      </w:r>
    </w:p>
    <w:p w14:paraId="01005E4F" w14:textId="77777777" w:rsidR="00C22813" w:rsidRPr="00903DBA" w:rsidRDefault="00C22813" w:rsidP="00C22813">
      <w:pPr>
        <w:pStyle w:val="Code"/>
        <w:rPr>
          <w:highlight w:val="white"/>
        </w:rPr>
      </w:pPr>
      <w:r w:rsidRPr="00903DBA">
        <w:rPr>
          <w:highlight w:val="white"/>
        </w:rPr>
        <w:t xml:space="preserve">      }</w:t>
      </w:r>
    </w:p>
    <w:p w14:paraId="062EBAF8" w14:textId="77777777" w:rsidR="00C22813" w:rsidRPr="00903DBA" w:rsidRDefault="00C22813" w:rsidP="00C22813">
      <w:pPr>
        <w:pStyle w:val="Code"/>
        <w:rPr>
          <w:highlight w:val="white"/>
        </w:rPr>
      </w:pPr>
    </w:p>
    <w:p w14:paraId="49C76D66" w14:textId="77777777" w:rsidR="00C22813" w:rsidRPr="00903DBA" w:rsidRDefault="00C22813" w:rsidP="00C22813">
      <w:pPr>
        <w:pStyle w:val="Code"/>
        <w:rPr>
          <w:highlight w:val="white"/>
        </w:rPr>
      </w:pPr>
      <w:r w:rsidRPr="00903DBA">
        <w:rPr>
          <w:highlight w:val="white"/>
        </w:rPr>
        <w:t xml:space="preserve">      dependencyWriter.Close();</w:t>
      </w:r>
    </w:p>
    <w:p w14:paraId="02BCB4F6" w14:textId="77777777" w:rsidR="00C22813" w:rsidRPr="00903DBA" w:rsidRDefault="00C22813" w:rsidP="00C22813">
      <w:pPr>
        <w:pStyle w:val="Code"/>
        <w:rPr>
          <w:highlight w:val="white"/>
        </w:rPr>
      </w:pPr>
      <w:r w:rsidRPr="00903DBA">
        <w:rPr>
          <w:highlight w:val="white"/>
        </w:rPr>
        <w:t xml:space="preserve">    }</w:t>
      </w:r>
    </w:p>
    <w:p w14:paraId="759BBB68" w14:textId="4C348128" w:rsidR="00F60367" w:rsidRPr="00903DBA" w:rsidRDefault="00F60367" w:rsidP="00F60367">
      <w:pPr>
        <w:rPr>
          <w:highlight w:val="white"/>
        </w:rPr>
      </w:pPr>
      <w:r w:rsidRPr="00903DBA">
        <w:rPr>
          <w:highlight w:val="white"/>
        </w:rPr>
        <w:t xml:space="preserve">The </w:t>
      </w:r>
      <w:r w:rsidR="008E74E1" w:rsidRPr="00903DBA">
        <w:rPr>
          <w:rStyle w:val="KeyWord0"/>
          <w:highlight w:val="white"/>
        </w:rPr>
        <w:t>IsGeneratedFile</w:t>
      </w:r>
      <w:r w:rsidR="00FA5797" w:rsidRPr="00903DBA">
        <w:rPr>
          <w:rStyle w:val="KeyWord0"/>
          <w:highlight w:val="white"/>
        </w:rPr>
        <w:t>Fresh</w:t>
      </w:r>
      <w:r w:rsidRPr="00903DBA">
        <w:rPr>
          <w:highlight w:val="white"/>
        </w:rPr>
        <w:t xml:space="preserve"> method decides whether a </w:t>
      </w:r>
      <w:r w:rsidR="00442E0E" w:rsidRPr="00903DBA">
        <w:rPr>
          <w:highlight w:val="white"/>
        </w:rPr>
        <w:t>generated</w:t>
      </w:r>
      <w:r w:rsidRPr="00903DBA">
        <w:rPr>
          <w:highlight w:val="white"/>
        </w:rPr>
        <w:t xml:space="preserve"> file is </w:t>
      </w:r>
      <w:r w:rsidR="00FA5797" w:rsidRPr="00903DBA">
        <w:rPr>
          <w:highlight w:val="white"/>
        </w:rPr>
        <w:t>fresh</w:t>
      </w:r>
      <w:r w:rsidRPr="00903DBA">
        <w:rPr>
          <w:highlight w:val="white"/>
        </w:rPr>
        <w:t xml:space="preserve">; that is, </w:t>
      </w:r>
      <w:r w:rsidR="00194D19" w:rsidRPr="00903DBA">
        <w:rPr>
          <w:highlight w:val="white"/>
        </w:rPr>
        <w:t xml:space="preserve">if </w:t>
      </w:r>
      <w:r w:rsidR="00F3279E" w:rsidRPr="00903DBA">
        <w:rPr>
          <w:highlight w:val="white"/>
        </w:rPr>
        <w:t>none of i</w:t>
      </w:r>
      <w:r w:rsidR="00194D19" w:rsidRPr="00903DBA">
        <w:rPr>
          <w:highlight w:val="white"/>
        </w:rPr>
        <w:t xml:space="preserve">ts dependency files has been modified since </w:t>
      </w:r>
      <w:r w:rsidR="0057472D" w:rsidRPr="00903DBA">
        <w:rPr>
          <w:highlight w:val="white"/>
        </w:rPr>
        <w:t xml:space="preserve">the </w:t>
      </w:r>
      <w:r w:rsidR="00442E0E" w:rsidRPr="00903DBA">
        <w:rPr>
          <w:highlight w:val="white"/>
        </w:rPr>
        <w:t>generated</w:t>
      </w:r>
      <w:r w:rsidR="0057472D" w:rsidRPr="00903DBA">
        <w:rPr>
          <w:highlight w:val="white"/>
        </w:rPr>
        <w:t xml:space="preserve"> file</w:t>
      </w:r>
      <w:r w:rsidR="00194D19" w:rsidRPr="00903DBA">
        <w:rPr>
          <w:highlight w:val="white"/>
        </w:rPr>
        <w:t xml:space="preserve"> </w:t>
      </w:r>
      <w:r w:rsidR="00C5753C" w:rsidRPr="00903DBA">
        <w:rPr>
          <w:highlight w:val="white"/>
        </w:rPr>
        <w:t>was modified.</w:t>
      </w:r>
    </w:p>
    <w:p w14:paraId="5D2CC9A7" w14:textId="2304B798" w:rsidR="00301597" w:rsidRPr="00903DBA" w:rsidRDefault="00301597" w:rsidP="00301597">
      <w:pPr>
        <w:pStyle w:val="Code"/>
        <w:rPr>
          <w:highlight w:val="white"/>
        </w:rPr>
      </w:pPr>
      <w:r w:rsidRPr="00903DBA">
        <w:rPr>
          <w:highlight w:val="white"/>
        </w:rPr>
        <w:t xml:space="preserve">    public static bool IsGeneratedFile</w:t>
      </w:r>
      <w:r w:rsidR="00FA5797" w:rsidRPr="00903DBA">
        <w:rPr>
          <w:highlight w:val="white"/>
        </w:rPr>
        <w:t>Fresh</w:t>
      </w:r>
      <w:r w:rsidRPr="00903DBA">
        <w:rPr>
          <w:highlight w:val="white"/>
        </w:rPr>
        <w:t>(FileInfo file, string suffix) {</w:t>
      </w:r>
    </w:p>
    <w:p w14:paraId="463BA333" w14:textId="04D76D93" w:rsidR="00301597" w:rsidRPr="00903DBA" w:rsidRDefault="00301597" w:rsidP="00301597">
      <w:pPr>
        <w:pStyle w:val="Code"/>
        <w:rPr>
          <w:highlight w:val="white"/>
        </w:rPr>
      </w:pPr>
      <w:r w:rsidRPr="00903DBA">
        <w:rPr>
          <w:highlight w:val="white"/>
        </w:rPr>
        <w:t xml:space="preserve">      FileInfo </w:t>
      </w:r>
      <w:r w:rsidR="00442E0E" w:rsidRPr="00903DBA">
        <w:rPr>
          <w:highlight w:val="white"/>
        </w:rPr>
        <w:t>generated</w:t>
      </w:r>
      <w:r w:rsidRPr="00903DBA">
        <w:rPr>
          <w:highlight w:val="white"/>
        </w:rPr>
        <w:t>File = new FileInfo(file.FullName + suffix)</w:t>
      </w:r>
      <w:r w:rsidR="00F40AE2" w:rsidRPr="00903DBA">
        <w:rPr>
          <w:highlight w:val="white"/>
        </w:rPr>
        <w:t xml:space="preserve">, </w:t>
      </w:r>
    </w:p>
    <w:p w14:paraId="4B25237A" w14:textId="7397C656" w:rsidR="00F40AE2" w:rsidRPr="00903DBA" w:rsidRDefault="00F40AE2" w:rsidP="00F40AE2">
      <w:pPr>
        <w:pStyle w:val="Code"/>
        <w:rPr>
          <w:highlight w:val="white"/>
        </w:rPr>
      </w:pPr>
      <w:r w:rsidRPr="00903DBA">
        <w:rPr>
          <w:highlight w:val="white"/>
        </w:rPr>
        <w:t xml:space="preserve">               dependencySetFile = new FileInfo(file.FullName + ".dependency");</w:t>
      </w:r>
    </w:p>
    <w:p w14:paraId="3D605B02" w14:textId="203AEE04" w:rsidR="000848EB" w:rsidRPr="00903DBA" w:rsidRDefault="0057472D" w:rsidP="0057472D">
      <w:pPr>
        <w:rPr>
          <w:highlight w:val="white"/>
        </w:rPr>
      </w:pPr>
      <w:r w:rsidRPr="00903DBA">
        <w:rPr>
          <w:highlight w:val="white"/>
        </w:rPr>
        <w:t xml:space="preserve">If the </w:t>
      </w:r>
      <w:r w:rsidR="00442E0E" w:rsidRPr="00903DBA">
        <w:rPr>
          <w:highlight w:val="white"/>
        </w:rPr>
        <w:t>generated</w:t>
      </w:r>
      <w:r w:rsidRPr="00903DBA">
        <w:rPr>
          <w:highlight w:val="white"/>
        </w:rPr>
        <w:t xml:space="preserve"> file does not exist, </w:t>
      </w:r>
      <w:r w:rsidR="0089791A" w:rsidRPr="00903DBA">
        <w:rPr>
          <w:highlight w:val="white"/>
        </w:rPr>
        <w:t xml:space="preserve">it is obviously not </w:t>
      </w:r>
      <w:r w:rsidR="00FA5797" w:rsidRPr="00903DBA">
        <w:rPr>
          <w:highlight w:val="white"/>
        </w:rPr>
        <w:t>fresh</w:t>
      </w:r>
      <w:r w:rsidR="0089791A" w:rsidRPr="00903DBA">
        <w:rPr>
          <w:highlight w:val="white"/>
        </w:rPr>
        <w:t>, so we return false.</w:t>
      </w:r>
      <w:r w:rsidR="00FC6A53" w:rsidRPr="00903DBA">
        <w:rPr>
          <w:highlight w:val="white"/>
        </w:rPr>
        <w:t xml:space="preserve"> If the dependency set file does not exist, we </w:t>
      </w:r>
      <w:proofErr w:type="gramStart"/>
      <w:r w:rsidR="00FC6A53" w:rsidRPr="00903DBA">
        <w:rPr>
          <w:highlight w:val="white"/>
        </w:rPr>
        <w:t>have to</w:t>
      </w:r>
      <w:proofErr w:type="gramEnd"/>
      <w:r w:rsidR="00FC6A53" w:rsidRPr="00903DBA">
        <w:rPr>
          <w:highlight w:val="white"/>
        </w:rPr>
        <w:t xml:space="preserve"> assume that </w:t>
      </w:r>
      <w:r w:rsidR="00C5753C" w:rsidRPr="00903DBA">
        <w:rPr>
          <w:highlight w:val="white"/>
        </w:rPr>
        <w:t xml:space="preserve">it is not fresh due to </w:t>
      </w:r>
      <w:r w:rsidR="00FC6A53" w:rsidRPr="00903DBA">
        <w:rPr>
          <w:highlight w:val="white"/>
        </w:rPr>
        <w:t>dependencies, and we return false.</w:t>
      </w:r>
    </w:p>
    <w:p w14:paraId="34902A41" w14:textId="56798550" w:rsidR="000848EB" w:rsidRPr="00903DBA" w:rsidRDefault="000848EB" w:rsidP="000848EB">
      <w:pPr>
        <w:pStyle w:val="Code"/>
        <w:rPr>
          <w:highlight w:val="white"/>
        </w:rPr>
      </w:pPr>
      <w:r w:rsidRPr="00903DBA">
        <w:rPr>
          <w:highlight w:val="white"/>
        </w:rPr>
        <w:t xml:space="preserve">      if (</w:t>
      </w:r>
      <w:r w:rsidR="00F40AE2" w:rsidRPr="00903DBA">
        <w:rPr>
          <w:highlight w:val="white"/>
        </w:rPr>
        <w:t>!</w:t>
      </w:r>
      <w:r w:rsidR="00442E0E" w:rsidRPr="00903DBA">
        <w:rPr>
          <w:highlight w:val="white"/>
        </w:rPr>
        <w:t>generated</w:t>
      </w:r>
      <w:r w:rsidRPr="00903DBA">
        <w:rPr>
          <w:highlight w:val="white"/>
        </w:rPr>
        <w:t>File.Exists</w:t>
      </w:r>
      <w:r w:rsidR="00F40AE2" w:rsidRPr="00903DBA">
        <w:rPr>
          <w:highlight w:val="white"/>
        </w:rPr>
        <w:t xml:space="preserve"> || !</w:t>
      </w:r>
      <w:r w:rsidR="00FC6A53" w:rsidRPr="00903DBA">
        <w:rPr>
          <w:highlight w:val="white"/>
        </w:rPr>
        <w:t>dependencySetFile.Exists</w:t>
      </w:r>
      <w:r w:rsidRPr="00903DBA">
        <w:rPr>
          <w:highlight w:val="white"/>
        </w:rPr>
        <w:t>) {</w:t>
      </w:r>
    </w:p>
    <w:p w14:paraId="19B1C0E1" w14:textId="77777777" w:rsidR="000848EB" w:rsidRPr="00903DBA" w:rsidRDefault="000848EB" w:rsidP="000848EB">
      <w:pPr>
        <w:pStyle w:val="Code"/>
        <w:rPr>
          <w:highlight w:val="white"/>
        </w:rPr>
      </w:pPr>
      <w:r w:rsidRPr="00903DBA">
        <w:rPr>
          <w:highlight w:val="white"/>
        </w:rPr>
        <w:t xml:space="preserve">        return false;</w:t>
      </w:r>
    </w:p>
    <w:p w14:paraId="5341333B" w14:textId="77777777" w:rsidR="000848EB" w:rsidRPr="00903DBA" w:rsidRDefault="000848EB" w:rsidP="000848EB">
      <w:pPr>
        <w:pStyle w:val="Code"/>
        <w:rPr>
          <w:highlight w:val="white"/>
        </w:rPr>
      </w:pPr>
      <w:r w:rsidRPr="00903DBA">
        <w:rPr>
          <w:highlight w:val="white"/>
        </w:rPr>
        <w:t xml:space="preserve">      }</w:t>
      </w:r>
    </w:p>
    <w:p w14:paraId="075740D1" w14:textId="78C7AB3F" w:rsidR="000848EB" w:rsidRPr="00903DBA" w:rsidRDefault="0089791A" w:rsidP="0089791A">
      <w:pPr>
        <w:rPr>
          <w:highlight w:val="white"/>
        </w:rPr>
      </w:pPr>
      <w:r w:rsidRPr="00903DBA">
        <w:rPr>
          <w:highlight w:val="white"/>
        </w:rPr>
        <w:t xml:space="preserve">If none of the cases above apply, we continue to </w:t>
      </w:r>
      <w:proofErr w:type="gramStart"/>
      <w:r w:rsidR="00F136C4" w:rsidRPr="00903DBA">
        <w:rPr>
          <w:highlight w:val="white"/>
        </w:rPr>
        <w:t>look into</w:t>
      </w:r>
      <w:proofErr w:type="gramEnd"/>
      <w:r w:rsidR="00F136C4" w:rsidRPr="00903DBA">
        <w:rPr>
          <w:highlight w:val="white"/>
        </w:rPr>
        <w:t xml:space="preserve"> the dependency files; that is, the </w:t>
      </w:r>
      <w:r w:rsidR="003A18F8" w:rsidRPr="00903DBA">
        <w:rPr>
          <w:highlight w:val="white"/>
        </w:rPr>
        <w:t xml:space="preserve">files that </w:t>
      </w:r>
      <w:r w:rsidR="00DB2FB7" w:rsidRPr="00903DBA">
        <w:rPr>
          <w:highlight w:val="white"/>
        </w:rPr>
        <w:t xml:space="preserve">the </w:t>
      </w:r>
      <w:r w:rsidR="00442E0E" w:rsidRPr="00903DBA">
        <w:rPr>
          <w:highlight w:val="white"/>
        </w:rPr>
        <w:t>generated</w:t>
      </w:r>
      <w:r w:rsidR="00DB2FB7" w:rsidRPr="00903DBA">
        <w:rPr>
          <w:highlight w:val="white"/>
        </w:rPr>
        <w:t xml:space="preserve"> file is </w:t>
      </w:r>
      <w:r w:rsidR="003A18F8" w:rsidRPr="00903DBA">
        <w:rPr>
          <w:highlight w:val="white"/>
        </w:rPr>
        <w:t xml:space="preserve">(directly or indirectly) </w:t>
      </w:r>
      <w:r w:rsidR="00DB2FB7" w:rsidRPr="00903DBA">
        <w:rPr>
          <w:highlight w:val="white"/>
        </w:rPr>
        <w:t>dependent of.</w:t>
      </w:r>
    </w:p>
    <w:p w14:paraId="7370915E" w14:textId="54CD2680"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5926BE" w:rsidRPr="00903DBA">
        <w:rPr>
          <w:highlight w:val="white"/>
        </w:rPr>
        <w:t>SetFile</w:t>
      </w:r>
      <w:r w:rsidRPr="00903DBA">
        <w:rPr>
          <w:highlight w:val="white"/>
        </w:rPr>
        <w:t>.Exists) {</w:t>
      </w:r>
    </w:p>
    <w:p w14:paraId="4085BC15" w14:textId="77777777" w:rsidR="000848EB" w:rsidRPr="00903DBA" w:rsidRDefault="000848EB" w:rsidP="000848EB">
      <w:pPr>
        <w:pStyle w:val="Code"/>
        <w:rPr>
          <w:highlight w:val="white"/>
        </w:rPr>
      </w:pPr>
      <w:r w:rsidRPr="00903DBA">
        <w:rPr>
          <w:highlight w:val="white"/>
        </w:rPr>
        <w:t xml:space="preserve">        try {</w:t>
      </w:r>
    </w:p>
    <w:p w14:paraId="794EEA8B" w14:textId="1A7AFFE0" w:rsidR="00867389" w:rsidRPr="00903DBA" w:rsidRDefault="000848EB" w:rsidP="000848EB">
      <w:pPr>
        <w:pStyle w:val="Code"/>
        <w:rPr>
          <w:highlight w:val="white"/>
        </w:rPr>
      </w:pPr>
      <w:r w:rsidRPr="00903DBA">
        <w:rPr>
          <w:highlight w:val="white"/>
        </w:rPr>
        <w:t xml:space="preserve">          StreamReader </w:t>
      </w:r>
      <w:r w:rsidR="00DB2FB7" w:rsidRPr="00903DBA">
        <w:rPr>
          <w:highlight w:val="white"/>
        </w:rPr>
        <w:t>dependency</w:t>
      </w:r>
      <w:r w:rsidR="005926BE" w:rsidRPr="00903DBA">
        <w:rPr>
          <w:highlight w:val="white"/>
        </w:rPr>
        <w:t xml:space="preserve">SetReader </w:t>
      </w:r>
      <w:r w:rsidRPr="00903DBA">
        <w:rPr>
          <w:highlight w:val="white"/>
        </w:rPr>
        <w:t>=</w:t>
      </w:r>
    </w:p>
    <w:p w14:paraId="658D520F" w14:textId="359868F6" w:rsidR="000848EB" w:rsidRPr="00903DBA" w:rsidRDefault="00867389" w:rsidP="000848EB">
      <w:pPr>
        <w:pStyle w:val="Code"/>
        <w:rPr>
          <w:highlight w:val="white"/>
        </w:rPr>
      </w:pPr>
      <w:r w:rsidRPr="00903DBA">
        <w:rPr>
          <w:highlight w:val="white"/>
        </w:rPr>
        <w:t xml:space="preserve">            </w:t>
      </w:r>
      <w:r w:rsidR="000848EB" w:rsidRPr="00903DBA">
        <w:rPr>
          <w:highlight w:val="white"/>
        </w:rPr>
        <w:t>new StreamReader(File.OpenRead(</w:t>
      </w:r>
      <w:r w:rsidR="00DB2FB7" w:rsidRPr="00903DBA">
        <w:rPr>
          <w:highlight w:val="white"/>
        </w:rPr>
        <w:t>dependency</w:t>
      </w:r>
      <w:r w:rsidR="005926BE" w:rsidRPr="00903DBA">
        <w:rPr>
          <w:highlight w:val="white"/>
        </w:rPr>
        <w:t>SetFile</w:t>
      </w:r>
      <w:r w:rsidR="000848EB" w:rsidRPr="00903DBA">
        <w:rPr>
          <w:highlight w:val="white"/>
        </w:rPr>
        <w:t>.FullName));</w:t>
      </w:r>
    </w:p>
    <w:p w14:paraId="799200E2" w14:textId="42E578AB"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163EB6" w:rsidRPr="00903DBA">
        <w:rPr>
          <w:highlight w:val="white"/>
        </w:rPr>
        <w:t>Set</w:t>
      </w:r>
      <w:r w:rsidR="00586C7E" w:rsidRPr="00903DBA">
        <w:rPr>
          <w:highlight w:val="white"/>
        </w:rPr>
        <w:t>T</w:t>
      </w:r>
      <w:r w:rsidRPr="00903DBA">
        <w:rPr>
          <w:highlight w:val="white"/>
        </w:rPr>
        <w:t xml:space="preserve">ext = </w:t>
      </w:r>
      <w:r w:rsidR="00DB2FB7" w:rsidRPr="00903DBA">
        <w:rPr>
          <w:highlight w:val="white"/>
        </w:rPr>
        <w:t>dependency</w:t>
      </w:r>
      <w:r w:rsidR="005926BE" w:rsidRPr="00903DBA">
        <w:rPr>
          <w:highlight w:val="white"/>
        </w:rPr>
        <w:t>SetReader</w:t>
      </w:r>
      <w:r w:rsidRPr="00903DBA">
        <w:rPr>
          <w:highlight w:val="white"/>
        </w:rPr>
        <w:t>.ReadToEnd();</w:t>
      </w:r>
    </w:p>
    <w:p w14:paraId="7138CC78" w14:textId="24862BD2" w:rsidR="000848EB" w:rsidRPr="00903DBA" w:rsidRDefault="000848EB" w:rsidP="000848EB">
      <w:pPr>
        <w:pStyle w:val="Code"/>
        <w:rPr>
          <w:highlight w:val="white"/>
        </w:rPr>
      </w:pPr>
      <w:r w:rsidRPr="00903DBA">
        <w:rPr>
          <w:highlight w:val="white"/>
        </w:rPr>
        <w:t xml:space="preserve">          </w:t>
      </w:r>
      <w:r w:rsidR="00DB2FB7" w:rsidRPr="00903DBA">
        <w:rPr>
          <w:highlight w:val="white"/>
        </w:rPr>
        <w:t>dependency</w:t>
      </w:r>
      <w:r w:rsidR="005926BE" w:rsidRPr="00903DBA">
        <w:rPr>
          <w:highlight w:val="white"/>
        </w:rPr>
        <w:t>SetReader</w:t>
      </w:r>
      <w:r w:rsidRPr="00903DBA">
        <w:rPr>
          <w:highlight w:val="white"/>
        </w:rPr>
        <w:t>.Close();</w:t>
      </w:r>
    </w:p>
    <w:p w14:paraId="2B0906DD" w14:textId="1749F367" w:rsidR="000848EB" w:rsidRPr="00903DBA" w:rsidRDefault="00024666" w:rsidP="004C06A3">
      <w:pPr>
        <w:rPr>
          <w:highlight w:val="white"/>
        </w:rPr>
      </w:pPr>
      <w:r w:rsidRPr="00903DBA">
        <w:rPr>
          <w:highlight w:val="white"/>
        </w:rPr>
        <w:t xml:space="preserve">We split the </w:t>
      </w:r>
      <w:r w:rsidR="004C06A3" w:rsidRPr="00903DBA">
        <w:rPr>
          <w:highlight w:val="white"/>
        </w:rPr>
        <w:t xml:space="preserve">file </w:t>
      </w:r>
      <w:r w:rsidRPr="00903DBA">
        <w:rPr>
          <w:highlight w:val="white"/>
        </w:rPr>
        <w:t xml:space="preserve">text into </w:t>
      </w:r>
      <w:r w:rsidR="00DB2FB7" w:rsidRPr="00903DBA">
        <w:rPr>
          <w:highlight w:val="white"/>
        </w:rPr>
        <w:t>dependency</w:t>
      </w:r>
      <w:r w:rsidR="00725614" w:rsidRPr="00903DBA">
        <w:rPr>
          <w:highlight w:val="white"/>
        </w:rPr>
        <w:t xml:space="preserve"> file</w:t>
      </w:r>
      <w:r w:rsidR="003522A7" w:rsidRPr="00903DBA">
        <w:rPr>
          <w:highlight w:val="white"/>
        </w:rPr>
        <w:t xml:space="preserve"> </w:t>
      </w:r>
      <w:r w:rsidRPr="00903DBA">
        <w:rPr>
          <w:highlight w:val="white"/>
        </w:rPr>
        <w:t xml:space="preserve">names and check </w:t>
      </w:r>
      <w:r w:rsidR="004C06A3" w:rsidRPr="00903DBA">
        <w:rPr>
          <w:highlight w:val="white"/>
        </w:rPr>
        <w:t>whether the fil</w:t>
      </w:r>
      <w:r w:rsidR="00950D00" w:rsidRPr="00903DBA">
        <w:rPr>
          <w:highlight w:val="white"/>
        </w:rPr>
        <w:t>es</w:t>
      </w:r>
      <w:r w:rsidR="004C06A3" w:rsidRPr="00903DBA">
        <w:rPr>
          <w:highlight w:val="white"/>
        </w:rPr>
        <w:t xml:space="preserve"> </w:t>
      </w:r>
      <w:r w:rsidR="00230C0B" w:rsidRPr="00903DBA">
        <w:rPr>
          <w:highlight w:val="white"/>
        </w:rPr>
        <w:t xml:space="preserve">have </w:t>
      </w:r>
      <w:r w:rsidR="00950D00" w:rsidRPr="00903DBA">
        <w:rPr>
          <w:highlight w:val="white"/>
        </w:rPr>
        <w:t xml:space="preserve">been modified </w:t>
      </w:r>
      <w:r w:rsidR="003522A7" w:rsidRPr="00903DBA">
        <w:rPr>
          <w:highlight w:val="white"/>
        </w:rPr>
        <w:t>after</w:t>
      </w:r>
      <w:r w:rsidR="00950D00" w:rsidRPr="00903DBA">
        <w:rPr>
          <w:highlight w:val="white"/>
        </w:rPr>
        <w:t xml:space="preserve"> </w:t>
      </w:r>
      <w:r w:rsidR="00442E0E" w:rsidRPr="00903DBA">
        <w:rPr>
          <w:highlight w:val="white"/>
        </w:rPr>
        <w:t>generated</w:t>
      </w:r>
      <w:r w:rsidR="00950D00" w:rsidRPr="00903DBA">
        <w:rPr>
          <w:highlight w:val="white"/>
        </w:rPr>
        <w:t xml:space="preserve"> file.</w:t>
      </w:r>
    </w:p>
    <w:p w14:paraId="14591C16" w14:textId="6DEC5B29"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163EB6" w:rsidRPr="00903DBA">
        <w:rPr>
          <w:highlight w:val="white"/>
        </w:rPr>
        <w:t>SetText</w:t>
      </w:r>
      <w:r w:rsidRPr="00903DBA">
        <w:rPr>
          <w:highlight w:val="white"/>
        </w:rPr>
        <w:t>.Length &gt; 0) {</w:t>
      </w:r>
    </w:p>
    <w:p w14:paraId="39973CA1" w14:textId="1CF121D6" w:rsidR="000848EB" w:rsidRPr="00903DBA" w:rsidRDefault="000848EB" w:rsidP="000848EB">
      <w:pPr>
        <w:pStyle w:val="Code"/>
        <w:rPr>
          <w:highlight w:val="white"/>
        </w:rPr>
      </w:pPr>
      <w:r w:rsidRPr="00903DBA">
        <w:rPr>
          <w:highlight w:val="white"/>
        </w:rPr>
        <w:t xml:space="preserve">            string[] </w:t>
      </w:r>
      <w:r w:rsidR="00DB2FB7" w:rsidRPr="00903DBA">
        <w:rPr>
          <w:highlight w:val="white"/>
        </w:rPr>
        <w:t>dependency</w:t>
      </w:r>
      <w:r w:rsidR="00D12D80" w:rsidRPr="00903DBA">
        <w:rPr>
          <w:highlight w:val="white"/>
        </w:rPr>
        <w:t>Name</w:t>
      </w:r>
      <w:r w:rsidR="00DC7211" w:rsidRPr="00903DBA">
        <w:rPr>
          <w:highlight w:val="white"/>
        </w:rPr>
        <w:t>A</w:t>
      </w:r>
      <w:r w:rsidRPr="00903DBA">
        <w:rPr>
          <w:highlight w:val="white"/>
        </w:rPr>
        <w:t xml:space="preserve">rray = </w:t>
      </w:r>
      <w:r w:rsidR="00DB2FB7" w:rsidRPr="00903DBA">
        <w:rPr>
          <w:highlight w:val="white"/>
        </w:rPr>
        <w:t>dependency</w:t>
      </w:r>
      <w:r w:rsidR="00163EB6" w:rsidRPr="00903DBA">
        <w:rPr>
          <w:highlight w:val="white"/>
        </w:rPr>
        <w:t>SetText</w:t>
      </w:r>
      <w:r w:rsidRPr="00903DBA">
        <w:rPr>
          <w:highlight w:val="white"/>
        </w:rPr>
        <w:t>.Split(' ');</w:t>
      </w:r>
    </w:p>
    <w:p w14:paraId="79FDAEA6" w14:textId="77777777" w:rsidR="000848EB" w:rsidRPr="00903DBA" w:rsidRDefault="000848EB" w:rsidP="000848EB">
      <w:pPr>
        <w:pStyle w:val="Code"/>
        <w:rPr>
          <w:highlight w:val="white"/>
        </w:rPr>
      </w:pPr>
    </w:p>
    <w:p w14:paraId="1421FF0F" w14:textId="25F91BCD" w:rsidR="000848EB" w:rsidRPr="00903DBA" w:rsidRDefault="000848EB" w:rsidP="000848EB">
      <w:pPr>
        <w:pStyle w:val="Code"/>
        <w:rPr>
          <w:highlight w:val="white"/>
        </w:rPr>
      </w:pPr>
      <w:r w:rsidRPr="00903DBA">
        <w:rPr>
          <w:highlight w:val="white"/>
        </w:rPr>
        <w:t xml:space="preserve">            foreach (string </w:t>
      </w:r>
      <w:r w:rsidR="00DB2FB7" w:rsidRPr="00903DBA">
        <w:rPr>
          <w:highlight w:val="white"/>
        </w:rPr>
        <w:t>dependency</w:t>
      </w:r>
      <w:r w:rsidR="00024666" w:rsidRPr="00903DBA">
        <w:rPr>
          <w:highlight w:val="white"/>
        </w:rPr>
        <w:t>Name</w:t>
      </w:r>
      <w:r w:rsidRPr="00903DBA">
        <w:rPr>
          <w:highlight w:val="white"/>
        </w:rPr>
        <w:t xml:space="preserve"> in </w:t>
      </w:r>
      <w:r w:rsidR="00DB2FB7" w:rsidRPr="00903DBA">
        <w:rPr>
          <w:highlight w:val="white"/>
        </w:rPr>
        <w:t>dependency</w:t>
      </w:r>
      <w:r w:rsidR="00D12D80" w:rsidRPr="00903DBA">
        <w:rPr>
          <w:highlight w:val="white"/>
        </w:rPr>
        <w:t>NameArray</w:t>
      </w:r>
      <w:r w:rsidRPr="00903DBA">
        <w:rPr>
          <w:highlight w:val="white"/>
        </w:rPr>
        <w:t>)  {</w:t>
      </w:r>
    </w:p>
    <w:p w14:paraId="50F71B6D" w14:textId="77777777" w:rsidR="00DB2FB7" w:rsidRPr="00903DBA" w:rsidRDefault="000848EB" w:rsidP="00CC5549">
      <w:pPr>
        <w:pStyle w:val="Code"/>
        <w:rPr>
          <w:highlight w:val="white"/>
        </w:rPr>
      </w:pPr>
      <w:r w:rsidRPr="00903DBA">
        <w:rPr>
          <w:highlight w:val="white"/>
        </w:rPr>
        <w:lastRenderedPageBreak/>
        <w:t xml:space="preserve">              FileInfo </w:t>
      </w:r>
      <w:r w:rsidR="00DB2FB7" w:rsidRPr="00903DBA">
        <w:rPr>
          <w:highlight w:val="white"/>
        </w:rPr>
        <w:t>dependency</w:t>
      </w:r>
      <w:r w:rsidRPr="00903DBA">
        <w:rPr>
          <w:highlight w:val="white"/>
        </w:rPr>
        <w:t>File =</w:t>
      </w:r>
    </w:p>
    <w:p w14:paraId="77429386" w14:textId="6C8198A5" w:rsidR="000848EB" w:rsidRPr="00903DBA" w:rsidRDefault="00DB2FB7" w:rsidP="00CC5549">
      <w:pPr>
        <w:pStyle w:val="Code"/>
        <w:rPr>
          <w:highlight w:val="white"/>
        </w:rPr>
      </w:pPr>
      <w:r w:rsidRPr="00903DBA">
        <w:rPr>
          <w:highlight w:val="white"/>
        </w:rPr>
        <w:t xml:space="preserve">               </w:t>
      </w:r>
      <w:r w:rsidR="0023597F" w:rsidRPr="00903DBA">
        <w:rPr>
          <w:highlight w:val="white"/>
        </w:rPr>
        <w:t xml:space="preserve"> </w:t>
      </w:r>
      <w:r w:rsidR="000848EB" w:rsidRPr="00903DBA">
        <w:rPr>
          <w:highlight w:val="white"/>
        </w:rPr>
        <w:t>new FileInfo(</w:t>
      </w:r>
      <w:r w:rsidR="0023597F" w:rsidRPr="00903DBA">
        <w:rPr>
          <w:highlight w:val="white"/>
        </w:rPr>
        <w:t xml:space="preserve">SourcePath + </w:t>
      </w:r>
      <w:r w:rsidRPr="00903DBA">
        <w:rPr>
          <w:highlight w:val="white"/>
        </w:rPr>
        <w:t>dependency</w:t>
      </w:r>
      <w:r w:rsidR="00B33829" w:rsidRPr="00903DBA">
        <w:rPr>
          <w:highlight w:val="white"/>
        </w:rPr>
        <w:t>Name</w:t>
      </w:r>
      <w:r w:rsidR="00734740" w:rsidRPr="00903DBA">
        <w:rPr>
          <w:highlight w:val="white"/>
        </w:rPr>
        <w:t>)</w:t>
      </w:r>
      <w:r w:rsidR="000848EB" w:rsidRPr="00903DBA">
        <w:rPr>
          <w:highlight w:val="white"/>
        </w:rPr>
        <w:t>;</w:t>
      </w:r>
    </w:p>
    <w:p w14:paraId="6D914BDF" w14:textId="42F99FEE" w:rsidR="00CC5549" w:rsidRPr="00903DBA" w:rsidRDefault="004D2C0B" w:rsidP="004D2C0B">
      <w:pPr>
        <w:rPr>
          <w:highlight w:val="white"/>
        </w:rPr>
      </w:pPr>
      <w:r w:rsidRPr="00903DBA">
        <w:rPr>
          <w:highlight w:val="white"/>
        </w:rPr>
        <w:t xml:space="preserve">If the file </w:t>
      </w:r>
      <w:r w:rsidR="00FF1B25" w:rsidRPr="00903DBA">
        <w:rPr>
          <w:highlight w:val="white"/>
        </w:rPr>
        <w:t>has</w:t>
      </w:r>
      <w:r w:rsidRPr="00903DBA">
        <w:rPr>
          <w:highlight w:val="white"/>
        </w:rPr>
        <w:t xml:space="preserve"> been modified </w:t>
      </w:r>
      <w:r w:rsidR="003522A7" w:rsidRPr="00903DBA">
        <w:rPr>
          <w:highlight w:val="white"/>
        </w:rPr>
        <w:t>after</w:t>
      </w:r>
      <w:r w:rsidR="00230C0B" w:rsidRPr="00903DBA">
        <w:rPr>
          <w:highlight w:val="white"/>
        </w:rPr>
        <w:t xml:space="preserve"> </w:t>
      </w:r>
      <w:r w:rsidRPr="00903DBA">
        <w:rPr>
          <w:highlight w:val="white"/>
        </w:rPr>
        <w:t xml:space="preserve">the </w:t>
      </w:r>
      <w:r w:rsidR="00442E0E" w:rsidRPr="00903DBA">
        <w:rPr>
          <w:highlight w:val="white"/>
        </w:rPr>
        <w:t>generated</w:t>
      </w:r>
      <w:r w:rsidRPr="00903DBA">
        <w:rPr>
          <w:highlight w:val="white"/>
        </w:rPr>
        <w:t xml:space="preserve"> file, </w:t>
      </w:r>
      <w:r w:rsidR="00230C0B" w:rsidRPr="00903DBA">
        <w:rPr>
          <w:highlight w:val="white"/>
        </w:rPr>
        <w:t xml:space="preserve">the </w:t>
      </w:r>
      <w:r w:rsidR="00442E0E" w:rsidRPr="00903DBA">
        <w:rPr>
          <w:highlight w:val="white"/>
        </w:rPr>
        <w:t>generated</w:t>
      </w:r>
      <w:r w:rsidR="00230C0B" w:rsidRPr="00903DBA">
        <w:rPr>
          <w:highlight w:val="white"/>
        </w:rPr>
        <w:t xml:space="preserve"> file is not </w:t>
      </w:r>
      <w:r w:rsidR="00FA5797" w:rsidRPr="00903DBA">
        <w:rPr>
          <w:highlight w:val="white"/>
        </w:rPr>
        <w:t>fresh</w:t>
      </w:r>
      <w:r w:rsidR="00C94EFB" w:rsidRPr="00903DBA">
        <w:rPr>
          <w:highlight w:val="white"/>
        </w:rPr>
        <w:t>,</w:t>
      </w:r>
      <w:r w:rsidR="00230C0B" w:rsidRPr="00903DBA">
        <w:rPr>
          <w:highlight w:val="white"/>
        </w:rPr>
        <w:t xml:space="preserve"> </w:t>
      </w:r>
      <w:r w:rsidRPr="00903DBA">
        <w:rPr>
          <w:highlight w:val="white"/>
        </w:rPr>
        <w:t xml:space="preserve">and </w:t>
      </w:r>
      <w:r w:rsidR="00230C0B" w:rsidRPr="00903DBA">
        <w:rPr>
          <w:highlight w:val="white"/>
        </w:rPr>
        <w:t xml:space="preserve">we </w:t>
      </w:r>
      <w:r w:rsidRPr="00903DBA">
        <w:rPr>
          <w:highlight w:val="white"/>
        </w:rPr>
        <w:t>return false.</w:t>
      </w:r>
    </w:p>
    <w:p w14:paraId="50227AE8" w14:textId="7D793F34" w:rsidR="000848EB" w:rsidRPr="00903DBA" w:rsidRDefault="000848EB" w:rsidP="000848EB">
      <w:pPr>
        <w:pStyle w:val="Code"/>
        <w:rPr>
          <w:highlight w:val="white"/>
        </w:rPr>
      </w:pPr>
      <w:r w:rsidRPr="00903DBA">
        <w:rPr>
          <w:highlight w:val="white"/>
        </w:rPr>
        <w:t xml:space="preserve">              if (</w:t>
      </w:r>
      <w:r w:rsidR="00DB2FB7" w:rsidRPr="00903DBA">
        <w:rPr>
          <w:highlight w:val="white"/>
        </w:rPr>
        <w:t>dependency</w:t>
      </w:r>
      <w:r w:rsidR="00B33829" w:rsidRPr="00903DBA">
        <w:rPr>
          <w:highlight w:val="white"/>
        </w:rPr>
        <w:t>File</w:t>
      </w:r>
      <w:r w:rsidRPr="00903DBA">
        <w:rPr>
          <w:highlight w:val="white"/>
        </w:rPr>
        <w:t xml:space="preserve">.LastWriteTime &gt; </w:t>
      </w:r>
      <w:r w:rsidR="00442E0E" w:rsidRPr="00903DBA">
        <w:rPr>
          <w:highlight w:val="white"/>
        </w:rPr>
        <w:t>generated</w:t>
      </w:r>
      <w:r w:rsidRPr="00903DBA">
        <w:rPr>
          <w:highlight w:val="white"/>
        </w:rPr>
        <w:t>File.LastWriteTime){</w:t>
      </w:r>
    </w:p>
    <w:p w14:paraId="55D2009A" w14:textId="77777777" w:rsidR="000848EB" w:rsidRPr="00903DBA" w:rsidRDefault="000848EB" w:rsidP="000848EB">
      <w:pPr>
        <w:pStyle w:val="Code"/>
        <w:rPr>
          <w:highlight w:val="white"/>
        </w:rPr>
      </w:pPr>
      <w:r w:rsidRPr="00903DBA">
        <w:rPr>
          <w:highlight w:val="white"/>
        </w:rPr>
        <w:t xml:space="preserve">                return false;</w:t>
      </w:r>
    </w:p>
    <w:p w14:paraId="746E0A7B" w14:textId="77777777" w:rsidR="000848EB" w:rsidRPr="00903DBA" w:rsidRDefault="000848EB" w:rsidP="000848EB">
      <w:pPr>
        <w:pStyle w:val="Code"/>
        <w:rPr>
          <w:highlight w:val="white"/>
        </w:rPr>
      </w:pPr>
      <w:r w:rsidRPr="00903DBA">
        <w:rPr>
          <w:highlight w:val="white"/>
        </w:rPr>
        <w:t xml:space="preserve">              }</w:t>
      </w:r>
    </w:p>
    <w:p w14:paraId="3C94F829" w14:textId="77777777" w:rsidR="000848EB" w:rsidRPr="00903DBA" w:rsidRDefault="000848EB" w:rsidP="000848EB">
      <w:pPr>
        <w:pStyle w:val="Code"/>
        <w:rPr>
          <w:highlight w:val="white"/>
        </w:rPr>
      </w:pPr>
      <w:r w:rsidRPr="00903DBA">
        <w:rPr>
          <w:highlight w:val="white"/>
        </w:rPr>
        <w:t xml:space="preserve">            }</w:t>
      </w:r>
    </w:p>
    <w:p w14:paraId="3A0110E4" w14:textId="77777777" w:rsidR="000848EB" w:rsidRPr="00903DBA" w:rsidRDefault="000848EB" w:rsidP="000848EB">
      <w:pPr>
        <w:pStyle w:val="Code"/>
        <w:rPr>
          <w:highlight w:val="white"/>
        </w:rPr>
      </w:pPr>
      <w:r w:rsidRPr="00903DBA">
        <w:rPr>
          <w:highlight w:val="white"/>
        </w:rPr>
        <w:t xml:space="preserve">          }</w:t>
      </w:r>
    </w:p>
    <w:p w14:paraId="55F1C60E" w14:textId="77777777" w:rsidR="000848EB" w:rsidRPr="00903DBA" w:rsidRDefault="000848EB" w:rsidP="000848EB">
      <w:pPr>
        <w:pStyle w:val="Code"/>
        <w:rPr>
          <w:highlight w:val="white"/>
        </w:rPr>
      </w:pPr>
      <w:r w:rsidRPr="00903DBA">
        <w:rPr>
          <w:highlight w:val="white"/>
        </w:rPr>
        <w:t xml:space="preserve">        }</w:t>
      </w:r>
    </w:p>
    <w:p w14:paraId="3747EF03" w14:textId="77777777" w:rsidR="000848EB" w:rsidRPr="00903DBA" w:rsidRDefault="000848EB" w:rsidP="000848EB">
      <w:pPr>
        <w:pStyle w:val="Code"/>
        <w:rPr>
          <w:highlight w:val="white"/>
        </w:rPr>
      </w:pPr>
      <w:r w:rsidRPr="00903DBA">
        <w:rPr>
          <w:highlight w:val="white"/>
        </w:rPr>
        <w:t xml:space="preserve">        catch (IOException ioException) {</w:t>
      </w:r>
    </w:p>
    <w:p w14:paraId="5DA91D74" w14:textId="77777777" w:rsidR="000848EB" w:rsidRPr="00903DBA" w:rsidRDefault="000848EB" w:rsidP="000848EB">
      <w:pPr>
        <w:pStyle w:val="Code"/>
        <w:rPr>
          <w:highlight w:val="white"/>
        </w:rPr>
      </w:pPr>
      <w:r w:rsidRPr="00903DBA">
        <w:rPr>
          <w:highlight w:val="white"/>
        </w:rPr>
        <w:t xml:space="preserve">          Console.Out.WriteLine(ioException.StackTrace);</w:t>
      </w:r>
    </w:p>
    <w:p w14:paraId="3BDBE367" w14:textId="77777777" w:rsidR="000848EB" w:rsidRPr="00903DBA" w:rsidRDefault="000848EB" w:rsidP="000848EB">
      <w:pPr>
        <w:pStyle w:val="Code"/>
        <w:rPr>
          <w:highlight w:val="white"/>
        </w:rPr>
      </w:pPr>
      <w:r w:rsidRPr="00903DBA">
        <w:rPr>
          <w:highlight w:val="white"/>
        </w:rPr>
        <w:t xml:space="preserve">          return false;</w:t>
      </w:r>
    </w:p>
    <w:p w14:paraId="7DAFAE58" w14:textId="77777777" w:rsidR="000848EB" w:rsidRPr="00903DBA" w:rsidRDefault="000848EB" w:rsidP="000848EB">
      <w:pPr>
        <w:pStyle w:val="Code"/>
        <w:rPr>
          <w:highlight w:val="white"/>
        </w:rPr>
      </w:pPr>
      <w:r w:rsidRPr="00903DBA">
        <w:rPr>
          <w:highlight w:val="white"/>
        </w:rPr>
        <w:t xml:space="preserve">        }</w:t>
      </w:r>
    </w:p>
    <w:p w14:paraId="57C0748E" w14:textId="77777777" w:rsidR="000848EB" w:rsidRPr="00903DBA" w:rsidRDefault="000848EB" w:rsidP="000848EB">
      <w:pPr>
        <w:pStyle w:val="Code"/>
        <w:rPr>
          <w:highlight w:val="white"/>
        </w:rPr>
      </w:pPr>
      <w:r w:rsidRPr="00903DBA">
        <w:rPr>
          <w:highlight w:val="white"/>
        </w:rPr>
        <w:t xml:space="preserve">      }</w:t>
      </w:r>
    </w:p>
    <w:p w14:paraId="0D445EE7" w14:textId="34D9777E" w:rsidR="000848EB" w:rsidRPr="00903DBA" w:rsidRDefault="004D2C0B" w:rsidP="004D2C0B">
      <w:pPr>
        <w:rPr>
          <w:highlight w:val="white"/>
        </w:rPr>
      </w:pPr>
      <w:r w:rsidRPr="00903DBA">
        <w:rPr>
          <w:highlight w:val="white"/>
        </w:rPr>
        <w:t>When we have iterated through the without finding any dependenc</w:t>
      </w:r>
      <w:r w:rsidR="00C94EFB" w:rsidRPr="00903DBA">
        <w:rPr>
          <w:highlight w:val="white"/>
        </w:rPr>
        <w:t>ies</w:t>
      </w:r>
      <w:r w:rsidRPr="00903DBA">
        <w:rPr>
          <w:highlight w:val="white"/>
        </w:rPr>
        <w:t xml:space="preserve">, the </w:t>
      </w:r>
      <w:r w:rsidR="00442E0E" w:rsidRPr="00903DBA">
        <w:rPr>
          <w:highlight w:val="white"/>
        </w:rPr>
        <w:t>generated</w:t>
      </w:r>
      <w:r w:rsidR="00230C0B" w:rsidRPr="00903DBA">
        <w:rPr>
          <w:highlight w:val="white"/>
        </w:rPr>
        <w:t xml:space="preserve"> </w:t>
      </w:r>
      <w:r w:rsidRPr="00903DBA">
        <w:rPr>
          <w:highlight w:val="white"/>
        </w:rPr>
        <w:t xml:space="preserve">file is </w:t>
      </w:r>
      <w:proofErr w:type="gramStart"/>
      <w:r w:rsidR="00FA5797" w:rsidRPr="00903DBA">
        <w:rPr>
          <w:highlight w:val="white"/>
        </w:rPr>
        <w:t>fresh</w:t>
      </w:r>
      <w:proofErr w:type="gramEnd"/>
      <w:r w:rsidRPr="00903DBA">
        <w:rPr>
          <w:highlight w:val="white"/>
        </w:rPr>
        <w:t xml:space="preserve"> and we return true.</w:t>
      </w:r>
    </w:p>
    <w:p w14:paraId="12F98C4D" w14:textId="77777777" w:rsidR="000848EB" w:rsidRPr="00903DBA" w:rsidRDefault="000848EB" w:rsidP="000848EB">
      <w:pPr>
        <w:pStyle w:val="Code"/>
        <w:rPr>
          <w:highlight w:val="white"/>
        </w:rPr>
      </w:pPr>
      <w:r w:rsidRPr="00903DBA">
        <w:rPr>
          <w:highlight w:val="white"/>
        </w:rPr>
        <w:t xml:space="preserve">      return true;</w:t>
      </w:r>
    </w:p>
    <w:p w14:paraId="0A882B49" w14:textId="77777777" w:rsidR="000848EB" w:rsidRPr="00903DBA" w:rsidRDefault="000848EB" w:rsidP="000848EB">
      <w:pPr>
        <w:pStyle w:val="Code"/>
        <w:rPr>
          <w:highlight w:val="white"/>
        </w:rPr>
      </w:pPr>
      <w:r w:rsidRPr="00903DBA">
        <w:rPr>
          <w:highlight w:val="white"/>
        </w:rPr>
        <w:t xml:space="preserve">    }</w:t>
      </w:r>
    </w:p>
    <w:p w14:paraId="24F143AC" w14:textId="77777777" w:rsidR="000848EB" w:rsidRPr="00903DBA" w:rsidRDefault="000848EB" w:rsidP="000848EB">
      <w:pPr>
        <w:pStyle w:val="Code"/>
        <w:rPr>
          <w:highlight w:val="white"/>
        </w:rPr>
      </w:pPr>
      <w:r w:rsidRPr="00903DBA">
        <w:rPr>
          <w:highlight w:val="white"/>
        </w:rPr>
        <w:t xml:space="preserve">  }</w:t>
      </w:r>
    </w:p>
    <w:p w14:paraId="56BDE125" w14:textId="77777777" w:rsidR="000848EB" w:rsidRPr="00903DBA" w:rsidRDefault="000848EB" w:rsidP="000848EB">
      <w:pPr>
        <w:pStyle w:val="Code"/>
        <w:rPr>
          <w:highlight w:val="white"/>
        </w:rPr>
      </w:pPr>
      <w:r w:rsidRPr="00903DBA">
        <w:rPr>
          <w:highlight w:val="white"/>
        </w:rPr>
        <w:t>}</w:t>
      </w:r>
    </w:p>
    <w:p w14:paraId="4D73231B" w14:textId="5FD99D9C" w:rsidR="000848EB" w:rsidRPr="00903DBA" w:rsidRDefault="00621688" w:rsidP="00621688">
      <w:pPr>
        <w:rPr>
          <w:highlight w:val="white"/>
        </w:rPr>
      </w:pPr>
      <w:proofErr w:type="gramStart"/>
      <w:r w:rsidRPr="00903DBA">
        <w:rPr>
          <w:highlight w:val="white"/>
        </w:rPr>
        <w:t>In order for</w:t>
      </w:r>
      <w:proofErr w:type="gramEnd"/>
      <w:r w:rsidRPr="00903DBA">
        <w:rPr>
          <w:highlight w:val="white"/>
        </w:rPr>
        <w:t xml:space="preserve"> the parsers of this book to work properly, we add three parser classes.</w:t>
      </w:r>
      <w:r w:rsidR="006A0812" w:rsidRPr="00903DBA">
        <w:rPr>
          <w:highlight w:val="white"/>
        </w:rPr>
        <w:t xml:space="preserve"> We need them </w:t>
      </w:r>
      <w:proofErr w:type="gramStart"/>
      <w:r w:rsidR="006A0812" w:rsidRPr="00903DBA">
        <w:rPr>
          <w:highlight w:val="white"/>
        </w:rPr>
        <w:t>in order to</w:t>
      </w:r>
      <w:proofErr w:type="gramEnd"/>
      <w:r w:rsidR="006A0812" w:rsidRPr="00903DBA">
        <w:rPr>
          <w:highlight w:val="white"/>
        </w:rPr>
        <w:t xml:space="preserve"> use the parsers.</w:t>
      </w:r>
    </w:p>
    <w:p w14:paraId="55169468" w14:textId="77777777" w:rsidR="000848EB" w:rsidRPr="00903DBA" w:rsidRDefault="000848EB" w:rsidP="000848EB">
      <w:pPr>
        <w:pStyle w:val="Code"/>
        <w:rPr>
          <w:highlight w:val="white"/>
        </w:rPr>
      </w:pPr>
      <w:r w:rsidRPr="00903DBA">
        <w:rPr>
          <w:highlight w:val="white"/>
        </w:rPr>
        <w:t>namespace CCompiler_Main {</w:t>
      </w:r>
    </w:p>
    <w:p w14:paraId="03FD7221" w14:textId="77777777" w:rsidR="00867389" w:rsidRPr="00903DBA" w:rsidRDefault="000848EB" w:rsidP="000848EB">
      <w:pPr>
        <w:pStyle w:val="Code"/>
        <w:rPr>
          <w:highlight w:val="white"/>
        </w:rPr>
      </w:pPr>
      <w:r w:rsidRPr="00903DBA">
        <w:rPr>
          <w:highlight w:val="white"/>
        </w:rPr>
        <w:t xml:space="preserve">  public partial class Parser :</w:t>
      </w:r>
    </w:p>
    <w:p w14:paraId="5E482C33" w14:textId="1DBB49F0" w:rsidR="000848EB" w:rsidRPr="00903DBA" w:rsidRDefault="00867389" w:rsidP="000848EB">
      <w:pPr>
        <w:pStyle w:val="Code"/>
        <w:rPr>
          <w:highlight w:val="white"/>
        </w:rPr>
      </w:pPr>
      <w:r w:rsidRPr="00903DBA">
        <w:rPr>
          <w:highlight w:val="white"/>
        </w:rPr>
        <w:t xml:space="preserve">        </w:t>
      </w:r>
      <w:r w:rsidR="000848EB" w:rsidRPr="00903DBA">
        <w:rPr>
          <w:highlight w:val="white"/>
        </w:rPr>
        <w:t xml:space="preserve"> QUT.Gppg.ShiftReduceParser&lt;ValueType, QUT.Gppg.LexLocation&gt; {</w:t>
      </w:r>
    </w:p>
    <w:p w14:paraId="11D4993D" w14:textId="77777777" w:rsidR="000848EB" w:rsidRPr="00903DBA" w:rsidRDefault="000848EB" w:rsidP="000848EB">
      <w:pPr>
        <w:pStyle w:val="Code"/>
        <w:rPr>
          <w:highlight w:val="white"/>
        </w:rPr>
      </w:pPr>
      <w:r w:rsidRPr="00903DBA">
        <w:rPr>
          <w:highlight w:val="white"/>
        </w:rPr>
        <w:t xml:space="preserve">    public Parser(Scanner scanner)</w:t>
      </w:r>
    </w:p>
    <w:p w14:paraId="2407848A" w14:textId="77777777" w:rsidR="000848EB" w:rsidRPr="00903DBA" w:rsidRDefault="000848EB" w:rsidP="000848EB">
      <w:pPr>
        <w:pStyle w:val="Code"/>
        <w:rPr>
          <w:highlight w:val="white"/>
        </w:rPr>
      </w:pPr>
      <w:r w:rsidRPr="00903DBA">
        <w:rPr>
          <w:highlight w:val="white"/>
        </w:rPr>
        <w:t xml:space="preserve">     :base(scanner) {</w:t>
      </w:r>
    </w:p>
    <w:p w14:paraId="4F7471A2" w14:textId="77777777" w:rsidR="000848EB" w:rsidRPr="00903DBA" w:rsidRDefault="000848EB" w:rsidP="000848EB">
      <w:pPr>
        <w:pStyle w:val="Code"/>
        <w:rPr>
          <w:highlight w:val="white"/>
        </w:rPr>
      </w:pPr>
      <w:r w:rsidRPr="00903DBA">
        <w:rPr>
          <w:highlight w:val="white"/>
        </w:rPr>
        <w:t xml:space="preserve">      // Empty.</w:t>
      </w:r>
    </w:p>
    <w:p w14:paraId="413822FA" w14:textId="77777777" w:rsidR="000848EB" w:rsidRPr="00903DBA" w:rsidRDefault="000848EB" w:rsidP="000848EB">
      <w:pPr>
        <w:pStyle w:val="Code"/>
        <w:rPr>
          <w:highlight w:val="white"/>
        </w:rPr>
      </w:pPr>
      <w:r w:rsidRPr="00903DBA">
        <w:rPr>
          <w:highlight w:val="white"/>
        </w:rPr>
        <w:t xml:space="preserve">    }</w:t>
      </w:r>
    </w:p>
    <w:p w14:paraId="21A2A378" w14:textId="77777777" w:rsidR="000848EB" w:rsidRPr="00903DBA" w:rsidRDefault="000848EB" w:rsidP="000848EB">
      <w:pPr>
        <w:pStyle w:val="Code"/>
        <w:rPr>
          <w:highlight w:val="white"/>
        </w:rPr>
      </w:pPr>
      <w:r w:rsidRPr="00903DBA">
        <w:rPr>
          <w:highlight w:val="white"/>
        </w:rPr>
        <w:t xml:space="preserve">  }</w:t>
      </w:r>
    </w:p>
    <w:p w14:paraId="7765F37B" w14:textId="77777777" w:rsidR="000848EB" w:rsidRPr="00903DBA" w:rsidRDefault="000848EB" w:rsidP="000848EB">
      <w:pPr>
        <w:pStyle w:val="Code"/>
        <w:rPr>
          <w:highlight w:val="white"/>
        </w:rPr>
      </w:pPr>
      <w:r w:rsidRPr="00903DBA">
        <w:rPr>
          <w:highlight w:val="white"/>
        </w:rPr>
        <w:t>}</w:t>
      </w:r>
    </w:p>
    <w:p w14:paraId="1D3A9B10" w14:textId="55FD5E35" w:rsidR="000848EB" w:rsidRPr="00903DBA" w:rsidRDefault="007E5011" w:rsidP="007E5011">
      <w:pPr>
        <w:rPr>
          <w:highlight w:val="white"/>
        </w:rPr>
      </w:pPr>
      <w:r w:rsidRPr="00903DBA">
        <w:rPr>
          <w:highlight w:val="white"/>
        </w:rPr>
        <w:t xml:space="preserve">The expression parser is used by the preprocessor, to parse expressions in the </w:t>
      </w:r>
      <w:r w:rsidRPr="00903DBA">
        <w:rPr>
          <w:rStyle w:val="KeyWord0"/>
          <w:highlight w:val="white"/>
        </w:rPr>
        <w:t>#if</w:t>
      </w:r>
      <w:r w:rsidRPr="00903DBA">
        <w:rPr>
          <w:highlight w:val="white"/>
        </w:rPr>
        <w:t xml:space="preserve"> and </w:t>
      </w:r>
      <w:r w:rsidRPr="00903DBA">
        <w:rPr>
          <w:rStyle w:val="KeyWord0"/>
          <w:highlight w:val="white"/>
        </w:rPr>
        <w:t>#ifelse</w:t>
      </w:r>
      <w:r w:rsidRPr="00903DBA">
        <w:rPr>
          <w:highlight w:val="white"/>
        </w:rPr>
        <w:t xml:space="preserve"> directives. In the </w:t>
      </w:r>
      <w:r w:rsidR="00DE7074" w:rsidRPr="00903DBA">
        <w:rPr>
          <w:highlight w:val="white"/>
        </w:rPr>
        <w:t xml:space="preserve">expression </w:t>
      </w:r>
      <w:r w:rsidRPr="00903DBA">
        <w:rPr>
          <w:highlight w:val="white"/>
        </w:rPr>
        <w:t xml:space="preserve">grammar </w:t>
      </w:r>
      <w:r w:rsidR="00DE7074" w:rsidRPr="00903DBA">
        <w:rPr>
          <w:highlight w:val="white"/>
        </w:rPr>
        <w:t>there is the possibility to test whether a macro has been defined. Therefore, we let the constructor accepts the macro map as a parameter.</w:t>
      </w:r>
    </w:p>
    <w:p w14:paraId="1FAC5A0A" w14:textId="77777777" w:rsidR="007E5011" w:rsidRPr="00903DBA" w:rsidRDefault="007E5011" w:rsidP="007E5011">
      <w:pPr>
        <w:pStyle w:val="Code"/>
        <w:rPr>
          <w:highlight w:val="white"/>
        </w:rPr>
      </w:pPr>
      <w:r w:rsidRPr="00903DBA">
        <w:rPr>
          <w:highlight w:val="white"/>
        </w:rPr>
        <w:t>namespace CCompiler_Exp {</w:t>
      </w:r>
    </w:p>
    <w:p w14:paraId="3206FB70" w14:textId="77777777" w:rsidR="007E5011" w:rsidRPr="00903DBA" w:rsidRDefault="007E5011" w:rsidP="007E5011">
      <w:pPr>
        <w:pStyle w:val="Code"/>
        <w:rPr>
          <w:highlight w:val="white"/>
        </w:rPr>
      </w:pPr>
      <w:r w:rsidRPr="00903DBA">
        <w:rPr>
          <w:highlight w:val="white"/>
        </w:rPr>
        <w:t xml:space="preserve">  public partial class Parser :</w:t>
      </w:r>
    </w:p>
    <w:p w14:paraId="50E8CE4E" w14:textId="77777777" w:rsidR="007E5011" w:rsidRPr="00903DBA" w:rsidRDefault="007E5011" w:rsidP="007E5011">
      <w:pPr>
        <w:pStyle w:val="Code"/>
        <w:rPr>
          <w:highlight w:val="white"/>
        </w:rPr>
      </w:pPr>
      <w:r w:rsidRPr="00903DBA">
        <w:rPr>
          <w:highlight w:val="white"/>
        </w:rPr>
        <w:t xml:space="preserve">         QUT.Gppg.ShiftReduceParser&lt;ValueType, QUT.Gppg.LexLocation&gt; {</w:t>
      </w:r>
    </w:p>
    <w:p w14:paraId="0E3F5F47" w14:textId="77777777" w:rsidR="007E5011" w:rsidRPr="00903DBA" w:rsidRDefault="007E5011" w:rsidP="007E5011">
      <w:pPr>
        <w:pStyle w:val="Code"/>
        <w:rPr>
          <w:highlight w:val="white"/>
        </w:rPr>
      </w:pPr>
      <w:r w:rsidRPr="00903DBA">
        <w:rPr>
          <w:highlight w:val="white"/>
        </w:rPr>
        <w:t xml:space="preserve">    public static IDictionary&lt;string,CCompiler.Macro&gt; m_macroMap;</w:t>
      </w:r>
    </w:p>
    <w:p w14:paraId="3036F193" w14:textId="77777777" w:rsidR="007E5011" w:rsidRPr="00903DBA" w:rsidRDefault="007E5011" w:rsidP="007E5011">
      <w:pPr>
        <w:pStyle w:val="Code"/>
        <w:rPr>
          <w:highlight w:val="white"/>
        </w:rPr>
      </w:pPr>
    </w:p>
    <w:p w14:paraId="3B8AFD99" w14:textId="77777777" w:rsidR="00DE7074" w:rsidRPr="00903DBA" w:rsidRDefault="007E5011" w:rsidP="007E5011">
      <w:pPr>
        <w:pStyle w:val="Code"/>
        <w:rPr>
          <w:highlight w:val="white"/>
        </w:rPr>
      </w:pPr>
      <w:r w:rsidRPr="00903DBA">
        <w:rPr>
          <w:highlight w:val="white"/>
        </w:rPr>
        <w:t xml:space="preserve">    public Parser(Scanner scanner,</w:t>
      </w:r>
    </w:p>
    <w:p w14:paraId="46DE5285" w14:textId="327CEF69" w:rsidR="007E5011" w:rsidRPr="00903DBA" w:rsidRDefault="00DE7074" w:rsidP="007E5011">
      <w:pPr>
        <w:pStyle w:val="Code"/>
        <w:rPr>
          <w:highlight w:val="white"/>
        </w:rPr>
      </w:pPr>
      <w:r w:rsidRPr="00903DBA">
        <w:rPr>
          <w:highlight w:val="white"/>
        </w:rPr>
        <w:t xml:space="preserve">                 </w:t>
      </w:r>
      <w:r w:rsidR="007E5011" w:rsidRPr="00903DBA">
        <w:rPr>
          <w:highlight w:val="white"/>
        </w:rPr>
        <w:t xml:space="preserve"> IDictionary&lt;string,CCompiler.Macro&gt; macroMap)</w:t>
      </w:r>
    </w:p>
    <w:p w14:paraId="5A10820B" w14:textId="77777777" w:rsidR="007E5011" w:rsidRPr="00903DBA" w:rsidRDefault="007E5011" w:rsidP="007E5011">
      <w:pPr>
        <w:pStyle w:val="Code"/>
        <w:rPr>
          <w:highlight w:val="white"/>
        </w:rPr>
      </w:pPr>
      <w:r w:rsidRPr="00903DBA">
        <w:rPr>
          <w:highlight w:val="white"/>
        </w:rPr>
        <w:t xml:space="preserve">     :base(scanner) {</w:t>
      </w:r>
    </w:p>
    <w:p w14:paraId="4659D602" w14:textId="77777777" w:rsidR="007E5011" w:rsidRPr="00903DBA" w:rsidRDefault="007E5011" w:rsidP="007E5011">
      <w:pPr>
        <w:pStyle w:val="Code"/>
        <w:rPr>
          <w:highlight w:val="white"/>
        </w:rPr>
      </w:pPr>
      <w:r w:rsidRPr="00903DBA">
        <w:rPr>
          <w:highlight w:val="white"/>
        </w:rPr>
        <w:t xml:space="preserve">      m_macroMap = macroMap;</w:t>
      </w:r>
    </w:p>
    <w:p w14:paraId="7F73E7C9" w14:textId="77777777" w:rsidR="007E5011" w:rsidRPr="00903DBA" w:rsidRDefault="007E5011" w:rsidP="007E5011">
      <w:pPr>
        <w:pStyle w:val="Code"/>
        <w:rPr>
          <w:highlight w:val="white"/>
        </w:rPr>
      </w:pPr>
      <w:r w:rsidRPr="00903DBA">
        <w:rPr>
          <w:highlight w:val="white"/>
        </w:rPr>
        <w:t xml:space="preserve">    }</w:t>
      </w:r>
    </w:p>
    <w:p w14:paraId="1C8FFACA" w14:textId="77777777" w:rsidR="007E5011" w:rsidRPr="00903DBA" w:rsidRDefault="007E5011" w:rsidP="007E5011">
      <w:pPr>
        <w:pStyle w:val="Code"/>
        <w:rPr>
          <w:highlight w:val="white"/>
        </w:rPr>
      </w:pPr>
      <w:r w:rsidRPr="00903DBA">
        <w:rPr>
          <w:highlight w:val="white"/>
        </w:rPr>
        <w:t xml:space="preserve">  }</w:t>
      </w:r>
    </w:p>
    <w:p w14:paraId="5A94D918" w14:textId="77777777" w:rsidR="007E5011" w:rsidRPr="00903DBA" w:rsidRDefault="007E5011" w:rsidP="007E5011">
      <w:pPr>
        <w:pStyle w:val="Code"/>
        <w:rPr>
          <w:highlight w:val="white"/>
        </w:rPr>
      </w:pPr>
      <w:r w:rsidRPr="00903DBA">
        <w:rPr>
          <w:highlight w:val="white"/>
        </w:rPr>
        <w:t>}</w:t>
      </w:r>
    </w:p>
    <w:p w14:paraId="08C5E01F" w14:textId="77777777" w:rsidR="000848EB" w:rsidRPr="00903DBA" w:rsidRDefault="000848EB" w:rsidP="007E5011">
      <w:pPr>
        <w:pStyle w:val="Code"/>
        <w:rPr>
          <w:highlight w:val="white"/>
        </w:rPr>
      </w:pPr>
    </w:p>
    <w:p w14:paraId="2A33B238" w14:textId="77777777" w:rsidR="000848EB" w:rsidRPr="00903DBA" w:rsidRDefault="000848EB" w:rsidP="000848EB">
      <w:pPr>
        <w:pStyle w:val="Code"/>
        <w:rPr>
          <w:highlight w:val="white"/>
        </w:rPr>
      </w:pPr>
      <w:r w:rsidRPr="00903DBA">
        <w:rPr>
          <w:highlight w:val="white"/>
        </w:rPr>
        <w:t>namespace CCompiler_Pre {</w:t>
      </w:r>
    </w:p>
    <w:p w14:paraId="70AFC8E6" w14:textId="77777777" w:rsidR="00867389" w:rsidRPr="00903DBA" w:rsidRDefault="000848EB" w:rsidP="000848EB">
      <w:pPr>
        <w:pStyle w:val="Code"/>
        <w:rPr>
          <w:highlight w:val="white"/>
        </w:rPr>
      </w:pPr>
      <w:r w:rsidRPr="00903DBA">
        <w:rPr>
          <w:highlight w:val="white"/>
        </w:rPr>
        <w:t xml:space="preserve">  public partial class Parser :</w:t>
      </w:r>
    </w:p>
    <w:p w14:paraId="1C48E796" w14:textId="1D9B4D5C" w:rsidR="000848EB" w:rsidRPr="00903DBA" w:rsidRDefault="00867389" w:rsidP="000848EB">
      <w:pPr>
        <w:pStyle w:val="Code"/>
        <w:rPr>
          <w:highlight w:val="white"/>
        </w:rPr>
      </w:pPr>
      <w:r w:rsidRPr="00903DBA">
        <w:rPr>
          <w:highlight w:val="white"/>
        </w:rPr>
        <w:t xml:space="preserve">        </w:t>
      </w:r>
      <w:r w:rsidR="000848EB" w:rsidRPr="00903DBA">
        <w:rPr>
          <w:highlight w:val="white"/>
        </w:rPr>
        <w:t xml:space="preserve"> QUT.Gppg.ShiftReduceParser&lt;ValueType, QUT.Gppg.LexLocation&gt; {</w:t>
      </w:r>
    </w:p>
    <w:p w14:paraId="33E925C8" w14:textId="77777777" w:rsidR="000848EB" w:rsidRPr="00903DBA" w:rsidRDefault="000848EB" w:rsidP="000848EB">
      <w:pPr>
        <w:pStyle w:val="Code"/>
        <w:rPr>
          <w:highlight w:val="white"/>
        </w:rPr>
      </w:pPr>
      <w:r w:rsidRPr="00903DBA">
        <w:rPr>
          <w:highlight w:val="white"/>
        </w:rPr>
        <w:t xml:space="preserve">    public Parser(Scanner scanner)</w:t>
      </w:r>
    </w:p>
    <w:p w14:paraId="125B3DA7" w14:textId="77777777" w:rsidR="000848EB" w:rsidRPr="00903DBA" w:rsidRDefault="000848EB" w:rsidP="000848EB">
      <w:pPr>
        <w:pStyle w:val="Code"/>
        <w:rPr>
          <w:highlight w:val="white"/>
        </w:rPr>
      </w:pPr>
      <w:r w:rsidRPr="00903DBA">
        <w:rPr>
          <w:highlight w:val="white"/>
        </w:rPr>
        <w:lastRenderedPageBreak/>
        <w:t xml:space="preserve">     :base(scanner) {</w:t>
      </w:r>
    </w:p>
    <w:p w14:paraId="5158FAE5" w14:textId="77777777" w:rsidR="000848EB" w:rsidRPr="00903DBA" w:rsidRDefault="000848EB" w:rsidP="000848EB">
      <w:pPr>
        <w:pStyle w:val="Code"/>
        <w:rPr>
          <w:highlight w:val="white"/>
        </w:rPr>
      </w:pPr>
      <w:r w:rsidRPr="00903DBA">
        <w:rPr>
          <w:highlight w:val="white"/>
        </w:rPr>
        <w:t xml:space="preserve">      // Empty.</w:t>
      </w:r>
    </w:p>
    <w:p w14:paraId="5D9E0B1E" w14:textId="77777777" w:rsidR="000848EB" w:rsidRPr="00903DBA" w:rsidRDefault="000848EB" w:rsidP="000848EB">
      <w:pPr>
        <w:pStyle w:val="Code"/>
        <w:rPr>
          <w:highlight w:val="white"/>
        </w:rPr>
      </w:pPr>
      <w:r w:rsidRPr="00903DBA">
        <w:rPr>
          <w:highlight w:val="white"/>
        </w:rPr>
        <w:t xml:space="preserve">    }</w:t>
      </w:r>
    </w:p>
    <w:p w14:paraId="131D5545" w14:textId="77777777" w:rsidR="000848EB" w:rsidRPr="00903DBA" w:rsidRDefault="000848EB" w:rsidP="000848EB">
      <w:pPr>
        <w:pStyle w:val="Code"/>
        <w:rPr>
          <w:highlight w:val="white"/>
        </w:rPr>
      </w:pPr>
      <w:r w:rsidRPr="00903DBA">
        <w:rPr>
          <w:highlight w:val="white"/>
        </w:rPr>
        <w:t xml:space="preserve">  }</w:t>
      </w:r>
    </w:p>
    <w:p w14:paraId="59A4B4B9" w14:textId="675CE399" w:rsidR="004E4A14" w:rsidRPr="00903DBA" w:rsidRDefault="000848EB" w:rsidP="000848EB">
      <w:pPr>
        <w:pStyle w:val="Code"/>
      </w:pPr>
      <w:r w:rsidRPr="00903DBA">
        <w:rPr>
          <w:highlight w:val="white"/>
        </w:rPr>
        <w:t>}</w:t>
      </w:r>
    </w:p>
    <w:p w14:paraId="23D8420B" w14:textId="77777777" w:rsidR="00E40B78" w:rsidRPr="00903DBA" w:rsidRDefault="00E40B78" w:rsidP="00E40B78">
      <w:pPr>
        <w:pStyle w:val="Rubrik1"/>
      </w:pPr>
      <w:bookmarkStart w:id="21" w:name="_Ref54016524"/>
      <w:bookmarkStart w:id="22" w:name="_Ref54016821"/>
      <w:bookmarkStart w:id="23" w:name="_Toc57655982"/>
      <w:bookmarkEnd w:id="16"/>
      <w:r w:rsidRPr="00903DBA">
        <w:lastRenderedPageBreak/>
        <w:t>Scanning</w:t>
      </w:r>
      <w:bookmarkEnd w:id="21"/>
      <w:bookmarkEnd w:id="22"/>
      <w:bookmarkEnd w:id="23"/>
    </w:p>
    <w:p w14:paraId="61A78CB4" w14:textId="3AD84802" w:rsidR="00B51A9D" w:rsidRDefault="00B51A9D" w:rsidP="00432E51">
      <w:r w:rsidRPr="00903DBA">
        <w:t xml:space="preserve">In this project we use </w:t>
      </w:r>
      <w:r w:rsidR="00432E51" w:rsidRPr="00903DBA">
        <w:t>Garden Point Lex, which is</w:t>
      </w:r>
      <w:r w:rsidR="00BE0C60">
        <w:t xml:space="preserve"> a scanner-generation tool</w:t>
      </w:r>
      <w:r w:rsidR="00432E51" w:rsidRPr="00903DBA">
        <w:t xml:space="preserve"> based on the classic Lex</w:t>
      </w:r>
      <w:r w:rsidR="00BE0C60">
        <w:t xml:space="preserve"> tool</w:t>
      </w:r>
      <w:r w:rsidR="00432E51" w:rsidRPr="00903DBA">
        <w:t xml:space="preserve">. See </w:t>
      </w:r>
      <w:r w:rsidR="00944140" w:rsidRPr="00903DBA">
        <w:t>A</w:t>
      </w:r>
      <w:r w:rsidR="00432E51" w:rsidRPr="00903DBA">
        <w:t xml:space="preserve">ppendix </w:t>
      </w:r>
      <w:r w:rsidR="00BE0C60">
        <w:fldChar w:fldCharType="begin"/>
      </w:r>
      <w:r w:rsidR="00BE0C60">
        <w:instrText xml:space="preserve"> REF _Ref57657966 \r \h </w:instrText>
      </w:r>
      <w:r w:rsidR="00BE0C60">
        <w:fldChar w:fldCharType="separate"/>
      </w:r>
      <w:r w:rsidR="00BE0C60">
        <w:t>C</w:t>
      </w:r>
      <w:r w:rsidR="00BE0C60">
        <w:fldChar w:fldCharType="end"/>
      </w:r>
      <w:r w:rsidR="00432E51" w:rsidRPr="00903DBA">
        <w:t xml:space="preserve"> for a crash course.</w:t>
      </w:r>
    </w:p>
    <w:p w14:paraId="58DEDA16" w14:textId="64CE56AC" w:rsidR="00571FA6" w:rsidRDefault="00571FA6" w:rsidP="00E40B78">
      <w:pPr>
        <w:pStyle w:val="Rubrik2"/>
      </w:pPr>
      <w:bookmarkStart w:id="24" w:name="_Toc57655983"/>
      <w:r>
        <w:t>Slash Sequences</w:t>
      </w:r>
    </w:p>
    <w:p w14:paraId="5ADFFEEA" w14:textId="5C280AF3" w:rsidR="00571FA6" w:rsidRDefault="00030DA2" w:rsidP="00030DA2">
      <w:pPr>
        <w:pStyle w:val="CodeHeader"/>
      </w:pPr>
      <w:proofErr w:type="spellStart"/>
      <w:r>
        <w:t>Slash.cs</w:t>
      </w:r>
      <w:proofErr w:type="spellEnd"/>
    </w:p>
    <w:p w14:paraId="306D35B4" w14:textId="77777777" w:rsidR="00030DA2" w:rsidRPr="00903DBA" w:rsidRDefault="00030DA2" w:rsidP="00030DA2">
      <w:pPr>
        <w:rPr>
          <w:highlight w:val="white"/>
        </w:rPr>
      </w:pPr>
      <w:r w:rsidRPr="00903DBA">
        <w:rPr>
          <w:highlight w:val="white"/>
        </w:rPr>
        <w:t xml:space="preserve">The first problem for the scanner to solve is to transform the escape sequences of characters and string into their proper characters. For instance, the character </w:t>
      </w:r>
      <w:proofErr w:type="gramStart"/>
      <w:r w:rsidRPr="00903DBA">
        <w:rPr>
          <w:highlight w:val="white"/>
        </w:rPr>
        <w:t>sequence</w:t>
      </w:r>
      <w:r>
        <w:rPr>
          <w:highlight w:val="white"/>
        </w:rPr>
        <w:t xml:space="preserve"> </w:t>
      </w:r>
      <w:r w:rsidRPr="00903DBA">
        <w:rPr>
          <w:highlight w:val="white"/>
        </w:rPr>
        <w:t>’</w:t>
      </w:r>
      <w:proofErr w:type="gramEnd"/>
      <w:r w:rsidRPr="00903DBA">
        <w:rPr>
          <w:highlight w:val="white"/>
        </w:rPr>
        <w:t xml:space="preserve">\n’ shall be transformed into the character newline, with </w:t>
      </w:r>
      <w:r>
        <w:rPr>
          <w:highlight w:val="white"/>
        </w:rPr>
        <w:t xml:space="preserve">the </w:t>
      </w:r>
      <w:r w:rsidRPr="00903DBA">
        <w:rPr>
          <w:highlight w:val="white"/>
        </w:rPr>
        <w:t xml:space="preserve">ASCII value </w:t>
      </w:r>
      <w:r>
        <w:rPr>
          <w:highlight w:val="white"/>
        </w:rPr>
        <w:t xml:space="preserve">of </w:t>
      </w:r>
      <w:r w:rsidRPr="00903DBA">
        <w:rPr>
          <w:highlight w:val="white"/>
        </w:rPr>
        <w:t xml:space="preserve">10. See Appendix </w:t>
      </w:r>
      <w:r>
        <w:rPr>
          <w:highlight w:val="white"/>
        </w:rPr>
        <w:fldChar w:fldCharType="begin"/>
      </w:r>
      <w:r>
        <w:rPr>
          <w:highlight w:val="white"/>
        </w:rPr>
        <w:instrText xml:space="preserve"> REF _Ref57658095 \r \h </w:instrText>
      </w:r>
      <w:r>
        <w:rPr>
          <w:highlight w:val="white"/>
        </w:rPr>
      </w:r>
      <w:r>
        <w:rPr>
          <w:highlight w:val="white"/>
        </w:rPr>
        <w:fldChar w:fldCharType="separate"/>
      </w:r>
      <w:r>
        <w:rPr>
          <w:highlight w:val="white"/>
        </w:rPr>
        <w:t>E</w:t>
      </w:r>
      <w:r>
        <w:rPr>
          <w:highlight w:val="white"/>
        </w:rPr>
        <w:fldChar w:fldCharType="end"/>
      </w:r>
      <w:r>
        <w:rPr>
          <w:highlight w:val="white"/>
        </w:rPr>
        <w:t xml:space="preserve"> </w:t>
      </w:r>
      <w:r w:rsidRPr="00903DBA">
        <w:rPr>
          <w:highlight w:val="white"/>
        </w:rPr>
        <w:t>for the ASCII table.</w:t>
      </w:r>
    </w:p>
    <w:p w14:paraId="233D6DC9" w14:textId="77777777" w:rsidR="0050048B" w:rsidRPr="0050048B" w:rsidRDefault="0050048B" w:rsidP="0050048B">
      <w:pPr>
        <w:pStyle w:val="Code"/>
        <w:rPr>
          <w:highlight w:val="white"/>
        </w:rPr>
      </w:pPr>
      <w:r w:rsidRPr="0050048B">
        <w:rPr>
          <w:highlight w:val="white"/>
        </w:rPr>
        <w:t>using System.Text;</w:t>
      </w:r>
    </w:p>
    <w:p w14:paraId="06A977B6" w14:textId="77777777" w:rsidR="0050048B" w:rsidRPr="0050048B" w:rsidRDefault="0050048B" w:rsidP="0050048B">
      <w:pPr>
        <w:pStyle w:val="Code"/>
        <w:rPr>
          <w:highlight w:val="white"/>
        </w:rPr>
      </w:pPr>
      <w:r w:rsidRPr="0050048B">
        <w:rPr>
          <w:highlight w:val="white"/>
        </w:rPr>
        <w:t>using System.Collections.Generic;</w:t>
      </w:r>
    </w:p>
    <w:p w14:paraId="2E6243BB" w14:textId="77777777" w:rsidR="0050048B" w:rsidRPr="0050048B" w:rsidRDefault="0050048B" w:rsidP="0050048B">
      <w:pPr>
        <w:pStyle w:val="Code"/>
        <w:rPr>
          <w:highlight w:val="white"/>
        </w:rPr>
      </w:pPr>
    </w:p>
    <w:p w14:paraId="0ACD22C5" w14:textId="77777777" w:rsidR="0050048B" w:rsidRPr="0050048B" w:rsidRDefault="0050048B" w:rsidP="0050048B">
      <w:pPr>
        <w:pStyle w:val="Code"/>
        <w:rPr>
          <w:highlight w:val="white"/>
        </w:rPr>
      </w:pPr>
      <w:r w:rsidRPr="0050048B">
        <w:rPr>
          <w:highlight w:val="white"/>
        </w:rPr>
        <w:t>namespace CCompiler {</w:t>
      </w:r>
    </w:p>
    <w:p w14:paraId="7ABB9E21" w14:textId="77777777" w:rsidR="0050048B" w:rsidRPr="0050048B" w:rsidRDefault="0050048B" w:rsidP="0050048B">
      <w:pPr>
        <w:pStyle w:val="Code"/>
        <w:rPr>
          <w:highlight w:val="white"/>
        </w:rPr>
      </w:pPr>
      <w:r w:rsidRPr="0050048B">
        <w:rPr>
          <w:highlight w:val="white"/>
        </w:rPr>
        <w:t xml:space="preserve">  class Slash {</w:t>
      </w:r>
    </w:p>
    <w:p w14:paraId="68B215E0"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m_escapeMap</w:t>
      </w:r>
      <w:r>
        <w:rPr>
          <w:highlight w:val="white"/>
        </w:rPr>
        <w:t xml:space="preserve"> map</w:t>
      </w:r>
      <w:r w:rsidRPr="00903DBA">
        <w:rPr>
          <w:highlight w:val="white"/>
        </w:rPr>
        <w:t xml:space="preserve"> holds the escape sequences of ANSI C</w:t>
      </w:r>
    </w:p>
    <w:p w14:paraId="12FE2A43" w14:textId="77777777" w:rsidR="00030DA2" w:rsidRPr="0016329E" w:rsidRDefault="00030DA2" w:rsidP="00030DA2">
      <w:pPr>
        <w:pStyle w:val="Code"/>
        <w:rPr>
          <w:highlight w:val="white"/>
        </w:rPr>
      </w:pPr>
      <w:r w:rsidRPr="0016329E">
        <w:rPr>
          <w:highlight w:val="white"/>
        </w:rPr>
        <w:t xml:space="preserve">    private static IDictionary&lt;char,char&gt; m_slashMap =</w:t>
      </w:r>
    </w:p>
    <w:p w14:paraId="3BA817CB" w14:textId="77777777" w:rsidR="00030DA2" w:rsidRPr="0016329E" w:rsidRDefault="00030DA2" w:rsidP="00030DA2">
      <w:pPr>
        <w:pStyle w:val="Code"/>
        <w:rPr>
          <w:highlight w:val="white"/>
        </w:rPr>
      </w:pPr>
      <w:r w:rsidRPr="0016329E">
        <w:rPr>
          <w:highlight w:val="white"/>
        </w:rPr>
        <w:t xml:space="preserve">      new Dictionary&lt;char,char&gt;() {</w:t>
      </w:r>
    </w:p>
    <w:p w14:paraId="3AA59D37" w14:textId="77777777" w:rsidR="00030DA2" w:rsidRPr="0016329E" w:rsidRDefault="00030DA2" w:rsidP="00030DA2">
      <w:pPr>
        <w:pStyle w:val="Code"/>
        <w:rPr>
          <w:highlight w:val="white"/>
        </w:rPr>
      </w:pPr>
      <w:r w:rsidRPr="0016329E">
        <w:rPr>
          <w:highlight w:val="white"/>
        </w:rPr>
        <w:t xml:space="preserve">                      // Key, ASCII value</w:t>
      </w:r>
    </w:p>
    <w:p w14:paraId="7E8D11FB" w14:textId="77777777" w:rsidR="00030DA2" w:rsidRPr="0016329E" w:rsidRDefault="00030DA2" w:rsidP="00030DA2">
      <w:pPr>
        <w:pStyle w:val="Code"/>
        <w:rPr>
          <w:highlight w:val="white"/>
        </w:rPr>
      </w:pPr>
      <w:r w:rsidRPr="0016329E">
        <w:rPr>
          <w:highlight w:val="white"/>
        </w:rPr>
        <w:t xml:space="preserve">        {'0', '\0'},  // Terminator, 0</w:t>
      </w:r>
    </w:p>
    <w:p w14:paraId="04F7C392" w14:textId="77777777" w:rsidR="00030DA2" w:rsidRPr="0016329E" w:rsidRDefault="00030DA2" w:rsidP="00030DA2">
      <w:pPr>
        <w:pStyle w:val="Code"/>
        <w:rPr>
          <w:highlight w:val="white"/>
        </w:rPr>
      </w:pPr>
      <w:r w:rsidRPr="0016329E">
        <w:rPr>
          <w:highlight w:val="white"/>
        </w:rPr>
        <w:t xml:space="preserve">        {'a', '\a'},  // Alert (Beep, Bell), 7</w:t>
      </w:r>
    </w:p>
    <w:p w14:paraId="30167568" w14:textId="77777777" w:rsidR="00030DA2" w:rsidRPr="0016329E" w:rsidRDefault="00030DA2" w:rsidP="00030DA2">
      <w:pPr>
        <w:pStyle w:val="Code"/>
        <w:rPr>
          <w:highlight w:val="white"/>
        </w:rPr>
      </w:pPr>
      <w:r w:rsidRPr="0016329E">
        <w:rPr>
          <w:highlight w:val="white"/>
        </w:rPr>
        <w:t xml:space="preserve">        {'b', '\b'},  // Backspace, 8</w:t>
      </w:r>
    </w:p>
    <w:p w14:paraId="68A2E78D" w14:textId="77777777" w:rsidR="00030DA2" w:rsidRPr="0016329E" w:rsidRDefault="00030DA2" w:rsidP="00030DA2">
      <w:pPr>
        <w:pStyle w:val="Code"/>
        <w:rPr>
          <w:highlight w:val="white"/>
        </w:rPr>
      </w:pPr>
      <w:r w:rsidRPr="0016329E">
        <w:rPr>
          <w:highlight w:val="white"/>
        </w:rPr>
        <w:t xml:space="preserve">        {'f', '\f'},  // Form Feed (Page Break), 12</w:t>
      </w:r>
    </w:p>
    <w:p w14:paraId="4C9A0515" w14:textId="77777777" w:rsidR="00030DA2" w:rsidRPr="0016329E" w:rsidRDefault="00030DA2" w:rsidP="00030DA2">
      <w:pPr>
        <w:pStyle w:val="Code"/>
        <w:rPr>
          <w:highlight w:val="white"/>
        </w:rPr>
      </w:pPr>
      <w:r w:rsidRPr="0016329E">
        <w:rPr>
          <w:highlight w:val="white"/>
        </w:rPr>
        <w:t xml:space="preserve">        {'n', '\n'},  // New Line (Line Feed), 10</w:t>
      </w:r>
    </w:p>
    <w:p w14:paraId="4BC1CFF1" w14:textId="77777777" w:rsidR="00030DA2" w:rsidRPr="0016329E" w:rsidRDefault="00030DA2" w:rsidP="00030DA2">
      <w:pPr>
        <w:pStyle w:val="Code"/>
        <w:rPr>
          <w:highlight w:val="white"/>
        </w:rPr>
      </w:pPr>
      <w:r w:rsidRPr="0016329E">
        <w:rPr>
          <w:highlight w:val="white"/>
        </w:rPr>
        <w:t xml:space="preserve">        {'r', '\r'},  // Carrige Return, 13</w:t>
      </w:r>
    </w:p>
    <w:p w14:paraId="65533E2B" w14:textId="77777777" w:rsidR="00030DA2" w:rsidRPr="0016329E" w:rsidRDefault="00030DA2" w:rsidP="00030DA2">
      <w:pPr>
        <w:pStyle w:val="Code"/>
        <w:rPr>
          <w:highlight w:val="white"/>
        </w:rPr>
      </w:pPr>
      <w:r w:rsidRPr="0016329E">
        <w:rPr>
          <w:highlight w:val="white"/>
        </w:rPr>
        <w:t xml:space="preserve">        {'t', '\t'},  // Horizontal Tabulator, 9</w:t>
      </w:r>
    </w:p>
    <w:p w14:paraId="4584EDDC" w14:textId="77777777" w:rsidR="00030DA2" w:rsidRPr="0016329E" w:rsidRDefault="00030DA2" w:rsidP="00030DA2">
      <w:pPr>
        <w:pStyle w:val="Code"/>
        <w:rPr>
          <w:highlight w:val="white"/>
        </w:rPr>
      </w:pPr>
      <w:r w:rsidRPr="0016329E">
        <w:rPr>
          <w:highlight w:val="white"/>
        </w:rPr>
        <w:t xml:space="preserve">        {'v', '\v'},  // Vertical Tabulator, 11</w:t>
      </w:r>
    </w:p>
    <w:p w14:paraId="17A5DC87" w14:textId="77777777" w:rsidR="00030DA2" w:rsidRPr="0016329E" w:rsidRDefault="00030DA2" w:rsidP="00030DA2">
      <w:pPr>
        <w:pStyle w:val="Code"/>
        <w:rPr>
          <w:highlight w:val="white"/>
        </w:rPr>
      </w:pPr>
      <w:r w:rsidRPr="0016329E">
        <w:rPr>
          <w:highlight w:val="white"/>
        </w:rPr>
        <w:t xml:space="preserve">        {'\'', '\''}, // Single Quotation Mark, 39</w:t>
      </w:r>
    </w:p>
    <w:p w14:paraId="5109E515" w14:textId="77777777" w:rsidR="00030DA2" w:rsidRPr="0016329E" w:rsidRDefault="00030DA2" w:rsidP="00030DA2">
      <w:pPr>
        <w:pStyle w:val="Code"/>
        <w:rPr>
          <w:highlight w:val="white"/>
        </w:rPr>
      </w:pPr>
      <w:r w:rsidRPr="0016329E">
        <w:rPr>
          <w:highlight w:val="white"/>
        </w:rPr>
        <w:t xml:space="preserve">        {'\"', '\"'}, // Double Quotation Mark, 34</w:t>
      </w:r>
    </w:p>
    <w:p w14:paraId="03A63FC2" w14:textId="77777777" w:rsidR="00030DA2" w:rsidRPr="0016329E" w:rsidRDefault="00030DA2" w:rsidP="00030DA2">
      <w:pPr>
        <w:pStyle w:val="Code"/>
        <w:rPr>
          <w:highlight w:val="white"/>
        </w:rPr>
      </w:pPr>
      <w:r w:rsidRPr="0016329E">
        <w:rPr>
          <w:highlight w:val="white"/>
        </w:rPr>
        <w:t xml:space="preserve">        {'?', '?'},   // Question Mark, 63</w:t>
      </w:r>
    </w:p>
    <w:p w14:paraId="1BE8A2E3" w14:textId="77777777" w:rsidR="00030DA2" w:rsidRPr="0016329E" w:rsidRDefault="00030DA2" w:rsidP="00030DA2">
      <w:pPr>
        <w:pStyle w:val="Code"/>
        <w:rPr>
          <w:highlight w:val="white"/>
        </w:rPr>
      </w:pPr>
      <w:r w:rsidRPr="0016329E">
        <w:rPr>
          <w:highlight w:val="white"/>
        </w:rPr>
        <w:t xml:space="preserve">        {'\\', '\\'}  // Backslash, 92</w:t>
      </w:r>
    </w:p>
    <w:p w14:paraId="46BD94CA" w14:textId="77777777" w:rsidR="00030DA2" w:rsidRPr="0016329E" w:rsidRDefault="00030DA2" w:rsidP="00030DA2">
      <w:pPr>
        <w:pStyle w:val="Code"/>
        <w:rPr>
          <w:highlight w:val="white"/>
        </w:rPr>
      </w:pPr>
      <w:r w:rsidRPr="0016329E">
        <w:rPr>
          <w:highlight w:val="white"/>
        </w:rPr>
        <w:t xml:space="preserve">      };</w:t>
      </w:r>
    </w:p>
    <w:p w14:paraId="7201D74E"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SlashToChar</w:t>
      </w:r>
      <w:r w:rsidRPr="00903DBA">
        <w:rPr>
          <w:highlight w:val="white"/>
        </w:rPr>
        <w:t xml:space="preserve"> method takes a string with slash </w:t>
      </w:r>
      <w:r>
        <w:rPr>
          <w:highlight w:val="white"/>
        </w:rPr>
        <w:t>sequences</w:t>
      </w:r>
      <w:r w:rsidRPr="00903DBA">
        <w:rPr>
          <w:highlight w:val="white"/>
        </w:rPr>
        <w:t xml:space="preserve"> and returns the same string with the slash </w:t>
      </w:r>
      <w:r>
        <w:rPr>
          <w:highlight w:val="white"/>
        </w:rPr>
        <w:t>sequences</w:t>
      </w:r>
      <w:r w:rsidRPr="00903DBA">
        <w:rPr>
          <w:highlight w:val="white"/>
        </w:rPr>
        <w:t xml:space="preserve"> replaced by the proper characters.</w:t>
      </w:r>
    </w:p>
    <w:p w14:paraId="4BADC7F1" w14:textId="77777777" w:rsidR="00030DA2" w:rsidRPr="00903DBA" w:rsidRDefault="00030DA2" w:rsidP="00030DA2">
      <w:pPr>
        <w:pStyle w:val="Code"/>
        <w:rPr>
          <w:highlight w:val="white"/>
        </w:rPr>
      </w:pPr>
      <w:r>
        <w:rPr>
          <w:highlight w:val="white"/>
        </w:rPr>
        <w:t xml:space="preserve">  </w:t>
      </w:r>
      <w:r w:rsidRPr="00903DBA">
        <w:rPr>
          <w:highlight w:val="white"/>
        </w:rPr>
        <w:t xml:space="preserve">  public static string SlashToChar(string text) {</w:t>
      </w:r>
    </w:p>
    <w:p w14:paraId="64DC451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StringBuilder buffer = new StringBuilder(text);</w:t>
      </w:r>
    </w:p>
    <w:p w14:paraId="71534357" w14:textId="77777777" w:rsidR="00030DA2" w:rsidRPr="00903DBA" w:rsidRDefault="00030DA2" w:rsidP="00030DA2">
      <w:pPr>
        <w:rPr>
          <w:highlight w:val="white"/>
        </w:rPr>
      </w:pPr>
      <w:r w:rsidRPr="00903DBA">
        <w:rPr>
          <w:highlight w:val="white"/>
        </w:rPr>
        <w:t xml:space="preserve">We add three zero-characters </w:t>
      </w:r>
      <w:r>
        <w:rPr>
          <w:highlight w:val="white"/>
        </w:rPr>
        <w:t xml:space="preserve">to </w:t>
      </w:r>
      <w:r w:rsidRPr="00903DBA">
        <w:rPr>
          <w:highlight w:val="white"/>
        </w:rPr>
        <w:t>the string to make sure that</w:t>
      </w:r>
      <w:r>
        <w:rPr>
          <w:highlight w:val="white"/>
        </w:rPr>
        <w:t xml:space="preserve"> the</w:t>
      </w:r>
      <w:r w:rsidRPr="00903DBA">
        <w:rPr>
          <w:highlight w:val="white"/>
        </w:rPr>
        <w:t xml:space="preserve"> </w:t>
      </w:r>
      <w:r w:rsidRPr="00903DBA">
        <w:rPr>
          <w:rStyle w:val="KeyWord0"/>
          <w:highlight w:val="white"/>
        </w:rPr>
        <w:t>char1</w:t>
      </w:r>
      <w:r w:rsidRPr="00903DBA">
        <w:rPr>
          <w:highlight w:val="white"/>
        </w:rPr>
        <w:t xml:space="preserve">, </w:t>
      </w:r>
      <w:r w:rsidRPr="00903DBA">
        <w:rPr>
          <w:rStyle w:val="KeyWord0"/>
          <w:highlight w:val="white"/>
        </w:rPr>
        <w:t>char2</w:t>
      </w:r>
      <w:r w:rsidRPr="00903DBA">
        <w:rPr>
          <w:highlight w:val="white"/>
        </w:rPr>
        <w:t xml:space="preserve">, and </w:t>
      </w:r>
      <w:r w:rsidRPr="00903DBA">
        <w:rPr>
          <w:rStyle w:val="KeyWord0"/>
          <w:highlight w:val="white"/>
        </w:rPr>
        <w:t>char3</w:t>
      </w:r>
      <w:r w:rsidRPr="00903DBA">
        <w:rPr>
          <w:highlight w:val="white"/>
        </w:rPr>
        <w:t xml:space="preserve"> values are valid</w:t>
      </w:r>
      <w:r>
        <w:rPr>
          <w:highlight w:val="white"/>
        </w:rPr>
        <w:t xml:space="preserve"> (that we do not index outside the string).</w:t>
      </w:r>
    </w:p>
    <w:p w14:paraId="224B6575"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buffer.Append("\0\0\0");</w:t>
      </w:r>
    </w:p>
    <w:p w14:paraId="417FEEE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for (int index = 0; buffer[index] != '\0'; ++index) {</w:t>
      </w:r>
    </w:p>
    <w:p w14:paraId="63FDE77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(buffer[index] == '\\') {</w:t>
      </w:r>
    </w:p>
    <w:p w14:paraId="1EA6AE1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 char1 = buffer[index + 1],</w:t>
      </w:r>
    </w:p>
    <w:p w14:paraId="7B7219C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char2 = buffer[index + 2],</w:t>
      </w:r>
    </w:p>
    <w:p w14:paraId="6353A43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char3 = buffer[index + 3];</w:t>
      </w:r>
    </w:p>
    <w:p w14:paraId="1ACF7905" w14:textId="77777777" w:rsidR="00030DA2" w:rsidRPr="00903DBA" w:rsidRDefault="00030DA2" w:rsidP="00030DA2">
      <w:pPr>
        <w:rPr>
          <w:highlight w:val="white"/>
        </w:rPr>
      </w:pPr>
      <w:r w:rsidRPr="00903DBA">
        <w:rPr>
          <w:highlight w:val="white"/>
        </w:rPr>
        <w:t xml:space="preserve">If the slash is followed by a character stored in the slash map, we replace the slash and the character with the character corresponding to the slash </w:t>
      </w:r>
      <w:r>
        <w:rPr>
          <w:highlight w:val="white"/>
        </w:rPr>
        <w:t xml:space="preserve">sequence by using the </w:t>
      </w:r>
      <w:r w:rsidRPr="001B2D2D">
        <w:rPr>
          <w:rStyle w:val="KeyWord0"/>
          <w:highlight w:val="white"/>
        </w:rPr>
        <w:t>m_escapeMap</w:t>
      </w:r>
      <w:r>
        <w:rPr>
          <w:highlight w:val="white"/>
        </w:rPr>
        <w:t xml:space="preserve"> map above.</w:t>
      </w:r>
    </w:p>
    <w:p w14:paraId="246280A5" w14:textId="77777777" w:rsidR="00030DA2" w:rsidRPr="00903DBA" w:rsidRDefault="00030DA2" w:rsidP="00030DA2">
      <w:pPr>
        <w:pStyle w:val="Code"/>
        <w:rPr>
          <w:highlight w:val="white"/>
        </w:rPr>
      </w:pPr>
      <w:r>
        <w:rPr>
          <w:highlight w:val="white"/>
        </w:rPr>
        <w:t xml:space="preserve">  </w:t>
      </w:r>
      <w:r w:rsidRPr="00903DBA">
        <w:rPr>
          <w:highlight w:val="white"/>
        </w:rPr>
        <w:t xml:space="preserve">        if (m_escapeMap.ContainsKey(char1)) {</w:t>
      </w:r>
    </w:p>
    <w:p w14:paraId="71EE0CE2"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54713D3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m_escapeMap[char1]);</w:t>
      </w:r>
    </w:p>
    <w:p w14:paraId="1746AF1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0DB8CB99" w14:textId="77777777" w:rsidR="00030DA2" w:rsidRPr="00903DBA" w:rsidRDefault="00030DA2" w:rsidP="00030DA2">
      <w:pPr>
        <w:rPr>
          <w:highlight w:val="white"/>
        </w:rPr>
      </w:pPr>
      <w:r w:rsidRPr="00903DBA">
        <w:rPr>
          <w:highlight w:val="white"/>
        </w:rPr>
        <w:t>If the three characters following the slash are octal digits, we calculate the ASCII value for the character.</w:t>
      </w:r>
    </w:p>
    <w:p w14:paraId="05675AD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&amp;&amp; IsOctal(char3)) {</w:t>
      </w:r>
    </w:p>
    <w:p w14:paraId="6913BA2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64 * CharToOctal(char1) +</w:t>
      </w:r>
    </w:p>
    <w:p w14:paraId="34DA17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8 * CharToOctal(char2) +</w:t>
      </w:r>
    </w:p>
    <w:p w14:paraId="2DBCE5B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CharToOctal(char3);</w:t>
      </w:r>
    </w:p>
    <w:p w14:paraId="42C4E01D" w14:textId="77777777" w:rsidR="00030DA2" w:rsidRPr="00903DBA" w:rsidRDefault="00030DA2" w:rsidP="00030DA2">
      <w:pPr>
        <w:rPr>
          <w:highlight w:val="white"/>
        </w:rPr>
      </w:pPr>
      <w:r w:rsidRPr="00903DBA">
        <w:rPr>
          <w:highlight w:val="white"/>
        </w:rPr>
        <w:t xml:space="preserve">An ASCII value </w:t>
      </w:r>
      <w:r>
        <w:rPr>
          <w:highlight w:val="white"/>
        </w:rPr>
        <w:t>is not allowed to</w:t>
      </w:r>
      <w:r w:rsidRPr="00903DBA">
        <w:rPr>
          <w:highlight w:val="white"/>
        </w:rPr>
        <w:t xml:space="preserve"> exceed 255</w:t>
      </w:r>
      <w:r>
        <w:rPr>
          <w:highlight w:val="white"/>
        </w:rPr>
        <w:t>; if it does, we report an error.</w:t>
      </w:r>
    </w:p>
    <w:p w14:paraId="15D69B72" w14:textId="77777777" w:rsidR="00030DA2" w:rsidRPr="00903DBA" w:rsidRDefault="00030DA2" w:rsidP="00030DA2">
      <w:pPr>
        <w:pStyle w:val="Code"/>
        <w:rPr>
          <w:highlight w:val="white"/>
        </w:rPr>
      </w:pPr>
      <w:r>
        <w:rPr>
          <w:highlight w:val="white"/>
        </w:rPr>
        <w:t xml:space="preserve">  </w:t>
      </w:r>
      <w:r w:rsidRPr="00903DBA">
        <w:rPr>
          <w:highlight w:val="white"/>
        </w:rPr>
        <w:t xml:space="preserve">          Assert.Error(octValue &lt;= 255, Message.Invalid_octal_sequence);</w:t>
      </w:r>
    </w:p>
    <w:p w14:paraId="65160EE5" w14:textId="77777777" w:rsidR="00030DA2" w:rsidRPr="00903DBA" w:rsidRDefault="00030DA2" w:rsidP="00030DA2">
      <w:pPr>
        <w:rPr>
          <w:highlight w:val="white"/>
        </w:rPr>
      </w:pPr>
      <w:r w:rsidRPr="00903DBA">
        <w:rPr>
          <w:highlight w:val="white"/>
        </w:rPr>
        <w:t xml:space="preserve">We remove four characters; that is, the slash and </w:t>
      </w:r>
      <w:r>
        <w:rPr>
          <w:highlight w:val="white"/>
        </w:rPr>
        <w:t>its</w:t>
      </w:r>
      <w:r w:rsidRPr="00903DBA">
        <w:rPr>
          <w:highlight w:val="white"/>
        </w:rPr>
        <w:t xml:space="preserve"> following three octal digits, and we insert the resulting character</w:t>
      </w:r>
      <w:r>
        <w:rPr>
          <w:highlight w:val="white"/>
        </w:rPr>
        <w:t xml:space="preserve"> in its place.</w:t>
      </w:r>
    </w:p>
    <w:p w14:paraId="1A46670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4);</w:t>
      </w:r>
    </w:p>
    <w:p w14:paraId="19EB000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676C3AB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3E15978F" w14:textId="77777777" w:rsidR="00030DA2" w:rsidRPr="00903DBA" w:rsidRDefault="00030DA2" w:rsidP="00030DA2">
      <w:pPr>
        <w:rPr>
          <w:highlight w:val="white"/>
        </w:rPr>
      </w:pPr>
      <w:r w:rsidRPr="00903DBA">
        <w:rPr>
          <w:highlight w:val="white"/>
        </w:rPr>
        <w:t xml:space="preserve">If the slash is followed by two octal digits only, we use them to calculate the ASCII value. In this case, we do not need to check whether the ASCII </w:t>
      </w:r>
      <w:r>
        <w:rPr>
          <w:highlight w:val="white"/>
        </w:rPr>
        <w:t xml:space="preserve">exceeds </w:t>
      </w:r>
      <w:r w:rsidRPr="00903DBA">
        <w:rPr>
          <w:highlight w:val="white"/>
        </w:rPr>
        <w:t>25</w:t>
      </w:r>
      <w:r>
        <w:rPr>
          <w:highlight w:val="white"/>
        </w:rPr>
        <w:t>5</w:t>
      </w:r>
      <w:r w:rsidRPr="00903DBA">
        <w:rPr>
          <w:highlight w:val="white"/>
        </w:rPr>
        <w:t>, since the highest possible value with two octal digits is 63 (77</w:t>
      </w:r>
      <w:r w:rsidRPr="00903DBA">
        <w:rPr>
          <w:rStyle w:val="Index"/>
          <w:highlight w:val="white"/>
        </w:rPr>
        <w:t>8</w:t>
      </w:r>
      <w:r w:rsidRPr="00903DBA">
        <w:rPr>
          <w:highlight w:val="white"/>
        </w:rPr>
        <w:t xml:space="preserve"> = 8 * 7 + 7 = 63</w:t>
      </w:r>
      <w:r w:rsidRPr="00903DBA">
        <w:rPr>
          <w:rStyle w:val="Index"/>
          <w:highlight w:val="white"/>
        </w:rPr>
        <w:t>10</w:t>
      </w:r>
      <w:r w:rsidRPr="00903DBA">
        <w:rPr>
          <w:highlight w:val="white"/>
        </w:rPr>
        <w:t>).</w:t>
      </w:r>
    </w:p>
    <w:p w14:paraId="5D64264F"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if (IsOctal(char1) &amp;&amp; IsOctal(char2)) {</w:t>
      </w:r>
    </w:p>
    <w:p w14:paraId="661E8AF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8 * CharToOctal(char1) +</w:t>
      </w:r>
    </w:p>
    <w:p w14:paraId="3CC670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CharToOctal(char2);</w:t>
      </w:r>
    </w:p>
    <w:p w14:paraId="23D0731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0EDB85F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(char)octValue);</w:t>
      </w:r>
    </w:p>
    <w:p w14:paraId="16AECA9E"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4A9FD53B" w14:textId="77777777" w:rsidR="00030DA2" w:rsidRPr="00903DBA" w:rsidRDefault="00030DA2" w:rsidP="00030DA2">
      <w:pPr>
        <w:rPr>
          <w:highlight w:val="white"/>
        </w:rPr>
      </w:pPr>
      <w:r w:rsidRPr="00903DBA">
        <w:rPr>
          <w:highlight w:val="white"/>
        </w:rPr>
        <w:t>If the slash is followed by one octal digit only, we use it to calculate the ASCII value.</w:t>
      </w:r>
    </w:p>
    <w:p w14:paraId="70C41D5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(IsOctal(char1)) {</w:t>
      </w:r>
    </w:p>
    <w:p w14:paraId="2EA745F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octValue = CharToOctal(char1);</w:t>
      </w:r>
    </w:p>
    <w:p w14:paraId="6233CBC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781E64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octValue);</w:t>
      </w:r>
    </w:p>
    <w:p w14:paraId="410ABA3D"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53979671" w14:textId="77777777" w:rsidR="00030DA2" w:rsidRPr="00903DBA" w:rsidRDefault="00030DA2" w:rsidP="00030DA2">
      <w:pPr>
        <w:rPr>
          <w:highlight w:val="white"/>
        </w:rPr>
      </w:pPr>
      <w:r w:rsidRPr="00903DBA">
        <w:rPr>
          <w:highlight w:val="white"/>
        </w:rPr>
        <w:t>If the slash is followed by a lowercase ‘x’ or</w:t>
      </w:r>
      <w:r>
        <w:rPr>
          <w:highlight w:val="white"/>
        </w:rPr>
        <w:t xml:space="preserve"> an</w:t>
      </w:r>
      <w:r w:rsidRPr="00903DBA">
        <w:rPr>
          <w:highlight w:val="white"/>
        </w:rPr>
        <w:t xml:space="preserve"> uppercase ‘X’ and two hexadecimal digits, we use them to calculate the ASCII value. </w:t>
      </w:r>
      <w:proofErr w:type="gramStart"/>
      <w:r>
        <w:rPr>
          <w:highlight w:val="white"/>
        </w:rPr>
        <w:t>Also</w:t>
      </w:r>
      <w:proofErr w:type="gramEnd"/>
      <w:r>
        <w:rPr>
          <w:highlight w:val="white"/>
        </w:rPr>
        <w:t xml:space="preserve"> in </w:t>
      </w:r>
      <w:r w:rsidRPr="00903DBA">
        <w:rPr>
          <w:highlight w:val="white"/>
        </w:rPr>
        <w:t xml:space="preserve">this case we need </w:t>
      </w:r>
      <w:r>
        <w:rPr>
          <w:highlight w:val="white"/>
        </w:rPr>
        <w:t xml:space="preserve">not </w:t>
      </w:r>
      <w:r w:rsidRPr="00903DBA">
        <w:rPr>
          <w:highlight w:val="white"/>
        </w:rPr>
        <w:t xml:space="preserve">check </w:t>
      </w:r>
      <w:r>
        <w:rPr>
          <w:highlight w:val="white"/>
        </w:rPr>
        <w:t xml:space="preserve">whether </w:t>
      </w:r>
      <w:r w:rsidRPr="00903DBA">
        <w:rPr>
          <w:highlight w:val="white"/>
        </w:rPr>
        <w:t>the ASCII value exceed</w:t>
      </w:r>
      <w:r>
        <w:rPr>
          <w:highlight w:val="white"/>
        </w:rPr>
        <w:t>s</w:t>
      </w:r>
      <w:r w:rsidRPr="00903DBA">
        <w:rPr>
          <w:highlight w:val="white"/>
        </w:rPr>
        <w:t xml:space="preserve"> 255, since the highest possible value with two hexadecimal digits is 255 (</w:t>
      </w:r>
      <w:proofErr w:type="spellStart"/>
      <w:r w:rsidRPr="00903DBA">
        <w:rPr>
          <w:highlight w:val="white"/>
        </w:rPr>
        <w:t>FF</w:t>
      </w:r>
      <w:r w:rsidRPr="00903DBA">
        <w:rPr>
          <w:rStyle w:val="Index"/>
          <w:highlight w:val="white"/>
        </w:rPr>
        <w:t>16</w:t>
      </w:r>
      <w:proofErr w:type="spellEnd"/>
      <w:r w:rsidRPr="00903DBA">
        <w:rPr>
          <w:highlight w:val="white"/>
        </w:rPr>
        <w:t xml:space="preserve"> = 15 * 16 + 15 = 255</w:t>
      </w:r>
      <w:r w:rsidRPr="00903DBA">
        <w:rPr>
          <w:rStyle w:val="Index"/>
          <w:highlight w:val="white"/>
        </w:rPr>
        <w:t>10</w:t>
      </w:r>
      <w:r w:rsidRPr="00903DBA">
        <w:rPr>
          <w:highlight w:val="white"/>
        </w:rPr>
        <w:t>).</w:t>
      </w:r>
    </w:p>
    <w:p w14:paraId="7973568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(char.ToLower(char1) == 'x') {</w:t>
      </w:r>
    </w:p>
    <w:p w14:paraId="58CC2F7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if (IsHex(char1) &amp;&amp; IsHex(char2)) {</w:t>
      </w:r>
    </w:p>
    <w:p w14:paraId="2C45FD1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16 * CharToHex(char1) + CharToHex(char2);</w:t>
      </w:r>
    </w:p>
    <w:p w14:paraId="140C184E"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3);</w:t>
      </w:r>
    </w:p>
    <w:p w14:paraId="2F0D28DA"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26E4F5BC"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38B3EC2A" w14:textId="03ABAA1E" w:rsidR="00030DA2" w:rsidRPr="00903DBA" w:rsidRDefault="00030DA2" w:rsidP="00030DA2">
      <w:pPr>
        <w:rPr>
          <w:highlight w:val="white"/>
        </w:rPr>
      </w:pPr>
      <w:r w:rsidRPr="00903DBA">
        <w:rPr>
          <w:highlight w:val="white"/>
        </w:rPr>
        <w:t xml:space="preserve">If the slash is followed by a lowercase ‘x’ </w:t>
      </w:r>
      <w:r w:rsidR="001F6F83">
        <w:rPr>
          <w:highlight w:val="white"/>
        </w:rPr>
        <w:t>or an uppercase</w:t>
      </w:r>
      <w:r w:rsidRPr="00903DBA">
        <w:rPr>
          <w:highlight w:val="white"/>
        </w:rPr>
        <w:t xml:space="preserve"> ‘X’ and hexadecimal digit only, we use it to calculate the ASCII value.</w:t>
      </w:r>
    </w:p>
    <w:p w14:paraId="6977C9F1"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else if (IsHex(char1)) {</w:t>
      </w:r>
    </w:p>
    <w:p w14:paraId="338B1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int hexValue = CharToHex(char1);</w:t>
      </w:r>
    </w:p>
    <w:p w14:paraId="79CCEE4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buffer.Remove(index, 2);</w:t>
      </w:r>
    </w:p>
    <w:p w14:paraId="45DE5A6F"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buffer.Insert(index, (char) hexValue);</w:t>
      </w:r>
    </w:p>
    <w:p w14:paraId="7E402E2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7F37D2ED" w14:textId="70DA6683" w:rsidR="00030DA2" w:rsidRPr="00903DBA" w:rsidRDefault="00030DA2" w:rsidP="00030DA2">
      <w:pPr>
        <w:rPr>
          <w:highlight w:val="white"/>
        </w:rPr>
      </w:pPr>
      <w:r w:rsidRPr="00903DBA">
        <w:rPr>
          <w:highlight w:val="white"/>
        </w:rPr>
        <w:t xml:space="preserve">If the slash is followed by lowercase ‘x’ </w:t>
      </w:r>
      <w:r w:rsidR="001F6F83">
        <w:rPr>
          <w:highlight w:val="white"/>
        </w:rPr>
        <w:t>or an uppercase</w:t>
      </w:r>
      <w:r w:rsidRPr="00903DBA">
        <w:rPr>
          <w:highlight w:val="white"/>
        </w:rPr>
        <w:t xml:space="preserve"> ‘X’ without at least one hexadecimal digit, we report an error.</w:t>
      </w:r>
    </w:p>
    <w:p w14:paraId="1BA3CE01"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7622B23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Assert.Error(char1.ToString(),</w:t>
      </w:r>
    </w:p>
    <w:p w14:paraId="2C1C98A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Message.Invalid_hexadecimal_code);</w:t>
      </w:r>
    </w:p>
    <w:p w14:paraId="6018945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29FF6908"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466D1DD0" w14:textId="3E5DEB65" w:rsidR="00030DA2" w:rsidRPr="00903DBA" w:rsidRDefault="00030DA2" w:rsidP="00030DA2">
      <w:pPr>
        <w:rPr>
          <w:highlight w:val="white"/>
        </w:rPr>
      </w:pPr>
      <w:r w:rsidRPr="00903DBA">
        <w:rPr>
          <w:highlight w:val="white"/>
        </w:rPr>
        <w:t xml:space="preserve">Finally, if the slash is not followed by a character in the </w:t>
      </w:r>
      <w:r w:rsidRPr="00251B98">
        <w:rPr>
          <w:rStyle w:val="KeyWord0"/>
          <w:highlight w:val="white"/>
        </w:rPr>
        <w:t>m_escapeMap</w:t>
      </w:r>
      <w:r>
        <w:rPr>
          <w:highlight w:val="white"/>
        </w:rPr>
        <w:t xml:space="preserve"> map</w:t>
      </w:r>
      <w:r w:rsidRPr="00903DBA">
        <w:rPr>
          <w:highlight w:val="white"/>
        </w:rPr>
        <w:t>, an octal digit,</w:t>
      </w:r>
      <w:r>
        <w:rPr>
          <w:highlight w:val="white"/>
        </w:rPr>
        <w:t xml:space="preserve"> </w:t>
      </w:r>
      <w:r w:rsidRPr="00903DBA">
        <w:rPr>
          <w:highlight w:val="white"/>
        </w:rPr>
        <w:t xml:space="preserve">a lowercase ‘x’ </w:t>
      </w:r>
      <w:r w:rsidR="001F6F83">
        <w:rPr>
          <w:highlight w:val="white"/>
        </w:rPr>
        <w:t>or an uppercase</w:t>
      </w:r>
      <w:r w:rsidRPr="00903DBA">
        <w:rPr>
          <w:highlight w:val="white"/>
        </w:rPr>
        <w:t xml:space="preserve"> ‘X’, we report an error.</w:t>
      </w:r>
    </w:p>
    <w:p w14:paraId="631DA075" w14:textId="77777777" w:rsidR="00030DA2" w:rsidRPr="00903DBA" w:rsidRDefault="00030DA2" w:rsidP="00030DA2">
      <w:pPr>
        <w:pStyle w:val="Code"/>
        <w:rPr>
          <w:highlight w:val="white"/>
        </w:rPr>
      </w:pPr>
      <w:r>
        <w:rPr>
          <w:highlight w:val="white"/>
        </w:rPr>
        <w:t xml:space="preserve">  </w:t>
      </w:r>
      <w:r w:rsidRPr="00903DBA">
        <w:rPr>
          <w:highlight w:val="white"/>
        </w:rPr>
        <w:t xml:space="preserve">        else {</w:t>
      </w:r>
    </w:p>
    <w:p w14:paraId="02A197ED"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Assert.Error(buffer[index + 1].ToString(),</w:t>
      </w:r>
    </w:p>
    <w:p w14:paraId="0C4E166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Message.Invalid_slash_sequence);</w:t>
      </w:r>
    </w:p>
    <w:p w14:paraId="2ABDFC7C"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558BD8B5"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71058722"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w:t>
      </w:r>
    </w:p>
    <w:p w14:paraId="7C1E10BE" w14:textId="77777777" w:rsidR="00030DA2" w:rsidRPr="00903DBA" w:rsidRDefault="00030DA2" w:rsidP="00030DA2">
      <w:pPr>
        <w:rPr>
          <w:highlight w:val="white"/>
        </w:rPr>
      </w:pPr>
      <w:r w:rsidRPr="00903DBA">
        <w:rPr>
          <w:highlight w:val="white"/>
        </w:rPr>
        <w:t>When we have traversed through the string, we remove the three zero-character we added at the beginning and return the string.</w:t>
      </w:r>
    </w:p>
    <w:p w14:paraId="287550B8" w14:textId="77777777" w:rsidR="00030DA2" w:rsidRPr="00903DBA" w:rsidRDefault="00030DA2" w:rsidP="00030DA2">
      <w:pPr>
        <w:pStyle w:val="Code"/>
        <w:rPr>
          <w:highlight w:val="white"/>
        </w:rPr>
      </w:pPr>
      <w:r>
        <w:rPr>
          <w:highlight w:val="white"/>
        </w:rPr>
        <w:t xml:space="preserve">  </w:t>
      </w:r>
      <w:r w:rsidRPr="00903DBA">
        <w:rPr>
          <w:highlight w:val="white"/>
        </w:rPr>
        <w:t xml:space="preserve">    buffer.Remove(buffer.Length - 3, 3);</w:t>
      </w:r>
    </w:p>
    <w:p w14:paraId="37A67AE3"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buffer.ToString();</w:t>
      </w:r>
    </w:p>
    <w:p w14:paraId="08C51A5B"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0C90B7E7"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IsOctal</w:t>
      </w:r>
      <w:r w:rsidRPr="00903DBA">
        <w:rPr>
          <w:highlight w:val="white"/>
        </w:rPr>
        <w:t xml:space="preserve"> and </w:t>
      </w:r>
      <w:r w:rsidRPr="00903DBA">
        <w:rPr>
          <w:rStyle w:val="KeyWord0"/>
          <w:highlight w:val="white"/>
        </w:rPr>
        <w:t>IsHex</w:t>
      </w:r>
      <w:r w:rsidRPr="00903DBA">
        <w:rPr>
          <w:highlight w:val="white"/>
        </w:rPr>
        <w:t xml:space="preserve"> methods return true if the given character is and octal or hexadecimal digit, respectively.</w:t>
      </w:r>
    </w:p>
    <w:p w14:paraId="26EBDE27"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IsOctal(char c) {</w:t>
      </w:r>
    </w:p>
    <w:p w14:paraId="41B651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"01234567".Contains(c.ToString());</w:t>
      </w:r>
    </w:p>
    <w:p w14:paraId="0A69A144"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115C61A2" w14:textId="77777777" w:rsidR="00030DA2" w:rsidRPr="00903DBA" w:rsidRDefault="00030DA2" w:rsidP="00030DA2">
      <w:pPr>
        <w:pStyle w:val="Code"/>
        <w:rPr>
          <w:highlight w:val="white"/>
        </w:rPr>
      </w:pPr>
      <w:r w:rsidRPr="00903DBA">
        <w:rPr>
          <w:highlight w:val="white"/>
        </w:rPr>
        <w:t xml:space="preserve">  </w:t>
      </w:r>
    </w:p>
    <w:p w14:paraId="201A329C"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bool IsHex(char c) {</w:t>
      </w:r>
    </w:p>
    <w:p w14:paraId="28144B56"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"0123456789abcdef".Contains(c.ToString().ToLower());</w:t>
      </w:r>
    </w:p>
    <w:p w14:paraId="2D9AF2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2C5E3378" w14:textId="77777777" w:rsidR="00030DA2" w:rsidRPr="00903DBA" w:rsidRDefault="00030DA2" w:rsidP="00030DA2">
      <w:pPr>
        <w:rPr>
          <w:highlight w:val="white"/>
        </w:rPr>
      </w:pPr>
      <w:r w:rsidRPr="00903DBA">
        <w:rPr>
          <w:highlight w:val="white"/>
        </w:rPr>
        <w:t xml:space="preserve">The </w:t>
      </w:r>
      <w:r w:rsidRPr="00903DBA">
        <w:rPr>
          <w:rStyle w:val="KeyWord0"/>
          <w:highlight w:val="white"/>
        </w:rPr>
        <w:t>CharToOctal</w:t>
      </w:r>
      <w:r w:rsidRPr="00903DBA">
        <w:rPr>
          <w:highlight w:val="white"/>
        </w:rPr>
        <w:t xml:space="preserve"> and </w:t>
      </w:r>
      <w:r w:rsidRPr="00903DBA">
        <w:rPr>
          <w:rStyle w:val="KeyWord0"/>
          <w:highlight w:val="white"/>
        </w:rPr>
        <w:t>CharToHex</w:t>
      </w:r>
      <w:r w:rsidRPr="00903DBA">
        <w:rPr>
          <w:highlight w:val="white"/>
        </w:rPr>
        <w:t xml:space="preserve"> methods return the numerical value corresponding to the given character.</w:t>
      </w:r>
    </w:p>
    <w:p w14:paraId="34E94608"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CharToOctal(char c) {</w:t>
      </w:r>
    </w:p>
    <w:p w14:paraId="743066A9"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"01234567".IndexOf(c);</w:t>
      </w:r>
    </w:p>
    <w:p w14:paraId="7FDF65B7"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w:t>
      </w:r>
    </w:p>
    <w:p w14:paraId="384E154B" w14:textId="77777777" w:rsidR="00030DA2" w:rsidRPr="00903DBA" w:rsidRDefault="00030DA2" w:rsidP="00030DA2">
      <w:pPr>
        <w:pStyle w:val="Code"/>
        <w:rPr>
          <w:highlight w:val="white"/>
        </w:rPr>
      </w:pPr>
      <w:r w:rsidRPr="00903DBA">
        <w:rPr>
          <w:highlight w:val="white"/>
        </w:rPr>
        <w:t xml:space="preserve">  </w:t>
      </w:r>
    </w:p>
    <w:p w14:paraId="2693A2CF" w14:textId="77777777" w:rsidR="00030DA2" w:rsidRPr="00903DBA" w:rsidRDefault="00030DA2" w:rsidP="00030DA2">
      <w:pPr>
        <w:pStyle w:val="Code"/>
        <w:rPr>
          <w:highlight w:val="white"/>
        </w:rPr>
      </w:pPr>
      <w:r>
        <w:rPr>
          <w:highlight w:val="white"/>
        </w:rPr>
        <w:t xml:space="preserve">  </w:t>
      </w:r>
      <w:r w:rsidRPr="00903DBA">
        <w:rPr>
          <w:highlight w:val="white"/>
        </w:rPr>
        <w:t xml:space="preserve">  private static int CharToHex(char c) {</w:t>
      </w:r>
    </w:p>
    <w:p w14:paraId="08D99A65" w14:textId="77777777" w:rsidR="00030DA2" w:rsidRPr="00903DBA" w:rsidRDefault="00030DA2" w:rsidP="00030DA2">
      <w:pPr>
        <w:pStyle w:val="Code"/>
        <w:rPr>
          <w:highlight w:val="white"/>
        </w:rPr>
      </w:pPr>
      <w:r w:rsidRPr="00903DBA">
        <w:rPr>
          <w:highlight w:val="white"/>
        </w:rPr>
        <w:t xml:space="preserve">  </w:t>
      </w:r>
      <w:r>
        <w:rPr>
          <w:highlight w:val="white"/>
        </w:rPr>
        <w:t xml:space="preserve">  </w:t>
      </w:r>
      <w:r w:rsidRPr="00903DBA">
        <w:rPr>
          <w:highlight w:val="white"/>
        </w:rPr>
        <w:t xml:space="preserve">  return "0123456789abcdef".IndexOf(c.ToString().ToLower());</w:t>
      </w:r>
    </w:p>
    <w:p w14:paraId="1F04DB34" w14:textId="77777777" w:rsidR="00030DA2" w:rsidRPr="00903DBA" w:rsidRDefault="00030DA2" w:rsidP="00030DA2">
      <w:pPr>
        <w:pStyle w:val="Code"/>
        <w:rPr>
          <w:highlight w:val="white"/>
        </w:rPr>
      </w:pPr>
      <w:r>
        <w:rPr>
          <w:highlight w:val="white"/>
        </w:rPr>
        <w:t xml:space="preserve">  </w:t>
      </w:r>
      <w:r w:rsidRPr="00903DBA">
        <w:rPr>
          <w:highlight w:val="white"/>
        </w:rPr>
        <w:t xml:space="preserve">  }</w:t>
      </w:r>
    </w:p>
    <w:p w14:paraId="185A0A72" w14:textId="514F85DD" w:rsidR="00030DA2" w:rsidRDefault="00030DA2" w:rsidP="00030DA2">
      <w:pPr>
        <w:pStyle w:val="Code"/>
        <w:rPr>
          <w:highlight w:val="white"/>
        </w:rPr>
      </w:pPr>
      <w:r w:rsidRPr="00903DBA">
        <w:rPr>
          <w:highlight w:val="white"/>
        </w:rPr>
        <w:t xml:space="preserve">  }</w:t>
      </w:r>
    </w:p>
    <w:p w14:paraId="72CF4FF1" w14:textId="163AB688" w:rsidR="00030DA2" w:rsidRPr="00903DBA" w:rsidRDefault="00030DA2" w:rsidP="00030DA2">
      <w:pPr>
        <w:pStyle w:val="Code"/>
        <w:rPr>
          <w:highlight w:val="white"/>
        </w:rPr>
      </w:pPr>
      <w:r>
        <w:rPr>
          <w:highlight w:val="white"/>
        </w:rPr>
        <w:t>}</w:t>
      </w:r>
    </w:p>
    <w:p w14:paraId="52737847" w14:textId="77777777" w:rsidR="00275AA2" w:rsidRPr="00903DBA" w:rsidRDefault="00275AA2" w:rsidP="00180A7B">
      <w:pPr>
        <w:pStyle w:val="Rubrik2"/>
      </w:pPr>
      <w:bookmarkStart w:id="25" w:name="_Toc57655984"/>
      <w:r w:rsidRPr="00903DBA">
        <w:t>The typedef-name Problem</w:t>
      </w:r>
      <w:bookmarkEnd w:id="25"/>
    </w:p>
    <w:p w14:paraId="32DA2897" w14:textId="77777777" w:rsidR="00275AA2" w:rsidRPr="00903DBA" w:rsidRDefault="00275AA2" w:rsidP="00275AA2">
      <w:r w:rsidRPr="00903DBA">
        <w:t xml:space="preserve">Let us take look at the two source code lines below. Intuitively, the first line looks like an expression statement where </w:t>
      </w:r>
      <w:r w:rsidRPr="00903DBA">
        <w:rPr>
          <w:rStyle w:val="KeyWord0"/>
        </w:rPr>
        <w:t>x</w:t>
      </w:r>
      <w:r w:rsidRPr="00903DBA">
        <w:t xml:space="preserve"> and </w:t>
      </w:r>
      <w:r w:rsidRPr="00903DBA">
        <w:rPr>
          <w:rStyle w:val="KeyWord0"/>
        </w:rPr>
        <w:t>y</w:t>
      </w:r>
      <w:r w:rsidRPr="00903DBA">
        <w:t xml:space="preserve"> are variables of integral or floating types. Admittedly, the expression lacks side effects and is therefore meaningless, but it is still a valid expression statement. On the other hand, the second line looks like a pointer declaration where </w:t>
      </w:r>
      <w:r w:rsidRPr="00903DBA">
        <w:rPr>
          <w:rStyle w:val="KeyWord0"/>
        </w:rPr>
        <w:t>T</w:t>
      </w:r>
      <w:r w:rsidRPr="00903DBA">
        <w:t xml:space="preserve"> is a type defined by and earlier </w:t>
      </w:r>
      <w:r w:rsidRPr="00903DBA">
        <w:rPr>
          <w:rStyle w:val="KeyWord0"/>
        </w:rPr>
        <w:t>typedef</w:t>
      </w:r>
      <w:r w:rsidRPr="00903DBA">
        <w:t xml:space="preserve"> definition and </w:t>
      </w:r>
      <w:r w:rsidRPr="00903DBA">
        <w:rPr>
          <w:rStyle w:val="KeyWord0"/>
        </w:rPr>
        <w:t>p</w:t>
      </w:r>
      <w:r w:rsidRPr="00903DBA">
        <w:t xml:space="preserve"> is a pointer to that type.</w:t>
      </w:r>
    </w:p>
    <w:p w14:paraId="7653F8CD" w14:textId="77777777" w:rsidR="00275AA2" w:rsidRPr="00903DBA" w:rsidRDefault="00275AA2" w:rsidP="00275AA2">
      <w:pPr>
        <w:pStyle w:val="Code"/>
      </w:pPr>
      <w:r w:rsidRPr="00903DBA">
        <w:t>x * y;</w:t>
      </w:r>
    </w:p>
    <w:p w14:paraId="0E7CC969" w14:textId="77777777" w:rsidR="00275AA2" w:rsidRPr="00903DBA" w:rsidRDefault="00275AA2" w:rsidP="00275AA2">
      <w:pPr>
        <w:pStyle w:val="Code"/>
      </w:pPr>
      <w:r w:rsidRPr="00903DBA">
        <w:t>T* p;</w:t>
      </w:r>
    </w:p>
    <w:p w14:paraId="64477B36" w14:textId="77777777" w:rsidR="00275AA2" w:rsidRPr="00903DBA" w:rsidRDefault="00275AA2" w:rsidP="00275AA2">
      <w:r w:rsidRPr="00903DBA">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903DBA">
        <w:rPr>
          <w:rStyle w:val="KeyWord0"/>
        </w:rPr>
        <w:t>typedef</w:t>
      </w:r>
      <w:r w:rsidRPr="00903DBA">
        <w:t xml:space="preserve"> definition. In that way, the parser can distinguish between the two cases.</w:t>
      </w:r>
    </w:p>
    <w:p w14:paraId="5ABD0C79" w14:textId="783308A0" w:rsidR="00E40B78" w:rsidRPr="00903DBA" w:rsidRDefault="00E40B78" w:rsidP="00E40B78">
      <w:pPr>
        <w:pStyle w:val="Rubrik2"/>
      </w:pPr>
      <w:r w:rsidRPr="00903DBA">
        <w:t>The Scanner</w:t>
      </w:r>
      <w:bookmarkEnd w:id="24"/>
    </w:p>
    <w:p w14:paraId="47D4068D" w14:textId="77777777" w:rsidR="005A3627" w:rsidRPr="00903DBA" w:rsidRDefault="005A3627" w:rsidP="00E40B78">
      <w:r w:rsidRPr="00903DBA">
        <w:t>The scanner identifies keywords, operators, strings, characters, and numerical values.</w:t>
      </w:r>
    </w:p>
    <w:p w14:paraId="53F32A88" w14:textId="7C97201A" w:rsidR="00E40B78" w:rsidRPr="00903DBA" w:rsidRDefault="00E40B78" w:rsidP="00E40B78">
      <w:pPr>
        <w:pStyle w:val="CodeHeader"/>
      </w:pPr>
      <w:proofErr w:type="spellStart"/>
      <w:r w:rsidRPr="00903DBA">
        <w:t>Scanner.</w:t>
      </w:r>
      <w:r w:rsidR="009E5232" w:rsidRPr="00903DBA">
        <w:t>gplex</w:t>
      </w:r>
      <w:proofErr w:type="spellEnd"/>
    </w:p>
    <w:p w14:paraId="1EFD82B6" w14:textId="77777777" w:rsidR="009E5232" w:rsidRPr="00903DBA" w:rsidRDefault="009E5232" w:rsidP="009E5232">
      <w:pPr>
        <w:pStyle w:val="Code"/>
        <w:rPr>
          <w:highlight w:val="white"/>
        </w:rPr>
      </w:pPr>
      <w:r w:rsidRPr="00903DBA">
        <w:rPr>
          <w:highlight w:val="white"/>
        </w:rPr>
        <w:t>%namespace CCompiler_Main</w:t>
      </w:r>
    </w:p>
    <w:p w14:paraId="7E8C47BF" w14:textId="77777777" w:rsidR="009E5232" w:rsidRPr="00903DBA" w:rsidRDefault="009E5232" w:rsidP="009E5232">
      <w:pPr>
        <w:pStyle w:val="Code"/>
        <w:rPr>
          <w:highlight w:val="white"/>
        </w:rPr>
      </w:pPr>
    </w:p>
    <w:p w14:paraId="66A95D1A" w14:textId="77777777" w:rsidR="009E5232" w:rsidRPr="00903DBA" w:rsidRDefault="009E5232" w:rsidP="009E5232">
      <w:pPr>
        <w:pStyle w:val="Code"/>
        <w:rPr>
          <w:highlight w:val="white"/>
        </w:rPr>
      </w:pPr>
      <w:r w:rsidRPr="00903DBA">
        <w:rPr>
          <w:highlight w:val="white"/>
        </w:rPr>
        <w:t>%using CCompiler;</w:t>
      </w:r>
    </w:p>
    <w:p w14:paraId="0A658BE2" w14:textId="77777777" w:rsidR="009E5232" w:rsidRPr="00903DBA" w:rsidRDefault="009E5232" w:rsidP="009E5232">
      <w:pPr>
        <w:pStyle w:val="Code"/>
        <w:rPr>
          <w:highlight w:val="white"/>
        </w:rPr>
      </w:pPr>
      <w:r w:rsidRPr="00903DBA">
        <w:rPr>
          <w:highlight w:val="white"/>
        </w:rPr>
        <w:t>%using System.Numerics;</w:t>
      </w:r>
    </w:p>
    <w:p w14:paraId="74B423FB" w14:textId="77777777" w:rsidR="009E5232" w:rsidRPr="00903DBA" w:rsidRDefault="009E5232" w:rsidP="009E5232">
      <w:pPr>
        <w:pStyle w:val="Code"/>
        <w:rPr>
          <w:highlight w:val="white"/>
        </w:rPr>
      </w:pPr>
    </w:p>
    <w:p w14:paraId="3DD54DF1" w14:textId="77777777" w:rsidR="009E5232" w:rsidRPr="00903DBA" w:rsidRDefault="009E5232" w:rsidP="009E5232">
      <w:pPr>
        <w:pStyle w:val="Code"/>
        <w:rPr>
          <w:highlight w:val="white"/>
        </w:rPr>
      </w:pPr>
      <w:r w:rsidRPr="00903DBA">
        <w:rPr>
          <w:highlight w:val="white"/>
        </w:rPr>
        <w:t>%{</w:t>
      </w:r>
    </w:p>
    <w:p w14:paraId="3B1BF6D6" w14:textId="77777777" w:rsidR="009E5232" w:rsidRPr="00903DBA" w:rsidRDefault="009E5232" w:rsidP="009E5232">
      <w:pPr>
        <w:pStyle w:val="Code"/>
        <w:rPr>
          <w:highlight w:val="white"/>
        </w:rPr>
      </w:pPr>
      <w:r w:rsidRPr="00903DBA">
        <w:rPr>
          <w:highlight w:val="white"/>
        </w:rPr>
        <w:t xml:space="preserve">  public static FileInfo Path = null;</w:t>
      </w:r>
    </w:p>
    <w:p w14:paraId="3AD932E1" w14:textId="77777777" w:rsidR="009E5232" w:rsidRPr="00903DBA" w:rsidRDefault="009E5232" w:rsidP="009E5232">
      <w:pPr>
        <w:pStyle w:val="Code"/>
        <w:rPr>
          <w:highlight w:val="white"/>
        </w:rPr>
      </w:pPr>
      <w:r w:rsidRPr="00903DBA">
        <w:rPr>
          <w:highlight w:val="white"/>
        </w:rPr>
        <w:t xml:space="preserve">  public static int Line = 1;</w:t>
      </w:r>
    </w:p>
    <w:p w14:paraId="29D69DCB" w14:textId="0470543F" w:rsidR="00E40B78" w:rsidRPr="00903DBA" w:rsidRDefault="00A85C4A" w:rsidP="00E40B78">
      <w:r w:rsidRPr="00903DBA">
        <w:t>W</w:t>
      </w:r>
      <w:r w:rsidR="006F4DB2" w:rsidRPr="00903DBA">
        <w:t xml:space="preserve">e have </w:t>
      </w:r>
      <w:r w:rsidRPr="00903DBA">
        <w:t xml:space="preserve">now </w:t>
      </w:r>
      <w:r w:rsidR="006F4DB2" w:rsidRPr="00903DBA">
        <w:t xml:space="preserve">reached the part of the scanner where we define the scanner rules. We need rules for </w:t>
      </w:r>
      <w:r w:rsidR="00F14393" w:rsidRPr="00903DBA">
        <w:t xml:space="preserve">names as well as </w:t>
      </w:r>
      <w:r w:rsidR="001B1CC5" w:rsidRPr="00903DBA">
        <w:t>octal, decimal, and hexadecimal</w:t>
      </w:r>
      <w:r w:rsidR="00F14393" w:rsidRPr="00903DBA">
        <w:t xml:space="preserve">, </w:t>
      </w:r>
      <w:r w:rsidR="001B1CC5" w:rsidRPr="00903DBA">
        <w:t xml:space="preserve">floating, string and character values. </w:t>
      </w:r>
      <w:r w:rsidR="00E40B78" w:rsidRPr="00903DBA">
        <w:t>However, the regular expressions for values are a bit more complicated. There are several kinds of values:</w:t>
      </w:r>
    </w:p>
    <w:p w14:paraId="29704658" w14:textId="21CA40F3" w:rsidR="00E40B78" w:rsidRDefault="00E40B78" w:rsidP="00E40B78">
      <w:pPr>
        <w:pStyle w:val="Liststycke"/>
        <w:numPr>
          <w:ilvl w:val="0"/>
          <w:numId w:val="88"/>
        </w:numPr>
      </w:pPr>
      <w:r w:rsidRPr="00903DBA">
        <w:t>Octal. An octal value starts with a zero that is followed by zero or more digits between zero and eight, inclusive.</w:t>
      </w:r>
    </w:p>
    <w:p w14:paraId="62BCBFDB" w14:textId="77777777" w:rsidR="00D83B61" w:rsidRPr="00903DBA" w:rsidRDefault="00D83B61" w:rsidP="00D83B61">
      <w:pPr>
        <w:pStyle w:val="Code"/>
        <w:ind w:firstLine="720"/>
        <w:rPr>
          <w:highlight w:val="white"/>
        </w:rPr>
      </w:pPr>
      <w:r w:rsidRPr="00903DBA">
        <w:rPr>
          <w:highlight w:val="white"/>
        </w:rPr>
        <w:t>OCTAL_VALUE [\+\-]?0[0-7]*</w:t>
      </w:r>
    </w:p>
    <w:p w14:paraId="53477064" w14:textId="0B4EEDD6" w:rsidR="00E40B78" w:rsidRDefault="00E40B78" w:rsidP="00E40B78">
      <w:pPr>
        <w:pStyle w:val="Liststycke"/>
        <w:numPr>
          <w:ilvl w:val="0"/>
          <w:numId w:val="88"/>
        </w:numPr>
      </w:pPr>
      <w:r w:rsidRPr="00903DBA">
        <w:t>Decimal. A decimal value is made up by one or more digits.</w:t>
      </w:r>
    </w:p>
    <w:p w14:paraId="198A9061" w14:textId="77777777" w:rsidR="00D83B61" w:rsidRPr="00903DBA" w:rsidRDefault="00D83B61" w:rsidP="00D83B61">
      <w:pPr>
        <w:pStyle w:val="Code"/>
        <w:ind w:firstLine="720"/>
        <w:rPr>
          <w:highlight w:val="white"/>
        </w:rPr>
      </w:pPr>
      <w:r w:rsidRPr="00903DBA">
        <w:rPr>
          <w:highlight w:val="white"/>
        </w:rPr>
        <w:t>DECIMAL_VALUE [\+\-]?[1-9][0-9]*</w:t>
      </w:r>
    </w:p>
    <w:p w14:paraId="76AF7EAC" w14:textId="4C7F42B6" w:rsidR="00E40B78" w:rsidRDefault="00E40B78" w:rsidP="00E40B78">
      <w:pPr>
        <w:pStyle w:val="Liststycke"/>
        <w:numPr>
          <w:ilvl w:val="0"/>
          <w:numId w:val="88"/>
        </w:numPr>
      </w:pPr>
      <w:r w:rsidRPr="00903DBA">
        <w:t xml:space="preserve">Hexadecimal. A hexadecimal value starts with zero, followed by a </w:t>
      </w:r>
      <w:r w:rsidR="00A85C4A" w:rsidRPr="00903DBA">
        <w:t xml:space="preserve">lowercase ‘x’ or </w:t>
      </w:r>
      <w:r w:rsidR="002F6D94">
        <w:t xml:space="preserve">an </w:t>
      </w:r>
      <w:r w:rsidR="00A85C4A" w:rsidRPr="00903DBA">
        <w:t>uppercase ‘X’</w:t>
      </w:r>
      <w:r w:rsidRPr="00903DBA">
        <w:t xml:space="preserve"> and one o</w:t>
      </w:r>
      <w:r w:rsidR="00A85C4A" w:rsidRPr="00903DBA">
        <w:t>r</w:t>
      </w:r>
      <w:r w:rsidRPr="00903DBA">
        <w:t xml:space="preserve"> more hexadecimal digits.</w:t>
      </w:r>
    </w:p>
    <w:p w14:paraId="2F1A9CA4" w14:textId="77777777" w:rsidR="00D83B61" w:rsidRPr="00903DBA" w:rsidRDefault="00D83B61" w:rsidP="00D83B61">
      <w:pPr>
        <w:pStyle w:val="Code"/>
        <w:ind w:firstLine="720"/>
        <w:rPr>
          <w:highlight w:val="white"/>
        </w:rPr>
      </w:pPr>
      <w:r w:rsidRPr="00903DBA">
        <w:rPr>
          <w:highlight w:val="white"/>
        </w:rPr>
        <w:t>HEXADECIMAL_VALUE [\+\-]?0[xX][0-9a-fA-F]+</w:t>
      </w:r>
    </w:p>
    <w:p w14:paraId="459B7E3A" w14:textId="3C248248" w:rsidR="00E40B78" w:rsidRDefault="00E40B78" w:rsidP="00E40B78">
      <w:pPr>
        <w:pStyle w:val="Liststycke"/>
        <w:numPr>
          <w:ilvl w:val="0"/>
          <w:numId w:val="88"/>
        </w:numPr>
      </w:pPr>
      <w:r w:rsidRPr="00903DBA">
        <w:t>Floating</w:t>
      </w:r>
      <w:r w:rsidR="002F6D94">
        <w:t xml:space="preserve"> point</w:t>
      </w:r>
      <w:r w:rsidRPr="00903DBA">
        <w:t xml:space="preserve">. A floating value starts with one or more digits followed by a dot and zero or more digits or starts with a dot followed by one or more digits. It is possible to add an exponent part that starts with a </w:t>
      </w:r>
      <w:r w:rsidR="008737FB" w:rsidRPr="00903DBA">
        <w:t xml:space="preserve">lowercase ‘e’ or </w:t>
      </w:r>
      <w:r w:rsidR="00762530">
        <w:t xml:space="preserve">an </w:t>
      </w:r>
      <w:r w:rsidR="008737FB" w:rsidRPr="00903DBA">
        <w:t>uppercase</w:t>
      </w:r>
      <w:r w:rsidRPr="00903DBA">
        <w:t xml:space="preserve"> </w:t>
      </w:r>
      <w:r w:rsidR="008737FB" w:rsidRPr="00903DBA">
        <w:t>‘E’</w:t>
      </w:r>
      <w:r w:rsidRPr="00903DBA">
        <w:t xml:space="preserve">, followed by a potential plus or minus sign and one or more digits. Finally, a floating value can also be made up by one or more digits without a dot, followed by a </w:t>
      </w:r>
      <w:r w:rsidR="008737FB" w:rsidRPr="00903DBA">
        <w:t xml:space="preserve">lowercase ‘e’ </w:t>
      </w:r>
      <w:r w:rsidR="001F6F83">
        <w:t>or an uppercase</w:t>
      </w:r>
      <w:r w:rsidRPr="00903DBA">
        <w:t xml:space="preserve"> </w:t>
      </w:r>
      <w:r w:rsidR="008737FB" w:rsidRPr="00903DBA">
        <w:t>‘E’</w:t>
      </w:r>
      <w:r w:rsidRPr="00903DBA">
        <w:t>, a possible plus or minus sign, and one or more digits.</w:t>
      </w:r>
    </w:p>
    <w:p w14:paraId="65B70D62" w14:textId="77777777" w:rsidR="004428BB" w:rsidRPr="004428BB" w:rsidRDefault="004428BB" w:rsidP="004428BB">
      <w:pPr>
        <w:pStyle w:val="Code"/>
        <w:ind w:firstLine="720"/>
        <w:rPr>
          <w:highlight w:val="white"/>
        </w:rPr>
      </w:pPr>
      <w:r w:rsidRPr="004428BB">
        <w:rPr>
          <w:highlight w:val="white"/>
        </w:rPr>
        <w:t>DECIMAL_PART [\+\-]?([0-9]+|[0-9]+\.[0-9]*|\.[0-9]+)</w:t>
      </w:r>
    </w:p>
    <w:p w14:paraId="3A8959AB" w14:textId="77777777" w:rsidR="004428BB" w:rsidRPr="004428BB" w:rsidRDefault="004428BB" w:rsidP="004428BB">
      <w:pPr>
        <w:pStyle w:val="Code"/>
        <w:ind w:left="720"/>
        <w:rPr>
          <w:highlight w:val="white"/>
        </w:rPr>
      </w:pPr>
      <w:r w:rsidRPr="004428BB">
        <w:rPr>
          <w:highlight w:val="white"/>
        </w:rPr>
        <w:t>EXPONENT_PART (([eE][\+\-]?[0-9]+)?|[0-9]+[eE][\+\-]?[0-9]+)([fF]|[lL])?</w:t>
      </w:r>
    </w:p>
    <w:p w14:paraId="4241D2A2" w14:textId="77777777" w:rsidR="004428BB" w:rsidRPr="004428BB" w:rsidRDefault="004428BB" w:rsidP="004428BB">
      <w:pPr>
        <w:pStyle w:val="Code"/>
        <w:ind w:firstLine="720"/>
        <w:rPr>
          <w:highlight w:val="white"/>
        </w:rPr>
      </w:pPr>
      <w:r w:rsidRPr="004428BB">
        <w:rPr>
          <w:highlight w:val="white"/>
        </w:rPr>
        <w:t>FLOATING_VALUE {DECIMAL_PART}{EXPONENT_PART}</w:t>
      </w:r>
    </w:p>
    <w:p w14:paraId="794646B7" w14:textId="61B03DF0" w:rsidR="00E40B78" w:rsidRPr="00903DBA" w:rsidRDefault="00E40B78" w:rsidP="00E40B78">
      <w:r w:rsidRPr="00903DBA">
        <w:t xml:space="preserve">The decimal values can be appended by </w:t>
      </w:r>
      <w:r w:rsidR="005D596A" w:rsidRPr="00903DBA">
        <w:t xml:space="preserve">the </w:t>
      </w:r>
      <w:r w:rsidR="008737FB" w:rsidRPr="00903DBA">
        <w:t xml:space="preserve">lowercase </w:t>
      </w:r>
      <w:r w:rsidR="005F0818" w:rsidRPr="00903DBA">
        <w:t xml:space="preserve">‘u’ </w:t>
      </w:r>
      <w:r w:rsidR="001F6F83">
        <w:t>or an uppercase</w:t>
      </w:r>
      <w:r w:rsidRPr="00903DBA">
        <w:t xml:space="preserve"> </w:t>
      </w:r>
      <w:r w:rsidR="008E2F09" w:rsidRPr="00903DBA">
        <w:t>‘</w:t>
      </w:r>
      <w:r w:rsidR="005F0818" w:rsidRPr="00903DBA">
        <w:t>U</w:t>
      </w:r>
      <w:r w:rsidR="008E2F09" w:rsidRPr="00903DBA">
        <w:t>’</w:t>
      </w:r>
      <w:r w:rsidRPr="00903DBA">
        <w:t xml:space="preserve"> to indicate an unsigned value and </w:t>
      </w:r>
      <w:r w:rsidR="00957176" w:rsidRPr="00903DBA">
        <w:t>the</w:t>
      </w:r>
      <w:r w:rsidRPr="00903DBA">
        <w:t xml:space="preserve"> </w:t>
      </w:r>
      <w:r w:rsidR="008737FB" w:rsidRPr="00903DBA">
        <w:t xml:space="preserve">lowercase ‘s’ or ‘l’ </w:t>
      </w:r>
      <w:r w:rsidR="001F6F83">
        <w:t>or an uppercase</w:t>
      </w:r>
      <w:r w:rsidR="00482F57" w:rsidRPr="00903DBA">
        <w:t xml:space="preserve"> ‘</w:t>
      </w:r>
      <w:r w:rsidR="008737FB" w:rsidRPr="00903DBA">
        <w:t>S</w:t>
      </w:r>
      <w:r w:rsidR="00482F57" w:rsidRPr="00903DBA">
        <w:t>’</w:t>
      </w:r>
      <w:r w:rsidRPr="00903DBA">
        <w:t xml:space="preserve"> or </w:t>
      </w:r>
      <w:r w:rsidR="00482F57" w:rsidRPr="00903DBA">
        <w:t>‘</w:t>
      </w:r>
      <w:r w:rsidR="008737FB" w:rsidRPr="00903DBA">
        <w:t>L</w:t>
      </w:r>
      <w:r w:rsidR="00482F57" w:rsidRPr="00903DBA">
        <w:t>’</w:t>
      </w:r>
      <w:r w:rsidRPr="00903DBA">
        <w:t xml:space="preserve"> to indicate a short or long value. In the same way, a floating value can be appended by a </w:t>
      </w:r>
      <w:r w:rsidR="008737FB" w:rsidRPr="00903DBA">
        <w:t xml:space="preserve">lowercase </w:t>
      </w:r>
      <w:r w:rsidR="005F0818" w:rsidRPr="00903DBA">
        <w:t xml:space="preserve">‘f’ or ‘l’ </w:t>
      </w:r>
      <w:r w:rsidR="001F6F83">
        <w:t>or an uppercase</w:t>
      </w:r>
      <w:r w:rsidRPr="00903DBA">
        <w:t xml:space="preserve"> </w:t>
      </w:r>
      <w:r w:rsidR="005F0818" w:rsidRPr="00903DBA">
        <w:t>‘F’</w:t>
      </w:r>
      <w:r w:rsidRPr="00903DBA">
        <w:t xml:space="preserve"> or </w:t>
      </w:r>
      <w:r w:rsidR="005F0818" w:rsidRPr="00903DBA">
        <w:t>‘L’</w:t>
      </w:r>
      <w:r w:rsidRPr="00903DBA">
        <w:t xml:space="preserve"> to indicate a float or long double.</w:t>
      </w:r>
    </w:p>
    <w:p w14:paraId="523194AD" w14:textId="77777777" w:rsidR="00A156FA" w:rsidRPr="00903DBA" w:rsidRDefault="00A156FA" w:rsidP="00A156FA">
      <w:pPr>
        <w:pStyle w:val="Code"/>
        <w:rPr>
          <w:highlight w:val="white"/>
        </w:rPr>
      </w:pPr>
      <w:r w:rsidRPr="00903DBA">
        <w:rPr>
          <w:highlight w:val="white"/>
        </w:rPr>
        <w:t>POSTFIX ([uU]?[sSlL]?)|([sSlL]?[uU]?)</w:t>
      </w:r>
    </w:p>
    <w:p w14:paraId="7270EA0A" w14:textId="77777777" w:rsidR="00A80A35" w:rsidRPr="00903DBA" w:rsidRDefault="00A80A35" w:rsidP="00A80A35">
      <w:pPr>
        <w:pStyle w:val="Code"/>
        <w:rPr>
          <w:highlight w:val="white"/>
        </w:rPr>
      </w:pPr>
      <w:r w:rsidRPr="00903DBA">
        <w:rPr>
          <w:highlight w:val="white"/>
        </w:rPr>
        <w:t>INTEGRAL_VALUE ({DECIMAL_VALUE}|{OCTAL_VALUE}|{HEXADECIMAL_VALUE}){POSTFIX}</w:t>
      </w:r>
    </w:p>
    <w:p w14:paraId="341E64D5" w14:textId="61301EF5" w:rsidR="008146AF" w:rsidRPr="00903DBA" w:rsidRDefault="00E40B78" w:rsidP="00BE3733">
      <w:r w:rsidRPr="00903DBA">
        <w:t xml:space="preserve">A character </w:t>
      </w:r>
      <w:r w:rsidR="00B01CE6" w:rsidRPr="00903DBA">
        <w:t xml:space="preserve">is either two single quotation enclosing another </w:t>
      </w:r>
      <w:r w:rsidR="007627F2" w:rsidRPr="00903DBA">
        <w:t>single quotation preceded by a ba</w:t>
      </w:r>
      <w:r w:rsidR="00310655" w:rsidRPr="00903DBA">
        <w:t>c</w:t>
      </w:r>
      <w:r w:rsidR="007627F2" w:rsidRPr="00903DBA">
        <w:t>kslash (‘\’’)</w:t>
      </w:r>
      <w:r w:rsidR="008146AF" w:rsidRPr="00903DBA">
        <w:t xml:space="preserve"> or two single quotation mark enclosing everything except single </w:t>
      </w:r>
      <w:r w:rsidR="00A07550" w:rsidRPr="00903DBA">
        <w:t>quotation</w:t>
      </w:r>
      <w:r w:rsidR="008146AF" w:rsidRPr="00903DBA">
        <w:t xml:space="preserve"> marks.</w:t>
      </w:r>
    </w:p>
    <w:p w14:paraId="26E559C0" w14:textId="77777777" w:rsidR="00687DEC" w:rsidRPr="00903DBA" w:rsidRDefault="00687DEC" w:rsidP="00687DEC">
      <w:pPr>
        <w:pStyle w:val="Code"/>
        <w:rPr>
          <w:highlight w:val="white"/>
        </w:rPr>
      </w:pPr>
      <w:r w:rsidRPr="00903DBA">
        <w:rPr>
          <w:highlight w:val="white"/>
        </w:rPr>
        <w:t>CHAR_VALUE (\'\\\'\')|(\'[^\']*\')</w:t>
      </w:r>
    </w:p>
    <w:p w14:paraId="1813DDE8" w14:textId="0572DE45" w:rsidR="00E40B78" w:rsidRPr="00903DBA" w:rsidRDefault="008146AF" w:rsidP="00BE3733">
      <w:r w:rsidRPr="00903DBA">
        <w:t>A character</w:t>
      </w:r>
      <w:r w:rsidR="00B01CE6" w:rsidRPr="00903DBA">
        <w:t xml:space="preserve"> </w:t>
      </w:r>
      <w:r w:rsidR="00E40B78" w:rsidRPr="00903DBA">
        <w:t>starts with single</w:t>
      </w:r>
      <w:r w:rsidR="00952CD9" w:rsidRPr="00903DBA">
        <w:t xml:space="preserve"> </w:t>
      </w:r>
      <w:r w:rsidR="00E40B78" w:rsidRPr="00903DBA">
        <w:t>quot</w:t>
      </w:r>
      <w:r w:rsidR="00952CD9" w:rsidRPr="00903DBA">
        <w:t>ation mark</w:t>
      </w:r>
      <w:r w:rsidR="00E40B78" w:rsidRPr="00903DBA">
        <w:t xml:space="preserve"> followed by one or more occurrences of </w:t>
      </w:r>
      <w:r w:rsidR="00FC57B8" w:rsidRPr="00903DBA">
        <w:t>any</w:t>
      </w:r>
      <w:r w:rsidR="00E40B78" w:rsidRPr="00903DBA">
        <w:t>thing except a single</w:t>
      </w:r>
      <w:r w:rsidR="00952CD9" w:rsidRPr="00903DBA">
        <w:t xml:space="preserve"> quotation mark </w:t>
      </w:r>
      <w:r w:rsidR="00E40B78" w:rsidRPr="00903DBA">
        <w:t>and is terminated by a</w:t>
      </w:r>
      <w:r w:rsidR="00952CD9" w:rsidRPr="00903DBA">
        <w:t>nother</w:t>
      </w:r>
      <w:r w:rsidR="00E40B78" w:rsidRPr="00903DBA">
        <w:t xml:space="preserve"> </w:t>
      </w:r>
      <w:r w:rsidR="00D9230E" w:rsidRPr="00903DBA">
        <w:t>single</w:t>
      </w:r>
      <w:r w:rsidR="00952CD9" w:rsidRPr="00903DBA">
        <w:t xml:space="preserve"> </w:t>
      </w:r>
      <w:r w:rsidR="00E40B78" w:rsidRPr="00903DBA">
        <w:t>quot</w:t>
      </w:r>
      <w:r w:rsidR="00952CD9" w:rsidRPr="00903DBA">
        <w:t>ation mark</w:t>
      </w:r>
      <w:r w:rsidR="00E40B78" w:rsidRPr="00903DBA">
        <w:t xml:space="preserve">. </w:t>
      </w:r>
      <w:r w:rsidR="00952CD9" w:rsidRPr="00903DBA">
        <w:t xml:space="preserve">However, there may be a single </w:t>
      </w:r>
      <w:r w:rsidR="00E80D87" w:rsidRPr="00903DBA">
        <w:t xml:space="preserve">quotation mark if it is </w:t>
      </w:r>
      <w:r w:rsidR="00775365" w:rsidRPr="00903DBA">
        <w:t>preceded</w:t>
      </w:r>
      <w:r w:rsidR="00E80D87" w:rsidRPr="00903DBA">
        <w:t xml:space="preserve"> by a </w:t>
      </w:r>
      <w:r w:rsidR="00775365" w:rsidRPr="00903DBA">
        <w:t>backslash</w:t>
      </w:r>
      <w:r w:rsidR="00E80D87" w:rsidRPr="00903DBA">
        <w:t>.</w:t>
      </w:r>
      <w:r w:rsidR="00503231" w:rsidRPr="00903DBA">
        <w:t xml:space="preserve"> </w:t>
      </w:r>
      <w:r w:rsidR="00F27411" w:rsidRPr="00903DBA">
        <w:t>Since the q</w:t>
      </w:r>
      <w:r w:rsidR="00337AFE" w:rsidRPr="00903DBA">
        <w:t>uo</w:t>
      </w:r>
      <w:r w:rsidR="00F27411" w:rsidRPr="00903DBA">
        <w:t>tation mark and ba</w:t>
      </w:r>
      <w:r w:rsidR="001F7665" w:rsidRPr="00903DBA">
        <w:t>c</w:t>
      </w:r>
      <w:r w:rsidR="00F27411" w:rsidRPr="00903DBA">
        <w:t xml:space="preserve">kslash are character with special meaning, we need to </w:t>
      </w:r>
      <w:r w:rsidR="00337AFE" w:rsidRPr="00903DBA">
        <w:t>precede</w:t>
      </w:r>
      <w:r w:rsidR="00F27411" w:rsidRPr="00903DBA">
        <w:t xml:space="preserve"> </w:t>
      </w:r>
      <w:r w:rsidR="00063EA2" w:rsidRPr="00903DBA">
        <w:t xml:space="preserve">them </w:t>
      </w:r>
      <w:r w:rsidR="00337AFE" w:rsidRPr="00903DBA">
        <w:t>with</w:t>
      </w:r>
      <w:r w:rsidR="00F27411" w:rsidRPr="00903DBA">
        <w:t xml:space="preserve"> backslashes. </w:t>
      </w:r>
      <w:r w:rsidR="00FC57B8" w:rsidRPr="00903DBA">
        <w:t>N</w:t>
      </w:r>
      <w:r w:rsidR="00503231" w:rsidRPr="00903DBA">
        <w:t>ote that we do not need the backslash when the quotation mark is enclosed by brackets.</w:t>
      </w:r>
    </w:p>
    <w:p w14:paraId="3E5DF689" w14:textId="0E424344" w:rsidR="000C7CA0" w:rsidRPr="00903DBA" w:rsidRDefault="000C7CA0" w:rsidP="000C7CA0">
      <w:pPr>
        <w:pStyle w:val="Code"/>
        <w:rPr>
          <w:highlight w:val="white"/>
        </w:rPr>
      </w:pPr>
      <w:r w:rsidRPr="00903DBA">
        <w:rPr>
          <w:highlight w:val="white"/>
        </w:rPr>
        <w:t>CHAR_VALUE \'(\\\'|[^'])*\'</w:t>
      </w:r>
    </w:p>
    <w:p w14:paraId="4929F649" w14:textId="03AA3CD2" w:rsidR="002A3533" w:rsidRPr="00903DBA" w:rsidRDefault="002A3533" w:rsidP="002A3533">
      <w:pPr>
        <w:rPr>
          <w:highlight w:val="white"/>
        </w:rPr>
      </w:pPr>
      <w:r w:rsidRPr="00903DBA">
        <w:t xml:space="preserve">In the same way, a string starts with a </w:t>
      </w:r>
      <w:r w:rsidR="00775365" w:rsidRPr="00903DBA">
        <w:t>double quotation mark</w:t>
      </w:r>
      <w:r w:rsidRPr="00903DBA">
        <w:t xml:space="preserve"> followed by anything except </w:t>
      </w:r>
      <w:r w:rsidR="00775365" w:rsidRPr="00903DBA">
        <w:t>double quotation mark</w:t>
      </w:r>
      <w:r w:rsidRPr="00903DBA">
        <w:t xml:space="preserve"> and is terminated by a</w:t>
      </w:r>
      <w:r w:rsidR="00F97937" w:rsidRPr="00903DBA">
        <w:t>nother</w:t>
      </w:r>
      <w:r w:rsidRPr="00903DBA">
        <w:t xml:space="preserve"> </w:t>
      </w:r>
      <w:r w:rsidR="00775365" w:rsidRPr="00903DBA">
        <w:t>double quotation mark</w:t>
      </w:r>
      <w:r w:rsidRPr="00903DBA">
        <w:t>.</w:t>
      </w:r>
      <w:r w:rsidR="00C97806" w:rsidRPr="00903DBA">
        <w:t xml:space="preserve"> </w:t>
      </w:r>
      <w:r w:rsidR="006557ED" w:rsidRPr="00903DBA">
        <w:t>However, t</w:t>
      </w:r>
      <w:r w:rsidR="00C97806" w:rsidRPr="00903DBA">
        <w:t>he string may hold double quotations marks if they are proceeded by backslashes.</w:t>
      </w:r>
    </w:p>
    <w:p w14:paraId="3621EBA8" w14:textId="693C435D" w:rsidR="0097105C" w:rsidRPr="00903DBA" w:rsidRDefault="0097105C" w:rsidP="0097105C">
      <w:pPr>
        <w:pStyle w:val="Code"/>
        <w:rPr>
          <w:highlight w:val="white"/>
        </w:rPr>
      </w:pPr>
      <w:bookmarkStart w:id="26" w:name="_Ref418260937"/>
      <w:r w:rsidRPr="00903DBA">
        <w:rPr>
          <w:highlight w:val="white"/>
        </w:rPr>
        <w:t>STRING_VALUE \"(\\\"|[^"])*\"</w:t>
      </w:r>
    </w:p>
    <w:p w14:paraId="6188CF2C" w14:textId="4F4D792B" w:rsidR="001C01A4" w:rsidRPr="00903DBA" w:rsidRDefault="00D77411" w:rsidP="006274C4">
      <w:pPr>
        <w:rPr>
          <w:highlight w:val="white"/>
        </w:rPr>
      </w:pPr>
      <w:r w:rsidRPr="00903DBA">
        <w:rPr>
          <w:highlight w:val="white"/>
        </w:rPr>
        <w:t>N</w:t>
      </w:r>
      <w:r w:rsidR="00AE7175" w:rsidRPr="00903DBA">
        <w:rPr>
          <w:highlight w:val="white"/>
        </w:rPr>
        <w:t>ame</w:t>
      </w:r>
      <w:r w:rsidRPr="00903DBA">
        <w:rPr>
          <w:highlight w:val="white"/>
        </w:rPr>
        <w:t xml:space="preserve">s are used to identify variables, constants, </w:t>
      </w:r>
      <w:r w:rsidR="00E4503B" w:rsidRPr="00903DBA">
        <w:rPr>
          <w:highlight w:val="white"/>
        </w:rPr>
        <w:t xml:space="preserve">struct and unions, </w:t>
      </w:r>
      <w:r w:rsidR="002D286B" w:rsidRPr="00903DBA">
        <w:rPr>
          <w:highlight w:val="white"/>
        </w:rPr>
        <w:t xml:space="preserve">enumerations, </w:t>
      </w:r>
      <w:r w:rsidRPr="00903DBA">
        <w:rPr>
          <w:highlight w:val="white"/>
        </w:rPr>
        <w:t>function</w:t>
      </w:r>
      <w:r w:rsidR="00E4503B" w:rsidRPr="00903DBA">
        <w:rPr>
          <w:highlight w:val="white"/>
        </w:rPr>
        <w:t>s</w:t>
      </w:r>
      <w:r w:rsidRPr="00903DBA">
        <w:rPr>
          <w:highlight w:val="white"/>
        </w:rPr>
        <w:t xml:space="preserve">, and macros. They </w:t>
      </w:r>
      <w:r w:rsidR="00AE7175" w:rsidRPr="00903DBA">
        <w:rPr>
          <w:highlight w:val="white"/>
        </w:rPr>
        <w:t>start with a lett</w:t>
      </w:r>
      <w:r w:rsidR="006233E0" w:rsidRPr="00903DBA">
        <w:rPr>
          <w:highlight w:val="white"/>
        </w:rPr>
        <w:t>e</w:t>
      </w:r>
      <w:r w:rsidR="00AE7175" w:rsidRPr="00903DBA">
        <w:rPr>
          <w:highlight w:val="white"/>
        </w:rPr>
        <w:t xml:space="preserve">r </w:t>
      </w:r>
      <w:r w:rsidR="006233E0" w:rsidRPr="00903DBA">
        <w:rPr>
          <w:highlight w:val="white"/>
        </w:rPr>
        <w:t xml:space="preserve">or an </w:t>
      </w:r>
      <w:r w:rsidR="00AE7175" w:rsidRPr="00903DBA">
        <w:rPr>
          <w:highlight w:val="white"/>
        </w:rPr>
        <w:t>underscore</w:t>
      </w:r>
      <w:r w:rsidR="009129FF" w:rsidRPr="00903DBA">
        <w:rPr>
          <w:highlight w:val="white"/>
        </w:rPr>
        <w:t xml:space="preserve"> (’_’)</w:t>
      </w:r>
      <w:r w:rsidR="00AE7175" w:rsidRPr="00903DBA">
        <w:rPr>
          <w:highlight w:val="white"/>
        </w:rPr>
        <w:t xml:space="preserve">, </w:t>
      </w:r>
      <w:r w:rsidR="00E12163" w:rsidRPr="00903DBA">
        <w:rPr>
          <w:highlight w:val="white"/>
        </w:rPr>
        <w:t xml:space="preserve">that </w:t>
      </w:r>
      <w:r w:rsidR="00AE7175" w:rsidRPr="00903DBA">
        <w:rPr>
          <w:highlight w:val="white"/>
        </w:rPr>
        <w:t xml:space="preserve">is </w:t>
      </w:r>
      <w:r w:rsidR="00D4741E" w:rsidRPr="00903DBA">
        <w:rPr>
          <w:highlight w:val="white"/>
        </w:rPr>
        <w:t>optionally</w:t>
      </w:r>
      <w:r w:rsidR="00AE7175" w:rsidRPr="00903DBA">
        <w:rPr>
          <w:highlight w:val="white"/>
        </w:rPr>
        <w:t xml:space="preserve"> </w:t>
      </w:r>
      <w:r w:rsidR="002F7E86" w:rsidRPr="00903DBA">
        <w:rPr>
          <w:highlight w:val="white"/>
        </w:rPr>
        <w:t xml:space="preserve">followed </w:t>
      </w:r>
      <w:r w:rsidR="00AE7175" w:rsidRPr="00903DBA">
        <w:rPr>
          <w:highlight w:val="white"/>
        </w:rPr>
        <w:t xml:space="preserve">by </w:t>
      </w:r>
      <w:r w:rsidR="001C01A4" w:rsidRPr="00903DBA">
        <w:rPr>
          <w:highlight w:val="white"/>
        </w:rPr>
        <w:t>letters, digits, or underscores.</w:t>
      </w:r>
    </w:p>
    <w:p w14:paraId="299EAC6A" w14:textId="57A51F93" w:rsidR="00311885" w:rsidRPr="00903DBA" w:rsidRDefault="00311885" w:rsidP="00311885">
      <w:pPr>
        <w:pStyle w:val="Code"/>
        <w:rPr>
          <w:highlight w:val="white"/>
        </w:rPr>
      </w:pPr>
      <w:r w:rsidRPr="00903DBA">
        <w:rPr>
          <w:highlight w:val="white"/>
        </w:rPr>
        <w:t>NAME [a-zA-Z_][a-zA-Z0-9_]*</w:t>
      </w:r>
    </w:p>
    <w:p w14:paraId="071C1901" w14:textId="77777777" w:rsidR="00346FF2" w:rsidRPr="00903DBA" w:rsidRDefault="00346FF2" w:rsidP="00346FF2">
      <w:pPr>
        <w:rPr>
          <w:highlight w:val="white"/>
        </w:rPr>
      </w:pPr>
      <w:r w:rsidRPr="00903DBA">
        <w:rPr>
          <w:highlight w:val="white"/>
        </w:rPr>
        <w:t xml:space="preserve">Register names are used internally only, when performing system calls. They start with the text “register_” followed by the name of the register. </w:t>
      </w:r>
    </w:p>
    <w:p w14:paraId="5BF7FDC0" w14:textId="77777777" w:rsidR="00346FF2" w:rsidRPr="00903DBA" w:rsidRDefault="00346FF2" w:rsidP="00346FF2">
      <w:pPr>
        <w:pStyle w:val="Code"/>
        <w:rPr>
          <w:highlight w:val="white"/>
        </w:rPr>
      </w:pPr>
      <w:r w:rsidRPr="00903DBA">
        <w:rPr>
          <w:highlight w:val="white"/>
        </w:rPr>
        <w:t>REGISTER_NAME "register_"[a-z]+</w:t>
      </w:r>
    </w:p>
    <w:p w14:paraId="4EEB01FB" w14:textId="32C5F3E4" w:rsidR="00B6557E" w:rsidRPr="00903DBA" w:rsidRDefault="006274C4" w:rsidP="00F71851">
      <w:r w:rsidRPr="00903DBA">
        <w:rPr>
          <w:highlight w:val="white"/>
        </w:rPr>
        <w:t xml:space="preserve">The path line is used to keeping track of the current line number. It is used by the </w:t>
      </w:r>
      <w:r w:rsidR="00F71851" w:rsidRPr="00903DBA">
        <w:rPr>
          <w:highlight w:val="white"/>
        </w:rPr>
        <w:t>preprocessor</w:t>
      </w:r>
      <w:r w:rsidRPr="00903DBA">
        <w:rPr>
          <w:highlight w:val="white"/>
        </w:rPr>
        <w:t xml:space="preserve"> macro __LINE__, and </w:t>
      </w:r>
      <w:r w:rsidR="00B11E36" w:rsidRPr="00903DBA">
        <w:rPr>
          <w:highlight w:val="white"/>
        </w:rPr>
        <w:t>when reporting errors.</w:t>
      </w:r>
      <w:r w:rsidR="00F71851" w:rsidRPr="00903DBA">
        <w:t xml:space="preserve"> The path line </w:t>
      </w:r>
      <w:r w:rsidR="00B6557E" w:rsidRPr="00903DBA">
        <w:t xml:space="preserve">starts with </w:t>
      </w:r>
      <w:r w:rsidR="00F71851" w:rsidRPr="00903DBA">
        <w:t xml:space="preserve">a dollar sign followed by anything except newline (the dot represents every character except newline) </w:t>
      </w:r>
      <w:r w:rsidR="00B6557E" w:rsidRPr="00903DBA">
        <w:t>and ends with another dollar sign.</w:t>
      </w:r>
    </w:p>
    <w:p w14:paraId="47491F3F" w14:textId="6968764C" w:rsidR="00311885" w:rsidRPr="00903DBA" w:rsidRDefault="00311885" w:rsidP="00311885">
      <w:pPr>
        <w:pStyle w:val="Code"/>
        <w:rPr>
          <w:highlight w:val="white"/>
        </w:rPr>
      </w:pPr>
      <w:r w:rsidRPr="00903DBA">
        <w:rPr>
          <w:highlight w:val="white"/>
        </w:rPr>
        <w:lastRenderedPageBreak/>
        <w:t>PATH_LINE \$.*\$</w:t>
      </w:r>
    </w:p>
    <w:p w14:paraId="4377DE5F" w14:textId="6B1DB63B" w:rsidR="00B6557E" w:rsidRPr="00903DBA" w:rsidRDefault="00B11E36" w:rsidP="00B11E36">
      <w:r w:rsidRPr="00903DBA">
        <w:rPr>
          <w:highlight w:val="white"/>
        </w:rPr>
        <w:t>A white space is a</w:t>
      </w:r>
      <w:r w:rsidR="00B6557E" w:rsidRPr="00903DBA">
        <w:rPr>
          <w:highlight w:val="white"/>
        </w:rPr>
        <w:t xml:space="preserve"> space or any character that can substitute as a space; that is</w:t>
      </w:r>
      <w:r w:rsidR="00B6557E" w:rsidRPr="00903DBA">
        <w:t xml:space="preserve"> </w:t>
      </w:r>
      <w:r w:rsidR="001955F1" w:rsidRPr="00903DBA">
        <w:t xml:space="preserve">horizontal </w:t>
      </w:r>
      <w:r w:rsidR="00B6557E" w:rsidRPr="00903DBA">
        <w:t xml:space="preserve">tabulator, return, newline, </w:t>
      </w:r>
      <w:r w:rsidR="001955F1" w:rsidRPr="00903DBA">
        <w:t>and</w:t>
      </w:r>
      <w:r w:rsidR="00B6557E" w:rsidRPr="00903DBA">
        <w:t xml:space="preserve"> form feed.</w:t>
      </w:r>
    </w:p>
    <w:p w14:paraId="5B408B54" w14:textId="77777777" w:rsidR="00311885" w:rsidRPr="00903DBA" w:rsidRDefault="00311885" w:rsidP="00311885">
      <w:pPr>
        <w:pStyle w:val="Code"/>
        <w:rPr>
          <w:highlight w:val="white"/>
        </w:rPr>
      </w:pPr>
      <w:r w:rsidRPr="00903DBA">
        <w:rPr>
          <w:highlight w:val="white"/>
        </w:rPr>
        <w:t>WHITE_SPACE [ \t\r\n\f]</w:t>
      </w:r>
    </w:p>
    <w:p w14:paraId="562DEE61" w14:textId="634C668F" w:rsidR="00311885" w:rsidRPr="00903DBA" w:rsidRDefault="005553F6" w:rsidP="005553F6">
      <w:pPr>
        <w:rPr>
          <w:highlight w:val="white"/>
        </w:rPr>
      </w:pPr>
      <w:r w:rsidRPr="00903DBA">
        <w:rPr>
          <w:highlight w:val="white"/>
        </w:rPr>
        <w:t xml:space="preserve">The next section holds the </w:t>
      </w:r>
      <w:r w:rsidR="009746D3" w:rsidRPr="00903DBA">
        <w:rPr>
          <w:highlight w:val="white"/>
        </w:rPr>
        <w:t xml:space="preserve">actions of </w:t>
      </w:r>
      <w:r w:rsidR="006D53AF" w:rsidRPr="00903DBA">
        <w:rPr>
          <w:highlight w:val="white"/>
        </w:rPr>
        <w:t>keyword</w:t>
      </w:r>
      <w:r w:rsidR="009746D3" w:rsidRPr="00903DBA">
        <w:rPr>
          <w:highlight w:val="white"/>
        </w:rPr>
        <w:t>s</w:t>
      </w:r>
      <w:r w:rsidR="001F77D6" w:rsidRPr="00903DBA">
        <w:rPr>
          <w:highlight w:val="white"/>
        </w:rPr>
        <w:t>, operators,</w:t>
      </w:r>
      <w:r w:rsidR="009746D3" w:rsidRPr="00903DBA">
        <w:rPr>
          <w:highlight w:val="white"/>
        </w:rPr>
        <w:t xml:space="preserve"> and </w:t>
      </w:r>
      <w:r w:rsidR="00033301" w:rsidRPr="00903DBA">
        <w:rPr>
          <w:highlight w:val="white"/>
        </w:rPr>
        <w:t>the rules defined above.</w:t>
      </w:r>
    </w:p>
    <w:p w14:paraId="3B1EE96A" w14:textId="77777777" w:rsidR="00311885" w:rsidRPr="00903DBA" w:rsidRDefault="00311885" w:rsidP="00311885">
      <w:pPr>
        <w:pStyle w:val="Code"/>
        <w:rPr>
          <w:highlight w:val="white"/>
        </w:rPr>
      </w:pPr>
      <w:r w:rsidRPr="00903DBA">
        <w:rPr>
          <w:highlight w:val="white"/>
        </w:rPr>
        <w:t>%%</w:t>
      </w:r>
    </w:p>
    <w:p w14:paraId="2BED49BF" w14:textId="0C3E37A9" w:rsidR="00311885" w:rsidRPr="00903DBA" w:rsidRDefault="00311885" w:rsidP="00311885">
      <w:pPr>
        <w:pStyle w:val="Code"/>
        <w:rPr>
          <w:highlight w:val="white"/>
        </w:rPr>
      </w:pPr>
      <w:r w:rsidRPr="00903DBA">
        <w:rPr>
          <w:highlight w:val="white"/>
        </w:rPr>
        <w:t xml:space="preserve">"auto"          { return ((int) Tokens.AUTO);          </w:t>
      </w:r>
      <w:r w:rsidR="00346FF2">
        <w:rPr>
          <w:highlight w:val="white"/>
        </w:rPr>
        <w:t>}</w:t>
      </w:r>
    </w:p>
    <w:p w14:paraId="4932EDBE" w14:textId="2FEC69FB" w:rsidR="00311885" w:rsidRPr="00903DBA" w:rsidRDefault="00311885" w:rsidP="00311885">
      <w:pPr>
        <w:pStyle w:val="Code"/>
        <w:rPr>
          <w:highlight w:val="white"/>
        </w:rPr>
      </w:pPr>
      <w:r w:rsidRPr="00903DBA">
        <w:rPr>
          <w:highlight w:val="white"/>
        </w:rPr>
        <w:t xml:space="preserve">"break"         { return ((int) Tokens.BREAK);         </w:t>
      </w:r>
      <w:r w:rsidR="00346FF2">
        <w:rPr>
          <w:highlight w:val="white"/>
        </w:rPr>
        <w:t>}</w:t>
      </w:r>
    </w:p>
    <w:p w14:paraId="41D76532" w14:textId="78730367" w:rsidR="00311885" w:rsidRPr="00903DBA" w:rsidRDefault="00311885" w:rsidP="00311885">
      <w:pPr>
        <w:pStyle w:val="Code"/>
        <w:rPr>
          <w:highlight w:val="white"/>
        </w:rPr>
      </w:pPr>
      <w:r w:rsidRPr="00903DBA">
        <w:rPr>
          <w:highlight w:val="white"/>
        </w:rPr>
        <w:t xml:space="preserve">"case"          { return ((int) Tokens.CASE);          </w:t>
      </w:r>
      <w:r w:rsidR="00346FF2">
        <w:rPr>
          <w:highlight w:val="white"/>
        </w:rPr>
        <w:t>}</w:t>
      </w:r>
    </w:p>
    <w:p w14:paraId="7F51FA77" w14:textId="669C8651" w:rsidR="00311885" w:rsidRPr="00903DBA" w:rsidRDefault="00311885" w:rsidP="00311885">
      <w:pPr>
        <w:pStyle w:val="Code"/>
        <w:rPr>
          <w:highlight w:val="white"/>
        </w:rPr>
      </w:pPr>
      <w:r w:rsidRPr="00903DBA">
        <w:rPr>
          <w:highlight w:val="white"/>
        </w:rPr>
        <w:t xml:space="preserve">"carry_flag"    { return ((int) Tokens.CARRY_FLAG);    </w:t>
      </w:r>
      <w:r w:rsidR="00346FF2">
        <w:rPr>
          <w:highlight w:val="white"/>
        </w:rPr>
        <w:t>}</w:t>
      </w:r>
    </w:p>
    <w:p w14:paraId="07029621" w14:textId="43C85326" w:rsidR="00311885" w:rsidRPr="00903DBA" w:rsidRDefault="00311885" w:rsidP="00311885">
      <w:pPr>
        <w:pStyle w:val="Code"/>
        <w:rPr>
          <w:highlight w:val="white"/>
        </w:rPr>
      </w:pPr>
      <w:r w:rsidRPr="00903DBA">
        <w:rPr>
          <w:highlight w:val="white"/>
        </w:rPr>
        <w:t xml:space="preserve">"char"          { return ((int) Tokens.CHAR);          </w:t>
      </w:r>
      <w:r w:rsidR="00346FF2">
        <w:rPr>
          <w:highlight w:val="white"/>
        </w:rPr>
        <w:t>}</w:t>
      </w:r>
    </w:p>
    <w:p w14:paraId="09461CE0" w14:textId="3D112A3C" w:rsidR="00311885" w:rsidRPr="00903DBA" w:rsidRDefault="00311885" w:rsidP="00311885">
      <w:pPr>
        <w:pStyle w:val="Code"/>
        <w:rPr>
          <w:highlight w:val="white"/>
        </w:rPr>
      </w:pPr>
      <w:r w:rsidRPr="00903DBA">
        <w:rPr>
          <w:highlight w:val="white"/>
        </w:rPr>
        <w:t xml:space="preserve">"const"         { return ((int) Tokens.CONSTANT);      </w:t>
      </w:r>
      <w:r w:rsidR="00346FF2">
        <w:rPr>
          <w:highlight w:val="white"/>
        </w:rPr>
        <w:t>}</w:t>
      </w:r>
    </w:p>
    <w:p w14:paraId="61CE6948" w14:textId="21D3F269" w:rsidR="00311885" w:rsidRPr="00903DBA" w:rsidRDefault="00311885" w:rsidP="00311885">
      <w:pPr>
        <w:pStyle w:val="Code"/>
        <w:rPr>
          <w:highlight w:val="white"/>
        </w:rPr>
      </w:pPr>
      <w:r w:rsidRPr="00903DBA">
        <w:rPr>
          <w:highlight w:val="white"/>
        </w:rPr>
        <w:t xml:space="preserve">"continue"      { return ((int) Tokens.CONTINUE);      </w:t>
      </w:r>
      <w:r w:rsidR="00346FF2">
        <w:rPr>
          <w:highlight w:val="white"/>
        </w:rPr>
        <w:t>}</w:t>
      </w:r>
    </w:p>
    <w:p w14:paraId="46A9D9EE" w14:textId="45FA23EE" w:rsidR="00311885" w:rsidRPr="00903DBA" w:rsidRDefault="00311885" w:rsidP="00311885">
      <w:pPr>
        <w:pStyle w:val="Code"/>
        <w:rPr>
          <w:highlight w:val="white"/>
        </w:rPr>
      </w:pPr>
      <w:r w:rsidRPr="00903DBA">
        <w:rPr>
          <w:highlight w:val="white"/>
        </w:rPr>
        <w:t xml:space="preserve">"default"       { return ((int) Tokens.DEFAULT);       </w:t>
      </w:r>
      <w:r w:rsidR="00346FF2">
        <w:rPr>
          <w:highlight w:val="white"/>
        </w:rPr>
        <w:t>}</w:t>
      </w:r>
    </w:p>
    <w:p w14:paraId="7D1A5314" w14:textId="6B41B6FC" w:rsidR="00311885" w:rsidRPr="00903DBA" w:rsidRDefault="00311885" w:rsidP="00311885">
      <w:pPr>
        <w:pStyle w:val="Code"/>
        <w:rPr>
          <w:highlight w:val="white"/>
        </w:rPr>
      </w:pPr>
      <w:r w:rsidRPr="00903DBA">
        <w:rPr>
          <w:highlight w:val="white"/>
        </w:rPr>
        <w:t xml:space="preserve">"do"            { return ((int) Tokens.DO);            </w:t>
      </w:r>
      <w:r w:rsidR="00346FF2">
        <w:rPr>
          <w:highlight w:val="white"/>
        </w:rPr>
        <w:t>}</w:t>
      </w:r>
    </w:p>
    <w:p w14:paraId="75F21B60" w14:textId="078E2B01" w:rsidR="00311885" w:rsidRPr="00903DBA" w:rsidRDefault="00311885" w:rsidP="00311885">
      <w:pPr>
        <w:pStyle w:val="Code"/>
        <w:rPr>
          <w:highlight w:val="white"/>
        </w:rPr>
      </w:pPr>
      <w:r w:rsidRPr="00903DBA">
        <w:rPr>
          <w:highlight w:val="white"/>
        </w:rPr>
        <w:t xml:space="preserve">"double"        { return ((int) Tokens.DOUBLE);        </w:t>
      </w:r>
      <w:r w:rsidR="00346FF2">
        <w:rPr>
          <w:highlight w:val="white"/>
        </w:rPr>
        <w:t>}</w:t>
      </w:r>
    </w:p>
    <w:p w14:paraId="64112E7B" w14:textId="4FA08AF5" w:rsidR="00311885" w:rsidRPr="00903DBA" w:rsidRDefault="00311885" w:rsidP="00311885">
      <w:pPr>
        <w:pStyle w:val="Code"/>
        <w:rPr>
          <w:highlight w:val="white"/>
        </w:rPr>
      </w:pPr>
      <w:r w:rsidRPr="00903DBA">
        <w:rPr>
          <w:highlight w:val="white"/>
        </w:rPr>
        <w:t xml:space="preserve">"else"          { return ((int) Tokens.ELSE);          </w:t>
      </w:r>
      <w:r w:rsidR="00346FF2">
        <w:rPr>
          <w:highlight w:val="white"/>
        </w:rPr>
        <w:t>}</w:t>
      </w:r>
    </w:p>
    <w:p w14:paraId="02310139" w14:textId="5C093146" w:rsidR="00311885" w:rsidRPr="00903DBA" w:rsidRDefault="00311885" w:rsidP="00311885">
      <w:pPr>
        <w:pStyle w:val="Code"/>
        <w:rPr>
          <w:highlight w:val="white"/>
        </w:rPr>
      </w:pPr>
      <w:r w:rsidRPr="00903DBA">
        <w:rPr>
          <w:highlight w:val="white"/>
        </w:rPr>
        <w:t xml:space="preserve">"enum"          { return ((int) Tokens.ENUM);          </w:t>
      </w:r>
      <w:r w:rsidR="00346FF2">
        <w:rPr>
          <w:highlight w:val="white"/>
        </w:rPr>
        <w:t>}</w:t>
      </w:r>
    </w:p>
    <w:p w14:paraId="2D08A7B3" w14:textId="051F79E6" w:rsidR="00311885" w:rsidRPr="00903DBA" w:rsidRDefault="00311885" w:rsidP="00311885">
      <w:pPr>
        <w:pStyle w:val="Code"/>
        <w:rPr>
          <w:highlight w:val="white"/>
        </w:rPr>
      </w:pPr>
      <w:r w:rsidRPr="00903DBA">
        <w:rPr>
          <w:highlight w:val="white"/>
        </w:rPr>
        <w:t xml:space="preserve">"extern"        { return ((int) Tokens.EXTERN);        </w:t>
      </w:r>
      <w:r w:rsidR="00346FF2">
        <w:rPr>
          <w:highlight w:val="white"/>
        </w:rPr>
        <w:t>}</w:t>
      </w:r>
    </w:p>
    <w:p w14:paraId="40163627" w14:textId="0275BD6A" w:rsidR="00311885" w:rsidRPr="00903DBA" w:rsidRDefault="00311885" w:rsidP="00311885">
      <w:pPr>
        <w:pStyle w:val="Code"/>
        <w:rPr>
          <w:highlight w:val="white"/>
        </w:rPr>
      </w:pPr>
      <w:r w:rsidRPr="00903DBA">
        <w:rPr>
          <w:highlight w:val="white"/>
        </w:rPr>
        <w:t xml:space="preserve">"float"         { return ((int) Tokens.FLOAT);         </w:t>
      </w:r>
      <w:r w:rsidR="00346FF2">
        <w:rPr>
          <w:highlight w:val="white"/>
        </w:rPr>
        <w:t>}</w:t>
      </w:r>
    </w:p>
    <w:p w14:paraId="2F284285" w14:textId="0E73F4D5" w:rsidR="00311885" w:rsidRPr="00903DBA" w:rsidRDefault="00311885" w:rsidP="00311885">
      <w:pPr>
        <w:pStyle w:val="Code"/>
        <w:rPr>
          <w:highlight w:val="white"/>
        </w:rPr>
      </w:pPr>
      <w:r w:rsidRPr="00903DBA">
        <w:rPr>
          <w:highlight w:val="white"/>
        </w:rPr>
        <w:t xml:space="preserve">"for"           { return ((int) Tokens.FOR);           </w:t>
      </w:r>
      <w:r w:rsidR="00346FF2">
        <w:rPr>
          <w:highlight w:val="white"/>
        </w:rPr>
        <w:t>}</w:t>
      </w:r>
    </w:p>
    <w:p w14:paraId="368CC5AE" w14:textId="1936A68B" w:rsidR="00311885" w:rsidRPr="00903DBA" w:rsidRDefault="00311885" w:rsidP="00311885">
      <w:pPr>
        <w:pStyle w:val="Code"/>
        <w:rPr>
          <w:highlight w:val="white"/>
        </w:rPr>
      </w:pPr>
      <w:r w:rsidRPr="00903DBA">
        <w:rPr>
          <w:highlight w:val="white"/>
        </w:rPr>
        <w:t xml:space="preserve">"goto"          { return ((int) Tokens.GOTO);          </w:t>
      </w:r>
      <w:r w:rsidR="00346FF2">
        <w:rPr>
          <w:highlight w:val="white"/>
        </w:rPr>
        <w:t>}</w:t>
      </w:r>
    </w:p>
    <w:p w14:paraId="51886420" w14:textId="73081347" w:rsidR="00311885" w:rsidRPr="00903DBA" w:rsidRDefault="00311885" w:rsidP="00311885">
      <w:pPr>
        <w:pStyle w:val="Code"/>
        <w:rPr>
          <w:highlight w:val="white"/>
        </w:rPr>
      </w:pPr>
      <w:r w:rsidRPr="00903DBA">
        <w:rPr>
          <w:highlight w:val="white"/>
        </w:rPr>
        <w:t xml:space="preserve">"int"           { return ((int) Tokens.INT);           </w:t>
      </w:r>
      <w:r w:rsidR="00346FF2">
        <w:rPr>
          <w:highlight w:val="white"/>
        </w:rPr>
        <w:t>}</w:t>
      </w:r>
    </w:p>
    <w:p w14:paraId="7875F723" w14:textId="64FDDC8F" w:rsidR="00311885" w:rsidRPr="00903DBA" w:rsidRDefault="00311885" w:rsidP="00311885">
      <w:pPr>
        <w:pStyle w:val="Code"/>
        <w:rPr>
          <w:highlight w:val="white"/>
        </w:rPr>
      </w:pPr>
      <w:r w:rsidRPr="00903DBA">
        <w:rPr>
          <w:highlight w:val="white"/>
        </w:rPr>
        <w:t xml:space="preserve">"interrupt"     { return ((int) Tokens.INTERUPT);      </w:t>
      </w:r>
      <w:r w:rsidR="00346FF2">
        <w:rPr>
          <w:highlight w:val="white"/>
        </w:rPr>
        <w:t>}</w:t>
      </w:r>
    </w:p>
    <w:p w14:paraId="6096FFE9" w14:textId="6CC905CC" w:rsidR="00311885" w:rsidRPr="00903DBA" w:rsidRDefault="00311885" w:rsidP="00311885">
      <w:pPr>
        <w:pStyle w:val="Code"/>
        <w:rPr>
          <w:highlight w:val="white"/>
        </w:rPr>
      </w:pPr>
      <w:r w:rsidRPr="00903DBA">
        <w:rPr>
          <w:highlight w:val="white"/>
        </w:rPr>
        <w:t xml:space="preserve">"if"            { return ((int) Tokens.IF);            </w:t>
      </w:r>
      <w:r w:rsidR="00346FF2">
        <w:rPr>
          <w:highlight w:val="white"/>
        </w:rPr>
        <w:t>}</w:t>
      </w:r>
    </w:p>
    <w:p w14:paraId="1BE473C6" w14:textId="7AE036B1" w:rsidR="00311885" w:rsidRPr="00903DBA" w:rsidRDefault="00311885" w:rsidP="00311885">
      <w:pPr>
        <w:pStyle w:val="Code"/>
        <w:rPr>
          <w:highlight w:val="white"/>
        </w:rPr>
      </w:pPr>
      <w:r w:rsidRPr="00903DBA">
        <w:rPr>
          <w:highlight w:val="white"/>
        </w:rPr>
        <w:t xml:space="preserve">"jump_register" { return ((int) Tokens.JUMP_REGISTER); </w:t>
      </w:r>
      <w:r w:rsidR="00346FF2">
        <w:rPr>
          <w:highlight w:val="white"/>
        </w:rPr>
        <w:t>}</w:t>
      </w:r>
    </w:p>
    <w:p w14:paraId="263A3C83" w14:textId="2100895B" w:rsidR="00311885" w:rsidRPr="00903DBA" w:rsidRDefault="00311885" w:rsidP="00311885">
      <w:pPr>
        <w:pStyle w:val="Code"/>
        <w:rPr>
          <w:highlight w:val="white"/>
        </w:rPr>
      </w:pPr>
      <w:r w:rsidRPr="00903DBA">
        <w:rPr>
          <w:highlight w:val="white"/>
        </w:rPr>
        <w:t xml:space="preserve">"long"          { return ((int) Tokens.LONG);          </w:t>
      </w:r>
      <w:r w:rsidR="00346FF2">
        <w:rPr>
          <w:highlight w:val="white"/>
        </w:rPr>
        <w:t>}</w:t>
      </w:r>
    </w:p>
    <w:p w14:paraId="23302F4E" w14:textId="646B6CE5" w:rsidR="00311885" w:rsidRPr="00903DBA" w:rsidRDefault="00311885" w:rsidP="00311885">
      <w:pPr>
        <w:pStyle w:val="Code"/>
        <w:rPr>
          <w:highlight w:val="white"/>
        </w:rPr>
      </w:pPr>
      <w:r w:rsidRPr="00903DBA">
        <w:rPr>
          <w:highlight w:val="white"/>
        </w:rPr>
        <w:t xml:space="preserve">"register"      { return ((int) Tokens.REGISTER);      </w:t>
      </w:r>
      <w:r w:rsidR="00346FF2">
        <w:rPr>
          <w:highlight w:val="white"/>
        </w:rPr>
        <w:t>}</w:t>
      </w:r>
    </w:p>
    <w:p w14:paraId="0A938247" w14:textId="37448877" w:rsidR="00311885" w:rsidRPr="00903DBA" w:rsidRDefault="00311885" w:rsidP="00311885">
      <w:pPr>
        <w:pStyle w:val="Code"/>
        <w:rPr>
          <w:highlight w:val="white"/>
        </w:rPr>
      </w:pPr>
      <w:r w:rsidRPr="00903DBA">
        <w:rPr>
          <w:highlight w:val="white"/>
        </w:rPr>
        <w:t xml:space="preserve">"return"        { return ((int) Tokens.RETURN);        </w:t>
      </w:r>
      <w:r w:rsidR="00346FF2">
        <w:rPr>
          <w:highlight w:val="white"/>
        </w:rPr>
        <w:t>}</w:t>
      </w:r>
    </w:p>
    <w:p w14:paraId="57F9A772" w14:textId="78DBB9E8" w:rsidR="00311885" w:rsidRPr="00903DBA" w:rsidRDefault="00311885" w:rsidP="00311885">
      <w:pPr>
        <w:pStyle w:val="Code"/>
        <w:rPr>
          <w:highlight w:val="white"/>
        </w:rPr>
      </w:pPr>
      <w:r w:rsidRPr="00903DBA">
        <w:rPr>
          <w:highlight w:val="white"/>
        </w:rPr>
        <w:t xml:space="preserve">"short"         { return ((int) Tokens.SHORT);         </w:t>
      </w:r>
      <w:r w:rsidR="00346FF2">
        <w:rPr>
          <w:highlight w:val="white"/>
        </w:rPr>
        <w:t>}</w:t>
      </w:r>
    </w:p>
    <w:p w14:paraId="1F99AF76" w14:textId="3346976B" w:rsidR="00311885" w:rsidRPr="00903DBA" w:rsidRDefault="00311885" w:rsidP="00311885">
      <w:pPr>
        <w:pStyle w:val="Code"/>
        <w:rPr>
          <w:highlight w:val="white"/>
        </w:rPr>
      </w:pPr>
      <w:r w:rsidRPr="00903DBA">
        <w:rPr>
          <w:highlight w:val="white"/>
        </w:rPr>
        <w:t xml:space="preserve">"signed"        { return ((int) Tokens.SIGNED);        </w:t>
      </w:r>
      <w:r w:rsidR="00346FF2">
        <w:rPr>
          <w:highlight w:val="white"/>
        </w:rPr>
        <w:t>}</w:t>
      </w:r>
    </w:p>
    <w:p w14:paraId="65ECFCAF" w14:textId="42B0139D" w:rsidR="00311885" w:rsidRPr="00903DBA" w:rsidRDefault="00311885" w:rsidP="00311885">
      <w:pPr>
        <w:pStyle w:val="Code"/>
        <w:rPr>
          <w:highlight w:val="white"/>
        </w:rPr>
      </w:pPr>
      <w:r w:rsidRPr="00903DBA">
        <w:rPr>
          <w:highlight w:val="white"/>
        </w:rPr>
        <w:t xml:space="preserve">"sizeof"        { return ((int) Tokens.SIZEOF);        </w:t>
      </w:r>
      <w:r w:rsidR="00346FF2">
        <w:rPr>
          <w:highlight w:val="white"/>
        </w:rPr>
        <w:t>}</w:t>
      </w:r>
    </w:p>
    <w:p w14:paraId="4FA6B5F7" w14:textId="66190077" w:rsidR="00311885" w:rsidRPr="00903DBA" w:rsidRDefault="00311885" w:rsidP="00311885">
      <w:pPr>
        <w:pStyle w:val="Code"/>
        <w:rPr>
          <w:highlight w:val="white"/>
        </w:rPr>
      </w:pPr>
      <w:r w:rsidRPr="00903DBA">
        <w:rPr>
          <w:highlight w:val="white"/>
        </w:rPr>
        <w:t xml:space="preserve">"static"        { return ((int) Tokens.STATIC);        </w:t>
      </w:r>
      <w:r w:rsidR="00346FF2">
        <w:rPr>
          <w:highlight w:val="white"/>
        </w:rPr>
        <w:t>}</w:t>
      </w:r>
    </w:p>
    <w:p w14:paraId="499FB041" w14:textId="25E66823" w:rsidR="00311885" w:rsidRPr="00903DBA" w:rsidRDefault="00311885" w:rsidP="00311885">
      <w:pPr>
        <w:pStyle w:val="Code"/>
        <w:rPr>
          <w:highlight w:val="white"/>
        </w:rPr>
      </w:pPr>
      <w:r w:rsidRPr="00903DBA">
        <w:rPr>
          <w:highlight w:val="white"/>
        </w:rPr>
        <w:t xml:space="preserve">"struct"        { return ((int) Tokens.STRUCT);        </w:t>
      </w:r>
      <w:r w:rsidR="00346FF2">
        <w:rPr>
          <w:highlight w:val="white"/>
        </w:rPr>
        <w:t>}</w:t>
      </w:r>
    </w:p>
    <w:p w14:paraId="0E397A32" w14:textId="144DC0C3" w:rsidR="00311885" w:rsidRPr="00903DBA" w:rsidRDefault="00311885" w:rsidP="00311885">
      <w:pPr>
        <w:pStyle w:val="Code"/>
        <w:rPr>
          <w:highlight w:val="white"/>
        </w:rPr>
      </w:pPr>
      <w:r w:rsidRPr="00903DBA">
        <w:rPr>
          <w:highlight w:val="white"/>
        </w:rPr>
        <w:t xml:space="preserve">"switch"        { return ((int) Tokens.SWITCH);        </w:t>
      </w:r>
      <w:r w:rsidR="00346FF2">
        <w:rPr>
          <w:highlight w:val="white"/>
        </w:rPr>
        <w:t>}</w:t>
      </w:r>
    </w:p>
    <w:p w14:paraId="4E1175B4" w14:textId="4B69629D" w:rsidR="00311885" w:rsidRPr="00903DBA" w:rsidRDefault="00311885" w:rsidP="00311885">
      <w:pPr>
        <w:pStyle w:val="Code"/>
        <w:rPr>
          <w:highlight w:val="white"/>
        </w:rPr>
      </w:pPr>
      <w:r w:rsidRPr="00903DBA">
        <w:rPr>
          <w:highlight w:val="white"/>
        </w:rPr>
        <w:t xml:space="preserve">"syscall"       { return ((int) Tokens.SYSCALL);       </w:t>
      </w:r>
      <w:r w:rsidR="00346FF2">
        <w:rPr>
          <w:highlight w:val="white"/>
        </w:rPr>
        <w:t>}</w:t>
      </w:r>
    </w:p>
    <w:p w14:paraId="0EDD544F" w14:textId="7E7DF7E3" w:rsidR="00311885" w:rsidRPr="00903DBA" w:rsidRDefault="00311885" w:rsidP="00311885">
      <w:pPr>
        <w:pStyle w:val="Code"/>
        <w:rPr>
          <w:highlight w:val="white"/>
        </w:rPr>
      </w:pPr>
      <w:r w:rsidRPr="00903DBA">
        <w:rPr>
          <w:highlight w:val="white"/>
        </w:rPr>
        <w:t xml:space="preserve">"typedef"       { return ((int) Tokens.TYPEDEF);       </w:t>
      </w:r>
      <w:r w:rsidR="00346FF2">
        <w:rPr>
          <w:highlight w:val="white"/>
        </w:rPr>
        <w:t>}</w:t>
      </w:r>
    </w:p>
    <w:p w14:paraId="5BF80CFA" w14:textId="111A3D98" w:rsidR="00311885" w:rsidRPr="00903DBA" w:rsidRDefault="00311885" w:rsidP="00311885">
      <w:pPr>
        <w:pStyle w:val="Code"/>
        <w:rPr>
          <w:highlight w:val="white"/>
        </w:rPr>
      </w:pPr>
      <w:r w:rsidRPr="00903DBA">
        <w:rPr>
          <w:highlight w:val="white"/>
        </w:rPr>
        <w:t xml:space="preserve">"union"         { return ((int) Tokens.UNION);         </w:t>
      </w:r>
      <w:r w:rsidR="00346FF2">
        <w:rPr>
          <w:highlight w:val="white"/>
        </w:rPr>
        <w:t>}</w:t>
      </w:r>
    </w:p>
    <w:p w14:paraId="5616A816" w14:textId="09D56055" w:rsidR="00311885" w:rsidRPr="00903DBA" w:rsidRDefault="00311885" w:rsidP="00311885">
      <w:pPr>
        <w:pStyle w:val="Code"/>
        <w:rPr>
          <w:highlight w:val="white"/>
        </w:rPr>
      </w:pPr>
      <w:r w:rsidRPr="00903DBA">
        <w:rPr>
          <w:highlight w:val="white"/>
        </w:rPr>
        <w:t xml:space="preserve">"unsigned"      { return ((int) Tokens.UNSIGNED);      </w:t>
      </w:r>
      <w:r w:rsidR="00346FF2">
        <w:rPr>
          <w:highlight w:val="white"/>
        </w:rPr>
        <w:t>}</w:t>
      </w:r>
    </w:p>
    <w:p w14:paraId="3E3B48F5" w14:textId="1B0FDCD8" w:rsidR="00311885" w:rsidRPr="00903DBA" w:rsidRDefault="00311885" w:rsidP="00311885">
      <w:pPr>
        <w:pStyle w:val="Code"/>
        <w:rPr>
          <w:highlight w:val="white"/>
        </w:rPr>
      </w:pPr>
      <w:r w:rsidRPr="00903DBA">
        <w:rPr>
          <w:highlight w:val="white"/>
        </w:rPr>
        <w:t xml:space="preserve">"while"         { return ((int) Tokens.WHILE);         </w:t>
      </w:r>
      <w:r w:rsidR="00346FF2">
        <w:rPr>
          <w:highlight w:val="white"/>
        </w:rPr>
        <w:t>}</w:t>
      </w:r>
    </w:p>
    <w:p w14:paraId="036AA73D" w14:textId="467701BF" w:rsidR="00311885" w:rsidRPr="00903DBA" w:rsidRDefault="00311885" w:rsidP="00311885">
      <w:pPr>
        <w:pStyle w:val="Code"/>
        <w:rPr>
          <w:highlight w:val="white"/>
        </w:rPr>
      </w:pPr>
      <w:r w:rsidRPr="00903DBA">
        <w:rPr>
          <w:highlight w:val="white"/>
        </w:rPr>
        <w:t xml:space="preserve">"void"          { return ((int) Tokens.VOID);          </w:t>
      </w:r>
      <w:r w:rsidR="00346FF2">
        <w:rPr>
          <w:highlight w:val="white"/>
        </w:rPr>
        <w:t>}</w:t>
      </w:r>
    </w:p>
    <w:p w14:paraId="2D9E8689" w14:textId="0F7A1E8C" w:rsidR="00311885" w:rsidRPr="00903DBA" w:rsidRDefault="00311885" w:rsidP="00311885">
      <w:pPr>
        <w:pStyle w:val="Code"/>
        <w:rPr>
          <w:highlight w:val="white"/>
        </w:rPr>
      </w:pPr>
      <w:r w:rsidRPr="00903DBA">
        <w:rPr>
          <w:highlight w:val="white"/>
        </w:rPr>
        <w:t xml:space="preserve">"volatile"      { return ((int) Tokens.VOLATILE);      </w:t>
      </w:r>
      <w:r w:rsidR="00346FF2">
        <w:rPr>
          <w:highlight w:val="white"/>
        </w:rPr>
        <w:t>}</w:t>
      </w:r>
    </w:p>
    <w:p w14:paraId="359BF22A" w14:textId="77777777" w:rsidR="00311885" w:rsidRPr="00903DBA" w:rsidRDefault="00311885" w:rsidP="00311885">
      <w:pPr>
        <w:pStyle w:val="Code"/>
        <w:rPr>
          <w:highlight w:val="white"/>
        </w:rPr>
      </w:pPr>
    </w:p>
    <w:p w14:paraId="3AA5F82B" w14:textId="77777777" w:rsidR="00311885" w:rsidRPr="00903DBA" w:rsidRDefault="00311885" w:rsidP="00311885">
      <w:pPr>
        <w:pStyle w:val="Code"/>
        <w:rPr>
          <w:highlight w:val="white"/>
        </w:rPr>
      </w:pPr>
      <w:r w:rsidRPr="00903DBA">
        <w:rPr>
          <w:highlight w:val="white"/>
        </w:rPr>
        <w:t>";" { return ((int) Tokens.SEMICOLON); }</w:t>
      </w:r>
    </w:p>
    <w:p w14:paraId="0C2E6B55" w14:textId="77777777" w:rsidR="00311885" w:rsidRPr="00903DBA" w:rsidRDefault="00311885" w:rsidP="00311885">
      <w:pPr>
        <w:pStyle w:val="Code"/>
        <w:rPr>
          <w:highlight w:val="white"/>
        </w:rPr>
      </w:pPr>
      <w:r w:rsidRPr="00903DBA">
        <w:rPr>
          <w:highlight w:val="white"/>
        </w:rPr>
        <w:t>":" { return ((int) Tokens.COLON); }</w:t>
      </w:r>
    </w:p>
    <w:p w14:paraId="6BD849F5" w14:textId="77777777" w:rsidR="00311885" w:rsidRPr="00903DBA" w:rsidRDefault="00311885" w:rsidP="00311885">
      <w:pPr>
        <w:pStyle w:val="Code"/>
        <w:rPr>
          <w:highlight w:val="white"/>
        </w:rPr>
      </w:pPr>
      <w:r w:rsidRPr="00903DBA">
        <w:rPr>
          <w:highlight w:val="white"/>
        </w:rPr>
        <w:t>"," { return ((int) Tokens.COMMA); }</w:t>
      </w:r>
    </w:p>
    <w:p w14:paraId="639A310A" w14:textId="77777777" w:rsidR="00311885" w:rsidRPr="00903DBA" w:rsidRDefault="00311885" w:rsidP="00311885">
      <w:pPr>
        <w:pStyle w:val="Code"/>
        <w:rPr>
          <w:highlight w:val="white"/>
        </w:rPr>
      </w:pPr>
    </w:p>
    <w:p w14:paraId="2D584259" w14:textId="77777777" w:rsidR="00311885" w:rsidRPr="00903DBA" w:rsidRDefault="00311885" w:rsidP="00311885">
      <w:pPr>
        <w:pStyle w:val="Code"/>
        <w:rPr>
          <w:highlight w:val="white"/>
        </w:rPr>
      </w:pPr>
      <w:r w:rsidRPr="00903DBA">
        <w:rPr>
          <w:highlight w:val="white"/>
        </w:rPr>
        <w:t>"." { return ((int) Tokens.DOT); }</w:t>
      </w:r>
    </w:p>
    <w:p w14:paraId="2DF61185" w14:textId="77777777" w:rsidR="00311885" w:rsidRPr="00903DBA" w:rsidRDefault="00311885" w:rsidP="00311885">
      <w:pPr>
        <w:pStyle w:val="Code"/>
        <w:rPr>
          <w:highlight w:val="white"/>
        </w:rPr>
      </w:pPr>
      <w:r w:rsidRPr="00903DBA">
        <w:rPr>
          <w:highlight w:val="white"/>
        </w:rPr>
        <w:t>"-&gt;" { return ((int) Tokens.ARROW); }</w:t>
      </w:r>
    </w:p>
    <w:p w14:paraId="540AF634" w14:textId="77777777" w:rsidR="00311885" w:rsidRPr="00903DBA" w:rsidRDefault="00311885" w:rsidP="00311885">
      <w:pPr>
        <w:pStyle w:val="Code"/>
        <w:rPr>
          <w:highlight w:val="white"/>
        </w:rPr>
      </w:pPr>
      <w:r w:rsidRPr="00903DBA">
        <w:rPr>
          <w:highlight w:val="white"/>
        </w:rPr>
        <w:t>"..." { return ((int) Tokens.ELLIPSE); }</w:t>
      </w:r>
    </w:p>
    <w:p w14:paraId="43940F65" w14:textId="77777777" w:rsidR="00311885" w:rsidRPr="00903DBA" w:rsidRDefault="00311885" w:rsidP="00311885">
      <w:pPr>
        <w:pStyle w:val="Code"/>
        <w:rPr>
          <w:highlight w:val="white"/>
        </w:rPr>
      </w:pPr>
    </w:p>
    <w:p w14:paraId="221F5BC0" w14:textId="77777777" w:rsidR="00311885" w:rsidRPr="00903DBA" w:rsidRDefault="00311885" w:rsidP="00311885">
      <w:pPr>
        <w:pStyle w:val="Code"/>
        <w:rPr>
          <w:highlight w:val="white"/>
        </w:rPr>
      </w:pPr>
      <w:r w:rsidRPr="00903DBA">
        <w:rPr>
          <w:highlight w:val="white"/>
        </w:rPr>
        <w:t>"(" { return ((int) Tokens.LEFT_PAREN); }</w:t>
      </w:r>
    </w:p>
    <w:p w14:paraId="280FA839" w14:textId="77777777" w:rsidR="00311885" w:rsidRPr="00903DBA" w:rsidRDefault="00311885" w:rsidP="00311885">
      <w:pPr>
        <w:pStyle w:val="Code"/>
        <w:rPr>
          <w:highlight w:val="white"/>
        </w:rPr>
      </w:pPr>
      <w:r w:rsidRPr="00903DBA">
        <w:rPr>
          <w:highlight w:val="white"/>
        </w:rPr>
        <w:t>")" { return ((int) Tokens.RIGHT_PAREN); }</w:t>
      </w:r>
    </w:p>
    <w:p w14:paraId="7BB55384" w14:textId="77777777" w:rsidR="00311885" w:rsidRPr="00903DBA" w:rsidRDefault="00311885" w:rsidP="00311885">
      <w:pPr>
        <w:pStyle w:val="Code"/>
        <w:rPr>
          <w:highlight w:val="white"/>
        </w:rPr>
      </w:pPr>
      <w:r w:rsidRPr="00903DBA">
        <w:rPr>
          <w:highlight w:val="white"/>
        </w:rPr>
        <w:t>"{" { return ((int) Tokens.LEFT_BLOCK); }</w:t>
      </w:r>
    </w:p>
    <w:p w14:paraId="7651F3B9" w14:textId="77777777" w:rsidR="00311885" w:rsidRPr="00903DBA" w:rsidRDefault="00311885" w:rsidP="00311885">
      <w:pPr>
        <w:pStyle w:val="Code"/>
        <w:rPr>
          <w:highlight w:val="white"/>
        </w:rPr>
      </w:pPr>
      <w:r w:rsidRPr="00903DBA">
        <w:rPr>
          <w:highlight w:val="white"/>
        </w:rPr>
        <w:lastRenderedPageBreak/>
        <w:t>"}" { return ((int) Tokens.RIGHT_BLOCK); }</w:t>
      </w:r>
    </w:p>
    <w:p w14:paraId="40FFFB51" w14:textId="77777777" w:rsidR="00311885" w:rsidRPr="00903DBA" w:rsidRDefault="00311885" w:rsidP="00311885">
      <w:pPr>
        <w:pStyle w:val="Code"/>
        <w:rPr>
          <w:highlight w:val="white"/>
        </w:rPr>
      </w:pPr>
      <w:r w:rsidRPr="00903DBA">
        <w:rPr>
          <w:highlight w:val="white"/>
        </w:rPr>
        <w:t>"[" { return ((int) Tokens.LEFT_SQUARE); }</w:t>
      </w:r>
    </w:p>
    <w:p w14:paraId="375916B0" w14:textId="77777777" w:rsidR="00311885" w:rsidRPr="00903DBA" w:rsidRDefault="00311885" w:rsidP="00311885">
      <w:pPr>
        <w:pStyle w:val="Code"/>
        <w:rPr>
          <w:highlight w:val="white"/>
        </w:rPr>
      </w:pPr>
      <w:r w:rsidRPr="00903DBA">
        <w:rPr>
          <w:highlight w:val="white"/>
        </w:rPr>
        <w:t>"]" { return ((int) Tokens.RIGHT_SQUARE); }</w:t>
      </w:r>
    </w:p>
    <w:p w14:paraId="6FC8239E" w14:textId="77777777" w:rsidR="00311885" w:rsidRPr="00903DBA" w:rsidRDefault="00311885" w:rsidP="00311885">
      <w:pPr>
        <w:pStyle w:val="Code"/>
        <w:rPr>
          <w:highlight w:val="white"/>
        </w:rPr>
      </w:pPr>
    </w:p>
    <w:p w14:paraId="6C0B61C0" w14:textId="77777777" w:rsidR="00311885" w:rsidRPr="00903DBA" w:rsidRDefault="00311885" w:rsidP="00311885">
      <w:pPr>
        <w:pStyle w:val="Code"/>
        <w:rPr>
          <w:highlight w:val="white"/>
        </w:rPr>
      </w:pPr>
      <w:r w:rsidRPr="00903DBA">
        <w:rPr>
          <w:highlight w:val="white"/>
        </w:rPr>
        <w:t>"*" { return ((int) Tokens.ASTERRISK); }</w:t>
      </w:r>
    </w:p>
    <w:p w14:paraId="0BB1FE9C" w14:textId="77777777" w:rsidR="00311885" w:rsidRPr="00903DBA" w:rsidRDefault="00311885" w:rsidP="00311885">
      <w:pPr>
        <w:pStyle w:val="Code"/>
        <w:rPr>
          <w:highlight w:val="white"/>
        </w:rPr>
      </w:pPr>
      <w:r w:rsidRPr="00903DBA">
        <w:rPr>
          <w:highlight w:val="white"/>
        </w:rPr>
        <w:t>"?" { return ((int) Tokens.QUESTION_MARK); }</w:t>
      </w:r>
    </w:p>
    <w:p w14:paraId="468163E3" w14:textId="77777777" w:rsidR="00311885" w:rsidRPr="00903DBA" w:rsidRDefault="00311885" w:rsidP="00311885">
      <w:pPr>
        <w:pStyle w:val="Code"/>
        <w:rPr>
          <w:highlight w:val="white"/>
        </w:rPr>
      </w:pPr>
    </w:p>
    <w:p w14:paraId="6CE1E4A9" w14:textId="77777777" w:rsidR="00311885" w:rsidRPr="00903DBA" w:rsidRDefault="00311885" w:rsidP="00311885">
      <w:pPr>
        <w:pStyle w:val="Code"/>
        <w:rPr>
          <w:highlight w:val="white"/>
        </w:rPr>
      </w:pPr>
      <w:r w:rsidRPr="00903DBA">
        <w:rPr>
          <w:highlight w:val="white"/>
        </w:rPr>
        <w:t>"||" { return ((int) Tokens.LOGICAL_OR); }</w:t>
      </w:r>
    </w:p>
    <w:p w14:paraId="310E287F" w14:textId="77777777" w:rsidR="00311885" w:rsidRPr="00903DBA" w:rsidRDefault="00311885" w:rsidP="00311885">
      <w:pPr>
        <w:pStyle w:val="Code"/>
        <w:rPr>
          <w:highlight w:val="white"/>
        </w:rPr>
      </w:pPr>
      <w:r w:rsidRPr="00903DBA">
        <w:rPr>
          <w:highlight w:val="white"/>
        </w:rPr>
        <w:t>"&amp;&amp;" { return ((int) Tokens.LOGICAL_AND); }</w:t>
      </w:r>
    </w:p>
    <w:p w14:paraId="073468C8" w14:textId="77777777" w:rsidR="00311885" w:rsidRPr="00903DBA" w:rsidRDefault="00311885" w:rsidP="00311885">
      <w:pPr>
        <w:pStyle w:val="Code"/>
        <w:rPr>
          <w:highlight w:val="white"/>
        </w:rPr>
      </w:pPr>
      <w:r w:rsidRPr="00903DBA">
        <w:rPr>
          <w:highlight w:val="white"/>
        </w:rPr>
        <w:t>"!" { return ((int) Tokens.LOGICAL_NOT); }</w:t>
      </w:r>
    </w:p>
    <w:p w14:paraId="00A46F91" w14:textId="77777777" w:rsidR="00311885" w:rsidRPr="00903DBA" w:rsidRDefault="00311885" w:rsidP="00311885">
      <w:pPr>
        <w:pStyle w:val="Code"/>
        <w:rPr>
          <w:highlight w:val="white"/>
        </w:rPr>
      </w:pPr>
      <w:r w:rsidRPr="00903DBA">
        <w:rPr>
          <w:highlight w:val="white"/>
        </w:rPr>
        <w:t>"&amp;" { return ((int) Tokens.AMPERSAND); }</w:t>
      </w:r>
    </w:p>
    <w:p w14:paraId="3F58B5EA" w14:textId="77777777" w:rsidR="00311885" w:rsidRPr="00903DBA" w:rsidRDefault="00311885" w:rsidP="00311885">
      <w:pPr>
        <w:pStyle w:val="Code"/>
        <w:rPr>
          <w:highlight w:val="white"/>
        </w:rPr>
      </w:pPr>
      <w:r w:rsidRPr="00903DBA">
        <w:rPr>
          <w:highlight w:val="white"/>
        </w:rPr>
        <w:t>"^" { return ((int) Tokens.BITWISE_XOR); }</w:t>
      </w:r>
    </w:p>
    <w:p w14:paraId="49479A3D" w14:textId="029D1CD7" w:rsidR="00311885" w:rsidRPr="00903DBA" w:rsidRDefault="00311885" w:rsidP="00311885">
      <w:pPr>
        <w:pStyle w:val="Code"/>
        <w:rPr>
          <w:highlight w:val="white"/>
        </w:rPr>
      </w:pPr>
      <w:r w:rsidRPr="00903DBA">
        <w:rPr>
          <w:highlight w:val="white"/>
        </w:rPr>
        <w:t>"|" { return ((int) Tokens.</w:t>
      </w:r>
      <w:r w:rsidR="003165F5" w:rsidRPr="00903DBA">
        <w:rPr>
          <w:highlight w:val="white"/>
        </w:rPr>
        <w:t>BITWISE_OR</w:t>
      </w:r>
      <w:r w:rsidRPr="00903DBA">
        <w:rPr>
          <w:highlight w:val="white"/>
        </w:rPr>
        <w:t>); }</w:t>
      </w:r>
    </w:p>
    <w:p w14:paraId="5AF4FF5C" w14:textId="77777777" w:rsidR="00311885" w:rsidRPr="00903DBA" w:rsidRDefault="00311885" w:rsidP="00311885">
      <w:pPr>
        <w:pStyle w:val="Code"/>
        <w:rPr>
          <w:highlight w:val="white"/>
        </w:rPr>
      </w:pPr>
      <w:r w:rsidRPr="00903DBA">
        <w:rPr>
          <w:highlight w:val="white"/>
        </w:rPr>
        <w:t>"~" { return ((int) Tokens.BITWISE_NOT); }</w:t>
      </w:r>
    </w:p>
    <w:p w14:paraId="03F5472A" w14:textId="77777777" w:rsidR="00311885" w:rsidRPr="00903DBA" w:rsidRDefault="00311885" w:rsidP="00311885">
      <w:pPr>
        <w:pStyle w:val="Code"/>
        <w:rPr>
          <w:highlight w:val="white"/>
        </w:rPr>
      </w:pPr>
    </w:p>
    <w:p w14:paraId="73B7C875" w14:textId="77777777" w:rsidR="00311885" w:rsidRPr="00903DBA" w:rsidRDefault="00311885" w:rsidP="00311885">
      <w:pPr>
        <w:pStyle w:val="Code"/>
        <w:rPr>
          <w:highlight w:val="white"/>
        </w:rPr>
      </w:pPr>
      <w:r w:rsidRPr="00903DBA">
        <w:rPr>
          <w:highlight w:val="white"/>
        </w:rPr>
        <w:t>"==" { return ((int) Tokens.EQUAL); }</w:t>
      </w:r>
    </w:p>
    <w:p w14:paraId="6C92252A" w14:textId="77777777" w:rsidR="00311885" w:rsidRPr="00903DBA" w:rsidRDefault="00311885" w:rsidP="00311885">
      <w:pPr>
        <w:pStyle w:val="Code"/>
        <w:rPr>
          <w:highlight w:val="white"/>
        </w:rPr>
      </w:pPr>
      <w:r w:rsidRPr="00903DBA">
        <w:rPr>
          <w:highlight w:val="white"/>
        </w:rPr>
        <w:t>"!=" { return ((int) Tokens.NOT_EQUAL); }</w:t>
      </w:r>
    </w:p>
    <w:p w14:paraId="3DA8B56B" w14:textId="77777777" w:rsidR="00311885" w:rsidRPr="00903DBA" w:rsidRDefault="00311885" w:rsidP="00311885">
      <w:pPr>
        <w:pStyle w:val="Code"/>
        <w:rPr>
          <w:highlight w:val="white"/>
        </w:rPr>
      </w:pPr>
    </w:p>
    <w:p w14:paraId="0C4498C6" w14:textId="77777777" w:rsidR="00311885" w:rsidRPr="00903DBA" w:rsidRDefault="00311885" w:rsidP="00311885">
      <w:pPr>
        <w:pStyle w:val="Code"/>
        <w:rPr>
          <w:highlight w:val="white"/>
        </w:rPr>
      </w:pPr>
      <w:r w:rsidRPr="00903DBA">
        <w:rPr>
          <w:highlight w:val="white"/>
        </w:rPr>
        <w:t>"&lt;"  { return ((int) Tokens.LESS_THAN); }</w:t>
      </w:r>
    </w:p>
    <w:p w14:paraId="3EA5A1AC" w14:textId="77777777" w:rsidR="00311885" w:rsidRPr="00903DBA" w:rsidRDefault="00311885" w:rsidP="00311885">
      <w:pPr>
        <w:pStyle w:val="Code"/>
        <w:rPr>
          <w:highlight w:val="white"/>
        </w:rPr>
      </w:pPr>
      <w:r w:rsidRPr="00903DBA">
        <w:rPr>
          <w:highlight w:val="white"/>
        </w:rPr>
        <w:t>"&lt;=" { return ((int) Tokens.LESS_THAN_EQUAL); }</w:t>
      </w:r>
    </w:p>
    <w:p w14:paraId="733810BC" w14:textId="77777777" w:rsidR="00311885" w:rsidRPr="00903DBA" w:rsidRDefault="00311885" w:rsidP="00311885">
      <w:pPr>
        <w:pStyle w:val="Code"/>
        <w:rPr>
          <w:highlight w:val="white"/>
        </w:rPr>
      </w:pPr>
      <w:r w:rsidRPr="00903DBA">
        <w:rPr>
          <w:highlight w:val="white"/>
        </w:rPr>
        <w:t>"&gt;"  { return ((int) Tokens.GREATER_THAN); }</w:t>
      </w:r>
    </w:p>
    <w:p w14:paraId="48E6E08D" w14:textId="77777777" w:rsidR="00311885" w:rsidRPr="00903DBA" w:rsidRDefault="00311885" w:rsidP="00311885">
      <w:pPr>
        <w:pStyle w:val="Code"/>
        <w:rPr>
          <w:highlight w:val="white"/>
        </w:rPr>
      </w:pPr>
      <w:r w:rsidRPr="00903DBA">
        <w:rPr>
          <w:highlight w:val="white"/>
        </w:rPr>
        <w:t>"&gt;=" { return ((int) Tokens.GREATER_THAN_EQUAL); }</w:t>
      </w:r>
    </w:p>
    <w:p w14:paraId="5C415C8F" w14:textId="77777777" w:rsidR="00311885" w:rsidRPr="00903DBA" w:rsidRDefault="00311885" w:rsidP="00311885">
      <w:pPr>
        <w:pStyle w:val="Code"/>
        <w:rPr>
          <w:highlight w:val="white"/>
        </w:rPr>
      </w:pPr>
    </w:p>
    <w:p w14:paraId="5288C3E6" w14:textId="77777777" w:rsidR="00311885" w:rsidRPr="00903DBA" w:rsidRDefault="00311885" w:rsidP="00311885">
      <w:pPr>
        <w:pStyle w:val="Code"/>
        <w:rPr>
          <w:highlight w:val="white"/>
        </w:rPr>
      </w:pPr>
      <w:r w:rsidRPr="00903DBA">
        <w:rPr>
          <w:highlight w:val="white"/>
        </w:rPr>
        <w:t>"&lt;&lt;" { return ((int) Tokens.LEFT_SHIFT); }</w:t>
      </w:r>
    </w:p>
    <w:p w14:paraId="63D0223F" w14:textId="77777777" w:rsidR="00311885" w:rsidRPr="00903DBA" w:rsidRDefault="00311885" w:rsidP="00311885">
      <w:pPr>
        <w:pStyle w:val="Code"/>
        <w:rPr>
          <w:highlight w:val="white"/>
        </w:rPr>
      </w:pPr>
      <w:r w:rsidRPr="00903DBA">
        <w:rPr>
          <w:highlight w:val="white"/>
        </w:rPr>
        <w:t>"&gt;&gt;" { return ((int) Tokens.RIGHT_SHIFT); }</w:t>
      </w:r>
    </w:p>
    <w:p w14:paraId="42BEC6F8" w14:textId="77777777" w:rsidR="00311885" w:rsidRPr="00903DBA" w:rsidRDefault="00311885" w:rsidP="00311885">
      <w:pPr>
        <w:pStyle w:val="Code"/>
        <w:rPr>
          <w:highlight w:val="white"/>
        </w:rPr>
      </w:pPr>
    </w:p>
    <w:p w14:paraId="2BE3EA24" w14:textId="77777777" w:rsidR="00311885" w:rsidRPr="00903DBA" w:rsidRDefault="00311885" w:rsidP="00311885">
      <w:pPr>
        <w:pStyle w:val="Code"/>
        <w:rPr>
          <w:highlight w:val="white"/>
        </w:rPr>
      </w:pPr>
      <w:r w:rsidRPr="00903DBA">
        <w:rPr>
          <w:highlight w:val="white"/>
        </w:rPr>
        <w:t>"+" { return ((int) Tokens.PLUS); }</w:t>
      </w:r>
    </w:p>
    <w:p w14:paraId="619A3CF2" w14:textId="77777777" w:rsidR="00311885" w:rsidRPr="00903DBA" w:rsidRDefault="00311885" w:rsidP="00311885">
      <w:pPr>
        <w:pStyle w:val="Code"/>
        <w:rPr>
          <w:highlight w:val="white"/>
        </w:rPr>
      </w:pPr>
      <w:r w:rsidRPr="00903DBA">
        <w:rPr>
          <w:highlight w:val="white"/>
        </w:rPr>
        <w:t>"-" { return ((int) Tokens.MINUS); }</w:t>
      </w:r>
    </w:p>
    <w:p w14:paraId="7520EFE5" w14:textId="77777777" w:rsidR="00311885" w:rsidRPr="00903DBA" w:rsidRDefault="00311885" w:rsidP="00311885">
      <w:pPr>
        <w:pStyle w:val="Code"/>
        <w:rPr>
          <w:highlight w:val="white"/>
        </w:rPr>
      </w:pPr>
    </w:p>
    <w:p w14:paraId="0BA0182F" w14:textId="77777777" w:rsidR="00311885" w:rsidRPr="00903DBA" w:rsidRDefault="00311885" w:rsidP="00311885">
      <w:pPr>
        <w:pStyle w:val="Code"/>
        <w:rPr>
          <w:highlight w:val="white"/>
        </w:rPr>
      </w:pPr>
      <w:r w:rsidRPr="00903DBA">
        <w:rPr>
          <w:highlight w:val="white"/>
        </w:rPr>
        <w:t>"/" { return ((int) Tokens.DIVIDE); }</w:t>
      </w:r>
    </w:p>
    <w:p w14:paraId="17CC7D72" w14:textId="77777777" w:rsidR="00311885" w:rsidRPr="00903DBA" w:rsidRDefault="00311885" w:rsidP="00311885">
      <w:pPr>
        <w:pStyle w:val="Code"/>
        <w:rPr>
          <w:highlight w:val="white"/>
        </w:rPr>
      </w:pPr>
      <w:r w:rsidRPr="00903DBA">
        <w:rPr>
          <w:highlight w:val="white"/>
        </w:rPr>
        <w:t>"%" { return ((int) Tokens.MODULO); }</w:t>
      </w:r>
    </w:p>
    <w:p w14:paraId="1AF54500" w14:textId="77777777" w:rsidR="00311885" w:rsidRPr="00903DBA" w:rsidRDefault="00311885" w:rsidP="00311885">
      <w:pPr>
        <w:pStyle w:val="Code"/>
        <w:rPr>
          <w:highlight w:val="white"/>
        </w:rPr>
      </w:pPr>
    </w:p>
    <w:p w14:paraId="4E64C885" w14:textId="77777777" w:rsidR="00311885" w:rsidRPr="00903DBA" w:rsidRDefault="00311885" w:rsidP="00311885">
      <w:pPr>
        <w:pStyle w:val="Code"/>
        <w:rPr>
          <w:highlight w:val="white"/>
        </w:rPr>
      </w:pPr>
      <w:r w:rsidRPr="00903DBA">
        <w:rPr>
          <w:highlight w:val="white"/>
        </w:rPr>
        <w:t>"++" { return ((int) Tokens.INCREMENT); }</w:t>
      </w:r>
    </w:p>
    <w:p w14:paraId="0B6D8703" w14:textId="77777777" w:rsidR="00311885" w:rsidRPr="00903DBA" w:rsidRDefault="00311885" w:rsidP="00311885">
      <w:pPr>
        <w:pStyle w:val="Code"/>
        <w:rPr>
          <w:highlight w:val="white"/>
        </w:rPr>
      </w:pPr>
      <w:r w:rsidRPr="00903DBA">
        <w:rPr>
          <w:highlight w:val="white"/>
        </w:rPr>
        <w:t>"--" { return ((int) Tokens.DECREMENT); }</w:t>
      </w:r>
    </w:p>
    <w:p w14:paraId="03E138C3" w14:textId="77777777" w:rsidR="00311885" w:rsidRPr="00903DBA" w:rsidRDefault="00311885" w:rsidP="00311885">
      <w:pPr>
        <w:pStyle w:val="Code"/>
        <w:rPr>
          <w:highlight w:val="white"/>
        </w:rPr>
      </w:pPr>
    </w:p>
    <w:p w14:paraId="724B4CEE" w14:textId="77777777" w:rsidR="00311885" w:rsidRPr="00903DBA" w:rsidRDefault="00311885" w:rsidP="00311885">
      <w:pPr>
        <w:pStyle w:val="Code"/>
        <w:rPr>
          <w:highlight w:val="white"/>
        </w:rPr>
      </w:pPr>
      <w:r w:rsidRPr="00903DBA">
        <w:rPr>
          <w:highlight w:val="white"/>
        </w:rPr>
        <w:t>"="  { return ((int) Tokens.ASSIGN); }</w:t>
      </w:r>
    </w:p>
    <w:p w14:paraId="4DD33A3A" w14:textId="77777777" w:rsidR="00311885" w:rsidRPr="00903DBA" w:rsidRDefault="00311885" w:rsidP="00311885">
      <w:pPr>
        <w:pStyle w:val="Code"/>
        <w:rPr>
          <w:highlight w:val="white"/>
        </w:rPr>
      </w:pPr>
      <w:r w:rsidRPr="00903DBA">
        <w:rPr>
          <w:highlight w:val="white"/>
        </w:rPr>
        <w:t>"+="  { return ((int) Tokens.ADD_ASSIGN); }</w:t>
      </w:r>
    </w:p>
    <w:p w14:paraId="3B6D8EF9" w14:textId="77777777" w:rsidR="00311885" w:rsidRPr="00903DBA" w:rsidRDefault="00311885" w:rsidP="00311885">
      <w:pPr>
        <w:pStyle w:val="Code"/>
        <w:rPr>
          <w:highlight w:val="white"/>
        </w:rPr>
      </w:pPr>
      <w:r w:rsidRPr="00903DBA">
        <w:rPr>
          <w:highlight w:val="white"/>
        </w:rPr>
        <w:t>"-="  { return ((int) Tokens.SUBTRACT_ASSIGN); }</w:t>
      </w:r>
    </w:p>
    <w:p w14:paraId="7512C05E" w14:textId="77777777" w:rsidR="00311885" w:rsidRPr="00903DBA" w:rsidRDefault="00311885" w:rsidP="00311885">
      <w:pPr>
        <w:pStyle w:val="Code"/>
        <w:rPr>
          <w:highlight w:val="white"/>
        </w:rPr>
      </w:pPr>
      <w:r w:rsidRPr="00903DBA">
        <w:rPr>
          <w:highlight w:val="white"/>
        </w:rPr>
        <w:t>"*="  { return ((int) Tokens.MULTIPLY_ASSIGN); }</w:t>
      </w:r>
    </w:p>
    <w:p w14:paraId="6B6AD526" w14:textId="77777777" w:rsidR="00311885" w:rsidRPr="00903DBA" w:rsidRDefault="00311885" w:rsidP="00311885">
      <w:pPr>
        <w:pStyle w:val="Code"/>
        <w:rPr>
          <w:highlight w:val="white"/>
        </w:rPr>
      </w:pPr>
      <w:r w:rsidRPr="00903DBA">
        <w:rPr>
          <w:highlight w:val="white"/>
        </w:rPr>
        <w:t>"/="  { return ((int) Tokens.DIVIDE_ASSIGN); }</w:t>
      </w:r>
    </w:p>
    <w:p w14:paraId="7C800E82" w14:textId="77777777" w:rsidR="00311885" w:rsidRPr="00903DBA" w:rsidRDefault="00311885" w:rsidP="00311885">
      <w:pPr>
        <w:pStyle w:val="Code"/>
        <w:rPr>
          <w:highlight w:val="white"/>
        </w:rPr>
      </w:pPr>
      <w:r w:rsidRPr="00903DBA">
        <w:rPr>
          <w:highlight w:val="white"/>
        </w:rPr>
        <w:t>"%="  { return ((int) Tokens.MODULO_ASSIGN); }</w:t>
      </w:r>
    </w:p>
    <w:p w14:paraId="57B98D3B" w14:textId="77777777" w:rsidR="00311885" w:rsidRPr="00903DBA" w:rsidRDefault="00311885" w:rsidP="00311885">
      <w:pPr>
        <w:pStyle w:val="Code"/>
        <w:rPr>
          <w:highlight w:val="white"/>
        </w:rPr>
      </w:pPr>
      <w:r w:rsidRPr="00903DBA">
        <w:rPr>
          <w:highlight w:val="white"/>
        </w:rPr>
        <w:t>"&lt;&lt;=" { return ((int) Tokens.LEFT_SHIFT_ASSIGN); }</w:t>
      </w:r>
    </w:p>
    <w:p w14:paraId="046C01F4" w14:textId="77777777" w:rsidR="00311885" w:rsidRPr="00903DBA" w:rsidRDefault="00311885" w:rsidP="00311885">
      <w:pPr>
        <w:pStyle w:val="Code"/>
        <w:rPr>
          <w:highlight w:val="white"/>
        </w:rPr>
      </w:pPr>
      <w:r w:rsidRPr="00903DBA">
        <w:rPr>
          <w:highlight w:val="white"/>
        </w:rPr>
        <w:t>"&gt;&gt;=" { return ((int) Tokens.RIGHT_SHIFT_ASSIGN); }</w:t>
      </w:r>
    </w:p>
    <w:p w14:paraId="3E93A83C" w14:textId="77777777" w:rsidR="00311885" w:rsidRPr="00903DBA" w:rsidRDefault="00311885" w:rsidP="00311885">
      <w:pPr>
        <w:pStyle w:val="Code"/>
        <w:rPr>
          <w:highlight w:val="white"/>
        </w:rPr>
      </w:pPr>
      <w:r w:rsidRPr="00903DBA">
        <w:rPr>
          <w:highlight w:val="white"/>
        </w:rPr>
        <w:t>"&amp;="  { return ((int) Tokens.AND_ASSIGN); }</w:t>
      </w:r>
    </w:p>
    <w:p w14:paraId="41A9E149" w14:textId="77777777" w:rsidR="00311885" w:rsidRPr="00903DBA" w:rsidRDefault="00311885" w:rsidP="00311885">
      <w:pPr>
        <w:pStyle w:val="Code"/>
        <w:rPr>
          <w:highlight w:val="white"/>
        </w:rPr>
      </w:pPr>
      <w:r w:rsidRPr="00903DBA">
        <w:rPr>
          <w:highlight w:val="white"/>
        </w:rPr>
        <w:t>"^="  { return ((int) Tokens.XOR_ASSIGN); }</w:t>
      </w:r>
    </w:p>
    <w:p w14:paraId="2D347F0B" w14:textId="392B8BF3" w:rsidR="00311885" w:rsidRPr="00903DBA" w:rsidRDefault="00311885" w:rsidP="00C10AF9">
      <w:pPr>
        <w:pStyle w:val="Code"/>
        <w:rPr>
          <w:highlight w:val="white"/>
        </w:rPr>
      </w:pPr>
      <w:r w:rsidRPr="00903DBA">
        <w:rPr>
          <w:highlight w:val="white"/>
        </w:rPr>
        <w:t>"|="  { return ((int) Tokens.</w:t>
      </w:r>
      <w:r w:rsidR="00414C74" w:rsidRPr="00903DBA">
        <w:rPr>
          <w:highlight w:val="white"/>
        </w:rPr>
        <w:t>OR</w:t>
      </w:r>
      <w:r w:rsidRPr="00903DBA">
        <w:rPr>
          <w:highlight w:val="white"/>
        </w:rPr>
        <w:t>_ASSIGN); }</w:t>
      </w:r>
    </w:p>
    <w:p w14:paraId="67374BF9" w14:textId="1A70608B" w:rsidR="001B2198" w:rsidRPr="00903DBA" w:rsidRDefault="00D44F1C" w:rsidP="00C10AF9">
      <w:pPr>
        <w:rPr>
          <w:highlight w:val="white"/>
        </w:rPr>
      </w:pPr>
      <w:r w:rsidRPr="00903DBA">
        <w:rPr>
          <w:highlight w:val="white"/>
        </w:rPr>
        <w:t xml:space="preserve">When we encounter a </w:t>
      </w:r>
      <w:r w:rsidR="00E947F9" w:rsidRPr="00903DBA">
        <w:rPr>
          <w:highlight w:val="white"/>
        </w:rPr>
        <w:t>register name</w:t>
      </w:r>
      <w:r w:rsidR="009B5322" w:rsidRPr="00903DBA">
        <w:rPr>
          <w:highlight w:val="white"/>
        </w:rPr>
        <w:t xml:space="preserve">, we look up the register, and report an error </w:t>
      </w:r>
      <w:r w:rsidR="00D4741E" w:rsidRPr="00903DBA">
        <w:rPr>
          <w:highlight w:val="white"/>
        </w:rPr>
        <w:t>there is no register with th</w:t>
      </w:r>
      <w:r w:rsidR="003B5FDC">
        <w:rPr>
          <w:highlight w:val="white"/>
        </w:rPr>
        <w:t>e</w:t>
      </w:r>
      <w:r w:rsidR="00D4741E" w:rsidRPr="00903DBA">
        <w:rPr>
          <w:highlight w:val="white"/>
        </w:rPr>
        <w:t xml:space="preserve"> name.</w:t>
      </w:r>
    </w:p>
    <w:p w14:paraId="1635047C" w14:textId="77777777" w:rsidR="00C10AF9" w:rsidRPr="00903DBA" w:rsidRDefault="00C10AF9" w:rsidP="00C10AF9">
      <w:pPr>
        <w:pStyle w:val="Code"/>
        <w:rPr>
          <w:highlight w:val="white"/>
        </w:rPr>
      </w:pPr>
      <w:r w:rsidRPr="00903DBA">
        <w:rPr>
          <w:highlight w:val="white"/>
        </w:rPr>
        <w:t>{REGISTER_NAME} {</w:t>
      </w:r>
    </w:p>
    <w:p w14:paraId="0AF9D81A" w14:textId="77777777" w:rsidR="00C10AF9" w:rsidRPr="00903DBA" w:rsidRDefault="00C10AF9" w:rsidP="00C10AF9">
      <w:pPr>
        <w:pStyle w:val="Code"/>
        <w:rPr>
          <w:highlight w:val="white"/>
        </w:rPr>
      </w:pPr>
      <w:r w:rsidRPr="00903DBA">
        <w:rPr>
          <w:highlight w:val="white"/>
        </w:rPr>
        <w:t xml:space="preserve">  { Register register;</w:t>
      </w:r>
    </w:p>
    <w:p w14:paraId="2DE402C3" w14:textId="77777777" w:rsidR="00C10AF9" w:rsidRPr="00903DBA" w:rsidRDefault="00C10AF9" w:rsidP="00C10AF9">
      <w:pPr>
        <w:pStyle w:val="Code"/>
        <w:rPr>
          <w:highlight w:val="white"/>
        </w:rPr>
      </w:pPr>
      <w:r w:rsidRPr="00903DBA">
        <w:rPr>
          <w:highlight w:val="white"/>
        </w:rPr>
        <w:t xml:space="preserve">    string text = yytext.Substring(9);</w:t>
      </w:r>
    </w:p>
    <w:p w14:paraId="1F4AB7DA" w14:textId="77777777" w:rsidR="00C10AF9" w:rsidRPr="00903DBA" w:rsidRDefault="00C10AF9" w:rsidP="00C10AF9">
      <w:pPr>
        <w:pStyle w:val="Code"/>
        <w:rPr>
          <w:highlight w:val="white"/>
        </w:rPr>
      </w:pPr>
    </w:p>
    <w:p w14:paraId="107BE4D7" w14:textId="77777777" w:rsidR="00C10AF9" w:rsidRPr="00903DBA" w:rsidRDefault="00C10AF9" w:rsidP="00C10AF9">
      <w:pPr>
        <w:pStyle w:val="Code"/>
        <w:rPr>
          <w:highlight w:val="white"/>
        </w:rPr>
      </w:pPr>
      <w:r w:rsidRPr="00903DBA">
        <w:rPr>
          <w:highlight w:val="white"/>
        </w:rPr>
        <w:t xml:space="preserve">    if (Enum.TryParse&lt;Register&gt;(text, out register)) {</w:t>
      </w:r>
    </w:p>
    <w:p w14:paraId="7C06B9E2" w14:textId="77777777" w:rsidR="00C10AF9" w:rsidRPr="00903DBA" w:rsidRDefault="00C10AF9" w:rsidP="00C10AF9">
      <w:pPr>
        <w:pStyle w:val="Code"/>
        <w:rPr>
          <w:highlight w:val="white"/>
        </w:rPr>
      </w:pPr>
      <w:r w:rsidRPr="00903DBA">
        <w:rPr>
          <w:highlight w:val="white"/>
        </w:rPr>
        <w:t xml:space="preserve">      yylval.register = register;</w:t>
      </w:r>
    </w:p>
    <w:p w14:paraId="291612A2" w14:textId="77777777" w:rsidR="00C10AF9" w:rsidRPr="00903DBA" w:rsidRDefault="00C10AF9" w:rsidP="00C10AF9">
      <w:pPr>
        <w:pStyle w:val="Code"/>
        <w:rPr>
          <w:highlight w:val="white"/>
        </w:rPr>
      </w:pPr>
      <w:r w:rsidRPr="00903DBA">
        <w:rPr>
          <w:highlight w:val="white"/>
        </w:rPr>
        <w:t xml:space="preserve">      return ((int) Tokens.REGISTER_NAME);</w:t>
      </w:r>
    </w:p>
    <w:p w14:paraId="4ED58A52" w14:textId="77777777" w:rsidR="00C10AF9" w:rsidRPr="00903DBA" w:rsidRDefault="00C10AF9" w:rsidP="00C10AF9">
      <w:pPr>
        <w:pStyle w:val="Code"/>
        <w:rPr>
          <w:highlight w:val="white"/>
        </w:rPr>
      </w:pPr>
      <w:r w:rsidRPr="00903DBA">
        <w:rPr>
          <w:highlight w:val="white"/>
        </w:rPr>
        <w:lastRenderedPageBreak/>
        <w:t xml:space="preserve">    }</w:t>
      </w:r>
    </w:p>
    <w:p w14:paraId="712851D7" w14:textId="77777777" w:rsidR="00C10AF9" w:rsidRPr="00903DBA" w:rsidRDefault="00C10AF9" w:rsidP="00C10AF9">
      <w:pPr>
        <w:pStyle w:val="Code"/>
        <w:rPr>
          <w:highlight w:val="white"/>
        </w:rPr>
      </w:pPr>
      <w:r w:rsidRPr="00903DBA">
        <w:rPr>
          <w:highlight w:val="white"/>
        </w:rPr>
        <w:t xml:space="preserve">    </w:t>
      </w:r>
    </w:p>
    <w:p w14:paraId="32D88E15" w14:textId="77777777" w:rsidR="00C10AF9" w:rsidRPr="00903DBA" w:rsidRDefault="00C10AF9" w:rsidP="00C10AF9">
      <w:pPr>
        <w:pStyle w:val="Code"/>
        <w:rPr>
          <w:highlight w:val="white"/>
        </w:rPr>
      </w:pPr>
      <w:r w:rsidRPr="00903DBA">
        <w:rPr>
          <w:highlight w:val="white"/>
        </w:rPr>
        <w:t xml:space="preserve">    Assert.Error(text, Message.Unknown_register);</w:t>
      </w:r>
    </w:p>
    <w:p w14:paraId="38CF818A" w14:textId="77777777" w:rsidR="00C10AF9" w:rsidRPr="00903DBA" w:rsidRDefault="00C10AF9" w:rsidP="00C10AF9">
      <w:pPr>
        <w:pStyle w:val="Code"/>
        <w:rPr>
          <w:highlight w:val="white"/>
        </w:rPr>
      </w:pPr>
      <w:r w:rsidRPr="00903DBA">
        <w:rPr>
          <w:highlight w:val="white"/>
        </w:rPr>
        <w:t xml:space="preserve">  }</w:t>
      </w:r>
    </w:p>
    <w:p w14:paraId="7988792C" w14:textId="1B5D2D3B" w:rsidR="00C10AF9" w:rsidRPr="00903DBA" w:rsidRDefault="00C10AF9" w:rsidP="00C10AF9">
      <w:pPr>
        <w:pStyle w:val="Code"/>
        <w:rPr>
          <w:highlight w:val="white"/>
        </w:rPr>
      </w:pPr>
      <w:r w:rsidRPr="00903DBA">
        <w:rPr>
          <w:highlight w:val="white"/>
        </w:rPr>
        <w:t>}</w:t>
      </w:r>
    </w:p>
    <w:p w14:paraId="3BAA9D31" w14:textId="72F09FD3" w:rsidR="00D44F1C" w:rsidRPr="00903DBA" w:rsidRDefault="00D44F1C" w:rsidP="003B5FDC">
      <w:pPr>
        <w:rPr>
          <w:highlight w:val="white"/>
        </w:rPr>
      </w:pPr>
      <w:r w:rsidRPr="00903DBA">
        <w:rPr>
          <w:highlight w:val="white"/>
        </w:rPr>
        <w:t>When we encounter a name, we need to check whether it represent a typedef name or a regular name; that is, the name of a variable, constant, struct or union, enumeration, or a function.</w:t>
      </w:r>
      <w:r w:rsidR="009A0F7D" w:rsidRPr="00903DBA">
        <w:rPr>
          <w:highlight w:val="white"/>
        </w:rPr>
        <w:t xml:space="preserve"> We look up the name in the current symbol table </w:t>
      </w:r>
      <w:r w:rsidR="00392276">
        <w:rPr>
          <w:highlight w:val="white"/>
        </w:rPr>
        <w:t xml:space="preserve">in accordance with the typedef-name problem </w:t>
      </w:r>
      <w:r w:rsidR="00A729C9">
        <w:rPr>
          <w:highlight w:val="white"/>
        </w:rPr>
        <w:t>above and</w:t>
      </w:r>
      <w:r w:rsidR="009A0F7D" w:rsidRPr="00903DBA">
        <w:rPr>
          <w:highlight w:val="white"/>
        </w:rPr>
        <w:t xml:space="preserve"> return the </w:t>
      </w:r>
      <w:r w:rsidR="009A0F7D" w:rsidRPr="00903DBA">
        <w:rPr>
          <w:rStyle w:val="KeyWord0"/>
          <w:highlight w:val="white"/>
        </w:rPr>
        <w:t>typedef</w:t>
      </w:r>
      <w:r w:rsidR="003B5FDC">
        <w:rPr>
          <w:highlight w:val="white"/>
        </w:rPr>
        <w:t>-</w:t>
      </w:r>
      <w:r w:rsidR="009A0F7D" w:rsidRPr="003B5FDC">
        <w:rPr>
          <w:rStyle w:val="KeyWord0"/>
          <w:highlight w:val="white"/>
        </w:rPr>
        <w:t>name</w:t>
      </w:r>
      <w:r w:rsidR="009A0F7D" w:rsidRPr="00903DBA">
        <w:rPr>
          <w:highlight w:val="white"/>
        </w:rPr>
        <w:t xml:space="preserve"> token in case of a typedef name. In case of a regular name, we return the </w:t>
      </w:r>
      <w:r w:rsidR="009A0F7D" w:rsidRPr="00903DBA">
        <w:rPr>
          <w:rStyle w:val="KeyWord0"/>
          <w:highlight w:val="white"/>
        </w:rPr>
        <w:t>name</w:t>
      </w:r>
      <w:r w:rsidR="009A0F7D" w:rsidRPr="00903DBA">
        <w:rPr>
          <w:highlight w:val="white"/>
        </w:rPr>
        <w:t xml:space="preserve"> token.</w:t>
      </w:r>
    </w:p>
    <w:p w14:paraId="464843A6" w14:textId="77777777" w:rsidR="00C31697" w:rsidRPr="00903DBA" w:rsidRDefault="00C31697" w:rsidP="00C31697">
      <w:pPr>
        <w:pStyle w:val="Code"/>
        <w:rPr>
          <w:highlight w:val="white"/>
        </w:rPr>
      </w:pPr>
      <w:r w:rsidRPr="00903DBA">
        <w:rPr>
          <w:highlight w:val="white"/>
        </w:rPr>
        <w:t>{NAME} {</w:t>
      </w:r>
    </w:p>
    <w:p w14:paraId="5D5801DB" w14:textId="77777777" w:rsidR="00C31697" w:rsidRPr="00903DBA" w:rsidRDefault="00C31697" w:rsidP="00C31697">
      <w:pPr>
        <w:pStyle w:val="Code"/>
        <w:rPr>
          <w:highlight w:val="white"/>
        </w:rPr>
      </w:pPr>
      <w:r w:rsidRPr="00903DBA">
        <w:rPr>
          <w:highlight w:val="white"/>
        </w:rPr>
        <w:t xml:space="preserve">  { string name = yytext;</w:t>
      </w:r>
    </w:p>
    <w:p w14:paraId="144C2480" w14:textId="77777777" w:rsidR="00C31697" w:rsidRPr="00903DBA" w:rsidRDefault="00C31697" w:rsidP="0018288D">
      <w:pPr>
        <w:pStyle w:val="Code"/>
        <w:rPr>
          <w:highlight w:val="white"/>
        </w:rPr>
      </w:pPr>
    </w:p>
    <w:p w14:paraId="10E986D3" w14:textId="77777777" w:rsidR="0018288D" w:rsidRPr="00903DBA" w:rsidRDefault="0018288D" w:rsidP="0018288D">
      <w:pPr>
        <w:pStyle w:val="Code"/>
        <w:rPr>
          <w:highlight w:val="white"/>
        </w:rPr>
      </w:pPr>
      <w:r w:rsidRPr="00903DBA">
        <w:rPr>
          <w:highlight w:val="white"/>
        </w:rPr>
        <w:t xml:space="preserve">    if (Start.Linux &amp;&amp; (name.Equals("abs") ||</w:t>
      </w:r>
    </w:p>
    <w:p w14:paraId="69E5FC44" w14:textId="77777777" w:rsidR="0018288D" w:rsidRPr="00903DBA" w:rsidRDefault="0018288D" w:rsidP="0018288D">
      <w:pPr>
        <w:pStyle w:val="Code"/>
        <w:rPr>
          <w:highlight w:val="white"/>
        </w:rPr>
      </w:pPr>
      <w:r w:rsidRPr="00903DBA">
        <w:rPr>
          <w:highlight w:val="white"/>
        </w:rPr>
        <w:t xml:space="preserve">        name.Equals("_start") || name.Equals("section") ||</w:t>
      </w:r>
    </w:p>
    <w:p w14:paraId="370BBA52" w14:textId="77777777" w:rsidR="0018288D" w:rsidRPr="00903DBA" w:rsidRDefault="0018288D" w:rsidP="0018288D">
      <w:pPr>
        <w:pStyle w:val="Code"/>
        <w:rPr>
          <w:highlight w:val="white"/>
        </w:rPr>
      </w:pPr>
      <w:r w:rsidRPr="00903DBA">
        <w:rPr>
          <w:highlight w:val="white"/>
        </w:rPr>
        <w:t xml:space="preserve">        name.Equals("extern") || name.Equals("global"))) {</w:t>
      </w:r>
    </w:p>
    <w:p w14:paraId="57F7B673" w14:textId="77777777" w:rsidR="0018288D" w:rsidRPr="00903DBA" w:rsidRDefault="0018288D" w:rsidP="0018288D">
      <w:pPr>
        <w:pStyle w:val="Code"/>
        <w:rPr>
          <w:highlight w:val="white"/>
        </w:rPr>
      </w:pPr>
      <w:r w:rsidRPr="00903DBA">
        <w:rPr>
          <w:highlight w:val="white"/>
        </w:rPr>
        <w:t xml:space="preserve">      name = Symbol.FileMarker + name;</w:t>
      </w:r>
    </w:p>
    <w:p w14:paraId="551F51BD" w14:textId="77777777" w:rsidR="0018288D" w:rsidRPr="00903DBA" w:rsidRDefault="0018288D" w:rsidP="0018288D">
      <w:pPr>
        <w:pStyle w:val="Code"/>
        <w:rPr>
          <w:highlight w:val="white"/>
        </w:rPr>
      </w:pPr>
      <w:r w:rsidRPr="00903DBA">
        <w:rPr>
          <w:highlight w:val="white"/>
        </w:rPr>
        <w:t xml:space="preserve">    }</w:t>
      </w:r>
    </w:p>
    <w:p w14:paraId="4F23AF58" w14:textId="77777777" w:rsidR="00C31697" w:rsidRPr="00903DBA" w:rsidRDefault="00C31697" w:rsidP="0018288D">
      <w:pPr>
        <w:pStyle w:val="Code"/>
        <w:rPr>
          <w:highlight w:val="white"/>
        </w:rPr>
      </w:pPr>
    </w:p>
    <w:p w14:paraId="270AA55A" w14:textId="77777777" w:rsidR="00C31697" w:rsidRPr="00903DBA" w:rsidRDefault="00C31697" w:rsidP="00C31697">
      <w:pPr>
        <w:pStyle w:val="Code"/>
        <w:rPr>
          <w:highlight w:val="white"/>
        </w:rPr>
      </w:pPr>
      <w:r w:rsidRPr="00903DBA">
        <w:rPr>
          <w:highlight w:val="white"/>
        </w:rPr>
        <w:t xml:space="preserve">    Symbol symbol = SymbolTable.CurrentTable.LookupSymbol(name);</w:t>
      </w:r>
    </w:p>
    <w:p w14:paraId="5E763420" w14:textId="77777777" w:rsidR="00C31697" w:rsidRPr="00903DBA" w:rsidRDefault="00C31697" w:rsidP="00C31697">
      <w:pPr>
        <w:pStyle w:val="Code"/>
        <w:rPr>
          <w:highlight w:val="white"/>
        </w:rPr>
      </w:pPr>
    </w:p>
    <w:p w14:paraId="77BAA5EF" w14:textId="77777777" w:rsidR="00C31697" w:rsidRPr="00903DBA" w:rsidRDefault="00C31697" w:rsidP="00C31697">
      <w:pPr>
        <w:pStyle w:val="Code"/>
        <w:rPr>
          <w:highlight w:val="white"/>
        </w:rPr>
      </w:pPr>
      <w:r w:rsidRPr="00903DBA">
        <w:rPr>
          <w:highlight w:val="white"/>
        </w:rPr>
        <w:t xml:space="preserve">    if ((symbol != null) &amp;&amp; symbol.IsTypedef()) {</w:t>
      </w:r>
    </w:p>
    <w:p w14:paraId="4E7CBAC2" w14:textId="77777777" w:rsidR="00C31697" w:rsidRPr="00903DBA" w:rsidRDefault="00C31697" w:rsidP="00C31697">
      <w:pPr>
        <w:pStyle w:val="Code"/>
        <w:rPr>
          <w:highlight w:val="white"/>
        </w:rPr>
      </w:pPr>
      <w:r w:rsidRPr="00903DBA">
        <w:rPr>
          <w:highlight w:val="white"/>
        </w:rPr>
        <w:t xml:space="preserve">      yylval.type = symbol.Type;</w:t>
      </w:r>
    </w:p>
    <w:p w14:paraId="221584E9" w14:textId="77777777" w:rsidR="00C31697" w:rsidRPr="00903DBA" w:rsidRDefault="00C31697" w:rsidP="00C31697">
      <w:pPr>
        <w:pStyle w:val="Code"/>
        <w:rPr>
          <w:highlight w:val="white"/>
        </w:rPr>
      </w:pPr>
      <w:r w:rsidRPr="00903DBA">
        <w:rPr>
          <w:highlight w:val="white"/>
        </w:rPr>
        <w:t xml:space="preserve">      return ((int) Tokens.TYPEDEF_NAME);</w:t>
      </w:r>
    </w:p>
    <w:p w14:paraId="2E98AFB8" w14:textId="77777777" w:rsidR="00C31697" w:rsidRPr="00903DBA" w:rsidRDefault="00C31697" w:rsidP="00C31697">
      <w:pPr>
        <w:pStyle w:val="Code"/>
        <w:rPr>
          <w:highlight w:val="white"/>
        </w:rPr>
      </w:pPr>
      <w:r w:rsidRPr="00903DBA">
        <w:rPr>
          <w:highlight w:val="white"/>
        </w:rPr>
        <w:t xml:space="preserve">    }</w:t>
      </w:r>
    </w:p>
    <w:p w14:paraId="3299EDDA" w14:textId="77777777" w:rsidR="00C31697" w:rsidRPr="00903DBA" w:rsidRDefault="00C31697" w:rsidP="00C31697">
      <w:pPr>
        <w:pStyle w:val="Code"/>
        <w:rPr>
          <w:highlight w:val="white"/>
        </w:rPr>
      </w:pPr>
      <w:r w:rsidRPr="00903DBA">
        <w:rPr>
          <w:highlight w:val="white"/>
        </w:rPr>
        <w:t xml:space="preserve">    else {</w:t>
      </w:r>
    </w:p>
    <w:p w14:paraId="56468D06" w14:textId="77777777" w:rsidR="00C31697" w:rsidRPr="00903DBA" w:rsidRDefault="00C31697" w:rsidP="00C31697">
      <w:pPr>
        <w:pStyle w:val="Code"/>
        <w:rPr>
          <w:highlight w:val="white"/>
        </w:rPr>
      </w:pPr>
      <w:r w:rsidRPr="00903DBA">
        <w:rPr>
          <w:highlight w:val="white"/>
        </w:rPr>
        <w:t xml:space="preserve">      yylval.name = name;</w:t>
      </w:r>
    </w:p>
    <w:p w14:paraId="6B9D0E4C" w14:textId="77777777" w:rsidR="00C31697" w:rsidRPr="00903DBA" w:rsidRDefault="00C31697" w:rsidP="00C31697">
      <w:pPr>
        <w:pStyle w:val="Code"/>
        <w:rPr>
          <w:highlight w:val="white"/>
        </w:rPr>
      </w:pPr>
      <w:r w:rsidRPr="00903DBA">
        <w:rPr>
          <w:highlight w:val="white"/>
        </w:rPr>
        <w:t xml:space="preserve">      return ((int) Tokens.NAME);</w:t>
      </w:r>
    </w:p>
    <w:p w14:paraId="033A61C4" w14:textId="77777777" w:rsidR="00C31697" w:rsidRPr="00903DBA" w:rsidRDefault="00C31697" w:rsidP="00C31697">
      <w:pPr>
        <w:pStyle w:val="Code"/>
        <w:rPr>
          <w:highlight w:val="white"/>
        </w:rPr>
      </w:pPr>
      <w:r w:rsidRPr="00903DBA">
        <w:rPr>
          <w:highlight w:val="white"/>
        </w:rPr>
        <w:t xml:space="preserve">    }</w:t>
      </w:r>
    </w:p>
    <w:p w14:paraId="71C53BE5" w14:textId="77777777" w:rsidR="00C31697" w:rsidRPr="00903DBA" w:rsidRDefault="00C31697" w:rsidP="00C31697">
      <w:pPr>
        <w:pStyle w:val="Code"/>
        <w:rPr>
          <w:highlight w:val="white"/>
        </w:rPr>
      </w:pPr>
      <w:r w:rsidRPr="00903DBA">
        <w:rPr>
          <w:highlight w:val="white"/>
        </w:rPr>
        <w:t xml:space="preserve">  }</w:t>
      </w:r>
    </w:p>
    <w:p w14:paraId="3697BA07" w14:textId="77777777" w:rsidR="00C31697" w:rsidRPr="00903DBA" w:rsidRDefault="00C31697" w:rsidP="00C31697">
      <w:pPr>
        <w:pStyle w:val="Code"/>
        <w:rPr>
          <w:highlight w:val="white"/>
        </w:rPr>
      </w:pPr>
      <w:r w:rsidRPr="00903DBA">
        <w:rPr>
          <w:highlight w:val="white"/>
        </w:rPr>
        <w:t>}</w:t>
      </w:r>
    </w:p>
    <w:p w14:paraId="2A9D5F17" w14:textId="725145FD" w:rsidR="00311885" w:rsidRPr="00903DBA" w:rsidRDefault="00695F21" w:rsidP="00695F21">
      <w:pPr>
        <w:rPr>
          <w:highlight w:val="white"/>
        </w:rPr>
      </w:pPr>
      <w:r w:rsidRPr="00903DBA">
        <w:rPr>
          <w:highlight w:val="white"/>
        </w:rPr>
        <w:t xml:space="preserve">When it comes to integral values, we need to decide the </w:t>
      </w:r>
      <w:r w:rsidR="00FF473A" w:rsidRPr="00903DBA">
        <w:rPr>
          <w:highlight w:val="white"/>
        </w:rPr>
        <w:t xml:space="preserve">sign, </w:t>
      </w:r>
      <w:r w:rsidRPr="00903DBA">
        <w:rPr>
          <w:highlight w:val="white"/>
        </w:rPr>
        <w:t>base</w:t>
      </w:r>
      <w:r w:rsidR="00FF473A" w:rsidRPr="00903DBA">
        <w:rPr>
          <w:highlight w:val="white"/>
        </w:rPr>
        <w:t>, and type of the value.</w:t>
      </w:r>
    </w:p>
    <w:p w14:paraId="7255C7C6" w14:textId="77777777" w:rsidR="00311885" w:rsidRPr="00903DBA" w:rsidRDefault="00311885" w:rsidP="00C10AF9">
      <w:pPr>
        <w:pStyle w:val="Code"/>
        <w:rPr>
          <w:highlight w:val="white"/>
        </w:rPr>
      </w:pPr>
      <w:r w:rsidRPr="00903DBA">
        <w:rPr>
          <w:highlight w:val="white"/>
        </w:rPr>
        <w:t>{INTEGRAL_VALUE} {</w:t>
      </w:r>
    </w:p>
    <w:p w14:paraId="5FDDEFA3" w14:textId="77777777" w:rsidR="00311885" w:rsidRPr="00903DBA" w:rsidRDefault="00311885" w:rsidP="00311885">
      <w:pPr>
        <w:pStyle w:val="Code"/>
        <w:rPr>
          <w:highlight w:val="white"/>
        </w:rPr>
      </w:pPr>
      <w:r w:rsidRPr="00903DBA">
        <w:rPr>
          <w:highlight w:val="white"/>
        </w:rPr>
        <w:t xml:space="preserve">  { string text = yytext.Trim().ToLower();</w:t>
      </w:r>
    </w:p>
    <w:p w14:paraId="603F3207" w14:textId="7C970A63" w:rsidR="00311885" w:rsidRPr="00903DBA" w:rsidRDefault="00F959BE" w:rsidP="00F959BE">
      <w:pPr>
        <w:rPr>
          <w:highlight w:val="white"/>
        </w:rPr>
      </w:pPr>
      <w:r w:rsidRPr="00903DBA">
        <w:rPr>
          <w:highlight w:val="white"/>
        </w:rPr>
        <w:t xml:space="preserve">The </w:t>
      </w:r>
      <w:r w:rsidRPr="00903DBA">
        <w:rPr>
          <w:rStyle w:val="KeyWord0"/>
          <w:highlight w:val="white"/>
        </w:rPr>
        <w:t>ToUInt64</w:t>
      </w:r>
      <w:r w:rsidRPr="00903DBA">
        <w:rPr>
          <w:highlight w:val="white"/>
        </w:rPr>
        <w:t xml:space="preserve"> method below does not accept plus or minus signs. Therefore</w:t>
      </w:r>
      <w:r w:rsidR="00DE5A89" w:rsidRPr="00903DBA">
        <w:rPr>
          <w:highlight w:val="white"/>
        </w:rPr>
        <w:t>,</w:t>
      </w:r>
      <w:r w:rsidRPr="00903DBA">
        <w:rPr>
          <w:highlight w:val="white"/>
        </w:rPr>
        <w:t xml:space="preserve"> we need to </w:t>
      </w:r>
      <w:r w:rsidR="00712CC0" w:rsidRPr="00903DBA">
        <w:rPr>
          <w:highlight w:val="white"/>
        </w:rPr>
        <w:t xml:space="preserve">remove the sign and </w:t>
      </w:r>
      <w:r w:rsidR="00E20208" w:rsidRPr="00903DBA">
        <w:rPr>
          <w:highlight w:val="white"/>
        </w:rPr>
        <w:t xml:space="preserve">assign true to the </w:t>
      </w:r>
      <w:r w:rsidR="00E20208" w:rsidRPr="00903DBA">
        <w:rPr>
          <w:rStyle w:val="KeyWord0"/>
          <w:highlight w:val="white"/>
        </w:rPr>
        <w:t>minus</w:t>
      </w:r>
      <w:r w:rsidR="00E20208" w:rsidRPr="00903DBA">
        <w:rPr>
          <w:highlight w:val="white"/>
        </w:rPr>
        <w:t xml:space="preserve"> variable in case of a negative value.</w:t>
      </w:r>
    </w:p>
    <w:p w14:paraId="736F335F" w14:textId="77777777" w:rsidR="00311885" w:rsidRPr="00903DBA" w:rsidRDefault="00311885" w:rsidP="00311885">
      <w:pPr>
        <w:pStyle w:val="Code"/>
        <w:rPr>
          <w:highlight w:val="white"/>
        </w:rPr>
      </w:pPr>
      <w:r w:rsidRPr="00903DBA">
        <w:rPr>
          <w:highlight w:val="white"/>
        </w:rPr>
        <w:t xml:space="preserve">    bool minus = false;</w:t>
      </w:r>
    </w:p>
    <w:p w14:paraId="0C12B4E2" w14:textId="77777777" w:rsidR="00311885" w:rsidRPr="00903DBA" w:rsidRDefault="00311885" w:rsidP="00311885">
      <w:pPr>
        <w:pStyle w:val="Code"/>
        <w:rPr>
          <w:highlight w:val="white"/>
        </w:rPr>
      </w:pPr>
      <w:r w:rsidRPr="00903DBA">
        <w:rPr>
          <w:highlight w:val="white"/>
        </w:rPr>
        <w:t xml:space="preserve">    if (text.StartsWith("+")) {</w:t>
      </w:r>
    </w:p>
    <w:p w14:paraId="44B1EED5" w14:textId="77777777" w:rsidR="00311885" w:rsidRPr="00903DBA" w:rsidRDefault="00311885" w:rsidP="00311885">
      <w:pPr>
        <w:pStyle w:val="Code"/>
        <w:rPr>
          <w:highlight w:val="white"/>
        </w:rPr>
      </w:pPr>
      <w:r w:rsidRPr="00903DBA">
        <w:rPr>
          <w:highlight w:val="white"/>
        </w:rPr>
        <w:t xml:space="preserve">      text = text.Substring(1);</w:t>
      </w:r>
    </w:p>
    <w:p w14:paraId="79244C13" w14:textId="77777777" w:rsidR="00311885" w:rsidRPr="00903DBA" w:rsidRDefault="00311885" w:rsidP="00311885">
      <w:pPr>
        <w:pStyle w:val="Code"/>
        <w:rPr>
          <w:highlight w:val="white"/>
        </w:rPr>
      </w:pPr>
      <w:r w:rsidRPr="00903DBA">
        <w:rPr>
          <w:highlight w:val="white"/>
        </w:rPr>
        <w:t xml:space="preserve">    }</w:t>
      </w:r>
    </w:p>
    <w:p w14:paraId="008767EC" w14:textId="77777777" w:rsidR="00311885" w:rsidRPr="00903DBA" w:rsidRDefault="00311885" w:rsidP="00311885">
      <w:pPr>
        <w:pStyle w:val="Code"/>
        <w:rPr>
          <w:highlight w:val="white"/>
        </w:rPr>
      </w:pPr>
      <w:r w:rsidRPr="00903DBA">
        <w:rPr>
          <w:highlight w:val="white"/>
        </w:rPr>
        <w:t xml:space="preserve">    else if (text.StartsWith("-")) {</w:t>
      </w:r>
    </w:p>
    <w:p w14:paraId="65AA7551" w14:textId="77777777" w:rsidR="00311885" w:rsidRPr="00903DBA" w:rsidRDefault="00311885" w:rsidP="00311885">
      <w:pPr>
        <w:pStyle w:val="Code"/>
        <w:rPr>
          <w:highlight w:val="white"/>
        </w:rPr>
      </w:pPr>
      <w:r w:rsidRPr="00903DBA">
        <w:rPr>
          <w:highlight w:val="white"/>
        </w:rPr>
        <w:t xml:space="preserve">      minus = true;</w:t>
      </w:r>
    </w:p>
    <w:p w14:paraId="57638130" w14:textId="77777777" w:rsidR="00311885" w:rsidRPr="00903DBA" w:rsidRDefault="00311885" w:rsidP="00311885">
      <w:pPr>
        <w:pStyle w:val="Code"/>
        <w:rPr>
          <w:highlight w:val="white"/>
        </w:rPr>
      </w:pPr>
      <w:r w:rsidRPr="00903DBA">
        <w:rPr>
          <w:highlight w:val="white"/>
        </w:rPr>
        <w:t xml:space="preserve">      text = text.Substring(1);</w:t>
      </w:r>
    </w:p>
    <w:p w14:paraId="1F5FEECC" w14:textId="77777777" w:rsidR="00311885" w:rsidRPr="00903DBA" w:rsidRDefault="00311885" w:rsidP="00311885">
      <w:pPr>
        <w:pStyle w:val="Code"/>
        <w:rPr>
          <w:highlight w:val="white"/>
        </w:rPr>
      </w:pPr>
      <w:r w:rsidRPr="00903DBA">
        <w:rPr>
          <w:highlight w:val="white"/>
        </w:rPr>
        <w:t xml:space="preserve">    }</w:t>
      </w:r>
    </w:p>
    <w:p w14:paraId="66E071BE" w14:textId="5F479B1F" w:rsidR="00224B3F" w:rsidRPr="00903DBA" w:rsidRDefault="00712CC0" w:rsidP="00224B3F">
      <w:pPr>
        <w:rPr>
          <w:highlight w:val="white"/>
        </w:rPr>
      </w:pPr>
      <w:r w:rsidRPr="00903DBA">
        <w:rPr>
          <w:highlight w:val="white"/>
        </w:rPr>
        <w:t>Then we decide the base of the value</w:t>
      </w:r>
      <w:r w:rsidR="00B474B8" w:rsidRPr="00903DBA">
        <w:rPr>
          <w:highlight w:val="white"/>
        </w:rPr>
        <w:t>.</w:t>
      </w:r>
      <w:r w:rsidR="00224B3F" w:rsidRPr="00903DBA">
        <w:rPr>
          <w:highlight w:val="white"/>
        </w:rPr>
        <w:t xml:space="preserve"> </w:t>
      </w:r>
      <w:r w:rsidR="00B474B8" w:rsidRPr="00903DBA">
        <w:rPr>
          <w:highlight w:val="white"/>
        </w:rPr>
        <w:t xml:space="preserve">If the text start with </w:t>
      </w:r>
      <w:r w:rsidR="006230BD" w:rsidRPr="00903DBA">
        <w:rPr>
          <w:highlight w:val="white"/>
        </w:rPr>
        <w:t>“</w:t>
      </w:r>
      <w:proofErr w:type="spellStart"/>
      <w:r w:rsidR="006230BD" w:rsidRPr="00903DBA">
        <w:rPr>
          <w:highlight w:val="white"/>
        </w:rPr>
        <w:t>0x</w:t>
      </w:r>
      <w:proofErr w:type="spellEnd"/>
      <w:r w:rsidR="006230BD" w:rsidRPr="00903DBA">
        <w:rPr>
          <w:highlight w:val="white"/>
        </w:rPr>
        <w:t>” or “</w:t>
      </w:r>
      <w:proofErr w:type="spellStart"/>
      <w:r w:rsidR="006230BD" w:rsidRPr="00903DBA">
        <w:rPr>
          <w:highlight w:val="white"/>
        </w:rPr>
        <w:t>0X</w:t>
      </w:r>
      <w:proofErr w:type="spellEnd"/>
      <w:r w:rsidR="006230BD" w:rsidRPr="00903DBA">
        <w:rPr>
          <w:highlight w:val="white"/>
        </w:rPr>
        <w:t>”</w:t>
      </w:r>
      <w:r w:rsidR="008426DA" w:rsidRPr="00903DBA">
        <w:rPr>
          <w:highlight w:val="white"/>
        </w:rPr>
        <w:t>,</w:t>
      </w:r>
      <w:r w:rsidR="003C6D25" w:rsidRPr="00903DBA">
        <w:rPr>
          <w:highlight w:val="white"/>
        </w:rPr>
        <w:t xml:space="preserve"> the value is a hexadecimal with the base 16. If the text start with </w:t>
      </w:r>
      <w:r w:rsidR="006230BD" w:rsidRPr="00903DBA">
        <w:rPr>
          <w:highlight w:val="white"/>
        </w:rPr>
        <w:t>“0”</w:t>
      </w:r>
      <w:r w:rsidR="003C6D25" w:rsidRPr="00903DBA">
        <w:rPr>
          <w:highlight w:val="white"/>
        </w:rPr>
        <w:t>, the value is an octal value with the base 8. Otherwise, it is a decimal value with the base 10.</w:t>
      </w:r>
    </w:p>
    <w:p w14:paraId="7085541B" w14:textId="77777777" w:rsidR="00311885" w:rsidRPr="00903DBA" w:rsidRDefault="00311885" w:rsidP="00311885">
      <w:pPr>
        <w:pStyle w:val="Code"/>
        <w:rPr>
          <w:highlight w:val="white"/>
        </w:rPr>
      </w:pPr>
      <w:r w:rsidRPr="00903DBA">
        <w:rPr>
          <w:highlight w:val="white"/>
        </w:rPr>
        <w:t xml:space="preserve">    int fromBase;</w:t>
      </w:r>
    </w:p>
    <w:p w14:paraId="45F87EA1" w14:textId="77777777" w:rsidR="00311885" w:rsidRPr="00903DBA" w:rsidRDefault="00311885" w:rsidP="00311885">
      <w:pPr>
        <w:pStyle w:val="Code"/>
        <w:rPr>
          <w:highlight w:val="white"/>
        </w:rPr>
      </w:pPr>
      <w:r w:rsidRPr="00903DBA">
        <w:rPr>
          <w:highlight w:val="white"/>
        </w:rPr>
        <w:t xml:space="preserve">    if (text.StartsWith("0x")) {</w:t>
      </w:r>
    </w:p>
    <w:p w14:paraId="691EB2D7" w14:textId="77777777" w:rsidR="00311885" w:rsidRPr="00903DBA" w:rsidRDefault="00311885" w:rsidP="00311885">
      <w:pPr>
        <w:pStyle w:val="Code"/>
        <w:rPr>
          <w:highlight w:val="white"/>
        </w:rPr>
      </w:pPr>
      <w:r w:rsidRPr="00903DBA">
        <w:rPr>
          <w:highlight w:val="white"/>
        </w:rPr>
        <w:t xml:space="preserve">      fromBase = 16;</w:t>
      </w:r>
    </w:p>
    <w:p w14:paraId="59BFBF77" w14:textId="77777777" w:rsidR="00311885" w:rsidRPr="00903DBA" w:rsidRDefault="00311885" w:rsidP="00311885">
      <w:pPr>
        <w:pStyle w:val="Code"/>
        <w:rPr>
          <w:highlight w:val="white"/>
        </w:rPr>
      </w:pPr>
      <w:r w:rsidRPr="00903DBA">
        <w:rPr>
          <w:highlight w:val="white"/>
        </w:rPr>
        <w:t xml:space="preserve">      text = text.Substring(2);</w:t>
      </w:r>
    </w:p>
    <w:p w14:paraId="2C211E82" w14:textId="77777777" w:rsidR="00311885" w:rsidRPr="00903DBA" w:rsidRDefault="00311885" w:rsidP="00311885">
      <w:pPr>
        <w:pStyle w:val="Code"/>
        <w:rPr>
          <w:highlight w:val="white"/>
        </w:rPr>
      </w:pPr>
      <w:r w:rsidRPr="00903DBA">
        <w:rPr>
          <w:highlight w:val="white"/>
        </w:rPr>
        <w:lastRenderedPageBreak/>
        <w:t xml:space="preserve">    }</w:t>
      </w:r>
    </w:p>
    <w:p w14:paraId="0D9C38BF" w14:textId="77777777" w:rsidR="00311885" w:rsidRPr="00903DBA" w:rsidRDefault="00311885" w:rsidP="00311885">
      <w:pPr>
        <w:pStyle w:val="Code"/>
        <w:rPr>
          <w:highlight w:val="white"/>
        </w:rPr>
      </w:pPr>
      <w:r w:rsidRPr="00903DBA">
        <w:rPr>
          <w:highlight w:val="white"/>
        </w:rPr>
        <w:t xml:space="preserve">    else if (text.StartsWith("0")) {</w:t>
      </w:r>
    </w:p>
    <w:p w14:paraId="3D39B0DB" w14:textId="77777777" w:rsidR="00311885" w:rsidRPr="00903DBA" w:rsidRDefault="00311885" w:rsidP="00311885">
      <w:pPr>
        <w:pStyle w:val="Code"/>
        <w:rPr>
          <w:highlight w:val="white"/>
        </w:rPr>
      </w:pPr>
      <w:r w:rsidRPr="00903DBA">
        <w:rPr>
          <w:highlight w:val="white"/>
        </w:rPr>
        <w:t xml:space="preserve">      fromBase = 8;</w:t>
      </w:r>
    </w:p>
    <w:p w14:paraId="6942A79C" w14:textId="77777777" w:rsidR="00311885" w:rsidRPr="00903DBA" w:rsidRDefault="00311885" w:rsidP="00311885">
      <w:pPr>
        <w:pStyle w:val="Code"/>
        <w:rPr>
          <w:highlight w:val="white"/>
        </w:rPr>
      </w:pPr>
      <w:r w:rsidRPr="00903DBA">
        <w:rPr>
          <w:highlight w:val="white"/>
        </w:rPr>
        <w:t xml:space="preserve">    }</w:t>
      </w:r>
    </w:p>
    <w:p w14:paraId="3D24F4A6" w14:textId="77777777" w:rsidR="00311885" w:rsidRPr="00903DBA" w:rsidRDefault="00311885" w:rsidP="00311885">
      <w:pPr>
        <w:pStyle w:val="Code"/>
        <w:rPr>
          <w:highlight w:val="white"/>
        </w:rPr>
      </w:pPr>
      <w:r w:rsidRPr="00903DBA">
        <w:rPr>
          <w:highlight w:val="white"/>
        </w:rPr>
        <w:t xml:space="preserve">    else {</w:t>
      </w:r>
    </w:p>
    <w:p w14:paraId="4DCA4A23" w14:textId="77777777" w:rsidR="00311885" w:rsidRPr="00903DBA" w:rsidRDefault="00311885" w:rsidP="00311885">
      <w:pPr>
        <w:pStyle w:val="Code"/>
        <w:rPr>
          <w:highlight w:val="white"/>
        </w:rPr>
      </w:pPr>
      <w:r w:rsidRPr="00903DBA">
        <w:rPr>
          <w:highlight w:val="white"/>
        </w:rPr>
        <w:t xml:space="preserve">      fromBase = 10;</w:t>
      </w:r>
    </w:p>
    <w:p w14:paraId="648B05A4" w14:textId="77777777" w:rsidR="00311885" w:rsidRPr="00903DBA" w:rsidRDefault="00311885" w:rsidP="00311885">
      <w:pPr>
        <w:pStyle w:val="Code"/>
        <w:rPr>
          <w:highlight w:val="white"/>
        </w:rPr>
      </w:pPr>
      <w:r w:rsidRPr="00903DBA">
        <w:rPr>
          <w:highlight w:val="white"/>
        </w:rPr>
        <w:t xml:space="preserve">    }</w:t>
      </w:r>
    </w:p>
    <w:p w14:paraId="4464581E" w14:textId="1825ABE7" w:rsidR="00311885" w:rsidRPr="00903DBA" w:rsidRDefault="000A4A04" w:rsidP="006230BD">
      <w:pPr>
        <w:rPr>
          <w:highlight w:val="white"/>
        </w:rPr>
      </w:pPr>
      <w:r w:rsidRPr="00903DBA">
        <w:rPr>
          <w:highlight w:val="white"/>
        </w:rPr>
        <w:t xml:space="preserve">Then we decide the type of the value. If the text ends with </w:t>
      </w:r>
      <w:r w:rsidR="00131492" w:rsidRPr="00903DBA">
        <w:rPr>
          <w:highlight w:val="white"/>
        </w:rPr>
        <w:t>any combination of</w:t>
      </w:r>
      <w:r w:rsidR="005B1DD8" w:rsidRPr="00903DBA">
        <w:rPr>
          <w:highlight w:val="white"/>
        </w:rPr>
        <w:t xml:space="preserve"> lowercase ‘s’ or ‘u’ </w:t>
      </w:r>
      <w:r w:rsidR="001F6F83">
        <w:rPr>
          <w:highlight w:val="white"/>
        </w:rPr>
        <w:t>or an uppercase</w:t>
      </w:r>
      <w:r w:rsidR="005B1DD8" w:rsidRPr="00903DBA">
        <w:rPr>
          <w:highlight w:val="white"/>
        </w:rPr>
        <w:t xml:space="preserve"> ‘S’ or ‘U’</w:t>
      </w:r>
      <w:r w:rsidR="00131492" w:rsidRPr="00903DBA">
        <w:rPr>
          <w:highlight w:val="white"/>
        </w:rPr>
        <w:t xml:space="preserve">, the type is unsigned small integer. </w:t>
      </w:r>
      <w:r w:rsidR="005B1DD8" w:rsidRPr="00903DBA">
        <w:rPr>
          <w:highlight w:val="white"/>
        </w:rPr>
        <w:t xml:space="preserve">If the text ends with a lowercase ‘s’ </w:t>
      </w:r>
      <w:r w:rsidR="001F6F83">
        <w:rPr>
          <w:highlight w:val="white"/>
        </w:rPr>
        <w:t>or an uppercase</w:t>
      </w:r>
      <w:r w:rsidR="005B1DD8" w:rsidRPr="00903DBA">
        <w:rPr>
          <w:highlight w:val="white"/>
        </w:rPr>
        <w:t xml:space="preserve"> ‘S’</w:t>
      </w:r>
      <w:r w:rsidR="00E514DB" w:rsidRPr="00903DBA">
        <w:rPr>
          <w:highlight w:val="white"/>
        </w:rPr>
        <w:t xml:space="preserve">, the </w:t>
      </w:r>
      <w:r w:rsidR="00B24C4F" w:rsidRPr="00903DBA">
        <w:rPr>
          <w:highlight w:val="white"/>
        </w:rPr>
        <w:t>type</w:t>
      </w:r>
      <w:r w:rsidR="00E514DB" w:rsidRPr="00903DBA">
        <w:rPr>
          <w:highlight w:val="white"/>
        </w:rPr>
        <w:t xml:space="preserve"> is small integer. If the text ends with </w:t>
      </w:r>
      <w:r w:rsidR="005B1DD8" w:rsidRPr="00903DBA">
        <w:rPr>
          <w:highlight w:val="white"/>
        </w:rPr>
        <w:t xml:space="preserve">lowercase ‘l’ </w:t>
      </w:r>
      <w:r w:rsidR="001F6F83">
        <w:rPr>
          <w:highlight w:val="white"/>
        </w:rPr>
        <w:t>or an uppercase</w:t>
      </w:r>
      <w:r w:rsidR="005B1DD8" w:rsidRPr="00903DBA">
        <w:rPr>
          <w:highlight w:val="white"/>
        </w:rPr>
        <w:t xml:space="preserve"> ‘l’</w:t>
      </w:r>
      <w:r w:rsidR="00E514DB" w:rsidRPr="00903DBA">
        <w:rPr>
          <w:highlight w:val="white"/>
        </w:rPr>
        <w:t xml:space="preserve">, the type is </w:t>
      </w:r>
      <w:r w:rsidR="00B24C4F" w:rsidRPr="00903DBA">
        <w:rPr>
          <w:highlight w:val="white"/>
        </w:rPr>
        <w:t>large integer.</w:t>
      </w:r>
      <w:r w:rsidR="008E2501" w:rsidRPr="00903DBA">
        <w:rPr>
          <w:highlight w:val="white"/>
        </w:rPr>
        <w:t xml:space="preserve"> If the text ends with </w:t>
      </w:r>
      <w:r w:rsidR="005B1DD8" w:rsidRPr="00903DBA">
        <w:rPr>
          <w:highlight w:val="white"/>
        </w:rPr>
        <w:t xml:space="preserve">lowercase ‘u’ </w:t>
      </w:r>
      <w:r w:rsidR="001F6F83">
        <w:rPr>
          <w:highlight w:val="white"/>
        </w:rPr>
        <w:t>or an uppercase</w:t>
      </w:r>
      <w:r w:rsidR="005B1DD8" w:rsidRPr="00903DBA">
        <w:rPr>
          <w:highlight w:val="white"/>
        </w:rPr>
        <w:t xml:space="preserve"> ‘U’</w:t>
      </w:r>
      <w:r w:rsidR="008E2501" w:rsidRPr="00903DBA">
        <w:rPr>
          <w:highlight w:val="white"/>
        </w:rPr>
        <w:t>, the type is unsigned</w:t>
      </w:r>
      <w:r w:rsidR="005B1DD8" w:rsidRPr="00903DBA">
        <w:rPr>
          <w:highlight w:val="white"/>
        </w:rPr>
        <w:t xml:space="preserve"> integer</w:t>
      </w:r>
      <w:r w:rsidR="008E2501" w:rsidRPr="00903DBA">
        <w:rPr>
          <w:highlight w:val="white"/>
        </w:rPr>
        <w:t>. Otherwise, the type is signed integer.</w:t>
      </w:r>
    </w:p>
    <w:p w14:paraId="5895542F" w14:textId="77777777" w:rsidR="00311885" w:rsidRPr="00903DBA" w:rsidRDefault="00311885" w:rsidP="00311885">
      <w:pPr>
        <w:pStyle w:val="Code"/>
        <w:rPr>
          <w:highlight w:val="white"/>
        </w:rPr>
      </w:pPr>
      <w:r w:rsidRPr="00903DBA">
        <w:rPr>
          <w:highlight w:val="white"/>
        </w:rPr>
        <w:t xml:space="preserve">    CCompiler.Type type;</w:t>
      </w:r>
    </w:p>
    <w:p w14:paraId="73CB6E61" w14:textId="77777777" w:rsidR="00311885" w:rsidRPr="00903DBA" w:rsidRDefault="00311885" w:rsidP="00311885">
      <w:pPr>
        <w:pStyle w:val="Code"/>
        <w:rPr>
          <w:highlight w:val="white"/>
        </w:rPr>
      </w:pPr>
      <w:r w:rsidRPr="00903DBA">
        <w:rPr>
          <w:highlight w:val="white"/>
        </w:rPr>
        <w:t xml:space="preserve">    if (text.EndsWith("us") || text.EndsWith("su")) {</w:t>
      </w:r>
    </w:p>
    <w:p w14:paraId="5E56813D" w14:textId="77777777" w:rsidR="00311885" w:rsidRPr="00903DBA" w:rsidRDefault="00311885" w:rsidP="00311885">
      <w:pPr>
        <w:pStyle w:val="Code"/>
        <w:rPr>
          <w:highlight w:val="white"/>
        </w:rPr>
      </w:pPr>
      <w:r w:rsidRPr="00903DBA">
        <w:rPr>
          <w:highlight w:val="white"/>
        </w:rPr>
        <w:t xml:space="preserve">      type = CCompiler.Type.UnsignedShortIntegerType;</w:t>
      </w:r>
    </w:p>
    <w:p w14:paraId="37A8E0B2" w14:textId="77777777" w:rsidR="00311885" w:rsidRPr="00903DBA" w:rsidRDefault="00311885" w:rsidP="00311885">
      <w:pPr>
        <w:pStyle w:val="Code"/>
        <w:rPr>
          <w:highlight w:val="white"/>
        </w:rPr>
      </w:pPr>
      <w:r w:rsidRPr="00903DBA">
        <w:rPr>
          <w:highlight w:val="white"/>
        </w:rPr>
        <w:t xml:space="preserve">      text = text.Substring(0, text.Length - 2);</w:t>
      </w:r>
    </w:p>
    <w:p w14:paraId="64C0D6D7" w14:textId="70713E57" w:rsidR="00311885" w:rsidRPr="00903DBA" w:rsidRDefault="00311885" w:rsidP="00311885">
      <w:pPr>
        <w:pStyle w:val="Code"/>
        <w:rPr>
          <w:highlight w:val="white"/>
        </w:rPr>
      </w:pPr>
      <w:r w:rsidRPr="00903DBA">
        <w:rPr>
          <w:highlight w:val="white"/>
        </w:rPr>
        <w:t xml:space="preserve">    }</w:t>
      </w:r>
    </w:p>
    <w:p w14:paraId="4371786E" w14:textId="5BEAFB70" w:rsidR="00131492" w:rsidRPr="00903DBA" w:rsidRDefault="00131492" w:rsidP="00131492">
      <w:pPr>
        <w:rPr>
          <w:highlight w:val="white"/>
        </w:rPr>
      </w:pPr>
      <w:r w:rsidRPr="00903DBA">
        <w:rPr>
          <w:highlight w:val="white"/>
        </w:rPr>
        <w:t xml:space="preserve">If the text ends with any combination of </w:t>
      </w:r>
      <w:r w:rsidR="008737FB" w:rsidRPr="00903DBA">
        <w:rPr>
          <w:highlight w:val="white"/>
        </w:rPr>
        <w:t xml:space="preserve">lowercase </w:t>
      </w:r>
      <w:r w:rsidR="005F0818" w:rsidRPr="00903DBA">
        <w:rPr>
          <w:highlight w:val="white"/>
        </w:rPr>
        <w:t xml:space="preserve">‘l’ or ‘u’ </w:t>
      </w:r>
      <w:r w:rsidR="001F6F83">
        <w:rPr>
          <w:highlight w:val="white"/>
        </w:rPr>
        <w:t>or an uppercase</w:t>
      </w:r>
      <w:r w:rsidRPr="00903DBA">
        <w:rPr>
          <w:highlight w:val="white"/>
        </w:rPr>
        <w:t xml:space="preserve"> </w:t>
      </w:r>
      <w:r w:rsidR="005F0818" w:rsidRPr="00903DBA">
        <w:rPr>
          <w:highlight w:val="white"/>
        </w:rPr>
        <w:t>‘L’</w:t>
      </w:r>
      <w:r w:rsidRPr="00903DBA">
        <w:rPr>
          <w:highlight w:val="white"/>
        </w:rPr>
        <w:t xml:space="preserve"> </w:t>
      </w:r>
      <w:r w:rsidR="005B1919" w:rsidRPr="00903DBA">
        <w:rPr>
          <w:highlight w:val="white"/>
        </w:rPr>
        <w:t>or</w:t>
      </w:r>
      <w:r w:rsidRPr="00903DBA">
        <w:rPr>
          <w:highlight w:val="white"/>
        </w:rPr>
        <w:t xml:space="preserve"> </w:t>
      </w:r>
      <w:r w:rsidR="005F0818" w:rsidRPr="00903DBA">
        <w:rPr>
          <w:highlight w:val="white"/>
        </w:rPr>
        <w:t>‘U’</w:t>
      </w:r>
      <w:r w:rsidRPr="00903DBA">
        <w:rPr>
          <w:highlight w:val="white"/>
        </w:rPr>
        <w:t xml:space="preserve">, the type is large unsigned integer. </w:t>
      </w:r>
    </w:p>
    <w:p w14:paraId="54FEEF90" w14:textId="77777777" w:rsidR="00311885" w:rsidRPr="00903DBA" w:rsidRDefault="00311885" w:rsidP="00311885">
      <w:pPr>
        <w:pStyle w:val="Code"/>
        <w:rPr>
          <w:highlight w:val="white"/>
        </w:rPr>
      </w:pPr>
      <w:r w:rsidRPr="00903DBA">
        <w:rPr>
          <w:highlight w:val="white"/>
        </w:rPr>
        <w:t xml:space="preserve">    else if (text.EndsWith("ul") || text.EndsWith("lu")) {</w:t>
      </w:r>
    </w:p>
    <w:p w14:paraId="53395202" w14:textId="77777777" w:rsidR="00311885" w:rsidRPr="00903DBA" w:rsidRDefault="00311885" w:rsidP="00311885">
      <w:pPr>
        <w:pStyle w:val="Code"/>
        <w:rPr>
          <w:highlight w:val="white"/>
        </w:rPr>
      </w:pPr>
      <w:r w:rsidRPr="00903DBA">
        <w:rPr>
          <w:highlight w:val="white"/>
        </w:rPr>
        <w:t xml:space="preserve">      type = CCompiler.Type.UnsignedLongIntegerType;</w:t>
      </w:r>
    </w:p>
    <w:p w14:paraId="590C09BE" w14:textId="77777777" w:rsidR="00311885" w:rsidRPr="00903DBA" w:rsidRDefault="00311885" w:rsidP="00311885">
      <w:pPr>
        <w:pStyle w:val="Code"/>
        <w:rPr>
          <w:highlight w:val="white"/>
        </w:rPr>
      </w:pPr>
      <w:r w:rsidRPr="00903DBA">
        <w:rPr>
          <w:highlight w:val="white"/>
        </w:rPr>
        <w:t xml:space="preserve">      text = text.Substring(0, text.Length - 2);</w:t>
      </w:r>
    </w:p>
    <w:p w14:paraId="3DDE90E5" w14:textId="27583BFC" w:rsidR="00311885" w:rsidRPr="00903DBA" w:rsidRDefault="00311885" w:rsidP="00311885">
      <w:pPr>
        <w:pStyle w:val="Code"/>
        <w:rPr>
          <w:highlight w:val="white"/>
        </w:rPr>
      </w:pPr>
      <w:r w:rsidRPr="00903DBA">
        <w:rPr>
          <w:highlight w:val="white"/>
        </w:rPr>
        <w:t xml:space="preserve">    }</w:t>
      </w:r>
    </w:p>
    <w:p w14:paraId="52EE4EEC" w14:textId="4A11D36F"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‘s’ </w:t>
      </w:r>
      <w:r w:rsidR="001F6F83">
        <w:rPr>
          <w:highlight w:val="white"/>
        </w:rPr>
        <w:t>or an uppercase</w:t>
      </w:r>
      <w:r w:rsidRPr="00903DBA">
        <w:rPr>
          <w:highlight w:val="white"/>
        </w:rPr>
        <w:t xml:space="preserve"> </w:t>
      </w:r>
      <w:r w:rsidR="00B31B29" w:rsidRPr="00903DBA">
        <w:rPr>
          <w:highlight w:val="white"/>
        </w:rPr>
        <w:t>‘S’</w:t>
      </w:r>
      <w:r w:rsidRPr="00903DBA">
        <w:rPr>
          <w:highlight w:val="white"/>
        </w:rPr>
        <w:t>, the type is signed short integer.</w:t>
      </w:r>
    </w:p>
    <w:p w14:paraId="24048A4E" w14:textId="77777777" w:rsidR="00311885" w:rsidRPr="00903DBA" w:rsidRDefault="00311885" w:rsidP="00311885">
      <w:pPr>
        <w:pStyle w:val="Code"/>
        <w:rPr>
          <w:highlight w:val="white"/>
        </w:rPr>
      </w:pPr>
      <w:r w:rsidRPr="00903DBA">
        <w:rPr>
          <w:highlight w:val="white"/>
        </w:rPr>
        <w:t xml:space="preserve">    else if (text.EndsWith("s")) {</w:t>
      </w:r>
    </w:p>
    <w:p w14:paraId="5D3A9E89" w14:textId="77777777" w:rsidR="00311885" w:rsidRPr="00903DBA" w:rsidRDefault="00311885" w:rsidP="00311885">
      <w:pPr>
        <w:pStyle w:val="Code"/>
        <w:rPr>
          <w:highlight w:val="white"/>
        </w:rPr>
      </w:pPr>
      <w:r w:rsidRPr="00903DBA">
        <w:rPr>
          <w:highlight w:val="white"/>
        </w:rPr>
        <w:t xml:space="preserve">      type = CCompiler.Type.SignedShortIntegerType;</w:t>
      </w:r>
    </w:p>
    <w:p w14:paraId="2CE0E38F" w14:textId="77777777" w:rsidR="00311885" w:rsidRPr="00903DBA" w:rsidRDefault="00311885" w:rsidP="00311885">
      <w:pPr>
        <w:pStyle w:val="Code"/>
        <w:rPr>
          <w:highlight w:val="white"/>
        </w:rPr>
      </w:pPr>
      <w:r w:rsidRPr="00903DBA">
        <w:rPr>
          <w:highlight w:val="white"/>
        </w:rPr>
        <w:t xml:space="preserve">      text = text.Substring(0, text.Length - 1);</w:t>
      </w:r>
    </w:p>
    <w:p w14:paraId="4A86AD1B" w14:textId="77777777" w:rsidR="00311885" w:rsidRPr="00903DBA" w:rsidRDefault="00311885" w:rsidP="00311885">
      <w:pPr>
        <w:pStyle w:val="Code"/>
        <w:rPr>
          <w:highlight w:val="white"/>
        </w:rPr>
      </w:pPr>
      <w:r w:rsidRPr="00903DBA">
        <w:rPr>
          <w:highlight w:val="white"/>
        </w:rPr>
        <w:t xml:space="preserve">    }</w:t>
      </w:r>
    </w:p>
    <w:p w14:paraId="0E2595BE" w14:textId="14108742"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‘l’ </w:t>
      </w:r>
      <w:r w:rsidR="001F6F83">
        <w:rPr>
          <w:highlight w:val="white"/>
        </w:rPr>
        <w:t>or an uppercase</w:t>
      </w:r>
      <w:r w:rsidRPr="00903DBA">
        <w:rPr>
          <w:highlight w:val="white"/>
        </w:rPr>
        <w:t xml:space="preserve"> </w:t>
      </w:r>
      <w:r w:rsidR="00B31B29" w:rsidRPr="00903DBA">
        <w:rPr>
          <w:highlight w:val="white"/>
        </w:rPr>
        <w:t>‘L’</w:t>
      </w:r>
      <w:r w:rsidRPr="00903DBA">
        <w:rPr>
          <w:highlight w:val="white"/>
        </w:rPr>
        <w:t>, the type is signed long integer.</w:t>
      </w:r>
    </w:p>
    <w:p w14:paraId="2BABBB94" w14:textId="77777777" w:rsidR="00311885" w:rsidRPr="00903DBA" w:rsidRDefault="00311885" w:rsidP="00311885">
      <w:pPr>
        <w:pStyle w:val="Code"/>
        <w:rPr>
          <w:highlight w:val="white"/>
        </w:rPr>
      </w:pPr>
      <w:r w:rsidRPr="00903DBA">
        <w:rPr>
          <w:highlight w:val="white"/>
        </w:rPr>
        <w:t xml:space="preserve">    else if (text.EndsWith("l")) {</w:t>
      </w:r>
    </w:p>
    <w:p w14:paraId="7647DD47" w14:textId="77777777" w:rsidR="00311885" w:rsidRPr="00903DBA" w:rsidRDefault="00311885" w:rsidP="00311885">
      <w:pPr>
        <w:pStyle w:val="Code"/>
        <w:rPr>
          <w:highlight w:val="white"/>
        </w:rPr>
      </w:pPr>
      <w:r w:rsidRPr="00903DBA">
        <w:rPr>
          <w:highlight w:val="white"/>
        </w:rPr>
        <w:t xml:space="preserve">      type = CCompiler.Type.SignedLongIntegerType;</w:t>
      </w:r>
    </w:p>
    <w:p w14:paraId="3E00D5B1" w14:textId="77777777" w:rsidR="00311885" w:rsidRPr="00903DBA" w:rsidRDefault="00311885" w:rsidP="00311885">
      <w:pPr>
        <w:pStyle w:val="Code"/>
        <w:rPr>
          <w:highlight w:val="white"/>
        </w:rPr>
      </w:pPr>
      <w:r w:rsidRPr="00903DBA">
        <w:rPr>
          <w:highlight w:val="white"/>
        </w:rPr>
        <w:t xml:space="preserve">      text = text.Substring(0, text.Length - 1);</w:t>
      </w:r>
    </w:p>
    <w:p w14:paraId="4112CC87" w14:textId="77777777" w:rsidR="00311885" w:rsidRPr="00903DBA" w:rsidRDefault="00311885" w:rsidP="00311885">
      <w:pPr>
        <w:pStyle w:val="Code"/>
        <w:rPr>
          <w:highlight w:val="white"/>
        </w:rPr>
      </w:pPr>
      <w:r w:rsidRPr="00903DBA">
        <w:rPr>
          <w:highlight w:val="white"/>
        </w:rPr>
        <w:t xml:space="preserve">    }</w:t>
      </w:r>
    </w:p>
    <w:p w14:paraId="4CFFD89B" w14:textId="7D086F4A" w:rsidR="007736CE" w:rsidRPr="00903DBA" w:rsidRDefault="007736CE" w:rsidP="007736CE">
      <w:pPr>
        <w:rPr>
          <w:highlight w:val="white"/>
        </w:rPr>
      </w:pPr>
      <w:r w:rsidRPr="00903DBA">
        <w:rPr>
          <w:highlight w:val="white"/>
        </w:rPr>
        <w:t xml:space="preserve">If the text ends with a single </w:t>
      </w:r>
      <w:r w:rsidR="008737FB" w:rsidRPr="00903DBA">
        <w:rPr>
          <w:highlight w:val="white"/>
        </w:rPr>
        <w:t xml:space="preserve">lowercase </w:t>
      </w:r>
      <w:r w:rsidR="00B31B29" w:rsidRPr="00903DBA">
        <w:rPr>
          <w:highlight w:val="white"/>
        </w:rPr>
        <w:t xml:space="preserve">‘u’ </w:t>
      </w:r>
      <w:r w:rsidR="001F6F83">
        <w:rPr>
          <w:highlight w:val="white"/>
        </w:rPr>
        <w:t>or an uppercase</w:t>
      </w:r>
      <w:r w:rsidRPr="00903DBA">
        <w:rPr>
          <w:highlight w:val="white"/>
        </w:rPr>
        <w:t xml:space="preserve"> </w:t>
      </w:r>
      <w:r w:rsidR="00B31B29" w:rsidRPr="00903DBA">
        <w:rPr>
          <w:highlight w:val="white"/>
        </w:rPr>
        <w:t>‘U’</w:t>
      </w:r>
      <w:r w:rsidRPr="00903DBA">
        <w:rPr>
          <w:highlight w:val="white"/>
        </w:rPr>
        <w:t>, the type is unsigned integer.</w:t>
      </w:r>
    </w:p>
    <w:p w14:paraId="218C1351" w14:textId="77777777" w:rsidR="007736CE" w:rsidRPr="00903DBA" w:rsidRDefault="007736CE" w:rsidP="007736CE">
      <w:pPr>
        <w:pStyle w:val="Code"/>
        <w:rPr>
          <w:highlight w:val="white"/>
        </w:rPr>
      </w:pPr>
      <w:r w:rsidRPr="00903DBA">
        <w:rPr>
          <w:highlight w:val="white"/>
        </w:rPr>
        <w:t xml:space="preserve">    else if (text.EndsWith("u")) {</w:t>
      </w:r>
    </w:p>
    <w:p w14:paraId="15CDD2E2" w14:textId="77777777" w:rsidR="007736CE" w:rsidRPr="00903DBA" w:rsidRDefault="007736CE" w:rsidP="007736CE">
      <w:pPr>
        <w:pStyle w:val="Code"/>
        <w:rPr>
          <w:highlight w:val="white"/>
        </w:rPr>
      </w:pPr>
      <w:r w:rsidRPr="00903DBA">
        <w:rPr>
          <w:highlight w:val="white"/>
        </w:rPr>
        <w:t xml:space="preserve">      type = CCompiler.Type.UnsignedIntegerType;</w:t>
      </w:r>
    </w:p>
    <w:p w14:paraId="141FF462" w14:textId="77777777" w:rsidR="007736CE" w:rsidRPr="00903DBA" w:rsidRDefault="007736CE" w:rsidP="007736CE">
      <w:pPr>
        <w:pStyle w:val="Code"/>
        <w:rPr>
          <w:highlight w:val="white"/>
        </w:rPr>
      </w:pPr>
      <w:r w:rsidRPr="00903DBA">
        <w:rPr>
          <w:highlight w:val="white"/>
        </w:rPr>
        <w:t xml:space="preserve">      text = text.Substring(0, text.Length - 1);</w:t>
      </w:r>
    </w:p>
    <w:p w14:paraId="28EF03A2" w14:textId="73F5C8F2" w:rsidR="007736CE" w:rsidRPr="00903DBA" w:rsidRDefault="007736CE" w:rsidP="007736CE">
      <w:pPr>
        <w:pStyle w:val="Code"/>
        <w:rPr>
          <w:highlight w:val="white"/>
        </w:rPr>
      </w:pPr>
      <w:r w:rsidRPr="00903DBA">
        <w:rPr>
          <w:highlight w:val="white"/>
        </w:rPr>
        <w:t xml:space="preserve">    }</w:t>
      </w:r>
    </w:p>
    <w:p w14:paraId="372ACFF2" w14:textId="7F51254E" w:rsidR="00133C35" w:rsidRPr="00903DBA" w:rsidRDefault="00133C35" w:rsidP="00133C35">
      <w:pPr>
        <w:rPr>
          <w:highlight w:val="white"/>
        </w:rPr>
      </w:pPr>
      <w:r w:rsidRPr="00903DBA">
        <w:rPr>
          <w:highlight w:val="white"/>
        </w:rPr>
        <w:t>Otherwise, the type is signed integer.</w:t>
      </w:r>
    </w:p>
    <w:p w14:paraId="093D4019" w14:textId="77777777" w:rsidR="00311885" w:rsidRPr="00903DBA" w:rsidRDefault="00311885" w:rsidP="00311885">
      <w:pPr>
        <w:pStyle w:val="Code"/>
        <w:rPr>
          <w:highlight w:val="white"/>
        </w:rPr>
      </w:pPr>
      <w:r w:rsidRPr="00903DBA">
        <w:rPr>
          <w:highlight w:val="white"/>
        </w:rPr>
        <w:t xml:space="preserve">    else {</w:t>
      </w:r>
    </w:p>
    <w:p w14:paraId="0DD0A586" w14:textId="77777777" w:rsidR="00311885" w:rsidRPr="00903DBA" w:rsidRDefault="00311885" w:rsidP="00311885">
      <w:pPr>
        <w:pStyle w:val="Code"/>
        <w:rPr>
          <w:highlight w:val="white"/>
        </w:rPr>
      </w:pPr>
      <w:r w:rsidRPr="00903DBA">
        <w:rPr>
          <w:highlight w:val="white"/>
        </w:rPr>
        <w:t xml:space="preserve">      type = CCompiler.Type.SignedIntegerType;</w:t>
      </w:r>
    </w:p>
    <w:p w14:paraId="186AC020" w14:textId="77777777" w:rsidR="00311885" w:rsidRPr="00903DBA" w:rsidRDefault="00311885" w:rsidP="00311885">
      <w:pPr>
        <w:pStyle w:val="Code"/>
        <w:rPr>
          <w:highlight w:val="white"/>
        </w:rPr>
      </w:pPr>
      <w:r w:rsidRPr="00903DBA">
        <w:rPr>
          <w:highlight w:val="white"/>
        </w:rPr>
        <w:t xml:space="preserve">    }</w:t>
      </w:r>
    </w:p>
    <w:p w14:paraId="48BEED1D" w14:textId="250794B5" w:rsidR="00311885" w:rsidRPr="00903DBA" w:rsidRDefault="00A437BC" w:rsidP="00A437BC">
      <w:pPr>
        <w:rPr>
          <w:highlight w:val="white"/>
        </w:rPr>
      </w:pPr>
      <w:r w:rsidRPr="00903DBA">
        <w:rPr>
          <w:highlight w:val="white"/>
        </w:rPr>
        <w:t xml:space="preserve">Finally, we </w:t>
      </w:r>
      <w:r w:rsidR="00F854CB" w:rsidRPr="00903DBA">
        <w:rPr>
          <w:highlight w:val="white"/>
        </w:rPr>
        <w:t xml:space="preserve">decide the value by calling the </w:t>
      </w:r>
      <w:r w:rsidR="00F854CB" w:rsidRPr="00903DBA">
        <w:rPr>
          <w:rStyle w:val="KeyWord0"/>
          <w:highlight w:val="white"/>
        </w:rPr>
        <w:t>ToUInt64</w:t>
      </w:r>
      <w:r w:rsidR="00F854CB" w:rsidRPr="00903DBA">
        <w:rPr>
          <w:highlight w:val="white"/>
        </w:rPr>
        <w:t xml:space="preserve"> method in the </w:t>
      </w:r>
      <w:r w:rsidR="00F854CB" w:rsidRPr="00903DBA">
        <w:rPr>
          <w:rStyle w:val="KeyWord0"/>
          <w:highlight w:val="white"/>
        </w:rPr>
        <w:t>Convert</w:t>
      </w:r>
      <w:r w:rsidR="00F854CB" w:rsidRPr="00903DBA">
        <w:rPr>
          <w:highlight w:val="white"/>
        </w:rPr>
        <w:t xml:space="preserve"> standard class</w:t>
      </w:r>
      <w:r w:rsidR="003A173F" w:rsidRPr="00903DBA">
        <w:rPr>
          <w:highlight w:val="white"/>
        </w:rPr>
        <w:t xml:space="preserve">. </w:t>
      </w:r>
    </w:p>
    <w:p w14:paraId="5F9B3C3D" w14:textId="77777777" w:rsidR="00311885" w:rsidRPr="00903DBA" w:rsidRDefault="00311885" w:rsidP="00311885">
      <w:pPr>
        <w:pStyle w:val="Code"/>
        <w:rPr>
          <w:highlight w:val="white"/>
        </w:rPr>
      </w:pPr>
      <w:r w:rsidRPr="00903DBA">
        <w:rPr>
          <w:highlight w:val="white"/>
        </w:rPr>
        <w:t xml:space="preserve">    try {</w:t>
      </w:r>
    </w:p>
    <w:p w14:paraId="6162CDAB" w14:textId="77777777" w:rsidR="00311885" w:rsidRPr="00903DBA" w:rsidRDefault="00311885" w:rsidP="00311885">
      <w:pPr>
        <w:pStyle w:val="Code"/>
        <w:rPr>
          <w:highlight w:val="white"/>
        </w:rPr>
      </w:pPr>
      <w:r w:rsidRPr="00903DBA">
        <w:rPr>
          <w:highlight w:val="white"/>
        </w:rPr>
        <w:t xml:space="preserve">      ulong unsignedValue = Convert.ToUInt64(text, fromBase);</w:t>
      </w:r>
    </w:p>
    <w:p w14:paraId="443BC359" w14:textId="26DC1A33" w:rsidR="0048034C" w:rsidRPr="00903DBA" w:rsidRDefault="0048034C" w:rsidP="0048034C">
      <w:pPr>
        <w:rPr>
          <w:highlight w:val="white"/>
        </w:rPr>
      </w:pPr>
      <w:r w:rsidRPr="00903DBA">
        <w:rPr>
          <w:highlight w:val="white"/>
        </w:rPr>
        <w:lastRenderedPageBreak/>
        <w:t xml:space="preserve">We convert the value to an object of the standard </w:t>
      </w:r>
      <w:r w:rsidRPr="00903DBA">
        <w:rPr>
          <w:rStyle w:val="KeyWord0"/>
          <w:highlight w:val="white"/>
        </w:rPr>
        <w:t>BigInteger</w:t>
      </w:r>
      <w:r w:rsidRPr="00903DBA">
        <w:rPr>
          <w:highlight w:val="white"/>
        </w:rPr>
        <w:t xml:space="preserve"> class, and </w:t>
      </w:r>
      <w:r w:rsidR="00231758" w:rsidRPr="00903DBA">
        <w:rPr>
          <w:highlight w:val="white"/>
        </w:rPr>
        <w:t xml:space="preserve">if </w:t>
      </w:r>
      <w:r w:rsidR="00C4654F" w:rsidRPr="00903DBA">
        <w:rPr>
          <w:rStyle w:val="KeyWord0"/>
          <w:highlight w:val="white"/>
        </w:rPr>
        <w:t>minus</w:t>
      </w:r>
      <w:r w:rsidR="00C4654F" w:rsidRPr="00903DBA">
        <w:rPr>
          <w:highlight w:val="white"/>
        </w:rPr>
        <w:t xml:space="preserve"> is true, we make the value </w:t>
      </w:r>
      <w:r w:rsidR="005D6B52" w:rsidRPr="00903DBA">
        <w:rPr>
          <w:highlight w:val="white"/>
        </w:rPr>
        <w:t>negative</w:t>
      </w:r>
      <w:r w:rsidRPr="00903DBA">
        <w:rPr>
          <w:highlight w:val="white"/>
        </w:rPr>
        <w:t>.</w:t>
      </w:r>
    </w:p>
    <w:p w14:paraId="26790D56" w14:textId="35ACE0E0" w:rsidR="00311885" w:rsidRPr="00903DBA" w:rsidRDefault="00311885" w:rsidP="00311885">
      <w:pPr>
        <w:pStyle w:val="Code"/>
        <w:rPr>
          <w:highlight w:val="white"/>
        </w:rPr>
      </w:pPr>
      <w:r w:rsidRPr="00903DBA">
        <w:rPr>
          <w:highlight w:val="white"/>
        </w:rPr>
        <w:t xml:space="preserve">      BigInteger bigValue = new BigInteger(unsignedValue);</w:t>
      </w:r>
    </w:p>
    <w:p w14:paraId="0D016B85" w14:textId="77777777" w:rsidR="00311885" w:rsidRPr="00903DBA" w:rsidRDefault="00311885" w:rsidP="00311885">
      <w:pPr>
        <w:pStyle w:val="Code"/>
        <w:rPr>
          <w:highlight w:val="white"/>
        </w:rPr>
      </w:pPr>
    </w:p>
    <w:p w14:paraId="0A86878A" w14:textId="77777777" w:rsidR="00311885" w:rsidRPr="00903DBA" w:rsidRDefault="00311885" w:rsidP="00311885">
      <w:pPr>
        <w:pStyle w:val="Code"/>
        <w:rPr>
          <w:highlight w:val="white"/>
        </w:rPr>
      </w:pPr>
      <w:r w:rsidRPr="00903DBA">
        <w:rPr>
          <w:highlight w:val="white"/>
        </w:rPr>
        <w:t xml:space="preserve">      if (minus) {</w:t>
      </w:r>
    </w:p>
    <w:p w14:paraId="660A71C7" w14:textId="77777777" w:rsidR="00311885" w:rsidRPr="00903DBA" w:rsidRDefault="00311885" w:rsidP="00311885">
      <w:pPr>
        <w:pStyle w:val="Code"/>
        <w:rPr>
          <w:highlight w:val="white"/>
        </w:rPr>
      </w:pPr>
      <w:r w:rsidRPr="00903DBA">
        <w:rPr>
          <w:highlight w:val="white"/>
        </w:rPr>
        <w:t xml:space="preserve">        bigValue = -bigValue;</w:t>
      </w:r>
    </w:p>
    <w:p w14:paraId="39BBC56C" w14:textId="77777777" w:rsidR="00311885" w:rsidRPr="00903DBA" w:rsidRDefault="00311885" w:rsidP="00311885">
      <w:pPr>
        <w:pStyle w:val="Code"/>
        <w:rPr>
          <w:highlight w:val="white"/>
        </w:rPr>
      </w:pPr>
      <w:r w:rsidRPr="00903DBA">
        <w:rPr>
          <w:highlight w:val="white"/>
        </w:rPr>
        <w:t xml:space="preserve">      }</w:t>
      </w:r>
    </w:p>
    <w:p w14:paraId="739189D0" w14:textId="3BA4660F" w:rsidR="00311885" w:rsidRPr="00903DBA" w:rsidRDefault="005D6B52" w:rsidP="00481659">
      <w:pPr>
        <w:rPr>
          <w:highlight w:val="white"/>
        </w:rPr>
      </w:pPr>
      <w:r w:rsidRPr="00903DBA">
        <w:rPr>
          <w:highlight w:val="white"/>
        </w:rPr>
        <w:t xml:space="preserve">We then create a symbol of the value </w:t>
      </w:r>
      <w:r w:rsidR="00481659" w:rsidRPr="00903DBA">
        <w:rPr>
          <w:highlight w:val="white"/>
        </w:rPr>
        <w:t>that we return</w:t>
      </w:r>
      <w:r w:rsidR="002C3726" w:rsidRPr="00903DBA">
        <w:rPr>
          <w:highlight w:val="white"/>
        </w:rPr>
        <w:t xml:space="preserve">. </w:t>
      </w:r>
      <w:r w:rsidR="00481659" w:rsidRPr="00903DBA">
        <w:rPr>
          <w:highlight w:val="white"/>
        </w:rPr>
        <w:t xml:space="preserve">We also store a static symbol in the global static set. </w:t>
      </w:r>
    </w:p>
    <w:p w14:paraId="3160D8A4" w14:textId="77777777" w:rsidR="00311885" w:rsidRPr="00903DBA" w:rsidRDefault="00311885" w:rsidP="00311885">
      <w:pPr>
        <w:pStyle w:val="Code"/>
        <w:rPr>
          <w:highlight w:val="white"/>
        </w:rPr>
      </w:pPr>
      <w:r w:rsidRPr="00903DBA">
        <w:rPr>
          <w:highlight w:val="white"/>
        </w:rPr>
        <w:t xml:space="preserve">      yylval.symbol = new Symbol(type, bigValue);</w:t>
      </w:r>
    </w:p>
    <w:p w14:paraId="6B63CA97" w14:textId="77777777" w:rsidR="00311885" w:rsidRPr="00903DBA" w:rsidRDefault="00311885" w:rsidP="00311885">
      <w:pPr>
        <w:pStyle w:val="Code"/>
        <w:rPr>
          <w:highlight w:val="white"/>
        </w:rPr>
      </w:pPr>
      <w:r w:rsidRPr="00903DBA">
        <w:rPr>
          <w:highlight w:val="white"/>
        </w:rPr>
        <w:t xml:space="preserve">      yylval.symbol.StaticSymbol =</w:t>
      </w:r>
    </w:p>
    <w:p w14:paraId="6E5FF9D7" w14:textId="77777777" w:rsidR="00311885" w:rsidRPr="00903DBA" w:rsidRDefault="00311885" w:rsidP="00311885">
      <w:pPr>
        <w:pStyle w:val="Code"/>
        <w:rPr>
          <w:highlight w:val="white"/>
        </w:rPr>
      </w:pPr>
      <w:r w:rsidRPr="00903DBA">
        <w:rPr>
          <w:highlight w:val="white"/>
        </w:rPr>
        <w:t xml:space="preserve">        ConstantExpression.Value(yylval.symbol.UniqueName, type, bigValue);</w:t>
      </w:r>
    </w:p>
    <w:p w14:paraId="73009806" w14:textId="4FB9B098"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78D5262C" w14:textId="77777777" w:rsidR="00311885" w:rsidRPr="00903DBA" w:rsidRDefault="00311885" w:rsidP="00311885">
      <w:pPr>
        <w:pStyle w:val="Code"/>
        <w:rPr>
          <w:highlight w:val="white"/>
        </w:rPr>
      </w:pPr>
      <w:r w:rsidRPr="00903DBA">
        <w:rPr>
          <w:highlight w:val="white"/>
        </w:rPr>
        <w:t xml:space="preserve">    }</w:t>
      </w:r>
    </w:p>
    <w:p w14:paraId="242659E7" w14:textId="77777777" w:rsidR="00311885" w:rsidRPr="00903DBA" w:rsidRDefault="00311885" w:rsidP="00311885">
      <w:pPr>
        <w:pStyle w:val="Code"/>
        <w:rPr>
          <w:highlight w:val="white"/>
        </w:rPr>
      </w:pPr>
      <w:r w:rsidRPr="00903DBA">
        <w:rPr>
          <w:highlight w:val="white"/>
        </w:rPr>
        <w:t xml:space="preserve">    catch (OverflowException) {</w:t>
      </w:r>
    </w:p>
    <w:p w14:paraId="6E53A664" w14:textId="77777777" w:rsidR="00311885" w:rsidRPr="00903DBA" w:rsidRDefault="00311885" w:rsidP="00311885">
      <w:pPr>
        <w:pStyle w:val="Code"/>
        <w:rPr>
          <w:highlight w:val="white"/>
        </w:rPr>
      </w:pPr>
      <w:r w:rsidRPr="00903DBA">
        <w:rPr>
          <w:highlight w:val="white"/>
        </w:rPr>
        <w:t xml:space="preserve">      Assert.Error("X " + type + ": " + text, Message.Value_overflow);</w:t>
      </w:r>
    </w:p>
    <w:p w14:paraId="1A23425E" w14:textId="77777777" w:rsidR="00311885" w:rsidRPr="00903DBA" w:rsidRDefault="00311885" w:rsidP="00311885">
      <w:pPr>
        <w:pStyle w:val="Code"/>
        <w:rPr>
          <w:highlight w:val="white"/>
        </w:rPr>
      </w:pPr>
      <w:r w:rsidRPr="00903DBA">
        <w:rPr>
          <w:highlight w:val="white"/>
        </w:rPr>
        <w:t xml:space="preserve">    }</w:t>
      </w:r>
    </w:p>
    <w:p w14:paraId="55B5C353" w14:textId="519B1030" w:rsidR="00311885" w:rsidRPr="00903DBA" w:rsidRDefault="00AD258A" w:rsidP="00AD258A">
      <w:pPr>
        <w:rPr>
          <w:highlight w:val="white"/>
        </w:rPr>
      </w:pPr>
      <w:r w:rsidRPr="00903DBA">
        <w:rPr>
          <w:highlight w:val="white"/>
        </w:rPr>
        <w:t xml:space="preserve">Finally, we return the </w:t>
      </w:r>
      <w:r w:rsidRPr="00903DBA">
        <w:rPr>
          <w:rStyle w:val="KeyWord0"/>
          <w:highlight w:val="white"/>
        </w:rPr>
        <w:t>value</w:t>
      </w:r>
      <w:r w:rsidRPr="00903DBA">
        <w:rPr>
          <w:highlight w:val="white"/>
        </w:rPr>
        <w:t xml:space="preserve"> token.</w:t>
      </w:r>
    </w:p>
    <w:p w14:paraId="39132351" w14:textId="77777777" w:rsidR="00311885" w:rsidRPr="00903DBA" w:rsidRDefault="00311885" w:rsidP="00311885">
      <w:pPr>
        <w:pStyle w:val="Code"/>
        <w:rPr>
          <w:highlight w:val="white"/>
        </w:rPr>
      </w:pPr>
      <w:r w:rsidRPr="00903DBA">
        <w:rPr>
          <w:highlight w:val="white"/>
        </w:rPr>
        <w:t xml:space="preserve">    return ((int) Tokens.VALUE);</w:t>
      </w:r>
    </w:p>
    <w:p w14:paraId="2E3E9DF0" w14:textId="77777777" w:rsidR="00311885" w:rsidRPr="00903DBA" w:rsidRDefault="00311885" w:rsidP="00311885">
      <w:pPr>
        <w:pStyle w:val="Code"/>
        <w:rPr>
          <w:highlight w:val="white"/>
        </w:rPr>
      </w:pPr>
      <w:r w:rsidRPr="00903DBA">
        <w:rPr>
          <w:highlight w:val="white"/>
        </w:rPr>
        <w:t xml:space="preserve">  }</w:t>
      </w:r>
    </w:p>
    <w:p w14:paraId="333DCCEA" w14:textId="77777777" w:rsidR="00311885" w:rsidRPr="00903DBA" w:rsidRDefault="00311885" w:rsidP="00311885">
      <w:pPr>
        <w:pStyle w:val="Code"/>
        <w:rPr>
          <w:highlight w:val="white"/>
        </w:rPr>
      </w:pPr>
      <w:r w:rsidRPr="00903DBA">
        <w:rPr>
          <w:highlight w:val="white"/>
        </w:rPr>
        <w:t>}</w:t>
      </w:r>
    </w:p>
    <w:p w14:paraId="64EB06D8" w14:textId="3AB5F7CB" w:rsidR="00311885" w:rsidRPr="00903DBA" w:rsidRDefault="00A02D8C" w:rsidP="00895698">
      <w:pPr>
        <w:rPr>
          <w:highlight w:val="white"/>
        </w:rPr>
      </w:pPr>
      <w:r w:rsidRPr="00903DBA">
        <w:rPr>
          <w:highlight w:val="white"/>
        </w:rPr>
        <w:t xml:space="preserve">When it comes to floating values, we do not need to look for its </w:t>
      </w:r>
      <w:r w:rsidR="00895698" w:rsidRPr="00903DBA">
        <w:rPr>
          <w:highlight w:val="white"/>
        </w:rPr>
        <w:t xml:space="preserve">plus or minus </w:t>
      </w:r>
      <w:r w:rsidRPr="00903DBA">
        <w:rPr>
          <w:highlight w:val="white"/>
        </w:rPr>
        <w:t>sign</w:t>
      </w:r>
      <w:r w:rsidR="008464A9" w:rsidRPr="00903DBA">
        <w:rPr>
          <w:highlight w:val="white"/>
        </w:rPr>
        <w:t xml:space="preserve">. However, we do notice if the text ends with </w:t>
      </w:r>
      <w:r w:rsidR="008737FB" w:rsidRPr="00903DBA">
        <w:rPr>
          <w:highlight w:val="white"/>
        </w:rPr>
        <w:t xml:space="preserve">lowercase </w:t>
      </w:r>
      <w:r w:rsidR="008C1420" w:rsidRPr="00903DBA">
        <w:rPr>
          <w:highlight w:val="white"/>
        </w:rPr>
        <w:t xml:space="preserve">‘f’ and ‘l’ </w:t>
      </w:r>
      <w:r w:rsidR="001F6F83">
        <w:rPr>
          <w:highlight w:val="white"/>
        </w:rPr>
        <w:t>or an uppercase</w:t>
      </w:r>
      <w:r w:rsidR="008464A9" w:rsidRPr="00903DBA">
        <w:rPr>
          <w:highlight w:val="white"/>
        </w:rPr>
        <w:t xml:space="preserve"> ‘</w:t>
      </w:r>
      <w:r w:rsidR="008C1420" w:rsidRPr="00903DBA">
        <w:rPr>
          <w:highlight w:val="white"/>
        </w:rPr>
        <w:t>F</w:t>
      </w:r>
      <w:r w:rsidR="008464A9" w:rsidRPr="00903DBA">
        <w:rPr>
          <w:highlight w:val="white"/>
        </w:rPr>
        <w:t>’ or ‘</w:t>
      </w:r>
      <w:r w:rsidR="008C1420" w:rsidRPr="00903DBA">
        <w:rPr>
          <w:highlight w:val="white"/>
        </w:rPr>
        <w:t>L</w:t>
      </w:r>
      <w:r w:rsidR="008464A9" w:rsidRPr="00903DBA">
        <w:rPr>
          <w:highlight w:val="white"/>
        </w:rPr>
        <w:t xml:space="preserve">’, in which case the type becomes float or long double, respectively. </w:t>
      </w:r>
      <w:r w:rsidR="00FD7397" w:rsidRPr="00903DBA">
        <w:rPr>
          <w:highlight w:val="white"/>
        </w:rPr>
        <w:t>If the text does not end with ‘f’</w:t>
      </w:r>
      <w:r w:rsidR="008C1420" w:rsidRPr="00903DBA">
        <w:rPr>
          <w:highlight w:val="white"/>
        </w:rPr>
        <w:t>, ‘F’</w:t>
      </w:r>
      <w:r w:rsidR="00AF3336" w:rsidRPr="00903DBA">
        <w:rPr>
          <w:highlight w:val="white"/>
        </w:rPr>
        <w:t>, ‘l’, or</w:t>
      </w:r>
      <w:r w:rsidR="00FD7397" w:rsidRPr="00903DBA">
        <w:rPr>
          <w:highlight w:val="white"/>
        </w:rPr>
        <w:t xml:space="preserve"> ‘</w:t>
      </w:r>
      <w:r w:rsidR="00AF3336" w:rsidRPr="00903DBA">
        <w:rPr>
          <w:highlight w:val="white"/>
        </w:rPr>
        <w:t>L</w:t>
      </w:r>
      <w:r w:rsidR="00FD7397" w:rsidRPr="00903DBA">
        <w:rPr>
          <w:highlight w:val="white"/>
        </w:rPr>
        <w:t xml:space="preserve">’, the type </w:t>
      </w:r>
      <w:r w:rsidR="00AD258A" w:rsidRPr="00903DBA">
        <w:rPr>
          <w:highlight w:val="white"/>
        </w:rPr>
        <w:t xml:space="preserve">is a </w:t>
      </w:r>
      <w:r w:rsidR="00FD7397" w:rsidRPr="00903DBA">
        <w:rPr>
          <w:highlight w:val="white"/>
        </w:rPr>
        <w:t>double.</w:t>
      </w:r>
    </w:p>
    <w:p w14:paraId="27728481" w14:textId="77777777" w:rsidR="00311885" w:rsidRPr="00903DBA" w:rsidRDefault="00311885" w:rsidP="00311885">
      <w:pPr>
        <w:pStyle w:val="Code"/>
        <w:rPr>
          <w:highlight w:val="white"/>
        </w:rPr>
      </w:pPr>
      <w:r w:rsidRPr="00903DBA">
        <w:rPr>
          <w:highlight w:val="white"/>
        </w:rPr>
        <w:t>{FLOATING_VALUE} {</w:t>
      </w:r>
    </w:p>
    <w:p w14:paraId="6F522240" w14:textId="77777777" w:rsidR="00311885" w:rsidRPr="00903DBA" w:rsidRDefault="00311885" w:rsidP="00311885">
      <w:pPr>
        <w:pStyle w:val="Code"/>
        <w:rPr>
          <w:highlight w:val="white"/>
        </w:rPr>
      </w:pPr>
      <w:r w:rsidRPr="00903DBA">
        <w:rPr>
          <w:highlight w:val="white"/>
        </w:rPr>
        <w:t xml:space="preserve">  { string text = yytext.ToLower();</w:t>
      </w:r>
    </w:p>
    <w:p w14:paraId="3CF8E5D7" w14:textId="77777777" w:rsidR="00311885" w:rsidRPr="00903DBA" w:rsidRDefault="00311885" w:rsidP="00311885">
      <w:pPr>
        <w:pStyle w:val="Code"/>
        <w:rPr>
          <w:highlight w:val="white"/>
        </w:rPr>
      </w:pPr>
      <w:r w:rsidRPr="00903DBA">
        <w:rPr>
          <w:highlight w:val="white"/>
        </w:rPr>
        <w:t xml:space="preserve">    CCompiler.Type type = CCompiler.Type.DoubleType;</w:t>
      </w:r>
    </w:p>
    <w:p w14:paraId="339634DC" w14:textId="77777777" w:rsidR="00311885" w:rsidRPr="00903DBA" w:rsidRDefault="00311885" w:rsidP="00311885">
      <w:pPr>
        <w:pStyle w:val="Code"/>
        <w:rPr>
          <w:highlight w:val="white"/>
        </w:rPr>
      </w:pPr>
    </w:p>
    <w:p w14:paraId="2476A7E7" w14:textId="77777777" w:rsidR="00311885" w:rsidRPr="00903DBA" w:rsidRDefault="00311885" w:rsidP="00311885">
      <w:pPr>
        <w:pStyle w:val="Code"/>
        <w:rPr>
          <w:highlight w:val="white"/>
        </w:rPr>
      </w:pPr>
      <w:r w:rsidRPr="00903DBA">
        <w:rPr>
          <w:highlight w:val="white"/>
        </w:rPr>
        <w:t xml:space="preserve">    if (text.EndsWith("f")) {</w:t>
      </w:r>
    </w:p>
    <w:p w14:paraId="7714036F" w14:textId="77777777" w:rsidR="00311885" w:rsidRPr="00903DBA" w:rsidRDefault="00311885" w:rsidP="00311885">
      <w:pPr>
        <w:pStyle w:val="Code"/>
        <w:rPr>
          <w:highlight w:val="white"/>
        </w:rPr>
      </w:pPr>
      <w:r w:rsidRPr="00903DBA">
        <w:rPr>
          <w:highlight w:val="white"/>
        </w:rPr>
        <w:t xml:space="preserve">      type = CCompiler.Type.FloatType;</w:t>
      </w:r>
    </w:p>
    <w:p w14:paraId="55D4B435" w14:textId="77777777" w:rsidR="00311885" w:rsidRPr="00903DBA" w:rsidRDefault="00311885" w:rsidP="00311885">
      <w:pPr>
        <w:pStyle w:val="Code"/>
        <w:rPr>
          <w:highlight w:val="white"/>
        </w:rPr>
      </w:pPr>
      <w:r w:rsidRPr="00903DBA">
        <w:rPr>
          <w:highlight w:val="white"/>
        </w:rPr>
        <w:t xml:space="preserve">      text = text.Substring(0, text.Length - 1);</w:t>
      </w:r>
    </w:p>
    <w:p w14:paraId="5C122AE5" w14:textId="77777777" w:rsidR="00311885" w:rsidRPr="00903DBA" w:rsidRDefault="00311885" w:rsidP="00311885">
      <w:pPr>
        <w:pStyle w:val="Code"/>
        <w:rPr>
          <w:highlight w:val="white"/>
        </w:rPr>
      </w:pPr>
      <w:r w:rsidRPr="00903DBA">
        <w:rPr>
          <w:highlight w:val="white"/>
        </w:rPr>
        <w:t xml:space="preserve">    }</w:t>
      </w:r>
    </w:p>
    <w:p w14:paraId="400484A2" w14:textId="77777777" w:rsidR="00311885" w:rsidRPr="00903DBA" w:rsidRDefault="00311885" w:rsidP="00311885">
      <w:pPr>
        <w:pStyle w:val="Code"/>
        <w:rPr>
          <w:highlight w:val="white"/>
        </w:rPr>
      </w:pPr>
      <w:r w:rsidRPr="00903DBA">
        <w:rPr>
          <w:highlight w:val="white"/>
        </w:rPr>
        <w:t xml:space="preserve">    else if (text.EndsWith("l")) {</w:t>
      </w:r>
    </w:p>
    <w:p w14:paraId="086114D8" w14:textId="77777777" w:rsidR="00311885" w:rsidRPr="00903DBA" w:rsidRDefault="00311885" w:rsidP="00311885">
      <w:pPr>
        <w:pStyle w:val="Code"/>
        <w:rPr>
          <w:highlight w:val="white"/>
        </w:rPr>
      </w:pPr>
      <w:r w:rsidRPr="00903DBA">
        <w:rPr>
          <w:highlight w:val="white"/>
        </w:rPr>
        <w:t xml:space="preserve">      type = CCompiler.Type.LongDoubleType;</w:t>
      </w:r>
    </w:p>
    <w:p w14:paraId="0F695BB8" w14:textId="77777777" w:rsidR="00311885" w:rsidRPr="00903DBA" w:rsidRDefault="00311885" w:rsidP="00311885">
      <w:pPr>
        <w:pStyle w:val="Code"/>
        <w:rPr>
          <w:highlight w:val="white"/>
        </w:rPr>
      </w:pPr>
      <w:r w:rsidRPr="00903DBA">
        <w:rPr>
          <w:highlight w:val="white"/>
        </w:rPr>
        <w:t xml:space="preserve">      text = text.Substring(0, text.Length - 1);</w:t>
      </w:r>
    </w:p>
    <w:p w14:paraId="57F04CA0" w14:textId="77777777" w:rsidR="00311885" w:rsidRPr="00903DBA" w:rsidRDefault="00311885" w:rsidP="00311885">
      <w:pPr>
        <w:pStyle w:val="Code"/>
        <w:rPr>
          <w:highlight w:val="white"/>
        </w:rPr>
      </w:pPr>
      <w:r w:rsidRPr="00903DBA">
        <w:rPr>
          <w:highlight w:val="white"/>
        </w:rPr>
        <w:t xml:space="preserve">    }</w:t>
      </w:r>
    </w:p>
    <w:p w14:paraId="38B88B77" w14:textId="6EFA8159" w:rsidR="00311885" w:rsidRPr="00903DBA" w:rsidRDefault="00CA2311" w:rsidP="00CA2311">
      <w:pPr>
        <w:rPr>
          <w:highlight w:val="white"/>
        </w:rPr>
      </w:pPr>
      <w:r w:rsidRPr="00903DBA">
        <w:rPr>
          <w:highlight w:val="white"/>
        </w:rPr>
        <w:t xml:space="preserve">We call the </w:t>
      </w:r>
      <w:r w:rsidRPr="00903DBA">
        <w:rPr>
          <w:rStyle w:val="KeyWord0"/>
          <w:highlight w:val="white"/>
        </w:rPr>
        <w:t>Parse</w:t>
      </w:r>
      <w:r w:rsidRPr="00903DBA">
        <w:rPr>
          <w:highlight w:val="white"/>
        </w:rPr>
        <w:t xml:space="preserve"> method of the </w:t>
      </w:r>
      <w:r w:rsidR="009F6E3D">
        <w:rPr>
          <w:rStyle w:val="KeyWord0"/>
          <w:highlight w:val="white"/>
        </w:rPr>
        <w:t>deci</w:t>
      </w:r>
      <w:r w:rsidRPr="00903DBA">
        <w:rPr>
          <w:rStyle w:val="KeyWord0"/>
          <w:highlight w:val="white"/>
        </w:rPr>
        <w:t>mal</w:t>
      </w:r>
      <w:r w:rsidRPr="00903DBA">
        <w:rPr>
          <w:highlight w:val="white"/>
        </w:rPr>
        <w:t xml:space="preserve"> standard class to obtain the value.</w:t>
      </w:r>
      <w:r w:rsidR="009663C9" w:rsidRPr="00903DBA">
        <w:rPr>
          <w:highlight w:val="white"/>
        </w:rPr>
        <w:t xml:space="preserve"> Then we create and return a </w:t>
      </w:r>
      <w:r w:rsidR="0059420E" w:rsidRPr="00903DBA">
        <w:rPr>
          <w:highlight w:val="white"/>
        </w:rPr>
        <w:t xml:space="preserve">value </w:t>
      </w:r>
      <w:r w:rsidR="009663C9" w:rsidRPr="00903DBA">
        <w:rPr>
          <w:highlight w:val="white"/>
        </w:rPr>
        <w:t>symbol. We also add a static value to the global static set.</w:t>
      </w:r>
    </w:p>
    <w:p w14:paraId="1ACB18F1" w14:textId="77777777" w:rsidR="00311885" w:rsidRPr="00903DBA" w:rsidRDefault="00311885" w:rsidP="00311885">
      <w:pPr>
        <w:pStyle w:val="Code"/>
        <w:rPr>
          <w:highlight w:val="white"/>
        </w:rPr>
      </w:pPr>
      <w:r w:rsidRPr="00903DBA">
        <w:rPr>
          <w:highlight w:val="white"/>
        </w:rPr>
        <w:t xml:space="preserve">    try {</w:t>
      </w:r>
    </w:p>
    <w:p w14:paraId="7C889EAD" w14:textId="77777777" w:rsidR="00311885" w:rsidRPr="00903DBA" w:rsidRDefault="00311885" w:rsidP="00311885">
      <w:pPr>
        <w:pStyle w:val="Code"/>
        <w:rPr>
          <w:highlight w:val="white"/>
        </w:rPr>
      </w:pPr>
      <w:r w:rsidRPr="00903DBA">
        <w:rPr>
          <w:highlight w:val="white"/>
        </w:rPr>
        <w:t xml:space="preserve">      decimal value = decimal.Parse(text, NumberStyles.Float);</w:t>
      </w:r>
    </w:p>
    <w:p w14:paraId="203C5DD8" w14:textId="77777777" w:rsidR="00311885" w:rsidRPr="00903DBA" w:rsidRDefault="00311885" w:rsidP="00311885">
      <w:pPr>
        <w:pStyle w:val="Code"/>
        <w:rPr>
          <w:highlight w:val="white"/>
        </w:rPr>
      </w:pPr>
      <w:r w:rsidRPr="00903DBA">
        <w:rPr>
          <w:highlight w:val="white"/>
        </w:rPr>
        <w:t xml:space="preserve">      yylval.symbol = new Symbol(type, value);</w:t>
      </w:r>
    </w:p>
    <w:p w14:paraId="46E8D8D9" w14:textId="77777777" w:rsidR="00311885" w:rsidRPr="00903DBA" w:rsidRDefault="00311885" w:rsidP="00311885">
      <w:pPr>
        <w:pStyle w:val="Code"/>
        <w:rPr>
          <w:highlight w:val="white"/>
        </w:rPr>
      </w:pPr>
      <w:r w:rsidRPr="00903DBA">
        <w:rPr>
          <w:highlight w:val="white"/>
        </w:rPr>
        <w:t xml:space="preserve">      yylval.symbol.StaticSymbol =</w:t>
      </w:r>
    </w:p>
    <w:p w14:paraId="6DD3CB3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712789F1" w14:textId="3F09907C"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14E3CCBA" w14:textId="77777777" w:rsidR="00311885" w:rsidRPr="00903DBA" w:rsidRDefault="00311885" w:rsidP="00311885">
      <w:pPr>
        <w:pStyle w:val="Code"/>
        <w:rPr>
          <w:highlight w:val="white"/>
        </w:rPr>
      </w:pPr>
      <w:r w:rsidRPr="00903DBA">
        <w:rPr>
          <w:highlight w:val="white"/>
        </w:rPr>
        <w:t xml:space="preserve">    }</w:t>
      </w:r>
    </w:p>
    <w:p w14:paraId="0231BDE3" w14:textId="77777777" w:rsidR="00311885" w:rsidRPr="00903DBA" w:rsidRDefault="00311885" w:rsidP="00311885">
      <w:pPr>
        <w:pStyle w:val="Code"/>
        <w:rPr>
          <w:highlight w:val="white"/>
        </w:rPr>
      </w:pPr>
      <w:r w:rsidRPr="00903DBA">
        <w:rPr>
          <w:highlight w:val="white"/>
        </w:rPr>
        <w:t xml:space="preserve">    catch (OverflowException) {</w:t>
      </w:r>
    </w:p>
    <w:p w14:paraId="494E576D" w14:textId="77777777" w:rsidR="00311885" w:rsidRPr="00903DBA" w:rsidRDefault="00311885" w:rsidP="00311885">
      <w:pPr>
        <w:pStyle w:val="Code"/>
        <w:rPr>
          <w:highlight w:val="white"/>
        </w:rPr>
      </w:pPr>
      <w:r w:rsidRPr="00903DBA">
        <w:rPr>
          <w:highlight w:val="white"/>
        </w:rPr>
        <w:t xml:space="preserve">      Assert.Error("Y " + type + ": " + text, Message.Value_overflow);</w:t>
      </w:r>
    </w:p>
    <w:p w14:paraId="5D7CBFA6" w14:textId="77777777" w:rsidR="00311885" w:rsidRPr="00903DBA" w:rsidRDefault="00311885" w:rsidP="00311885">
      <w:pPr>
        <w:pStyle w:val="Code"/>
        <w:rPr>
          <w:highlight w:val="white"/>
        </w:rPr>
      </w:pPr>
      <w:r w:rsidRPr="00903DBA">
        <w:rPr>
          <w:highlight w:val="white"/>
        </w:rPr>
        <w:t xml:space="preserve">    }</w:t>
      </w:r>
    </w:p>
    <w:p w14:paraId="15D125FD" w14:textId="77777777" w:rsidR="00311885" w:rsidRPr="00903DBA" w:rsidRDefault="00311885" w:rsidP="00311885">
      <w:pPr>
        <w:pStyle w:val="Code"/>
        <w:rPr>
          <w:highlight w:val="white"/>
        </w:rPr>
      </w:pPr>
    </w:p>
    <w:p w14:paraId="13AB16DB" w14:textId="77777777" w:rsidR="00311885" w:rsidRPr="00903DBA" w:rsidRDefault="00311885" w:rsidP="00311885">
      <w:pPr>
        <w:pStyle w:val="Code"/>
        <w:rPr>
          <w:highlight w:val="white"/>
        </w:rPr>
      </w:pPr>
      <w:r w:rsidRPr="00903DBA">
        <w:rPr>
          <w:highlight w:val="white"/>
        </w:rPr>
        <w:t xml:space="preserve">    return ((int) Tokens.VALUE);</w:t>
      </w:r>
    </w:p>
    <w:p w14:paraId="25988F06" w14:textId="77777777" w:rsidR="00311885" w:rsidRPr="00903DBA" w:rsidRDefault="00311885" w:rsidP="00311885">
      <w:pPr>
        <w:pStyle w:val="Code"/>
        <w:rPr>
          <w:highlight w:val="white"/>
        </w:rPr>
      </w:pPr>
      <w:r w:rsidRPr="00903DBA">
        <w:rPr>
          <w:highlight w:val="white"/>
        </w:rPr>
        <w:t xml:space="preserve">  }</w:t>
      </w:r>
    </w:p>
    <w:p w14:paraId="68B3AD3F" w14:textId="77777777" w:rsidR="00311885" w:rsidRPr="00903DBA" w:rsidRDefault="00311885" w:rsidP="00311885">
      <w:pPr>
        <w:pStyle w:val="Code"/>
        <w:rPr>
          <w:highlight w:val="white"/>
        </w:rPr>
      </w:pPr>
      <w:r w:rsidRPr="00903DBA">
        <w:rPr>
          <w:highlight w:val="white"/>
        </w:rPr>
        <w:lastRenderedPageBreak/>
        <w:t>}</w:t>
      </w:r>
    </w:p>
    <w:p w14:paraId="500A4272" w14:textId="3665423B" w:rsidR="00311885" w:rsidRPr="00903DBA" w:rsidRDefault="00C431D3" w:rsidP="00C431D3">
      <w:pPr>
        <w:rPr>
          <w:highlight w:val="white"/>
        </w:rPr>
      </w:pPr>
      <w:r w:rsidRPr="00903DBA">
        <w:rPr>
          <w:highlight w:val="white"/>
        </w:rPr>
        <w:t xml:space="preserve">In the case of a character value, we </w:t>
      </w:r>
      <w:r w:rsidR="006F6842" w:rsidRPr="00903DBA">
        <w:rPr>
          <w:highlight w:val="white"/>
        </w:rPr>
        <w:t xml:space="preserve">call the </w:t>
      </w:r>
      <w:r w:rsidR="006F6842" w:rsidRPr="00903DBA">
        <w:rPr>
          <w:rStyle w:val="KeyWord0"/>
          <w:highlight w:val="white"/>
        </w:rPr>
        <w:t>SlashToChar</w:t>
      </w:r>
      <w:r w:rsidR="006F6842"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006F6842" w:rsidRPr="00903DBA">
        <w:rPr>
          <w:highlight w:val="white"/>
        </w:rPr>
        <w:t xml:space="preserve"> to clear the text from escape characters. We then check that it holds three characters (including the </w:t>
      </w:r>
      <w:r w:rsidR="0059420E" w:rsidRPr="00903DBA">
        <w:rPr>
          <w:highlight w:val="white"/>
        </w:rPr>
        <w:t xml:space="preserve">two </w:t>
      </w:r>
      <w:r w:rsidR="006F6842" w:rsidRPr="00903DBA">
        <w:rPr>
          <w:highlight w:val="white"/>
        </w:rPr>
        <w:t>single quotation marks)</w:t>
      </w:r>
      <w:r w:rsidR="00CB3D14" w:rsidRPr="00903DBA">
        <w:rPr>
          <w:highlight w:val="white"/>
        </w:rPr>
        <w:t>, and return a symbol holding the value.</w:t>
      </w:r>
    </w:p>
    <w:p w14:paraId="34A3F338" w14:textId="77777777" w:rsidR="00311885" w:rsidRPr="00903DBA" w:rsidRDefault="00311885" w:rsidP="00311885">
      <w:pPr>
        <w:pStyle w:val="Code"/>
        <w:rPr>
          <w:highlight w:val="white"/>
        </w:rPr>
      </w:pPr>
      <w:r w:rsidRPr="00903DBA">
        <w:rPr>
          <w:highlight w:val="white"/>
        </w:rPr>
        <w:t>{CHAR_VALUE} {</w:t>
      </w:r>
    </w:p>
    <w:p w14:paraId="10B68317" w14:textId="61FEEC60" w:rsidR="00311885" w:rsidRPr="00903DBA" w:rsidRDefault="00311885" w:rsidP="00311885">
      <w:pPr>
        <w:pStyle w:val="Code"/>
        <w:rPr>
          <w:highlight w:val="white"/>
        </w:rPr>
      </w:pPr>
      <w:r w:rsidRPr="00903DBA">
        <w:rPr>
          <w:highlight w:val="white"/>
        </w:rPr>
        <w:t xml:space="preserve">  { CCompiler.Type type = new CCompiler.Type(Sort.</w:t>
      </w:r>
      <w:r w:rsidR="005D4E81" w:rsidRPr="00903DBA">
        <w:rPr>
          <w:highlight w:val="white"/>
        </w:rPr>
        <w:t>SignedChar</w:t>
      </w:r>
      <w:r w:rsidRPr="00903DBA">
        <w:rPr>
          <w:highlight w:val="white"/>
        </w:rPr>
        <w:t>);</w:t>
      </w:r>
    </w:p>
    <w:p w14:paraId="44CFB15E" w14:textId="7BC2FB3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6ED43CD6" w14:textId="77777777" w:rsidR="00311885" w:rsidRPr="00903DBA" w:rsidRDefault="00311885" w:rsidP="00311885">
      <w:pPr>
        <w:pStyle w:val="Code"/>
        <w:rPr>
          <w:highlight w:val="white"/>
        </w:rPr>
      </w:pPr>
      <w:r w:rsidRPr="00903DBA">
        <w:rPr>
          <w:highlight w:val="white"/>
        </w:rPr>
        <w:t xml:space="preserve">    Assert.Error(text.Length == 3, yytext, Message.Invalid_char_sequence);</w:t>
      </w:r>
    </w:p>
    <w:p w14:paraId="5F2EC7D7" w14:textId="77777777" w:rsidR="00311885" w:rsidRPr="00903DBA" w:rsidRDefault="00311885" w:rsidP="00311885">
      <w:pPr>
        <w:pStyle w:val="Code"/>
        <w:rPr>
          <w:highlight w:val="white"/>
        </w:rPr>
      </w:pPr>
      <w:r w:rsidRPr="00903DBA">
        <w:rPr>
          <w:highlight w:val="white"/>
        </w:rPr>
        <w:t xml:space="preserve">    yylval.symbol = new Symbol(type, (BigInteger) ((int) text[1]));</w:t>
      </w:r>
    </w:p>
    <w:p w14:paraId="20B564BD" w14:textId="77777777" w:rsidR="00311885" w:rsidRPr="00903DBA" w:rsidRDefault="00311885" w:rsidP="00311885">
      <w:pPr>
        <w:pStyle w:val="Code"/>
        <w:rPr>
          <w:highlight w:val="white"/>
        </w:rPr>
      </w:pPr>
      <w:r w:rsidRPr="00903DBA">
        <w:rPr>
          <w:highlight w:val="white"/>
        </w:rPr>
        <w:t xml:space="preserve">    return ((int) Tokens.VALUE);</w:t>
      </w:r>
    </w:p>
    <w:p w14:paraId="69E67422" w14:textId="77777777" w:rsidR="00311885" w:rsidRPr="00903DBA" w:rsidRDefault="00311885" w:rsidP="00311885">
      <w:pPr>
        <w:pStyle w:val="Code"/>
        <w:rPr>
          <w:highlight w:val="white"/>
        </w:rPr>
      </w:pPr>
      <w:r w:rsidRPr="00903DBA">
        <w:rPr>
          <w:highlight w:val="white"/>
        </w:rPr>
        <w:t xml:space="preserve">  }</w:t>
      </w:r>
    </w:p>
    <w:p w14:paraId="49023583" w14:textId="77777777" w:rsidR="00311885" w:rsidRPr="00903DBA" w:rsidRDefault="00311885" w:rsidP="00311885">
      <w:pPr>
        <w:pStyle w:val="Code"/>
        <w:rPr>
          <w:highlight w:val="white"/>
        </w:rPr>
      </w:pPr>
      <w:r w:rsidRPr="00903DBA">
        <w:rPr>
          <w:highlight w:val="white"/>
        </w:rPr>
        <w:t>}</w:t>
      </w:r>
    </w:p>
    <w:p w14:paraId="74CBB169" w14:textId="5B73F1F9" w:rsidR="00311885" w:rsidRPr="00903DBA" w:rsidRDefault="009632A2" w:rsidP="009632A2">
      <w:pPr>
        <w:rPr>
          <w:highlight w:val="white"/>
        </w:rPr>
      </w:pPr>
      <w:r w:rsidRPr="00903DBA">
        <w:rPr>
          <w:highlight w:val="white"/>
        </w:rPr>
        <w:t xml:space="preserve">In the case of a </w:t>
      </w:r>
      <w:r w:rsidR="00A0402F" w:rsidRPr="00903DBA">
        <w:rPr>
          <w:highlight w:val="white"/>
        </w:rPr>
        <w:t xml:space="preserve">string </w:t>
      </w:r>
      <w:r w:rsidRPr="00903DBA">
        <w:rPr>
          <w:highlight w:val="white"/>
        </w:rPr>
        <w:t xml:space="preserve">value, we </w:t>
      </w:r>
      <w:r w:rsidR="003F2B13" w:rsidRPr="00903DBA">
        <w:rPr>
          <w:highlight w:val="white"/>
        </w:rPr>
        <w:t xml:space="preserve">also </w:t>
      </w:r>
      <w:r w:rsidRPr="00903DBA">
        <w:rPr>
          <w:highlight w:val="white"/>
        </w:rPr>
        <w:t xml:space="preserve">call the </w:t>
      </w:r>
      <w:r w:rsidRPr="00903DBA">
        <w:rPr>
          <w:rStyle w:val="KeyWord0"/>
          <w:highlight w:val="white"/>
        </w:rPr>
        <w:t>SlashToChar</w:t>
      </w:r>
      <w:r w:rsidRPr="00903DBA">
        <w:rPr>
          <w:highlight w:val="white"/>
        </w:rPr>
        <w:t xml:space="preserve"> method </w:t>
      </w:r>
      <w:r w:rsidR="00275AA2">
        <w:rPr>
          <w:highlight w:val="white"/>
        </w:rPr>
        <w:t xml:space="preserve">of the </w:t>
      </w:r>
      <w:r w:rsidR="00275AA2" w:rsidRPr="00275AA2">
        <w:rPr>
          <w:rStyle w:val="KeyWord0"/>
          <w:highlight w:val="white"/>
        </w:rPr>
        <w:t>Slash</w:t>
      </w:r>
      <w:r w:rsidR="00275AA2">
        <w:rPr>
          <w:highlight w:val="white"/>
        </w:rPr>
        <w:t xml:space="preserve"> class</w:t>
      </w:r>
      <w:r w:rsidRPr="00903DBA">
        <w:rPr>
          <w:highlight w:val="white"/>
        </w:rPr>
        <w:t xml:space="preserve"> to clear the text from escape characters. We then return a symbol holding the value.</w:t>
      </w:r>
      <w:r w:rsidR="00326746" w:rsidRPr="00903DBA">
        <w:rPr>
          <w:highlight w:val="white"/>
        </w:rPr>
        <w:t xml:space="preserve"> In this case we do not need to check the length of the string.</w:t>
      </w:r>
    </w:p>
    <w:p w14:paraId="45620CA5" w14:textId="77777777" w:rsidR="00311885" w:rsidRPr="00903DBA" w:rsidRDefault="00311885" w:rsidP="00311885">
      <w:pPr>
        <w:pStyle w:val="Code"/>
        <w:rPr>
          <w:highlight w:val="white"/>
        </w:rPr>
      </w:pPr>
      <w:r w:rsidRPr="00903DBA">
        <w:rPr>
          <w:highlight w:val="white"/>
        </w:rPr>
        <w:t>{STRING_VALUE} {</w:t>
      </w:r>
    </w:p>
    <w:p w14:paraId="5D8BE763" w14:textId="77777777" w:rsidR="00311885" w:rsidRPr="00903DBA" w:rsidRDefault="00311885" w:rsidP="00311885">
      <w:pPr>
        <w:pStyle w:val="Code"/>
        <w:rPr>
          <w:highlight w:val="white"/>
        </w:rPr>
      </w:pPr>
      <w:r w:rsidRPr="00903DBA">
        <w:rPr>
          <w:highlight w:val="white"/>
        </w:rPr>
        <w:t xml:space="preserve">  { CCompiler.Type type = new CCompiler.Type(Sort.String);</w:t>
      </w:r>
    </w:p>
    <w:p w14:paraId="5B38ABD0" w14:textId="04CEA078" w:rsidR="00311885" w:rsidRPr="00903DBA" w:rsidRDefault="00311885" w:rsidP="00311885">
      <w:pPr>
        <w:pStyle w:val="Code"/>
        <w:rPr>
          <w:highlight w:val="white"/>
        </w:rPr>
      </w:pPr>
      <w:r w:rsidRPr="00903DBA">
        <w:rPr>
          <w:highlight w:val="white"/>
        </w:rPr>
        <w:t xml:space="preserve">    string text = </w:t>
      </w:r>
      <w:r w:rsidR="006D745B">
        <w:rPr>
          <w:highlight w:val="white"/>
        </w:rPr>
        <w:t>Slash.</w:t>
      </w:r>
      <w:r w:rsidRPr="00903DBA">
        <w:rPr>
          <w:highlight w:val="white"/>
        </w:rPr>
        <w:t>SlashToChar(yytext);</w:t>
      </w:r>
    </w:p>
    <w:p w14:paraId="28242527" w14:textId="77777777" w:rsidR="00311885" w:rsidRPr="00903DBA" w:rsidRDefault="00311885" w:rsidP="00311885">
      <w:pPr>
        <w:pStyle w:val="Code"/>
        <w:rPr>
          <w:highlight w:val="white"/>
        </w:rPr>
      </w:pPr>
      <w:r w:rsidRPr="00903DBA">
        <w:rPr>
          <w:highlight w:val="white"/>
        </w:rPr>
        <w:t xml:space="preserve">    object value = text.Substring(1, text.Length - 2);</w:t>
      </w:r>
    </w:p>
    <w:p w14:paraId="0DB213CD" w14:textId="77777777" w:rsidR="00311885" w:rsidRPr="00903DBA" w:rsidRDefault="00311885" w:rsidP="00311885">
      <w:pPr>
        <w:pStyle w:val="Code"/>
        <w:rPr>
          <w:highlight w:val="white"/>
        </w:rPr>
      </w:pPr>
      <w:r w:rsidRPr="00903DBA">
        <w:rPr>
          <w:highlight w:val="white"/>
        </w:rPr>
        <w:t xml:space="preserve">    yylval.symbol = new Symbol(type, value);</w:t>
      </w:r>
    </w:p>
    <w:p w14:paraId="03AE4FA8" w14:textId="77777777" w:rsidR="00311885" w:rsidRPr="00903DBA" w:rsidRDefault="00311885" w:rsidP="00311885">
      <w:pPr>
        <w:pStyle w:val="Code"/>
        <w:rPr>
          <w:highlight w:val="white"/>
        </w:rPr>
      </w:pPr>
      <w:r w:rsidRPr="00903DBA">
        <w:rPr>
          <w:highlight w:val="white"/>
        </w:rPr>
        <w:t xml:space="preserve">    yylval.symbol.StaticSymbol =</w:t>
      </w:r>
    </w:p>
    <w:p w14:paraId="51328BA4" w14:textId="77777777" w:rsidR="00311885" w:rsidRPr="00903DBA" w:rsidRDefault="00311885" w:rsidP="00311885">
      <w:pPr>
        <w:pStyle w:val="Code"/>
        <w:rPr>
          <w:highlight w:val="white"/>
        </w:rPr>
      </w:pPr>
      <w:r w:rsidRPr="00903DBA">
        <w:rPr>
          <w:highlight w:val="white"/>
        </w:rPr>
        <w:t xml:space="preserve">      ConstantExpression.Value(yylval.symbol.UniqueName, type, value);</w:t>
      </w:r>
    </w:p>
    <w:p w14:paraId="1B23E17B" w14:textId="1F244C1A" w:rsidR="00311885" w:rsidRPr="00903DBA" w:rsidRDefault="00311885" w:rsidP="00311885">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Add(yylval.symbol.StaticSymbol);</w:t>
      </w:r>
    </w:p>
    <w:p w14:paraId="4A8DE96D" w14:textId="77777777" w:rsidR="00311885" w:rsidRPr="00903DBA" w:rsidRDefault="00311885" w:rsidP="00311885">
      <w:pPr>
        <w:pStyle w:val="Code"/>
        <w:rPr>
          <w:highlight w:val="white"/>
        </w:rPr>
      </w:pPr>
      <w:r w:rsidRPr="00903DBA">
        <w:rPr>
          <w:highlight w:val="white"/>
        </w:rPr>
        <w:t xml:space="preserve">    return ((int) Tokens.VALUE);</w:t>
      </w:r>
    </w:p>
    <w:p w14:paraId="4140C7D9" w14:textId="77777777" w:rsidR="00311885" w:rsidRPr="00903DBA" w:rsidRDefault="00311885" w:rsidP="00311885">
      <w:pPr>
        <w:pStyle w:val="Code"/>
        <w:rPr>
          <w:highlight w:val="white"/>
        </w:rPr>
      </w:pPr>
      <w:r w:rsidRPr="00903DBA">
        <w:rPr>
          <w:highlight w:val="white"/>
        </w:rPr>
        <w:t xml:space="preserve">  }</w:t>
      </w:r>
    </w:p>
    <w:p w14:paraId="6D3FB415" w14:textId="77777777" w:rsidR="00311885" w:rsidRPr="00903DBA" w:rsidRDefault="00311885" w:rsidP="00311885">
      <w:pPr>
        <w:pStyle w:val="Code"/>
        <w:rPr>
          <w:highlight w:val="white"/>
        </w:rPr>
      </w:pPr>
      <w:r w:rsidRPr="00903DBA">
        <w:rPr>
          <w:highlight w:val="white"/>
        </w:rPr>
        <w:t>}</w:t>
      </w:r>
    </w:p>
    <w:p w14:paraId="3FEC8B2E" w14:textId="778242CC" w:rsidR="00311885" w:rsidRPr="00903DBA" w:rsidRDefault="00DA4168" w:rsidP="004C0C92">
      <w:pPr>
        <w:rPr>
          <w:highlight w:val="white"/>
        </w:rPr>
      </w:pPr>
      <w:r w:rsidRPr="00903DBA">
        <w:rPr>
          <w:highlight w:val="white"/>
        </w:rPr>
        <w:t>P</w:t>
      </w:r>
      <w:r w:rsidR="004C0C92" w:rsidRPr="00903DBA">
        <w:rPr>
          <w:highlight w:val="white"/>
        </w:rPr>
        <w:t>ath line</w:t>
      </w:r>
      <w:r w:rsidRPr="00903DBA">
        <w:rPr>
          <w:highlight w:val="white"/>
        </w:rPr>
        <w:t xml:space="preserve">s are generated by the preprocessor </w:t>
      </w:r>
      <w:r w:rsidR="00896A02" w:rsidRPr="00903DBA">
        <w:rPr>
          <w:highlight w:val="white"/>
        </w:rPr>
        <w:t>for</w:t>
      </w:r>
      <w:r w:rsidRPr="00903DBA">
        <w:rPr>
          <w:highlight w:val="white"/>
        </w:rPr>
        <w:t xml:space="preserve"> the __FILE__ and __LINE__ macros to hold the correct file name and line number. It is also used </w:t>
      </w:r>
      <w:r w:rsidR="00896A02" w:rsidRPr="00903DBA">
        <w:rPr>
          <w:highlight w:val="white"/>
        </w:rPr>
        <w:t xml:space="preserve">by the compiler </w:t>
      </w:r>
      <w:r w:rsidRPr="00903DBA">
        <w:rPr>
          <w:highlight w:val="white"/>
        </w:rPr>
        <w:t>when reporting error.</w:t>
      </w:r>
      <w:r w:rsidR="004C0C92" w:rsidRPr="00903DBA">
        <w:rPr>
          <w:highlight w:val="white"/>
        </w:rPr>
        <w:t xml:space="preserve"> </w:t>
      </w:r>
      <w:r w:rsidR="006F6229" w:rsidRPr="00903DBA">
        <w:rPr>
          <w:highlight w:val="white"/>
        </w:rPr>
        <w:t xml:space="preserve">Its text is made up by </w:t>
      </w:r>
      <w:proofErr w:type="gramStart"/>
      <w:r w:rsidR="0065097A" w:rsidRPr="00903DBA">
        <w:rPr>
          <w:highlight w:val="white"/>
        </w:rPr>
        <w:t>two dollar</w:t>
      </w:r>
      <w:proofErr w:type="gramEnd"/>
      <w:r w:rsidR="0065097A" w:rsidRPr="00903DBA">
        <w:rPr>
          <w:highlight w:val="white"/>
        </w:rPr>
        <w:t xml:space="preserve"> signs (‘$’) at the beginning and end, and the file name and line number separated by a comma (‘,’). The text also hold</w:t>
      </w:r>
      <w:r w:rsidR="002A41F4" w:rsidRPr="00903DBA">
        <w:rPr>
          <w:highlight w:val="white"/>
        </w:rPr>
        <w:t>s</w:t>
      </w:r>
      <w:r w:rsidR="0065097A" w:rsidRPr="00903DBA">
        <w:rPr>
          <w:highlight w:val="white"/>
        </w:rPr>
        <w:t xml:space="preserve"> plus signs (‘+’) in place of spaces.</w:t>
      </w:r>
    </w:p>
    <w:p w14:paraId="70A43FCC" w14:textId="77777777" w:rsidR="00311885" w:rsidRPr="00903DBA" w:rsidRDefault="00311885" w:rsidP="00311885">
      <w:pPr>
        <w:pStyle w:val="Code"/>
        <w:rPr>
          <w:highlight w:val="white"/>
        </w:rPr>
      </w:pPr>
      <w:r w:rsidRPr="00903DBA">
        <w:rPr>
          <w:highlight w:val="white"/>
        </w:rPr>
        <w:t>{PATH_LINE} {</w:t>
      </w:r>
    </w:p>
    <w:p w14:paraId="68305803" w14:textId="77777777" w:rsidR="00311885" w:rsidRPr="00903DBA" w:rsidRDefault="00311885" w:rsidP="00311885">
      <w:pPr>
        <w:pStyle w:val="Code"/>
        <w:rPr>
          <w:highlight w:val="white"/>
        </w:rPr>
      </w:pPr>
      <w:r w:rsidRPr="00903DBA">
        <w:rPr>
          <w:highlight w:val="white"/>
        </w:rPr>
        <w:t xml:space="preserve">  { string text = yytext.Substring(1, yyleng - 2);</w:t>
      </w:r>
    </w:p>
    <w:p w14:paraId="21AD624E" w14:textId="77777777" w:rsidR="00311885" w:rsidRPr="00903DBA" w:rsidRDefault="00311885" w:rsidP="00311885">
      <w:pPr>
        <w:pStyle w:val="Code"/>
        <w:rPr>
          <w:highlight w:val="white"/>
        </w:rPr>
      </w:pPr>
      <w:r w:rsidRPr="00903DBA">
        <w:rPr>
          <w:highlight w:val="white"/>
        </w:rPr>
        <w:t xml:space="preserve">    int index = text.IndexOf(',');</w:t>
      </w:r>
    </w:p>
    <w:p w14:paraId="13A0FD71" w14:textId="77777777" w:rsidR="00311885" w:rsidRPr="00903DBA" w:rsidRDefault="00311885" w:rsidP="00311885">
      <w:pPr>
        <w:pStyle w:val="Code"/>
        <w:rPr>
          <w:highlight w:val="white"/>
        </w:rPr>
      </w:pPr>
      <w:r w:rsidRPr="00903DBA">
        <w:rPr>
          <w:highlight w:val="white"/>
        </w:rPr>
        <w:t xml:space="preserve">    Path = new FileInfo(text.Substring(0, index).Replace("+", " "));</w:t>
      </w:r>
    </w:p>
    <w:p w14:paraId="077A8422" w14:textId="77777777" w:rsidR="005879B4" w:rsidRPr="00903DBA" w:rsidRDefault="005879B4" w:rsidP="005879B4">
      <w:pPr>
        <w:pStyle w:val="Code"/>
        <w:rPr>
          <w:highlight w:val="white"/>
        </w:rPr>
      </w:pPr>
      <w:r w:rsidRPr="00903DBA">
        <w:rPr>
          <w:highlight w:val="white"/>
        </w:rPr>
        <w:t xml:space="preserve">    Line = int.Parse(text.Substring(index + 1));</w:t>
      </w:r>
    </w:p>
    <w:p w14:paraId="616E53BB" w14:textId="77777777" w:rsidR="00311885" w:rsidRPr="00903DBA" w:rsidRDefault="00311885" w:rsidP="00311885">
      <w:pPr>
        <w:pStyle w:val="Code"/>
        <w:rPr>
          <w:highlight w:val="white"/>
        </w:rPr>
      </w:pPr>
      <w:r w:rsidRPr="00903DBA">
        <w:rPr>
          <w:highlight w:val="white"/>
        </w:rPr>
        <w:t xml:space="preserve">  }</w:t>
      </w:r>
    </w:p>
    <w:p w14:paraId="608F1FA6" w14:textId="77777777" w:rsidR="00311885" w:rsidRPr="00903DBA" w:rsidRDefault="00311885" w:rsidP="00311885">
      <w:pPr>
        <w:pStyle w:val="Code"/>
        <w:rPr>
          <w:highlight w:val="white"/>
        </w:rPr>
      </w:pPr>
      <w:r w:rsidRPr="00903DBA">
        <w:rPr>
          <w:highlight w:val="white"/>
        </w:rPr>
        <w:t>}</w:t>
      </w:r>
    </w:p>
    <w:p w14:paraId="6DBE00AA" w14:textId="10536C4C" w:rsidR="00311885" w:rsidRPr="00903DBA" w:rsidRDefault="000C1CF3" w:rsidP="000C1CF3">
      <w:pPr>
        <w:rPr>
          <w:highlight w:val="white"/>
        </w:rPr>
      </w:pPr>
      <w:r w:rsidRPr="00903DBA">
        <w:rPr>
          <w:highlight w:val="white"/>
        </w:rPr>
        <w:t xml:space="preserve">In case of a white space, we only update the </w:t>
      </w:r>
      <w:r w:rsidRPr="00903DBA">
        <w:rPr>
          <w:rStyle w:val="KeyWord0"/>
          <w:highlight w:val="white"/>
        </w:rPr>
        <w:t>Line</w:t>
      </w:r>
      <w:r w:rsidRPr="00903DBA">
        <w:rPr>
          <w:highlight w:val="white"/>
        </w:rPr>
        <w:t xml:space="preserve"> variable if the character is a newline. Note that we do not return anything in this case, which causes the scanner to proceed with the next character in the input stream.</w:t>
      </w:r>
    </w:p>
    <w:p w14:paraId="2D2C6009" w14:textId="77777777" w:rsidR="00311885" w:rsidRPr="00903DBA" w:rsidRDefault="00311885" w:rsidP="00311885">
      <w:pPr>
        <w:pStyle w:val="Code"/>
        <w:rPr>
          <w:highlight w:val="white"/>
        </w:rPr>
      </w:pPr>
      <w:r w:rsidRPr="00903DBA">
        <w:rPr>
          <w:highlight w:val="white"/>
        </w:rPr>
        <w:t>{WHITE_SPACE} {</w:t>
      </w:r>
    </w:p>
    <w:p w14:paraId="1A6D10DD" w14:textId="77777777" w:rsidR="00311885" w:rsidRPr="00903DBA" w:rsidRDefault="00311885" w:rsidP="00311885">
      <w:pPr>
        <w:pStyle w:val="Code"/>
        <w:rPr>
          <w:highlight w:val="white"/>
        </w:rPr>
      </w:pPr>
      <w:r w:rsidRPr="00903DBA">
        <w:rPr>
          <w:highlight w:val="white"/>
        </w:rPr>
        <w:t xml:space="preserve">  if (yytext.Equals("\n")) {</w:t>
      </w:r>
    </w:p>
    <w:p w14:paraId="652CAEB9" w14:textId="77777777" w:rsidR="00311885" w:rsidRPr="00903DBA" w:rsidRDefault="00311885" w:rsidP="00311885">
      <w:pPr>
        <w:pStyle w:val="Code"/>
        <w:rPr>
          <w:highlight w:val="white"/>
        </w:rPr>
      </w:pPr>
      <w:r w:rsidRPr="00903DBA">
        <w:rPr>
          <w:highlight w:val="white"/>
        </w:rPr>
        <w:t xml:space="preserve">    ++Line;</w:t>
      </w:r>
    </w:p>
    <w:p w14:paraId="7E37D123" w14:textId="77777777" w:rsidR="00311885" w:rsidRPr="00903DBA" w:rsidRDefault="00311885" w:rsidP="00311885">
      <w:pPr>
        <w:pStyle w:val="Code"/>
        <w:rPr>
          <w:highlight w:val="white"/>
        </w:rPr>
      </w:pPr>
      <w:r w:rsidRPr="00903DBA">
        <w:rPr>
          <w:highlight w:val="white"/>
        </w:rPr>
        <w:t xml:space="preserve">  }</w:t>
      </w:r>
    </w:p>
    <w:p w14:paraId="3E5F1511" w14:textId="77777777" w:rsidR="00311885" w:rsidRPr="00903DBA" w:rsidRDefault="00311885" w:rsidP="00311885">
      <w:pPr>
        <w:pStyle w:val="Code"/>
        <w:rPr>
          <w:highlight w:val="white"/>
        </w:rPr>
      </w:pPr>
      <w:r w:rsidRPr="00903DBA">
        <w:rPr>
          <w:highlight w:val="white"/>
        </w:rPr>
        <w:t>}</w:t>
      </w:r>
    </w:p>
    <w:p w14:paraId="60B7EFA3" w14:textId="43270355" w:rsidR="00311885" w:rsidRPr="00903DBA" w:rsidRDefault="00231644" w:rsidP="00231644">
      <w:pPr>
        <w:rPr>
          <w:highlight w:val="white"/>
        </w:rPr>
      </w:pPr>
      <w:r w:rsidRPr="00903DBA">
        <w:rPr>
          <w:highlight w:val="white"/>
        </w:rPr>
        <w:t xml:space="preserve">Finally, when the scanner finds a character that has not been handled by the rules above, </w:t>
      </w:r>
      <w:proofErr w:type="spellStart"/>
      <w:proofErr w:type="gramStart"/>
      <w:r w:rsidRPr="00903DBA">
        <w:rPr>
          <w:highlight w:val="white"/>
        </w:rPr>
        <w:t>a</w:t>
      </w:r>
      <w:proofErr w:type="spellEnd"/>
      <w:proofErr w:type="gramEnd"/>
      <w:r w:rsidRPr="00903DBA">
        <w:rPr>
          <w:highlight w:val="white"/>
        </w:rPr>
        <w:t xml:space="preserve"> error is reported.</w:t>
      </w:r>
    </w:p>
    <w:p w14:paraId="0B711E7A" w14:textId="77777777" w:rsidR="00311885" w:rsidRPr="00903DBA" w:rsidRDefault="00311885" w:rsidP="00311885">
      <w:pPr>
        <w:pStyle w:val="Code"/>
        <w:rPr>
          <w:highlight w:val="white"/>
        </w:rPr>
      </w:pPr>
      <w:r w:rsidRPr="00903DBA">
        <w:rPr>
          <w:highlight w:val="white"/>
        </w:rPr>
        <w:t>. { Assert.Error(yytext, Message.Unknown_character); }</w:t>
      </w:r>
    </w:p>
    <w:p w14:paraId="0CCBE78E" w14:textId="47839DFF" w:rsidR="00E40B78" w:rsidRPr="00903DBA" w:rsidRDefault="00E40B78" w:rsidP="00E40B78">
      <w:pPr>
        <w:pStyle w:val="Rubrik1"/>
      </w:pPr>
      <w:bookmarkStart w:id="27" w:name="_Ref54016552"/>
      <w:bookmarkStart w:id="28" w:name="_Ref54783705"/>
      <w:bookmarkStart w:id="29" w:name="_Toc57655985"/>
      <w:r w:rsidRPr="00903DBA">
        <w:lastRenderedPageBreak/>
        <w:t>Parsing</w:t>
      </w:r>
      <w:bookmarkEnd w:id="26"/>
      <w:bookmarkEnd w:id="27"/>
      <w:bookmarkEnd w:id="28"/>
      <w:bookmarkEnd w:id="29"/>
    </w:p>
    <w:p w14:paraId="60103DBC" w14:textId="74B0D3BD" w:rsidR="00DF6A2B" w:rsidRDefault="00DF6A2B" w:rsidP="00E40B78">
      <w:r w:rsidRPr="00903DBA">
        <w:t xml:space="preserve">The parser can </w:t>
      </w:r>
      <w:proofErr w:type="gramStart"/>
      <w:r w:rsidRPr="00903DBA">
        <w:t>be considered</w:t>
      </w:r>
      <w:r w:rsidR="00FE48E6" w:rsidRPr="00903DBA">
        <w:t xml:space="preserve"> to be</w:t>
      </w:r>
      <w:proofErr w:type="gramEnd"/>
      <w:r w:rsidRPr="00903DBA">
        <w:t xml:space="preserve"> the heart of the compiler. It requests token from the scanner, checks that the source code complies with the grammar, builds </w:t>
      </w:r>
      <w:r w:rsidR="00A573B0" w:rsidRPr="00903DBA">
        <w:t>the symbol table,</w:t>
      </w:r>
      <w:r w:rsidR="00E163FA" w:rsidRPr="00903DBA">
        <w:t xml:space="preserve"> performs type checking,</w:t>
      </w:r>
      <w:r w:rsidR="00A573B0" w:rsidRPr="00903DBA">
        <w:t xml:space="preserve"> and </w:t>
      </w:r>
      <w:r w:rsidRPr="00903DBA">
        <w:t>generate</w:t>
      </w:r>
      <w:r w:rsidR="00760F00" w:rsidRPr="00903DBA">
        <w:t>s</w:t>
      </w:r>
      <w:r w:rsidRPr="00903DBA">
        <w:t xml:space="preserve"> </w:t>
      </w:r>
      <w:r w:rsidR="00A573B0" w:rsidRPr="00903DBA">
        <w:t xml:space="preserve">the </w:t>
      </w:r>
      <w:r w:rsidRPr="00903DBA">
        <w:t xml:space="preserve">middle </w:t>
      </w:r>
      <w:r w:rsidR="00A573B0" w:rsidRPr="00903DBA">
        <w:t>code.</w:t>
      </w:r>
    </w:p>
    <w:p w14:paraId="631665CF" w14:textId="77777777" w:rsidR="00A7579B" w:rsidRDefault="00A7579B" w:rsidP="00A7579B">
      <w:pPr>
        <w:pStyle w:val="Rubrik2"/>
      </w:pPr>
      <w:bookmarkStart w:id="30" w:name="_Toc57655986"/>
      <w:r>
        <w:t xml:space="preserve">The </w:t>
      </w:r>
      <w:proofErr w:type="spellStart"/>
      <w:r>
        <w:t>MiddleOperator</w:t>
      </w:r>
      <w:proofErr w:type="spellEnd"/>
      <w:r>
        <w:t xml:space="preserve"> Enumeration</w:t>
      </w:r>
    </w:p>
    <w:p w14:paraId="6D4CAA7C" w14:textId="15F39737" w:rsidR="00A7579B" w:rsidRPr="00F525B0" w:rsidRDefault="00A7579B" w:rsidP="00A7579B">
      <w:r>
        <w:t xml:space="preserve">Before we start the parsing, we need to </w:t>
      </w:r>
      <w:proofErr w:type="gramStart"/>
      <w:r>
        <w:t>look into</w:t>
      </w:r>
      <w:proofErr w:type="gramEnd"/>
      <w:r>
        <w:t xml:space="preserve"> the middle code generated by the parser. </w:t>
      </w:r>
      <w:r>
        <w:t xml:space="preserve">The </w:t>
      </w:r>
      <w:r w:rsidRPr="00F525B0">
        <w:rPr>
          <w:rStyle w:val="KeyWord0"/>
        </w:rPr>
        <w:t>MiddleOperator</w:t>
      </w:r>
      <w:r>
        <w:t xml:space="preserve"> enumeration holds the operator of the middle code.</w:t>
      </w:r>
    </w:p>
    <w:p w14:paraId="313553A7" w14:textId="77777777" w:rsidR="00A7579B" w:rsidRDefault="00A7579B" w:rsidP="00A7579B">
      <w:pPr>
        <w:pStyle w:val="CodeHeader"/>
      </w:pPr>
      <w:proofErr w:type="spellStart"/>
      <w:r>
        <w:t>MiddleOperator.cs</w:t>
      </w:r>
      <w:proofErr w:type="spellEnd"/>
    </w:p>
    <w:p w14:paraId="65D70A34" w14:textId="77777777" w:rsidR="00A7579B" w:rsidRPr="00E00AF6" w:rsidRDefault="00A7579B" w:rsidP="00A7579B">
      <w:pPr>
        <w:pStyle w:val="Code"/>
        <w:rPr>
          <w:highlight w:val="white"/>
        </w:rPr>
      </w:pPr>
      <w:r w:rsidRPr="00E00AF6">
        <w:rPr>
          <w:highlight w:val="white"/>
        </w:rPr>
        <w:t>namespace CCompiler {</w:t>
      </w:r>
    </w:p>
    <w:p w14:paraId="05AF533F" w14:textId="77777777" w:rsidR="00A7579B" w:rsidRDefault="00A7579B" w:rsidP="00A7579B">
      <w:pPr>
        <w:pStyle w:val="Code"/>
        <w:rPr>
          <w:highlight w:val="white"/>
        </w:rPr>
      </w:pPr>
      <w:r w:rsidRPr="00E00AF6">
        <w:rPr>
          <w:highlight w:val="white"/>
        </w:rPr>
        <w:t xml:space="preserve">  public enum MiddleOperator</w:t>
      </w:r>
    </w:p>
    <w:p w14:paraId="32195002" w14:textId="77777777" w:rsidR="00A7579B" w:rsidRPr="00E00AF6" w:rsidRDefault="00A7579B" w:rsidP="00A7579B">
      <w:pPr>
        <w:pStyle w:val="Code"/>
        <w:rPr>
          <w:highlight w:val="white"/>
        </w:rPr>
      </w:pPr>
      <w:r>
        <w:rPr>
          <w:highlight w:val="white"/>
        </w:rPr>
        <w:t xml:space="preserve">  </w:t>
      </w:r>
      <w:r w:rsidRPr="00E00AF6">
        <w:rPr>
          <w:highlight w:val="white"/>
        </w:rPr>
        <w:t xml:space="preserve"> {Goto, AssignRegister, Compare,</w:t>
      </w:r>
    </w:p>
    <w:p w14:paraId="101F3871" w14:textId="77777777" w:rsidR="00A7579B" w:rsidRPr="00E00AF6" w:rsidRDefault="00A7579B" w:rsidP="00A7579B">
      <w:pPr>
        <w:pStyle w:val="Code"/>
        <w:rPr>
          <w:highlight w:val="white"/>
        </w:rPr>
      </w:pPr>
      <w:r w:rsidRPr="00E00AF6">
        <w:rPr>
          <w:highlight w:val="white"/>
        </w:rPr>
        <w:t xml:space="preserve">    InspectFlagbyte, InspectRegister, SysCall,</w:t>
      </w:r>
    </w:p>
    <w:p w14:paraId="18C5071E" w14:textId="77777777" w:rsidR="00A7579B" w:rsidRPr="00E00AF6" w:rsidRDefault="00A7579B" w:rsidP="00A7579B">
      <w:pPr>
        <w:pStyle w:val="Code"/>
        <w:rPr>
          <w:highlight w:val="white"/>
        </w:rPr>
      </w:pPr>
      <w:r w:rsidRPr="00E00AF6">
        <w:rPr>
          <w:highlight w:val="white"/>
        </w:rPr>
        <w:t xml:space="preserve">    JumpRegister, Interrupt, Expression, Declaration,</w:t>
      </w:r>
    </w:p>
    <w:p w14:paraId="59AEC8FD" w14:textId="77777777" w:rsidR="00A7579B" w:rsidRPr="00E00AF6" w:rsidRDefault="00A7579B" w:rsidP="00A7579B">
      <w:pPr>
        <w:pStyle w:val="Code"/>
        <w:rPr>
          <w:highlight w:val="white"/>
        </w:rPr>
      </w:pPr>
      <w:r w:rsidRPr="00E00AF6">
        <w:rPr>
          <w:highlight w:val="white"/>
        </w:rPr>
        <w:t xml:space="preserve">    PushZero, PushOne, PushFloat, PopFloat, TopFloat,</w:t>
      </w:r>
    </w:p>
    <w:p w14:paraId="21616981" w14:textId="77777777" w:rsidR="00A7579B" w:rsidRPr="00E00AF6" w:rsidRDefault="00A7579B" w:rsidP="00A7579B">
      <w:pPr>
        <w:pStyle w:val="Code"/>
        <w:rPr>
          <w:highlight w:val="white"/>
        </w:rPr>
      </w:pPr>
      <w:r w:rsidRPr="00E00AF6">
        <w:rPr>
          <w:highlight w:val="white"/>
        </w:rPr>
        <w:t xml:space="preserve">    PopEmpty, Comma, AssignInitSize, Assign, LogicalOr, LogicalAnd,</w:t>
      </w:r>
    </w:p>
    <w:p w14:paraId="31193A4E" w14:textId="77777777" w:rsidR="00A7579B" w:rsidRPr="00E00AF6" w:rsidRDefault="00A7579B" w:rsidP="00A7579B">
      <w:pPr>
        <w:pStyle w:val="Code"/>
        <w:rPr>
          <w:highlight w:val="white"/>
        </w:rPr>
      </w:pPr>
      <w:r w:rsidRPr="00E00AF6">
        <w:rPr>
          <w:highlight w:val="white"/>
        </w:rPr>
        <w:t xml:space="preserve">    BitwiseOr, BitwiseXOr, BitwiseAnd,</w:t>
      </w:r>
    </w:p>
    <w:p w14:paraId="2FDE7DE8" w14:textId="77777777" w:rsidR="00A7579B" w:rsidRPr="00E00AF6" w:rsidRDefault="00A7579B" w:rsidP="00A7579B">
      <w:pPr>
        <w:pStyle w:val="Code"/>
        <w:rPr>
          <w:highlight w:val="white"/>
        </w:rPr>
      </w:pPr>
      <w:r w:rsidRPr="00E00AF6">
        <w:rPr>
          <w:highlight w:val="white"/>
        </w:rPr>
        <w:t xml:space="preserve">    Equal, NotEqual, SignedLessThan,</w:t>
      </w:r>
    </w:p>
    <w:p w14:paraId="0590F045" w14:textId="77777777" w:rsidR="00A7579B" w:rsidRPr="00E00AF6" w:rsidRDefault="00A7579B" w:rsidP="00A7579B">
      <w:pPr>
        <w:pStyle w:val="Code"/>
        <w:rPr>
          <w:highlight w:val="white"/>
        </w:rPr>
      </w:pPr>
      <w:r w:rsidRPr="00E00AF6">
        <w:rPr>
          <w:highlight w:val="white"/>
        </w:rPr>
        <w:t xml:space="preserve">    SignedLessThanEqual, SignedGreaterThan,</w:t>
      </w:r>
    </w:p>
    <w:p w14:paraId="245E4961" w14:textId="77777777" w:rsidR="00A7579B" w:rsidRPr="00E00AF6" w:rsidRDefault="00A7579B" w:rsidP="00A7579B">
      <w:pPr>
        <w:pStyle w:val="Code"/>
        <w:rPr>
          <w:highlight w:val="white"/>
        </w:rPr>
      </w:pPr>
      <w:r w:rsidRPr="00E00AF6">
        <w:rPr>
          <w:highlight w:val="white"/>
        </w:rPr>
        <w:t xml:space="preserve">    SignedGreaterThanEqual, UnsignedLessThan,</w:t>
      </w:r>
    </w:p>
    <w:p w14:paraId="5031DE90" w14:textId="77777777" w:rsidR="00A7579B" w:rsidRPr="00E00AF6" w:rsidRDefault="00A7579B" w:rsidP="00A7579B">
      <w:pPr>
        <w:pStyle w:val="Code"/>
        <w:rPr>
          <w:highlight w:val="white"/>
        </w:rPr>
      </w:pPr>
      <w:r w:rsidRPr="00E00AF6">
        <w:rPr>
          <w:highlight w:val="white"/>
        </w:rPr>
        <w:t xml:space="preserve">    UnsignedLessThanEqual, UnsignedGreaterThan,</w:t>
      </w:r>
    </w:p>
    <w:p w14:paraId="2434095D" w14:textId="77777777" w:rsidR="00A7579B" w:rsidRPr="00E00AF6" w:rsidRDefault="00A7579B" w:rsidP="00A7579B">
      <w:pPr>
        <w:pStyle w:val="Code"/>
        <w:rPr>
          <w:highlight w:val="white"/>
        </w:rPr>
      </w:pPr>
      <w:r w:rsidRPr="00E00AF6">
        <w:rPr>
          <w:highlight w:val="white"/>
        </w:rPr>
        <w:t xml:space="preserve">    UnsignedGreaterThanEqual, ShiftLeft,</w:t>
      </w:r>
    </w:p>
    <w:p w14:paraId="7B580076" w14:textId="77777777" w:rsidR="00A7579B" w:rsidRPr="00E00AF6" w:rsidRDefault="00A7579B" w:rsidP="00A7579B">
      <w:pPr>
        <w:pStyle w:val="Code"/>
        <w:rPr>
          <w:highlight w:val="white"/>
        </w:rPr>
      </w:pPr>
      <w:r w:rsidRPr="00E00AF6">
        <w:rPr>
          <w:highlight w:val="white"/>
        </w:rPr>
        <w:t xml:space="preserve">    ShiftRight, BinaryAdd, BinarySubtract,</w:t>
      </w:r>
    </w:p>
    <w:p w14:paraId="7A169A3C" w14:textId="77777777" w:rsidR="00A7579B" w:rsidRPr="00E00AF6" w:rsidRDefault="00A7579B" w:rsidP="00A7579B">
      <w:pPr>
        <w:pStyle w:val="Code"/>
        <w:rPr>
          <w:highlight w:val="white"/>
        </w:rPr>
      </w:pPr>
      <w:r w:rsidRPr="00E00AF6">
        <w:rPr>
          <w:highlight w:val="white"/>
        </w:rPr>
        <w:t xml:space="preserve">    SignedMultiply, SignedDivide, SignedModulo,</w:t>
      </w:r>
    </w:p>
    <w:p w14:paraId="5027FB3D" w14:textId="77777777" w:rsidR="00A7579B" w:rsidRPr="00E00AF6" w:rsidRDefault="00A7579B" w:rsidP="00A7579B">
      <w:pPr>
        <w:pStyle w:val="Code"/>
        <w:rPr>
          <w:highlight w:val="white"/>
        </w:rPr>
      </w:pPr>
      <w:r w:rsidRPr="00E00AF6">
        <w:rPr>
          <w:highlight w:val="white"/>
        </w:rPr>
        <w:t xml:space="preserve">    UnsignedMultiply, UnsignedDivide, UnsignedModulo,</w:t>
      </w:r>
    </w:p>
    <w:p w14:paraId="28DE2E5A" w14:textId="77777777" w:rsidR="00A7579B" w:rsidRPr="00E00AF6" w:rsidRDefault="00A7579B" w:rsidP="00A7579B">
      <w:pPr>
        <w:pStyle w:val="Code"/>
        <w:rPr>
          <w:highlight w:val="white"/>
        </w:rPr>
      </w:pPr>
      <w:r w:rsidRPr="00E00AF6">
        <w:rPr>
          <w:highlight w:val="white"/>
        </w:rPr>
        <w:t xml:space="preserve">    UnaryAdd, UnarySubtract, Carry, NotCarry,</w:t>
      </w:r>
    </w:p>
    <w:p w14:paraId="6EA4E857" w14:textId="77777777" w:rsidR="00A7579B" w:rsidRPr="00E00AF6" w:rsidRDefault="00A7579B" w:rsidP="00A7579B">
      <w:pPr>
        <w:pStyle w:val="Code"/>
        <w:rPr>
          <w:highlight w:val="white"/>
        </w:rPr>
      </w:pPr>
      <w:r w:rsidRPr="00E00AF6">
        <w:rPr>
          <w:highlight w:val="white"/>
        </w:rPr>
        <w:t xml:space="preserve">    LogicalNot, BitwiseNot, Address, Dereference,</w:t>
      </w:r>
    </w:p>
    <w:p w14:paraId="477253E8" w14:textId="77777777" w:rsidR="00A7579B" w:rsidRPr="00E00AF6" w:rsidRDefault="00A7579B" w:rsidP="00A7579B">
      <w:pPr>
        <w:pStyle w:val="Code"/>
        <w:rPr>
          <w:highlight w:val="white"/>
        </w:rPr>
      </w:pPr>
      <w:r w:rsidRPr="00E00AF6">
        <w:rPr>
          <w:highlight w:val="white"/>
        </w:rPr>
        <w:t xml:space="preserve">    Call, PostCall, DecreaseStack,</w:t>
      </w:r>
    </w:p>
    <w:p w14:paraId="0809C054" w14:textId="77777777" w:rsidR="00A7579B" w:rsidRPr="00E00AF6" w:rsidRDefault="00A7579B" w:rsidP="00A7579B">
      <w:pPr>
        <w:pStyle w:val="Code"/>
        <w:rPr>
          <w:highlight w:val="white"/>
        </w:rPr>
      </w:pPr>
      <w:r w:rsidRPr="00E00AF6">
        <w:rPr>
          <w:highlight w:val="white"/>
        </w:rPr>
        <w:t xml:space="preserve">    ParameterInitSize, Parameter, Empty, SetReturnValue,</w:t>
      </w:r>
    </w:p>
    <w:p w14:paraId="79241035" w14:textId="77777777" w:rsidR="00A7579B" w:rsidRPr="00E00AF6" w:rsidRDefault="00A7579B" w:rsidP="00A7579B">
      <w:pPr>
        <w:pStyle w:val="Code"/>
        <w:rPr>
          <w:highlight w:val="white"/>
        </w:rPr>
      </w:pPr>
      <w:r w:rsidRPr="00E00AF6">
        <w:rPr>
          <w:highlight w:val="white"/>
        </w:rPr>
        <w:t xml:space="preserve">    Return, Exit, Increment, Decrement, PreCall,</w:t>
      </w:r>
    </w:p>
    <w:p w14:paraId="778EBC35" w14:textId="77777777" w:rsidR="00A7579B" w:rsidRPr="00E00AF6" w:rsidRDefault="00A7579B" w:rsidP="00A7579B">
      <w:pPr>
        <w:pStyle w:val="Code"/>
        <w:rPr>
          <w:highlight w:val="white"/>
        </w:rPr>
      </w:pPr>
      <w:r w:rsidRPr="00E00AF6">
        <w:rPr>
          <w:highlight w:val="white"/>
        </w:rPr>
        <w:t xml:space="preserve">    FunctionEnd, Conditional, GetReturnValue,</w:t>
      </w:r>
    </w:p>
    <w:p w14:paraId="39D7404E" w14:textId="77777777" w:rsidR="00A7579B" w:rsidRPr="00E00AF6" w:rsidRDefault="00A7579B" w:rsidP="00A7579B">
      <w:pPr>
        <w:pStyle w:val="Code"/>
        <w:rPr>
          <w:highlight w:val="white"/>
        </w:rPr>
      </w:pPr>
      <w:r w:rsidRPr="00E00AF6">
        <w:rPr>
          <w:highlight w:val="white"/>
        </w:rPr>
        <w:t xml:space="preserve">    IntegralToIntegral, IntegralToFloating, FloatingToIntegral,</w:t>
      </w:r>
    </w:p>
    <w:p w14:paraId="11CABE57" w14:textId="77777777" w:rsidR="00A7579B" w:rsidRPr="00E00AF6" w:rsidRDefault="00A7579B" w:rsidP="00A7579B">
      <w:pPr>
        <w:pStyle w:val="Code"/>
        <w:rPr>
          <w:highlight w:val="white"/>
        </w:rPr>
      </w:pPr>
      <w:r w:rsidRPr="00E00AF6">
        <w:rPr>
          <w:highlight w:val="white"/>
        </w:rPr>
        <w:t xml:space="preserve">    ArrayToPointer, FunctionToPointer, StringToPointer,</w:t>
      </w:r>
    </w:p>
    <w:p w14:paraId="29F4C674" w14:textId="77777777" w:rsidR="00A7579B" w:rsidRPr="00E00AF6" w:rsidRDefault="00A7579B" w:rsidP="00A7579B">
      <w:pPr>
        <w:pStyle w:val="Code"/>
        <w:rPr>
          <w:highlight w:val="white"/>
        </w:rPr>
      </w:pPr>
      <w:r w:rsidRPr="00E00AF6">
        <w:rPr>
          <w:highlight w:val="white"/>
        </w:rPr>
        <w:t xml:space="preserve">    ValueOffset, AddressOffset, Case, CaseEnd, StackTop,</w:t>
      </w:r>
    </w:p>
    <w:p w14:paraId="2E6E287C" w14:textId="77777777" w:rsidR="00A7579B" w:rsidRPr="00E00AF6" w:rsidRDefault="00A7579B" w:rsidP="00A7579B">
      <w:pPr>
        <w:pStyle w:val="Code"/>
        <w:rPr>
          <w:highlight w:val="white"/>
        </w:rPr>
      </w:pPr>
      <w:r w:rsidRPr="00E00AF6">
        <w:rPr>
          <w:highlight w:val="white"/>
        </w:rPr>
        <w:t xml:space="preserve">    Index, Dot, Arrow, Variable, Value, Initializer, InitializerZero};</w:t>
      </w:r>
    </w:p>
    <w:p w14:paraId="5313D671" w14:textId="77777777" w:rsidR="00A7579B" w:rsidRPr="00E00AF6" w:rsidRDefault="00A7579B" w:rsidP="00A7579B">
      <w:pPr>
        <w:pStyle w:val="Code"/>
      </w:pPr>
      <w:r w:rsidRPr="00E00AF6">
        <w:rPr>
          <w:highlight w:val="white"/>
        </w:rPr>
        <w:t>}</w:t>
      </w:r>
    </w:p>
    <w:p w14:paraId="3B168C23" w14:textId="77777777" w:rsidR="00A7579B" w:rsidRPr="00903DBA" w:rsidRDefault="00A7579B" w:rsidP="00A7579B">
      <w:pPr>
        <w:pStyle w:val="Rubrik2"/>
      </w:pPr>
      <w:r w:rsidRPr="00903DBA">
        <w:t xml:space="preserve">The </w:t>
      </w:r>
      <w:proofErr w:type="spellStart"/>
      <w:r w:rsidRPr="00903DBA">
        <w:t>MiddleCode</w:t>
      </w:r>
      <w:proofErr w:type="spellEnd"/>
      <w:r w:rsidRPr="00903DBA">
        <w:t xml:space="preserve"> Class</w:t>
      </w:r>
      <w:bookmarkEnd w:id="30"/>
    </w:p>
    <w:p w14:paraId="6B0AE172" w14:textId="77777777" w:rsidR="00A7579B" w:rsidRPr="00903DBA" w:rsidRDefault="00A7579B" w:rsidP="00A7579B">
      <w:r w:rsidRPr="00903DBA">
        <w:t xml:space="preserve">The middle </w:t>
      </w:r>
      <w:r>
        <w:t xml:space="preserve">code </w:t>
      </w:r>
      <w:r w:rsidRPr="00903DBA">
        <w:t xml:space="preserve">of the compiler in this book is </w:t>
      </w:r>
      <w:r w:rsidRPr="00903DBA">
        <w:rPr>
          <w:rStyle w:val="CodeInText"/>
        </w:rPr>
        <w:t>three-address code</w:t>
      </w:r>
      <w:r w:rsidRPr="00903DBA">
        <w:t xml:space="preserve">. As the name implies, each instruction is made up by one operator and at most three addresses, which are references to objects of the </w:t>
      </w:r>
      <w:r w:rsidRPr="00903DBA">
        <w:rPr>
          <w:rStyle w:val="KeyWord0"/>
        </w:rPr>
        <w:t>Object</w:t>
      </w:r>
      <w:r w:rsidRPr="00903DBA">
        <w:t xml:space="preserve"> class, or its sub classes, such as </w:t>
      </w:r>
      <w:r w:rsidRPr="00903DBA">
        <w:rPr>
          <w:rStyle w:val="KeyWord0"/>
        </w:rPr>
        <w:t>Symbol</w:t>
      </w:r>
      <w:r w:rsidRPr="00903DBA">
        <w:t xml:space="preserve">, </w:t>
      </w:r>
      <w:r w:rsidRPr="00903DBA">
        <w:rPr>
          <w:rStyle w:val="KeyWord0"/>
        </w:rPr>
        <w:t>Register</w:t>
      </w:r>
      <w:r w:rsidRPr="00903DBA">
        <w:t xml:space="preserve">, </w:t>
      </w:r>
      <w:r w:rsidRPr="00903DBA">
        <w:rPr>
          <w:rStyle w:val="KeyWord0"/>
        </w:rPr>
        <w:t>String</w:t>
      </w:r>
      <w:r w:rsidRPr="00903DBA">
        <w:t xml:space="preserve">, </w:t>
      </w:r>
      <w:r w:rsidRPr="00903DBA">
        <w:rPr>
          <w:rStyle w:val="KeyWord0"/>
        </w:rPr>
        <w:t>Integer</w:t>
      </w:r>
      <w:r w:rsidRPr="00903DBA">
        <w:t xml:space="preserve">, or </w:t>
      </w:r>
      <w:r w:rsidRPr="00903DBA">
        <w:rPr>
          <w:rStyle w:val="KeyWord0"/>
        </w:rPr>
        <w:t>Double</w:t>
      </w:r>
      <w:r w:rsidRPr="00903DBA">
        <w:t>.</w:t>
      </w:r>
    </w:p>
    <w:p w14:paraId="1B77BE3D" w14:textId="77777777" w:rsidR="00A7579B" w:rsidRPr="00903DBA" w:rsidRDefault="00A7579B" w:rsidP="00A7579B">
      <w:pPr>
        <w:pStyle w:val="CodeHeader"/>
      </w:pPr>
      <w:proofErr w:type="spellStart"/>
      <w:r w:rsidRPr="00903DBA">
        <w:t>MiddleCode.cs</w:t>
      </w:r>
      <w:proofErr w:type="spellEnd"/>
    </w:p>
    <w:p w14:paraId="5BC9EC52" w14:textId="77777777" w:rsidR="00A7579B" w:rsidRPr="00903DBA" w:rsidRDefault="00A7579B" w:rsidP="00A7579B">
      <w:pPr>
        <w:pStyle w:val="Code"/>
        <w:rPr>
          <w:highlight w:val="white"/>
        </w:rPr>
      </w:pPr>
      <w:r w:rsidRPr="00903DBA">
        <w:rPr>
          <w:highlight w:val="white"/>
        </w:rPr>
        <w:t>using System;</w:t>
      </w:r>
    </w:p>
    <w:p w14:paraId="6C7BEE89" w14:textId="77777777" w:rsidR="00A7579B" w:rsidRPr="00903DBA" w:rsidRDefault="00A7579B" w:rsidP="00A7579B">
      <w:pPr>
        <w:pStyle w:val="Code"/>
        <w:rPr>
          <w:highlight w:val="white"/>
        </w:rPr>
      </w:pPr>
      <w:r w:rsidRPr="00903DBA">
        <w:rPr>
          <w:highlight w:val="white"/>
        </w:rPr>
        <w:t>using System.Text;</w:t>
      </w:r>
    </w:p>
    <w:p w14:paraId="697AFB6C" w14:textId="77777777" w:rsidR="00A7579B" w:rsidRPr="00903DBA" w:rsidRDefault="00A7579B" w:rsidP="00A7579B">
      <w:pPr>
        <w:pStyle w:val="Code"/>
        <w:rPr>
          <w:highlight w:val="white"/>
        </w:rPr>
      </w:pPr>
      <w:r w:rsidRPr="00903DBA">
        <w:rPr>
          <w:highlight w:val="white"/>
        </w:rPr>
        <w:t>using System.Collections.Generic;</w:t>
      </w:r>
    </w:p>
    <w:p w14:paraId="2E0C4F9A" w14:textId="77777777" w:rsidR="00A7579B" w:rsidRPr="00903DBA" w:rsidRDefault="00A7579B" w:rsidP="00A7579B">
      <w:pPr>
        <w:rPr>
          <w:highlight w:val="white"/>
        </w:rPr>
      </w:pPr>
      <w:r w:rsidRPr="00903DBA">
        <w:rPr>
          <w:highlight w:val="white"/>
        </w:rPr>
        <w:t xml:space="preserve">The </w:t>
      </w:r>
      <w:r w:rsidRPr="00903DBA">
        <w:rPr>
          <w:rStyle w:val="KeyWord0"/>
          <w:highlight w:val="white"/>
        </w:rPr>
        <w:t>MiddleCode</w:t>
      </w:r>
      <w:r w:rsidRPr="00903DBA">
        <w:rPr>
          <w:highlight w:val="white"/>
        </w:rPr>
        <w:t xml:space="preserve"> class holds the operator and the array of the three operands. It also holds a set of test methods.</w:t>
      </w:r>
    </w:p>
    <w:p w14:paraId="295699F8" w14:textId="77777777" w:rsidR="00A7579B" w:rsidRPr="00903DBA" w:rsidRDefault="00A7579B" w:rsidP="00A7579B">
      <w:pPr>
        <w:pStyle w:val="Code"/>
        <w:rPr>
          <w:highlight w:val="white"/>
        </w:rPr>
      </w:pPr>
      <w:r w:rsidRPr="00903DBA">
        <w:rPr>
          <w:highlight w:val="white"/>
        </w:rPr>
        <w:t>namespace CCompiler {</w:t>
      </w:r>
    </w:p>
    <w:p w14:paraId="7A5D7C75" w14:textId="77777777" w:rsidR="00A7579B" w:rsidRPr="00903DBA" w:rsidRDefault="00A7579B" w:rsidP="00A7579B">
      <w:pPr>
        <w:pStyle w:val="Code"/>
        <w:rPr>
          <w:highlight w:val="white"/>
        </w:rPr>
      </w:pPr>
      <w:r w:rsidRPr="00903DBA">
        <w:rPr>
          <w:highlight w:val="white"/>
        </w:rPr>
        <w:t xml:space="preserve">  public class MiddleCode {</w:t>
      </w:r>
    </w:p>
    <w:p w14:paraId="6F7C8BA3" w14:textId="77777777" w:rsidR="00A7579B" w:rsidRPr="00903DBA" w:rsidRDefault="00A7579B" w:rsidP="00A7579B">
      <w:pPr>
        <w:pStyle w:val="Code"/>
        <w:rPr>
          <w:highlight w:val="white"/>
        </w:rPr>
      </w:pPr>
      <w:r w:rsidRPr="00903DBA">
        <w:rPr>
          <w:highlight w:val="white"/>
        </w:rPr>
        <w:t xml:space="preserve">    private MiddleOperator m_middleOperator;</w:t>
      </w:r>
    </w:p>
    <w:p w14:paraId="1805E53A" w14:textId="77777777" w:rsidR="00A7579B" w:rsidRPr="00903DBA" w:rsidRDefault="00A7579B" w:rsidP="00A7579B">
      <w:pPr>
        <w:pStyle w:val="Code"/>
        <w:rPr>
          <w:highlight w:val="white"/>
        </w:rPr>
      </w:pPr>
      <w:r w:rsidRPr="00903DBA">
        <w:rPr>
          <w:highlight w:val="white"/>
        </w:rPr>
        <w:t xml:space="preserve">    private object[] m_operandArray = new object[3];</w:t>
      </w:r>
    </w:p>
    <w:p w14:paraId="3537A309" w14:textId="77777777" w:rsidR="00A7579B" w:rsidRPr="00903DBA" w:rsidRDefault="00A7579B" w:rsidP="00A7579B">
      <w:pPr>
        <w:pStyle w:val="Code"/>
        <w:rPr>
          <w:highlight w:val="white"/>
        </w:rPr>
      </w:pPr>
    </w:p>
    <w:p w14:paraId="32765641" w14:textId="77777777" w:rsidR="00A7579B" w:rsidRPr="00903DBA" w:rsidRDefault="00A7579B" w:rsidP="00A7579B">
      <w:pPr>
        <w:pStyle w:val="Code"/>
        <w:rPr>
          <w:highlight w:val="white"/>
        </w:rPr>
      </w:pPr>
      <w:r w:rsidRPr="00903DBA">
        <w:rPr>
          <w:highlight w:val="white"/>
        </w:rPr>
        <w:t xml:space="preserve">    public MiddleCode(MiddleOperator middleOp, object operand0 = null,</w:t>
      </w:r>
    </w:p>
    <w:p w14:paraId="00D7C81F" w14:textId="77777777" w:rsidR="00A7579B" w:rsidRPr="00903DBA" w:rsidRDefault="00A7579B" w:rsidP="00A7579B">
      <w:pPr>
        <w:pStyle w:val="Code"/>
        <w:rPr>
          <w:highlight w:val="white"/>
        </w:rPr>
      </w:pPr>
      <w:r w:rsidRPr="00903DBA">
        <w:rPr>
          <w:highlight w:val="white"/>
        </w:rPr>
        <w:t xml:space="preserve">                      object operand1 = null, object operand2 = null) {</w:t>
      </w:r>
    </w:p>
    <w:p w14:paraId="7124EBD4" w14:textId="77777777" w:rsidR="00A7579B" w:rsidRPr="00903DBA" w:rsidRDefault="00A7579B" w:rsidP="00A7579B">
      <w:pPr>
        <w:pStyle w:val="Code"/>
        <w:rPr>
          <w:highlight w:val="white"/>
        </w:rPr>
      </w:pPr>
      <w:r w:rsidRPr="00903DBA">
        <w:rPr>
          <w:highlight w:val="white"/>
        </w:rPr>
        <w:t xml:space="preserve">      m_middleOperator = middleOp;</w:t>
      </w:r>
    </w:p>
    <w:p w14:paraId="3078286B" w14:textId="77777777" w:rsidR="00A7579B" w:rsidRPr="00903DBA" w:rsidRDefault="00A7579B" w:rsidP="00A7579B">
      <w:pPr>
        <w:pStyle w:val="Code"/>
        <w:rPr>
          <w:highlight w:val="white"/>
        </w:rPr>
      </w:pPr>
      <w:r w:rsidRPr="00903DBA">
        <w:rPr>
          <w:highlight w:val="white"/>
        </w:rPr>
        <w:t xml:space="preserve">      m_operandArray[0] = operand0;</w:t>
      </w:r>
    </w:p>
    <w:p w14:paraId="0CB34E64" w14:textId="77777777" w:rsidR="00A7579B" w:rsidRPr="00903DBA" w:rsidRDefault="00A7579B" w:rsidP="00A7579B">
      <w:pPr>
        <w:pStyle w:val="Code"/>
        <w:rPr>
          <w:highlight w:val="white"/>
        </w:rPr>
      </w:pPr>
      <w:r w:rsidRPr="00903DBA">
        <w:rPr>
          <w:highlight w:val="white"/>
        </w:rPr>
        <w:t xml:space="preserve">      m_operandArray[1] = operand1;</w:t>
      </w:r>
    </w:p>
    <w:p w14:paraId="55D30AAC" w14:textId="77777777" w:rsidR="00A7579B" w:rsidRPr="00903DBA" w:rsidRDefault="00A7579B" w:rsidP="00A7579B">
      <w:pPr>
        <w:pStyle w:val="Code"/>
        <w:rPr>
          <w:highlight w:val="white"/>
        </w:rPr>
      </w:pPr>
      <w:r w:rsidRPr="00903DBA">
        <w:rPr>
          <w:highlight w:val="white"/>
        </w:rPr>
        <w:t xml:space="preserve">      m_operandArray[2] = operand2;</w:t>
      </w:r>
    </w:p>
    <w:p w14:paraId="1C4D591B" w14:textId="77777777" w:rsidR="00A7579B" w:rsidRPr="00903DBA" w:rsidRDefault="00A7579B" w:rsidP="00A7579B">
      <w:pPr>
        <w:pStyle w:val="Code"/>
        <w:rPr>
          <w:highlight w:val="white"/>
        </w:rPr>
      </w:pPr>
      <w:r w:rsidRPr="00903DBA">
        <w:rPr>
          <w:highlight w:val="white"/>
        </w:rPr>
        <w:t xml:space="preserve">    }</w:t>
      </w:r>
    </w:p>
    <w:p w14:paraId="5E601482" w14:textId="77777777" w:rsidR="00A7579B" w:rsidRPr="00903DBA" w:rsidRDefault="00A7579B" w:rsidP="00A7579B">
      <w:pPr>
        <w:pStyle w:val="Code"/>
        <w:rPr>
          <w:highlight w:val="white"/>
        </w:rPr>
      </w:pPr>
    </w:p>
    <w:p w14:paraId="26FFA5CE" w14:textId="77777777" w:rsidR="00A7579B" w:rsidRPr="00903DBA" w:rsidRDefault="00A7579B" w:rsidP="00A7579B">
      <w:pPr>
        <w:pStyle w:val="Code"/>
        <w:rPr>
          <w:highlight w:val="white"/>
        </w:rPr>
      </w:pPr>
      <w:r w:rsidRPr="00903DBA">
        <w:rPr>
          <w:highlight w:val="white"/>
        </w:rPr>
        <w:t xml:space="preserve">    public MiddleOperator Operator {</w:t>
      </w:r>
    </w:p>
    <w:p w14:paraId="38889CDD" w14:textId="77777777" w:rsidR="00A7579B" w:rsidRPr="00903DBA" w:rsidRDefault="00A7579B" w:rsidP="00A7579B">
      <w:pPr>
        <w:pStyle w:val="Code"/>
        <w:rPr>
          <w:highlight w:val="white"/>
        </w:rPr>
      </w:pPr>
      <w:r w:rsidRPr="00903DBA">
        <w:rPr>
          <w:highlight w:val="white"/>
        </w:rPr>
        <w:t xml:space="preserve">      get { return m_middleOperator; }</w:t>
      </w:r>
    </w:p>
    <w:p w14:paraId="6BF699A2" w14:textId="77777777" w:rsidR="00A7579B" w:rsidRPr="00903DBA" w:rsidRDefault="00A7579B" w:rsidP="00A7579B">
      <w:pPr>
        <w:pStyle w:val="Code"/>
        <w:rPr>
          <w:highlight w:val="white"/>
        </w:rPr>
      </w:pPr>
      <w:r w:rsidRPr="00903DBA">
        <w:rPr>
          <w:highlight w:val="white"/>
        </w:rPr>
        <w:t xml:space="preserve">      set { m_middleOperator = value; }</w:t>
      </w:r>
    </w:p>
    <w:p w14:paraId="6E70C366" w14:textId="77777777" w:rsidR="00A7579B" w:rsidRPr="00903DBA" w:rsidRDefault="00A7579B" w:rsidP="00A7579B">
      <w:pPr>
        <w:pStyle w:val="Code"/>
        <w:rPr>
          <w:highlight w:val="white"/>
        </w:rPr>
      </w:pPr>
      <w:r w:rsidRPr="00903DBA">
        <w:rPr>
          <w:highlight w:val="white"/>
        </w:rPr>
        <w:t xml:space="preserve">    }</w:t>
      </w:r>
    </w:p>
    <w:p w14:paraId="77052174" w14:textId="77777777" w:rsidR="00A7579B" w:rsidRPr="00903DBA" w:rsidRDefault="00A7579B" w:rsidP="00A7579B">
      <w:pPr>
        <w:pStyle w:val="Code"/>
        <w:rPr>
          <w:highlight w:val="white"/>
        </w:rPr>
      </w:pPr>
    </w:p>
    <w:p w14:paraId="1AE153A8" w14:textId="77777777" w:rsidR="00A7579B" w:rsidRPr="00903DBA" w:rsidRDefault="00A7579B" w:rsidP="00A7579B">
      <w:pPr>
        <w:pStyle w:val="Code"/>
        <w:rPr>
          <w:highlight w:val="white"/>
        </w:rPr>
      </w:pPr>
      <w:r w:rsidRPr="00903DBA">
        <w:rPr>
          <w:highlight w:val="white"/>
        </w:rPr>
        <w:t xml:space="preserve">    public object this[int index] {</w:t>
      </w:r>
    </w:p>
    <w:p w14:paraId="515318E4" w14:textId="77777777" w:rsidR="00A7579B" w:rsidRPr="00903DBA" w:rsidRDefault="00A7579B" w:rsidP="00A7579B">
      <w:pPr>
        <w:pStyle w:val="Code"/>
        <w:rPr>
          <w:highlight w:val="white"/>
        </w:rPr>
      </w:pPr>
      <w:r w:rsidRPr="00903DBA">
        <w:rPr>
          <w:highlight w:val="white"/>
        </w:rPr>
        <w:t xml:space="preserve">      get { return m_operandArray[index]; }</w:t>
      </w:r>
    </w:p>
    <w:p w14:paraId="7BEEB9E4" w14:textId="77777777" w:rsidR="00A7579B" w:rsidRPr="00903DBA" w:rsidRDefault="00A7579B" w:rsidP="00A7579B">
      <w:pPr>
        <w:pStyle w:val="Code"/>
        <w:rPr>
          <w:highlight w:val="white"/>
        </w:rPr>
      </w:pPr>
      <w:r w:rsidRPr="00903DBA">
        <w:rPr>
          <w:highlight w:val="white"/>
        </w:rPr>
        <w:t xml:space="preserve">      set { m_operandArray[index] = value;  }</w:t>
      </w:r>
    </w:p>
    <w:p w14:paraId="105E6295" w14:textId="77777777" w:rsidR="00A7579B" w:rsidRPr="00903DBA" w:rsidRDefault="00A7579B" w:rsidP="00A7579B">
      <w:pPr>
        <w:pStyle w:val="Code"/>
        <w:rPr>
          <w:highlight w:val="white"/>
        </w:rPr>
      </w:pPr>
      <w:r w:rsidRPr="00903DBA">
        <w:rPr>
          <w:highlight w:val="white"/>
        </w:rPr>
        <w:t xml:space="preserve">    }</w:t>
      </w:r>
    </w:p>
    <w:p w14:paraId="0FF8A042" w14:textId="77777777" w:rsidR="00A7579B" w:rsidRPr="00903DBA" w:rsidRDefault="00A7579B" w:rsidP="00A7579B">
      <w:pPr>
        <w:pStyle w:val="Code"/>
        <w:rPr>
          <w:highlight w:val="white"/>
        </w:rPr>
      </w:pPr>
    </w:p>
    <w:p w14:paraId="5028CB4F" w14:textId="77777777" w:rsidR="00A7579B" w:rsidRPr="00903DBA" w:rsidRDefault="00A7579B" w:rsidP="00A7579B">
      <w:pPr>
        <w:pStyle w:val="Code"/>
        <w:rPr>
          <w:highlight w:val="white"/>
        </w:rPr>
      </w:pPr>
      <w:r w:rsidRPr="00903DBA">
        <w:rPr>
          <w:highlight w:val="white"/>
        </w:rPr>
        <w:t xml:space="preserve">    public void Clear() {</w:t>
      </w:r>
    </w:p>
    <w:p w14:paraId="480C6C8A" w14:textId="77777777" w:rsidR="00A7579B" w:rsidRPr="00903DBA" w:rsidRDefault="00A7579B" w:rsidP="00A7579B">
      <w:pPr>
        <w:pStyle w:val="Code"/>
        <w:rPr>
          <w:highlight w:val="white"/>
        </w:rPr>
      </w:pPr>
      <w:r w:rsidRPr="00903DBA">
        <w:rPr>
          <w:highlight w:val="white"/>
        </w:rPr>
        <w:t xml:space="preserve">      m_middleOperator = MiddleOperator.Empty;</w:t>
      </w:r>
    </w:p>
    <w:p w14:paraId="1FACD7FB" w14:textId="77777777" w:rsidR="00A7579B" w:rsidRPr="00903DBA" w:rsidRDefault="00A7579B" w:rsidP="00A7579B">
      <w:pPr>
        <w:pStyle w:val="Code"/>
        <w:rPr>
          <w:highlight w:val="white"/>
        </w:rPr>
      </w:pPr>
      <w:r w:rsidRPr="00903DBA">
        <w:rPr>
          <w:highlight w:val="white"/>
        </w:rPr>
        <w:t xml:space="preserve">      m_operandArray[0] = null;</w:t>
      </w:r>
    </w:p>
    <w:p w14:paraId="44E67699" w14:textId="77777777" w:rsidR="00A7579B" w:rsidRPr="00903DBA" w:rsidRDefault="00A7579B" w:rsidP="00A7579B">
      <w:pPr>
        <w:pStyle w:val="Code"/>
        <w:rPr>
          <w:highlight w:val="white"/>
        </w:rPr>
      </w:pPr>
      <w:r w:rsidRPr="00903DBA">
        <w:rPr>
          <w:highlight w:val="white"/>
        </w:rPr>
        <w:t xml:space="preserve">      m_operandArray[1] = null;</w:t>
      </w:r>
    </w:p>
    <w:p w14:paraId="5860B12F" w14:textId="77777777" w:rsidR="00A7579B" w:rsidRPr="00903DBA" w:rsidRDefault="00A7579B" w:rsidP="00A7579B">
      <w:pPr>
        <w:pStyle w:val="Code"/>
        <w:rPr>
          <w:highlight w:val="white"/>
        </w:rPr>
      </w:pPr>
      <w:r w:rsidRPr="00903DBA">
        <w:rPr>
          <w:highlight w:val="white"/>
        </w:rPr>
        <w:t xml:space="preserve">      m_operandArray[2] = null;</w:t>
      </w:r>
    </w:p>
    <w:p w14:paraId="107A3D9B" w14:textId="77777777" w:rsidR="00A7579B" w:rsidRPr="00903DBA" w:rsidRDefault="00A7579B" w:rsidP="00A7579B">
      <w:pPr>
        <w:pStyle w:val="Code"/>
        <w:rPr>
          <w:highlight w:val="white"/>
        </w:rPr>
      </w:pPr>
      <w:r w:rsidRPr="00903DBA">
        <w:rPr>
          <w:highlight w:val="white"/>
        </w:rPr>
        <w:t xml:space="preserve">    }</w:t>
      </w:r>
    </w:p>
    <w:p w14:paraId="3C9A1B81" w14:textId="77777777" w:rsidR="00A7579B" w:rsidRPr="00903DBA" w:rsidRDefault="00A7579B" w:rsidP="00A7579B">
      <w:pPr>
        <w:rPr>
          <w:highlight w:val="white"/>
        </w:rPr>
      </w:pPr>
      <w:r w:rsidRPr="00903DBA">
        <w:rPr>
          <w:highlight w:val="white"/>
        </w:rPr>
        <w:t xml:space="preserve">The </w:t>
      </w:r>
      <w:r w:rsidRPr="00903DBA">
        <w:rPr>
          <w:rStyle w:val="KeyWord0"/>
          <w:highlight w:val="white"/>
        </w:rPr>
        <w:t>IsGoto</w:t>
      </w:r>
      <w:r w:rsidRPr="00903DBA">
        <w:rPr>
          <w:highlight w:val="white"/>
        </w:rPr>
        <w:t xml:space="preserve">, </w:t>
      </w:r>
      <w:r w:rsidRPr="00903DBA">
        <w:rPr>
          <w:rStyle w:val="KeyWord0"/>
          <w:highlight w:val="white"/>
        </w:rPr>
        <w:t>IsCarry</w:t>
      </w:r>
      <w:r w:rsidRPr="00903DBA">
        <w:rPr>
          <w:highlight w:val="white"/>
        </w:rPr>
        <w:t xml:space="preserve">, and </w:t>
      </w:r>
      <w:r w:rsidRPr="00903DBA">
        <w:rPr>
          <w:rStyle w:val="KeyWord0"/>
          <w:highlight w:val="white"/>
        </w:rPr>
        <w:t>IsRelation</w:t>
      </w:r>
      <w:r w:rsidRPr="00903DBA">
        <w:rPr>
          <w:highlight w:val="white"/>
        </w:rPr>
        <w:t xml:space="preserve"> methods test whether the middle code is a jump instruction.</w:t>
      </w:r>
    </w:p>
    <w:p w14:paraId="7F1E068A" w14:textId="77777777" w:rsidR="00A7579B" w:rsidRPr="00903DBA" w:rsidRDefault="00A7579B" w:rsidP="00A7579B">
      <w:pPr>
        <w:pStyle w:val="Code"/>
        <w:rPr>
          <w:highlight w:val="white"/>
        </w:rPr>
      </w:pPr>
      <w:r w:rsidRPr="00903DBA">
        <w:rPr>
          <w:highlight w:val="white"/>
        </w:rPr>
        <w:t xml:space="preserve">    public bool IsGoto() {</w:t>
      </w:r>
    </w:p>
    <w:p w14:paraId="3DEDE4CD" w14:textId="77777777" w:rsidR="00A7579B" w:rsidRPr="00903DBA" w:rsidRDefault="00A7579B" w:rsidP="00A7579B">
      <w:pPr>
        <w:pStyle w:val="Code"/>
        <w:rPr>
          <w:highlight w:val="white"/>
        </w:rPr>
      </w:pPr>
      <w:r w:rsidRPr="00903DBA">
        <w:rPr>
          <w:highlight w:val="white"/>
        </w:rPr>
        <w:t xml:space="preserve">      return (m_middleOperator == MiddleOperator.Goto);</w:t>
      </w:r>
    </w:p>
    <w:p w14:paraId="6A6F724C" w14:textId="77777777" w:rsidR="00A7579B" w:rsidRPr="00903DBA" w:rsidRDefault="00A7579B" w:rsidP="00A7579B">
      <w:pPr>
        <w:pStyle w:val="Code"/>
        <w:rPr>
          <w:highlight w:val="white"/>
        </w:rPr>
      </w:pPr>
      <w:r w:rsidRPr="00903DBA">
        <w:rPr>
          <w:highlight w:val="white"/>
        </w:rPr>
        <w:t xml:space="preserve">    }</w:t>
      </w:r>
    </w:p>
    <w:p w14:paraId="5080C80B" w14:textId="77777777" w:rsidR="00A7579B" w:rsidRPr="00903DBA" w:rsidRDefault="00A7579B" w:rsidP="00A7579B">
      <w:pPr>
        <w:pStyle w:val="Code"/>
        <w:rPr>
          <w:highlight w:val="white"/>
        </w:rPr>
      </w:pPr>
    </w:p>
    <w:p w14:paraId="77872030" w14:textId="77777777" w:rsidR="00A7579B" w:rsidRPr="00903DBA" w:rsidRDefault="00A7579B" w:rsidP="00A7579B">
      <w:pPr>
        <w:pStyle w:val="Code"/>
        <w:rPr>
          <w:highlight w:val="white"/>
        </w:rPr>
      </w:pPr>
      <w:r w:rsidRPr="00903DBA">
        <w:rPr>
          <w:highlight w:val="white"/>
        </w:rPr>
        <w:t xml:space="preserve">    public bool IsCarry() {</w:t>
      </w:r>
    </w:p>
    <w:p w14:paraId="15EADB9C" w14:textId="77777777" w:rsidR="00A7579B" w:rsidRPr="00903DBA" w:rsidRDefault="00A7579B" w:rsidP="00A7579B">
      <w:pPr>
        <w:pStyle w:val="Code"/>
        <w:rPr>
          <w:highlight w:val="white"/>
        </w:rPr>
      </w:pPr>
      <w:r w:rsidRPr="00903DBA">
        <w:rPr>
          <w:highlight w:val="white"/>
        </w:rPr>
        <w:t xml:space="preserve">      return (m_middleOperator == MiddleOperator.Carry) ||</w:t>
      </w:r>
    </w:p>
    <w:p w14:paraId="6DF7A10C" w14:textId="77777777" w:rsidR="00A7579B" w:rsidRPr="00903DBA" w:rsidRDefault="00A7579B" w:rsidP="00A7579B">
      <w:pPr>
        <w:pStyle w:val="Code"/>
        <w:rPr>
          <w:highlight w:val="white"/>
        </w:rPr>
      </w:pPr>
      <w:r w:rsidRPr="00903DBA">
        <w:rPr>
          <w:highlight w:val="white"/>
        </w:rPr>
        <w:t xml:space="preserve">             (m_middleOperator == MiddleOperator.NotCarry);</w:t>
      </w:r>
    </w:p>
    <w:p w14:paraId="4FEA3E19" w14:textId="77777777" w:rsidR="00A7579B" w:rsidRPr="00903DBA" w:rsidRDefault="00A7579B" w:rsidP="00A7579B">
      <w:pPr>
        <w:pStyle w:val="Code"/>
        <w:rPr>
          <w:highlight w:val="white"/>
        </w:rPr>
      </w:pPr>
      <w:r w:rsidRPr="00903DBA">
        <w:rPr>
          <w:highlight w:val="white"/>
        </w:rPr>
        <w:t xml:space="preserve">    }</w:t>
      </w:r>
    </w:p>
    <w:p w14:paraId="685D1EEB" w14:textId="77777777" w:rsidR="00A7579B" w:rsidRPr="00903DBA" w:rsidRDefault="00A7579B" w:rsidP="00A7579B">
      <w:pPr>
        <w:pStyle w:val="Code"/>
        <w:rPr>
          <w:highlight w:val="white"/>
        </w:rPr>
      </w:pPr>
    </w:p>
    <w:p w14:paraId="57781568" w14:textId="77777777" w:rsidR="00A7579B" w:rsidRPr="00903DBA" w:rsidRDefault="00A7579B" w:rsidP="00A7579B">
      <w:pPr>
        <w:pStyle w:val="Code"/>
        <w:rPr>
          <w:highlight w:val="white"/>
        </w:rPr>
      </w:pPr>
      <w:r w:rsidRPr="00903DBA">
        <w:rPr>
          <w:highlight w:val="white"/>
        </w:rPr>
        <w:t xml:space="preserve">    public bool IsRelation() {</w:t>
      </w:r>
    </w:p>
    <w:p w14:paraId="34DA102C" w14:textId="77777777" w:rsidR="00A7579B" w:rsidRPr="00903DBA" w:rsidRDefault="00A7579B" w:rsidP="00A7579B">
      <w:pPr>
        <w:pStyle w:val="Code"/>
        <w:rPr>
          <w:highlight w:val="white"/>
        </w:rPr>
      </w:pPr>
      <w:r w:rsidRPr="00903DBA">
        <w:rPr>
          <w:highlight w:val="white"/>
        </w:rPr>
        <w:t xml:space="preserve">      switch (m_middleOperator) {</w:t>
      </w:r>
    </w:p>
    <w:p w14:paraId="2CAB3636" w14:textId="77777777" w:rsidR="00A7579B" w:rsidRPr="00903DBA" w:rsidRDefault="00A7579B" w:rsidP="00A7579B">
      <w:pPr>
        <w:pStyle w:val="Code"/>
        <w:rPr>
          <w:highlight w:val="white"/>
        </w:rPr>
      </w:pPr>
      <w:r w:rsidRPr="00903DBA">
        <w:rPr>
          <w:highlight w:val="white"/>
        </w:rPr>
        <w:t xml:space="preserve">        case MiddleOperator.Case:</w:t>
      </w:r>
    </w:p>
    <w:p w14:paraId="3F4B815F" w14:textId="77777777" w:rsidR="00A7579B" w:rsidRPr="00903DBA" w:rsidRDefault="00A7579B" w:rsidP="00A7579B">
      <w:pPr>
        <w:pStyle w:val="Code"/>
        <w:rPr>
          <w:highlight w:val="white"/>
        </w:rPr>
      </w:pPr>
      <w:r w:rsidRPr="00903DBA">
        <w:rPr>
          <w:highlight w:val="white"/>
        </w:rPr>
        <w:t xml:space="preserve">        case MiddleOperator.Equal:</w:t>
      </w:r>
    </w:p>
    <w:p w14:paraId="4EAEE57D" w14:textId="77777777" w:rsidR="00A7579B" w:rsidRPr="00903DBA" w:rsidRDefault="00A7579B" w:rsidP="00A7579B">
      <w:pPr>
        <w:pStyle w:val="Code"/>
        <w:rPr>
          <w:highlight w:val="white"/>
        </w:rPr>
      </w:pPr>
      <w:r w:rsidRPr="00903DBA">
        <w:rPr>
          <w:highlight w:val="white"/>
        </w:rPr>
        <w:t xml:space="preserve">        case MiddleOperator.NotEqual:</w:t>
      </w:r>
    </w:p>
    <w:p w14:paraId="26A6CD4B" w14:textId="77777777" w:rsidR="00A7579B" w:rsidRPr="00903DBA" w:rsidRDefault="00A7579B" w:rsidP="00A7579B">
      <w:pPr>
        <w:pStyle w:val="Code"/>
        <w:rPr>
          <w:highlight w:val="white"/>
        </w:rPr>
      </w:pPr>
      <w:r w:rsidRPr="00903DBA">
        <w:rPr>
          <w:highlight w:val="white"/>
        </w:rPr>
        <w:t xml:space="preserve">        case MiddleOperator.SignedLessThan:</w:t>
      </w:r>
    </w:p>
    <w:p w14:paraId="681E8AC3" w14:textId="77777777" w:rsidR="00A7579B" w:rsidRPr="00903DBA" w:rsidRDefault="00A7579B" w:rsidP="00A7579B">
      <w:pPr>
        <w:pStyle w:val="Code"/>
        <w:rPr>
          <w:highlight w:val="white"/>
        </w:rPr>
      </w:pPr>
      <w:r w:rsidRPr="00903DBA">
        <w:rPr>
          <w:highlight w:val="white"/>
        </w:rPr>
        <w:t xml:space="preserve">        case MiddleOperator.SignedLessThanEqual:</w:t>
      </w:r>
    </w:p>
    <w:p w14:paraId="76BE56D8" w14:textId="77777777" w:rsidR="00A7579B" w:rsidRPr="00903DBA" w:rsidRDefault="00A7579B" w:rsidP="00A7579B">
      <w:pPr>
        <w:pStyle w:val="Code"/>
        <w:rPr>
          <w:highlight w:val="white"/>
        </w:rPr>
      </w:pPr>
      <w:r w:rsidRPr="00903DBA">
        <w:rPr>
          <w:highlight w:val="white"/>
        </w:rPr>
        <w:t xml:space="preserve">        case MiddleOperator.SignedGreaterThan:</w:t>
      </w:r>
    </w:p>
    <w:p w14:paraId="7F168DE8" w14:textId="77777777" w:rsidR="00A7579B" w:rsidRPr="00903DBA" w:rsidRDefault="00A7579B" w:rsidP="00A7579B">
      <w:pPr>
        <w:pStyle w:val="Code"/>
        <w:rPr>
          <w:highlight w:val="white"/>
        </w:rPr>
      </w:pPr>
      <w:r w:rsidRPr="00903DBA">
        <w:rPr>
          <w:highlight w:val="white"/>
        </w:rPr>
        <w:t xml:space="preserve">        case MiddleOperator.SignedGreaterThanEqual:</w:t>
      </w:r>
    </w:p>
    <w:p w14:paraId="1F4EFDC9" w14:textId="77777777" w:rsidR="00A7579B" w:rsidRPr="00903DBA" w:rsidRDefault="00A7579B" w:rsidP="00A7579B">
      <w:pPr>
        <w:pStyle w:val="Code"/>
        <w:rPr>
          <w:highlight w:val="white"/>
        </w:rPr>
      </w:pPr>
      <w:r w:rsidRPr="00903DBA">
        <w:rPr>
          <w:highlight w:val="white"/>
        </w:rPr>
        <w:t xml:space="preserve">        case MiddleOperator.UnsignedLessThan:</w:t>
      </w:r>
    </w:p>
    <w:p w14:paraId="346ACF47" w14:textId="77777777" w:rsidR="00A7579B" w:rsidRPr="00903DBA" w:rsidRDefault="00A7579B" w:rsidP="00A7579B">
      <w:pPr>
        <w:pStyle w:val="Code"/>
        <w:rPr>
          <w:highlight w:val="white"/>
        </w:rPr>
      </w:pPr>
      <w:r w:rsidRPr="00903DBA">
        <w:rPr>
          <w:highlight w:val="white"/>
        </w:rPr>
        <w:t xml:space="preserve">        case MiddleOperator.UnsignedLessThanEqual:</w:t>
      </w:r>
    </w:p>
    <w:p w14:paraId="009EA6AC" w14:textId="77777777" w:rsidR="00A7579B" w:rsidRPr="00903DBA" w:rsidRDefault="00A7579B" w:rsidP="00A7579B">
      <w:pPr>
        <w:pStyle w:val="Code"/>
        <w:rPr>
          <w:highlight w:val="white"/>
        </w:rPr>
      </w:pPr>
      <w:r w:rsidRPr="00903DBA">
        <w:rPr>
          <w:highlight w:val="white"/>
        </w:rPr>
        <w:t xml:space="preserve">        case MiddleOperator.UnsignedGreaterThan:</w:t>
      </w:r>
    </w:p>
    <w:p w14:paraId="616CB9B9" w14:textId="77777777" w:rsidR="00A7579B" w:rsidRPr="00903DBA" w:rsidRDefault="00A7579B" w:rsidP="00A7579B">
      <w:pPr>
        <w:pStyle w:val="Code"/>
        <w:rPr>
          <w:highlight w:val="white"/>
        </w:rPr>
      </w:pPr>
      <w:r w:rsidRPr="00903DBA">
        <w:rPr>
          <w:highlight w:val="white"/>
        </w:rPr>
        <w:t xml:space="preserve">        case MiddleOperator.UnsignedGreaterThanEqual:</w:t>
      </w:r>
    </w:p>
    <w:p w14:paraId="231DD29D" w14:textId="77777777" w:rsidR="00A7579B" w:rsidRPr="00903DBA" w:rsidRDefault="00A7579B" w:rsidP="00A7579B">
      <w:pPr>
        <w:pStyle w:val="Code"/>
        <w:rPr>
          <w:highlight w:val="white"/>
        </w:rPr>
      </w:pPr>
      <w:r w:rsidRPr="00903DBA">
        <w:rPr>
          <w:highlight w:val="white"/>
        </w:rPr>
        <w:t xml:space="preserve">          return true;</w:t>
      </w:r>
    </w:p>
    <w:p w14:paraId="4A259F43" w14:textId="77777777" w:rsidR="00A7579B" w:rsidRPr="00903DBA" w:rsidRDefault="00A7579B" w:rsidP="00A7579B">
      <w:pPr>
        <w:pStyle w:val="Code"/>
        <w:rPr>
          <w:highlight w:val="white"/>
        </w:rPr>
      </w:pPr>
      <w:r w:rsidRPr="00903DBA">
        <w:rPr>
          <w:highlight w:val="white"/>
        </w:rPr>
        <w:t xml:space="preserve">        </w:t>
      </w:r>
    </w:p>
    <w:p w14:paraId="205B9918" w14:textId="77777777" w:rsidR="00A7579B" w:rsidRPr="00903DBA" w:rsidRDefault="00A7579B" w:rsidP="00A7579B">
      <w:pPr>
        <w:pStyle w:val="Code"/>
        <w:rPr>
          <w:highlight w:val="white"/>
        </w:rPr>
      </w:pPr>
      <w:r w:rsidRPr="00903DBA">
        <w:rPr>
          <w:highlight w:val="white"/>
        </w:rPr>
        <w:t xml:space="preserve">        default:</w:t>
      </w:r>
    </w:p>
    <w:p w14:paraId="750CF9B1" w14:textId="77777777" w:rsidR="00A7579B" w:rsidRPr="00903DBA" w:rsidRDefault="00A7579B" w:rsidP="00A7579B">
      <w:pPr>
        <w:pStyle w:val="Code"/>
        <w:rPr>
          <w:highlight w:val="white"/>
        </w:rPr>
      </w:pPr>
      <w:r w:rsidRPr="00903DBA">
        <w:rPr>
          <w:highlight w:val="white"/>
        </w:rPr>
        <w:t xml:space="preserve">          return false;</w:t>
      </w:r>
    </w:p>
    <w:p w14:paraId="0DD4028D" w14:textId="77777777" w:rsidR="00A7579B" w:rsidRPr="00903DBA" w:rsidRDefault="00A7579B" w:rsidP="00A7579B">
      <w:pPr>
        <w:pStyle w:val="Code"/>
        <w:rPr>
          <w:highlight w:val="white"/>
        </w:rPr>
      </w:pPr>
      <w:r w:rsidRPr="00903DBA">
        <w:rPr>
          <w:highlight w:val="white"/>
        </w:rPr>
        <w:t xml:space="preserve">      }</w:t>
      </w:r>
    </w:p>
    <w:p w14:paraId="19728975" w14:textId="77777777" w:rsidR="00A7579B" w:rsidRPr="00903DBA" w:rsidRDefault="00A7579B" w:rsidP="00A7579B">
      <w:pPr>
        <w:pStyle w:val="Code"/>
        <w:rPr>
          <w:highlight w:val="white"/>
        </w:rPr>
      </w:pPr>
      <w:r w:rsidRPr="00903DBA">
        <w:rPr>
          <w:highlight w:val="white"/>
        </w:rPr>
        <w:t xml:space="preserve">    }</w:t>
      </w:r>
    </w:p>
    <w:p w14:paraId="5A1003C0" w14:textId="77777777" w:rsidR="00A7579B" w:rsidRPr="00903DBA" w:rsidRDefault="00A7579B" w:rsidP="00A7579B">
      <w:pPr>
        <w:pStyle w:val="Code"/>
        <w:rPr>
          <w:highlight w:val="white"/>
        </w:rPr>
      </w:pPr>
    </w:p>
    <w:p w14:paraId="336CCA12" w14:textId="77777777" w:rsidR="00A7579B" w:rsidRPr="00903DBA" w:rsidRDefault="00A7579B" w:rsidP="00A7579B">
      <w:pPr>
        <w:pStyle w:val="Code"/>
        <w:rPr>
          <w:highlight w:val="white"/>
        </w:rPr>
      </w:pPr>
      <w:r w:rsidRPr="00903DBA">
        <w:rPr>
          <w:highlight w:val="white"/>
        </w:rPr>
        <w:t xml:space="preserve">    public bool IsRelationCarryOrGoto() {</w:t>
      </w:r>
    </w:p>
    <w:p w14:paraId="6F90EEE6" w14:textId="77777777" w:rsidR="00A7579B" w:rsidRPr="00903DBA" w:rsidRDefault="00A7579B" w:rsidP="00A7579B">
      <w:pPr>
        <w:pStyle w:val="Code"/>
        <w:rPr>
          <w:highlight w:val="white"/>
        </w:rPr>
      </w:pPr>
      <w:r w:rsidRPr="00903DBA">
        <w:rPr>
          <w:highlight w:val="white"/>
        </w:rPr>
        <w:t xml:space="preserve">      return IsRelation() || IsCarry() || IsGoto();</w:t>
      </w:r>
    </w:p>
    <w:p w14:paraId="2629F002" w14:textId="77777777" w:rsidR="00A7579B" w:rsidRPr="00903DBA" w:rsidRDefault="00A7579B" w:rsidP="00A7579B">
      <w:pPr>
        <w:pStyle w:val="Code"/>
        <w:rPr>
          <w:highlight w:val="white"/>
        </w:rPr>
      </w:pPr>
      <w:r w:rsidRPr="00903DBA">
        <w:rPr>
          <w:highlight w:val="white"/>
        </w:rPr>
        <w:t xml:space="preserve">    }</w:t>
      </w:r>
    </w:p>
    <w:p w14:paraId="31E93958" w14:textId="77777777" w:rsidR="00A7579B" w:rsidRPr="00903DBA" w:rsidRDefault="00A7579B" w:rsidP="00A7579B">
      <w:pPr>
        <w:rPr>
          <w:highlight w:val="white"/>
        </w:rPr>
      </w:pPr>
      <w:r w:rsidRPr="00903DBA">
        <w:rPr>
          <w:highlight w:val="white"/>
        </w:rPr>
        <w:t xml:space="preserve">The </w:t>
      </w:r>
      <w:r w:rsidRPr="00903DBA">
        <w:rPr>
          <w:rStyle w:val="KeyWord0"/>
          <w:highlight w:val="white"/>
        </w:rPr>
        <w:t>IsBinary</w:t>
      </w:r>
      <w:r w:rsidRPr="00903DBA">
        <w:rPr>
          <w:highlight w:val="white"/>
        </w:rPr>
        <w:t xml:space="preserve">, </w:t>
      </w:r>
      <w:r w:rsidRPr="00903DBA">
        <w:rPr>
          <w:rStyle w:val="KeyWord0"/>
          <w:highlight w:val="white"/>
        </w:rPr>
        <w:t>IsCommutative</w:t>
      </w:r>
      <w:r w:rsidRPr="00903DBA">
        <w:rPr>
          <w:highlight w:val="white"/>
        </w:rPr>
        <w:t xml:space="preserve">, and </w:t>
      </w:r>
      <w:r w:rsidRPr="00903DBA">
        <w:rPr>
          <w:rStyle w:val="KeyWord0"/>
          <w:highlight w:val="white"/>
        </w:rPr>
        <w:t>IsShift</w:t>
      </w:r>
      <w:r w:rsidRPr="00903DBA">
        <w:rPr>
          <w:highlight w:val="white"/>
        </w:rPr>
        <w:t xml:space="preserve"> methods test the operator of the middle code.</w:t>
      </w:r>
    </w:p>
    <w:p w14:paraId="5B49BCC9" w14:textId="77777777" w:rsidR="00A7579B" w:rsidRPr="00903DBA" w:rsidRDefault="00A7579B" w:rsidP="00A7579B">
      <w:pPr>
        <w:pStyle w:val="Code"/>
        <w:rPr>
          <w:highlight w:val="white"/>
        </w:rPr>
      </w:pPr>
      <w:r w:rsidRPr="00903DBA">
        <w:rPr>
          <w:highlight w:val="white"/>
        </w:rPr>
        <w:t xml:space="preserve">    public bool IsBinary() {</w:t>
      </w:r>
    </w:p>
    <w:p w14:paraId="36DC405D" w14:textId="77777777" w:rsidR="00A7579B" w:rsidRPr="00903DBA" w:rsidRDefault="00A7579B" w:rsidP="00A7579B">
      <w:pPr>
        <w:pStyle w:val="Code"/>
        <w:rPr>
          <w:highlight w:val="white"/>
        </w:rPr>
      </w:pPr>
      <w:r w:rsidRPr="00903DBA">
        <w:rPr>
          <w:highlight w:val="white"/>
        </w:rPr>
        <w:t xml:space="preserve">      switch (m_middleOperator) {</w:t>
      </w:r>
    </w:p>
    <w:p w14:paraId="3A9E055B" w14:textId="77777777" w:rsidR="00A7579B" w:rsidRPr="00903DBA" w:rsidRDefault="00A7579B" w:rsidP="00A7579B">
      <w:pPr>
        <w:pStyle w:val="Code"/>
        <w:rPr>
          <w:highlight w:val="white"/>
        </w:rPr>
      </w:pPr>
      <w:r w:rsidRPr="00903DBA">
        <w:rPr>
          <w:highlight w:val="white"/>
        </w:rPr>
        <w:t xml:space="preserve">        case MiddleOperator.BinaryAdd:</w:t>
      </w:r>
    </w:p>
    <w:p w14:paraId="5B40382B" w14:textId="77777777" w:rsidR="00A7579B" w:rsidRPr="00903DBA" w:rsidRDefault="00A7579B" w:rsidP="00A7579B">
      <w:pPr>
        <w:pStyle w:val="Code"/>
        <w:rPr>
          <w:highlight w:val="white"/>
        </w:rPr>
      </w:pPr>
      <w:r w:rsidRPr="00903DBA">
        <w:rPr>
          <w:highlight w:val="white"/>
        </w:rPr>
        <w:t xml:space="preserve">        case MiddleOperator.BinarySubtract:</w:t>
      </w:r>
    </w:p>
    <w:p w14:paraId="49B7A7BB" w14:textId="77777777" w:rsidR="00A7579B" w:rsidRPr="00903DBA" w:rsidRDefault="00A7579B" w:rsidP="00A7579B">
      <w:pPr>
        <w:pStyle w:val="Code"/>
        <w:rPr>
          <w:highlight w:val="white"/>
        </w:rPr>
      </w:pPr>
      <w:r w:rsidRPr="00903DBA">
        <w:rPr>
          <w:highlight w:val="white"/>
        </w:rPr>
        <w:t xml:space="preserve">        case MiddleOperator.SignedMultiply:</w:t>
      </w:r>
    </w:p>
    <w:p w14:paraId="25AA902B" w14:textId="77777777" w:rsidR="00A7579B" w:rsidRPr="00903DBA" w:rsidRDefault="00A7579B" w:rsidP="00A7579B">
      <w:pPr>
        <w:pStyle w:val="Code"/>
        <w:rPr>
          <w:highlight w:val="white"/>
        </w:rPr>
      </w:pPr>
      <w:r w:rsidRPr="00903DBA">
        <w:rPr>
          <w:highlight w:val="white"/>
        </w:rPr>
        <w:t xml:space="preserve">        case MiddleOperator.SignedDivide:</w:t>
      </w:r>
    </w:p>
    <w:p w14:paraId="1B69964B" w14:textId="77777777" w:rsidR="00A7579B" w:rsidRPr="00903DBA" w:rsidRDefault="00A7579B" w:rsidP="00A7579B">
      <w:pPr>
        <w:pStyle w:val="Code"/>
        <w:rPr>
          <w:highlight w:val="white"/>
        </w:rPr>
      </w:pPr>
      <w:r w:rsidRPr="00903DBA">
        <w:rPr>
          <w:highlight w:val="white"/>
        </w:rPr>
        <w:t xml:space="preserve">        case MiddleOperator.SignedModulo:</w:t>
      </w:r>
    </w:p>
    <w:p w14:paraId="3CB77877" w14:textId="77777777" w:rsidR="00A7579B" w:rsidRPr="00903DBA" w:rsidRDefault="00A7579B" w:rsidP="00A7579B">
      <w:pPr>
        <w:pStyle w:val="Code"/>
        <w:rPr>
          <w:highlight w:val="white"/>
        </w:rPr>
      </w:pPr>
      <w:r w:rsidRPr="00903DBA">
        <w:rPr>
          <w:highlight w:val="white"/>
        </w:rPr>
        <w:t xml:space="preserve">        case MiddleOperator.UnsignedMultiply:</w:t>
      </w:r>
    </w:p>
    <w:p w14:paraId="65953011" w14:textId="77777777" w:rsidR="00A7579B" w:rsidRPr="00903DBA" w:rsidRDefault="00A7579B" w:rsidP="00A7579B">
      <w:pPr>
        <w:pStyle w:val="Code"/>
        <w:rPr>
          <w:highlight w:val="white"/>
        </w:rPr>
      </w:pPr>
      <w:r w:rsidRPr="00903DBA">
        <w:rPr>
          <w:highlight w:val="white"/>
        </w:rPr>
        <w:t xml:space="preserve">        case MiddleOperator.UnsignedDivide:</w:t>
      </w:r>
    </w:p>
    <w:p w14:paraId="2761D6EA" w14:textId="77777777" w:rsidR="00A7579B" w:rsidRPr="00903DBA" w:rsidRDefault="00A7579B" w:rsidP="00A7579B">
      <w:pPr>
        <w:pStyle w:val="Code"/>
        <w:rPr>
          <w:highlight w:val="white"/>
        </w:rPr>
      </w:pPr>
      <w:r w:rsidRPr="00903DBA">
        <w:rPr>
          <w:highlight w:val="white"/>
        </w:rPr>
        <w:t xml:space="preserve">        case MiddleOperator.UnsignedModulo:</w:t>
      </w:r>
    </w:p>
    <w:p w14:paraId="6F7EA792" w14:textId="77777777" w:rsidR="00A7579B" w:rsidRPr="00903DBA" w:rsidRDefault="00A7579B" w:rsidP="00A7579B">
      <w:pPr>
        <w:pStyle w:val="Code"/>
        <w:rPr>
          <w:highlight w:val="white"/>
        </w:rPr>
      </w:pPr>
      <w:r w:rsidRPr="00903DBA">
        <w:rPr>
          <w:highlight w:val="white"/>
        </w:rPr>
        <w:t xml:space="preserve">        case MiddleOperator.LogicalOr:</w:t>
      </w:r>
    </w:p>
    <w:p w14:paraId="68EF80B3" w14:textId="77777777" w:rsidR="00A7579B" w:rsidRPr="00903DBA" w:rsidRDefault="00A7579B" w:rsidP="00A7579B">
      <w:pPr>
        <w:pStyle w:val="Code"/>
        <w:rPr>
          <w:highlight w:val="white"/>
        </w:rPr>
      </w:pPr>
      <w:r w:rsidRPr="00903DBA">
        <w:rPr>
          <w:highlight w:val="white"/>
        </w:rPr>
        <w:t xml:space="preserve">        case MiddleOperator.LogicalAnd:</w:t>
      </w:r>
    </w:p>
    <w:p w14:paraId="47294C30" w14:textId="77777777" w:rsidR="00A7579B" w:rsidRPr="00903DBA" w:rsidRDefault="00A7579B" w:rsidP="00A7579B">
      <w:pPr>
        <w:pStyle w:val="Code"/>
        <w:rPr>
          <w:highlight w:val="white"/>
        </w:rPr>
      </w:pPr>
      <w:r w:rsidRPr="00903DBA">
        <w:rPr>
          <w:highlight w:val="white"/>
        </w:rPr>
        <w:t xml:space="preserve">        case MiddleOperator.BitwiseOr:</w:t>
      </w:r>
    </w:p>
    <w:p w14:paraId="165C9C44" w14:textId="77777777" w:rsidR="00A7579B" w:rsidRPr="00903DBA" w:rsidRDefault="00A7579B" w:rsidP="00A7579B">
      <w:pPr>
        <w:pStyle w:val="Code"/>
        <w:rPr>
          <w:highlight w:val="white"/>
        </w:rPr>
      </w:pPr>
      <w:r w:rsidRPr="00903DBA">
        <w:rPr>
          <w:highlight w:val="white"/>
        </w:rPr>
        <w:t xml:space="preserve">        case MiddleOperator.BitwiseXOr:</w:t>
      </w:r>
    </w:p>
    <w:p w14:paraId="79E39379" w14:textId="77777777" w:rsidR="00A7579B" w:rsidRPr="00903DBA" w:rsidRDefault="00A7579B" w:rsidP="00A7579B">
      <w:pPr>
        <w:pStyle w:val="Code"/>
        <w:rPr>
          <w:highlight w:val="white"/>
        </w:rPr>
      </w:pPr>
      <w:r w:rsidRPr="00903DBA">
        <w:rPr>
          <w:highlight w:val="white"/>
        </w:rPr>
        <w:t xml:space="preserve">        case MiddleOperator.BitwiseAnd:</w:t>
      </w:r>
    </w:p>
    <w:p w14:paraId="2A9D80B2" w14:textId="77777777" w:rsidR="00A7579B" w:rsidRPr="00903DBA" w:rsidRDefault="00A7579B" w:rsidP="00A7579B">
      <w:pPr>
        <w:pStyle w:val="Code"/>
        <w:rPr>
          <w:highlight w:val="white"/>
        </w:rPr>
      </w:pPr>
      <w:r w:rsidRPr="00903DBA">
        <w:rPr>
          <w:highlight w:val="white"/>
        </w:rPr>
        <w:t xml:space="preserve">        case MiddleOperator.ShiftLeft:</w:t>
      </w:r>
    </w:p>
    <w:p w14:paraId="775EEA54" w14:textId="77777777" w:rsidR="00A7579B" w:rsidRPr="00903DBA" w:rsidRDefault="00A7579B" w:rsidP="00A7579B">
      <w:pPr>
        <w:pStyle w:val="Code"/>
        <w:rPr>
          <w:highlight w:val="white"/>
        </w:rPr>
      </w:pPr>
      <w:r w:rsidRPr="00903DBA">
        <w:rPr>
          <w:highlight w:val="white"/>
        </w:rPr>
        <w:t xml:space="preserve">        case MiddleOperator.ShiftRight:</w:t>
      </w:r>
    </w:p>
    <w:p w14:paraId="0F50852A" w14:textId="77777777" w:rsidR="00A7579B" w:rsidRPr="00903DBA" w:rsidRDefault="00A7579B" w:rsidP="00A7579B">
      <w:pPr>
        <w:pStyle w:val="Code"/>
        <w:rPr>
          <w:highlight w:val="white"/>
        </w:rPr>
      </w:pPr>
      <w:r w:rsidRPr="00903DBA">
        <w:rPr>
          <w:highlight w:val="white"/>
        </w:rPr>
        <w:t xml:space="preserve">          return true;</w:t>
      </w:r>
    </w:p>
    <w:p w14:paraId="1F115E6C" w14:textId="77777777" w:rsidR="00A7579B" w:rsidRPr="00903DBA" w:rsidRDefault="00A7579B" w:rsidP="00A7579B">
      <w:pPr>
        <w:pStyle w:val="Code"/>
        <w:rPr>
          <w:highlight w:val="white"/>
        </w:rPr>
      </w:pPr>
      <w:r w:rsidRPr="00903DBA">
        <w:rPr>
          <w:highlight w:val="white"/>
        </w:rPr>
        <w:t xml:space="preserve">        </w:t>
      </w:r>
    </w:p>
    <w:p w14:paraId="7860179E" w14:textId="77777777" w:rsidR="00A7579B" w:rsidRPr="00903DBA" w:rsidRDefault="00A7579B" w:rsidP="00A7579B">
      <w:pPr>
        <w:pStyle w:val="Code"/>
        <w:rPr>
          <w:highlight w:val="white"/>
        </w:rPr>
      </w:pPr>
      <w:r w:rsidRPr="00903DBA">
        <w:rPr>
          <w:highlight w:val="white"/>
        </w:rPr>
        <w:t xml:space="preserve">        default:</w:t>
      </w:r>
    </w:p>
    <w:p w14:paraId="1977060E" w14:textId="77777777" w:rsidR="00A7579B" w:rsidRPr="00903DBA" w:rsidRDefault="00A7579B" w:rsidP="00A7579B">
      <w:pPr>
        <w:pStyle w:val="Code"/>
        <w:rPr>
          <w:highlight w:val="white"/>
        </w:rPr>
      </w:pPr>
      <w:r w:rsidRPr="00903DBA">
        <w:rPr>
          <w:highlight w:val="white"/>
        </w:rPr>
        <w:t xml:space="preserve">          return false;</w:t>
      </w:r>
    </w:p>
    <w:p w14:paraId="06301218" w14:textId="77777777" w:rsidR="00A7579B" w:rsidRPr="00903DBA" w:rsidRDefault="00A7579B" w:rsidP="00A7579B">
      <w:pPr>
        <w:pStyle w:val="Code"/>
        <w:rPr>
          <w:highlight w:val="white"/>
        </w:rPr>
      </w:pPr>
      <w:r w:rsidRPr="00903DBA">
        <w:rPr>
          <w:highlight w:val="white"/>
        </w:rPr>
        <w:t xml:space="preserve">      }</w:t>
      </w:r>
    </w:p>
    <w:p w14:paraId="7D32CF5F" w14:textId="77777777" w:rsidR="00A7579B" w:rsidRPr="00903DBA" w:rsidRDefault="00A7579B" w:rsidP="00A7579B">
      <w:pPr>
        <w:pStyle w:val="Code"/>
        <w:rPr>
          <w:highlight w:val="white"/>
        </w:rPr>
      </w:pPr>
      <w:r w:rsidRPr="00903DBA">
        <w:rPr>
          <w:highlight w:val="white"/>
        </w:rPr>
        <w:t xml:space="preserve">    }</w:t>
      </w:r>
    </w:p>
    <w:p w14:paraId="214A799B" w14:textId="77777777" w:rsidR="00A7579B" w:rsidRPr="00903DBA" w:rsidRDefault="00A7579B" w:rsidP="00A7579B">
      <w:pPr>
        <w:pStyle w:val="Code"/>
        <w:rPr>
          <w:highlight w:val="white"/>
        </w:rPr>
      </w:pPr>
      <w:r w:rsidRPr="00903DBA">
        <w:rPr>
          <w:highlight w:val="white"/>
        </w:rPr>
        <w:t xml:space="preserve"> </w:t>
      </w:r>
    </w:p>
    <w:p w14:paraId="41280028" w14:textId="77777777" w:rsidR="00A7579B" w:rsidRPr="00903DBA" w:rsidRDefault="00A7579B" w:rsidP="00A7579B">
      <w:pPr>
        <w:pStyle w:val="Code"/>
        <w:rPr>
          <w:highlight w:val="white"/>
        </w:rPr>
      </w:pPr>
      <w:r w:rsidRPr="00903DBA">
        <w:rPr>
          <w:highlight w:val="white"/>
        </w:rPr>
        <w:t xml:space="preserve">    public bool IsCommutative() {</w:t>
      </w:r>
    </w:p>
    <w:p w14:paraId="369AD7FF" w14:textId="77777777" w:rsidR="00A7579B" w:rsidRPr="00903DBA" w:rsidRDefault="00A7579B" w:rsidP="00A7579B">
      <w:pPr>
        <w:pStyle w:val="Code"/>
        <w:rPr>
          <w:highlight w:val="white"/>
        </w:rPr>
      </w:pPr>
      <w:r w:rsidRPr="00903DBA">
        <w:rPr>
          <w:highlight w:val="white"/>
        </w:rPr>
        <w:t xml:space="preserve">      switch (m_middleOperator) {</w:t>
      </w:r>
    </w:p>
    <w:p w14:paraId="6D5D26D4" w14:textId="77777777" w:rsidR="00A7579B" w:rsidRPr="00903DBA" w:rsidRDefault="00A7579B" w:rsidP="00A7579B">
      <w:pPr>
        <w:pStyle w:val="Code"/>
        <w:rPr>
          <w:highlight w:val="white"/>
        </w:rPr>
      </w:pPr>
      <w:r w:rsidRPr="00903DBA">
        <w:rPr>
          <w:highlight w:val="white"/>
        </w:rPr>
        <w:t xml:space="preserve">        case MiddleOperator.BinaryAdd:</w:t>
      </w:r>
    </w:p>
    <w:p w14:paraId="29A78103" w14:textId="77777777" w:rsidR="00A7579B" w:rsidRPr="00903DBA" w:rsidRDefault="00A7579B" w:rsidP="00A7579B">
      <w:pPr>
        <w:pStyle w:val="Code"/>
        <w:rPr>
          <w:highlight w:val="white"/>
        </w:rPr>
      </w:pPr>
      <w:r w:rsidRPr="00903DBA">
        <w:rPr>
          <w:highlight w:val="white"/>
        </w:rPr>
        <w:t xml:space="preserve">        case MiddleOperator.SignedMultiply:</w:t>
      </w:r>
    </w:p>
    <w:p w14:paraId="1A0D1C72" w14:textId="77777777" w:rsidR="00A7579B" w:rsidRPr="00903DBA" w:rsidRDefault="00A7579B" w:rsidP="00A7579B">
      <w:pPr>
        <w:pStyle w:val="Code"/>
        <w:rPr>
          <w:highlight w:val="white"/>
        </w:rPr>
      </w:pPr>
      <w:r w:rsidRPr="00903DBA">
        <w:rPr>
          <w:highlight w:val="white"/>
        </w:rPr>
        <w:t xml:space="preserve">        case MiddleOperator.UnsignedMultiply:</w:t>
      </w:r>
    </w:p>
    <w:p w14:paraId="0408F86A" w14:textId="77777777" w:rsidR="00A7579B" w:rsidRPr="00903DBA" w:rsidRDefault="00A7579B" w:rsidP="00A7579B">
      <w:pPr>
        <w:pStyle w:val="Code"/>
        <w:rPr>
          <w:highlight w:val="white"/>
        </w:rPr>
      </w:pPr>
      <w:r w:rsidRPr="00903DBA">
        <w:rPr>
          <w:highlight w:val="white"/>
        </w:rPr>
        <w:t xml:space="preserve">        case MiddleOperator.BitwiseOr:</w:t>
      </w:r>
    </w:p>
    <w:p w14:paraId="672EBA6B" w14:textId="77777777" w:rsidR="00A7579B" w:rsidRPr="00903DBA" w:rsidRDefault="00A7579B" w:rsidP="00A7579B">
      <w:pPr>
        <w:pStyle w:val="Code"/>
        <w:rPr>
          <w:highlight w:val="white"/>
        </w:rPr>
      </w:pPr>
      <w:r w:rsidRPr="00903DBA">
        <w:rPr>
          <w:highlight w:val="white"/>
        </w:rPr>
        <w:t xml:space="preserve">        case MiddleOperator.BitwiseXOr:</w:t>
      </w:r>
    </w:p>
    <w:p w14:paraId="06B298C1" w14:textId="77777777" w:rsidR="00A7579B" w:rsidRPr="00903DBA" w:rsidRDefault="00A7579B" w:rsidP="00A7579B">
      <w:pPr>
        <w:pStyle w:val="Code"/>
        <w:rPr>
          <w:highlight w:val="white"/>
        </w:rPr>
      </w:pPr>
      <w:r w:rsidRPr="00903DBA">
        <w:rPr>
          <w:highlight w:val="white"/>
        </w:rPr>
        <w:t xml:space="preserve">        case MiddleOperator.BitwiseAnd:</w:t>
      </w:r>
    </w:p>
    <w:p w14:paraId="0C9ADD96" w14:textId="77777777" w:rsidR="00A7579B" w:rsidRPr="00903DBA" w:rsidRDefault="00A7579B" w:rsidP="00A7579B">
      <w:pPr>
        <w:pStyle w:val="Code"/>
        <w:rPr>
          <w:highlight w:val="white"/>
        </w:rPr>
      </w:pPr>
      <w:r w:rsidRPr="00903DBA">
        <w:rPr>
          <w:highlight w:val="white"/>
        </w:rPr>
        <w:t xml:space="preserve">          return true;</w:t>
      </w:r>
    </w:p>
    <w:p w14:paraId="2C33832F" w14:textId="77777777" w:rsidR="00A7579B" w:rsidRPr="00903DBA" w:rsidRDefault="00A7579B" w:rsidP="00A7579B">
      <w:pPr>
        <w:pStyle w:val="Code"/>
        <w:rPr>
          <w:highlight w:val="white"/>
        </w:rPr>
      </w:pPr>
      <w:r w:rsidRPr="00903DBA">
        <w:rPr>
          <w:highlight w:val="white"/>
        </w:rPr>
        <w:t xml:space="preserve">        </w:t>
      </w:r>
    </w:p>
    <w:p w14:paraId="4F3C64AF" w14:textId="77777777" w:rsidR="00A7579B" w:rsidRPr="00903DBA" w:rsidRDefault="00A7579B" w:rsidP="00A7579B">
      <w:pPr>
        <w:pStyle w:val="Code"/>
        <w:rPr>
          <w:highlight w:val="white"/>
        </w:rPr>
      </w:pPr>
      <w:r w:rsidRPr="00903DBA">
        <w:rPr>
          <w:highlight w:val="white"/>
        </w:rPr>
        <w:t xml:space="preserve">        default:</w:t>
      </w:r>
    </w:p>
    <w:p w14:paraId="5AEF79C5" w14:textId="77777777" w:rsidR="00A7579B" w:rsidRPr="00903DBA" w:rsidRDefault="00A7579B" w:rsidP="00A7579B">
      <w:pPr>
        <w:pStyle w:val="Code"/>
        <w:rPr>
          <w:highlight w:val="white"/>
        </w:rPr>
      </w:pPr>
      <w:r w:rsidRPr="00903DBA">
        <w:rPr>
          <w:highlight w:val="white"/>
        </w:rPr>
        <w:t xml:space="preserve">          return false;</w:t>
      </w:r>
    </w:p>
    <w:p w14:paraId="301F5F7F" w14:textId="77777777" w:rsidR="00A7579B" w:rsidRPr="00903DBA" w:rsidRDefault="00A7579B" w:rsidP="00A7579B">
      <w:pPr>
        <w:pStyle w:val="Code"/>
        <w:rPr>
          <w:highlight w:val="white"/>
        </w:rPr>
      </w:pPr>
      <w:r w:rsidRPr="00903DBA">
        <w:rPr>
          <w:highlight w:val="white"/>
        </w:rPr>
        <w:t xml:space="preserve">      }</w:t>
      </w:r>
    </w:p>
    <w:p w14:paraId="3E9F5850" w14:textId="77777777" w:rsidR="00A7579B" w:rsidRPr="00903DBA" w:rsidRDefault="00A7579B" w:rsidP="00A7579B">
      <w:pPr>
        <w:pStyle w:val="Code"/>
        <w:rPr>
          <w:highlight w:val="white"/>
        </w:rPr>
      </w:pPr>
      <w:r w:rsidRPr="00903DBA">
        <w:rPr>
          <w:highlight w:val="white"/>
        </w:rPr>
        <w:t xml:space="preserve">    }</w:t>
      </w:r>
    </w:p>
    <w:p w14:paraId="020BD25A" w14:textId="77777777" w:rsidR="00A7579B" w:rsidRPr="00903DBA" w:rsidRDefault="00A7579B" w:rsidP="00A7579B">
      <w:pPr>
        <w:pStyle w:val="Code"/>
        <w:rPr>
          <w:highlight w:val="white"/>
        </w:rPr>
      </w:pPr>
    </w:p>
    <w:p w14:paraId="1A917FA5" w14:textId="77777777" w:rsidR="00A7579B" w:rsidRPr="00903DBA" w:rsidRDefault="00A7579B" w:rsidP="00A7579B">
      <w:pPr>
        <w:pStyle w:val="Code"/>
        <w:rPr>
          <w:highlight w:val="white"/>
        </w:rPr>
      </w:pPr>
      <w:r w:rsidRPr="00903DBA">
        <w:rPr>
          <w:highlight w:val="white"/>
        </w:rPr>
        <w:t xml:space="preserve">    public static bool IsShift(MiddleOperator middleOp) {</w:t>
      </w:r>
    </w:p>
    <w:p w14:paraId="5ADA9237" w14:textId="77777777" w:rsidR="00A7579B" w:rsidRPr="00903DBA" w:rsidRDefault="00A7579B" w:rsidP="00A7579B">
      <w:pPr>
        <w:pStyle w:val="Code"/>
        <w:rPr>
          <w:highlight w:val="white"/>
        </w:rPr>
      </w:pPr>
      <w:r w:rsidRPr="00903DBA">
        <w:rPr>
          <w:highlight w:val="white"/>
        </w:rPr>
        <w:t xml:space="preserve">      switch (middleOp) {</w:t>
      </w:r>
    </w:p>
    <w:p w14:paraId="0E283E72" w14:textId="77777777" w:rsidR="00A7579B" w:rsidRPr="00903DBA" w:rsidRDefault="00A7579B" w:rsidP="00A7579B">
      <w:pPr>
        <w:pStyle w:val="Code"/>
        <w:rPr>
          <w:highlight w:val="white"/>
        </w:rPr>
      </w:pPr>
      <w:r w:rsidRPr="00903DBA">
        <w:rPr>
          <w:highlight w:val="white"/>
        </w:rPr>
        <w:t xml:space="preserve">        case MiddleOperator.ShiftLeft:</w:t>
      </w:r>
    </w:p>
    <w:p w14:paraId="38F0558F" w14:textId="77777777" w:rsidR="00A7579B" w:rsidRPr="00903DBA" w:rsidRDefault="00A7579B" w:rsidP="00A7579B">
      <w:pPr>
        <w:pStyle w:val="Code"/>
        <w:rPr>
          <w:highlight w:val="white"/>
        </w:rPr>
      </w:pPr>
      <w:r w:rsidRPr="00903DBA">
        <w:rPr>
          <w:highlight w:val="white"/>
        </w:rPr>
        <w:t xml:space="preserve">        case MiddleOperator.ShiftRight:</w:t>
      </w:r>
    </w:p>
    <w:p w14:paraId="770F26FD" w14:textId="77777777" w:rsidR="00A7579B" w:rsidRPr="00903DBA" w:rsidRDefault="00A7579B" w:rsidP="00A7579B">
      <w:pPr>
        <w:pStyle w:val="Code"/>
        <w:rPr>
          <w:highlight w:val="white"/>
        </w:rPr>
      </w:pPr>
      <w:r w:rsidRPr="00903DBA">
        <w:rPr>
          <w:highlight w:val="white"/>
        </w:rPr>
        <w:t xml:space="preserve">          return true;</w:t>
      </w:r>
    </w:p>
    <w:p w14:paraId="1B57A229" w14:textId="77777777" w:rsidR="00A7579B" w:rsidRPr="00903DBA" w:rsidRDefault="00A7579B" w:rsidP="00A7579B">
      <w:pPr>
        <w:pStyle w:val="Code"/>
        <w:rPr>
          <w:highlight w:val="white"/>
        </w:rPr>
      </w:pPr>
      <w:r w:rsidRPr="00903DBA">
        <w:rPr>
          <w:highlight w:val="white"/>
        </w:rPr>
        <w:t xml:space="preserve">        </w:t>
      </w:r>
    </w:p>
    <w:p w14:paraId="0BF4C841" w14:textId="77777777" w:rsidR="00A7579B" w:rsidRPr="00903DBA" w:rsidRDefault="00A7579B" w:rsidP="00A7579B">
      <w:pPr>
        <w:pStyle w:val="Code"/>
        <w:rPr>
          <w:highlight w:val="white"/>
        </w:rPr>
      </w:pPr>
      <w:r w:rsidRPr="00903DBA">
        <w:rPr>
          <w:highlight w:val="white"/>
        </w:rPr>
        <w:t xml:space="preserve">        default:</w:t>
      </w:r>
    </w:p>
    <w:p w14:paraId="48B3126C" w14:textId="77777777" w:rsidR="00A7579B" w:rsidRPr="00903DBA" w:rsidRDefault="00A7579B" w:rsidP="00A7579B">
      <w:pPr>
        <w:pStyle w:val="Code"/>
        <w:rPr>
          <w:highlight w:val="white"/>
        </w:rPr>
      </w:pPr>
      <w:r w:rsidRPr="00903DBA">
        <w:rPr>
          <w:highlight w:val="white"/>
        </w:rPr>
        <w:t xml:space="preserve">          return false;</w:t>
      </w:r>
    </w:p>
    <w:p w14:paraId="18D6848A" w14:textId="77777777" w:rsidR="00A7579B" w:rsidRPr="00903DBA" w:rsidRDefault="00A7579B" w:rsidP="00A7579B">
      <w:pPr>
        <w:pStyle w:val="Code"/>
        <w:rPr>
          <w:highlight w:val="white"/>
        </w:rPr>
      </w:pPr>
      <w:r w:rsidRPr="00903DBA">
        <w:rPr>
          <w:highlight w:val="white"/>
        </w:rPr>
        <w:t xml:space="preserve">      }</w:t>
      </w:r>
    </w:p>
    <w:p w14:paraId="78A76AA9" w14:textId="77777777" w:rsidR="00A7579B" w:rsidRPr="00903DBA" w:rsidRDefault="00A7579B" w:rsidP="00A7579B">
      <w:pPr>
        <w:pStyle w:val="Code"/>
        <w:rPr>
          <w:highlight w:val="white"/>
        </w:rPr>
      </w:pPr>
      <w:r w:rsidRPr="00903DBA">
        <w:rPr>
          <w:highlight w:val="white"/>
        </w:rPr>
        <w:t xml:space="preserve">    }</w:t>
      </w:r>
    </w:p>
    <w:p w14:paraId="49B3CF01" w14:textId="77777777" w:rsidR="00A7579B" w:rsidRPr="00903DBA" w:rsidRDefault="00A7579B" w:rsidP="00A7579B">
      <w:pPr>
        <w:rPr>
          <w:highlight w:val="white"/>
        </w:rPr>
      </w:pPr>
      <w:r w:rsidRPr="00903DBA">
        <w:rPr>
          <w:highlight w:val="white"/>
        </w:rPr>
        <w:t xml:space="preserve">The </w:t>
      </w:r>
      <w:r w:rsidRPr="00903DBA">
        <w:rPr>
          <w:rStyle w:val="KeyWord0"/>
          <w:highlight w:val="white"/>
        </w:rPr>
        <w:t>ToString</w:t>
      </w:r>
      <w:r w:rsidRPr="00903DBA">
        <w:rPr>
          <w:highlight w:val="white"/>
        </w:rPr>
        <w:t xml:space="preserve"> method simply returns a string holding the operator and the operand array. It is only used when commenting the final assembly code.</w:t>
      </w:r>
    </w:p>
    <w:p w14:paraId="12192BB6" w14:textId="77777777" w:rsidR="00A7579B" w:rsidRPr="00903DBA" w:rsidRDefault="00A7579B" w:rsidP="00A7579B">
      <w:pPr>
        <w:pStyle w:val="Code"/>
        <w:rPr>
          <w:highlight w:val="white"/>
        </w:rPr>
      </w:pPr>
      <w:r w:rsidRPr="00903DBA">
        <w:rPr>
          <w:highlight w:val="white"/>
        </w:rPr>
        <w:t xml:space="preserve">    public override string ToString() {</w:t>
      </w:r>
    </w:p>
    <w:p w14:paraId="6AAEB07E" w14:textId="77777777" w:rsidR="00A7579B" w:rsidRPr="00903DBA" w:rsidRDefault="00A7579B" w:rsidP="00A7579B">
      <w:pPr>
        <w:pStyle w:val="Code"/>
        <w:rPr>
          <w:highlight w:val="white"/>
        </w:rPr>
      </w:pPr>
      <w:r w:rsidRPr="00903DBA">
        <w:rPr>
          <w:highlight w:val="white"/>
        </w:rPr>
        <w:t xml:space="preserve">      return m_middleOperator + ToString(m_operandArray[0]) +</w:t>
      </w:r>
    </w:p>
    <w:p w14:paraId="4AB5C7A3" w14:textId="77777777" w:rsidR="00A7579B" w:rsidRPr="00903DBA" w:rsidRDefault="00A7579B" w:rsidP="00A7579B">
      <w:pPr>
        <w:pStyle w:val="Code"/>
        <w:rPr>
          <w:highlight w:val="white"/>
        </w:rPr>
      </w:pPr>
      <w:r w:rsidRPr="00903DBA">
        <w:rPr>
          <w:highlight w:val="white"/>
        </w:rPr>
        <w:t xml:space="preserve">             ToString(m_operandArray[1]) + ToString(m_operandArray[2]);</w:t>
      </w:r>
    </w:p>
    <w:p w14:paraId="3AB88757" w14:textId="77777777" w:rsidR="00A7579B" w:rsidRPr="00903DBA" w:rsidRDefault="00A7579B" w:rsidP="00A7579B">
      <w:pPr>
        <w:pStyle w:val="Code"/>
        <w:rPr>
          <w:highlight w:val="white"/>
        </w:rPr>
      </w:pPr>
      <w:r w:rsidRPr="00903DBA">
        <w:rPr>
          <w:highlight w:val="white"/>
        </w:rPr>
        <w:t xml:space="preserve">    }</w:t>
      </w:r>
    </w:p>
    <w:p w14:paraId="542CE740" w14:textId="77777777" w:rsidR="00A7579B" w:rsidRPr="00903DBA" w:rsidRDefault="00A7579B" w:rsidP="00A7579B">
      <w:pPr>
        <w:pStyle w:val="Code"/>
        <w:rPr>
          <w:highlight w:val="white"/>
        </w:rPr>
      </w:pPr>
    </w:p>
    <w:p w14:paraId="59B06980" w14:textId="77777777" w:rsidR="00A7579B" w:rsidRPr="00903DBA" w:rsidRDefault="00A7579B" w:rsidP="00A7579B">
      <w:pPr>
        <w:pStyle w:val="Code"/>
        <w:rPr>
          <w:highlight w:val="white"/>
        </w:rPr>
      </w:pPr>
      <w:r w:rsidRPr="00903DBA">
        <w:rPr>
          <w:highlight w:val="white"/>
        </w:rPr>
        <w:t xml:space="preserve">    public string ToString(object value) {</w:t>
      </w:r>
    </w:p>
    <w:p w14:paraId="5FCC38E0" w14:textId="77777777" w:rsidR="00A7579B" w:rsidRPr="00903DBA" w:rsidRDefault="00A7579B" w:rsidP="00A7579B">
      <w:pPr>
        <w:pStyle w:val="Code"/>
        <w:rPr>
          <w:highlight w:val="white"/>
        </w:rPr>
      </w:pPr>
      <w:r w:rsidRPr="00903DBA">
        <w:rPr>
          <w:highlight w:val="white"/>
        </w:rPr>
        <w:t xml:space="preserve">      if (value != null) {</w:t>
      </w:r>
    </w:p>
    <w:p w14:paraId="38AEE05D" w14:textId="77777777" w:rsidR="00A7579B" w:rsidRPr="00903DBA" w:rsidRDefault="00A7579B" w:rsidP="00A7579B">
      <w:pPr>
        <w:pStyle w:val="Code"/>
        <w:rPr>
          <w:highlight w:val="white"/>
        </w:rPr>
      </w:pPr>
      <w:r w:rsidRPr="00903DBA">
        <w:rPr>
          <w:highlight w:val="white"/>
        </w:rPr>
        <w:t xml:space="preserve">        return (" "  + value.ToString().Replace("\n", "\\n"));</w:t>
      </w:r>
    </w:p>
    <w:p w14:paraId="27E21459" w14:textId="77777777" w:rsidR="00A7579B" w:rsidRPr="00903DBA" w:rsidRDefault="00A7579B" w:rsidP="00A7579B">
      <w:pPr>
        <w:pStyle w:val="Code"/>
        <w:rPr>
          <w:highlight w:val="white"/>
        </w:rPr>
      </w:pPr>
      <w:r w:rsidRPr="00903DBA">
        <w:rPr>
          <w:highlight w:val="white"/>
        </w:rPr>
        <w:t xml:space="preserve">      }</w:t>
      </w:r>
    </w:p>
    <w:p w14:paraId="27335587" w14:textId="77777777" w:rsidR="00A7579B" w:rsidRPr="00903DBA" w:rsidRDefault="00A7579B" w:rsidP="00A7579B">
      <w:pPr>
        <w:pStyle w:val="Code"/>
        <w:rPr>
          <w:highlight w:val="white"/>
        </w:rPr>
      </w:pPr>
      <w:r w:rsidRPr="00903DBA">
        <w:rPr>
          <w:highlight w:val="white"/>
        </w:rPr>
        <w:t xml:space="preserve">      else {</w:t>
      </w:r>
    </w:p>
    <w:p w14:paraId="7764E28C" w14:textId="77777777" w:rsidR="00A7579B" w:rsidRPr="00903DBA" w:rsidRDefault="00A7579B" w:rsidP="00A7579B">
      <w:pPr>
        <w:pStyle w:val="Code"/>
        <w:rPr>
          <w:highlight w:val="white"/>
        </w:rPr>
      </w:pPr>
      <w:r w:rsidRPr="00903DBA">
        <w:rPr>
          <w:highlight w:val="white"/>
        </w:rPr>
        <w:t xml:space="preserve">        return "";</w:t>
      </w:r>
    </w:p>
    <w:p w14:paraId="74541223" w14:textId="77777777" w:rsidR="00A7579B" w:rsidRPr="00903DBA" w:rsidRDefault="00A7579B" w:rsidP="00A7579B">
      <w:pPr>
        <w:pStyle w:val="Code"/>
        <w:rPr>
          <w:highlight w:val="white"/>
        </w:rPr>
      </w:pPr>
      <w:r w:rsidRPr="00903DBA">
        <w:rPr>
          <w:highlight w:val="white"/>
        </w:rPr>
        <w:t xml:space="preserve">      }</w:t>
      </w:r>
    </w:p>
    <w:p w14:paraId="5848BD87" w14:textId="77777777" w:rsidR="00A7579B" w:rsidRPr="00903DBA" w:rsidRDefault="00A7579B" w:rsidP="00A7579B">
      <w:pPr>
        <w:pStyle w:val="Code"/>
        <w:rPr>
          <w:highlight w:val="white"/>
        </w:rPr>
      </w:pPr>
      <w:r w:rsidRPr="00903DBA">
        <w:rPr>
          <w:highlight w:val="white"/>
        </w:rPr>
        <w:t xml:space="preserve">    }</w:t>
      </w:r>
    </w:p>
    <w:p w14:paraId="799BC4C6" w14:textId="77777777" w:rsidR="00A7579B" w:rsidRPr="00903DBA" w:rsidRDefault="00A7579B" w:rsidP="00A7579B">
      <w:pPr>
        <w:pStyle w:val="Code"/>
        <w:rPr>
          <w:highlight w:val="white"/>
        </w:rPr>
      </w:pPr>
      <w:r w:rsidRPr="00903DBA">
        <w:rPr>
          <w:highlight w:val="white"/>
        </w:rPr>
        <w:t xml:space="preserve">  }</w:t>
      </w:r>
    </w:p>
    <w:p w14:paraId="67D8CCE0" w14:textId="77777777" w:rsidR="00A7579B" w:rsidRPr="00903DBA" w:rsidRDefault="00A7579B" w:rsidP="00A7579B">
      <w:pPr>
        <w:pStyle w:val="Code"/>
      </w:pPr>
      <w:r w:rsidRPr="00903DBA">
        <w:rPr>
          <w:highlight w:val="white"/>
        </w:rPr>
        <w:t>}</w:t>
      </w:r>
    </w:p>
    <w:p w14:paraId="73A27F12" w14:textId="74FE9F14" w:rsidR="00E40B78" w:rsidRPr="00903DBA" w:rsidRDefault="00BD4112" w:rsidP="00E40B78">
      <w:pPr>
        <w:pStyle w:val="CodeHeader"/>
      </w:pPr>
      <w:proofErr w:type="spellStart"/>
      <w:r w:rsidRPr="00903DBA">
        <w:t>MainParser.gppg</w:t>
      </w:r>
      <w:proofErr w:type="spellEnd"/>
    </w:p>
    <w:p w14:paraId="30BA85B3" w14:textId="77777777" w:rsidR="00F023DC" w:rsidRPr="00903DBA" w:rsidRDefault="00F023DC" w:rsidP="00F91A23">
      <w:pPr>
        <w:pStyle w:val="Code"/>
        <w:rPr>
          <w:highlight w:val="white"/>
        </w:rPr>
      </w:pPr>
      <w:r w:rsidRPr="00903DBA">
        <w:rPr>
          <w:highlight w:val="white"/>
        </w:rPr>
        <w:t>%namespace CCompiler_Main</w:t>
      </w:r>
    </w:p>
    <w:p w14:paraId="7EA7FC97" w14:textId="77777777" w:rsidR="00F023DC" w:rsidRPr="00903DBA" w:rsidRDefault="00F023DC" w:rsidP="00F91A23">
      <w:pPr>
        <w:pStyle w:val="Code"/>
        <w:rPr>
          <w:highlight w:val="white"/>
        </w:rPr>
      </w:pPr>
      <w:r w:rsidRPr="00903DBA">
        <w:rPr>
          <w:highlight w:val="white"/>
        </w:rPr>
        <w:t>%partial</w:t>
      </w:r>
    </w:p>
    <w:p w14:paraId="0D922186" w14:textId="77777777" w:rsidR="00F023DC" w:rsidRPr="00903DBA" w:rsidRDefault="00F023DC" w:rsidP="00F91A23">
      <w:pPr>
        <w:pStyle w:val="Code"/>
        <w:rPr>
          <w:highlight w:val="white"/>
        </w:rPr>
      </w:pPr>
    </w:p>
    <w:p w14:paraId="3A1CBE1D" w14:textId="77777777" w:rsidR="00F023DC" w:rsidRPr="00903DBA" w:rsidRDefault="00F023DC" w:rsidP="00F91A23">
      <w:pPr>
        <w:pStyle w:val="Code"/>
        <w:rPr>
          <w:highlight w:val="white"/>
        </w:rPr>
      </w:pPr>
      <w:r w:rsidRPr="00903DBA">
        <w:rPr>
          <w:highlight w:val="white"/>
        </w:rPr>
        <w:t>%using CCompiler;</w:t>
      </w:r>
    </w:p>
    <w:p w14:paraId="7BB62D5B" w14:textId="77777777" w:rsidR="00F023DC" w:rsidRPr="00903DBA" w:rsidRDefault="00F023DC" w:rsidP="00F91A23">
      <w:pPr>
        <w:pStyle w:val="Code"/>
        <w:rPr>
          <w:highlight w:val="white"/>
        </w:rPr>
      </w:pPr>
      <w:r w:rsidRPr="00903DBA">
        <w:rPr>
          <w:highlight w:val="white"/>
        </w:rPr>
        <w:t>%using System.Numerics;</w:t>
      </w:r>
    </w:p>
    <w:p w14:paraId="16F6FF90" w14:textId="77777777" w:rsidR="00F023DC" w:rsidRPr="00903DBA" w:rsidRDefault="00F023DC" w:rsidP="00F91A23">
      <w:pPr>
        <w:pStyle w:val="Code"/>
        <w:rPr>
          <w:highlight w:val="white"/>
        </w:rPr>
      </w:pPr>
    </w:p>
    <w:p w14:paraId="1CB6E266" w14:textId="77777777" w:rsidR="00F023DC" w:rsidRPr="00903DBA" w:rsidRDefault="00F023DC" w:rsidP="00F91A23">
      <w:pPr>
        <w:pStyle w:val="Code"/>
        <w:rPr>
          <w:highlight w:val="white"/>
        </w:rPr>
      </w:pPr>
      <w:r w:rsidRPr="00903DBA">
        <w:rPr>
          <w:highlight w:val="white"/>
        </w:rPr>
        <w:t>%{</w:t>
      </w:r>
    </w:p>
    <w:p w14:paraId="2F18278A" w14:textId="77777777" w:rsidR="00F023DC" w:rsidRPr="00903DBA" w:rsidRDefault="00F023DC" w:rsidP="00F91A23">
      <w:pPr>
        <w:pStyle w:val="Code"/>
        <w:rPr>
          <w:highlight w:val="white"/>
        </w:rPr>
      </w:pPr>
      <w:r w:rsidRPr="00903DBA">
        <w:rPr>
          <w:highlight w:val="white"/>
        </w:rPr>
        <w:t xml:space="preserve">  public static Stack&lt;Specifier&gt; SpecifierStack = new Stack&lt;Specifier&gt;();</w:t>
      </w:r>
    </w:p>
    <w:p w14:paraId="4CB1B3B8" w14:textId="77777777" w:rsidR="00F023DC" w:rsidRPr="00903DBA" w:rsidRDefault="00F023DC" w:rsidP="00253302">
      <w:pPr>
        <w:pStyle w:val="Code"/>
        <w:rPr>
          <w:highlight w:val="white"/>
        </w:rPr>
      </w:pPr>
      <w:r w:rsidRPr="00903DBA">
        <w:rPr>
          <w:highlight w:val="white"/>
        </w:rPr>
        <w:t xml:space="preserve">  public static Stack&lt;BigInteger&gt; EnumValueStack = new Stack&lt;BigInteger&gt;();</w:t>
      </w:r>
    </w:p>
    <w:p w14:paraId="58488AD6" w14:textId="31E7C838" w:rsidR="00F023DC" w:rsidRPr="00903DBA" w:rsidRDefault="00253302" w:rsidP="00253302">
      <w:pPr>
        <w:pStyle w:val="Code"/>
        <w:rPr>
          <w:highlight w:val="white"/>
        </w:rPr>
      </w:pPr>
      <w:r w:rsidRPr="00903DBA">
        <w:rPr>
          <w:highlight w:val="white"/>
        </w:rPr>
        <w:t xml:space="preserve">  public static Stack&lt;Scope&gt; ScopeStack = new Stack&lt;Scope&gt;(); </w:t>
      </w:r>
    </w:p>
    <w:p w14:paraId="72030A48" w14:textId="77777777" w:rsidR="00F023DC" w:rsidRPr="00903DBA" w:rsidRDefault="00F023DC" w:rsidP="00253302">
      <w:pPr>
        <w:pStyle w:val="Code"/>
        <w:rPr>
          <w:highlight w:val="white"/>
        </w:rPr>
      </w:pPr>
      <w:r w:rsidRPr="00903DBA">
        <w:rPr>
          <w:highlight w:val="white"/>
        </w:rPr>
        <w:t>%}</w:t>
      </w:r>
    </w:p>
    <w:p w14:paraId="79AE647D" w14:textId="08EF8BAA" w:rsidR="00F023DC" w:rsidRPr="00903DBA" w:rsidRDefault="0039488A" w:rsidP="00D822A3">
      <w:pPr>
        <w:rPr>
          <w:highlight w:val="white"/>
        </w:rPr>
      </w:pPr>
      <w:r w:rsidRPr="00903DBA">
        <w:rPr>
          <w:highlight w:val="white"/>
        </w:rPr>
        <w:t>The parser is made up by</w:t>
      </w:r>
      <w:r w:rsidR="003014C6" w:rsidRPr="00903DBA">
        <w:rPr>
          <w:highlight w:val="white"/>
        </w:rPr>
        <w:t xml:space="preserve"> tokens and rules</w:t>
      </w:r>
      <w:r w:rsidR="004C587F" w:rsidRPr="00903DBA">
        <w:rPr>
          <w:highlight w:val="white"/>
        </w:rPr>
        <w:t>, where tokens correspond to operators, keyword</w:t>
      </w:r>
      <w:r w:rsidR="00D822A3" w:rsidRPr="00903DBA">
        <w:rPr>
          <w:highlight w:val="white"/>
        </w:rPr>
        <w:t>s,</w:t>
      </w:r>
      <w:r w:rsidR="004C587F" w:rsidRPr="00903DBA">
        <w:rPr>
          <w:highlight w:val="white"/>
        </w:rPr>
        <w:t xml:space="preserve"> and </w:t>
      </w:r>
      <w:r w:rsidR="00715B64" w:rsidRPr="00903DBA">
        <w:rPr>
          <w:highlight w:val="white"/>
        </w:rPr>
        <w:t>characters.</w:t>
      </w:r>
      <w:r w:rsidR="003014C6" w:rsidRPr="00903DBA">
        <w:rPr>
          <w:highlight w:val="white"/>
        </w:rPr>
        <w:t xml:space="preserve"> The following tokens are used by the parser, and they</w:t>
      </w:r>
      <w:r w:rsidR="00921E11" w:rsidRPr="00903DBA">
        <w:rPr>
          <w:highlight w:val="white"/>
        </w:rPr>
        <w:t xml:space="preserve"> are also returned by the scanner</w:t>
      </w:r>
      <w:r w:rsidR="009B7602" w:rsidRPr="00903DBA">
        <w:rPr>
          <w:highlight w:val="white"/>
        </w:rPr>
        <w:t xml:space="preserve"> in the</w:t>
      </w:r>
      <w:r w:rsidR="00760F00" w:rsidRPr="00903DBA">
        <w:rPr>
          <w:highlight w:val="white"/>
        </w:rPr>
        <w:t xml:space="preserve"> C</w:t>
      </w:r>
      <w:r w:rsidR="009B7602" w:rsidRPr="00903DBA">
        <w:rPr>
          <w:highlight w:val="white"/>
        </w:rPr>
        <w:t>hapter</w:t>
      </w:r>
      <w:r w:rsidR="00760F00" w:rsidRPr="00903DBA">
        <w:rPr>
          <w:highlight w:val="white"/>
        </w:rPr>
        <w:t xml:space="preserve"> </w:t>
      </w:r>
      <w:r w:rsidR="00D822A3" w:rsidRPr="00903DBA">
        <w:rPr>
          <w:highlight w:val="white"/>
        </w:rPr>
        <w:fldChar w:fldCharType="begin"/>
      </w:r>
      <w:r w:rsidR="00D822A3" w:rsidRPr="00903DBA">
        <w:rPr>
          <w:highlight w:val="white"/>
        </w:rPr>
        <w:instrText xml:space="preserve"> REF _Ref54016524 \r \h </w:instrText>
      </w:r>
      <w:r w:rsidR="00D822A3" w:rsidRPr="00903DBA">
        <w:rPr>
          <w:highlight w:val="white"/>
        </w:rPr>
      </w:r>
      <w:r w:rsidR="00D822A3" w:rsidRPr="00903DBA">
        <w:rPr>
          <w:highlight w:val="white"/>
        </w:rPr>
        <w:fldChar w:fldCharType="separate"/>
      </w:r>
      <w:r w:rsidR="005F7BC3" w:rsidRPr="00903DBA">
        <w:rPr>
          <w:highlight w:val="white"/>
        </w:rPr>
        <w:t>2</w:t>
      </w:r>
      <w:r w:rsidR="00D822A3" w:rsidRPr="00903DBA">
        <w:rPr>
          <w:highlight w:val="white"/>
        </w:rPr>
        <w:fldChar w:fldCharType="end"/>
      </w:r>
      <w:r w:rsidR="009B7602" w:rsidRPr="00903DBA">
        <w:rPr>
          <w:highlight w:val="white"/>
        </w:rPr>
        <w:t>.</w:t>
      </w:r>
    </w:p>
    <w:p w14:paraId="004A4D91" w14:textId="42BA16BF" w:rsidR="004D06E3" w:rsidRPr="00903DBA" w:rsidRDefault="004D06E3" w:rsidP="0039488A">
      <w:pPr>
        <w:rPr>
          <w:highlight w:val="white"/>
        </w:rPr>
      </w:pPr>
      <w:r w:rsidRPr="00903DBA">
        <w:rPr>
          <w:highlight w:val="white"/>
        </w:rPr>
        <w:t xml:space="preserve">A variable </w:t>
      </w:r>
      <w:r w:rsidR="00B303AA" w:rsidRPr="00903DBA">
        <w:rPr>
          <w:highlight w:val="white"/>
        </w:rPr>
        <w:t xml:space="preserve">or function </w:t>
      </w:r>
      <w:r w:rsidRPr="00903DBA">
        <w:rPr>
          <w:highlight w:val="white"/>
        </w:rPr>
        <w:t xml:space="preserve">has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or </w:t>
      </w:r>
      <w:r w:rsidRPr="00903DBA">
        <w:rPr>
          <w:rStyle w:val="KeyWord0"/>
          <w:highlight w:val="white"/>
        </w:rPr>
        <w:t>typedef</w:t>
      </w:r>
      <w:r w:rsidRPr="00903DBA">
        <w:rPr>
          <w:highlight w:val="white"/>
        </w:rPr>
        <w:t xml:space="preserve"> storage</w:t>
      </w:r>
      <w:r w:rsidR="007B2091" w:rsidRPr="00903DBA">
        <w:rPr>
          <w:highlight w:val="white"/>
        </w:rPr>
        <w:t>.</w:t>
      </w:r>
    </w:p>
    <w:p w14:paraId="1657FAF2" w14:textId="77777777" w:rsidR="00D6224F" w:rsidRPr="00903DBA" w:rsidRDefault="00F023DC" w:rsidP="00F91A23">
      <w:pPr>
        <w:pStyle w:val="Code"/>
        <w:rPr>
          <w:highlight w:val="white"/>
        </w:rPr>
      </w:pPr>
      <w:r w:rsidRPr="00903DBA">
        <w:rPr>
          <w:highlight w:val="white"/>
        </w:rPr>
        <w:t>%token AUTO REGISTER STATIC EXTERN TYPEDEF</w:t>
      </w:r>
    </w:p>
    <w:p w14:paraId="6B1ECFEB" w14:textId="2004BF8B" w:rsidR="00127AAF" w:rsidRPr="00903DBA" w:rsidRDefault="00127AAF" w:rsidP="006B7442">
      <w:pPr>
        <w:rPr>
          <w:highlight w:val="white"/>
        </w:rPr>
      </w:pPr>
      <w:r w:rsidRPr="00903DBA">
        <w:rPr>
          <w:highlight w:val="white"/>
        </w:rPr>
        <w:t xml:space="preserve">A variable can also </w:t>
      </w:r>
      <w:r w:rsidR="006B7442" w:rsidRPr="00903DBA">
        <w:rPr>
          <w:highlight w:val="white"/>
        </w:rPr>
        <w:t xml:space="preserve">be qualified as </w:t>
      </w:r>
      <w:r w:rsidR="006B7442" w:rsidRPr="00903DBA">
        <w:rPr>
          <w:rStyle w:val="KeyWord0"/>
          <w:highlight w:val="white"/>
        </w:rPr>
        <w:t>constant</w:t>
      </w:r>
      <w:r w:rsidR="006B7442" w:rsidRPr="00903DBA">
        <w:rPr>
          <w:highlight w:val="white"/>
        </w:rPr>
        <w:t xml:space="preserve"> or </w:t>
      </w:r>
      <w:r w:rsidR="006B7442" w:rsidRPr="00903DBA">
        <w:rPr>
          <w:rStyle w:val="KeyWord0"/>
          <w:highlight w:val="white"/>
        </w:rPr>
        <w:t>volatile</w:t>
      </w:r>
      <w:r w:rsidR="006B7442" w:rsidRPr="00903DBA">
        <w:rPr>
          <w:highlight w:val="white"/>
        </w:rPr>
        <w:t>.</w:t>
      </w:r>
    </w:p>
    <w:p w14:paraId="4F947812" w14:textId="77777777" w:rsidR="006B7442" w:rsidRPr="00903DBA" w:rsidRDefault="006B7442" w:rsidP="006B7442">
      <w:pPr>
        <w:pStyle w:val="Code"/>
        <w:rPr>
          <w:highlight w:val="white"/>
        </w:rPr>
      </w:pPr>
      <w:r w:rsidRPr="00903DBA">
        <w:rPr>
          <w:highlight w:val="white"/>
        </w:rPr>
        <w:t xml:space="preserve">       CONSTANT VOLATILE</w:t>
      </w:r>
    </w:p>
    <w:p w14:paraId="61A76CE5" w14:textId="6B080A9D" w:rsidR="006B7442" w:rsidRPr="00903DBA" w:rsidRDefault="003E1F9C" w:rsidP="003E1F9C">
      <w:pPr>
        <w:rPr>
          <w:highlight w:val="white"/>
        </w:rPr>
      </w:pPr>
      <w:r w:rsidRPr="00903DBA">
        <w:rPr>
          <w:highlight w:val="white"/>
        </w:rPr>
        <w:t>An integral type can b</w:t>
      </w:r>
      <w:r w:rsidR="003B5D53" w:rsidRPr="00903DBA">
        <w:rPr>
          <w:highlight w:val="white"/>
        </w:rPr>
        <w:t>e</w:t>
      </w:r>
      <w:r w:rsidRPr="00903DBA">
        <w:rPr>
          <w:highlight w:val="white"/>
        </w:rPr>
        <w:t xml:space="preserve"> </w:t>
      </w:r>
      <w:r w:rsidRPr="00903DBA">
        <w:rPr>
          <w:rStyle w:val="KeyWord0"/>
          <w:highlight w:val="white"/>
        </w:rPr>
        <w:t>signed</w:t>
      </w:r>
      <w:r w:rsidRPr="00903DBA">
        <w:rPr>
          <w:highlight w:val="white"/>
        </w:rPr>
        <w:t xml:space="preserve"> or </w:t>
      </w:r>
      <w:r w:rsidRPr="00903DBA">
        <w:rPr>
          <w:rStyle w:val="KeyWord0"/>
          <w:highlight w:val="white"/>
        </w:rPr>
        <w:t>unsigned</w:t>
      </w:r>
      <w:r w:rsidRPr="00903DBA">
        <w:rPr>
          <w:highlight w:val="white"/>
        </w:rPr>
        <w:t xml:space="preserve">, and </w:t>
      </w:r>
      <w:r w:rsidRPr="00903DBA">
        <w:rPr>
          <w:rStyle w:val="KeyWord0"/>
          <w:highlight w:val="white"/>
        </w:rPr>
        <w:t>char</w:t>
      </w:r>
      <w:r w:rsidRPr="00903DBA">
        <w:rPr>
          <w:highlight w:val="white"/>
        </w:rPr>
        <w:t xml:space="preserve">, </w:t>
      </w:r>
      <w:r w:rsidRPr="00903DBA">
        <w:rPr>
          <w:rStyle w:val="KeyWord0"/>
          <w:highlight w:val="white"/>
        </w:rPr>
        <w:t>short</w:t>
      </w:r>
      <w:r w:rsidRPr="00903DBA">
        <w:rPr>
          <w:highlight w:val="white"/>
        </w:rPr>
        <w:t xml:space="preserve"> </w:t>
      </w:r>
      <w:r w:rsidRPr="00903DBA">
        <w:rPr>
          <w:rStyle w:val="KeyWord0"/>
          <w:highlight w:val="white"/>
        </w:rPr>
        <w:t>int</w:t>
      </w:r>
      <w:r w:rsidRPr="00903DBA">
        <w:rPr>
          <w:highlight w:val="white"/>
        </w:rPr>
        <w:t xml:space="preserve">, </w:t>
      </w:r>
      <w:r w:rsidRPr="00903DBA">
        <w:rPr>
          <w:rStyle w:val="KeyWord0"/>
          <w:highlight w:val="white"/>
        </w:rPr>
        <w:t>int</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int</w:t>
      </w:r>
      <w:r w:rsidRPr="00903DBA">
        <w:rPr>
          <w:highlight w:val="white"/>
        </w:rPr>
        <w:t>.</w:t>
      </w:r>
    </w:p>
    <w:p w14:paraId="0F8FDE68" w14:textId="0DCF3816" w:rsidR="00F023DC" w:rsidRPr="00903DBA" w:rsidRDefault="00F023DC" w:rsidP="00F91A23">
      <w:pPr>
        <w:pStyle w:val="Code"/>
        <w:rPr>
          <w:highlight w:val="white"/>
        </w:rPr>
      </w:pPr>
      <w:r w:rsidRPr="00903DBA">
        <w:rPr>
          <w:highlight w:val="white"/>
        </w:rPr>
        <w:t xml:space="preserve">       SIGNED UNSIGNED CHAR SHORT INT LONG</w:t>
      </w:r>
    </w:p>
    <w:p w14:paraId="16F33AF3" w14:textId="698922ED" w:rsidR="006B7442" w:rsidRPr="00903DBA" w:rsidRDefault="00467696" w:rsidP="00467696">
      <w:pPr>
        <w:rPr>
          <w:highlight w:val="white"/>
        </w:rPr>
      </w:pPr>
      <w:r w:rsidRPr="00903DBA">
        <w:rPr>
          <w:highlight w:val="white"/>
        </w:rPr>
        <w:t xml:space="preserve">A floating type can be </w:t>
      </w:r>
      <w:r w:rsidRPr="00903DBA">
        <w:rPr>
          <w:rStyle w:val="KeyWord0"/>
          <w:highlight w:val="white"/>
        </w:rPr>
        <w:t>float</w:t>
      </w:r>
      <w:r w:rsidRPr="00903DBA">
        <w:rPr>
          <w:highlight w:val="white"/>
        </w:rPr>
        <w:t xml:space="preserve">, </w:t>
      </w:r>
      <w:r w:rsidRPr="00903DBA">
        <w:rPr>
          <w:rStyle w:val="KeyWord0"/>
          <w:highlight w:val="white"/>
        </w:rPr>
        <w:t>double</w:t>
      </w:r>
      <w:r w:rsidRPr="00903DBA">
        <w:rPr>
          <w:highlight w:val="white"/>
        </w:rPr>
        <w:t xml:space="preserve">, or </w:t>
      </w:r>
      <w:r w:rsidRPr="00903DBA">
        <w:rPr>
          <w:rStyle w:val="KeyWord0"/>
          <w:highlight w:val="white"/>
        </w:rPr>
        <w:t>long</w:t>
      </w:r>
      <w:r w:rsidRPr="00903DBA">
        <w:rPr>
          <w:highlight w:val="white"/>
        </w:rPr>
        <w:t xml:space="preserve"> </w:t>
      </w:r>
      <w:r w:rsidRPr="00903DBA">
        <w:rPr>
          <w:rStyle w:val="KeyWord0"/>
          <w:highlight w:val="white"/>
        </w:rPr>
        <w:t>double</w:t>
      </w:r>
      <w:r w:rsidRPr="00903DBA">
        <w:rPr>
          <w:highlight w:val="white"/>
        </w:rPr>
        <w:t>.</w:t>
      </w:r>
    </w:p>
    <w:p w14:paraId="6D147AC2" w14:textId="7134F04A" w:rsidR="003B214B" w:rsidRPr="00903DBA" w:rsidRDefault="00F023DC" w:rsidP="00F91A23">
      <w:pPr>
        <w:pStyle w:val="Code"/>
        <w:rPr>
          <w:highlight w:val="white"/>
        </w:rPr>
      </w:pPr>
      <w:r w:rsidRPr="00903DBA">
        <w:rPr>
          <w:highlight w:val="white"/>
        </w:rPr>
        <w:t xml:space="preserve">       FLOAT DOUBLE</w:t>
      </w:r>
    </w:p>
    <w:p w14:paraId="0CDAE2F6" w14:textId="35ADFE91" w:rsidR="00CA3625" w:rsidRPr="00903DBA" w:rsidRDefault="00820680" w:rsidP="003B5D53">
      <w:pPr>
        <w:rPr>
          <w:highlight w:val="white"/>
        </w:rPr>
      </w:pPr>
      <w:r w:rsidRPr="00903DBA">
        <w:rPr>
          <w:highlight w:val="white"/>
        </w:rPr>
        <w:t xml:space="preserve">Moreover, there </w:t>
      </w:r>
      <w:r w:rsidR="003B5D53" w:rsidRPr="00903DBA">
        <w:rPr>
          <w:highlight w:val="white"/>
        </w:rPr>
        <w:t xml:space="preserve">are </w:t>
      </w:r>
      <w:proofErr w:type="spellStart"/>
      <w:r w:rsidR="003B5D53" w:rsidRPr="00903DBA">
        <w:rPr>
          <w:highlight w:val="white"/>
        </w:rPr>
        <w:t>enums</w:t>
      </w:r>
      <w:proofErr w:type="spellEnd"/>
      <w:r w:rsidR="003B5D53" w:rsidRPr="00903DBA">
        <w:rPr>
          <w:highlight w:val="white"/>
        </w:rPr>
        <w:t>, structs, and unions.</w:t>
      </w:r>
    </w:p>
    <w:p w14:paraId="3A76664B" w14:textId="77777777" w:rsidR="00820680" w:rsidRPr="00903DBA" w:rsidRDefault="003B214B" w:rsidP="00820680">
      <w:pPr>
        <w:pStyle w:val="Code"/>
        <w:rPr>
          <w:highlight w:val="white"/>
        </w:rPr>
      </w:pPr>
      <w:r w:rsidRPr="00903DBA">
        <w:rPr>
          <w:highlight w:val="white"/>
        </w:rPr>
        <w:t xml:space="preserve">      </w:t>
      </w:r>
      <w:r w:rsidR="00F023DC" w:rsidRPr="00903DBA">
        <w:rPr>
          <w:highlight w:val="white"/>
        </w:rPr>
        <w:t xml:space="preserve"> ENUM STRUCT UNION</w:t>
      </w:r>
    </w:p>
    <w:p w14:paraId="1E2C5A7F" w14:textId="010E69F1" w:rsidR="000E52DF" w:rsidRPr="00903DBA" w:rsidRDefault="00820680" w:rsidP="00820680">
      <w:pPr>
        <w:rPr>
          <w:highlight w:val="white"/>
        </w:rPr>
      </w:pPr>
      <w:r w:rsidRPr="00903DBA">
        <w:rPr>
          <w:highlight w:val="white"/>
        </w:rPr>
        <w:t>Finally, t</w:t>
      </w:r>
      <w:r w:rsidR="002E1309" w:rsidRPr="00903DBA">
        <w:rPr>
          <w:highlight w:val="white"/>
        </w:rPr>
        <w:t xml:space="preserve">here is also the </w:t>
      </w:r>
      <w:r w:rsidR="002E1309" w:rsidRPr="00903DBA">
        <w:rPr>
          <w:rStyle w:val="KeyWord0"/>
          <w:highlight w:val="white"/>
        </w:rPr>
        <w:t>void</w:t>
      </w:r>
      <w:r w:rsidR="002E1309" w:rsidRPr="00903DBA">
        <w:rPr>
          <w:highlight w:val="white"/>
        </w:rPr>
        <w:t xml:space="preserve"> type, that </w:t>
      </w:r>
      <w:r w:rsidR="007F474B" w:rsidRPr="00903DBA">
        <w:rPr>
          <w:highlight w:val="white"/>
        </w:rPr>
        <w:t>marks the absence of a type. It is used</w:t>
      </w:r>
      <w:r w:rsidR="00A05D78" w:rsidRPr="00903DBA">
        <w:rPr>
          <w:highlight w:val="white"/>
        </w:rPr>
        <w:t xml:space="preserve"> to mark the absence of a par</w:t>
      </w:r>
      <w:r w:rsidR="009F0EA4" w:rsidRPr="00903DBA">
        <w:rPr>
          <w:highlight w:val="white"/>
        </w:rPr>
        <w:t>a</w:t>
      </w:r>
      <w:r w:rsidR="00A05D78" w:rsidRPr="00903DBA">
        <w:rPr>
          <w:highlight w:val="white"/>
        </w:rPr>
        <w:t xml:space="preserve">meter list or return type of a function, and </w:t>
      </w:r>
      <w:r w:rsidR="00566898" w:rsidRPr="00903DBA">
        <w:rPr>
          <w:highlight w:val="white"/>
        </w:rPr>
        <w:t>as pointer to void.</w:t>
      </w:r>
    </w:p>
    <w:p w14:paraId="1D5407C3" w14:textId="04DFB105" w:rsidR="00F023DC" w:rsidRPr="00903DBA" w:rsidRDefault="000E52DF" w:rsidP="000E52DF">
      <w:pPr>
        <w:pStyle w:val="Code"/>
        <w:rPr>
          <w:highlight w:val="white"/>
        </w:rPr>
      </w:pPr>
      <w:r w:rsidRPr="00903DBA">
        <w:rPr>
          <w:highlight w:val="white"/>
        </w:rPr>
        <w:t xml:space="preserve">     </w:t>
      </w:r>
      <w:r w:rsidR="007F474B" w:rsidRPr="00903DBA">
        <w:rPr>
          <w:highlight w:val="white"/>
        </w:rPr>
        <w:t xml:space="preserve"> </w:t>
      </w:r>
      <w:r w:rsidR="007508B2" w:rsidRPr="00903DBA">
        <w:rPr>
          <w:highlight w:val="white"/>
        </w:rPr>
        <w:t xml:space="preserve"> VOID</w:t>
      </w:r>
    </w:p>
    <w:p w14:paraId="39792267" w14:textId="59AEBAD6" w:rsidR="00F56EA0" w:rsidRPr="00903DBA" w:rsidRDefault="00F56EA0" w:rsidP="00F56EA0">
      <w:pPr>
        <w:rPr>
          <w:highlight w:val="white"/>
        </w:rPr>
      </w:pPr>
      <w:r w:rsidRPr="00903DBA">
        <w:rPr>
          <w:highlight w:val="white"/>
        </w:rPr>
        <w:t xml:space="preserve">The </w:t>
      </w:r>
      <w:r w:rsidR="003B5D53" w:rsidRPr="00903DBA">
        <w:rPr>
          <w:highlight w:val="white"/>
        </w:rPr>
        <w:t>asterisk</w:t>
      </w:r>
      <w:r w:rsidRPr="00903DBA">
        <w:rPr>
          <w:highlight w:val="white"/>
        </w:rPr>
        <w:t xml:space="preserve"> (’*’) is used both for multiplication and </w:t>
      </w:r>
      <w:r w:rsidR="00B02345" w:rsidRPr="00903DBA">
        <w:rPr>
          <w:highlight w:val="white"/>
        </w:rPr>
        <w:t>de</w:t>
      </w:r>
      <w:r w:rsidR="003B5D53" w:rsidRPr="00903DBA">
        <w:rPr>
          <w:highlight w:val="white"/>
        </w:rPr>
        <w:t>referencing</w:t>
      </w:r>
      <w:r w:rsidRPr="00903DBA">
        <w:rPr>
          <w:highlight w:val="white"/>
        </w:rPr>
        <w:t xml:space="preserve"> pointers.</w:t>
      </w:r>
    </w:p>
    <w:p w14:paraId="3BBA7E5C" w14:textId="762A5354" w:rsidR="00F023DC" w:rsidRPr="00903DBA" w:rsidRDefault="00F023DC" w:rsidP="00F91A23">
      <w:pPr>
        <w:pStyle w:val="Code"/>
        <w:rPr>
          <w:highlight w:val="white"/>
        </w:rPr>
      </w:pPr>
      <w:r w:rsidRPr="00903DBA">
        <w:rPr>
          <w:highlight w:val="white"/>
        </w:rPr>
        <w:t xml:space="preserve">       PLUS MINUS </w:t>
      </w:r>
      <w:r w:rsidR="00FE74EC" w:rsidRPr="00903DBA">
        <w:rPr>
          <w:highlight w:val="white"/>
        </w:rPr>
        <w:t xml:space="preserve">ASTERRISK </w:t>
      </w:r>
      <w:r w:rsidRPr="00903DBA">
        <w:rPr>
          <w:highlight w:val="white"/>
        </w:rPr>
        <w:t>DIVIDE MODULO INCREMENT DECREMENT</w:t>
      </w:r>
    </w:p>
    <w:p w14:paraId="07F13961" w14:textId="77777777" w:rsidR="00FE74EC" w:rsidRPr="00903DBA" w:rsidRDefault="00FE74EC" w:rsidP="00F91A23">
      <w:pPr>
        <w:pStyle w:val="Code"/>
        <w:rPr>
          <w:highlight w:val="white"/>
        </w:rPr>
      </w:pPr>
    </w:p>
    <w:p w14:paraId="502E8C8D" w14:textId="77777777" w:rsidR="00A0227D" w:rsidRPr="00903DBA" w:rsidRDefault="00F023DC" w:rsidP="00F91A23">
      <w:pPr>
        <w:pStyle w:val="Code"/>
        <w:rPr>
          <w:highlight w:val="white"/>
        </w:rPr>
      </w:pPr>
      <w:r w:rsidRPr="00903DBA">
        <w:rPr>
          <w:highlight w:val="white"/>
        </w:rPr>
        <w:t xml:space="preserve">       EQUAL NOT_EQUAL LESS_THAN LESS_THAN_EQUAL GREATER_THAN</w:t>
      </w:r>
    </w:p>
    <w:p w14:paraId="7B97318C" w14:textId="46C81B89" w:rsidR="003B214B" w:rsidRPr="00903DBA" w:rsidRDefault="00F023DC" w:rsidP="00F91A23">
      <w:pPr>
        <w:pStyle w:val="Code"/>
        <w:rPr>
          <w:highlight w:val="white"/>
        </w:rPr>
      </w:pPr>
      <w:r w:rsidRPr="00903DBA">
        <w:rPr>
          <w:highlight w:val="white"/>
        </w:rPr>
        <w:t xml:space="preserve">       GREATER_THAN_EQUAL</w:t>
      </w:r>
    </w:p>
    <w:p w14:paraId="7BF6164E" w14:textId="7CC6EF3B" w:rsidR="006D74C3" w:rsidRPr="00903DBA" w:rsidRDefault="00135D3C" w:rsidP="00B343AE">
      <w:pPr>
        <w:rPr>
          <w:highlight w:val="white"/>
        </w:rPr>
      </w:pPr>
      <w:r w:rsidRPr="00903DBA">
        <w:rPr>
          <w:highlight w:val="white"/>
        </w:rPr>
        <w:t>Th</w:t>
      </w:r>
      <w:r w:rsidR="00B343AE" w:rsidRPr="00903DBA">
        <w:rPr>
          <w:highlight w:val="white"/>
        </w:rPr>
        <w:t xml:space="preserve">e </w:t>
      </w:r>
      <w:r w:rsidR="003B5D53" w:rsidRPr="00903DBA">
        <w:rPr>
          <w:highlight w:val="white"/>
        </w:rPr>
        <w:t>assignment</w:t>
      </w:r>
      <w:r w:rsidR="00B343AE" w:rsidRPr="00903DBA">
        <w:rPr>
          <w:highlight w:val="white"/>
        </w:rPr>
        <w:t xml:space="preserve"> is both simple and </w:t>
      </w:r>
      <w:r w:rsidR="003B5D53" w:rsidRPr="00903DBA">
        <w:rPr>
          <w:highlight w:val="white"/>
        </w:rPr>
        <w:t>compound</w:t>
      </w:r>
      <w:r w:rsidR="00B343AE" w:rsidRPr="00903DBA">
        <w:rPr>
          <w:highlight w:val="white"/>
        </w:rPr>
        <w:t>.</w:t>
      </w:r>
    </w:p>
    <w:p w14:paraId="07D14B52" w14:textId="77777777" w:rsidR="00F023DC" w:rsidRPr="00903DBA" w:rsidRDefault="00F023DC" w:rsidP="00F91A23">
      <w:pPr>
        <w:pStyle w:val="Code"/>
        <w:rPr>
          <w:highlight w:val="white"/>
        </w:rPr>
      </w:pPr>
      <w:r w:rsidRPr="00903DBA">
        <w:rPr>
          <w:highlight w:val="white"/>
        </w:rPr>
        <w:t xml:space="preserve">       ASSIGN ADD_ASSIGN SUBTRACT_ASSIGN MULTIPLY_ASSIGN</w:t>
      </w:r>
    </w:p>
    <w:p w14:paraId="04BDBE3B" w14:textId="086B5842" w:rsidR="00820193" w:rsidRPr="00903DBA" w:rsidRDefault="00F023DC" w:rsidP="00FD3ACA">
      <w:pPr>
        <w:pStyle w:val="Code"/>
        <w:rPr>
          <w:highlight w:val="white"/>
        </w:rPr>
      </w:pPr>
      <w:r w:rsidRPr="00903DBA">
        <w:rPr>
          <w:highlight w:val="white"/>
        </w:rPr>
        <w:t xml:space="preserve">       DIVIDE_ASSIGN MODULO_ASSIGN AND_ASSIGN </w:t>
      </w:r>
      <w:r w:rsidR="00414C74" w:rsidRPr="00903DBA">
        <w:rPr>
          <w:highlight w:val="white"/>
        </w:rPr>
        <w:t>OR</w:t>
      </w:r>
      <w:r w:rsidRPr="00903DBA">
        <w:rPr>
          <w:highlight w:val="white"/>
        </w:rPr>
        <w:t>_ASSIGN XOR_ASSIGN</w:t>
      </w:r>
    </w:p>
    <w:p w14:paraId="467FC1F6" w14:textId="5253E263" w:rsidR="00F023DC" w:rsidRPr="00903DBA" w:rsidRDefault="00820193" w:rsidP="00FD3ACA">
      <w:pPr>
        <w:pStyle w:val="Code"/>
        <w:rPr>
          <w:highlight w:val="white"/>
        </w:rPr>
      </w:pPr>
      <w:r w:rsidRPr="00903DBA">
        <w:rPr>
          <w:highlight w:val="white"/>
        </w:rPr>
        <w:t xml:space="preserve">      </w:t>
      </w:r>
      <w:r w:rsidR="00FD3ACA" w:rsidRPr="00903DBA">
        <w:rPr>
          <w:highlight w:val="white"/>
        </w:rPr>
        <w:t xml:space="preserve"> LEFT_SHIFT_ASSIGN RIGHT_SHIFT_ASSIGN</w:t>
      </w:r>
    </w:p>
    <w:p w14:paraId="3674D8E8" w14:textId="77777777" w:rsidR="00CF45B8" w:rsidRPr="00903DBA" w:rsidRDefault="00CF45B8" w:rsidP="001465CE">
      <w:pPr>
        <w:pStyle w:val="Code"/>
        <w:rPr>
          <w:highlight w:val="white"/>
        </w:rPr>
      </w:pPr>
    </w:p>
    <w:p w14:paraId="3AD62225" w14:textId="63BF217E" w:rsidR="001465CE" w:rsidRPr="00903DBA" w:rsidRDefault="001465CE" w:rsidP="001465CE">
      <w:pPr>
        <w:pStyle w:val="Code"/>
        <w:rPr>
          <w:highlight w:val="white"/>
        </w:rPr>
      </w:pPr>
      <w:r w:rsidRPr="00903DBA">
        <w:rPr>
          <w:highlight w:val="white"/>
        </w:rPr>
        <w:t xml:space="preserve">       LOGICAL_OR LOGICAL_AND LOGICAL_NOT</w:t>
      </w:r>
    </w:p>
    <w:p w14:paraId="042C393E" w14:textId="77777777" w:rsidR="00705E6F" w:rsidRPr="00903DBA" w:rsidRDefault="00705E6F" w:rsidP="00705E6F">
      <w:pPr>
        <w:rPr>
          <w:highlight w:val="white"/>
        </w:rPr>
      </w:pPr>
      <w:r w:rsidRPr="00903DBA">
        <w:rPr>
          <w:highlight w:val="white"/>
        </w:rPr>
        <w:lastRenderedPageBreak/>
        <w:t xml:space="preserve">The ampersand (’&amp;’) is used both bitwise </w:t>
      </w:r>
      <w:r w:rsidRPr="00903DBA">
        <w:rPr>
          <w:rStyle w:val="KeyWord0"/>
          <w:highlight w:val="white"/>
        </w:rPr>
        <w:t>and</w:t>
      </w:r>
      <w:r w:rsidRPr="00903DBA">
        <w:rPr>
          <w:highlight w:val="white"/>
        </w:rPr>
        <w:t xml:space="preserve"> as well as address operator.</w:t>
      </w:r>
    </w:p>
    <w:p w14:paraId="54AC8FE5" w14:textId="7D291ACF" w:rsidR="00705E6F" w:rsidRPr="00903DBA" w:rsidRDefault="00705E6F" w:rsidP="00705E6F">
      <w:pPr>
        <w:pStyle w:val="Code"/>
        <w:rPr>
          <w:highlight w:val="white"/>
        </w:rPr>
      </w:pPr>
      <w:r w:rsidRPr="00903DBA">
        <w:rPr>
          <w:highlight w:val="white"/>
        </w:rPr>
        <w:t xml:space="preserve">       AMPERSAND BITWISE_XOR </w:t>
      </w:r>
      <w:r w:rsidR="003165F5" w:rsidRPr="00903DBA">
        <w:rPr>
          <w:highlight w:val="white"/>
        </w:rPr>
        <w:t>BITWISE_OR</w:t>
      </w:r>
      <w:r w:rsidRPr="00903DBA">
        <w:rPr>
          <w:highlight w:val="white"/>
        </w:rPr>
        <w:t xml:space="preserve"> BITWISE_NOT</w:t>
      </w:r>
    </w:p>
    <w:p w14:paraId="1E2E29B4" w14:textId="6AAE0279" w:rsidR="00FE437C" w:rsidRPr="00903DBA" w:rsidRDefault="00135D3C" w:rsidP="00135D3C">
      <w:pPr>
        <w:rPr>
          <w:highlight w:val="white"/>
        </w:rPr>
      </w:pPr>
      <w:r w:rsidRPr="00903DBA">
        <w:rPr>
          <w:highlight w:val="white"/>
        </w:rPr>
        <w:t xml:space="preserve">The ellipse is made up by </w:t>
      </w:r>
      <w:proofErr w:type="spellStart"/>
      <w:r w:rsidRPr="00903DBA">
        <w:rPr>
          <w:highlight w:val="white"/>
        </w:rPr>
        <w:t>threee</w:t>
      </w:r>
      <w:proofErr w:type="spellEnd"/>
      <w:r w:rsidRPr="00903DBA">
        <w:rPr>
          <w:highlight w:val="white"/>
        </w:rPr>
        <w:t xml:space="preserve"> dots </w:t>
      </w:r>
      <w:r w:rsidR="00316A77" w:rsidRPr="00903DBA">
        <w:rPr>
          <w:highlight w:val="white"/>
        </w:rPr>
        <w:t>(</w:t>
      </w:r>
      <w:r w:rsidRPr="00903DBA">
        <w:rPr>
          <w:highlight w:val="white"/>
        </w:rPr>
        <w:t>’...’</w:t>
      </w:r>
      <w:r w:rsidR="00316A77" w:rsidRPr="00903DBA">
        <w:rPr>
          <w:highlight w:val="white"/>
        </w:rPr>
        <w:t>)</w:t>
      </w:r>
      <w:r w:rsidRPr="00903DBA">
        <w:rPr>
          <w:highlight w:val="white"/>
        </w:rPr>
        <w:t xml:space="preserve"> and is used when defining </w:t>
      </w:r>
      <w:r w:rsidR="00FE437C" w:rsidRPr="00903DBA">
        <w:rPr>
          <w:highlight w:val="white"/>
        </w:rPr>
        <w:t>functions with a variable number of parameters, su</w:t>
      </w:r>
      <w:r w:rsidR="00316A77" w:rsidRPr="00903DBA">
        <w:rPr>
          <w:highlight w:val="white"/>
        </w:rPr>
        <w:t>c</w:t>
      </w:r>
      <w:r w:rsidR="00FE437C" w:rsidRPr="00903DBA">
        <w:rPr>
          <w:highlight w:val="white"/>
        </w:rPr>
        <w:t xml:space="preserve">h as </w:t>
      </w:r>
      <w:r w:rsidR="00FE437C" w:rsidRPr="00903DBA">
        <w:rPr>
          <w:rStyle w:val="KeyWord0"/>
          <w:highlight w:val="white"/>
        </w:rPr>
        <w:t>printf</w:t>
      </w:r>
      <w:r w:rsidR="00FE437C" w:rsidRPr="00903DBA">
        <w:rPr>
          <w:highlight w:val="white"/>
        </w:rPr>
        <w:t xml:space="preserve"> or </w:t>
      </w:r>
      <w:r w:rsidR="00FE437C" w:rsidRPr="00903DBA">
        <w:rPr>
          <w:rStyle w:val="KeyWord0"/>
          <w:highlight w:val="white"/>
        </w:rPr>
        <w:t>scanf</w:t>
      </w:r>
      <w:r w:rsidR="00FE437C" w:rsidRPr="00903DBA">
        <w:rPr>
          <w:highlight w:val="white"/>
        </w:rPr>
        <w:t>.</w:t>
      </w:r>
    </w:p>
    <w:p w14:paraId="2E40C7C6" w14:textId="49209C6E" w:rsidR="00F023DC" w:rsidRPr="00903DBA" w:rsidRDefault="003B214B" w:rsidP="00F91A23">
      <w:pPr>
        <w:pStyle w:val="Code"/>
        <w:rPr>
          <w:highlight w:val="white"/>
        </w:rPr>
      </w:pPr>
      <w:r w:rsidRPr="00903DBA">
        <w:rPr>
          <w:highlight w:val="white"/>
        </w:rPr>
        <w:t xml:space="preserve">       </w:t>
      </w:r>
      <w:r w:rsidR="00485385" w:rsidRPr="00903DBA">
        <w:rPr>
          <w:highlight w:val="white"/>
        </w:rPr>
        <w:t xml:space="preserve">QUESTION_MARK </w:t>
      </w:r>
      <w:r w:rsidR="00F023DC" w:rsidRPr="00903DBA">
        <w:rPr>
          <w:highlight w:val="white"/>
        </w:rPr>
        <w:t>COLON COMMA SEMICOLON ELLIPSE DOT ARROW</w:t>
      </w:r>
      <w:r w:rsidR="003C1FC5" w:rsidRPr="00903DBA">
        <w:rPr>
          <w:highlight w:val="white"/>
        </w:rPr>
        <w:t xml:space="preserve"> SIZEOF</w:t>
      </w:r>
    </w:p>
    <w:p w14:paraId="67D6FC73" w14:textId="14C04159" w:rsidR="007475EE" w:rsidRPr="00903DBA" w:rsidRDefault="00E55083" w:rsidP="00E55083">
      <w:pPr>
        <w:rPr>
          <w:highlight w:val="white"/>
        </w:rPr>
      </w:pPr>
      <w:r w:rsidRPr="00903DBA">
        <w:rPr>
          <w:highlight w:val="white"/>
        </w:rPr>
        <w:t xml:space="preserve">In C, we have </w:t>
      </w:r>
      <w:r w:rsidR="00316A77" w:rsidRPr="00903DBA">
        <w:rPr>
          <w:highlight w:val="white"/>
        </w:rPr>
        <w:t xml:space="preserve">the </w:t>
      </w:r>
      <w:r w:rsidRPr="00903DBA">
        <w:rPr>
          <w:highlight w:val="white"/>
        </w:rPr>
        <w:t xml:space="preserve">regular </w:t>
      </w:r>
      <w:proofErr w:type="gramStart"/>
      <w:r w:rsidRPr="00903DBA">
        <w:rPr>
          <w:highlight w:val="white"/>
        </w:rPr>
        <w:t>parentheses ’</w:t>
      </w:r>
      <w:proofErr w:type="gramEnd"/>
      <w:r w:rsidRPr="00903DBA">
        <w:rPr>
          <w:highlight w:val="white"/>
        </w:rPr>
        <w:t>(’ and ’)’, block</w:t>
      </w:r>
      <w:r w:rsidR="00316A77" w:rsidRPr="00903DBA">
        <w:rPr>
          <w:highlight w:val="white"/>
        </w:rPr>
        <w:t xml:space="preserve"> parentheses</w:t>
      </w:r>
      <w:r w:rsidRPr="00903DBA">
        <w:rPr>
          <w:highlight w:val="white"/>
        </w:rPr>
        <w:t xml:space="preserve"> ’{’ and ’}’, and squares ’[’ and </w:t>
      </w:r>
      <w:r w:rsidR="007B6BE0" w:rsidRPr="00903DBA">
        <w:rPr>
          <w:highlight w:val="white"/>
        </w:rPr>
        <w:t>’]’</w:t>
      </w:r>
    </w:p>
    <w:p w14:paraId="063CB367" w14:textId="5DA835D5" w:rsidR="00F023DC" w:rsidRPr="00903DBA" w:rsidRDefault="00F023DC" w:rsidP="00F91A23">
      <w:pPr>
        <w:pStyle w:val="Code"/>
        <w:rPr>
          <w:highlight w:val="white"/>
        </w:rPr>
      </w:pPr>
      <w:r w:rsidRPr="00903DBA">
        <w:rPr>
          <w:highlight w:val="white"/>
        </w:rPr>
        <w:t xml:space="preserve">       LEFT_</w:t>
      </w:r>
      <w:r w:rsidR="00E322FD" w:rsidRPr="00903DBA">
        <w:rPr>
          <w:highlight w:val="white"/>
        </w:rPr>
        <w:t xml:space="preserve">PARENTHESIS </w:t>
      </w:r>
      <w:r w:rsidRPr="00903DBA">
        <w:rPr>
          <w:highlight w:val="white"/>
        </w:rPr>
        <w:t>RIGHT_</w:t>
      </w:r>
      <w:r w:rsidR="00E322FD" w:rsidRPr="00903DBA">
        <w:rPr>
          <w:highlight w:val="white"/>
        </w:rPr>
        <w:t>PARENTHESIS</w:t>
      </w:r>
      <w:r w:rsidRPr="00903DBA">
        <w:rPr>
          <w:highlight w:val="white"/>
        </w:rPr>
        <w:t xml:space="preserve"> LEFT_BLOCK RIGHT_BLOCK</w:t>
      </w:r>
    </w:p>
    <w:p w14:paraId="61BB19EF" w14:textId="29E246DC" w:rsidR="00F023DC" w:rsidRPr="00903DBA" w:rsidRDefault="00F023DC" w:rsidP="00F91A23">
      <w:pPr>
        <w:pStyle w:val="Code"/>
        <w:rPr>
          <w:highlight w:val="white"/>
        </w:rPr>
      </w:pPr>
      <w:r w:rsidRPr="00903DBA">
        <w:rPr>
          <w:highlight w:val="white"/>
        </w:rPr>
        <w:t xml:space="preserve">       LEFT_SQUARE RIGHT_SQUARE</w:t>
      </w:r>
    </w:p>
    <w:p w14:paraId="7ACCAC10" w14:textId="605F3B4B" w:rsidR="00E402F9" w:rsidRPr="00903DBA" w:rsidRDefault="00E402F9" w:rsidP="00E402F9">
      <w:pPr>
        <w:rPr>
          <w:highlight w:val="white"/>
        </w:rPr>
      </w:pPr>
      <w:r w:rsidRPr="00903DBA">
        <w:rPr>
          <w:highlight w:val="white"/>
        </w:rPr>
        <w:t>We need a set of keyword</w:t>
      </w:r>
      <w:r w:rsidR="00970BA1" w:rsidRPr="00903DBA">
        <w:rPr>
          <w:highlight w:val="white"/>
        </w:rPr>
        <w:t>s</w:t>
      </w:r>
      <w:r w:rsidRPr="00903DBA">
        <w:rPr>
          <w:highlight w:val="white"/>
        </w:rPr>
        <w:t xml:space="preserve"> for the statements of C.</w:t>
      </w:r>
    </w:p>
    <w:p w14:paraId="6EA5561E" w14:textId="357C2240" w:rsidR="002503B4" w:rsidRPr="00903DBA" w:rsidRDefault="008C021D" w:rsidP="002503B4">
      <w:pPr>
        <w:pStyle w:val="Code"/>
        <w:rPr>
          <w:highlight w:val="white"/>
        </w:rPr>
      </w:pPr>
      <w:r w:rsidRPr="00903DBA">
        <w:rPr>
          <w:highlight w:val="white"/>
        </w:rPr>
        <w:t xml:space="preserve">      </w:t>
      </w:r>
      <w:r w:rsidR="00F023DC" w:rsidRPr="00903DBA">
        <w:rPr>
          <w:highlight w:val="white"/>
        </w:rPr>
        <w:t xml:space="preserve"> IF ELSE SWITCH CASE DEFAULT</w:t>
      </w:r>
      <w:r w:rsidR="007E229F" w:rsidRPr="00903DBA">
        <w:rPr>
          <w:highlight w:val="white"/>
        </w:rPr>
        <w:t xml:space="preserve"> </w:t>
      </w:r>
      <w:r w:rsidR="00F023DC" w:rsidRPr="00903DBA">
        <w:rPr>
          <w:highlight w:val="white"/>
        </w:rPr>
        <w:t xml:space="preserve">FOR WHILE DO </w:t>
      </w:r>
      <w:r w:rsidR="007E229F" w:rsidRPr="00903DBA">
        <w:rPr>
          <w:highlight w:val="white"/>
        </w:rPr>
        <w:t xml:space="preserve">BREAK </w:t>
      </w:r>
      <w:r w:rsidR="00F023DC" w:rsidRPr="00903DBA">
        <w:rPr>
          <w:highlight w:val="white"/>
        </w:rPr>
        <w:t>CONTINUE RETURN GOTO</w:t>
      </w:r>
      <w:r w:rsidR="002503B4" w:rsidRPr="00903DBA">
        <w:rPr>
          <w:highlight w:val="white"/>
        </w:rPr>
        <w:t xml:space="preserve"> </w:t>
      </w:r>
    </w:p>
    <w:p w14:paraId="3CC8484D" w14:textId="789EAADC" w:rsidR="008F1E38" w:rsidRPr="00903DBA" w:rsidRDefault="008F1E38" w:rsidP="008F1E38">
      <w:pPr>
        <w:rPr>
          <w:highlight w:val="white"/>
        </w:rPr>
      </w:pPr>
      <w:r w:rsidRPr="00903DBA">
        <w:rPr>
          <w:highlight w:val="white"/>
        </w:rPr>
        <w:t xml:space="preserve">The interrupt, </w:t>
      </w:r>
      <w:proofErr w:type="spellStart"/>
      <w:r w:rsidRPr="00903DBA">
        <w:rPr>
          <w:highlight w:val="white"/>
        </w:rPr>
        <w:t>jump_register</w:t>
      </w:r>
      <w:proofErr w:type="spellEnd"/>
      <w:r w:rsidRPr="00903DBA">
        <w:rPr>
          <w:highlight w:val="white"/>
        </w:rPr>
        <w:t xml:space="preserve">, </w:t>
      </w:r>
      <w:proofErr w:type="spellStart"/>
      <w:r w:rsidRPr="00903DBA">
        <w:rPr>
          <w:highlight w:val="white"/>
        </w:rPr>
        <w:t>syscall</w:t>
      </w:r>
      <w:proofErr w:type="spellEnd"/>
      <w:r w:rsidRPr="00903DBA">
        <w:rPr>
          <w:highlight w:val="white"/>
        </w:rPr>
        <w:t>, and carry flag tokens are used for internal system calls only.</w:t>
      </w:r>
    </w:p>
    <w:p w14:paraId="5B49740F" w14:textId="71C84361" w:rsidR="00F023DC" w:rsidRPr="00903DBA" w:rsidRDefault="008C021D" w:rsidP="00F91A23">
      <w:pPr>
        <w:pStyle w:val="Code"/>
        <w:rPr>
          <w:highlight w:val="white"/>
        </w:rPr>
      </w:pPr>
      <w:r w:rsidRPr="00903DBA">
        <w:rPr>
          <w:highlight w:val="white"/>
        </w:rPr>
        <w:t xml:space="preserve">      </w:t>
      </w:r>
      <w:r w:rsidR="00F023DC" w:rsidRPr="00903DBA">
        <w:rPr>
          <w:highlight w:val="white"/>
        </w:rPr>
        <w:t xml:space="preserve"> INTERRUPT</w:t>
      </w:r>
      <w:r w:rsidRPr="00903DBA">
        <w:rPr>
          <w:highlight w:val="white"/>
        </w:rPr>
        <w:t xml:space="preserve"> </w:t>
      </w:r>
      <w:r w:rsidR="00F023DC" w:rsidRPr="00903DBA">
        <w:rPr>
          <w:highlight w:val="white"/>
        </w:rPr>
        <w:t>JUMP_REGISTER SYSCALL CARRY_FLAG</w:t>
      </w:r>
    </w:p>
    <w:p w14:paraId="2ACDDC19" w14:textId="1D57F000" w:rsidR="005D20FE" w:rsidRPr="00903DBA" w:rsidRDefault="005D20FE" w:rsidP="005D20FE">
      <w:pPr>
        <w:rPr>
          <w:highlight w:val="white"/>
        </w:rPr>
      </w:pPr>
      <w:r w:rsidRPr="00903DBA">
        <w:rPr>
          <w:highlight w:val="white"/>
        </w:rPr>
        <w:t xml:space="preserve">Note that we do not need any tokens for comments, since they have </w:t>
      </w:r>
      <w:r w:rsidR="00970BA1" w:rsidRPr="00903DBA">
        <w:rPr>
          <w:highlight w:val="white"/>
        </w:rPr>
        <w:t xml:space="preserve">already </w:t>
      </w:r>
      <w:r w:rsidRPr="00903DBA">
        <w:rPr>
          <w:highlight w:val="white"/>
        </w:rPr>
        <w:t>been taken care of by the preprocessor.</w:t>
      </w:r>
    </w:p>
    <w:p w14:paraId="3B336BFA" w14:textId="51B688C8" w:rsidR="005843DF" w:rsidRPr="00903DBA" w:rsidRDefault="005843DF" w:rsidP="005843DF">
      <w:pPr>
        <w:rPr>
          <w:highlight w:val="white"/>
        </w:rPr>
      </w:pPr>
      <w:r w:rsidRPr="00903DBA">
        <w:rPr>
          <w:highlight w:val="white"/>
        </w:rPr>
        <w:t>The next part of the scanner is the union section</w:t>
      </w:r>
      <w:r w:rsidR="002866DC" w:rsidRPr="00903DBA">
        <w:rPr>
          <w:highlight w:val="white"/>
        </w:rPr>
        <w:t xml:space="preserve">, where we define the </w:t>
      </w:r>
      <w:r w:rsidR="000F6165" w:rsidRPr="00903DBA">
        <w:rPr>
          <w:highlight w:val="white"/>
        </w:rPr>
        <w:t>attributes of the rules</w:t>
      </w:r>
      <w:r w:rsidR="00C2229A" w:rsidRPr="00903DBA">
        <w:rPr>
          <w:highlight w:val="white"/>
        </w:rPr>
        <w:t xml:space="preserve"> below.</w:t>
      </w:r>
    </w:p>
    <w:p w14:paraId="20DF0E74" w14:textId="14988BAF" w:rsidR="00F023DC" w:rsidRPr="00903DBA" w:rsidRDefault="00F023DC" w:rsidP="00F91A23">
      <w:pPr>
        <w:pStyle w:val="Code"/>
        <w:rPr>
          <w:highlight w:val="white"/>
        </w:rPr>
      </w:pPr>
      <w:r w:rsidRPr="00903DBA">
        <w:rPr>
          <w:highlight w:val="white"/>
        </w:rPr>
        <w:t>%union {</w:t>
      </w:r>
    </w:p>
    <w:p w14:paraId="283A3B5A" w14:textId="15B25443" w:rsidR="00F023DC" w:rsidRPr="00903DBA" w:rsidRDefault="00F023DC" w:rsidP="00F91A23">
      <w:pPr>
        <w:pStyle w:val="Code"/>
        <w:rPr>
          <w:highlight w:val="white"/>
        </w:rPr>
      </w:pPr>
      <w:r w:rsidRPr="00903DBA">
        <w:rPr>
          <w:highlight w:val="white"/>
        </w:rPr>
        <w:t xml:space="preserve">  public string name;</w:t>
      </w:r>
    </w:p>
    <w:p w14:paraId="755757C4" w14:textId="04B180D7" w:rsidR="00CC3BF3" w:rsidRPr="00903DBA" w:rsidRDefault="000B7A56" w:rsidP="00CC3BF3">
      <w:pPr>
        <w:rPr>
          <w:highlight w:val="white"/>
        </w:rPr>
      </w:pPr>
      <w:r w:rsidRPr="00903DBA">
        <w:rPr>
          <w:highlight w:val="white"/>
        </w:rPr>
        <w:t xml:space="preserve">The </w:t>
      </w:r>
      <w:r w:rsidR="00CC3BF3" w:rsidRPr="00903DBA">
        <w:rPr>
          <w:rStyle w:val="KeyWord0"/>
          <w:highlight w:val="white"/>
        </w:rPr>
        <w:t>Register</w:t>
      </w:r>
      <w:r w:rsidR="00CC3BF3" w:rsidRPr="00903DBA">
        <w:rPr>
          <w:highlight w:val="white"/>
        </w:rPr>
        <w:t xml:space="preserve"> enumeration hold</w:t>
      </w:r>
      <w:r w:rsidR="002E4915" w:rsidRPr="00903DBA">
        <w:rPr>
          <w:highlight w:val="white"/>
        </w:rPr>
        <w:t>s</w:t>
      </w:r>
      <w:r w:rsidR="00CC3BF3" w:rsidRPr="00903DBA">
        <w:rPr>
          <w:highlight w:val="white"/>
        </w:rPr>
        <w:t xml:space="preserve"> the registers of the target ma</w:t>
      </w:r>
      <w:r w:rsidR="00CF3400" w:rsidRPr="00903DBA">
        <w:rPr>
          <w:highlight w:val="white"/>
        </w:rPr>
        <w:t>c</w:t>
      </w:r>
      <w:r w:rsidR="00CC3BF3" w:rsidRPr="00903DBA">
        <w:rPr>
          <w:highlight w:val="white"/>
        </w:rPr>
        <w:t>hine.</w:t>
      </w:r>
    </w:p>
    <w:p w14:paraId="5D03C2E9" w14:textId="1F924C01" w:rsidR="00F023DC" w:rsidRPr="00903DBA" w:rsidRDefault="00F023DC" w:rsidP="00F91A23">
      <w:pPr>
        <w:pStyle w:val="Code"/>
        <w:rPr>
          <w:highlight w:val="white"/>
        </w:rPr>
      </w:pPr>
      <w:r w:rsidRPr="00903DBA">
        <w:rPr>
          <w:highlight w:val="white"/>
        </w:rPr>
        <w:t xml:space="preserve">  public Register register;</w:t>
      </w:r>
    </w:p>
    <w:p w14:paraId="4A7A93F6" w14:textId="4D989AB2" w:rsidR="00BB5903" w:rsidRPr="00903DBA" w:rsidRDefault="00010727" w:rsidP="00BE73B3">
      <w:pPr>
        <w:rPr>
          <w:highlight w:val="white"/>
        </w:rPr>
      </w:pPr>
      <w:r w:rsidRPr="00903DBA">
        <w:rPr>
          <w:highlight w:val="white"/>
        </w:rPr>
        <w:t xml:space="preserve">Each </w:t>
      </w:r>
      <w:r w:rsidR="00BE73B3" w:rsidRPr="00903DBA">
        <w:rPr>
          <w:highlight w:val="white"/>
        </w:rPr>
        <w:t xml:space="preserve">symbol has a type, which is described by the </w:t>
      </w:r>
      <w:r w:rsidR="00BE73B3" w:rsidRPr="00903DBA">
        <w:rPr>
          <w:rStyle w:val="KeyWord0"/>
          <w:highlight w:val="white"/>
        </w:rPr>
        <w:t>Type</w:t>
      </w:r>
      <w:r w:rsidR="00BE73B3" w:rsidRPr="00903DBA">
        <w:rPr>
          <w:highlight w:val="white"/>
        </w:rPr>
        <w:t xml:space="preserve"> class.</w:t>
      </w:r>
    </w:p>
    <w:p w14:paraId="74594EF7" w14:textId="77777777" w:rsidR="00F023DC" w:rsidRPr="00903DBA" w:rsidRDefault="00F023DC" w:rsidP="00F91A23">
      <w:pPr>
        <w:pStyle w:val="Code"/>
        <w:rPr>
          <w:highlight w:val="white"/>
        </w:rPr>
      </w:pPr>
      <w:r w:rsidRPr="00903DBA">
        <w:rPr>
          <w:highlight w:val="white"/>
        </w:rPr>
        <w:t xml:space="preserve">  public CCompiler.Type type;</w:t>
      </w:r>
    </w:p>
    <w:p w14:paraId="21375045" w14:textId="77777777" w:rsidR="00F023DC" w:rsidRPr="00903DBA" w:rsidRDefault="00F023DC" w:rsidP="00F91A23">
      <w:pPr>
        <w:pStyle w:val="Code"/>
        <w:rPr>
          <w:highlight w:val="white"/>
        </w:rPr>
      </w:pPr>
      <w:r w:rsidRPr="00903DBA">
        <w:rPr>
          <w:highlight w:val="white"/>
        </w:rPr>
        <w:t xml:space="preserve">  public List&lt;CCompiler.Type&gt; type_list;</w:t>
      </w:r>
    </w:p>
    <w:p w14:paraId="620F2854" w14:textId="77777777" w:rsidR="00F023DC" w:rsidRPr="00903DBA" w:rsidRDefault="00F023DC" w:rsidP="00F91A23">
      <w:pPr>
        <w:pStyle w:val="Code"/>
        <w:rPr>
          <w:highlight w:val="white"/>
        </w:rPr>
      </w:pPr>
      <w:r w:rsidRPr="00903DBA">
        <w:rPr>
          <w:highlight w:val="white"/>
        </w:rPr>
        <w:t xml:space="preserve">  public Sort sort;</w:t>
      </w:r>
    </w:p>
    <w:p w14:paraId="7A8B005E" w14:textId="77777777" w:rsidR="00F023DC" w:rsidRPr="00903DBA" w:rsidRDefault="00F023DC" w:rsidP="00F91A23">
      <w:pPr>
        <w:pStyle w:val="Code"/>
        <w:rPr>
          <w:highlight w:val="white"/>
        </w:rPr>
      </w:pPr>
      <w:r w:rsidRPr="00903DBA">
        <w:rPr>
          <w:highlight w:val="white"/>
        </w:rPr>
        <w:t xml:space="preserve">  public Symbol symbol;</w:t>
      </w:r>
    </w:p>
    <w:p w14:paraId="419A1EE5" w14:textId="77777777" w:rsidR="00F023DC" w:rsidRPr="00903DBA" w:rsidRDefault="00F023DC" w:rsidP="00F91A23">
      <w:pPr>
        <w:pStyle w:val="Code"/>
        <w:rPr>
          <w:highlight w:val="white"/>
        </w:rPr>
      </w:pPr>
      <w:r w:rsidRPr="00903DBA">
        <w:rPr>
          <w:highlight w:val="white"/>
        </w:rPr>
        <w:t xml:space="preserve">  public IDictionary&lt;string,Symbol&gt; symbol_map;</w:t>
      </w:r>
    </w:p>
    <w:p w14:paraId="509FFDB3" w14:textId="77777777" w:rsidR="00F023DC" w:rsidRPr="00903DBA" w:rsidRDefault="00F023DC" w:rsidP="00F91A23">
      <w:pPr>
        <w:pStyle w:val="Code"/>
        <w:rPr>
          <w:highlight w:val="white"/>
        </w:rPr>
      </w:pPr>
      <w:r w:rsidRPr="00903DBA">
        <w:rPr>
          <w:highlight w:val="white"/>
        </w:rPr>
        <w:t xml:space="preserve">  public ISet&lt;Pair&lt;Symbol,bool&gt;&gt; symbol_bool_pair_set;</w:t>
      </w:r>
    </w:p>
    <w:p w14:paraId="24D492F2" w14:textId="77777777" w:rsidR="00F023DC" w:rsidRPr="00903DBA" w:rsidRDefault="00F023DC" w:rsidP="00F91A23">
      <w:pPr>
        <w:pStyle w:val="Code"/>
        <w:rPr>
          <w:highlight w:val="white"/>
        </w:rPr>
      </w:pPr>
      <w:r w:rsidRPr="00903DBA">
        <w:rPr>
          <w:highlight w:val="white"/>
        </w:rPr>
        <w:t xml:space="preserve">  public Pair&lt;Symbol,bool&gt; symbol_bool_pair;</w:t>
      </w:r>
    </w:p>
    <w:p w14:paraId="6A2A64EC" w14:textId="77777777" w:rsidR="00715BAF" w:rsidRPr="00903DBA" w:rsidRDefault="00715BAF" w:rsidP="00715BAF">
      <w:pPr>
        <w:pStyle w:val="Code"/>
        <w:rPr>
          <w:highlight w:val="white"/>
        </w:rPr>
      </w:pPr>
      <w:r w:rsidRPr="00903DBA">
        <w:rPr>
          <w:highlight w:val="white"/>
        </w:rPr>
        <w:t xml:space="preserve">  public List&lt;Symbol&gt; symbol_list;</w:t>
      </w:r>
    </w:p>
    <w:p w14:paraId="10C36108" w14:textId="77777777" w:rsidR="00F023DC" w:rsidRPr="00903DBA" w:rsidRDefault="00F023DC" w:rsidP="00F91A23">
      <w:pPr>
        <w:pStyle w:val="Code"/>
        <w:rPr>
          <w:highlight w:val="white"/>
        </w:rPr>
      </w:pPr>
      <w:r w:rsidRPr="00903DBA">
        <w:rPr>
          <w:highlight w:val="white"/>
        </w:rPr>
        <w:t xml:space="preserve">  public List&lt;string&gt; string_list;</w:t>
      </w:r>
    </w:p>
    <w:p w14:paraId="326E2B8D" w14:textId="6DBAE337" w:rsidR="00F023DC" w:rsidRPr="00903DBA" w:rsidRDefault="00F023DC" w:rsidP="00F91A23">
      <w:pPr>
        <w:pStyle w:val="Code"/>
        <w:rPr>
          <w:highlight w:val="white"/>
        </w:rPr>
      </w:pPr>
      <w:r w:rsidRPr="00903DBA">
        <w:rPr>
          <w:highlight w:val="white"/>
        </w:rPr>
        <w:t xml:space="preserve">  public Declarator </w:t>
      </w:r>
      <w:r w:rsidR="00AB7DF5" w:rsidRPr="00903DBA">
        <w:rPr>
          <w:highlight w:val="white"/>
        </w:rPr>
        <w:t>declarator</w:t>
      </w:r>
      <w:r w:rsidRPr="00903DBA">
        <w:rPr>
          <w:highlight w:val="white"/>
        </w:rPr>
        <w:t>;</w:t>
      </w:r>
    </w:p>
    <w:p w14:paraId="47898A2D" w14:textId="13F62C63" w:rsidR="00F023DC" w:rsidRPr="00903DBA" w:rsidRDefault="00F023DC" w:rsidP="00F91A23">
      <w:pPr>
        <w:pStyle w:val="Code"/>
        <w:rPr>
          <w:highlight w:val="white"/>
        </w:rPr>
      </w:pPr>
      <w:r w:rsidRPr="00903DBA">
        <w:rPr>
          <w:highlight w:val="white"/>
        </w:rPr>
        <w:t xml:space="preserve">  public List&lt;Declarator&gt; </w:t>
      </w:r>
      <w:r w:rsidR="00B473E1" w:rsidRPr="00903DBA">
        <w:rPr>
          <w:highlight w:val="white"/>
        </w:rPr>
        <w:t>declarator_list</w:t>
      </w:r>
      <w:r w:rsidRPr="00903DBA">
        <w:rPr>
          <w:highlight w:val="white"/>
        </w:rPr>
        <w:t>;</w:t>
      </w:r>
    </w:p>
    <w:p w14:paraId="0286C4E8" w14:textId="6E9BA42C" w:rsidR="00F023DC" w:rsidRPr="00903DBA" w:rsidRDefault="00F023DC" w:rsidP="00F91A23">
      <w:pPr>
        <w:pStyle w:val="Code"/>
        <w:rPr>
          <w:highlight w:val="white"/>
        </w:rPr>
      </w:pPr>
      <w:r w:rsidRPr="00903DBA">
        <w:rPr>
          <w:highlight w:val="white"/>
        </w:rPr>
        <w:t xml:space="preserve">  public MiddleOperator </w:t>
      </w:r>
      <w:r w:rsidR="00B26AFD" w:rsidRPr="00903DBA">
        <w:rPr>
          <w:highlight w:val="white"/>
        </w:rPr>
        <w:t>middle_operator</w:t>
      </w:r>
      <w:r w:rsidRPr="00903DBA">
        <w:rPr>
          <w:highlight w:val="white"/>
        </w:rPr>
        <w:t>;</w:t>
      </w:r>
    </w:p>
    <w:p w14:paraId="073CA29F" w14:textId="77777777" w:rsidR="00F023DC" w:rsidRPr="00903DBA" w:rsidRDefault="00F023DC" w:rsidP="00F91A23">
      <w:pPr>
        <w:pStyle w:val="Code"/>
        <w:rPr>
          <w:highlight w:val="white"/>
        </w:rPr>
      </w:pPr>
      <w:r w:rsidRPr="00903DBA">
        <w:rPr>
          <w:highlight w:val="white"/>
        </w:rPr>
        <w:t xml:space="preserve">  public Expression expression;</w:t>
      </w:r>
    </w:p>
    <w:p w14:paraId="3C3752EE" w14:textId="77777777" w:rsidR="00F023DC" w:rsidRPr="00903DBA" w:rsidRDefault="00F023DC" w:rsidP="00F91A23">
      <w:pPr>
        <w:pStyle w:val="Code"/>
        <w:rPr>
          <w:highlight w:val="white"/>
        </w:rPr>
      </w:pPr>
      <w:r w:rsidRPr="00903DBA">
        <w:rPr>
          <w:highlight w:val="white"/>
        </w:rPr>
        <w:t xml:space="preserve">  public List&lt;Expression&gt; expression_list;</w:t>
      </w:r>
    </w:p>
    <w:p w14:paraId="31754287" w14:textId="77777777" w:rsidR="00F023DC" w:rsidRPr="00903DBA" w:rsidRDefault="00F023DC" w:rsidP="00F91A23">
      <w:pPr>
        <w:pStyle w:val="Code"/>
        <w:rPr>
          <w:highlight w:val="white"/>
        </w:rPr>
      </w:pPr>
      <w:r w:rsidRPr="00903DBA">
        <w:rPr>
          <w:highlight w:val="white"/>
        </w:rPr>
        <w:t xml:space="preserve">  public Statement statement;</w:t>
      </w:r>
    </w:p>
    <w:p w14:paraId="7A8609EF" w14:textId="5D67B065" w:rsidR="00F023DC" w:rsidRPr="00903DBA" w:rsidRDefault="00F023DC" w:rsidP="00F91A23">
      <w:pPr>
        <w:pStyle w:val="Code"/>
        <w:rPr>
          <w:highlight w:val="white"/>
        </w:rPr>
      </w:pPr>
      <w:r w:rsidRPr="00903DBA">
        <w:rPr>
          <w:highlight w:val="white"/>
        </w:rPr>
        <w:t xml:space="preserve">  public Pair&lt;List</w:t>
      </w:r>
      <w:r w:rsidR="0063367D" w:rsidRPr="00903DBA">
        <w:rPr>
          <w:highlight w:val="white"/>
        </w:rPr>
        <w:t>&lt;</w:t>
      </w:r>
      <w:r w:rsidRPr="00903DBA">
        <w:rPr>
          <w:highlight w:val="white"/>
        </w:rPr>
        <w:t>Symbol&gt;,Boolean&gt; parameter_pair;</w:t>
      </w:r>
    </w:p>
    <w:p w14:paraId="03380E50" w14:textId="77777777" w:rsidR="00F023DC" w:rsidRPr="00903DBA" w:rsidRDefault="00F023DC" w:rsidP="00F91A23">
      <w:pPr>
        <w:pStyle w:val="Code"/>
        <w:rPr>
          <w:highlight w:val="white"/>
        </w:rPr>
      </w:pPr>
      <w:r w:rsidRPr="00903DBA">
        <w:rPr>
          <w:highlight w:val="white"/>
        </w:rPr>
        <w:t xml:space="preserve">  public List&lt;MiddleCode&gt; middle_code_list;</w:t>
      </w:r>
    </w:p>
    <w:p w14:paraId="1889C98A" w14:textId="77777777" w:rsidR="00F023DC" w:rsidRPr="00903DBA" w:rsidRDefault="00F023DC" w:rsidP="00F91A23">
      <w:pPr>
        <w:pStyle w:val="Code"/>
        <w:rPr>
          <w:highlight w:val="white"/>
        </w:rPr>
      </w:pPr>
      <w:r w:rsidRPr="00903DBA">
        <w:rPr>
          <w:highlight w:val="white"/>
        </w:rPr>
        <w:t xml:space="preserve">  public object obj;</w:t>
      </w:r>
    </w:p>
    <w:p w14:paraId="790568A1" w14:textId="77777777" w:rsidR="00F023DC" w:rsidRPr="00903DBA" w:rsidRDefault="00F023DC" w:rsidP="00F91A23">
      <w:pPr>
        <w:pStyle w:val="Code"/>
        <w:rPr>
          <w:highlight w:val="white"/>
        </w:rPr>
      </w:pPr>
      <w:r w:rsidRPr="00903DBA">
        <w:rPr>
          <w:highlight w:val="white"/>
        </w:rPr>
        <w:t xml:space="preserve">  public List&lt;object&gt; object_list;</w:t>
      </w:r>
    </w:p>
    <w:p w14:paraId="5F8BF3DA" w14:textId="77777777" w:rsidR="00F023DC" w:rsidRPr="00903DBA" w:rsidRDefault="00F023DC" w:rsidP="00F91A23">
      <w:pPr>
        <w:pStyle w:val="Code"/>
        <w:rPr>
          <w:highlight w:val="white"/>
        </w:rPr>
      </w:pPr>
      <w:r w:rsidRPr="00903DBA">
        <w:rPr>
          <w:highlight w:val="white"/>
        </w:rPr>
        <w:t>}</w:t>
      </w:r>
    </w:p>
    <w:p w14:paraId="1716ECB5" w14:textId="77777777" w:rsidR="00F023DC" w:rsidRPr="00903DBA" w:rsidRDefault="00F023DC" w:rsidP="00F91A23">
      <w:pPr>
        <w:pStyle w:val="Code"/>
        <w:rPr>
          <w:highlight w:val="white"/>
        </w:rPr>
      </w:pPr>
    </w:p>
    <w:p w14:paraId="65838E8E" w14:textId="77777777" w:rsidR="00F023DC" w:rsidRPr="00903DBA" w:rsidRDefault="00F023DC" w:rsidP="00F91A23">
      <w:pPr>
        <w:pStyle w:val="Code"/>
        <w:rPr>
          <w:highlight w:val="white"/>
        </w:rPr>
      </w:pPr>
      <w:r w:rsidRPr="00903DBA">
        <w:rPr>
          <w:highlight w:val="white"/>
        </w:rPr>
        <w:t>%token &lt;name&gt; NAME</w:t>
      </w:r>
    </w:p>
    <w:p w14:paraId="0300BD46" w14:textId="77777777" w:rsidR="00F023DC" w:rsidRPr="00903DBA" w:rsidRDefault="00F023DC" w:rsidP="00F91A23">
      <w:pPr>
        <w:pStyle w:val="Code"/>
        <w:rPr>
          <w:highlight w:val="white"/>
        </w:rPr>
      </w:pPr>
      <w:r w:rsidRPr="00903DBA">
        <w:rPr>
          <w:highlight w:val="white"/>
        </w:rPr>
        <w:t>%token &lt;register&gt; REGISTER_NAME</w:t>
      </w:r>
    </w:p>
    <w:p w14:paraId="4E69D82E" w14:textId="77777777" w:rsidR="00F023DC" w:rsidRPr="00903DBA" w:rsidRDefault="00F023DC" w:rsidP="00F91A23">
      <w:pPr>
        <w:pStyle w:val="Code"/>
        <w:rPr>
          <w:highlight w:val="white"/>
        </w:rPr>
      </w:pPr>
      <w:r w:rsidRPr="00903DBA">
        <w:rPr>
          <w:highlight w:val="white"/>
        </w:rPr>
        <w:t>%token &lt;type&gt; TYPEDEF_NAME</w:t>
      </w:r>
    </w:p>
    <w:p w14:paraId="4D974DEE" w14:textId="77777777" w:rsidR="00F023DC" w:rsidRPr="00903DBA" w:rsidRDefault="00F023DC" w:rsidP="00F91A23">
      <w:pPr>
        <w:pStyle w:val="Code"/>
        <w:rPr>
          <w:highlight w:val="white"/>
        </w:rPr>
      </w:pPr>
      <w:r w:rsidRPr="00903DBA">
        <w:rPr>
          <w:highlight w:val="white"/>
        </w:rPr>
        <w:t>%token &lt;symbol&gt; VALUE</w:t>
      </w:r>
    </w:p>
    <w:p w14:paraId="40957F8C" w14:textId="77777777" w:rsidR="00F023DC" w:rsidRPr="00903DBA" w:rsidRDefault="00F023DC" w:rsidP="00F91A23">
      <w:pPr>
        <w:pStyle w:val="Code"/>
        <w:rPr>
          <w:highlight w:val="white"/>
        </w:rPr>
      </w:pPr>
    </w:p>
    <w:p w14:paraId="424B00C4" w14:textId="77777777" w:rsidR="00F023DC" w:rsidRPr="00903DBA" w:rsidRDefault="00F023DC" w:rsidP="00F91A23">
      <w:pPr>
        <w:pStyle w:val="Code"/>
        <w:rPr>
          <w:highlight w:val="white"/>
        </w:rPr>
      </w:pPr>
      <w:r w:rsidRPr="00903DBA">
        <w:rPr>
          <w:highlight w:val="white"/>
        </w:rPr>
        <w:lastRenderedPageBreak/>
        <w:t>%type &lt;obj&gt; declaration_specifier declaration_specifier_list_x</w:t>
      </w:r>
    </w:p>
    <w:p w14:paraId="5269300D" w14:textId="77777777" w:rsidR="00F023DC" w:rsidRPr="00903DBA" w:rsidRDefault="00F023DC" w:rsidP="00F91A23">
      <w:pPr>
        <w:pStyle w:val="Code"/>
        <w:rPr>
          <w:highlight w:val="white"/>
        </w:rPr>
      </w:pPr>
      <w:r w:rsidRPr="00903DBA">
        <w:rPr>
          <w:highlight w:val="white"/>
        </w:rPr>
        <w:t>%type &lt;object_list&gt; declaration_specifier_list</w:t>
      </w:r>
    </w:p>
    <w:p w14:paraId="28653C30" w14:textId="77777777" w:rsidR="00F023DC" w:rsidRPr="00903DBA" w:rsidRDefault="00F023DC" w:rsidP="00F91A23">
      <w:pPr>
        <w:pStyle w:val="Code"/>
        <w:rPr>
          <w:highlight w:val="white"/>
        </w:rPr>
      </w:pPr>
    </w:p>
    <w:p w14:paraId="4EC2D2A1" w14:textId="77777777" w:rsidR="00F023DC" w:rsidRPr="00903DBA" w:rsidRDefault="00F023DC" w:rsidP="00F91A23">
      <w:pPr>
        <w:pStyle w:val="Code"/>
        <w:rPr>
          <w:highlight w:val="white"/>
        </w:rPr>
      </w:pPr>
      <w:r w:rsidRPr="00903DBA">
        <w:rPr>
          <w:highlight w:val="white"/>
        </w:rPr>
        <w:t>%type &lt;name&gt; optional_name</w:t>
      </w:r>
    </w:p>
    <w:p w14:paraId="2317587C" w14:textId="77777777" w:rsidR="00F023DC" w:rsidRPr="00903DBA" w:rsidRDefault="00F023DC" w:rsidP="00F91A23">
      <w:pPr>
        <w:pStyle w:val="Code"/>
        <w:rPr>
          <w:highlight w:val="white"/>
        </w:rPr>
      </w:pPr>
      <w:r w:rsidRPr="00903DBA">
        <w:rPr>
          <w:highlight w:val="white"/>
        </w:rPr>
        <w:t>%type &lt;type&gt; struct_or_union_specifier</w:t>
      </w:r>
    </w:p>
    <w:p w14:paraId="51AA5966" w14:textId="77777777" w:rsidR="00F023DC" w:rsidRPr="00903DBA" w:rsidRDefault="00F023DC" w:rsidP="00F91A23">
      <w:pPr>
        <w:pStyle w:val="Code"/>
        <w:rPr>
          <w:highlight w:val="white"/>
        </w:rPr>
      </w:pPr>
      <w:r w:rsidRPr="00903DBA">
        <w:rPr>
          <w:highlight w:val="white"/>
        </w:rPr>
        <w:t>%type &lt;sort&gt; struct_or_union</w:t>
      </w:r>
    </w:p>
    <w:p w14:paraId="0F347B6B" w14:textId="77777777" w:rsidR="00F023DC" w:rsidRPr="00903DBA" w:rsidRDefault="00F023DC" w:rsidP="00F91A23">
      <w:pPr>
        <w:pStyle w:val="Code"/>
        <w:rPr>
          <w:highlight w:val="white"/>
        </w:rPr>
      </w:pPr>
    </w:p>
    <w:p w14:paraId="6B6F77C8" w14:textId="77777777" w:rsidR="00F023DC" w:rsidRPr="00903DBA" w:rsidRDefault="00F023DC" w:rsidP="00F91A23">
      <w:pPr>
        <w:pStyle w:val="Code"/>
        <w:rPr>
          <w:highlight w:val="white"/>
        </w:rPr>
      </w:pPr>
      <w:r w:rsidRPr="00903DBA">
        <w:rPr>
          <w:highlight w:val="white"/>
        </w:rPr>
        <w:t>%type &lt;type&gt; enum_specifier</w:t>
      </w:r>
    </w:p>
    <w:p w14:paraId="2E53318A" w14:textId="77777777" w:rsidR="00F023DC" w:rsidRPr="00903DBA" w:rsidRDefault="00F023DC" w:rsidP="00F91A23">
      <w:pPr>
        <w:pStyle w:val="Code"/>
        <w:rPr>
          <w:highlight w:val="white"/>
        </w:rPr>
      </w:pPr>
      <w:r w:rsidRPr="00903DBA">
        <w:rPr>
          <w:highlight w:val="white"/>
        </w:rPr>
        <w:t>%type &lt;symbol_bool_pair_set&gt; enum_list</w:t>
      </w:r>
    </w:p>
    <w:p w14:paraId="48A0349A" w14:textId="77777777" w:rsidR="00F023DC" w:rsidRPr="00903DBA" w:rsidRDefault="00F023DC" w:rsidP="00F91A23">
      <w:pPr>
        <w:pStyle w:val="Code"/>
        <w:rPr>
          <w:highlight w:val="white"/>
        </w:rPr>
      </w:pPr>
      <w:r w:rsidRPr="00903DBA">
        <w:rPr>
          <w:highlight w:val="white"/>
        </w:rPr>
        <w:t>%type &lt;symbol_bool_pair&gt; enum</w:t>
      </w:r>
    </w:p>
    <w:p w14:paraId="7FBCB211" w14:textId="77777777" w:rsidR="001024A7" w:rsidRPr="00903DBA" w:rsidRDefault="001024A7" w:rsidP="001024A7">
      <w:pPr>
        <w:pStyle w:val="Code"/>
        <w:rPr>
          <w:highlight w:val="white"/>
        </w:rPr>
      </w:pPr>
      <w:r w:rsidRPr="00903DBA">
        <w:rPr>
          <w:highlight w:val="white"/>
        </w:rPr>
        <w:t>%type &lt;middle_code_list&gt; declarator_list declaration</w:t>
      </w:r>
    </w:p>
    <w:p w14:paraId="050821DA" w14:textId="77777777" w:rsidR="001024A7" w:rsidRPr="00903DBA" w:rsidRDefault="001024A7" w:rsidP="001024A7">
      <w:pPr>
        <w:pStyle w:val="Code"/>
        <w:rPr>
          <w:highlight w:val="white"/>
        </w:rPr>
      </w:pPr>
      <w:r w:rsidRPr="00903DBA">
        <w:rPr>
          <w:highlight w:val="white"/>
        </w:rPr>
        <w:t xml:space="preserve">                         declaration_list optional_declaration_list</w:t>
      </w:r>
    </w:p>
    <w:p w14:paraId="24075C6C" w14:textId="77777777" w:rsidR="001024A7" w:rsidRPr="00903DBA" w:rsidRDefault="001024A7" w:rsidP="001024A7">
      <w:pPr>
        <w:pStyle w:val="Code"/>
        <w:rPr>
          <w:highlight w:val="white"/>
        </w:rPr>
      </w:pPr>
      <w:r w:rsidRPr="00903DBA">
        <w:rPr>
          <w:highlight w:val="white"/>
        </w:rPr>
        <w:t xml:space="preserve">                         initialization_bitfield_simple_declarator</w:t>
      </w:r>
    </w:p>
    <w:p w14:paraId="282514DF" w14:textId="77777777" w:rsidR="00F023DC" w:rsidRPr="00903DBA" w:rsidRDefault="00F023DC" w:rsidP="001024A7">
      <w:pPr>
        <w:pStyle w:val="Code"/>
        <w:rPr>
          <w:highlight w:val="white"/>
        </w:rPr>
      </w:pPr>
    </w:p>
    <w:p w14:paraId="731A5463" w14:textId="2D6ABB02" w:rsidR="00A327ED" w:rsidRPr="00903DBA" w:rsidRDefault="00A327ED" w:rsidP="00A327ED">
      <w:pPr>
        <w:pStyle w:val="Code"/>
        <w:rPr>
          <w:highlight w:val="white"/>
        </w:rPr>
      </w:pPr>
      <w:r w:rsidRPr="00903DBA">
        <w:rPr>
          <w:highlight w:val="white"/>
        </w:rPr>
        <w:t xml:space="preserve">%type &lt;declarator&gt; optional_simple_declarator declarator </w:t>
      </w:r>
      <w:r w:rsidR="00CF1025" w:rsidRPr="00903DBA">
        <w:rPr>
          <w:highlight w:val="white"/>
        </w:rPr>
        <w:t>direct</w:t>
      </w:r>
      <w:r w:rsidRPr="00903DBA">
        <w:rPr>
          <w:highlight w:val="white"/>
        </w:rPr>
        <w:t>_declarator</w:t>
      </w:r>
    </w:p>
    <w:p w14:paraId="25DE93F2" w14:textId="77777777" w:rsidR="00F023DC" w:rsidRPr="00903DBA" w:rsidRDefault="00F023DC" w:rsidP="00F91A23">
      <w:pPr>
        <w:pStyle w:val="Code"/>
        <w:rPr>
          <w:highlight w:val="white"/>
        </w:rPr>
      </w:pPr>
      <w:r w:rsidRPr="00903DBA">
        <w:rPr>
          <w:highlight w:val="white"/>
        </w:rPr>
        <w:t>%type &lt;type_list&gt; optional_pointer_list pointer_list</w:t>
      </w:r>
    </w:p>
    <w:p w14:paraId="66DE61D6" w14:textId="01107921" w:rsidR="00F023DC" w:rsidRPr="00903DBA" w:rsidRDefault="00F023DC" w:rsidP="00F91A23">
      <w:pPr>
        <w:pStyle w:val="Code"/>
        <w:rPr>
          <w:highlight w:val="white"/>
        </w:rPr>
      </w:pPr>
      <w:r w:rsidRPr="00903DBA">
        <w:rPr>
          <w:highlight w:val="white"/>
        </w:rPr>
        <w:t>%type &lt;type&gt; pointer</w:t>
      </w:r>
      <w:r w:rsidR="00F336BB" w:rsidRPr="00903DBA">
        <w:rPr>
          <w:highlight w:val="white"/>
        </w:rPr>
        <w:t>_marker</w:t>
      </w:r>
    </w:p>
    <w:p w14:paraId="7C5C2E0C" w14:textId="77777777" w:rsidR="00F023DC" w:rsidRPr="00903DBA" w:rsidRDefault="00F023DC" w:rsidP="00F91A23">
      <w:pPr>
        <w:pStyle w:val="Code"/>
        <w:rPr>
          <w:highlight w:val="white"/>
        </w:rPr>
      </w:pPr>
    </w:p>
    <w:p w14:paraId="775F845B" w14:textId="77777777" w:rsidR="00F023DC" w:rsidRPr="00903DBA" w:rsidRDefault="00F023DC" w:rsidP="00F91A23">
      <w:pPr>
        <w:pStyle w:val="Code"/>
        <w:rPr>
          <w:highlight w:val="white"/>
        </w:rPr>
      </w:pPr>
      <w:r w:rsidRPr="00903DBA">
        <w:rPr>
          <w:highlight w:val="white"/>
        </w:rPr>
        <w:t>%type &lt;parameter_pair&gt; optional_parameter_ellipse_list</w:t>
      </w:r>
    </w:p>
    <w:p w14:paraId="26659CF5" w14:textId="77777777" w:rsidR="00F023DC" w:rsidRPr="00903DBA" w:rsidRDefault="00F023DC" w:rsidP="00F91A23">
      <w:pPr>
        <w:pStyle w:val="Code"/>
        <w:rPr>
          <w:highlight w:val="white"/>
        </w:rPr>
      </w:pPr>
      <w:r w:rsidRPr="00903DBA">
        <w:rPr>
          <w:highlight w:val="white"/>
        </w:rPr>
        <w:t xml:space="preserve">                       parameter_ellipse_list</w:t>
      </w:r>
    </w:p>
    <w:p w14:paraId="23432D43" w14:textId="7AFBA05C" w:rsidR="00F023DC" w:rsidRPr="00903DBA" w:rsidRDefault="00F023DC" w:rsidP="00F91A23">
      <w:pPr>
        <w:pStyle w:val="Code"/>
        <w:rPr>
          <w:highlight w:val="white"/>
        </w:rPr>
      </w:pPr>
      <w:r w:rsidRPr="00903DBA">
        <w:rPr>
          <w:highlight w:val="white"/>
        </w:rPr>
        <w:t>%type &lt;symbol_list&gt; parameter_list</w:t>
      </w:r>
    </w:p>
    <w:p w14:paraId="632C170A" w14:textId="0E5F3EB5" w:rsidR="00F023DC" w:rsidRPr="00903DBA" w:rsidRDefault="00F023DC" w:rsidP="00F91A23">
      <w:pPr>
        <w:pStyle w:val="Code"/>
        <w:rPr>
          <w:highlight w:val="white"/>
        </w:rPr>
      </w:pPr>
      <w:r w:rsidRPr="00903DBA">
        <w:rPr>
          <w:highlight w:val="white"/>
        </w:rPr>
        <w:t>%type &lt;symbol&gt; parameter_declaration</w:t>
      </w:r>
    </w:p>
    <w:p w14:paraId="2D7CC136" w14:textId="77777777" w:rsidR="00F023DC" w:rsidRPr="00903DBA" w:rsidRDefault="00F023DC" w:rsidP="00F91A23">
      <w:pPr>
        <w:pStyle w:val="Code"/>
        <w:rPr>
          <w:highlight w:val="white"/>
        </w:rPr>
      </w:pPr>
    </w:p>
    <w:p w14:paraId="260D01A5" w14:textId="77777777" w:rsidR="00F023DC" w:rsidRPr="00903DBA" w:rsidRDefault="00F023DC" w:rsidP="00F91A23">
      <w:pPr>
        <w:pStyle w:val="Code"/>
        <w:rPr>
          <w:highlight w:val="white"/>
        </w:rPr>
      </w:pPr>
      <w:r w:rsidRPr="00903DBA">
        <w:rPr>
          <w:highlight w:val="white"/>
        </w:rPr>
        <w:t>%type &lt;string_list&gt; optional_name_list identifier_list</w:t>
      </w:r>
    </w:p>
    <w:p w14:paraId="5C04E64A" w14:textId="6F453DA6" w:rsidR="00F023DC" w:rsidRPr="00903DBA" w:rsidRDefault="00F023DC" w:rsidP="00F91A23">
      <w:pPr>
        <w:pStyle w:val="Code"/>
        <w:rPr>
          <w:highlight w:val="white"/>
        </w:rPr>
      </w:pPr>
      <w:r w:rsidRPr="00903DBA">
        <w:rPr>
          <w:highlight w:val="white"/>
        </w:rPr>
        <w:t xml:space="preserve">%type &lt;object_list&gt; </w:t>
      </w:r>
      <w:r w:rsidR="002F35C1" w:rsidRPr="00903DBA">
        <w:rPr>
          <w:highlight w:val="white"/>
        </w:rPr>
        <w:t>initializer</w:t>
      </w:r>
      <w:r w:rsidRPr="00903DBA">
        <w:rPr>
          <w:highlight w:val="white"/>
        </w:rPr>
        <w:t>_list</w:t>
      </w:r>
    </w:p>
    <w:p w14:paraId="43038C6F" w14:textId="15E1AE0B" w:rsidR="00F023DC" w:rsidRPr="00903DBA" w:rsidRDefault="00F023DC" w:rsidP="00F91A23">
      <w:pPr>
        <w:pStyle w:val="Code"/>
        <w:rPr>
          <w:highlight w:val="white"/>
        </w:rPr>
      </w:pPr>
      <w:r w:rsidRPr="00903DBA">
        <w:rPr>
          <w:highlight w:val="white"/>
        </w:rPr>
        <w:t xml:space="preserve">%type &lt;obj&gt; </w:t>
      </w:r>
      <w:r w:rsidR="002F35C1" w:rsidRPr="00903DBA">
        <w:rPr>
          <w:highlight w:val="white"/>
        </w:rPr>
        <w:t>initializer</w:t>
      </w:r>
    </w:p>
    <w:p w14:paraId="7A2F5936" w14:textId="77777777" w:rsidR="00F023DC" w:rsidRPr="00903DBA" w:rsidRDefault="00F023DC" w:rsidP="00F91A23">
      <w:pPr>
        <w:pStyle w:val="Code"/>
        <w:rPr>
          <w:highlight w:val="white"/>
        </w:rPr>
      </w:pPr>
    </w:p>
    <w:p w14:paraId="057E531F" w14:textId="559AA24C" w:rsidR="00F023DC" w:rsidRPr="00903DBA" w:rsidRDefault="00F023DC" w:rsidP="00F91A23">
      <w:pPr>
        <w:pStyle w:val="Code"/>
        <w:rPr>
          <w:highlight w:val="white"/>
        </w:rPr>
      </w:pPr>
      <w:r w:rsidRPr="00903DBA">
        <w:rPr>
          <w:highlight w:val="white"/>
        </w:rPr>
        <w:t>%type &lt;type&gt; type_name</w:t>
      </w:r>
    </w:p>
    <w:p w14:paraId="285132B9" w14:textId="77777777" w:rsidR="002B0610" w:rsidRPr="00903DBA" w:rsidRDefault="002B0610" w:rsidP="00F91A23">
      <w:pPr>
        <w:pStyle w:val="Code"/>
        <w:rPr>
          <w:highlight w:val="white"/>
        </w:rPr>
      </w:pPr>
    </w:p>
    <w:p w14:paraId="5A479252" w14:textId="2C45EECB" w:rsidR="00F023DC" w:rsidRPr="00903DBA" w:rsidRDefault="00F023DC" w:rsidP="00F91A23">
      <w:pPr>
        <w:pStyle w:val="Code"/>
        <w:rPr>
          <w:highlight w:val="white"/>
        </w:rPr>
      </w:pPr>
      <w:r w:rsidRPr="00903DBA">
        <w:rPr>
          <w:highlight w:val="white"/>
        </w:rPr>
        <w:t>%type &lt;</w:t>
      </w:r>
      <w:r w:rsidR="00AB7DF5" w:rsidRPr="00903DBA">
        <w:rPr>
          <w:highlight w:val="white"/>
        </w:rPr>
        <w:t>declarator</w:t>
      </w:r>
      <w:r w:rsidRPr="00903DBA">
        <w:rPr>
          <w:highlight w:val="white"/>
        </w:rPr>
        <w:t xml:space="preserve">&gt; </w:t>
      </w:r>
      <w:r w:rsidR="00B535DA" w:rsidRPr="00903DBA">
        <w:rPr>
          <w:highlight w:val="white"/>
        </w:rPr>
        <w:t xml:space="preserve">abstract_declarator </w:t>
      </w:r>
      <w:r w:rsidRPr="00903DBA">
        <w:rPr>
          <w:highlight w:val="white"/>
        </w:rPr>
        <w:t>direct_</w:t>
      </w:r>
      <w:r w:rsidR="00B535DA" w:rsidRPr="00903DBA">
        <w:rPr>
          <w:highlight w:val="white"/>
        </w:rPr>
        <w:t>abstract_declarator</w:t>
      </w:r>
    </w:p>
    <w:p w14:paraId="06C52743" w14:textId="77777777" w:rsidR="00F023DC" w:rsidRPr="00903DBA" w:rsidRDefault="00F023DC" w:rsidP="007510C0">
      <w:pPr>
        <w:pStyle w:val="Code"/>
        <w:rPr>
          <w:highlight w:val="white"/>
        </w:rPr>
      </w:pPr>
    </w:p>
    <w:p w14:paraId="5902C9D6" w14:textId="545DC801" w:rsidR="007510C0" w:rsidRPr="00903DBA" w:rsidRDefault="007510C0" w:rsidP="007510C0">
      <w:pPr>
        <w:pStyle w:val="Code"/>
        <w:rPr>
          <w:highlight w:val="white"/>
        </w:rPr>
      </w:pPr>
      <w:r w:rsidRPr="00903DBA">
        <w:rPr>
          <w:highlight w:val="white"/>
        </w:rPr>
        <w:t>%type &lt;middle</w:t>
      </w:r>
      <w:r w:rsidR="00B26AFD" w:rsidRPr="00903DBA">
        <w:rPr>
          <w:highlight w:val="white"/>
        </w:rPr>
        <w:t>_oper</w:t>
      </w:r>
      <w:r w:rsidRPr="00903DBA">
        <w:rPr>
          <w:highlight w:val="white"/>
        </w:rPr>
        <w:t>ator&gt; assignment_operator equality_operator</w:t>
      </w:r>
    </w:p>
    <w:p w14:paraId="23DE746B" w14:textId="2CCE9FD0" w:rsidR="00805749" w:rsidRPr="00903DBA" w:rsidRDefault="00805749" w:rsidP="00805749">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relation_operator add_operator shift_operator </w:t>
      </w:r>
    </w:p>
    <w:p w14:paraId="111BB113" w14:textId="0DD5B30D"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multiply_operator prefix_add_operator</w:t>
      </w:r>
    </w:p>
    <w:p w14:paraId="6E64EBCF" w14:textId="5A42ADF2" w:rsidR="007510C0" w:rsidRPr="00903DBA" w:rsidRDefault="007510C0" w:rsidP="007510C0">
      <w:pPr>
        <w:pStyle w:val="Code"/>
        <w:rPr>
          <w:highlight w:val="white"/>
        </w:rPr>
      </w:pPr>
      <w:r w:rsidRPr="00903DBA">
        <w:rPr>
          <w:highlight w:val="white"/>
        </w:rPr>
        <w:t xml:space="preserve">          </w:t>
      </w:r>
      <w:r w:rsidR="00B26AFD" w:rsidRPr="00903DBA">
        <w:rPr>
          <w:highlight w:val="white"/>
        </w:rPr>
        <w:t xml:space="preserve"> </w:t>
      </w:r>
      <w:r w:rsidRPr="00903DBA">
        <w:rPr>
          <w:highlight w:val="white"/>
        </w:rPr>
        <w:t xml:space="preserve">             increment_operator</w:t>
      </w:r>
    </w:p>
    <w:p w14:paraId="6E7D3026" w14:textId="77777777" w:rsidR="00F023DC" w:rsidRPr="00903DBA" w:rsidRDefault="00F023DC" w:rsidP="007510C0">
      <w:pPr>
        <w:pStyle w:val="Code"/>
        <w:rPr>
          <w:highlight w:val="white"/>
        </w:rPr>
      </w:pPr>
    </w:p>
    <w:p w14:paraId="53AD01DD" w14:textId="77777777" w:rsidR="00F023DC" w:rsidRPr="00903DBA" w:rsidRDefault="00F023DC" w:rsidP="00F91A23">
      <w:pPr>
        <w:pStyle w:val="Code"/>
        <w:rPr>
          <w:highlight w:val="white"/>
        </w:rPr>
      </w:pPr>
      <w:r w:rsidRPr="00903DBA">
        <w:rPr>
          <w:highlight w:val="white"/>
        </w:rPr>
        <w:t>%type &lt;expression&gt; optional_constant_integral_expression</w:t>
      </w:r>
    </w:p>
    <w:p w14:paraId="2F2D5008" w14:textId="77777777" w:rsidR="00F023DC" w:rsidRPr="00903DBA" w:rsidRDefault="00F023DC" w:rsidP="00F91A23">
      <w:pPr>
        <w:pStyle w:val="Code"/>
        <w:rPr>
          <w:highlight w:val="white"/>
        </w:rPr>
      </w:pPr>
      <w:r w:rsidRPr="00903DBA">
        <w:rPr>
          <w:highlight w:val="white"/>
        </w:rPr>
        <w:t xml:space="preserve">                   constant_integral_expression optional_expression</w:t>
      </w:r>
    </w:p>
    <w:p w14:paraId="78640716" w14:textId="77777777" w:rsidR="00F023DC" w:rsidRPr="00903DBA" w:rsidRDefault="00F023DC" w:rsidP="00F91A23">
      <w:pPr>
        <w:pStyle w:val="Code"/>
        <w:rPr>
          <w:highlight w:val="white"/>
        </w:rPr>
      </w:pPr>
      <w:r w:rsidRPr="00903DBA">
        <w:rPr>
          <w:highlight w:val="white"/>
        </w:rPr>
        <w:t xml:space="preserve">                   expression assignment_expression</w:t>
      </w:r>
    </w:p>
    <w:p w14:paraId="3070E26F" w14:textId="77777777" w:rsidR="00F023DC" w:rsidRPr="00903DBA" w:rsidRDefault="00F023DC" w:rsidP="00F91A23">
      <w:pPr>
        <w:pStyle w:val="Code"/>
        <w:rPr>
          <w:highlight w:val="white"/>
        </w:rPr>
      </w:pPr>
      <w:r w:rsidRPr="00903DBA">
        <w:rPr>
          <w:highlight w:val="white"/>
        </w:rPr>
        <w:t xml:space="preserve">                   condition_expression logical_or_expression</w:t>
      </w:r>
    </w:p>
    <w:p w14:paraId="75AB9782" w14:textId="074F5095" w:rsidR="00F023DC" w:rsidRPr="00903DBA" w:rsidRDefault="00F023DC" w:rsidP="00F91A23">
      <w:pPr>
        <w:pStyle w:val="Code"/>
        <w:rPr>
          <w:highlight w:val="white"/>
        </w:rPr>
      </w:pPr>
      <w:r w:rsidRPr="00903DBA">
        <w:rPr>
          <w:highlight w:val="white"/>
        </w:rPr>
        <w:t xml:space="preserve">                   logical_and_expression </w:t>
      </w:r>
      <w:r w:rsidR="003165F5" w:rsidRPr="00903DBA">
        <w:rPr>
          <w:highlight w:val="white"/>
        </w:rPr>
        <w:t>BITWISE_OR</w:t>
      </w:r>
      <w:r w:rsidRPr="00903DBA">
        <w:rPr>
          <w:highlight w:val="white"/>
        </w:rPr>
        <w:t>_expression</w:t>
      </w:r>
    </w:p>
    <w:p w14:paraId="52E0589A" w14:textId="77777777" w:rsidR="00F023DC" w:rsidRPr="00903DBA" w:rsidRDefault="00F023DC" w:rsidP="00F91A23">
      <w:pPr>
        <w:pStyle w:val="Code"/>
        <w:rPr>
          <w:highlight w:val="white"/>
        </w:rPr>
      </w:pPr>
      <w:r w:rsidRPr="00903DBA">
        <w:rPr>
          <w:highlight w:val="white"/>
        </w:rPr>
        <w:t xml:space="preserve">                   bitwise_xor_expression bitwise_and_expression</w:t>
      </w:r>
    </w:p>
    <w:p w14:paraId="03B3E7E3" w14:textId="77777777" w:rsidR="00F023DC" w:rsidRPr="00903DBA" w:rsidRDefault="00F023DC" w:rsidP="00F91A23">
      <w:pPr>
        <w:pStyle w:val="Code"/>
        <w:rPr>
          <w:highlight w:val="white"/>
        </w:rPr>
      </w:pPr>
      <w:r w:rsidRPr="00903DBA">
        <w:rPr>
          <w:highlight w:val="white"/>
        </w:rPr>
        <w:t xml:space="preserve">                   equality_expression relation_expression</w:t>
      </w:r>
    </w:p>
    <w:p w14:paraId="27D39E12" w14:textId="77777777" w:rsidR="00F023DC" w:rsidRPr="00903DBA" w:rsidRDefault="00F023DC" w:rsidP="00F91A23">
      <w:pPr>
        <w:pStyle w:val="Code"/>
        <w:rPr>
          <w:highlight w:val="white"/>
        </w:rPr>
      </w:pPr>
      <w:r w:rsidRPr="00903DBA">
        <w:rPr>
          <w:highlight w:val="white"/>
        </w:rPr>
        <w:t xml:space="preserve">                   shift_expression add_expression</w:t>
      </w:r>
    </w:p>
    <w:p w14:paraId="7C63F1A0" w14:textId="67A08720" w:rsidR="00F023DC" w:rsidRPr="00903DBA" w:rsidRDefault="00F023DC" w:rsidP="00F91A23">
      <w:pPr>
        <w:pStyle w:val="Code"/>
        <w:rPr>
          <w:highlight w:val="white"/>
        </w:rPr>
      </w:pPr>
      <w:r w:rsidRPr="00903DBA">
        <w:rPr>
          <w:highlight w:val="white"/>
        </w:rPr>
        <w:t xml:space="preserve">                   multiply_expression </w:t>
      </w:r>
      <w:r w:rsidR="00CA3A8B" w:rsidRPr="00903DBA">
        <w:rPr>
          <w:highlight w:val="white"/>
        </w:rPr>
        <w:t>type_cast_expression</w:t>
      </w:r>
    </w:p>
    <w:p w14:paraId="21398635" w14:textId="77777777" w:rsidR="00F023DC" w:rsidRPr="00903DBA" w:rsidRDefault="00F023DC" w:rsidP="00F91A23">
      <w:pPr>
        <w:pStyle w:val="Code"/>
        <w:rPr>
          <w:highlight w:val="white"/>
        </w:rPr>
      </w:pPr>
      <w:r w:rsidRPr="00903DBA">
        <w:rPr>
          <w:highlight w:val="white"/>
        </w:rPr>
        <w:t xml:space="preserve">                   prefix_expression postfix_expression</w:t>
      </w:r>
    </w:p>
    <w:p w14:paraId="36DE5521" w14:textId="77777777" w:rsidR="00F023DC" w:rsidRPr="00903DBA" w:rsidRDefault="00F023DC" w:rsidP="00F91A23">
      <w:pPr>
        <w:pStyle w:val="Code"/>
        <w:rPr>
          <w:highlight w:val="white"/>
        </w:rPr>
      </w:pPr>
      <w:r w:rsidRPr="00903DBA">
        <w:rPr>
          <w:highlight w:val="white"/>
        </w:rPr>
        <w:t xml:space="preserve">                   primary_expression</w:t>
      </w:r>
    </w:p>
    <w:p w14:paraId="0A749D78" w14:textId="77777777" w:rsidR="00F023DC" w:rsidRPr="00903DBA" w:rsidRDefault="00F023DC" w:rsidP="00F91A23">
      <w:pPr>
        <w:pStyle w:val="Code"/>
        <w:rPr>
          <w:highlight w:val="white"/>
        </w:rPr>
      </w:pPr>
    </w:p>
    <w:p w14:paraId="36C9CD33" w14:textId="77777777" w:rsidR="00F023DC" w:rsidRPr="00903DBA" w:rsidRDefault="00F023DC" w:rsidP="00F91A23">
      <w:pPr>
        <w:pStyle w:val="Code"/>
        <w:rPr>
          <w:highlight w:val="white"/>
        </w:rPr>
      </w:pPr>
      <w:r w:rsidRPr="00903DBA">
        <w:rPr>
          <w:highlight w:val="white"/>
        </w:rPr>
        <w:t>%type &lt;statement&gt; optional_statement_list statement</w:t>
      </w:r>
    </w:p>
    <w:p w14:paraId="76D1F7BD" w14:textId="77777777" w:rsidR="00F023DC" w:rsidRPr="00903DBA" w:rsidRDefault="00F023DC" w:rsidP="00F91A23">
      <w:pPr>
        <w:pStyle w:val="Code"/>
        <w:rPr>
          <w:highlight w:val="white"/>
        </w:rPr>
      </w:pPr>
      <w:r w:rsidRPr="00903DBA">
        <w:rPr>
          <w:highlight w:val="white"/>
        </w:rPr>
        <w:t xml:space="preserve">                  closed_statement opened_statement</w:t>
      </w:r>
    </w:p>
    <w:p w14:paraId="701A022C" w14:textId="77777777" w:rsidR="00F023DC" w:rsidRPr="00903DBA" w:rsidRDefault="00F023DC" w:rsidP="00F91A23">
      <w:pPr>
        <w:pStyle w:val="Code"/>
        <w:rPr>
          <w:highlight w:val="white"/>
        </w:rPr>
      </w:pPr>
    </w:p>
    <w:p w14:paraId="30D23D35" w14:textId="77777777" w:rsidR="00F023DC" w:rsidRPr="00903DBA" w:rsidRDefault="00F023DC" w:rsidP="00F91A23">
      <w:pPr>
        <w:pStyle w:val="Code"/>
        <w:rPr>
          <w:highlight w:val="white"/>
        </w:rPr>
      </w:pPr>
      <w:r w:rsidRPr="00903DBA">
        <w:rPr>
          <w:highlight w:val="white"/>
        </w:rPr>
        <w:t>%type &lt;expression_list&gt; optional_argument_expression_list</w:t>
      </w:r>
    </w:p>
    <w:p w14:paraId="0C82F166" w14:textId="34E092D6" w:rsidR="00F023DC" w:rsidRPr="00903DBA" w:rsidRDefault="00F023DC" w:rsidP="00F91A23">
      <w:pPr>
        <w:pStyle w:val="Code"/>
        <w:rPr>
          <w:highlight w:val="white"/>
        </w:rPr>
      </w:pPr>
      <w:r w:rsidRPr="00903DBA">
        <w:rPr>
          <w:highlight w:val="white"/>
        </w:rPr>
        <w:t xml:space="preserve">                        argument_expression_list</w:t>
      </w:r>
    </w:p>
    <w:p w14:paraId="6EF395FC" w14:textId="77777777" w:rsidR="000865C3" w:rsidRPr="00903DBA" w:rsidRDefault="000865C3" w:rsidP="000865C3">
      <w:pPr>
        <w:pStyle w:val="Code"/>
        <w:rPr>
          <w:highlight w:val="white"/>
        </w:rPr>
      </w:pPr>
    </w:p>
    <w:p w14:paraId="12CB0A43" w14:textId="11FAB70E" w:rsidR="000865C3" w:rsidRPr="00903DBA" w:rsidRDefault="000865C3" w:rsidP="000865C3">
      <w:pPr>
        <w:pStyle w:val="Code"/>
        <w:rPr>
          <w:highlight w:val="white"/>
        </w:rPr>
      </w:pPr>
      <w:r w:rsidRPr="00903DBA">
        <w:rPr>
          <w:highlight w:val="white"/>
        </w:rPr>
        <w:t xml:space="preserve">%start </w:t>
      </w:r>
      <w:r w:rsidR="00563AF1" w:rsidRPr="00903DBA">
        <w:rPr>
          <w:highlight w:val="white"/>
        </w:rPr>
        <w:t>source_code_file</w:t>
      </w:r>
    </w:p>
    <w:p w14:paraId="67C17C5E" w14:textId="03FDA647" w:rsidR="00F91A23" w:rsidRPr="00903DBA" w:rsidRDefault="00E40B78" w:rsidP="00F91A23">
      <w:pPr>
        <w:pStyle w:val="Rubrik2"/>
      </w:pPr>
      <w:bookmarkStart w:id="31" w:name="_Toc57655987"/>
      <w:r w:rsidRPr="00903DBA">
        <w:t>Declarations</w:t>
      </w:r>
      <w:bookmarkEnd w:id="31"/>
    </w:p>
    <w:p w14:paraId="04CD0821" w14:textId="77777777" w:rsidR="00F91A23" w:rsidRPr="00903DBA" w:rsidRDefault="00F91A23" w:rsidP="00F91A23">
      <w:pPr>
        <w:pStyle w:val="Code"/>
        <w:rPr>
          <w:highlight w:val="white"/>
        </w:rPr>
      </w:pPr>
      <w:r w:rsidRPr="00903DBA">
        <w:rPr>
          <w:highlight w:val="white"/>
        </w:rPr>
        <w:t>%%</w:t>
      </w:r>
    </w:p>
    <w:p w14:paraId="48BD95A2" w14:textId="05FDFDD4" w:rsidR="00F91A23" w:rsidRPr="00903DBA" w:rsidRDefault="007273E3" w:rsidP="007273E3">
      <w:r w:rsidRPr="00903DBA">
        <w:rPr>
          <w:highlight w:val="white"/>
        </w:rPr>
        <w:t xml:space="preserve">Finally, we have reached the last </w:t>
      </w:r>
      <w:r w:rsidR="00D45448" w:rsidRPr="00903DBA">
        <w:rPr>
          <w:highlight w:val="white"/>
        </w:rPr>
        <w:t xml:space="preserve">(and largest) </w:t>
      </w:r>
      <w:r w:rsidRPr="00903DBA">
        <w:rPr>
          <w:highlight w:val="white"/>
        </w:rPr>
        <w:t>part of the parser, where the rules are defined.</w:t>
      </w:r>
      <w:r w:rsidR="000865C3" w:rsidRPr="00903DBA">
        <w:rPr>
          <w:highlight w:val="white"/>
        </w:rPr>
        <w:t xml:space="preserve"> </w:t>
      </w:r>
      <w:ins w:id="32" w:author="Stefan Bjornander" w:date="2015-04-26T09:16:00Z">
        <w:r w:rsidR="000865C3" w:rsidRPr="00903DBA">
          <w:t xml:space="preserve">The </w:t>
        </w:r>
      </w:ins>
      <w:r w:rsidR="00563AF1" w:rsidRPr="00903DBA">
        <w:rPr>
          <w:rStyle w:val="KeyWord0"/>
        </w:rPr>
        <w:t>source_code_file</w:t>
      </w:r>
      <w:ins w:id="33" w:author="Stefan Bjornander" w:date="2015-04-26T09:16:00Z">
        <w:r w:rsidR="000865C3" w:rsidRPr="00903DBA">
          <w:t xml:space="preserve"> rule is the start of the </w:t>
        </w:r>
      </w:ins>
      <w:r w:rsidR="00001168" w:rsidRPr="00903DBA">
        <w:t>grammar</w:t>
      </w:r>
      <w:r w:rsidR="00563AF1" w:rsidRPr="00903DBA">
        <w:t>.</w:t>
      </w:r>
    </w:p>
    <w:p w14:paraId="2C2231CF" w14:textId="20DE084A" w:rsidR="00F91A23" w:rsidRPr="00903DBA" w:rsidRDefault="00563AF1" w:rsidP="00F91A23">
      <w:pPr>
        <w:pStyle w:val="Code"/>
        <w:rPr>
          <w:highlight w:val="white"/>
        </w:rPr>
      </w:pPr>
      <w:r w:rsidRPr="00903DBA">
        <w:rPr>
          <w:highlight w:val="white"/>
        </w:rPr>
        <w:t>source_code_file</w:t>
      </w:r>
      <w:r w:rsidR="00F91A23" w:rsidRPr="00903DBA">
        <w:rPr>
          <w:highlight w:val="white"/>
        </w:rPr>
        <w:t>:</w:t>
      </w:r>
    </w:p>
    <w:p w14:paraId="36DD9064" w14:textId="77777777" w:rsidR="00F91A23" w:rsidRPr="00903DBA" w:rsidRDefault="00F91A23" w:rsidP="00F91A23">
      <w:pPr>
        <w:pStyle w:val="Code"/>
        <w:rPr>
          <w:highlight w:val="white"/>
        </w:rPr>
      </w:pPr>
      <w:r w:rsidRPr="00903DBA">
        <w:rPr>
          <w:highlight w:val="white"/>
        </w:rPr>
        <w:t xml:space="preserve">    external_declaration</w:t>
      </w:r>
    </w:p>
    <w:p w14:paraId="6CF91D06" w14:textId="315B3287" w:rsidR="00F91A23" w:rsidRPr="00903DBA" w:rsidRDefault="00F91A23" w:rsidP="00F91A23">
      <w:pPr>
        <w:pStyle w:val="Code"/>
        <w:rPr>
          <w:highlight w:val="white"/>
        </w:rPr>
      </w:pPr>
      <w:r w:rsidRPr="00903DBA">
        <w:rPr>
          <w:highlight w:val="white"/>
        </w:rPr>
        <w:t xml:space="preserve">  | </w:t>
      </w:r>
      <w:r w:rsidR="00563AF1" w:rsidRPr="00903DBA">
        <w:rPr>
          <w:highlight w:val="white"/>
        </w:rPr>
        <w:t>source_code_file</w:t>
      </w:r>
      <w:r w:rsidRPr="00903DBA">
        <w:rPr>
          <w:highlight w:val="white"/>
        </w:rPr>
        <w:t xml:space="preserve"> external_declaration;</w:t>
      </w:r>
    </w:p>
    <w:p w14:paraId="2BDB6112" w14:textId="77777777" w:rsidR="00F91A23" w:rsidRPr="00903DBA" w:rsidRDefault="00F91A23" w:rsidP="00F91A23">
      <w:pPr>
        <w:pStyle w:val="Code"/>
        <w:rPr>
          <w:highlight w:val="white"/>
        </w:rPr>
      </w:pPr>
    </w:p>
    <w:p w14:paraId="1A27CCFA" w14:textId="77777777" w:rsidR="00F91A23" w:rsidRPr="00903DBA" w:rsidRDefault="00F91A23" w:rsidP="00F91A23">
      <w:pPr>
        <w:pStyle w:val="Code"/>
        <w:rPr>
          <w:highlight w:val="white"/>
        </w:rPr>
      </w:pPr>
      <w:r w:rsidRPr="00903DBA">
        <w:rPr>
          <w:highlight w:val="white"/>
        </w:rPr>
        <w:t>external_declaration:</w:t>
      </w:r>
    </w:p>
    <w:p w14:paraId="03EF59B5" w14:textId="6F035DD3" w:rsidR="00F91A23" w:rsidRPr="00903DBA" w:rsidRDefault="00F91A23" w:rsidP="00F91A23">
      <w:pPr>
        <w:pStyle w:val="Code"/>
        <w:rPr>
          <w:highlight w:val="white"/>
        </w:rPr>
      </w:pPr>
      <w:r w:rsidRPr="00903DBA">
        <w:rPr>
          <w:highlight w:val="white"/>
        </w:rPr>
        <w:t xml:space="preserve">    function_</w:t>
      </w:r>
      <w:r w:rsidR="00C37108" w:rsidRPr="00903DBA">
        <w:rPr>
          <w:highlight w:val="white"/>
        </w:rPr>
        <w:t>definition</w:t>
      </w:r>
    </w:p>
    <w:p w14:paraId="105121CA" w14:textId="77777777" w:rsidR="00F91A23" w:rsidRPr="00903DBA" w:rsidRDefault="00F91A23" w:rsidP="00F91A23">
      <w:pPr>
        <w:pStyle w:val="Code"/>
        <w:rPr>
          <w:highlight w:val="white"/>
        </w:rPr>
      </w:pPr>
      <w:r w:rsidRPr="00903DBA">
        <w:rPr>
          <w:highlight w:val="white"/>
        </w:rPr>
        <w:t xml:space="preserve"> |  declaration;</w:t>
      </w:r>
    </w:p>
    <w:p w14:paraId="1D54A6EB" w14:textId="51E047AD" w:rsidR="00F91A23" w:rsidRPr="00903DBA" w:rsidRDefault="00F91A23" w:rsidP="00F91A23">
      <w:pPr>
        <w:pStyle w:val="Code"/>
      </w:pPr>
    </w:p>
    <w:p w14:paraId="242AA6D2" w14:textId="38A58F32" w:rsidR="00811E4E" w:rsidRPr="00903DBA" w:rsidRDefault="00811E4E" w:rsidP="00811E4E">
      <w:r w:rsidRPr="00903DBA">
        <w:t xml:space="preserve">The rules of the parser call </w:t>
      </w:r>
      <w:r w:rsidR="0060174E" w:rsidRPr="00903DBA">
        <w:t>corresponding</w:t>
      </w:r>
      <w:r w:rsidRPr="00903DBA">
        <w:t xml:space="preserve"> methods of the </w:t>
      </w:r>
      <w:r w:rsidRPr="00903DBA">
        <w:rPr>
          <w:rStyle w:val="KeyWord0"/>
        </w:rPr>
        <w:t>MiddleCodeGenerator</w:t>
      </w:r>
      <w:r w:rsidRPr="00903DBA">
        <w:t xml:space="preserve"> class to perform type checking, build the symbol table, and generate the middle code.</w:t>
      </w:r>
    </w:p>
    <w:p w14:paraId="048B9909" w14:textId="58238C41" w:rsidR="00811E4E" w:rsidRPr="00903DBA" w:rsidRDefault="00014E2E" w:rsidP="00014E2E">
      <w:pPr>
        <w:pStyle w:val="CodeHeader"/>
      </w:pPr>
      <w:proofErr w:type="spellStart"/>
      <w:r w:rsidRPr="00903DBA">
        <w:t>MiddleCodeGenerator.cs</w:t>
      </w:r>
      <w:proofErr w:type="spellEnd"/>
    </w:p>
    <w:p w14:paraId="5FC526EB" w14:textId="77777777" w:rsidR="00003FF8" w:rsidRPr="00903DBA" w:rsidRDefault="00003FF8" w:rsidP="00003FF8">
      <w:pPr>
        <w:pStyle w:val="Code"/>
        <w:rPr>
          <w:highlight w:val="white"/>
        </w:rPr>
      </w:pPr>
      <w:r w:rsidRPr="00903DBA">
        <w:rPr>
          <w:highlight w:val="white"/>
        </w:rPr>
        <w:t>using System;</w:t>
      </w:r>
    </w:p>
    <w:p w14:paraId="2972E9ED" w14:textId="77777777" w:rsidR="00003FF8" w:rsidRPr="00903DBA" w:rsidRDefault="00003FF8" w:rsidP="00003FF8">
      <w:pPr>
        <w:pStyle w:val="Code"/>
        <w:rPr>
          <w:highlight w:val="white"/>
        </w:rPr>
      </w:pPr>
      <w:r w:rsidRPr="00903DBA">
        <w:rPr>
          <w:highlight w:val="white"/>
        </w:rPr>
        <w:t>using System.IO;</w:t>
      </w:r>
    </w:p>
    <w:p w14:paraId="3884F9CC" w14:textId="77777777" w:rsidR="00003FF8" w:rsidRPr="00903DBA" w:rsidRDefault="00003FF8" w:rsidP="00003FF8">
      <w:pPr>
        <w:pStyle w:val="Code"/>
        <w:rPr>
          <w:highlight w:val="white"/>
        </w:rPr>
      </w:pPr>
      <w:r w:rsidRPr="00903DBA">
        <w:rPr>
          <w:highlight w:val="white"/>
        </w:rPr>
        <w:lastRenderedPageBreak/>
        <w:t>using System.Linq;</w:t>
      </w:r>
    </w:p>
    <w:p w14:paraId="606FD2A3" w14:textId="77777777" w:rsidR="00003FF8" w:rsidRPr="00903DBA" w:rsidRDefault="00003FF8" w:rsidP="00003FF8">
      <w:pPr>
        <w:pStyle w:val="Code"/>
        <w:rPr>
          <w:highlight w:val="white"/>
        </w:rPr>
      </w:pPr>
      <w:r w:rsidRPr="00903DBA">
        <w:rPr>
          <w:highlight w:val="white"/>
        </w:rPr>
        <w:t>using System.Numerics;</w:t>
      </w:r>
    </w:p>
    <w:p w14:paraId="3CF094A7" w14:textId="77777777" w:rsidR="00003FF8" w:rsidRPr="00903DBA" w:rsidRDefault="00003FF8" w:rsidP="00003FF8">
      <w:pPr>
        <w:pStyle w:val="Code"/>
        <w:rPr>
          <w:highlight w:val="white"/>
        </w:rPr>
      </w:pPr>
      <w:r w:rsidRPr="00903DBA">
        <w:rPr>
          <w:highlight w:val="white"/>
        </w:rPr>
        <w:t>using System.Collections.Generic;</w:t>
      </w:r>
    </w:p>
    <w:p w14:paraId="7483918C" w14:textId="6503C54F" w:rsidR="00003FF8" w:rsidRPr="00903DBA" w:rsidRDefault="00952CC6" w:rsidP="00952CC6">
      <w:pPr>
        <w:rPr>
          <w:highlight w:val="white"/>
        </w:rPr>
      </w:pPr>
      <w:r w:rsidRPr="00903DBA">
        <w:rPr>
          <w:highlight w:val="white"/>
        </w:rPr>
        <w:t xml:space="preserve">The </w:t>
      </w:r>
      <w:r w:rsidRPr="00903DBA">
        <w:rPr>
          <w:rStyle w:val="KeyWord0"/>
          <w:highlight w:val="white"/>
        </w:rPr>
        <w:t>AddMiddleCode</w:t>
      </w:r>
      <w:r w:rsidRPr="00903DBA">
        <w:rPr>
          <w:highlight w:val="white"/>
        </w:rPr>
        <w:t xml:space="preserve"> method </w:t>
      </w:r>
      <w:r w:rsidR="00BE5D92" w:rsidRPr="00903DBA">
        <w:rPr>
          <w:highlight w:val="white"/>
        </w:rPr>
        <w:t xml:space="preserve">adds a </w:t>
      </w:r>
      <w:r w:rsidR="00BE5D92" w:rsidRPr="00903DBA">
        <w:rPr>
          <w:rStyle w:val="KeyWord0"/>
          <w:highlight w:val="white"/>
        </w:rPr>
        <w:t>MiddleCode</w:t>
      </w:r>
      <w:r w:rsidR="00BE5D92" w:rsidRPr="00903DBA">
        <w:rPr>
          <w:highlight w:val="white"/>
        </w:rPr>
        <w:t xml:space="preserve"> object to the given code list.</w:t>
      </w:r>
    </w:p>
    <w:p w14:paraId="7673A19D" w14:textId="77777777" w:rsidR="00003FF8" w:rsidRPr="00903DBA" w:rsidRDefault="00003FF8" w:rsidP="00003FF8">
      <w:pPr>
        <w:pStyle w:val="Code"/>
        <w:rPr>
          <w:highlight w:val="white"/>
        </w:rPr>
      </w:pPr>
      <w:r w:rsidRPr="00903DBA">
        <w:rPr>
          <w:highlight w:val="white"/>
        </w:rPr>
        <w:t>namespace CCompiler {</w:t>
      </w:r>
    </w:p>
    <w:p w14:paraId="4D0C0AAE" w14:textId="77777777" w:rsidR="00003FF8" w:rsidRPr="00903DBA" w:rsidRDefault="00003FF8" w:rsidP="00003FF8">
      <w:pPr>
        <w:pStyle w:val="Code"/>
        <w:rPr>
          <w:highlight w:val="white"/>
        </w:rPr>
      </w:pPr>
      <w:r w:rsidRPr="00903DBA">
        <w:rPr>
          <w:highlight w:val="white"/>
        </w:rPr>
        <w:t xml:space="preserve">  public class MiddleCodeGenerator {</w:t>
      </w:r>
    </w:p>
    <w:p w14:paraId="68DE10B5" w14:textId="77777777" w:rsidR="008D6327" w:rsidRPr="00903DBA" w:rsidRDefault="00003FF8" w:rsidP="00003FF8">
      <w:pPr>
        <w:pStyle w:val="Code"/>
        <w:rPr>
          <w:highlight w:val="white"/>
        </w:rPr>
      </w:pPr>
      <w:r w:rsidRPr="00903DBA">
        <w:rPr>
          <w:highlight w:val="white"/>
        </w:rPr>
        <w:t xml:space="preserve">    public static MiddleCode AddMiddleCode(List&lt;MiddleCode&gt; codeList,</w:t>
      </w:r>
    </w:p>
    <w:p w14:paraId="62029EC8" w14:textId="4A16ABA0" w:rsidR="00003FF8" w:rsidRPr="00903DBA" w:rsidRDefault="008D6327" w:rsidP="00003FF8">
      <w:pPr>
        <w:pStyle w:val="Code"/>
        <w:rPr>
          <w:highlight w:val="white"/>
        </w:rPr>
      </w:pPr>
      <w:r w:rsidRPr="00903DBA">
        <w:rPr>
          <w:highlight w:val="white"/>
        </w:rPr>
        <w:t xml:space="preserve">                            </w:t>
      </w:r>
      <w:r w:rsidR="00003FF8" w:rsidRPr="00903DBA">
        <w:rPr>
          <w:highlight w:val="white"/>
        </w:rPr>
        <w:t xml:space="preserve"> MiddleOperator op, object operand0 = null,</w:t>
      </w:r>
    </w:p>
    <w:p w14:paraId="19925C3D" w14:textId="6D243AE4" w:rsidR="00003FF8" w:rsidRPr="00903DBA" w:rsidRDefault="00003FF8" w:rsidP="00003FF8">
      <w:pPr>
        <w:pStyle w:val="Code"/>
        <w:rPr>
          <w:highlight w:val="white"/>
        </w:rPr>
      </w:pPr>
      <w:r w:rsidRPr="00903DBA">
        <w:rPr>
          <w:highlight w:val="white"/>
        </w:rPr>
        <w:t xml:space="preserve">                           </w:t>
      </w:r>
      <w:r w:rsidR="008D6327" w:rsidRPr="00903DBA">
        <w:rPr>
          <w:highlight w:val="white"/>
        </w:rPr>
        <w:t xml:space="preserve"> </w:t>
      </w:r>
      <w:r w:rsidRPr="00903DBA">
        <w:rPr>
          <w:highlight w:val="white"/>
        </w:rPr>
        <w:t xml:space="preserve"> object operand1 = null, object operand2 = null)</w:t>
      </w:r>
      <w:r w:rsidR="000506A6" w:rsidRPr="00903DBA">
        <w:rPr>
          <w:highlight w:val="white"/>
        </w:rPr>
        <w:t xml:space="preserve"> </w:t>
      </w:r>
      <w:r w:rsidRPr="00903DBA">
        <w:rPr>
          <w:highlight w:val="white"/>
        </w:rPr>
        <w:t>{</w:t>
      </w:r>
    </w:p>
    <w:p w14:paraId="1EE9541F" w14:textId="77777777" w:rsidR="00003FF8" w:rsidRPr="00903DBA" w:rsidRDefault="00003FF8" w:rsidP="00003FF8">
      <w:pPr>
        <w:pStyle w:val="Code"/>
        <w:rPr>
          <w:highlight w:val="white"/>
        </w:rPr>
      </w:pPr>
      <w:r w:rsidRPr="00903DBA">
        <w:rPr>
          <w:highlight w:val="white"/>
        </w:rPr>
        <w:t xml:space="preserve">      MiddleCode middleCode = new MiddleCode(op, operand0, operand1, operand2);</w:t>
      </w:r>
    </w:p>
    <w:p w14:paraId="784CF96F" w14:textId="77777777" w:rsidR="00003FF8" w:rsidRPr="00903DBA" w:rsidRDefault="00003FF8" w:rsidP="00003FF8">
      <w:pPr>
        <w:pStyle w:val="Code"/>
        <w:rPr>
          <w:highlight w:val="white"/>
        </w:rPr>
      </w:pPr>
      <w:r w:rsidRPr="00903DBA">
        <w:rPr>
          <w:highlight w:val="white"/>
        </w:rPr>
        <w:t xml:space="preserve">      codeList.Add(middleCode);</w:t>
      </w:r>
    </w:p>
    <w:p w14:paraId="3C09FECD" w14:textId="77777777" w:rsidR="00003FF8" w:rsidRPr="00903DBA" w:rsidRDefault="00003FF8" w:rsidP="00003FF8">
      <w:pPr>
        <w:pStyle w:val="Code"/>
        <w:rPr>
          <w:highlight w:val="white"/>
        </w:rPr>
      </w:pPr>
      <w:r w:rsidRPr="00903DBA">
        <w:rPr>
          <w:highlight w:val="white"/>
        </w:rPr>
        <w:t xml:space="preserve">      return middleCode;</w:t>
      </w:r>
    </w:p>
    <w:p w14:paraId="6680D277" w14:textId="77777777" w:rsidR="00003FF8" w:rsidRPr="00903DBA" w:rsidRDefault="00003FF8" w:rsidP="00003FF8">
      <w:pPr>
        <w:pStyle w:val="Code"/>
        <w:rPr>
          <w:highlight w:val="white"/>
        </w:rPr>
      </w:pPr>
      <w:r w:rsidRPr="00903DBA">
        <w:rPr>
          <w:highlight w:val="white"/>
        </w:rPr>
        <w:t xml:space="preserve">    }</w:t>
      </w:r>
    </w:p>
    <w:p w14:paraId="0F9DBF52" w14:textId="1B287076" w:rsidR="008412D7" w:rsidRPr="00903DBA" w:rsidRDefault="008412D7" w:rsidP="008412D7">
      <w:pPr>
        <w:pStyle w:val="Rubrik3"/>
      </w:pPr>
      <w:bookmarkStart w:id="34" w:name="_Toc57655988"/>
      <w:r w:rsidRPr="00903DBA">
        <w:t>Backpatching</w:t>
      </w:r>
      <w:bookmarkEnd w:id="34"/>
    </w:p>
    <w:p w14:paraId="66C876BF" w14:textId="37F4659D" w:rsidR="00003FF8" w:rsidRPr="00903DBA" w:rsidRDefault="008412D7" w:rsidP="008B4833">
      <w:r w:rsidRPr="00903DBA">
        <w:t xml:space="preserve">When generating middle code, there are numerous </w:t>
      </w:r>
      <w:r w:rsidR="00CA623C" w:rsidRPr="00903DBA">
        <w:t>occasions</w:t>
      </w:r>
      <w:r w:rsidRPr="00903DBA">
        <w:t xml:space="preserve"> that we generate</w:t>
      </w:r>
      <w:r w:rsidR="000216A5" w:rsidRPr="00903DBA">
        <w:t xml:space="preserve"> jump</w:t>
      </w:r>
      <w:r w:rsidR="00C340DE" w:rsidRPr="00903DBA">
        <w:t xml:space="preserve"> </w:t>
      </w:r>
      <w:r w:rsidR="000A5859" w:rsidRPr="00903DBA">
        <w:t>instructions</w:t>
      </w:r>
      <w:r w:rsidRPr="00903DBA">
        <w:t xml:space="preserve"> without knowing where to jump. In those cases, we store the </w:t>
      </w:r>
      <w:r w:rsidR="000A5859" w:rsidRPr="00903DBA">
        <w:t xml:space="preserve">instructions </w:t>
      </w:r>
      <w:r w:rsidR="000216A5" w:rsidRPr="00903DBA">
        <w:t>in set</w:t>
      </w:r>
      <w:r w:rsidR="000A5859" w:rsidRPr="00903DBA">
        <w:t>s</w:t>
      </w:r>
      <w:r w:rsidR="000216A5" w:rsidRPr="00903DBA">
        <w:t xml:space="preserve"> and later go back and fill in the jump address. Th</w:t>
      </w:r>
      <w:r w:rsidR="00582B41" w:rsidRPr="00903DBA">
        <w:t>e</w:t>
      </w:r>
      <w:r w:rsidR="000216A5" w:rsidRPr="00903DBA">
        <w:t xml:space="preserve"> </w:t>
      </w:r>
      <w:r w:rsidR="00737AEE" w:rsidRPr="00903DBA">
        <w:t xml:space="preserve">process </w:t>
      </w:r>
      <w:r w:rsidR="000216A5" w:rsidRPr="00903DBA">
        <w:t xml:space="preserve">is called </w:t>
      </w:r>
      <w:r w:rsidR="000216A5" w:rsidRPr="00903DBA">
        <w:rPr>
          <w:rStyle w:val="KeyWord0"/>
        </w:rPr>
        <w:t>backpatching</w:t>
      </w:r>
      <w:r w:rsidR="000216A5" w:rsidRPr="00903DBA">
        <w:t>.</w:t>
      </w:r>
    </w:p>
    <w:p w14:paraId="13938C5B" w14:textId="7924DD85" w:rsidR="00737AEE" w:rsidRPr="00903DBA" w:rsidRDefault="00737AEE" w:rsidP="008B4833">
      <w:r w:rsidRPr="00903DBA">
        <w:t>The</w:t>
      </w:r>
      <w:r w:rsidR="000A5859" w:rsidRPr="00903DBA">
        <w:t xml:space="preserve"> first</w:t>
      </w:r>
      <w:r w:rsidRPr="00903DBA">
        <w:t xml:space="preserve"> </w:t>
      </w:r>
      <w:r w:rsidR="000A5859" w:rsidRPr="00903DBA">
        <w:rPr>
          <w:rStyle w:val="KeyWord0"/>
        </w:rPr>
        <w:t>Backpatch</w:t>
      </w:r>
      <w:r w:rsidR="000A5859" w:rsidRPr="00903DBA">
        <w:t xml:space="preserve"> methods take set of jump instructions and a list of instructions, where </w:t>
      </w:r>
      <w:r w:rsidR="00A562A3" w:rsidRPr="00903DBA">
        <w:t xml:space="preserve">its first instruction is the target of the jump instructions. If the </w:t>
      </w:r>
      <w:r w:rsidR="00E9487E" w:rsidRPr="00903DBA">
        <w:t xml:space="preserve">code </w:t>
      </w:r>
      <w:r w:rsidR="00A562A3" w:rsidRPr="00903DBA">
        <w:t xml:space="preserve">list is empty, we add an empty instruction </w:t>
      </w:r>
      <w:proofErr w:type="gramStart"/>
      <w:r w:rsidR="00A562A3" w:rsidRPr="00903DBA">
        <w:t>in order to</w:t>
      </w:r>
      <w:proofErr w:type="gramEnd"/>
      <w:r w:rsidR="00A562A3" w:rsidRPr="00903DBA">
        <w:t xml:space="preserve"> make sure there is always </w:t>
      </w:r>
      <w:r w:rsidR="00AF6E72" w:rsidRPr="00903DBA">
        <w:t xml:space="preserve">a jump target. Then we call the second </w:t>
      </w:r>
      <w:r w:rsidR="00AF6E72" w:rsidRPr="00903DBA">
        <w:rPr>
          <w:rStyle w:val="KeyWord0"/>
        </w:rPr>
        <w:t>Backpatch</w:t>
      </w:r>
      <w:r w:rsidR="00AF6E72" w:rsidRPr="00903DBA">
        <w:t xml:space="preserve"> method with the set</w:t>
      </w:r>
      <w:r w:rsidR="007C4D13" w:rsidRPr="00903DBA">
        <w:t xml:space="preserve"> </w:t>
      </w:r>
      <w:r w:rsidR="00AF6E72" w:rsidRPr="00903DBA">
        <w:t>of jump instruction and the target instruction.</w:t>
      </w:r>
    </w:p>
    <w:p w14:paraId="56317203" w14:textId="77777777" w:rsidR="00E67AF9" w:rsidRPr="00903DBA" w:rsidRDefault="00E67AF9" w:rsidP="00E67AF9">
      <w:pPr>
        <w:pStyle w:val="CodeHeader"/>
      </w:pPr>
      <w:proofErr w:type="spellStart"/>
      <w:r w:rsidRPr="00903DBA">
        <w:t>MiddleCodeGenerator.cs</w:t>
      </w:r>
      <w:proofErr w:type="spellEnd"/>
    </w:p>
    <w:p w14:paraId="73693D54" w14:textId="77777777" w:rsidR="00E67AF9" w:rsidRPr="00903DBA" w:rsidRDefault="00E67AF9" w:rsidP="00E67AF9">
      <w:pPr>
        <w:pStyle w:val="Code"/>
        <w:rPr>
          <w:highlight w:val="white"/>
        </w:rPr>
      </w:pPr>
      <w:r w:rsidRPr="00903DBA">
        <w:rPr>
          <w:highlight w:val="white"/>
        </w:rPr>
        <w:t xml:space="preserve">    public static void Backpatch(ISet&lt;MiddleCode&gt; sourceSet,</w:t>
      </w:r>
    </w:p>
    <w:p w14:paraId="2762AEA3" w14:textId="77777777" w:rsidR="00E67AF9" w:rsidRPr="00903DBA" w:rsidRDefault="00E67AF9" w:rsidP="00E67AF9">
      <w:pPr>
        <w:pStyle w:val="Code"/>
        <w:rPr>
          <w:highlight w:val="white"/>
        </w:rPr>
      </w:pPr>
      <w:r w:rsidRPr="00903DBA">
        <w:rPr>
          <w:highlight w:val="white"/>
        </w:rPr>
        <w:t xml:space="preserve">                                 List&lt;MiddleCode&gt; list) {</w:t>
      </w:r>
    </w:p>
    <w:p w14:paraId="0FD26515" w14:textId="77777777" w:rsidR="00E67AF9" w:rsidRPr="00903DBA" w:rsidRDefault="00E67AF9" w:rsidP="00E67AF9">
      <w:pPr>
        <w:pStyle w:val="Code"/>
        <w:rPr>
          <w:highlight w:val="white"/>
        </w:rPr>
      </w:pPr>
      <w:r w:rsidRPr="00903DBA">
        <w:rPr>
          <w:highlight w:val="white"/>
        </w:rPr>
        <w:t xml:space="preserve">      if (list.Count == 0) {</w:t>
      </w:r>
    </w:p>
    <w:p w14:paraId="157C7D25" w14:textId="77777777" w:rsidR="00E67AF9" w:rsidRPr="00903DBA" w:rsidRDefault="00E67AF9" w:rsidP="00E67AF9">
      <w:pPr>
        <w:pStyle w:val="Code"/>
        <w:rPr>
          <w:highlight w:val="white"/>
        </w:rPr>
      </w:pPr>
      <w:r w:rsidRPr="00903DBA">
        <w:rPr>
          <w:highlight w:val="white"/>
        </w:rPr>
        <w:t xml:space="preserve">        AddMiddleCode(list, MiddleOperator.Empty);</w:t>
      </w:r>
    </w:p>
    <w:p w14:paraId="63D9B5DA" w14:textId="77777777" w:rsidR="00E67AF9" w:rsidRPr="00903DBA" w:rsidRDefault="00E67AF9" w:rsidP="00E67AF9">
      <w:pPr>
        <w:pStyle w:val="Code"/>
        <w:rPr>
          <w:highlight w:val="white"/>
        </w:rPr>
      </w:pPr>
      <w:r w:rsidRPr="00903DBA">
        <w:rPr>
          <w:highlight w:val="white"/>
        </w:rPr>
        <w:t xml:space="preserve">      }</w:t>
      </w:r>
    </w:p>
    <w:p w14:paraId="32225BFD" w14:textId="77777777" w:rsidR="00E67AF9" w:rsidRPr="00903DBA" w:rsidRDefault="00E67AF9" w:rsidP="00E67AF9">
      <w:pPr>
        <w:pStyle w:val="Code"/>
        <w:rPr>
          <w:highlight w:val="white"/>
        </w:rPr>
      </w:pPr>
    </w:p>
    <w:p w14:paraId="6B2FD30C" w14:textId="77777777" w:rsidR="00E67AF9" w:rsidRPr="00903DBA" w:rsidRDefault="00E67AF9" w:rsidP="00E67AF9">
      <w:pPr>
        <w:pStyle w:val="Code"/>
        <w:rPr>
          <w:highlight w:val="white"/>
        </w:rPr>
      </w:pPr>
      <w:r w:rsidRPr="00903DBA">
        <w:rPr>
          <w:highlight w:val="white"/>
        </w:rPr>
        <w:t xml:space="preserve">      Backpatch(sourceSet, list[0]);</w:t>
      </w:r>
    </w:p>
    <w:p w14:paraId="24C060E8" w14:textId="77777777" w:rsidR="00E67AF9" w:rsidRPr="00903DBA" w:rsidRDefault="00E67AF9" w:rsidP="00E67AF9">
      <w:pPr>
        <w:pStyle w:val="Code"/>
        <w:rPr>
          <w:highlight w:val="white"/>
        </w:rPr>
      </w:pPr>
      <w:r w:rsidRPr="00903DBA">
        <w:rPr>
          <w:highlight w:val="white"/>
        </w:rPr>
        <w:t xml:space="preserve">    }</w:t>
      </w:r>
    </w:p>
    <w:p w14:paraId="03526D57" w14:textId="7D2F64DC" w:rsidR="00E67AF9" w:rsidRPr="00903DBA" w:rsidRDefault="00913287" w:rsidP="00913287">
      <w:pPr>
        <w:rPr>
          <w:highlight w:val="white"/>
        </w:rPr>
      </w:pPr>
      <w:r w:rsidRPr="00903DBA">
        <w:rPr>
          <w:highlight w:val="white"/>
        </w:rPr>
        <w:t xml:space="preserve">The second </w:t>
      </w:r>
      <w:r w:rsidRPr="00903DBA">
        <w:rPr>
          <w:rStyle w:val="KeyWord0"/>
          <w:highlight w:val="white"/>
        </w:rPr>
        <w:t>Backpatch</w:t>
      </w:r>
      <w:r w:rsidRPr="00903DBA">
        <w:rPr>
          <w:highlight w:val="white"/>
        </w:rPr>
        <w:t xml:space="preserve"> method </w:t>
      </w:r>
      <w:r w:rsidR="00634A52" w:rsidRPr="00903DBA">
        <w:rPr>
          <w:highlight w:val="white"/>
        </w:rPr>
        <w:t xml:space="preserve">iterates through the set </w:t>
      </w:r>
      <w:r w:rsidR="00383AD8" w:rsidRPr="00903DBA">
        <w:rPr>
          <w:highlight w:val="white"/>
        </w:rPr>
        <w:t xml:space="preserve">of jump instructions and set </w:t>
      </w:r>
      <w:r w:rsidR="00BA2A9B" w:rsidRPr="00903DBA">
        <w:rPr>
          <w:highlight w:val="white"/>
        </w:rPr>
        <w:t xml:space="preserve">its first operand </w:t>
      </w:r>
      <w:r w:rsidR="005250CB" w:rsidRPr="00903DBA">
        <w:rPr>
          <w:highlight w:val="white"/>
        </w:rPr>
        <w:t xml:space="preserve">(index 0) to the target. </w:t>
      </w:r>
      <w:r w:rsidR="007B6068" w:rsidRPr="00903DBA">
        <w:rPr>
          <w:highlight w:val="white"/>
        </w:rPr>
        <w:t xml:space="preserve">The first operand of each jump instruction is its </w:t>
      </w:r>
      <w:r w:rsidR="0096396E" w:rsidRPr="00903DBA">
        <w:rPr>
          <w:highlight w:val="white"/>
        </w:rPr>
        <w:t>target</w:t>
      </w:r>
      <w:r w:rsidR="005250CB" w:rsidRPr="00903DBA">
        <w:rPr>
          <w:highlight w:val="white"/>
        </w:rPr>
        <w:t xml:space="preserve"> address.</w:t>
      </w:r>
    </w:p>
    <w:p w14:paraId="6206AD0C" w14:textId="77777777" w:rsidR="00A72D72" w:rsidRPr="00903DBA" w:rsidRDefault="00A72D72" w:rsidP="00A72D72">
      <w:pPr>
        <w:pStyle w:val="Code"/>
        <w:rPr>
          <w:highlight w:val="white"/>
        </w:rPr>
      </w:pPr>
      <w:r w:rsidRPr="00903DBA">
        <w:rPr>
          <w:highlight w:val="white"/>
        </w:rPr>
        <w:t xml:space="preserve">    public static void Backpatch(ISet&lt;MiddleCode&gt; sourceSet,</w:t>
      </w:r>
    </w:p>
    <w:p w14:paraId="3529909F" w14:textId="77777777" w:rsidR="00A72D72" w:rsidRPr="00903DBA" w:rsidRDefault="00A72D72" w:rsidP="00A72D72">
      <w:pPr>
        <w:pStyle w:val="Code"/>
        <w:rPr>
          <w:highlight w:val="white"/>
        </w:rPr>
      </w:pPr>
      <w:r w:rsidRPr="00903DBA">
        <w:rPr>
          <w:highlight w:val="white"/>
        </w:rPr>
        <w:t xml:space="preserve">                                 MiddleCode target) {</w:t>
      </w:r>
    </w:p>
    <w:p w14:paraId="0E1131CC" w14:textId="77777777" w:rsidR="00A72D72" w:rsidRPr="00903DBA" w:rsidRDefault="00A72D72" w:rsidP="00A72D72">
      <w:pPr>
        <w:pStyle w:val="Code"/>
        <w:rPr>
          <w:highlight w:val="white"/>
        </w:rPr>
      </w:pPr>
      <w:r w:rsidRPr="00903DBA">
        <w:rPr>
          <w:highlight w:val="white"/>
        </w:rPr>
        <w:t xml:space="preserve">      foreach (MiddleCode source in sourceSet) {</w:t>
      </w:r>
    </w:p>
    <w:p w14:paraId="33698349" w14:textId="77777777" w:rsidR="00A72D72" w:rsidRPr="00903DBA" w:rsidRDefault="00A72D72" w:rsidP="00A72D72">
      <w:pPr>
        <w:pStyle w:val="Code"/>
        <w:rPr>
          <w:highlight w:val="white"/>
        </w:rPr>
      </w:pPr>
      <w:r w:rsidRPr="00903DBA">
        <w:rPr>
          <w:highlight w:val="white"/>
        </w:rPr>
        <w:t xml:space="preserve">        source[0] = target;</w:t>
      </w:r>
    </w:p>
    <w:p w14:paraId="71DE46AE" w14:textId="77777777" w:rsidR="00A72D72" w:rsidRPr="00903DBA" w:rsidRDefault="00A72D72" w:rsidP="00A72D72">
      <w:pPr>
        <w:pStyle w:val="Code"/>
        <w:rPr>
          <w:highlight w:val="white"/>
        </w:rPr>
      </w:pPr>
      <w:r w:rsidRPr="00903DBA">
        <w:rPr>
          <w:highlight w:val="white"/>
        </w:rPr>
        <w:t xml:space="preserve">      }</w:t>
      </w:r>
    </w:p>
    <w:p w14:paraId="774A8621" w14:textId="77777777" w:rsidR="00A72D72" w:rsidRPr="00903DBA" w:rsidRDefault="00A72D72" w:rsidP="00A72D72">
      <w:pPr>
        <w:pStyle w:val="Code"/>
        <w:rPr>
          <w:highlight w:val="white"/>
        </w:rPr>
      </w:pPr>
      <w:r w:rsidRPr="00903DBA">
        <w:rPr>
          <w:highlight w:val="white"/>
        </w:rPr>
        <w:t xml:space="preserve">    }</w:t>
      </w:r>
    </w:p>
    <w:p w14:paraId="3F7D676B" w14:textId="16A0269D" w:rsidR="00E40B78" w:rsidRPr="00903DBA" w:rsidRDefault="00E40B78" w:rsidP="00E40B78">
      <w:pPr>
        <w:pStyle w:val="Rubrik3"/>
      </w:pPr>
      <w:bookmarkStart w:id="35" w:name="_Ref54270751"/>
      <w:bookmarkStart w:id="36" w:name="_Toc57655989"/>
      <w:r w:rsidRPr="00903DBA">
        <w:t>Function</w:t>
      </w:r>
      <w:r w:rsidR="00015AA9" w:rsidRPr="00903DBA">
        <w:t xml:space="preserve"> </w:t>
      </w:r>
      <w:r w:rsidR="00FC52DE" w:rsidRPr="00903DBA">
        <w:t>Definition</w:t>
      </w:r>
      <w:bookmarkEnd w:id="35"/>
      <w:bookmarkEnd w:id="36"/>
    </w:p>
    <w:p w14:paraId="35EFA5F2" w14:textId="10C00515" w:rsidR="006F33E6" w:rsidRPr="00903DBA" w:rsidRDefault="004838CF" w:rsidP="00E40B78">
      <w:r w:rsidRPr="00903DBA">
        <w:t xml:space="preserve">A function </w:t>
      </w:r>
      <w:r w:rsidR="00C37108" w:rsidRPr="00903DBA">
        <w:t>definition</w:t>
      </w:r>
      <w:r w:rsidRPr="00903DBA">
        <w:t xml:space="preserve"> is made up by declarator, possible preceded by a declaration specifier list, followed by an optional declaration list, and a block with an optional statement list.</w:t>
      </w:r>
      <w:r w:rsidR="004645B8" w:rsidRPr="00903DBA">
        <w:t xml:space="preserve"> </w:t>
      </w:r>
      <w:r w:rsidR="006F33E6" w:rsidRPr="00903DBA">
        <w:t xml:space="preserve">For instance, in the function below </w:t>
      </w:r>
      <w:r w:rsidR="00AE3821" w:rsidRPr="00903DBA">
        <w:rPr>
          <w:rStyle w:val="CodeInText0"/>
        </w:rPr>
        <w:t>unsigned long int</w:t>
      </w:r>
      <w:r w:rsidR="00AE3821" w:rsidRPr="00903DBA">
        <w:t xml:space="preserve"> is the declaration specifier list, </w:t>
      </w:r>
      <w:proofErr w:type="gramStart"/>
      <w:r w:rsidR="00C52DCF" w:rsidRPr="00903DBA">
        <w:rPr>
          <w:rStyle w:val="CodeInText0"/>
        </w:rPr>
        <w:t>square</w:t>
      </w:r>
      <w:r w:rsidR="00E667B3" w:rsidRPr="00903DBA">
        <w:rPr>
          <w:rStyle w:val="CodeInText0"/>
        </w:rPr>
        <w:t>(</w:t>
      </w:r>
      <w:proofErr w:type="gramEnd"/>
      <w:r w:rsidR="00C52DCF" w:rsidRPr="00903DBA">
        <w:rPr>
          <w:rStyle w:val="CodeInText0"/>
        </w:rPr>
        <w:t>int value</w:t>
      </w:r>
      <w:r w:rsidR="00E667B3" w:rsidRPr="00903DBA">
        <w:rPr>
          <w:rStyle w:val="CodeInText0"/>
        </w:rPr>
        <w:t>)</w:t>
      </w:r>
      <w:r w:rsidR="00E667B3" w:rsidRPr="00903DBA">
        <w:t xml:space="preserve"> i</w:t>
      </w:r>
      <w:r w:rsidR="00AE3821" w:rsidRPr="00903DBA">
        <w:t xml:space="preserve">s the </w:t>
      </w:r>
      <w:r w:rsidR="00AB7DF5" w:rsidRPr="00903DBA">
        <w:t>declarator</w:t>
      </w:r>
      <w:r w:rsidR="00AE3821" w:rsidRPr="00903DBA">
        <w:t xml:space="preserve">, and </w:t>
      </w:r>
      <w:r w:rsidR="00C52DCF" w:rsidRPr="00903DBA">
        <w:rPr>
          <w:rStyle w:val="CodeInText0"/>
        </w:rPr>
        <w:t>return value * value</w:t>
      </w:r>
      <w:r w:rsidR="004645B8" w:rsidRPr="00903DBA">
        <w:rPr>
          <w:rStyle w:val="CodeInText0"/>
        </w:rPr>
        <w:t xml:space="preserve"> ;</w:t>
      </w:r>
      <w:r w:rsidR="00AE3821" w:rsidRPr="00903DBA">
        <w:t xml:space="preserve"> is the </w:t>
      </w:r>
      <w:r w:rsidR="00231B80" w:rsidRPr="00903DBA">
        <w:t xml:space="preserve">only statement in the </w:t>
      </w:r>
      <w:r w:rsidR="00AE3821" w:rsidRPr="00903DBA">
        <w:t>statement list.</w:t>
      </w:r>
    </w:p>
    <w:p w14:paraId="127BD720" w14:textId="24B50DFB" w:rsidR="006F33E6" w:rsidRPr="00903DBA" w:rsidRDefault="006F33E6" w:rsidP="006F33E6">
      <w:pPr>
        <w:pStyle w:val="Code"/>
      </w:pPr>
      <w:r w:rsidRPr="00903DBA">
        <w:t>unsigned long int</w:t>
      </w:r>
      <w:r w:rsidR="00245F34" w:rsidRPr="00903DBA">
        <w:t xml:space="preserve"> </w:t>
      </w:r>
      <w:r w:rsidR="00E667B3" w:rsidRPr="00903DBA">
        <w:t>square</w:t>
      </w:r>
      <w:r w:rsidR="00245F34" w:rsidRPr="00903DBA">
        <w:t xml:space="preserve">(int </w:t>
      </w:r>
      <w:r w:rsidR="00E667B3" w:rsidRPr="00903DBA">
        <w:t>value</w:t>
      </w:r>
      <w:r w:rsidR="00245F34" w:rsidRPr="00903DBA">
        <w:t xml:space="preserve">) { return </w:t>
      </w:r>
      <w:r w:rsidR="00E667B3" w:rsidRPr="00903DBA">
        <w:t>val</w:t>
      </w:r>
      <w:r w:rsidR="00C52DCF" w:rsidRPr="00903DBA">
        <w:t>u</w:t>
      </w:r>
      <w:r w:rsidR="00E667B3" w:rsidRPr="00903DBA">
        <w:t xml:space="preserve">e * </w:t>
      </w:r>
      <w:r w:rsidR="00115C40" w:rsidRPr="00903DBA">
        <w:t>value</w:t>
      </w:r>
      <w:r w:rsidR="00245F34" w:rsidRPr="00903DBA">
        <w:t>; }</w:t>
      </w:r>
    </w:p>
    <w:p w14:paraId="34D7E1A6" w14:textId="318FB113" w:rsidR="00DC749C" w:rsidRPr="00903DBA" w:rsidRDefault="00DC749C" w:rsidP="00E40B78">
      <w:r w:rsidRPr="00903DBA">
        <w:t>In C, there are two ways to define a function, the old way where the parameter list hold holds the name</w:t>
      </w:r>
      <w:r w:rsidR="00231B80" w:rsidRPr="00903DBA">
        <w:t>s</w:t>
      </w:r>
      <w:r w:rsidRPr="00903DBA">
        <w:t xml:space="preserve"> of the parameters and where there types are defined afterwards, and new way where the parameter list holds </w:t>
      </w:r>
      <w:r w:rsidRPr="00903DBA">
        <w:lastRenderedPageBreak/>
        <w:t xml:space="preserve">the names and types of the parameters. In the following examples </w:t>
      </w:r>
      <w:r w:rsidRPr="00903DBA">
        <w:rPr>
          <w:rStyle w:val="KeyWord0"/>
        </w:rPr>
        <w:t>f</w:t>
      </w:r>
      <w:r w:rsidRPr="00903DBA">
        <w:t xml:space="preserve"> is defined by the old way and </w:t>
      </w:r>
      <w:r w:rsidRPr="00903DBA">
        <w:rPr>
          <w:rStyle w:val="KeyWord0"/>
        </w:rPr>
        <w:t>g</w:t>
      </w:r>
      <w:r w:rsidRPr="00903DBA">
        <w:t xml:space="preserve"> is defined by the new way.</w:t>
      </w:r>
    </w:p>
    <w:p w14:paraId="4EBE8365" w14:textId="11B03489" w:rsidR="00DC749C" w:rsidRPr="00903DBA" w:rsidRDefault="00231B80" w:rsidP="00DC749C">
      <w:pPr>
        <w:pStyle w:val="Code"/>
      </w:pPr>
      <w:r w:rsidRPr="00903DBA">
        <w:t>double</w:t>
      </w:r>
      <w:r w:rsidR="00DC749C" w:rsidRPr="00903DBA">
        <w:t xml:space="preserve"> f(a, b)</w:t>
      </w:r>
    </w:p>
    <w:p w14:paraId="614EC481" w14:textId="31430A1A" w:rsidR="00DC749C" w:rsidRPr="00903DBA" w:rsidRDefault="00DC749C" w:rsidP="00DC749C">
      <w:pPr>
        <w:pStyle w:val="Code"/>
      </w:pPr>
      <w:r w:rsidRPr="00903DBA">
        <w:t>int a;</w:t>
      </w:r>
    </w:p>
    <w:p w14:paraId="56316430" w14:textId="7DA0A96F" w:rsidR="00DC749C" w:rsidRPr="00903DBA" w:rsidRDefault="00DC749C" w:rsidP="00DC749C">
      <w:pPr>
        <w:pStyle w:val="Code"/>
      </w:pPr>
      <w:r w:rsidRPr="00903DBA">
        <w:t xml:space="preserve">double </w:t>
      </w:r>
      <w:r w:rsidR="000D3D38" w:rsidRPr="00903DBA">
        <w:t>b</w:t>
      </w:r>
      <w:r w:rsidRPr="00903DBA">
        <w:t>; {</w:t>
      </w:r>
    </w:p>
    <w:p w14:paraId="3F60241C" w14:textId="6959A996" w:rsidR="00DC749C" w:rsidRPr="00903DBA" w:rsidRDefault="00DC749C" w:rsidP="00DC749C">
      <w:pPr>
        <w:pStyle w:val="Code"/>
      </w:pPr>
      <w:r w:rsidRPr="00903DBA">
        <w:t xml:space="preserve">  return a + b;</w:t>
      </w:r>
    </w:p>
    <w:p w14:paraId="4D7CFA2A" w14:textId="4293A4E5" w:rsidR="00DC749C" w:rsidRPr="00903DBA" w:rsidRDefault="00DC749C" w:rsidP="00DC749C">
      <w:pPr>
        <w:pStyle w:val="Code"/>
      </w:pPr>
      <w:r w:rsidRPr="00903DBA">
        <w:t>}</w:t>
      </w:r>
    </w:p>
    <w:p w14:paraId="3529C46D" w14:textId="797E80AC" w:rsidR="00DC749C" w:rsidRPr="00903DBA" w:rsidRDefault="00DC749C" w:rsidP="00DC749C">
      <w:pPr>
        <w:pStyle w:val="Code"/>
      </w:pPr>
    </w:p>
    <w:p w14:paraId="124D9401" w14:textId="24D27C9A" w:rsidR="00DC749C" w:rsidRPr="00903DBA" w:rsidRDefault="00231B80" w:rsidP="00DC749C">
      <w:pPr>
        <w:pStyle w:val="Code"/>
      </w:pPr>
      <w:r w:rsidRPr="00903DBA">
        <w:t xml:space="preserve">double </w:t>
      </w:r>
      <w:r w:rsidR="00DC749C" w:rsidRPr="00903DBA">
        <w:t xml:space="preserve">f(int a, </w:t>
      </w:r>
      <w:r w:rsidR="000D3D38" w:rsidRPr="00903DBA">
        <w:t>double</w:t>
      </w:r>
      <w:r w:rsidR="00DC749C" w:rsidRPr="00903DBA">
        <w:t xml:space="preserve"> </w:t>
      </w:r>
      <w:r w:rsidR="000D3D38" w:rsidRPr="00903DBA">
        <w:t>b</w:t>
      </w:r>
      <w:r w:rsidR="00DC749C" w:rsidRPr="00903DBA">
        <w:t>) {</w:t>
      </w:r>
    </w:p>
    <w:p w14:paraId="4533B272" w14:textId="6EA4BFEE" w:rsidR="00DC749C" w:rsidRPr="00903DBA" w:rsidRDefault="00DC749C" w:rsidP="00DC749C">
      <w:pPr>
        <w:pStyle w:val="Code"/>
      </w:pPr>
      <w:r w:rsidRPr="00903DBA">
        <w:t xml:space="preserve">  return a + b;</w:t>
      </w:r>
    </w:p>
    <w:p w14:paraId="6B518F36" w14:textId="77777777" w:rsidR="00DC749C" w:rsidRPr="00903DBA" w:rsidRDefault="00DC749C" w:rsidP="00DC749C">
      <w:pPr>
        <w:pStyle w:val="Code"/>
      </w:pPr>
      <w:r w:rsidRPr="00903DBA">
        <w:t>}</w:t>
      </w:r>
    </w:p>
    <w:p w14:paraId="516729CC" w14:textId="21144482" w:rsidR="006F33E6" w:rsidRPr="00903DBA" w:rsidRDefault="006F33E6" w:rsidP="00E40B78">
      <w:r w:rsidRPr="00903DBA">
        <w:t xml:space="preserve">The first part of the </w:t>
      </w:r>
      <w:r w:rsidR="00045C21" w:rsidRPr="00903DBA">
        <w:t xml:space="preserve">function </w:t>
      </w:r>
      <w:r w:rsidR="00C37108" w:rsidRPr="00903DBA">
        <w:t>definition</w:t>
      </w:r>
      <w:r w:rsidR="00045C21" w:rsidRPr="00903DBA">
        <w:t xml:space="preserve"> rule </w:t>
      </w:r>
      <w:r w:rsidR="00907FF0" w:rsidRPr="00903DBA">
        <w:t xml:space="preserve">handles the </w:t>
      </w:r>
      <w:r w:rsidR="00573CA6" w:rsidRPr="00903DBA">
        <w:t xml:space="preserve">case where there is </w:t>
      </w:r>
      <w:r w:rsidR="00F96A8E" w:rsidRPr="00903DBA">
        <w:t xml:space="preserve">specifier </w:t>
      </w:r>
      <w:r w:rsidR="00573CA6" w:rsidRPr="00903DBA">
        <w:t>list of at least specifi</w:t>
      </w:r>
      <w:r w:rsidR="00F96A8E" w:rsidRPr="00903DBA">
        <w:t>er</w:t>
      </w:r>
      <w:r w:rsidR="00573CA6" w:rsidRPr="00903DBA">
        <w:t xml:space="preserve"> present.</w:t>
      </w:r>
      <w:r w:rsidR="0021134A" w:rsidRPr="00903DBA">
        <w:t xml:space="preserve"> There </w:t>
      </w:r>
      <w:r w:rsidR="007F121C" w:rsidRPr="00903DBA">
        <w:t>are</w:t>
      </w:r>
      <w:r w:rsidR="0021134A" w:rsidRPr="00903DBA">
        <w:t xml:space="preserve"> three methods to handle the function </w:t>
      </w:r>
      <w:r w:rsidR="00C37108" w:rsidRPr="00903DBA">
        <w:t>definition</w:t>
      </w:r>
      <w:r w:rsidR="00FB0CAC" w:rsidRPr="00903DBA">
        <w:t xml:space="preserve">: </w:t>
      </w:r>
      <w:r w:rsidR="00FB0CAC" w:rsidRPr="00903DBA">
        <w:rPr>
          <w:rStyle w:val="KeyWord0"/>
        </w:rPr>
        <w:t>FunctionHeader</w:t>
      </w:r>
      <w:r w:rsidR="00FB0CAC" w:rsidRPr="00903DBA">
        <w:t xml:space="preserve"> that</w:t>
      </w:r>
      <w:r w:rsidR="00D21862" w:rsidRPr="00903DBA">
        <w:t xml:space="preserve"> </w:t>
      </w:r>
      <w:proofErr w:type="spellStart"/>
      <w:r w:rsidR="00D21862" w:rsidRPr="00903DBA">
        <w:t>hanles</w:t>
      </w:r>
      <w:proofErr w:type="spellEnd"/>
      <w:r w:rsidR="00D21862" w:rsidRPr="00903DBA">
        <w:t xml:space="preserve"> the header of the function,</w:t>
      </w:r>
      <w:r w:rsidR="00DC749C" w:rsidRPr="00903DBA">
        <w:t xml:space="preserve"> </w:t>
      </w:r>
      <w:r w:rsidR="00DC749C" w:rsidRPr="00903DBA">
        <w:rPr>
          <w:rStyle w:val="KeyWord0"/>
        </w:rPr>
        <w:t>CheckFunction</w:t>
      </w:r>
      <w:r w:rsidR="00FC52DE" w:rsidRPr="00903DBA">
        <w:rPr>
          <w:rStyle w:val="KeyWord0"/>
        </w:rPr>
        <w:t>Definition</w:t>
      </w:r>
      <w:r w:rsidR="00DC749C" w:rsidRPr="00903DBA">
        <w:t xml:space="preserve"> that makes sure the </w:t>
      </w:r>
      <w:r w:rsidR="003E21E6" w:rsidRPr="00903DBA">
        <w:t>function is defined in either the old or new way</w:t>
      </w:r>
      <w:r w:rsidR="00416347" w:rsidRPr="00903DBA">
        <w:t xml:space="preserve">, and </w:t>
      </w:r>
      <w:r w:rsidR="00416347" w:rsidRPr="00903DBA">
        <w:rPr>
          <w:rStyle w:val="KeyWord0"/>
        </w:rPr>
        <w:t>FunctionEnd</w:t>
      </w:r>
      <w:r w:rsidR="00416347" w:rsidRPr="00903DBA">
        <w:t xml:space="preserve"> that </w:t>
      </w:r>
      <w:r w:rsidR="0062017F" w:rsidRPr="00903DBA">
        <w:t xml:space="preserve">generates the assembly code of the function and saves it in </w:t>
      </w:r>
      <w:r w:rsidR="005C0B13" w:rsidRPr="00903DBA">
        <w:t>the global static set</w:t>
      </w:r>
      <w:r w:rsidR="0062017F" w:rsidRPr="00903DBA">
        <w:t>.</w:t>
      </w:r>
    </w:p>
    <w:p w14:paraId="057C7340" w14:textId="1981A080" w:rsidR="00E40B78" w:rsidRPr="00903DBA" w:rsidRDefault="002E67B8" w:rsidP="00E40B78">
      <w:pPr>
        <w:pStyle w:val="CodeHeader"/>
      </w:pPr>
      <w:proofErr w:type="spellStart"/>
      <w:r w:rsidRPr="00903DBA">
        <w:t>MainParser.gppg</w:t>
      </w:r>
      <w:proofErr w:type="spellEnd"/>
    </w:p>
    <w:p w14:paraId="5E945006" w14:textId="49D5BA32" w:rsidR="005642E5" w:rsidRPr="00903DBA" w:rsidRDefault="005642E5" w:rsidP="005642E5">
      <w:pPr>
        <w:pStyle w:val="Code"/>
        <w:rPr>
          <w:highlight w:val="white"/>
        </w:rPr>
      </w:pPr>
      <w:r w:rsidRPr="00903DBA">
        <w:rPr>
          <w:highlight w:val="white"/>
        </w:rPr>
        <w:t>function_</w:t>
      </w:r>
      <w:r w:rsidR="00C37108" w:rsidRPr="00903DBA">
        <w:rPr>
          <w:highlight w:val="white"/>
        </w:rPr>
        <w:t>definition</w:t>
      </w:r>
      <w:r w:rsidRPr="00903DBA">
        <w:rPr>
          <w:highlight w:val="white"/>
        </w:rPr>
        <w:t>:</w:t>
      </w:r>
    </w:p>
    <w:p w14:paraId="7ACED1BD" w14:textId="7BF0C0D4" w:rsidR="005642E5" w:rsidRPr="00903DBA" w:rsidRDefault="005642E5" w:rsidP="005642E5">
      <w:pPr>
        <w:pStyle w:val="Code"/>
        <w:rPr>
          <w:highlight w:val="white"/>
        </w:rPr>
      </w:pPr>
      <w:r w:rsidRPr="00903DBA">
        <w:rPr>
          <w:highlight w:val="white"/>
        </w:rPr>
        <w:t xml:space="preserve">    declaration_specifier_list_x </w:t>
      </w:r>
      <w:r w:rsidR="00B75A92" w:rsidRPr="00903DBA">
        <w:rPr>
          <w:highlight w:val="white"/>
        </w:rPr>
        <w:t>d</w:t>
      </w:r>
      <w:r w:rsidR="00AB7DF5" w:rsidRPr="00903DBA">
        <w:rPr>
          <w:highlight w:val="white"/>
        </w:rPr>
        <w:t>eclarator</w:t>
      </w:r>
      <w:r w:rsidRPr="00903DBA">
        <w:rPr>
          <w:highlight w:val="white"/>
        </w:rPr>
        <w:t xml:space="preserve"> {</w:t>
      </w:r>
    </w:p>
    <w:p w14:paraId="6B513E83" w14:textId="77777777" w:rsidR="005642E5" w:rsidRPr="00903DBA" w:rsidRDefault="005642E5" w:rsidP="005642E5">
      <w:pPr>
        <w:pStyle w:val="Code"/>
        <w:rPr>
          <w:highlight w:val="white"/>
        </w:rPr>
      </w:pPr>
      <w:r w:rsidRPr="00903DBA">
        <w:rPr>
          <w:highlight w:val="white"/>
        </w:rPr>
        <w:t xml:space="preserve">      MiddleCodeGenerator.FunctionHeader</w:t>
      </w:r>
    </w:p>
    <w:p w14:paraId="26D8155D" w14:textId="77777777" w:rsidR="005642E5" w:rsidRPr="00903DBA" w:rsidRDefault="005642E5" w:rsidP="005642E5">
      <w:pPr>
        <w:pStyle w:val="Code"/>
        <w:rPr>
          <w:highlight w:val="white"/>
        </w:rPr>
      </w:pPr>
      <w:r w:rsidRPr="00903DBA">
        <w:rPr>
          <w:highlight w:val="white"/>
        </w:rPr>
        <w:t xml:space="preserve">        (SpecifierStack.Pop(), $2);</w:t>
      </w:r>
    </w:p>
    <w:p w14:paraId="4AB8484F" w14:textId="77777777" w:rsidR="005642E5" w:rsidRPr="00903DBA" w:rsidRDefault="005642E5" w:rsidP="005642E5">
      <w:pPr>
        <w:pStyle w:val="Code"/>
        <w:rPr>
          <w:highlight w:val="white"/>
        </w:rPr>
      </w:pPr>
      <w:r w:rsidRPr="00903DBA">
        <w:rPr>
          <w:highlight w:val="white"/>
        </w:rPr>
        <w:t xml:space="preserve">    }</w:t>
      </w:r>
    </w:p>
    <w:p w14:paraId="1ABAC908" w14:textId="77777777" w:rsidR="005642E5" w:rsidRPr="00903DBA" w:rsidRDefault="005642E5" w:rsidP="005642E5">
      <w:pPr>
        <w:pStyle w:val="Code"/>
        <w:rPr>
          <w:highlight w:val="white"/>
        </w:rPr>
      </w:pPr>
      <w:r w:rsidRPr="00903DBA">
        <w:rPr>
          <w:highlight w:val="white"/>
        </w:rPr>
        <w:t xml:space="preserve">    optional_declaration_list {</w:t>
      </w:r>
    </w:p>
    <w:p w14:paraId="0ABEF294" w14:textId="2FBA1670"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5A6CD3DB" w14:textId="77777777" w:rsidR="005642E5" w:rsidRPr="00903DBA" w:rsidRDefault="005642E5" w:rsidP="005642E5">
      <w:pPr>
        <w:pStyle w:val="Code"/>
        <w:rPr>
          <w:highlight w:val="white"/>
        </w:rPr>
      </w:pPr>
      <w:r w:rsidRPr="00903DBA">
        <w:rPr>
          <w:highlight w:val="white"/>
        </w:rPr>
        <w:t xml:space="preserve">    }</w:t>
      </w:r>
    </w:p>
    <w:p w14:paraId="2CE8D13E" w14:textId="77777777" w:rsidR="004624FA" w:rsidRPr="00903DBA" w:rsidRDefault="004624FA" w:rsidP="004624FA">
      <w:pPr>
        <w:pStyle w:val="Code"/>
        <w:rPr>
          <w:highlight w:val="white"/>
        </w:rPr>
      </w:pPr>
      <w:r w:rsidRPr="00903DBA">
        <w:rPr>
          <w:highlight w:val="white"/>
        </w:rPr>
        <w:t xml:space="preserve">    LEFT_BLOCK optional_declaration_list optional_statement_list RIGHT_BLOCK {</w:t>
      </w:r>
    </w:p>
    <w:p w14:paraId="7AAFFBB4" w14:textId="77777777" w:rsidR="004624FA" w:rsidRPr="00903DBA" w:rsidRDefault="004624FA" w:rsidP="004624FA">
      <w:pPr>
        <w:pStyle w:val="Code"/>
        <w:rPr>
          <w:highlight w:val="white"/>
        </w:rPr>
      </w:pPr>
      <w:r w:rsidRPr="00903DBA">
        <w:rPr>
          <w:highlight w:val="white"/>
        </w:rPr>
        <w:t xml:space="preserve">      $8.CodeList.InsertRange(0, $7);</w:t>
      </w:r>
    </w:p>
    <w:p w14:paraId="4C5833D5" w14:textId="77777777" w:rsidR="004624FA" w:rsidRPr="00903DBA" w:rsidRDefault="004624FA" w:rsidP="004624FA">
      <w:pPr>
        <w:pStyle w:val="Code"/>
        <w:rPr>
          <w:highlight w:val="white"/>
        </w:rPr>
      </w:pPr>
      <w:r w:rsidRPr="00903DBA">
        <w:rPr>
          <w:highlight w:val="white"/>
        </w:rPr>
        <w:t xml:space="preserve">      MiddleCodeGenerator.BackpatchGoto();</w:t>
      </w:r>
    </w:p>
    <w:p w14:paraId="6EC94D90" w14:textId="77777777" w:rsidR="004624FA" w:rsidRPr="00903DBA" w:rsidRDefault="004624FA" w:rsidP="004624FA">
      <w:pPr>
        <w:pStyle w:val="Code"/>
        <w:rPr>
          <w:highlight w:val="white"/>
        </w:rPr>
      </w:pPr>
      <w:r w:rsidRPr="00903DBA">
        <w:rPr>
          <w:highlight w:val="white"/>
        </w:rPr>
        <w:t xml:space="preserve">      MiddleCodeGenerator.FunctionEnd($8);</w:t>
      </w:r>
    </w:p>
    <w:p w14:paraId="3BB18FB0" w14:textId="77777777" w:rsidR="004624FA" w:rsidRPr="00903DBA" w:rsidRDefault="004624FA" w:rsidP="004624FA">
      <w:pPr>
        <w:pStyle w:val="Code"/>
        <w:rPr>
          <w:highlight w:val="white"/>
        </w:rPr>
      </w:pPr>
      <w:r w:rsidRPr="00903DBA">
        <w:rPr>
          <w:highlight w:val="white"/>
        </w:rPr>
        <w:t xml:space="preserve">    }</w:t>
      </w:r>
    </w:p>
    <w:p w14:paraId="297AA8E2" w14:textId="03407A43" w:rsidR="00766F5D" w:rsidRPr="00903DBA" w:rsidRDefault="00766F5D" w:rsidP="00484AD7">
      <w:pPr>
        <w:rPr>
          <w:highlight w:val="white"/>
        </w:rPr>
      </w:pPr>
      <w:r w:rsidRPr="00903DBA">
        <w:rPr>
          <w:highlight w:val="white"/>
        </w:rPr>
        <w:t>The second rule handles the case where there is no sp</w:t>
      </w:r>
      <w:r w:rsidR="00D21862" w:rsidRPr="00903DBA">
        <w:rPr>
          <w:highlight w:val="white"/>
        </w:rPr>
        <w:t>e</w:t>
      </w:r>
      <w:r w:rsidRPr="00903DBA">
        <w:rPr>
          <w:highlight w:val="white"/>
        </w:rPr>
        <w:t xml:space="preserve">cifier list. In that case, </w:t>
      </w:r>
      <w:r w:rsidR="00160459" w:rsidRPr="00903DBA">
        <w:rPr>
          <w:highlight w:val="white"/>
        </w:rPr>
        <w:t xml:space="preserve">the function return type is assumed to be </w:t>
      </w:r>
      <w:r w:rsidR="00FB1804" w:rsidRPr="00903DBA">
        <w:rPr>
          <w:highlight w:val="white"/>
        </w:rPr>
        <w:t xml:space="preserve">a </w:t>
      </w:r>
      <w:r w:rsidR="00160459" w:rsidRPr="00903DBA">
        <w:rPr>
          <w:highlight w:val="white"/>
        </w:rPr>
        <w:t>signed int</w:t>
      </w:r>
      <w:r w:rsidR="00FB1804" w:rsidRPr="00903DBA">
        <w:rPr>
          <w:highlight w:val="white"/>
        </w:rPr>
        <w:t>eger</w:t>
      </w:r>
      <w:r w:rsidR="00160459" w:rsidRPr="00903DBA">
        <w:rPr>
          <w:highlight w:val="white"/>
        </w:rPr>
        <w:t>.</w:t>
      </w:r>
    </w:p>
    <w:p w14:paraId="6169B3A5" w14:textId="22A33629" w:rsidR="005642E5" w:rsidRPr="00903DBA" w:rsidRDefault="005642E5" w:rsidP="005642E5">
      <w:pPr>
        <w:pStyle w:val="Code"/>
        <w:rPr>
          <w:highlight w:val="white"/>
        </w:rPr>
      </w:pPr>
      <w:r w:rsidRPr="00903DBA">
        <w:rPr>
          <w:highlight w:val="white"/>
        </w:rPr>
        <w:t xml:space="preserve">  | </w:t>
      </w:r>
      <w:r w:rsidR="00AB7DF5" w:rsidRPr="00903DBA">
        <w:rPr>
          <w:highlight w:val="white"/>
        </w:rPr>
        <w:t>declarator</w:t>
      </w:r>
      <w:r w:rsidRPr="00903DBA">
        <w:rPr>
          <w:highlight w:val="white"/>
        </w:rPr>
        <w:t xml:space="preserve"> {</w:t>
      </w:r>
    </w:p>
    <w:p w14:paraId="2F1D9E91" w14:textId="77777777" w:rsidR="005642E5" w:rsidRPr="00903DBA" w:rsidRDefault="005642E5" w:rsidP="005642E5">
      <w:pPr>
        <w:pStyle w:val="Code"/>
        <w:rPr>
          <w:highlight w:val="white"/>
        </w:rPr>
      </w:pPr>
      <w:r w:rsidRPr="00903DBA">
        <w:rPr>
          <w:highlight w:val="white"/>
        </w:rPr>
        <w:t xml:space="preserve">      MiddleCodeGenerator.FunctionHeader(null, $1);</w:t>
      </w:r>
    </w:p>
    <w:p w14:paraId="1E58E5C3" w14:textId="77777777" w:rsidR="005642E5" w:rsidRPr="00903DBA" w:rsidRDefault="005642E5" w:rsidP="005642E5">
      <w:pPr>
        <w:pStyle w:val="Code"/>
        <w:rPr>
          <w:highlight w:val="white"/>
        </w:rPr>
      </w:pPr>
      <w:r w:rsidRPr="00903DBA">
        <w:rPr>
          <w:highlight w:val="white"/>
        </w:rPr>
        <w:t xml:space="preserve">    }</w:t>
      </w:r>
    </w:p>
    <w:p w14:paraId="53732F73" w14:textId="77777777" w:rsidR="005642E5" w:rsidRPr="00903DBA" w:rsidRDefault="005642E5" w:rsidP="005642E5">
      <w:pPr>
        <w:pStyle w:val="Code"/>
        <w:rPr>
          <w:highlight w:val="white"/>
        </w:rPr>
      </w:pPr>
      <w:r w:rsidRPr="00903DBA">
        <w:rPr>
          <w:highlight w:val="white"/>
        </w:rPr>
        <w:t xml:space="preserve">    optional_declaration_list {</w:t>
      </w:r>
    </w:p>
    <w:p w14:paraId="04F01ECE" w14:textId="1CAF763B" w:rsidR="005642E5" w:rsidRPr="00903DBA" w:rsidRDefault="005642E5" w:rsidP="005642E5">
      <w:pPr>
        <w:pStyle w:val="Code"/>
        <w:rPr>
          <w:highlight w:val="white"/>
        </w:rPr>
      </w:pPr>
      <w:r w:rsidRPr="00903DBA">
        <w:rPr>
          <w:highlight w:val="white"/>
        </w:rPr>
        <w:t xml:space="preserve">      MiddleCodeGenerator.CheckFunction</w:t>
      </w:r>
      <w:r w:rsidR="00FC52DE" w:rsidRPr="00903DBA">
        <w:rPr>
          <w:highlight w:val="white"/>
        </w:rPr>
        <w:t>Definition</w:t>
      </w:r>
      <w:r w:rsidRPr="00903DBA">
        <w:rPr>
          <w:highlight w:val="white"/>
        </w:rPr>
        <w:t>();</w:t>
      </w:r>
    </w:p>
    <w:p w14:paraId="0ADA7804" w14:textId="77777777" w:rsidR="005642E5" w:rsidRPr="00903DBA" w:rsidRDefault="005642E5" w:rsidP="005642E5">
      <w:pPr>
        <w:pStyle w:val="Code"/>
        <w:rPr>
          <w:highlight w:val="white"/>
        </w:rPr>
      </w:pPr>
      <w:r w:rsidRPr="00903DBA">
        <w:rPr>
          <w:highlight w:val="white"/>
        </w:rPr>
        <w:t xml:space="preserve">    }</w:t>
      </w:r>
    </w:p>
    <w:p w14:paraId="42A528E6" w14:textId="77777777" w:rsidR="00C61039" w:rsidRPr="00903DBA" w:rsidRDefault="00C61039" w:rsidP="00C61039">
      <w:pPr>
        <w:pStyle w:val="Code"/>
        <w:rPr>
          <w:highlight w:val="white"/>
        </w:rPr>
      </w:pPr>
      <w:r w:rsidRPr="00903DBA">
        <w:rPr>
          <w:highlight w:val="white"/>
        </w:rPr>
        <w:t xml:space="preserve">    LEFT_BLOCK optional_declaration_list optional_statement_list RIGHT_BLOCK {</w:t>
      </w:r>
    </w:p>
    <w:p w14:paraId="551EC563" w14:textId="77777777" w:rsidR="00C61039" w:rsidRPr="00903DBA" w:rsidRDefault="00C61039" w:rsidP="00C61039">
      <w:pPr>
        <w:pStyle w:val="Code"/>
        <w:rPr>
          <w:highlight w:val="white"/>
        </w:rPr>
      </w:pPr>
      <w:r w:rsidRPr="00903DBA">
        <w:rPr>
          <w:highlight w:val="white"/>
        </w:rPr>
        <w:t xml:space="preserve">      $7.CodeList.InsertRange(0, $6);</w:t>
      </w:r>
    </w:p>
    <w:p w14:paraId="18874BE5" w14:textId="77777777" w:rsidR="00C61039" w:rsidRPr="00903DBA" w:rsidRDefault="00C61039" w:rsidP="00C61039">
      <w:pPr>
        <w:pStyle w:val="Code"/>
        <w:rPr>
          <w:highlight w:val="white"/>
        </w:rPr>
      </w:pPr>
      <w:r w:rsidRPr="00903DBA">
        <w:rPr>
          <w:highlight w:val="white"/>
        </w:rPr>
        <w:t xml:space="preserve">      MiddleCodeGenerator.BackpatchGoto();</w:t>
      </w:r>
    </w:p>
    <w:p w14:paraId="19775D5F" w14:textId="77777777" w:rsidR="00C61039" w:rsidRPr="00903DBA" w:rsidRDefault="00C61039" w:rsidP="00C61039">
      <w:pPr>
        <w:pStyle w:val="Code"/>
        <w:rPr>
          <w:highlight w:val="white"/>
        </w:rPr>
      </w:pPr>
      <w:r w:rsidRPr="00903DBA">
        <w:rPr>
          <w:highlight w:val="white"/>
        </w:rPr>
        <w:t xml:space="preserve">      MiddleCodeGenerator.FunctionEnd($7);</w:t>
      </w:r>
    </w:p>
    <w:p w14:paraId="1345BC70" w14:textId="77777777" w:rsidR="00C61039" w:rsidRPr="00903DBA" w:rsidRDefault="00C61039" w:rsidP="00C61039">
      <w:pPr>
        <w:pStyle w:val="Code"/>
        <w:rPr>
          <w:highlight w:val="white"/>
        </w:rPr>
      </w:pPr>
      <w:r w:rsidRPr="00903DBA">
        <w:rPr>
          <w:highlight w:val="white"/>
        </w:rPr>
        <w:t xml:space="preserve">    };</w:t>
      </w:r>
    </w:p>
    <w:p w14:paraId="53CAC5B9" w14:textId="77777777" w:rsidR="002B7454" w:rsidRPr="00903DBA" w:rsidRDefault="002B7454" w:rsidP="00C61039">
      <w:pPr>
        <w:pStyle w:val="Code"/>
        <w:rPr>
          <w:highlight w:val="white"/>
        </w:rPr>
      </w:pPr>
    </w:p>
    <w:p w14:paraId="1D82B03D" w14:textId="77777777" w:rsidR="009B6F20" w:rsidRPr="00903DBA" w:rsidRDefault="009B6F20" w:rsidP="009B6F20">
      <w:pPr>
        <w:pStyle w:val="Code"/>
        <w:rPr>
          <w:highlight w:val="white"/>
        </w:rPr>
      </w:pPr>
      <w:r w:rsidRPr="00903DBA">
        <w:rPr>
          <w:highlight w:val="white"/>
        </w:rPr>
        <w:t>optional_declaration_list:</w:t>
      </w:r>
    </w:p>
    <w:p w14:paraId="39AFC58A" w14:textId="0B229FBD" w:rsidR="009B6F20" w:rsidRPr="00903DBA" w:rsidRDefault="009B6F20" w:rsidP="009B6F20">
      <w:pPr>
        <w:pStyle w:val="Code"/>
        <w:rPr>
          <w:highlight w:val="white"/>
        </w:rPr>
      </w:pPr>
      <w:r w:rsidRPr="00903DBA">
        <w:rPr>
          <w:highlight w:val="white"/>
        </w:rPr>
        <w:t xml:space="preserve">    /* Empty */      { $$ = new List&lt;MiddleCode&gt;(); } </w:t>
      </w:r>
    </w:p>
    <w:p w14:paraId="273A0D82" w14:textId="77777777" w:rsidR="009B6F20" w:rsidRPr="00903DBA" w:rsidRDefault="009B6F20" w:rsidP="009B6F20">
      <w:pPr>
        <w:pStyle w:val="Code"/>
        <w:rPr>
          <w:highlight w:val="white"/>
        </w:rPr>
      </w:pPr>
      <w:r w:rsidRPr="00903DBA">
        <w:rPr>
          <w:highlight w:val="white"/>
        </w:rPr>
        <w:t xml:space="preserve">  | declaration_list { $$ = $1; };</w:t>
      </w:r>
    </w:p>
    <w:p w14:paraId="65B1B951" w14:textId="7BFBEFDD" w:rsidR="00E40B78" w:rsidRPr="00903DBA" w:rsidRDefault="00E40B78" w:rsidP="00E40B78">
      <w:r w:rsidRPr="00903DBA">
        <w:t xml:space="preserve">The </w:t>
      </w:r>
      <w:proofErr w:type="spellStart"/>
      <w:r w:rsidR="00EB324E" w:rsidRPr="00903DBA">
        <w:rPr>
          <w:rStyle w:val="CodeInText"/>
        </w:rPr>
        <w:t>G</w:t>
      </w:r>
      <w:r w:rsidRPr="00903DBA">
        <w:rPr>
          <w:rStyle w:val="CodeInText"/>
        </w:rPr>
        <w:t>enerateFunctionHeader</w:t>
      </w:r>
      <w:proofErr w:type="spellEnd"/>
      <w:r w:rsidRPr="00903DBA">
        <w:t xml:space="preserve"> is called before the middle code of the function has been generated.</w:t>
      </w:r>
      <w:r w:rsidR="00815C0B" w:rsidRPr="00903DBA">
        <w:t xml:space="preserve"> Its task is to store the symbol of the function in the symbol table, and to create a new symbol table for the symbols of the function.</w:t>
      </w:r>
    </w:p>
    <w:p w14:paraId="290D7911" w14:textId="77777777" w:rsidR="003A74D6" w:rsidRPr="00903DBA" w:rsidRDefault="003A74D6" w:rsidP="003A74D6">
      <w:pPr>
        <w:pStyle w:val="CodeHeader"/>
      </w:pPr>
      <w:proofErr w:type="spellStart"/>
      <w:r w:rsidRPr="00903DBA">
        <w:t>MiddleCodeGenerator.cs</w:t>
      </w:r>
      <w:proofErr w:type="spellEnd"/>
    </w:p>
    <w:p w14:paraId="21BA0FBA" w14:textId="77777777" w:rsidR="008F2CF5" w:rsidRPr="00903DBA" w:rsidRDefault="008F2CF5" w:rsidP="00B35B83">
      <w:pPr>
        <w:pStyle w:val="Code"/>
        <w:rPr>
          <w:highlight w:val="white"/>
        </w:rPr>
      </w:pPr>
      <w:r w:rsidRPr="00903DBA">
        <w:rPr>
          <w:highlight w:val="white"/>
        </w:rPr>
        <w:lastRenderedPageBreak/>
        <w:t xml:space="preserve">    public static void FunctionHeader(Specifier specifier,</w:t>
      </w:r>
    </w:p>
    <w:p w14:paraId="79FA1F25" w14:textId="77777777" w:rsidR="008F2CF5" w:rsidRPr="00903DBA" w:rsidRDefault="008F2CF5" w:rsidP="00B35B83">
      <w:pPr>
        <w:pStyle w:val="Code"/>
        <w:rPr>
          <w:highlight w:val="white"/>
        </w:rPr>
      </w:pPr>
      <w:r w:rsidRPr="00903DBA">
        <w:rPr>
          <w:highlight w:val="white"/>
        </w:rPr>
        <w:t xml:space="preserve">                                      Declarator declarator) {</w:t>
      </w:r>
    </w:p>
    <w:p w14:paraId="3EB2B9BE" w14:textId="77777777" w:rsidR="008F2CF5" w:rsidRPr="00903DBA" w:rsidRDefault="008F2CF5" w:rsidP="00B35B83">
      <w:pPr>
        <w:pStyle w:val="Code"/>
        <w:rPr>
          <w:highlight w:val="white"/>
        </w:rPr>
      </w:pPr>
      <w:r w:rsidRPr="00903DBA">
        <w:rPr>
          <w:highlight w:val="white"/>
        </w:rPr>
        <w:t xml:space="preserve">      Storage? storage;</w:t>
      </w:r>
    </w:p>
    <w:p w14:paraId="698C8DA1" w14:textId="77777777" w:rsidR="008F2CF5" w:rsidRPr="00903DBA" w:rsidRDefault="008F2CF5" w:rsidP="00B35B83">
      <w:pPr>
        <w:pStyle w:val="Code"/>
        <w:rPr>
          <w:highlight w:val="white"/>
        </w:rPr>
      </w:pPr>
      <w:r w:rsidRPr="00903DBA">
        <w:rPr>
          <w:highlight w:val="white"/>
        </w:rPr>
        <w:t xml:space="preserve">      Type returnType;</w:t>
      </w:r>
    </w:p>
    <w:p w14:paraId="3539B22E" w14:textId="0FCA6C24" w:rsidR="00CC4E52" w:rsidRPr="00903DBA" w:rsidRDefault="007E40FE" w:rsidP="007E40FE">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w:t>
      </w:r>
      <w:r w:rsidR="00042B76" w:rsidRPr="00903DBA">
        <w:rPr>
          <w:highlight w:val="white"/>
        </w:rPr>
        <w:t xml:space="preserve">not </w:t>
      </w:r>
      <w:r w:rsidRPr="00903DBA">
        <w:rPr>
          <w:highlight w:val="white"/>
        </w:rPr>
        <w:t>null</w:t>
      </w:r>
      <w:r w:rsidR="00042B76" w:rsidRPr="00903DBA">
        <w:rPr>
          <w:highlight w:val="white"/>
        </w:rPr>
        <w:t>, we extract the storage and return type of the function from the specifier.</w:t>
      </w:r>
    </w:p>
    <w:p w14:paraId="3551F3E1" w14:textId="77777777" w:rsidR="002838CF" w:rsidRPr="00903DBA" w:rsidRDefault="002838CF" w:rsidP="00B35B83">
      <w:pPr>
        <w:pStyle w:val="Code"/>
        <w:rPr>
          <w:highlight w:val="white"/>
        </w:rPr>
      </w:pPr>
      <w:r w:rsidRPr="00903DBA">
        <w:rPr>
          <w:highlight w:val="white"/>
        </w:rPr>
        <w:t xml:space="preserve">      if (specifier != null) {</w:t>
      </w:r>
    </w:p>
    <w:p w14:paraId="0DA90A95" w14:textId="2863D523" w:rsidR="002838CF" w:rsidRPr="00903DBA" w:rsidRDefault="002838CF" w:rsidP="00B35B83">
      <w:pPr>
        <w:pStyle w:val="Code"/>
        <w:rPr>
          <w:highlight w:val="white"/>
        </w:rPr>
      </w:pPr>
      <w:r w:rsidRPr="00903DBA">
        <w:rPr>
          <w:highlight w:val="white"/>
        </w:rPr>
        <w:t xml:space="preserve">        storage = specifier.Storage;</w:t>
      </w:r>
    </w:p>
    <w:p w14:paraId="2907A543" w14:textId="77777777" w:rsidR="002838CF" w:rsidRPr="00903DBA" w:rsidRDefault="002838CF" w:rsidP="00B35B83">
      <w:pPr>
        <w:pStyle w:val="Code"/>
        <w:rPr>
          <w:highlight w:val="white"/>
        </w:rPr>
      </w:pPr>
      <w:r w:rsidRPr="00903DBA">
        <w:rPr>
          <w:highlight w:val="white"/>
        </w:rPr>
        <w:t xml:space="preserve">        returnType = specifier.Type;</w:t>
      </w:r>
    </w:p>
    <w:p w14:paraId="255BB87C" w14:textId="77777777" w:rsidR="002838CF" w:rsidRPr="00903DBA" w:rsidRDefault="002838CF" w:rsidP="00B35B83">
      <w:pPr>
        <w:pStyle w:val="Code"/>
        <w:rPr>
          <w:highlight w:val="white"/>
        </w:rPr>
      </w:pPr>
      <w:r w:rsidRPr="00903DBA">
        <w:rPr>
          <w:highlight w:val="white"/>
        </w:rPr>
        <w:t xml:space="preserve">      }</w:t>
      </w:r>
    </w:p>
    <w:p w14:paraId="0AB64B5C" w14:textId="7DEB3C22" w:rsidR="00042B76" w:rsidRPr="00903DBA" w:rsidRDefault="00042B76" w:rsidP="00042B76">
      <w:pPr>
        <w:rPr>
          <w:highlight w:val="white"/>
        </w:rPr>
      </w:pPr>
      <w:r w:rsidRPr="00903DBA">
        <w:rPr>
          <w:highlight w:val="white"/>
        </w:rPr>
        <w:t xml:space="preserve">If </w:t>
      </w:r>
      <w:r w:rsidRPr="00903DBA">
        <w:rPr>
          <w:rStyle w:val="KeyWord0"/>
          <w:highlight w:val="white"/>
        </w:rPr>
        <w:t>specifier</w:t>
      </w:r>
      <w:r w:rsidRPr="00903DBA">
        <w:rPr>
          <w:highlight w:val="white"/>
        </w:rPr>
        <w:t xml:space="preserve"> is null, there was no </w:t>
      </w:r>
      <w:r w:rsidR="00410FF9" w:rsidRPr="00903DBA">
        <w:rPr>
          <w:highlight w:val="white"/>
        </w:rPr>
        <w:t xml:space="preserve">storage specifier or </w:t>
      </w:r>
      <w:r w:rsidRPr="00903DBA">
        <w:rPr>
          <w:highlight w:val="white"/>
        </w:rPr>
        <w:t>return type defined</w:t>
      </w:r>
      <w:r w:rsidR="00153E7D" w:rsidRPr="00903DBA">
        <w:rPr>
          <w:highlight w:val="white"/>
        </w:rPr>
        <w:t>, and we</w:t>
      </w:r>
      <w:r w:rsidRPr="00903DBA">
        <w:rPr>
          <w:highlight w:val="white"/>
        </w:rPr>
        <w:t xml:space="preserve"> set </w:t>
      </w:r>
      <w:r w:rsidR="001A2FFF" w:rsidRPr="00903DBA">
        <w:rPr>
          <w:highlight w:val="white"/>
        </w:rPr>
        <w:t>the storage to extern and the return type to signed int.</w:t>
      </w:r>
    </w:p>
    <w:p w14:paraId="2B4DB128" w14:textId="77777777" w:rsidR="002838CF" w:rsidRPr="00903DBA" w:rsidRDefault="002838CF" w:rsidP="002838CF">
      <w:pPr>
        <w:pStyle w:val="Code"/>
        <w:rPr>
          <w:highlight w:val="white"/>
        </w:rPr>
      </w:pPr>
      <w:r w:rsidRPr="00903DBA">
        <w:rPr>
          <w:highlight w:val="white"/>
        </w:rPr>
        <w:t xml:space="preserve">      else {</w:t>
      </w:r>
    </w:p>
    <w:p w14:paraId="253DDB61" w14:textId="77777777" w:rsidR="002838CF" w:rsidRPr="00903DBA" w:rsidRDefault="002838CF" w:rsidP="002838CF">
      <w:pPr>
        <w:pStyle w:val="Code"/>
        <w:rPr>
          <w:highlight w:val="white"/>
        </w:rPr>
      </w:pPr>
      <w:r w:rsidRPr="00903DBA">
        <w:rPr>
          <w:highlight w:val="white"/>
        </w:rPr>
        <w:t xml:space="preserve">        storage = Storage.Extern;</w:t>
      </w:r>
    </w:p>
    <w:p w14:paraId="5115DB4C" w14:textId="77777777" w:rsidR="002838CF" w:rsidRPr="00903DBA" w:rsidRDefault="002838CF" w:rsidP="002838CF">
      <w:pPr>
        <w:pStyle w:val="Code"/>
        <w:rPr>
          <w:highlight w:val="white"/>
        </w:rPr>
      </w:pPr>
      <w:r w:rsidRPr="00903DBA">
        <w:rPr>
          <w:highlight w:val="white"/>
        </w:rPr>
        <w:t xml:space="preserve">        returnType = Type.SignedIntegerType;</w:t>
      </w:r>
    </w:p>
    <w:p w14:paraId="4E8AE241" w14:textId="77777777" w:rsidR="002838CF" w:rsidRPr="00903DBA" w:rsidRDefault="002838CF" w:rsidP="002838CF">
      <w:pPr>
        <w:pStyle w:val="Code"/>
        <w:rPr>
          <w:highlight w:val="white"/>
        </w:rPr>
      </w:pPr>
      <w:r w:rsidRPr="00903DBA">
        <w:rPr>
          <w:highlight w:val="white"/>
        </w:rPr>
        <w:t xml:space="preserve">      }</w:t>
      </w:r>
    </w:p>
    <w:p w14:paraId="61CC6D28" w14:textId="6E15E9D3" w:rsidR="00CC4E52" w:rsidRPr="00903DBA" w:rsidRDefault="00896C61" w:rsidP="00576694">
      <w:pPr>
        <w:rPr>
          <w:highlight w:val="white"/>
        </w:rPr>
      </w:pPr>
      <w:r w:rsidRPr="00903DBA">
        <w:rPr>
          <w:highlight w:val="white"/>
        </w:rPr>
        <w:t xml:space="preserve">We add the return type to the </w:t>
      </w:r>
      <w:r w:rsidR="00AB7DF5" w:rsidRPr="00903DBA">
        <w:rPr>
          <w:highlight w:val="white"/>
        </w:rPr>
        <w:t>pointer</w:t>
      </w:r>
      <w:r w:rsidR="00175102" w:rsidRPr="00903DBA">
        <w:rPr>
          <w:highlight w:val="white"/>
        </w:rPr>
        <w:t xml:space="preserve"> </w:t>
      </w:r>
      <w:r w:rsidR="00AB7DF5" w:rsidRPr="00903DBA">
        <w:rPr>
          <w:highlight w:val="white"/>
        </w:rPr>
        <w:t>declarator</w:t>
      </w:r>
      <w:r w:rsidR="00576694" w:rsidRPr="00903DBA">
        <w:rPr>
          <w:highlight w:val="white"/>
        </w:rPr>
        <w:t>. In this way the type become complete: a function with a return type.</w:t>
      </w:r>
    </w:p>
    <w:p w14:paraId="7A8493AF" w14:textId="1B637323" w:rsidR="00CC4E52" w:rsidRPr="00903DBA" w:rsidRDefault="00CC4E52" w:rsidP="00CC4E52">
      <w:pPr>
        <w:pStyle w:val="Code"/>
        <w:rPr>
          <w:highlight w:val="white"/>
        </w:rPr>
      </w:pPr>
      <w:r w:rsidRPr="00903DBA">
        <w:rPr>
          <w:highlight w:val="white"/>
        </w:rPr>
        <w:t xml:space="preserve">      </w:t>
      </w:r>
      <w:r w:rsidR="00AB7DF5" w:rsidRPr="00903DBA">
        <w:rPr>
          <w:highlight w:val="white"/>
        </w:rPr>
        <w:t>declarator</w:t>
      </w:r>
      <w:r w:rsidRPr="00903DBA">
        <w:rPr>
          <w:highlight w:val="white"/>
        </w:rPr>
        <w:t>.Add(</w:t>
      </w:r>
      <w:r w:rsidR="0064403A" w:rsidRPr="00903DBA">
        <w:rPr>
          <w:highlight w:val="white"/>
        </w:rPr>
        <w:t>returnType</w:t>
      </w:r>
      <w:r w:rsidRPr="00903DBA">
        <w:rPr>
          <w:highlight w:val="white"/>
        </w:rPr>
        <w:t>);</w:t>
      </w:r>
    </w:p>
    <w:p w14:paraId="4D36C017" w14:textId="3AE4B811" w:rsidR="00367096" w:rsidRPr="00903DBA" w:rsidRDefault="00367096" w:rsidP="00367096">
      <w:pPr>
        <w:rPr>
          <w:highlight w:val="white"/>
        </w:rPr>
      </w:pPr>
      <w:r w:rsidRPr="00903DBA">
        <w:rPr>
          <w:highlight w:val="white"/>
        </w:rPr>
        <w:t>Then we perform som</w:t>
      </w:r>
      <w:r w:rsidR="0019224C" w:rsidRPr="00903DBA">
        <w:rPr>
          <w:highlight w:val="white"/>
        </w:rPr>
        <w:t>e</w:t>
      </w:r>
      <w:r w:rsidRPr="00903DBA">
        <w:rPr>
          <w:highlight w:val="white"/>
        </w:rPr>
        <w:t xml:space="preserve"> error checking. </w:t>
      </w:r>
      <w:r w:rsidR="00AD6DA9" w:rsidRPr="00903DBA">
        <w:rPr>
          <w:highlight w:val="white"/>
        </w:rPr>
        <w:t>T</w:t>
      </w:r>
      <w:r w:rsidR="00040D85" w:rsidRPr="00903DBA">
        <w:rPr>
          <w:highlight w:val="white"/>
        </w:rPr>
        <w:t>he function may lack a name</w:t>
      </w:r>
      <w:r w:rsidR="008F256E" w:rsidRPr="00903DBA">
        <w:rPr>
          <w:highlight w:val="white"/>
        </w:rPr>
        <w:t xml:space="preserve"> in a function declaration</w:t>
      </w:r>
      <w:r w:rsidR="00040D85" w:rsidRPr="00903DBA">
        <w:rPr>
          <w:highlight w:val="white"/>
        </w:rPr>
        <w:t xml:space="preserve">. However, in </w:t>
      </w:r>
      <w:r w:rsidR="0092218F" w:rsidRPr="00903DBA">
        <w:rPr>
          <w:highlight w:val="white"/>
        </w:rPr>
        <w:t xml:space="preserve">a </w:t>
      </w:r>
      <w:r w:rsidR="00BF3536" w:rsidRPr="00903DBA">
        <w:rPr>
          <w:highlight w:val="white"/>
        </w:rPr>
        <w:t xml:space="preserve">function </w:t>
      </w:r>
      <w:r w:rsidR="0092218F" w:rsidRPr="00903DBA">
        <w:rPr>
          <w:highlight w:val="white"/>
        </w:rPr>
        <w:t>definition</w:t>
      </w:r>
      <w:r w:rsidR="00664494" w:rsidRPr="00903DBA">
        <w:rPr>
          <w:highlight w:val="white"/>
        </w:rPr>
        <w:t xml:space="preserve"> </w:t>
      </w:r>
      <w:r w:rsidR="008F256E" w:rsidRPr="00903DBA">
        <w:rPr>
          <w:highlight w:val="white"/>
        </w:rPr>
        <w:t xml:space="preserve">it </w:t>
      </w:r>
      <w:r w:rsidR="005B642C" w:rsidRPr="00903DBA">
        <w:rPr>
          <w:highlight w:val="white"/>
        </w:rPr>
        <w:t>must have a name.</w:t>
      </w:r>
    </w:p>
    <w:p w14:paraId="7E213061" w14:textId="77777777" w:rsidR="00A423FE" w:rsidRPr="00903DBA" w:rsidRDefault="00CC4E52" w:rsidP="00CC4E52">
      <w:pPr>
        <w:pStyle w:val="Code"/>
        <w:rPr>
          <w:highlight w:val="white"/>
        </w:rPr>
      </w:pPr>
      <w:r w:rsidRPr="00903DBA">
        <w:rPr>
          <w:highlight w:val="white"/>
        </w:rPr>
        <w:t xml:space="preserve">      Assert.Error(</w:t>
      </w:r>
      <w:r w:rsidR="00A423FE" w:rsidRPr="00903DBA">
        <w:rPr>
          <w:highlight w:val="white"/>
        </w:rPr>
        <w:t>declarator</w:t>
      </w:r>
      <w:r w:rsidRPr="00903DBA">
        <w:rPr>
          <w:highlight w:val="white"/>
        </w:rPr>
        <w:t>.Name != null,</w:t>
      </w:r>
    </w:p>
    <w:p w14:paraId="0A5F2564" w14:textId="1224AC7F" w:rsidR="00CC4E52" w:rsidRPr="00903DBA" w:rsidRDefault="00A423FE" w:rsidP="00CC4E52">
      <w:pPr>
        <w:pStyle w:val="Code"/>
        <w:rPr>
          <w:highlight w:val="white"/>
        </w:rPr>
      </w:pPr>
      <w:r w:rsidRPr="00903DBA">
        <w:rPr>
          <w:highlight w:val="white"/>
        </w:rPr>
        <w:t xml:space="preserve">                 </w:t>
      </w:r>
      <w:r w:rsidR="00CC4E52" w:rsidRPr="00903DBA">
        <w:rPr>
          <w:highlight w:val="white"/>
        </w:rPr>
        <w:t xml:space="preserve">  Message.Unnamed_function_</w:t>
      </w:r>
      <w:r w:rsidR="00C37108" w:rsidRPr="00903DBA">
        <w:rPr>
          <w:highlight w:val="white"/>
        </w:rPr>
        <w:t>definition</w:t>
      </w:r>
      <w:r w:rsidR="00CC4E52" w:rsidRPr="00903DBA">
        <w:rPr>
          <w:highlight w:val="white"/>
        </w:rPr>
        <w:t>);</w:t>
      </w:r>
    </w:p>
    <w:p w14:paraId="4DEACF02" w14:textId="47DED50F" w:rsidR="00CD2C28" w:rsidRPr="00903DBA" w:rsidRDefault="008A2A3B" w:rsidP="00CD2C28">
      <w:pPr>
        <w:rPr>
          <w:highlight w:val="white"/>
        </w:rPr>
      </w:pPr>
      <w:r w:rsidRPr="00903DBA">
        <w:rPr>
          <w:highlight w:val="white"/>
        </w:rPr>
        <w:t>Technically</w:t>
      </w:r>
      <w:r w:rsidR="00CD2C28" w:rsidRPr="00903DBA">
        <w:rPr>
          <w:highlight w:val="white"/>
        </w:rPr>
        <w:t>, the declaration may have any type, and we must check that it really is a function declaration.</w:t>
      </w:r>
    </w:p>
    <w:p w14:paraId="37499785" w14:textId="77777777" w:rsidR="007B5859" w:rsidRPr="00903DBA" w:rsidRDefault="00CC4E52" w:rsidP="00CC4E52">
      <w:pPr>
        <w:pStyle w:val="Code"/>
        <w:rPr>
          <w:highlight w:val="white"/>
        </w:rPr>
      </w:pPr>
      <w:r w:rsidRPr="00903DBA">
        <w:rPr>
          <w:highlight w:val="white"/>
        </w:rPr>
        <w:t xml:space="preserve">      Assert.Error(</w:t>
      </w:r>
      <w:r w:rsidR="00AB7DF5" w:rsidRPr="00903DBA">
        <w:rPr>
          <w:highlight w:val="white"/>
        </w:rPr>
        <w:t>declarator</w:t>
      </w:r>
      <w:r w:rsidRPr="00903DBA">
        <w:rPr>
          <w:highlight w:val="white"/>
        </w:rPr>
        <w:t>.Type.IsFunction(),</w:t>
      </w:r>
      <w:r w:rsidR="007B5859" w:rsidRPr="00903DBA">
        <w:rPr>
          <w:highlight w:val="white"/>
        </w:rPr>
        <w:t xml:space="preserve"> </w:t>
      </w:r>
      <w:r w:rsidR="00AB7DF5" w:rsidRPr="00903DBA">
        <w:rPr>
          <w:highlight w:val="white"/>
        </w:rPr>
        <w:t>declarator</w:t>
      </w:r>
      <w:r w:rsidRPr="00903DBA">
        <w:rPr>
          <w:highlight w:val="white"/>
        </w:rPr>
        <w:t>.Name,</w:t>
      </w:r>
    </w:p>
    <w:p w14:paraId="0F336542" w14:textId="763D4BA2" w:rsidR="00CC4E52" w:rsidRPr="00903DBA" w:rsidRDefault="007B5859" w:rsidP="00CC4E52">
      <w:pPr>
        <w:pStyle w:val="Code"/>
        <w:rPr>
          <w:highlight w:val="white"/>
        </w:rPr>
      </w:pPr>
      <w:r w:rsidRPr="00903DBA">
        <w:rPr>
          <w:highlight w:val="white"/>
        </w:rPr>
        <w:t xml:space="preserve">                  </w:t>
      </w:r>
      <w:r w:rsidR="00CC4E52" w:rsidRPr="00903DBA">
        <w:rPr>
          <w:highlight w:val="white"/>
        </w:rPr>
        <w:t xml:space="preserve"> Message.Not_a_function);</w:t>
      </w:r>
    </w:p>
    <w:p w14:paraId="715D2E12" w14:textId="5B78603C" w:rsidR="00962E78" w:rsidRPr="00903DBA" w:rsidRDefault="00962E78" w:rsidP="00962E78">
      <w:pPr>
        <w:rPr>
          <w:highlight w:val="white"/>
        </w:rPr>
      </w:pPr>
      <w:r w:rsidRPr="00903DBA">
        <w:rPr>
          <w:highlight w:val="white"/>
        </w:rPr>
        <w:t>Th</w:t>
      </w:r>
      <w:r w:rsidR="00F02E11" w:rsidRPr="00903DBA">
        <w:rPr>
          <w:highlight w:val="white"/>
        </w:rPr>
        <w:t>e</w:t>
      </w:r>
      <w:r w:rsidRPr="00903DBA">
        <w:rPr>
          <w:highlight w:val="white"/>
        </w:rPr>
        <w:t xml:space="preserve"> public and static member variable </w:t>
      </w:r>
      <w:r w:rsidRPr="00903DBA">
        <w:rPr>
          <w:rStyle w:val="KeyWord0"/>
          <w:highlight w:val="white"/>
        </w:rPr>
        <w:t>CurrentFunction</w:t>
      </w:r>
      <w:r w:rsidRPr="00903DBA">
        <w:rPr>
          <w:highlight w:val="white"/>
        </w:rPr>
        <w:t xml:space="preserve"> is a </w:t>
      </w:r>
      <w:r w:rsidR="00FF600E" w:rsidRPr="00903DBA">
        <w:rPr>
          <w:highlight w:val="white"/>
        </w:rPr>
        <w:t xml:space="preserve">reference to the symbol holding the current function. </w:t>
      </w:r>
      <w:r w:rsidR="00AD69F3" w:rsidRPr="00903DBA">
        <w:rPr>
          <w:highlight w:val="white"/>
        </w:rPr>
        <w:t xml:space="preserve">This reference is </w:t>
      </w:r>
      <w:r w:rsidR="00564885" w:rsidRPr="00903DBA">
        <w:rPr>
          <w:highlight w:val="white"/>
        </w:rPr>
        <w:t xml:space="preserve">used on every </w:t>
      </w:r>
      <w:r w:rsidR="00F02E11" w:rsidRPr="00903DBA">
        <w:rPr>
          <w:highlight w:val="white"/>
        </w:rPr>
        <w:t xml:space="preserve">occasion </w:t>
      </w:r>
      <w:r w:rsidR="00564885" w:rsidRPr="00903DBA">
        <w:rPr>
          <w:highlight w:val="white"/>
        </w:rPr>
        <w:t>during the parsing of the function body when we add or look up a symbol.</w:t>
      </w:r>
    </w:p>
    <w:p w14:paraId="7767BD64" w14:textId="77777777" w:rsidR="002838CF" w:rsidRPr="00903DBA" w:rsidRDefault="002838CF" w:rsidP="002838CF">
      <w:pPr>
        <w:pStyle w:val="Code"/>
        <w:rPr>
          <w:highlight w:val="white"/>
        </w:rPr>
      </w:pPr>
      <w:r w:rsidRPr="00903DBA">
        <w:rPr>
          <w:highlight w:val="white"/>
        </w:rPr>
        <w:t xml:space="preserve">      SymbolTable.CurrentFunction =</w:t>
      </w:r>
    </w:p>
    <w:p w14:paraId="61D99C2A" w14:textId="7862C1D7" w:rsidR="002838CF" w:rsidRPr="00903DBA" w:rsidRDefault="002838CF" w:rsidP="002838CF">
      <w:pPr>
        <w:pStyle w:val="Code"/>
        <w:rPr>
          <w:highlight w:val="white"/>
        </w:rPr>
      </w:pPr>
      <w:r w:rsidRPr="00903DBA">
        <w:rPr>
          <w:highlight w:val="white"/>
        </w:rPr>
        <w:t xml:space="preserve">        new Symbol(declarator.Name, storage, declarator.Type);</w:t>
      </w:r>
    </w:p>
    <w:p w14:paraId="649B93DE" w14:textId="53DD950E" w:rsidR="00CC4E52" w:rsidRPr="00903DBA" w:rsidRDefault="00B44F6C" w:rsidP="00B44F6C">
      <w:pPr>
        <w:rPr>
          <w:highlight w:val="white"/>
        </w:rPr>
      </w:pPr>
      <w:r w:rsidRPr="00903DBA">
        <w:rPr>
          <w:highlight w:val="white"/>
        </w:rPr>
        <w:t xml:space="preserve">A function </w:t>
      </w:r>
      <w:r w:rsidR="00C37108" w:rsidRPr="00903DBA">
        <w:rPr>
          <w:highlight w:val="white"/>
        </w:rPr>
        <w:t>definition</w:t>
      </w:r>
      <w:r w:rsidRPr="00903DBA">
        <w:rPr>
          <w:highlight w:val="white"/>
        </w:rPr>
        <w:t xml:space="preserve"> must be static or extern, it cannot be auto, register, or typedef.</w:t>
      </w:r>
    </w:p>
    <w:p w14:paraId="3F84A8C7" w14:textId="77777777" w:rsidR="00CC4E52" w:rsidRPr="00903DBA" w:rsidRDefault="00CC4E52" w:rsidP="00CC4E52">
      <w:pPr>
        <w:pStyle w:val="Code"/>
        <w:rPr>
          <w:highlight w:val="white"/>
        </w:rPr>
      </w:pPr>
      <w:r w:rsidRPr="00903DBA">
        <w:rPr>
          <w:highlight w:val="white"/>
        </w:rPr>
        <w:t xml:space="preserve">      Assert.Error(SymbolTable.CurrentFunction.IsStaticOrExtern(),</w:t>
      </w:r>
    </w:p>
    <w:p w14:paraId="71E84554" w14:textId="77777777" w:rsidR="00CC2459" w:rsidRPr="00903DBA" w:rsidRDefault="00CC4E52" w:rsidP="00CC4E52">
      <w:pPr>
        <w:pStyle w:val="Code"/>
        <w:rPr>
          <w:highlight w:val="white"/>
        </w:rPr>
      </w:pPr>
      <w:r w:rsidRPr="00903DBA">
        <w:rPr>
          <w:highlight w:val="white"/>
        </w:rPr>
        <w:t xml:space="preserve">               </w:t>
      </w:r>
      <w:r w:rsidR="00207453" w:rsidRPr="00903DBA">
        <w:rPr>
          <w:highlight w:val="white"/>
        </w:rPr>
        <w:t xml:space="preserve">   </w:t>
      </w:r>
      <w:r w:rsidRPr="00903DBA">
        <w:rPr>
          <w:highlight w:val="white"/>
        </w:rPr>
        <w:t xml:space="preserve"> </w:t>
      </w:r>
      <w:r w:rsidR="00AB7DF5" w:rsidRPr="00903DBA">
        <w:rPr>
          <w:highlight w:val="white"/>
        </w:rPr>
        <w:t>declarator</w:t>
      </w:r>
      <w:r w:rsidRPr="00903DBA">
        <w:rPr>
          <w:highlight w:val="white"/>
        </w:rPr>
        <w:t>.Name,</w:t>
      </w:r>
    </w:p>
    <w:p w14:paraId="5F4BC12B" w14:textId="14C65067" w:rsidR="00CC4E52" w:rsidRPr="00903DBA" w:rsidRDefault="00CC2459" w:rsidP="00CC4E52">
      <w:pPr>
        <w:pStyle w:val="Code"/>
        <w:rPr>
          <w:highlight w:val="white"/>
        </w:rPr>
      </w:pPr>
      <w:r w:rsidRPr="00903DBA">
        <w:rPr>
          <w:highlight w:val="white"/>
        </w:rPr>
        <w:t xml:space="preserve">                  </w:t>
      </w:r>
      <w:r w:rsidR="00CC4E52" w:rsidRPr="00903DBA">
        <w:rPr>
          <w:highlight w:val="white"/>
        </w:rPr>
        <w:t xml:space="preserve"> Message.A_function_must_be_static_or_extern);</w:t>
      </w:r>
    </w:p>
    <w:p w14:paraId="6B50EAAE" w14:textId="6A0E8AF0" w:rsidR="0076442C" w:rsidRPr="00903DBA" w:rsidRDefault="0076442C" w:rsidP="0076442C">
      <w:pPr>
        <w:rPr>
          <w:highlight w:val="white"/>
        </w:rPr>
      </w:pPr>
      <w:r w:rsidRPr="00903DBA">
        <w:rPr>
          <w:highlight w:val="white"/>
        </w:rPr>
        <w:t xml:space="preserve">Every function </w:t>
      </w:r>
      <w:r w:rsidR="00C37108" w:rsidRPr="00903DBA">
        <w:rPr>
          <w:highlight w:val="white"/>
        </w:rPr>
        <w:t>definition</w:t>
      </w:r>
      <w:r w:rsidRPr="00903DBA">
        <w:rPr>
          <w:highlight w:val="white"/>
        </w:rPr>
        <w:t xml:space="preserve">, as well as static variables, are added to </w:t>
      </w:r>
      <w:r w:rsidR="005C0B13" w:rsidRPr="00903DBA">
        <w:rPr>
          <w:highlight w:val="white"/>
        </w:rPr>
        <w:t>the global static set</w:t>
      </w:r>
      <w:r w:rsidRPr="00903DBA">
        <w:rPr>
          <w:highlight w:val="white"/>
        </w:rPr>
        <w:t xml:space="preserve">. </w:t>
      </w:r>
      <w:r w:rsidR="00256547" w:rsidRPr="00903DBA">
        <w:rPr>
          <w:highlight w:val="white"/>
        </w:rPr>
        <w:t>They</w:t>
      </w:r>
      <w:r w:rsidRPr="00903DBA">
        <w:rPr>
          <w:highlight w:val="white"/>
        </w:rPr>
        <w:t xml:space="preserve"> will </w:t>
      </w:r>
      <w:r w:rsidR="00564885" w:rsidRPr="00903DBA">
        <w:rPr>
          <w:highlight w:val="white"/>
        </w:rPr>
        <w:t xml:space="preserve">in the end </w:t>
      </w:r>
      <w:r w:rsidRPr="00903DBA">
        <w:rPr>
          <w:highlight w:val="white"/>
        </w:rPr>
        <w:t xml:space="preserve">be </w:t>
      </w:r>
      <w:r w:rsidR="007138D2" w:rsidRPr="00903DBA">
        <w:rPr>
          <w:highlight w:val="white"/>
        </w:rPr>
        <w:t>translated into assembly code.</w:t>
      </w:r>
    </w:p>
    <w:p w14:paraId="558C0245" w14:textId="77777777" w:rsidR="00487F35" w:rsidRPr="00903DBA" w:rsidRDefault="00487F35" w:rsidP="00487F35">
      <w:pPr>
        <w:pStyle w:val="Code"/>
        <w:rPr>
          <w:highlight w:val="white"/>
        </w:rPr>
      </w:pPr>
      <w:r w:rsidRPr="00903DBA">
        <w:rPr>
          <w:highlight w:val="white"/>
        </w:rPr>
        <w:t xml:space="preserve">      SymbolTable.CurrentFunction.FunctionDefinition = true;</w:t>
      </w:r>
    </w:p>
    <w:p w14:paraId="783E7785" w14:textId="77777777" w:rsidR="00CC4E52" w:rsidRPr="00903DBA" w:rsidRDefault="00CC4E52" w:rsidP="00CC4E52">
      <w:pPr>
        <w:pStyle w:val="Code"/>
        <w:rPr>
          <w:highlight w:val="white"/>
        </w:rPr>
      </w:pPr>
      <w:r w:rsidRPr="00903DBA">
        <w:rPr>
          <w:highlight w:val="white"/>
        </w:rPr>
        <w:t xml:space="preserve">      SymbolTable.CurrentTable.AddSymbol(SymbolTable.CurrentFunction);</w:t>
      </w:r>
    </w:p>
    <w:p w14:paraId="0F7C0E8C" w14:textId="164616D5" w:rsidR="00CC4E52" w:rsidRPr="00903DBA" w:rsidRDefault="00E27D22" w:rsidP="00E27D22">
      <w:pPr>
        <w:rPr>
          <w:highlight w:val="white"/>
        </w:rPr>
      </w:pPr>
      <w:r w:rsidRPr="00903DBA">
        <w:rPr>
          <w:highlight w:val="white"/>
        </w:rPr>
        <w:t>I</w:t>
      </w:r>
      <w:r w:rsidR="007C407A" w:rsidRPr="00903DBA">
        <w:rPr>
          <w:highlight w:val="white"/>
        </w:rPr>
        <w:t xml:space="preserve">f this function is the </w:t>
      </w:r>
      <w:r w:rsidR="007C407A" w:rsidRPr="00903DBA">
        <w:rPr>
          <w:rStyle w:val="KeyWord0"/>
          <w:highlight w:val="white"/>
        </w:rPr>
        <w:t>main</w:t>
      </w:r>
      <w:r w:rsidR="007C407A" w:rsidRPr="00903DBA">
        <w:rPr>
          <w:highlight w:val="white"/>
        </w:rPr>
        <w:t xml:space="preserve"> </w:t>
      </w:r>
      <w:r w:rsidRPr="00903DBA">
        <w:rPr>
          <w:highlight w:val="white"/>
        </w:rPr>
        <w:t>function</w:t>
      </w:r>
      <w:r w:rsidR="00256547" w:rsidRPr="00903DBA">
        <w:rPr>
          <w:highlight w:val="white"/>
        </w:rPr>
        <w:t xml:space="preserve"> of the C code</w:t>
      </w:r>
      <w:r w:rsidRPr="00903DBA">
        <w:rPr>
          <w:highlight w:val="white"/>
        </w:rPr>
        <w:t xml:space="preserve">, the return type must be void or </w:t>
      </w:r>
      <w:r w:rsidR="00AE2D2E" w:rsidRPr="00903DBA">
        <w:rPr>
          <w:highlight w:val="white"/>
        </w:rPr>
        <w:t>(</w:t>
      </w:r>
      <w:r w:rsidRPr="00903DBA">
        <w:rPr>
          <w:highlight w:val="white"/>
        </w:rPr>
        <w:t xml:space="preserve">signed </w:t>
      </w:r>
      <w:r w:rsidR="00AE2D2E" w:rsidRPr="00903DBA">
        <w:rPr>
          <w:highlight w:val="white"/>
        </w:rPr>
        <w:t xml:space="preserve">or unsigned) </w:t>
      </w:r>
      <w:r w:rsidRPr="00903DBA">
        <w:rPr>
          <w:highlight w:val="white"/>
        </w:rPr>
        <w:t>int</w:t>
      </w:r>
      <w:r w:rsidR="00AE2D2E" w:rsidRPr="00903DBA">
        <w:rPr>
          <w:highlight w:val="white"/>
        </w:rPr>
        <w:t>eger</w:t>
      </w:r>
      <w:r w:rsidRPr="00903DBA">
        <w:rPr>
          <w:highlight w:val="white"/>
        </w:rPr>
        <w:t>.</w:t>
      </w:r>
    </w:p>
    <w:p w14:paraId="2546D39F" w14:textId="77777777" w:rsidR="00CC4E52" w:rsidRPr="00903DBA" w:rsidRDefault="00CC4E52" w:rsidP="00CC4E52">
      <w:pPr>
        <w:pStyle w:val="Code"/>
        <w:rPr>
          <w:highlight w:val="white"/>
        </w:rPr>
      </w:pPr>
      <w:r w:rsidRPr="00903DBA">
        <w:rPr>
          <w:highlight w:val="white"/>
        </w:rPr>
        <w:t xml:space="preserve">      if (SymbolTable.CurrentFunction.UniqueName.Equals("main")) {</w:t>
      </w:r>
    </w:p>
    <w:p w14:paraId="639E9417" w14:textId="77777777" w:rsidR="00CC4E52" w:rsidRPr="00903DBA" w:rsidRDefault="00CC4E52" w:rsidP="00CC4E52">
      <w:pPr>
        <w:pStyle w:val="Code"/>
        <w:rPr>
          <w:highlight w:val="white"/>
        </w:rPr>
      </w:pPr>
      <w:r w:rsidRPr="00903DBA">
        <w:rPr>
          <w:highlight w:val="white"/>
        </w:rPr>
        <w:t xml:space="preserve">        Assert.Error(returnType.IsVoid() || returnType.IsInteger(), "main",</w:t>
      </w:r>
    </w:p>
    <w:p w14:paraId="55A42AA5" w14:textId="77777777" w:rsidR="00CC4E52" w:rsidRPr="00903DBA" w:rsidRDefault="00CC4E52" w:rsidP="00CC4E52">
      <w:pPr>
        <w:pStyle w:val="Code"/>
        <w:rPr>
          <w:highlight w:val="white"/>
        </w:rPr>
      </w:pPr>
      <w:r w:rsidRPr="00903DBA">
        <w:rPr>
          <w:highlight w:val="white"/>
        </w:rPr>
        <w:t xml:space="preserve">                     Message.Function_main_must_return_void_or_integer);</w:t>
      </w:r>
    </w:p>
    <w:p w14:paraId="1604D230" w14:textId="56B7F136" w:rsidR="00CC4E52" w:rsidRPr="00903DBA" w:rsidRDefault="00CC4E52" w:rsidP="00CC4E52">
      <w:pPr>
        <w:pStyle w:val="Code"/>
        <w:rPr>
          <w:highlight w:val="white"/>
        </w:rPr>
      </w:pPr>
      <w:r w:rsidRPr="00903DBA">
        <w:rPr>
          <w:highlight w:val="white"/>
        </w:rPr>
        <w:t xml:space="preserve">      }</w:t>
      </w:r>
    </w:p>
    <w:p w14:paraId="4F8A0FE5" w14:textId="36123325" w:rsidR="00437D65" w:rsidRPr="00903DBA" w:rsidRDefault="00437D65" w:rsidP="00437D65">
      <w:pPr>
        <w:rPr>
          <w:highlight w:val="white"/>
        </w:rPr>
      </w:pPr>
      <w:r w:rsidRPr="00903DBA">
        <w:rPr>
          <w:highlight w:val="white"/>
        </w:rPr>
        <w:lastRenderedPageBreak/>
        <w:t xml:space="preserve">Finally, we create a new symbol for the function. Every symbol </w:t>
      </w:r>
      <w:r w:rsidR="008127E1" w:rsidRPr="00903DBA">
        <w:rPr>
          <w:highlight w:val="white"/>
        </w:rPr>
        <w:t>defined</w:t>
      </w:r>
      <w:r w:rsidRPr="00903DBA">
        <w:rPr>
          <w:highlight w:val="white"/>
        </w:rPr>
        <w:t xml:space="preserve"> in th</w:t>
      </w:r>
      <w:r w:rsidR="008127E1" w:rsidRPr="00903DBA">
        <w:rPr>
          <w:highlight w:val="white"/>
        </w:rPr>
        <w:t>is</w:t>
      </w:r>
      <w:r w:rsidRPr="00903DBA">
        <w:rPr>
          <w:highlight w:val="white"/>
        </w:rPr>
        <w:t xml:space="preserve"> function will be stored in the new symbol table, or in </w:t>
      </w:r>
      <w:r w:rsidR="00C13302" w:rsidRPr="00903DBA">
        <w:rPr>
          <w:highlight w:val="white"/>
        </w:rPr>
        <w:t xml:space="preserve">one of </w:t>
      </w:r>
      <w:r w:rsidRPr="00903DBA">
        <w:rPr>
          <w:highlight w:val="white"/>
        </w:rPr>
        <w:t>its sub tables.</w:t>
      </w:r>
    </w:p>
    <w:p w14:paraId="7E90A093" w14:textId="77777777" w:rsidR="00437D65" w:rsidRPr="00903DBA" w:rsidRDefault="00437D65" w:rsidP="00437D65">
      <w:pPr>
        <w:pStyle w:val="Code"/>
        <w:rPr>
          <w:highlight w:val="white"/>
        </w:rPr>
      </w:pPr>
      <w:r w:rsidRPr="00903DBA">
        <w:rPr>
          <w:highlight w:val="white"/>
        </w:rPr>
        <w:t xml:space="preserve">      SymbolTable.CurrentTable =</w:t>
      </w:r>
    </w:p>
    <w:p w14:paraId="2F5E9970" w14:textId="5B3138A6" w:rsidR="00437D65" w:rsidRPr="00903DBA" w:rsidRDefault="00437D65" w:rsidP="00437D65">
      <w:pPr>
        <w:pStyle w:val="Code"/>
        <w:rPr>
          <w:highlight w:val="white"/>
        </w:rPr>
      </w:pPr>
      <w:r w:rsidRPr="00903DBA">
        <w:rPr>
          <w:highlight w:val="white"/>
        </w:rPr>
        <w:t xml:space="preserve">        new SymbolTable(SymbolTable.CurrentTable, Scope.Function);</w:t>
      </w:r>
    </w:p>
    <w:p w14:paraId="73CCCF0F" w14:textId="77777777" w:rsidR="00CC4E52" w:rsidRPr="00903DBA" w:rsidRDefault="00CC4E52" w:rsidP="00CD06E8">
      <w:pPr>
        <w:pStyle w:val="Code"/>
      </w:pPr>
      <w:r w:rsidRPr="00903DBA">
        <w:rPr>
          <w:highlight w:val="white"/>
        </w:rPr>
        <w:t xml:space="preserve">    }</w:t>
      </w:r>
    </w:p>
    <w:p w14:paraId="54314F9D" w14:textId="41154526" w:rsidR="00FF41F2" w:rsidRPr="00903DBA" w:rsidRDefault="00FF41F2" w:rsidP="00E40B78">
      <w:r w:rsidRPr="00903DBA">
        <w:t xml:space="preserve">The </w:t>
      </w:r>
      <w:r w:rsidRPr="00903DBA">
        <w:rPr>
          <w:rStyle w:val="KeyWord0"/>
          <w:highlight w:val="white"/>
        </w:rPr>
        <w:t>CheckFunction</w:t>
      </w:r>
      <w:r w:rsidR="00FC52DE" w:rsidRPr="00903DBA">
        <w:rPr>
          <w:rStyle w:val="KeyWord0"/>
          <w:highlight w:val="white"/>
        </w:rPr>
        <w:t>Definition</w:t>
      </w:r>
      <w:r w:rsidRPr="00903DBA">
        <w:t xml:space="preserve"> method </w:t>
      </w:r>
      <w:r w:rsidR="00213917" w:rsidRPr="00903DBA">
        <w:t xml:space="preserve">checks that the </w:t>
      </w:r>
      <w:r w:rsidR="00C37108" w:rsidRPr="00903DBA">
        <w:t>definition</w:t>
      </w:r>
      <w:r w:rsidR="001950C3" w:rsidRPr="00903DBA">
        <w:t xml:space="preserve"> is correct, especially in case of old-style </w:t>
      </w:r>
      <w:r w:rsidR="00C37108" w:rsidRPr="00903DBA">
        <w:t>definition</w:t>
      </w:r>
      <w:r w:rsidR="001950C3" w:rsidRPr="00903DBA">
        <w:t xml:space="preserve">. </w:t>
      </w:r>
      <w:r w:rsidR="0063242E" w:rsidRPr="00903DBA">
        <w:t xml:space="preserve">In the old-style function </w:t>
      </w:r>
      <w:r w:rsidR="00C37108" w:rsidRPr="00903DBA">
        <w:t>definition</w:t>
      </w:r>
      <w:r w:rsidR="0063242E" w:rsidRPr="00903DBA">
        <w:t xml:space="preserve">, the parameter list must match the declaration list. </w:t>
      </w:r>
      <w:r w:rsidR="00E40B78" w:rsidRPr="00903DBA">
        <w:t>I</w:t>
      </w:r>
      <w:r w:rsidR="009F4587" w:rsidRPr="00903DBA">
        <w:t xml:space="preserve">n the new-style function </w:t>
      </w:r>
      <w:r w:rsidR="00C37108" w:rsidRPr="00903DBA">
        <w:t>definition</w:t>
      </w:r>
      <w:r w:rsidR="009F4587" w:rsidRPr="00903DBA">
        <w:t xml:space="preserve">, the declaration list must be empty since it is </w:t>
      </w:r>
      <w:r w:rsidR="00E40B78" w:rsidRPr="00903DBA">
        <w:t>not allowed to mix the old and new style</w:t>
      </w:r>
      <w:r w:rsidR="009F4587" w:rsidRPr="00903DBA">
        <w:t>.</w:t>
      </w:r>
    </w:p>
    <w:p w14:paraId="38EDF686" w14:textId="7ABAD104" w:rsidR="00C32DBB" w:rsidRPr="00903DBA" w:rsidRDefault="00C32DBB" w:rsidP="00C32DBB">
      <w:pPr>
        <w:pStyle w:val="Code"/>
        <w:rPr>
          <w:highlight w:val="white"/>
        </w:rPr>
      </w:pPr>
      <w:r w:rsidRPr="00903DBA">
        <w:rPr>
          <w:highlight w:val="white"/>
        </w:rPr>
        <w:t xml:space="preserve">    public static void CheckFunction</w:t>
      </w:r>
      <w:r w:rsidR="00FC52DE" w:rsidRPr="00903DBA">
        <w:rPr>
          <w:highlight w:val="white"/>
        </w:rPr>
        <w:t>Definition</w:t>
      </w:r>
      <w:r w:rsidRPr="00903DBA">
        <w:rPr>
          <w:highlight w:val="white"/>
        </w:rPr>
        <w:t>() {</w:t>
      </w:r>
    </w:p>
    <w:p w14:paraId="1C174481" w14:textId="77777777" w:rsidR="00C32DBB" w:rsidRPr="00903DBA" w:rsidRDefault="00C32DBB" w:rsidP="00C32DBB">
      <w:pPr>
        <w:pStyle w:val="Code"/>
        <w:rPr>
          <w:highlight w:val="white"/>
        </w:rPr>
      </w:pPr>
      <w:r w:rsidRPr="00903DBA">
        <w:rPr>
          <w:highlight w:val="white"/>
        </w:rPr>
        <w:t xml:space="preserve">      Type funcType = SymbolTable.CurrentFunction.Type;</w:t>
      </w:r>
    </w:p>
    <w:p w14:paraId="43ABC9D4" w14:textId="77777777" w:rsidR="00C32DBB" w:rsidRPr="00903DBA" w:rsidRDefault="00C32DBB" w:rsidP="00C32DBB">
      <w:pPr>
        <w:pStyle w:val="Code"/>
        <w:rPr>
          <w:highlight w:val="white"/>
        </w:rPr>
      </w:pPr>
    </w:p>
    <w:p w14:paraId="306A9000" w14:textId="77777777" w:rsidR="00C32DBB" w:rsidRPr="00903DBA" w:rsidRDefault="00C32DBB" w:rsidP="00C32DBB">
      <w:pPr>
        <w:pStyle w:val="Code"/>
        <w:rPr>
          <w:highlight w:val="white"/>
        </w:rPr>
      </w:pPr>
      <w:r w:rsidRPr="00903DBA">
        <w:rPr>
          <w:highlight w:val="white"/>
        </w:rPr>
        <w:t xml:space="preserve">      if (funcType.Style == Type.FunctionStyle.Old) {</w:t>
      </w:r>
    </w:p>
    <w:p w14:paraId="03231C81" w14:textId="77777777" w:rsidR="00C32DBB" w:rsidRPr="00903DBA" w:rsidRDefault="00C32DBB" w:rsidP="00C32DBB">
      <w:pPr>
        <w:pStyle w:val="Code"/>
        <w:rPr>
          <w:highlight w:val="white"/>
        </w:rPr>
      </w:pPr>
      <w:r w:rsidRPr="00903DBA">
        <w:rPr>
          <w:highlight w:val="white"/>
        </w:rPr>
        <w:t xml:space="preserve">        List&lt;string&gt; nameList = funcType.NameList;</w:t>
      </w:r>
    </w:p>
    <w:p w14:paraId="3E4DDB92" w14:textId="77777777" w:rsidR="00C32DBB" w:rsidRPr="00903DBA" w:rsidRDefault="00C32DBB" w:rsidP="00C32DBB">
      <w:pPr>
        <w:pStyle w:val="Code"/>
        <w:rPr>
          <w:highlight w:val="white"/>
        </w:rPr>
      </w:pPr>
      <w:r w:rsidRPr="00903DBA">
        <w:rPr>
          <w:highlight w:val="white"/>
        </w:rPr>
        <w:t xml:space="preserve">        IDictionary&lt;string,Symbol&gt; entryMap =</w:t>
      </w:r>
    </w:p>
    <w:p w14:paraId="750945CB" w14:textId="25E6142D" w:rsidR="00C32DBB" w:rsidRPr="00903DBA" w:rsidRDefault="00C32DBB" w:rsidP="00C32DBB">
      <w:pPr>
        <w:pStyle w:val="Code"/>
        <w:rPr>
          <w:highlight w:val="white"/>
        </w:rPr>
      </w:pPr>
      <w:r w:rsidRPr="00903DBA">
        <w:rPr>
          <w:highlight w:val="white"/>
        </w:rPr>
        <w:t xml:space="preserve">          SymbolTable.CurrentTable.EntryMap;</w:t>
      </w:r>
    </w:p>
    <w:p w14:paraId="7FC78125" w14:textId="4323B575" w:rsidR="00C32DBB" w:rsidRPr="00903DBA" w:rsidRDefault="004E45AC" w:rsidP="00DF21A0">
      <w:pPr>
        <w:rPr>
          <w:highlight w:val="white"/>
        </w:rPr>
      </w:pPr>
      <w:r w:rsidRPr="00903DBA">
        <w:rPr>
          <w:highlight w:val="white"/>
        </w:rPr>
        <w:t xml:space="preserve">In the old-style case, </w:t>
      </w:r>
      <w:r w:rsidR="00DF21A0" w:rsidRPr="00903DBA">
        <w:rPr>
          <w:highlight w:val="white"/>
        </w:rPr>
        <w:t xml:space="preserve">we </w:t>
      </w:r>
      <w:r w:rsidR="008C7525" w:rsidRPr="00903DBA">
        <w:rPr>
          <w:highlight w:val="white"/>
        </w:rPr>
        <w:t xml:space="preserve">must </w:t>
      </w:r>
      <w:r w:rsidR="00DF21A0" w:rsidRPr="00903DBA">
        <w:rPr>
          <w:highlight w:val="white"/>
        </w:rPr>
        <w:t xml:space="preserve">make sure the number of </w:t>
      </w:r>
      <w:r w:rsidR="008C7525" w:rsidRPr="00903DBA">
        <w:rPr>
          <w:highlight w:val="white"/>
        </w:rPr>
        <w:t>parameters equals the number of declarations.</w:t>
      </w:r>
    </w:p>
    <w:p w14:paraId="23B257B6" w14:textId="77777777" w:rsidR="00C32DBB" w:rsidRPr="00903DBA" w:rsidRDefault="00C32DBB" w:rsidP="00C32DBB">
      <w:pPr>
        <w:pStyle w:val="Code"/>
        <w:rPr>
          <w:highlight w:val="white"/>
        </w:rPr>
      </w:pPr>
      <w:r w:rsidRPr="00903DBA">
        <w:rPr>
          <w:highlight w:val="white"/>
        </w:rPr>
        <w:t xml:space="preserve">        Assert.Error(nameList.Count == entryMap.Count,</w:t>
      </w:r>
    </w:p>
    <w:p w14:paraId="015BE559" w14:textId="32EE5602" w:rsidR="00BC2037" w:rsidRPr="00903DBA" w:rsidRDefault="00C32DBB" w:rsidP="00C32DBB">
      <w:pPr>
        <w:pStyle w:val="Code"/>
        <w:rPr>
          <w:highlight w:val="white"/>
        </w:rPr>
      </w:pPr>
      <w:r w:rsidRPr="00903DBA">
        <w:rPr>
          <w:highlight w:val="white"/>
        </w:rPr>
        <w:t xml:space="preserve">                     SymbolTable.CurrentFunction.Name</w:t>
      </w:r>
      <w:r w:rsidR="00BC2037" w:rsidRPr="00903DBA">
        <w:rPr>
          <w:highlight w:val="white"/>
        </w:rPr>
        <w:t xml:space="preserve">, </w:t>
      </w:r>
      <w:r w:rsidRPr="00903DBA">
        <w:rPr>
          <w:highlight w:val="white"/>
        </w:rPr>
        <w:t>Message.</w:t>
      </w:r>
      <w:r w:rsidR="00BC2037" w:rsidRPr="00903DBA">
        <w:rPr>
          <w:highlight w:val="white"/>
        </w:rPr>
        <w:t xml:space="preserve"> </w:t>
      </w:r>
    </w:p>
    <w:p w14:paraId="061EEC02" w14:textId="6C68F46D" w:rsidR="00C32DBB" w:rsidRPr="00903DBA" w:rsidRDefault="00BC2037" w:rsidP="00C32DBB">
      <w:pPr>
        <w:pStyle w:val="Code"/>
        <w:rPr>
          <w:highlight w:val="white"/>
        </w:rPr>
      </w:pPr>
      <w:r w:rsidRPr="00903DBA">
        <w:rPr>
          <w:highlight w:val="white"/>
        </w:rPr>
        <w:t xml:space="preserve">          </w:t>
      </w:r>
      <w:r w:rsidR="00C32DBB" w:rsidRPr="00903DBA">
        <w:rPr>
          <w:highlight w:val="white"/>
        </w:rPr>
        <w:t>Unmatched_number_of_parameters_in_old__style_function_</w:t>
      </w:r>
      <w:r w:rsidR="00C37108" w:rsidRPr="00903DBA">
        <w:rPr>
          <w:highlight w:val="white"/>
        </w:rPr>
        <w:t>definition</w:t>
      </w:r>
      <w:r w:rsidR="00C32DBB" w:rsidRPr="00903DBA">
        <w:rPr>
          <w:highlight w:val="white"/>
        </w:rPr>
        <w:t>);</w:t>
      </w:r>
    </w:p>
    <w:p w14:paraId="6B50CAE3" w14:textId="5BDF14E3" w:rsidR="00C32DBB" w:rsidRPr="00903DBA" w:rsidRDefault="005900DC" w:rsidP="00C30968">
      <w:pPr>
        <w:rPr>
          <w:highlight w:val="white"/>
        </w:rPr>
      </w:pPr>
      <w:r w:rsidRPr="00903DBA">
        <w:rPr>
          <w:highlight w:val="white"/>
        </w:rPr>
        <w:t xml:space="preserve">Then we </w:t>
      </w:r>
      <w:r w:rsidR="006971C7" w:rsidRPr="00903DBA">
        <w:rPr>
          <w:highlight w:val="white"/>
        </w:rPr>
        <w:t>iterat</w:t>
      </w:r>
      <w:r w:rsidR="00B5610D" w:rsidRPr="00903DBA">
        <w:rPr>
          <w:highlight w:val="white"/>
        </w:rPr>
        <w:t xml:space="preserve">e through the parameter list </w:t>
      </w:r>
      <w:r w:rsidR="001526C7" w:rsidRPr="00903DBA">
        <w:rPr>
          <w:highlight w:val="white"/>
        </w:rPr>
        <w:t>to</w:t>
      </w:r>
      <w:r w:rsidR="00B5610D" w:rsidRPr="00903DBA">
        <w:rPr>
          <w:highlight w:val="white"/>
        </w:rPr>
        <w:t xml:space="preserve"> make sure they are all declared, and to assigne</w:t>
      </w:r>
      <w:r w:rsidR="00F02D44" w:rsidRPr="00903DBA">
        <w:rPr>
          <w:highlight w:val="white"/>
        </w:rPr>
        <w:t>d</w:t>
      </w:r>
      <w:r w:rsidR="00B5610D" w:rsidRPr="00903DBA">
        <w:rPr>
          <w:highlight w:val="white"/>
        </w:rPr>
        <w:t xml:space="preserve"> them the correct offset.</w:t>
      </w:r>
      <w:r w:rsidR="009E1C88" w:rsidRPr="00903DBA">
        <w:rPr>
          <w:highlight w:val="white"/>
        </w:rPr>
        <w:t xml:space="preserve"> </w:t>
      </w:r>
      <w:r w:rsidR="001526C7" w:rsidRPr="00903DBA">
        <w:rPr>
          <w:highlight w:val="white"/>
        </w:rPr>
        <w:t xml:space="preserve">When the parameters were declared they were given offsets. However, </w:t>
      </w:r>
      <w:r w:rsidR="00D1542E" w:rsidRPr="00903DBA">
        <w:rPr>
          <w:highlight w:val="white"/>
        </w:rPr>
        <w:t xml:space="preserve">since the parameters and declaration may come in different order, we need to </w:t>
      </w:r>
      <w:r w:rsidR="00742CB7" w:rsidRPr="00903DBA">
        <w:rPr>
          <w:highlight w:val="white"/>
        </w:rPr>
        <w:t>reassign</w:t>
      </w:r>
      <w:r w:rsidR="00D1542E" w:rsidRPr="00903DBA">
        <w:rPr>
          <w:highlight w:val="white"/>
        </w:rPr>
        <w:t xml:space="preserve"> the declarations’ offsets.</w:t>
      </w:r>
    </w:p>
    <w:p w14:paraId="15844F38" w14:textId="77777777" w:rsidR="00C32DBB" w:rsidRPr="00903DBA" w:rsidRDefault="00C32DBB" w:rsidP="00C32DBB">
      <w:pPr>
        <w:pStyle w:val="Code"/>
        <w:rPr>
          <w:highlight w:val="white"/>
        </w:rPr>
      </w:pPr>
      <w:r w:rsidRPr="00903DBA">
        <w:rPr>
          <w:highlight w:val="white"/>
        </w:rPr>
        <w:t xml:space="preserve">        int offset = SymbolTable.FunctionHeaderSize;</w:t>
      </w:r>
    </w:p>
    <w:p w14:paraId="0FDFC86D" w14:textId="77777777" w:rsidR="00C32DBB" w:rsidRPr="00903DBA" w:rsidRDefault="00C32DBB" w:rsidP="00C32DBB">
      <w:pPr>
        <w:pStyle w:val="Code"/>
        <w:rPr>
          <w:highlight w:val="white"/>
        </w:rPr>
      </w:pPr>
      <w:r w:rsidRPr="00903DBA">
        <w:rPr>
          <w:highlight w:val="white"/>
        </w:rPr>
        <w:t xml:space="preserve">        foreach (string name in nameList) {</w:t>
      </w:r>
    </w:p>
    <w:p w14:paraId="1718B01A" w14:textId="77777777" w:rsidR="00C32DBB" w:rsidRPr="00903DBA" w:rsidRDefault="00C32DBB" w:rsidP="00C32DBB">
      <w:pPr>
        <w:pStyle w:val="Code"/>
        <w:rPr>
          <w:highlight w:val="white"/>
        </w:rPr>
      </w:pPr>
      <w:r w:rsidRPr="00903DBA">
        <w:rPr>
          <w:highlight w:val="white"/>
        </w:rPr>
        <w:t xml:space="preserve">          Symbol symbol;</w:t>
      </w:r>
    </w:p>
    <w:p w14:paraId="3FD93BA7" w14:textId="2BB324DB" w:rsidR="0031676D" w:rsidRPr="00903DBA" w:rsidRDefault="0031676D" w:rsidP="0031676D">
      <w:pPr>
        <w:rPr>
          <w:highlight w:val="white"/>
        </w:rPr>
      </w:pPr>
      <w:r w:rsidRPr="00903DBA">
        <w:rPr>
          <w:highlight w:val="white"/>
        </w:rPr>
        <w:t xml:space="preserve">If </w:t>
      </w:r>
      <w:r w:rsidR="00723C7E" w:rsidRPr="00903DBA">
        <w:rPr>
          <w:highlight w:val="white"/>
        </w:rPr>
        <w:t xml:space="preserve">one of the </w:t>
      </w:r>
      <w:r w:rsidRPr="00903DBA">
        <w:rPr>
          <w:highlight w:val="white"/>
        </w:rPr>
        <w:t>parameter</w:t>
      </w:r>
      <w:r w:rsidR="00723C7E" w:rsidRPr="00903DBA">
        <w:rPr>
          <w:highlight w:val="white"/>
        </w:rPr>
        <w:t>s</w:t>
      </w:r>
      <w:r w:rsidRPr="00903DBA">
        <w:rPr>
          <w:highlight w:val="white"/>
        </w:rPr>
        <w:t xml:space="preserve"> has not been declared, we report an error.</w:t>
      </w:r>
    </w:p>
    <w:p w14:paraId="475750DF" w14:textId="17FC29B8" w:rsidR="006E40BF" w:rsidRPr="00903DBA" w:rsidRDefault="005A3A23" w:rsidP="005A3A23">
      <w:pPr>
        <w:pStyle w:val="Code"/>
        <w:rPr>
          <w:highlight w:val="white"/>
        </w:rPr>
      </w:pPr>
      <w:r w:rsidRPr="00903DBA">
        <w:rPr>
          <w:highlight w:val="white"/>
        </w:rPr>
        <w:t xml:space="preserve">          </w:t>
      </w:r>
      <w:r w:rsidR="006E40BF" w:rsidRPr="00903DBA">
        <w:rPr>
          <w:highlight w:val="white"/>
        </w:rPr>
        <w:t>if (!</w:t>
      </w:r>
      <w:r w:rsidRPr="00903DBA">
        <w:rPr>
          <w:highlight w:val="white"/>
        </w:rPr>
        <w:t>entryMap.TryGetValue(name, out symbol)</w:t>
      </w:r>
      <w:r w:rsidR="006E40BF" w:rsidRPr="00903DBA">
        <w:rPr>
          <w:highlight w:val="white"/>
        </w:rPr>
        <w:t>) {</w:t>
      </w:r>
    </w:p>
    <w:p w14:paraId="24A925A4" w14:textId="0C0E1A26" w:rsidR="00C86A62" w:rsidRPr="00903DBA" w:rsidRDefault="006E40BF" w:rsidP="00C32DBB">
      <w:pPr>
        <w:pStyle w:val="Code"/>
        <w:rPr>
          <w:highlight w:val="white"/>
        </w:rPr>
      </w:pPr>
      <w:r w:rsidRPr="00903DBA">
        <w:rPr>
          <w:highlight w:val="white"/>
        </w:rPr>
        <w:t xml:space="preserve">  </w:t>
      </w:r>
      <w:r w:rsidR="00C32DBB" w:rsidRPr="00903DBA">
        <w:rPr>
          <w:highlight w:val="white"/>
        </w:rPr>
        <w:t xml:space="preserve">          Assert.Error(name,</w:t>
      </w:r>
      <w:r w:rsidR="00137E5D" w:rsidRPr="00903DBA">
        <w:rPr>
          <w:highlight w:val="white"/>
        </w:rPr>
        <w:t xml:space="preserve"> </w:t>
      </w:r>
      <w:r w:rsidR="00C32DBB" w:rsidRPr="00903DBA">
        <w:rPr>
          <w:highlight w:val="white"/>
        </w:rPr>
        <w:t>Message.</w:t>
      </w:r>
      <w:r w:rsidR="00C86A62" w:rsidRPr="00903DBA">
        <w:rPr>
          <w:highlight w:val="white"/>
        </w:rPr>
        <w:t xml:space="preserve"> </w:t>
      </w:r>
    </w:p>
    <w:p w14:paraId="158C3B37" w14:textId="748FEF91" w:rsidR="00C32DBB" w:rsidRPr="00903DBA" w:rsidRDefault="00C86A62" w:rsidP="00C32DBB">
      <w:pPr>
        <w:pStyle w:val="Code"/>
        <w:rPr>
          <w:highlight w:val="white"/>
        </w:rPr>
      </w:pPr>
      <w:r w:rsidRPr="00903DBA">
        <w:rPr>
          <w:highlight w:val="white"/>
        </w:rPr>
        <w:t xml:space="preserve">                      </w:t>
      </w:r>
      <w:r w:rsidR="00C32DBB" w:rsidRPr="00903DBA">
        <w:rPr>
          <w:highlight w:val="white"/>
        </w:rPr>
        <w:t>Undefined_parameter_in_old__style_function_</w:t>
      </w:r>
      <w:r w:rsidR="00C37108" w:rsidRPr="00903DBA">
        <w:rPr>
          <w:highlight w:val="white"/>
        </w:rPr>
        <w:t>definition</w:t>
      </w:r>
      <w:r w:rsidR="00C32DBB" w:rsidRPr="00903DBA">
        <w:rPr>
          <w:highlight w:val="white"/>
        </w:rPr>
        <w:t>);</w:t>
      </w:r>
    </w:p>
    <w:p w14:paraId="7413F648" w14:textId="1D8F35C6" w:rsidR="00137E5D" w:rsidRPr="00903DBA" w:rsidRDefault="00137E5D" w:rsidP="00C32DBB">
      <w:pPr>
        <w:pStyle w:val="Code"/>
        <w:rPr>
          <w:highlight w:val="white"/>
        </w:rPr>
      </w:pPr>
      <w:r w:rsidRPr="00903DBA">
        <w:rPr>
          <w:highlight w:val="white"/>
        </w:rPr>
        <w:t xml:space="preserve">          }</w:t>
      </w:r>
    </w:p>
    <w:p w14:paraId="1A0EB1B7" w14:textId="77777777" w:rsidR="00137E5D" w:rsidRPr="00903DBA" w:rsidRDefault="00137E5D" w:rsidP="00C32DBB">
      <w:pPr>
        <w:pStyle w:val="Code"/>
        <w:rPr>
          <w:highlight w:val="white"/>
        </w:rPr>
      </w:pPr>
    </w:p>
    <w:p w14:paraId="3FC87656" w14:textId="77777777" w:rsidR="00C32DBB" w:rsidRPr="00903DBA" w:rsidRDefault="00C32DBB" w:rsidP="00C32DBB">
      <w:pPr>
        <w:pStyle w:val="Code"/>
        <w:rPr>
          <w:highlight w:val="white"/>
        </w:rPr>
      </w:pPr>
      <w:r w:rsidRPr="00903DBA">
        <w:rPr>
          <w:highlight w:val="white"/>
        </w:rPr>
        <w:t xml:space="preserve">          symbol.Offset = offset;</w:t>
      </w:r>
    </w:p>
    <w:p w14:paraId="0870946B" w14:textId="77777777" w:rsidR="00C32DBB" w:rsidRPr="00903DBA" w:rsidRDefault="00C32DBB" w:rsidP="00C32DBB">
      <w:pPr>
        <w:pStyle w:val="Code"/>
        <w:rPr>
          <w:highlight w:val="white"/>
        </w:rPr>
      </w:pPr>
      <w:r w:rsidRPr="00903DBA">
        <w:rPr>
          <w:highlight w:val="white"/>
        </w:rPr>
        <w:t xml:space="preserve">          offset += symbol.Type.Size();</w:t>
      </w:r>
    </w:p>
    <w:p w14:paraId="61FA71CF" w14:textId="77777777" w:rsidR="00C32DBB" w:rsidRPr="00903DBA" w:rsidRDefault="00C32DBB" w:rsidP="00C32DBB">
      <w:pPr>
        <w:pStyle w:val="Code"/>
        <w:rPr>
          <w:highlight w:val="white"/>
        </w:rPr>
      </w:pPr>
      <w:r w:rsidRPr="00903DBA">
        <w:rPr>
          <w:highlight w:val="white"/>
        </w:rPr>
        <w:t xml:space="preserve">        }</w:t>
      </w:r>
    </w:p>
    <w:p w14:paraId="05086677" w14:textId="60B4B401" w:rsidR="006149C4" w:rsidRPr="00903DBA" w:rsidRDefault="00C32DBB" w:rsidP="00C32DBB">
      <w:pPr>
        <w:pStyle w:val="Code"/>
        <w:rPr>
          <w:highlight w:val="white"/>
        </w:rPr>
      </w:pPr>
      <w:r w:rsidRPr="00903DBA">
        <w:rPr>
          <w:highlight w:val="white"/>
        </w:rPr>
        <w:t xml:space="preserve">      }</w:t>
      </w:r>
    </w:p>
    <w:p w14:paraId="0F6A73F1" w14:textId="732E6673" w:rsidR="006149C4" w:rsidRPr="00903DBA" w:rsidRDefault="006149C4" w:rsidP="006149C4">
      <w:pPr>
        <w:rPr>
          <w:highlight w:val="white"/>
        </w:rPr>
      </w:pPr>
      <w:r w:rsidRPr="00903DBA">
        <w:rPr>
          <w:highlight w:val="white"/>
        </w:rPr>
        <w:t xml:space="preserve">In case of a new-style function </w:t>
      </w:r>
      <w:r w:rsidR="00C37108" w:rsidRPr="00903DBA">
        <w:rPr>
          <w:highlight w:val="white"/>
        </w:rPr>
        <w:t>definition</w:t>
      </w:r>
      <w:r w:rsidR="008B25E5" w:rsidRPr="00903DBA">
        <w:rPr>
          <w:highlight w:val="white"/>
        </w:rPr>
        <w:t xml:space="preserve">, we need to make sure the </w:t>
      </w:r>
      <w:r w:rsidR="002E1EF1" w:rsidRPr="00903DBA">
        <w:rPr>
          <w:highlight w:val="white"/>
        </w:rPr>
        <w:t xml:space="preserve">entry map of the current function is empty. If it </w:t>
      </w:r>
      <w:r w:rsidR="008441F5" w:rsidRPr="00903DBA">
        <w:rPr>
          <w:highlight w:val="white"/>
        </w:rPr>
        <w:t xml:space="preserve">is </w:t>
      </w:r>
      <w:r w:rsidR="002E1EF1" w:rsidRPr="00903DBA">
        <w:rPr>
          <w:highlight w:val="white"/>
        </w:rPr>
        <w:t xml:space="preserve">not </w:t>
      </w:r>
      <w:r w:rsidR="00BC4624" w:rsidRPr="00903DBA">
        <w:rPr>
          <w:highlight w:val="white"/>
        </w:rPr>
        <w:t>empty,</w:t>
      </w:r>
      <w:r w:rsidR="002E1EF1" w:rsidRPr="00903DBA">
        <w:rPr>
          <w:highlight w:val="white"/>
        </w:rPr>
        <w:t xml:space="preserve"> we have a mix of old-style and new-style function </w:t>
      </w:r>
      <w:r w:rsidR="00C37108" w:rsidRPr="00903DBA">
        <w:rPr>
          <w:highlight w:val="white"/>
        </w:rPr>
        <w:t>definition</w:t>
      </w:r>
      <w:r w:rsidR="002E1EF1" w:rsidRPr="00903DBA">
        <w:rPr>
          <w:highlight w:val="white"/>
        </w:rPr>
        <w:t>, which is not allowed.</w:t>
      </w:r>
    </w:p>
    <w:p w14:paraId="224FC8F7" w14:textId="77777777" w:rsidR="00C32DBB" w:rsidRPr="00903DBA" w:rsidRDefault="00C32DBB" w:rsidP="00C32DBB">
      <w:pPr>
        <w:pStyle w:val="Code"/>
        <w:rPr>
          <w:highlight w:val="white"/>
        </w:rPr>
      </w:pPr>
      <w:r w:rsidRPr="00903DBA">
        <w:rPr>
          <w:highlight w:val="white"/>
        </w:rPr>
        <w:t xml:space="preserve">      else {</w:t>
      </w:r>
    </w:p>
    <w:p w14:paraId="69DD7E00" w14:textId="77777777" w:rsidR="00C32DBB" w:rsidRPr="00903DBA" w:rsidRDefault="00C32DBB" w:rsidP="00C32DBB">
      <w:pPr>
        <w:pStyle w:val="Code"/>
        <w:rPr>
          <w:highlight w:val="white"/>
        </w:rPr>
      </w:pPr>
      <w:r w:rsidRPr="00903DBA">
        <w:rPr>
          <w:highlight w:val="white"/>
        </w:rPr>
        <w:t xml:space="preserve">        Assert.Error(SymbolTable.CurrentTable.EntryMap.Count == 0,</w:t>
      </w:r>
    </w:p>
    <w:p w14:paraId="7137B0C5" w14:textId="3CAED3BA" w:rsidR="00C32DBB" w:rsidRPr="00903DBA" w:rsidRDefault="00C32DBB" w:rsidP="00C32DBB">
      <w:pPr>
        <w:pStyle w:val="Code"/>
        <w:rPr>
          <w:highlight w:val="white"/>
        </w:rPr>
      </w:pPr>
      <w:r w:rsidRPr="00903DBA">
        <w:rPr>
          <w:highlight w:val="white"/>
        </w:rPr>
        <w:t xml:space="preserve">          Message.New_and_old_style_mixed_function_</w:t>
      </w:r>
      <w:r w:rsidR="00C37108" w:rsidRPr="00903DBA">
        <w:rPr>
          <w:highlight w:val="white"/>
        </w:rPr>
        <w:t>definition</w:t>
      </w:r>
      <w:r w:rsidRPr="00903DBA">
        <w:rPr>
          <w:highlight w:val="white"/>
        </w:rPr>
        <w:t>);</w:t>
      </w:r>
    </w:p>
    <w:p w14:paraId="00856F8E" w14:textId="0AE19140" w:rsidR="00C32DBB" w:rsidRPr="00903DBA" w:rsidRDefault="00CE18FB" w:rsidP="00CE18FB">
      <w:pPr>
        <w:rPr>
          <w:highlight w:val="white"/>
        </w:rPr>
      </w:pPr>
      <w:r w:rsidRPr="00903DBA">
        <w:rPr>
          <w:highlight w:val="white"/>
        </w:rPr>
        <w:t xml:space="preserve">Then we </w:t>
      </w:r>
      <w:r w:rsidR="00A35707" w:rsidRPr="00903DBA">
        <w:rPr>
          <w:highlight w:val="white"/>
        </w:rPr>
        <w:t xml:space="preserve">iterate </w:t>
      </w:r>
      <w:r w:rsidR="00B21D1B" w:rsidRPr="00903DBA">
        <w:rPr>
          <w:highlight w:val="white"/>
        </w:rPr>
        <w:t>through</w:t>
      </w:r>
      <w:r w:rsidR="00A35707" w:rsidRPr="00903DBA">
        <w:rPr>
          <w:highlight w:val="white"/>
        </w:rPr>
        <w:t xml:space="preserve"> the </w:t>
      </w:r>
      <w:r w:rsidR="00B21D1B" w:rsidRPr="00903DBA">
        <w:rPr>
          <w:highlight w:val="white"/>
        </w:rPr>
        <w:t>p</w:t>
      </w:r>
      <w:r w:rsidR="00A35707" w:rsidRPr="00903DBA">
        <w:rPr>
          <w:highlight w:val="white"/>
        </w:rPr>
        <w:t>arameters list and add each parameter to the current symbol table</w:t>
      </w:r>
      <w:r w:rsidR="00B21D1B" w:rsidRPr="00903DBA">
        <w:rPr>
          <w:highlight w:val="white"/>
        </w:rPr>
        <w:t xml:space="preserve"> of the function.</w:t>
      </w:r>
      <w:r w:rsidR="008F0DFD" w:rsidRPr="00903DBA">
        <w:rPr>
          <w:highlight w:val="white"/>
        </w:rPr>
        <w:t xml:space="preserve"> In this way, each parameter </w:t>
      </w:r>
      <w:r w:rsidR="009C0B73" w:rsidRPr="00903DBA">
        <w:rPr>
          <w:highlight w:val="white"/>
        </w:rPr>
        <w:t>is</w:t>
      </w:r>
      <w:r w:rsidR="008F0DFD" w:rsidRPr="00903DBA">
        <w:rPr>
          <w:highlight w:val="white"/>
        </w:rPr>
        <w:t xml:space="preserve"> located at </w:t>
      </w:r>
      <w:r w:rsidR="009C0B73" w:rsidRPr="00903DBA">
        <w:rPr>
          <w:highlight w:val="white"/>
        </w:rPr>
        <w:t xml:space="preserve">a memory offset so they can be assigned in function </w:t>
      </w:r>
      <w:r w:rsidR="00B82F4E" w:rsidRPr="00903DBA">
        <w:rPr>
          <w:highlight w:val="white"/>
        </w:rPr>
        <w:t>calls and</w:t>
      </w:r>
      <w:r w:rsidR="009C0B73" w:rsidRPr="00903DBA">
        <w:rPr>
          <w:highlight w:val="white"/>
        </w:rPr>
        <w:t xml:space="preserve"> be treated like regular variables inside the function.</w:t>
      </w:r>
      <w:r w:rsidR="00723C7E" w:rsidRPr="00903DBA">
        <w:rPr>
          <w:highlight w:val="white"/>
        </w:rPr>
        <w:t xml:space="preserve"> The </w:t>
      </w:r>
      <w:r w:rsidR="00723C7E" w:rsidRPr="00903DBA">
        <w:rPr>
          <w:rStyle w:val="KeyWord0"/>
          <w:highlight w:val="white"/>
        </w:rPr>
        <w:t>AddSymbol</w:t>
      </w:r>
      <w:r w:rsidR="00723C7E" w:rsidRPr="00903DBA">
        <w:rPr>
          <w:highlight w:val="white"/>
        </w:rPr>
        <w:t xml:space="preserve"> method will also report an error if two parameters have the same name.</w:t>
      </w:r>
    </w:p>
    <w:p w14:paraId="1A1542FA" w14:textId="7424C182" w:rsidR="00C32DBB" w:rsidRPr="00903DBA" w:rsidRDefault="00C32DBB" w:rsidP="00C32DBB">
      <w:pPr>
        <w:pStyle w:val="Code"/>
        <w:rPr>
          <w:highlight w:val="white"/>
        </w:rPr>
      </w:pPr>
      <w:r w:rsidRPr="00903DBA">
        <w:rPr>
          <w:highlight w:val="white"/>
        </w:rPr>
        <w:t xml:space="preserve">        foreach (Symbol</w:t>
      </w:r>
      <w:r w:rsidR="00616C76" w:rsidRPr="00903DBA">
        <w:rPr>
          <w:highlight w:val="white"/>
        </w:rPr>
        <w:t xml:space="preserve"> symbol</w:t>
      </w:r>
      <w:r w:rsidRPr="00903DBA">
        <w:rPr>
          <w:highlight w:val="white"/>
        </w:rPr>
        <w:t xml:space="preserve"> in funcType.ParameterList)</w:t>
      </w:r>
      <w:r w:rsidR="00616C76" w:rsidRPr="00903DBA">
        <w:rPr>
          <w:highlight w:val="white"/>
        </w:rPr>
        <w:t xml:space="preserve"> </w:t>
      </w:r>
      <w:r w:rsidRPr="00903DBA">
        <w:rPr>
          <w:highlight w:val="white"/>
        </w:rPr>
        <w:t>{</w:t>
      </w:r>
    </w:p>
    <w:p w14:paraId="3CB720A0" w14:textId="437236FD" w:rsidR="00C32DBB" w:rsidRPr="00903DBA" w:rsidRDefault="00C32DBB" w:rsidP="00C32DBB">
      <w:pPr>
        <w:pStyle w:val="Code"/>
        <w:rPr>
          <w:highlight w:val="white"/>
        </w:rPr>
      </w:pPr>
      <w:r w:rsidRPr="00903DBA">
        <w:rPr>
          <w:highlight w:val="white"/>
        </w:rPr>
        <w:lastRenderedPageBreak/>
        <w:t xml:space="preserve">          SymbolTable.CurrentTable.AddSymbol(</w:t>
      </w:r>
      <w:r w:rsidR="00616C76" w:rsidRPr="00903DBA">
        <w:rPr>
          <w:highlight w:val="white"/>
        </w:rPr>
        <w:t>symbol</w:t>
      </w:r>
      <w:r w:rsidRPr="00903DBA">
        <w:rPr>
          <w:highlight w:val="white"/>
        </w:rPr>
        <w:t>);</w:t>
      </w:r>
    </w:p>
    <w:p w14:paraId="586B7B1E" w14:textId="77777777" w:rsidR="00C32DBB" w:rsidRPr="00903DBA" w:rsidRDefault="00C32DBB" w:rsidP="00C32DBB">
      <w:pPr>
        <w:pStyle w:val="Code"/>
        <w:rPr>
          <w:highlight w:val="white"/>
        </w:rPr>
      </w:pPr>
      <w:r w:rsidRPr="00903DBA">
        <w:rPr>
          <w:highlight w:val="white"/>
        </w:rPr>
        <w:t xml:space="preserve">        }</w:t>
      </w:r>
    </w:p>
    <w:p w14:paraId="2E5F2017" w14:textId="77777777" w:rsidR="00C32DBB" w:rsidRPr="00903DBA" w:rsidRDefault="00C32DBB" w:rsidP="00C32DBB">
      <w:pPr>
        <w:pStyle w:val="Code"/>
        <w:rPr>
          <w:highlight w:val="white"/>
        </w:rPr>
      </w:pPr>
      <w:r w:rsidRPr="00903DBA">
        <w:rPr>
          <w:highlight w:val="white"/>
        </w:rPr>
        <w:t xml:space="preserve">      }</w:t>
      </w:r>
    </w:p>
    <w:p w14:paraId="74B3513F" w14:textId="5F11DC7C" w:rsidR="00856F0C" w:rsidRPr="00903DBA" w:rsidRDefault="00856F0C" w:rsidP="00856F0C">
      <w:pPr>
        <w:rPr>
          <w:highlight w:val="white"/>
        </w:rPr>
      </w:pPr>
      <w:r w:rsidRPr="00903DBA">
        <w:rPr>
          <w:highlight w:val="white"/>
        </w:rPr>
        <w:t xml:space="preserve">When the parameter list has been settled, we check if the function is the </w:t>
      </w:r>
      <w:r w:rsidRPr="00903DBA">
        <w:rPr>
          <w:rStyle w:val="KeyWord0"/>
          <w:highlight w:val="white"/>
        </w:rPr>
        <w:t>main</w:t>
      </w:r>
      <w:r w:rsidRPr="00903DBA">
        <w:rPr>
          <w:highlight w:val="white"/>
        </w:rPr>
        <w:t xml:space="preserve"> function</w:t>
      </w:r>
      <w:r w:rsidR="005B07B6" w:rsidRPr="00903DBA">
        <w:rPr>
          <w:highlight w:val="white"/>
        </w:rPr>
        <w:t xml:space="preserve"> of the C code</w:t>
      </w:r>
      <w:r w:rsidRPr="00903DBA">
        <w:rPr>
          <w:highlight w:val="white"/>
        </w:rPr>
        <w:t>. In that case, some special rules apply.</w:t>
      </w:r>
    </w:p>
    <w:p w14:paraId="1E40C36B" w14:textId="77777777" w:rsidR="00856F0C" w:rsidRPr="00903DBA" w:rsidRDefault="00856F0C" w:rsidP="00856F0C">
      <w:pPr>
        <w:pStyle w:val="Code"/>
        <w:rPr>
          <w:highlight w:val="white"/>
        </w:rPr>
      </w:pPr>
      <w:r w:rsidRPr="00903DBA">
        <w:rPr>
          <w:highlight w:val="white"/>
        </w:rPr>
        <w:t xml:space="preserve">      if (SymbolTable.CurrentFunction.UniqueName.Equals("main")) {</w:t>
      </w:r>
    </w:p>
    <w:p w14:paraId="35959825" w14:textId="328D4CFD" w:rsidR="00856F0C" w:rsidRPr="00903DBA" w:rsidRDefault="00856F0C" w:rsidP="00856F0C">
      <w:pPr>
        <w:rPr>
          <w:highlight w:val="white"/>
        </w:rPr>
      </w:pPr>
      <w:r w:rsidRPr="00903DBA">
        <w:rPr>
          <w:highlight w:val="white"/>
        </w:rPr>
        <w:t xml:space="preserve">First, we call the </w:t>
      </w:r>
      <w:r w:rsidR="00C37108" w:rsidRPr="00903DBA">
        <w:rPr>
          <w:rStyle w:val="KeyWord0"/>
          <w:highlight w:val="white"/>
        </w:rPr>
        <w:t>Initialization</w:t>
      </w:r>
      <w:r w:rsidRPr="00903DBA">
        <w:rPr>
          <w:rStyle w:val="KeyWord0"/>
          <w:highlight w:val="white"/>
        </w:rPr>
        <w:t>CodeList</w:t>
      </w:r>
      <w:r w:rsidRPr="00903DBA">
        <w:rPr>
          <w:highlight w:val="white"/>
        </w:rPr>
        <w:t xml:space="preserve"> method that adds a few lines of code that </w:t>
      </w:r>
      <w:r w:rsidR="00631D4D" w:rsidRPr="00903DBA">
        <w:rPr>
          <w:highlight w:val="white"/>
        </w:rPr>
        <w:t>initialize</w:t>
      </w:r>
      <w:r w:rsidRPr="00903DBA">
        <w:rPr>
          <w:highlight w:val="white"/>
        </w:rPr>
        <w:t>s the system and will be placed before the code of the main function.</w:t>
      </w:r>
    </w:p>
    <w:p w14:paraId="46FA86BA" w14:textId="0AD3106B" w:rsidR="00856F0C" w:rsidRPr="00903DBA" w:rsidRDefault="00856F0C" w:rsidP="00856F0C">
      <w:pPr>
        <w:pStyle w:val="Code"/>
        <w:rPr>
          <w:highlight w:val="white"/>
        </w:rPr>
      </w:pPr>
      <w:r w:rsidRPr="00903DBA">
        <w:rPr>
          <w:highlight w:val="white"/>
        </w:rPr>
        <w:t xml:space="preserve">        AssemblyCodeGenerator.</w:t>
      </w:r>
      <w:r w:rsidR="00C37108" w:rsidRPr="00903DBA">
        <w:rPr>
          <w:highlight w:val="white"/>
        </w:rPr>
        <w:t>Initialization</w:t>
      </w:r>
      <w:r w:rsidRPr="00903DBA">
        <w:rPr>
          <w:highlight w:val="white"/>
        </w:rPr>
        <w:t>CodeList();</w:t>
      </w:r>
    </w:p>
    <w:p w14:paraId="3A2B69BC" w14:textId="27B915B5" w:rsidR="008550B7" w:rsidRPr="00903DBA" w:rsidRDefault="00A9474F" w:rsidP="00A9474F">
      <w:pPr>
        <w:rPr>
          <w:highlight w:val="white"/>
        </w:rPr>
      </w:pPr>
      <w:r w:rsidRPr="00903DBA">
        <w:rPr>
          <w:highlight w:val="white"/>
        </w:rPr>
        <w:t xml:space="preserve">We extract the parameter type list from the current function. In case of old-style </w:t>
      </w:r>
      <w:r w:rsidR="00C37108" w:rsidRPr="00903DBA">
        <w:rPr>
          <w:highlight w:val="white"/>
        </w:rPr>
        <w:t>definition</w:t>
      </w:r>
      <w:r w:rsidRPr="00903DBA">
        <w:rPr>
          <w:highlight w:val="white"/>
        </w:rPr>
        <w:t>, this list will be null.</w:t>
      </w:r>
      <w:r w:rsidR="00E77E9E" w:rsidRPr="00903DBA">
        <w:rPr>
          <w:highlight w:val="white"/>
        </w:rPr>
        <w:t xml:space="preserve"> In case of new-style </w:t>
      </w:r>
      <w:r w:rsidR="00C37108" w:rsidRPr="00903DBA">
        <w:rPr>
          <w:highlight w:val="white"/>
        </w:rPr>
        <w:t>definition</w:t>
      </w:r>
      <w:r w:rsidR="00E77E9E" w:rsidRPr="00903DBA">
        <w:rPr>
          <w:highlight w:val="white"/>
        </w:rPr>
        <w:t xml:space="preserve">, there is only </w:t>
      </w:r>
      <w:r w:rsidR="00817C08" w:rsidRPr="00903DBA">
        <w:rPr>
          <w:highlight w:val="white"/>
        </w:rPr>
        <w:t>two</w:t>
      </w:r>
      <w:r w:rsidR="00E77E9E" w:rsidRPr="00903DBA">
        <w:rPr>
          <w:highlight w:val="white"/>
        </w:rPr>
        <w:t xml:space="preserve"> allowed parameter list</w:t>
      </w:r>
      <w:r w:rsidR="005D5325" w:rsidRPr="00903DBA">
        <w:rPr>
          <w:highlight w:val="white"/>
        </w:rPr>
        <w:t>:</w:t>
      </w:r>
    </w:p>
    <w:p w14:paraId="7F32A1A7" w14:textId="3805B91A" w:rsidR="005B07B6" w:rsidRPr="00903DBA" w:rsidRDefault="005D5325" w:rsidP="005B07B6">
      <w:pPr>
        <w:pStyle w:val="Liststycke"/>
        <w:numPr>
          <w:ilvl w:val="0"/>
          <w:numId w:val="119"/>
        </w:numPr>
        <w:rPr>
          <w:highlight w:val="white"/>
        </w:rPr>
      </w:pPr>
      <w:r w:rsidRPr="00903DBA">
        <w:rPr>
          <w:highlight w:val="white"/>
        </w:rPr>
        <w:t>No parameters</w:t>
      </w:r>
      <w:r w:rsidR="007641C7" w:rsidRPr="00903DBA">
        <w:rPr>
          <w:highlight w:val="white"/>
        </w:rPr>
        <w:t>. M</w:t>
      </w:r>
      <w:r w:rsidR="00FB4855" w:rsidRPr="00903DBA">
        <w:rPr>
          <w:highlight w:val="white"/>
        </w:rPr>
        <w:t>arked with void</w:t>
      </w:r>
      <w:r w:rsidR="00F21EC8" w:rsidRPr="00903DBA">
        <w:rPr>
          <w:highlight w:val="white"/>
        </w:rPr>
        <w:t>.</w:t>
      </w:r>
    </w:p>
    <w:p w14:paraId="50147592" w14:textId="2B0CA8CF" w:rsidR="005D5325" w:rsidRPr="00903DBA" w:rsidRDefault="005B07B6" w:rsidP="005B07B6">
      <w:pPr>
        <w:pStyle w:val="Code"/>
        <w:rPr>
          <w:rStyle w:val="KeyWord0"/>
          <w:b w:val="0"/>
          <w:noProof w:val="0"/>
          <w:highlight w:val="white"/>
        </w:rPr>
      </w:pPr>
      <w:r w:rsidRPr="00903DBA">
        <w:rPr>
          <w:rStyle w:val="KeyWord0"/>
          <w:b w:val="0"/>
          <w:bCs/>
          <w:highlight w:val="white"/>
        </w:rPr>
        <w:t xml:space="preserve">      </w:t>
      </w:r>
      <w:r w:rsidR="005D5325" w:rsidRPr="00903DBA">
        <w:rPr>
          <w:rStyle w:val="KeyWord0"/>
          <w:b w:val="0"/>
          <w:bCs/>
          <w:highlight w:val="white"/>
        </w:rPr>
        <w:t xml:space="preserve">int main(void) { </w:t>
      </w:r>
      <w:r w:rsidR="00494D31" w:rsidRPr="00903DBA">
        <w:rPr>
          <w:rStyle w:val="KeyWord0"/>
          <w:b w:val="0"/>
          <w:bCs/>
          <w:highlight w:val="white"/>
        </w:rPr>
        <w:t>/* ... */</w:t>
      </w:r>
      <w:r w:rsidR="005D5325" w:rsidRPr="00903DBA">
        <w:rPr>
          <w:rStyle w:val="KeyWord0"/>
          <w:b w:val="0"/>
          <w:bCs/>
          <w:highlight w:val="white"/>
        </w:rPr>
        <w:t xml:space="preserve"> }</w:t>
      </w:r>
    </w:p>
    <w:p w14:paraId="23CC2230" w14:textId="4346368C" w:rsidR="00F21EC8" w:rsidRPr="00903DBA" w:rsidRDefault="00DF44AC" w:rsidP="001B1357">
      <w:pPr>
        <w:pStyle w:val="Liststycke"/>
        <w:numPr>
          <w:ilvl w:val="0"/>
          <w:numId w:val="119"/>
        </w:numPr>
        <w:rPr>
          <w:highlight w:val="white"/>
        </w:rPr>
      </w:pPr>
      <w:r w:rsidRPr="00903DBA">
        <w:rPr>
          <w:highlight w:val="white"/>
        </w:rPr>
        <w:t xml:space="preserve">Command line </w:t>
      </w:r>
      <w:r w:rsidR="00863229" w:rsidRPr="00903DBA">
        <w:rPr>
          <w:highlight w:val="white"/>
        </w:rPr>
        <w:t>arguments</w:t>
      </w:r>
      <w:r w:rsidR="00107E2F" w:rsidRPr="00903DBA">
        <w:rPr>
          <w:highlight w:val="white"/>
        </w:rPr>
        <w:t>.</w:t>
      </w:r>
    </w:p>
    <w:p w14:paraId="4E2CB148" w14:textId="4B10A40E" w:rsidR="007641C7" w:rsidRPr="00903DBA" w:rsidRDefault="007641C7" w:rsidP="005B07B6">
      <w:pPr>
        <w:pStyle w:val="Code"/>
        <w:rPr>
          <w:rStyle w:val="KeyWord0"/>
          <w:b w:val="0"/>
          <w:bCs/>
          <w:highlight w:val="white"/>
        </w:rPr>
      </w:pPr>
      <w:r w:rsidRPr="00903DBA">
        <w:rPr>
          <w:rStyle w:val="KeyWord0"/>
          <w:b w:val="0"/>
          <w:bCs/>
          <w:highlight w:val="white"/>
        </w:rPr>
        <w:t xml:space="preserve">      </w:t>
      </w:r>
      <w:r w:rsidR="002460BE" w:rsidRPr="00903DBA">
        <w:rPr>
          <w:rStyle w:val="KeyWord0"/>
          <w:b w:val="0"/>
          <w:bCs/>
          <w:highlight w:val="white"/>
        </w:rPr>
        <w:t>int main(</w:t>
      </w:r>
      <w:r w:rsidR="005337FE" w:rsidRPr="00903DBA">
        <w:rPr>
          <w:rStyle w:val="KeyWord0"/>
          <w:b w:val="0"/>
          <w:bCs/>
          <w:highlight w:val="white"/>
        </w:rPr>
        <w:t>int argc, char *argv[]</w:t>
      </w:r>
      <w:r w:rsidR="002460BE" w:rsidRPr="00903DBA">
        <w:rPr>
          <w:rStyle w:val="KeyWord0"/>
          <w:b w:val="0"/>
          <w:bCs/>
          <w:highlight w:val="white"/>
        </w:rPr>
        <w:t>) { /* ... */ }</w:t>
      </w:r>
    </w:p>
    <w:p w14:paraId="1E618A9C" w14:textId="0A1821B1" w:rsidR="007641C7" w:rsidRPr="00903DBA" w:rsidRDefault="007641C7" w:rsidP="007641C7">
      <w:pPr>
        <w:rPr>
          <w:highlight w:val="white"/>
        </w:rPr>
      </w:pPr>
      <w:r w:rsidRPr="00903DBA">
        <w:rPr>
          <w:rStyle w:val="KeyWord0"/>
          <w:b w:val="0"/>
          <w:bCs/>
          <w:highlight w:val="white"/>
        </w:rPr>
        <w:t xml:space="preserve">            </w:t>
      </w:r>
      <w:r w:rsidR="0071104F" w:rsidRPr="00903DBA">
        <w:rPr>
          <w:rStyle w:val="KeyWord0"/>
          <w:b w:val="0"/>
          <w:bCs/>
          <w:highlight w:val="white"/>
        </w:rPr>
        <w:t xml:space="preserve"> </w:t>
      </w:r>
      <w:r w:rsidR="00F358FA" w:rsidRPr="00903DBA">
        <w:rPr>
          <w:highlight w:val="white"/>
        </w:rPr>
        <w:t>or</w:t>
      </w:r>
    </w:p>
    <w:p w14:paraId="7708B602" w14:textId="1C63A4D1" w:rsidR="00F21EC8" w:rsidRPr="00903DBA" w:rsidRDefault="007641C7" w:rsidP="005B07B6">
      <w:pPr>
        <w:pStyle w:val="Code"/>
        <w:rPr>
          <w:b/>
          <w:highlight w:val="white"/>
        </w:rPr>
      </w:pPr>
      <w:r w:rsidRPr="00903DBA">
        <w:rPr>
          <w:highlight w:val="white"/>
        </w:rPr>
        <w:t xml:space="preserve">     </w:t>
      </w:r>
      <w:r w:rsidR="0071104F" w:rsidRPr="00903DBA">
        <w:rPr>
          <w:highlight w:val="white"/>
        </w:rPr>
        <w:t xml:space="preserve"> </w:t>
      </w:r>
      <w:r w:rsidR="005337FE" w:rsidRPr="00903DBA">
        <w:rPr>
          <w:rStyle w:val="KeyWord0"/>
          <w:b w:val="0"/>
          <w:bCs/>
          <w:highlight w:val="white"/>
        </w:rPr>
        <w:t>int main(int argc, char **argv) { /* ... */ }</w:t>
      </w:r>
    </w:p>
    <w:p w14:paraId="4A1B3DFE" w14:textId="1CAA35BC" w:rsidR="001B1357" w:rsidRPr="00903DBA" w:rsidRDefault="00D111BB" w:rsidP="00DE1C8F">
      <w:pPr>
        <w:pStyle w:val="Liststycke"/>
        <w:rPr>
          <w:highlight w:val="white"/>
        </w:rPr>
      </w:pPr>
      <w:r w:rsidRPr="00903DBA">
        <w:rPr>
          <w:highlight w:val="white"/>
        </w:rPr>
        <w:t>T</w:t>
      </w:r>
      <w:r w:rsidR="00F2052D" w:rsidRPr="00903DBA">
        <w:rPr>
          <w:highlight w:val="white"/>
        </w:rPr>
        <w:t>he two cases</w:t>
      </w:r>
      <w:r w:rsidR="003761A3" w:rsidRPr="00903DBA">
        <w:rPr>
          <w:highlight w:val="white"/>
        </w:rPr>
        <w:t xml:space="preserve"> are</w:t>
      </w:r>
      <w:r w:rsidR="00F2052D" w:rsidRPr="00903DBA">
        <w:rPr>
          <w:highlight w:val="white"/>
        </w:rPr>
        <w:t xml:space="preserve"> </w:t>
      </w:r>
      <w:proofErr w:type="gramStart"/>
      <w:r w:rsidR="00F2052D" w:rsidRPr="00903DBA">
        <w:rPr>
          <w:highlight w:val="white"/>
        </w:rPr>
        <w:t>actually</w:t>
      </w:r>
      <w:r w:rsidR="003761A3" w:rsidRPr="00903DBA">
        <w:rPr>
          <w:highlight w:val="white"/>
        </w:rPr>
        <w:t xml:space="preserve"> </w:t>
      </w:r>
      <w:r w:rsidR="00F2052D" w:rsidRPr="00903DBA">
        <w:rPr>
          <w:highlight w:val="white"/>
        </w:rPr>
        <w:t>the</w:t>
      </w:r>
      <w:proofErr w:type="gramEnd"/>
      <w:r w:rsidR="00F2052D" w:rsidRPr="00903DBA">
        <w:rPr>
          <w:highlight w:val="white"/>
        </w:rPr>
        <w:t xml:space="preserve"> same case, since arrays are changed to pointers in parameter types. Also note that</w:t>
      </w:r>
      <w:r w:rsidR="001B1357" w:rsidRPr="00903DBA">
        <w:rPr>
          <w:highlight w:val="white"/>
        </w:rPr>
        <w:t xml:space="preserve"> do not check the names of the parameters</w:t>
      </w:r>
      <w:r w:rsidR="00C73F5F" w:rsidRPr="00903DBA">
        <w:rPr>
          <w:highlight w:val="white"/>
        </w:rPr>
        <w:t xml:space="preserve">, the parameters </w:t>
      </w:r>
      <w:r w:rsidR="00107E2F" w:rsidRPr="00903DBA">
        <w:rPr>
          <w:highlight w:val="white"/>
        </w:rPr>
        <w:t>may</w:t>
      </w:r>
      <w:r w:rsidR="00C73F5F" w:rsidRPr="00903DBA">
        <w:rPr>
          <w:highlight w:val="white"/>
        </w:rPr>
        <w:t xml:space="preserve"> have </w:t>
      </w:r>
      <w:r w:rsidR="00107E2F" w:rsidRPr="00903DBA">
        <w:rPr>
          <w:highlight w:val="white"/>
        </w:rPr>
        <w:t>other</w:t>
      </w:r>
      <w:r w:rsidR="00C73F5F" w:rsidRPr="00903DBA">
        <w:rPr>
          <w:highlight w:val="white"/>
        </w:rPr>
        <w:t xml:space="preserve"> names. However, </w:t>
      </w:r>
      <w:r w:rsidR="0049687F" w:rsidRPr="00903DBA">
        <w:rPr>
          <w:highlight w:val="white"/>
        </w:rPr>
        <w:t xml:space="preserve">the </w:t>
      </w:r>
      <w:r w:rsidR="00C73F5F" w:rsidRPr="00903DBA">
        <w:rPr>
          <w:highlight w:val="white"/>
        </w:rPr>
        <w:t>names cannot be omitted.</w:t>
      </w:r>
    </w:p>
    <w:p w14:paraId="0AB8CBF0" w14:textId="77777777" w:rsidR="00107E2F" w:rsidRPr="00903DBA" w:rsidRDefault="00107E2F" w:rsidP="00107E2F">
      <w:pPr>
        <w:pStyle w:val="CodeHeader"/>
      </w:pPr>
      <w:proofErr w:type="spellStart"/>
      <w:r w:rsidRPr="00903DBA">
        <w:t>MiddleCodeGenerator.cs</w:t>
      </w:r>
      <w:proofErr w:type="spellEnd"/>
    </w:p>
    <w:p w14:paraId="2EA5B151" w14:textId="755ADF0A" w:rsidR="00856F0C" w:rsidRPr="00903DBA" w:rsidRDefault="00856F0C" w:rsidP="00856F0C">
      <w:pPr>
        <w:pStyle w:val="Code"/>
        <w:rPr>
          <w:highlight w:val="white"/>
        </w:rPr>
      </w:pPr>
      <w:r w:rsidRPr="00903DBA">
        <w:rPr>
          <w:highlight w:val="white"/>
        </w:rPr>
        <w:t xml:space="preserve">        List&lt;Type&gt; typeList =</w:t>
      </w:r>
    </w:p>
    <w:p w14:paraId="259040FA" w14:textId="77777777" w:rsidR="00856F0C" w:rsidRPr="00903DBA" w:rsidRDefault="00856F0C" w:rsidP="00856F0C">
      <w:pPr>
        <w:pStyle w:val="Code"/>
        <w:rPr>
          <w:highlight w:val="white"/>
        </w:rPr>
      </w:pPr>
      <w:r w:rsidRPr="00903DBA">
        <w:rPr>
          <w:highlight w:val="white"/>
        </w:rPr>
        <w:t xml:space="preserve">          SymbolTable.CurrentFunction.Type.TypeList;</w:t>
      </w:r>
    </w:p>
    <w:p w14:paraId="2A17E834" w14:textId="3F10C2F0" w:rsidR="00A04864" w:rsidRPr="00903DBA" w:rsidRDefault="004A5895" w:rsidP="003009E8">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w:t>
      </w:r>
      <w:r w:rsidR="003009E8" w:rsidRPr="00903DBA">
        <w:rPr>
          <w:highlight w:val="white"/>
        </w:rPr>
        <w:t xml:space="preserve">not </w:t>
      </w:r>
      <w:r w:rsidRPr="00903DBA">
        <w:rPr>
          <w:highlight w:val="white"/>
        </w:rPr>
        <w:t xml:space="preserve">null, </w:t>
      </w:r>
      <w:r w:rsidR="003009E8" w:rsidRPr="00903DBA">
        <w:rPr>
          <w:highlight w:val="white"/>
        </w:rPr>
        <w:t xml:space="preserve">and there </w:t>
      </w:r>
      <w:r w:rsidR="00634409" w:rsidRPr="00903DBA">
        <w:rPr>
          <w:highlight w:val="white"/>
        </w:rPr>
        <w:t>are</w:t>
      </w:r>
      <w:r w:rsidR="003009E8" w:rsidRPr="00903DBA">
        <w:rPr>
          <w:highlight w:val="white"/>
        </w:rPr>
        <w:t xml:space="preserve"> two parameters, we check if the command line argument case applies.</w:t>
      </w:r>
      <w:r w:rsidR="00D408AD" w:rsidRPr="00903DBA">
        <w:rPr>
          <w:highlight w:val="white"/>
        </w:rPr>
        <w:t xml:space="preserve"> </w:t>
      </w:r>
      <w:r w:rsidR="001C2337" w:rsidRPr="00903DBA">
        <w:rPr>
          <w:highlight w:val="white"/>
        </w:rPr>
        <w:t xml:space="preserve">The first parameter shall be </w:t>
      </w:r>
      <w:r w:rsidR="00D609DB" w:rsidRPr="00903DBA">
        <w:rPr>
          <w:highlight w:val="white"/>
        </w:rPr>
        <w:t xml:space="preserve">a </w:t>
      </w:r>
      <w:r w:rsidR="001C2337" w:rsidRPr="00903DBA">
        <w:rPr>
          <w:highlight w:val="white"/>
        </w:rPr>
        <w:t>signed or unsigned integer</w:t>
      </w:r>
      <w:r w:rsidR="00D609DB" w:rsidRPr="00903DBA">
        <w:rPr>
          <w:highlight w:val="white"/>
        </w:rPr>
        <w:t xml:space="preserve"> while the</w:t>
      </w:r>
      <w:r w:rsidR="001C2337" w:rsidRPr="00903DBA">
        <w:rPr>
          <w:highlight w:val="white"/>
        </w:rPr>
        <w:t xml:space="preserve"> second parameter shall be </w:t>
      </w:r>
      <w:r w:rsidR="0006065D" w:rsidRPr="00903DBA">
        <w:rPr>
          <w:highlight w:val="white"/>
        </w:rPr>
        <w:t>a pointer to pointer to signed or unsigned character.</w:t>
      </w:r>
    </w:p>
    <w:p w14:paraId="2D93C5D3" w14:textId="596F9E47" w:rsidR="00856F0C" w:rsidRPr="00903DBA" w:rsidRDefault="00856F0C" w:rsidP="00856F0C">
      <w:pPr>
        <w:pStyle w:val="Code"/>
        <w:rPr>
          <w:highlight w:val="white"/>
        </w:rPr>
      </w:pPr>
      <w:r w:rsidRPr="00903DBA">
        <w:rPr>
          <w:highlight w:val="white"/>
        </w:rPr>
        <w:t xml:space="preserve">        if ((typeList != null) &amp;&amp; (typeList.Count == 2)) {</w:t>
      </w:r>
    </w:p>
    <w:p w14:paraId="1918F5CA" w14:textId="0BD79D6D" w:rsidR="00856F0C" w:rsidRPr="00903DBA" w:rsidRDefault="00856F0C" w:rsidP="00856F0C">
      <w:pPr>
        <w:pStyle w:val="Code"/>
        <w:rPr>
          <w:highlight w:val="white"/>
        </w:rPr>
      </w:pPr>
      <w:r w:rsidRPr="00903DBA">
        <w:rPr>
          <w:highlight w:val="white"/>
        </w:rPr>
        <w:t xml:space="preserve">          Assert.Error(typeList[0].IsInteger() &amp;&amp;</w:t>
      </w:r>
    </w:p>
    <w:p w14:paraId="6D99FA75" w14:textId="77777777" w:rsidR="00856F0C" w:rsidRPr="00903DBA" w:rsidRDefault="00856F0C" w:rsidP="00856F0C">
      <w:pPr>
        <w:pStyle w:val="Code"/>
        <w:rPr>
          <w:highlight w:val="white"/>
        </w:rPr>
      </w:pPr>
      <w:r w:rsidRPr="00903DBA">
        <w:rPr>
          <w:highlight w:val="white"/>
        </w:rPr>
        <w:t xml:space="preserve">                       typeList[1].IsPointer() &amp;&amp;</w:t>
      </w:r>
    </w:p>
    <w:p w14:paraId="472A3D8F" w14:textId="77777777" w:rsidR="00856F0C" w:rsidRPr="00903DBA" w:rsidRDefault="00856F0C" w:rsidP="00856F0C">
      <w:pPr>
        <w:pStyle w:val="Code"/>
        <w:rPr>
          <w:highlight w:val="white"/>
        </w:rPr>
      </w:pPr>
      <w:r w:rsidRPr="00903DBA">
        <w:rPr>
          <w:highlight w:val="white"/>
        </w:rPr>
        <w:t xml:space="preserve">                       typeList[1].PointerType.IsPointer() &amp;&amp;</w:t>
      </w:r>
    </w:p>
    <w:p w14:paraId="3A8875E2" w14:textId="77777777" w:rsidR="00856F0C" w:rsidRPr="00903DBA" w:rsidRDefault="00856F0C" w:rsidP="00856F0C">
      <w:pPr>
        <w:pStyle w:val="Code"/>
        <w:rPr>
          <w:highlight w:val="white"/>
        </w:rPr>
      </w:pPr>
      <w:r w:rsidRPr="00903DBA">
        <w:rPr>
          <w:highlight w:val="white"/>
        </w:rPr>
        <w:t xml:space="preserve">                       typeList[1].PointerType.PointerType.IsChar(),</w:t>
      </w:r>
    </w:p>
    <w:p w14:paraId="201F3E43" w14:textId="77777777" w:rsidR="00856F0C" w:rsidRPr="00903DBA" w:rsidRDefault="00856F0C" w:rsidP="00856F0C">
      <w:pPr>
        <w:pStyle w:val="Code"/>
        <w:rPr>
          <w:highlight w:val="white"/>
        </w:rPr>
      </w:pPr>
      <w:r w:rsidRPr="00903DBA">
        <w:rPr>
          <w:highlight w:val="white"/>
        </w:rPr>
        <w:t xml:space="preserve">                       "main", Message.Invalid_parameter_list);</w:t>
      </w:r>
    </w:p>
    <w:p w14:paraId="69A45E0A" w14:textId="77777777" w:rsidR="00856F0C" w:rsidRPr="00903DBA" w:rsidRDefault="00856F0C" w:rsidP="00856F0C">
      <w:pPr>
        <w:pStyle w:val="Code"/>
        <w:rPr>
          <w:highlight w:val="white"/>
        </w:rPr>
      </w:pPr>
      <w:r w:rsidRPr="00903DBA">
        <w:rPr>
          <w:highlight w:val="white"/>
        </w:rPr>
        <w:t xml:space="preserve">          AssemblyCodeGenerator.ArgumentCodeList();</w:t>
      </w:r>
    </w:p>
    <w:p w14:paraId="61B88D55" w14:textId="77777777" w:rsidR="00856F0C" w:rsidRPr="00903DBA" w:rsidRDefault="00856F0C" w:rsidP="00856F0C">
      <w:pPr>
        <w:pStyle w:val="Code"/>
        <w:rPr>
          <w:highlight w:val="white"/>
        </w:rPr>
      </w:pPr>
      <w:r w:rsidRPr="00903DBA">
        <w:rPr>
          <w:highlight w:val="white"/>
        </w:rPr>
        <w:t xml:space="preserve">        }</w:t>
      </w:r>
    </w:p>
    <w:p w14:paraId="57061E62" w14:textId="4F4A3E9A" w:rsidR="007A552E" w:rsidRPr="00903DBA" w:rsidRDefault="007A552E" w:rsidP="007A552E">
      <w:pPr>
        <w:rPr>
          <w:highlight w:val="white"/>
        </w:rPr>
      </w:pPr>
      <w:r w:rsidRPr="00903DBA">
        <w:rPr>
          <w:highlight w:val="white"/>
        </w:rPr>
        <w:t xml:space="preserve">If </w:t>
      </w:r>
      <w:r w:rsidRPr="00903DBA">
        <w:rPr>
          <w:rStyle w:val="KeyWord0"/>
          <w:highlight w:val="white"/>
        </w:rPr>
        <w:t>typelist</w:t>
      </w:r>
      <w:r w:rsidRPr="00903DBA">
        <w:rPr>
          <w:highlight w:val="white"/>
        </w:rPr>
        <w:t xml:space="preserve"> is null, we have the old-style function </w:t>
      </w:r>
      <w:r w:rsidR="00C37108" w:rsidRPr="00903DBA">
        <w:rPr>
          <w:highlight w:val="white"/>
        </w:rPr>
        <w:t>definition</w:t>
      </w:r>
      <w:r w:rsidRPr="00903DBA">
        <w:rPr>
          <w:highlight w:val="white"/>
        </w:rPr>
        <w:t xml:space="preserve">, in which case we do not perform any type checking at all. </w:t>
      </w:r>
      <w:r w:rsidR="008D353C" w:rsidRPr="00903DBA">
        <w:rPr>
          <w:highlight w:val="white"/>
        </w:rPr>
        <w:t xml:space="preserve">If </w:t>
      </w:r>
      <w:r w:rsidR="008D353C" w:rsidRPr="00903DBA">
        <w:rPr>
          <w:rStyle w:val="KeyWord0"/>
          <w:highlight w:val="white"/>
        </w:rPr>
        <w:t>typelist</w:t>
      </w:r>
      <w:r w:rsidR="008D353C" w:rsidRPr="00903DBA">
        <w:rPr>
          <w:highlight w:val="white"/>
        </w:rPr>
        <w:t xml:space="preserve"> is empty, we have the</w:t>
      </w:r>
      <w:r w:rsidR="00D35932" w:rsidRPr="00903DBA">
        <w:rPr>
          <w:highlight w:val="white"/>
        </w:rPr>
        <w:t xml:space="preserve"> void-marked</w:t>
      </w:r>
      <w:r w:rsidR="008D353C" w:rsidRPr="00903DBA">
        <w:rPr>
          <w:highlight w:val="white"/>
        </w:rPr>
        <w:t xml:space="preserve"> </w:t>
      </w:r>
      <w:r w:rsidR="00D35932" w:rsidRPr="00903DBA">
        <w:rPr>
          <w:highlight w:val="white"/>
        </w:rPr>
        <w:t>empty parameter list.</w:t>
      </w:r>
    </w:p>
    <w:p w14:paraId="0012DEB5" w14:textId="77777777" w:rsidR="00856F0C" w:rsidRPr="00903DBA" w:rsidRDefault="00856F0C" w:rsidP="00856F0C">
      <w:pPr>
        <w:pStyle w:val="Code"/>
        <w:rPr>
          <w:highlight w:val="white"/>
        </w:rPr>
      </w:pPr>
      <w:r w:rsidRPr="00903DBA">
        <w:rPr>
          <w:highlight w:val="white"/>
        </w:rPr>
        <w:t xml:space="preserve">        else {</w:t>
      </w:r>
    </w:p>
    <w:p w14:paraId="6EF67DA6" w14:textId="77777777" w:rsidR="00856F0C" w:rsidRPr="00903DBA" w:rsidRDefault="00856F0C" w:rsidP="00856F0C">
      <w:pPr>
        <w:pStyle w:val="Code"/>
        <w:rPr>
          <w:highlight w:val="white"/>
        </w:rPr>
      </w:pPr>
      <w:r w:rsidRPr="00903DBA">
        <w:rPr>
          <w:highlight w:val="white"/>
        </w:rPr>
        <w:t xml:space="preserve">          Assert.Error((typeList == null) || (typeList.Count == 0),</w:t>
      </w:r>
    </w:p>
    <w:p w14:paraId="013F367B" w14:textId="77777777" w:rsidR="00856F0C" w:rsidRPr="00903DBA" w:rsidRDefault="00856F0C" w:rsidP="00856F0C">
      <w:pPr>
        <w:pStyle w:val="Code"/>
        <w:rPr>
          <w:highlight w:val="white"/>
        </w:rPr>
      </w:pPr>
      <w:r w:rsidRPr="00903DBA">
        <w:rPr>
          <w:highlight w:val="white"/>
        </w:rPr>
        <w:t xml:space="preserve">                       "main", Message.Invalid_parameter_list);</w:t>
      </w:r>
    </w:p>
    <w:p w14:paraId="7119C075" w14:textId="77777777" w:rsidR="00856F0C" w:rsidRPr="00903DBA" w:rsidRDefault="00856F0C" w:rsidP="00856F0C">
      <w:pPr>
        <w:pStyle w:val="Code"/>
        <w:rPr>
          <w:highlight w:val="white"/>
        </w:rPr>
      </w:pPr>
      <w:r w:rsidRPr="00903DBA">
        <w:rPr>
          <w:highlight w:val="white"/>
        </w:rPr>
        <w:t xml:space="preserve">        }</w:t>
      </w:r>
    </w:p>
    <w:p w14:paraId="03F9360E" w14:textId="77777777" w:rsidR="00856F0C" w:rsidRPr="00903DBA" w:rsidRDefault="00856F0C" w:rsidP="00856F0C">
      <w:pPr>
        <w:pStyle w:val="Code"/>
        <w:rPr>
          <w:highlight w:val="white"/>
        </w:rPr>
      </w:pPr>
      <w:r w:rsidRPr="00903DBA">
        <w:rPr>
          <w:highlight w:val="white"/>
        </w:rPr>
        <w:t xml:space="preserve">      }</w:t>
      </w:r>
    </w:p>
    <w:p w14:paraId="58771C92" w14:textId="42FFEFE0" w:rsidR="00C32DBB" w:rsidRPr="00903DBA" w:rsidRDefault="00C32DBB" w:rsidP="000B09DE">
      <w:pPr>
        <w:pStyle w:val="Code"/>
        <w:rPr>
          <w:highlight w:val="white"/>
        </w:rPr>
      </w:pPr>
      <w:r w:rsidRPr="00903DBA">
        <w:rPr>
          <w:highlight w:val="white"/>
        </w:rPr>
        <w:t xml:space="preserve">    }</w:t>
      </w:r>
    </w:p>
    <w:p w14:paraId="0FEDD1DD" w14:textId="036909D8" w:rsidR="0098439A" w:rsidRPr="00903DBA" w:rsidRDefault="00062D3D" w:rsidP="00E40B78">
      <w:r w:rsidRPr="00903DBA">
        <w:lastRenderedPageBreak/>
        <w:t xml:space="preserve">The </w:t>
      </w:r>
      <w:r w:rsidRPr="00903DBA">
        <w:rPr>
          <w:rStyle w:val="KeyWord0"/>
        </w:rPr>
        <w:t>FunctionEnd</w:t>
      </w:r>
      <w:r w:rsidRPr="00903DBA">
        <w:t xml:space="preserve"> method </w:t>
      </w:r>
      <w:r w:rsidR="002359E5" w:rsidRPr="00903DBA">
        <w:t xml:space="preserve">is called </w:t>
      </w:r>
      <w:r w:rsidR="0098439A" w:rsidRPr="00903DBA">
        <w:t xml:space="preserve">when the </w:t>
      </w:r>
      <w:r w:rsidR="00E52658" w:rsidRPr="00903DBA">
        <w:t>statements</w:t>
      </w:r>
      <w:r w:rsidR="0098439A" w:rsidRPr="00903DBA">
        <w:t xml:space="preserve"> of the function ha</w:t>
      </w:r>
      <w:r w:rsidR="00BC7909" w:rsidRPr="00903DBA">
        <w:t>ve</w:t>
      </w:r>
      <w:r w:rsidR="0098439A" w:rsidRPr="00903DBA">
        <w:t xml:space="preserve"> been parsed.</w:t>
      </w:r>
      <w:r w:rsidR="00BC7909" w:rsidRPr="00903DBA">
        <w:t xml:space="preserve"> Its task is to </w:t>
      </w:r>
      <w:r w:rsidR="00373829" w:rsidRPr="00903DBA">
        <w:t>chec</w:t>
      </w:r>
      <w:r w:rsidR="005B7AB5" w:rsidRPr="00903DBA">
        <w:t>k the return statement at the end of the function and generate a static symbol holding the assembly code of the function.</w:t>
      </w:r>
    </w:p>
    <w:p w14:paraId="12618D19" w14:textId="48FFCEE9" w:rsidR="000A3CFE" w:rsidRPr="00903DBA" w:rsidRDefault="000A3CFE" w:rsidP="000A3CFE">
      <w:pPr>
        <w:rPr>
          <w:highlight w:val="white"/>
        </w:rPr>
      </w:pPr>
      <w:r w:rsidRPr="00903DBA">
        <w:rPr>
          <w:highlight w:val="white"/>
        </w:rPr>
        <w:t>The first step is to</w:t>
      </w:r>
      <w:r w:rsidR="00CD2DB8" w:rsidRPr="00903DBA">
        <w:rPr>
          <w:highlight w:val="white"/>
        </w:rPr>
        <w:t xml:space="preserve"> </w:t>
      </w:r>
      <w:r w:rsidR="002C5092" w:rsidRPr="00903DBA">
        <w:rPr>
          <w:highlight w:val="white"/>
        </w:rPr>
        <w:t xml:space="preserve">backpatch the </w:t>
      </w:r>
      <w:r w:rsidR="002C5092" w:rsidRPr="00903DBA">
        <w:rPr>
          <w:rStyle w:val="KeyWord0"/>
          <w:highlight w:val="white"/>
        </w:rPr>
        <w:t>next</w:t>
      </w:r>
      <w:r w:rsidR="002C5092" w:rsidRPr="00903DBA">
        <w:rPr>
          <w:highlight w:val="white"/>
        </w:rPr>
        <w:t xml:space="preserve"> </w:t>
      </w:r>
      <w:r w:rsidR="002C5092" w:rsidRPr="00903DBA">
        <w:rPr>
          <w:rStyle w:val="KeyWord0"/>
          <w:highlight w:val="white"/>
        </w:rPr>
        <w:t>set</w:t>
      </w:r>
      <w:r w:rsidR="002C5092" w:rsidRPr="00903DBA">
        <w:rPr>
          <w:highlight w:val="white"/>
        </w:rPr>
        <w:t xml:space="preserve"> of the statement. Each statement has a next set holding jump instruction</w:t>
      </w:r>
      <w:r w:rsidR="00127B9F" w:rsidRPr="00903DBA">
        <w:rPr>
          <w:highlight w:val="white"/>
        </w:rPr>
        <w:t>s</w:t>
      </w:r>
      <w:r w:rsidR="002C5092" w:rsidRPr="00903DBA">
        <w:rPr>
          <w:highlight w:val="white"/>
        </w:rPr>
        <w:t xml:space="preserve">. For instance, </w:t>
      </w:r>
      <w:proofErr w:type="gramStart"/>
      <w:r w:rsidR="002C5092" w:rsidRPr="00903DBA">
        <w:rPr>
          <w:highlight w:val="white"/>
        </w:rPr>
        <w:t xml:space="preserve">a </w:t>
      </w:r>
      <w:r w:rsidR="002C5092" w:rsidRPr="00903DBA">
        <w:rPr>
          <w:rStyle w:val="KeyWord0"/>
          <w:highlight w:val="white"/>
        </w:rPr>
        <w:t>for</w:t>
      </w:r>
      <w:proofErr w:type="gramEnd"/>
      <w:r w:rsidR="002C5092" w:rsidRPr="00903DBA">
        <w:rPr>
          <w:highlight w:val="white"/>
        </w:rPr>
        <w:t xml:space="preserve"> or </w:t>
      </w:r>
      <w:r w:rsidR="002C5092" w:rsidRPr="00903DBA">
        <w:rPr>
          <w:rStyle w:val="KeyWord0"/>
          <w:highlight w:val="white"/>
        </w:rPr>
        <w:t>while</w:t>
      </w:r>
      <w:r w:rsidR="002C5092" w:rsidRPr="00903DBA">
        <w:rPr>
          <w:highlight w:val="white"/>
        </w:rPr>
        <w:t xml:space="preserve"> </w:t>
      </w:r>
      <w:r w:rsidR="00127B9F" w:rsidRPr="00903DBA">
        <w:rPr>
          <w:highlight w:val="white"/>
        </w:rPr>
        <w:t>loop</w:t>
      </w:r>
      <w:r w:rsidR="002C5092" w:rsidRPr="00903DBA">
        <w:rPr>
          <w:highlight w:val="white"/>
        </w:rPr>
        <w:t xml:space="preserve"> has a </w:t>
      </w:r>
      <w:r w:rsidR="000563A7" w:rsidRPr="00903DBA">
        <w:rPr>
          <w:highlight w:val="white"/>
        </w:rPr>
        <w:t>next sets holding jump</w:t>
      </w:r>
      <w:r w:rsidR="006F7492" w:rsidRPr="00903DBA">
        <w:rPr>
          <w:highlight w:val="white"/>
        </w:rPr>
        <w:t xml:space="preserve"> instructions jump</w:t>
      </w:r>
      <w:r w:rsidR="00127B9F" w:rsidRPr="00903DBA">
        <w:rPr>
          <w:highlight w:val="white"/>
        </w:rPr>
        <w:t>ing</w:t>
      </w:r>
      <w:r w:rsidR="000563A7" w:rsidRPr="00903DBA">
        <w:rPr>
          <w:highlight w:val="white"/>
        </w:rPr>
        <w:t xml:space="preserve"> out of the </w:t>
      </w:r>
      <w:r w:rsidR="00127B9F" w:rsidRPr="00903DBA">
        <w:rPr>
          <w:highlight w:val="white"/>
        </w:rPr>
        <w:t xml:space="preserve">loop. </w:t>
      </w:r>
      <w:r w:rsidR="000563A7" w:rsidRPr="00903DBA">
        <w:rPr>
          <w:highlight w:val="white"/>
        </w:rPr>
        <w:t>We add a new empty statement and backpatch the next set to it.</w:t>
      </w:r>
    </w:p>
    <w:p w14:paraId="5BE2295A" w14:textId="71EFAA34" w:rsidR="00E52658" w:rsidRPr="00903DBA" w:rsidRDefault="00E52658" w:rsidP="00E52658">
      <w:pPr>
        <w:pStyle w:val="Code"/>
        <w:rPr>
          <w:highlight w:val="white"/>
        </w:rPr>
      </w:pPr>
      <w:r w:rsidRPr="00903DBA">
        <w:rPr>
          <w:highlight w:val="white"/>
        </w:rPr>
        <w:t xml:space="preserve">    public static void FunctionEnd(Statement statement) {</w:t>
      </w:r>
    </w:p>
    <w:p w14:paraId="0E593CBD" w14:textId="77777777" w:rsidR="00E52658" w:rsidRPr="00903DBA" w:rsidRDefault="00E52658" w:rsidP="00E52658">
      <w:pPr>
        <w:pStyle w:val="Code"/>
        <w:rPr>
          <w:highlight w:val="white"/>
        </w:rPr>
      </w:pPr>
      <w:r w:rsidRPr="00903DBA">
        <w:rPr>
          <w:highlight w:val="white"/>
        </w:rPr>
        <w:t xml:space="preserve">      MiddleCode nextCode =</w:t>
      </w:r>
    </w:p>
    <w:p w14:paraId="107BC660" w14:textId="606A5764" w:rsidR="00E52658" w:rsidRPr="00903DBA" w:rsidRDefault="00E52658" w:rsidP="00E52658">
      <w:pPr>
        <w:pStyle w:val="Code"/>
        <w:rPr>
          <w:highlight w:val="white"/>
        </w:rPr>
      </w:pPr>
      <w:r w:rsidRPr="00903DBA">
        <w:rPr>
          <w:highlight w:val="white"/>
        </w:rPr>
        <w:t xml:space="preserve">        AddMiddleCode(</w:t>
      </w:r>
      <w:r w:rsidR="00C95C36" w:rsidRPr="00903DBA">
        <w:rPr>
          <w:highlight w:val="white"/>
        </w:rPr>
        <w:t>statement.CodeList</w:t>
      </w:r>
      <w:r w:rsidRPr="00903DBA">
        <w:rPr>
          <w:highlight w:val="white"/>
        </w:rPr>
        <w:t>, MiddleOperator.Empty);</w:t>
      </w:r>
    </w:p>
    <w:p w14:paraId="77760EB0" w14:textId="38F4F83A" w:rsidR="00E52658" w:rsidRPr="00903DBA" w:rsidRDefault="00E52658" w:rsidP="00E52658">
      <w:pPr>
        <w:pStyle w:val="Code"/>
        <w:rPr>
          <w:highlight w:val="white"/>
        </w:rPr>
      </w:pPr>
      <w:r w:rsidRPr="00903DBA">
        <w:rPr>
          <w:highlight w:val="white"/>
        </w:rPr>
        <w:t xml:space="preserve">      Backpatch(</w:t>
      </w:r>
      <w:r w:rsidR="00C95C36" w:rsidRPr="00903DBA">
        <w:rPr>
          <w:highlight w:val="white"/>
        </w:rPr>
        <w:t>statement.NextSet</w:t>
      </w:r>
      <w:r w:rsidRPr="00903DBA">
        <w:rPr>
          <w:highlight w:val="white"/>
        </w:rPr>
        <w:t>, nextCode);</w:t>
      </w:r>
    </w:p>
    <w:p w14:paraId="4E80226A" w14:textId="1E5C8ACE" w:rsidR="00721355" w:rsidRPr="00903DBA" w:rsidRDefault="0099673C" w:rsidP="001C499A">
      <w:pPr>
        <w:rPr>
          <w:highlight w:val="white"/>
        </w:rPr>
      </w:pPr>
      <w:r w:rsidRPr="00903DBA">
        <w:rPr>
          <w:highlight w:val="white"/>
        </w:rPr>
        <w:t xml:space="preserve">If the return type of the function is void, we need to add a </w:t>
      </w:r>
      <w:r w:rsidR="00936096" w:rsidRPr="00903DBA">
        <w:rPr>
          <w:rStyle w:val="KeyWord0"/>
          <w:highlight w:val="white"/>
        </w:rPr>
        <w:t>R</w:t>
      </w:r>
      <w:r w:rsidRPr="00903DBA">
        <w:rPr>
          <w:rStyle w:val="KeyWord0"/>
          <w:highlight w:val="white"/>
        </w:rPr>
        <w:t>eturn</w:t>
      </w:r>
      <w:r w:rsidRPr="00903DBA">
        <w:rPr>
          <w:highlight w:val="white"/>
        </w:rPr>
        <w:t xml:space="preserve"> </w:t>
      </w:r>
      <w:r w:rsidR="00FF790D" w:rsidRPr="00903DBA">
        <w:rPr>
          <w:highlight w:val="white"/>
        </w:rPr>
        <w:t xml:space="preserve">instruction </w:t>
      </w:r>
      <w:r w:rsidRPr="00903DBA">
        <w:rPr>
          <w:highlight w:val="white"/>
        </w:rPr>
        <w:t xml:space="preserve">at the end of the function. </w:t>
      </w:r>
    </w:p>
    <w:p w14:paraId="79002C1B" w14:textId="77777777" w:rsidR="002C5359" w:rsidRPr="00903DBA" w:rsidRDefault="002C5359" w:rsidP="002C5359">
      <w:pPr>
        <w:pStyle w:val="Code"/>
        <w:rPr>
          <w:highlight w:val="white"/>
        </w:rPr>
      </w:pPr>
      <w:r w:rsidRPr="00903DBA">
        <w:rPr>
          <w:highlight w:val="white"/>
        </w:rPr>
        <w:t xml:space="preserve">      if (SymbolTable.CurrentFunction.Type.ReturnType.IsVoid()) {</w:t>
      </w:r>
    </w:p>
    <w:p w14:paraId="16A8FA3A" w14:textId="77777777" w:rsidR="002C5359" w:rsidRPr="00903DBA" w:rsidRDefault="002C5359" w:rsidP="002C5359">
      <w:pPr>
        <w:pStyle w:val="Code"/>
        <w:rPr>
          <w:highlight w:val="white"/>
        </w:rPr>
      </w:pPr>
      <w:r w:rsidRPr="00903DBA">
        <w:rPr>
          <w:highlight w:val="white"/>
        </w:rPr>
        <w:t xml:space="preserve">        AddMiddleCode(statement.CodeList, MiddleOperator.Return);</w:t>
      </w:r>
    </w:p>
    <w:p w14:paraId="1405CC5E" w14:textId="77777777" w:rsidR="00C8478E" w:rsidRPr="00903DBA" w:rsidRDefault="00C8478E" w:rsidP="00C8478E">
      <w:pPr>
        <w:pStyle w:val="Code"/>
        <w:rPr>
          <w:highlight w:val="white"/>
        </w:rPr>
      </w:pPr>
      <w:r w:rsidRPr="00903DBA">
        <w:rPr>
          <w:highlight w:val="white"/>
        </w:rPr>
        <w:t xml:space="preserve">        if (SymbolTable.CurrentFunction.UniqueName.Equals</w:t>
      </w:r>
    </w:p>
    <w:p w14:paraId="3D7DFBA7" w14:textId="77777777" w:rsidR="00C8478E" w:rsidRPr="00903DBA" w:rsidRDefault="00C8478E" w:rsidP="00C8478E">
      <w:pPr>
        <w:pStyle w:val="Code"/>
        <w:rPr>
          <w:highlight w:val="white"/>
        </w:rPr>
      </w:pPr>
      <w:r w:rsidRPr="00903DBA">
        <w:rPr>
          <w:highlight w:val="white"/>
        </w:rPr>
        <w:t xml:space="preserve">                        (AssemblyCodeGenerator.MainName)) {</w:t>
      </w:r>
    </w:p>
    <w:p w14:paraId="252C16C7" w14:textId="77777777" w:rsidR="00C8478E" w:rsidRPr="00903DBA" w:rsidRDefault="00C8478E" w:rsidP="00C8478E">
      <w:pPr>
        <w:pStyle w:val="Code"/>
        <w:rPr>
          <w:highlight w:val="white"/>
        </w:rPr>
      </w:pPr>
      <w:r w:rsidRPr="00903DBA">
        <w:rPr>
          <w:highlight w:val="white"/>
        </w:rPr>
        <w:t xml:space="preserve">          AddMiddleCode(statement.CodeList, MiddleOperator.Exit);</w:t>
      </w:r>
    </w:p>
    <w:p w14:paraId="2772935B" w14:textId="77777777" w:rsidR="00C8478E" w:rsidRPr="00903DBA" w:rsidRDefault="00C8478E" w:rsidP="00C8478E">
      <w:pPr>
        <w:pStyle w:val="Code"/>
        <w:rPr>
          <w:highlight w:val="white"/>
        </w:rPr>
      </w:pPr>
      <w:r w:rsidRPr="00903DBA">
        <w:rPr>
          <w:highlight w:val="white"/>
        </w:rPr>
        <w:t xml:space="preserve">        }</w:t>
      </w:r>
    </w:p>
    <w:p w14:paraId="6B9444A1" w14:textId="77777777" w:rsidR="002C5359" w:rsidRPr="00903DBA" w:rsidRDefault="002C5359" w:rsidP="002C5359">
      <w:pPr>
        <w:pStyle w:val="Code"/>
        <w:rPr>
          <w:highlight w:val="white"/>
        </w:rPr>
      </w:pPr>
      <w:r w:rsidRPr="00903DBA">
        <w:rPr>
          <w:highlight w:val="white"/>
        </w:rPr>
        <w:t xml:space="preserve">      }</w:t>
      </w:r>
    </w:p>
    <w:p w14:paraId="75726CAE" w14:textId="527259B0" w:rsidR="00E52658" w:rsidRPr="00903DBA" w:rsidRDefault="00A20DC1" w:rsidP="00A20DC1">
      <w:pPr>
        <w:rPr>
          <w:highlight w:val="white"/>
        </w:rPr>
      </w:pPr>
      <w:r w:rsidRPr="00903DBA">
        <w:rPr>
          <w:highlight w:val="white"/>
        </w:rPr>
        <w:t xml:space="preserve">We then add a </w:t>
      </w:r>
      <w:r w:rsidRPr="00903DBA">
        <w:rPr>
          <w:rStyle w:val="KeyWord0"/>
          <w:highlight w:val="white"/>
        </w:rPr>
        <w:t>FunctionEnd</w:t>
      </w:r>
      <w:r w:rsidRPr="00903DBA">
        <w:rPr>
          <w:highlight w:val="white"/>
        </w:rPr>
        <w:t xml:space="preserve"> </w:t>
      </w:r>
      <w:r w:rsidR="00B44043" w:rsidRPr="00903DBA">
        <w:rPr>
          <w:highlight w:val="white"/>
        </w:rPr>
        <w:t xml:space="preserve">middle code </w:t>
      </w:r>
      <w:r w:rsidRPr="00903DBA">
        <w:rPr>
          <w:highlight w:val="white"/>
        </w:rPr>
        <w:t>instruction. Its only purpose is that the middle code optimizer will report an error i</w:t>
      </w:r>
      <w:r w:rsidR="00F74A78" w:rsidRPr="00903DBA">
        <w:rPr>
          <w:highlight w:val="white"/>
        </w:rPr>
        <w:t>f</w:t>
      </w:r>
      <w:r w:rsidRPr="00903DBA">
        <w:rPr>
          <w:highlight w:val="white"/>
        </w:rPr>
        <w:t xml:space="preserve"> </w:t>
      </w:r>
      <w:r w:rsidR="006F7492" w:rsidRPr="00903DBA">
        <w:rPr>
          <w:highlight w:val="white"/>
        </w:rPr>
        <w:t xml:space="preserve">it </w:t>
      </w:r>
      <w:r w:rsidRPr="00903DBA">
        <w:rPr>
          <w:highlight w:val="white"/>
        </w:rPr>
        <w:t xml:space="preserve">is possible to reach the </w:t>
      </w:r>
      <w:r w:rsidRPr="00903DBA">
        <w:rPr>
          <w:rStyle w:val="KeyWord0"/>
          <w:highlight w:val="white"/>
        </w:rPr>
        <w:t>EndFunction</w:t>
      </w:r>
      <w:r w:rsidRPr="00903DBA">
        <w:rPr>
          <w:highlight w:val="white"/>
        </w:rPr>
        <w:t xml:space="preserve"> instruction in a function not return</w:t>
      </w:r>
      <w:r w:rsidR="00584B7F" w:rsidRPr="00903DBA">
        <w:rPr>
          <w:highlight w:val="white"/>
        </w:rPr>
        <w:t>ing</w:t>
      </w:r>
      <w:r w:rsidRPr="00903DBA">
        <w:rPr>
          <w:highlight w:val="white"/>
        </w:rPr>
        <w:t xml:space="preserve"> void.</w:t>
      </w:r>
    </w:p>
    <w:p w14:paraId="41C03D95" w14:textId="2EC0D514" w:rsidR="00E52658" w:rsidRPr="00903DBA" w:rsidRDefault="00E52658" w:rsidP="00E52658">
      <w:pPr>
        <w:pStyle w:val="Code"/>
        <w:rPr>
          <w:highlight w:val="white"/>
        </w:rPr>
      </w:pPr>
      <w:r w:rsidRPr="00903DBA">
        <w:rPr>
          <w:highlight w:val="white"/>
        </w:rPr>
        <w:t xml:space="preserve">      AddMiddleCode(</w:t>
      </w:r>
      <w:r w:rsidR="00C95C36" w:rsidRPr="00903DBA">
        <w:rPr>
          <w:highlight w:val="white"/>
        </w:rPr>
        <w:t>statement.CodeList</w:t>
      </w:r>
      <w:r w:rsidRPr="00903DBA">
        <w:rPr>
          <w:highlight w:val="white"/>
        </w:rPr>
        <w:t>, MiddleOperator.FunctionEnd,</w:t>
      </w:r>
    </w:p>
    <w:p w14:paraId="0707460A" w14:textId="77777777" w:rsidR="00E52658" w:rsidRPr="00903DBA" w:rsidRDefault="00E52658" w:rsidP="00E52658">
      <w:pPr>
        <w:pStyle w:val="Code"/>
        <w:rPr>
          <w:highlight w:val="white"/>
        </w:rPr>
      </w:pPr>
      <w:r w:rsidRPr="00903DBA">
        <w:rPr>
          <w:highlight w:val="white"/>
        </w:rPr>
        <w:t xml:space="preserve">                    SymbolTable.CurrentFunction);</w:t>
      </w:r>
    </w:p>
    <w:p w14:paraId="3D1696FE" w14:textId="365ADFB3" w:rsidR="00E52658" w:rsidRPr="00903DBA" w:rsidRDefault="00BC7068" w:rsidP="00870C9C">
      <w:pPr>
        <w:rPr>
          <w:highlight w:val="white"/>
        </w:rPr>
      </w:pPr>
      <w:r w:rsidRPr="00903DBA">
        <w:rPr>
          <w:highlight w:val="white"/>
        </w:rPr>
        <w:t>When we finally ha</w:t>
      </w:r>
      <w:r w:rsidR="00870C9C" w:rsidRPr="00903DBA">
        <w:rPr>
          <w:highlight w:val="white"/>
        </w:rPr>
        <w:t>ve</w:t>
      </w:r>
      <w:r w:rsidRPr="00903DBA">
        <w:rPr>
          <w:highlight w:val="white"/>
        </w:rPr>
        <w:t xml:space="preserve"> added all </w:t>
      </w:r>
      <w:r w:rsidR="00C307FA" w:rsidRPr="00903DBA">
        <w:rPr>
          <w:highlight w:val="white"/>
        </w:rPr>
        <w:t>middle code</w:t>
      </w:r>
      <w:r w:rsidR="00B44043" w:rsidRPr="00903DBA">
        <w:rPr>
          <w:highlight w:val="white"/>
        </w:rPr>
        <w:t xml:space="preserve"> </w:t>
      </w:r>
      <w:r w:rsidR="00494971" w:rsidRPr="00903DBA">
        <w:rPr>
          <w:highlight w:val="white"/>
        </w:rPr>
        <w:t>instructions,</w:t>
      </w:r>
      <w:r w:rsidR="00B44043" w:rsidRPr="00903DBA">
        <w:rPr>
          <w:highlight w:val="white"/>
        </w:rPr>
        <w:t xml:space="preserve"> </w:t>
      </w:r>
      <w:r w:rsidR="00013036" w:rsidRPr="00903DBA">
        <w:rPr>
          <w:highlight w:val="white"/>
        </w:rPr>
        <w:t xml:space="preserve">we optimize the middle code of the function. The optimizer transforms the middle code in </w:t>
      </w:r>
      <w:r w:rsidR="00494971" w:rsidRPr="00903DBA">
        <w:rPr>
          <w:highlight w:val="white"/>
        </w:rPr>
        <w:t>several</w:t>
      </w:r>
      <w:r w:rsidR="0033526F" w:rsidRPr="00903DBA">
        <w:rPr>
          <w:highlight w:val="white"/>
        </w:rPr>
        <w:t xml:space="preserve"> ways</w:t>
      </w:r>
      <w:r w:rsidR="00115AE9" w:rsidRPr="00903DBA">
        <w:rPr>
          <w:highlight w:val="white"/>
        </w:rPr>
        <w:t>, s</w:t>
      </w:r>
      <w:r w:rsidR="00013036" w:rsidRPr="00903DBA">
        <w:rPr>
          <w:highlight w:val="white"/>
        </w:rPr>
        <w:t xml:space="preserve">ee </w:t>
      </w:r>
      <w:r w:rsidR="00115AE9" w:rsidRPr="00903DBA">
        <w:rPr>
          <w:highlight w:val="white"/>
        </w:rPr>
        <w:t>C</w:t>
      </w:r>
      <w:r w:rsidR="00013036" w:rsidRPr="00903DBA">
        <w:rPr>
          <w:highlight w:val="white"/>
        </w:rPr>
        <w:t>hapter</w:t>
      </w:r>
      <w:r w:rsidR="00115AE9" w:rsidRPr="00903DBA">
        <w:rPr>
          <w:highlight w:val="white"/>
        </w:rPr>
        <w:t xml:space="preserve"> </w:t>
      </w:r>
      <w:r w:rsidR="00115AE9" w:rsidRPr="00903DBA">
        <w:rPr>
          <w:highlight w:val="white"/>
        </w:rPr>
        <w:fldChar w:fldCharType="begin"/>
      </w:r>
      <w:r w:rsidR="00115AE9" w:rsidRPr="00903DBA">
        <w:rPr>
          <w:highlight w:val="white"/>
        </w:rPr>
        <w:instrText xml:space="preserve"> REF _Ref54016586 \r \h </w:instrText>
      </w:r>
      <w:r w:rsidR="00115AE9" w:rsidRPr="00903DBA">
        <w:rPr>
          <w:highlight w:val="white"/>
        </w:rPr>
      </w:r>
      <w:r w:rsidR="00115AE9" w:rsidRPr="00903DBA">
        <w:rPr>
          <w:highlight w:val="white"/>
        </w:rPr>
        <w:fldChar w:fldCharType="separate"/>
      </w:r>
      <w:r w:rsidR="005F7BC3" w:rsidRPr="00903DBA">
        <w:rPr>
          <w:highlight w:val="white"/>
        </w:rPr>
        <w:t>10</w:t>
      </w:r>
      <w:r w:rsidR="00115AE9" w:rsidRPr="00903DBA">
        <w:rPr>
          <w:highlight w:val="white"/>
        </w:rPr>
        <w:fldChar w:fldCharType="end"/>
      </w:r>
      <w:r w:rsidR="00013036" w:rsidRPr="00903DBA">
        <w:rPr>
          <w:highlight w:val="white"/>
        </w:rPr>
        <w:t>.</w:t>
      </w:r>
    </w:p>
    <w:p w14:paraId="26AB724E" w14:textId="77777777" w:rsidR="00E52658" w:rsidRPr="00903DBA" w:rsidRDefault="00E52658" w:rsidP="00E52658">
      <w:pPr>
        <w:pStyle w:val="Code"/>
        <w:rPr>
          <w:highlight w:val="white"/>
        </w:rPr>
      </w:pPr>
      <w:r w:rsidRPr="00903DBA">
        <w:rPr>
          <w:highlight w:val="white"/>
        </w:rPr>
        <w:t xml:space="preserve">      MiddleCodeOptimizer middleCodeOptimizer =</w:t>
      </w:r>
    </w:p>
    <w:p w14:paraId="1A4CE09F" w14:textId="3A11840A" w:rsidR="00E52658" w:rsidRPr="00903DBA" w:rsidRDefault="00E52658" w:rsidP="00E52658">
      <w:pPr>
        <w:pStyle w:val="Code"/>
        <w:rPr>
          <w:highlight w:val="white"/>
        </w:rPr>
      </w:pPr>
      <w:r w:rsidRPr="00903DBA">
        <w:rPr>
          <w:highlight w:val="white"/>
        </w:rPr>
        <w:t xml:space="preserve">        new MiddleCodeOptimizer(</w:t>
      </w:r>
      <w:r w:rsidR="00C95C36" w:rsidRPr="00903DBA">
        <w:rPr>
          <w:highlight w:val="white"/>
        </w:rPr>
        <w:t>statement.CodeList</w:t>
      </w:r>
      <w:r w:rsidRPr="00903DBA">
        <w:rPr>
          <w:highlight w:val="white"/>
        </w:rPr>
        <w:t>);</w:t>
      </w:r>
    </w:p>
    <w:p w14:paraId="1251F5C7" w14:textId="77777777" w:rsidR="00E52658" w:rsidRPr="00903DBA" w:rsidRDefault="00E52658" w:rsidP="00E52658">
      <w:pPr>
        <w:pStyle w:val="Code"/>
        <w:rPr>
          <w:highlight w:val="white"/>
        </w:rPr>
      </w:pPr>
      <w:r w:rsidRPr="00903DBA">
        <w:rPr>
          <w:highlight w:val="white"/>
        </w:rPr>
        <w:t xml:space="preserve">      middleCodeOptimizer.Optimize();</w:t>
      </w:r>
    </w:p>
    <w:p w14:paraId="6D4E87BE" w14:textId="0254FB3A" w:rsidR="00E52658" w:rsidRPr="00903DBA" w:rsidRDefault="004C06A0" w:rsidP="004C06A0">
      <w:pPr>
        <w:rPr>
          <w:highlight w:val="white"/>
        </w:rPr>
      </w:pPr>
      <w:r w:rsidRPr="00903DBA">
        <w:rPr>
          <w:highlight w:val="white"/>
        </w:rPr>
        <w:t>When the middle code has been optimized, we generate assembly code</w:t>
      </w:r>
      <w:r w:rsidR="0023369B" w:rsidRPr="00903DBA">
        <w:rPr>
          <w:highlight w:val="white"/>
        </w:rPr>
        <w:t xml:space="preserve"> of the function</w:t>
      </w:r>
      <w:r w:rsidR="00115AE9" w:rsidRPr="00903DBA">
        <w:rPr>
          <w:highlight w:val="white"/>
        </w:rPr>
        <w:t>, s</w:t>
      </w:r>
      <w:r w:rsidRPr="00903DBA">
        <w:rPr>
          <w:highlight w:val="white"/>
        </w:rPr>
        <w:t xml:space="preserve">ee </w:t>
      </w:r>
      <w:r w:rsidR="00115AE9" w:rsidRPr="00903DBA">
        <w:rPr>
          <w:highlight w:val="white"/>
        </w:rPr>
        <w:t>C</w:t>
      </w:r>
      <w:r w:rsidRPr="00903DBA">
        <w:rPr>
          <w:highlight w:val="white"/>
        </w:rPr>
        <w:t>hapter</w:t>
      </w:r>
      <w:r w:rsidR="00115AE9" w:rsidRPr="00903DBA">
        <w:rPr>
          <w:highlight w:val="white"/>
        </w:rPr>
        <w:t xml:space="preserve"> </w:t>
      </w:r>
      <w:r w:rsidR="00115AE9" w:rsidRPr="00903DBA">
        <w:rPr>
          <w:highlight w:val="white"/>
        </w:rPr>
        <w:fldChar w:fldCharType="begin"/>
      </w:r>
      <w:r w:rsidR="00115AE9" w:rsidRPr="00903DBA">
        <w:rPr>
          <w:highlight w:val="white"/>
        </w:rPr>
        <w:instrText xml:space="preserve"> REF _Ref54016612 \r \h </w:instrText>
      </w:r>
      <w:r w:rsidR="00115AE9" w:rsidRPr="00903DBA">
        <w:rPr>
          <w:highlight w:val="white"/>
        </w:rPr>
      </w:r>
      <w:r w:rsidR="00115AE9" w:rsidRPr="00903DBA">
        <w:rPr>
          <w:highlight w:val="white"/>
        </w:rPr>
        <w:fldChar w:fldCharType="separate"/>
      </w:r>
      <w:r w:rsidR="005F7BC3" w:rsidRPr="00903DBA">
        <w:rPr>
          <w:highlight w:val="white"/>
        </w:rPr>
        <w:t>11</w:t>
      </w:r>
      <w:r w:rsidR="00115AE9" w:rsidRPr="00903DBA">
        <w:rPr>
          <w:highlight w:val="white"/>
        </w:rPr>
        <w:fldChar w:fldCharType="end"/>
      </w:r>
      <w:r w:rsidRPr="00903DBA">
        <w:rPr>
          <w:highlight w:val="white"/>
        </w:rPr>
        <w:t>.</w:t>
      </w:r>
    </w:p>
    <w:p w14:paraId="78BA638E" w14:textId="77777777" w:rsidR="00E52658" w:rsidRPr="00903DBA" w:rsidRDefault="00E52658" w:rsidP="00E52658">
      <w:pPr>
        <w:pStyle w:val="Code"/>
        <w:rPr>
          <w:highlight w:val="white"/>
        </w:rPr>
      </w:pPr>
      <w:r w:rsidRPr="00903DBA">
        <w:rPr>
          <w:highlight w:val="white"/>
        </w:rPr>
        <w:t xml:space="preserve">      List&lt;AssemblyCode&gt; assemblyCodeList = new List&lt;AssemblyCode&gt;();</w:t>
      </w:r>
    </w:p>
    <w:p w14:paraId="569C7E41" w14:textId="132767FA" w:rsidR="00373829" w:rsidRPr="00903DBA" w:rsidRDefault="00E52658" w:rsidP="00E52658">
      <w:pPr>
        <w:pStyle w:val="Code"/>
        <w:rPr>
          <w:highlight w:val="white"/>
        </w:rPr>
      </w:pPr>
      <w:r w:rsidRPr="00903DBA">
        <w:rPr>
          <w:highlight w:val="white"/>
        </w:rPr>
        <w:t xml:space="preserve">      AssemblyCodeGenerator.GenerateAssembly(</w:t>
      </w:r>
      <w:r w:rsidR="00C95C36" w:rsidRPr="00903DBA">
        <w:rPr>
          <w:highlight w:val="white"/>
        </w:rPr>
        <w:t>statement.CodeList</w:t>
      </w:r>
      <w:r w:rsidRPr="00903DBA">
        <w:rPr>
          <w:highlight w:val="white"/>
        </w:rPr>
        <w:t>,</w:t>
      </w:r>
    </w:p>
    <w:p w14:paraId="218A2F35" w14:textId="09079430" w:rsidR="00E52658" w:rsidRPr="00903DBA" w:rsidRDefault="00373829" w:rsidP="00E52658">
      <w:pPr>
        <w:pStyle w:val="Code"/>
        <w:rPr>
          <w:highlight w:val="white"/>
        </w:rPr>
      </w:pPr>
      <w:r w:rsidRPr="00903DBA">
        <w:rPr>
          <w:highlight w:val="white"/>
        </w:rPr>
        <w:t xml:space="preserve">                                            </w:t>
      </w:r>
      <w:r w:rsidR="00E52658" w:rsidRPr="00903DBA">
        <w:rPr>
          <w:highlight w:val="white"/>
        </w:rPr>
        <w:t xml:space="preserve"> assemblyCodeList);</w:t>
      </w:r>
    </w:p>
    <w:p w14:paraId="24BB337E" w14:textId="77624109" w:rsidR="00395D57" w:rsidRPr="00903DBA" w:rsidRDefault="00395D57" w:rsidP="00C8570E">
      <w:pPr>
        <w:rPr>
          <w:highlight w:val="white"/>
        </w:rPr>
      </w:pPr>
      <w:r w:rsidRPr="00903DBA">
        <w:rPr>
          <w:highlight w:val="white"/>
        </w:rPr>
        <w:t>As mention in the introduction chapter of this book, we generate two kinds of target code. In the first part of the book we generate assembly code text</w:t>
      </w:r>
      <w:r w:rsidR="002055DA" w:rsidRPr="00903DBA">
        <w:rPr>
          <w:highlight w:val="white"/>
        </w:rPr>
        <w:t xml:space="preserve"> for 64-bit Linux on Intel processors</w:t>
      </w:r>
      <w:r w:rsidRPr="00903DBA">
        <w:rPr>
          <w:highlight w:val="white"/>
        </w:rPr>
        <w:t xml:space="preserve">, which is than assembled and linked in traditional manner. In the second part of the book </w:t>
      </w:r>
      <w:r w:rsidR="0086738F" w:rsidRPr="00903DBA">
        <w:rPr>
          <w:highlight w:val="white"/>
        </w:rPr>
        <w:t xml:space="preserve">we generate an executable target file for 16-bit Windows. In the case where we need to distinguish between the two cases, we test whether the </w:t>
      </w:r>
      <w:proofErr w:type="spellStart"/>
      <w:r w:rsidR="0086738F" w:rsidRPr="00903DBA">
        <w:rPr>
          <w:rStyle w:val="KeyWord0"/>
          <w:highlight w:val="white"/>
        </w:rPr>
        <w:t>Start</w:t>
      </w:r>
      <w:r w:rsidR="0086738F" w:rsidRPr="00903DBA">
        <w:rPr>
          <w:highlight w:val="white"/>
        </w:rPr>
        <w:t>.</w:t>
      </w:r>
      <w:r w:rsidR="0086738F" w:rsidRPr="00903DBA">
        <w:rPr>
          <w:rStyle w:val="KeyWord0"/>
          <w:highlight w:val="white"/>
        </w:rPr>
        <w:t>Linux</w:t>
      </w:r>
      <w:proofErr w:type="spellEnd"/>
      <w:r w:rsidR="0086738F" w:rsidRPr="00903DBA">
        <w:rPr>
          <w:highlight w:val="white"/>
        </w:rPr>
        <w:t xml:space="preserve"> or </w:t>
      </w:r>
      <w:proofErr w:type="spellStart"/>
      <w:r w:rsidR="0086738F" w:rsidRPr="00903DBA">
        <w:rPr>
          <w:rStyle w:val="KeyWord0"/>
          <w:highlight w:val="white"/>
        </w:rPr>
        <w:t>Start</w:t>
      </w:r>
      <w:r w:rsidR="0086738F" w:rsidRPr="00903DBA">
        <w:rPr>
          <w:highlight w:val="white"/>
        </w:rPr>
        <w:t>.</w:t>
      </w:r>
      <w:r w:rsidR="0086738F" w:rsidRPr="00903DBA">
        <w:rPr>
          <w:rStyle w:val="KeyWord0"/>
          <w:highlight w:val="white"/>
        </w:rPr>
        <w:t>Windows</w:t>
      </w:r>
      <w:proofErr w:type="spellEnd"/>
      <w:r w:rsidR="0086738F" w:rsidRPr="00903DBA">
        <w:rPr>
          <w:highlight w:val="white"/>
        </w:rPr>
        <w:t xml:space="preserve"> static variable is true.</w:t>
      </w:r>
      <w:r w:rsidR="00D87D2D" w:rsidRPr="00903DBA">
        <w:rPr>
          <w:highlight w:val="white"/>
        </w:rPr>
        <w:t xml:space="preserve"> In this chapter, we </w:t>
      </w:r>
      <w:r w:rsidR="005E2C34" w:rsidRPr="00903DBA">
        <w:rPr>
          <w:highlight w:val="white"/>
        </w:rPr>
        <w:t xml:space="preserve">perform the actions for the Linux target </w:t>
      </w:r>
      <w:r w:rsidR="00BF2587" w:rsidRPr="00903DBA">
        <w:rPr>
          <w:highlight w:val="white"/>
        </w:rPr>
        <w:t>system</w:t>
      </w:r>
      <w:r w:rsidR="00BA5FFA" w:rsidRPr="00903DBA">
        <w:rPr>
          <w:highlight w:val="white"/>
        </w:rPr>
        <w:t>, s</w:t>
      </w:r>
      <w:r w:rsidR="005E2C34" w:rsidRPr="00903DBA">
        <w:rPr>
          <w:highlight w:val="white"/>
        </w:rPr>
        <w:t xml:space="preserve">ee </w:t>
      </w:r>
      <w:r w:rsidR="00BA5FFA" w:rsidRPr="00903DBA">
        <w:rPr>
          <w:highlight w:val="white"/>
        </w:rPr>
        <w:t>C</w:t>
      </w:r>
      <w:r w:rsidR="005E2C34" w:rsidRPr="00903DBA">
        <w:rPr>
          <w:highlight w:val="white"/>
        </w:rPr>
        <w:t xml:space="preserve">hapter </w:t>
      </w:r>
      <w:r w:rsidR="001667AD" w:rsidRPr="00903DBA">
        <w:fldChar w:fldCharType="begin"/>
      </w:r>
      <w:r w:rsidR="001667AD" w:rsidRPr="00903DBA">
        <w:instrText xml:space="preserve"> REF _Ref54009755 \r \h </w:instrText>
      </w:r>
      <w:r w:rsidR="001667AD" w:rsidRPr="00903DBA">
        <w:fldChar w:fldCharType="separate"/>
      </w:r>
      <w:r w:rsidR="005F7BC3" w:rsidRPr="00903DBA">
        <w:t>12</w:t>
      </w:r>
      <w:r w:rsidR="001667AD" w:rsidRPr="00903DBA">
        <w:fldChar w:fldCharType="end"/>
      </w:r>
      <w:r w:rsidR="005E2C34" w:rsidRPr="00903DBA">
        <w:rPr>
          <w:highlight w:val="white"/>
        </w:rPr>
        <w:t xml:space="preserve"> for the Windows target </w:t>
      </w:r>
      <w:r w:rsidR="005112FF" w:rsidRPr="00903DBA">
        <w:rPr>
          <w:highlight w:val="white"/>
        </w:rPr>
        <w:t>system</w:t>
      </w:r>
      <w:r w:rsidR="00396000" w:rsidRPr="00903DBA">
        <w:rPr>
          <w:highlight w:val="white"/>
        </w:rPr>
        <w:t>.</w:t>
      </w:r>
    </w:p>
    <w:p w14:paraId="7D62873E" w14:textId="1B3D2301" w:rsidR="00C03081" w:rsidRPr="00903DBA" w:rsidRDefault="00C03081" w:rsidP="00890165">
      <w:pPr>
        <w:rPr>
          <w:highlight w:val="white"/>
        </w:rPr>
      </w:pPr>
      <w:r w:rsidRPr="00903DBA">
        <w:rPr>
          <w:highlight w:val="white"/>
        </w:rPr>
        <w:t xml:space="preserve">In the Linux case, we need to generate the assembly text from the </w:t>
      </w:r>
      <w:r w:rsidR="00EE65F7" w:rsidRPr="00903DBA">
        <w:rPr>
          <w:highlight w:val="white"/>
        </w:rPr>
        <w:t>assembly</w:t>
      </w:r>
      <w:r w:rsidRPr="00903DBA">
        <w:rPr>
          <w:highlight w:val="white"/>
        </w:rPr>
        <w:t xml:space="preserve"> code list. We also need to</w:t>
      </w:r>
      <w:r w:rsidR="00BC0D31" w:rsidRPr="00903DBA">
        <w:rPr>
          <w:highlight w:val="white"/>
        </w:rPr>
        <w:t xml:space="preserve"> generate the extern set; that is, the set of accesses of static variables with external linkage and the calls to all functions with external linkage.</w:t>
      </w:r>
    </w:p>
    <w:p w14:paraId="679C4EB9" w14:textId="2EC2AC8E" w:rsidR="00E52658" w:rsidRPr="00903DBA" w:rsidRDefault="00E52658" w:rsidP="00E52658">
      <w:pPr>
        <w:pStyle w:val="Code"/>
        <w:rPr>
          <w:highlight w:val="white"/>
        </w:rPr>
      </w:pPr>
      <w:r w:rsidRPr="00903DBA">
        <w:rPr>
          <w:highlight w:val="white"/>
        </w:rPr>
        <w:t xml:space="preserve">      if (Start.Linux) {</w:t>
      </w:r>
    </w:p>
    <w:p w14:paraId="7284FA6D" w14:textId="2B755C9B" w:rsidR="00E52658" w:rsidRPr="00903DBA" w:rsidRDefault="00E52658" w:rsidP="00E52658">
      <w:pPr>
        <w:pStyle w:val="Code"/>
        <w:rPr>
          <w:highlight w:val="white"/>
        </w:rPr>
      </w:pPr>
      <w:r w:rsidRPr="00903DBA">
        <w:rPr>
          <w:highlight w:val="white"/>
        </w:rPr>
        <w:t xml:space="preserve">        List&lt;string&gt; textList = new List&lt;string&gt;();</w:t>
      </w:r>
    </w:p>
    <w:p w14:paraId="506E7701" w14:textId="77777777" w:rsidR="00551E0A" w:rsidRPr="00903DBA" w:rsidRDefault="00551E0A" w:rsidP="00551E0A">
      <w:pPr>
        <w:pStyle w:val="Code"/>
        <w:rPr>
          <w:highlight w:val="white"/>
        </w:rPr>
      </w:pPr>
    </w:p>
    <w:p w14:paraId="1A4E87C6" w14:textId="77777777" w:rsidR="00551E0A" w:rsidRPr="00903DBA" w:rsidRDefault="00551E0A" w:rsidP="00551E0A">
      <w:pPr>
        <w:pStyle w:val="Code"/>
        <w:rPr>
          <w:highlight w:val="white"/>
        </w:rPr>
      </w:pPr>
      <w:r w:rsidRPr="00903DBA">
        <w:rPr>
          <w:highlight w:val="white"/>
        </w:rPr>
        <w:t xml:space="preserve">        if (SymbolTable.CurrentFunction.UniqueName.</w:t>
      </w:r>
    </w:p>
    <w:p w14:paraId="26398692" w14:textId="73422881" w:rsidR="00551E0A" w:rsidRPr="00903DBA" w:rsidRDefault="00551E0A" w:rsidP="00551E0A">
      <w:pPr>
        <w:pStyle w:val="Code"/>
        <w:rPr>
          <w:highlight w:val="white"/>
        </w:rPr>
      </w:pPr>
      <w:r w:rsidRPr="00903DBA">
        <w:rPr>
          <w:highlight w:val="white"/>
        </w:rPr>
        <w:t xml:space="preserve">            Equals(AssemblyCodeGenerator.MainName)) {</w:t>
      </w:r>
    </w:p>
    <w:p w14:paraId="07EC62F6" w14:textId="79B9E7FC" w:rsidR="00551E0A" w:rsidRPr="00903DBA" w:rsidRDefault="00551E0A" w:rsidP="00551E0A">
      <w:pPr>
        <w:pStyle w:val="Code"/>
        <w:rPr>
          <w:highlight w:val="white"/>
        </w:rPr>
      </w:pPr>
      <w:r w:rsidRPr="00903DBA">
        <w:rPr>
          <w:highlight w:val="white"/>
        </w:rPr>
        <w:t xml:space="preserve">          textList.AddRange(SymbolTable.</w:t>
      </w:r>
      <w:r w:rsidR="008D41BF" w:rsidRPr="00903DBA">
        <w:rPr>
          <w:highlight w:val="white"/>
        </w:rPr>
        <w:t>Init</w:t>
      </w:r>
      <w:r w:rsidRPr="00903DBA">
        <w:rPr>
          <w:highlight w:val="white"/>
        </w:rPr>
        <w:t>Symbol.TextList);</w:t>
      </w:r>
    </w:p>
    <w:p w14:paraId="129D3BA1" w14:textId="77777777" w:rsidR="00551E0A" w:rsidRPr="00903DBA" w:rsidRDefault="00551E0A" w:rsidP="00551E0A">
      <w:pPr>
        <w:pStyle w:val="Code"/>
        <w:rPr>
          <w:highlight w:val="white"/>
        </w:rPr>
      </w:pPr>
    </w:p>
    <w:p w14:paraId="3505552C" w14:textId="77777777" w:rsidR="00551E0A" w:rsidRPr="00903DBA" w:rsidRDefault="00551E0A" w:rsidP="00551E0A">
      <w:pPr>
        <w:pStyle w:val="Code"/>
        <w:rPr>
          <w:highlight w:val="white"/>
        </w:rPr>
      </w:pPr>
      <w:r w:rsidRPr="00903DBA">
        <w:rPr>
          <w:highlight w:val="white"/>
        </w:rPr>
        <w:t xml:space="preserve">          if (SymbolTable.ArgsSymbol != null) {</w:t>
      </w:r>
    </w:p>
    <w:p w14:paraId="28A14FFA" w14:textId="77777777" w:rsidR="00551E0A" w:rsidRPr="00903DBA" w:rsidRDefault="00551E0A" w:rsidP="00551E0A">
      <w:pPr>
        <w:pStyle w:val="Code"/>
        <w:rPr>
          <w:highlight w:val="white"/>
        </w:rPr>
      </w:pPr>
      <w:r w:rsidRPr="00903DBA">
        <w:rPr>
          <w:highlight w:val="white"/>
        </w:rPr>
        <w:t xml:space="preserve">            textList.AddRange(SymbolTable.ArgsSymbol.TextList);</w:t>
      </w:r>
    </w:p>
    <w:p w14:paraId="4F85FF3D" w14:textId="77777777" w:rsidR="00551E0A" w:rsidRPr="00903DBA" w:rsidRDefault="00551E0A" w:rsidP="00551E0A">
      <w:pPr>
        <w:pStyle w:val="Code"/>
        <w:rPr>
          <w:highlight w:val="white"/>
        </w:rPr>
      </w:pPr>
      <w:r w:rsidRPr="00903DBA">
        <w:rPr>
          <w:highlight w:val="white"/>
        </w:rPr>
        <w:t xml:space="preserve">          }</w:t>
      </w:r>
    </w:p>
    <w:p w14:paraId="629DA3B2" w14:textId="77777777" w:rsidR="00551E0A" w:rsidRPr="00903DBA" w:rsidRDefault="00551E0A" w:rsidP="00551E0A">
      <w:pPr>
        <w:pStyle w:val="Code"/>
        <w:rPr>
          <w:highlight w:val="white"/>
        </w:rPr>
      </w:pPr>
      <w:r w:rsidRPr="00903DBA">
        <w:rPr>
          <w:highlight w:val="white"/>
        </w:rPr>
        <w:t xml:space="preserve">        }</w:t>
      </w:r>
    </w:p>
    <w:p w14:paraId="549DCA04" w14:textId="77777777" w:rsidR="00551E0A" w:rsidRPr="00903DBA" w:rsidRDefault="00551E0A" w:rsidP="00551E0A">
      <w:pPr>
        <w:pStyle w:val="Code"/>
        <w:rPr>
          <w:highlight w:val="white"/>
        </w:rPr>
      </w:pPr>
      <w:r w:rsidRPr="00903DBA">
        <w:rPr>
          <w:highlight w:val="white"/>
        </w:rPr>
        <w:t xml:space="preserve">        else {</w:t>
      </w:r>
    </w:p>
    <w:p w14:paraId="445BD9F0" w14:textId="77777777" w:rsidR="00551E0A" w:rsidRPr="00903DBA" w:rsidRDefault="00551E0A" w:rsidP="00551E0A">
      <w:pPr>
        <w:pStyle w:val="Code"/>
        <w:rPr>
          <w:highlight w:val="white"/>
        </w:rPr>
      </w:pPr>
      <w:r w:rsidRPr="00903DBA">
        <w:rPr>
          <w:highlight w:val="white"/>
        </w:rPr>
        <w:t xml:space="preserve">          textList.Add("section .text");</w:t>
      </w:r>
    </w:p>
    <w:p w14:paraId="12C4A7E7" w14:textId="77777777" w:rsidR="00551E0A" w:rsidRPr="00903DBA" w:rsidRDefault="00551E0A" w:rsidP="00551E0A">
      <w:pPr>
        <w:pStyle w:val="Code"/>
        <w:rPr>
          <w:highlight w:val="white"/>
        </w:rPr>
      </w:pPr>
      <w:r w:rsidRPr="00903DBA">
        <w:rPr>
          <w:highlight w:val="white"/>
        </w:rPr>
        <w:t xml:space="preserve">        }</w:t>
      </w:r>
    </w:p>
    <w:p w14:paraId="23C1B3A4" w14:textId="77777777" w:rsidR="00551E0A" w:rsidRPr="00903DBA" w:rsidRDefault="00551E0A" w:rsidP="00551E0A">
      <w:pPr>
        <w:pStyle w:val="Code"/>
        <w:rPr>
          <w:highlight w:val="white"/>
        </w:rPr>
      </w:pPr>
    </w:p>
    <w:p w14:paraId="72882506" w14:textId="53F2C6CE" w:rsidR="00E52658" w:rsidRPr="00903DBA" w:rsidRDefault="00E52658" w:rsidP="00E52658">
      <w:pPr>
        <w:pStyle w:val="Code"/>
        <w:rPr>
          <w:highlight w:val="white"/>
        </w:rPr>
      </w:pPr>
      <w:r w:rsidRPr="00903DBA">
        <w:rPr>
          <w:highlight w:val="white"/>
        </w:rPr>
        <w:t xml:space="preserve">        ISet&lt;string&gt; externSet = new HashSet&lt;string&gt;();</w:t>
      </w:r>
    </w:p>
    <w:p w14:paraId="240EF84B" w14:textId="77777777" w:rsidR="00BD0EB4" w:rsidRPr="00903DBA" w:rsidRDefault="00BD0EB4" w:rsidP="00BD0EB4">
      <w:pPr>
        <w:pStyle w:val="Code"/>
        <w:rPr>
          <w:highlight w:val="white"/>
        </w:rPr>
      </w:pPr>
      <w:r w:rsidRPr="00903DBA">
        <w:rPr>
          <w:highlight w:val="white"/>
        </w:rPr>
        <w:t xml:space="preserve">        AssemblyCodeGenerator.LinuxTextList(assemblyCodeList, textList,</w:t>
      </w:r>
    </w:p>
    <w:p w14:paraId="3172764B" w14:textId="5B69260F" w:rsidR="00BD0EB4" w:rsidRPr="00903DBA" w:rsidRDefault="00BD0EB4" w:rsidP="00BD0EB4">
      <w:pPr>
        <w:pStyle w:val="Code"/>
        <w:rPr>
          <w:highlight w:val="white"/>
        </w:rPr>
      </w:pPr>
      <w:r w:rsidRPr="00903DBA">
        <w:rPr>
          <w:highlight w:val="white"/>
        </w:rPr>
        <w:t xml:space="preserve">                                            externSet);</w:t>
      </w:r>
    </w:p>
    <w:p w14:paraId="67ECB678" w14:textId="56FAC2B3" w:rsidR="003131F9" w:rsidRPr="00903DBA" w:rsidRDefault="003131F9" w:rsidP="00AE0970">
      <w:pPr>
        <w:rPr>
          <w:highlight w:val="white"/>
        </w:rPr>
      </w:pPr>
      <w:r w:rsidRPr="00903DBA">
        <w:rPr>
          <w:highlight w:val="white"/>
        </w:rPr>
        <w:t xml:space="preserve">When the text list and access set has been generated, we </w:t>
      </w:r>
      <w:r w:rsidR="008E3410" w:rsidRPr="00903DBA">
        <w:rPr>
          <w:highlight w:val="white"/>
        </w:rPr>
        <w:t xml:space="preserve">create a static symbol that we add to </w:t>
      </w:r>
      <w:r w:rsidR="005C0B13" w:rsidRPr="00903DBA">
        <w:rPr>
          <w:highlight w:val="white"/>
        </w:rPr>
        <w:t>the global static set</w:t>
      </w:r>
      <w:r w:rsidR="008E3410" w:rsidRPr="00903DBA">
        <w:rPr>
          <w:highlight w:val="white"/>
        </w:rPr>
        <w:t xml:space="preserve">. In this way, </w:t>
      </w:r>
      <w:r w:rsidR="00C44B72" w:rsidRPr="00903DBA">
        <w:rPr>
          <w:highlight w:val="white"/>
        </w:rPr>
        <w:t>the assembly code text of the function will be added to final assembly file.</w:t>
      </w:r>
      <w:r w:rsidR="00712E3A" w:rsidRPr="00903DBA">
        <w:rPr>
          <w:highlight w:val="white"/>
        </w:rPr>
        <w:t xml:space="preserve"> The symbols of </w:t>
      </w:r>
      <w:r w:rsidR="005C0B13" w:rsidRPr="00903DBA">
        <w:rPr>
          <w:highlight w:val="white"/>
        </w:rPr>
        <w:t>the global static set</w:t>
      </w:r>
      <w:r w:rsidR="00712E3A" w:rsidRPr="00903DBA">
        <w:rPr>
          <w:highlight w:val="white"/>
        </w:rPr>
        <w:t xml:space="preserve"> </w:t>
      </w:r>
      <w:proofErr w:type="gramStart"/>
      <w:r w:rsidR="00712E3A" w:rsidRPr="00903DBA">
        <w:rPr>
          <w:highlight w:val="white"/>
        </w:rPr>
        <w:t>is</w:t>
      </w:r>
      <w:proofErr w:type="gramEnd"/>
      <w:r w:rsidR="00712E3A" w:rsidRPr="00903DBA">
        <w:rPr>
          <w:highlight w:val="white"/>
        </w:rPr>
        <w:t xml:space="preserve"> then handled by the Main method of Section </w:t>
      </w:r>
      <w:r w:rsidR="00712E3A" w:rsidRPr="00903DBA">
        <w:rPr>
          <w:highlight w:val="white"/>
        </w:rPr>
        <w:fldChar w:fldCharType="begin"/>
      </w:r>
      <w:r w:rsidR="00712E3A" w:rsidRPr="00903DBA">
        <w:rPr>
          <w:highlight w:val="white"/>
        </w:rPr>
        <w:instrText xml:space="preserve"> REF _Ref54199481 \r \h </w:instrText>
      </w:r>
      <w:r w:rsidR="00712E3A" w:rsidRPr="00903DBA">
        <w:rPr>
          <w:highlight w:val="white"/>
        </w:rPr>
      </w:r>
      <w:r w:rsidR="00712E3A" w:rsidRPr="00903DBA">
        <w:rPr>
          <w:highlight w:val="white"/>
        </w:rPr>
        <w:fldChar w:fldCharType="separate"/>
      </w:r>
      <w:r w:rsidR="005F7BC3" w:rsidRPr="00903DBA">
        <w:rPr>
          <w:highlight w:val="white"/>
        </w:rPr>
        <w:t>1.2</w:t>
      </w:r>
      <w:r w:rsidR="00712E3A" w:rsidRPr="00903DBA">
        <w:rPr>
          <w:highlight w:val="white"/>
        </w:rPr>
        <w:fldChar w:fldCharType="end"/>
      </w:r>
    </w:p>
    <w:p w14:paraId="67D390B5" w14:textId="77777777" w:rsidR="00D11F4E" w:rsidRPr="00903DBA" w:rsidRDefault="00E52658" w:rsidP="00E52658">
      <w:pPr>
        <w:pStyle w:val="Code"/>
        <w:rPr>
          <w:highlight w:val="white"/>
        </w:rPr>
      </w:pPr>
      <w:r w:rsidRPr="00903DBA">
        <w:rPr>
          <w:highlight w:val="white"/>
        </w:rPr>
        <w:t xml:space="preserve">        StaticSymbol staticSymbol =</w:t>
      </w:r>
    </w:p>
    <w:p w14:paraId="7647D663" w14:textId="25F1F7AC" w:rsidR="00D11F4E" w:rsidRPr="00903DBA" w:rsidRDefault="00D11F4E" w:rsidP="00E52658">
      <w:pPr>
        <w:pStyle w:val="Code"/>
        <w:rPr>
          <w:highlight w:val="white"/>
        </w:rPr>
      </w:pPr>
      <w:r w:rsidRPr="00903DBA">
        <w:rPr>
          <w:highlight w:val="white"/>
        </w:rPr>
        <w:t xml:space="preserve">          </w:t>
      </w:r>
      <w:r w:rsidR="00E52658" w:rsidRPr="00903DBA">
        <w:rPr>
          <w:highlight w:val="white"/>
        </w:rPr>
        <w:t>new StaticSymbolLinux(SymbolTable.CurrentFunction.UniqueName,</w:t>
      </w:r>
    </w:p>
    <w:p w14:paraId="0AE997B2" w14:textId="69D6342D" w:rsidR="00E52658" w:rsidRPr="00903DBA" w:rsidRDefault="00D11F4E" w:rsidP="00E52658">
      <w:pPr>
        <w:pStyle w:val="Code"/>
        <w:rPr>
          <w:highlight w:val="white"/>
        </w:rPr>
      </w:pPr>
      <w:r w:rsidRPr="00903DBA">
        <w:rPr>
          <w:highlight w:val="white"/>
        </w:rPr>
        <w:t xml:space="preserve">                               </w:t>
      </w:r>
      <w:r w:rsidR="00E52658" w:rsidRPr="00903DBA">
        <w:rPr>
          <w:highlight w:val="white"/>
        </w:rPr>
        <w:t xml:space="preserve"> textList, externSet);</w:t>
      </w:r>
    </w:p>
    <w:p w14:paraId="3E6D46D4" w14:textId="5E3FE6EB" w:rsidR="00E52658" w:rsidRPr="00903DBA" w:rsidRDefault="00E52658" w:rsidP="00E5265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01431194" w14:textId="3B46E068" w:rsidR="00E52658" w:rsidRPr="00903DBA" w:rsidRDefault="00E52658" w:rsidP="00E52658">
      <w:pPr>
        <w:pStyle w:val="Code"/>
        <w:rPr>
          <w:highlight w:val="white"/>
        </w:rPr>
      </w:pPr>
      <w:r w:rsidRPr="00903DBA">
        <w:rPr>
          <w:highlight w:val="white"/>
        </w:rPr>
        <w:t xml:space="preserve">      }</w:t>
      </w:r>
    </w:p>
    <w:p w14:paraId="12F5B7A0" w14:textId="77777777" w:rsidR="00CC565D" w:rsidRPr="00903DBA" w:rsidRDefault="00CC565D" w:rsidP="00CC565D">
      <w:pPr>
        <w:pStyle w:val="Code"/>
        <w:rPr>
          <w:highlight w:val="white"/>
        </w:rPr>
      </w:pPr>
    </w:p>
    <w:p w14:paraId="1873B4CA" w14:textId="77922932" w:rsidR="00CC565D" w:rsidRPr="00903DBA" w:rsidRDefault="00CC565D" w:rsidP="00CC565D">
      <w:pPr>
        <w:pStyle w:val="Code"/>
        <w:rPr>
          <w:highlight w:val="white"/>
        </w:rPr>
      </w:pPr>
      <w:r w:rsidRPr="00903DBA">
        <w:rPr>
          <w:highlight w:val="white"/>
        </w:rPr>
        <w:t xml:space="preserve">      if (Start.Windows) {</w:t>
      </w:r>
    </w:p>
    <w:p w14:paraId="3D436C95" w14:textId="296285F0" w:rsidR="00CC565D" w:rsidRPr="00903DBA" w:rsidRDefault="00CC565D" w:rsidP="00CC565D">
      <w:pPr>
        <w:pStyle w:val="Code"/>
        <w:rPr>
          <w:highlight w:val="white"/>
        </w:rPr>
      </w:pPr>
      <w:r w:rsidRPr="00903DBA">
        <w:rPr>
          <w:highlight w:val="white"/>
        </w:rPr>
        <w:t xml:space="preserve">        // ...</w:t>
      </w:r>
    </w:p>
    <w:p w14:paraId="20A814E8" w14:textId="77777777" w:rsidR="00CC565D" w:rsidRPr="00903DBA" w:rsidRDefault="00CC565D" w:rsidP="00CC565D">
      <w:pPr>
        <w:pStyle w:val="Code"/>
        <w:rPr>
          <w:highlight w:val="white"/>
        </w:rPr>
      </w:pPr>
      <w:r w:rsidRPr="00903DBA">
        <w:rPr>
          <w:highlight w:val="white"/>
        </w:rPr>
        <w:t xml:space="preserve">      }</w:t>
      </w:r>
    </w:p>
    <w:p w14:paraId="05061716" w14:textId="553738BD" w:rsidR="00E52658" w:rsidRPr="00903DBA" w:rsidRDefault="00B427A7" w:rsidP="00B427A7">
      <w:pPr>
        <w:rPr>
          <w:highlight w:val="white"/>
        </w:rPr>
      </w:pPr>
      <w:r w:rsidRPr="00903DBA">
        <w:rPr>
          <w:highlight w:val="white"/>
        </w:rPr>
        <w:t xml:space="preserve">Finally, we set the former symbol table, which is the </w:t>
      </w:r>
      <w:r w:rsidR="005815A0" w:rsidRPr="00903DBA">
        <w:rPr>
          <w:highlight w:val="white"/>
        </w:rPr>
        <w:t>parent</w:t>
      </w:r>
      <w:r w:rsidRPr="00903DBA">
        <w:rPr>
          <w:highlight w:val="white"/>
        </w:rPr>
        <w:t xml:space="preserve"> table of this function’s table, to be the current table. We also set the current function to null</w:t>
      </w:r>
      <w:r w:rsidR="00EC11A3" w:rsidRPr="00903DBA">
        <w:rPr>
          <w:highlight w:val="white"/>
        </w:rPr>
        <w:t xml:space="preserve">, which strictly speaking in not necessary. However, it is logical to set it to null when the parser </w:t>
      </w:r>
      <w:r w:rsidR="00C05560" w:rsidRPr="00903DBA">
        <w:rPr>
          <w:highlight w:val="white"/>
        </w:rPr>
        <w:t>does</w:t>
      </w:r>
      <w:r w:rsidR="00EC11A3" w:rsidRPr="00903DBA">
        <w:rPr>
          <w:highlight w:val="white"/>
        </w:rPr>
        <w:t xml:space="preserve"> not parse the code of a function.</w:t>
      </w:r>
    </w:p>
    <w:p w14:paraId="55B062EF" w14:textId="77777777" w:rsidR="00E52658" w:rsidRPr="00903DBA" w:rsidRDefault="00E52658" w:rsidP="00E52658">
      <w:pPr>
        <w:pStyle w:val="Code"/>
        <w:rPr>
          <w:highlight w:val="white"/>
        </w:rPr>
      </w:pPr>
      <w:r w:rsidRPr="00903DBA">
        <w:rPr>
          <w:highlight w:val="white"/>
        </w:rPr>
        <w:t xml:space="preserve">      SymbolTable.CurrentTable = SymbolTable.CurrentTable.ParentTable;</w:t>
      </w:r>
    </w:p>
    <w:p w14:paraId="6AD05C25" w14:textId="77777777" w:rsidR="00E52658" w:rsidRPr="00903DBA" w:rsidRDefault="00E52658" w:rsidP="00E52658">
      <w:pPr>
        <w:pStyle w:val="Code"/>
        <w:rPr>
          <w:highlight w:val="white"/>
        </w:rPr>
      </w:pPr>
      <w:r w:rsidRPr="00903DBA">
        <w:rPr>
          <w:highlight w:val="white"/>
        </w:rPr>
        <w:t xml:space="preserve">      SymbolTable.CurrentFunction = null;</w:t>
      </w:r>
    </w:p>
    <w:p w14:paraId="4EEB2CAD" w14:textId="0493ED74" w:rsidR="00E52658" w:rsidRPr="00903DBA" w:rsidRDefault="00E52658" w:rsidP="00AB5F77">
      <w:pPr>
        <w:pStyle w:val="Code"/>
        <w:rPr>
          <w:highlight w:val="white"/>
        </w:rPr>
      </w:pPr>
      <w:r w:rsidRPr="00903DBA">
        <w:rPr>
          <w:highlight w:val="white"/>
        </w:rPr>
        <w:t xml:space="preserve">    }</w:t>
      </w:r>
    </w:p>
    <w:p w14:paraId="428D300B" w14:textId="1DA2C66D" w:rsidR="004A4436" w:rsidRPr="00903DBA" w:rsidRDefault="001D3CF6" w:rsidP="004A4436">
      <w:pPr>
        <w:pStyle w:val="Rubrik3"/>
        <w:rPr>
          <w:highlight w:val="white"/>
        </w:rPr>
      </w:pPr>
      <w:bookmarkStart w:id="37" w:name="_Toc57655990"/>
      <w:r w:rsidRPr="00903DBA">
        <w:rPr>
          <w:highlight w:val="white"/>
        </w:rPr>
        <w:t>Specifier</w:t>
      </w:r>
      <w:r w:rsidR="0095481A" w:rsidRPr="00903DBA">
        <w:rPr>
          <w:highlight w:val="white"/>
        </w:rPr>
        <w:t xml:space="preserve"> List</w:t>
      </w:r>
      <w:bookmarkEnd w:id="37"/>
    </w:p>
    <w:p w14:paraId="3A092361" w14:textId="3572E40A" w:rsidR="00753E01" w:rsidRPr="00903DBA" w:rsidRDefault="00753E01" w:rsidP="001D4FEE">
      <w:pPr>
        <w:rPr>
          <w:highlight w:val="white"/>
        </w:rPr>
      </w:pPr>
      <w:r w:rsidRPr="00903DBA">
        <w:rPr>
          <w:highlight w:val="white"/>
        </w:rPr>
        <w:t>A declaration is mad</w:t>
      </w:r>
      <w:r w:rsidR="007301A2" w:rsidRPr="00903DBA">
        <w:rPr>
          <w:highlight w:val="white"/>
        </w:rPr>
        <w:t>e</w:t>
      </w:r>
      <w:r w:rsidRPr="00903DBA">
        <w:rPr>
          <w:highlight w:val="white"/>
        </w:rPr>
        <w:t xml:space="preserve"> </w:t>
      </w:r>
      <w:r w:rsidR="0049547A" w:rsidRPr="00903DBA">
        <w:rPr>
          <w:highlight w:val="white"/>
        </w:rPr>
        <w:t xml:space="preserve">up </w:t>
      </w:r>
      <w:r w:rsidRPr="00903DBA">
        <w:rPr>
          <w:highlight w:val="white"/>
        </w:rPr>
        <w:t xml:space="preserve">by </w:t>
      </w:r>
      <w:r w:rsidR="00F51C09" w:rsidRPr="00903DBA">
        <w:rPr>
          <w:highlight w:val="white"/>
        </w:rPr>
        <w:t xml:space="preserve">a declaration specifier list, an optional </w:t>
      </w:r>
      <w:r w:rsidR="001D4FEE" w:rsidRPr="00903DBA">
        <w:rPr>
          <w:highlight w:val="white"/>
        </w:rPr>
        <w:t>declarator</w:t>
      </w:r>
      <w:r w:rsidR="00F51C09" w:rsidRPr="00903DBA">
        <w:rPr>
          <w:highlight w:val="white"/>
        </w:rPr>
        <w:t xml:space="preserve"> list, and a semicolon.</w:t>
      </w:r>
      <w:r w:rsidR="00B51246" w:rsidRPr="00903DBA">
        <w:rPr>
          <w:highlight w:val="white"/>
        </w:rPr>
        <w:t xml:space="preserve"> For instance, in the following </w:t>
      </w:r>
      <w:r w:rsidR="00E6258A" w:rsidRPr="00903DBA">
        <w:rPr>
          <w:highlight w:val="white"/>
        </w:rPr>
        <w:t>declaration</w:t>
      </w:r>
      <w:r w:rsidR="000207E8" w:rsidRPr="00903DBA">
        <w:rPr>
          <w:highlight w:val="white"/>
        </w:rPr>
        <w:t xml:space="preserve">, </w:t>
      </w:r>
      <w:r w:rsidR="00B51246" w:rsidRPr="00903DBA">
        <w:rPr>
          <w:rStyle w:val="KeyWord0"/>
          <w:highlight w:val="white"/>
        </w:rPr>
        <w:t>static long int</w:t>
      </w:r>
      <w:r w:rsidR="00B51246" w:rsidRPr="00903DBA">
        <w:rPr>
          <w:highlight w:val="white"/>
        </w:rPr>
        <w:t xml:space="preserve"> </w:t>
      </w:r>
      <w:r w:rsidR="000207E8" w:rsidRPr="00903DBA">
        <w:rPr>
          <w:highlight w:val="white"/>
        </w:rPr>
        <w:t xml:space="preserve">is </w:t>
      </w:r>
      <w:r w:rsidR="00B51246" w:rsidRPr="00903DBA">
        <w:rPr>
          <w:highlight w:val="white"/>
        </w:rPr>
        <w:t xml:space="preserve">the specifier list while </w:t>
      </w:r>
      <w:r w:rsidR="00B51246" w:rsidRPr="00903DBA">
        <w:rPr>
          <w:rStyle w:val="KeyWord0"/>
          <w:highlight w:val="white"/>
        </w:rPr>
        <w:t>*p</w:t>
      </w:r>
      <w:r w:rsidR="00B51246" w:rsidRPr="00903DBA">
        <w:rPr>
          <w:highlight w:val="white"/>
        </w:rPr>
        <w:t xml:space="preserve">, and </w:t>
      </w:r>
      <w:r w:rsidR="00B51246" w:rsidRPr="00903DBA">
        <w:rPr>
          <w:rStyle w:val="KeyWord0"/>
          <w:highlight w:val="white"/>
        </w:rPr>
        <w:t>a[3]</w:t>
      </w:r>
      <w:r w:rsidR="00B51246" w:rsidRPr="00903DBA">
        <w:rPr>
          <w:highlight w:val="white"/>
        </w:rPr>
        <w:t xml:space="preserve"> are </w:t>
      </w:r>
      <w:r w:rsidR="00AB7DF5" w:rsidRPr="00903DBA">
        <w:rPr>
          <w:highlight w:val="white"/>
        </w:rPr>
        <w:t>declarator</w:t>
      </w:r>
      <w:r w:rsidR="007B5859" w:rsidRPr="00903DBA">
        <w:rPr>
          <w:highlight w:val="white"/>
        </w:rPr>
        <w:t>s</w:t>
      </w:r>
      <w:r w:rsidR="00B51246" w:rsidRPr="00903DBA">
        <w:rPr>
          <w:highlight w:val="white"/>
        </w:rPr>
        <w:t>.</w:t>
      </w:r>
    </w:p>
    <w:p w14:paraId="55CC9D60" w14:textId="5A7B57B4" w:rsidR="00B51246" w:rsidRPr="00903DBA" w:rsidRDefault="00B51246" w:rsidP="00B51246">
      <w:pPr>
        <w:pStyle w:val="Code"/>
        <w:rPr>
          <w:highlight w:val="white"/>
        </w:rPr>
      </w:pPr>
      <w:r w:rsidRPr="00903DBA">
        <w:rPr>
          <w:highlight w:val="white"/>
        </w:rPr>
        <w:t>static long int *p, a[3];</w:t>
      </w:r>
    </w:p>
    <w:p w14:paraId="48E06EFB" w14:textId="5C8A28EA" w:rsidR="00833621" w:rsidRPr="00903DBA" w:rsidRDefault="00833621" w:rsidP="001D4FEE">
      <w:pPr>
        <w:rPr>
          <w:highlight w:val="white"/>
        </w:rPr>
      </w:pPr>
      <w:r w:rsidRPr="00903DBA">
        <w:rPr>
          <w:highlight w:val="white"/>
        </w:rPr>
        <w:t xml:space="preserve">There is possible to define a declaration without a </w:t>
      </w:r>
      <w:r w:rsidR="001D4FEE" w:rsidRPr="00903DBA">
        <w:rPr>
          <w:highlight w:val="white"/>
        </w:rPr>
        <w:t>declarator</w:t>
      </w:r>
      <w:r w:rsidRPr="00903DBA">
        <w:rPr>
          <w:highlight w:val="white"/>
        </w:rPr>
        <w:t xml:space="preserve"> list. This feature is useful when declare a name</w:t>
      </w:r>
      <w:r w:rsidR="00394D18" w:rsidRPr="00903DBA">
        <w:rPr>
          <w:highlight w:val="white"/>
        </w:rPr>
        <w:t>d</w:t>
      </w:r>
      <w:r w:rsidRPr="00903DBA">
        <w:rPr>
          <w:highlight w:val="white"/>
        </w:rPr>
        <w:t xml:space="preserve"> struct or union:</w:t>
      </w:r>
    </w:p>
    <w:p w14:paraId="4A98BCD6" w14:textId="473B8752" w:rsidR="00833621" w:rsidRPr="00903DBA" w:rsidRDefault="00833621" w:rsidP="00833621">
      <w:pPr>
        <w:pStyle w:val="Code"/>
        <w:rPr>
          <w:highlight w:val="white"/>
        </w:rPr>
      </w:pPr>
      <w:r w:rsidRPr="00903DBA">
        <w:rPr>
          <w:highlight w:val="white"/>
        </w:rPr>
        <w:t>struct _s {int i};</w:t>
      </w:r>
    </w:p>
    <w:p w14:paraId="51C341CF" w14:textId="02D39D0C" w:rsidR="00833621" w:rsidRPr="00903DBA" w:rsidRDefault="00833621" w:rsidP="00833621">
      <w:pPr>
        <w:rPr>
          <w:highlight w:val="white"/>
        </w:rPr>
      </w:pPr>
      <w:r w:rsidRPr="00903DBA">
        <w:rPr>
          <w:highlight w:val="white"/>
        </w:rPr>
        <w:t>However, this feature makes it also possible to declare unnamed specifier</w:t>
      </w:r>
      <w:r w:rsidR="00D85920" w:rsidRPr="00903DBA">
        <w:rPr>
          <w:highlight w:val="white"/>
        </w:rPr>
        <w:t xml:space="preserve"> lists. The following</w:t>
      </w:r>
      <w:r w:rsidR="0031270E" w:rsidRPr="00903DBA">
        <w:rPr>
          <w:highlight w:val="white"/>
        </w:rPr>
        <w:t xml:space="preserve"> declaration are</w:t>
      </w:r>
      <w:r w:rsidR="00D85920" w:rsidRPr="00903DBA">
        <w:rPr>
          <w:highlight w:val="white"/>
        </w:rPr>
        <w:t xml:space="preserve"> </w:t>
      </w:r>
      <w:r w:rsidR="0031270E" w:rsidRPr="00903DBA">
        <w:rPr>
          <w:highlight w:val="white"/>
        </w:rPr>
        <w:t xml:space="preserve">syntactically correct but without </w:t>
      </w:r>
      <w:r w:rsidR="00D741C1" w:rsidRPr="00903DBA">
        <w:rPr>
          <w:highlight w:val="white"/>
        </w:rPr>
        <w:t>meaning</w:t>
      </w:r>
      <w:r w:rsidR="00CB29B2" w:rsidRPr="00903DBA">
        <w:rPr>
          <w:highlight w:val="white"/>
        </w:rPr>
        <w:t xml:space="preserve">, they will </w:t>
      </w:r>
      <w:r w:rsidR="003F664D" w:rsidRPr="00903DBA">
        <w:rPr>
          <w:highlight w:val="white"/>
        </w:rPr>
        <w:t>result in no generated code.</w:t>
      </w:r>
    </w:p>
    <w:p w14:paraId="62C5FD42" w14:textId="3DEFE08C" w:rsidR="0031270E" w:rsidRPr="00903DBA" w:rsidRDefault="0031270E" w:rsidP="0031270E">
      <w:pPr>
        <w:pStyle w:val="Code"/>
        <w:rPr>
          <w:highlight w:val="white"/>
        </w:rPr>
      </w:pPr>
      <w:r w:rsidRPr="00903DBA">
        <w:rPr>
          <w:highlight w:val="white"/>
        </w:rPr>
        <w:t>unsigned short int;</w:t>
      </w:r>
    </w:p>
    <w:p w14:paraId="6FCD1E92" w14:textId="6403C10A" w:rsidR="0031270E" w:rsidRPr="00903DBA" w:rsidRDefault="0031270E" w:rsidP="0031270E">
      <w:pPr>
        <w:pStyle w:val="Code"/>
        <w:rPr>
          <w:highlight w:val="white"/>
        </w:rPr>
      </w:pPr>
      <w:r w:rsidRPr="00903DBA">
        <w:rPr>
          <w:highlight w:val="white"/>
        </w:rPr>
        <w:t>un</w:t>
      </w:r>
      <w:r w:rsidR="009C6AA8" w:rsidRPr="00903DBA">
        <w:rPr>
          <w:highlight w:val="white"/>
        </w:rPr>
        <w:t>ion {short s;}</w:t>
      </w:r>
    </w:p>
    <w:p w14:paraId="3D8607DB" w14:textId="75A861D8" w:rsidR="009C6AA8" w:rsidRPr="00903DBA" w:rsidRDefault="009C6AA8" w:rsidP="009C6AA8">
      <w:pPr>
        <w:rPr>
          <w:highlight w:val="white"/>
        </w:rPr>
      </w:pPr>
      <w:r w:rsidRPr="00903DBA">
        <w:rPr>
          <w:highlight w:val="white"/>
        </w:rPr>
        <w:t>However, the following declaration has meaning since the enumeration values can be used.</w:t>
      </w:r>
    </w:p>
    <w:p w14:paraId="22845876" w14:textId="340CB286" w:rsidR="009C6AA8" w:rsidRPr="00903DBA" w:rsidRDefault="009C6AA8" w:rsidP="009C6AA8">
      <w:pPr>
        <w:pStyle w:val="Code"/>
        <w:rPr>
          <w:highlight w:val="white"/>
        </w:rPr>
      </w:pPr>
      <w:r w:rsidRPr="00903DBA">
        <w:rPr>
          <w:highlight w:val="white"/>
        </w:rPr>
        <w:t>enum {ZERO = 0, ONE = 1, TEN = 10};</w:t>
      </w:r>
    </w:p>
    <w:p w14:paraId="3B781FF8" w14:textId="4BCD8BEF" w:rsidR="00E47475" w:rsidRPr="00903DBA" w:rsidRDefault="00753E01" w:rsidP="00753E01">
      <w:pPr>
        <w:pStyle w:val="CodeHeader"/>
        <w:rPr>
          <w:highlight w:val="white"/>
        </w:rPr>
      </w:pPr>
      <w:proofErr w:type="spellStart"/>
      <w:r w:rsidRPr="00903DBA">
        <w:rPr>
          <w:highlight w:val="white"/>
        </w:rPr>
        <w:t>MainParser.gppg</w:t>
      </w:r>
      <w:proofErr w:type="spellEnd"/>
    </w:p>
    <w:p w14:paraId="0BF876EE" w14:textId="77777777" w:rsidR="00753E01" w:rsidRPr="00903DBA" w:rsidRDefault="00753E01" w:rsidP="00753E01">
      <w:pPr>
        <w:pStyle w:val="Code"/>
        <w:rPr>
          <w:highlight w:val="white"/>
        </w:rPr>
      </w:pPr>
      <w:r w:rsidRPr="00903DBA">
        <w:rPr>
          <w:highlight w:val="white"/>
        </w:rPr>
        <w:t>declaration:</w:t>
      </w:r>
    </w:p>
    <w:p w14:paraId="55F734F8" w14:textId="77777777" w:rsidR="00753E01" w:rsidRPr="00903DBA" w:rsidRDefault="00753E01" w:rsidP="00753E01">
      <w:pPr>
        <w:pStyle w:val="Code"/>
        <w:rPr>
          <w:highlight w:val="white"/>
        </w:rPr>
      </w:pPr>
      <w:r w:rsidRPr="00903DBA">
        <w:rPr>
          <w:highlight w:val="white"/>
        </w:rPr>
        <w:t xml:space="preserve">    declaration_specifier_list SEMICOLON {</w:t>
      </w:r>
    </w:p>
    <w:p w14:paraId="07B7E3E4" w14:textId="4E7DEA24" w:rsidR="00753E01" w:rsidRPr="00903DBA" w:rsidRDefault="00753E01" w:rsidP="00753E01">
      <w:pPr>
        <w:pStyle w:val="Code"/>
        <w:rPr>
          <w:highlight w:val="white"/>
        </w:rPr>
      </w:pPr>
      <w:r w:rsidRPr="00903DBA">
        <w:rPr>
          <w:highlight w:val="white"/>
        </w:rPr>
        <w:lastRenderedPageBreak/>
        <w:t xml:space="preserve">      SpecifierStack.Push(</w:t>
      </w:r>
      <w:r w:rsidR="009E430B" w:rsidRPr="00903DBA">
        <w:rPr>
          <w:highlight w:val="white"/>
        </w:rPr>
        <w:t>Specifier.SpecifierList($1)</w:t>
      </w:r>
      <w:r w:rsidRPr="00903DBA">
        <w:rPr>
          <w:highlight w:val="white"/>
        </w:rPr>
        <w:t>);</w:t>
      </w:r>
    </w:p>
    <w:p w14:paraId="34AE547B" w14:textId="77777777" w:rsidR="00753E01" w:rsidRPr="00903DBA" w:rsidRDefault="00753E01" w:rsidP="00753E01">
      <w:pPr>
        <w:pStyle w:val="Code"/>
        <w:rPr>
          <w:highlight w:val="white"/>
        </w:rPr>
      </w:pPr>
      <w:r w:rsidRPr="00903DBA">
        <w:rPr>
          <w:highlight w:val="white"/>
        </w:rPr>
        <w:t xml:space="preserve">      $$ = new List&lt;MiddleCode&gt;();</w:t>
      </w:r>
    </w:p>
    <w:p w14:paraId="1EEBC46F" w14:textId="77777777" w:rsidR="00753E01" w:rsidRPr="00903DBA" w:rsidRDefault="00753E01" w:rsidP="00753E01">
      <w:pPr>
        <w:pStyle w:val="Code"/>
        <w:rPr>
          <w:highlight w:val="white"/>
        </w:rPr>
      </w:pPr>
      <w:r w:rsidRPr="00903DBA">
        <w:rPr>
          <w:highlight w:val="white"/>
        </w:rPr>
        <w:t xml:space="preserve">    }</w:t>
      </w:r>
    </w:p>
    <w:p w14:paraId="55DB9051" w14:textId="7687C1A0" w:rsidR="00753E01" w:rsidRPr="00903DBA" w:rsidRDefault="00753E01" w:rsidP="00753E01">
      <w:pPr>
        <w:pStyle w:val="Code"/>
        <w:rPr>
          <w:highlight w:val="white"/>
        </w:rPr>
      </w:pPr>
      <w:r w:rsidRPr="00903DBA">
        <w:rPr>
          <w:highlight w:val="white"/>
        </w:rPr>
        <w:t xml:space="preserve">  | declaration_specifier_list_x </w:t>
      </w:r>
      <w:r w:rsidR="00B473E1" w:rsidRPr="00903DBA">
        <w:rPr>
          <w:highlight w:val="white"/>
        </w:rPr>
        <w:t>declarator_list</w:t>
      </w:r>
      <w:r w:rsidRPr="00903DBA">
        <w:rPr>
          <w:highlight w:val="white"/>
        </w:rPr>
        <w:t xml:space="preserve"> SEMICOLON {</w:t>
      </w:r>
    </w:p>
    <w:p w14:paraId="633C63E4" w14:textId="77777777" w:rsidR="00753E01" w:rsidRPr="00903DBA" w:rsidRDefault="00753E01" w:rsidP="00753E01">
      <w:pPr>
        <w:pStyle w:val="Code"/>
        <w:rPr>
          <w:highlight w:val="white"/>
        </w:rPr>
      </w:pPr>
      <w:r w:rsidRPr="00903DBA">
        <w:rPr>
          <w:highlight w:val="white"/>
        </w:rPr>
        <w:t xml:space="preserve">      SpecifierStack.Pop();</w:t>
      </w:r>
    </w:p>
    <w:p w14:paraId="1ED11452" w14:textId="77777777" w:rsidR="00753E01" w:rsidRPr="00903DBA" w:rsidRDefault="00753E01" w:rsidP="00753E01">
      <w:pPr>
        <w:pStyle w:val="Code"/>
        <w:rPr>
          <w:highlight w:val="white"/>
        </w:rPr>
      </w:pPr>
      <w:r w:rsidRPr="00903DBA">
        <w:rPr>
          <w:highlight w:val="white"/>
        </w:rPr>
        <w:t xml:space="preserve">      $$ = $2;</w:t>
      </w:r>
    </w:p>
    <w:p w14:paraId="5605563E" w14:textId="77777777" w:rsidR="00753E01" w:rsidRPr="00903DBA" w:rsidRDefault="00753E01" w:rsidP="00753E01">
      <w:pPr>
        <w:pStyle w:val="Code"/>
        <w:rPr>
          <w:highlight w:val="white"/>
        </w:rPr>
      </w:pPr>
      <w:r w:rsidRPr="00903DBA">
        <w:rPr>
          <w:highlight w:val="white"/>
        </w:rPr>
        <w:t xml:space="preserve">    };</w:t>
      </w:r>
    </w:p>
    <w:p w14:paraId="25CA7B2A" w14:textId="77777777" w:rsidR="00753E01" w:rsidRPr="00903DBA" w:rsidRDefault="00753E01" w:rsidP="00753E01">
      <w:pPr>
        <w:pStyle w:val="Code"/>
        <w:rPr>
          <w:highlight w:val="white"/>
        </w:rPr>
      </w:pPr>
    </w:p>
    <w:p w14:paraId="63E3D0A6" w14:textId="77777777" w:rsidR="00753E01" w:rsidRPr="00903DBA" w:rsidRDefault="00753E01" w:rsidP="00753E01">
      <w:pPr>
        <w:pStyle w:val="Code"/>
        <w:rPr>
          <w:highlight w:val="white"/>
        </w:rPr>
      </w:pPr>
      <w:r w:rsidRPr="00903DBA">
        <w:rPr>
          <w:highlight w:val="white"/>
        </w:rPr>
        <w:t>optional_declaration_specifier_list_x:</w:t>
      </w:r>
    </w:p>
    <w:p w14:paraId="35C85AB4" w14:textId="77777777" w:rsidR="00753E01" w:rsidRPr="00903DBA" w:rsidRDefault="00753E01" w:rsidP="00753E01">
      <w:pPr>
        <w:pStyle w:val="Code"/>
        <w:rPr>
          <w:highlight w:val="white"/>
        </w:rPr>
      </w:pPr>
      <w:r w:rsidRPr="00903DBA">
        <w:rPr>
          <w:highlight w:val="white"/>
        </w:rPr>
        <w:t xml:space="preserve">    /* empty */</w:t>
      </w:r>
    </w:p>
    <w:p w14:paraId="624C8288" w14:textId="77777777" w:rsidR="00753E01" w:rsidRPr="00903DBA" w:rsidRDefault="00753E01" w:rsidP="00753E01">
      <w:pPr>
        <w:pStyle w:val="Code"/>
        <w:rPr>
          <w:highlight w:val="white"/>
        </w:rPr>
      </w:pPr>
      <w:r w:rsidRPr="00903DBA">
        <w:rPr>
          <w:highlight w:val="white"/>
        </w:rPr>
        <w:t xml:space="preserve">  | declaration_specifier_list_x;</w:t>
      </w:r>
    </w:p>
    <w:p w14:paraId="2C387EC3" w14:textId="77777777" w:rsidR="00753E01" w:rsidRPr="00903DBA" w:rsidRDefault="00753E01" w:rsidP="00753E01">
      <w:pPr>
        <w:pStyle w:val="Code"/>
        <w:rPr>
          <w:highlight w:val="white"/>
        </w:rPr>
      </w:pPr>
    </w:p>
    <w:p w14:paraId="0E63D323" w14:textId="77777777" w:rsidR="00753E01" w:rsidRPr="00903DBA" w:rsidRDefault="00753E01" w:rsidP="00753E01">
      <w:pPr>
        <w:pStyle w:val="Code"/>
        <w:rPr>
          <w:highlight w:val="white"/>
        </w:rPr>
      </w:pPr>
      <w:r w:rsidRPr="00903DBA">
        <w:rPr>
          <w:highlight w:val="white"/>
        </w:rPr>
        <w:t>declaration_specifier_list_x:</w:t>
      </w:r>
    </w:p>
    <w:p w14:paraId="26A7A674" w14:textId="77777777" w:rsidR="00753E01" w:rsidRPr="00903DBA" w:rsidRDefault="00753E01" w:rsidP="00753E01">
      <w:pPr>
        <w:pStyle w:val="Code"/>
        <w:rPr>
          <w:highlight w:val="white"/>
        </w:rPr>
      </w:pPr>
      <w:r w:rsidRPr="00903DBA">
        <w:rPr>
          <w:highlight w:val="white"/>
        </w:rPr>
        <w:t xml:space="preserve">  declaration_specifier_list {</w:t>
      </w:r>
    </w:p>
    <w:p w14:paraId="08A98796" w14:textId="5266EBC2" w:rsidR="00753E01" w:rsidRPr="00903DBA" w:rsidRDefault="00753E01" w:rsidP="00753E01">
      <w:pPr>
        <w:pStyle w:val="Code"/>
        <w:rPr>
          <w:highlight w:val="white"/>
        </w:rPr>
      </w:pPr>
      <w:r w:rsidRPr="00903DBA">
        <w:rPr>
          <w:highlight w:val="white"/>
        </w:rPr>
        <w:t xml:space="preserve">    SpecifierStack.Push(</w:t>
      </w:r>
      <w:r w:rsidR="009E430B" w:rsidRPr="00903DBA">
        <w:rPr>
          <w:highlight w:val="white"/>
        </w:rPr>
        <w:t>Specifier.SpecifierList($1)</w:t>
      </w:r>
      <w:r w:rsidRPr="00903DBA">
        <w:rPr>
          <w:highlight w:val="white"/>
        </w:rPr>
        <w:t>);</w:t>
      </w:r>
    </w:p>
    <w:p w14:paraId="6AC337FE" w14:textId="77777777" w:rsidR="00753E01" w:rsidRPr="00903DBA" w:rsidRDefault="00753E01" w:rsidP="00753E01">
      <w:pPr>
        <w:pStyle w:val="Code"/>
        <w:rPr>
          <w:highlight w:val="white"/>
        </w:rPr>
      </w:pPr>
      <w:r w:rsidRPr="00903DBA">
        <w:rPr>
          <w:highlight w:val="white"/>
        </w:rPr>
        <w:t xml:space="preserve">  };</w:t>
      </w:r>
    </w:p>
    <w:p w14:paraId="5E47F572" w14:textId="030817D9" w:rsidR="00753E01" w:rsidRPr="00903DBA" w:rsidRDefault="008C24FE" w:rsidP="003A16BC">
      <w:pPr>
        <w:rPr>
          <w:highlight w:val="white"/>
        </w:rPr>
      </w:pPr>
      <w:r w:rsidRPr="00903DBA">
        <w:rPr>
          <w:highlight w:val="white"/>
        </w:rPr>
        <w:t xml:space="preserve">A declaration specifier list is made up by one or </w:t>
      </w:r>
      <w:r w:rsidR="00914264" w:rsidRPr="00903DBA">
        <w:rPr>
          <w:highlight w:val="white"/>
        </w:rPr>
        <w:t xml:space="preserve">more </w:t>
      </w:r>
      <w:r w:rsidR="00C73BF4" w:rsidRPr="00903DBA">
        <w:rPr>
          <w:highlight w:val="white"/>
        </w:rPr>
        <w:t>declaration specifiers</w:t>
      </w:r>
      <w:r w:rsidR="0017524D" w:rsidRPr="00903DBA">
        <w:rPr>
          <w:highlight w:val="white"/>
        </w:rPr>
        <w:t>, which are stored in a list.</w:t>
      </w:r>
    </w:p>
    <w:p w14:paraId="099FFF05" w14:textId="77777777" w:rsidR="00753E01" w:rsidRPr="00903DBA" w:rsidRDefault="00753E01" w:rsidP="00753E01">
      <w:pPr>
        <w:pStyle w:val="Code"/>
        <w:rPr>
          <w:highlight w:val="white"/>
        </w:rPr>
      </w:pPr>
      <w:r w:rsidRPr="00903DBA">
        <w:rPr>
          <w:highlight w:val="white"/>
        </w:rPr>
        <w:t>declaration_specifier_list:</w:t>
      </w:r>
    </w:p>
    <w:p w14:paraId="5A0705CF" w14:textId="77777777" w:rsidR="00753E01" w:rsidRPr="00903DBA" w:rsidRDefault="00753E01" w:rsidP="00753E01">
      <w:pPr>
        <w:pStyle w:val="Code"/>
        <w:rPr>
          <w:highlight w:val="white"/>
        </w:rPr>
      </w:pPr>
      <w:r w:rsidRPr="00903DBA">
        <w:rPr>
          <w:highlight w:val="white"/>
        </w:rPr>
        <w:t xml:space="preserve">    declaration_specifier {</w:t>
      </w:r>
    </w:p>
    <w:p w14:paraId="74D6E859" w14:textId="77777777" w:rsidR="00E502E2" w:rsidRPr="00903DBA" w:rsidRDefault="00E502E2" w:rsidP="00E502E2">
      <w:pPr>
        <w:pStyle w:val="Code"/>
        <w:rPr>
          <w:highlight w:val="white"/>
        </w:rPr>
      </w:pPr>
      <w:r w:rsidRPr="00903DBA">
        <w:rPr>
          <w:highlight w:val="white"/>
        </w:rPr>
        <w:t xml:space="preserve">      $$ = new List&lt;object&gt;();</w:t>
      </w:r>
    </w:p>
    <w:p w14:paraId="739C983D" w14:textId="77777777" w:rsidR="00E502E2" w:rsidRPr="00903DBA" w:rsidRDefault="00E502E2" w:rsidP="00E502E2">
      <w:pPr>
        <w:pStyle w:val="Code"/>
        <w:rPr>
          <w:highlight w:val="white"/>
        </w:rPr>
      </w:pPr>
      <w:r w:rsidRPr="00903DBA">
        <w:rPr>
          <w:highlight w:val="white"/>
        </w:rPr>
        <w:t xml:space="preserve">      $$.Add($1);</w:t>
      </w:r>
    </w:p>
    <w:p w14:paraId="3EBC99C0" w14:textId="77777777" w:rsidR="00753E01" w:rsidRPr="00903DBA" w:rsidRDefault="00753E01" w:rsidP="00753E01">
      <w:pPr>
        <w:pStyle w:val="Code"/>
        <w:rPr>
          <w:highlight w:val="white"/>
        </w:rPr>
      </w:pPr>
      <w:r w:rsidRPr="00903DBA">
        <w:rPr>
          <w:highlight w:val="white"/>
        </w:rPr>
        <w:t xml:space="preserve">    }</w:t>
      </w:r>
    </w:p>
    <w:p w14:paraId="64632D05" w14:textId="77777777" w:rsidR="00753E01" w:rsidRPr="00903DBA" w:rsidRDefault="00753E01" w:rsidP="00E502E2">
      <w:pPr>
        <w:pStyle w:val="Code"/>
        <w:rPr>
          <w:highlight w:val="white"/>
        </w:rPr>
      </w:pPr>
      <w:r w:rsidRPr="00903DBA">
        <w:rPr>
          <w:highlight w:val="white"/>
        </w:rPr>
        <w:t xml:space="preserve">  | declaration_specifier declaration_specifier_list {</w:t>
      </w:r>
    </w:p>
    <w:p w14:paraId="3C44A045" w14:textId="77777777" w:rsidR="00E502E2" w:rsidRPr="00903DBA" w:rsidRDefault="00E502E2" w:rsidP="00E502E2">
      <w:pPr>
        <w:pStyle w:val="Code"/>
        <w:rPr>
          <w:highlight w:val="white"/>
        </w:rPr>
      </w:pPr>
      <w:r w:rsidRPr="00903DBA">
        <w:rPr>
          <w:highlight w:val="white"/>
        </w:rPr>
        <w:t xml:space="preserve">      $2.Add($1);</w:t>
      </w:r>
    </w:p>
    <w:p w14:paraId="2FC55939" w14:textId="77777777" w:rsidR="00E502E2" w:rsidRPr="00903DBA" w:rsidRDefault="00E502E2" w:rsidP="00E502E2">
      <w:pPr>
        <w:pStyle w:val="Code"/>
        <w:rPr>
          <w:highlight w:val="white"/>
        </w:rPr>
      </w:pPr>
      <w:r w:rsidRPr="00903DBA">
        <w:rPr>
          <w:highlight w:val="white"/>
        </w:rPr>
        <w:t xml:space="preserve">      $$ = $2;</w:t>
      </w:r>
    </w:p>
    <w:p w14:paraId="686606B4" w14:textId="77777777" w:rsidR="00753E01" w:rsidRPr="00903DBA" w:rsidRDefault="00753E01" w:rsidP="00E502E2">
      <w:pPr>
        <w:pStyle w:val="Code"/>
        <w:rPr>
          <w:highlight w:val="white"/>
        </w:rPr>
      </w:pPr>
      <w:r w:rsidRPr="00903DBA">
        <w:rPr>
          <w:highlight w:val="white"/>
        </w:rPr>
        <w:t xml:space="preserve">    };</w:t>
      </w:r>
    </w:p>
    <w:p w14:paraId="2D1C2366" w14:textId="05DD4587" w:rsidR="00753E01" w:rsidRPr="00903DBA" w:rsidRDefault="000B2D59" w:rsidP="000B2D59">
      <w:pPr>
        <w:rPr>
          <w:highlight w:val="white"/>
        </w:rPr>
      </w:pPr>
      <w:r w:rsidRPr="00903DBA">
        <w:rPr>
          <w:highlight w:val="white"/>
        </w:rPr>
        <w:t xml:space="preserve">There </w:t>
      </w:r>
      <w:r w:rsidR="00C54708" w:rsidRPr="00903DBA">
        <w:rPr>
          <w:highlight w:val="white"/>
        </w:rPr>
        <w:t xml:space="preserve">is </w:t>
      </w:r>
      <w:r w:rsidRPr="00903DBA">
        <w:rPr>
          <w:highlight w:val="white"/>
        </w:rPr>
        <w:t>a set of different kind of specifiers</w:t>
      </w:r>
      <w:r w:rsidR="000D572F" w:rsidRPr="00903DBA">
        <w:rPr>
          <w:highlight w:val="white"/>
        </w:rPr>
        <w:t xml:space="preserve">. The following specifiers return a value of the </w:t>
      </w:r>
      <w:r w:rsidR="000D572F" w:rsidRPr="00903DBA">
        <w:rPr>
          <w:rStyle w:val="KeyWord0"/>
          <w:highlight w:val="white"/>
        </w:rPr>
        <w:t>Mask</w:t>
      </w:r>
      <w:r w:rsidR="000D572F" w:rsidRPr="00903DBA">
        <w:rPr>
          <w:highlight w:val="white"/>
        </w:rPr>
        <w:t xml:space="preserve"> enumeration.</w:t>
      </w:r>
    </w:p>
    <w:p w14:paraId="1731F081" w14:textId="2D84C536" w:rsidR="000B2D59" w:rsidRPr="00903DBA" w:rsidRDefault="00F2259A" w:rsidP="000B2D59">
      <w:pPr>
        <w:pStyle w:val="Liststycke"/>
        <w:numPr>
          <w:ilvl w:val="0"/>
          <w:numId w:val="119"/>
        </w:numPr>
        <w:rPr>
          <w:highlight w:val="white"/>
        </w:rPr>
      </w:pPr>
      <w:r w:rsidRPr="00903DBA">
        <w:rPr>
          <w:highlight w:val="white"/>
        </w:rPr>
        <w:t>Storage</w:t>
      </w:r>
      <w:r w:rsidR="004A28AC" w:rsidRPr="00903DBA">
        <w:rPr>
          <w:highlight w:val="white"/>
        </w:rPr>
        <w:t xml:space="preserve"> specifiers</w:t>
      </w:r>
      <w:r w:rsidRPr="00903DBA">
        <w:rPr>
          <w:highlight w:val="white"/>
        </w:rPr>
        <w:t xml:space="preserve">: </w:t>
      </w:r>
      <w:r w:rsidRPr="00903DBA">
        <w:rPr>
          <w:rStyle w:val="KeyWord0"/>
          <w:highlight w:val="white"/>
        </w:rPr>
        <w:t>auto</w:t>
      </w:r>
      <w:r w:rsidRPr="00903DBA">
        <w:rPr>
          <w:highlight w:val="white"/>
        </w:rPr>
        <w:t xml:space="preserve">, </w:t>
      </w:r>
      <w:r w:rsidRPr="00903DBA">
        <w:rPr>
          <w:rStyle w:val="KeyWord0"/>
          <w:highlight w:val="white"/>
        </w:rPr>
        <w:t>register</w:t>
      </w:r>
      <w:r w:rsidRPr="00903DBA">
        <w:rPr>
          <w:highlight w:val="white"/>
        </w:rPr>
        <w:t xml:space="preserve">, </w:t>
      </w:r>
      <w:r w:rsidRPr="00903DBA">
        <w:rPr>
          <w:rStyle w:val="KeyWord0"/>
          <w:highlight w:val="white"/>
        </w:rPr>
        <w:t>static</w:t>
      </w:r>
      <w:r w:rsidRPr="00903DBA">
        <w:rPr>
          <w:highlight w:val="white"/>
        </w:rPr>
        <w:t xml:space="preserve">, </w:t>
      </w:r>
      <w:r w:rsidRPr="00903DBA">
        <w:rPr>
          <w:rStyle w:val="KeyWord0"/>
          <w:highlight w:val="white"/>
        </w:rPr>
        <w:t>extern</w:t>
      </w:r>
      <w:r w:rsidRPr="00903DBA">
        <w:rPr>
          <w:highlight w:val="white"/>
        </w:rPr>
        <w:t xml:space="preserve">, </w:t>
      </w:r>
      <w:r w:rsidR="00F34553" w:rsidRPr="00903DBA">
        <w:rPr>
          <w:highlight w:val="white"/>
        </w:rPr>
        <w:t>or</w:t>
      </w:r>
      <w:r w:rsidRPr="00903DBA">
        <w:rPr>
          <w:highlight w:val="white"/>
        </w:rPr>
        <w:t xml:space="preserve"> </w:t>
      </w:r>
      <w:r w:rsidRPr="00903DBA">
        <w:rPr>
          <w:rStyle w:val="KeyWord0"/>
          <w:highlight w:val="white"/>
        </w:rPr>
        <w:t>typedef</w:t>
      </w:r>
    </w:p>
    <w:p w14:paraId="7417F37F" w14:textId="0D6795D0" w:rsidR="00933B61" w:rsidRPr="00903DBA" w:rsidRDefault="00A52369" w:rsidP="000B2D59">
      <w:pPr>
        <w:pStyle w:val="Liststycke"/>
        <w:numPr>
          <w:ilvl w:val="0"/>
          <w:numId w:val="119"/>
        </w:numPr>
        <w:rPr>
          <w:highlight w:val="white"/>
        </w:rPr>
      </w:pPr>
      <w:r w:rsidRPr="00903DBA">
        <w:rPr>
          <w:highlight w:val="white"/>
        </w:rPr>
        <w:t xml:space="preserve">Type </w:t>
      </w:r>
      <w:r w:rsidR="004A28AC" w:rsidRPr="00903DBA">
        <w:rPr>
          <w:highlight w:val="white"/>
        </w:rPr>
        <w:t>qualifiers</w:t>
      </w:r>
      <w:r w:rsidR="00933B61" w:rsidRPr="00903DBA">
        <w:rPr>
          <w:highlight w:val="white"/>
        </w:rPr>
        <w:t xml:space="preserve">: </w:t>
      </w:r>
      <w:r w:rsidR="00933B61" w:rsidRPr="00903DBA">
        <w:rPr>
          <w:rStyle w:val="KeyWord0"/>
          <w:highlight w:val="white"/>
        </w:rPr>
        <w:t>constant</w:t>
      </w:r>
      <w:r w:rsidR="00933B61" w:rsidRPr="00903DBA">
        <w:rPr>
          <w:highlight w:val="white"/>
        </w:rPr>
        <w:t xml:space="preserve"> </w:t>
      </w:r>
      <w:r w:rsidR="00F34553" w:rsidRPr="00903DBA">
        <w:rPr>
          <w:highlight w:val="white"/>
        </w:rPr>
        <w:t>or</w:t>
      </w:r>
      <w:r w:rsidR="00933B61" w:rsidRPr="00903DBA">
        <w:rPr>
          <w:highlight w:val="white"/>
        </w:rPr>
        <w:t xml:space="preserve"> </w:t>
      </w:r>
      <w:r w:rsidR="00933B61" w:rsidRPr="00903DBA">
        <w:rPr>
          <w:rStyle w:val="KeyWord0"/>
          <w:highlight w:val="white"/>
        </w:rPr>
        <w:t>volatile</w:t>
      </w:r>
    </w:p>
    <w:p w14:paraId="742E88BE" w14:textId="78759071" w:rsidR="00AC1BD0" w:rsidRPr="00903DBA" w:rsidRDefault="00D3464E" w:rsidP="000B2D59">
      <w:pPr>
        <w:pStyle w:val="Liststycke"/>
        <w:numPr>
          <w:ilvl w:val="0"/>
          <w:numId w:val="119"/>
        </w:numPr>
        <w:rPr>
          <w:rStyle w:val="KeyWord0"/>
          <w:b w:val="0"/>
          <w:noProof w:val="0"/>
          <w:highlight w:val="white"/>
        </w:rPr>
      </w:pPr>
      <w:r w:rsidRPr="00903DBA">
        <w:rPr>
          <w:highlight w:val="white"/>
        </w:rPr>
        <w:t xml:space="preserve">Type </w:t>
      </w:r>
      <w:r w:rsidR="00A52369" w:rsidRPr="00903DBA">
        <w:rPr>
          <w:highlight w:val="white"/>
        </w:rPr>
        <w:t xml:space="preserve">specifiers: </w:t>
      </w:r>
      <w:r w:rsidR="00A52369" w:rsidRPr="00903DBA">
        <w:rPr>
          <w:rStyle w:val="KeyWord0"/>
          <w:highlight w:val="white"/>
        </w:rPr>
        <w:t>void</w:t>
      </w:r>
      <w:r w:rsidR="00A52369" w:rsidRPr="00903DBA">
        <w:rPr>
          <w:highlight w:val="white"/>
        </w:rPr>
        <w:t xml:space="preserve">, </w:t>
      </w:r>
      <w:r w:rsidR="00A52369" w:rsidRPr="00903DBA">
        <w:rPr>
          <w:rStyle w:val="KeyWord0"/>
          <w:highlight w:val="white"/>
        </w:rPr>
        <w:t>char</w:t>
      </w:r>
      <w:r w:rsidR="00A52369" w:rsidRPr="00903DBA">
        <w:rPr>
          <w:highlight w:val="white"/>
        </w:rPr>
        <w:t xml:space="preserve">, </w:t>
      </w:r>
      <w:r w:rsidR="00A52369" w:rsidRPr="00903DBA">
        <w:rPr>
          <w:rStyle w:val="KeyWord0"/>
          <w:highlight w:val="white"/>
        </w:rPr>
        <w:t>short</w:t>
      </w:r>
      <w:r w:rsidR="00A52369" w:rsidRPr="00903DBA">
        <w:rPr>
          <w:highlight w:val="white"/>
        </w:rPr>
        <w:t xml:space="preserve">, </w:t>
      </w:r>
      <w:r w:rsidR="00A52369" w:rsidRPr="00903DBA">
        <w:rPr>
          <w:rStyle w:val="KeyWord0"/>
          <w:highlight w:val="white"/>
        </w:rPr>
        <w:t>int</w:t>
      </w:r>
      <w:r w:rsidR="00A52369" w:rsidRPr="00903DBA">
        <w:rPr>
          <w:highlight w:val="white"/>
        </w:rPr>
        <w:t xml:space="preserve">, </w:t>
      </w:r>
      <w:r w:rsidR="00A52369" w:rsidRPr="00903DBA">
        <w:rPr>
          <w:rStyle w:val="KeyWord0"/>
          <w:highlight w:val="white"/>
        </w:rPr>
        <w:t>long</w:t>
      </w:r>
      <w:r w:rsidR="00A52369" w:rsidRPr="00903DBA">
        <w:rPr>
          <w:highlight w:val="white"/>
        </w:rPr>
        <w:t xml:space="preserve">, </w:t>
      </w:r>
      <w:r w:rsidR="00A52369" w:rsidRPr="00903DBA">
        <w:rPr>
          <w:rStyle w:val="KeyWord0"/>
          <w:highlight w:val="white"/>
        </w:rPr>
        <w:t>float</w:t>
      </w:r>
      <w:r w:rsidR="00A52369" w:rsidRPr="00903DBA">
        <w:rPr>
          <w:highlight w:val="white"/>
        </w:rPr>
        <w:t xml:space="preserve">, </w:t>
      </w:r>
      <w:r w:rsidR="00A52369" w:rsidRPr="00903DBA">
        <w:rPr>
          <w:rStyle w:val="KeyWord0"/>
          <w:highlight w:val="white"/>
        </w:rPr>
        <w:t>double</w:t>
      </w:r>
      <w:r w:rsidR="00A52369" w:rsidRPr="00903DBA">
        <w:rPr>
          <w:highlight w:val="white"/>
        </w:rPr>
        <w:t xml:space="preserve">, </w:t>
      </w:r>
      <w:r w:rsidR="00A52369" w:rsidRPr="00903DBA">
        <w:rPr>
          <w:rStyle w:val="KeyWord0"/>
          <w:highlight w:val="white"/>
        </w:rPr>
        <w:t>signed</w:t>
      </w:r>
      <w:r w:rsidR="00A52369" w:rsidRPr="00903DBA">
        <w:rPr>
          <w:highlight w:val="white"/>
        </w:rPr>
        <w:t xml:space="preserve">, </w:t>
      </w:r>
      <w:r w:rsidR="005F592C" w:rsidRPr="00903DBA">
        <w:rPr>
          <w:highlight w:val="white"/>
        </w:rPr>
        <w:t xml:space="preserve">or </w:t>
      </w:r>
      <w:r w:rsidR="00A52369" w:rsidRPr="00903DBA">
        <w:rPr>
          <w:rStyle w:val="KeyWord0"/>
          <w:highlight w:val="white"/>
        </w:rPr>
        <w:t>unsigned</w:t>
      </w:r>
    </w:p>
    <w:p w14:paraId="59878D73" w14:textId="404A586F" w:rsidR="000D572F" w:rsidRPr="00903DBA" w:rsidRDefault="000D572F" w:rsidP="000D572F">
      <w:pPr>
        <w:rPr>
          <w:highlight w:val="white"/>
        </w:rPr>
      </w:pPr>
      <w:r w:rsidRPr="00903DBA">
        <w:rPr>
          <w:highlight w:val="white"/>
        </w:rPr>
        <w:t xml:space="preserve">The following specifiers return a reference to the </w:t>
      </w:r>
      <w:r w:rsidRPr="00903DBA">
        <w:rPr>
          <w:rStyle w:val="KeyWord0"/>
          <w:highlight w:val="white"/>
        </w:rPr>
        <w:t>Type</w:t>
      </w:r>
      <w:r w:rsidRPr="00903DBA">
        <w:rPr>
          <w:highlight w:val="white"/>
        </w:rPr>
        <w:t xml:space="preserve"> class.</w:t>
      </w:r>
    </w:p>
    <w:p w14:paraId="236C568F" w14:textId="77777777" w:rsidR="00AC1BD0" w:rsidRPr="00903DBA" w:rsidRDefault="00AC1BD0" w:rsidP="000B2D59">
      <w:pPr>
        <w:pStyle w:val="Liststycke"/>
        <w:numPr>
          <w:ilvl w:val="0"/>
          <w:numId w:val="119"/>
        </w:numPr>
        <w:rPr>
          <w:highlight w:val="white"/>
        </w:rPr>
      </w:pPr>
      <w:r w:rsidRPr="00903DBA">
        <w:rPr>
          <w:highlight w:val="white"/>
        </w:rPr>
        <w:t>S</w:t>
      </w:r>
      <w:r w:rsidR="002326EB" w:rsidRPr="00903DBA">
        <w:rPr>
          <w:highlight w:val="white"/>
        </w:rPr>
        <w:t>truct or union specifier</w:t>
      </w:r>
    </w:p>
    <w:p w14:paraId="0EF1126B" w14:textId="77777777" w:rsidR="00AC1BD0" w:rsidRPr="00903DBA" w:rsidRDefault="00AC1BD0" w:rsidP="000B2D59">
      <w:pPr>
        <w:pStyle w:val="Liststycke"/>
        <w:numPr>
          <w:ilvl w:val="0"/>
          <w:numId w:val="119"/>
        </w:numPr>
        <w:rPr>
          <w:highlight w:val="white"/>
        </w:rPr>
      </w:pPr>
      <w:r w:rsidRPr="00903DBA">
        <w:rPr>
          <w:highlight w:val="white"/>
        </w:rPr>
        <w:t>E</w:t>
      </w:r>
      <w:r w:rsidR="002326EB" w:rsidRPr="00903DBA">
        <w:rPr>
          <w:highlight w:val="white"/>
        </w:rPr>
        <w:t>num specifier</w:t>
      </w:r>
    </w:p>
    <w:p w14:paraId="5F1FE82D" w14:textId="241FDBBF" w:rsidR="000D572F" w:rsidRPr="00903DBA" w:rsidRDefault="00AC1BD0" w:rsidP="000D572F">
      <w:pPr>
        <w:pStyle w:val="Liststycke"/>
        <w:numPr>
          <w:ilvl w:val="0"/>
          <w:numId w:val="119"/>
        </w:numPr>
        <w:rPr>
          <w:highlight w:val="white"/>
        </w:rPr>
      </w:pPr>
      <w:r w:rsidRPr="00903DBA">
        <w:rPr>
          <w:highlight w:val="white"/>
        </w:rPr>
        <w:t>T</w:t>
      </w:r>
      <w:r w:rsidR="002326EB" w:rsidRPr="00903DBA">
        <w:rPr>
          <w:highlight w:val="white"/>
        </w:rPr>
        <w:t>ypedef name</w:t>
      </w:r>
    </w:p>
    <w:p w14:paraId="2B86CB22" w14:textId="77777777" w:rsidR="00753E01" w:rsidRPr="00903DBA" w:rsidRDefault="00753E01" w:rsidP="00753E01">
      <w:pPr>
        <w:pStyle w:val="Code"/>
        <w:rPr>
          <w:highlight w:val="white"/>
        </w:rPr>
      </w:pPr>
      <w:r w:rsidRPr="00903DBA">
        <w:rPr>
          <w:highlight w:val="white"/>
        </w:rPr>
        <w:t>declaration_specifier:</w:t>
      </w:r>
    </w:p>
    <w:p w14:paraId="540FAD20" w14:textId="15280AD9" w:rsidR="00753E01" w:rsidRPr="00903DBA" w:rsidRDefault="00753E01" w:rsidP="00753E01">
      <w:pPr>
        <w:pStyle w:val="Code"/>
        <w:rPr>
          <w:highlight w:val="white"/>
        </w:rPr>
      </w:pPr>
      <w:r w:rsidRPr="00903DBA">
        <w:rPr>
          <w:highlight w:val="white"/>
        </w:rPr>
        <w:t xml:space="preserve">  </w:t>
      </w:r>
      <w:r w:rsidR="008178C3" w:rsidRPr="00903DBA">
        <w:rPr>
          <w:highlight w:val="white"/>
        </w:rPr>
        <w:t xml:space="preserve"> </w:t>
      </w:r>
      <w:r w:rsidRPr="00903DBA">
        <w:rPr>
          <w:highlight w:val="white"/>
        </w:rPr>
        <w:t xml:space="preserve"> AUTO                      { $$ = Mask.Auto;     }</w:t>
      </w:r>
    </w:p>
    <w:p w14:paraId="787199F6" w14:textId="77777777" w:rsidR="00753E01" w:rsidRPr="00903DBA" w:rsidRDefault="00753E01" w:rsidP="00753E01">
      <w:pPr>
        <w:pStyle w:val="Code"/>
        <w:rPr>
          <w:highlight w:val="white"/>
        </w:rPr>
      </w:pPr>
      <w:r w:rsidRPr="00903DBA">
        <w:rPr>
          <w:highlight w:val="white"/>
        </w:rPr>
        <w:t xml:space="preserve">  | REGISTER                  { $$ = Mask.Register; }</w:t>
      </w:r>
    </w:p>
    <w:p w14:paraId="392C5D71" w14:textId="77777777" w:rsidR="00753E01" w:rsidRPr="00903DBA" w:rsidRDefault="00753E01" w:rsidP="00753E01">
      <w:pPr>
        <w:pStyle w:val="Code"/>
        <w:rPr>
          <w:highlight w:val="white"/>
        </w:rPr>
      </w:pPr>
      <w:r w:rsidRPr="00903DBA">
        <w:rPr>
          <w:highlight w:val="white"/>
        </w:rPr>
        <w:t xml:space="preserve">  | STATIC                    { $$ = Mask.Static;   }</w:t>
      </w:r>
    </w:p>
    <w:p w14:paraId="76098141" w14:textId="77777777" w:rsidR="00753E01" w:rsidRPr="00903DBA" w:rsidRDefault="00753E01" w:rsidP="00753E01">
      <w:pPr>
        <w:pStyle w:val="Code"/>
        <w:rPr>
          <w:highlight w:val="white"/>
        </w:rPr>
      </w:pPr>
      <w:r w:rsidRPr="00903DBA">
        <w:rPr>
          <w:highlight w:val="white"/>
        </w:rPr>
        <w:t xml:space="preserve">  | EXTERN                    { $$ = Mask.Extern;   }</w:t>
      </w:r>
    </w:p>
    <w:p w14:paraId="65B08635" w14:textId="77777777" w:rsidR="00753E01" w:rsidRPr="00903DBA" w:rsidRDefault="00753E01" w:rsidP="00753E01">
      <w:pPr>
        <w:pStyle w:val="Code"/>
        <w:rPr>
          <w:highlight w:val="white"/>
        </w:rPr>
      </w:pPr>
      <w:r w:rsidRPr="00903DBA">
        <w:rPr>
          <w:highlight w:val="white"/>
        </w:rPr>
        <w:t xml:space="preserve">  | TYPEDEF                   { $$ = Mask.Typedef;  }</w:t>
      </w:r>
    </w:p>
    <w:p w14:paraId="4967739A" w14:textId="19389491" w:rsidR="008178C3" w:rsidRPr="00903DBA" w:rsidRDefault="008178C3" w:rsidP="008178C3">
      <w:pPr>
        <w:pStyle w:val="Code"/>
        <w:rPr>
          <w:highlight w:val="white"/>
        </w:rPr>
      </w:pPr>
      <w:r w:rsidRPr="00903DBA">
        <w:rPr>
          <w:highlight w:val="white"/>
        </w:rPr>
        <w:t xml:space="preserve">  | CONSTANT                  { $$ = Mask.Constant; }</w:t>
      </w:r>
    </w:p>
    <w:p w14:paraId="20CAB430" w14:textId="77777777" w:rsidR="008178C3" w:rsidRPr="00903DBA" w:rsidRDefault="008178C3" w:rsidP="008178C3">
      <w:pPr>
        <w:pStyle w:val="Code"/>
        <w:rPr>
          <w:highlight w:val="white"/>
        </w:rPr>
      </w:pPr>
      <w:r w:rsidRPr="00903DBA">
        <w:rPr>
          <w:highlight w:val="white"/>
        </w:rPr>
        <w:t xml:space="preserve">  | VOLATILE                  { $$ = Mask.Volatile; }</w:t>
      </w:r>
    </w:p>
    <w:p w14:paraId="4019992A" w14:textId="77777777" w:rsidR="00753E01" w:rsidRPr="00903DBA" w:rsidRDefault="00753E01" w:rsidP="00753E01">
      <w:pPr>
        <w:pStyle w:val="Code"/>
        <w:rPr>
          <w:highlight w:val="white"/>
        </w:rPr>
      </w:pPr>
      <w:r w:rsidRPr="00903DBA">
        <w:rPr>
          <w:highlight w:val="white"/>
        </w:rPr>
        <w:t xml:space="preserve">  | VOID                      { $$ = Mask.Void;     }</w:t>
      </w:r>
    </w:p>
    <w:p w14:paraId="3115A80A" w14:textId="77777777" w:rsidR="00753E01" w:rsidRPr="00903DBA" w:rsidRDefault="00753E01" w:rsidP="00753E01">
      <w:pPr>
        <w:pStyle w:val="Code"/>
        <w:rPr>
          <w:highlight w:val="white"/>
        </w:rPr>
      </w:pPr>
      <w:r w:rsidRPr="00903DBA">
        <w:rPr>
          <w:highlight w:val="white"/>
        </w:rPr>
        <w:t xml:space="preserve">  | CHAR                      { $$ = Mask.Char;     }</w:t>
      </w:r>
    </w:p>
    <w:p w14:paraId="26DC61EC" w14:textId="77777777" w:rsidR="00753E01" w:rsidRPr="00903DBA" w:rsidRDefault="00753E01" w:rsidP="00753E01">
      <w:pPr>
        <w:pStyle w:val="Code"/>
        <w:rPr>
          <w:highlight w:val="white"/>
        </w:rPr>
      </w:pPr>
      <w:r w:rsidRPr="00903DBA">
        <w:rPr>
          <w:highlight w:val="white"/>
        </w:rPr>
        <w:t xml:space="preserve">  | SHORT                     { $$ = Mask.Short;    }</w:t>
      </w:r>
    </w:p>
    <w:p w14:paraId="6FA56FDA" w14:textId="77777777" w:rsidR="00753E01" w:rsidRPr="00903DBA" w:rsidRDefault="00753E01" w:rsidP="00753E01">
      <w:pPr>
        <w:pStyle w:val="Code"/>
        <w:rPr>
          <w:highlight w:val="white"/>
        </w:rPr>
      </w:pPr>
      <w:r w:rsidRPr="00903DBA">
        <w:rPr>
          <w:highlight w:val="white"/>
        </w:rPr>
        <w:t xml:space="preserve">  | INT                       { $$ = Mask.Int;      }</w:t>
      </w:r>
    </w:p>
    <w:p w14:paraId="38C0E539" w14:textId="77777777" w:rsidR="00753E01" w:rsidRPr="00903DBA" w:rsidRDefault="00753E01" w:rsidP="00753E01">
      <w:pPr>
        <w:pStyle w:val="Code"/>
        <w:rPr>
          <w:highlight w:val="white"/>
        </w:rPr>
      </w:pPr>
      <w:r w:rsidRPr="00903DBA">
        <w:rPr>
          <w:highlight w:val="white"/>
        </w:rPr>
        <w:t xml:space="preserve">  | LONG                      { $$ = Mask.Long;     }</w:t>
      </w:r>
    </w:p>
    <w:p w14:paraId="5B268C41" w14:textId="77777777" w:rsidR="00753E01" w:rsidRPr="00903DBA" w:rsidRDefault="00753E01" w:rsidP="00753E01">
      <w:pPr>
        <w:pStyle w:val="Code"/>
        <w:rPr>
          <w:highlight w:val="white"/>
        </w:rPr>
      </w:pPr>
      <w:r w:rsidRPr="00903DBA">
        <w:rPr>
          <w:highlight w:val="white"/>
        </w:rPr>
        <w:t xml:space="preserve">  | FLOAT                     { $$ = Mask.Float;    }</w:t>
      </w:r>
    </w:p>
    <w:p w14:paraId="70DF7D91" w14:textId="77777777" w:rsidR="00753E01" w:rsidRPr="00903DBA" w:rsidRDefault="00753E01" w:rsidP="00753E01">
      <w:pPr>
        <w:pStyle w:val="Code"/>
        <w:rPr>
          <w:highlight w:val="white"/>
        </w:rPr>
      </w:pPr>
      <w:r w:rsidRPr="00903DBA">
        <w:rPr>
          <w:highlight w:val="white"/>
        </w:rPr>
        <w:t xml:space="preserve">  | DOUBLE                    { $$ = Mask.Double;   }</w:t>
      </w:r>
    </w:p>
    <w:p w14:paraId="48E1095A" w14:textId="77777777" w:rsidR="00753E01" w:rsidRPr="00903DBA" w:rsidRDefault="00753E01" w:rsidP="00753E01">
      <w:pPr>
        <w:pStyle w:val="Code"/>
        <w:rPr>
          <w:highlight w:val="white"/>
        </w:rPr>
      </w:pPr>
      <w:r w:rsidRPr="00903DBA">
        <w:rPr>
          <w:highlight w:val="white"/>
        </w:rPr>
        <w:t xml:space="preserve">  | SIGNED                    { $$ = Mask.Signed;   }</w:t>
      </w:r>
    </w:p>
    <w:p w14:paraId="7C30AE43" w14:textId="77777777" w:rsidR="00753E01" w:rsidRPr="00903DBA" w:rsidRDefault="00753E01" w:rsidP="00753E01">
      <w:pPr>
        <w:pStyle w:val="Code"/>
        <w:rPr>
          <w:highlight w:val="white"/>
        </w:rPr>
      </w:pPr>
      <w:r w:rsidRPr="00903DBA">
        <w:rPr>
          <w:highlight w:val="white"/>
        </w:rPr>
        <w:lastRenderedPageBreak/>
        <w:t xml:space="preserve">  | UNSIGNED                  { $$ = Mask.Unsigned; }</w:t>
      </w:r>
    </w:p>
    <w:p w14:paraId="729A481B" w14:textId="77777777" w:rsidR="00753E01" w:rsidRPr="00903DBA" w:rsidRDefault="00753E01" w:rsidP="00753E01">
      <w:pPr>
        <w:pStyle w:val="Code"/>
        <w:rPr>
          <w:highlight w:val="white"/>
        </w:rPr>
      </w:pPr>
      <w:r w:rsidRPr="00903DBA">
        <w:rPr>
          <w:highlight w:val="white"/>
        </w:rPr>
        <w:t xml:space="preserve">  | struct_or_union_specifier { $$ = $1;            }</w:t>
      </w:r>
    </w:p>
    <w:p w14:paraId="23CD391C" w14:textId="77777777" w:rsidR="00753E01" w:rsidRPr="00903DBA" w:rsidRDefault="00753E01" w:rsidP="00753E01">
      <w:pPr>
        <w:pStyle w:val="Code"/>
        <w:rPr>
          <w:highlight w:val="white"/>
        </w:rPr>
      </w:pPr>
      <w:r w:rsidRPr="00903DBA">
        <w:rPr>
          <w:highlight w:val="white"/>
        </w:rPr>
        <w:t xml:space="preserve">  | enum_specifier            { $$ = $1;            }</w:t>
      </w:r>
    </w:p>
    <w:p w14:paraId="1314A00C" w14:textId="77777777" w:rsidR="00753E01" w:rsidRPr="00903DBA" w:rsidRDefault="00753E01" w:rsidP="00753E01">
      <w:pPr>
        <w:pStyle w:val="Code"/>
        <w:rPr>
          <w:highlight w:val="white"/>
        </w:rPr>
      </w:pPr>
      <w:r w:rsidRPr="00903DBA">
        <w:rPr>
          <w:highlight w:val="white"/>
        </w:rPr>
        <w:t xml:space="preserve">  | TYPEDEF_NAME              { $$ = $1;            };</w:t>
      </w:r>
    </w:p>
    <w:p w14:paraId="1A848867" w14:textId="48F0AE0A" w:rsidR="00A04EF2" w:rsidRPr="00903DBA" w:rsidRDefault="00A04EF2" w:rsidP="00965E9F">
      <w:pPr>
        <w:pStyle w:val="Rubrik4"/>
        <w:rPr>
          <w:highlight w:val="white"/>
        </w:rPr>
      </w:pPr>
      <w:r w:rsidRPr="00903DBA">
        <w:rPr>
          <w:highlight w:val="white"/>
        </w:rPr>
        <w:t>Struct</w:t>
      </w:r>
      <w:r w:rsidR="004A28AC" w:rsidRPr="00903DBA">
        <w:rPr>
          <w:highlight w:val="white"/>
        </w:rPr>
        <w:t>s</w:t>
      </w:r>
      <w:r w:rsidRPr="00903DBA">
        <w:rPr>
          <w:highlight w:val="white"/>
        </w:rPr>
        <w:t xml:space="preserve"> and Union</w:t>
      </w:r>
      <w:r w:rsidR="004A28AC" w:rsidRPr="00903DBA">
        <w:rPr>
          <w:highlight w:val="white"/>
        </w:rPr>
        <w:t>s</w:t>
      </w:r>
    </w:p>
    <w:p w14:paraId="77ED76FC" w14:textId="3364D29E" w:rsidR="00A856B4" w:rsidRPr="00903DBA" w:rsidRDefault="00DB149C" w:rsidP="00A856B4">
      <w:pPr>
        <w:rPr>
          <w:highlight w:val="white"/>
        </w:rPr>
      </w:pPr>
      <w:r w:rsidRPr="00903DBA">
        <w:rPr>
          <w:highlight w:val="white"/>
        </w:rPr>
        <w:t xml:space="preserve">A struct or union specifier </w:t>
      </w:r>
      <w:r w:rsidR="005E370B" w:rsidRPr="00903DBA">
        <w:rPr>
          <w:highlight w:val="white"/>
        </w:rPr>
        <w:t xml:space="preserve">holds an </w:t>
      </w:r>
      <w:r w:rsidR="00FB3975" w:rsidRPr="00903DBA">
        <w:rPr>
          <w:highlight w:val="white"/>
        </w:rPr>
        <w:t>optional name and a declaration list within brackets</w:t>
      </w:r>
      <w:r w:rsidR="006E2725" w:rsidRPr="00903DBA">
        <w:rPr>
          <w:highlight w:val="white"/>
        </w:rPr>
        <w:t xml:space="preserve">. It can also refer to </w:t>
      </w:r>
      <w:proofErr w:type="gramStart"/>
      <w:r w:rsidR="006E2725" w:rsidRPr="00903DBA">
        <w:rPr>
          <w:highlight w:val="white"/>
        </w:rPr>
        <w:t>an</w:t>
      </w:r>
      <w:proofErr w:type="gramEnd"/>
      <w:r w:rsidR="006E2725" w:rsidRPr="00903DBA">
        <w:rPr>
          <w:highlight w:val="white"/>
        </w:rPr>
        <w:t xml:space="preserve"> declared struct or union by its name. </w:t>
      </w:r>
      <w:r w:rsidR="006D26DF" w:rsidRPr="00903DBA">
        <w:rPr>
          <w:highlight w:val="white"/>
        </w:rPr>
        <w:t>W</w:t>
      </w:r>
      <w:r w:rsidR="00ED0F79" w:rsidRPr="00903DBA">
        <w:rPr>
          <w:highlight w:val="white"/>
        </w:rPr>
        <w:t xml:space="preserve">hen the declaration list is parsed, </w:t>
      </w:r>
      <w:r w:rsidR="005E370B" w:rsidRPr="00903DBA">
        <w:rPr>
          <w:highlight w:val="white"/>
        </w:rPr>
        <w:t xml:space="preserve">the struct or union is given a symbol table of its own and </w:t>
      </w:r>
      <w:r w:rsidR="006D26DF" w:rsidRPr="00903DBA">
        <w:rPr>
          <w:highlight w:val="white"/>
        </w:rPr>
        <w:t>each member becomes added to</w:t>
      </w:r>
      <w:r w:rsidR="00ED0F79" w:rsidRPr="00903DBA">
        <w:rPr>
          <w:highlight w:val="white"/>
        </w:rPr>
        <w:t xml:space="preserve"> symbol table</w:t>
      </w:r>
      <w:r w:rsidR="006D26DF" w:rsidRPr="00903DBA">
        <w:rPr>
          <w:highlight w:val="white"/>
        </w:rPr>
        <w:t>.</w:t>
      </w:r>
    </w:p>
    <w:p w14:paraId="4BCD06D6" w14:textId="77777777" w:rsidR="00D43E0D" w:rsidRPr="00903DBA" w:rsidRDefault="00D43E0D" w:rsidP="00D43E0D">
      <w:pPr>
        <w:pStyle w:val="CodeHeader"/>
        <w:rPr>
          <w:highlight w:val="white"/>
        </w:rPr>
      </w:pPr>
      <w:proofErr w:type="spellStart"/>
      <w:r w:rsidRPr="00903DBA">
        <w:rPr>
          <w:highlight w:val="white"/>
        </w:rPr>
        <w:t>MainParser.gppg</w:t>
      </w:r>
      <w:proofErr w:type="spellEnd"/>
    </w:p>
    <w:p w14:paraId="546A8DE7" w14:textId="62755F11" w:rsidR="00B700C2" w:rsidRPr="00903DBA" w:rsidRDefault="00B700C2" w:rsidP="006B34A2">
      <w:pPr>
        <w:pStyle w:val="Code"/>
        <w:rPr>
          <w:rStyle w:val="KeyWord0"/>
          <w:b w:val="0"/>
          <w:highlight w:val="white"/>
        </w:rPr>
      </w:pPr>
      <w:r w:rsidRPr="00903DBA">
        <w:rPr>
          <w:rStyle w:val="KeyWord0"/>
          <w:b w:val="0"/>
          <w:highlight w:val="white"/>
        </w:rPr>
        <w:t>struct_or_union_specifier:</w:t>
      </w:r>
    </w:p>
    <w:p w14:paraId="16D2C5D1" w14:textId="11DCA997" w:rsidR="00B700C2" w:rsidRPr="00903DBA" w:rsidRDefault="00B700C2" w:rsidP="00B700C2">
      <w:pPr>
        <w:pStyle w:val="Code"/>
        <w:rPr>
          <w:highlight w:val="white"/>
        </w:rPr>
      </w:pPr>
      <w:r w:rsidRPr="00903DBA">
        <w:rPr>
          <w:highlight w:val="white"/>
        </w:rPr>
        <w:t xml:space="preserve">    struct_or_union optional_name {</w:t>
      </w:r>
    </w:p>
    <w:p w14:paraId="5962C9F7" w14:textId="3DF0B78A" w:rsidR="00007328" w:rsidRPr="00903DBA" w:rsidRDefault="00007328" w:rsidP="00007328">
      <w:pPr>
        <w:rPr>
          <w:highlight w:val="white"/>
        </w:rPr>
      </w:pPr>
      <w:r w:rsidRPr="00903DBA">
        <w:rPr>
          <w:highlight w:val="white"/>
        </w:rPr>
        <w:t xml:space="preserve">The call to </w:t>
      </w:r>
      <w:r w:rsidRPr="00903DBA">
        <w:rPr>
          <w:rStyle w:val="KeyWord0"/>
          <w:highlight w:val="white"/>
        </w:rPr>
        <w:t>StructOrUnionHeader</w:t>
      </w:r>
      <w:r w:rsidRPr="00903DBA">
        <w:rPr>
          <w:highlight w:val="white"/>
        </w:rPr>
        <w:t xml:space="preserve"> adds </w:t>
      </w:r>
      <w:r w:rsidR="00231CFF" w:rsidRPr="00903DBA">
        <w:rPr>
          <w:highlight w:val="white"/>
        </w:rPr>
        <w:t>the struct or union to the symbol table if the optional name is not null.</w:t>
      </w:r>
    </w:p>
    <w:p w14:paraId="2EFB8FCF" w14:textId="77777777" w:rsidR="00B700C2" w:rsidRPr="00903DBA" w:rsidRDefault="00B700C2" w:rsidP="00B700C2">
      <w:pPr>
        <w:pStyle w:val="Code"/>
        <w:rPr>
          <w:highlight w:val="white"/>
        </w:rPr>
      </w:pPr>
      <w:r w:rsidRPr="00903DBA">
        <w:rPr>
          <w:highlight w:val="white"/>
        </w:rPr>
        <w:t xml:space="preserve">      MiddleCodeGenerator.StructUnionHeader($2, $1);</w:t>
      </w:r>
    </w:p>
    <w:p w14:paraId="03C8CA79" w14:textId="77777777" w:rsidR="00B700C2" w:rsidRPr="00903DBA" w:rsidRDefault="00B700C2" w:rsidP="00B700C2">
      <w:pPr>
        <w:pStyle w:val="Code"/>
        <w:rPr>
          <w:highlight w:val="white"/>
        </w:rPr>
      </w:pPr>
      <w:r w:rsidRPr="00903DBA">
        <w:rPr>
          <w:highlight w:val="white"/>
        </w:rPr>
        <w:t xml:space="preserve">      SymbolTable.CurrentTable =</w:t>
      </w:r>
    </w:p>
    <w:p w14:paraId="490C485E" w14:textId="77777777" w:rsidR="00B700C2" w:rsidRPr="00903DBA" w:rsidRDefault="00B700C2" w:rsidP="00B700C2">
      <w:pPr>
        <w:pStyle w:val="Code"/>
        <w:rPr>
          <w:highlight w:val="white"/>
        </w:rPr>
      </w:pPr>
      <w:r w:rsidRPr="00903DBA">
        <w:rPr>
          <w:highlight w:val="white"/>
        </w:rPr>
        <w:t xml:space="preserve">        new SymbolTable(SymbolTable.CurrentTable, (Scope) $1);</w:t>
      </w:r>
    </w:p>
    <w:p w14:paraId="774111C4" w14:textId="3FFA1B68" w:rsidR="00B700C2" w:rsidRPr="00903DBA" w:rsidRDefault="00B700C2" w:rsidP="00B700C2">
      <w:pPr>
        <w:pStyle w:val="Code"/>
        <w:rPr>
          <w:highlight w:val="white"/>
        </w:rPr>
      </w:pPr>
      <w:r w:rsidRPr="00903DBA">
        <w:rPr>
          <w:highlight w:val="white"/>
        </w:rPr>
        <w:t xml:space="preserve">    }</w:t>
      </w:r>
    </w:p>
    <w:p w14:paraId="78FA2F1B" w14:textId="56BDEF31" w:rsidR="00BC560C" w:rsidRPr="00903DBA" w:rsidRDefault="00BC560C" w:rsidP="00BC560C">
      <w:pPr>
        <w:rPr>
          <w:highlight w:val="white"/>
        </w:rPr>
      </w:pPr>
      <w:r w:rsidRPr="00903DBA">
        <w:rPr>
          <w:highlight w:val="white"/>
        </w:rPr>
        <w:t>The declaration list add</w:t>
      </w:r>
      <w:r w:rsidR="006E2725" w:rsidRPr="00903DBA">
        <w:rPr>
          <w:highlight w:val="white"/>
        </w:rPr>
        <w:t>s</w:t>
      </w:r>
      <w:r w:rsidRPr="00903DBA">
        <w:rPr>
          <w:highlight w:val="white"/>
        </w:rPr>
        <w:t xml:space="preserve"> the member</w:t>
      </w:r>
      <w:r w:rsidR="004A2083" w:rsidRPr="00903DBA">
        <w:rPr>
          <w:highlight w:val="white"/>
        </w:rPr>
        <w:t>s</w:t>
      </w:r>
      <w:r w:rsidRPr="00903DBA">
        <w:rPr>
          <w:highlight w:val="white"/>
        </w:rPr>
        <w:t xml:space="preserve"> of the struct or union to</w:t>
      </w:r>
      <w:r w:rsidR="004A2083" w:rsidRPr="00903DBA">
        <w:rPr>
          <w:highlight w:val="white"/>
        </w:rPr>
        <w:t xml:space="preserve"> </w:t>
      </w:r>
      <w:r w:rsidR="006B7022" w:rsidRPr="00903DBA">
        <w:rPr>
          <w:highlight w:val="white"/>
        </w:rPr>
        <w:t>the current symbol table.</w:t>
      </w:r>
    </w:p>
    <w:p w14:paraId="16538152" w14:textId="77777777" w:rsidR="00B700C2" w:rsidRPr="00903DBA" w:rsidRDefault="00B700C2" w:rsidP="00B700C2">
      <w:pPr>
        <w:pStyle w:val="Code"/>
        <w:rPr>
          <w:highlight w:val="white"/>
        </w:rPr>
      </w:pPr>
      <w:r w:rsidRPr="00903DBA">
        <w:rPr>
          <w:highlight w:val="white"/>
        </w:rPr>
        <w:t xml:space="preserve">    LEFT_BLOCK declaration_list RIGHT_BLOCK {</w:t>
      </w:r>
    </w:p>
    <w:p w14:paraId="7BB74BF5" w14:textId="4A3C9239" w:rsidR="00231CFF" w:rsidRPr="00903DBA" w:rsidRDefault="00231CFF" w:rsidP="00037FA3">
      <w:pPr>
        <w:rPr>
          <w:highlight w:val="white"/>
        </w:rPr>
      </w:pPr>
      <w:r w:rsidRPr="00903DBA">
        <w:rPr>
          <w:highlight w:val="white"/>
        </w:rPr>
        <w:t xml:space="preserve">The call to </w:t>
      </w:r>
      <w:r w:rsidRPr="00903DBA">
        <w:rPr>
          <w:rStyle w:val="KeyWord0"/>
          <w:highlight w:val="white"/>
        </w:rPr>
        <w:t>StructOrUnionSpecifier</w:t>
      </w:r>
      <w:r w:rsidRPr="00903DBA">
        <w:rPr>
          <w:highlight w:val="white"/>
        </w:rPr>
        <w:t xml:space="preserve"> adds the </w:t>
      </w:r>
      <w:r w:rsidR="008C46E9" w:rsidRPr="00903DBA">
        <w:rPr>
          <w:highlight w:val="white"/>
        </w:rPr>
        <w:t xml:space="preserve">member map of the struct or union to the </w:t>
      </w:r>
      <w:r w:rsidRPr="00903DBA">
        <w:rPr>
          <w:highlight w:val="white"/>
        </w:rPr>
        <w:t>symbol table if the optional name is not null.</w:t>
      </w:r>
    </w:p>
    <w:p w14:paraId="1C94D6AC" w14:textId="77777777" w:rsidR="00B700C2" w:rsidRPr="00903DBA" w:rsidRDefault="00B700C2" w:rsidP="00B700C2">
      <w:pPr>
        <w:pStyle w:val="Code"/>
        <w:rPr>
          <w:highlight w:val="white"/>
        </w:rPr>
      </w:pPr>
      <w:r w:rsidRPr="00903DBA">
        <w:rPr>
          <w:highlight w:val="white"/>
        </w:rPr>
        <w:t xml:space="preserve">      $$ = MiddleCodeGenerator.StructUnionSpecifier($2, $1);</w:t>
      </w:r>
    </w:p>
    <w:p w14:paraId="14FC3A96" w14:textId="77777777" w:rsidR="00B700C2" w:rsidRPr="00903DBA" w:rsidRDefault="00B700C2" w:rsidP="00B700C2">
      <w:pPr>
        <w:pStyle w:val="Code"/>
        <w:rPr>
          <w:highlight w:val="white"/>
        </w:rPr>
      </w:pPr>
      <w:r w:rsidRPr="00903DBA">
        <w:rPr>
          <w:highlight w:val="white"/>
        </w:rPr>
        <w:t xml:space="preserve">      SymbolTable.CurrentTable =</w:t>
      </w:r>
    </w:p>
    <w:p w14:paraId="2B604584" w14:textId="77777777" w:rsidR="00B700C2" w:rsidRPr="00903DBA" w:rsidRDefault="00B700C2" w:rsidP="00B700C2">
      <w:pPr>
        <w:pStyle w:val="Code"/>
        <w:rPr>
          <w:highlight w:val="white"/>
        </w:rPr>
      </w:pPr>
      <w:r w:rsidRPr="00903DBA">
        <w:rPr>
          <w:highlight w:val="white"/>
        </w:rPr>
        <w:t xml:space="preserve">        SymbolTable.CurrentTable.ParentTable;</w:t>
      </w:r>
    </w:p>
    <w:p w14:paraId="27579533" w14:textId="5CE8EE46" w:rsidR="00B700C2" w:rsidRPr="00903DBA" w:rsidRDefault="00B700C2" w:rsidP="00B700C2">
      <w:pPr>
        <w:pStyle w:val="Code"/>
        <w:rPr>
          <w:highlight w:val="white"/>
        </w:rPr>
      </w:pPr>
      <w:r w:rsidRPr="00903DBA">
        <w:rPr>
          <w:highlight w:val="white"/>
        </w:rPr>
        <w:t xml:space="preserve">    }</w:t>
      </w:r>
    </w:p>
    <w:p w14:paraId="6F09E624" w14:textId="405EEFAA" w:rsidR="00290B12" w:rsidRPr="00903DBA" w:rsidRDefault="00290B12" w:rsidP="009B76D4">
      <w:pPr>
        <w:rPr>
          <w:highlight w:val="white"/>
        </w:rPr>
      </w:pPr>
      <w:r w:rsidRPr="00903DBA">
        <w:rPr>
          <w:highlight w:val="white"/>
        </w:rPr>
        <w:t xml:space="preserve">In case of a struct of union without a declaration list, we look up the </w:t>
      </w:r>
      <w:r w:rsidR="009B01E8" w:rsidRPr="00903DBA">
        <w:rPr>
          <w:highlight w:val="white"/>
        </w:rPr>
        <w:t>name.</w:t>
      </w:r>
    </w:p>
    <w:p w14:paraId="66037A80" w14:textId="77777777" w:rsidR="00B700C2" w:rsidRPr="00903DBA" w:rsidRDefault="00B700C2" w:rsidP="00B700C2">
      <w:pPr>
        <w:pStyle w:val="Code"/>
        <w:rPr>
          <w:highlight w:val="white"/>
        </w:rPr>
      </w:pPr>
      <w:r w:rsidRPr="00903DBA">
        <w:rPr>
          <w:highlight w:val="white"/>
        </w:rPr>
        <w:t xml:space="preserve">  | struct_or_union NAME {</w:t>
      </w:r>
    </w:p>
    <w:p w14:paraId="2E7F6A73" w14:textId="77777777" w:rsidR="00B700C2" w:rsidRPr="00903DBA" w:rsidRDefault="00B700C2" w:rsidP="00B700C2">
      <w:pPr>
        <w:pStyle w:val="Code"/>
        <w:rPr>
          <w:highlight w:val="white"/>
        </w:rPr>
      </w:pPr>
      <w:r w:rsidRPr="00903DBA">
        <w:rPr>
          <w:highlight w:val="white"/>
        </w:rPr>
        <w:t xml:space="preserve">      $$ = MiddleCodeGenerator.LookupStructUnionSpecifier($2, $1);</w:t>
      </w:r>
    </w:p>
    <w:p w14:paraId="69239178" w14:textId="77777777" w:rsidR="00B700C2" w:rsidRPr="00903DBA" w:rsidRDefault="00B700C2" w:rsidP="00B700C2">
      <w:pPr>
        <w:pStyle w:val="Code"/>
        <w:rPr>
          <w:highlight w:val="white"/>
        </w:rPr>
      </w:pPr>
      <w:r w:rsidRPr="00903DBA">
        <w:rPr>
          <w:highlight w:val="white"/>
        </w:rPr>
        <w:t xml:space="preserve">    };</w:t>
      </w:r>
    </w:p>
    <w:p w14:paraId="1490A4AE" w14:textId="77777777" w:rsidR="00B700C2" w:rsidRPr="00903DBA" w:rsidRDefault="00B700C2" w:rsidP="00B700C2">
      <w:pPr>
        <w:pStyle w:val="Code"/>
        <w:rPr>
          <w:highlight w:val="white"/>
        </w:rPr>
      </w:pPr>
    </w:p>
    <w:p w14:paraId="0C0A52E6" w14:textId="77777777" w:rsidR="00B700C2" w:rsidRPr="00903DBA" w:rsidRDefault="00B700C2" w:rsidP="00B700C2">
      <w:pPr>
        <w:pStyle w:val="Code"/>
        <w:rPr>
          <w:highlight w:val="white"/>
        </w:rPr>
      </w:pPr>
      <w:r w:rsidRPr="00903DBA">
        <w:rPr>
          <w:highlight w:val="white"/>
        </w:rPr>
        <w:t>struct_or_union:</w:t>
      </w:r>
    </w:p>
    <w:p w14:paraId="031AF110" w14:textId="77777777" w:rsidR="00B700C2" w:rsidRPr="00903DBA" w:rsidRDefault="00B700C2" w:rsidP="00B700C2">
      <w:pPr>
        <w:pStyle w:val="Code"/>
        <w:rPr>
          <w:highlight w:val="white"/>
        </w:rPr>
      </w:pPr>
      <w:r w:rsidRPr="00903DBA">
        <w:rPr>
          <w:highlight w:val="white"/>
        </w:rPr>
        <w:t xml:space="preserve">    STRUCT { $$ = Sort.Struct; }</w:t>
      </w:r>
    </w:p>
    <w:p w14:paraId="3B9EAC6F" w14:textId="77777777" w:rsidR="00B700C2" w:rsidRPr="00903DBA" w:rsidRDefault="00B700C2" w:rsidP="00B700C2">
      <w:pPr>
        <w:pStyle w:val="Code"/>
        <w:rPr>
          <w:highlight w:val="white"/>
        </w:rPr>
      </w:pPr>
      <w:r w:rsidRPr="00903DBA">
        <w:rPr>
          <w:highlight w:val="white"/>
        </w:rPr>
        <w:t xml:space="preserve">  | UNION  { $$ = Sort.Union;  };</w:t>
      </w:r>
    </w:p>
    <w:p w14:paraId="5149EBF4" w14:textId="77777777" w:rsidR="00B700C2" w:rsidRPr="00903DBA" w:rsidRDefault="00B700C2" w:rsidP="00B700C2">
      <w:pPr>
        <w:pStyle w:val="Code"/>
        <w:rPr>
          <w:highlight w:val="white"/>
        </w:rPr>
      </w:pPr>
    </w:p>
    <w:p w14:paraId="1BEDC104" w14:textId="77777777" w:rsidR="00B700C2" w:rsidRPr="00903DBA" w:rsidRDefault="00B700C2" w:rsidP="00B700C2">
      <w:pPr>
        <w:pStyle w:val="Code"/>
        <w:rPr>
          <w:highlight w:val="white"/>
        </w:rPr>
      </w:pPr>
      <w:r w:rsidRPr="00903DBA">
        <w:rPr>
          <w:highlight w:val="white"/>
        </w:rPr>
        <w:t>optional_name:</w:t>
      </w:r>
    </w:p>
    <w:p w14:paraId="0B1273F9" w14:textId="77777777" w:rsidR="00B700C2" w:rsidRPr="00903DBA" w:rsidRDefault="00B700C2" w:rsidP="00B700C2">
      <w:pPr>
        <w:pStyle w:val="Code"/>
        <w:rPr>
          <w:highlight w:val="white"/>
        </w:rPr>
      </w:pPr>
      <w:r w:rsidRPr="00903DBA">
        <w:rPr>
          <w:highlight w:val="white"/>
        </w:rPr>
        <w:t xml:space="preserve">    /* Empty */ { $$ = null; }</w:t>
      </w:r>
    </w:p>
    <w:p w14:paraId="5DF7CFCD" w14:textId="6BCD8972" w:rsidR="00B700C2" w:rsidRPr="00903DBA" w:rsidRDefault="00B700C2" w:rsidP="00B700C2">
      <w:pPr>
        <w:pStyle w:val="Code"/>
        <w:rPr>
          <w:highlight w:val="white"/>
        </w:rPr>
      </w:pPr>
      <w:r w:rsidRPr="00903DBA">
        <w:rPr>
          <w:highlight w:val="white"/>
        </w:rPr>
        <w:t xml:space="preserve">  | NAME        { $$ = $1;   };</w:t>
      </w:r>
    </w:p>
    <w:p w14:paraId="0B53B71D" w14:textId="77777777" w:rsidR="00037FA3" w:rsidRPr="00903DBA" w:rsidRDefault="00037FA3" w:rsidP="009B6F20">
      <w:pPr>
        <w:pStyle w:val="Code"/>
        <w:rPr>
          <w:highlight w:val="white"/>
        </w:rPr>
      </w:pPr>
    </w:p>
    <w:p w14:paraId="4B4512BD" w14:textId="77777777" w:rsidR="009B6F20" w:rsidRPr="00903DBA" w:rsidRDefault="009B6F20" w:rsidP="009B6F20">
      <w:pPr>
        <w:pStyle w:val="Code"/>
        <w:rPr>
          <w:highlight w:val="white"/>
        </w:rPr>
      </w:pPr>
      <w:r w:rsidRPr="00903DBA">
        <w:rPr>
          <w:highlight w:val="white"/>
        </w:rPr>
        <w:t>declaration_list:</w:t>
      </w:r>
    </w:p>
    <w:p w14:paraId="33ECCCAE" w14:textId="77777777" w:rsidR="009B6F20" w:rsidRPr="00903DBA" w:rsidRDefault="009B6F20" w:rsidP="009B6F20">
      <w:pPr>
        <w:pStyle w:val="Code"/>
        <w:rPr>
          <w:highlight w:val="white"/>
        </w:rPr>
      </w:pPr>
      <w:r w:rsidRPr="00903DBA">
        <w:rPr>
          <w:highlight w:val="white"/>
        </w:rPr>
        <w:t xml:space="preserve">    declaration {</w:t>
      </w:r>
    </w:p>
    <w:p w14:paraId="1E74F7E5" w14:textId="77777777" w:rsidR="009B6F20" w:rsidRPr="00903DBA" w:rsidRDefault="009B6F20" w:rsidP="009B6F20">
      <w:pPr>
        <w:pStyle w:val="Code"/>
        <w:rPr>
          <w:highlight w:val="white"/>
        </w:rPr>
      </w:pPr>
      <w:r w:rsidRPr="00903DBA">
        <w:rPr>
          <w:highlight w:val="white"/>
        </w:rPr>
        <w:t xml:space="preserve">      $$ = $1;</w:t>
      </w:r>
    </w:p>
    <w:p w14:paraId="0856C704" w14:textId="77777777" w:rsidR="009B6F20" w:rsidRPr="00903DBA" w:rsidRDefault="009B6F20" w:rsidP="009B6F20">
      <w:pPr>
        <w:pStyle w:val="Code"/>
        <w:rPr>
          <w:highlight w:val="white"/>
        </w:rPr>
      </w:pPr>
      <w:r w:rsidRPr="00903DBA">
        <w:rPr>
          <w:highlight w:val="white"/>
        </w:rPr>
        <w:t xml:space="preserve">    }</w:t>
      </w:r>
    </w:p>
    <w:p w14:paraId="041D881F" w14:textId="77777777" w:rsidR="009B6F20" w:rsidRPr="00903DBA" w:rsidRDefault="009B6F20" w:rsidP="009B6F20">
      <w:pPr>
        <w:pStyle w:val="Code"/>
        <w:rPr>
          <w:highlight w:val="white"/>
        </w:rPr>
      </w:pPr>
      <w:r w:rsidRPr="00903DBA">
        <w:rPr>
          <w:highlight w:val="white"/>
        </w:rPr>
        <w:t xml:space="preserve">  | declaration_list declaration {</w:t>
      </w:r>
    </w:p>
    <w:p w14:paraId="7BFBD26B" w14:textId="77777777" w:rsidR="009B6F20" w:rsidRPr="00903DBA" w:rsidRDefault="009B6F20" w:rsidP="009B6F20">
      <w:pPr>
        <w:pStyle w:val="Code"/>
        <w:rPr>
          <w:highlight w:val="white"/>
        </w:rPr>
      </w:pPr>
      <w:r w:rsidRPr="00903DBA">
        <w:rPr>
          <w:highlight w:val="white"/>
        </w:rPr>
        <w:t xml:space="preserve">      $1.AddRange($2);</w:t>
      </w:r>
    </w:p>
    <w:p w14:paraId="06C445D1" w14:textId="77777777" w:rsidR="009B6F20" w:rsidRPr="00903DBA" w:rsidRDefault="009B6F20" w:rsidP="009B6F20">
      <w:pPr>
        <w:pStyle w:val="Code"/>
        <w:rPr>
          <w:highlight w:val="white"/>
        </w:rPr>
      </w:pPr>
      <w:r w:rsidRPr="00903DBA">
        <w:rPr>
          <w:highlight w:val="white"/>
        </w:rPr>
        <w:t xml:space="preserve">      $$ = $1;</w:t>
      </w:r>
    </w:p>
    <w:p w14:paraId="32B7089E" w14:textId="77777777" w:rsidR="009B6F20" w:rsidRPr="00903DBA" w:rsidRDefault="009B6F20" w:rsidP="009B6F20">
      <w:pPr>
        <w:pStyle w:val="Code"/>
        <w:rPr>
          <w:highlight w:val="white"/>
        </w:rPr>
      </w:pPr>
      <w:r w:rsidRPr="00903DBA">
        <w:rPr>
          <w:highlight w:val="white"/>
        </w:rPr>
        <w:t xml:space="preserve">    };</w:t>
      </w:r>
    </w:p>
    <w:p w14:paraId="7DE319A6" w14:textId="6441E934" w:rsidR="000B094E" w:rsidRPr="00903DBA" w:rsidRDefault="00824C54" w:rsidP="00824C54">
      <w:pPr>
        <w:rPr>
          <w:highlight w:val="white"/>
        </w:rPr>
      </w:pPr>
      <w:r w:rsidRPr="00903DBA">
        <w:rPr>
          <w:highlight w:val="white"/>
        </w:rPr>
        <w:t xml:space="preserve">The </w:t>
      </w:r>
      <w:r w:rsidR="005A61B1" w:rsidRPr="00903DBA">
        <w:rPr>
          <w:rStyle w:val="KeyWord0"/>
          <w:highlight w:val="white"/>
        </w:rPr>
        <w:t>StructOrUnionHeader</w:t>
      </w:r>
      <w:r w:rsidR="005A61B1" w:rsidRPr="00903DBA">
        <w:rPr>
          <w:highlight w:val="white"/>
        </w:rPr>
        <w:t xml:space="preserve"> adds the struct or union to the tag map if the optional name is not null.</w:t>
      </w:r>
      <w:r w:rsidR="00D01EAE" w:rsidRPr="00903DBA">
        <w:rPr>
          <w:highlight w:val="white"/>
        </w:rPr>
        <w:t xml:space="preserve"> </w:t>
      </w:r>
      <w:r w:rsidR="00E23F10" w:rsidRPr="00903DBA">
        <w:rPr>
          <w:highlight w:val="white"/>
        </w:rPr>
        <w:t xml:space="preserve">We need to do this </w:t>
      </w:r>
      <w:proofErr w:type="gramStart"/>
      <w:r w:rsidR="00E23F10" w:rsidRPr="00903DBA">
        <w:rPr>
          <w:highlight w:val="white"/>
        </w:rPr>
        <w:t>in order for</w:t>
      </w:r>
      <w:proofErr w:type="gramEnd"/>
      <w:r w:rsidR="00E23F10" w:rsidRPr="00903DBA">
        <w:rPr>
          <w:highlight w:val="white"/>
        </w:rPr>
        <w:t xml:space="preserve"> recursive pointers to work. For instance:</w:t>
      </w:r>
    </w:p>
    <w:p w14:paraId="4F9C56B1" w14:textId="55BE7546" w:rsidR="00E23F10" w:rsidRPr="00903DBA" w:rsidRDefault="00E23F10" w:rsidP="00E23F10">
      <w:pPr>
        <w:pStyle w:val="Code"/>
        <w:rPr>
          <w:highlight w:val="white"/>
        </w:rPr>
      </w:pPr>
      <w:r w:rsidRPr="00903DBA">
        <w:rPr>
          <w:highlight w:val="white"/>
        </w:rPr>
        <w:lastRenderedPageBreak/>
        <w:t>struct Cell {</w:t>
      </w:r>
    </w:p>
    <w:p w14:paraId="06A5D7E6" w14:textId="212878E8" w:rsidR="00E23F10" w:rsidRPr="00903DBA" w:rsidRDefault="00E23F10" w:rsidP="00E23F10">
      <w:pPr>
        <w:pStyle w:val="Code"/>
        <w:rPr>
          <w:highlight w:val="white"/>
        </w:rPr>
      </w:pPr>
      <w:r w:rsidRPr="00903DBA">
        <w:rPr>
          <w:highlight w:val="white"/>
        </w:rPr>
        <w:t xml:space="preserve">  int value;</w:t>
      </w:r>
    </w:p>
    <w:p w14:paraId="28B32C15" w14:textId="72F4B5CA" w:rsidR="00E23F10" w:rsidRPr="00903DBA" w:rsidRDefault="00E23F10" w:rsidP="00E23F10">
      <w:pPr>
        <w:pStyle w:val="Code"/>
        <w:rPr>
          <w:highlight w:val="white"/>
        </w:rPr>
      </w:pPr>
      <w:r w:rsidRPr="00903DBA">
        <w:rPr>
          <w:highlight w:val="white"/>
        </w:rPr>
        <w:t xml:space="preserve">  struct Cell* next;</w:t>
      </w:r>
    </w:p>
    <w:p w14:paraId="2F30C2C8" w14:textId="13326DDD" w:rsidR="00E23F10" w:rsidRPr="00903DBA" w:rsidRDefault="00E23F10" w:rsidP="00E23F10">
      <w:pPr>
        <w:pStyle w:val="Code"/>
        <w:rPr>
          <w:highlight w:val="white"/>
        </w:rPr>
      </w:pPr>
      <w:r w:rsidRPr="00903DBA">
        <w:rPr>
          <w:highlight w:val="white"/>
        </w:rPr>
        <w:t>}</w:t>
      </w:r>
    </w:p>
    <w:p w14:paraId="10AD7900" w14:textId="2199CF94" w:rsidR="0088361F" w:rsidRPr="00903DBA" w:rsidRDefault="0088361F" w:rsidP="009E4045">
      <w:pPr>
        <w:rPr>
          <w:highlight w:val="white"/>
        </w:rPr>
      </w:pPr>
      <w:r w:rsidRPr="00903DBA">
        <w:rPr>
          <w:highlight w:val="white"/>
        </w:rPr>
        <w:t>If we do not perf</w:t>
      </w:r>
      <w:r w:rsidR="00697CCB" w:rsidRPr="00903DBA">
        <w:rPr>
          <w:highlight w:val="white"/>
        </w:rPr>
        <w:t>orm</w:t>
      </w:r>
      <w:r w:rsidRPr="00903DBA">
        <w:rPr>
          <w:highlight w:val="white"/>
        </w:rPr>
        <w:t xml:space="preserve"> this action, there is a risk that</w:t>
      </w:r>
      <w:r w:rsidR="00652E8C" w:rsidRPr="00903DBA">
        <w:rPr>
          <w:highlight w:val="white"/>
        </w:rPr>
        <w:t xml:space="preserve"> the </w:t>
      </w:r>
      <w:r w:rsidRPr="00903DBA">
        <w:rPr>
          <w:rStyle w:val="KeyWord0"/>
          <w:highlight w:val="white"/>
        </w:rPr>
        <w:t>next</w:t>
      </w:r>
      <w:r w:rsidRPr="00903DBA">
        <w:rPr>
          <w:highlight w:val="white"/>
        </w:rPr>
        <w:t xml:space="preserve"> </w:t>
      </w:r>
      <w:r w:rsidR="00652E8C" w:rsidRPr="00903DBA">
        <w:rPr>
          <w:highlight w:val="white"/>
        </w:rPr>
        <w:t xml:space="preserve">field </w:t>
      </w:r>
      <w:r w:rsidRPr="00903DBA">
        <w:rPr>
          <w:highlight w:val="white"/>
        </w:rPr>
        <w:t xml:space="preserve">in the code above will point to another struct with the same name, defined </w:t>
      </w:r>
      <w:r w:rsidR="009E4045" w:rsidRPr="00903DBA">
        <w:rPr>
          <w:highlight w:val="white"/>
        </w:rPr>
        <w:t xml:space="preserve">in a </w:t>
      </w:r>
      <w:r w:rsidR="00652E8C" w:rsidRPr="00903DBA">
        <w:rPr>
          <w:highlight w:val="white"/>
        </w:rPr>
        <w:t>surrounding</w:t>
      </w:r>
      <w:r w:rsidR="009E4045" w:rsidRPr="00903DBA">
        <w:rPr>
          <w:highlight w:val="white"/>
        </w:rPr>
        <w:t xml:space="preserve"> block</w:t>
      </w:r>
      <w:r w:rsidR="00326554" w:rsidRPr="00903DBA">
        <w:rPr>
          <w:highlight w:val="white"/>
        </w:rPr>
        <w:t xml:space="preserve"> or in global space.</w:t>
      </w:r>
    </w:p>
    <w:p w14:paraId="767DD3CD" w14:textId="6A81A602" w:rsidR="00B700C2" w:rsidRPr="00903DBA" w:rsidRDefault="00D43E0D" w:rsidP="00D43E0D">
      <w:pPr>
        <w:pStyle w:val="CodeHeader"/>
        <w:rPr>
          <w:highlight w:val="white"/>
        </w:rPr>
      </w:pPr>
      <w:proofErr w:type="spellStart"/>
      <w:r w:rsidRPr="00903DBA">
        <w:rPr>
          <w:highlight w:val="white"/>
        </w:rPr>
        <w:t>MiddleCodeGenerator.cs</w:t>
      </w:r>
      <w:proofErr w:type="spellEnd"/>
    </w:p>
    <w:p w14:paraId="197A8704" w14:textId="0FEC4774" w:rsidR="00B65D09" w:rsidRPr="00903DBA" w:rsidRDefault="00B65D09" w:rsidP="00B65D09">
      <w:pPr>
        <w:pStyle w:val="Code"/>
        <w:rPr>
          <w:highlight w:val="white"/>
        </w:rPr>
      </w:pPr>
      <w:r w:rsidRPr="00903DBA">
        <w:rPr>
          <w:highlight w:val="white"/>
        </w:rPr>
        <w:t xml:space="preserve">    public static void StructUnionHeader(string optionalName, Sort sort) {</w:t>
      </w:r>
    </w:p>
    <w:p w14:paraId="0C9A6259" w14:textId="77777777" w:rsidR="00B65D09" w:rsidRPr="00903DBA" w:rsidRDefault="00B65D09" w:rsidP="00B65D09">
      <w:pPr>
        <w:pStyle w:val="Code"/>
        <w:rPr>
          <w:highlight w:val="white"/>
        </w:rPr>
      </w:pPr>
      <w:r w:rsidRPr="00903DBA">
        <w:rPr>
          <w:highlight w:val="white"/>
        </w:rPr>
        <w:t xml:space="preserve">      if (optionalName != null) {</w:t>
      </w:r>
    </w:p>
    <w:p w14:paraId="19BBA529" w14:textId="77777777" w:rsidR="00B65D09" w:rsidRPr="00903DBA" w:rsidRDefault="00B65D09" w:rsidP="00B65D09">
      <w:pPr>
        <w:pStyle w:val="Code"/>
        <w:rPr>
          <w:highlight w:val="white"/>
        </w:rPr>
      </w:pPr>
      <w:r w:rsidRPr="00903DBA">
        <w:rPr>
          <w:highlight w:val="white"/>
        </w:rPr>
        <w:t xml:space="preserve">        Type type = new Type(sort);</w:t>
      </w:r>
    </w:p>
    <w:p w14:paraId="4EBBCB8B" w14:textId="77777777" w:rsidR="00B65D09" w:rsidRPr="00903DBA" w:rsidRDefault="00B65D09" w:rsidP="00B65D09">
      <w:pPr>
        <w:pStyle w:val="Code"/>
        <w:rPr>
          <w:highlight w:val="white"/>
        </w:rPr>
      </w:pPr>
      <w:r w:rsidRPr="00903DBA">
        <w:rPr>
          <w:highlight w:val="white"/>
        </w:rPr>
        <w:t xml:space="preserve">        SymbolTable.CurrentTable.AddTag(optionalName, type);</w:t>
      </w:r>
    </w:p>
    <w:p w14:paraId="157C6F70" w14:textId="77777777" w:rsidR="00B65D09" w:rsidRPr="00903DBA" w:rsidRDefault="00B65D09" w:rsidP="00B65D09">
      <w:pPr>
        <w:pStyle w:val="Code"/>
        <w:rPr>
          <w:highlight w:val="white"/>
        </w:rPr>
      </w:pPr>
      <w:r w:rsidRPr="00903DBA">
        <w:rPr>
          <w:highlight w:val="white"/>
        </w:rPr>
        <w:t xml:space="preserve">      }</w:t>
      </w:r>
    </w:p>
    <w:p w14:paraId="61CBCA4B" w14:textId="77777777" w:rsidR="00B65D09" w:rsidRPr="00903DBA" w:rsidRDefault="00B65D09" w:rsidP="00B65D09">
      <w:pPr>
        <w:pStyle w:val="Code"/>
        <w:rPr>
          <w:highlight w:val="white"/>
        </w:rPr>
      </w:pPr>
      <w:r w:rsidRPr="00903DBA">
        <w:rPr>
          <w:highlight w:val="white"/>
        </w:rPr>
        <w:t xml:space="preserve">    }</w:t>
      </w:r>
    </w:p>
    <w:p w14:paraId="39B6BCA0" w14:textId="71AE3DAB" w:rsidR="00015FBE" w:rsidRPr="00903DBA" w:rsidRDefault="003F5071" w:rsidP="00015FBE">
      <w:pPr>
        <w:rPr>
          <w:rStyle w:val="KeyWord0"/>
          <w:highlight w:val="white"/>
        </w:rPr>
      </w:pPr>
      <w:r w:rsidRPr="00903DBA">
        <w:rPr>
          <w:highlight w:val="white"/>
        </w:rPr>
        <w:t xml:space="preserve">The </w:t>
      </w:r>
      <w:r w:rsidRPr="00903DBA">
        <w:rPr>
          <w:rStyle w:val="KeyWord0"/>
          <w:highlight w:val="white"/>
        </w:rPr>
        <w:t>StructUnionSpecifier</w:t>
      </w:r>
      <w:r w:rsidRPr="00903DBA">
        <w:rPr>
          <w:highlight w:val="white"/>
        </w:rPr>
        <w:t xml:space="preserve"> method </w:t>
      </w:r>
      <w:r w:rsidR="00811372" w:rsidRPr="00903DBA">
        <w:rPr>
          <w:highlight w:val="white"/>
        </w:rPr>
        <w:t>adds a</w:t>
      </w:r>
      <w:r w:rsidRPr="00903DBA">
        <w:rPr>
          <w:highlight w:val="white"/>
        </w:rPr>
        <w:t xml:space="preserve"> struct or union. The </w:t>
      </w:r>
      <w:r w:rsidRPr="00903DBA">
        <w:rPr>
          <w:rStyle w:val="KeyWord0"/>
          <w:highlight w:val="white"/>
        </w:rPr>
        <w:t>sort</w:t>
      </w:r>
      <w:r w:rsidRPr="00903DBA">
        <w:rPr>
          <w:highlight w:val="white"/>
        </w:rPr>
        <w:t xml:space="preserve"> parameter is either </w:t>
      </w:r>
      <w:r w:rsidRPr="00903DBA">
        <w:rPr>
          <w:rStyle w:val="KeyWord0"/>
          <w:highlight w:val="white"/>
        </w:rPr>
        <w:t>Sort.Struct</w:t>
      </w:r>
      <w:r w:rsidR="00B65D09" w:rsidRPr="00903DBA">
        <w:rPr>
          <w:highlight w:val="white"/>
        </w:rPr>
        <w:t xml:space="preserve"> </w:t>
      </w:r>
      <w:r w:rsidR="00681086" w:rsidRPr="00903DBA">
        <w:rPr>
          <w:highlight w:val="white"/>
        </w:rPr>
        <w:t xml:space="preserve">or </w:t>
      </w:r>
      <w:r w:rsidR="00681086" w:rsidRPr="00903DBA">
        <w:rPr>
          <w:rStyle w:val="KeyWord0"/>
          <w:highlight w:val="white"/>
        </w:rPr>
        <w:t>Sort.Union</w:t>
      </w:r>
      <w:r w:rsidR="00681086" w:rsidRPr="00903DBA">
        <w:rPr>
          <w:highlight w:val="white"/>
        </w:rPr>
        <w:t>.</w:t>
      </w:r>
      <w:r w:rsidR="00015FBE" w:rsidRPr="00903DBA">
        <w:rPr>
          <w:highlight w:val="white"/>
        </w:rPr>
        <w:t xml:space="preserve"> If the optional name is not null, we look up the type (it has been added by </w:t>
      </w:r>
      <w:r w:rsidR="00015FBE" w:rsidRPr="00903DBA">
        <w:rPr>
          <w:rStyle w:val="KeyWord0"/>
          <w:highlight w:val="white"/>
        </w:rPr>
        <w:t>StructOrUnionHeader</w:t>
      </w:r>
      <w:r w:rsidR="00015FBE" w:rsidRPr="00903DBA">
        <w:rPr>
          <w:highlight w:val="white"/>
        </w:rPr>
        <w:t xml:space="preserve"> </w:t>
      </w:r>
      <w:r w:rsidR="0037779A" w:rsidRPr="00903DBA">
        <w:rPr>
          <w:highlight w:val="white"/>
        </w:rPr>
        <w:t>above) and sets its member map</w:t>
      </w:r>
      <w:r w:rsidR="00EB40FE" w:rsidRPr="00903DBA">
        <w:rPr>
          <w:highlight w:val="white"/>
        </w:rPr>
        <w:t>, which is given by the entry map of the current symbol table.</w:t>
      </w:r>
    </w:p>
    <w:p w14:paraId="7097D6B3" w14:textId="7A982455" w:rsidR="00D77A6B" w:rsidRPr="00903DBA" w:rsidRDefault="00D77A6B" w:rsidP="00015FBE">
      <w:pPr>
        <w:pStyle w:val="Code"/>
        <w:rPr>
          <w:highlight w:val="white"/>
        </w:rPr>
      </w:pPr>
      <w:r w:rsidRPr="00903DBA">
        <w:rPr>
          <w:highlight w:val="white"/>
        </w:rPr>
        <w:t xml:space="preserve">    public static Type StructUnionSpecifier(string optionalName, Sort sort) {</w:t>
      </w:r>
    </w:p>
    <w:p w14:paraId="0C14870B" w14:textId="77777777" w:rsidR="00D77A6B" w:rsidRPr="00903DBA" w:rsidRDefault="00D77A6B" w:rsidP="00D77A6B">
      <w:pPr>
        <w:pStyle w:val="Code"/>
        <w:rPr>
          <w:highlight w:val="white"/>
        </w:rPr>
      </w:pPr>
      <w:r w:rsidRPr="00903DBA">
        <w:rPr>
          <w:highlight w:val="white"/>
        </w:rPr>
        <w:t xml:space="preserve">      if (optionalName != null) {</w:t>
      </w:r>
    </w:p>
    <w:p w14:paraId="0A8D67C6" w14:textId="77777777" w:rsidR="00D77A6B" w:rsidRPr="00903DBA" w:rsidRDefault="00D77A6B" w:rsidP="00D77A6B">
      <w:pPr>
        <w:pStyle w:val="Code"/>
        <w:rPr>
          <w:highlight w:val="white"/>
        </w:rPr>
      </w:pPr>
      <w:r w:rsidRPr="00903DBA">
        <w:rPr>
          <w:highlight w:val="white"/>
        </w:rPr>
        <w:t xml:space="preserve">        Type type = SymbolTable.CurrentTable.LookupTag(optionalName, sort);</w:t>
      </w:r>
    </w:p>
    <w:p w14:paraId="6DD2C1F0" w14:textId="77777777" w:rsidR="00D77A6B" w:rsidRPr="00903DBA" w:rsidRDefault="00D77A6B" w:rsidP="00D77A6B">
      <w:pPr>
        <w:pStyle w:val="Code"/>
        <w:rPr>
          <w:highlight w:val="white"/>
        </w:rPr>
      </w:pPr>
      <w:r w:rsidRPr="00903DBA">
        <w:rPr>
          <w:highlight w:val="white"/>
        </w:rPr>
        <w:t xml:space="preserve">        type.MemberMap = SymbolTable.CurrentTable.EntryMap;</w:t>
      </w:r>
    </w:p>
    <w:p w14:paraId="59CC4D02" w14:textId="77777777" w:rsidR="00945E55" w:rsidRPr="00903DBA" w:rsidRDefault="00945E55" w:rsidP="00945E55">
      <w:pPr>
        <w:pStyle w:val="Code"/>
        <w:rPr>
          <w:highlight w:val="white"/>
        </w:rPr>
      </w:pPr>
      <w:r w:rsidRPr="00903DBA">
        <w:rPr>
          <w:highlight w:val="white"/>
        </w:rPr>
        <w:t xml:space="preserve">        type.MemberList = SymbolTable.CurrentTable.EntryList;</w:t>
      </w:r>
    </w:p>
    <w:p w14:paraId="4966F811" w14:textId="77777777" w:rsidR="00D77A6B" w:rsidRPr="00903DBA" w:rsidRDefault="00D77A6B" w:rsidP="00D77A6B">
      <w:pPr>
        <w:pStyle w:val="Code"/>
        <w:rPr>
          <w:highlight w:val="white"/>
        </w:rPr>
      </w:pPr>
      <w:r w:rsidRPr="00903DBA">
        <w:rPr>
          <w:highlight w:val="white"/>
        </w:rPr>
        <w:t xml:space="preserve">        return type;</w:t>
      </w:r>
    </w:p>
    <w:p w14:paraId="0E4782F7" w14:textId="617D55AE" w:rsidR="00D77A6B" w:rsidRPr="00903DBA" w:rsidRDefault="00D77A6B" w:rsidP="00D77A6B">
      <w:pPr>
        <w:pStyle w:val="Code"/>
        <w:rPr>
          <w:highlight w:val="white"/>
        </w:rPr>
      </w:pPr>
      <w:r w:rsidRPr="00903DBA">
        <w:rPr>
          <w:highlight w:val="white"/>
        </w:rPr>
        <w:t xml:space="preserve">      }</w:t>
      </w:r>
    </w:p>
    <w:p w14:paraId="204CDBB0" w14:textId="08E62FC0" w:rsidR="00063DDD" w:rsidRPr="00903DBA" w:rsidRDefault="00063DDD" w:rsidP="00063DDD">
      <w:pPr>
        <w:rPr>
          <w:highlight w:val="white"/>
        </w:rPr>
      </w:pPr>
      <w:r w:rsidRPr="00903DBA">
        <w:rPr>
          <w:highlight w:val="white"/>
        </w:rPr>
        <w:t>If the optional name is null, we create and return a type with the entry map of the current symbol table.</w:t>
      </w:r>
    </w:p>
    <w:p w14:paraId="6877E896" w14:textId="77777777" w:rsidR="00D77A6B" w:rsidRPr="00903DBA" w:rsidRDefault="00D77A6B" w:rsidP="00D77A6B">
      <w:pPr>
        <w:pStyle w:val="Code"/>
        <w:rPr>
          <w:highlight w:val="white"/>
        </w:rPr>
      </w:pPr>
      <w:r w:rsidRPr="00903DBA">
        <w:rPr>
          <w:highlight w:val="white"/>
        </w:rPr>
        <w:t xml:space="preserve">      else {</w:t>
      </w:r>
    </w:p>
    <w:p w14:paraId="498A1EDE" w14:textId="77777777" w:rsidR="00945E55" w:rsidRPr="00903DBA" w:rsidRDefault="00945E55" w:rsidP="00945E55">
      <w:pPr>
        <w:pStyle w:val="Code"/>
        <w:rPr>
          <w:highlight w:val="white"/>
        </w:rPr>
      </w:pPr>
      <w:r w:rsidRPr="00903DBA">
        <w:rPr>
          <w:highlight w:val="white"/>
        </w:rPr>
        <w:t xml:space="preserve">        return (new Type(sort, SymbolTable.CurrentTable.EntryMap,</w:t>
      </w:r>
    </w:p>
    <w:p w14:paraId="52CEF520" w14:textId="77777777" w:rsidR="00945E55" w:rsidRPr="00903DBA" w:rsidRDefault="00945E55" w:rsidP="00945E55">
      <w:pPr>
        <w:pStyle w:val="Code"/>
        <w:rPr>
          <w:highlight w:val="white"/>
        </w:rPr>
      </w:pPr>
      <w:r w:rsidRPr="00903DBA">
        <w:rPr>
          <w:highlight w:val="white"/>
        </w:rPr>
        <w:t xml:space="preserve">                         SymbolTable.CurrentTable.EntryList));</w:t>
      </w:r>
    </w:p>
    <w:p w14:paraId="5EFE7F0F" w14:textId="77777777" w:rsidR="00D77A6B" w:rsidRPr="00903DBA" w:rsidRDefault="00D77A6B" w:rsidP="00D77A6B">
      <w:pPr>
        <w:pStyle w:val="Code"/>
        <w:rPr>
          <w:highlight w:val="white"/>
        </w:rPr>
      </w:pPr>
      <w:r w:rsidRPr="00903DBA">
        <w:rPr>
          <w:highlight w:val="white"/>
        </w:rPr>
        <w:t xml:space="preserve">      }</w:t>
      </w:r>
    </w:p>
    <w:p w14:paraId="645D5251" w14:textId="77777777" w:rsidR="00D77A6B" w:rsidRPr="00903DBA" w:rsidRDefault="00D77A6B" w:rsidP="00D77A6B">
      <w:pPr>
        <w:pStyle w:val="Code"/>
        <w:rPr>
          <w:highlight w:val="white"/>
        </w:rPr>
      </w:pPr>
      <w:r w:rsidRPr="00903DBA">
        <w:rPr>
          <w:highlight w:val="white"/>
        </w:rPr>
        <w:t xml:space="preserve">    }</w:t>
      </w:r>
    </w:p>
    <w:p w14:paraId="30E0EFD9" w14:textId="644BCFF0" w:rsidR="009046E4" w:rsidRPr="00903DBA" w:rsidRDefault="00590E25" w:rsidP="00590E25">
      <w:pPr>
        <w:rPr>
          <w:highlight w:val="white"/>
        </w:rPr>
      </w:pPr>
      <w:r w:rsidRPr="00903DBA">
        <w:rPr>
          <w:highlight w:val="white"/>
        </w:rPr>
        <w:t xml:space="preserve">The </w:t>
      </w:r>
      <w:r w:rsidRPr="00903DBA">
        <w:rPr>
          <w:rStyle w:val="KeyWord0"/>
          <w:highlight w:val="white"/>
        </w:rPr>
        <w:t>LookupStructUnion</w:t>
      </w:r>
      <w:r w:rsidRPr="00903DBA">
        <w:rPr>
          <w:highlight w:val="white"/>
        </w:rPr>
        <w:t xml:space="preserve"> method</w:t>
      </w:r>
      <w:r w:rsidR="003A1A30" w:rsidRPr="00903DBA">
        <w:rPr>
          <w:highlight w:val="white"/>
        </w:rPr>
        <w:t xml:space="preserve"> </w:t>
      </w:r>
      <w:r w:rsidR="008346E3" w:rsidRPr="00903DBA">
        <w:rPr>
          <w:highlight w:val="white"/>
        </w:rPr>
        <w:t xml:space="preserve">looks </w:t>
      </w:r>
      <w:r w:rsidR="009046E4" w:rsidRPr="00903DBA">
        <w:rPr>
          <w:highlight w:val="white"/>
        </w:rPr>
        <w:t xml:space="preserve">a struct or union. The sort parameter is either </w:t>
      </w:r>
      <w:r w:rsidR="009046E4" w:rsidRPr="00903DBA">
        <w:rPr>
          <w:rStyle w:val="KeyWord0"/>
          <w:highlight w:val="white"/>
        </w:rPr>
        <w:t>Sort.Struct</w:t>
      </w:r>
      <w:r w:rsidR="009046E4" w:rsidRPr="00903DBA">
        <w:rPr>
          <w:highlight w:val="white"/>
        </w:rPr>
        <w:t xml:space="preserve"> or </w:t>
      </w:r>
      <w:r w:rsidR="009046E4" w:rsidRPr="00903DBA">
        <w:rPr>
          <w:rStyle w:val="KeyWord0"/>
          <w:highlight w:val="white"/>
        </w:rPr>
        <w:t>Sort.Union</w:t>
      </w:r>
      <w:r w:rsidR="009046E4" w:rsidRPr="00903DBA">
        <w:rPr>
          <w:highlight w:val="white"/>
        </w:rPr>
        <w:t>.</w:t>
      </w:r>
    </w:p>
    <w:p w14:paraId="3D9F38D0" w14:textId="467781B1" w:rsidR="00B65D09" w:rsidRPr="00903DBA" w:rsidRDefault="00B65D09" w:rsidP="00B65D09">
      <w:pPr>
        <w:pStyle w:val="Code"/>
        <w:rPr>
          <w:highlight w:val="white"/>
        </w:rPr>
      </w:pPr>
      <w:r w:rsidRPr="00903DBA">
        <w:rPr>
          <w:highlight w:val="white"/>
        </w:rPr>
        <w:t xml:space="preserve">    public static Type LookupStructUnion(string name, Sort sort) {</w:t>
      </w:r>
    </w:p>
    <w:p w14:paraId="68397676" w14:textId="77777777" w:rsidR="00A56534" w:rsidRPr="00903DBA" w:rsidRDefault="00A56534" w:rsidP="00A56534">
      <w:pPr>
        <w:pStyle w:val="Code"/>
        <w:rPr>
          <w:highlight w:val="white"/>
        </w:rPr>
      </w:pPr>
      <w:r w:rsidRPr="00903DBA">
        <w:rPr>
          <w:highlight w:val="white"/>
        </w:rPr>
        <w:t xml:space="preserve">      Type type = SymbolTable.CurrentTable.LookupTag(name, sort);</w:t>
      </w:r>
    </w:p>
    <w:p w14:paraId="368CA89D" w14:textId="1ED2980E" w:rsidR="00B65D09" w:rsidRPr="00903DBA" w:rsidRDefault="008D0F8E" w:rsidP="008D0F8E">
      <w:pPr>
        <w:rPr>
          <w:highlight w:val="white"/>
        </w:rPr>
      </w:pPr>
      <w:r w:rsidRPr="00903DBA">
        <w:rPr>
          <w:highlight w:val="white"/>
        </w:rPr>
        <w:t>If the struct or union exists, we simply return its type.</w:t>
      </w:r>
    </w:p>
    <w:p w14:paraId="4D2D4F8C" w14:textId="77777777" w:rsidR="00B65D09" w:rsidRPr="00903DBA" w:rsidRDefault="00B65D09" w:rsidP="00B65D09">
      <w:pPr>
        <w:pStyle w:val="Code"/>
        <w:rPr>
          <w:highlight w:val="white"/>
        </w:rPr>
      </w:pPr>
      <w:r w:rsidRPr="00903DBA">
        <w:rPr>
          <w:highlight w:val="white"/>
        </w:rPr>
        <w:t xml:space="preserve">      if (type != null) {</w:t>
      </w:r>
    </w:p>
    <w:p w14:paraId="5E5196C2" w14:textId="77777777" w:rsidR="00B65D09" w:rsidRPr="00903DBA" w:rsidRDefault="00B65D09" w:rsidP="00B65D09">
      <w:pPr>
        <w:pStyle w:val="Code"/>
        <w:rPr>
          <w:highlight w:val="white"/>
        </w:rPr>
      </w:pPr>
      <w:r w:rsidRPr="00903DBA">
        <w:rPr>
          <w:highlight w:val="white"/>
        </w:rPr>
        <w:t xml:space="preserve">        return type;</w:t>
      </w:r>
    </w:p>
    <w:p w14:paraId="7B1175B4" w14:textId="1C01A0D7" w:rsidR="00B65D09" w:rsidRPr="00903DBA" w:rsidRDefault="00B65D09" w:rsidP="00B65D09">
      <w:pPr>
        <w:pStyle w:val="Code"/>
        <w:rPr>
          <w:highlight w:val="white"/>
        </w:rPr>
      </w:pPr>
      <w:r w:rsidRPr="00903DBA">
        <w:rPr>
          <w:highlight w:val="white"/>
        </w:rPr>
        <w:t xml:space="preserve">      }</w:t>
      </w:r>
    </w:p>
    <w:p w14:paraId="058418D9" w14:textId="1118323D" w:rsidR="00A11606" w:rsidRPr="00903DBA" w:rsidRDefault="00A11606" w:rsidP="00A11606">
      <w:pPr>
        <w:rPr>
          <w:highlight w:val="white"/>
        </w:rPr>
      </w:pPr>
      <w:r w:rsidRPr="00903DBA">
        <w:rPr>
          <w:highlight w:val="white"/>
        </w:rPr>
        <w:t xml:space="preserve">If the struct or union does not exist, we create a new type and add it to the tag map. However, the type lacks a member map, which means that it is not yet possible to define variables of the type. </w:t>
      </w:r>
      <w:r w:rsidR="00C6631D" w:rsidRPr="00903DBA">
        <w:rPr>
          <w:highlight w:val="white"/>
        </w:rPr>
        <w:t>It is only when the struc</w:t>
      </w:r>
      <w:r w:rsidR="00F36361" w:rsidRPr="00903DBA">
        <w:rPr>
          <w:highlight w:val="white"/>
        </w:rPr>
        <w:t>t</w:t>
      </w:r>
      <w:r w:rsidR="00C6631D" w:rsidRPr="00903DBA">
        <w:rPr>
          <w:highlight w:val="white"/>
        </w:rPr>
        <w:t xml:space="preserve"> or union becomes properly define</w:t>
      </w:r>
      <w:r w:rsidR="00151A42" w:rsidRPr="00903DBA">
        <w:rPr>
          <w:highlight w:val="white"/>
        </w:rPr>
        <w:t>d</w:t>
      </w:r>
      <w:r w:rsidR="00C6631D" w:rsidRPr="00903DBA">
        <w:rPr>
          <w:highlight w:val="white"/>
        </w:rPr>
        <w:t>, with a member map, this it will be possible to define variables</w:t>
      </w:r>
      <w:r w:rsidR="00063CF1" w:rsidRPr="00903DBA">
        <w:rPr>
          <w:highlight w:val="white"/>
        </w:rPr>
        <w:t>.</w:t>
      </w:r>
    </w:p>
    <w:p w14:paraId="67DD6370" w14:textId="77777777" w:rsidR="00B65D09" w:rsidRPr="00903DBA" w:rsidRDefault="00B65D09" w:rsidP="00B65D09">
      <w:pPr>
        <w:pStyle w:val="Code"/>
        <w:rPr>
          <w:highlight w:val="white"/>
        </w:rPr>
      </w:pPr>
      <w:r w:rsidRPr="00903DBA">
        <w:rPr>
          <w:highlight w:val="white"/>
        </w:rPr>
        <w:t xml:space="preserve">      else {</w:t>
      </w:r>
    </w:p>
    <w:p w14:paraId="333CB301" w14:textId="77777777" w:rsidR="00B65D09" w:rsidRPr="00903DBA" w:rsidRDefault="00B65D09" w:rsidP="00B65D09">
      <w:pPr>
        <w:pStyle w:val="Code"/>
        <w:rPr>
          <w:highlight w:val="white"/>
        </w:rPr>
      </w:pPr>
      <w:r w:rsidRPr="00903DBA">
        <w:rPr>
          <w:highlight w:val="white"/>
        </w:rPr>
        <w:t xml:space="preserve">        type = new Type(sort);</w:t>
      </w:r>
    </w:p>
    <w:p w14:paraId="3AABF5BF" w14:textId="77777777" w:rsidR="00B65D09" w:rsidRPr="00903DBA" w:rsidRDefault="00B65D09" w:rsidP="00B65D09">
      <w:pPr>
        <w:pStyle w:val="Code"/>
        <w:rPr>
          <w:highlight w:val="white"/>
        </w:rPr>
      </w:pPr>
      <w:r w:rsidRPr="00903DBA">
        <w:rPr>
          <w:highlight w:val="white"/>
        </w:rPr>
        <w:t xml:space="preserve">        SymbolTable.CurrentTable.AddTag(name, type);</w:t>
      </w:r>
    </w:p>
    <w:p w14:paraId="71FF65B1" w14:textId="77777777" w:rsidR="00B65D09" w:rsidRPr="00903DBA" w:rsidRDefault="00B65D09" w:rsidP="00B65D09">
      <w:pPr>
        <w:pStyle w:val="Code"/>
        <w:rPr>
          <w:highlight w:val="white"/>
        </w:rPr>
      </w:pPr>
      <w:r w:rsidRPr="00903DBA">
        <w:rPr>
          <w:highlight w:val="white"/>
        </w:rPr>
        <w:t xml:space="preserve">        return type;</w:t>
      </w:r>
    </w:p>
    <w:p w14:paraId="6DED382D" w14:textId="77777777" w:rsidR="00B65D09" w:rsidRPr="00903DBA" w:rsidRDefault="00B65D09" w:rsidP="00B65D09">
      <w:pPr>
        <w:pStyle w:val="Code"/>
        <w:rPr>
          <w:highlight w:val="white"/>
        </w:rPr>
      </w:pPr>
      <w:r w:rsidRPr="00903DBA">
        <w:rPr>
          <w:highlight w:val="white"/>
        </w:rPr>
        <w:t xml:space="preserve">      }</w:t>
      </w:r>
    </w:p>
    <w:p w14:paraId="4091005F" w14:textId="32C813C3" w:rsidR="00B65D09" w:rsidRPr="00903DBA" w:rsidRDefault="00B65D09" w:rsidP="00B65D09">
      <w:pPr>
        <w:pStyle w:val="Code"/>
        <w:rPr>
          <w:highlight w:val="white"/>
        </w:rPr>
      </w:pPr>
      <w:r w:rsidRPr="00903DBA">
        <w:rPr>
          <w:highlight w:val="white"/>
        </w:rPr>
        <w:t xml:space="preserve">    }</w:t>
      </w:r>
    </w:p>
    <w:p w14:paraId="40AAF170" w14:textId="064ABCC1" w:rsidR="00012070" w:rsidRPr="00903DBA" w:rsidRDefault="00012070" w:rsidP="00965E9F">
      <w:pPr>
        <w:pStyle w:val="Rubrik4"/>
        <w:rPr>
          <w:highlight w:val="white"/>
        </w:rPr>
      </w:pPr>
      <w:r w:rsidRPr="00903DBA">
        <w:rPr>
          <w:highlight w:val="white"/>
        </w:rPr>
        <w:lastRenderedPageBreak/>
        <w:t>Enumeration</w:t>
      </w:r>
    </w:p>
    <w:p w14:paraId="59DD874A" w14:textId="244457DA" w:rsidR="001D6908" w:rsidRPr="00903DBA" w:rsidRDefault="00E86C12" w:rsidP="001D6908">
      <w:pPr>
        <w:rPr>
          <w:highlight w:val="white"/>
        </w:rPr>
      </w:pPr>
      <w:r w:rsidRPr="00903DBA">
        <w:rPr>
          <w:highlight w:val="white"/>
        </w:rPr>
        <w:t>A</w:t>
      </w:r>
      <w:r w:rsidR="00151A42" w:rsidRPr="00903DBA">
        <w:rPr>
          <w:highlight w:val="white"/>
        </w:rPr>
        <w:t>n</w:t>
      </w:r>
      <w:r w:rsidRPr="00903DBA">
        <w:rPr>
          <w:highlight w:val="white"/>
        </w:rPr>
        <w:t xml:space="preserve"> enumeration declaration may hold a list of enumeration items, which are assigned values. Each item </w:t>
      </w:r>
      <w:r w:rsidR="00CF1EEA" w:rsidRPr="00903DBA">
        <w:rPr>
          <w:highlight w:val="white"/>
        </w:rPr>
        <w:t xml:space="preserve">is </w:t>
      </w:r>
      <w:r w:rsidRPr="00903DBA">
        <w:rPr>
          <w:highlight w:val="white"/>
        </w:rPr>
        <w:t>declared as a constant signed integer, with a value implicitly or explicitly assigned.</w:t>
      </w:r>
    </w:p>
    <w:p w14:paraId="759360CE" w14:textId="2F9A9F49" w:rsidR="00753E01" w:rsidRPr="00903DBA" w:rsidRDefault="00E87871" w:rsidP="00876D3B">
      <w:pPr>
        <w:pStyle w:val="CodeHeader"/>
        <w:rPr>
          <w:highlight w:val="white"/>
        </w:rPr>
      </w:pPr>
      <w:proofErr w:type="spellStart"/>
      <w:r w:rsidRPr="00903DBA">
        <w:rPr>
          <w:highlight w:val="white"/>
        </w:rPr>
        <w:t>MainParser.</w:t>
      </w:r>
      <w:r w:rsidR="00A85C92" w:rsidRPr="00903DBA">
        <w:rPr>
          <w:highlight w:val="white"/>
        </w:rPr>
        <w:t>gppg</w:t>
      </w:r>
      <w:proofErr w:type="spellEnd"/>
    </w:p>
    <w:p w14:paraId="3803C6C5" w14:textId="77777777" w:rsidR="001D6908" w:rsidRPr="00903DBA" w:rsidRDefault="001D6908" w:rsidP="001D6908">
      <w:pPr>
        <w:pStyle w:val="Code"/>
        <w:rPr>
          <w:highlight w:val="white"/>
        </w:rPr>
      </w:pPr>
      <w:r w:rsidRPr="00903DBA">
        <w:rPr>
          <w:highlight w:val="white"/>
        </w:rPr>
        <w:t>enum_specifier:</w:t>
      </w:r>
    </w:p>
    <w:p w14:paraId="03ED40AC" w14:textId="77777777" w:rsidR="001D6908" w:rsidRPr="00903DBA" w:rsidRDefault="001D6908" w:rsidP="001D6908">
      <w:pPr>
        <w:pStyle w:val="Code"/>
        <w:rPr>
          <w:highlight w:val="white"/>
        </w:rPr>
      </w:pPr>
      <w:r w:rsidRPr="00903DBA">
        <w:rPr>
          <w:highlight w:val="white"/>
        </w:rPr>
        <w:t xml:space="preserve">    ENUM optional_name {</w:t>
      </w:r>
    </w:p>
    <w:p w14:paraId="6C0BFE57" w14:textId="7B1CADE3" w:rsidR="00AE69D4" w:rsidRPr="00903DBA" w:rsidRDefault="00AE69D4" w:rsidP="00AE69D4">
      <w:pPr>
        <w:pStyle w:val="Code"/>
        <w:rPr>
          <w:highlight w:val="white"/>
        </w:rPr>
      </w:pPr>
      <w:r w:rsidRPr="00903DBA">
        <w:rPr>
          <w:highlight w:val="white"/>
        </w:rPr>
        <w:t xml:space="preserve">      EnumValueStack.Push(</w:t>
      </w:r>
      <w:r w:rsidR="00EF0D34" w:rsidRPr="00903DBA">
        <w:rPr>
          <w:highlight w:val="white"/>
        </w:rPr>
        <w:t>BigInteger.Zero</w:t>
      </w:r>
      <w:r w:rsidRPr="00903DBA">
        <w:rPr>
          <w:highlight w:val="white"/>
        </w:rPr>
        <w:t>);</w:t>
      </w:r>
    </w:p>
    <w:p w14:paraId="2B21CA1E" w14:textId="77777777" w:rsidR="001D6908" w:rsidRPr="00903DBA" w:rsidRDefault="001D6908" w:rsidP="001D6908">
      <w:pPr>
        <w:pStyle w:val="Code"/>
        <w:rPr>
          <w:highlight w:val="white"/>
        </w:rPr>
      </w:pPr>
      <w:r w:rsidRPr="00903DBA">
        <w:rPr>
          <w:highlight w:val="white"/>
        </w:rPr>
        <w:t xml:space="preserve">    }</w:t>
      </w:r>
    </w:p>
    <w:p w14:paraId="4A53BC29" w14:textId="77777777" w:rsidR="001D6908" w:rsidRPr="00903DBA" w:rsidRDefault="001D6908" w:rsidP="001D6908">
      <w:pPr>
        <w:pStyle w:val="Code"/>
        <w:rPr>
          <w:highlight w:val="white"/>
        </w:rPr>
      </w:pPr>
      <w:r w:rsidRPr="00903DBA">
        <w:rPr>
          <w:highlight w:val="white"/>
        </w:rPr>
        <w:t xml:space="preserve">    LEFT_BLOCK enum_list RIGHT_BLOCK {</w:t>
      </w:r>
    </w:p>
    <w:p w14:paraId="096653E1" w14:textId="77777777" w:rsidR="001D6908" w:rsidRPr="00903DBA" w:rsidRDefault="001D6908" w:rsidP="001D6908">
      <w:pPr>
        <w:pStyle w:val="Code"/>
        <w:rPr>
          <w:highlight w:val="white"/>
        </w:rPr>
      </w:pPr>
      <w:r w:rsidRPr="00903DBA">
        <w:rPr>
          <w:highlight w:val="white"/>
        </w:rPr>
        <w:t xml:space="preserve">      EnumValueStack.Pop();</w:t>
      </w:r>
    </w:p>
    <w:p w14:paraId="35AC9031" w14:textId="77777777" w:rsidR="001D6908" w:rsidRPr="00903DBA" w:rsidRDefault="001D6908" w:rsidP="001D6908">
      <w:pPr>
        <w:pStyle w:val="Code"/>
        <w:rPr>
          <w:highlight w:val="white"/>
        </w:rPr>
      </w:pPr>
      <w:r w:rsidRPr="00903DBA">
        <w:rPr>
          <w:highlight w:val="white"/>
        </w:rPr>
        <w:t xml:space="preserve">      $$ = MiddleCodeGenerator.EnumSpecifier($2, $5);</w:t>
      </w:r>
    </w:p>
    <w:p w14:paraId="38247D25" w14:textId="15CC6105" w:rsidR="001D6908" w:rsidRPr="00903DBA" w:rsidRDefault="001D6908" w:rsidP="001D6908">
      <w:pPr>
        <w:pStyle w:val="Code"/>
        <w:rPr>
          <w:highlight w:val="white"/>
        </w:rPr>
      </w:pPr>
      <w:r w:rsidRPr="00903DBA">
        <w:rPr>
          <w:highlight w:val="white"/>
        </w:rPr>
        <w:t xml:space="preserve">    }</w:t>
      </w:r>
    </w:p>
    <w:p w14:paraId="5CB2B10A" w14:textId="6318B11E" w:rsidR="00226BDF" w:rsidRPr="00903DBA" w:rsidRDefault="00226BDF" w:rsidP="006A3D35">
      <w:pPr>
        <w:rPr>
          <w:highlight w:val="white"/>
        </w:rPr>
      </w:pPr>
      <w:r w:rsidRPr="00903DBA">
        <w:rPr>
          <w:highlight w:val="white"/>
        </w:rPr>
        <w:t>A</w:t>
      </w:r>
      <w:r w:rsidR="00151A42" w:rsidRPr="00903DBA">
        <w:rPr>
          <w:highlight w:val="white"/>
        </w:rPr>
        <w:t>n</w:t>
      </w:r>
      <w:r w:rsidRPr="00903DBA">
        <w:rPr>
          <w:highlight w:val="white"/>
        </w:rPr>
        <w:t xml:space="preserve"> enumeration declaration may also hold a name without a</w:t>
      </w:r>
      <w:r w:rsidR="00151A42" w:rsidRPr="00903DBA">
        <w:rPr>
          <w:highlight w:val="white"/>
        </w:rPr>
        <w:t>n</w:t>
      </w:r>
      <w:r w:rsidRPr="00903DBA">
        <w:rPr>
          <w:highlight w:val="white"/>
        </w:rPr>
        <w:t xml:space="preserve"> </w:t>
      </w:r>
      <w:r w:rsidR="006A3D35" w:rsidRPr="00903DBA">
        <w:rPr>
          <w:highlight w:val="white"/>
        </w:rPr>
        <w:t>enumeration item list. In that case, we look up the name and returns its type</w:t>
      </w:r>
      <w:r w:rsidR="00DA7E1D" w:rsidRPr="00903DBA">
        <w:rPr>
          <w:highlight w:val="white"/>
        </w:rPr>
        <w:t xml:space="preserve">, which is a </w:t>
      </w:r>
      <w:r w:rsidR="006A3D35" w:rsidRPr="00903DBA">
        <w:rPr>
          <w:highlight w:val="white"/>
        </w:rPr>
        <w:t xml:space="preserve">constant signed integer. However, the name of the </w:t>
      </w:r>
      <w:r w:rsidR="00DA7E1D" w:rsidRPr="00903DBA">
        <w:rPr>
          <w:highlight w:val="white"/>
        </w:rPr>
        <w:t>enumeration</w:t>
      </w:r>
      <w:r w:rsidR="006A3D35" w:rsidRPr="00903DBA">
        <w:rPr>
          <w:highlight w:val="white"/>
        </w:rPr>
        <w:t xml:space="preserve"> must exist; otherwise, a</w:t>
      </w:r>
      <w:r w:rsidR="00DA7E1D" w:rsidRPr="00903DBA">
        <w:rPr>
          <w:highlight w:val="white"/>
        </w:rPr>
        <w:t>n</w:t>
      </w:r>
      <w:r w:rsidR="006A3D35" w:rsidRPr="00903DBA">
        <w:rPr>
          <w:highlight w:val="white"/>
        </w:rPr>
        <w:t xml:space="preserve"> error is reported.</w:t>
      </w:r>
    </w:p>
    <w:p w14:paraId="6AE1CA02" w14:textId="77777777" w:rsidR="001D6908" w:rsidRPr="00903DBA" w:rsidRDefault="001D6908" w:rsidP="001D6908">
      <w:pPr>
        <w:pStyle w:val="Code"/>
        <w:rPr>
          <w:highlight w:val="white"/>
        </w:rPr>
      </w:pPr>
      <w:r w:rsidRPr="00903DBA">
        <w:rPr>
          <w:highlight w:val="white"/>
        </w:rPr>
        <w:t xml:space="preserve">  | ENUM NAME {</w:t>
      </w:r>
    </w:p>
    <w:p w14:paraId="730F9932" w14:textId="77777777" w:rsidR="001D6908" w:rsidRPr="00903DBA" w:rsidRDefault="001D6908" w:rsidP="001D6908">
      <w:pPr>
        <w:pStyle w:val="Code"/>
        <w:rPr>
          <w:highlight w:val="white"/>
        </w:rPr>
      </w:pPr>
      <w:r w:rsidRPr="00903DBA">
        <w:rPr>
          <w:highlight w:val="white"/>
        </w:rPr>
        <w:t xml:space="preserve">      $$ = MiddleCodeGenerator.LookupEnum($2);</w:t>
      </w:r>
    </w:p>
    <w:p w14:paraId="387517B7" w14:textId="77777777" w:rsidR="001D6908" w:rsidRPr="00903DBA" w:rsidRDefault="001D6908" w:rsidP="001D6908">
      <w:pPr>
        <w:pStyle w:val="Code"/>
        <w:rPr>
          <w:highlight w:val="white"/>
        </w:rPr>
      </w:pPr>
      <w:r w:rsidRPr="00903DBA">
        <w:rPr>
          <w:highlight w:val="white"/>
        </w:rPr>
        <w:t xml:space="preserve">    };</w:t>
      </w:r>
    </w:p>
    <w:p w14:paraId="7F1B8764" w14:textId="51876003" w:rsidR="001D6908" w:rsidRPr="00903DBA" w:rsidRDefault="00E803D1" w:rsidP="00E803D1">
      <w:pPr>
        <w:rPr>
          <w:highlight w:val="white"/>
        </w:rPr>
      </w:pPr>
      <w:r w:rsidRPr="00903DBA">
        <w:rPr>
          <w:highlight w:val="white"/>
        </w:rPr>
        <w:t xml:space="preserve">The result of </w:t>
      </w:r>
      <w:r w:rsidRPr="00903DBA">
        <w:rPr>
          <w:rStyle w:val="KeyWord0"/>
          <w:highlight w:val="white"/>
        </w:rPr>
        <w:t>enum_list</w:t>
      </w:r>
      <w:r w:rsidRPr="00903DBA">
        <w:rPr>
          <w:highlight w:val="white"/>
        </w:rPr>
        <w:t xml:space="preserve"> is a set holding the symbols of the enumeration items and a </w:t>
      </w:r>
      <w:r w:rsidR="00DA7E1D" w:rsidRPr="00903DBA">
        <w:rPr>
          <w:highlight w:val="white"/>
        </w:rPr>
        <w:t>B</w:t>
      </w:r>
      <w:r w:rsidRPr="00903DBA">
        <w:rPr>
          <w:highlight w:val="white"/>
        </w:rPr>
        <w:t>oolean value indicating whether the item was explicitly assign</w:t>
      </w:r>
      <w:r w:rsidR="00DA7E1D" w:rsidRPr="00903DBA">
        <w:rPr>
          <w:highlight w:val="white"/>
        </w:rPr>
        <w:t>e</w:t>
      </w:r>
      <w:r w:rsidRPr="00903DBA">
        <w:rPr>
          <w:highlight w:val="white"/>
        </w:rPr>
        <w:t>d.</w:t>
      </w:r>
      <w:r w:rsidR="00B66979" w:rsidRPr="00903DBA">
        <w:rPr>
          <w:highlight w:val="white"/>
        </w:rPr>
        <w:t xml:space="preserve"> We need the Boolean value in case the enumeration symbol is given extern storage, in which case it is not allowed to assign the enumeration item an explicit value.</w:t>
      </w:r>
    </w:p>
    <w:p w14:paraId="5E260535" w14:textId="77777777" w:rsidR="001D6908" w:rsidRPr="00903DBA" w:rsidRDefault="001D6908" w:rsidP="001D6908">
      <w:pPr>
        <w:pStyle w:val="Code"/>
        <w:rPr>
          <w:highlight w:val="white"/>
        </w:rPr>
      </w:pPr>
      <w:r w:rsidRPr="00903DBA">
        <w:rPr>
          <w:highlight w:val="white"/>
        </w:rPr>
        <w:t>enum_list:</w:t>
      </w:r>
    </w:p>
    <w:p w14:paraId="73A2A216" w14:textId="77777777" w:rsidR="001D6908" w:rsidRPr="00903DBA" w:rsidRDefault="001D6908" w:rsidP="001D6908">
      <w:pPr>
        <w:pStyle w:val="Code"/>
        <w:rPr>
          <w:highlight w:val="white"/>
        </w:rPr>
      </w:pPr>
      <w:r w:rsidRPr="00903DBA">
        <w:rPr>
          <w:highlight w:val="white"/>
        </w:rPr>
        <w:t xml:space="preserve">    enum {</w:t>
      </w:r>
    </w:p>
    <w:p w14:paraId="41310C0B" w14:textId="77777777" w:rsidR="001D6908" w:rsidRPr="00903DBA" w:rsidRDefault="001D6908" w:rsidP="001D6908">
      <w:pPr>
        <w:pStyle w:val="Code"/>
        <w:rPr>
          <w:highlight w:val="white"/>
        </w:rPr>
      </w:pPr>
      <w:r w:rsidRPr="00903DBA">
        <w:rPr>
          <w:highlight w:val="white"/>
        </w:rPr>
        <w:t xml:space="preserve">      ISet&lt;Pair&lt;Symbol,bool&gt;&gt; memberSet =</w:t>
      </w:r>
    </w:p>
    <w:p w14:paraId="11A7EB20" w14:textId="77777777" w:rsidR="001D6908" w:rsidRPr="00903DBA" w:rsidRDefault="001D6908" w:rsidP="001D6908">
      <w:pPr>
        <w:pStyle w:val="Code"/>
        <w:rPr>
          <w:highlight w:val="white"/>
        </w:rPr>
      </w:pPr>
      <w:r w:rsidRPr="00903DBA">
        <w:rPr>
          <w:highlight w:val="white"/>
        </w:rPr>
        <w:t xml:space="preserve">        new HashSet&lt;Pair&lt;Symbol,bool&gt;&gt;();</w:t>
      </w:r>
    </w:p>
    <w:p w14:paraId="71F3D807" w14:textId="77777777" w:rsidR="001D6908" w:rsidRPr="00903DBA" w:rsidRDefault="001D6908" w:rsidP="001D6908">
      <w:pPr>
        <w:pStyle w:val="Code"/>
        <w:rPr>
          <w:highlight w:val="white"/>
        </w:rPr>
      </w:pPr>
      <w:r w:rsidRPr="00903DBA">
        <w:rPr>
          <w:highlight w:val="white"/>
        </w:rPr>
        <w:t xml:space="preserve">      memberSet.Add($1);</w:t>
      </w:r>
    </w:p>
    <w:p w14:paraId="32B38798" w14:textId="77777777" w:rsidR="001D6908" w:rsidRPr="00903DBA" w:rsidRDefault="001D6908" w:rsidP="001D6908">
      <w:pPr>
        <w:pStyle w:val="Code"/>
        <w:rPr>
          <w:highlight w:val="white"/>
        </w:rPr>
      </w:pPr>
      <w:r w:rsidRPr="00903DBA">
        <w:rPr>
          <w:highlight w:val="white"/>
        </w:rPr>
        <w:t xml:space="preserve">      $$ = memberSet;</w:t>
      </w:r>
    </w:p>
    <w:p w14:paraId="2C65A038" w14:textId="77777777" w:rsidR="001D6908" w:rsidRPr="00903DBA" w:rsidRDefault="001D6908" w:rsidP="001D6908">
      <w:pPr>
        <w:pStyle w:val="Code"/>
        <w:rPr>
          <w:highlight w:val="white"/>
        </w:rPr>
      </w:pPr>
      <w:r w:rsidRPr="00903DBA">
        <w:rPr>
          <w:highlight w:val="white"/>
        </w:rPr>
        <w:t xml:space="preserve">    }</w:t>
      </w:r>
    </w:p>
    <w:p w14:paraId="51C0618E" w14:textId="77777777" w:rsidR="001D6908" w:rsidRPr="00903DBA" w:rsidRDefault="001D6908" w:rsidP="001D6908">
      <w:pPr>
        <w:pStyle w:val="Code"/>
        <w:rPr>
          <w:highlight w:val="white"/>
        </w:rPr>
      </w:pPr>
      <w:r w:rsidRPr="00903DBA">
        <w:rPr>
          <w:highlight w:val="white"/>
        </w:rPr>
        <w:t xml:space="preserve">  | enum_list COMMA enum {</w:t>
      </w:r>
    </w:p>
    <w:p w14:paraId="5C6B5CED" w14:textId="77777777" w:rsidR="001D6908" w:rsidRPr="00903DBA" w:rsidRDefault="001D6908" w:rsidP="001D6908">
      <w:pPr>
        <w:pStyle w:val="Code"/>
        <w:rPr>
          <w:highlight w:val="white"/>
        </w:rPr>
      </w:pPr>
      <w:r w:rsidRPr="00903DBA">
        <w:rPr>
          <w:highlight w:val="white"/>
        </w:rPr>
        <w:t xml:space="preserve">      ISet&lt;Pair&lt;Symbol,bool&gt;&gt; memberSet = $1;</w:t>
      </w:r>
    </w:p>
    <w:p w14:paraId="1DD8CFDC" w14:textId="77777777" w:rsidR="001D6908" w:rsidRPr="00903DBA" w:rsidRDefault="001D6908" w:rsidP="001D6908">
      <w:pPr>
        <w:pStyle w:val="Code"/>
        <w:rPr>
          <w:highlight w:val="white"/>
        </w:rPr>
      </w:pPr>
      <w:r w:rsidRPr="00903DBA">
        <w:rPr>
          <w:highlight w:val="white"/>
        </w:rPr>
        <w:t xml:space="preserve">      memberSet.Add($3);</w:t>
      </w:r>
    </w:p>
    <w:p w14:paraId="21AAE3A5" w14:textId="77777777" w:rsidR="001D6908" w:rsidRPr="00903DBA" w:rsidRDefault="001D6908" w:rsidP="001D6908">
      <w:pPr>
        <w:pStyle w:val="Code"/>
        <w:rPr>
          <w:highlight w:val="white"/>
        </w:rPr>
      </w:pPr>
      <w:r w:rsidRPr="00903DBA">
        <w:rPr>
          <w:highlight w:val="white"/>
        </w:rPr>
        <w:t xml:space="preserve">      $$ = memberSet;</w:t>
      </w:r>
    </w:p>
    <w:p w14:paraId="33EBF7AD" w14:textId="77777777" w:rsidR="001D6908" w:rsidRPr="00903DBA" w:rsidRDefault="001D6908" w:rsidP="001D6908">
      <w:pPr>
        <w:pStyle w:val="Code"/>
        <w:rPr>
          <w:highlight w:val="white"/>
        </w:rPr>
      </w:pPr>
      <w:r w:rsidRPr="00903DBA">
        <w:rPr>
          <w:highlight w:val="white"/>
        </w:rPr>
        <w:t xml:space="preserve">    };</w:t>
      </w:r>
    </w:p>
    <w:p w14:paraId="60C1BB1D" w14:textId="176A51A0" w:rsidR="0099740C" w:rsidRPr="00903DBA" w:rsidRDefault="0099740C" w:rsidP="0099740C">
      <w:pPr>
        <w:rPr>
          <w:highlight w:val="white"/>
        </w:rPr>
      </w:pPr>
      <w:r w:rsidRPr="00903DBA">
        <w:rPr>
          <w:highlight w:val="white"/>
        </w:rPr>
        <w:t>When it comes to enumeration</w:t>
      </w:r>
      <w:r w:rsidR="007E5365" w:rsidRPr="00903DBA">
        <w:rPr>
          <w:highlight w:val="white"/>
        </w:rPr>
        <w:t>s,</w:t>
      </w:r>
      <w:r w:rsidRPr="00903DBA">
        <w:rPr>
          <w:highlight w:val="white"/>
        </w:rPr>
        <w:t xml:space="preserve"> we have a potential problem. Each enumeration item is stored in the symbol table as a signed integer with a value. The value may be </w:t>
      </w:r>
      <w:r w:rsidR="007E5365" w:rsidRPr="00903DBA">
        <w:rPr>
          <w:highlight w:val="white"/>
        </w:rPr>
        <w:t xml:space="preserve">explicitly </w:t>
      </w:r>
      <w:r w:rsidRPr="00903DBA">
        <w:rPr>
          <w:highlight w:val="white"/>
        </w:rPr>
        <w:t xml:space="preserve">assigned or </w:t>
      </w:r>
      <w:r w:rsidR="007E5365" w:rsidRPr="00903DBA">
        <w:rPr>
          <w:highlight w:val="white"/>
        </w:rPr>
        <w:t xml:space="preserve">implicitly </w:t>
      </w:r>
      <w:r w:rsidRPr="00903DBA">
        <w:rPr>
          <w:highlight w:val="white"/>
        </w:rPr>
        <w:t xml:space="preserve">given </w:t>
      </w:r>
      <w:r w:rsidR="007E5365" w:rsidRPr="00903DBA">
        <w:rPr>
          <w:highlight w:val="white"/>
        </w:rPr>
        <w:t>a value</w:t>
      </w:r>
      <w:r w:rsidRPr="00903DBA">
        <w:rPr>
          <w:highlight w:val="white"/>
        </w:rPr>
        <w:t xml:space="preserve">. If the storage of the enumeration is extern, </w:t>
      </w:r>
      <w:r w:rsidR="007E5365" w:rsidRPr="00903DBA">
        <w:rPr>
          <w:highlight w:val="white"/>
        </w:rPr>
        <w:t>it is not</w:t>
      </w:r>
      <w:r w:rsidRPr="00903DBA">
        <w:rPr>
          <w:highlight w:val="white"/>
        </w:rPr>
        <w:t xml:space="preserve"> allowed to assign values to the enumeration items. However, it is in C allowed to state the declaration specifiers in </w:t>
      </w:r>
      <w:r w:rsidR="007E5365" w:rsidRPr="00903DBA">
        <w:rPr>
          <w:highlight w:val="white"/>
        </w:rPr>
        <w:t>arbitrary</w:t>
      </w:r>
      <w:r w:rsidRPr="00903DBA">
        <w:rPr>
          <w:highlight w:val="white"/>
        </w:rPr>
        <w:t xml:space="preserve"> order. For instance, the following declaration is valid</w:t>
      </w:r>
      <w:r w:rsidR="007E5365" w:rsidRPr="00903DBA">
        <w:rPr>
          <w:highlight w:val="white"/>
        </w:rPr>
        <w:t>:</w:t>
      </w:r>
    </w:p>
    <w:p w14:paraId="033421AE" w14:textId="77777777" w:rsidR="0099740C" w:rsidRPr="00903DBA" w:rsidRDefault="0099740C" w:rsidP="0099740C">
      <w:pPr>
        <w:pStyle w:val="Code"/>
        <w:rPr>
          <w:highlight w:val="white"/>
        </w:rPr>
      </w:pPr>
      <w:r w:rsidRPr="00903DBA">
        <w:rPr>
          <w:highlight w:val="white"/>
        </w:rPr>
        <w:t>enum {a, b} extern;</w:t>
      </w:r>
    </w:p>
    <w:p w14:paraId="01FCB109" w14:textId="49568648" w:rsidR="0099740C" w:rsidRPr="00903DBA" w:rsidRDefault="0099740C" w:rsidP="0099740C">
      <w:pPr>
        <w:rPr>
          <w:highlight w:val="white"/>
        </w:rPr>
      </w:pPr>
      <w:r w:rsidRPr="00903DBA">
        <w:rPr>
          <w:highlight w:val="white"/>
        </w:rPr>
        <w:t>The following declaration is invalid</w:t>
      </w:r>
      <w:r w:rsidR="007E5365" w:rsidRPr="00903DBA">
        <w:rPr>
          <w:highlight w:val="white"/>
        </w:rPr>
        <w:t xml:space="preserve">, since it has extern storage and </w:t>
      </w:r>
      <w:r w:rsidR="007E5365" w:rsidRPr="00903DBA">
        <w:rPr>
          <w:rStyle w:val="KeyWord0"/>
          <w:highlight w:val="white"/>
        </w:rPr>
        <w:t>a</w:t>
      </w:r>
      <w:r w:rsidR="007E5365" w:rsidRPr="00903DBA">
        <w:rPr>
          <w:highlight w:val="white"/>
        </w:rPr>
        <w:t xml:space="preserve"> is assigned a value</w:t>
      </w:r>
      <w:r w:rsidRPr="00903DBA">
        <w:rPr>
          <w:highlight w:val="white"/>
        </w:rPr>
        <w:t>:</w:t>
      </w:r>
    </w:p>
    <w:p w14:paraId="562048D0" w14:textId="27D947E8" w:rsidR="0099740C" w:rsidRPr="00903DBA" w:rsidRDefault="0099740C" w:rsidP="0099740C">
      <w:pPr>
        <w:pStyle w:val="Code"/>
        <w:rPr>
          <w:highlight w:val="white"/>
        </w:rPr>
      </w:pPr>
      <w:r w:rsidRPr="00903DBA">
        <w:rPr>
          <w:highlight w:val="white"/>
        </w:rPr>
        <w:t>enum {a = 1, b} extern;</w:t>
      </w:r>
    </w:p>
    <w:p w14:paraId="2F963A49" w14:textId="0A4F5561" w:rsidR="0099740C" w:rsidRPr="00903DBA" w:rsidRDefault="0099740C" w:rsidP="0099740C">
      <w:pPr>
        <w:rPr>
          <w:highlight w:val="white"/>
        </w:rPr>
      </w:pPr>
      <w:r w:rsidRPr="00903DBA">
        <w:rPr>
          <w:highlight w:val="white"/>
        </w:rPr>
        <w:t>The problem is that when we parse enumeration declaration we might not yet know if its storage is extern. Therefore</w:t>
      </w:r>
      <w:r w:rsidR="002B563D" w:rsidRPr="00903DBA">
        <w:rPr>
          <w:highlight w:val="white"/>
        </w:rPr>
        <w:t>,</w:t>
      </w:r>
      <w:r w:rsidRPr="00903DBA">
        <w:rPr>
          <w:highlight w:val="white"/>
        </w:rPr>
        <w:t xml:space="preserve"> we must also store, for each item, whether it has been </w:t>
      </w:r>
      <w:r w:rsidR="002B563D" w:rsidRPr="00903DBA">
        <w:rPr>
          <w:highlight w:val="white"/>
        </w:rPr>
        <w:t>explicitly</w:t>
      </w:r>
      <w:r w:rsidRPr="00903DBA">
        <w:rPr>
          <w:highlight w:val="white"/>
        </w:rPr>
        <w:t xml:space="preserve"> assigned. The handling of the storage is </w:t>
      </w:r>
      <w:r w:rsidR="002B563D" w:rsidRPr="00903DBA">
        <w:rPr>
          <w:highlight w:val="white"/>
        </w:rPr>
        <w:t>managed</w:t>
      </w:r>
      <w:r w:rsidRPr="00903DBA">
        <w:rPr>
          <w:highlight w:val="white"/>
        </w:rPr>
        <w:t xml:space="preserve"> by the </w:t>
      </w:r>
      <w:r w:rsidRPr="00903DBA">
        <w:rPr>
          <w:rStyle w:val="KeyWord0"/>
          <w:highlight w:val="white"/>
        </w:rPr>
        <w:t>Specifier</w:t>
      </w:r>
      <w:r w:rsidRPr="00903DBA">
        <w:rPr>
          <w:highlight w:val="white"/>
        </w:rPr>
        <w:t xml:space="preserve"> class </w:t>
      </w:r>
      <w:r w:rsidR="00894838" w:rsidRPr="00903DBA">
        <w:rPr>
          <w:highlight w:val="white"/>
        </w:rPr>
        <w:t>(see</w:t>
      </w:r>
      <w:r w:rsidR="002B563D" w:rsidRPr="00903DBA">
        <w:rPr>
          <w:highlight w:val="white"/>
        </w:rPr>
        <w:t xml:space="preserve"> Chapter </w:t>
      </w:r>
      <w:r w:rsidR="002B563D" w:rsidRPr="00903DBA">
        <w:rPr>
          <w:highlight w:val="white"/>
        </w:rPr>
        <w:fldChar w:fldCharType="begin"/>
      </w:r>
      <w:r w:rsidR="002B563D" w:rsidRPr="00903DBA">
        <w:rPr>
          <w:highlight w:val="white"/>
        </w:rPr>
        <w:instrText xml:space="preserve"> REF _Ref54202192 \r \h </w:instrText>
      </w:r>
      <w:r w:rsidR="002B563D" w:rsidRPr="00903DBA">
        <w:rPr>
          <w:highlight w:val="white"/>
        </w:rPr>
      </w:r>
      <w:r w:rsidR="002B563D" w:rsidRPr="00903DBA">
        <w:rPr>
          <w:highlight w:val="white"/>
        </w:rPr>
        <w:fldChar w:fldCharType="separate"/>
      </w:r>
      <w:r w:rsidR="005F7BC3" w:rsidRPr="00903DBA">
        <w:rPr>
          <w:highlight w:val="white"/>
        </w:rPr>
        <w:t>4</w:t>
      </w:r>
      <w:r w:rsidR="002B563D" w:rsidRPr="00903DBA">
        <w:rPr>
          <w:highlight w:val="white"/>
        </w:rPr>
        <w:fldChar w:fldCharType="end"/>
      </w:r>
      <w:r w:rsidR="00894838" w:rsidRPr="00903DBA">
        <w:rPr>
          <w:highlight w:val="white"/>
        </w:rPr>
        <w:t>)</w:t>
      </w:r>
      <w:r w:rsidR="002B563D" w:rsidRPr="00903DBA">
        <w:rPr>
          <w:highlight w:val="white"/>
        </w:rPr>
        <w:t xml:space="preserve"> </w:t>
      </w:r>
      <w:r w:rsidRPr="00903DBA">
        <w:rPr>
          <w:highlight w:val="white"/>
        </w:rPr>
        <w:t>after all declaration specifiers have been parsed.</w:t>
      </w:r>
      <w:r w:rsidR="007A5268" w:rsidRPr="00903DBA">
        <w:rPr>
          <w:highlight w:val="white"/>
        </w:rPr>
        <w:t xml:space="preserve"> </w:t>
      </w:r>
      <w:r w:rsidR="007A5268" w:rsidRPr="00903DBA">
        <w:rPr>
          <w:highlight w:val="white"/>
        </w:rPr>
        <w:lastRenderedPageBreak/>
        <w:t>The result is that for each item a p</w:t>
      </w:r>
      <w:r w:rsidR="00CA623C" w:rsidRPr="00903DBA">
        <w:rPr>
          <w:highlight w:val="white"/>
        </w:rPr>
        <w:t>a</w:t>
      </w:r>
      <w:r w:rsidR="007A5268" w:rsidRPr="00903DBA">
        <w:rPr>
          <w:highlight w:val="white"/>
        </w:rPr>
        <w:t xml:space="preserve">ir is returned, holding the symbol of the item and a </w:t>
      </w:r>
      <w:r w:rsidR="00894838" w:rsidRPr="00903DBA">
        <w:rPr>
          <w:highlight w:val="white"/>
        </w:rPr>
        <w:t>B</w:t>
      </w:r>
      <w:r w:rsidR="007A5268" w:rsidRPr="00903DBA">
        <w:rPr>
          <w:highlight w:val="white"/>
        </w:rPr>
        <w:t>oolean value indicating whether the item has been explicitly assigned</w:t>
      </w:r>
      <w:r w:rsidR="00894838" w:rsidRPr="00903DBA">
        <w:rPr>
          <w:highlight w:val="white"/>
        </w:rPr>
        <w:t xml:space="preserve"> a value</w:t>
      </w:r>
      <w:r w:rsidR="007A5268" w:rsidRPr="00903DBA">
        <w:rPr>
          <w:highlight w:val="white"/>
        </w:rPr>
        <w:t>.</w:t>
      </w:r>
    </w:p>
    <w:p w14:paraId="793331C8" w14:textId="77777777" w:rsidR="001D6908" w:rsidRPr="00903DBA" w:rsidRDefault="001D6908" w:rsidP="001D6908">
      <w:pPr>
        <w:pStyle w:val="Code"/>
        <w:rPr>
          <w:highlight w:val="white"/>
        </w:rPr>
      </w:pPr>
      <w:r w:rsidRPr="00903DBA">
        <w:rPr>
          <w:highlight w:val="white"/>
        </w:rPr>
        <w:t>enum:</w:t>
      </w:r>
    </w:p>
    <w:p w14:paraId="3C09CDF4" w14:textId="77777777" w:rsidR="001D6908" w:rsidRPr="00903DBA" w:rsidRDefault="001D6908" w:rsidP="001D6908">
      <w:pPr>
        <w:pStyle w:val="Code"/>
        <w:rPr>
          <w:highlight w:val="white"/>
        </w:rPr>
      </w:pPr>
      <w:r w:rsidRPr="00903DBA">
        <w:rPr>
          <w:highlight w:val="white"/>
        </w:rPr>
        <w:t xml:space="preserve">    NAME {</w:t>
      </w:r>
    </w:p>
    <w:p w14:paraId="5F2ECCB3" w14:textId="77777777" w:rsidR="001D6908" w:rsidRPr="00903DBA" w:rsidRDefault="001D6908" w:rsidP="001D6908">
      <w:pPr>
        <w:pStyle w:val="Code"/>
        <w:rPr>
          <w:highlight w:val="white"/>
        </w:rPr>
      </w:pPr>
      <w:r w:rsidRPr="00903DBA">
        <w:rPr>
          <w:highlight w:val="white"/>
        </w:rPr>
        <w:t xml:space="preserve">      Symbol symbol = MiddleCodeGenerator.EnumItem($1, null);</w:t>
      </w:r>
    </w:p>
    <w:p w14:paraId="216FDEAC" w14:textId="77777777" w:rsidR="001D6908" w:rsidRPr="00903DBA" w:rsidRDefault="001D6908" w:rsidP="001D6908">
      <w:pPr>
        <w:pStyle w:val="Code"/>
        <w:rPr>
          <w:highlight w:val="white"/>
        </w:rPr>
      </w:pPr>
      <w:r w:rsidRPr="00903DBA">
        <w:rPr>
          <w:highlight w:val="white"/>
        </w:rPr>
        <w:t xml:space="preserve">      $$ = new Pair&lt;Symbol,bool&gt;(symbol, false);</w:t>
      </w:r>
    </w:p>
    <w:p w14:paraId="5BBE38AF" w14:textId="77777777" w:rsidR="001D6908" w:rsidRPr="00903DBA" w:rsidRDefault="001D6908" w:rsidP="001D6908">
      <w:pPr>
        <w:pStyle w:val="Code"/>
        <w:rPr>
          <w:highlight w:val="white"/>
        </w:rPr>
      </w:pPr>
      <w:r w:rsidRPr="00903DBA">
        <w:rPr>
          <w:highlight w:val="white"/>
        </w:rPr>
        <w:t xml:space="preserve">    }</w:t>
      </w:r>
    </w:p>
    <w:p w14:paraId="2B91875D" w14:textId="77777777" w:rsidR="001D6908" w:rsidRPr="00903DBA" w:rsidRDefault="001D6908" w:rsidP="001D6908">
      <w:pPr>
        <w:pStyle w:val="Code"/>
        <w:rPr>
          <w:highlight w:val="white"/>
        </w:rPr>
      </w:pPr>
      <w:r w:rsidRPr="00903DBA">
        <w:rPr>
          <w:highlight w:val="white"/>
        </w:rPr>
        <w:t xml:space="preserve">  | NAME ASSIGN constant_integral_expression {</w:t>
      </w:r>
    </w:p>
    <w:p w14:paraId="0902C2F2" w14:textId="77777777" w:rsidR="001D6908" w:rsidRPr="00903DBA" w:rsidRDefault="001D6908" w:rsidP="001D6908">
      <w:pPr>
        <w:pStyle w:val="Code"/>
        <w:rPr>
          <w:highlight w:val="white"/>
        </w:rPr>
      </w:pPr>
      <w:r w:rsidRPr="00903DBA">
        <w:rPr>
          <w:highlight w:val="white"/>
        </w:rPr>
        <w:t xml:space="preserve">      Symbol symbol = MiddleCodeGenerator.EnumItem($1, $3.Symbol);</w:t>
      </w:r>
    </w:p>
    <w:p w14:paraId="49FD6E51" w14:textId="77777777" w:rsidR="001D6908" w:rsidRPr="00903DBA" w:rsidRDefault="001D6908" w:rsidP="001D6908">
      <w:pPr>
        <w:pStyle w:val="Code"/>
        <w:rPr>
          <w:highlight w:val="white"/>
        </w:rPr>
      </w:pPr>
      <w:r w:rsidRPr="00903DBA">
        <w:rPr>
          <w:highlight w:val="white"/>
        </w:rPr>
        <w:t xml:space="preserve">      $$ = new Pair&lt;Symbol,bool&gt;(symbol, true);</w:t>
      </w:r>
    </w:p>
    <w:p w14:paraId="62C79E85" w14:textId="4CDC9F9D" w:rsidR="00863397" w:rsidRPr="00903DBA" w:rsidRDefault="001D6908" w:rsidP="00494989">
      <w:pPr>
        <w:pStyle w:val="Code"/>
        <w:rPr>
          <w:highlight w:val="white"/>
        </w:rPr>
      </w:pPr>
      <w:r w:rsidRPr="00903DBA">
        <w:rPr>
          <w:highlight w:val="white"/>
        </w:rPr>
        <w:t xml:space="preserve">    };</w:t>
      </w:r>
    </w:p>
    <w:p w14:paraId="56B47F33" w14:textId="63CE628F" w:rsidR="009931FF" w:rsidRPr="00903DBA" w:rsidRDefault="009931FF" w:rsidP="009931FF">
      <w:pPr>
        <w:rPr>
          <w:highlight w:val="white"/>
        </w:rPr>
      </w:pPr>
      <w:r w:rsidRPr="00903DBA">
        <w:rPr>
          <w:highlight w:val="white"/>
        </w:rPr>
        <w:t xml:space="preserve">The </w:t>
      </w:r>
      <w:r w:rsidRPr="00903DBA">
        <w:rPr>
          <w:rStyle w:val="KeyWord0"/>
          <w:highlight w:val="white"/>
        </w:rPr>
        <w:t>EnumItem</w:t>
      </w:r>
      <w:r w:rsidRPr="00903DBA">
        <w:rPr>
          <w:highlight w:val="white"/>
        </w:rPr>
        <w:t xml:space="preserve"> </w:t>
      </w:r>
      <w:r w:rsidR="00670DD6" w:rsidRPr="00903DBA">
        <w:rPr>
          <w:highlight w:val="white"/>
        </w:rPr>
        <w:t xml:space="preserve">method </w:t>
      </w:r>
      <w:r w:rsidR="00B80F95" w:rsidRPr="00903DBA">
        <w:rPr>
          <w:highlight w:val="white"/>
        </w:rPr>
        <w:t xml:space="preserve">stores the item in the symbol table and checks the optional </w:t>
      </w:r>
      <w:r w:rsidR="00F4217C" w:rsidRPr="00903DBA">
        <w:rPr>
          <w:highlight w:val="white"/>
        </w:rPr>
        <w:t>initialization</w:t>
      </w:r>
      <w:r w:rsidR="00B80F95" w:rsidRPr="00903DBA">
        <w:rPr>
          <w:highlight w:val="white"/>
        </w:rPr>
        <w:t xml:space="preserve"> symbol</w:t>
      </w:r>
      <w:r w:rsidR="00F23853" w:rsidRPr="00903DBA">
        <w:rPr>
          <w:highlight w:val="white"/>
        </w:rPr>
        <w:t>.</w:t>
      </w:r>
      <w:r w:rsidR="00C039BF" w:rsidRPr="00903DBA">
        <w:rPr>
          <w:highlight w:val="white"/>
        </w:rPr>
        <w:t xml:space="preserve"> The type of the item is constant signed integer.</w:t>
      </w:r>
    </w:p>
    <w:p w14:paraId="33646E55" w14:textId="2118F5D1" w:rsidR="00876D3B" w:rsidRPr="00903DBA" w:rsidRDefault="00C04514" w:rsidP="00876D3B">
      <w:pPr>
        <w:pStyle w:val="CodeHeader"/>
        <w:rPr>
          <w:highlight w:val="white"/>
        </w:rPr>
      </w:pPr>
      <w:proofErr w:type="spellStart"/>
      <w:r w:rsidRPr="00903DBA">
        <w:rPr>
          <w:highlight w:val="white"/>
        </w:rPr>
        <w:t>MiddleCodeGenerator.cs</w:t>
      </w:r>
      <w:proofErr w:type="spellEnd"/>
    </w:p>
    <w:p w14:paraId="23E92F25" w14:textId="77777777" w:rsidR="00894838" w:rsidRPr="00903DBA" w:rsidRDefault="00C04514" w:rsidP="00C04514">
      <w:pPr>
        <w:pStyle w:val="Code"/>
        <w:rPr>
          <w:highlight w:val="white"/>
        </w:rPr>
      </w:pPr>
      <w:r w:rsidRPr="00903DBA">
        <w:rPr>
          <w:highlight w:val="white"/>
        </w:rPr>
        <w:t xml:space="preserve">    public static Symbol EnumItem(string itemName,</w:t>
      </w:r>
    </w:p>
    <w:p w14:paraId="66DEE34A" w14:textId="77777777" w:rsidR="00894838" w:rsidRPr="00903DBA" w:rsidRDefault="00894838" w:rsidP="000D7E9C">
      <w:pPr>
        <w:pStyle w:val="Code"/>
        <w:rPr>
          <w:highlight w:val="white"/>
        </w:rPr>
      </w:pPr>
      <w:r w:rsidRPr="00903DBA">
        <w:rPr>
          <w:highlight w:val="white"/>
        </w:rPr>
        <w:t xml:space="preserve">                                 </w:t>
      </w:r>
      <w:r w:rsidR="00C04514" w:rsidRPr="00903DBA">
        <w:rPr>
          <w:highlight w:val="white"/>
        </w:rPr>
        <w:t xml:space="preserve"> Symbol opt</w:t>
      </w:r>
      <w:r w:rsidR="002F35C1" w:rsidRPr="00903DBA">
        <w:rPr>
          <w:highlight w:val="white"/>
        </w:rPr>
        <w:t>Initializer</w:t>
      </w:r>
      <w:r w:rsidR="00C04514" w:rsidRPr="00903DBA">
        <w:rPr>
          <w:highlight w:val="white"/>
        </w:rPr>
        <w:t>Symbol)</w:t>
      </w:r>
      <w:r w:rsidRPr="00903DBA">
        <w:rPr>
          <w:highlight w:val="white"/>
        </w:rPr>
        <w:t xml:space="preserve"> </w:t>
      </w:r>
      <w:r w:rsidR="00C04514" w:rsidRPr="00903DBA">
        <w:rPr>
          <w:highlight w:val="white"/>
        </w:rPr>
        <w:t>{</w:t>
      </w:r>
    </w:p>
    <w:p w14:paraId="67A57E7F" w14:textId="36F7AEC4" w:rsidR="00C04514" w:rsidRPr="00903DBA" w:rsidRDefault="00894838" w:rsidP="000D7E9C">
      <w:pPr>
        <w:pStyle w:val="Code"/>
        <w:rPr>
          <w:highlight w:val="white"/>
        </w:rPr>
      </w:pPr>
      <w:r w:rsidRPr="00903DBA">
        <w:rPr>
          <w:highlight w:val="white"/>
        </w:rPr>
        <w:t xml:space="preserve">     </w:t>
      </w:r>
      <w:r w:rsidR="00C04514" w:rsidRPr="00903DBA">
        <w:rPr>
          <w:highlight w:val="white"/>
        </w:rPr>
        <w:t xml:space="preserve"> Type itemType = new Type(Sort.</w:t>
      </w:r>
      <w:r w:rsidR="005D4E81" w:rsidRPr="00903DBA">
        <w:rPr>
          <w:highlight w:val="white"/>
        </w:rPr>
        <w:t>SignedInt</w:t>
      </w:r>
      <w:r w:rsidR="00B7320A" w:rsidRPr="00903DBA">
        <w:rPr>
          <w:highlight w:val="white"/>
        </w:rPr>
        <w:t>, true</w:t>
      </w:r>
      <w:r w:rsidR="00C04514" w:rsidRPr="00903DBA">
        <w:rPr>
          <w:highlight w:val="white"/>
        </w:rPr>
        <w:t>);</w:t>
      </w:r>
    </w:p>
    <w:p w14:paraId="52F2C679" w14:textId="57A050E5" w:rsidR="00C04514" w:rsidRPr="00903DBA" w:rsidRDefault="00C04514" w:rsidP="00C04514">
      <w:pPr>
        <w:pStyle w:val="Code"/>
        <w:rPr>
          <w:highlight w:val="white"/>
        </w:rPr>
      </w:pPr>
      <w:r w:rsidRPr="00903DBA">
        <w:rPr>
          <w:highlight w:val="white"/>
        </w:rPr>
        <w:t xml:space="preserve">      itemType.Constant = true;</w:t>
      </w:r>
    </w:p>
    <w:p w14:paraId="07A5C60E" w14:textId="6BD1F766" w:rsidR="00903954" w:rsidRPr="00903DBA" w:rsidRDefault="00903954" w:rsidP="00903954">
      <w:pPr>
        <w:rPr>
          <w:highlight w:val="white"/>
        </w:rPr>
      </w:pPr>
      <w:r w:rsidRPr="00903DBA">
        <w:rPr>
          <w:highlight w:val="white"/>
        </w:rPr>
        <w:t xml:space="preserve">The value of the item is either set by the </w:t>
      </w:r>
      <w:r w:rsidR="00F4217C" w:rsidRPr="00903DBA">
        <w:rPr>
          <w:highlight w:val="white"/>
        </w:rPr>
        <w:t>initialization</w:t>
      </w:r>
      <w:r w:rsidRPr="00903DBA">
        <w:rPr>
          <w:highlight w:val="white"/>
        </w:rPr>
        <w:t xml:space="preserve"> symbol value, if present, or by the </w:t>
      </w:r>
      <w:r w:rsidR="00423448" w:rsidRPr="00903DBA">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sidRPr="00903DBA">
        <w:rPr>
          <w:highlight w:val="white"/>
        </w:rPr>
        <w:t>the first item holds the value zero.</w:t>
      </w:r>
    </w:p>
    <w:p w14:paraId="23D65BAA" w14:textId="7DABCCD7" w:rsidR="00C04514" w:rsidRPr="00903DBA" w:rsidRDefault="00C04514" w:rsidP="00C04514">
      <w:pPr>
        <w:pStyle w:val="Code"/>
        <w:rPr>
          <w:highlight w:val="white"/>
        </w:rPr>
      </w:pPr>
      <w:r w:rsidRPr="00903DBA">
        <w:rPr>
          <w:highlight w:val="white"/>
        </w:rPr>
        <w:t xml:space="preserve">      BigInteger value;</w:t>
      </w:r>
    </w:p>
    <w:p w14:paraId="71875602" w14:textId="2B2A223F" w:rsidR="00C04514" w:rsidRPr="00903DBA" w:rsidRDefault="00C04514" w:rsidP="00C04514">
      <w:pPr>
        <w:pStyle w:val="Code"/>
        <w:rPr>
          <w:highlight w:val="white"/>
        </w:rPr>
      </w:pPr>
      <w:r w:rsidRPr="00903DBA">
        <w:rPr>
          <w:highlight w:val="white"/>
        </w:rPr>
        <w:t xml:space="preserve">      if (opt</w:t>
      </w:r>
      <w:r w:rsidR="002F35C1" w:rsidRPr="00903DBA">
        <w:rPr>
          <w:highlight w:val="white"/>
        </w:rPr>
        <w:t>Initializer</w:t>
      </w:r>
      <w:r w:rsidRPr="00903DBA">
        <w:rPr>
          <w:highlight w:val="white"/>
        </w:rPr>
        <w:t>Symbol != null) {</w:t>
      </w:r>
    </w:p>
    <w:p w14:paraId="6FFB6EFA" w14:textId="19506017" w:rsidR="00C04514" w:rsidRPr="00903DBA" w:rsidRDefault="00C04514" w:rsidP="00C04514">
      <w:pPr>
        <w:pStyle w:val="Code"/>
        <w:rPr>
          <w:highlight w:val="white"/>
        </w:rPr>
      </w:pPr>
      <w:r w:rsidRPr="00903DBA">
        <w:rPr>
          <w:highlight w:val="white"/>
        </w:rPr>
        <w:t xml:space="preserve">        Assert.Error(opt</w:t>
      </w:r>
      <w:r w:rsidR="002F35C1" w:rsidRPr="00903DBA">
        <w:rPr>
          <w:highlight w:val="white"/>
        </w:rPr>
        <w:t>Initializer</w:t>
      </w:r>
      <w:r w:rsidRPr="00903DBA">
        <w:rPr>
          <w:highlight w:val="white"/>
        </w:rPr>
        <w:t>Symbol.Type.IsIntegral(), itemName,</w:t>
      </w:r>
    </w:p>
    <w:p w14:paraId="1BDD6E86" w14:textId="77777777" w:rsidR="00C04514" w:rsidRPr="00903DBA" w:rsidRDefault="00C04514" w:rsidP="00C04514">
      <w:pPr>
        <w:pStyle w:val="Code"/>
        <w:rPr>
          <w:highlight w:val="white"/>
        </w:rPr>
      </w:pPr>
      <w:r w:rsidRPr="00903DBA">
        <w:rPr>
          <w:highlight w:val="white"/>
        </w:rPr>
        <w:t xml:space="preserve">                     Message.Non__integral_enum_value);</w:t>
      </w:r>
    </w:p>
    <w:p w14:paraId="18E5CE58" w14:textId="2BBD36FA" w:rsidR="00C04514" w:rsidRPr="00903DBA" w:rsidRDefault="00C04514" w:rsidP="00C04514">
      <w:pPr>
        <w:pStyle w:val="Code"/>
        <w:rPr>
          <w:highlight w:val="white"/>
        </w:rPr>
      </w:pPr>
      <w:r w:rsidRPr="00903DBA">
        <w:rPr>
          <w:highlight w:val="white"/>
        </w:rPr>
        <w:t xml:space="preserve">        Assert.Error(opt</w:t>
      </w:r>
      <w:r w:rsidR="002F35C1" w:rsidRPr="00903DBA">
        <w:rPr>
          <w:highlight w:val="white"/>
        </w:rPr>
        <w:t>Initializer</w:t>
      </w:r>
      <w:r w:rsidRPr="00903DBA">
        <w:rPr>
          <w:highlight w:val="white"/>
        </w:rPr>
        <w:t>Symbol.IsValue(), itemName,</w:t>
      </w:r>
    </w:p>
    <w:p w14:paraId="4329BA45" w14:textId="77777777" w:rsidR="00C04514" w:rsidRPr="00903DBA" w:rsidRDefault="00C04514" w:rsidP="00C04514">
      <w:pPr>
        <w:pStyle w:val="Code"/>
        <w:rPr>
          <w:highlight w:val="white"/>
        </w:rPr>
      </w:pPr>
      <w:r w:rsidRPr="00903DBA">
        <w:rPr>
          <w:highlight w:val="white"/>
        </w:rPr>
        <w:t xml:space="preserve">                     Message.Non__constant_enum_value);</w:t>
      </w:r>
    </w:p>
    <w:p w14:paraId="32DBBAAA" w14:textId="77777777" w:rsidR="00C04514" w:rsidRPr="00903DBA" w:rsidRDefault="00C04514" w:rsidP="00C04514">
      <w:pPr>
        <w:pStyle w:val="Code"/>
        <w:rPr>
          <w:highlight w:val="white"/>
        </w:rPr>
      </w:pPr>
      <w:r w:rsidRPr="00903DBA">
        <w:rPr>
          <w:highlight w:val="white"/>
        </w:rPr>
        <w:t xml:space="preserve">        CCompiler_Main.Parser.EnumValueStack.Pop();</w:t>
      </w:r>
    </w:p>
    <w:p w14:paraId="3294DE2E" w14:textId="434822C5" w:rsidR="00C04514" w:rsidRPr="00903DBA" w:rsidRDefault="00C04514" w:rsidP="00C04514">
      <w:pPr>
        <w:pStyle w:val="Code"/>
        <w:rPr>
          <w:highlight w:val="white"/>
        </w:rPr>
      </w:pPr>
      <w:r w:rsidRPr="00903DBA">
        <w:rPr>
          <w:highlight w:val="white"/>
        </w:rPr>
        <w:t xml:space="preserve">        value = (BigInteger) opt</w:t>
      </w:r>
      <w:r w:rsidR="002F35C1" w:rsidRPr="00903DBA">
        <w:rPr>
          <w:highlight w:val="white"/>
        </w:rPr>
        <w:t>Initializer</w:t>
      </w:r>
      <w:r w:rsidRPr="00903DBA">
        <w:rPr>
          <w:highlight w:val="white"/>
        </w:rPr>
        <w:t>Symbol.Value;</w:t>
      </w:r>
    </w:p>
    <w:p w14:paraId="141C5D0F" w14:textId="77777777" w:rsidR="00C04514" w:rsidRPr="00903DBA" w:rsidRDefault="00C04514" w:rsidP="00C04514">
      <w:pPr>
        <w:pStyle w:val="Code"/>
        <w:rPr>
          <w:highlight w:val="white"/>
        </w:rPr>
      </w:pPr>
      <w:r w:rsidRPr="00903DBA">
        <w:rPr>
          <w:highlight w:val="white"/>
        </w:rPr>
        <w:t xml:space="preserve">      }</w:t>
      </w:r>
    </w:p>
    <w:p w14:paraId="1F2AD3D4" w14:textId="77777777" w:rsidR="00C04514" w:rsidRPr="00903DBA" w:rsidRDefault="00C04514" w:rsidP="00C04514">
      <w:pPr>
        <w:pStyle w:val="Code"/>
        <w:rPr>
          <w:highlight w:val="white"/>
        </w:rPr>
      </w:pPr>
      <w:r w:rsidRPr="00903DBA">
        <w:rPr>
          <w:highlight w:val="white"/>
        </w:rPr>
        <w:t xml:space="preserve">      else {</w:t>
      </w:r>
    </w:p>
    <w:p w14:paraId="490D3B84" w14:textId="77777777" w:rsidR="00C04514" w:rsidRPr="00903DBA" w:rsidRDefault="00C04514" w:rsidP="00C04514">
      <w:pPr>
        <w:pStyle w:val="Code"/>
        <w:rPr>
          <w:highlight w:val="white"/>
        </w:rPr>
      </w:pPr>
      <w:r w:rsidRPr="00903DBA">
        <w:rPr>
          <w:highlight w:val="white"/>
        </w:rPr>
        <w:t xml:space="preserve">        value = CCompiler_Main.Parser.EnumValueStack.Pop();</w:t>
      </w:r>
    </w:p>
    <w:p w14:paraId="1BB10614" w14:textId="77777777" w:rsidR="00C04514" w:rsidRPr="00903DBA" w:rsidRDefault="00C04514" w:rsidP="00C04514">
      <w:pPr>
        <w:pStyle w:val="Code"/>
        <w:rPr>
          <w:highlight w:val="white"/>
        </w:rPr>
      </w:pPr>
      <w:r w:rsidRPr="00903DBA">
        <w:rPr>
          <w:highlight w:val="white"/>
        </w:rPr>
        <w:t xml:space="preserve">      }</w:t>
      </w:r>
    </w:p>
    <w:p w14:paraId="7142FFE9" w14:textId="77777777" w:rsidR="00C04514" w:rsidRPr="00903DBA" w:rsidRDefault="00C04514" w:rsidP="00C04514">
      <w:pPr>
        <w:pStyle w:val="Code"/>
        <w:rPr>
          <w:highlight w:val="white"/>
        </w:rPr>
      </w:pPr>
      <w:r w:rsidRPr="00903DBA">
        <w:rPr>
          <w:highlight w:val="white"/>
        </w:rPr>
        <w:t xml:space="preserve">    </w:t>
      </w:r>
    </w:p>
    <w:p w14:paraId="39715AB8" w14:textId="77777777" w:rsidR="00C04514" w:rsidRPr="00903DBA" w:rsidRDefault="00C04514" w:rsidP="00C04514">
      <w:pPr>
        <w:pStyle w:val="Code"/>
        <w:rPr>
          <w:highlight w:val="white"/>
        </w:rPr>
      </w:pPr>
      <w:r w:rsidRPr="00903DBA">
        <w:rPr>
          <w:highlight w:val="white"/>
        </w:rPr>
        <w:t xml:space="preserve">      Symbol itemSymbol = new Symbol(itemName, null, itemType, value);</w:t>
      </w:r>
    </w:p>
    <w:p w14:paraId="4CB22367" w14:textId="77777777" w:rsidR="00C04514" w:rsidRPr="00903DBA" w:rsidRDefault="00C04514" w:rsidP="00C04514">
      <w:pPr>
        <w:pStyle w:val="Code"/>
        <w:rPr>
          <w:highlight w:val="white"/>
        </w:rPr>
      </w:pPr>
      <w:r w:rsidRPr="00903DBA">
        <w:rPr>
          <w:highlight w:val="white"/>
        </w:rPr>
        <w:t xml:space="preserve">      SymbolTable.CurrentTable.AddSymbol(itemSymbol);</w:t>
      </w:r>
    </w:p>
    <w:p w14:paraId="5B758A30" w14:textId="77777777" w:rsidR="00C04514" w:rsidRPr="00903DBA" w:rsidRDefault="00C04514" w:rsidP="00C04514">
      <w:pPr>
        <w:pStyle w:val="Code"/>
        <w:rPr>
          <w:highlight w:val="white"/>
        </w:rPr>
      </w:pPr>
      <w:r w:rsidRPr="00903DBA">
        <w:rPr>
          <w:highlight w:val="white"/>
        </w:rPr>
        <w:t xml:space="preserve">      CCompiler_Main.Parser.EnumValueStack.Push(value + 1);</w:t>
      </w:r>
    </w:p>
    <w:p w14:paraId="474334C5" w14:textId="77777777" w:rsidR="00C04514" w:rsidRPr="00903DBA" w:rsidRDefault="00C04514" w:rsidP="00C04514">
      <w:pPr>
        <w:pStyle w:val="Code"/>
        <w:rPr>
          <w:highlight w:val="white"/>
        </w:rPr>
      </w:pPr>
      <w:r w:rsidRPr="00903DBA">
        <w:rPr>
          <w:highlight w:val="white"/>
        </w:rPr>
        <w:t xml:space="preserve">      return itemSymbol;</w:t>
      </w:r>
    </w:p>
    <w:p w14:paraId="784C4187" w14:textId="77777777" w:rsidR="00C04514" w:rsidRPr="00903DBA" w:rsidRDefault="00C04514" w:rsidP="00C04514">
      <w:pPr>
        <w:pStyle w:val="Code"/>
        <w:rPr>
          <w:highlight w:val="white"/>
        </w:rPr>
      </w:pPr>
      <w:r w:rsidRPr="00903DBA">
        <w:rPr>
          <w:highlight w:val="white"/>
        </w:rPr>
        <w:t xml:space="preserve">    }</w:t>
      </w:r>
    </w:p>
    <w:p w14:paraId="207AE1B0" w14:textId="2D8E97FD" w:rsidR="00C04514" w:rsidRPr="00903DBA" w:rsidRDefault="0076643D" w:rsidP="0076643D">
      <w:pPr>
        <w:rPr>
          <w:highlight w:val="white"/>
        </w:rPr>
      </w:pPr>
      <w:r w:rsidRPr="00903DBA">
        <w:rPr>
          <w:highlight w:val="white"/>
        </w:rPr>
        <w:t xml:space="preserve">The </w:t>
      </w:r>
      <w:r w:rsidRPr="00903DBA">
        <w:rPr>
          <w:rStyle w:val="KeyWord0"/>
          <w:highlight w:val="white"/>
        </w:rPr>
        <w:t>EnumSpecifier</w:t>
      </w:r>
      <w:r w:rsidRPr="00903DBA">
        <w:rPr>
          <w:highlight w:val="white"/>
        </w:rPr>
        <w:t xml:space="preserve"> method</w:t>
      </w:r>
      <w:r w:rsidR="00022A0D" w:rsidRPr="00903DBA">
        <w:rPr>
          <w:highlight w:val="white"/>
        </w:rPr>
        <w:t xml:space="preserve"> </w:t>
      </w:r>
      <w:r w:rsidR="005E406E" w:rsidRPr="00903DBA">
        <w:rPr>
          <w:highlight w:val="white"/>
        </w:rPr>
        <w:t xml:space="preserve">add the enumerator to the current symbol </w:t>
      </w:r>
      <w:r w:rsidR="001476AE" w:rsidRPr="00903DBA">
        <w:rPr>
          <w:highlight w:val="white"/>
        </w:rPr>
        <w:t>table if</w:t>
      </w:r>
      <w:r w:rsidR="005E406E" w:rsidRPr="00903DBA">
        <w:rPr>
          <w:highlight w:val="white"/>
        </w:rPr>
        <w:t xml:space="preserve"> </w:t>
      </w:r>
      <w:r w:rsidR="00C13273" w:rsidRPr="00903DBA">
        <w:rPr>
          <w:highlight w:val="white"/>
        </w:rPr>
        <w:t>opti</w:t>
      </w:r>
      <w:r w:rsidR="00263D14" w:rsidRPr="00903DBA">
        <w:rPr>
          <w:highlight w:val="white"/>
        </w:rPr>
        <w:t>o</w:t>
      </w:r>
      <w:r w:rsidR="00C13273" w:rsidRPr="00903DBA">
        <w:rPr>
          <w:highlight w:val="white"/>
        </w:rPr>
        <w:t>nal nam</w:t>
      </w:r>
      <w:r w:rsidR="00263D14" w:rsidRPr="00903DBA">
        <w:rPr>
          <w:highlight w:val="white"/>
        </w:rPr>
        <w:t>e</w:t>
      </w:r>
      <w:r w:rsidR="00C13273" w:rsidRPr="00903DBA">
        <w:rPr>
          <w:highlight w:val="white"/>
        </w:rPr>
        <w:t xml:space="preserve"> is not null.</w:t>
      </w:r>
    </w:p>
    <w:p w14:paraId="302896AE" w14:textId="77777777" w:rsidR="009931FF" w:rsidRPr="00903DBA" w:rsidRDefault="00C04514" w:rsidP="00C04514">
      <w:pPr>
        <w:pStyle w:val="Code"/>
        <w:rPr>
          <w:highlight w:val="white"/>
        </w:rPr>
      </w:pPr>
      <w:r w:rsidRPr="00903DBA">
        <w:rPr>
          <w:highlight w:val="white"/>
        </w:rPr>
        <w:t xml:space="preserve">    public static Type EnumSpecifier(string optionalName,</w:t>
      </w:r>
    </w:p>
    <w:p w14:paraId="2530EA57" w14:textId="4393397E" w:rsidR="00C04514" w:rsidRPr="00903DBA" w:rsidRDefault="009931FF" w:rsidP="00C04514">
      <w:pPr>
        <w:pStyle w:val="Code"/>
        <w:rPr>
          <w:highlight w:val="white"/>
        </w:rPr>
      </w:pPr>
      <w:r w:rsidRPr="00903DBA">
        <w:rPr>
          <w:highlight w:val="white"/>
        </w:rPr>
        <w:t xml:space="preserve">                                    </w:t>
      </w:r>
      <w:r w:rsidR="00C04514" w:rsidRPr="00903DBA">
        <w:rPr>
          <w:highlight w:val="white"/>
        </w:rPr>
        <w:t xml:space="preserve"> ISet&lt;Pair&lt;Symbol,bool&gt;&gt; enumSet) {</w:t>
      </w:r>
    </w:p>
    <w:p w14:paraId="609AD76E" w14:textId="77777777" w:rsidR="00C04514" w:rsidRPr="00903DBA" w:rsidRDefault="00C04514" w:rsidP="00C04514">
      <w:pPr>
        <w:pStyle w:val="Code"/>
        <w:rPr>
          <w:highlight w:val="white"/>
        </w:rPr>
      </w:pPr>
      <w:r w:rsidRPr="00903DBA">
        <w:rPr>
          <w:highlight w:val="white"/>
        </w:rPr>
        <w:t xml:space="preserve">      Type enumType = new Type(Sort.Enumeration, enumSet);</w:t>
      </w:r>
    </w:p>
    <w:p w14:paraId="2F479045" w14:textId="77777777" w:rsidR="00C04514" w:rsidRPr="00903DBA" w:rsidRDefault="00C04514" w:rsidP="00C04514">
      <w:pPr>
        <w:pStyle w:val="Code"/>
        <w:rPr>
          <w:highlight w:val="white"/>
        </w:rPr>
      </w:pPr>
    </w:p>
    <w:p w14:paraId="677683D3" w14:textId="77777777" w:rsidR="00C04514" w:rsidRPr="00903DBA" w:rsidRDefault="00C04514" w:rsidP="00C04514">
      <w:pPr>
        <w:pStyle w:val="Code"/>
        <w:rPr>
          <w:highlight w:val="white"/>
        </w:rPr>
      </w:pPr>
      <w:r w:rsidRPr="00903DBA">
        <w:rPr>
          <w:highlight w:val="white"/>
        </w:rPr>
        <w:t xml:space="preserve">      if (optionalName != null) {</w:t>
      </w:r>
    </w:p>
    <w:p w14:paraId="48AC30E9" w14:textId="77777777" w:rsidR="00C04514" w:rsidRPr="00903DBA" w:rsidRDefault="00C04514" w:rsidP="00C04514">
      <w:pPr>
        <w:pStyle w:val="Code"/>
        <w:rPr>
          <w:highlight w:val="white"/>
        </w:rPr>
      </w:pPr>
      <w:r w:rsidRPr="00903DBA">
        <w:rPr>
          <w:highlight w:val="white"/>
        </w:rPr>
        <w:t xml:space="preserve">        SymbolTable.CurrentTable.AddTag(optionalName, enumType);</w:t>
      </w:r>
    </w:p>
    <w:p w14:paraId="10DD2CC5" w14:textId="77777777" w:rsidR="00C04514" w:rsidRPr="00903DBA" w:rsidRDefault="00C04514" w:rsidP="00C04514">
      <w:pPr>
        <w:pStyle w:val="Code"/>
        <w:rPr>
          <w:highlight w:val="white"/>
        </w:rPr>
      </w:pPr>
      <w:r w:rsidRPr="00903DBA">
        <w:rPr>
          <w:highlight w:val="white"/>
        </w:rPr>
        <w:t xml:space="preserve">      }</w:t>
      </w:r>
    </w:p>
    <w:p w14:paraId="100B380B" w14:textId="77777777" w:rsidR="00C04514" w:rsidRPr="00903DBA" w:rsidRDefault="00C04514" w:rsidP="00C04514">
      <w:pPr>
        <w:pStyle w:val="Code"/>
        <w:rPr>
          <w:highlight w:val="white"/>
        </w:rPr>
      </w:pPr>
    </w:p>
    <w:p w14:paraId="1971B37F" w14:textId="77777777" w:rsidR="00C04514" w:rsidRPr="00903DBA" w:rsidRDefault="00C04514" w:rsidP="00C04514">
      <w:pPr>
        <w:pStyle w:val="Code"/>
        <w:rPr>
          <w:highlight w:val="white"/>
        </w:rPr>
      </w:pPr>
      <w:r w:rsidRPr="00903DBA">
        <w:rPr>
          <w:highlight w:val="white"/>
        </w:rPr>
        <w:t xml:space="preserve">      return enumType;</w:t>
      </w:r>
    </w:p>
    <w:p w14:paraId="39FFDD23" w14:textId="77777777" w:rsidR="00C04514" w:rsidRPr="00903DBA" w:rsidRDefault="00C04514" w:rsidP="00C04514">
      <w:pPr>
        <w:pStyle w:val="Code"/>
        <w:rPr>
          <w:highlight w:val="white"/>
        </w:rPr>
      </w:pPr>
      <w:r w:rsidRPr="00903DBA">
        <w:rPr>
          <w:highlight w:val="white"/>
        </w:rPr>
        <w:t xml:space="preserve">    }</w:t>
      </w:r>
    </w:p>
    <w:p w14:paraId="27D364ED" w14:textId="3A08A6C0" w:rsidR="00C04514" w:rsidRPr="00903DBA" w:rsidRDefault="003976FF" w:rsidP="003976FF">
      <w:pPr>
        <w:rPr>
          <w:highlight w:val="white"/>
        </w:rPr>
      </w:pPr>
      <w:r w:rsidRPr="00903DBA">
        <w:rPr>
          <w:highlight w:val="white"/>
        </w:rPr>
        <w:lastRenderedPageBreak/>
        <w:t xml:space="preserve">The </w:t>
      </w:r>
      <w:r w:rsidRPr="00903DBA">
        <w:rPr>
          <w:rStyle w:val="KeyWord0"/>
          <w:highlight w:val="white"/>
        </w:rPr>
        <w:t>LookupE</w:t>
      </w:r>
      <w:r w:rsidR="00DB12FA" w:rsidRPr="00903DBA">
        <w:rPr>
          <w:rStyle w:val="KeyWord0"/>
          <w:highlight w:val="white"/>
        </w:rPr>
        <w:t>num</w:t>
      </w:r>
      <w:r w:rsidRPr="00903DBA">
        <w:rPr>
          <w:highlight w:val="white"/>
        </w:rPr>
        <w:t xml:space="preserve"> method </w:t>
      </w:r>
      <w:r w:rsidR="007F0CF8" w:rsidRPr="00903DBA">
        <w:rPr>
          <w:highlight w:val="white"/>
        </w:rPr>
        <w:t>looks up the name of an enumeration. Technically, there is no meaning by looking up an enumeration name since an enumeration value has the signed integer type. However, if an unknown name is refereed</w:t>
      </w:r>
      <w:r w:rsidR="00076038" w:rsidRPr="00903DBA">
        <w:rPr>
          <w:highlight w:val="white"/>
        </w:rPr>
        <w:t xml:space="preserve">, an error shall be reported. The following code is value only if an enumeration with the name </w:t>
      </w:r>
      <w:r w:rsidR="00DA563D" w:rsidRPr="00903DBA">
        <w:rPr>
          <w:rStyle w:val="KeyWord0"/>
          <w:highlight w:val="white"/>
        </w:rPr>
        <w:t>CarMake</w:t>
      </w:r>
      <w:r w:rsidR="00DA563D" w:rsidRPr="00903DBA">
        <w:rPr>
          <w:highlight w:val="white"/>
        </w:rPr>
        <w:t xml:space="preserve"> has earlier been defined.</w:t>
      </w:r>
    </w:p>
    <w:p w14:paraId="34247F8E" w14:textId="6EDA3292" w:rsidR="00076038" w:rsidRPr="00903DBA" w:rsidRDefault="00DA563D" w:rsidP="00076038">
      <w:pPr>
        <w:pStyle w:val="Code"/>
        <w:rPr>
          <w:highlight w:val="white"/>
        </w:rPr>
      </w:pPr>
      <w:r w:rsidRPr="00903DBA">
        <w:rPr>
          <w:highlight w:val="white"/>
        </w:rPr>
        <w:t>Enum CarMake car;</w:t>
      </w:r>
    </w:p>
    <w:p w14:paraId="7F927C86" w14:textId="77777777" w:rsidR="00076038" w:rsidRPr="00903DBA" w:rsidRDefault="00076038" w:rsidP="00076038">
      <w:pPr>
        <w:pStyle w:val="CodeHeader"/>
        <w:rPr>
          <w:highlight w:val="white"/>
        </w:rPr>
      </w:pPr>
      <w:proofErr w:type="spellStart"/>
      <w:r w:rsidRPr="00903DBA">
        <w:rPr>
          <w:highlight w:val="white"/>
        </w:rPr>
        <w:t>MiddleCodeGenerator.cs</w:t>
      </w:r>
      <w:proofErr w:type="spellEnd"/>
    </w:p>
    <w:p w14:paraId="73D3B06F" w14:textId="77777777" w:rsidR="00C04514" w:rsidRPr="00903DBA" w:rsidRDefault="00C04514" w:rsidP="00C04514">
      <w:pPr>
        <w:pStyle w:val="Code"/>
        <w:rPr>
          <w:highlight w:val="white"/>
        </w:rPr>
      </w:pPr>
      <w:r w:rsidRPr="00903DBA">
        <w:rPr>
          <w:highlight w:val="white"/>
        </w:rPr>
        <w:t xml:space="preserve">    public static Type LookupEnum(string name) {</w:t>
      </w:r>
    </w:p>
    <w:p w14:paraId="1B249873" w14:textId="77777777" w:rsidR="00C04514" w:rsidRPr="00903DBA" w:rsidRDefault="00C04514" w:rsidP="00C04514">
      <w:pPr>
        <w:pStyle w:val="Code"/>
        <w:rPr>
          <w:highlight w:val="white"/>
        </w:rPr>
      </w:pPr>
      <w:r w:rsidRPr="00903DBA">
        <w:rPr>
          <w:highlight w:val="white"/>
        </w:rPr>
        <w:t xml:space="preserve">      Type type = SymbolTable.CurrentTable.LookupTag(name, Sort.Enumeration);</w:t>
      </w:r>
    </w:p>
    <w:p w14:paraId="65F92CA5" w14:textId="1842C67B" w:rsidR="00C04514" w:rsidRPr="00903DBA" w:rsidRDefault="00C04514" w:rsidP="00C04514">
      <w:pPr>
        <w:pStyle w:val="Code"/>
        <w:rPr>
          <w:highlight w:val="white"/>
        </w:rPr>
      </w:pPr>
      <w:r w:rsidRPr="00903DBA">
        <w:rPr>
          <w:highlight w:val="white"/>
        </w:rPr>
        <w:t xml:space="preserve">      Assert.Error(type != null</w:t>
      </w:r>
      <w:r w:rsidR="007246A2" w:rsidRPr="00903DBA">
        <w:rPr>
          <w:highlight w:val="white"/>
        </w:rPr>
        <w:t xml:space="preserve">, name, </w:t>
      </w:r>
      <w:r w:rsidRPr="00903DBA">
        <w:rPr>
          <w:highlight w:val="white"/>
        </w:rPr>
        <w:t>Message.Tag_not_found);</w:t>
      </w:r>
    </w:p>
    <w:p w14:paraId="2332B0FA" w14:textId="77777777" w:rsidR="00C04514" w:rsidRPr="00903DBA" w:rsidRDefault="00C04514" w:rsidP="00C04514">
      <w:pPr>
        <w:pStyle w:val="Code"/>
        <w:rPr>
          <w:highlight w:val="white"/>
        </w:rPr>
      </w:pPr>
      <w:r w:rsidRPr="00903DBA">
        <w:rPr>
          <w:highlight w:val="white"/>
        </w:rPr>
        <w:t xml:space="preserve">      return type;</w:t>
      </w:r>
    </w:p>
    <w:p w14:paraId="6ABC2409" w14:textId="46D2F12E" w:rsidR="00C04514" w:rsidRPr="00903DBA" w:rsidRDefault="00C04514" w:rsidP="00C04514">
      <w:pPr>
        <w:pStyle w:val="Code"/>
        <w:rPr>
          <w:highlight w:val="white"/>
        </w:rPr>
      </w:pPr>
      <w:r w:rsidRPr="00903DBA">
        <w:rPr>
          <w:highlight w:val="white"/>
        </w:rPr>
        <w:t xml:space="preserve">    }</w:t>
      </w:r>
    </w:p>
    <w:p w14:paraId="10EEAA31" w14:textId="77777777" w:rsidR="00DB7DA3" w:rsidRPr="00903DBA" w:rsidRDefault="00DB7DA3" w:rsidP="00DB7DA3">
      <w:pPr>
        <w:pStyle w:val="Rubrik3"/>
        <w:rPr>
          <w:highlight w:val="white"/>
        </w:rPr>
      </w:pPr>
      <w:bookmarkStart w:id="38" w:name="_Toc57655991"/>
      <w:r w:rsidRPr="00903DBA">
        <w:rPr>
          <w:highlight w:val="white"/>
        </w:rPr>
        <w:t>Declarator</w:t>
      </w:r>
      <w:bookmarkEnd w:id="38"/>
    </w:p>
    <w:p w14:paraId="5EE03350" w14:textId="628465FE" w:rsidR="00A767EB" w:rsidRPr="00903DBA" w:rsidRDefault="00DB7DA3" w:rsidP="001D4FEE">
      <w:pPr>
        <w:rPr>
          <w:highlight w:val="white"/>
        </w:rPr>
      </w:pPr>
      <w:r w:rsidRPr="00903DBA">
        <w:rPr>
          <w:highlight w:val="white"/>
        </w:rPr>
        <w:t>As mentioned in the previous section, a</w:t>
      </w:r>
      <w:r w:rsidR="00A767EB" w:rsidRPr="00903DBA">
        <w:rPr>
          <w:highlight w:val="white"/>
        </w:rPr>
        <w:t xml:space="preserve"> declaration is made up by a declaration specifier list, an optional </w:t>
      </w:r>
      <w:r w:rsidR="001D4FEE" w:rsidRPr="00903DBA">
        <w:rPr>
          <w:highlight w:val="white"/>
        </w:rPr>
        <w:t>declarator</w:t>
      </w:r>
      <w:r w:rsidR="00A767EB" w:rsidRPr="00903DBA">
        <w:rPr>
          <w:highlight w:val="white"/>
        </w:rPr>
        <w:t xml:space="preserve"> list, and a semicolon. </w:t>
      </w:r>
      <w:r w:rsidRPr="00903DBA">
        <w:rPr>
          <w:highlight w:val="white"/>
        </w:rPr>
        <w:t>I</w:t>
      </w:r>
      <w:r w:rsidR="00A767EB" w:rsidRPr="00903DBA">
        <w:rPr>
          <w:highlight w:val="white"/>
        </w:rPr>
        <w:t xml:space="preserve">n the following declaration, </w:t>
      </w:r>
      <w:r w:rsidR="00A767EB" w:rsidRPr="00903DBA">
        <w:rPr>
          <w:rStyle w:val="KeyWord0"/>
          <w:highlight w:val="white"/>
        </w:rPr>
        <w:t>static long int</w:t>
      </w:r>
      <w:r w:rsidR="00A767EB" w:rsidRPr="00903DBA">
        <w:rPr>
          <w:highlight w:val="white"/>
        </w:rPr>
        <w:t xml:space="preserve"> is the specifier list while </w:t>
      </w:r>
      <w:r w:rsidR="00A767EB" w:rsidRPr="00903DBA">
        <w:rPr>
          <w:rStyle w:val="KeyWord0"/>
          <w:highlight w:val="white"/>
        </w:rPr>
        <w:t>*p</w:t>
      </w:r>
      <w:r w:rsidR="00A767EB" w:rsidRPr="00903DBA">
        <w:rPr>
          <w:highlight w:val="white"/>
        </w:rPr>
        <w:t xml:space="preserve">, and </w:t>
      </w:r>
      <w:r w:rsidR="00A767EB" w:rsidRPr="00903DBA">
        <w:rPr>
          <w:rStyle w:val="KeyWord0"/>
          <w:highlight w:val="white"/>
        </w:rPr>
        <w:t>a[3]</w:t>
      </w:r>
      <w:r w:rsidR="00A767EB" w:rsidRPr="00903DBA">
        <w:rPr>
          <w:highlight w:val="white"/>
        </w:rPr>
        <w:t xml:space="preserve"> are declarators.</w:t>
      </w:r>
    </w:p>
    <w:p w14:paraId="5A1D5A4E" w14:textId="77777777" w:rsidR="00A767EB" w:rsidRPr="00903DBA" w:rsidRDefault="00A767EB" w:rsidP="00A767EB">
      <w:pPr>
        <w:pStyle w:val="Code"/>
        <w:rPr>
          <w:highlight w:val="white"/>
        </w:rPr>
      </w:pPr>
      <w:r w:rsidRPr="00903DBA">
        <w:rPr>
          <w:highlight w:val="white"/>
        </w:rPr>
        <w:t>static long int *p, a[3];</w:t>
      </w:r>
    </w:p>
    <w:p w14:paraId="2C68B69A" w14:textId="45EE345F" w:rsidR="002F6A71" w:rsidRPr="00903DBA" w:rsidRDefault="00DF770E" w:rsidP="0086793B">
      <w:pPr>
        <w:rPr>
          <w:highlight w:val="white"/>
        </w:rPr>
      </w:pPr>
      <w:r w:rsidRPr="00903DBA">
        <w:rPr>
          <w:highlight w:val="white"/>
        </w:rPr>
        <w:t xml:space="preserve">A </w:t>
      </w:r>
      <w:r w:rsidR="003060D2" w:rsidRPr="00903DBA">
        <w:rPr>
          <w:highlight w:val="white"/>
        </w:rPr>
        <w:t>declarator</w:t>
      </w:r>
      <w:r w:rsidRPr="00903DBA">
        <w:rPr>
          <w:highlight w:val="white"/>
        </w:rPr>
        <w:t xml:space="preserve"> list is made up </w:t>
      </w:r>
      <w:r w:rsidR="003060D2" w:rsidRPr="00903DBA">
        <w:rPr>
          <w:highlight w:val="white"/>
        </w:rPr>
        <w:t>declarator</w:t>
      </w:r>
      <w:r w:rsidR="009B579D" w:rsidRPr="00903DBA">
        <w:rPr>
          <w:highlight w:val="white"/>
        </w:rPr>
        <w:t>s</w:t>
      </w:r>
      <w:r w:rsidR="001A63CB" w:rsidRPr="00903DBA">
        <w:rPr>
          <w:highlight w:val="white"/>
        </w:rPr>
        <w:t xml:space="preserve"> </w:t>
      </w:r>
      <w:r w:rsidR="00042F0F" w:rsidRPr="00903DBA">
        <w:rPr>
          <w:highlight w:val="white"/>
        </w:rPr>
        <w:t>separated</w:t>
      </w:r>
      <w:r w:rsidR="001A63CB" w:rsidRPr="00903DBA">
        <w:rPr>
          <w:highlight w:val="white"/>
        </w:rPr>
        <w:t xml:space="preserve"> by commas.</w:t>
      </w:r>
      <w:r w:rsidR="002F6A71" w:rsidRPr="00903DBA">
        <w:rPr>
          <w:highlight w:val="white"/>
        </w:rPr>
        <w:t xml:space="preserve"> There are three kinds o</w:t>
      </w:r>
      <w:r w:rsidR="00DC4D43" w:rsidRPr="00903DBA">
        <w:rPr>
          <w:highlight w:val="white"/>
        </w:rPr>
        <w:t>f</w:t>
      </w:r>
      <w:r w:rsidR="002F6A71" w:rsidRPr="00903DBA">
        <w:rPr>
          <w:highlight w:val="white"/>
        </w:rPr>
        <w:t xml:space="preserve"> declarators:</w:t>
      </w:r>
    </w:p>
    <w:p w14:paraId="270D6C15" w14:textId="78C02AFB" w:rsidR="002F6A71" w:rsidRPr="00903DBA" w:rsidRDefault="002F6A71" w:rsidP="002F6A71">
      <w:pPr>
        <w:pStyle w:val="Liststycke"/>
        <w:numPr>
          <w:ilvl w:val="0"/>
          <w:numId w:val="169"/>
        </w:numPr>
        <w:rPr>
          <w:rStyle w:val="KeyWord0"/>
          <w:b w:val="0"/>
          <w:noProof w:val="0"/>
          <w:highlight w:val="white"/>
        </w:rPr>
      </w:pPr>
      <w:r w:rsidRPr="00903DBA">
        <w:rPr>
          <w:highlight w:val="white"/>
        </w:rPr>
        <w:t>Simple</w:t>
      </w:r>
      <w:r w:rsidR="005F5539" w:rsidRPr="00903DBA">
        <w:rPr>
          <w:highlight w:val="white"/>
        </w:rPr>
        <w:t>, such as</w:t>
      </w:r>
      <w:r w:rsidRPr="00903DBA">
        <w:rPr>
          <w:highlight w:val="white"/>
        </w:rPr>
        <w:t xml:space="preserve"> </w:t>
      </w:r>
      <w:r w:rsidR="007C241D" w:rsidRPr="00903DBA">
        <w:rPr>
          <w:rStyle w:val="KeyWord0"/>
          <w:highlight w:val="white"/>
        </w:rPr>
        <w:t>int</w:t>
      </w:r>
      <w:r w:rsidR="007C241D" w:rsidRPr="00903DBA">
        <w:rPr>
          <w:highlight w:val="white"/>
        </w:rPr>
        <w:t xml:space="preserve"> </w:t>
      </w:r>
      <w:r w:rsidR="007C241D" w:rsidRPr="00903DBA">
        <w:rPr>
          <w:rStyle w:val="KeyWord0"/>
          <w:highlight w:val="white"/>
        </w:rPr>
        <w:t>i;</w:t>
      </w:r>
    </w:p>
    <w:p w14:paraId="36D8DBE9" w14:textId="6FD1A35E" w:rsidR="000200BA" w:rsidRPr="00903DBA" w:rsidRDefault="00DC4D43" w:rsidP="00C22901">
      <w:pPr>
        <w:pStyle w:val="Liststycke"/>
        <w:numPr>
          <w:ilvl w:val="0"/>
          <w:numId w:val="169"/>
        </w:numPr>
        <w:rPr>
          <w:rStyle w:val="KeyWord0"/>
          <w:b w:val="0"/>
          <w:noProof w:val="0"/>
          <w:highlight w:val="white"/>
        </w:rPr>
      </w:pPr>
      <w:r w:rsidRPr="00903DBA">
        <w:rPr>
          <w:highlight w:val="white"/>
        </w:rPr>
        <w:t xml:space="preserve">With </w:t>
      </w:r>
      <w:r w:rsidR="00C22901" w:rsidRPr="00903DBA">
        <w:rPr>
          <w:highlight w:val="white"/>
        </w:rPr>
        <w:t xml:space="preserve">initialization, </w:t>
      </w:r>
      <w:r w:rsidR="005F5539" w:rsidRPr="00903DBA">
        <w:rPr>
          <w:highlight w:val="white"/>
        </w:rPr>
        <w:t xml:space="preserve">such as </w:t>
      </w:r>
      <w:r w:rsidR="007C241D" w:rsidRPr="00903DBA">
        <w:rPr>
          <w:rStyle w:val="KeyWord0"/>
          <w:highlight w:val="white"/>
        </w:rPr>
        <w:t>int</w:t>
      </w:r>
      <w:r w:rsidR="007C241D" w:rsidRPr="00903DBA">
        <w:rPr>
          <w:highlight w:val="white"/>
        </w:rPr>
        <w:t xml:space="preserve"> </w:t>
      </w:r>
      <w:r w:rsidR="007C241D" w:rsidRPr="00903DBA">
        <w:rPr>
          <w:rStyle w:val="KeyWord0"/>
          <w:highlight w:val="white"/>
        </w:rPr>
        <w:t>i = 3;</w:t>
      </w:r>
    </w:p>
    <w:p w14:paraId="441DF106" w14:textId="358B2A0C" w:rsidR="007C241D" w:rsidRPr="00903DBA" w:rsidRDefault="00DC4D43" w:rsidP="00C22901">
      <w:pPr>
        <w:pStyle w:val="Liststycke"/>
        <w:numPr>
          <w:ilvl w:val="0"/>
          <w:numId w:val="169"/>
        </w:numPr>
        <w:rPr>
          <w:rStyle w:val="KeyWord0"/>
          <w:b w:val="0"/>
          <w:noProof w:val="0"/>
          <w:highlight w:val="white"/>
        </w:rPr>
      </w:pPr>
      <w:r w:rsidRPr="00903DBA">
        <w:rPr>
          <w:highlight w:val="white"/>
        </w:rPr>
        <w:t>With b</w:t>
      </w:r>
      <w:r w:rsidR="007C241D" w:rsidRPr="00903DBA">
        <w:rPr>
          <w:highlight w:val="white"/>
        </w:rPr>
        <w:t>itfield</w:t>
      </w:r>
      <w:r w:rsidR="0096580A" w:rsidRPr="00903DBA">
        <w:rPr>
          <w:highlight w:val="white"/>
        </w:rPr>
        <w:t>, only allowed in structs</w:t>
      </w:r>
      <w:r w:rsidR="005F5539" w:rsidRPr="00903DBA">
        <w:rPr>
          <w:highlight w:val="white"/>
        </w:rPr>
        <w:t>, such as</w:t>
      </w:r>
      <w:r w:rsidR="007C241D" w:rsidRPr="00903DBA">
        <w:rPr>
          <w:highlight w:val="white"/>
        </w:rPr>
        <w:t xml:space="preserve"> </w:t>
      </w:r>
      <w:r w:rsidR="007C241D" w:rsidRPr="00903DBA">
        <w:rPr>
          <w:rStyle w:val="KeyWord0"/>
          <w:highlight w:val="white"/>
        </w:rPr>
        <w:t>int</w:t>
      </w:r>
      <w:r w:rsidR="007C241D" w:rsidRPr="00903DBA">
        <w:rPr>
          <w:highlight w:val="white"/>
        </w:rPr>
        <w:t xml:space="preserve"> </w:t>
      </w:r>
      <w:r w:rsidR="007C241D" w:rsidRPr="00903DBA">
        <w:rPr>
          <w:rStyle w:val="KeyWord0"/>
          <w:highlight w:val="white"/>
        </w:rPr>
        <w:t>i : 3;</w:t>
      </w:r>
      <w:r w:rsidR="00B62405" w:rsidRPr="00903DBA">
        <w:rPr>
          <w:highlight w:val="white"/>
        </w:rPr>
        <w:t xml:space="preserve"> or </w:t>
      </w:r>
      <w:r w:rsidR="00B62405" w:rsidRPr="00903DBA">
        <w:rPr>
          <w:rStyle w:val="KeyWord0"/>
          <w:highlight w:val="white"/>
        </w:rPr>
        <w:t>int : 3;</w:t>
      </w:r>
    </w:p>
    <w:p w14:paraId="639D14B3" w14:textId="3BCCF054" w:rsidR="005F5539" w:rsidRPr="00903DBA" w:rsidRDefault="000200BA" w:rsidP="005F5539">
      <w:pPr>
        <w:rPr>
          <w:highlight w:val="white"/>
        </w:rPr>
      </w:pPr>
      <w:r w:rsidRPr="00903DBA">
        <w:rPr>
          <w:highlight w:val="white"/>
        </w:rPr>
        <w:t>Note that the declarator can be omitted in the bitfield case. Also n</w:t>
      </w:r>
      <w:r w:rsidR="005F5539" w:rsidRPr="00903DBA">
        <w:rPr>
          <w:highlight w:val="white"/>
        </w:rPr>
        <w:t xml:space="preserve">ote that it is not possible to combine </w:t>
      </w:r>
      <w:r w:rsidRPr="00903DBA">
        <w:rPr>
          <w:highlight w:val="white"/>
        </w:rPr>
        <w:t xml:space="preserve">initialization </w:t>
      </w:r>
      <w:r w:rsidR="00950350" w:rsidRPr="00903DBA">
        <w:rPr>
          <w:highlight w:val="white"/>
        </w:rPr>
        <w:t>and bitfield.</w:t>
      </w:r>
    </w:p>
    <w:p w14:paraId="72C96A35" w14:textId="488496D5" w:rsidR="000E6C3B" w:rsidRPr="00903DBA" w:rsidRDefault="000E6C3B" w:rsidP="00876D3B">
      <w:pPr>
        <w:pStyle w:val="CodeHeader"/>
        <w:rPr>
          <w:highlight w:val="white"/>
        </w:rPr>
      </w:pPr>
      <w:proofErr w:type="spellStart"/>
      <w:r w:rsidRPr="00903DBA">
        <w:rPr>
          <w:highlight w:val="white"/>
        </w:rPr>
        <w:t>MainParser.gppg</w:t>
      </w:r>
      <w:proofErr w:type="spellEnd"/>
    </w:p>
    <w:p w14:paraId="2EB57C5C" w14:textId="1693ECFB" w:rsidR="00215100" w:rsidRPr="00903DBA" w:rsidRDefault="00B473E1" w:rsidP="00215100">
      <w:pPr>
        <w:pStyle w:val="Code"/>
        <w:rPr>
          <w:highlight w:val="white"/>
        </w:rPr>
      </w:pPr>
      <w:r w:rsidRPr="00903DBA">
        <w:rPr>
          <w:highlight w:val="white"/>
        </w:rPr>
        <w:t>declarator_list</w:t>
      </w:r>
      <w:r w:rsidR="00215100" w:rsidRPr="00903DBA">
        <w:rPr>
          <w:highlight w:val="white"/>
        </w:rPr>
        <w:t>:</w:t>
      </w:r>
    </w:p>
    <w:p w14:paraId="0370932B" w14:textId="7B9C9110" w:rsidR="00215100" w:rsidRPr="00903DBA" w:rsidRDefault="00215100" w:rsidP="00215100">
      <w:pPr>
        <w:pStyle w:val="Code"/>
        <w:rPr>
          <w:highlight w:val="white"/>
        </w:rPr>
      </w:pPr>
      <w:r w:rsidRPr="00903DBA">
        <w:rPr>
          <w:highlight w:val="white"/>
        </w:rPr>
        <w:t xml:space="preserve">    </w:t>
      </w:r>
      <w:r w:rsidR="00B75A92" w:rsidRPr="00903DBA">
        <w:rPr>
          <w:highlight w:val="white"/>
        </w:rPr>
        <w:t>initialization_bitfield_declarator</w:t>
      </w:r>
      <w:r w:rsidRPr="00903DBA">
        <w:rPr>
          <w:highlight w:val="white"/>
        </w:rPr>
        <w:t xml:space="preserve"> {</w:t>
      </w:r>
    </w:p>
    <w:p w14:paraId="10CA7F83" w14:textId="77777777" w:rsidR="00215100" w:rsidRPr="00903DBA" w:rsidRDefault="00215100" w:rsidP="00215100">
      <w:pPr>
        <w:pStyle w:val="Code"/>
        <w:rPr>
          <w:highlight w:val="white"/>
        </w:rPr>
      </w:pPr>
      <w:r w:rsidRPr="00903DBA">
        <w:rPr>
          <w:highlight w:val="white"/>
        </w:rPr>
        <w:t xml:space="preserve">      $$ = $1;</w:t>
      </w:r>
    </w:p>
    <w:p w14:paraId="438A827B" w14:textId="77777777" w:rsidR="00215100" w:rsidRPr="00903DBA" w:rsidRDefault="00215100" w:rsidP="00215100">
      <w:pPr>
        <w:pStyle w:val="Code"/>
        <w:rPr>
          <w:highlight w:val="white"/>
        </w:rPr>
      </w:pPr>
      <w:r w:rsidRPr="00903DBA">
        <w:rPr>
          <w:highlight w:val="white"/>
        </w:rPr>
        <w:t xml:space="preserve">    }</w:t>
      </w:r>
    </w:p>
    <w:p w14:paraId="33BC83DF" w14:textId="0D6B0AB4" w:rsidR="00215100" w:rsidRPr="00903DBA" w:rsidRDefault="00215100" w:rsidP="00215100">
      <w:pPr>
        <w:pStyle w:val="Code"/>
        <w:rPr>
          <w:highlight w:val="white"/>
        </w:rPr>
      </w:pPr>
      <w:r w:rsidRPr="00903DBA">
        <w:rPr>
          <w:highlight w:val="white"/>
        </w:rPr>
        <w:t xml:space="preserve">  | </w:t>
      </w:r>
      <w:r w:rsidR="00B473E1" w:rsidRPr="00903DBA">
        <w:rPr>
          <w:highlight w:val="white"/>
        </w:rPr>
        <w:t>declarator_list</w:t>
      </w:r>
      <w:r w:rsidRPr="00903DBA">
        <w:rPr>
          <w:highlight w:val="white"/>
        </w:rPr>
        <w:t xml:space="preserve"> COMMA </w:t>
      </w:r>
      <w:r w:rsidR="00B75A92" w:rsidRPr="00903DBA">
        <w:rPr>
          <w:highlight w:val="white"/>
        </w:rPr>
        <w:t>initialization_bitfield_declarator</w:t>
      </w:r>
      <w:r w:rsidRPr="00903DBA">
        <w:rPr>
          <w:highlight w:val="white"/>
        </w:rPr>
        <w:t xml:space="preserve"> {</w:t>
      </w:r>
    </w:p>
    <w:p w14:paraId="621BDE06" w14:textId="77777777" w:rsidR="00215100" w:rsidRPr="00903DBA" w:rsidRDefault="00215100" w:rsidP="00215100">
      <w:pPr>
        <w:pStyle w:val="Code"/>
        <w:rPr>
          <w:highlight w:val="white"/>
        </w:rPr>
      </w:pPr>
      <w:r w:rsidRPr="00903DBA">
        <w:rPr>
          <w:highlight w:val="white"/>
        </w:rPr>
        <w:t xml:space="preserve">      $1.AddRange($3);</w:t>
      </w:r>
    </w:p>
    <w:p w14:paraId="6221681D" w14:textId="77777777" w:rsidR="00215100" w:rsidRPr="00903DBA" w:rsidRDefault="00215100" w:rsidP="00215100">
      <w:pPr>
        <w:pStyle w:val="Code"/>
        <w:rPr>
          <w:highlight w:val="white"/>
        </w:rPr>
      </w:pPr>
      <w:r w:rsidRPr="00903DBA">
        <w:rPr>
          <w:highlight w:val="white"/>
        </w:rPr>
        <w:t xml:space="preserve">      $$ = $1;</w:t>
      </w:r>
    </w:p>
    <w:p w14:paraId="36A41BDE" w14:textId="77777777" w:rsidR="00215100" w:rsidRPr="00903DBA" w:rsidRDefault="00215100" w:rsidP="00215100">
      <w:pPr>
        <w:pStyle w:val="Code"/>
        <w:rPr>
          <w:highlight w:val="white"/>
        </w:rPr>
      </w:pPr>
      <w:r w:rsidRPr="00903DBA">
        <w:rPr>
          <w:highlight w:val="white"/>
        </w:rPr>
        <w:t xml:space="preserve">    };</w:t>
      </w:r>
    </w:p>
    <w:p w14:paraId="3442421C" w14:textId="760229DE" w:rsidR="00DB7ED7" w:rsidRPr="00903DBA" w:rsidRDefault="00CC2173" w:rsidP="00CC2173">
      <w:pPr>
        <w:pStyle w:val="CodeHeader"/>
        <w:rPr>
          <w:highlight w:val="white"/>
        </w:rPr>
      </w:pPr>
      <w:proofErr w:type="spellStart"/>
      <w:r w:rsidRPr="00903DBA">
        <w:rPr>
          <w:highlight w:val="white"/>
        </w:rPr>
        <w:t>MainParser.gppg</w:t>
      </w:r>
      <w:proofErr w:type="spellEnd"/>
    </w:p>
    <w:p w14:paraId="03583944" w14:textId="61335054" w:rsidR="0013125E" w:rsidRPr="00903DBA" w:rsidRDefault="00B75A92" w:rsidP="009013A8">
      <w:pPr>
        <w:pStyle w:val="Code"/>
        <w:rPr>
          <w:highlight w:val="white"/>
        </w:rPr>
      </w:pPr>
      <w:r w:rsidRPr="00903DBA">
        <w:rPr>
          <w:highlight w:val="white"/>
        </w:rPr>
        <w:t>initialization_bitfield_declarator</w:t>
      </w:r>
      <w:r w:rsidR="0013125E" w:rsidRPr="00903DBA">
        <w:rPr>
          <w:highlight w:val="white"/>
        </w:rPr>
        <w:t>:</w:t>
      </w:r>
    </w:p>
    <w:p w14:paraId="6A9998CD" w14:textId="05DB9F69" w:rsidR="0013125E" w:rsidRPr="00903DBA" w:rsidRDefault="0013125E" w:rsidP="00E45299">
      <w:pPr>
        <w:pStyle w:val="Code"/>
        <w:rPr>
          <w:highlight w:val="white"/>
        </w:rPr>
      </w:pPr>
      <w:r w:rsidRPr="00903DBA">
        <w:rPr>
          <w:highlight w:val="white"/>
        </w:rPr>
        <w:t xml:space="preserve">    </w:t>
      </w:r>
      <w:r w:rsidR="001D4FEE" w:rsidRPr="00903DBA">
        <w:rPr>
          <w:highlight w:val="white"/>
        </w:rPr>
        <w:t>declarator</w:t>
      </w:r>
      <w:r w:rsidRPr="00903DBA">
        <w:rPr>
          <w:highlight w:val="white"/>
        </w:rPr>
        <w:t xml:space="preserve"> {</w:t>
      </w:r>
    </w:p>
    <w:p w14:paraId="7676B689" w14:textId="4769E28A" w:rsidR="0013125E" w:rsidRPr="00903DBA" w:rsidRDefault="0013125E" w:rsidP="009013A8">
      <w:pPr>
        <w:pStyle w:val="Code"/>
        <w:rPr>
          <w:highlight w:val="white"/>
        </w:rPr>
      </w:pPr>
      <w:r w:rsidRPr="00903DBA">
        <w:rPr>
          <w:highlight w:val="white"/>
        </w:rPr>
        <w:t xml:space="preserve">      MiddleCodeGenerator.Declarator(SpecifierStack.Peek(), $1);</w:t>
      </w:r>
    </w:p>
    <w:p w14:paraId="4345987C" w14:textId="77777777" w:rsidR="0013125E" w:rsidRPr="00903DBA" w:rsidRDefault="0013125E" w:rsidP="009013A8">
      <w:pPr>
        <w:pStyle w:val="Code"/>
        <w:rPr>
          <w:highlight w:val="white"/>
        </w:rPr>
      </w:pPr>
      <w:r w:rsidRPr="00903DBA">
        <w:rPr>
          <w:highlight w:val="white"/>
        </w:rPr>
        <w:t xml:space="preserve">      $$ = new List&lt;MiddleCode&gt;();</w:t>
      </w:r>
    </w:p>
    <w:p w14:paraId="5FF7AA7B" w14:textId="77777777" w:rsidR="0013125E" w:rsidRPr="00903DBA" w:rsidRDefault="0013125E" w:rsidP="009013A8">
      <w:pPr>
        <w:pStyle w:val="Code"/>
        <w:rPr>
          <w:highlight w:val="white"/>
        </w:rPr>
      </w:pPr>
      <w:r w:rsidRPr="00903DBA">
        <w:rPr>
          <w:highlight w:val="white"/>
        </w:rPr>
        <w:t xml:space="preserve">    }</w:t>
      </w:r>
    </w:p>
    <w:p w14:paraId="3B541DEE" w14:textId="672F6414" w:rsidR="0013125E" w:rsidRPr="00903DBA" w:rsidRDefault="0013125E" w:rsidP="00E45299">
      <w:pPr>
        <w:pStyle w:val="Code"/>
        <w:rPr>
          <w:highlight w:val="white"/>
        </w:rPr>
      </w:pPr>
      <w:r w:rsidRPr="00903DBA">
        <w:rPr>
          <w:highlight w:val="white"/>
        </w:rPr>
        <w:t xml:space="preserve">  | </w:t>
      </w:r>
      <w:r w:rsidR="001D4FEE" w:rsidRPr="00903DBA">
        <w:rPr>
          <w:highlight w:val="white"/>
        </w:rPr>
        <w:t>declarator</w:t>
      </w:r>
      <w:r w:rsidRPr="00903DBA">
        <w:rPr>
          <w:highlight w:val="white"/>
        </w:rPr>
        <w:t xml:space="preserve"> ASSIGN </w:t>
      </w:r>
      <w:r w:rsidR="002F35C1" w:rsidRPr="00903DBA">
        <w:rPr>
          <w:highlight w:val="white"/>
        </w:rPr>
        <w:t>initializer</w:t>
      </w:r>
      <w:r w:rsidRPr="00903DBA">
        <w:rPr>
          <w:highlight w:val="white"/>
        </w:rPr>
        <w:t xml:space="preserve"> {</w:t>
      </w:r>
    </w:p>
    <w:p w14:paraId="250D06DC" w14:textId="05CC6D34" w:rsidR="0013125E" w:rsidRPr="00903DBA" w:rsidRDefault="0013125E" w:rsidP="009013A8">
      <w:pPr>
        <w:pStyle w:val="Code"/>
        <w:rPr>
          <w:highlight w:val="white"/>
        </w:rPr>
      </w:pPr>
      <w:r w:rsidRPr="00903DBA">
        <w:rPr>
          <w:highlight w:val="white"/>
        </w:rPr>
        <w:t xml:space="preserve">      $$ = MiddleCodeGenerator.</w:t>
      </w:r>
      <w:r w:rsidR="0053352B" w:rsidRPr="00903DBA">
        <w:rPr>
          <w:highlight w:val="white"/>
        </w:rPr>
        <w:t>InitializedDeclarator</w:t>
      </w:r>
    </w:p>
    <w:p w14:paraId="7FCCDFC3" w14:textId="77777777" w:rsidR="0013125E" w:rsidRPr="00903DBA" w:rsidRDefault="0013125E" w:rsidP="009013A8">
      <w:pPr>
        <w:pStyle w:val="Code"/>
        <w:rPr>
          <w:highlight w:val="white"/>
        </w:rPr>
      </w:pPr>
      <w:r w:rsidRPr="00903DBA">
        <w:rPr>
          <w:highlight w:val="white"/>
        </w:rPr>
        <w:t xml:space="preserve">             (SpecifierStack.Peek(), $1, $3);</w:t>
      </w:r>
    </w:p>
    <w:p w14:paraId="71B144BB" w14:textId="77777777" w:rsidR="0013125E" w:rsidRPr="00903DBA" w:rsidRDefault="0013125E" w:rsidP="009013A8">
      <w:pPr>
        <w:pStyle w:val="Code"/>
        <w:rPr>
          <w:highlight w:val="white"/>
        </w:rPr>
      </w:pPr>
      <w:r w:rsidRPr="00903DBA">
        <w:rPr>
          <w:highlight w:val="white"/>
        </w:rPr>
        <w:t xml:space="preserve">    }</w:t>
      </w:r>
    </w:p>
    <w:p w14:paraId="38A6B4BE" w14:textId="6A39F223" w:rsidR="0013125E" w:rsidRPr="00903DBA" w:rsidRDefault="0013125E" w:rsidP="004D4775">
      <w:pPr>
        <w:pStyle w:val="Code"/>
        <w:rPr>
          <w:highlight w:val="white"/>
        </w:rPr>
      </w:pPr>
      <w:r w:rsidRPr="00903DBA">
        <w:rPr>
          <w:highlight w:val="white"/>
        </w:rPr>
        <w:t xml:space="preserve">  | optional_</w:t>
      </w:r>
      <w:r w:rsidR="001D4FEE" w:rsidRPr="00903DBA">
        <w:rPr>
          <w:highlight w:val="white"/>
        </w:rPr>
        <w:t>declarator</w:t>
      </w:r>
      <w:r w:rsidRPr="00903DBA">
        <w:rPr>
          <w:highlight w:val="white"/>
        </w:rPr>
        <w:t xml:space="preserve"> COLON constant_integral_expression {</w:t>
      </w:r>
    </w:p>
    <w:p w14:paraId="6E70ABC5" w14:textId="77777777" w:rsidR="0013125E" w:rsidRPr="00903DBA" w:rsidRDefault="0013125E" w:rsidP="009013A8">
      <w:pPr>
        <w:pStyle w:val="Code"/>
        <w:rPr>
          <w:highlight w:val="white"/>
        </w:rPr>
      </w:pPr>
      <w:r w:rsidRPr="00903DBA">
        <w:rPr>
          <w:highlight w:val="white"/>
        </w:rPr>
        <w:t xml:space="preserve">      MiddleCodeGenerator.BitfieldDeclarator</w:t>
      </w:r>
    </w:p>
    <w:p w14:paraId="737AA118" w14:textId="77777777" w:rsidR="0013125E" w:rsidRPr="00903DBA" w:rsidRDefault="0013125E" w:rsidP="009013A8">
      <w:pPr>
        <w:pStyle w:val="Code"/>
        <w:rPr>
          <w:highlight w:val="white"/>
        </w:rPr>
      </w:pPr>
      <w:r w:rsidRPr="00903DBA">
        <w:rPr>
          <w:highlight w:val="white"/>
        </w:rPr>
        <w:t xml:space="preserve">        (SpecifierStack.Peek(), $1, $3.Symbol);</w:t>
      </w:r>
    </w:p>
    <w:p w14:paraId="428311BA" w14:textId="77777777" w:rsidR="0013125E" w:rsidRPr="00903DBA" w:rsidRDefault="0013125E" w:rsidP="009013A8">
      <w:pPr>
        <w:pStyle w:val="Code"/>
        <w:rPr>
          <w:highlight w:val="white"/>
        </w:rPr>
      </w:pPr>
      <w:r w:rsidRPr="00903DBA">
        <w:rPr>
          <w:highlight w:val="white"/>
        </w:rPr>
        <w:t xml:space="preserve">      $$ = new List&lt;MiddleCode&gt;();</w:t>
      </w:r>
    </w:p>
    <w:p w14:paraId="394BD7B9" w14:textId="465ECD4F" w:rsidR="0013125E" w:rsidRPr="00903DBA" w:rsidRDefault="0013125E" w:rsidP="009013A8">
      <w:pPr>
        <w:pStyle w:val="Code"/>
        <w:rPr>
          <w:highlight w:val="white"/>
        </w:rPr>
      </w:pPr>
      <w:r w:rsidRPr="00903DBA">
        <w:rPr>
          <w:highlight w:val="white"/>
        </w:rPr>
        <w:t xml:space="preserve">    };</w:t>
      </w:r>
    </w:p>
    <w:p w14:paraId="3DF73A2C" w14:textId="30BDE8BA" w:rsidR="00E706EE" w:rsidRPr="00903DBA" w:rsidRDefault="00E706EE" w:rsidP="00E706EE">
      <w:pPr>
        <w:rPr>
          <w:highlight w:val="white"/>
        </w:rPr>
      </w:pPr>
      <w:r w:rsidRPr="00903DBA">
        <w:rPr>
          <w:highlight w:val="white"/>
        </w:rPr>
        <w:lastRenderedPageBreak/>
        <w:t xml:space="preserve">The </w:t>
      </w:r>
      <w:r w:rsidRPr="00903DBA">
        <w:rPr>
          <w:rStyle w:val="KeyWord0"/>
          <w:highlight w:val="white"/>
        </w:rPr>
        <w:t>Declarator</w:t>
      </w:r>
      <w:r w:rsidRPr="00903DBA">
        <w:rPr>
          <w:highlight w:val="white"/>
        </w:rPr>
        <w:t xml:space="preserve"> method handles the cases without assignment or bitfield.</w:t>
      </w:r>
      <w:r w:rsidR="00A844D1" w:rsidRPr="00903DBA">
        <w:rPr>
          <w:highlight w:val="white"/>
        </w:rPr>
        <w:t xml:space="preserve"> The declarator is </w:t>
      </w:r>
      <w:proofErr w:type="gramStart"/>
      <w:r w:rsidR="00A844D1" w:rsidRPr="00903DBA">
        <w:rPr>
          <w:highlight w:val="white"/>
        </w:rPr>
        <w:t>possible</w:t>
      </w:r>
      <w:proofErr w:type="gramEnd"/>
      <w:r w:rsidR="00A844D1" w:rsidRPr="00903DBA">
        <w:rPr>
          <w:highlight w:val="white"/>
        </w:rPr>
        <w:t xml:space="preserve"> made up by a </w:t>
      </w:r>
      <w:r w:rsidR="00142119" w:rsidRPr="00903DBA">
        <w:rPr>
          <w:highlight w:val="white"/>
        </w:rPr>
        <w:t>sequence of pointer, array, or functions declarations, and we add the type of the specifier as the end type of the declarator.</w:t>
      </w:r>
    </w:p>
    <w:p w14:paraId="5CB41938" w14:textId="5E2EC180" w:rsidR="00806795" w:rsidRPr="00903DBA" w:rsidRDefault="008D1660" w:rsidP="008D1660">
      <w:pPr>
        <w:pStyle w:val="CodeHeader"/>
        <w:rPr>
          <w:highlight w:val="white"/>
        </w:rPr>
      </w:pPr>
      <w:proofErr w:type="spellStart"/>
      <w:r w:rsidRPr="00903DBA">
        <w:rPr>
          <w:highlight w:val="white"/>
        </w:rPr>
        <w:t>MiddleCodeGenerator.cs</w:t>
      </w:r>
      <w:proofErr w:type="spellEnd"/>
    </w:p>
    <w:p w14:paraId="314D5351" w14:textId="762DBBEF" w:rsidR="005C422F" w:rsidRPr="00903DBA" w:rsidRDefault="005C422F" w:rsidP="005C422F">
      <w:pPr>
        <w:pStyle w:val="Code"/>
        <w:rPr>
          <w:highlight w:val="white"/>
        </w:rPr>
      </w:pPr>
      <w:r w:rsidRPr="00903DBA">
        <w:rPr>
          <w:highlight w:val="white"/>
        </w:rPr>
        <w:t xml:space="preserve">    public static void Declarator(Specifier specifier, Declarator declarator){</w:t>
      </w:r>
    </w:p>
    <w:p w14:paraId="43553235" w14:textId="77777777" w:rsidR="00E706EE" w:rsidRPr="00903DBA" w:rsidRDefault="00E706EE" w:rsidP="00E706EE">
      <w:pPr>
        <w:pStyle w:val="Code"/>
        <w:rPr>
          <w:highlight w:val="white"/>
        </w:rPr>
      </w:pPr>
      <w:r w:rsidRPr="00903DBA">
        <w:rPr>
          <w:highlight w:val="white"/>
        </w:rPr>
        <w:t xml:space="preserve">      declarator.Add(specifier.Type);</w:t>
      </w:r>
    </w:p>
    <w:p w14:paraId="56B1FCAB" w14:textId="13FA076A" w:rsidR="005C422F" w:rsidRPr="00903DBA" w:rsidRDefault="001C4770" w:rsidP="001C4770">
      <w:pPr>
        <w:rPr>
          <w:highlight w:val="white"/>
        </w:rPr>
      </w:pPr>
      <w:r w:rsidRPr="00903DBA">
        <w:rPr>
          <w:highlight w:val="white"/>
        </w:rPr>
        <w:t>A function can only hold extern</w:t>
      </w:r>
      <w:r w:rsidR="00E91FFE" w:rsidRPr="00903DBA">
        <w:rPr>
          <w:highlight w:val="white"/>
        </w:rPr>
        <w:t xml:space="preserve"> or static storage.</w:t>
      </w:r>
      <w:r w:rsidR="00764180" w:rsidRPr="00903DBA">
        <w:rPr>
          <w:highlight w:val="white"/>
        </w:rPr>
        <w:t xml:space="preserve"> This is in fact the only storage check that is performed outside the </w:t>
      </w:r>
      <w:r w:rsidR="00764180" w:rsidRPr="00903DBA">
        <w:rPr>
          <w:rStyle w:val="KeyWord0"/>
          <w:highlight w:val="white"/>
        </w:rPr>
        <w:t>Specifier</w:t>
      </w:r>
      <w:r w:rsidR="00764180" w:rsidRPr="00903DBA">
        <w:rPr>
          <w:highlight w:val="white"/>
        </w:rPr>
        <w:t xml:space="preserve"> class of </w:t>
      </w:r>
      <w:r w:rsidR="008A2579" w:rsidRPr="00903DBA">
        <w:rPr>
          <w:highlight w:val="white"/>
        </w:rPr>
        <w:t>Chapter</w:t>
      </w:r>
      <w:r w:rsidR="00764180" w:rsidRPr="00903DBA">
        <w:rPr>
          <w:highlight w:val="white"/>
        </w:rPr>
        <w:t xml:space="preserve"> </w:t>
      </w:r>
      <w:r w:rsidR="008A2579" w:rsidRPr="00903DBA">
        <w:rPr>
          <w:highlight w:val="white"/>
        </w:rPr>
        <w:fldChar w:fldCharType="begin"/>
      </w:r>
      <w:r w:rsidR="008A2579" w:rsidRPr="00903DBA">
        <w:rPr>
          <w:highlight w:val="white"/>
        </w:rPr>
        <w:instrText xml:space="preserve"> REF _Ref54264860 \r \h </w:instrText>
      </w:r>
      <w:r w:rsidR="008A2579" w:rsidRPr="00903DBA">
        <w:rPr>
          <w:highlight w:val="white"/>
        </w:rPr>
      </w:r>
      <w:r w:rsidR="008A2579" w:rsidRPr="00903DBA">
        <w:rPr>
          <w:highlight w:val="white"/>
        </w:rPr>
        <w:fldChar w:fldCharType="separate"/>
      </w:r>
      <w:r w:rsidR="005F7BC3" w:rsidRPr="00903DBA">
        <w:rPr>
          <w:highlight w:val="white"/>
        </w:rPr>
        <w:t>4</w:t>
      </w:r>
      <w:r w:rsidR="008A2579" w:rsidRPr="00903DBA">
        <w:rPr>
          <w:highlight w:val="white"/>
        </w:rPr>
        <w:fldChar w:fldCharType="end"/>
      </w:r>
      <w:r w:rsidR="00764180" w:rsidRPr="00903DBA">
        <w:rPr>
          <w:highlight w:val="white"/>
        </w:rPr>
        <w:t xml:space="preserve">, since </w:t>
      </w:r>
      <w:r w:rsidR="000421C2" w:rsidRPr="00903DBA">
        <w:rPr>
          <w:highlight w:val="white"/>
        </w:rPr>
        <w:t xml:space="preserve">we need the declarator to decide that </w:t>
      </w:r>
      <w:r w:rsidR="00867D91" w:rsidRPr="00903DBA">
        <w:rPr>
          <w:highlight w:val="white"/>
        </w:rPr>
        <w:t>it</w:t>
      </w:r>
      <w:r w:rsidR="000421C2" w:rsidRPr="00903DBA">
        <w:rPr>
          <w:highlight w:val="white"/>
        </w:rPr>
        <w:t xml:space="preserve"> is </w:t>
      </w:r>
      <w:r w:rsidR="003D5879" w:rsidRPr="00903DBA">
        <w:rPr>
          <w:highlight w:val="white"/>
        </w:rPr>
        <w:t xml:space="preserve">in fact </w:t>
      </w:r>
      <w:r w:rsidR="000421C2" w:rsidRPr="00903DBA">
        <w:rPr>
          <w:highlight w:val="white"/>
        </w:rPr>
        <w:t>a function</w:t>
      </w:r>
      <w:r w:rsidR="003B31D1" w:rsidRPr="00903DBA">
        <w:rPr>
          <w:highlight w:val="white"/>
        </w:rPr>
        <w:t xml:space="preserve"> declaration</w:t>
      </w:r>
      <w:r w:rsidR="000421C2" w:rsidRPr="00903DBA">
        <w:rPr>
          <w:highlight w:val="white"/>
        </w:rPr>
        <w:t>.</w:t>
      </w:r>
    </w:p>
    <w:p w14:paraId="6A5214F9" w14:textId="77777777" w:rsidR="00390325" w:rsidRPr="00903DBA" w:rsidRDefault="00390325" w:rsidP="00390325">
      <w:pPr>
        <w:pStyle w:val="Code"/>
        <w:rPr>
          <w:highlight w:val="white"/>
        </w:rPr>
      </w:pPr>
      <w:r w:rsidRPr="00903DBA">
        <w:rPr>
          <w:highlight w:val="white"/>
        </w:rPr>
        <w:t xml:space="preserve">      Storage storage = specifier.Storage;</w:t>
      </w:r>
    </w:p>
    <w:p w14:paraId="05370032" w14:textId="77777777" w:rsidR="005C422F" w:rsidRPr="00903DBA" w:rsidRDefault="005C422F" w:rsidP="005C422F">
      <w:pPr>
        <w:pStyle w:val="Code"/>
        <w:rPr>
          <w:highlight w:val="white"/>
        </w:rPr>
      </w:pPr>
      <w:r w:rsidRPr="00903DBA">
        <w:rPr>
          <w:highlight w:val="white"/>
        </w:rPr>
        <w:t xml:space="preserve">      if (declarator.Type.IsFunction()) {</w:t>
      </w:r>
    </w:p>
    <w:p w14:paraId="3DE0337A" w14:textId="77777777" w:rsidR="00E41D6D" w:rsidRPr="00903DBA" w:rsidRDefault="005C422F" w:rsidP="005C422F">
      <w:pPr>
        <w:pStyle w:val="Code"/>
        <w:rPr>
          <w:highlight w:val="white"/>
        </w:rPr>
      </w:pPr>
      <w:r w:rsidRPr="00903DBA">
        <w:rPr>
          <w:highlight w:val="white"/>
        </w:rPr>
        <w:t xml:space="preserve">        Assert.Error((storage == Storage.Static) ||</w:t>
      </w:r>
    </w:p>
    <w:p w14:paraId="22CAFF71" w14:textId="37ECBFDC" w:rsidR="005C422F" w:rsidRPr="00903DBA" w:rsidRDefault="00E41D6D" w:rsidP="005C422F">
      <w:pPr>
        <w:pStyle w:val="Code"/>
        <w:rPr>
          <w:highlight w:val="white"/>
        </w:rPr>
      </w:pPr>
      <w:r w:rsidRPr="00903DBA">
        <w:rPr>
          <w:highlight w:val="white"/>
        </w:rPr>
        <w:t xml:space="preserve">                    </w:t>
      </w:r>
      <w:r w:rsidR="005C422F" w:rsidRPr="00903DBA">
        <w:rPr>
          <w:highlight w:val="white"/>
        </w:rPr>
        <w:t xml:space="preserve"> (storage == Storage.Extern),  storage, Message.</w:t>
      </w:r>
    </w:p>
    <w:p w14:paraId="60B669CA" w14:textId="40ED72F7" w:rsidR="005C422F" w:rsidRPr="00903DBA" w:rsidRDefault="00571936" w:rsidP="005C422F">
      <w:pPr>
        <w:pStyle w:val="Code"/>
        <w:rPr>
          <w:highlight w:val="white"/>
        </w:rPr>
      </w:pPr>
      <w:r w:rsidRPr="00903DBA">
        <w:rPr>
          <w:highlight w:val="white"/>
        </w:rPr>
        <w:t xml:space="preserve">          </w:t>
      </w:r>
      <w:r w:rsidR="001C4770" w:rsidRPr="00903DBA">
        <w:rPr>
          <w:highlight w:val="white"/>
        </w:rPr>
        <w:t>Only_extern_or_static_storage_allowed_for_functions</w:t>
      </w:r>
      <w:r w:rsidR="005C422F" w:rsidRPr="00903DBA">
        <w:rPr>
          <w:highlight w:val="white"/>
        </w:rPr>
        <w:t>);</w:t>
      </w:r>
    </w:p>
    <w:p w14:paraId="51055F1F" w14:textId="77777777" w:rsidR="005C422F" w:rsidRPr="00903DBA" w:rsidRDefault="005C422F" w:rsidP="005C422F">
      <w:pPr>
        <w:pStyle w:val="Code"/>
        <w:rPr>
          <w:highlight w:val="white"/>
        </w:rPr>
      </w:pPr>
      <w:r w:rsidRPr="00903DBA">
        <w:rPr>
          <w:highlight w:val="white"/>
        </w:rPr>
        <w:t xml:space="preserve">      }</w:t>
      </w:r>
    </w:p>
    <w:p w14:paraId="561F01F3" w14:textId="20133C86" w:rsidR="005C422F" w:rsidRPr="00903DBA" w:rsidRDefault="005D38A4" w:rsidP="005D38A4">
      <w:pPr>
        <w:rPr>
          <w:highlight w:val="white"/>
        </w:rPr>
      </w:pPr>
      <w:r w:rsidRPr="00903DBA">
        <w:rPr>
          <w:highlight w:val="white"/>
        </w:rPr>
        <w:t xml:space="preserve">We create the symbol holding the </w:t>
      </w:r>
      <w:r w:rsidR="00C1070A" w:rsidRPr="00903DBA">
        <w:rPr>
          <w:highlight w:val="white"/>
        </w:rPr>
        <w:t>name</w:t>
      </w:r>
      <w:r w:rsidR="00A844D1" w:rsidRPr="00903DBA">
        <w:rPr>
          <w:highlight w:val="white"/>
        </w:rPr>
        <w:t>, external linkage, storage, and type of the declarator</w:t>
      </w:r>
      <w:r w:rsidR="002B5FDA" w:rsidRPr="00903DBA">
        <w:rPr>
          <w:highlight w:val="white"/>
        </w:rPr>
        <w:t>, and add it to the current symbol table.</w:t>
      </w:r>
    </w:p>
    <w:p w14:paraId="52807267" w14:textId="132A908B" w:rsidR="00571936" w:rsidRPr="00903DBA" w:rsidRDefault="005C422F" w:rsidP="005C422F">
      <w:pPr>
        <w:pStyle w:val="Code"/>
        <w:rPr>
          <w:highlight w:val="white"/>
        </w:rPr>
      </w:pPr>
      <w:r w:rsidRPr="00903DBA">
        <w:rPr>
          <w:highlight w:val="white"/>
        </w:rPr>
        <w:t xml:space="preserve">      Symbol symbol =</w:t>
      </w:r>
      <w:r w:rsidR="00571936" w:rsidRPr="00903DBA">
        <w:rPr>
          <w:highlight w:val="white"/>
        </w:rPr>
        <w:t xml:space="preserve"> </w:t>
      </w:r>
      <w:r w:rsidRPr="00903DBA">
        <w:rPr>
          <w:highlight w:val="white"/>
        </w:rPr>
        <w:t>new Symbol(declarator.Name, specifier.ExternalLinkage,</w:t>
      </w:r>
    </w:p>
    <w:p w14:paraId="7E9AB15F" w14:textId="3DE4F902" w:rsidR="005C422F" w:rsidRPr="00903DBA" w:rsidRDefault="00571936" w:rsidP="005C422F">
      <w:pPr>
        <w:pStyle w:val="Code"/>
        <w:rPr>
          <w:highlight w:val="white"/>
        </w:rPr>
      </w:pPr>
      <w:r w:rsidRPr="00903DBA">
        <w:rPr>
          <w:highlight w:val="white"/>
        </w:rPr>
        <w:t xml:space="preserve">                     </w:t>
      </w:r>
      <w:r w:rsidR="005C422F" w:rsidRPr="00903DBA">
        <w:rPr>
          <w:highlight w:val="white"/>
        </w:rPr>
        <w:t xml:space="preserve"> </w:t>
      </w:r>
      <w:r w:rsidRPr="00903DBA">
        <w:rPr>
          <w:highlight w:val="white"/>
        </w:rPr>
        <w:t xml:space="preserve">           </w:t>
      </w:r>
      <w:r w:rsidR="007F41CD" w:rsidRPr="00903DBA">
        <w:rPr>
          <w:highlight w:val="white"/>
        </w:rPr>
        <w:t>storage</w:t>
      </w:r>
      <w:r w:rsidR="005C422F" w:rsidRPr="00903DBA">
        <w:rPr>
          <w:highlight w:val="white"/>
        </w:rPr>
        <w:t>, declarator.Type);</w:t>
      </w:r>
    </w:p>
    <w:p w14:paraId="0F939183" w14:textId="77777777" w:rsidR="005C422F" w:rsidRPr="00903DBA" w:rsidRDefault="005C422F" w:rsidP="005C422F">
      <w:pPr>
        <w:pStyle w:val="Code"/>
        <w:rPr>
          <w:highlight w:val="white"/>
        </w:rPr>
      </w:pPr>
      <w:r w:rsidRPr="00903DBA">
        <w:rPr>
          <w:highlight w:val="white"/>
        </w:rPr>
        <w:t xml:space="preserve">      SymbolTable.CurrentTable.AddSymbol(symbol);</w:t>
      </w:r>
    </w:p>
    <w:p w14:paraId="2B41F5C7" w14:textId="335827C5" w:rsidR="005C422F" w:rsidRPr="00903DBA" w:rsidRDefault="009E5C7E" w:rsidP="009E5C7E">
      <w:pPr>
        <w:rPr>
          <w:highlight w:val="white"/>
        </w:rPr>
      </w:pPr>
      <w:r w:rsidRPr="00903DBA">
        <w:rPr>
          <w:highlight w:val="white"/>
        </w:rPr>
        <w:t xml:space="preserve">If the symbol has static storage and is not a function, we add it to </w:t>
      </w:r>
      <w:r w:rsidR="005C0B13" w:rsidRPr="00903DBA">
        <w:rPr>
          <w:highlight w:val="white"/>
        </w:rPr>
        <w:t>the global static set</w:t>
      </w:r>
      <w:r w:rsidRPr="00903DBA">
        <w:rPr>
          <w:highlight w:val="white"/>
        </w:rPr>
        <w:t xml:space="preserve">. </w:t>
      </w:r>
      <w:r w:rsidR="00620F70" w:rsidRPr="00903DBA">
        <w:rPr>
          <w:highlight w:val="white"/>
        </w:rPr>
        <w:t xml:space="preserve">We call the Value method in the </w:t>
      </w:r>
      <w:r w:rsidR="00620F70" w:rsidRPr="00903DBA">
        <w:rPr>
          <w:rStyle w:val="KeyWord0"/>
          <w:highlight w:val="white"/>
        </w:rPr>
        <w:t>ConstantExpression</w:t>
      </w:r>
      <w:r w:rsidR="00620F70" w:rsidRPr="00903DBA">
        <w:rPr>
          <w:highlight w:val="white"/>
        </w:rPr>
        <w:t xml:space="preserve"> class to generate </w:t>
      </w:r>
      <w:r w:rsidR="005C0B13" w:rsidRPr="00903DBA">
        <w:rPr>
          <w:highlight w:val="white"/>
        </w:rPr>
        <w:t>the global static set</w:t>
      </w:r>
      <w:r w:rsidR="00620F70" w:rsidRPr="00903DBA">
        <w:rPr>
          <w:highlight w:val="white"/>
        </w:rPr>
        <w:t xml:space="preserve">. </w:t>
      </w:r>
      <w:r w:rsidRPr="00903DBA">
        <w:rPr>
          <w:highlight w:val="white"/>
        </w:rPr>
        <w:t>If</w:t>
      </w:r>
      <w:r w:rsidR="0046096F" w:rsidRPr="00903DBA">
        <w:rPr>
          <w:highlight w:val="white"/>
        </w:rPr>
        <w:t xml:space="preserve"> it is a function definition, it becomes added </w:t>
      </w:r>
      <w:r w:rsidR="0053352B" w:rsidRPr="00903DBA">
        <w:rPr>
          <w:highlight w:val="white"/>
        </w:rPr>
        <w:t>by t</w:t>
      </w:r>
      <w:r w:rsidR="0046096F" w:rsidRPr="00903DBA">
        <w:rPr>
          <w:highlight w:val="white"/>
        </w:rPr>
        <w:t xml:space="preserve">he </w:t>
      </w:r>
      <w:r w:rsidR="00651194" w:rsidRPr="00903DBA">
        <w:rPr>
          <w:rStyle w:val="KeyWord0"/>
          <w:highlight w:val="white"/>
        </w:rPr>
        <w:t>FunctionEnd</w:t>
      </w:r>
      <w:r w:rsidR="00651194" w:rsidRPr="00903DBA">
        <w:rPr>
          <w:highlight w:val="white"/>
        </w:rPr>
        <w:t xml:space="preserve"> method of Section </w:t>
      </w:r>
      <w:r w:rsidR="00651194" w:rsidRPr="00903DBA">
        <w:rPr>
          <w:highlight w:val="white"/>
        </w:rPr>
        <w:fldChar w:fldCharType="begin"/>
      </w:r>
      <w:r w:rsidR="00651194" w:rsidRPr="00903DBA">
        <w:rPr>
          <w:highlight w:val="white"/>
        </w:rPr>
        <w:instrText xml:space="preserve"> REF _Ref54270751 \r \h </w:instrText>
      </w:r>
      <w:r w:rsidR="00651194" w:rsidRPr="00903DBA">
        <w:rPr>
          <w:highlight w:val="white"/>
        </w:rPr>
      </w:r>
      <w:r w:rsidR="00651194" w:rsidRPr="00903DBA">
        <w:rPr>
          <w:highlight w:val="white"/>
        </w:rPr>
        <w:fldChar w:fldCharType="separate"/>
      </w:r>
      <w:r w:rsidR="005F7BC3" w:rsidRPr="00903DBA">
        <w:rPr>
          <w:highlight w:val="white"/>
        </w:rPr>
        <w:t>3.2.2</w:t>
      </w:r>
      <w:r w:rsidR="00651194" w:rsidRPr="00903DBA">
        <w:rPr>
          <w:highlight w:val="white"/>
        </w:rPr>
        <w:fldChar w:fldCharType="end"/>
      </w:r>
      <w:r w:rsidR="00651194" w:rsidRPr="00903DBA">
        <w:rPr>
          <w:highlight w:val="white"/>
        </w:rPr>
        <w:t>. If it is function declaration</w:t>
      </w:r>
      <w:r w:rsidR="0053352B" w:rsidRPr="00903DBA">
        <w:rPr>
          <w:highlight w:val="white"/>
        </w:rPr>
        <w:t>,</w:t>
      </w:r>
      <w:r w:rsidR="00651194" w:rsidRPr="00903DBA">
        <w:rPr>
          <w:highlight w:val="white"/>
        </w:rPr>
        <w:t xml:space="preserve"> is shall not be stored in </w:t>
      </w:r>
      <w:r w:rsidR="005C0B13" w:rsidRPr="00903DBA">
        <w:rPr>
          <w:highlight w:val="white"/>
        </w:rPr>
        <w:t>the global static set</w:t>
      </w:r>
      <w:r w:rsidR="00651194" w:rsidRPr="00903DBA">
        <w:rPr>
          <w:highlight w:val="white"/>
        </w:rPr>
        <w:t xml:space="preserve"> at all</w:t>
      </w:r>
      <w:r w:rsidR="0053352B" w:rsidRPr="00903DBA">
        <w:rPr>
          <w:highlight w:val="white"/>
        </w:rPr>
        <w:t>. D</w:t>
      </w:r>
      <w:r w:rsidR="003E6BA4" w:rsidRPr="00903DBA">
        <w:rPr>
          <w:highlight w:val="white"/>
        </w:rPr>
        <w:t xml:space="preserve">eclarations are stored in the symbol table only, not in </w:t>
      </w:r>
      <w:r w:rsidR="005C0B13" w:rsidRPr="00903DBA">
        <w:rPr>
          <w:highlight w:val="white"/>
        </w:rPr>
        <w:t>the global static set</w:t>
      </w:r>
      <w:r w:rsidR="003E6BA4" w:rsidRPr="00903DBA">
        <w:rPr>
          <w:highlight w:val="white"/>
        </w:rPr>
        <w:t>.</w:t>
      </w:r>
    </w:p>
    <w:p w14:paraId="1C7EAD0F" w14:textId="23119E12" w:rsidR="005C422F" w:rsidRPr="00903DBA" w:rsidRDefault="005C422F" w:rsidP="005C422F">
      <w:pPr>
        <w:pStyle w:val="Code"/>
        <w:rPr>
          <w:highlight w:val="white"/>
        </w:rPr>
      </w:pPr>
      <w:r w:rsidRPr="00903DBA">
        <w:rPr>
          <w:highlight w:val="white"/>
        </w:rPr>
        <w:t xml:space="preserve">      if (</w:t>
      </w:r>
      <w:r w:rsidR="009E5C7E" w:rsidRPr="00903DBA">
        <w:rPr>
          <w:highlight w:val="white"/>
        </w:rPr>
        <w:t>(storage == Storage.Static) &amp;&amp; !t</w:t>
      </w:r>
      <w:r w:rsidRPr="00903DBA">
        <w:rPr>
          <w:highlight w:val="white"/>
        </w:rPr>
        <w:t>ype.IsFunction()) {</w:t>
      </w:r>
    </w:p>
    <w:p w14:paraId="42C1E327" w14:textId="653E69F6" w:rsidR="005C422F" w:rsidRPr="00903DBA" w:rsidRDefault="005C422F" w:rsidP="005C422F">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Add(ConstantExpression.Value(symbol));</w:t>
      </w:r>
    </w:p>
    <w:p w14:paraId="23342CAE" w14:textId="77777777" w:rsidR="005C422F" w:rsidRPr="00903DBA" w:rsidRDefault="005C422F" w:rsidP="005C422F">
      <w:pPr>
        <w:pStyle w:val="Code"/>
        <w:rPr>
          <w:highlight w:val="white"/>
        </w:rPr>
      </w:pPr>
      <w:r w:rsidRPr="00903DBA">
        <w:rPr>
          <w:highlight w:val="white"/>
        </w:rPr>
        <w:t xml:space="preserve">      }</w:t>
      </w:r>
    </w:p>
    <w:p w14:paraId="23A2DD10" w14:textId="77777777" w:rsidR="005C422F" w:rsidRPr="00903DBA" w:rsidRDefault="005C422F" w:rsidP="005C422F">
      <w:pPr>
        <w:pStyle w:val="Code"/>
        <w:rPr>
          <w:highlight w:val="white"/>
        </w:rPr>
      </w:pPr>
      <w:r w:rsidRPr="00903DBA">
        <w:rPr>
          <w:highlight w:val="white"/>
        </w:rPr>
        <w:t xml:space="preserve">    }</w:t>
      </w:r>
    </w:p>
    <w:p w14:paraId="3A077E16" w14:textId="36FE8CC9" w:rsidR="005C422F" w:rsidRPr="00903DBA" w:rsidRDefault="003E6BA4" w:rsidP="003E6BA4">
      <w:pPr>
        <w:rPr>
          <w:highlight w:val="white"/>
        </w:rPr>
      </w:pPr>
      <w:r w:rsidRPr="00903DBA">
        <w:rPr>
          <w:highlight w:val="white"/>
        </w:rPr>
        <w:t xml:space="preserve">The </w:t>
      </w:r>
      <w:r w:rsidR="0053352B" w:rsidRPr="00903DBA">
        <w:rPr>
          <w:rStyle w:val="KeyWord0"/>
          <w:highlight w:val="white"/>
        </w:rPr>
        <w:t>InitializedDeclarator</w:t>
      </w:r>
      <w:r w:rsidRPr="00903DBA">
        <w:rPr>
          <w:highlight w:val="white"/>
        </w:rPr>
        <w:t xml:space="preserve"> method</w:t>
      </w:r>
      <w:r w:rsidR="00620F70" w:rsidRPr="00903DBA">
        <w:rPr>
          <w:highlight w:val="white"/>
        </w:rPr>
        <w:t xml:space="preserve"> handles the cases where the declarator </w:t>
      </w:r>
      <w:r w:rsidR="00EE146E" w:rsidRPr="00903DBA">
        <w:rPr>
          <w:highlight w:val="white"/>
        </w:rPr>
        <w:t>becomes</w:t>
      </w:r>
      <w:r w:rsidR="00620F70" w:rsidRPr="00903DBA">
        <w:rPr>
          <w:highlight w:val="white"/>
        </w:rPr>
        <w:t xml:space="preserve"> initialized with a value.</w:t>
      </w:r>
      <w:r w:rsidR="00EE146E" w:rsidRPr="00903DBA">
        <w:rPr>
          <w:highlight w:val="white"/>
        </w:rPr>
        <w:t xml:space="preserve"> </w:t>
      </w:r>
      <w:proofErr w:type="gramStart"/>
      <w:r w:rsidR="00EE146E" w:rsidRPr="00903DBA">
        <w:rPr>
          <w:highlight w:val="white"/>
        </w:rPr>
        <w:t>Similar to</w:t>
      </w:r>
      <w:proofErr w:type="gramEnd"/>
      <w:r w:rsidR="00EE146E" w:rsidRPr="00903DBA">
        <w:rPr>
          <w:highlight w:val="white"/>
        </w:rPr>
        <w:t xml:space="preserve"> the </w:t>
      </w:r>
      <w:r w:rsidR="00EE146E" w:rsidRPr="00903DBA">
        <w:rPr>
          <w:rStyle w:val="KeyWord0"/>
          <w:highlight w:val="white"/>
        </w:rPr>
        <w:t>Declarator</w:t>
      </w:r>
      <w:r w:rsidR="00EE146E" w:rsidRPr="00903DBA">
        <w:rPr>
          <w:highlight w:val="white"/>
        </w:rPr>
        <w:t xml:space="preserve"> case above, </w:t>
      </w:r>
      <w:r w:rsidR="00360F4A" w:rsidRPr="00903DBA">
        <w:rPr>
          <w:highlight w:val="white"/>
        </w:rPr>
        <w:t xml:space="preserve">we begin by adding the </w:t>
      </w:r>
      <w:r w:rsidR="00A53E98" w:rsidRPr="00903DBA">
        <w:rPr>
          <w:highlight w:val="white"/>
        </w:rPr>
        <w:t xml:space="preserve">type of the specifier to the declarator. Then we obtain the </w:t>
      </w:r>
    </w:p>
    <w:p w14:paraId="4C7CF293" w14:textId="2A45E4BF" w:rsidR="005C422F" w:rsidRPr="00903DBA" w:rsidRDefault="005C422F" w:rsidP="005C422F">
      <w:pPr>
        <w:pStyle w:val="Code"/>
        <w:rPr>
          <w:highlight w:val="white"/>
        </w:rPr>
      </w:pPr>
      <w:r w:rsidRPr="00903DBA">
        <w:rPr>
          <w:highlight w:val="white"/>
        </w:rPr>
        <w:t xml:space="preserve">    public static List&lt;MiddleCode&gt; </w:t>
      </w:r>
      <w:r w:rsidR="0053352B" w:rsidRPr="00903DBA">
        <w:rPr>
          <w:highlight w:val="white"/>
        </w:rPr>
        <w:t>InitializedDeclarator</w:t>
      </w:r>
      <w:r w:rsidRPr="00903DBA">
        <w:rPr>
          <w:highlight w:val="white"/>
        </w:rPr>
        <w:t>(Specifier specifier,</w:t>
      </w:r>
    </w:p>
    <w:p w14:paraId="7072D069" w14:textId="3A4BC868" w:rsidR="005C422F" w:rsidRPr="00903DBA" w:rsidRDefault="005C422F" w:rsidP="005C422F">
      <w:pPr>
        <w:pStyle w:val="Code"/>
        <w:rPr>
          <w:highlight w:val="white"/>
        </w:rPr>
      </w:pPr>
      <w:r w:rsidRPr="00903DBA">
        <w:rPr>
          <w:highlight w:val="white"/>
        </w:rPr>
        <w:t xml:space="preserve">                                   Declarator declarator, object initializer){</w:t>
      </w:r>
    </w:p>
    <w:p w14:paraId="1B548EFB" w14:textId="77777777" w:rsidR="00360F4A" w:rsidRPr="00903DBA" w:rsidRDefault="00360F4A" w:rsidP="00360F4A">
      <w:pPr>
        <w:pStyle w:val="Code"/>
        <w:rPr>
          <w:highlight w:val="white"/>
        </w:rPr>
      </w:pPr>
      <w:r w:rsidRPr="00903DBA">
        <w:rPr>
          <w:highlight w:val="white"/>
        </w:rPr>
        <w:t xml:space="preserve">      declarator.Add(specifier.Type);</w:t>
      </w:r>
    </w:p>
    <w:p w14:paraId="102C9D6C" w14:textId="77777777" w:rsidR="005C422F" w:rsidRPr="00903DBA" w:rsidRDefault="005C422F" w:rsidP="005C422F">
      <w:pPr>
        <w:pStyle w:val="Code"/>
        <w:rPr>
          <w:highlight w:val="white"/>
        </w:rPr>
      </w:pPr>
      <w:r w:rsidRPr="00903DBA">
        <w:rPr>
          <w:highlight w:val="white"/>
        </w:rPr>
        <w:t xml:space="preserve">      Type type = declarator.Type;</w:t>
      </w:r>
    </w:p>
    <w:p w14:paraId="0DB344B7" w14:textId="77777777" w:rsidR="00A53E98" w:rsidRPr="00903DBA" w:rsidRDefault="00A53E98" w:rsidP="00A53E98">
      <w:pPr>
        <w:pStyle w:val="Code"/>
        <w:rPr>
          <w:highlight w:val="white"/>
        </w:rPr>
      </w:pPr>
      <w:r w:rsidRPr="00903DBA">
        <w:rPr>
          <w:highlight w:val="white"/>
        </w:rPr>
        <w:t xml:space="preserve">      Storage storage = specifier.Storage;</w:t>
      </w:r>
    </w:p>
    <w:p w14:paraId="315FCCC4" w14:textId="77777777" w:rsidR="00A53E98" w:rsidRPr="00903DBA" w:rsidRDefault="00A53E98" w:rsidP="00A53E98">
      <w:pPr>
        <w:pStyle w:val="Code"/>
        <w:rPr>
          <w:highlight w:val="white"/>
        </w:rPr>
      </w:pPr>
      <w:r w:rsidRPr="00903DBA">
        <w:rPr>
          <w:highlight w:val="white"/>
        </w:rPr>
        <w:t xml:space="preserve">      string name = declarator.Name;</w:t>
      </w:r>
    </w:p>
    <w:p w14:paraId="300C682C" w14:textId="72EFF250" w:rsidR="00A53E98" w:rsidRPr="00903DBA" w:rsidRDefault="00A53E98" w:rsidP="00A53E98">
      <w:pPr>
        <w:rPr>
          <w:highlight w:val="white"/>
        </w:rPr>
      </w:pPr>
      <w:r w:rsidRPr="00903DBA">
        <w:rPr>
          <w:highlight w:val="white"/>
        </w:rPr>
        <w:t>A function cannot be initialized, neither can a symbol of extern or typedef storage, or a member of a struct or union.</w:t>
      </w:r>
    </w:p>
    <w:p w14:paraId="1D34DF46" w14:textId="77777777" w:rsidR="00571936" w:rsidRPr="00903DBA" w:rsidRDefault="005C422F" w:rsidP="005C422F">
      <w:pPr>
        <w:pStyle w:val="Code"/>
        <w:rPr>
          <w:highlight w:val="white"/>
        </w:rPr>
      </w:pPr>
      <w:r w:rsidRPr="00903DBA">
        <w:rPr>
          <w:highlight w:val="white"/>
        </w:rPr>
        <w:t xml:space="preserve">      Assert.Error(!type.IsFunction(), null,</w:t>
      </w:r>
    </w:p>
    <w:p w14:paraId="076CB0E6" w14:textId="0B2A7730" w:rsidR="005C422F" w:rsidRPr="00903DBA" w:rsidRDefault="00571936" w:rsidP="005C422F">
      <w:pPr>
        <w:pStyle w:val="Code"/>
        <w:rPr>
          <w:highlight w:val="white"/>
        </w:rPr>
      </w:pPr>
      <w:r w:rsidRPr="00903DBA">
        <w:rPr>
          <w:highlight w:val="white"/>
        </w:rPr>
        <w:t xml:space="preserve">                  </w:t>
      </w:r>
      <w:r w:rsidR="005C422F" w:rsidRPr="00903DBA">
        <w:rPr>
          <w:highlight w:val="white"/>
        </w:rPr>
        <w:t xml:space="preserve"> Message.Functions_cannot_be_initialized);</w:t>
      </w:r>
    </w:p>
    <w:p w14:paraId="53564034" w14:textId="77777777" w:rsidR="00571936" w:rsidRPr="00903DBA" w:rsidRDefault="005C422F" w:rsidP="005C422F">
      <w:pPr>
        <w:pStyle w:val="Code"/>
        <w:rPr>
          <w:highlight w:val="white"/>
        </w:rPr>
      </w:pPr>
      <w:r w:rsidRPr="00903DBA">
        <w:rPr>
          <w:highlight w:val="white"/>
        </w:rPr>
        <w:t xml:space="preserve">      Assert.Error(storage != Storage.Extern, name,</w:t>
      </w:r>
    </w:p>
    <w:p w14:paraId="60CCD190" w14:textId="47A3023A" w:rsidR="005C422F" w:rsidRPr="00903DBA" w:rsidRDefault="00571936" w:rsidP="005C422F">
      <w:pPr>
        <w:pStyle w:val="Code"/>
        <w:rPr>
          <w:highlight w:val="white"/>
        </w:rPr>
      </w:pPr>
      <w:r w:rsidRPr="00903DBA">
        <w:rPr>
          <w:highlight w:val="white"/>
        </w:rPr>
        <w:t xml:space="preserve">                  </w:t>
      </w:r>
      <w:r w:rsidR="005C422F" w:rsidRPr="00903DBA">
        <w:rPr>
          <w:highlight w:val="white"/>
        </w:rPr>
        <w:t xml:space="preserve"> Message.Extern_cannot_be_initialized);</w:t>
      </w:r>
    </w:p>
    <w:p w14:paraId="79F42550" w14:textId="77777777" w:rsidR="00A53E98" w:rsidRPr="00903DBA" w:rsidRDefault="00A53E98" w:rsidP="00A53E98">
      <w:pPr>
        <w:pStyle w:val="Code"/>
        <w:rPr>
          <w:highlight w:val="white"/>
        </w:rPr>
      </w:pPr>
      <w:r w:rsidRPr="00903DBA">
        <w:rPr>
          <w:highlight w:val="white"/>
        </w:rPr>
        <w:t xml:space="preserve">      Assert.Error(storage != Storage.Typedef, name,</w:t>
      </w:r>
    </w:p>
    <w:p w14:paraId="2648741C" w14:textId="77777777" w:rsidR="00A53E98" w:rsidRPr="00903DBA" w:rsidRDefault="00A53E98" w:rsidP="00A53E98">
      <w:pPr>
        <w:pStyle w:val="Code"/>
        <w:rPr>
          <w:highlight w:val="white"/>
        </w:rPr>
      </w:pPr>
      <w:r w:rsidRPr="00903DBA">
        <w:rPr>
          <w:highlight w:val="white"/>
        </w:rPr>
        <w:t xml:space="preserve">                   Message.Typedef_cannot_be_initialized);</w:t>
      </w:r>
    </w:p>
    <w:p w14:paraId="2C90777A" w14:textId="46EACE71" w:rsidR="005C422F" w:rsidRPr="00903DBA" w:rsidRDefault="005C422F" w:rsidP="005C422F">
      <w:pPr>
        <w:pStyle w:val="Code"/>
        <w:rPr>
          <w:highlight w:val="white"/>
        </w:rPr>
      </w:pPr>
      <w:r w:rsidRPr="00903DBA">
        <w:rPr>
          <w:highlight w:val="white"/>
        </w:rPr>
        <w:t xml:space="preserve">      Assert.Error((SymbolTable.CurrentTable.Scope != Scope.Struct) &amp;&amp;</w:t>
      </w:r>
    </w:p>
    <w:p w14:paraId="3D4447F5" w14:textId="77777777" w:rsidR="005C422F" w:rsidRPr="00903DBA" w:rsidRDefault="005C422F" w:rsidP="005C422F">
      <w:pPr>
        <w:pStyle w:val="Code"/>
        <w:rPr>
          <w:highlight w:val="white"/>
        </w:rPr>
      </w:pPr>
      <w:r w:rsidRPr="00903DBA">
        <w:rPr>
          <w:highlight w:val="white"/>
        </w:rPr>
        <w:lastRenderedPageBreak/>
        <w:t xml:space="preserve">                   (SymbolTable.CurrentTable.Scope != Scope.Union),</w:t>
      </w:r>
    </w:p>
    <w:p w14:paraId="7F894429" w14:textId="032B6F6E" w:rsidR="005C422F" w:rsidRPr="00903DBA" w:rsidRDefault="005C422F" w:rsidP="005C422F">
      <w:pPr>
        <w:pStyle w:val="Code"/>
        <w:rPr>
          <w:highlight w:val="white"/>
        </w:rPr>
      </w:pPr>
      <w:r w:rsidRPr="00903DBA">
        <w:rPr>
          <w:highlight w:val="white"/>
        </w:rPr>
        <w:t xml:space="preserve">                   name, Message.Struct_or_union_field_cannot_be_initialized);</w:t>
      </w:r>
    </w:p>
    <w:p w14:paraId="586F2D38" w14:textId="775EB330" w:rsidR="005C422F" w:rsidRPr="00903DBA" w:rsidRDefault="00BF1E7C" w:rsidP="00EF70DD">
      <w:pPr>
        <w:rPr>
          <w:highlight w:val="white"/>
        </w:rPr>
      </w:pPr>
      <w:r w:rsidRPr="00903DBA">
        <w:rPr>
          <w:highlight w:val="white"/>
        </w:rPr>
        <w:t xml:space="preserve">In case of static storage, </w:t>
      </w:r>
      <w:r w:rsidR="00B24BC3" w:rsidRPr="00903DBA">
        <w:rPr>
          <w:highlight w:val="white"/>
        </w:rPr>
        <w:t xml:space="preserve">we call the </w:t>
      </w:r>
      <w:r w:rsidR="00B24BC3" w:rsidRPr="00903DBA">
        <w:rPr>
          <w:rStyle w:val="KeyWord0"/>
          <w:highlight w:val="white"/>
        </w:rPr>
        <w:t>GenerateStatic</w:t>
      </w:r>
      <w:r w:rsidR="00B24BC3" w:rsidRPr="00903DBA">
        <w:rPr>
          <w:highlight w:val="white"/>
        </w:rPr>
        <w:t xml:space="preserve"> method in the </w:t>
      </w:r>
      <w:r w:rsidR="00B24BC3" w:rsidRPr="00903DBA">
        <w:rPr>
          <w:rStyle w:val="KeyWord0"/>
          <w:highlight w:val="white"/>
        </w:rPr>
        <w:t>GenerateStaticInitializer</w:t>
      </w:r>
      <w:r w:rsidR="00B24BC3" w:rsidRPr="00903DBA">
        <w:rPr>
          <w:highlight w:val="white"/>
        </w:rPr>
        <w:t xml:space="preserve"> class to generate a middle code list holding the initialization code.</w:t>
      </w:r>
    </w:p>
    <w:p w14:paraId="3C26B169" w14:textId="51B697FB" w:rsidR="005C422F" w:rsidRPr="00903DBA" w:rsidRDefault="005C422F" w:rsidP="005C422F">
      <w:pPr>
        <w:pStyle w:val="Code"/>
        <w:rPr>
          <w:highlight w:val="white"/>
        </w:rPr>
      </w:pPr>
      <w:r w:rsidRPr="00903DBA">
        <w:rPr>
          <w:highlight w:val="white"/>
        </w:rPr>
        <w:t xml:space="preserve">      if (storage == Storage.Static) {</w:t>
      </w:r>
    </w:p>
    <w:p w14:paraId="3D2F5ADC" w14:textId="77777777" w:rsidR="001E2DDF" w:rsidRPr="00903DBA" w:rsidRDefault="005C422F" w:rsidP="005C422F">
      <w:pPr>
        <w:pStyle w:val="Code"/>
        <w:rPr>
          <w:highlight w:val="white"/>
        </w:rPr>
      </w:pPr>
      <w:r w:rsidRPr="00903DBA">
        <w:rPr>
          <w:highlight w:val="white"/>
        </w:rPr>
        <w:t xml:space="preserve">        List&lt;MiddleCode&gt; middleCodeList =</w:t>
      </w:r>
    </w:p>
    <w:p w14:paraId="3370CA7C" w14:textId="070D2D1B" w:rsidR="005C422F" w:rsidRPr="00903DBA" w:rsidRDefault="001E2DDF" w:rsidP="005C422F">
      <w:pPr>
        <w:pStyle w:val="Code"/>
        <w:rPr>
          <w:highlight w:val="white"/>
        </w:rPr>
      </w:pPr>
      <w:r w:rsidRPr="00903DBA">
        <w:rPr>
          <w:highlight w:val="white"/>
        </w:rPr>
        <w:t xml:space="preserve">         </w:t>
      </w:r>
      <w:r w:rsidR="005C422F" w:rsidRPr="00903DBA">
        <w:rPr>
          <w:highlight w:val="white"/>
        </w:rPr>
        <w:t xml:space="preserve"> GenerateStaticInitializer.GenerateStatic(type, initializer);</w:t>
      </w:r>
    </w:p>
    <w:p w14:paraId="1F88113E" w14:textId="051B0D3E" w:rsidR="00B24BC3" w:rsidRPr="00903DBA" w:rsidRDefault="00B24BC3" w:rsidP="006C72DE">
      <w:pPr>
        <w:rPr>
          <w:highlight w:val="white"/>
        </w:rPr>
      </w:pPr>
      <w:r w:rsidRPr="00903DBA">
        <w:rPr>
          <w:highlight w:val="white"/>
        </w:rPr>
        <w:t>We create a symbol with the name</w:t>
      </w:r>
      <w:r w:rsidR="006C72DE" w:rsidRPr="00903DBA">
        <w:rPr>
          <w:highlight w:val="white"/>
        </w:rPr>
        <w:t xml:space="preserve"> and type of the declarator and the external linkage and storage of the specifier and add it to the current symbol table.</w:t>
      </w:r>
    </w:p>
    <w:p w14:paraId="1EAE90BE" w14:textId="77777777" w:rsidR="001E2DDF" w:rsidRPr="00903DBA" w:rsidRDefault="005C422F" w:rsidP="005C422F">
      <w:pPr>
        <w:pStyle w:val="Code"/>
        <w:rPr>
          <w:highlight w:val="white"/>
        </w:rPr>
      </w:pPr>
      <w:r w:rsidRPr="00903DBA">
        <w:rPr>
          <w:highlight w:val="white"/>
        </w:rPr>
        <w:t xml:space="preserve">        Symbol symbol = new Symbol(name, specifier.ExternalLinkage,</w:t>
      </w:r>
    </w:p>
    <w:p w14:paraId="7B1D8E7C" w14:textId="4D694403" w:rsidR="005C422F" w:rsidRPr="00903DBA" w:rsidRDefault="001E2DDF" w:rsidP="005C422F">
      <w:pPr>
        <w:pStyle w:val="Code"/>
        <w:rPr>
          <w:highlight w:val="white"/>
        </w:rPr>
      </w:pPr>
      <w:r w:rsidRPr="00903DBA">
        <w:rPr>
          <w:highlight w:val="white"/>
        </w:rPr>
        <w:t xml:space="preserve">                                  </w:t>
      </w:r>
      <w:r w:rsidR="005C422F" w:rsidRPr="00903DBA">
        <w:rPr>
          <w:highlight w:val="white"/>
        </w:rPr>
        <w:t xml:space="preserve"> </w:t>
      </w:r>
      <w:r w:rsidR="007F41CD" w:rsidRPr="00903DBA">
        <w:rPr>
          <w:highlight w:val="white"/>
        </w:rPr>
        <w:t>storage</w:t>
      </w:r>
      <w:r w:rsidR="005C422F" w:rsidRPr="00903DBA">
        <w:rPr>
          <w:highlight w:val="white"/>
        </w:rPr>
        <w:t>, type);</w:t>
      </w:r>
    </w:p>
    <w:p w14:paraId="37F01838" w14:textId="4F67F5AC" w:rsidR="005C422F" w:rsidRPr="00903DBA" w:rsidRDefault="005C422F" w:rsidP="005C422F">
      <w:pPr>
        <w:pStyle w:val="Code"/>
        <w:rPr>
          <w:highlight w:val="white"/>
        </w:rPr>
      </w:pPr>
      <w:r w:rsidRPr="00903DBA">
        <w:rPr>
          <w:highlight w:val="white"/>
        </w:rPr>
        <w:t xml:space="preserve">        SymbolTable.CurrentTable.AddSymbol(symbol);</w:t>
      </w:r>
    </w:p>
    <w:p w14:paraId="6248ACB6" w14:textId="19912BCC" w:rsidR="006C72DE" w:rsidRPr="00903DBA" w:rsidRDefault="00B52224" w:rsidP="003A173F">
      <w:pPr>
        <w:rPr>
          <w:highlight w:val="white"/>
        </w:rPr>
      </w:pPr>
      <w:r w:rsidRPr="00903DBA">
        <w:rPr>
          <w:highlight w:val="white"/>
        </w:rPr>
        <w:t>Since the storage is static</w:t>
      </w:r>
      <w:r w:rsidR="003A173F" w:rsidRPr="00903DBA">
        <w:rPr>
          <w:highlight w:val="white"/>
        </w:rPr>
        <w:t>,</w:t>
      </w:r>
      <w:r w:rsidRPr="00903DBA">
        <w:rPr>
          <w:highlight w:val="white"/>
        </w:rPr>
        <w:t xml:space="preserve"> we also create a static symbol that we add to the global static set.</w:t>
      </w:r>
      <w:r w:rsidR="003A173F" w:rsidRPr="00903DBA">
        <w:rPr>
          <w:highlight w:val="white"/>
        </w:rPr>
        <w:t xml:space="preserve"> </w:t>
      </w:r>
      <w:proofErr w:type="gramStart"/>
      <w:r w:rsidR="003A173F" w:rsidRPr="00903DBA">
        <w:rPr>
          <w:highlight w:val="white"/>
        </w:rPr>
        <w:t>Similar to</w:t>
      </w:r>
      <w:proofErr w:type="gramEnd"/>
      <w:r w:rsidR="003A173F" w:rsidRPr="00903DBA">
        <w:rPr>
          <w:highlight w:val="white"/>
        </w:rPr>
        <w:t xml:space="preserve"> the</w:t>
      </w:r>
      <w:r w:rsidR="00356F84" w:rsidRPr="00903DBA">
        <w:rPr>
          <w:highlight w:val="white"/>
        </w:rPr>
        <w:t xml:space="preserve"> </w:t>
      </w:r>
      <w:r w:rsidR="00356F84" w:rsidRPr="00903DBA">
        <w:rPr>
          <w:rStyle w:val="KeyWord0"/>
          <w:highlight w:val="white"/>
        </w:rPr>
        <w:t>Declarator</w:t>
      </w:r>
      <w:r w:rsidR="00356F84" w:rsidRPr="00903DBA">
        <w:rPr>
          <w:highlight w:val="white"/>
        </w:rPr>
        <w:t xml:space="preserve"> case above, we call the </w:t>
      </w:r>
      <w:r w:rsidR="00356F84" w:rsidRPr="00903DBA">
        <w:rPr>
          <w:rStyle w:val="KeyWord0"/>
          <w:highlight w:val="white"/>
        </w:rPr>
        <w:t>Value</w:t>
      </w:r>
      <w:r w:rsidR="00356F84" w:rsidRPr="00903DBA">
        <w:rPr>
          <w:highlight w:val="white"/>
        </w:rPr>
        <w:t xml:space="preserve"> method in the </w:t>
      </w:r>
      <w:r w:rsidR="00356F84" w:rsidRPr="00903DBA">
        <w:rPr>
          <w:rStyle w:val="KeyWord0"/>
          <w:highlight w:val="white"/>
        </w:rPr>
        <w:t>ConstantExpression</w:t>
      </w:r>
      <w:r w:rsidR="00356F84" w:rsidRPr="00903DBA">
        <w:rPr>
          <w:highlight w:val="white"/>
        </w:rPr>
        <w:t xml:space="preserve"> class to generate the value</w:t>
      </w:r>
      <w:r w:rsidR="00EF4D23" w:rsidRPr="00903DBA">
        <w:rPr>
          <w:highlight w:val="white"/>
        </w:rPr>
        <w:t>. However</w:t>
      </w:r>
      <w:r w:rsidR="00921912" w:rsidRPr="00903DBA">
        <w:rPr>
          <w:highlight w:val="white"/>
        </w:rPr>
        <w:t xml:space="preserve">, we return </w:t>
      </w:r>
      <w:r w:rsidR="006D4057" w:rsidRPr="00903DBA">
        <w:rPr>
          <w:highlight w:val="white"/>
        </w:rPr>
        <w:t xml:space="preserve">an empty </w:t>
      </w:r>
      <w:r w:rsidR="00921912" w:rsidRPr="00903DBA">
        <w:rPr>
          <w:highlight w:val="white"/>
        </w:rPr>
        <w:t xml:space="preserve">code </w:t>
      </w:r>
      <w:r w:rsidR="006D4057" w:rsidRPr="00903DBA">
        <w:rPr>
          <w:highlight w:val="white"/>
        </w:rPr>
        <w:t xml:space="preserve">list </w:t>
      </w:r>
      <w:r w:rsidR="00921912" w:rsidRPr="00903DBA">
        <w:rPr>
          <w:highlight w:val="white"/>
        </w:rPr>
        <w:t>after we have added the static symbol to the global static set.</w:t>
      </w:r>
    </w:p>
    <w:p w14:paraId="0EA69A2C" w14:textId="77777777" w:rsidR="001E2DDF" w:rsidRPr="00903DBA" w:rsidRDefault="005C422F" w:rsidP="005C422F">
      <w:pPr>
        <w:pStyle w:val="Code"/>
        <w:rPr>
          <w:highlight w:val="white"/>
        </w:rPr>
      </w:pPr>
      <w:r w:rsidRPr="00903DBA">
        <w:rPr>
          <w:highlight w:val="white"/>
        </w:rPr>
        <w:t xml:space="preserve">        StaticSymbol staticSymbol =</w:t>
      </w:r>
    </w:p>
    <w:p w14:paraId="2C3A91C5" w14:textId="5C6E8893" w:rsidR="005C422F" w:rsidRPr="00903DBA" w:rsidRDefault="001E2DDF" w:rsidP="005C422F">
      <w:pPr>
        <w:pStyle w:val="Code"/>
        <w:rPr>
          <w:highlight w:val="white"/>
        </w:rPr>
      </w:pPr>
      <w:r w:rsidRPr="00903DBA">
        <w:rPr>
          <w:highlight w:val="white"/>
        </w:rPr>
        <w:t xml:space="preserve">         </w:t>
      </w:r>
      <w:r w:rsidR="005C422F" w:rsidRPr="00903DBA">
        <w:rPr>
          <w:highlight w:val="white"/>
        </w:rPr>
        <w:t xml:space="preserve"> ConstantExpression.Value(symbol.UniqueName, type, middleCodeList);</w:t>
      </w:r>
    </w:p>
    <w:p w14:paraId="5DF6EA3D" w14:textId="46242B4E" w:rsidR="005C422F" w:rsidRPr="00903DBA" w:rsidRDefault="005C422F" w:rsidP="005C422F">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5D217463" w14:textId="77777777" w:rsidR="005C422F" w:rsidRPr="00903DBA" w:rsidRDefault="005C422F" w:rsidP="005C422F">
      <w:pPr>
        <w:pStyle w:val="Code"/>
        <w:rPr>
          <w:highlight w:val="white"/>
        </w:rPr>
      </w:pPr>
      <w:r w:rsidRPr="00903DBA">
        <w:rPr>
          <w:highlight w:val="white"/>
        </w:rPr>
        <w:t xml:space="preserve">        return (new List&lt;MiddleCode&gt;());</w:t>
      </w:r>
    </w:p>
    <w:p w14:paraId="677ADD2B" w14:textId="7149F96A" w:rsidR="005C422F" w:rsidRPr="00903DBA" w:rsidRDefault="005C422F" w:rsidP="005C422F">
      <w:pPr>
        <w:pStyle w:val="Code"/>
        <w:rPr>
          <w:highlight w:val="white"/>
        </w:rPr>
      </w:pPr>
      <w:r w:rsidRPr="00903DBA">
        <w:rPr>
          <w:highlight w:val="white"/>
        </w:rPr>
        <w:t xml:space="preserve">      }</w:t>
      </w:r>
    </w:p>
    <w:p w14:paraId="3DF23C36" w14:textId="7B66571C" w:rsidR="006D4057" w:rsidRPr="00903DBA" w:rsidRDefault="006D4057" w:rsidP="006D4057">
      <w:pPr>
        <w:rPr>
          <w:highlight w:val="white"/>
        </w:rPr>
      </w:pPr>
      <w:r w:rsidRPr="00903DBA">
        <w:rPr>
          <w:highlight w:val="white"/>
        </w:rPr>
        <w:t xml:space="preserve">In the non-static cases, we call the </w:t>
      </w:r>
      <w:r w:rsidRPr="00903DBA">
        <w:rPr>
          <w:rStyle w:val="KeyWord0"/>
          <w:highlight w:val="white"/>
        </w:rPr>
        <w:t>GenerateAuto</w:t>
      </w:r>
      <w:r w:rsidRPr="00903DBA">
        <w:rPr>
          <w:highlight w:val="white"/>
        </w:rPr>
        <w:t xml:space="preserve"> method in the </w:t>
      </w:r>
      <w:r w:rsidRPr="00903DBA">
        <w:rPr>
          <w:rStyle w:val="KeyWord0"/>
          <w:highlight w:val="white"/>
        </w:rPr>
        <w:t>GenerateAutoInitializer</w:t>
      </w:r>
      <w:r w:rsidRPr="00903DBA">
        <w:rPr>
          <w:highlight w:val="white"/>
        </w:rPr>
        <w:t xml:space="preserve"> class, which return a list of middle code instructions. The value in this case is not a static value. Instead, it is </w:t>
      </w:r>
      <w:proofErr w:type="spellStart"/>
      <w:r w:rsidRPr="00903DBA">
        <w:rPr>
          <w:highlight w:val="white"/>
        </w:rPr>
        <w:t>alist</w:t>
      </w:r>
      <w:proofErr w:type="spellEnd"/>
      <w:r w:rsidRPr="00903DBA">
        <w:rPr>
          <w:highlight w:val="white"/>
        </w:rPr>
        <w:t xml:space="preserve"> of middle code instructions that assign the value to the symbol </w:t>
      </w:r>
      <w:proofErr w:type="gramStart"/>
      <w:r w:rsidRPr="00903DBA">
        <w:rPr>
          <w:highlight w:val="white"/>
        </w:rPr>
        <w:t>in  run</w:t>
      </w:r>
      <w:proofErr w:type="gramEnd"/>
      <w:r w:rsidRPr="00903DBA">
        <w:rPr>
          <w:highlight w:val="white"/>
        </w:rPr>
        <w:t>-time.</w:t>
      </w:r>
    </w:p>
    <w:p w14:paraId="6F83A757" w14:textId="77777777" w:rsidR="005C422F" w:rsidRPr="00903DBA" w:rsidRDefault="005C422F" w:rsidP="005C422F">
      <w:pPr>
        <w:pStyle w:val="Code"/>
        <w:rPr>
          <w:highlight w:val="white"/>
        </w:rPr>
      </w:pPr>
      <w:r w:rsidRPr="00903DBA">
        <w:rPr>
          <w:highlight w:val="white"/>
        </w:rPr>
        <w:t xml:space="preserve">      else {</w:t>
      </w:r>
    </w:p>
    <w:p w14:paraId="494A41D7" w14:textId="77777777" w:rsidR="001E2DDF" w:rsidRPr="00903DBA" w:rsidRDefault="005C422F" w:rsidP="005C422F">
      <w:pPr>
        <w:pStyle w:val="Code"/>
        <w:rPr>
          <w:highlight w:val="white"/>
        </w:rPr>
      </w:pPr>
      <w:r w:rsidRPr="00903DBA">
        <w:rPr>
          <w:highlight w:val="white"/>
        </w:rPr>
        <w:t xml:space="preserve">        Symbol symbol =</w:t>
      </w:r>
    </w:p>
    <w:p w14:paraId="28B7A3F3" w14:textId="24388FD9" w:rsidR="005C422F" w:rsidRPr="00903DBA" w:rsidRDefault="001E2DDF" w:rsidP="005C422F">
      <w:pPr>
        <w:pStyle w:val="Code"/>
        <w:rPr>
          <w:highlight w:val="white"/>
        </w:rPr>
      </w:pPr>
      <w:r w:rsidRPr="00903DBA">
        <w:rPr>
          <w:highlight w:val="white"/>
        </w:rPr>
        <w:t xml:space="preserve">         </w:t>
      </w:r>
      <w:r w:rsidR="005C422F" w:rsidRPr="00903DBA">
        <w:rPr>
          <w:highlight w:val="white"/>
        </w:rPr>
        <w:t xml:space="preserve"> new Symbol(name, specifier.ExternalLinkage, </w:t>
      </w:r>
      <w:r w:rsidR="007F41CD" w:rsidRPr="00903DBA">
        <w:rPr>
          <w:highlight w:val="white"/>
        </w:rPr>
        <w:t>storage</w:t>
      </w:r>
      <w:r w:rsidR="005C422F" w:rsidRPr="00903DBA">
        <w:rPr>
          <w:highlight w:val="white"/>
        </w:rPr>
        <w:t>, type);</w:t>
      </w:r>
    </w:p>
    <w:p w14:paraId="2819781F" w14:textId="77777777" w:rsidR="005C422F" w:rsidRPr="00903DBA" w:rsidRDefault="005C422F" w:rsidP="005C422F">
      <w:pPr>
        <w:pStyle w:val="Code"/>
        <w:rPr>
          <w:highlight w:val="white"/>
        </w:rPr>
      </w:pPr>
      <w:r w:rsidRPr="00903DBA">
        <w:rPr>
          <w:highlight w:val="white"/>
        </w:rPr>
        <w:t xml:space="preserve">        symbol.Offset = SymbolTable.CurrentTable.CurrentOffset;</w:t>
      </w:r>
    </w:p>
    <w:p w14:paraId="4462E8C6" w14:textId="77777777" w:rsidR="001E2DDF" w:rsidRPr="00903DBA" w:rsidRDefault="005C422F" w:rsidP="005C422F">
      <w:pPr>
        <w:pStyle w:val="Code"/>
        <w:rPr>
          <w:highlight w:val="white"/>
        </w:rPr>
      </w:pPr>
      <w:r w:rsidRPr="00903DBA">
        <w:rPr>
          <w:highlight w:val="white"/>
        </w:rPr>
        <w:t xml:space="preserve">        List&lt;MiddleCode&gt; codeList =</w:t>
      </w:r>
    </w:p>
    <w:p w14:paraId="742204BE" w14:textId="1C18DA24" w:rsidR="005C422F" w:rsidRPr="00903DBA" w:rsidRDefault="001E2DDF" w:rsidP="005C422F">
      <w:pPr>
        <w:pStyle w:val="Code"/>
        <w:rPr>
          <w:highlight w:val="white"/>
        </w:rPr>
      </w:pPr>
      <w:r w:rsidRPr="00903DBA">
        <w:rPr>
          <w:highlight w:val="white"/>
        </w:rPr>
        <w:t xml:space="preserve">         </w:t>
      </w:r>
      <w:r w:rsidR="005C422F" w:rsidRPr="00903DBA">
        <w:rPr>
          <w:highlight w:val="white"/>
        </w:rPr>
        <w:t xml:space="preserve"> GenerateAutoInitializer.GenerateAuto(symbol, initializer);</w:t>
      </w:r>
    </w:p>
    <w:p w14:paraId="581CD1CD" w14:textId="77777777" w:rsidR="005C422F" w:rsidRPr="00903DBA" w:rsidRDefault="005C422F" w:rsidP="005C422F">
      <w:pPr>
        <w:pStyle w:val="Code"/>
        <w:rPr>
          <w:highlight w:val="white"/>
        </w:rPr>
      </w:pPr>
      <w:r w:rsidRPr="00903DBA">
        <w:rPr>
          <w:highlight w:val="white"/>
        </w:rPr>
        <w:t xml:space="preserve">        SymbolTable.CurrentTable.AddSymbol(symbol);</w:t>
      </w:r>
    </w:p>
    <w:p w14:paraId="64A98B26" w14:textId="77777777" w:rsidR="005C422F" w:rsidRPr="00903DBA" w:rsidRDefault="005C422F" w:rsidP="005C422F">
      <w:pPr>
        <w:pStyle w:val="Code"/>
        <w:rPr>
          <w:highlight w:val="white"/>
        </w:rPr>
      </w:pPr>
      <w:r w:rsidRPr="00903DBA">
        <w:rPr>
          <w:highlight w:val="white"/>
        </w:rPr>
        <w:t xml:space="preserve">        return codeList;</w:t>
      </w:r>
    </w:p>
    <w:p w14:paraId="574C1D4D" w14:textId="77777777" w:rsidR="005C422F" w:rsidRPr="00903DBA" w:rsidRDefault="005C422F" w:rsidP="005C422F">
      <w:pPr>
        <w:pStyle w:val="Code"/>
        <w:rPr>
          <w:highlight w:val="white"/>
        </w:rPr>
      </w:pPr>
      <w:r w:rsidRPr="00903DBA">
        <w:rPr>
          <w:highlight w:val="white"/>
        </w:rPr>
        <w:t xml:space="preserve">      }</w:t>
      </w:r>
    </w:p>
    <w:p w14:paraId="1E0CED6A" w14:textId="77777777" w:rsidR="005C422F" w:rsidRPr="00903DBA" w:rsidRDefault="005C422F" w:rsidP="005C422F">
      <w:pPr>
        <w:pStyle w:val="Code"/>
        <w:rPr>
          <w:highlight w:val="white"/>
        </w:rPr>
      </w:pPr>
      <w:r w:rsidRPr="00903DBA">
        <w:rPr>
          <w:highlight w:val="white"/>
        </w:rPr>
        <w:t xml:space="preserve">    }</w:t>
      </w:r>
    </w:p>
    <w:p w14:paraId="70FCB832" w14:textId="1C732702" w:rsidR="005C422F" w:rsidRPr="00903DBA" w:rsidRDefault="006D4057" w:rsidP="006D4057">
      <w:pPr>
        <w:rPr>
          <w:highlight w:val="white"/>
        </w:rPr>
      </w:pPr>
      <w:r w:rsidRPr="00903DBA">
        <w:rPr>
          <w:highlight w:val="white"/>
        </w:rPr>
        <w:t xml:space="preserve">The </w:t>
      </w:r>
      <w:r w:rsidRPr="00903DBA">
        <w:rPr>
          <w:rStyle w:val="KeyWord0"/>
          <w:highlight w:val="white"/>
        </w:rPr>
        <w:t>BitfieldDeclarator</w:t>
      </w:r>
      <w:r w:rsidRPr="00903DBA">
        <w:rPr>
          <w:highlight w:val="white"/>
        </w:rPr>
        <w:t xml:space="preserve"> handles the case with bitfields.</w:t>
      </w:r>
      <w:r w:rsidR="00B62405" w:rsidRPr="00903DBA">
        <w:rPr>
          <w:highlight w:val="white"/>
        </w:rPr>
        <w:t xml:space="preserve"> What is special in this case is that the declarator can </w:t>
      </w:r>
      <w:proofErr w:type="gramStart"/>
      <w:r w:rsidR="00B62405" w:rsidRPr="00903DBA">
        <w:rPr>
          <w:highlight w:val="white"/>
        </w:rPr>
        <w:t>actually be</w:t>
      </w:r>
      <w:proofErr w:type="gramEnd"/>
      <w:r w:rsidR="00B62405" w:rsidRPr="00903DBA">
        <w:rPr>
          <w:highlight w:val="white"/>
        </w:rPr>
        <w:t xml:space="preserve"> omitted.</w:t>
      </w:r>
    </w:p>
    <w:p w14:paraId="2A335B50" w14:textId="77777777" w:rsidR="005C422F" w:rsidRPr="00903DBA" w:rsidRDefault="005C422F" w:rsidP="005C422F">
      <w:pPr>
        <w:pStyle w:val="Code"/>
        <w:rPr>
          <w:highlight w:val="white"/>
        </w:rPr>
      </w:pPr>
      <w:r w:rsidRPr="00903DBA">
        <w:rPr>
          <w:highlight w:val="white"/>
        </w:rPr>
        <w:t xml:space="preserve">    public static void BitfieldDeclarator(Specifier specifier,</w:t>
      </w:r>
    </w:p>
    <w:p w14:paraId="0F42DD5D" w14:textId="08E548CB" w:rsidR="005C422F" w:rsidRPr="00903DBA" w:rsidRDefault="005C422F" w:rsidP="005C422F">
      <w:pPr>
        <w:pStyle w:val="Code"/>
        <w:rPr>
          <w:highlight w:val="white"/>
        </w:rPr>
      </w:pPr>
      <w:r w:rsidRPr="00903DBA">
        <w:rPr>
          <w:highlight w:val="white"/>
        </w:rPr>
        <w:t xml:space="preserve">         </w:t>
      </w:r>
      <w:r w:rsidR="001E2DDF" w:rsidRPr="00903DBA">
        <w:rPr>
          <w:highlight w:val="white"/>
        </w:rPr>
        <w:t xml:space="preserve">  </w:t>
      </w:r>
      <w:r w:rsidRPr="00903DBA">
        <w:rPr>
          <w:highlight w:val="white"/>
        </w:rPr>
        <w:t xml:space="preserve">                        Declarator declarator, Symbol bitsSymbol) {</w:t>
      </w:r>
    </w:p>
    <w:p w14:paraId="1332EF56" w14:textId="66F2D9C7" w:rsidR="005C422F" w:rsidRPr="00903DBA" w:rsidRDefault="005C422F" w:rsidP="005C422F">
      <w:pPr>
        <w:pStyle w:val="Code"/>
        <w:rPr>
          <w:highlight w:val="white"/>
        </w:rPr>
      </w:pPr>
      <w:r w:rsidRPr="00903DBA">
        <w:rPr>
          <w:highlight w:val="white"/>
        </w:rPr>
        <w:t xml:space="preserve">      </w:t>
      </w:r>
      <w:r w:rsidR="00F837AD" w:rsidRPr="00903DBA">
        <w:rPr>
          <w:highlight w:val="white"/>
        </w:rPr>
        <w:t>Storage storage = specifier.</w:t>
      </w:r>
      <w:r w:rsidR="004D224D" w:rsidRPr="00903DBA">
        <w:rPr>
          <w:highlight w:val="white"/>
        </w:rPr>
        <w:t>Storage</w:t>
      </w:r>
      <w:r w:rsidR="00F837AD" w:rsidRPr="00903DBA">
        <w:rPr>
          <w:highlight w:val="white"/>
        </w:rPr>
        <w:t>;</w:t>
      </w:r>
    </w:p>
    <w:p w14:paraId="3F8179FF" w14:textId="27F7DFF4" w:rsidR="005C422F" w:rsidRPr="00903DBA" w:rsidRDefault="00717385" w:rsidP="00717385">
      <w:pPr>
        <w:rPr>
          <w:highlight w:val="white"/>
        </w:rPr>
      </w:pPr>
      <w:r w:rsidRPr="00903DBA">
        <w:rPr>
          <w:highlight w:val="white"/>
        </w:rPr>
        <w:t>Bitfields are only allowed in structs and can only have auto or register storage.</w:t>
      </w:r>
    </w:p>
    <w:p w14:paraId="65320938" w14:textId="77777777" w:rsidR="005C422F" w:rsidRPr="00903DBA" w:rsidRDefault="005C422F" w:rsidP="005C422F">
      <w:pPr>
        <w:pStyle w:val="Code"/>
        <w:rPr>
          <w:highlight w:val="white"/>
        </w:rPr>
      </w:pPr>
      <w:r w:rsidRPr="00903DBA">
        <w:rPr>
          <w:highlight w:val="white"/>
        </w:rPr>
        <w:t xml:space="preserve">      Assert.Error(SymbolTable.CurrentTable.Scope == Scope.Struct,</w:t>
      </w:r>
    </w:p>
    <w:p w14:paraId="39EC9A32" w14:textId="0BDA7D84" w:rsidR="005C422F" w:rsidRPr="00903DBA" w:rsidRDefault="005C422F" w:rsidP="005C422F">
      <w:pPr>
        <w:pStyle w:val="Code"/>
        <w:rPr>
          <w:highlight w:val="white"/>
        </w:rPr>
      </w:pPr>
      <w:r w:rsidRPr="00903DBA">
        <w:rPr>
          <w:highlight w:val="white"/>
        </w:rPr>
        <w:t xml:space="preserve">                   bitsSymbol, Message.Bitfields_only_allowed_on_structs);</w:t>
      </w:r>
    </w:p>
    <w:p w14:paraId="44E4511F" w14:textId="77777777" w:rsidR="005C422F" w:rsidRPr="00903DBA" w:rsidRDefault="005C422F" w:rsidP="005C422F">
      <w:pPr>
        <w:pStyle w:val="Code"/>
        <w:rPr>
          <w:highlight w:val="white"/>
        </w:rPr>
      </w:pPr>
      <w:r w:rsidRPr="00903DBA">
        <w:rPr>
          <w:highlight w:val="white"/>
        </w:rPr>
        <w:t xml:space="preserve">      Assert.Error((storage == Storage.Auto) || (storage == Storage.Register),</w:t>
      </w:r>
    </w:p>
    <w:p w14:paraId="5B395F5C" w14:textId="323F5E67" w:rsidR="001E2DDF" w:rsidRPr="00903DBA" w:rsidRDefault="005C422F" w:rsidP="005C422F">
      <w:pPr>
        <w:pStyle w:val="Code"/>
        <w:rPr>
          <w:highlight w:val="white"/>
        </w:rPr>
      </w:pPr>
      <w:r w:rsidRPr="00903DBA">
        <w:rPr>
          <w:highlight w:val="white"/>
        </w:rPr>
        <w:t xml:space="preserve">            </w:t>
      </w:r>
      <w:r w:rsidR="001E2DDF" w:rsidRPr="00903DBA">
        <w:rPr>
          <w:highlight w:val="white"/>
        </w:rPr>
        <w:t xml:space="preserve">      </w:t>
      </w:r>
      <w:r w:rsidRPr="00903DBA">
        <w:rPr>
          <w:highlight w:val="white"/>
        </w:rPr>
        <w:t xml:space="preserve"> null, Message.</w:t>
      </w:r>
    </w:p>
    <w:p w14:paraId="0608EDC1" w14:textId="7032FF33" w:rsidR="005C422F" w:rsidRPr="00903DBA" w:rsidRDefault="001E2DDF" w:rsidP="005C422F">
      <w:pPr>
        <w:pStyle w:val="Code"/>
        <w:rPr>
          <w:highlight w:val="white"/>
        </w:rPr>
      </w:pPr>
      <w:r w:rsidRPr="00903DBA">
        <w:rPr>
          <w:highlight w:val="white"/>
        </w:rPr>
        <w:t xml:space="preserve">                   </w:t>
      </w:r>
      <w:r w:rsidR="005C422F" w:rsidRPr="00903DBA">
        <w:rPr>
          <w:highlight w:val="white"/>
        </w:rPr>
        <w:t>Only_auto_or_register_storage_allowed_in_struct_or_union);</w:t>
      </w:r>
    </w:p>
    <w:p w14:paraId="1F95B046" w14:textId="1EBE86A8" w:rsidR="005C422F" w:rsidRPr="00903DBA" w:rsidRDefault="00717385" w:rsidP="00C91915">
      <w:pPr>
        <w:rPr>
          <w:highlight w:val="white"/>
        </w:rPr>
      </w:pPr>
      <w:r w:rsidRPr="00903DBA">
        <w:rPr>
          <w:highlight w:val="white"/>
        </w:rPr>
        <w:t>We calculate the number of bits</w:t>
      </w:r>
      <w:r w:rsidR="00C91915" w:rsidRPr="00903DBA">
        <w:rPr>
          <w:highlight w:val="white"/>
        </w:rPr>
        <w:t xml:space="preserve"> by parsing the text of the </w:t>
      </w:r>
    </w:p>
    <w:p w14:paraId="3D0F72FA" w14:textId="77777777" w:rsidR="006551BA" w:rsidRPr="00903DBA" w:rsidRDefault="006551BA" w:rsidP="006551BA">
      <w:pPr>
        <w:pStyle w:val="Code"/>
        <w:rPr>
          <w:highlight w:val="white"/>
        </w:rPr>
      </w:pPr>
      <w:r w:rsidRPr="00903DBA">
        <w:rPr>
          <w:highlight w:val="white"/>
        </w:rPr>
        <w:t xml:space="preserve">      object bitsValue = bitsSymbol.Value;</w:t>
      </w:r>
    </w:p>
    <w:p w14:paraId="14BABAAA" w14:textId="77777777" w:rsidR="006551BA" w:rsidRPr="00903DBA" w:rsidRDefault="006551BA" w:rsidP="006551BA">
      <w:pPr>
        <w:pStyle w:val="Code"/>
        <w:rPr>
          <w:highlight w:val="white"/>
        </w:rPr>
      </w:pPr>
      <w:r w:rsidRPr="00903DBA">
        <w:rPr>
          <w:highlight w:val="white"/>
        </w:rPr>
        <w:lastRenderedPageBreak/>
        <w:t xml:space="preserve">      int bits = int.Parse(bitsValue.ToString());</w:t>
      </w:r>
    </w:p>
    <w:p w14:paraId="36AE080B" w14:textId="3DB6460A" w:rsidR="005C422F" w:rsidRPr="00903DBA" w:rsidRDefault="006551BA" w:rsidP="006551BA">
      <w:pPr>
        <w:rPr>
          <w:highlight w:val="white"/>
        </w:rPr>
      </w:pPr>
      <w:r w:rsidRPr="00903DBA">
        <w:rPr>
          <w:highlight w:val="white"/>
        </w:rPr>
        <w:t>If the dec</w:t>
      </w:r>
      <w:r w:rsidR="00B56D02" w:rsidRPr="00903DBA">
        <w:rPr>
          <w:highlight w:val="white"/>
        </w:rPr>
        <w:t>la</w:t>
      </w:r>
      <w:r w:rsidRPr="00903DBA">
        <w:rPr>
          <w:highlight w:val="white"/>
        </w:rPr>
        <w:t xml:space="preserve">rator is </w:t>
      </w:r>
      <w:r w:rsidR="00B56D02" w:rsidRPr="00903DBA">
        <w:rPr>
          <w:highlight w:val="white"/>
        </w:rPr>
        <w:t xml:space="preserve">not </w:t>
      </w:r>
      <w:r w:rsidRPr="00903DBA">
        <w:rPr>
          <w:highlight w:val="white"/>
        </w:rPr>
        <w:t xml:space="preserve">null (it </w:t>
      </w:r>
      <w:r w:rsidR="00503E11" w:rsidRPr="00903DBA">
        <w:rPr>
          <w:highlight w:val="white"/>
        </w:rPr>
        <w:t>has been</w:t>
      </w:r>
      <w:r w:rsidR="00B56D02" w:rsidRPr="00903DBA">
        <w:rPr>
          <w:highlight w:val="white"/>
        </w:rPr>
        <w:t xml:space="preserve"> present in the code</w:t>
      </w:r>
      <w:r w:rsidRPr="00903DBA">
        <w:rPr>
          <w:highlight w:val="white"/>
        </w:rPr>
        <w:t xml:space="preserve">) </w:t>
      </w:r>
      <w:r w:rsidR="00B56D02" w:rsidRPr="00903DBA">
        <w:rPr>
          <w:highlight w:val="white"/>
        </w:rPr>
        <w:t xml:space="preserve">we add the specifier type to it and extract its final type, which must be integral. The number of bits must be a value between one and the type size in bites (eight times the </w:t>
      </w:r>
      <w:r w:rsidR="00AD5746" w:rsidRPr="00903DBA">
        <w:rPr>
          <w:highlight w:val="white"/>
        </w:rPr>
        <w:t>type size in bytes)</w:t>
      </w:r>
      <w:r w:rsidR="00503E11" w:rsidRPr="00903DBA">
        <w:rPr>
          <w:highlight w:val="white"/>
        </w:rPr>
        <w:t>, inclusive.</w:t>
      </w:r>
    </w:p>
    <w:p w14:paraId="4D776104" w14:textId="77777777" w:rsidR="005C422F" w:rsidRPr="00903DBA" w:rsidRDefault="005C422F" w:rsidP="005C422F">
      <w:pPr>
        <w:pStyle w:val="Code"/>
        <w:rPr>
          <w:highlight w:val="white"/>
        </w:rPr>
      </w:pPr>
      <w:r w:rsidRPr="00903DBA">
        <w:rPr>
          <w:highlight w:val="white"/>
        </w:rPr>
        <w:t xml:space="preserve">      if (declarator != null) {</w:t>
      </w:r>
    </w:p>
    <w:p w14:paraId="0149738D" w14:textId="77777777" w:rsidR="00C57E5C" w:rsidRPr="00903DBA" w:rsidRDefault="00C57E5C" w:rsidP="00C57E5C">
      <w:pPr>
        <w:pStyle w:val="Code"/>
        <w:rPr>
          <w:highlight w:val="white"/>
        </w:rPr>
      </w:pPr>
      <w:r w:rsidRPr="00903DBA">
        <w:rPr>
          <w:highlight w:val="white"/>
        </w:rPr>
        <w:t xml:space="preserve">        declarator.Add(specifier.Type);</w:t>
      </w:r>
    </w:p>
    <w:p w14:paraId="43E06DD9" w14:textId="77777777" w:rsidR="005C422F" w:rsidRPr="00903DBA" w:rsidRDefault="005C422F" w:rsidP="005C422F">
      <w:pPr>
        <w:pStyle w:val="Code"/>
        <w:rPr>
          <w:highlight w:val="white"/>
        </w:rPr>
      </w:pPr>
      <w:r w:rsidRPr="00903DBA">
        <w:rPr>
          <w:highlight w:val="white"/>
        </w:rPr>
        <w:t xml:space="preserve">        Type type = declarator.Type;</w:t>
      </w:r>
    </w:p>
    <w:p w14:paraId="1213B6B9" w14:textId="77777777" w:rsidR="00F04D5C" w:rsidRPr="00903DBA" w:rsidRDefault="005C422F" w:rsidP="005C422F">
      <w:pPr>
        <w:pStyle w:val="Code"/>
        <w:rPr>
          <w:highlight w:val="white"/>
        </w:rPr>
      </w:pPr>
      <w:r w:rsidRPr="00903DBA">
        <w:rPr>
          <w:highlight w:val="white"/>
        </w:rPr>
        <w:t xml:space="preserve">        Assert.Error(type.IsIntegral(), type,</w:t>
      </w:r>
    </w:p>
    <w:p w14:paraId="13E2F07B" w14:textId="400E4F48" w:rsidR="005C422F" w:rsidRPr="00903DBA" w:rsidRDefault="00F04D5C" w:rsidP="005C422F">
      <w:pPr>
        <w:pStyle w:val="Code"/>
        <w:rPr>
          <w:highlight w:val="white"/>
        </w:rPr>
      </w:pPr>
      <w:r w:rsidRPr="00903DBA">
        <w:rPr>
          <w:highlight w:val="white"/>
        </w:rPr>
        <w:t xml:space="preserve">                    </w:t>
      </w:r>
      <w:r w:rsidR="005C422F" w:rsidRPr="00903DBA">
        <w:rPr>
          <w:highlight w:val="white"/>
        </w:rPr>
        <w:t xml:space="preserve"> Message.Non__integral_bits_expression);</w:t>
      </w:r>
    </w:p>
    <w:p w14:paraId="3F59BF87" w14:textId="77777777" w:rsidR="00F04D5C" w:rsidRPr="00903DBA" w:rsidRDefault="005C422F" w:rsidP="005C422F">
      <w:pPr>
        <w:pStyle w:val="Code"/>
        <w:rPr>
          <w:highlight w:val="white"/>
        </w:rPr>
      </w:pPr>
      <w:r w:rsidRPr="00903DBA">
        <w:rPr>
          <w:highlight w:val="white"/>
        </w:rPr>
        <w:t xml:space="preserve">        Assert.Error((bits &gt;= 1) &amp;&amp; (bits &lt;= (8 * type.Size())),</w:t>
      </w:r>
    </w:p>
    <w:p w14:paraId="4ECF496B" w14:textId="7DEE0EEF" w:rsidR="005C422F" w:rsidRPr="00903DBA" w:rsidRDefault="00F04D5C" w:rsidP="005C422F">
      <w:pPr>
        <w:pStyle w:val="Code"/>
        <w:rPr>
          <w:highlight w:val="white"/>
        </w:rPr>
      </w:pPr>
      <w:r w:rsidRPr="00903DBA">
        <w:rPr>
          <w:highlight w:val="white"/>
        </w:rPr>
        <w:t xml:space="preserve">                     </w:t>
      </w:r>
      <w:r w:rsidR="005C422F" w:rsidRPr="00903DBA">
        <w:rPr>
          <w:highlight w:val="white"/>
        </w:rPr>
        <w:t xml:space="preserve"> bitsValue, Message.Bits_value_out_of_range);</w:t>
      </w:r>
    </w:p>
    <w:p w14:paraId="01405E80" w14:textId="102D71D9" w:rsidR="005C422F" w:rsidRPr="00903DBA" w:rsidRDefault="00AD5746" w:rsidP="00AD5746">
      <w:pPr>
        <w:rPr>
          <w:highlight w:val="white"/>
        </w:rPr>
      </w:pPr>
      <w:r w:rsidRPr="00903DBA">
        <w:rPr>
          <w:highlight w:val="white"/>
        </w:rPr>
        <w:t xml:space="preserve">If the number of bits is less </w:t>
      </w:r>
      <w:proofErr w:type="spellStart"/>
      <w:r w:rsidRPr="00903DBA">
        <w:rPr>
          <w:highlight w:val="white"/>
        </w:rPr>
        <w:t>then</w:t>
      </w:r>
      <w:proofErr w:type="spellEnd"/>
      <w:r w:rsidRPr="00903DBA">
        <w:rPr>
          <w:highlight w:val="white"/>
        </w:rPr>
        <w:t xml:space="preserve"> the type size in bits, we need to </w:t>
      </w:r>
      <w:r w:rsidR="00187526" w:rsidRPr="00903DBA">
        <w:rPr>
          <w:highlight w:val="white"/>
        </w:rPr>
        <w:t>define the bit mask that is used to delete the bits not covered by the mask.</w:t>
      </w:r>
    </w:p>
    <w:p w14:paraId="1D75F2B3" w14:textId="77777777" w:rsidR="005C422F" w:rsidRPr="00903DBA" w:rsidRDefault="005C422F" w:rsidP="005C422F">
      <w:pPr>
        <w:pStyle w:val="Code"/>
        <w:rPr>
          <w:highlight w:val="white"/>
        </w:rPr>
      </w:pPr>
      <w:r w:rsidRPr="00903DBA">
        <w:rPr>
          <w:highlight w:val="white"/>
        </w:rPr>
        <w:t xml:space="preserve">        if (bits &lt; (8 * type.Size())) {</w:t>
      </w:r>
    </w:p>
    <w:p w14:paraId="50EC7839" w14:textId="77777777" w:rsidR="005C422F" w:rsidRPr="00903DBA" w:rsidRDefault="005C422F" w:rsidP="005C422F">
      <w:pPr>
        <w:pStyle w:val="Code"/>
        <w:rPr>
          <w:highlight w:val="white"/>
        </w:rPr>
      </w:pPr>
      <w:r w:rsidRPr="00903DBA">
        <w:rPr>
          <w:highlight w:val="white"/>
        </w:rPr>
        <w:t xml:space="preserve">          type.SetBitfieldMask(bits);</w:t>
      </w:r>
    </w:p>
    <w:p w14:paraId="1ACCF4B8" w14:textId="77777777" w:rsidR="005C422F" w:rsidRPr="00903DBA" w:rsidRDefault="005C422F" w:rsidP="005C422F">
      <w:pPr>
        <w:pStyle w:val="Code"/>
        <w:rPr>
          <w:highlight w:val="white"/>
        </w:rPr>
      </w:pPr>
      <w:r w:rsidRPr="00903DBA">
        <w:rPr>
          <w:highlight w:val="white"/>
        </w:rPr>
        <w:t xml:space="preserve">        }</w:t>
      </w:r>
    </w:p>
    <w:p w14:paraId="43D4F615" w14:textId="77777777" w:rsidR="005C422F" w:rsidRPr="00903DBA" w:rsidRDefault="005C422F" w:rsidP="005C422F">
      <w:pPr>
        <w:pStyle w:val="Code"/>
        <w:rPr>
          <w:highlight w:val="white"/>
        </w:rPr>
      </w:pPr>
    </w:p>
    <w:p w14:paraId="0AF84CA0" w14:textId="77777777" w:rsidR="00F04D5C" w:rsidRPr="00903DBA" w:rsidRDefault="005C422F" w:rsidP="005C422F">
      <w:pPr>
        <w:pStyle w:val="Code"/>
        <w:rPr>
          <w:highlight w:val="white"/>
        </w:rPr>
      </w:pPr>
      <w:r w:rsidRPr="00903DBA">
        <w:rPr>
          <w:highlight w:val="white"/>
        </w:rPr>
        <w:t xml:space="preserve">        Symbol symbol = new Symbol(declarator.Name, specifier.ExternalLinkage,</w:t>
      </w:r>
    </w:p>
    <w:p w14:paraId="5BF16928" w14:textId="1851F384" w:rsidR="005C422F" w:rsidRPr="00903DBA" w:rsidRDefault="00F04D5C" w:rsidP="005C422F">
      <w:pPr>
        <w:pStyle w:val="Code"/>
        <w:rPr>
          <w:highlight w:val="white"/>
        </w:rPr>
      </w:pPr>
      <w:r w:rsidRPr="00903DBA">
        <w:rPr>
          <w:highlight w:val="white"/>
        </w:rPr>
        <w:t xml:space="preserve">                                  </w:t>
      </w:r>
      <w:r w:rsidR="005C422F" w:rsidRPr="00903DBA">
        <w:rPr>
          <w:highlight w:val="white"/>
        </w:rPr>
        <w:t xml:space="preserve"> </w:t>
      </w:r>
      <w:r w:rsidR="007F41CD" w:rsidRPr="00903DBA">
        <w:rPr>
          <w:highlight w:val="white"/>
        </w:rPr>
        <w:t>storage</w:t>
      </w:r>
      <w:r w:rsidR="005C422F" w:rsidRPr="00903DBA">
        <w:rPr>
          <w:highlight w:val="white"/>
        </w:rPr>
        <w:t>, type);</w:t>
      </w:r>
    </w:p>
    <w:p w14:paraId="575C0217" w14:textId="51205D2B" w:rsidR="005C422F" w:rsidRPr="00903DBA" w:rsidRDefault="005C422F" w:rsidP="005C422F">
      <w:pPr>
        <w:pStyle w:val="Code"/>
        <w:rPr>
          <w:highlight w:val="white"/>
        </w:rPr>
      </w:pPr>
      <w:r w:rsidRPr="00903DBA">
        <w:rPr>
          <w:highlight w:val="white"/>
        </w:rPr>
        <w:t xml:space="preserve">        SymbolTable.CurrentTable.AddSymbol(symbol);</w:t>
      </w:r>
    </w:p>
    <w:p w14:paraId="61A3283D" w14:textId="69F08FD5" w:rsidR="007D0A69" w:rsidRPr="00903DBA" w:rsidRDefault="00503E11" w:rsidP="007D0A69">
      <w:pPr>
        <w:rPr>
          <w:highlight w:val="white"/>
        </w:rPr>
      </w:pPr>
      <w:r w:rsidRPr="00903DBA">
        <w:rPr>
          <w:highlight w:val="white"/>
        </w:rPr>
        <w:t>Contrary to the previous cases, w</w:t>
      </w:r>
      <w:r w:rsidR="007D0A69" w:rsidRPr="00903DBA">
        <w:rPr>
          <w:highlight w:val="white"/>
        </w:rPr>
        <w:t>e do not add the symbol to the global static set since it cannot be static.</w:t>
      </w:r>
    </w:p>
    <w:p w14:paraId="7253C10F" w14:textId="77777777" w:rsidR="005C422F" w:rsidRPr="00903DBA" w:rsidRDefault="005C422F" w:rsidP="005C422F">
      <w:pPr>
        <w:pStyle w:val="Code"/>
        <w:rPr>
          <w:highlight w:val="white"/>
        </w:rPr>
      </w:pPr>
      <w:r w:rsidRPr="00903DBA">
        <w:rPr>
          <w:highlight w:val="white"/>
        </w:rPr>
        <w:t xml:space="preserve">      }</w:t>
      </w:r>
    </w:p>
    <w:p w14:paraId="34745983" w14:textId="41859DD8" w:rsidR="00503E11" w:rsidRPr="00903DBA" w:rsidRDefault="007D0A69" w:rsidP="00503E11">
      <w:pPr>
        <w:rPr>
          <w:highlight w:val="white"/>
        </w:rPr>
      </w:pPr>
      <w:r w:rsidRPr="00903DBA">
        <w:rPr>
          <w:highlight w:val="white"/>
        </w:rPr>
        <w:t xml:space="preserve">If the declarator is null (it </w:t>
      </w:r>
      <w:r w:rsidR="00503E11" w:rsidRPr="00903DBA">
        <w:rPr>
          <w:highlight w:val="white"/>
        </w:rPr>
        <w:t xml:space="preserve">has been omitted </w:t>
      </w:r>
      <w:r w:rsidRPr="00903DBA">
        <w:rPr>
          <w:highlight w:val="white"/>
        </w:rPr>
        <w:t xml:space="preserve">in the code) we </w:t>
      </w:r>
      <w:r w:rsidR="00503E11" w:rsidRPr="00903DBA">
        <w:rPr>
          <w:highlight w:val="white"/>
        </w:rPr>
        <w:t>just check that the number of bits is in range: at least one and at most the type size in bits.</w:t>
      </w:r>
    </w:p>
    <w:p w14:paraId="12225743" w14:textId="4117430E" w:rsidR="005C422F" w:rsidRPr="00903DBA" w:rsidRDefault="005C422F" w:rsidP="005C422F">
      <w:pPr>
        <w:pStyle w:val="Code"/>
        <w:rPr>
          <w:highlight w:val="white"/>
        </w:rPr>
      </w:pPr>
      <w:r w:rsidRPr="00903DBA">
        <w:rPr>
          <w:highlight w:val="white"/>
        </w:rPr>
        <w:t xml:space="preserve">      else {</w:t>
      </w:r>
    </w:p>
    <w:p w14:paraId="4A7A4DBA" w14:textId="77777777" w:rsidR="005C422F" w:rsidRPr="00903DBA" w:rsidRDefault="005C422F" w:rsidP="005C422F">
      <w:pPr>
        <w:pStyle w:val="Code"/>
        <w:rPr>
          <w:highlight w:val="white"/>
        </w:rPr>
      </w:pPr>
      <w:r w:rsidRPr="00903DBA">
        <w:rPr>
          <w:highlight w:val="white"/>
        </w:rPr>
        <w:t xml:space="preserve">        Assert.Error((bits &gt;= 1) &amp;&amp; (bits &lt;= (8 * 4)), bitsValue,</w:t>
      </w:r>
    </w:p>
    <w:p w14:paraId="5104AEBD" w14:textId="77777777" w:rsidR="005C422F" w:rsidRPr="00903DBA" w:rsidRDefault="005C422F" w:rsidP="005C422F">
      <w:pPr>
        <w:pStyle w:val="Code"/>
        <w:rPr>
          <w:highlight w:val="white"/>
        </w:rPr>
      </w:pPr>
      <w:r w:rsidRPr="00903DBA">
        <w:rPr>
          <w:highlight w:val="white"/>
        </w:rPr>
        <w:t xml:space="preserve">                      Message.Bits_value_out_of_range);</w:t>
      </w:r>
    </w:p>
    <w:p w14:paraId="3BB05E27" w14:textId="77777777" w:rsidR="005C422F" w:rsidRPr="00903DBA" w:rsidRDefault="005C422F" w:rsidP="005C422F">
      <w:pPr>
        <w:pStyle w:val="Code"/>
        <w:rPr>
          <w:highlight w:val="white"/>
        </w:rPr>
      </w:pPr>
      <w:r w:rsidRPr="00903DBA">
        <w:rPr>
          <w:highlight w:val="white"/>
        </w:rPr>
        <w:t xml:space="preserve">      }</w:t>
      </w:r>
    </w:p>
    <w:p w14:paraId="42C2318D" w14:textId="62884DBD" w:rsidR="005C422F" w:rsidRPr="00903DBA" w:rsidRDefault="005C422F" w:rsidP="005C422F">
      <w:pPr>
        <w:pStyle w:val="Code"/>
        <w:rPr>
          <w:highlight w:val="white"/>
        </w:rPr>
      </w:pPr>
      <w:r w:rsidRPr="00903DBA">
        <w:rPr>
          <w:highlight w:val="white"/>
        </w:rPr>
        <w:t xml:space="preserve">    }</w:t>
      </w:r>
    </w:p>
    <w:p w14:paraId="7DFC5FF4" w14:textId="6E481B3E" w:rsidR="00215100" w:rsidRPr="00903DBA" w:rsidRDefault="0046223F" w:rsidP="008E06B1">
      <w:pPr>
        <w:pStyle w:val="Rubrik4"/>
        <w:rPr>
          <w:highlight w:val="white"/>
        </w:rPr>
      </w:pPr>
      <w:r w:rsidRPr="00903DBA">
        <w:rPr>
          <w:highlight w:val="white"/>
        </w:rPr>
        <w:t>Pointer Declarator</w:t>
      </w:r>
      <w:r w:rsidR="007160AF" w:rsidRPr="00903DBA">
        <w:rPr>
          <w:highlight w:val="white"/>
        </w:rPr>
        <w:t>s</w:t>
      </w:r>
    </w:p>
    <w:p w14:paraId="006E76A4" w14:textId="1592BC5D" w:rsidR="005B77E8" w:rsidRPr="00903DBA" w:rsidRDefault="007A54D7" w:rsidP="005B77E8">
      <w:pPr>
        <w:rPr>
          <w:highlight w:val="white"/>
        </w:rPr>
      </w:pPr>
      <w:r w:rsidRPr="00903DBA">
        <w:rPr>
          <w:highlight w:val="white"/>
        </w:rPr>
        <w:t>A pointer declarator is made up by an optional list of pointer markers and a direct declarator.</w:t>
      </w:r>
      <w:r w:rsidR="005B77E8" w:rsidRPr="00903DBA">
        <w:rPr>
          <w:highlight w:val="white"/>
        </w:rPr>
        <w:t xml:space="preserve"> A pointer marker is made up by an optional qualifier (constant or volatile) list and an asterisk (‘*’). In other words, each asterisk can be </w:t>
      </w:r>
      <w:r w:rsidR="0085436C" w:rsidRPr="00903DBA">
        <w:rPr>
          <w:highlight w:val="white"/>
        </w:rPr>
        <w:t xml:space="preserve">qualified by the word </w:t>
      </w:r>
      <w:r w:rsidR="0085436C" w:rsidRPr="00903DBA">
        <w:rPr>
          <w:rStyle w:val="KeyWord0"/>
          <w:highlight w:val="white"/>
        </w:rPr>
        <w:t>constant</w:t>
      </w:r>
      <w:r w:rsidR="0085436C" w:rsidRPr="00903DBA">
        <w:rPr>
          <w:highlight w:val="white"/>
        </w:rPr>
        <w:t xml:space="preserve"> and/or </w:t>
      </w:r>
      <w:r w:rsidR="0085436C" w:rsidRPr="00903DBA">
        <w:rPr>
          <w:rStyle w:val="KeyWord0"/>
          <w:highlight w:val="white"/>
        </w:rPr>
        <w:t>volatile</w:t>
      </w:r>
      <w:r w:rsidR="0085436C" w:rsidRPr="00903DBA">
        <w:rPr>
          <w:highlight w:val="white"/>
        </w:rPr>
        <w:t>, and it is possible to add more than one pointer marker to establish a pointer-to-pointer effect.</w:t>
      </w:r>
    </w:p>
    <w:p w14:paraId="165DE589" w14:textId="77777777" w:rsidR="003A31CE" w:rsidRPr="00903DBA" w:rsidRDefault="003A31CE" w:rsidP="003A31CE">
      <w:pPr>
        <w:pStyle w:val="CodeHeader"/>
        <w:rPr>
          <w:highlight w:val="white"/>
        </w:rPr>
      </w:pPr>
      <w:proofErr w:type="spellStart"/>
      <w:r w:rsidRPr="00903DBA">
        <w:rPr>
          <w:highlight w:val="white"/>
        </w:rPr>
        <w:t>MainParser.gppg</w:t>
      </w:r>
      <w:proofErr w:type="spellEnd"/>
    </w:p>
    <w:p w14:paraId="55F9FFC3" w14:textId="601F0529" w:rsidR="00215100" w:rsidRPr="00903DBA" w:rsidRDefault="001D4FEE" w:rsidP="00E45299">
      <w:pPr>
        <w:pStyle w:val="Code"/>
        <w:rPr>
          <w:highlight w:val="white"/>
        </w:rPr>
      </w:pPr>
      <w:r w:rsidRPr="00903DBA">
        <w:rPr>
          <w:highlight w:val="white"/>
        </w:rPr>
        <w:t>declarator</w:t>
      </w:r>
      <w:r w:rsidR="00215100" w:rsidRPr="00903DBA">
        <w:rPr>
          <w:highlight w:val="white"/>
        </w:rPr>
        <w:t>:</w:t>
      </w:r>
    </w:p>
    <w:p w14:paraId="72D5B9DF" w14:textId="7DF55552" w:rsidR="00215100" w:rsidRPr="00903DBA" w:rsidRDefault="00215100" w:rsidP="00E45299">
      <w:pPr>
        <w:pStyle w:val="Code"/>
        <w:rPr>
          <w:highlight w:val="white"/>
        </w:rPr>
      </w:pPr>
      <w:r w:rsidRPr="00903DBA">
        <w:rPr>
          <w:highlight w:val="white"/>
        </w:rPr>
        <w:t xml:space="preserve">    optional_pointer_list </w:t>
      </w:r>
      <w:r w:rsidR="00CF1025" w:rsidRPr="00903DBA">
        <w:rPr>
          <w:highlight w:val="white"/>
        </w:rPr>
        <w:t>direct_</w:t>
      </w:r>
      <w:r w:rsidR="001D4FEE" w:rsidRPr="00903DBA">
        <w:rPr>
          <w:highlight w:val="white"/>
        </w:rPr>
        <w:t>declarator</w:t>
      </w:r>
      <w:r w:rsidRPr="00903DBA">
        <w:rPr>
          <w:highlight w:val="white"/>
        </w:rPr>
        <w:t xml:space="preserve"> {</w:t>
      </w:r>
    </w:p>
    <w:p w14:paraId="0C489EA5" w14:textId="77777777" w:rsidR="00215100" w:rsidRPr="00903DBA" w:rsidRDefault="00215100" w:rsidP="00DA4DD2">
      <w:pPr>
        <w:pStyle w:val="Code"/>
        <w:rPr>
          <w:highlight w:val="white"/>
        </w:rPr>
      </w:pPr>
      <w:r w:rsidRPr="00903DBA">
        <w:rPr>
          <w:highlight w:val="white"/>
        </w:rPr>
        <w:t xml:space="preserve">      $$ = MiddleCodeGenerator.PointerDeclarator($1, $2);</w:t>
      </w:r>
    </w:p>
    <w:p w14:paraId="58FAD284" w14:textId="5232AE73" w:rsidR="00215100" w:rsidRPr="00903DBA" w:rsidRDefault="00215100" w:rsidP="00DA4DD2">
      <w:pPr>
        <w:pStyle w:val="Code"/>
        <w:rPr>
          <w:highlight w:val="white"/>
        </w:rPr>
      </w:pPr>
      <w:r w:rsidRPr="00903DBA">
        <w:rPr>
          <w:highlight w:val="white"/>
        </w:rPr>
        <w:t xml:space="preserve">    };</w:t>
      </w:r>
    </w:p>
    <w:p w14:paraId="7D5B580D" w14:textId="77777777" w:rsidR="003326E8" w:rsidRPr="00903DBA" w:rsidRDefault="003326E8" w:rsidP="00DA4DD2">
      <w:pPr>
        <w:pStyle w:val="Code"/>
        <w:rPr>
          <w:highlight w:val="white"/>
        </w:rPr>
      </w:pPr>
    </w:p>
    <w:p w14:paraId="03F94FE2" w14:textId="77777777" w:rsidR="006037AC" w:rsidRPr="00903DBA" w:rsidRDefault="006037AC" w:rsidP="00DA4DD2">
      <w:pPr>
        <w:pStyle w:val="Code"/>
        <w:rPr>
          <w:highlight w:val="white"/>
        </w:rPr>
      </w:pPr>
      <w:r w:rsidRPr="00903DBA">
        <w:rPr>
          <w:highlight w:val="white"/>
        </w:rPr>
        <w:t>optional_pointer_list:</w:t>
      </w:r>
    </w:p>
    <w:p w14:paraId="0E7A4ABA" w14:textId="77777777" w:rsidR="006037AC" w:rsidRPr="00903DBA" w:rsidRDefault="006037AC" w:rsidP="00DA4DD2">
      <w:pPr>
        <w:pStyle w:val="Code"/>
        <w:rPr>
          <w:highlight w:val="white"/>
        </w:rPr>
      </w:pPr>
      <w:r w:rsidRPr="00903DBA">
        <w:rPr>
          <w:highlight w:val="white"/>
        </w:rPr>
        <w:t xml:space="preserve">    /* Empty */  { $$ = new List&lt;CCompiler.Type&gt;(); }</w:t>
      </w:r>
    </w:p>
    <w:p w14:paraId="049168D6" w14:textId="77777777" w:rsidR="006037AC" w:rsidRPr="00903DBA" w:rsidRDefault="006037AC" w:rsidP="00DA4DD2">
      <w:pPr>
        <w:pStyle w:val="Code"/>
        <w:rPr>
          <w:highlight w:val="white"/>
        </w:rPr>
      </w:pPr>
      <w:r w:rsidRPr="00903DBA">
        <w:rPr>
          <w:highlight w:val="white"/>
        </w:rPr>
        <w:t xml:space="preserve">  | pointer_list { $$ = $1; };</w:t>
      </w:r>
    </w:p>
    <w:p w14:paraId="596F941C" w14:textId="77777777" w:rsidR="006037AC" w:rsidRPr="00903DBA" w:rsidRDefault="006037AC" w:rsidP="00DA4DD2">
      <w:pPr>
        <w:pStyle w:val="Code"/>
        <w:rPr>
          <w:highlight w:val="white"/>
        </w:rPr>
      </w:pPr>
    </w:p>
    <w:p w14:paraId="2891E31F" w14:textId="77777777" w:rsidR="006037AC" w:rsidRPr="00903DBA" w:rsidRDefault="006037AC" w:rsidP="00DA4DD2">
      <w:pPr>
        <w:pStyle w:val="Code"/>
        <w:rPr>
          <w:highlight w:val="white"/>
        </w:rPr>
      </w:pPr>
      <w:r w:rsidRPr="00903DBA">
        <w:rPr>
          <w:highlight w:val="white"/>
        </w:rPr>
        <w:t>pointer_list:</w:t>
      </w:r>
    </w:p>
    <w:p w14:paraId="051941BB" w14:textId="6B5E34AD" w:rsidR="00D504B7" w:rsidRPr="00903DBA" w:rsidRDefault="00D504B7" w:rsidP="00D504B7">
      <w:pPr>
        <w:pStyle w:val="Code"/>
        <w:rPr>
          <w:highlight w:val="white"/>
        </w:rPr>
      </w:pPr>
      <w:r w:rsidRPr="00903DBA">
        <w:rPr>
          <w:highlight w:val="white"/>
        </w:rPr>
        <w:t xml:space="preserve">    pointer</w:t>
      </w:r>
      <w:r w:rsidR="00F336BB" w:rsidRPr="00903DBA">
        <w:rPr>
          <w:highlight w:val="white"/>
        </w:rPr>
        <w:t>_marker</w:t>
      </w:r>
      <w:r w:rsidRPr="00903DBA">
        <w:rPr>
          <w:highlight w:val="white"/>
        </w:rPr>
        <w:t xml:space="preserve"> {</w:t>
      </w:r>
    </w:p>
    <w:p w14:paraId="34FB4D6B" w14:textId="77777777" w:rsidR="00D504B7" w:rsidRPr="00903DBA" w:rsidRDefault="00D504B7" w:rsidP="00D504B7">
      <w:pPr>
        <w:pStyle w:val="Code"/>
        <w:rPr>
          <w:highlight w:val="white"/>
        </w:rPr>
      </w:pPr>
      <w:r w:rsidRPr="00903DBA">
        <w:rPr>
          <w:highlight w:val="white"/>
        </w:rPr>
        <w:t xml:space="preserve">      $$ = new List&lt;CCompiler.Type&gt;();</w:t>
      </w:r>
    </w:p>
    <w:p w14:paraId="27D5DB56" w14:textId="77777777" w:rsidR="00D504B7" w:rsidRPr="00903DBA" w:rsidRDefault="00D504B7" w:rsidP="00D504B7">
      <w:pPr>
        <w:pStyle w:val="Code"/>
        <w:rPr>
          <w:highlight w:val="white"/>
        </w:rPr>
      </w:pPr>
      <w:r w:rsidRPr="00903DBA">
        <w:rPr>
          <w:highlight w:val="white"/>
        </w:rPr>
        <w:t xml:space="preserve">      $$.Add($1);</w:t>
      </w:r>
    </w:p>
    <w:p w14:paraId="524C476F" w14:textId="77777777" w:rsidR="00D504B7" w:rsidRPr="00903DBA" w:rsidRDefault="00D504B7" w:rsidP="00D504B7">
      <w:pPr>
        <w:pStyle w:val="Code"/>
        <w:rPr>
          <w:highlight w:val="white"/>
        </w:rPr>
      </w:pPr>
      <w:r w:rsidRPr="00903DBA">
        <w:rPr>
          <w:highlight w:val="white"/>
        </w:rPr>
        <w:lastRenderedPageBreak/>
        <w:t xml:space="preserve">    }</w:t>
      </w:r>
    </w:p>
    <w:p w14:paraId="440540DF" w14:textId="7D1BE05A" w:rsidR="006037AC" w:rsidRPr="00903DBA" w:rsidRDefault="006037AC" w:rsidP="00DA4DD2">
      <w:pPr>
        <w:pStyle w:val="Code"/>
        <w:rPr>
          <w:highlight w:val="white"/>
        </w:rPr>
      </w:pPr>
      <w:r w:rsidRPr="00903DBA">
        <w:rPr>
          <w:highlight w:val="white"/>
        </w:rPr>
        <w:t xml:space="preserve">  | pointer_list pointer</w:t>
      </w:r>
      <w:r w:rsidR="0024345B" w:rsidRPr="00903DBA">
        <w:rPr>
          <w:highlight w:val="white"/>
        </w:rPr>
        <w:t>_marker</w:t>
      </w:r>
      <w:r w:rsidRPr="00903DBA">
        <w:rPr>
          <w:highlight w:val="white"/>
        </w:rPr>
        <w:t xml:space="preserve"> {</w:t>
      </w:r>
    </w:p>
    <w:p w14:paraId="38F3ACC4" w14:textId="77777777" w:rsidR="007E4672" w:rsidRPr="00903DBA" w:rsidRDefault="007E4672" w:rsidP="007E4672">
      <w:pPr>
        <w:pStyle w:val="Code"/>
        <w:rPr>
          <w:highlight w:val="white"/>
        </w:rPr>
      </w:pPr>
      <w:r w:rsidRPr="00903DBA">
        <w:rPr>
          <w:highlight w:val="white"/>
        </w:rPr>
        <w:t xml:space="preserve">      $1.Add($2);</w:t>
      </w:r>
    </w:p>
    <w:p w14:paraId="5FC72423" w14:textId="77777777" w:rsidR="006037AC" w:rsidRPr="00903DBA" w:rsidRDefault="006037AC" w:rsidP="00DA4DD2">
      <w:pPr>
        <w:pStyle w:val="Code"/>
        <w:rPr>
          <w:highlight w:val="white"/>
        </w:rPr>
      </w:pPr>
      <w:r w:rsidRPr="00903DBA">
        <w:rPr>
          <w:highlight w:val="white"/>
        </w:rPr>
        <w:t xml:space="preserve">      $$ = $1;</w:t>
      </w:r>
    </w:p>
    <w:p w14:paraId="02E40D06" w14:textId="4A87BC4A" w:rsidR="005B77E8" w:rsidRPr="00903DBA" w:rsidRDefault="006037AC" w:rsidP="00284CFE">
      <w:pPr>
        <w:pStyle w:val="Code"/>
        <w:rPr>
          <w:highlight w:val="white"/>
        </w:rPr>
      </w:pPr>
      <w:r w:rsidRPr="00903DBA">
        <w:rPr>
          <w:highlight w:val="white"/>
        </w:rPr>
        <w:t xml:space="preserve">    };</w:t>
      </w:r>
    </w:p>
    <w:p w14:paraId="544F4748" w14:textId="77777777" w:rsidR="005B77E8" w:rsidRPr="00903DBA" w:rsidRDefault="005B77E8" w:rsidP="00284CFE">
      <w:pPr>
        <w:pStyle w:val="Code"/>
        <w:rPr>
          <w:highlight w:val="white"/>
        </w:rPr>
      </w:pPr>
    </w:p>
    <w:p w14:paraId="0C3EE29E" w14:textId="3626A065" w:rsidR="00284CFE" w:rsidRPr="00903DBA" w:rsidRDefault="00284CFE" w:rsidP="00284CFE">
      <w:pPr>
        <w:pStyle w:val="Code"/>
        <w:rPr>
          <w:highlight w:val="white"/>
        </w:rPr>
      </w:pPr>
      <w:r w:rsidRPr="00903DBA">
        <w:rPr>
          <w:highlight w:val="white"/>
        </w:rPr>
        <w:t>pointer</w:t>
      </w:r>
      <w:r w:rsidR="00EA0E42" w:rsidRPr="00903DBA">
        <w:rPr>
          <w:highlight w:val="white"/>
        </w:rPr>
        <w:t>_marker</w:t>
      </w:r>
      <w:r w:rsidRPr="00903DBA">
        <w:rPr>
          <w:highlight w:val="white"/>
        </w:rPr>
        <w:t>:</w:t>
      </w:r>
    </w:p>
    <w:p w14:paraId="63886D29" w14:textId="77777777" w:rsidR="00284CFE" w:rsidRPr="00903DBA" w:rsidRDefault="00284CFE" w:rsidP="00284CFE">
      <w:pPr>
        <w:pStyle w:val="Code"/>
        <w:rPr>
          <w:highlight w:val="white"/>
        </w:rPr>
      </w:pPr>
      <w:r w:rsidRPr="00903DBA">
        <w:rPr>
          <w:highlight w:val="white"/>
        </w:rPr>
        <w:t xml:space="preserve">    ASTERRISK optional_qualifier_list {</w:t>
      </w:r>
    </w:p>
    <w:p w14:paraId="03D0ACB8" w14:textId="77777777" w:rsidR="00284CFE" w:rsidRPr="00903DBA" w:rsidRDefault="00284CFE" w:rsidP="00284CFE">
      <w:pPr>
        <w:pStyle w:val="Code"/>
        <w:rPr>
          <w:highlight w:val="white"/>
        </w:rPr>
      </w:pPr>
      <w:r w:rsidRPr="00903DBA">
        <w:rPr>
          <w:highlight w:val="white"/>
        </w:rPr>
        <w:t xml:space="preserve">      $$ = Specifier.QualifierList($2);</w:t>
      </w:r>
    </w:p>
    <w:p w14:paraId="47993375" w14:textId="658C64ED" w:rsidR="00261683" w:rsidRPr="00903DBA" w:rsidRDefault="00284CFE" w:rsidP="00284CFE">
      <w:pPr>
        <w:pStyle w:val="Code"/>
        <w:rPr>
          <w:highlight w:val="white"/>
        </w:rPr>
      </w:pPr>
      <w:r w:rsidRPr="00903DBA">
        <w:rPr>
          <w:highlight w:val="white"/>
        </w:rPr>
        <w:t xml:space="preserve">    };</w:t>
      </w:r>
    </w:p>
    <w:p w14:paraId="5608C7AA" w14:textId="77777777" w:rsidR="002B467E" w:rsidRPr="00903DBA" w:rsidRDefault="002B467E" w:rsidP="00284CFE">
      <w:pPr>
        <w:pStyle w:val="Code"/>
        <w:rPr>
          <w:highlight w:val="white"/>
        </w:rPr>
      </w:pPr>
    </w:p>
    <w:p w14:paraId="3466173E" w14:textId="77777777" w:rsidR="002B467E" w:rsidRPr="00903DBA" w:rsidRDefault="002B467E" w:rsidP="002B467E">
      <w:pPr>
        <w:pStyle w:val="Code"/>
        <w:rPr>
          <w:highlight w:val="white"/>
        </w:rPr>
      </w:pPr>
      <w:r w:rsidRPr="00903DBA">
        <w:rPr>
          <w:highlight w:val="white"/>
        </w:rPr>
        <w:t>optional_qualifier_list:</w:t>
      </w:r>
    </w:p>
    <w:p w14:paraId="4B967732" w14:textId="77777777" w:rsidR="002B467E" w:rsidRPr="00903DBA" w:rsidRDefault="002B467E" w:rsidP="002B467E">
      <w:pPr>
        <w:pStyle w:val="Code"/>
        <w:rPr>
          <w:highlight w:val="white"/>
        </w:rPr>
      </w:pPr>
      <w:r w:rsidRPr="00903DBA">
        <w:rPr>
          <w:highlight w:val="white"/>
        </w:rPr>
        <w:t xml:space="preserve">    /* Empty */    {</w:t>
      </w:r>
    </w:p>
    <w:p w14:paraId="6667928D" w14:textId="77777777" w:rsidR="002B467E" w:rsidRPr="00903DBA" w:rsidRDefault="002B467E" w:rsidP="002B467E">
      <w:pPr>
        <w:pStyle w:val="Code"/>
        <w:rPr>
          <w:highlight w:val="white"/>
        </w:rPr>
      </w:pPr>
      <w:r w:rsidRPr="00903DBA">
        <w:rPr>
          <w:highlight w:val="white"/>
        </w:rPr>
        <w:t xml:space="preserve">      $$ = new List&lt;Mask&gt;();</w:t>
      </w:r>
    </w:p>
    <w:p w14:paraId="2E6E1FD0" w14:textId="77777777" w:rsidR="002B467E" w:rsidRPr="00903DBA" w:rsidRDefault="002B467E" w:rsidP="002B467E">
      <w:pPr>
        <w:pStyle w:val="Code"/>
        <w:rPr>
          <w:highlight w:val="white"/>
        </w:rPr>
      </w:pPr>
      <w:r w:rsidRPr="00903DBA">
        <w:rPr>
          <w:highlight w:val="white"/>
        </w:rPr>
        <w:t xml:space="preserve">    }</w:t>
      </w:r>
    </w:p>
    <w:p w14:paraId="51C73A50" w14:textId="77777777" w:rsidR="002B467E" w:rsidRPr="00903DBA" w:rsidRDefault="002B467E" w:rsidP="002B467E">
      <w:pPr>
        <w:pStyle w:val="Code"/>
        <w:rPr>
          <w:highlight w:val="white"/>
        </w:rPr>
      </w:pPr>
      <w:r w:rsidRPr="00903DBA">
        <w:rPr>
          <w:highlight w:val="white"/>
        </w:rPr>
        <w:t xml:space="preserve">  | optional_qualifier_list qualifier {</w:t>
      </w:r>
    </w:p>
    <w:p w14:paraId="63150167" w14:textId="77777777" w:rsidR="002B467E" w:rsidRPr="00903DBA" w:rsidRDefault="002B467E" w:rsidP="002B467E">
      <w:pPr>
        <w:pStyle w:val="Code"/>
        <w:rPr>
          <w:highlight w:val="white"/>
        </w:rPr>
      </w:pPr>
      <w:r w:rsidRPr="00903DBA">
        <w:rPr>
          <w:highlight w:val="white"/>
        </w:rPr>
        <w:t xml:space="preserve">      $$ = $1;</w:t>
      </w:r>
    </w:p>
    <w:p w14:paraId="37E3AD4D" w14:textId="77777777" w:rsidR="002B467E" w:rsidRPr="00903DBA" w:rsidRDefault="002B467E" w:rsidP="002B467E">
      <w:pPr>
        <w:pStyle w:val="Code"/>
        <w:rPr>
          <w:highlight w:val="white"/>
        </w:rPr>
      </w:pPr>
      <w:r w:rsidRPr="00903DBA">
        <w:rPr>
          <w:highlight w:val="white"/>
        </w:rPr>
        <w:t xml:space="preserve">      $$.Add($2);</w:t>
      </w:r>
    </w:p>
    <w:p w14:paraId="347C377E" w14:textId="77777777" w:rsidR="002B467E" w:rsidRPr="00903DBA" w:rsidRDefault="002B467E" w:rsidP="002B467E">
      <w:pPr>
        <w:pStyle w:val="Code"/>
        <w:rPr>
          <w:highlight w:val="white"/>
        </w:rPr>
      </w:pPr>
      <w:r w:rsidRPr="00903DBA">
        <w:rPr>
          <w:highlight w:val="white"/>
        </w:rPr>
        <w:t xml:space="preserve">    };</w:t>
      </w:r>
    </w:p>
    <w:p w14:paraId="1C69B26B" w14:textId="77777777" w:rsidR="002B467E" w:rsidRPr="00903DBA" w:rsidRDefault="002B467E" w:rsidP="002B467E">
      <w:pPr>
        <w:pStyle w:val="Code"/>
        <w:rPr>
          <w:highlight w:val="white"/>
        </w:rPr>
      </w:pPr>
    </w:p>
    <w:p w14:paraId="1DEE7DF4" w14:textId="77777777" w:rsidR="002B467E" w:rsidRPr="00903DBA" w:rsidRDefault="002B467E" w:rsidP="002B467E">
      <w:pPr>
        <w:pStyle w:val="Code"/>
        <w:rPr>
          <w:highlight w:val="white"/>
        </w:rPr>
      </w:pPr>
      <w:r w:rsidRPr="00903DBA">
        <w:rPr>
          <w:highlight w:val="white"/>
        </w:rPr>
        <w:t>qualifier:</w:t>
      </w:r>
    </w:p>
    <w:p w14:paraId="6162AD44" w14:textId="77777777" w:rsidR="002B467E" w:rsidRPr="00903DBA" w:rsidRDefault="002B467E" w:rsidP="002B467E">
      <w:pPr>
        <w:pStyle w:val="Code"/>
        <w:rPr>
          <w:highlight w:val="white"/>
        </w:rPr>
      </w:pPr>
      <w:r w:rsidRPr="00903DBA">
        <w:rPr>
          <w:highlight w:val="white"/>
        </w:rPr>
        <w:t xml:space="preserve">   CONSTANT { $$ = Mask.Constant; }</w:t>
      </w:r>
    </w:p>
    <w:p w14:paraId="219DE950" w14:textId="2796306D" w:rsidR="002B467E" w:rsidRPr="00903DBA" w:rsidRDefault="002B467E" w:rsidP="002B467E">
      <w:pPr>
        <w:pStyle w:val="Code"/>
        <w:rPr>
          <w:highlight w:val="white"/>
        </w:rPr>
      </w:pPr>
      <w:r w:rsidRPr="00903DBA">
        <w:rPr>
          <w:highlight w:val="white"/>
        </w:rPr>
        <w:t xml:space="preserve">   VOLATILE { $$ = Mask.Volatile; };</w:t>
      </w:r>
    </w:p>
    <w:p w14:paraId="4B223ECB" w14:textId="44376755" w:rsidR="00F56F6F" w:rsidRPr="00903DBA" w:rsidRDefault="00F56F6F" w:rsidP="00F56F6F">
      <w:pPr>
        <w:rPr>
          <w:highlight w:val="white"/>
        </w:rPr>
      </w:pPr>
      <w:r w:rsidRPr="00903DBA">
        <w:rPr>
          <w:highlight w:val="white"/>
        </w:rPr>
        <w:t xml:space="preserve">The </w:t>
      </w:r>
      <w:r w:rsidRPr="00903DBA">
        <w:rPr>
          <w:rStyle w:val="KeyWord0"/>
          <w:highlight w:val="white"/>
        </w:rPr>
        <w:t>PointerDeclarator</w:t>
      </w:r>
      <w:r w:rsidRPr="00903DBA">
        <w:rPr>
          <w:highlight w:val="white"/>
        </w:rPr>
        <w:t xml:space="preserve"> method takes a type list and a declarator.</w:t>
      </w:r>
    </w:p>
    <w:p w14:paraId="47CC9D43" w14:textId="59C3E482" w:rsidR="009D4820" w:rsidRPr="00903DBA" w:rsidRDefault="009D4820" w:rsidP="009D4820">
      <w:pPr>
        <w:pStyle w:val="CodeHeader"/>
        <w:rPr>
          <w:highlight w:val="white"/>
        </w:rPr>
      </w:pPr>
      <w:proofErr w:type="spellStart"/>
      <w:r w:rsidRPr="00903DBA">
        <w:rPr>
          <w:highlight w:val="white"/>
        </w:rPr>
        <w:t>MiddleCodeGenerator.cs</w:t>
      </w:r>
      <w:proofErr w:type="spellEnd"/>
    </w:p>
    <w:p w14:paraId="6C2DA597" w14:textId="207F9CB2" w:rsidR="006C1FD7" w:rsidRPr="00903DBA" w:rsidRDefault="006C1FD7" w:rsidP="006C1FD7">
      <w:pPr>
        <w:pStyle w:val="Code"/>
        <w:rPr>
          <w:highlight w:val="white"/>
        </w:rPr>
      </w:pPr>
      <w:r w:rsidRPr="00903DBA">
        <w:rPr>
          <w:highlight w:val="white"/>
        </w:rPr>
        <w:t xml:space="preserve">    public static Declarator PointerDeclarator(List&lt;Type&gt; </w:t>
      </w:r>
      <w:r w:rsidR="00754B45" w:rsidRPr="00903DBA">
        <w:rPr>
          <w:highlight w:val="white"/>
        </w:rPr>
        <w:t>typeList</w:t>
      </w:r>
      <w:r w:rsidRPr="00903DBA">
        <w:rPr>
          <w:highlight w:val="white"/>
        </w:rPr>
        <w:t>,</w:t>
      </w:r>
    </w:p>
    <w:p w14:paraId="2E368D30" w14:textId="77777777" w:rsidR="006C1FD7" w:rsidRPr="00903DBA" w:rsidRDefault="006C1FD7" w:rsidP="006C1FD7">
      <w:pPr>
        <w:pStyle w:val="Code"/>
        <w:rPr>
          <w:highlight w:val="white"/>
        </w:rPr>
      </w:pPr>
      <w:r w:rsidRPr="00903DBA">
        <w:rPr>
          <w:highlight w:val="white"/>
        </w:rPr>
        <w:t xml:space="preserve">                                               Declarator declarator) {</w:t>
      </w:r>
    </w:p>
    <w:p w14:paraId="3403774E" w14:textId="77777777" w:rsidR="006C1FD7" w:rsidRPr="00903DBA" w:rsidRDefault="006C1FD7" w:rsidP="006C1FD7">
      <w:pPr>
        <w:rPr>
          <w:highlight w:val="white"/>
        </w:rPr>
      </w:pPr>
      <w:r w:rsidRPr="00903DBA">
        <w:rPr>
          <w:highlight w:val="white"/>
        </w:rPr>
        <w:t>If the declarator is null, we simply create a new declarator since we always need a declarator, even in the cases where is has been omitted.</w:t>
      </w:r>
    </w:p>
    <w:p w14:paraId="7DD343AC" w14:textId="11D503E7" w:rsidR="006C1FD7" w:rsidRPr="00903DBA" w:rsidRDefault="006C1FD7" w:rsidP="006C1FD7">
      <w:pPr>
        <w:pStyle w:val="Code"/>
        <w:rPr>
          <w:highlight w:val="white"/>
        </w:rPr>
      </w:pPr>
      <w:r w:rsidRPr="00903DBA">
        <w:rPr>
          <w:highlight w:val="white"/>
        </w:rPr>
        <w:t xml:space="preserve">      if (declarator == null) {</w:t>
      </w:r>
    </w:p>
    <w:p w14:paraId="2CD82A80" w14:textId="77777777" w:rsidR="006C1FD7" w:rsidRPr="00903DBA" w:rsidRDefault="006C1FD7" w:rsidP="006C1FD7">
      <w:pPr>
        <w:pStyle w:val="Code"/>
        <w:rPr>
          <w:highlight w:val="white"/>
        </w:rPr>
      </w:pPr>
      <w:r w:rsidRPr="00903DBA">
        <w:rPr>
          <w:highlight w:val="white"/>
        </w:rPr>
        <w:t xml:space="preserve">        declarator = new Declarator(null);</w:t>
      </w:r>
    </w:p>
    <w:p w14:paraId="7BE344A4" w14:textId="77777777" w:rsidR="006C1FD7" w:rsidRPr="00903DBA" w:rsidRDefault="006C1FD7" w:rsidP="006C1FD7">
      <w:pPr>
        <w:pStyle w:val="Code"/>
        <w:rPr>
          <w:highlight w:val="white"/>
        </w:rPr>
      </w:pPr>
      <w:r w:rsidRPr="00903DBA">
        <w:rPr>
          <w:highlight w:val="white"/>
        </w:rPr>
        <w:t xml:space="preserve">      }</w:t>
      </w:r>
    </w:p>
    <w:p w14:paraId="06534EA9" w14:textId="6E77A914" w:rsidR="006C1FD7" w:rsidRPr="00903DBA" w:rsidRDefault="006C1FD7" w:rsidP="006C1FD7">
      <w:pPr>
        <w:rPr>
          <w:highlight w:val="white"/>
        </w:rPr>
      </w:pPr>
      <w:r w:rsidRPr="00903DBA">
        <w:rPr>
          <w:highlight w:val="white"/>
        </w:rPr>
        <w:t>We iterate through the pointer type list and add each pointer type to the declarator.</w:t>
      </w:r>
      <w:r w:rsidR="00753564" w:rsidRPr="00903DBA">
        <w:rPr>
          <w:highlight w:val="white"/>
        </w:rPr>
        <w:t xml:space="preserve"> In this way, the declarator is pointer.</w:t>
      </w:r>
    </w:p>
    <w:p w14:paraId="562DB6A4" w14:textId="1F9DC912" w:rsidR="006C1FD7" w:rsidRPr="00903DBA" w:rsidRDefault="006C1FD7" w:rsidP="006C1FD7">
      <w:pPr>
        <w:pStyle w:val="Code"/>
        <w:rPr>
          <w:highlight w:val="white"/>
        </w:rPr>
      </w:pPr>
      <w:r w:rsidRPr="00903DBA">
        <w:rPr>
          <w:highlight w:val="white"/>
        </w:rPr>
        <w:t xml:space="preserve">      foreach (Type pointerType in</w:t>
      </w:r>
      <w:r w:rsidR="00754B45" w:rsidRPr="00903DBA">
        <w:rPr>
          <w:highlight w:val="white"/>
        </w:rPr>
        <w:t xml:space="preserve"> t</w:t>
      </w:r>
      <w:r w:rsidRPr="00903DBA">
        <w:rPr>
          <w:highlight w:val="white"/>
        </w:rPr>
        <w:t>ypeList) {</w:t>
      </w:r>
    </w:p>
    <w:p w14:paraId="4789DC95" w14:textId="77777777" w:rsidR="00754B45" w:rsidRPr="00903DBA" w:rsidRDefault="00754B45" w:rsidP="00754B45">
      <w:pPr>
        <w:pStyle w:val="Code"/>
        <w:rPr>
          <w:highlight w:val="white"/>
        </w:rPr>
      </w:pPr>
      <w:r w:rsidRPr="00903DBA">
        <w:rPr>
          <w:highlight w:val="white"/>
        </w:rPr>
        <w:t xml:space="preserve">        Type pointerType = new Type((Type) null);</w:t>
      </w:r>
    </w:p>
    <w:p w14:paraId="0EE021B0" w14:textId="77777777" w:rsidR="00754B45" w:rsidRPr="00903DBA" w:rsidRDefault="00754B45" w:rsidP="00754B45">
      <w:pPr>
        <w:pStyle w:val="Code"/>
        <w:rPr>
          <w:highlight w:val="white"/>
        </w:rPr>
      </w:pPr>
      <w:r w:rsidRPr="00903DBA">
        <w:rPr>
          <w:highlight w:val="white"/>
        </w:rPr>
        <w:t xml:space="preserve">        pointerType.Constant = type.Constant;</w:t>
      </w:r>
    </w:p>
    <w:p w14:paraId="47792372" w14:textId="77777777" w:rsidR="00754B45" w:rsidRPr="00903DBA" w:rsidRDefault="00754B45" w:rsidP="00754B45">
      <w:pPr>
        <w:pStyle w:val="Code"/>
        <w:rPr>
          <w:highlight w:val="white"/>
        </w:rPr>
      </w:pPr>
      <w:r w:rsidRPr="00903DBA">
        <w:rPr>
          <w:highlight w:val="white"/>
        </w:rPr>
        <w:t xml:space="preserve">        pointerType.Volatile = type.Volatile;</w:t>
      </w:r>
    </w:p>
    <w:p w14:paraId="0D51A356" w14:textId="77777777" w:rsidR="00754B45" w:rsidRPr="00903DBA" w:rsidRDefault="00754B45" w:rsidP="00754B45">
      <w:pPr>
        <w:pStyle w:val="Code"/>
        <w:rPr>
          <w:highlight w:val="white"/>
        </w:rPr>
      </w:pPr>
      <w:r w:rsidRPr="00903DBA">
        <w:rPr>
          <w:highlight w:val="white"/>
        </w:rPr>
        <w:t xml:space="preserve">        declarator.Add(pointerType);</w:t>
      </w:r>
    </w:p>
    <w:p w14:paraId="3AF9E477" w14:textId="77777777" w:rsidR="006C1FD7" w:rsidRPr="00903DBA" w:rsidRDefault="006C1FD7" w:rsidP="006C1FD7">
      <w:pPr>
        <w:pStyle w:val="Code"/>
        <w:rPr>
          <w:highlight w:val="white"/>
        </w:rPr>
      </w:pPr>
      <w:r w:rsidRPr="00903DBA">
        <w:rPr>
          <w:highlight w:val="white"/>
        </w:rPr>
        <w:t xml:space="preserve">      }</w:t>
      </w:r>
    </w:p>
    <w:p w14:paraId="1FBE6F11" w14:textId="5AA31439" w:rsidR="006C1FD7" w:rsidRPr="00903DBA" w:rsidRDefault="00944C3A" w:rsidP="00BC2B6C">
      <w:pPr>
        <w:rPr>
          <w:highlight w:val="white"/>
        </w:rPr>
      </w:pPr>
      <w:r w:rsidRPr="00903DBA">
        <w:rPr>
          <w:highlight w:val="white"/>
        </w:rPr>
        <w:t xml:space="preserve">We will always have at least a declarator with a certain type or a pointer </w:t>
      </w:r>
      <w:proofErr w:type="gramStart"/>
      <w:r w:rsidRPr="00903DBA">
        <w:rPr>
          <w:highlight w:val="white"/>
        </w:rPr>
        <w:t>type, since</w:t>
      </w:r>
      <w:proofErr w:type="gramEnd"/>
      <w:r w:rsidRPr="00903DBA">
        <w:rPr>
          <w:highlight w:val="white"/>
        </w:rPr>
        <w:t xml:space="preserve"> i</w:t>
      </w:r>
      <w:r w:rsidR="00EF0D59" w:rsidRPr="00903DBA">
        <w:rPr>
          <w:highlight w:val="white"/>
        </w:rPr>
        <w:t xml:space="preserve">t is </w:t>
      </w:r>
      <w:r w:rsidRPr="00903DBA">
        <w:rPr>
          <w:highlight w:val="white"/>
        </w:rPr>
        <w:t xml:space="preserve">syntactically </w:t>
      </w:r>
      <w:r w:rsidR="00EF0D59" w:rsidRPr="00903DBA">
        <w:rPr>
          <w:highlight w:val="white"/>
        </w:rPr>
        <w:t xml:space="preserve">impossible to omit both the declarator and the </w:t>
      </w:r>
      <w:r w:rsidR="00BC2B6C" w:rsidRPr="00903DBA">
        <w:rPr>
          <w:highlight w:val="white"/>
        </w:rPr>
        <w:t>pointer list.</w:t>
      </w:r>
    </w:p>
    <w:p w14:paraId="67B79DBD" w14:textId="77777777" w:rsidR="006C1FD7" w:rsidRPr="00903DBA" w:rsidRDefault="006C1FD7" w:rsidP="006C1FD7">
      <w:pPr>
        <w:pStyle w:val="Code"/>
        <w:rPr>
          <w:highlight w:val="white"/>
        </w:rPr>
      </w:pPr>
      <w:r w:rsidRPr="00903DBA">
        <w:rPr>
          <w:highlight w:val="white"/>
        </w:rPr>
        <w:t xml:space="preserve">      return declarator;</w:t>
      </w:r>
    </w:p>
    <w:p w14:paraId="0A2B4F34" w14:textId="77777777" w:rsidR="006C1FD7" w:rsidRPr="00903DBA" w:rsidRDefault="006C1FD7" w:rsidP="006C1FD7">
      <w:pPr>
        <w:pStyle w:val="Code"/>
        <w:rPr>
          <w:highlight w:val="white"/>
        </w:rPr>
      </w:pPr>
      <w:r w:rsidRPr="00903DBA">
        <w:rPr>
          <w:highlight w:val="white"/>
        </w:rPr>
        <w:t xml:space="preserve">    }</w:t>
      </w:r>
    </w:p>
    <w:p w14:paraId="417EAF5B" w14:textId="77777777" w:rsidR="004A5F41" w:rsidRPr="00903DBA" w:rsidRDefault="004A5F41" w:rsidP="008E06B1">
      <w:pPr>
        <w:pStyle w:val="Rubrik4"/>
        <w:rPr>
          <w:highlight w:val="white"/>
        </w:rPr>
      </w:pPr>
      <w:r w:rsidRPr="00903DBA">
        <w:rPr>
          <w:highlight w:val="white"/>
        </w:rPr>
        <w:t>Direct Declarator</w:t>
      </w:r>
    </w:p>
    <w:p w14:paraId="058160B9" w14:textId="667881DB" w:rsidR="00840DDD" w:rsidRPr="00903DBA" w:rsidRDefault="00F64D92" w:rsidP="00103A8E">
      <w:pPr>
        <w:rPr>
          <w:highlight w:val="white"/>
        </w:rPr>
      </w:pPr>
      <w:r w:rsidRPr="00903DBA">
        <w:rPr>
          <w:highlight w:val="white"/>
        </w:rPr>
        <w:t>The next step after we have handled pointer markers is the direct declarator, which may hold an array or function declaration</w:t>
      </w:r>
      <w:r w:rsidR="006D6253" w:rsidRPr="00903DBA">
        <w:rPr>
          <w:highlight w:val="white"/>
        </w:rPr>
        <w:t xml:space="preserve">, or just a single name. </w:t>
      </w:r>
    </w:p>
    <w:p w14:paraId="234E2D6C" w14:textId="73E078A6" w:rsidR="00840DDD" w:rsidRPr="00903DBA" w:rsidRDefault="00840DDD" w:rsidP="00840DDD">
      <w:pPr>
        <w:pStyle w:val="Code"/>
        <w:rPr>
          <w:highlight w:val="white"/>
        </w:rPr>
      </w:pPr>
      <w:r w:rsidRPr="00903DBA">
        <w:rPr>
          <w:highlight w:val="white"/>
        </w:rPr>
        <w:t>direct_declarator:</w:t>
      </w:r>
    </w:p>
    <w:p w14:paraId="09315B8F" w14:textId="77777777" w:rsidR="00840DDD" w:rsidRPr="00903DBA" w:rsidRDefault="00840DDD" w:rsidP="00840DDD">
      <w:pPr>
        <w:pStyle w:val="Code"/>
        <w:rPr>
          <w:highlight w:val="white"/>
        </w:rPr>
      </w:pPr>
      <w:r w:rsidRPr="00903DBA">
        <w:rPr>
          <w:highlight w:val="white"/>
        </w:rPr>
        <w:t xml:space="preserve">    NAME {</w:t>
      </w:r>
    </w:p>
    <w:p w14:paraId="45922FD3" w14:textId="77777777" w:rsidR="00840DDD" w:rsidRPr="00903DBA" w:rsidRDefault="00840DDD" w:rsidP="00840DDD">
      <w:pPr>
        <w:pStyle w:val="Code"/>
        <w:rPr>
          <w:highlight w:val="white"/>
        </w:rPr>
      </w:pPr>
      <w:r w:rsidRPr="00903DBA">
        <w:rPr>
          <w:highlight w:val="white"/>
        </w:rPr>
        <w:lastRenderedPageBreak/>
        <w:t xml:space="preserve">      $$ = new Declarator($1);</w:t>
      </w:r>
    </w:p>
    <w:p w14:paraId="1441984F" w14:textId="64BAB1AC" w:rsidR="00840DDD" w:rsidRPr="00903DBA" w:rsidRDefault="00840DDD" w:rsidP="00840DDD">
      <w:pPr>
        <w:pStyle w:val="Code"/>
        <w:rPr>
          <w:highlight w:val="white"/>
        </w:rPr>
      </w:pPr>
      <w:r w:rsidRPr="00903DBA">
        <w:rPr>
          <w:highlight w:val="white"/>
        </w:rPr>
        <w:t xml:space="preserve">    }</w:t>
      </w:r>
    </w:p>
    <w:p w14:paraId="693F0227" w14:textId="0436913D" w:rsidR="00CD004E" w:rsidRPr="00903DBA" w:rsidRDefault="00CD004E" w:rsidP="00FD5814">
      <w:pPr>
        <w:rPr>
          <w:highlight w:val="white"/>
        </w:rPr>
      </w:pPr>
      <w:r w:rsidRPr="00903DBA">
        <w:rPr>
          <w:highlight w:val="white"/>
        </w:rPr>
        <w:t>Another form of direct declarator is another declarator</w:t>
      </w:r>
      <w:r w:rsidR="006D6253" w:rsidRPr="00903DBA">
        <w:rPr>
          <w:highlight w:val="white"/>
        </w:rPr>
        <w:t xml:space="preserve"> enclosed by parenthesis, i</w:t>
      </w:r>
      <w:r w:rsidR="00D57162" w:rsidRPr="00903DBA">
        <w:rPr>
          <w:highlight w:val="white"/>
        </w:rPr>
        <w:t xml:space="preserve">n </w:t>
      </w:r>
      <w:r w:rsidR="006D6253" w:rsidRPr="00903DBA">
        <w:rPr>
          <w:highlight w:val="white"/>
        </w:rPr>
        <w:t xml:space="preserve">which </w:t>
      </w:r>
      <w:r w:rsidR="00D57162" w:rsidRPr="00903DBA">
        <w:rPr>
          <w:highlight w:val="white"/>
        </w:rPr>
        <w:t xml:space="preserve">case we simply return the declarator. The parentheses </w:t>
      </w:r>
      <w:r w:rsidR="00262B08" w:rsidRPr="00903DBA">
        <w:rPr>
          <w:highlight w:val="white"/>
        </w:rPr>
        <w:t>are</w:t>
      </w:r>
      <w:r w:rsidR="00D57162" w:rsidRPr="00903DBA">
        <w:rPr>
          <w:highlight w:val="white"/>
        </w:rPr>
        <w:t xml:space="preserve"> present</w:t>
      </w:r>
      <w:r w:rsidR="006D6253" w:rsidRPr="00903DBA">
        <w:rPr>
          <w:highlight w:val="white"/>
        </w:rPr>
        <w:t xml:space="preserve"> only</w:t>
      </w:r>
      <w:r w:rsidR="00D57162" w:rsidRPr="00903DBA">
        <w:rPr>
          <w:highlight w:val="white"/>
        </w:rPr>
        <w:t xml:space="preserve"> to change the </w:t>
      </w:r>
      <w:r w:rsidR="00C90FC4" w:rsidRPr="00903DBA">
        <w:rPr>
          <w:highlight w:val="white"/>
        </w:rPr>
        <w:t>precedence</w:t>
      </w:r>
      <w:r w:rsidR="00D57162" w:rsidRPr="00903DBA">
        <w:rPr>
          <w:highlight w:val="white"/>
        </w:rPr>
        <w:t xml:space="preserve"> of the declarator. </w:t>
      </w:r>
    </w:p>
    <w:p w14:paraId="337CBC55" w14:textId="77777777" w:rsidR="00840DDD" w:rsidRPr="00903DBA" w:rsidRDefault="00840DDD" w:rsidP="00840DDD">
      <w:pPr>
        <w:pStyle w:val="Code"/>
        <w:rPr>
          <w:highlight w:val="white"/>
        </w:rPr>
      </w:pPr>
      <w:r w:rsidRPr="00903DBA">
        <w:rPr>
          <w:highlight w:val="white"/>
        </w:rPr>
        <w:t xml:space="preserve">  | LEFT_PARENTHESIS declarator RIGHT_PARENTHESIS {</w:t>
      </w:r>
    </w:p>
    <w:p w14:paraId="5351D41B" w14:textId="77777777" w:rsidR="00840DDD" w:rsidRPr="00903DBA" w:rsidRDefault="00840DDD" w:rsidP="00840DDD">
      <w:pPr>
        <w:pStyle w:val="Code"/>
        <w:rPr>
          <w:highlight w:val="white"/>
        </w:rPr>
      </w:pPr>
      <w:r w:rsidRPr="00903DBA">
        <w:rPr>
          <w:highlight w:val="white"/>
        </w:rPr>
        <w:t xml:space="preserve">      $$ = $2; </w:t>
      </w:r>
    </w:p>
    <w:p w14:paraId="0542F7BD" w14:textId="537DD7E1" w:rsidR="00840DDD" w:rsidRPr="00903DBA" w:rsidRDefault="00840DDD" w:rsidP="00840DDD">
      <w:pPr>
        <w:pStyle w:val="Code"/>
        <w:rPr>
          <w:highlight w:val="white"/>
        </w:rPr>
      </w:pPr>
      <w:r w:rsidRPr="00903DBA">
        <w:rPr>
          <w:highlight w:val="white"/>
        </w:rPr>
        <w:t xml:space="preserve">    }</w:t>
      </w:r>
    </w:p>
    <w:p w14:paraId="1DCFC3F5" w14:textId="618C5513" w:rsidR="00CD004E" w:rsidRPr="00903DBA" w:rsidRDefault="00CD004E" w:rsidP="002A02F6">
      <w:pPr>
        <w:rPr>
          <w:highlight w:val="white"/>
        </w:rPr>
      </w:pPr>
      <w:r w:rsidRPr="00903DBA">
        <w:rPr>
          <w:highlight w:val="white"/>
        </w:rPr>
        <w:t>A direct declarator can be an array declarato</w:t>
      </w:r>
      <w:r w:rsidR="00B7011A" w:rsidRPr="00903DBA">
        <w:rPr>
          <w:highlight w:val="white"/>
        </w:rPr>
        <w:t>r, with a constant expression enclosed by brackets.</w:t>
      </w:r>
    </w:p>
    <w:p w14:paraId="7526BEA9" w14:textId="77777777" w:rsidR="00840DDD" w:rsidRPr="00903DBA" w:rsidRDefault="00840DDD" w:rsidP="00840DDD">
      <w:pPr>
        <w:pStyle w:val="Code"/>
        <w:rPr>
          <w:highlight w:val="white"/>
        </w:rPr>
      </w:pPr>
      <w:r w:rsidRPr="00903DBA">
        <w:rPr>
          <w:highlight w:val="white"/>
        </w:rPr>
        <w:t xml:space="preserve">  | direct_declarator LEFT_SQUARE</w:t>
      </w:r>
    </w:p>
    <w:p w14:paraId="6A6D51A7" w14:textId="77777777" w:rsidR="00840DDD" w:rsidRPr="00903DBA" w:rsidRDefault="00840DDD" w:rsidP="00840DDD">
      <w:pPr>
        <w:pStyle w:val="Code"/>
        <w:rPr>
          <w:highlight w:val="white"/>
        </w:rPr>
      </w:pPr>
      <w:r w:rsidRPr="00903DBA">
        <w:rPr>
          <w:highlight w:val="white"/>
        </w:rPr>
        <w:t xml:space="preserve">    optional_constant_integral_expression RIGHT_SQUARE {</w:t>
      </w:r>
    </w:p>
    <w:p w14:paraId="7EE26209" w14:textId="77777777" w:rsidR="00840DDD" w:rsidRPr="00903DBA" w:rsidRDefault="00840DDD" w:rsidP="00840DDD">
      <w:pPr>
        <w:pStyle w:val="Code"/>
        <w:rPr>
          <w:highlight w:val="white"/>
        </w:rPr>
      </w:pPr>
      <w:r w:rsidRPr="00903DBA">
        <w:rPr>
          <w:highlight w:val="white"/>
        </w:rPr>
        <w:t xml:space="preserve">      $$ = MiddleCodeGenerator.ArrayType($1, $3);</w:t>
      </w:r>
    </w:p>
    <w:p w14:paraId="4DD7E276" w14:textId="0D80DFBC" w:rsidR="00840DDD" w:rsidRPr="00903DBA" w:rsidRDefault="00840DDD" w:rsidP="00840DDD">
      <w:pPr>
        <w:pStyle w:val="Code"/>
        <w:rPr>
          <w:highlight w:val="white"/>
        </w:rPr>
      </w:pPr>
      <w:r w:rsidRPr="00903DBA">
        <w:rPr>
          <w:highlight w:val="white"/>
        </w:rPr>
        <w:t xml:space="preserve">    }</w:t>
      </w:r>
    </w:p>
    <w:p w14:paraId="3290AA85" w14:textId="266E72C4" w:rsidR="00C50555" w:rsidRPr="00903DBA" w:rsidRDefault="00C50555" w:rsidP="00C50555">
      <w:pPr>
        <w:rPr>
          <w:highlight w:val="white"/>
        </w:rPr>
      </w:pPr>
      <w:r w:rsidRPr="00903DBA">
        <w:rPr>
          <w:highlight w:val="white"/>
        </w:rPr>
        <w:t xml:space="preserve">The </w:t>
      </w:r>
      <w:r w:rsidRPr="00903DBA">
        <w:rPr>
          <w:rStyle w:val="KeyWord0"/>
          <w:highlight w:val="white"/>
        </w:rPr>
        <w:t>ArrayType</w:t>
      </w:r>
      <w:r w:rsidRPr="00903DBA">
        <w:rPr>
          <w:highlight w:val="white"/>
        </w:rPr>
        <w:t xml:space="preserve"> method </w:t>
      </w:r>
      <w:r w:rsidR="008143FD" w:rsidRPr="00903DBA">
        <w:rPr>
          <w:highlight w:val="white"/>
        </w:rPr>
        <w:t>handles the declaration of an array.</w:t>
      </w:r>
      <w:r w:rsidR="00AE2152" w:rsidRPr="00903DBA">
        <w:rPr>
          <w:highlight w:val="white"/>
        </w:rPr>
        <w:t xml:space="preserve"> </w:t>
      </w:r>
      <w:proofErr w:type="gramStart"/>
      <w:r w:rsidR="00AE2152" w:rsidRPr="00903DBA">
        <w:rPr>
          <w:highlight w:val="white"/>
        </w:rPr>
        <w:t>Similar to</w:t>
      </w:r>
      <w:proofErr w:type="gramEnd"/>
      <w:r w:rsidR="00AE2152" w:rsidRPr="00903DBA">
        <w:rPr>
          <w:highlight w:val="white"/>
        </w:rPr>
        <w:t xml:space="preserve"> the pointer case above is that it is possible to omit the declarator. It is also possible to omit the expression within the brackets. However, the brackets must always be present in an array declaration.</w:t>
      </w:r>
    </w:p>
    <w:p w14:paraId="2413D596" w14:textId="43EE932B" w:rsidR="0030745E" w:rsidRPr="00903DBA" w:rsidRDefault="0030745E" w:rsidP="0030745E">
      <w:pPr>
        <w:pStyle w:val="CodeHeader"/>
        <w:rPr>
          <w:highlight w:val="white"/>
        </w:rPr>
      </w:pPr>
      <w:proofErr w:type="spellStart"/>
      <w:r w:rsidRPr="00903DBA">
        <w:rPr>
          <w:highlight w:val="white"/>
        </w:rPr>
        <w:t>MiddleCodeGenerator.cs</w:t>
      </w:r>
      <w:proofErr w:type="spellEnd"/>
    </w:p>
    <w:p w14:paraId="010317DB" w14:textId="77777777" w:rsidR="00522BB0" w:rsidRPr="00903DBA" w:rsidRDefault="00522BB0" w:rsidP="00522BB0">
      <w:pPr>
        <w:pStyle w:val="Code"/>
        <w:rPr>
          <w:highlight w:val="white"/>
        </w:rPr>
      </w:pPr>
      <w:r w:rsidRPr="00903DBA">
        <w:rPr>
          <w:highlight w:val="white"/>
        </w:rPr>
        <w:t xml:space="preserve">    public static Declarator ArrayType(Declarator declarator,</w:t>
      </w:r>
    </w:p>
    <w:p w14:paraId="6EB6E0EE" w14:textId="2AB591F8" w:rsidR="00522BB0" w:rsidRPr="00903DBA" w:rsidRDefault="00522BB0" w:rsidP="00522BB0">
      <w:pPr>
        <w:pStyle w:val="Code"/>
        <w:rPr>
          <w:highlight w:val="white"/>
        </w:rPr>
      </w:pPr>
      <w:r w:rsidRPr="00903DBA">
        <w:rPr>
          <w:highlight w:val="white"/>
        </w:rPr>
        <w:t xml:space="preserve">                                       Expression </w:t>
      </w:r>
      <w:r w:rsidR="00984F36" w:rsidRPr="00903DBA">
        <w:rPr>
          <w:highlight w:val="white"/>
        </w:rPr>
        <w:t>optionalSizeExpression</w:t>
      </w:r>
      <w:r w:rsidRPr="00903DBA">
        <w:rPr>
          <w:highlight w:val="white"/>
        </w:rPr>
        <w:t>) {</w:t>
      </w:r>
    </w:p>
    <w:p w14:paraId="78E00963" w14:textId="77777777" w:rsidR="00522BB0" w:rsidRPr="00903DBA" w:rsidRDefault="00522BB0" w:rsidP="00522BB0">
      <w:pPr>
        <w:pStyle w:val="Code"/>
        <w:rPr>
          <w:highlight w:val="white"/>
        </w:rPr>
      </w:pPr>
      <w:r w:rsidRPr="00903DBA">
        <w:rPr>
          <w:highlight w:val="white"/>
        </w:rPr>
        <w:t xml:space="preserve">      if (declarator == null) {</w:t>
      </w:r>
    </w:p>
    <w:p w14:paraId="45D51B2B" w14:textId="77777777" w:rsidR="00522BB0" w:rsidRPr="00903DBA" w:rsidRDefault="00522BB0" w:rsidP="00522BB0">
      <w:pPr>
        <w:pStyle w:val="Code"/>
        <w:rPr>
          <w:highlight w:val="white"/>
        </w:rPr>
      </w:pPr>
      <w:r w:rsidRPr="00903DBA">
        <w:rPr>
          <w:highlight w:val="white"/>
        </w:rPr>
        <w:t xml:space="preserve">        declarator = new Declarator(null);</w:t>
      </w:r>
    </w:p>
    <w:p w14:paraId="1B80125F" w14:textId="77777777" w:rsidR="00522BB0" w:rsidRPr="00903DBA" w:rsidRDefault="00522BB0" w:rsidP="00522BB0">
      <w:pPr>
        <w:pStyle w:val="Code"/>
        <w:rPr>
          <w:highlight w:val="white"/>
        </w:rPr>
      </w:pPr>
      <w:r w:rsidRPr="00903DBA">
        <w:rPr>
          <w:highlight w:val="white"/>
        </w:rPr>
        <w:t xml:space="preserve">      }</w:t>
      </w:r>
    </w:p>
    <w:p w14:paraId="1B4D8082" w14:textId="0D668D09" w:rsidR="00522BB0" w:rsidRPr="00903DBA" w:rsidRDefault="00286EE8" w:rsidP="00286EE8">
      <w:pPr>
        <w:rPr>
          <w:highlight w:val="white"/>
        </w:rPr>
      </w:pPr>
      <w:r w:rsidRPr="00903DBA">
        <w:rPr>
          <w:highlight w:val="white"/>
        </w:rPr>
        <w:t xml:space="preserve">If the array size expression is present, </w:t>
      </w:r>
      <w:r w:rsidR="00CF6820" w:rsidRPr="00903DBA">
        <w:rPr>
          <w:highlight w:val="white"/>
        </w:rPr>
        <w:t>the parser has already made sure it is a constant expression of integral type. But we must also check that the array (the value of the expression) is positive.</w:t>
      </w:r>
    </w:p>
    <w:p w14:paraId="47BF8B11" w14:textId="68C4D254" w:rsidR="006C1AE6" w:rsidRPr="00903DBA" w:rsidRDefault="006C1AE6" w:rsidP="00522BB0">
      <w:pPr>
        <w:pStyle w:val="Code"/>
        <w:rPr>
          <w:highlight w:val="white"/>
        </w:rPr>
      </w:pPr>
      <w:r w:rsidRPr="00903DBA">
        <w:rPr>
          <w:highlight w:val="white"/>
        </w:rPr>
        <w:t xml:space="preserve">      Type arrayType;</w:t>
      </w:r>
    </w:p>
    <w:p w14:paraId="0747C556" w14:textId="27B8088E" w:rsidR="00522BB0" w:rsidRPr="00903DBA" w:rsidRDefault="00522BB0" w:rsidP="00522BB0">
      <w:pPr>
        <w:pStyle w:val="Code"/>
        <w:rPr>
          <w:highlight w:val="white"/>
        </w:rPr>
      </w:pPr>
      <w:r w:rsidRPr="00903DBA">
        <w:rPr>
          <w:highlight w:val="white"/>
        </w:rPr>
        <w:t xml:space="preserve">      if (</w:t>
      </w:r>
      <w:r w:rsidR="00984F36" w:rsidRPr="00903DBA">
        <w:rPr>
          <w:highlight w:val="white"/>
        </w:rPr>
        <w:t>optionalSizeExpression</w:t>
      </w:r>
      <w:r w:rsidRPr="00903DBA">
        <w:rPr>
          <w:highlight w:val="white"/>
        </w:rPr>
        <w:t xml:space="preserve"> != null) {</w:t>
      </w:r>
    </w:p>
    <w:p w14:paraId="676A1A01" w14:textId="0C2E7384" w:rsidR="00522BB0" w:rsidRPr="00903DBA" w:rsidRDefault="00522BB0" w:rsidP="00522BB0">
      <w:pPr>
        <w:pStyle w:val="Code"/>
        <w:rPr>
          <w:highlight w:val="white"/>
        </w:rPr>
      </w:pPr>
      <w:r w:rsidRPr="00903DBA">
        <w:rPr>
          <w:highlight w:val="white"/>
        </w:rPr>
        <w:t xml:space="preserve">        Symbol optSizeSymbol = </w:t>
      </w:r>
      <w:r w:rsidR="00984F36" w:rsidRPr="00903DBA">
        <w:rPr>
          <w:highlight w:val="white"/>
        </w:rPr>
        <w:t>optionalSizeExpression</w:t>
      </w:r>
      <w:r w:rsidRPr="00903DBA">
        <w:rPr>
          <w:highlight w:val="white"/>
        </w:rPr>
        <w:t>.Symbol;</w:t>
      </w:r>
    </w:p>
    <w:p w14:paraId="6C74872E" w14:textId="77777777" w:rsidR="00522BB0" w:rsidRPr="00903DBA" w:rsidRDefault="00522BB0" w:rsidP="00522BB0">
      <w:pPr>
        <w:pStyle w:val="Code"/>
        <w:rPr>
          <w:highlight w:val="white"/>
        </w:rPr>
      </w:pPr>
      <w:r w:rsidRPr="00903DBA">
        <w:rPr>
          <w:highlight w:val="white"/>
        </w:rPr>
        <w:t xml:space="preserve">        int arraySize = (int) ((BigInteger) optSizeSymbol.Value);</w:t>
      </w:r>
    </w:p>
    <w:p w14:paraId="63FB60AF" w14:textId="77777777" w:rsidR="00522BB0" w:rsidRPr="00903DBA" w:rsidRDefault="00522BB0" w:rsidP="00522BB0">
      <w:pPr>
        <w:pStyle w:val="Code"/>
        <w:rPr>
          <w:highlight w:val="white"/>
        </w:rPr>
      </w:pPr>
      <w:r w:rsidRPr="00903DBA">
        <w:rPr>
          <w:highlight w:val="white"/>
        </w:rPr>
        <w:t xml:space="preserve">        Assert.Error(arraySize &gt; 0, arraySize,</w:t>
      </w:r>
    </w:p>
    <w:p w14:paraId="4D72E25A" w14:textId="28F46367" w:rsidR="00522BB0" w:rsidRPr="00903DBA" w:rsidRDefault="00522BB0" w:rsidP="00522BB0">
      <w:pPr>
        <w:pStyle w:val="Code"/>
        <w:rPr>
          <w:highlight w:val="white"/>
        </w:rPr>
      </w:pPr>
      <w:r w:rsidRPr="00903DBA">
        <w:rPr>
          <w:highlight w:val="white"/>
        </w:rPr>
        <w:t xml:space="preserve">                     Message.Non__positive_array_size);</w:t>
      </w:r>
    </w:p>
    <w:p w14:paraId="4B626D3D" w14:textId="1D03E425" w:rsidR="00522BB0" w:rsidRPr="00903DBA" w:rsidRDefault="00522BB0" w:rsidP="00522BB0">
      <w:pPr>
        <w:pStyle w:val="Code"/>
        <w:rPr>
          <w:highlight w:val="white"/>
        </w:rPr>
      </w:pPr>
      <w:r w:rsidRPr="00903DBA">
        <w:rPr>
          <w:highlight w:val="white"/>
        </w:rPr>
        <w:t xml:space="preserve">        arrayType = new Type(arraySize, null);</w:t>
      </w:r>
    </w:p>
    <w:p w14:paraId="6250DA40" w14:textId="77777777" w:rsidR="00522BB0" w:rsidRPr="00903DBA" w:rsidRDefault="00522BB0" w:rsidP="00522BB0">
      <w:pPr>
        <w:pStyle w:val="Code"/>
        <w:rPr>
          <w:highlight w:val="white"/>
        </w:rPr>
      </w:pPr>
      <w:r w:rsidRPr="00903DBA">
        <w:rPr>
          <w:highlight w:val="white"/>
        </w:rPr>
        <w:t xml:space="preserve">      }</w:t>
      </w:r>
    </w:p>
    <w:p w14:paraId="75D1693A" w14:textId="564E2B9C" w:rsidR="00CF6820" w:rsidRPr="00903DBA" w:rsidRDefault="00CF6820" w:rsidP="00CF6820">
      <w:pPr>
        <w:rPr>
          <w:highlight w:val="white"/>
        </w:rPr>
      </w:pPr>
      <w:r w:rsidRPr="00903DBA">
        <w:rPr>
          <w:highlight w:val="white"/>
        </w:rPr>
        <w:t>If the array size expression is not present, we create a new arra</w:t>
      </w:r>
      <w:r w:rsidR="006C1AE6" w:rsidRPr="00903DBA">
        <w:rPr>
          <w:highlight w:val="white"/>
        </w:rPr>
        <w:t>y type of zero size</w:t>
      </w:r>
      <w:r w:rsidR="00FA53E2" w:rsidRPr="00903DBA">
        <w:rPr>
          <w:highlight w:val="white"/>
        </w:rPr>
        <w:t>.</w:t>
      </w:r>
    </w:p>
    <w:p w14:paraId="52D1AD5A" w14:textId="77777777" w:rsidR="00522BB0" w:rsidRPr="00903DBA" w:rsidRDefault="00522BB0" w:rsidP="00522BB0">
      <w:pPr>
        <w:pStyle w:val="Code"/>
        <w:rPr>
          <w:highlight w:val="white"/>
        </w:rPr>
      </w:pPr>
      <w:r w:rsidRPr="00903DBA">
        <w:rPr>
          <w:highlight w:val="white"/>
        </w:rPr>
        <w:t xml:space="preserve">      else {</w:t>
      </w:r>
    </w:p>
    <w:p w14:paraId="50F4494F" w14:textId="05180C71" w:rsidR="00522BB0" w:rsidRPr="00903DBA" w:rsidRDefault="00522BB0" w:rsidP="00522BB0">
      <w:pPr>
        <w:pStyle w:val="Code"/>
        <w:rPr>
          <w:highlight w:val="white"/>
        </w:rPr>
      </w:pPr>
      <w:r w:rsidRPr="00903DBA">
        <w:rPr>
          <w:highlight w:val="white"/>
        </w:rPr>
        <w:t xml:space="preserve">        arrayType = new Type(0, null);</w:t>
      </w:r>
    </w:p>
    <w:p w14:paraId="7F7B4ED3" w14:textId="77777777" w:rsidR="00522BB0" w:rsidRPr="00903DBA" w:rsidRDefault="00522BB0" w:rsidP="00522BB0">
      <w:pPr>
        <w:pStyle w:val="Code"/>
        <w:rPr>
          <w:highlight w:val="white"/>
        </w:rPr>
      </w:pPr>
      <w:r w:rsidRPr="00903DBA">
        <w:rPr>
          <w:highlight w:val="white"/>
        </w:rPr>
        <w:t xml:space="preserve">      }</w:t>
      </w:r>
    </w:p>
    <w:p w14:paraId="388BF707" w14:textId="1AC19E68" w:rsidR="00522BB0" w:rsidRPr="00903DBA" w:rsidRDefault="00FA53E2" w:rsidP="00FA53E2">
      <w:pPr>
        <w:rPr>
          <w:highlight w:val="white"/>
        </w:rPr>
      </w:pPr>
      <w:r w:rsidRPr="00903DBA">
        <w:rPr>
          <w:highlight w:val="white"/>
        </w:rPr>
        <w:t xml:space="preserve">We add the array type to the declarator, which we return. Note that the type of the array is yet unknown, which is why </w:t>
      </w:r>
      <w:r w:rsidR="003B7E88" w:rsidRPr="00903DBA">
        <w:rPr>
          <w:highlight w:val="white"/>
        </w:rPr>
        <w:t xml:space="preserve">it is </w:t>
      </w:r>
      <w:r w:rsidRPr="00903DBA">
        <w:rPr>
          <w:highlight w:val="white"/>
        </w:rPr>
        <w:t>null.</w:t>
      </w:r>
    </w:p>
    <w:p w14:paraId="5A247203" w14:textId="2595F451" w:rsidR="006C1AE6" w:rsidRPr="00903DBA" w:rsidRDefault="006C1AE6" w:rsidP="006C1AE6">
      <w:pPr>
        <w:pStyle w:val="Code"/>
        <w:rPr>
          <w:highlight w:val="white"/>
        </w:rPr>
      </w:pPr>
      <w:r w:rsidRPr="00903DBA">
        <w:rPr>
          <w:highlight w:val="white"/>
        </w:rPr>
        <w:t xml:space="preserve">      declarator.Add(arrayType);</w:t>
      </w:r>
    </w:p>
    <w:p w14:paraId="6C90A37A" w14:textId="77777777" w:rsidR="00522BB0" w:rsidRPr="00903DBA" w:rsidRDefault="00522BB0" w:rsidP="00522BB0">
      <w:pPr>
        <w:pStyle w:val="Code"/>
        <w:rPr>
          <w:highlight w:val="white"/>
        </w:rPr>
      </w:pPr>
      <w:r w:rsidRPr="00903DBA">
        <w:rPr>
          <w:highlight w:val="white"/>
        </w:rPr>
        <w:t xml:space="preserve">      return declarator;</w:t>
      </w:r>
    </w:p>
    <w:p w14:paraId="03DC7AA8" w14:textId="77777777" w:rsidR="00522BB0" w:rsidRPr="00903DBA" w:rsidRDefault="00522BB0" w:rsidP="00522BB0">
      <w:pPr>
        <w:pStyle w:val="Code"/>
        <w:rPr>
          <w:highlight w:val="white"/>
        </w:rPr>
      </w:pPr>
      <w:r w:rsidRPr="00903DBA">
        <w:rPr>
          <w:highlight w:val="white"/>
        </w:rPr>
        <w:t xml:space="preserve">    }</w:t>
      </w:r>
    </w:p>
    <w:p w14:paraId="7F007013" w14:textId="344F6A9C" w:rsidR="003B7E88" w:rsidRPr="00903DBA" w:rsidRDefault="003B7E88" w:rsidP="003B7E88">
      <w:pPr>
        <w:rPr>
          <w:highlight w:val="white"/>
        </w:rPr>
      </w:pPr>
      <w:r w:rsidRPr="00903DBA">
        <w:rPr>
          <w:highlight w:val="white"/>
        </w:rPr>
        <w:t>The next kind of direct declarator is the</w:t>
      </w:r>
      <w:r w:rsidR="00EA70FE" w:rsidRPr="00903DBA">
        <w:rPr>
          <w:highlight w:val="white"/>
        </w:rPr>
        <w:t xml:space="preserve"> new-style</w:t>
      </w:r>
      <w:r w:rsidRPr="00903DBA">
        <w:rPr>
          <w:highlight w:val="white"/>
        </w:rPr>
        <w:t xml:space="preserve"> function </w:t>
      </w:r>
      <w:r w:rsidR="00EA70FE" w:rsidRPr="00903DBA">
        <w:rPr>
          <w:highlight w:val="white"/>
        </w:rPr>
        <w:t>declarator</w:t>
      </w:r>
      <w:r w:rsidRPr="00903DBA">
        <w:rPr>
          <w:highlight w:val="white"/>
        </w:rPr>
        <w:t xml:space="preserve">, </w:t>
      </w:r>
      <w:r w:rsidR="00EA70FE" w:rsidRPr="00903DBA">
        <w:rPr>
          <w:highlight w:val="white"/>
        </w:rPr>
        <w:t>with</w:t>
      </w:r>
      <w:r w:rsidRPr="00903DBA">
        <w:rPr>
          <w:highlight w:val="white"/>
        </w:rPr>
        <w:t xml:space="preserve"> parentheses </w:t>
      </w:r>
      <w:r w:rsidR="00FD4DC5" w:rsidRPr="00903DBA">
        <w:rPr>
          <w:highlight w:val="white"/>
        </w:rPr>
        <w:t xml:space="preserve">enclosing </w:t>
      </w:r>
      <w:r w:rsidRPr="00903DBA">
        <w:rPr>
          <w:highlight w:val="white"/>
        </w:rPr>
        <w:t>a</w:t>
      </w:r>
      <w:r w:rsidR="00FD4DC5" w:rsidRPr="00903DBA">
        <w:rPr>
          <w:highlight w:val="white"/>
        </w:rPr>
        <w:t xml:space="preserve"> variable</w:t>
      </w:r>
      <w:r w:rsidRPr="00903DBA">
        <w:rPr>
          <w:highlight w:val="white"/>
        </w:rPr>
        <w:t xml:space="preserve"> parameter list.</w:t>
      </w:r>
      <w:r w:rsidR="00FD4DC5" w:rsidRPr="00903DBA">
        <w:rPr>
          <w:highlight w:val="white"/>
        </w:rPr>
        <w:t xml:space="preserve"> A variable parameter list is a parameter list that may be finished with the variable</w:t>
      </w:r>
      <w:r w:rsidR="00EA70FE" w:rsidRPr="00903DBA">
        <w:rPr>
          <w:highlight w:val="white"/>
        </w:rPr>
        <w:t xml:space="preserve"> marker (‘…’).</w:t>
      </w:r>
    </w:p>
    <w:p w14:paraId="0A693B7B" w14:textId="10E6BD7F" w:rsidR="00522BB0" w:rsidRPr="00903DBA" w:rsidRDefault="00522BB0" w:rsidP="0030745E">
      <w:pPr>
        <w:pStyle w:val="CodeHeader"/>
        <w:rPr>
          <w:highlight w:val="white"/>
        </w:rPr>
      </w:pPr>
      <w:proofErr w:type="spellStart"/>
      <w:r w:rsidRPr="00903DBA">
        <w:rPr>
          <w:highlight w:val="white"/>
        </w:rPr>
        <w:t>MainParser.gppg</w:t>
      </w:r>
      <w:proofErr w:type="spellEnd"/>
    </w:p>
    <w:p w14:paraId="3685F04F" w14:textId="77777777" w:rsidR="00454B7F" w:rsidRPr="00903DBA" w:rsidRDefault="00840DDD" w:rsidP="00840DDD">
      <w:pPr>
        <w:pStyle w:val="Code"/>
        <w:rPr>
          <w:highlight w:val="white"/>
        </w:rPr>
      </w:pPr>
      <w:r w:rsidRPr="00903DBA">
        <w:rPr>
          <w:highlight w:val="white"/>
        </w:rPr>
        <w:t xml:space="preserve">  | direct_declarator</w:t>
      </w:r>
    </w:p>
    <w:p w14:paraId="6E17B7FC" w14:textId="45A77E7A" w:rsidR="00840DDD" w:rsidRPr="00903DBA" w:rsidRDefault="00454B7F" w:rsidP="00840DDD">
      <w:pPr>
        <w:pStyle w:val="Code"/>
        <w:rPr>
          <w:highlight w:val="white"/>
        </w:rPr>
      </w:pPr>
      <w:r w:rsidRPr="00903DBA">
        <w:rPr>
          <w:highlight w:val="white"/>
        </w:rPr>
        <w:t xml:space="preserve">    </w:t>
      </w:r>
      <w:r w:rsidR="00840DDD" w:rsidRPr="00903DBA">
        <w:rPr>
          <w:highlight w:val="white"/>
        </w:rPr>
        <w:t>LEFT_PARENTHESIS parameter_ellipse_list RIGHT_PARENTHESIS</w:t>
      </w:r>
      <w:r w:rsidRPr="00903DBA">
        <w:rPr>
          <w:highlight w:val="white"/>
        </w:rPr>
        <w:t xml:space="preserve"> </w:t>
      </w:r>
      <w:r w:rsidR="00840DDD" w:rsidRPr="00903DBA">
        <w:rPr>
          <w:highlight w:val="white"/>
        </w:rPr>
        <w:t>{</w:t>
      </w:r>
    </w:p>
    <w:p w14:paraId="1EFA26B3" w14:textId="77777777" w:rsidR="00840DDD" w:rsidRPr="00903DBA" w:rsidRDefault="00840DDD" w:rsidP="00840DDD">
      <w:pPr>
        <w:pStyle w:val="Code"/>
        <w:rPr>
          <w:highlight w:val="white"/>
        </w:rPr>
      </w:pPr>
      <w:r w:rsidRPr="00903DBA">
        <w:rPr>
          <w:highlight w:val="white"/>
        </w:rPr>
        <w:lastRenderedPageBreak/>
        <w:t xml:space="preserve">      $$ = MiddleCodeGenerator.</w:t>
      </w:r>
    </w:p>
    <w:p w14:paraId="7DAB6715" w14:textId="77777777" w:rsidR="00840DDD" w:rsidRPr="00903DBA" w:rsidRDefault="00840DDD" w:rsidP="00840DDD">
      <w:pPr>
        <w:pStyle w:val="Code"/>
        <w:rPr>
          <w:highlight w:val="white"/>
        </w:rPr>
      </w:pPr>
      <w:r w:rsidRPr="00903DBA">
        <w:rPr>
          <w:highlight w:val="white"/>
        </w:rPr>
        <w:t xml:space="preserve">           NewFunctionDeclaration($1, $3.First, $3.Second);</w:t>
      </w:r>
    </w:p>
    <w:p w14:paraId="339E8A77" w14:textId="13E6E564" w:rsidR="00840DDD" w:rsidRPr="00903DBA" w:rsidRDefault="00840DDD" w:rsidP="00840DDD">
      <w:pPr>
        <w:pStyle w:val="Code"/>
        <w:rPr>
          <w:highlight w:val="white"/>
        </w:rPr>
      </w:pPr>
      <w:r w:rsidRPr="00903DBA">
        <w:rPr>
          <w:highlight w:val="white"/>
        </w:rPr>
        <w:t xml:space="preserve">    }</w:t>
      </w:r>
    </w:p>
    <w:p w14:paraId="088BA083" w14:textId="3911E555" w:rsidR="0088324D" w:rsidRPr="00903DBA" w:rsidRDefault="0088324D" w:rsidP="0088324D">
      <w:pPr>
        <w:rPr>
          <w:highlight w:val="white"/>
        </w:rPr>
      </w:pPr>
      <w:r w:rsidRPr="00903DBA">
        <w:rPr>
          <w:highlight w:val="white"/>
        </w:rPr>
        <w:t xml:space="preserve">The </w:t>
      </w:r>
      <w:r w:rsidRPr="00903DBA">
        <w:rPr>
          <w:rStyle w:val="KeyWord0"/>
          <w:highlight w:val="white"/>
        </w:rPr>
        <w:t>NewFunctionDeclaration</w:t>
      </w:r>
      <w:r w:rsidRPr="00903DBA">
        <w:rPr>
          <w:highlight w:val="white"/>
        </w:rPr>
        <w:t xml:space="preserve"> </w:t>
      </w:r>
      <w:r w:rsidR="00EF06D9" w:rsidRPr="00903DBA">
        <w:rPr>
          <w:highlight w:val="white"/>
        </w:rPr>
        <w:t xml:space="preserve">handles a new-style function declaration. </w:t>
      </w:r>
    </w:p>
    <w:p w14:paraId="1BFAF5F0" w14:textId="78DB1A44" w:rsidR="008223BF" w:rsidRPr="00903DBA" w:rsidRDefault="008223BF" w:rsidP="008223BF">
      <w:pPr>
        <w:pStyle w:val="CodeHeader"/>
        <w:rPr>
          <w:highlight w:val="white"/>
        </w:rPr>
      </w:pPr>
      <w:proofErr w:type="spellStart"/>
      <w:r w:rsidRPr="00903DBA">
        <w:rPr>
          <w:highlight w:val="white"/>
        </w:rPr>
        <w:t>MiddleCodeGenerator.cs</w:t>
      </w:r>
      <w:proofErr w:type="spellEnd"/>
    </w:p>
    <w:p w14:paraId="4889843B" w14:textId="77777777" w:rsidR="00F46792" w:rsidRPr="00903DBA" w:rsidRDefault="00F46792" w:rsidP="00F46792">
      <w:pPr>
        <w:pStyle w:val="Code"/>
        <w:rPr>
          <w:highlight w:val="white"/>
        </w:rPr>
      </w:pPr>
      <w:r w:rsidRPr="00903DBA">
        <w:rPr>
          <w:highlight w:val="white"/>
        </w:rPr>
        <w:t xml:space="preserve">    public static Declarator NewFunctionDeclaration(Declarator declarator,</w:t>
      </w:r>
    </w:p>
    <w:p w14:paraId="5EA2A4F9" w14:textId="028F8B61" w:rsidR="00F46792" w:rsidRPr="00903DBA" w:rsidRDefault="00F46792" w:rsidP="00F46792">
      <w:pPr>
        <w:pStyle w:val="Code"/>
        <w:rPr>
          <w:highlight w:val="white"/>
        </w:rPr>
      </w:pPr>
      <w:r w:rsidRPr="00903DBA">
        <w:rPr>
          <w:highlight w:val="white"/>
        </w:rPr>
        <w:t xml:space="preserve">                                                   List&lt;Symbol&gt; parameterList,</w:t>
      </w:r>
    </w:p>
    <w:p w14:paraId="209FC09F" w14:textId="57E2AC0E" w:rsidR="00F46792" w:rsidRPr="00903DBA" w:rsidRDefault="00F46792" w:rsidP="00F46792">
      <w:pPr>
        <w:pStyle w:val="Code"/>
        <w:rPr>
          <w:highlight w:val="white"/>
        </w:rPr>
      </w:pPr>
      <w:r w:rsidRPr="00903DBA">
        <w:rPr>
          <w:highlight w:val="white"/>
        </w:rPr>
        <w:t xml:space="preserve">                                                   bool ellipse) {</w:t>
      </w:r>
    </w:p>
    <w:p w14:paraId="4547CFB2" w14:textId="77777777" w:rsidR="00992B54" w:rsidRPr="00903DBA" w:rsidRDefault="00992B54" w:rsidP="00992B54">
      <w:pPr>
        <w:rPr>
          <w:highlight w:val="white"/>
        </w:rPr>
      </w:pPr>
      <w:r w:rsidRPr="00903DBA">
        <w:rPr>
          <w:highlight w:val="white"/>
        </w:rPr>
        <w:t>It is not allowed to add a variable marker to an empty parameter list, it must always be at least one parameter.</w:t>
      </w:r>
    </w:p>
    <w:p w14:paraId="3BAA2E42" w14:textId="77777777" w:rsidR="00F46792" w:rsidRPr="00903DBA" w:rsidRDefault="00F46792" w:rsidP="00F46792">
      <w:pPr>
        <w:pStyle w:val="Code"/>
        <w:rPr>
          <w:highlight w:val="white"/>
        </w:rPr>
      </w:pPr>
      <w:r w:rsidRPr="00903DBA">
        <w:rPr>
          <w:highlight w:val="white"/>
        </w:rPr>
        <w:t xml:space="preserve">      if (parameterList.Count == 0) {</w:t>
      </w:r>
    </w:p>
    <w:p w14:paraId="0ABD6608" w14:textId="77777777" w:rsidR="00F46792" w:rsidRPr="00903DBA" w:rsidRDefault="00F46792" w:rsidP="00F46792">
      <w:pPr>
        <w:pStyle w:val="Code"/>
        <w:rPr>
          <w:highlight w:val="white"/>
        </w:rPr>
      </w:pPr>
      <w:r w:rsidRPr="00903DBA">
        <w:rPr>
          <w:highlight w:val="white"/>
        </w:rPr>
        <w:t xml:space="preserve">        Assert.Error(!ellipse, "...",</w:t>
      </w:r>
    </w:p>
    <w:p w14:paraId="1F000265" w14:textId="77777777" w:rsidR="00F46792" w:rsidRPr="00903DBA" w:rsidRDefault="00F46792" w:rsidP="00F46792">
      <w:pPr>
        <w:pStyle w:val="Code"/>
        <w:rPr>
          <w:highlight w:val="white"/>
        </w:rPr>
      </w:pPr>
      <w:r w:rsidRPr="00903DBA">
        <w:rPr>
          <w:highlight w:val="white"/>
        </w:rPr>
        <w:t xml:space="preserve">            Message.An_elliptic_function_must_have_at_least_one_parameter);</w:t>
      </w:r>
    </w:p>
    <w:p w14:paraId="5E68AD17" w14:textId="77777777" w:rsidR="00F46792" w:rsidRPr="00903DBA" w:rsidRDefault="00F46792" w:rsidP="00F46792">
      <w:pPr>
        <w:pStyle w:val="Code"/>
        <w:rPr>
          <w:highlight w:val="white"/>
        </w:rPr>
      </w:pPr>
      <w:r w:rsidRPr="00903DBA">
        <w:rPr>
          <w:highlight w:val="white"/>
        </w:rPr>
        <w:t xml:space="preserve">      }</w:t>
      </w:r>
    </w:p>
    <w:p w14:paraId="08B982CC" w14:textId="32781F50" w:rsidR="00EB1883" w:rsidRPr="00903DBA" w:rsidRDefault="00EB1883" w:rsidP="00EB1883">
      <w:pPr>
        <w:rPr>
          <w:highlight w:val="white"/>
        </w:rPr>
      </w:pPr>
      <w:r w:rsidRPr="00903DBA">
        <w:rPr>
          <w:highlight w:val="white"/>
        </w:rPr>
        <w:t xml:space="preserve">It </w:t>
      </w:r>
      <w:proofErr w:type="gramStart"/>
      <w:r w:rsidRPr="00903DBA">
        <w:rPr>
          <w:highlight w:val="white"/>
        </w:rPr>
        <w:t>is allowed to</w:t>
      </w:r>
      <w:proofErr w:type="gramEnd"/>
      <w:r w:rsidRPr="00903DBA">
        <w:rPr>
          <w:highlight w:val="white"/>
        </w:rPr>
        <w:t xml:space="preserve"> have a </w:t>
      </w:r>
      <w:r w:rsidRPr="00903DBA">
        <w:rPr>
          <w:rStyle w:val="KeyWord0"/>
          <w:highlight w:val="white"/>
        </w:rPr>
        <w:t>void</w:t>
      </w:r>
      <w:r w:rsidRPr="00903DBA">
        <w:rPr>
          <w:highlight w:val="white"/>
        </w:rPr>
        <w:t xml:space="preserve"> parameter </w:t>
      </w:r>
      <w:r w:rsidR="00C61130" w:rsidRPr="00903DBA">
        <w:rPr>
          <w:highlight w:val="white"/>
        </w:rPr>
        <w:t xml:space="preserve">if </w:t>
      </w:r>
      <w:r w:rsidRPr="00903DBA">
        <w:rPr>
          <w:highlight w:val="white"/>
        </w:rPr>
        <w:t>it is the only parameter in the list</w:t>
      </w:r>
      <w:r w:rsidR="00C61130" w:rsidRPr="00903DBA">
        <w:rPr>
          <w:highlight w:val="white"/>
        </w:rPr>
        <w:t>, and there is no variable marker.</w:t>
      </w:r>
    </w:p>
    <w:p w14:paraId="5CA02CD4" w14:textId="77777777" w:rsidR="00F46792" w:rsidRPr="00903DBA" w:rsidRDefault="00F46792" w:rsidP="00F46792">
      <w:pPr>
        <w:pStyle w:val="Code"/>
        <w:rPr>
          <w:highlight w:val="white"/>
        </w:rPr>
      </w:pPr>
      <w:r w:rsidRPr="00903DBA">
        <w:rPr>
          <w:highlight w:val="white"/>
        </w:rPr>
        <w:t xml:space="preserve">      else if ((parameterList.Count == 1) &amp;&amp; parameterList[0].Type.IsVoid()) {</w:t>
      </w:r>
    </w:p>
    <w:p w14:paraId="07E4A2E0" w14:textId="77777777" w:rsidR="00F46792" w:rsidRPr="00903DBA" w:rsidRDefault="00F46792" w:rsidP="00F46792">
      <w:pPr>
        <w:pStyle w:val="Code"/>
        <w:rPr>
          <w:highlight w:val="white"/>
        </w:rPr>
      </w:pPr>
      <w:r w:rsidRPr="00903DBA">
        <w:rPr>
          <w:highlight w:val="white"/>
        </w:rPr>
        <w:t xml:space="preserve">        Assert.Error(parameterList[0].Name == null,</w:t>
      </w:r>
    </w:p>
    <w:p w14:paraId="69492764" w14:textId="77777777" w:rsidR="00F46792" w:rsidRPr="00903DBA" w:rsidRDefault="00F46792" w:rsidP="00F46792">
      <w:pPr>
        <w:pStyle w:val="Code"/>
        <w:rPr>
          <w:highlight w:val="white"/>
        </w:rPr>
      </w:pPr>
      <w:r w:rsidRPr="00903DBA">
        <w:rPr>
          <w:highlight w:val="white"/>
        </w:rPr>
        <w:t xml:space="preserve">                     parameterList[0].Name,</w:t>
      </w:r>
    </w:p>
    <w:p w14:paraId="36791420" w14:textId="77777777" w:rsidR="00F46792" w:rsidRPr="00903DBA" w:rsidRDefault="00F46792" w:rsidP="00F46792">
      <w:pPr>
        <w:pStyle w:val="Code"/>
        <w:rPr>
          <w:highlight w:val="white"/>
        </w:rPr>
      </w:pPr>
      <w:r w:rsidRPr="00903DBA">
        <w:rPr>
          <w:highlight w:val="white"/>
        </w:rPr>
        <w:t xml:space="preserve">                     Message.A_void_parameter_cannot_be_named);</w:t>
      </w:r>
    </w:p>
    <w:p w14:paraId="5E05DF92" w14:textId="77777777" w:rsidR="00F46792" w:rsidRPr="00903DBA" w:rsidRDefault="00F46792" w:rsidP="00F46792">
      <w:pPr>
        <w:pStyle w:val="Code"/>
        <w:rPr>
          <w:highlight w:val="white"/>
        </w:rPr>
      </w:pPr>
      <w:r w:rsidRPr="00903DBA">
        <w:rPr>
          <w:highlight w:val="white"/>
        </w:rPr>
        <w:t xml:space="preserve">        Assert.Error(!ellipse, "...", Message.</w:t>
      </w:r>
    </w:p>
    <w:p w14:paraId="225EDCFA" w14:textId="77777777" w:rsidR="00F46792" w:rsidRPr="00903DBA" w:rsidRDefault="00F46792" w:rsidP="00F46792">
      <w:pPr>
        <w:pStyle w:val="Code"/>
        <w:rPr>
          <w:highlight w:val="white"/>
        </w:rPr>
      </w:pPr>
      <w:r w:rsidRPr="00903DBA">
        <w:rPr>
          <w:highlight w:val="white"/>
        </w:rPr>
        <w:t xml:space="preserve">                     An_elliptic_function_cannot_have_a_void_parameter);</w:t>
      </w:r>
    </w:p>
    <w:p w14:paraId="2C501CBE" w14:textId="77777777" w:rsidR="00F46792" w:rsidRPr="00903DBA" w:rsidRDefault="00F46792" w:rsidP="00F46792">
      <w:pPr>
        <w:pStyle w:val="Code"/>
        <w:rPr>
          <w:highlight w:val="white"/>
        </w:rPr>
      </w:pPr>
      <w:r w:rsidRPr="00903DBA">
        <w:rPr>
          <w:highlight w:val="white"/>
        </w:rPr>
        <w:t xml:space="preserve">        parameterList.Clear();</w:t>
      </w:r>
    </w:p>
    <w:p w14:paraId="186B6829" w14:textId="77777777" w:rsidR="00F46792" w:rsidRPr="00903DBA" w:rsidRDefault="00F46792" w:rsidP="00F46792">
      <w:pPr>
        <w:pStyle w:val="Code"/>
        <w:rPr>
          <w:highlight w:val="white"/>
        </w:rPr>
      </w:pPr>
      <w:r w:rsidRPr="00903DBA">
        <w:rPr>
          <w:highlight w:val="white"/>
        </w:rPr>
        <w:t xml:space="preserve">      }</w:t>
      </w:r>
    </w:p>
    <w:p w14:paraId="12382F96" w14:textId="0B80298D" w:rsidR="00C61130" w:rsidRPr="00903DBA" w:rsidRDefault="00C61130" w:rsidP="00C61130">
      <w:pPr>
        <w:rPr>
          <w:highlight w:val="white"/>
        </w:rPr>
      </w:pPr>
      <w:r w:rsidRPr="00903DBA">
        <w:rPr>
          <w:highlight w:val="white"/>
        </w:rPr>
        <w:t xml:space="preserve">Otherwise, a </w:t>
      </w:r>
      <w:r w:rsidRPr="00903DBA">
        <w:rPr>
          <w:rStyle w:val="KeyWord0"/>
          <w:highlight w:val="white"/>
        </w:rPr>
        <w:t>void</w:t>
      </w:r>
      <w:r w:rsidRPr="00903DBA">
        <w:rPr>
          <w:highlight w:val="white"/>
        </w:rPr>
        <w:t xml:space="preserve"> parameter is not allowed.</w:t>
      </w:r>
    </w:p>
    <w:p w14:paraId="32C2B4F1" w14:textId="77777777" w:rsidR="00F46792" w:rsidRPr="00903DBA" w:rsidRDefault="00F46792" w:rsidP="00F46792">
      <w:pPr>
        <w:pStyle w:val="Code"/>
        <w:rPr>
          <w:highlight w:val="white"/>
        </w:rPr>
      </w:pPr>
      <w:r w:rsidRPr="00903DBA">
        <w:rPr>
          <w:highlight w:val="white"/>
        </w:rPr>
        <w:t xml:space="preserve">      else {</w:t>
      </w:r>
    </w:p>
    <w:p w14:paraId="72A44309" w14:textId="77777777" w:rsidR="00F46792" w:rsidRPr="00903DBA" w:rsidRDefault="00F46792" w:rsidP="00F46792">
      <w:pPr>
        <w:pStyle w:val="Code"/>
        <w:rPr>
          <w:highlight w:val="white"/>
        </w:rPr>
      </w:pPr>
      <w:r w:rsidRPr="00903DBA">
        <w:rPr>
          <w:highlight w:val="white"/>
        </w:rPr>
        <w:t xml:space="preserve">        foreach (Symbol symbol in parameterList) {</w:t>
      </w:r>
    </w:p>
    <w:p w14:paraId="22ACA708" w14:textId="77777777" w:rsidR="00F46792" w:rsidRPr="00903DBA" w:rsidRDefault="00F46792" w:rsidP="00F46792">
      <w:pPr>
        <w:pStyle w:val="Code"/>
        <w:rPr>
          <w:highlight w:val="white"/>
        </w:rPr>
      </w:pPr>
      <w:r w:rsidRPr="00903DBA">
        <w:rPr>
          <w:highlight w:val="white"/>
        </w:rPr>
        <w:t xml:space="preserve">          Assert.Error(!symbol.Type.IsVoid(),</w:t>
      </w:r>
    </w:p>
    <w:p w14:paraId="5490B3FF" w14:textId="77777777" w:rsidR="00F46792" w:rsidRPr="00903DBA" w:rsidRDefault="00F46792" w:rsidP="00F46792">
      <w:pPr>
        <w:pStyle w:val="Code"/>
        <w:rPr>
          <w:highlight w:val="white"/>
        </w:rPr>
      </w:pPr>
      <w:r w:rsidRPr="00903DBA">
        <w:rPr>
          <w:highlight w:val="white"/>
        </w:rPr>
        <w:t xml:space="preserve">                       Message.Invalid_void_parameter);</w:t>
      </w:r>
    </w:p>
    <w:p w14:paraId="4E563286" w14:textId="77777777" w:rsidR="00F46792" w:rsidRPr="00903DBA" w:rsidRDefault="00F46792" w:rsidP="00F46792">
      <w:pPr>
        <w:pStyle w:val="Code"/>
        <w:rPr>
          <w:highlight w:val="white"/>
        </w:rPr>
      </w:pPr>
      <w:r w:rsidRPr="00903DBA">
        <w:rPr>
          <w:highlight w:val="white"/>
        </w:rPr>
        <w:t xml:space="preserve">        }</w:t>
      </w:r>
    </w:p>
    <w:p w14:paraId="5BDD264E" w14:textId="77777777" w:rsidR="00F46792" w:rsidRPr="00903DBA" w:rsidRDefault="00F46792" w:rsidP="00F46792">
      <w:pPr>
        <w:pStyle w:val="Code"/>
        <w:rPr>
          <w:highlight w:val="white"/>
        </w:rPr>
      </w:pPr>
      <w:r w:rsidRPr="00903DBA">
        <w:rPr>
          <w:highlight w:val="white"/>
        </w:rPr>
        <w:t xml:space="preserve">      }</w:t>
      </w:r>
    </w:p>
    <w:p w14:paraId="144EAECD" w14:textId="092684E2" w:rsidR="002C2E81" w:rsidRPr="00903DBA" w:rsidRDefault="00ED3E0A" w:rsidP="0041747D">
      <w:pPr>
        <w:rPr>
          <w:highlight w:val="white"/>
        </w:rPr>
      </w:pPr>
      <w:r w:rsidRPr="00903DBA">
        <w:rPr>
          <w:highlight w:val="white"/>
        </w:rPr>
        <w:t>Finally</w:t>
      </w:r>
      <w:r w:rsidR="00D44C68" w:rsidRPr="00903DBA">
        <w:rPr>
          <w:highlight w:val="white"/>
        </w:rPr>
        <w:t xml:space="preserve">, </w:t>
      </w:r>
      <w:r w:rsidR="0041747D" w:rsidRPr="00903DBA">
        <w:rPr>
          <w:highlight w:val="white"/>
        </w:rPr>
        <w:t xml:space="preserve">we create a </w:t>
      </w:r>
      <w:r w:rsidR="006A278D" w:rsidRPr="00903DBA">
        <w:rPr>
          <w:highlight w:val="white"/>
        </w:rPr>
        <w:t xml:space="preserve">new-style </w:t>
      </w:r>
      <w:r w:rsidR="0041747D" w:rsidRPr="00903DBA">
        <w:rPr>
          <w:highlight w:val="white"/>
        </w:rPr>
        <w:t>function type with the parameter list and ellipse status, add it to the declarator, and return the declarator.</w:t>
      </w:r>
      <w:r w:rsidR="00604316" w:rsidRPr="00903DBA">
        <w:rPr>
          <w:highlight w:val="white"/>
        </w:rPr>
        <w:t xml:space="preserve"> Note that we do not add a return type (the first parameter is null), since it will be added to the declarator by the specifier.</w:t>
      </w:r>
    </w:p>
    <w:p w14:paraId="785999A7" w14:textId="77777777" w:rsidR="00F46792" w:rsidRPr="00903DBA" w:rsidRDefault="00F46792" w:rsidP="00F46792">
      <w:pPr>
        <w:pStyle w:val="Code"/>
        <w:rPr>
          <w:highlight w:val="white"/>
        </w:rPr>
      </w:pPr>
      <w:r w:rsidRPr="00903DBA">
        <w:rPr>
          <w:highlight w:val="white"/>
        </w:rPr>
        <w:t xml:space="preserve">      declarator.Add(new Type(null, parameterList, ellipse));</w:t>
      </w:r>
    </w:p>
    <w:p w14:paraId="2068852B" w14:textId="77777777" w:rsidR="00F46792" w:rsidRPr="00903DBA" w:rsidRDefault="00F46792" w:rsidP="00F46792">
      <w:pPr>
        <w:pStyle w:val="Code"/>
        <w:rPr>
          <w:highlight w:val="white"/>
        </w:rPr>
      </w:pPr>
      <w:r w:rsidRPr="00903DBA">
        <w:rPr>
          <w:highlight w:val="white"/>
        </w:rPr>
        <w:t xml:space="preserve">      return declarator;</w:t>
      </w:r>
    </w:p>
    <w:p w14:paraId="64C992DE" w14:textId="77777777" w:rsidR="00F46792" w:rsidRPr="00903DBA" w:rsidRDefault="00F46792" w:rsidP="00F46792">
      <w:pPr>
        <w:pStyle w:val="Code"/>
        <w:rPr>
          <w:highlight w:val="white"/>
        </w:rPr>
      </w:pPr>
      <w:r w:rsidRPr="00903DBA">
        <w:rPr>
          <w:highlight w:val="white"/>
        </w:rPr>
        <w:t xml:space="preserve">    }</w:t>
      </w:r>
    </w:p>
    <w:p w14:paraId="72590404" w14:textId="5DDD715D" w:rsidR="00604316" w:rsidRPr="00903DBA" w:rsidRDefault="00604316" w:rsidP="00604316">
      <w:pPr>
        <w:rPr>
          <w:highlight w:val="white"/>
        </w:rPr>
      </w:pPr>
      <w:r w:rsidRPr="00903DBA">
        <w:rPr>
          <w:highlight w:val="white"/>
        </w:rPr>
        <w:t xml:space="preserve">The next </w:t>
      </w:r>
      <w:r w:rsidR="00C250ED" w:rsidRPr="00903DBA">
        <w:rPr>
          <w:highlight w:val="white"/>
        </w:rPr>
        <w:t>declarator is the old-style function declarator</w:t>
      </w:r>
      <w:r w:rsidR="00B10CDD" w:rsidRPr="00903DBA">
        <w:rPr>
          <w:highlight w:val="white"/>
        </w:rPr>
        <w:t>, where the parameter list is a list of strings.</w:t>
      </w:r>
    </w:p>
    <w:p w14:paraId="2C48FD71" w14:textId="0870630A" w:rsidR="008223BF" w:rsidRPr="00903DBA" w:rsidRDefault="008223BF" w:rsidP="008223BF">
      <w:pPr>
        <w:pStyle w:val="CodeHeader"/>
        <w:rPr>
          <w:highlight w:val="white"/>
        </w:rPr>
      </w:pPr>
      <w:proofErr w:type="spellStart"/>
      <w:r w:rsidRPr="00903DBA">
        <w:rPr>
          <w:highlight w:val="white"/>
        </w:rPr>
        <w:t>MainParser.gppg</w:t>
      </w:r>
      <w:proofErr w:type="spellEnd"/>
    </w:p>
    <w:p w14:paraId="6432B831" w14:textId="77777777" w:rsidR="00840DDD" w:rsidRPr="00903DBA" w:rsidRDefault="00840DDD" w:rsidP="00840DDD">
      <w:pPr>
        <w:pStyle w:val="Code"/>
        <w:rPr>
          <w:highlight w:val="white"/>
        </w:rPr>
      </w:pPr>
      <w:r w:rsidRPr="00903DBA">
        <w:rPr>
          <w:highlight w:val="white"/>
        </w:rPr>
        <w:t xml:space="preserve">  | direct_declarator LEFT_PARENTHESIS</w:t>
      </w:r>
    </w:p>
    <w:p w14:paraId="08D11C27" w14:textId="3BB0F70B" w:rsidR="00840DDD" w:rsidRPr="00903DBA" w:rsidRDefault="00840DDD" w:rsidP="00840DDD">
      <w:pPr>
        <w:pStyle w:val="Code"/>
        <w:rPr>
          <w:highlight w:val="white"/>
        </w:rPr>
      </w:pPr>
      <w:r w:rsidRPr="00903DBA">
        <w:rPr>
          <w:highlight w:val="white"/>
        </w:rPr>
        <w:t xml:space="preserve">   </w:t>
      </w:r>
      <w:r w:rsidR="0079291B" w:rsidRPr="00903DBA">
        <w:rPr>
          <w:highlight w:val="white"/>
        </w:rPr>
        <w:t xml:space="preserve"> </w:t>
      </w:r>
      <w:r w:rsidRPr="00903DBA">
        <w:rPr>
          <w:highlight w:val="white"/>
        </w:rPr>
        <w:t>optional_name_list RIGHT_PARENTHESIS {</w:t>
      </w:r>
    </w:p>
    <w:p w14:paraId="5931AA4E" w14:textId="77777777" w:rsidR="00840DDD" w:rsidRPr="00903DBA" w:rsidRDefault="00840DDD" w:rsidP="00840DDD">
      <w:pPr>
        <w:pStyle w:val="Code"/>
        <w:rPr>
          <w:highlight w:val="white"/>
        </w:rPr>
      </w:pPr>
      <w:r w:rsidRPr="00903DBA">
        <w:rPr>
          <w:highlight w:val="white"/>
        </w:rPr>
        <w:t xml:space="preserve">      $$ = MiddleCodeGenerator.OldFunctionDeclaration($1, $3);</w:t>
      </w:r>
    </w:p>
    <w:p w14:paraId="615F5DA2" w14:textId="63294F5F" w:rsidR="00840DDD" w:rsidRPr="00903DBA" w:rsidRDefault="00840DDD" w:rsidP="00840DDD">
      <w:pPr>
        <w:pStyle w:val="Code"/>
        <w:rPr>
          <w:highlight w:val="white"/>
        </w:rPr>
      </w:pPr>
      <w:r w:rsidRPr="00903DBA">
        <w:rPr>
          <w:highlight w:val="white"/>
        </w:rPr>
        <w:t xml:space="preserve">    };</w:t>
      </w:r>
    </w:p>
    <w:p w14:paraId="42D6D69D" w14:textId="6C89A147" w:rsidR="00256011" w:rsidRPr="00903DBA" w:rsidRDefault="00256011" w:rsidP="00256011">
      <w:pPr>
        <w:rPr>
          <w:highlight w:val="white"/>
        </w:rPr>
      </w:pPr>
      <w:r w:rsidRPr="00903DBA">
        <w:rPr>
          <w:highlight w:val="white"/>
        </w:rPr>
        <w:t xml:space="preserve">The </w:t>
      </w:r>
      <w:r w:rsidRPr="00903DBA">
        <w:rPr>
          <w:rStyle w:val="KeyWord0"/>
          <w:highlight w:val="white"/>
        </w:rPr>
        <w:t>OldFunctionDeclaration</w:t>
      </w:r>
      <w:r w:rsidRPr="00903DBA">
        <w:rPr>
          <w:highlight w:val="white"/>
        </w:rPr>
        <w:t xml:space="preserve"> method </w:t>
      </w:r>
      <w:r w:rsidR="00274815" w:rsidRPr="00903DBA">
        <w:rPr>
          <w:highlight w:val="white"/>
        </w:rPr>
        <w:t>handles the old-style function declaration</w:t>
      </w:r>
      <w:r w:rsidR="00CF2C88" w:rsidRPr="00903DBA">
        <w:rPr>
          <w:highlight w:val="white"/>
        </w:rPr>
        <w:t>. The only thing we need to test is that the same name does not occur twice in the name list.</w:t>
      </w:r>
    </w:p>
    <w:p w14:paraId="573E9271" w14:textId="77777777" w:rsidR="008223BF" w:rsidRPr="00903DBA" w:rsidRDefault="008223BF" w:rsidP="008223BF">
      <w:pPr>
        <w:pStyle w:val="CodeHeader"/>
        <w:rPr>
          <w:highlight w:val="white"/>
        </w:rPr>
      </w:pPr>
      <w:proofErr w:type="spellStart"/>
      <w:r w:rsidRPr="00903DBA">
        <w:rPr>
          <w:highlight w:val="white"/>
        </w:rPr>
        <w:t>MiddleCodeGenerator.cs</w:t>
      </w:r>
      <w:proofErr w:type="spellEnd"/>
    </w:p>
    <w:p w14:paraId="3DFE27FA" w14:textId="77777777" w:rsidR="002C2E81" w:rsidRPr="00903DBA" w:rsidRDefault="002C2E81" w:rsidP="002C2E81">
      <w:pPr>
        <w:pStyle w:val="Code"/>
        <w:rPr>
          <w:highlight w:val="white"/>
        </w:rPr>
      </w:pPr>
      <w:r w:rsidRPr="00903DBA">
        <w:rPr>
          <w:highlight w:val="white"/>
        </w:rPr>
        <w:t xml:space="preserve">    public static Declarator OldFunctionDeclaration(Declarator declarator,</w:t>
      </w:r>
    </w:p>
    <w:p w14:paraId="5A507AC2" w14:textId="77777777" w:rsidR="002C2E81" w:rsidRPr="00903DBA" w:rsidRDefault="002C2E81" w:rsidP="002C2E81">
      <w:pPr>
        <w:pStyle w:val="Code"/>
        <w:rPr>
          <w:highlight w:val="white"/>
        </w:rPr>
      </w:pPr>
      <w:r w:rsidRPr="00903DBA">
        <w:rPr>
          <w:highlight w:val="white"/>
        </w:rPr>
        <w:t xml:space="preserve">                                                    List&lt;string&gt; nameList) {</w:t>
      </w:r>
    </w:p>
    <w:p w14:paraId="0EE69151" w14:textId="6730CED2" w:rsidR="00727110" w:rsidRPr="00903DBA" w:rsidRDefault="00727110" w:rsidP="00727110">
      <w:pPr>
        <w:rPr>
          <w:highlight w:val="white"/>
        </w:rPr>
      </w:pPr>
      <w:r w:rsidRPr="00903DBA">
        <w:rPr>
          <w:highlight w:val="white"/>
        </w:rPr>
        <w:lastRenderedPageBreak/>
        <w:t xml:space="preserve">We create a set and add the names of the name list to the set. The </w:t>
      </w:r>
      <w:r w:rsidRPr="00903DBA">
        <w:rPr>
          <w:rStyle w:val="KeyWord0"/>
          <w:highlight w:val="white"/>
        </w:rPr>
        <w:t>Add</w:t>
      </w:r>
      <w:r w:rsidRPr="00903DBA">
        <w:rPr>
          <w:highlight w:val="white"/>
        </w:rPr>
        <w:t xml:space="preserve"> method returns true </w:t>
      </w:r>
      <w:proofErr w:type="gramStart"/>
      <w:r w:rsidR="007B2690" w:rsidRPr="00903DBA">
        <w:rPr>
          <w:highlight w:val="white"/>
        </w:rPr>
        <w:t>as long as</w:t>
      </w:r>
      <w:proofErr w:type="gramEnd"/>
      <w:r w:rsidR="007B2690" w:rsidRPr="00903DBA">
        <w:rPr>
          <w:highlight w:val="white"/>
        </w:rPr>
        <w:t xml:space="preserve"> the name does not already occur in the set.</w:t>
      </w:r>
    </w:p>
    <w:p w14:paraId="0F1B72E1" w14:textId="7D8FC0DB" w:rsidR="002C2E81" w:rsidRPr="00903DBA" w:rsidRDefault="002C2E81" w:rsidP="002C2E81">
      <w:pPr>
        <w:pStyle w:val="Code"/>
        <w:rPr>
          <w:highlight w:val="white"/>
        </w:rPr>
      </w:pPr>
      <w:r w:rsidRPr="00903DBA">
        <w:rPr>
          <w:highlight w:val="white"/>
        </w:rPr>
        <w:t xml:space="preserve">      ISet&lt;string&gt; nameSet = new HashSet&lt;string&gt;();</w:t>
      </w:r>
    </w:p>
    <w:p w14:paraId="2B12EB78" w14:textId="77777777" w:rsidR="002C2E81" w:rsidRPr="00903DBA" w:rsidRDefault="002C2E81" w:rsidP="002C2E81">
      <w:pPr>
        <w:pStyle w:val="Code"/>
        <w:rPr>
          <w:highlight w:val="white"/>
        </w:rPr>
      </w:pPr>
      <w:r w:rsidRPr="00903DBA">
        <w:rPr>
          <w:highlight w:val="white"/>
        </w:rPr>
        <w:t xml:space="preserve">      foreach (string name in nameList) {</w:t>
      </w:r>
    </w:p>
    <w:p w14:paraId="0FE02A3F" w14:textId="77777777" w:rsidR="002C2E81" w:rsidRPr="00903DBA" w:rsidRDefault="002C2E81" w:rsidP="002C2E81">
      <w:pPr>
        <w:pStyle w:val="Code"/>
        <w:rPr>
          <w:highlight w:val="white"/>
        </w:rPr>
      </w:pPr>
      <w:r w:rsidRPr="00903DBA">
        <w:rPr>
          <w:highlight w:val="white"/>
        </w:rPr>
        <w:t xml:space="preserve">        Assert.Error(nameSet.Add(name), name, Message.Name_already_defined);</w:t>
      </w:r>
    </w:p>
    <w:p w14:paraId="25C16996" w14:textId="77777777" w:rsidR="002C2E81" w:rsidRPr="00903DBA" w:rsidRDefault="002C2E81" w:rsidP="002C2E81">
      <w:pPr>
        <w:pStyle w:val="Code"/>
        <w:rPr>
          <w:highlight w:val="white"/>
        </w:rPr>
      </w:pPr>
      <w:r w:rsidRPr="00903DBA">
        <w:rPr>
          <w:highlight w:val="white"/>
        </w:rPr>
        <w:t xml:space="preserve">      }</w:t>
      </w:r>
    </w:p>
    <w:p w14:paraId="57B4DBEB" w14:textId="60D11167" w:rsidR="006A278D" w:rsidRPr="00903DBA" w:rsidRDefault="006A278D" w:rsidP="006A278D">
      <w:pPr>
        <w:rPr>
          <w:highlight w:val="white"/>
        </w:rPr>
      </w:pPr>
      <w:r w:rsidRPr="00903DBA">
        <w:rPr>
          <w:highlight w:val="white"/>
        </w:rPr>
        <w:t>Finally, we create a</w:t>
      </w:r>
      <w:r w:rsidR="00462138" w:rsidRPr="00903DBA">
        <w:rPr>
          <w:highlight w:val="white"/>
        </w:rPr>
        <w:t>n</w:t>
      </w:r>
      <w:r w:rsidRPr="00903DBA">
        <w:rPr>
          <w:highlight w:val="white"/>
        </w:rPr>
        <w:t xml:space="preserve"> old-style function type with the name list, add it to the declarator, and return the declarator. </w:t>
      </w:r>
      <w:r w:rsidR="00462138" w:rsidRPr="00903DBA">
        <w:rPr>
          <w:highlight w:val="white"/>
        </w:rPr>
        <w:t>Again, n</w:t>
      </w:r>
      <w:r w:rsidRPr="00903DBA">
        <w:rPr>
          <w:highlight w:val="white"/>
        </w:rPr>
        <w:t>ote that we do not add a return type since it will be added to the declarator by the specifier.</w:t>
      </w:r>
    </w:p>
    <w:p w14:paraId="79775E30" w14:textId="77777777" w:rsidR="002C2E81" w:rsidRPr="00903DBA" w:rsidRDefault="002C2E81" w:rsidP="002C2E81">
      <w:pPr>
        <w:pStyle w:val="Code"/>
        <w:rPr>
          <w:highlight w:val="white"/>
        </w:rPr>
      </w:pPr>
      <w:r w:rsidRPr="00903DBA">
        <w:rPr>
          <w:highlight w:val="white"/>
        </w:rPr>
        <w:t xml:space="preserve">      declarator.Add(new Type(null, nameList));</w:t>
      </w:r>
    </w:p>
    <w:p w14:paraId="73655C22" w14:textId="77777777" w:rsidR="002C2E81" w:rsidRPr="00903DBA" w:rsidRDefault="002C2E81" w:rsidP="002C2E81">
      <w:pPr>
        <w:pStyle w:val="Code"/>
        <w:rPr>
          <w:highlight w:val="white"/>
        </w:rPr>
      </w:pPr>
      <w:r w:rsidRPr="00903DBA">
        <w:rPr>
          <w:highlight w:val="white"/>
        </w:rPr>
        <w:t xml:space="preserve">      return declarator;</w:t>
      </w:r>
    </w:p>
    <w:p w14:paraId="0873844F" w14:textId="4F958A69" w:rsidR="002C2E81" w:rsidRPr="00903DBA" w:rsidRDefault="002C2E81" w:rsidP="00840DDD">
      <w:pPr>
        <w:pStyle w:val="Code"/>
        <w:rPr>
          <w:highlight w:val="white"/>
        </w:rPr>
      </w:pPr>
      <w:r w:rsidRPr="00903DBA">
        <w:rPr>
          <w:highlight w:val="white"/>
        </w:rPr>
        <w:t xml:space="preserve">    }</w:t>
      </w:r>
    </w:p>
    <w:p w14:paraId="009FFF01" w14:textId="4C67627A" w:rsidR="002C2E81" w:rsidRPr="00903DBA" w:rsidRDefault="0054137B" w:rsidP="0054137B">
      <w:pPr>
        <w:pStyle w:val="CodeHeader"/>
        <w:rPr>
          <w:highlight w:val="white"/>
        </w:rPr>
      </w:pPr>
      <w:proofErr w:type="spellStart"/>
      <w:r w:rsidRPr="00903DBA">
        <w:rPr>
          <w:highlight w:val="white"/>
        </w:rPr>
        <w:t>MainParser.gppg</w:t>
      </w:r>
      <w:proofErr w:type="spellEnd"/>
    </w:p>
    <w:p w14:paraId="398DF5BB" w14:textId="77777777" w:rsidR="00840DDD" w:rsidRPr="00903DBA" w:rsidRDefault="00840DDD" w:rsidP="00840DDD">
      <w:pPr>
        <w:pStyle w:val="Code"/>
        <w:rPr>
          <w:highlight w:val="white"/>
        </w:rPr>
      </w:pPr>
      <w:r w:rsidRPr="00903DBA">
        <w:rPr>
          <w:highlight w:val="white"/>
        </w:rPr>
        <w:t>optional_parameter_ellipse_list:</w:t>
      </w:r>
    </w:p>
    <w:p w14:paraId="1618DFBA" w14:textId="77777777" w:rsidR="00840DDD" w:rsidRPr="00903DBA" w:rsidRDefault="00840DDD" w:rsidP="00840DDD">
      <w:pPr>
        <w:pStyle w:val="Code"/>
        <w:rPr>
          <w:highlight w:val="white"/>
        </w:rPr>
      </w:pPr>
      <w:r w:rsidRPr="00903DBA">
        <w:rPr>
          <w:highlight w:val="white"/>
        </w:rPr>
        <w:t xml:space="preserve">    /* Empty */            { $$ = null; }</w:t>
      </w:r>
    </w:p>
    <w:p w14:paraId="534B9F69" w14:textId="77777777" w:rsidR="00840DDD" w:rsidRPr="00903DBA" w:rsidRDefault="00840DDD" w:rsidP="00840DDD">
      <w:pPr>
        <w:pStyle w:val="Code"/>
        <w:rPr>
          <w:highlight w:val="white"/>
        </w:rPr>
      </w:pPr>
      <w:r w:rsidRPr="00903DBA">
        <w:rPr>
          <w:highlight w:val="white"/>
        </w:rPr>
        <w:t xml:space="preserve">  | parameter_ellipse_list { $$ = $1;   };</w:t>
      </w:r>
    </w:p>
    <w:p w14:paraId="172F6BDE" w14:textId="437D1925" w:rsidR="00840DDD" w:rsidRPr="00903DBA" w:rsidRDefault="00D72EAF" w:rsidP="00D72EAF">
      <w:pPr>
        <w:rPr>
          <w:highlight w:val="white"/>
        </w:rPr>
      </w:pPr>
      <w:r w:rsidRPr="00903DBA">
        <w:rPr>
          <w:highlight w:val="white"/>
        </w:rPr>
        <w:t xml:space="preserve">The </w:t>
      </w:r>
      <w:r w:rsidRPr="00903DBA">
        <w:rPr>
          <w:rStyle w:val="KeyWord0"/>
          <w:highlight w:val="white"/>
        </w:rPr>
        <w:t>parameter_ellipse_list</w:t>
      </w:r>
      <w:r w:rsidRPr="00903DBA">
        <w:rPr>
          <w:highlight w:val="white"/>
        </w:rPr>
        <w:t xml:space="preserve"> rule</w:t>
      </w:r>
      <w:r w:rsidR="006438D9" w:rsidRPr="00903DBA">
        <w:rPr>
          <w:highlight w:val="white"/>
        </w:rPr>
        <w:t xml:space="preserve"> </w:t>
      </w:r>
      <w:r w:rsidR="00BC6E8B" w:rsidRPr="00903DBA">
        <w:rPr>
          <w:highlight w:val="white"/>
        </w:rPr>
        <w:t>returns a pair of the parameter list and a Boolean value representing the presence of the ellipse marker</w:t>
      </w:r>
      <w:r w:rsidR="00ED79B4" w:rsidRPr="00903DBA">
        <w:rPr>
          <w:highlight w:val="white"/>
        </w:rPr>
        <w:t>.</w:t>
      </w:r>
    </w:p>
    <w:p w14:paraId="497F666D" w14:textId="77777777" w:rsidR="001723B3" w:rsidRPr="00903DBA" w:rsidRDefault="001723B3" w:rsidP="001723B3">
      <w:pPr>
        <w:pStyle w:val="Code"/>
        <w:rPr>
          <w:highlight w:val="white"/>
        </w:rPr>
      </w:pPr>
      <w:r w:rsidRPr="00903DBA">
        <w:rPr>
          <w:highlight w:val="white"/>
        </w:rPr>
        <w:t>parameter_ellipse_list:</w:t>
      </w:r>
    </w:p>
    <w:p w14:paraId="37894AA0" w14:textId="77777777" w:rsidR="001723B3" w:rsidRPr="00903DBA" w:rsidRDefault="001723B3" w:rsidP="001723B3">
      <w:pPr>
        <w:pStyle w:val="Code"/>
        <w:rPr>
          <w:highlight w:val="white"/>
        </w:rPr>
      </w:pPr>
      <w:r w:rsidRPr="00903DBA">
        <w:rPr>
          <w:highlight w:val="white"/>
        </w:rPr>
        <w:t xml:space="preserve">    parameter_list {</w:t>
      </w:r>
    </w:p>
    <w:p w14:paraId="2900AC9A" w14:textId="77777777" w:rsidR="001723B3" w:rsidRPr="00903DBA" w:rsidRDefault="001723B3" w:rsidP="001723B3">
      <w:pPr>
        <w:pStyle w:val="Code"/>
        <w:rPr>
          <w:highlight w:val="white"/>
        </w:rPr>
      </w:pPr>
      <w:r w:rsidRPr="00903DBA">
        <w:rPr>
          <w:highlight w:val="white"/>
        </w:rPr>
        <w:t xml:space="preserve">      $$ = new Pair&lt;List&lt;Symbol&gt;,Boolean&gt;($1, false);</w:t>
      </w:r>
    </w:p>
    <w:p w14:paraId="19EA4692" w14:textId="77777777" w:rsidR="001723B3" w:rsidRPr="00903DBA" w:rsidRDefault="001723B3" w:rsidP="001723B3">
      <w:pPr>
        <w:pStyle w:val="Code"/>
        <w:rPr>
          <w:highlight w:val="white"/>
        </w:rPr>
      </w:pPr>
      <w:r w:rsidRPr="00903DBA">
        <w:rPr>
          <w:highlight w:val="white"/>
        </w:rPr>
        <w:t xml:space="preserve">    }</w:t>
      </w:r>
    </w:p>
    <w:p w14:paraId="4BA21279" w14:textId="77777777" w:rsidR="001723B3" w:rsidRPr="00903DBA" w:rsidRDefault="001723B3" w:rsidP="001723B3">
      <w:pPr>
        <w:pStyle w:val="Code"/>
        <w:rPr>
          <w:highlight w:val="white"/>
        </w:rPr>
      </w:pPr>
      <w:r w:rsidRPr="00903DBA">
        <w:rPr>
          <w:highlight w:val="white"/>
        </w:rPr>
        <w:t xml:space="preserve">  | parameter_list COMMA ELLIPSE {</w:t>
      </w:r>
    </w:p>
    <w:p w14:paraId="23AB9815" w14:textId="77777777" w:rsidR="001723B3" w:rsidRPr="00903DBA" w:rsidRDefault="001723B3" w:rsidP="001723B3">
      <w:pPr>
        <w:pStyle w:val="Code"/>
        <w:rPr>
          <w:highlight w:val="white"/>
        </w:rPr>
      </w:pPr>
      <w:r w:rsidRPr="00903DBA">
        <w:rPr>
          <w:highlight w:val="white"/>
        </w:rPr>
        <w:t xml:space="preserve">      $$ = new Pair&lt;List&lt;Symbol&gt;,Boolean&gt;($1, true);</w:t>
      </w:r>
    </w:p>
    <w:p w14:paraId="08F6153B" w14:textId="77777777" w:rsidR="001723B3" w:rsidRPr="00903DBA" w:rsidRDefault="001723B3" w:rsidP="001723B3">
      <w:pPr>
        <w:pStyle w:val="Code"/>
        <w:rPr>
          <w:highlight w:val="white"/>
        </w:rPr>
      </w:pPr>
      <w:r w:rsidRPr="00903DBA">
        <w:rPr>
          <w:highlight w:val="white"/>
        </w:rPr>
        <w:t xml:space="preserve">    };</w:t>
      </w:r>
    </w:p>
    <w:p w14:paraId="3EE30812" w14:textId="02938783" w:rsidR="00352719" w:rsidRPr="00903DBA" w:rsidRDefault="00352719" w:rsidP="00352719">
      <w:pPr>
        <w:rPr>
          <w:highlight w:val="white"/>
        </w:rPr>
      </w:pPr>
      <w:r w:rsidRPr="00903DBA">
        <w:rPr>
          <w:highlight w:val="white"/>
        </w:rPr>
        <w:t>For each parameter</w:t>
      </w:r>
      <w:r w:rsidR="00F13BC3" w:rsidRPr="00903DBA">
        <w:rPr>
          <w:highlight w:val="white"/>
        </w:rPr>
        <w:t xml:space="preserve"> declaration</w:t>
      </w:r>
      <w:r w:rsidRPr="00903DBA">
        <w:rPr>
          <w:highlight w:val="white"/>
        </w:rPr>
        <w:t>, we push the scope of the current symbol table on a stack</w:t>
      </w:r>
      <w:r w:rsidR="00F13BC3" w:rsidRPr="00903DBA">
        <w:rPr>
          <w:highlight w:val="white"/>
        </w:rPr>
        <w:t xml:space="preserve"> that we pop after the parsing of the declaration. This is because there are special rules for the storage specifiers of parameters (only </w:t>
      </w:r>
      <w:r w:rsidR="00F13BC3" w:rsidRPr="00903DBA">
        <w:rPr>
          <w:rStyle w:val="KeyWord0"/>
          <w:highlight w:val="white"/>
        </w:rPr>
        <w:t>auto</w:t>
      </w:r>
      <w:r w:rsidR="00F13BC3" w:rsidRPr="00903DBA">
        <w:rPr>
          <w:highlight w:val="white"/>
        </w:rPr>
        <w:t xml:space="preserve"> or </w:t>
      </w:r>
      <w:r w:rsidR="00F13BC3" w:rsidRPr="00903DBA">
        <w:rPr>
          <w:rStyle w:val="KeyWord0"/>
          <w:highlight w:val="white"/>
        </w:rPr>
        <w:t>register</w:t>
      </w:r>
      <w:r w:rsidR="00F13BC3" w:rsidRPr="00903DBA">
        <w:rPr>
          <w:highlight w:val="white"/>
        </w:rPr>
        <w:t xml:space="preserve"> allowed)</w:t>
      </w:r>
      <w:r w:rsidR="00C84573" w:rsidRPr="00903DBA">
        <w:rPr>
          <w:highlight w:val="white"/>
        </w:rPr>
        <w:t xml:space="preserve"> for the </w:t>
      </w:r>
      <w:r w:rsidR="00C84573" w:rsidRPr="00903DBA">
        <w:rPr>
          <w:rStyle w:val="KeyWord0"/>
          <w:highlight w:val="white"/>
        </w:rPr>
        <w:t>Specifier</w:t>
      </w:r>
      <w:r w:rsidR="00C84573" w:rsidRPr="00903DBA">
        <w:rPr>
          <w:highlight w:val="white"/>
        </w:rPr>
        <w:t xml:space="preserve"> class to handle.</w:t>
      </w:r>
    </w:p>
    <w:p w14:paraId="2FB1EAD0" w14:textId="77777777" w:rsidR="00DD1B23" w:rsidRPr="00903DBA" w:rsidRDefault="00DD1B23" w:rsidP="00DD1B23">
      <w:pPr>
        <w:pStyle w:val="Code"/>
        <w:rPr>
          <w:highlight w:val="white"/>
        </w:rPr>
      </w:pPr>
      <w:r w:rsidRPr="00903DBA">
        <w:rPr>
          <w:highlight w:val="white"/>
        </w:rPr>
        <w:t>parameter_list:</w:t>
      </w:r>
    </w:p>
    <w:p w14:paraId="5789EF0C" w14:textId="77777777" w:rsidR="00DD1B23" w:rsidRPr="00903DBA" w:rsidRDefault="00DD1B23" w:rsidP="00DD1B23">
      <w:pPr>
        <w:pStyle w:val="Code"/>
        <w:rPr>
          <w:highlight w:val="white"/>
        </w:rPr>
      </w:pPr>
      <w:r w:rsidRPr="00903DBA">
        <w:rPr>
          <w:highlight w:val="white"/>
        </w:rPr>
        <w:t xml:space="preserve">    { ScopeStack.Push(SymbolTable.CurrentTable.Scope);</w:t>
      </w:r>
    </w:p>
    <w:p w14:paraId="61A4961E"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021FF949" w14:textId="77777777" w:rsidR="00DD1B23" w:rsidRPr="00903DBA" w:rsidRDefault="00DD1B23" w:rsidP="00DD1B23">
      <w:pPr>
        <w:pStyle w:val="Code"/>
        <w:rPr>
          <w:highlight w:val="white"/>
        </w:rPr>
      </w:pPr>
      <w:r w:rsidRPr="00903DBA">
        <w:rPr>
          <w:highlight w:val="white"/>
        </w:rPr>
        <w:t xml:space="preserve">    }</w:t>
      </w:r>
    </w:p>
    <w:p w14:paraId="1FAB06B7" w14:textId="77777777" w:rsidR="00DD1B23" w:rsidRPr="00903DBA" w:rsidRDefault="00DD1B23" w:rsidP="00DD1B23">
      <w:pPr>
        <w:pStyle w:val="Code"/>
        <w:rPr>
          <w:highlight w:val="white"/>
        </w:rPr>
      </w:pPr>
      <w:r w:rsidRPr="00903DBA">
        <w:rPr>
          <w:highlight w:val="white"/>
        </w:rPr>
        <w:t xml:space="preserve">    parameter_declaration {</w:t>
      </w:r>
    </w:p>
    <w:p w14:paraId="7F2D5F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2853D824" w14:textId="77777777" w:rsidR="00891992" w:rsidRPr="00903DBA" w:rsidRDefault="00891992" w:rsidP="00891992">
      <w:pPr>
        <w:pStyle w:val="Code"/>
        <w:rPr>
          <w:highlight w:val="white"/>
        </w:rPr>
      </w:pPr>
      <w:r w:rsidRPr="00903DBA">
        <w:rPr>
          <w:highlight w:val="white"/>
        </w:rPr>
        <w:t xml:space="preserve">      $$ = new List&lt;Symbol&gt;();</w:t>
      </w:r>
    </w:p>
    <w:p w14:paraId="0CEEF768" w14:textId="77777777" w:rsidR="00DD1B23" w:rsidRPr="00903DBA" w:rsidRDefault="00DD1B23" w:rsidP="00DD1B23">
      <w:pPr>
        <w:pStyle w:val="Code"/>
        <w:rPr>
          <w:highlight w:val="white"/>
        </w:rPr>
      </w:pPr>
      <w:r w:rsidRPr="00903DBA">
        <w:rPr>
          <w:highlight w:val="white"/>
        </w:rPr>
        <w:t xml:space="preserve">      $$.Add($2);</w:t>
      </w:r>
    </w:p>
    <w:p w14:paraId="46960648" w14:textId="77777777" w:rsidR="00DD1B23" w:rsidRPr="00903DBA" w:rsidRDefault="00DD1B23" w:rsidP="00DD1B23">
      <w:pPr>
        <w:pStyle w:val="Code"/>
        <w:rPr>
          <w:highlight w:val="white"/>
        </w:rPr>
      </w:pPr>
      <w:r w:rsidRPr="00903DBA">
        <w:rPr>
          <w:highlight w:val="white"/>
        </w:rPr>
        <w:t xml:space="preserve">    }</w:t>
      </w:r>
    </w:p>
    <w:p w14:paraId="047BC629" w14:textId="77777777" w:rsidR="00DD1B23" w:rsidRPr="00903DBA" w:rsidRDefault="00DD1B23" w:rsidP="00DD1B23">
      <w:pPr>
        <w:pStyle w:val="Code"/>
        <w:rPr>
          <w:highlight w:val="white"/>
        </w:rPr>
      </w:pPr>
      <w:r w:rsidRPr="00903DBA">
        <w:rPr>
          <w:highlight w:val="white"/>
        </w:rPr>
        <w:t xml:space="preserve">  | parameter_list COMMA {</w:t>
      </w:r>
    </w:p>
    <w:p w14:paraId="1B6DC9BF" w14:textId="77777777" w:rsidR="00DD1B23" w:rsidRPr="00903DBA" w:rsidRDefault="00DD1B23" w:rsidP="00DD1B23">
      <w:pPr>
        <w:pStyle w:val="Code"/>
        <w:rPr>
          <w:highlight w:val="white"/>
        </w:rPr>
      </w:pPr>
      <w:r w:rsidRPr="00903DBA">
        <w:rPr>
          <w:highlight w:val="white"/>
        </w:rPr>
        <w:t xml:space="preserve">      ScopeStack.Push(SymbolTable.CurrentTable.Scope);</w:t>
      </w:r>
    </w:p>
    <w:p w14:paraId="5DE1565D" w14:textId="77777777" w:rsidR="00DD1B23" w:rsidRPr="00903DBA" w:rsidRDefault="00DD1B23" w:rsidP="00DD1B23">
      <w:pPr>
        <w:pStyle w:val="Code"/>
        <w:rPr>
          <w:highlight w:val="white"/>
        </w:rPr>
      </w:pPr>
      <w:r w:rsidRPr="00903DBA">
        <w:rPr>
          <w:highlight w:val="white"/>
        </w:rPr>
        <w:t xml:space="preserve">      SymbolTable.CurrentTable.Scope = Scope.Parameter;</w:t>
      </w:r>
    </w:p>
    <w:p w14:paraId="28BB0D8C" w14:textId="77777777" w:rsidR="00DD1B23" w:rsidRPr="00903DBA" w:rsidRDefault="00DD1B23" w:rsidP="00DD1B23">
      <w:pPr>
        <w:pStyle w:val="Code"/>
        <w:rPr>
          <w:highlight w:val="white"/>
        </w:rPr>
      </w:pPr>
      <w:r w:rsidRPr="00903DBA">
        <w:rPr>
          <w:highlight w:val="white"/>
        </w:rPr>
        <w:t xml:space="preserve">    }</w:t>
      </w:r>
    </w:p>
    <w:p w14:paraId="2B036C95" w14:textId="77777777" w:rsidR="00DD1B23" w:rsidRPr="00903DBA" w:rsidRDefault="00DD1B23" w:rsidP="00DD1B23">
      <w:pPr>
        <w:pStyle w:val="Code"/>
        <w:rPr>
          <w:highlight w:val="white"/>
        </w:rPr>
      </w:pPr>
      <w:r w:rsidRPr="00903DBA">
        <w:rPr>
          <w:highlight w:val="white"/>
        </w:rPr>
        <w:t xml:space="preserve">    parameter_declaration {</w:t>
      </w:r>
    </w:p>
    <w:p w14:paraId="3D6956DD" w14:textId="77777777" w:rsidR="00DD1B23" w:rsidRPr="00903DBA" w:rsidRDefault="00DD1B23" w:rsidP="00DD1B23">
      <w:pPr>
        <w:pStyle w:val="Code"/>
        <w:rPr>
          <w:highlight w:val="white"/>
        </w:rPr>
      </w:pPr>
      <w:r w:rsidRPr="00903DBA">
        <w:rPr>
          <w:highlight w:val="white"/>
        </w:rPr>
        <w:t xml:space="preserve">      SymbolTable.CurrentTable.Scope = ScopeStack.Pop();</w:t>
      </w:r>
    </w:p>
    <w:p w14:paraId="0D3621BF" w14:textId="77777777" w:rsidR="00DD1B23" w:rsidRPr="00903DBA" w:rsidRDefault="00DD1B23" w:rsidP="00DD1B23">
      <w:pPr>
        <w:pStyle w:val="Code"/>
        <w:rPr>
          <w:highlight w:val="white"/>
        </w:rPr>
      </w:pPr>
      <w:r w:rsidRPr="00903DBA">
        <w:rPr>
          <w:highlight w:val="white"/>
        </w:rPr>
        <w:t xml:space="preserve">      $1.Add($4);</w:t>
      </w:r>
    </w:p>
    <w:p w14:paraId="70B95E79" w14:textId="77777777" w:rsidR="00DD1B23" w:rsidRPr="00903DBA" w:rsidRDefault="00DD1B23" w:rsidP="00DD1B23">
      <w:pPr>
        <w:pStyle w:val="Code"/>
        <w:rPr>
          <w:highlight w:val="white"/>
        </w:rPr>
      </w:pPr>
      <w:r w:rsidRPr="00903DBA">
        <w:rPr>
          <w:highlight w:val="white"/>
        </w:rPr>
        <w:t xml:space="preserve">      $$ = $1;</w:t>
      </w:r>
    </w:p>
    <w:p w14:paraId="126A29BE" w14:textId="77777777" w:rsidR="00DD1B23" w:rsidRPr="00903DBA" w:rsidRDefault="00DD1B23" w:rsidP="00DD1B23">
      <w:pPr>
        <w:pStyle w:val="Code"/>
        <w:rPr>
          <w:highlight w:val="white"/>
        </w:rPr>
      </w:pPr>
      <w:r w:rsidRPr="00903DBA">
        <w:rPr>
          <w:highlight w:val="white"/>
        </w:rPr>
        <w:t xml:space="preserve">    };</w:t>
      </w:r>
    </w:p>
    <w:p w14:paraId="215ACAAD" w14:textId="0CF10C8D" w:rsidR="00840DDD" w:rsidRPr="00903DBA" w:rsidRDefault="00826B97" w:rsidP="00EA7B83">
      <w:pPr>
        <w:rPr>
          <w:highlight w:val="white"/>
        </w:rPr>
      </w:pPr>
      <w:r w:rsidRPr="00903DBA">
        <w:rPr>
          <w:highlight w:val="white"/>
        </w:rPr>
        <w:t xml:space="preserve">A </w:t>
      </w:r>
      <w:r w:rsidR="00EA7B83" w:rsidRPr="00903DBA">
        <w:rPr>
          <w:highlight w:val="white"/>
        </w:rPr>
        <w:t xml:space="preserve">parameter declaration can be made up be declaration specifier list and a declarator or an abstract declarator, or only a declaration specifier </w:t>
      </w:r>
      <w:proofErr w:type="gramStart"/>
      <w:r w:rsidR="00EA7B83" w:rsidRPr="00903DBA">
        <w:rPr>
          <w:highlight w:val="white"/>
        </w:rPr>
        <w:t>list, since</w:t>
      </w:r>
      <w:proofErr w:type="gramEnd"/>
      <w:r w:rsidR="00EA7B83" w:rsidRPr="00903DBA">
        <w:rPr>
          <w:highlight w:val="white"/>
        </w:rPr>
        <w:t xml:space="preserve"> parameters do not need to be named.</w:t>
      </w:r>
    </w:p>
    <w:p w14:paraId="331E20E5" w14:textId="77777777" w:rsidR="00840DDD" w:rsidRPr="00903DBA" w:rsidRDefault="00840DDD" w:rsidP="00840DDD">
      <w:pPr>
        <w:pStyle w:val="Code"/>
        <w:rPr>
          <w:highlight w:val="white"/>
        </w:rPr>
      </w:pPr>
      <w:r w:rsidRPr="00903DBA">
        <w:rPr>
          <w:highlight w:val="white"/>
        </w:rPr>
        <w:t>parameter_declaration:</w:t>
      </w:r>
    </w:p>
    <w:p w14:paraId="25E0C710" w14:textId="77777777" w:rsidR="00840DDD" w:rsidRPr="00903DBA" w:rsidRDefault="00840DDD" w:rsidP="00840DDD">
      <w:pPr>
        <w:pStyle w:val="Code"/>
        <w:rPr>
          <w:highlight w:val="white"/>
        </w:rPr>
      </w:pPr>
      <w:r w:rsidRPr="00903DBA">
        <w:rPr>
          <w:highlight w:val="white"/>
        </w:rPr>
        <w:lastRenderedPageBreak/>
        <w:t xml:space="preserve">    declaration_specifier_list {</w:t>
      </w:r>
    </w:p>
    <w:p w14:paraId="3B416A6F" w14:textId="77777777" w:rsidR="00840DDD" w:rsidRPr="00903DBA" w:rsidRDefault="00840DDD" w:rsidP="00840DDD">
      <w:pPr>
        <w:pStyle w:val="Code"/>
        <w:rPr>
          <w:highlight w:val="white"/>
        </w:rPr>
      </w:pPr>
      <w:r w:rsidRPr="00903DBA">
        <w:rPr>
          <w:highlight w:val="white"/>
        </w:rPr>
        <w:t xml:space="preserve">      $$ = MiddleCodeGenerator.Parameter(Specifier.SpecifierList($1), null);</w:t>
      </w:r>
    </w:p>
    <w:p w14:paraId="579CF1F3" w14:textId="77777777" w:rsidR="00840DDD" w:rsidRPr="00903DBA" w:rsidRDefault="00840DDD" w:rsidP="00840DDD">
      <w:pPr>
        <w:pStyle w:val="Code"/>
        <w:rPr>
          <w:highlight w:val="white"/>
        </w:rPr>
      </w:pPr>
      <w:r w:rsidRPr="00903DBA">
        <w:rPr>
          <w:highlight w:val="white"/>
        </w:rPr>
        <w:t xml:space="preserve">    }</w:t>
      </w:r>
    </w:p>
    <w:p w14:paraId="3AFAD803" w14:textId="77777777" w:rsidR="00840DDD" w:rsidRPr="00903DBA" w:rsidRDefault="00840DDD" w:rsidP="00840DDD">
      <w:pPr>
        <w:pStyle w:val="Code"/>
        <w:rPr>
          <w:highlight w:val="white"/>
        </w:rPr>
      </w:pPr>
      <w:r w:rsidRPr="00903DBA">
        <w:rPr>
          <w:highlight w:val="white"/>
        </w:rPr>
        <w:t xml:space="preserve">  | declaration_specifier_list_x declarator {</w:t>
      </w:r>
    </w:p>
    <w:p w14:paraId="443DB1AC" w14:textId="77777777" w:rsidR="00840DDD" w:rsidRPr="00903DBA" w:rsidRDefault="00840DDD" w:rsidP="00840DDD">
      <w:pPr>
        <w:pStyle w:val="Code"/>
        <w:rPr>
          <w:highlight w:val="white"/>
        </w:rPr>
      </w:pPr>
      <w:r w:rsidRPr="00903DBA">
        <w:rPr>
          <w:highlight w:val="white"/>
        </w:rPr>
        <w:t xml:space="preserve">      $$ = MiddleCodeGenerator.Parameter(SpecifierStack.Pop(), $2);</w:t>
      </w:r>
    </w:p>
    <w:p w14:paraId="0DD5F15F" w14:textId="77777777" w:rsidR="00840DDD" w:rsidRPr="00903DBA" w:rsidRDefault="00840DDD" w:rsidP="00840DDD">
      <w:pPr>
        <w:pStyle w:val="Code"/>
        <w:rPr>
          <w:highlight w:val="white"/>
        </w:rPr>
      </w:pPr>
      <w:r w:rsidRPr="00903DBA">
        <w:rPr>
          <w:highlight w:val="white"/>
        </w:rPr>
        <w:t xml:space="preserve">    }</w:t>
      </w:r>
    </w:p>
    <w:p w14:paraId="639993D7" w14:textId="77777777" w:rsidR="00840DDD" w:rsidRPr="00903DBA" w:rsidRDefault="00840DDD" w:rsidP="00840DDD">
      <w:pPr>
        <w:pStyle w:val="Code"/>
        <w:rPr>
          <w:highlight w:val="white"/>
        </w:rPr>
      </w:pPr>
      <w:r w:rsidRPr="00903DBA">
        <w:rPr>
          <w:highlight w:val="white"/>
        </w:rPr>
        <w:t xml:space="preserve">  | declaration_specifier_list_x abstract_declarator {</w:t>
      </w:r>
    </w:p>
    <w:p w14:paraId="15C98024" w14:textId="77777777" w:rsidR="00840DDD" w:rsidRPr="00903DBA" w:rsidRDefault="00840DDD" w:rsidP="00840DDD">
      <w:pPr>
        <w:pStyle w:val="Code"/>
        <w:rPr>
          <w:highlight w:val="white"/>
        </w:rPr>
      </w:pPr>
      <w:r w:rsidRPr="00903DBA">
        <w:rPr>
          <w:highlight w:val="white"/>
        </w:rPr>
        <w:t xml:space="preserve">      $$ = MiddleCodeGenerator.Parameter(SpecifierStack.Pop(), $2);</w:t>
      </w:r>
    </w:p>
    <w:p w14:paraId="6E45A12B" w14:textId="77777777" w:rsidR="00840DDD" w:rsidRPr="00903DBA" w:rsidRDefault="00840DDD" w:rsidP="00840DDD">
      <w:pPr>
        <w:pStyle w:val="Code"/>
        <w:rPr>
          <w:highlight w:val="white"/>
        </w:rPr>
      </w:pPr>
      <w:r w:rsidRPr="00903DBA">
        <w:rPr>
          <w:highlight w:val="white"/>
        </w:rPr>
        <w:t xml:space="preserve">    };</w:t>
      </w:r>
    </w:p>
    <w:p w14:paraId="4D64FD8B" w14:textId="3F335C94" w:rsidR="007B537F" w:rsidRPr="00903DBA" w:rsidRDefault="005D08C5" w:rsidP="005D08C5">
      <w:pPr>
        <w:pStyle w:val="CodeHeader"/>
        <w:rPr>
          <w:highlight w:val="white"/>
        </w:rPr>
      </w:pPr>
      <w:proofErr w:type="spellStart"/>
      <w:r w:rsidRPr="00903DBA">
        <w:rPr>
          <w:highlight w:val="white"/>
        </w:rPr>
        <w:t>MiddleCodeGenerator.cs</w:t>
      </w:r>
      <w:proofErr w:type="spellEnd"/>
    </w:p>
    <w:p w14:paraId="4C48CF8D" w14:textId="77777777" w:rsidR="007A7A7E" w:rsidRPr="00903DBA" w:rsidRDefault="007A7A7E" w:rsidP="007A7A7E">
      <w:pPr>
        <w:pStyle w:val="Code"/>
        <w:rPr>
          <w:highlight w:val="white"/>
        </w:rPr>
      </w:pPr>
      <w:r w:rsidRPr="00903DBA">
        <w:rPr>
          <w:highlight w:val="white"/>
        </w:rPr>
        <w:t xml:space="preserve">    public static Symbol Parameter(Specifier specifier,</w:t>
      </w:r>
    </w:p>
    <w:p w14:paraId="204F35DB" w14:textId="77777777" w:rsidR="007A7A7E" w:rsidRPr="00903DBA" w:rsidRDefault="007A7A7E" w:rsidP="007A7A7E">
      <w:pPr>
        <w:pStyle w:val="Code"/>
        <w:rPr>
          <w:highlight w:val="white"/>
        </w:rPr>
      </w:pPr>
      <w:r w:rsidRPr="00903DBA">
        <w:rPr>
          <w:highlight w:val="white"/>
        </w:rPr>
        <w:t xml:space="preserve">                                   Declarator declarator) {</w:t>
      </w:r>
    </w:p>
    <w:p w14:paraId="5F0F8E67" w14:textId="5979934B" w:rsidR="005D08C5" w:rsidRPr="00903DBA" w:rsidRDefault="005D08C5" w:rsidP="005D08C5">
      <w:pPr>
        <w:pStyle w:val="Code"/>
        <w:rPr>
          <w:highlight w:val="white"/>
        </w:rPr>
      </w:pPr>
      <w:r w:rsidRPr="00903DBA">
        <w:rPr>
          <w:highlight w:val="white"/>
        </w:rPr>
        <w:t xml:space="preserve">      </w:t>
      </w:r>
      <w:r w:rsidR="00F837AD" w:rsidRPr="00903DBA">
        <w:rPr>
          <w:highlight w:val="white"/>
        </w:rPr>
        <w:t>Storage storage = specifier.</w:t>
      </w:r>
      <w:r w:rsidR="004D224D" w:rsidRPr="00903DBA">
        <w:rPr>
          <w:highlight w:val="white"/>
        </w:rPr>
        <w:t>Storage</w:t>
      </w:r>
      <w:r w:rsidR="00F837AD" w:rsidRPr="00903DBA">
        <w:rPr>
          <w:highlight w:val="white"/>
        </w:rPr>
        <w:t>;</w:t>
      </w:r>
    </w:p>
    <w:p w14:paraId="72D6F5CF" w14:textId="77777777" w:rsidR="005D08C5" w:rsidRPr="00903DBA" w:rsidRDefault="005D08C5" w:rsidP="005D08C5">
      <w:pPr>
        <w:pStyle w:val="Code"/>
        <w:rPr>
          <w:highlight w:val="white"/>
        </w:rPr>
      </w:pPr>
      <w:r w:rsidRPr="00903DBA">
        <w:rPr>
          <w:highlight w:val="white"/>
        </w:rPr>
        <w:t xml:space="preserve">      Type specifierType = specifier.Type;</w:t>
      </w:r>
    </w:p>
    <w:p w14:paraId="4837C58A" w14:textId="77777777" w:rsidR="005D08C5" w:rsidRPr="00903DBA" w:rsidRDefault="005D08C5" w:rsidP="005D08C5">
      <w:pPr>
        <w:pStyle w:val="Code"/>
        <w:rPr>
          <w:highlight w:val="white"/>
        </w:rPr>
      </w:pPr>
    </w:p>
    <w:p w14:paraId="1EA2183A" w14:textId="77777777" w:rsidR="005D08C5" w:rsidRPr="00903DBA" w:rsidRDefault="005D08C5" w:rsidP="005D08C5">
      <w:pPr>
        <w:pStyle w:val="Code"/>
        <w:rPr>
          <w:highlight w:val="white"/>
        </w:rPr>
      </w:pPr>
      <w:r w:rsidRPr="00903DBA">
        <w:rPr>
          <w:highlight w:val="white"/>
        </w:rPr>
        <w:t xml:space="preserve">      string name;</w:t>
      </w:r>
    </w:p>
    <w:p w14:paraId="4B881B6C" w14:textId="77777777" w:rsidR="005D08C5" w:rsidRPr="00903DBA" w:rsidRDefault="005D08C5" w:rsidP="005D08C5">
      <w:pPr>
        <w:pStyle w:val="Code"/>
        <w:rPr>
          <w:highlight w:val="white"/>
        </w:rPr>
      </w:pPr>
      <w:r w:rsidRPr="00903DBA">
        <w:rPr>
          <w:highlight w:val="white"/>
        </w:rPr>
        <w:t xml:space="preserve">      Type type;</w:t>
      </w:r>
    </w:p>
    <w:p w14:paraId="3F90DA79" w14:textId="77777777" w:rsidR="005D08C5" w:rsidRPr="00903DBA" w:rsidRDefault="005D08C5" w:rsidP="005D08C5">
      <w:pPr>
        <w:pStyle w:val="Code"/>
        <w:rPr>
          <w:highlight w:val="white"/>
        </w:rPr>
      </w:pPr>
      <w:r w:rsidRPr="00903DBA">
        <w:rPr>
          <w:highlight w:val="white"/>
        </w:rPr>
        <w:t xml:space="preserve">          </w:t>
      </w:r>
    </w:p>
    <w:p w14:paraId="331A1E70" w14:textId="77777777" w:rsidR="005D08C5" w:rsidRPr="00903DBA" w:rsidRDefault="005D08C5" w:rsidP="005D08C5">
      <w:pPr>
        <w:pStyle w:val="Code"/>
        <w:rPr>
          <w:highlight w:val="white"/>
        </w:rPr>
      </w:pPr>
      <w:r w:rsidRPr="00903DBA">
        <w:rPr>
          <w:highlight w:val="white"/>
        </w:rPr>
        <w:t xml:space="preserve">      if (declarator != null) {</w:t>
      </w:r>
    </w:p>
    <w:p w14:paraId="0C0E774C" w14:textId="77777777" w:rsidR="005D08C5" w:rsidRPr="00903DBA" w:rsidRDefault="005D08C5" w:rsidP="005D08C5">
      <w:pPr>
        <w:pStyle w:val="Code"/>
        <w:rPr>
          <w:highlight w:val="white"/>
        </w:rPr>
      </w:pPr>
      <w:r w:rsidRPr="00903DBA">
        <w:rPr>
          <w:highlight w:val="white"/>
        </w:rPr>
        <w:t xml:space="preserve">        name = declarator.Name;</w:t>
      </w:r>
    </w:p>
    <w:p w14:paraId="22035276" w14:textId="77777777" w:rsidR="005D08C5" w:rsidRPr="00903DBA" w:rsidRDefault="005D08C5" w:rsidP="005D08C5">
      <w:pPr>
        <w:pStyle w:val="Code"/>
        <w:rPr>
          <w:highlight w:val="white"/>
        </w:rPr>
      </w:pPr>
      <w:r w:rsidRPr="00903DBA">
        <w:rPr>
          <w:highlight w:val="white"/>
        </w:rPr>
        <w:t xml:space="preserve">        declarator.Add(specifierType);</w:t>
      </w:r>
    </w:p>
    <w:p w14:paraId="747F4704" w14:textId="77777777" w:rsidR="005D08C5" w:rsidRPr="00903DBA" w:rsidRDefault="005D08C5" w:rsidP="005D08C5">
      <w:pPr>
        <w:pStyle w:val="Code"/>
        <w:rPr>
          <w:highlight w:val="white"/>
        </w:rPr>
      </w:pPr>
      <w:r w:rsidRPr="00903DBA">
        <w:rPr>
          <w:highlight w:val="white"/>
        </w:rPr>
        <w:t xml:space="preserve">        type = declarator.Type;</w:t>
      </w:r>
    </w:p>
    <w:p w14:paraId="51D44F9A" w14:textId="77777777" w:rsidR="005D08C5" w:rsidRPr="00903DBA" w:rsidRDefault="005D08C5" w:rsidP="005D08C5">
      <w:pPr>
        <w:pStyle w:val="Code"/>
        <w:rPr>
          <w:highlight w:val="white"/>
        </w:rPr>
      </w:pPr>
      <w:r w:rsidRPr="00903DBA">
        <w:rPr>
          <w:highlight w:val="white"/>
        </w:rPr>
        <w:t xml:space="preserve">      }</w:t>
      </w:r>
    </w:p>
    <w:p w14:paraId="58FE9731" w14:textId="77777777" w:rsidR="005D08C5" w:rsidRPr="00903DBA" w:rsidRDefault="005D08C5" w:rsidP="005D08C5">
      <w:pPr>
        <w:pStyle w:val="Code"/>
        <w:rPr>
          <w:highlight w:val="white"/>
        </w:rPr>
      </w:pPr>
      <w:r w:rsidRPr="00903DBA">
        <w:rPr>
          <w:highlight w:val="white"/>
        </w:rPr>
        <w:t xml:space="preserve">      else {</w:t>
      </w:r>
    </w:p>
    <w:p w14:paraId="39FB213F" w14:textId="77777777" w:rsidR="005D08C5" w:rsidRPr="00903DBA" w:rsidRDefault="005D08C5" w:rsidP="005D08C5">
      <w:pPr>
        <w:pStyle w:val="Code"/>
        <w:rPr>
          <w:highlight w:val="white"/>
        </w:rPr>
      </w:pPr>
      <w:r w:rsidRPr="00903DBA">
        <w:rPr>
          <w:highlight w:val="white"/>
        </w:rPr>
        <w:t xml:space="preserve">        name = null;</w:t>
      </w:r>
    </w:p>
    <w:p w14:paraId="72373DAF" w14:textId="77777777" w:rsidR="005D08C5" w:rsidRPr="00903DBA" w:rsidRDefault="005D08C5" w:rsidP="005D08C5">
      <w:pPr>
        <w:pStyle w:val="Code"/>
        <w:rPr>
          <w:highlight w:val="white"/>
        </w:rPr>
      </w:pPr>
      <w:r w:rsidRPr="00903DBA">
        <w:rPr>
          <w:highlight w:val="white"/>
        </w:rPr>
        <w:t xml:space="preserve">        type = specifierType;</w:t>
      </w:r>
    </w:p>
    <w:p w14:paraId="4C464D92" w14:textId="77777777" w:rsidR="005D08C5" w:rsidRPr="00903DBA" w:rsidRDefault="005D08C5" w:rsidP="005D08C5">
      <w:pPr>
        <w:pStyle w:val="Code"/>
        <w:rPr>
          <w:highlight w:val="white"/>
        </w:rPr>
      </w:pPr>
      <w:r w:rsidRPr="00903DBA">
        <w:rPr>
          <w:highlight w:val="white"/>
        </w:rPr>
        <w:t xml:space="preserve">      }</w:t>
      </w:r>
    </w:p>
    <w:p w14:paraId="401AC290" w14:textId="728D5877" w:rsidR="005D08C5" w:rsidRPr="00903DBA" w:rsidRDefault="00493DBF" w:rsidP="00493DBF">
      <w:pPr>
        <w:rPr>
          <w:highlight w:val="white"/>
        </w:rPr>
      </w:pPr>
      <w:r w:rsidRPr="00903DBA">
        <w:rPr>
          <w:highlight w:val="white"/>
        </w:rPr>
        <w:t>If the parameter is an array</w:t>
      </w:r>
      <w:r w:rsidR="00E12E86" w:rsidRPr="00903DBA">
        <w:rPr>
          <w:highlight w:val="white"/>
        </w:rPr>
        <w:t>,</w:t>
      </w:r>
      <w:r w:rsidRPr="00903DBA">
        <w:rPr>
          <w:highlight w:val="white"/>
        </w:rPr>
        <w:t xml:space="preserve"> we set </w:t>
      </w:r>
      <w:r w:rsidR="008057DB" w:rsidRPr="00903DBA">
        <w:rPr>
          <w:highlight w:val="white"/>
        </w:rPr>
        <w:t>the</w:t>
      </w:r>
      <w:r w:rsidRPr="00903DBA">
        <w:rPr>
          <w:highlight w:val="white"/>
        </w:rPr>
        <w:t xml:space="preserve"> type to a pointer to the array type</w:t>
      </w:r>
      <w:r w:rsidR="008057DB" w:rsidRPr="00903DBA">
        <w:rPr>
          <w:highlight w:val="white"/>
        </w:rPr>
        <w:t>, and if it is a function</w:t>
      </w:r>
      <w:r w:rsidR="00E12E86" w:rsidRPr="00903DBA">
        <w:rPr>
          <w:highlight w:val="white"/>
        </w:rPr>
        <w:t>,</w:t>
      </w:r>
      <w:r w:rsidR="008057DB" w:rsidRPr="00903DBA">
        <w:rPr>
          <w:highlight w:val="white"/>
        </w:rPr>
        <w:t xml:space="preserve"> we set the type to a pointer to the function. In both cases the type</w:t>
      </w:r>
      <w:r w:rsidR="009A4E4A" w:rsidRPr="00903DBA">
        <w:rPr>
          <w:highlight w:val="white"/>
        </w:rPr>
        <w:t xml:space="preserve"> becomes</w:t>
      </w:r>
      <w:r w:rsidR="008057DB" w:rsidRPr="00903DBA">
        <w:rPr>
          <w:highlight w:val="white"/>
        </w:rPr>
        <w:t xml:space="preserve"> constant.</w:t>
      </w:r>
    </w:p>
    <w:p w14:paraId="5DA6F710" w14:textId="77777777" w:rsidR="005D08C5" w:rsidRPr="00903DBA" w:rsidRDefault="005D08C5" w:rsidP="005D08C5">
      <w:pPr>
        <w:pStyle w:val="Code"/>
        <w:rPr>
          <w:highlight w:val="white"/>
        </w:rPr>
      </w:pPr>
      <w:r w:rsidRPr="00903DBA">
        <w:rPr>
          <w:highlight w:val="white"/>
        </w:rPr>
        <w:t xml:space="preserve">      if (type.IsArray()) {</w:t>
      </w:r>
    </w:p>
    <w:p w14:paraId="6960F81A" w14:textId="77777777" w:rsidR="005D08C5" w:rsidRPr="00903DBA" w:rsidRDefault="005D08C5" w:rsidP="005D08C5">
      <w:pPr>
        <w:pStyle w:val="Code"/>
        <w:rPr>
          <w:highlight w:val="white"/>
        </w:rPr>
      </w:pPr>
      <w:r w:rsidRPr="00903DBA">
        <w:rPr>
          <w:highlight w:val="white"/>
        </w:rPr>
        <w:t xml:space="preserve">        type = new Type(type.ArrayType);</w:t>
      </w:r>
    </w:p>
    <w:p w14:paraId="481AEEBD" w14:textId="77777777" w:rsidR="005D08C5" w:rsidRPr="00903DBA" w:rsidRDefault="005D08C5" w:rsidP="005D08C5">
      <w:pPr>
        <w:pStyle w:val="Code"/>
        <w:rPr>
          <w:highlight w:val="white"/>
        </w:rPr>
      </w:pPr>
      <w:r w:rsidRPr="00903DBA">
        <w:rPr>
          <w:highlight w:val="white"/>
        </w:rPr>
        <w:t xml:space="preserve">        type.Constant = true;</w:t>
      </w:r>
    </w:p>
    <w:p w14:paraId="4C4594B6" w14:textId="77777777" w:rsidR="005D08C5" w:rsidRPr="00903DBA" w:rsidRDefault="005D08C5" w:rsidP="005D08C5">
      <w:pPr>
        <w:pStyle w:val="Code"/>
        <w:rPr>
          <w:highlight w:val="white"/>
        </w:rPr>
      </w:pPr>
      <w:r w:rsidRPr="00903DBA">
        <w:rPr>
          <w:highlight w:val="white"/>
        </w:rPr>
        <w:t xml:space="preserve">      }</w:t>
      </w:r>
    </w:p>
    <w:p w14:paraId="2466F1F8" w14:textId="77777777" w:rsidR="005D08C5" w:rsidRPr="00903DBA" w:rsidRDefault="005D08C5" w:rsidP="005D08C5">
      <w:pPr>
        <w:pStyle w:val="Code"/>
        <w:rPr>
          <w:highlight w:val="white"/>
        </w:rPr>
      </w:pPr>
      <w:r w:rsidRPr="00903DBA">
        <w:rPr>
          <w:highlight w:val="white"/>
        </w:rPr>
        <w:t xml:space="preserve">      else if (type.IsFunction()) {</w:t>
      </w:r>
    </w:p>
    <w:p w14:paraId="1C5D877F" w14:textId="77777777" w:rsidR="005D08C5" w:rsidRPr="00903DBA" w:rsidRDefault="005D08C5" w:rsidP="005D08C5">
      <w:pPr>
        <w:pStyle w:val="Code"/>
        <w:rPr>
          <w:highlight w:val="white"/>
        </w:rPr>
      </w:pPr>
      <w:r w:rsidRPr="00903DBA">
        <w:rPr>
          <w:highlight w:val="white"/>
        </w:rPr>
        <w:t xml:space="preserve">        type = new Type(type);</w:t>
      </w:r>
    </w:p>
    <w:p w14:paraId="4B23C2CA" w14:textId="77777777" w:rsidR="005D08C5" w:rsidRPr="00903DBA" w:rsidRDefault="005D08C5" w:rsidP="005D08C5">
      <w:pPr>
        <w:pStyle w:val="Code"/>
        <w:rPr>
          <w:highlight w:val="white"/>
        </w:rPr>
      </w:pPr>
      <w:r w:rsidRPr="00903DBA">
        <w:rPr>
          <w:highlight w:val="white"/>
        </w:rPr>
        <w:t xml:space="preserve">        type.Constant = true;</w:t>
      </w:r>
    </w:p>
    <w:p w14:paraId="35F4AD4E" w14:textId="77777777" w:rsidR="005D08C5" w:rsidRPr="00903DBA" w:rsidRDefault="005D08C5" w:rsidP="005D08C5">
      <w:pPr>
        <w:pStyle w:val="Code"/>
        <w:rPr>
          <w:highlight w:val="white"/>
        </w:rPr>
      </w:pPr>
      <w:r w:rsidRPr="00903DBA">
        <w:rPr>
          <w:highlight w:val="white"/>
        </w:rPr>
        <w:t xml:space="preserve">      }</w:t>
      </w:r>
    </w:p>
    <w:p w14:paraId="06A94EB9" w14:textId="4094155A" w:rsidR="005D08C5" w:rsidRPr="00903DBA" w:rsidRDefault="00965C5A" w:rsidP="006D34F1">
      <w:pPr>
        <w:rPr>
          <w:highlight w:val="white"/>
        </w:rPr>
      </w:pPr>
      <w:r w:rsidRPr="00903DBA">
        <w:rPr>
          <w:highlight w:val="white"/>
        </w:rPr>
        <w:t xml:space="preserve">We create </w:t>
      </w:r>
      <w:r w:rsidR="006E44C7" w:rsidRPr="00903DBA">
        <w:rPr>
          <w:highlight w:val="white"/>
        </w:rPr>
        <w:t xml:space="preserve">and return </w:t>
      </w:r>
      <w:r w:rsidRPr="00903DBA">
        <w:rPr>
          <w:highlight w:val="white"/>
        </w:rPr>
        <w:t xml:space="preserve">a symbol, with </w:t>
      </w:r>
      <w:r w:rsidR="006D34F1" w:rsidRPr="00903DBA">
        <w:rPr>
          <w:highlight w:val="white"/>
        </w:rPr>
        <w:t xml:space="preserve">the name, </w:t>
      </w:r>
      <w:proofErr w:type="spellStart"/>
      <w:r w:rsidR="006D34F1" w:rsidRPr="00903DBA">
        <w:rPr>
          <w:highlight w:val="white"/>
        </w:rPr>
        <w:t>storeage</w:t>
      </w:r>
      <w:proofErr w:type="spellEnd"/>
      <w:r w:rsidR="006D34F1" w:rsidRPr="00903DBA">
        <w:rPr>
          <w:highlight w:val="white"/>
        </w:rPr>
        <w:t>, and type of the parameter.</w:t>
      </w:r>
      <w:r w:rsidR="006E44C7" w:rsidRPr="00903DBA">
        <w:rPr>
          <w:highlight w:val="white"/>
        </w:rPr>
        <w:t xml:space="preserve"> </w:t>
      </w:r>
      <w:r w:rsidR="006D34F1" w:rsidRPr="00903DBA">
        <w:rPr>
          <w:highlight w:val="white"/>
        </w:rPr>
        <w:t>The second value is false since parameter</w:t>
      </w:r>
      <w:r w:rsidR="006E44C7" w:rsidRPr="00903DBA">
        <w:rPr>
          <w:highlight w:val="white"/>
        </w:rPr>
        <w:t>s</w:t>
      </w:r>
      <w:r w:rsidR="006D34F1" w:rsidRPr="00903DBA">
        <w:rPr>
          <w:highlight w:val="white"/>
        </w:rPr>
        <w:t xml:space="preserve"> do not have external linkage. The last value is true since it is a parameter</w:t>
      </w:r>
      <w:r w:rsidR="00490510" w:rsidRPr="00903DBA">
        <w:rPr>
          <w:highlight w:val="white"/>
        </w:rPr>
        <w:t>, which w</w:t>
      </w:r>
      <w:r w:rsidR="006D34F1" w:rsidRPr="00903DBA">
        <w:rPr>
          <w:highlight w:val="white"/>
        </w:rPr>
        <w:t>e need to know that in the assembly code generation</w:t>
      </w:r>
      <w:r w:rsidR="00490510" w:rsidRPr="00903DBA">
        <w:rPr>
          <w:highlight w:val="white"/>
        </w:rPr>
        <w:t xml:space="preserve"> phase in Chapter </w:t>
      </w:r>
      <w:r w:rsidR="00490510" w:rsidRPr="00903DBA">
        <w:rPr>
          <w:highlight w:val="white"/>
        </w:rPr>
        <w:fldChar w:fldCharType="begin"/>
      </w:r>
      <w:r w:rsidR="00490510" w:rsidRPr="00903DBA">
        <w:rPr>
          <w:highlight w:val="white"/>
        </w:rPr>
        <w:instrText xml:space="preserve"> REF _Ref54016612 \r \h </w:instrText>
      </w:r>
      <w:r w:rsidR="00490510" w:rsidRPr="00903DBA">
        <w:rPr>
          <w:highlight w:val="white"/>
        </w:rPr>
      </w:r>
      <w:r w:rsidR="00490510" w:rsidRPr="00903DBA">
        <w:rPr>
          <w:highlight w:val="white"/>
        </w:rPr>
        <w:fldChar w:fldCharType="separate"/>
      </w:r>
      <w:r w:rsidR="005F7BC3" w:rsidRPr="00903DBA">
        <w:rPr>
          <w:highlight w:val="white"/>
        </w:rPr>
        <w:t>11</w:t>
      </w:r>
      <w:r w:rsidR="00490510" w:rsidRPr="00903DBA">
        <w:rPr>
          <w:highlight w:val="white"/>
        </w:rPr>
        <w:fldChar w:fldCharType="end"/>
      </w:r>
      <w:r w:rsidR="00490510" w:rsidRPr="00903DBA">
        <w:rPr>
          <w:highlight w:val="white"/>
        </w:rPr>
        <w:t>.</w:t>
      </w:r>
    </w:p>
    <w:p w14:paraId="1736FDC1" w14:textId="77777777" w:rsidR="007A7A7E" w:rsidRPr="00903DBA" w:rsidRDefault="007A7A7E" w:rsidP="007A7A7E">
      <w:pPr>
        <w:pStyle w:val="Code"/>
        <w:rPr>
          <w:highlight w:val="white"/>
        </w:rPr>
      </w:pPr>
      <w:r w:rsidRPr="00903DBA">
        <w:rPr>
          <w:highlight w:val="white"/>
        </w:rPr>
        <w:t xml:space="preserve">      return (new Symbol(name, false, storage, type, true));</w:t>
      </w:r>
    </w:p>
    <w:p w14:paraId="22ACCC20" w14:textId="77777777" w:rsidR="005D08C5" w:rsidRPr="00903DBA" w:rsidRDefault="005D08C5" w:rsidP="005D08C5">
      <w:pPr>
        <w:pStyle w:val="Code"/>
        <w:rPr>
          <w:highlight w:val="white"/>
        </w:rPr>
      </w:pPr>
      <w:r w:rsidRPr="00903DBA">
        <w:rPr>
          <w:highlight w:val="white"/>
        </w:rPr>
        <w:t xml:space="preserve">    }</w:t>
      </w:r>
    </w:p>
    <w:p w14:paraId="30736778" w14:textId="5E3525EE" w:rsidR="005D08C5" w:rsidRPr="00903DBA" w:rsidRDefault="005D08C5" w:rsidP="005D08C5">
      <w:pPr>
        <w:pStyle w:val="CodeHeader"/>
        <w:rPr>
          <w:highlight w:val="white"/>
        </w:rPr>
      </w:pPr>
      <w:proofErr w:type="spellStart"/>
      <w:r w:rsidRPr="00903DBA">
        <w:rPr>
          <w:highlight w:val="white"/>
        </w:rPr>
        <w:t>MainParser.gppg</w:t>
      </w:r>
      <w:proofErr w:type="spellEnd"/>
    </w:p>
    <w:p w14:paraId="6DADBBDD" w14:textId="77777777" w:rsidR="00840DDD" w:rsidRPr="00903DBA" w:rsidRDefault="00840DDD" w:rsidP="00840DDD">
      <w:pPr>
        <w:pStyle w:val="Code"/>
        <w:rPr>
          <w:highlight w:val="white"/>
        </w:rPr>
      </w:pPr>
      <w:r w:rsidRPr="00903DBA">
        <w:rPr>
          <w:highlight w:val="white"/>
        </w:rPr>
        <w:t>optional_name_list:</w:t>
      </w:r>
    </w:p>
    <w:p w14:paraId="3D0D0D90" w14:textId="77777777" w:rsidR="00840DDD" w:rsidRPr="00903DBA" w:rsidRDefault="00840DDD" w:rsidP="00840DDD">
      <w:pPr>
        <w:pStyle w:val="Code"/>
        <w:rPr>
          <w:highlight w:val="white"/>
        </w:rPr>
      </w:pPr>
      <w:r w:rsidRPr="00903DBA">
        <w:rPr>
          <w:highlight w:val="white"/>
        </w:rPr>
        <w:t xml:space="preserve">    /* Empty */ { $$ = new List&lt;string&gt;(); }</w:t>
      </w:r>
    </w:p>
    <w:p w14:paraId="38CE3457" w14:textId="77777777" w:rsidR="00840DDD" w:rsidRPr="00903DBA" w:rsidRDefault="00840DDD" w:rsidP="00840DDD">
      <w:pPr>
        <w:pStyle w:val="Code"/>
        <w:rPr>
          <w:highlight w:val="white"/>
        </w:rPr>
      </w:pPr>
      <w:r w:rsidRPr="00903DBA">
        <w:rPr>
          <w:highlight w:val="white"/>
        </w:rPr>
        <w:t xml:space="preserve">  | name_list   { $$ = $1;                 };</w:t>
      </w:r>
    </w:p>
    <w:p w14:paraId="59BABE14" w14:textId="77777777" w:rsidR="00840DDD" w:rsidRPr="00903DBA" w:rsidRDefault="00840DDD" w:rsidP="00840DDD">
      <w:pPr>
        <w:pStyle w:val="Code"/>
        <w:rPr>
          <w:highlight w:val="white"/>
        </w:rPr>
      </w:pPr>
    </w:p>
    <w:p w14:paraId="6C1AE240" w14:textId="77777777" w:rsidR="00840DDD" w:rsidRPr="00903DBA" w:rsidRDefault="00840DDD" w:rsidP="00840DDD">
      <w:pPr>
        <w:pStyle w:val="Code"/>
        <w:rPr>
          <w:highlight w:val="white"/>
        </w:rPr>
      </w:pPr>
      <w:r w:rsidRPr="00903DBA">
        <w:rPr>
          <w:highlight w:val="white"/>
        </w:rPr>
        <w:t>name_list:</w:t>
      </w:r>
    </w:p>
    <w:p w14:paraId="5E669B0C" w14:textId="77777777" w:rsidR="00840DDD" w:rsidRPr="00903DBA" w:rsidRDefault="00840DDD" w:rsidP="00840DDD">
      <w:pPr>
        <w:pStyle w:val="Code"/>
        <w:rPr>
          <w:highlight w:val="white"/>
        </w:rPr>
      </w:pPr>
      <w:r w:rsidRPr="00903DBA">
        <w:rPr>
          <w:highlight w:val="white"/>
        </w:rPr>
        <w:t xml:space="preserve">    NAME {</w:t>
      </w:r>
    </w:p>
    <w:p w14:paraId="2157077C" w14:textId="77777777" w:rsidR="00840DDD" w:rsidRPr="00903DBA" w:rsidRDefault="00840DDD" w:rsidP="00840DDD">
      <w:pPr>
        <w:pStyle w:val="Code"/>
        <w:rPr>
          <w:highlight w:val="white"/>
        </w:rPr>
      </w:pPr>
      <w:r w:rsidRPr="00903DBA">
        <w:rPr>
          <w:highlight w:val="white"/>
        </w:rPr>
        <w:t xml:space="preserve">      $$ = new List&lt;string&gt;();</w:t>
      </w:r>
    </w:p>
    <w:p w14:paraId="22C6D7A5" w14:textId="77777777" w:rsidR="00840DDD" w:rsidRPr="00903DBA" w:rsidRDefault="00840DDD" w:rsidP="00840DDD">
      <w:pPr>
        <w:pStyle w:val="Code"/>
        <w:rPr>
          <w:highlight w:val="white"/>
        </w:rPr>
      </w:pPr>
      <w:r w:rsidRPr="00903DBA">
        <w:rPr>
          <w:highlight w:val="white"/>
        </w:rPr>
        <w:t xml:space="preserve">      $$.Add($1);</w:t>
      </w:r>
    </w:p>
    <w:p w14:paraId="414BA63D" w14:textId="77777777" w:rsidR="00840DDD" w:rsidRPr="00903DBA" w:rsidRDefault="00840DDD" w:rsidP="00840DDD">
      <w:pPr>
        <w:pStyle w:val="Code"/>
        <w:rPr>
          <w:highlight w:val="white"/>
        </w:rPr>
      </w:pPr>
      <w:r w:rsidRPr="00903DBA">
        <w:rPr>
          <w:highlight w:val="white"/>
        </w:rPr>
        <w:t xml:space="preserve">    }</w:t>
      </w:r>
    </w:p>
    <w:p w14:paraId="0E354F13" w14:textId="77777777" w:rsidR="00840DDD" w:rsidRPr="00903DBA" w:rsidRDefault="00840DDD" w:rsidP="00840DDD">
      <w:pPr>
        <w:pStyle w:val="Code"/>
        <w:rPr>
          <w:highlight w:val="white"/>
        </w:rPr>
      </w:pPr>
      <w:r w:rsidRPr="00903DBA">
        <w:rPr>
          <w:highlight w:val="white"/>
        </w:rPr>
        <w:lastRenderedPageBreak/>
        <w:t xml:space="preserve">  | name_list COMMA NAME {</w:t>
      </w:r>
    </w:p>
    <w:p w14:paraId="2E27485F" w14:textId="77777777" w:rsidR="00840DDD" w:rsidRPr="00903DBA" w:rsidRDefault="00840DDD" w:rsidP="00840DDD">
      <w:pPr>
        <w:pStyle w:val="Code"/>
        <w:rPr>
          <w:highlight w:val="white"/>
        </w:rPr>
      </w:pPr>
      <w:r w:rsidRPr="00903DBA">
        <w:rPr>
          <w:highlight w:val="white"/>
        </w:rPr>
        <w:t xml:space="preserve">      $1.Add($3); </w:t>
      </w:r>
    </w:p>
    <w:p w14:paraId="34102E64" w14:textId="77777777" w:rsidR="00840DDD" w:rsidRPr="00903DBA" w:rsidRDefault="00840DDD" w:rsidP="00840DDD">
      <w:pPr>
        <w:pStyle w:val="Code"/>
        <w:rPr>
          <w:highlight w:val="white"/>
        </w:rPr>
      </w:pPr>
      <w:r w:rsidRPr="00903DBA">
        <w:rPr>
          <w:highlight w:val="white"/>
        </w:rPr>
        <w:t xml:space="preserve">      $$ = $1;</w:t>
      </w:r>
    </w:p>
    <w:p w14:paraId="6BD08FE9" w14:textId="50A45AE6" w:rsidR="00840DDD" w:rsidRPr="00903DBA" w:rsidRDefault="00840DDD" w:rsidP="00840DDD">
      <w:pPr>
        <w:pStyle w:val="Code"/>
        <w:rPr>
          <w:highlight w:val="white"/>
        </w:rPr>
      </w:pPr>
      <w:r w:rsidRPr="00903DBA">
        <w:rPr>
          <w:highlight w:val="white"/>
        </w:rPr>
        <w:t xml:space="preserve">    };</w:t>
      </w:r>
    </w:p>
    <w:p w14:paraId="4C401993" w14:textId="2D8FBAFB" w:rsidR="002300F1" w:rsidRPr="00903DBA" w:rsidRDefault="00C37108" w:rsidP="002300F1">
      <w:pPr>
        <w:pStyle w:val="Rubrik4"/>
        <w:rPr>
          <w:highlight w:val="white"/>
        </w:rPr>
      </w:pPr>
      <w:r w:rsidRPr="00903DBA">
        <w:rPr>
          <w:highlight w:val="white"/>
        </w:rPr>
        <w:t>Initialization</w:t>
      </w:r>
    </w:p>
    <w:p w14:paraId="3B2DD8D4" w14:textId="57FCA38C" w:rsidR="00840DDD" w:rsidRPr="00903DBA" w:rsidRDefault="0083682E" w:rsidP="00AB1275">
      <w:pPr>
        <w:rPr>
          <w:highlight w:val="white"/>
        </w:rPr>
      </w:pPr>
      <w:r w:rsidRPr="00903DBA">
        <w:rPr>
          <w:highlight w:val="white"/>
        </w:rPr>
        <w:t xml:space="preserve">The </w:t>
      </w:r>
      <w:r w:rsidR="002F35C1" w:rsidRPr="00903DBA">
        <w:rPr>
          <w:highlight w:val="white"/>
        </w:rPr>
        <w:t>initializer</w:t>
      </w:r>
      <w:r w:rsidRPr="00903DBA">
        <w:rPr>
          <w:highlight w:val="white"/>
        </w:rPr>
        <w:t xml:space="preserve"> can be either an </w:t>
      </w:r>
      <w:r w:rsidR="00B02D5E" w:rsidRPr="00903DBA">
        <w:rPr>
          <w:highlight w:val="white"/>
        </w:rPr>
        <w:t xml:space="preserve">assignment </w:t>
      </w:r>
      <w:r w:rsidRPr="00903DBA">
        <w:rPr>
          <w:highlight w:val="white"/>
        </w:rPr>
        <w:t>expression</w:t>
      </w:r>
      <w:r w:rsidR="00C07F1C" w:rsidRPr="00903DBA">
        <w:rPr>
          <w:highlight w:val="white"/>
        </w:rPr>
        <w:t xml:space="preserve"> or a block</w:t>
      </w:r>
      <w:r w:rsidR="00B02D5E" w:rsidRPr="00903DBA">
        <w:rPr>
          <w:highlight w:val="white"/>
        </w:rPr>
        <w:t>, which is made up by assignment expressions or other blocks</w:t>
      </w:r>
      <w:r w:rsidRPr="00903DBA">
        <w:rPr>
          <w:highlight w:val="white"/>
        </w:rPr>
        <w:t xml:space="preserve">. The assignment expression makes sure that the expression cannot </w:t>
      </w:r>
      <w:r w:rsidR="00AB1275" w:rsidRPr="00903DBA">
        <w:rPr>
          <w:highlight w:val="white"/>
        </w:rPr>
        <w:t>hold assignment or comma.</w:t>
      </w:r>
    </w:p>
    <w:p w14:paraId="68E4082B" w14:textId="7F6683FE" w:rsidR="00840DDD" w:rsidRPr="00903DBA" w:rsidRDefault="002F35C1" w:rsidP="00840DDD">
      <w:pPr>
        <w:pStyle w:val="Code"/>
        <w:rPr>
          <w:highlight w:val="white"/>
        </w:rPr>
      </w:pPr>
      <w:r w:rsidRPr="00903DBA">
        <w:rPr>
          <w:highlight w:val="white"/>
        </w:rPr>
        <w:t>initializer</w:t>
      </w:r>
      <w:r w:rsidR="00840DDD" w:rsidRPr="00903DBA">
        <w:rPr>
          <w:highlight w:val="white"/>
        </w:rPr>
        <w:t>:</w:t>
      </w:r>
    </w:p>
    <w:p w14:paraId="0F1A3A95" w14:textId="77777777" w:rsidR="00840DDD" w:rsidRPr="00903DBA" w:rsidRDefault="00840DDD" w:rsidP="00840DDD">
      <w:pPr>
        <w:pStyle w:val="Code"/>
        <w:rPr>
          <w:highlight w:val="white"/>
        </w:rPr>
      </w:pPr>
      <w:r w:rsidRPr="00903DBA">
        <w:rPr>
          <w:highlight w:val="white"/>
        </w:rPr>
        <w:t xml:space="preserve">    assignment_expression {</w:t>
      </w:r>
    </w:p>
    <w:p w14:paraId="7C461B40" w14:textId="77777777" w:rsidR="00840DDD" w:rsidRPr="00903DBA" w:rsidRDefault="00840DDD" w:rsidP="00840DDD">
      <w:pPr>
        <w:pStyle w:val="Code"/>
        <w:rPr>
          <w:highlight w:val="white"/>
        </w:rPr>
      </w:pPr>
      <w:r w:rsidRPr="00903DBA">
        <w:rPr>
          <w:highlight w:val="white"/>
        </w:rPr>
        <w:t xml:space="preserve">      $$ = $1;</w:t>
      </w:r>
    </w:p>
    <w:p w14:paraId="28905E23" w14:textId="0B2BF7BD" w:rsidR="00840DDD" w:rsidRPr="00903DBA" w:rsidRDefault="00840DDD" w:rsidP="00840DDD">
      <w:pPr>
        <w:pStyle w:val="Code"/>
        <w:rPr>
          <w:highlight w:val="white"/>
        </w:rPr>
      </w:pPr>
      <w:r w:rsidRPr="00903DBA">
        <w:rPr>
          <w:highlight w:val="white"/>
        </w:rPr>
        <w:t xml:space="preserve">    }</w:t>
      </w:r>
    </w:p>
    <w:p w14:paraId="30CBD0B9" w14:textId="5431C9F6" w:rsidR="00553ACA" w:rsidRPr="00903DBA" w:rsidRDefault="00553ACA" w:rsidP="00553ACA">
      <w:pPr>
        <w:rPr>
          <w:highlight w:val="white"/>
        </w:rPr>
      </w:pPr>
      <w:r w:rsidRPr="00903DBA">
        <w:rPr>
          <w:highlight w:val="white"/>
        </w:rPr>
        <w:t xml:space="preserve">The block </w:t>
      </w:r>
      <w:r w:rsidR="00272FE8" w:rsidRPr="00903DBA">
        <w:rPr>
          <w:highlight w:val="white"/>
        </w:rPr>
        <w:t>hold</w:t>
      </w:r>
      <w:r w:rsidR="00D216EE" w:rsidRPr="00903DBA">
        <w:rPr>
          <w:highlight w:val="white"/>
        </w:rPr>
        <w:t>s</w:t>
      </w:r>
      <w:r w:rsidR="00272FE8" w:rsidRPr="00903DBA">
        <w:rPr>
          <w:highlight w:val="white"/>
        </w:rPr>
        <w:t xml:space="preserve"> a list of </w:t>
      </w:r>
      <w:r w:rsidR="00B02D5E" w:rsidRPr="00903DBA">
        <w:rPr>
          <w:highlight w:val="white"/>
        </w:rPr>
        <w:t>initializers</w:t>
      </w:r>
      <w:r w:rsidR="00272FE8" w:rsidRPr="00903DBA">
        <w:rPr>
          <w:highlight w:val="white"/>
        </w:rPr>
        <w:t xml:space="preserve">, which means that </w:t>
      </w:r>
      <w:r w:rsidR="00B02D5E" w:rsidRPr="00903DBA">
        <w:rPr>
          <w:highlight w:val="white"/>
        </w:rPr>
        <w:t>initializers</w:t>
      </w:r>
      <w:r w:rsidR="00272FE8" w:rsidRPr="00903DBA">
        <w:rPr>
          <w:highlight w:val="white"/>
        </w:rPr>
        <w:t xml:space="preserve"> can be nested</w:t>
      </w:r>
      <w:r w:rsidR="001F2E9D" w:rsidRPr="00903DBA">
        <w:rPr>
          <w:highlight w:val="white"/>
        </w:rPr>
        <w:t>. But in the end</w:t>
      </w:r>
      <w:r w:rsidR="00B02D5E" w:rsidRPr="00903DBA">
        <w:rPr>
          <w:highlight w:val="white"/>
        </w:rPr>
        <w:t>,</w:t>
      </w:r>
      <w:r w:rsidR="001F2E9D" w:rsidRPr="00903DBA">
        <w:rPr>
          <w:highlight w:val="white"/>
        </w:rPr>
        <w:t xml:space="preserve"> there is always expressions in the </w:t>
      </w:r>
      <w:r w:rsidR="00F4217C" w:rsidRPr="00903DBA">
        <w:rPr>
          <w:highlight w:val="white"/>
        </w:rPr>
        <w:t>initialization</w:t>
      </w:r>
      <w:r w:rsidR="001F2E9D" w:rsidRPr="00903DBA">
        <w:rPr>
          <w:highlight w:val="white"/>
        </w:rPr>
        <w:t xml:space="preserve"> lists.</w:t>
      </w:r>
    </w:p>
    <w:p w14:paraId="4578302B" w14:textId="595F03FD" w:rsidR="00840DDD" w:rsidRPr="00903DBA" w:rsidRDefault="00840DDD" w:rsidP="00840DDD">
      <w:pPr>
        <w:pStyle w:val="Code"/>
        <w:rPr>
          <w:highlight w:val="white"/>
        </w:rPr>
      </w:pPr>
      <w:r w:rsidRPr="00903DBA">
        <w:rPr>
          <w:highlight w:val="white"/>
        </w:rPr>
        <w:t xml:space="preserve">  | LEFT_BLOCK </w:t>
      </w:r>
      <w:r w:rsidR="002F35C1" w:rsidRPr="00903DBA">
        <w:rPr>
          <w:highlight w:val="white"/>
        </w:rPr>
        <w:t>initializer</w:t>
      </w:r>
      <w:r w:rsidRPr="00903DBA">
        <w:rPr>
          <w:highlight w:val="white"/>
        </w:rPr>
        <w:t>_list optional_comma RIGHT_BLOCK {</w:t>
      </w:r>
    </w:p>
    <w:p w14:paraId="2EDCB817" w14:textId="77777777" w:rsidR="00840DDD" w:rsidRPr="00903DBA" w:rsidRDefault="00840DDD" w:rsidP="00840DDD">
      <w:pPr>
        <w:pStyle w:val="Code"/>
        <w:rPr>
          <w:highlight w:val="white"/>
        </w:rPr>
      </w:pPr>
      <w:r w:rsidRPr="00903DBA">
        <w:rPr>
          <w:highlight w:val="white"/>
        </w:rPr>
        <w:t xml:space="preserve">      $$ = $2;</w:t>
      </w:r>
    </w:p>
    <w:p w14:paraId="648F155B" w14:textId="77777777" w:rsidR="00840DDD" w:rsidRPr="00903DBA" w:rsidRDefault="00840DDD" w:rsidP="00840DDD">
      <w:pPr>
        <w:pStyle w:val="Code"/>
        <w:rPr>
          <w:highlight w:val="white"/>
        </w:rPr>
      </w:pPr>
      <w:r w:rsidRPr="00903DBA">
        <w:rPr>
          <w:highlight w:val="white"/>
        </w:rPr>
        <w:t xml:space="preserve">    };</w:t>
      </w:r>
    </w:p>
    <w:p w14:paraId="60333D71" w14:textId="77777777" w:rsidR="00840DDD" w:rsidRPr="00903DBA" w:rsidRDefault="00840DDD" w:rsidP="00840DDD">
      <w:pPr>
        <w:pStyle w:val="Code"/>
        <w:rPr>
          <w:highlight w:val="white"/>
        </w:rPr>
      </w:pPr>
    </w:p>
    <w:p w14:paraId="28C8FBC8" w14:textId="77777777" w:rsidR="00840DDD" w:rsidRPr="00903DBA" w:rsidRDefault="00840DDD" w:rsidP="00840DDD">
      <w:pPr>
        <w:pStyle w:val="Code"/>
        <w:rPr>
          <w:highlight w:val="white"/>
        </w:rPr>
      </w:pPr>
      <w:r w:rsidRPr="00903DBA">
        <w:rPr>
          <w:highlight w:val="white"/>
        </w:rPr>
        <w:t>optional_comma:</w:t>
      </w:r>
    </w:p>
    <w:p w14:paraId="416FF86E" w14:textId="77777777" w:rsidR="00840DDD" w:rsidRPr="00903DBA" w:rsidRDefault="00840DDD" w:rsidP="00840DDD">
      <w:pPr>
        <w:pStyle w:val="Code"/>
        <w:rPr>
          <w:highlight w:val="white"/>
        </w:rPr>
      </w:pPr>
      <w:r w:rsidRPr="00903DBA">
        <w:rPr>
          <w:highlight w:val="white"/>
        </w:rPr>
        <w:t xml:space="preserve">    /* Empty */</w:t>
      </w:r>
    </w:p>
    <w:p w14:paraId="7F9A6674" w14:textId="77777777" w:rsidR="00840DDD" w:rsidRPr="00903DBA" w:rsidRDefault="00840DDD" w:rsidP="00840DDD">
      <w:pPr>
        <w:pStyle w:val="Code"/>
        <w:rPr>
          <w:highlight w:val="white"/>
        </w:rPr>
      </w:pPr>
      <w:r w:rsidRPr="00903DBA">
        <w:rPr>
          <w:highlight w:val="white"/>
        </w:rPr>
        <w:t xml:space="preserve">  | COMMA;</w:t>
      </w:r>
    </w:p>
    <w:p w14:paraId="61596FD1" w14:textId="77777777" w:rsidR="00840DDD" w:rsidRPr="00903DBA" w:rsidRDefault="00840DDD" w:rsidP="00840DDD">
      <w:pPr>
        <w:pStyle w:val="Code"/>
        <w:rPr>
          <w:highlight w:val="white"/>
        </w:rPr>
      </w:pPr>
    </w:p>
    <w:p w14:paraId="3F23928C" w14:textId="156D559E" w:rsidR="00840DDD" w:rsidRPr="00903DBA" w:rsidRDefault="002F35C1" w:rsidP="00840DDD">
      <w:pPr>
        <w:pStyle w:val="Code"/>
        <w:rPr>
          <w:highlight w:val="white"/>
        </w:rPr>
      </w:pPr>
      <w:r w:rsidRPr="00903DBA">
        <w:rPr>
          <w:highlight w:val="white"/>
        </w:rPr>
        <w:t>initializer</w:t>
      </w:r>
      <w:r w:rsidR="00840DDD" w:rsidRPr="00903DBA">
        <w:rPr>
          <w:highlight w:val="white"/>
        </w:rPr>
        <w:t>_list:</w:t>
      </w:r>
    </w:p>
    <w:p w14:paraId="52B9D4BB" w14:textId="543534ED" w:rsidR="00840DDD" w:rsidRPr="00903DBA" w:rsidRDefault="00840DDD" w:rsidP="00840DDD">
      <w:pPr>
        <w:pStyle w:val="Code"/>
        <w:rPr>
          <w:highlight w:val="white"/>
        </w:rPr>
      </w:pPr>
      <w:r w:rsidRPr="00903DBA">
        <w:rPr>
          <w:highlight w:val="white"/>
        </w:rPr>
        <w:t xml:space="preserve">    </w:t>
      </w:r>
      <w:r w:rsidR="002F35C1" w:rsidRPr="00903DBA">
        <w:rPr>
          <w:highlight w:val="white"/>
        </w:rPr>
        <w:t>initializer</w:t>
      </w:r>
      <w:r w:rsidRPr="00903DBA">
        <w:rPr>
          <w:highlight w:val="white"/>
        </w:rPr>
        <w:t xml:space="preserve"> {</w:t>
      </w:r>
    </w:p>
    <w:p w14:paraId="3E22FBE6" w14:textId="77777777" w:rsidR="00840DDD" w:rsidRPr="00903DBA" w:rsidRDefault="00840DDD" w:rsidP="00840DDD">
      <w:pPr>
        <w:pStyle w:val="Code"/>
        <w:rPr>
          <w:highlight w:val="white"/>
        </w:rPr>
      </w:pPr>
      <w:r w:rsidRPr="00903DBA">
        <w:rPr>
          <w:highlight w:val="white"/>
        </w:rPr>
        <w:t xml:space="preserve">      $$ = new List&lt;object&gt;();</w:t>
      </w:r>
    </w:p>
    <w:p w14:paraId="5F268AF5" w14:textId="77777777" w:rsidR="00840DDD" w:rsidRPr="00903DBA" w:rsidRDefault="00840DDD" w:rsidP="00840DDD">
      <w:pPr>
        <w:pStyle w:val="Code"/>
        <w:rPr>
          <w:highlight w:val="white"/>
        </w:rPr>
      </w:pPr>
      <w:r w:rsidRPr="00903DBA">
        <w:rPr>
          <w:highlight w:val="white"/>
        </w:rPr>
        <w:t xml:space="preserve">      $$.Add($1);</w:t>
      </w:r>
    </w:p>
    <w:p w14:paraId="64ADC220" w14:textId="77777777" w:rsidR="00840DDD" w:rsidRPr="00903DBA" w:rsidRDefault="00840DDD" w:rsidP="00840DDD">
      <w:pPr>
        <w:pStyle w:val="Code"/>
        <w:rPr>
          <w:highlight w:val="white"/>
        </w:rPr>
      </w:pPr>
      <w:r w:rsidRPr="00903DBA">
        <w:rPr>
          <w:highlight w:val="white"/>
        </w:rPr>
        <w:t xml:space="preserve">    }</w:t>
      </w:r>
    </w:p>
    <w:p w14:paraId="78FD3FC1" w14:textId="5585EB55" w:rsidR="00840DDD" w:rsidRPr="00903DBA" w:rsidRDefault="00840DDD" w:rsidP="00840DDD">
      <w:pPr>
        <w:pStyle w:val="Code"/>
        <w:rPr>
          <w:highlight w:val="white"/>
        </w:rPr>
      </w:pPr>
      <w:r w:rsidRPr="00903DBA">
        <w:rPr>
          <w:highlight w:val="white"/>
        </w:rPr>
        <w:t xml:space="preserve">  | </w:t>
      </w:r>
      <w:r w:rsidR="002F35C1" w:rsidRPr="00903DBA">
        <w:rPr>
          <w:highlight w:val="white"/>
        </w:rPr>
        <w:t>initializer</w:t>
      </w:r>
      <w:r w:rsidRPr="00903DBA">
        <w:rPr>
          <w:highlight w:val="white"/>
        </w:rPr>
        <w:t xml:space="preserve">_list COMMA </w:t>
      </w:r>
      <w:r w:rsidR="002F35C1" w:rsidRPr="00903DBA">
        <w:rPr>
          <w:highlight w:val="white"/>
        </w:rPr>
        <w:t>initializer</w:t>
      </w:r>
      <w:r w:rsidRPr="00903DBA">
        <w:rPr>
          <w:highlight w:val="white"/>
        </w:rPr>
        <w:t xml:space="preserve"> {</w:t>
      </w:r>
    </w:p>
    <w:p w14:paraId="2683D22A" w14:textId="77777777" w:rsidR="00840DDD" w:rsidRPr="00903DBA" w:rsidRDefault="00840DDD" w:rsidP="00840DDD">
      <w:pPr>
        <w:pStyle w:val="Code"/>
        <w:rPr>
          <w:highlight w:val="white"/>
        </w:rPr>
      </w:pPr>
      <w:r w:rsidRPr="00903DBA">
        <w:rPr>
          <w:highlight w:val="white"/>
        </w:rPr>
        <w:t xml:space="preserve">      $1.Add($3);</w:t>
      </w:r>
    </w:p>
    <w:p w14:paraId="2A226343" w14:textId="77777777" w:rsidR="00840DDD" w:rsidRPr="00903DBA" w:rsidRDefault="00840DDD" w:rsidP="00840DDD">
      <w:pPr>
        <w:pStyle w:val="Code"/>
        <w:rPr>
          <w:highlight w:val="white"/>
        </w:rPr>
      </w:pPr>
      <w:r w:rsidRPr="00903DBA">
        <w:rPr>
          <w:highlight w:val="white"/>
        </w:rPr>
        <w:t xml:space="preserve">      $$ = $1;</w:t>
      </w:r>
    </w:p>
    <w:p w14:paraId="0446B831" w14:textId="77777777" w:rsidR="00840DDD" w:rsidRPr="00903DBA" w:rsidRDefault="00840DDD" w:rsidP="00840DDD">
      <w:pPr>
        <w:pStyle w:val="Code"/>
        <w:rPr>
          <w:highlight w:val="white"/>
        </w:rPr>
      </w:pPr>
      <w:r w:rsidRPr="00903DBA">
        <w:rPr>
          <w:highlight w:val="white"/>
        </w:rPr>
        <w:t xml:space="preserve">    };</w:t>
      </w:r>
    </w:p>
    <w:p w14:paraId="510E2938" w14:textId="121B2361" w:rsidR="00840DDD" w:rsidRPr="00903DBA" w:rsidRDefault="007E7175" w:rsidP="007E7175">
      <w:pPr>
        <w:pStyle w:val="Rubrik4"/>
        <w:rPr>
          <w:highlight w:val="white"/>
        </w:rPr>
      </w:pPr>
      <w:r w:rsidRPr="00903DBA">
        <w:rPr>
          <w:highlight w:val="white"/>
        </w:rPr>
        <w:t>Abstract Declarator</w:t>
      </w:r>
    </w:p>
    <w:p w14:paraId="3628FAD5" w14:textId="52DD46CA" w:rsidR="00B02D5E" w:rsidRPr="00903DBA" w:rsidRDefault="00B02D5E" w:rsidP="00B02D5E">
      <w:pPr>
        <w:rPr>
          <w:highlight w:val="white"/>
        </w:rPr>
      </w:pPr>
      <w:r w:rsidRPr="00903DBA">
        <w:rPr>
          <w:highlight w:val="white"/>
        </w:rPr>
        <w:t>An abstract declarator is a direct declarator without a name</w:t>
      </w:r>
      <w:r w:rsidR="007D4662" w:rsidRPr="00903DBA">
        <w:rPr>
          <w:highlight w:val="white"/>
        </w:rPr>
        <w:t xml:space="preserve">, which is allowed in function parameters and as operand </w:t>
      </w:r>
      <w:r w:rsidR="00AC0601" w:rsidRPr="00903DBA">
        <w:rPr>
          <w:highlight w:val="white"/>
        </w:rPr>
        <w:t>of</w:t>
      </w:r>
      <w:r w:rsidR="007D4662" w:rsidRPr="00903DBA">
        <w:rPr>
          <w:highlight w:val="white"/>
        </w:rPr>
        <w:t xml:space="preserve"> the </w:t>
      </w:r>
      <w:r w:rsidR="00AE19E6" w:rsidRPr="00903DBA">
        <w:rPr>
          <w:rStyle w:val="KeyWord0"/>
          <w:highlight w:val="white"/>
        </w:rPr>
        <w:t>sizeof</w:t>
      </w:r>
      <w:r w:rsidR="00AE19E6" w:rsidRPr="00903DBA">
        <w:rPr>
          <w:highlight w:val="white"/>
        </w:rPr>
        <w:t xml:space="preserve"> operator.</w:t>
      </w:r>
      <w:r w:rsidR="00AC0601" w:rsidRPr="00903DBA">
        <w:rPr>
          <w:highlight w:val="white"/>
        </w:rPr>
        <w:t xml:space="preserve"> It works in the same way as the regular declarator.</w:t>
      </w:r>
      <w:r w:rsidR="00DC215F" w:rsidRPr="00903DBA">
        <w:rPr>
          <w:highlight w:val="white"/>
        </w:rPr>
        <w:t xml:space="preserve"> The only difference is that an abstract declarator cannot be made up by a name.</w:t>
      </w:r>
    </w:p>
    <w:p w14:paraId="27501D7D" w14:textId="77777777" w:rsidR="00840DDD" w:rsidRPr="00903DBA" w:rsidRDefault="00840DDD" w:rsidP="00840DDD">
      <w:pPr>
        <w:pStyle w:val="Code"/>
        <w:rPr>
          <w:highlight w:val="white"/>
        </w:rPr>
      </w:pPr>
      <w:r w:rsidRPr="00903DBA">
        <w:rPr>
          <w:highlight w:val="white"/>
        </w:rPr>
        <w:t>abstract_declarator:</w:t>
      </w:r>
    </w:p>
    <w:p w14:paraId="47881D93" w14:textId="77777777" w:rsidR="00840DDD" w:rsidRPr="00903DBA" w:rsidRDefault="00840DDD" w:rsidP="00840DDD">
      <w:pPr>
        <w:pStyle w:val="Code"/>
        <w:rPr>
          <w:highlight w:val="white"/>
        </w:rPr>
      </w:pPr>
      <w:r w:rsidRPr="00903DBA">
        <w:rPr>
          <w:highlight w:val="white"/>
        </w:rPr>
        <w:t xml:space="preserve">    pointer_list {</w:t>
      </w:r>
    </w:p>
    <w:p w14:paraId="4BE37016" w14:textId="70C37C26" w:rsidR="00840DDD" w:rsidRPr="00903DBA" w:rsidRDefault="00840DDD" w:rsidP="00840DDD">
      <w:pPr>
        <w:pStyle w:val="Code"/>
        <w:rPr>
          <w:highlight w:val="white"/>
        </w:rPr>
      </w:pPr>
      <w:r w:rsidRPr="00903DBA">
        <w:rPr>
          <w:highlight w:val="white"/>
        </w:rPr>
        <w:t xml:space="preserve">      $$ = MiddleCodeGenerator.</w:t>
      </w:r>
      <w:r w:rsidR="001815CD" w:rsidRPr="00903DBA">
        <w:rPr>
          <w:highlight w:val="white"/>
        </w:rPr>
        <w:t xml:space="preserve">PointerDeclarator </w:t>
      </w:r>
      <w:r w:rsidRPr="00903DBA">
        <w:rPr>
          <w:highlight w:val="white"/>
        </w:rPr>
        <w:t>($1, null);</w:t>
      </w:r>
    </w:p>
    <w:p w14:paraId="6F4FD41B" w14:textId="2DEA4560" w:rsidR="00840DDD" w:rsidRPr="00903DBA" w:rsidRDefault="00840DDD" w:rsidP="00840DDD">
      <w:pPr>
        <w:pStyle w:val="Code"/>
        <w:rPr>
          <w:highlight w:val="white"/>
        </w:rPr>
      </w:pPr>
      <w:r w:rsidRPr="00903DBA">
        <w:rPr>
          <w:highlight w:val="white"/>
        </w:rPr>
        <w:t xml:space="preserve">    }</w:t>
      </w:r>
    </w:p>
    <w:p w14:paraId="64890106" w14:textId="77777777" w:rsidR="00840DDD" w:rsidRPr="00903DBA" w:rsidRDefault="00840DDD" w:rsidP="00840DDD">
      <w:pPr>
        <w:pStyle w:val="Code"/>
        <w:rPr>
          <w:highlight w:val="white"/>
        </w:rPr>
      </w:pPr>
      <w:r w:rsidRPr="00903DBA">
        <w:rPr>
          <w:highlight w:val="white"/>
        </w:rPr>
        <w:t xml:space="preserve">  | optional_pointer_list direct_abstract_declarator {</w:t>
      </w:r>
    </w:p>
    <w:p w14:paraId="76F92EB3" w14:textId="77777777" w:rsidR="00840DDD" w:rsidRPr="00903DBA" w:rsidRDefault="00840DDD" w:rsidP="00840DDD">
      <w:pPr>
        <w:pStyle w:val="Code"/>
        <w:rPr>
          <w:highlight w:val="white"/>
        </w:rPr>
      </w:pPr>
      <w:r w:rsidRPr="00903DBA">
        <w:rPr>
          <w:highlight w:val="white"/>
        </w:rPr>
        <w:t xml:space="preserve">      $$ = MiddleCodeGenerator.PointerDeclarator($1, $2);</w:t>
      </w:r>
    </w:p>
    <w:p w14:paraId="50817BF7" w14:textId="41CAD95B" w:rsidR="00840DDD" w:rsidRPr="00903DBA" w:rsidRDefault="00840DDD" w:rsidP="00840DDD">
      <w:pPr>
        <w:pStyle w:val="Code"/>
        <w:rPr>
          <w:highlight w:val="white"/>
        </w:rPr>
      </w:pPr>
      <w:r w:rsidRPr="00903DBA">
        <w:rPr>
          <w:highlight w:val="white"/>
        </w:rPr>
        <w:t xml:space="preserve">    };</w:t>
      </w:r>
    </w:p>
    <w:p w14:paraId="127DA526" w14:textId="77777777" w:rsidR="00840DDD" w:rsidRPr="00903DBA" w:rsidRDefault="00840DDD" w:rsidP="00840DDD">
      <w:pPr>
        <w:pStyle w:val="Code"/>
        <w:rPr>
          <w:highlight w:val="white"/>
        </w:rPr>
      </w:pPr>
    </w:p>
    <w:p w14:paraId="7935644A" w14:textId="77777777" w:rsidR="00840DDD" w:rsidRPr="00903DBA" w:rsidRDefault="00840DDD" w:rsidP="00840DDD">
      <w:pPr>
        <w:pStyle w:val="Code"/>
        <w:rPr>
          <w:highlight w:val="white"/>
        </w:rPr>
      </w:pPr>
      <w:r w:rsidRPr="00903DBA">
        <w:rPr>
          <w:highlight w:val="white"/>
        </w:rPr>
        <w:t>direct_abstract_declarator:</w:t>
      </w:r>
    </w:p>
    <w:p w14:paraId="105561A6" w14:textId="77777777" w:rsidR="00840DDD" w:rsidRPr="00903DBA" w:rsidRDefault="00840DDD" w:rsidP="00840DDD">
      <w:pPr>
        <w:pStyle w:val="Code"/>
        <w:rPr>
          <w:highlight w:val="white"/>
        </w:rPr>
      </w:pPr>
      <w:r w:rsidRPr="00903DBA">
        <w:rPr>
          <w:highlight w:val="white"/>
        </w:rPr>
        <w:t xml:space="preserve">    LEFT_PARENTHESIS abstract_declarator RIGHT_PARENTHESIS {</w:t>
      </w:r>
    </w:p>
    <w:p w14:paraId="368FCD09" w14:textId="77777777" w:rsidR="00840DDD" w:rsidRPr="00903DBA" w:rsidRDefault="00840DDD" w:rsidP="00840DDD">
      <w:pPr>
        <w:pStyle w:val="Code"/>
        <w:rPr>
          <w:highlight w:val="white"/>
        </w:rPr>
      </w:pPr>
      <w:r w:rsidRPr="00903DBA">
        <w:rPr>
          <w:highlight w:val="white"/>
        </w:rPr>
        <w:t xml:space="preserve">      $$ = $2;</w:t>
      </w:r>
    </w:p>
    <w:p w14:paraId="45B9A0CB" w14:textId="77777777" w:rsidR="00840DDD" w:rsidRPr="00903DBA" w:rsidRDefault="00840DDD" w:rsidP="00840DDD">
      <w:pPr>
        <w:pStyle w:val="Code"/>
        <w:rPr>
          <w:highlight w:val="white"/>
        </w:rPr>
      </w:pPr>
      <w:r w:rsidRPr="00903DBA">
        <w:rPr>
          <w:highlight w:val="white"/>
        </w:rPr>
        <w:t xml:space="preserve">    }</w:t>
      </w:r>
    </w:p>
    <w:p w14:paraId="7D5A735E" w14:textId="77777777" w:rsidR="00840DDD" w:rsidRPr="00903DBA" w:rsidRDefault="00840DDD" w:rsidP="00840DDD">
      <w:pPr>
        <w:pStyle w:val="Code"/>
        <w:rPr>
          <w:highlight w:val="white"/>
        </w:rPr>
      </w:pPr>
      <w:r w:rsidRPr="00903DBA">
        <w:rPr>
          <w:highlight w:val="white"/>
        </w:rPr>
        <w:t xml:space="preserve">  | LEFT_SQUARE optional_constant_integral_expression RIGHT_SQUARE {</w:t>
      </w:r>
    </w:p>
    <w:p w14:paraId="1208E55F" w14:textId="77777777" w:rsidR="00840DDD" w:rsidRPr="00903DBA" w:rsidRDefault="00840DDD" w:rsidP="00840DDD">
      <w:pPr>
        <w:pStyle w:val="Code"/>
        <w:rPr>
          <w:highlight w:val="white"/>
        </w:rPr>
      </w:pPr>
      <w:r w:rsidRPr="00903DBA">
        <w:rPr>
          <w:highlight w:val="white"/>
        </w:rPr>
        <w:t xml:space="preserve">      $$ = MiddleCodeGenerator.ArrayType(null, $2);</w:t>
      </w:r>
    </w:p>
    <w:p w14:paraId="7A5429AD" w14:textId="77777777" w:rsidR="00840DDD" w:rsidRPr="00903DBA" w:rsidRDefault="00840DDD" w:rsidP="00840DDD">
      <w:pPr>
        <w:pStyle w:val="Code"/>
        <w:rPr>
          <w:highlight w:val="white"/>
        </w:rPr>
      </w:pPr>
      <w:r w:rsidRPr="00903DBA">
        <w:rPr>
          <w:highlight w:val="white"/>
        </w:rPr>
        <w:t xml:space="preserve">    }</w:t>
      </w:r>
    </w:p>
    <w:p w14:paraId="09CFCC95" w14:textId="77777777" w:rsidR="00840DDD" w:rsidRPr="00903DBA" w:rsidRDefault="00840DDD" w:rsidP="00840DDD">
      <w:pPr>
        <w:pStyle w:val="Code"/>
        <w:rPr>
          <w:highlight w:val="white"/>
        </w:rPr>
      </w:pPr>
      <w:r w:rsidRPr="00903DBA">
        <w:rPr>
          <w:highlight w:val="white"/>
        </w:rPr>
        <w:lastRenderedPageBreak/>
        <w:t xml:space="preserve">  | direct_abstract_declarator</w:t>
      </w:r>
    </w:p>
    <w:p w14:paraId="03E837FD" w14:textId="77777777" w:rsidR="00840DDD" w:rsidRPr="00903DBA" w:rsidRDefault="00840DDD" w:rsidP="00840DDD">
      <w:pPr>
        <w:pStyle w:val="Code"/>
        <w:rPr>
          <w:highlight w:val="white"/>
        </w:rPr>
      </w:pPr>
      <w:r w:rsidRPr="00903DBA">
        <w:rPr>
          <w:highlight w:val="white"/>
        </w:rPr>
        <w:t xml:space="preserve">    LEFT_SQUARE optional_constant_integral_expression RIGHT_SQUARE {</w:t>
      </w:r>
    </w:p>
    <w:p w14:paraId="7EB89FCD" w14:textId="77777777" w:rsidR="00840DDD" w:rsidRPr="00903DBA" w:rsidRDefault="00840DDD" w:rsidP="00840DDD">
      <w:pPr>
        <w:pStyle w:val="Code"/>
        <w:rPr>
          <w:highlight w:val="white"/>
        </w:rPr>
      </w:pPr>
      <w:r w:rsidRPr="00903DBA">
        <w:rPr>
          <w:highlight w:val="white"/>
        </w:rPr>
        <w:t xml:space="preserve">      $$ = MiddleCodeGenerator.ArrayType($1, $3);</w:t>
      </w:r>
    </w:p>
    <w:p w14:paraId="0BD772D6" w14:textId="77777777" w:rsidR="00840DDD" w:rsidRPr="00903DBA" w:rsidRDefault="00840DDD" w:rsidP="00840DDD">
      <w:pPr>
        <w:pStyle w:val="Code"/>
        <w:rPr>
          <w:highlight w:val="white"/>
        </w:rPr>
      </w:pPr>
      <w:r w:rsidRPr="00903DBA">
        <w:rPr>
          <w:highlight w:val="white"/>
        </w:rPr>
        <w:t xml:space="preserve">    }</w:t>
      </w:r>
    </w:p>
    <w:p w14:paraId="635D3CDA" w14:textId="77777777" w:rsidR="00840DDD" w:rsidRPr="00903DBA" w:rsidRDefault="00840DDD" w:rsidP="00840DDD">
      <w:pPr>
        <w:pStyle w:val="Code"/>
        <w:rPr>
          <w:highlight w:val="white"/>
        </w:rPr>
      </w:pPr>
      <w:r w:rsidRPr="00903DBA">
        <w:rPr>
          <w:highlight w:val="white"/>
        </w:rPr>
        <w:t xml:space="preserve">  | LEFT_PARENTHESIS optional_parameter_ellipse_list RIGHT_PARENTHESIS {</w:t>
      </w:r>
    </w:p>
    <w:p w14:paraId="0AF4717B" w14:textId="77777777" w:rsidR="00840DDD" w:rsidRPr="00903DBA" w:rsidRDefault="00840DDD" w:rsidP="00840DDD">
      <w:pPr>
        <w:pStyle w:val="Code"/>
        <w:rPr>
          <w:highlight w:val="white"/>
        </w:rPr>
      </w:pPr>
      <w:r w:rsidRPr="00903DBA">
        <w:rPr>
          <w:highlight w:val="white"/>
        </w:rPr>
        <w:t xml:space="preserve">      $$ = MiddleCodeGenerator.</w:t>
      </w:r>
    </w:p>
    <w:p w14:paraId="5EB23FF1" w14:textId="77777777" w:rsidR="00840DDD" w:rsidRPr="00903DBA" w:rsidRDefault="00840DDD" w:rsidP="00840DDD">
      <w:pPr>
        <w:pStyle w:val="Code"/>
        <w:rPr>
          <w:highlight w:val="white"/>
        </w:rPr>
      </w:pPr>
      <w:r w:rsidRPr="00903DBA">
        <w:rPr>
          <w:highlight w:val="white"/>
        </w:rPr>
        <w:t xml:space="preserve">           NewFunctionDeclaration(null, $2.First, $2.Second);</w:t>
      </w:r>
    </w:p>
    <w:p w14:paraId="774BEC98" w14:textId="77777777" w:rsidR="00840DDD" w:rsidRPr="00903DBA" w:rsidRDefault="00840DDD" w:rsidP="00840DDD">
      <w:pPr>
        <w:pStyle w:val="Code"/>
        <w:rPr>
          <w:highlight w:val="white"/>
        </w:rPr>
      </w:pPr>
      <w:r w:rsidRPr="00903DBA">
        <w:rPr>
          <w:highlight w:val="white"/>
        </w:rPr>
        <w:t xml:space="preserve">    }</w:t>
      </w:r>
    </w:p>
    <w:p w14:paraId="36C08093" w14:textId="77777777" w:rsidR="00840DDD" w:rsidRPr="00903DBA" w:rsidRDefault="00840DDD" w:rsidP="00840DDD">
      <w:pPr>
        <w:pStyle w:val="Code"/>
        <w:rPr>
          <w:highlight w:val="white"/>
        </w:rPr>
      </w:pPr>
      <w:r w:rsidRPr="00903DBA">
        <w:rPr>
          <w:highlight w:val="white"/>
        </w:rPr>
        <w:t xml:space="preserve">  | direct_abstract_declarator</w:t>
      </w:r>
    </w:p>
    <w:p w14:paraId="12115CE6" w14:textId="77777777" w:rsidR="00840DDD" w:rsidRPr="00903DBA" w:rsidRDefault="00840DDD" w:rsidP="00840DDD">
      <w:pPr>
        <w:pStyle w:val="Code"/>
        <w:rPr>
          <w:highlight w:val="white"/>
        </w:rPr>
      </w:pPr>
      <w:r w:rsidRPr="00903DBA">
        <w:rPr>
          <w:highlight w:val="white"/>
        </w:rPr>
        <w:t xml:space="preserve">    LEFT_PARENTHESIS optional_parameter_ellipse_list RIGHT_PARENTHESIS {</w:t>
      </w:r>
    </w:p>
    <w:p w14:paraId="3F25A0B2" w14:textId="77777777" w:rsidR="00840DDD" w:rsidRPr="00903DBA" w:rsidRDefault="00840DDD" w:rsidP="00840DDD">
      <w:pPr>
        <w:pStyle w:val="Code"/>
        <w:rPr>
          <w:highlight w:val="white"/>
        </w:rPr>
      </w:pPr>
      <w:r w:rsidRPr="00903DBA">
        <w:rPr>
          <w:highlight w:val="white"/>
        </w:rPr>
        <w:t xml:space="preserve">      $$ = MiddleCodeGenerator.</w:t>
      </w:r>
    </w:p>
    <w:p w14:paraId="2192AEE6" w14:textId="77777777" w:rsidR="00840DDD" w:rsidRPr="00903DBA" w:rsidRDefault="00840DDD" w:rsidP="00840DDD">
      <w:pPr>
        <w:pStyle w:val="Code"/>
        <w:rPr>
          <w:highlight w:val="white"/>
        </w:rPr>
      </w:pPr>
      <w:r w:rsidRPr="00903DBA">
        <w:rPr>
          <w:highlight w:val="white"/>
        </w:rPr>
        <w:t xml:space="preserve">           NewFunctionDeclaration($1, $3.First, $3.Second);</w:t>
      </w:r>
    </w:p>
    <w:p w14:paraId="27A3D15F" w14:textId="36F9D3AA" w:rsidR="0087340E" w:rsidRPr="00903DBA" w:rsidRDefault="00840DDD" w:rsidP="002B467E">
      <w:pPr>
        <w:pStyle w:val="Code"/>
        <w:rPr>
          <w:highlight w:val="white"/>
        </w:rPr>
      </w:pPr>
      <w:r w:rsidRPr="00903DBA">
        <w:rPr>
          <w:highlight w:val="white"/>
        </w:rPr>
        <w:t xml:space="preserve">    };</w:t>
      </w:r>
    </w:p>
    <w:p w14:paraId="407BF8AC" w14:textId="7140EFAF" w:rsidR="007E34E4" w:rsidRPr="00903DBA" w:rsidRDefault="00C42C18" w:rsidP="007E34E4">
      <w:pPr>
        <w:pStyle w:val="Rubrik2"/>
        <w:rPr>
          <w:highlight w:val="white"/>
        </w:rPr>
      </w:pPr>
      <w:bookmarkStart w:id="39" w:name="_Toc57655992"/>
      <w:r w:rsidRPr="00903DBA">
        <w:rPr>
          <w:highlight w:val="white"/>
        </w:rPr>
        <w:t>Stat</w:t>
      </w:r>
      <w:r w:rsidR="008E06B1" w:rsidRPr="00903DBA">
        <w:rPr>
          <w:highlight w:val="white"/>
        </w:rPr>
        <w:t>e</w:t>
      </w:r>
      <w:r w:rsidRPr="00903DBA">
        <w:rPr>
          <w:highlight w:val="white"/>
        </w:rPr>
        <w:t>ments</w:t>
      </w:r>
      <w:bookmarkEnd w:id="39"/>
    </w:p>
    <w:p w14:paraId="1D5ED6B3" w14:textId="17B3BA07" w:rsidR="00E40B78" w:rsidRPr="00903DBA" w:rsidRDefault="00E40B78" w:rsidP="00C901A8">
      <w:r w:rsidRPr="00903DBA">
        <w:t xml:space="preserve">The </w:t>
      </w:r>
      <w:proofErr w:type="spellStart"/>
      <w:r w:rsidR="001A47DA" w:rsidRPr="00903DBA">
        <w:rPr>
          <w:rStyle w:val="CodeInText"/>
        </w:rPr>
        <w:t>G</w:t>
      </w:r>
      <w:r w:rsidRPr="00903DBA">
        <w:rPr>
          <w:rStyle w:val="CodeInText"/>
        </w:rPr>
        <w:t>enerateFunctionCode</w:t>
      </w:r>
      <w:proofErr w:type="spellEnd"/>
      <w:r w:rsidRPr="00903DBA">
        <w:t xml:space="preserve"> is called after the middle code of the function has been generated. Its task is to </w:t>
      </w:r>
      <w:r w:rsidR="001A47DA" w:rsidRPr="00903DBA">
        <w:t>generate</w:t>
      </w:r>
      <w:r w:rsidRPr="00903DBA">
        <w:t xml:space="preserve"> the </w:t>
      </w:r>
      <w:r w:rsidR="005F79CB" w:rsidRPr="00903DBA">
        <w:t>assembly</w:t>
      </w:r>
      <w:r w:rsidRPr="00903DBA">
        <w:t xml:space="preserve"> and object code of the function. If the function returns </w:t>
      </w:r>
      <w:r w:rsidRPr="00903DBA">
        <w:rPr>
          <w:rStyle w:val="CodeInText"/>
        </w:rPr>
        <w:t>void</w:t>
      </w:r>
      <w:r w:rsidRPr="00903DBA">
        <w:t xml:space="preserve"> and is the main function, the </w:t>
      </w:r>
      <w:r w:rsidRPr="00903DBA">
        <w:rPr>
          <w:rStyle w:val="CodeInText"/>
        </w:rPr>
        <w:t>Exit</w:t>
      </w:r>
      <w:r w:rsidRPr="00903DBA">
        <w:t xml:space="preserve"> middle code is added to middle code list. If </w:t>
      </w:r>
      <w:proofErr w:type="gramStart"/>
      <w:r w:rsidRPr="00903DBA">
        <w:t>the it</w:t>
      </w:r>
      <w:proofErr w:type="gramEnd"/>
      <w:r w:rsidRPr="00903DBA">
        <w:t xml:space="preserve"> returns </w:t>
      </w:r>
      <w:r w:rsidRPr="00903DBA">
        <w:rPr>
          <w:rStyle w:val="CodeInText"/>
        </w:rPr>
        <w:t>void</w:t>
      </w:r>
      <w:r w:rsidRPr="00903DBA">
        <w:t xml:space="preserve"> and is not the main, the Return middle code instruction is added.</w:t>
      </w:r>
    </w:p>
    <w:p w14:paraId="4487ADA5" w14:textId="33F4B441" w:rsidR="00E40B78" w:rsidRPr="00903DBA" w:rsidRDefault="00E40B78" w:rsidP="00E40B78">
      <w:r w:rsidRPr="00903DBA">
        <w:t>Then the middle code is being optimized and a list of base blocks is generated.</w:t>
      </w:r>
    </w:p>
    <w:p w14:paraId="1F09B5A6" w14:textId="77777777" w:rsidR="00E40B78" w:rsidRPr="00903DBA" w:rsidRDefault="00E40B78" w:rsidP="00E40B78">
      <w:r w:rsidRPr="00903DBA">
        <w:t xml:space="preserve">The object code is </w:t>
      </w:r>
      <w:proofErr w:type="gramStart"/>
      <w:r w:rsidRPr="00903DBA">
        <w:t>actually generated</w:t>
      </w:r>
      <w:proofErr w:type="gramEnd"/>
      <w:r w:rsidRPr="00903DBA">
        <w:t xml:space="preserve"> twice, since we want to know which symbols are not used and can be removed from the symbol table.</w:t>
      </w:r>
    </w:p>
    <w:p w14:paraId="64FCD931" w14:textId="77777777" w:rsidR="00E40B78" w:rsidRPr="00903DBA" w:rsidRDefault="00E40B78" w:rsidP="00E40B78">
      <w:r w:rsidRPr="00903DBA">
        <w:t xml:space="preserve">If the function is the main </w:t>
      </w:r>
      <w:proofErr w:type="gramStart"/>
      <w:r w:rsidRPr="00903DBA">
        <w:t>function</w:t>
      </w:r>
      <w:proofErr w:type="gramEnd"/>
      <w:r w:rsidRPr="00903DBA">
        <w:t xml:space="preserve"> we have to modify the entry point of the function.</w:t>
      </w:r>
    </w:p>
    <w:p w14:paraId="669A5546" w14:textId="77777777" w:rsidR="00E40B78" w:rsidRPr="00903DBA" w:rsidRDefault="00E40B78" w:rsidP="00E40B78">
      <w:r w:rsidRPr="00903DBA">
        <w:t>Finally, the function is added to the linker map and the symbol table is popped.</w:t>
      </w:r>
    </w:p>
    <w:p w14:paraId="3E95C270" w14:textId="59A57327" w:rsidR="00E40B78" w:rsidRPr="00903DBA" w:rsidRDefault="00E40B78" w:rsidP="00E40B78">
      <w:r w:rsidRPr="00903DBA">
        <w:t xml:space="preserve">The </w:t>
      </w:r>
      <w:proofErr w:type="spellStart"/>
      <w:r w:rsidRPr="00903DBA">
        <w:rPr>
          <w:rStyle w:val="CodeInText"/>
        </w:rPr>
        <w:t>generate</w:t>
      </w:r>
      <w:r w:rsidR="005F79CB" w:rsidRPr="00903DBA">
        <w:rPr>
          <w:rStyle w:val="CodeInText"/>
        </w:rPr>
        <w:t>Assembly</w:t>
      </w:r>
      <w:r w:rsidRPr="00903DBA">
        <w:rPr>
          <w:rStyle w:val="CodeInText"/>
        </w:rPr>
        <w:t>Text</w:t>
      </w:r>
      <w:proofErr w:type="spellEnd"/>
      <w:r w:rsidRPr="00903DBA">
        <w:t xml:space="preserve"> method generates the </w:t>
      </w:r>
      <w:r w:rsidR="005F79CB" w:rsidRPr="00903DBA">
        <w:t>assembly</w:t>
      </w:r>
      <w:r w:rsidRPr="00903DBA">
        <w:t xml:space="preserve"> code for the function.</w:t>
      </w:r>
    </w:p>
    <w:p w14:paraId="77CAA80F" w14:textId="77777777" w:rsidR="00E40B78" w:rsidRPr="00903DBA" w:rsidRDefault="00E40B78" w:rsidP="00E40B78">
      <w:r w:rsidRPr="00903DBA">
        <w:t xml:space="preserve">When a function containing </w:t>
      </w:r>
      <w:proofErr w:type="spellStart"/>
      <w:r w:rsidRPr="00903DBA">
        <w:rPr>
          <w:rStyle w:val="CodeInText"/>
        </w:rPr>
        <w:t>goto</w:t>
      </w:r>
      <w:proofErr w:type="spellEnd"/>
      <w:r w:rsidRPr="00903DBA">
        <w:t xml:space="preserve"> statements has been parsed, the addresses need to be set with the help of the label map.</w:t>
      </w:r>
    </w:p>
    <w:p w14:paraId="16DFFE45" w14:textId="47F33B45" w:rsidR="00B075C3" w:rsidRPr="00903DBA" w:rsidRDefault="00B141F0" w:rsidP="00E40B78">
      <w:pPr>
        <w:pStyle w:val="Rubrik3"/>
      </w:pPr>
      <w:bookmarkStart w:id="40" w:name="_Ref418259975"/>
      <w:bookmarkStart w:id="41" w:name="_Toc57655993"/>
      <w:r w:rsidRPr="00903DBA">
        <w:t xml:space="preserve">The </w:t>
      </w:r>
      <w:r w:rsidR="000D5EF4" w:rsidRPr="00903DBA">
        <w:t xml:space="preserve">if-else </w:t>
      </w:r>
      <w:r w:rsidRPr="00903DBA">
        <w:t>Problem</w:t>
      </w:r>
      <w:bookmarkEnd w:id="41"/>
    </w:p>
    <w:p w14:paraId="649A08E8" w14:textId="2A74DBC1" w:rsidR="00516DD1" w:rsidRPr="00903DBA" w:rsidRDefault="00516DD1">
      <w:pPr>
        <w:rPr>
          <w:ins w:id="42" w:author="Stefan Bjornander" w:date="2015-04-26T09:44:00Z"/>
        </w:rPr>
        <w:pPrChange w:id="43" w:author="Stefan Bjornander" w:date="2015-04-26T09:25:00Z">
          <w:pPr>
            <w:pStyle w:val="Code"/>
          </w:pPr>
        </w:pPrChange>
      </w:pPr>
      <w:ins w:id="44" w:author="Stefan Bjornander" w:date="2015-04-26T09:27:00Z">
        <w:r w:rsidRPr="00903DBA">
          <w:t xml:space="preserve">The </w:t>
        </w:r>
        <w:r w:rsidRPr="00903DBA">
          <w:rPr>
            <w:rStyle w:val="KeyWord0"/>
            <w:rPrChange w:id="45" w:author="Stefan Bjornander" w:date="2015-04-26T09:43:00Z">
              <w:rPr>
                <w:rStyle w:val="CodeInText"/>
              </w:rPr>
            </w:rPrChange>
          </w:rPr>
          <w:t>if-else</w:t>
        </w:r>
        <w:r w:rsidRPr="00903DBA">
          <w:rPr>
            <w:noProof/>
          </w:rPr>
          <w:t xml:space="preserve"> problem</w:t>
        </w:r>
      </w:ins>
      <w:r w:rsidR="00577A23" w:rsidRPr="00903DBA">
        <w:t xml:space="preserve"> </w:t>
      </w:r>
      <w:del w:id="46" w:author="Stefan Bjornander" w:date="2015-04-26T09:43:00Z">
        <w:r w:rsidRPr="00903DBA">
          <w:rPr>
            <w:noProof/>
          </w:rPr>
          <w:delText xml:space="preserve">In </w:delText>
        </w:r>
      </w:del>
      <w:ins w:id="47" w:author="Stefan Bjornander" w:date="2015-04-26T09:45:00Z">
        <w:r w:rsidRPr="00903DBA">
          <w:rPr>
            <w:noProof/>
          </w:rPr>
          <w:t xml:space="preserve">is the problem of </w:t>
        </w:r>
      </w:ins>
      <w:ins w:id="48" w:author="Stefan Bjornander" w:date="2015-04-26T09:51:00Z">
        <w:r w:rsidRPr="00903DBA">
          <w:rPr>
            <w:noProof/>
          </w:rPr>
          <w:t>syntac</w:t>
        </w:r>
      </w:ins>
      <w:ins w:id="49" w:author="Stefan Bjornander" w:date="2015-04-26T09:53:00Z">
        <w:r w:rsidRPr="00903DBA">
          <w:rPr>
            <w:noProof/>
          </w:rPr>
          <w:t xml:space="preserve">tically </w:t>
        </w:r>
      </w:ins>
      <w:ins w:id="50" w:author="Stefan Bjornander" w:date="2015-04-26T09:45:00Z">
        <w:r w:rsidRPr="00903DBA">
          <w:rPr>
            <w:noProof/>
          </w:rPr>
          <w:t xml:space="preserve">interpret </w:t>
        </w:r>
      </w:ins>
      <w:del w:id="51" w:author="Stefan Bjornander" w:date="2015-04-26T09:45:00Z">
        <w:r w:rsidRPr="00903DBA">
          <w:rPr>
            <w:noProof/>
          </w:rPr>
          <w:delText xml:space="preserve">the </w:delText>
        </w:r>
      </w:del>
      <w:ins w:id="52" w:author="Stefan Bjornander" w:date="2015-04-26T09:45:00Z">
        <w:r w:rsidRPr="00903DBA">
          <w:rPr>
            <w:noProof/>
          </w:rPr>
          <w:t>the leftmost source code below.</w:t>
        </w:r>
      </w:ins>
      <w:ins w:id="53" w:author="Stefan Bjornander" w:date="2015-04-26T09:47:00Z">
        <w:r w:rsidRPr="00903DBA">
          <w:rPr>
            <w:noProof/>
          </w:rPr>
          <w:t xml:space="preserve"> Semantically, the middle interpretation </w:t>
        </w:r>
      </w:ins>
      <w:r w:rsidRPr="00903DBA">
        <w:rPr>
          <w:noProof/>
        </w:rPr>
        <w:t xml:space="preserve">of the left statement </w:t>
      </w:r>
      <w:ins w:id="54" w:author="Stefan Bjornander" w:date="2015-04-26T09:47:00Z">
        <w:r w:rsidRPr="00903DBA">
          <w:rPr>
            <w:noProof/>
          </w:rPr>
          <w:t xml:space="preserve">is the correct one, each </w:t>
        </w:r>
        <w:r w:rsidRPr="00903DBA">
          <w:rPr>
            <w:rStyle w:val="KeyWord0"/>
            <w:rPrChange w:id="55" w:author="Stefan Bjornander" w:date="2015-04-26T09:48:00Z">
              <w:rPr>
                <w:rStyle w:val="CodeInText"/>
              </w:rPr>
            </w:rPrChange>
          </w:rPr>
          <w:t>else</w:t>
        </w:r>
        <w:r w:rsidRPr="00903DBA">
          <w:rPr>
            <w:noProof/>
          </w:rPr>
          <w:t xml:space="preserve"> shall be</w:t>
        </w:r>
      </w:ins>
      <w:ins w:id="56" w:author="Stefan Bjornander" w:date="2015-04-26T09:58:00Z">
        <w:r w:rsidRPr="00903DBA">
          <w:rPr>
            <w:noProof/>
          </w:rPr>
          <w:t xml:space="preserve"> connected</w:t>
        </w:r>
      </w:ins>
      <w:ins w:id="57" w:author="Stefan Bjornander" w:date="2015-04-26T09:47:00Z">
        <w:r w:rsidRPr="00903DBA">
          <w:rPr>
            <w:noProof/>
          </w:rPr>
          <w:t xml:space="preserve"> to the </w:t>
        </w:r>
      </w:ins>
      <w:ins w:id="58" w:author="Stefan Bjornander" w:date="2015-04-26T09:59:00Z">
        <w:r w:rsidRPr="00903DBA">
          <w:rPr>
            <w:noProof/>
          </w:rPr>
          <w:t xml:space="preserve">latest preceding </w:t>
        </w:r>
      </w:ins>
      <w:ins w:id="59" w:author="Stefan Bjornander" w:date="2015-04-26T09:48:00Z">
        <w:r w:rsidRPr="00903DBA">
          <w:rPr>
            <w:rStyle w:val="KeyWord0"/>
            <w:rPrChange w:id="60" w:author="Stefan Bjornander" w:date="2015-04-26T09:48:00Z">
              <w:rPr>
                <w:rStyle w:val="CodeInText"/>
              </w:rPr>
            </w:rPrChange>
          </w:rPr>
          <w:t>if</w:t>
        </w:r>
        <w:r w:rsidRPr="00903DBA">
          <w:rPr>
            <w:noProof/>
          </w:rPr>
          <w:t>.</w:t>
        </w:r>
      </w:ins>
    </w:p>
    <w:tbl>
      <w:tblPr>
        <w:tblStyle w:val="Tabellrutnt"/>
        <w:tblW w:w="0" w:type="auto"/>
        <w:tblLook w:val="04A0" w:firstRow="1" w:lastRow="0" w:firstColumn="1" w:lastColumn="0" w:noHBand="0" w:noVBand="1"/>
        <w:tblPrChange w:id="61"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2">
          <w:tblGrid>
            <w:gridCol w:w="3116"/>
            <w:gridCol w:w="3117"/>
            <w:gridCol w:w="3117"/>
          </w:tblGrid>
        </w:tblGridChange>
      </w:tblGrid>
      <w:tr w:rsidR="00516DD1" w:rsidRPr="00903DBA" w14:paraId="306EE423" w14:textId="77777777" w:rsidTr="00516DD1">
        <w:trPr>
          <w:ins w:id="63" w:author="Stefan Bjornander" w:date="2015-04-26T09:44:00Z"/>
        </w:trPr>
        <w:tc>
          <w:tcPr>
            <w:tcW w:w="3116" w:type="dxa"/>
            <w:tcPrChange w:id="64"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903DBA" w:rsidRDefault="00516DD1">
            <w:pPr>
              <w:pStyle w:val="Code"/>
              <w:rPr>
                <w:ins w:id="65" w:author="Stefan Bjornander" w:date="2015-04-26T09:44:00Z"/>
              </w:rPr>
            </w:pPr>
            <w:ins w:id="66" w:author="Stefan Bjornander" w:date="2015-04-26T09:44:00Z">
              <w:r w:rsidRPr="00903DBA">
                <w:t>if (a &lt; b)</w:t>
              </w:r>
            </w:ins>
          </w:p>
          <w:p w14:paraId="3B9E4E6E" w14:textId="77777777" w:rsidR="00516DD1" w:rsidRPr="00903DBA" w:rsidRDefault="00516DD1">
            <w:pPr>
              <w:pStyle w:val="Code"/>
              <w:rPr>
                <w:ins w:id="67" w:author="Stefan Bjornander" w:date="2015-04-26T09:44:00Z"/>
              </w:rPr>
            </w:pPr>
            <w:ins w:id="68" w:author="Stefan Bjornander" w:date="2015-04-26T09:44:00Z">
              <w:r w:rsidRPr="00903DBA">
                <w:t xml:space="preserve">  if (c &lt; d)</w:t>
              </w:r>
            </w:ins>
          </w:p>
          <w:p w14:paraId="4333B730" w14:textId="77777777" w:rsidR="00516DD1" w:rsidRPr="00903DBA" w:rsidRDefault="00516DD1">
            <w:pPr>
              <w:pStyle w:val="Code"/>
              <w:rPr>
                <w:ins w:id="69" w:author="Stefan Bjornander" w:date="2015-04-26T09:44:00Z"/>
              </w:rPr>
            </w:pPr>
            <w:ins w:id="70" w:author="Stefan Bjornander" w:date="2015-04-26T09:44:00Z">
              <w:r w:rsidRPr="00903DBA">
                <w:t xml:space="preserve">    e = 1;</w:t>
              </w:r>
            </w:ins>
          </w:p>
          <w:p w14:paraId="3207957D" w14:textId="77777777" w:rsidR="00516DD1" w:rsidRPr="00903DBA" w:rsidRDefault="00516DD1">
            <w:pPr>
              <w:pStyle w:val="Code"/>
              <w:rPr>
                <w:ins w:id="71" w:author="Stefan Bjornander" w:date="2015-04-26T09:44:00Z"/>
              </w:rPr>
            </w:pPr>
            <w:ins w:id="72" w:author="Stefan Bjornander" w:date="2015-04-26T09:44:00Z">
              <w:r w:rsidRPr="00903DBA">
                <w:t xml:space="preserve">  else</w:t>
              </w:r>
            </w:ins>
          </w:p>
          <w:p w14:paraId="67FEA936" w14:textId="77777777" w:rsidR="00516DD1" w:rsidRPr="00903DBA" w:rsidRDefault="00516DD1">
            <w:pPr>
              <w:pStyle w:val="Code"/>
              <w:rPr>
                <w:ins w:id="73" w:author="Stefan Bjornander" w:date="2015-04-26T09:44:00Z"/>
                <w:del w:id="74" w:author="Stefan Bjornander" w:date="2015-04-26T09:44:00Z"/>
              </w:rPr>
            </w:pPr>
            <w:ins w:id="75" w:author="Stefan Bjornander" w:date="2015-04-26T09:44:00Z">
              <w:r w:rsidRPr="00903DBA">
                <w:t xml:space="preserve">    f = 2;</w:t>
              </w:r>
            </w:ins>
          </w:p>
          <w:p w14:paraId="2FAE5D6D" w14:textId="77777777" w:rsidR="00516DD1" w:rsidRPr="00903DBA" w:rsidRDefault="00516DD1">
            <w:pPr>
              <w:pStyle w:val="Code"/>
              <w:rPr>
                <w:ins w:id="76" w:author="Stefan Bjornander" w:date="2015-04-26T09:44:00Z"/>
              </w:rPr>
            </w:pPr>
          </w:p>
        </w:tc>
        <w:tc>
          <w:tcPr>
            <w:tcW w:w="3117" w:type="dxa"/>
            <w:tcPrChange w:id="77"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903DBA" w:rsidRDefault="00516DD1">
            <w:pPr>
              <w:pStyle w:val="Code"/>
            </w:pPr>
            <w:ins w:id="78" w:author="Stefan Bjornander" w:date="2015-04-26T09:44:00Z">
              <w:r w:rsidRPr="00903DBA">
                <w:t>if (a &lt; b) {</w:t>
              </w:r>
            </w:ins>
          </w:p>
          <w:p w14:paraId="556A4791" w14:textId="77777777" w:rsidR="00516DD1" w:rsidRPr="00903DBA" w:rsidRDefault="00516DD1">
            <w:pPr>
              <w:pStyle w:val="Code"/>
            </w:pPr>
            <w:ins w:id="79" w:author="Stefan Bjornander" w:date="2015-04-26T09:44:00Z">
              <w:r w:rsidRPr="00903DBA">
                <w:t xml:space="preserve">  if (c &lt; d)</w:t>
              </w:r>
            </w:ins>
          </w:p>
          <w:p w14:paraId="694876BE" w14:textId="77777777" w:rsidR="00516DD1" w:rsidRPr="00903DBA" w:rsidRDefault="00516DD1">
            <w:pPr>
              <w:pStyle w:val="Code"/>
            </w:pPr>
            <w:ins w:id="80" w:author="Stefan Bjornander" w:date="2015-04-26T09:44:00Z">
              <w:r w:rsidRPr="00903DBA">
                <w:t xml:space="preserve">    e = 1;</w:t>
              </w:r>
            </w:ins>
          </w:p>
          <w:p w14:paraId="1C003489" w14:textId="77777777" w:rsidR="00516DD1" w:rsidRPr="00903DBA" w:rsidRDefault="00516DD1">
            <w:pPr>
              <w:pStyle w:val="Code"/>
            </w:pPr>
            <w:ins w:id="81" w:author="Stefan Bjornander" w:date="2015-04-26T09:44:00Z">
              <w:r w:rsidRPr="00903DBA">
                <w:t xml:space="preserve">  else</w:t>
              </w:r>
            </w:ins>
          </w:p>
          <w:p w14:paraId="4EEC399F" w14:textId="77777777" w:rsidR="00516DD1" w:rsidRPr="00903DBA" w:rsidRDefault="00516DD1">
            <w:pPr>
              <w:pStyle w:val="Code"/>
            </w:pPr>
            <w:ins w:id="82" w:author="Stefan Bjornander" w:date="2015-04-26T09:44:00Z">
              <w:r w:rsidRPr="00903DBA">
                <w:t xml:space="preserve">    f = 2;</w:t>
              </w:r>
            </w:ins>
          </w:p>
          <w:p w14:paraId="576B5809" w14:textId="77777777" w:rsidR="00516DD1" w:rsidRPr="00903DBA" w:rsidRDefault="00516DD1">
            <w:pPr>
              <w:pStyle w:val="Code"/>
              <w:rPr>
                <w:del w:id="83" w:author="Stefan Bjornander" w:date="2015-04-26T09:45:00Z"/>
              </w:rPr>
            </w:pPr>
            <w:ins w:id="84" w:author="Stefan Bjornander" w:date="2015-04-26T09:44:00Z">
              <w:r w:rsidRPr="00903DBA">
                <w:t>}</w:t>
              </w:r>
            </w:ins>
          </w:p>
          <w:p w14:paraId="4C1D31DA" w14:textId="77777777" w:rsidR="00516DD1" w:rsidRPr="00903DBA" w:rsidRDefault="00516DD1">
            <w:pPr>
              <w:pStyle w:val="Code"/>
              <w:rPr>
                <w:del w:id="85" w:author="Stefan Bjornander" w:date="2015-04-26T09:45:00Z"/>
              </w:rPr>
            </w:pPr>
          </w:p>
          <w:p w14:paraId="170E5735" w14:textId="77777777" w:rsidR="00516DD1" w:rsidRPr="00903DBA" w:rsidRDefault="00516DD1">
            <w:pPr>
              <w:pStyle w:val="Code"/>
              <w:rPr>
                <w:ins w:id="86" w:author="Stefan Bjornander" w:date="2015-04-26T09:44:00Z"/>
              </w:rPr>
              <w:pPrChange w:id="87" w:author="Stefan Bjornander" w:date="2015-04-26T09:45:00Z">
                <w:pPr/>
              </w:pPrChange>
            </w:pPr>
          </w:p>
        </w:tc>
        <w:tc>
          <w:tcPr>
            <w:tcW w:w="3117" w:type="dxa"/>
            <w:tcPrChange w:id="8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903DBA" w:rsidRDefault="00516DD1">
            <w:pPr>
              <w:pStyle w:val="Code"/>
            </w:pPr>
            <w:moveToRangeStart w:id="89" w:author="Stefan Bjornander" w:date="2015-04-26T09:45:00Z" w:name="move417804833"/>
            <w:ins w:id="90" w:author="Stefan Bjornander" w:date="2015-04-26T09:45:00Z">
              <w:r w:rsidRPr="00903DBA">
                <w:t>if (a &lt; b)</w:t>
              </w:r>
            </w:ins>
          </w:p>
          <w:p w14:paraId="1D552566" w14:textId="77777777" w:rsidR="00516DD1" w:rsidRPr="00903DBA" w:rsidRDefault="00516DD1">
            <w:pPr>
              <w:pStyle w:val="Code"/>
            </w:pPr>
            <w:ins w:id="91" w:author="Stefan Bjornander" w:date="2015-04-26T09:45:00Z">
              <w:r w:rsidRPr="00903DBA">
                <w:t xml:space="preserve">  if (c &lt; d) {</w:t>
              </w:r>
            </w:ins>
          </w:p>
          <w:p w14:paraId="66887BC4" w14:textId="77777777" w:rsidR="00516DD1" w:rsidRPr="00903DBA" w:rsidRDefault="00516DD1">
            <w:pPr>
              <w:pStyle w:val="Code"/>
            </w:pPr>
            <w:ins w:id="92" w:author="Stefan Bjornander" w:date="2015-04-26T09:45:00Z">
              <w:r w:rsidRPr="00903DBA">
                <w:t xml:space="preserve">    e = 1;</w:t>
              </w:r>
            </w:ins>
          </w:p>
          <w:p w14:paraId="1D00F382" w14:textId="77777777" w:rsidR="00516DD1" w:rsidRPr="00903DBA" w:rsidRDefault="00516DD1">
            <w:pPr>
              <w:pStyle w:val="Code"/>
            </w:pPr>
            <w:ins w:id="93" w:author="Stefan Bjornander" w:date="2015-04-26T09:45:00Z">
              <w:r w:rsidRPr="00903DBA">
                <w:t xml:space="preserve">  }</w:t>
              </w:r>
            </w:ins>
          </w:p>
          <w:p w14:paraId="488A8BE2" w14:textId="77777777" w:rsidR="00516DD1" w:rsidRPr="00903DBA" w:rsidRDefault="00516DD1">
            <w:pPr>
              <w:pStyle w:val="Code"/>
            </w:pPr>
            <w:ins w:id="94" w:author="Stefan Bjornander" w:date="2015-04-26T09:45:00Z">
              <w:r w:rsidRPr="00903DBA">
                <w:t>else</w:t>
              </w:r>
            </w:ins>
          </w:p>
          <w:p w14:paraId="062525C9" w14:textId="77777777" w:rsidR="00516DD1" w:rsidRPr="00903DBA" w:rsidRDefault="00516DD1">
            <w:pPr>
              <w:pStyle w:val="Code"/>
              <w:rPr>
                <w:del w:id="95" w:author="Stefan Bjornander" w:date="2015-04-26T09:45:00Z"/>
              </w:rPr>
            </w:pPr>
            <w:ins w:id="96" w:author="Stefan Bjornander" w:date="2015-04-26T09:45:00Z">
              <w:r w:rsidRPr="00903DBA">
                <w:t xml:space="preserve">  f = 2;</w:t>
              </w:r>
            </w:ins>
            <w:moveToRangeEnd w:id="89"/>
          </w:p>
          <w:p w14:paraId="5A274AD6" w14:textId="77777777" w:rsidR="00516DD1" w:rsidRPr="00903DBA" w:rsidRDefault="00516DD1">
            <w:pPr>
              <w:pStyle w:val="Code"/>
              <w:rPr>
                <w:ins w:id="97" w:author="Stefan Bjornander" w:date="2015-04-26T09:44:00Z"/>
              </w:rPr>
              <w:pPrChange w:id="98" w:author="Stefan Bjornander" w:date="2015-04-26T09:45:00Z">
                <w:pPr/>
              </w:pPrChange>
            </w:pPr>
          </w:p>
        </w:tc>
      </w:tr>
    </w:tbl>
    <w:p w14:paraId="2932D7E0" w14:textId="77777777" w:rsidR="00516DD1" w:rsidRPr="00903DBA" w:rsidRDefault="00516DD1" w:rsidP="00516DD1">
      <w:pPr>
        <w:pStyle w:val="Code"/>
        <w:rPr>
          <w:ins w:id="99" w:author="Stefan Bjornander" w:date="2015-04-26T09:49:00Z"/>
        </w:rPr>
      </w:pPr>
    </w:p>
    <w:p w14:paraId="1E9078F4" w14:textId="77777777" w:rsidR="00516DD1" w:rsidRPr="00903DBA" w:rsidRDefault="00516DD1">
      <w:pPr>
        <w:rPr>
          <w:ins w:id="100" w:author="Stefan Bjornander" w:date="2015-04-26T09:52:00Z"/>
        </w:rPr>
        <w:pPrChange w:id="101" w:author="Stefan Bjornander" w:date="2015-04-26T09:51:00Z">
          <w:pPr>
            <w:pStyle w:val="Code"/>
          </w:pPr>
        </w:pPrChange>
      </w:pPr>
      <w:r w:rsidRPr="00903DBA">
        <w:rPr>
          <w:noProof/>
        </w:rPr>
        <w:t xml:space="preserve">Below is a simple set of statement rules. Unfortunately, they are </w:t>
      </w:r>
      <w:ins w:id="102" w:author="Stefan Bjornander" w:date="2015-04-26T09:53:00Z">
        <w:r w:rsidRPr="00903DBA">
          <w:rPr>
            <w:noProof/>
          </w:rPr>
          <w:t>ambiguous</w:t>
        </w:r>
      </w:ins>
      <w:ins w:id="103" w:author="Stefan Bjornander" w:date="2015-04-26T09:50:00Z">
        <w:r w:rsidRPr="00903DBA">
          <w:rPr>
            <w:noProof/>
          </w:rPr>
          <w:t xml:space="preserve"> in that way that </w:t>
        </w:r>
      </w:ins>
      <w:ins w:id="104" w:author="Stefan Bjornander" w:date="2015-04-26T09:52:00Z">
        <w:r w:rsidRPr="00903DBA">
          <w:rPr>
            <w:noProof/>
          </w:rPr>
          <w:t xml:space="preserve">the </w:t>
        </w:r>
      </w:ins>
      <w:r w:rsidRPr="00903DBA">
        <w:rPr>
          <w:noProof/>
        </w:rPr>
        <w:t xml:space="preserve">an </w:t>
      </w:r>
      <w:ins w:id="105" w:author="Stefan Bjornander" w:date="2015-04-26T09:52:00Z">
        <w:r w:rsidRPr="00903DBA">
          <w:rPr>
            <w:rStyle w:val="CodeInText"/>
            <w:i/>
            <w:noProof/>
            <w:rPrChange w:id="106" w:author="Stefan Bjornander" w:date="2015-04-26T09:58:00Z">
              <w:rPr>
                <w:rStyle w:val="CodeInText"/>
              </w:rPr>
            </w:rPrChange>
          </w:rPr>
          <w:t>else</w:t>
        </w:r>
        <w:r w:rsidRPr="00903DBA">
          <w:rPr>
            <w:noProof/>
          </w:rPr>
          <w:t xml:space="preserve"> </w:t>
        </w:r>
      </w:ins>
      <w:r w:rsidRPr="00903DBA">
        <w:rPr>
          <w:noProof/>
        </w:rPr>
        <w:t>does not have to be connected to the latest preceding</w:t>
      </w:r>
      <w:ins w:id="107" w:author="Stefan Bjornander" w:date="2015-04-26T09:52:00Z">
        <w:r w:rsidRPr="00903DBA">
          <w:rPr>
            <w:noProof/>
          </w:rPr>
          <w:t xml:space="preserve"> </w:t>
        </w:r>
        <w:r w:rsidRPr="00903DBA">
          <w:rPr>
            <w:rStyle w:val="CodeInText"/>
            <w:i/>
            <w:noProof/>
            <w:rPrChange w:id="108" w:author="Stefan Bjornander" w:date="2015-04-26T09:58:00Z">
              <w:rPr>
                <w:rStyle w:val="CodeInText"/>
              </w:rPr>
            </w:rPrChange>
          </w:rPr>
          <w:t>if</w:t>
        </w:r>
        <w:r w:rsidRPr="00903DBA">
          <w:rPr>
            <w:noProof/>
          </w:rPr>
          <w:t xml:space="preserve">, </w:t>
        </w:r>
      </w:ins>
      <w:r w:rsidRPr="00903DBA">
        <w:rPr>
          <w:noProof/>
        </w:rPr>
        <w:t xml:space="preserve">resulting in both the middle and rightmost semantically interpretation above, </w:t>
      </w:r>
      <w:ins w:id="109" w:author="Stefan Bjornander" w:date="2015-04-26T09:52:00Z">
        <w:r w:rsidRPr="00903DBA">
          <w:rPr>
            <w:noProof/>
          </w:rPr>
          <w:t>depending in which order the rules are applied.</w:t>
        </w:r>
      </w:ins>
    </w:p>
    <w:p w14:paraId="277CF48B" w14:textId="77777777" w:rsidR="00516DD1" w:rsidRPr="00903DBA" w:rsidRDefault="00516DD1" w:rsidP="00516DD1">
      <w:pPr>
        <w:pStyle w:val="Code"/>
        <w:rPr>
          <w:ins w:id="110" w:author="Stefan Bjornander" w:date="2015-04-26T09:49:00Z"/>
        </w:rPr>
      </w:pPr>
      <w:ins w:id="111" w:author="Stefan Bjornander" w:date="2015-04-26T09:47:00Z">
        <w:r w:rsidRPr="00903DBA">
          <w:t>statement ::=</w:t>
        </w:r>
      </w:ins>
    </w:p>
    <w:p w14:paraId="7FBE5268" w14:textId="77777777" w:rsidR="00516DD1" w:rsidRPr="00903DBA" w:rsidRDefault="00516DD1" w:rsidP="00516DD1">
      <w:pPr>
        <w:pStyle w:val="Code"/>
        <w:rPr>
          <w:ins w:id="112" w:author="Stefan Bjornander" w:date="2015-04-26T09:47:00Z"/>
        </w:rPr>
      </w:pPr>
      <w:ins w:id="113" w:author="Stefan Bjornander" w:date="2015-04-26T09:49:00Z">
        <w:r w:rsidRPr="00903DBA">
          <w:t xml:space="preserve">   </w:t>
        </w:r>
      </w:ins>
      <w:r w:rsidRPr="00903DBA">
        <w:t xml:space="preserve"> </w:t>
      </w:r>
      <w:ins w:id="114" w:author="Stefan Bjornander" w:date="2015-04-26T09:49:00Z">
        <w:r w:rsidRPr="00903DBA">
          <w:t xml:space="preserve">IF LEFT_PAREN </w:t>
        </w:r>
      </w:ins>
      <w:ins w:id="115" w:author="Stefan Bjornander" w:date="2015-04-26T10:08:00Z">
        <w:r w:rsidRPr="00903DBA">
          <w:t xml:space="preserve">logical_expression </w:t>
        </w:r>
      </w:ins>
      <w:ins w:id="116" w:author="Stefan Bjornander" w:date="2015-04-26T09:49:00Z">
        <w:r w:rsidRPr="00903DBA">
          <w:t>RIGHT_PAREN statement</w:t>
        </w:r>
      </w:ins>
    </w:p>
    <w:p w14:paraId="436C5EC9" w14:textId="77777777" w:rsidR="00516DD1" w:rsidRPr="00903DBA" w:rsidRDefault="00516DD1" w:rsidP="00516DD1">
      <w:pPr>
        <w:pStyle w:val="Code"/>
        <w:rPr>
          <w:ins w:id="117" w:author="Stefan Bjornander" w:date="2015-04-26T09:49:00Z"/>
        </w:rPr>
      </w:pPr>
      <w:ins w:id="118" w:author="Stefan Bjornander" w:date="2015-04-26T09:49:00Z">
        <w:r w:rsidRPr="00903DBA">
          <w:t xml:space="preserve"> </w:t>
        </w:r>
      </w:ins>
      <w:r w:rsidRPr="00903DBA">
        <w:t xml:space="preserve"> </w:t>
      </w:r>
      <w:ins w:id="119" w:author="Stefan Bjornander" w:date="2015-04-26T09:49:00Z">
        <w:r w:rsidRPr="00903DBA">
          <w:t>|</w:t>
        </w:r>
      </w:ins>
      <w:r w:rsidRPr="00903DBA">
        <w:t xml:space="preserve"> </w:t>
      </w:r>
      <w:ins w:id="120" w:author="Stefan Bjornander" w:date="2015-04-26T09:49:00Z">
        <w:r w:rsidRPr="00903DBA">
          <w:t xml:space="preserve">IF LEFT_PAREN </w:t>
        </w:r>
      </w:ins>
      <w:ins w:id="121" w:author="Stefan Bjornander" w:date="2015-04-26T10:08:00Z">
        <w:r w:rsidRPr="00903DBA">
          <w:t xml:space="preserve">logical_expression </w:t>
        </w:r>
      </w:ins>
      <w:ins w:id="122" w:author="Stefan Bjornander" w:date="2015-04-26T09:49:00Z">
        <w:r w:rsidRPr="00903DBA">
          <w:t>RIGHT_PAREN statement ELSE statement</w:t>
        </w:r>
      </w:ins>
    </w:p>
    <w:p w14:paraId="2F7D1A5D" w14:textId="77777777" w:rsidR="00516DD1" w:rsidRPr="00903DBA" w:rsidRDefault="00516DD1" w:rsidP="00516DD1">
      <w:pPr>
        <w:pStyle w:val="Code"/>
      </w:pPr>
      <w:ins w:id="123" w:author="Stefan Bjornander" w:date="2015-04-26T10:08:00Z">
        <w:r w:rsidRPr="00903DBA">
          <w:t xml:space="preserve">  | </w:t>
        </w:r>
      </w:ins>
      <w:r w:rsidRPr="00903DBA">
        <w:t>...</w:t>
      </w:r>
    </w:p>
    <w:p w14:paraId="6D69375A" w14:textId="32F04444" w:rsidR="00516DD1" w:rsidRPr="00903DBA" w:rsidRDefault="00516DD1">
      <w:pPr>
        <w:rPr>
          <w:ins w:id="124" w:author="Stefan Bjornander" w:date="2015-04-26T09:47:00Z"/>
        </w:rPr>
        <w:pPrChange w:id="125" w:author="Stefan Bjornander" w:date="2015-04-26T09:25:00Z">
          <w:pPr>
            <w:pStyle w:val="Code"/>
          </w:pPr>
        </w:pPrChange>
      </w:pPr>
      <w:ins w:id="126" w:author="Stefan Bjornander" w:date="2015-04-26T09:51:00Z">
        <w:r w:rsidRPr="00903DBA">
          <w:rPr>
            <w:noProof/>
          </w:rPr>
          <w:lastRenderedPageBreak/>
          <w:t xml:space="preserve">To solve the problem, we need a more complicated </w:t>
        </w:r>
      </w:ins>
      <w:ins w:id="127" w:author="Stefan Bjornander" w:date="2015-04-26T09:53:00Z">
        <w:r w:rsidRPr="00903DBA">
          <w:rPr>
            <w:noProof/>
          </w:rPr>
          <w:t>set of rules</w:t>
        </w:r>
      </w:ins>
      <w:r w:rsidRPr="00903DBA">
        <w:rPr>
          <w:noProof/>
        </w:rPr>
        <w:t xml:space="preserve"> that works with open and closed statements.</w:t>
      </w:r>
      <w:ins w:id="128" w:author="Stefan Bjornander" w:date="2015-04-26T09:54:00Z">
        <w:r w:rsidRPr="00903DBA">
          <w:rPr>
            <w:noProof/>
          </w:rPr>
          <w:t xml:space="preserve"> The </w:t>
        </w:r>
      </w:ins>
      <w:ins w:id="129" w:author="Stefan Bjornander" w:date="2015-04-26T09:57:00Z">
        <w:r w:rsidRPr="00903DBA">
          <w:rPr>
            <w:noProof/>
          </w:rPr>
          <w:t xml:space="preserve">following set is unambiguous in that way that it always connects each </w:t>
        </w:r>
        <w:r w:rsidRPr="00903DBA">
          <w:rPr>
            <w:rStyle w:val="CodeInText"/>
            <w:i/>
            <w:noProof/>
            <w:rPrChange w:id="130" w:author="Stefan Bjornander" w:date="2015-04-26T09:58:00Z">
              <w:rPr>
                <w:rStyle w:val="CodeInText"/>
              </w:rPr>
            </w:rPrChange>
          </w:rPr>
          <w:t>else</w:t>
        </w:r>
        <w:r w:rsidRPr="00903DBA">
          <w:rPr>
            <w:noProof/>
          </w:rPr>
          <w:t xml:space="preserve"> with the</w:t>
        </w:r>
      </w:ins>
      <w:ins w:id="131" w:author="Stefan Bjornander" w:date="2015-04-26T09:58:00Z">
        <w:r w:rsidRPr="00903DBA">
          <w:rPr>
            <w:noProof/>
          </w:rPr>
          <w:t xml:space="preserve"> latest preceding</w:t>
        </w:r>
      </w:ins>
      <w:ins w:id="132" w:author="Stefan Bjornander" w:date="2015-04-26T09:57:00Z">
        <w:r w:rsidRPr="00903DBA">
          <w:rPr>
            <w:noProof/>
          </w:rPr>
          <w:t xml:space="preserve"> </w:t>
        </w:r>
      </w:ins>
      <w:ins w:id="133" w:author="Stefan Bjornander" w:date="2015-04-26T09:58:00Z">
        <w:r w:rsidRPr="00903DBA">
          <w:rPr>
            <w:rStyle w:val="CodeInText"/>
            <w:i/>
            <w:noProof/>
            <w:rPrChange w:id="134" w:author="Stefan Bjornander" w:date="2015-04-26T09:58:00Z">
              <w:rPr>
                <w:rStyle w:val="CodeInText"/>
              </w:rPr>
            </w:rPrChange>
          </w:rPr>
          <w:t>if</w:t>
        </w:r>
      </w:ins>
      <w:r w:rsidRPr="00903DBA">
        <w:rPr>
          <w:noProof/>
        </w:rPr>
        <w:t>, with comp</w:t>
      </w:r>
      <w:r w:rsidR="004B72D6" w:rsidRPr="00903DBA">
        <w:rPr>
          <w:noProof/>
        </w:rPr>
        <w:t>lies</w:t>
      </w:r>
      <w:r w:rsidRPr="00903DBA">
        <w:rPr>
          <w:noProof/>
        </w:rPr>
        <w:t xml:space="preserve"> to the semantics of C. A theoretical explanation of the open-closed statement solution is beyond the scope of this book, but I recommend the Dragon Book by Aho et al. for a closer look.</w:t>
      </w:r>
    </w:p>
    <w:p w14:paraId="75E8F949" w14:textId="4B4DAFB8" w:rsidR="003D7B0F" w:rsidRPr="00903DBA" w:rsidRDefault="00BC30A2" w:rsidP="00BC30A2">
      <w:r w:rsidRPr="00903DBA">
        <w:t xml:space="preserve">When it comes to the if-else statement we have a problem. </w:t>
      </w:r>
      <w:r w:rsidR="003D7B0F" w:rsidRPr="00903DBA">
        <w:t xml:space="preserve">Given the following </w:t>
      </w:r>
      <w:r w:rsidR="00333AFA" w:rsidRPr="00903DBA">
        <w:t>rules:</w:t>
      </w:r>
    </w:p>
    <w:p w14:paraId="2DEC519F" w14:textId="131077EF" w:rsidR="003D7B0F" w:rsidRPr="00903DBA" w:rsidRDefault="003D7B0F" w:rsidP="003D7B0F">
      <w:pPr>
        <w:pStyle w:val="Code"/>
      </w:pPr>
      <w:r w:rsidRPr="00903DBA">
        <w:t>statement:</w:t>
      </w:r>
    </w:p>
    <w:p w14:paraId="17C2EE8B" w14:textId="5E4158D9" w:rsidR="003D7B0F" w:rsidRPr="00903DBA" w:rsidRDefault="003D7B0F" w:rsidP="003D7B0F">
      <w:pPr>
        <w:pStyle w:val="Code"/>
      </w:pPr>
      <w:r w:rsidRPr="00903DBA">
        <w:t xml:space="preserve">    </w:t>
      </w:r>
      <w:r w:rsidRPr="00903DBA">
        <w:rPr>
          <w:b/>
          <w:bCs/>
        </w:rPr>
        <w:t>if</w:t>
      </w:r>
      <w:r w:rsidRPr="00903DBA">
        <w:t xml:space="preserve"> ( expression ) statement</w:t>
      </w:r>
    </w:p>
    <w:p w14:paraId="555AB142" w14:textId="37A46C3F" w:rsidR="003D7B0F" w:rsidRPr="00903DBA" w:rsidRDefault="003D7B0F" w:rsidP="003D7B0F">
      <w:pPr>
        <w:pStyle w:val="Code"/>
      </w:pPr>
      <w:r w:rsidRPr="00903DBA">
        <w:t xml:space="preserve">  | </w:t>
      </w:r>
      <w:r w:rsidRPr="00903DBA">
        <w:rPr>
          <w:b/>
          <w:bCs/>
        </w:rPr>
        <w:t>if</w:t>
      </w:r>
      <w:r w:rsidRPr="00903DBA">
        <w:t xml:space="preserve"> ( expression ) statement </w:t>
      </w:r>
      <w:r w:rsidRPr="00903DBA">
        <w:rPr>
          <w:b/>
          <w:bCs/>
        </w:rPr>
        <w:t>else</w:t>
      </w:r>
      <w:r w:rsidRPr="00903DBA">
        <w:t xml:space="preserve"> statement</w:t>
      </w:r>
    </w:p>
    <w:p w14:paraId="39D97725" w14:textId="6C96A5EF" w:rsidR="003502A2" w:rsidRPr="00903DBA" w:rsidRDefault="003502A2" w:rsidP="003D7B0F">
      <w:pPr>
        <w:pStyle w:val="Code"/>
      </w:pPr>
      <w:r w:rsidRPr="00903DBA">
        <w:t xml:space="preserve">  | </w:t>
      </w:r>
      <w:r w:rsidRPr="00903DBA">
        <w:rPr>
          <w:i/>
          <w:iCs/>
        </w:rPr>
        <w:t>all other statements</w:t>
      </w:r>
    </w:p>
    <w:p w14:paraId="5857F7CE" w14:textId="3C1FE04A" w:rsidR="00BC30A2" w:rsidRPr="00903DBA" w:rsidRDefault="00BC30A2" w:rsidP="00BC30A2">
      <w:r w:rsidRPr="00903DBA">
        <w:t>Let</w:t>
      </w:r>
      <w:r w:rsidR="00BF5BE9" w:rsidRPr="00903DBA">
        <w:t xml:space="preserve"> us</w:t>
      </w:r>
      <w:r w:rsidRPr="00903DBA">
        <w:t xml:space="preserve"> look at the following </w:t>
      </w:r>
      <w:r w:rsidR="00BF5BE9" w:rsidRPr="00903DBA">
        <w:t>two examples</w:t>
      </w:r>
      <w:r w:rsidRPr="00903DBA">
        <w:t>:</w:t>
      </w:r>
    </w:p>
    <w:p w14:paraId="21A8E700" w14:textId="05E5400A" w:rsidR="00BC30A2" w:rsidRPr="00903DBA" w:rsidRDefault="00BC30A2" w:rsidP="00BC30A2">
      <w:pPr>
        <w:pStyle w:val="Code"/>
      </w:pPr>
      <w:r w:rsidRPr="00903DBA">
        <w:t>if (a &lt; b)</w:t>
      </w:r>
    </w:p>
    <w:p w14:paraId="65386CB1" w14:textId="34C869E8" w:rsidR="00BC30A2" w:rsidRPr="00903DBA" w:rsidRDefault="00BC30A2" w:rsidP="00BC30A2">
      <w:pPr>
        <w:pStyle w:val="Code"/>
      </w:pPr>
      <w:r w:rsidRPr="00903DBA">
        <w:t xml:space="preserve">  if (c &lt; d)</w:t>
      </w:r>
    </w:p>
    <w:p w14:paraId="0793B915" w14:textId="2E0B4E16" w:rsidR="00BC30A2" w:rsidRPr="00903DBA" w:rsidRDefault="00BC30A2" w:rsidP="00BC30A2">
      <w:pPr>
        <w:pStyle w:val="Code"/>
      </w:pPr>
      <w:r w:rsidRPr="00903DBA">
        <w:t xml:space="preserve">    </w:t>
      </w:r>
      <w:r w:rsidR="006756A1" w:rsidRPr="00903DBA">
        <w:t>a = 1;</w:t>
      </w:r>
    </w:p>
    <w:p w14:paraId="6869F9B2" w14:textId="4ED30264" w:rsidR="00BC30A2" w:rsidRPr="00903DBA" w:rsidRDefault="006756A1" w:rsidP="00BC30A2">
      <w:pPr>
        <w:pStyle w:val="Code"/>
      </w:pPr>
      <w:r w:rsidRPr="00903DBA">
        <w:t xml:space="preserve">  </w:t>
      </w:r>
      <w:r w:rsidR="000C3585" w:rsidRPr="00903DBA">
        <w:t>e</w:t>
      </w:r>
      <w:r w:rsidR="00D81489" w:rsidRPr="00903DBA">
        <w:t>lse</w:t>
      </w:r>
    </w:p>
    <w:p w14:paraId="052FA0E0" w14:textId="3E460860" w:rsidR="006756A1" w:rsidRPr="00903DBA" w:rsidRDefault="006756A1" w:rsidP="00BC30A2">
      <w:pPr>
        <w:pStyle w:val="Code"/>
      </w:pPr>
      <w:r w:rsidRPr="00903DBA">
        <w:t xml:space="preserve">    b = 1;</w:t>
      </w:r>
    </w:p>
    <w:p w14:paraId="0CE6CFB3" w14:textId="26392B9E" w:rsidR="006756A1" w:rsidRPr="00903DBA" w:rsidRDefault="006756A1" w:rsidP="00BC30A2">
      <w:pPr>
        <w:pStyle w:val="Code"/>
      </w:pPr>
    </w:p>
    <w:p w14:paraId="3003E3F6" w14:textId="77777777" w:rsidR="006756A1" w:rsidRPr="00903DBA" w:rsidRDefault="006756A1" w:rsidP="006756A1">
      <w:pPr>
        <w:pStyle w:val="Code"/>
      </w:pPr>
      <w:r w:rsidRPr="00903DBA">
        <w:t>if (a &lt; b)</w:t>
      </w:r>
    </w:p>
    <w:p w14:paraId="204D31F4" w14:textId="77777777" w:rsidR="006756A1" w:rsidRPr="00903DBA" w:rsidRDefault="006756A1" w:rsidP="006756A1">
      <w:pPr>
        <w:pStyle w:val="Code"/>
      </w:pPr>
      <w:r w:rsidRPr="00903DBA">
        <w:t xml:space="preserve">  if (c &lt; d)</w:t>
      </w:r>
    </w:p>
    <w:p w14:paraId="4C823276" w14:textId="77777777" w:rsidR="006756A1" w:rsidRPr="00903DBA" w:rsidRDefault="006756A1" w:rsidP="006756A1">
      <w:pPr>
        <w:pStyle w:val="Code"/>
      </w:pPr>
      <w:r w:rsidRPr="00903DBA">
        <w:t xml:space="preserve">    a = 1;</w:t>
      </w:r>
    </w:p>
    <w:p w14:paraId="39D6A405" w14:textId="73BDB977" w:rsidR="006756A1" w:rsidRPr="00903DBA" w:rsidRDefault="006756A1" w:rsidP="006756A1">
      <w:pPr>
        <w:pStyle w:val="Code"/>
      </w:pPr>
      <w:r w:rsidRPr="00903DBA">
        <w:t>else</w:t>
      </w:r>
    </w:p>
    <w:p w14:paraId="7A5F34C5" w14:textId="005D82CE" w:rsidR="006756A1" w:rsidRPr="00903DBA" w:rsidRDefault="006756A1" w:rsidP="006756A1">
      <w:pPr>
        <w:pStyle w:val="Code"/>
      </w:pPr>
      <w:r w:rsidRPr="00903DBA">
        <w:t xml:space="preserve">  b = 1;</w:t>
      </w:r>
    </w:p>
    <w:p w14:paraId="64C93E15" w14:textId="515C4DC6" w:rsidR="002A786B" w:rsidRPr="00903DBA" w:rsidRDefault="00045818" w:rsidP="00A477C3">
      <w:r w:rsidRPr="00903DBA">
        <w:t xml:space="preserve">The question is whether the else part </w:t>
      </w:r>
      <w:r w:rsidR="00A477C3" w:rsidRPr="00903DBA">
        <w:t xml:space="preserve">matches the first of second if part. </w:t>
      </w:r>
      <w:r w:rsidR="00CB6BA1" w:rsidRPr="00903DBA">
        <w:t xml:space="preserve">The first example </w:t>
      </w:r>
      <w:r w:rsidR="00A477C3" w:rsidRPr="00903DBA">
        <w:t xml:space="preserve">suggests that it </w:t>
      </w:r>
      <w:r w:rsidR="00CB6BA1" w:rsidRPr="00903DBA">
        <w:t xml:space="preserve">matches the first part, while the second example suggests that it matches the second part. </w:t>
      </w:r>
      <w:r w:rsidR="00EA74C3" w:rsidRPr="00903DBA">
        <w:t>The</w:t>
      </w:r>
      <w:r w:rsidR="00CB6BA1" w:rsidRPr="00903DBA">
        <w:t xml:space="preserve"> first suggestion is </w:t>
      </w:r>
      <w:r w:rsidR="00461869" w:rsidRPr="00903DBA">
        <w:t>the</w:t>
      </w:r>
      <w:r w:rsidR="00CB6BA1" w:rsidRPr="00903DBA">
        <w:t xml:space="preserve"> right one, each else </w:t>
      </w:r>
      <w:r w:rsidR="00433020" w:rsidRPr="00903DBA">
        <w:t>shall be matched to the closest if.</w:t>
      </w:r>
      <w:r w:rsidR="00CB6BA1" w:rsidRPr="00903DBA">
        <w:t xml:space="preserve"> However, </w:t>
      </w:r>
      <w:r w:rsidR="002A786B" w:rsidRPr="00903DBA">
        <w:t>the parser above supports both suggestions. We must rewrite the parser so that it only accepts the first case</w:t>
      </w:r>
      <w:r w:rsidR="00E23E02" w:rsidRPr="00903DBA">
        <w:t>, which we</w:t>
      </w:r>
      <w:r w:rsidR="002A786B" w:rsidRPr="00903DBA">
        <w:t xml:space="preserve"> do</w:t>
      </w:r>
      <w:r w:rsidR="00E23E02" w:rsidRPr="00903DBA">
        <w:t xml:space="preserve"> </w:t>
      </w:r>
      <w:r w:rsidR="002A786B" w:rsidRPr="00903DBA">
        <w:t>by introduc</w:t>
      </w:r>
      <w:r w:rsidR="00E23E02" w:rsidRPr="00903DBA">
        <w:t>ing</w:t>
      </w:r>
      <w:r w:rsidR="004A2C10" w:rsidRPr="00903DBA">
        <w:t xml:space="preserve"> the</w:t>
      </w:r>
      <w:r w:rsidR="002A786B" w:rsidRPr="00903DBA">
        <w:t xml:space="preserve"> open</w:t>
      </w:r>
      <w:r w:rsidR="00A12499" w:rsidRPr="00903DBA">
        <w:t>ed</w:t>
      </w:r>
      <w:r w:rsidR="002A786B" w:rsidRPr="00903DBA">
        <w:t xml:space="preserve"> and closed statements</w:t>
      </w:r>
      <w:r w:rsidR="00A12499" w:rsidRPr="00903DBA">
        <w:t>:</w:t>
      </w:r>
    </w:p>
    <w:p w14:paraId="5C8E669F" w14:textId="77777777" w:rsidR="001B7A1A" w:rsidRPr="00903DBA" w:rsidRDefault="001B7A1A" w:rsidP="001B7A1A">
      <w:pPr>
        <w:pStyle w:val="Code"/>
        <w:rPr>
          <w:highlight w:val="white"/>
        </w:rPr>
      </w:pPr>
      <w:r w:rsidRPr="00903DBA">
        <w:rPr>
          <w:highlight w:val="white"/>
        </w:rPr>
        <w:t>statement:</w:t>
      </w:r>
    </w:p>
    <w:p w14:paraId="5E03C68A" w14:textId="0B93E2EB" w:rsidR="001B7A1A" w:rsidRPr="00903DBA" w:rsidRDefault="001B7A1A" w:rsidP="001B7A1A">
      <w:pPr>
        <w:pStyle w:val="Code"/>
        <w:rPr>
          <w:highlight w:val="white"/>
        </w:rPr>
      </w:pPr>
      <w:r w:rsidRPr="00903DBA">
        <w:rPr>
          <w:highlight w:val="white"/>
        </w:rPr>
        <w:t xml:space="preserve">    opened_statement</w:t>
      </w:r>
    </w:p>
    <w:p w14:paraId="51E481BC" w14:textId="437510D6" w:rsidR="001B7A1A" w:rsidRPr="00903DBA" w:rsidRDefault="001B7A1A" w:rsidP="001B7A1A">
      <w:pPr>
        <w:pStyle w:val="Code"/>
        <w:rPr>
          <w:highlight w:val="white"/>
        </w:rPr>
      </w:pPr>
      <w:r w:rsidRPr="00903DBA">
        <w:rPr>
          <w:highlight w:val="white"/>
        </w:rPr>
        <w:t xml:space="preserve">  | closed_statement</w:t>
      </w:r>
    </w:p>
    <w:p w14:paraId="7D13B5CF" w14:textId="7832BEC1" w:rsidR="001B7A1A" w:rsidRPr="00903DBA" w:rsidRDefault="001B7A1A" w:rsidP="00394C65">
      <w:pPr>
        <w:pStyle w:val="Code"/>
        <w:rPr>
          <w:highlight w:val="white"/>
        </w:rPr>
      </w:pPr>
    </w:p>
    <w:p w14:paraId="1CE97124" w14:textId="77777777" w:rsidR="00394C65" w:rsidRPr="00903DBA" w:rsidRDefault="00394C65" w:rsidP="00394C65">
      <w:pPr>
        <w:pStyle w:val="Code"/>
        <w:rPr>
          <w:highlight w:val="white"/>
        </w:rPr>
      </w:pPr>
      <w:r w:rsidRPr="00903DBA">
        <w:rPr>
          <w:highlight w:val="white"/>
        </w:rPr>
        <w:t>opened_statement:</w:t>
      </w:r>
    </w:p>
    <w:p w14:paraId="167E835D" w14:textId="1CACF7FA" w:rsidR="00394C65" w:rsidRPr="00903DBA" w:rsidRDefault="00394C65" w:rsidP="00630215">
      <w:pPr>
        <w:pStyle w:val="Code"/>
        <w:rPr>
          <w:highlight w:val="white"/>
        </w:rPr>
      </w:pPr>
      <w:r w:rsidRPr="00903DBA">
        <w:rPr>
          <w:highlight w:val="white"/>
        </w:rPr>
        <w:t xml:space="preserve">    </w:t>
      </w:r>
      <w:r w:rsidRPr="00903DBA">
        <w:rPr>
          <w:rStyle w:val="KeyWord0"/>
          <w:highlight w:val="white"/>
        </w:rPr>
        <w:t>if</w:t>
      </w:r>
      <w:r w:rsidRPr="00903DBA">
        <w:rPr>
          <w:highlight w:val="white"/>
        </w:rPr>
        <w:t xml:space="preserve"> ( expression ) statement</w:t>
      </w:r>
    </w:p>
    <w:p w14:paraId="5D8B8326" w14:textId="64FD0918" w:rsidR="00394C65" w:rsidRPr="00903DBA" w:rsidRDefault="00394C65" w:rsidP="00630215">
      <w:pPr>
        <w:pStyle w:val="Code"/>
        <w:rPr>
          <w:highlight w:val="white"/>
        </w:rPr>
      </w:pPr>
      <w:r w:rsidRPr="00903DBA">
        <w:rPr>
          <w:highlight w:val="white"/>
        </w:rPr>
        <w:t xml:space="preserve">  | </w:t>
      </w:r>
      <w:r w:rsidR="00630215" w:rsidRPr="00903DBA">
        <w:rPr>
          <w:rStyle w:val="KeyWord0"/>
          <w:highlight w:val="white"/>
        </w:rPr>
        <w:t>if</w:t>
      </w:r>
      <w:r w:rsidR="00630215" w:rsidRPr="00903DBA">
        <w:rPr>
          <w:highlight w:val="white"/>
        </w:rPr>
        <w:t xml:space="preserve"> (</w:t>
      </w:r>
      <w:r w:rsidRPr="00903DBA">
        <w:rPr>
          <w:highlight w:val="white"/>
        </w:rPr>
        <w:t xml:space="preserve"> expression </w:t>
      </w:r>
      <w:r w:rsidR="00630215" w:rsidRPr="00903DBA">
        <w:rPr>
          <w:highlight w:val="white"/>
        </w:rPr>
        <w:t xml:space="preserve">) </w:t>
      </w:r>
      <w:r w:rsidRPr="00903DBA">
        <w:rPr>
          <w:highlight w:val="white"/>
        </w:rPr>
        <w:t>closed_statement</w:t>
      </w:r>
      <w:r w:rsidR="00630215" w:rsidRPr="00903DBA">
        <w:rPr>
          <w:highlight w:val="white"/>
        </w:rPr>
        <w:t xml:space="preserve"> </w:t>
      </w:r>
      <w:r w:rsidR="00630215" w:rsidRPr="00903DBA">
        <w:rPr>
          <w:rStyle w:val="KeyWord0"/>
          <w:highlight w:val="white"/>
        </w:rPr>
        <w:t>else</w:t>
      </w:r>
      <w:r w:rsidR="00630215" w:rsidRPr="00903DBA">
        <w:rPr>
          <w:highlight w:val="white"/>
        </w:rPr>
        <w:t xml:space="preserve"> o</w:t>
      </w:r>
      <w:r w:rsidRPr="00903DBA">
        <w:rPr>
          <w:highlight w:val="white"/>
        </w:rPr>
        <w:t>pened_statement</w:t>
      </w:r>
    </w:p>
    <w:p w14:paraId="1467AF4D" w14:textId="7069C2F9" w:rsidR="003E09C2" w:rsidRPr="00903DBA" w:rsidRDefault="003E09C2" w:rsidP="003E09C2">
      <w:pPr>
        <w:pStyle w:val="Code"/>
        <w:rPr>
          <w:highlight w:val="white"/>
        </w:rPr>
      </w:pPr>
      <w:r w:rsidRPr="00903DBA">
        <w:rPr>
          <w:highlight w:val="white"/>
        </w:rPr>
        <w:t xml:space="preserve">  | </w:t>
      </w:r>
      <w:r w:rsidRPr="00903DBA">
        <w:rPr>
          <w:rStyle w:val="KeyWord0"/>
          <w:highlight w:val="white"/>
        </w:rPr>
        <w:t>switch</w:t>
      </w:r>
      <w:r w:rsidRPr="00903DBA">
        <w:rPr>
          <w:highlight w:val="white"/>
        </w:rPr>
        <w:t xml:space="preserve"> ( expression ) opened_statement</w:t>
      </w:r>
    </w:p>
    <w:p w14:paraId="311E8B92" w14:textId="3554EAF7" w:rsidR="003E09C2" w:rsidRPr="00903DBA" w:rsidRDefault="003E09C2" w:rsidP="00177C2B">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w:t>
      </w:r>
      <w:r w:rsidR="00177C2B" w:rsidRPr="00903DBA">
        <w:rPr>
          <w:highlight w:val="white"/>
        </w:rPr>
        <w:t xml:space="preserve">: </w:t>
      </w:r>
      <w:r w:rsidRPr="00903DBA">
        <w:rPr>
          <w:highlight w:val="white"/>
        </w:rPr>
        <w:t>opened_statement</w:t>
      </w:r>
    </w:p>
    <w:p w14:paraId="666A2623" w14:textId="2C97987B" w:rsidR="003E09C2" w:rsidRPr="00903DBA" w:rsidRDefault="003E09C2" w:rsidP="002845FF">
      <w:pPr>
        <w:pStyle w:val="Code"/>
        <w:rPr>
          <w:highlight w:val="white"/>
        </w:rPr>
      </w:pPr>
      <w:r w:rsidRPr="00903DBA">
        <w:rPr>
          <w:highlight w:val="white"/>
        </w:rPr>
        <w:t xml:space="preserve">  | </w:t>
      </w:r>
      <w:r w:rsidR="002845FF" w:rsidRPr="00903DBA">
        <w:rPr>
          <w:rStyle w:val="KeyWord0"/>
          <w:highlight w:val="white"/>
        </w:rPr>
        <w:t>while</w:t>
      </w:r>
      <w:r w:rsidR="002845FF" w:rsidRPr="00903DBA">
        <w:rPr>
          <w:highlight w:val="white"/>
        </w:rPr>
        <w:t xml:space="preserve"> ( </w:t>
      </w:r>
      <w:r w:rsidRPr="00903DBA">
        <w:rPr>
          <w:highlight w:val="white"/>
        </w:rPr>
        <w:t>expression</w:t>
      </w:r>
      <w:r w:rsidR="002845FF" w:rsidRPr="00903DBA">
        <w:rPr>
          <w:highlight w:val="white"/>
        </w:rPr>
        <w:t xml:space="preserve"> ) </w:t>
      </w:r>
      <w:r w:rsidRPr="00903DBA">
        <w:rPr>
          <w:highlight w:val="white"/>
        </w:rPr>
        <w:t>opened_statement</w:t>
      </w:r>
    </w:p>
    <w:p w14:paraId="378DB634" w14:textId="0AE44320" w:rsidR="002845FF" w:rsidRPr="00903DBA" w:rsidRDefault="003E09C2" w:rsidP="003E09C2">
      <w:pPr>
        <w:pStyle w:val="Code"/>
        <w:rPr>
          <w:highlight w:val="white"/>
        </w:rPr>
      </w:pPr>
      <w:r w:rsidRPr="00903DBA">
        <w:rPr>
          <w:highlight w:val="white"/>
        </w:rPr>
        <w:t xml:space="preserve">  | </w:t>
      </w:r>
      <w:r w:rsidR="002845FF" w:rsidRPr="00903DBA">
        <w:rPr>
          <w:rStyle w:val="KeyWord0"/>
          <w:highlight w:val="white"/>
        </w:rPr>
        <w:t>for</w:t>
      </w:r>
      <w:r w:rsidR="002845FF" w:rsidRPr="00903DBA">
        <w:rPr>
          <w:highlight w:val="white"/>
        </w:rPr>
        <w:t xml:space="preserve"> ( </w:t>
      </w:r>
      <w:r w:rsidRPr="00903DBA">
        <w:rPr>
          <w:highlight w:val="white"/>
        </w:rPr>
        <w:t>optional_expression</w:t>
      </w:r>
      <w:r w:rsidR="002845FF" w:rsidRPr="00903DBA">
        <w:rPr>
          <w:highlight w:val="white"/>
        </w:rPr>
        <w:t xml:space="preserve"> ;</w:t>
      </w:r>
      <w:r w:rsidRPr="00903DBA">
        <w:rPr>
          <w:highlight w:val="white"/>
        </w:rPr>
        <w:t xml:space="preserve"> optional_expression</w:t>
      </w:r>
      <w:r w:rsidR="002845FF" w:rsidRPr="00903DBA">
        <w:rPr>
          <w:highlight w:val="white"/>
        </w:rPr>
        <w:t xml:space="preserve"> ; </w:t>
      </w:r>
      <w:r w:rsidRPr="00903DBA">
        <w:rPr>
          <w:highlight w:val="white"/>
        </w:rPr>
        <w:t xml:space="preserve">optional_expression </w:t>
      </w:r>
      <w:r w:rsidR="002845FF" w:rsidRPr="00903DBA">
        <w:rPr>
          <w:highlight w:val="white"/>
        </w:rPr>
        <w:t>)</w:t>
      </w:r>
    </w:p>
    <w:p w14:paraId="525BDB84" w14:textId="77777777" w:rsidR="003E09C2" w:rsidRPr="00903DBA" w:rsidRDefault="003E09C2" w:rsidP="003E09C2">
      <w:pPr>
        <w:pStyle w:val="Code"/>
        <w:rPr>
          <w:highlight w:val="white"/>
        </w:rPr>
      </w:pPr>
      <w:r w:rsidRPr="00903DBA">
        <w:rPr>
          <w:highlight w:val="white"/>
        </w:rPr>
        <w:t xml:space="preserve">    opened_statement {</w:t>
      </w:r>
    </w:p>
    <w:p w14:paraId="02BE2F7B" w14:textId="7AE689BE" w:rsidR="003E09C2" w:rsidRPr="00903DBA" w:rsidRDefault="003E09C2" w:rsidP="002845FF">
      <w:pPr>
        <w:pStyle w:val="Code"/>
        <w:rPr>
          <w:highlight w:val="white"/>
        </w:rPr>
      </w:pPr>
      <w:r w:rsidRPr="00903DBA">
        <w:rPr>
          <w:highlight w:val="white"/>
        </w:rPr>
        <w:t xml:space="preserve">  | </w:t>
      </w:r>
      <w:r w:rsidR="0046480A" w:rsidRPr="00903DBA">
        <w:rPr>
          <w:rStyle w:val="KeyWord0"/>
          <w:highlight w:val="white"/>
        </w:rPr>
        <w:t>name</w:t>
      </w:r>
      <w:r w:rsidRPr="00903DBA">
        <w:rPr>
          <w:highlight w:val="white"/>
        </w:rPr>
        <w:t xml:space="preserve"> </w:t>
      </w:r>
      <w:r w:rsidR="002845FF" w:rsidRPr="00903DBA">
        <w:rPr>
          <w:highlight w:val="white"/>
        </w:rPr>
        <w:t xml:space="preserve">: </w:t>
      </w:r>
      <w:r w:rsidRPr="00903DBA">
        <w:rPr>
          <w:highlight w:val="white"/>
        </w:rPr>
        <w:t>opened_statement</w:t>
      </w:r>
    </w:p>
    <w:p w14:paraId="15327839" w14:textId="06156B6F" w:rsidR="00630215" w:rsidRPr="00903DBA" w:rsidRDefault="00630215" w:rsidP="00303B2A">
      <w:pPr>
        <w:pStyle w:val="Code"/>
        <w:rPr>
          <w:highlight w:val="white"/>
        </w:rPr>
      </w:pPr>
    </w:p>
    <w:p w14:paraId="1A0E66FB" w14:textId="77777777" w:rsidR="00303B2A" w:rsidRPr="00903DBA" w:rsidRDefault="00303B2A" w:rsidP="00303B2A">
      <w:pPr>
        <w:pStyle w:val="Code"/>
        <w:rPr>
          <w:highlight w:val="white"/>
        </w:rPr>
      </w:pPr>
      <w:r w:rsidRPr="00903DBA">
        <w:rPr>
          <w:highlight w:val="white"/>
        </w:rPr>
        <w:t>closed_statement:</w:t>
      </w:r>
    </w:p>
    <w:p w14:paraId="2952F83E" w14:textId="74263CB7" w:rsidR="00303B2A" w:rsidRPr="00903DBA" w:rsidRDefault="00303B2A" w:rsidP="00303B2A">
      <w:pPr>
        <w:pStyle w:val="Code"/>
        <w:rPr>
          <w:highlight w:val="white"/>
        </w:rPr>
      </w:pPr>
      <w:r w:rsidRPr="00903DBA">
        <w:rPr>
          <w:highlight w:val="white"/>
        </w:rPr>
        <w:t xml:space="preserve">  </w:t>
      </w:r>
      <w:r w:rsidR="00512559" w:rsidRPr="00903DBA">
        <w:rPr>
          <w:highlight w:val="white"/>
        </w:rPr>
        <w:t xml:space="preserve"> </w:t>
      </w:r>
      <w:r w:rsidRPr="00903DBA">
        <w:rPr>
          <w:highlight w:val="white"/>
        </w:rPr>
        <w:t xml:space="preserve"> </w:t>
      </w:r>
      <w:r w:rsidRPr="00903DBA">
        <w:rPr>
          <w:rStyle w:val="KeyWord0"/>
          <w:highlight w:val="white"/>
        </w:rPr>
        <w:t>if</w:t>
      </w:r>
      <w:r w:rsidRPr="00903DBA">
        <w:rPr>
          <w:highlight w:val="white"/>
        </w:rPr>
        <w:t xml:space="preserve"> ( expression ) closed_statement </w:t>
      </w:r>
      <w:r w:rsidRPr="00903DBA">
        <w:rPr>
          <w:rStyle w:val="KeyWord0"/>
          <w:highlight w:val="white"/>
        </w:rPr>
        <w:t>else</w:t>
      </w:r>
      <w:r w:rsidRPr="00903DBA">
        <w:rPr>
          <w:highlight w:val="white"/>
        </w:rPr>
        <w:t xml:space="preserve"> closed_statement</w:t>
      </w:r>
    </w:p>
    <w:p w14:paraId="1B5249A4" w14:textId="7B33A3E8" w:rsidR="00491622" w:rsidRPr="00903DBA" w:rsidRDefault="00303B2A" w:rsidP="00491622">
      <w:pPr>
        <w:pStyle w:val="Code"/>
      </w:pPr>
      <w:r w:rsidRPr="00903DBA">
        <w:rPr>
          <w:highlight w:val="white"/>
        </w:rPr>
        <w:t xml:space="preserve">  | </w:t>
      </w:r>
      <w:r w:rsidRPr="00903DBA">
        <w:rPr>
          <w:rStyle w:val="KeyWord0"/>
          <w:highlight w:val="white"/>
        </w:rPr>
        <w:t>switch</w:t>
      </w:r>
      <w:r w:rsidRPr="00903DBA">
        <w:rPr>
          <w:highlight w:val="white"/>
        </w:rPr>
        <w:t xml:space="preserve"> ( expression ) closed_statement</w:t>
      </w:r>
    </w:p>
    <w:p w14:paraId="6F63FF8A" w14:textId="33C8CD15" w:rsidR="00303B2A" w:rsidRPr="00903DBA" w:rsidRDefault="00303B2A" w:rsidP="005D6712">
      <w:pPr>
        <w:pStyle w:val="Code"/>
        <w:rPr>
          <w:highlight w:val="white"/>
        </w:rPr>
      </w:pPr>
      <w:r w:rsidRPr="00903DBA">
        <w:rPr>
          <w:highlight w:val="white"/>
        </w:rPr>
        <w:t xml:space="preserve">  | </w:t>
      </w:r>
      <w:r w:rsidR="005D6712" w:rsidRPr="00903DBA">
        <w:rPr>
          <w:rStyle w:val="KeyWord0"/>
          <w:highlight w:val="white"/>
        </w:rPr>
        <w:t>while</w:t>
      </w:r>
      <w:r w:rsidR="005D6712" w:rsidRPr="00903DBA">
        <w:rPr>
          <w:highlight w:val="white"/>
        </w:rPr>
        <w:t xml:space="preserve"> (</w:t>
      </w:r>
      <w:r w:rsidRPr="00903DBA">
        <w:rPr>
          <w:highlight w:val="white"/>
        </w:rPr>
        <w:t xml:space="preserve"> expression </w:t>
      </w:r>
      <w:r w:rsidR="005D6712" w:rsidRPr="00903DBA">
        <w:rPr>
          <w:highlight w:val="white"/>
        </w:rPr>
        <w:t xml:space="preserve">) </w:t>
      </w:r>
      <w:r w:rsidRPr="00903DBA">
        <w:rPr>
          <w:highlight w:val="white"/>
        </w:rPr>
        <w:t>closed_statement</w:t>
      </w:r>
    </w:p>
    <w:p w14:paraId="4F721D3C" w14:textId="77777777" w:rsidR="005D6712" w:rsidRPr="00903DBA" w:rsidRDefault="00303B2A" w:rsidP="00303B2A">
      <w:pPr>
        <w:pStyle w:val="Code"/>
        <w:rPr>
          <w:highlight w:val="white"/>
        </w:rPr>
      </w:pPr>
      <w:r w:rsidRPr="00903DBA">
        <w:rPr>
          <w:highlight w:val="white"/>
        </w:rPr>
        <w:t xml:space="preserve">  | </w:t>
      </w:r>
      <w:r w:rsidR="005D6712" w:rsidRPr="00903DBA">
        <w:rPr>
          <w:rStyle w:val="KeyWord0"/>
          <w:highlight w:val="white"/>
        </w:rPr>
        <w:t>for</w:t>
      </w:r>
      <w:r w:rsidR="005D6712" w:rsidRPr="00903DBA">
        <w:rPr>
          <w:highlight w:val="white"/>
        </w:rPr>
        <w:t xml:space="preserve"> (</w:t>
      </w:r>
      <w:r w:rsidRPr="00903DBA">
        <w:rPr>
          <w:highlight w:val="white"/>
        </w:rPr>
        <w:t xml:space="preserve"> optional_expression </w:t>
      </w:r>
      <w:r w:rsidR="005D6712" w:rsidRPr="00903DBA">
        <w:rPr>
          <w:highlight w:val="white"/>
        </w:rPr>
        <w:t xml:space="preserve">; </w:t>
      </w:r>
      <w:r w:rsidRPr="00903DBA">
        <w:rPr>
          <w:highlight w:val="white"/>
        </w:rPr>
        <w:t xml:space="preserve">optional_expression </w:t>
      </w:r>
      <w:r w:rsidR="005D6712" w:rsidRPr="00903DBA">
        <w:rPr>
          <w:highlight w:val="white"/>
        </w:rPr>
        <w:t>;</w:t>
      </w:r>
      <w:r w:rsidRPr="00903DBA">
        <w:rPr>
          <w:highlight w:val="white"/>
        </w:rPr>
        <w:t xml:space="preserve"> optional_expression</w:t>
      </w:r>
      <w:r w:rsidR="005D6712" w:rsidRPr="00903DBA">
        <w:rPr>
          <w:highlight w:val="white"/>
        </w:rPr>
        <w:t xml:space="preserve"> )</w:t>
      </w:r>
    </w:p>
    <w:p w14:paraId="3AF338AC" w14:textId="37FD8AFE" w:rsidR="00303B2A" w:rsidRPr="00903DBA" w:rsidRDefault="00303B2A" w:rsidP="00303B2A">
      <w:pPr>
        <w:pStyle w:val="Code"/>
        <w:rPr>
          <w:highlight w:val="white"/>
        </w:rPr>
      </w:pPr>
      <w:r w:rsidRPr="00903DBA">
        <w:rPr>
          <w:highlight w:val="white"/>
        </w:rPr>
        <w:t xml:space="preserve">    closed_statement</w:t>
      </w:r>
    </w:p>
    <w:p w14:paraId="4FE172B7" w14:textId="518C61AE" w:rsidR="00456619" w:rsidRPr="00903DBA" w:rsidRDefault="00456619" w:rsidP="00096551">
      <w:pPr>
        <w:pStyle w:val="Code"/>
        <w:rPr>
          <w:highlight w:val="white"/>
        </w:rPr>
      </w:pPr>
      <w:r w:rsidRPr="00903DBA">
        <w:rPr>
          <w:highlight w:val="white"/>
        </w:rPr>
        <w:t xml:space="preserve">  | </w:t>
      </w:r>
      <w:r w:rsidR="00096551" w:rsidRPr="00903DBA">
        <w:rPr>
          <w:rStyle w:val="KeyWord0"/>
          <w:highlight w:val="white"/>
        </w:rPr>
        <w:t>do</w:t>
      </w:r>
      <w:r w:rsidR="00096551" w:rsidRPr="00903DBA">
        <w:rPr>
          <w:highlight w:val="white"/>
        </w:rPr>
        <w:t xml:space="preserve"> </w:t>
      </w:r>
      <w:r w:rsidRPr="00903DBA">
        <w:rPr>
          <w:highlight w:val="white"/>
        </w:rPr>
        <w:t xml:space="preserve">statement </w:t>
      </w:r>
      <w:r w:rsidR="00096551" w:rsidRPr="00903DBA">
        <w:rPr>
          <w:rStyle w:val="KeyWord0"/>
          <w:highlight w:val="white"/>
        </w:rPr>
        <w:t>while</w:t>
      </w:r>
      <w:r w:rsidR="00096551" w:rsidRPr="00903DBA">
        <w:rPr>
          <w:highlight w:val="white"/>
        </w:rPr>
        <w:t xml:space="preserve"> (</w:t>
      </w:r>
      <w:r w:rsidRPr="00903DBA">
        <w:rPr>
          <w:highlight w:val="white"/>
        </w:rPr>
        <w:t xml:space="preserve"> expression </w:t>
      </w:r>
      <w:r w:rsidR="00096551" w:rsidRPr="00903DBA">
        <w:rPr>
          <w:highlight w:val="white"/>
        </w:rPr>
        <w:t>) ;</w:t>
      </w:r>
    </w:p>
    <w:p w14:paraId="72903FA1" w14:textId="2821CA73"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case</w:t>
      </w:r>
      <w:r w:rsidRPr="00903DBA">
        <w:rPr>
          <w:highlight w:val="white"/>
        </w:rPr>
        <w:t xml:space="preserve"> constant_integral_expression : closed_statement</w:t>
      </w:r>
    </w:p>
    <w:p w14:paraId="7A8DC031" w14:textId="7375B86A" w:rsidR="0049789A" w:rsidRPr="00903DBA" w:rsidRDefault="0049789A" w:rsidP="00096551">
      <w:pPr>
        <w:pStyle w:val="Code"/>
        <w:rPr>
          <w:highlight w:val="white"/>
        </w:rPr>
      </w:pPr>
      <w:r w:rsidRPr="00903DBA">
        <w:rPr>
          <w:highlight w:val="white"/>
        </w:rPr>
        <w:t xml:space="preserve">  | </w:t>
      </w:r>
      <w:r w:rsidRPr="00903DBA">
        <w:rPr>
          <w:rStyle w:val="KeyWord0"/>
          <w:highlight w:val="white"/>
        </w:rPr>
        <w:t>default</w:t>
      </w:r>
      <w:r w:rsidRPr="00903DBA">
        <w:rPr>
          <w:highlight w:val="white"/>
        </w:rPr>
        <w:t xml:space="preserve"> : closed_statement</w:t>
      </w:r>
    </w:p>
    <w:p w14:paraId="45A4CFE0" w14:textId="442DAE9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continue</w:t>
      </w:r>
      <w:r w:rsidR="006269E5" w:rsidRPr="00903DBA">
        <w:rPr>
          <w:highlight w:val="white"/>
        </w:rPr>
        <w:t xml:space="preserve"> ;</w:t>
      </w:r>
    </w:p>
    <w:p w14:paraId="7BCB452C" w14:textId="11126E43" w:rsidR="00456619" w:rsidRPr="00903DBA" w:rsidRDefault="00456619" w:rsidP="006269E5">
      <w:pPr>
        <w:pStyle w:val="Code"/>
        <w:rPr>
          <w:highlight w:val="white"/>
        </w:rPr>
      </w:pPr>
      <w:r w:rsidRPr="00903DBA">
        <w:rPr>
          <w:highlight w:val="white"/>
        </w:rPr>
        <w:t xml:space="preserve">  | </w:t>
      </w:r>
      <w:r w:rsidR="006269E5" w:rsidRPr="00903DBA">
        <w:rPr>
          <w:rStyle w:val="KeyWord0"/>
          <w:highlight w:val="white"/>
        </w:rPr>
        <w:t>break</w:t>
      </w:r>
      <w:r w:rsidR="006269E5" w:rsidRPr="00903DBA">
        <w:rPr>
          <w:highlight w:val="white"/>
        </w:rPr>
        <w:t xml:space="preserve"> ;</w:t>
      </w:r>
    </w:p>
    <w:p w14:paraId="362CE3EC" w14:textId="79F4207A" w:rsidR="00456619" w:rsidRPr="00903DBA" w:rsidRDefault="00456619" w:rsidP="006269E5">
      <w:pPr>
        <w:pStyle w:val="Code"/>
        <w:rPr>
          <w:highlight w:val="white"/>
        </w:rPr>
      </w:pPr>
      <w:r w:rsidRPr="00903DBA">
        <w:rPr>
          <w:highlight w:val="white"/>
        </w:rPr>
        <w:lastRenderedPageBreak/>
        <w:t xml:space="preserve">  | </w:t>
      </w:r>
      <w:r w:rsidR="006269E5" w:rsidRPr="00903DBA">
        <w:rPr>
          <w:highlight w:val="white"/>
        </w:rPr>
        <w:t xml:space="preserve">{ </w:t>
      </w:r>
      <w:r w:rsidRPr="00903DBA">
        <w:rPr>
          <w:highlight w:val="white"/>
        </w:rPr>
        <w:t xml:space="preserve">optional_statement_list </w:t>
      </w:r>
      <w:r w:rsidR="006269E5" w:rsidRPr="00903DBA">
        <w:rPr>
          <w:highlight w:val="white"/>
        </w:rPr>
        <w:t>}</w:t>
      </w:r>
    </w:p>
    <w:p w14:paraId="7330B4DD" w14:textId="30B99FDA"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goto</w:t>
      </w:r>
      <w:r w:rsidR="006269E5" w:rsidRPr="00903DBA">
        <w:rPr>
          <w:highlight w:val="white"/>
        </w:rPr>
        <w:t xml:space="preserve"> </w:t>
      </w:r>
      <w:r w:rsidR="006269E5" w:rsidRPr="00903DBA">
        <w:rPr>
          <w:rStyle w:val="KeyWord0"/>
          <w:highlight w:val="white"/>
        </w:rPr>
        <w:t>name</w:t>
      </w:r>
      <w:r w:rsidR="006269E5" w:rsidRPr="00903DBA">
        <w:rPr>
          <w:highlight w:val="white"/>
        </w:rPr>
        <w:t xml:space="preserve"> ;</w:t>
      </w:r>
    </w:p>
    <w:p w14:paraId="7ABC8D3E" w14:textId="6DA352AB" w:rsidR="00456619" w:rsidRPr="00903DBA" w:rsidRDefault="00456619" w:rsidP="00096551">
      <w:pPr>
        <w:pStyle w:val="Code"/>
        <w:rPr>
          <w:highlight w:val="white"/>
        </w:rPr>
      </w:pPr>
      <w:r w:rsidRPr="00903DBA">
        <w:rPr>
          <w:highlight w:val="white"/>
        </w:rPr>
        <w:t xml:space="preserve">  | </w:t>
      </w:r>
      <w:r w:rsidR="006269E5" w:rsidRPr="00903DBA">
        <w:rPr>
          <w:rStyle w:val="KeyWord0"/>
          <w:highlight w:val="white"/>
        </w:rPr>
        <w:t>return</w:t>
      </w:r>
      <w:r w:rsidR="006269E5" w:rsidRPr="00903DBA">
        <w:rPr>
          <w:highlight w:val="white"/>
        </w:rPr>
        <w:t xml:space="preserve"> </w:t>
      </w:r>
      <w:r w:rsidRPr="00903DBA">
        <w:rPr>
          <w:highlight w:val="white"/>
        </w:rPr>
        <w:t xml:space="preserve">optional_expression </w:t>
      </w:r>
      <w:r w:rsidR="006269E5" w:rsidRPr="00903DBA">
        <w:rPr>
          <w:highlight w:val="white"/>
        </w:rPr>
        <w:t>;</w:t>
      </w:r>
    </w:p>
    <w:p w14:paraId="3FDE202F" w14:textId="08F1D78F" w:rsidR="00456619" w:rsidRPr="00903DBA" w:rsidRDefault="00456619" w:rsidP="009A54B6">
      <w:pPr>
        <w:pStyle w:val="Code"/>
        <w:rPr>
          <w:highlight w:val="white"/>
        </w:rPr>
      </w:pPr>
      <w:r w:rsidRPr="00903DBA">
        <w:rPr>
          <w:highlight w:val="white"/>
        </w:rPr>
        <w:t xml:space="preserve">  | optional_expression </w:t>
      </w:r>
      <w:r w:rsidR="006269E5" w:rsidRPr="00903DBA">
        <w:rPr>
          <w:highlight w:val="white"/>
        </w:rPr>
        <w:t>;</w:t>
      </w:r>
    </w:p>
    <w:p w14:paraId="7D481149" w14:textId="54D5462B" w:rsidR="00BE16B1" w:rsidRPr="00903DBA" w:rsidRDefault="00BE16B1" w:rsidP="009A54B6">
      <w:pPr>
        <w:pStyle w:val="Code"/>
        <w:rPr>
          <w:highlight w:val="white"/>
        </w:rPr>
      </w:pPr>
      <w:r w:rsidRPr="00903DBA">
        <w:rPr>
          <w:highlight w:val="white"/>
        </w:rPr>
        <w:t xml:space="preserve">  | declaration ;</w:t>
      </w:r>
    </w:p>
    <w:p w14:paraId="58AD13E1" w14:textId="22959317" w:rsidR="00BE16B1" w:rsidRPr="00903DBA" w:rsidRDefault="00BE16B1" w:rsidP="009A54B6">
      <w:pPr>
        <w:pStyle w:val="Code"/>
        <w:rPr>
          <w:highlight w:val="white"/>
        </w:rPr>
      </w:pPr>
      <w:r w:rsidRPr="00903DBA">
        <w:rPr>
          <w:highlight w:val="white"/>
        </w:rPr>
        <w:t xml:space="preserve">  | </w:t>
      </w:r>
      <w:r w:rsidRPr="00903DBA">
        <w:rPr>
          <w:rStyle w:val="KeyWord0"/>
          <w:highlight w:val="white"/>
        </w:rPr>
        <w:t>jump_register</w:t>
      </w:r>
      <w:r w:rsidRPr="00903DBA">
        <w:rPr>
          <w:highlight w:val="white"/>
        </w:rPr>
        <w:t xml:space="preserve"> ( </w:t>
      </w:r>
      <w:r w:rsidRPr="00903DBA">
        <w:rPr>
          <w:rStyle w:val="KeyWord0"/>
          <w:highlight w:val="white"/>
        </w:rPr>
        <w:t>register_name</w:t>
      </w:r>
      <w:r w:rsidRPr="00903DBA">
        <w:rPr>
          <w:highlight w:val="white"/>
        </w:rPr>
        <w:t xml:space="preserve"> ) ;</w:t>
      </w:r>
    </w:p>
    <w:p w14:paraId="31D1D00A" w14:textId="47BB7BB8"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interrupt</w:t>
      </w:r>
      <w:r w:rsidR="009A54B6" w:rsidRPr="00903DBA">
        <w:rPr>
          <w:highlight w:val="white"/>
        </w:rPr>
        <w:t xml:space="preserve"> ( </w:t>
      </w:r>
      <w:r w:rsidRPr="00903DBA">
        <w:rPr>
          <w:highlight w:val="white"/>
        </w:rPr>
        <w:t xml:space="preserve">constant_integral_expression </w:t>
      </w:r>
      <w:r w:rsidR="009A54B6" w:rsidRPr="00903DBA">
        <w:rPr>
          <w:highlight w:val="white"/>
        </w:rPr>
        <w:t>) ;</w:t>
      </w:r>
    </w:p>
    <w:p w14:paraId="0ED0115F" w14:textId="4ECFF80C" w:rsidR="00BE16B1" w:rsidRPr="00903DBA" w:rsidRDefault="00BE16B1" w:rsidP="009A54B6">
      <w:pPr>
        <w:pStyle w:val="Code"/>
        <w:rPr>
          <w:highlight w:val="white"/>
        </w:rPr>
      </w:pPr>
      <w:r w:rsidRPr="00903DBA">
        <w:rPr>
          <w:highlight w:val="white"/>
        </w:rPr>
        <w:t xml:space="preserve">  | </w:t>
      </w:r>
      <w:r w:rsidR="009A54B6" w:rsidRPr="00903DBA">
        <w:rPr>
          <w:rStyle w:val="KeyWord0"/>
          <w:highlight w:val="white"/>
        </w:rPr>
        <w:t>syscall</w:t>
      </w:r>
      <w:r w:rsidR="009A54B6" w:rsidRPr="00903DBA">
        <w:rPr>
          <w:highlight w:val="white"/>
        </w:rPr>
        <w:t xml:space="preserve"> ( ) ;</w:t>
      </w:r>
    </w:p>
    <w:p w14:paraId="4093ED28" w14:textId="16ECBA61" w:rsidR="000C3585" w:rsidRPr="00903DBA" w:rsidRDefault="00A12499" w:rsidP="00A12499">
      <w:r w:rsidRPr="00903DBA">
        <w:t xml:space="preserve">A theoretical explanation of the open-closed statement solution is beyond the scope of this book, but I recommend the Dragon Book by </w:t>
      </w:r>
      <w:proofErr w:type="spellStart"/>
      <w:r w:rsidRPr="00903DBA">
        <w:t>Aho</w:t>
      </w:r>
      <w:proofErr w:type="spellEnd"/>
      <w:r w:rsidRPr="00903DBA">
        <w:t xml:space="preserve"> et al. for a closer look.</w:t>
      </w:r>
    </w:p>
    <w:p w14:paraId="0DC12A5F" w14:textId="671F864F" w:rsidR="007C08E0" w:rsidRPr="00903DBA" w:rsidRDefault="007C08E0" w:rsidP="007C08E0">
      <w:pPr>
        <w:pStyle w:val="CodeHeader"/>
      </w:pPr>
      <w:proofErr w:type="spellStart"/>
      <w:r w:rsidRPr="00903DBA">
        <w:t>MainParser.cs</w:t>
      </w:r>
      <w:proofErr w:type="spellEnd"/>
    </w:p>
    <w:p w14:paraId="0AB3596A" w14:textId="77777777" w:rsidR="007C08E0" w:rsidRPr="00903DBA" w:rsidRDefault="007C08E0" w:rsidP="007C08E0">
      <w:pPr>
        <w:pStyle w:val="Code"/>
        <w:rPr>
          <w:highlight w:val="white"/>
        </w:rPr>
      </w:pPr>
      <w:r w:rsidRPr="00903DBA">
        <w:rPr>
          <w:highlight w:val="white"/>
        </w:rPr>
        <w:t>statement:</w:t>
      </w:r>
    </w:p>
    <w:p w14:paraId="1D79F986" w14:textId="77777777" w:rsidR="007C08E0" w:rsidRPr="00903DBA" w:rsidRDefault="007C08E0" w:rsidP="007C08E0">
      <w:pPr>
        <w:pStyle w:val="Code"/>
        <w:rPr>
          <w:highlight w:val="white"/>
        </w:rPr>
      </w:pPr>
      <w:r w:rsidRPr="00903DBA">
        <w:rPr>
          <w:highlight w:val="white"/>
        </w:rPr>
        <w:t xml:space="preserve">    opened_statement { $$ = $1; }</w:t>
      </w:r>
    </w:p>
    <w:p w14:paraId="6B663E21" w14:textId="77777777" w:rsidR="007C08E0" w:rsidRPr="00903DBA" w:rsidRDefault="007C08E0" w:rsidP="007C08E0">
      <w:pPr>
        <w:pStyle w:val="Code"/>
        <w:rPr>
          <w:highlight w:val="white"/>
        </w:rPr>
      </w:pPr>
      <w:r w:rsidRPr="00903DBA">
        <w:rPr>
          <w:highlight w:val="white"/>
        </w:rPr>
        <w:t xml:space="preserve">  | closed_statement { $$ = $1; };</w:t>
      </w:r>
    </w:p>
    <w:p w14:paraId="4C6A5785" w14:textId="77777777" w:rsidR="007C08E0" w:rsidRPr="00903DBA" w:rsidRDefault="007C08E0" w:rsidP="007C08E0">
      <w:pPr>
        <w:pStyle w:val="Code"/>
        <w:rPr>
          <w:highlight w:val="white"/>
        </w:rPr>
      </w:pPr>
    </w:p>
    <w:p w14:paraId="26AC79EF" w14:textId="77777777" w:rsidR="007C08E0" w:rsidRPr="00903DBA" w:rsidRDefault="007C08E0" w:rsidP="007C08E0">
      <w:pPr>
        <w:pStyle w:val="Code"/>
        <w:rPr>
          <w:highlight w:val="white"/>
        </w:rPr>
      </w:pPr>
      <w:r w:rsidRPr="00903DBA">
        <w:rPr>
          <w:highlight w:val="white"/>
        </w:rPr>
        <w:t>opened_statement:</w:t>
      </w:r>
    </w:p>
    <w:p w14:paraId="41CE9FE3" w14:textId="77777777" w:rsidR="007C08E0" w:rsidRPr="00903DBA" w:rsidRDefault="007C08E0" w:rsidP="007C08E0">
      <w:pPr>
        <w:pStyle w:val="Code"/>
        <w:rPr>
          <w:highlight w:val="white"/>
        </w:rPr>
      </w:pPr>
      <w:r w:rsidRPr="00903DBA">
        <w:rPr>
          <w:highlight w:val="white"/>
        </w:rPr>
        <w:t xml:space="preserve">    IF LEFT_PARENTHESIS expression RIGHT_PARENTHESIS statement {</w:t>
      </w:r>
    </w:p>
    <w:p w14:paraId="2ED8AE0B" w14:textId="77777777" w:rsidR="007C08E0" w:rsidRPr="00903DBA" w:rsidRDefault="007C08E0" w:rsidP="007C08E0">
      <w:pPr>
        <w:pStyle w:val="Code"/>
        <w:rPr>
          <w:highlight w:val="white"/>
        </w:rPr>
      </w:pPr>
      <w:r w:rsidRPr="00903DBA">
        <w:rPr>
          <w:highlight w:val="white"/>
        </w:rPr>
        <w:t xml:space="preserve">      $$ = MiddleCodeGenerator.IfStatement($3, $5);</w:t>
      </w:r>
    </w:p>
    <w:p w14:paraId="4999A906" w14:textId="77777777" w:rsidR="007C08E0" w:rsidRPr="00903DBA" w:rsidRDefault="007C08E0" w:rsidP="007C08E0">
      <w:pPr>
        <w:pStyle w:val="Code"/>
        <w:rPr>
          <w:highlight w:val="white"/>
        </w:rPr>
      </w:pPr>
      <w:r w:rsidRPr="00903DBA">
        <w:rPr>
          <w:highlight w:val="white"/>
        </w:rPr>
        <w:t xml:space="preserve">    }</w:t>
      </w:r>
    </w:p>
    <w:p w14:paraId="26F61A88" w14:textId="77777777" w:rsidR="007C08E0" w:rsidRPr="00903DBA" w:rsidRDefault="007C08E0" w:rsidP="007C08E0">
      <w:pPr>
        <w:pStyle w:val="Code"/>
        <w:rPr>
          <w:highlight w:val="white"/>
        </w:rPr>
      </w:pPr>
      <w:r w:rsidRPr="00903DBA">
        <w:rPr>
          <w:highlight w:val="white"/>
        </w:rPr>
        <w:t xml:space="preserve">  | IF LEFT_PARENTHESIS expression RIGHT_PARENTHESIS closed_statement</w:t>
      </w:r>
    </w:p>
    <w:p w14:paraId="4A649498" w14:textId="77777777" w:rsidR="007C08E0" w:rsidRPr="00903DBA" w:rsidRDefault="007C08E0" w:rsidP="007C08E0">
      <w:pPr>
        <w:pStyle w:val="Code"/>
        <w:rPr>
          <w:highlight w:val="white"/>
        </w:rPr>
      </w:pPr>
      <w:r w:rsidRPr="00903DBA">
        <w:rPr>
          <w:highlight w:val="white"/>
        </w:rPr>
        <w:t xml:space="preserve">    ELSE opened_statement {</w:t>
      </w:r>
    </w:p>
    <w:p w14:paraId="0FA5661C" w14:textId="77777777" w:rsidR="007C08E0" w:rsidRPr="00903DBA" w:rsidRDefault="007C08E0" w:rsidP="007C08E0">
      <w:pPr>
        <w:pStyle w:val="Code"/>
        <w:rPr>
          <w:highlight w:val="white"/>
        </w:rPr>
      </w:pPr>
      <w:r w:rsidRPr="00903DBA">
        <w:rPr>
          <w:highlight w:val="white"/>
        </w:rPr>
        <w:t xml:space="preserve">      $$ = MiddleCodeGenerator.IfElseStatement($3, $5, $7);</w:t>
      </w:r>
    </w:p>
    <w:p w14:paraId="574B004F" w14:textId="6030A042" w:rsidR="007C08E0" w:rsidRPr="00903DBA" w:rsidRDefault="007C08E0" w:rsidP="007C08E0">
      <w:pPr>
        <w:pStyle w:val="Code"/>
        <w:rPr>
          <w:highlight w:val="white"/>
        </w:rPr>
      </w:pPr>
      <w:r w:rsidRPr="00903DBA">
        <w:rPr>
          <w:highlight w:val="white"/>
        </w:rPr>
        <w:t xml:space="preserve">    }</w:t>
      </w:r>
    </w:p>
    <w:p w14:paraId="4480F053" w14:textId="69F3E884" w:rsidR="007C08E0" w:rsidRPr="00903DBA" w:rsidRDefault="007C08E0" w:rsidP="007C08E0">
      <w:pPr>
        <w:pStyle w:val="Code"/>
        <w:rPr>
          <w:highlight w:val="white"/>
        </w:rPr>
      </w:pPr>
      <w:r w:rsidRPr="00903DBA">
        <w:rPr>
          <w:highlight w:val="white"/>
        </w:rPr>
        <w:t xml:space="preserve">  | // ..</w:t>
      </w:r>
      <w:r w:rsidR="000B2001" w:rsidRPr="00903DBA">
        <w:rPr>
          <w:highlight w:val="white"/>
        </w:rPr>
        <w:t>.</w:t>
      </w:r>
    </w:p>
    <w:p w14:paraId="4D2BF1E2" w14:textId="29EB5474" w:rsidR="000B2001" w:rsidRPr="00903DBA" w:rsidRDefault="000B2001" w:rsidP="00661ECC">
      <w:pPr>
        <w:pStyle w:val="Code"/>
        <w:rPr>
          <w:highlight w:val="white"/>
        </w:rPr>
      </w:pPr>
    </w:p>
    <w:p w14:paraId="27B00742" w14:textId="77777777" w:rsidR="000B2001" w:rsidRPr="00903DBA" w:rsidRDefault="000B2001" w:rsidP="00661ECC">
      <w:pPr>
        <w:pStyle w:val="Code"/>
        <w:rPr>
          <w:highlight w:val="white"/>
        </w:rPr>
      </w:pPr>
      <w:r w:rsidRPr="00903DBA">
        <w:rPr>
          <w:highlight w:val="white"/>
        </w:rPr>
        <w:t>closed_statement:</w:t>
      </w:r>
    </w:p>
    <w:p w14:paraId="27134825" w14:textId="5A368686" w:rsidR="000B2001" w:rsidRPr="00903DBA" w:rsidRDefault="00661ECC" w:rsidP="00661ECC">
      <w:pPr>
        <w:pStyle w:val="Code"/>
        <w:rPr>
          <w:highlight w:val="white"/>
        </w:rPr>
      </w:pPr>
      <w:r w:rsidRPr="00903DBA">
        <w:rPr>
          <w:highlight w:val="white"/>
        </w:rPr>
        <w:t xml:space="preserve"> </w:t>
      </w:r>
      <w:r w:rsidR="000B2001" w:rsidRPr="00903DBA">
        <w:rPr>
          <w:highlight w:val="white"/>
        </w:rPr>
        <w:t xml:space="preserve">   IF LEFT_PARENTHESIS expression RIGHT_PARENTHESIS closed_statement</w:t>
      </w:r>
    </w:p>
    <w:p w14:paraId="29C36CC3" w14:textId="78D39C71" w:rsidR="000B2001" w:rsidRPr="00903DBA" w:rsidRDefault="000B2001" w:rsidP="00661ECC">
      <w:pPr>
        <w:pStyle w:val="Code"/>
        <w:rPr>
          <w:highlight w:val="white"/>
        </w:rPr>
      </w:pPr>
      <w:r w:rsidRPr="00903DBA">
        <w:rPr>
          <w:highlight w:val="white"/>
        </w:rPr>
        <w:t xml:space="preserve"> </w:t>
      </w:r>
      <w:r w:rsidR="00661ECC" w:rsidRPr="00903DBA">
        <w:rPr>
          <w:highlight w:val="white"/>
        </w:rPr>
        <w:t xml:space="preserve"> </w:t>
      </w:r>
      <w:r w:rsidRPr="00903DBA">
        <w:rPr>
          <w:highlight w:val="white"/>
        </w:rPr>
        <w:t xml:space="preserve">  ELSE closed_statement {</w:t>
      </w:r>
    </w:p>
    <w:p w14:paraId="49304CF5" w14:textId="77777777" w:rsidR="000B2001" w:rsidRPr="00903DBA" w:rsidRDefault="000B2001" w:rsidP="00661ECC">
      <w:pPr>
        <w:pStyle w:val="Code"/>
        <w:rPr>
          <w:highlight w:val="white"/>
        </w:rPr>
      </w:pPr>
      <w:r w:rsidRPr="00903DBA">
        <w:rPr>
          <w:highlight w:val="white"/>
        </w:rPr>
        <w:t xml:space="preserve">      $$ = MiddleCodeGenerator.IfElseStatement($3, $5, $7);</w:t>
      </w:r>
    </w:p>
    <w:p w14:paraId="5D051DDB" w14:textId="31A26FED" w:rsidR="000B2001" w:rsidRPr="00903DBA" w:rsidRDefault="000B2001" w:rsidP="00661ECC">
      <w:pPr>
        <w:pStyle w:val="Code"/>
        <w:rPr>
          <w:highlight w:val="white"/>
        </w:rPr>
      </w:pPr>
      <w:r w:rsidRPr="00903DBA">
        <w:rPr>
          <w:highlight w:val="white"/>
        </w:rPr>
        <w:t xml:space="preserve">  </w:t>
      </w:r>
      <w:r w:rsidR="00661ECC" w:rsidRPr="00903DBA">
        <w:rPr>
          <w:highlight w:val="white"/>
        </w:rPr>
        <w:t xml:space="preserve"> </w:t>
      </w:r>
      <w:r w:rsidRPr="00903DBA">
        <w:rPr>
          <w:highlight w:val="white"/>
        </w:rPr>
        <w:t xml:space="preserve"> }</w:t>
      </w:r>
    </w:p>
    <w:p w14:paraId="3FACA59F" w14:textId="1BBBCAE9" w:rsidR="0080062E" w:rsidRPr="00903DBA" w:rsidRDefault="0080062E" w:rsidP="00661ECC">
      <w:pPr>
        <w:pStyle w:val="Code"/>
        <w:rPr>
          <w:highlight w:val="white"/>
        </w:rPr>
      </w:pPr>
      <w:r w:rsidRPr="00903DBA">
        <w:rPr>
          <w:highlight w:val="white"/>
        </w:rPr>
        <w:t xml:space="preserve">  | // ...</w:t>
      </w:r>
    </w:p>
    <w:p w14:paraId="499288D4" w14:textId="77777777" w:rsidR="00733710" w:rsidRPr="00903DBA" w:rsidRDefault="00733710" w:rsidP="00733710">
      <w:pPr>
        <w:pStyle w:val="Rubrik3"/>
        <w:numPr>
          <w:ilvl w:val="2"/>
          <w:numId w:val="170"/>
        </w:numPr>
      </w:pPr>
      <w:bookmarkStart w:id="135" w:name="_Toc57655994"/>
      <w:r w:rsidRPr="00903DBA">
        <w:t>The Forward-Jump Problem (Backpatching)</w:t>
      </w:r>
      <w:bookmarkEnd w:id="135"/>
    </w:p>
    <w:p w14:paraId="15980895" w14:textId="77777777" w:rsidR="00733710" w:rsidRPr="00903DBA" w:rsidRDefault="00733710" w:rsidP="00733710">
      <w:ins w:id="136" w:author="Stefan Bjornander" w:date="2015-04-26T09:25:00Z">
        <w:r w:rsidRPr="00903DBA">
          <w:t xml:space="preserve">When generating </w:t>
        </w:r>
      </w:ins>
      <w:r w:rsidRPr="00903DBA">
        <w:t xml:space="preserve">middle code instructions for </w:t>
      </w:r>
      <w:ins w:id="137" w:author="Stefan Bjornander" w:date="2015-04-26T09:25:00Z">
        <w:r w:rsidRPr="00903DBA">
          <w:t xml:space="preserve">expressions </w:t>
        </w:r>
      </w:ins>
      <w:r w:rsidRPr="00903DBA">
        <w:t>or</w:t>
      </w:r>
      <w:ins w:id="138" w:author="Stefan Bjornander" w:date="2015-04-26T09:25:00Z">
        <w:r w:rsidRPr="00903DBA">
          <w:t xml:space="preserve"> statement</w:t>
        </w:r>
      </w:ins>
      <w:r w:rsidRPr="00903DBA">
        <w:t>s</w:t>
      </w:r>
      <w:ins w:id="139" w:author="Stefan Bjornander" w:date="2015-04-26T09:25:00Z">
        <w:r w:rsidRPr="00903DBA">
          <w:t>, a common situation is that we</w:t>
        </w:r>
      </w:ins>
      <w:ins w:id="140" w:author="Stefan Bjornander" w:date="2015-04-26T09:26:00Z">
        <w:r w:rsidRPr="00903DBA">
          <w:t xml:space="preserve"> generate</w:t>
        </w:r>
      </w:ins>
      <w:r w:rsidRPr="00903DBA">
        <w:t xml:space="preserve"> forward jump instructions without yet knowing the target address. One way to solve the problem is to work with </w:t>
      </w:r>
      <w:r w:rsidRPr="00903DBA">
        <w:rPr>
          <w:rStyle w:val="CodeInText"/>
        </w:rPr>
        <w:t>backpatching</w:t>
      </w:r>
      <w:r w:rsidRPr="00903DBA">
        <w:t>, which means that we use sets to keep track of jump instructions with yet unknown target addresses that eventually becomes filled in when the target addresses have become known.</w:t>
      </w:r>
    </w:p>
    <w:p w14:paraId="048DEE43" w14:textId="77777777" w:rsidR="00733710" w:rsidRPr="00903DBA" w:rsidRDefault="00733710" w:rsidP="00733710">
      <w:r w:rsidRPr="00903DBA">
        <w:t xml:space="preserve">For instance, let us look at the while statement to the left. The parsing of </w:t>
      </w:r>
      <w:proofErr w:type="gramStart"/>
      <w:r w:rsidRPr="00903DBA">
        <w:t xml:space="preserve">expression  </w:t>
      </w:r>
      <w:r w:rsidRPr="00903DBA">
        <w:rPr>
          <w:rStyle w:val="CodeInText"/>
        </w:rPr>
        <w:t>a</w:t>
      </w:r>
      <w:proofErr w:type="gramEnd"/>
      <w:r w:rsidRPr="00903DBA">
        <w:rPr>
          <w:rStyle w:val="CodeInText"/>
        </w:rPr>
        <w:t xml:space="preserve"> &lt; b</w:t>
      </w:r>
      <w:r w:rsidRPr="00903DBA">
        <w:t xml:space="preserve"> will generate the middle code in the middle and the sets to the right. The middle code line will a have undefined targets since we </w:t>
      </w:r>
      <w:proofErr w:type="gramStart"/>
      <w:r w:rsidRPr="00903DBA">
        <w:t>at the moment</w:t>
      </w:r>
      <w:proofErr w:type="gramEnd"/>
      <w:r w:rsidRPr="00903DBA">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5FEB8194" w14:textId="77777777" w:rsidTr="00A5295F">
        <w:tc>
          <w:tcPr>
            <w:tcW w:w="3116" w:type="dxa"/>
            <w:hideMark/>
          </w:tcPr>
          <w:p w14:paraId="53FA214F" w14:textId="77777777" w:rsidR="00733710" w:rsidRPr="00903DBA" w:rsidRDefault="00733710" w:rsidP="00A5295F">
            <w:pPr>
              <w:pStyle w:val="Code"/>
            </w:pPr>
            <w:r w:rsidRPr="00903DBA">
              <w:t>while (a &lt; b)</w:t>
            </w:r>
          </w:p>
          <w:p w14:paraId="3DDCAA8B" w14:textId="77777777" w:rsidR="00733710" w:rsidRPr="00903DBA" w:rsidRDefault="00733710" w:rsidP="00A5295F">
            <w:pPr>
              <w:pStyle w:val="Code"/>
            </w:pPr>
            <w:r w:rsidRPr="00903DBA">
              <w:t xml:space="preserve">  ++a;</w:t>
            </w:r>
          </w:p>
        </w:tc>
        <w:tc>
          <w:tcPr>
            <w:tcW w:w="3117" w:type="dxa"/>
            <w:hideMark/>
          </w:tcPr>
          <w:p w14:paraId="55875DFA" w14:textId="77777777" w:rsidR="00733710" w:rsidRPr="00903DBA" w:rsidRDefault="00733710" w:rsidP="00A5295F">
            <w:pPr>
              <w:pStyle w:val="Code"/>
            </w:pPr>
            <w:r w:rsidRPr="00903DBA">
              <w:t>1. if a &lt; b goto ?</w:t>
            </w:r>
          </w:p>
          <w:p w14:paraId="452D2499" w14:textId="77777777" w:rsidR="00733710" w:rsidRPr="00903DBA" w:rsidRDefault="00733710" w:rsidP="00A5295F">
            <w:pPr>
              <w:pStyle w:val="Code"/>
            </w:pPr>
            <w:r w:rsidRPr="00903DBA">
              <w:t>2. goto ?</w:t>
            </w:r>
          </w:p>
        </w:tc>
        <w:tc>
          <w:tcPr>
            <w:tcW w:w="3117" w:type="dxa"/>
            <w:hideMark/>
          </w:tcPr>
          <w:p w14:paraId="6FE1E72F" w14:textId="77777777" w:rsidR="00733710" w:rsidRPr="00903DBA" w:rsidRDefault="00733710" w:rsidP="00A5295F">
            <w:pPr>
              <w:pStyle w:val="Code"/>
            </w:pPr>
            <w:r w:rsidRPr="00903DBA">
              <w:t>a &lt; b: true set = {1}</w:t>
            </w:r>
          </w:p>
          <w:p w14:paraId="486EDB9A" w14:textId="77777777" w:rsidR="00733710" w:rsidRPr="00903DBA" w:rsidRDefault="00733710" w:rsidP="00A5295F">
            <w:pPr>
              <w:pStyle w:val="Code"/>
            </w:pPr>
            <w:r w:rsidRPr="00903DBA">
              <w:t xml:space="preserve">       false set = {2}</w:t>
            </w:r>
          </w:p>
        </w:tc>
      </w:tr>
    </w:tbl>
    <w:p w14:paraId="68D6F46A" w14:textId="77777777" w:rsidR="00733710" w:rsidRPr="00903DBA" w:rsidRDefault="00733710" w:rsidP="00733710">
      <w:r w:rsidRPr="00903DBA">
        <w:t xml:space="preserve">When parsing the while statement, the sets of the expression becomes backpatched:  If the </w:t>
      </w:r>
      <w:r w:rsidRPr="00903DBA">
        <w:rPr>
          <w:rStyle w:val="CodeInText"/>
        </w:rPr>
        <w:t>a &lt; b</w:t>
      </w:r>
      <w:r w:rsidRPr="00903DBA">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187B940" w14:textId="77777777" w:rsidTr="00A5295F">
        <w:tc>
          <w:tcPr>
            <w:tcW w:w="3116" w:type="dxa"/>
            <w:hideMark/>
          </w:tcPr>
          <w:p w14:paraId="196B64B2" w14:textId="77777777" w:rsidR="00733710" w:rsidRPr="00903DBA" w:rsidRDefault="00733710" w:rsidP="00A5295F">
            <w:pPr>
              <w:pStyle w:val="Code"/>
            </w:pPr>
            <w:r w:rsidRPr="00903DBA">
              <w:t>1. if a &lt; b goto 3</w:t>
            </w:r>
          </w:p>
          <w:p w14:paraId="4802C081" w14:textId="77777777" w:rsidR="00733710" w:rsidRPr="00903DBA" w:rsidRDefault="00733710" w:rsidP="00A5295F">
            <w:pPr>
              <w:pStyle w:val="Code"/>
            </w:pPr>
            <w:r w:rsidRPr="00903DBA">
              <w:t>2. goto 5</w:t>
            </w:r>
          </w:p>
          <w:p w14:paraId="2C9FE56A" w14:textId="77777777" w:rsidR="00733710" w:rsidRPr="00903DBA" w:rsidRDefault="00733710" w:rsidP="00A5295F">
            <w:pPr>
              <w:pStyle w:val="Code"/>
            </w:pPr>
            <w:r w:rsidRPr="00903DBA">
              <w:t>3. ++a</w:t>
            </w:r>
          </w:p>
          <w:p w14:paraId="0D30D11A" w14:textId="77777777" w:rsidR="00733710" w:rsidRPr="00903DBA" w:rsidRDefault="00733710" w:rsidP="00A5295F">
            <w:pPr>
              <w:pStyle w:val="Code"/>
            </w:pPr>
            <w:r w:rsidRPr="00903DBA">
              <w:t>4. goto 1</w:t>
            </w:r>
          </w:p>
          <w:p w14:paraId="24D291C3" w14:textId="77777777" w:rsidR="00733710" w:rsidRPr="00903DBA" w:rsidRDefault="00733710" w:rsidP="00A5295F">
            <w:pPr>
              <w:pStyle w:val="Code"/>
            </w:pPr>
            <w:r w:rsidRPr="00903DBA">
              <w:t>5. ...</w:t>
            </w:r>
          </w:p>
        </w:tc>
        <w:tc>
          <w:tcPr>
            <w:tcW w:w="3117" w:type="dxa"/>
          </w:tcPr>
          <w:p w14:paraId="3D2EABF9" w14:textId="77777777" w:rsidR="00733710" w:rsidRPr="00903DBA" w:rsidRDefault="00733710" w:rsidP="00A5295F">
            <w:pPr>
              <w:pStyle w:val="Code"/>
            </w:pPr>
          </w:p>
        </w:tc>
        <w:tc>
          <w:tcPr>
            <w:tcW w:w="3117" w:type="dxa"/>
          </w:tcPr>
          <w:p w14:paraId="428849E5" w14:textId="77777777" w:rsidR="00733710" w:rsidRPr="00903DBA" w:rsidRDefault="00733710" w:rsidP="00A5295F">
            <w:pPr>
              <w:pStyle w:val="Code"/>
            </w:pPr>
          </w:p>
        </w:tc>
      </w:tr>
    </w:tbl>
    <w:p w14:paraId="4EDA84AC" w14:textId="77777777" w:rsidR="00733710" w:rsidRPr="00903DBA" w:rsidRDefault="00733710" w:rsidP="00733710">
      <w:r w:rsidRPr="00903DBA">
        <w:lastRenderedPageBreak/>
        <w:t xml:space="preserve">If we instead let the while statement be surrounded by an </w:t>
      </w:r>
      <w:r w:rsidRPr="00903DBA">
        <w:rPr>
          <w:rStyle w:val="CodeInText"/>
        </w:rPr>
        <w:t>if-else</w:t>
      </w:r>
      <w:r w:rsidRPr="00903DBA">
        <w:t xml:space="preserve"> statement, we have both the true and false sets of the if expression </w:t>
      </w:r>
      <w:r w:rsidRPr="00903DBA">
        <w:rPr>
          <w:rStyle w:val="CodeInText"/>
        </w:rPr>
        <w:t>x &lt; y</w:t>
      </w:r>
      <w:r w:rsidRPr="00903DBA">
        <w:t xml:space="preserve"> and the sets of the while expression </w:t>
      </w:r>
      <w:r w:rsidRPr="00903DBA">
        <w:rPr>
          <w:rStyle w:val="CodeInText"/>
        </w:rPr>
        <w:t>a &lt; b</w:t>
      </w:r>
      <w:r w:rsidRPr="00903DBA">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2BBF4C2" w14:textId="77777777" w:rsidTr="00A5295F">
        <w:tc>
          <w:tcPr>
            <w:tcW w:w="3116" w:type="dxa"/>
          </w:tcPr>
          <w:p w14:paraId="30208BB6" w14:textId="77777777" w:rsidR="00733710" w:rsidRPr="00903DBA" w:rsidRDefault="00733710" w:rsidP="00A5295F">
            <w:pPr>
              <w:pStyle w:val="Code"/>
            </w:pPr>
            <w:r w:rsidRPr="00903DBA">
              <w:t>if (x &lt; y)</w:t>
            </w:r>
          </w:p>
          <w:p w14:paraId="6B9C8029" w14:textId="77777777" w:rsidR="00733710" w:rsidRPr="00903DBA" w:rsidRDefault="00733710" w:rsidP="00A5295F">
            <w:pPr>
              <w:pStyle w:val="Code"/>
            </w:pPr>
            <w:r w:rsidRPr="00903DBA">
              <w:t xml:space="preserve">  while (a &lt; b)</w:t>
            </w:r>
          </w:p>
          <w:p w14:paraId="6DED83D4" w14:textId="77777777" w:rsidR="00733710" w:rsidRPr="00903DBA" w:rsidRDefault="00733710" w:rsidP="00A5295F">
            <w:pPr>
              <w:pStyle w:val="Code"/>
            </w:pPr>
            <w:r w:rsidRPr="00903DBA">
              <w:t xml:space="preserve">    ++a;</w:t>
            </w:r>
          </w:p>
          <w:p w14:paraId="4BE73B40" w14:textId="77777777" w:rsidR="00733710" w:rsidRPr="00903DBA" w:rsidRDefault="00733710" w:rsidP="00A5295F">
            <w:pPr>
              <w:pStyle w:val="Code"/>
            </w:pPr>
            <w:r w:rsidRPr="00903DBA">
              <w:t>else</w:t>
            </w:r>
          </w:p>
          <w:p w14:paraId="00D8DB00" w14:textId="77777777" w:rsidR="00733710" w:rsidRPr="00903DBA" w:rsidRDefault="00733710" w:rsidP="00A5295F">
            <w:pPr>
              <w:pStyle w:val="Code"/>
            </w:pPr>
            <w:r w:rsidRPr="00903DBA">
              <w:t xml:space="preserve">  ++b;</w:t>
            </w:r>
          </w:p>
          <w:p w14:paraId="1A562CD3" w14:textId="77777777" w:rsidR="00733710" w:rsidRPr="00903DBA" w:rsidRDefault="00733710" w:rsidP="00A5295F">
            <w:pPr>
              <w:pStyle w:val="Code"/>
            </w:pPr>
          </w:p>
        </w:tc>
        <w:tc>
          <w:tcPr>
            <w:tcW w:w="3117" w:type="dxa"/>
          </w:tcPr>
          <w:p w14:paraId="7702595E" w14:textId="77777777" w:rsidR="00733710" w:rsidRPr="00903DBA" w:rsidRDefault="00733710" w:rsidP="00A5295F">
            <w:pPr>
              <w:pStyle w:val="Code"/>
            </w:pPr>
            <w:r w:rsidRPr="00903DBA">
              <w:t>1. if x &lt; y goto ?</w:t>
            </w:r>
          </w:p>
          <w:p w14:paraId="302B51C4" w14:textId="77777777" w:rsidR="00733710" w:rsidRPr="00903DBA" w:rsidRDefault="00733710" w:rsidP="00A5295F">
            <w:pPr>
              <w:pStyle w:val="Code"/>
            </w:pPr>
            <w:r w:rsidRPr="00903DBA">
              <w:t>2. goto ?</w:t>
            </w:r>
          </w:p>
          <w:p w14:paraId="08EC8993" w14:textId="77777777" w:rsidR="00733710" w:rsidRPr="00903DBA" w:rsidRDefault="00733710" w:rsidP="00A5295F">
            <w:pPr>
              <w:pStyle w:val="Code"/>
            </w:pPr>
            <w:r w:rsidRPr="00903DBA">
              <w:t>3. if a &lt; b goto ?</w:t>
            </w:r>
          </w:p>
          <w:p w14:paraId="756676CF" w14:textId="77777777" w:rsidR="00733710" w:rsidRPr="00903DBA" w:rsidRDefault="00733710" w:rsidP="00A5295F">
            <w:pPr>
              <w:pStyle w:val="Code"/>
            </w:pPr>
            <w:r w:rsidRPr="00903DBA">
              <w:t>4. goto ?</w:t>
            </w:r>
          </w:p>
          <w:p w14:paraId="76E8DC0E" w14:textId="77777777" w:rsidR="00733710" w:rsidRPr="00903DBA" w:rsidRDefault="00733710" w:rsidP="00A5295F">
            <w:pPr>
              <w:pStyle w:val="Code"/>
            </w:pPr>
            <w:r w:rsidRPr="00903DBA">
              <w:t>5. ++a</w:t>
            </w:r>
          </w:p>
          <w:p w14:paraId="5E4F04D6" w14:textId="77777777" w:rsidR="00733710" w:rsidRPr="00903DBA" w:rsidRDefault="00733710" w:rsidP="00A5295F">
            <w:pPr>
              <w:pStyle w:val="Code"/>
            </w:pPr>
            <w:r w:rsidRPr="00903DBA">
              <w:t>6. goto 3</w:t>
            </w:r>
          </w:p>
          <w:p w14:paraId="18797A69" w14:textId="77777777" w:rsidR="00733710" w:rsidRPr="00903DBA" w:rsidRDefault="00733710" w:rsidP="00A5295F">
            <w:pPr>
              <w:pStyle w:val="Code"/>
            </w:pPr>
            <w:r w:rsidRPr="00903DBA">
              <w:t>7. goto 9</w:t>
            </w:r>
          </w:p>
          <w:p w14:paraId="0759BA82" w14:textId="77777777" w:rsidR="00733710" w:rsidRPr="00903DBA" w:rsidRDefault="00733710" w:rsidP="00A5295F">
            <w:pPr>
              <w:pStyle w:val="Code"/>
            </w:pPr>
            <w:r w:rsidRPr="00903DBA">
              <w:t>8. ++b</w:t>
            </w:r>
          </w:p>
          <w:p w14:paraId="1854AEB9" w14:textId="77777777" w:rsidR="00733710" w:rsidRPr="00903DBA" w:rsidRDefault="00733710" w:rsidP="00A5295F">
            <w:pPr>
              <w:pStyle w:val="Code"/>
            </w:pPr>
            <w:r w:rsidRPr="00903DBA">
              <w:t>9. ...</w:t>
            </w:r>
          </w:p>
          <w:p w14:paraId="03BFAA1B" w14:textId="77777777" w:rsidR="00733710" w:rsidRPr="00903DBA" w:rsidRDefault="00733710" w:rsidP="00A5295F">
            <w:pPr>
              <w:pStyle w:val="Code"/>
            </w:pPr>
          </w:p>
        </w:tc>
        <w:tc>
          <w:tcPr>
            <w:tcW w:w="3117" w:type="dxa"/>
            <w:hideMark/>
          </w:tcPr>
          <w:p w14:paraId="6AED7871" w14:textId="77777777" w:rsidR="00733710" w:rsidRPr="00903DBA" w:rsidRDefault="00733710" w:rsidP="00A5295F">
            <w:pPr>
              <w:pStyle w:val="Code"/>
            </w:pPr>
            <w:r w:rsidRPr="00903DBA">
              <w:t>x &lt; y: true set: {1}</w:t>
            </w:r>
          </w:p>
          <w:p w14:paraId="33326E74" w14:textId="77777777" w:rsidR="00733710" w:rsidRPr="00903DBA" w:rsidRDefault="00733710" w:rsidP="00A5295F">
            <w:pPr>
              <w:pStyle w:val="Code"/>
            </w:pPr>
            <w:r w:rsidRPr="00903DBA">
              <w:t xml:space="preserve">       false set: {2}</w:t>
            </w:r>
          </w:p>
          <w:p w14:paraId="30C42518" w14:textId="77777777" w:rsidR="00733710" w:rsidRPr="00903DBA" w:rsidRDefault="00733710" w:rsidP="00A5295F">
            <w:pPr>
              <w:pStyle w:val="Code"/>
            </w:pPr>
            <w:r w:rsidRPr="00903DBA">
              <w:t>a &lt; b: true set: {3}</w:t>
            </w:r>
          </w:p>
          <w:p w14:paraId="6FCFD219" w14:textId="77777777" w:rsidR="00733710" w:rsidRPr="00903DBA" w:rsidRDefault="00733710" w:rsidP="00A5295F">
            <w:pPr>
              <w:pStyle w:val="Code"/>
            </w:pPr>
            <w:r w:rsidRPr="00903DBA">
              <w:t xml:space="preserve">       false set: {4}</w:t>
            </w:r>
          </w:p>
        </w:tc>
      </w:tr>
    </w:tbl>
    <w:p w14:paraId="4FA96AB3" w14:textId="77777777" w:rsidR="00733710" w:rsidRPr="00903DBA" w:rsidRDefault="00733710" w:rsidP="00733710">
      <w:r w:rsidRPr="00903DBA">
        <w:t xml:space="preserve">When the </w:t>
      </w:r>
      <w:r w:rsidRPr="00903DBA">
        <w:rPr>
          <w:rStyle w:val="CodeInText"/>
        </w:rPr>
        <w:t>if</w:t>
      </w:r>
      <w:r w:rsidRPr="00903DBA">
        <w:t xml:space="preserve"> and </w:t>
      </w:r>
      <w:r w:rsidRPr="00903DBA">
        <w:rPr>
          <w:rStyle w:val="CodeInText"/>
        </w:rPr>
        <w:t>while</w:t>
      </w:r>
      <w:r w:rsidRPr="00903DBA">
        <w:t xml:space="preserve"> statements become parsed the following call will occur:</w:t>
      </w:r>
    </w:p>
    <w:p w14:paraId="316F4605" w14:textId="77777777" w:rsidR="00733710" w:rsidRPr="00903DBA" w:rsidRDefault="00733710" w:rsidP="00733710">
      <w:pPr>
        <w:pStyle w:val="Code"/>
      </w:pPr>
      <w:r w:rsidRPr="00903DBA">
        <w:t>backpatch({1}, 3);</w:t>
      </w:r>
    </w:p>
    <w:p w14:paraId="14DE045D" w14:textId="77777777" w:rsidR="00733710" w:rsidRPr="00903DBA" w:rsidRDefault="00733710" w:rsidP="00733710">
      <w:pPr>
        <w:pStyle w:val="Code"/>
      </w:pPr>
      <w:r w:rsidRPr="00903DBA">
        <w:t>backpatch({2}, 8);</w:t>
      </w:r>
    </w:p>
    <w:p w14:paraId="245A0F65" w14:textId="77777777" w:rsidR="00733710" w:rsidRPr="00903DBA" w:rsidRDefault="00733710" w:rsidP="00733710">
      <w:pPr>
        <w:pStyle w:val="Code"/>
      </w:pPr>
      <w:r w:rsidRPr="00903DBA">
        <w:t>backpatch({3}, 5);</w:t>
      </w:r>
    </w:p>
    <w:p w14:paraId="2E0D6498" w14:textId="77777777" w:rsidR="00733710" w:rsidRPr="00903DBA" w:rsidRDefault="00733710" w:rsidP="00733710">
      <w:pPr>
        <w:pStyle w:val="Code"/>
      </w:pPr>
      <w:r w:rsidRPr="00903DBA">
        <w:t>backpatch({4}, 7);</w:t>
      </w:r>
    </w:p>
    <w:p w14:paraId="52D8D8F5" w14:textId="77777777" w:rsidR="00733710" w:rsidRPr="00903DBA" w:rsidRDefault="00733710" w:rsidP="00733710">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A9E7B7" w14:textId="77777777" w:rsidTr="00A5295F">
        <w:tc>
          <w:tcPr>
            <w:tcW w:w="3116" w:type="dxa"/>
            <w:hideMark/>
          </w:tcPr>
          <w:p w14:paraId="6408229E" w14:textId="77777777" w:rsidR="00733710" w:rsidRPr="00903DBA" w:rsidRDefault="00733710" w:rsidP="00A5295F">
            <w:pPr>
              <w:pStyle w:val="Code"/>
            </w:pPr>
            <w:r w:rsidRPr="00903DBA">
              <w:t>1. if x &lt; y goto 3</w:t>
            </w:r>
          </w:p>
          <w:p w14:paraId="2724EBA8" w14:textId="77777777" w:rsidR="00733710" w:rsidRPr="00903DBA" w:rsidRDefault="00733710" w:rsidP="00A5295F">
            <w:pPr>
              <w:pStyle w:val="Code"/>
              <w:tabs>
                <w:tab w:val="left" w:pos="1620"/>
              </w:tabs>
            </w:pPr>
            <w:r w:rsidRPr="00903DBA">
              <w:t>2. goto 8</w:t>
            </w:r>
            <w:r w:rsidRPr="00903DBA">
              <w:tab/>
            </w:r>
          </w:p>
          <w:p w14:paraId="4E7140DB" w14:textId="77777777" w:rsidR="00733710" w:rsidRPr="00903DBA" w:rsidRDefault="00733710" w:rsidP="00A5295F">
            <w:pPr>
              <w:pStyle w:val="Code"/>
            </w:pPr>
            <w:r w:rsidRPr="00903DBA">
              <w:t>3. if a &lt; b goto 5</w:t>
            </w:r>
          </w:p>
          <w:p w14:paraId="69D1ED91" w14:textId="77777777" w:rsidR="00733710" w:rsidRPr="00903DBA" w:rsidRDefault="00733710" w:rsidP="00A5295F">
            <w:pPr>
              <w:pStyle w:val="Code"/>
            </w:pPr>
            <w:r w:rsidRPr="00903DBA">
              <w:t>4. goto 7</w:t>
            </w:r>
          </w:p>
          <w:p w14:paraId="3593D5FA" w14:textId="77777777" w:rsidR="00733710" w:rsidRPr="00903DBA" w:rsidRDefault="00733710" w:rsidP="00A5295F">
            <w:pPr>
              <w:pStyle w:val="Code"/>
            </w:pPr>
            <w:r w:rsidRPr="00903DBA">
              <w:t>5. ++a</w:t>
            </w:r>
          </w:p>
          <w:p w14:paraId="0384ACCB" w14:textId="77777777" w:rsidR="00733710" w:rsidRPr="00903DBA" w:rsidRDefault="00733710" w:rsidP="00A5295F">
            <w:pPr>
              <w:pStyle w:val="Code"/>
            </w:pPr>
            <w:r w:rsidRPr="00903DBA">
              <w:t>6. goto 3</w:t>
            </w:r>
          </w:p>
          <w:p w14:paraId="13E59A7A" w14:textId="77777777" w:rsidR="00733710" w:rsidRPr="00903DBA" w:rsidRDefault="00733710" w:rsidP="00A5295F">
            <w:pPr>
              <w:pStyle w:val="Code"/>
            </w:pPr>
            <w:r w:rsidRPr="00903DBA">
              <w:t>7. goto 9</w:t>
            </w:r>
          </w:p>
          <w:p w14:paraId="6A63ECAB" w14:textId="77777777" w:rsidR="00733710" w:rsidRPr="00903DBA" w:rsidRDefault="00733710" w:rsidP="00A5295F">
            <w:pPr>
              <w:pStyle w:val="Code"/>
            </w:pPr>
            <w:r w:rsidRPr="00903DBA">
              <w:t>8. ++b</w:t>
            </w:r>
          </w:p>
          <w:p w14:paraId="167B5EB9" w14:textId="77777777" w:rsidR="00733710" w:rsidRPr="00903DBA" w:rsidRDefault="00733710" w:rsidP="00A5295F">
            <w:pPr>
              <w:pStyle w:val="Code"/>
            </w:pPr>
            <w:r w:rsidRPr="00903DBA">
              <w:t>9. ...</w:t>
            </w:r>
          </w:p>
        </w:tc>
        <w:tc>
          <w:tcPr>
            <w:tcW w:w="3117" w:type="dxa"/>
          </w:tcPr>
          <w:p w14:paraId="15EDA9B0" w14:textId="77777777" w:rsidR="00733710" w:rsidRPr="00903DBA" w:rsidRDefault="00733710" w:rsidP="00A5295F">
            <w:pPr>
              <w:pStyle w:val="Code"/>
            </w:pPr>
          </w:p>
        </w:tc>
        <w:tc>
          <w:tcPr>
            <w:tcW w:w="3117" w:type="dxa"/>
          </w:tcPr>
          <w:p w14:paraId="59938D8B" w14:textId="77777777" w:rsidR="00733710" w:rsidRPr="00903DBA" w:rsidRDefault="00733710" w:rsidP="00A5295F">
            <w:pPr>
              <w:pStyle w:val="Code"/>
            </w:pPr>
          </w:p>
        </w:tc>
      </w:tr>
    </w:tbl>
    <w:p w14:paraId="6D2AFF44" w14:textId="43E26BE5" w:rsidR="00733710" w:rsidRPr="00903DBA" w:rsidRDefault="00733710" w:rsidP="00733710">
      <w:r w:rsidRPr="00903DBA">
        <w:t xml:space="preserve">The generated middle code above may appear ineffective, but the middle code optimizer of Chapter </w:t>
      </w:r>
      <w:r w:rsidRPr="00903DBA">
        <w:fldChar w:fldCharType="begin"/>
      </w:r>
      <w:r w:rsidRPr="00903DBA">
        <w:instrText xml:space="preserve"> REF _Ref417813097 \r \h </w:instrText>
      </w:r>
      <w:r w:rsidRPr="00903DBA">
        <w:fldChar w:fldCharType="separate"/>
      </w:r>
      <w:r w:rsidR="005F7BC3" w:rsidRPr="00903DBA">
        <w:t>0</w:t>
      </w:r>
      <w:r w:rsidRPr="00903DBA">
        <w:fldChar w:fldCharType="end"/>
      </w:r>
      <w:r w:rsidRPr="00903DBA">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419E5FE" w14:textId="77777777" w:rsidTr="00A5295F">
        <w:tc>
          <w:tcPr>
            <w:tcW w:w="3116" w:type="dxa"/>
            <w:hideMark/>
          </w:tcPr>
          <w:p w14:paraId="258FBEDA" w14:textId="77777777" w:rsidR="00733710" w:rsidRPr="00903DBA" w:rsidRDefault="00733710" w:rsidP="00A5295F">
            <w:pPr>
              <w:pStyle w:val="Code"/>
            </w:pPr>
            <w:r w:rsidRPr="00903DBA">
              <w:t>1. if x &gt;= y goto 5</w:t>
            </w:r>
          </w:p>
          <w:p w14:paraId="16998172" w14:textId="77777777" w:rsidR="00733710" w:rsidRPr="00903DBA" w:rsidRDefault="00733710" w:rsidP="00A5295F">
            <w:pPr>
              <w:pStyle w:val="Code"/>
            </w:pPr>
            <w:r w:rsidRPr="00903DBA">
              <w:t>2. if a &gt;= b goto 6</w:t>
            </w:r>
          </w:p>
          <w:p w14:paraId="1A07BA7F" w14:textId="77777777" w:rsidR="00733710" w:rsidRPr="00903DBA" w:rsidRDefault="00733710" w:rsidP="00A5295F">
            <w:pPr>
              <w:pStyle w:val="Code"/>
            </w:pPr>
            <w:r w:rsidRPr="00903DBA">
              <w:t>3. ++a</w:t>
            </w:r>
          </w:p>
          <w:p w14:paraId="358A69F0" w14:textId="77777777" w:rsidR="00733710" w:rsidRPr="00903DBA" w:rsidRDefault="00733710" w:rsidP="00A5295F">
            <w:pPr>
              <w:pStyle w:val="Code"/>
            </w:pPr>
            <w:r w:rsidRPr="00903DBA">
              <w:t>4. goto 2</w:t>
            </w:r>
          </w:p>
          <w:p w14:paraId="1A0EE0D3" w14:textId="77777777" w:rsidR="00733710" w:rsidRPr="00903DBA" w:rsidRDefault="00733710" w:rsidP="00A5295F">
            <w:pPr>
              <w:pStyle w:val="Code"/>
            </w:pPr>
            <w:r w:rsidRPr="00903DBA">
              <w:t>5. ++b</w:t>
            </w:r>
          </w:p>
          <w:p w14:paraId="47D3C0D0" w14:textId="77777777" w:rsidR="00733710" w:rsidRPr="00903DBA" w:rsidRDefault="00733710" w:rsidP="00A5295F">
            <w:pPr>
              <w:pStyle w:val="Code"/>
            </w:pPr>
            <w:r w:rsidRPr="00903DBA">
              <w:t>6. ...</w:t>
            </w:r>
          </w:p>
        </w:tc>
        <w:tc>
          <w:tcPr>
            <w:tcW w:w="3117" w:type="dxa"/>
          </w:tcPr>
          <w:p w14:paraId="2198D450" w14:textId="77777777" w:rsidR="00733710" w:rsidRPr="00903DBA" w:rsidRDefault="00733710" w:rsidP="00A5295F">
            <w:pPr>
              <w:pStyle w:val="Code"/>
            </w:pPr>
          </w:p>
        </w:tc>
        <w:tc>
          <w:tcPr>
            <w:tcW w:w="3117" w:type="dxa"/>
          </w:tcPr>
          <w:p w14:paraId="7F15D85A" w14:textId="77777777" w:rsidR="00733710" w:rsidRPr="00903DBA" w:rsidRDefault="00733710" w:rsidP="00A5295F">
            <w:pPr>
              <w:pStyle w:val="Code"/>
            </w:pPr>
          </w:p>
        </w:tc>
      </w:tr>
    </w:tbl>
    <w:p w14:paraId="7098E6F6" w14:textId="77777777" w:rsidR="00733710" w:rsidRPr="00903DBA" w:rsidRDefault="00733710" w:rsidP="00733710">
      <w:r w:rsidRPr="00903DBA">
        <w:t xml:space="preserve">Another example is the evaluation of a logical-and expression. Since C takes advantage of lazy evaluation, we </w:t>
      </w:r>
      <w:proofErr w:type="gramStart"/>
      <w:r w:rsidRPr="00903DBA">
        <w:t>have to</w:t>
      </w:r>
      <w:proofErr w:type="gramEnd"/>
      <w:r w:rsidRPr="00903DBA">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17F24DE6" w14:textId="77777777" w:rsidTr="00A5295F">
        <w:tc>
          <w:tcPr>
            <w:tcW w:w="3116" w:type="dxa"/>
            <w:hideMark/>
          </w:tcPr>
          <w:p w14:paraId="34E15338" w14:textId="77777777" w:rsidR="00733710" w:rsidRPr="00903DBA" w:rsidRDefault="00733710" w:rsidP="00A5295F">
            <w:pPr>
              <w:pStyle w:val="Code"/>
            </w:pPr>
            <w:r w:rsidRPr="00903DBA">
              <w:t>if ((a &lt; b) &amp;&amp; (c &lt; d))</w:t>
            </w:r>
          </w:p>
          <w:p w14:paraId="43425BE4" w14:textId="77777777" w:rsidR="00733710" w:rsidRPr="00903DBA" w:rsidRDefault="00733710" w:rsidP="00A5295F">
            <w:pPr>
              <w:pStyle w:val="Code"/>
            </w:pPr>
            <w:r w:rsidRPr="00903DBA">
              <w:t xml:space="preserve">  ++a;</w:t>
            </w:r>
          </w:p>
          <w:p w14:paraId="63CC1DC8" w14:textId="77777777" w:rsidR="00733710" w:rsidRPr="00903DBA" w:rsidRDefault="00733710" w:rsidP="00A5295F">
            <w:pPr>
              <w:pStyle w:val="Code"/>
            </w:pPr>
            <w:r w:rsidRPr="00903DBA">
              <w:t xml:space="preserve">else </w:t>
            </w:r>
          </w:p>
          <w:p w14:paraId="289F6756" w14:textId="77777777" w:rsidR="00733710" w:rsidRPr="00903DBA" w:rsidRDefault="00733710" w:rsidP="00A5295F">
            <w:pPr>
              <w:pStyle w:val="Code"/>
            </w:pPr>
            <w:r w:rsidRPr="00903DBA">
              <w:t xml:space="preserve">  ++b;</w:t>
            </w:r>
          </w:p>
        </w:tc>
        <w:tc>
          <w:tcPr>
            <w:tcW w:w="3117" w:type="dxa"/>
            <w:hideMark/>
          </w:tcPr>
          <w:p w14:paraId="064C1461" w14:textId="77777777" w:rsidR="00733710" w:rsidRPr="00903DBA" w:rsidRDefault="00733710" w:rsidP="00A5295F">
            <w:pPr>
              <w:pStyle w:val="Code"/>
            </w:pPr>
            <w:r w:rsidRPr="00903DBA">
              <w:t>1. if a &lt; b goto ?</w:t>
            </w:r>
          </w:p>
          <w:p w14:paraId="2FB68151" w14:textId="77777777" w:rsidR="00733710" w:rsidRPr="00903DBA" w:rsidRDefault="00733710" w:rsidP="00A5295F">
            <w:pPr>
              <w:pStyle w:val="Code"/>
            </w:pPr>
            <w:r w:rsidRPr="00903DBA">
              <w:t>2. goto ?</w:t>
            </w:r>
          </w:p>
          <w:p w14:paraId="078BBD1F" w14:textId="77777777" w:rsidR="00733710" w:rsidRPr="00903DBA" w:rsidRDefault="00733710" w:rsidP="00A5295F">
            <w:pPr>
              <w:pStyle w:val="Code"/>
            </w:pPr>
            <w:r w:rsidRPr="00903DBA">
              <w:t>3. if c &lt; d goto ?</w:t>
            </w:r>
          </w:p>
          <w:p w14:paraId="16E306B0" w14:textId="77777777" w:rsidR="00733710" w:rsidRPr="00903DBA" w:rsidRDefault="00733710" w:rsidP="00A5295F">
            <w:pPr>
              <w:pStyle w:val="Code"/>
            </w:pPr>
            <w:r w:rsidRPr="00903DBA">
              <w:t>4. goto ?</w:t>
            </w:r>
          </w:p>
          <w:p w14:paraId="1E8438CD" w14:textId="77777777" w:rsidR="00733710" w:rsidRPr="00903DBA" w:rsidRDefault="00733710" w:rsidP="00A5295F">
            <w:pPr>
              <w:pStyle w:val="Code"/>
            </w:pPr>
            <w:r w:rsidRPr="00903DBA">
              <w:t>5. ++a</w:t>
            </w:r>
          </w:p>
          <w:p w14:paraId="5183C00D" w14:textId="77777777" w:rsidR="00733710" w:rsidRPr="00903DBA" w:rsidRDefault="00733710" w:rsidP="00A5295F">
            <w:pPr>
              <w:pStyle w:val="Code"/>
            </w:pPr>
            <w:r w:rsidRPr="00903DBA">
              <w:t>6. goto 7</w:t>
            </w:r>
          </w:p>
          <w:p w14:paraId="466B99AD" w14:textId="77777777" w:rsidR="00733710" w:rsidRPr="00903DBA" w:rsidRDefault="00733710" w:rsidP="00A5295F">
            <w:pPr>
              <w:pStyle w:val="Code"/>
            </w:pPr>
            <w:r w:rsidRPr="00903DBA">
              <w:t>7. ++b</w:t>
            </w:r>
          </w:p>
          <w:p w14:paraId="28F34B5B" w14:textId="77777777" w:rsidR="00733710" w:rsidRPr="00903DBA" w:rsidRDefault="00733710" w:rsidP="00A5295F">
            <w:pPr>
              <w:pStyle w:val="Code"/>
            </w:pPr>
            <w:r w:rsidRPr="00903DBA">
              <w:t>8. ...</w:t>
            </w:r>
          </w:p>
        </w:tc>
        <w:tc>
          <w:tcPr>
            <w:tcW w:w="3117" w:type="dxa"/>
          </w:tcPr>
          <w:p w14:paraId="189E9CCE" w14:textId="77777777" w:rsidR="00733710" w:rsidRPr="00903DBA" w:rsidRDefault="00733710" w:rsidP="00A5295F">
            <w:pPr>
              <w:pStyle w:val="Code"/>
            </w:pPr>
          </w:p>
        </w:tc>
      </w:tr>
    </w:tbl>
    <w:p w14:paraId="45A339D6" w14:textId="77777777" w:rsidR="00733710" w:rsidRPr="00903DBA" w:rsidRDefault="00733710" w:rsidP="00733710">
      <w:r w:rsidRPr="00903DBA">
        <w:t>When the first expression (</w:t>
      </w:r>
      <w:r w:rsidRPr="00903DBA">
        <w:rPr>
          <w:rStyle w:val="CodeInText"/>
        </w:rPr>
        <w:t>a &lt; b</w:t>
      </w:r>
      <w:r w:rsidRPr="00903DBA">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903DBA">
        <w:t>true</w:t>
      </w:r>
      <w:proofErr w:type="gramEnd"/>
      <w:r w:rsidRPr="00903DBA">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w:t>
      </w:r>
      <w:r w:rsidRPr="00903DBA">
        <w:lastRenderedPageBreak/>
        <w:t xml:space="preserve">true set of the total expression is the one of the second expression and the false set is the union of the </w:t>
      </w:r>
      <w:proofErr w:type="spellStart"/>
      <w:r w:rsidRPr="00903DBA">
        <w:t>falses</w:t>
      </w:r>
      <w:proofErr w:type="spellEnd"/>
      <w:r w:rsidRPr="00903DBA">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0C17EA6B" w14:textId="77777777" w:rsidTr="00A5295F">
        <w:tc>
          <w:tcPr>
            <w:tcW w:w="3116" w:type="dxa"/>
            <w:hideMark/>
          </w:tcPr>
          <w:p w14:paraId="21EE92F2" w14:textId="77777777" w:rsidR="00733710" w:rsidRPr="00903DBA" w:rsidRDefault="00733710" w:rsidP="00A5295F">
            <w:pPr>
              <w:pStyle w:val="Code"/>
            </w:pPr>
            <w:r w:rsidRPr="00903DBA">
              <w:t>1. if a &lt; b goto 3</w:t>
            </w:r>
          </w:p>
          <w:p w14:paraId="58881D56" w14:textId="77777777" w:rsidR="00733710" w:rsidRPr="00903DBA" w:rsidRDefault="00733710" w:rsidP="00A5295F">
            <w:pPr>
              <w:pStyle w:val="Code"/>
            </w:pPr>
            <w:r w:rsidRPr="00903DBA">
              <w:t>2. goto ?</w:t>
            </w:r>
          </w:p>
          <w:p w14:paraId="78DA5AC2" w14:textId="77777777" w:rsidR="00733710" w:rsidRPr="00903DBA" w:rsidRDefault="00733710" w:rsidP="00A5295F">
            <w:pPr>
              <w:pStyle w:val="Code"/>
            </w:pPr>
            <w:r w:rsidRPr="00903DBA">
              <w:t>3. if c &lt; d goto ?</w:t>
            </w:r>
          </w:p>
          <w:p w14:paraId="6BD8C19B" w14:textId="77777777" w:rsidR="00733710" w:rsidRPr="00903DBA" w:rsidRDefault="00733710" w:rsidP="00A5295F">
            <w:pPr>
              <w:pStyle w:val="Code"/>
            </w:pPr>
            <w:r w:rsidRPr="00903DBA">
              <w:t>4. goto ?</w:t>
            </w:r>
          </w:p>
          <w:p w14:paraId="75883E55" w14:textId="77777777" w:rsidR="00733710" w:rsidRPr="00903DBA" w:rsidRDefault="00733710" w:rsidP="00A5295F">
            <w:pPr>
              <w:pStyle w:val="Code"/>
            </w:pPr>
            <w:r w:rsidRPr="00903DBA">
              <w:t>5. ++a</w:t>
            </w:r>
          </w:p>
          <w:p w14:paraId="06CC39CB" w14:textId="77777777" w:rsidR="00733710" w:rsidRPr="00903DBA" w:rsidRDefault="00733710" w:rsidP="00A5295F">
            <w:pPr>
              <w:pStyle w:val="Code"/>
            </w:pPr>
            <w:r w:rsidRPr="00903DBA">
              <w:t>6. goto 7</w:t>
            </w:r>
          </w:p>
          <w:p w14:paraId="63D1DE69" w14:textId="77777777" w:rsidR="00733710" w:rsidRPr="00903DBA" w:rsidRDefault="00733710" w:rsidP="00A5295F">
            <w:pPr>
              <w:pStyle w:val="Code"/>
            </w:pPr>
            <w:r w:rsidRPr="00903DBA">
              <w:t>7. ++b</w:t>
            </w:r>
          </w:p>
        </w:tc>
        <w:tc>
          <w:tcPr>
            <w:tcW w:w="3117" w:type="dxa"/>
            <w:hideMark/>
          </w:tcPr>
          <w:p w14:paraId="054E4ECB" w14:textId="77777777" w:rsidR="00733710" w:rsidRPr="00903DBA" w:rsidRDefault="00733710" w:rsidP="00A5295F">
            <w:pPr>
              <w:pStyle w:val="Code"/>
            </w:pPr>
            <w:r w:rsidRPr="00903DBA">
              <w:t>true set: {3}</w:t>
            </w:r>
          </w:p>
          <w:p w14:paraId="283183C2" w14:textId="77777777" w:rsidR="00733710" w:rsidRPr="00903DBA" w:rsidRDefault="00733710" w:rsidP="00A5295F">
            <w:pPr>
              <w:pStyle w:val="Code"/>
            </w:pPr>
            <w:r w:rsidRPr="00903DBA">
              <w:t>false set: {2, 4}</w:t>
            </w:r>
          </w:p>
        </w:tc>
        <w:tc>
          <w:tcPr>
            <w:tcW w:w="3117" w:type="dxa"/>
          </w:tcPr>
          <w:p w14:paraId="0E98844B" w14:textId="77777777" w:rsidR="00733710" w:rsidRPr="00903DBA" w:rsidRDefault="00733710" w:rsidP="00A5295F">
            <w:pPr>
              <w:pStyle w:val="Code"/>
            </w:pPr>
          </w:p>
        </w:tc>
      </w:tr>
    </w:tbl>
    <w:p w14:paraId="0C88D50E" w14:textId="77777777" w:rsidR="00733710" w:rsidRPr="00903DBA" w:rsidRDefault="00733710" w:rsidP="00733710">
      <w:r w:rsidRPr="00903DBA">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903DBA" w14:paraId="4C266A7F" w14:textId="77777777" w:rsidTr="00A5295F">
        <w:tc>
          <w:tcPr>
            <w:tcW w:w="3116" w:type="dxa"/>
            <w:hideMark/>
          </w:tcPr>
          <w:p w14:paraId="786226D1" w14:textId="77777777" w:rsidR="00733710" w:rsidRPr="00903DBA" w:rsidRDefault="00733710" w:rsidP="00A5295F">
            <w:pPr>
              <w:pStyle w:val="Code"/>
            </w:pPr>
            <w:r w:rsidRPr="00903DBA">
              <w:t>if ((a &lt; b) || (c &lt; d))</w:t>
            </w:r>
          </w:p>
          <w:p w14:paraId="68780A9F" w14:textId="77777777" w:rsidR="00733710" w:rsidRPr="00903DBA" w:rsidRDefault="00733710" w:rsidP="00A5295F">
            <w:pPr>
              <w:pStyle w:val="Code"/>
            </w:pPr>
            <w:r w:rsidRPr="00903DBA">
              <w:t xml:space="preserve">  ++a;</w:t>
            </w:r>
          </w:p>
          <w:p w14:paraId="603C68C6" w14:textId="77777777" w:rsidR="00733710" w:rsidRPr="00903DBA" w:rsidRDefault="00733710" w:rsidP="00A5295F">
            <w:pPr>
              <w:pStyle w:val="Code"/>
            </w:pPr>
            <w:r w:rsidRPr="00903DBA">
              <w:t xml:space="preserve">else </w:t>
            </w:r>
          </w:p>
          <w:p w14:paraId="088C6D2B" w14:textId="77777777" w:rsidR="00733710" w:rsidRPr="00903DBA" w:rsidRDefault="00733710" w:rsidP="00A5295F">
            <w:pPr>
              <w:pStyle w:val="Code"/>
            </w:pPr>
            <w:r w:rsidRPr="00903DBA">
              <w:t xml:space="preserve">  ++b;</w:t>
            </w:r>
          </w:p>
        </w:tc>
        <w:tc>
          <w:tcPr>
            <w:tcW w:w="3117" w:type="dxa"/>
            <w:hideMark/>
          </w:tcPr>
          <w:p w14:paraId="0E44BA0E" w14:textId="77777777" w:rsidR="00733710" w:rsidRPr="00903DBA" w:rsidRDefault="00733710" w:rsidP="00A5295F">
            <w:pPr>
              <w:pStyle w:val="Code"/>
            </w:pPr>
            <w:r w:rsidRPr="00903DBA">
              <w:t>1. if a &lt; b goto ?</w:t>
            </w:r>
          </w:p>
          <w:p w14:paraId="7DA25DBC" w14:textId="77777777" w:rsidR="00733710" w:rsidRPr="00903DBA" w:rsidRDefault="00733710" w:rsidP="00A5295F">
            <w:pPr>
              <w:pStyle w:val="Code"/>
            </w:pPr>
            <w:r w:rsidRPr="00903DBA">
              <w:t>2. goto 3</w:t>
            </w:r>
          </w:p>
          <w:p w14:paraId="58F2ED68" w14:textId="77777777" w:rsidR="00733710" w:rsidRPr="00903DBA" w:rsidRDefault="00733710" w:rsidP="00A5295F">
            <w:pPr>
              <w:pStyle w:val="Code"/>
            </w:pPr>
            <w:r w:rsidRPr="00903DBA">
              <w:t>3. if c &lt; d goto ?</w:t>
            </w:r>
          </w:p>
          <w:p w14:paraId="7A8A8F36" w14:textId="77777777" w:rsidR="00733710" w:rsidRPr="00903DBA" w:rsidRDefault="00733710" w:rsidP="00A5295F">
            <w:pPr>
              <w:pStyle w:val="Code"/>
            </w:pPr>
            <w:r w:rsidRPr="00903DBA">
              <w:t>4. goto ?</w:t>
            </w:r>
          </w:p>
          <w:p w14:paraId="30A5020E" w14:textId="77777777" w:rsidR="00733710" w:rsidRPr="00903DBA" w:rsidRDefault="00733710" w:rsidP="00A5295F">
            <w:pPr>
              <w:pStyle w:val="Code"/>
            </w:pPr>
            <w:r w:rsidRPr="00903DBA">
              <w:t>5. ++a</w:t>
            </w:r>
          </w:p>
          <w:p w14:paraId="454C9B3E" w14:textId="77777777" w:rsidR="00733710" w:rsidRPr="00903DBA" w:rsidRDefault="00733710" w:rsidP="00A5295F">
            <w:pPr>
              <w:pStyle w:val="Code"/>
            </w:pPr>
            <w:r w:rsidRPr="00903DBA">
              <w:t>6. goto 7</w:t>
            </w:r>
          </w:p>
          <w:p w14:paraId="26EC704B" w14:textId="77777777" w:rsidR="00733710" w:rsidRPr="00903DBA" w:rsidRDefault="00733710" w:rsidP="00A5295F">
            <w:pPr>
              <w:pStyle w:val="Code"/>
            </w:pPr>
            <w:r w:rsidRPr="00903DBA">
              <w:t>7. ++b</w:t>
            </w:r>
          </w:p>
          <w:p w14:paraId="579CADC2" w14:textId="77777777" w:rsidR="00733710" w:rsidRPr="00903DBA" w:rsidRDefault="00733710" w:rsidP="00A5295F">
            <w:pPr>
              <w:pStyle w:val="Code"/>
            </w:pPr>
            <w:r w:rsidRPr="00903DBA">
              <w:t>8. ...</w:t>
            </w:r>
          </w:p>
        </w:tc>
        <w:tc>
          <w:tcPr>
            <w:tcW w:w="3117" w:type="dxa"/>
            <w:hideMark/>
          </w:tcPr>
          <w:p w14:paraId="30C2D461" w14:textId="77777777" w:rsidR="00733710" w:rsidRPr="00903DBA" w:rsidRDefault="00733710" w:rsidP="00A5295F">
            <w:pPr>
              <w:pStyle w:val="Code"/>
            </w:pPr>
            <w:r w:rsidRPr="00903DBA">
              <w:t>true set: {1, 3}</w:t>
            </w:r>
          </w:p>
          <w:p w14:paraId="3D5A4C1B" w14:textId="77777777" w:rsidR="00733710" w:rsidRPr="00903DBA" w:rsidRDefault="00733710" w:rsidP="00A5295F">
            <w:pPr>
              <w:pStyle w:val="Code"/>
            </w:pPr>
            <w:r w:rsidRPr="00903DBA">
              <w:t>false set: {4}</w:t>
            </w:r>
          </w:p>
        </w:tc>
      </w:tr>
    </w:tbl>
    <w:p w14:paraId="61F2BE72" w14:textId="77777777" w:rsidR="00733710" w:rsidRPr="00903DBA" w:rsidRDefault="00733710" w:rsidP="00733710">
      <w:pPr>
        <w:rPr>
          <w:highlight w:val="white"/>
        </w:rPr>
      </w:pPr>
      <w:r w:rsidRPr="00903DBA">
        <w:t xml:space="preserve">The </w:t>
      </w:r>
      <w:r w:rsidRPr="00903DBA">
        <w:rPr>
          <w:rStyle w:val="CodeInText"/>
        </w:rPr>
        <w:t>Backpatch</w:t>
      </w:r>
      <w:r w:rsidRPr="00903DBA">
        <w:t xml:space="preserve"> class holds a set of static methods that backpatch a single address or a set of addresses. The first two methods call the last two methods with the current size of </w:t>
      </w:r>
      <w:proofErr w:type="spellStart"/>
      <w:r w:rsidRPr="00903DBA">
        <w:t>ther</w:t>
      </w:r>
      <w:proofErr w:type="spellEnd"/>
      <w:r w:rsidRPr="00903DBA">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903DBA" w:rsidRDefault="0091035C" w:rsidP="0091035C">
      <w:pPr>
        <w:pStyle w:val="Rubrik3"/>
        <w:rPr>
          <w:highlight w:val="white"/>
        </w:rPr>
      </w:pPr>
      <w:bookmarkStart w:id="141" w:name="_Toc57655995"/>
      <w:r w:rsidRPr="00903DBA">
        <w:rPr>
          <w:highlight w:val="white"/>
        </w:rPr>
        <w:t>The Statement Class</w:t>
      </w:r>
      <w:bookmarkEnd w:id="141"/>
    </w:p>
    <w:p w14:paraId="5D465263" w14:textId="76AB3C25" w:rsidR="00CA5B2D" w:rsidRPr="00903DBA" w:rsidRDefault="00BB0D49" w:rsidP="009E6D84">
      <w:pPr>
        <w:rPr>
          <w:highlight w:val="white"/>
        </w:rPr>
      </w:pPr>
      <w:r w:rsidRPr="00903DBA">
        <w:rPr>
          <w:highlight w:val="white"/>
        </w:rPr>
        <w:t>First</w:t>
      </w:r>
      <w:r w:rsidR="009E6D84" w:rsidRPr="00903DBA">
        <w:rPr>
          <w:highlight w:val="white"/>
        </w:rPr>
        <w:t xml:space="preserve">, let us look at the </w:t>
      </w:r>
      <w:r w:rsidR="009E6D84" w:rsidRPr="00903DBA">
        <w:rPr>
          <w:rStyle w:val="KeyWord0"/>
          <w:highlight w:val="white"/>
        </w:rPr>
        <w:t>Statement</w:t>
      </w:r>
      <w:r w:rsidR="009E6D84" w:rsidRPr="00903DBA">
        <w:rPr>
          <w:highlight w:val="white"/>
        </w:rPr>
        <w:t xml:space="preserve"> class.</w:t>
      </w:r>
      <w:r w:rsidR="003840B2" w:rsidRPr="00903DBA">
        <w:rPr>
          <w:highlight w:val="white"/>
        </w:rPr>
        <w:t xml:space="preserve"> A statement</w:t>
      </w:r>
      <w:r w:rsidRPr="00903DBA">
        <w:rPr>
          <w:highlight w:val="white"/>
        </w:rPr>
        <w:t xml:space="preserve"> holds a list of middle code instructions, and the </w:t>
      </w:r>
      <w:r w:rsidRPr="00903DBA">
        <w:rPr>
          <w:rStyle w:val="KeyWord0"/>
          <w:highlight w:val="white"/>
        </w:rPr>
        <w:t>next</w:t>
      </w:r>
      <w:r w:rsidRPr="00903DBA">
        <w:rPr>
          <w:highlight w:val="white"/>
        </w:rPr>
        <w:t xml:space="preserve"> </w:t>
      </w:r>
      <w:r w:rsidRPr="00903DBA">
        <w:rPr>
          <w:rStyle w:val="KeyWord0"/>
          <w:highlight w:val="white"/>
        </w:rPr>
        <w:t>set</w:t>
      </w:r>
      <w:r w:rsidRPr="00903DBA">
        <w:rPr>
          <w:highlight w:val="white"/>
        </w:rPr>
        <w:t>, which is a set om jump instructions that shall be backpatched to jump to the next instruction after the statement.</w:t>
      </w:r>
    </w:p>
    <w:p w14:paraId="2003AF3F" w14:textId="77777777" w:rsidR="009E6D84" w:rsidRPr="00903DBA" w:rsidRDefault="009E6D84" w:rsidP="00CA5B2D">
      <w:pPr>
        <w:pStyle w:val="CodeHeader"/>
        <w:rPr>
          <w:highlight w:val="white"/>
        </w:rPr>
      </w:pPr>
      <w:proofErr w:type="spellStart"/>
      <w:r w:rsidRPr="00903DBA">
        <w:rPr>
          <w:highlight w:val="white"/>
        </w:rPr>
        <w:t>Statement.cs</w:t>
      </w:r>
      <w:proofErr w:type="spellEnd"/>
    </w:p>
    <w:p w14:paraId="15525FA2" w14:textId="77777777" w:rsidR="009E6D84" w:rsidRPr="00903DBA" w:rsidRDefault="009E6D84" w:rsidP="009E6D84">
      <w:pPr>
        <w:pStyle w:val="Code"/>
        <w:rPr>
          <w:highlight w:val="white"/>
        </w:rPr>
      </w:pPr>
      <w:r w:rsidRPr="00903DBA">
        <w:rPr>
          <w:highlight w:val="white"/>
        </w:rPr>
        <w:t>using System.Collections.Generic;</w:t>
      </w:r>
    </w:p>
    <w:p w14:paraId="142B9023" w14:textId="77777777" w:rsidR="009E6D84" w:rsidRPr="00903DBA" w:rsidRDefault="009E6D84" w:rsidP="009E6D84">
      <w:pPr>
        <w:pStyle w:val="Code"/>
        <w:rPr>
          <w:highlight w:val="white"/>
        </w:rPr>
      </w:pPr>
    </w:p>
    <w:p w14:paraId="664550BA" w14:textId="77777777" w:rsidR="009E6D84" w:rsidRPr="00903DBA" w:rsidRDefault="009E6D84" w:rsidP="009E6D84">
      <w:pPr>
        <w:pStyle w:val="Code"/>
        <w:rPr>
          <w:highlight w:val="white"/>
        </w:rPr>
      </w:pPr>
      <w:r w:rsidRPr="00903DBA">
        <w:rPr>
          <w:highlight w:val="white"/>
        </w:rPr>
        <w:t>namespace CCompiler {</w:t>
      </w:r>
    </w:p>
    <w:p w14:paraId="0C36CA63" w14:textId="77777777" w:rsidR="009E6D84" w:rsidRPr="00903DBA" w:rsidRDefault="009E6D84" w:rsidP="009E6D84">
      <w:pPr>
        <w:pStyle w:val="Code"/>
        <w:rPr>
          <w:highlight w:val="white"/>
        </w:rPr>
      </w:pPr>
      <w:r w:rsidRPr="00903DBA">
        <w:rPr>
          <w:highlight w:val="white"/>
        </w:rPr>
        <w:t xml:space="preserve">  public class Statement {</w:t>
      </w:r>
    </w:p>
    <w:p w14:paraId="2CFEF123" w14:textId="52B49BCF" w:rsidR="009E6D84" w:rsidRPr="00903DBA" w:rsidRDefault="009E6D84" w:rsidP="009E6D84">
      <w:pPr>
        <w:pStyle w:val="Code"/>
        <w:rPr>
          <w:highlight w:val="white"/>
        </w:rPr>
      </w:pPr>
      <w:r w:rsidRPr="00903DBA">
        <w:rPr>
          <w:highlight w:val="white"/>
        </w:rPr>
        <w:t xml:space="preserve">    private List&lt;MiddleCode&gt; m_</w:t>
      </w:r>
      <w:r w:rsidR="0082564E" w:rsidRPr="00903DBA">
        <w:rPr>
          <w:highlight w:val="white"/>
        </w:rPr>
        <w:t>codeL</w:t>
      </w:r>
      <w:r w:rsidRPr="00903DBA">
        <w:rPr>
          <w:highlight w:val="white"/>
        </w:rPr>
        <w:t>ist;</w:t>
      </w:r>
    </w:p>
    <w:p w14:paraId="4B7595E5" w14:textId="77777777" w:rsidR="009E6D84" w:rsidRPr="00903DBA" w:rsidRDefault="009E6D84" w:rsidP="009E6D84">
      <w:pPr>
        <w:pStyle w:val="Code"/>
        <w:rPr>
          <w:highlight w:val="white"/>
        </w:rPr>
      </w:pPr>
      <w:r w:rsidRPr="00903DBA">
        <w:rPr>
          <w:highlight w:val="white"/>
        </w:rPr>
        <w:t xml:space="preserve">    private ISet&lt;MiddleCode&gt; m_nextSet;</w:t>
      </w:r>
    </w:p>
    <w:p w14:paraId="79044549" w14:textId="77777777" w:rsidR="009E6D84" w:rsidRPr="00903DBA" w:rsidRDefault="009E6D84" w:rsidP="00637126">
      <w:pPr>
        <w:pStyle w:val="Code"/>
        <w:rPr>
          <w:highlight w:val="white"/>
        </w:rPr>
      </w:pPr>
      <w:r w:rsidRPr="00903DBA">
        <w:rPr>
          <w:highlight w:val="white"/>
        </w:rPr>
        <w:t xml:space="preserve">  </w:t>
      </w:r>
    </w:p>
    <w:p w14:paraId="4C692FBB" w14:textId="77777777" w:rsidR="009A3B18" w:rsidRPr="00903DBA" w:rsidRDefault="00637126" w:rsidP="00637126">
      <w:pPr>
        <w:pStyle w:val="Code"/>
        <w:rPr>
          <w:highlight w:val="white"/>
        </w:rPr>
      </w:pPr>
      <w:r w:rsidRPr="00903DBA">
        <w:rPr>
          <w:highlight w:val="white"/>
        </w:rPr>
        <w:t xml:space="preserve">    public Statement(List&lt;MiddleCode&gt; </w:t>
      </w:r>
      <w:r w:rsidR="0082564E" w:rsidRPr="00903DBA">
        <w:rPr>
          <w:highlight w:val="white"/>
        </w:rPr>
        <w:t>codeList</w:t>
      </w:r>
      <w:r w:rsidRPr="00903DBA">
        <w:rPr>
          <w:highlight w:val="white"/>
        </w:rPr>
        <w:t>,</w:t>
      </w:r>
    </w:p>
    <w:p w14:paraId="2FF11B97" w14:textId="1CD3AB52" w:rsidR="00637126" w:rsidRPr="00903DBA" w:rsidRDefault="009A3B18" w:rsidP="00637126">
      <w:pPr>
        <w:pStyle w:val="Code"/>
        <w:rPr>
          <w:highlight w:val="white"/>
        </w:rPr>
      </w:pPr>
      <w:r w:rsidRPr="00903DBA">
        <w:rPr>
          <w:highlight w:val="white"/>
        </w:rPr>
        <w:t xml:space="preserve">                    </w:t>
      </w:r>
      <w:r w:rsidR="00637126" w:rsidRPr="00903DBA">
        <w:rPr>
          <w:highlight w:val="white"/>
        </w:rPr>
        <w:t xml:space="preserve"> ISet&lt;MiddleCode&gt; nextSet</w:t>
      </w:r>
      <w:r w:rsidRPr="00903DBA">
        <w:rPr>
          <w:highlight w:val="white"/>
        </w:rPr>
        <w:t xml:space="preserve"> = null</w:t>
      </w:r>
      <w:r w:rsidR="00637126" w:rsidRPr="00903DBA">
        <w:rPr>
          <w:highlight w:val="white"/>
        </w:rPr>
        <w:t>) {</w:t>
      </w:r>
    </w:p>
    <w:p w14:paraId="4FBC353D" w14:textId="34EB25F2" w:rsidR="00637126" w:rsidRPr="00903DBA" w:rsidRDefault="00637126" w:rsidP="00637126">
      <w:pPr>
        <w:pStyle w:val="Code"/>
        <w:rPr>
          <w:highlight w:val="white"/>
        </w:rPr>
      </w:pPr>
      <w:r w:rsidRPr="00903DBA">
        <w:rPr>
          <w:highlight w:val="white"/>
        </w:rPr>
        <w:t xml:space="preserve">      Assert.</w:t>
      </w:r>
      <w:r w:rsidR="00D324D8" w:rsidRPr="00903DBA">
        <w:rPr>
          <w:highlight w:val="white"/>
        </w:rPr>
        <w:t>ErrorXXX</w:t>
      </w:r>
      <w:r w:rsidRPr="00903DBA">
        <w:rPr>
          <w:highlight w:val="white"/>
        </w:rPr>
        <w:t>(</w:t>
      </w:r>
      <w:r w:rsidR="0082564E" w:rsidRPr="00903DBA">
        <w:rPr>
          <w:highlight w:val="white"/>
        </w:rPr>
        <w:t>codeList</w:t>
      </w:r>
      <w:r w:rsidRPr="00903DBA">
        <w:rPr>
          <w:highlight w:val="white"/>
        </w:rPr>
        <w:t xml:space="preserve"> != null);</w:t>
      </w:r>
    </w:p>
    <w:p w14:paraId="025346A5" w14:textId="43DD8D63" w:rsidR="00637126" w:rsidRPr="00903DBA" w:rsidRDefault="00637126" w:rsidP="00637126">
      <w:pPr>
        <w:pStyle w:val="Code"/>
        <w:rPr>
          <w:highlight w:val="white"/>
        </w:rPr>
      </w:pPr>
      <w:r w:rsidRPr="00903DBA">
        <w:rPr>
          <w:highlight w:val="white"/>
        </w:rPr>
        <w:t xml:space="preserve">      m_</w:t>
      </w:r>
      <w:r w:rsidR="0082564E" w:rsidRPr="00903DBA">
        <w:rPr>
          <w:highlight w:val="white"/>
        </w:rPr>
        <w:t>codeList</w:t>
      </w:r>
      <w:r w:rsidRPr="00903DBA">
        <w:rPr>
          <w:highlight w:val="white"/>
        </w:rPr>
        <w:t xml:space="preserve"> = </w:t>
      </w:r>
      <w:r w:rsidR="0082564E" w:rsidRPr="00903DBA">
        <w:rPr>
          <w:highlight w:val="white"/>
        </w:rPr>
        <w:t>codeList</w:t>
      </w:r>
      <w:r w:rsidRPr="00903DBA">
        <w:rPr>
          <w:highlight w:val="white"/>
        </w:rPr>
        <w:t>;</w:t>
      </w:r>
    </w:p>
    <w:p w14:paraId="4FC9E77B" w14:textId="77777777" w:rsidR="00637126" w:rsidRPr="00903DBA" w:rsidRDefault="00637126" w:rsidP="00637126">
      <w:pPr>
        <w:pStyle w:val="Code"/>
        <w:rPr>
          <w:highlight w:val="white"/>
        </w:rPr>
      </w:pPr>
      <w:r w:rsidRPr="00903DBA">
        <w:rPr>
          <w:highlight w:val="white"/>
        </w:rPr>
        <w:t xml:space="preserve">      m_nextSet = (nextSet != null) ? nextSet : (new HashSet&lt;MiddleCode&gt;());</w:t>
      </w:r>
    </w:p>
    <w:p w14:paraId="0FC234BA" w14:textId="77777777" w:rsidR="00637126" w:rsidRPr="00903DBA" w:rsidRDefault="00637126" w:rsidP="00637126">
      <w:pPr>
        <w:pStyle w:val="Code"/>
        <w:rPr>
          <w:highlight w:val="white"/>
        </w:rPr>
      </w:pPr>
      <w:r w:rsidRPr="00903DBA">
        <w:rPr>
          <w:highlight w:val="white"/>
        </w:rPr>
        <w:t xml:space="preserve">    }</w:t>
      </w:r>
    </w:p>
    <w:p w14:paraId="4FA8B2E8" w14:textId="77777777" w:rsidR="009E6D84" w:rsidRPr="00903DBA" w:rsidRDefault="009E6D84" w:rsidP="00637126">
      <w:pPr>
        <w:pStyle w:val="Code"/>
        <w:rPr>
          <w:highlight w:val="white"/>
        </w:rPr>
      </w:pPr>
      <w:r w:rsidRPr="00903DBA">
        <w:rPr>
          <w:highlight w:val="white"/>
        </w:rPr>
        <w:t xml:space="preserve">  </w:t>
      </w:r>
    </w:p>
    <w:p w14:paraId="2FA0B52E" w14:textId="77777777" w:rsidR="00DF226A" w:rsidRPr="00903DBA" w:rsidRDefault="00DF226A" w:rsidP="00DF226A">
      <w:pPr>
        <w:pStyle w:val="Code"/>
        <w:rPr>
          <w:highlight w:val="white"/>
        </w:rPr>
      </w:pPr>
      <w:r w:rsidRPr="00903DBA">
        <w:rPr>
          <w:highlight w:val="white"/>
        </w:rPr>
        <w:t xml:space="preserve">    public List&lt;MiddleCode&gt; CodeList {</w:t>
      </w:r>
    </w:p>
    <w:p w14:paraId="435362ED" w14:textId="1F717F4B" w:rsidR="00DF226A" w:rsidRPr="00903DBA" w:rsidRDefault="00DF226A" w:rsidP="00DF226A">
      <w:pPr>
        <w:pStyle w:val="Code"/>
        <w:rPr>
          <w:highlight w:val="white"/>
        </w:rPr>
      </w:pPr>
      <w:r w:rsidRPr="00903DBA">
        <w:rPr>
          <w:highlight w:val="white"/>
        </w:rPr>
        <w:t xml:space="preserve">      get { return m_</w:t>
      </w:r>
      <w:r w:rsidR="0082564E" w:rsidRPr="00903DBA">
        <w:rPr>
          <w:highlight w:val="white"/>
        </w:rPr>
        <w:t>codeList</w:t>
      </w:r>
      <w:r w:rsidRPr="00903DBA">
        <w:rPr>
          <w:highlight w:val="white"/>
        </w:rPr>
        <w:t>; }</w:t>
      </w:r>
    </w:p>
    <w:p w14:paraId="7107074B" w14:textId="77777777" w:rsidR="00DF226A" w:rsidRPr="00903DBA" w:rsidRDefault="00DF226A" w:rsidP="00DF226A">
      <w:pPr>
        <w:pStyle w:val="Code"/>
        <w:rPr>
          <w:highlight w:val="white"/>
        </w:rPr>
      </w:pPr>
      <w:r w:rsidRPr="00903DBA">
        <w:rPr>
          <w:highlight w:val="white"/>
        </w:rPr>
        <w:t xml:space="preserve">    }</w:t>
      </w:r>
    </w:p>
    <w:p w14:paraId="35AFC959" w14:textId="77777777" w:rsidR="00DF226A" w:rsidRPr="00903DBA" w:rsidRDefault="00DF226A" w:rsidP="00DF226A">
      <w:pPr>
        <w:pStyle w:val="Code"/>
        <w:rPr>
          <w:highlight w:val="white"/>
        </w:rPr>
      </w:pPr>
      <w:r w:rsidRPr="00903DBA">
        <w:rPr>
          <w:highlight w:val="white"/>
        </w:rPr>
        <w:t xml:space="preserve">  </w:t>
      </w:r>
    </w:p>
    <w:p w14:paraId="33CC33F9" w14:textId="77777777" w:rsidR="00DF226A" w:rsidRPr="00903DBA" w:rsidRDefault="00DF226A" w:rsidP="00DF226A">
      <w:pPr>
        <w:pStyle w:val="Code"/>
        <w:rPr>
          <w:highlight w:val="white"/>
        </w:rPr>
      </w:pPr>
      <w:r w:rsidRPr="00903DBA">
        <w:rPr>
          <w:highlight w:val="white"/>
        </w:rPr>
        <w:t xml:space="preserve">    public ISet&lt;MiddleCode&gt; NextSet {</w:t>
      </w:r>
    </w:p>
    <w:p w14:paraId="3BF2ACBA" w14:textId="77777777" w:rsidR="00DF226A" w:rsidRPr="00903DBA" w:rsidRDefault="00DF226A" w:rsidP="00DF226A">
      <w:pPr>
        <w:pStyle w:val="Code"/>
        <w:rPr>
          <w:highlight w:val="white"/>
        </w:rPr>
      </w:pPr>
      <w:r w:rsidRPr="00903DBA">
        <w:rPr>
          <w:highlight w:val="white"/>
        </w:rPr>
        <w:t xml:space="preserve">      get { return m_nextSet; }</w:t>
      </w:r>
    </w:p>
    <w:p w14:paraId="67D92A2B" w14:textId="77777777" w:rsidR="00DF226A" w:rsidRPr="00903DBA" w:rsidRDefault="00DF226A" w:rsidP="00DF226A">
      <w:pPr>
        <w:pStyle w:val="Code"/>
        <w:rPr>
          <w:highlight w:val="white"/>
        </w:rPr>
      </w:pPr>
      <w:r w:rsidRPr="00903DBA">
        <w:rPr>
          <w:highlight w:val="white"/>
        </w:rPr>
        <w:t xml:space="preserve">    }</w:t>
      </w:r>
    </w:p>
    <w:p w14:paraId="04333247" w14:textId="77777777" w:rsidR="009E6D84" w:rsidRPr="00903DBA" w:rsidRDefault="009E6D84" w:rsidP="009E6D84">
      <w:pPr>
        <w:pStyle w:val="Code"/>
        <w:rPr>
          <w:highlight w:val="white"/>
        </w:rPr>
      </w:pPr>
      <w:r w:rsidRPr="00903DBA">
        <w:rPr>
          <w:highlight w:val="white"/>
        </w:rPr>
        <w:lastRenderedPageBreak/>
        <w:t xml:space="preserve">  }</w:t>
      </w:r>
    </w:p>
    <w:p w14:paraId="6926AB7A" w14:textId="4634049E" w:rsidR="009E6D84" w:rsidRPr="00903DBA" w:rsidRDefault="009E6D84" w:rsidP="009E6D84">
      <w:pPr>
        <w:pStyle w:val="Code"/>
        <w:rPr>
          <w:highlight w:val="white"/>
        </w:rPr>
      </w:pPr>
      <w:r w:rsidRPr="00903DBA">
        <w:rPr>
          <w:highlight w:val="white"/>
        </w:rPr>
        <w:t>}</w:t>
      </w:r>
    </w:p>
    <w:p w14:paraId="034F4445" w14:textId="4838AC9F" w:rsidR="008F23C8" w:rsidRPr="00903DBA" w:rsidRDefault="00DB156E" w:rsidP="00DB156E">
      <w:pPr>
        <w:rPr>
          <w:highlight w:val="white"/>
        </w:rPr>
      </w:pPr>
      <w:r w:rsidRPr="00903DBA">
        <w:rPr>
          <w:highlight w:val="white"/>
        </w:rPr>
        <w:t xml:space="preserve">Then we </w:t>
      </w:r>
      <w:r w:rsidR="00C73436" w:rsidRPr="00903DBA">
        <w:rPr>
          <w:highlight w:val="white"/>
        </w:rPr>
        <w:t>look</w:t>
      </w:r>
      <w:r w:rsidRPr="00903DBA">
        <w:rPr>
          <w:highlight w:val="white"/>
        </w:rPr>
        <w:t xml:space="preserve"> at the </w:t>
      </w:r>
      <w:r w:rsidRPr="00903DBA">
        <w:rPr>
          <w:rStyle w:val="KeyWord0"/>
          <w:highlight w:val="white"/>
        </w:rPr>
        <w:t>Expression</w:t>
      </w:r>
      <w:r w:rsidRPr="00903DBA">
        <w:rPr>
          <w:highlight w:val="white"/>
        </w:rPr>
        <w:t xml:space="preserve"> class.</w:t>
      </w:r>
      <w:r w:rsidR="0070626D" w:rsidRPr="00903DBA">
        <w:rPr>
          <w:highlight w:val="white"/>
        </w:rPr>
        <w:t xml:space="preserve"> It handles a </w:t>
      </w:r>
      <w:r w:rsidR="006738E8" w:rsidRPr="00903DBA">
        <w:rPr>
          <w:highlight w:val="white"/>
        </w:rPr>
        <w:t xml:space="preserve">symbol, a register, and </w:t>
      </w:r>
      <w:r w:rsidR="005852CD" w:rsidRPr="00903DBA">
        <w:rPr>
          <w:highlight w:val="white"/>
        </w:rPr>
        <w:t>the</w:t>
      </w:r>
      <w:r w:rsidR="0070626D" w:rsidRPr="00903DBA">
        <w:rPr>
          <w:highlight w:val="white"/>
        </w:rPr>
        <w:t xml:space="preserve"> </w:t>
      </w:r>
      <w:r w:rsidR="0070626D" w:rsidRPr="00903DBA">
        <w:rPr>
          <w:rStyle w:val="KeyWord0"/>
          <w:highlight w:val="white"/>
        </w:rPr>
        <w:t>short</w:t>
      </w:r>
      <w:r w:rsidR="0070626D" w:rsidRPr="00903DBA">
        <w:rPr>
          <w:highlight w:val="white"/>
        </w:rPr>
        <w:t xml:space="preserve"> </w:t>
      </w:r>
      <w:r w:rsidR="005852CD" w:rsidRPr="00903DBA">
        <w:rPr>
          <w:rStyle w:val="KeyWord0"/>
          <w:highlight w:val="white"/>
        </w:rPr>
        <w:t>list</w:t>
      </w:r>
      <w:r w:rsidR="005852CD" w:rsidRPr="00903DBA">
        <w:rPr>
          <w:highlight w:val="white"/>
        </w:rPr>
        <w:t xml:space="preserve"> </w:t>
      </w:r>
      <w:r w:rsidR="0070626D" w:rsidRPr="00903DBA">
        <w:rPr>
          <w:highlight w:val="white"/>
        </w:rPr>
        <w:t xml:space="preserve">and </w:t>
      </w:r>
      <w:r w:rsidR="005852CD" w:rsidRPr="00903DBA">
        <w:rPr>
          <w:highlight w:val="white"/>
        </w:rPr>
        <w:t>the</w:t>
      </w:r>
      <w:r w:rsidR="000F0CB9" w:rsidRPr="00903DBA">
        <w:rPr>
          <w:highlight w:val="white"/>
        </w:rPr>
        <w:t xml:space="preserve"> </w:t>
      </w:r>
      <w:r w:rsidR="0070626D" w:rsidRPr="00903DBA">
        <w:rPr>
          <w:rStyle w:val="KeyWord0"/>
          <w:highlight w:val="white"/>
        </w:rPr>
        <w:t>long</w:t>
      </w:r>
      <w:r w:rsidR="0070626D" w:rsidRPr="00903DBA">
        <w:rPr>
          <w:highlight w:val="white"/>
        </w:rPr>
        <w:t xml:space="preserve"> </w:t>
      </w:r>
      <w:r w:rsidR="0070626D" w:rsidRPr="00903DBA">
        <w:rPr>
          <w:rStyle w:val="KeyWord0"/>
          <w:highlight w:val="white"/>
        </w:rPr>
        <w:t>list</w:t>
      </w:r>
      <w:r w:rsidR="000F0CB9" w:rsidRPr="00903DBA">
        <w:rPr>
          <w:highlight w:val="white"/>
        </w:rPr>
        <w:t xml:space="preserve">. </w:t>
      </w:r>
      <w:r w:rsidR="005852CD" w:rsidRPr="00903DBA">
        <w:rPr>
          <w:highlight w:val="white"/>
        </w:rPr>
        <w:t xml:space="preserve">The short list and long list both hold the middle code of the expression. </w:t>
      </w:r>
      <w:r w:rsidR="000F0CB9" w:rsidRPr="00903DBA">
        <w:rPr>
          <w:highlight w:val="white"/>
        </w:rPr>
        <w:t>The difference is that the short list</w:t>
      </w:r>
      <w:r w:rsidR="00D3047B" w:rsidRPr="00903DBA">
        <w:rPr>
          <w:highlight w:val="white"/>
        </w:rPr>
        <w:t xml:space="preserve"> h</w:t>
      </w:r>
      <w:r w:rsidR="000F0CB9" w:rsidRPr="00903DBA">
        <w:rPr>
          <w:highlight w:val="white"/>
        </w:rPr>
        <w:t xml:space="preserve">olds </w:t>
      </w:r>
      <w:r w:rsidR="00D3047B" w:rsidRPr="00903DBA">
        <w:rPr>
          <w:highlight w:val="white"/>
        </w:rPr>
        <w:t xml:space="preserve">only the </w:t>
      </w:r>
      <w:r w:rsidR="000F0CB9" w:rsidRPr="00903DBA">
        <w:rPr>
          <w:highlight w:val="white"/>
        </w:rPr>
        <w:t>side</w:t>
      </w:r>
      <w:r w:rsidR="00A23B3B" w:rsidRPr="00903DBA">
        <w:rPr>
          <w:highlight w:val="white"/>
        </w:rPr>
        <w:t xml:space="preserve"> </w:t>
      </w:r>
      <w:r w:rsidR="000F0CB9" w:rsidRPr="00903DBA">
        <w:rPr>
          <w:highlight w:val="white"/>
        </w:rPr>
        <w:t>effects of the expression</w:t>
      </w:r>
      <w:r w:rsidR="00583B74" w:rsidRPr="00903DBA">
        <w:rPr>
          <w:highlight w:val="white"/>
        </w:rPr>
        <w:t xml:space="preserve">, while the long holds the whole </w:t>
      </w:r>
      <w:proofErr w:type="spellStart"/>
      <w:r w:rsidR="00583B74" w:rsidRPr="00903DBA">
        <w:rPr>
          <w:highlight w:val="white"/>
        </w:rPr>
        <w:t>epression</w:t>
      </w:r>
      <w:proofErr w:type="spellEnd"/>
      <w:r w:rsidR="000F0CB9" w:rsidRPr="00903DBA">
        <w:rPr>
          <w:highlight w:val="white"/>
        </w:rPr>
        <w:t xml:space="preserve">. For instance, in the </w:t>
      </w:r>
      <w:r w:rsidR="006979F2" w:rsidRPr="00903DBA">
        <w:rPr>
          <w:highlight w:val="white"/>
        </w:rPr>
        <w:t xml:space="preserve">following </w:t>
      </w:r>
      <w:r w:rsidR="000F0CB9" w:rsidRPr="00903DBA">
        <w:rPr>
          <w:highlight w:val="white"/>
        </w:rPr>
        <w:t>expression</w:t>
      </w:r>
      <w:r w:rsidR="006979F2" w:rsidRPr="00903DBA">
        <w:rPr>
          <w:highlight w:val="white"/>
        </w:rPr>
        <w:t xml:space="preserve"> the long list holds the </w:t>
      </w:r>
      <w:proofErr w:type="spellStart"/>
      <w:r w:rsidR="006979F2" w:rsidRPr="00903DBA">
        <w:rPr>
          <w:highlight w:val="white"/>
        </w:rPr>
        <w:t>the</w:t>
      </w:r>
      <w:proofErr w:type="spellEnd"/>
      <w:r w:rsidR="006979F2" w:rsidRPr="00903DBA">
        <w:rPr>
          <w:highlight w:val="white"/>
        </w:rPr>
        <w:t xml:space="preserve"> function call, decrement, and addition</w:t>
      </w:r>
      <w:r w:rsidR="006B23C4" w:rsidRPr="00903DBA">
        <w:rPr>
          <w:highlight w:val="white"/>
        </w:rPr>
        <w:t>. T</w:t>
      </w:r>
      <w:r w:rsidR="006979F2" w:rsidRPr="00903DBA">
        <w:rPr>
          <w:highlight w:val="white"/>
        </w:rPr>
        <w:t xml:space="preserve">he </w:t>
      </w:r>
      <w:r w:rsidR="006B23C4" w:rsidRPr="00903DBA">
        <w:rPr>
          <w:highlight w:val="white"/>
        </w:rPr>
        <w:t xml:space="preserve">short list </w:t>
      </w:r>
      <w:r w:rsidR="008E3D7C" w:rsidRPr="00903DBA">
        <w:rPr>
          <w:highlight w:val="white"/>
        </w:rPr>
        <w:t xml:space="preserve">holds the </w:t>
      </w:r>
      <w:r w:rsidR="00583B74" w:rsidRPr="00903DBA">
        <w:rPr>
          <w:highlight w:val="white"/>
        </w:rPr>
        <w:t xml:space="preserve">only the side effects: the </w:t>
      </w:r>
      <w:r w:rsidR="008E3D7C" w:rsidRPr="00903DBA">
        <w:rPr>
          <w:highlight w:val="white"/>
        </w:rPr>
        <w:t xml:space="preserve">function call and </w:t>
      </w:r>
      <w:r w:rsidR="008F23C8" w:rsidRPr="00903DBA">
        <w:rPr>
          <w:highlight w:val="white"/>
        </w:rPr>
        <w:t xml:space="preserve">decrement, </w:t>
      </w:r>
      <w:r w:rsidR="006979F2" w:rsidRPr="00903DBA">
        <w:rPr>
          <w:highlight w:val="white"/>
        </w:rPr>
        <w:t>but not the addition</w:t>
      </w:r>
      <w:r w:rsidR="00583B74" w:rsidRPr="00903DBA">
        <w:rPr>
          <w:highlight w:val="white"/>
        </w:rPr>
        <w:t>.</w:t>
      </w:r>
    </w:p>
    <w:p w14:paraId="093A60FC" w14:textId="12FAACF0" w:rsidR="00D7781D" w:rsidRPr="00903DBA" w:rsidRDefault="00D7781D" w:rsidP="00D7781D">
      <w:pPr>
        <w:pStyle w:val="Code"/>
        <w:rPr>
          <w:highlight w:val="white"/>
        </w:rPr>
      </w:pPr>
      <w:r w:rsidRPr="00903DBA">
        <w:rPr>
          <w:highlight w:val="white"/>
        </w:rPr>
        <w:t>f(x) + a--;</w:t>
      </w:r>
    </w:p>
    <w:p w14:paraId="35C92A90" w14:textId="7AD504A4" w:rsidR="008F23C8" w:rsidRPr="00903DBA" w:rsidRDefault="008F23C8" w:rsidP="008F23C8">
      <w:pPr>
        <w:rPr>
          <w:highlight w:val="white"/>
        </w:rPr>
      </w:pPr>
      <w:r w:rsidRPr="00903DBA">
        <w:rPr>
          <w:highlight w:val="white"/>
        </w:rPr>
        <w:t xml:space="preserve">The following statement is correct, but in holds no side-effects, its short list </w:t>
      </w:r>
      <w:r w:rsidR="00AC1031" w:rsidRPr="00903DBA">
        <w:rPr>
          <w:highlight w:val="white"/>
        </w:rPr>
        <w:t>will be</w:t>
      </w:r>
      <w:r w:rsidRPr="00903DBA">
        <w:rPr>
          <w:highlight w:val="white"/>
        </w:rPr>
        <w:t xml:space="preserve"> empty, and it will </w:t>
      </w:r>
      <w:r w:rsidR="004A34C4" w:rsidRPr="00903DBA">
        <w:rPr>
          <w:highlight w:val="white"/>
        </w:rPr>
        <w:t>in the end not generate and code.</w:t>
      </w:r>
    </w:p>
    <w:p w14:paraId="53A43FDB" w14:textId="1C5359B1" w:rsidR="008F23C8" w:rsidRPr="00903DBA" w:rsidRDefault="008F23C8" w:rsidP="008F23C8">
      <w:pPr>
        <w:pStyle w:val="Code"/>
        <w:rPr>
          <w:highlight w:val="white"/>
        </w:rPr>
      </w:pPr>
      <w:r w:rsidRPr="00903DBA">
        <w:rPr>
          <w:highlight w:val="white"/>
        </w:rPr>
        <w:t>a + (b * c);</w:t>
      </w:r>
    </w:p>
    <w:p w14:paraId="6BEC3F7E" w14:textId="4D34BA83" w:rsidR="00AB06CF" w:rsidRPr="00903DBA" w:rsidRDefault="00AB06CF" w:rsidP="00AB06CF">
      <w:pPr>
        <w:rPr>
          <w:highlight w:val="white"/>
        </w:rPr>
      </w:pPr>
      <w:r w:rsidRPr="00903DBA">
        <w:rPr>
          <w:highlight w:val="white"/>
        </w:rPr>
        <w:t xml:space="preserve">The register parameter is used in system calls when we need to access or assign a specific register. </w:t>
      </w:r>
    </w:p>
    <w:p w14:paraId="64371A4A" w14:textId="77777777" w:rsidR="00733710" w:rsidRPr="00903DBA" w:rsidRDefault="00733710" w:rsidP="00733710">
      <w:pPr>
        <w:pStyle w:val="Rubrik3"/>
      </w:pPr>
      <w:bookmarkStart w:id="142" w:name="_Toc57655996"/>
      <w:r w:rsidRPr="00903DBA">
        <w:t>The If Statement</w:t>
      </w:r>
      <w:bookmarkEnd w:id="142"/>
    </w:p>
    <w:p w14:paraId="12CA0781" w14:textId="43D52D49" w:rsidR="00B45AC2" w:rsidRPr="00903DBA" w:rsidRDefault="00B45AC2" w:rsidP="00B45AC2">
      <w:r w:rsidRPr="00903DBA">
        <w:t xml:space="preserve">The </w:t>
      </w:r>
      <w:r w:rsidRPr="00903DBA">
        <w:rPr>
          <w:rStyle w:val="CodeInText"/>
        </w:rPr>
        <w:t>if</w:t>
      </w:r>
      <w:r w:rsidRPr="00903DBA">
        <w:t xml:space="preserve"> statement backpatches the true set to the beginning of the statement and the false set to the middle code instruction following the statement. The </w:t>
      </w:r>
      <w:r w:rsidRPr="00903DBA">
        <w:rPr>
          <w:rStyle w:val="CodeInText"/>
        </w:rPr>
        <w:t>if-else</w:t>
      </w:r>
      <w:r w:rsidRPr="00903DBA">
        <w:t xml:space="preserve"> statement backpatches the true set to the beginning of the true statement and the false set to the beginning of the false statement.</w:t>
      </w:r>
    </w:p>
    <w:p w14:paraId="1FC2621D" w14:textId="79E546B7" w:rsidR="00B77A5B" w:rsidRPr="00903DBA" w:rsidRDefault="001E238E" w:rsidP="001E238E">
      <w:pPr>
        <w:rPr>
          <w:highlight w:val="white"/>
        </w:rPr>
      </w:pPr>
      <w:r w:rsidRPr="00903DBA">
        <w:rPr>
          <w:highlight w:val="white"/>
        </w:rPr>
        <w:t xml:space="preserve">The </w:t>
      </w:r>
      <w:r w:rsidRPr="00903DBA">
        <w:rPr>
          <w:rStyle w:val="KeyWord0"/>
          <w:highlight w:val="white"/>
        </w:rPr>
        <w:t>IfStatement</w:t>
      </w:r>
      <w:r w:rsidRPr="00903DBA">
        <w:rPr>
          <w:highlight w:val="white"/>
        </w:rPr>
        <w:t xml:space="preserve"> </w:t>
      </w:r>
      <w:r w:rsidR="00DE46F3" w:rsidRPr="00903DBA">
        <w:rPr>
          <w:highlight w:val="white"/>
        </w:rPr>
        <w:t xml:space="preserve">method </w:t>
      </w:r>
      <w:r w:rsidR="005119D1" w:rsidRPr="00903DBA">
        <w:rPr>
          <w:highlight w:val="white"/>
        </w:rPr>
        <w:t xml:space="preserve">handles the if statement of the parser. Since the if-statement accepts logical expressions only, we need to start </w:t>
      </w:r>
      <w:r w:rsidR="00D73EE8" w:rsidRPr="00903DBA">
        <w:rPr>
          <w:highlight w:val="white"/>
        </w:rPr>
        <w:t>with making sure the expression is or becomes a logical expression.</w:t>
      </w:r>
    </w:p>
    <w:p w14:paraId="6716CCEF" w14:textId="2F805416" w:rsidR="00CA5B2D" w:rsidRPr="00903DBA" w:rsidRDefault="00CA5B2D" w:rsidP="009E6D84">
      <w:pPr>
        <w:pStyle w:val="CodeHeader"/>
        <w:rPr>
          <w:highlight w:val="white"/>
        </w:rPr>
      </w:pPr>
      <w:proofErr w:type="spellStart"/>
      <w:r w:rsidRPr="00903DBA">
        <w:rPr>
          <w:highlight w:val="white"/>
        </w:rPr>
        <w:t>MiddleCodeGenerator.cs</w:t>
      </w:r>
      <w:proofErr w:type="spellEnd"/>
    </w:p>
    <w:p w14:paraId="1E2FBEC0" w14:textId="7C7848B3" w:rsidR="00CA4F45" w:rsidRPr="00903DBA" w:rsidRDefault="008D0D68" w:rsidP="008D0D68">
      <w:pPr>
        <w:pStyle w:val="Code"/>
        <w:rPr>
          <w:highlight w:val="white"/>
        </w:rPr>
      </w:pPr>
      <w:r w:rsidRPr="00903DBA">
        <w:rPr>
          <w:highlight w:val="white"/>
        </w:rPr>
        <w:t xml:space="preserve">    public static Statement IfStatement(Expression </w:t>
      </w:r>
      <w:r w:rsidR="00F67B84" w:rsidRPr="00903DBA">
        <w:rPr>
          <w:highlight w:val="white"/>
        </w:rPr>
        <w:t>expression</w:t>
      </w:r>
      <w:r w:rsidRPr="00903DBA">
        <w:rPr>
          <w:highlight w:val="white"/>
        </w:rPr>
        <w:t>,</w:t>
      </w:r>
    </w:p>
    <w:p w14:paraId="5DABDC37" w14:textId="21C42C0B" w:rsidR="00D96EEE" w:rsidRPr="00903DBA" w:rsidRDefault="00CA4F45" w:rsidP="008D0D68">
      <w:pPr>
        <w:pStyle w:val="Code"/>
        <w:rPr>
          <w:highlight w:val="white"/>
        </w:rPr>
      </w:pPr>
      <w:r w:rsidRPr="00903DBA">
        <w:rPr>
          <w:highlight w:val="white"/>
        </w:rPr>
        <w:t xml:space="preserve">                                       </w:t>
      </w:r>
      <w:r w:rsidR="008D0D68" w:rsidRPr="00903DBA">
        <w:rPr>
          <w:highlight w:val="white"/>
        </w:rPr>
        <w:t xml:space="preserve"> Statement </w:t>
      </w:r>
      <w:r w:rsidRPr="00903DBA">
        <w:rPr>
          <w:highlight w:val="white"/>
        </w:rPr>
        <w:t>innerStatement</w:t>
      </w:r>
      <w:r w:rsidR="008D0D68" w:rsidRPr="00903DBA">
        <w:rPr>
          <w:highlight w:val="white"/>
        </w:rPr>
        <w:t>){</w:t>
      </w:r>
    </w:p>
    <w:p w14:paraId="24E713A3" w14:textId="708F9BA4" w:rsidR="008D0D68" w:rsidRPr="00903DBA" w:rsidRDefault="008D0D68" w:rsidP="008D0D68">
      <w:pPr>
        <w:pStyle w:val="Code"/>
        <w:rPr>
          <w:highlight w:val="white"/>
        </w:rPr>
      </w:pPr>
      <w:r w:rsidRPr="00903DBA">
        <w:rPr>
          <w:highlight w:val="white"/>
        </w:rPr>
        <w:t xml:space="preserve">      </w:t>
      </w:r>
      <w:r w:rsidR="00F67B84" w:rsidRPr="00903DBA">
        <w:rPr>
          <w:highlight w:val="white"/>
        </w:rPr>
        <w:t>expression</w:t>
      </w:r>
      <w:r w:rsidRPr="00903DBA">
        <w:rPr>
          <w:highlight w:val="white"/>
        </w:rPr>
        <w:t xml:space="preserve"> = TypeCast.ToLogical(</w:t>
      </w:r>
      <w:r w:rsidR="00F67B84" w:rsidRPr="00903DBA">
        <w:rPr>
          <w:highlight w:val="white"/>
        </w:rPr>
        <w:t>expression</w:t>
      </w:r>
      <w:r w:rsidRPr="00903DBA">
        <w:rPr>
          <w:highlight w:val="white"/>
        </w:rPr>
        <w:t>);</w:t>
      </w:r>
    </w:p>
    <w:p w14:paraId="1675D23F" w14:textId="15D3B19A" w:rsidR="007A4053" w:rsidRPr="00903DBA" w:rsidRDefault="007A4053" w:rsidP="007A4053">
      <w:pPr>
        <w:rPr>
          <w:highlight w:val="white"/>
        </w:rPr>
      </w:pPr>
      <w:r w:rsidRPr="00903DBA">
        <w:rPr>
          <w:highlight w:val="white"/>
        </w:rPr>
        <w:t>Since we use the value of the expression in the if</w:t>
      </w:r>
      <w:r w:rsidR="00021505" w:rsidRPr="00903DBA">
        <w:rPr>
          <w:highlight w:val="white"/>
        </w:rPr>
        <w:t>-</w:t>
      </w:r>
      <w:r w:rsidR="00F67B84" w:rsidRPr="00903DBA">
        <w:rPr>
          <w:highlight w:val="white"/>
        </w:rPr>
        <w:t>s</w:t>
      </w:r>
      <w:r w:rsidR="00CA4F45" w:rsidRPr="00903DBA">
        <w:rPr>
          <w:highlight w:val="white"/>
        </w:rPr>
        <w:t>tatement</w:t>
      </w:r>
      <w:r w:rsidRPr="00903DBA">
        <w:rPr>
          <w:highlight w:val="white"/>
        </w:rPr>
        <w:t>, we only use the long list.</w:t>
      </w:r>
    </w:p>
    <w:p w14:paraId="4FE91BC5" w14:textId="16404AED" w:rsidR="008D0D68" w:rsidRPr="00903DBA" w:rsidRDefault="008D0D68" w:rsidP="008D0D68">
      <w:pPr>
        <w:pStyle w:val="Code"/>
        <w:rPr>
          <w:highlight w:val="white"/>
        </w:rPr>
      </w:pPr>
      <w:r w:rsidRPr="00903DBA">
        <w:rPr>
          <w:highlight w:val="white"/>
        </w:rPr>
        <w:t xml:space="preserve">      List&lt;MiddleCode&gt; codeList = </w:t>
      </w:r>
      <w:r w:rsidR="00F67B84" w:rsidRPr="00903DBA">
        <w:rPr>
          <w:highlight w:val="white"/>
        </w:rPr>
        <w:t>expression</w:t>
      </w:r>
      <w:r w:rsidRPr="00903DBA">
        <w:rPr>
          <w:highlight w:val="white"/>
        </w:rPr>
        <w:t>.LongList;</w:t>
      </w:r>
    </w:p>
    <w:p w14:paraId="3CDB4050" w14:textId="77777777" w:rsidR="008D0D68" w:rsidRPr="00903DBA" w:rsidRDefault="008D0D68" w:rsidP="008D0D68">
      <w:pPr>
        <w:pStyle w:val="Code"/>
        <w:rPr>
          <w:highlight w:val="white"/>
        </w:rPr>
      </w:pPr>
      <w:r w:rsidRPr="00903DBA">
        <w:rPr>
          <w:highlight w:val="white"/>
        </w:rPr>
        <w:t xml:space="preserve">      AddMiddleCode(codeList, MiddleOperator.CheckTrackMapFloatStack);</w:t>
      </w:r>
    </w:p>
    <w:p w14:paraId="423F1E8B" w14:textId="4699B955" w:rsidR="008D0D68" w:rsidRPr="00903DBA" w:rsidRDefault="00130C02" w:rsidP="00130C02">
      <w:pPr>
        <w:rPr>
          <w:highlight w:val="white"/>
        </w:rPr>
      </w:pPr>
      <w:r w:rsidRPr="00903DBA">
        <w:rPr>
          <w:highlight w:val="white"/>
        </w:rPr>
        <w:t xml:space="preserve">We backpatch the true value of the expression to the first instruction in the middle code list of the </w:t>
      </w:r>
      <w:r w:rsidR="005545A8" w:rsidRPr="00903DBA">
        <w:rPr>
          <w:highlight w:val="white"/>
        </w:rPr>
        <w:t xml:space="preserve">inner </w:t>
      </w:r>
      <w:r w:rsidR="00AC3D9A" w:rsidRPr="00903DBA">
        <w:rPr>
          <w:highlight w:val="white"/>
        </w:rPr>
        <w:t>s</w:t>
      </w:r>
      <w:r w:rsidR="00CA4F45" w:rsidRPr="00903DBA">
        <w:rPr>
          <w:highlight w:val="white"/>
        </w:rPr>
        <w:t>tatement</w:t>
      </w:r>
      <w:r w:rsidRPr="00903DBA">
        <w:rPr>
          <w:highlight w:val="white"/>
        </w:rPr>
        <w:t>.</w:t>
      </w:r>
      <w:r w:rsidR="000C5A56" w:rsidRPr="00903DBA">
        <w:rPr>
          <w:highlight w:val="white"/>
        </w:rPr>
        <w:t xml:space="preserve"> This means that when the expression is true, the program will jump to the </w:t>
      </w:r>
      <w:r w:rsidR="00050041" w:rsidRPr="00903DBA">
        <w:rPr>
          <w:highlight w:val="white"/>
        </w:rPr>
        <w:t xml:space="preserve">beginning of the </w:t>
      </w:r>
      <w:r w:rsidR="000C5A56" w:rsidRPr="00903DBA">
        <w:rPr>
          <w:highlight w:val="white"/>
        </w:rPr>
        <w:t>code list</w:t>
      </w:r>
      <w:r w:rsidR="00050041" w:rsidRPr="00903DBA">
        <w:rPr>
          <w:highlight w:val="white"/>
        </w:rPr>
        <w:t xml:space="preserve"> of the inner </w:t>
      </w:r>
      <w:r w:rsidR="00AC3D9A" w:rsidRPr="00903DBA">
        <w:rPr>
          <w:highlight w:val="white"/>
        </w:rPr>
        <w:t>s</w:t>
      </w:r>
      <w:r w:rsidR="00CA4F45" w:rsidRPr="00903DBA">
        <w:rPr>
          <w:highlight w:val="white"/>
        </w:rPr>
        <w:t>tatement</w:t>
      </w:r>
      <w:r w:rsidR="00050041" w:rsidRPr="00903DBA">
        <w:rPr>
          <w:highlight w:val="white"/>
        </w:rPr>
        <w:t>.</w:t>
      </w:r>
    </w:p>
    <w:p w14:paraId="0A83A067" w14:textId="4B9BEF2A" w:rsidR="008D0D68" w:rsidRPr="00903DBA" w:rsidRDefault="008D0D68" w:rsidP="008D0D68">
      <w:pPr>
        <w:pStyle w:val="Code"/>
        <w:rPr>
          <w:highlight w:val="white"/>
        </w:rPr>
      </w:pPr>
      <w:r w:rsidRPr="00903DBA">
        <w:rPr>
          <w:highlight w:val="white"/>
        </w:rPr>
        <w:t xml:space="preserve">      Backpatch(</w:t>
      </w:r>
      <w:r w:rsidR="00F67B84" w:rsidRPr="00903DBA">
        <w:rPr>
          <w:highlight w:val="white"/>
        </w:rPr>
        <w:t>expression</w:t>
      </w:r>
      <w:r w:rsidRPr="00903DBA">
        <w:rPr>
          <w:highlight w:val="white"/>
        </w:rPr>
        <w:t xml:space="preserve">.Symbol.TrueSet(), </w:t>
      </w:r>
      <w:r w:rsidR="00CA4F45" w:rsidRPr="00903DBA">
        <w:rPr>
          <w:highlight w:val="white"/>
        </w:rPr>
        <w:t>innerStatement</w:t>
      </w:r>
      <w:r w:rsidR="00C95C36" w:rsidRPr="00903DBA">
        <w:rPr>
          <w:highlight w:val="white"/>
        </w:rPr>
        <w:t>.CodeList</w:t>
      </w:r>
      <w:r w:rsidRPr="00903DBA">
        <w:rPr>
          <w:highlight w:val="white"/>
        </w:rPr>
        <w:t xml:space="preserve">);    </w:t>
      </w:r>
    </w:p>
    <w:p w14:paraId="76AD4417" w14:textId="650F9CEA" w:rsidR="008D0D68" w:rsidRPr="00903DBA" w:rsidRDefault="008D0D68" w:rsidP="008D0D68">
      <w:pPr>
        <w:pStyle w:val="Code"/>
        <w:rPr>
          <w:highlight w:val="white"/>
        </w:rPr>
      </w:pPr>
      <w:r w:rsidRPr="00903DBA">
        <w:rPr>
          <w:highlight w:val="white"/>
        </w:rPr>
        <w:t xml:space="preserve">      codeList.AddRange(</w:t>
      </w:r>
      <w:r w:rsidR="00CA4F45" w:rsidRPr="00903DBA">
        <w:rPr>
          <w:highlight w:val="white"/>
        </w:rPr>
        <w:t>innerStatement</w:t>
      </w:r>
      <w:r w:rsidR="00C95C36" w:rsidRPr="00903DBA">
        <w:rPr>
          <w:highlight w:val="white"/>
        </w:rPr>
        <w:t>.CodeList</w:t>
      </w:r>
      <w:r w:rsidRPr="00903DBA">
        <w:rPr>
          <w:highlight w:val="white"/>
        </w:rPr>
        <w:t>);</w:t>
      </w:r>
    </w:p>
    <w:p w14:paraId="7A2B9972" w14:textId="073D3999" w:rsidR="000C5A56" w:rsidRPr="00903DBA" w:rsidRDefault="000C5A56" w:rsidP="00021505">
      <w:pPr>
        <w:rPr>
          <w:highlight w:val="white"/>
        </w:rPr>
      </w:pPr>
      <w:r w:rsidRPr="00903DBA">
        <w:rPr>
          <w:highlight w:val="white"/>
        </w:rPr>
        <w:t xml:space="preserve">We add a </w:t>
      </w:r>
      <w:r w:rsidR="00021505" w:rsidRPr="00903DBA">
        <w:rPr>
          <w:highlight w:val="white"/>
        </w:rPr>
        <w:t xml:space="preserve">jump </w:t>
      </w:r>
      <w:r w:rsidR="00CF2661" w:rsidRPr="00903DBA">
        <w:rPr>
          <w:highlight w:val="white"/>
        </w:rPr>
        <w:t xml:space="preserve">instruction </w:t>
      </w:r>
      <w:r w:rsidR="00021505" w:rsidRPr="00903DBA">
        <w:rPr>
          <w:highlight w:val="white"/>
        </w:rPr>
        <w:t>at the end of the middle code that shall jump to the instruction following this if-</w:t>
      </w:r>
      <w:r w:rsidR="00836639" w:rsidRPr="00903DBA">
        <w:rPr>
          <w:highlight w:val="white"/>
        </w:rPr>
        <w:t>s</w:t>
      </w:r>
      <w:r w:rsidR="00CA4F45" w:rsidRPr="00903DBA">
        <w:rPr>
          <w:highlight w:val="white"/>
        </w:rPr>
        <w:t>tatement</w:t>
      </w:r>
      <w:r w:rsidR="00021505" w:rsidRPr="00903DBA">
        <w:rPr>
          <w:highlight w:val="white"/>
        </w:rPr>
        <w:t>.</w:t>
      </w:r>
    </w:p>
    <w:p w14:paraId="701A1ACB" w14:textId="732DDB9D" w:rsidR="008D0D68" w:rsidRPr="00903DBA" w:rsidRDefault="008D0D68" w:rsidP="008D0D68">
      <w:pPr>
        <w:pStyle w:val="Code"/>
        <w:rPr>
          <w:highlight w:val="white"/>
        </w:rPr>
      </w:pPr>
      <w:r w:rsidRPr="00903DBA">
        <w:rPr>
          <w:highlight w:val="white"/>
        </w:rPr>
        <w:t xml:space="preserve">      MiddleCode nextCode = AddMiddleCode(codeList, MiddleOperator.Goto);</w:t>
      </w:r>
    </w:p>
    <w:p w14:paraId="3482C213" w14:textId="2CC20FF4" w:rsidR="008D0D68" w:rsidRPr="00903DBA" w:rsidRDefault="00AE2F50" w:rsidP="00217ED5">
      <w:pPr>
        <w:rPr>
          <w:highlight w:val="white"/>
        </w:rPr>
      </w:pPr>
      <w:r w:rsidRPr="00903DBA">
        <w:rPr>
          <w:highlight w:val="white"/>
        </w:rPr>
        <w:t xml:space="preserve">We define the </w:t>
      </w:r>
      <w:r w:rsidR="00217ED5" w:rsidRPr="00903DBA">
        <w:rPr>
          <w:highlight w:val="white"/>
        </w:rPr>
        <w:t>next set of the if-</w:t>
      </w:r>
      <w:r w:rsidR="00DF2EBD" w:rsidRPr="00903DBA">
        <w:rPr>
          <w:highlight w:val="white"/>
        </w:rPr>
        <w:t>statement</w:t>
      </w:r>
      <w:r w:rsidR="00217ED5" w:rsidRPr="00903DBA">
        <w:rPr>
          <w:highlight w:val="white"/>
        </w:rPr>
        <w:t xml:space="preserve">, it holds </w:t>
      </w:r>
      <w:r w:rsidR="00E60285" w:rsidRPr="00903DBA">
        <w:rPr>
          <w:highlight w:val="white"/>
        </w:rPr>
        <w:t xml:space="preserve">the </w:t>
      </w:r>
      <w:r w:rsidR="006F3563" w:rsidRPr="00903DBA">
        <w:rPr>
          <w:highlight w:val="white"/>
        </w:rPr>
        <w:t>instruction</w:t>
      </w:r>
      <w:r w:rsidR="00E60285" w:rsidRPr="00903DBA">
        <w:rPr>
          <w:highlight w:val="white"/>
        </w:rPr>
        <w:t>s</w:t>
      </w:r>
      <w:r w:rsidR="006F3563" w:rsidRPr="00903DBA">
        <w:rPr>
          <w:highlight w:val="white"/>
        </w:rPr>
        <w:t xml:space="preserve"> that jump to the instruction after the if-</w:t>
      </w:r>
      <w:r w:rsidR="00DF2EBD" w:rsidRPr="00903DBA">
        <w:rPr>
          <w:highlight w:val="white"/>
        </w:rPr>
        <w:t xml:space="preserve"> statement</w:t>
      </w:r>
      <w:r w:rsidR="006F3563" w:rsidRPr="00903DBA">
        <w:rPr>
          <w:highlight w:val="white"/>
        </w:rPr>
        <w:t xml:space="preserve">. </w:t>
      </w:r>
      <w:r w:rsidR="00E60285" w:rsidRPr="00903DBA">
        <w:rPr>
          <w:highlight w:val="white"/>
        </w:rPr>
        <w:t xml:space="preserve">It is the union of the </w:t>
      </w:r>
      <w:r w:rsidR="00171D9D" w:rsidRPr="00903DBA">
        <w:rPr>
          <w:highlight w:val="white"/>
        </w:rPr>
        <w:t xml:space="preserve">next set of the inner </w:t>
      </w:r>
      <w:r w:rsidR="00DF2EBD" w:rsidRPr="00903DBA">
        <w:rPr>
          <w:highlight w:val="white"/>
        </w:rPr>
        <w:t>statement</w:t>
      </w:r>
      <w:r w:rsidR="00171D9D" w:rsidRPr="00903DBA">
        <w:rPr>
          <w:highlight w:val="white"/>
        </w:rPr>
        <w:t xml:space="preserve">, the false set of the expression, and the </w:t>
      </w:r>
      <w:r w:rsidR="002E422B" w:rsidRPr="00903DBA">
        <w:rPr>
          <w:highlight w:val="white"/>
        </w:rPr>
        <w:t>jump</w:t>
      </w:r>
      <w:r w:rsidR="00171D9D" w:rsidRPr="00903DBA">
        <w:rPr>
          <w:highlight w:val="white"/>
        </w:rPr>
        <w:t xml:space="preserve"> </w:t>
      </w:r>
      <w:r w:rsidR="00CF2661" w:rsidRPr="00903DBA">
        <w:rPr>
          <w:highlight w:val="white"/>
        </w:rPr>
        <w:t xml:space="preserve">instruction </w:t>
      </w:r>
      <w:r w:rsidR="00171D9D" w:rsidRPr="00903DBA">
        <w:rPr>
          <w:highlight w:val="white"/>
        </w:rPr>
        <w:t>just added to the list.</w:t>
      </w:r>
    </w:p>
    <w:p w14:paraId="175C3523" w14:textId="77777777" w:rsidR="008D0D68" w:rsidRPr="00903DBA" w:rsidRDefault="008D0D68" w:rsidP="008D0D68">
      <w:pPr>
        <w:pStyle w:val="Code"/>
        <w:rPr>
          <w:highlight w:val="white"/>
        </w:rPr>
      </w:pPr>
      <w:r w:rsidRPr="00903DBA">
        <w:rPr>
          <w:highlight w:val="white"/>
        </w:rPr>
        <w:t xml:space="preserve">      ISet&lt;MiddleCode&gt; nextSet = new HashSet&lt;MiddleCode&gt;();</w:t>
      </w:r>
    </w:p>
    <w:p w14:paraId="476F3836" w14:textId="62E28DA2" w:rsidR="008D0D68" w:rsidRPr="00903DBA" w:rsidRDefault="008D0D68" w:rsidP="008D0D68">
      <w:pPr>
        <w:pStyle w:val="Code"/>
        <w:rPr>
          <w:highlight w:val="white"/>
        </w:rPr>
      </w:pPr>
      <w:r w:rsidRPr="00903DBA">
        <w:rPr>
          <w:highlight w:val="white"/>
        </w:rPr>
        <w:t xml:space="preserve">      nextSet.UnionWith(</w:t>
      </w:r>
      <w:r w:rsidR="00CA4F45" w:rsidRPr="00903DBA">
        <w:rPr>
          <w:highlight w:val="white"/>
        </w:rPr>
        <w:t>innerStatement</w:t>
      </w:r>
      <w:r w:rsidR="00C95C36" w:rsidRPr="00903DBA">
        <w:rPr>
          <w:highlight w:val="white"/>
        </w:rPr>
        <w:t>.NextSet</w:t>
      </w:r>
      <w:r w:rsidRPr="00903DBA">
        <w:rPr>
          <w:highlight w:val="white"/>
        </w:rPr>
        <w:t>);</w:t>
      </w:r>
    </w:p>
    <w:p w14:paraId="10CC47D0" w14:textId="183373EF" w:rsidR="008D0D68" w:rsidRPr="00903DBA" w:rsidRDefault="008D0D68" w:rsidP="008D0D68">
      <w:pPr>
        <w:pStyle w:val="Code"/>
        <w:rPr>
          <w:highlight w:val="white"/>
        </w:rPr>
      </w:pPr>
      <w:r w:rsidRPr="00903DBA">
        <w:rPr>
          <w:highlight w:val="white"/>
        </w:rPr>
        <w:t xml:space="preserve">      nextSet.UnionWith(</w:t>
      </w:r>
      <w:r w:rsidR="00F67B84" w:rsidRPr="00903DBA">
        <w:rPr>
          <w:highlight w:val="white"/>
        </w:rPr>
        <w:t>expression</w:t>
      </w:r>
      <w:r w:rsidRPr="00903DBA">
        <w:rPr>
          <w:highlight w:val="white"/>
        </w:rPr>
        <w:t>.Symbol.FalseSet());</w:t>
      </w:r>
    </w:p>
    <w:p w14:paraId="07EBA206" w14:textId="77777777" w:rsidR="008D0D68" w:rsidRPr="00903DBA" w:rsidRDefault="008D0D68" w:rsidP="008D0D68">
      <w:pPr>
        <w:pStyle w:val="Code"/>
        <w:rPr>
          <w:highlight w:val="white"/>
        </w:rPr>
      </w:pPr>
      <w:r w:rsidRPr="00903DBA">
        <w:rPr>
          <w:highlight w:val="white"/>
        </w:rPr>
        <w:t xml:space="preserve">      nextSet.Add(nextCode);</w:t>
      </w:r>
    </w:p>
    <w:p w14:paraId="75B38124" w14:textId="411AC960" w:rsidR="008D0D68" w:rsidRPr="00903DBA" w:rsidRDefault="00ED4B43" w:rsidP="009E0508">
      <w:pPr>
        <w:rPr>
          <w:highlight w:val="white"/>
        </w:rPr>
      </w:pPr>
      <w:r w:rsidRPr="00903DBA">
        <w:rPr>
          <w:highlight w:val="white"/>
        </w:rPr>
        <w:t xml:space="preserve">Finally, </w:t>
      </w:r>
      <w:r w:rsidR="009E0508" w:rsidRPr="00903DBA">
        <w:rPr>
          <w:highlight w:val="white"/>
        </w:rPr>
        <w:t xml:space="preserve">we return on object of the </w:t>
      </w:r>
      <w:r w:rsidR="009E0508" w:rsidRPr="00903DBA">
        <w:rPr>
          <w:rStyle w:val="KeyWord0"/>
          <w:highlight w:val="white"/>
        </w:rPr>
        <w:t>Statement</w:t>
      </w:r>
      <w:r w:rsidR="009E0508" w:rsidRPr="00903DBA">
        <w:rPr>
          <w:highlight w:val="white"/>
        </w:rPr>
        <w:t xml:space="preserve"> class holding the </w:t>
      </w:r>
      <w:r w:rsidR="0069239A" w:rsidRPr="00903DBA">
        <w:rPr>
          <w:highlight w:val="white"/>
        </w:rPr>
        <w:t xml:space="preserve">code list and next set of the </w:t>
      </w:r>
      <w:r w:rsidR="00706EC8" w:rsidRPr="00903DBA">
        <w:rPr>
          <w:highlight w:val="white"/>
        </w:rPr>
        <w:t>if-statement</w:t>
      </w:r>
      <w:r w:rsidR="0069239A" w:rsidRPr="00903DBA">
        <w:rPr>
          <w:highlight w:val="white"/>
        </w:rPr>
        <w:t>.</w:t>
      </w:r>
    </w:p>
    <w:p w14:paraId="026E2E6E" w14:textId="77777777" w:rsidR="008D0D68" w:rsidRPr="00903DBA" w:rsidRDefault="008D0D68" w:rsidP="008D0D68">
      <w:pPr>
        <w:pStyle w:val="Code"/>
        <w:rPr>
          <w:highlight w:val="white"/>
        </w:rPr>
      </w:pPr>
      <w:r w:rsidRPr="00903DBA">
        <w:rPr>
          <w:highlight w:val="white"/>
        </w:rPr>
        <w:lastRenderedPageBreak/>
        <w:t xml:space="preserve">      return (new Statement(codeList, nextSet));</w:t>
      </w:r>
    </w:p>
    <w:p w14:paraId="57F7D840" w14:textId="77777777" w:rsidR="008D0D68" w:rsidRPr="00903DBA" w:rsidRDefault="008D0D68" w:rsidP="008D0D68">
      <w:pPr>
        <w:pStyle w:val="Code"/>
        <w:rPr>
          <w:highlight w:val="white"/>
        </w:rPr>
      </w:pPr>
      <w:r w:rsidRPr="00903DBA">
        <w:rPr>
          <w:highlight w:val="white"/>
        </w:rPr>
        <w:t xml:space="preserve">    }</w:t>
      </w:r>
    </w:p>
    <w:p w14:paraId="5A2FE21F" w14:textId="0E06C361" w:rsidR="008D0D68" w:rsidRPr="00903DBA" w:rsidRDefault="00517110" w:rsidP="00517110">
      <w:pPr>
        <w:rPr>
          <w:highlight w:val="white"/>
        </w:rPr>
      </w:pPr>
      <w:r w:rsidRPr="00903DBA">
        <w:rPr>
          <w:highlight w:val="white"/>
        </w:rPr>
        <w:t xml:space="preserve">The </w:t>
      </w:r>
      <w:r w:rsidRPr="00903DBA">
        <w:rPr>
          <w:rStyle w:val="KeyWord0"/>
          <w:highlight w:val="white"/>
        </w:rPr>
        <w:t>IfElseStatement</w:t>
      </w:r>
      <w:r w:rsidRPr="00903DBA">
        <w:rPr>
          <w:highlight w:val="white"/>
        </w:rPr>
        <w:t xml:space="preserve"> </w:t>
      </w:r>
      <w:r w:rsidR="00537016" w:rsidRPr="00903DBA">
        <w:rPr>
          <w:highlight w:val="white"/>
        </w:rPr>
        <w:t xml:space="preserve">methods is </w:t>
      </w:r>
      <w:r w:rsidR="00683EC0" w:rsidRPr="00903DBA">
        <w:rPr>
          <w:highlight w:val="white"/>
        </w:rPr>
        <w:t>like</w:t>
      </w:r>
      <w:r w:rsidR="00537016" w:rsidRPr="00903DBA">
        <w:rPr>
          <w:highlight w:val="white"/>
        </w:rPr>
        <w:t xml:space="preserve"> the </w:t>
      </w:r>
      <w:r w:rsidR="00537016" w:rsidRPr="00903DBA">
        <w:rPr>
          <w:rStyle w:val="KeyWord0"/>
          <w:highlight w:val="white"/>
        </w:rPr>
        <w:t>IfStatement</w:t>
      </w:r>
      <w:r w:rsidR="00537016" w:rsidRPr="00903DBA">
        <w:rPr>
          <w:highlight w:val="white"/>
        </w:rPr>
        <w:t xml:space="preserve"> method above.</w:t>
      </w:r>
      <w:r w:rsidR="00683EC0" w:rsidRPr="00903DBA">
        <w:rPr>
          <w:highlight w:val="white"/>
        </w:rPr>
        <w:t xml:space="preserve"> T</w:t>
      </w:r>
      <w:r w:rsidR="00537016" w:rsidRPr="00903DBA">
        <w:rPr>
          <w:highlight w:val="white"/>
        </w:rPr>
        <w:t xml:space="preserve">he difference is </w:t>
      </w:r>
      <w:r w:rsidR="005545A8" w:rsidRPr="00903DBA">
        <w:rPr>
          <w:highlight w:val="white"/>
        </w:rPr>
        <w:t xml:space="preserve">that </w:t>
      </w:r>
      <w:r w:rsidR="00683EC0" w:rsidRPr="00903DBA">
        <w:rPr>
          <w:highlight w:val="white"/>
        </w:rPr>
        <w:t>we have two inter statements. On statement that the program jump</w:t>
      </w:r>
      <w:r w:rsidR="00E03676" w:rsidRPr="00903DBA">
        <w:rPr>
          <w:highlight w:val="white"/>
        </w:rPr>
        <w:t>s</w:t>
      </w:r>
      <w:r w:rsidR="00683EC0" w:rsidRPr="00903DBA">
        <w:rPr>
          <w:highlight w:val="white"/>
        </w:rPr>
        <w:t xml:space="preserve"> to in case the expression is evaluated to a true value, and o</w:t>
      </w:r>
      <w:r w:rsidR="00E03676" w:rsidRPr="00903DBA">
        <w:rPr>
          <w:highlight w:val="white"/>
        </w:rPr>
        <w:t>ne statement where it jump</w:t>
      </w:r>
      <w:r w:rsidR="009245B1" w:rsidRPr="00903DBA">
        <w:rPr>
          <w:highlight w:val="white"/>
        </w:rPr>
        <w:t>s</w:t>
      </w:r>
      <w:r w:rsidR="00E03676" w:rsidRPr="00903DBA">
        <w:rPr>
          <w:highlight w:val="white"/>
        </w:rPr>
        <w:t xml:space="preserve"> to in case of a false value.</w:t>
      </w:r>
    </w:p>
    <w:p w14:paraId="693A8E43" w14:textId="280241CE" w:rsidR="00C95C36" w:rsidRPr="00903DBA" w:rsidRDefault="008D0D68" w:rsidP="008D0D68">
      <w:pPr>
        <w:pStyle w:val="Code"/>
        <w:rPr>
          <w:highlight w:val="white"/>
        </w:rPr>
      </w:pPr>
      <w:r w:rsidRPr="00903DBA">
        <w:rPr>
          <w:highlight w:val="white"/>
        </w:rPr>
        <w:t xml:space="preserve">    public static Statement IfElseStatement(Expression </w:t>
      </w:r>
      <w:r w:rsidR="00C829A5" w:rsidRPr="00903DBA">
        <w:rPr>
          <w:highlight w:val="white"/>
        </w:rPr>
        <w:t>expression</w:t>
      </w:r>
      <w:r w:rsidRPr="00903DBA">
        <w:rPr>
          <w:highlight w:val="white"/>
        </w:rPr>
        <w:t>,</w:t>
      </w:r>
    </w:p>
    <w:p w14:paraId="4306C498" w14:textId="65BA32A3" w:rsidR="00A11A89" w:rsidRPr="00903DBA" w:rsidRDefault="00A11A89" w:rsidP="008D0D68">
      <w:pPr>
        <w:pStyle w:val="Code"/>
        <w:rPr>
          <w:highlight w:val="white"/>
        </w:rPr>
      </w:pPr>
      <w:r w:rsidRPr="00903DBA">
        <w:rPr>
          <w:highlight w:val="white"/>
        </w:rPr>
        <w:t xml:space="preserve">                  </w:t>
      </w:r>
      <w:r w:rsidR="00C95C36" w:rsidRPr="00903DBA">
        <w:rPr>
          <w:highlight w:val="white"/>
        </w:rPr>
        <w:t xml:space="preserve">                         </w:t>
      </w:r>
      <w:r w:rsidR="008D0D68" w:rsidRPr="00903DBA">
        <w:rPr>
          <w:highlight w:val="white"/>
        </w:rPr>
        <w:t xml:space="preserve"> Statement trueStatement,</w:t>
      </w:r>
    </w:p>
    <w:p w14:paraId="7A02AC0E" w14:textId="10E818D8" w:rsidR="008D0D68" w:rsidRPr="00903DBA" w:rsidRDefault="00A11A89" w:rsidP="008D0D68">
      <w:pPr>
        <w:pStyle w:val="Code"/>
        <w:rPr>
          <w:highlight w:val="white"/>
        </w:rPr>
      </w:pPr>
      <w:r w:rsidRPr="00903DBA">
        <w:rPr>
          <w:highlight w:val="white"/>
        </w:rPr>
        <w:t xml:space="preserve">                                            </w:t>
      </w:r>
      <w:r w:rsidR="008D0D68" w:rsidRPr="00903DBA">
        <w:rPr>
          <w:highlight w:val="white"/>
        </w:rPr>
        <w:t>Statement falseStatement) {</w:t>
      </w:r>
    </w:p>
    <w:p w14:paraId="538F8B66" w14:textId="2C35A356" w:rsidR="008D0D68" w:rsidRPr="00903DBA" w:rsidRDefault="008D0D68" w:rsidP="008D0D68">
      <w:pPr>
        <w:pStyle w:val="Code"/>
        <w:rPr>
          <w:highlight w:val="white"/>
        </w:rPr>
      </w:pPr>
      <w:r w:rsidRPr="00903DBA">
        <w:rPr>
          <w:highlight w:val="white"/>
        </w:rPr>
        <w:t xml:space="preserve">      </w:t>
      </w:r>
      <w:r w:rsidR="00C829A5" w:rsidRPr="00903DBA">
        <w:rPr>
          <w:highlight w:val="white"/>
        </w:rPr>
        <w:t>expression</w:t>
      </w:r>
      <w:r w:rsidRPr="00903DBA">
        <w:rPr>
          <w:highlight w:val="white"/>
        </w:rPr>
        <w:t xml:space="preserve"> = TypeCast.ToLogical(</w:t>
      </w:r>
      <w:r w:rsidR="00C829A5" w:rsidRPr="00903DBA">
        <w:rPr>
          <w:highlight w:val="white"/>
        </w:rPr>
        <w:t>expression</w:t>
      </w:r>
      <w:r w:rsidRPr="00903DBA">
        <w:rPr>
          <w:highlight w:val="white"/>
        </w:rPr>
        <w:t>);</w:t>
      </w:r>
    </w:p>
    <w:p w14:paraId="44E39AB3" w14:textId="2E148788" w:rsidR="008D0D68" w:rsidRPr="00903DBA" w:rsidRDefault="008D0D68" w:rsidP="008D0D68">
      <w:pPr>
        <w:pStyle w:val="Code"/>
        <w:rPr>
          <w:highlight w:val="white"/>
        </w:rPr>
      </w:pPr>
      <w:r w:rsidRPr="00903DBA">
        <w:rPr>
          <w:highlight w:val="white"/>
        </w:rPr>
        <w:t xml:space="preserve">      List&lt;MiddleCode&gt; codeList = </w:t>
      </w:r>
      <w:r w:rsidR="00C829A5" w:rsidRPr="00903DBA">
        <w:rPr>
          <w:highlight w:val="white"/>
        </w:rPr>
        <w:t>expression</w:t>
      </w:r>
      <w:r w:rsidRPr="00903DBA">
        <w:rPr>
          <w:highlight w:val="white"/>
        </w:rPr>
        <w:t>.LongList;</w:t>
      </w:r>
    </w:p>
    <w:p w14:paraId="6AB2AC47" w14:textId="77777777" w:rsidR="008D0D68" w:rsidRPr="00903DBA" w:rsidRDefault="008D0D68" w:rsidP="008D0D68">
      <w:pPr>
        <w:pStyle w:val="Code"/>
        <w:rPr>
          <w:highlight w:val="white"/>
        </w:rPr>
      </w:pPr>
      <w:r w:rsidRPr="00903DBA">
        <w:rPr>
          <w:highlight w:val="white"/>
        </w:rPr>
        <w:t xml:space="preserve">      AddMiddleCode(codeList, MiddleOperator.CheckTrackMapFloatStack);</w:t>
      </w:r>
    </w:p>
    <w:p w14:paraId="6388052B" w14:textId="0ABC0220" w:rsidR="008D0D68" w:rsidRPr="00903DBA" w:rsidRDefault="00A11A89" w:rsidP="00A11A89">
      <w:pPr>
        <w:rPr>
          <w:highlight w:val="white"/>
        </w:rPr>
      </w:pPr>
      <w:r w:rsidRPr="00903DBA">
        <w:rPr>
          <w:highlight w:val="white"/>
        </w:rPr>
        <w:t>We backpatch the true and false set to the beginning of the code list of the true and false statement, respectively.</w:t>
      </w:r>
    </w:p>
    <w:p w14:paraId="743B399B" w14:textId="722142A9" w:rsidR="008D0D68" w:rsidRPr="00903DBA" w:rsidRDefault="008D0D68" w:rsidP="008D0D68">
      <w:pPr>
        <w:pStyle w:val="Code"/>
        <w:rPr>
          <w:highlight w:val="white"/>
        </w:rPr>
      </w:pPr>
      <w:r w:rsidRPr="00903DBA">
        <w:rPr>
          <w:highlight w:val="white"/>
        </w:rPr>
        <w:t xml:space="preserve">      Backpatch(</w:t>
      </w:r>
      <w:r w:rsidR="00C829A5" w:rsidRPr="00903DBA">
        <w:rPr>
          <w:highlight w:val="white"/>
        </w:rPr>
        <w:t>expression</w:t>
      </w:r>
      <w:r w:rsidRPr="00903DBA">
        <w:rPr>
          <w:highlight w:val="white"/>
        </w:rPr>
        <w:t>.Symbol.TrueSet(), true</w:t>
      </w:r>
      <w:r w:rsidR="00C95C36" w:rsidRPr="00903DBA">
        <w:rPr>
          <w:highlight w:val="white"/>
        </w:rPr>
        <w:t>Statement.CodeList</w:t>
      </w:r>
      <w:r w:rsidRPr="00903DBA">
        <w:rPr>
          <w:highlight w:val="white"/>
        </w:rPr>
        <w:t>);</w:t>
      </w:r>
    </w:p>
    <w:p w14:paraId="5749EB10" w14:textId="013EEE42" w:rsidR="008D0D68" w:rsidRPr="00903DBA" w:rsidRDefault="008D0D68" w:rsidP="008D0D68">
      <w:pPr>
        <w:pStyle w:val="Code"/>
        <w:rPr>
          <w:highlight w:val="white"/>
        </w:rPr>
      </w:pPr>
      <w:r w:rsidRPr="00903DBA">
        <w:rPr>
          <w:highlight w:val="white"/>
        </w:rPr>
        <w:t xml:space="preserve">      Backpatch(</w:t>
      </w:r>
      <w:r w:rsidR="00C829A5" w:rsidRPr="00903DBA">
        <w:rPr>
          <w:highlight w:val="white"/>
        </w:rPr>
        <w:t>expression</w:t>
      </w:r>
      <w:r w:rsidRPr="00903DBA">
        <w:rPr>
          <w:highlight w:val="white"/>
        </w:rPr>
        <w:t>.Symbol.FalseSet(), false</w:t>
      </w:r>
      <w:r w:rsidR="00C95C36" w:rsidRPr="00903DBA">
        <w:rPr>
          <w:highlight w:val="white"/>
        </w:rPr>
        <w:t>Statement.CodeList</w:t>
      </w:r>
      <w:r w:rsidRPr="00903DBA">
        <w:rPr>
          <w:highlight w:val="white"/>
        </w:rPr>
        <w:t>);</w:t>
      </w:r>
    </w:p>
    <w:p w14:paraId="49CBB8A7" w14:textId="66470462" w:rsidR="008D0D68" w:rsidRPr="00903DBA" w:rsidRDefault="008D0D68" w:rsidP="008D0D68">
      <w:pPr>
        <w:pStyle w:val="Code"/>
        <w:rPr>
          <w:highlight w:val="white"/>
        </w:rPr>
      </w:pPr>
      <w:r w:rsidRPr="00903DBA">
        <w:rPr>
          <w:highlight w:val="white"/>
        </w:rPr>
        <w:t xml:space="preserve">      codeList.AddRange(true</w:t>
      </w:r>
      <w:r w:rsidR="00C95C36" w:rsidRPr="00903DBA">
        <w:rPr>
          <w:highlight w:val="white"/>
        </w:rPr>
        <w:t>Statement.CodeList</w:t>
      </w:r>
      <w:r w:rsidRPr="00903DBA">
        <w:rPr>
          <w:highlight w:val="white"/>
        </w:rPr>
        <w:t>);</w:t>
      </w:r>
    </w:p>
    <w:p w14:paraId="4D801C76" w14:textId="185342A9" w:rsidR="00F532BF" w:rsidRPr="00903DBA" w:rsidRDefault="00F532BF" w:rsidP="00FC6054">
      <w:pPr>
        <w:rPr>
          <w:highlight w:val="white"/>
        </w:rPr>
      </w:pPr>
      <w:r w:rsidRPr="00903DBA">
        <w:rPr>
          <w:highlight w:val="white"/>
        </w:rPr>
        <w:t xml:space="preserve">We add a jump instruction after the end of the true statement code list for it to jump </w:t>
      </w:r>
      <w:r w:rsidR="002F6B79" w:rsidRPr="00903DBA">
        <w:rPr>
          <w:highlight w:val="white"/>
        </w:rPr>
        <w:t>out of the if-else-statement.</w:t>
      </w:r>
    </w:p>
    <w:p w14:paraId="2777B177" w14:textId="77777777" w:rsidR="008D0D68" w:rsidRPr="00903DBA" w:rsidRDefault="008D0D68" w:rsidP="008D0D68">
      <w:pPr>
        <w:pStyle w:val="Code"/>
        <w:rPr>
          <w:highlight w:val="white"/>
        </w:rPr>
      </w:pPr>
      <w:r w:rsidRPr="00903DBA">
        <w:rPr>
          <w:highlight w:val="white"/>
        </w:rPr>
        <w:t xml:space="preserve">      MiddleCode gotoCode = AddMiddleCode(codeList, MiddleOperator.Goto);</w:t>
      </w:r>
    </w:p>
    <w:p w14:paraId="35DFF10E" w14:textId="50015534" w:rsidR="008D0D68" w:rsidRPr="00903DBA" w:rsidRDefault="008D0D68" w:rsidP="008D0D68">
      <w:pPr>
        <w:pStyle w:val="Code"/>
        <w:rPr>
          <w:highlight w:val="white"/>
        </w:rPr>
      </w:pPr>
      <w:r w:rsidRPr="00903DBA">
        <w:rPr>
          <w:highlight w:val="white"/>
        </w:rPr>
        <w:t xml:space="preserve">      codeList.AddRange(false</w:t>
      </w:r>
      <w:r w:rsidR="00C95C36" w:rsidRPr="00903DBA">
        <w:rPr>
          <w:highlight w:val="white"/>
        </w:rPr>
        <w:t>Statement.CodeList</w:t>
      </w:r>
      <w:r w:rsidRPr="00903DBA">
        <w:rPr>
          <w:highlight w:val="white"/>
        </w:rPr>
        <w:t>);</w:t>
      </w:r>
    </w:p>
    <w:p w14:paraId="6B2F8338" w14:textId="3359A893" w:rsidR="008D0D68" w:rsidRPr="00903DBA" w:rsidRDefault="0033201B" w:rsidP="002E422B">
      <w:pPr>
        <w:rPr>
          <w:highlight w:val="white"/>
        </w:rPr>
      </w:pPr>
      <w:r w:rsidRPr="00903DBA">
        <w:rPr>
          <w:highlight w:val="white"/>
        </w:rPr>
        <w:t xml:space="preserve">The next set </w:t>
      </w:r>
      <w:r w:rsidR="002E422B" w:rsidRPr="00903DBA">
        <w:rPr>
          <w:highlight w:val="white"/>
        </w:rPr>
        <w:t xml:space="preserve">of the if-else-statement is the union of the next sets of the true and false statement, and the </w:t>
      </w:r>
      <w:r w:rsidR="00B26019" w:rsidRPr="00903DBA">
        <w:rPr>
          <w:highlight w:val="white"/>
        </w:rPr>
        <w:t>jump instruction just added to the code.</w:t>
      </w:r>
      <w:r w:rsidR="002E422B" w:rsidRPr="00903DBA">
        <w:rPr>
          <w:highlight w:val="white"/>
        </w:rPr>
        <w:t xml:space="preserve"> </w:t>
      </w:r>
    </w:p>
    <w:p w14:paraId="18C9F315" w14:textId="77777777" w:rsidR="008D0D68" w:rsidRPr="00903DBA" w:rsidRDefault="008D0D68" w:rsidP="008D0D68">
      <w:pPr>
        <w:pStyle w:val="Code"/>
        <w:rPr>
          <w:highlight w:val="white"/>
        </w:rPr>
      </w:pPr>
      <w:r w:rsidRPr="00903DBA">
        <w:rPr>
          <w:highlight w:val="white"/>
        </w:rPr>
        <w:t xml:space="preserve">      ISet&lt;MiddleCode&gt; nextSet = new HashSet&lt;MiddleCode&gt;();</w:t>
      </w:r>
    </w:p>
    <w:p w14:paraId="167F2A4C" w14:textId="040CA4F6" w:rsidR="008D0D68" w:rsidRPr="00903DBA" w:rsidRDefault="008D0D68" w:rsidP="008D0D68">
      <w:pPr>
        <w:pStyle w:val="Code"/>
        <w:rPr>
          <w:highlight w:val="white"/>
        </w:rPr>
      </w:pPr>
      <w:r w:rsidRPr="00903DBA">
        <w:rPr>
          <w:highlight w:val="white"/>
        </w:rPr>
        <w:t xml:space="preserve">      nextSet.UnionWith(true</w:t>
      </w:r>
      <w:r w:rsidR="00C95C36" w:rsidRPr="00903DBA">
        <w:rPr>
          <w:highlight w:val="white"/>
        </w:rPr>
        <w:t>Statement.NextSet</w:t>
      </w:r>
      <w:r w:rsidRPr="00903DBA">
        <w:rPr>
          <w:highlight w:val="white"/>
        </w:rPr>
        <w:t>);</w:t>
      </w:r>
    </w:p>
    <w:p w14:paraId="27866BE5" w14:textId="33B804DC" w:rsidR="008D0D68" w:rsidRPr="00903DBA" w:rsidRDefault="008D0D68" w:rsidP="008D0D68">
      <w:pPr>
        <w:pStyle w:val="Code"/>
        <w:rPr>
          <w:highlight w:val="white"/>
        </w:rPr>
      </w:pPr>
      <w:r w:rsidRPr="00903DBA">
        <w:rPr>
          <w:highlight w:val="white"/>
        </w:rPr>
        <w:t xml:space="preserve">      nextSet.UnionWith(false</w:t>
      </w:r>
      <w:r w:rsidR="00C95C36" w:rsidRPr="00903DBA">
        <w:rPr>
          <w:highlight w:val="white"/>
        </w:rPr>
        <w:t>Statement.NextSet</w:t>
      </w:r>
      <w:r w:rsidRPr="00903DBA">
        <w:rPr>
          <w:highlight w:val="white"/>
        </w:rPr>
        <w:t>);</w:t>
      </w:r>
    </w:p>
    <w:p w14:paraId="6AE5F233" w14:textId="77777777" w:rsidR="008D0D68" w:rsidRPr="00903DBA" w:rsidRDefault="008D0D68" w:rsidP="008D0D68">
      <w:pPr>
        <w:pStyle w:val="Code"/>
        <w:rPr>
          <w:highlight w:val="white"/>
        </w:rPr>
      </w:pPr>
      <w:r w:rsidRPr="00903DBA">
        <w:rPr>
          <w:highlight w:val="white"/>
        </w:rPr>
        <w:t xml:space="preserve">      nextSet.Add(gotoCode);</w:t>
      </w:r>
    </w:p>
    <w:p w14:paraId="08245D31" w14:textId="77777777" w:rsidR="001541F2" w:rsidRPr="00903DBA" w:rsidRDefault="001541F2" w:rsidP="001541F2">
      <w:pPr>
        <w:rPr>
          <w:highlight w:val="white"/>
        </w:rPr>
      </w:pPr>
      <w:r w:rsidRPr="00903DBA">
        <w:rPr>
          <w:highlight w:val="white"/>
        </w:rPr>
        <w:t xml:space="preserve">Finally, we return on object of the </w:t>
      </w:r>
      <w:r w:rsidRPr="00903DBA">
        <w:rPr>
          <w:rStyle w:val="KeyWord0"/>
          <w:highlight w:val="white"/>
        </w:rPr>
        <w:t>Statement</w:t>
      </w:r>
      <w:r w:rsidRPr="00903DBA">
        <w:rPr>
          <w:highlight w:val="white"/>
        </w:rPr>
        <w:t xml:space="preserve"> class holding the code list and next set of the if-statement.</w:t>
      </w:r>
    </w:p>
    <w:p w14:paraId="425ACBED" w14:textId="77777777" w:rsidR="008D0D68" w:rsidRPr="00903DBA" w:rsidRDefault="008D0D68" w:rsidP="008D0D68">
      <w:pPr>
        <w:pStyle w:val="Code"/>
        <w:rPr>
          <w:highlight w:val="white"/>
        </w:rPr>
      </w:pPr>
      <w:r w:rsidRPr="00903DBA">
        <w:rPr>
          <w:highlight w:val="white"/>
        </w:rPr>
        <w:t xml:space="preserve">      return (new Statement(codeList, nextSet));</w:t>
      </w:r>
    </w:p>
    <w:p w14:paraId="3F706CA0" w14:textId="72905FBE" w:rsidR="007C08E0" w:rsidRPr="00903DBA" w:rsidRDefault="008D0D68" w:rsidP="008D0D68">
      <w:pPr>
        <w:pStyle w:val="Code"/>
        <w:rPr>
          <w:highlight w:val="white"/>
        </w:rPr>
      </w:pPr>
      <w:r w:rsidRPr="00903DBA">
        <w:rPr>
          <w:highlight w:val="white"/>
        </w:rPr>
        <w:t xml:space="preserve">    }</w:t>
      </w:r>
    </w:p>
    <w:p w14:paraId="26983A1A" w14:textId="62FE1C5A" w:rsidR="00B77708" w:rsidRPr="00903DBA" w:rsidRDefault="00B77708" w:rsidP="00B77708"/>
    <w:p w14:paraId="3560AAE4" w14:textId="3ADF60FA" w:rsidR="009D3EA8" w:rsidRPr="00903DBA" w:rsidRDefault="009D3EA8" w:rsidP="009D3EA8">
      <w:pPr>
        <w:pStyle w:val="Rubrik3"/>
        <w:numPr>
          <w:ilvl w:val="2"/>
          <w:numId w:val="145"/>
        </w:numPr>
      </w:pPr>
      <w:bookmarkStart w:id="143" w:name="_Toc57655997"/>
      <w:r w:rsidRPr="00903DBA">
        <w:t>Header Rules</w:t>
      </w:r>
      <w:bookmarkEnd w:id="143"/>
    </w:p>
    <w:p w14:paraId="5888BF2C" w14:textId="77777777" w:rsidR="009D3EA8" w:rsidRPr="00903DBA" w:rsidRDefault="009D3EA8" w:rsidP="009D3EA8">
      <w:r w:rsidRPr="00903DBA">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903DBA">
        <w:rPr>
          <w:rStyle w:val="CodeInText"/>
        </w:rPr>
        <w:t>Generate</w:t>
      </w:r>
      <w:r w:rsidRPr="00903DBA">
        <w:t xml:space="preserve"> class that does the actual work of type checking and middle code generation.</w:t>
      </w:r>
    </w:p>
    <w:p w14:paraId="1766D78F" w14:textId="5D9064EA" w:rsidR="007175D9" w:rsidRPr="00903DBA" w:rsidRDefault="008B6F4B" w:rsidP="007175D9">
      <w:pPr>
        <w:pStyle w:val="Rubrik3"/>
      </w:pPr>
      <w:bookmarkStart w:id="144" w:name="_Toc57655998"/>
      <w:r w:rsidRPr="00903DBA">
        <w:t xml:space="preserve">The </w:t>
      </w:r>
      <w:r w:rsidR="004B7BC0" w:rsidRPr="00903DBA">
        <w:t>Switch S</w:t>
      </w:r>
      <w:r w:rsidRPr="00903DBA">
        <w:t>tatement</w:t>
      </w:r>
      <w:bookmarkEnd w:id="144"/>
    </w:p>
    <w:p w14:paraId="47A018AE" w14:textId="4D1D555B" w:rsidR="00F420E3" w:rsidRPr="00903DBA" w:rsidRDefault="00F420E3" w:rsidP="00F420E3">
      <w:r w:rsidRPr="00903DBA">
        <w:t xml:space="preserve">The </w:t>
      </w:r>
      <w:proofErr w:type="spellStart"/>
      <w:r w:rsidR="00740FB2" w:rsidRPr="00903DBA">
        <w:rPr>
          <w:rStyle w:val="CodeInText"/>
        </w:rPr>
        <w:t>G</w:t>
      </w:r>
      <w:r w:rsidRPr="00903DBA">
        <w:rPr>
          <w:rStyle w:val="CodeInText"/>
        </w:rPr>
        <w:t>enerateSwitchStatement</w:t>
      </w:r>
      <w:proofErr w:type="spellEnd"/>
      <w:r w:rsidRPr="00903DBA">
        <w:t xml:space="preserve"> method generates middle code jump instructions for each of the case statements, which are stored in the </w:t>
      </w:r>
      <w:proofErr w:type="spellStart"/>
      <w:r w:rsidRPr="00903DBA">
        <w:rPr>
          <w:rStyle w:val="CodeInText"/>
        </w:rPr>
        <w:t>Main.CaseMapStack</w:t>
      </w:r>
      <w:proofErr w:type="spellEnd"/>
      <w:r w:rsidRPr="00903DBA">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903DBA" w:rsidRDefault="00F420E3" w:rsidP="00F420E3">
      <w:r w:rsidRPr="00903DBA">
        <w:lastRenderedPageBreak/>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903DBA" w:rsidRDefault="00F24D05" w:rsidP="00F24D05">
      <w:pPr>
        <w:pStyle w:val="CodeHeader"/>
      </w:pPr>
      <w:proofErr w:type="spellStart"/>
      <w:r w:rsidRPr="00903DBA">
        <w:t>MainParser.gppg</w:t>
      </w:r>
      <w:proofErr w:type="spellEnd"/>
    </w:p>
    <w:p w14:paraId="6E84B5C8" w14:textId="77777777" w:rsidR="00BD4361" w:rsidRPr="00903DBA" w:rsidRDefault="00BD4361" w:rsidP="00BD4361">
      <w:pPr>
        <w:pStyle w:val="Code"/>
        <w:rPr>
          <w:highlight w:val="white"/>
        </w:rPr>
      </w:pPr>
      <w:r w:rsidRPr="00903DBA">
        <w:rPr>
          <w:highlight w:val="white"/>
        </w:rPr>
        <w:t>switch_header:</w:t>
      </w:r>
    </w:p>
    <w:p w14:paraId="743E9F8E" w14:textId="77777777" w:rsidR="00BD4361" w:rsidRPr="00903DBA" w:rsidRDefault="00BD4361" w:rsidP="00BD4361">
      <w:pPr>
        <w:pStyle w:val="Code"/>
        <w:rPr>
          <w:highlight w:val="white"/>
        </w:rPr>
      </w:pPr>
      <w:r w:rsidRPr="00903DBA">
        <w:rPr>
          <w:highlight w:val="white"/>
        </w:rPr>
        <w:t xml:space="preserve">    /* Empty. */ { MiddleCodeGenerator.SwitchHeader(); };</w:t>
      </w:r>
    </w:p>
    <w:p w14:paraId="2EE4B710" w14:textId="77777777" w:rsidR="00BD4361" w:rsidRPr="00903DBA" w:rsidRDefault="00BD4361" w:rsidP="00C001C3">
      <w:pPr>
        <w:pStyle w:val="Code"/>
        <w:rPr>
          <w:highlight w:val="white"/>
        </w:rPr>
      </w:pPr>
    </w:p>
    <w:p w14:paraId="5A85C433" w14:textId="217C0BFD" w:rsidR="00C001C3" w:rsidRPr="00903DBA" w:rsidRDefault="00C001C3" w:rsidP="00C001C3">
      <w:pPr>
        <w:pStyle w:val="Code"/>
        <w:rPr>
          <w:highlight w:val="white"/>
        </w:rPr>
      </w:pPr>
      <w:r w:rsidRPr="00903DBA">
        <w:rPr>
          <w:highlight w:val="white"/>
        </w:rPr>
        <w:t>opened_statement:</w:t>
      </w:r>
    </w:p>
    <w:p w14:paraId="7B6234F9" w14:textId="23E686BE" w:rsidR="00C001C3" w:rsidRPr="00903DBA" w:rsidRDefault="00C001C3" w:rsidP="00C001C3">
      <w:pPr>
        <w:pStyle w:val="Code"/>
        <w:rPr>
          <w:highlight w:val="white"/>
        </w:rPr>
      </w:pPr>
      <w:r w:rsidRPr="00903DBA">
        <w:rPr>
          <w:highlight w:val="white"/>
        </w:rPr>
        <w:t xml:space="preserve">    // ...</w:t>
      </w:r>
    </w:p>
    <w:p w14:paraId="01973556" w14:textId="77777777" w:rsidR="00C001C3" w:rsidRPr="00903DBA" w:rsidRDefault="00C001C3" w:rsidP="00C001C3">
      <w:pPr>
        <w:pStyle w:val="Code"/>
        <w:rPr>
          <w:highlight w:val="white"/>
        </w:rPr>
      </w:pPr>
      <w:r w:rsidRPr="00903DBA">
        <w:rPr>
          <w:highlight w:val="white"/>
        </w:rPr>
        <w:t xml:space="preserve">  | SWITCH switch_header LEFT_PARENTHESIS expression RIGHT_PARENTHESIS</w:t>
      </w:r>
    </w:p>
    <w:p w14:paraId="20E5E7E8" w14:textId="77777777" w:rsidR="00C001C3" w:rsidRPr="00903DBA" w:rsidRDefault="00C001C3" w:rsidP="00C001C3">
      <w:pPr>
        <w:pStyle w:val="Code"/>
        <w:rPr>
          <w:highlight w:val="white"/>
        </w:rPr>
      </w:pPr>
      <w:r w:rsidRPr="00903DBA">
        <w:rPr>
          <w:highlight w:val="white"/>
        </w:rPr>
        <w:t xml:space="preserve">    opened_statement {</w:t>
      </w:r>
    </w:p>
    <w:p w14:paraId="2EFE6395" w14:textId="77777777" w:rsidR="00C001C3" w:rsidRPr="00903DBA" w:rsidRDefault="00C001C3" w:rsidP="00C001C3">
      <w:pPr>
        <w:pStyle w:val="Code"/>
        <w:rPr>
          <w:highlight w:val="white"/>
        </w:rPr>
      </w:pPr>
      <w:r w:rsidRPr="00903DBA">
        <w:rPr>
          <w:highlight w:val="white"/>
        </w:rPr>
        <w:t xml:space="preserve">      $$ = MiddleCodeGenerator.SwitchStatement($4, $6);</w:t>
      </w:r>
    </w:p>
    <w:p w14:paraId="703F283A" w14:textId="77777777" w:rsidR="00C001C3" w:rsidRPr="00903DBA" w:rsidRDefault="00C001C3" w:rsidP="00C001C3">
      <w:pPr>
        <w:pStyle w:val="Code"/>
        <w:rPr>
          <w:highlight w:val="white"/>
        </w:rPr>
      </w:pPr>
      <w:r w:rsidRPr="00903DBA">
        <w:rPr>
          <w:highlight w:val="white"/>
        </w:rPr>
        <w:t xml:space="preserve">    }</w:t>
      </w:r>
    </w:p>
    <w:p w14:paraId="65111BBF" w14:textId="77777777" w:rsidR="0077325F" w:rsidRPr="00903DBA" w:rsidRDefault="0077325F" w:rsidP="00804D0F">
      <w:pPr>
        <w:pStyle w:val="Code"/>
        <w:rPr>
          <w:highlight w:val="white"/>
        </w:rPr>
      </w:pPr>
      <w:r w:rsidRPr="00903DBA">
        <w:rPr>
          <w:highlight w:val="white"/>
        </w:rPr>
        <w:t xml:space="preserve">  | CASE constant_integral_expression COLON opened_statement {</w:t>
      </w:r>
    </w:p>
    <w:p w14:paraId="5C625590" w14:textId="77777777" w:rsidR="0077325F" w:rsidRPr="00903DBA" w:rsidRDefault="0077325F" w:rsidP="00804D0F">
      <w:pPr>
        <w:pStyle w:val="Code"/>
        <w:rPr>
          <w:highlight w:val="white"/>
        </w:rPr>
      </w:pPr>
      <w:r w:rsidRPr="00903DBA">
        <w:rPr>
          <w:highlight w:val="white"/>
        </w:rPr>
        <w:t xml:space="preserve">      $$ = MiddleCodeGenerator.CaseStatement($2, $4);</w:t>
      </w:r>
    </w:p>
    <w:p w14:paraId="437953B9" w14:textId="77777777" w:rsidR="0077325F" w:rsidRPr="00903DBA" w:rsidRDefault="0077325F" w:rsidP="00804D0F">
      <w:pPr>
        <w:pStyle w:val="Code"/>
        <w:rPr>
          <w:highlight w:val="white"/>
        </w:rPr>
      </w:pPr>
      <w:r w:rsidRPr="00903DBA">
        <w:rPr>
          <w:highlight w:val="white"/>
        </w:rPr>
        <w:t xml:space="preserve">    }</w:t>
      </w:r>
    </w:p>
    <w:p w14:paraId="70E0854B" w14:textId="42BAF9AB" w:rsidR="00C001C3" w:rsidRPr="00903DBA" w:rsidRDefault="00C001C3" w:rsidP="00C001C3">
      <w:pPr>
        <w:pStyle w:val="Code"/>
        <w:rPr>
          <w:highlight w:val="white"/>
        </w:rPr>
      </w:pPr>
      <w:r w:rsidRPr="00903DBA">
        <w:rPr>
          <w:highlight w:val="white"/>
        </w:rPr>
        <w:t xml:space="preserve">    // ...</w:t>
      </w:r>
    </w:p>
    <w:p w14:paraId="1A08F8A1" w14:textId="77777777" w:rsidR="00642BA0" w:rsidRPr="00903DBA" w:rsidRDefault="00642BA0" w:rsidP="00C001C3">
      <w:pPr>
        <w:pStyle w:val="Code"/>
        <w:rPr>
          <w:highlight w:val="white"/>
        </w:rPr>
      </w:pPr>
    </w:p>
    <w:p w14:paraId="2982B072" w14:textId="77777777" w:rsidR="00642BA0" w:rsidRPr="00903DBA" w:rsidRDefault="00642BA0" w:rsidP="00642BA0">
      <w:pPr>
        <w:pStyle w:val="Code"/>
        <w:rPr>
          <w:highlight w:val="white"/>
        </w:rPr>
      </w:pPr>
      <w:r w:rsidRPr="00903DBA">
        <w:rPr>
          <w:highlight w:val="white"/>
        </w:rPr>
        <w:t>closed_statement:</w:t>
      </w:r>
    </w:p>
    <w:p w14:paraId="084925EC" w14:textId="77777777" w:rsidR="00642BA0" w:rsidRPr="00903DBA" w:rsidRDefault="00642BA0" w:rsidP="00642BA0">
      <w:pPr>
        <w:pStyle w:val="Code"/>
        <w:rPr>
          <w:highlight w:val="white"/>
        </w:rPr>
      </w:pPr>
      <w:r w:rsidRPr="00903DBA">
        <w:rPr>
          <w:highlight w:val="white"/>
        </w:rPr>
        <w:t xml:space="preserve">    // ...</w:t>
      </w:r>
    </w:p>
    <w:p w14:paraId="39EAC53D" w14:textId="77777777" w:rsidR="00642BA0" w:rsidRPr="00903DBA" w:rsidRDefault="00642BA0" w:rsidP="00642BA0">
      <w:pPr>
        <w:pStyle w:val="Code"/>
        <w:rPr>
          <w:highlight w:val="white"/>
        </w:rPr>
      </w:pPr>
      <w:r w:rsidRPr="00903DBA">
        <w:rPr>
          <w:highlight w:val="white"/>
        </w:rPr>
        <w:t xml:space="preserve">  | SWITCH switch_header LEFT_PARENTHESIS expression RIGHT_PARENTHESIS</w:t>
      </w:r>
    </w:p>
    <w:p w14:paraId="7E9D8C4C" w14:textId="77777777" w:rsidR="00642BA0" w:rsidRPr="00903DBA" w:rsidRDefault="00642BA0" w:rsidP="00642BA0">
      <w:pPr>
        <w:pStyle w:val="Code"/>
        <w:rPr>
          <w:highlight w:val="white"/>
        </w:rPr>
      </w:pPr>
      <w:r w:rsidRPr="00903DBA">
        <w:rPr>
          <w:highlight w:val="white"/>
        </w:rPr>
        <w:t xml:space="preserve">    closed_statement {</w:t>
      </w:r>
    </w:p>
    <w:p w14:paraId="7D1C4953" w14:textId="77777777" w:rsidR="00642BA0" w:rsidRPr="00903DBA" w:rsidRDefault="00642BA0" w:rsidP="00642BA0">
      <w:pPr>
        <w:pStyle w:val="Code"/>
        <w:rPr>
          <w:highlight w:val="white"/>
        </w:rPr>
      </w:pPr>
      <w:r w:rsidRPr="00903DBA">
        <w:rPr>
          <w:highlight w:val="white"/>
        </w:rPr>
        <w:t xml:space="preserve">      $$ = MiddleCodeGenerator.SwitchStatement($4, $6);</w:t>
      </w:r>
    </w:p>
    <w:p w14:paraId="4135EFF6" w14:textId="77777777" w:rsidR="00642BA0" w:rsidRPr="00903DBA" w:rsidRDefault="00642BA0" w:rsidP="00642BA0">
      <w:pPr>
        <w:pStyle w:val="Code"/>
        <w:rPr>
          <w:highlight w:val="white"/>
        </w:rPr>
      </w:pPr>
      <w:r w:rsidRPr="00903DBA">
        <w:rPr>
          <w:highlight w:val="white"/>
        </w:rPr>
        <w:t xml:space="preserve">    }</w:t>
      </w:r>
    </w:p>
    <w:p w14:paraId="4BC01E21" w14:textId="77777777" w:rsidR="00642BA0" w:rsidRPr="00903DBA" w:rsidRDefault="00642BA0" w:rsidP="00804D0F">
      <w:pPr>
        <w:pStyle w:val="Code"/>
        <w:rPr>
          <w:highlight w:val="white"/>
        </w:rPr>
      </w:pPr>
      <w:r w:rsidRPr="00903DBA">
        <w:rPr>
          <w:highlight w:val="white"/>
        </w:rPr>
        <w:t xml:space="preserve">  | CASE constant_integral_expression COLON closed_statement {</w:t>
      </w:r>
    </w:p>
    <w:p w14:paraId="2450BCB2" w14:textId="77777777" w:rsidR="00642BA0" w:rsidRPr="00903DBA" w:rsidRDefault="00642BA0" w:rsidP="00804D0F">
      <w:pPr>
        <w:pStyle w:val="Code"/>
        <w:rPr>
          <w:highlight w:val="white"/>
        </w:rPr>
      </w:pPr>
      <w:r w:rsidRPr="00903DBA">
        <w:rPr>
          <w:highlight w:val="white"/>
        </w:rPr>
        <w:t xml:space="preserve">      $$ = MiddleCodeGenerator.CaseStatement($2, $4);</w:t>
      </w:r>
    </w:p>
    <w:p w14:paraId="4863B0EF" w14:textId="4C8BCB94" w:rsidR="00642BA0" w:rsidRPr="00903DBA" w:rsidRDefault="00642BA0" w:rsidP="00804D0F">
      <w:pPr>
        <w:pStyle w:val="Code"/>
        <w:rPr>
          <w:highlight w:val="white"/>
        </w:rPr>
      </w:pPr>
      <w:r w:rsidRPr="00903DBA">
        <w:rPr>
          <w:highlight w:val="white"/>
        </w:rPr>
        <w:t xml:space="preserve">    }</w:t>
      </w:r>
    </w:p>
    <w:p w14:paraId="041D533D" w14:textId="77777777" w:rsidR="00CD348D" w:rsidRPr="00903DBA" w:rsidRDefault="00CD348D" w:rsidP="00CD348D">
      <w:pPr>
        <w:pStyle w:val="Code"/>
        <w:rPr>
          <w:highlight w:val="white"/>
        </w:rPr>
      </w:pPr>
      <w:r w:rsidRPr="00903DBA">
        <w:rPr>
          <w:highlight w:val="white"/>
        </w:rPr>
        <w:t xml:space="preserve">  | DEFAULT COLON closed_statement {</w:t>
      </w:r>
    </w:p>
    <w:p w14:paraId="740EFA10" w14:textId="77777777" w:rsidR="00CD348D" w:rsidRPr="00903DBA" w:rsidRDefault="00CD348D" w:rsidP="00CD348D">
      <w:pPr>
        <w:pStyle w:val="Code"/>
        <w:rPr>
          <w:highlight w:val="white"/>
        </w:rPr>
      </w:pPr>
      <w:r w:rsidRPr="00903DBA">
        <w:rPr>
          <w:highlight w:val="white"/>
        </w:rPr>
        <w:t xml:space="preserve">      $$ = MiddleCodeGenerator.DefaultStatement($3);</w:t>
      </w:r>
    </w:p>
    <w:p w14:paraId="2A0DC914" w14:textId="30DBBF1A" w:rsidR="00CD348D" w:rsidRPr="00903DBA" w:rsidRDefault="00CD348D" w:rsidP="00CD348D">
      <w:pPr>
        <w:pStyle w:val="Code"/>
        <w:rPr>
          <w:highlight w:val="white"/>
        </w:rPr>
      </w:pPr>
      <w:r w:rsidRPr="00903DBA">
        <w:rPr>
          <w:highlight w:val="white"/>
        </w:rPr>
        <w:t xml:space="preserve">    }</w:t>
      </w:r>
    </w:p>
    <w:p w14:paraId="7940808F" w14:textId="6E569BBD" w:rsidR="00642BA0" w:rsidRPr="00903DBA" w:rsidRDefault="00642BA0" w:rsidP="00642BA0">
      <w:pPr>
        <w:pStyle w:val="Code"/>
        <w:rPr>
          <w:highlight w:val="white"/>
        </w:rPr>
      </w:pPr>
      <w:r w:rsidRPr="00903DBA">
        <w:rPr>
          <w:highlight w:val="white"/>
        </w:rPr>
        <w:t xml:space="preserve">    // ...</w:t>
      </w:r>
    </w:p>
    <w:p w14:paraId="0BA19401" w14:textId="49E274B3" w:rsidR="00E914E9" w:rsidRPr="00903DBA" w:rsidRDefault="00B65F66" w:rsidP="00E914E9">
      <w:pPr>
        <w:rPr>
          <w:highlight w:val="white"/>
        </w:rPr>
      </w:pPr>
      <w:r w:rsidRPr="00903DBA">
        <w:rPr>
          <w:highlight w:val="white"/>
        </w:rPr>
        <w:t xml:space="preserve">We need a map to keep track of the case statements. Since the switch statements can be </w:t>
      </w:r>
      <w:r w:rsidR="00BC69FD" w:rsidRPr="00903DBA">
        <w:rPr>
          <w:highlight w:val="white"/>
        </w:rPr>
        <w:t>nested,</w:t>
      </w:r>
      <w:r w:rsidRPr="00903DBA">
        <w:rPr>
          <w:highlight w:val="white"/>
        </w:rPr>
        <w:t xml:space="preserve"> we need a stack to keep track of the case maps</w:t>
      </w:r>
      <w:r w:rsidR="00737D78" w:rsidRPr="00903DBA">
        <w:rPr>
          <w:highlight w:val="white"/>
        </w:rPr>
        <w:t xml:space="preserve"> (</w:t>
      </w:r>
      <w:proofErr w:type="spellStart"/>
      <w:r w:rsidR="00737D78" w:rsidRPr="00903DBA">
        <w:rPr>
          <w:rStyle w:val="KeyWord0"/>
          <w:highlight w:val="white"/>
        </w:rPr>
        <w:t>m_caseMapStack</w:t>
      </w:r>
      <w:proofErr w:type="spellEnd"/>
      <w:r w:rsidR="00737D78" w:rsidRPr="00903DBA">
        <w:rPr>
          <w:highlight w:val="white"/>
        </w:rPr>
        <w:t>)</w:t>
      </w:r>
      <w:r w:rsidRPr="00903DBA">
        <w:rPr>
          <w:highlight w:val="white"/>
        </w:rPr>
        <w:t xml:space="preserve">. </w:t>
      </w:r>
      <w:r w:rsidR="005F0389" w:rsidRPr="00903DBA">
        <w:rPr>
          <w:highlight w:val="white"/>
        </w:rPr>
        <w:t xml:space="preserve">In the same way, we need </w:t>
      </w:r>
      <w:r w:rsidR="00D20868" w:rsidRPr="00903DBA">
        <w:rPr>
          <w:highlight w:val="white"/>
        </w:rPr>
        <w:t xml:space="preserve">a </w:t>
      </w:r>
      <w:r w:rsidR="005F0389" w:rsidRPr="00903DBA">
        <w:rPr>
          <w:highlight w:val="white"/>
        </w:rPr>
        <w:t xml:space="preserve">stack keep track of </w:t>
      </w:r>
      <w:r w:rsidR="00BC69FD" w:rsidRPr="00903DBA">
        <w:rPr>
          <w:highlight w:val="white"/>
        </w:rPr>
        <w:t>the default</w:t>
      </w:r>
      <w:r w:rsidR="00D20868" w:rsidRPr="00903DBA">
        <w:rPr>
          <w:highlight w:val="white"/>
        </w:rPr>
        <w:t xml:space="preserve"> statements</w:t>
      </w:r>
      <w:r w:rsidR="008B4BF6" w:rsidRPr="00903DBA">
        <w:rPr>
          <w:highlight w:val="white"/>
        </w:rPr>
        <w:t xml:space="preserve"> (</w:t>
      </w:r>
      <w:proofErr w:type="spellStart"/>
      <w:r w:rsidR="008B4BF6" w:rsidRPr="00903DBA">
        <w:rPr>
          <w:rStyle w:val="KeyWord0"/>
          <w:highlight w:val="white"/>
        </w:rPr>
        <w:t>m_caseMapStack</w:t>
      </w:r>
      <w:proofErr w:type="spellEnd"/>
      <w:r w:rsidR="008B4BF6" w:rsidRPr="00903DBA">
        <w:rPr>
          <w:rStyle w:val="KeyWord0"/>
          <w:highlight w:val="white"/>
        </w:rPr>
        <w:t>)</w:t>
      </w:r>
      <w:r w:rsidR="00D20868" w:rsidRPr="00903DBA">
        <w:rPr>
          <w:highlight w:val="white"/>
        </w:rPr>
        <w:t xml:space="preserve">, </w:t>
      </w:r>
      <w:r w:rsidR="00BC69FD" w:rsidRPr="00903DBA">
        <w:rPr>
          <w:highlight w:val="white"/>
        </w:rPr>
        <w:t>and</w:t>
      </w:r>
      <w:r w:rsidR="00D20868" w:rsidRPr="00903DBA">
        <w:rPr>
          <w:highlight w:val="white"/>
        </w:rPr>
        <w:t xml:space="preserve"> </w:t>
      </w:r>
      <w:r w:rsidR="006E5561" w:rsidRPr="00903DBA">
        <w:rPr>
          <w:highlight w:val="white"/>
        </w:rPr>
        <w:t>a</w:t>
      </w:r>
      <w:r w:rsidR="008B4BF6" w:rsidRPr="00903DBA">
        <w:rPr>
          <w:highlight w:val="white"/>
        </w:rPr>
        <w:t xml:space="preserve"> </w:t>
      </w:r>
      <w:r w:rsidR="006E5561" w:rsidRPr="00903DBA">
        <w:rPr>
          <w:highlight w:val="white"/>
        </w:rPr>
        <w:t>stack of sets to keep track of the</w:t>
      </w:r>
      <w:r w:rsidR="00BC69FD" w:rsidRPr="00903DBA">
        <w:rPr>
          <w:highlight w:val="white"/>
        </w:rPr>
        <w:t xml:space="preserve"> break statements </w:t>
      </w:r>
      <w:r w:rsidR="007B5F11" w:rsidRPr="00903DBA">
        <w:rPr>
          <w:highlight w:val="white"/>
        </w:rPr>
        <w:t>(</w:t>
      </w:r>
      <w:proofErr w:type="spellStart"/>
      <w:r w:rsidR="00036BC6" w:rsidRPr="00903DBA">
        <w:rPr>
          <w:rStyle w:val="KeyWord0"/>
          <w:highlight w:val="white"/>
        </w:rPr>
        <w:t>m_breakStack</w:t>
      </w:r>
      <w:proofErr w:type="spellEnd"/>
      <w:r w:rsidR="007B5F11" w:rsidRPr="00903DBA">
        <w:rPr>
          <w:highlight w:val="white"/>
        </w:rPr>
        <w:t>)</w:t>
      </w:r>
      <w:r w:rsidRPr="00903DBA">
        <w:rPr>
          <w:highlight w:val="white"/>
        </w:rPr>
        <w:t>.</w:t>
      </w:r>
    </w:p>
    <w:p w14:paraId="2A1F9A35" w14:textId="48C4EB48" w:rsidR="00F24D05" w:rsidRPr="00903DBA" w:rsidRDefault="00642BA0" w:rsidP="00F24D05">
      <w:pPr>
        <w:pStyle w:val="CodeHeader"/>
      </w:pPr>
      <w:proofErr w:type="spellStart"/>
      <w:r w:rsidRPr="00903DBA">
        <w:t>MiddleCodeGenerator.cs</w:t>
      </w:r>
      <w:proofErr w:type="spellEnd"/>
    </w:p>
    <w:p w14:paraId="7A3E9D51" w14:textId="57BA74D3" w:rsidR="00C26FCD" w:rsidRPr="00903DBA" w:rsidRDefault="00C26FCD" w:rsidP="00C26FCD">
      <w:pPr>
        <w:pStyle w:val="Code"/>
        <w:rPr>
          <w:highlight w:val="white"/>
        </w:rPr>
      </w:pPr>
      <w:r w:rsidRPr="00903DBA">
        <w:rPr>
          <w:highlight w:val="white"/>
        </w:rPr>
        <w:t xml:space="preserve">    private static Stack&lt;IDictionary&lt;BigInteger, MiddleCode&gt;&gt; </w:t>
      </w:r>
      <w:r w:rsidR="007C0FFA" w:rsidRPr="00903DBA">
        <w:rPr>
          <w:highlight w:val="white"/>
        </w:rPr>
        <w:t>m_caseMapStack</w:t>
      </w:r>
      <w:r w:rsidRPr="00903DBA">
        <w:rPr>
          <w:highlight w:val="white"/>
        </w:rPr>
        <w:t xml:space="preserve"> =</w:t>
      </w:r>
    </w:p>
    <w:p w14:paraId="04ADAE2B" w14:textId="5152B644" w:rsidR="00C26FCD" w:rsidRPr="00903DBA" w:rsidRDefault="00C26FCD" w:rsidP="00C26FCD">
      <w:pPr>
        <w:pStyle w:val="Code"/>
        <w:rPr>
          <w:highlight w:val="white"/>
        </w:rPr>
      </w:pPr>
      <w:r w:rsidRPr="00903DBA">
        <w:rPr>
          <w:highlight w:val="white"/>
        </w:rPr>
        <w:t xml:space="preserve">      new Stack&lt;IDictionary&lt;BigInteger, MiddleCode&gt;&gt;();</w:t>
      </w:r>
    </w:p>
    <w:p w14:paraId="15FF63A4" w14:textId="2C4A22A0" w:rsidR="00C26FCD" w:rsidRPr="00903DBA" w:rsidRDefault="00C26FCD" w:rsidP="00C26FCD">
      <w:pPr>
        <w:pStyle w:val="Code"/>
        <w:rPr>
          <w:highlight w:val="white"/>
        </w:rPr>
      </w:pPr>
      <w:r w:rsidRPr="00903DBA">
        <w:rPr>
          <w:highlight w:val="white"/>
        </w:rPr>
        <w:t xml:space="preserve">    private static Stack&lt;MiddleCode&gt; </w:t>
      </w:r>
      <w:r w:rsidR="007C0FFA" w:rsidRPr="00903DBA">
        <w:rPr>
          <w:highlight w:val="white"/>
        </w:rPr>
        <w:t xml:space="preserve">m_defaultStack </w:t>
      </w:r>
      <w:r w:rsidRPr="00903DBA">
        <w:rPr>
          <w:highlight w:val="white"/>
        </w:rPr>
        <w:t>= new Stack&lt;MiddleCode&gt;();</w:t>
      </w:r>
    </w:p>
    <w:p w14:paraId="55584CB3" w14:textId="39985C8C" w:rsidR="00C26FCD" w:rsidRPr="00903DBA" w:rsidRDefault="00C26FCD" w:rsidP="00C26FCD">
      <w:pPr>
        <w:pStyle w:val="Code"/>
        <w:rPr>
          <w:highlight w:val="white"/>
        </w:rPr>
      </w:pPr>
      <w:r w:rsidRPr="00903DBA">
        <w:rPr>
          <w:highlight w:val="white"/>
        </w:rPr>
        <w:t xml:space="preserve">    private static Stack&lt;ISet&lt;MiddleCode&gt;&gt; </w:t>
      </w:r>
      <w:r w:rsidR="007C0FFA" w:rsidRPr="00903DBA">
        <w:rPr>
          <w:highlight w:val="white"/>
        </w:rPr>
        <w:t xml:space="preserve">m_breakSetStack </w:t>
      </w:r>
      <w:r w:rsidRPr="00903DBA">
        <w:rPr>
          <w:highlight w:val="white"/>
        </w:rPr>
        <w:t>=</w:t>
      </w:r>
    </w:p>
    <w:p w14:paraId="019E5104" w14:textId="2C865B21" w:rsidR="00C26FCD" w:rsidRPr="00903DBA" w:rsidRDefault="00C26FCD" w:rsidP="00C26FCD">
      <w:pPr>
        <w:pStyle w:val="Code"/>
        <w:rPr>
          <w:highlight w:val="white"/>
        </w:rPr>
      </w:pPr>
      <w:r w:rsidRPr="00903DBA">
        <w:rPr>
          <w:highlight w:val="white"/>
        </w:rPr>
        <w:t xml:space="preserve">      new Stack&lt;ISet&lt;MiddleCode&gt;&gt;()</w:t>
      </w:r>
      <w:r w:rsidR="00E914E9" w:rsidRPr="00903DBA">
        <w:rPr>
          <w:highlight w:val="white"/>
        </w:rPr>
        <w:t>;</w:t>
      </w:r>
    </w:p>
    <w:p w14:paraId="4582F3B6" w14:textId="7260CE20" w:rsidR="00C26FCD" w:rsidRPr="00903DBA" w:rsidRDefault="002C68ED" w:rsidP="002C68ED">
      <w:r w:rsidRPr="00903DBA">
        <w:t xml:space="preserve">The </w:t>
      </w:r>
      <w:r w:rsidRPr="00903DBA">
        <w:rPr>
          <w:rStyle w:val="KeyWord0"/>
        </w:rPr>
        <w:t>SwitchHeader</w:t>
      </w:r>
      <w:r w:rsidRPr="00903DBA">
        <w:t xml:space="preserve"> method is called before the parsing of the switch statement. Its task is to push </w:t>
      </w:r>
      <w:r w:rsidR="00A0411D" w:rsidRPr="00903DBA">
        <w:t xml:space="preserve">a </w:t>
      </w:r>
      <w:r w:rsidRPr="00903DBA">
        <w:t xml:space="preserve">new map to the </w:t>
      </w:r>
      <w:r w:rsidR="00171A51" w:rsidRPr="00903DBA">
        <w:t>case map stack, a null reference to the default stack, and a new set to the break set stack.</w:t>
      </w:r>
    </w:p>
    <w:p w14:paraId="67FFFE1B" w14:textId="77777777" w:rsidR="00CD348D" w:rsidRPr="00903DBA" w:rsidRDefault="00CD348D" w:rsidP="00CD348D">
      <w:pPr>
        <w:pStyle w:val="Code"/>
        <w:rPr>
          <w:highlight w:val="white"/>
        </w:rPr>
      </w:pPr>
      <w:r w:rsidRPr="00903DBA">
        <w:rPr>
          <w:highlight w:val="white"/>
        </w:rPr>
        <w:t xml:space="preserve">    public static void SwitchHeader() {</w:t>
      </w:r>
    </w:p>
    <w:p w14:paraId="62C445F2" w14:textId="2AA94844" w:rsidR="00CD348D" w:rsidRPr="00903DBA" w:rsidRDefault="00CD348D" w:rsidP="00CD348D">
      <w:pPr>
        <w:pStyle w:val="Code"/>
        <w:rPr>
          <w:highlight w:val="white"/>
        </w:rPr>
      </w:pPr>
      <w:r w:rsidRPr="00903DBA">
        <w:rPr>
          <w:highlight w:val="white"/>
        </w:rPr>
        <w:t xml:space="preserve">      </w:t>
      </w:r>
      <w:r w:rsidR="007C0FFA" w:rsidRPr="00903DBA">
        <w:rPr>
          <w:highlight w:val="white"/>
        </w:rPr>
        <w:t>m_caseMapStack</w:t>
      </w:r>
      <w:r w:rsidRPr="00903DBA">
        <w:rPr>
          <w:highlight w:val="white"/>
        </w:rPr>
        <w:t>.Push(new Dictionary&lt;BigInteger,MiddleCode&gt;());</w:t>
      </w:r>
    </w:p>
    <w:p w14:paraId="1EBC4396" w14:textId="77777777" w:rsidR="00CD348D" w:rsidRPr="00903DBA" w:rsidRDefault="00CD348D" w:rsidP="00CD348D">
      <w:pPr>
        <w:pStyle w:val="Code"/>
        <w:rPr>
          <w:highlight w:val="white"/>
        </w:rPr>
      </w:pPr>
      <w:r w:rsidRPr="00903DBA">
        <w:rPr>
          <w:highlight w:val="white"/>
        </w:rPr>
        <w:t xml:space="preserve">      DefaultStack.Push(null);</w:t>
      </w:r>
    </w:p>
    <w:p w14:paraId="37798FD5" w14:textId="77777777" w:rsidR="00CD348D" w:rsidRPr="00903DBA" w:rsidRDefault="00CD348D" w:rsidP="00CD348D">
      <w:pPr>
        <w:pStyle w:val="Code"/>
        <w:rPr>
          <w:highlight w:val="white"/>
        </w:rPr>
      </w:pPr>
      <w:r w:rsidRPr="00903DBA">
        <w:rPr>
          <w:highlight w:val="white"/>
        </w:rPr>
        <w:t xml:space="preserve">      BreakSetStack.Push(new HashSet&lt;MiddleCode&gt;());</w:t>
      </w:r>
    </w:p>
    <w:p w14:paraId="4D8FBD03" w14:textId="77777777" w:rsidR="00CD348D" w:rsidRPr="00903DBA" w:rsidRDefault="00CD348D" w:rsidP="00CD348D">
      <w:pPr>
        <w:pStyle w:val="Code"/>
        <w:rPr>
          <w:highlight w:val="white"/>
        </w:rPr>
      </w:pPr>
      <w:r w:rsidRPr="00903DBA">
        <w:rPr>
          <w:highlight w:val="white"/>
        </w:rPr>
        <w:t xml:space="preserve">    }</w:t>
      </w:r>
    </w:p>
    <w:p w14:paraId="1E5305BE" w14:textId="62678B67" w:rsidR="00CD348D" w:rsidRPr="00903DBA" w:rsidRDefault="009C0F33" w:rsidP="009C0F33">
      <w:pPr>
        <w:rPr>
          <w:highlight w:val="white"/>
        </w:rPr>
      </w:pPr>
      <w:r w:rsidRPr="00903DBA">
        <w:rPr>
          <w:highlight w:val="white"/>
        </w:rPr>
        <w:t xml:space="preserve">The </w:t>
      </w:r>
      <w:r w:rsidRPr="00903DBA">
        <w:rPr>
          <w:rStyle w:val="KeyWord0"/>
          <w:highlight w:val="white"/>
        </w:rPr>
        <w:t>SwitchStatement</w:t>
      </w:r>
      <w:r w:rsidRPr="00903DBA">
        <w:rPr>
          <w:highlight w:val="white"/>
        </w:rPr>
        <w:t xml:space="preserve"> method </w:t>
      </w:r>
      <w:r w:rsidR="00D740B0" w:rsidRPr="00903DBA">
        <w:rPr>
          <w:highlight w:val="white"/>
        </w:rPr>
        <w:t xml:space="preserve">is called after the parsing of the switch statement. Its task is to </w:t>
      </w:r>
      <w:r w:rsidR="00675454" w:rsidRPr="00903DBA">
        <w:rPr>
          <w:highlight w:val="white"/>
        </w:rPr>
        <w:t xml:space="preserve">generate middle code for the case and default statements, and to backpatch the break statements. </w:t>
      </w:r>
    </w:p>
    <w:p w14:paraId="1E10CD78" w14:textId="4C4CA50E" w:rsidR="00CD348D" w:rsidRPr="00903DBA" w:rsidRDefault="00CD348D" w:rsidP="00CD348D">
      <w:pPr>
        <w:pStyle w:val="Code"/>
        <w:rPr>
          <w:highlight w:val="white"/>
        </w:rPr>
      </w:pPr>
      <w:r w:rsidRPr="00903DBA">
        <w:rPr>
          <w:highlight w:val="white"/>
        </w:rPr>
        <w:lastRenderedPageBreak/>
        <w:t xml:space="preserve">    public static Statement SwitchStatement(</w:t>
      </w:r>
      <w:r w:rsidR="002E7956" w:rsidRPr="00903DBA">
        <w:rPr>
          <w:highlight w:val="white"/>
        </w:rPr>
        <w:t>Expression</w:t>
      </w:r>
      <w:r w:rsidRPr="00903DBA">
        <w:rPr>
          <w:highlight w:val="white"/>
        </w:rPr>
        <w:t xml:space="preserve"> switchExpression,</w:t>
      </w:r>
    </w:p>
    <w:p w14:paraId="721001D8" w14:textId="1B3A0A5A" w:rsidR="00CD348D" w:rsidRPr="00903DBA" w:rsidRDefault="00CD348D" w:rsidP="00CD348D">
      <w:pPr>
        <w:pStyle w:val="Code"/>
        <w:rPr>
          <w:highlight w:val="white"/>
        </w:rPr>
      </w:pPr>
      <w:r w:rsidRPr="00903DBA">
        <w:rPr>
          <w:highlight w:val="white"/>
        </w:rPr>
        <w:t xml:space="preserve">                                            Statement </w:t>
      </w:r>
      <w:r w:rsidR="008338DE" w:rsidRPr="00903DBA">
        <w:rPr>
          <w:highlight w:val="white"/>
        </w:rPr>
        <w:t>innerStatement</w:t>
      </w:r>
      <w:r w:rsidRPr="00903DBA">
        <w:rPr>
          <w:highlight w:val="white"/>
        </w:rPr>
        <w:t>) {</w:t>
      </w:r>
    </w:p>
    <w:p w14:paraId="3910D545" w14:textId="028DA2FB" w:rsidR="00AD0744" w:rsidRPr="00903DBA" w:rsidRDefault="005C1A3D" w:rsidP="00AD0744">
      <w:pPr>
        <w:rPr>
          <w:highlight w:val="white"/>
        </w:rPr>
      </w:pPr>
      <w:r w:rsidRPr="00903DBA">
        <w:rPr>
          <w:highlight w:val="white"/>
        </w:rPr>
        <w:t xml:space="preserve">Since the switch </w:t>
      </w:r>
      <w:r w:rsidR="008338DE" w:rsidRPr="00903DBA">
        <w:rPr>
          <w:highlight w:val="white"/>
        </w:rPr>
        <w:t>statement</w:t>
      </w:r>
      <w:r w:rsidRPr="00903DBA">
        <w:rPr>
          <w:highlight w:val="white"/>
        </w:rPr>
        <w:t xml:space="preserve"> need an integral value rather than a logical value we need to, c</w:t>
      </w:r>
      <w:r w:rsidR="00AD0744" w:rsidRPr="00903DBA">
        <w:rPr>
          <w:highlight w:val="white"/>
        </w:rPr>
        <w:t>ontrary to the if-</w:t>
      </w:r>
      <w:r w:rsidR="008338DE" w:rsidRPr="00903DBA">
        <w:rPr>
          <w:highlight w:val="white"/>
        </w:rPr>
        <w:t xml:space="preserve"> statement </w:t>
      </w:r>
      <w:r w:rsidR="00AD0744" w:rsidRPr="00903DBA">
        <w:rPr>
          <w:highlight w:val="white"/>
        </w:rPr>
        <w:t xml:space="preserve">above, </w:t>
      </w:r>
      <w:r w:rsidRPr="00903DBA">
        <w:rPr>
          <w:highlight w:val="white"/>
        </w:rPr>
        <w:t>type cast a potential logical value to an integral value.</w:t>
      </w:r>
    </w:p>
    <w:p w14:paraId="6B23A1AB" w14:textId="02F73C9E" w:rsidR="00CD348D" w:rsidRPr="00903DBA" w:rsidRDefault="00CD348D" w:rsidP="00CD348D">
      <w:pPr>
        <w:pStyle w:val="Code"/>
        <w:rPr>
          <w:highlight w:val="white"/>
        </w:rPr>
      </w:pPr>
      <w:r w:rsidRPr="00903DBA">
        <w:rPr>
          <w:highlight w:val="white"/>
        </w:rPr>
        <w:t xml:space="preserve">      switchExpression = TypeCast.LogicalToIntegral(switchExpression);</w:t>
      </w:r>
    </w:p>
    <w:p w14:paraId="4EFE708D" w14:textId="614FA745" w:rsidR="009733C3" w:rsidRPr="00903DBA" w:rsidRDefault="009733C3" w:rsidP="009733C3">
      <w:pPr>
        <w:rPr>
          <w:highlight w:val="white"/>
        </w:rPr>
      </w:pPr>
      <w:r w:rsidRPr="00903DBA">
        <w:rPr>
          <w:highlight w:val="white"/>
        </w:rPr>
        <w:t xml:space="preserve">Since we need the value of the switch </w:t>
      </w:r>
      <w:r w:rsidR="008338DE" w:rsidRPr="00903DBA">
        <w:rPr>
          <w:highlight w:val="white"/>
        </w:rPr>
        <w:t>statement</w:t>
      </w:r>
      <w:r w:rsidRPr="00903DBA">
        <w:rPr>
          <w:highlight w:val="white"/>
        </w:rPr>
        <w:t>, we are only interested of the long list of the switch expression.</w:t>
      </w:r>
    </w:p>
    <w:p w14:paraId="50FE1408" w14:textId="0D5D4A77" w:rsidR="00CD348D" w:rsidRPr="00903DBA" w:rsidRDefault="00CD348D" w:rsidP="00CD348D">
      <w:pPr>
        <w:pStyle w:val="Code"/>
        <w:rPr>
          <w:highlight w:val="white"/>
        </w:rPr>
      </w:pPr>
      <w:r w:rsidRPr="00903DBA">
        <w:rPr>
          <w:highlight w:val="white"/>
        </w:rPr>
        <w:t xml:space="preserve">      List&lt;MiddleCode&gt; codeList = switchExpression.LongList;</w:t>
      </w:r>
    </w:p>
    <w:p w14:paraId="3E535AF0" w14:textId="753D1DD7" w:rsidR="00CD348D" w:rsidRPr="00903DBA" w:rsidRDefault="000950FD" w:rsidP="000950FD">
      <w:pPr>
        <w:rPr>
          <w:highlight w:val="white"/>
        </w:rPr>
      </w:pPr>
      <w:r w:rsidRPr="00903DBA">
        <w:rPr>
          <w:highlight w:val="white"/>
        </w:rPr>
        <w:t xml:space="preserve">Each case value </w:t>
      </w:r>
      <w:r w:rsidR="00F246C5" w:rsidRPr="00903DBA">
        <w:rPr>
          <w:highlight w:val="white"/>
        </w:rPr>
        <w:t>is</w:t>
      </w:r>
      <w:r w:rsidRPr="00903DBA">
        <w:rPr>
          <w:highlight w:val="white"/>
        </w:rPr>
        <w:t xml:space="preserve"> type casted to the type of the switch expression.</w:t>
      </w:r>
    </w:p>
    <w:p w14:paraId="1ED46F79" w14:textId="07290B7C" w:rsidR="00CD348D" w:rsidRPr="00903DBA" w:rsidRDefault="00CD348D" w:rsidP="00CD348D">
      <w:pPr>
        <w:pStyle w:val="Code"/>
        <w:rPr>
          <w:highlight w:val="white"/>
        </w:rPr>
      </w:pPr>
      <w:r w:rsidRPr="00903DBA">
        <w:rPr>
          <w:highlight w:val="white"/>
        </w:rPr>
        <w:t xml:space="preserve">      Type switchType = switchExpression.Symbol.Type;</w:t>
      </w:r>
    </w:p>
    <w:p w14:paraId="2908376B" w14:textId="77777777" w:rsidR="002B7612" w:rsidRPr="00903DBA" w:rsidRDefault="00CD348D" w:rsidP="00CD348D">
      <w:pPr>
        <w:pStyle w:val="Code"/>
        <w:rPr>
          <w:highlight w:val="white"/>
        </w:rPr>
      </w:pPr>
      <w:r w:rsidRPr="00903DBA">
        <w:rPr>
          <w:highlight w:val="white"/>
        </w:rPr>
        <w:t xml:space="preserve">      foreach (KeyValuePair&lt;BigInteger,MiddleCode&gt; entr</w:t>
      </w:r>
      <w:r w:rsidR="002B7612" w:rsidRPr="00903DBA">
        <w:rPr>
          <w:highlight w:val="white"/>
        </w:rPr>
        <w:t>y</w:t>
      </w:r>
    </w:p>
    <w:p w14:paraId="56C536F8" w14:textId="0A25A8B0" w:rsidR="00CD348D" w:rsidRPr="00903DBA" w:rsidRDefault="002B7612" w:rsidP="00CD348D">
      <w:pPr>
        <w:pStyle w:val="Code"/>
        <w:rPr>
          <w:highlight w:val="white"/>
        </w:rPr>
      </w:pPr>
      <w:r w:rsidRPr="00903DBA">
        <w:rPr>
          <w:highlight w:val="white"/>
        </w:rPr>
        <w:t xml:space="preserve">              </w:t>
      </w:r>
      <w:r w:rsidR="005355E1" w:rsidRPr="00903DBA">
        <w:rPr>
          <w:highlight w:val="white"/>
        </w:rPr>
        <w:t xml:space="preserve"> </w:t>
      </w:r>
      <w:r w:rsidR="00CD348D" w:rsidRPr="00903DBA">
        <w:rPr>
          <w:highlight w:val="white"/>
        </w:rPr>
        <w:t xml:space="preserve">in </w:t>
      </w:r>
      <w:r w:rsidR="007C0FFA" w:rsidRPr="00903DBA">
        <w:rPr>
          <w:highlight w:val="white"/>
        </w:rPr>
        <w:t>m_caseMapStack</w:t>
      </w:r>
      <w:r w:rsidR="00CD348D" w:rsidRPr="00903DBA">
        <w:rPr>
          <w:highlight w:val="white"/>
        </w:rPr>
        <w:t>.Pop()) {</w:t>
      </w:r>
    </w:p>
    <w:p w14:paraId="66DAA2E8" w14:textId="77777777" w:rsidR="00CD348D" w:rsidRPr="00903DBA" w:rsidRDefault="00CD348D" w:rsidP="00CD348D">
      <w:pPr>
        <w:pStyle w:val="Code"/>
        <w:rPr>
          <w:highlight w:val="white"/>
        </w:rPr>
      </w:pPr>
      <w:r w:rsidRPr="00903DBA">
        <w:rPr>
          <w:highlight w:val="white"/>
        </w:rPr>
        <w:t xml:space="preserve">        BigInteger caseValue = entry.Key;</w:t>
      </w:r>
    </w:p>
    <w:p w14:paraId="6CA87DD0" w14:textId="77777777" w:rsidR="00CD348D" w:rsidRPr="00903DBA" w:rsidRDefault="00CD348D" w:rsidP="00CD348D">
      <w:pPr>
        <w:pStyle w:val="Code"/>
        <w:rPr>
          <w:highlight w:val="white"/>
        </w:rPr>
      </w:pPr>
      <w:r w:rsidRPr="00903DBA">
        <w:rPr>
          <w:highlight w:val="white"/>
        </w:rPr>
        <w:t xml:space="preserve">        MiddleCode caseTarget = entry.Value;</w:t>
      </w:r>
    </w:p>
    <w:p w14:paraId="16EF851C" w14:textId="18DAB752" w:rsidR="00CD348D" w:rsidRPr="00903DBA" w:rsidRDefault="00CD348D" w:rsidP="00CD348D">
      <w:pPr>
        <w:pStyle w:val="Code"/>
        <w:rPr>
          <w:highlight w:val="white"/>
        </w:rPr>
      </w:pPr>
      <w:r w:rsidRPr="00903DBA">
        <w:rPr>
          <w:highlight w:val="white"/>
        </w:rPr>
        <w:t xml:space="preserve">        Symbol caseSymbol = new Symbol(switchType, caseValue);</w:t>
      </w:r>
    </w:p>
    <w:p w14:paraId="19B78B13" w14:textId="16C9BE61" w:rsidR="0011476B" w:rsidRPr="00903DBA" w:rsidRDefault="0011476B" w:rsidP="00BF23DE">
      <w:pPr>
        <w:rPr>
          <w:highlight w:val="white"/>
        </w:rPr>
      </w:pPr>
      <w:r w:rsidRPr="00903DBA">
        <w:rPr>
          <w:highlight w:val="white"/>
        </w:rPr>
        <w:t xml:space="preserve">We add code where we </w:t>
      </w:r>
      <w:r w:rsidR="00BF23DE" w:rsidRPr="00903DBA">
        <w:rPr>
          <w:highlight w:val="white"/>
        </w:rPr>
        <w:t>compare the case value with the switch value and jump to the matching middle code instruction if the values are equal.</w:t>
      </w:r>
    </w:p>
    <w:p w14:paraId="7CA7B85F" w14:textId="77777777" w:rsidR="002B7612" w:rsidRPr="00903DBA" w:rsidRDefault="00CD348D" w:rsidP="00CD348D">
      <w:pPr>
        <w:pStyle w:val="Code"/>
        <w:rPr>
          <w:highlight w:val="white"/>
        </w:rPr>
      </w:pPr>
      <w:r w:rsidRPr="00903DBA">
        <w:rPr>
          <w:highlight w:val="white"/>
        </w:rPr>
        <w:t xml:space="preserve">        AddMiddleCode(codeList, MiddleOperator.Case, caseTarget,</w:t>
      </w:r>
    </w:p>
    <w:p w14:paraId="7DD2300D" w14:textId="21D38E83" w:rsidR="00CD348D" w:rsidRPr="00903DBA" w:rsidRDefault="002B7612" w:rsidP="00CD348D">
      <w:pPr>
        <w:pStyle w:val="Code"/>
        <w:rPr>
          <w:highlight w:val="white"/>
        </w:rPr>
      </w:pPr>
      <w:r w:rsidRPr="00903DBA">
        <w:rPr>
          <w:highlight w:val="white"/>
        </w:rPr>
        <w:t xml:space="preserve">                     </w:t>
      </w:r>
      <w:r w:rsidR="00CD348D" w:rsidRPr="00903DBA">
        <w:rPr>
          <w:highlight w:val="white"/>
        </w:rPr>
        <w:t xml:space="preserve"> switchExpression.Symbol, caseSymbol);</w:t>
      </w:r>
    </w:p>
    <w:p w14:paraId="038A5B5C" w14:textId="6D97A3FA" w:rsidR="00CD348D" w:rsidRPr="00903DBA" w:rsidRDefault="00CD348D" w:rsidP="00CD348D">
      <w:pPr>
        <w:pStyle w:val="Code"/>
        <w:rPr>
          <w:highlight w:val="white"/>
        </w:rPr>
      </w:pPr>
      <w:r w:rsidRPr="00903DBA">
        <w:rPr>
          <w:highlight w:val="white"/>
        </w:rPr>
        <w:t xml:space="preserve">      }</w:t>
      </w:r>
    </w:p>
    <w:p w14:paraId="6D7AA9C0" w14:textId="20344D3F" w:rsidR="005C497C" w:rsidRPr="00903DBA" w:rsidRDefault="005C497C" w:rsidP="005C497C">
      <w:pPr>
        <w:rPr>
          <w:highlight w:val="white"/>
        </w:rPr>
      </w:pPr>
      <w:r w:rsidRPr="00903DBA">
        <w:rPr>
          <w:highlight w:val="white"/>
        </w:rPr>
        <w:t>After the case values, we add a case end instruction.</w:t>
      </w:r>
      <w:r w:rsidR="00C40BF0" w:rsidRPr="00903DBA">
        <w:rPr>
          <w:highlight w:val="white"/>
        </w:rPr>
        <w:t xml:space="preserve"> The reason for this is that the register </w:t>
      </w:r>
      <w:r w:rsidR="008B4BAE" w:rsidRPr="00903DBA">
        <w:rPr>
          <w:highlight w:val="white"/>
        </w:rPr>
        <w:t xml:space="preserve">used for the case comparison </w:t>
      </w:r>
      <w:r w:rsidR="00C40BF0" w:rsidRPr="00903DBA">
        <w:rPr>
          <w:highlight w:val="white"/>
        </w:rPr>
        <w:t>in the generated assembly code shall be unallocated.</w:t>
      </w:r>
    </w:p>
    <w:p w14:paraId="788CC119" w14:textId="77777777" w:rsidR="002B7612" w:rsidRPr="00903DBA" w:rsidRDefault="00CD348D" w:rsidP="00CD348D">
      <w:pPr>
        <w:pStyle w:val="Code"/>
        <w:rPr>
          <w:highlight w:val="white"/>
        </w:rPr>
      </w:pPr>
      <w:r w:rsidRPr="00903DBA">
        <w:rPr>
          <w:highlight w:val="white"/>
        </w:rPr>
        <w:t xml:space="preserve">      AddMiddleCode(codeList, MiddleOperator.CaseEnd,</w:t>
      </w:r>
    </w:p>
    <w:p w14:paraId="6DDF9CFB" w14:textId="2BC06D4E" w:rsidR="00CD348D" w:rsidRPr="00903DBA" w:rsidRDefault="002B7612" w:rsidP="00CD348D">
      <w:pPr>
        <w:pStyle w:val="Code"/>
        <w:rPr>
          <w:highlight w:val="white"/>
        </w:rPr>
      </w:pPr>
      <w:r w:rsidRPr="00903DBA">
        <w:rPr>
          <w:highlight w:val="white"/>
        </w:rPr>
        <w:t xml:space="preserve">                   </w:t>
      </w:r>
      <w:r w:rsidR="00CD348D" w:rsidRPr="00903DBA">
        <w:rPr>
          <w:highlight w:val="white"/>
        </w:rPr>
        <w:t xml:space="preserve"> switchExpression.Symbol);</w:t>
      </w:r>
    </w:p>
    <w:p w14:paraId="51B9750B" w14:textId="3C7CBDF4" w:rsidR="00BF6AD0" w:rsidRPr="00903DBA" w:rsidRDefault="00E75AFC" w:rsidP="00E75AFC">
      <w:pPr>
        <w:rPr>
          <w:highlight w:val="white"/>
        </w:rPr>
      </w:pPr>
      <w:proofErr w:type="gramStart"/>
      <w:r w:rsidRPr="00903DBA">
        <w:rPr>
          <w:highlight w:val="white"/>
        </w:rPr>
        <w:t>Similar to</w:t>
      </w:r>
      <w:proofErr w:type="gramEnd"/>
      <w:r w:rsidRPr="00903DBA">
        <w:rPr>
          <w:highlight w:val="white"/>
        </w:rPr>
        <w:t xml:space="preserve"> the if-</w:t>
      </w:r>
      <w:r w:rsidR="008338DE" w:rsidRPr="00903DBA">
        <w:rPr>
          <w:highlight w:val="white"/>
        </w:rPr>
        <w:t xml:space="preserve"> statement</w:t>
      </w:r>
      <w:r w:rsidRPr="00903DBA">
        <w:rPr>
          <w:highlight w:val="white"/>
        </w:rPr>
        <w:t>, the switch-</w:t>
      </w:r>
      <w:r w:rsidR="008338DE" w:rsidRPr="00903DBA">
        <w:rPr>
          <w:highlight w:val="white"/>
        </w:rPr>
        <w:t xml:space="preserve"> statement </w:t>
      </w:r>
      <w:r w:rsidRPr="00903DBA">
        <w:rPr>
          <w:highlight w:val="white"/>
        </w:rPr>
        <w:t xml:space="preserve">has a next set; that is, </w:t>
      </w:r>
      <w:r w:rsidR="00BE0F45" w:rsidRPr="00903DBA">
        <w:rPr>
          <w:highlight w:val="white"/>
        </w:rPr>
        <w:t>a set of middle code instruction that shall jump to the instruction following the switch</w:t>
      </w:r>
      <w:r w:rsidR="006F1E43" w:rsidRPr="00903DBA">
        <w:rPr>
          <w:highlight w:val="white"/>
        </w:rPr>
        <w:t xml:space="preserve"> </w:t>
      </w:r>
      <w:r w:rsidR="008338DE" w:rsidRPr="00903DBA">
        <w:rPr>
          <w:highlight w:val="white"/>
        </w:rPr>
        <w:t>statement</w:t>
      </w:r>
      <w:r w:rsidR="006F1E43" w:rsidRPr="00903DBA">
        <w:rPr>
          <w:highlight w:val="white"/>
        </w:rPr>
        <w:t>.</w:t>
      </w:r>
    </w:p>
    <w:p w14:paraId="39F281AE" w14:textId="4B644FEF" w:rsidR="00CD348D" w:rsidRPr="00903DBA" w:rsidRDefault="00CD348D" w:rsidP="00CD348D">
      <w:pPr>
        <w:pStyle w:val="Code"/>
        <w:rPr>
          <w:highlight w:val="white"/>
        </w:rPr>
      </w:pPr>
      <w:r w:rsidRPr="00903DBA">
        <w:rPr>
          <w:highlight w:val="white"/>
        </w:rPr>
        <w:t xml:space="preserve">      ISet&lt;MiddleCode&gt; nextSet = new HashSet&lt;MiddleCode&gt;();</w:t>
      </w:r>
    </w:p>
    <w:p w14:paraId="5EADD087" w14:textId="76C01E41" w:rsidR="00E76A17" w:rsidRPr="00903DBA" w:rsidRDefault="00E76A17" w:rsidP="00E76A17">
      <w:r w:rsidRPr="00903DBA">
        <w:t xml:space="preserve">If there is a default </w:t>
      </w:r>
      <w:r w:rsidR="008338DE" w:rsidRPr="00903DBA">
        <w:rPr>
          <w:highlight w:val="white"/>
        </w:rPr>
        <w:t>statement</w:t>
      </w:r>
      <w:r w:rsidRPr="00903DBA">
        <w:t xml:space="preserve">, we jump to it if the switch </w:t>
      </w:r>
      <w:r w:rsidR="008338DE" w:rsidRPr="00903DBA">
        <w:rPr>
          <w:highlight w:val="white"/>
        </w:rPr>
        <w:t xml:space="preserve">statement </w:t>
      </w:r>
      <w:r w:rsidRPr="00903DBA">
        <w:t xml:space="preserve">does not match any of the case </w:t>
      </w:r>
      <w:r w:rsidR="008338DE" w:rsidRPr="00903DBA">
        <w:rPr>
          <w:highlight w:val="white"/>
        </w:rPr>
        <w:t>statement</w:t>
      </w:r>
      <w:r w:rsidRPr="00903DBA">
        <w:t>.</w:t>
      </w:r>
      <w:r w:rsidR="00611FFC" w:rsidRPr="00903DBA">
        <w:t xml:space="preserve"> In that case, the next set </w:t>
      </w:r>
      <w:r w:rsidR="00D9377B" w:rsidRPr="00903DBA">
        <w:t>becomes</w:t>
      </w:r>
      <w:r w:rsidR="00611FFC" w:rsidRPr="00903DBA">
        <w:t xml:space="preserve"> em</w:t>
      </w:r>
      <w:r w:rsidR="00D9377B" w:rsidRPr="00903DBA">
        <w:t>pty.</w:t>
      </w:r>
    </w:p>
    <w:p w14:paraId="2765D511" w14:textId="77777777" w:rsidR="00CD348D" w:rsidRPr="00903DBA" w:rsidRDefault="00CD348D" w:rsidP="00CD348D">
      <w:pPr>
        <w:pStyle w:val="Code"/>
        <w:rPr>
          <w:highlight w:val="white"/>
        </w:rPr>
      </w:pPr>
      <w:r w:rsidRPr="00903DBA">
        <w:rPr>
          <w:highlight w:val="white"/>
        </w:rPr>
        <w:t xml:space="preserve">      MiddleCode defaultCode = DefaultStack.Pop();</w:t>
      </w:r>
    </w:p>
    <w:p w14:paraId="08ABB363" w14:textId="77777777" w:rsidR="00CD348D" w:rsidRPr="00903DBA" w:rsidRDefault="00CD348D" w:rsidP="00CD348D">
      <w:pPr>
        <w:pStyle w:val="Code"/>
        <w:rPr>
          <w:highlight w:val="white"/>
        </w:rPr>
      </w:pPr>
    </w:p>
    <w:p w14:paraId="3E0D9802" w14:textId="77777777" w:rsidR="00CD348D" w:rsidRPr="00903DBA" w:rsidRDefault="00CD348D" w:rsidP="00CD348D">
      <w:pPr>
        <w:pStyle w:val="Code"/>
        <w:rPr>
          <w:highlight w:val="white"/>
        </w:rPr>
      </w:pPr>
      <w:r w:rsidRPr="00903DBA">
        <w:rPr>
          <w:highlight w:val="white"/>
        </w:rPr>
        <w:t xml:space="preserve">      if (defaultCode != null) {</w:t>
      </w:r>
    </w:p>
    <w:p w14:paraId="2A8D63AA" w14:textId="77777777" w:rsidR="00CD348D" w:rsidRPr="00903DBA" w:rsidRDefault="00CD348D" w:rsidP="00CD348D">
      <w:pPr>
        <w:pStyle w:val="Code"/>
        <w:rPr>
          <w:highlight w:val="white"/>
        </w:rPr>
      </w:pPr>
      <w:r w:rsidRPr="00903DBA">
        <w:rPr>
          <w:highlight w:val="white"/>
        </w:rPr>
        <w:t xml:space="preserve">        AddMiddleCode(codeList, MiddleOperator.Goto, defaultCode);</w:t>
      </w:r>
    </w:p>
    <w:p w14:paraId="0D35298F" w14:textId="7DC3613E" w:rsidR="00CD348D" w:rsidRPr="00903DBA" w:rsidRDefault="00CD348D" w:rsidP="00CD348D">
      <w:pPr>
        <w:pStyle w:val="Code"/>
        <w:rPr>
          <w:highlight w:val="white"/>
        </w:rPr>
      </w:pPr>
      <w:r w:rsidRPr="00903DBA">
        <w:rPr>
          <w:highlight w:val="white"/>
        </w:rPr>
        <w:t xml:space="preserve">      }</w:t>
      </w:r>
    </w:p>
    <w:p w14:paraId="4B7689AC" w14:textId="2EAC290D" w:rsidR="00611FFC" w:rsidRPr="00903DBA" w:rsidRDefault="00611FFC" w:rsidP="00C649A0">
      <w:pPr>
        <w:rPr>
          <w:highlight w:val="white"/>
        </w:rPr>
      </w:pPr>
      <w:r w:rsidRPr="00903DBA">
        <w:rPr>
          <w:highlight w:val="white"/>
        </w:rPr>
        <w:t>If there is no</w:t>
      </w:r>
      <w:r w:rsidR="00C649A0" w:rsidRPr="00903DBA">
        <w:rPr>
          <w:highlight w:val="white"/>
        </w:rPr>
        <w:t xml:space="preserve"> default </w:t>
      </w:r>
      <w:r w:rsidR="00F305A1" w:rsidRPr="00903DBA">
        <w:rPr>
          <w:highlight w:val="white"/>
        </w:rPr>
        <w:t>statement</w:t>
      </w:r>
      <w:r w:rsidR="00C649A0" w:rsidRPr="00903DBA">
        <w:rPr>
          <w:highlight w:val="white"/>
        </w:rPr>
        <w:t xml:space="preserve">, </w:t>
      </w:r>
      <w:r w:rsidR="00AD6A24" w:rsidRPr="00903DBA">
        <w:rPr>
          <w:highlight w:val="white"/>
        </w:rPr>
        <w:t>we instead add a jump instruction to the next set.</w:t>
      </w:r>
    </w:p>
    <w:p w14:paraId="4B87FA49" w14:textId="77777777" w:rsidR="00CD348D" w:rsidRPr="00903DBA" w:rsidRDefault="00CD348D" w:rsidP="00CD348D">
      <w:pPr>
        <w:pStyle w:val="Code"/>
        <w:rPr>
          <w:highlight w:val="white"/>
        </w:rPr>
      </w:pPr>
      <w:r w:rsidRPr="00903DBA">
        <w:rPr>
          <w:highlight w:val="white"/>
        </w:rPr>
        <w:t xml:space="preserve">      else {</w:t>
      </w:r>
    </w:p>
    <w:p w14:paraId="34240F2B" w14:textId="71E0A6AC" w:rsidR="00CD348D" w:rsidRPr="00903DBA" w:rsidRDefault="00CD348D" w:rsidP="00CD348D">
      <w:pPr>
        <w:pStyle w:val="Code"/>
        <w:rPr>
          <w:highlight w:val="white"/>
        </w:rPr>
      </w:pPr>
      <w:r w:rsidRPr="00903DBA">
        <w:rPr>
          <w:highlight w:val="white"/>
        </w:rPr>
        <w:t xml:space="preserve">        nextSet.Add(</w:t>
      </w:r>
      <w:r w:rsidR="005E351B" w:rsidRPr="00903DBA">
        <w:rPr>
          <w:highlight w:val="white"/>
        </w:rPr>
        <w:t>AddMiddleCode(codeList, MiddleOperator.Goto)</w:t>
      </w:r>
      <w:r w:rsidRPr="00903DBA">
        <w:rPr>
          <w:highlight w:val="white"/>
        </w:rPr>
        <w:t xml:space="preserve">);      </w:t>
      </w:r>
    </w:p>
    <w:p w14:paraId="6666C2E1" w14:textId="77777777" w:rsidR="00CD348D" w:rsidRPr="00903DBA" w:rsidRDefault="00CD348D" w:rsidP="00CD348D">
      <w:pPr>
        <w:pStyle w:val="Code"/>
        <w:rPr>
          <w:highlight w:val="white"/>
        </w:rPr>
      </w:pPr>
      <w:r w:rsidRPr="00903DBA">
        <w:rPr>
          <w:highlight w:val="white"/>
        </w:rPr>
        <w:t xml:space="preserve">      }</w:t>
      </w:r>
    </w:p>
    <w:p w14:paraId="0F4F1EE9" w14:textId="2084709A" w:rsidR="00CD348D" w:rsidRPr="00903DBA" w:rsidRDefault="00AD6A24" w:rsidP="00F305A1">
      <w:pPr>
        <w:rPr>
          <w:highlight w:val="white"/>
        </w:rPr>
      </w:pPr>
      <w:r w:rsidRPr="00903DBA">
        <w:rPr>
          <w:highlight w:val="white"/>
        </w:rPr>
        <w:t>We finally add the code list of the</w:t>
      </w:r>
      <w:r w:rsidR="00F305A1" w:rsidRPr="00903DBA">
        <w:rPr>
          <w:highlight w:val="white"/>
        </w:rPr>
        <w:t xml:space="preserve"> </w:t>
      </w:r>
      <w:r w:rsidR="000F45F6" w:rsidRPr="00903DBA">
        <w:rPr>
          <w:highlight w:val="white"/>
        </w:rPr>
        <w:t>inner statement to the resulting code list.</w:t>
      </w:r>
    </w:p>
    <w:p w14:paraId="69619D12" w14:textId="13E08237" w:rsidR="00CD348D" w:rsidRPr="00903DBA" w:rsidRDefault="00CD348D" w:rsidP="00CD348D">
      <w:pPr>
        <w:pStyle w:val="Code"/>
        <w:rPr>
          <w:highlight w:val="white"/>
        </w:rPr>
      </w:pPr>
      <w:r w:rsidRPr="00903DBA">
        <w:rPr>
          <w:highlight w:val="white"/>
        </w:rPr>
        <w:t xml:space="preserve">      codeList.AddRange(</w:t>
      </w:r>
      <w:r w:rsidR="008338DE" w:rsidRPr="00903DBA">
        <w:rPr>
          <w:highlight w:val="white"/>
        </w:rPr>
        <w:t>innerStatement</w:t>
      </w:r>
      <w:r w:rsidRPr="00903DBA">
        <w:rPr>
          <w:highlight w:val="white"/>
        </w:rPr>
        <w:t>.CodeList);</w:t>
      </w:r>
    </w:p>
    <w:p w14:paraId="26F02949" w14:textId="695670E3" w:rsidR="000F45F6" w:rsidRPr="00903DBA" w:rsidRDefault="000F45F6" w:rsidP="000F45F6">
      <w:pPr>
        <w:rPr>
          <w:highlight w:val="white"/>
        </w:rPr>
      </w:pPr>
      <w:r w:rsidRPr="00903DBA">
        <w:rPr>
          <w:highlight w:val="white"/>
        </w:rPr>
        <w:t xml:space="preserve">The next set is the union of the </w:t>
      </w:r>
      <w:r w:rsidR="00AE68FC" w:rsidRPr="00903DBA">
        <w:rPr>
          <w:highlight w:val="white"/>
        </w:rPr>
        <w:t xml:space="preserve">next set of the inner statement and the break statements of the </w:t>
      </w:r>
      <w:r w:rsidR="00505CF0" w:rsidRPr="00903DBA">
        <w:rPr>
          <w:highlight w:val="white"/>
        </w:rPr>
        <w:t>switch statement.</w:t>
      </w:r>
    </w:p>
    <w:p w14:paraId="60D39FDE" w14:textId="64944C2B" w:rsidR="00CD348D" w:rsidRPr="00903DBA" w:rsidRDefault="00CD348D" w:rsidP="00CD348D">
      <w:pPr>
        <w:pStyle w:val="Code"/>
        <w:rPr>
          <w:highlight w:val="white"/>
        </w:rPr>
      </w:pPr>
      <w:r w:rsidRPr="00903DBA">
        <w:rPr>
          <w:highlight w:val="white"/>
        </w:rPr>
        <w:t xml:space="preserve">      nextSet.UnionWith(</w:t>
      </w:r>
      <w:r w:rsidR="008338DE" w:rsidRPr="00903DBA">
        <w:rPr>
          <w:highlight w:val="white"/>
        </w:rPr>
        <w:t>innerStatement</w:t>
      </w:r>
      <w:r w:rsidRPr="00903DBA">
        <w:rPr>
          <w:highlight w:val="white"/>
        </w:rPr>
        <w:t>.NextSet);</w:t>
      </w:r>
    </w:p>
    <w:p w14:paraId="31A8E9CE" w14:textId="77777777" w:rsidR="00CD348D" w:rsidRPr="00903DBA" w:rsidRDefault="00CD348D" w:rsidP="00CD348D">
      <w:pPr>
        <w:pStyle w:val="Code"/>
        <w:rPr>
          <w:highlight w:val="white"/>
        </w:rPr>
      </w:pPr>
      <w:r w:rsidRPr="00903DBA">
        <w:rPr>
          <w:highlight w:val="white"/>
        </w:rPr>
        <w:lastRenderedPageBreak/>
        <w:t xml:space="preserve">      nextSet.UnionWith(BreakSetStack.Pop());</w:t>
      </w:r>
    </w:p>
    <w:p w14:paraId="381E5BBA" w14:textId="77777777" w:rsidR="00CD348D" w:rsidRPr="00903DBA" w:rsidRDefault="00CD348D" w:rsidP="00CD348D">
      <w:pPr>
        <w:pStyle w:val="Code"/>
        <w:rPr>
          <w:highlight w:val="white"/>
        </w:rPr>
      </w:pPr>
      <w:r w:rsidRPr="00903DBA">
        <w:rPr>
          <w:highlight w:val="white"/>
        </w:rPr>
        <w:t xml:space="preserve">      return (new Statement(codeList, nextSet));</w:t>
      </w:r>
    </w:p>
    <w:p w14:paraId="7FB1CAE1" w14:textId="240E9DA9" w:rsidR="00CD348D" w:rsidRPr="00903DBA" w:rsidRDefault="00CD348D" w:rsidP="00CD348D">
      <w:pPr>
        <w:pStyle w:val="Code"/>
        <w:rPr>
          <w:highlight w:val="white"/>
        </w:rPr>
      </w:pPr>
      <w:r w:rsidRPr="00903DBA">
        <w:rPr>
          <w:highlight w:val="white"/>
        </w:rPr>
        <w:t xml:space="preserve">    }</w:t>
      </w:r>
    </w:p>
    <w:p w14:paraId="5FC314AA" w14:textId="0F30922D" w:rsidR="006445C4" w:rsidRPr="00903DBA" w:rsidRDefault="006445C4" w:rsidP="006445C4">
      <w:pPr>
        <w:pStyle w:val="Rubrik3"/>
        <w:rPr>
          <w:highlight w:val="white"/>
        </w:rPr>
      </w:pPr>
      <w:bookmarkStart w:id="145" w:name="_Toc57655999"/>
      <w:r w:rsidRPr="00903DBA">
        <w:rPr>
          <w:highlight w:val="white"/>
        </w:rPr>
        <w:t>The Case Statement</w:t>
      </w:r>
      <w:bookmarkEnd w:id="145"/>
    </w:p>
    <w:p w14:paraId="01B0E396" w14:textId="77777777" w:rsidR="006445C4" w:rsidRPr="00903DBA" w:rsidRDefault="006445C4" w:rsidP="006445C4">
      <w:pPr>
        <w:pStyle w:val="CodeHeader"/>
      </w:pPr>
      <w:proofErr w:type="spellStart"/>
      <w:r w:rsidRPr="00903DBA">
        <w:t>MainParser.gppg</w:t>
      </w:r>
      <w:proofErr w:type="spellEnd"/>
    </w:p>
    <w:p w14:paraId="60B86B1B" w14:textId="77777777" w:rsidR="00F14066" w:rsidRPr="00903DBA" w:rsidRDefault="00F14066" w:rsidP="00F14066">
      <w:pPr>
        <w:pStyle w:val="Code"/>
        <w:rPr>
          <w:highlight w:val="white"/>
        </w:rPr>
      </w:pPr>
      <w:r w:rsidRPr="00903DBA">
        <w:rPr>
          <w:highlight w:val="white"/>
        </w:rPr>
        <w:t xml:space="preserve">  | CASE constant_integral_expression COLON closed_statement {</w:t>
      </w:r>
    </w:p>
    <w:p w14:paraId="1DF1CAF2" w14:textId="77777777" w:rsidR="00F14066" w:rsidRPr="00903DBA" w:rsidRDefault="00F14066" w:rsidP="00F14066">
      <w:pPr>
        <w:pStyle w:val="Code"/>
        <w:rPr>
          <w:highlight w:val="white"/>
        </w:rPr>
      </w:pPr>
      <w:r w:rsidRPr="00903DBA">
        <w:rPr>
          <w:highlight w:val="white"/>
        </w:rPr>
        <w:t xml:space="preserve">      $$ = MiddleCodeGenerator.CaseStatement($2, $4);</w:t>
      </w:r>
    </w:p>
    <w:p w14:paraId="60035B1D" w14:textId="77777777" w:rsidR="00F14066" w:rsidRPr="00903DBA" w:rsidRDefault="00F14066" w:rsidP="00F14066">
      <w:pPr>
        <w:pStyle w:val="Code"/>
        <w:rPr>
          <w:highlight w:val="white"/>
        </w:rPr>
      </w:pPr>
      <w:r w:rsidRPr="00903DBA">
        <w:rPr>
          <w:highlight w:val="white"/>
        </w:rPr>
        <w:t xml:space="preserve">    }</w:t>
      </w:r>
    </w:p>
    <w:p w14:paraId="53430F37" w14:textId="77777777" w:rsidR="00C51D92" w:rsidRPr="00903DBA" w:rsidRDefault="00C51D92" w:rsidP="00C51D92">
      <w:r w:rsidRPr="00903DBA">
        <w:t>The case statement must comply with the following demands:</w:t>
      </w:r>
    </w:p>
    <w:p w14:paraId="4EAB94DD" w14:textId="77777777" w:rsidR="00C51D92" w:rsidRPr="00903DBA" w:rsidRDefault="00C51D92" w:rsidP="00C51D92">
      <w:pPr>
        <w:pStyle w:val="Liststycke"/>
        <w:numPr>
          <w:ilvl w:val="0"/>
          <w:numId w:val="96"/>
        </w:numPr>
      </w:pPr>
      <w:proofErr w:type="spellStart"/>
      <w:r w:rsidRPr="00903DBA">
        <w:rPr>
          <w:rStyle w:val="CodeInText"/>
        </w:rPr>
        <w:t>Main.CaseMapStack</w:t>
      </w:r>
      <w:proofErr w:type="spellEnd"/>
      <w:r w:rsidRPr="00903DBA">
        <w:t xml:space="preserve"> must not be empty. If it is empty, the case statements </w:t>
      </w:r>
      <w:proofErr w:type="gramStart"/>
      <w:r w:rsidRPr="00903DBA">
        <w:t>misses</w:t>
      </w:r>
      <w:proofErr w:type="gramEnd"/>
      <w:r w:rsidRPr="00903DBA">
        <w:t xml:space="preserve"> a surrounding switch statements.</w:t>
      </w:r>
    </w:p>
    <w:p w14:paraId="277AB1A3" w14:textId="77777777" w:rsidR="00C51D92" w:rsidRPr="00903DBA" w:rsidRDefault="00C51D92" w:rsidP="00C51D92">
      <w:pPr>
        <w:pStyle w:val="Liststycke"/>
        <w:numPr>
          <w:ilvl w:val="0"/>
          <w:numId w:val="96"/>
        </w:numPr>
      </w:pPr>
      <w:r w:rsidRPr="00903DBA">
        <w:t>The case expression must be integral and constant and thereby possible to evaluate by the compiler.</w:t>
      </w:r>
    </w:p>
    <w:p w14:paraId="62C1118C" w14:textId="16D48F6F" w:rsidR="00CD348D" w:rsidRPr="00903DBA" w:rsidRDefault="00C51D92" w:rsidP="00CD348D">
      <w:pPr>
        <w:pStyle w:val="Liststycke"/>
        <w:numPr>
          <w:ilvl w:val="0"/>
          <w:numId w:val="96"/>
        </w:numPr>
      </w:pPr>
      <w:r w:rsidRPr="00903DBA">
        <w:t xml:space="preserve">Since </w:t>
      </w:r>
      <w:proofErr w:type="spellStart"/>
      <w:r w:rsidRPr="00903DBA">
        <w:rPr>
          <w:rStyle w:val="CodeInText"/>
        </w:rPr>
        <w:t>Main.CaseMapStack</w:t>
      </w:r>
      <w:proofErr w:type="spellEnd"/>
      <w:r w:rsidRPr="00903DBA">
        <w:t xml:space="preserve"> is not empty, there is at least one surrounding switch statement. We call </w:t>
      </w:r>
      <w:r w:rsidRPr="00903DBA">
        <w:rPr>
          <w:rStyle w:val="CodeInText"/>
        </w:rPr>
        <w:t>peek</w:t>
      </w:r>
      <w:r w:rsidRPr="00903DBA">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sidRPr="00903DBA">
        <w:t xml:space="preserve"> Technically, it is possible to store null values in the map, in which case </w:t>
      </w:r>
      <w:r w:rsidR="00D5442A" w:rsidRPr="00903DBA">
        <w:rPr>
          <w:rStyle w:val="CodeInText"/>
        </w:rPr>
        <w:t>put</w:t>
      </w:r>
      <w:r w:rsidR="00D5442A" w:rsidRPr="00903DBA">
        <w:t xml:space="preserve"> would return null even when the key is present in the map. However, in this book, we never store null values in any map.</w:t>
      </w:r>
    </w:p>
    <w:p w14:paraId="56D656AD" w14:textId="7ECD7B12" w:rsidR="00F0575F" w:rsidRPr="00903DBA" w:rsidRDefault="00F0575F" w:rsidP="00F0575F">
      <w:r w:rsidRPr="00903DBA">
        <w:t xml:space="preserve">If the case map stack is empty, we have a case </w:t>
      </w:r>
      <w:r w:rsidR="0038637A" w:rsidRPr="00903DBA">
        <w:t xml:space="preserve">statement </w:t>
      </w:r>
      <w:r w:rsidRPr="00903DBA">
        <w:t xml:space="preserve">without </w:t>
      </w:r>
      <w:proofErr w:type="gramStart"/>
      <w:r w:rsidRPr="00903DBA">
        <w:t>a</w:t>
      </w:r>
      <w:proofErr w:type="gramEnd"/>
      <w:r w:rsidRPr="00903DBA">
        <w:t xml:space="preserve"> enclosing switch statement and an error is reported.</w:t>
      </w:r>
    </w:p>
    <w:p w14:paraId="28F1E835" w14:textId="77777777" w:rsidR="002E7956" w:rsidRPr="00903DBA" w:rsidRDefault="00CD348D" w:rsidP="00CD348D">
      <w:pPr>
        <w:pStyle w:val="Code"/>
        <w:rPr>
          <w:highlight w:val="white"/>
        </w:rPr>
      </w:pPr>
      <w:r w:rsidRPr="00903DBA">
        <w:rPr>
          <w:highlight w:val="white"/>
        </w:rPr>
        <w:t xml:space="preserve">    public static Statement CaseStatement(</w:t>
      </w:r>
      <w:r w:rsidR="002E7956" w:rsidRPr="00903DBA">
        <w:rPr>
          <w:highlight w:val="white"/>
        </w:rPr>
        <w:t>Expression</w:t>
      </w:r>
      <w:r w:rsidRPr="00903DBA">
        <w:rPr>
          <w:highlight w:val="white"/>
        </w:rPr>
        <w:t xml:space="preserve"> expression,</w:t>
      </w:r>
    </w:p>
    <w:p w14:paraId="23CB12C9" w14:textId="4EC969B2" w:rsidR="00CD348D" w:rsidRPr="00903DBA" w:rsidRDefault="002E7956" w:rsidP="00CD348D">
      <w:pPr>
        <w:pStyle w:val="Code"/>
        <w:rPr>
          <w:highlight w:val="white"/>
        </w:rPr>
      </w:pPr>
      <w:r w:rsidRPr="00903DBA">
        <w:rPr>
          <w:highlight w:val="white"/>
        </w:rPr>
        <w:t xml:space="preserve">                                         </w:t>
      </w:r>
      <w:r w:rsidR="00CD348D" w:rsidRPr="00903DBA">
        <w:rPr>
          <w:highlight w:val="white"/>
        </w:rPr>
        <w:t xml:space="preserve"> Statement statement) {</w:t>
      </w:r>
    </w:p>
    <w:p w14:paraId="409C6437" w14:textId="6154E7B4" w:rsidR="00CD348D" w:rsidRPr="00903DBA" w:rsidRDefault="00CD348D" w:rsidP="00CD348D">
      <w:pPr>
        <w:pStyle w:val="Code"/>
        <w:rPr>
          <w:highlight w:val="white"/>
        </w:rPr>
      </w:pPr>
      <w:r w:rsidRPr="00903DBA">
        <w:rPr>
          <w:highlight w:val="white"/>
        </w:rPr>
        <w:t xml:space="preserve">      Assert.Error(</w:t>
      </w:r>
      <w:r w:rsidR="007C0FFA" w:rsidRPr="00903DBA">
        <w:rPr>
          <w:highlight w:val="white"/>
        </w:rPr>
        <w:t>m_caseMapStack</w:t>
      </w:r>
      <w:r w:rsidRPr="00903DBA">
        <w:rPr>
          <w:highlight w:val="white"/>
        </w:rPr>
        <w:t>.Count &gt; 0, Message.Case_without_switch);</w:t>
      </w:r>
    </w:p>
    <w:p w14:paraId="4ABD587D" w14:textId="45E2473C" w:rsidR="00CD348D" w:rsidRPr="00903DBA" w:rsidRDefault="00CD348D" w:rsidP="00CD348D">
      <w:pPr>
        <w:pStyle w:val="Code"/>
        <w:rPr>
          <w:highlight w:val="white"/>
        </w:rPr>
      </w:pPr>
      <w:r w:rsidRPr="00903DBA">
        <w:rPr>
          <w:highlight w:val="white"/>
        </w:rPr>
        <w:t xml:space="preserve">      expression = TypeCast.LogicalToIntegral(expression);</w:t>
      </w:r>
    </w:p>
    <w:p w14:paraId="41ABE9CA" w14:textId="23DAFE42" w:rsidR="00640170" w:rsidRPr="00903DBA" w:rsidRDefault="00640170" w:rsidP="00FA2D6E">
      <w:pPr>
        <w:rPr>
          <w:highlight w:val="white"/>
        </w:rPr>
      </w:pPr>
      <w:r w:rsidRPr="00903DBA">
        <w:rPr>
          <w:highlight w:val="white"/>
        </w:rPr>
        <w:t xml:space="preserve">If the value of the symbol is null, we have a non-constant case </w:t>
      </w:r>
      <w:r w:rsidR="00810D37" w:rsidRPr="00903DBA">
        <w:rPr>
          <w:highlight w:val="white"/>
        </w:rPr>
        <w:t>value,</w:t>
      </w:r>
      <w:r w:rsidRPr="00903DBA">
        <w:rPr>
          <w:highlight w:val="white"/>
        </w:rPr>
        <w:t xml:space="preserve"> and an error is reported.</w:t>
      </w:r>
    </w:p>
    <w:p w14:paraId="3E9D67CA" w14:textId="433775B8" w:rsidR="002E7956" w:rsidRPr="00903DBA" w:rsidRDefault="00CD348D" w:rsidP="00CD348D">
      <w:pPr>
        <w:pStyle w:val="Code"/>
        <w:rPr>
          <w:highlight w:val="white"/>
        </w:rPr>
      </w:pPr>
      <w:r w:rsidRPr="00903DBA">
        <w:rPr>
          <w:highlight w:val="white"/>
        </w:rPr>
        <w:t xml:space="preserve">      Assert.Error(expression.Symbol.Value != null, expression.Symbol.Name,</w:t>
      </w:r>
    </w:p>
    <w:p w14:paraId="5CF88A53" w14:textId="31E4D9B8" w:rsidR="00CD348D" w:rsidRPr="00903DBA" w:rsidRDefault="002E7956" w:rsidP="00CD348D">
      <w:pPr>
        <w:pStyle w:val="Code"/>
        <w:rPr>
          <w:highlight w:val="white"/>
        </w:rPr>
      </w:pPr>
      <w:r w:rsidRPr="00903DBA">
        <w:rPr>
          <w:highlight w:val="white"/>
        </w:rPr>
        <w:t xml:space="preserve">                  </w:t>
      </w:r>
      <w:r w:rsidR="00CD348D" w:rsidRPr="00903DBA">
        <w:rPr>
          <w:highlight w:val="white"/>
        </w:rPr>
        <w:t xml:space="preserve"> Message.Non__constant_case_value);</w:t>
      </w:r>
    </w:p>
    <w:p w14:paraId="45DF86F7" w14:textId="7016B9CA" w:rsidR="00CD348D" w:rsidRPr="00903DBA" w:rsidRDefault="00CD348D" w:rsidP="00CD348D">
      <w:pPr>
        <w:pStyle w:val="Code"/>
        <w:rPr>
          <w:highlight w:val="white"/>
        </w:rPr>
      </w:pPr>
      <w:r w:rsidRPr="00903DBA">
        <w:rPr>
          <w:highlight w:val="white"/>
        </w:rPr>
        <w:t xml:space="preserve">      BigInteger caseValue = (BigInteger) expression.Symbol.Value;</w:t>
      </w:r>
    </w:p>
    <w:p w14:paraId="2BFCA2B2" w14:textId="226D72A8" w:rsidR="006C29C6" w:rsidRPr="00903DBA" w:rsidRDefault="006C29C6" w:rsidP="006C29C6">
      <w:pPr>
        <w:rPr>
          <w:highlight w:val="white"/>
        </w:rPr>
      </w:pPr>
      <w:r w:rsidRPr="00903DBA">
        <w:rPr>
          <w:highlight w:val="white"/>
        </w:rPr>
        <w:t xml:space="preserve">We </w:t>
      </w:r>
      <w:r w:rsidR="002B152F" w:rsidRPr="00903DBA">
        <w:rPr>
          <w:highlight w:val="white"/>
        </w:rPr>
        <w:t>extract</w:t>
      </w:r>
      <w:r w:rsidRPr="00903DBA">
        <w:rPr>
          <w:highlight w:val="white"/>
        </w:rPr>
        <w:t xml:space="preserve"> the current case map from the top of the case map stack</w:t>
      </w:r>
      <w:r w:rsidR="001939FF" w:rsidRPr="00903DBA">
        <w:rPr>
          <w:highlight w:val="white"/>
        </w:rPr>
        <w:t xml:space="preserve"> and adds the current case value to the map.</w:t>
      </w:r>
    </w:p>
    <w:p w14:paraId="2B499264" w14:textId="518665CF" w:rsidR="00CD348D" w:rsidRPr="00903DBA" w:rsidRDefault="00CD348D" w:rsidP="00CD348D">
      <w:pPr>
        <w:pStyle w:val="Code"/>
        <w:rPr>
          <w:highlight w:val="white"/>
        </w:rPr>
      </w:pPr>
      <w:r w:rsidRPr="00903DBA">
        <w:rPr>
          <w:highlight w:val="white"/>
        </w:rPr>
        <w:t xml:space="preserve">      IDictionary&lt;BigInteger, MiddleCode&gt; caseMap = </w:t>
      </w:r>
      <w:r w:rsidR="007C0FFA" w:rsidRPr="00903DBA">
        <w:rPr>
          <w:highlight w:val="white"/>
        </w:rPr>
        <w:t>m_caseMapStack</w:t>
      </w:r>
      <w:r w:rsidRPr="00903DBA">
        <w:rPr>
          <w:highlight w:val="white"/>
        </w:rPr>
        <w:t>.Peek();</w:t>
      </w:r>
    </w:p>
    <w:p w14:paraId="37E21014" w14:textId="77777777" w:rsidR="00EF1E13" w:rsidRPr="00903DBA" w:rsidRDefault="00EF1E13" w:rsidP="00EF1E13">
      <w:pPr>
        <w:rPr>
          <w:highlight w:val="white"/>
        </w:rPr>
      </w:pPr>
      <w:r w:rsidRPr="00903DBA">
        <w:rPr>
          <w:highlight w:val="white"/>
        </w:rPr>
        <w:t>I the map already contains the value we have two case values with the same value and an error is reported.</w:t>
      </w:r>
    </w:p>
    <w:p w14:paraId="7D5D8F4D" w14:textId="60D0733F" w:rsidR="002E7956" w:rsidRPr="00903DBA" w:rsidRDefault="00CD348D" w:rsidP="00CD348D">
      <w:pPr>
        <w:pStyle w:val="Code"/>
        <w:rPr>
          <w:highlight w:val="white"/>
        </w:rPr>
      </w:pPr>
      <w:r w:rsidRPr="00903DBA">
        <w:rPr>
          <w:highlight w:val="white"/>
        </w:rPr>
        <w:t xml:space="preserve">      Assert.Error(!caseMap.ContainsKey(caseValue), caseValue,</w:t>
      </w:r>
    </w:p>
    <w:p w14:paraId="4081C5F1" w14:textId="504B589F" w:rsidR="00CD348D" w:rsidRPr="00903DBA" w:rsidRDefault="002E7956" w:rsidP="00CD348D">
      <w:pPr>
        <w:pStyle w:val="Code"/>
        <w:rPr>
          <w:highlight w:val="white"/>
        </w:rPr>
      </w:pPr>
      <w:r w:rsidRPr="00903DBA">
        <w:rPr>
          <w:highlight w:val="white"/>
        </w:rPr>
        <w:t xml:space="preserve">                  </w:t>
      </w:r>
      <w:r w:rsidR="00CD348D" w:rsidRPr="00903DBA">
        <w:rPr>
          <w:highlight w:val="white"/>
        </w:rPr>
        <w:t xml:space="preserve"> Message.Repeated_case_value);</w:t>
      </w:r>
    </w:p>
    <w:p w14:paraId="7593AA05" w14:textId="54F5BF11" w:rsidR="0097418F" w:rsidRPr="00903DBA" w:rsidRDefault="0097418F" w:rsidP="00B50A48">
      <w:pPr>
        <w:rPr>
          <w:highlight w:val="white"/>
        </w:rPr>
      </w:pPr>
      <w:r w:rsidRPr="00903DBA">
        <w:rPr>
          <w:highlight w:val="white"/>
        </w:rPr>
        <w:t xml:space="preserve">Finally, we add the case value and the first </w:t>
      </w:r>
      <w:r w:rsidR="00B50A48" w:rsidRPr="00903DBA">
        <w:rPr>
          <w:highlight w:val="white"/>
        </w:rPr>
        <w:t>instruction of the statement’s code</w:t>
      </w:r>
    </w:p>
    <w:p w14:paraId="4D93908E" w14:textId="77777777" w:rsidR="00CD348D" w:rsidRPr="00903DBA" w:rsidRDefault="00CD348D" w:rsidP="00CD348D">
      <w:pPr>
        <w:pStyle w:val="Code"/>
        <w:rPr>
          <w:highlight w:val="white"/>
        </w:rPr>
      </w:pPr>
      <w:r w:rsidRPr="00903DBA">
        <w:rPr>
          <w:highlight w:val="white"/>
        </w:rPr>
        <w:t xml:space="preserve">      caseMap.Add(caseValue, GetFirst(statement.CodeList));</w:t>
      </w:r>
    </w:p>
    <w:p w14:paraId="311D87E8" w14:textId="77777777" w:rsidR="00CD348D" w:rsidRPr="00903DBA" w:rsidRDefault="00CD348D" w:rsidP="00CD348D">
      <w:pPr>
        <w:pStyle w:val="Code"/>
        <w:rPr>
          <w:highlight w:val="white"/>
        </w:rPr>
      </w:pPr>
      <w:r w:rsidRPr="00903DBA">
        <w:rPr>
          <w:highlight w:val="white"/>
        </w:rPr>
        <w:t xml:space="preserve">      return statement;</w:t>
      </w:r>
    </w:p>
    <w:p w14:paraId="54F38D79" w14:textId="77777777" w:rsidR="00CD348D" w:rsidRPr="00903DBA" w:rsidRDefault="00CD348D" w:rsidP="00CD348D">
      <w:pPr>
        <w:pStyle w:val="Code"/>
        <w:rPr>
          <w:highlight w:val="white"/>
        </w:rPr>
      </w:pPr>
      <w:r w:rsidRPr="00903DBA">
        <w:rPr>
          <w:highlight w:val="white"/>
        </w:rPr>
        <w:t xml:space="preserve">    }</w:t>
      </w:r>
    </w:p>
    <w:p w14:paraId="1E872BA8" w14:textId="1B283D01" w:rsidR="00CD348D" w:rsidRPr="00903DBA" w:rsidRDefault="00812B00" w:rsidP="00812B00">
      <w:pPr>
        <w:rPr>
          <w:highlight w:val="white"/>
        </w:rPr>
      </w:pPr>
      <w:r w:rsidRPr="00903DBA">
        <w:rPr>
          <w:highlight w:val="white"/>
        </w:rPr>
        <w:t xml:space="preserve">The </w:t>
      </w:r>
      <w:r w:rsidRPr="00903DBA">
        <w:rPr>
          <w:rStyle w:val="KeyWord0"/>
          <w:highlight w:val="white"/>
        </w:rPr>
        <w:t>GetFirst</w:t>
      </w:r>
      <w:r w:rsidRPr="00903DBA">
        <w:rPr>
          <w:highlight w:val="white"/>
        </w:rPr>
        <w:t xml:space="preserve"> method returns the first instruction in the middle code instruction list. It also adds an empty instruction in case the list is empty.</w:t>
      </w:r>
      <w:r w:rsidR="00981FAC" w:rsidRPr="00903DBA">
        <w:rPr>
          <w:highlight w:val="white"/>
        </w:rPr>
        <w:t xml:space="preserve"> This is done for the backpatching to always have an instruction to set as the target.</w:t>
      </w:r>
    </w:p>
    <w:p w14:paraId="42A2978F" w14:textId="77777777" w:rsidR="00CD348D" w:rsidRPr="00903DBA" w:rsidRDefault="00CD348D" w:rsidP="00CD348D">
      <w:pPr>
        <w:pStyle w:val="Code"/>
        <w:rPr>
          <w:highlight w:val="white"/>
        </w:rPr>
      </w:pPr>
      <w:r w:rsidRPr="00903DBA">
        <w:rPr>
          <w:highlight w:val="white"/>
        </w:rPr>
        <w:t xml:space="preserve">    private static MiddleCode GetFirst(List&lt;MiddleCode&gt; list) {</w:t>
      </w:r>
    </w:p>
    <w:p w14:paraId="729D2662" w14:textId="77777777" w:rsidR="00CD348D" w:rsidRPr="00903DBA" w:rsidRDefault="00CD348D" w:rsidP="00CD348D">
      <w:pPr>
        <w:pStyle w:val="Code"/>
        <w:rPr>
          <w:highlight w:val="white"/>
        </w:rPr>
      </w:pPr>
      <w:r w:rsidRPr="00903DBA">
        <w:rPr>
          <w:highlight w:val="white"/>
        </w:rPr>
        <w:lastRenderedPageBreak/>
        <w:t xml:space="preserve">      if (list.Count == 0) {</w:t>
      </w:r>
    </w:p>
    <w:p w14:paraId="11D66ADA" w14:textId="77777777" w:rsidR="00CD348D" w:rsidRPr="00903DBA" w:rsidRDefault="00CD348D" w:rsidP="00CD348D">
      <w:pPr>
        <w:pStyle w:val="Code"/>
        <w:rPr>
          <w:highlight w:val="white"/>
        </w:rPr>
      </w:pPr>
      <w:r w:rsidRPr="00903DBA">
        <w:rPr>
          <w:highlight w:val="white"/>
        </w:rPr>
        <w:t xml:space="preserve">        AddMiddleCode(list, MiddleOperator.Empty);</w:t>
      </w:r>
    </w:p>
    <w:p w14:paraId="69CDDA60" w14:textId="77777777" w:rsidR="00CD348D" w:rsidRPr="00903DBA" w:rsidRDefault="00CD348D" w:rsidP="00CD348D">
      <w:pPr>
        <w:pStyle w:val="Code"/>
        <w:rPr>
          <w:highlight w:val="white"/>
        </w:rPr>
      </w:pPr>
      <w:r w:rsidRPr="00903DBA">
        <w:rPr>
          <w:highlight w:val="white"/>
        </w:rPr>
        <w:t xml:space="preserve">      }</w:t>
      </w:r>
    </w:p>
    <w:p w14:paraId="193F8306" w14:textId="77777777" w:rsidR="00CD348D" w:rsidRPr="00903DBA" w:rsidRDefault="00CD348D" w:rsidP="00CD348D">
      <w:pPr>
        <w:pStyle w:val="Code"/>
        <w:rPr>
          <w:highlight w:val="white"/>
        </w:rPr>
      </w:pPr>
      <w:r w:rsidRPr="00903DBA">
        <w:rPr>
          <w:highlight w:val="white"/>
        </w:rPr>
        <w:t xml:space="preserve">    </w:t>
      </w:r>
    </w:p>
    <w:p w14:paraId="3492311B" w14:textId="77777777" w:rsidR="00CD348D" w:rsidRPr="00903DBA" w:rsidRDefault="00CD348D" w:rsidP="00CD348D">
      <w:pPr>
        <w:pStyle w:val="Code"/>
        <w:rPr>
          <w:highlight w:val="white"/>
        </w:rPr>
      </w:pPr>
      <w:r w:rsidRPr="00903DBA">
        <w:rPr>
          <w:highlight w:val="white"/>
        </w:rPr>
        <w:t xml:space="preserve">      return list[0];</w:t>
      </w:r>
    </w:p>
    <w:p w14:paraId="6772ADED" w14:textId="2052E780" w:rsidR="00CD348D" w:rsidRPr="00903DBA" w:rsidRDefault="00CD348D" w:rsidP="00CD348D">
      <w:pPr>
        <w:pStyle w:val="Code"/>
        <w:rPr>
          <w:highlight w:val="white"/>
        </w:rPr>
      </w:pPr>
      <w:r w:rsidRPr="00903DBA">
        <w:rPr>
          <w:highlight w:val="white"/>
        </w:rPr>
        <w:t xml:space="preserve">    }</w:t>
      </w:r>
    </w:p>
    <w:p w14:paraId="079611F8" w14:textId="77777777" w:rsidR="0097551C" w:rsidRPr="00903DBA" w:rsidRDefault="0097551C" w:rsidP="0097551C">
      <w:pPr>
        <w:pStyle w:val="Rubrik3"/>
        <w:numPr>
          <w:ilvl w:val="2"/>
          <w:numId w:val="120"/>
        </w:numPr>
      </w:pPr>
      <w:bookmarkStart w:id="146" w:name="_Toc57656000"/>
      <w:r w:rsidRPr="00903DBA">
        <w:t>The Default Statement</w:t>
      </w:r>
      <w:bookmarkEnd w:id="146"/>
    </w:p>
    <w:p w14:paraId="233BFF8F" w14:textId="77777777" w:rsidR="0097551C" w:rsidRPr="00903DBA" w:rsidRDefault="0097551C" w:rsidP="0097551C">
      <w:r w:rsidRPr="00903DBA">
        <w:t xml:space="preserve">The default statement </w:t>
      </w:r>
      <w:proofErr w:type="gramStart"/>
      <w:r w:rsidRPr="00903DBA">
        <w:t>have</w:t>
      </w:r>
      <w:proofErr w:type="gramEnd"/>
      <w:r w:rsidRPr="00903DBA">
        <w:t xml:space="preserve"> to comply with the following demands:</w:t>
      </w:r>
    </w:p>
    <w:p w14:paraId="4FC7C7B9" w14:textId="77777777" w:rsidR="0097551C" w:rsidRPr="00903DBA" w:rsidRDefault="0097551C" w:rsidP="0097551C">
      <w:pPr>
        <w:pStyle w:val="Liststycke"/>
        <w:numPr>
          <w:ilvl w:val="0"/>
          <w:numId w:val="146"/>
        </w:numPr>
        <w:spacing w:line="256" w:lineRule="auto"/>
      </w:pPr>
      <w:proofErr w:type="spellStart"/>
      <w:r w:rsidRPr="00903DBA">
        <w:rPr>
          <w:rStyle w:val="CodeInText"/>
        </w:rPr>
        <w:t>Main.m_defaultStack</w:t>
      </w:r>
      <w:proofErr w:type="spellEnd"/>
      <w:r w:rsidRPr="00903DBA">
        <w:rPr>
          <w:rStyle w:val="CodeInText"/>
        </w:rPr>
        <w:t xml:space="preserve"> </w:t>
      </w:r>
      <w:r w:rsidRPr="00903DBA">
        <w:t xml:space="preserve">must not be empty. If it is empty, the default statements </w:t>
      </w:r>
      <w:proofErr w:type="gramStart"/>
      <w:r w:rsidRPr="00903DBA">
        <w:t>misses</w:t>
      </w:r>
      <w:proofErr w:type="gramEnd"/>
      <w:r w:rsidRPr="00903DBA">
        <w:t xml:space="preserve"> a surrounding switch statements.</w:t>
      </w:r>
    </w:p>
    <w:p w14:paraId="3E45D594" w14:textId="77777777" w:rsidR="0097551C" w:rsidRPr="00903DBA" w:rsidRDefault="0097551C" w:rsidP="0097551C">
      <w:pPr>
        <w:pStyle w:val="Liststycke"/>
        <w:numPr>
          <w:ilvl w:val="0"/>
          <w:numId w:val="146"/>
        </w:numPr>
        <w:spacing w:line="256" w:lineRule="auto"/>
      </w:pPr>
      <w:r w:rsidRPr="00903DBA">
        <w:t xml:space="preserve">Since </w:t>
      </w:r>
      <w:proofErr w:type="spellStart"/>
      <w:r w:rsidRPr="00903DBA">
        <w:rPr>
          <w:rStyle w:val="CodeInText"/>
        </w:rPr>
        <w:t>Main.m_defaultStack</w:t>
      </w:r>
      <w:proofErr w:type="spellEnd"/>
      <w:r w:rsidRPr="00903DBA">
        <w:rPr>
          <w:rStyle w:val="CodeInText"/>
        </w:rPr>
        <w:t xml:space="preserve"> </w:t>
      </w:r>
      <w:r w:rsidRPr="00903DBA">
        <w:t xml:space="preserve">is not empty, there is at least one surrounding switch statement. We call </w:t>
      </w:r>
      <w:r w:rsidRPr="00903DBA">
        <w:rPr>
          <w:rStyle w:val="CodeInText"/>
        </w:rPr>
        <w:t>pop</w:t>
      </w:r>
      <w:r w:rsidRPr="00903DBA">
        <w:t xml:space="preserve"> to see if the top value is minus one. If it is not, there has already been a default statement in the closest surrounding switch statement. If it is minus one, there has not been </w:t>
      </w:r>
      <w:proofErr w:type="spellStart"/>
      <w:proofErr w:type="gramStart"/>
      <w:r w:rsidRPr="00903DBA">
        <w:t>a</w:t>
      </w:r>
      <w:proofErr w:type="spellEnd"/>
      <w:proofErr w:type="gramEnd"/>
      <w:r w:rsidRPr="00903DBA">
        <w:t xml:space="preserve"> earlier default statement and we push the line number at the beginning of the statement following the default statement. Since the line numbers are numbered from zero, it cannot be minus one.</w:t>
      </w:r>
    </w:p>
    <w:p w14:paraId="07203506" w14:textId="77777777" w:rsidR="0097551C" w:rsidRPr="00903DBA" w:rsidRDefault="0097551C" w:rsidP="0097551C">
      <w:pPr>
        <w:pStyle w:val="CodeHeader"/>
      </w:pPr>
      <w:proofErr w:type="spellStart"/>
      <w:r w:rsidRPr="00903DBA">
        <w:t>MainParser.gppg</w:t>
      </w:r>
      <w:proofErr w:type="spellEnd"/>
    </w:p>
    <w:p w14:paraId="097E02A8" w14:textId="77777777" w:rsidR="0097551C" w:rsidRPr="00903DBA" w:rsidRDefault="0097551C" w:rsidP="0097551C">
      <w:pPr>
        <w:pStyle w:val="Code"/>
        <w:rPr>
          <w:highlight w:val="white"/>
        </w:rPr>
      </w:pPr>
      <w:r w:rsidRPr="00903DBA">
        <w:rPr>
          <w:highlight w:val="white"/>
        </w:rPr>
        <w:t xml:space="preserve">  | DEFAULT COLON closed_statement {</w:t>
      </w:r>
    </w:p>
    <w:p w14:paraId="42388AEC" w14:textId="77777777" w:rsidR="0097551C" w:rsidRPr="00903DBA" w:rsidRDefault="0097551C" w:rsidP="0097551C">
      <w:pPr>
        <w:pStyle w:val="Code"/>
        <w:rPr>
          <w:highlight w:val="white"/>
        </w:rPr>
      </w:pPr>
      <w:r w:rsidRPr="00903DBA">
        <w:rPr>
          <w:highlight w:val="white"/>
        </w:rPr>
        <w:t xml:space="preserve">      $$ = MiddleCodeGenerator.DefaultStatement($3);</w:t>
      </w:r>
    </w:p>
    <w:p w14:paraId="2787DD89" w14:textId="2129CE2C" w:rsidR="0097551C" w:rsidRPr="00903DBA" w:rsidRDefault="0097551C" w:rsidP="00CD348D">
      <w:pPr>
        <w:pStyle w:val="Code"/>
        <w:rPr>
          <w:highlight w:val="white"/>
        </w:rPr>
      </w:pPr>
      <w:r w:rsidRPr="00903DBA">
        <w:rPr>
          <w:highlight w:val="white"/>
        </w:rPr>
        <w:t xml:space="preserve">    }</w:t>
      </w:r>
    </w:p>
    <w:p w14:paraId="34B2F980" w14:textId="447B8F97" w:rsidR="00611FFC" w:rsidRPr="00903DBA" w:rsidRDefault="00414F6D" w:rsidP="00611FFC">
      <w:r w:rsidRPr="00903DBA">
        <w:t xml:space="preserve">Technically, </w:t>
      </w:r>
      <w:r w:rsidR="00611FFC" w:rsidRPr="00903DBA">
        <w:t xml:space="preserve">the default statement does not have to be placed after the </w:t>
      </w:r>
      <w:r w:rsidRPr="00903DBA">
        <w:t xml:space="preserve">last </w:t>
      </w:r>
      <w:r w:rsidR="00611FFC" w:rsidRPr="00903DBA">
        <w:t>case statements</w:t>
      </w:r>
      <w:r w:rsidR="003717E1" w:rsidRPr="00903DBA">
        <w:t>. However, we cannot have more than one default statement in a switch statement.</w:t>
      </w:r>
    </w:p>
    <w:p w14:paraId="214D501A" w14:textId="408C6F6B" w:rsidR="00CD348D" w:rsidRPr="00903DBA" w:rsidRDefault="00CD348D" w:rsidP="00CD348D">
      <w:pPr>
        <w:pStyle w:val="Code"/>
        <w:rPr>
          <w:highlight w:val="white"/>
        </w:rPr>
      </w:pPr>
      <w:r w:rsidRPr="00903DBA">
        <w:rPr>
          <w:highlight w:val="white"/>
        </w:rPr>
        <w:t xml:space="preserve">    public static Statement DefaultStatement(Statement statement) {</w:t>
      </w:r>
    </w:p>
    <w:p w14:paraId="669B3722" w14:textId="72EF1C9B" w:rsidR="005F0F47" w:rsidRPr="00903DBA" w:rsidRDefault="005F0F47" w:rsidP="005F0F47">
      <w:pPr>
        <w:rPr>
          <w:highlight w:val="white"/>
        </w:rPr>
      </w:pPr>
      <w:r w:rsidRPr="00903DBA">
        <w:rPr>
          <w:highlight w:val="white"/>
        </w:rPr>
        <w:t>If the default stack is empty, we have a default statement without an e</w:t>
      </w:r>
      <w:r w:rsidR="005277FD" w:rsidRPr="00903DBA">
        <w:rPr>
          <w:highlight w:val="white"/>
        </w:rPr>
        <w:t>n</w:t>
      </w:r>
      <w:r w:rsidRPr="00903DBA">
        <w:rPr>
          <w:highlight w:val="white"/>
        </w:rPr>
        <w:t>closing switch statement and an error is reported.</w:t>
      </w:r>
    </w:p>
    <w:p w14:paraId="2E06AC12" w14:textId="3650B29B" w:rsidR="00CD348D" w:rsidRPr="00903DBA" w:rsidRDefault="00CD348D" w:rsidP="00CD348D">
      <w:pPr>
        <w:pStyle w:val="Code"/>
        <w:rPr>
          <w:highlight w:val="white"/>
        </w:rPr>
      </w:pPr>
      <w:r w:rsidRPr="00903DBA">
        <w:rPr>
          <w:highlight w:val="white"/>
        </w:rPr>
        <w:t xml:space="preserve">      Assert.Error(DefaultStack.Count &gt; 0, Message.Default_without_switch);</w:t>
      </w:r>
    </w:p>
    <w:p w14:paraId="50E0AEC9" w14:textId="5642498A" w:rsidR="00010A99" w:rsidRPr="00903DBA" w:rsidRDefault="00010A99" w:rsidP="00010A99">
      <w:pPr>
        <w:rPr>
          <w:highlight w:val="white"/>
        </w:rPr>
      </w:pPr>
      <w:r w:rsidRPr="00903DBA">
        <w:rPr>
          <w:highlight w:val="white"/>
        </w:rPr>
        <w:t>If the value on the top of the stack is not null, we have a switch statement with two default statement and an error is reported.</w:t>
      </w:r>
    </w:p>
    <w:p w14:paraId="5103F1F9" w14:textId="16DAE300" w:rsidR="00CD348D" w:rsidRPr="00903DBA" w:rsidRDefault="00CD348D" w:rsidP="00CD348D">
      <w:pPr>
        <w:pStyle w:val="Code"/>
        <w:rPr>
          <w:highlight w:val="white"/>
        </w:rPr>
      </w:pPr>
      <w:r w:rsidRPr="00903DBA">
        <w:rPr>
          <w:highlight w:val="white"/>
        </w:rPr>
        <w:t xml:space="preserve">      Assert.Error(DefaultStack.Pop() == null, Message.Repeted_default);</w:t>
      </w:r>
    </w:p>
    <w:p w14:paraId="66432514" w14:textId="26553CA5" w:rsidR="00CF734D" w:rsidRPr="00903DBA" w:rsidRDefault="00CF734D" w:rsidP="00CF734D">
      <w:pPr>
        <w:rPr>
          <w:highlight w:val="white"/>
        </w:rPr>
      </w:pPr>
      <w:r w:rsidRPr="00903DBA">
        <w:rPr>
          <w:highlight w:val="white"/>
        </w:rPr>
        <w:t xml:space="preserve">Finally, we </w:t>
      </w:r>
      <w:r w:rsidR="009E1225" w:rsidRPr="00903DBA">
        <w:rPr>
          <w:highlight w:val="white"/>
        </w:rPr>
        <w:t>add</w:t>
      </w:r>
      <w:r w:rsidR="00E336D3" w:rsidRPr="00903DBA">
        <w:rPr>
          <w:highlight w:val="white"/>
        </w:rPr>
        <w:t xml:space="preserve"> the default middle code instruction at the </w:t>
      </w:r>
      <w:r w:rsidR="009E1225" w:rsidRPr="00903DBA">
        <w:rPr>
          <w:highlight w:val="white"/>
        </w:rPr>
        <w:t xml:space="preserve">top of the </w:t>
      </w:r>
      <w:r w:rsidR="00E336D3" w:rsidRPr="00903DBA">
        <w:rPr>
          <w:highlight w:val="white"/>
        </w:rPr>
        <w:t>stack.</w:t>
      </w:r>
    </w:p>
    <w:p w14:paraId="1F66C995" w14:textId="77777777" w:rsidR="00CD348D" w:rsidRPr="00903DBA" w:rsidRDefault="00CD348D" w:rsidP="00CD348D">
      <w:pPr>
        <w:pStyle w:val="Code"/>
        <w:rPr>
          <w:highlight w:val="white"/>
        </w:rPr>
      </w:pPr>
      <w:r w:rsidRPr="00903DBA">
        <w:rPr>
          <w:highlight w:val="white"/>
        </w:rPr>
        <w:t xml:space="preserve">      DefaultStack.Push(GetFirst(statement.CodeList));</w:t>
      </w:r>
    </w:p>
    <w:p w14:paraId="455010BA" w14:textId="77777777" w:rsidR="00CD348D" w:rsidRPr="00903DBA" w:rsidRDefault="00CD348D" w:rsidP="00CD348D">
      <w:pPr>
        <w:pStyle w:val="Code"/>
        <w:rPr>
          <w:highlight w:val="white"/>
        </w:rPr>
      </w:pPr>
      <w:r w:rsidRPr="00903DBA">
        <w:rPr>
          <w:highlight w:val="white"/>
        </w:rPr>
        <w:t xml:space="preserve">      return statement;</w:t>
      </w:r>
    </w:p>
    <w:p w14:paraId="4CC3D808" w14:textId="50AC9327" w:rsidR="0097551C" w:rsidRPr="00903DBA" w:rsidRDefault="00CD348D" w:rsidP="0097551C">
      <w:pPr>
        <w:pStyle w:val="Code"/>
        <w:rPr>
          <w:highlight w:val="white"/>
        </w:rPr>
      </w:pPr>
      <w:r w:rsidRPr="00903DBA">
        <w:rPr>
          <w:highlight w:val="white"/>
        </w:rPr>
        <w:t xml:space="preserve">    }</w:t>
      </w:r>
    </w:p>
    <w:p w14:paraId="3694DC85" w14:textId="0DE5A9F4" w:rsidR="000D017D" w:rsidRPr="00903DBA" w:rsidRDefault="000D017D" w:rsidP="000D017D">
      <w:pPr>
        <w:pStyle w:val="Rubrik3"/>
        <w:numPr>
          <w:ilvl w:val="2"/>
          <w:numId w:val="120"/>
        </w:numPr>
      </w:pPr>
      <w:bookmarkStart w:id="147" w:name="_Toc57656001"/>
      <w:r w:rsidRPr="00903DBA">
        <w:t>The While Statement</w:t>
      </w:r>
      <w:bookmarkEnd w:id="147"/>
    </w:p>
    <w:p w14:paraId="0983C288" w14:textId="77777777" w:rsidR="00F3516E" w:rsidRPr="00903DBA" w:rsidRDefault="00F3516E" w:rsidP="00F3516E">
      <w:r w:rsidRPr="00903DBA">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903DBA" w:rsidRDefault="00F3516E" w:rsidP="00F3516E">
      <w:r w:rsidRPr="00903DBA">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903DBA">
        <w:rPr>
          <w:rStyle w:val="CodeInText"/>
        </w:rPr>
        <w:t>jump_marker</w:t>
      </w:r>
      <w:proofErr w:type="spellEnd"/>
      <w:r w:rsidRPr="00903DBA">
        <w:t xml:space="preserve"> rule adds a jump statement at the end of the statement surrounded by the while statement, which is backpatched to the beginning of the while expression, similar to the continue set.</w:t>
      </w:r>
    </w:p>
    <w:p w14:paraId="35993B60" w14:textId="5A78DDE5" w:rsidR="00697FEF" w:rsidRPr="00903DBA" w:rsidRDefault="00AA5558" w:rsidP="00AA5558">
      <w:pPr>
        <w:pStyle w:val="CodeHeader"/>
      </w:pPr>
      <w:proofErr w:type="spellStart"/>
      <w:r w:rsidRPr="00903DBA">
        <w:t>MainParser.gppg</w:t>
      </w:r>
      <w:proofErr w:type="spellEnd"/>
    </w:p>
    <w:p w14:paraId="6B8EDEA2" w14:textId="77777777" w:rsidR="005935AB" w:rsidRPr="00903DBA" w:rsidRDefault="005935AB" w:rsidP="005935AB">
      <w:pPr>
        <w:pStyle w:val="Code"/>
        <w:rPr>
          <w:highlight w:val="white"/>
        </w:rPr>
      </w:pPr>
      <w:r w:rsidRPr="00903DBA">
        <w:rPr>
          <w:highlight w:val="white"/>
        </w:rPr>
        <w:lastRenderedPageBreak/>
        <w:t>loop_header:</w:t>
      </w:r>
    </w:p>
    <w:p w14:paraId="62FFD048" w14:textId="77777777" w:rsidR="005935AB" w:rsidRPr="00903DBA" w:rsidRDefault="005935AB" w:rsidP="005935AB">
      <w:pPr>
        <w:pStyle w:val="Code"/>
        <w:rPr>
          <w:highlight w:val="white"/>
        </w:rPr>
      </w:pPr>
      <w:r w:rsidRPr="00903DBA">
        <w:rPr>
          <w:highlight w:val="white"/>
        </w:rPr>
        <w:t xml:space="preserve">    /* Empty. */ { MiddleCodeGenerator.LoopHeader(); };</w:t>
      </w:r>
    </w:p>
    <w:p w14:paraId="0AE6357F" w14:textId="77777777" w:rsidR="005935AB" w:rsidRPr="00903DBA" w:rsidRDefault="005935AB" w:rsidP="005935AB">
      <w:pPr>
        <w:pStyle w:val="Code"/>
        <w:rPr>
          <w:highlight w:val="white"/>
        </w:rPr>
      </w:pPr>
    </w:p>
    <w:p w14:paraId="4261ADBD" w14:textId="71EE7F95" w:rsidR="00BC7714" w:rsidRPr="00903DBA" w:rsidRDefault="00BC7714" w:rsidP="008576CD">
      <w:pPr>
        <w:pStyle w:val="Code"/>
        <w:rPr>
          <w:highlight w:val="white"/>
        </w:rPr>
      </w:pPr>
      <w:r w:rsidRPr="00903DBA">
        <w:rPr>
          <w:highlight w:val="white"/>
        </w:rPr>
        <w:t>opened_statement:</w:t>
      </w:r>
    </w:p>
    <w:p w14:paraId="65A15C35" w14:textId="26934988" w:rsidR="00BC7714" w:rsidRPr="00903DBA" w:rsidRDefault="00BC7714" w:rsidP="008576CD">
      <w:pPr>
        <w:pStyle w:val="Code"/>
        <w:rPr>
          <w:highlight w:val="white"/>
        </w:rPr>
      </w:pPr>
      <w:r w:rsidRPr="00903DBA">
        <w:rPr>
          <w:highlight w:val="white"/>
        </w:rPr>
        <w:t xml:space="preserve">    // ...</w:t>
      </w:r>
    </w:p>
    <w:p w14:paraId="432E0B46" w14:textId="77777777" w:rsidR="00BC7714" w:rsidRPr="00903DBA" w:rsidRDefault="00BC7714" w:rsidP="008576CD">
      <w:pPr>
        <w:pStyle w:val="Code"/>
        <w:rPr>
          <w:highlight w:val="white"/>
        </w:rPr>
      </w:pPr>
      <w:r w:rsidRPr="00903DBA">
        <w:rPr>
          <w:highlight w:val="white"/>
        </w:rPr>
        <w:t xml:space="preserve">  | WHILE loop_header LEFT_PARENTHESIS expression RIGHT_PARENTHESIS</w:t>
      </w:r>
    </w:p>
    <w:p w14:paraId="5873427D" w14:textId="77777777" w:rsidR="00BC7714" w:rsidRPr="00903DBA" w:rsidRDefault="00BC7714" w:rsidP="008576CD">
      <w:pPr>
        <w:pStyle w:val="Code"/>
        <w:rPr>
          <w:highlight w:val="white"/>
        </w:rPr>
      </w:pPr>
      <w:r w:rsidRPr="00903DBA">
        <w:rPr>
          <w:highlight w:val="white"/>
        </w:rPr>
        <w:t xml:space="preserve">    opened_statement {</w:t>
      </w:r>
    </w:p>
    <w:p w14:paraId="58CA88E1" w14:textId="77777777" w:rsidR="00BC7714" w:rsidRPr="00903DBA" w:rsidRDefault="00BC7714" w:rsidP="008576CD">
      <w:pPr>
        <w:pStyle w:val="Code"/>
        <w:rPr>
          <w:highlight w:val="white"/>
        </w:rPr>
      </w:pPr>
      <w:r w:rsidRPr="00903DBA">
        <w:rPr>
          <w:highlight w:val="white"/>
        </w:rPr>
        <w:t xml:space="preserve">      $$ = MiddleCodeGenerator.WhileStatement($4, $6);</w:t>
      </w:r>
    </w:p>
    <w:p w14:paraId="6CF206EA" w14:textId="77777777" w:rsidR="00BC7714" w:rsidRPr="00903DBA" w:rsidRDefault="00BC7714" w:rsidP="008576CD">
      <w:pPr>
        <w:pStyle w:val="Code"/>
        <w:rPr>
          <w:highlight w:val="white"/>
        </w:rPr>
      </w:pPr>
      <w:r w:rsidRPr="00903DBA">
        <w:rPr>
          <w:highlight w:val="white"/>
        </w:rPr>
        <w:t xml:space="preserve">    }</w:t>
      </w:r>
    </w:p>
    <w:p w14:paraId="0EEB227B" w14:textId="77777777" w:rsidR="00BC7714" w:rsidRPr="00903DBA" w:rsidRDefault="00BC7714" w:rsidP="008576CD">
      <w:pPr>
        <w:pStyle w:val="Code"/>
        <w:rPr>
          <w:highlight w:val="white"/>
        </w:rPr>
      </w:pPr>
      <w:r w:rsidRPr="00903DBA">
        <w:rPr>
          <w:highlight w:val="white"/>
        </w:rPr>
        <w:t xml:space="preserve">    // ...</w:t>
      </w:r>
    </w:p>
    <w:p w14:paraId="69E58D34" w14:textId="552D7A3C" w:rsidR="00AA5558" w:rsidRPr="00903DBA" w:rsidRDefault="00AA5558" w:rsidP="008576CD">
      <w:pPr>
        <w:pStyle w:val="Code"/>
      </w:pPr>
    </w:p>
    <w:p w14:paraId="7E7E95F8" w14:textId="77777777" w:rsidR="008576CD" w:rsidRPr="00903DBA" w:rsidRDefault="008576CD" w:rsidP="008576CD">
      <w:pPr>
        <w:pStyle w:val="Code"/>
        <w:rPr>
          <w:highlight w:val="white"/>
        </w:rPr>
      </w:pPr>
      <w:r w:rsidRPr="00903DBA">
        <w:rPr>
          <w:highlight w:val="white"/>
        </w:rPr>
        <w:t>closed_statement:</w:t>
      </w:r>
    </w:p>
    <w:p w14:paraId="3243E725" w14:textId="77777777" w:rsidR="008576CD" w:rsidRPr="00903DBA" w:rsidRDefault="008576CD" w:rsidP="008576CD">
      <w:pPr>
        <w:pStyle w:val="Code"/>
        <w:rPr>
          <w:highlight w:val="white"/>
        </w:rPr>
      </w:pPr>
      <w:r w:rsidRPr="00903DBA">
        <w:rPr>
          <w:highlight w:val="white"/>
        </w:rPr>
        <w:t xml:space="preserve">    // ...</w:t>
      </w:r>
    </w:p>
    <w:p w14:paraId="5D6DC112" w14:textId="77777777" w:rsidR="008576CD" w:rsidRPr="00903DBA" w:rsidRDefault="008576CD" w:rsidP="008576CD">
      <w:pPr>
        <w:pStyle w:val="Code"/>
        <w:rPr>
          <w:highlight w:val="white"/>
        </w:rPr>
      </w:pPr>
      <w:r w:rsidRPr="00903DBA">
        <w:rPr>
          <w:highlight w:val="white"/>
        </w:rPr>
        <w:t xml:space="preserve">  | WHILE loop_header LEFT_PARENTHESIS expression RIGHT_PARENTHESIS</w:t>
      </w:r>
    </w:p>
    <w:p w14:paraId="5694CA92" w14:textId="77777777" w:rsidR="008576CD" w:rsidRPr="00903DBA" w:rsidRDefault="008576CD" w:rsidP="008576CD">
      <w:pPr>
        <w:pStyle w:val="Code"/>
        <w:rPr>
          <w:highlight w:val="white"/>
        </w:rPr>
      </w:pPr>
      <w:r w:rsidRPr="00903DBA">
        <w:rPr>
          <w:highlight w:val="white"/>
        </w:rPr>
        <w:t xml:space="preserve">    closed_statement {</w:t>
      </w:r>
    </w:p>
    <w:p w14:paraId="252C269F" w14:textId="77777777" w:rsidR="008576CD" w:rsidRPr="00903DBA" w:rsidRDefault="008576CD" w:rsidP="008576CD">
      <w:pPr>
        <w:pStyle w:val="Code"/>
        <w:rPr>
          <w:highlight w:val="white"/>
        </w:rPr>
      </w:pPr>
      <w:r w:rsidRPr="00903DBA">
        <w:rPr>
          <w:highlight w:val="white"/>
        </w:rPr>
        <w:t xml:space="preserve">      $$ = MiddleCodeGenerator.WhileStatement($4, $6);</w:t>
      </w:r>
    </w:p>
    <w:p w14:paraId="29D26499" w14:textId="77777777" w:rsidR="008576CD" w:rsidRPr="00903DBA" w:rsidRDefault="008576CD" w:rsidP="008576CD">
      <w:pPr>
        <w:pStyle w:val="Code"/>
        <w:rPr>
          <w:highlight w:val="white"/>
        </w:rPr>
      </w:pPr>
      <w:r w:rsidRPr="00903DBA">
        <w:rPr>
          <w:highlight w:val="white"/>
        </w:rPr>
        <w:t xml:space="preserve">    }</w:t>
      </w:r>
    </w:p>
    <w:p w14:paraId="72073E4B" w14:textId="0A1FF402" w:rsidR="008576CD" w:rsidRPr="00903DBA" w:rsidRDefault="008576CD" w:rsidP="008576CD">
      <w:pPr>
        <w:pStyle w:val="Code"/>
        <w:rPr>
          <w:highlight w:val="white"/>
        </w:rPr>
      </w:pPr>
      <w:r w:rsidRPr="00903DBA">
        <w:rPr>
          <w:highlight w:val="white"/>
        </w:rPr>
        <w:t xml:space="preserve">    // ...</w:t>
      </w:r>
    </w:p>
    <w:p w14:paraId="26A31037" w14:textId="573E9E3B" w:rsidR="00B13BF7" w:rsidRPr="00903DBA" w:rsidRDefault="00B13BF7" w:rsidP="005A7281">
      <w:pPr>
        <w:rPr>
          <w:highlight w:val="white"/>
        </w:rPr>
      </w:pPr>
      <w:proofErr w:type="gramStart"/>
      <w:r w:rsidRPr="00903DBA">
        <w:rPr>
          <w:highlight w:val="white"/>
        </w:rPr>
        <w:t>Similar to</w:t>
      </w:r>
      <w:proofErr w:type="gramEnd"/>
      <w:r w:rsidRPr="00903DBA">
        <w:rPr>
          <w:highlight w:val="white"/>
        </w:rPr>
        <w:t xml:space="preserve"> the break set stack above, we also need a continue set </w:t>
      </w:r>
      <w:r w:rsidR="00A94734" w:rsidRPr="00903DBA">
        <w:rPr>
          <w:highlight w:val="white"/>
        </w:rPr>
        <w:t>stack</w:t>
      </w:r>
      <w:r w:rsidRPr="00903DBA">
        <w:rPr>
          <w:highlight w:val="white"/>
        </w:rPr>
        <w:t>.</w:t>
      </w:r>
    </w:p>
    <w:p w14:paraId="4CB7213E" w14:textId="19707767" w:rsidR="008576CD" w:rsidRPr="00903DBA" w:rsidRDefault="008576CD" w:rsidP="00AA5558">
      <w:pPr>
        <w:pStyle w:val="CodeHeader"/>
      </w:pPr>
      <w:proofErr w:type="spellStart"/>
      <w:r w:rsidRPr="00903DBA">
        <w:t>MiddleCodeGenerator.cs</w:t>
      </w:r>
      <w:proofErr w:type="spellEnd"/>
    </w:p>
    <w:p w14:paraId="002BB3B6" w14:textId="77777777" w:rsidR="000021D1" w:rsidRPr="00903DBA" w:rsidRDefault="000021D1" w:rsidP="000021D1">
      <w:pPr>
        <w:pStyle w:val="Code"/>
        <w:rPr>
          <w:highlight w:val="white"/>
        </w:rPr>
      </w:pPr>
      <w:r w:rsidRPr="00903DBA">
        <w:rPr>
          <w:highlight w:val="white"/>
        </w:rPr>
        <w:t xml:space="preserve">    private static Stack&lt;ISet&lt;MiddleCode&gt;&gt; m_continueSetStack =</w:t>
      </w:r>
    </w:p>
    <w:p w14:paraId="279A029E" w14:textId="77777777" w:rsidR="000021D1" w:rsidRPr="00903DBA" w:rsidRDefault="000021D1" w:rsidP="000021D1">
      <w:pPr>
        <w:pStyle w:val="Code"/>
        <w:rPr>
          <w:highlight w:val="white"/>
        </w:rPr>
      </w:pPr>
      <w:r w:rsidRPr="00903DBA">
        <w:rPr>
          <w:highlight w:val="white"/>
        </w:rPr>
        <w:t xml:space="preserve">      new Stack&lt;ISet&lt;MiddleCode&gt;&gt;();</w:t>
      </w:r>
    </w:p>
    <w:p w14:paraId="59C134F3" w14:textId="3B14F2AF" w:rsidR="00B13BF7" w:rsidRPr="00903DBA" w:rsidRDefault="00B13BF7" w:rsidP="00B13BF7">
      <w:pPr>
        <w:rPr>
          <w:highlight w:val="white"/>
        </w:rPr>
      </w:pPr>
      <w:r w:rsidRPr="00903DBA">
        <w:rPr>
          <w:highlight w:val="white"/>
        </w:rPr>
        <w:t xml:space="preserve">The </w:t>
      </w:r>
      <w:r w:rsidRPr="00903DBA">
        <w:rPr>
          <w:rStyle w:val="KeyWord0"/>
          <w:highlight w:val="white"/>
        </w:rPr>
        <w:t>LoopHeader</w:t>
      </w:r>
      <w:r w:rsidRPr="00903DBA">
        <w:rPr>
          <w:highlight w:val="white"/>
        </w:rPr>
        <w:t xml:space="preserve"> method is called before the parsing of a while, do, or for statement. Its task is to add </w:t>
      </w:r>
      <w:r w:rsidR="00427303" w:rsidRPr="00903DBA">
        <w:rPr>
          <w:highlight w:val="white"/>
        </w:rPr>
        <w:t>empty sets at</w:t>
      </w:r>
      <w:r w:rsidR="00176C94" w:rsidRPr="00903DBA">
        <w:rPr>
          <w:highlight w:val="white"/>
        </w:rPr>
        <w:t xml:space="preserve"> the</w:t>
      </w:r>
      <w:r w:rsidRPr="00903DBA">
        <w:rPr>
          <w:highlight w:val="white"/>
        </w:rPr>
        <w:t xml:space="preserve"> top of the </w:t>
      </w:r>
      <w:r w:rsidR="009D2366" w:rsidRPr="00903DBA">
        <w:rPr>
          <w:highlight w:val="white"/>
        </w:rPr>
        <w:t>break set stack and continue set stack.</w:t>
      </w:r>
    </w:p>
    <w:p w14:paraId="1216912E" w14:textId="77777777" w:rsidR="007C1BD6" w:rsidRPr="00903DBA" w:rsidRDefault="007C1BD6" w:rsidP="007C1BD6">
      <w:pPr>
        <w:pStyle w:val="Code"/>
        <w:rPr>
          <w:highlight w:val="white"/>
        </w:rPr>
      </w:pPr>
      <w:r w:rsidRPr="00903DBA">
        <w:rPr>
          <w:highlight w:val="white"/>
        </w:rPr>
        <w:t xml:space="preserve">    public static void LoopHeader() {</w:t>
      </w:r>
    </w:p>
    <w:p w14:paraId="06CC40FF" w14:textId="77777777" w:rsidR="007C1BD6" w:rsidRPr="00903DBA" w:rsidRDefault="007C1BD6" w:rsidP="007C1BD6">
      <w:pPr>
        <w:pStyle w:val="Code"/>
        <w:rPr>
          <w:highlight w:val="white"/>
        </w:rPr>
      </w:pPr>
      <w:r w:rsidRPr="00903DBA">
        <w:rPr>
          <w:highlight w:val="white"/>
        </w:rPr>
        <w:t xml:space="preserve">      m_breakSetStack.Push(new HashSet&lt;MiddleCode&gt;());</w:t>
      </w:r>
    </w:p>
    <w:p w14:paraId="64E61B5A" w14:textId="402120F0" w:rsidR="007C1BD6" w:rsidRPr="00903DBA" w:rsidRDefault="007C1BD6" w:rsidP="007C1BD6">
      <w:pPr>
        <w:pStyle w:val="Code"/>
        <w:rPr>
          <w:highlight w:val="white"/>
        </w:rPr>
      </w:pPr>
      <w:r w:rsidRPr="00903DBA">
        <w:rPr>
          <w:highlight w:val="white"/>
        </w:rPr>
        <w:t xml:space="preserve">      </w:t>
      </w:r>
      <w:r w:rsidR="00B13BF7" w:rsidRPr="00903DBA">
        <w:rPr>
          <w:highlight w:val="white"/>
        </w:rPr>
        <w:t>m_continueSetStack</w:t>
      </w:r>
      <w:r w:rsidRPr="00903DBA">
        <w:rPr>
          <w:highlight w:val="white"/>
        </w:rPr>
        <w:t xml:space="preserve">.Push(new HashSet&lt;MiddleCode&gt;());    </w:t>
      </w:r>
    </w:p>
    <w:p w14:paraId="6AB425AF" w14:textId="77777777" w:rsidR="007C1BD6" w:rsidRPr="00903DBA" w:rsidRDefault="007C1BD6" w:rsidP="007C1BD6">
      <w:pPr>
        <w:pStyle w:val="Code"/>
        <w:rPr>
          <w:highlight w:val="white"/>
        </w:rPr>
      </w:pPr>
      <w:r w:rsidRPr="00903DBA">
        <w:rPr>
          <w:highlight w:val="white"/>
        </w:rPr>
        <w:t xml:space="preserve">    }</w:t>
      </w:r>
    </w:p>
    <w:p w14:paraId="1C168A2F" w14:textId="25266786" w:rsidR="007C1BD6" w:rsidRPr="00903DBA" w:rsidRDefault="007C1E3C" w:rsidP="007C1E3C">
      <w:pPr>
        <w:rPr>
          <w:highlight w:val="white"/>
        </w:rPr>
      </w:pPr>
      <w:r w:rsidRPr="00903DBA">
        <w:rPr>
          <w:highlight w:val="white"/>
        </w:rPr>
        <w:t xml:space="preserve">The </w:t>
      </w:r>
      <w:r w:rsidRPr="00903DBA">
        <w:rPr>
          <w:rStyle w:val="KeyWord0"/>
          <w:highlight w:val="white"/>
        </w:rPr>
        <w:t>WhileStatement</w:t>
      </w:r>
      <w:r w:rsidRPr="00903DBA">
        <w:rPr>
          <w:highlight w:val="white"/>
        </w:rPr>
        <w:t xml:space="preserve"> method is called after the while statement has been parsed. </w:t>
      </w:r>
      <w:proofErr w:type="gramStart"/>
      <w:r w:rsidRPr="00903DBA">
        <w:rPr>
          <w:highlight w:val="white"/>
        </w:rPr>
        <w:t>Similar to</w:t>
      </w:r>
      <w:proofErr w:type="gramEnd"/>
      <w:r w:rsidRPr="00903DBA">
        <w:rPr>
          <w:highlight w:val="white"/>
        </w:rPr>
        <w:t xml:space="preserve"> the if state</w:t>
      </w:r>
      <w:r w:rsidR="00A979E5" w:rsidRPr="00903DBA">
        <w:rPr>
          <w:highlight w:val="white"/>
        </w:rPr>
        <w:t>ment above, it start</w:t>
      </w:r>
      <w:r w:rsidR="002B7B22" w:rsidRPr="00903DBA">
        <w:rPr>
          <w:highlight w:val="white"/>
        </w:rPr>
        <w:t>s</w:t>
      </w:r>
      <w:r w:rsidR="00A979E5" w:rsidRPr="00903DBA">
        <w:rPr>
          <w:highlight w:val="white"/>
        </w:rPr>
        <w:t xml:space="preserve"> by </w:t>
      </w:r>
      <w:r w:rsidR="00E71084" w:rsidRPr="00903DBA">
        <w:rPr>
          <w:highlight w:val="white"/>
        </w:rPr>
        <w:t>type casting the expression into logical type.</w:t>
      </w:r>
    </w:p>
    <w:p w14:paraId="723E0C08" w14:textId="77777777" w:rsidR="007C1BD6" w:rsidRPr="00903DBA" w:rsidRDefault="007C1BD6" w:rsidP="007C1BD6">
      <w:pPr>
        <w:pStyle w:val="Code"/>
        <w:rPr>
          <w:highlight w:val="white"/>
        </w:rPr>
      </w:pPr>
      <w:r w:rsidRPr="00903DBA">
        <w:rPr>
          <w:highlight w:val="white"/>
        </w:rPr>
        <w:t xml:space="preserve">    public static Statement WhileStatement(Expression expression,</w:t>
      </w:r>
    </w:p>
    <w:p w14:paraId="27BFFE39" w14:textId="338384F9" w:rsidR="007C1BD6" w:rsidRPr="00903DBA" w:rsidRDefault="007C1BD6" w:rsidP="007C1BD6">
      <w:pPr>
        <w:pStyle w:val="Code"/>
        <w:rPr>
          <w:highlight w:val="white"/>
        </w:rPr>
      </w:pPr>
      <w:r w:rsidRPr="00903DBA">
        <w:rPr>
          <w:highlight w:val="white"/>
        </w:rPr>
        <w:t xml:space="preserve">                                           Statement </w:t>
      </w:r>
      <w:r w:rsidR="002B7B22" w:rsidRPr="00903DBA">
        <w:rPr>
          <w:highlight w:val="white"/>
        </w:rPr>
        <w:t>innerStatement</w:t>
      </w:r>
      <w:r w:rsidRPr="00903DBA">
        <w:rPr>
          <w:highlight w:val="white"/>
        </w:rPr>
        <w:t>) {</w:t>
      </w:r>
    </w:p>
    <w:p w14:paraId="0B889FAF" w14:textId="77777777" w:rsidR="007C1BD6" w:rsidRPr="00903DBA" w:rsidRDefault="007C1BD6" w:rsidP="007C1BD6">
      <w:pPr>
        <w:pStyle w:val="Code"/>
        <w:rPr>
          <w:highlight w:val="white"/>
        </w:rPr>
      </w:pPr>
      <w:r w:rsidRPr="00903DBA">
        <w:rPr>
          <w:highlight w:val="white"/>
        </w:rPr>
        <w:t xml:space="preserve">      expression = TypeCast.ToLogical(expression);</w:t>
      </w:r>
    </w:p>
    <w:p w14:paraId="1362C149" w14:textId="77777777" w:rsidR="007C1BD6" w:rsidRPr="00903DBA" w:rsidRDefault="007C1BD6" w:rsidP="007C1BD6">
      <w:pPr>
        <w:pStyle w:val="Code"/>
        <w:rPr>
          <w:highlight w:val="white"/>
        </w:rPr>
      </w:pPr>
      <w:r w:rsidRPr="00903DBA">
        <w:rPr>
          <w:highlight w:val="white"/>
        </w:rPr>
        <w:t xml:space="preserve">      List&lt;MiddleCode&gt; codeList = expression.LongList;</w:t>
      </w:r>
    </w:p>
    <w:p w14:paraId="4E9DD6A6" w14:textId="77777777" w:rsidR="007C1BD6" w:rsidRPr="00903DBA" w:rsidRDefault="007C1BD6" w:rsidP="007C1BD6">
      <w:pPr>
        <w:pStyle w:val="Code"/>
        <w:rPr>
          <w:highlight w:val="white"/>
        </w:rPr>
      </w:pPr>
      <w:r w:rsidRPr="00903DBA">
        <w:rPr>
          <w:highlight w:val="white"/>
        </w:rPr>
        <w:t xml:space="preserve">      AddMiddleCode(codeList, MiddleOperator.CheckTrackMapFloatStack);</w:t>
      </w:r>
    </w:p>
    <w:p w14:paraId="184082F0" w14:textId="4C783BEC" w:rsidR="007C1BD6" w:rsidRPr="00903DBA" w:rsidRDefault="002B7B22" w:rsidP="002B7B22">
      <w:pPr>
        <w:rPr>
          <w:highlight w:val="white"/>
        </w:rPr>
      </w:pPr>
      <w:r w:rsidRPr="00903DBA">
        <w:rPr>
          <w:highlight w:val="white"/>
        </w:rPr>
        <w:t xml:space="preserve">We </w:t>
      </w:r>
      <w:proofErr w:type="spellStart"/>
      <w:r w:rsidRPr="00903DBA">
        <w:rPr>
          <w:highlight w:val="white"/>
        </w:rPr>
        <w:t>backpatchar</w:t>
      </w:r>
      <w:proofErr w:type="spellEnd"/>
      <w:r w:rsidRPr="00903DBA">
        <w:rPr>
          <w:highlight w:val="white"/>
        </w:rPr>
        <w:t xml:space="preserve"> the true set of the expression to the </w:t>
      </w:r>
      <w:r w:rsidR="006D1104" w:rsidRPr="00903DBA">
        <w:rPr>
          <w:highlight w:val="white"/>
        </w:rPr>
        <w:t xml:space="preserve">code list of the inner statement; that is, </w:t>
      </w:r>
      <w:r w:rsidR="006971CE" w:rsidRPr="00903DBA">
        <w:rPr>
          <w:highlight w:val="white"/>
        </w:rPr>
        <w:t>if the expression is true the program shall jump to the beginning of the inner statement.</w:t>
      </w:r>
    </w:p>
    <w:p w14:paraId="7DEBE27D" w14:textId="727B3B5A" w:rsidR="007C1BD6" w:rsidRPr="00903DBA" w:rsidRDefault="007C1BD6" w:rsidP="007C1BD6">
      <w:pPr>
        <w:pStyle w:val="Code"/>
        <w:rPr>
          <w:highlight w:val="white"/>
        </w:rPr>
      </w:pPr>
      <w:r w:rsidRPr="00903DBA">
        <w:rPr>
          <w:highlight w:val="white"/>
        </w:rPr>
        <w:t xml:space="preserve">      Backpatch(expression.Symbol.TrueSet, </w:t>
      </w:r>
      <w:r w:rsidR="002B7B22" w:rsidRPr="00903DBA">
        <w:rPr>
          <w:highlight w:val="white"/>
        </w:rPr>
        <w:t>innerStatement</w:t>
      </w:r>
      <w:r w:rsidRPr="00903DBA">
        <w:rPr>
          <w:highlight w:val="white"/>
        </w:rPr>
        <w:t>.CodeList);</w:t>
      </w:r>
    </w:p>
    <w:p w14:paraId="5D5CC32E" w14:textId="426480E0" w:rsidR="007C1BD6" w:rsidRPr="00903DBA" w:rsidRDefault="007C1BD6" w:rsidP="007C1BD6">
      <w:pPr>
        <w:pStyle w:val="Code"/>
        <w:rPr>
          <w:highlight w:val="white"/>
        </w:rPr>
      </w:pPr>
      <w:r w:rsidRPr="00903DBA">
        <w:rPr>
          <w:highlight w:val="white"/>
        </w:rPr>
        <w:t xml:space="preserve">      codeList.AddRange(</w:t>
      </w:r>
      <w:r w:rsidR="002B7B22" w:rsidRPr="00903DBA">
        <w:rPr>
          <w:highlight w:val="white"/>
        </w:rPr>
        <w:t>innerStatement</w:t>
      </w:r>
      <w:r w:rsidRPr="00903DBA">
        <w:rPr>
          <w:highlight w:val="white"/>
        </w:rPr>
        <w:t>.CodeList);</w:t>
      </w:r>
    </w:p>
    <w:p w14:paraId="4AB89999" w14:textId="6C0258B8" w:rsidR="007C1BD6" w:rsidRPr="00903DBA" w:rsidRDefault="00941288" w:rsidP="00941288">
      <w:pPr>
        <w:rPr>
          <w:highlight w:val="white"/>
        </w:rPr>
      </w:pPr>
      <w:r w:rsidRPr="00903DBA">
        <w:rPr>
          <w:highlight w:val="white"/>
        </w:rPr>
        <w:t>We define the next set of the while statement, and a jump instruction.</w:t>
      </w:r>
    </w:p>
    <w:p w14:paraId="4AD0127A" w14:textId="77777777" w:rsidR="00033D59" w:rsidRPr="00903DBA" w:rsidRDefault="00033D59" w:rsidP="00033D59">
      <w:pPr>
        <w:pStyle w:val="Code"/>
        <w:rPr>
          <w:highlight w:val="white"/>
        </w:rPr>
      </w:pPr>
      <w:r w:rsidRPr="00903DBA">
        <w:rPr>
          <w:highlight w:val="white"/>
        </w:rPr>
        <w:t xml:space="preserve">      ISet&lt;MiddleCode&gt; nextSet = new HashSet&lt;MiddleCode&gt;();</w:t>
      </w:r>
    </w:p>
    <w:p w14:paraId="48ECC9EA" w14:textId="18055832" w:rsidR="00BA2BF6" w:rsidRPr="00903DBA" w:rsidRDefault="007C1BD6" w:rsidP="007C1BD6">
      <w:pPr>
        <w:pStyle w:val="Code"/>
        <w:rPr>
          <w:highlight w:val="white"/>
        </w:rPr>
      </w:pPr>
      <w:r w:rsidRPr="00903DBA">
        <w:rPr>
          <w:highlight w:val="white"/>
        </w:rPr>
        <w:t xml:space="preserve">      </w:t>
      </w:r>
      <w:r w:rsidR="00033D59" w:rsidRPr="00903DBA">
        <w:rPr>
          <w:highlight w:val="white"/>
        </w:rPr>
        <w:t>nextSet.Add(</w:t>
      </w:r>
      <w:r w:rsidRPr="00903DBA">
        <w:rPr>
          <w:highlight w:val="white"/>
        </w:rPr>
        <w:t>AddMiddleCode(codeList, MiddleOperator.Goto,</w:t>
      </w:r>
    </w:p>
    <w:p w14:paraId="26E94CEA" w14:textId="77E6393E" w:rsidR="007C1BD6" w:rsidRPr="00903DBA" w:rsidRDefault="00BA2BF6" w:rsidP="007C1BD6">
      <w:pPr>
        <w:pStyle w:val="Code"/>
        <w:rPr>
          <w:highlight w:val="white"/>
        </w:rPr>
      </w:pPr>
      <w:r w:rsidRPr="00903DBA">
        <w:rPr>
          <w:highlight w:val="white"/>
        </w:rPr>
        <w:t xml:space="preserve">                               </w:t>
      </w:r>
      <w:r w:rsidR="007C1BD6" w:rsidRPr="00903DBA">
        <w:rPr>
          <w:highlight w:val="white"/>
        </w:rPr>
        <w:t xml:space="preserve"> GetFirst(codeList))</w:t>
      </w:r>
      <w:r w:rsidR="00033D59" w:rsidRPr="00903DBA">
        <w:rPr>
          <w:highlight w:val="white"/>
        </w:rPr>
        <w:t>)</w:t>
      </w:r>
      <w:r w:rsidR="007C1BD6" w:rsidRPr="00903DBA">
        <w:rPr>
          <w:highlight w:val="white"/>
        </w:rPr>
        <w:t>;</w:t>
      </w:r>
    </w:p>
    <w:p w14:paraId="5F3867AD" w14:textId="5DDCBA6C" w:rsidR="007C1BD6" w:rsidRPr="00903DBA" w:rsidRDefault="004040D6" w:rsidP="00772A69">
      <w:pPr>
        <w:rPr>
          <w:highlight w:val="white"/>
        </w:rPr>
      </w:pPr>
      <w:r w:rsidRPr="00903DBA">
        <w:rPr>
          <w:highlight w:val="white"/>
        </w:rPr>
        <w:t xml:space="preserve">We also add </w:t>
      </w:r>
      <w:r w:rsidR="00033D59" w:rsidRPr="00903DBA">
        <w:rPr>
          <w:highlight w:val="white"/>
        </w:rPr>
        <w:t>the false set of the expression</w:t>
      </w:r>
      <w:r w:rsidR="00941288" w:rsidRPr="00903DBA">
        <w:rPr>
          <w:highlight w:val="white"/>
        </w:rPr>
        <w:t xml:space="preserve"> and</w:t>
      </w:r>
      <w:r w:rsidR="00033D59" w:rsidRPr="00903DBA">
        <w:rPr>
          <w:highlight w:val="white"/>
        </w:rPr>
        <w:t xml:space="preserve"> the break set of the inner statement</w:t>
      </w:r>
      <w:r w:rsidR="00941288" w:rsidRPr="00903DBA">
        <w:rPr>
          <w:highlight w:val="white"/>
        </w:rPr>
        <w:t xml:space="preserve"> to the next set.</w:t>
      </w:r>
    </w:p>
    <w:p w14:paraId="7B3F8FBC" w14:textId="77777777" w:rsidR="007C1BD6" w:rsidRPr="00903DBA" w:rsidRDefault="007C1BD6" w:rsidP="007C1BD6">
      <w:pPr>
        <w:pStyle w:val="Code"/>
        <w:rPr>
          <w:highlight w:val="white"/>
        </w:rPr>
      </w:pPr>
      <w:r w:rsidRPr="00903DBA">
        <w:rPr>
          <w:highlight w:val="white"/>
        </w:rPr>
        <w:t xml:space="preserve">      nextSet.UnionWith(expression.Symbol.FalseSet);</w:t>
      </w:r>
    </w:p>
    <w:p w14:paraId="507A117D" w14:textId="143EA5CF" w:rsidR="007C1BD6" w:rsidRPr="00903DBA" w:rsidRDefault="007C1BD6" w:rsidP="007C1BD6">
      <w:pPr>
        <w:pStyle w:val="Code"/>
        <w:rPr>
          <w:highlight w:val="white"/>
        </w:rPr>
      </w:pPr>
      <w:r w:rsidRPr="00903DBA">
        <w:rPr>
          <w:highlight w:val="white"/>
        </w:rPr>
        <w:t xml:space="preserve">      nextSet.UnionWith(m_breakSetStack.Pop());</w:t>
      </w:r>
    </w:p>
    <w:p w14:paraId="426BB18B" w14:textId="44D65E16" w:rsidR="009279AD" w:rsidRPr="00903DBA" w:rsidRDefault="00077EE5" w:rsidP="00077EE5">
      <w:pPr>
        <w:rPr>
          <w:highlight w:val="white"/>
        </w:rPr>
      </w:pPr>
      <w:r w:rsidRPr="00903DBA">
        <w:rPr>
          <w:highlight w:val="white"/>
        </w:rPr>
        <w:lastRenderedPageBreak/>
        <w:t xml:space="preserve">We backpatch the next set of the inner statement and </w:t>
      </w:r>
      <w:proofErr w:type="gramStart"/>
      <w:r w:rsidRPr="00903DBA">
        <w:rPr>
          <w:highlight w:val="white"/>
        </w:rPr>
        <w:t>its</w:t>
      </w:r>
      <w:proofErr w:type="gramEnd"/>
      <w:r w:rsidRPr="00903DBA">
        <w:rPr>
          <w:highlight w:val="white"/>
        </w:rPr>
        <w:t xml:space="preserve"> continue set to the code list; that is, </w:t>
      </w:r>
      <w:r w:rsidR="00002E90" w:rsidRPr="00903DBA">
        <w:rPr>
          <w:highlight w:val="white"/>
        </w:rPr>
        <w:t xml:space="preserve">the jump instruction of the sets shall jump back to the beginning of the </w:t>
      </w:r>
      <w:r w:rsidR="000F0260" w:rsidRPr="00903DBA">
        <w:rPr>
          <w:highlight w:val="white"/>
        </w:rPr>
        <w:t>while statement.</w:t>
      </w:r>
    </w:p>
    <w:p w14:paraId="75FDBB5A" w14:textId="2FD54A54" w:rsidR="007C1BD6" w:rsidRPr="00903DBA" w:rsidRDefault="007C1BD6" w:rsidP="007C1BD6">
      <w:pPr>
        <w:pStyle w:val="Code"/>
        <w:rPr>
          <w:highlight w:val="white"/>
        </w:rPr>
      </w:pPr>
      <w:r w:rsidRPr="00903DBA">
        <w:rPr>
          <w:highlight w:val="white"/>
        </w:rPr>
        <w:t xml:space="preserve">      Backpatch(</w:t>
      </w:r>
      <w:r w:rsidR="002B7B22" w:rsidRPr="00903DBA">
        <w:rPr>
          <w:highlight w:val="white"/>
        </w:rPr>
        <w:t>innerStatement</w:t>
      </w:r>
      <w:r w:rsidRPr="00903DBA">
        <w:rPr>
          <w:highlight w:val="white"/>
        </w:rPr>
        <w:t>.NextSet, codeList);</w:t>
      </w:r>
    </w:p>
    <w:p w14:paraId="22096ED2" w14:textId="6B0A18D9" w:rsidR="007C1BD6" w:rsidRPr="00903DBA" w:rsidRDefault="007C1BD6" w:rsidP="007C1BD6">
      <w:pPr>
        <w:pStyle w:val="Code"/>
        <w:rPr>
          <w:highlight w:val="white"/>
        </w:rPr>
      </w:pPr>
      <w:r w:rsidRPr="00903DBA">
        <w:rPr>
          <w:highlight w:val="white"/>
        </w:rPr>
        <w:t xml:space="preserve">      Backpatch(</w:t>
      </w:r>
      <w:r w:rsidR="00B13BF7" w:rsidRPr="00903DBA">
        <w:rPr>
          <w:highlight w:val="white"/>
        </w:rPr>
        <w:t>m_continueSetStack</w:t>
      </w:r>
      <w:r w:rsidRPr="00903DBA">
        <w:rPr>
          <w:highlight w:val="white"/>
        </w:rPr>
        <w:t>.Pop(), codeList);</w:t>
      </w:r>
    </w:p>
    <w:p w14:paraId="5EED4355" w14:textId="77777777" w:rsidR="007C1BD6" w:rsidRPr="00903DBA" w:rsidRDefault="007C1BD6" w:rsidP="007C1BD6">
      <w:pPr>
        <w:pStyle w:val="Code"/>
        <w:rPr>
          <w:highlight w:val="white"/>
        </w:rPr>
      </w:pPr>
      <w:r w:rsidRPr="00903DBA">
        <w:rPr>
          <w:highlight w:val="white"/>
        </w:rPr>
        <w:t xml:space="preserve">      return (new Statement(codeList, nextSet));</w:t>
      </w:r>
    </w:p>
    <w:p w14:paraId="4F3CF3F0" w14:textId="77777777" w:rsidR="007C1BD6" w:rsidRPr="00903DBA" w:rsidRDefault="007C1BD6" w:rsidP="007C1BD6">
      <w:pPr>
        <w:pStyle w:val="Code"/>
        <w:rPr>
          <w:highlight w:val="white"/>
        </w:rPr>
      </w:pPr>
      <w:r w:rsidRPr="00903DBA">
        <w:rPr>
          <w:highlight w:val="white"/>
        </w:rPr>
        <w:t xml:space="preserve">    }</w:t>
      </w:r>
    </w:p>
    <w:p w14:paraId="4A660925" w14:textId="65DB68F5" w:rsidR="00070806" w:rsidRPr="00903DBA" w:rsidRDefault="000D017D" w:rsidP="007175D9">
      <w:pPr>
        <w:pStyle w:val="Rubrik3"/>
        <w:numPr>
          <w:ilvl w:val="2"/>
          <w:numId w:val="120"/>
        </w:numPr>
      </w:pPr>
      <w:bookmarkStart w:id="148" w:name="_Toc57656002"/>
      <w:r w:rsidRPr="00903DBA">
        <w:t>The Do Statement</w:t>
      </w:r>
      <w:bookmarkEnd w:id="148"/>
    </w:p>
    <w:p w14:paraId="0C66EB6A" w14:textId="77777777" w:rsidR="00AB1522" w:rsidRPr="00903DBA" w:rsidRDefault="00AB1522" w:rsidP="00AB1522">
      <w:r w:rsidRPr="00903DBA">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Pr="00903DBA" w:rsidRDefault="00AB1522" w:rsidP="00AB1522">
      <w:r w:rsidRPr="00903DBA">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903DBA" w:rsidRDefault="0083355E" w:rsidP="0083355E">
      <w:pPr>
        <w:pStyle w:val="CodeHeader"/>
      </w:pPr>
      <w:proofErr w:type="spellStart"/>
      <w:r w:rsidRPr="00903DBA">
        <w:t>MainParser.cs</w:t>
      </w:r>
      <w:proofErr w:type="spellEnd"/>
    </w:p>
    <w:p w14:paraId="120B4B47" w14:textId="135A8726" w:rsidR="0083355E" w:rsidRPr="00903DBA" w:rsidRDefault="0083355E" w:rsidP="0083355E">
      <w:pPr>
        <w:pStyle w:val="Code"/>
        <w:rPr>
          <w:highlight w:val="white"/>
        </w:rPr>
      </w:pPr>
      <w:r w:rsidRPr="00903DBA">
        <w:rPr>
          <w:highlight w:val="white"/>
        </w:rPr>
        <w:t>closed_statement:</w:t>
      </w:r>
    </w:p>
    <w:p w14:paraId="12FF8663" w14:textId="05559E5E" w:rsidR="0083355E" w:rsidRPr="00903DBA" w:rsidRDefault="0083355E" w:rsidP="0083355E">
      <w:pPr>
        <w:pStyle w:val="Code"/>
        <w:rPr>
          <w:highlight w:val="white"/>
        </w:rPr>
      </w:pPr>
      <w:r w:rsidRPr="00903DBA">
        <w:rPr>
          <w:highlight w:val="white"/>
        </w:rPr>
        <w:t xml:space="preserve">    // ...</w:t>
      </w:r>
    </w:p>
    <w:p w14:paraId="7300CB2B" w14:textId="77777777" w:rsidR="00674972" w:rsidRPr="00903DBA" w:rsidRDefault="0083355E" w:rsidP="0083355E">
      <w:pPr>
        <w:pStyle w:val="Code"/>
        <w:rPr>
          <w:highlight w:val="white"/>
        </w:rPr>
      </w:pPr>
      <w:r w:rsidRPr="00903DBA">
        <w:rPr>
          <w:highlight w:val="white"/>
        </w:rPr>
        <w:t xml:space="preserve">  | DO loop_header statement WHILE</w:t>
      </w:r>
    </w:p>
    <w:p w14:paraId="6728190D" w14:textId="232DDF05" w:rsidR="0083355E" w:rsidRPr="00903DBA" w:rsidRDefault="00674972" w:rsidP="0083355E">
      <w:pPr>
        <w:pStyle w:val="Code"/>
        <w:rPr>
          <w:highlight w:val="white"/>
        </w:rPr>
      </w:pPr>
      <w:r w:rsidRPr="00903DBA">
        <w:rPr>
          <w:highlight w:val="white"/>
        </w:rPr>
        <w:t xml:space="preserve">   </w:t>
      </w:r>
      <w:r w:rsidR="0083355E" w:rsidRPr="00903DBA">
        <w:rPr>
          <w:highlight w:val="white"/>
        </w:rPr>
        <w:t xml:space="preserve"> LEFT_PARENTHESIS expression RIGHT_PARENTHESIS</w:t>
      </w:r>
      <w:r w:rsidRPr="00903DBA">
        <w:rPr>
          <w:highlight w:val="white"/>
        </w:rPr>
        <w:t xml:space="preserve"> </w:t>
      </w:r>
      <w:r w:rsidR="0083355E" w:rsidRPr="00903DBA">
        <w:rPr>
          <w:highlight w:val="white"/>
        </w:rPr>
        <w:t>SEMICOLON {</w:t>
      </w:r>
    </w:p>
    <w:p w14:paraId="0855FBF1" w14:textId="77777777" w:rsidR="0083355E" w:rsidRPr="00903DBA" w:rsidRDefault="0083355E" w:rsidP="0083355E">
      <w:pPr>
        <w:pStyle w:val="Code"/>
        <w:rPr>
          <w:highlight w:val="white"/>
        </w:rPr>
      </w:pPr>
      <w:r w:rsidRPr="00903DBA">
        <w:rPr>
          <w:highlight w:val="white"/>
        </w:rPr>
        <w:t xml:space="preserve">      $$ = MiddleCodeGenerator.DoStatement($3, $6);</w:t>
      </w:r>
    </w:p>
    <w:p w14:paraId="65AEF576" w14:textId="004E95DA" w:rsidR="0083355E" w:rsidRPr="00903DBA" w:rsidRDefault="0083355E" w:rsidP="0083355E">
      <w:pPr>
        <w:pStyle w:val="Code"/>
        <w:rPr>
          <w:highlight w:val="white"/>
        </w:rPr>
      </w:pPr>
      <w:r w:rsidRPr="00903DBA">
        <w:rPr>
          <w:highlight w:val="white"/>
        </w:rPr>
        <w:t xml:space="preserve">    }</w:t>
      </w:r>
    </w:p>
    <w:p w14:paraId="61D77B79" w14:textId="011D1E82" w:rsidR="0083355E" w:rsidRPr="00903DBA" w:rsidRDefault="0083355E" w:rsidP="0083355E">
      <w:pPr>
        <w:pStyle w:val="Code"/>
        <w:rPr>
          <w:highlight w:val="white"/>
        </w:rPr>
      </w:pPr>
      <w:r w:rsidRPr="00903DBA">
        <w:rPr>
          <w:highlight w:val="white"/>
        </w:rPr>
        <w:t xml:space="preserve">    // ...</w:t>
      </w:r>
    </w:p>
    <w:p w14:paraId="24895449" w14:textId="2ACE1992" w:rsidR="0083355E" w:rsidRPr="00903DBA" w:rsidRDefault="00AD0B49" w:rsidP="0083355E">
      <w:pPr>
        <w:pStyle w:val="CodeHeader"/>
      </w:pPr>
      <w:proofErr w:type="spellStart"/>
      <w:r w:rsidRPr="00903DBA">
        <w:t>MiddleCodeGenerator.cs</w:t>
      </w:r>
      <w:proofErr w:type="spellEnd"/>
    </w:p>
    <w:p w14:paraId="29A95479" w14:textId="77777777" w:rsidR="002E2E5D" w:rsidRPr="00903DBA" w:rsidRDefault="002E2E5D" w:rsidP="002E2E5D">
      <w:pPr>
        <w:pStyle w:val="Code"/>
        <w:rPr>
          <w:highlight w:val="white"/>
        </w:rPr>
      </w:pPr>
      <w:r w:rsidRPr="00903DBA">
        <w:rPr>
          <w:highlight w:val="white"/>
        </w:rPr>
        <w:t xml:space="preserve">    public static Statement DoStatement(Statement innerStatement,</w:t>
      </w:r>
    </w:p>
    <w:p w14:paraId="0C310972" w14:textId="0B3310F0" w:rsidR="002E2E5D" w:rsidRPr="00903DBA" w:rsidRDefault="002E2E5D" w:rsidP="002E2E5D">
      <w:pPr>
        <w:pStyle w:val="Code"/>
        <w:rPr>
          <w:highlight w:val="white"/>
        </w:rPr>
      </w:pPr>
      <w:r w:rsidRPr="00903DBA">
        <w:rPr>
          <w:highlight w:val="white"/>
        </w:rPr>
        <w:t xml:space="preserve">                                        Expression expression) {</w:t>
      </w:r>
    </w:p>
    <w:p w14:paraId="504400B4" w14:textId="77777777" w:rsidR="002E2E5D" w:rsidRPr="00903DBA" w:rsidRDefault="002E2E5D" w:rsidP="002E2E5D">
      <w:pPr>
        <w:pStyle w:val="Code"/>
        <w:rPr>
          <w:highlight w:val="white"/>
        </w:rPr>
      </w:pPr>
      <w:r w:rsidRPr="00903DBA">
        <w:rPr>
          <w:highlight w:val="white"/>
        </w:rPr>
        <w:t xml:space="preserve">      List&lt;MiddleCode&gt; codeList = innerStatement.CodeList;</w:t>
      </w:r>
    </w:p>
    <w:p w14:paraId="5BDBCC43" w14:textId="77777777" w:rsidR="002E2E5D" w:rsidRPr="00903DBA" w:rsidRDefault="002E2E5D" w:rsidP="002E2E5D">
      <w:pPr>
        <w:pStyle w:val="Code"/>
        <w:rPr>
          <w:highlight w:val="white"/>
        </w:rPr>
      </w:pPr>
      <w:r w:rsidRPr="00903DBA">
        <w:rPr>
          <w:highlight w:val="white"/>
        </w:rPr>
        <w:t xml:space="preserve">      Backpatch(innerStatement.NextSet, codeList);</w:t>
      </w:r>
    </w:p>
    <w:p w14:paraId="1A37FC23" w14:textId="77777777" w:rsidR="002E2E5D" w:rsidRPr="00903DBA" w:rsidRDefault="002E2E5D" w:rsidP="002E2E5D">
      <w:pPr>
        <w:pStyle w:val="Code"/>
        <w:rPr>
          <w:highlight w:val="white"/>
        </w:rPr>
      </w:pPr>
      <w:r w:rsidRPr="00903DBA">
        <w:rPr>
          <w:highlight w:val="white"/>
        </w:rPr>
        <w:t xml:space="preserve">      AddMiddleCode(codeList, MiddleOperator.CheckTrackMapFloatStack);</w:t>
      </w:r>
    </w:p>
    <w:p w14:paraId="70D07D5D" w14:textId="77777777" w:rsidR="002E2E5D" w:rsidRPr="00903DBA" w:rsidRDefault="002E2E5D" w:rsidP="002E2E5D">
      <w:pPr>
        <w:pStyle w:val="Code"/>
        <w:rPr>
          <w:highlight w:val="white"/>
        </w:rPr>
      </w:pPr>
      <w:r w:rsidRPr="00903DBA">
        <w:rPr>
          <w:highlight w:val="white"/>
        </w:rPr>
        <w:t xml:space="preserve">      codeList.AddRange(expression.LongList);</w:t>
      </w:r>
    </w:p>
    <w:p w14:paraId="096650E6" w14:textId="77777777" w:rsidR="002E2E5D" w:rsidRPr="00903DBA" w:rsidRDefault="002E2E5D" w:rsidP="002E2E5D">
      <w:pPr>
        <w:pStyle w:val="Code"/>
        <w:rPr>
          <w:highlight w:val="white"/>
        </w:rPr>
      </w:pPr>
    </w:p>
    <w:p w14:paraId="353A41A0" w14:textId="77777777" w:rsidR="002E2E5D" w:rsidRPr="00903DBA" w:rsidRDefault="002E2E5D" w:rsidP="002E2E5D">
      <w:pPr>
        <w:pStyle w:val="Code"/>
        <w:rPr>
          <w:highlight w:val="white"/>
        </w:rPr>
      </w:pPr>
      <w:r w:rsidRPr="00903DBA">
        <w:rPr>
          <w:highlight w:val="white"/>
        </w:rPr>
        <w:t xml:space="preserve">      Backpatch(expression.Symbol.TrueSet, codeList);</w:t>
      </w:r>
    </w:p>
    <w:p w14:paraId="16F46833" w14:textId="77777777" w:rsidR="002E2E5D" w:rsidRPr="00903DBA" w:rsidRDefault="002E2E5D" w:rsidP="002E2E5D">
      <w:pPr>
        <w:pStyle w:val="Code"/>
        <w:rPr>
          <w:highlight w:val="white"/>
        </w:rPr>
      </w:pPr>
      <w:r w:rsidRPr="00903DBA">
        <w:rPr>
          <w:highlight w:val="white"/>
        </w:rPr>
        <w:t xml:space="preserve">      Backpatch(m_continueSetStack.Pop(), codeList);    </w:t>
      </w:r>
    </w:p>
    <w:p w14:paraId="394E3489" w14:textId="77777777" w:rsidR="002E2E5D" w:rsidRPr="00903DBA" w:rsidRDefault="002E2E5D" w:rsidP="002E2E5D">
      <w:pPr>
        <w:pStyle w:val="Code"/>
        <w:rPr>
          <w:highlight w:val="white"/>
        </w:rPr>
      </w:pPr>
      <w:r w:rsidRPr="00903DBA">
        <w:rPr>
          <w:highlight w:val="white"/>
        </w:rPr>
        <w:t xml:space="preserve">      ISet&lt;MiddleCode&gt; nextSet = new HashSet&lt;MiddleCode&gt;();</w:t>
      </w:r>
    </w:p>
    <w:p w14:paraId="0842349B" w14:textId="77777777" w:rsidR="002E2E5D" w:rsidRPr="00903DBA" w:rsidRDefault="002E2E5D" w:rsidP="002E2E5D">
      <w:pPr>
        <w:pStyle w:val="Code"/>
        <w:rPr>
          <w:highlight w:val="white"/>
        </w:rPr>
      </w:pPr>
      <w:r w:rsidRPr="00903DBA">
        <w:rPr>
          <w:highlight w:val="white"/>
        </w:rPr>
        <w:t xml:space="preserve">      nextSet.UnionWith(expression.Symbol.FalseSet);</w:t>
      </w:r>
    </w:p>
    <w:p w14:paraId="6EE8C0B3" w14:textId="77777777" w:rsidR="002E2E5D" w:rsidRPr="00903DBA" w:rsidRDefault="002E2E5D" w:rsidP="002E2E5D">
      <w:pPr>
        <w:pStyle w:val="Code"/>
        <w:rPr>
          <w:highlight w:val="white"/>
        </w:rPr>
      </w:pPr>
      <w:r w:rsidRPr="00903DBA">
        <w:rPr>
          <w:highlight w:val="white"/>
        </w:rPr>
        <w:t xml:space="preserve">      nextSet.UnionWith(m_breakSetStack.Pop());</w:t>
      </w:r>
    </w:p>
    <w:p w14:paraId="72357B2D" w14:textId="77777777" w:rsidR="002E2E5D" w:rsidRPr="00903DBA" w:rsidRDefault="002E2E5D" w:rsidP="002E2E5D">
      <w:pPr>
        <w:pStyle w:val="Code"/>
        <w:rPr>
          <w:highlight w:val="white"/>
        </w:rPr>
      </w:pPr>
    </w:p>
    <w:p w14:paraId="08C359C6" w14:textId="77777777" w:rsidR="002E2E5D" w:rsidRPr="00903DBA" w:rsidRDefault="002E2E5D" w:rsidP="002E2E5D">
      <w:pPr>
        <w:pStyle w:val="Code"/>
        <w:rPr>
          <w:highlight w:val="white"/>
        </w:rPr>
      </w:pPr>
      <w:r w:rsidRPr="00903DBA">
        <w:rPr>
          <w:highlight w:val="white"/>
        </w:rPr>
        <w:t xml:space="preserve">      AddMiddleCode(codeList, MiddleOperator.Goto, GetFirst(codeList));</w:t>
      </w:r>
    </w:p>
    <w:p w14:paraId="4957AE1C" w14:textId="77777777" w:rsidR="002E2E5D" w:rsidRPr="00903DBA" w:rsidRDefault="002E2E5D" w:rsidP="002E2E5D">
      <w:pPr>
        <w:pStyle w:val="Code"/>
        <w:rPr>
          <w:highlight w:val="white"/>
        </w:rPr>
      </w:pPr>
      <w:r w:rsidRPr="00903DBA">
        <w:rPr>
          <w:highlight w:val="white"/>
        </w:rPr>
        <w:t xml:space="preserve">      return (new Statement(codeList, nextSet));</w:t>
      </w:r>
    </w:p>
    <w:p w14:paraId="43BF5651" w14:textId="77777777" w:rsidR="002E2E5D" w:rsidRPr="00903DBA" w:rsidRDefault="002E2E5D" w:rsidP="002E2E5D">
      <w:pPr>
        <w:pStyle w:val="Code"/>
        <w:rPr>
          <w:highlight w:val="white"/>
        </w:rPr>
      </w:pPr>
      <w:r w:rsidRPr="00903DBA">
        <w:rPr>
          <w:highlight w:val="white"/>
        </w:rPr>
        <w:t xml:space="preserve">    }</w:t>
      </w:r>
    </w:p>
    <w:p w14:paraId="1D8AEC82" w14:textId="77777777" w:rsidR="002C7CC3" w:rsidRPr="00903DBA" w:rsidRDefault="002C7CC3" w:rsidP="002C7CC3">
      <w:pPr>
        <w:pStyle w:val="Code"/>
        <w:rPr>
          <w:highlight w:val="white"/>
        </w:rPr>
      </w:pPr>
      <w:r w:rsidRPr="00903DBA">
        <w:rPr>
          <w:highlight w:val="white"/>
        </w:rPr>
        <w:t xml:space="preserve">  </w:t>
      </w:r>
    </w:p>
    <w:p w14:paraId="5F6856F3" w14:textId="2327D6BE" w:rsidR="007175D9" w:rsidRPr="00903DBA" w:rsidRDefault="00AB1C70" w:rsidP="007175D9">
      <w:pPr>
        <w:pStyle w:val="Rubrik3"/>
        <w:numPr>
          <w:ilvl w:val="2"/>
          <w:numId w:val="120"/>
        </w:numPr>
      </w:pPr>
      <w:bookmarkStart w:id="149" w:name="_Toc57656003"/>
      <w:r w:rsidRPr="00903DBA">
        <w:t xml:space="preserve">The </w:t>
      </w:r>
      <w:proofErr w:type="gramStart"/>
      <w:r w:rsidRPr="00903DBA">
        <w:t>For</w:t>
      </w:r>
      <w:proofErr w:type="gramEnd"/>
      <w:r w:rsidRPr="00903DBA">
        <w:t xml:space="preserve"> Statement</w:t>
      </w:r>
      <w:bookmarkEnd w:id="149"/>
    </w:p>
    <w:p w14:paraId="58DDE9F3" w14:textId="77777777" w:rsidR="002E4EB4" w:rsidRPr="00903DBA" w:rsidRDefault="002E4EB4" w:rsidP="002E4EB4">
      <w:proofErr w:type="gramStart"/>
      <w:r w:rsidRPr="00903DBA">
        <w:t xml:space="preserve">The </w:t>
      </w:r>
      <w:r w:rsidRPr="00903DBA">
        <w:rPr>
          <w:rStyle w:val="KeyWord0"/>
        </w:rPr>
        <w:t>for</w:t>
      </w:r>
      <w:proofErr w:type="gramEnd"/>
      <w:r w:rsidRPr="00903DBA">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sidRPr="00903DBA">
        <w:rPr>
          <w:rStyle w:val="CodeInText"/>
        </w:rPr>
        <w:t>jump_marker</w:t>
      </w:r>
      <w:proofErr w:type="spellEnd"/>
      <w:r w:rsidRPr="00903DBA">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w:t>
      </w:r>
      <w:r w:rsidRPr="00903DBA">
        <w:lastRenderedPageBreak/>
        <w:t>of the for statements to make sure that the for loop works properly even if the test expression has been omitted. An omitted test expression is equivalent to an infinitive loop.</w:t>
      </w:r>
    </w:p>
    <w:p w14:paraId="546504EA" w14:textId="77777777" w:rsidR="002E4EB4" w:rsidRPr="00903DBA" w:rsidRDefault="002E4EB4" w:rsidP="002E4EB4">
      <w:r w:rsidRPr="00903DBA">
        <w:t>Finally, like the while case, the continue set is backpatched to the beginning of the test expression and the break set is backpatched to the beginning of the statement following the while statement.</w:t>
      </w:r>
    </w:p>
    <w:p w14:paraId="6A965189" w14:textId="002A27C3" w:rsidR="00564E09" w:rsidRPr="00903DBA" w:rsidRDefault="00564E09" w:rsidP="00564E09">
      <w:proofErr w:type="gramStart"/>
      <w:r w:rsidRPr="00903DBA">
        <w:t>The for</w:t>
      </w:r>
      <w:proofErr w:type="gramEnd"/>
      <w:r w:rsidRPr="00903DBA">
        <w:t xml:space="preserve"> statement is more complicated than </w:t>
      </w:r>
      <w:proofErr w:type="spellStart"/>
      <w:r w:rsidRPr="00903DBA">
        <w:t>the</w:t>
      </w:r>
      <w:proofErr w:type="spellEnd"/>
      <w:r w:rsidR="008132ED" w:rsidRPr="00903DBA">
        <w:t xml:space="preserve"> do and </w:t>
      </w:r>
      <w:r w:rsidRPr="00903DBA">
        <w:t>while statement</w:t>
      </w:r>
      <w:r w:rsidR="008132ED" w:rsidRPr="00903DBA">
        <w:t>s</w:t>
      </w:r>
      <w:r w:rsidRPr="00903DBA">
        <w:t>.</w:t>
      </w:r>
      <w:r w:rsidR="003D514D" w:rsidRPr="00903DBA">
        <w:t xml:space="preserve"> It </w:t>
      </w:r>
      <w:r w:rsidRPr="00903DBA">
        <w:t xml:space="preserve">holds three optional expression: the </w:t>
      </w:r>
      <w:r w:rsidR="00F4217C" w:rsidRPr="00903DBA">
        <w:t>initialization</w:t>
      </w:r>
      <w:r w:rsidRPr="00903DBA">
        <w:t xml:space="preserve"> expression, the test expression, and the increment expression. The true and false sets of the </w:t>
      </w:r>
      <w:r w:rsidR="00F4217C" w:rsidRPr="00903DBA">
        <w:t>initialization</w:t>
      </w:r>
      <w:r w:rsidRPr="00903DBA">
        <w:t xml:space="preserve"> and increment expressions are all backpatched to beginning of the test expression. An omitted test expression is equivalent to an </w:t>
      </w:r>
      <w:proofErr w:type="spellStart"/>
      <w:r w:rsidRPr="00903DBA">
        <w:t>inf</w:t>
      </w:r>
      <w:r w:rsidR="002F35C1" w:rsidRPr="00903DBA">
        <w:t>initializer</w:t>
      </w:r>
      <w:r w:rsidRPr="00903DBA">
        <w:t>e</w:t>
      </w:r>
      <w:proofErr w:type="spellEnd"/>
      <w:r w:rsidRPr="00903DBA">
        <w:t xml:space="preserve"> loop.</w:t>
      </w:r>
    </w:p>
    <w:p w14:paraId="3383085F" w14:textId="77777777" w:rsidR="005223AC" w:rsidRPr="00903DBA" w:rsidRDefault="005223AC" w:rsidP="005223AC">
      <w:pPr>
        <w:pStyle w:val="Code"/>
        <w:rPr>
          <w:highlight w:val="white"/>
        </w:rPr>
      </w:pPr>
      <w:r w:rsidRPr="00903DBA">
        <w:rPr>
          <w:highlight w:val="white"/>
        </w:rPr>
        <w:t>opened_statement:</w:t>
      </w:r>
    </w:p>
    <w:p w14:paraId="77E933C6" w14:textId="77777777" w:rsidR="005223AC" w:rsidRPr="00903DBA" w:rsidRDefault="005223AC" w:rsidP="005223AC">
      <w:pPr>
        <w:pStyle w:val="Code"/>
        <w:rPr>
          <w:highlight w:val="white"/>
        </w:rPr>
      </w:pPr>
      <w:r w:rsidRPr="00903DBA">
        <w:rPr>
          <w:highlight w:val="white"/>
        </w:rPr>
        <w:t xml:space="preserve">    // ...</w:t>
      </w:r>
    </w:p>
    <w:p w14:paraId="71CBFB06" w14:textId="77777777" w:rsidR="005223AC" w:rsidRPr="00903DBA" w:rsidRDefault="005223AC" w:rsidP="005223AC">
      <w:pPr>
        <w:pStyle w:val="Code"/>
        <w:rPr>
          <w:highlight w:val="white"/>
        </w:rPr>
      </w:pPr>
      <w:r w:rsidRPr="00903DBA">
        <w:rPr>
          <w:highlight w:val="white"/>
        </w:rPr>
        <w:t xml:space="preserve">  | FOR loop_header LEFT_PARENTHESIS optional_expression SEMICOLON</w:t>
      </w:r>
    </w:p>
    <w:p w14:paraId="3969FEAE" w14:textId="77777777" w:rsidR="005223AC" w:rsidRPr="00903DBA" w:rsidRDefault="005223AC" w:rsidP="005223AC">
      <w:pPr>
        <w:pStyle w:val="Code"/>
        <w:rPr>
          <w:highlight w:val="white"/>
        </w:rPr>
      </w:pPr>
      <w:r w:rsidRPr="00903DBA">
        <w:rPr>
          <w:highlight w:val="white"/>
        </w:rPr>
        <w:t xml:space="preserve">    optional_expression SEMICOLON optional_expression RIGHT_PARENTHESIS</w:t>
      </w:r>
    </w:p>
    <w:p w14:paraId="325C2976" w14:textId="77777777" w:rsidR="005223AC" w:rsidRPr="00903DBA" w:rsidRDefault="005223AC" w:rsidP="005223AC">
      <w:pPr>
        <w:pStyle w:val="Code"/>
        <w:rPr>
          <w:highlight w:val="white"/>
        </w:rPr>
      </w:pPr>
      <w:r w:rsidRPr="00903DBA">
        <w:rPr>
          <w:highlight w:val="white"/>
        </w:rPr>
        <w:t xml:space="preserve">    opened_statement {</w:t>
      </w:r>
    </w:p>
    <w:p w14:paraId="26674914" w14:textId="2C365263" w:rsidR="005223AC" w:rsidRPr="00903DBA" w:rsidRDefault="005223AC" w:rsidP="005223AC">
      <w:pPr>
        <w:pStyle w:val="Code"/>
        <w:rPr>
          <w:highlight w:val="white"/>
        </w:rPr>
      </w:pPr>
      <w:r w:rsidRPr="00903DBA">
        <w:rPr>
          <w:highlight w:val="white"/>
        </w:rPr>
        <w:t xml:space="preserve">      $$ = MiddleCodeGenerator.ForStatement($4, $6, $8, $10);</w:t>
      </w:r>
    </w:p>
    <w:p w14:paraId="2ECEAE39" w14:textId="02EAEA65" w:rsidR="005223AC" w:rsidRPr="00903DBA" w:rsidRDefault="005223AC" w:rsidP="005223AC">
      <w:pPr>
        <w:pStyle w:val="Code"/>
        <w:rPr>
          <w:highlight w:val="white"/>
        </w:rPr>
      </w:pPr>
      <w:r w:rsidRPr="00903DBA">
        <w:rPr>
          <w:highlight w:val="white"/>
        </w:rPr>
        <w:t xml:space="preserve">    }</w:t>
      </w:r>
    </w:p>
    <w:p w14:paraId="092ED15A" w14:textId="1212A0E1" w:rsidR="005223AC" w:rsidRPr="00903DBA" w:rsidRDefault="005223AC" w:rsidP="005223AC">
      <w:pPr>
        <w:pStyle w:val="Code"/>
        <w:rPr>
          <w:highlight w:val="white"/>
        </w:rPr>
      </w:pPr>
      <w:r w:rsidRPr="00903DBA">
        <w:rPr>
          <w:highlight w:val="white"/>
        </w:rPr>
        <w:t xml:space="preserve">    // ...</w:t>
      </w:r>
    </w:p>
    <w:p w14:paraId="6AFE6D70" w14:textId="77777777" w:rsidR="004E11C1" w:rsidRPr="00903DBA" w:rsidRDefault="004E11C1" w:rsidP="004E11C1">
      <w:pPr>
        <w:pStyle w:val="Code"/>
        <w:rPr>
          <w:highlight w:val="white"/>
        </w:rPr>
      </w:pPr>
    </w:p>
    <w:p w14:paraId="47BCB787" w14:textId="7627AC00" w:rsidR="004E11C1" w:rsidRPr="00903DBA" w:rsidRDefault="004E11C1" w:rsidP="004E11C1">
      <w:pPr>
        <w:pStyle w:val="Code"/>
        <w:rPr>
          <w:highlight w:val="white"/>
        </w:rPr>
      </w:pPr>
      <w:r w:rsidRPr="00903DBA">
        <w:rPr>
          <w:highlight w:val="white"/>
        </w:rPr>
        <w:t>closed_statement:</w:t>
      </w:r>
    </w:p>
    <w:p w14:paraId="1698920D" w14:textId="77777777" w:rsidR="004E11C1" w:rsidRPr="00903DBA" w:rsidRDefault="004E11C1" w:rsidP="004E11C1">
      <w:pPr>
        <w:pStyle w:val="Code"/>
        <w:rPr>
          <w:highlight w:val="white"/>
        </w:rPr>
      </w:pPr>
      <w:r w:rsidRPr="00903DBA">
        <w:rPr>
          <w:highlight w:val="white"/>
        </w:rPr>
        <w:t xml:space="preserve">    // ...</w:t>
      </w:r>
    </w:p>
    <w:p w14:paraId="07B7E19B" w14:textId="77777777" w:rsidR="004E11C1" w:rsidRPr="00903DBA" w:rsidRDefault="004E11C1" w:rsidP="004E11C1">
      <w:pPr>
        <w:pStyle w:val="Code"/>
        <w:rPr>
          <w:highlight w:val="white"/>
        </w:rPr>
      </w:pPr>
      <w:r w:rsidRPr="00903DBA">
        <w:rPr>
          <w:highlight w:val="white"/>
        </w:rPr>
        <w:t xml:space="preserve">  | FOR loop_header LEFT_PARENTHESIS optional_expression SEMICOLON</w:t>
      </w:r>
    </w:p>
    <w:p w14:paraId="3456BF3E" w14:textId="77777777" w:rsidR="004E11C1" w:rsidRPr="00903DBA" w:rsidRDefault="004E11C1" w:rsidP="004E11C1">
      <w:pPr>
        <w:pStyle w:val="Code"/>
        <w:rPr>
          <w:highlight w:val="white"/>
        </w:rPr>
      </w:pPr>
      <w:r w:rsidRPr="00903DBA">
        <w:rPr>
          <w:highlight w:val="white"/>
        </w:rPr>
        <w:t xml:space="preserve">    optional_expression SEMICOLON optional_expression RIGHT_PARENTHESIS</w:t>
      </w:r>
    </w:p>
    <w:p w14:paraId="7EF36F62" w14:textId="77777777" w:rsidR="004E11C1" w:rsidRPr="00903DBA" w:rsidRDefault="004E11C1" w:rsidP="004E11C1">
      <w:pPr>
        <w:pStyle w:val="Code"/>
        <w:rPr>
          <w:highlight w:val="white"/>
        </w:rPr>
      </w:pPr>
      <w:r w:rsidRPr="00903DBA">
        <w:rPr>
          <w:highlight w:val="white"/>
        </w:rPr>
        <w:t xml:space="preserve">    closed_statement {</w:t>
      </w:r>
    </w:p>
    <w:p w14:paraId="45582108" w14:textId="4969A15D" w:rsidR="004E11C1" w:rsidRPr="00903DBA" w:rsidRDefault="004E11C1" w:rsidP="004E11C1">
      <w:pPr>
        <w:pStyle w:val="Code"/>
        <w:rPr>
          <w:highlight w:val="white"/>
        </w:rPr>
      </w:pPr>
      <w:r w:rsidRPr="00903DBA">
        <w:rPr>
          <w:highlight w:val="white"/>
        </w:rPr>
        <w:t xml:space="preserve">      $$ = MiddleCodeGenerator.ForStatement($4, $6, $8, $10);</w:t>
      </w:r>
    </w:p>
    <w:p w14:paraId="60F80745" w14:textId="77777777" w:rsidR="004E11C1" w:rsidRPr="00903DBA" w:rsidRDefault="004E11C1" w:rsidP="004E11C1">
      <w:pPr>
        <w:pStyle w:val="Code"/>
        <w:rPr>
          <w:highlight w:val="white"/>
        </w:rPr>
      </w:pPr>
      <w:r w:rsidRPr="00903DBA">
        <w:rPr>
          <w:highlight w:val="white"/>
        </w:rPr>
        <w:t xml:space="preserve">    }</w:t>
      </w:r>
    </w:p>
    <w:p w14:paraId="6FB293AE" w14:textId="39BB9593" w:rsidR="005223AC" w:rsidRPr="00903DBA" w:rsidRDefault="004E11C1" w:rsidP="004E11C1">
      <w:pPr>
        <w:pStyle w:val="Code"/>
        <w:rPr>
          <w:highlight w:val="white"/>
        </w:rPr>
      </w:pPr>
      <w:r w:rsidRPr="00903DBA">
        <w:rPr>
          <w:highlight w:val="white"/>
        </w:rPr>
        <w:t xml:space="preserve">    // ...</w:t>
      </w:r>
    </w:p>
    <w:p w14:paraId="49234D31" w14:textId="00FF1DD4" w:rsidR="003D12F1" w:rsidRPr="00903DBA" w:rsidRDefault="001D46CF" w:rsidP="001D46CF">
      <w:pPr>
        <w:rPr>
          <w:highlight w:val="white"/>
        </w:rPr>
      </w:pPr>
      <w:r w:rsidRPr="00903DBA">
        <w:rPr>
          <w:highlight w:val="white"/>
        </w:rPr>
        <w:t xml:space="preserve">In the </w:t>
      </w:r>
      <w:r w:rsidRPr="00903DBA">
        <w:rPr>
          <w:rStyle w:val="KeyWord0"/>
          <w:highlight w:val="white"/>
        </w:rPr>
        <w:t>ForStatement</w:t>
      </w:r>
      <w:r w:rsidRPr="00903DBA">
        <w:rPr>
          <w:highlight w:val="white"/>
        </w:rPr>
        <w:t xml:space="preserve"> method, we make difference of the short and long list of the expressions.</w:t>
      </w:r>
      <w:r w:rsidR="001F0552" w:rsidRPr="00903DBA">
        <w:rPr>
          <w:highlight w:val="white"/>
        </w:rPr>
        <w:t xml:space="preserve"> </w:t>
      </w:r>
      <w:r w:rsidR="003D12F1" w:rsidRPr="00903DBA">
        <w:rPr>
          <w:highlight w:val="white"/>
        </w:rPr>
        <w:t xml:space="preserve">If the test expression is present, we want its value, and therefore </w:t>
      </w:r>
      <w:proofErr w:type="spellStart"/>
      <w:r w:rsidR="003D12F1" w:rsidRPr="00903DBA">
        <w:rPr>
          <w:highlight w:val="white"/>
        </w:rPr>
        <w:t>we re</w:t>
      </w:r>
      <w:proofErr w:type="spellEnd"/>
      <w:r w:rsidR="003D12F1" w:rsidRPr="00903DBA">
        <w:rPr>
          <w:highlight w:val="white"/>
        </w:rPr>
        <w:t xml:space="preserve"> interested in its long list. On the other hand, if the </w:t>
      </w:r>
      <w:r w:rsidR="002F35C1" w:rsidRPr="00903DBA">
        <w:rPr>
          <w:highlight w:val="white"/>
        </w:rPr>
        <w:t>initializer</w:t>
      </w:r>
      <w:r w:rsidR="003D12F1" w:rsidRPr="00903DBA">
        <w:rPr>
          <w:highlight w:val="white"/>
        </w:rPr>
        <w:t xml:space="preserve"> or next expressions are </w:t>
      </w:r>
      <w:proofErr w:type="gramStart"/>
      <w:r w:rsidR="003D12F1" w:rsidRPr="00903DBA">
        <w:rPr>
          <w:highlight w:val="white"/>
        </w:rPr>
        <w:t>present</w:t>
      </w:r>
      <w:proofErr w:type="gramEnd"/>
      <w:r w:rsidR="003D12F1" w:rsidRPr="00903DBA">
        <w:rPr>
          <w:highlight w:val="white"/>
        </w:rPr>
        <w:t xml:space="preserve"> we are only interested in their potential side </w:t>
      </w:r>
      <w:proofErr w:type="spellStart"/>
      <w:r w:rsidR="003D12F1" w:rsidRPr="00903DBA">
        <w:rPr>
          <w:highlight w:val="white"/>
        </w:rPr>
        <w:t>effekts</w:t>
      </w:r>
      <w:proofErr w:type="spellEnd"/>
      <w:r w:rsidR="003D12F1" w:rsidRPr="00903DBA">
        <w:rPr>
          <w:highlight w:val="white"/>
        </w:rPr>
        <w:t>.</w:t>
      </w:r>
    </w:p>
    <w:p w14:paraId="7BD65007" w14:textId="6CAA7A1E" w:rsidR="006737CD" w:rsidRPr="00903DBA" w:rsidRDefault="006737CD" w:rsidP="006737CD">
      <w:pPr>
        <w:pStyle w:val="CodeHeader"/>
        <w:rPr>
          <w:highlight w:val="white"/>
        </w:rPr>
      </w:pPr>
      <w:proofErr w:type="spellStart"/>
      <w:r w:rsidRPr="00903DBA">
        <w:rPr>
          <w:highlight w:val="white"/>
        </w:rPr>
        <w:t>MiddleCodeGenerator.cs</w:t>
      </w:r>
      <w:proofErr w:type="spellEnd"/>
    </w:p>
    <w:p w14:paraId="7EE0BFB3" w14:textId="5A3534C5" w:rsidR="00855D78" w:rsidRPr="00903DBA" w:rsidRDefault="00855D78" w:rsidP="00855D78">
      <w:pPr>
        <w:pStyle w:val="Code"/>
        <w:rPr>
          <w:highlight w:val="white"/>
        </w:rPr>
      </w:pPr>
      <w:r w:rsidRPr="00903DBA">
        <w:rPr>
          <w:highlight w:val="white"/>
        </w:rPr>
        <w:t xml:space="preserve">    public static Statement ForStatement(Expression </w:t>
      </w:r>
      <w:r w:rsidR="002F35C1" w:rsidRPr="00903DBA">
        <w:rPr>
          <w:highlight w:val="white"/>
        </w:rPr>
        <w:t>initializer</w:t>
      </w:r>
      <w:r w:rsidRPr="00903DBA">
        <w:rPr>
          <w:highlight w:val="white"/>
        </w:rPr>
        <w:t>Expression,</w:t>
      </w:r>
    </w:p>
    <w:p w14:paraId="6767481C" w14:textId="6B56C1BF" w:rsidR="00855D78" w:rsidRPr="00903DBA" w:rsidRDefault="00855D78" w:rsidP="00855D78">
      <w:pPr>
        <w:pStyle w:val="Code"/>
        <w:rPr>
          <w:highlight w:val="white"/>
        </w:rPr>
      </w:pPr>
      <w:r w:rsidRPr="00903DBA">
        <w:rPr>
          <w:highlight w:val="white"/>
        </w:rPr>
        <w:t xml:space="preserve">                         Expression testExpression, Expression nextExpression,</w:t>
      </w:r>
    </w:p>
    <w:p w14:paraId="61C8FDEB" w14:textId="750471D0" w:rsidR="00855D78" w:rsidRPr="00903DBA" w:rsidRDefault="00855D78" w:rsidP="00855D78">
      <w:pPr>
        <w:pStyle w:val="Code"/>
        <w:rPr>
          <w:highlight w:val="white"/>
        </w:rPr>
      </w:pPr>
      <w:r w:rsidRPr="00903DBA">
        <w:rPr>
          <w:highlight w:val="white"/>
        </w:rPr>
        <w:t xml:space="preserve">                         Statement innerStatement) {</w:t>
      </w:r>
    </w:p>
    <w:p w14:paraId="76C1FAA8" w14:textId="77777777" w:rsidR="00855D78" w:rsidRPr="00903DBA" w:rsidRDefault="00855D78" w:rsidP="00855D78">
      <w:pPr>
        <w:pStyle w:val="Code"/>
        <w:rPr>
          <w:highlight w:val="white"/>
        </w:rPr>
      </w:pPr>
      <w:r w:rsidRPr="00903DBA">
        <w:rPr>
          <w:highlight w:val="white"/>
        </w:rPr>
        <w:t xml:space="preserve">      List&lt;MiddleCode&gt; codeList = new List&lt;MiddleCode&gt;();</w:t>
      </w:r>
    </w:p>
    <w:p w14:paraId="0AB9FA84" w14:textId="77777777" w:rsidR="00855D78" w:rsidRPr="00903DBA" w:rsidRDefault="00855D78" w:rsidP="00855D78">
      <w:pPr>
        <w:pStyle w:val="Code"/>
        <w:rPr>
          <w:highlight w:val="white"/>
        </w:rPr>
      </w:pPr>
      <w:r w:rsidRPr="00903DBA">
        <w:rPr>
          <w:highlight w:val="white"/>
        </w:rPr>
        <w:t xml:space="preserve">      ISet&lt;MiddleCode&gt; nextSet = new HashSet&lt;MiddleCode&gt;();</w:t>
      </w:r>
    </w:p>
    <w:p w14:paraId="2F855E84" w14:textId="345B0406" w:rsidR="00005E54" w:rsidRPr="00903DBA" w:rsidRDefault="00005E54" w:rsidP="00005E54">
      <w:pPr>
        <w:rPr>
          <w:highlight w:val="white"/>
        </w:rPr>
      </w:pPr>
      <w:r w:rsidRPr="00903DBA">
        <w:rPr>
          <w:highlight w:val="white"/>
        </w:rPr>
        <w:t xml:space="preserve">We add an empty instruction as the target of the </w:t>
      </w:r>
      <w:r w:rsidR="005E1C00" w:rsidRPr="00903DBA">
        <w:rPr>
          <w:highlight w:val="white"/>
        </w:rPr>
        <w:t xml:space="preserve">test </w:t>
      </w:r>
      <w:proofErr w:type="gramStart"/>
      <w:r w:rsidR="005E1C00" w:rsidRPr="00903DBA">
        <w:rPr>
          <w:highlight w:val="white"/>
        </w:rPr>
        <w:t>expression, since</w:t>
      </w:r>
      <w:proofErr w:type="gramEnd"/>
      <w:r w:rsidR="005E1C00" w:rsidRPr="00903DBA">
        <w:rPr>
          <w:highlight w:val="white"/>
        </w:rPr>
        <w:t xml:space="preserve"> we do not know if the test expression is not null.</w:t>
      </w:r>
    </w:p>
    <w:p w14:paraId="34AC7AE7" w14:textId="4BD51977" w:rsidR="00144906" w:rsidRPr="00903DBA" w:rsidRDefault="00144906" w:rsidP="00144906">
      <w:pPr>
        <w:pStyle w:val="Code"/>
        <w:rPr>
          <w:highlight w:val="white"/>
        </w:rPr>
      </w:pPr>
      <w:r w:rsidRPr="00903DBA">
        <w:rPr>
          <w:highlight w:val="white"/>
        </w:rPr>
        <w:t xml:space="preserve">      MiddleCode testTarget = AddMiddleCode(codeList, MiddleOperator.Empty);    </w:t>
      </w:r>
    </w:p>
    <w:p w14:paraId="326AF210" w14:textId="2C7C8AAB" w:rsidR="00005E54" w:rsidRPr="00903DBA" w:rsidRDefault="00005E54" w:rsidP="00005E54">
      <w:pPr>
        <w:rPr>
          <w:highlight w:val="white"/>
        </w:rPr>
      </w:pPr>
      <w:r w:rsidRPr="00903DBA">
        <w:rPr>
          <w:highlight w:val="white"/>
        </w:rPr>
        <w:t xml:space="preserve">If the </w:t>
      </w:r>
      <w:r w:rsidR="002F35C1" w:rsidRPr="00903DBA">
        <w:rPr>
          <w:highlight w:val="white"/>
        </w:rPr>
        <w:t>initializer</w:t>
      </w:r>
      <w:r w:rsidRPr="00903DBA">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903DBA" w:rsidRDefault="00855D78" w:rsidP="00855D78">
      <w:pPr>
        <w:pStyle w:val="Code"/>
        <w:rPr>
          <w:highlight w:val="white"/>
        </w:rPr>
      </w:pPr>
      <w:r w:rsidRPr="00903DBA">
        <w:rPr>
          <w:highlight w:val="white"/>
        </w:rPr>
        <w:t xml:space="preserve">      if (</w:t>
      </w:r>
      <w:r w:rsidR="002F35C1" w:rsidRPr="00903DBA">
        <w:rPr>
          <w:highlight w:val="white"/>
        </w:rPr>
        <w:t>initializer</w:t>
      </w:r>
      <w:r w:rsidRPr="00903DBA">
        <w:rPr>
          <w:highlight w:val="white"/>
        </w:rPr>
        <w:t>Expression != null) {</w:t>
      </w:r>
    </w:p>
    <w:p w14:paraId="39E25B00" w14:textId="34E6B8F9" w:rsidR="00855D78" w:rsidRPr="00903DBA" w:rsidRDefault="00855D78" w:rsidP="00855D78">
      <w:pPr>
        <w:pStyle w:val="Code"/>
        <w:rPr>
          <w:highlight w:val="white"/>
        </w:rPr>
      </w:pPr>
      <w:r w:rsidRPr="00903DBA">
        <w:rPr>
          <w:highlight w:val="white"/>
        </w:rPr>
        <w:t xml:space="preserve">        codeList.AddRange(</w:t>
      </w:r>
      <w:r w:rsidR="002F35C1" w:rsidRPr="00903DBA">
        <w:rPr>
          <w:highlight w:val="white"/>
        </w:rPr>
        <w:t>initializer</w:t>
      </w:r>
      <w:r w:rsidRPr="00903DBA">
        <w:rPr>
          <w:highlight w:val="white"/>
        </w:rPr>
        <w:t>Expression.ShortList);</w:t>
      </w:r>
    </w:p>
    <w:p w14:paraId="06E67BC8" w14:textId="15486253" w:rsidR="00756DFC" w:rsidRPr="00903DBA" w:rsidRDefault="00756DFC" w:rsidP="00756DFC">
      <w:pPr>
        <w:pStyle w:val="Code"/>
        <w:rPr>
          <w:highlight w:val="white"/>
        </w:rPr>
      </w:pPr>
      <w:r w:rsidRPr="00903DBA">
        <w:rPr>
          <w:highlight w:val="white"/>
        </w:rPr>
        <w:t xml:space="preserve">        Backpatch(</w:t>
      </w:r>
      <w:r w:rsidR="002F35C1" w:rsidRPr="00903DBA">
        <w:rPr>
          <w:highlight w:val="white"/>
        </w:rPr>
        <w:t>initializer</w:t>
      </w:r>
      <w:r w:rsidRPr="00903DBA">
        <w:rPr>
          <w:highlight w:val="white"/>
        </w:rPr>
        <w:t>Expression.Symbol.TrueSet, testTarget);</w:t>
      </w:r>
    </w:p>
    <w:p w14:paraId="53274A46" w14:textId="72BA4A51" w:rsidR="00756DFC" w:rsidRPr="00903DBA" w:rsidRDefault="00756DFC" w:rsidP="00756DFC">
      <w:pPr>
        <w:pStyle w:val="Code"/>
        <w:rPr>
          <w:highlight w:val="white"/>
        </w:rPr>
      </w:pPr>
      <w:r w:rsidRPr="00903DBA">
        <w:rPr>
          <w:highlight w:val="white"/>
        </w:rPr>
        <w:t xml:space="preserve">        Backpatch(</w:t>
      </w:r>
      <w:r w:rsidR="002F35C1" w:rsidRPr="00903DBA">
        <w:rPr>
          <w:highlight w:val="white"/>
        </w:rPr>
        <w:t>initializer</w:t>
      </w:r>
      <w:r w:rsidRPr="00903DBA">
        <w:rPr>
          <w:highlight w:val="white"/>
        </w:rPr>
        <w:t>Expression.Symbol.FalseSet, testTarget);</w:t>
      </w:r>
    </w:p>
    <w:p w14:paraId="3BC9D270" w14:textId="70B76C0A" w:rsidR="00855D78" w:rsidRPr="00903DBA" w:rsidRDefault="00855D78" w:rsidP="00855D78">
      <w:pPr>
        <w:pStyle w:val="Code"/>
        <w:rPr>
          <w:highlight w:val="white"/>
        </w:rPr>
      </w:pPr>
      <w:r w:rsidRPr="00903DBA">
        <w:rPr>
          <w:highlight w:val="white"/>
        </w:rPr>
        <w:t xml:space="preserve">      }</w:t>
      </w:r>
    </w:p>
    <w:p w14:paraId="47B8A488" w14:textId="618FA897" w:rsidR="00805910" w:rsidRPr="00903DBA" w:rsidRDefault="00E13316" w:rsidP="00E13316">
      <w:pPr>
        <w:rPr>
          <w:highlight w:val="white"/>
        </w:rPr>
      </w:pPr>
      <w:r w:rsidRPr="00903DBA">
        <w:rPr>
          <w:highlight w:val="white"/>
        </w:rPr>
        <w:lastRenderedPageBreak/>
        <w:t xml:space="preserve">If the test expression is not null, </w:t>
      </w:r>
      <w:r w:rsidR="008D78C6" w:rsidRPr="00903DBA">
        <w:rPr>
          <w:highlight w:val="white"/>
        </w:rPr>
        <w:t>we start by type ca</w:t>
      </w:r>
      <w:r w:rsidR="001D7010" w:rsidRPr="00903DBA">
        <w:rPr>
          <w:highlight w:val="white"/>
        </w:rPr>
        <w:t>st</w:t>
      </w:r>
      <w:r w:rsidR="008D78C6" w:rsidRPr="00903DBA">
        <w:rPr>
          <w:highlight w:val="white"/>
        </w:rPr>
        <w:t>ing it into a logical value</w:t>
      </w:r>
      <w:r w:rsidR="00886E35" w:rsidRPr="00903DBA">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903DBA" w:rsidRDefault="003866BF" w:rsidP="00EA454B">
      <w:pPr>
        <w:pStyle w:val="Code"/>
        <w:rPr>
          <w:highlight w:val="white"/>
        </w:rPr>
      </w:pPr>
      <w:r w:rsidRPr="00903DBA">
        <w:rPr>
          <w:highlight w:val="white"/>
        </w:rPr>
        <w:t xml:space="preserve">      if (testExpression != null) {</w:t>
      </w:r>
    </w:p>
    <w:p w14:paraId="2BA13793" w14:textId="77777777" w:rsidR="003866BF" w:rsidRPr="00903DBA" w:rsidRDefault="003866BF" w:rsidP="00EA454B">
      <w:pPr>
        <w:pStyle w:val="Code"/>
        <w:rPr>
          <w:highlight w:val="white"/>
        </w:rPr>
      </w:pPr>
      <w:r w:rsidRPr="00903DBA">
        <w:rPr>
          <w:highlight w:val="white"/>
        </w:rPr>
        <w:t xml:space="preserve">        testExpression = TypeCast.ToLogical(testExpression);</w:t>
      </w:r>
    </w:p>
    <w:p w14:paraId="62DDC34A" w14:textId="77777777" w:rsidR="003866BF" w:rsidRPr="00903DBA" w:rsidRDefault="003866BF" w:rsidP="00EA454B">
      <w:pPr>
        <w:pStyle w:val="Code"/>
        <w:rPr>
          <w:highlight w:val="white"/>
        </w:rPr>
      </w:pPr>
      <w:r w:rsidRPr="00903DBA">
        <w:rPr>
          <w:highlight w:val="white"/>
        </w:rPr>
        <w:t xml:space="preserve">        codeList.AddRange(testExpression.LongList);</w:t>
      </w:r>
    </w:p>
    <w:p w14:paraId="7099D342" w14:textId="77777777" w:rsidR="003866BF" w:rsidRPr="00903DBA" w:rsidRDefault="003866BF" w:rsidP="00EA454B">
      <w:pPr>
        <w:pStyle w:val="Code"/>
        <w:rPr>
          <w:highlight w:val="white"/>
        </w:rPr>
      </w:pPr>
      <w:r w:rsidRPr="00903DBA">
        <w:rPr>
          <w:highlight w:val="white"/>
        </w:rPr>
        <w:t xml:space="preserve">        AddMiddleCode(codeList, MiddleOperator.CheckTrackMapFloatStack);</w:t>
      </w:r>
    </w:p>
    <w:p w14:paraId="1E6416A2" w14:textId="6230A08D" w:rsidR="003866BF" w:rsidRPr="00903DBA" w:rsidRDefault="003866BF" w:rsidP="003866BF">
      <w:pPr>
        <w:rPr>
          <w:highlight w:val="white"/>
        </w:rPr>
      </w:pPr>
      <w:r w:rsidRPr="00903DBA">
        <w:rPr>
          <w:highlight w:val="white"/>
        </w:rPr>
        <w:t>We backpatch the true set of the</w:t>
      </w:r>
      <w:r w:rsidR="0069537E" w:rsidRPr="00903DBA">
        <w:rPr>
          <w:highlight w:val="white"/>
        </w:rPr>
        <w:t xml:space="preserve"> test</w:t>
      </w:r>
      <w:r w:rsidRPr="00903DBA">
        <w:rPr>
          <w:highlight w:val="white"/>
        </w:rPr>
        <w:t xml:space="preserve"> expression to the </w:t>
      </w:r>
      <w:r w:rsidR="0069537E" w:rsidRPr="00903DBA">
        <w:rPr>
          <w:highlight w:val="white"/>
        </w:rPr>
        <w:t>beginning or the code list of the inner statement.</w:t>
      </w:r>
    </w:p>
    <w:p w14:paraId="584A81F6" w14:textId="77777777" w:rsidR="003866BF" w:rsidRPr="00903DBA" w:rsidRDefault="003866BF" w:rsidP="00EA454B">
      <w:pPr>
        <w:pStyle w:val="Code"/>
        <w:rPr>
          <w:highlight w:val="white"/>
        </w:rPr>
      </w:pPr>
      <w:r w:rsidRPr="00903DBA">
        <w:rPr>
          <w:highlight w:val="white"/>
        </w:rPr>
        <w:t xml:space="preserve">        Backpatch(testExpression.Symbol.TrueSet, innerStatement.CodeList);</w:t>
      </w:r>
    </w:p>
    <w:p w14:paraId="3D68A54A" w14:textId="77777777" w:rsidR="003866BF" w:rsidRPr="00903DBA" w:rsidRDefault="003866BF" w:rsidP="00EA454B">
      <w:pPr>
        <w:pStyle w:val="Code"/>
        <w:rPr>
          <w:highlight w:val="white"/>
        </w:rPr>
      </w:pPr>
      <w:r w:rsidRPr="00903DBA">
        <w:rPr>
          <w:highlight w:val="white"/>
        </w:rPr>
        <w:t xml:space="preserve">        nextSet.UnionWith(testExpression.Symbol.FalseSet);</w:t>
      </w:r>
    </w:p>
    <w:p w14:paraId="7299E970" w14:textId="77777777" w:rsidR="003866BF" w:rsidRPr="00903DBA" w:rsidRDefault="003866BF" w:rsidP="00EA454B">
      <w:pPr>
        <w:pStyle w:val="Code"/>
        <w:rPr>
          <w:highlight w:val="white"/>
        </w:rPr>
      </w:pPr>
      <w:r w:rsidRPr="00903DBA">
        <w:rPr>
          <w:highlight w:val="white"/>
        </w:rPr>
        <w:t xml:space="preserve">      }</w:t>
      </w:r>
    </w:p>
    <w:p w14:paraId="6EEB5CA1" w14:textId="018A1812" w:rsidR="00855D78" w:rsidRPr="00903DBA" w:rsidRDefault="003C063E" w:rsidP="003C063E">
      <w:pPr>
        <w:rPr>
          <w:highlight w:val="white"/>
        </w:rPr>
      </w:pPr>
      <w:r w:rsidRPr="00903DBA">
        <w:rPr>
          <w:highlight w:val="white"/>
        </w:rPr>
        <w:t>We add the code list of the inner statement.</w:t>
      </w:r>
      <w:r w:rsidR="009A15D4" w:rsidRPr="00903DBA">
        <w:rPr>
          <w:highlight w:val="white"/>
        </w:rPr>
        <w:t xml:space="preserve"> We then add </w:t>
      </w:r>
      <w:r w:rsidR="00C851D8" w:rsidRPr="00903DBA">
        <w:rPr>
          <w:highlight w:val="white"/>
        </w:rPr>
        <w:t>the next target instruction and backpatch the next set of the code of the inner statement since we</w:t>
      </w:r>
      <w:r w:rsidR="009C11D6" w:rsidRPr="00903DBA">
        <w:rPr>
          <w:highlight w:val="white"/>
        </w:rPr>
        <w:t xml:space="preserve"> do not know if the next expression is not null.</w:t>
      </w:r>
    </w:p>
    <w:p w14:paraId="564D87AB" w14:textId="77777777" w:rsidR="00855D78" w:rsidRPr="00903DBA" w:rsidRDefault="00855D78" w:rsidP="00855D78">
      <w:pPr>
        <w:pStyle w:val="Code"/>
        <w:rPr>
          <w:highlight w:val="white"/>
        </w:rPr>
      </w:pPr>
      <w:r w:rsidRPr="00903DBA">
        <w:rPr>
          <w:highlight w:val="white"/>
        </w:rPr>
        <w:t xml:space="preserve">      codeList.AddRange(innerStatement.CodeList);</w:t>
      </w:r>
    </w:p>
    <w:p w14:paraId="775A9CA2" w14:textId="77777777" w:rsidR="00855D78" w:rsidRPr="00903DBA" w:rsidRDefault="00855D78" w:rsidP="00855D78">
      <w:pPr>
        <w:pStyle w:val="Code"/>
        <w:rPr>
          <w:highlight w:val="white"/>
        </w:rPr>
      </w:pPr>
      <w:r w:rsidRPr="00903DBA">
        <w:rPr>
          <w:highlight w:val="white"/>
        </w:rPr>
        <w:t xml:space="preserve">      MiddleCode nextTarget = AddMiddleCode(codeList, MiddleOperator.Empty);</w:t>
      </w:r>
    </w:p>
    <w:p w14:paraId="6A37FA2B" w14:textId="77777777" w:rsidR="00855D78" w:rsidRPr="00903DBA" w:rsidRDefault="00855D78" w:rsidP="00855D78">
      <w:pPr>
        <w:pStyle w:val="Code"/>
        <w:rPr>
          <w:highlight w:val="white"/>
        </w:rPr>
      </w:pPr>
      <w:r w:rsidRPr="00903DBA">
        <w:rPr>
          <w:highlight w:val="white"/>
        </w:rPr>
        <w:t xml:space="preserve">      Backpatch(innerStatement.NextSet, nextTarget);</w:t>
      </w:r>
    </w:p>
    <w:p w14:paraId="008545A0" w14:textId="1668C44E" w:rsidR="00855D78" w:rsidRPr="00903DBA" w:rsidRDefault="00ED7EF2" w:rsidP="00ED7EF2">
      <w:pPr>
        <w:rPr>
          <w:highlight w:val="white"/>
        </w:rPr>
      </w:pPr>
      <w:r w:rsidRPr="00903DBA">
        <w:rPr>
          <w:highlight w:val="white"/>
        </w:rPr>
        <w:t>If the next expression is not null</w:t>
      </w:r>
      <w:r w:rsidR="009E1FD9" w:rsidRPr="00903DBA">
        <w:rPr>
          <w:highlight w:val="white"/>
        </w:rPr>
        <w:t xml:space="preserve">, </w:t>
      </w:r>
      <w:r w:rsidR="005E1C00" w:rsidRPr="00903DBA">
        <w:rPr>
          <w:highlight w:val="white"/>
        </w:rPr>
        <w:t xml:space="preserve">we add its short list and backpatch its true set and false set to the </w:t>
      </w:r>
    </w:p>
    <w:p w14:paraId="13CCC439" w14:textId="77777777" w:rsidR="00855D78" w:rsidRPr="00903DBA" w:rsidRDefault="00855D78" w:rsidP="00855D78">
      <w:pPr>
        <w:pStyle w:val="Code"/>
        <w:rPr>
          <w:highlight w:val="white"/>
        </w:rPr>
      </w:pPr>
      <w:r w:rsidRPr="00903DBA">
        <w:rPr>
          <w:highlight w:val="white"/>
        </w:rPr>
        <w:t xml:space="preserve">      if (nextExpression != null) {</w:t>
      </w:r>
    </w:p>
    <w:p w14:paraId="319081EC" w14:textId="77777777" w:rsidR="00855D78" w:rsidRPr="00903DBA" w:rsidRDefault="00855D78" w:rsidP="00855D78">
      <w:pPr>
        <w:pStyle w:val="Code"/>
        <w:rPr>
          <w:highlight w:val="white"/>
        </w:rPr>
      </w:pPr>
      <w:r w:rsidRPr="00903DBA">
        <w:rPr>
          <w:highlight w:val="white"/>
        </w:rPr>
        <w:t xml:space="preserve">        codeList.AddRange(nextExpression.ShortList);</w:t>
      </w:r>
    </w:p>
    <w:p w14:paraId="78394D4F" w14:textId="6A4CFD73" w:rsidR="00756DFC" w:rsidRPr="00903DBA" w:rsidRDefault="00756DFC" w:rsidP="00756DFC">
      <w:pPr>
        <w:pStyle w:val="Code"/>
        <w:rPr>
          <w:highlight w:val="white"/>
        </w:rPr>
      </w:pPr>
      <w:r w:rsidRPr="00903DBA">
        <w:rPr>
          <w:highlight w:val="white"/>
        </w:rPr>
        <w:t xml:space="preserve">        Backpatch(nextExpression.Symbol.TrueSet, testTarget);</w:t>
      </w:r>
    </w:p>
    <w:p w14:paraId="4957B766" w14:textId="35F74634" w:rsidR="00756DFC" w:rsidRPr="00903DBA" w:rsidRDefault="00756DFC" w:rsidP="00756DFC">
      <w:pPr>
        <w:pStyle w:val="Code"/>
        <w:rPr>
          <w:highlight w:val="white"/>
        </w:rPr>
      </w:pPr>
      <w:r w:rsidRPr="00903DBA">
        <w:rPr>
          <w:highlight w:val="white"/>
        </w:rPr>
        <w:t xml:space="preserve">        Backpatch(nextExpression.Symbol.FalseSet, testTarget);</w:t>
      </w:r>
    </w:p>
    <w:p w14:paraId="7817FFF6" w14:textId="6273942C" w:rsidR="00855D78" w:rsidRPr="00903DBA" w:rsidRDefault="00855D78" w:rsidP="00855D78">
      <w:pPr>
        <w:pStyle w:val="Code"/>
        <w:rPr>
          <w:highlight w:val="white"/>
        </w:rPr>
      </w:pPr>
      <w:r w:rsidRPr="00903DBA">
        <w:rPr>
          <w:highlight w:val="white"/>
        </w:rPr>
        <w:t xml:space="preserve">      }</w:t>
      </w:r>
    </w:p>
    <w:p w14:paraId="61EC2F32" w14:textId="7AF3AEA2" w:rsidR="00185176" w:rsidRPr="00903DBA" w:rsidRDefault="00185176" w:rsidP="00185176">
      <w:r w:rsidRPr="00903DBA">
        <w:t>Finally, like the while case, the continue set is backpatched to the beginning of the test expression and the break set is backpatched to the beginning of the statement following the while statement</w:t>
      </w:r>
      <w:r w:rsidR="003A173F" w:rsidRPr="00903DBA">
        <w:t xml:space="preserve">. </w:t>
      </w:r>
      <w:r w:rsidRPr="00903DBA">
        <w:rPr>
          <w:highlight w:val="white"/>
        </w:rPr>
        <w:t xml:space="preserve">  </w:t>
      </w:r>
    </w:p>
    <w:p w14:paraId="4BC37751" w14:textId="77777777" w:rsidR="00855D78" w:rsidRPr="00903DBA" w:rsidRDefault="00855D78" w:rsidP="00855D78">
      <w:pPr>
        <w:pStyle w:val="Code"/>
        <w:rPr>
          <w:highlight w:val="white"/>
        </w:rPr>
      </w:pPr>
      <w:r w:rsidRPr="00903DBA">
        <w:rPr>
          <w:highlight w:val="white"/>
        </w:rPr>
        <w:t xml:space="preserve">      AddMiddleCode(codeList, MiddleOperator.Goto, testTarget);</w:t>
      </w:r>
    </w:p>
    <w:p w14:paraId="24C532B9" w14:textId="77777777" w:rsidR="00855D78" w:rsidRPr="00903DBA" w:rsidRDefault="00855D78" w:rsidP="00855D78">
      <w:pPr>
        <w:pStyle w:val="Code"/>
        <w:rPr>
          <w:highlight w:val="white"/>
        </w:rPr>
      </w:pPr>
      <w:r w:rsidRPr="00903DBA">
        <w:rPr>
          <w:highlight w:val="white"/>
        </w:rPr>
        <w:t xml:space="preserve">      Backpatch(m_continueSetStack.Pop(), nextTarget);</w:t>
      </w:r>
    </w:p>
    <w:p w14:paraId="3C37A3F2" w14:textId="77777777" w:rsidR="00855D78" w:rsidRPr="00903DBA" w:rsidRDefault="00855D78" w:rsidP="00855D78">
      <w:pPr>
        <w:pStyle w:val="Code"/>
        <w:rPr>
          <w:highlight w:val="white"/>
        </w:rPr>
      </w:pPr>
      <w:r w:rsidRPr="00903DBA">
        <w:rPr>
          <w:highlight w:val="white"/>
        </w:rPr>
        <w:t xml:space="preserve">      nextSet.UnionWith(m_breakSetStack.Pop());</w:t>
      </w:r>
    </w:p>
    <w:p w14:paraId="04ABE893" w14:textId="77777777" w:rsidR="009A353B" w:rsidRPr="00903DBA" w:rsidRDefault="009A353B" w:rsidP="00855D78">
      <w:pPr>
        <w:pStyle w:val="Code"/>
        <w:rPr>
          <w:highlight w:val="white"/>
        </w:rPr>
      </w:pPr>
    </w:p>
    <w:p w14:paraId="3DF945ED" w14:textId="5978A702" w:rsidR="00855D78" w:rsidRPr="00903DBA" w:rsidRDefault="00855D78" w:rsidP="00855D78">
      <w:pPr>
        <w:pStyle w:val="Code"/>
        <w:rPr>
          <w:highlight w:val="white"/>
        </w:rPr>
      </w:pPr>
      <w:r w:rsidRPr="00903DBA">
        <w:rPr>
          <w:highlight w:val="white"/>
        </w:rPr>
        <w:t xml:space="preserve">      return (new Statement(codeList, nextSet));</w:t>
      </w:r>
    </w:p>
    <w:p w14:paraId="631BCBDB" w14:textId="0DF2CAAD" w:rsidR="006737CD" w:rsidRPr="00903DBA" w:rsidRDefault="00855D78" w:rsidP="00855D78">
      <w:pPr>
        <w:pStyle w:val="Code"/>
        <w:rPr>
          <w:highlight w:val="white"/>
        </w:rPr>
      </w:pPr>
      <w:r w:rsidRPr="00903DBA">
        <w:rPr>
          <w:highlight w:val="white"/>
        </w:rPr>
        <w:t xml:space="preserve">    }</w:t>
      </w:r>
    </w:p>
    <w:p w14:paraId="278EEE5A" w14:textId="5EC2A14F" w:rsidR="006C67B8" w:rsidRPr="00903DBA" w:rsidRDefault="00AB1C70" w:rsidP="006C67B8">
      <w:pPr>
        <w:pStyle w:val="Rubrik3"/>
      </w:pPr>
      <w:bookmarkStart w:id="150" w:name="_Toc57656004"/>
      <w:r w:rsidRPr="00903DBA">
        <w:t xml:space="preserve">Label and </w:t>
      </w:r>
      <w:proofErr w:type="spellStart"/>
      <w:r w:rsidRPr="00903DBA">
        <w:t>Goto</w:t>
      </w:r>
      <w:proofErr w:type="spellEnd"/>
      <w:r w:rsidRPr="00903DBA">
        <w:t xml:space="preserve"> Statement</w:t>
      </w:r>
      <w:bookmarkEnd w:id="150"/>
    </w:p>
    <w:p w14:paraId="3D4A6642" w14:textId="57E8E556" w:rsidR="009845B3" w:rsidRPr="00903DBA" w:rsidRDefault="009845B3" w:rsidP="009845B3">
      <w:r w:rsidRPr="00903DBA">
        <w:t xml:space="preserve">The label statement is quite simple, we just add the name of the label together with the line number of the beginning of the statement following the label to </w:t>
      </w:r>
      <w:proofErr w:type="spellStart"/>
      <w:r w:rsidRPr="00903DBA">
        <w:t>Main.LabelMap</w:t>
      </w:r>
      <w:proofErr w:type="spellEnd"/>
      <w:r w:rsidRPr="00903DBA">
        <w:t xml:space="preserve"> and check that the label has not been added already. The labels are used as targets of</w:t>
      </w:r>
      <w:r w:rsidR="002D6FCA" w:rsidRPr="00903DBA">
        <w:t xml:space="preserve"> the</w:t>
      </w:r>
      <w:r w:rsidRPr="00903DBA">
        <w:t xml:space="preserve"> </w:t>
      </w:r>
      <w:r w:rsidRPr="00903DBA">
        <w:rPr>
          <w:rStyle w:val="KeyWord0"/>
        </w:rPr>
        <w:t>goto</w:t>
      </w:r>
      <w:r w:rsidRPr="00903DBA">
        <w:t xml:space="preserve"> statements.</w:t>
      </w:r>
      <w:r w:rsidR="00257A64" w:rsidRPr="00903DBA">
        <w:t xml:space="preserve"> But, as we all know, </w:t>
      </w:r>
      <w:proofErr w:type="spellStart"/>
      <w:r w:rsidR="00257A64" w:rsidRPr="00903DBA">
        <w:t>goto</w:t>
      </w:r>
      <w:proofErr w:type="spellEnd"/>
      <w:r w:rsidR="00257A64" w:rsidRPr="00903DBA">
        <w:t xml:space="preserve"> has no place in well-structured programs. Labels and </w:t>
      </w:r>
      <w:proofErr w:type="spellStart"/>
      <w:r w:rsidR="00257A64" w:rsidRPr="00903DBA">
        <w:t>goto</w:t>
      </w:r>
      <w:proofErr w:type="spellEnd"/>
      <w:r w:rsidR="00257A64" w:rsidRPr="00903DBA">
        <w:t xml:space="preserve"> are included in C of historical reasons only. More recent languages have omitted </w:t>
      </w:r>
      <w:proofErr w:type="spellStart"/>
      <w:r w:rsidR="00257A64" w:rsidRPr="00903DBA">
        <w:t>goto</w:t>
      </w:r>
      <w:proofErr w:type="spellEnd"/>
      <w:r w:rsidR="00257A64" w:rsidRPr="00903DBA">
        <w:t>.</w:t>
      </w:r>
    </w:p>
    <w:p w14:paraId="786481CA" w14:textId="537F5369" w:rsidR="00932FB0" w:rsidRPr="00903DBA" w:rsidRDefault="00932FB0" w:rsidP="00932FB0">
      <w:pPr>
        <w:pStyle w:val="CodeHeader"/>
      </w:pPr>
      <w:proofErr w:type="spellStart"/>
      <w:r w:rsidRPr="00903DBA">
        <w:t>MainParser.cs</w:t>
      </w:r>
      <w:proofErr w:type="spellEnd"/>
    </w:p>
    <w:p w14:paraId="70F21322" w14:textId="76DA3BCD" w:rsidR="00681C0F" w:rsidRPr="00903DBA" w:rsidRDefault="00681C0F" w:rsidP="00681C0F">
      <w:pPr>
        <w:pStyle w:val="Code"/>
        <w:rPr>
          <w:highlight w:val="white"/>
        </w:rPr>
      </w:pPr>
      <w:r w:rsidRPr="00903DBA">
        <w:rPr>
          <w:highlight w:val="white"/>
        </w:rPr>
        <w:t>opened_statement:</w:t>
      </w:r>
    </w:p>
    <w:p w14:paraId="6DF29960" w14:textId="688B28D6" w:rsidR="00681C0F" w:rsidRPr="00903DBA" w:rsidRDefault="00681C0F" w:rsidP="00681C0F">
      <w:pPr>
        <w:pStyle w:val="Code"/>
        <w:rPr>
          <w:highlight w:val="white"/>
        </w:rPr>
      </w:pPr>
      <w:r w:rsidRPr="00903DBA">
        <w:rPr>
          <w:highlight w:val="white"/>
        </w:rPr>
        <w:t xml:space="preserve">    NAME COLON opened_statement {</w:t>
      </w:r>
    </w:p>
    <w:p w14:paraId="0EF2DADC" w14:textId="77777777" w:rsidR="00681C0F" w:rsidRPr="00903DBA" w:rsidRDefault="00681C0F" w:rsidP="00681C0F">
      <w:pPr>
        <w:pStyle w:val="Code"/>
        <w:rPr>
          <w:highlight w:val="white"/>
        </w:rPr>
      </w:pPr>
      <w:r w:rsidRPr="00903DBA">
        <w:rPr>
          <w:highlight w:val="white"/>
        </w:rPr>
        <w:t xml:space="preserve">      $$ = MiddleCodeGenerator.LabelStatement($1, $3);</w:t>
      </w:r>
    </w:p>
    <w:p w14:paraId="15C2DB74" w14:textId="77777777" w:rsidR="00681C0F" w:rsidRPr="00903DBA" w:rsidRDefault="00681C0F" w:rsidP="00681C0F">
      <w:pPr>
        <w:pStyle w:val="Code"/>
        <w:rPr>
          <w:highlight w:val="white"/>
        </w:rPr>
      </w:pPr>
      <w:r w:rsidRPr="00903DBA">
        <w:rPr>
          <w:highlight w:val="white"/>
        </w:rPr>
        <w:t xml:space="preserve">    };</w:t>
      </w:r>
    </w:p>
    <w:p w14:paraId="0EEC1940" w14:textId="77777777" w:rsidR="00681C0F" w:rsidRPr="00903DBA" w:rsidRDefault="00681C0F" w:rsidP="00681C0F">
      <w:pPr>
        <w:pStyle w:val="Code"/>
        <w:rPr>
          <w:highlight w:val="white"/>
        </w:rPr>
      </w:pPr>
    </w:p>
    <w:p w14:paraId="49AD1FD9" w14:textId="6D451965" w:rsidR="00BB3E2F" w:rsidRPr="00903DBA" w:rsidRDefault="00BB3E2F" w:rsidP="00C87195">
      <w:pPr>
        <w:pStyle w:val="Code"/>
        <w:rPr>
          <w:highlight w:val="white"/>
        </w:rPr>
      </w:pPr>
      <w:r w:rsidRPr="00903DBA">
        <w:rPr>
          <w:highlight w:val="white"/>
        </w:rPr>
        <w:t>closed_statement:</w:t>
      </w:r>
    </w:p>
    <w:p w14:paraId="6361F76F" w14:textId="00643A45" w:rsidR="00BB3E2F" w:rsidRPr="00903DBA" w:rsidRDefault="00BB3E2F" w:rsidP="00C87195">
      <w:pPr>
        <w:pStyle w:val="Code"/>
        <w:rPr>
          <w:highlight w:val="white"/>
        </w:rPr>
      </w:pPr>
      <w:r w:rsidRPr="00903DBA">
        <w:rPr>
          <w:highlight w:val="white"/>
        </w:rPr>
        <w:t xml:space="preserve">    GOTO NAME SEMICOLON {</w:t>
      </w:r>
    </w:p>
    <w:p w14:paraId="405E4C5E" w14:textId="77777777" w:rsidR="00BB3E2F" w:rsidRPr="00903DBA" w:rsidRDefault="00BB3E2F" w:rsidP="00C87195">
      <w:pPr>
        <w:pStyle w:val="Code"/>
        <w:rPr>
          <w:highlight w:val="white"/>
        </w:rPr>
      </w:pPr>
      <w:r w:rsidRPr="00903DBA">
        <w:rPr>
          <w:highlight w:val="white"/>
        </w:rPr>
        <w:t xml:space="preserve">      $$ = MiddleCodeGenerator.GotoStatement($2);</w:t>
      </w:r>
    </w:p>
    <w:p w14:paraId="7CA49354" w14:textId="12D06577" w:rsidR="00BB3E2F" w:rsidRPr="00903DBA" w:rsidRDefault="00BB3E2F" w:rsidP="00C87195">
      <w:pPr>
        <w:pStyle w:val="Code"/>
        <w:rPr>
          <w:highlight w:val="white"/>
        </w:rPr>
      </w:pPr>
      <w:r w:rsidRPr="00903DBA">
        <w:rPr>
          <w:highlight w:val="white"/>
        </w:rPr>
        <w:t xml:space="preserve">    }</w:t>
      </w:r>
    </w:p>
    <w:p w14:paraId="5FD13330" w14:textId="77777777" w:rsidR="009B368A" w:rsidRPr="00903DBA" w:rsidRDefault="009B368A" w:rsidP="00C87195">
      <w:pPr>
        <w:pStyle w:val="Code"/>
        <w:rPr>
          <w:highlight w:val="white"/>
        </w:rPr>
      </w:pPr>
    </w:p>
    <w:p w14:paraId="280A6231" w14:textId="0073F721" w:rsidR="00021816" w:rsidRPr="00903DBA" w:rsidRDefault="00021816" w:rsidP="00021816">
      <w:r w:rsidRPr="00903DBA">
        <w:lastRenderedPageBreak/>
        <w:t xml:space="preserve">To keep track of the label statements we have </w:t>
      </w:r>
      <w:r w:rsidR="002D1E89" w:rsidRPr="00903DBA">
        <w:t>the</w:t>
      </w:r>
      <w:r w:rsidRPr="00903DBA">
        <w:t xml:space="preserve"> label map </w:t>
      </w:r>
      <w:r w:rsidR="002D1E89" w:rsidRPr="00903DBA">
        <w:rPr>
          <w:rStyle w:val="KeyWord0"/>
          <w:highlight w:val="white"/>
        </w:rPr>
        <w:t>m_labelMap</w:t>
      </w:r>
      <w:r w:rsidR="002D1E89" w:rsidRPr="00903DBA">
        <w:t xml:space="preserve"> </w:t>
      </w:r>
      <w:r w:rsidRPr="00903DBA">
        <w:t xml:space="preserve">with </w:t>
      </w:r>
      <w:r w:rsidR="00CD3C5F" w:rsidRPr="00903DBA">
        <w:t xml:space="preserve">the label name as key and the </w:t>
      </w:r>
      <w:r w:rsidR="00C94206" w:rsidRPr="00903DBA">
        <w:t xml:space="preserve">first </w:t>
      </w:r>
      <w:r w:rsidR="00CD3C5F" w:rsidRPr="00903DBA">
        <w:t>middle code instruction</w:t>
      </w:r>
      <w:r w:rsidR="00C94206" w:rsidRPr="00903DBA">
        <w:t xml:space="preserve"> of the following statement as value. </w:t>
      </w:r>
    </w:p>
    <w:p w14:paraId="642048DA" w14:textId="583C9AC5" w:rsidR="00932FB0" w:rsidRPr="00903DBA" w:rsidRDefault="00D509E6" w:rsidP="00932FB0">
      <w:pPr>
        <w:pStyle w:val="CodeHeader"/>
      </w:pPr>
      <w:proofErr w:type="spellStart"/>
      <w:r w:rsidRPr="00903DBA">
        <w:t>MiddleCodeGenerator.cs</w:t>
      </w:r>
      <w:proofErr w:type="spellEnd"/>
    </w:p>
    <w:p w14:paraId="02178460" w14:textId="50D8CD1B" w:rsidR="002B02D5" w:rsidRPr="00903DBA" w:rsidRDefault="002B02D5" w:rsidP="002B02D5">
      <w:pPr>
        <w:pStyle w:val="Code"/>
        <w:rPr>
          <w:highlight w:val="white"/>
        </w:rPr>
      </w:pPr>
      <w:r w:rsidRPr="00903DBA">
        <w:rPr>
          <w:highlight w:val="white"/>
        </w:rPr>
        <w:t xml:space="preserve">    public static IDictionary&lt;string, MiddleCode&gt; </w:t>
      </w:r>
      <w:r w:rsidR="009B368A" w:rsidRPr="00903DBA">
        <w:rPr>
          <w:highlight w:val="white"/>
        </w:rPr>
        <w:t>m_labelMap</w:t>
      </w:r>
      <w:r w:rsidRPr="00903DBA">
        <w:rPr>
          <w:highlight w:val="white"/>
        </w:rPr>
        <w:t xml:space="preserve"> =</w:t>
      </w:r>
    </w:p>
    <w:p w14:paraId="70201007" w14:textId="5FAC45E6" w:rsidR="002B02D5" w:rsidRPr="00903DBA" w:rsidRDefault="002B02D5" w:rsidP="002B02D5">
      <w:pPr>
        <w:pStyle w:val="Code"/>
        <w:rPr>
          <w:highlight w:val="white"/>
        </w:rPr>
      </w:pPr>
      <w:r w:rsidRPr="00903DBA">
        <w:rPr>
          <w:highlight w:val="white"/>
        </w:rPr>
        <w:t xml:space="preserve">      new Dictionary&lt;string, MiddleCode&gt;();</w:t>
      </w:r>
    </w:p>
    <w:p w14:paraId="1354BDA9" w14:textId="77777777" w:rsidR="004006F9" w:rsidRPr="00903DBA" w:rsidRDefault="004006F9" w:rsidP="002B02D5">
      <w:pPr>
        <w:pStyle w:val="Code"/>
        <w:rPr>
          <w:highlight w:val="white"/>
        </w:rPr>
      </w:pPr>
    </w:p>
    <w:p w14:paraId="73511433" w14:textId="731BFA0D" w:rsidR="002B02D5" w:rsidRPr="00903DBA" w:rsidRDefault="002B02D5" w:rsidP="002B02D5">
      <w:pPr>
        <w:pStyle w:val="Code"/>
        <w:rPr>
          <w:highlight w:val="white"/>
        </w:rPr>
      </w:pPr>
      <w:r w:rsidRPr="00903DBA">
        <w:rPr>
          <w:highlight w:val="white"/>
        </w:rPr>
        <w:t xml:space="preserve">    public static Statement LabelStatement(string labelName,</w:t>
      </w:r>
    </w:p>
    <w:p w14:paraId="6E90C8AD" w14:textId="73E1AC4B" w:rsidR="002B02D5" w:rsidRPr="00903DBA" w:rsidRDefault="002B02D5" w:rsidP="002B02D5">
      <w:pPr>
        <w:pStyle w:val="Code"/>
        <w:rPr>
          <w:highlight w:val="white"/>
        </w:rPr>
      </w:pPr>
      <w:r w:rsidRPr="00903DBA">
        <w:rPr>
          <w:highlight w:val="white"/>
        </w:rPr>
        <w:t xml:space="preserve">                                           Statement statement) {</w:t>
      </w:r>
    </w:p>
    <w:p w14:paraId="339BB1E2" w14:textId="32BEBD13" w:rsidR="002D73F8" w:rsidRPr="00903DBA" w:rsidRDefault="002D73F8" w:rsidP="002F7988">
      <w:pPr>
        <w:rPr>
          <w:highlight w:val="white"/>
        </w:rPr>
      </w:pPr>
      <w:r w:rsidRPr="00903DBA">
        <w:rPr>
          <w:highlight w:val="white"/>
        </w:rPr>
        <w:t>If the labe</w:t>
      </w:r>
      <w:r w:rsidR="002F7988" w:rsidRPr="00903DBA">
        <w:rPr>
          <w:highlight w:val="white"/>
        </w:rPr>
        <w:t>l</w:t>
      </w:r>
      <w:r w:rsidRPr="00903DBA">
        <w:rPr>
          <w:highlight w:val="white"/>
        </w:rPr>
        <w:t xml:space="preserve"> map already </w:t>
      </w:r>
      <w:proofErr w:type="gramStart"/>
      <w:r w:rsidRPr="00903DBA">
        <w:rPr>
          <w:highlight w:val="white"/>
        </w:rPr>
        <w:t>hold</w:t>
      </w:r>
      <w:proofErr w:type="gramEnd"/>
      <w:r w:rsidRPr="00903DBA">
        <w:rPr>
          <w:highlight w:val="white"/>
        </w:rPr>
        <w:t xml:space="preserve"> the label </w:t>
      </w:r>
      <w:r w:rsidR="002F7988" w:rsidRPr="00903DBA">
        <w:rPr>
          <w:highlight w:val="white"/>
        </w:rPr>
        <w:t>name as a key, we have two labels with the same name and an error is reported.</w:t>
      </w:r>
    </w:p>
    <w:p w14:paraId="5A3ADF6C" w14:textId="6FB90DE3" w:rsidR="002B02D5" w:rsidRPr="00903DBA" w:rsidRDefault="002B02D5" w:rsidP="002B02D5">
      <w:pPr>
        <w:pStyle w:val="Code"/>
        <w:rPr>
          <w:highlight w:val="white"/>
        </w:rPr>
      </w:pPr>
      <w:r w:rsidRPr="00903DBA">
        <w:rPr>
          <w:highlight w:val="white"/>
        </w:rPr>
        <w:t xml:space="preserve">      Assert.Error(!</w:t>
      </w:r>
      <w:r w:rsidR="009B368A" w:rsidRPr="00903DBA">
        <w:rPr>
          <w:highlight w:val="white"/>
        </w:rPr>
        <w:t>m_labelMap</w:t>
      </w:r>
      <w:r w:rsidRPr="00903DBA">
        <w:rPr>
          <w:highlight w:val="white"/>
        </w:rPr>
        <w:t>.ContainsKey(labelName),</w:t>
      </w:r>
    </w:p>
    <w:p w14:paraId="436F968C" w14:textId="269B1CF2" w:rsidR="002B02D5" w:rsidRPr="00903DBA" w:rsidRDefault="002B02D5" w:rsidP="002B02D5">
      <w:pPr>
        <w:pStyle w:val="Code"/>
        <w:rPr>
          <w:highlight w:val="white"/>
        </w:rPr>
      </w:pPr>
      <w:r w:rsidRPr="00903DBA">
        <w:rPr>
          <w:highlight w:val="white"/>
        </w:rPr>
        <w:t xml:space="preserve">                   labelName, Message.Defined_twice);</w:t>
      </w:r>
    </w:p>
    <w:p w14:paraId="2AEF62E2" w14:textId="7D7834BB" w:rsidR="002B02D5" w:rsidRPr="00903DBA" w:rsidRDefault="002B02D5" w:rsidP="002B02D5">
      <w:pPr>
        <w:pStyle w:val="Code"/>
        <w:rPr>
          <w:highlight w:val="white"/>
        </w:rPr>
      </w:pPr>
      <w:r w:rsidRPr="00903DBA">
        <w:rPr>
          <w:highlight w:val="white"/>
        </w:rPr>
        <w:t xml:space="preserve">      </w:t>
      </w:r>
      <w:r w:rsidR="009B368A" w:rsidRPr="00903DBA">
        <w:rPr>
          <w:highlight w:val="white"/>
        </w:rPr>
        <w:t>m_labelMap</w:t>
      </w:r>
      <w:r w:rsidRPr="00903DBA">
        <w:rPr>
          <w:highlight w:val="white"/>
        </w:rPr>
        <w:t>.Add(labelName, GetFirst(statement.CodeList));</w:t>
      </w:r>
    </w:p>
    <w:p w14:paraId="3CB152C4" w14:textId="77777777" w:rsidR="002B02D5" w:rsidRPr="00903DBA" w:rsidRDefault="002B02D5" w:rsidP="002B02D5">
      <w:pPr>
        <w:pStyle w:val="Code"/>
        <w:rPr>
          <w:highlight w:val="white"/>
        </w:rPr>
      </w:pPr>
      <w:r w:rsidRPr="00903DBA">
        <w:rPr>
          <w:highlight w:val="white"/>
        </w:rPr>
        <w:t xml:space="preserve">      return statement;</w:t>
      </w:r>
    </w:p>
    <w:p w14:paraId="79C0FACC" w14:textId="77777777" w:rsidR="002B02D5" w:rsidRPr="00903DBA" w:rsidRDefault="002B02D5" w:rsidP="002B02D5">
      <w:pPr>
        <w:pStyle w:val="Code"/>
        <w:rPr>
          <w:highlight w:val="white"/>
        </w:rPr>
      </w:pPr>
      <w:r w:rsidRPr="00903DBA">
        <w:rPr>
          <w:highlight w:val="white"/>
        </w:rPr>
        <w:t xml:space="preserve">    }</w:t>
      </w:r>
    </w:p>
    <w:p w14:paraId="7B625CE4" w14:textId="07C8A0D6" w:rsidR="002B02D5" w:rsidRPr="00903DBA" w:rsidRDefault="003A3644" w:rsidP="00B4298B">
      <w:r w:rsidRPr="00903DBA">
        <w:t xml:space="preserve">We also have </w:t>
      </w:r>
      <w:r w:rsidR="00567F5C" w:rsidRPr="00903DBA">
        <w:t>the</w:t>
      </w:r>
      <w:r w:rsidRPr="00903DBA">
        <w:t xml:space="preserve"> </w:t>
      </w:r>
      <w:proofErr w:type="spellStart"/>
      <w:r w:rsidRPr="00903DBA">
        <w:t>goto</w:t>
      </w:r>
      <w:proofErr w:type="spellEnd"/>
      <w:r w:rsidRPr="00903DBA">
        <w:t xml:space="preserve"> set map</w:t>
      </w:r>
      <w:r w:rsidR="00567F5C" w:rsidRPr="00903DBA">
        <w:t xml:space="preserve"> </w:t>
      </w:r>
      <w:r w:rsidR="00567F5C" w:rsidRPr="00903DBA">
        <w:rPr>
          <w:rStyle w:val="KeyWord0"/>
          <w:highlight w:val="white"/>
        </w:rPr>
        <w:t>m_gotoSetMap</w:t>
      </w:r>
      <w:r w:rsidRPr="00903DBA">
        <w:t xml:space="preserve"> </w:t>
      </w:r>
      <w:r w:rsidR="00567F5C" w:rsidRPr="00903DBA">
        <w:t xml:space="preserve">with the label name as key and the </w:t>
      </w:r>
      <w:proofErr w:type="spellStart"/>
      <w:r w:rsidR="00567F5C" w:rsidRPr="00903DBA">
        <w:t>goto</w:t>
      </w:r>
      <w:proofErr w:type="spellEnd"/>
      <w:r w:rsidR="00567F5C" w:rsidRPr="00903DBA">
        <w:t xml:space="preserve"> middle code instruction as value.</w:t>
      </w:r>
      <w:r w:rsidRPr="00903DBA">
        <w:t xml:space="preserve"> </w:t>
      </w:r>
    </w:p>
    <w:p w14:paraId="34FCB677" w14:textId="77777777" w:rsidR="004006F9" w:rsidRPr="00903DBA" w:rsidRDefault="004006F9" w:rsidP="004006F9">
      <w:pPr>
        <w:pStyle w:val="Code"/>
        <w:rPr>
          <w:highlight w:val="white"/>
        </w:rPr>
      </w:pPr>
      <w:r w:rsidRPr="00903DBA">
        <w:rPr>
          <w:highlight w:val="white"/>
        </w:rPr>
        <w:t xml:space="preserve">    public static IDictionary&lt;string, ISet&lt;MiddleCode&gt;&gt; m_gotoSetMap =</w:t>
      </w:r>
    </w:p>
    <w:p w14:paraId="5DF0C44D" w14:textId="77777777" w:rsidR="004006F9" w:rsidRPr="00903DBA" w:rsidRDefault="004006F9" w:rsidP="004006F9">
      <w:pPr>
        <w:pStyle w:val="Code"/>
        <w:rPr>
          <w:highlight w:val="white"/>
        </w:rPr>
      </w:pPr>
      <w:r w:rsidRPr="00903DBA">
        <w:rPr>
          <w:highlight w:val="white"/>
        </w:rPr>
        <w:t xml:space="preserve">      new Dictionary&lt;string, ISet&lt;MiddleCode&gt;&gt;();</w:t>
      </w:r>
    </w:p>
    <w:p w14:paraId="78A7AC57" w14:textId="05D03EC9" w:rsidR="004006F9" w:rsidRPr="00903DBA" w:rsidRDefault="001F17EA" w:rsidP="001F17EA">
      <w:pPr>
        <w:rPr>
          <w:highlight w:val="white"/>
        </w:rPr>
      </w:pPr>
      <w:r w:rsidRPr="00903DBA">
        <w:rPr>
          <w:highlight w:val="white"/>
        </w:rPr>
        <w:t xml:space="preserve">In the </w:t>
      </w:r>
      <w:r w:rsidRPr="00903DBA">
        <w:rPr>
          <w:rStyle w:val="KeyWord0"/>
          <w:highlight w:val="white"/>
        </w:rPr>
        <w:t>GotoStatement</w:t>
      </w:r>
      <w:r w:rsidRPr="00903DBA">
        <w:rPr>
          <w:highlight w:val="white"/>
        </w:rPr>
        <w:t xml:space="preserve"> method we </w:t>
      </w:r>
      <w:r w:rsidR="00D371A3" w:rsidRPr="00903DBA">
        <w:rPr>
          <w:highlight w:val="white"/>
        </w:rPr>
        <w:t xml:space="preserve">start by adding middle code holding a </w:t>
      </w:r>
      <w:proofErr w:type="spellStart"/>
      <w:r w:rsidR="00D371A3" w:rsidRPr="00903DBA">
        <w:rPr>
          <w:highlight w:val="white"/>
        </w:rPr>
        <w:t>goto</w:t>
      </w:r>
      <w:proofErr w:type="spellEnd"/>
      <w:r w:rsidR="00D371A3" w:rsidRPr="00903DBA">
        <w:rPr>
          <w:highlight w:val="white"/>
        </w:rPr>
        <w:t xml:space="preserve"> instruction.</w:t>
      </w:r>
    </w:p>
    <w:p w14:paraId="14038C92" w14:textId="77777777" w:rsidR="00567F5C" w:rsidRPr="00903DBA" w:rsidRDefault="00567F5C" w:rsidP="00280618">
      <w:pPr>
        <w:pStyle w:val="Code"/>
        <w:rPr>
          <w:highlight w:val="white"/>
        </w:rPr>
      </w:pPr>
      <w:r w:rsidRPr="00903DBA">
        <w:rPr>
          <w:highlight w:val="white"/>
        </w:rPr>
        <w:t xml:space="preserve">    public static Statement GotoStatement(string labelName) {</w:t>
      </w:r>
    </w:p>
    <w:p w14:paraId="67346B91" w14:textId="77777777" w:rsidR="00567F5C" w:rsidRPr="00903DBA" w:rsidRDefault="00567F5C" w:rsidP="00280618">
      <w:pPr>
        <w:pStyle w:val="Code"/>
        <w:rPr>
          <w:highlight w:val="white"/>
        </w:rPr>
      </w:pPr>
      <w:r w:rsidRPr="00903DBA">
        <w:rPr>
          <w:highlight w:val="white"/>
        </w:rPr>
        <w:t xml:space="preserve">      List&lt;MiddleCode&gt; gotoList = new List&lt;MiddleCode&gt;();</w:t>
      </w:r>
    </w:p>
    <w:p w14:paraId="610F9229" w14:textId="77777777" w:rsidR="00567F5C" w:rsidRPr="00903DBA" w:rsidRDefault="00567F5C" w:rsidP="00280618">
      <w:pPr>
        <w:pStyle w:val="Code"/>
        <w:rPr>
          <w:highlight w:val="white"/>
        </w:rPr>
      </w:pPr>
      <w:r w:rsidRPr="00903DBA">
        <w:rPr>
          <w:highlight w:val="white"/>
        </w:rPr>
        <w:t xml:space="preserve">      MiddleCode gotoCode = AddMiddleCode(gotoList, MiddleOperator.Goto);</w:t>
      </w:r>
    </w:p>
    <w:p w14:paraId="2D670BBB" w14:textId="48E6FB0E" w:rsidR="00567F5C" w:rsidRPr="00903DBA" w:rsidRDefault="007D6F91" w:rsidP="007D6F91">
      <w:pPr>
        <w:rPr>
          <w:highlight w:val="white"/>
        </w:rPr>
      </w:pPr>
      <w:r w:rsidRPr="00903DBA">
        <w:rPr>
          <w:highlight w:val="white"/>
        </w:rPr>
        <w:t>If the label name</w:t>
      </w:r>
      <w:r w:rsidR="00757F3E" w:rsidRPr="00903DBA">
        <w:rPr>
          <w:highlight w:val="white"/>
        </w:rPr>
        <w:t xml:space="preserve"> is</w:t>
      </w:r>
      <w:r w:rsidRPr="00903DBA">
        <w:rPr>
          <w:highlight w:val="white"/>
        </w:rPr>
        <w:t xml:space="preserve"> already a key in the </w:t>
      </w:r>
      <w:proofErr w:type="spellStart"/>
      <w:r w:rsidRPr="00903DBA">
        <w:rPr>
          <w:highlight w:val="white"/>
        </w:rPr>
        <w:t>goto</w:t>
      </w:r>
      <w:proofErr w:type="spellEnd"/>
      <w:r w:rsidRPr="00903DBA">
        <w:rPr>
          <w:highlight w:val="white"/>
        </w:rPr>
        <w:t xml:space="preserve"> set map, we </w:t>
      </w:r>
      <w:r w:rsidR="00C04A59" w:rsidRPr="00903DBA">
        <w:rPr>
          <w:highlight w:val="white"/>
        </w:rPr>
        <w:t xml:space="preserve">look up the </w:t>
      </w:r>
      <w:proofErr w:type="spellStart"/>
      <w:r w:rsidR="00C04A59" w:rsidRPr="00903DBA">
        <w:rPr>
          <w:highlight w:val="white"/>
        </w:rPr>
        <w:t>goto</w:t>
      </w:r>
      <w:proofErr w:type="spellEnd"/>
      <w:r w:rsidR="00C04A59" w:rsidRPr="00903DBA">
        <w:rPr>
          <w:highlight w:val="white"/>
        </w:rPr>
        <w:t xml:space="preserve"> set and a the </w:t>
      </w:r>
      <w:proofErr w:type="spellStart"/>
      <w:r w:rsidR="00C04A59" w:rsidRPr="00903DBA">
        <w:rPr>
          <w:highlight w:val="white"/>
        </w:rPr>
        <w:t>goto</w:t>
      </w:r>
      <w:proofErr w:type="spellEnd"/>
      <w:r w:rsidR="00C04A59" w:rsidRPr="00903DBA">
        <w:rPr>
          <w:highlight w:val="white"/>
        </w:rPr>
        <w:t xml:space="preserve"> middle code instruction.</w:t>
      </w:r>
      <w:r w:rsidRPr="00903DBA">
        <w:rPr>
          <w:highlight w:val="white"/>
        </w:rPr>
        <w:t xml:space="preserve"> </w:t>
      </w:r>
      <w:r w:rsidR="009B4D10" w:rsidRPr="00903DBA">
        <w:rPr>
          <w:highlight w:val="white"/>
        </w:rPr>
        <w:t xml:space="preserve">This situation occurs in </w:t>
      </w:r>
      <w:r w:rsidR="004919A7" w:rsidRPr="00903DBA">
        <w:rPr>
          <w:highlight w:val="white"/>
        </w:rPr>
        <w:t>when we encounter the first jump to the label.</w:t>
      </w:r>
    </w:p>
    <w:p w14:paraId="6539E0CB" w14:textId="77777777" w:rsidR="00567F5C" w:rsidRPr="00903DBA" w:rsidRDefault="00567F5C" w:rsidP="00280618">
      <w:pPr>
        <w:pStyle w:val="Code"/>
        <w:rPr>
          <w:highlight w:val="white"/>
        </w:rPr>
      </w:pPr>
      <w:r w:rsidRPr="00903DBA">
        <w:rPr>
          <w:highlight w:val="white"/>
        </w:rPr>
        <w:t xml:space="preserve">      if (m_gotoSetMap.ContainsKey(labelName)) {</w:t>
      </w:r>
    </w:p>
    <w:p w14:paraId="7871C01B" w14:textId="77777777" w:rsidR="00567F5C" w:rsidRPr="00903DBA" w:rsidRDefault="00567F5C" w:rsidP="00280618">
      <w:pPr>
        <w:pStyle w:val="Code"/>
        <w:rPr>
          <w:highlight w:val="white"/>
        </w:rPr>
      </w:pPr>
      <w:r w:rsidRPr="00903DBA">
        <w:rPr>
          <w:highlight w:val="white"/>
        </w:rPr>
        <w:t xml:space="preserve">        ISet&lt;MiddleCode&gt; gotoSet = m_gotoSetMap[labelName];</w:t>
      </w:r>
    </w:p>
    <w:p w14:paraId="3EE3CF62" w14:textId="77777777" w:rsidR="00567F5C" w:rsidRPr="00903DBA" w:rsidRDefault="00567F5C" w:rsidP="00280618">
      <w:pPr>
        <w:pStyle w:val="Code"/>
        <w:rPr>
          <w:highlight w:val="white"/>
        </w:rPr>
      </w:pPr>
      <w:r w:rsidRPr="00903DBA">
        <w:rPr>
          <w:highlight w:val="white"/>
        </w:rPr>
        <w:t xml:space="preserve">        gotoSet.Add(gotoCode);</w:t>
      </w:r>
    </w:p>
    <w:p w14:paraId="4497BAF1" w14:textId="77777777" w:rsidR="00567F5C" w:rsidRPr="00903DBA" w:rsidRDefault="00567F5C" w:rsidP="00280618">
      <w:pPr>
        <w:pStyle w:val="Code"/>
        <w:rPr>
          <w:highlight w:val="white"/>
        </w:rPr>
      </w:pPr>
      <w:r w:rsidRPr="00903DBA">
        <w:rPr>
          <w:highlight w:val="white"/>
        </w:rPr>
        <w:t xml:space="preserve">      }</w:t>
      </w:r>
    </w:p>
    <w:p w14:paraId="0AB9EF3E" w14:textId="25D777C2" w:rsidR="001F1AE0" w:rsidRPr="00903DBA" w:rsidRDefault="001F1AE0" w:rsidP="001F1AE0">
      <w:pPr>
        <w:rPr>
          <w:highlight w:val="white"/>
        </w:rPr>
      </w:pPr>
      <w:r w:rsidRPr="00903DBA">
        <w:rPr>
          <w:highlight w:val="white"/>
        </w:rPr>
        <w:t xml:space="preserve">If the label name is not already a key in the </w:t>
      </w:r>
      <w:proofErr w:type="spellStart"/>
      <w:r w:rsidRPr="00903DBA">
        <w:rPr>
          <w:highlight w:val="white"/>
        </w:rPr>
        <w:t>goto</w:t>
      </w:r>
      <w:proofErr w:type="spellEnd"/>
      <w:r w:rsidRPr="00903DBA">
        <w:rPr>
          <w:highlight w:val="white"/>
        </w:rPr>
        <w:t xml:space="preserve"> set map, we create a new </w:t>
      </w:r>
      <w:proofErr w:type="spellStart"/>
      <w:r w:rsidRPr="00903DBA">
        <w:rPr>
          <w:highlight w:val="white"/>
        </w:rPr>
        <w:t>goto</w:t>
      </w:r>
      <w:proofErr w:type="spellEnd"/>
      <w:r w:rsidRPr="00903DBA">
        <w:rPr>
          <w:highlight w:val="white"/>
        </w:rPr>
        <w:t xml:space="preserve"> set to which we add the </w:t>
      </w:r>
      <w:proofErr w:type="spellStart"/>
      <w:r w:rsidRPr="00903DBA">
        <w:rPr>
          <w:highlight w:val="white"/>
        </w:rPr>
        <w:t>goto</w:t>
      </w:r>
      <w:proofErr w:type="spellEnd"/>
      <w:r w:rsidRPr="00903DBA">
        <w:rPr>
          <w:highlight w:val="white"/>
        </w:rPr>
        <w:t xml:space="preserve"> instruction, and then we add the label name and </w:t>
      </w:r>
      <w:proofErr w:type="spellStart"/>
      <w:r w:rsidRPr="00903DBA">
        <w:rPr>
          <w:highlight w:val="white"/>
        </w:rPr>
        <w:t>goto</w:t>
      </w:r>
      <w:proofErr w:type="spellEnd"/>
      <w:r w:rsidRPr="00903DBA">
        <w:rPr>
          <w:highlight w:val="white"/>
        </w:rPr>
        <w:t xml:space="preserve"> set to the </w:t>
      </w:r>
      <w:proofErr w:type="spellStart"/>
      <w:r w:rsidRPr="00903DBA">
        <w:rPr>
          <w:highlight w:val="white"/>
        </w:rPr>
        <w:t>the</w:t>
      </w:r>
      <w:proofErr w:type="spellEnd"/>
      <w:r w:rsidRPr="00903DBA">
        <w:rPr>
          <w:highlight w:val="white"/>
        </w:rPr>
        <w:t xml:space="preserve"> </w:t>
      </w:r>
      <w:proofErr w:type="spellStart"/>
      <w:r w:rsidRPr="00903DBA">
        <w:rPr>
          <w:highlight w:val="white"/>
        </w:rPr>
        <w:t>goto</w:t>
      </w:r>
      <w:proofErr w:type="spellEnd"/>
      <w:r w:rsidRPr="00903DBA">
        <w:rPr>
          <w:highlight w:val="white"/>
        </w:rPr>
        <w:t xml:space="preserve"> set map. </w:t>
      </w:r>
      <w:r w:rsidR="009B4D10" w:rsidRPr="00903DBA">
        <w:rPr>
          <w:highlight w:val="white"/>
        </w:rPr>
        <w:t xml:space="preserve">This situation occurs </w:t>
      </w:r>
      <w:r w:rsidR="004919A7" w:rsidRPr="00903DBA">
        <w:rPr>
          <w:highlight w:val="white"/>
        </w:rPr>
        <w:t xml:space="preserve">when we encounter the </w:t>
      </w:r>
      <w:proofErr w:type="spellStart"/>
      <w:r w:rsidR="004919A7" w:rsidRPr="00903DBA">
        <w:rPr>
          <w:highlight w:val="white"/>
        </w:rPr>
        <w:t>the</w:t>
      </w:r>
      <w:proofErr w:type="spellEnd"/>
      <w:r w:rsidR="004919A7" w:rsidRPr="00903DBA">
        <w:rPr>
          <w:highlight w:val="white"/>
        </w:rPr>
        <w:t xml:space="preserve"> jumps following the first jump to the label</w:t>
      </w:r>
      <w:r w:rsidR="009B4D10" w:rsidRPr="00903DBA">
        <w:rPr>
          <w:highlight w:val="white"/>
        </w:rPr>
        <w:t xml:space="preserve">. </w:t>
      </w:r>
      <w:r w:rsidRPr="00903DBA">
        <w:rPr>
          <w:highlight w:val="white"/>
        </w:rPr>
        <w:t xml:space="preserve">In this way, </w:t>
      </w:r>
      <w:r w:rsidR="005441CF" w:rsidRPr="00903DBA">
        <w:rPr>
          <w:highlight w:val="white"/>
        </w:rPr>
        <w:t xml:space="preserve">we have a map where each label name is associated </w:t>
      </w:r>
      <w:r w:rsidR="00AD4C79" w:rsidRPr="00903DBA">
        <w:rPr>
          <w:highlight w:val="white"/>
        </w:rPr>
        <w:t>w</w:t>
      </w:r>
      <w:r w:rsidR="005441CF" w:rsidRPr="00903DBA">
        <w:rPr>
          <w:highlight w:val="white"/>
        </w:rPr>
        <w:t xml:space="preserve">ith the </w:t>
      </w:r>
      <w:proofErr w:type="spellStart"/>
      <w:r w:rsidR="005441CF" w:rsidRPr="00903DBA">
        <w:rPr>
          <w:highlight w:val="white"/>
        </w:rPr>
        <w:t>goto</w:t>
      </w:r>
      <w:proofErr w:type="spellEnd"/>
      <w:r w:rsidR="005441CF" w:rsidRPr="00903DBA">
        <w:rPr>
          <w:highlight w:val="white"/>
        </w:rPr>
        <w:t xml:space="preserve"> instruction jump to that label.</w:t>
      </w:r>
      <w:r w:rsidRPr="00903DBA">
        <w:rPr>
          <w:highlight w:val="white"/>
        </w:rPr>
        <w:t xml:space="preserve"> </w:t>
      </w:r>
    </w:p>
    <w:p w14:paraId="0BEB8F50" w14:textId="7DCCEFD7" w:rsidR="00567F5C" w:rsidRPr="00903DBA" w:rsidRDefault="00567F5C" w:rsidP="00280618">
      <w:pPr>
        <w:pStyle w:val="Code"/>
        <w:rPr>
          <w:highlight w:val="white"/>
        </w:rPr>
      </w:pPr>
      <w:r w:rsidRPr="00903DBA">
        <w:rPr>
          <w:highlight w:val="white"/>
        </w:rPr>
        <w:t xml:space="preserve">      else {</w:t>
      </w:r>
    </w:p>
    <w:p w14:paraId="66E5A8C8" w14:textId="77777777" w:rsidR="00567F5C" w:rsidRPr="00903DBA" w:rsidRDefault="00567F5C" w:rsidP="00280618">
      <w:pPr>
        <w:pStyle w:val="Code"/>
        <w:rPr>
          <w:highlight w:val="white"/>
        </w:rPr>
      </w:pPr>
      <w:r w:rsidRPr="00903DBA">
        <w:rPr>
          <w:highlight w:val="white"/>
        </w:rPr>
        <w:t xml:space="preserve">        ISet&lt;MiddleCode&gt; gotoSet = new HashSet&lt;MiddleCode&gt;();</w:t>
      </w:r>
    </w:p>
    <w:p w14:paraId="1388EDC1" w14:textId="77777777" w:rsidR="00567F5C" w:rsidRPr="00903DBA" w:rsidRDefault="00567F5C" w:rsidP="00280618">
      <w:pPr>
        <w:pStyle w:val="Code"/>
        <w:rPr>
          <w:highlight w:val="white"/>
        </w:rPr>
      </w:pPr>
      <w:r w:rsidRPr="00903DBA">
        <w:rPr>
          <w:highlight w:val="white"/>
        </w:rPr>
        <w:t xml:space="preserve">        gotoSet.Add(gotoCode);</w:t>
      </w:r>
    </w:p>
    <w:p w14:paraId="0715CA93" w14:textId="77777777" w:rsidR="00567F5C" w:rsidRPr="00903DBA" w:rsidRDefault="00567F5C" w:rsidP="00280618">
      <w:pPr>
        <w:pStyle w:val="Code"/>
        <w:rPr>
          <w:highlight w:val="white"/>
        </w:rPr>
      </w:pPr>
      <w:r w:rsidRPr="00903DBA">
        <w:rPr>
          <w:highlight w:val="white"/>
        </w:rPr>
        <w:t xml:space="preserve">        m_gotoSetMap.Add(labelName, gotoSet);</w:t>
      </w:r>
    </w:p>
    <w:p w14:paraId="6A092B7D" w14:textId="77777777" w:rsidR="00567F5C" w:rsidRPr="00903DBA" w:rsidRDefault="00567F5C" w:rsidP="00280618">
      <w:pPr>
        <w:pStyle w:val="Code"/>
        <w:rPr>
          <w:highlight w:val="white"/>
        </w:rPr>
      </w:pPr>
      <w:r w:rsidRPr="00903DBA">
        <w:rPr>
          <w:highlight w:val="white"/>
        </w:rPr>
        <w:t xml:space="preserve">      }</w:t>
      </w:r>
    </w:p>
    <w:p w14:paraId="7CD63C30" w14:textId="77777777" w:rsidR="00567F5C" w:rsidRPr="00903DBA" w:rsidRDefault="00567F5C" w:rsidP="00280618">
      <w:pPr>
        <w:pStyle w:val="Code"/>
        <w:rPr>
          <w:highlight w:val="white"/>
        </w:rPr>
      </w:pPr>
    </w:p>
    <w:p w14:paraId="41CFFF37" w14:textId="6DD168AC" w:rsidR="00567F5C" w:rsidRPr="00903DBA" w:rsidRDefault="00567F5C" w:rsidP="00280618">
      <w:pPr>
        <w:pStyle w:val="Code"/>
        <w:rPr>
          <w:highlight w:val="white"/>
        </w:rPr>
      </w:pPr>
      <w:r w:rsidRPr="00903DBA">
        <w:rPr>
          <w:highlight w:val="white"/>
        </w:rPr>
        <w:t xml:space="preserve">      return (new Statement(gotoList));</w:t>
      </w:r>
    </w:p>
    <w:p w14:paraId="637EAB88" w14:textId="77777777" w:rsidR="00567F5C" w:rsidRPr="00903DBA" w:rsidRDefault="00567F5C" w:rsidP="00280618">
      <w:pPr>
        <w:pStyle w:val="Code"/>
        <w:rPr>
          <w:highlight w:val="white"/>
        </w:rPr>
      </w:pPr>
      <w:r w:rsidRPr="00903DBA">
        <w:rPr>
          <w:highlight w:val="white"/>
        </w:rPr>
        <w:t xml:space="preserve">    }</w:t>
      </w:r>
    </w:p>
    <w:p w14:paraId="697A37CF" w14:textId="205F8D38" w:rsidR="0013675B" w:rsidRPr="00903DBA" w:rsidRDefault="000503DF" w:rsidP="00CD3573">
      <w:pPr>
        <w:rPr>
          <w:highlight w:val="white"/>
        </w:rPr>
      </w:pPr>
      <w:r w:rsidRPr="00903DBA">
        <w:rPr>
          <w:highlight w:val="white"/>
        </w:rPr>
        <w:t xml:space="preserve">The </w:t>
      </w:r>
      <w:r w:rsidRPr="00903DBA">
        <w:rPr>
          <w:rStyle w:val="KeyWord0"/>
          <w:highlight w:val="white"/>
        </w:rPr>
        <w:t>BackpatchGoto</w:t>
      </w:r>
      <w:r w:rsidRPr="00903DBA">
        <w:rPr>
          <w:highlight w:val="white"/>
        </w:rPr>
        <w:t xml:space="preserve"> method is called at the end of each function </w:t>
      </w:r>
      <w:r w:rsidR="00C37108" w:rsidRPr="00903DBA">
        <w:rPr>
          <w:highlight w:val="white"/>
        </w:rPr>
        <w:t>definition</w:t>
      </w:r>
      <w:r w:rsidRPr="00903DBA">
        <w:rPr>
          <w:highlight w:val="white"/>
        </w:rPr>
        <w:t xml:space="preserve">. </w:t>
      </w:r>
      <w:proofErr w:type="gramStart"/>
      <w:r w:rsidR="00CD3573" w:rsidRPr="00903DBA">
        <w:rPr>
          <w:highlight w:val="white"/>
        </w:rPr>
        <w:t>Its</w:t>
      </w:r>
      <w:proofErr w:type="gramEnd"/>
      <w:r w:rsidR="00CD3573" w:rsidRPr="00903DBA">
        <w:rPr>
          <w:highlight w:val="white"/>
        </w:rPr>
        <w:t xml:space="preserve"> iterates through the </w:t>
      </w:r>
      <w:proofErr w:type="spellStart"/>
      <w:r w:rsidR="00CD3573" w:rsidRPr="00903DBA">
        <w:rPr>
          <w:highlight w:val="white"/>
        </w:rPr>
        <w:t>goto</w:t>
      </w:r>
      <w:proofErr w:type="spellEnd"/>
      <w:r w:rsidR="00CD3573" w:rsidRPr="00903DBA">
        <w:rPr>
          <w:highlight w:val="white"/>
        </w:rPr>
        <w:t xml:space="preserve"> set map</w:t>
      </w:r>
      <w:r w:rsidR="00535E66" w:rsidRPr="00903DBA">
        <w:rPr>
          <w:highlight w:val="white"/>
        </w:rPr>
        <w:t xml:space="preserve"> and, for each label name, we look up the label middle code instruction and backpatch the </w:t>
      </w:r>
      <w:proofErr w:type="spellStart"/>
      <w:r w:rsidR="00535E66" w:rsidRPr="00903DBA">
        <w:rPr>
          <w:highlight w:val="white"/>
        </w:rPr>
        <w:t>goto</w:t>
      </w:r>
      <w:proofErr w:type="spellEnd"/>
      <w:r w:rsidR="00535E66" w:rsidRPr="00903DBA">
        <w:rPr>
          <w:highlight w:val="white"/>
        </w:rPr>
        <w:t xml:space="preserve"> set to that instruction.</w:t>
      </w:r>
    </w:p>
    <w:p w14:paraId="21BC3224" w14:textId="60B3B6D7" w:rsidR="00134E76" w:rsidRPr="00903DBA" w:rsidRDefault="00134E76" w:rsidP="00134E76">
      <w:pPr>
        <w:pStyle w:val="Code"/>
        <w:rPr>
          <w:highlight w:val="white"/>
        </w:rPr>
      </w:pPr>
      <w:r w:rsidRPr="00903DBA">
        <w:rPr>
          <w:highlight w:val="white"/>
        </w:rPr>
        <w:t xml:space="preserve">    public static void BackpatchGoto() {</w:t>
      </w:r>
    </w:p>
    <w:p w14:paraId="4BDC4327" w14:textId="3E3AFBF1" w:rsidR="00134E76" w:rsidRPr="00903DBA" w:rsidRDefault="00134E76" w:rsidP="00134E76">
      <w:pPr>
        <w:pStyle w:val="Code"/>
        <w:rPr>
          <w:highlight w:val="white"/>
        </w:rPr>
      </w:pPr>
      <w:r w:rsidRPr="00903DBA">
        <w:rPr>
          <w:highlight w:val="white"/>
        </w:rPr>
        <w:t xml:space="preserve">      foreach (KeyValuePair&lt;string,ISet&lt;MiddleCode&gt;&gt; entry in </w:t>
      </w:r>
      <w:r w:rsidR="00116B2B" w:rsidRPr="00903DBA">
        <w:rPr>
          <w:highlight w:val="white"/>
        </w:rPr>
        <w:t>m_gotoSetMap</w:t>
      </w:r>
      <w:r w:rsidRPr="00903DBA">
        <w:rPr>
          <w:highlight w:val="white"/>
        </w:rPr>
        <w:t>) {</w:t>
      </w:r>
    </w:p>
    <w:p w14:paraId="5C091239" w14:textId="77777777" w:rsidR="00134E76" w:rsidRPr="00903DBA" w:rsidRDefault="00134E76" w:rsidP="00134E76">
      <w:pPr>
        <w:pStyle w:val="Code"/>
        <w:rPr>
          <w:highlight w:val="white"/>
        </w:rPr>
      </w:pPr>
      <w:r w:rsidRPr="00903DBA">
        <w:rPr>
          <w:highlight w:val="white"/>
        </w:rPr>
        <w:lastRenderedPageBreak/>
        <w:t xml:space="preserve">        string labelName = entry.Key;</w:t>
      </w:r>
    </w:p>
    <w:p w14:paraId="630CF37D" w14:textId="77777777" w:rsidR="00134E76" w:rsidRPr="00903DBA" w:rsidRDefault="00134E76" w:rsidP="00134E76">
      <w:pPr>
        <w:pStyle w:val="Code"/>
        <w:rPr>
          <w:highlight w:val="white"/>
        </w:rPr>
      </w:pPr>
      <w:r w:rsidRPr="00903DBA">
        <w:rPr>
          <w:highlight w:val="white"/>
        </w:rPr>
        <w:t xml:space="preserve">        ISet&lt;MiddleCode&gt; gotoSet = entry.Value;</w:t>
      </w:r>
    </w:p>
    <w:p w14:paraId="02E5FA00" w14:textId="49C0A316" w:rsidR="00134E76" w:rsidRPr="00903DBA" w:rsidRDefault="00511AE1" w:rsidP="00DD2FB6">
      <w:pPr>
        <w:rPr>
          <w:highlight w:val="white"/>
        </w:rPr>
      </w:pPr>
      <w:r w:rsidRPr="00903DBA">
        <w:rPr>
          <w:highlight w:val="white"/>
        </w:rPr>
        <w:t xml:space="preserve">If the label name </w:t>
      </w:r>
      <w:r w:rsidR="00DD2FB6" w:rsidRPr="00903DBA">
        <w:rPr>
          <w:highlight w:val="white"/>
        </w:rPr>
        <w:t>is no</w:t>
      </w:r>
      <w:r w:rsidR="00553DE4" w:rsidRPr="00903DBA">
        <w:rPr>
          <w:highlight w:val="white"/>
        </w:rPr>
        <w:t xml:space="preserve">t </w:t>
      </w:r>
      <w:r w:rsidR="00DD2FB6" w:rsidRPr="00903DBA">
        <w:rPr>
          <w:highlight w:val="white"/>
        </w:rPr>
        <w:t xml:space="preserve">a key in the label map, we have a </w:t>
      </w:r>
      <w:proofErr w:type="spellStart"/>
      <w:r w:rsidR="00DD2FB6" w:rsidRPr="00903DBA">
        <w:rPr>
          <w:highlight w:val="white"/>
        </w:rPr>
        <w:t>goto</w:t>
      </w:r>
      <w:proofErr w:type="spellEnd"/>
      <w:r w:rsidR="00DD2FB6" w:rsidRPr="00903DBA">
        <w:rPr>
          <w:highlight w:val="white"/>
        </w:rPr>
        <w:t xml:space="preserve"> statement to an unknown label</w:t>
      </w:r>
      <w:r w:rsidR="009D476B" w:rsidRPr="00903DBA">
        <w:rPr>
          <w:highlight w:val="white"/>
        </w:rPr>
        <w:t xml:space="preserve"> </w:t>
      </w:r>
      <w:r w:rsidR="00DD2FB6" w:rsidRPr="00903DBA">
        <w:rPr>
          <w:highlight w:val="white"/>
        </w:rPr>
        <w:t>and we report an error.</w:t>
      </w:r>
    </w:p>
    <w:p w14:paraId="4BB48194" w14:textId="77777777" w:rsidR="00134E76" w:rsidRPr="00903DBA" w:rsidRDefault="00134E76" w:rsidP="00134E76">
      <w:pPr>
        <w:pStyle w:val="Code"/>
        <w:rPr>
          <w:highlight w:val="white"/>
        </w:rPr>
      </w:pPr>
      <w:r w:rsidRPr="00903DBA">
        <w:rPr>
          <w:highlight w:val="white"/>
        </w:rPr>
        <w:t xml:space="preserve">        MiddleCode labelCode;</w:t>
      </w:r>
    </w:p>
    <w:p w14:paraId="55595C32" w14:textId="1BA5496E" w:rsidR="00AA0871" w:rsidRPr="00903DBA" w:rsidRDefault="00134E76" w:rsidP="00134E76">
      <w:pPr>
        <w:pStyle w:val="Code"/>
        <w:rPr>
          <w:highlight w:val="white"/>
        </w:rPr>
      </w:pPr>
      <w:r w:rsidRPr="00903DBA">
        <w:rPr>
          <w:highlight w:val="white"/>
        </w:rPr>
        <w:t xml:space="preserve">        Assert.Error(</w:t>
      </w:r>
      <w:r w:rsidR="009B368A" w:rsidRPr="00903DBA">
        <w:rPr>
          <w:highlight w:val="white"/>
        </w:rPr>
        <w:t>m_labelMap</w:t>
      </w:r>
      <w:r w:rsidRPr="00903DBA">
        <w:rPr>
          <w:highlight w:val="white"/>
        </w:rPr>
        <w:t>.TryGetValue(labelName, out labelCode),</w:t>
      </w:r>
    </w:p>
    <w:p w14:paraId="1ED5005B" w14:textId="6EE1C897" w:rsidR="00134E76" w:rsidRPr="00903DBA" w:rsidRDefault="00AA0871" w:rsidP="00134E76">
      <w:pPr>
        <w:pStyle w:val="Code"/>
        <w:rPr>
          <w:highlight w:val="white"/>
        </w:rPr>
      </w:pPr>
      <w:r w:rsidRPr="00903DBA">
        <w:rPr>
          <w:highlight w:val="white"/>
        </w:rPr>
        <w:t xml:space="preserve">                    </w:t>
      </w:r>
      <w:r w:rsidR="00134E76" w:rsidRPr="00903DBA">
        <w:rPr>
          <w:highlight w:val="white"/>
        </w:rPr>
        <w:t xml:space="preserve"> labelName, Message.Missing_goto_address);</w:t>
      </w:r>
    </w:p>
    <w:p w14:paraId="6C7B54BC" w14:textId="77777777" w:rsidR="00134E76" w:rsidRPr="00903DBA" w:rsidRDefault="00134E76" w:rsidP="00134E76">
      <w:pPr>
        <w:pStyle w:val="Code"/>
        <w:rPr>
          <w:highlight w:val="white"/>
        </w:rPr>
      </w:pPr>
      <w:r w:rsidRPr="00903DBA">
        <w:rPr>
          <w:highlight w:val="white"/>
        </w:rPr>
        <w:t xml:space="preserve">        Backpatch(gotoSet, labelCode);</w:t>
      </w:r>
    </w:p>
    <w:p w14:paraId="526E9A8B" w14:textId="77777777" w:rsidR="00134E76" w:rsidRPr="00903DBA" w:rsidRDefault="00134E76" w:rsidP="00134E76">
      <w:pPr>
        <w:pStyle w:val="Code"/>
        <w:rPr>
          <w:highlight w:val="white"/>
        </w:rPr>
      </w:pPr>
      <w:r w:rsidRPr="00903DBA">
        <w:rPr>
          <w:highlight w:val="white"/>
        </w:rPr>
        <w:t xml:space="preserve">      }</w:t>
      </w:r>
    </w:p>
    <w:p w14:paraId="1CCEEA29" w14:textId="1E1DE2FD" w:rsidR="00D509E6" w:rsidRPr="00903DBA" w:rsidRDefault="00134E76" w:rsidP="00F7458E">
      <w:pPr>
        <w:pStyle w:val="Code"/>
        <w:rPr>
          <w:highlight w:val="white"/>
        </w:rPr>
      </w:pPr>
      <w:r w:rsidRPr="00903DBA">
        <w:rPr>
          <w:highlight w:val="white"/>
        </w:rPr>
        <w:t xml:space="preserve">    }</w:t>
      </w:r>
    </w:p>
    <w:p w14:paraId="71621B34" w14:textId="3C4FADE5" w:rsidR="00E02F96" w:rsidRPr="00903DBA" w:rsidRDefault="00E02F96" w:rsidP="00E02F96">
      <w:pPr>
        <w:pStyle w:val="Rubrik3"/>
      </w:pPr>
      <w:bookmarkStart w:id="151" w:name="_Toc57656005"/>
      <w:r w:rsidRPr="00903DBA">
        <w:t>Return Statement</w:t>
      </w:r>
      <w:bookmarkEnd w:id="151"/>
    </w:p>
    <w:p w14:paraId="57E8894B" w14:textId="77777777" w:rsidR="00B57EC7" w:rsidRPr="00903DBA" w:rsidRDefault="001B22B5" w:rsidP="00017213">
      <w:r w:rsidRPr="00903DBA">
        <w:rPr>
          <w:highlight w:val="white"/>
        </w:rPr>
        <w:t xml:space="preserve">The return statement may </w:t>
      </w:r>
      <w:r w:rsidR="00A7245A" w:rsidRPr="00903DBA">
        <w:rPr>
          <w:highlight w:val="white"/>
        </w:rPr>
        <w:t>have an optional expression.</w:t>
      </w:r>
    </w:p>
    <w:p w14:paraId="7F53F331" w14:textId="0EE7DAF7" w:rsidR="00017213" w:rsidRPr="00903DBA" w:rsidRDefault="00017213" w:rsidP="00017213">
      <w:r w:rsidRPr="00903DBA">
        <w:t xml:space="preserve">The </w:t>
      </w:r>
      <w:proofErr w:type="spellStart"/>
      <w:r w:rsidRPr="00903DBA">
        <w:rPr>
          <w:rStyle w:val="CodeInText"/>
        </w:rPr>
        <w:t>generateReturnStatement</w:t>
      </w:r>
      <w:proofErr w:type="spellEnd"/>
      <w:r w:rsidRPr="00903DBA">
        <w:t xml:space="preserve"> method is </w:t>
      </w:r>
      <w:proofErr w:type="spellStart"/>
      <w:r w:rsidRPr="00903DBA">
        <w:t>surprisely</w:t>
      </w:r>
      <w:proofErr w:type="spellEnd"/>
      <w:r w:rsidRPr="00903DBA">
        <w:t xml:space="preserve"> complicated, which due to the fact the return statement shall be interpreted as an exit statement in case of the main function.</w:t>
      </w:r>
    </w:p>
    <w:p w14:paraId="36F34C12" w14:textId="77777777" w:rsidR="00B57EC7" w:rsidRPr="00903DBA" w:rsidRDefault="00B57EC7" w:rsidP="00B57EC7">
      <w:r w:rsidRPr="00903DBA">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903DBA" w:rsidRDefault="00B57EC7" w:rsidP="00B57EC7">
      <w:r w:rsidRPr="00903DBA">
        <w:t xml:space="preserve">If the </w:t>
      </w:r>
      <w:proofErr w:type="spellStart"/>
      <w:r w:rsidRPr="00903DBA">
        <w:t>sorrounding</w:t>
      </w:r>
      <w:proofErr w:type="spellEnd"/>
      <w:r w:rsidRPr="00903DBA">
        <w:t xml:space="preserve"> function returns a pointer and the expression type is array, we compare the pointer type with array type. If the return expression is a </w:t>
      </w:r>
      <w:proofErr w:type="gramStart"/>
      <w:r w:rsidRPr="00903DBA">
        <w:t>string</w:t>
      </w:r>
      <w:proofErr w:type="gramEnd"/>
      <w:r w:rsidRPr="00903DBA">
        <w:t xml:space="preserve"> we check that the surrounding function’s return type is a pointer to a (signed or unsigned) character. Otherwise, we just cast the return expression to the surrounding function’s return type.</w:t>
      </w:r>
    </w:p>
    <w:p w14:paraId="36C5C1BF" w14:textId="77777777" w:rsidR="00B57EC7" w:rsidRPr="00903DBA" w:rsidRDefault="00B57EC7" w:rsidP="00B57EC7">
      <w:r w:rsidRPr="00903DBA">
        <w:t xml:space="preserve">If the surrounding function is the </w:t>
      </w:r>
      <w:r w:rsidRPr="00903DBA">
        <w:rPr>
          <w:rStyle w:val="CodeInText"/>
        </w:rPr>
        <w:t>main</w:t>
      </w:r>
      <w:r w:rsidRPr="00903DBA">
        <w:t xml:space="preserve"> function, we cast the return expression to a signed short integer, since we already checked that </w:t>
      </w:r>
      <w:r w:rsidRPr="00903DBA">
        <w:rPr>
          <w:rStyle w:val="CodeInText"/>
        </w:rPr>
        <w:t>main</w:t>
      </w:r>
      <w:r w:rsidRPr="00903DBA">
        <w:t xml:space="preserve"> does not return </w:t>
      </w:r>
      <w:r w:rsidRPr="00903DBA">
        <w:rPr>
          <w:rStyle w:val="CodeInText"/>
        </w:rPr>
        <w:t>void</w:t>
      </w:r>
      <w:r w:rsidRPr="00903DBA">
        <w:t xml:space="preserve">, it </w:t>
      </w:r>
      <w:proofErr w:type="gramStart"/>
      <w:r w:rsidRPr="00903DBA">
        <w:t>has to</w:t>
      </w:r>
      <w:proofErr w:type="gramEnd"/>
      <w:r w:rsidRPr="00903DBA">
        <w:t xml:space="preserve"> return an integral type. If the surrounding function is not </w:t>
      </w:r>
      <w:r w:rsidRPr="00903DBA">
        <w:rPr>
          <w:rStyle w:val="CodeInText"/>
        </w:rPr>
        <w:t>main</w:t>
      </w:r>
      <w:r w:rsidRPr="00903DBA">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903DBA" w:rsidRDefault="00B57EC7" w:rsidP="00B57EC7">
      <w:r w:rsidRPr="00903DBA">
        <w:t xml:space="preserve">On the other hand, if there is no return </w:t>
      </w:r>
      <w:proofErr w:type="gramStart"/>
      <w:r w:rsidRPr="00903DBA">
        <w:t>expression</w:t>
      </w:r>
      <w:proofErr w:type="gramEnd"/>
      <w:r w:rsidRPr="00903DBA">
        <w:t xml:space="preserve"> we check that the surrounding function returns </w:t>
      </w:r>
      <w:r w:rsidRPr="00903DBA">
        <w:rPr>
          <w:rStyle w:val="CodeInText"/>
        </w:rPr>
        <w:t>void</w:t>
      </w:r>
      <w:r w:rsidRPr="00903DBA">
        <w:t xml:space="preserve">. If it is the main function, we add the </w:t>
      </w:r>
      <w:r w:rsidRPr="00903DBA">
        <w:rPr>
          <w:rStyle w:val="CodeInText"/>
        </w:rPr>
        <w:t>exit</w:t>
      </w:r>
      <w:r w:rsidRPr="00903DBA">
        <w:t xml:space="preserve"> middle code instruction with argument zero. If it is not, we just add the </w:t>
      </w:r>
      <w:r w:rsidRPr="00903DBA">
        <w:rPr>
          <w:rStyle w:val="CodeInText"/>
        </w:rPr>
        <w:t>return</w:t>
      </w:r>
      <w:r w:rsidRPr="00903DBA">
        <w:t xml:space="preserve"> middle code instruction without precede it with the setting of a return value.</w:t>
      </w:r>
    </w:p>
    <w:p w14:paraId="57CF0D52" w14:textId="2BBDCB2F" w:rsidR="00AC571D" w:rsidRPr="00903DBA" w:rsidRDefault="00AC571D" w:rsidP="00AC571D">
      <w:pPr>
        <w:pStyle w:val="CodeHeader"/>
      </w:pPr>
      <w:proofErr w:type="spellStart"/>
      <w:r w:rsidRPr="00903DBA">
        <w:t>MainParser.cs</w:t>
      </w:r>
      <w:proofErr w:type="spellEnd"/>
    </w:p>
    <w:p w14:paraId="03B5972E" w14:textId="77777777" w:rsidR="00AC571D" w:rsidRPr="00903DBA" w:rsidRDefault="00AC571D" w:rsidP="00AC571D">
      <w:pPr>
        <w:pStyle w:val="Code"/>
        <w:rPr>
          <w:highlight w:val="white"/>
        </w:rPr>
      </w:pPr>
      <w:r w:rsidRPr="00903DBA">
        <w:rPr>
          <w:highlight w:val="white"/>
        </w:rPr>
        <w:t>closed_statement:</w:t>
      </w:r>
    </w:p>
    <w:p w14:paraId="5D95BB18" w14:textId="7BF22E77" w:rsidR="00AC571D" w:rsidRPr="00903DBA" w:rsidRDefault="00AC571D" w:rsidP="00AC571D">
      <w:pPr>
        <w:pStyle w:val="Code"/>
        <w:rPr>
          <w:highlight w:val="white"/>
        </w:rPr>
      </w:pPr>
      <w:r w:rsidRPr="00903DBA">
        <w:rPr>
          <w:highlight w:val="white"/>
        </w:rPr>
        <w:t xml:space="preserve">    RETURN optional_expression SEMICOLON {</w:t>
      </w:r>
    </w:p>
    <w:p w14:paraId="54376168" w14:textId="77777777" w:rsidR="00AC571D" w:rsidRPr="00903DBA" w:rsidRDefault="00AC571D" w:rsidP="00AC571D">
      <w:pPr>
        <w:pStyle w:val="Code"/>
        <w:rPr>
          <w:highlight w:val="white"/>
        </w:rPr>
      </w:pPr>
      <w:r w:rsidRPr="00903DBA">
        <w:rPr>
          <w:highlight w:val="white"/>
        </w:rPr>
        <w:t xml:space="preserve">      $$ = MiddleCodeGenerator.ReturnStatement($2);</w:t>
      </w:r>
    </w:p>
    <w:p w14:paraId="6BA0BCE1" w14:textId="0E171C5C" w:rsidR="00AC571D" w:rsidRPr="00903DBA" w:rsidRDefault="00AC571D" w:rsidP="00AC571D">
      <w:pPr>
        <w:pStyle w:val="Code"/>
        <w:rPr>
          <w:highlight w:val="white"/>
        </w:rPr>
      </w:pPr>
      <w:r w:rsidRPr="00903DBA">
        <w:rPr>
          <w:highlight w:val="white"/>
        </w:rPr>
        <w:t xml:space="preserve">    }</w:t>
      </w:r>
    </w:p>
    <w:p w14:paraId="27A79B6A" w14:textId="66F61303" w:rsidR="007A1B82" w:rsidRPr="00903DBA" w:rsidRDefault="00C90AAF" w:rsidP="00C90AAF">
      <w:pPr>
        <w:rPr>
          <w:highlight w:val="white"/>
        </w:rPr>
      </w:pPr>
      <w:r w:rsidRPr="00903DBA">
        <w:rPr>
          <w:highlight w:val="white"/>
        </w:rPr>
        <w:t>We need to regard whether there is an expression</w:t>
      </w:r>
      <w:r w:rsidR="00216396" w:rsidRPr="00903DBA">
        <w:rPr>
          <w:highlight w:val="white"/>
        </w:rPr>
        <w:t xml:space="preserve"> and whether the return statement is located inside the main function.</w:t>
      </w:r>
      <w:r w:rsidR="007A1B82" w:rsidRPr="00903DBA">
        <w:rPr>
          <w:highlight w:val="white"/>
        </w:rPr>
        <w:t xml:space="preserve"> </w:t>
      </w:r>
    </w:p>
    <w:p w14:paraId="2B289E38" w14:textId="09D92B51" w:rsidR="00AC571D" w:rsidRPr="00903DBA" w:rsidRDefault="00AC571D" w:rsidP="00AC571D">
      <w:pPr>
        <w:pStyle w:val="CodeHeader"/>
      </w:pPr>
      <w:proofErr w:type="spellStart"/>
      <w:r w:rsidRPr="00903DBA">
        <w:t>MiddleCodeGenerator.cs</w:t>
      </w:r>
      <w:proofErr w:type="spellEnd"/>
    </w:p>
    <w:p w14:paraId="227842D0" w14:textId="77777777" w:rsidR="00AC571D" w:rsidRPr="00903DBA" w:rsidRDefault="00AC571D" w:rsidP="00AC571D">
      <w:pPr>
        <w:pStyle w:val="Code"/>
        <w:rPr>
          <w:highlight w:val="white"/>
        </w:rPr>
      </w:pPr>
      <w:r w:rsidRPr="00903DBA">
        <w:rPr>
          <w:highlight w:val="white"/>
        </w:rPr>
        <w:t xml:space="preserve">    public static Statement ReturnStatement(Expression expression) {</w:t>
      </w:r>
    </w:p>
    <w:p w14:paraId="7AA7DBBB" w14:textId="77777777" w:rsidR="00AC571D" w:rsidRPr="00903DBA" w:rsidRDefault="00AC571D" w:rsidP="00AC571D">
      <w:pPr>
        <w:pStyle w:val="Code"/>
        <w:rPr>
          <w:highlight w:val="white"/>
        </w:rPr>
      </w:pPr>
      <w:r w:rsidRPr="00903DBA">
        <w:rPr>
          <w:highlight w:val="white"/>
        </w:rPr>
        <w:t xml:space="preserve">      List&lt;MiddleCode&gt; codeList;</w:t>
      </w:r>
    </w:p>
    <w:p w14:paraId="14A5A1A7" w14:textId="3AA934D6" w:rsidR="00AC571D" w:rsidRPr="00903DBA" w:rsidRDefault="00216396" w:rsidP="00941CAF">
      <w:pPr>
        <w:rPr>
          <w:highlight w:val="white"/>
        </w:rPr>
      </w:pPr>
      <w:r w:rsidRPr="00903DBA">
        <w:rPr>
          <w:highlight w:val="white"/>
        </w:rPr>
        <w:t>If the</w:t>
      </w:r>
      <w:r w:rsidR="00EE7DF5" w:rsidRPr="00903DBA">
        <w:rPr>
          <w:highlight w:val="white"/>
        </w:rPr>
        <w:t xml:space="preserve"> expression is not null, we need the check that the function does not return void.</w:t>
      </w:r>
      <w:r w:rsidRPr="00903DBA">
        <w:rPr>
          <w:highlight w:val="white"/>
        </w:rPr>
        <w:t xml:space="preserve"> </w:t>
      </w:r>
      <w:r w:rsidR="00EE7DF5" w:rsidRPr="00903DBA">
        <w:rPr>
          <w:highlight w:val="white"/>
        </w:rPr>
        <w:t xml:space="preserve">If it </w:t>
      </w:r>
      <w:proofErr w:type="gramStart"/>
      <w:r w:rsidR="00EE7DF5" w:rsidRPr="00903DBA">
        <w:rPr>
          <w:highlight w:val="white"/>
        </w:rPr>
        <w:t>does</w:t>
      </w:r>
      <w:proofErr w:type="gramEnd"/>
      <w:r w:rsidR="00EE7DF5" w:rsidRPr="00903DBA">
        <w:rPr>
          <w:highlight w:val="white"/>
        </w:rPr>
        <w:t xml:space="preserve"> we report an error.</w:t>
      </w:r>
    </w:p>
    <w:p w14:paraId="31373BF1" w14:textId="77777777" w:rsidR="00AC571D" w:rsidRPr="00903DBA" w:rsidRDefault="00AC571D" w:rsidP="00AC571D">
      <w:pPr>
        <w:pStyle w:val="Code"/>
        <w:rPr>
          <w:highlight w:val="white"/>
        </w:rPr>
      </w:pPr>
      <w:r w:rsidRPr="00903DBA">
        <w:rPr>
          <w:highlight w:val="white"/>
        </w:rPr>
        <w:t xml:space="preserve">      if (expression != null) {</w:t>
      </w:r>
    </w:p>
    <w:p w14:paraId="2F034FD6" w14:textId="77777777" w:rsidR="00AC571D" w:rsidRPr="00903DBA" w:rsidRDefault="00AC571D" w:rsidP="00AC571D">
      <w:pPr>
        <w:pStyle w:val="Code"/>
        <w:rPr>
          <w:highlight w:val="white"/>
        </w:rPr>
      </w:pPr>
      <w:r w:rsidRPr="00903DBA">
        <w:rPr>
          <w:highlight w:val="white"/>
        </w:rPr>
        <w:t xml:space="preserve">        Assert.Error(!SymbolTable.CurrentFunction.Type.ReturnType.IsVoid(),</w:t>
      </w:r>
    </w:p>
    <w:p w14:paraId="2D1AA2EE" w14:textId="77777777" w:rsidR="00AC571D" w:rsidRPr="00903DBA" w:rsidRDefault="00AC571D" w:rsidP="00AC571D">
      <w:pPr>
        <w:pStyle w:val="Code"/>
        <w:rPr>
          <w:highlight w:val="white"/>
        </w:rPr>
      </w:pPr>
      <w:r w:rsidRPr="00903DBA">
        <w:rPr>
          <w:highlight w:val="white"/>
        </w:rPr>
        <w:t xml:space="preserve">                     Message.Non__void_return_from_void_function);</w:t>
      </w:r>
    </w:p>
    <w:p w14:paraId="71E9444C" w14:textId="31CB2343" w:rsidR="00AC571D" w:rsidRPr="00903DBA" w:rsidRDefault="009B79EB" w:rsidP="00DB1286">
      <w:pPr>
        <w:rPr>
          <w:highlight w:val="white"/>
        </w:rPr>
      </w:pPr>
      <w:r w:rsidRPr="00903DBA">
        <w:rPr>
          <w:highlight w:val="white"/>
        </w:rPr>
        <w:lastRenderedPageBreak/>
        <w:t xml:space="preserve">We </w:t>
      </w:r>
      <w:r w:rsidR="00DB1286" w:rsidRPr="00903DBA">
        <w:rPr>
          <w:highlight w:val="white"/>
        </w:rPr>
        <w:t>cast the return expression to the return type of the function.</w:t>
      </w:r>
    </w:p>
    <w:p w14:paraId="57D88FE7" w14:textId="77777777" w:rsidR="00CC6A63" w:rsidRPr="00903DBA" w:rsidRDefault="00AC571D" w:rsidP="00AC571D">
      <w:pPr>
        <w:pStyle w:val="Code"/>
        <w:rPr>
          <w:highlight w:val="white"/>
        </w:rPr>
      </w:pPr>
      <w:r w:rsidRPr="00903DBA">
        <w:rPr>
          <w:highlight w:val="white"/>
        </w:rPr>
        <w:t xml:space="preserve">        expression = TypeCast.ImplicitCast(expression,</w:t>
      </w:r>
    </w:p>
    <w:p w14:paraId="1CEE0E86" w14:textId="26FEA1AE" w:rsidR="00AC571D" w:rsidRPr="00903DBA" w:rsidRDefault="00CC6A63" w:rsidP="00AC571D">
      <w:pPr>
        <w:pStyle w:val="Code"/>
        <w:rPr>
          <w:highlight w:val="white"/>
        </w:rPr>
      </w:pPr>
      <w:r w:rsidRPr="00903DBA">
        <w:rPr>
          <w:highlight w:val="white"/>
        </w:rPr>
        <w:t xml:space="preserve">                             </w:t>
      </w:r>
      <w:r w:rsidR="00AC571D" w:rsidRPr="00903DBA">
        <w:rPr>
          <w:highlight w:val="white"/>
        </w:rPr>
        <w:t xml:space="preserve"> SymbolTable.CurrentFunction.Type.ReturnType);</w:t>
      </w:r>
    </w:p>
    <w:p w14:paraId="73AFE858" w14:textId="77777777" w:rsidR="00AC571D" w:rsidRPr="00903DBA" w:rsidRDefault="00AC571D" w:rsidP="00AC571D">
      <w:pPr>
        <w:pStyle w:val="Code"/>
        <w:rPr>
          <w:highlight w:val="white"/>
        </w:rPr>
      </w:pPr>
      <w:r w:rsidRPr="00903DBA">
        <w:rPr>
          <w:highlight w:val="white"/>
        </w:rPr>
        <w:t xml:space="preserve">        codeList = expression.LongList;</w:t>
      </w:r>
    </w:p>
    <w:p w14:paraId="3E71649D" w14:textId="6A29C104" w:rsidR="00AC571D" w:rsidRPr="00903DBA" w:rsidRDefault="00DB1286" w:rsidP="008440A0">
      <w:pPr>
        <w:rPr>
          <w:highlight w:val="white"/>
        </w:rPr>
      </w:pPr>
      <w:r w:rsidRPr="00903DBA">
        <w:rPr>
          <w:highlight w:val="white"/>
        </w:rPr>
        <w:t xml:space="preserve">If the function is the main function, we shall not return a value. Instead, we shall exit the program execution and return an integer value to the </w:t>
      </w:r>
      <w:r w:rsidR="00F51AAB" w:rsidRPr="00903DBA">
        <w:rPr>
          <w:highlight w:val="white"/>
        </w:rPr>
        <w:t>enclosing system.</w:t>
      </w:r>
    </w:p>
    <w:p w14:paraId="266DBC30" w14:textId="77777777" w:rsidR="005762AE" w:rsidRPr="00903DBA" w:rsidRDefault="005762AE" w:rsidP="005762AE">
      <w:pPr>
        <w:rPr>
          <w:highlight w:val="white"/>
        </w:rPr>
      </w:pPr>
      <w:r w:rsidRPr="00903DBA">
        <w:rPr>
          <w:highlight w:val="white"/>
        </w:rPr>
        <w:t>If the function is not the main function, we return the value of the expression.</w:t>
      </w:r>
    </w:p>
    <w:p w14:paraId="3907E238" w14:textId="77777777" w:rsidR="005762AE" w:rsidRPr="00903DBA" w:rsidRDefault="005762AE" w:rsidP="005762AE">
      <w:pPr>
        <w:pStyle w:val="Code"/>
        <w:rPr>
          <w:highlight w:val="white"/>
        </w:rPr>
      </w:pPr>
      <w:r w:rsidRPr="00903DBA">
        <w:rPr>
          <w:highlight w:val="white"/>
        </w:rPr>
        <w:t xml:space="preserve">        AddMiddleCode(codeList, MiddleOperator.Return,</w:t>
      </w:r>
    </w:p>
    <w:p w14:paraId="1C80F730" w14:textId="709C1BC1" w:rsidR="005762AE" w:rsidRPr="00903DBA" w:rsidRDefault="005762AE" w:rsidP="005762AE">
      <w:pPr>
        <w:pStyle w:val="Code"/>
        <w:rPr>
          <w:highlight w:val="white"/>
        </w:rPr>
      </w:pPr>
      <w:r w:rsidRPr="00903DBA">
        <w:rPr>
          <w:highlight w:val="white"/>
        </w:rPr>
        <w:t xml:space="preserve">                      null, expression.Symbol);</w:t>
      </w:r>
    </w:p>
    <w:p w14:paraId="2FE1AFA1" w14:textId="001B785A" w:rsidR="00D47384" w:rsidRPr="00903DBA" w:rsidRDefault="00D47384" w:rsidP="00D47384">
      <w:pPr>
        <w:pStyle w:val="Code"/>
        <w:rPr>
          <w:highlight w:val="white"/>
        </w:rPr>
      </w:pPr>
    </w:p>
    <w:p w14:paraId="48861122" w14:textId="77777777" w:rsidR="00D47384" w:rsidRPr="00903DBA" w:rsidRDefault="00D47384" w:rsidP="00D47384">
      <w:pPr>
        <w:pStyle w:val="Code"/>
        <w:rPr>
          <w:highlight w:val="white"/>
        </w:rPr>
      </w:pPr>
      <w:r w:rsidRPr="00903DBA">
        <w:rPr>
          <w:highlight w:val="white"/>
        </w:rPr>
        <w:t xml:space="preserve">        if (SymbolTable.CurrentFunction.UniqueName.Equals</w:t>
      </w:r>
    </w:p>
    <w:p w14:paraId="5A4C15AC" w14:textId="77777777" w:rsidR="00D47384" w:rsidRPr="00903DBA" w:rsidRDefault="00D47384" w:rsidP="00D47384">
      <w:pPr>
        <w:pStyle w:val="Code"/>
        <w:rPr>
          <w:highlight w:val="white"/>
        </w:rPr>
      </w:pPr>
      <w:r w:rsidRPr="00903DBA">
        <w:rPr>
          <w:highlight w:val="white"/>
        </w:rPr>
        <w:t xml:space="preserve">                        (AssemblyCodeGenerator.MainName)) {</w:t>
      </w:r>
    </w:p>
    <w:p w14:paraId="33E85CE6" w14:textId="77777777" w:rsidR="00D47384" w:rsidRPr="00903DBA" w:rsidRDefault="00D47384" w:rsidP="00D47384">
      <w:pPr>
        <w:pStyle w:val="Code"/>
        <w:rPr>
          <w:highlight w:val="white"/>
        </w:rPr>
      </w:pPr>
      <w:r w:rsidRPr="00903DBA">
        <w:rPr>
          <w:highlight w:val="white"/>
        </w:rPr>
        <w:t xml:space="preserve">          AddMiddleCode(codeList, MiddleOperator.Exit);</w:t>
      </w:r>
    </w:p>
    <w:p w14:paraId="7440AF3B" w14:textId="77777777" w:rsidR="00D47384" w:rsidRPr="00903DBA" w:rsidRDefault="00D47384" w:rsidP="00D47384">
      <w:pPr>
        <w:pStyle w:val="Code"/>
        <w:rPr>
          <w:highlight w:val="white"/>
        </w:rPr>
      </w:pPr>
      <w:r w:rsidRPr="00903DBA">
        <w:rPr>
          <w:highlight w:val="white"/>
        </w:rPr>
        <w:t xml:space="preserve">        }</w:t>
      </w:r>
    </w:p>
    <w:p w14:paraId="4B8188B5" w14:textId="56CA1781" w:rsidR="00AC571D" w:rsidRPr="00903DBA" w:rsidRDefault="00AC571D" w:rsidP="005762AE">
      <w:pPr>
        <w:pStyle w:val="Code"/>
        <w:rPr>
          <w:highlight w:val="white"/>
        </w:rPr>
      </w:pPr>
      <w:r w:rsidRPr="00903DBA">
        <w:rPr>
          <w:highlight w:val="white"/>
        </w:rPr>
        <w:t xml:space="preserve">      }</w:t>
      </w:r>
    </w:p>
    <w:p w14:paraId="21F49FCF" w14:textId="17CB6E12" w:rsidR="003258F1" w:rsidRPr="00903DBA" w:rsidRDefault="003258F1" w:rsidP="003258F1">
      <w:pPr>
        <w:rPr>
          <w:highlight w:val="white"/>
        </w:rPr>
      </w:pPr>
      <w:r w:rsidRPr="00903DBA">
        <w:rPr>
          <w:highlight w:val="white"/>
        </w:rPr>
        <w:t xml:space="preserve">If the expression is null, </w:t>
      </w:r>
      <w:r w:rsidR="0058319B" w:rsidRPr="00903DBA">
        <w:rPr>
          <w:highlight w:val="white"/>
        </w:rPr>
        <w:t>we check that the function returns void. If it does not</w:t>
      </w:r>
      <w:r w:rsidR="00430DF5" w:rsidRPr="00903DBA">
        <w:rPr>
          <w:highlight w:val="white"/>
        </w:rPr>
        <w:t>,</w:t>
      </w:r>
      <w:r w:rsidR="0058319B" w:rsidRPr="00903DBA">
        <w:rPr>
          <w:highlight w:val="white"/>
        </w:rPr>
        <w:t xml:space="preserve"> we report and error.</w:t>
      </w:r>
    </w:p>
    <w:p w14:paraId="436675AC" w14:textId="77777777" w:rsidR="00AC571D" w:rsidRPr="00903DBA" w:rsidRDefault="00AC571D" w:rsidP="00AC571D">
      <w:pPr>
        <w:pStyle w:val="Code"/>
        <w:rPr>
          <w:highlight w:val="white"/>
        </w:rPr>
      </w:pPr>
      <w:r w:rsidRPr="00903DBA">
        <w:rPr>
          <w:highlight w:val="white"/>
        </w:rPr>
        <w:t xml:space="preserve">      else {</w:t>
      </w:r>
    </w:p>
    <w:p w14:paraId="4CBD333B" w14:textId="77777777" w:rsidR="00AC571D" w:rsidRPr="00903DBA" w:rsidRDefault="00AC571D" w:rsidP="00AC571D">
      <w:pPr>
        <w:pStyle w:val="Code"/>
        <w:rPr>
          <w:highlight w:val="white"/>
        </w:rPr>
      </w:pPr>
      <w:r w:rsidRPr="00903DBA">
        <w:rPr>
          <w:highlight w:val="white"/>
        </w:rPr>
        <w:t xml:space="preserve">        Assert.Error(SymbolTable.CurrentFunction.Type.ReturnType.IsVoid(),</w:t>
      </w:r>
    </w:p>
    <w:p w14:paraId="11633FEB" w14:textId="77777777" w:rsidR="00AC571D" w:rsidRPr="00903DBA" w:rsidRDefault="00AC571D" w:rsidP="00AC571D">
      <w:pPr>
        <w:pStyle w:val="Code"/>
        <w:rPr>
          <w:highlight w:val="white"/>
        </w:rPr>
      </w:pPr>
      <w:r w:rsidRPr="00903DBA">
        <w:rPr>
          <w:highlight w:val="white"/>
        </w:rPr>
        <w:t xml:space="preserve">                     Message.Void_returned_from_non__void_function);</w:t>
      </w:r>
    </w:p>
    <w:p w14:paraId="2797D9E9" w14:textId="77777777" w:rsidR="00AC571D" w:rsidRPr="00903DBA" w:rsidRDefault="00AC571D" w:rsidP="00AC571D">
      <w:pPr>
        <w:pStyle w:val="Code"/>
        <w:rPr>
          <w:highlight w:val="white"/>
        </w:rPr>
      </w:pPr>
      <w:r w:rsidRPr="00903DBA">
        <w:rPr>
          <w:highlight w:val="white"/>
        </w:rPr>
        <w:t xml:space="preserve">        codeList = new List&lt;MiddleCode&gt;();</w:t>
      </w:r>
    </w:p>
    <w:p w14:paraId="078F9AB0" w14:textId="513E6150" w:rsidR="00AC571D" w:rsidRPr="00903DBA" w:rsidRDefault="007F293A" w:rsidP="007F293A">
      <w:pPr>
        <w:rPr>
          <w:highlight w:val="white"/>
        </w:rPr>
      </w:pPr>
      <w:r w:rsidRPr="00903DBA">
        <w:rPr>
          <w:highlight w:val="white"/>
        </w:rPr>
        <w:t>If the function is the main function, we exit the execution of the program without a return value.</w:t>
      </w:r>
    </w:p>
    <w:p w14:paraId="594B59B1" w14:textId="043DE69C" w:rsidR="007F293A" w:rsidRPr="00903DBA" w:rsidRDefault="007F293A" w:rsidP="007F293A">
      <w:pPr>
        <w:rPr>
          <w:highlight w:val="white"/>
        </w:rPr>
      </w:pPr>
      <w:r w:rsidRPr="00903DBA">
        <w:rPr>
          <w:highlight w:val="white"/>
        </w:rPr>
        <w:t xml:space="preserve">If the function is </w:t>
      </w:r>
      <w:r w:rsidR="008E10E3" w:rsidRPr="00903DBA">
        <w:rPr>
          <w:highlight w:val="white"/>
        </w:rPr>
        <w:t xml:space="preserve">not </w:t>
      </w:r>
      <w:r w:rsidRPr="00903DBA">
        <w:rPr>
          <w:highlight w:val="white"/>
        </w:rPr>
        <w:t xml:space="preserve">the main function, </w:t>
      </w:r>
      <w:r w:rsidR="0038158E" w:rsidRPr="00903DBA">
        <w:rPr>
          <w:highlight w:val="white"/>
        </w:rPr>
        <w:t xml:space="preserve">return the function </w:t>
      </w:r>
      <w:r w:rsidRPr="00903DBA">
        <w:rPr>
          <w:highlight w:val="white"/>
        </w:rPr>
        <w:t>without a return value.</w:t>
      </w:r>
    </w:p>
    <w:p w14:paraId="6FCEF40C" w14:textId="7EB705E9" w:rsidR="00CB4B89" w:rsidRPr="00903DBA" w:rsidRDefault="00CB4B89" w:rsidP="00CB4B89">
      <w:pPr>
        <w:pStyle w:val="Code"/>
        <w:rPr>
          <w:highlight w:val="white"/>
        </w:rPr>
      </w:pPr>
      <w:r w:rsidRPr="00903DBA">
        <w:rPr>
          <w:highlight w:val="white"/>
        </w:rPr>
        <w:t xml:space="preserve">        AddMiddleCode(codeList, MiddleOperator.Return);</w:t>
      </w:r>
    </w:p>
    <w:p w14:paraId="4E6ABC98" w14:textId="77777777" w:rsidR="00D47384" w:rsidRPr="00903DBA" w:rsidRDefault="00D47384" w:rsidP="00CB4B89">
      <w:pPr>
        <w:pStyle w:val="Code"/>
        <w:rPr>
          <w:highlight w:val="white"/>
        </w:rPr>
      </w:pPr>
    </w:p>
    <w:p w14:paraId="5E708E6B" w14:textId="77777777" w:rsidR="00D47384" w:rsidRPr="00903DBA" w:rsidRDefault="00D47384" w:rsidP="00D47384">
      <w:pPr>
        <w:pStyle w:val="Code"/>
        <w:rPr>
          <w:highlight w:val="white"/>
        </w:rPr>
      </w:pPr>
      <w:r w:rsidRPr="00903DBA">
        <w:rPr>
          <w:highlight w:val="white"/>
        </w:rPr>
        <w:t xml:space="preserve">        if (SymbolTable.CurrentFunction.UniqueName.Equals</w:t>
      </w:r>
    </w:p>
    <w:p w14:paraId="1F148C32" w14:textId="77777777" w:rsidR="00D47384" w:rsidRPr="00903DBA" w:rsidRDefault="00D47384" w:rsidP="00D47384">
      <w:pPr>
        <w:pStyle w:val="Code"/>
        <w:rPr>
          <w:highlight w:val="white"/>
        </w:rPr>
      </w:pPr>
      <w:r w:rsidRPr="00903DBA">
        <w:rPr>
          <w:highlight w:val="white"/>
        </w:rPr>
        <w:t xml:space="preserve">                        (AssemblyCodeGenerator.MainName)) {</w:t>
      </w:r>
    </w:p>
    <w:p w14:paraId="72530E29" w14:textId="77777777" w:rsidR="00D47384" w:rsidRPr="00903DBA" w:rsidRDefault="00D47384" w:rsidP="00D47384">
      <w:pPr>
        <w:pStyle w:val="Code"/>
        <w:rPr>
          <w:highlight w:val="white"/>
        </w:rPr>
      </w:pPr>
      <w:r w:rsidRPr="00903DBA">
        <w:rPr>
          <w:highlight w:val="white"/>
        </w:rPr>
        <w:t xml:space="preserve">          AddMiddleCode(codeList, MiddleOperator.Exit);</w:t>
      </w:r>
    </w:p>
    <w:p w14:paraId="77533D57" w14:textId="77777777" w:rsidR="00D47384" w:rsidRPr="00903DBA" w:rsidRDefault="00D47384" w:rsidP="00D47384">
      <w:pPr>
        <w:pStyle w:val="Code"/>
        <w:rPr>
          <w:highlight w:val="white"/>
        </w:rPr>
      </w:pPr>
      <w:r w:rsidRPr="00903DBA">
        <w:rPr>
          <w:highlight w:val="white"/>
        </w:rPr>
        <w:t xml:space="preserve">        }</w:t>
      </w:r>
    </w:p>
    <w:p w14:paraId="140FD75A" w14:textId="77777777" w:rsidR="00AC571D" w:rsidRPr="00903DBA" w:rsidRDefault="00AC571D" w:rsidP="00AC571D">
      <w:pPr>
        <w:pStyle w:val="Code"/>
        <w:rPr>
          <w:highlight w:val="white"/>
        </w:rPr>
      </w:pPr>
      <w:r w:rsidRPr="00903DBA">
        <w:rPr>
          <w:highlight w:val="white"/>
        </w:rPr>
        <w:t xml:space="preserve">      }</w:t>
      </w:r>
    </w:p>
    <w:p w14:paraId="3EC5482D" w14:textId="77777777" w:rsidR="00AC571D" w:rsidRPr="00903DBA" w:rsidRDefault="00AC571D" w:rsidP="00AC571D">
      <w:pPr>
        <w:pStyle w:val="Code"/>
        <w:rPr>
          <w:highlight w:val="white"/>
        </w:rPr>
      </w:pPr>
      <w:r w:rsidRPr="00903DBA">
        <w:rPr>
          <w:highlight w:val="white"/>
        </w:rPr>
        <w:t xml:space="preserve">    </w:t>
      </w:r>
    </w:p>
    <w:p w14:paraId="316EADD5" w14:textId="77777777" w:rsidR="00AC571D" w:rsidRPr="00903DBA" w:rsidRDefault="00AC571D" w:rsidP="00AC571D">
      <w:pPr>
        <w:pStyle w:val="Code"/>
        <w:rPr>
          <w:highlight w:val="white"/>
        </w:rPr>
      </w:pPr>
      <w:r w:rsidRPr="00903DBA">
        <w:rPr>
          <w:highlight w:val="white"/>
        </w:rPr>
        <w:t xml:space="preserve">      return (new Statement(codeList));</w:t>
      </w:r>
    </w:p>
    <w:p w14:paraId="6B5F74ED" w14:textId="6302FDDA" w:rsidR="00AC571D" w:rsidRPr="00903DBA" w:rsidRDefault="00AC571D" w:rsidP="00AC571D">
      <w:pPr>
        <w:pStyle w:val="Code"/>
        <w:rPr>
          <w:highlight w:val="white"/>
        </w:rPr>
      </w:pPr>
      <w:r w:rsidRPr="00903DBA">
        <w:rPr>
          <w:highlight w:val="white"/>
        </w:rPr>
        <w:t xml:space="preserve">    }</w:t>
      </w:r>
    </w:p>
    <w:p w14:paraId="72F28FDE" w14:textId="77777777" w:rsidR="00866410" w:rsidRPr="00903DBA" w:rsidRDefault="00866410" w:rsidP="00866410">
      <w:pPr>
        <w:pStyle w:val="Rubrik3"/>
      </w:pPr>
      <w:bookmarkStart w:id="152" w:name="_Toc57656006"/>
      <w:r w:rsidRPr="00903DBA">
        <w:t>Optional Expression Statement</w:t>
      </w:r>
      <w:bookmarkEnd w:id="152"/>
    </w:p>
    <w:p w14:paraId="5E863082" w14:textId="4275A904" w:rsidR="00866410" w:rsidRPr="00903DBA" w:rsidRDefault="00866410" w:rsidP="00866410">
      <w:r w:rsidRPr="00903DBA">
        <w:t>A statement can also be made up by an optional expression; that is, the statement is an expression followed by a semicolon, or simply a semicolon.</w:t>
      </w:r>
    </w:p>
    <w:p w14:paraId="5C6AAE1E" w14:textId="44917B03" w:rsidR="006A7B9E" w:rsidRPr="00903DBA" w:rsidRDefault="006A7B9E" w:rsidP="006A7B9E">
      <w:r w:rsidRPr="00903DBA">
        <w:t xml:space="preserve">An expression statement is an optional expression followed by a semicolon. The expression is </w:t>
      </w:r>
      <w:proofErr w:type="gramStart"/>
      <w:r w:rsidRPr="00903DBA">
        <w:t>evaluated</w:t>
      </w:r>
      <w:proofErr w:type="gramEnd"/>
      <w:r w:rsidRPr="00903DBA">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903DBA">
        <w:fldChar w:fldCharType="begin"/>
      </w:r>
      <w:r w:rsidRPr="00903DBA">
        <w:instrText xml:space="preserve"> REF _Ref417813097 \r \h </w:instrText>
      </w:r>
      <w:r w:rsidRPr="00903DBA">
        <w:fldChar w:fldCharType="separate"/>
      </w:r>
      <w:r w:rsidR="005F7BC3" w:rsidRPr="00903DBA">
        <w:t>0</w:t>
      </w:r>
      <w:r w:rsidRPr="00903DBA">
        <w:fldChar w:fldCharType="end"/>
      </w:r>
      <w:r w:rsidRPr="00903DBA">
        <w:t>.</w:t>
      </w:r>
    </w:p>
    <w:p w14:paraId="5CFFC49D" w14:textId="77777777" w:rsidR="00866410" w:rsidRPr="00903DBA" w:rsidRDefault="00866410" w:rsidP="00866410">
      <w:pPr>
        <w:pStyle w:val="CodeHeader"/>
        <w:rPr>
          <w:highlight w:val="white"/>
        </w:rPr>
      </w:pPr>
      <w:proofErr w:type="spellStart"/>
      <w:r w:rsidRPr="00903DBA">
        <w:rPr>
          <w:highlight w:val="white"/>
        </w:rPr>
        <w:t>MainParser.gppg</w:t>
      </w:r>
      <w:proofErr w:type="spellEnd"/>
    </w:p>
    <w:p w14:paraId="5B26AF9F" w14:textId="77777777" w:rsidR="00866410" w:rsidRPr="00903DBA" w:rsidRDefault="00866410" w:rsidP="00866410">
      <w:pPr>
        <w:pStyle w:val="Code"/>
        <w:rPr>
          <w:highlight w:val="white"/>
        </w:rPr>
      </w:pPr>
      <w:r w:rsidRPr="00903DBA">
        <w:rPr>
          <w:highlight w:val="white"/>
        </w:rPr>
        <w:t>closed_statement:</w:t>
      </w:r>
    </w:p>
    <w:p w14:paraId="762C58E0" w14:textId="77777777" w:rsidR="00866410" w:rsidRPr="00903DBA" w:rsidRDefault="00866410" w:rsidP="00866410">
      <w:pPr>
        <w:pStyle w:val="Code"/>
        <w:rPr>
          <w:highlight w:val="white"/>
        </w:rPr>
      </w:pPr>
      <w:r w:rsidRPr="00903DBA">
        <w:rPr>
          <w:highlight w:val="white"/>
        </w:rPr>
        <w:t xml:space="preserve">    optional_expression SEMICOLON {</w:t>
      </w:r>
    </w:p>
    <w:p w14:paraId="1E5A7BB8" w14:textId="77777777" w:rsidR="00866410" w:rsidRPr="00903DBA" w:rsidRDefault="00866410" w:rsidP="00866410">
      <w:pPr>
        <w:pStyle w:val="Code"/>
        <w:rPr>
          <w:highlight w:val="white"/>
        </w:rPr>
      </w:pPr>
      <w:r w:rsidRPr="00903DBA">
        <w:rPr>
          <w:highlight w:val="white"/>
        </w:rPr>
        <w:t xml:space="preserve">      $$ = MiddleCodeGenerator.ExpressionStatement($1);</w:t>
      </w:r>
    </w:p>
    <w:p w14:paraId="1048FC84" w14:textId="77777777" w:rsidR="00866410" w:rsidRPr="00903DBA" w:rsidRDefault="00866410" w:rsidP="00866410">
      <w:pPr>
        <w:pStyle w:val="Code"/>
        <w:rPr>
          <w:highlight w:val="white"/>
        </w:rPr>
      </w:pPr>
      <w:r w:rsidRPr="00903DBA">
        <w:rPr>
          <w:highlight w:val="white"/>
        </w:rPr>
        <w:t xml:space="preserve">    }</w:t>
      </w:r>
    </w:p>
    <w:p w14:paraId="5B0C100B" w14:textId="77777777" w:rsidR="00866410" w:rsidRPr="00903DBA" w:rsidRDefault="00866410" w:rsidP="00866410">
      <w:r w:rsidRPr="00903DBA">
        <w:t>If there is an expression, we add its short list to the code list. We choose the short list rather than the long list since we are only interested in the side effects of the expression.</w:t>
      </w:r>
    </w:p>
    <w:p w14:paraId="78D069C2" w14:textId="77777777" w:rsidR="00866410" w:rsidRPr="00903DBA" w:rsidRDefault="00866410" w:rsidP="00866410">
      <w:pPr>
        <w:pStyle w:val="CodeHeader"/>
      </w:pPr>
      <w:proofErr w:type="spellStart"/>
      <w:r w:rsidRPr="00903DBA">
        <w:lastRenderedPageBreak/>
        <w:t>MiddleCodeGenerator.cs</w:t>
      </w:r>
      <w:proofErr w:type="spellEnd"/>
    </w:p>
    <w:p w14:paraId="6E7629AA" w14:textId="77777777" w:rsidR="00866410" w:rsidRPr="00903DBA" w:rsidRDefault="00866410" w:rsidP="00866410">
      <w:pPr>
        <w:pStyle w:val="Code"/>
        <w:rPr>
          <w:highlight w:val="white"/>
        </w:rPr>
      </w:pPr>
      <w:r w:rsidRPr="00903DBA">
        <w:rPr>
          <w:highlight w:val="white"/>
        </w:rPr>
        <w:t xml:space="preserve">    public static Statement ExpressionStatement(Expression expression) {</w:t>
      </w:r>
    </w:p>
    <w:p w14:paraId="46295811" w14:textId="77777777" w:rsidR="00866410" w:rsidRPr="00903DBA" w:rsidRDefault="00866410" w:rsidP="00866410">
      <w:pPr>
        <w:pStyle w:val="Code"/>
        <w:rPr>
          <w:highlight w:val="white"/>
        </w:rPr>
      </w:pPr>
      <w:r w:rsidRPr="00903DBA">
        <w:rPr>
          <w:highlight w:val="white"/>
        </w:rPr>
        <w:t xml:space="preserve">      List&lt;MiddleCode&gt; codeList = new List&lt;MiddleCode&gt;();</w:t>
      </w:r>
    </w:p>
    <w:p w14:paraId="3B246103" w14:textId="77777777" w:rsidR="00866410" w:rsidRPr="00903DBA" w:rsidRDefault="00866410" w:rsidP="00866410">
      <w:pPr>
        <w:pStyle w:val="Code"/>
        <w:rPr>
          <w:highlight w:val="white"/>
        </w:rPr>
      </w:pPr>
    </w:p>
    <w:p w14:paraId="7DAA8BF3" w14:textId="77777777" w:rsidR="00866410" w:rsidRPr="00903DBA" w:rsidRDefault="00866410" w:rsidP="00866410">
      <w:pPr>
        <w:pStyle w:val="Code"/>
        <w:rPr>
          <w:highlight w:val="white"/>
        </w:rPr>
      </w:pPr>
      <w:r w:rsidRPr="00903DBA">
        <w:rPr>
          <w:highlight w:val="white"/>
        </w:rPr>
        <w:t xml:space="preserve">      if (expression != null) {</w:t>
      </w:r>
    </w:p>
    <w:p w14:paraId="12C7DDA5" w14:textId="77777777" w:rsidR="00866410" w:rsidRPr="00903DBA" w:rsidRDefault="00866410" w:rsidP="00866410">
      <w:pPr>
        <w:pStyle w:val="Code"/>
        <w:rPr>
          <w:highlight w:val="white"/>
        </w:rPr>
      </w:pPr>
      <w:r w:rsidRPr="00903DBA">
        <w:rPr>
          <w:highlight w:val="white"/>
        </w:rPr>
        <w:t xml:space="preserve">        codeList.AddRange(expression.ShortList);</w:t>
      </w:r>
    </w:p>
    <w:p w14:paraId="188EB9DE" w14:textId="77777777" w:rsidR="00866410" w:rsidRPr="00903DBA" w:rsidRDefault="00866410" w:rsidP="00866410">
      <w:pPr>
        <w:pStyle w:val="Code"/>
        <w:rPr>
          <w:highlight w:val="white"/>
        </w:rPr>
      </w:pPr>
      <w:r w:rsidRPr="00903DBA">
        <w:rPr>
          <w:highlight w:val="white"/>
        </w:rPr>
        <w:t xml:space="preserve">      }</w:t>
      </w:r>
    </w:p>
    <w:p w14:paraId="367D3298" w14:textId="77777777" w:rsidR="00866410" w:rsidRPr="00903DBA" w:rsidRDefault="00866410" w:rsidP="00866410">
      <w:pPr>
        <w:pStyle w:val="Code"/>
        <w:rPr>
          <w:highlight w:val="white"/>
        </w:rPr>
      </w:pPr>
      <w:r w:rsidRPr="00903DBA">
        <w:rPr>
          <w:highlight w:val="white"/>
        </w:rPr>
        <w:t xml:space="preserve">    </w:t>
      </w:r>
    </w:p>
    <w:p w14:paraId="7C0ACCDA" w14:textId="77777777" w:rsidR="00866410" w:rsidRPr="00903DBA" w:rsidRDefault="00866410" w:rsidP="00866410">
      <w:pPr>
        <w:pStyle w:val="Code"/>
        <w:rPr>
          <w:highlight w:val="white"/>
        </w:rPr>
      </w:pPr>
      <w:r w:rsidRPr="00903DBA">
        <w:rPr>
          <w:highlight w:val="white"/>
        </w:rPr>
        <w:t xml:space="preserve">      return (new Statement(codeList));</w:t>
      </w:r>
    </w:p>
    <w:p w14:paraId="04D177EE" w14:textId="2E12B2B0" w:rsidR="00866410" w:rsidRPr="00903DBA" w:rsidRDefault="00866410" w:rsidP="00AC571D">
      <w:pPr>
        <w:pStyle w:val="Code"/>
        <w:rPr>
          <w:highlight w:val="white"/>
        </w:rPr>
      </w:pPr>
      <w:r w:rsidRPr="00903DBA">
        <w:rPr>
          <w:highlight w:val="white"/>
        </w:rPr>
        <w:t xml:space="preserve">    }</w:t>
      </w:r>
    </w:p>
    <w:p w14:paraId="363BF961" w14:textId="03269DD6" w:rsidR="008F43AA" w:rsidRPr="00903DBA" w:rsidRDefault="008F43AA" w:rsidP="00830081">
      <w:pPr>
        <w:pStyle w:val="Rubrik3"/>
      </w:pPr>
      <w:bookmarkStart w:id="153" w:name="_Toc57656007"/>
      <w:r w:rsidRPr="00903DBA">
        <w:t>Block Statement</w:t>
      </w:r>
      <w:bookmarkEnd w:id="153"/>
    </w:p>
    <w:p w14:paraId="00836A31" w14:textId="438E8691" w:rsidR="002C67F5" w:rsidRPr="00903DBA" w:rsidRDefault="004D298F" w:rsidP="004D298F">
      <w:r w:rsidRPr="00903DBA">
        <w:t>A statement can be a</w:t>
      </w:r>
      <w:r w:rsidR="00BC3E13" w:rsidRPr="00903DBA">
        <w:t>n</w:t>
      </w:r>
      <w:r w:rsidRPr="00903DBA">
        <w:t xml:space="preserve"> </w:t>
      </w:r>
      <w:r w:rsidR="00BC3E13" w:rsidRPr="00903DBA">
        <w:t xml:space="preserve">optional </w:t>
      </w:r>
      <w:r w:rsidRPr="00903DBA">
        <w:t>sequence of statements enclosed in brackets.</w:t>
      </w:r>
      <w:r w:rsidR="00BC3E13" w:rsidRPr="00903DBA">
        <w:t xml:space="preserve"> The</w:t>
      </w:r>
      <w:r w:rsidR="0096093F" w:rsidRPr="00903DBA">
        <w:t xml:space="preserve"> sequence is parsed with a new symbol table.</w:t>
      </w:r>
    </w:p>
    <w:p w14:paraId="4DCD3ED8" w14:textId="50700BD5" w:rsidR="00FC1185" w:rsidRPr="00903DBA" w:rsidRDefault="00FC1185" w:rsidP="004D298F">
      <w:r w:rsidRPr="00903DBA">
        <w:t xml:space="preserve">The block statement simple, a block is just a list of statements surrounded by brackets. Since </w:t>
      </w:r>
      <w:proofErr w:type="gramStart"/>
      <w:r w:rsidRPr="00903DBA">
        <w:t>a two variables</w:t>
      </w:r>
      <w:proofErr w:type="gramEnd"/>
      <w:r w:rsidRPr="00903DBA">
        <w:t xml:space="preserve"> with the same name can be defined in different blocks, we push the symbol table before the statement list.</w:t>
      </w:r>
    </w:p>
    <w:p w14:paraId="4ED96916" w14:textId="266F6F63" w:rsidR="002C67F5" w:rsidRPr="00903DBA" w:rsidRDefault="002C67F5" w:rsidP="002C67F5">
      <w:pPr>
        <w:pStyle w:val="CodeHeader"/>
      </w:pPr>
      <w:proofErr w:type="spellStart"/>
      <w:r w:rsidRPr="00903DBA">
        <w:t>MainParser.cs</w:t>
      </w:r>
      <w:proofErr w:type="spellEnd"/>
    </w:p>
    <w:p w14:paraId="26E6E008" w14:textId="77777777" w:rsidR="002C67F5" w:rsidRPr="00903DBA" w:rsidRDefault="002C67F5" w:rsidP="002C67F5">
      <w:pPr>
        <w:pStyle w:val="Code"/>
        <w:rPr>
          <w:highlight w:val="white"/>
        </w:rPr>
      </w:pPr>
      <w:r w:rsidRPr="00903DBA">
        <w:rPr>
          <w:highlight w:val="white"/>
        </w:rPr>
        <w:t>closed_statement:</w:t>
      </w:r>
    </w:p>
    <w:p w14:paraId="16921476" w14:textId="00DBF2E9" w:rsidR="002C67F5" w:rsidRPr="00903DBA" w:rsidRDefault="002C67F5" w:rsidP="002C67F5">
      <w:pPr>
        <w:pStyle w:val="Code"/>
        <w:rPr>
          <w:highlight w:val="white"/>
        </w:rPr>
      </w:pPr>
      <w:r w:rsidRPr="00903DBA">
        <w:rPr>
          <w:highlight w:val="white"/>
        </w:rPr>
        <w:t xml:space="preserve">    LEFT_BLOCK {</w:t>
      </w:r>
    </w:p>
    <w:p w14:paraId="7D27AC42" w14:textId="77777777" w:rsidR="002C67F5" w:rsidRPr="00903DBA" w:rsidRDefault="002C67F5" w:rsidP="002C67F5">
      <w:pPr>
        <w:pStyle w:val="Code"/>
        <w:rPr>
          <w:highlight w:val="white"/>
        </w:rPr>
      </w:pPr>
      <w:r w:rsidRPr="00903DBA">
        <w:rPr>
          <w:highlight w:val="white"/>
        </w:rPr>
        <w:t xml:space="preserve">      SymbolTable.CurrentTable =</w:t>
      </w:r>
    </w:p>
    <w:p w14:paraId="7608656C" w14:textId="77777777" w:rsidR="002C67F5" w:rsidRPr="00903DBA" w:rsidRDefault="002C67F5" w:rsidP="002C67F5">
      <w:pPr>
        <w:pStyle w:val="Code"/>
        <w:rPr>
          <w:highlight w:val="white"/>
        </w:rPr>
      </w:pPr>
      <w:r w:rsidRPr="00903DBA">
        <w:rPr>
          <w:highlight w:val="white"/>
        </w:rPr>
        <w:t xml:space="preserve">        new SymbolTable(SymbolTable.CurrentTable, Scope.Block);</w:t>
      </w:r>
    </w:p>
    <w:p w14:paraId="3B27CD68" w14:textId="77777777" w:rsidR="002C67F5" w:rsidRPr="00903DBA" w:rsidRDefault="002C67F5" w:rsidP="002C67F5">
      <w:pPr>
        <w:pStyle w:val="Code"/>
        <w:rPr>
          <w:highlight w:val="white"/>
        </w:rPr>
      </w:pPr>
      <w:r w:rsidRPr="00903DBA">
        <w:rPr>
          <w:highlight w:val="white"/>
        </w:rPr>
        <w:t xml:space="preserve">    }</w:t>
      </w:r>
    </w:p>
    <w:p w14:paraId="229EFCCA" w14:textId="77777777" w:rsidR="006D1A61" w:rsidRPr="00903DBA" w:rsidRDefault="006D1A61" w:rsidP="006D1A61">
      <w:pPr>
        <w:pStyle w:val="Code"/>
        <w:rPr>
          <w:highlight w:val="white"/>
        </w:rPr>
      </w:pPr>
      <w:r w:rsidRPr="00903DBA">
        <w:rPr>
          <w:highlight w:val="white"/>
        </w:rPr>
        <w:t xml:space="preserve">    optional_declaration_list optional_statement_list RIGHT_BLOCK {</w:t>
      </w:r>
    </w:p>
    <w:p w14:paraId="4854A899" w14:textId="77777777" w:rsidR="006D1A61" w:rsidRPr="00903DBA" w:rsidRDefault="006D1A61" w:rsidP="006D1A61">
      <w:pPr>
        <w:pStyle w:val="Code"/>
        <w:rPr>
          <w:highlight w:val="white"/>
        </w:rPr>
      </w:pPr>
      <w:r w:rsidRPr="00903DBA">
        <w:rPr>
          <w:highlight w:val="white"/>
        </w:rPr>
        <w:t xml:space="preserve">      SymbolTable.CurrentTable =</w:t>
      </w:r>
    </w:p>
    <w:p w14:paraId="72D4DFE7" w14:textId="77777777" w:rsidR="006D1A61" w:rsidRPr="00903DBA" w:rsidRDefault="006D1A61" w:rsidP="006D1A61">
      <w:pPr>
        <w:pStyle w:val="Code"/>
        <w:rPr>
          <w:highlight w:val="white"/>
        </w:rPr>
      </w:pPr>
      <w:r w:rsidRPr="00903DBA">
        <w:rPr>
          <w:highlight w:val="white"/>
        </w:rPr>
        <w:t xml:space="preserve">        SymbolTable.CurrentTable.ParentTable;</w:t>
      </w:r>
    </w:p>
    <w:p w14:paraId="6B9E9774" w14:textId="05CCD546" w:rsidR="006D1A61" w:rsidRPr="00903DBA" w:rsidRDefault="006D1A61" w:rsidP="006D1A61">
      <w:pPr>
        <w:pStyle w:val="Code"/>
        <w:rPr>
          <w:highlight w:val="white"/>
        </w:rPr>
      </w:pPr>
      <w:r w:rsidRPr="00903DBA">
        <w:rPr>
          <w:highlight w:val="white"/>
        </w:rPr>
        <w:t xml:space="preserve">      $4.</w:t>
      </w:r>
      <w:r w:rsidR="00393ED1" w:rsidRPr="00903DBA">
        <w:rPr>
          <w:highlight w:val="white"/>
        </w:rPr>
        <w:t>CodeList.</w:t>
      </w:r>
      <w:r w:rsidRPr="00903DBA">
        <w:rPr>
          <w:highlight w:val="white"/>
        </w:rPr>
        <w:t>InsertRange(0, $3);</w:t>
      </w:r>
    </w:p>
    <w:p w14:paraId="3E2524C4" w14:textId="77777777" w:rsidR="006D1A61" w:rsidRPr="00903DBA" w:rsidRDefault="006D1A61" w:rsidP="006D1A61">
      <w:pPr>
        <w:pStyle w:val="Code"/>
        <w:rPr>
          <w:highlight w:val="white"/>
        </w:rPr>
      </w:pPr>
      <w:r w:rsidRPr="00903DBA">
        <w:rPr>
          <w:highlight w:val="white"/>
        </w:rPr>
        <w:t xml:space="preserve">      $$ = $4;</w:t>
      </w:r>
    </w:p>
    <w:p w14:paraId="32005523" w14:textId="77777777" w:rsidR="006D1A61" w:rsidRPr="00903DBA" w:rsidRDefault="006D1A61" w:rsidP="006D1A61">
      <w:pPr>
        <w:pStyle w:val="Code"/>
        <w:rPr>
          <w:highlight w:val="white"/>
        </w:rPr>
      </w:pPr>
      <w:r w:rsidRPr="00903DBA">
        <w:rPr>
          <w:highlight w:val="white"/>
        </w:rPr>
        <w:t xml:space="preserve">    }</w:t>
      </w:r>
    </w:p>
    <w:p w14:paraId="6E4A773E" w14:textId="4CBA96E6" w:rsidR="003D1818" w:rsidRPr="00903DBA" w:rsidRDefault="003D1818" w:rsidP="00446108">
      <w:pPr>
        <w:rPr>
          <w:highlight w:val="white"/>
        </w:rPr>
      </w:pPr>
      <w:r w:rsidRPr="00903DBA">
        <w:rPr>
          <w:highlight w:val="white"/>
        </w:rPr>
        <w:t>In case of a</w:t>
      </w:r>
      <w:r w:rsidR="002E523A" w:rsidRPr="00903DBA">
        <w:rPr>
          <w:highlight w:val="white"/>
        </w:rPr>
        <w:t>n</w:t>
      </w:r>
      <w:r w:rsidRPr="00903DBA">
        <w:rPr>
          <w:highlight w:val="white"/>
        </w:rPr>
        <w:t xml:space="preserve"> </w:t>
      </w:r>
      <w:r w:rsidR="00446108" w:rsidRPr="00903DBA">
        <w:rPr>
          <w:highlight w:val="white"/>
        </w:rPr>
        <w:t>empty statement list, we return a statement with an empty code list</w:t>
      </w:r>
      <w:r w:rsidR="001B2758" w:rsidRPr="00903DBA">
        <w:rPr>
          <w:highlight w:val="white"/>
        </w:rPr>
        <w:t xml:space="preserve"> and an empty next set.</w:t>
      </w:r>
    </w:p>
    <w:p w14:paraId="1F98C182" w14:textId="4C6F8B93" w:rsidR="00FA0ED1" w:rsidRPr="00903DBA" w:rsidRDefault="00FA0ED1" w:rsidP="00FA0ED1">
      <w:pPr>
        <w:pStyle w:val="Code"/>
        <w:rPr>
          <w:highlight w:val="white"/>
        </w:rPr>
      </w:pPr>
      <w:r w:rsidRPr="00903DBA">
        <w:rPr>
          <w:highlight w:val="white"/>
        </w:rPr>
        <w:t>optional_statement_list:</w:t>
      </w:r>
    </w:p>
    <w:p w14:paraId="42445525" w14:textId="77777777" w:rsidR="00FA0ED1" w:rsidRPr="00903DBA" w:rsidRDefault="00FA0ED1" w:rsidP="00FA0ED1">
      <w:pPr>
        <w:pStyle w:val="Code"/>
        <w:rPr>
          <w:highlight w:val="white"/>
        </w:rPr>
      </w:pPr>
      <w:r w:rsidRPr="00903DBA">
        <w:rPr>
          <w:highlight w:val="white"/>
        </w:rPr>
        <w:t xml:space="preserve">    /* Empty */ {</w:t>
      </w:r>
    </w:p>
    <w:p w14:paraId="1DEDCDD0" w14:textId="77777777" w:rsidR="001B2758" w:rsidRPr="00903DBA" w:rsidRDefault="001B2758" w:rsidP="001B2758">
      <w:pPr>
        <w:pStyle w:val="Code"/>
        <w:rPr>
          <w:highlight w:val="white"/>
        </w:rPr>
      </w:pPr>
      <w:r w:rsidRPr="00903DBA">
        <w:rPr>
          <w:highlight w:val="white"/>
        </w:rPr>
        <w:t xml:space="preserve">      $$ = new Statement(new List&lt;MiddleCode&gt;(),</w:t>
      </w:r>
    </w:p>
    <w:p w14:paraId="46FD6394" w14:textId="77777777" w:rsidR="001B2758" w:rsidRPr="00903DBA" w:rsidRDefault="001B2758" w:rsidP="001B2758">
      <w:pPr>
        <w:pStyle w:val="Code"/>
        <w:rPr>
          <w:highlight w:val="white"/>
        </w:rPr>
      </w:pPr>
      <w:r w:rsidRPr="00903DBA">
        <w:rPr>
          <w:highlight w:val="white"/>
        </w:rPr>
        <w:t xml:space="preserve">                         new HashSet&lt;MiddleCode&gt;());</w:t>
      </w:r>
    </w:p>
    <w:p w14:paraId="7192CFA9" w14:textId="77777777" w:rsidR="00FA0ED1" w:rsidRPr="00903DBA" w:rsidRDefault="00FA0ED1" w:rsidP="00FA0ED1">
      <w:pPr>
        <w:pStyle w:val="Code"/>
        <w:rPr>
          <w:highlight w:val="white"/>
        </w:rPr>
      </w:pPr>
      <w:r w:rsidRPr="00903DBA">
        <w:rPr>
          <w:highlight w:val="white"/>
        </w:rPr>
        <w:t xml:space="preserve">    }</w:t>
      </w:r>
    </w:p>
    <w:p w14:paraId="4546E943" w14:textId="0C5114FE" w:rsidR="003D1818" w:rsidRPr="00903DBA" w:rsidRDefault="000F6244" w:rsidP="003D1818">
      <w:pPr>
        <w:rPr>
          <w:highlight w:val="white"/>
        </w:rPr>
      </w:pPr>
      <w:r w:rsidRPr="00903DBA">
        <w:rPr>
          <w:highlight w:val="white"/>
        </w:rPr>
        <w:t xml:space="preserve">In case of </w:t>
      </w:r>
      <w:proofErr w:type="gramStart"/>
      <w:r w:rsidRPr="00903DBA">
        <w:rPr>
          <w:highlight w:val="white"/>
        </w:rPr>
        <w:t>an</w:t>
      </w:r>
      <w:proofErr w:type="gramEnd"/>
      <w:r w:rsidRPr="00903DBA">
        <w:rPr>
          <w:highlight w:val="white"/>
        </w:rPr>
        <w:t xml:space="preserve"> non-em</w:t>
      </w:r>
      <w:r w:rsidR="00C858AA" w:rsidRPr="00903DBA">
        <w:rPr>
          <w:highlight w:val="white"/>
        </w:rPr>
        <w:t>pt</w:t>
      </w:r>
      <w:r w:rsidRPr="00903DBA">
        <w:rPr>
          <w:highlight w:val="white"/>
        </w:rPr>
        <w:t>y statement list, w</w:t>
      </w:r>
      <w:r w:rsidR="003D1818" w:rsidRPr="00903DBA">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903DBA">
        <w:rPr>
          <w:highlight w:val="white"/>
        </w:rPr>
        <w:t xml:space="preserve">the total middle code list and the next set </w:t>
      </w:r>
      <w:r w:rsidR="005331C9" w:rsidRPr="00903DBA">
        <w:rPr>
          <w:highlight w:val="white"/>
        </w:rPr>
        <w:t>of the last statement.</w:t>
      </w:r>
    </w:p>
    <w:p w14:paraId="28358925" w14:textId="77777777" w:rsidR="00FA0ED1" w:rsidRPr="00903DBA" w:rsidRDefault="00FA0ED1" w:rsidP="00FA0ED1">
      <w:pPr>
        <w:pStyle w:val="Code"/>
        <w:rPr>
          <w:highlight w:val="white"/>
        </w:rPr>
      </w:pPr>
      <w:r w:rsidRPr="00903DBA">
        <w:rPr>
          <w:highlight w:val="white"/>
        </w:rPr>
        <w:t xml:space="preserve">  | optional_statement_list statement {</w:t>
      </w:r>
    </w:p>
    <w:p w14:paraId="28DB28EF" w14:textId="77777777" w:rsidR="00FA0ED1" w:rsidRPr="00903DBA" w:rsidRDefault="00FA0ED1" w:rsidP="00FA0ED1">
      <w:pPr>
        <w:pStyle w:val="Code"/>
        <w:rPr>
          <w:highlight w:val="white"/>
        </w:rPr>
      </w:pPr>
      <w:r w:rsidRPr="00903DBA">
        <w:rPr>
          <w:highlight w:val="white"/>
        </w:rPr>
        <w:t xml:space="preserve">      MiddleCodeGenerator.Backpatch($1.NextSet, $2.CodeList);</w:t>
      </w:r>
    </w:p>
    <w:p w14:paraId="7ABE2027" w14:textId="77777777" w:rsidR="00FA0ED1" w:rsidRPr="00903DBA" w:rsidRDefault="00FA0ED1" w:rsidP="00FA0ED1">
      <w:pPr>
        <w:pStyle w:val="Code"/>
        <w:rPr>
          <w:highlight w:val="white"/>
        </w:rPr>
      </w:pPr>
      <w:r w:rsidRPr="00903DBA">
        <w:rPr>
          <w:highlight w:val="white"/>
        </w:rPr>
        <w:t xml:space="preserve">      List&lt;MiddleCode&gt; codeList = new List&lt;MiddleCode&gt;();</w:t>
      </w:r>
    </w:p>
    <w:p w14:paraId="6AE4755F" w14:textId="77777777" w:rsidR="00FA0ED1" w:rsidRPr="00903DBA" w:rsidRDefault="00FA0ED1" w:rsidP="00FA0ED1">
      <w:pPr>
        <w:pStyle w:val="Code"/>
        <w:rPr>
          <w:highlight w:val="white"/>
        </w:rPr>
      </w:pPr>
      <w:r w:rsidRPr="00903DBA">
        <w:rPr>
          <w:highlight w:val="white"/>
        </w:rPr>
        <w:t xml:space="preserve">      codeList.AddRange($1.CodeList);</w:t>
      </w:r>
    </w:p>
    <w:p w14:paraId="5977AB6E" w14:textId="77777777" w:rsidR="00FA0ED1" w:rsidRPr="00903DBA" w:rsidRDefault="00FA0ED1" w:rsidP="00FA0ED1">
      <w:pPr>
        <w:pStyle w:val="Code"/>
        <w:rPr>
          <w:highlight w:val="white"/>
        </w:rPr>
      </w:pPr>
      <w:r w:rsidRPr="00903DBA">
        <w:rPr>
          <w:highlight w:val="white"/>
        </w:rPr>
        <w:t xml:space="preserve">      codeList.AddRange($2.CodeList);</w:t>
      </w:r>
    </w:p>
    <w:p w14:paraId="5EF886C8" w14:textId="77777777" w:rsidR="00FA0ED1" w:rsidRPr="00903DBA" w:rsidRDefault="00FA0ED1" w:rsidP="00FA0ED1">
      <w:pPr>
        <w:pStyle w:val="Code"/>
        <w:rPr>
          <w:highlight w:val="white"/>
        </w:rPr>
      </w:pPr>
      <w:r w:rsidRPr="00903DBA">
        <w:rPr>
          <w:highlight w:val="white"/>
        </w:rPr>
        <w:t xml:space="preserve">      $$ = new Statement(codeList, $2.NextSet);</w:t>
      </w:r>
    </w:p>
    <w:p w14:paraId="7F578F1A" w14:textId="77777777" w:rsidR="00FA0ED1" w:rsidRPr="00903DBA" w:rsidRDefault="00FA0ED1" w:rsidP="00FA0ED1">
      <w:pPr>
        <w:pStyle w:val="Code"/>
        <w:rPr>
          <w:highlight w:val="white"/>
        </w:rPr>
      </w:pPr>
      <w:r w:rsidRPr="00903DBA">
        <w:rPr>
          <w:highlight w:val="white"/>
        </w:rPr>
        <w:t xml:space="preserve">    };</w:t>
      </w:r>
    </w:p>
    <w:p w14:paraId="1C10E2D0" w14:textId="77777777" w:rsidR="002C67F5" w:rsidRPr="00903DBA" w:rsidRDefault="002C67F5" w:rsidP="002C67F5">
      <w:pPr>
        <w:pStyle w:val="Code"/>
      </w:pPr>
    </w:p>
    <w:p w14:paraId="25FA011E" w14:textId="1B3AE087" w:rsidR="008F43AA" w:rsidRPr="00903DBA" w:rsidRDefault="00830081" w:rsidP="00830081">
      <w:pPr>
        <w:pStyle w:val="Rubrik3"/>
      </w:pPr>
      <w:bookmarkStart w:id="154" w:name="_Toc57656008"/>
      <w:r w:rsidRPr="00903DBA">
        <w:t>Declaration Statement</w:t>
      </w:r>
      <w:bookmarkEnd w:id="154"/>
    </w:p>
    <w:p w14:paraId="3CC455A3" w14:textId="09D80045" w:rsidR="008D0A0C" w:rsidRPr="00903DBA" w:rsidRDefault="008D0A0C" w:rsidP="008D0A0C">
      <w:r w:rsidRPr="00903DBA">
        <w:t xml:space="preserve">A statement can be a declaration. We return a statement with the middle code list of the declaration. </w:t>
      </w:r>
      <w:r w:rsidR="001846D4" w:rsidRPr="00903DBA">
        <w:t xml:space="preserve">The middle code list may hold code for </w:t>
      </w:r>
      <w:r w:rsidR="00F4217C" w:rsidRPr="00903DBA">
        <w:t>initialization</w:t>
      </w:r>
      <w:r w:rsidR="001846D4" w:rsidRPr="00903DBA">
        <w:t xml:space="preserve"> of variables or constants.</w:t>
      </w:r>
    </w:p>
    <w:p w14:paraId="583F5DD0" w14:textId="3440DD8B" w:rsidR="004D5DB0" w:rsidRPr="00903DBA" w:rsidRDefault="00FB6AA4" w:rsidP="00FB6AA4">
      <w:pPr>
        <w:pStyle w:val="CodeHeader"/>
      </w:pPr>
      <w:proofErr w:type="spellStart"/>
      <w:r w:rsidRPr="00903DBA">
        <w:lastRenderedPageBreak/>
        <w:t>MainParser.cs</w:t>
      </w:r>
      <w:proofErr w:type="spellEnd"/>
    </w:p>
    <w:p w14:paraId="377FF5B0" w14:textId="722157AE" w:rsidR="00A5166E" w:rsidRPr="00903DBA" w:rsidRDefault="00A5166E" w:rsidP="00FB6AA4">
      <w:pPr>
        <w:pStyle w:val="CodeHeader"/>
      </w:pPr>
      <w:r w:rsidRPr="00903DBA">
        <w:t>XXX</w:t>
      </w:r>
    </w:p>
    <w:p w14:paraId="0A738E58" w14:textId="77777777" w:rsidR="00017213" w:rsidRPr="00903DBA" w:rsidRDefault="00017213" w:rsidP="00017213">
      <w:pPr>
        <w:pStyle w:val="Rubrik3"/>
        <w:tabs>
          <w:tab w:val="num" w:pos="360"/>
        </w:tabs>
      </w:pPr>
      <w:bookmarkStart w:id="155" w:name="_Toc57656009"/>
      <w:r w:rsidRPr="00903DBA">
        <w:t>Jump Register Statements</w:t>
      </w:r>
      <w:bookmarkEnd w:id="155"/>
    </w:p>
    <w:p w14:paraId="0E286EA8" w14:textId="77777777" w:rsidR="00017213" w:rsidRPr="00903DBA" w:rsidRDefault="00017213" w:rsidP="00017213">
      <w:r w:rsidRPr="00903DBA">
        <w:t xml:space="preserve">When performing a call to a function which address is stored in a pointer </w:t>
      </w:r>
      <w:proofErr w:type="gramStart"/>
      <w:r w:rsidRPr="00903DBA">
        <w:t>variables</w:t>
      </w:r>
      <w:proofErr w:type="gramEnd"/>
      <w:r w:rsidRPr="00903DBA">
        <w:t xml:space="preserve"> we need to store the address in a register and jump to that register.</w:t>
      </w:r>
    </w:p>
    <w:p w14:paraId="4029EEB6" w14:textId="77777777" w:rsidR="00017213" w:rsidRPr="00903DBA" w:rsidRDefault="00017213" w:rsidP="00017213">
      <w:pPr>
        <w:pStyle w:val="CodeHeader"/>
      </w:pPr>
      <w:proofErr w:type="spellStart"/>
      <w:r w:rsidRPr="00903DBA">
        <w:t>MainParser.gppg</w:t>
      </w:r>
      <w:proofErr w:type="spellEnd"/>
    </w:p>
    <w:p w14:paraId="7D7578A4" w14:textId="77777777" w:rsidR="008F3C6A" w:rsidRPr="00903DBA" w:rsidRDefault="008F3C6A" w:rsidP="008F3C6A">
      <w:pPr>
        <w:pStyle w:val="Code"/>
        <w:rPr>
          <w:highlight w:val="white"/>
        </w:rPr>
      </w:pPr>
      <w:r w:rsidRPr="00903DBA">
        <w:rPr>
          <w:highlight w:val="white"/>
        </w:rPr>
        <w:t xml:space="preserve">  | JUMP_REGISTER LEFT_PARENTHESIS REGISTER_NAME RIGHT_PARENTHESIS SEMICOLON {</w:t>
      </w:r>
    </w:p>
    <w:p w14:paraId="1EA21814" w14:textId="77777777" w:rsidR="008F3C6A" w:rsidRPr="00903DBA" w:rsidRDefault="008F3C6A" w:rsidP="008F3C6A">
      <w:pPr>
        <w:pStyle w:val="Code"/>
        <w:rPr>
          <w:highlight w:val="white"/>
        </w:rPr>
      </w:pPr>
      <w:r w:rsidRPr="00903DBA">
        <w:rPr>
          <w:highlight w:val="white"/>
        </w:rPr>
        <w:t xml:space="preserve">      $$ = MiddleCodeGenerator.JumpRegisterStatement($3);</w:t>
      </w:r>
    </w:p>
    <w:p w14:paraId="4B826B57" w14:textId="77777777" w:rsidR="008F3C6A" w:rsidRPr="00903DBA" w:rsidRDefault="008F3C6A" w:rsidP="008F3C6A">
      <w:pPr>
        <w:pStyle w:val="Code"/>
        <w:rPr>
          <w:highlight w:val="white"/>
        </w:rPr>
      </w:pPr>
      <w:r w:rsidRPr="00903DBA">
        <w:rPr>
          <w:highlight w:val="white"/>
        </w:rPr>
        <w:t xml:space="preserve">    }</w:t>
      </w:r>
    </w:p>
    <w:p w14:paraId="75FA7903" w14:textId="73C38DF9" w:rsidR="00017213" w:rsidRPr="00903DBA" w:rsidRDefault="00B9668A" w:rsidP="00B9668A">
      <w:pPr>
        <w:pStyle w:val="CodeHeader"/>
      </w:pPr>
      <w:proofErr w:type="spellStart"/>
      <w:r w:rsidRPr="00903DBA">
        <w:rPr>
          <w:highlight w:val="white"/>
        </w:rPr>
        <w:t>MiddleCodeGenerator</w:t>
      </w:r>
      <w:r w:rsidRPr="00903DBA">
        <w:t>.cs</w:t>
      </w:r>
      <w:proofErr w:type="spellEnd"/>
    </w:p>
    <w:p w14:paraId="32A23815" w14:textId="77777777" w:rsidR="008F3C6A" w:rsidRPr="00903DBA" w:rsidRDefault="008F3C6A" w:rsidP="008F3C6A">
      <w:pPr>
        <w:pStyle w:val="Code"/>
        <w:rPr>
          <w:highlight w:val="white"/>
        </w:rPr>
      </w:pPr>
      <w:r w:rsidRPr="00903DBA">
        <w:rPr>
          <w:highlight w:val="white"/>
        </w:rPr>
        <w:t xml:space="preserve">    public static Statement JumpRegisterStatement(Register register) {</w:t>
      </w:r>
    </w:p>
    <w:p w14:paraId="144E47BC" w14:textId="77777777" w:rsidR="008F3C6A" w:rsidRPr="00903DBA" w:rsidRDefault="008F3C6A" w:rsidP="008F3C6A">
      <w:pPr>
        <w:pStyle w:val="Code"/>
        <w:rPr>
          <w:highlight w:val="white"/>
        </w:rPr>
      </w:pPr>
      <w:r w:rsidRPr="00903DBA">
        <w:rPr>
          <w:highlight w:val="white"/>
        </w:rPr>
        <w:t xml:space="preserve">      List&lt;MiddleCode&gt; codeList = new List&lt;MiddleCode&gt;();</w:t>
      </w:r>
    </w:p>
    <w:p w14:paraId="1A22C36D" w14:textId="77777777" w:rsidR="008F3C6A" w:rsidRPr="00903DBA" w:rsidRDefault="008F3C6A" w:rsidP="008F3C6A">
      <w:pPr>
        <w:pStyle w:val="Code"/>
        <w:rPr>
          <w:highlight w:val="white"/>
        </w:rPr>
      </w:pPr>
      <w:r w:rsidRPr="00903DBA">
        <w:rPr>
          <w:highlight w:val="white"/>
        </w:rPr>
        <w:t xml:space="preserve">      AddMiddleCode(codeList, MiddleOperator.JumpRegister, register);</w:t>
      </w:r>
    </w:p>
    <w:p w14:paraId="42AFF50E" w14:textId="77777777" w:rsidR="008F3C6A" w:rsidRPr="00903DBA" w:rsidRDefault="008F3C6A" w:rsidP="008F3C6A">
      <w:pPr>
        <w:pStyle w:val="Code"/>
        <w:rPr>
          <w:highlight w:val="white"/>
        </w:rPr>
      </w:pPr>
      <w:r w:rsidRPr="00903DBA">
        <w:rPr>
          <w:highlight w:val="white"/>
        </w:rPr>
        <w:t xml:space="preserve">      return (new Statement(codeList));</w:t>
      </w:r>
    </w:p>
    <w:p w14:paraId="7358E65C" w14:textId="77777777" w:rsidR="008F3C6A" w:rsidRPr="00903DBA" w:rsidRDefault="008F3C6A" w:rsidP="008F3C6A">
      <w:pPr>
        <w:pStyle w:val="Code"/>
        <w:rPr>
          <w:highlight w:val="white"/>
        </w:rPr>
      </w:pPr>
      <w:r w:rsidRPr="00903DBA">
        <w:rPr>
          <w:highlight w:val="white"/>
        </w:rPr>
        <w:t xml:space="preserve">    }</w:t>
      </w:r>
    </w:p>
    <w:p w14:paraId="15917951" w14:textId="77777777" w:rsidR="00C36B35" w:rsidRPr="00903DBA" w:rsidRDefault="00C36B35" w:rsidP="00C36B35">
      <w:pPr>
        <w:pStyle w:val="Rubrik3"/>
        <w:numPr>
          <w:ilvl w:val="2"/>
          <w:numId w:val="151"/>
        </w:numPr>
      </w:pPr>
      <w:bookmarkStart w:id="156" w:name="_Toc57656010"/>
      <w:r w:rsidRPr="00903DBA">
        <w:t>Interrupt Statements</w:t>
      </w:r>
      <w:bookmarkEnd w:id="156"/>
    </w:p>
    <w:p w14:paraId="08E7D160" w14:textId="77777777" w:rsidR="00C36B35" w:rsidRPr="00903DBA" w:rsidRDefault="00C36B35" w:rsidP="00C36B35">
      <w:r w:rsidRPr="00903DBA">
        <w:t>When making system calls, an interrupt occurs. The operand is an integral value of short size (1 byte).</w:t>
      </w:r>
    </w:p>
    <w:p w14:paraId="40580526" w14:textId="77777777" w:rsidR="00C36B35" w:rsidRPr="00903DBA" w:rsidRDefault="00C36B35" w:rsidP="00C36B35">
      <w:pPr>
        <w:pStyle w:val="CodeHeader"/>
      </w:pPr>
      <w:proofErr w:type="spellStart"/>
      <w:r w:rsidRPr="00903DBA">
        <w:t>MainParser.gppg</w:t>
      </w:r>
      <w:proofErr w:type="spellEnd"/>
    </w:p>
    <w:p w14:paraId="0BCA6244" w14:textId="77777777" w:rsidR="00C36B35" w:rsidRPr="00903DBA" w:rsidRDefault="00C36B35" w:rsidP="00C36B35">
      <w:pPr>
        <w:pStyle w:val="Code"/>
        <w:rPr>
          <w:highlight w:val="white"/>
        </w:rPr>
      </w:pPr>
      <w:r w:rsidRPr="00903DBA">
        <w:rPr>
          <w:highlight w:val="white"/>
        </w:rPr>
        <w:t xml:space="preserve">  | INTERRUPT LEFT_PARENTHESIS constant_integral_expression RIGHT_PARENTHESIS</w:t>
      </w:r>
    </w:p>
    <w:p w14:paraId="6E288DE9" w14:textId="77777777" w:rsidR="00C36B35" w:rsidRPr="00903DBA" w:rsidRDefault="00C36B35" w:rsidP="00C36B35">
      <w:pPr>
        <w:pStyle w:val="Code"/>
        <w:rPr>
          <w:highlight w:val="white"/>
        </w:rPr>
      </w:pPr>
      <w:r w:rsidRPr="00903DBA">
        <w:rPr>
          <w:highlight w:val="white"/>
        </w:rPr>
        <w:t xml:space="preserve">    SEMICOLON {</w:t>
      </w:r>
    </w:p>
    <w:p w14:paraId="24D9213A" w14:textId="77777777" w:rsidR="00C36B35" w:rsidRPr="00903DBA" w:rsidRDefault="00C36B35" w:rsidP="00C36B35">
      <w:pPr>
        <w:pStyle w:val="Code"/>
        <w:rPr>
          <w:highlight w:val="white"/>
        </w:rPr>
      </w:pPr>
      <w:r w:rsidRPr="00903DBA">
        <w:rPr>
          <w:highlight w:val="white"/>
        </w:rPr>
        <w:t xml:space="preserve">      $$ = MiddleCodeGenerator.InterruptStatement($3);</w:t>
      </w:r>
    </w:p>
    <w:p w14:paraId="38DC7208" w14:textId="77777777" w:rsidR="00C36B35" w:rsidRPr="00903DBA" w:rsidRDefault="00C36B35" w:rsidP="00C36B35">
      <w:pPr>
        <w:pStyle w:val="Code"/>
        <w:rPr>
          <w:highlight w:val="white"/>
        </w:rPr>
      </w:pPr>
      <w:r w:rsidRPr="00903DBA">
        <w:rPr>
          <w:highlight w:val="white"/>
        </w:rPr>
        <w:t xml:space="preserve">    }</w:t>
      </w:r>
    </w:p>
    <w:p w14:paraId="1A3D8D7C" w14:textId="77777777" w:rsidR="00B9668A" w:rsidRPr="00903DBA" w:rsidRDefault="00B9668A" w:rsidP="00B9668A">
      <w:pPr>
        <w:pStyle w:val="CodeHeader"/>
      </w:pPr>
      <w:proofErr w:type="spellStart"/>
      <w:r w:rsidRPr="00903DBA">
        <w:rPr>
          <w:highlight w:val="white"/>
        </w:rPr>
        <w:t>MiddleCodeGenerator</w:t>
      </w:r>
      <w:r w:rsidRPr="00903DBA">
        <w:t>.cs</w:t>
      </w:r>
      <w:proofErr w:type="spellEnd"/>
    </w:p>
    <w:p w14:paraId="76D87FBD" w14:textId="77777777" w:rsidR="00C36B35" w:rsidRPr="00903DBA" w:rsidRDefault="00C36B35" w:rsidP="00C36B35">
      <w:pPr>
        <w:pStyle w:val="Code"/>
        <w:rPr>
          <w:highlight w:val="white"/>
        </w:rPr>
      </w:pPr>
      <w:r w:rsidRPr="00903DBA">
        <w:rPr>
          <w:highlight w:val="white"/>
        </w:rPr>
        <w:t xml:space="preserve">    public static Statement InterruptStatement(Expression expression) {</w:t>
      </w:r>
    </w:p>
    <w:p w14:paraId="6AA97004" w14:textId="77777777" w:rsidR="00C36B35" w:rsidRPr="00903DBA" w:rsidRDefault="00C36B35" w:rsidP="00C36B35">
      <w:pPr>
        <w:pStyle w:val="Code"/>
        <w:rPr>
          <w:highlight w:val="white"/>
        </w:rPr>
      </w:pPr>
      <w:r w:rsidRPr="00903DBA">
        <w:rPr>
          <w:highlight w:val="white"/>
        </w:rPr>
        <w:t xml:space="preserve">      List&lt;MiddleCode&gt; codeList = new List&lt;MiddleCode&gt;();</w:t>
      </w:r>
    </w:p>
    <w:p w14:paraId="013B3B20" w14:textId="77777777" w:rsidR="00C36B35" w:rsidRPr="00903DBA" w:rsidRDefault="00C36B35" w:rsidP="00C36B35">
      <w:pPr>
        <w:pStyle w:val="Code"/>
        <w:rPr>
          <w:highlight w:val="white"/>
        </w:rPr>
      </w:pPr>
      <w:r w:rsidRPr="00903DBA">
        <w:rPr>
          <w:highlight w:val="white"/>
        </w:rPr>
        <w:t xml:space="preserve">      AddMiddleCode(codeList, MiddleOperator.Interrupt,</w:t>
      </w:r>
    </w:p>
    <w:p w14:paraId="5857DCCB" w14:textId="77777777" w:rsidR="00C36B35" w:rsidRPr="00903DBA" w:rsidRDefault="00C36B35" w:rsidP="00C36B35">
      <w:pPr>
        <w:pStyle w:val="Code"/>
        <w:rPr>
          <w:highlight w:val="white"/>
        </w:rPr>
      </w:pPr>
      <w:r w:rsidRPr="00903DBA">
        <w:rPr>
          <w:highlight w:val="white"/>
        </w:rPr>
        <w:t xml:space="preserve">                    expression.Symbol.Value);</w:t>
      </w:r>
    </w:p>
    <w:p w14:paraId="3DBE2AFE" w14:textId="77777777" w:rsidR="00C36B35" w:rsidRPr="00903DBA" w:rsidRDefault="00C36B35" w:rsidP="00C36B35">
      <w:pPr>
        <w:pStyle w:val="Code"/>
        <w:rPr>
          <w:highlight w:val="white"/>
        </w:rPr>
      </w:pPr>
      <w:r w:rsidRPr="00903DBA">
        <w:rPr>
          <w:highlight w:val="white"/>
        </w:rPr>
        <w:t xml:space="preserve">      return (new Statement(codeList));</w:t>
      </w:r>
    </w:p>
    <w:p w14:paraId="2AE99C9C" w14:textId="77777777" w:rsidR="00C36B35" w:rsidRPr="00903DBA" w:rsidRDefault="00C36B35" w:rsidP="00C36B35">
      <w:pPr>
        <w:pStyle w:val="Code"/>
      </w:pPr>
      <w:r w:rsidRPr="00903DBA">
        <w:rPr>
          <w:highlight w:val="white"/>
        </w:rPr>
        <w:t xml:space="preserve">    }</w:t>
      </w:r>
    </w:p>
    <w:p w14:paraId="6BE5E668" w14:textId="50BD2226" w:rsidR="00C36B35" w:rsidRPr="00903DBA" w:rsidRDefault="00C36B35" w:rsidP="00C36B35">
      <w:pPr>
        <w:pStyle w:val="Rubrik3"/>
        <w:numPr>
          <w:ilvl w:val="2"/>
          <w:numId w:val="152"/>
        </w:numPr>
      </w:pPr>
      <w:r w:rsidRPr="00903DBA">
        <w:t xml:space="preserve"> </w:t>
      </w:r>
      <w:bookmarkStart w:id="157" w:name="_Toc57656011"/>
      <w:r w:rsidRPr="00903DBA">
        <w:t>System Call Statements</w:t>
      </w:r>
      <w:bookmarkEnd w:id="157"/>
    </w:p>
    <w:p w14:paraId="4327418D" w14:textId="77777777" w:rsidR="00876CC7" w:rsidRPr="00903DBA" w:rsidRDefault="00876CC7" w:rsidP="00C36B35">
      <w:r w:rsidRPr="00903DBA">
        <w:t>System calls for Linux.</w:t>
      </w:r>
    </w:p>
    <w:p w14:paraId="3D5BBF3B" w14:textId="77777777" w:rsidR="00C36B35" w:rsidRPr="00903DBA" w:rsidRDefault="00C36B35" w:rsidP="00C36B35">
      <w:pPr>
        <w:pStyle w:val="CodeHeader"/>
      </w:pPr>
      <w:proofErr w:type="spellStart"/>
      <w:r w:rsidRPr="00903DBA">
        <w:t>MainParser.gppg</w:t>
      </w:r>
      <w:proofErr w:type="spellEnd"/>
    </w:p>
    <w:p w14:paraId="2FE83F82" w14:textId="77777777" w:rsidR="00C36B35" w:rsidRPr="00903DBA" w:rsidRDefault="00C36B35" w:rsidP="00C36B35">
      <w:pPr>
        <w:pStyle w:val="Code"/>
        <w:rPr>
          <w:highlight w:val="white"/>
        </w:rPr>
      </w:pPr>
      <w:r w:rsidRPr="00903DBA">
        <w:rPr>
          <w:highlight w:val="white"/>
        </w:rPr>
        <w:t xml:space="preserve">  | SYSCALL LEFT_PARENTHESIS RIGHT_PARENTHESIS SEMICOLON {</w:t>
      </w:r>
    </w:p>
    <w:p w14:paraId="7BD934C4" w14:textId="77777777" w:rsidR="00C36B35" w:rsidRPr="00903DBA" w:rsidRDefault="00C36B35" w:rsidP="00C36B35">
      <w:pPr>
        <w:pStyle w:val="Code"/>
        <w:rPr>
          <w:highlight w:val="white"/>
        </w:rPr>
      </w:pPr>
      <w:r w:rsidRPr="00903DBA">
        <w:rPr>
          <w:highlight w:val="white"/>
        </w:rPr>
        <w:t xml:space="preserve">      $$ = MiddleCodeGenerator.SyscallStatement();</w:t>
      </w:r>
    </w:p>
    <w:p w14:paraId="56CA3B89" w14:textId="77777777" w:rsidR="00C36B35" w:rsidRPr="00903DBA" w:rsidRDefault="00C36B35" w:rsidP="00C36B35">
      <w:pPr>
        <w:pStyle w:val="Code"/>
        <w:rPr>
          <w:highlight w:val="white"/>
        </w:rPr>
      </w:pPr>
      <w:r w:rsidRPr="00903DBA">
        <w:rPr>
          <w:highlight w:val="white"/>
        </w:rPr>
        <w:t xml:space="preserve">    };</w:t>
      </w:r>
    </w:p>
    <w:p w14:paraId="466986C4" w14:textId="77777777" w:rsidR="00B9668A" w:rsidRPr="00903DBA" w:rsidRDefault="00B9668A" w:rsidP="00B9668A">
      <w:pPr>
        <w:pStyle w:val="CodeHeader"/>
      </w:pPr>
      <w:proofErr w:type="spellStart"/>
      <w:r w:rsidRPr="00903DBA">
        <w:rPr>
          <w:highlight w:val="white"/>
        </w:rPr>
        <w:t>MiddleCodeGenerator</w:t>
      </w:r>
      <w:r w:rsidRPr="00903DBA">
        <w:t>.cs</w:t>
      </w:r>
      <w:proofErr w:type="spellEnd"/>
    </w:p>
    <w:p w14:paraId="7CF2DA4C" w14:textId="77777777" w:rsidR="001C76A8" w:rsidRPr="00903DBA" w:rsidRDefault="001C76A8" w:rsidP="001C76A8">
      <w:pPr>
        <w:pStyle w:val="Code"/>
        <w:rPr>
          <w:highlight w:val="white"/>
        </w:rPr>
      </w:pPr>
      <w:r w:rsidRPr="00903DBA">
        <w:rPr>
          <w:highlight w:val="white"/>
        </w:rPr>
        <w:t xml:space="preserve">    public static Statement SyscallStatement() {</w:t>
      </w:r>
    </w:p>
    <w:p w14:paraId="0BAD845B" w14:textId="77777777" w:rsidR="001C76A8" w:rsidRPr="00903DBA" w:rsidRDefault="001C76A8" w:rsidP="001C76A8">
      <w:pPr>
        <w:pStyle w:val="Code"/>
        <w:rPr>
          <w:highlight w:val="white"/>
        </w:rPr>
      </w:pPr>
      <w:r w:rsidRPr="00903DBA">
        <w:rPr>
          <w:highlight w:val="white"/>
        </w:rPr>
        <w:t xml:space="preserve">      List&lt;MiddleCode&gt; codeList = new List&lt;MiddleCode&gt;();</w:t>
      </w:r>
    </w:p>
    <w:p w14:paraId="1ABB5C85" w14:textId="77777777" w:rsidR="001C76A8" w:rsidRPr="00903DBA" w:rsidRDefault="001C76A8" w:rsidP="001C76A8">
      <w:pPr>
        <w:pStyle w:val="Code"/>
        <w:rPr>
          <w:highlight w:val="white"/>
        </w:rPr>
      </w:pPr>
      <w:r w:rsidRPr="00903DBA">
        <w:rPr>
          <w:highlight w:val="white"/>
        </w:rPr>
        <w:t xml:space="preserve">      AddMiddleCode(codeList, MiddleOperator.SysCall);</w:t>
      </w:r>
    </w:p>
    <w:p w14:paraId="20D91C68" w14:textId="77777777" w:rsidR="001C76A8" w:rsidRPr="00903DBA" w:rsidRDefault="001C76A8" w:rsidP="001C76A8">
      <w:pPr>
        <w:pStyle w:val="Code"/>
        <w:rPr>
          <w:highlight w:val="white"/>
        </w:rPr>
      </w:pPr>
      <w:r w:rsidRPr="00903DBA">
        <w:rPr>
          <w:highlight w:val="white"/>
        </w:rPr>
        <w:t xml:space="preserve">      return (new Statement(codeList));</w:t>
      </w:r>
    </w:p>
    <w:p w14:paraId="44237D33" w14:textId="77777777" w:rsidR="001C76A8" w:rsidRPr="00903DBA" w:rsidRDefault="001C76A8" w:rsidP="001C76A8">
      <w:pPr>
        <w:pStyle w:val="Code"/>
        <w:rPr>
          <w:highlight w:val="white"/>
        </w:rPr>
      </w:pPr>
      <w:r w:rsidRPr="00903DBA">
        <w:rPr>
          <w:highlight w:val="white"/>
        </w:rPr>
        <w:t xml:space="preserve">    }</w:t>
      </w:r>
    </w:p>
    <w:p w14:paraId="13696776" w14:textId="33D65715" w:rsidR="00895D52" w:rsidRPr="00903DBA" w:rsidRDefault="00895D52" w:rsidP="00895D52">
      <w:pPr>
        <w:pStyle w:val="Rubrik2"/>
      </w:pPr>
      <w:bookmarkStart w:id="158" w:name="_Toc57656012"/>
      <w:r w:rsidRPr="00903DBA">
        <w:lastRenderedPageBreak/>
        <w:t>Expression</w:t>
      </w:r>
      <w:r w:rsidR="00FE4E0C" w:rsidRPr="00903DBA">
        <w:t>s</w:t>
      </w:r>
      <w:bookmarkEnd w:id="158"/>
    </w:p>
    <w:p w14:paraId="30F881BE" w14:textId="77777777" w:rsidR="00733710" w:rsidRPr="00903DBA" w:rsidRDefault="00733710" w:rsidP="00733710">
      <w:pPr>
        <w:pStyle w:val="Rubrik3"/>
        <w:rPr>
          <w:highlight w:val="white"/>
        </w:rPr>
      </w:pPr>
      <w:bookmarkStart w:id="159" w:name="_Toc57656013"/>
      <w:r w:rsidRPr="00903DBA">
        <w:rPr>
          <w:highlight w:val="white"/>
        </w:rPr>
        <w:t>The Expression Class</w:t>
      </w:r>
      <w:bookmarkEnd w:id="159"/>
    </w:p>
    <w:p w14:paraId="48962F56" w14:textId="77777777" w:rsidR="00733710" w:rsidRPr="00903DBA" w:rsidRDefault="00733710" w:rsidP="00733710">
      <w:pPr>
        <w:pStyle w:val="CodeHeader"/>
        <w:rPr>
          <w:highlight w:val="white"/>
        </w:rPr>
      </w:pPr>
      <w:proofErr w:type="spellStart"/>
      <w:r w:rsidRPr="00903DBA">
        <w:rPr>
          <w:highlight w:val="white"/>
        </w:rPr>
        <w:t>Expression.cs</w:t>
      </w:r>
      <w:proofErr w:type="spellEnd"/>
    </w:p>
    <w:p w14:paraId="44A2E3DD" w14:textId="77777777" w:rsidR="00733710" w:rsidRPr="00903DBA" w:rsidRDefault="00733710" w:rsidP="00733710">
      <w:pPr>
        <w:pStyle w:val="Code"/>
        <w:rPr>
          <w:highlight w:val="white"/>
        </w:rPr>
      </w:pPr>
      <w:r w:rsidRPr="00903DBA">
        <w:rPr>
          <w:highlight w:val="white"/>
        </w:rPr>
        <w:t>using System.Numerics;</w:t>
      </w:r>
    </w:p>
    <w:p w14:paraId="380C6529" w14:textId="77777777" w:rsidR="00733710" w:rsidRPr="00903DBA" w:rsidRDefault="00733710" w:rsidP="00733710">
      <w:pPr>
        <w:pStyle w:val="Code"/>
        <w:rPr>
          <w:highlight w:val="white"/>
        </w:rPr>
      </w:pPr>
      <w:r w:rsidRPr="00903DBA">
        <w:rPr>
          <w:highlight w:val="white"/>
        </w:rPr>
        <w:t>using System.Collections.Generic;</w:t>
      </w:r>
    </w:p>
    <w:p w14:paraId="4E91A17F" w14:textId="77777777" w:rsidR="00733710" w:rsidRPr="00903DBA" w:rsidRDefault="00733710" w:rsidP="00733710">
      <w:pPr>
        <w:pStyle w:val="Code"/>
        <w:rPr>
          <w:highlight w:val="white"/>
        </w:rPr>
      </w:pPr>
    </w:p>
    <w:p w14:paraId="43ED698A" w14:textId="77777777" w:rsidR="00733710" w:rsidRPr="00903DBA" w:rsidRDefault="00733710" w:rsidP="00733710">
      <w:pPr>
        <w:pStyle w:val="Code"/>
        <w:rPr>
          <w:highlight w:val="white"/>
        </w:rPr>
      </w:pPr>
      <w:r w:rsidRPr="00903DBA">
        <w:rPr>
          <w:highlight w:val="white"/>
        </w:rPr>
        <w:t>namespace CCompiler {</w:t>
      </w:r>
    </w:p>
    <w:p w14:paraId="05F6BC43" w14:textId="77777777" w:rsidR="00733710" w:rsidRPr="00903DBA" w:rsidRDefault="00733710" w:rsidP="00733710">
      <w:pPr>
        <w:pStyle w:val="Code"/>
        <w:rPr>
          <w:highlight w:val="white"/>
        </w:rPr>
      </w:pPr>
      <w:r w:rsidRPr="00903DBA">
        <w:rPr>
          <w:highlight w:val="white"/>
        </w:rPr>
        <w:t xml:space="preserve">  public class Expression {</w:t>
      </w:r>
    </w:p>
    <w:p w14:paraId="65A103BF" w14:textId="77777777" w:rsidR="00733710" w:rsidRPr="00903DBA" w:rsidRDefault="00733710" w:rsidP="00733710">
      <w:pPr>
        <w:pStyle w:val="Code"/>
        <w:rPr>
          <w:highlight w:val="white"/>
        </w:rPr>
      </w:pPr>
      <w:r w:rsidRPr="00903DBA">
        <w:rPr>
          <w:highlight w:val="white"/>
        </w:rPr>
        <w:t xml:space="preserve">    private Symbol m_symbol;</w:t>
      </w:r>
    </w:p>
    <w:p w14:paraId="6D199312" w14:textId="77777777" w:rsidR="00733710" w:rsidRPr="00903DBA" w:rsidRDefault="00733710" w:rsidP="00733710">
      <w:pPr>
        <w:pStyle w:val="Code"/>
        <w:rPr>
          <w:highlight w:val="white"/>
        </w:rPr>
      </w:pPr>
      <w:r w:rsidRPr="00903DBA">
        <w:rPr>
          <w:highlight w:val="white"/>
        </w:rPr>
        <w:t xml:space="preserve">    private List&lt;MiddleCode&gt; m_shortList;</w:t>
      </w:r>
    </w:p>
    <w:p w14:paraId="092C0DD5" w14:textId="77777777" w:rsidR="00733710" w:rsidRPr="00903DBA" w:rsidRDefault="00733710" w:rsidP="00733710">
      <w:pPr>
        <w:pStyle w:val="Code"/>
        <w:rPr>
          <w:highlight w:val="white"/>
        </w:rPr>
      </w:pPr>
      <w:r w:rsidRPr="00903DBA">
        <w:rPr>
          <w:highlight w:val="white"/>
        </w:rPr>
        <w:t xml:space="preserve">    private List&lt;MiddleCode&gt; m_longList;</w:t>
      </w:r>
    </w:p>
    <w:p w14:paraId="7A1B5441" w14:textId="77777777" w:rsidR="00733710" w:rsidRPr="00903DBA" w:rsidRDefault="00733710" w:rsidP="00733710">
      <w:pPr>
        <w:pStyle w:val="Code"/>
        <w:rPr>
          <w:highlight w:val="white"/>
        </w:rPr>
      </w:pPr>
      <w:r w:rsidRPr="00903DBA">
        <w:rPr>
          <w:highlight w:val="white"/>
        </w:rPr>
        <w:t xml:space="preserve">    private Register? m_register;</w:t>
      </w:r>
    </w:p>
    <w:p w14:paraId="057C4471" w14:textId="77777777" w:rsidR="00733710" w:rsidRPr="00903DBA" w:rsidRDefault="00733710" w:rsidP="00733710">
      <w:pPr>
        <w:pStyle w:val="Code"/>
        <w:rPr>
          <w:highlight w:val="white"/>
        </w:rPr>
      </w:pPr>
      <w:r w:rsidRPr="00903DBA">
        <w:rPr>
          <w:highlight w:val="white"/>
        </w:rPr>
        <w:t xml:space="preserve">  </w:t>
      </w:r>
    </w:p>
    <w:p w14:paraId="0B5A5C3A" w14:textId="77777777" w:rsidR="00733710" w:rsidRPr="00903DBA" w:rsidRDefault="00733710" w:rsidP="00733710">
      <w:pPr>
        <w:pStyle w:val="Code"/>
        <w:rPr>
          <w:highlight w:val="white"/>
        </w:rPr>
      </w:pPr>
      <w:r w:rsidRPr="00903DBA">
        <w:rPr>
          <w:highlight w:val="white"/>
        </w:rPr>
        <w:t xml:space="preserve">    public Expression(Symbol symbol, List&lt;MiddleCode&gt; shortList,</w:t>
      </w:r>
    </w:p>
    <w:p w14:paraId="2490C0E3" w14:textId="77777777" w:rsidR="00733710" w:rsidRPr="00903DBA" w:rsidRDefault="00733710" w:rsidP="00733710">
      <w:pPr>
        <w:pStyle w:val="Code"/>
        <w:rPr>
          <w:highlight w:val="white"/>
        </w:rPr>
      </w:pPr>
      <w:r w:rsidRPr="00903DBA">
        <w:rPr>
          <w:highlight w:val="white"/>
        </w:rPr>
        <w:t xml:space="preserve">                      List&lt;MiddleCode&gt; longList, Register? register = null) {</w:t>
      </w:r>
    </w:p>
    <w:p w14:paraId="6044978F" w14:textId="77777777" w:rsidR="00733710" w:rsidRPr="00903DBA" w:rsidRDefault="00733710" w:rsidP="00733710">
      <w:pPr>
        <w:pStyle w:val="Code"/>
        <w:rPr>
          <w:highlight w:val="white"/>
        </w:rPr>
      </w:pPr>
      <w:r w:rsidRPr="00903DBA">
        <w:rPr>
          <w:highlight w:val="white"/>
        </w:rPr>
        <w:t xml:space="preserve">      m_symbol = symbol;</w:t>
      </w:r>
    </w:p>
    <w:p w14:paraId="427733A6" w14:textId="77777777" w:rsidR="00733710" w:rsidRPr="00903DBA" w:rsidRDefault="00733710" w:rsidP="00733710">
      <w:pPr>
        <w:pStyle w:val="Code"/>
        <w:rPr>
          <w:highlight w:val="white"/>
        </w:rPr>
      </w:pPr>
      <w:r w:rsidRPr="00903DBA">
        <w:rPr>
          <w:highlight w:val="white"/>
        </w:rPr>
        <w:t xml:space="preserve">      m_shortList = (shortList != null) ? shortList : (new List&lt;MiddleCode&gt;());</w:t>
      </w:r>
    </w:p>
    <w:p w14:paraId="720533F4" w14:textId="77777777" w:rsidR="00733710" w:rsidRPr="00903DBA" w:rsidRDefault="00733710" w:rsidP="00733710">
      <w:pPr>
        <w:pStyle w:val="Code"/>
        <w:rPr>
          <w:highlight w:val="white"/>
        </w:rPr>
      </w:pPr>
      <w:r w:rsidRPr="00903DBA">
        <w:rPr>
          <w:highlight w:val="white"/>
        </w:rPr>
        <w:t xml:space="preserve">      m_longList = (longList != null) ? longList : (new List&lt;MiddleCode&gt;());</w:t>
      </w:r>
    </w:p>
    <w:p w14:paraId="4CA710E0" w14:textId="77777777" w:rsidR="00733710" w:rsidRPr="00903DBA" w:rsidRDefault="00733710" w:rsidP="00733710">
      <w:pPr>
        <w:pStyle w:val="Code"/>
        <w:rPr>
          <w:highlight w:val="white"/>
        </w:rPr>
      </w:pPr>
      <w:r w:rsidRPr="00903DBA">
        <w:rPr>
          <w:highlight w:val="white"/>
        </w:rPr>
        <w:t xml:space="preserve">      m_register = register;</w:t>
      </w:r>
    </w:p>
    <w:p w14:paraId="403F3751" w14:textId="77777777" w:rsidR="00733710" w:rsidRPr="00903DBA" w:rsidRDefault="00733710" w:rsidP="00733710">
      <w:pPr>
        <w:pStyle w:val="Code"/>
        <w:rPr>
          <w:highlight w:val="white"/>
        </w:rPr>
      </w:pPr>
      <w:r w:rsidRPr="00903DBA">
        <w:rPr>
          <w:highlight w:val="white"/>
        </w:rPr>
        <w:t xml:space="preserve">    }</w:t>
      </w:r>
    </w:p>
    <w:p w14:paraId="543A0560" w14:textId="77777777" w:rsidR="00733710" w:rsidRPr="00903DBA" w:rsidRDefault="00733710" w:rsidP="00733710">
      <w:pPr>
        <w:pStyle w:val="Code"/>
        <w:rPr>
          <w:highlight w:val="white"/>
        </w:rPr>
      </w:pPr>
      <w:r w:rsidRPr="00903DBA">
        <w:rPr>
          <w:highlight w:val="white"/>
        </w:rPr>
        <w:t xml:space="preserve">  </w:t>
      </w:r>
    </w:p>
    <w:p w14:paraId="50ED23BE" w14:textId="77777777" w:rsidR="00733710" w:rsidRPr="00903DBA" w:rsidRDefault="00733710" w:rsidP="00733710">
      <w:pPr>
        <w:pStyle w:val="Code"/>
        <w:rPr>
          <w:highlight w:val="white"/>
        </w:rPr>
      </w:pPr>
      <w:r w:rsidRPr="00903DBA">
        <w:rPr>
          <w:highlight w:val="white"/>
        </w:rPr>
        <w:t xml:space="preserve">    public Symbol Symbol {</w:t>
      </w:r>
    </w:p>
    <w:p w14:paraId="34811122" w14:textId="77777777" w:rsidR="00733710" w:rsidRPr="00903DBA" w:rsidRDefault="00733710" w:rsidP="00733710">
      <w:pPr>
        <w:pStyle w:val="Code"/>
        <w:rPr>
          <w:highlight w:val="white"/>
        </w:rPr>
      </w:pPr>
      <w:r w:rsidRPr="00903DBA">
        <w:rPr>
          <w:highlight w:val="white"/>
        </w:rPr>
        <w:t xml:space="preserve">      get { return m_symbol; }</w:t>
      </w:r>
    </w:p>
    <w:p w14:paraId="567B0869" w14:textId="77777777" w:rsidR="00733710" w:rsidRPr="00903DBA" w:rsidRDefault="00733710" w:rsidP="00733710">
      <w:pPr>
        <w:pStyle w:val="Code"/>
        <w:rPr>
          <w:highlight w:val="white"/>
        </w:rPr>
      </w:pPr>
      <w:r w:rsidRPr="00903DBA">
        <w:rPr>
          <w:highlight w:val="white"/>
        </w:rPr>
        <w:t xml:space="preserve">    }</w:t>
      </w:r>
    </w:p>
    <w:p w14:paraId="48FE93CA" w14:textId="77777777" w:rsidR="00733710" w:rsidRPr="00903DBA" w:rsidRDefault="00733710" w:rsidP="00733710">
      <w:pPr>
        <w:pStyle w:val="Code"/>
        <w:rPr>
          <w:highlight w:val="white"/>
        </w:rPr>
      </w:pPr>
    </w:p>
    <w:p w14:paraId="69787895" w14:textId="77777777" w:rsidR="00733710" w:rsidRPr="00903DBA" w:rsidRDefault="00733710" w:rsidP="00733710">
      <w:pPr>
        <w:pStyle w:val="Code"/>
        <w:rPr>
          <w:highlight w:val="white"/>
        </w:rPr>
      </w:pPr>
      <w:r w:rsidRPr="00903DBA">
        <w:rPr>
          <w:highlight w:val="white"/>
        </w:rPr>
        <w:t xml:space="preserve">    public List&lt;MiddleCode&gt; ShortList {</w:t>
      </w:r>
    </w:p>
    <w:p w14:paraId="4DB6E1EA" w14:textId="77777777" w:rsidR="00733710" w:rsidRPr="00903DBA" w:rsidRDefault="00733710" w:rsidP="00733710">
      <w:pPr>
        <w:pStyle w:val="Code"/>
        <w:rPr>
          <w:highlight w:val="white"/>
        </w:rPr>
      </w:pPr>
      <w:r w:rsidRPr="00903DBA">
        <w:rPr>
          <w:highlight w:val="white"/>
        </w:rPr>
        <w:t xml:space="preserve">      get { return m_shortList; }</w:t>
      </w:r>
    </w:p>
    <w:p w14:paraId="7C05BC86" w14:textId="77777777" w:rsidR="00733710" w:rsidRPr="00903DBA" w:rsidRDefault="00733710" w:rsidP="00733710">
      <w:pPr>
        <w:pStyle w:val="Code"/>
        <w:rPr>
          <w:highlight w:val="white"/>
        </w:rPr>
      </w:pPr>
      <w:r w:rsidRPr="00903DBA">
        <w:rPr>
          <w:highlight w:val="white"/>
        </w:rPr>
        <w:t xml:space="preserve">    }</w:t>
      </w:r>
    </w:p>
    <w:p w14:paraId="031E5DD0" w14:textId="77777777" w:rsidR="00733710" w:rsidRPr="00903DBA" w:rsidRDefault="00733710" w:rsidP="00733710">
      <w:pPr>
        <w:pStyle w:val="Code"/>
        <w:rPr>
          <w:highlight w:val="white"/>
        </w:rPr>
      </w:pPr>
    </w:p>
    <w:p w14:paraId="3F01B53A" w14:textId="77777777" w:rsidR="00733710" w:rsidRPr="00903DBA" w:rsidRDefault="00733710" w:rsidP="00733710">
      <w:pPr>
        <w:pStyle w:val="Code"/>
        <w:rPr>
          <w:highlight w:val="white"/>
        </w:rPr>
      </w:pPr>
      <w:r w:rsidRPr="00903DBA">
        <w:rPr>
          <w:highlight w:val="white"/>
        </w:rPr>
        <w:t xml:space="preserve">    public List&lt;MiddleCode&gt; LongList {</w:t>
      </w:r>
    </w:p>
    <w:p w14:paraId="3F92428C" w14:textId="77777777" w:rsidR="00733710" w:rsidRPr="00903DBA" w:rsidRDefault="00733710" w:rsidP="00733710">
      <w:pPr>
        <w:pStyle w:val="Code"/>
        <w:rPr>
          <w:highlight w:val="white"/>
        </w:rPr>
      </w:pPr>
      <w:r w:rsidRPr="00903DBA">
        <w:rPr>
          <w:highlight w:val="white"/>
        </w:rPr>
        <w:t xml:space="preserve">      get { return m_longList; }</w:t>
      </w:r>
    </w:p>
    <w:p w14:paraId="690FC27C" w14:textId="77777777" w:rsidR="00733710" w:rsidRPr="00903DBA" w:rsidRDefault="00733710" w:rsidP="00733710">
      <w:pPr>
        <w:pStyle w:val="Code"/>
        <w:rPr>
          <w:highlight w:val="white"/>
        </w:rPr>
      </w:pPr>
      <w:r w:rsidRPr="00903DBA">
        <w:rPr>
          <w:highlight w:val="white"/>
        </w:rPr>
        <w:t xml:space="preserve">    }</w:t>
      </w:r>
    </w:p>
    <w:p w14:paraId="1CA4EFC8" w14:textId="77777777" w:rsidR="00733710" w:rsidRPr="00903DBA" w:rsidRDefault="00733710" w:rsidP="00733710">
      <w:pPr>
        <w:pStyle w:val="Code"/>
        <w:rPr>
          <w:highlight w:val="white"/>
        </w:rPr>
      </w:pPr>
    </w:p>
    <w:p w14:paraId="7E8F923C" w14:textId="77777777" w:rsidR="00733710" w:rsidRPr="00903DBA" w:rsidRDefault="00733710" w:rsidP="00733710">
      <w:pPr>
        <w:pStyle w:val="Code"/>
        <w:rPr>
          <w:highlight w:val="white"/>
        </w:rPr>
      </w:pPr>
      <w:r w:rsidRPr="00903DBA">
        <w:rPr>
          <w:highlight w:val="white"/>
        </w:rPr>
        <w:t xml:space="preserve">    public Register? Register {</w:t>
      </w:r>
    </w:p>
    <w:p w14:paraId="64EA0C0B" w14:textId="77777777" w:rsidR="00733710" w:rsidRPr="00903DBA" w:rsidRDefault="00733710" w:rsidP="00733710">
      <w:pPr>
        <w:pStyle w:val="Code"/>
        <w:rPr>
          <w:highlight w:val="white"/>
        </w:rPr>
      </w:pPr>
      <w:r w:rsidRPr="00903DBA">
        <w:rPr>
          <w:highlight w:val="white"/>
        </w:rPr>
        <w:t xml:space="preserve">      get { return m_register; }</w:t>
      </w:r>
    </w:p>
    <w:p w14:paraId="01DCF2C4" w14:textId="77777777" w:rsidR="00733710" w:rsidRPr="00903DBA" w:rsidRDefault="00733710" w:rsidP="00733710">
      <w:pPr>
        <w:pStyle w:val="Code"/>
        <w:rPr>
          <w:highlight w:val="white"/>
        </w:rPr>
      </w:pPr>
      <w:r w:rsidRPr="00903DBA">
        <w:rPr>
          <w:highlight w:val="white"/>
        </w:rPr>
        <w:t xml:space="preserve">    }</w:t>
      </w:r>
    </w:p>
    <w:p w14:paraId="145A0AD8" w14:textId="77777777" w:rsidR="00733710" w:rsidRPr="00903DBA" w:rsidRDefault="00733710" w:rsidP="00733710">
      <w:pPr>
        <w:pStyle w:val="Code"/>
        <w:rPr>
          <w:highlight w:val="white"/>
        </w:rPr>
      </w:pPr>
    </w:p>
    <w:p w14:paraId="5D5EB871" w14:textId="77777777" w:rsidR="00733710" w:rsidRPr="00903DBA" w:rsidRDefault="00733710" w:rsidP="00733710">
      <w:pPr>
        <w:pStyle w:val="Code"/>
        <w:rPr>
          <w:highlight w:val="white"/>
        </w:rPr>
      </w:pPr>
      <w:r w:rsidRPr="00903DBA">
        <w:rPr>
          <w:highlight w:val="white"/>
        </w:rPr>
        <w:t xml:space="preserve">    public override string ToString() {</w:t>
      </w:r>
    </w:p>
    <w:p w14:paraId="15D6ABD5" w14:textId="77777777" w:rsidR="00733710" w:rsidRPr="00903DBA" w:rsidRDefault="00733710" w:rsidP="00733710">
      <w:pPr>
        <w:pStyle w:val="Code"/>
        <w:rPr>
          <w:highlight w:val="white"/>
        </w:rPr>
      </w:pPr>
      <w:r w:rsidRPr="00903DBA">
        <w:rPr>
          <w:highlight w:val="white"/>
        </w:rPr>
        <w:t xml:space="preserve">      return m_symbol.ToString();</w:t>
      </w:r>
    </w:p>
    <w:p w14:paraId="678AC99E" w14:textId="77777777" w:rsidR="00733710" w:rsidRPr="00903DBA" w:rsidRDefault="00733710" w:rsidP="00733710">
      <w:pPr>
        <w:pStyle w:val="Code"/>
        <w:rPr>
          <w:highlight w:val="white"/>
        </w:rPr>
      </w:pPr>
      <w:r w:rsidRPr="00903DBA">
        <w:rPr>
          <w:highlight w:val="white"/>
        </w:rPr>
        <w:t xml:space="preserve">    }</w:t>
      </w:r>
    </w:p>
    <w:p w14:paraId="526597ED" w14:textId="77777777" w:rsidR="00733710" w:rsidRPr="00903DBA" w:rsidRDefault="00733710" w:rsidP="00733710">
      <w:pPr>
        <w:pStyle w:val="Code"/>
        <w:rPr>
          <w:highlight w:val="white"/>
        </w:rPr>
      </w:pPr>
      <w:r w:rsidRPr="00903DBA">
        <w:rPr>
          <w:highlight w:val="white"/>
        </w:rPr>
        <w:t xml:space="preserve">  }</w:t>
      </w:r>
    </w:p>
    <w:p w14:paraId="1E823DA9" w14:textId="77777777" w:rsidR="00733710" w:rsidRPr="00903DBA" w:rsidRDefault="00733710" w:rsidP="00733710">
      <w:pPr>
        <w:pStyle w:val="Code"/>
        <w:rPr>
          <w:highlight w:val="white"/>
        </w:rPr>
      </w:pPr>
      <w:r w:rsidRPr="00903DBA">
        <w:rPr>
          <w:highlight w:val="white"/>
        </w:rPr>
        <w:t>}</w:t>
      </w:r>
    </w:p>
    <w:p w14:paraId="298A0F95" w14:textId="14153FA8" w:rsidR="007175D9" w:rsidRPr="00903DBA" w:rsidRDefault="00456A00" w:rsidP="007175D9">
      <w:r w:rsidRPr="00903DBA">
        <w:t>The third part of the parser is the expressions.</w:t>
      </w:r>
      <w:r w:rsidR="001E1CBA" w:rsidRPr="00903DBA">
        <w:t xml:space="preserve"> </w:t>
      </w:r>
      <w:r w:rsidR="00D6500F" w:rsidRPr="00903DBA">
        <w:t>W</w:t>
      </w:r>
      <w:r w:rsidR="001E1CBA" w:rsidRPr="00903DBA">
        <w:t xml:space="preserve">e start with the expression of lowest </w:t>
      </w:r>
      <w:r w:rsidR="00073CA8" w:rsidRPr="00903DBA">
        <w:t>precedence and</w:t>
      </w:r>
      <w:r w:rsidR="001E1CBA" w:rsidRPr="00903DBA">
        <w:t xml:space="preserve"> add a new rule for each</w:t>
      </w:r>
      <w:r w:rsidR="009934C1" w:rsidRPr="00903DBA">
        <w:t xml:space="preserve"> </w:t>
      </w:r>
      <w:r w:rsidR="00D6500F" w:rsidRPr="00903DBA">
        <w:t xml:space="preserve">new </w:t>
      </w:r>
      <w:r w:rsidR="009934C1" w:rsidRPr="00903DBA">
        <w:t>level of</w:t>
      </w:r>
      <w:r w:rsidR="001E1CBA" w:rsidRPr="00903DBA">
        <w:t xml:space="preserve"> </w:t>
      </w:r>
      <w:r w:rsidR="00427B33" w:rsidRPr="00903DBA">
        <w:t>p</w:t>
      </w:r>
      <w:r w:rsidR="001E1CBA" w:rsidRPr="00903DBA">
        <w:t>recedence.</w:t>
      </w:r>
    </w:p>
    <w:p w14:paraId="6F10E708" w14:textId="77777777" w:rsidR="00A963C6" w:rsidRPr="00903DBA" w:rsidRDefault="00A963C6" w:rsidP="00A963C6">
      <w:pPr>
        <w:pStyle w:val="CodeHeader"/>
        <w:rPr>
          <w:highlight w:val="white"/>
        </w:rPr>
      </w:pPr>
      <w:proofErr w:type="spellStart"/>
      <w:r w:rsidRPr="00903DBA">
        <w:rPr>
          <w:highlight w:val="white"/>
        </w:rPr>
        <w:t>MainParser.cs</w:t>
      </w:r>
      <w:proofErr w:type="spellEnd"/>
    </w:p>
    <w:p w14:paraId="72321066" w14:textId="333ABA7C" w:rsidR="00A963C6" w:rsidRPr="00903DBA" w:rsidRDefault="00A963C6" w:rsidP="00A963C6">
      <w:pPr>
        <w:pStyle w:val="Code"/>
        <w:rPr>
          <w:highlight w:val="white"/>
        </w:rPr>
      </w:pPr>
      <w:r w:rsidRPr="00903DBA">
        <w:rPr>
          <w:highlight w:val="white"/>
        </w:rPr>
        <w:t>optional_expression:</w:t>
      </w:r>
    </w:p>
    <w:p w14:paraId="05ABFF7C" w14:textId="77777777" w:rsidR="00A963C6" w:rsidRPr="00903DBA" w:rsidRDefault="00A963C6" w:rsidP="00A963C6">
      <w:pPr>
        <w:pStyle w:val="Code"/>
        <w:rPr>
          <w:highlight w:val="white"/>
        </w:rPr>
      </w:pPr>
      <w:r w:rsidRPr="00903DBA">
        <w:rPr>
          <w:highlight w:val="white"/>
        </w:rPr>
        <w:t xml:space="preserve">    /* Empty */ { $$ = null; }</w:t>
      </w:r>
    </w:p>
    <w:p w14:paraId="3274F736" w14:textId="77777777" w:rsidR="00A963C6" w:rsidRPr="00903DBA" w:rsidRDefault="00A963C6" w:rsidP="00A963C6">
      <w:pPr>
        <w:pStyle w:val="Code"/>
        <w:rPr>
          <w:highlight w:val="white"/>
        </w:rPr>
      </w:pPr>
      <w:r w:rsidRPr="00903DBA">
        <w:rPr>
          <w:highlight w:val="white"/>
        </w:rPr>
        <w:t xml:space="preserve">  | expression  { $$ = $1;   };</w:t>
      </w:r>
    </w:p>
    <w:p w14:paraId="4C3CB12D" w14:textId="122B251C" w:rsidR="00A963C6" w:rsidRPr="00903DBA" w:rsidRDefault="00BA4AFE" w:rsidP="00A604FA">
      <w:pPr>
        <w:rPr>
          <w:highlight w:val="white"/>
        </w:rPr>
      </w:pPr>
      <w:r w:rsidRPr="00903DBA">
        <w:rPr>
          <w:highlight w:val="white"/>
        </w:rPr>
        <w:t xml:space="preserve">The operator or lowest precedence is the comma operator. </w:t>
      </w:r>
      <w:r w:rsidR="00A604FA" w:rsidRPr="00903DBA">
        <w:rPr>
          <w:highlight w:val="white"/>
        </w:rPr>
        <w:t>A</w:t>
      </w:r>
      <w:r w:rsidRPr="00903DBA">
        <w:rPr>
          <w:highlight w:val="white"/>
        </w:rPr>
        <w:t xml:space="preserve"> comma</w:t>
      </w:r>
      <w:r w:rsidR="00A604FA" w:rsidRPr="00903DBA">
        <w:rPr>
          <w:highlight w:val="white"/>
        </w:rPr>
        <w:t xml:space="preserve"> expression may be an assignment</w:t>
      </w:r>
      <w:r w:rsidR="00B02A39" w:rsidRPr="00903DBA">
        <w:rPr>
          <w:highlight w:val="white"/>
        </w:rPr>
        <w:t xml:space="preserve"> </w:t>
      </w:r>
      <w:r w:rsidR="009934C1" w:rsidRPr="00903DBA">
        <w:rPr>
          <w:highlight w:val="white"/>
        </w:rPr>
        <w:t>expression,</w:t>
      </w:r>
      <w:r w:rsidR="00A604FA" w:rsidRPr="00903DBA">
        <w:rPr>
          <w:highlight w:val="white"/>
        </w:rPr>
        <w:t xml:space="preserve"> or two expression</w:t>
      </w:r>
      <w:r w:rsidR="00322B02" w:rsidRPr="00903DBA">
        <w:rPr>
          <w:highlight w:val="white"/>
        </w:rPr>
        <w:t>s</w:t>
      </w:r>
      <w:r w:rsidR="00A604FA" w:rsidRPr="00903DBA">
        <w:rPr>
          <w:highlight w:val="white"/>
        </w:rPr>
        <w:t xml:space="preserve"> separated by a comma.</w:t>
      </w:r>
    </w:p>
    <w:p w14:paraId="4F65EE07" w14:textId="77777777" w:rsidR="00A963C6" w:rsidRPr="00903DBA" w:rsidRDefault="00A963C6" w:rsidP="00A963C6">
      <w:pPr>
        <w:pStyle w:val="Code"/>
        <w:rPr>
          <w:highlight w:val="white"/>
        </w:rPr>
      </w:pPr>
      <w:r w:rsidRPr="00903DBA">
        <w:rPr>
          <w:highlight w:val="white"/>
        </w:rPr>
        <w:lastRenderedPageBreak/>
        <w:t>expression:</w:t>
      </w:r>
    </w:p>
    <w:p w14:paraId="146964DA" w14:textId="77777777" w:rsidR="00A963C6" w:rsidRPr="00903DBA" w:rsidRDefault="00A963C6" w:rsidP="00A963C6">
      <w:pPr>
        <w:pStyle w:val="Code"/>
        <w:rPr>
          <w:highlight w:val="white"/>
        </w:rPr>
      </w:pPr>
      <w:r w:rsidRPr="00903DBA">
        <w:rPr>
          <w:highlight w:val="white"/>
        </w:rPr>
        <w:t xml:space="preserve">   assignment_expression {</w:t>
      </w:r>
    </w:p>
    <w:p w14:paraId="2A4EBEA9" w14:textId="77777777" w:rsidR="00A963C6" w:rsidRPr="00903DBA" w:rsidRDefault="00A963C6" w:rsidP="00A963C6">
      <w:pPr>
        <w:pStyle w:val="Code"/>
        <w:rPr>
          <w:highlight w:val="white"/>
        </w:rPr>
      </w:pPr>
      <w:r w:rsidRPr="00903DBA">
        <w:rPr>
          <w:highlight w:val="white"/>
        </w:rPr>
        <w:t xml:space="preserve">      $$ = $1;</w:t>
      </w:r>
    </w:p>
    <w:p w14:paraId="29F52D77" w14:textId="77777777" w:rsidR="00A963C6" w:rsidRPr="00903DBA" w:rsidRDefault="00A963C6" w:rsidP="00A963C6">
      <w:pPr>
        <w:pStyle w:val="Code"/>
        <w:rPr>
          <w:highlight w:val="white"/>
        </w:rPr>
      </w:pPr>
      <w:r w:rsidRPr="00903DBA">
        <w:rPr>
          <w:highlight w:val="white"/>
        </w:rPr>
        <w:t xml:space="preserve">    }</w:t>
      </w:r>
    </w:p>
    <w:p w14:paraId="3DDE006D" w14:textId="77777777" w:rsidR="00A963C6" w:rsidRPr="00903DBA" w:rsidRDefault="00A963C6" w:rsidP="00A963C6">
      <w:pPr>
        <w:pStyle w:val="Code"/>
        <w:rPr>
          <w:highlight w:val="white"/>
        </w:rPr>
      </w:pPr>
      <w:r w:rsidRPr="00903DBA">
        <w:rPr>
          <w:highlight w:val="white"/>
        </w:rPr>
        <w:t xml:space="preserve">  | expression COMMA assignment_expression {</w:t>
      </w:r>
    </w:p>
    <w:p w14:paraId="08C33968" w14:textId="77777777" w:rsidR="00A963C6" w:rsidRPr="00903DBA" w:rsidRDefault="00A963C6" w:rsidP="00A963C6">
      <w:pPr>
        <w:pStyle w:val="Code"/>
        <w:rPr>
          <w:highlight w:val="white"/>
        </w:rPr>
      </w:pPr>
      <w:r w:rsidRPr="00903DBA">
        <w:rPr>
          <w:highlight w:val="white"/>
        </w:rPr>
        <w:t xml:space="preserve">      $$ = MiddleCodeGenerator.CommaExpression($1, $3);</w:t>
      </w:r>
    </w:p>
    <w:p w14:paraId="447DFC29" w14:textId="3918B280" w:rsidR="00A963C6" w:rsidRPr="00903DBA" w:rsidRDefault="00A963C6" w:rsidP="00A963C6">
      <w:pPr>
        <w:pStyle w:val="Code"/>
        <w:rPr>
          <w:highlight w:val="white"/>
        </w:rPr>
      </w:pPr>
      <w:r w:rsidRPr="00903DBA">
        <w:rPr>
          <w:highlight w:val="white"/>
        </w:rPr>
        <w:t xml:space="preserve">    };</w:t>
      </w:r>
    </w:p>
    <w:p w14:paraId="0384AE26" w14:textId="0B27967B" w:rsidR="00A47A97" w:rsidRPr="00903DBA" w:rsidRDefault="00695330" w:rsidP="00A47A97">
      <w:pPr>
        <w:rPr>
          <w:highlight w:val="white"/>
        </w:rPr>
      </w:pPr>
      <w:r w:rsidRPr="00903DBA">
        <w:rPr>
          <w:highlight w:val="white"/>
        </w:rPr>
        <w:t xml:space="preserve">The value of a comma expression is the value of the right expression, </w:t>
      </w:r>
      <w:r w:rsidR="00AB7158" w:rsidRPr="00903DBA">
        <w:rPr>
          <w:highlight w:val="white"/>
        </w:rPr>
        <w:t>the value of the left expression is discarded. However, we keep the side effects of both the left and right expressions.</w:t>
      </w:r>
    </w:p>
    <w:p w14:paraId="303F7F45" w14:textId="670B5AC1" w:rsidR="00A963C6" w:rsidRPr="00903DBA" w:rsidRDefault="00B32FC6" w:rsidP="00B32FC6">
      <w:pPr>
        <w:pStyle w:val="CodeHeader"/>
        <w:rPr>
          <w:highlight w:val="white"/>
        </w:rPr>
      </w:pPr>
      <w:proofErr w:type="spellStart"/>
      <w:r w:rsidRPr="00903DBA">
        <w:rPr>
          <w:highlight w:val="white"/>
        </w:rPr>
        <w:t>MiddleCodeGenerator.cs</w:t>
      </w:r>
      <w:proofErr w:type="spellEnd"/>
    </w:p>
    <w:p w14:paraId="56B47C97" w14:textId="77777777" w:rsidR="00322B02" w:rsidRPr="00903DBA" w:rsidRDefault="00322B02" w:rsidP="00152085">
      <w:pPr>
        <w:pStyle w:val="Code"/>
        <w:rPr>
          <w:highlight w:val="white"/>
        </w:rPr>
      </w:pPr>
      <w:r w:rsidRPr="00903DBA">
        <w:rPr>
          <w:highlight w:val="white"/>
        </w:rPr>
        <w:t xml:space="preserve">    public static Expression CommaExpression(Expression leftExpression,</w:t>
      </w:r>
    </w:p>
    <w:p w14:paraId="651C9FDE" w14:textId="5693E970" w:rsidR="00322B02" w:rsidRPr="00903DBA" w:rsidRDefault="00322B02" w:rsidP="00152085">
      <w:pPr>
        <w:pStyle w:val="Code"/>
        <w:rPr>
          <w:highlight w:val="white"/>
        </w:rPr>
      </w:pPr>
      <w:r w:rsidRPr="00903DBA">
        <w:rPr>
          <w:highlight w:val="white"/>
        </w:rPr>
        <w:t xml:space="preserve">                                             Expression rightExpression) {</w:t>
      </w:r>
    </w:p>
    <w:p w14:paraId="162E00E3" w14:textId="77777777" w:rsidR="00322B02" w:rsidRPr="00903DBA" w:rsidRDefault="00322B02" w:rsidP="00152085">
      <w:pPr>
        <w:pStyle w:val="Code"/>
        <w:rPr>
          <w:highlight w:val="white"/>
        </w:rPr>
      </w:pPr>
      <w:r w:rsidRPr="00903DBA">
        <w:rPr>
          <w:highlight w:val="white"/>
        </w:rPr>
        <w:t xml:space="preserve">      List&lt;MiddleCode&gt; shortList = new List&lt;MiddleCode&gt;();</w:t>
      </w:r>
    </w:p>
    <w:p w14:paraId="7DE4B3E4" w14:textId="77777777" w:rsidR="00322B02" w:rsidRPr="00903DBA" w:rsidRDefault="00322B02" w:rsidP="00152085">
      <w:pPr>
        <w:pStyle w:val="Code"/>
        <w:rPr>
          <w:highlight w:val="white"/>
        </w:rPr>
      </w:pPr>
      <w:r w:rsidRPr="00903DBA">
        <w:rPr>
          <w:highlight w:val="white"/>
        </w:rPr>
        <w:t xml:space="preserve">      shortList.AddRange(leftExpression.ShortList);</w:t>
      </w:r>
    </w:p>
    <w:p w14:paraId="49D63135" w14:textId="77777777" w:rsidR="00322B02" w:rsidRPr="00903DBA" w:rsidRDefault="00322B02" w:rsidP="00152085">
      <w:pPr>
        <w:pStyle w:val="Code"/>
        <w:rPr>
          <w:highlight w:val="white"/>
        </w:rPr>
      </w:pPr>
      <w:r w:rsidRPr="00903DBA">
        <w:rPr>
          <w:highlight w:val="white"/>
        </w:rPr>
        <w:t xml:space="preserve">      shortList.AddRange(rightExpression.ShortList);</w:t>
      </w:r>
    </w:p>
    <w:p w14:paraId="392A9000" w14:textId="022CFCE9" w:rsidR="00322B02" w:rsidRPr="00903DBA" w:rsidRDefault="00695330" w:rsidP="009B2103">
      <w:pPr>
        <w:rPr>
          <w:highlight w:val="white"/>
        </w:rPr>
      </w:pPr>
      <w:r w:rsidRPr="00903DBA">
        <w:rPr>
          <w:highlight w:val="white"/>
        </w:rPr>
        <w:t xml:space="preserve">Note that we add the short list of the left expression to the middle code list. The reason for this is that </w:t>
      </w:r>
      <w:r w:rsidR="009B2103" w:rsidRPr="00903DBA">
        <w:rPr>
          <w:highlight w:val="white"/>
        </w:rPr>
        <w:t>we are not interested in the value of the left expression, only its side effects.</w:t>
      </w:r>
    </w:p>
    <w:p w14:paraId="30E3305C" w14:textId="77777777" w:rsidR="00322B02" w:rsidRPr="00903DBA" w:rsidRDefault="00322B02" w:rsidP="00152085">
      <w:pPr>
        <w:pStyle w:val="Code"/>
        <w:rPr>
          <w:highlight w:val="white"/>
        </w:rPr>
      </w:pPr>
      <w:r w:rsidRPr="00903DBA">
        <w:rPr>
          <w:highlight w:val="white"/>
        </w:rPr>
        <w:t xml:space="preserve">      List&lt;MiddleCode&gt; longList = new List&lt;MiddleCode&gt;();</w:t>
      </w:r>
    </w:p>
    <w:p w14:paraId="16C30387" w14:textId="0C6E6880" w:rsidR="00322B02" w:rsidRPr="00903DBA" w:rsidRDefault="00322B02" w:rsidP="00152085">
      <w:pPr>
        <w:pStyle w:val="Code"/>
        <w:rPr>
          <w:highlight w:val="white"/>
        </w:rPr>
      </w:pPr>
      <w:r w:rsidRPr="00903DBA">
        <w:rPr>
          <w:highlight w:val="white"/>
        </w:rPr>
        <w:t xml:space="preserve">      longList.AddRange(leftExpression.ShortList);</w:t>
      </w:r>
    </w:p>
    <w:p w14:paraId="526B1E2B" w14:textId="77777777" w:rsidR="00322B02" w:rsidRPr="00903DBA" w:rsidRDefault="00322B02" w:rsidP="00152085">
      <w:pPr>
        <w:pStyle w:val="Code"/>
        <w:rPr>
          <w:highlight w:val="white"/>
        </w:rPr>
      </w:pPr>
      <w:r w:rsidRPr="00903DBA">
        <w:rPr>
          <w:highlight w:val="white"/>
        </w:rPr>
        <w:t xml:space="preserve">      longList.AddRange(rightExpression.LongList);</w:t>
      </w:r>
    </w:p>
    <w:p w14:paraId="72714670" w14:textId="569E4903" w:rsidR="00322B02" w:rsidRPr="00903DBA" w:rsidRDefault="00322B02" w:rsidP="00D3214F">
      <w:pPr>
        <w:rPr>
          <w:highlight w:val="white"/>
        </w:rPr>
      </w:pPr>
      <w:r w:rsidRPr="00903DBA">
        <w:rPr>
          <w:highlight w:val="white"/>
        </w:rPr>
        <w:t xml:space="preserve"> </w:t>
      </w:r>
      <w:r w:rsidR="00D3214F" w:rsidRPr="00903DBA">
        <w:rPr>
          <w:highlight w:val="white"/>
        </w:rPr>
        <w:t xml:space="preserve">We return the symbol of the right </w:t>
      </w:r>
      <w:proofErr w:type="gramStart"/>
      <w:r w:rsidR="00D3214F" w:rsidRPr="00903DBA">
        <w:rPr>
          <w:highlight w:val="white"/>
        </w:rPr>
        <w:t>expression</w:t>
      </w:r>
      <w:r w:rsidR="000B51B9" w:rsidRPr="00903DBA">
        <w:rPr>
          <w:highlight w:val="white"/>
        </w:rPr>
        <w:t>, and</w:t>
      </w:r>
      <w:proofErr w:type="gramEnd"/>
      <w:r w:rsidR="000B51B9" w:rsidRPr="00903DBA">
        <w:rPr>
          <w:highlight w:val="white"/>
        </w:rPr>
        <w:t xml:space="preserve"> discard the symbol of the left expression.</w:t>
      </w:r>
    </w:p>
    <w:p w14:paraId="7EA82953" w14:textId="77777777" w:rsidR="00322B02" w:rsidRPr="00903DBA" w:rsidRDefault="00322B02" w:rsidP="00152085">
      <w:pPr>
        <w:pStyle w:val="Code"/>
        <w:rPr>
          <w:highlight w:val="white"/>
        </w:rPr>
      </w:pPr>
      <w:r w:rsidRPr="00903DBA">
        <w:rPr>
          <w:highlight w:val="white"/>
        </w:rPr>
        <w:t xml:space="preserve">      return (new Expression(rightExpression.Symbol, shortList, longList));</w:t>
      </w:r>
    </w:p>
    <w:p w14:paraId="68C6DB7E" w14:textId="4486D101" w:rsidR="00322B02" w:rsidRPr="00903DBA" w:rsidRDefault="00322B02" w:rsidP="00152085">
      <w:pPr>
        <w:pStyle w:val="Code"/>
        <w:rPr>
          <w:highlight w:val="white"/>
        </w:rPr>
      </w:pPr>
      <w:r w:rsidRPr="00903DBA">
        <w:rPr>
          <w:highlight w:val="white"/>
        </w:rPr>
        <w:t xml:space="preserve">    }</w:t>
      </w:r>
    </w:p>
    <w:p w14:paraId="7E40D4AC" w14:textId="77777777" w:rsidR="00B05CB1" w:rsidRPr="00903DBA" w:rsidRDefault="00B05CB1" w:rsidP="00B05CB1">
      <w:pPr>
        <w:pStyle w:val="Code"/>
        <w:rPr>
          <w:highlight w:val="white"/>
        </w:rPr>
      </w:pPr>
    </w:p>
    <w:p w14:paraId="030CFEF7" w14:textId="562B20BE" w:rsidR="00B05CB1" w:rsidRPr="00903DBA" w:rsidRDefault="00FE4E0C" w:rsidP="00152085">
      <w:pPr>
        <w:pStyle w:val="Rubrik3"/>
      </w:pPr>
      <w:bookmarkStart w:id="160" w:name="_Toc57656014"/>
      <w:r w:rsidRPr="00903DBA">
        <w:t xml:space="preserve">The </w:t>
      </w:r>
      <w:r w:rsidR="009E1435" w:rsidRPr="00903DBA">
        <w:t>Assignment Expression</w:t>
      </w:r>
      <w:bookmarkEnd w:id="160"/>
    </w:p>
    <w:p w14:paraId="13D84E3A" w14:textId="7DBCB98E" w:rsidR="000126E8" w:rsidRPr="00903DBA" w:rsidRDefault="000126E8" w:rsidP="000126E8">
      <w:pPr>
        <w:rPr>
          <w:color w:val="auto"/>
        </w:rPr>
      </w:pPr>
      <w:r w:rsidRPr="00903DBA">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sidRPr="00903DBA">
        <w:t>operand</w:t>
      </w:r>
      <w:r w:rsidRPr="00903DBA">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903DBA" w14:paraId="74CF1851" w14:textId="77777777" w:rsidTr="000126E8">
        <w:tc>
          <w:tcPr>
            <w:tcW w:w="3116" w:type="dxa"/>
            <w:hideMark/>
          </w:tcPr>
          <w:p w14:paraId="6C3DC329" w14:textId="77777777" w:rsidR="000126E8" w:rsidRPr="00903DBA" w:rsidRDefault="000126E8">
            <w:pPr>
              <w:pStyle w:val="Code"/>
            </w:pPr>
            <w:r w:rsidRPr="00903DBA">
              <w:t>x += y;</w:t>
            </w:r>
          </w:p>
        </w:tc>
        <w:tc>
          <w:tcPr>
            <w:tcW w:w="3117" w:type="dxa"/>
            <w:hideMark/>
          </w:tcPr>
          <w:p w14:paraId="1874EFA9" w14:textId="77777777" w:rsidR="000126E8" w:rsidRPr="00903DBA" w:rsidRDefault="000126E8">
            <w:pPr>
              <w:pStyle w:val="Code"/>
            </w:pPr>
            <w:r w:rsidRPr="00903DBA">
              <w:t>$1 = x + y</w:t>
            </w:r>
          </w:p>
          <w:p w14:paraId="591AF24C" w14:textId="77777777" w:rsidR="000126E8" w:rsidRPr="00903DBA" w:rsidRDefault="000126E8">
            <w:pPr>
              <w:pStyle w:val="Code"/>
            </w:pPr>
            <w:r w:rsidRPr="00903DBA">
              <w:t>x = $1</w:t>
            </w:r>
          </w:p>
        </w:tc>
        <w:tc>
          <w:tcPr>
            <w:tcW w:w="3117" w:type="dxa"/>
          </w:tcPr>
          <w:p w14:paraId="79CE2785" w14:textId="77777777" w:rsidR="000126E8" w:rsidRPr="00903DBA" w:rsidRDefault="000126E8">
            <w:pPr>
              <w:pStyle w:val="Code"/>
            </w:pPr>
          </w:p>
        </w:tc>
      </w:tr>
    </w:tbl>
    <w:p w14:paraId="5AEBDE6C" w14:textId="0A1846B2" w:rsidR="002C375A" w:rsidRPr="00903DBA" w:rsidRDefault="002C375A" w:rsidP="002C375A">
      <w:r w:rsidRPr="00903DBA">
        <w:t xml:space="preserve">An assignment expression can be </w:t>
      </w:r>
      <w:r w:rsidR="002734F8" w:rsidRPr="00903DBA">
        <w:t xml:space="preserve">a </w:t>
      </w:r>
      <w:r w:rsidRPr="00903DBA">
        <w:t>condition</w:t>
      </w:r>
      <w:r w:rsidR="002734F8" w:rsidRPr="00903DBA">
        <w:t>al</w:t>
      </w:r>
      <w:r w:rsidRPr="00903DBA">
        <w:t xml:space="preserve"> expression, a </w:t>
      </w:r>
      <w:r w:rsidR="00384FFA" w:rsidRPr="00903DBA">
        <w:t>s</w:t>
      </w:r>
      <w:r w:rsidRPr="00903DBA">
        <w:t>imple assignment, or a compound assignment.</w:t>
      </w:r>
    </w:p>
    <w:p w14:paraId="4B43AAD9" w14:textId="37607089" w:rsidR="009E1435" w:rsidRPr="00903DBA" w:rsidRDefault="009E1435" w:rsidP="009E1435">
      <w:pPr>
        <w:pStyle w:val="CodeHeader"/>
        <w:rPr>
          <w:highlight w:val="white"/>
        </w:rPr>
      </w:pPr>
      <w:proofErr w:type="spellStart"/>
      <w:r w:rsidRPr="00903DBA">
        <w:rPr>
          <w:highlight w:val="white"/>
        </w:rPr>
        <w:t>MainParser.cs</w:t>
      </w:r>
      <w:proofErr w:type="spellEnd"/>
    </w:p>
    <w:p w14:paraId="28989381" w14:textId="77777777" w:rsidR="00BF71E1" w:rsidRPr="00903DBA" w:rsidRDefault="00BF71E1" w:rsidP="00BF71E1">
      <w:pPr>
        <w:pStyle w:val="Code"/>
        <w:rPr>
          <w:highlight w:val="white"/>
        </w:rPr>
      </w:pPr>
      <w:r w:rsidRPr="00903DBA">
        <w:rPr>
          <w:highlight w:val="white"/>
        </w:rPr>
        <w:t>assignment_expression:</w:t>
      </w:r>
    </w:p>
    <w:p w14:paraId="005F94CF" w14:textId="77777777" w:rsidR="00BF71E1" w:rsidRPr="00903DBA" w:rsidRDefault="00BF71E1" w:rsidP="00BF71E1">
      <w:pPr>
        <w:pStyle w:val="Code"/>
        <w:rPr>
          <w:highlight w:val="white"/>
        </w:rPr>
      </w:pPr>
      <w:r w:rsidRPr="00903DBA">
        <w:rPr>
          <w:highlight w:val="white"/>
        </w:rPr>
        <w:t xml:space="preserve">    condition_expression {</w:t>
      </w:r>
    </w:p>
    <w:p w14:paraId="6DDC6D9D" w14:textId="77777777" w:rsidR="00BF71E1" w:rsidRPr="00903DBA" w:rsidRDefault="00BF71E1" w:rsidP="00BF71E1">
      <w:pPr>
        <w:pStyle w:val="Code"/>
        <w:rPr>
          <w:highlight w:val="white"/>
        </w:rPr>
      </w:pPr>
      <w:r w:rsidRPr="00903DBA">
        <w:rPr>
          <w:highlight w:val="white"/>
        </w:rPr>
        <w:t xml:space="preserve">      $$ = $1;</w:t>
      </w:r>
    </w:p>
    <w:p w14:paraId="3C660484" w14:textId="77777777" w:rsidR="00BF71E1" w:rsidRPr="00903DBA" w:rsidRDefault="00BF71E1" w:rsidP="00BF71E1">
      <w:pPr>
        <w:pStyle w:val="Code"/>
        <w:rPr>
          <w:highlight w:val="white"/>
        </w:rPr>
      </w:pPr>
      <w:r w:rsidRPr="00903DBA">
        <w:rPr>
          <w:highlight w:val="white"/>
        </w:rPr>
        <w:t xml:space="preserve">    }</w:t>
      </w:r>
    </w:p>
    <w:p w14:paraId="30C81425" w14:textId="77777777" w:rsidR="00BF71E1" w:rsidRPr="00903DBA" w:rsidRDefault="00BF71E1" w:rsidP="00BF71E1">
      <w:pPr>
        <w:pStyle w:val="Code"/>
        <w:rPr>
          <w:highlight w:val="white"/>
        </w:rPr>
      </w:pPr>
      <w:r w:rsidRPr="00903DBA">
        <w:rPr>
          <w:highlight w:val="white"/>
        </w:rPr>
        <w:t xml:space="preserve">  | prefix_expression assignment_operator assignment_expression {</w:t>
      </w:r>
    </w:p>
    <w:p w14:paraId="06B9A144" w14:textId="77777777" w:rsidR="00BF71E1" w:rsidRPr="00903DBA" w:rsidRDefault="00BF71E1" w:rsidP="00BF71E1">
      <w:pPr>
        <w:pStyle w:val="Code"/>
        <w:rPr>
          <w:highlight w:val="white"/>
        </w:rPr>
      </w:pPr>
      <w:r w:rsidRPr="00903DBA">
        <w:rPr>
          <w:highlight w:val="white"/>
        </w:rPr>
        <w:t xml:space="preserve">      $$ = MiddleCodeGenerator.AssignmentExpression($2, $1, $3);</w:t>
      </w:r>
    </w:p>
    <w:p w14:paraId="1A6C6EAB" w14:textId="77777777" w:rsidR="00BF71E1" w:rsidRPr="00903DBA" w:rsidRDefault="00BF71E1" w:rsidP="00BF71E1">
      <w:pPr>
        <w:pStyle w:val="Code"/>
        <w:rPr>
          <w:highlight w:val="white"/>
        </w:rPr>
      </w:pPr>
      <w:r w:rsidRPr="00903DBA">
        <w:rPr>
          <w:highlight w:val="white"/>
        </w:rPr>
        <w:t xml:space="preserve">    };</w:t>
      </w:r>
    </w:p>
    <w:p w14:paraId="4CDE5C1B" w14:textId="77777777" w:rsidR="00BF71E1" w:rsidRPr="00903DBA" w:rsidRDefault="00BF71E1" w:rsidP="00BF71E1">
      <w:pPr>
        <w:pStyle w:val="Code"/>
        <w:rPr>
          <w:highlight w:val="white"/>
        </w:rPr>
      </w:pPr>
    </w:p>
    <w:p w14:paraId="09804450" w14:textId="77777777" w:rsidR="00BF71E1" w:rsidRPr="00903DBA" w:rsidRDefault="00BF71E1" w:rsidP="00BF71E1">
      <w:pPr>
        <w:pStyle w:val="Code"/>
        <w:rPr>
          <w:highlight w:val="white"/>
        </w:rPr>
      </w:pPr>
      <w:r w:rsidRPr="00903DBA">
        <w:rPr>
          <w:highlight w:val="white"/>
        </w:rPr>
        <w:t>assignment_operator:</w:t>
      </w:r>
    </w:p>
    <w:p w14:paraId="18C97600" w14:textId="77777777" w:rsidR="00BF71E1" w:rsidRPr="00903DBA" w:rsidRDefault="00BF71E1" w:rsidP="00BF71E1">
      <w:pPr>
        <w:pStyle w:val="Code"/>
        <w:rPr>
          <w:highlight w:val="white"/>
        </w:rPr>
      </w:pPr>
      <w:r w:rsidRPr="00903DBA">
        <w:rPr>
          <w:highlight w:val="white"/>
        </w:rPr>
        <w:t xml:space="preserve">    ASSIGN             { $$ = MiddleOperator.Assign;         }</w:t>
      </w:r>
    </w:p>
    <w:p w14:paraId="03C095AD" w14:textId="77777777" w:rsidR="00BF71E1" w:rsidRPr="00903DBA" w:rsidRDefault="00BF71E1" w:rsidP="00BF71E1">
      <w:pPr>
        <w:pStyle w:val="Code"/>
        <w:rPr>
          <w:highlight w:val="white"/>
        </w:rPr>
      </w:pPr>
      <w:r w:rsidRPr="00903DBA">
        <w:rPr>
          <w:highlight w:val="white"/>
        </w:rPr>
        <w:t xml:space="preserve">  | ADD_ASSIGN         { $$ = MiddleOperator.BinaryAdd;      }</w:t>
      </w:r>
    </w:p>
    <w:p w14:paraId="0E3ABFC1" w14:textId="77777777" w:rsidR="00BF71E1" w:rsidRPr="00903DBA" w:rsidRDefault="00BF71E1" w:rsidP="00BF71E1">
      <w:pPr>
        <w:pStyle w:val="Code"/>
        <w:rPr>
          <w:highlight w:val="white"/>
        </w:rPr>
      </w:pPr>
      <w:r w:rsidRPr="00903DBA">
        <w:rPr>
          <w:highlight w:val="white"/>
        </w:rPr>
        <w:t xml:space="preserve">  | SUBTRACT_ASSIGN    { $$ = MiddleOperator.BinarySubtract; }</w:t>
      </w:r>
    </w:p>
    <w:p w14:paraId="7EDB0189" w14:textId="77777777" w:rsidR="00BF71E1" w:rsidRPr="00903DBA" w:rsidRDefault="00BF71E1" w:rsidP="00BF71E1">
      <w:pPr>
        <w:pStyle w:val="Code"/>
        <w:rPr>
          <w:highlight w:val="white"/>
        </w:rPr>
      </w:pPr>
      <w:r w:rsidRPr="00903DBA">
        <w:rPr>
          <w:highlight w:val="white"/>
        </w:rPr>
        <w:t xml:space="preserve">  | MULTIPLY_ASSIGN    { $$ = MiddleOperator.SignedMultiply; }</w:t>
      </w:r>
    </w:p>
    <w:p w14:paraId="32D6EE57" w14:textId="77777777" w:rsidR="00BF71E1" w:rsidRPr="00903DBA" w:rsidRDefault="00BF71E1" w:rsidP="00BF71E1">
      <w:pPr>
        <w:pStyle w:val="Code"/>
        <w:rPr>
          <w:highlight w:val="white"/>
        </w:rPr>
      </w:pPr>
      <w:r w:rsidRPr="00903DBA">
        <w:rPr>
          <w:highlight w:val="white"/>
        </w:rPr>
        <w:t xml:space="preserve">  | DIVIDE_ASSIGN      { $$ = MiddleOperator.SignedDivide;   }</w:t>
      </w:r>
    </w:p>
    <w:p w14:paraId="7A8245F6" w14:textId="77777777" w:rsidR="00BF71E1" w:rsidRPr="00903DBA" w:rsidRDefault="00BF71E1" w:rsidP="00BF71E1">
      <w:pPr>
        <w:pStyle w:val="Code"/>
        <w:rPr>
          <w:highlight w:val="white"/>
        </w:rPr>
      </w:pPr>
      <w:r w:rsidRPr="00903DBA">
        <w:rPr>
          <w:highlight w:val="white"/>
        </w:rPr>
        <w:t xml:space="preserve">  | MODULO_ASSIGN      { $$ = MiddleOperator.SignedModulo;   }</w:t>
      </w:r>
    </w:p>
    <w:p w14:paraId="72C2DDB5" w14:textId="77777777" w:rsidR="00BF71E1" w:rsidRPr="00903DBA" w:rsidRDefault="00BF71E1" w:rsidP="00BF71E1">
      <w:pPr>
        <w:pStyle w:val="Code"/>
        <w:rPr>
          <w:highlight w:val="white"/>
        </w:rPr>
      </w:pPr>
      <w:r w:rsidRPr="00903DBA">
        <w:rPr>
          <w:highlight w:val="white"/>
        </w:rPr>
        <w:t xml:space="preserve">  | AND_ASSIGN         { $$ = MiddleOperator.BitwiseAnd;     }</w:t>
      </w:r>
    </w:p>
    <w:p w14:paraId="38C065F6" w14:textId="0976D3CA" w:rsidR="00BF71E1" w:rsidRPr="00903DBA" w:rsidRDefault="00BF71E1" w:rsidP="00BF71E1">
      <w:pPr>
        <w:pStyle w:val="Code"/>
        <w:rPr>
          <w:highlight w:val="white"/>
        </w:rPr>
      </w:pPr>
      <w:r w:rsidRPr="00903DBA">
        <w:rPr>
          <w:highlight w:val="white"/>
        </w:rPr>
        <w:lastRenderedPageBreak/>
        <w:t xml:space="preserve">  | </w:t>
      </w:r>
      <w:r w:rsidR="00414C74" w:rsidRPr="00903DBA">
        <w:rPr>
          <w:highlight w:val="white"/>
        </w:rPr>
        <w:t>OR</w:t>
      </w:r>
      <w:r w:rsidRPr="00903DBA">
        <w:rPr>
          <w:highlight w:val="white"/>
        </w:rPr>
        <w:t xml:space="preserve">_ASSIGN     </w:t>
      </w:r>
      <w:r w:rsidR="001C3E1B" w:rsidRPr="00903DBA">
        <w:rPr>
          <w:highlight w:val="white"/>
        </w:rPr>
        <w:t xml:space="preserve"> </w:t>
      </w:r>
      <w:r w:rsidRPr="00903DBA">
        <w:rPr>
          <w:highlight w:val="white"/>
        </w:rPr>
        <w:t xml:space="preserve">    { $$ = MiddleOperator.Bitwise</w:t>
      </w:r>
      <w:r w:rsidR="00414C74" w:rsidRPr="00903DBA">
        <w:rPr>
          <w:highlight w:val="white"/>
        </w:rPr>
        <w:t>Or</w:t>
      </w:r>
      <w:r w:rsidRPr="00903DBA">
        <w:rPr>
          <w:highlight w:val="white"/>
        </w:rPr>
        <w:t xml:space="preserve">; </w:t>
      </w:r>
      <w:r w:rsidR="001C3E1B" w:rsidRPr="00903DBA">
        <w:rPr>
          <w:highlight w:val="white"/>
        </w:rPr>
        <w:t xml:space="preserve"> </w:t>
      </w:r>
      <w:r w:rsidRPr="00903DBA">
        <w:rPr>
          <w:highlight w:val="white"/>
        </w:rPr>
        <w:t xml:space="preserve">    }</w:t>
      </w:r>
    </w:p>
    <w:p w14:paraId="481455EC" w14:textId="7307B34F" w:rsidR="00BF71E1" w:rsidRPr="00903DBA" w:rsidRDefault="00BF71E1" w:rsidP="00BF71E1">
      <w:pPr>
        <w:pStyle w:val="Code"/>
        <w:rPr>
          <w:highlight w:val="white"/>
        </w:rPr>
      </w:pPr>
      <w:r w:rsidRPr="00903DBA">
        <w:rPr>
          <w:highlight w:val="white"/>
        </w:rPr>
        <w:t xml:space="preserve">  | XOR_ASSIGN         { $$ = MiddleOperator.BitwiseXOr;     }</w:t>
      </w:r>
    </w:p>
    <w:p w14:paraId="4F312A7B" w14:textId="77777777" w:rsidR="00BF71E1" w:rsidRPr="00903DBA" w:rsidRDefault="00BF71E1" w:rsidP="00BF71E1">
      <w:pPr>
        <w:pStyle w:val="Code"/>
        <w:rPr>
          <w:highlight w:val="white"/>
        </w:rPr>
      </w:pPr>
      <w:r w:rsidRPr="00903DBA">
        <w:rPr>
          <w:highlight w:val="white"/>
        </w:rPr>
        <w:t xml:space="preserve">  | LEFT_SHIFT_ASSIGN  { $$ = MiddleOperator.ShiftLeft;      }</w:t>
      </w:r>
    </w:p>
    <w:p w14:paraId="2C37922B" w14:textId="77777777" w:rsidR="00BF71E1" w:rsidRPr="00903DBA" w:rsidRDefault="00BF71E1" w:rsidP="00BF71E1">
      <w:pPr>
        <w:pStyle w:val="Code"/>
        <w:rPr>
          <w:highlight w:val="white"/>
        </w:rPr>
      </w:pPr>
      <w:r w:rsidRPr="00903DBA">
        <w:rPr>
          <w:highlight w:val="white"/>
        </w:rPr>
        <w:t xml:space="preserve">  | RIGHT_SHIFT_ASSIGN { $$ = MiddleOperator.ShiftRight;     };</w:t>
      </w:r>
    </w:p>
    <w:p w14:paraId="5A40FFAE" w14:textId="1CF59F14" w:rsidR="00BF71E1" w:rsidRPr="00903DBA" w:rsidRDefault="00BF71E1" w:rsidP="00BF71E1">
      <w:pPr>
        <w:pStyle w:val="CodeHeader"/>
        <w:rPr>
          <w:highlight w:val="white"/>
        </w:rPr>
      </w:pPr>
      <w:proofErr w:type="spellStart"/>
      <w:r w:rsidRPr="00903DBA">
        <w:rPr>
          <w:highlight w:val="white"/>
        </w:rPr>
        <w:t>MiddleCodeGenerator.cs</w:t>
      </w:r>
      <w:proofErr w:type="spellEnd"/>
    </w:p>
    <w:p w14:paraId="7DF00FD8" w14:textId="77777777" w:rsidR="00BF71E1" w:rsidRPr="00903DBA" w:rsidRDefault="00BF71E1" w:rsidP="00BF71E1">
      <w:pPr>
        <w:pStyle w:val="Code"/>
        <w:rPr>
          <w:highlight w:val="white"/>
        </w:rPr>
      </w:pPr>
      <w:r w:rsidRPr="00903DBA">
        <w:rPr>
          <w:highlight w:val="white"/>
        </w:rPr>
        <w:t xml:space="preserve">    public static Expression AssignmentExpression(MiddleOperator middleOp,</w:t>
      </w:r>
    </w:p>
    <w:p w14:paraId="0386E9C9" w14:textId="77777777" w:rsidR="00BF71E1" w:rsidRPr="00903DBA" w:rsidRDefault="00BF71E1" w:rsidP="00BF71E1">
      <w:pPr>
        <w:pStyle w:val="Code"/>
        <w:rPr>
          <w:highlight w:val="white"/>
        </w:rPr>
      </w:pPr>
      <w:r w:rsidRPr="00903DBA">
        <w:rPr>
          <w:highlight w:val="white"/>
        </w:rPr>
        <w:t xml:space="preserve">                                                  Expression leftExpression,</w:t>
      </w:r>
    </w:p>
    <w:p w14:paraId="7D4ACAF6" w14:textId="2D907690" w:rsidR="00BF71E1" w:rsidRPr="00903DBA" w:rsidRDefault="00BF71E1" w:rsidP="00BF71E1">
      <w:pPr>
        <w:pStyle w:val="Code"/>
        <w:rPr>
          <w:highlight w:val="white"/>
        </w:rPr>
      </w:pPr>
      <w:r w:rsidRPr="00903DBA">
        <w:rPr>
          <w:highlight w:val="white"/>
        </w:rPr>
        <w:t xml:space="preserve">                                                  Expression rightExpression</w:t>
      </w:r>
      <w:r w:rsidR="008518B2" w:rsidRPr="00903DBA">
        <w:rPr>
          <w:highlight w:val="white"/>
        </w:rPr>
        <w:t>)</w:t>
      </w:r>
      <w:r w:rsidRPr="00903DBA">
        <w:rPr>
          <w:highlight w:val="white"/>
        </w:rPr>
        <w:t>{</w:t>
      </w:r>
    </w:p>
    <w:p w14:paraId="79CFCE6C" w14:textId="77777777" w:rsidR="00C40156" w:rsidRPr="00903DBA" w:rsidRDefault="00C40156" w:rsidP="00C40156">
      <w:pPr>
        <w:pStyle w:val="Code"/>
        <w:rPr>
          <w:highlight w:val="white"/>
        </w:rPr>
      </w:pPr>
      <w:r w:rsidRPr="00903DBA">
        <w:rPr>
          <w:highlight w:val="white"/>
        </w:rPr>
        <w:t xml:space="preserve">      rightExpression =</w:t>
      </w:r>
    </w:p>
    <w:p w14:paraId="7A3509A2" w14:textId="34A9E29C" w:rsidR="00C40156" w:rsidRPr="00903DBA" w:rsidRDefault="00C40156" w:rsidP="00C40156">
      <w:pPr>
        <w:pStyle w:val="Code"/>
        <w:rPr>
          <w:highlight w:val="white"/>
        </w:rPr>
      </w:pPr>
      <w:r w:rsidRPr="00903DBA">
        <w:rPr>
          <w:highlight w:val="white"/>
        </w:rPr>
        <w:t xml:space="preserve">        TypeCast.ImplicitCast(rightExpression, leftExpression.Symbol.Type);</w:t>
      </w:r>
    </w:p>
    <w:p w14:paraId="746750D6" w14:textId="77777777" w:rsidR="00C40156" w:rsidRPr="00903DBA" w:rsidRDefault="00C40156" w:rsidP="00C40156">
      <w:pPr>
        <w:pStyle w:val="Code"/>
        <w:rPr>
          <w:highlight w:val="white"/>
        </w:rPr>
      </w:pPr>
    </w:p>
    <w:p w14:paraId="7034B881" w14:textId="549C12AE" w:rsidR="00BF71E1" w:rsidRPr="00903DBA" w:rsidRDefault="00BF71E1" w:rsidP="00BF71E1">
      <w:pPr>
        <w:pStyle w:val="Code"/>
        <w:rPr>
          <w:highlight w:val="white"/>
        </w:rPr>
      </w:pPr>
      <w:r w:rsidRPr="00903DBA">
        <w:rPr>
          <w:highlight w:val="white"/>
        </w:rPr>
        <w:t xml:space="preserve">      switch (middleOp) {</w:t>
      </w:r>
    </w:p>
    <w:p w14:paraId="31971EFB" w14:textId="77777777" w:rsidR="00BF71E1" w:rsidRPr="00903DBA" w:rsidRDefault="00BF71E1" w:rsidP="00BF71E1">
      <w:pPr>
        <w:pStyle w:val="Code"/>
        <w:rPr>
          <w:highlight w:val="white"/>
        </w:rPr>
      </w:pPr>
      <w:r w:rsidRPr="00903DBA">
        <w:rPr>
          <w:highlight w:val="white"/>
        </w:rPr>
        <w:t xml:space="preserve">        case MiddleOperator.Assign:</w:t>
      </w:r>
    </w:p>
    <w:p w14:paraId="0D8C4F3D" w14:textId="6FE8CF74" w:rsidR="00BF71E1" w:rsidRPr="00903DBA" w:rsidRDefault="00BF71E1" w:rsidP="00BF71E1">
      <w:pPr>
        <w:pStyle w:val="Code"/>
        <w:rPr>
          <w:highlight w:val="white"/>
        </w:rPr>
      </w:pPr>
      <w:r w:rsidRPr="00903DBA">
        <w:rPr>
          <w:highlight w:val="white"/>
        </w:rPr>
        <w:t xml:space="preserve">          return </w:t>
      </w:r>
      <w:r w:rsidR="00333B23" w:rsidRPr="00903DBA">
        <w:rPr>
          <w:highlight w:val="white"/>
        </w:rPr>
        <w:t>Assignment</w:t>
      </w:r>
      <w:r w:rsidRPr="00903DBA">
        <w:rPr>
          <w:highlight w:val="white"/>
        </w:rPr>
        <w:t>(leftExpression, rightExpression, true);</w:t>
      </w:r>
    </w:p>
    <w:p w14:paraId="5AC898A5" w14:textId="493CCF6C" w:rsidR="00BF71E1" w:rsidRPr="00903DBA" w:rsidRDefault="00E73D68" w:rsidP="00333B23">
      <w:pPr>
        <w:rPr>
          <w:highlight w:val="white"/>
        </w:rPr>
      </w:pPr>
      <w:r w:rsidRPr="00903DBA">
        <w:rPr>
          <w:highlight w:val="white"/>
        </w:rPr>
        <w:t xml:space="preserve">In </w:t>
      </w:r>
      <w:r w:rsidR="003F3668" w:rsidRPr="00903DBA">
        <w:rPr>
          <w:highlight w:val="white"/>
        </w:rPr>
        <w:t>c</w:t>
      </w:r>
      <w:r w:rsidRPr="00903DBA">
        <w:rPr>
          <w:highlight w:val="white"/>
        </w:rPr>
        <w:t>ases of compound assignment, we call the matching method</w:t>
      </w:r>
      <w:r w:rsidR="00641703" w:rsidRPr="00903DBA">
        <w:rPr>
          <w:highlight w:val="white"/>
        </w:rPr>
        <w:t xml:space="preserve"> to perform the operation, and</w:t>
      </w:r>
      <w:r w:rsidR="005B6100" w:rsidRPr="00903DBA">
        <w:rPr>
          <w:highlight w:val="white"/>
        </w:rPr>
        <w:t xml:space="preserve"> the</w:t>
      </w:r>
      <w:r w:rsidR="00641703" w:rsidRPr="00903DBA">
        <w:rPr>
          <w:highlight w:val="white"/>
        </w:rPr>
        <w:t xml:space="preserve"> </w:t>
      </w:r>
      <w:r w:rsidR="00641703" w:rsidRPr="00903DBA">
        <w:rPr>
          <w:rStyle w:val="KeyWord0"/>
          <w:highlight w:val="white"/>
        </w:rPr>
        <w:t>Assignment</w:t>
      </w:r>
      <w:r w:rsidR="00641703" w:rsidRPr="00903DBA">
        <w:rPr>
          <w:highlight w:val="white"/>
        </w:rPr>
        <w:t xml:space="preserve"> </w:t>
      </w:r>
      <w:r w:rsidR="005B6100" w:rsidRPr="00903DBA">
        <w:rPr>
          <w:highlight w:val="white"/>
        </w:rPr>
        <w:t xml:space="preserve">method </w:t>
      </w:r>
      <w:r w:rsidR="00641703" w:rsidRPr="00903DBA">
        <w:rPr>
          <w:highlight w:val="white"/>
        </w:rPr>
        <w:t>for</w:t>
      </w:r>
      <w:r w:rsidR="00333B23" w:rsidRPr="00903DBA">
        <w:rPr>
          <w:highlight w:val="white"/>
        </w:rPr>
        <w:t xml:space="preserve"> the final assignment.</w:t>
      </w:r>
    </w:p>
    <w:p w14:paraId="4D485149" w14:textId="77777777" w:rsidR="001843C6" w:rsidRPr="00903DBA" w:rsidRDefault="001843C6" w:rsidP="001843C6">
      <w:pPr>
        <w:pStyle w:val="Code"/>
        <w:rPr>
          <w:highlight w:val="white"/>
        </w:rPr>
      </w:pPr>
      <w:r w:rsidRPr="00903DBA">
        <w:rPr>
          <w:highlight w:val="white"/>
        </w:rPr>
        <w:t xml:space="preserve">        case MiddleOperator.BinaryAdd:</w:t>
      </w:r>
    </w:p>
    <w:p w14:paraId="6A632D3E" w14:textId="77777777" w:rsidR="001843C6" w:rsidRPr="00903DBA" w:rsidRDefault="001843C6" w:rsidP="001843C6">
      <w:pPr>
        <w:pStyle w:val="Code"/>
        <w:rPr>
          <w:highlight w:val="white"/>
        </w:rPr>
      </w:pPr>
      <w:r w:rsidRPr="00903DBA">
        <w:rPr>
          <w:highlight w:val="white"/>
        </w:rPr>
        <w:t xml:space="preserve">        case MiddleOperator.BinarySubtract:</w:t>
      </w:r>
    </w:p>
    <w:p w14:paraId="79CB878D" w14:textId="77777777" w:rsidR="001843C6" w:rsidRPr="00903DBA" w:rsidRDefault="001843C6" w:rsidP="001843C6">
      <w:pPr>
        <w:pStyle w:val="Code"/>
        <w:rPr>
          <w:highlight w:val="white"/>
        </w:rPr>
      </w:pPr>
      <w:r w:rsidRPr="00903DBA">
        <w:rPr>
          <w:highlight w:val="white"/>
        </w:rPr>
        <w:t xml:space="preserve">          return Assignment(leftExpression,</w:t>
      </w:r>
    </w:p>
    <w:p w14:paraId="101C18DF" w14:textId="77777777" w:rsidR="001843C6" w:rsidRPr="00903DBA" w:rsidRDefault="001843C6" w:rsidP="001843C6">
      <w:pPr>
        <w:pStyle w:val="Code"/>
        <w:rPr>
          <w:highlight w:val="white"/>
        </w:rPr>
      </w:pPr>
      <w:r w:rsidRPr="00903DBA">
        <w:rPr>
          <w:highlight w:val="white"/>
        </w:rPr>
        <w:t xml:space="preserve">                            AdditionExpression(middleOp, leftExpression,</w:t>
      </w:r>
    </w:p>
    <w:p w14:paraId="20F2E52D" w14:textId="77777777" w:rsidR="001843C6" w:rsidRPr="00903DBA" w:rsidRDefault="001843C6" w:rsidP="001843C6">
      <w:pPr>
        <w:pStyle w:val="Code"/>
        <w:rPr>
          <w:highlight w:val="white"/>
        </w:rPr>
      </w:pPr>
      <w:r w:rsidRPr="00903DBA">
        <w:rPr>
          <w:highlight w:val="white"/>
        </w:rPr>
        <w:t xml:space="preserve">                                               rightExpression));</w:t>
      </w:r>
    </w:p>
    <w:p w14:paraId="4CE45F0C" w14:textId="77777777" w:rsidR="00BF71E1" w:rsidRPr="00903DBA" w:rsidRDefault="00BF71E1" w:rsidP="001843C6">
      <w:pPr>
        <w:pStyle w:val="Code"/>
        <w:rPr>
          <w:highlight w:val="white"/>
        </w:rPr>
      </w:pPr>
    </w:p>
    <w:p w14:paraId="701F2A65" w14:textId="77777777" w:rsidR="00BF71E1" w:rsidRPr="00903DBA" w:rsidRDefault="00BF71E1" w:rsidP="00BF71E1">
      <w:pPr>
        <w:pStyle w:val="Code"/>
        <w:rPr>
          <w:highlight w:val="white"/>
        </w:rPr>
      </w:pPr>
      <w:r w:rsidRPr="00903DBA">
        <w:rPr>
          <w:highlight w:val="white"/>
        </w:rPr>
        <w:t xml:space="preserve">        case MiddleOperator.SignedMultiply:</w:t>
      </w:r>
    </w:p>
    <w:p w14:paraId="76AA5921" w14:textId="77777777" w:rsidR="00BF71E1" w:rsidRPr="00903DBA" w:rsidRDefault="00BF71E1" w:rsidP="00BF71E1">
      <w:pPr>
        <w:pStyle w:val="Code"/>
        <w:rPr>
          <w:highlight w:val="white"/>
        </w:rPr>
      </w:pPr>
      <w:r w:rsidRPr="00903DBA">
        <w:rPr>
          <w:highlight w:val="white"/>
        </w:rPr>
        <w:t xml:space="preserve">        case MiddleOperator.SignedDivide:</w:t>
      </w:r>
    </w:p>
    <w:p w14:paraId="002A2B52" w14:textId="77777777" w:rsidR="00BF71E1" w:rsidRPr="00903DBA" w:rsidRDefault="00BF71E1" w:rsidP="00BF71E1">
      <w:pPr>
        <w:pStyle w:val="Code"/>
        <w:rPr>
          <w:highlight w:val="white"/>
        </w:rPr>
      </w:pPr>
      <w:r w:rsidRPr="00903DBA">
        <w:rPr>
          <w:highlight w:val="white"/>
        </w:rPr>
        <w:t xml:space="preserve">        case MiddleOperator.SignedModulo:</w:t>
      </w:r>
    </w:p>
    <w:p w14:paraId="35B5CECE" w14:textId="6028DDCF" w:rsidR="00A36F85" w:rsidRPr="00903DBA" w:rsidRDefault="00BF71E1" w:rsidP="00BF71E1">
      <w:pPr>
        <w:pStyle w:val="Code"/>
        <w:rPr>
          <w:highlight w:val="white"/>
        </w:rPr>
      </w:pPr>
      <w:r w:rsidRPr="00903DBA">
        <w:rPr>
          <w:highlight w:val="white"/>
        </w:rPr>
        <w:t xml:space="preserve">          return </w:t>
      </w:r>
      <w:r w:rsidR="00333B23" w:rsidRPr="00903DBA">
        <w:rPr>
          <w:highlight w:val="white"/>
        </w:rPr>
        <w:t>Assignment</w:t>
      </w:r>
      <w:r w:rsidRPr="00903DBA">
        <w:rPr>
          <w:highlight w:val="white"/>
        </w:rPr>
        <w:t>(leftExpression,</w:t>
      </w:r>
    </w:p>
    <w:p w14:paraId="1E067599" w14:textId="22901592" w:rsidR="00F95287" w:rsidRPr="00903DBA" w:rsidRDefault="00F95287" w:rsidP="00795D07">
      <w:pPr>
        <w:pStyle w:val="Code"/>
        <w:rPr>
          <w:highlight w:val="white"/>
        </w:rPr>
      </w:pPr>
      <w:r w:rsidRPr="00903DBA">
        <w:rPr>
          <w:highlight w:val="white"/>
        </w:rPr>
        <w:t xml:space="preserve">                  </w:t>
      </w:r>
      <w:r w:rsidR="00A36F85" w:rsidRPr="00903DBA">
        <w:rPr>
          <w:highlight w:val="white"/>
        </w:rPr>
        <w:t xml:space="preserve">        </w:t>
      </w:r>
      <w:r w:rsidR="00CA2020" w:rsidRPr="00903DBA">
        <w:rPr>
          <w:highlight w:val="white"/>
        </w:rPr>
        <w:t xml:space="preserve"> </w:t>
      </w:r>
      <w:r w:rsidR="00BF71E1" w:rsidRPr="00903DBA">
        <w:rPr>
          <w:highlight w:val="white"/>
        </w:rPr>
        <w:t xml:space="preserve"> MultiplyExpression(middleOp, leftExpression, </w:t>
      </w:r>
    </w:p>
    <w:p w14:paraId="6CCCA4A8" w14:textId="0C983644" w:rsidR="00BF71E1" w:rsidRPr="00903DBA" w:rsidRDefault="00F95287" w:rsidP="00BF71E1">
      <w:pPr>
        <w:pStyle w:val="Code"/>
        <w:rPr>
          <w:highlight w:val="white"/>
        </w:rPr>
      </w:pPr>
      <w:r w:rsidRPr="00903DBA">
        <w:rPr>
          <w:highlight w:val="white"/>
        </w:rPr>
        <w:t xml:space="preserve">                           </w:t>
      </w:r>
      <w:r w:rsidR="00CA2020" w:rsidRPr="00903DBA">
        <w:rPr>
          <w:highlight w:val="white"/>
        </w:rPr>
        <w:t xml:space="preserve"> </w:t>
      </w:r>
      <w:r w:rsidRPr="00903DBA">
        <w:rPr>
          <w:highlight w:val="white"/>
        </w:rPr>
        <w:t xml:space="preserve">                             </w:t>
      </w:r>
      <w:r w:rsidR="00BF71E1" w:rsidRPr="00903DBA">
        <w:rPr>
          <w:highlight w:val="white"/>
        </w:rPr>
        <w:t>rightExpression));</w:t>
      </w:r>
    </w:p>
    <w:p w14:paraId="01D59FE5" w14:textId="77777777" w:rsidR="00BF71E1" w:rsidRPr="00903DBA" w:rsidRDefault="00BF71E1" w:rsidP="00BF71E1">
      <w:pPr>
        <w:pStyle w:val="Code"/>
        <w:rPr>
          <w:highlight w:val="white"/>
        </w:rPr>
      </w:pPr>
    </w:p>
    <w:p w14:paraId="7B63D467" w14:textId="77777777" w:rsidR="00BF71E1" w:rsidRPr="00903DBA" w:rsidRDefault="00BF71E1" w:rsidP="00BF71E1">
      <w:pPr>
        <w:pStyle w:val="Code"/>
        <w:rPr>
          <w:highlight w:val="white"/>
        </w:rPr>
      </w:pPr>
      <w:r w:rsidRPr="00903DBA">
        <w:rPr>
          <w:highlight w:val="white"/>
        </w:rPr>
        <w:t xml:space="preserve">        case MiddleOperator.BitwiseAnd:</w:t>
      </w:r>
    </w:p>
    <w:p w14:paraId="3FD866CF" w14:textId="3B470311" w:rsidR="00BF71E1" w:rsidRPr="00903DBA" w:rsidRDefault="00BF71E1" w:rsidP="00BF71E1">
      <w:pPr>
        <w:pStyle w:val="Code"/>
        <w:rPr>
          <w:highlight w:val="white"/>
        </w:rPr>
      </w:pPr>
      <w:r w:rsidRPr="00903DBA">
        <w:rPr>
          <w:highlight w:val="white"/>
        </w:rPr>
        <w:t xml:space="preserve">        case MiddleOperator.Bitwise</w:t>
      </w:r>
      <w:r w:rsidR="00414C74" w:rsidRPr="00903DBA">
        <w:rPr>
          <w:highlight w:val="white"/>
        </w:rPr>
        <w:t>Or</w:t>
      </w:r>
      <w:r w:rsidRPr="00903DBA">
        <w:rPr>
          <w:highlight w:val="white"/>
        </w:rPr>
        <w:t>:</w:t>
      </w:r>
    </w:p>
    <w:p w14:paraId="6BECF9A0" w14:textId="77777777" w:rsidR="00BF71E1" w:rsidRPr="00903DBA" w:rsidRDefault="00BF71E1" w:rsidP="00BF71E1">
      <w:pPr>
        <w:pStyle w:val="Code"/>
        <w:rPr>
          <w:highlight w:val="white"/>
        </w:rPr>
      </w:pPr>
      <w:r w:rsidRPr="00903DBA">
        <w:rPr>
          <w:highlight w:val="white"/>
        </w:rPr>
        <w:t xml:space="preserve">        case MiddleOperator.BitwiseXOr:</w:t>
      </w:r>
    </w:p>
    <w:p w14:paraId="7B04B4A2" w14:textId="10224216" w:rsidR="00E85BA9" w:rsidRPr="00903DBA" w:rsidRDefault="00BF71E1" w:rsidP="00BF71E1">
      <w:pPr>
        <w:pStyle w:val="Code"/>
        <w:rPr>
          <w:highlight w:val="white"/>
        </w:rPr>
      </w:pPr>
      <w:r w:rsidRPr="00903DBA">
        <w:rPr>
          <w:highlight w:val="white"/>
        </w:rPr>
        <w:t xml:space="preserve">          return </w:t>
      </w:r>
      <w:r w:rsidR="00333B23" w:rsidRPr="00903DBA">
        <w:rPr>
          <w:highlight w:val="white"/>
        </w:rPr>
        <w:t>Assignment</w:t>
      </w:r>
      <w:r w:rsidRPr="00903DBA">
        <w:rPr>
          <w:highlight w:val="white"/>
        </w:rPr>
        <w:t>(leftExpression,</w:t>
      </w:r>
    </w:p>
    <w:p w14:paraId="1CC5F08B" w14:textId="44F145D0" w:rsidR="003F41A2" w:rsidRPr="00903DBA" w:rsidRDefault="00616C48" w:rsidP="00BF71E1">
      <w:pPr>
        <w:pStyle w:val="Code"/>
        <w:rPr>
          <w:highlight w:val="white"/>
        </w:rPr>
      </w:pPr>
      <w:r w:rsidRPr="00903DBA">
        <w:rPr>
          <w:highlight w:val="white"/>
        </w:rPr>
        <w:t xml:space="preserve"> </w:t>
      </w:r>
      <w:r w:rsidR="003F41A2" w:rsidRPr="00903DBA">
        <w:rPr>
          <w:highlight w:val="white"/>
        </w:rPr>
        <w:t xml:space="preserve">          </w:t>
      </w:r>
      <w:r w:rsidR="008416E9" w:rsidRPr="00903DBA">
        <w:rPr>
          <w:highlight w:val="white"/>
        </w:rPr>
        <w:t xml:space="preserve"> </w:t>
      </w:r>
      <w:r w:rsidR="00E85BA9" w:rsidRPr="00903DBA">
        <w:rPr>
          <w:highlight w:val="white"/>
        </w:rPr>
        <w:t xml:space="preserve">               </w:t>
      </w:r>
      <w:r w:rsidR="00BF71E1" w:rsidRPr="00903DBA">
        <w:rPr>
          <w:highlight w:val="white"/>
        </w:rPr>
        <w:t xml:space="preserve"> BitwiseExpression(middleOp, leftExpression,</w:t>
      </w:r>
    </w:p>
    <w:p w14:paraId="7D315493" w14:textId="77101CB1" w:rsidR="00BF71E1" w:rsidRPr="00903DBA" w:rsidRDefault="003F41A2" w:rsidP="00BF71E1">
      <w:pPr>
        <w:pStyle w:val="Code"/>
        <w:rPr>
          <w:highlight w:val="white"/>
        </w:rPr>
      </w:pPr>
      <w:r w:rsidRPr="00903DBA">
        <w:rPr>
          <w:highlight w:val="white"/>
        </w:rPr>
        <w:t xml:space="preserve"> </w:t>
      </w:r>
      <w:r w:rsidR="00616C48" w:rsidRPr="00903DBA">
        <w:rPr>
          <w:highlight w:val="white"/>
        </w:rPr>
        <w:t xml:space="preserve"> </w:t>
      </w:r>
      <w:r w:rsidRPr="00903DBA">
        <w:rPr>
          <w:highlight w:val="white"/>
        </w:rPr>
        <w:t xml:space="preserve">                                           </w:t>
      </w:r>
      <w:r w:rsidR="00BF71E1" w:rsidRPr="00903DBA">
        <w:rPr>
          <w:highlight w:val="white"/>
        </w:rPr>
        <w:t xml:space="preserve"> rightExpression));</w:t>
      </w:r>
    </w:p>
    <w:p w14:paraId="68868981" w14:textId="77777777" w:rsidR="00BF71E1" w:rsidRPr="00903DBA" w:rsidRDefault="00BF71E1" w:rsidP="00BF71E1">
      <w:pPr>
        <w:pStyle w:val="Code"/>
        <w:rPr>
          <w:highlight w:val="white"/>
        </w:rPr>
      </w:pPr>
    </w:p>
    <w:p w14:paraId="0C560EAE" w14:textId="77777777" w:rsidR="00BF71E1" w:rsidRPr="00903DBA" w:rsidRDefault="00BF71E1" w:rsidP="00BF71E1">
      <w:pPr>
        <w:pStyle w:val="Code"/>
        <w:rPr>
          <w:highlight w:val="white"/>
        </w:rPr>
      </w:pPr>
      <w:r w:rsidRPr="00903DBA">
        <w:rPr>
          <w:highlight w:val="white"/>
        </w:rPr>
        <w:t xml:space="preserve">        default: // shift left, shift right</w:t>
      </w:r>
    </w:p>
    <w:p w14:paraId="4975816E" w14:textId="04179A61" w:rsidR="00E85BA9" w:rsidRPr="00903DBA" w:rsidRDefault="00BF71E1" w:rsidP="00BF71E1">
      <w:pPr>
        <w:pStyle w:val="Code"/>
        <w:rPr>
          <w:highlight w:val="white"/>
        </w:rPr>
      </w:pPr>
      <w:r w:rsidRPr="00903DBA">
        <w:rPr>
          <w:highlight w:val="white"/>
        </w:rPr>
        <w:t xml:space="preserve">          return </w:t>
      </w:r>
      <w:r w:rsidR="00333B23" w:rsidRPr="00903DBA">
        <w:rPr>
          <w:highlight w:val="white"/>
        </w:rPr>
        <w:t>Assignment</w:t>
      </w:r>
      <w:r w:rsidRPr="00903DBA">
        <w:rPr>
          <w:highlight w:val="white"/>
        </w:rPr>
        <w:t>(leftExpression,</w:t>
      </w:r>
    </w:p>
    <w:p w14:paraId="45FBFA35" w14:textId="53025CA8" w:rsidR="0074785D" w:rsidRPr="00903DBA" w:rsidRDefault="0074785D" w:rsidP="00BF71E1">
      <w:pPr>
        <w:pStyle w:val="Code"/>
        <w:rPr>
          <w:highlight w:val="white"/>
        </w:rPr>
      </w:pPr>
      <w:r w:rsidRPr="00903DBA">
        <w:rPr>
          <w:highlight w:val="white"/>
        </w:rPr>
        <w:t xml:space="preserve">  </w:t>
      </w:r>
      <w:r w:rsidR="00E564FC" w:rsidRPr="00903DBA">
        <w:rPr>
          <w:highlight w:val="white"/>
        </w:rPr>
        <w:t xml:space="preserve"> </w:t>
      </w:r>
      <w:r w:rsidRPr="00903DBA">
        <w:rPr>
          <w:highlight w:val="white"/>
        </w:rPr>
        <w:t xml:space="preserve">       </w:t>
      </w:r>
      <w:r w:rsidR="00E85BA9" w:rsidRPr="00903DBA">
        <w:rPr>
          <w:highlight w:val="white"/>
        </w:rPr>
        <w:t xml:space="preserve">                </w:t>
      </w:r>
      <w:r w:rsidR="00E242B5" w:rsidRPr="00903DBA">
        <w:rPr>
          <w:highlight w:val="white"/>
        </w:rPr>
        <w:t xml:space="preserve"> </w:t>
      </w:r>
      <w:r w:rsidR="00BF71E1" w:rsidRPr="00903DBA">
        <w:rPr>
          <w:highlight w:val="white"/>
        </w:rPr>
        <w:t xml:space="preserve"> ShiftExpression(middleOp, leftExpression,</w:t>
      </w:r>
    </w:p>
    <w:p w14:paraId="5C7DE381" w14:textId="1CA987B4" w:rsidR="00BF71E1" w:rsidRPr="00903DBA" w:rsidRDefault="0074785D" w:rsidP="00BF71E1">
      <w:pPr>
        <w:pStyle w:val="Code"/>
        <w:rPr>
          <w:highlight w:val="white"/>
        </w:rPr>
      </w:pPr>
      <w:r w:rsidRPr="00903DBA">
        <w:rPr>
          <w:highlight w:val="white"/>
        </w:rPr>
        <w:t xml:space="preserve">   </w:t>
      </w:r>
      <w:r w:rsidR="00E564FC" w:rsidRPr="00903DBA">
        <w:rPr>
          <w:highlight w:val="white"/>
        </w:rPr>
        <w:t xml:space="preserve"> </w:t>
      </w:r>
      <w:r w:rsidRPr="00903DBA">
        <w:rPr>
          <w:highlight w:val="white"/>
        </w:rPr>
        <w:t xml:space="preserve">                                       </w:t>
      </w:r>
      <w:r w:rsidR="00BF71E1" w:rsidRPr="00903DBA">
        <w:rPr>
          <w:highlight w:val="white"/>
        </w:rPr>
        <w:t xml:space="preserve"> rightExpression));</w:t>
      </w:r>
    </w:p>
    <w:p w14:paraId="648DB1D7" w14:textId="77777777" w:rsidR="00BF71E1" w:rsidRPr="00903DBA" w:rsidRDefault="00BF71E1" w:rsidP="00BF71E1">
      <w:pPr>
        <w:pStyle w:val="Code"/>
        <w:rPr>
          <w:highlight w:val="white"/>
        </w:rPr>
      </w:pPr>
      <w:r w:rsidRPr="00903DBA">
        <w:rPr>
          <w:highlight w:val="white"/>
        </w:rPr>
        <w:t xml:space="preserve">      }</w:t>
      </w:r>
    </w:p>
    <w:p w14:paraId="2AEC671D" w14:textId="745452B8" w:rsidR="00BF71E1" w:rsidRPr="00903DBA" w:rsidRDefault="00BF71E1" w:rsidP="00BF71E1">
      <w:pPr>
        <w:pStyle w:val="Code"/>
        <w:rPr>
          <w:highlight w:val="white"/>
        </w:rPr>
      </w:pPr>
      <w:r w:rsidRPr="00903DBA">
        <w:rPr>
          <w:highlight w:val="white"/>
        </w:rPr>
        <w:t xml:space="preserve">    }</w:t>
      </w:r>
    </w:p>
    <w:p w14:paraId="61F647D7" w14:textId="7EC1B61B" w:rsidR="00E56320" w:rsidRPr="00903DBA" w:rsidRDefault="007802F5" w:rsidP="007802F5">
      <w:pPr>
        <w:rPr>
          <w:highlight w:val="white"/>
        </w:rPr>
      </w:pPr>
      <w:r w:rsidRPr="00903DBA">
        <w:rPr>
          <w:highlight w:val="white"/>
        </w:rPr>
        <w:t xml:space="preserve">The </w:t>
      </w:r>
      <w:r w:rsidRPr="00903DBA">
        <w:rPr>
          <w:rStyle w:val="KeyWord0"/>
          <w:highlight w:val="white"/>
        </w:rPr>
        <w:t>Assignment</w:t>
      </w:r>
      <w:r w:rsidRPr="00903DBA">
        <w:rPr>
          <w:highlight w:val="white"/>
        </w:rPr>
        <w:t xml:space="preserve"> method </w:t>
      </w:r>
      <w:r w:rsidR="00121F09" w:rsidRPr="00903DBA">
        <w:rPr>
          <w:highlight w:val="white"/>
        </w:rPr>
        <w:t xml:space="preserve">performs simple or compound assignment. </w:t>
      </w:r>
    </w:p>
    <w:p w14:paraId="6312683C" w14:textId="77777777" w:rsidR="00E56320" w:rsidRPr="00903DBA" w:rsidRDefault="00E56320" w:rsidP="00E56320">
      <w:pPr>
        <w:pStyle w:val="Code"/>
        <w:rPr>
          <w:highlight w:val="white"/>
        </w:rPr>
      </w:pPr>
      <w:r w:rsidRPr="00903DBA">
        <w:rPr>
          <w:highlight w:val="white"/>
        </w:rPr>
        <w:t xml:space="preserve">    public static Expression Assignment(Expression leftExpression,</w:t>
      </w:r>
    </w:p>
    <w:p w14:paraId="4C1FEACD" w14:textId="77777777" w:rsidR="00E56320" w:rsidRPr="00903DBA" w:rsidRDefault="00E56320" w:rsidP="00E56320">
      <w:pPr>
        <w:pStyle w:val="Code"/>
        <w:rPr>
          <w:highlight w:val="white"/>
        </w:rPr>
      </w:pPr>
      <w:r w:rsidRPr="00903DBA">
        <w:rPr>
          <w:highlight w:val="white"/>
        </w:rPr>
        <w:t xml:space="preserve">                                        Expression rightExpression,</w:t>
      </w:r>
    </w:p>
    <w:p w14:paraId="583BF263" w14:textId="3EAE5C6C" w:rsidR="00E56320" w:rsidRPr="00903DBA" w:rsidRDefault="00E56320" w:rsidP="00E56320">
      <w:pPr>
        <w:pStyle w:val="Code"/>
        <w:rPr>
          <w:highlight w:val="white"/>
        </w:rPr>
      </w:pPr>
      <w:r w:rsidRPr="00903DBA">
        <w:rPr>
          <w:highlight w:val="white"/>
        </w:rPr>
        <w:t xml:space="preserve">                                        bool simpleAssignment = false) {</w:t>
      </w:r>
    </w:p>
    <w:p w14:paraId="2EA5C106" w14:textId="77777777" w:rsidR="008102DD" w:rsidRPr="00903DBA" w:rsidRDefault="008102DD" w:rsidP="008102DD">
      <w:pPr>
        <w:rPr>
          <w:highlight w:val="white"/>
        </w:rPr>
      </w:pPr>
      <w:r w:rsidRPr="00903DBA">
        <w:rPr>
          <w:highlight w:val="white"/>
        </w:rPr>
        <w:t>In cases of system calls, a specific register is assigned a value.</w:t>
      </w:r>
    </w:p>
    <w:p w14:paraId="0ECE9DEE" w14:textId="77777777" w:rsidR="00E56320" w:rsidRPr="00903DBA" w:rsidRDefault="00E56320" w:rsidP="00E56320">
      <w:pPr>
        <w:pStyle w:val="Code"/>
        <w:rPr>
          <w:highlight w:val="white"/>
        </w:rPr>
      </w:pPr>
      <w:r w:rsidRPr="00903DBA">
        <w:rPr>
          <w:highlight w:val="white"/>
        </w:rPr>
        <w:t xml:space="preserve">      Register? register = leftExpression.Register;</w:t>
      </w:r>
    </w:p>
    <w:p w14:paraId="756B2599" w14:textId="27EABCE0" w:rsidR="00E56320" w:rsidRPr="00903DBA" w:rsidRDefault="00E56320" w:rsidP="00E56320">
      <w:pPr>
        <w:pStyle w:val="Code"/>
        <w:rPr>
          <w:highlight w:val="white"/>
        </w:rPr>
      </w:pPr>
      <w:r w:rsidRPr="00903DBA">
        <w:rPr>
          <w:highlight w:val="white"/>
        </w:rPr>
        <w:t xml:space="preserve">      if (register != null) {</w:t>
      </w:r>
    </w:p>
    <w:p w14:paraId="2A8E67C7" w14:textId="26DD0687" w:rsidR="00E56320" w:rsidRPr="00903DBA" w:rsidRDefault="00E56320" w:rsidP="00E56320">
      <w:pPr>
        <w:pStyle w:val="Code"/>
        <w:rPr>
          <w:highlight w:val="white"/>
        </w:rPr>
      </w:pPr>
      <w:r w:rsidRPr="00903DBA">
        <w:rPr>
          <w:highlight w:val="white"/>
        </w:rPr>
        <w:t xml:space="preserve">        Symbol rightSymbol = rightExpression.Symbol;</w:t>
      </w:r>
    </w:p>
    <w:p w14:paraId="085025AA" w14:textId="462453B4" w:rsidR="006965B9" w:rsidRPr="00903DBA" w:rsidRDefault="006965B9" w:rsidP="006965B9">
      <w:pPr>
        <w:rPr>
          <w:highlight w:val="white"/>
        </w:rPr>
      </w:pPr>
      <w:r w:rsidRPr="00903DBA">
        <w:rPr>
          <w:highlight w:val="white"/>
        </w:rPr>
        <w:lastRenderedPageBreak/>
        <w:t>We check that the register has the same size (in bytes) as the expression it is assigned to. If it is not</w:t>
      </w:r>
      <w:r w:rsidR="008102DD" w:rsidRPr="00903DBA">
        <w:rPr>
          <w:highlight w:val="white"/>
        </w:rPr>
        <w:t>,</w:t>
      </w:r>
      <w:r w:rsidRPr="00903DBA">
        <w:rPr>
          <w:highlight w:val="white"/>
        </w:rPr>
        <w:t xml:space="preserve"> we report an error.</w:t>
      </w:r>
    </w:p>
    <w:p w14:paraId="46E8FEA2" w14:textId="77777777" w:rsidR="00D57F04" w:rsidRPr="00903DBA" w:rsidRDefault="00E56320" w:rsidP="00E56320">
      <w:pPr>
        <w:pStyle w:val="Code"/>
        <w:rPr>
          <w:highlight w:val="white"/>
        </w:rPr>
      </w:pPr>
      <w:r w:rsidRPr="00903DBA">
        <w:rPr>
          <w:highlight w:val="white"/>
        </w:rPr>
        <w:t xml:space="preserve">        Assert.Error(AssemblyCode.SizeOfRegister(register.Value) ==</w:t>
      </w:r>
    </w:p>
    <w:p w14:paraId="60A17EC8" w14:textId="77777777" w:rsidR="00D57F04" w:rsidRPr="00903DBA" w:rsidRDefault="00D57F04" w:rsidP="00E56320">
      <w:pPr>
        <w:pStyle w:val="Code"/>
        <w:rPr>
          <w:highlight w:val="white"/>
        </w:rPr>
      </w:pPr>
      <w:r w:rsidRPr="00903DBA">
        <w:rPr>
          <w:highlight w:val="white"/>
        </w:rPr>
        <w:t xml:space="preserve">                    </w:t>
      </w:r>
      <w:r w:rsidR="00E56320" w:rsidRPr="00903DBA">
        <w:rPr>
          <w:highlight w:val="white"/>
        </w:rPr>
        <w:t xml:space="preserve"> rightExpression.Symbol.Type.Size(),</w:t>
      </w:r>
    </w:p>
    <w:p w14:paraId="34300740" w14:textId="421F462F" w:rsidR="00E56320" w:rsidRPr="00903DBA" w:rsidRDefault="00D57F04" w:rsidP="00E56320">
      <w:pPr>
        <w:pStyle w:val="Code"/>
        <w:rPr>
          <w:highlight w:val="white"/>
        </w:rPr>
      </w:pPr>
      <w:r w:rsidRPr="00903DBA">
        <w:rPr>
          <w:highlight w:val="white"/>
        </w:rPr>
        <w:t xml:space="preserve">                    </w:t>
      </w:r>
      <w:r w:rsidR="00E56320" w:rsidRPr="00903DBA">
        <w:rPr>
          <w:highlight w:val="white"/>
        </w:rPr>
        <w:t xml:space="preserve"> Message.Unmatched_register_size);</w:t>
      </w:r>
    </w:p>
    <w:p w14:paraId="44D440EE" w14:textId="7D160060" w:rsidR="00906BE0" w:rsidRPr="00903DBA" w:rsidRDefault="00386A09" w:rsidP="00845CEE">
      <w:pPr>
        <w:rPr>
          <w:highlight w:val="white"/>
        </w:rPr>
      </w:pPr>
      <w:r w:rsidRPr="00903DBA">
        <w:rPr>
          <w:highlight w:val="white"/>
        </w:rPr>
        <w:t xml:space="preserve">We add the long list of the right expression, since we need its value, </w:t>
      </w:r>
      <w:r w:rsidR="00572EBE" w:rsidRPr="00903DBA">
        <w:rPr>
          <w:highlight w:val="white"/>
        </w:rPr>
        <w:t>to the final middle code list</w:t>
      </w:r>
      <w:r w:rsidR="004A533C" w:rsidRPr="00903DBA">
        <w:rPr>
          <w:highlight w:val="white"/>
        </w:rPr>
        <w:t>.</w:t>
      </w:r>
    </w:p>
    <w:p w14:paraId="3192E071" w14:textId="62FEA667" w:rsidR="00E56320" w:rsidRPr="00903DBA" w:rsidRDefault="00E56320" w:rsidP="00E56320">
      <w:pPr>
        <w:pStyle w:val="Code"/>
        <w:rPr>
          <w:highlight w:val="white"/>
        </w:rPr>
      </w:pPr>
      <w:r w:rsidRPr="00903DBA">
        <w:rPr>
          <w:highlight w:val="white"/>
        </w:rPr>
        <w:t xml:space="preserve">        List&lt;MiddleCode&gt; </w:t>
      </w:r>
      <w:r w:rsidR="00A340D5" w:rsidRPr="00903DBA">
        <w:rPr>
          <w:highlight w:val="white"/>
        </w:rPr>
        <w:t>longList</w:t>
      </w:r>
      <w:r w:rsidRPr="00903DBA">
        <w:rPr>
          <w:highlight w:val="white"/>
        </w:rPr>
        <w:t xml:space="preserve"> = new List&lt;MiddleCode&gt;();</w:t>
      </w:r>
    </w:p>
    <w:p w14:paraId="6AB91FBF" w14:textId="3E831030" w:rsidR="00E56320" w:rsidRPr="00903DBA" w:rsidRDefault="00E56320" w:rsidP="00E56320">
      <w:pPr>
        <w:pStyle w:val="Code"/>
        <w:rPr>
          <w:highlight w:val="white"/>
        </w:rPr>
      </w:pPr>
      <w:r w:rsidRPr="00903DBA">
        <w:rPr>
          <w:highlight w:val="white"/>
        </w:rPr>
        <w:t xml:space="preserve">        </w:t>
      </w:r>
      <w:r w:rsidR="00A340D5" w:rsidRPr="00903DBA">
        <w:rPr>
          <w:highlight w:val="white"/>
        </w:rPr>
        <w:t>longList</w:t>
      </w:r>
      <w:r w:rsidRPr="00903DBA">
        <w:rPr>
          <w:highlight w:val="white"/>
        </w:rPr>
        <w:t>.AddRange(rightExpression.LongList);</w:t>
      </w:r>
    </w:p>
    <w:p w14:paraId="7AB29426" w14:textId="18CA73BD" w:rsidR="004A533C" w:rsidRPr="00903DBA" w:rsidRDefault="004A533C" w:rsidP="004A533C">
      <w:pPr>
        <w:rPr>
          <w:highlight w:val="white"/>
        </w:rPr>
      </w:pPr>
      <w:r w:rsidRPr="00903DBA">
        <w:rPr>
          <w:highlight w:val="white"/>
        </w:rPr>
        <w:t>We add the assignment of the value of right expression to the register.</w:t>
      </w:r>
    </w:p>
    <w:p w14:paraId="4112BB86" w14:textId="32DE62C9" w:rsidR="00F909F8" w:rsidRPr="00903DBA" w:rsidRDefault="00E56320" w:rsidP="00E56320">
      <w:pPr>
        <w:pStyle w:val="Code"/>
        <w:rPr>
          <w:highlight w:val="white"/>
        </w:rPr>
      </w:pPr>
      <w:r w:rsidRPr="00903DBA">
        <w:rPr>
          <w:highlight w:val="white"/>
        </w:rPr>
        <w:t xml:space="preserve">        AddMiddleCode(</w:t>
      </w:r>
      <w:r w:rsidR="00A340D5" w:rsidRPr="00903DBA">
        <w:rPr>
          <w:highlight w:val="white"/>
        </w:rPr>
        <w:t>longList</w:t>
      </w:r>
      <w:r w:rsidRPr="00903DBA">
        <w:rPr>
          <w:highlight w:val="white"/>
        </w:rPr>
        <w:t>, MiddleOperator.AssignRegister,</w:t>
      </w:r>
    </w:p>
    <w:p w14:paraId="5B03D447" w14:textId="6AD7CE90" w:rsidR="00E56320" w:rsidRPr="00903DBA" w:rsidRDefault="00F909F8" w:rsidP="00E56320">
      <w:pPr>
        <w:pStyle w:val="Code"/>
        <w:rPr>
          <w:highlight w:val="white"/>
        </w:rPr>
      </w:pPr>
      <w:r w:rsidRPr="00903DBA">
        <w:rPr>
          <w:highlight w:val="white"/>
        </w:rPr>
        <w:t xml:space="preserve">                     </w:t>
      </w:r>
      <w:r w:rsidR="00E56320" w:rsidRPr="00903DBA">
        <w:rPr>
          <w:highlight w:val="white"/>
        </w:rPr>
        <w:t xml:space="preserve"> register, rightExpression.Symbol);</w:t>
      </w:r>
    </w:p>
    <w:p w14:paraId="741C48F2" w14:textId="2A4EE856" w:rsidR="0021676F" w:rsidRPr="00903DBA" w:rsidRDefault="004801D9" w:rsidP="003E5CB4">
      <w:pPr>
        <w:rPr>
          <w:highlight w:val="white"/>
        </w:rPr>
      </w:pPr>
      <w:r w:rsidRPr="00903DBA">
        <w:rPr>
          <w:highlight w:val="white"/>
        </w:rPr>
        <w:t xml:space="preserve">Since this an assignment, </w:t>
      </w:r>
      <w:r w:rsidR="003E5CB4" w:rsidRPr="00903DBA">
        <w:rPr>
          <w:highlight w:val="white"/>
        </w:rPr>
        <w:t>the code list holds both the assignment of the register and the side effect of the assignment. Therefore, we add the long list as both the short list and the long list of the</w:t>
      </w:r>
      <w:r w:rsidR="007177B3" w:rsidRPr="00903DBA">
        <w:rPr>
          <w:highlight w:val="white"/>
        </w:rPr>
        <w:t xml:space="preserve"> </w:t>
      </w:r>
      <w:r w:rsidR="00A340D5" w:rsidRPr="00903DBA">
        <w:rPr>
          <w:highlight w:val="white"/>
        </w:rPr>
        <w:t>result</w:t>
      </w:r>
      <w:r w:rsidR="003E5CB4" w:rsidRPr="00903DBA">
        <w:rPr>
          <w:highlight w:val="white"/>
        </w:rPr>
        <w:t xml:space="preserve"> expression</w:t>
      </w:r>
      <w:r w:rsidR="00A340D5" w:rsidRPr="00903DBA">
        <w:rPr>
          <w:highlight w:val="white"/>
        </w:rPr>
        <w:t>.</w:t>
      </w:r>
    </w:p>
    <w:p w14:paraId="3CF3853B" w14:textId="6D727F84" w:rsidR="00E56320" w:rsidRPr="00903DBA" w:rsidRDefault="00E56320" w:rsidP="00E56320">
      <w:pPr>
        <w:pStyle w:val="Code"/>
        <w:rPr>
          <w:highlight w:val="white"/>
        </w:rPr>
      </w:pPr>
      <w:r w:rsidRPr="00903DBA">
        <w:rPr>
          <w:highlight w:val="white"/>
        </w:rPr>
        <w:t xml:space="preserve">        return (new Expression(rightExpression.Symbol, </w:t>
      </w:r>
      <w:r w:rsidR="00A340D5" w:rsidRPr="00903DBA">
        <w:rPr>
          <w:highlight w:val="white"/>
        </w:rPr>
        <w:t>longList</w:t>
      </w:r>
      <w:r w:rsidRPr="00903DBA">
        <w:rPr>
          <w:highlight w:val="white"/>
        </w:rPr>
        <w:t xml:space="preserve">, </w:t>
      </w:r>
      <w:r w:rsidR="00A340D5" w:rsidRPr="00903DBA">
        <w:rPr>
          <w:highlight w:val="white"/>
        </w:rPr>
        <w:t>longList</w:t>
      </w:r>
      <w:r w:rsidRPr="00903DBA">
        <w:rPr>
          <w:highlight w:val="white"/>
        </w:rPr>
        <w:t>));</w:t>
      </w:r>
    </w:p>
    <w:p w14:paraId="654AEF50" w14:textId="0EC638A5" w:rsidR="00E56320" w:rsidRPr="00903DBA" w:rsidRDefault="00E56320" w:rsidP="00E56320">
      <w:pPr>
        <w:pStyle w:val="Code"/>
        <w:rPr>
          <w:highlight w:val="white"/>
        </w:rPr>
      </w:pPr>
      <w:r w:rsidRPr="00903DBA">
        <w:rPr>
          <w:highlight w:val="white"/>
        </w:rPr>
        <w:t xml:space="preserve">      }</w:t>
      </w:r>
    </w:p>
    <w:p w14:paraId="6577D886" w14:textId="68D49740" w:rsidR="00EB100E" w:rsidRPr="00903DBA" w:rsidRDefault="00EB100E" w:rsidP="00EB100E">
      <w:pPr>
        <w:rPr>
          <w:highlight w:val="white"/>
        </w:rPr>
      </w:pPr>
      <w:r w:rsidRPr="00903DBA">
        <w:rPr>
          <w:highlight w:val="white"/>
        </w:rPr>
        <w:t>If the left expression is not a register,</w:t>
      </w:r>
      <w:r w:rsidR="001D7A2A" w:rsidRPr="00903DBA">
        <w:rPr>
          <w:highlight w:val="white"/>
        </w:rPr>
        <w:t xml:space="preserve"> we first check that </w:t>
      </w:r>
      <w:r w:rsidR="00BB1854" w:rsidRPr="00903DBA">
        <w:rPr>
          <w:highlight w:val="white"/>
        </w:rPr>
        <w:t>the left expression is assignable. If it is not, we report an error.</w:t>
      </w:r>
    </w:p>
    <w:p w14:paraId="06CBC9D3" w14:textId="77777777" w:rsidR="00E56320" w:rsidRPr="00903DBA" w:rsidRDefault="00E56320" w:rsidP="00E56320">
      <w:pPr>
        <w:pStyle w:val="Code"/>
        <w:rPr>
          <w:highlight w:val="white"/>
        </w:rPr>
      </w:pPr>
      <w:r w:rsidRPr="00903DBA">
        <w:rPr>
          <w:highlight w:val="white"/>
        </w:rPr>
        <w:t xml:space="preserve">      else {</w:t>
      </w:r>
    </w:p>
    <w:p w14:paraId="6F2FEED6" w14:textId="77777777" w:rsidR="00F27AC0" w:rsidRPr="00903DBA" w:rsidRDefault="00E56320" w:rsidP="00E56320">
      <w:pPr>
        <w:pStyle w:val="Code"/>
        <w:rPr>
          <w:highlight w:val="white"/>
        </w:rPr>
      </w:pPr>
      <w:r w:rsidRPr="00903DBA">
        <w:rPr>
          <w:highlight w:val="white"/>
        </w:rPr>
        <w:t xml:space="preserve">        Assert.Error(leftExpression.Symbol.Assignable,</w:t>
      </w:r>
    </w:p>
    <w:p w14:paraId="530A5D7F" w14:textId="48DD4769" w:rsidR="00E56320" w:rsidRPr="00903DBA" w:rsidRDefault="00F27AC0" w:rsidP="00E56320">
      <w:pPr>
        <w:pStyle w:val="Code"/>
        <w:rPr>
          <w:highlight w:val="white"/>
        </w:rPr>
      </w:pPr>
      <w:r w:rsidRPr="00903DBA">
        <w:rPr>
          <w:highlight w:val="white"/>
        </w:rPr>
        <w:t xml:space="preserve">                    </w:t>
      </w:r>
      <w:r w:rsidR="00E56320" w:rsidRPr="00903DBA">
        <w:rPr>
          <w:highlight w:val="white"/>
        </w:rPr>
        <w:t xml:space="preserve"> leftExpression, Message.Not_assignable);</w:t>
      </w:r>
    </w:p>
    <w:p w14:paraId="6ADB36E9" w14:textId="4B8AAEBA" w:rsidR="00974137" w:rsidRPr="00903DBA" w:rsidRDefault="00974137" w:rsidP="00974137">
      <w:pPr>
        <w:pStyle w:val="Code"/>
        <w:rPr>
          <w:highlight w:val="white"/>
        </w:rPr>
      </w:pPr>
      <w:r w:rsidRPr="00903DBA">
        <w:rPr>
          <w:highlight w:val="white"/>
        </w:rPr>
        <w:t xml:space="preserve">        List&lt;MiddleCode&gt; </w:t>
      </w:r>
      <w:r w:rsidR="00A340D5" w:rsidRPr="00903DBA">
        <w:rPr>
          <w:highlight w:val="white"/>
        </w:rPr>
        <w:t>longList</w:t>
      </w:r>
      <w:r w:rsidRPr="00903DBA">
        <w:rPr>
          <w:highlight w:val="white"/>
        </w:rPr>
        <w:t xml:space="preserve"> = new List&lt;MiddleCode&gt;();</w:t>
      </w:r>
    </w:p>
    <w:p w14:paraId="684C52B2" w14:textId="530D5932" w:rsidR="00C62753" w:rsidRPr="00903DBA" w:rsidRDefault="00A12497" w:rsidP="00974137">
      <w:pPr>
        <w:rPr>
          <w:highlight w:val="white"/>
        </w:rPr>
      </w:pPr>
      <w:r w:rsidRPr="00903DBA">
        <w:rPr>
          <w:highlight w:val="white"/>
        </w:rPr>
        <w:t>In case of a simple assignment</w:t>
      </w:r>
      <w:r w:rsidR="00BE53B1" w:rsidRPr="00903DBA">
        <w:rPr>
          <w:highlight w:val="white"/>
        </w:rPr>
        <w:t xml:space="preserve"> we add the long list of the </w:t>
      </w:r>
      <w:r w:rsidR="00A14DC8" w:rsidRPr="00903DBA">
        <w:rPr>
          <w:highlight w:val="white"/>
        </w:rPr>
        <w:t xml:space="preserve">left expression to the code list. In case of a compound assignment, the long list of the left expression has already been added to </w:t>
      </w:r>
      <w:r w:rsidR="008E05B7" w:rsidRPr="00903DBA">
        <w:rPr>
          <w:highlight w:val="white"/>
        </w:rPr>
        <w:t xml:space="preserve">long list of the right expression. If we added the long list </w:t>
      </w:r>
      <w:r w:rsidR="00C62753" w:rsidRPr="00903DBA">
        <w:rPr>
          <w:highlight w:val="white"/>
        </w:rPr>
        <w:t>in case of a compound assignment, we would add the same code twice.</w:t>
      </w:r>
    </w:p>
    <w:p w14:paraId="23497CF4" w14:textId="77777777" w:rsidR="00974137" w:rsidRPr="00903DBA" w:rsidRDefault="00974137" w:rsidP="00974137">
      <w:pPr>
        <w:pStyle w:val="Code"/>
        <w:rPr>
          <w:highlight w:val="white"/>
        </w:rPr>
      </w:pPr>
      <w:r w:rsidRPr="00903DBA">
        <w:rPr>
          <w:highlight w:val="white"/>
        </w:rPr>
        <w:t xml:space="preserve">        if (simpleAssignment) {</w:t>
      </w:r>
    </w:p>
    <w:p w14:paraId="554B500B" w14:textId="07E48A43" w:rsidR="00974137" w:rsidRPr="00903DBA" w:rsidRDefault="00974137" w:rsidP="00974137">
      <w:pPr>
        <w:pStyle w:val="Code"/>
        <w:rPr>
          <w:highlight w:val="white"/>
        </w:rPr>
      </w:pPr>
      <w:r w:rsidRPr="00903DBA">
        <w:rPr>
          <w:highlight w:val="white"/>
        </w:rPr>
        <w:t xml:space="preserve">          </w:t>
      </w:r>
      <w:r w:rsidR="00A340D5" w:rsidRPr="00903DBA">
        <w:rPr>
          <w:highlight w:val="white"/>
        </w:rPr>
        <w:t>longList</w:t>
      </w:r>
      <w:r w:rsidRPr="00903DBA">
        <w:rPr>
          <w:highlight w:val="white"/>
        </w:rPr>
        <w:t>.AddRange(leftExpression.LongList);</w:t>
      </w:r>
    </w:p>
    <w:p w14:paraId="454A8F16" w14:textId="53AD1599" w:rsidR="00974137" w:rsidRPr="00903DBA" w:rsidRDefault="00841BFB" w:rsidP="00841BFB">
      <w:pPr>
        <w:rPr>
          <w:highlight w:val="white"/>
        </w:rPr>
      </w:pPr>
      <w:r w:rsidRPr="00903DBA">
        <w:rPr>
          <w:highlight w:val="white"/>
        </w:rPr>
        <w:t xml:space="preserve">If the left expression is </w:t>
      </w:r>
      <w:r w:rsidR="002E5ABC" w:rsidRPr="00903DBA">
        <w:rPr>
          <w:highlight w:val="white"/>
        </w:rPr>
        <w:t xml:space="preserve">of floating type, we need to pop the floating value stack in case of a simple assignment. In case of a compound assignment, </w:t>
      </w:r>
      <w:r w:rsidR="0094596F" w:rsidRPr="00903DBA">
        <w:rPr>
          <w:highlight w:val="white"/>
        </w:rPr>
        <w:t xml:space="preserve">we </w:t>
      </w:r>
      <w:r w:rsidR="00AB35D5" w:rsidRPr="00903DBA">
        <w:rPr>
          <w:highlight w:val="white"/>
        </w:rPr>
        <w:t>let the value stay on the stack.</w:t>
      </w:r>
    </w:p>
    <w:p w14:paraId="586017B5" w14:textId="77777777" w:rsidR="00974137" w:rsidRPr="00903DBA" w:rsidRDefault="00974137" w:rsidP="00974137">
      <w:pPr>
        <w:pStyle w:val="Code"/>
        <w:rPr>
          <w:highlight w:val="white"/>
        </w:rPr>
      </w:pPr>
      <w:r w:rsidRPr="00903DBA">
        <w:rPr>
          <w:highlight w:val="white"/>
        </w:rPr>
        <w:t xml:space="preserve">          if (leftExpression.Symbol.Type.IsFloating()) {</w:t>
      </w:r>
    </w:p>
    <w:p w14:paraId="797A56FD" w14:textId="33D511DA" w:rsidR="00974137" w:rsidRPr="00903DBA" w:rsidRDefault="00974137" w:rsidP="00974137">
      <w:pPr>
        <w:pStyle w:val="Code"/>
        <w:rPr>
          <w:highlight w:val="white"/>
        </w:rPr>
      </w:pPr>
      <w:r w:rsidRPr="00903DBA">
        <w:rPr>
          <w:highlight w:val="white"/>
        </w:rPr>
        <w:t xml:space="preserve">            AddMiddleCode(</w:t>
      </w:r>
      <w:r w:rsidR="00A340D5" w:rsidRPr="00903DBA">
        <w:rPr>
          <w:highlight w:val="white"/>
        </w:rPr>
        <w:t>longList</w:t>
      </w:r>
      <w:r w:rsidRPr="00903DBA">
        <w:rPr>
          <w:highlight w:val="white"/>
        </w:rPr>
        <w:t>, MiddleOperator.PopFloat);</w:t>
      </w:r>
    </w:p>
    <w:p w14:paraId="656818C0" w14:textId="77777777" w:rsidR="00974137" w:rsidRPr="00903DBA" w:rsidRDefault="00974137" w:rsidP="00974137">
      <w:pPr>
        <w:pStyle w:val="Code"/>
        <w:rPr>
          <w:highlight w:val="white"/>
        </w:rPr>
      </w:pPr>
      <w:r w:rsidRPr="00903DBA">
        <w:rPr>
          <w:highlight w:val="white"/>
        </w:rPr>
        <w:t xml:space="preserve">          }</w:t>
      </w:r>
    </w:p>
    <w:p w14:paraId="658A6CDE" w14:textId="77777777" w:rsidR="00974137" w:rsidRPr="00903DBA" w:rsidRDefault="00974137" w:rsidP="00974137">
      <w:pPr>
        <w:pStyle w:val="Code"/>
        <w:rPr>
          <w:highlight w:val="white"/>
        </w:rPr>
      </w:pPr>
      <w:r w:rsidRPr="00903DBA">
        <w:rPr>
          <w:highlight w:val="white"/>
        </w:rPr>
        <w:t xml:space="preserve">        }</w:t>
      </w:r>
    </w:p>
    <w:p w14:paraId="0A7F68CD" w14:textId="4435E443" w:rsidR="00974137" w:rsidRPr="00903DBA" w:rsidRDefault="00592DBD" w:rsidP="00592DBD">
      <w:pPr>
        <w:rPr>
          <w:highlight w:val="white"/>
        </w:rPr>
      </w:pPr>
      <w:r w:rsidRPr="00903DBA">
        <w:rPr>
          <w:highlight w:val="white"/>
        </w:rPr>
        <w:t xml:space="preserve">We type cast the right expression to the type of the left </w:t>
      </w:r>
      <w:r w:rsidR="000F6607" w:rsidRPr="00903DBA">
        <w:rPr>
          <w:highlight w:val="white"/>
        </w:rPr>
        <w:t>expression and</w:t>
      </w:r>
      <w:r w:rsidR="000342D3" w:rsidRPr="00903DBA">
        <w:rPr>
          <w:highlight w:val="white"/>
        </w:rPr>
        <w:t xml:space="preserve"> add its long list to the final code list.</w:t>
      </w:r>
    </w:p>
    <w:p w14:paraId="54E44661" w14:textId="77777777" w:rsidR="00974137" w:rsidRPr="00903DBA" w:rsidRDefault="00974137" w:rsidP="00974137">
      <w:pPr>
        <w:pStyle w:val="Code"/>
        <w:rPr>
          <w:highlight w:val="white"/>
        </w:rPr>
      </w:pPr>
      <w:r w:rsidRPr="00903DBA">
        <w:rPr>
          <w:highlight w:val="white"/>
        </w:rPr>
        <w:t xml:space="preserve">        rightExpression = TypeCast.ImplicitCast(rightExpression,</w:t>
      </w:r>
    </w:p>
    <w:p w14:paraId="546CE322" w14:textId="77777777" w:rsidR="00974137" w:rsidRPr="00903DBA" w:rsidRDefault="00974137" w:rsidP="00974137">
      <w:pPr>
        <w:pStyle w:val="Code"/>
        <w:rPr>
          <w:highlight w:val="white"/>
        </w:rPr>
      </w:pPr>
      <w:r w:rsidRPr="00903DBA">
        <w:rPr>
          <w:highlight w:val="white"/>
        </w:rPr>
        <w:t xml:space="preserve">                                                leftExpression.Symbol.Type);</w:t>
      </w:r>
    </w:p>
    <w:p w14:paraId="70527EC4" w14:textId="6758A10A" w:rsidR="00974137" w:rsidRPr="00903DBA" w:rsidRDefault="00974137" w:rsidP="00974137">
      <w:pPr>
        <w:pStyle w:val="Code"/>
        <w:rPr>
          <w:highlight w:val="white"/>
        </w:rPr>
      </w:pPr>
      <w:r w:rsidRPr="00903DBA">
        <w:rPr>
          <w:highlight w:val="white"/>
        </w:rPr>
        <w:t xml:space="preserve">        </w:t>
      </w:r>
      <w:r w:rsidR="00A340D5" w:rsidRPr="00903DBA">
        <w:rPr>
          <w:highlight w:val="white"/>
        </w:rPr>
        <w:t>longList</w:t>
      </w:r>
      <w:r w:rsidRPr="00903DBA">
        <w:rPr>
          <w:highlight w:val="white"/>
        </w:rPr>
        <w:t>.AddRange(rightExpression.LongList);</w:t>
      </w:r>
    </w:p>
    <w:p w14:paraId="27D6293B" w14:textId="3A60ABF1" w:rsidR="00974137" w:rsidRPr="00903DBA" w:rsidRDefault="00351B11" w:rsidP="00F06140">
      <w:pPr>
        <w:rPr>
          <w:highlight w:val="white"/>
        </w:rPr>
      </w:pPr>
      <w:r w:rsidRPr="00903DBA">
        <w:rPr>
          <w:highlight w:val="white"/>
        </w:rPr>
        <w:t xml:space="preserve">If the expressions hold floating type, </w:t>
      </w:r>
      <w:r w:rsidR="00D800B4" w:rsidRPr="00903DBA">
        <w:rPr>
          <w:highlight w:val="white"/>
        </w:rPr>
        <w:t>we really do not perform an assignment, we simply top the current value on the floating value stack to the left expression.</w:t>
      </w:r>
    </w:p>
    <w:p w14:paraId="5DF87201" w14:textId="77777777" w:rsidR="00974137" w:rsidRPr="00903DBA" w:rsidRDefault="00974137" w:rsidP="00974137">
      <w:pPr>
        <w:pStyle w:val="Code"/>
        <w:rPr>
          <w:highlight w:val="white"/>
        </w:rPr>
      </w:pPr>
      <w:r w:rsidRPr="00903DBA">
        <w:rPr>
          <w:highlight w:val="white"/>
        </w:rPr>
        <w:t xml:space="preserve">        if (leftExpression.Symbol.Type.IsFloating()) {</w:t>
      </w:r>
    </w:p>
    <w:p w14:paraId="1F3A8BB3" w14:textId="468DE8A2" w:rsidR="00974137" w:rsidRPr="00903DBA" w:rsidRDefault="00974137" w:rsidP="00974137">
      <w:pPr>
        <w:pStyle w:val="Code"/>
        <w:rPr>
          <w:highlight w:val="white"/>
        </w:rPr>
      </w:pPr>
      <w:r w:rsidRPr="00903DBA">
        <w:rPr>
          <w:highlight w:val="white"/>
        </w:rPr>
        <w:t xml:space="preserve">          AddMiddleCode(</w:t>
      </w:r>
      <w:r w:rsidR="00A340D5" w:rsidRPr="00903DBA">
        <w:rPr>
          <w:highlight w:val="white"/>
        </w:rPr>
        <w:t>longList</w:t>
      </w:r>
      <w:r w:rsidRPr="00903DBA">
        <w:rPr>
          <w:highlight w:val="white"/>
        </w:rPr>
        <w:t>, MiddleOperator.TopFloat,</w:t>
      </w:r>
    </w:p>
    <w:p w14:paraId="240E04C1" w14:textId="77777777" w:rsidR="00974137" w:rsidRPr="00903DBA" w:rsidRDefault="00974137" w:rsidP="00974137">
      <w:pPr>
        <w:pStyle w:val="Code"/>
        <w:rPr>
          <w:highlight w:val="white"/>
        </w:rPr>
      </w:pPr>
      <w:r w:rsidRPr="00903DBA">
        <w:rPr>
          <w:highlight w:val="white"/>
        </w:rPr>
        <w:t xml:space="preserve">                        leftExpression.Symbol);</w:t>
      </w:r>
    </w:p>
    <w:p w14:paraId="48D938D4" w14:textId="77777777" w:rsidR="00974137" w:rsidRPr="00903DBA" w:rsidRDefault="00974137" w:rsidP="00974137">
      <w:pPr>
        <w:pStyle w:val="Code"/>
        <w:rPr>
          <w:highlight w:val="white"/>
        </w:rPr>
      </w:pPr>
      <w:r w:rsidRPr="00903DBA">
        <w:rPr>
          <w:highlight w:val="white"/>
        </w:rPr>
        <w:t xml:space="preserve">          List&lt;MiddleCode&gt; shortList = new List&lt;MiddleCode&gt;();</w:t>
      </w:r>
    </w:p>
    <w:p w14:paraId="5065F940" w14:textId="3BB8443E" w:rsidR="00974137" w:rsidRPr="00903DBA" w:rsidRDefault="00974137" w:rsidP="00974137">
      <w:pPr>
        <w:pStyle w:val="Code"/>
        <w:rPr>
          <w:highlight w:val="white"/>
        </w:rPr>
      </w:pPr>
      <w:r w:rsidRPr="00903DBA">
        <w:rPr>
          <w:highlight w:val="white"/>
        </w:rPr>
        <w:t xml:space="preserve">          shortList.AddRange(</w:t>
      </w:r>
      <w:r w:rsidR="00A340D5" w:rsidRPr="00903DBA">
        <w:rPr>
          <w:highlight w:val="white"/>
        </w:rPr>
        <w:t>longList</w:t>
      </w:r>
      <w:r w:rsidRPr="00903DBA">
        <w:rPr>
          <w:highlight w:val="white"/>
        </w:rPr>
        <w:t>);</w:t>
      </w:r>
    </w:p>
    <w:p w14:paraId="7CD0A880" w14:textId="1D85C1ED" w:rsidR="00D800B4" w:rsidRPr="00903DBA" w:rsidRDefault="00E619A5" w:rsidP="00C15E2A">
      <w:pPr>
        <w:rPr>
          <w:highlight w:val="white"/>
        </w:rPr>
      </w:pPr>
      <w:r w:rsidRPr="00903DBA">
        <w:rPr>
          <w:highlight w:val="white"/>
        </w:rPr>
        <w:lastRenderedPageBreak/>
        <w:t>In case of floating type, t</w:t>
      </w:r>
      <w:r w:rsidR="0050625E" w:rsidRPr="00903DBA">
        <w:rPr>
          <w:highlight w:val="white"/>
        </w:rPr>
        <w:t>here is a difference between</w:t>
      </w:r>
      <w:r w:rsidRPr="00903DBA">
        <w:rPr>
          <w:highlight w:val="white"/>
        </w:rPr>
        <w:t xml:space="preserve"> the short list and long list. </w:t>
      </w:r>
      <w:r w:rsidR="005E4835" w:rsidRPr="00903DBA">
        <w:rPr>
          <w:highlight w:val="white"/>
        </w:rPr>
        <w:t>In the long list, the resulting value of the assignment (which equals the new value of the left expression) shall be used. Therefore, it is preserved on the stack. In the short list, the value is popped from the stack</w:t>
      </w:r>
      <w:r w:rsidR="00FE07AE" w:rsidRPr="00903DBA">
        <w:rPr>
          <w:highlight w:val="white"/>
        </w:rPr>
        <w:t>, since the value shall not be used, only the side effect of the assignment.</w:t>
      </w:r>
    </w:p>
    <w:p w14:paraId="7317FD17" w14:textId="77777777" w:rsidR="00974137" w:rsidRPr="00903DBA" w:rsidRDefault="00974137" w:rsidP="00974137">
      <w:pPr>
        <w:pStyle w:val="Code"/>
        <w:rPr>
          <w:highlight w:val="white"/>
        </w:rPr>
      </w:pPr>
      <w:r w:rsidRPr="00903DBA">
        <w:rPr>
          <w:highlight w:val="white"/>
        </w:rPr>
        <w:t xml:space="preserve">          AddMiddleCode(shortList, MiddleOperator.PopFloat);</w:t>
      </w:r>
    </w:p>
    <w:p w14:paraId="7A554A52" w14:textId="62B0385D" w:rsidR="00974137" w:rsidRPr="00903DBA" w:rsidRDefault="00974137" w:rsidP="00974137">
      <w:pPr>
        <w:pStyle w:val="Code"/>
        <w:rPr>
          <w:highlight w:val="white"/>
        </w:rPr>
      </w:pPr>
      <w:r w:rsidRPr="00903DBA">
        <w:rPr>
          <w:highlight w:val="white"/>
        </w:rPr>
        <w:t xml:space="preserve">          return (new Expression(leftExpression.Symbol, shortList, </w:t>
      </w:r>
      <w:r w:rsidR="00A340D5" w:rsidRPr="00903DBA">
        <w:rPr>
          <w:highlight w:val="white"/>
        </w:rPr>
        <w:t>longList</w:t>
      </w:r>
      <w:r w:rsidRPr="00903DBA">
        <w:rPr>
          <w:highlight w:val="white"/>
        </w:rPr>
        <w:t>));</w:t>
      </w:r>
    </w:p>
    <w:p w14:paraId="35112C71" w14:textId="599E6619" w:rsidR="00974137" w:rsidRPr="00903DBA" w:rsidRDefault="00974137" w:rsidP="00974137">
      <w:pPr>
        <w:pStyle w:val="Code"/>
        <w:rPr>
          <w:highlight w:val="white"/>
        </w:rPr>
      </w:pPr>
      <w:r w:rsidRPr="00903DBA">
        <w:rPr>
          <w:highlight w:val="white"/>
        </w:rPr>
        <w:t xml:space="preserve">        }</w:t>
      </w:r>
    </w:p>
    <w:p w14:paraId="2CBFA845" w14:textId="012C0262" w:rsidR="00B82530" w:rsidRPr="00903DBA" w:rsidRDefault="00AA2FD5" w:rsidP="00B82530">
      <w:pPr>
        <w:rPr>
          <w:highlight w:val="white"/>
        </w:rPr>
      </w:pPr>
      <w:r w:rsidRPr="00903DBA">
        <w:rPr>
          <w:highlight w:val="white"/>
        </w:rPr>
        <w:t>In case of integral type, we add an assign instruction to the final code.</w:t>
      </w:r>
    </w:p>
    <w:p w14:paraId="6EE2C03E" w14:textId="6B5B4107" w:rsidR="00974137" w:rsidRPr="00903DBA" w:rsidRDefault="00974137" w:rsidP="00974137">
      <w:pPr>
        <w:pStyle w:val="Code"/>
        <w:rPr>
          <w:highlight w:val="white"/>
        </w:rPr>
      </w:pPr>
      <w:r w:rsidRPr="00903DBA">
        <w:rPr>
          <w:highlight w:val="white"/>
        </w:rPr>
        <w:t xml:space="preserve">        else {</w:t>
      </w:r>
    </w:p>
    <w:p w14:paraId="6BA86FF9" w14:textId="77777777" w:rsidR="00EC1143" w:rsidRPr="00903DBA" w:rsidRDefault="00EC1143" w:rsidP="00EC1143">
      <w:pPr>
        <w:pStyle w:val="Code"/>
        <w:rPr>
          <w:highlight w:val="white"/>
        </w:rPr>
      </w:pPr>
      <w:r w:rsidRPr="00903DBA">
        <w:rPr>
          <w:highlight w:val="white"/>
        </w:rPr>
        <w:t xml:space="preserve">          if (leftExpression.Symbol.Type.IsStructOrUnion()) {</w:t>
      </w:r>
    </w:p>
    <w:p w14:paraId="3ABF63B1" w14:textId="2C6709EC" w:rsidR="00D846FD" w:rsidRPr="00903DBA" w:rsidRDefault="00D846FD" w:rsidP="00D846FD">
      <w:pPr>
        <w:pStyle w:val="Code"/>
        <w:rPr>
          <w:highlight w:val="white"/>
        </w:rPr>
      </w:pPr>
      <w:r w:rsidRPr="00903DBA">
        <w:rPr>
          <w:highlight w:val="white"/>
        </w:rPr>
        <w:t xml:space="preserve">            AddMiddleCode(longList, MiddleOperator.</w:t>
      </w:r>
      <w:r w:rsidR="008E27F0" w:rsidRPr="00903DBA">
        <w:rPr>
          <w:highlight w:val="white"/>
        </w:rPr>
        <w:t>AssignInit</w:t>
      </w:r>
      <w:r w:rsidRPr="00903DBA">
        <w:rPr>
          <w:highlight w:val="white"/>
        </w:rPr>
        <w:t>,</w:t>
      </w:r>
    </w:p>
    <w:p w14:paraId="5B604561" w14:textId="77777777" w:rsidR="00D846FD" w:rsidRPr="00903DBA" w:rsidRDefault="00D846FD" w:rsidP="00D846FD">
      <w:pPr>
        <w:pStyle w:val="Code"/>
        <w:rPr>
          <w:highlight w:val="white"/>
        </w:rPr>
      </w:pPr>
      <w:r w:rsidRPr="00903DBA">
        <w:rPr>
          <w:highlight w:val="white"/>
        </w:rPr>
        <w:t xml:space="preserve">                          leftExpression.Symbol, rightExpression.Symbol);</w:t>
      </w:r>
    </w:p>
    <w:p w14:paraId="5DD2A079" w14:textId="77777777" w:rsidR="00EC1143" w:rsidRPr="00903DBA" w:rsidRDefault="00EC1143" w:rsidP="00EC1143">
      <w:pPr>
        <w:pStyle w:val="Code"/>
        <w:rPr>
          <w:highlight w:val="white"/>
        </w:rPr>
      </w:pPr>
      <w:r w:rsidRPr="00903DBA">
        <w:rPr>
          <w:highlight w:val="white"/>
        </w:rPr>
        <w:t xml:space="preserve">          }</w:t>
      </w:r>
    </w:p>
    <w:p w14:paraId="746319D8" w14:textId="77777777" w:rsidR="00EC1143" w:rsidRPr="00903DBA" w:rsidRDefault="00EC1143" w:rsidP="00EC1143">
      <w:pPr>
        <w:pStyle w:val="Code"/>
        <w:rPr>
          <w:highlight w:val="white"/>
        </w:rPr>
      </w:pPr>
    </w:p>
    <w:p w14:paraId="0BF5F886" w14:textId="4F383CF4" w:rsidR="00974137" w:rsidRPr="00903DBA" w:rsidRDefault="00974137" w:rsidP="00974137">
      <w:pPr>
        <w:pStyle w:val="Code"/>
        <w:rPr>
          <w:highlight w:val="white"/>
        </w:rPr>
      </w:pPr>
      <w:r w:rsidRPr="00903DBA">
        <w:rPr>
          <w:highlight w:val="white"/>
        </w:rPr>
        <w:t xml:space="preserve">          AddMiddleCode(</w:t>
      </w:r>
      <w:r w:rsidR="00A340D5" w:rsidRPr="00903DBA">
        <w:rPr>
          <w:highlight w:val="white"/>
        </w:rPr>
        <w:t>longList</w:t>
      </w:r>
      <w:r w:rsidRPr="00903DBA">
        <w:rPr>
          <w:highlight w:val="white"/>
        </w:rPr>
        <w:t>, MiddleOperator.Assign,</w:t>
      </w:r>
    </w:p>
    <w:p w14:paraId="764BD2AA" w14:textId="77777777" w:rsidR="00974137" w:rsidRPr="00903DBA" w:rsidRDefault="00974137" w:rsidP="00974137">
      <w:pPr>
        <w:pStyle w:val="Code"/>
        <w:rPr>
          <w:highlight w:val="white"/>
        </w:rPr>
      </w:pPr>
      <w:r w:rsidRPr="00903DBA">
        <w:rPr>
          <w:highlight w:val="white"/>
        </w:rPr>
        <w:t xml:space="preserve">                        leftExpression.Symbol, rightExpression.Symbol);</w:t>
      </w:r>
    </w:p>
    <w:p w14:paraId="55DDC77B" w14:textId="77777777" w:rsidR="00974137" w:rsidRPr="00903DBA" w:rsidRDefault="00974137" w:rsidP="00974137">
      <w:pPr>
        <w:pStyle w:val="Code"/>
        <w:rPr>
          <w:highlight w:val="white"/>
        </w:rPr>
      </w:pPr>
      <w:r w:rsidRPr="00903DBA">
        <w:rPr>
          <w:highlight w:val="white"/>
        </w:rPr>
        <w:t xml:space="preserve">          BigInteger? bitFieldMask =</w:t>
      </w:r>
    </w:p>
    <w:p w14:paraId="383AA01D" w14:textId="5B312B0B" w:rsidR="00974137" w:rsidRPr="00903DBA" w:rsidRDefault="00974137" w:rsidP="00974137">
      <w:pPr>
        <w:pStyle w:val="Code"/>
        <w:rPr>
          <w:highlight w:val="white"/>
        </w:rPr>
      </w:pPr>
      <w:r w:rsidRPr="00903DBA">
        <w:rPr>
          <w:highlight w:val="white"/>
        </w:rPr>
        <w:t xml:space="preserve">                     leftExpression.Symbol.Type.</w:t>
      </w:r>
      <w:r w:rsidR="001A34D2" w:rsidRPr="00903DBA">
        <w:rPr>
          <w:highlight w:val="white"/>
        </w:rPr>
        <w:t>Get</w:t>
      </w:r>
      <w:r w:rsidRPr="00903DBA">
        <w:rPr>
          <w:highlight w:val="white"/>
        </w:rPr>
        <w:t>BitfieldMask();</w:t>
      </w:r>
    </w:p>
    <w:p w14:paraId="3C1D37A0" w14:textId="327991AD" w:rsidR="00974137" w:rsidRPr="00903DBA" w:rsidRDefault="00426E10" w:rsidP="00426E10">
      <w:pPr>
        <w:rPr>
          <w:highlight w:val="white"/>
        </w:rPr>
      </w:pPr>
      <w:r w:rsidRPr="00903DBA">
        <w:rPr>
          <w:highlight w:val="white"/>
        </w:rPr>
        <w:t xml:space="preserve">In case of bitfield, we add an add operation </w:t>
      </w:r>
      <w:r w:rsidR="00866CCB" w:rsidRPr="00903DBA">
        <w:rPr>
          <w:highlight w:val="white"/>
        </w:rPr>
        <w:t>to</w:t>
      </w:r>
      <w:r w:rsidRPr="00903DBA">
        <w:rPr>
          <w:highlight w:val="white"/>
        </w:rPr>
        <w:t xml:space="preserve"> set the non-relevant bits to zero.</w:t>
      </w:r>
    </w:p>
    <w:p w14:paraId="47EBCCB7" w14:textId="77777777" w:rsidR="00974137" w:rsidRPr="00903DBA" w:rsidRDefault="00974137" w:rsidP="00974137">
      <w:pPr>
        <w:pStyle w:val="Code"/>
        <w:rPr>
          <w:highlight w:val="white"/>
        </w:rPr>
      </w:pPr>
      <w:r w:rsidRPr="00903DBA">
        <w:rPr>
          <w:highlight w:val="white"/>
        </w:rPr>
        <w:t xml:space="preserve">          if (bitFieldMask != null) {</w:t>
      </w:r>
    </w:p>
    <w:p w14:paraId="3C196F48" w14:textId="77777777" w:rsidR="00974137" w:rsidRPr="00903DBA" w:rsidRDefault="00974137" w:rsidP="00974137">
      <w:pPr>
        <w:pStyle w:val="Code"/>
        <w:rPr>
          <w:highlight w:val="white"/>
        </w:rPr>
      </w:pPr>
      <w:r w:rsidRPr="00903DBA">
        <w:rPr>
          <w:highlight w:val="white"/>
        </w:rPr>
        <w:t xml:space="preserve">            Symbol maskSymbol = new Symbol(leftExpression.Symbol.Type,</w:t>
      </w:r>
    </w:p>
    <w:p w14:paraId="36CEFF17" w14:textId="77777777" w:rsidR="00974137" w:rsidRPr="00903DBA" w:rsidRDefault="00974137" w:rsidP="00974137">
      <w:pPr>
        <w:pStyle w:val="Code"/>
        <w:rPr>
          <w:highlight w:val="white"/>
        </w:rPr>
      </w:pPr>
      <w:r w:rsidRPr="00903DBA">
        <w:rPr>
          <w:highlight w:val="white"/>
        </w:rPr>
        <w:t xml:space="preserve">                                           bitFieldMask);</w:t>
      </w:r>
    </w:p>
    <w:p w14:paraId="3E1CD858" w14:textId="508C1876" w:rsidR="00974137" w:rsidRPr="00903DBA" w:rsidRDefault="00974137" w:rsidP="00974137">
      <w:pPr>
        <w:pStyle w:val="Code"/>
        <w:rPr>
          <w:highlight w:val="white"/>
        </w:rPr>
      </w:pPr>
      <w:r w:rsidRPr="00903DBA">
        <w:rPr>
          <w:highlight w:val="white"/>
        </w:rPr>
        <w:t xml:space="preserve">            AddMiddleCode(</w:t>
      </w:r>
      <w:r w:rsidR="00A340D5" w:rsidRPr="00903DBA">
        <w:rPr>
          <w:highlight w:val="white"/>
        </w:rPr>
        <w:t>longList</w:t>
      </w:r>
      <w:r w:rsidRPr="00903DBA">
        <w:rPr>
          <w:highlight w:val="white"/>
        </w:rPr>
        <w:t>, MiddleOperator.BitwiseAnd,</w:t>
      </w:r>
    </w:p>
    <w:p w14:paraId="73A46A47" w14:textId="77777777" w:rsidR="00974137" w:rsidRPr="00903DBA" w:rsidRDefault="00974137" w:rsidP="00974137">
      <w:pPr>
        <w:pStyle w:val="Code"/>
        <w:rPr>
          <w:highlight w:val="white"/>
        </w:rPr>
      </w:pPr>
      <w:r w:rsidRPr="00903DBA">
        <w:rPr>
          <w:highlight w:val="white"/>
        </w:rPr>
        <w:t xml:space="preserve">                          leftExpression.Symbol, leftExpression.Symbol,</w:t>
      </w:r>
    </w:p>
    <w:p w14:paraId="058E1C7C" w14:textId="77777777" w:rsidR="00974137" w:rsidRPr="00903DBA" w:rsidRDefault="00974137" w:rsidP="00974137">
      <w:pPr>
        <w:pStyle w:val="Code"/>
        <w:rPr>
          <w:highlight w:val="white"/>
        </w:rPr>
      </w:pPr>
      <w:r w:rsidRPr="00903DBA">
        <w:rPr>
          <w:highlight w:val="white"/>
        </w:rPr>
        <w:t xml:space="preserve">                          maskSymbol);</w:t>
      </w:r>
    </w:p>
    <w:p w14:paraId="37E769BC" w14:textId="77777777" w:rsidR="00974137" w:rsidRPr="00903DBA" w:rsidRDefault="00974137" w:rsidP="00974137">
      <w:pPr>
        <w:pStyle w:val="Code"/>
        <w:rPr>
          <w:highlight w:val="white"/>
        </w:rPr>
      </w:pPr>
      <w:r w:rsidRPr="00903DBA">
        <w:rPr>
          <w:highlight w:val="white"/>
        </w:rPr>
        <w:t xml:space="preserve">          }</w:t>
      </w:r>
    </w:p>
    <w:p w14:paraId="43D01CF9" w14:textId="3033FDBD" w:rsidR="00974137" w:rsidRPr="00903DBA" w:rsidRDefault="00154A7C" w:rsidP="00F52D94">
      <w:pPr>
        <w:rPr>
          <w:highlight w:val="white"/>
        </w:rPr>
      </w:pPr>
      <w:r w:rsidRPr="00903DBA">
        <w:rPr>
          <w:highlight w:val="white"/>
        </w:rPr>
        <w:t>In the integral case</w:t>
      </w:r>
      <w:r w:rsidR="00F52D94" w:rsidRPr="00903DBA">
        <w:rPr>
          <w:highlight w:val="white"/>
        </w:rPr>
        <w:t xml:space="preserve">, </w:t>
      </w:r>
      <w:r w:rsidR="00FF68F7" w:rsidRPr="00903DBA">
        <w:rPr>
          <w:highlight w:val="white"/>
        </w:rPr>
        <w:t xml:space="preserve">we set the code list as both the short list and long list in the resulting expression since </w:t>
      </w:r>
      <w:r w:rsidR="00233A60" w:rsidRPr="00903DBA">
        <w:rPr>
          <w:highlight w:val="white"/>
        </w:rPr>
        <w:t>the assignment is a side effect.</w:t>
      </w:r>
    </w:p>
    <w:p w14:paraId="21F467D5" w14:textId="65304C76" w:rsidR="00974137" w:rsidRPr="00903DBA" w:rsidRDefault="00974137" w:rsidP="00974137">
      <w:pPr>
        <w:pStyle w:val="Code"/>
        <w:rPr>
          <w:highlight w:val="white"/>
        </w:rPr>
      </w:pPr>
      <w:r w:rsidRPr="00903DBA">
        <w:rPr>
          <w:highlight w:val="white"/>
        </w:rPr>
        <w:t xml:space="preserve">          return (new Expression(leftExpression.Symbol, </w:t>
      </w:r>
      <w:r w:rsidR="00A340D5" w:rsidRPr="00903DBA">
        <w:rPr>
          <w:highlight w:val="white"/>
        </w:rPr>
        <w:t>longList</w:t>
      </w:r>
      <w:r w:rsidRPr="00903DBA">
        <w:rPr>
          <w:highlight w:val="white"/>
        </w:rPr>
        <w:t xml:space="preserve">, </w:t>
      </w:r>
      <w:r w:rsidR="00A340D5" w:rsidRPr="00903DBA">
        <w:rPr>
          <w:highlight w:val="white"/>
        </w:rPr>
        <w:t>longList</w:t>
      </w:r>
      <w:r w:rsidRPr="00903DBA">
        <w:rPr>
          <w:highlight w:val="white"/>
        </w:rPr>
        <w:t>));</w:t>
      </w:r>
    </w:p>
    <w:p w14:paraId="38401505" w14:textId="77777777" w:rsidR="00974137" w:rsidRPr="00903DBA" w:rsidRDefault="00974137" w:rsidP="00974137">
      <w:pPr>
        <w:pStyle w:val="Code"/>
        <w:rPr>
          <w:highlight w:val="white"/>
        </w:rPr>
      </w:pPr>
      <w:r w:rsidRPr="00903DBA">
        <w:rPr>
          <w:highlight w:val="white"/>
        </w:rPr>
        <w:t xml:space="preserve">        }</w:t>
      </w:r>
    </w:p>
    <w:p w14:paraId="0D7334F7" w14:textId="77777777" w:rsidR="00974137" w:rsidRPr="00903DBA" w:rsidRDefault="00974137" w:rsidP="00974137">
      <w:pPr>
        <w:pStyle w:val="Code"/>
        <w:rPr>
          <w:highlight w:val="white"/>
        </w:rPr>
      </w:pPr>
      <w:r w:rsidRPr="00903DBA">
        <w:rPr>
          <w:highlight w:val="white"/>
        </w:rPr>
        <w:t xml:space="preserve">      }</w:t>
      </w:r>
    </w:p>
    <w:p w14:paraId="17C39A89" w14:textId="77777777" w:rsidR="00974137" w:rsidRPr="00903DBA" w:rsidRDefault="00974137" w:rsidP="00974137">
      <w:pPr>
        <w:pStyle w:val="Code"/>
        <w:rPr>
          <w:highlight w:val="white"/>
        </w:rPr>
      </w:pPr>
      <w:r w:rsidRPr="00903DBA">
        <w:rPr>
          <w:highlight w:val="white"/>
        </w:rPr>
        <w:t xml:space="preserve">    }</w:t>
      </w:r>
    </w:p>
    <w:p w14:paraId="13428A25" w14:textId="3BB8B386" w:rsidR="00F82E42" w:rsidRPr="00903DBA" w:rsidRDefault="00F82E42" w:rsidP="00F82E42">
      <w:pPr>
        <w:pStyle w:val="Rubrik3"/>
        <w:numPr>
          <w:ilvl w:val="2"/>
          <w:numId w:val="121"/>
        </w:numPr>
      </w:pPr>
      <w:bookmarkStart w:id="161" w:name="_Toc57656015"/>
      <w:r w:rsidRPr="00903DBA">
        <w:t>The Condition Expression</w:t>
      </w:r>
      <w:bookmarkEnd w:id="161"/>
    </w:p>
    <w:p w14:paraId="7A624048" w14:textId="4EAAEEE4" w:rsidR="00BA322E" w:rsidRPr="00903DBA" w:rsidRDefault="00BA322E" w:rsidP="00BA322E">
      <w:pPr>
        <w:rPr>
          <w:color w:val="auto"/>
        </w:rPr>
      </w:pPr>
      <w:r w:rsidRPr="00903DBA">
        <w:t>The conditional operator applies lazy evaluation, which means that only on</w:t>
      </w:r>
      <w:r w:rsidR="00B653CC" w:rsidRPr="00903DBA">
        <w:t>e</w:t>
      </w:r>
      <w:r w:rsidRPr="00903DBA">
        <w:t xml:space="preserve"> of the true or false expression will be evaluated.</w:t>
      </w:r>
    </w:p>
    <w:p w14:paraId="0FD300C4" w14:textId="77777777" w:rsidR="00815D7B" w:rsidRPr="00903DBA" w:rsidRDefault="00815D7B" w:rsidP="00815D7B">
      <w:pPr>
        <w:pStyle w:val="CodeHeader"/>
      </w:pPr>
      <w:proofErr w:type="spellStart"/>
      <w:r w:rsidRPr="00903DBA">
        <w:t>MainParser.gppg</w:t>
      </w:r>
      <w:proofErr w:type="spellEnd"/>
    </w:p>
    <w:p w14:paraId="74BB74E3" w14:textId="77777777" w:rsidR="00B653CC" w:rsidRPr="00903DBA" w:rsidRDefault="00B653CC" w:rsidP="00B653CC">
      <w:pPr>
        <w:pStyle w:val="Code"/>
        <w:rPr>
          <w:highlight w:val="white"/>
        </w:rPr>
      </w:pPr>
      <w:r w:rsidRPr="00903DBA">
        <w:rPr>
          <w:highlight w:val="white"/>
        </w:rPr>
        <w:t>condition_expression:</w:t>
      </w:r>
    </w:p>
    <w:p w14:paraId="568019D5" w14:textId="77777777" w:rsidR="00B653CC" w:rsidRPr="00903DBA" w:rsidRDefault="00B653CC" w:rsidP="00B653CC">
      <w:pPr>
        <w:pStyle w:val="Code"/>
        <w:rPr>
          <w:highlight w:val="white"/>
        </w:rPr>
      </w:pPr>
      <w:r w:rsidRPr="00903DBA">
        <w:rPr>
          <w:highlight w:val="white"/>
        </w:rPr>
        <w:t xml:space="preserve">    logical_or_expression {</w:t>
      </w:r>
    </w:p>
    <w:p w14:paraId="0B6BD37A" w14:textId="77777777" w:rsidR="00B653CC" w:rsidRPr="00903DBA" w:rsidRDefault="00B653CC" w:rsidP="00B653CC">
      <w:pPr>
        <w:pStyle w:val="Code"/>
        <w:rPr>
          <w:highlight w:val="white"/>
        </w:rPr>
      </w:pPr>
      <w:r w:rsidRPr="00903DBA">
        <w:rPr>
          <w:highlight w:val="white"/>
        </w:rPr>
        <w:t xml:space="preserve">      $$ = $1;</w:t>
      </w:r>
    </w:p>
    <w:p w14:paraId="429CB3A8" w14:textId="77777777" w:rsidR="00B653CC" w:rsidRPr="00903DBA" w:rsidRDefault="00B653CC" w:rsidP="00B653CC">
      <w:pPr>
        <w:pStyle w:val="Code"/>
        <w:rPr>
          <w:highlight w:val="white"/>
        </w:rPr>
      </w:pPr>
      <w:r w:rsidRPr="00903DBA">
        <w:rPr>
          <w:highlight w:val="white"/>
        </w:rPr>
        <w:t xml:space="preserve">    }</w:t>
      </w:r>
    </w:p>
    <w:p w14:paraId="25180C72" w14:textId="1FFD311B" w:rsidR="00B653CC" w:rsidRPr="00903DBA" w:rsidRDefault="00B653CC" w:rsidP="00B653CC">
      <w:pPr>
        <w:pStyle w:val="Code"/>
        <w:rPr>
          <w:highlight w:val="white"/>
        </w:rPr>
      </w:pPr>
      <w:r w:rsidRPr="00903DBA">
        <w:rPr>
          <w:highlight w:val="white"/>
        </w:rPr>
        <w:t xml:space="preserve">  | logical_or_expression QUESTION_MARK expression</w:t>
      </w:r>
      <w:r w:rsidR="00C205EC" w:rsidRPr="00903DBA">
        <w:rPr>
          <w:highlight w:val="white"/>
        </w:rPr>
        <w:t xml:space="preserve"> </w:t>
      </w:r>
      <w:r w:rsidRPr="00903DBA">
        <w:rPr>
          <w:highlight w:val="white"/>
        </w:rPr>
        <w:t>COLON condition_expression{</w:t>
      </w:r>
    </w:p>
    <w:p w14:paraId="3A929545" w14:textId="78DCDB8B" w:rsidR="00B653CC" w:rsidRPr="00903DBA" w:rsidRDefault="00B653CC" w:rsidP="00B653CC">
      <w:pPr>
        <w:pStyle w:val="Code"/>
        <w:rPr>
          <w:highlight w:val="white"/>
        </w:rPr>
      </w:pPr>
      <w:r w:rsidRPr="00903DBA">
        <w:rPr>
          <w:highlight w:val="white"/>
        </w:rPr>
        <w:t xml:space="preserve">      $$ = MiddleCodeGenerator.ConditionalExpression($1, $3, $5);</w:t>
      </w:r>
    </w:p>
    <w:p w14:paraId="247549D1" w14:textId="14632BAA" w:rsidR="00B653CC" w:rsidRPr="00903DBA" w:rsidRDefault="00B653CC" w:rsidP="00B653CC">
      <w:pPr>
        <w:pStyle w:val="Code"/>
        <w:rPr>
          <w:highlight w:val="white"/>
        </w:rPr>
      </w:pPr>
      <w:r w:rsidRPr="00903DBA">
        <w:rPr>
          <w:highlight w:val="white"/>
        </w:rPr>
        <w:t xml:space="preserve">    };</w:t>
      </w:r>
    </w:p>
    <w:p w14:paraId="3B8EE436" w14:textId="2DE2314D" w:rsidR="00886DEE" w:rsidRPr="00903DBA" w:rsidRDefault="00886DEE" w:rsidP="00886DEE">
      <w:pPr>
        <w:pStyle w:val="CodeHeader"/>
        <w:rPr>
          <w:highlight w:val="white"/>
        </w:rPr>
      </w:pPr>
      <w:proofErr w:type="spellStart"/>
      <w:r w:rsidRPr="00903DBA">
        <w:rPr>
          <w:highlight w:val="white"/>
        </w:rPr>
        <w:t>MiddleCodeGenerator.cs</w:t>
      </w:r>
      <w:proofErr w:type="spellEnd"/>
    </w:p>
    <w:p w14:paraId="23507068" w14:textId="77777777" w:rsidR="008234C7" w:rsidRPr="00903DBA" w:rsidRDefault="008234C7" w:rsidP="008234C7">
      <w:pPr>
        <w:pStyle w:val="Code"/>
        <w:rPr>
          <w:highlight w:val="white"/>
        </w:rPr>
      </w:pPr>
      <w:r w:rsidRPr="00903DBA">
        <w:rPr>
          <w:highlight w:val="white"/>
        </w:rPr>
        <w:t xml:space="preserve">    public static Expression ConditionalExpression(Expression testExpression,</w:t>
      </w:r>
    </w:p>
    <w:p w14:paraId="27CE53A7" w14:textId="7AD26DFE" w:rsidR="008234C7" w:rsidRPr="00903DBA" w:rsidRDefault="008234C7" w:rsidP="008234C7">
      <w:pPr>
        <w:pStyle w:val="Code"/>
        <w:rPr>
          <w:highlight w:val="white"/>
        </w:rPr>
      </w:pPr>
      <w:r w:rsidRPr="00903DBA">
        <w:rPr>
          <w:highlight w:val="white"/>
        </w:rPr>
        <w:t xml:space="preserve">            </w:t>
      </w:r>
      <w:r w:rsidR="00212896" w:rsidRPr="00903DBA">
        <w:rPr>
          <w:highlight w:val="white"/>
        </w:rPr>
        <w:t xml:space="preserve">  </w:t>
      </w:r>
      <w:r w:rsidRPr="00903DBA">
        <w:rPr>
          <w:highlight w:val="white"/>
        </w:rPr>
        <w:t xml:space="preserve">                                   Expression trueExpression,</w:t>
      </w:r>
    </w:p>
    <w:p w14:paraId="5FF4F895" w14:textId="632E3462" w:rsidR="008234C7" w:rsidRPr="00903DBA" w:rsidRDefault="008234C7" w:rsidP="008234C7">
      <w:pPr>
        <w:pStyle w:val="Code"/>
        <w:rPr>
          <w:highlight w:val="white"/>
        </w:rPr>
      </w:pPr>
      <w:r w:rsidRPr="00903DBA">
        <w:rPr>
          <w:highlight w:val="white"/>
        </w:rPr>
        <w:t xml:space="preserve">              </w:t>
      </w:r>
      <w:r w:rsidR="00212896" w:rsidRPr="00903DBA">
        <w:rPr>
          <w:highlight w:val="white"/>
        </w:rPr>
        <w:t xml:space="preserve">  </w:t>
      </w:r>
      <w:r w:rsidRPr="00903DBA">
        <w:rPr>
          <w:highlight w:val="white"/>
        </w:rPr>
        <w:t xml:space="preserve">                                 Expression falseExpression) {</w:t>
      </w:r>
    </w:p>
    <w:p w14:paraId="53F162D0" w14:textId="0E294E86" w:rsidR="008234C7" w:rsidRPr="00903DBA" w:rsidRDefault="00E75DDA" w:rsidP="00E75DDA">
      <w:pPr>
        <w:rPr>
          <w:highlight w:val="white"/>
        </w:rPr>
      </w:pPr>
      <w:r w:rsidRPr="00903DBA">
        <w:rPr>
          <w:highlight w:val="white"/>
        </w:rPr>
        <w:lastRenderedPageBreak/>
        <w:t>We type cast the test expression to logical type.</w:t>
      </w:r>
    </w:p>
    <w:p w14:paraId="6E68BAF9" w14:textId="671888A2" w:rsidR="008234C7" w:rsidRPr="00903DBA" w:rsidRDefault="008234C7" w:rsidP="008234C7">
      <w:pPr>
        <w:pStyle w:val="Code"/>
        <w:rPr>
          <w:highlight w:val="white"/>
        </w:rPr>
      </w:pPr>
      <w:r w:rsidRPr="00903DBA">
        <w:rPr>
          <w:highlight w:val="white"/>
        </w:rPr>
        <w:t xml:space="preserve">      testExpression = TypeCast.ToLogical(testExpression);</w:t>
      </w:r>
    </w:p>
    <w:p w14:paraId="333EAFBB" w14:textId="1AE5F081" w:rsidR="00CE57B4" w:rsidRPr="00903DBA" w:rsidRDefault="00CE57B4" w:rsidP="00CE57B4">
      <w:pPr>
        <w:rPr>
          <w:highlight w:val="white"/>
        </w:rPr>
      </w:pPr>
      <w:r w:rsidRPr="00903DBA">
        <w:rPr>
          <w:highlight w:val="white"/>
        </w:rPr>
        <w:t xml:space="preserve">If the test expression is constant, </w:t>
      </w:r>
      <w:r w:rsidR="00FD2D06" w:rsidRPr="00903DBA">
        <w:rPr>
          <w:highlight w:val="white"/>
        </w:rPr>
        <w:t>we simple return the true</w:t>
      </w:r>
      <w:r w:rsidR="00192E62" w:rsidRPr="00903DBA">
        <w:rPr>
          <w:highlight w:val="white"/>
        </w:rPr>
        <w:t xml:space="preserve"> or</w:t>
      </w:r>
      <w:r w:rsidR="00FD2D06" w:rsidRPr="00903DBA">
        <w:rPr>
          <w:highlight w:val="white"/>
        </w:rPr>
        <w:t xml:space="preserve"> false expression depending on whether the </w:t>
      </w:r>
      <w:r w:rsidR="0088191B" w:rsidRPr="00903DBA">
        <w:rPr>
          <w:highlight w:val="white"/>
        </w:rPr>
        <w:t>test expression is true.</w:t>
      </w:r>
    </w:p>
    <w:p w14:paraId="42D9D480" w14:textId="77777777" w:rsidR="008234C7" w:rsidRPr="00903DBA" w:rsidRDefault="008234C7" w:rsidP="008234C7">
      <w:pPr>
        <w:pStyle w:val="Code"/>
        <w:rPr>
          <w:highlight w:val="white"/>
        </w:rPr>
      </w:pPr>
      <w:r w:rsidRPr="00903DBA">
        <w:rPr>
          <w:highlight w:val="white"/>
        </w:rPr>
        <w:t xml:space="preserve">      if (ConstantExpression.IsConstant(testExpression)) {</w:t>
      </w:r>
    </w:p>
    <w:p w14:paraId="38A9D664" w14:textId="77777777" w:rsidR="00F758FC" w:rsidRPr="00903DBA" w:rsidRDefault="008234C7" w:rsidP="008234C7">
      <w:pPr>
        <w:pStyle w:val="Code"/>
        <w:rPr>
          <w:highlight w:val="white"/>
        </w:rPr>
      </w:pPr>
      <w:r w:rsidRPr="00903DBA">
        <w:rPr>
          <w:highlight w:val="white"/>
        </w:rPr>
        <w:t xml:space="preserve">        return ConstantExpression.IsTrue(testExpression)</w:t>
      </w:r>
    </w:p>
    <w:p w14:paraId="39B9F7A9" w14:textId="6DC647E3" w:rsidR="008234C7" w:rsidRPr="00903DBA" w:rsidRDefault="00F758FC" w:rsidP="008234C7">
      <w:pPr>
        <w:pStyle w:val="Code"/>
        <w:rPr>
          <w:highlight w:val="white"/>
        </w:rPr>
      </w:pPr>
      <w:r w:rsidRPr="00903DBA">
        <w:rPr>
          <w:highlight w:val="white"/>
        </w:rPr>
        <w:t xml:space="preserve">              </w:t>
      </w:r>
      <w:r w:rsidR="008234C7" w:rsidRPr="00903DBA">
        <w:rPr>
          <w:highlight w:val="white"/>
        </w:rPr>
        <w:t xml:space="preserve"> ? falseExpression : trueExpression;</w:t>
      </w:r>
    </w:p>
    <w:p w14:paraId="2E5EDAF9" w14:textId="77777777" w:rsidR="008234C7" w:rsidRPr="00903DBA" w:rsidRDefault="008234C7" w:rsidP="008234C7">
      <w:pPr>
        <w:pStyle w:val="Code"/>
        <w:rPr>
          <w:highlight w:val="white"/>
        </w:rPr>
      </w:pPr>
      <w:r w:rsidRPr="00903DBA">
        <w:rPr>
          <w:highlight w:val="white"/>
        </w:rPr>
        <w:t xml:space="preserve">      }</w:t>
      </w:r>
    </w:p>
    <w:p w14:paraId="08034E5D" w14:textId="1B88EA05" w:rsidR="008234C7" w:rsidRPr="00903DBA" w:rsidRDefault="00B5070F" w:rsidP="00192E62">
      <w:pPr>
        <w:rPr>
          <w:highlight w:val="white"/>
        </w:rPr>
      </w:pPr>
      <w:r w:rsidRPr="00903DBA">
        <w:rPr>
          <w:highlight w:val="white"/>
        </w:rPr>
        <w:t>I</w:t>
      </w:r>
      <w:r w:rsidR="00192E62" w:rsidRPr="00903DBA">
        <w:rPr>
          <w:highlight w:val="white"/>
        </w:rPr>
        <w:t xml:space="preserve">f both the true and false expressions hold logical </w:t>
      </w:r>
      <w:r w:rsidR="005A064A" w:rsidRPr="00903DBA">
        <w:rPr>
          <w:highlight w:val="white"/>
        </w:rPr>
        <w:t>types,</w:t>
      </w:r>
      <w:r w:rsidR="0006600E" w:rsidRPr="00903DBA">
        <w:rPr>
          <w:highlight w:val="white"/>
        </w:rPr>
        <w:t xml:space="preserve"> we keep their types.</w:t>
      </w:r>
    </w:p>
    <w:p w14:paraId="71A3D248" w14:textId="77777777" w:rsidR="004922D6" w:rsidRPr="00903DBA" w:rsidRDefault="008234C7" w:rsidP="008234C7">
      <w:pPr>
        <w:pStyle w:val="Code"/>
        <w:rPr>
          <w:highlight w:val="white"/>
        </w:rPr>
      </w:pPr>
      <w:r w:rsidRPr="00903DBA">
        <w:rPr>
          <w:highlight w:val="white"/>
        </w:rPr>
        <w:t xml:space="preserve">      if (trueExpression.Symbol.Type.IsLogical() &amp;&amp;</w:t>
      </w:r>
    </w:p>
    <w:p w14:paraId="01E1F957" w14:textId="6E868314" w:rsidR="008234C7" w:rsidRPr="00903DBA" w:rsidRDefault="004922D6" w:rsidP="008234C7">
      <w:pPr>
        <w:pStyle w:val="Code"/>
        <w:rPr>
          <w:highlight w:val="white"/>
        </w:rPr>
      </w:pPr>
      <w:r w:rsidRPr="00903DBA">
        <w:rPr>
          <w:highlight w:val="white"/>
        </w:rPr>
        <w:t xml:space="preserve">         </w:t>
      </w:r>
      <w:r w:rsidR="008234C7" w:rsidRPr="00903DBA">
        <w:rPr>
          <w:highlight w:val="white"/>
        </w:rPr>
        <w:t xml:space="preserve"> falseExpression.Symbol.Type.IsLogical()) {</w:t>
      </w:r>
    </w:p>
    <w:p w14:paraId="395F781F" w14:textId="6F8DF5E6" w:rsidR="005A064A" w:rsidRPr="00903DBA" w:rsidRDefault="005A064A" w:rsidP="004F7998">
      <w:pPr>
        <w:rPr>
          <w:highlight w:val="white"/>
        </w:rPr>
      </w:pPr>
      <w:r w:rsidRPr="00903DBA">
        <w:rPr>
          <w:highlight w:val="white"/>
        </w:rPr>
        <w:t xml:space="preserve">We start by </w:t>
      </w:r>
      <w:proofErr w:type="spellStart"/>
      <w:r w:rsidRPr="00903DBA">
        <w:rPr>
          <w:highlight w:val="white"/>
        </w:rPr>
        <w:t>backpathing</w:t>
      </w:r>
      <w:proofErr w:type="spellEnd"/>
      <w:r w:rsidRPr="00903DBA">
        <w:rPr>
          <w:highlight w:val="white"/>
        </w:rPr>
        <w:t xml:space="preserve"> the </w:t>
      </w:r>
      <w:r w:rsidR="004F7998" w:rsidRPr="00903DBA">
        <w:rPr>
          <w:highlight w:val="white"/>
        </w:rPr>
        <w:t>true and false set of the test expression to the beginning of the true and false expression’s code list.</w:t>
      </w:r>
    </w:p>
    <w:p w14:paraId="552730E2" w14:textId="77777777" w:rsidR="008234C7" w:rsidRPr="00903DBA" w:rsidRDefault="008234C7" w:rsidP="008234C7">
      <w:pPr>
        <w:pStyle w:val="Code"/>
        <w:rPr>
          <w:highlight w:val="white"/>
        </w:rPr>
      </w:pPr>
      <w:r w:rsidRPr="00903DBA">
        <w:rPr>
          <w:highlight w:val="white"/>
        </w:rPr>
        <w:t xml:space="preserve">        Backpatch(testExpression.Symbol.TrueSet, trueExpression.LongList);</w:t>
      </w:r>
    </w:p>
    <w:p w14:paraId="5B8B235F" w14:textId="77777777" w:rsidR="008234C7" w:rsidRPr="00903DBA" w:rsidRDefault="008234C7" w:rsidP="008234C7">
      <w:pPr>
        <w:pStyle w:val="Code"/>
        <w:rPr>
          <w:highlight w:val="white"/>
        </w:rPr>
      </w:pPr>
      <w:r w:rsidRPr="00903DBA">
        <w:rPr>
          <w:highlight w:val="white"/>
        </w:rPr>
        <w:t xml:space="preserve">        Backpatch(testExpression.Symbol.FalseSet, falseExpression.LongList);</w:t>
      </w:r>
    </w:p>
    <w:p w14:paraId="03D8D91E" w14:textId="5211CCB3" w:rsidR="008234C7" w:rsidRPr="00903DBA" w:rsidRDefault="003D2AED" w:rsidP="003D2AED">
      <w:pPr>
        <w:rPr>
          <w:highlight w:val="white"/>
        </w:rPr>
      </w:pPr>
      <w:r w:rsidRPr="00903DBA">
        <w:rPr>
          <w:highlight w:val="white"/>
        </w:rPr>
        <w:t>The result</w:t>
      </w:r>
      <w:r w:rsidR="00D359FC" w:rsidRPr="00903DBA">
        <w:rPr>
          <w:highlight w:val="white"/>
        </w:rPr>
        <w:t>ing</w:t>
      </w:r>
      <w:r w:rsidRPr="00903DBA">
        <w:rPr>
          <w:highlight w:val="white"/>
        </w:rPr>
        <w:t xml:space="preserve"> true set is the union of the true </w:t>
      </w:r>
      <w:r w:rsidR="003441FD" w:rsidRPr="00903DBA">
        <w:rPr>
          <w:highlight w:val="white"/>
        </w:rPr>
        <w:t>sets of the true and false expression</w:t>
      </w:r>
      <w:r w:rsidR="00D359FC" w:rsidRPr="00903DBA">
        <w:rPr>
          <w:highlight w:val="white"/>
        </w:rPr>
        <w:t xml:space="preserve">, and the resulting </w:t>
      </w:r>
      <w:r w:rsidR="003441FD" w:rsidRPr="00903DBA">
        <w:rPr>
          <w:highlight w:val="white"/>
        </w:rPr>
        <w:t>false set is the union of the false sets of the true and false expression.</w:t>
      </w:r>
    </w:p>
    <w:p w14:paraId="310E1310" w14:textId="77777777" w:rsidR="008234C7" w:rsidRPr="00903DBA" w:rsidRDefault="008234C7" w:rsidP="008234C7">
      <w:pPr>
        <w:pStyle w:val="Code"/>
        <w:rPr>
          <w:highlight w:val="white"/>
        </w:rPr>
      </w:pPr>
      <w:r w:rsidRPr="00903DBA">
        <w:rPr>
          <w:highlight w:val="white"/>
        </w:rPr>
        <w:t xml:space="preserve">        ISet&lt;MiddleCode&gt; trueSet = new HashSet&lt;MiddleCode&gt;(),</w:t>
      </w:r>
    </w:p>
    <w:p w14:paraId="03FE2B60" w14:textId="77777777" w:rsidR="008234C7" w:rsidRPr="00903DBA" w:rsidRDefault="008234C7" w:rsidP="008234C7">
      <w:pPr>
        <w:pStyle w:val="Code"/>
        <w:rPr>
          <w:highlight w:val="white"/>
        </w:rPr>
      </w:pPr>
      <w:r w:rsidRPr="00903DBA">
        <w:rPr>
          <w:highlight w:val="white"/>
        </w:rPr>
        <w:t xml:space="preserve">                         falseSet = new HashSet&lt;MiddleCode&gt;();</w:t>
      </w:r>
    </w:p>
    <w:p w14:paraId="48D2BE31" w14:textId="77777777" w:rsidR="008234C7" w:rsidRPr="00903DBA" w:rsidRDefault="008234C7" w:rsidP="008234C7">
      <w:pPr>
        <w:pStyle w:val="Code"/>
        <w:rPr>
          <w:highlight w:val="white"/>
        </w:rPr>
      </w:pPr>
      <w:r w:rsidRPr="00903DBA">
        <w:rPr>
          <w:highlight w:val="white"/>
        </w:rPr>
        <w:t xml:space="preserve">        trueSet.UnionWith(trueExpression.Symbol.TrueSet);</w:t>
      </w:r>
    </w:p>
    <w:p w14:paraId="57D7401B" w14:textId="77777777" w:rsidR="008234C7" w:rsidRPr="00903DBA" w:rsidRDefault="008234C7" w:rsidP="008234C7">
      <w:pPr>
        <w:pStyle w:val="Code"/>
        <w:rPr>
          <w:highlight w:val="white"/>
        </w:rPr>
      </w:pPr>
      <w:r w:rsidRPr="00903DBA">
        <w:rPr>
          <w:highlight w:val="white"/>
        </w:rPr>
        <w:t xml:space="preserve">        trueSet.UnionWith(falseExpression.Symbol.TrueSet);</w:t>
      </w:r>
    </w:p>
    <w:p w14:paraId="77C331A2" w14:textId="77777777" w:rsidR="008234C7" w:rsidRPr="00903DBA" w:rsidRDefault="008234C7" w:rsidP="008234C7">
      <w:pPr>
        <w:pStyle w:val="Code"/>
        <w:rPr>
          <w:highlight w:val="white"/>
        </w:rPr>
      </w:pPr>
      <w:r w:rsidRPr="00903DBA">
        <w:rPr>
          <w:highlight w:val="white"/>
        </w:rPr>
        <w:t xml:space="preserve">        falseSet.UnionWith(trueExpression.Symbol.FalseSet);</w:t>
      </w:r>
    </w:p>
    <w:p w14:paraId="16540E4A" w14:textId="77777777" w:rsidR="008234C7" w:rsidRPr="00903DBA" w:rsidRDefault="008234C7" w:rsidP="008234C7">
      <w:pPr>
        <w:pStyle w:val="Code"/>
        <w:rPr>
          <w:highlight w:val="white"/>
        </w:rPr>
      </w:pPr>
      <w:r w:rsidRPr="00903DBA">
        <w:rPr>
          <w:highlight w:val="white"/>
        </w:rPr>
        <w:t xml:space="preserve">        falseSet.UnionWith(falseExpression.Symbol.FalseSet);</w:t>
      </w:r>
    </w:p>
    <w:p w14:paraId="31B4D8DE" w14:textId="77777777" w:rsidR="008234C7" w:rsidRPr="00903DBA" w:rsidRDefault="008234C7" w:rsidP="008234C7">
      <w:pPr>
        <w:pStyle w:val="Code"/>
        <w:rPr>
          <w:highlight w:val="white"/>
        </w:rPr>
      </w:pPr>
    </w:p>
    <w:p w14:paraId="01F08808" w14:textId="77777777" w:rsidR="008234C7" w:rsidRPr="00903DBA" w:rsidRDefault="008234C7" w:rsidP="008234C7">
      <w:pPr>
        <w:pStyle w:val="Code"/>
        <w:rPr>
          <w:highlight w:val="white"/>
        </w:rPr>
      </w:pPr>
      <w:r w:rsidRPr="00903DBA">
        <w:rPr>
          <w:highlight w:val="white"/>
        </w:rPr>
        <w:t xml:space="preserve">        List&lt;MiddleCode&gt; shortList = new List&lt;MiddleCode&gt;();</w:t>
      </w:r>
    </w:p>
    <w:p w14:paraId="039F440C" w14:textId="61478821" w:rsidR="008234C7" w:rsidRPr="00903DBA" w:rsidRDefault="00AC790D" w:rsidP="00AC790D">
      <w:pPr>
        <w:rPr>
          <w:highlight w:val="white"/>
        </w:rPr>
      </w:pPr>
      <w:r w:rsidRPr="00903DBA">
        <w:rPr>
          <w:highlight w:val="white"/>
        </w:rPr>
        <w:t>If the short list of both the true and false expression is empty</w:t>
      </w:r>
      <w:r w:rsidR="00212AD4" w:rsidRPr="00903DBA">
        <w:rPr>
          <w:highlight w:val="white"/>
        </w:rPr>
        <w:t xml:space="preserve">, </w:t>
      </w:r>
      <w:r w:rsidR="00523DE7" w:rsidRPr="00903DBA">
        <w:rPr>
          <w:highlight w:val="white"/>
        </w:rPr>
        <w:t xml:space="preserve">it does not matter if the test expression is true or false, and we let the </w:t>
      </w:r>
      <w:r w:rsidR="00212AD4" w:rsidRPr="00903DBA">
        <w:rPr>
          <w:highlight w:val="white"/>
        </w:rPr>
        <w:t>resulting short list be the short list of the true expression (which may be empty).</w:t>
      </w:r>
      <w:r w:rsidR="008234C7" w:rsidRPr="00903DBA">
        <w:rPr>
          <w:highlight w:val="white"/>
        </w:rPr>
        <w:t xml:space="preserve"> </w:t>
      </w:r>
    </w:p>
    <w:p w14:paraId="2D84552F" w14:textId="77777777" w:rsidR="000D56FD" w:rsidRPr="00903DBA" w:rsidRDefault="008234C7" w:rsidP="008234C7">
      <w:pPr>
        <w:pStyle w:val="Code"/>
        <w:rPr>
          <w:highlight w:val="white"/>
        </w:rPr>
      </w:pPr>
      <w:r w:rsidRPr="00903DBA">
        <w:rPr>
          <w:highlight w:val="white"/>
        </w:rPr>
        <w:t xml:space="preserve">        if (IsEmpty(trueExpression.ShortList) &amp;&amp;</w:t>
      </w:r>
    </w:p>
    <w:p w14:paraId="10022920" w14:textId="2EC5EEF7" w:rsidR="008234C7" w:rsidRPr="00903DBA" w:rsidRDefault="000D56FD" w:rsidP="008234C7">
      <w:pPr>
        <w:pStyle w:val="Code"/>
        <w:rPr>
          <w:highlight w:val="white"/>
        </w:rPr>
      </w:pPr>
      <w:r w:rsidRPr="00903DBA">
        <w:rPr>
          <w:highlight w:val="white"/>
        </w:rPr>
        <w:t xml:space="preserve">           </w:t>
      </w:r>
      <w:r w:rsidR="008234C7" w:rsidRPr="00903DBA">
        <w:rPr>
          <w:highlight w:val="white"/>
        </w:rPr>
        <w:t xml:space="preserve"> IsEmpty(falseExpression.ShortList)) {</w:t>
      </w:r>
    </w:p>
    <w:p w14:paraId="3DF073E7" w14:textId="77777777" w:rsidR="008234C7" w:rsidRPr="00903DBA" w:rsidRDefault="008234C7" w:rsidP="008234C7">
      <w:pPr>
        <w:pStyle w:val="Code"/>
        <w:rPr>
          <w:highlight w:val="white"/>
        </w:rPr>
      </w:pPr>
      <w:r w:rsidRPr="00903DBA">
        <w:rPr>
          <w:highlight w:val="white"/>
        </w:rPr>
        <w:t xml:space="preserve">          shortList.AddRange(testExpression.ShortList);</w:t>
      </w:r>
    </w:p>
    <w:p w14:paraId="4C9B33DB" w14:textId="103E4464" w:rsidR="008234C7" w:rsidRPr="00903DBA" w:rsidRDefault="008234C7" w:rsidP="008234C7">
      <w:pPr>
        <w:pStyle w:val="Code"/>
        <w:rPr>
          <w:highlight w:val="white"/>
        </w:rPr>
      </w:pPr>
      <w:r w:rsidRPr="00903DBA">
        <w:rPr>
          <w:highlight w:val="white"/>
        </w:rPr>
        <w:t xml:space="preserve">        }</w:t>
      </w:r>
    </w:p>
    <w:p w14:paraId="3FD2611B" w14:textId="24D49A77" w:rsidR="00523DE7" w:rsidRPr="00903DBA" w:rsidRDefault="00523DE7" w:rsidP="00523DE7">
      <w:pPr>
        <w:rPr>
          <w:highlight w:val="white"/>
        </w:rPr>
      </w:pPr>
      <w:r w:rsidRPr="00903DBA">
        <w:rPr>
          <w:highlight w:val="white"/>
        </w:rPr>
        <w:t>If the short list of the test expression is not empty, the situation becomes a bit more complicated.</w:t>
      </w:r>
      <w:r w:rsidR="00F22D7C" w:rsidRPr="00903DBA">
        <w:rPr>
          <w:highlight w:val="white"/>
        </w:rPr>
        <w:t xml:space="preserve"> We add the long list, rather than the short list, of the test expression to the final short list since we </w:t>
      </w:r>
      <w:r w:rsidR="00406F76" w:rsidRPr="00903DBA">
        <w:rPr>
          <w:highlight w:val="white"/>
        </w:rPr>
        <w:t>need the value of the test expression in order to jump to the short list of the true of false expression.</w:t>
      </w:r>
    </w:p>
    <w:p w14:paraId="79212CED" w14:textId="77777777" w:rsidR="008234C7" w:rsidRPr="00903DBA" w:rsidRDefault="008234C7" w:rsidP="008234C7">
      <w:pPr>
        <w:pStyle w:val="Code"/>
        <w:rPr>
          <w:highlight w:val="white"/>
        </w:rPr>
      </w:pPr>
      <w:r w:rsidRPr="00903DBA">
        <w:rPr>
          <w:highlight w:val="white"/>
        </w:rPr>
        <w:t xml:space="preserve">        else {</w:t>
      </w:r>
    </w:p>
    <w:p w14:paraId="08C56E2C" w14:textId="4A42C6B1" w:rsidR="008234C7" w:rsidRPr="00903DBA" w:rsidRDefault="008234C7" w:rsidP="008234C7">
      <w:pPr>
        <w:pStyle w:val="Code"/>
        <w:rPr>
          <w:highlight w:val="white"/>
        </w:rPr>
      </w:pPr>
      <w:r w:rsidRPr="00903DBA">
        <w:rPr>
          <w:highlight w:val="white"/>
        </w:rPr>
        <w:t xml:space="preserve">          shortList.AddRange(testExpression.LongList);</w:t>
      </w:r>
    </w:p>
    <w:p w14:paraId="19203B05" w14:textId="77777777" w:rsidR="008234C7" w:rsidRPr="00903DBA" w:rsidRDefault="008234C7" w:rsidP="008234C7">
      <w:pPr>
        <w:pStyle w:val="Code"/>
        <w:rPr>
          <w:highlight w:val="white"/>
        </w:rPr>
      </w:pPr>
      <w:r w:rsidRPr="00903DBA">
        <w:rPr>
          <w:highlight w:val="white"/>
        </w:rPr>
        <w:t xml:space="preserve">          shortList.AddRange(trueExpression.ShortList);</w:t>
      </w:r>
    </w:p>
    <w:p w14:paraId="0484E8AA" w14:textId="77777777" w:rsidR="008234C7" w:rsidRPr="00903DBA" w:rsidRDefault="008234C7" w:rsidP="008234C7">
      <w:pPr>
        <w:pStyle w:val="Code"/>
        <w:rPr>
          <w:highlight w:val="white"/>
        </w:rPr>
      </w:pPr>
      <w:r w:rsidRPr="00903DBA">
        <w:rPr>
          <w:highlight w:val="white"/>
        </w:rPr>
        <w:t xml:space="preserve">          shortList.AddRange(falseExpression.ShortList);</w:t>
      </w:r>
    </w:p>
    <w:p w14:paraId="79DE7DEC" w14:textId="77777777" w:rsidR="008234C7" w:rsidRPr="00903DBA" w:rsidRDefault="008234C7" w:rsidP="008234C7">
      <w:pPr>
        <w:pStyle w:val="Code"/>
        <w:rPr>
          <w:highlight w:val="white"/>
        </w:rPr>
      </w:pPr>
      <w:r w:rsidRPr="00903DBA">
        <w:rPr>
          <w:highlight w:val="white"/>
        </w:rPr>
        <w:t xml:space="preserve">        }</w:t>
      </w:r>
    </w:p>
    <w:p w14:paraId="6791C177" w14:textId="76A0F5AD" w:rsidR="008234C7" w:rsidRPr="00903DBA" w:rsidRDefault="00EF0A5A" w:rsidP="004B46F1">
      <w:pPr>
        <w:rPr>
          <w:highlight w:val="white"/>
        </w:rPr>
      </w:pPr>
      <w:r w:rsidRPr="00903DBA">
        <w:rPr>
          <w:highlight w:val="white"/>
        </w:rPr>
        <w:t>W</w:t>
      </w:r>
      <w:r w:rsidR="00577C00" w:rsidRPr="00903DBA">
        <w:rPr>
          <w:highlight w:val="white"/>
        </w:rPr>
        <w:t xml:space="preserve">e </w:t>
      </w:r>
      <w:r w:rsidR="00747983" w:rsidRPr="00903DBA">
        <w:rPr>
          <w:highlight w:val="white"/>
        </w:rPr>
        <w:t>add the long list of the test, true, and false expression to the final long list.</w:t>
      </w:r>
    </w:p>
    <w:p w14:paraId="5DB7E073" w14:textId="77777777" w:rsidR="008234C7" w:rsidRPr="00903DBA" w:rsidRDefault="008234C7" w:rsidP="008234C7">
      <w:pPr>
        <w:pStyle w:val="Code"/>
        <w:rPr>
          <w:highlight w:val="white"/>
        </w:rPr>
      </w:pPr>
      <w:r w:rsidRPr="00903DBA">
        <w:rPr>
          <w:highlight w:val="white"/>
        </w:rPr>
        <w:t xml:space="preserve">        List&lt;MiddleCode&gt; longList = new List&lt;MiddleCode&gt;();</w:t>
      </w:r>
    </w:p>
    <w:p w14:paraId="722A7D08" w14:textId="77777777" w:rsidR="008234C7" w:rsidRPr="00903DBA" w:rsidRDefault="008234C7" w:rsidP="008234C7">
      <w:pPr>
        <w:pStyle w:val="Code"/>
        <w:rPr>
          <w:highlight w:val="white"/>
        </w:rPr>
      </w:pPr>
      <w:r w:rsidRPr="00903DBA">
        <w:rPr>
          <w:highlight w:val="white"/>
        </w:rPr>
        <w:t xml:space="preserve">        longList.AddRange(testExpression.LongList);</w:t>
      </w:r>
    </w:p>
    <w:p w14:paraId="630B9344" w14:textId="77777777" w:rsidR="008234C7" w:rsidRPr="00903DBA" w:rsidRDefault="008234C7" w:rsidP="008234C7">
      <w:pPr>
        <w:pStyle w:val="Code"/>
        <w:rPr>
          <w:highlight w:val="white"/>
        </w:rPr>
      </w:pPr>
      <w:r w:rsidRPr="00903DBA">
        <w:rPr>
          <w:highlight w:val="white"/>
        </w:rPr>
        <w:t xml:space="preserve">        longList.AddRange(trueExpression.LongList);</w:t>
      </w:r>
    </w:p>
    <w:p w14:paraId="4E1D7F2E" w14:textId="77777777" w:rsidR="008234C7" w:rsidRPr="00903DBA" w:rsidRDefault="008234C7" w:rsidP="008234C7">
      <w:pPr>
        <w:pStyle w:val="Code"/>
        <w:rPr>
          <w:highlight w:val="white"/>
        </w:rPr>
      </w:pPr>
      <w:r w:rsidRPr="00903DBA">
        <w:rPr>
          <w:highlight w:val="white"/>
        </w:rPr>
        <w:t xml:space="preserve">        longList.AddRange(falseExpression.LongList);</w:t>
      </w:r>
    </w:p>
    <w:p w14:paraId="5CA4DBA1" w14:textId="3A68F39F" w:rsidR="008234C7" w:rsidRPr="00903DBA" w:rsidRDefault="00EF0A5A" w:rsidP="00EF0A5A">
      <w:pPr>
        <w:rPr>
          <w:highlight w:val="white"/>
        </w:rPr>
      </w:pPr>
      <w:r w:rsidRPr="00903DBA">
        <w:rPr>
          <w:highlight w:val="white"/>
        </w:rPr>
        <w:t>Finally, w</w:t>
      </w:r>
      <w:r w:rsidR="00562D9B" w:rsidRPr="00903DBA">
        <w:rPr>
          <w:highlight w:val="white"/>
        </w:rPr>
        <w:t>e create a new symbol with logical type and the resulting true and false sets.</w:t>
      </w:r>
    </w:p>
    <w:p w14:paraId="3B8A9A1D" w14:textId="77777777" w:rsidR="008234C7" w:rsidRPr="00903DBA" w:rsidRDefault="008234C7" w:rsidP="008234C7">
      <w:pPr>
        <w:pStyle w:val="Code"/>
        <w:rPr>
          <w:highlight w:val="white"/>
        </w:rPr>
      </w:pPr>
      <w:r w:rsidRPr="00903DBA">
        <w:rPr>
          <w:highlight w:val="white"/>
        </w:rPr>
        <w:lastRenderedPageBreak/>
        <w:t xml:space="preserve">        Symbol symbol = new Symbol(trueSet, falseSet);</w:t>
      </w:r>
    </w:p>
    <w:p w14:paraId="4F471038" w14:textId="77777777" w:rsidR="008234C7" w:rsidRPr="00903DBA" w:rsidRDefault="008234C7" w:rsidP="008234C7">
      <w:pPr>
        <w:pStyle w:val="Code"/>
        <w:rPr>
          <w:highlight w:val="white"/>
        </w:rPr>
      </w:pPr>
      <w:r w:rsidRPr="00903DBA">
        <w:rPr>
          <w:highlight w:val="white"/>
        </w:rPr>
        <w:t xml:space="preserve">        return (new Expression(symbol, shortList, longList));</w:t>
      </w:r>
    </w:p>
    <w:p w14:paraId="74460B55" w14:textId="77777777" w:rsidR="008234C7" w:rsidRPr="00903DBA" w:rsidRDefault="008234C7" w:rsidP="008234C7">
      <w:pPr>
        <w:pStyle w:val="Code"/>
        <w:rPr>
          <w:highlight w:val="white"/>
        </w:rPr>
      </w:pPr>
      <w:r w:rsidRPr="00903DBA">
        <w:rPr>
          <w:highlight w:val="white"/>
        </w:rPr>
        <w:t xml:space="preserve">      }</w:t>
      </w:r>
    </w:p>
    <w:p w14:paraId="18D0FBB3" w14:textId="38F14D14" w:rsidR="00562D9B" w:rsidRPr="00903DBA" w:rsidRDefault="00562D9B" w:rsidP="00562D9B">
      <w:pPr>
        <w:rPr>
          <w:highlight w:val="white"/>
        </w:rPr>
      </w:pPr>
      <w:r w:rsidRPr="00903DBA">
        <w:rPr>
          <w:highlight w:val="white"/>
        </w:rPr>
        <w:t xml:space="preserve">If at least one of the true or false expression does not hold logical type, </w:t>
      </w:r>
      <w:r w:rsidR="003C5209" w:rsidRPr="00903DBA">
        <w:rPr>
          <w:highlight w:val="white"/>
        </w:rPr>
        <w:t xml:space="preserve">we define </w:t>
      </w:r>
      <w:r w:rsidR="003C5209" w:rsidRPr="00903DBA">
        <w:rPr>
          <w:rStyle w:val="KeyWord0"/>
          <w:highlight w:val="white"/>
        </w:rPr>
        <w:t>maxType</w:t>
      </w:r>
      <w:r w:rsidR="003C5209" w:rsidRPr="00903DBA">
        <w:rPr>
          <w:highlight w:val="white"/>
        </w:rPr>
        <w:t xml:space="preserve"> as their large</w:t>
      </w:r>
      <w:r w:rsidR="00635B7E" w:rsidRPr="00903DBA">
        <w:rPr>
          <w:highlight w:val="white"/>
        </w:rPr>
        <w:t>s</w:t>
      </w:r>
      <w:r w:rsidR="003C5209" w:rsidRPr="00903DBA">
        <w:rPr>
          <w:highlight w:val="white"/>
        </w:rPr>
        <w:t>t type, and type cast both expressions to that type.</w:t>
      </w:r>
    </w:p>
    <w:p w14:paraId="3E2DB7A9" w14:textId="09A1A203" w:rsidR="008234C7" w:rsidRPr="00903DBA" w:rsidRDefault="008234C7" w:rsidP="008234C7">
      <w:pPr>
        <w:pStyle w:val="Code"/>
        <w:rPr>
          <w:highlight w:val="white"/>
        </w:rPr>
      </w:pPr>
      <w:r w:rsidRPr="00903DBA">
        <w:rPr>
          <w:highlight w:val="white"/>
        </w:rPr>
        <w:t xml:space="preserve">      else {</w:t>
      </w:r>
    </w:p>
    <w:p w14:paraId="4E96606F" w14:textId="77777777" w:rsidR="000D56FD" w:rsidRPr="00903DBA" w:rsidRDefault="008234C7" w:rsidP="008234C7">
      <w:pPr>
        <w:pStyle w:val="Code"/>
        <w:rPr>
          <w:highlight w:val="white"/>
        </w:rPr>
      </w:pPr>
      <w:r w:rsidRPr="00903DBA">
        <w:rPr>
          <w:highlight w:val="white"/>
        </w:rPr>
        <w:t xml:space="preserve">        Type maxType = TypeCast.MaxType(trueExpression.Symbol.Type,</w:t>
      </w:r>
    </w:p>
    <w:p w14:paraId="7AEBAAED" w14:textId="46BC607C" w:rsidR="008234C7" w:rsidRPr="00903DBA" w:rsidRDefault="000D56FD" w:rsidP="008234C7">
      <w:pPr>
        <w:pStyle w:val="Code"/>
        <w:rPr>
          <w:highlight w:val="white"/>
        </w:rPr>
      </w:pPr>
      <w:r w:rsidRPr="00903DBA">
        <w:rPr>
          <w:highlight w:val="white"/>
        </w:rPr>
        <w:t xml:space="preserve">                                       </w:t>
      </w:r>
      <w:r w:rsidR="008234C7" w:rsidRPr="00903DBA">
        <w:rPr>
          <w:highlight w:val="white"/>
        </w:rPr>
        <w:t xml:space="preserve"> falseExpression.Symbol.Type);</w:t>
      </w:r>
    </w:p>
    <w:p w14:paraId="486B6BD0" w14:textId="752CF1D5" w:rsidR="008234C7" w:rsidRPr="00903DBA" w:rsidRDefault="008234C7" w:rsidP="008234C7">
      <w:pPr>
        <w:pStyle w:val="Code"/>
        <w:rPr>
          <w:highlight w:val="white"/>
        </w:rPr>
      </w:pPr>
      <w:r w:rsidRPr="00903DBA">
        <w:rPr>
          <w:highlight w:val="white"/>
        </w:rPr>
        <w:t xml:space="preserve">        trueExpression = TypeCast.ImplicitCast(trueExpression, maxType);</w:t>
      </w:r>
    </w:p>
    <w:p w14:paraId="5C13E8BF" w14:textId="77777777" w:rsidR="008234C7" w:rsidRPr="00903DBA" w:rsidRDefault="008234C7" w:rsidP="008234C7">
      <w:pPr>
        <w:pStyle w:val="Code"/>
        <w:rPr>
          <w:highlight w:val="white"/>
        </w:rPr>
      </w:pPr>
      <w:r w:rsidRPr="00903DBA">
        <w:rPr>
          <w:highlight w:val="white"/>
        </w:rPr>
        <w:t xml:space="preserve">        Backpatch(testExpression.Symbol.TrueSet, trueExpression.LongList);</w:t>
      </w:r>
    </w:p>
    <w:p w14:paraId="3F3E8EA2" w14:textId="77777777" w:rsidR="007B5F64" w:rsidRPr="00903DBA" w:rsidRDefault="007B5F64" w:rsidP="007B5F64">
      <w:pPr>
        <w:rPr>
          <w:highlight w:val="white"/>
        </w:rPr>
      </w:pPr>
      <w:r w:rsidRPr="00903DBA">
        <w:rPr>
          <w:highlight w:val="white"/>
        </w:rPr>
        <w:t>We create a new temporary symbol to hold the result of the condition expression.</w:t>
      </w:r>
    </w:p>
    <w:p w14:paraId="0638166A" w14:textId="120B2896" w:rsidR="00556929" w:rsidRPr="00903DBA" w:rsidRDefault="008234C7" w:rsidP="008234C7">
      <w:pPr>
        <w:pStyle w:val="Code"/>
        <w:rPr>
          <w:highlight w:val="white"/>
        </w:rPr>
      </w:pPr>
      <w:r w:rsidRPr="00903DBA">
        <w:rPr>
          <w:highlight w:val="white"/>
        </w:rPr>
        <w:t xml:space="preserve"> </w:t>
      </w:r>
      <w:r w:rsidR="005F6533" w:rsidRPr="00903DBA">
        <w:rPr>
          <w:highlight w:val="white"/>
        </w:rPr>
        <w:t xml:space="preserve">       Symbol symbol = new Symbol(maxType);</w:t>
      </w:r>
    </w:p>
    <w:p w14:paraId="7EF4D7E3" w14:textId="5120C58D" w:rsidR="00DB0A60" w:rsidRPr="00903DBA" w:rsidRDefault="00DB0A60" w:rsidP="00DB0A60">
      <w:pPr>
        <w:rPr>
          <w:highlight w:val="white"/>
        </w:rPr>
      </w:pPr>
      <w:r w:rsidRPr="00903DBA">
        <w:rPr>
          <w:highlight w:val="white"/>
        </w:rPr>
        <w:t>In case of non-floating type, we add the assignment instruction. In case of a floating type, the value is already placed at the floating value stack and we do not need to do anything.</w:t>
      </w:r>
    </w:p>
    <w:p w14:paraId="30F1AD45" w14:textId="77777777" w:rsidR="001812FF" w:rsidRPr="00903DBA" w:rsidRDefault="001812FF" w:rsidP="001812FF">
      <w:pPr>
        <w:pStyle w:val="Code"/>
        <w:rPr>
          <w:highlight w:val="white"/>
        </w:rPr>
      </w:pPr>
      <w:r w:rsidRPr="00903DBA">
        <w:rPr>
          <w:highlight w:val="white"/>
        </w:rPr>
        <w:t xml:space="preserve">        if (maxType.IsFloating()) {</w:t>
      </w:r>
    </w:p>
    <w:p w14:paraId="42910B08" w14:textId="77777777" w:rsidR="001812FF" w:rsidRPr="00903DBA" w:rsidRDefault="001812FF" w:rsidP="001812FF">
      <w:pPr>
        <w:pStyle w:val="Code"/>
        <w:rPr>
          <w:highlight w:val="white"/>
        </w:rPr>
      </w:pPr>
      <w:r w:rsidRPr="00903DBA">
        <w:rPr>
          <w:highlight w:val="white"/>
        </w:rPr>
        <w:t xml:space="preserve">          AddMiddleCode(trueExpression.LongList,</w:t>
      </w:r>
    </w:p>
    <w:p w14:paraId="5160F903" w14:textId="77777777" w:rsidR="001812FF" w:rsidRPr="00903DBA" w:rsidRDefault="001812FF" w:rsidP="001812FF">
      <w:pPr>
        <w:pStyle w:val="Code"/>
        <w:rPr>
          <w:highlight w:val="white"/>
        </w:rPr>
      </w:pPr>
      <w:r w:rsidRPr="00903DBA">
        <w:rPr>
          <w:highlight w:val="white"/>
        </w:rPr>
        <w:t xml:space="preserve">                        MiddleOperator.DecreaseStack);</w:t>
      </w:r>
    </w:p>
    <w:p w14:paraId="103DD065" w14:textId="77777777" w:rsidR="001812FF" w:rsidRPr="00903DBA" w:rsidRDefault="001812FF" w:rsidP="001812FF">
      <w:pPr>
        <w:pStyle w:val="Code"/>
        <w:rPr>
          <w:highlight w:val="white"/>
        </w:rPr>
      </w:pPr>
      <w:r w:rsidRPr="00903DBA">
        <w:rPr>
          <w:highlight w:val="white"/>
        </w:rPr>
        <w:t xml:space="preserve">        }</w:t>
      </w:r>
    </w:p>
    <w:p w14:paraId="2E70602D" w14:textId="77777777" w:rsidR="001812FF" w:rsidRPr="00903DBA" w:rsidRDefault="001812FF" w:rsidP="001812FF">
      <w:pPr>
        <w:pStyle w:val="Code"/>
        <w:rPr>
          <w:highlight w:val="white"/>
        </w:rPr>
      </w:pPr>
      <w:r w:rsidRPr="00903DBA">
        <w:rPr>
          <w:highlight w:val="white"/>
        </w:rPr>
        <w:t xml:space="preserve">        else {</w:t>
      </w:r>
    </w:p>
    <w:p w14:paraId="62966C61" w14:textId="74F21BC5" w:rsidR="001812FF" w:rsidRPr="00903DBA" w:rsidRDefault="001812FF" w:rsidP="00AA6B80">
      <w:pPr>
        <w:pStyle w:val="Code"/>
        <w:rPr>
          <w:highlight w:val="white"/>
        </w:rPr>
      </w:pPr>
      <w:r w:rsidRPr="00903DBA">
        <w:rPr>
          <w:highlight w:val="white"/>
        </w:rPr>
        <w:t xml:space="preserve">          if (trueExpression.Symbol.IsTemporary()</w:t>
      </w:r>
      <w:r w:rsidR="00AA6B80" w:rsidRPr="00903DBA">
        <w:rPr>
          <w:highlight w:val="white"/>
        </w:rPr>
        <w:t>) {</w:t>
      </w:r>
    </w:p>
    <w:p w14:paraId="3FC8C238" w14:textId="77777777" w:rsidR="001812FF" w:rsidRPr="00903DBA" w:rsidRDefault="001812FF" w:rsidP="001812FF">
      <w:pPr>
        <w:pStyle w:val="Code"/>
        <w:rPr>
          <w:highlight w:val="white"/>
        </w:rPr>
      </w:pPr>
      <w:r w:rsidRPr="00903DBA">
        <w:rPr>
          <w:highlight w:val="white"/>
        </w:rPr>
        <w:t xml:space="preserve">            foreach (MiddleCode middleCode in trueExpression.LongList) {</w:t>
      </w:r>
    </w:p>
    <w:p w14:paraId="13CFB749" w14:textId="77777777" w:rsidR="001812FF" w:rsidRPr="00903DBA" w:rsidRDefault="001812FF" w:rsidP="001812FF">
      <w:pPr>
        <w:pStyle w:val="Code"/>
        <w:rPr>
          <w:highlight w:val="white"/>
        </w:rPr>
      </w:pPr>
      <w:r w:rsidRPr="00903DBA">
        <w:rPr>
          <w:highlight w:val="white"/>
        </w:rPr>
        <w:t xml:space="preserve">              if (middleCode[0] == trueExpression.Symbol) {</w:t>
      </w:r>
    </w:p>
    <w:p w14:paraId="22B7364D" w14:textId="77777777" w:rsidR="001812FF" w:rsidRPr="00903DBA" w:rsidRDefault="001812FF" w:rsidP="001812FF">
      <w:pPr>
        <w:pStyle w:val="Code"/>
        <w:rPr>
          <w:highlight w:val="white"/>
        </w:rPr>
      </w:pPr>
      <w:r w:rsidRPr="00903DBA">
        <w:rPr>
          <w:highlight w:val="white"/>
        </w:rPr>
        <w:t xml:space="preserve">                middleCode[0] = symbol;</w:t>
      </w:r>
    </w:p>
    <w:p w14:paraId="69AAE616" w14:textId="77777777" w:rsidR="001812FF" w:rsidRPr="00903DBA" w:rsidRDefault="001812FF" w:rsidP="001812FF">
      <w:pPr>
        <w:pStyle w:val="Code"/>
        <w:rPr>
          <w:highlight w:val="white"/>
        </w:rPr>
      </w:pPr>
      <w:r w:rsidRPr="00903DBA">
        <w:rPr>
          <w:highlight w:val="white"/>
        </w:rPr>
        <w:t xml:space="preserve">              }</w:t>
      </w:r>
    </w:p>
    <w:p w14:paraId="5C49CA15" w14:textId="77777777" w:rsidR="001812FF" w:rsidRPr="00903DBA" w:rsidRDefault="001812FF" w:rsidP="001812FF">
      <w:pPr>
        <w:pStyle w:val="Code"/>
        <w:rPr>
          <w:highlight w:val="white"/>
        </w:rPr>
      </w:pPr>
      <w:r w:rsidRPr="00903DBA">
        <w:rPr>
          <w:highlight w:val="white"/>
        </w:rPr>
        <w:t xml:space="preserve">            }</w:t>
      </w:r>
    </w:p>
    <w:p w14:paraId="15DA7DA5" w14:textId="77777777" w:rsidR="001812FF" w:rsidRPr="00903DBA" w:rsidRDefault="001812FF" w:rsidP="001812FF">
      <w:pPr>
        <w:pStyle w:val="Code"/>
        <w:rPr>
          <w:highlight w:val="white"/>
        </w:rPr>
      </w:pPr>
      <w:r w:rsidRPr="00903DBA">
        <w:rPr>
          <w:highlight w:val="white"/>
        </w:rPr>
        <w:t xml:space="preserve">          }</w:t>
      </w:r>
    </w:p>
    <w:p w14:paraId="7A12D9A3" w14:textId="77777777" w:rsidR="001812FF" w:rsidRPr="00903DBA" w:rsidRDefault="001812FF" w:rsidP="001812FF">
      <w:pPr>
        <w:pStyle w:val="Code"/>
        <w:rPr>
          <w:highlight w:val="white"/>
        </w:rPr>
      </w:pPr>
      <w:r w:rsidRPr="00903DBA">
        <w:rPr>
          <w:highlight w:val="white"/>
        </w:rPr>
        <w:t xml:space="preserve">          else {</w:t>
      </w:r>
    </w:p>
    <w:p w14:paraId="403432FB" w14:textId="77777777" w:rsidR="001812FF" w:rsidRPr="00903DBA" w:rsidRDefault="001812FF" w:rsidP="001812FF">
      <w:pPr>
        <w:pStyle w:val="Code"/>
        <w:rPr>
          <w:highlight w:val="white"/>
        </w:rPr>
      </w:pPr>
      <w:r w:rsidRPr="00903DBA">
        <w:rPr>
          <w:highlight w:val="white"/>
        </w:rPr>
        <w:t xml:space="preserve">            AddMiddleCode(trueExpression.LongList, MiddleOperator.Assign,</w:t>
      </w:r>
    </w:p>
    <w:p w14:paraId="2D94AF43" w14:textId="77777777" w:rsidR="001812FF" w:rsidRPr="00903DBA" w:rsidRDefault="001812FF" w:rsidP="001812FF">
      <w:pPr>
        <w:pStyle w:val="Code"/>
        <w:rPr>
          <w:highlight w:val="white"/>
        </w:rPr>
      </w:pPr>
      <w:r w:rsidRPr="00903DBA">
        <w:rPr>
          <w:highlight w:val="white"/>
        </w:rPr>
        <w:t xml:space="preserve">                          symbol, trueExpression.Symbol);</w:t>
      </w:r>
    </w:p>
    <w:p w14:paraId="3C145C48" w14:textId="77777777" w:rsidR="001812FF" w:rsidRPr="00903DBA" w:rsidRDefault="001812FF" w:rsidP="001812FF">
      <w:pPr>
        <w:pStyle w:val="Code"/>
        <w:rPr>
          <w:highlight w:val="white"/>
        </w:rPr>
      </w:pPr>
      <w:r w:rsidRPr="00903DBA">
        <w:rPr>
          <w:highlight w:val="white"/>
        </w:rPr>
        <w:t xml:space="preserve">          }</w:t>
      </w:r>
    </w:p>
    <w:p w14:paraId="7424FFCF" w14:textId="77777777" w:rsidR="001812FF" w:rsidRPr="00903DBA" w:rsidRDefault="001812FF" w:rsidP="001812FF">
      <w:pPr>
        <w:pStyle w:val="Code"/>
        <w:rPr>
          <w:highlight w:val="white"/>
        </w:rPr>
      </w:pPr>
      <w:r w:rsidRPr="00903DBA">
        <w:rPr>
          <w:highlight w:val="white"/>
        </w:rPr>
        <w:t xml:space="preserve">        }</w:t>
      </w:r>
    </w:p>
    <w:p w14:paraId="6016F107" w14:textId="4D8290AB" w:rsidR="008234C7" w:rsidRPr="00903DBA" w:rsidRDefault="007C0BD0" w:rsidP="007C0BD0">
      <w:pPr>
        <w:rPr>
          <w:highlight w:val="white"/>
        </w:rPr>
      </w:pPr>
      <w:r w:rsidRPr="00903DBA">
        <w:rPr>
          <w:highlight w:val="white"/>
        </w:rPr>
        <w:t xml:space="preserve">We add </w:t>
      </w:r>
      <w:r w:rsidR="003169A5" w:rsidRPr="00903DBA">
        <w:rPr>
          <w:highlight w:val="white"/>
        </w:rPr>
        <w:t xml:space="preserve">the jump to a </w:t>
      </w:r>
      <w:r w:rsidRPr="00903DBA">
        <w:rPr>
          <w:highlight w:val="white"/>
        </w:rPr>
        <w:t>target code to bo</w:t>
      </w:r>
      <w:r w:rsidR="005440D6" w:rsidRPr="00903DBA">
        <w:rPr>
          <w:highlight w:val="white"/>
        </w:rPr>
        <w:t>th</w:t>
      </w:r>
      <w:r w:rsidRPr="00903DBA">
        <w:rPr>
          <w:highlight w:val="white"/>
        </w:rPr>
        <w:t xml:space="preserve"> the short and long list of the true expression.</w:t>
      </w:r>
      <w:r w:rsidR="003169A5" w:rsidRPr="00903DBA">
        <w:rPr>
          <w:highlight w:val="white"/>
        </w:rPr>
        <w:t xml:space="preserve"> The target code </w:t>
      </w:r>
      <w:r w:rsidR="00E0228A" w:rsidRPr="00903DBA">
        <w:rPr>
          <w:highlight w:val="white"/>
        </w:rPr>
        <w:t>will be added after the code of the false expression.</w:t>
      </w:r>
      <w:r w:rsidR="001F575C" w:rsidRPr="00903DBA">
        <w:rPr>
          <w:highlight w:val="white"/>
        </w:rPr>
        <w:t xml:space="preserve"> Its purpose is to jump over the false expression code.</w:t>
      </w:r>
    </w:p>
    <w:p w14:paraId="6B2981D7" w14:textId="77777777" w:rsidR="008234C7" w:rsidRPr="00903DBA" w:rsidRDefault="008234C7" w:rsidP="008234C7">
      <w:pPr>
        <w:pStyle w:val="Code"/>
        <w:rPr>
          <w:highlight w:val="white"/>
        </w:rPr>
      </w:pPr>
      <w:r w:rsidRPr="00903DBA">
        <w:rPr>
          <w:highlight w:val="white"/>
        </w:rPr>
        <w:t xml:space="preserve">        MiddleCode targetCode = new MiddleCode(MiddleOperator.Empty);</w:t>
      </w:r>
    </w:p>
    <w:p w14:paraId="7D4E77C7" w14:textId="77777777" w:rsidR="00963E23" w:rsidRPr="00903DBA" w:rsidRDefault="008234C7" w:rsidP="008234C7">
      <w:pPr>
        <w:pStyle w:val="Code"/>
        <w:rPr>
          <w:highlight w:val="white"/>
        </w:rPr>
      </w:pPr>
      <w:r w:rsidRPr="00903DBA">
        <w:rPr>
          <w:highlight w:val="white"/>
        </w:rPr>
        <w:t xml:space="preserve">        AddMiddleCode(trueExpression.ShortList,</w:t>
      </w:r>
    </w:p>
    <w:p w14:paraId="32670F51" w14:textId="734E0CD9" w:rsidR="008234C7" w:rsidRPr="00903DBA" w:rsidRDefault="00963E23" w:rsidP="008234C7">
      <w:pPr>
        <w:pStyle w:val="Code"/>
        <w:rPr>
          <w:highlight w:val="white"/>
        </w:rPr>
      </w:pPr>
      <w:r w:rsidRPr="00903DBA">
        <w:rPr>
          <w:highlight w:val="white"/>
        </w:rPr>
        <w:t xml:space="preserve">                     </w:t>
      </w:r>
      <w:r w:rsidR="008234C7" w:rsidRPr="00903DBA">
        <w:rPr>
          <w:highlight w:val="white"/>
        </w:rPr>
        <w:t xml:space="preserve"> MiddleOperator.Goto, targetCode);</w:t>
      </w:r>
    </w:p>
    <w:p w14:paraId="2AE1B236" w14:textId="77777777" w:rsidR="00963E23" w:rsidRPr="00903DBA" w:rsidRDefault="008234C7" w:rsidP="008234C7">
      <w:pPr>
        <w:pStyle w:val="Code"/>
        <w:rPr>
          <w:highlight w:val="white"/>
        </w:rPr>
      </w:pPr>
      <w:r w:rsidRPr="00903DBA">
        <w:rPr>
          <w:highlight w:val="white"/>
        </w:rPr>
        <w:t xml:space="preserve">        AddMiddleCode(trueExpression.LongList,</w:t>
      </w:r>
    </w:p>
    <w:p w14:paraId="15961AD0" w14:textId="77777777" w:rsidR="008A5BB2" w:rsidRPr="00903DBA" w:rsidRDefault="00963E23" w:rsidP="008234C7">
      <w:pPr>
        <w:pStyle w:val="Code"/>
        <w:rPr>
          <w:highlight w:val="white"/>
        </w:rPr>
      </w:pPr>
      <w:r w:rsidRPr="00903DBA">
        <w:rPr>
          <w:highlight w:val="white"/>
        </w:rPr>
        <w:t xml:space="preserve">                      </w:t>
      </w:r>
      <w:r w:rsidR="008234C7" w:rsidRPr="00903DBA">
        <w:rPr>
          <w:highlight w:val="white"/>
        </w:rPr>
        <w:t>MiddleOperator.Goto, targetCode);</w:t>
      </w:r>
    </w:p>
    <w:p w14:paraId="7E726384" w14:textId="0BF41628" w:rsidR="008234C7" w:rsidRPr="00903DBA" w:rsidRDefault="008A5BB2" w:rsidP="008A5BB2">
      <w:pPr>
        <w:rPr>
          <w:highlight w:val="white"/>
        </w:rPr>
      </w:pPr>
      <w:proofErr w:type="gramStart"/>
      <w:r w:rsidRPr="00903DBA">
        <w:rPr>
          <w:highlight w:val="white"/>
        </w:rPr>
        <w:t>Similar to</w:t>
      </w:r>
      <w:proofErr w:type="gramEnd"/>
      <w:r w:rsidRPr="00903DBA">
        <w:rPr>
          <w:highlight w:val="white"/>
        </w:rPr>
        <w:t xml:space="preserve"> the true expression, we type cast and false expression, and backpatch the true set of the test expression to the beginning of the </w:t>
      </w:r>
      <w:r w:rsidR="00206F27" w:rsidRPr="00903DBA">
        <w:rPr>
          <w:highlight w:val="white"/>
        </w:rPr>
        <w:t>false expression code.</w:t>
      </w:r>
    </w:p>
    <w:p w14:paraId="0560B7D1" w14:textId="77777777" w:rsidR="008234C7" w:rsidRPr="00903DBA" w:rsidRDefault="008234C7" w:rsidP="008234C7">
      <w:pPr>
        <w:pStyle w:val="Code"/>
        <w:rPr>
          <w:highlight w:val="white"/>
        </w:rPr>
      </w:pPr>
      <w:r w:rsidRPr="00903DBA">
        <w:rPr>
          <w:highlight w:val="white"/>
        </w:rPr>
        <w:t xml:space="preserve">        falseExpression = TypeCast.ImplicitCast(falseExpression, maxType);</w:t>
      </w:r>
    </w:p>
    <w:p w14:paraId="6A787FF3" w14:textId="77777777" w:rsidR="008234C7" w:rsidRPr="00903DBA" w:rsidRDefault="008234C7" w:rsidP="008234C7">
      <w:pPr>
        <w:pStyle w:val="Code"/>
        <w:rPr>
          <w:highlight w:val="white"/>
        </w:rPr>
      </w:pPr>
      <w:r w:rsidRPr="00903DBA">
        <w:rPr>
          <w:highlight w:val="white"/>
        </w:rPr>
        <w:t xml:space="preserve">        Backpatch(testExpression.Symbol.FalseSet, falseExpression.LongList);</w:t>
      </w:r>
    </w:p>
    <w:p w14:paraId="2BD181DE" w14:textId="731E392E" w:rsidR="008234C7" w:rsidRPr="00903DBA" w:rsidRDefault="00D26BE7" w:rsidP="00D26BE7">
      <w:pPr>
        <w:rPr>
          <w:highlight w:val="white"/>
        </w:rPr>
      </w:pPr>
      <w:r w:rsidRPr="00903DBA">
        <w:rPr>
          <w:highlight w:val="white"/>
        </w:rPr>
        <w:t>We also assign the value of the false expression to the temporary symbol if it does not hold floating type. If it holds floating type, the value is already placed at the top of the floating value stack, and we do nothing.</w:t>
      </w:r>
    </w:p>
    <w:p w14:paraId="74C48FEB" w14:textId="77777777" w:rsidR="001812FF" w:rsidRPr="00903DBA" w:rsidRDefault="001812FF" w:rsidP="00AA6B80">
      <w:pPr>
        <w:pStyle w:val="Code"/>
        <w:rPr>
          <w:highlight w:val="white"/>
        </w:rPr>
      </w:pPr>
      <w:r w:rsidRPr="00903DBA">
        <w:rPr>
          <w:highlight w:val="white"/>
        </w:rPr>
        <w:t xml:space="preserve">        if (!maxType.IsFloating()) {</w:t>
      </w:r>
    </w:p>
    <w:p w14:paraId="1D84E016" w14:textId="2A0091BF" w:rsidR="001812FF" w:rsidRPr="00903DBA" w:rsidRDefault="001812FF" w:rsidP="00AA6B80">
      <w:pPr>
        <w:pStyle w:val="Code"/>
        <w:rPr>
          <w:highlight w:val="white"/>
        </w:rPr>
      </w:pPr>
      <w:r w:rsidRPr="00903DBA">
        <w:rPr>
          <w:highlight w:val="white"/>
        </w:rPr>
        <w:t xml:space="preserve">          if (falseExpression.Symbol.IsTemporary()</w:t>
      </w:r>
      <w:r w:rsidR="00AA6B80" w:rsidRPr="00903DBA">
        <w:rPr>
          <w:highlight w:val="white"/>
        </w:rPr>
        <w:t>) {</w:t>
      </w:r>
    </w:p>
    <w:p w14:paraId="0D955E33" w14:textId="77777777" w:rsidR="001812FF" w:rsidRPr="00903DBA" w:rsidRDefault="001812FF" w:rsidP="00AA6B80">
      <w:pPr>
        <w:pStyle w:val="Code"/>
        <w:rPr>
          <w:highlight w:val="white"/>
        </w:rPr>
      </w:pPr>
      <w:r w:rsidRPr="00903DBA">
        <w:rPr>
          <w:highlight w:val="white"/>
        </w:rPr>
        <w:t xml:space="preserve">            foreach (MiddleCode middleCode in falseExpression.LongList) {</w:t>
      </w:r>
    </w:p>
    <w:p w14:paraId="364B7277" w14:textId="77777777" w:rsidR="001812FF" w:rsidRPr="00903DBA" w:rsidRDefault="001812FF" w:rsidP="00AA6B80">
      <w:pPr>
        <w:pStyle w:val="Code"/>
        <w:rPr>
          <w:highlight w:val="white"/>
        </w:rPr>
      </w:pPr>
      <w:r w:rsidRPr="00903DBA">
        <w:rPr>
          <w:highlight w:val="white"/>
        </w:rPr>
        <w:t xml:space="preserve">              if (middleCode[0] == falseExpression.Symbol) {</w:t>
      </w:r>
    </w:p>
    <w:p w14:paraId="077311F5" w14:textId="77777777" w:rsidR="001812FF" w:rsidRPr="00903DBA" w:rsidRDefault="001812FF" w:rsidP="00AA6B80">
      <w:pPr>
        <w:pStyle w:val="Code"/>
        <w:rPr>
          <w:highlight w:val="white"/>
        </w:rPr>
      </w:pPr>
      <w:r w:rsidRPr="00903DBA">
        <w:rPr>
          <w:highlight w:val="white"/>
        </w:rPr>
        <w:lastRenderedPageBreak/>
        <w:t xml:space="preserve">                middleCode[0] = symbol;</w:t>
      </w:r>
    </w:p>
    <w:p w14:paraId="6484857F" w14:textId="77777777" w:rsidR="001812FF" w:rsidRPr="00903DBA" w:rsidRDefault="001812FF" w:rsidP="00AA6B80">
      <w:pPr>
        <w:pStyle w:val="Code"/>
        <w:rPr>
          <w:highlight w:val="white"/>
        </w:rPr>
      </w:pPr>
      <w:r w:rsidRPr="00903DBA">
        <w:rPr>
          <w:highlight w:val="white"/>
        </w:rPr>
        <w:t xml:space="preserve">              }</w:t>
      </w:r>
    </w:p>
    <w:p w14:paraId="4B023A65" w14:textId="77777777" w:rsidR="001812FF" w:rsidRPr="00903DBA" w:rsidRDefault="001812FF" w:rsidP="00AA6B80">
      <w:pPr>
        <w:pStyle w:val="Code"/>
        <w:rPr>
          <w:highlight w:val="white"/>
        </w:rPr>
      </w:pPr>
      <w:r w:rsidRPr="00903DBA">
        <w:rPr>
          <w:highlight w:val="white"/>
        </w:rPr>
        <w:t xml:space="preserve">            }</w:t>
      </w:r>
    </w:p>
    <w:p w14:paraId="2F8705B1" w14:textId="77777777" w:rsidR="001812FF" w:rsidRPr="00903DBA" w:rsidRDefault="001812FF" w:rsidP="00AA6B80">
      <w:pPr>
        <w:pStyle w:val="Code"/>
        <w:rPr>
          <w:highlight w:val="white"/>
        </w:rPr>
      </w:pPr>
      <w:r w:rsidRPr="00903DBA">
        <w:rPr>
          <w:highlight w:val="white"/>
        </w:rPr>
        <w:t xml:space="preserve">          }</w:t>
      </w:r>
    </w:p>
    <w:p w14:paraId="69F21856" w14:textId="77777777" w:rsidR="001812FF" w:rsidRPr="00903DBA" w:rsidRDefault="001812FF" w:rsidP="00AA6B80">
      <w:pPr>
        <w:pStyle w:val="Code"/>
        <w:rPr>
          <w:highlight w:val="white"/>
        </w:rPr>
      </w:pPr>
      <w:r w:rsidRPr="00903DBA">
        <w:rPr>
          <w:highlight w:val="white"/>
        </w:rPr>
        <w:t xml:space="preserve">          else {</w:t>
      </w:r>
    </w:p>
    <w:p w14:paraId="079C8E90" w14:textId="77777777" w:rsidR="001812FF" w:rsidRPr="00903DBA" w:rsidRDefault="001812FF" w:rsidP="00AA6B80">
      <w:pPr>
        <w:pStyle w:val="Code"/>
        <w:rPr>
          <w:highlight w:val="white"/>
        </w:rPr>
      </w:pPr>
      <w:r w:rsidRPr="00903DBA">
        <w:rPr>
          <w:highlight w:val="white"/>
        </w:rPr>
        <w:t xml:space="preserve">            AddMiddleCode(falseExpression.LongList, MiddleOperator.Assign,</w:t>
      </w:r>
    </w:p>
    <w:p w14:paraId="1C15CC55" w14:textId="77777777" w:rsidR="001812FF" w:rsidRPr="00903DBA" w:rsidRDefault="001812FF" w:rsidP="00AA6B80">
      <w:pPr>
        <w:pStyle w:val="Code"/>
        <w:rPr>
          <w:highlight w:val="white"/>
        </w:rPr>
      </w:pPr>
      <w:r w:rsidRPr="00903DBA">
        <w:rPr>
          <w:highlight w:val="white"/>
        </w:rPr>
        <w:t xml:space="preserve">                          symbol, falseExpression.Symbol);</w:t>
      </w:r>
    </w:p>
    <w:p w14:paraId="0B4C9E31" w14:textId="77777777" w:rsidR="001812FF" w:rsidRPr="00903DBA" w:rsidRDefault="001812FF" w:rsidP="00AA6B80">
      <w:pPr>
        <w:pStyle w:val="Code"/>
        <w:rPr>
          <w:highlight w:val="white"/>
        </w:rPr>
      </w:pPr>
      <w:r w:rsidRPr="00903DBA">
        <w:rPr>
          <w:highlight w:val="white"/>
        </w:rPr>
        <w:t xml:space="preserve">          }</w:t>
      </w:r>
    </w:p>
    <w:p w14:paraId="155D71F4" w14:textId="77777777" w:rsidR="001812FF" w:rsidRPr="00903DBA" w:rsidRDefault="001812FF" w:rsidP="00AA6B80">
      <w:pPr>
        <w:pStyle w:val="Code"/>
        <w:rPr>
          <w:highlight w:val="white"/>
        </w:rPr>
      </w:pPr>
      <w:r w:rsidRPr="00903DBA">
        <w:rPr>
          <w:highlight w:val="white"/>
        </w:rPr>
        <w:t xml:space="preserve">        }</w:t>
      </w:r>
    </w:p>
    <w:p w14:paraId="27D2E6EC" w14:textId="4120D7D8" w:rsidR="008234C7" w:rsidRPr="00903DBA" w:rsidRDefault="00285B7E" w:rsidP="00285B7E">
      <w:pPr>
        <w:rPr>
          <w:highlight w:val="white"/>
        </w:rPr>
      </w:pPr>
      <w:r w:rsidRPr="00903DBA">
        <w:rPr>
          <w:highlight w:val="white"/>
        </w:rPr>
        <w:t xml:space="preserve">If </w:t>
      </w:r>
      <w:r w:rsidR="00206EF9" w:rsidRPr="00903DBA">
        <w:rPr>
          <w:highlight w:val="white"/>
        </w:rPr>
        <w:t>both the short lists of the true and false expressions are empty, we just add the short list of the test expression (which may be empty).</w:t>
      </w:r>
    </w:p>
    <w:p w14:paraId="60F1C160" w14:textId="77777777" w:rsidR="008234C7" w:rsidRPr="00903DBA" w:rsidRDefault="008234C7" w:rsidP="008234C7">
      <w:pPr>
        <w:pStyle w:val="Code"/>
        <w:rPr>
          <w:highlight w:val="white"/>
        </w:rPr>
      </w:pPr>
      <w:r w:rsidRPr="00903DBA">
        <w:rPr>
          <w:highlight w:val="white"/>
        </w:rPr>
        <w:t xml:space="preserve">        List&lt;MiddleCode&gt; shortList = new List&lt;MiddleCode&gt;();</w:t>
      </w:r>
    </w:p>
    <w:p w14:paraId="45E1FCF5" w14:textId="77777777" w:rsidR="00963E23" w:rsidRPr="00903DBA" w:rsidRDefault="008234C7" w:rsidP="008234C7">
      <w:pPr>
        <w:pStyle w:val="Code"/>
        <w:rPr>
          <w:highlight w:val="white"/>
        </w:rPr>
      </w:pPr>
      <w:r w:rsidRPr="00903DBA">
        <w:rPr>
          <w:highlight w:val="white"/>
        </w:rPr>
        <w:t xml:space="preserve">        if (IsEmpty(trueExpression.ShortList) &amp;&amp;</w:t>
      </w:r>
    </w:p>
    <w:p w14:paraId="35947151" w14:textId="3DFC7120" w:rsidR="008234C7" w:rsidRPr="00903DBA" w:rsidRDefault="00963E23" w:rsidP="008234C7">
      <w:pPr>
        <w:pStyle w:val="Code"/>
        <w:rPr>
          <w:highlight w:val="white"/>
        </w:rPr>
      </w:pPr>
      <w:r w:rsidRPr="00903DBA">
        <w:rPr>
          <w:highlight w:val="white"/>
        </w:rPr>
        <w:t xml:space="preserve">           </w:t>
      </w:r>
      <w:r w:rsidR="008234C7" w:rsidRPr="00903DBA">
        <w:rPr>
          <w:highlight w:val="white"/>
        </w:rPr>
        <w:t xml:space="preserve"> IsEmpty(falseExpression.ShortList)) {</w:t>
      </w:r>
    </w:p>
    <w:p w14:paraId="1ACC0A6B" w14:textId="4478CFB5" w:rsidR="008234C7" w:rsidRPr="00903DBA" w:rsidRDefault="008234C7" w:rsidP="008234C7">
      <w:pPr>
        <w:pStyle w:val="Code"/>
        <w:rPr>
          <w:highlight w:val="white"/>
        </w:rPr>
      </w:pPr>
      <w:r w:rsidRPr="00903DBA">
        <w:rPr>
          <w:highlight w:val="white"/>
        </w:rPr>
        <w:t xml:space="preserve">          shortList.AddRange(testExpression.ShortList);</w:t>
      </w:r>
    </w:p>
    <w:p w14:paraId="20B8641E" w14:textId="76EF383E" w:rsidR="008234C7" w:rsidRPr="00903DBA" w:rsidRDefault="008234C7" w:rsidP="008234C7">
      <w:pPr>
        <w:pStyle w:val="Code"/>
        <w:rPr>
          <w:highlight w:val="white"/>
        </w:rPr>
      </w:pPr>
      <w:r w:rsidRPr="00903DBA">
        <w:rPr>
          <w:highlight w:val="white"/>
        </w:rPr>
        <w:t xml:space="preserve">        }</w:t>
      </w:r>
    </w:p>
    <w:p w14:paraId="390FD5EB" w14:textId="0F304B62" w:rsidR="00E62891" w:rsidRPr="00903DBA" w:rsidRDefault="00E62891" w:rsidP="00E62891">
      <w:pPr>
        <w:rPr>
          <w:highlight w:val="white"/>
        </w:rPr>
      </w:pPr>
      <w:r w:rsidRPr="00903DBA">
        <w:rPr>
          <w:highlight w:val="white"/>
        </w:rPr>
        <w:t xml:space="preserve">If </w:t>
      </w:r>
      <w:r w:rsidR="009F1207" w:rsidRPr="00903DBA">
        <w:rPr>
          <w:highlight w:val="white"/>
        </w:rPr>
        <w:t xml:space="preserve">not </w:t>
      </w:r>
      <w:r w:rsidRPr="00903DBA">
        <w:rPr>
          <w:highlight w:val="white"/>
        </w:rPr>
        <w:t xml:space="preserve">both the short lists of the true and false expressions are empty, we </w:t>
      </w:r>
      <w:r w:rsidR="009F1207" w:rsidRPr="00903DBA">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903DBA" w:rsidRDefault="008234C7" w:rsidP="008234C7">
      <w:pPr>
        <w:pStyle w:val="Code"/>
        <w:rPr>
          <w:highlight w:val="white"/>
        </w:rPr>
      </w:pPr>
      <w:r w:rsidRPr="00903DBA">
        <w:rPr>
          <w:highlight w:val="white"/>
        </w:rPr>
        <w:t xml:space="preserve">        else {</w:t>
      </w:r>
    </w:p>
    <w:p w14:paraId="70D32F55" w14:textId="65251A88" w:rsidR="008234C7" w:rsidRPr="00903DBA" w:rsidRDefault="008234C7" w:rsidP="008234C7">
      <w:pPr>
        <w:pStyle w:val="Code"/>
        <w:rPr>
          <w:highlight w:val="white"/>
        </w:rPr>
      </w:pPr>
      <w:r w:rsidRPr="00903DBA">
        <w:rPr>
          <w:highlight w:val="white"/>
        </w:rPr>
        <w:t xml:space="preserve">          shortList.AddRange(testExpression.LongList);</w:t>
      </w:r>
    </w:p>
    <w:p w14:paraId="70CBBAF3" w14:textId="77777777" w:rsidR="008234C7" w:rsidRPr="00903DBA" w:rsidRDefault="008234C7" w:rsidP="008234C7">
      <w:pPr>
        <w:pStyle w:val="Code"/>
        <w:rPr>
          <w:highlight w:val="white"/>
        </w:rPr>
      </w:pPr>
      <w:r w:rsidRPr="00903DBA">
        <w:rPr>
          <w:highlight w:val="white"/>
        </w:rPr>
        <w:t xml:space="preserve">          shortList.AddRange(trueExpression.ShortList);</w:t>
      </w:r>
    </w:p>
    <w:p w14:paraId="52CFEBD8" w14:textId="77777777" w:rsidR="008234C7" w:rsidRPr="00903DBA" w:rsidRDefault="008234C7" w:rsidP="008234C7">
      <w:pPr>
        <w:pStyle w:val="Code"/>
        <w:rPr>
          <w:highlight w:val="white"/>
        </w:rPr>
      </w:pPr>
      <w:r w:rsidRPr="00903DBA">
        <w:rPr>
          <w:highlight w:val="white"/>
        </w:rPr>
        <w:t xml:space="preserve">          shortList.AddRange(falseExpression.ShortList);</w:t>
      </w:r>
    </w:p>
    <w:p w14:paraId="0D97A925" w14:textId="77777777" w:rsidR="008234C7" w:rsidRPr="00903DBA" w:rsidRDefault="008234C7" w:rsidP="008234C7">
      <w:pPr>
        <w:pStyle w:val="Code"/>
        <w:rPr>
          <w:highlight w:val="white"/>
        </w:rPr>
      </w:pPr>
      <w:r w:rsidRPr="00903DBA">
        <w:rPr>
          <w:highlight w:val="white"/>
        </w:rPr>
        <w:t xml:space="preserve">          shortList.Add(targetCode);</w:t>
      </w:r>
    </w:p>
    <w:p w14:paraId="0E40A498" w14:textId="77777777" w:rsidR="008234C7" w:rsidRPr="00903DBA" w:rsidRDefault="008234C7" w:rsidP="008234C7">
      <w:pPr>
        <w:pStyle w:val="Code"/>
        <w:rPr>
          <w:highlight w:val="white"/>
        </w:rPr>
      </w:pPr>
      <w:r w:rsidRPr="00903DBA">
        <w:rPr>
          <w:highlight w:val="white"/>
        </w:rPr>
        <w:t xml:space="preserve">        }</w:t>
      </w:r>
    </w:p>
    <w:p w14:paraId="60F71EE1" w14:textId="3C8E550E" w:rsidR="008234C7" w:rsidRPr="00903DBA" w:rsidRDefault="00203B34" w:rsidP="00203B34">
      <w:pPr>
        <w:rPr>
          <w:highlight w:val="white"/>
        </w:rPr>
      </w:pPr>
      <w:r w:rsidRPr="00903DBA">
        <w:rPr>
          <w:highlight w:val="white"/>
        </w:rPr>
        <w:t>Finally, add the long lists and return the expres</w:t>
      </w:r>
      <w:r w:rsidR="00340E58" w:rsidRPr="00903DBA">
        <w:rPr>
          <w:highlight w:val="white"/>
        </w:rPr>
        <w:t>sion.</w:t>
      </w:r>
    </w:p>
    <w:p w14:paraId="03687868" w14:textId="77777777" w:rsidR="008234C7" w:rsidRPr="00903DBA" w:rsidRDefault="008234C7" w:rsidP="008234C7">
      <w:pPr>
        <w:pStyle w:val="Code"/>
        <w:rPr>
          <w:highlight w:val="white"/>
        </w:rPr>
      </w:pPr>
      <w:r w:rsidRPr="00903DBA">
        <w:rPr>
          <w:highlight w:val="white"/>
        </w:rPr>
        <w:t xml:space="preserve">        List&lt;MiddleCode&gt; longList = new List&lt;MiddleCode&gt;();</w:t>
      </w:r>
    </w:p>
    <w:p w14:paraId="59DFD903" w14:textId="77777777" w:rsidR="008234C7" w:rsidRPr="00903DBA" w:rsidRDefault="008234C7" w:rsidP="008234C7">
      <w:pPr>
        <w:pStyle w:val="Code"/>
        <w:rPr>
          <w:highlight w:val="white"/>
        </w:rPr>
      </w:pPr>
      <w:r w:rsidRPr="00903DBA">
        <w:rPr>
          <w:highlight w:val="white"/>
        </w:rPr>
        <w:t xml:space="preserve">        longList.AddRange(testExpression.LongList);</w:t>
      </w:r>
    </w:p>
    <w:p w14:paraId="7B9540DF" w14:textId="77777777" w:rsidR="008234C7" w:rsidRPr="00903DBA" w:rsidRDefault="008234C7" w:rsidP="008234C7">
      <w:pPr>
        <w:pStyle w:val="Code"/>
        <w:rPr>
          <w:highlight w:val="white"/>
        </w:rPr>
      </w:pPr>
      <w:r w:rsidRPr="00903DBA">
        <w:rPr>
          <w:highlight w:val="white"/>
        </w:rPr>
        <w:t xml:space="preserve">        longList.AddRange(trueExpression.LongList);</w:t>
      </w:r>
    </w:p>
    <w:p w14:paraId="27E6A3B9" w14:textId="77777777" w:rsidR="008234C7" w:rsidRPr="00903DBA" w:rsidRDefault="008234C7" w:rsidP="008234C7">
      <w:pPr>
        <w:pStyle w:val="Code"/>
        <w:rPr>
          <w:highlight w:val="white"/>
        </w:rPr>
      </w:pPr>
      <w:r w:rsidRPr="00903DBA">
        <w:rPr>
          <w:highlight w:val="white"/>
        </w:rPr>
        <w:t xml:space="preserve">        longList.AddRange(falseExpression.LongList);</w:t>
      </w:r>
    </w:p>
    <w:p w14:paraId="5623BBA9" w14:textId="77777777" w:rsidR="008234C7" w:rsidRPr="00903DBA" w:rsidRDefault="008234C7" w:rsidP="008234C7">
      <w:pPr>
        <w:pStyle w:val="Code"/>
        <w:rPr>
          <w:highlight w:val="white"/>
        </w:rPr>
      </w:pPr>
      <w:r w:rsidRPr="00903DBA">
        <w:rPr>
          <w:highlight w:val="white"/>
        </w:rPr>
        <w:t xml:space="preserve">        longList.Add(targetCode);</w:t>
      </w:r>
    </w:p>
    <w:p w14:paraId="33E318DD" w14:textId="77777777" w:rsidR="008234C7" w:rsidRPr="00903DBA" w:rsidRDefault="008234C7" w:rsidP="008234C7">
      <w:pPr>
        <w:pStyle w:val="Code"/>
        <w:rPr>
          <w:highlight w:val="white"/>
        </w:rPr>
      </w:pPr>
    </w:p>
    <w:p w14:paraId="2A3DA14A" w14:textId="77777777" w:rsidR="008234C7" w:rsidRPr="00903DBA" w:rsidRDefault="008234C7" w:rsidP="008234C7">
      <w:pPr>
        <w:pStyle w:val="Code"/>
        <w:rPr>
          <w:highlight w:val="white"/>
        </w:rPr>
      </w:pPr>
      <w:r w:rsidRPr="00903DBA">
        <w:rPr>
          <w:highlight w:val="white"/>
        </w:rPr>
        <w:t xml:space="preserve">        return (new Expression(symbol, shortList, longList));</w:t>
      </w:r>
    </w:p>
    <w:p w14:paraId="196166E8" w14:textId="77777777" w:rsidR="008234C7" w:rsidRPr="00903DBA" w:rsidRDefault="008234C7" w:rsidP="008234C7">
      <w:pPr>
        <w:pStyle w:val="Code"/>
        <w:rPr>
          <w:highlight w:val="white"/>
        </w:rPr>
      </w:pPr>
      <w:r w:rsidRPr="00903DBA">
        <w:rPr>
          <w:highlight w:val="white"/>
        </w:rPr>
        <w:t xml:space="preserve">      }</w:t>
      </w:r>
    </w:p>
    <w:p w14:paraId="598A1D54" w14:textId="39897CA9" w:rsidR="00886DEE" w:rsidRPr="00903DBA" w:rsidRDefault="008234C7" w:rsidP="008234C7">
      <w:pPr>
        <w:pStyle w:val="Code"/>
        <w:rPr>
          <w:highlight w:val="white"/>
        </w:rPr>
      </w:pPr>
      <w:r w:rsidRPr="00903DBA">
        <w:rPr>
          <w:highlight w:val="white"/>
        </w:rPr>
        <w:t xml:space="preserve">    }</w:t>
      </w:r>
    </w:p>
    <w:p w14:paraId="5E34C0B5" w14:textId="2480C96B" w:rsidR="00DE54CF" w:rsidRPr="00903DBA" w:rsidRDefault="00DE54CF" w:rsidP="00DE54CF">
      <w:pPr>
        <w:pStyle w:val="Rubrik3"/>
        <w:numPr>
          <w:ilvl w:val="2"/>
          <w:numId w:val="122"/>
        </w:numPr>
      </w:pPr>
      <w:bookmarkStart w:id="162" w:name="_Toc57656016"/>
      <w:r w:rsidRPr="00903DBA">
        <w:t>Constant Expression</w:t>
      </w:r>
      <w:bookmarkEnd w:id="162"/>
    </w:p>
    <w:p w14:paraId="7BBBE54F" w14:textId="1AFCA2E8" w:rsidR="00DE54CF" w:rsidRPr="00903DBA" w:rsidRDefault="00DE54CF" w:rsidP="00DE54CF">
      <w:r w:rsidRPr="00903DBA">
        <w:t xml:space="preserve">On several occasions, </w:t>
      </w:r>
      <w:r w:rsidR="0003781A" w:rsidRPr="00903DBA">
        <w:t xml:space="preserve">such </w:t>
      </w:r>
      <w:r w:rsidR="00E5121F" w:rsidRPr="00903DBA">
        <w:t>array</w:t>
      </w:r>
      <w:r w:rsidR="0003781A" w:rsidRPr="00903DBA">
        <w:t xml:space="preserve"> limits</w:t>
      </w:r>
      <w:r w:rsidR="00E5121F" w:rsidRPr="00903DBA">
        <w:t xml:space="preserve"> and enumeration values, we need to parse constant </w:t>
      </w:r>
      <w:r w:rsidR="00F461A3" w:rsidRPr="00903DBA">
        <w:t xml:space="preserve">integral </w:t>
      </w:r>
      <w:r w:rsidR="00E5121F" w:rsidRPr="00903DBA">
        <w:t xml:space="preserve">expressions. </w:t>
      </w:r>
      <w:r w:rsidR="00A976AC" w:rsidRPr="00903DBA">
        <w:t xml:space="preserve">The </w:t>
      </w:r>
      <w:r w:rsidR="00122096" w:rsidRPr="00903DBA">
        <w:t xml:space="preserve">expression is a conditional </w:t>
      </w:r>
      <w:proofErr w:type="gramStart"/>
      <w:r w:rsidR="00122096" w:rsidRPr="00903DBA">
        <w:t>expression, since</w:t>
      </w:r>
      <w:proofErr w:type="gramEnd"/>
      <w:r w:rsidR="00122096" w:rsidRPr="00903DBA">
        <w:t xml:space="preserve"> it cannot hold commas or assignments.</w:t>
      </w:r>
    </w:p>
    <w:p w14:paraId="63C8CB4F" w14:textId="0786663A" w:rsidR="00E5121F" w:rsidRPr="00903DBA" w:rsidRDefault="00E5121F" w:rsidP="00E5121F">
      <w:pPr>
        <w:pStyle w:val="CodeHeader"/>
      </w:pPr>
      <w:proofErr w:type="spellStart"/>
      <w:r w:rsidRPr="00903DBA">
        <w:t>MainParser.cs</w:t>
      </w:r>
      <w:proofErr w:type="spellEnd"/>
    </w:p>
    <w:p w14:paraId="292C8C8A" w14:textId="77777777" w:rsidR="00E5121F" w:rsidRPr="00903DBA" w:rsidRDefault="00E5121F" w:rsidP="00E5121F">
      <w:pPr>
        <w:pStyle w:val="Code"/>
        <w:rPr>
          <w:highlight w:val="white"/>
        </w:rPr>
      </w:pPr>
      <w:r w:rsidRPr="00903DBA">
        <w:rPr>
          <w:highlight w:val="white"/>
        </w:rPr>
        <w:t>optional_constant_integral_expression:</w:t>
      </w:r>
    </w:p>
    <w:p w14:paraId="2D1840C2" w14:textId="51E7C6B3" w:rsidR="00E5121F" w:rsidRPr="00903DBA" w:rsidRDefault="00E5121F" w:rsidP="00E5121F">
      <w:pPr>
        <w:pStyle w:val="Code"/>
        <w:rPr>
          <w:highlight w:val="white"/>
        </w:rPr>
      </w:pPr>
      <w:r w:rsidRPr="00903DBA">
        <w:rPr>
          <w:highlight w:val="white"/>
        </w:rPr>
        <w:t xml:space="preserve">    /* Empty */  </w:t>
      </w:r>
      <w:r w:rsidR="000675D8" w:rsidRPr="00903DBA">
        <w:rPr>
          <w:highlight w:val="white"/>
        </w:rPr>
        <w:t xml:space="preserve"> </w:t>
      </w:r>
      <w:r w:rsidRPr="00903DBA">
        <w:rPr>
          <w:highlight w:val="white"/>
        </w:rPr>
        <w:t xml:space="preserve">               { $$ = null; }</w:t>
      </w:r>
    </w:p>
    <w:p w14:paraId="167915EA" w14:textId="77777777" w:rsidR="00E5121F" w:rsidRPr="00903DBA" w:rsidRDefault="00E5121F" w:rsidP="00E5121F">
      <w:pPr>
        <w:pStyle w:val="Code"/>
        <w:rPr>
          <w:highlight w:val="white"/>
        </w:rPr>
      </w:pPr>
      <w:r w:rsidRPr="00903DBA">
        <w:rPr>
          <w:highlight w:val="white"/>
        </w:rPr>
        <w:t xml:space="preserve">  | constant_integral_expression { $$ = $1;   };</w:t>
      </w:r>
    </w:p>
    <w:p w14:paraId="3E4A77C4" w14:textId="77777777" w:rsidR="00E5121F" w:rsidRPr="00903DBA" w:rsidRDefault="00E5121F" w:rsidP="00E5121F">
      <w:pPr>
        <w:pStyle w:val="Code"/>
        <w:rPr>
          <w:highlight w:val="white"/>
        </w:rPr>
      </w:pPr>
    </w:p>
    <w:p w14:paraId="49E1782A" w14:textId="77777777" w:rsidR="00E5121F" w:rsidRPr="00903DBA" w:rsidRDefault="00E5121F" w:rsidP="00E5121F">
      <w:pPr>
        <w:pStyle w:val="Code"/>
        <w:rPr>
          <w:highlight w:val="white"/>
        </w:rPr>
      </w:pPr>
      <w:r w:rsidRPr="00903DBA">
        <w:rPr>
          <w:highlight w:val="white"/>
        </w:rPr>
        <w:t>constant_integral_expression:</w:t>
      </w:r>
    </w:p>
    <w:p w14:paraId="69CBB48E" w14:textId="77777777" w:rsidR="00E5121F" w:rsidRPr="00903DBA" w:rsidRDefault="00E5121F" w:rsidP="00E5121F">
      <w:pPr>
        <w:pStyle w:val="Code"/>
        <w:rPr>
          <w:highlight w:val="white"/>
        </w:rPr>
      </w:pPr>
      <w:r w:rsidRPr="00903DBA">
        <w:rPr>
          <w:highlight w:val="white"/>
        </w:rPr>
        <w:t xml:space="preserve">    condition_expression {</w:t>
      </w:r>
    </w:p>
    <w:p w14:paraId="48B352F8" w14:textId="64140CC3" w:rsidR="00E5121F" w:rsidRPr="00903DBA" w:rsidRDefault="00E5121F" w:rsidP="00E5121F">
      <w:pPr>
        <w:pStyle w:val="Code"/>
        <w:rPr>
          <w:highlight w:val="white"/>
        </w:rPr>
      </w:pPr>
      <w:r w:rsidRPr="00903DBA">
        <w:rPr>
          <w:highlight w:val="white"/>
        </w:rPr>
        <w:t xml:space="preserve">      $$ = MiddleCodeGenerator.ConstantIntegralExpression($1);</w:t>
      </w:r>
    </w:p>
    <w:p w14:paraId="2282BDFA" w14:textId="4EA8D716" w:rsidR="00E5121F" w:rsidRPr="00903DBA" w:rsidRDefault="00E5121F" w:rsidP="00E5121F">
      <w:pPr>
        <w:pStyle w:val="Code"/>
        <w:rPr>
          <w:highlight w:val="white"/>
        </w:rPr>
      </w:pPr>
      <w:r w:rsidRPr="00903DBA">
        <w:rPr>
          <w:highlight w:val="white"/>
        </w:rPr>
        <w:t xml:space="preserve">    };</w:t>
      </w:r>
    </w:p>
    <w:p w14:paraId="3E505417" w14:textId="44F209E5" w:rsidR="00F4512C" w:rsidRPr="00903DBA" w:rsidRDefault="00F4512C" w:rsidP="00F4512C">
      <w:pPr>
        <w:rPr>
          <w:highlight w:val="white"/>
        </w:rPr>
      </w:pPr>
      <w:r w:rsidRPr="00903DBA">
        <w:rPr>
          <w:highlight w:val="white"/>
        </w:rPr>
        <w:t xml:space="preserve">The </w:t>
      </w:r>
      <w:r w:rsidRPr="00903DBA">
        <w:rPr>
          <w:rStyle w:val="KeyWord0"/>
          <w:highlight w:val="white"/>
        </w:rPr>
        <w:t>ConstantIntegralExpression</w:t>
      </w:r>
      <w:r w:rsidRPr="00903DBA">
        <w:rPr>
          <w:highlight w:val="white"/>
        </w:rPr>
        <w:t xml:space="preserve"> methods makes sure the expression is indeed </w:t>
      </w:r>
      <w:r w:rsidR="00B22E4A" w:rsidRPr="00903DBA">
        <w:rPr>
          <w:highlight w:val="white"/>
        </w:rPr>
        <w:t xml:space="preserve">constant and </w:t>
      </w:r>
      <w:r w:rsidR="00E04209" w:rsidRPr="00903DBA">
        <w:rPr>
          <w:highlight w:val="white"/>
        </w:rPr>
        <w:t xml:space="preserve">either </w:t>
      </w:r>
      <w:r w:rsidR="00B22E4A" w:rsidRPr="00903DBA">
        <w:rPr>
          <w:highlight w:val="white"/>
        </w:rPr>
        <w:t>integral or pointer.</w:t>
      </w:r>
    </w:p>
    <w:p w14:paraId="74639D8F" w14:textId="1C77142F" w:rsidR="008D1BFC" w:rsidRPr="00903DBA" w:rsidRDefault="008D1BFC" w:rsidP="008D1BFC">
      <w:pPr>
        <w:pStyle w:val="CodeHeader"/>
        <w:rPr>
          <w:highlight w:val="white"/>
        </w:rPr>
      </w:pPr>
      <w:proofErr w:type="spellStart"/>
      <w:r w:rsidRPr="00903DBA">
        <w:rPr>
          <w:highlight w:val="white"/>
        </w:rPr>
        <w:lastRenderedPageBreak/>
        <w:t>MiddleCodeGenerator.cs</w:t>
      </w:r>
      <w:proofErr w:type="spellEnd"/>
    </w:p>
    <w:p w14:paraId="40B4ABB4" w14:textId="77777777" w:rsidR="003A2DDA" w:rsidRPr="00903DBA" w:rsidRDefault="008D1BFC" w:rsidP="003A2DDA">
      <w:pPr>
        <w:pStyle w:val="Code"/>
        <w:rPr>
          <w:highlight w:val="white"/>
        </w:rPr>
      </w:pPr>
      <w:r w:rsidRPr="00903DBA">
        <w:rPr>
          <w:highlight w:val="white"/>
        </w:rPr>
        <w:t xml:space="preserve">    public static Expression ConstantIntegralExpression(Expression expression)</w:t>
      </w:r>
      <w:r w:rsidR="003A2DDA" w:rsidRPr="00903DBA">
        <w:rPr>
          <w:highlight w:val="white"/>
        </w:rPr>
        <w:t xml:space="preserve"> </w:t>
      </w:r>
    </w:p>
    <w:p w14:paraId="1C37CB02" w14:textId="77777777" w:rsidR="003A2DDA" w:rsidRPr="00903DBA" w:rsidRDefault="003A2DDA" w:rsidP="003A2DDA">
      <w:pPr>
        <w:pStyle w:val="Code"/>
        <w:rPr>
          <w:highlight w:val="white"/>
        </w:rPr>
      </w:pPr>
      <w:r w:rsidRPr="00903DBA">
        <w:rPr>
          <w:highlight w:val="white"/>
        </w:rPr>
        <w:t xml:space="preserve">    </w:t>
      </w:r>
      <w:r w:rsidR="008D1BFC" w:rsidRPr="00903DBA">
        <w:rPr>
          <w:highlight w:val="white"/>
        </w:rPr>
        <w:t>{</w:t>
      </w:r>
      <w:r w:rsidRPr="00903DBA">
        <w:rPr>
          <w:highlight w:val="white"/>
        </w:rPr>
        <w:t xml:space="preserve"> </w:t>
      </w:r>
      <w:r w:rsidR="008D1BFC" w:rsidRPr="00903DBA">
        <w:rPr>
          <w:highlight w:val="white"/>
        </w:rPr>
        <w:t>expression = ConstantExpression.Cast(expression,</w:t>
      </w:r>
    </w:p>
    <w:p w14:paraId="6BD0B292" w14:textId="6CFB67A8" w:rsidR="008D1BFC" w:rsidRPr="00903DBA" w:rsidRDefault="003A2DDA" w:rsidP="003A2DDA">
      <w:pPr>
        <w:pStyle w:val="Code"/>
        <w:rPr>
          <w:highlight w:val="white"/>
        </w:rPr>
      </w:pPr>
      <w:r w:rsidRPr="00903DBA">
        <w:rPr>
          <w:highlight w:val="white"/>
        </w:rPr>
        <w:t xml:space="preserve">                                          </w:t>
      </w:r>
      <w:r w:rsidR="008D1BFC" w:rsidRPr="00903DBA">
        <w:rPr>
          <w:highlight w:val="white"/>
        </w:rPr>
        <w:t xml:space="preserve"> Type.SignedLongIntegerType);</w:t>
      </w:r>
    </w:p>
    <w:p w14:paraId="1FAE26BA" w14:textId="77777777" w:rsidR="003C29EC" w:rsidRPr="00903DBA" w:rsidRDefault="008D1BFC" w:rsidP="003A2DDA">
      <w:pPr>
        <w:pStyle w:val="Code"/>
        <w:rPr>
          <w:highlight w:val="white"/>
        </w:rPr>
      </w:pPr>
      <w:r w:rsidRPr="00903DBA">
        <w:rPr>
          <w:highlight w:val="white"/>
        </w:rPr>
        <w:t xml:space="preserve">      Assert.Error(expression != null, expression,</w:t>
      </w:r>
    </w:p>
    <w:p w14:paraId="405F7BA8" w14:textId="61F481F3" w:rsidR="008D1BFC" w:rsidRPr="00903DBA" w:rsidRDefault="003C29EC" w:rsidP="003A2DDA">
      <w:pPr>
        <w:pStyle w:val="Code"/>
        <w:rPr>
          <w:highlight w:val="white"/>
        </w:rPr>
      </w:pPr>
      <w:r w:rsidRPr="00903DBA">
        <w:rPr>
          <w:highlight w:val="white"/>
        </w:rPr>
        <w:t xml:space="preserve">                  </w:t>
      </w:r>
      <w:r w:rsidR="008D1BFC" w:rsidRPr="00903DBA">
        <w:rPr>
          <w:highlight w:val="white"/>
        </w:rPr>
        <w:t xml:space="preserve"> Message.Non__constant_expression);</w:t>
      </w:r>
    </w:p>
    <w:p w14:paraId="370225A6" w14:textId="77777777" w:rsidR="002A5E06" w:rsidRPr="00903DBA" w:rsidRDefault="008D1BFC" w:rsidP="003A2DDA">
      <w:pPr>
        <w:pStyle w:val="Code"/>
        <w:rPr>
          <w:highlight w:val="white"/>
        </w:rPr>
      </w:pPr>
      <w:r w:rsidRPr="00903DBA">
        <w:rPr>
          <w:highlight w:val="white"/>
        </w:rPr>
        <w:t xml:space="preserve">      Assert.Error(expression.Symbol.Type.IsIntegralOrPointer(),</w:t>
      </w:r>
    </w:p>
    <w:p w14:paraId="2A17B62C" w14:textId="4B632202" w:rsidR="008D1BFC" w:rsidRPr="00903DBA" w:rsidRDefault="002A5E06" w:rsidP="003A2DDA">
      <w:pPr>
        <w:pStyle w:val="Code"/>
        <w:rPr>
          <w:highlight w:val="white"/>
        </w:rPr>
      </w:pPr>
      <w:r w:rsidRPr="00903DBA">
        <w:rPr>
          <w:highlight w:val="white"/>
        </w:rPr>
        <w:t xml:space="preserve">                  </w:t>
      </w:r>
      <w:r w:rsidR="008D1BFC" w:rsidRPr="00903DBA">
        <w:rPr>
          <w:highlight w:val="white"/>
        </w:rPr>
        <w:t xml:space="preserve"> expression.Symbol, Message.Non__integral_expression);</w:t>
      </w:r>
    </w:p>
    <w:p w14:paraId="6AB47D2A" w14:textId="77777777" w:rsidR="008D1BFC" w:rsidRPr="00903DBA" w:rsidRDefault="008D1BFC" w:rsidP="003A2DDA">
      <w:pPr>
        <w:pStyle w:val="Code"/>
        <w:rPr>
          <w:highlight w:val="white"/>
        </w:rPr>
      </w:pPr>
      <w:r w:rsidRPr="00903DBA">
        <w:rPr>
          <w:highlight w:val="white"/>
        </w:rPr>
        <w:t xml:space="preserve">      return expression;</w:t>
      </w:r>
    </w:p>
    <w:p w14:paraId="2932A387" w14:textId="77777777" w:rsidR="008D1BFC" w:rsidRPr="00903DBA" w:rsidRDefault="008D1BFC" w:rsidP="003A2DDA">
      <w:pPr>
        <w:pStyle w:val="Code"/>
        <w:rPr>
          <w:highlight w:val="white"/>
        </w:rPr>
      </w:pPr>
      <w:r w:rsidRPr="00903DBA">
        <w:rPr>
          <w:highlight w:val="white"/>
        </w:rPr>
        <w:t xml:space="preserve">    }</w:t>
      </w:r>
    </w:p>
    <w:p w14:paraId="55390D89" w14:textId="0BCB293E" w:rsidR="00566563" w:rsidRPr="00903DBA" w:rsidRDefault="00566563" w:rsidP="00566563">
      <w:pPr>
        <w:pStyle w:val="Rubrik3"/>
        <w:numPr>
          <w:ilvl w:val="2"/>
          <w:numId w:val="123"/>
        </w:numPr>
      </w:pPr>
      <w:bookmarkStart w:id="163" w:name="_Toc57656017"/>
      <w:r w:rsidRPr="00903DBA">
        <w:t>Logical Expression</w:t>
      </w:r>
      <w:r w:rsidR="00F4495B" w:rsidRPr="00903DBA">
        <w:t>s</w:t>
      </w:r>
      <w:bookmarkEnd w:id="163"/>
    </w:p>
    <w:p w14:paraId="511F3A75" w14:textId="77777777" w:rsidR="00DF0A20" w:rsidRPr="00903DBA" w:rsidRDefault="00DF0A20" w:rsidP="00DF0A20">
      <w:pPr>
        <w:rPr>
          <w:color w:val="auto"/>
        </w:rPr>
      </w:pPr>
      <w:r w:rsidRPr="00903DBA">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903DBA" w:rsidRDefault="00DB46A1" w:rsidP="00DF0A20">
      <w:pPr>
        <w:rPr>
          <w:color w:val="auto"/>
        </w:rPr>
      </w:pPr>
      <w:r w:rsidRPr="00903DBA">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903DBA" w:rsidRDefault="00566563" w:rsidP="00566563">
      <w:pPr>
        <w:pStyle w:val="CodeHeader"/>
      </w:pPr>
      <w:proofErr w:type="spellStart"/>
      <w:r w:rsidRPr="00903DBA">
        <w:t>MainParser.cs</w:t>
      </w:r>
      <w:proofErr w:type="spellEnd"/>
    </w:p>
    <w:p w14:paraId="44CD8771" w14:textId="77777777" w:rsidR="00566563" w:rsidRPr="00903DBA" w:rsidRDefault="00566563" w:rsidP="0027377B">
      <w:pPr>
        <w:pStyle w:val="Code"/>
        <w:rPr>
          <w:highlight w:val="white"/>
        </w:rPr>
      </w:pPr>
      <w:r w:rsidRPr="00903DBA">
        <w:rPr>
          <w:highlight w:val="white"/>
        </w:rPr>
        <w:t>logical_or_expression:</w:t>
      </w:r>
    </w:p>
    <w:p w14:paraId="1BD1D624" w14:textId="77777777" w:rsidR="00566563" w:rsidRPr="00903DBA" w:rsidRDefault="00566563" w:rsidP="0027377B">
      <w:pPr>
        <w:pStyle w:val="Code"/>
        <w:rPr>
          <w:highlight w:val="white"/>
        </w:rPr>
      </w:pPr>
      <w:r w:rsidRPr="00903DBA">
        <w:rPr>
          <w:highlight w:val="white"/>
        </w:rPr>
        <w:t xml:space="preserve">    logical_and_expression {</w:t>
      </w:r>
    </w:p>
    <w:p w14:paraId="5C10DF9E" w14:textId="77777777" w:rsidR="00566563" w:rsidRPr="00903DBA" w:rsidRDefault="00566563" w:rsidP="0027377B">
      <w:pPr>
        <w:pStyle w:val="Code"/>
        <w:rPr>
          <w:highlight w:val="white"/>
        </w:rPr>
      </w:pPr>
      <w:r w:rsidRPr="00903DBA">
        <w:rPr>
          <w:highlight w:val="white"/>
        </w:rPr>
        <w:t xml:space="preserve">      $$ = $1;</w:t>
      </w:r>
    </w:p>
    <w:p w14:paraId="0E5FA79D" w14:textId="77777777" w:rsidR="00566563" w:rsidRPr="00903DBA" w:rsidRDefault="00566563" w:rsidP="0027377B">
      <w:pPr>
        <w:pStyle w:val="Code"/>
        <w:rPr>
          <w:highlight w:val="white"/>
        </w:rPr>
      </w:pPr>
      <w:r w:rsidRPr="00903DBA">
        <w:rPr>
          <w:highlight w:val="white"/>
        </w:rPr>
        <w:t xml:space="preserve">    }</w:t>
      </w:r>
    </w:p>
    <w:p w14:paraId="06ADE524" w14:textId="77777777" w:rsidR="00566563" w:rsidRPr="00903DBA" w:rsidRDefault="00566563" w:rsidP="0027377B">
      <w:pPr>
        <w:pStyle w:val="Code"/>
        <w:rPr>
          <w:highlight w:val="white"/>
        </w:rPr>
      </w:pPr>
      <w:r w:rsidRPr="00903DBA">
        <w:rPr>
          <w:highlight w:val="white"/>
        </w:rPr>
        <w:t xml:space="preserve">  | logical_or_expression LOGICAL_OR logical_and_expression {</w:t>
      </w:r>
    </w:p>
    <w:p w14:paraId="583C44E8" w14:textId="77777777" w:rsidR="00566563" w:rsidRPr="00903DBA" w:rsidRDefault="00566563" w:rsidP="0027377B">
      <w:pPr>
        <w:pStyle w:val="Code"/>
        <w:rPr>
          <w:highlight w:val="white"/>
        </w:rPr>
      </w:pPr>
      <w:r w:rsidRPr="00903DBA">
        <w:rPr>
          <w:highlight w:val="white"/>
        </w:rPr>
        <w:t xml:space="preserve">      $$ = MiddleCodeGenerator.LogicalOrExpression($1, $3);</w:t>
      </w:r>
    </w:p>
    <w:p w14:paraId="1B2C6647" w14:textId="76A4D52D" w:rsidR="00566563" w:rsidRPr="00903DBA" w:rsidRDefault="00566563" w:rsidP="0027377B">
      <w:pPr>
        <w:pStyle w:val="Code"/>
        <w:rPr>
          <w:highlight w:val="white"/>
        </w:rPr>
      </w:pPr>
      <w:r w:rsidRPr="00903DBA">
        <w:rPr>
          <w:highlight w:val="white"/>
        </w:rPr>
        <w:t xml:space="preserve">    };</w:t>
      </w:r>
    </w:p>
    <w:p w14:paraId="2C9306AD" w14:textId="4EB2EC77" w:rsidR="00A75BB6" w:rsidRPr="00903DBA" w:rsidRDefault="00A75BB6" w:rsidP="00A75BB6">
      <w:pPr>
        <w:rPr>
          <w:highlight w:val="white"/>
        </w:rPr>
      </w:pPr>
      <w:r w:rsidRPr="00903DBA">
        <w:rPr>
          <w:highlight w:val="white"/>
        </w:rPr>
        <w:t xml:space="preserve">The </w:t>
      </w:r>
      <w:r w:rsidRPr="00903DBA">
        <w:rPr>
          <w:rStyle w:val="KeyWord0"/>
          <w:highlight w:val="white"/>
        </w:rPr>
        <w:t>LogicalOrExpression</w:t>
      </w:r>
      <w:r w:rsidRPr="00903DBA">
        <w:rPr>
          <w:highlight w:val="white"/>
        </w:rPr>
        <w:t xml:space="preserve"> method </w:t>
      </w:r>
      <w:r w:rsidR="00A774D0" w:rsidRPr="00903DBA">
        <w:rPr>
          <w:highlight w:val="white"/>
        </w:rPr>
        <w:t>return</w:t>
      </w:r>
      <w:r w:rsidR="0006127F" w:rsidRPr="00903DBA">
        <w:rPr>
          <w:highlight w:val="white"/>
        </w:rPr>
        <w:t>s</w:t>
      </w:r>
      <w:r w:rsidR="00A774D0" w:rsidRPr="00903DBA">
        <w:rPr>
          <w:highlight w:val="white"/>
        </w:rPr>
        <w:t xml:space="preserve"> a </w:t>
      </w:r>
      <w:r w:rsidR="002B1DB0" w:rsidRPr="00903DBA">
        <w:rPr>
          <w:highlight w:val="white"/>
        </w:rPr>
        <w:t xml:space="preserve">true </w:t>
      </w:r>
      <w:r w:rsidR="00A774D0" w:rsidRPr="00903DBA">
        <w:rPr>
          <w:highlight w:val="white"/>
        </w:rPr>
        <w:t xml:space="preserve">expression is </w:t>
      </w:r>
      <w:r w:rsidR="002B1DB0" w:rsidRPr="00903DBA">
        <w:rPr>
          <w:highlight w:val="white"/>
        </w:rPr>
        <w:t xml:space="preserve">at </w:t>
      </w:r>
      <w:r w:rsidR="00A774D0" w:rsidRPr="00903DBA">
        <w:rPr>
          <w:highlight w:val="white"/>
        </w:rPr>
        <w:t xml:space="preserve">least one of the left </w:t>
      </w:r>
      <w:r w:rsidR="0074181A" w:rsidRPr="00903DBA">
        <w:rPr>
          <w:highlight w:val="white"/>
        </w:rPr>
        <w:t>or</w:t>
      </w:r>
      <w:r w:rsidR="00A774D0" w:rsidRPr="00903DBA">
        <w:rPr>
          <w:highlight w:val="white"/>
        </w:rPr>
        <w:t xml:space="preserve"> right expression is true</w:t>
      </w:r>
      <w:r w:rsidR="00CC63DA" w:rsidRPr="00903DBA">
        <w:rPr>
          <w:highlight w:val="white"/>
        </w:rPr>
        <w:t>, and a false expression if both the left and right expression is false.</w:t>
      </w:r>
    </w:p>
    <w:p w14:paraId="41B51A02" w14:textId="77777777" w:rsidR="0027377B" w:rsidRPr="00903DBA" w:rsidRDefault="0027377B" w:rsidP="0027377B">
      <w:pPr>
        <w:pStyle w:val="CodeHeader"/>
        <w:rPr>
          <w:highlight w:val="white"/>
        </w:rPr>
      </w:pPr>
      <w:proofErr w:type="spellStart"/>
      <w:r w:rsidRPr="00903DBA">
        <w:rPr>
          <w:highlight w:val="white"/>
        </w:rPr>
        <w:t>MiddleCodeGenerator.cs</w:t>
      </w:r>
      <w:proofErr w:type="spellEnd"/>
    </w:p>
    <w:p w14:paraId="78BAFB5C" w14:textId="77777777" w:rsidR="0027377B" w:rsidRPr="00903DBA" w:rsidRDefault="0027377B" w:rsidP="0027377B">
      <w:pPr>
        <w:pStyle w:val="Code"/>
        <w:rPr>
          <w:highlight w:val="white"/>
        </w:rPr>
      </w:pPr>
      <w:r w:rsidRPr="00903DBA">
        <w:rPr>
          <w:highlight w:val="white"/>
        </w:rPr>
        <w:t xml:space="preserve">    public static Expression LogicalOrExpression(Expression leftExpression,</w:t>
      </w:r>
    </w:p>
    <w:p w14:paraId="3849F76D" w14:textId="77777777" w:rsidR="0027377B" w:rsidRPr="00903DBA" w:rsidRDefault="0027377B" w:rsidP="0027377B">
      <w:pPr>
        <w:pStyle w:val="Code"/>
        <w:rPr>
          <w:highlight w:val="white"/>
        </w:rPr>
      </w:pPr>
      <w:r w:rsidRPr="00903DBA">
        <w:rPr>
          <w:highlight w:val="white"/>
        </w:rPr>
        <w:t xml:space="preserve">                                                 Expression rightExpression) {</w:t>
      </w:r>
    </w:p>
    <w:p w14:paraId="4F8CE586" w14:textId="739E842B" w:rsidR="007672DD" w:rsidRPr="00903DBA" w:rsidRDefault="001A74D4" w:rsidP="007672DD">
      <w:pPr>
        <w:rPr>
          <w:highlight w:val="white"/>
        </w:rPr>
      </w:pPr>
      <w:r w:rsidRPr="00903DBA">
        <w:rPr>
          <w:highlight w:val="white"/>
        </w:rPr>
        <w:t xml:space="preserve">Since we have passed the constant integral expression parsing, we need to </w:t>
      </w:r>
      <w:r w:rsidR="007672DD" w:rsidRPr="00903DBA">
        <w:rPr>
          <w:highlight w:val="white"/>
        </w:rPr>
        <w:t>check if the expression is constant. I</w:t>
      </w:r>
      <w:r w:rsidR="00E14F35" w:rsidRPr="00903DBA">
        <w:rPr>
          <w:highlight w:val="white"/>
        </w:rPr>
        <w:t>f</w:t>
      </w:r>
      <w:r w:rsidR="007672DD" w:rsidRPr="00903DBA">
        <w:rPr>
          <w:highlight w:val="white"/>
        </w:rPr>
        <w:t xml:space="preserve"> it is</w:t>
      </w:r>
      <w:r w:rsidRPr="00903DBA">
        <w:rPr>
          <w:highlight w:val="white"/>
        </w:rPr>
        <w:t xml:space="preserve"> </w:t>
      </w:r>
      <w:r w:rsidR="0018289C" w:rsidRPr="00903DBA">
        <w:rPr>
          <w:highlight w:val="white"/>
        </w:rPr>
        <w:t>constant,</w:t>
      </w:r>
      <w:r w:rsidR="00D23722" w:rsidRPr="00903DBA">
        <w:rPr>
          <w:highlight w:val="white"/>
        </w:rPr>
        <w:t xml:space="preserve"> we return the constant expression.</w:t>
      </w:r>
    </w:p>
    <w:p w14:paraId="08A5E5F2" w14:textId="668D2337" w:rsidR="0027377B" w:rsidRPr="00903DBA" w:rsidRDefault="0027377B" w:rsidP="0027377B">
      <w:pPr>
        <w:pStyle w:val="Code"/>
        <w:rPr>
          <w:highlight w:val="white"/>
        </w:rPr>
      </w:pPr>
      <w:r w:rsidRPr="00903DBA">
        <w:rPr>
          <w:highlight w:val="white"/>
        </w:rPr>
        <w:t xml:space="preserve">      Expression constantExpression =</w:t>
      </w:r>
    </w:p>
    <w:p w14:paraId="286A5D80" w14:textId="77777777" w:rsidR="0027377B" w:rsidRPr="00903DBA" w:rsidRDefault="0027377B" w:rsidP="0027377B">
      <w:pPr>
        <w:pStyle w:val="Code"/>
        <w:rPr>
          <w:highlight w:val="white"/>
        </w:rPr>
      </w:pPr>
      <w:r w:rsidRPr="00903DBA">
        <w:rPr>
          <w:highlight w:val="white"/>
        </w:rPr>
        <w:t xml:space="preserve">        ConstantExpression.Logical(MiddleOperator.LogicalOr,</w:t>
      </w:r>
    </w:p>
    <w:p w14:paraId="5F73241E" w14:textId="52B8BD37" w:rsidR="0027377B" w:rsidRPr="00903DBA" w:rsidRDefault="0027377B" w:rsidP="0027377B">
      <w:pPr>
        <w:pStyle w:val="Code"/>
        <w:rPr>
          <w:highlight w:val="white"/>
        </w:rPr>
      </w:pPr>
      <w:r w:rsidRPr="00903DBA">
        <w:rPr>
          <w:highlight w:val="white"/>
        </w:rPr>
        <w:t xml:space="preserve">                                   leftExpression, rightExpression);</w:t>
      </w:r>
    </w:p>
    <w:p w14:paraId="5F3D7D5F" w14:textId="77777777" w:rsidR="0027377B" w:rsidRPr="00903DBA" w:rsidRDefault="0027377B" w:rsidP="0027377B">
      <w:pPr>
        <w:pStyle w:val="Code"/>
        <w:rPr>
          <w:highlight w:val="white"/>
        </w:rPr>
      </w:pPr>
    </w:p>
    <w:p w14:paraId="54FF839F" w14:textId="77777777" w:rsidR="0027377B" w:rsidRPr="00903DBA" w:rsidRDefault="0027377B" w:rsidP="0027377B">
      <w:pPr>
        <w:pStyle w:val="Code"/>
        <w:rPr>
          <w:highlight w:val="white"/>
        </w:rPr>
      </w:pPr>
      <w:r w:rsidRPr="00903DBA">
        <w:rPr>
          <w:highlight w:val="white"/>
        </w:rPr>
        <w:t xml:space="preserve">      if (constantExpression != null) {</w:t>
      </w:r>
    </w:p>
    <w:p w14:paraId="696949FE" w14:textId="77777777" w:rsidR="0027377B" w:rsidRPr="00903DBA" w:rsidRDefault="0027377B" w:rsidP="0027377B">
      <w:pPr>
        <w:pStyle w:val="Code"/>
        <w:rPr>
          <w:highlight w:val="white"/>
        </w:rPr>
      </w:pPr>
      <w:r w:rsidRPr="00903DBA">
        <w:rPr>
          <w:highlight w:val="white"/>
        </w:rPr>
        <w:t xml:space="preserve">        return constantExpression;</w:t>
      </w:r>
    </w:p>
    <w:p w14:paraId="0748904F" w14:textId="77777777" w:rsidR="0027377B" w:rsidRPr="00903DBA" w:rsidRDefault="0027377B" w:rsidP="0027377B">
      <w:pPr>
        <w:pStyle w:val="Code"/>
        <w:rPr>
          <w:highlight w:val="white"/>
        </w:rPr>
      </w:pPr>
      <w:r w:rsidRPr="00903DBA">
        <w:rPr>
          <w:highlight w:val="white"/>
        </w:rPr>
        <w:t xml:space="preserve">      }</w:t>
      </w:r>
    </w:p>
    <w:p w14:paraId="05D4E3EB" w14:textId="612D7105" w:rsidR="0027377B" w:rsidRPr="00903DBA" w:rsidRDefault="00A97B20" w:rsidP="00A97B20">
      <w:pPr>
        <w:rPr>
          <w:highlight w:val="white"/>
        </w:rPr>
      </w:pPr>
      <w:r w:rsidRPr="00903DBA">
        <w:rPr>
          <w:highlight w:val="white"/>
        </w:rPr>
        <w:t xml:space="preserve">We type cast </w:t>
      </w:r>
      <w:proofErr w:type="gramStart"/>
      <w:r w:rsidRPr="00903DBA">
        <w:rPr>
          <w:highlight w:val="white"/>
        </w:rPr>
        <w:t>both the</w:t>
      </w:r>
      <w:proofErr w:type="gramEnd"/>
      <w:r w:rsidRPr="00903DBA">
        <w:rPr>
          <w:highlight w:val="white"/>
        </w:rPr>
        <w:t xml:space="preserve"> expression </w:t>
      </w:r>
      <w:r w:rsidR="00F94FBD" w:rsidRPr="00903DBA">
        <w:rPr>
          <w:highlight w:val="white"/>
        </w:rPr>
        <w:t>to</w:t>
      </w:r>
      <w:r w:rsidRPr="00903DBA">
        <w:rPr>
          <w:highlight w:val="white"/>
        </w:rPr>
        <w:t xml:space="preserve"> logical type.</w:t>
      </w:r>
    </w:p>
    <w:p w14:paraId="53387135" w14:textId="77777777" w:rsidR="0027377B" w:rsidRPr="00903DBA" w:rsidRDefault="0027377B" w:rsidP="0027377B">
      <w:pPr>
        <w:pStyle w:val="Code"/>
        <w:rPr>
          <w:highlight w:val="white"/>
        </w:rPr>
      </w:pPr>
      <w:r w:rsidRPr="00903DBA">
        <w:rPr>
          <w:highlight w:val="white"/>
        </w:rPr>
        <w:t xml:space="preserve">      leftExpression = TypeCast.ToLogical(leftExpression);</w:t>
      </w:r>
    </w:p>
    <w:p w14:paraId="375BD8FE" w14:textId="77777777" w:rsidR="0027377B" w:rsidRPr="00903DBA" w:rsidRDefault="0027377B" w:rsidP="0027377B">
      <w:pPr>
        <w:pStyle w:val="Code"/>
        <w:rPr>
          <w:highlight w:val="white"/>
        </w:rPr>
      </w:pPr>
      <w:r w:rsidRPr="00903DBA">
        <w:rPr>
          <w:highlight w:val="white"/>
        </w:rPr>
        <w:t xml:space="preserve">      rightExpression = TypeCast.ToLogical(rightExpression);</w:t>
      </w:r>
    </w:p>
    <w:p w14:paraId="0BB68BC0" w14:textId="3715A23B" w:rsidR="001F3437" w:rsidRPr="00903DBA" w:rsidRDefault="00892477" w:rsidP="001F3437">
      <w:pPr>
        <w:rPr>
          <w:highlight w:val="white"/>
        </w:rPr>
      </w:pPr>
      <w:r w:rsidRPr="00903DBA">
        <w:rPr>
          <w:highlight w:val="white"/>
        </w:rPr>
        <w:t>For the resulting expression to be true, it is enough that one of the left or right expression is true</w:t>
      </w:r>
      <w:r w:rsidR="00824226" w:rsidRPr="00903DBA">
        <w:rPr>
          <w:highlight w:val="white"/>
        </w:rPr>
        <w:t>.</w:t>
      </w:r>
      <w:r w:rsidR="00C2375E" w:rsidRPr="00903DBA">
        <w:rPr>
          <w:highlight w:val="white"/>
        </w:rPr>
        <w:t xml:space="preserve"> Therefore, </w:t>
      </w:r>
      <w:r w:rsidR="00884A3F" w:rsidRPr="00903DBA">
        <w:rPr>
          <w:highlight w:val="white"/>
        </w:rPr>
        <w:t xml:space="preserve">the true set of the resulting expression is the union of the true set of the left and right expression. </w:t>
      </w:r>
      <w:r w:rsidR="00234993" w:rsidRPr="00903DBA">
        <w:rPr>
          <w:highlight w:val="white"/>
        </w:rPr>
        <w:t xml:space="preserve">This results in laze evaluation, if the left expression is evaluated to true, the right expression (including its side effects) </w:t>
      </w:r>
      <w:r w:rsidR="00CF5FDA" w:rsidRPr="00903DBA">
        <w:rPr>
          <w:highlight w:val="white"/>
        </w:rPr>
        <w:lastRenderedPageBreak/>
        <w:t>shall</w:t>
      </w:r>
      <w:r w:rsidR="00234993" w:rsidRPr="00903DBA">
        <w:rPr>
          <w:highlight w:val="white"/>
        </w:rPr>
        <w:t xml:space="preserve"> not </w:t>
      </w:r>
      <w:proofErr w:type="gramStart"/>
      <w:r w:rsidR="00234993" w:rsidRPr="00903DBA">
        <w:rPr>
          <w:highlight w:val="white"/>
        </w:rPr>
        <w:t>evaluated</w:t>
      </w:r>
      <w:proofErr w:type="gramEnd"/>
      <w:r w:rsidR="00234993" w:rsidRPr="00903DBA">
        <w:rPr>
          <w:highlight w:val="white"/>
        </w:rPr>
        <w:t xml:space="preserve">. </w:t>
      </w:r>
      <w:r w:rsidR="001D005D" w:rsidRPr="00903DBA">
        <w:rPr>
          <w:highlight w:val="white"/>
        </w:rPr>
        <w:t xml:space="preserve">The false sets, on the other hand, </w:t>
      </w:r>
      <w:r w:rsidR="00133AC0" w:rsidRPr="00903DBA">
        <w:rPr>
          <w:highlight w:val="white"/>
        </w:rPr>
        <w:t xml:space="preserve">are different. </w:t>
      </w:r>
      <w:r w:rsidR="001F3437" w:rsidRPr="00903DBA">
        <w:rPr>
          <w:highlight w:val="white"/>
        </w:rPr>
        <w:t xml:space="preserve">If the left expression is evaluated to false, we need to evaluate the right expression. Therefore, we backpatch the </w:t>
      </w:r>
      <w:r w:rsidR="003D1435" w:rsidRPr="00903DBA">
        <w:rPr>
          <w:highlight w:val="white"/>
        </w:rPr>
        <w:t>false</w:t>
      </w:r>
      <w:r w:rsidR="001F3437" w:rsidRPr="00903DBA">
        <w:rPr>
          <w:highlight w:val="white"/>
        </w:rPr>
        <w:t xml:space="preserve"> set of the left expression to the beginning of the right expression code. The </w:t>
      </w:r>
      <w:r w:rsidR="00CD1901" w:rsidRPr="00903DBA">
        <w:rPr>
          <w:highlight w:val="white"/>
        </w:rPr>
        <w:t xml:space="preserve">false </w:t>
      </w:r>
      <w:r w:rsidR="001F3437" w:rsidRPr="00903DBA">
        <w:rPr>
          <w:highlight w:val="white"/>
        </w:rPr>
        <w:t>set of the resulting expression</w:t>
      </w:r>
      <w:r w:rsidR="00C47DA9" w:rsidRPr="00903DBA">
        <w:rPr>
          <w:highlight w:val="white"/>
        </w:rPr>
        <w:t xml:space="preserve"> is the false set of the right expression.</w:t>
      </w:r>
    </w:p>
    <w:p w14:paraId="78AFE667" w14:textId="77777777" w:rsidR="0027377B" w:rsidRPr="00903DBA" w:rsidRDefault="0027377B" w:rsidP="0027377B">
      <w:pPr>
        <w:pStyle w:val="Code"/>
        <w:rPr>
          <w:highlight w:val="white"/>
        </w:rPr>
      </w:pPr>
      <w:r w:rsidRPr="00903DBA">
        <w:rPr>
          <w:highlight w:val="white"/>
        </w:rPr>
        <w:t xml:space="preserve">      ISet&lt;MiddleCode&gt; trueSet = new HashSet&lt;MiddleCode&gt;();</w:t>
      </w:r>
    </w:p>
    <w:p w14:paraId="0F26F681" w14:textId="77777777" w:rsidR="0027377B" w:rsidRPr="00903DBA" w:rsidRDefault="0027377B" w:rsidP="0027377B">
      <w:pPr>
        <w:pStyle w:val="Code"/>
        <w:rPr>
          <w:highlight w:val="white"/>
        </w:rPr>
      </w:pPr>
      <w:r w:rsidRPr="00903DBA">
        <w:rPr>
          <w:highlight w:val="white"/>
        </w:rPr>
        <w:t xml:space="preserve">      trueSet.UnionWith(leftExpression.Symbol.TrueSet);</w:t>
      </w:r>
    </w:p>
    <w:p w14:paraId="64CB7AB8" w14:textId="77777777" w:rsidR="0027377B" w:rsidRPr="00903DBA" w:rsidRDefault="0027377B" w:rsidP="0027377B">
      <w:pPr>
        <w:pStyle w:val="Code"/>
        <w:rPr>
          <w:highlight w:val="white"/>
        </w:rPr>
      </w:pPr>
      <w:r w:rsidRPr="00903DBA">
        <w:rPr>
          <w:highlight w:val="white"/>
        </w:rPr>
        <w:t xml:space="preserve">      trueSet.UnionWith(rightExpression.Symbol.TrueSet);</w:t>
      </w:r>
    </w:p>
    <w:p w14:paraId="6D2FC619" w14:textId="77777777" w:rsidR="0027377B" w:rsidRPr="00903DBA" w:rsidRDefault="0027377B" w:rsidP="0027377B">
      <w:pPr>
        <w:pStyle w:val="Code"/>
        <w:rPr>
          <w:highlight w:val="white"/>
        </w:rPr>
      </w:pPr>
      <w:r w:rsidRPr="00903DBA">
        <w:rPr>
          <w:highlight w:val="white"/>
        </w:rPr>
        <w:t xml:space="preserve">      Backpatch(leftExpression.Symbol.FalseSet, rightExpression.LongList);    </w:t>
      </w:r>
    </w:p>
    <w:p w14:paraId="5CCFA471" w14:textId="77777777" w:rsidR="0027377B" w:rsidRPr="00903DBA" w:rsidRDefault="0027377B" w:rsidP="0027377B">
      <w:pPr>
        <w:pStyle w:val="Code"/>
        <w:rPr>
          <w:highlight w:val="white"/>
        </w:rPr>
      </w:pPr>
      <w:r w:rsidRPr="00903DBA">
        <w:rPr>
          <w:highlight w:val="white"/>
        </w:rPr>
        <w:t xml:space="preserve">      Symbol symbol = new Symbol(trueSet, rightExpression.Symbol.FalseSet);</w:t>
      </w:r>
    </w:p>
    <w:p w14:paraId="24E46A87" w14:textId="77777777" w:rsidR="0027377B" w:rsidRPr="00903DBA" w:rsidRDefault="0027377B" w:rsidP="0027377B">
      <w:pPr>
        <w:pStyle w:val="Code"/>
        <w:rPr>
          <w:highlight w:val="white"/>
        </w:rPr>
      </w:pPr>
      <w:r w:rsidRPr="00903DBA">
        <w:rPr>
          <w:highlight w:val="white"/>
        </w:rPr>
        <w:t xml:space="preserve">      </w:t>
      </w:r>
    </w:p>
    <w:p w14:paraId="38A8F50E" w14:textId="77777777" w:rsidR="0027377B" w:rsidRPr="00903DBA" w:rsidRDefault="0027377B" w:rsidP="0027377B">
      <w:pPr>
        <w:pStyle w:val="Code"/>
        <w:rPr>
          <w:highlight w:val="white"/>
        </w:rPr>
      </w:pPr>
      <w:r w:rsidRPr="00903DBA">
        <w:rPr>
          <w:highlight w:val="white"/>
        </w:rPr>
        <w:t xml:space="preserve">      List&lt;MiddleCode&gt; longList = new List&lt;MiddleCode&gt;();</w:t>
      </w:r>
    </w:p>
    <w:p w14:paraId="44CDF69F" w14:textId="77777777" w:rsidR="0027377B" w:rsidRPr="00903DBA" w:rsidRDefault="0027377B" w:rsidP="0027377B">
      <w:pPr>
        <w:pStyle w:val="Code"/>
        <w:rPr>
          <w:highlight w:val="white"/>
        </w:rPr>
      </w:pPr>
      <w:r w:rsidRPr="00903DBA">
        <w:rPr>
          <w:highlight w:val="white"/>
        </w:rPr>
        <w:t xml:space="preserve">      longList.AddRange(leftExpression.LongList);</w:t>
      </w:r>
    </w:p>
    <w:p w14:paraId="2C7B181E" w14:textId="77777777" w:rsidR="0027377B" w:rsidRPr="00903DBA" w:rsidRDefault="0027377B" w:rsidP="0027377B">
      <w:pPr>
        <w:pStyle w:val="Code"/>
        <w:rPr>
          <w:highlight w:val="white"/>
        </w:rPr>
      </w:pPr>
      <w:r w:rsidRPr="00903DBA">
        <w:rPr>
          <w:highlight w:val="white"/>
        </w:rPr>
        <w:t xml:space="preserve">      longList.AddRange(rightExpression.LongList);</w:t>
      </w:r>
    </w:p>
    <w:p w14:paraId="0958EF06" w14:textId="77777777" w:rsidR="0027377B" w:rsidRPr="00903DBA" w:rsidRDefault="0027377B" w:rsidP="0027377B">
      <w:pPr>
        <w:pStyle w:val="Code"/>
        <w:rPr>
          <w:highlight w:val="white"/>
        </w:rPr>
      </w:pPr>
    </w:p>
    <w:p w14:paraId="64FABFD0" w14:textId="77777777" w:rsidR="002430A1" w:rsidRPr="00903DBA" w:rsidRDefault="002430A1" w:rsidP="002430A1">
      <w:pPr>
        <w:pStyle w:val="Code"/>
        <w:rPr>
          <w:highlight w:val="white"/>
        </w:rPr>
      </w:pPr>
      <w:r w:rsidRPr="00903DBA">
        <w:rPr>
          <w:highlight w:val="white"/>
        </w:rPr>
        <w:t xml:space="preserve">      List&lt;MiddleCode&gt; shortList = new List&lt;MiddleCode&gt;();</w:t>
      </w:r>
    </w:p>
    <w:p w14:paraId="029D7020" w14:textId="77777777" w:rsidR="002430A1" w:rsidRPr="00903DBA" w:rsidRDefault="002430A1" w:rsidP="002430A1">
      <w:pPr>
        <w:pStyle w:val="Code"/>
        <w:rPr>
          <w:highlight w:val="white"/>
        </w:rPr>
      </w:pPr>
      <w:r w:rsidRPr="00903DBA">
        <w:rPr>
          <w:highlight w:val="white"/>
        </w:rPr>
        <w:t xml:space="preserve">      shortList.AddRange(leftExpression.ShortList);</w:t>
      </w:r>
    </w:p>
    <w:p w14:paraId="6CE31BC4" w14:textId="77777777" w:rsidR="002430A1" w:rsidRPr="00903DBA" w:rsidRDefault="002430A1" w:rsidP="002430A1">
      <w:pPr>
        <w:pStyle w:val="Code"/>
        <w:rPr>
          <w:highlight w:val="white"/>
        </w:rPr>
      </w:pPr>
      <w:r w:rsidRPr="00903DBA">
        <w:rPr>
          <w:highlight w:val="white"/>
        </w:rPr>
        <w:t xml:space="preserve">      shortList.AddRange(rightExpression.ShortList);</w:t>
      </w:r>
    </w:p>
    <w:p w14:paraId="5FAD2B7C" w14:textId="77777777" w:rsidR="002430A1" w:rsidRPr="00903DBA" w:rsidRDefault="002430A1" w:rsidP="002430A1">
      <w:pPr>
        <w:pStyle w:val="Code"/>
        <w:rPr>
          <w:highlight w:val="white"/>
        </w:rPr>
      </w:pPr>
    </w:p>
    <w:p w14:paraId="33D66E88" w14:textId="77777777" w:rsidR="0027377B" w:rsidRPr="00903DBA" w:rsidRDefault="0027377B" w:rsidP="0027377B">
      <w:pPr>
        <w:pStyle w:val="Code"/>
        <w:rPr>
          <w:highlight w:val="white"/>
        </w:rPr>
      </w:pPr>
      <w:r w:rsidRPr="00903DBA">
        <w:rPr>
          <w:highlight w:val="white"/>
        </w:rPr>
        <w:t xml:space="preserve">      return (new Expression(symbol, shortList, longList));</w:t>
      </w:r>
    </w:p>
    <w:p w14:paraId="37CBE02B" w14:textId="6EDF0F70" w:rsidR="00BA322E" w:rsidRPr="00903DBA" w:rsidRDefault="0027377B" w:rsidP="0027377B">
      <w:pPr>
        <w:pStyle w:val="Code"/>
        <w:rPr>
          <w:highlight w:val="white"/>
        </w:rPr>
      </w:pPr>
      <w:r w:rsidRPr="00903DBA">
        <w:rPr>
          <w:highlight w:val="white"/>
        </w:rPr>
        <w:t xml:space="preserve">    }</w:t>
      </w:r>
    </w:p>
    <w:p w14:paraId="0F536782" w14:textId="77777777" w:rsidR="00CD5D84" w:rsidRPr="00903DBA" w:rsidRDefault="00CD5D84" w:rsidP="00CD5D84">
      <w:pPr>
        <w:pStyle w:val="CodeHeader"/>
      </w:pPr>
      <w:proofErr w:type="spellStart"/>
      <w:r w:rsidRPr="00903DBA">
        <w:t>MainParser.cs</w:t>
      </w:r>
      <w:proofErr w:type="spellEnd"/>
    </w:p>
    <w:p w14:paraId="0D45340C" w14:textId="77777777" w:rsidR="006E6535" w:rsidRPr="00903DBA" w:rsidRDefault="006E6535" w:rsidP="006E6535">
      <w:pPr>
        <w:pStyle w:val="Code"/>
        <w:rPr>
          <w:highlight w:val="white"/>
        </w:rPr>
      </w:pPr>
      <w:r w:rsidRPr="00903DBA">
        <w:rPr>
          <w:highlight w:val="white"/>
        </w:rPr>
        <w:t>logical_and_expression:</w:t>
      </w:r>
    </w:p>
    <w:p w14:paraId="32EA6449" w14:textId="69DDAA39" w:rsidR="006E6535" w:rsidRPr="00903DBA" w:rsidRDefault="006E6535" w:rsidP="006E6535">
      <w:pPr>
        <w:pStyle w:val="Code"/>
        <w:rPr>
          <w:highlight w:val="white"/>
        </w:rPr>
      </w:pPr>
      <w:r w:rsidRPr="00903DBA">
        <w:rPr>
          <w:highlight w:val="white"/>
        </w:rPr>
        <w:t xml:space="preserve">    bitwise_</w:t>
      </w:r>
      <w:r w:rsidR="00414C74" w:rsidRPr="00903DBA">
        <w:rPr>
          <w:highlight w:val="white"/>
        </w:rPr>
        <w:t>or</w:t>
      </w:r>
      <w:r w:rsidRPr="00903DBA">
        <w:rPr>
          <w:highlight w:val="white"/>
        </w:rPr>
        <w:t>_expression {</w:t>
      </w:r>
    </w:p>
    <w:p w14:paraId="651619A3" w14:textId="77777777" w:rsidR="006E6535" w:rsidRPr="00903DBA" w:rsidRDefault="006E6535" w:rsidP="006E6535">
      <w:pPr>
        <w:pStyle w:val="Code"/>
        <w:rPr>
          <w:highlight w:val="white"/>
        </w:rPr>
      </w:pPr>
      <w:r w:rsidRPr="00903DBA">
        <w:rPr>
          <w:highlight w:val="white"/>
        </w:rPr>
        <w:t xml:space="preserve">      $$ = $1;</w:t>
      </w:r>
    </w:p>
    <w:p w14:paraId="1BE2693E" w14:textId="77777777" w:rsidR="006E6535" w:rsidRPr="00903DBA" w:rsidRDefault="006E6535" w:rsidP="006E6535">
      <w:pPr>
        <w:pStyle w:val="Code"/>
        <w:rPr>
          <w:highlight w:val="white"/>
        </w:rPr>
      </w:pPr>
      <w:r w:rsidRPr="00903DBA">
        <w:rPr>
          <w:highlight w:val="white"/>
        </w:rPr>
        <w:t xml:space="preserve">    }</w:t>
      </w:r>
    </w:p>
    <w:p w14:paraId="57EC3FFF" w14:textId="3C2BA4EF" w:rsidR="006E6535" w:rsidRPr="00903DBA" w:rsidRDefault="006E6535" w:rsidP="006E6535">
      <w:pPr>
        <w:pStyle w:val="Code"/>
        <w:rPr>
          <w:highlight w:val="white"/>
        </w:rPr>
      </w:pPr>
      <w:r w:rsidRPr="00903DBA">
        <w:rPr>
          <w:highlight w:val="white"/>
        </w:rPr>
        <w:t xml:space="preserve">  | logical_and_expression LOGICAL_AND bitwise_</w:t>
      </w:r>
      <w:r w:rsidR="00414C74" w:rsidRPr="00903DBA">
        <w:rPr>
          <w:highlight w:val="white"/>
        </w:rPr>
        <w:t>or</w:t>
      </w:r>
      <w:r w:rsidRPr="00903DBA">
        <w:rPr>
          <w:highlight w:val="white"/>
        </w:rPr>
        <w:t>_expression {</w:t>
      </w:r>
    </w:p>
    <w:p w14:paraId="1D5FF6A0" w14:textId="77777777" w:rsidR="006E6535" w:rsidRPr="00903DBA" w:rsidRDefault="006E6535" w:rsidP="006E6535">
      <w:pPr>
        <w:pStyle w:val="Code"/>
        <w:rPr>
          <w:highlight w:val="white"/>
        </w:rPr>
      </w:pPr>
      <w:r w:rsidRPr="00903DBA">
        <w:rPr>
          <w:highlight w:val="white"/>
        </w:rPr>
        <w:t xml:space="preserve">      $$ = MiddleCodeGenerator.LogicalAndExpression($1, $3);</w:t>
      </w:r>
    </w:p>
    <w:p w14:paraId="05851B90" w14:textId="77777777" w:rsidR="006E6535" w:rsidRPr="00903DBA" w:rsidRDefault="006E6535" w:rsidP="006E6535">
      <w:pPr>
        <w:pStyle w:val="Code"/>
        <w:rPr>
          <w:highlight w:val="white"/>
        </w:rPr>
      </w:pPr>
      <w:r w:rsidRPr="00903DBA">
        <w:rPr>
          <w:highlight w:val="white"/>
        </w:rPr>
        <w:t xml:space="preserve">    };</w:t>
      </w:r>
    </w:p>
    <w:p w14:paraId="4B50C787" w14:textId="013EAB01" w:rsidR="00CC63DA" w:rsidRPr="00903DBA" w:rsidRDefault="00CC63DA" w:rsidP="00CC63DA">
      <w:pPr>
        <w:rPr>
          <w:highlight w:val="white"/>
        </w:rPr>
      </w:pPr>
      <w:r w:rsidRPr="00903DBA">
        <w:rPr>
          <w:highlight w:val="white"/>
        </w:rPr>
        <w:t xml:space="preserve">The </w:t>
      </w:r>
      <w:r w:rsidRPr="00903DBA">
        <w:rPr>
          <w:rStyle w:val="KeyWord0"/>
          <w:highlight w:val="white"/>
        </w:rPr>
        <w:t>Logical</w:t>
      </w:r>
      <w:r w:rsidR="00861B37" w:rsidRPr="00903DBA">
        <w:rPr>
          <w:rStyle w:val="KeyWord0"/>
          <w:highlight w:val="white"/>
        </w:rPr>
        <w:t>And</w:t>
      </w:r>
      <w:r w:rsidRPr="00903DBA">
        <w:rPr>
          <w:rStyle w:val="KeyWord0"/>
          <w:highlight w:val="white"/>
        </w:rPr>
        <w:t>Expression</w:t>
      </w:r>
      <w:r w:rsidRPr="00903DBA">
        <w:rPr>
          <w:highlight w:val="white"/>
        </w:rPr>
        <w:t xml:space="preserve"> method returns a true expression </w:t>
      </w:r>
      <w:r w:rsidR="00861B37" w:rsidRPr="00903DBA">
        <w:rPr>
          <w:highlight w:val="white"/>
        </w:rPr>
        <w:t xml:space="preserve">both </w:t>
      </w:r>
      <w:r w:rsidRPr="00903DBA">
        <w:rPr>
          <w:highlight w:val="white"/>
        </w:rPr>
        <w:t xml:space="preserve">the left and right expression is true, and a false expression if </w:t>
      </w:r>
      <w:r w:rsidR="00861B37" w:rsidRPr="00903DBA">
        <w:rPr>
          <w:highlight w:val="white"/>
        </w:rPr>
        <w:t>at least one of the</w:t>
      </w:r>
      <w:r w:rsidRPr="00903DBA">
        <w:rPr>
          <w:highlight w:val="white"/>
        </w:rPr>
        <w:t xml:space="preserve"> left </w:t>
      </w:r>
      <w:r w:rsidR="00861B37" w:rsidRPr="00903DBA">
        <w:rPr>
          <w:highlight w:val="white"/>
        </w:rPr>
        <w:t>or</w:t>
      </w:r>
      <w:r w:rsidRPr="00903DBA">
        <w:rPr>
          <w:highlight w:val="white"/>
        </w:rPr>
        <w:t xml:space="preserve"> right expression is false.</w:t>
      </w:r>
    </w:p>
    <w:p w14:paraId="44D106E1" w14:textId="77777777" w:rsidR="00CD5D84" w:rsidRPr="00903DBA" w:rsidRDefault="00CD5D84" w:rsidP="00CD5D84">
      <w:pPr>
        <w:pStyle w:val="CodeHeader"/>
        <w:rPr>
          <w:highlight w:val="white"/>
        </w:rPr>
      </w:pPr>
      <w:proofErr w:type="spellStart"/>
      <w:r w:rsidRPr="00903DBA">
        <w:rPr>
          <w:highlight w:val="white"/>
        </w:rPr>
        <w:t>MiddleCodeGenerator.cs</w:t>
      </w:r>
      <w:proofErr w:type="spellEnd"/>
    </w:p>
    <w:p w14:paraId="67CE75A5" w14:textId="77777777" w:rsidR="006E6535" w:rsidRPr="00903DBA" w:rsidRDefault="006E6535" w:rsidP="006E6535">
      <w:pPr>
        <w:pStyle w:val="Code"/>
        <w:rPr>
          <w:highlight w:val="white"/>
        </w:rPr>
      </w:pPr>
      <w:r w:rsidRPr="00903DBA">
        <w:rPr>
          <w:highlight w:val="white"/>
        </w:rPr>
        <w:t xml:space="preserve">    public static Expression LogicalAndExpression(Expression leftExpression,</w:t>
      </w:r>
    </w:p>
    <w:p w14:paraId="76842B2E" w14:textId="41518B01" w:rsidR="006E6535" w:rsidRPr="00903DBA" w:rsidRDefault="006E6535" w:rsidP="006E6535">
      <w:pPr>
        <w:pStyle w:val="Code"/>
        <w:rPr>
          <w:highlight w:val="white"/>
        </w:rPr>
      </w:pPr>
      <w:r w:rsidRPr="00903DBA">
        <w:rPr>
          <w:highlight w:val="white"/>
        </w:rPr>
        <w:t xml:space="preserve">                                                  Expression rightExpression){</w:t>
      </w:r>
    </w:p>
    <w:p w14:paraId="3E5F6145" w14:textId="1C31E742" w:rsidR="00CD5D84" w:rsidRPr="00903DBA" w:rsidRDefault="00EC2897" w:rsidP="00CD5D84">
      <w:pPr>
        <w:rPr>
          <w:highlight w:val="white"/>
        </w:rPr>
      </w:pPr>
      <w:proofErr w:type="gramStart"/>
      <w:r w:rsidRPr="00903DBA">
        <w:rPr>
          <w:highlight w:val="white"/>
        </w:rPr>
        <w:t>Similar to</w:t>
      </w:r>
      <w:proofErr w:type="gramEnd"/>
      <w:r w:rsidRPr="00903DBA">
        <w:rPr>
          <w:highlight w:val="white"/>
        </w:rPr>
        <w:t xml:space="preserve"> the logical or expression above, </w:t>
      </w:r>
      <w:r w:rsidR="00CD5D84" w:rsidRPr="00903DBA">
        <w:rPr>
          <w:highlight w:val="white"/>
        </w:rPr>
        <w:t>we need to check if the expression is constant</w:t>
      </w:r>
      <w:r w:rsidR="000342DC" w:rsidRPr="00903DBA">
        <w:rPr>
          <w:highlight w:val="white"/>
        </w:rPr>
        <w:t>.</w:t>
      </w:r>
    </w:p>
    <w:p w14:paraId="1378AB4D" w14:textId="77777777" w:rsidR="00304B69" w:rsidRPr="00903DBA" w:rsidRDefault="00304B69" w:rsidP="00E75BFD">
      <w:pPr>
        <w:pStyle w:val="Code"/>
        <w:rPr>
          <w:highlight w:val="white"/>
        </w:rPr>
      </w:pPr>
      <w:r w:rsidRPr="00903DBA">
        <w:rPr>
          <w:highlight w:val="white"/>
        </w:rPr>
        <w:t xml:space="preserve">      Expression constantExpression =</w:t>
      </w:r>
    </w:p>
    <w:p w14:paraId="1229AD72" w14:textId="77777777" w:rsidR="00E75BFD" w:rsidRPr="00903DBA" w:rsidRDefault="00304B69" w:rsidP="00E75BFD">
      <w:pPr>
        <w:pStyle w:val="Code"/>
        <w:rPr>
          <w:highlight w:val="white"/>
        </w:rPr>
      </w:pPr>
      <w:r w:rsidRPr="00903DBA">
        <w:rPr>
          <w:highlight w:val="white"/>
        </w:rPr>
        <w:t xml:space="preserve">        ConstantExpression.Logical(MiddleOperator.LogicalAnd,</w:t>
      </w:r>
    </w:p>
    <w:p w14:paraId="17506CA3" w14:textId="0BBC0E0F" w:rsidR="00304B69" w:rsidRPr="00903DBA" w:rsidRDefault="00E75BFD" w:rsidP="00E75BFD">
      <w:pPr>
        <w:pStyle w:val="Code"/>
        <w:rPr>
          <w:highlight w:val="white"/>
        </w:rPr>
      </w:pPr>
      <w:r w:rsidRPr="00903DBA">
        <w:rPr>
          <w:highlight w:val="white"/>
        </w:rPr>
        <w:t xml:space="preserve">                                  </w:t>
      </w:r>
      <w:r w:rsidR="00304B69" w:rsidRPr="00903DBA">
        <w:rPr>
          <w:highlight w:val="white"/>
        </w:rPr>
        <w:t xml:space="preserve"> leftExpression, rightExpression);</w:t>
      </w:r>
    </w:p>
    <w:p w14:paraId="03645D85" w14:textId="77777777" w:rsidR="00304B69" w:rsidRPr="00903DBA" w:rsidRDefault="00304B69" w:rsidP="00E75BFD">
      <w:pPr>
        <w:pStyle w:val="Code"/>
        <w:rPr>
          <w:highlight w:val="white"/>
        </w:rPr>
      </w:pPr>
    </w:p>
    <w:p w14:paraId="3C64628D" w14:textId="77777777" w:rsidR="00304B69" w:rsidRPr="00903DBA" w:rsidRDefault="00304B69" w:rsidP="00E75BFD">
      <w:pPr>
        <w:pStyle w:val="Code"/>
        <w:rPr>
          <w:highlight w:val="white"/>
        </w:rPr>
      </w:pPr>
      <w:r w:rsidRPr="00903DBA">
        <w:rPr>
          <w:highlight w:val="white"/>
        </w:rPr>
        <w:t xml:space="preserve">      if (constantExpression != null) {</w:t>
      </w:r>
    </w:p>
    <w:p w14:paraId="72258DA4" w14:textId="77777777" w:rsidR="00304B69" w:rsidRPr="00903DBA" w:rsidRDefault="00304B69" w:rsidP="00E75BFD">
      <w:pPr>
        <w:pStyle w:val="Code"/>
        <w:rPr>
          <w:highlight w:val="white"/>
        </w:rPr>
      </w:pPr>
      <w:r w:rsidRPr="00903DBA">
        <w:rPr>
          <w:highlight w:val="white"/>
        </w:rPr>
        <w:t xml:space="preserve">        return constantExpression;</w:t>
      </w:r>
    </w:p>
    <w:p w14:paraId="25B7C54A" w14:textId="77777777" w:rsidR="00304B69" w:rsidRPr="00903DBA" w:rsidRDefault="00304B69" w:rsidP="00E75BFD">
      <w:pPr>
        <w:pStyle w:val="Code"/>
        <w:rPr>
          <w:highlight w:val="white"/>
        </w:rPr>
      </w:pPr>
      <w:r w:rsidRPr="00903DBA">
        <w:rPr>
          <w:highlight w:val="white"/>
        </w:rPr>
        <w:t xml:space="preserve">      }</w:t>
      </w:r>
    </w:p>
    <w:p w14:paraId="22FA6A81" w14:textId="77777777" w:rsidR="00CD5D84" w:rsidRPr="00903DBA" w:rsidRDefault="00CD5D84" w:rsidP="00CD5D84">
      <w:pPr>
        <w:rPr>
          <w:highlight w:val="white"/>
        </w:rPr>
      </w:pPr>
      <w:r w:rsidRPr="00903DBA">
        <w:rPr>
          <w:highlight w:val="white"/>
        </w:rPr>
        <w:t xml:space="preserve">We type cast </w:t>
      </w:r>
      <w:proofErr w:type="gramStart"/>
      <w:r w:rsidRPr="00903DBA">
        <w:rPr>
          <w:highlight w:val="white"/>
        </w:rPr>
        <w:t>both the</w:t>
      </w:r>
      <w:proofErr w:type="gramEnd"/>
      <w:r w:rsidRPr="00903DBA">
        <w:rPr>
          <w:highlight w:val="white"/>
        </w:rPr>
        <w:t xml:space="preserve"> expression to logical type.</w:t>
      </w:r>
    </w:p>
    <w:p w14:paraId="3A340A8A" w14:textId="77777777" w:rsidR="00925C12" w:rsidRPr="00903DBA" w:rsidRDefault="00925C12" w:rsidP="00925C12">
      <w:pPr>
        <w:pStyle w:val="Code"/>
        <w:rPr>
          <w:highlight w:val="white"/>
        </w:rPr>
      </w:pPr>
      <w:r w:rsidRPr="00903DBA">
        <w:rPr>
          <w:highlight w:val="white"/>
        </w:rPr>
        <w:t xml:space="preserve">      leftExpression = TypeCast.ToLogical(leftExpression);</w:t>
      </w:r>
    </w:p>
    <w:p w14:paraId="7985276C" w14:textId="77777777" w:rsidR="00925C12" w:rsidRPr="00903DBA" w:rsidRDefault="00925C12" w:rsidP="00925C12">
      <w:pPr>
        <w:pStyle w:val="Code"/>
        <w:rPr>
          <w:highlight w:val="white"/>
        </w:rPr>
      </w:pPr>
      <w:r w:rsidRPr="00903DBA">
        <w:rPr>
          <w:highlight w:val="white"/>
        </w:rPr>
        <w:t xml:space="preserve">      rightExpression = TypeCast.ToLogical(rightExpression);</w:t>
      </w:r>
    </w:p>
    <w:p w14:paraId="24A3F544" w14:textId="77777777" w:rsidR="00CD5D84" w:rsidRPr="00903DBA" w:rsidRDefault="00CD5D84" w:rsidP="00CD5D84">
      <w:pPr>
        <w:rPr>
          <w:highlight w:val="white"/>
        </w:rPr>
      </w:pPr>
      <w:r w:rsidRPr="00903DBA">
        <w:rPr>
          <w:highlight w:val="white"/>
        </w:rPr>
        <w:t xml:space="preserve">The true and false sets of the works in an opposite way compared to the </w:t>
      </w:r>
      <w:r w:rsidRPr="00903DBA">
        <w:rPr>
          <w:rStyle w:val="KeyWord0"/>
          <w:highlight w:val="white"/>
        </w:rPr>
        <w:t>logical</w:t>
      </w:r>
      <w:r w:rsidRPr="00903DBA">
        <w:rPr>
          <w:highlight w:val="white"/>
        </w:rPr>
        <w:t xml:space="preserve"> </w:t>
      </w:r>
      <w:r w:rsidRPr="00903DBA">
        <w:rPr>
          <w:rStyle w:val="KeyWord0"/>
          <w:highlight w:val="white"/>
        </w:rPr>
        <w:t>or</w:t>
      </w:r>
      <w:r w:rsidRPr="00903DBA">
        <w:rPr>
          <w:highlight w:val="white"/>
        </w:rPr>
        <w:t xml:space="preserve">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w:t>
      </w:r>
      <w:r w:rsidRPr="00903DBA">
        <w:rPr>
          <w:highlight w:val="white"/>
        </w:rPr>
        <w:lastRenderedPageBreak/>
        <w:t>beginning of the right expression code. The true set of the resulting expression is the true set of the right expression.</w:t>
      </w:r>
    </w:p>
    <w:p w14:paraId="19680384" w14:textId="77777777" w:rsidR="00B7283A" w:rsidRPr="00903DBA" w:rsidRDefault="00B7283A" w:rsidP="00B7283A">
      <w:pPr>
        <w:pStyle w:val="Code"/>
        <w:rPr>
          <w:highlight w:val="white"/>
        </w:rPr>
      </w:pPr>
      <w:r w:rsidRPr="00903DBA">
        <w:rPr>
          <w:highlight w:val="white"/>
        </w:rPr>
        <w:t xml:space="preserve">      ISet&lt;MiddleCode&gt; falseSet = new HashSet&lt;MiddleCode&gt;();</w:t>
      </w:r>
    </w:p>
    <w:p w14:paraId="465BAAEE" w14:textId="77777777" w:rsidR="00B7283A" w:rsidRPr="00903DBA" w:rsidRDefault="00B7283A" w:rsidP="00B7283A">
      <w:pPr>
        <w:pStyle w:val="Code"/>
        <w:rPr>
          <w:highlight w:val="white"/>
        </w:rPr>
      </w:pPr>
      <w:r w:rsidRPr="00903DBA">
        <w:rPr>
          <w:highlight w:val="white"/>
        </w:rPr>
        <w:t xml:space="preserve">      falseSet.UnionWith(leftExpression.Symbol.FalseSet);</w:t>
      </w:r>
    </w:p>
    <w:p w14:paraId="45B94D58" w14:textId="77777777" w:rsidR="00B7283A" w:rsidRPr="00903DBA" w:rsidRDefault="00B7283A" w:rsidP="00B7283A">
      <w:pPr>
        <w:pStyle w:val="Code"/>
        <w:rPr>
          <w:highlight w:val="white"/>
        </w:rPr>
      </w:pPr>
      <w:r w:rsidRPr="00903DBA">
        <w:rPr>
          <w:highlight w:val="white"/>
        </w:rPr>
        <w:t xml:space="preserve">      falseSet.UnionWith(rightExpression.Symbol.FalseSet);</w:t>
      </w:r>
    </w:p>
    <w:p w14:paraId="70D8FD7C" w14:textId="77777777" w:rsidR="00B7283A" w:rsidRPr="00903DBA" w:rsidRDefault="00B7283A" w:rsidP="00B7283A">
      <w:pPr>
        <w:pStyle w:val="Code"/>
        <w:rPr>
          <w:highlight w:val="white"/>
        </w:rPr>
      </w:pPr>
    </w:p>
    <w:p w14:paraId="4F817A0D" w14:textId="77777777" w:rsidR="00B7283A" w:rsidRPr="00903DBA" w:rsidRDefault="00B7283A" w:rsidP="00B7283A">
      <w:pPr>
        <w:pStyle w:val="Code"/>
        <w:rPr>
          <w:highlight w:val="white"/>
        </w:rPr>
      </w:pPr>
      <w:r w:rsidRPr="00903DBA">
        <w:rPr>
          <w:highlight w:val="white"/>
        </w:rPr>
        <w:t xml:space="preserve">      Backpatch(leftExpression.Symbol.TrueSet, rightExpression.LongList);</w:t>
      </w:r>
    </w:p>
    <w:p w14:paraId="3534363D" w14:textId="77777777" w:rsidR="00B7283A" w:rsidRPr="00903DBA" w:rsidRDefault="00B7283A" w:rsidP="00B7283A">
      <w:pPr>
        <w:pStyle w:val="Code"/>
        <w:rPr>
          <w:highlight w:val="white"/>
        </w:rPr>
      </w:pPr>
      <w:r w:rsidRPr="00903DBA">
        <w:rPr>
          <w:highlight w:val="white"/>
        </w:rPr>
        <w:t xml:space="preserve">      Symbol symbol = new Symbol(rightExpression.Symbol.TrueSet, falseSet);</w:t>
      </w:r>
    </w:p>
    <w:p w14:paraId="2F11A31E" w14:textId="77777777" w:rsidR="00B7283A" w:rsidRPr="00903DBA" w:rsidRDefault="00B7283A" w:rsidP="00B7283A">
      <w:pPr>
        <w:pStyle w:val="Code"/>
        <w:rPr>
          <w:highlight w:val="white"/>
        </w:rPr>
      </w:pPr>
      <w:r w:rsidRPr="00903DBA">
        <w:rPr>
          <w:highlight w:val="white"/>
        </w:rPr>
        <w:t xml:space="preserve">    </w:t>
      </w:r>
    </w:p>
    <w:p w14:paraId="52AB9163" w14:textId="77777777" w:rsidR="00B7283A" w:rsidRPr="00903DBA" w:rsidRDefault="00B7283A" w:rsidP="00B7283A">
      <w:pPr>
        <w:pStyle w:val="Code"/>
        <w:rPr>
          <w:highlight w:val="white"/>
        </w:rPr>
      </w:pPr>
      <w:r w:rsidRPr="00903DBA">
        <w:rPr>
          <w:highlight w:val="white"/>
        </w:rPr>
        <w:t xml:space="preserve">      List&lt;MiddleCode&gt; longList = new List&lt;MiddleCode&gt;();</w:t>
      </w:r>
    </w:p>
    <w:p w14:paraId="1AF5547D" w14:textId="77777777" w:rsidR="00B7283A" w:rsidRPr="00903DBA" w:rsidRDefault="00B7283A" w:rsidP="00B7283A">
      <w:pPr>
        <w:pStyle w:val="Code"/>
        <w:rPr>
          <w:highlight w:val="white"/>
        </w:rPr>
      </w:pPr>
      <w:r w:rsidRPr="00903DBA">
        <w:rPr>
          <w:highlight w:val="white"/>
        </w:rPr>
        <w:t xml:space="preserve">      longList.AddRange(leftExpression.LongList);</w:t>
      </w:r>
    </w:p>
    <w:p w14:paraId="50B70ADD" w14:textId="77777777" w:rsidR="00B7283A" w:rsidRPr="00903DBA" w:rsidRDefault="00B7283A" w:rsidP="00B7283A">
      <w:pPr>
        <w:pStyle w:val="Code"/>
        <w:rPr>
          <w:highlight w:val="white"/>
        </w:rPr>
      </w:pPr>
      <w:r w:rsidRPr="00903DBA">
        <w:rPr>
          <w:highlight w:val="white"/>
        </w:rPr>
        <w:t xml:space="preserve">      longList.AddRange(rightExpression.LongList);</w:t>
      </w:r>
    </w:p>
    <w:p w14:paraId="192896C1" w14:textId="77777777" w:rsidR="00B7283A" w:rsidRPr="00903DBA" w:rsidRDefault="00B7283A" w:rsidP="00B7283A">
      <w:pPr>
        <w:pStyle w:val="Code"/>
        <w:rPr>
          <w:highlight w:val="white"/>
        </w:rPr>
      </w:pPr>
    </w:p>
    <w:p w14:paraId="452C351E" w14:textId="77777777" w:rsidR="00B7283A" w:rsidRPr="00903DBA" w:rsidRDefault="00B7283A" w:rsidP="00B7283A">
      <w:pPr>
        <w:pStyle w:val="Code"/>
        <w:rPr>
          <w:highlight w:val="white"/>
        </w:rPr>
      </w:pPr>
      <w:r w:rsidRPr="00903DBA">
        <w:rPr>
          <w:highlight w:val="white"/>
        </w:rPr>
        <w:t xml:space="preserve">      List&lt;MiddleCode&gt; shortList = new List&lt;MiddleCode&gt;();</w:t>
      </w:r>
    </w:p>
    <w:p w14:paraId="4BFE92EB" w14:textId="77777777" w:rsidR="00B7283A" w:rsidRPr="00903DBA" w:rsidRDefault="00B7283A" w:rsidP="00B7283A">
      <w:pPr>
        <w:pStyle w:val="Code"/>
        <w:rPr>
          <w:highlight w:val="white"/>
        </w:rPr>
      </w:pPr>
      <w:r w:rsidRPr="00903DBA">
        <w:rPr>
          <w:highlight w:val="white"/>
        </w:rPr>
        <w:t xml:space="preserve">      shortList.AddRange(leftExpression.ShortList);</w:t>
      </w:r>
    </w:p>
    <w:p w14:paraId="0057251B" w14:textId="77777777" w:rsidR="00B7283A" w:rsidRPr="00903DBA" w:rsidRDefault="00B7283A" w:rsidP="00B7283A">
      <w:pPr>
        <w:pStyle w:val="Code"/>
        <w:rPr>
          <w:highlight w:val="white"/>
        </w:rPr>
      </w:pPr>
      <w:r w:rsidRPr="00903DBA">
        <w:rPr>
          <w:highlight w:val="white"/>
        </w:rPr>
        <w:t xml:space="preserve">      shortList.AddRange(rightExpression.ShortList);</w:t>
      </w:r>
    </w:p>
    <w:p w14:paraId="2A372738" w14:textId="77777777" w:rsidR="00B7283A" w:rsidRPr="00903DBA" w:rsidRDefault="00B7283A" w:rsidP="00B7283A">
      <w:pPr>
        <w:pStyle w:val="Code"/>
        <w:rPr>
          <w:highlight w:val="white"/>
        </w:rPr>
      </w:pPr>
    </w:p>
    <w:p w14:paraId="20E861D8" w14:textId="77777777" w:rsidR="00B7283A" w:rsidRPr="00903DBA" w:rsidRDefault="00B7283A" w:rsidP="00B7283A">
      <w:pPr>
        <w:pStyle w:val="Code"/>
        <w:rPr>
          <w:highlight w:val="white"/>
        </w:rPr>
      </w:pPr>
      <w:r w:rsidRPr="00903DBA">
        <w:rPr>
          <w:highlight w:val="white"/>
        </w:rPr>
        <w:t xml:space="preserve">      return (new Expression(symbol, shortList, longList));</w:t>
      </w:r>
    </w:p>
    <w:p w14:paraId="0DFE5CCF" w14:textId="77777777" w:rsidR="00B7283A" w:rsidRPr="00903DBA" w:rsidRDefault="00B7283A" w:rsidP="00B7283A">
      <w:pPr>
        <w:pStyle w:val="Code"/>
        <w:rPr>
          <w:highlight w:val="white"/>
        </w:rPr>
      </w:pPr>
      <w:r w:rsidRPr="00903DBA">
        <w:rPr>
          <w:highlight w:val="white"/>
        </w:rPr>
        <w:t xml:space="preserve">    }</w:t>
      </w:r>
    </w:p>
    <w:p w14:paraId="7E602509" w14:textId="48384ADE" w:rsidR="00654EB0" w:rsidRPr="00903DBA" w:rsidRDefault="00B75EFB" w:rsidP="00B75EFB">
      <w:pPr>
        <w:pStyle w:val="Rubrik3"/>
        <w:rPr>
          <w:highlight w:val="white"/>
        </w:rPr>
      </w:pPr>
      <w:bookmarkStart w:id="164" w:name="_Toc57656018"/>
      <w:r w:rsidRPr="00903DBA">
        <w:rPr>
          <w:highlight w:val="white"/>
        </w:rPr>
        <w:t>Bitwise Expression</w:t>
      </w:r>
      <w:r w:rsidR="00A26FB4" w:rsidRPr="00903DBA">
        <w:rPr>
          <w:highlight w:val="white"/>
        </w:rPr>
        <w:t>s</w:t>
      </w:r>
      <w:bookmarkEnd w:id="164"/>
    </w:p>
    <w:p w14:paraId="77CB902D" w14:textId="2E3F8513" w:rsidR="00276604" w:rsidRPr="00903DBA" w:rsidRDefault="00276604" w:rsidP="00276604">
      <w:pPr>
        <w:rPr>
          <w:color w:val="auto"/>
        </w:rPr>
      </w:pPr>
      <w:r w:rsidRPr="00903DBA">
        <w:t xml:space="preserve">Unlike the logical expressions in the previous section, the </w:t>
      </w:r>
      <w:proofErr w:type="spellStart"/>
      <w:r w:rsidRPr="00903DBA">
        <w:rPr>
          <w:rStyle w:val="CodeInText"/>
        </w:rPr>
        <w:t>inclucise</w:t>
      </w:r>
      <w:proofErr w:type="spellEnd"/>
      <w:r w:rsidR="00EF0FD7" w:rsidRPr="00903DBA">
        <w:rPr>
          <w:rStyle w:val="CodeInText"/>
        </w:rPr>
        <w:t xml:space="preserve"> </w:t>
      </w:r>
      <w:r w:rsidRPr="00903DBA">
        <w:rPr>
          <w:rStyle w:val="CodeInText"/>
        </w:rPr>
        <w:t>or</w:t>
      </w:r>
      <w:r w:rsidRPr="00903DBA">
        <w:t xml:space="preserve">, </w:t>
      </w:r>
      <w:r w:rsidRPr="00903DBA">
        <w:rPr>
          <w:rStyle w:val="CodeInText"/>
        </w:rPr>
        <w:t>exclusive</w:t>
      </w:r>
      <w:r w:rsidR="00EF0FD7" w:rsidRPr="00903DBA">
        <w:rPr>
          <w:rStyle w:val="CodeInText"/>
        </w:rPr>
        <w:t xml:space="preserve"> </w:t>
      </w:r>
      <w:r w:rsidRPr="00903DBA">
        <w:rPr>
          <w:rStyle w:val="CodeInText"/>
        </w:rPr>
        <w:t>or</w:t>
      </w:r>
      <w:r w:rsidR="00EF0FD7" w:rsidRPr="00903DBA">
        <w:t xml:space="preserve">, </w:t>
      </w:r>
      <w:r w:rsidRPr="00903DBA">
        <w:t xml:space="preserve">and </w:t>
      </w:r>
      <w:proofErr w:type="spellStart"/>
      <w:r w:rsidRPr="00903DBA">
        <w:rPr>
          <w:rStyle w:val="CodeInText"/>
        </w:rPr>
        <w:t>and</w:t>
      </w:r>
      <w:proofErr w:type="spellEnd"/>
      <w:r w:rsidRPr="00903DBA">
        <w:t xml:space="preserve"> bitwise expression does not support lazy evaluation, which means that the right expressions is always evaluated regardless of the value of the left expression. Both the operands </w:t>
      </w:r>
      <w:proofErr w:type="gramStart"/>
      <w:r w:rsidRPr="00903DBA">
        <w:t>ha</w:t>
      </w:r>
      <w:r w:rsidR="00384FB6" w:rsidRPr="00903DBA">
        <w:t>ve</w:t>
      </w:r>
      <w:r w:rsidRPr="00903DBA">
        <w:t xml:space="preserve"> to</w:t>
      </w:r>
      <w:proofErr w:type="gramEnd"/>
      <w:r w:rsidRPr="00903DBA">
        <w:t xml:space="preserve"> be integral and the result is integral.</w:t>
      </w:r>
    </w:p>
    <w:p w14:paraId="329CF001" w14:textId="168458C7" w:rsidR="006B74F2" w:rsidRPr="00903DBA" w:rsidRDefault="006B74F2" w:rsidP="006B74F2">
      <w:pPr>
        <w:rPr>
          <w:highlight w:val="white"/>
        </w:rPr>
      </w:pPr>
      <w:proofErr w:type="spellStart"/>
      <w:r w:rsidRPr="00903DBA">
        <w:rPr>
          <w:highlight w:val="white"/>
        </w:rPr>
        <w:t>The</w:t>
      </w:r>
      <w:proofErr w:type="spellEnd"/>
      <w:r w:rsidRPr="00903DBA">
        <w:rPr>
          <w:highlight w:val="white"/>
        </w:rPr>
        <w:t xml:space="preserve"> are three bitwise operators: </w:t>
      </w:r>
      <w:r w:rsidRPr="00903DBA">
        <w:rPr>
          <w:rStyle w:val="KeyWord0"/>
          <w:highlight w:val="white"/>
        </w:rPr>
        <w:t>or</w:t>
      </w:r>
      <w:r w:rsidR="00303BEE" w:rsidRPr="00903DBA">
        <w:rPr>
          <w:highlight w:val="white"/>
        </w:rPr>
        <w:t xml:space="preserve"> (inclusive or),</w:t>
      </w:r>
      <w:r w:rsidRPr="00903DBA">
        <w:rPr>
          <w:highlight w:val="white"/>
        </w:rPr>
        <w:t xml:space="preserve"> </w:t>
      </w:r>
      <w:r w:rsidRPr="00903DBA">
        <w:rPr>
          <w:rStyle w:val="KeyWord0"/>
          <w:highlight w:val="white"/>
        </w:rPr>
        <w:t>xor</w:t>
      </w:r>
      <w:r w:rsidR="0054070A" w:rsidRPr="00903DBA">
        <w:rPr>
          <w:highlight w:val="white"/>
        </w:rPr>
        <w:t xml:space="preserve"> (exclusive or),</w:t>
      </w:r>
      <w:r w:rsidRPr="00903DBA">
        <w:rPr>
          <w:highlight w:val="white"/>
        </w:rPr>
        <w:t xml:space="preserve"> and </w:t>
      </w:r>
      <w:r w:rsidRPr="00903DBA">
        <w:rPr>
          <w:rStyle w:val="KeyWord0"/>
          <w:highlight w:val="white"/>
        </w:rPr>
        <w:t>and</w:t>
      </w:r>
      <w:r w:rsidRPr="00903DBA">
        <w:rPr>
          <w:highlight w:val="white"/>
        </w:rPr>
        <w:t>. They take two integer values and perform operations on each bit in the values:</w:t>
      </w:r>
    </w:p>
    <w:p w14:paraId="0A70EE27" w14:textId="77C1A42A" w:rsidR="0054070A" w:rsidRPr="00903DBA" w:rsidRDefault="0054070A" w:rsidP="0054070A">
      <w:pPr>
        <w:pStyle w:val="Liststycke"/>
        <w:numPr>
          <w:ilvl w:val="0"/>
          <w:numId w:val="125"/>
        </w:numPr>
        <w:rPr>
          <w:highlight w:val="white"/>
        </w:rPr>
      </w:pPr>
      <w:r w:rsidRPr="00903DBA">
        <w:rPr>
          <w:rStyle w:val="KeyWord0"/>
          <w:highlight w:val="white"/>
        </w:rPr>
        <w:t>or</w:t>
      </w:r>
      <w:r w:rsidRPr="00903DBA">
        <w:rPr>
          <w:highlight w:val="white"/>
        </w:rPr>
        <w:t xml:space="preserve">: </w:t>
      </w:r>
      <w:r w:rsidR="007466BF" w:rsidRPr="00903DBA">
        <w:rPr>
          <w:highlight w:val="white"/>
        </w:rPr>
        <w:t>one</w:t>
      </w:r>
      <w:r w:rsidRPr="00903DBA">
        <w:rPr>
          <w:highlight w:val="white"/>
        </w:rPr>
        <w:t xml:space="preserve"> if at least on</w:t>
      </w:r>
      <w:r w:rsidR="007466BF" w:rsidRPr="00903DBA">
        <w:rPr>
          <w:highlight w:val="white"/>
        </w:rPr>
        <w:t>e</w:t>
      </w:r>
      <w:r w:rsidRPr="00903DBA">
        <w:rPr>
          <w:highlight w:val="white"/>
        </w:rPr>
        <w:t xml:space="preserve"> value is </w:t>
      </w:r>
      <w:r w:rsidR="007466BF" w:rsidRPr="00903DBA">
        <w:rPr>
          <w:highlight w:val="white"/>
        </w:rPr>
        <w:t>one</w:t>
      </w:r>
      <w:r w:rsidRPr="00903DBA">
        <w:rPr>
          <w:highlight w:val="white"/>
        </w:rPr>
        <w:t xml:space="preserve">, </w:t>
      </w:r>
      <w:r w:rsidR="007466BF" w:rsidRPr="00903DBA">
        <w:rPr>
          <w:highlight w:val="white"/>
        </w:rPr>
        <w:t>zero</w:t>
      </w:r>
      <w:r w:rsidRPr="00903DBA">
        <w:rPr>
          <w:highlight w:val="white"/>
        </w:rPr>
        <w:t xml:space="preserve"> otherwise</w:t>
      </w:r>
    </w:p>
    <w:p w14:paraId="296CF8CE" w14:textId="7BDDCB51" w:rsidR="0054070A" w:rsidRPr="00903DBA" w:rsidRDefault="0054070A" w:rsidP="0054070A">
      <w:pPr>
        <w:pStyle w:val="Liststycke"/>
        <w:numPr>
          <w:ilvl w:val="0"/>
          <w:numId w:val="125"/>
        </w:numPr>
        <w:rPr>
          <w:highlight w:val="white"/>
        </w:rPr>
      </w:pPr>
      <w:r w:rsidRPr="00903DBA">
        <w:rPr>
          <w:rStyle w:val="KeyWord0"/>
          <w:highlight w:val="white"/>
        </w:rPr>
        <w:t>xor</w:t>
      </w:r>
      <w:r w:rsidRPr="00903DBA">
        <w:rPr>
          <w:highlight w:val="white"/>
        </w:rPr>
        <w:t xml:space="preserve">: </w:t>
      </w:r>
      <w:r w:rsidR="007466BF" w:rsidRPr="00903DBA">
        <w:rPr>
          <w:highlight w:val="white"/>
        </w:rPr>
        <w:t>one</w:t>
      </w:r>
      <w:r w:rsidRPr="00903DBA">
        <w:rPr>
          <w:highlight w:val="white"/>
        </w:rPr>
        <w:t xml:space="preserve"> if at </w:t>
      </w:r>
      <w:r w:rsidR="007466BF" w:rsidRPr="00903DBA">
        <w:rPr>
          <w:highlight w:val="white"/>
        </w:rPr>
        <w:t>exact one</w:t>
      </w:r>
      <w:r w:rsidRPr="00903DBA">
        <w:rPr>
          <w:highlight w:val="white"/>
        </w:rPr>
        <w:t xml:space="preserve"> value is </w:t>
      </w:r>
      <w:r w:rsidR="007466BF" w:rsidRPr="00903DBA">
        <w:rPr>
          <w:highlight w:val="white"/>
        </w:rPr>
        <w:t>one</w:t>
      </w:r>
      <w:r w:rsidRPr="00903DBA">
        <w:rPr>
          <w:highlight w:val="white"/>
        </w:rPr>
        <w:t xml:space="preserve">, </w:t>
      </w:r>
      <w:r w:rsidR="007466BF" w:rsidRPr="00903DBA">
        <w:rPr>
          <w:highlight w:val="white"/>
        </w:rPr>
        <w:t>zero</w:t>
      </w:r>
      <w:r w:rsidRPr="00903DBA">
        <w:rPr>
          <w:highlight w:val="white"/>
        </w:rPr>
        <w:t xml:space="preserve"> otherwise</w:t>
      </w:r>
    </w:p>
    <w:p w14:paraId="5915F42C" w14:textId="576F682C" w:rsidR="0054070A" w:rsidRPr="00903DBA" w:rsidRDefault="007466BF" w:rsidP="000B5DC4">
      <w:pPr>
        <w:pStyle w:val="Liststycke"/>
        <w:numPr>
          <w:ilvl w:val="0"/>
          <w:numId w:val="125"/>
        </w:numPr>
        <w:rPr>
          <w:highlight w:val="white"/>
        </w:rPr>
      </w:pPr>
      <w:r w:rsidRPr="00903DBA">
        <w:rPr>
          <w:rStyle w:val="KeyWord0"/>
          <w:highlight w:val="white"/>
        </w:rPr>
        <w:t>and</w:t>
      </w:r>
      <w:r w:rsidRPr="00903DBA">
        <w:rPr>
          <w:highlight w:val="white"/>
        </w:rPr>
        <w:t xml:space="preserve">: one if at </w:t>
      </w:r>
      <w:r w:rsidR="009F6098" w:rsidRPr="00903DBA">
        <w:rPr>
          <w:highlight w:val="white"/>
        </w:rPr>
        <w:t>both</w:t>
      </w:r>
      <w:r w:rsidRPr="00903DBA">
        <w:rPr>
          <w:highlight w:val="white"/>
        </w:rPr>
        <w:t xml:space="preserve"> value</w:t>
      </w:r>
      <w:r w:rsidR="009F6098" w:rsidRPr="00903DBA">
        <w:rPr>
          <w:highlight w:val="white"/>
        </w:rPr>
        <w:t>s are</w:t>
      </w:r>
      <w:r w:rsidRPr="00903DBA">
        <w:rPr>
          <w:highlight w:val="white"/>
        </w:rPr>
        <w:t xml:space="preserve"> one, zero otherwise</w:t>
      </w:r>
    </w:p>
    <w:p w14:paraId="67FC36C0" w14:textId="7C4073F0" w:rsidR="00025E09" w:rsidRPr="00903DBA" w:rsidRDefault="00025E09" w:rsidP="008201C3">
      <w:pPr>
        <w:rPr>
          <w:highlight w:val="white"/>
        </w:rPr>
      </w:pPr>
      <w:r w:rsidRPr="00903DBA">
        <w:rPr>
          <w:highlight w:val="white"/>
        </w:rPr>
        <w:t>The expressions ha</w:t>
      </w:r>
      <w:r w:rsidR="006C7CF0" w:rsidRPr="00903DBA">
        <w:rPr>
          <w:highlight w:val="white"/>
        </w:rPr>
        <w:t>ve</w:t>
      </w:r>
      <w:r w:rsidRPr="00903DBA">
        <w:rPr>
          <w:highlight w:val="white"/>
        </w:rPr>
        <w:t xml:space="preserve"> one rule each since they have different precedence</w:t>
      </w:r>
      <w:r w:rsidR="008201C3" w:rsidRPr="00903DBA">
        <w:rPr>
          <w:highlight w:val="white"/>
        </w:rPr>
        <w:t xml:space="preserve">, but they call the same method: </w:t>
      </w:r>
      <w:r w:rsidR="008201C3" w:rsidRPr="00903DBA">
        <w:rPr>
          <w:rStyle w:val="KeyWord0"/>
          <w:highlight w:val="white"/>
        </w:rPr>
        <w:t>BitwiseExpression</w:t>
      </w:r>
      <w:r w:rsidR="008201C3" w:rsidRPr="00903DBA">
        <w:rPr>
          <w:highlight w:val="white"/>
        </w:rPr>
        <w:t xml:space="preserve"> in </w:t>
      </w:r>
      <w:r w:rsidR="008201C3" w:rsidRPr="00903DBA">
        <w:rPr>
          <w:rStyle w:val="KeyWord0"/>
          <w:highlight w:val="white"/>
        </w:rPr>
        <w:t>MiddleCodeGenerator</w:t>
      </w:r>
      <w:r w:rsidR="008201C3" w:rsidRPr="00903DBA">
        <w:rPr>
          <w:highlight w:val="white"/>
        </w:rPr>
        <w:t>.</w:t>
      </w:r>
    </w:p>
    <w:p w14:paraId="3CBEE1E9" w14:textId="6BA72FE8" w:rsidR="00B75EFB" w:rsidRPr="00903DBA" w:rsidRDefault="00B75EFB" w:rsidP="00B75EFB">
      <w:pPr>
        <w:pStyle w:val="CodeHeader"/>
        <w:rPr>
          <w:highlight w:val="white"/>
        </w:rPr>
      </w:pPr>
      <w:proofErr w:type="spellStart"/>
      <w:r w:rsidRPr="00903DBA">
        <w:rPr>
          <w:highlight w:val="white"/>
        </w:rPr>
        <w:t>MainParser.gppg</w:t>
      </w:r>
      <w:proofErr w:type="spellEnd"/>
    </w:p>
    <w:p w14:paraId="5EB29BA2" w14:textId="07B28E12" w:rsidR="00B75EFB" w:rsidRPr="00903DBA" w:rsidRDefault="00B75EFB" w:rsidP="00B75EFB">
      <w:pPr>
        <w:pStyle w:val="Code"/>
        <w:rPr>
          <w:highlight w:val="white"/>
        </w:rPr>
      </w:pPr>
      <w:r w:rsidRPr="00903DBA">
        <w:rPr>
          <w:highlight w:val="white"/>
        </w:rPr>
        <w:t>bitwise_</w:t>
      </w:r>
      <w:r w:rsidR="00414C74" w:rsidRPr="00903DBA">
        <w:rPr>
          <w:highlight w:val="white"/>
        </w:rPr>
        <w:t>or</w:t>
      </w:r>
      <w:r w:rsidRPr="00903DBA">
        <w:rPr>
          <w:highlight w:val="white"/>
        </w:rPr>
        <w:t>_expression:</w:t>
      </w:r>
    </w:p>
    <w:p w14:paraId="050974F1" w14:textId="77777777" w:rsidR="00B75EFB" w:rsidRPr="00903DBA" w:rsidRDefault="00B75EFB" w:rsidP="00B75EFB">
      <w:pPr>
        <w:pStyle w:val="Code"/>
        <w:rPr>
          <w:highlight w:val="white"/>
        </w:rPr>
      </w:pPr>
      <w:r w:rsidRPr="00903DBA">
        <w:rPr>
          <w:highlight w:val="white"/>
        </w:rPr>
        <w:t xml:space="preserve">    bitwise_xor_expression {</w:t>
      </w:r>
    </w:p>
    <w:p w14:paraId="56D7E1EB" w14:textId="77777777" w:rsidR="00B75EFB" w:rsidRPr="00903DBA" w:rsidRDefault="00B75EFB" w:rsidP="00B75EFB">
      <w:pPr>
        <w:pStyle w:val="Code"/>
        <w:rPr>
          <w:highlight w:val="white"/>
        </w:rPr>
      </w:pPr>
      <w:r w:rsidRPr="00903DBA">
        <w:rPr>
          <w:highlight w:val="white"/>
        </w:rPr>
        <w:t xml:space="preserve">      $$ = $1;</w:t>
      </w:r>
    </w:p>
    <w:p w14:paraId="3302E032" w14:textId="77777777" w:rsidR="00B75EFB" w:rsidRPr="00903DBA" w:rsidRDefault="00B75EFB" w:rsidP="00B75EFB">
      <w:pPr>
        <w:pStyle w:val="Code"/>
        <w:rPr>
          <w:highlight w:val="white"/>
        </w:rPr>
      </w:pPr>
      <w:r w:rsidRPr="00903DBA">
        <w:rPr>
          <w:highlight w:val="white"/>
        </w:rPr>
        <w:t xml:space="preserve">    }</w:t>
      </w:r>
    </w:p>
    <w:p w14:paraId="105FA041" w14:textId="09F06A32" w:rsidR="00B75EFB" w:rsidRPr="00903DBA" w:rsidRDefault="00B75EFB" w:rsidP="00B75EFB">
      <w:pPr>
        <w:pStyle w:val="Code"/>
        <w:rPr>
          <w:highlight w:val="white"/>
        </w:rPr>
      </w:pPr>
      <w:r w:rsidRPr="00903DBA">
        <w:rPr>
          <w:highlight w:val="white"/>
        </w:rPr>
        <w:t xml:space="preserve">  | bitwise_</w:t>
      </w:r>
      <w:r w:rsidR="00414C74" w:rsidRPr="00903DBA">
        <w:rPr>
          <w:highlight w:val="white"/>
        </w:rPr>
        <w:t>or</w:t>
      </w:r>
      <w:r w:rsidRPr="00903DBA">
        <w:rPr>
          <w:highlight w:val="white"/>
        </w:rPr>
        <w:t>_expression BITWISE_OR bitwise_xor_expression {</w:t>
      </w:r>
    </w:p>
    <w:p w14:paraId="3F939908" w14:textId="77777777" w:rsidR="00B75EFB" w:rsidRPr="00903DBA" w:rsidRDefault="00B75EFB" w:rsidP="00B75EFB">
      <w:pPr>
        <w:pStyle w:val="Code"/>
        <w:rPr>
          <w:highlight w:val="white"/>
        </w:rPr>
      </w:pPr>
      <w:r w:rsidRPr="00903DBA">
        <w:rPr>
          <w:highlight w:val="white"/>
        </w:rPr>
        <w:t xml:space="preserve">      $$ = MiddleCodeGenerator.BitwiseExpression</w:t>
      </w:r>
    </w:p>
    <w:p w14:paraId="1C62A352" w14:textId="6C466532" w:rsidR="00B75EFB" w:rsidRPr="00903DBA" w:rsidRDefault="00B75EFB" w:rsidP="00B75EFB">
      <w:pPr>
        <w:pStyle w:val="Code"/>
        <w:rPr>
          <w:highlight w:val="white"/>
        </w:rPr>
      </w:pPr>
      <w:r w:rsidRPr="00903DBA">
        <w:rPr>
          <w:highlight w:val="white"/>
        </w:rPr>
        <w:t xml:space="preserve">           (MiddleOperator.Bitwise</w:t>
      </w:r>
      <w:r w:rsidR="00414C74" w:rsidRPr="00903DBA">
        <w:rPr>
          <w:highlight w:val="white"/>
        </w:rPr>
        <w:t>Or</w:t>
      </w:r>
      <w:r w:rsidRPr="00903DBA">
        <w:rPr>
          <w:highlight w:val="white"/>
        </w:rPr>
        <w:t>, $1, $3);</w:t>
      </w:r>
    </w:p>
    <w:p w14:paraId="0F204B59" w14:textId="63700C8D" w:rsidR="00B75EFB" w:rsidRPr="00903DBA" w:rsidRDefault="00B75EFB" w:rsidP="00B75EFB">
      <w:pPr>
        <w:pStyle w:val="Code"/>
        <w:rPr>
          <w:highlight w:val="white"/>
        </w:rPr>
      </w:pPr>
      <w:r w:rsidRPr="00903DBA">
        <w:rPr>
          <w:highlight w:val="white"/>
        </w:rPr>
        <w:t xml:space="preserve">    };</w:t>
      </w:r>
    </w:p>
    <w:p w14:paraId="5C9E7675" w14:textId="77777777" w:rsidR="00330396" w:rsidRPr="00903DBA" w:rsidRDefault="00330396" w:rsidP="00B75EFB">
      <w:pPr>
        <w:pStyle w:val="Code"/>
        <w:rPr>
          <w:highlight w:val="white"/>
        </w:rPr>
      </w:pPr>
    </w:p>
    <w:p w14:paraId="06B724E6" w14:textId="77777777" w:rsidR="00330396" w:rsidRPr="00903DBA" w:rsidRDefault="00330396" w:rsidP="00330396">
      <w:pPr>
        <w:pStyle w:val="Code"/>
        <w:rPr>
          <w:highlight w:val="white"/>
        </w:rPr>
      </w:pPr>
      <w:r w:rsidRPr="00903DBA">
        <w:rPr>
          <w:highlight w:val="white"/>
        </w:rPr>
        <w:t>bitwise_xor_expression:</w:t>
      </w:r>
    </w:p>
    <w:p w14:paraId="3B0F45D9" w14:textId="77777777" w:rsidR="00330396" w:rsidRPr="00903DBA" w:rsidRDefault="00330396" w:rsidP="00330396">
      <w:pPr>
        <w:pStyle w:val="Code"/>
        <w:rPr>
          <w:highlight w:val="white"/>
        </w:rPr>
      </w:pPr>
      <w:r w:rsidRPr="00903DBA">
        <w:rPr>
          <w:highlight w:val="white"/>
        </w:rPr>
        <w:t xml:space="preserve">    bitwise_and_expression {</w:t>
      </w:r>
    </w:p>
    <w:p w14:paraId="53F77BCF" w14:textId="77777777" w:rsidR="00330396" w:rsidRPr="00903DBA" w:rsidRDefault="00330396" w:rsidP="00330396">
      <w:pPr>
        <w:pStyle w:val="Code"/>
        <w:rPr>
          <w:highlight w:val="white"/>
        </w:rPr>
      </w:pPr>
      <w:r w:rsidRPr="00903DBA">
        <w:rPr>
          <w:highlight w:val="white"/>
        </w:rPr>
        <w:t xml:space="preserve">      $$ = $1;</w:t>
      </w:r>
    </w:p>
    <w:p w14:paraId="58559634" w14:textId="77777777" w:rsidR="00330396" w:rsidRPr="00903DBA" w:rsidRDefault="00330396" w:rsidP="00330396">
      <w:pPr>
        <w:pStyle w:val="Code"/>
        <w:rPr>
          <w:highlight w:val="white"/>
        </w:rPr>
      </w:pPr>
      <w:r w:rsidRPr="00903DBA">
        <w:rPr>
          <w:highlight w:val="white"/>
        </w:rPr>
        <w:t xml:space="preserve">    }</w:t>
      </w:r>
    </w:p>
    <w:p w14:paraId="66703935" w14:textId="77777777" w:rsidR="00330396" w:rsidRPr="00903DBA" w:rsidRDefault="00330396" w:rsidP="00330396">
      <w:pPr>
        <w:pStyle w:val="Code"/>
        <w:rPr>
          <w:highlight w:val="white"/>
        </w:rPr>
      </w:pPr>
      <w:r w:rsidRPr="00903DBA">
        <w:rPr>
          <w:highlight w:val="white"/>
        </w:rPr>
        <w:t xml:space="preserve">  | bitwise_xor_expression BITWISE_XOR bitwise_and_expression {</w:t>
      </w:r>
    </w:p>
    <w:p w14:paraId="7A4F8ACE" w14:textId="77777777" w:rsidR="00330396" w:rsidRPr="00903DBA" w:rsidRDefault="00330396" w:rsidP="00330396">
      <w:pPr>
        <w:pStyle w:val="Code"/>
        <w:rPr>
          <w:highlight w:val="white"/>
        </w:rPr>
      </w:pPr>
      <w:r w:rsidRPr="00903DBA">
        <w:rPr>
          <w:highlight w:val="white"/>
        </w:rPr>
        <w:t xml:space="preserve">      $$ = MiddleCodeGenerator.BitwiseExpression</w:t>
      </w:r>
    </w:p>
    <w:p w14:paraId="588CF7E5" w14:textId="77777777" w:rsidR="00330396" w:rsidRPr="00903DBA" w:rsidRDefault="00330396" w:rsidP="00330396">
      <w:pPr>
        <w:pStyle w:val="Code"/>
        <w:rPr>
          <w:highlight w:val="white"/>
        </w:rPr>
      </w:pPr>
      <w:r w:rsidRPr="00903DBA">
        <w:rPr>
          <w:highlight w:val="white"/>
        </w:rPr>
        <w:t xml:space="preserve">           (MiddleOperator.BitwiseXOr, $1, $3);</w:t>
      </w:r>
    </w:p>
    <w:p w14:paraId="330EFE29" w14:textId="77777777" w:rsidR="00330396" w:rsidRPr="00903DBA" w:rsidRDefault="00330396" w:rsidP="00330396">
      <w:pPr>
        <w:pStyle w:val="Code"/>
        <w:rPr>
          <w:highlight w:val="white"/>
        </w:rPr>
      </w:pPr>
      <w:r w:rsidRPr="00903DBA">
        <w:rPr>
          <w:highlight w:val="white"/>
        </w:rPr>
        <w:t xml:space="preserve">    };</w:t>
      </w:r>
    </w:p>
    <w:p w14:paraId="613928EF" w14:textId="77777777" w:rsidR="00330396" w:rsidRPr="00903DBA" w:rsidRDefault="00330396" w:rsidP="00330396">
      <w:pPr>
        <w:pStyle w:val="Code"/>
        <w:rPr>
          <w:highlight w:val="white"/>
        </w:rPr>
      </w:pPr>
    </w:p>
    <w:p w14:paraId="68E441F2" w14:textId="77777777" w:rsidR="00330396" w:rsidRPr="00903DBA" w:rsidRDefault="00330396" w:rsidP="00330396">
      <w:pPr>
        <w:pStyle w:val="Code"/>
        <w:rPr>
          <w:highlight w:val="white"/>
        </w:rPr>
      </w:pPr>
      <w:r w:rsidRPr="00903DBA">
        <w:rPr>
          <w:highlight w:val="white"/>
        </w:rPr>
        <w:t>bitwise_and_expression:</w:t>
      </w:r>
    </w:p>
    <w:p w14:paraId="17C2DB0D" w14:textId="77777777" w:rsidR="00330396" w:rsidRPr="00903DBA" w:rsidRDefault="00330396" w:rsidP="00330396">
      <w:pPr>
        <w:pStyle w:val="Code"/>
        <w:rPr>
          <w:highlight w:val="white"/>
        </w:rPr>
      </w:pPr>
      <w:r w:rsidRPr="00903DBA">
        <w:rPr>
          <w:highlight w:val="white"/>
        </w:rPr>
        <w:lastRenderedPageBreak/>
        <w:t xml:space="preserve">    equality_expression {</w:t>
      </w:r>
    </w:p>
    <w:p w14:paraId="295A380C" w14:textId="77777777" w:rsidR="00330396" w:rsidRPr="00903DBA" w:rsidRDefault="00330396" w:rsidP="00330396">
      <w:pPr>
        <w:pStyle w:val="Code"/>
        <w:rPr>
          <w:highlight w:val="white"/>
        </w:rPr>
      </w:pPr>
      <w:r w:rsidRPr="00903DBA">
        <w:rPr>
          <w:highlight w:val="white"/>
        </w:rPr>
        <w:t xml:space="preserve">      $$ = $1;</w:t>
      </w:r>
    </w:p>
    <w:p w14:paraId="0524F24A" w14:textId="77777777" w:rsidR="00330396" w:rsidRPr="00903DBA" w:rsidRDefault="00330396" w:rsidP="00330396">
      <w:pPr>
        <w:pStyle w:val="Code"/>
        <w:rPr>
          <w:highlight w:val="white"/>
        </w:rPr>
      </w:pPr>
      <w:r w:rsidRPr="00903DBA">
        <w:rPr>
          <w:highlight w:val="white"/>
        </w:rPr>
        <w:t xml:space="preserve">    }</w:t>
      </w:r>
    </w:p>
    <w:p w14:paraId="756FB0C2" w14:textId="77777777" w:rsidR="00330396" w:rsidRPr="00903DBA" w:rsidRDefault="00330396" w:rsidP="00330396">
      <w:pPr>
        <w:pStyle w:val="Code"/>
        <w:rPr>
          <w:highlight w:val="white"/>
        </w:rPr>
      </w:pPr>
      <w:r w:rsidRPr="00903DBA">
        <w:rPr>
          <w:highlight w:val="white"/>
        </w:rPr>
        <w:t xml:space="preserve">  | bitwise_and_expression AMPERSAND equality_expression {</w:t>
      </w:r>
    </w:p>
    <w:p w14:paraId="58DD054D" w14:textId="77777777" w:rsidR="00330396" w:rsidRPr="00903DBA" w:rsidRDefault="00330396" w:rsidP="00330396">
      <w:pPr>
        <w:pStyle w:val="Code"/>
        <w:rPr>
          <w:highlight w:val="white"/>
        </w:rPr>
      </w:pPr>
      <w:r w:rsidRPr="00903DBA">
        <w:rPr>
          <w:highlight w:val="white"/>
        </w:rPr>
        <w:t xml:space="preserve">      $$ = MiddleCodeGenerator.BitwiseExpression</w:t>
      </w:r>
    </w:p>
    <w:p w14:paraId="32213A82" w14:textId="77777777" w:rsidR="00330396" w:rsidRPr="00903DBA" w:rsidRDefault="00330396" w:rsidP="00330396">
      <w:pPr>
        <w:pStyle w:val="Code"/>
        <w:rPr>
          <w:highlight w:val="white"/>
        </w:rPr>
      </w:pPr>
      <w:r w:rsidRPr="00903DBA">
        <w:rPr>
          <w:highlight w:val="white"/>
        </w:rPr>
        <w:t xml:space="preserve">           (MiddleOperator.BitwiseAnd, $1, $3);</w:t>
      </w:r>
    </w:p>
    <w:p w14:paraId="10F60E80" w14:textId="53F2E9A4" w:rsidR="00330396" w:rsidRPr="00903DBA" w:rsidRDefault="00330396" w:rsidP="00B75EFB">
      <w:pPr>
        <w:pStyle w:val="Code"/>
        <w:rPr>
          <w:highlight w:val="white"/>
        </w:rPr>
      </w:pPr>
      <w:r w:rsidRPr="00903DBA">
        <w:rPr>
          <w:highlight w:val="white"/>
        </w:rPr>
        <w:t xml:space="preserve">    };</w:t>
      </w:r>
    </w:p>
    <w:p w14:paraId="48E63C15" w14:textId="28FA1484" w:rsidR="00B75EFB" w:rsidRPr="00903DBA" w:rsidRDefault="00B75EFB" w:rsidP="00B75EFB">
      <w:pPr>
        <w:pStyle w:val="CodeHeader"/>
        <w:rPr>
          <w:highlight w:val="white"/>
        </w:rPr>
      </w:pPr>
      <w:proofErr w:type="spellStart"/>
      <w:r w:rsidRPr="00903DBA">
        <w:rPr>
          <w:highlight w:val="white"/>
        </w:rPr>
        <w:t>MiddleCodeGenerator.cs</w:t>
      </w:r>
      <w:proofErr w:type="spellEnd"/>
    </w:p>
    <w:p w14:paraId="7221C4D9" w14:textId="77777777" w:rsidR="000C43DB" w:rsidRPr="00903DBA" w:rsidRDefault="000C43DB" w:rsidP="000C43DB">
      <w:pPr>
        <w:pStyle w:val="Code"/>
        <w:rPr>
          <w:highlight w:val="white"/>
        </w:rPr>
      </w:pPr>
      <w:r w:rsidRPr="00903DBA">
        <w:rPr>
          <w:highlight w:val="white"/>
        </w:rPr>
        <w:t xml:space="preserve">    public static Expression BitwiseExpression(MiddleOperator middleOp,</w:t>
      </w:r>
    </w:p>
    <w:p w14:paraId="1489A854" w14:textId="77777777" w:rsidR="000C43DB" w:rsidRPr="00903DBA" w:rsidRDefault="000C43DB" w:rsidP="000C43DB">
      <w:pPr>
        <w:pStyle w:val="Code"/>
        <w:rPr>
          <w:highlight w:val="white"/>
        </w:rPr>
      </w:pPr>
      <w:r w:rsidRPr="00903DBA">
        <w:rPr>
          <w:highlight w:val="white"/>
        </w:rPr>
        <w:t xml:space="preserve">                                               Expression leftExpression,</w:t>
      </w:r>
    </w:p>
    <w:p w14:paraId="000B5CC9" w14:textId="2F5C217D" w:rsidR="000C43DB" w:rsidRPr="00903DBA" w:rsidRDefault="000C43DB" w:rsidP="000C43DB">
      <w:pPr>
        <w:pStyle w:val="Code"/>
        <w:rPr>
          <w:highlight w:val="white"/>
        </w:rPr>
      </w:pPr>
      <w:r w:rsidRPr="00903DBA">
        <w:rPr>
          <w:highlight w:val="white"/>
        </w:rPr>
        <w:t xml:space="preserve">                                               Expression rightExpression) {</w:t>
      </w:r>
    </w:p>
    <w:p w14:paraId="5FCA3E56" w14:textId="35D5AE02" w:rsidR="000843D9" w:rsidRPr="00903DBA" w:rsidRDefault="000843D9" w:rsidP="000843D9">
      <w:pPr>
        <w:rPr>
          <w:highlight w:val="white"/>
        </w:rPr>
      </w:pPr>
      <w:r w:rsidRPr="00903DBA">
        <w:rPr>
          <w:highlight w:val="white"/>
        </w:rPr>
        <w:t xml:space="preserve">If the </w:t>
      </w:r>
      <w:r w:rsidR="00EF0CCD" w:rsidRPr="00903DBA">
        <w:rPr>
          <w:highlight w:val="white"/>
        </w:rPr>
        <w:t>expression</w:t>
      </w:r>
      <w:r w:rsidRPr="00903DBA">
        <w:rPr>
          <w:highlight w:val="white"/>
        </w:rPr>
        <w:t xml:space="preserve"> can be evaluated to a constant value, we return the constant expression.</w:t>
      </w:r>
    </w:p>
    <w:p w14:paraId="24059FEF" w14:textId="10D46989" w:rsidR="000C43DB" w:rsidRPr="00903DBA" w:rsidRDefault="000C43DB" w:rsidP="000C43DB">
      <w:pPr>
        <w:pStyle w:val="Code"/>
        <w:rPr>
          <w:highlight w:val="white"/>
        </w:rPr>
      </w:pPr>
      <w:r w:rsidRPr="00903DBA">
        <w:rPr>
          <w:highlight w:val="white"/>
        </w:rPr>
        <w:t xml:space="preserve">      Expression </w:t>
      </w:r>
      <w:r w:rsidR="00B324EF" w:rsidRPr="00903DBA">
        <w:rPr>
          <w:highlight w:val="white"/>
        </w:rPr>
        <w:t>constantExpression</w:t>
      </w:r>
      <w:r w:rsidRPr="00903DBA">
        <w:rPr>
          <w:highlight w:val="white"/>
        </w:rPr>
        <w:t xml:space="preserve"> = ConstantExpression.</w:t>
      </w:r>
    </w:p>
    <w:p w14:paraId="4EF33C52" w14:textId="4CA0051E" w:rsidR="000C43DB" w:rsidRPr="00903DBA" w:rsidRDefault="000C43DB" w:rsidP="000C43DB">
      <w:pPr>
        <w:pStyle w:val="Code"/>
        <w:rPr>
          <w:highlight w:val="white"/>
        </w:rPr>
      </w:pPr>
      <w:r w:rsidRPr="00903DBA">
        <w:rPr>
          <w:highlight w:val="white"/>
        </w:rPr>
        <w:t xml:space="preserve">         Arithmetic(middleOp, leftExpression, rightExpression);</w:t>
      </w:r>
    </w:p>
    <w:p w14:paraId="31F1294A" w14:textId="77777777" w:rsidR="00914F76" w:rsidRPr="00903DBA" w:rsidRDefault="00914F76" w:rsidP="000C43DB">
      <w:pPr>
        <w:pStyle w:val="Code"/>
        <w:rPr>
          <w:highlight w:val="white"/>
        </w:rPr>
      </w:pPr>
    </w:p>
    <w:p w14:paraId="645E038F" w14:textId="43E2C64F" w:rsidR="000C43DB" w:rsidRPr="00903DBA" w:rsidRDefault="000C43DB" w:rsidP="000C43DB">
      <w:pPr>
        <w:pStyle w:val="Code"/>
        <w:rPr>
          <w:highlight w:val="white"/>
        </w:rPr>
      </w:pPr>
      <w:r w:rsidRPr="00903DBA">
        <w:rPr>
          <w:highlight w:val="white"/>
        </w:rPr>
        <w:t xml:space="preserve">      if (</w:t>
      </w:r>
      <w:r w:rsidR="00B324EF" w:rsidRPr="00903DBA">
        <w:rPr>
          <w:highlight w:val="white"/>
        </w:rPr>
        <w:t>constantExpression</w:t>
      </w:r>
      <w:r w:rsidRPr="00903DBA">
        <w:rPr>
          <w:highlight w:val="white"/>
        </w:rPr>
        <w:t xml:space="preserve"> != null) {</w:t>
      </w:r>
    </w:p>
    <w:p w14:paraId="05BB7066" w14:textId="110D3EF4" w:rsidR="000C43DB" w:rsidRPr="00903DBA" w:rsidRDefault="000C43DB" w:rsidP="000C43DB">
      <w:pPr>
        <w:pStyle w:val="Code"/>
        <w:rPr>
          <w:highlight w:val="white"/>
        </w:rPr>
      </w:pPr>
      <w:r w:rsidRPr="00903DBA">
        <w:rPr>
          <w:highlight w:val="white"/>
        </w:rPr>
        <w:t xml:space="preserve">        return </w:t>
      </w:r>
      <w:r w:rsidR="00B324EF" w:rsidRPr="00903DBA">
        <w:rPr>
          <w:highlight w:val="white"/>
        </w:rPr>
        <w:t>constantExpression</w:t>
      </w:r>
      <w:r w:rsidRPr="00903DBA">
        <w:rPr>
          <w:highlight w:val="white"/>
        </w:rPr>
        <w:t>;</w:t>
      </w:r>
    </w:p>
    <w:p w14:paraId="02D3BEAB" w14:textId="77777777" w:rsidR="000C43DB" w:rsidRPr="00903DBA" w:rsidRDefault="000C43DB" w:rsidP="000C43DB">
      <w:pPr>
        <w:pStyle w:val="Code"/>
        <w:rPr>
          <w:highlight w:val="white"/>
        </w:rPr>
      </w:pPr>
      <w:r w:rsidRPr="00903DBA">
        <w:rPr>
          <w:highlight w:val="white"/>
        </w:rPr>
        <w:t xml:space="preserve">      }</w:t>
      </w:r>
    </w:p>
    <w:p w14:paraId="10464FC9" w14:textId="206A8A27" w:rsidR="000C43DB" w:rsidRPr="00903DBA" w:rsidRDefault="00FE2DED" w:rsidP="00FE2DED">
      <w:pPr>
        <w:rPr>
          <w:highlight w:val="white"/>
        </w:rPr>
      </w:pPr>
      <w:r w:rsidRPr="00903DBA">
        <w:rPr>
          <w:highlight w:val="white"/>
        </w:rPr>
        <w:t>We find the maximal type of the left and right expression.</w:t>
      </w:r>
    </w:p>
    <w:p w14:paraId="24DCAB3A" w14:textId="77777777" w:rsidR="006D1291" w:rsidRPr="00903DBA" w:rsidRDefault="000C43DB" w:rsidP="000C43DB">
      <w:pPr>
        <w:pStyle w:val="Code"/>
        <w:rPr>
          <w:highlight w:val="white"/>
        </w:rPr>
      </w:pPr>
      <w:r w:rsidRPr="00903DBA">
        <w:rPr>
          <w:highlight w:val="white"/>
        </w:rPr>
        <w:t xml:space="preserve">      Type maxType = TypeCast.MaxType(leftExpression.Symbol.Type,</w:t>
      </w:r>
    </w:p>
    <w:p w14:paraId="746F8532" w14:textId="14F95171" w:rsidR="000C43DB" w:rsidRPr="00903DBA" w:rsidRDefault="006D1291" w:rsidP="000C43DB">
      <w:pPr>
        <w:pStyle w:val="Code"/>
        <w:rPr>
          <w:highlight w:val="white"/>
        </w:rPr>
      </w:pPr>
      <w:r w:rsidRPr="00903DBA">
        <w:rPr>
          <w:highlight w:val="white"/>
        </w:rPr>
        <w:t xml:space="preserve">                                     </w:t>
      </w:r>
      <w:r w:rsidR="000C43DB" w:rsidRPr="00903DBA">
        <w:rPr>
          <w:highlight w:val="white"/>
        </w:rPr>
        <w:t xml:space="preserve"> rightExpression.Symbol.Type);</w:t>
      </w:r>
    </w:p>
    <w:p w14:paraId="7555C253" w14:textId="77777777" w:rsidR="000C43DB" w:rsidRPr="00903DBA" w:rsidRDefault="000C43DB" w:rsidP="000C43DB">
      <w:pPr>
        <w:pStyle w:val="Code"/>
        <w:rPr>
          <w:highlight w:val="white"/>
        </w:rPr>
      </w:pPr>
      <w:r w:rsidRPr="00903DBA">
        <w:rPr>
          <w:highlight w:val="white"/>
        </w:rPr>
        <w:t xml:space="preserve">      Symbol resultSymbol = new Symbol(maxType);</w:t>
      </w:r>
    </w:p>
    <w:p w14:paraId="760CF165" w14:textId="2C396F5A" w:rsidR="000C43DB" w:rsidRPr="00903DBA" w:rsidRDefault="00CF588F" w:rsidP="0024044D">
      <w:pPr>
        <w:rPr>
          <w:highlight w:val="white"/>
        </w:rPr>
      </w:pPr>
      <w:r w:rsidRPr="00903DBA">
        <w:rPr>
          <w:highlight w:val="white"/>
        </w:rPr>
        <w:t xml:space="preserve">The type of the left and right expression must be </w:t>
      </w:r>
      <w:r w:rsidR="0024044D" w:rsidRPr="00903DBA">
        <w:rPr>
          <w:highlight w:val="white"/>
        </w:rPr>
        <w:t>integral or pointer. Array, string, and functions are converted to pointers.</w:t>
      </w:r>
    </w:p>
    <w:p w14:paraId="6995AAA6" w14:textId="77777777" w:rsidR="000C43DB" w:rsidRPr="00903DBA" w:rsidRDefault="000C43DB" w:rsidP="000C43DB">
      <w:pPr>
        <w:pStyle w:val="Code"/>
        <w:rPr>
          <w:highlight w:val="white"/>
        </w:rPr>
      </w:pPr>
      <w:r w:rsidRPr="00903DBA">
        <w:rPr>
          <w:highlight w:val="white"/>
        </w:rPr>
        <w:t xml:space="preserve">      Assert.Error(maxType.IsIntegralPointerArrayStringOrFunction(),</w:t>
      </w:r>
    </w:p>
    <w:p w14:paraId="2DC07EFE" w14:textId="77777777" w:rsidR="000C43DB" w:rsidRPr="00903DBA" w:rsidRDefault="000C43DB" w:rsidP="000C43DB">
      <w:pPr>
        <w:pStyle w:val="Code"/>
        <w:rPr>
          <w:highlight w:val="white"/>
        </w:rPr>
      </w:pPr>
      <w:r w:rsidRPr="00903DBA">
        <w:rPr>
          <w:highlight w:val="white"/>
        </w:rPr>
        <w:t xml:space="preserve">                   maxType, Message.Invalid_type_in_bitwise_expression);</w:t>
      </w:r>
    </w:p>
    <w:p w14:paraId="4CD4A433" w14:textId="0CE6B69A" w:rsidR="000C43DB" w:rsidRPr="00903DBA" w:rsidRDefault="00074EBB" w:rsidP="00074EBB">
      <w:pPr>
        <w:rPr>
          <w:highlight w:val="white"/>
        </w:rPr>
      </w:pPr>
      <w:r w:rsidRPr="00903DBA">
        <w:rPr>
          <w:highlight w:val="white"/>
        </w:rPr>
        <w:t>We type cast both expressions into the maximal type.</w:t>
      </w:r>
    </w:p>
    <w:p w14:paraId="14AC0EC6" w14:textId="77777777" w:rsidR="000C43DB" w:rsidRPr="00903DBA" w:rsidRDefault="000C43DB" w:rsidP="000C43DB">
      <w:pPr>
        <w:pStyle w:val="Code"/>
        <w:rPr>
          <w:highlight w:val="white"/>
        </w:rPr>
      </w:pPr>
      <w:r w:rsidRPr="00903DBA">
        <w:rPr>
          <w:highlight w:val="white"/>
        </w:rPr>
        <w:t xml:space="preserve">      leftExpression = TypeCast.ImplicitCast(leftExpression, maxType);</w:t>
      </w:r>
    </w:p>
    <w:p w14:paraId="27BF7808" w14:textId="77777777" w:rsidR="000C43DB" w:rsidRPr="00903DBA" w:rsidRDefault="000C43DB" w:rsidP="000C43DB">
      <w:pPr>
        <w:pStyle w:val="Code"/>
        <w:rPr>
          <w:highlight w:val="white"/>
        </w:rPr>
      </w:pPr>
      <w:r w:rsidRPr="00903DBA">
        <w:rPr>
          <w:highlight w:val="white"/>
        </w:rPr>
        <w:t xml:space="preserve">      rightExpression = TypeCast.ImplicitCast(rightExpression, maxType);</w:t>
      </w:r>
    </w:p>
    <w:p w14:paraId="776C83EC" w14:textId="26147626" w:rsidR="000C43DB" w:rsidRPr="00903DBA" w:rsidRDefault="00F54792" w:rsidP="00E00AD0">
      <w:pPr>
        <w:rPr>
          <w:highlight w:val="white"/>
        </w:rPr>
      </w:pPr>
      <w:r w:rsidRPr="00903DBA">
        <w:rPr>
          <w:highlight w:val="white"/>
        </w:rPr>
        <w:t xml:space="preserve">The short list of the resulting expression is simply the short list of the </w:t>
      </w:r>
      <w:r w:rsidR="00E00AD0" w:rsidRPr="00903DBA">
        <w:rPr>
          <w:highlight w:val="white"/>
        </w:rPr>
        <w:t>expressions.</w:t>
      </w:r>
    </w:p>
    <w:p w14:paraId="190DFDB5" w14:textId="77777777" w:rsidR="000C43DB" w:rsidRPr="00903DBA" w:rsidRDefault="000C43DB" w:rsidP="000C43DB">
      <w:pPr>
        <w:pStyle w:val="Code"/>
        <w:rPr>
          <w:highlight w:val="white"/>
        </w:rPr>
      </w:pPr>
      <w:r w:rsidRPr="00903DBA">
        <w:rPr>
          <w:highlight w:val="white"/>
        </w:rPr>
        <w:t xml:space="preserve">      List&lt;MiddleCode&gt; shortList = new List&lt;MiddleCode&gt;();</w:t>
      </w:r>
    </w:p>
    <w:p w14:paraId="48CABDBA" w14:textId="77777777" w:rsidR="000C43DB" w:rsidRPr="00903DBA" w:rsidRDefault="000C43DB" w:rsidP="000C43DB">
      <w:pPr>
        <w:pStyle w:val="Code"/>
        <w:rPr>
          <w:highlight w:val="white"/>
        </w:rPr>
      </w:pPr>
      <w:r w:rsidRPr="00903DBA">
        <w:rPr>
          <w:highlight w:val="white"/>
        </w:rPr>
        <w:t xml:space="preserve">      shortList.AddRange(leftExpression.ShortList);</w:t>
      </w:r>
    </w:p>
    <w:p w14:paraId="24DD7285" w14:textId="77777777" w:rsidR="000C43DB" w:rsidRPr="00903DBA" w:rsidRDefault="000C43DB" w:rsidP="000C43DB">
      <w:pPr>
        <w:pStyle w:val="Code"/>
        <w:rPr>
          <w:highlight w:val="white"/>
        </w:rPr>
      </w:pPr>
      <w:r w:rsidRPr="00903DBA">
        <w:rPr>
          <w:highlight w:val="white"/>
        </w:rPr>
        <w:t xml:space="preserve">      shortList.AddRange(rightExpression.ShortList);</w:t>
      </w:r>
    </w:p>
    <w:p w14:paraId="5E7F2C03" w14:textId="0D36852E" w:rsidR="000C43DB" w:rsidRPr="00903DBA" w:rsidRDefault="00E00AD0" w:rsidP="00E00AD0">
      <w:pPr>
        <w:rPr>
          <w:highlight w:val="white"/>
        </w:rPr>
      </w:pPr>
      <w:r w:rsidRPr="00903DBA">
        <w:rPr>
          <w:highlight w:val="white"/>
        </w:rPr>
        <w:t xml:space="preserve">The </w:t>
      </w:r>
      <w:r w:rsidR="00B27ED1" w:rsidRPr="00903DBA">
        <w:rPr>
          <w:highlight w:val="white"/>
        </w:rPr>
        <w:t>long</w:t>
      </w:r>
      <w:r w:rsidRPr="00903DBA">
        <w:rPr>
          <w:highlight w:val="white"/>
        </w:rPr>
        <w:t xml:space="preserve"> list of the resulting expression is the </w:t>
      </w:r>
      <w:r w:rsidR="00B27ED1" w:rsidRPr="00903DBA">
        <w:rPr>
          <w:highlight w:val="white"/>
        </w:rPr>
        <w:t>long</w:t>
      </w:r>
      <w:r w:rsidRPr="00903DBA">
        <w:rPr>
          <w:highlight w:val="white"/>
        </w:rPr>
        <w:t xml:space="preserve"> list of the expressions</w:t>
      </w:r>
      <w:r w:rsidR="00B27ED1" w:rsidRPr="00903DBA">
        <w:rPr>
          <w:highlight w:val="white"/>
        </w:rPr>
        <w:t>, and the bitwise operation.</w:t>
      </w:r>
    </w:p>
    <w:p w14:paraId="4FC844CF" w14:textId="77777777" w:rsidR="000C43DB" w:rsidRPr="00903DBA" w:rsidRDefault="000C43DB" w:rsidP="000C43DB">
      <w:pPr>
        <w:pStyle w:val="Code"/>
        <w:rPr>
          <w:highlight w:val="white"/>
        </w:rPr>
      </w:pPr>
      <w:r w:rsidRPr="00903DBA">
        <w:rPr>
          <w:highlight w:val="white"/>
        </w:rPr>
        <w:t xml:space="preserve">      List&lt;MiddleCode&gt; longList = new List&lt;MiddleCode&gt;();</w:t>
      </w:r>
    </w:p>
    <w:p w14:paraId="51048B3F" w14:textId="77777777" w:rsidR="000C43DB" w:rsidRPr="00903DBA" w:rsidRDefault="000C43DB" w:rsidP="000C43DB">
      <w:pPr>
        <w:pStyle w:val="Code"/>
        <w:rPr>
          <w:highlight w:val="white"/>
        </w:rPr>
      </w:pPr>
      <w:r w:rsidRPr="00903DBA">
        <w:rPr>
          <w:highlight w:val="white"/>
        </w:rPr>
        <w:t xml:space="preserve">      longList.AddRange(leftExpression.LongList);</w:t>
      </w:r>
    </w:p>
    <w:p w14:paraId="365EC5C1" w14:textId="77777777" w:rsidR="000C43DB" w:rsidRPr="00903DBA" w:rsidRDefault="000C43DB" w:rsidP="000C43DB">
      <w:pPr>
        <w:pStyle w:val="Code"/>
        <w:rPr>
          <w:highlight w:val="white"/>
        </w:rPr>
      </w:pPr>
      <w:r w:rsidRPr="00903DBA">
        <w:rPr>
          <w:highlight w:val="white"/>
        </w:rPr>
        <w:t xml:space="preserve">      longList.AddRange(rightExpression.LongList);</w:t>
      </w:r>
    </w:p>
    <w:p w14:paraId="6CD55D18" w14:textId="77777777" w:rsidR="000C43DB" w:rsidRPr="00903DBA" w:rsidRDefault="000C43DB" w:rsidP="000C43DB">
      <w:pPr>
        <w:pStyle w:val="Code"/>
        <w:rPr>
          <w:highlight w:val="white"/>
        </w:rPr>
      </w:pPr>
    </w:p>
    <w:p w14:paraId="51B548C4" w14:textId="77777777" w:rsidR="006D1291" w:rsidRPr="00903DBA" w:rsidRDefault="000C43DB" w:rsidP="000C43DB">
      <w:pPr>
        <w:pStyle w:val="Code"/>
        <w:rPr>
          <w:highlight w:val="white"/>
        </w:rPr>
      </w:pPr>
      <w:r w:rsidRPr="00903DBA">
        <w:rPr>
          <w:highlight w:val="white"/>
        </w:rPr>
        <w:t xml:space="preserve">      AddMiddleCode(longList, middleOp, resultSymbol,</w:t>
      </w:r>
    </w:p>
    <w:p w14:paraId="506155B5" w14:textId="3704DE8A" w:rsidR="000C43DB" w:rsidRPr="00903DBA" w:rsidRDefault="006D1291" w:rsidP="000C43DB">
      <w:pPr>
        <w:pStyle w:val="Code"/>
        <w:rPr>
          <w:highlight w:val="white"/>
        </w:rPr>
      </w:pPr>
      <w:r w:rsidRPr="00903DBA">
        <w:rPr>
          <w:highlight w:val="white"/>
        </w:rPr>
        <w:t xml:space="preserve">                   </w:t>
      </w:r>
      <w:r w:rsidR="000C43DB" w:rsidRPr="00903DBA">
        <w:rPr>
          <w:highlight w:val="white"/>
        </w:rPr>
        <w:t xml:space="preserve"> leftExpression.Symbol, rightExpression.Symbol);</w:t>
      </w:r>
    </w:p>
    <w:p w14:paraId="4121E17D" w14:textId="77777777" w:rsidR="000C43DB" w:rsidRPr="00903DBA" w:rsidRDefault="000C43DB" w:rsidP="000C43DB">
      <w:pPr>
        <w:pStyle w:val="Code"/>
        <w:rPr>
          <w:highlight w:val="white"/>
        </w:rPr>
      </w:pPr>
      <w:r w:rsidRPr="00903DBA">
        <w:rPr>
          <w:highlight w:val="white"/>
        </w:rPr>
        <w:t xml:space="preserve">      return (new Expression(resultSymbol, shortList, longList));</w:t>
      </w:r>
    </w:p>
    <w:p w14:paraId="4BD43EFE" w14:textId="77777777" w:rsidR="000C43DB" w:rsidRPr="00903DBA" w:rsidRDefault="000C43DB" w:rsidP="000C43DB">
      <w:pPr>
        <w:pStyle w:val="Code"/>
        <w:rPr>
          <w:highlight w:val="white"/>
        </w:rPr>
      </w:pPr>
      <w:r w:rsidRPr="00903DBA">
        <w:rPr>
          <w:highlight w:val="white"/>
        </w:rPr>
        <w:t xml:space="preserve">    }</w:t>
      </w:r>
    </w:p>
    <w:p w14:paraId="7BEBDE2B" w14:textId="6912D1EC" w:rsidR="00B045AA" w:rsidRPr="00903DBA" w:rsidRDefault="00E863B5" w:rsidP="00B045AA">
      <w:pPr>
        <w:pStyle w:val="Rubrik3"/>
        <w:numPr>
          <w:ilvl w:val="2"/>
          <w:numId w:val="126"/>
        </w:numPr>
      </w:pPr>
      <w:bookmarkStart w:id="165" w:name="_Toc57656019"/>
      <w:bookmarkEnd w:id="40"/>
      <w:r w:rsidRPr="00903DBA">
        <w:t>Shift Expression</w:t>
      </w:r>
      <w:bookmarkEnd w:id="165"/>
    </w:p>
    <w:p w14:paraId="120C4CD0" w14:textId="6B609405" w:rsidR="0067682A" w:rsidRPr="00903DBA" w:rsidRDefault="0067682A" w:rsidP="0067682A">
      <w:r w:rsidRPr="00903DBA">
        <w:t xml:space="preserve">The left </w:t>
      </w:r>
      <w:r w:rsidR="009E0119" w:rsidRPr="00903DBA">
        <w:t xml:space="preserve">and right </w:t>
      </w:r>
      <w:r w:rsidR="0054493C" w:rsidRPr="00903DBA">
        <w:t>expression</w:t>
      </w:r>
      <w:r w:rsidR="009E0119" w:rsidRPr="00903DBA">
        <w:t xml:space="preserve"> of a shift expression must hold integral types. </w:t>
      </w:r>
      <w:r w:rsidR="003011D5" w:rsidRPr="00903DBA">
        <w:t xml:space="preserve">The right expression is type cast to a </w:t>
      </w:r>
      <w:r w:rsidR="00C12BE6" w:rsidRPr="00903DBA">
        <w:t>one-</w:t>
      </w:r>
      <w:r w:rsidR="00D95905" w:rsidRPr="00903DBA">
        <w:t>byte</w:t>
      </w:r>
      <w:r w:rsidR="003011D5" w:rsidRPr="00903DBA">
        <w:t xml:space="preserve"> </w:t>
      </w:r>
      <w:r w:rsidR="00E75D85" w:rsidRPr="00903DBA">
        <w:t xml:space="preserve">integer </w:t>
      </w:r>
      <w:r w:rsidR="003011D5" w:rsidRPr="00903DBA">
        <w:t>value.</w:t>
      </w:r>
    </w:p>
    <w:p w14:paraId="4D44A504" w14:textId="14B3CE99" w:rsidR="008E66E2" w:rsidRPr="00903DBA" w:rsidRDefault="008E66E2" w:rsidP="008E66E2">
      <w:pPr>
        <w:pStyle w:val="CodeHeader"/>
      </w:pPr>
      <w:proofErr w:type="spellStart"/>
      <w:r w:rsidRPr="00903DBA">
        <w:t>MainParser.gppg</w:t>
      </w:r>
      <w:proofErr w:type="spellEnd"/>
    </w:p>
    <w:p w14:paraId="76E21168" w14:textId="77777777" w:rsidR="00502C8E" w:rsidRPr="00903DBA" w:rsidRDefault="00502C8E" w:rsidP="00502C8E">
      <w:pPr>
        <w:pStyle w:val="Code"/>
        <w:rPr>
          <w:highlight w:val="white"/>
        </w:rPr>
      </w:pPr>
      <w:r w:rsidRPr="00903DBA">
        <w:rPr>
          <w:highlight w:val="white"/>
        </w:rPr>
        <w:lastRenderedPageBreak/>
        <w:t>shift_expression:</w:t>
      </w:r>
    </w:p>
    <w:p w14:paraId="59C2BE1D" w14:textId="77777777" w:rsidR="00502C8E" w:rsidRPr="00903DBA" w:rsidRDefault="00502C8E" w:rsidP="00502C8E">
      <w:pPr>
        <w:pStyle w:val="Code"/>
        <w:rPr>
          <w:highlight w:val="white"/>
        </w:rPr>
      </w:pPr>
      <w:r w:rsidRPr="00903DBA">
        <w:rPr>
          <w:highlight w:val="white"/>
        </w:rPr>
        <w:t xml:space="preserve">    add_expression {</w:t>
      </w:r>
    </w:p>
    <w:p w14:paraId="1F0437C7" w14:textId="77777777" w:rsidR="00502C8E" w:rsidRPr="00903DBA" w:rsidRDefault="00502C8E" w:rsidP="00502C8E">
      <w:pPr>
        <w:pStyle w:val="Code"/>
        <w:rPr>
          <w:highlight w:val="white"/>
        </w:rPr>
      </w:pPr>
      <w:r w:rsidRPr="00903DBA">
        <w:rPr>
          <w:highlight w:val="white"/>
        </w:rPr>
        <w:t xml:space="preserve">      $$ = $1;</w:t>
      </w:r>
    </w:p>
    <w:p w14:paraId="7FDC8D94" w14:textId="77777777" w:rsidR="00502C8E" w:rsidRPr="00903DBA" w:rsidRDefault="00502C8E" w:rsidP="00502C8E">
      <w:pPr>
        <w:pStyle w:val="Code"/>
        <w:rPr>
          <w:highlight w:val="white"/>
        </w:rPr>
      </w:pPr>
      <w:r w:rsidRPr="00903DBA">
        <w:rPr>
          <w:highlight w:val="white"/>
        </w:rPr>
        <w:t xml:space="preserve">    }</w:t>
      </w:r>
    </w:p>
    <w:p w14:paraId="4B306120" w14:textId="77777777" w:rsidR="00502C8E" w:rsidRPr="00903DBA" w:rsidRDefault="00502C8E" w:rsidP="00502C8E">
      <w:pPr>
        <w:pStyle w:val="Code"/>
        <w:rPr>
          <w:highlight w:val="white"/>
        </w:rPr>
      </w:pPr>
      <w:r w:rsidRPr="00903DBA">
        <w:rPr>
          <w:highlight w:val="white"/>
        </w:rPr>
        <w:t xml:space="preserve">  | shift_expression shift_operator add_expression {</w:t>
      </w:r>
    </w:p>
    <w:p w14:paraId="1A0AD3EE" w14:textId="77777777" w:rsidR="00502C8E" w:rsidRPr="00903DBA" w:rsidRDefault="00502C8E" w:rsidP="00502C8E">
      <w:pPr>
        <w:pStyle w:val="Code"/>
        <w:rPr>
          <w:highlight w:val="white"/>
        </w:rPr>
      </w:pPr>
      <w:r w:rsidRPr="00903DBA">
        <w:rPr>
          <w:highlight w:val="white"/>
        </w:rPr>
        <w:t xml:space="preserve">      $$ = MiddleCodeGenerator.ShiftExpression($2, $1, $3);</w:t>
      </w:r>
    </w:p>
    <w:p w14:paraId="2C7119FE" w14:textId="77777777" w:rsidR="00502C8E" w:rsidRPr="00903DBA" w:rsidRDefault="00502C8E" w:rsidP="00502C8E">
      <w:pPr>
        <w:pStyle w:val="Code"/>
        <w:rPr>
          <w:highlight w:val="white"/>
        </w:rPr>
      </w:pPr>
      <w:r w:rsidRPr="00903DBA">
        <w:rPr>
          <w:highlight w:val="white"/>
        </w:rPr>
        <w:t xml:space="preserve">    };</w:t>
      </w:r>
    </w:p>
    <w:p w14:paraId="09FEF886" w14:textId="77777777" w:rsidR="00502C8E" w:rsidRPr="00903DBA" w:rsidRDefault="00502C8E" w:rsidP="00502C8E">
      <w:pPr>
        <w:pStyle w:val="Code"/>
        <w:rPr>
          <w:highlight w:val="white"/>
        </w:rPr>
      </w:pPr>
    </w:p>
    <w:p w14:paraId="1590D897" w14:textId="77777777" w:rsidR="00502C8E" w:rsidRPr="00903DBA" w:rsidRDefault="00502C8E" w:rsidP="00502C8E">
      <w:pPr>
        <w:pStyle w:val="Code"/>
        <w:rPr>
          <w:highlight w:val="white"/>
        </w:rPr>
      </w:pPr>
      <w:r w:rsidRPr="00903DBA">
        <w:rPr>
          <w:highlight w:val="white"/>
        </w:rPr>
        <w:t>shift_operator:</w:t>
      </w:r>
    </w:p>
    <w:p w14:paraId="70D1DD43" w14:textId="77777777" w:rsidR="00502C8E" w:rsidRPr="00903DBA" w:rsidRDefault="00502C8E" w:rsidP="00502C8E">
      <w:pPr>
        <w:pStyle w:val="Code"/>
        <w:rPr>
          <w:highlight w:val="white"/>
        </w:rPr>
      </w:pPr>
      <w:r w:rsidRPr="00903DBA">
        <w:rPr>
          <w:highlight w:val="white"/>
        </w:rPr>
        <w:t xml:space="preserve">    LEFT_SHIFT  { $$ = MiddleOperator.ShiftLeft;  }</w:t>
      </w:r>
    </w:p>
    <w:p w14:paraId="3E224D53" w14:textId="77777777" w:rsidR="00502C8E" w:rsidRPr="00903DBA" w:rsidRDefault="00502C8E" w:rsidP="00502C8E">
      <w:pPr>
        <w:pStyle w:val="Code"/>
        <w:rPr>
          <w:highlight w:val="white"/>
        </w:rPr>
      </w:pPr>
      <w:r w:rsidRPr="00903DBA">
        <w:rPr>
          <w:highlight w:val="white"/>
        </w:rPr>
        <w:t xml:space="preserve">  | RIGHT_SHIFT { $$ = MiddleOperator.ShiftRight; };</w:t>
      </w:r>
    </w:p>
    <w:p w14:paraId="73224089" w14:textId="5347C6AC" w:rsidR="008E66E2" w:rsidRPr="00903DBA" w:rsidRDefault="008E66E2" w:rsidP="008E66E2">
      <w:pPr>
        <w:pStyle w:val="CodeHeader"/>
        <w:rPr>
          <w:rStyle w:val="KeyWord0"/>
          <w:b/>
          <w:bCs/>
        </w:rPr>
      </w:pPr>
      <w:r w:rsidRPr="00903DBA">
        <w:rPr>
          <w:rStyle w:val="KeyWord0"/>
          <w:b/>
          <w:bCs/>
          <w:highlight w:val="white"/>
        </w:rPr>
        <w:t>MiddleCodeGenerator.</w:t>
      </w:r>
      <w:r w:rsidRPr="00903DBA">
        <w:rPr>
          <w:rStyle w:val="KeyWord0"/>
          <w:b/>
          <w:bCs/>
        </w:rPr>
        <w:t>cs</w:t>
      </w:r>
    </w:p>
    <w:p w14:paraId="63870FBF" w14:textId="77777777" w:rsidR="00C84C84" w:rsidRPr="00903DBA" w:rsidRDefault="00C84C84" w:rsidP="00C84C84">
      <w:pPr>
        <w:pStyle w:val="Code"/>
        <w:rPr>
          <w:highlight w:val="white"/>
        </w:rPr>
      </w:pPr>
      <w:r w:rsidRPr="00903DBA">
        <w:rPr>
          <w:highlight w:val="white"/>
        </w:rPr>
        <w:t xml:space="preserve">    public static Expression ShiftExpression(MiddleOperator middleOp,</w:t>
      </w:r>
    </w:p>
    <w:p w14:paraId="7A26A5CC" w14:textId="73E93069" w:rsidR="00C84C84" w:rsidRPr="00903DBA" w:rsidRDefault="00C84C84" w:rsidP="00C84C84">
      <w:pPr>
        <w:pStyle w:val="Code"/>
        <w:rPr>
          <w:highlight w:val="white"/>
        </w:rPr>
      </w:pPr>
      <w:r w:rsidRPr="00903DBA">
        <w:rPr>
          <w:highlight w:val="white"/>
        </w:rPr>
        <w:t xml:space="preserve">                                             Expression leftExpression,</w:t>
      </w:r>
    </w:p>
    <w:p w14:paraId="37B37B98" w14:textId="6E1999D1" w:rsidR="00C84C84" w:rsidRPr="00903DBA" w:rsidRDefault="00C84C84" w:rsidP="00C84C84">
      <w:pPr>
        <w:pStyle w:val="Code"/>
        <w:rPr>
          <w:highlight w:val="white"/>
        </w:rPr>
      </w:pPr>
      <w:r w:rsidRPr="00903DBA">
        <w:rPr>
          <w:highlight w:val="white"/>
        </w:rPr>
        <w:t xml:space="preserve">                                             Expression rightExpression) {</w:t>
      </w:r>
    </w:p>
    <w:p w14:paraId="73189746" w14:textId="6181651B" w:rsidR="001E5001" w:rsidRPr="00903DBA" w:rsidRDefault="001E5001" w:rsidP="001E5001">
      <w:pPr>
        <w:rPr>
          <w:highlight w:val="white"/>
        </w:rPr>
      </w:pPr>
      <w:r w:rsidRPr="00903DBA">
        <w:rPr>
          <w:highlight w:val="white"/>
        </w:rPr>
        <w:t>First</w:t>
      </w:r>
      <w:r w:rsidR="00EF0CCD" w:rsidRPr="00903DBA">
        <w:rPr>
          <w:highlight w:val="white"/>
        </w:rPr>
        <w:t>,</w:t>
      </w:r>
      <w:r w:rsidRPr="00903DBA">
        <w:rPr>
          <w:highlight w:val="white"/>
        </w:rPr>
        <w:t xml:space="preserve"> we check that the left expression </w:t>
      </w:r>
      <w:proofErr w:type="spellStart"/>
      <w:r w:rsidRPr="00903DBA">
        <w:rPr>
          <w:highlight w:val="white"/>
        </w:rPr>
        <w:t>hols</w:t>
      </w:r>
      <w:proofErr w:type="spellEnd"/>
      <w:r w:rsidRPr="00903DBA">
        <w:rPr>
          <w:highlight w:val="white"/>
        </w:rPr>
        <w:t xml:space="preserve"> integral or pointer type. An array, a string, or a function is cast to a pointer.</w:t>
      </w:r>
    </w:p>
    <w:p w14:paraId="3B1DE22D" w14:textId="5B44A270" w:rsidR="00FF182C" w:rsidRPr="00903DBA" w:rsidRDefault="00C84C84" w:rsidP="001E5001">
      <w:pPr>
        <w:pStyle w:val="Code"/>
        <w:rPr>
          <w:highlight w:val="white"/>
        </w:rPr>
      </w:pPr>
      <w:r w:rsidRPr="00903DBA">
        <w:rPr>
          <w:highlight w:val="white"/>
        </w:rPr>
        <w:t xml:space="preserve">      Assert.Error(leftExpression.Symbol.Type.</w:t>
      </w:r>
    </w:p>
    <w:p w14:paraId="7B99530D" w14:textId="1126120F" w:rsidR="00C84C84" w:rsidRPr="00903DBA" w:rsidRDefault="00FF182C" w:rsidP="00C84C84">
      <w:pPr>
        <w:pStyle w:val="Code"/>
        <w:rPr>
          <w:highlight w:val="white"/>
        </w:rPr>
      </w:pPr>
      <w:r w:rsidRPr="00903DBA">
        <w:rPr>
          <w:highlight w:val="white"/>
        </w:rPr>
        <w:t xml:space="preserve">                   </w:t>
      </w:r>
      <w:r w:rsidR="00C84C84" w:rsidRPr="00903DBA">
        <w:rPr>
          <w:highlight w:val="white"/>
        </w:rPr>
        <w:t>IsIntegralPointerArrayStringOrFunction(),</w:t>
      </w:r>
    </w:p>
    <w:p w14:paraId="44141BF3" w14:textId="77777777" w:rsidR="00C84C84" w:rsidRPr="00903DBA" w:rsidRDefault="00C84C84" w:rsidP="00C84C84">
      <w:pPr>
        <w:pStyle w:val="Code"/>
        <w:rPr>
          <w:highlight w:val="white"/>
        </w:rPr>
      </w:pPr>
      <w:r w:rsidRPr="00903DBA">
        <w:rPr>
          <w:highlight w:val="white"/>
        </w:rPr>
        <w:t xml:space="preserve">                   leftExpression, Message.Invalid_type_in_shift_expression);</w:t>
      </w:r>
    </w:p>
    <w:p w14:paraId="5281076D" w14:textId="3A7280E2" w:rsidR="00C84C84" w:rsidRPr="00903DBA" w:rsidRDefault="00B5595E" w:rsidP="00B5595E">
      <w:pPr>
        <w:rPr>
          <w:highlight w:val="white"/>
        </w:rPr>
      </w:pPr>
      <w:r w:rsidRPr="00903DBA">
        <w:rPr>
          <w:highlight w:val="white"/>
        </w:rPr>
        <w:t xml:space="preserve">If the expression can be </w:t>
      </w:r>
      <w:r w:rsidR="00FE6FE8" w:rsidRPr="00903DBA">
        <w:rPr>
          <w:highlight w:val="white"/>
        </w:rPr>
        <w:t xml:space="preserve">evaluated to </w:t>
      </w:r>
      <w:r w:rsidRPr="00903DBA">
        <w:rPr>
          <w:highlight w:val="white"/>
        </w:rPr>
        <w:t>a constant expression, we return the constant expression.</w:t>
      </w:r>
    </w:p>
    <w:p w14:paraId="4F00471F" w14:textId="09195234" w:rsidR="00505A4F" w:rsidRPr="00903DBA" w:rsidRDefault="00C84C84" w:rsidP="00C84C84">
      <w:pPr>
        <w:pStyle w:val="Code"/>
        <w:rPr>
          <w:highlight w:val="white"/>
        </w:rPr>
      </w:pPr>
      <w:r w:rsidRPr="00903DBA">
        <w:rPr>
          <w:highlight w:val="white"/>
        </w:rPr>
        <w:t xml:space="preserve">      Expression </w:t>
      </w:r>
      <w:r w:rsidR="00B324EF" w:rsidRPr="00903DBA">
        <w:rPr>
          <w:highlight w:val="white"/>
        </w:rPr>
        <w:t>constantExpression</w:t>
      </w:r>
      <w:r w:rsidRPr="00903DBA">
        <w:rPr>
          <w:highlight w:val="white"/>
        </w:rPr>
        <w:t xml:space="preserve"> = </w:t>
      </w:r>
    </w:p>
    <w:p w14:paraId="619ECF82" w14:textId="77777777" w:rsidR="00505A4F" w:rsidRPr="00903DBA" w:rsidRDefault="00505A4F" w:rsidP="00C84C84">
      <w:pPr>
        <w:pStyle w:val="Code"/>
        <w:rPr>
          <w:highlight w:val="white"/>
        </w:rPr>
      </w:pPr>
      <w:r w:rsidRPr="00903DBA">
        <w:rPr>
          <w:highlight w:val="white"/>
        </w:rPr>
        <w:t xml:space="preserve">        </w:t>
      </w:r>
      <w:r w:rsidR="00C84C84" w:rsidRPr="00903DBA">
        <w:rPr>
          <w:highlight w:val="white"/>
        </w:rPr>
        <w:t>ConstantExpression.Arithmetic(middleOp, leftExpression,</w:t>
      </w:r>
    </w:p>
    <w:p w14:paraId="3B06CBBF" w14:textId="392D93C1" w:rsidR="00C84C84" w:rsidRPr="00903DBA" w:rsidRDefault="00505A4F" w:rsidP="00C84C84">
      <w:pPr>
        <w:pStyle w:val="Code"/>
        <w:rPr>
          <w:highlight w:val="white"/>
        </w:rPr>
      </w:pPr>
      <w:r w:rsidRPr="00903DBA">
        <w:rPr>
          <w:highlight w:val="white"/>
        </w:rPr>
        <w:t xml:space="preserve">                                     </w:t>
      </w:r>
      <w:r w:rsidR="00C84C84" w:rsidRPr="00903DBA">
        <w:rPr>
          <w:highlight w:val="white"/>
        </w:rPr>
        <w:t xml:space="preserve"> rightExpression);</w:t>
      </w:r>
    </w:p>
    <w:p w14:paraId="0EC32E7D" w14:textId="02277EC1" w:rsidR="00C84C84" w:rsidRPr="00903DBA" w:rsidRDefault="00C84C84" w:rsidP="00C84C84">
      <w:pPr>
        <w:pStyle w:val="Code"/>
        <w:rPr>
          <w:highlight w:val="white"/>
        </w:rPr>
      </w:pPr>
      <w:r w:rsidRPr="00903DBA">
        <w:rPr>
          <w:highlight w:val="white"/>
        </w:rPr>
        <w:t xml:space="preserve">      if (</w:t>
      </w:r>
      <w:r w:rsidR="00B324EF" w:rsidRPr="00903DBA">
        <w:rPr>
          <w:highlight w:val="white"/>
        </w:rPr>
        <w:t>constantExpression</w:t>
      </w:r>
      <w:r w:rsidRPr="00903DBA">
        <w:rPr>
          <w:highlight w:val="white"/>
        </w:rPr>
        <w:t xml:space="preserve"> != null) {</w:t>
      </w:r>
    </w:p>
    <w:p w14:paraId="70DB2B8D" w14:textId="00CA7035" w:rsidR="00C84C84" w:rsidRPr="00903DBA" w:rsidRDefault="00C84C84" w:rsidP="00C84C84">
      <w:pPr>
        <w:pStyle w:val="Code"/>
        <w:rPr>
          <w:highlight w:val="white"/>
        </w:rPr>
      </w:pPr>
      <w:r w:rsidRPr="00903DBA">
        <w:rPr>
          <w:highlight w:val="white"/>
        </w:rPr>
        <w:t xml:space="preserve">        return </w:t>
      </w:r>
      <w:r w:rsidR="00B324EF" w:rsidRPr="00903DBA">
        <w:rPr>
          <w:highlight w:val="white"/>
        </w:rPr>
        <w:t>constantExpression</w:t>
      </w:r>
      <w:r w:rsidRPr="00903DBA">
        <w:rPr>
          <w:highlight w:val="white"/>
        </w:rPr>
        <w:t>;</w:t>
      </w:r>
    </w:p>
    <w:p w14:paraId="2322BEA1" w14:textId="77777777" w:rsidR="00C84C84" w:rsidRPr="00903DBA" w:rsidRDefault="00C84C84" w:rsidP="00C84C84">
      <w:pPr>
        <w:pStyle w:val="Code"/>
        <w:rPr>
          <w:highlight w:val="white"/>
        </w:rPr>
      </w:pPr>
      <w:r w:rsidRPr="00903DBA">
        <w:rPr>
          <w:highlight w:val="white"/>
        </w:rPr>
        <w:t xml:space="preserve">      }</w:t>
      </w:r>
    </w:p>
    <w:p w14:paraId="08E2398B" w14:textId="66C6C011" w:rsidR="00B16D11" w:rsidRPr="00903DBA" w:rsidRDefault="00D95905" w:rsidP="008825B6">
      <w:pPr>
        <w:rPr>
          <w:highlight w:val="white"/>
        </w:rPr>
      </w:pPr>
      <w:r w:rsidRPr="00903DBA">
        <w:rPr>
          <w:highlight w:val="white"/>
        </w:rPr>
        <w:t xml:space="preserve">The right expression is type cast to </w:t>
      </w:r>
      <w:r w:rsidR="00B06219" w:rsidRPr="00903DBA">
        <w:rPr>
          <w:highlight w:val="white"/>
        </w:rPr>
        <w:t>an unsigned character, which always have a size of one byte.</w:t>
      </w:r>
    </w:p>
    <w:p w14:paraId="15EABF89" w14:textId="05B1965E" w:rsidR="00C2096C" w:rsidRPr="00903DBA" w:rsidRDefault="00C84C84" w:rsidP="00C84C84">
      <w:pPr>
        <w:pStyle w:val="Code"/>
        <w:rPr>
          <w:highlight w:val="white"/>
        </w:rPr>
      </w:pPr>
      <w:r w:rsidRPr="00903DBA">
        <w:rPr>
          <w:highlight w:val="white"/>
        </w:rPr>
        <w:t xml:space="preserve">      rightExpression =</w:t>
      </w:r>
    </w:p>
    <w:p w14:paraId="6FEA0DF3" w14:textId="394C2D44" w:rsidR="00C84C84" w:rsidRPr="00903DBA" w:rsidRDefault="00C2096C" w:rsidP="00C84C84">
      <w:pPr>
        <w:pStyle w:val="Code"/>
        <w:rPr>
          <w:highlight w:val="white"/>
        </w:rPr>
      </w:pPr>
      <w:r w:rsidRPr="00903DBA">
        <w:rPr>
          <w:highlight w:val="white"/>
        </w:rPr>
        <w:t xml:space="preserve">        </w:t>
      </w:r>
      <w:r w:rsidR="00C84C84" w:rsidRPr="00903DBA">
        <w:rPr>
          <w:highlight w:val="white"/>
        </w:rPr>
        <w:t>TypeCast.ImplicitCast(rightExpression, Type.UnsignedCharType);</w:t>
      </w:r>
    </w:p>
    <w:p w14:paraId="01260AC2" w14:textId="2864BC10" w:rsidR="00C84C84" w:rsidRPr="00903DBA" w:rsidRDefault="00200F61" w:rsidP="00200F61">
      <w:pPr>
        <w:rPr>
          <w:highlight w:val="white"/>
        </w:rPr>
      </w:pPr>
      <w:r w:rsidRPr="00903DBA">
        <w:rPr>
          <w:highlight w:val="white"/>
        </w:rPr>
        <w:t>The final short list is simple the short lists of the left and right expression.</w:t>
      </w:r>
    </w:p>
    <w:p w14:paraId="2B77621C" w14:textId="77777777" w:rsidR="00C84C84" w:rsidRPr="00903DBA" w:rsidRDefault="00C84C84" w:rsidP="00C84C84">
      <w:pPr>
        <w:pStyle w:val="Code"/>
        <w:rPr>
          <w:highlight w:val="white"/>
        </w:rPr>
      </w:pPr>
      <w:r w:rsidRPr="00903DBA">
        <w:rPr>
          <w:highlight w:val="white"/>
        </w:rPr>
        <w:t xml:space="preserve">      List&lt;MiddleCode&gt; shortList = new List&lt;MiddleCode&gt;();</w:t>
      </w:r>
    </w:p>
    <w:p w14:paraId="1DFB9767" w14:textId="77777777" w:rsidR="00C84C84" w:rsidRPr="00903DBA" w:rsidRDefault="00C84C84" w:rsidP="00C84C84">
      <w:pPr>
        <w:pStyle w:val="Code"/>
        <w:rPr>
          <w:highlight w:val="white"/>
        </w:rPr>
      </w:pPr>
      <w:r w:rsidRPr="00903DBA">
        <w:rPr>
          <w:highlight w:val="white"/>
        </w:rPr>
        <w:t xml:space="preserve">      shortList.AddRange(leftExpression.ShortList);</w:t>
      </w:r>
    </w:p>
    <w:p w14:paraId="57EC177B" w14:textId="77777777" w:rsidR="00C84C84" w:rsidRPr="00903DBA" w:rsidRDefault="00C84C84" w:rsidP="00C84C84">
      <w:pPr>
        <w:pStyle w:val="Code"/>
        <w:rPr>
          <w:highlight w:val="white"/>
        </w:rPr>
      </w:pPr>
      <w:r w:rsidRPr="00903DBA">
        <w:rPr>
          <w:highlight w:val="white"/>
        </w:rPr>
        <w:t xml:space="preserve">      shortList.AddRange(rightExpression.ShortList);</w:t>
      </w:r>
    </w:p>
    <w:p w14:paraId="33886BD4" w14:textId="77777777" w:rsidR="006C02E4" w:rsidRPr="00903DBA" w:rsidRDefault="006C02E4" w:rsidP="006C02E4">
      <w:pPr>
        <w:rPr>
          <w:highlight w:val="white"/>
        </w:rPr>
      </w:pPr>
      <w:r w:rsidRPr="00903DBA">
        <w:rPr>
          <w:highlight w:val="white"/>
        </w:rPr>
        <w:t>The final short list is simple the short lists of the left and right expression.</w:t>
      </w:r>
    </w:p>
    <w:p w14:paraId="1A5A384D" w14:textId="77777777" w:rsidR="00C84C84" w:rsidRPr="00903DBA" w:rsidRDefault="00C84C84" w:rsidP="00C84C84">
      <w:pPr>
        <w:pStyle w:val="Code"/>
        <w:rPr>
          <w:highlight w:val="white"/>
        </w:rPr>
      </w:pPr>
      <w:r w:rsidRPr="00903DBA">
        <w:rPr>
          <w:highlight w:val="white"/>
        </w:rPr>
        <w:t xml:space="preserve">      List&lt;MiddleCode&gt; longList = new List&lt;MiddleCode&gt;();</w:t>
      </w:r>
    </w:p>
    <w:p w14:paraId="122EA663" w14:textId="77777777" w:rsidR="00C84C84" w:rsidRPr="00903DBA" w:rsidRDefault="00C84C84" w:rsidP="00C84C84">
      <w:pPr>
        <w:pStyle w:val="Code"/>
        <w:rPr>
          <w:highlight w:val="white"/>
        </w:rPr>
      </w:pPr>
      <w:r w:rsidRPr="00903DBA">
        <w:rPr>
          <w:highlight w:val="white"/>
        </w:rPr>
        <w:t xml:space="preserve">      longList.AddRange(leftExpression.LongList);</w:t>
      </w:r>
    </w:p>
    <w:p w14:paraId="22B1D139" w14:textId="77777777" w:rsidR="00C84C84" w:rsidRPr="00903DBA" w:rsidRDefault="00C84C84" w:rsidP="00C84C84">
      <w:pPr>
        <w:pStyle w:val="Code"/>
        <w:rPr>
          <w:highlight w:val="white"/>
        </w:rPr>
      </w:pPr>
      <w:r w:rsidRPr="00903DBA">
        <w:rPr>
          <w:highlight w:val="white"/>
        </w:rPr>
        <w:t xml:space="preserve">      longList.AddRange(rightExpression.LongList);</w:t>
      </w:r>
    </w:p>
    <w:p w14:paraId="6F5E27FB" w14:textId="2501616D" w:rsidR="00B57FA8" w:rsidRPr="00903DBA" w:rsidRDefault="00B57FA8" w:rsidP="00B57FA8">
      <w:pPr>
        <w:rPr>
          <w:highlight w:val="white"/>
        </w:rPr>
      </w:pPr>
      <w:r w:rsidRPr="00903DBA">
        <w:rPr>
          <w:highlight w:val="white"/>
        </w:rPr>
        <w:t>The final long list is the short lists of the left and right expression, and the shift operation.</w:t>
      </w:r>
    </w:p>
    <w:p w14:paraId="10FFCCAD" w14:textId="77777777" w:rsidR="00C84C84" w:rsidRPr="00903DBA" w:rsidRDefault="00C84C84" w:rsidP="00C84C84">
      <w:pPr>
        <w:pStyle w:val="Code"/>
        <w:rPr>
          <w:highlight w:val="white"/>
        </w:rPr>
      </w:pPr>
      <w:r w:rsidRPr="00903DBA">
        <w:rPr>
          <w:highlight w:val="white"/>
        </w:rPr>
        <w:t xml:space="preserve">      Symbol resultSymbol = new Symbol(leftExpression.Symbol.Type);</w:t>
      </w:r>
    </w:p>
    <w:p w14:paraId="1E734F62" w14:textId="77777777" w:rsidR="00C2096C" w:rsidRPr="00903DBA" w:rsidRDefault="00C84C84" w:rsidP="00C84C84">
      <w:pPr>
        <w:pStyle w:val="Code"/>
        <w:rPr>
          <w:highlight w:val="white"/>
        </w:rPr>
      </w:pPr>
      <w:r w:rsidRPr="00903DBA">
        <w:rPr>
          <w:highlight w:val="white"/>
        </w:rPr>
        <w:t xml:space="preserve">      AddMiddleCode(longList, middleOp, resultSymbol,</w:t>
      </w:r>
    </w:p>
    <w:p w14:paraId="405BB7FA" w14:textId="1F7710C6" w:rsidR="00C84C84" w:rsidRPr="00903DBA" w:rsidRDefault="00C2096C" w:rsidP="00C84C84">
      <w:pPr>
        <w:pStyle w:val="Code"/>
        <w:rPr>
          <w:highlight w:val="white"/>
        </w:rPr>
      </w:pPr>
      <w:r w:rsidRPr="00903DBA">
        <w:rPr>
          <w:highlight w:val="white"/>
        </w:rPr>
        <w:t xml:space="preserve">                    </w:t>
      </w:r>
      <w:r w:rsidR="00C84C84" w:rsidRPr="00903DBA">
        <w:rPr>
          <w:highlight w:val="white"/>
        </w:rPr>
        <w:t>leftExpression.Symbol, rightExpression.Symbol);</w:t>
      </w:r>
    </w:p>
    <w:p w14:paraId="19ADD554" w14:textId="77777777" w:rsidR="00C84C84" w:rsidRPr="00903DBA" w:rsidRDefault="00C84C84" w:rsidP="00C84C84">
      <w:pPr>
        <w:pStyle w:val="Code"/>
        <w:rPr>
          <w:highlight w:val="white"/>
        </w:rPr>
      </w:pPr>
      <w:r w:rsidRPr="00903DBA">
        <w:rPr>
          <w:highlight w:val="white"/>
        </w:rPr>
        <w:t xml:space="preserve">      return (new Expression(resultSymbol, shortList, longList));</w:t>
      </w:r>
    </w:p>
    <w:p w14:paraId="3CDDB362" w14:textId="77777777" w:rsidR="00C84C84" w:rsidRPr="00903DBA" w:rsidRDefault="00C84C84" w:rsidP="00C84C84">
      <w:pPr>
        <w:pStyle w:val="Code"/>
        <w:rPr>
          <w:highlight w:val="white"/>
        </w:rPr>
      </w:pPr>
      <w:r w:rsidRPr="00903DBA">
        <w:rPr>
          <w:highlight w:val="white"/>
        </w:rPr>
        <w:t xml:space="preserve">    }</w:t>
      </w:r>
    </w:p>
    <w:p w14:paraId="20379577" w14:textId="77777777" w:rsidR="00C84C84" w:rsidRPr="00903DBA" w:rsidRDefault="00C84C84" w:rsidP="00C84C84">
      <w:pPr>
        <w:pStyle w:val="Code"/>
        <w:rPr>
          <w:highlight w:val="white"/>
        </w:rPr>
      </w:pPr>
    </w:p>
    <w:p w14:paraId="1F9D2E81" w14:textId="77777777" w:rsidR="00810376" w:rsidRPr="00903DBA" w:rsidRDefault="00810376" w:rsidP="00C84C84">
      <w:pPr>
        <w:pStyle w:val="Code"/>
      </w:pPr>
    </w:p>
    <w:p w14:paraId="5B11A049" w14:textId="24754F8F" w:rsidR="00E863B5" w:rsidRPr="00903DBA" w:rsidRDefault="00E863B5" w:rsidP="00E863B5">
      <w:pPr>
        <w:pStyle w:val="Rubrik3"/>
        <w:numPr>
          <w:ilvl w:val="2"/>
          <w:numId w:val="126"/>
        </w:numPr>
      </w:pPr>
      <w:bookmarkStart w:id="166" w:name="_Toc57656020"/>
      <w:r w:rsidRPr="00903DBA">
        <w:lastRenderedPageBreak/>
        <w:t>Equality and Relation Expressions</w:t>
      </w:r>
      <w:bookmarkEnd w:id="166"/>
    </w:p>
    <w:p w14:paraId="738AC9CC" w14:textId="6B72C9BE" w:rsidR="00683F88" w:rsidRPr="00903DBA" w:rsidRDefault="00C65C11" w:rsidP="00683F88">
      <w:pPr>
        <w:rPr>
          <w:color w:val="auto"/>
        </w:rPr>
      </w:pPr>
      <w:r w:rsidRPr="00903DBA">
        <w:t>Values of a</w:t>
      </w:r>
      <w:r w:rsidR="00683F88" w:rsidRPr="00903DBA">
        <w:t xml:space="preserve">ll types except structs or unions can be compared with </w:t>
      </w:r>
      <w:r w:rsidRPr="00903DBA">
        <w:t>equality</w:t>
      </w:r>
      <w:r w:rsidR="00683F88" w:rsidRPr="00903DBA">
        <w:t xml:space="preserve"> and </w:t>
      </w:r>
      <w:r w:rsidRPr="00903DBA">
        <w:t xml:space="preserve">inequality </w:t>
      </w:r>
      <w:r w:rsidR="00683F88" w:rsidRPr="00903DBA">
        <w:t>operator.</w:t>
      </w:r>
      <w:r w:rsidR="00832D6E" w:rsidRPr="00903DBA">
        <w:t xml:space="preserve"> However, arrays and functions are converted to pointers before the comparation.</w:t>
      </w:r>
      <w:r w:rsidR="00D76F88" w:rsidRPr="00903DBA">
        <w:t xml:space="preserve"> The equality operators have higher precedence than the relation operators, but they </w:t>
      </w:r>
      <w:r w:rsidR="00832D6E" w:rsidRPr="00903DBA">
        <w:t xml:space="preserve">both call </w:t>
      </w:r>
      <w:r w:rsidR="00F96374" w:rsidRPr="00903DBA">
        <w:rPr>
          <w:rStyle w:val="KeyWord0"/>
          <w:highlight w:val="white"/>
        </w:rPr>
        <w:t>RelationalExpression</w:t>
      </w:r>
      <w:r w:rsidR="001501D6" w:rsidRPr="00903DBA">
        <w:rPr>
          <w:highlight w:val="white"/>
        </w:rPr>
        <w:t xml:space="preserve"> </w:t>
      </w:r>
      <w:r w:rsidR="00F96374" w:rsidRPr="00903DBA">
        <w:rPr>
          <w:highlight w:val="white"/>
        </w:rPr>
        <w:t xml:space="preserve">in </w:t>
      </w:r>
      <w:r w:rsidR="00F96374" w:rsidRPr="00903DBA">
        <w:rPr>
          <w:rStyle w:val="KeyWord0"/>
          <w:highlight w:val="white"/>
        </w:rPr>
        <w:t>MiddleCodeGenerator</w:t>
      </w:r>
      <w:r w:rsidR="00F96374" w:rsidRPr="00903DBA">
        <w:rPr>
          <w:highlight w:val="white"/>
        </w:rPr>
        <w:t>.</w:t>
      </w:r>
    </w:p>
    <w:p w14:paraId="605D18A1" w14:textId="77777777" w:rsidR="00951280" w:rsidRPr="00903DBA" w:rsidRDefault="00951280" w:rsidP="00951280">
      <w:pPr>
        <w:pStyle w:val="CodeHeader"/>
      </w:pPr>
      <w:proofErr w:type="spellStart"/>
      <w:r w:rsidRPr="00903DBA">
        <w:t>MainParser.gppg</w:t>
      </w:r>
      <w:proofErr w:type="spellEnd"/>
    </w:p>
    <w:p w14:paraId="128A3AC1" w14:textId="77777777" w:rsidR="00AF7DB6" w:rsidRPr="00903DBA" w:rsidRDefault="00AF7DB6" w:rsidP="00AF7DB6">
      <w:pPr>
        <w:pStyle w:val="Code"/>
        <w:rPr>
          <w:highlight w:val="white"/>
        </w:rPr>
      </w:pPr>
      <w:r w:rsidRPr="00903DBA">
        <w:rPr>
          <w:highlight w:val="white"/>
        </w:rPr>
        <w:t>equality_expression:</w:t>
      </w:r>
    </w:p>
    <w:p w14:paraId="5BFCB3B0" w14:textId="77777777" w:rsidR="00AF7DB6" w:rsidRPr="00903DBA" w:rsidRDefault="00AF7DB6" w:rsidP="00AF7DB6">
      <w:pPr>
        <w:pStyle w:val="Code"/>
        <w:rPr>
          <w:highlight w:val="white"/>
        </w:rPr>
      </w:pPr>
      <w:r w:rsidRPr="00903DBA">
        <w:rPr>
          <w:highlight w:val="white"/>
        </w:rPr>
        <w:t xml:space="preserve">    relation_expression {</w:t>
      </w:r>
    </w:p>
    <w:p w14:paraId="08863BE9" w14:textId="77777777" w:rsidR="00AF7DB6" w:rsidRPr="00903DBA" w:rsidRDefault="00AF7DB6" w:rsidP="00AF7DB6">
      <w:pPr>
        <w:pStyle w:val="Code"/>
        <w:rPr>
          <w:highlight w:val="white"/>
        </w:rPr>
      </w:pPr>
      <w:r w:rsidRPr="00903DBA">
        <w:rPr>
          <w:highlight w:val="white"/>
        </w:rPr>
        <w:t xml:space="preserve">      $$ = $1;</w:t>
      </w:r>
    </w:p>
    <w:p w14:paraId="20B50C60" w14:textId="77777777" w:rsidR="00AF7DB6" w:rsidRPr="00903DBA" w:rsidRDefault="00AF7DB6" w:rsidP="00AF7DB6">
      <w:pPr>
        <w:pStyle w:val="Code"/>
        <w:rPr>
          <w:highlight w:val="white"/>
        </w:rPr>
      </w:pPr>
      <w:r w:rsidRPr="00903DBA">
        <w:rPr>
          <w:highlight w:val="white"/>
        </w:rPr>
        <w:t xml:space="preserve">    }</w:t>
      </w:r>
    </w:p>
    <w:p w14:paraId="5CA8713A" w14:textId="77777777" w:rsidR="00AF7DB6" w:rsidRPr="00903DBA" w:rsidRDefault="00AF7DB6" w:rsidP="00AF7DB6">
      <w:pPr>
        <w:pStyle w:val="Code"/>
        <w:rPr>
          <w:highlight w:val="white"/>
        </w:rPr>
      </w:pPr>
      <w:r w:rsidRPr="00903DBA">
        <w:rPr>
          <w:highlight w:val="white"/>
        </w:rPr>
        <w:t xml:space="preserve">  | equality_expression equality_operator relation_expression {</w:t>
      </w:r>
    </w:p>
    <w:p w14:paraId="0B23A183" w14:textId="68F903AD" w:rsidR="00A13B63" w:rsidRPr="00903DBA" w:rsidRDefault="00A13B63" w:rsidP="00A13B63">
      <w:pPr>
        <w:pStyle w:val="Code"/>
        <w:rPr>
          <w:highlight w:val="white"/>
        </w:rPr>
      </w:pPr>
      <w:r w:rsidRPr="00903DBA">
        <w:rPr>
          <w:highlight w:val="white"/>
        </w:rPr>
        <w:t xml:space="preserve">      $$ = MiddleCodeGenerator.RelationalExpression($</w:t>
      </w:r>
      <w:r w:rsidR="001A5B23" w:rsidRPr="00903DBA">
        <w:rPr>
          <w:highlight w:val="white"/>
        </w:rPr>
        <w:t>2</w:t>
      </w:r>
      <w:r w:rsidRPr="00903DBA">
        <w:rPr>
          <w:highlight w:val="white"/>
        </w:rPr>
        <w:t>, $</w:t>
      </w:r>
      <w:r w:rsidR="00FC0691" w:rsidRPr="00903DBA">
        <w:rPr>
          <w:highlight w:val="white"/>
        </w:rPr>
        <w:t>1</w:t>
      </w:r>
      <w:r w:rsidRPr="00903DBA">
        <w:rPr>
          <w:highlight w:val="white"/>
        </w:rPr>
        <w:t>, $3);</w:t>
      </w:r>
    </w:p>
    <w:p w14:paraId="05831452" w14:textId="77777777" w:rsidR="00AF7DB6" w:rsidRPr="00903DBA" w:rsidRDefault="00AF7DB6" w:rsidP="00AF7DB6">
      <w:pPr>
        <w:pStyle w:val="Code"/>
        <w:rPr>
          <w:highlight w:val="white"/>
        </w:rPr>
      </w:pPr>
      <w:r w:rsidRPr="00903DBA">
        <w:rPr>
          <w:highlight w:val="white"/>
        </w:rPr>
        <w:t xml:space="preserve">    };</w:t>
      </w:r>
    </w:p>
    <w:p w14:paraId="10AF41A5" w14:textId="77777777" w:rsidR="00AF7DB6" w:rsidRPr="00903DBA" w:rsidRDefault="00AF7DB6" w:rsidP="00AF7DB6">
      <w:pPr>
        <w:pStyle w:val="Code"/>
        <w:rPr>
          <w:highlight w:val="white"/>
        </w:rPr>
      </w:pPr>
    </w:p>
    <w:p w14:paraId="2E75FEBB" w14:textId="77777777" w:rsidR="00AF7DB6" w:rsidRPr="00903DBA" w:rsidRDefault="00AF7DB6" w:rsidP="00AF7DB6">
      <w:pPr>
        <w:pStyle w:val="Code"/>
        <w:rPr>
          <w:highlight w:val="white"/>
        </w:rPr>
      </w:pPr>
      <w:r w:rsidRPr="00903DBA">
        <w:rPr>
          <w:highlight w:val="white"/>
        </w:rPr>
        <w:t>equality_operator:</w:t>
      </w:r>
    </w:p>
    <w:p w14:paraId="7FBA10B7" w14:textId="77777777" w:rsidR="00AF7DB6" w:rsidRPr="00903DBA" w:rsidRDefault="00AF7DB6" w:rsidP="00AF7DB6">
      <w:pPr>
        <w:pStyle w:val="Code"/>
        <w:rPr>
          <w:highlight w:val="white"/>
        </w:rPr>
      </w:pPr>
      <w:r w:rsidRPr="00903DBA">
        <w:rPr>
          <w:highlight w:val="white"/>
        </w:rPr>
        <w:t xml:space="preserve">    EQUAL     { $$ = MiddleOperator.Equal;    }</w:t>
      </w:r>
    </w:p>
    <w:p w14:paraId="202032F2" w14:textId="77777777" w:rsidR="00AF7DB6" w:rsidRPr="00903DBA" w:rsidRDefault="00AF7DB6" w:rsidP="00AF7DB6">
      <w:pPr>
        <w:pStyle w:val="Code"/>
        <w:rPr>
          <w:highlight w:val="white"/>
        </w:rPr>
      </w:pPr>
      <w:r w:rsidRPr="00903DBA">
        <w:rPr>
          <w:highlight w:val="white"/>
        </w:rPr>
        <w:t xml:space="preserve">  | NOT_EQUAL { $$ = MiddleOperator.NotEqual; };</w:t>
      </w:r>
    </w:p>
    <w:p w14:paraId="0E4F2823" w14:textId="77777777" w:rsidR="00AF7DB6" w:rsidRPr="00903DBA" w:rsidRDefault="00AF7DB6" w:rsidP="00AF7DB6">
      <w:pPr>
        <w:pStyle w:val="Code"/>
        <w:rPr>
          <w:highlight w:val="white"/>
        </w:rPr>
      </w:pPr>
    </w:p>
    <w:p w14:paraId="0DC37F5D" w14:textId="77777777" w:rsidR="00AF7DB6" w:rsidRPr="00903DBA" w:rsidRDefault="00AF7DB6" w:rsidP="00AF7DB6">
      <w:pPr>
        <w:pStyle w:val="Code"/>
        <w:rPr>
          <w:highlight w:val="white"/>
        </w:rPr>
      </w:pPr>
      <w:r w:rsidRPr="00903DBA">
        <w:rPr>
          <w:highlight w:val="white"/>
        </w:rPr>
        <w:t>relation_expression:</w:t>
      </w:r>
    </w:p>
    <w:p w14:paraId="1FF9D28D" w14:textId="77777777" w:rsidR="00AF7DB6" w:rsidRPr="00903DBA" w:rsidRDefault="00AF7DB6" w:rsidP="00AF7DB6">
      <w:pPr>
        <w:pStyle w:val="Code"/>
        <w:rPr>
          <w:highlight w:val="white"/>
        </w:rPr>
      </w:pPr>
      <w:r w:rsidRPr="00903DBA">
        <w:rPr>
          <w:highlight w:val="white"/>
        </w:rPr>
        <w:t xml:space="preserve">    shift_expression {</w:t>
      </w:r>
    </w:p>
    <w:p w14:paraId="4E0F34CD" w14:textId="77777777" w:rsidR="00AF7DB6" w:rsidRPr="00903DBA" w:rsidRDefault="00AF7DB6" w:rsidP="00AF7DB6">
      <w:pPr>
        <w:pStyle w:val="Code"/>
        <w:rPr>
          <w:highlight w:val="white"/>
        </w:rPr>
      </w:pPr>
      <w:r w:rsidRPr="00903DBA">
        <w:rPr>
          <w:highlight w:val="white"/>
        </w:rPr>
        <w:t xml:space="preserve">      $$ = $1;</w:t>
      </w:r>
    </w:p>
    <w:p w14:paraId="3869848D" w14:textId="77777777" w:rsidR="00AF7DB6" w:rsidRPr="00903DBA" w:rsidRDefault="00AF7DB6" w:rsidP="00AF7DB6">
      <w:pPr>
        <w:pStyle w:val="Code"/>
        <w:rPr>
          <w:highlight w:val="white"/>
        </w:rPr>
      </w:pPr>
      <w:r w:rsidRPr="00903DBA">
        <w:rPr>
          <w:highlight w:val="white"/>
        </w:rPr>
        <w:t xml:space="preserve">    }</w:t>
      </w:r>
    </w:p>
    <w:p w14:paraId="430ED42A" w14:textId="77777777" w:rsidR="00AF7DB6" w:rsidRPr="00903DBA" w:rsidRDefault="00AF7DB6" w:rsidP="00AF7DB6">
      <w:pPr>
        <w:pStyle w:val="Code"/>
        <w:rPr>
          <w:highlight w:val="white"/>
        </w:rPr>
      </w:pPr>
      <w:r w:rsidRPr="00903DBA">
        <w:rPr>
          <w:highlight w:val="white"/>
        </w:rPr>
        <w:t xml:space="preserve">  | relation_expression relation_operator shift_expression {</w:t>
      </w:r>
    </w:p>
    <w:p w14:paraId="0B3E91B1" w14:textId="2B266684" w:rsidR="00AF7DB6" w:rsidRPr="00903DBA" w:rsidRDefault="00AF7DB6" w:rsidP="00AF7DB6">
      <w:pPr>
        <w:pStyle w:val="Code"/>
        <w:rPr>
          <w:highlight w:val="white"/>
        </w:rPr>
      </w:pPr>
      <w:r w:rsidRPr="00903DBA">
        <w:rPr>
          <w:highlight w:val="white"/>
        </w:rPr>
        <w:t xml:space="preserve">      $$ = MiddleCodeGenerator.</w:t>
      </w:r>
      <w:r w:rsidR="00357BD3" w:rsidRPr="00903DBA">
        <w:rPr>
          <w:highlight w:val="white"/>
        </w:rPr>
        <w:t xml:space="preserve">RelationalExpression </w:t>
      </w:r>
      <w:r w:rsidRPr="00903DBA">
        <w:rPr>
          <w:highlight w:val="white"/>
        </w:rPr>
        <w:t>($</w:t>
      </w:r>
      <w:r w:rsidR="001A5B23" w:rsidRPr="00903DBA">
        <w:rPr>
          <w:highlight w:val="white"/>
        </w:rPr>
        <w:t>2</w:t>
      </w:r>
      <w:r w:rsidRPr="00903DBA">
        <w:rPr>
          <w:highlight w:val="white"/>
        </w:rPr>
        <w:t>, $</w:t>
      </w:r>
      <w:r w:rsidR="001A5B23" w:rsidRPr="00903DBA">
        <w:rPr>
          <w:highlight w:val="white"/>
        </w:rPr>
        <w:t>1</w:t>
      </w:r>
      <w:r w:rsidRPr="00903DBA">
        <w:rPr>
          <w:highlight w:val="white"/>
        </w:rPr>
        <w:t>, $3);</w:t>
      </w:r>
    </w:p>
    <w:p w14:paraId="7A67EE1E" w14:textId="77777777" w:rsidR="00AF7DB6" w:rsidRPr="00903DBA" w:rsidRDefault="00AF7DB6" w:rsidP="00AF7DB6">
      <w:pPr>
        <w:pStyle w:val="Code"/>
        <w:rPr>
          <w:highlight w:val="white"/>
        </w:rPr>
      </w:pPr>
      <w:r w:rsidRPr="00903DBA">
        <w:rPr>
          <w:highlight w:val="white"/>
        </w:rPr>
        <w:t xml:space="preserve">    };</w:t>
      </w:r>
    </w:p>
    <w:p w14:paraId="0026E54C" w14:textId="77777777" w:rsidR="00AF7DB6" w:rsidRPr="00903DBA" w:rsidRDefault="00AF7DB6" w:rsidP="00AF7DB6">
      <w:pPr>
        <w:pStyle w:val="Code"/>
        <w:rPr>
          <w:highlight w:val="white"/>
        </w:rPr>
      </w:pPr>
    </w:p>
    <w:p w14:paraId="6F373367" w14:textId="77777777" w:rsidR="00AF7DB6" w:rsidRPr="00903DBA" w:rsidRDefault="00AF7DB6" w:rsidP="00AF7DB6">
      <w:pPr>
        <w:pStyle w:val="Code"/>
        <w:rPr>
          <w:highlight w:val="white"/>
        </w:rPr>
      </w:pPr>
      <w:r w:rsidRPr="00903DBA">
        <w:rPr>
          <w:highlight w:val="white"/>
        </w:rPr>
        <w:t>relation_operator:</w:t>
      </w:r>
    </w:p>
    <w:p w14:paraId="33BBE95C" w14:textId="57D2987E" w:rsidR="00AF7DB6" w:rsidRPr="00903DBA" w:rsidRDefault="00AF7DB6" w:rsidP="00AF7DB6">
      <w:pPr>
        <w:pStyle w:val="Code"/>
        <w:rPr>
          <w:highlight w:val="white"/>
        </w:rPr>
      </w:pPr>
      <w:r w:rsidRPr="00903DBA">
        <w:rPr>
          <w:highlight w:val="white"/>
        </w:rPr>
        <w:t xml:space="preserve">    LESS_THAN          { $$ = MiddleOperator.SignedLessThan;       </w:t>
      </w:r>
      <w:r w:rsidR="001A5B23" w:rsidRPr="00903DBA">
        <w:rPr>
          <w:highlight w:val="white"/>
        </w:rPr>
        <w:t xml:space="preserve">  </w:t>
      </w:r>
      <w:r w:rsidRPr="00903DBA">
        <w:rPr>
          <w:highlight w:val="white"/>
        </w:rPr>
        <w:t>}</w:t>
      </w:r>
    </w:p>
    <w:p w14:paraId="4AF448B6" w14:textId="571B5116" w:rsidR="00AF7DB6" w:rsidRPr="00903DBA" w:rsidRDefault="00AF7DB6" w:rsidP="00AF7DB6">
      <w:pPr>
        <w:pStyle w:val="Code"/>
        <w:rPr>
          <w:highlight w:val="white"/>
        </w:rPr>
      </w:pPr>
      <w:r w:rsidRPr="00903DBA">
        <w:rPr>
          <w:highlight w:val="white"/>
        </w:rPr>
        <w:t xml:space="preserve">  | LESS_THAN_EQUAL    { $$ = MiddleOperator.SignedLessThanEqual; </w:t>
      </w:r>
      <w:r w:rsidR="001A5B23" w:rsidRPr="00903DBA">
        <w:rPr>
          <w:highlight w:val="white"/>
        </w:rPr>
        <w:t xml:space="preserve">  </w:t>
      </w:r>
      <w:r w:rsidRPr="00903DBA">
        <w:rPr>
          <w:highlight w:val="white"/>
        </w:rPr>
        <w:t xml:space="preserve"> }</w:t>
      </w:r>
    </w:p>
    <w:p w14:paraId="1896433D" w14:textId="4F161A61" w:rsidR="00AF7DB6" w:rsidRPr="00903DBA" w:rsidRDefault="00AF7DB6" w:rsidP="00AF7DB6">
      <w:pPr>
        <w:pStyle w:val="Code"/>
        <w:rPr>
          <w:highlight w:val="white"/>
        </w:rPr>
      </w:pPr>
      <w:r w:rsidRPr="00903DBA">
        <w:rPr>
          <w:highlight w:val="white"/>
        </w:rPr>
        <w:t xml:space="preserve">  | GREATER_THAN       { $$ = MiddleOperator.SignedGreaterThan; </w:t>
      </w:r>
      <w:r w:rsidR="001A5B23" w:rsidRPr="00903DBA">
        <w:rPr>
          <w:highlight w:val="white"/>
        </w:rPr>
        <w:t xml:space="preserve">  </w:t>
      </w:r>
      <w:r w:rsidRPr="00903DBA">
        <w:rPr>
          <w:highlight w:val="white"/>
        </w:rPr>
        <w:t xml:space="preserve">   }</w:t>
      </w:r>
    </w:p>
    <w:p w14:paraId="525CFED1" w14:textId="43324269" w:rsidR="00951280" w:rsidRPr="00903DBA" w:rsidRDefault="00AF7DB6" w:rsidP="00AF7DB6">
      <w:pPr>
        <w:pStyle w:val="Code"/>
        <w:rPr>
          <w:highlight w:val="white"/>
        </w:rPr>
      </w:pPr>
      <w:r w:rsidRPr="00903DBA">
        <w:rPr>
          <w:highlight w:val="white"/>
        </w:rPr>
        <w:t xml:space="preserve">  | GREATER_THAN_EQUAL { $$</w:t>
      </w:r>
      <w:r w:rsidR="001A5B23" w:rsidRPr="00903DBA">
        <w:rPr>
          <w:highlight w:val="white"/>
        </w:rPr>
        <w:t xml:space="preserve"> </w:t>
      </w:r>
      <w:r w:rsidRPr="00903DBA">
        <w:rPr>
          <w:highlight w:val="white"/>
        </w:rPr>
        <w:t>=</w:t>
      </w:r>
      <w:r w:rsidR="001A5B23" w:rsidRPr="00903DBA">
        <w:rPr>
          <w:highlight w:val="white"/>
        </w:rPr>
        <w:t xml:space="preserve"> </w:t>
      </w:r>
      <w:r w:rsidRPr="00903DBA">
        <w:rPr>
          <w:highlight w:val="white"/>
        </w:rPr>
        <w:t>MiddleOperator.SignedGreaterThanEqual;</w:t>
      </w:r>
      <w:r w:rsidR="001A5B23" w:rsidRPr="00903DBA">
        <w:rPr>
          <w:highlight w:val="white"/>
        </w:rPr>
        <w:t xml:space="preserve"> </w:t>
      </w:r>
      <w:r w:rsidRPr="00903DBA">
        <w:rPr>
          <w:highlight w:val="white"/>
        </w:rPr>
        <w:t>};</w:t>
      </w:r>
    </w:p>
    <w:p w14:paraId="17F7891E" w14:textId="5460327B" w:rsidR="00B045AA" w:rsidRPr="00903DBA" w:rsidRDefault="00C76FBD" w:rsidP="00C76FBD">
      <w:pPr>
        <w:pStyle w:val="CodeHeader"/>
      </w:pPr>
      <w:proofErr w:type="spellStart"/>
      <w:r w:rsidRPr="00903DBA">
        <w:t>MiddleCodeGenerator.cs</w:t>
      </w:r>
      <w:proofErr w:type="spellEnd"/>
    </w:p>
    <w:p w14:paraId="616FC334" w14:textId="77777777" w:rsidR="00120793" w:rsidRPr="00903DBA" w:rsidRDefault="00120793" w:rsidP="00120793">
      <w:pPr>
        <w:pStyle w:val="Code"/>
        <w:rPr>
          <w:highlight w:val="white"/>
        </w:rPr>
      </w:pPr>
      <w:r w:rsidRPr="00903DBA">
        <w:rPr>
          <w:highlight w:val="white"/>
        </w:rPr>
        <w:t xml:space="preserve">    public static Expression RelationalExpression(MiddleOperator middleOp,</w:t>
      </w:r>
    </w:p>
    <w:p w14:paraId="17A08134" w14:textId="77777777" w:rsidR="00120793" w:rsidRPr="00903DBA" w:rsidRDefault="00120793" w:rsidP="00120793">
      <w:pPr>
        <w:pStyle w:val="Code"/>
        <w:rPr>
          <w:highlight w:val="white"/>
        </w:rPr>
      </w:pPr>
      <w:r w:rsidRPr="00903DBA">
        <w:rPr>
          <w:highlight w:val="white"/>
        </w:rPr>
        <w:t xml:space="preserve">                                                  Expression leftExpression,</w:t>
      </w:r>
    </w:p>
    <w:p w14:paraId="0389742C" w14:textId="77777777" w:rsidR="00120793" w:rsidRPr="00903DBA" w:rsidRDefault="00120793" w:rsidP="00120793">
      <w:pPr>
        <w:pStyle w:val="Code"/>
        <w:rPr>
          <w:highlight w:val="white"/>
        </w:rPr>
      </w:pPr>
      <w:r w:rsidRPr="00903DBA">
        <w:rPr>
          <w:highlight w:val="white"/>
        </w:rPr>
        <w:t xml:space="preserve">                                                  Expression rightExpression){</w:t>
      </w:r>
    </w:p>
    <w:p w14:paraId="0EC41729" w14:textId="26B3A741" w:rsidR="00120793" w:rsidRPr="00903DBA" w:rsidRDefault="00120793" w:rsidP="00120793">
      <w:pPr>
        <w:rPr>
          <w:highlight w:val="white"/>
        </w:rPr>
      </w:pPr>
      <w:r w:rsidRPr="00903DBA">
        <w:rPr>
          <w:highlight w:val="white"/>
        </w:rPr>
        <w:t xml:space="preserve">First, we check the types of the expression. </w:t>
      </w:r>
      <w:r w:rsidR="00CC17BE" w:rsidRPr="00903DBA">
        <w:rPr>
          <w:highlight w:val="white"/>
        </w:rPr>
        <w:t>Everything except struct or union can be compared.</w:t>
      </w:r>
    </w:p>
    <w:p w14:paraId="4B3A6C03" w14:textId="77777777" w:rsidR="00120793" w:rsidRPr="00903DBA" w:rsidRDefault="00120793" w:rsidP="00120793">
      <w:pPr>
        <w:pStyle w:val="Code"/>
        <w:rPr>
          <w:highlight w:val="white"/>
        </w:rPr>
      </w:pPr>
      <w:r w:rsidRPr="00903DBA">
        <w:rPr>
          <w:highlight w:val="white"/>
        </w:rPr>
        <w:t xml:space="preserve">      Assert.Error(!leftExpression.Symbol.Type.IsStructOrUnion(),</w:t>
      </w:r>
    </w:p>
    <w:p w14:paraId="1B4E997E" w14:textId="77777777" w:rsidR="00120793" w:rsidRPr="00903DBA" w:rsidRDefault="00120793" w:rsidP="00120793">
      <w:pPr>
        <w:pStyle w:val="Code"/>
        <w:rPr>
          <w:highlight w:val="white"/>
        </w:rPr>
      </w:pPr>
      <w:r w:rsidRPr="00903DBA">
        <w:rPr>
          <w:highlight w:val="white"/>
        </w:rPr>
        <w:t xml:space="preserve">                    leftExpression,</w:t>
      </w:r>
    </w:p>
    <w:p w14:paraId="3163278E" w14:textId="5368503C" w:rsidR="00120793" w:rsidRPr="00903DBA" w:rsidRDefault="00120793" w:rsidP="00120793">
      <w:pPr>
        <w:pStyle w:val="Code"/>
        <w:rPr>
          <w:highlight w:val="white"/>
        </w:rPr>
      </w:pPr>
      <w:r w:rsidRPr="00903DBA">
        <w:rPr>
          <w:highlight w:val="white"/>
        </w:rPr>
        <w:t xml:space="preserve">                    Message.Invalid_type_in_expression);</w:t>
      </w:r>
    </w:p>
    <w:p w14:paraId="43F12F94" w14:textId="77777777" w:rsidR="00120793" w:rsidRPr="00903DBA" w:rsidRDefault="00120793" w:rsidP="00120793">
      <w:pPr>
        <w:pStyle w:val="Code"/>
        <w:rPr>
          <w:highlight w:val="white"/>
        </w:rPr>
      </w:pPr>
      <w:r w:rsidRPr="00903DBA">
        <w:rPr>
          <w:highlight w:val="white"/>
        </w:rPr>
        <w:t xml:space="preserve">      Assert.Error(!rightExpression.Symbol.Type.IsStructOrUnion(),</w:t>
      </w:r>
    </w:p>
    <w:p w14:paraId="16BB1510" w14:textId="77777777" w:rsidR="00120793" w:rsidRPr="00903DBA" w:rsidRDefault="00120793" w:rsidP="00120793">
      <w:pPr>
        <w:pStyle w:val="Code"/>
        <w:rPr>
          <w:highlight w:val="white"/>
        </w:rPr>
      </w:pPr>
      <w:r w:rsidRPr="00903DBA">
        <w:rPr>
          <w:highlight w:val="white"/>
        </w:rPr>
        <w:t xml:space="preserve">                    rightExpression,</w:t>
      </w:r>
    </w:p>
    <w:p w14:paraId="2223C78D" w14:textId="5BCF41AF" w:rsidR="00120793" w:rsidRPr="00903DBA" w:rsidRDefault="00120793" w:rsidP="00120793">
      <w:pPr>
        <w:pStyle w:val="Code"/>
        <w:rPr>
          <w:highlight w:val="white"/>
        </w:rPr>
      </w:pPr>
      <w:r w:rsidRPr="00903DBA">
        <w:rPr>
          <w:highlight w:val="white"/>
        </w:rPr>
        <w:t xml:space="preserve">                    Message.Invalid_type_in_expression);</w:t>
      </w:r>
    </w:p>
    <w:p w14:paraId="3917BA01" w14:textId="77777777" w:rsidR="00696BA7" w:rsidRPr="00903DBA" w:rsidRDefault="00696BA7" w:rsidP="00120793">
      <w:pPr>
        <w:pStyle w:val="Code"/>
        <w:rPr>
          <w:highlight w:val="white"/>
        </w:rPr>
      </w:pPr>
    </w:p>
    <w:p w14:paraId="4C4D0958" w14:textId="77777777" w:rsidR="00696BA7" w:rsidRPr="00903DBA" w:rsidRDefault="00696BA7" w:rsidP="00696BA7">
      <w:pPr>
        <w:pStyle w:val="Code"/>
        <w:rPr>
          <w:highlight w:val="white"/>
        </w:rPr>
      </w:pPr>
      <w:r w:rsidRPr="00903DBA">
        <w:rPr>
          <w:highlight w:val="white"/>
        </w:rPr>
        <w:t xml:space="preserve">      Expression constantExpression =</w:t>
      </w:r>
    </w:p>
    <w:p w14:paraId="427F622B" w14:textId="77777777" w:rsidR="00584441" w:rsidRPr="00903DBA" w:rsidRDefault="00696BA7" w:rsidP="00584441">
      <w:pPr>
        <w:pStyle w:val="Code"/>
        <w:rPr>
          <w:highlight w:val="white"/>
        </w:rPr>
      </w:pPr>
      <w:r w:rsidRPr="00903DBA">
        <w:rPr>
          <w:highlight w:val="white"/>
        </w:rPr>
        <w:t xml:space="preserve">        ConstantExpression.</w:t>
      </w:r>
      <w:r w:rsidR="00584441" w:rsidRPr="00903DBA">
        <w:rPr>
          <w:highlight w:val="white"/>
        </w:rPr>
        <w:t>Relation</w:t>
      </w:r>
      <w:r w:rsidRPr="00903DBA">
        <w:rPr>
          <w:highlight w:val="white"/>
        </w:rPr>
        <w:t>(middleOp, leftExpression,</w:t>
      </w:r>
    </w:p>
    <w:p w14:paraId="426C5E3E" w14:textId="6933B342" w:rsidR="00696BA7" w:rsidRPr="00903DBA" w:rsidRDefault="00584441" w:rsidP="00584441">
      <w:pPr>
        <w:pStyle w:val="Code"/>
        <w:rPr>
          <w:highlight w:val="white"/>
        </w:rPr>
      </w:pPr>
      <w:r w:rsidRPr="00903DBA">
        <w:rPr>
          <w:highlight w:val="white"/>
        </w:rPr>
        <w:t xml:space="preserve">                                    </w:t>
      </w:r>
      <w:r w:rsidR="00696BA7" w:rsidRPr="00903DBA">
        <w:rPr>
          <w:highlight w:val="white"/>
        </w:rPr>
        <w:t>rightExpression);</w:t>
      </w:r>
    </w:p>
    <w:p w14:paraId="5268523B" w14:textId="77777777" w:rsidR="00696BA7" w:rsidRPr="00903DBA" w:rsidRDefault="00696BA7" w:rsidP="00696BA7">
      <w:pPr>
        <w:pStyle w:val="Code"/>
        <w:rPr>
          <w:highlight w:val="white"/>
        </w:rPr>
      </w:pPr>
      <w:r w:rsidRPr="00903DBA">
        <w:rPr>
          <w:highlight w:val="white"/>
        </w:rPr>
        <w:t xml:space="preserve">      if (constantExpression != null) {</w:t>
      </w:r>
    </w:p>
    <w:p w14:paraId="072775E2" w14:textId="77777777" w:rsidR="00696BA7" w:rsidRPr="00903DBA" w:rsidRDefault="00696BA7" w:rsidP="00696BA7">
      <w:pPr>
        <w:pStyle w:val="Code"/>
        <w:rPr>
          <w:highlight w:val="white"/>
        </w:rPr>
      </w:pPr>
      <w:r w:rsidRPr="00903DBA">
        <w:rPr>
          <w:highlight w:val="white"/>
        </w:rPr>
        <w:t xml:space="preserve">        return constantExpression;</w:t>
      </w:r>
    </w:p>
    <w:p w14:paraId="10FAD880" w14:textId="18AC8A48" w:rsidR="00696BA7" w:rsidRPr="00903DBA" w:rsidRDefault="00696BA7" w:rsidP="00696BA7">
      <w:pPr>
        <w:pStyle w:val="Code"/>
        <w:rPr>
          <w:highlight w:val="white"/>
        </w:rPr>
      </w:pPr>
      <w:r w:rsidRPr="00903DBA">
        <w:rPr>
          <w:highlight w:val="white"/>
        </w:rPr>
        <w:t xml:space="preserve">      }</w:t>
      </w:r>
    </w:p>
    <w:p w14:paraId="51AB43AA" w14:textId="5ABD058F" w:rsidR="00120793" w:rsidRPr="00903DBA" w:rsidRDefault="00E573FF" w:rsidP="00F41E1C">
      <w:pPr>
        <w:rPr>
          <w:highlight w:val="white"/>
        </w:rPr>
      </w:pPr>
      <w:r w:rsidRPr="00903DBA">
        <w:rPr>
          <w:highlight w:val="white"/>
        </w:rPr>
        <w:t>The find the maximal type of the left and right expression types</w:t>
      </w:r>
      <w:r w:rsidR="008011E7" w:rsidRPr="00903DBA">
        <w:rPr>
          <w:highlight w:val="white"/>
        </w:rPr>
        <w:t>, and type cast both the expressions to that type.</w:t>
      </w:r>
    </w:p>
    <w:p w14:paraId="324FA9A0" w14:textId="77777777" w:rsidR="00120793" w:rsidRPr="00903DBA" w:rsidRDefault="00120793" w:rsidP="00120793">
      <w:pPr>
        <w:pStyle w:val="Code"/>
        <w:rPr>
          <w:highlight w:val="white"/>
        </w:rPr>
      </w:pPr>
      <w:r w:rsidRPr="00903DBA">
        <w:rPr>
          <w:highlight w:val="white"/>
        </w:rPr>
        <w:lastRenderedPageBreak/>
        <w:t xml:space="preserve">      Type maxType = TypeCast.MaxType(leftExpression.Symbol.Type,</w:t>
      </w:r>
    </w:p>
    <w:p w14:paraId="352B22F0" w14:textId="77777777" w:rsidR="00120793" w:rsidRPr="00903DBA" w:rsidRDefault="00120793" w:rsidP="00120793">
      <w:pPr>
        <w:pStyle w:val="Code"/>
        <w:rPr>
          <w:highlight w:val="white"/>
        </w:rPr>
      </w:pPr>
      <w:r w:rsidRPr="00903DBA">
        <w:rPr>
          <w:highlight w:val="white"/>
        </w:rPr>
        <w:t xml:space="preserve">                                      rightExpression.Symbol.Type);</w:t>
      </w:r>
    </w:p>
    <w:p w14:paraId="52E8136C" w14:textId="77777777" w:rsidR="00120793" w:rsidRPr="00903DBA" w:rsidRDefault="00120793" w:rsidP="00120793">
      <w:pPr>
        <w:pStyle w:val="Code"/>
        <w:rPr>
          <w:highlight w:val="white"/>
        </w:rPr>
      </w:pPr>
    </w:p>
    <w:p w14:paraId="2C3E05F4" w14:textId="77777777" w:rsidR="00120793" w:rsidRPr="00903DBA" w:rsidRDefault="00120793" w:rsidP="00120793">
      <w:pPr>
        <w:pStyle w:val="Code"/>
        <w:rPr>
          <w:highlight w:val="white"/>
        </w:rPr>
      </w:pPr>
      <w:r w:rsidRPr="00903DBA">
        <w:rPr>
          <w:highlight w:val="white"/>
        </w:rPr>
        <w:t xml:space="preserve">      leftExpression = TypeCast.ImplicitCast(leftExpression, maxType);</w:t>
      </w:r>
    </w:p>
    <w:p w14:paraId="627734CF" w14:textId="77777777" w:rsidR="00120793" w:rsidRPr="00903DBA" w:rsidRDefault="00120793" w:rsidP="00120793">
      <w:pPr>
        <w:pStyle w:val="Code"/>
        <w:rPr>
          <w:highlight w:val="white"/>
        </w:rPr>
      </w:pPr>
      <w:r w:rsidRPr="00903DBA">
        <w:rPr>
          <w:highlight w:val="white"/>
        </w:rPr>
        <w:t xml:space="preserve">      rightExpression = TypeCast.ImplicitCast(rightExpression, maxType);</w:t>
      </w:r>
    </w:p>
    <w:p w14:paraId="1231DADE" w14:textId="7008D5B1" w:rsidR="00120793" w:rsidRPr="00903DBA" w:rsidRDefault="008A0CE0" w:rsidP="008A0CE0">
      <w:pPr>
        <w:rPr>
          <w:highlight w:val="white"/>
        </w:rPr>
      </w:pPr>
      <w:r w:rsidRPr="00903DBA">
        <w:rPr>
          <w:highlight w:val="white"/>
        </w:rPr>
        <w:t>The final short list is simply the short lists</w:t>
      </w:r>
      <w:r w:rsidR="00134D63" w:rsidRPr="00903DBA">
        <w:rPr>
          <w:highlight w:val="white"/>
        </w:rPr>
        <w:t xml:space="preserve"> of the left end right expression</w:t>
      </w:r>
      <w:r w:rsidRPr="00903DBA">
        <w:rPr>
          <w:highlight w:val="white"/>
        </w:rPr>
        <w:t>.</w:t>
      </w:r>
    </w:p>
    <w:p w14:paraId="1DA63F2E" w14:textId="77777777" w:rsidR="00120793" w:rsidRPr="00903DBA" w:rsidRDefault="00120793" w:rsidP="00120793">
      <w:pPr>
        <w:pStyle w:val="Code"/>
        <w:rPr>
          <w:highlight w:val="white"/>
        </w:rPr>
      </w:pPr>
      <w:r w:rsidRPr="00903DBA">
        <w:rPr>
          <w:highlight w:val="white"/>
        </w:rPr>
        <w:t xml:space="preserve">      List&lt;MiddleCode&gt; shortList = new List&lt;MiddleCode&gt;();</w:t>
      </w:r>
    </w:p>
    <w:p w14:paraId="0DD29AF6" w14:textId="77777777" w:rsidR="00120793" w:rsidRPr="00903DBA" w:rsidRDefault="00120793" w:rsidP="00120793">
      <w:pPr>
        <w:pStyle w:val="Code"/>
        <w:rPr>
          <w:highlight w:val="white"/>
        </w:rPr>
      </w:pPr>
      <w:r w:rsidRPr="00903DBA">
        <w:rPr>
          <w:highlight w:val="white"/>
        </w:rPr>
        <w:t xml:space="preserve">      shortList.AddRange(leftExpression.ShortList);</w:t>
      </w:r>
    </w:p>
    <w:p w14:paraId="638F7B46" w14:textId="77777777" w:rsidR="00120793" w:rsidRPr="00903DBA" w:rsidRDefault="00120793" w:rsidP="00120793">
      <w:pPr>
        <w:pStyle w:val="Code"/>
        <w:rPr>
          <w:highlight w:val="white"/>
        </w:rPr>
      </w:pPr>
      <w:r w:rsidRPr="00903DBA">
        <w:rPr>
          <w:highlight w:val="white"/>
        </w:rPr>
        <w:t xml:space="preserve">      shortList.AddRange(rightExpression.ShortList);</w:t>
      </w:r>
    </w:p>
    <w:p w14:paraId="53BFEC62" w14:textId="4228A22D" w:rsidR="00612FFF" w:rsidRPr="00903DBA" w:rsidRDefault="00CA285E" w:rsidP="00CA285E">
      <w:pPr>
        <w:rPr>
          <w:highlight w:val="white"/>
        </w:rPr>
      </w:pPr>
      <w:r w:rsidRPr="00903DBA">
        <w:rPr>
          <w:highlight w:val="white"/>
        </w:rPr>
        <w:t>If the maximal type is unsigned, we change to operator from signed to unsigned.</w:t>
      </w:r>
    </w:p>
    <w:p w14:paraId="4C2025BF" w14:textId="7F3C9F80" w:rsidR="00843493" w:rsidRPr="00903DBA" w:rsidRDefault="00843493" w:rsidP="00843493">
      <w:pPr>
        <w:pStyle w:val="Code"/>
        <w:rPr>
          <w:highlight w:val="white"/>
        </w:rPr>
      </w:pPr>
      <w:r w:rsidRPr="00903DBA">
        <w:rPr>
          <w:highlight w:val="white"/>
        </w:rPr>
        <w:t xml:space="preserve">      if (maxType.IsUnsigned()) {</w:t>
      </w:r>
    </w:p>
    <w:p w14:paraId="0854E49C" w14:textId="77777777" w:rsidR="00843493" w:rsidRPr="00903DBA" w:rsidRDefault="00843493" w:rsidP="00843493">
      <w:pPr>
        <w:pStyle w:val="Code"/>
        <w:rPr>
          <w:highlight w:val="white"/>
        </w:rPr>
      </w:pPr>
      <w:r w:rsidRPr="00903DBA">
        <w:rPr>
          <w:highlight w:val="white"/>
        </w:rPr>
        <w:t xml:space="preserve">        string name = Enum.GetName(typeof(MiddleOperator), middleOp);</w:t>
      </w:r>
    </w:p>
    <w:p w14:paraId="3BD2EE71" w14:textId="77777777" w:rsidR="00843493" w:rsidRPr="00903DBA" w:rsidRDefault="00843493" w:rsidP="00843493">
      <w:pPr>
        <w:pStyle w:val="Code"/>
        <w:rPr>
          <w:highlight w:val="white"/>
        </w:rPr>
      </w:pPr>
      <w:r w:rsidRPr="00903DBA">
        <w:rPr>
          <w:highlight w:val="white"/>
        </w:rPr>
        <w:t xml:space="preserve">        middleOp = (MiddleOperator) Enum.Parse(typeof(MiddleOperator),</w:t>
      </w:r>
    </w:p>
    <w:p w14:paraId="2612409D" w14:textId="77777777" w:rsidR="00843493" w:rsidRPr="00903DBA" w:rsidRDefault="00843493" w:rsidP="00843493">
      <w:pPr>
        <w:pStyle w:val="Code"/>
        <w:rPr>
          <w:highlight w:val="white"/>
        </w:rPr>
      </w:pPr>
      <w:r w:rsidRPr="00903DBA">
        <w:rPr>
          <w:highlight w:val="white"/>
        </w:rPr>
        <w:t xml:space="preserve">                                         name.Replace("Signed", "Unsigned"));</w:t>
      </w:r>
    </w:p>
    <w:p w14:paraId="7B05C55F" w14:textId="31D27E16" w:rsidR="00843493" w:rsidRPr="00903DBA" w:rsidRDefault="00843493" w:rsidP="00843493">
      <w:pPr>
        <w:pStyle w:val="Code"/>
        <w:rPr>
          <w:highlight w:val="white"/>
        </w:rPr>
      </w:pPr>
      <w:r w:rsidRPr="00903DBA">
        <w:rPr>
          <w:highlight w:val="white"/>
        </w:rPr>
        <w:t xml:space="preserve">      }</w:t>
      </w:r>
    </w:p>
    <w:p w14:paraId="12791735" w14:textId="1AA1B517" w:rsidR="00120793" w:rsidRPr="00903DBA" w:rsidRDefault="009517F2" w:rsidP="009517F2">
      <w:pPr>
        <w:rPr>
          <w:highlight w:val="white"/>
        </w:rPr>
      </w:pPr>
      <w:r w:rsidRPr="00903DBA">
        <w:rPr>
          <w:highlight w:val="white"/>
        </w:rPr>
        <w:t xml:space="preserve">The final </w:t>
      </w:r>
      <w:r w:rsidR="00F37AD2" w:rsidRPr="00903DBA">
        <w:rPr>
          <w:highlight w:val="white"/>
        </w:rPr>
        <w:t>long</w:t>
      </w:r>
      <w:r w:rsidRPr="00903DBA">
        <w:rPr>
          <w:highlight w:val="white"/>
        </w:rPr>
        <w:t xml:space="preserve"> list is the </w:t>
      </w:r>
      <w:r w:rsidR="00516D26" w:rsidRPr="00903DBA">
        <w:rPr>
          <w:highlight w:val="white"/>
        </w:rPr>
        <w:t>long</w:t>
      </w:r>
      <w:r w:rsidRPr="00903DBA">
        <w:rPr>
          <w:highlight w:val="white"/>
        </w:rPr>
        <w:t xml:space="preserve"> lists of the left end right expression</w:t>
      </w:r>
      <w:r w:rsidR="00BD323B" w:rsidRPr="00903DBA">
        <w:rPr>
          <w:highlight w:val="white"/>
        </w:rPr>
        <w:t>, to begin with.</w:t>
      </w:r>
    </w:p>
    <w:p w14:paraId="4A7BF983" w14:textId="77777777" w:rsidR="00120793" w:rsidRPr="00903DBA" w:rsidRDefault="00120793" w:rsidP="00120793">
      <w:pPr>
        <w:pStyle w:val="Code"/>
        <w:rPr>
          <w:highlight w:val="white"/>
        </w:rPr>
      </w:pPr>
      <w:r w:rsidRPr="00903DBA">
        <w:rPr>
          <w:highlight w:val="white"/>
        </w:rPr>
        <w:t xml:space="preserve">      List&lt;MiddleCode&gt; longList = new List&lt;MiddleCode&gt;();</w:t>
      </w:r>
    </w:p>
    <w:p w14:paraId="111FE558" w14:textId="77777777" w:rsidR="00120793" w:rsidRPr="00903DBA" w:rsidRDefault="00120793" w:rsidP="00120793">
      <w:pPr>
        <w:pStyle w:val="Code"/>
        <w:rPr>
          <w:highlight w:val="white"/>
        </w:rPr>
      </w:pPr>
      <w:r w:rsidRPr="00903DBA">
        <w:rPr>
          <w:highlight w:val="white"/>
        </w:rPr>
        <w:t xml:space="preserve">      longList.AddRange(leftExpression.LongList);</w:t>
      </w:r>
    </w:p>
    <w:p w14:paraId="0FAE10C7" w14:textId="77777777" w:rsidR="00120793" w:rsidRPr="00903DBA" w:rsidRDefault="00120793" w:rsidP="00120793">
      <w:pPr>
        <w:pStyle w:val="Code"/>
        <w:rPr>
          <w:highlight w:val="white"/>
        </w:rPr>
      </w:pPr>
      <w:r w:rsidRPr="00903DBA">
        <w:rPr>
          <w:highlight w:val="white"/>
        </w:rPr>
        <w:t xml:space="preserve">      longList.AddRange(rightExpression.LongList);</w:t>
      </w:r>
    </w:p>
    <w:p w14:paraId="23C6516D" w14:textId="7E10AF99" w:rsidR="00120793" w:rsidRPr="00903DBA" w:rsidRDefault="003C730D" w:rsidP="009E18DD">
      <w:pPr>
        <w:rPr>
          <w:highlight w:val="white"/>
        </w:rPr>
      </w:pPr>
      <w:r w:rsidRPr="00903DBA">
        <w:rPr>
          <w:highlight w:val="white"/>
        </w:rPr>
        <w:t>We add tw</w:t>
      </w:r>
      <w:r w:rsidR="009B63FF" w:rsidRPr="00903DBA">
        <w:rPr>
          <w:highlight w:val="white"/>
        </w:rPr>
        <w:t>o instruction to the long list. The first is an if-</w:t>
      </w:r>
      <w:proofErr w:type="spellStart"/>
      <w:r w:rsidR="009B63FF" w:rsidRPr="00903DBA">
        <w:rPr>
          <w:highlight w:val="white"/>
        </w:rPr>
        <w:t>goto</w:t>
      </w:r>
      <w:proofErr w:type="spellEnd"/>
      <w:r w:rsidR="009B63FF" w:rsidRPr="00903DBA">
        <w:rPr>
          <w:highlight w:val="white"/>
        </w:rPr>
        <w:t xml:space="preserve"> instruction</w:t>
      </w:r>
      <w:r w:rsidR="009E18DD" w:rsidRPr="00903DBA">
        <w:rPr>
          <w:highlight w:val="white"/>
        </w:rPr>
        <w:t xml:space="preserve"> that we add to the true set</w:t>
      </w:r>
      <w:r w:rsidR="003222ED" w:rsidRPr="00903DBA">
        <w:rPr>
          <w:highlight w:val="white"/>
        </w:rPr>
        <w:t xml:space="preserve">. </w:t>
      </w:r>
      <w:r w:rsidR="00B47F94" w:rsidRPr="00903DBA">
        <w:rPr>
          <w:highlight w:val="white"/>
        </w:rPr>
        <w:t>I</w:t>
      </w:r>
      <w:r w:rsidR="003222ED" w:rsidRPr="00903DBA">
        <w:rPr>
          <w:highlight w:val="white"/>
        </w:rPr>
        <w:t xml:space="preserve">f the expression is true, this instruction will jump to </w:t>
      </w:r>
      <w:r w:rsidR="001F4597" w:rsidRPr="00903DBA">
        <w:rPr>
          <w:highlight w:val="white"/>
        </w:rPr>
        <w:t>the target that later will be backpatched into the instruction. In the same way, we add</w:t>
      </w:r>
      <w:r w:rsidR="006B1357" w:rsidRPr="00903DBA">
        <w:rPr>
          <w:highlight w:val="white"/>
        </w:rPr>
        <w:t xml:space="preserve"> a </w:t>
      </w:r>
      <w:proofErr w:type="spellStart"/>
      <w:r w:rsidR="006B1357" w:rsidRPr="00903DBA">
        <w:rPr>
          <w:highlight w:val="white"/>
        </w:rPr>
        <w:t>goto</w:t>
      </w:r>
      <w:proofErr w:type="spellEnd"/>
      <w:r w:rsidR="006B1357" w:rsidRPr="00903DBA">
        <w:rPr>
          <w:highlight w:val="white"/>
        </w:rPr>
        <w:t xml:space="preserve"> instruction to the false set. If the expression is false, the instruction will jump to the target later backpatched to the instruction</w:t>
      </w:r>
      <w:r w:rsidR="00F67190" w:rsidRPr="00903DBA">
        <w:rPr>
          <w:highlight w:val="white"/>
        </w:rPr>
        <w:t>.</w:t>
      </w:r>
    </w:p>
    <w:p w14:paraId="6B9FD406" w14:textId="77777777" w:rsidR="00120793" w:rsidRPr="00903DBA" w:rsidRDefault="00120793" w:rsidP="00120793">
      <w:pPr>
        <w:pStyle w:val="Code"/>
        <w:rPr>
          <w:highlight w:val="white"/>
        </w:rPr>
      </w:pPr>
      <w:r w:rsidRPr="00903DBA">
        <w:rPr>
          <w:highlight w:val="white"/>
        </w:rPr>
        <w:t xml:space="preserve">      ISet&lt;MiddleCode&gt; trueSet = new HashSet&lt;MiddleCode&gt;(),</w:t>
      </w:r>
    </w:p>
    <w:p w14:paraId="6D95DD31" w14:textId="77777777" w:rsidR="00120793" w:rsidRPr="00903DBA" w:rsidRDefault="00120793" w:rsidP="00120793">
      <w:pPr>
        <w:pStyle w:val="Code"/>
        <w:rPr>
          <w:highlight w:val="white"/>
        </w:rPr>
      </w:pPr>
      <w:r w:rsidRPr="00903DBA">
        <w:rPr>
          <w:highlight w:val="white"/>
        </w:rPr>
        <w:t xml:space="preserve">                       falseSet = new HashSet&lt;MiddleCode&gt;();</w:t>
      </w:r>
    </w:p>
    <w:p w14:paraId="29539A1D" w14:textId="77777777" w:rsidR="00120793" w:rsidRPr="00903DBA" w:rsidRDefault="00120793" w:rsidP="00120793">
      <w:pPr>
        <w:pStyle w:val="Code"/>
        <w:rPr>
          <w:highlight w:val="white"/>
        </w:rPr>
      </w:pPr>
      <w:r w:rsidRPr="00903DBA">
        <w:rPr>
          <w:highlight w:val="white"/>
        </w:rPr>
        <w:t xml:space="preserve">      trueSet.Add(AddMiddleCode(longList, middleOp, null,</w:t>
      </w:r>
    </w:p>
    <w:p w14:paraId="416988EE" w14:textId="1A0043DD" w:rsidR="00F37AD2" w:rsidRPr="00903DBA" w:rsidRDefault="002F3945" w:rsidP="00120793">
      <w:pPr>
        <w:pStyle w:val="Code"/>
        <w:rPr>
          <w:highlight w:val="white"/>
        </w:rPr>
      </w:pPr>
      <w:r w:rsidRPr="00903DBA">
        <w:rPr>
          <w:highlight w:val="white"/>
        </w:rPr>
        <w:t xml:space="preserve"> </w:t>
      </w:r>
      <w:r w:rsidR="00120793" w:rsidRPr="00903DBA">
        <w:rPr>
          <w:highlight w:val="white"/>
        </w:rPr>
        <w:t xml:space="preserve">                               leftExpression.Symbol,</w:t>
      </w:r>
    </w:p>
    <w:p w14:paraId="074C0103" w14:textId="4718B5B9" w:rsidR="00120793" w:rsidRPr="00903DBA" w:rsidRDefault="00F37AD2" w:rsidP="00120793">
      <w:pPr>
        <w:pStyle w:val="Code"/>
        <w:rPr>
          <w:highlight w:val="white"/>
        </w:rPr>
      </w:pPr>
      <w:r w:rsidRPr="00903DBA">
        <w:rPr>
          <w:highlight w:val="white"/>
        </w:rPr>
        <w:t xml:space="preserve">                               </w:t>
      </w:r>
      <w:r w:rsidR="002F3945" w:rsidRPr="00903DBA">
        <w:rPr>
          <w:highlight w:val="white"/>
        </w:rPr>
        <w:t xml:space="preserve"> </w:t>
      </w:r>
      <w:r w:rsidR="00120793" w:rsidRPr="00903DBA">
        <w:rPr>
          <w:highlight w:val="white"/>
        </w:rPr>
        <w:t>rightExpression.Symbol));</w:t>
      </w:r>
    </w:p>
    <w:p w14:paraId="09CF8598" w14:textId="77777777" w:rsidR="00120793" w:rsidRPr="00903DBA" w:rsidRDefault="00120793" w:rsidP="00120793">
      <w:pPr>
        <w:pStyle w:val="Code"/>
        <w:rPr>
          <w:highlight w:val="white"/>
        </w:rPr>
      </w:pPr>
      <w:r w:rsidRPr="00903DBA">
        <w:rPr>
          <w:highlight w:val="white"/>
        </w:rPr>
        <w:t xml:space="preserve">      falseSet.Add(AddMiddleCode(longList, MiddleOperator.Goto));</w:t>
      </w:r>
    </w:p>
    <w:p w14:paraId="7944BFDA" w14:textId="478A9D6D" w:rsidR="00120793" w:rsidRPr="00903DBA" w:rsidRDefault="003C730D" w:rsidP="003C730D">
      <w:pPr>
        <w:rPr>
          <w:highlight w:val="white"/>
        </w:rPr>
      </w:pPr>
      <w:r w:rsidRPr="00903DBA">
        <w:rPr>
          <w:highlight w:val="white"/>
        </w:rPr>
        <w:t>The final symbol holds logical type with true and false set.</w:t>
      </w:r>
    </w:p>
    <w:p w14:paraId="5D8111C5" w14:textId="77777777" w:rsidR="00120793" w:rsidRPr="00903DBA" w:rsidRDefault="00120793" w:rsidP="00120793">
      <w:pPr>
        <w:pStyle w:val="Code"/>
        <w:rPr>
          <w:highlight w:val="white"/>
        </w:rPr>
      </w:pPr>
      <w:r w:rsidRPr="00903DBA">
        <w:rPr>
          <w:highlight w:val="white"/>
        </w:rPr>
        <w:t xml:space="preserve">      Symbol symbol = new Symbol(trueSet, falseSet);</w:t>
      </w:r>
    </w:p>
    <w:p w14:paraId="3B938AE8" w14:textId="77777777" w:rsidR="00120793" w:rsidRPr="00903DBA" w:rsidRDefault="00120793" w:rsidP="00120793">
      <w:pPr>
        <w:pStyle w:val="Code"/>
        <w:rPr>
          <w:highlight w:val="white"/>
        </w:rPr>
      </w:pPr>
      <w:r w:rsidRPr="00903DBA">
        <w:rPr>
          <w:highlight w:val="white"/>
        </w:rPr>
        <w:t xml:space="preserve">      return (new Expression(symbol, shortList, longList));</w:t>
      </w:r>
    </w:p>
    <w:p w14:paraId="2644C60B" w14:textId="77777777" w:rsidR="00120793" w:rsidRPr="00903DBA" w:rsidRDefault="00120793" w:rsidP="00120793">
      <w:pPr>
        <w:pStyle w:val="Code"/>
        <w:rPr>
          <w:highlight w:val="white"/>
        </w:rPr>
      </w:pPr>
      <w:r w:rsidRPr="00903DBA">
        <w:rPr>
          <w:highlight w:val="white"/>
        </w:rPr>
        <w:t xml:space="preserve">    }</w:t>
      </w:r>
    </w:p>
    <w:p w14:paraId="097D6C62" w14:textId="021C9E56" w:rsidR="00C76FBD" w:rsidRPr="00903DBA" w:rsidRDefault="0071618F" w:rsidP="00772FA0">
      <w:pPr>
        <w:pStyle w:val="Rubrik3"/>
      </w:pPr>
      <w:bookmarkStart w:id="167" w:name="_Toc57656021"/>
      <w:r w:rsidRPr="00903DBA">
        <w:t xml:space="preserve">Addition </w:t>
      </w:r>
      <w:r w:rsidR="009D2617" w:rsidRPr="00903DBA">
        <w:t xml:space="preserve">and Subtraction </w:t>
      </w:r>
      <w:r w:rsidRPr="00903DBA">
        <w:t>Expression</w:t>
      </w:r>
      <w:bookmarkEnd w:id="167"/>
    </w:p>
    <w:p w14:paraId="3D3E82B9" w14:textId="779CB2D9" w:rsidR="009D2617" w:rsidRPr="00903DBA" w:rsidRDefault="009D2617" w:rsidP="009D2617">
      <w:r w:rsidRPr="00903DBA">
        <w:t xml:space="preserve">The addition and subtraction expression </w:t>
      </w:r>
      <w:r w:rsidR="00B9442C" w:rsidRPr="00903DBA">
        <w:t>are</w:t>
      </w:r>
      <w:r w:rsidRPr="00903DBA">
        <w:t xml:space="preserve"> a bit </w:t>
      </w:r>
      <w:r w:rsidR="001B45EA" w:rsidRPr="00903DBA">
        <w:t xml:space="preserve">more </w:t>
      </w:r>
      <w:proofErr w:type="gramStart"/>
      <w:r w:rsidRPr="00903DBA">
        <w:t>complicated, since</w:t>
      </w:r>
      <w:proofErr w:type="gramEnd"/>
      <w:r w:rsidRPr="00903DBA">
        <w:t xml:space="preserve"> we need to take pointer arithmetic into consideration. </w:t>
      </w:r>
    </w:p>
    <w:p w14:paraId="220CE89A" w14:textId="77777777" w:rsidR="001F5000" w:rsidRPr="00903DBA" w:rsidRDefault="001F5000" w:rsidP="001F5000">
      <w:pPr>
        <w:pStyle w:val="CodeHeader"/>
      </w:pPr>
      <w:proofErr w:type="spellStart"/>
      <w:r w:rsidRPr="00903DBA">
        <w:t>MainParser.gppg</w:t>
      </w:r>
      <w:proofErr w:type="spellEnd"/>
    </w:p>
    <w:p w14:paraId="04D37E8B" w14:textId="77777777" w:rsidR="003847B3" w:rsidRPr="00903DBA" w:rsidRDefault="003847B3" w:rsidP="003847B3">
      <w:pPr>
        <w:pStyle w:val="Code"/>
        <w:rPr>
          <w:highlight w:val="white"/>
        </w:rPr>
      </w:pPr>
      <w:r w:rsidRPr="00903DBA">
        <w:rPr>
          <w:highlight w:val="white"/>
        </w:rPr>
        <w:t>add_expression:</w:t>
      </w:r>
    </w:p>
    <w:p w14:paraId="40AA5E28" w14:textId="77777777" w:rsidR="003847B3" w:rsidRPr="00903DBA" w:rsidRDefault="003847B3" w:rsidP="003847B3">
      <w:pPr>
        <w:pStyle w:val="Code"/>
        <w:rPr>
          <w:highlight w:val="white"/>
        </w:rPr>
      </w:pPr>
      <w:r w:rsidRPr="00903DBA">
        <w:rPr>
          <w:highlight w:val="white"/>
        </w:rPr>
        <w:t xml:space="preserve">    multiply_expression {</w:t>
      </w:r>
    </w:p>
    <w:p w14:paraId="62EAFF31" w14:textId="77777777" w:rsidR="003847B3" w:rsidRPr="00903DBA" w:rsidRDefault="003847B3" w:rsidP="003847B3">
      <w:pPr>
        <w:pStyle w:val="Code"/>
        <w:rPr>
          <w:highlight w:val="white"/>
        </w:rPr>
      </w:pPr>
      <w:r w:rsidRPr="00903DBA">
        <w:rPr>
          <w:highlight w:val="white"/>
        </w:rPr>
        <w:t xml:space="preserve">      $$ = $1;</w:t>
      </w:r>
    </w:p>
    <w:p w14:paraId="6C4CF2C2" w14:textId="77777777" w:rsidR="003847B3" w:rsidRPr="00903DBA" w:rsidRDefault="003847B3" w:rsidP="003847B3">
      <w:pPr>
        <w:pStyle w:val="Code"/>
        <w:rPr>
          <w:highlight w:val="white"/>
        </w:rPr>
      </w:pPr>
      <w:r w:rsidRPr="00903DBA">
        <w:rPr>
          <w:highlight w:val="white"/>
        </w:rPr>
        <w:t xml:space="preserve">    }</w:t>
      </w:r>
    </w:p>
    <w:p w14:paraId="5F09F542" w14:textId="77777777" w:rsidR="003847B3" w:rsidRPr="00903DBA" w:rsidRDefault="003847B3" w:rsidP="003847B3">
      <w:pPr>
        <w:pStyle w:val="Code"/>
        <w:rPr>
          <w:highlight w:val="white"/>
        </w:rPr>
      </w:pPr>
      <w:r w:rsidRPr="00903DBA">
        <w:rPr>
          <w:highlight w:val="white"/>
        </w:rPr>
        <w:t xml:space="preserve">  | add_expression addition_operator multiply_expression {</w:t>
      </w:r>
    </w:p>
    <w:p w14:paraId="1C12DDB0" w14:textId="77777777" w:rsidR="003847B3" w:rsidRPr="00903DBA" w:rsidRDefault="003847B3" w:rsidP="003847B3">
      <w:pPr>
        <w:pStyle w:val="Code"/>
        <w:rPr>
          <w:highlight w:val="white"/>
        </w:rPr>
      </w:pPr>
      <w:r w:rsidRPr="00903DBA">
        <w:rPr>
          <w:highlight w:val="white"/>
        </w:rPr>
        <w:t xml:space="preserve">      $$ = MiddleCodeGenerator.AdditionExpression($2, $1, $3);</w:t>
      </w:r>
    </w:p>
    <w:p w14:paraId="1ACF7451" w14:textId="77777777" w:rsidR="003847B3" w:rsidRPr="00903DBA" w:rsidRDefault="003847B3" w:rsidP="003847B3">
      <w:pPr>
        <w:pStyle w:val="Code"/>
        <w:rPr>
          <w:highlight w:val="white"/>
        </w:rPr>
      </w:pPr>
      <w:r w:rsidRPr="00903DBA">
        <w:rPr>
          <w:highlight w:val="white"/>
        </w:rPr>
        <w:t xml:space="preserve">    };</w:t>
      </w:r>
    </w:p>
    <w:p w14:paraId="23AE16ED" w14:textId="77777777" w:rsidR="003847B3" w:rsidRPr="00903DBA" w:rsidRDefault="003847B3" w:rsidP="003847B3">
      <w:pPr>
        <w:pStyle w:val="Code"/>
        <w:rPr>
          <w:highlight w:val="white"/>
        </w:rPr>
      </w:pPr>
    </w:p>
    <w:p w14:paraId="68B25138" w14:textId="77777777" w:rsidR="003847B3" w:rsidRPr="00903DBA" w:rsidRDefault="003847B3" w:rsidP="003847B3">
      <w:pPr>
        <w:pStyle w:val="Code"/>
        <w:rPr>
          <w:highlight w:val="white"/>
        </w:rPr>
      </w:pPr>
      <w:r w:rsidRPr="00903DBA">
        <w:rPr>
          <w:highlight w:val="white"/>
        </w:rPr>
        <w:t>add_operator:</w:t>
      </w:r>
    </w:p>
    <w:p w14:paraId="1BE2CA5B" w14:textId="77777777" w:rsidR="003847B3" w:rsidRPr="00903DBA" w:rsidRDefault="003847B3" w:rsidP="003847B3">
      <w:pPr>
        <w:pStyle w:val="Code"/>
        <w:rPr>
          <w:highlight w:val="white"/>
        </w:rPr>
      </w:pPr>
      <w:r w:rsidRPr="00903DBA">
        <w:rPr>
          <w:highlight w:val="white"/>
        </w:rPr>
        <w:t xml:space="preserve">    PLUS  { $$ = MiddleOperator.BinaryAdd;      }</w:t>
      </w:r>
    </w:p>
    <w:p w14:paraId="6679C5F2" w14:textId="77777777" w:rsidR="003847B3" w:rsidRPr="00903DBA" w:rsidRDefault="003847B3" w:rsidP="003847B3">
      <w:pPr>
        <w:pStyle w:val="Code"/>
        <w:rPr>
          <w:highlight w:val="white"/>
        </w:rPr>
      </w:pPr>
      <w:r w:rsidRPr="00903DBA">
        <w:rPr>
          <w:highlight w:val="white"/>
        </w:rPr>
        <w:lastRenderedPageBreak/>
        <w:t xml:space="preserve">  | MINUS { $$ = MiddleOperator.BinarySubtract; };</w:t>
      </w:r>
    </w:p>
    <w:p w14:paraId="139511A0" w14:textId="37A45AFF" w:rsidR="00772727" w:rsidRPr="00903DBA" w:rsidRDefault="001F5000" w:rsidP="001F5000">
      <w:pPr>
        <w:pStyle w:val="CodeHeader"/>
      </w:pPr>
      <w:proofErr w:type="spellStart"/>
      <w:r w:rsidRPr="00903DBA">
        <w:t>MiddleCodeGenerator.cs</w:t>
      </w:r>
      <w:proofErr w:type="spellEnd"/>
    </w:p>
    <w:p w14:paraId="36B8A93F" w14:textId="77777777" w:rsidR="00A361FE" w:rsidRPr="00903DBA" w:rsidRDefault="00A361FE" w:rsidP="00A361FE">
      <w:pPr>
        <w:pStyle w:val="Code"/>
        <w:rPr>
          <w:highlight w:val="white"/>
        </w:rPr>
      </w:pPr>
      <w:r w:rsidRPr="00903DBA">
        <w:rPr>
          <w:highlight w:val="white"/>
        </w:rPr>
        <w:t xml:space="preserve">    public static Expression AdditionExpression(MiddleOperator middleOp,</w:t>
      </w:r>
    </w:p>
    <w:p w14:paraId="65419FB0" w14:textId="77777777" w:rsidR="00A361FE" w:rsidRPr="00903DBA" w:rsidRDefault="00A361FE" w:rsidP="00A361FE">
      <w:pPr>
        <w:pStyle w:val="Code"/>
        <w:rPr>
          <w:highlight w:val="white"/>
        </w:rPr>
      </w:pPr>
      <w:r w:rsidRPr="00903DBA">
        <w:rPr>
          <w:highlight w:val="white"/>
        </w:rPr>
        <w:t xml:space="preserve">                                                Expression leftExpression,</w:t>
      </w:r>
    </w:p>
    <w:p w14:paraId="21981FEC" w14:textId="77777777" w:rsidR="00A361FE" w:rsidRPr="00903DBA" w:rsidRDefault="00A361FE" w:rsidP="00A361FE">
      <w:pPr>
        <w:pStyle w:val="Code"/>
        <w:rPr>
          <w:highlight w:val="white"/>
        </w:rPr>
      </w:pPr>
      <w:r w:rsidRPr="00903DBA">
        <w:rPr>
          <w:highlight w:val="white"/>
        </w:rPr>
        <w:t xml:space="preserve">                                                Expression rightExpression) {</w:t>
      </w:r>
    </w:p>
    <w:p w14:paraId="640D534F" w14:textId="77777777" w:rsidR="00A361FE" w:rsidRPr="00903DBA" w:rsidRDefault="00A361FE" w:rsidP="00A361FE">
      <w:pPr>
        <w:pStyle w:val="Code"/>
        <w:rPr>
          <w:highlight w:val="white"/>
        </w:rPr>
      </w:pPr>
      <w:r w:rsidRPr="00903DBA">
        <w:rPr>
          <w:highlight w:val="white"/>
        </w:rPr>
        <w:t xml:space="preserve">      Type leftType = leftExpression.Symbol.Type,</w:t>
      </w:r>
    </w:p>
    <w:p w14:paraId="6E41EED7" w14:textId="77777777" w:rsidR="00A361FE" w:rsidRPr="00903DBA" w:rsidRDefault="00A361FE" w:rsidP="00A361FE">
      <w:pPr>
        <w:pStyle w:val="Code"/>
        <w:rPr>
          <w:highlight w:val="white"/>
        </w:rPr>
      </w:pPr>
      <w:r w:rsidRPr="00903DBA">
        <w:rPr>
          <w:highlight w:val="white"/>
        </w:rPr>
        <w:t xml:space="preserve">           rightType = rightExpression.Symbol.Type;</w:t>
      </w:r>
    </w:p>
    <w:p w14:paraId="72749295" w14:textId="44AF50E8" w:rsidR="00A361FE" w:rsidRPr="00903DBA" w:rsidRDefault="009239EB" w:rsidP="009239EB">
      <w:pPr>
        <w:rPr>
          <w:highlight w:val="white"/>
        </w:rPr>
      </w:pPr>
      <w:proofErr w:type="gramStart"/>
      <w:r w:rsidRPr="00903DBA">
        <w:rPr>
          <w:highlight w:val="white"/>
        </w:rPr>
        <w:t>Similar to</w:t>
      </w:r>
      <w:proofErr w:type="gramEnd"/>
      <w:r w:rsidRPr="00903DBA">
        <w:rPr>
          <w:highlight w:val="white"/>
        </w:rPr>
        <w:t xml:space="preserve"> the other cases above, the return the possible constant expression.</w:t>
      </w:r>
    </w:p>
    <w:p w14:paraId="7D284E4B" w14:textId="77777777" w:rsidR="00A361FE" w:rsidRPr="00903DBA" w:rsidRDefault="00A361FE" w:rsidP="00A361FE">
      <w:pPr>
        <w:pStyle w:val="Code"/>
        <w:rPr>
          <w:highlight w:val="white"/>
        </w:rPr>
      </w:pPr>
      <w:r w:rsidRPr="00903DBA">
        <w:rPr>
          <w:highlight w:val="white"/>
        </w:rPr>
        <w:t xml:space="preserve">      Expression constantExpression =</w:t>
      </w:r>
    </w:p>
    <w:p w14:paraId="2C9A290E" w14:textId="77777777" w:rsidR="00C71949" w:rsidRPr="00903DBA" w:rsidRDefault="00A361FE" w:rsidP="00A361FE">
      <w:pPr>
        <w:pStyle w:val="Code"/>
        <w:rPr>
          <w:highlight w:val="white"/>
        </w:rPr>
      </w:pPr>
      <w:r w:rsidRPr="00903DBA">
        <w:rPr>
          <w:highlight w:val="white"/>
        </w:rPr>
        <w:t xml:space="preserve">        ConstantExpression.Arithmetic(</w:t>
      </w:r>
      <w:r w:rsidR="00C71949" w:rsidRPr="00903DBA">
        <w:rPr>
          <w:highlight w:val="white"/>
        </w:rPr>
        <w:t>middleOp</w:t>
      </w:r>
      <w:r w:rsidRPr="00903DBA">
        <w:rPr>
          <w:highlight w:val="white"/>
        </w:rPr>
        <w:t>,</w:t>
      </w:r>
      <w:r w:rsidR="00C71949" w:rsidRPr="00903DBA">
        <w:rPr>
          <w:highlight w:val="white"/>
        </w:rPr>
        <w:t xml:space="preserve"> </w:t>
      </w:r>
      <w:r w:rsidRPr="00903DBA">
        <w:rPr>
          <w:highlight w:val="white"/>
        </w:rPr>
        <w:t>leftExpression,</w:t>
      </w:r>
    </w:p>
    <w:p w14:paraId="43BCB9F5" w14:textId="65D6872E" w:rsidR="00A361FE" w:rsidRPr="00903DBA" w:rsidRDefault="00C71949" w:rsidP="00A361FE">
      <w:pPr>
        <w:pStyle w:val="Code"/>
        <w:rPr>
          <w:highlight w:val="white"/>
        </w:rPr>
      </w:pPr>
      <w:r w:rsidRPr="00903DBA">
        <w:rPr>
          <w:highlight w:val="white"/>
        </w:rPr>
        <w:t xml:space="preserve">                                     </w:t>
      </w:r>
      <w:r w:rsidR="00A361FE" w:rsidRPr="00903DBA">
        <w:rPr>
          <w:highlight w:val="white"/>
        </w:rPr>
        <w:t xml:space="preserve"> rightExpression);</w:t>
      </w:r>
    </w:p>
    <w:p w14:paraId="3A36B9A1" w14:textId="77777777" w:rsidR="00A361FE" w:rsidRPr="00903DBA" w:rsidRDefault="00A361FE" w:rsidP="00A361FE">
      <w:pPr>
        <w:pStyle w:val="Code"/>
        <w:rPr>
          <w:highlight w:val="white"/>
        </w:rPr>
      </w:pPr>
      <w:r w:rsidRPr="00903DBA">
        <w:rPr>
          <w:highlight w:val="white"/>
        </w:rPr>
        <w:t xml:space="preserve">      if (constantExpression != null) {</w:t>
      </w:r>
    </w:p>
    <w:p w14:paraId="607C3638" w14:textId="77777777" w:rsidR="00A361FE" w:rsidRPr="00903DBA" w:rsidRDefault="00A361FE" w:rsidP="00A361FE">
      <w:pPr>
        <w:pStyle w:val="Code"/>
        <w:rPr>
          <w:highlight w:val="white"/>
        </w:rPr>
      </w:pPr>
      <w:r w:rsidRPr="00903DBA">
        <w:rPr>
          <w:highlight w:val="white"/>
        </w:rPr>
        <w:t xml:space="preserve">        return constantExpression;</w:t>
      </w:r>
    </w:p>
    <w:p w14:paraId="1838EF4B" w14:textId="77777777" w:rsidR="00A361FE" w:rsidRPr="00903DBA" w:rsidRDefault="00A361FE" w:rsidP="00A361FE">
      <w:pPr>
        <w:pStyle w:val="Code"/>
        <w:rPr>
          <w:highlight w:val="white"/>
        </w:rPr>
      </w:pPr>
      <w:r w:rsidRPr="00903DBA">
        <w:rPr>
          <w:highlight w:val="white"/>
        </w:rPr>
        <w:t xml:space="preserve">      }</w:t>
      </w:r>
    </w:p>
    <w:p w14:paraId="5B40C7C4" w14:textId="19D59A16" w:rsidR="00A361FE" w:rsidRPr="00903DBA" w:rsidRDefault="0050494A" w:rsidP="0050494A">
      <w:pPr>
        <w:rPr>
          <w:highlight w:val="white"/>
        </w:rPr>
      </w:pPr>
      <w:r w:rsidRPr="00903DBA">
        <w:rPr>
          <w:highlight w:val="white"/>
        </w:rPr>
        <w:t>In the addition case, we also check if the expression is a static expression, in which case we return the expression.</w:t>
      </w:r>
    </w:p>
    <w:p w14:paraId="5F3C9AE5" w14:textId="77777777" w:rsidR="00A361FE" w:rsidRPr="00903DBA" w:rsidRDefault="00A361FE" w:rsidP="00A361FE">
      <w:pPr>
        <w:pStyle w:val="Code"/>
        <w:rPr>
          <w:highlight w:val="white"/>
        </w:rPr>
      </w:pPr>
      <w:r w:rsidRPr="00903DBA">
        <w:rPr>
          <w:highlight w:val="white"/>
        </w:rPr>
        <w:t xml:space="preserve">      Expression staticExpression =</w:t>
      </w:r>
    </w:p>
    <w:p w14:paraId="330F243A" w14:textId="77777777" w:rsidR="00A361FE" w:rsidRPr="00903DBA" w:rsidRDefault="00A361FE" w:rsidP="00A361FE">
      <w:pPr>
        <w:pStyle w:val="Code"/>
        <w:rPr>
          <w:highlight w:val="white"/>
        </w:rPr>
      </w:pPr>
      <w:r w:rsidRPr="00903DBA">
        <w:rPr>
          <w:highlight w:val="white"/>
        </w:rPr>
        <w:t xml:space="preserve">        StaticExpression.Binary(MiddleOperator.BinarySubtract,</w:t>
      </w:r>
    </w:p>
    <w:p w14:paraId="66ED8129" w14:textId="77777777" w:rsidR="00A361FE" w:rsidRPr="00903DBA" w:rsidRDefault="00A361FE" w:rsidP="00A361FE">
      <w:pPr>
        <w:pStyle w:val="Code"/>
        <w:rPr>
          <w:highlight w:val="white"/>
        </w:rPr>
      </w:pPr>
      <w:r w:rsidRPr="00903DBA">
        <w:rPr>
          <w:highlight w:val="white"/>
        </w:rPr>
        <w:t xml:space="preserve">                                leftExpression, rightExpression);</w:t>
      </w:r>
    </w:p>
    <w:p w14:paraId="4080F5A9" w14:textId="77777777" w:rsidR="00A361FE" w:rsidRPr="00903DBA" w:rsidRDefault="00A361FE" w:rsidP="00A361FE">
      <w:pPr>
        <w:pStyle w:val="Code"/>
        <w:rPr>
          <w:highlight w:val="white"/>
        </w:rPr>
      </w:pPr>
      <w:r w:rsidRPr="00903DBA">
        <w:rPr>
          <w:highlight w:val="white"/>
        </w:rPr>
        <w:t xml:space="preserve">      if (staticExpression != null) {</w:t>
      </w:r>
    </w:p>
    <w:p w14:paraId="2E5D2039" w14:textId="77777777" w:rsidR="00A361FE" w:rsidRPr="00903DBA" w:rsidRDefault="00A361FE" w:rsidP="00A361FE">
      <w:pPr>
        <w:pStyle w:val="Code"/>
        <w:rPr>
          <w:highlight w:val="white"/>
        </w:rPr>
      </w:pPr>
      <w:r w:rsidRPr="00903DBA">
        <w:rPr>
          <w:highlight w:val="white"/>
        </w:rPr>
        <w:t xml:space="preserve">        return staticExpression;</w:t>
      </w:r>
    </w:p>
    <w:p w14:paraId="45A9FDA7" w14:textId="77777777" w:rsidR="00A361FE" w:rsidRPr="00903DBA" w:rsidRDefault="00A361FE" w:rsidP="00A361FE">
      <w:pPr>
        <w:pStyle w:val="Code"/>
        <w:rPr>
          <w:highlight w:val="white"/>
        </w:rPr>
      </w:pPr>
      <w:r w:rsidRPr="00903DBA">
        <w:rPr>
          <w:highlight w:val="white"/>
        </w:rPr>
        <w:t xml:space="preserve">      }</w:t>
      </w:r>
    </w:p>
    <w:p w14:paraId="2574CC6E" w14:textId="7E7E6A85" w:rsidR="00A361FE" w:rsidRPr="00903DBA" w:rsidRDefault="0076684B" w:rsidP="0076684B">
      <w:pPr>
        <w:rPr>
          <w:highlight w:val="white"/>
        </w:rPr>
      </w:pPr>
      <w:r w:rsidRPr="00903DBA">
        <w:rPr>
          <w:highlight w:val="white"/>
        </w:rPr>
        <w:t>The final short list is simple the short lists of the left and right expression.</w:t>
      </w:r>
    </w:p>
    <w:p w14:paraId="0CD36CDC" w14:textId="77777777" w:rsidR="00A361FE" w:rsidRPr="00903DBA" w:rsidRDefault="00A361FE" w:rsidP="00A361FE">
      <w:pPr>
        <w:pStyle w:val="Code"/>
        <w:rPr>
          <w:highlight w:val="white"/>
        </w:rPr>
      </w:pPr>
      <w:r w:rsidRPr="00903DBA">
        <w:rPr>
          <w:highlight w:val="white"/>
        </w:rPr>
        <w:t xml:space="preserve">      List&lt;MiddleCode&gt; shortList = new List&lt;MiddleCode&gt;();</w:t>
      </w:r>
    </w:p>
    <w:p w14:paraId="2603DFAF" w14:textId="77777777" w:rsidR="00A361FE" w:rsidRPr="00903DBA" w:rsidRDefault="00A361FE" w:rsidP="00A361FE">
      <w:pPr>
        <w:pStyle w:val="Code"/>
        <w:rPr>
          <w:highlight w:val="white"/>
        </w:rPr>
      </w:pPr>
      <w:r w:rsidRPr="00903DBA">
        <w:rPr>
          <w:highlight w:val="white"/>
        </w:rPr>
        <w:t xml:space="preserve">      shortList.AddRange(leftExpression.ShortList);</w:t>
      </w:r>
    </w:p>
    <w:p w14:paraId="7DA8F30B" w14:textId="77777777" w:rsidR="00A361FE" w:rsidRPr="00903DBA" w:rsidRDefault="00A361FE" w:rsidP="00A361FE">
      <w:pPr>
        <w:pStyle w:val="Code"/>
        <w:rPr>
          <w:highlight w:val="white"/>
        </w:rPr>
      </w:pPr>
      <w:r w:rsidRPr="00903DBA">
        <w:rPr>
          <w:highlight w:val="white"/>
        </w:rPr>
        <w:t xml:space="preserve">      shortList.AddRange(rightExpression.ShortList);    </w:t>
      </w:r>
    </w:p>
    <w:p w14:paraId="5580EF38" w14:textId="31E78FD8" w:rsidR="00A361FE" w:rsidRPr="00903DBA" w:rsidRDefault="00841C2D" w:rsidP="00F30F61">
      <w:pPr>
        <w:rPr>
          <w:highlight w:val="white"/>
        </w:rPr>
      </w:pPr>
      <w:r w:rsidRPr="00903DBA">
        <w:rPr>
          <w:highlight w:val="white"/>
        </w:rPr>
        <w:t>If at</w:t>
      </w:r>
      <w:r w:rsidR="00C0130D" w:rsidRPr="00903DBA">
        <w:rPr>
          <w:highlight w:val="white"/>
        </w:rPr>
        <w:t xml:space="preserve"> least on the expressions has pointer or array type, we call the </w:t>
      </w:r>
      <w:r w:rsidR="00A723D2" w:rsidRPr="00903DBA">
        <w:rPr>
          <w:rStyle w:val="KeyWord0"/>
          <w:highlight w:val="white"/>
        </w:rPr>
        <w:t>PointerArithmetic</w:t>
      </w:r>
      <w:r w:rsidR="00C0130D" w:rsidRPr="00903DBA">
        <w:rPr>
          <w:highlight w:val="white"/>
        </w:rPr>
        <w:t xml:space="preserve"> methods</w:t>
      </w:r>
      <w:r w:rsidR="00F30F61" w:rsidRPr="00903DBA">
        <w:rPr>
          <w:highlight w:val="white"/>
        </w:rPr>
        <w:t xml:space="preserve"> that</w:t>
      </w:r>
      <w:r w:rsidR="00487ECC" w:rsidRPr="00903DBA">
        <w:rPr>
          <w:highlight w:val="white"/>
        </w:rPr>
        <w:t xml:space="preserve"> handles pointer </w:t>
      </w:r>
      <w:r w:rsidR="00035181" w:rsidRPr="00903DBA">
        <w:rPr>
          <w:highlight w:val="white"/>
        </w:rPr>
        <w:t>arithmetic</w:t>
      </w:r>
      <w:r w:rsidR="00487ECC" w:rsidRPr="00903DBA">
        <w:rPr>
          <w:highlight w:val="white"/>
        </w:rPr>
        <w:t>.</w:t>
      </w:r>
    </w:p>
    <w:p w14:paraId="4E662BDB" w14:textId="77777777" w:rsidR="00A361FE" w:rsidRPr="00903DBA" w:rsidRDefault="00A361FE" w:rsidP="00A361FE">
      <w:pPr>
        <w:pStyle w:val="Code"/>
        <w:rPr>
          <w:highlight w:val="white"/>
        </w:rPr>
      </w:pPr>
      <w:r w:rsidRPr="00903DBA">
        <w:rPr>
          <w:highlight w:val="white"/>
        </w:rPr>
        <w:t xml:space="preserve">      if (leftType.IsPointerOrArray()) {</w:t>
      </w:r>
    </w:p>
    <w:p w14:paraId="40AD5BB5" w14:textId="1AE9BB3D" w:rsidR="00A361FE" w:rsidRPr="00903DBA" w:rsidRDefault="00A361FE" w:rsidP="00A361FE">
      <w:pPr>
        <w:pStyle w:val="Code"/>
        <w:rPr>
          <w:highlight w:val="white"/>
        </w:rPr>
      </w:pPr>
      <w:r w:rsidRPr="00903DBA">
        <w:rPr>
          <w:highlight w:val="white"/>
        </w:rPr>
        <w:t xml:space="preserve">        return </w:t>
      </w:r>
      <w:r w:rsidR="00F31495" w:rsidRPr="00903DBA">
        <w:rPr>
          <w:highlight w:val="white"/>
        </w:rPr>
        <w:t>PointerArithmetic</w:t>
      </w:r>
      <w:r w:rsidRPr="00903DBA">
        <w:rPr>
          <w:highlight w:val="white"/>
        </w:rPr>
        <w:t>s(middleOp, leftExpression, rightExpression);</w:t>
      </w:r>
    </w:p>
    <w:p w14:paraId="55A3FEDA" w14:textId="77777777" w:rsidR="00A361FE" w:rsidRPr="00903DBA" w:rsidRDefault="00A361FE" w:rsidP="00A361FE">
      <w:pPr>
        <w:pStyle w:val="Code"/>
        <w:rPr>
          <w:highlight w:val="white"/>
        </w:rPr>
      </w:pPr>
      <w:r w:rsidRPr="00903DBA">
        <w:rPr>
          <w:highlight w:val="white"/>
        </w:rPr>
        <w:t xml:space="preserve">      }</w:t>
      </w:r>
    </w:p>
    <w:p w14:paraId="07FFBD3E" w14:textId="64E8B46F" w:rsidR="006D1C7B" w:rsidRPr="00903DBA" w:rsidRDefault="006D1C7B" w:rsidP="006D1C7B">
      <w:pPr>
        <w:rPr>
          <w:highlight w:val="white"/>
        </w:rPr>
      </w:pPr>
      <w:r w:rsidRPr="00903DBA">
        <w:rPr>
          <w:highlight w:val="white"/>
        </w:rPr>
        <w:t xml:space="preserve">In the right expression has pointer type, the operator must be addition, not subtraction. Note that we swap the expressions in the call to </w:t>
      </w:r>
      <w:r w:rsidRPr="00903DBA">
        <w:rPr>
          <w:rStyle w:val="KeyWord0"/>
          <w:highlight w:val="white"/>
        </w:rPr>
        <w:t>PointerArithmetic</w:t>
      </w:r>
      <w:r w:rsidRPr="00903DBA">
        <w:rPr>
          <w:highlight w:val="white"/>
        </w:rPr>
        <w:t>, so that the pointer is the first expression</w:t>
      </w:r>
      <w:r w:rsidR="00CC7093" w:rsidRPr="00903DBA">
        <w:rPr>
          <w:highlight w:val="white"/>
        </w:rPr>
        <w:t>. XXX</w:t>
      </w:r>
    </w:p>
    <w:p w14:paraId="0F74D1B5" w14:textId="46564D8E" w:rsidR="00A361FE" w:rsidRPr="00903DBA" w:rsidRDefault="00A361FE" w:rsidP="00A361FE">
      <w:pPr>
        <w:pStyle w:val="Code"/>
        <w:rPr>
          <w:highlight w:val="white"/>
        </w:rPr>
      </w:pPr>
      <w:r w:rsidRPr="00903DBA">
        <w:rPr>
          <w:highlight w:val="white"/>
        </w:rPr>
        <w:t xml:space="preserve">      else if (rightType.IsPointerOrArray()) {</w:t>
      </w:r>
    </w:p>
    <w:p w14:paraId="0F9DBE6F" w14:textId="77777777" w:rsidR="00A361FE" w:rsidRPr="00903DBA" w:rsidRDefault="00A361FE" w:rsidP="00A361FE">
      <w:pPr>
        <w:pStyle w:val="Code"/>
        <w:rPr>
          <w:highlight w:val="white"/>
        </w:rPr>
      </w:pPr>
      <w:r w:rsidRPr="00903DBA">
        <w:rPr>
          <w:highlight w:val="white"/>
        </w:rPr>
        <w:t xml:space="preserve">        Assert.Error(middleOp == MiddleOperator.BinaryAdd, middleOp,</w:t>
      </w:r>
    </w:p>
    <w:p w14:paraId="319F6C36" w14:textId="77777777" w:rsidR="00A361FE" w:rsidRPr="00903DBA" w:rsidRDefault="00A361FE" w:rsidP="00A361FE">
      <w:pPr>
        <w:pStyle w:val="Code"/>
        <w:rPr>
          <w:highlight w:val="white"/>
        </w:rPr>
      </w:pPr>
      <w:r w:rsidRPr="00903DBA">
        <w:rPr>
          <w:highlight w:val="white"/>
        </w:rPr>
        <w:t xml:space="preserve">                     Message.Invalid_types_in_subtraction_expression);</w:t>
      </w:r>
    </w:p>
    <w:p w14:paraId="4C071CD2" w14:textId="66298608" w:rsidR="00A361FE" w:rsidRPr="00903DBA" w:rsidRDefault="00A361FE" w:rsidP="00A361FE">
      <w:pPr>
        <w:pStyle w:val="Code"/>
        <w:rPr>
          <w:highlight w:val="white"/>
        </w:rPr>
      </w:pPr>
      <w:r w:rsidRPr="00903DBA">
        <w:rPr>
          <w:highlight w:val="white"/>
        </w:rPr>
        <w:t xml:space="preserve">        return </w:t>
      </w:r>
      <w:r w:rsidR="00F31495" w:rsidRPr="00903DBA">
        <w:rPr>
          <w:highlight w:val="white"/>
        </w:rPr>
        <w:t>PointerArithmetic</w:t>
      </w:r>
      <w:r w:rsidRPr="00903DBA">
        <w:rPr>
          <w:highlight w:val="white"/>
        </w:rPr>
        <w:t>s(middleOp, rightExpression, leftExpression);</w:t>
      </w:r>
    </w:p>
    <w:p w14:paraId="47E98FE3" w14:textId="77777777" w:rsidR="00A361FE" w:rsidRPr="00903DBA" w:rsidRDefault="00A361FE" w:rsidP="00A361FE">
      <w:pPr>
        <w:pStyle w:val="Code"/>
        <w:rPr>
          <w:highlight w:val="white"/>
        </w:rPr>
      </w:pPr>
      <w:r w:rsidRPr="00903DBA">
        <w:rPr>
          <w:highlight w:val="white"/>
        </w:rPr>
        <w:t xml:space="preserve">      }</w:t>
      </w:r>
    </w:p>
    <w:p w14:paraId="1DCA7BA9" w14:textId="75AB6F7C" w:rsidR="00D42C82" w:rsidRPr="00903DBA" w:rsidRDefault="00D42C82" w:rsidP="00D42C82">
      <w:pPr>
        <w:rPr>
          <w:highlight w:val="white"/>
        </w:rPr>
      </w:pPr>
      <w:r w:rsidRPr="00903DBA">
        <w:rPr>
          <w:highlight w:val="white"/>
        </w:rPr>
        <w:t>If non</w:t>
      </w:r>
      <w:r w:rsidR="004C313E" w:rsidRPr="00903DBA">
        <w:rPr>
          <w:highlight w:val="white"/>
        </w:rPr>
        <w:t>e</w:t>
      </w:r>
      <w:r w:rsidRPr="00903DBA">
        <w:rPr>
          <w:highlight w:val="white"/>
        </w:rPr>
        <w:t xml:space="preserve"> of the left or right expressions are pointers, we perform an </w:t>
      </w:r>
      <w:r w:rsidR="00D03164" w:rsidRPr="00903DBA">
        <w:rPr>
          <w:highlight w:val="white"/>
        </w:rPr>
        <w:t>arithmetic</w:t>
      </w:r>
      <w:r w:rsidRPr="00903DBA">
        <w:rPr>
          <w:highlight w:val="white"/>
        </w:rPr>
        <w:t xml:space="preserve"> operation.</w:t>
      </w:r>
      <w:r w:rsidR="00D03164" w:rsidRPr="00903DBA">
        <w:rPr>
          <w:highlight w:val="white"/>
        </w:rPr>
        <w:t xml:space="preserve"> </w:t>
      </w:r>
      <w:r w:rsidR="004C313E" w:rsidRPr="00903DBA">
        <w:rPr>
          <w:highlight w:val="white"/>
        </w:rPr>
        <w:t>First,</w:t>
      </w:r>
      <w:r w:rsidR="00D03164" w:rsidRPr="00903DBA">
        <w:rPr>
          <w:highlight w:val="white"/>
        </w:rPr>
        <w:t xml:space="preserve"> we make sure that both expressions have arithmetic types</w:t>
      </w:r>
      <w:r w:rsidR="00A96481" w:rsidRPr="00903DBA">
        <w:rPr>
          <w:highlight w:val="white"/>
        </w:rPr>
        <w:t xml:space="preserve"> (integral or floating).</w:t>
      </w:r>
    </w:p>
    <w:p w14:paraId="6641CB02" w14:textId="32205786" w:rsidR="00A361FE" w:rsidRPr="00903DBA" w:rsidRDefault="00A361FE" w:rsidP="00A361FE">
      <w:pPr>
        <w:pStyle w:val="Code"/>
        <w:rPr>
          <w:highlight w:val="white"/>
        </w:rPr>
      </w:pPr>
      <w:r w:rsidRPr="00903DBA">
        <w:rPr>
          <w:highlight w:val="white"/>
        </w:rPr>
        <w:t xml:space="preserve">      else {</w:t>
      </w:r>
    </w:p>
    <w:p w14:paraId="0515F9E0" w14:textId="77777777" w:rsidR="00A361FE" w:rsidRPr="00903DBA" w:rsidRDefault="00A361FE" w:rsidP="00A361FE">
      <w:pPr>
        <w:pStyle w:val="Code"/>
        <w:rPr>
          <w:highlight w:val="white"/>
        </w:rPr>
      </w:pPr>
      <w:r w:rsidRPr="00903DBA">
        <w:rPr>
          <w:highlight w:val="white"/>
        </w:rPr>
        <w:t xml:space="preserve">        Assert.Error(leftExpression.Symbol.Type.IsArithmetic(),</w:t>
      </w:r>
    </w:p>
    <w:p w14:paraId="371FBA4D" w14:textId="77777777" w:rsidR="00A361FE" w:rsidRPr="00903DBA" w:rsidRDefault="00A361FE" w:rsidP="00A361FE">
      <w:pPr>
        <w:pStyle w:val="Code"/>
        <w:rPr>
          <w:highlight w:val="white"/>
        </w:rPr>
      </w:pPr>
      <w:r w:rsidRPr="00903DBA">
        <w:rPr>
          <w:highlight w:val="white"/>
        </w:rPr>
        <w:t xml:space="preserve">                     leftExpression, Message.Non__arithmetic_expression);</w:t>
      </w:r>
    </w:p>
    <w:p w14:paraId="573AF117" w14:textId="77777777" w:rsidR="00A361FE" w:rsidRPr="00903DBA" w:rsidRDefault="00A361FE" w:rsidP="00A361FE">
      <w:pPr>
        <w:pStyle w:val="Code"/>
        <w:rPr>
          <w:highlight w:val="white"/>
        </w:rPr>
      </w:pPr>
      <w:r w:rsidRPr="00903DBA">
        <w:rPr>
          <w:highlight w:val="white"/>
        </w:rPr>
        <w:t xml:space="preserve">        Assert.Error(rightExpression.Symbol.Type.IsArithmetic(),</w:t>
      </w:r>
    </w:p>
    <w:p w14:paraId="0B3FE663" w14:textId="77777777" w:rsidR="00A361FE" w:rsidRPr="00903DBA" w:rsidRDefault="00A361FE" w:rsidP="00A361FE">
      <w:pPr>
        <w:pStyle w:val="Code"/>
        <w:rPr>
          <w:highlight w:val="white"/>
        </w:rPr>
      </w:pPr>
      <w:r w:rsidRPr="00903DBA">
        <w:rPr>
          <w:highlight w:val="white"/>
        </w:rPr>
        <w:t xml:space="preserve">                     rightExpression, Message.Non__arithmetic_expression);</w:t>
      </w:r>
    </w:p>
    <w:p w14:paraId="2D760E13" w14:textId="67919B28" w:rsidR="00A361FE" w:rsidRPr="00903DBA" w:rsidRDefault="00D8707E" w:rsidP="008C2CED">
      <w:pPr>
        <w:rPr>
          <w:highlight w:val="white"/>
        </w:rPr>
      </w:pPr>
      <w:r w:rsidRPr="00903DBA">
        <w:rPr>
          <w:highlight w:val="white"/>
        </w:rPr>
        <w:t xml:space="preserve">The we find the maximal </w:t>
      </w:r>
      <w:r w:rsidR="004C313E" w:rsidRPr="00903DBA">
        <w:rPr>
          <w:highlight w:val="white"/>
        </w:rPr>
        <w:t>type and</w:t>
      </w:r>
      <w:r w:rsidRPr="00903DBA">
        <w:rPr>
          <w:highlight w:val="white"/>
        </w:rPr>
        <w:t xml:space="preserve"> cast both expressions to the type. The resulting expression does also have the maximal type.</w:t>
      </w:r>
    </w:p>
    <w:p w14:paraId="2506CBE4" w14:textId="77777777" w:rsidR="00A361FE" w:rsidRPr="00903DBA" w:rsidRDefault="00A361FE" w:rsidP="00A361FE">
      <w:pPr>
        <w:pStyle w:val="Code"/>
        <w:rPr>
          <w:highlight w:val="white"/>
        </w:rPr>
      </w:pPr>
      <w:r w:rsidRPr="00903DBA">
        <w:rPr>
          <w:highlight w:val="white"/>
        </w:rPr>
        <w:lastRenderedPageBreak/>
        <w:t xml:space="preserve">        Type maxType = TypeCast.MaxType(leftType, rightType);</w:t>
      </w:r>
    </w:p>
    <w:p w14:paraId="10C8AD44" w14:textId="77777777" w:rsidR="00A361FE" w:rsidRPr="00903DBA" w:rsidRDefault="00A361FE" w:rsidP="00A361FE">
      <w:pPr>
        <w:pStyle w:val="Code"/>
        <w:rPr>
          <w:highlight w:val="white"/>
        </w:rPr>
      </w:pPr>
      <w:r w:rsidRPr="00903DBA">
        <w:rPr>
          <w:highlight w:val="white"/>
        </w:rPr>
        <w:t xml:space="preserve">        leftExpression = TypeCast.ImplicitCast(leftExpression, maxType);</w:t>
      </w:r>
    </w:p>
    <w:p w14:paraId="7DABCF75" w14:textId="77777777" w:rsidR="00A361FE" w:rsidRPr="00903DBA" w:rsidRDefault="00A361FE" w:rsidP="00A361FE">
      <w:pPr>
        <w:pStyle w:val="Code"/>
        <w:rPr>
          <w:highlight w:val="white"/>
        </w:rPr>
      </w:pPr>
      <w:r w:rsidRPr="00903DBA">
        <w:rPr>
          <w:highlight w:val="white"/>
        </w:rPr>
        <w:t xml:space="preserve">        rightExpression = TypeCast.ImplicitCast(rightExpression, maxType);</w:t>
      </w:r>
    </w:p>
    <w:p w14:paraId="4342BFD4" w14:textId="77777777" w:rsidR="00A361FE" w:rsidRPr="00903DBA" w:rsidRDefault="00A361FE" w:rsidP="00A361FE">
      <w:pPr>
        <w:pStyle w:val="Code"/>
        <w:rPr>
          <w:highlight w:val="white"/>
        </w:rPr>
      </w:pPr>
      <w:r w:rsidRPr="00903DBA">
        <w:rPr>
          <w:highlight w:val="white"/>
        </w:rPr>
        <w:t xml:space="preserve">        Symbol resultSymbol = new Symbol(maxType);</w:t>
      </w:r>
    </w:p>
    <w:p w14:paraId="72C5F976" w14:textId="4BCE3333" w:rsidR="00A361FE" w:rsidRPr="00903DBA" w:rsidRDefault="001F3C95" w:rsidP="001F3C95">
      <w:pPr>
        <w:rPr>
          <w:highlight w:val="white"/>
        </w:rPr>
      </w:pPr>
      <w:r w:rsidRPr="00903DBA">
        <w:rPr>
          <w:highlight w:val="white"/>
        </w:rPr>
        <w:t xml:space="preserve">The final long list is the long lists of the two expressions, and the </w:t>
      </w:r>
      <w:r w:rsidR="00CA6030" w:rsidRPr="00903DBA">
        <w:rPr>
          <w:highlight w:val="white"/>
        </w:rPr>
        <w:t>operation (addition or subtraction).</w:t>
      </w:r>
    </w:p>
    <w:p w14:paraId="30000EB7" w14:textId="77777777" w:rsidR="00A361FE" w:rsidRPr="00903DBA" w:rsidRDefault="00A361FE" w:rsidP="00A361FE">
      <w:pPr>
        <w:pStyle w:val="Code"/>
        <w:rPr>
          <w:highlight w:val="white"/>
        </w:rPr>
      </w:pPr>
      <w:r w:rsidRPr="00903DBA">
        <w:rPr>
          <w:highlight w:val="white"/>
        </w:rPr>
        <w:t xml:space="preserve">        List&lt;MiddleCode&gt; longList = new List&lt;MiddleCode&gt;();</w:t>
      </w:r>
    </w:p>
    <w:p w14:paraId="0D415D39" w14:textId="77777777" w:rsidR="00A361FE" w:rsidRPr="00903DBA" w:rsidRDefault="00A361FE" w:rsidP="00A361FE">
      <w:pPr>
        <w:pStyle w:val="Code"/>
        <w:rPr>
          <w:highlight w:val="white"/>
        </w:rPr>
      </w:pPr>
      <w:r w:rsidRPr="00903DBA">
        <w:rPr>
          <w:highlight w:val="white"/>
        </w:rPr>
        <w:t xml:space="preserve">        longList.AddRange(leftExpression.LongList);</w:t>
      </w:r>
    </w:p>
    <w:p w14:paraId="1FA205E9" w14:textId="77777777" w:rsidR="00A361FE" w:rsidRPr="00903DBA" w:rsidRDefault="00A361FE" w:rsidP="00A361FE">
      <w:pPr>
        <w:pStyle w:val="Code"/>
        <w:rPr>
          <w:highlight w:val="white"/>
        </w:rPr>
      </w:pPr>
      <w:r w:rsidRPr="00903DBA">
        <w:rPr>
          <w:highlight w:val="white"/>
        </w:rPr>
        <w:t xml:space="preserve">        longList.AddRange(rightExpression.LongList);</w:t>
      </w:r>
    </w:p>
    <w:p w14:paraId="25C989F2" w14:textId="77777777" w:rsidR="00A361FE" w:rsidRPr="00903DBA" w:rsidRDefault="00A361FE" w:rsidP="00A361FE">
      <w:pPr>
        <w:pStyle w:val="Code"/>
        <w:rPr>
          <w:highlight w:val="white"/>
        </w:rPr>
      </w:pPr>
      <w:r w:rsidRPr="00903DBA">
        <w:rPr>
          <w:highlight w:val="white"/>
        </w:rPr>
        <w:t xml:space="preserve">        AddMiddleCode(longList, middleOp, resultSymbol,</w:t>
      </w:r>
    </w:p>
    <w:p w14:paraId="3FBDDBA3" w14:textId="77777777" w:rsidR="00A361FE" w:rsidRPr="00903DBA" w:rsidRDefault="00A361FE" w:rsidP="00A361FE">
      <w:pPr>
        <w:pStyle w:val="Code"/>
        <w:rPr>
          <w:highlight w:val="white"/>
        </w:rPr>
      </w:pPr>
      <w:r w:rsidRPr="00903DBA">
        <w:rPr>
          <w:highlight w:val="white"/>
        </w:rPr>
        <w:t xml:space="preserve">                      leftExpression.Symbol, rightExpression.Symbol);</w:t>
      </w:r>
    </w:p>
    <w:p w14:paraId="719FC412" w14:textId="77777777" w:rsidR="00A361FE" w:rsidRPr="00903DBA" w:rsidRDefault="00A361FE" w:rsidP="00A361FE">
      <w:pPr>
        <w:pStyle w:val="Code"/>
        <w:rPr>
          <w:highlight w:val="white"/>
        </w:rPr>
      </w:pPr>
      <w:r w:rsidRPr="00903DBA">
        <w:rPr>
          <w:highlight w:val="white"/>
        </w:rPr>
        <w:t xml:space="preserve">        return (new Expression(resultSymbol, shortList, longList));</w:t>
      </w:r>
    </w:p>
    <w:p w14:paraId="1931C7CC" w14:textId="77777777" w:rsidR="00A361FE" w:rsidRPr="00903DBA" w:rsidRDefault="00A361FE" w:rsidP="00A361FE">
      <w:pPr>
        <w:pStyle w:val="Code"/>
        <w:rPr>
          <w:highlight w:val="white"/>
        </w:rPr>
      </w:pPr>
      <w:r w:rsidRPr="00903DBA">
        <w:rPr>
          <w:highlight w:val="white"/>
        </w:rPr>
        <w:t xml:space="preserve">      }</w:t>
      </w:r>
    </w:p>
    <w:p w14:paraId="54BE4F23" w14:textId="78589DD0" w:rsidR="00772727" w:rsidRPr="00903DBA" w:rsidRDefault="00A361FE" w:rsidP="00A361FE">
      <w:pPr>
        <w:pStyle w:val="Code"/>
        <w:rPr>
          <w:highlight w:val="white"/>
        </w:rPr>
      </w:pPr>
      <w:r w:rsidRPr="00903DBA">
        <w:rPr>
          <w:highlight w:val="white"/>
        </w:rPr>
        <w:t xml:space="preserve">    }</w:t>
      </w:r>
    </w:p>
    <w:p w14:paraId="7AAB2CAB" w14:textId="11B6A4F5" w:rsidR="00CA2195" w:rsidRPr="00903DBA" w:rsidRDefault="00F31495" w:rsidP="0086680C">
      <w:pPr>
        <w:rPr>
          <w:highlight w:val="white"/>
        </w:rPr>
      </w:pPr>
      <w:r w:rsidRPr="00903DBA">
        <w:rPr>
          <w:highlight w:val="white"/>
        </w:rPr>
        <w:t xml:space="preserve">The </w:t>
      </w:r>
      <w:r w:rsidR="0086680C" w:rsidRPr="00903DBA">
        <w:rPr>
          <w:rStyle w:val="KeyWord0"/>
          <w:highlight w:val="white"/>
        </w:rPr>
        <w:t>PointerArithmetic</w:t>
      </w:r>
      <w:r w:rsidR="0086680C" w:rsidRPr="00903DBA">
        <w:rPr>
          <w:highlight w:val="white"/>
        </w:rPr>
        <w:t xml:space="preserve"> methods performs pointer arithmetic. We have two cases: addition of a pointer and an integral value, and </w:t>
      </w:r>
      <w:r w:rsidR="008E6E55" w:rsidRPr="00903DBA">
        <w:rPr>
          <w:highlight w:val="white"/>
        </w:rPr>
        <w:t>subtraction of two pointer values.</w:t>
      </w:r>
    </w:p>
    <w:p w14:paraId="08A6FD51" w14:textId="37FAA98D" w:rsidR="00CA2195" w:rsidRPr="00903DBA" w:rsidRDefault="00CA2195" w:rsidP="00CA2195">
      <w:pPr>
        <w:pStyle w:val="Code"/>
        <w:rPr>
          <w:highlight w:val="white"/>
        </w:rPr>
      </w:pPr>
      <w:r w:rsidRPr="00903DBA">
        <w:rPr>
          <w:highlight w:val="white"/>
        </w:rPr>
        <w:t xml:space="preserve">    private static Expression </w:t>
      </w:r>
      <w:r w:rsidR="00F31495" w:rsidRPr="00903DBA">
        <w:rPr>
          <w:highlight w:val="white"/>
        </w:rPr>
        <w:t>PointerArithmetic</w:t>
      </w:r>
      <w:r w:rsidRPr="00903DBA">
        <w:rPr>
          <w:highlight w:val="white"/>
        </w:rPr>
        <w:t>(MiddleOperator middleOp,</w:t>
      </w:r>
    </w:p>
    <w:p w14:paraId="0950AF32" w14:textId="6207C60F" w:rsidR="00CA2195" w:rsidRPr="00903DBA" w:rsidRDefault="00CA2195" w:rsidP="00CA2195">
      <w:pPr>
        <w:pStyle w:val="Code"/>
        <w:rPr>
          <w:highlight w:val="white"/>
        </w:rPr>
      </w:pPr>
      <w:r w:rsidRPr="00903DBA">
        <w:rPr>
          <w:highlight w:val="white"/>
        </w:rPr>
        <w:t xml:space="preserve">                                                Expression leftExpression,</w:t>
      </w:r>
    </w:p>
    <w:p w14:paraId="775DCF6D" w14:textId="5F460F87" w:rsidR="00CA2195" w:rsidRPr="00903DBA" w:rsidRDefault="00CA2195" w:rsidP="00CA2195">
      <w:pPr>
        <w:pStyle w:val="Code"/>
        <w:rPr>
          <w:highlight w:val="white"/>
        </w:rPr>
      </w:pPr>
      <w:r w:rsidRPr="00903DBA">
        <w:rPr>
          <w:highlight w:val="white"/>
        </w:rPr>
        <w:t xml:space="preserve">                                                Expression rightExpression) {</w:t>
      </w:r>
    </w:p>
    <w:p w14:paraId="64EB86A0" w14:textId="77777777" w:rsidR="00CA2195" w:rsidRPr="00903DBA" w:rsidRDefault="00CA2195" w:rsidP="00CA2195">
      <w:pPr>
        <w:pStyle w:val="Code"/>
        <w:rPr>
          <w:highlight w:val="white"/>
        </w:rPr>
      </w:pPr>
      <w:r w:rsidRPr="00903DBA">
        <w:rPr>
          <w:highlight w:val="white"/>
        </w:rPr>
        <w:t xml:space="preserve">      List&lt;MiddleCode&gt; shortList = new List&lt;MiddleCode&gt;();</w:t>
      </w:r>
    </w:p>
    <w:p w14:paraId="3A98960C" w14:textId="77777777" w:rsidR="00CA2195" w:rsidRPr="00903DBA" w:rsidRDefault="00CA2195" w:rsidP="00CA2195">
      <w:pPr>
        <w:pStyle w:val="Code"/>
        <w:rPr>
          <w:highlight w:val="white"/>
        </w:rPr>
      </w:pPr>
      <w:r w:rsidRPr="00903DBA">
        <w:rPr>
          <w:highlight w:val="white"/>
        </w:rPr>
        <w:t xml:space="preserve">      shortList.AddRange(leftExpression.LongList);</w:t>
      </w:r>
    </w:p>
    <w:p w14:paraId="0AC10FBF" w14:textId="77777777" w:rsidR="00CA2195" w:rsidRPr="00903DBA" w:rsidRDefault="00CA2195" w:rsidP="00CA2195">
      <w:pPr>
        <w:pStyle w:val="Code"/>
        <w:rPr>
          <w:highlight w:val="white"/>
        </w:rPr>
      </w:pPr>
      <w:r w:rsidRPr="00903DBA">
        <w:rPr>
          <w:highlight w:val="white"/>
        </w:rPr>
        <w:t xml:space="preserve">      shortList.AddRange(rightExpression.LongList);</w:t>
      </w:r>
    </w:p>
    <w:p w14:paraId="2B85CD82" w14:textId="77777777" w:rsidR="00CA2195" w:rsidRPr="00903DBA" w:rsidRDefault="00CA2195" w:rsidP="00CA2195">
      <w:pPr>
        <w:pStyle w:val="Code"/>
        <w:rPr>
          <w:highlight w:val="white"/>
        </w:rPr>
      </w:pPr>
    </w:p>
    <w:p w14:paraId="4729B3C4" w14:textId="77777777" w:rsidR="00CA2195" w:rsidRPr="00903DBA" w:rsidRDefault="00CA2195" w:rsidP="00CA2195">
      <w:pPr>
        <w:pStyle w:val="Code"/>
        <w:rPr>
          <w:highlight w:val="white"/>
        </w:rPr>
      </w:pPr>
      <w:r w:rsidRPr="00903DBA">
        <w:rPr>
          <w:highlight w:val="white"/>
        </w:rPr>
        <w:t xml:space="preserve">      Type leftType = leftExpression.Symbol.Type,</w:t>
      </w:r>
    </w:p>
    <w:p w14:paraId="25E2413E" w14:textId="77777777" w:rsidR="00CA2195" w:rsidRPr="00903DBA" w:rsidRDefault="00CA2195" w:rsidP="00CA2195">
      <w:pPr>
        <w:pStyle w:val="Code"/>
        <w:rPr>
          <w:highlight w:val="white"/>
        </w:rPr>
      </w:pPr>
      <w:r w:rsidRPr="00903DBA">
        <w:rPr>
          <w:highlight w:val="white"/>
        </w:rPr>
        <w:t xml:space="preserve">           rightType = rightExpression.Symbol.Type;</w:t>
      </w:r>
    </w:p>
    <w:p w14:paraId="73EDB599" w14:textId="1C736E26" w:rsidR="00CA2195" w:rsidRPr="00903DBA" w:rsidRDefault="004F4430" w:rsidP="00F05AF2">
      <w:pPr>
        <w:rPr>
          <w:highlight w:val="white"/>
        </w:rPr>
      </w:pPr>
      <w:r w:rsidRPr="00903DBA">
        <w:rPr>
          <w:highlight w:val="white"/>
        </w:rPr>
        <w:t>If the</w:t>
      </w:r>
      <w:r w:rsidR="00F05AF2" w:rsidRPr="00903DBA">
        <w:rPr>
          <w:highlight w:val="white"/>
        </w:rPr>
        <w:t xml:space="preserve"> </w:t>
      </w:r>
      <w:r w:rsidR="00701D38" w:rsidRPr="00903DBA">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903DBA" w:rsidRDefault="00CA2195" w:rsidP="00CA2195">
      <w:pPr>
        <w:pStyle w:val="Code"/>
        <w:rPr>
          <w:highlight w:val="white"/>
        </w:rPr>
      </w:pPr>
      <w:r w:rsidRPr="00903DBA">
        <w:rPr>
          <w:highlight w:val="white"/>
        </w:rPr>
        <w:t xml:space="preserve">      if (leftType.IsPointerOrArray() &amp;&amp; rightType.IsIntegral()) {</w:t>
      </w:r>
    </w:p>
    <w:p w14:paraId="13555C7B" w14:textId="66508046" w:rsidR="00F52745" w:rsidRPr="00903DBA" w:rsidRDefault="00F52745" w:rsidP="00F52745">
      <w:pPr>
        <w:rPr>
          <w:highlight w:val="white"/>
        </w:rPr>
      </w:pPr>
      <w:r w:rsidRPr="00903DBA">
        <w:rPr>
          <w:highlight w:val="white"/>
        </w:rPr>
        <w:t xml:space="preserve">We make sure that the </w:t>
      </w:r>
      <w:r w:rsidR="00A47DFB" w:rsidRPr="00903DBA">
        <w:rPr>
          <w:highlight w:val="white"/>
        </w:rPr>
        <w:t xml:space="preserve">left </w:t>
      </w:r>
      <w:r w:rsidRPr="00903DBA">
        <w:rPr>
          <w:highlight w:val="white"/>
        </w:rPr>
        <w:t>pointer type is not void, since pointer arithmetic is not allowed on void pointers.</w:t>
      </w:r>
    </w:p>
    <w:p w14:paraId="57771722" w14:textId="77777777" w:rsidR="00CA2195" w:rsidRPr="00903DBA" w:rsidRDefault="00CA2195" w:rsidP="00CA2195">
      <w:pPr>
        <w:pStyle w:val="Code"/>
        <w:rPr>
          <w:highlight w:val="white"/>
        </w:rPr>
      </w:pPr>
      <w:r w:rsidRPr="00903DBA">
        <w:rPr>
          <w:highlight w:val="white"/>
        </w:rPr>
        <w:t xml:space="preserve">        Assert.Error(!leftType.PointerOrArrayType.IsVoid(),</w:t>
      </w:r>
    </w:p>
    <w:p w14:paraId="0EBF5A75" w14:textId="787275F2" w:rsidR="00CA2195" w:rsidRPr="00903DBA" w:rsidRDefault="00CA2195" w:rsidP="00CA2195">
      <w:pPr>
        <w:pStyle w:val="Code"/>
        <w:rPr>
          <w:highlight w:val="white"/>
        </w:rPr>
      </w:pPr>
      <w:r w:rsidRPr="00903DBA">
        <w:rPr>
          <w:highlight w:val="white"/>
        </w:rPr>
        <w:t xml:space="preserve">                      leftExpression, Message.Pointer_to_void);</w:t>
      </w:r>
    </w:p>
    <w:p w14:paraId="5A23C856" w14:textId="70C84EED" w:rsidR="006D4385" w:rsidRPr="00903DBA" w:rsidRDefault="006D4385" w:rsidP="00347C86">
      <w:pPr>
        <w:rPr>
          <w:highlight w:val="white"/>
        </w:rPr>
      </w:pPr>
      <w:r w:rsidRPr="00903DBA">
        <w:rPr>
          <w:highlight w:val="white"/>
        </w:rPr>
        <w:t>We type cast the integral right expression</w:t>
      </w:r>
      <w:r w:rsidR="000F187C" w:rsidRPr="00903DBA">
        <w:rPr>
          <w:highlight w:val="white"/>
        </w:rPr>
        <w:t xml:space="preserve"> to the left pointer type </w:t>
      </w:r>
      <w:r w:rsidR="00B55B97" w:rsidRPr="00903DBA">
        <w:rPr>
          <w:highlight w:val="white"/>
        </w:rPr>
        <w:t>for</w:t>
      </w:r>
      <w:r w:rsidR="00347C86" w:rsidRPr="00903DBA">
        <w:rPr>
          <w:highlight w:val="white"/>
        </w:rPr>
        <w:t xml:space="preserve"> the </w:t>
      </w:r>
      <w:r w:rsidR="00B55B97" w:rsidRPr="00903DBA">
        <w:rPr>
          <w:highlight w:val="white"/>
        </w:rPr>
        <w:t xml:space="preserve">arithmetic </w:t>
      </w:r>
      <w:r w:rsidR="00347C86" w:rsidRPr="00903DBA">
        <w:rPr>
          <w:highlight w:val="white"/>
        </w:rPr>
        <w:t>to be performed on values of the</w:t>
      </w:r>
      <w:r w:rsidR="00B311A1" w:rsidRPr="00903DBA">
        <w:rPr>
          <w:highlight w:val="white"/>
        </w:rPr>
        <w:t xml:space="preserve"> </w:t>
      </w:r>
      <w:r w:rsidR="00347C86" w:rsidRPr="00903DBA">
        <w:rPr>
          <w:highlight w:val="white"/>
        </w:rPr>
        <w:t>sam</w:t>
      </w:r>
      <w:r w:rsidR="00B311A1" w:rsidRPr="00903DBA">
        <w:rPr>
          <w:highlight w:val="white"/>
        </w:rPr>
        <w:t>e</w:t>
      </w:r>
      <w:r w:rsidR="00347C86" w:rsidRPr="00903DBA">
        <w:rPr>
          <w:highlight w:val="white"/>
        </w:rPr>
        <w:t xml:space="preserve"> size.</w:t>
      </w:r>
    </w:p>
    <w:p w14:paraId="722742C4" w14:textId="0125F416" w:rsidR="00941117" w:rsidRPr="00903DBA" w:rsidRDefault="00941117" w:rsidP="00DD322D">
      <w:pPr>
        <w:pStyle w:val="Code"/>
        <w:rPr>
          <w:highlight w:val="white"/>
        </w:rPr>
      </w:pPr>
      <w:r w:rsidRPr="00903DBA">
        <w:rPr>
          <w:highlight w:val="white"/>
        </w:rPr>
        <w:t xml:space="preserve">        rightExpression = TypeCast.ImplicitCast(</w:t>
      </w:r>
      <w:r w:rsidR="00D62E5C" w:rsidRPr="00903DBA">
        <w:rPr>
          <w:highlight w:val="white"/>
        </w:rPr>
        <w:t xml:space="preserve">rightExpression, </w:t>
      </w:r>
      <w:r w:rsidRPr="00903DBA">
        <w:rPr>
          <w:highlight w:val="white"/>
        </w:rPr>
        <w:t>leftType);</w:t>
      </w:r>
    </w:p>
    <w:p w14:paraId="2F73C2B8" w14:textId="47D6FB6C" w:rsidR="00CA2195" w:rsidRPr="00903DBA" w:rsidRDefault="00C67F09" w:rsidP="00261194">
      <w:pPr>
        <w:rPr>
          <w:highlight w:val="white"/>
        </w:rPr>
      </w:pPr>
      <w:r w:rsidRPr="00903DBA">
        <w:rPr>
          <w:highlight w:val="white"/>
        </w:rPr>
        <w:t xml:space="preserve">The final long list is </w:t>
      </w:r>
      <w:r w:rsidR="00261194" w:rsidRPr="00903DBA">
        <w:rPr>
          <w:highlight w:val="white"/>
        </w:rPr>
        <w:t>the long lists of the left and right expression, and the pointer arithmetic.</w:t>
      </w:r>
    </w:p>
    <w:p w14:paraId="0701E231" w14:textId="77777777" w:rsidR="00CA2195" w:rsidRPr="00903DBA" w:rsidRDefault="00CA2195" w:rsidP="00CA2195">
      <w:pPr>
        <w:pStyle w:val="Code"/>
        <w:rPr>
          <w:highlight w:val="white"/>
        </w:rPr>
      </w:pPr>
      <w:r w:rsidRPr="00903DBA">
        <w:rPr>
          <w:highlight w:val="white"/>
        </w:rPr>
        <w:t xml:space="preserve">        List&lt;MiddleCode&gt; longList = new List&lt;MiddleCode&gt;();</w:t>
      </w:r>
    </w:p>
    <w:p w14:paraId="6E4F2101" w14:textId="77777777" w:rsidR="00CA2195" w:rsidRPr="00903DBA" w:rsidRDefault="00CA2195" w:rsidP="00CA2195">
      <w:pPr>
        <w:pStyle w:val="Code"/>
        <w:rPr>
          <w:highlight w:val="white"/>
        </w:rPr>
      </w:pPr>
      <w:r w:rsidRPr="00903DBA">
        <w:rPr>
          <w:highlight w:val="white"/>
        </w:rPr>
        <w:t xml:space="preserve">        longList.AddRange(leftExpression.LongList);</w:t>
      </w:r>
    </w:p>
    <w:p w14:paraId="6CB20DD6" w14:textId="1D7829B1" w:rsidR="00CA2195" w:rsidRPr="00903DBA" w:rsidRDefault="00CA2195" w:rsidP="00CA2195">
      <w:pPr>
        <w:pStyle w:val="Code"/>
        <w:rPr>
          <w:highlight w:val="white"/>
        </w:rPr>
      </w:pPr>
      <w:r w:rsidRPr="00903DBA">
        <w:rPr>
          <w:highlight w:val="white"/>
        </w:rPr>
        <w:t xml:space="preserve">        longList.AddRange(rightExpression.LongList);</w:t>
      </w:r>
    </w:p>
    <w:p w14:paraId="25E41B68" w14:textId="42C5A014" w:rsidR="006428E3" w:rsidRPr="00903DBA" w:rsidRDefault="006428E3" w:rsidP="006428E3">
      <w:pPr>
        <w:rPr>
          <w:highlight w:val="white"/>
        </w:rPr>
      </w:pPr>
      <w:r w:rsidRPr="00903DBA">
        <w:rPr>
          <w:highlight w:val="white"/>
        </w:rPr>
        <w:t>The result symbol ha</w:t>
      </w:r>
      <w:r w:rsidR="00EA1B3D" w:rsidRPr="00903DBA">
        <w:rPr>
          <w:highlight w:val="white"/>
        </w:rPr>
        <w:t>s</w:t>
      </w:r>
      <w:r w:rsidRPr="00903DBA">
        <w:rPr>
          <w:highlight w:val="white"/>
        </w:rPr>
        <w:t xml:space="preserve"> the same type as the pointer expression.</w:t>
      </w:r>
    </w:p>
    <w:p w14:paraId="05C9A8EE" w14:textId="77777777" w:rsidR="00CA2195" w:rsidRPr="00903DBA" w:rsidRDefault="00CA2195" w:rsidP="00CA2195">
      <w:pPr>
        <w:pStyle w:val="Code"/>
        <w:rPr>
          <w:highlight w:val="white"/>
        </w:rPr>
      </w:pPr>
      <w:r w:rsidRPr="00903DBA">
        <w:rPr>
          <w:highlight w:val="white"/>
        </w:rPr>
        <w:t xml:space="preserve">        Symbol resultSymbol =</w:t>
      </w:r>
    </w:p>
    <w:p w14:paraId="24627260" w14:textId="77777777" w:rsidR="00CA2195" w:rsidRPr="00903DBA" w:rsidRDefault="00CA2195" w:rsidP="00CA2195">
      <w:pPr>
        <w:pStyle w:val="Code"/>
        <w:rPr>
          <w:highlight w:val="white"/>
        </w:rPr>
      </w:pPr>
      <w:r w:rsidRPr="00903DBA">
        <w:rPr>
          <w:highlight w:val="white"/>
        </w:rPr>
        <w:t xml:space="preserve">          new Symbol(new Type(leftType.PointerOrArrayType));</w:t>
      </w:r>
    </w:p>
    <w:p w14:paraId="6FCAA463" w14:textId="0A10A5EF" w:rsidR="00CA2195" w:rsidRPr="00903DBA" w:rsidRDefault="00034461" w:rsidP="00034461">
      <w:pPr>
        <w:rPr>
          <w:highlight w:val="white"/>
        </w:rPr>
      </w:pPr>
      <w:r w:rsidRPr="00903DBA">
        <w:rPr>
          <w:highlight w:val="white"/>
        </w:rPr>
        <w:t>The pointer arithmetic is performed in two steps. First</w:t>
      </w:r>
      <w:r w:rsidR="003F292C" w:rsidRPr="00903DBA">
        <w:rPr>
          <w:highlight w:val="white"/>
        </w:rPr>
        <w:t>,</w:t>
      </w:r>
      <w:r w:rsidRPr="00903DBA">
        <w:rPr>
          <w:highlight w:val="white"/>
        </w:rPr>
        <w:t xml:space="preserve"> we </w:t>
      </w:r>
      <w:r w:rsidR="00D920CB" w:rsidRPr="00903DBA">
        <w:rPr>
          <w:highlight w:val="white"/>
        </w:rPr>
        <w:t>multiply the integral value with the pointer size</w:t>
      </w:r>
      <w:r w:rsidR="00743828" w:rsidRPr="00903DBA">
        <w:rPr>
          <w:highlight w:val="white"/>
        </w:rPr>
        <w:t xml:space="preserve">, </w:t>
      </w:r>
      <w:r w:rsidR="008D3E0B" w:rsidRPr="00903DBA">
        <w:rPr>
          <w:highlight w:val="white"/>
        </w:rPr>
        <w:t>and then</w:t>
      </w:r>
      <w:r w:rsidR="00743828" w:rsidRPr="00903DBA">
        <w:rPr>
          <w:highlight w:val="white"/>
        </w:rPr>
        <w:t xml:space="preserve"> we </w:t>
      </w:r>
      <w:r w:rsidR="008D3E0B" w:rsidRPr="00903DBA">
        <w:rPr>
          <w:highlight w:val="white"/>
        </w:rPr>
        <w:t xml:space="preserve">add the product to the </w:t>
      </w:r>
    </w:p>
    <w:p w14:paraId="4C117029" w14:textId="77777777" w:rsidR="00CA2195" w:rsidRPr="00903DBA" w:rsidRDefault="00CA2195" w:rsidP="00CA2195">
      <w:pPr>
        <w:pStyle w:val="Code"/>
        <w:rPr>
          <w:highlight w:val="white"/>
        </w:rPr>
      </w:pPr>
      <w:r w:rsidRPr="00903DBA">
        <w:rPr>
          <w:highlight w:val="white"/>
        </w:rPr>
        <w:t xml:space="preserve">        int pointerSize = leftType.PointerOrArrayType.Size();</w:t>
      </w:r>
    </w:p>
    <w:p w14:paraId="5408BB05" w14:textId="77777777" w:rsidR="00CA2195" w:rsidRPr="00903DBA" w:rsidRDefault="00CA2195" w:rsidP="00CA2195">
      <w:pPr>
        <w:pStyle w:val="Code"/>
        <w:rPr>
          <w:highlight w:val="white"/>
        </w:rPr>
      </w:pPr>
      <w:r w:rsidRPr="00903DBA">
        <w:rPr>
          <w:highlight w:val="white"/>
        </w:rPr>
        <w:t xml:space="preserve">        Symbol multSymbol = new Symbol(Type.PointerTypeX),</w:t>
      </w:r>
    </w:p>
    <w:p w14:paraId="6DFB9EC2" w14:textId="7E3DB09F" w:rsidR="00CA2195" w:rsidRPr="00903DBA" w:rsidRDefault="00CA2195" w:rsidP="00CA2195">
      <w:pPr>
        <w:pStyle w:val="Code"/>
        <w:rPr>
          <w:highlight w:val="white"/>
        </w:rPr>
      </w:pPr>
      <w:r w:rsidRPr="00903DBA">
        <w:rPr>
          <w:highlight w:val="white"/>
        </w:rPr>
        <w:t xml:space="preserve">               sizeSymbol = new Symbol(Type.PointerTypeX,</w:t>
      </w:r>
    </w:p>
    <w:p w14:paraId="6906608D" w14:textId="7AA74F93" w:rsidR="00CA2195" w:rsidRPr="00903DBA" w:rsidRDefault="00CA2195" w:rsidP="00CA2195">
      <w:pPr>
        <w:pStyle w:val="Code"/>
        <w:rPr>
          <w:highlight w:val="white"/>
        </w:rPr>
      </w:pPr>
      <w:r w:rsidRPr="00903DBA">
        <w:rPr>
          <w:highlight w:val="white"/>
        </w:rPr>
        <w:lastRenderedPageBreak/>
        <w:t xml:space="preserve">                                       (BigInteger) pointerSize);</w:t>
      </w:r>
    </w:p>
    <w:p w14:paraId="5C42D69A" w14:textId="6B1C2DB8" w:rsidR="00C065B3" w:rsidRPr="00903DBA" w:rsidRDefault="00C065B3" w:rsidP="00C065B3">
      <w:pPr>
        <w:rPr>
          <w:highlight w:val="white"/>
        </w:rPr>
      </w:pPr>
      <w:r w:rsidRPr="00903DBA">
        <w:rPr>
          <w:highlight w:val="white"/>
        </w:rPr>
        <w:t xml:space="preserve">We multiply the integral value with the size of the pointer type and add the product to the pointer value. </w:t>
      </w:r>
      <w:r w:rsidR="00995143" w:rsidRPr="00903DBA">
        <w:rPr>
          <w:highlight w:val="white"/>
        </w:rPr>
        <w:t xml:space="preserve">The </w:t>
      </w:r>
      <w:r w:rsidR="00995143" w:rsidRPr="00903DBA">
        <w:rPr>
          <w:rStyle w:val="KeyWord0"/>
          <w:highlight w:val="white"/>
        </w:rPr>
        <w:t>multSymbol</w:t>
      </w:r>
      <w:r w:rsidR="00995143" w:rsidRPr="00903DBA">
        <w:rPr>
          <w:highlight w:val="white"/>
        </w:rPr>
        <w:t xml:space="preserve"> </w:t>
      </w:r>
      <w:r w:rsidR="0046153E" w:rsidRPr="00903DBA">
        <w:rPr>
          <w:highlight w:val="white"/>
        </w:rPr>
        <w:t xml:space="preserve">value </w:t>
      </w:r>
      <w:r w:rsidR="00995143" w:rsidRPr="00903DBA">
        <w:rPr>
          <w:highlight w:val="white"/>
        </w:rPr>
        <w:t xml:space="preserve">be the result of </w:t>
      </w:r>
      <w:r w:rsidR="001F6E5C" w:rsidRPr="00903DBA">
        <w:rPr>
          <w:highlight w:val="white"/>
        </w:rPr>
        <w:t xml:space="preserve">two constant values, in case of a constant integral value, or </w:t>
      </w:r>
      <w:r w:rsidR="00DE764F" w:rsidRPr="00903DBA">
        <w:rPr>
          <w:highlight w:val="white"/>
        </w:rPr>
        <w:t>the integral value times one, i</w:t>
      </w:r>
      <w:r w:rsidR="00314C8E" w:rsidRPr="00903DBA">
        <w:rPr>
          <w:highlight w:val="white"/>
        </w:rPr>
        <w:t xml:space="preserve">n case of a </w:t>
      </w:r>
      <w:r w:rsidR="00DE764F" w:rsidRPr="00903DBA">
        <w:rPr>
          <w:highlight w:val="white"/>
        </w:rPr>
        <w:t xml:space="preserve">pointer </w:t>
      </w:r>
      <w:r w:rsidR="00314C8E" w:rsidRPr="00903DBA">
        <w:rPr>
          <w:highlight w:val="white"/>
        </w:rPr>
        <w:t>size of one, which is inefficient.</w:t>
      </w:r>
      <w:r w:rsidR="00E7064D" w:rsidRPr="00903DBA">
        <w:rPr>
          <w:highlight w:val="white"/>
        </w:rPr>
        <w:t xml:space="preserve"> However, the Middle Code Optimizer in Chapter </w:t>
      </w:r>
      <w:r w:rsidR="00115AE9" w:rsidRPr="00903DBA">
        <w:rPr>
          <w:highlight w:val="white"/>
        </w:rPr>
        <w:fldChar w:fldCharType="begin"/>
      </w:r>
      <w:r w:rsidR="00115AE9" w:rsidRPr="00903DBA">
        <w:rPr>
          <w:highlight w:val="white"/>
        </w:rPr>
        <w:instrText xml:space="preserve"> REF _Ref54016644 \r \h </w:instrText>
      </w:r>
      <w:r w:rsidR="00115AE9" w:rsidRPr="00903DBA">
        <w:rPr>
          <w:highlight w:val="white"/>
        </w:rPr>
      </w:r>
      <w:r w:rsidR="00115AE9" w:rsidRPr="00903DBA">
        <w:rPr>
          <w:highlight w:val="white"/>
        </w:rPr>
        <w:fldChar w:fldCharType="separate"/>
      </w:r>
      <w:r w:rsidR="005F7BC3" w:rsidRPr="00903DBA">
        <w:rPr>
          <w:highlight w:val="white"/>
        </w:rPr>
        <w:t>10</w:t>
      </w:r>
      <w:r w:rsidR="00115AE9" w:rsidRPr="00903DBA">
        <w:rPr>
          <w:highlight w:val="white"/>
        </w:rPr>
        <w:fldChar w:fldCharType="end"/>
      </w:r>
      <w:r w:rsidR="00E7064D" w:rsidRPr="00903DBA">
        <w:rPr>
          <w:highlight w:val="white"/>
        </w:rPr>
        <w:t xml:space="preserve"> will take care of th</w:t>
      </w:r>
      <w:r w:rsidR="003C333D" w:rsidRPr="00903DBA">
        <w:rPr>
          <w:highlight w:val="white"/>
        </w:rPr>
        <w:t>ose</w:t>
      </w:r>
      <w:r w:rsidR="00E7064D" w:rsidRPr="00903DBA">
        <w:rPr>
          <w:highlight w:val="white"/>
        </w:rPr>
        <w:t xml:space="preserve"> case</w:t>
      </w:r>
      <w:r w:rsidR="003C333D" w:rsidRPr="00903DBA">
        <w:rPr>
          <w:highlight w:val="white"/>
        </w:rPr>
        <w:t>s</w:t>
      </w:r>
      <w:r w:rsidR="00E7064D" w:rsidRPr="00903DBA">
        <w:rPr>
          <w:highlight w:val="white"/>
        </w:rPr>
        <w:t>.</w:t>
      </w:r>
    </w:p>
    <w:p w14:paraId="34B2E69A" w14:textId="4C07A49C" w:rsidR="00CA2195" w:rsidRPr="00903DBA" w:rsidRDefault="00CA2195" w:rsidP="00CA2195">
      <w:pPr>
        <w:pStyle w:val="Code"/>
        <w:rPr>
          <w:highlight w:val="white"/>
        </w:rPr>
      </w:pPr>
      <w:r w:rsidRPr="00903DBA">
        <w:rPr>
          <w:highlight w:val="white"/>
        </w:rPr>
        <w:t xml:space="preserve">        AddMiddleCode(longList, MiddleOperator.UnsignedMultiply, multSymbol,</w:t>
      </w:r>
    </w:p>
    <w:p w14:paraId="4E457291" w14:textId="77777777" w:rsidR="00CA2195" w:rsidRPr="00903DBA" w:rsidRDefault="00CA2195" w:rsidP="00CA2195">
      <w:pPr>
        <w:pStyle w:val="Code"/>
        <w:rPr>
          <w:highlight w:val="white"/>
        </w:rPr>
      </w:pPr>
      <w:r w:rsidRPr="00903DBA">
        <w:rPr>
          <w:highlight w:val="white"/>
        </w:rPr>
        <w:t xml:space="preserve">                      rightExpression.Symbol, sizeSymbol);</w:t>
      </w:r>
    </w:p>
    <w:p w14:paraId="59490F99" w14:textId="203A4C8A" w:rsidR="00CA2195" w:rsidRPr="00903DBA" w:rsidRDefault="00CA2195" w:rsidP="00CA2195">
      <w:pPr>
        <w:pStyle w:val="Code"/>
        <w:rPr>
          <w:highlight w:val="white"/>
        </w:rPr>
      </w:pPr>
      <w:r w:rsidRPr="00903DBA">
        <w:rPr>
          <w:highlight w:val="white"/>
        </w:rPr>
        <w:t xml:space="preserve">        AddMiddleCode(longList, middleOp, resultSymbol,</w:t>
      </w:r>
    </w:p>
    <w:p w14:paraId="62E84223" w14:textId="77777777" w:rsidR="00CA2195" w:rsidRPr="00903DBA" w:rsidRDefault="00CA2195" w:rsidP="00CA2195">
      <w:pPr>
        <w:pStyle w:val="Code"/>
        <w:rPr>
          <w:highlight w:val="white"/>
        </w:rPr>
      </w:pPr>
      <w:r w:rsidRPr="00903DBA">
        <w:rPr>
          <w:highlight w:val="white"/>
        </w:rPr>
        <w:t xml:space="preserve">                      leftExpression.Symbol, multSymbol);</w:t>
      </w:r>
    </w:p>
    <w:p w14:paraId="033E2597" w14:textId="77777777" w:rsidR="00CA2195" w:rsidRPr="00903DBA" w:rsidRDefault="00CA2195" w:rsidP="00CA2195">
      <w:pPr>
        <w:pStyle w:val="Code"/>
        <w:rPr>
          <w:highlight w:val="white"/>
        </w:rPr>
      </w:pPr>
      <w:r w:rsidRPr="00903DBA">
        <w:rPr>
          <w:highlight w:val="white"/>
        </w:rPr>
        <w:t xml:space="preserve">        return (new Expression(resultSymbol, shortList, longList));</w:t>
      </w:r>
    </w:p>
    <w:p w14:paraId="0234C26A" w14:textId="77777777" w:rsidR="00CA2195" w:rsidRPr="00903DBA" w:rsidRDefault="00CA2195" w:rsidP="00CA2195">
      <w:pPr>
        <w:pStyle w:val="Code"/>
        <w:rPr>
          <w:highlight w:val="white"/>
        </w:rPr>
      </w:pPr>
      <w:r w:rsidRPr="00903DBA">
        <w:rPr>
          <w:highlight w:val="white"/>
        </w:rPr>
        <w:t xml:space="preserve">      }</w:t>
      </w:r>
    </w:p>
    <w:p w14:paraId="67393F4C" w14:textId="02231891" w:rsidR="00E01EE2" w:rsidRPr="00903DBA" w:rsidRDefault="00E01EE2" w:rsidP="00A272D5">
      <w:pPr>
        <w:rPr>
          <w:highlight w:val="white"/>
        </w:rPr>
      </w:pPr>
      <w:r w:rsidRPr="00903DBA">
        <w:rPr>
          <w:highlight w:val="white"/>
        </w:rPr>
        <w:t xml:space="preserve">If </w:t>
      </w:r>
      <w:r w:rsidR="00A272D5" w:rsidRPr="00903DBA">
        <w:rPr>
          <w:highlight w:val="white"/>
        </w:rPr>
        <w:t>it is not the case of a pointer and an integral value, then there must be two pointer values.</w:t>
      </w:r>
      <w:r w:rsidR="00A73B05" w:rsidRPr="00903DBA">
        <w:rPr>
          <w:highlight w:val="white"/>
        </w:rPr>
        <w:t xml:space="preserve"> We make sure that none of them pointes at void. Moreover, we also make sure that their pointer types have the same size.</w:t>
      </w:r>
    </w:p>
    <w:p w14:paraId="3D130499" w14:textId="425F908D" w:rsidR="00CA2195" w:rsidRPr="00903DBA" w:rsidRDefault="00CA2195" w:rsidP="00CA2195">
      <w:pPr>
        <w:pStyle w:val="Code"/>
        <w:rPr>
          <w:highlight w:val="white"/>
        </w:rPr>
      </w:pPr>
      <w:r w:rsidRPr="00903DBA">
        <w:rPr>
          <w:highlight w:val="white"/>
        </w:rPr>
        <w:t xml:space="preserve">      else {</w:t>
      </w:r>
    </w:p>
    <w:p w14:paraId="1DA432E1" w14:textId="77777777" w:rsidR="00CA2195" w:rsidRPr="00903DBA" w:rsidRDefault="00CA2195" w:rsidP="00CA2195">
      <w:pPr>
        <w:pStyle w:val="Code"/>
        <w:rPr>
          <w:highlight w:val="white"/>
        </w:rPr>
      </w:pPr>
      <w:r w:rsidRPr="00903DBA">
        <w:rPr>
          <w:highlight w:val="white"/>
        </w:rPr>
        <w:t xml:space="preserve">        Assert.Error(!leftType.PointerOrArrayType.IsVoid(),</w:t>
      </w:r>
    </w:p>
    <w:p w14:paraId="3F4090A5" w14:textId="77777777" w:rsidR="00CA2195" w:rsidRPr="00903DBA" w:rsidRDefault="00CA2195" w:rsidP="00CA2195">
      <w:pPr>
        <w:pStyle w:val="Code"/>
        <w:rPr>
          <w:highlight w:val="white"/>
        </w:rPr>
      </w:pPr>
      <w:r w:rsidRPr="00903DBA">
        <w:rPr>
          <w:highlight w:val="white"/>
        </w:rPr>
        <w:t xml:space="preserve">                     leftExpression, Message.Pointer_to_void);</w:t>
      </w:r>
    </w:p>
    <w:p w14:paraId="2AF9D88B" w14:textId="77777777" w:rsidR="00CA2195" w:rsidRPr="00903DBA" w:rsidRDefault="00CA2195" w:rsidP="00CA2195">
      <w:pPr>
        <w:pStyle w:val="Code"/>
        <w:rPr>
          <w:highlight w:val="white"/>
        </w:rPr>
      </w:pPr>
      <w:r w:rsidRPr="00903DBA">
        <w:rPr>
          <w:highlight w:val="white"/>
        </w:rPr>
        <w:t xml:space="preserve">        Assert.Error(!rightType.PointerOrArrayType.IsVoid(),</w:t>
      </w:r>
    </w:p>
    <w:p w14:paraId="4DF514BA" w14:textId="77777777" w:rsidR="00CA2195" w:rsidRPr="00903DBA" w:rsidRDefault="00CA2195" w:rsidP="00CA2195">
      <w:pPr>
        <w:pStyle w:val="Code"/>
        <w:rPr>
          <w:highlight w:val="white"/>
        </w:rPr>
      </w:pPr>
      <w:r w:rsidRPr="00903DBA">
        <w:rPr>
          <w:highlight w:val="white"/>
        </w:rPr>
        <w:t xml:space="preserve">                     rightExpression, Message.Pointer_to_void);</w:t>
      </w:r>
    </w:p>
    <w:p w14:paraId="4E29014E" w14:textId="77777777" w:rsidR="00CA2195" w:rsidRPr="00903DBA" w:rsidRDefault="00CA2195" w:rsidP="00CA2195">
      <w:pPr>
        <w:pStyle w:val="Code"/>
        <w:rPr>
          <w:highlight w:val="white"/>
        </w:rPr>
      </w:pPr>
      <w:r w:rsidRPr="00903DBA">
        <w:rPr>
          <w:highlight w:val="white"/>
        </w:rPr>
        <w:t xml:space="preserve">        Assert.Error(leftType.PointerOrArrayType.Size() ==</w:t>
      </w:r>
    </w:p>
    <w:p w14:paraId="1623F018" w14:textId="77777777" w:rsidR="00CA2195" w:rsidRPr="00903DBA" w:rsidRDefault="00CA2195" w:rsidP="00CA2195">
      <w:pPr>
        <w:pStyle w:val="Code"/>
        <w:rPr>
          <w:highlight w:val="white"/>
        </w:rPr>
      </w:pPr>
      <w:r w:rsidRPr="00903DBA">
        <w:rPr>
          <w:highlight w:val="white"/>
        </w:rPr>
        <w:t xml:space="preserve">                     rightType.PointerOrArrayType.Size(),</w:t>
      </w:r>
    </w:p>
    <w:p w14:paraId="7BBE8BA0" w14:textId="77777777" w:rsidR="00CA2195" w:rsidRPr="00903DBA" w:rsidRDefault="00CA2195" w:rsidP="00CA2195">
      <w:pPr>
        <w:pStyle w:val="Code"/>
        <w:rPr>
          <w:highlight w:val="white"/>
        </w:rPr>
      </w:pPr>
      <w:r w:rsidRPr="00903DBA">
        <w:rPr>
          <w:highlight w:val="white"/>
        </w:rPr>
        <w:t xml:space="preserve">                     leftType + " and " + rightType,</w:t>
      </w:r>
    </w:p>
    <w:p w14:paraId="57FF8132" w14:textId="77777777" w:rsidR="00CA2195" w:rsidRPr="00903DBA" w:rsidRDefault="00CA2195" w:rsidP="00CA2195">
      <w:pPr>
        <w:pStyle w:val="Code"/>
        <w:rPr>
          <w:highlight w:val="white"/>
        </w:rPr>
      </w:pPr>
      <w:r w:rsidRPr="00903DBA">
        <w:rPr>
          <w:highlight w:val="white"/>
        </w:rPr>
        <w:t xml:space="preserve">                     Message.Invalid_expression);</w:t>
      </w:r>
    </w:p>
    <w:p w14:paraId="000C2F9D" w14:textId="77777777" w:rsidR="00CA2195" w:rsidRPr="00903DBA" w:rsidRDefault="00CA2195" w:rsidP="00CA2195">
      <w:pPr>
        <w:pStyle w:val="Code"/>
        <w:rPr>
          <w:highlight w:val="white"/>
        </w:rPr>
      </w:pPr>
      <w:r w:rsidRPr="00903DBA">
        <w:rPr>
          <w:highlight w:val="white"/>
        </w:rPr>
        <w:t xml:space="preserve">                     </w:t>
      </w:r>
    </w:p>
    <w:p w14:paraId="6E8B4258" w14:textId="77777777" w:rsidR="00CA2195" w:rsidRPr="00903DBA" w:rsidRDefault="00CA2195" w:rsidP="00CA2195">
      <w:pPr>
        <w:pStyle w:val="Code"/>
        <w:rPr>
          <w:highlight w:val="white"/>
        </w:rPr>
      </w:pPr>
      <w:r w:rsidRPr="00903DBA">
        <w:rPr>
          <w:highlight w:val="white"/>
        </w:rPr>
        <w:t xml:space="preserve">        List&lt;MiddleCode&gt; longList = new List&lt;MiddleCode&gt;();</w:t>
      </w:r>
    </w:p>
    <w:p w14:paraId="6F7D1F88" w14:textId="77777777" w:rsidR="00CA2195" w:rsidRPr="00903DBA" w:rsidRDefault="00CA2195" w:rsidP="00CA2195">
      <w:pPr>
        <w:pStyle w:val="Code"/>
        <w:rPr>
          <w:highlight w:val="white"/>
        </w:rPr>
      </w:pPr>
      <w:r w:rsidRPr="00903DBA">
        <w:rPr>
          <w:highlight w:val="white"/>
        </w:rPr>
        <w:t xml:space="preserve">        longList.AddRange(leftExpression.LongList);</w:t>
      </w:r>
    </w:p>
    <w:p w14:paraId="2E2F8BBC" w14:textId="77777777" w:rsidR="00CA2195" w:rsidRPr="00903DBA" w:rsidRDefault="00CA2195" w:rsidP="00CA2195">
      <w:pPr>
        <w:pStyle w:val="Code"/>
        <w:rPr>
          <w:highlight w:val="white"/>
        </w:rPr>
      </w:pPr>
      <w:r w:rsidRPr="00903DBA">
        <w:rPr>
          <w:highlight w:val="white"/>
        </w:rPr>
        <w:t xml:space="preserve">        longList.AddRange(rightExpression.LongList);</w:t>
      </w:r>
    </w:p>
    <w:p w14:paraId="7110715A" w14:textId="77777777" w:rsidR="00CA2195" w:rsidRPr="00903DBA" w:rsidRDefault="00CA2195" w:rsidP="00CA2195">
      <w:pPr>
        <w:pStyle w:val="Code"/>
        <w:rPr>
          <w:highlight w:val="white"/>
        </w:rPr>
      </w:pPr>
      <w:r w:rsidRPr="00903DBA">
        <w:rPr>
          <w:highlight w:val="white"/>
        </w:rPr>
        <w:t xml:space="preserve">        Symbol resultSymbol = new Symbol(Type.VoidPointerType);</w:t>
      </w:r>
    </w:p>
    <w:p w14:paraId="1ED98388" w14:textId="77777777" w:rsidR="00CA2195" w:rsidRPr="00903DBA" w:rsidRDefault="00CA2195" w:rsidP="00CA2195">
      <w:pPr>
        <w:pStyle w:val="Code"/>
        <w:rPr>
          <w:highlight w:val="white"/>
        </w:rPr>
      </w:pPr>
      <w:r w:rsidRPr="00903DBA">
        <w:rPr>
          <w:highlight w:val="white"/>
        </w:rPr>
        <w:t xml:space="preserve">        </w:t>
      </w:r>
    </w:p>
    <w:p w14:paraId="1997B95F" w14:textId="77777777" w:rsidR="00CA2195" w:rsidRPr="00903DBA" w:rsidRDefault="00CA2195" w:rsidP="00CA2195">
      <w:pPr>
        <w:pStyle w:val="Code"/>
        <w:rPr>
          <w:highlight w:val="white"/>
        </w:rPr>
      </w:pPr>
      <w:r w:rsidRPr="00903DBA">
        <w:rPr>
          <w:highlight w:val="white"/>
        </w:rPr>
        <w:t xml:space="preserve">        int pointerSize = rightType.PointerOrArrayType.Size();</w:t>
      </w:r>
    </w:p>
    <w:p w14:paraId="6CAF377E" w14:textId="71EEFD74" w:rsidR="00CA2195" w:rsidRPr="00903DBA" w:rsidRDefault="00CA2195" w:rsidP="00CA2195">
      <w:pPr>
        <w:pStyle w:val="Code"/>
        <w:rPr>
          <w:highlight w:val="white"/>
        </w:rPr>
      </w:pPr>
      <w:r w:rsidRPr="00903DBA">
        <w:rPr>
          <w:highlight w:val="white"/>
        </w:rPr>
        <w:t xml:space="preserve">        Symbol </w:t>
      </w:r>
      <w:r w:rsidR="00A97648" w:rsidRPr="00903DBA">
        <w:rPr>
          <w:highlight w:val="white"/>
        </w:rPr>
        <w:t>additionSymbol</w:t>
      </w:r>
      <w:r w:rsidRPr="00903DBA">
        <w:rPr>
          <w:highlight w:val="white"/>
        </w:rPr>
        <w:t xml:space="preserve"> = new Symbol(Type.</w:t>
      </w:r>
      <w:r w:rsidR="002D469E" w:rsidRPr="00903DBA">
        <w:rPr>
          <w:highlight w:val="white"/>
        </w:rPr>
        <w:t>Integer</w:t>
      </w:r>
      <w:r w:rsidRPr="00903DBA">
        <w:rPr>
          <w:highlight w:val="white"/>
        </w:rPr>
        <w:t>PointerType),</w:t>
      </w:r>
    </w:p>
    <w:p w14:paraId="4473B7B3" w14:textId="6C3FA4DF" w:rsidR="00CA2195" w:rsidRPr="00903DBA" w:rsidRDefault="00CA2195" w:rsidP="00CA2195">
      <w:pPr>
        <w:pStyle w:val="Code"/>
        <w:rPr>
          <w:highlight w:val="white"/>
        </w:rPr>
      </w:pPr>
      <w:r w:rsidRPr="00903DBA">
        <w:rPr>
          <w:highlight w:val="white"/>
        </w:rPr>
        <w:t xml:space="preserve">               sizeSymbol = new Symbol(Type.</w:t>
      </w:r>
      <w:r w:rsidR="002D469E" w:rsidRPr="00903DBA">
        <w:rPr>
          <w:highlight w:val="white"/>
        </w:rPr>
        <w:t>Integer</w:t>
      </w:r>
      <w:r w:rsidRPr="00903DBA">
        <w:rPr>
          <w:highlight w:val="white"/>
        </w:rPr>
        <w:t>PointerType,</w:t>
      </w:r>
    </w:p>
    <w:p w14:paraId="18F0CFA4" w14:textId="70074976" w:rsidR="00CA2195" w:rsidRPr="00903DBA" w:rsidRDefault="00CA2195" w:rsidP="00CA2195">
      <w:pPr>
        <w:pStyle w:val="Code"/>
        <w:rPr>
          <w:highlight w:val="white"/>
        </w:rPr>
      </w:pPr>
      <w:r w:rsidRPr="00903DBA">
        <w:rPr>
          <w:highlight w:val="white"/>
        </w:rPr>
        <w:t xml:space="preserve">                                       (BigInteger) pointerSize);</w:t>
      </w:r>
    </w:p>
    <w:p w14:paraId="686BD0F7" w14:textId="72FFD344" w:rsidR="00316712" w:rsidRPr="00903DBA" w:rsidRDefault="00316712" w:rsidP="00316712">
      <w:pPr>
        <w:rPr>
          <w:highlight w:val="white"/>
        </w:rPr>
      </w:pPr>
      <w:r w:rsidRPr="00903DBA">
        <w:rPr>
          <w:highlight w:val="white"/>
        </w:rPr>
        <w:t>We first subtract the pointer values, and th</w:t>
      </w:r>
      <w:r w:rsidR="000426CC" w:rsidRPr="00903DBA">
        <w:rPr>
          <w:highlight w:val="white"/>
        </w:rPr>
        <w:t>e</w:t>
      </w:r>
      <w:r w:rsidRPr="00903DBA">
        <w:rPr>
          <w:highlight w:val="white"/>
        </w:rPr>
        <w:t>n divide the difference by the size of the pointer types.</w:t>
      </w:r>
      <w:r w:rsidR="000426CC" w:rsidRPr="00903DBA">
        <w:rPr>
          <w:highlight w:val="white"/>
        </w:rPr>
        <w:t xml:space="preserve"> There may be a division by one, in case the pointer types have size one, which is inefficient. However, the Middle Code Optim</w:t>
      </w:r>
      <w:r w:rsidR="00F43F9E" w:rsidRPr="00903DBA">
        <w:rPr>
          <w:highlight w:val="white"/>
        </w:rPr>
        <w:t>iz</w:t>
      </w:r>
      <w:r w:rsidR="000426CC" w:rsidRPr="00903DBA">
        <w:rPr>
          <w:highlight w:val="white"/>
        </w:rPr>
        <w:t xml:space="preserve">er in Chapter </w:t>
      </w:r>
      <w:r w:rsidR="00115AE9" w:rsidRPr="00903DBA">
        <w:rPr>
          <w:highlight w:val="white"/>
        </w:rPr>
        <w:fldChar w:fldCharType="begin"/>
      </w:r>
      <w:r w:rsidR="00115AE9" w:rsidRPr="00903DBA">
        <w:rPr>
          <w:highlight w:val="white"/>
        </w:rPr>
        <w:instrText xml:space="preserve"> REF _Ref54016644 \r \h </w:instrText>
      </w:r>
      <w:r w:rsidR="00115AE9" w:rsidRPr="00903DBA">
        <w:rPr>
          <w:highlight w:val="white"/>
        </w:rPr>
      </w:r>
      <w:r w:rsidR="00115AE9" w:rsidRPr="00903DBA">
        <w:rPr>
          <w:highlight w:val="white"/>
        </w:rPr>
        <w:fldChar w:fldCharType="separate"/>
      </w:r>
      <w:r w:rsidR="005F7BC3" w:rsidRPr="00903DBA">
        <w:rPr>
          <w:highlight w:val="white"/>
        </w:rPr>
        <w:t>10</w:t>
      </w:r>
      <w:r w:rsidR="00115AE9" w:rsidRPr="00903DBA">
        <w:rPr>
          <w:highlight w:val="white"/>
        </w:rPr>
        <w:fldChar w:fldCharType="end"/>
      </w:r>
      <w:r w:rsidR="000426CC" w:rsidRPr="00903DBA">
        <w:rPr>
          <w:highlight w:val="white"/>
        </w:rPr>
        <w:t xml:space="preserve"> will take care of the case.</w:t>
      </w:r>
    </w:p>
    <w:p w14:paraId="695A8B96" w14:textId="7CC9041E" w:rsidR="00CA2195" w:rsidRPr="00903DBA" w:rsidRDefault="00CA2195" w:rsidP="00CA2195">
      <w:pPr>
        <w:pStyle w:val="Code"/>
        <w:rPr>
          <w:highlight w:val="white"/>
        </w:rPr>
      </w:pPr>
      <w:r w:rsidRPr="00903DBA">
        <w:rPr>
          <w:highlight w:val="white"/>
        </w:rPr>
        <w:t xml:space="preserve">        AddMiddleCode(longList, </w:t>
      </w:r>
      <w:r w:rsidR="00A97648" w:rsidRPr="00903DBA">
        <w:rPr>
          <w:highlight w:val="white"/>
        </w:rPr>
        <w:t>middleOp</w:t>
      </w:r>
      <w:r w:rsidRPr="00903DBA">
        <w:rPr>
          <w:highlight w:val="white"/>
        </w:rPr>
        <w:t xml:space="preserve">, </w:t>
      </w:r>
      <w:r w:rsidR="00A97648" w:rsidRPr="00903DBA">
        <w:rPr>
          <w:highlight w:val="white"/>
        </w:rPr>
        <w:t>additionSymbol</w:t>
      </w:r>
      <w:r w:rsidRPr="00903DBA">
        <w:rPr>
          <w:highlight w:val="white"/>
        </w:rPr>
        <w:t>,</w:t>
      </w:r>
    </w:p>
    <w:p w14:paraId="51A9DE7F" w14:textId="77777777" w:rsidR="00CA2195" w:rsidRPr="00903DBA" w:rsidRDefault="00CA2195" w:rsidP="00CA2195">
      <w:pPr>
        <w:pStyle w:val="Code"/>
        <w:rPr>
          <w:highlight w:val="white"/>
        </w:rPr>
      </w:pPr>
      <w:r w:rsidRPr="00903DBA">
        <w:rPr>
          <w:highlight w:val="white"/>
        </w:rPr>
        <w:t xml:space="preserve">                      leftExpression.Symbol, rightExpression.Symbol);</w:t>
      </w:r>
    </w:p>
    <w:p w14:paraId="7CC98247" w14:textId="77777777" w:rsidR="00CA2195" w:rsidRPr="00903DBA" w:rsidRDefault="00CA2195" w:rsidP="00CA2195">
      <w:pPr>
        <w:pStyle w:val="Code"/>
        <w:rPr>
          <w:highlight w:val="white"/>
        </w:rPr>
      </w:pPr>
      <w:r w:rsidRPr="00903DBA">
        <w:rPr>
          <w:highlight w:val="white"/>
        </w:rPr>
        <w:t xml:space="preserve">        AddMiddleCode(longList, MiddleOperator.UnsignedDivide, resultSymbol,</w:t>
      </w:r>
    </w:p>
    <w:p w14:paraId="5997DD52" w14:textId="67C5F5EA" w:rsidR="00CA2195" w:rsidRPr="00903DBA" w:rsidRDefault="00CA2195" w:rsidP="00CA2195">
      <w:pPr>
        <w:pStyle w:val="Code"/>
        <w:rPr>
          <w:highlight w:val="white"/>
        </w:rPr>
      </w:pPr>
      <w:r w:rsidRPr="00903DBA">
        <w:rPr>
          <w:highlight w:val="white"/>
        </w:rPr>
        <w:t xml:space="preserve">                      </w:t>
      </w:r>
      <w:r w:rsidR="00A97648" w:rsidRPr="00903DBA">
        <w:rPr>
          <w:highlight w:val="white"/>
        </w:rPr>
        <w:t>additionSymbol</w:t>
      </w:r>
      <w:r w:rsidRPr="00903DBA">
        <w:rPr>
          <w:highlight w:val="white"/>
        </w:rPr>
        <w:t>, sizeSymbol);</w:t>
      </w:r>
    </w:p>
    <w:p w14:paraId="321272A0" w14:textId="77777777" w:rsidR="00CA2195" w:rsidRPr="00903DBA" w:rsidRDefault="00CA2195" w:rsidP="00CA2195">
      <w:pPr>
        <w:pStyle w:val="Code"/>
        <w:rPr>
          <w:highlight w:val="white"/>
        </w:rPr>
      </w:pPr>
    </w:p>
    <w:p w14:paraId="3D1DD535" w14:textId="77777777" w:rsidR="007273E5" w:rsidRPr="00903DBA" w:rsidRDefault="00CA2195" w:rsidP="00CA2195">
      <w:pPr>
        <w:pStyle w:val="Code"/>
        <w:rPr>
          <w:highlight w:val="white"/>
        </w:rPr>
      </w:pPr>
      <w:r w:rsidRPr="00903DBA">
        <w:rPr>
          <w:highlight w:val="white"/>
        </w:rPr>
        <w:t xml:space="preserve">        Expression resultExpression =</w:t>
      </w:r>
      <w:r w:rsidR="007273E5" w:rsidRPr="00903DBA">
        <w:rPr>
          <w:highlight w:val="white"/>
        </w:rPr>
        <w:t xml:space="preserve"> </w:t>
      </w:r>
      <w:r w:rsidRPr="00903DBA">
        <w:rPr>
          <w:highlight w:val="white"/>
        </w:rPr>
        <w:t>new Expression(resultSymbol,</w:t>
      </w:r>
    </w:p>
    <w:p w14:paraId="679ECB89" w14:textId="19418FB5" w:rsidR="00CA2195" w:rsidRPr="00903DBA" w:rsidRDefault="007273E5" w:rsidP="00CA2195">
      <w:pPr>
        <w:pStyle w:val="Code"/>
        <w:rPr>
          <w:highlight w:val="white"/>
        </w:rPr>
      </w:pPr>
      <w:r w:rsidRPr="00903DBA">
        <w:rPr>
          <w:highlight w:val="white"/>
        </w:rPr>
        <w:t xml:space="preserve">                                                    </w:t>
      </w:r>
      <w:r w:rsidR="00CA2195" w:rsidRPr="00903DBA">
        <w:rPr>
          <w:highlight w:val="white"/>
        </w:rPr>
        <w:t xml:space="preserve"> shortList, longList);</w:t>
      </w:r>
    </w:p>
    <w:p w14:paraId="2DBC90C5" w14:textId="77777777" w:rsidR="00077D03" w:rsidRPr="00903DBA" w:rsidRDefault="00F43F9E" w:rsidP="00F43F9E">
      <w:pPr>
        <w:rPr>
          <w:highlight w:val="white"/>
        </w:rPr>
      </w:pPr>
      <w:r w:rsidRPr="00903DBA">
        <w:rPr>
          <w:highlight w:val="white"/>
        </w:rPr>
        <w:t>Finally, we type cast the result of the division into signed integer.</w:t>
      </w:r>
    </w:p>
    <w:p w14:paraId="5092EADF" w14:textId="26412F33" w:rsidR="00CA2195" w:rsidRPr="00903DBA" w:rsidRDefault="00CA2195" w:rsidP="00077D03">
      <w:pPr>
        <w:pStyle w:val="Code"/>
        <w:rPr>
          <w:highlight w:val="white"/>
        </w:rPr>
      </w:pPr>
      <w:r w:rsidRPr="00903DBA">
        <w:rPr>
          <w:highlight w:val="white"/>
        </w:rPr>
        <w:t xml:space="preserve">        return TypeCast.ImplicitCast(resultExpression,</w:t>
      </w:r>
    </w:p>
    <w:p w14:paraId="51F332F7" w14:textId="1FAF559D" w:rsidR="00CA2195" w:rsidRPr="00903DBA" w:rsidRDefault="00CA2195" w:rsidP="00CA2195">
      <w:pPr>
        <w:pStyle w:val="Code"/>
        <w:rPr>
          <w:highlight w:val="white"/>
        </w:rPr>
      </w:pPr>
      <w:r w:rsidRPr="00903DBA">
        <w:rPr>
          <w:highlight w:val="white"/>
        </w:rPr>
        <w:t xml:space="preserve">                                     Type.SignedIntegerType);</w:t>
      </w:r>
    </w:p>
    <w:p w14:paraId="79F712A8" w14:textId="77777777" w:rsidR="00CA2195" w:rsidRPr="00903DBA" w:rsidRDefault="00CA2195" w:rsidP="00CA2195">
      <w:pPr>
        <w:pStyle w:val="Code"/>
        <w:rPr>
          <w:highlight w:val="white"/>
        </w:rPr>
      </w:pPr>
      <w:r w:rsidRPr="00903DBA">
        <w:rPr>
          <w:highlight w:val="white"/>
        </w:rPr>
        <w:t xml:space="preserve">      }</w:t>
      </w:r>
    </w:p>
    <w:p w14:paraId="1693AA93" w14:textId="77777777" w:rsidR="00CA2195" w:rsidRPr="00903DBA" w:rsidRDefault="00CA2195" w:rsidP="00CA2195">
      <w:pPr>
        <w:pStyle w:val="Code"/>
        <w:rPr>
          <w:highlight w:val="white"/>
        </w:rPr>
      </w:pPr>
      <w:r w:rsidRPr="00903DBA">
        <w:rPr>
          <w:highlight w:val="white"/>
        </w:rPr>
        <w:t xml:space="preserve">    }</w:t>
      </w:r>
    </w:p>
    <w:p w14:paraId="38BFE285" w14:textId="164AF5A6" w:rsidR="00CA2195" w:rsidRPr="00903DBA" w:rsidRDefault="0062119D" w:rsidP="0062119D">
      <w:pPr>
        <w:pStyle w:val="Rubrik3"/>
        <w:rPr>
          <w:highlight w:val="white"/>
        </w:rPr>
      </w:pPr>
      <w:bookmarkStart w:id="168" w:name="_Toc57656022"/>
      <w:r w:rsidRPr="00903DBA">
        <w:rPr>
          <w:highlight w:val="white"/>
        </w:rPr>
        <w:t>Multiplication Expressions</w:t>
      </w:r>
      <w:bookmarkEnd w:id="168"/>
    </w:p>
    <w:p w14:paraId="0C6E35DE" w14:textId="77777777" w:rsidR="0062119D" w:rsidRPr="00903DBA" w:rsidRDefault="0062119D" w:rsidP="0062119D">
      <w:pPr>
        <w:pStyle w:val="CodeHeader"/>
      </w:pPr>
      <w:proofErr w:type="spellStart"/>
      <w:r w:rsidRPr="00903DBA">
        <w:t>MainParser.gppg</w:t>
      </w:r>
      <w:proofErr w:type="spellEnd"/>
    </w:p>
    <w:p w14:paraId="157F3EC9" w14:textId="77777777" w:rsidR="00516130" w:rsidRPr="00903DBA" w:rsidRDefault="00516130" w:rsidP="00516130">
      <w:pPr>
        <w:pStyle w:val="Code"/>
        <w:rPr>
          <w:highlight w:val="white"/>
        </w:rPr>
      </w:pPr>
      <w:r w:rsidRPr="00903DBA">
        <w:rPr>
          <w:highlight w:val="white"/>
        </w:rPr>
        <w:lastRenderedPageBreak/>
        <w:t>multiply_expression:</w:t>
      </w:r>
    </w:p>
    <w:p w14:paraId="4D986FA6" w14:textId="2E2CB82E" w:rsidR="00516130" w:rsidRPr="00903DBA" w:rsidRDefault="00516130" w:rsidP="00516130">
      <w:pPr>
        <w:pStyle w:val="Code"/>
        <w:rPr>
          <w:highlight w:val="white"/>
        </w:rPr>
      </w:pPr>
      <w:r w:rsidRPr="00903DBA">
        <w:rPr>
          <w:highlight w:val="white"/>
        </w:rPr>
        <w:t xml:space="preserve">    </w:t>
      </w:r>
      <w:r w:rsidR="00CA3A8B" w:rsidRPr="00903DBA">
        <w:rPr>
          <w:highlight w:val="white"/>
        </w:rPr>
        <w:t>type_cast_expression</w:t>
      </w:r>
      <w:r w:rsidRPr="00903DBA">
        <w:rPr>
          <w:highlight w:val="white"/>
        </w:rPr>
        <w:t xml:space="preserve"> {</w:t>
      </w:r>
    </w:p>
    <w:p w14:paraId="6C0009D8" w14:textId="77777777" w:rsidR="00516130" w:rsidRPr="00903DBA" w:rsidRDefault="00516130" w:rsidP="00516130">
      <w:pPr>
        <w:pStyle w:val="Code"/>
        <w:rPr>
          <w:highlight w:val="white"/>
        </w:rPr>
      </w:pPr>
      <w:r w:rsidRPr="00903DBA">
        <w:rPr>
          <w:highlight w:val="white"/>
        </w:rPr>
        <w:t xml:space="preserve">      $$ = $1;</w:t>
      </w:r>
    </w:p>
    <w:p w14:paraId="58869BCD" w14:textId="77777777" w:rsidR="00516130" w:rsidRPr="00903DBA" w:rsidRDefault="00516130" w:rsidP="00516130">
      <w:pPr>
        <w:pStyle w:val="Code"/>
        <w:rPr>
          <w:highlight w:val="white"/>
        </w:rPr>
      </w:pPr>
      <w:r w:rsidRPr="00903DBA">
        <w:rPr>
          <w:highlight w:val="white"/>
        </w:rPr>
        <w:t xml:space="preserve">    }</w:t>
      </w:r>
    </w:p>
    <w:p w14:paraId="3F13FCE3" w14:textId="6BD29844" w:rsidR="00516130" w:rsidRPr="00903DBA" w:rsidRDefault="00516130" w:rsidP="00516130">
      <w:pPr>
        <w:pStyle w:val="Code"/>
        <w:rPr>
          <w:highlight w:val="white"/>
        </w:rPr>
      </w:pPr>
      <w:r w:rsidRPr="00903DBA">
        <w:rPr>
          <w:highlight w:val="white"/>
        </w:rPr>
        <w:t xml:space="preserve">  | multiply_expression multiply_operator </w:t>
      </w:r>
      <w:r w:rsidR="00CA3A8B" w:rsidRPr="00903DBA">
        <w:rPr>
          <w:highlight w:val="white"/>
        </w:rPr>
        <w:t>type_cast_expression</w:t>
      </w:r>
      <w:r w:rsidRPr="00903DBA">
        <w:rPr>
          <w:highlight w:val="white"/>
        </w:rPr>
        <w:t xml:space="preserve"> {</w:t>
      </w:r>
    </w:p>
    <w:p w14:paraId="7CD95C24" w14:textId="77777777" w:rsidR="00516130" w:rsidRPr="00903DBA" w:rsidRDefault="00516130" w:rsidP="00516130">
      <w:pPr>
        <w:pStyle w:val="Code"/>
        <w:rPr>
          <w:highlight w:val="white"/>
        </w:rPr>
      </w:pPr>
      <w:r w:rsidRPr="00903DBA">
        <w:rPr>
          <w:highlight w:val="white"/>
        </w:rPr>
        <w:t xml:space="preserve">      $$ = MiddleCodeGenerator.MultiplyExpression($2, $1, $3);</w:t>
      </w:r>
    </w:p>
    <w:p w14:paraId="39B0BC73" w14:textId="77777777" w:rsidR="00516130" w:rsidRPr="00903DBA" w:rsidRDefault="00516130" w:rsidP="00516130">
      <w:pPr>
        <w:pStyle w:val="Code"/>
        <w:rPr>
          <w:highlight w:val="white"/>
        </w:rPr>
      </w:pPr>
      <w:r w:rsidRPr="00903DBA">
        <w:rPr>
          <w:highlight w:val="white"/>
        </w:rPr>
        <w:t xml:space="preserve">    };</w:t>
      </w:r>
    </w:p>
    <w:p w14:paraId="4C3A6CDB" w14:textId="28D007C0" w:rsidR="00516130" w:rsidRPr="00903DBA" w:rsidRDefault="005219FF" w:rsidP="00FE304E">
      <w:pPr>
        <w:rPr>
          <w:highlight w:val="white"/>
        </w:rPr>
      </w:pPr>
      <w:r w:rsidRPr="00903DBA">
        <w:rPr>
          <w:highlight w:val="white"/>
        </w:rPr>
        <w:t xml:space="preserve">The </w:t>
      </w:r>
      <w:proofErr w:type="spellStart"/>
      <w:r w:rsidRPr="00903DBA">
        <w:rPr>
          <w:highlight w:val="white"/>
        </w:rPr>
        <w:t>multiplcation</w:t>
      </w:r>
      <w:proofErr w:type="spellEnd"/>
      <w:r w:rsidRPr="00903DBA">
        <w:rPr>
          <w:highlight w:val="white"/>
        </w:rPr>
        <w:t xml:space="preserve"> operators are multiply, division, and modulo.</w:t>
      </w:r>
    </w:p>
    <w:p w14:paraId="786EE8AB" w14:textId="77777777" w:rsidR="00516130" w:rsidRPr="00903DBA" w:rsidRDefault="00516130" w:rsidP="00516130">
      <w:pPr>
        <w:pStyle w:val="Code"/>
        <w:rPr>
          <w:highlight w:val="white"/>
        </w:rPr>
      </w:pPr>
      <w:r w:rsidRPr="00903DBA">
        <w:rPr>
          <w:highlight w:val="white"/>
        </w:rPr>
        <w:t>multiply_operator:</w:t>
      </w:r>
    </w:p>
    <w:p w14:paraId="51E0E387" w14:textId="77777777" w:rsidR="00516130" w:rsidRPr="00903DBA" w:rsidRDefault="00516130" w:rsidP="00516130">
      <w:pPr>
        <w:pStyle w:val="Code"/>
        <w:rPr>
          <w:highlight w:val="white"/>
        </w:rPr>
      </w:pPr>
      <w:r w:rsidRPr="00903DBA">
        <w:rPr>
          <w:highlight w:val="white"/>
        </w:rPr>
        <w:t xml:space="preserve">    ASTERRISK { $$ = MiddleOperator.SignedMultiply; }</w:t>
      </w:r>
    </w:p>
    <w:p w14:paraId="3B85922D" w14:textId="77777777" w:rsidR="00516130" w:rsidRPr="00903DBA" w:rsidRDefault="00516130" w:rsidP="00516130">
      <w:pPr>
        <w:pStyle w:val="Code"/>
        <w:rPr>
          <w:highlight w:val="white"/>
        </w:rPr>
      </w:pPr>
      <w:r w:rsidRPr="00903DBA">
        <w:rPr>
          <w:highlight w:val="white"/>
        </w:rPr>
        <w:t xml:space="preserve">  | DIVIDE    { $$ = MiddleOperator.SignedDivide;   }</w:t>
      </w:r>
    </w:p>
    <w:p w14:paraId="61089179" w14:textId="291D6A4B" w:rsidR="0062119D" w:rsidRPr="00903DBA" w:rsidRDefault="00516130" w:rsidP="00516130">
      <w:pPr>
        <w:pStyle w:val="Code"/>
        <w:rPr>
          <w:highlight w:val="white"/>
        </w:rPr>
      </w:pPr>
      <w:r w:rsidRPr="00903DBA">
        <w:rPr>
          <w:highlight w:val="white"/>
        </w:rPr>
        <w:t xml:space="preserve">  | MODULO    { $$ = MiddleOperator.SignedModulo;   };</w:t>
      </w:r>
    </w:p>
    <w:p w14:paraId="6883890C" w14:textId="77777777" w:rsidR="00516130" w:rsidRPr="00903DBA" w:rsidRDefault="00516130" w:rsidP="00516130">
      <w:pPr>
        <w:pStyle w:val="CodeHeader"/>
      </w:pPr>
      <w:proofErr w:type="spellStart"/>
      <w:r w:rsidRPr="00903DBA">
        <w:t>MiddleCodeGenerator.cs</w:t>
      </w:r>
      <w:proofErr w:type="spellEnd"/>
    </w:p>
    <w:p w14:paraId="18B1E45B" w14:textId="77777777" w:rsidR="008D5C9C" w:rsidRPr="00903DBA" w:rsidRDefault="008D5C9C" w:rsidP="008D5C9C">
      <w:pPr>
        <w:pStyle w:val="Code"/>
        <w:rPr>
          <w:highlight w:val="white"/>
        </w:rPr>
      </w:pPr>
      <w:r w:rsidRPr="00903DBA">
        <w:rPr>
          <w:highlight w:val="white"/>
        </w:rPr>
        <w:t xml:space="preserve">    public static Expression MultiplyExpression(MiddleOperator middleOp,</w:t>
      </w:r>
    </w:p>
    <w:p w14:paraId="7411B8EA" w14:textId="28DD5DA9" w:rsidR="008D5C9C" w:rsidRPr="00903DBA" w:rsidRDefault="008D5C9C" w:rsidP="008D5C9C">
      <w:pPr>
        <w:pStyle w:val="Code"/>
        <w:rPr>
          <w:highlight w:val="white"/>
        </w:rPr>
      </w:pPr>
      <w:r w:rsidRPr="00903DBA">
        <w:rPr>
          <w:highlight w:val="white"/>
        </w:rPr>
        <w:t xml:space="preserve">                                                Expression leftExpression,</w:t>
      </w:r>
    </w:p>
    <w:p w14:paraId="66EFEAB5" w14:textId="77777777" w:rsidR="008D5C9C" w:rsidRPr="00903DBA" w:rsidRDefault="008D5C9C" w:rsidP="008D5C9C">
      <w:pPr>
        <w:pStyle w:val="Code"/>
        <w:rPr>
          <w:highlight w:val="white"/>
        </w:rPr>
      </w:pPr>
      <w:r w:rsidRPr="00903DBA">
        <w:rPr>
          <w:highlight w:val="white"/>
        </w:rPr>
        <w:t xml:space="preserve">                                                Expression rightExpression) {</w:t>
      </w:r>
    </w:p>
    <w:p w14:paraId="1D0C0BC8" w14:textId="77777777" w:rsidR="008D5C9C" w:rsidRPr="00903DBA" w:rsidRDefault="008D5C9C" w:rsidP="008D5C9C">
      <w:pPr>
        <w:pStyle w:val="Code"/>
        <w:rPr>
          <w:highlight w:val="white"/>
        </w:rPr>
      </w:pPr>
      <w:r w:rsidRPr="00903DBA">
        <w:rPr>
          <w:highlight w:val="white"/>
        </w:rPr>
        <w:t xml:space="preserve">      List&lt;MiddleCode&gt; constLongList = new List&lt;MiddleCode&gt;();</w:t>
      </w:r>
    </w:p>
    <w:p w14:paraId="722CABF4" w14:textId="77777777" w:rsidR="008D5C9C" w:rsidRPr="00903DBA" w:rsidRDefault="008D5C9C" w:rsidP="008D5C9C">
      <w:pPr>
        <w:pStyle w:val="Code"/>
        <w:rPr>
          <w:highlight w:val="white"/>
        </w:rPr>
      </w:pPr>
      <w:r w:rsidRPr="00903DBA">
        <w:rPr>
          <w:highlight w:val="white"/>
        </w:rPr>
        <w:t xml:space="preserve">      constLongList.AddRange(leftExpression.LongList);</w:t>
      </w:r>
    </w:p>
    <w:p w14:paraId="36CDA79A" w14:textId="77777777" w:rsidR="008D5C9C" w:rsidRPr="00903DBA" w:rsidRDefault="008D5C9C" w:rsidP="008D5C9C">
      <w:pPr>
        <w:pStyle w:val="Code"/>
        <w:rPr>
          <w:highlight w:val="white"/>
        </w:rPr>
      </w:pPr>
      <w:r w:rsidRPr="00903DBA">
        <w:rPr>
          <w:highlight w:val="white"/>
        </w:rPr>
        <w:t xml:space="preserve">      constLongList.AddRange(rightExpression.LongList);</w:t>
      </w:r>
    </w:p>
    <w:p w14:paraId="0AA39172" w14:textId="77777777" w:rsidR="008D5C9C" w:rsidRPr="00903DBA" w:rsidRDefault="008D5C9C" w:rsidP="008D5C9C">
      <w:pPr>
        <w:pStyle w:val="Code"/>
        <w:rPr>
          <w:highlight w:val="white"/>
        </w:rPr>
      </w:pPr>
      <w:r w:rsidRPr="00903DBA">
        <w:rPr>
          <w:highlight w:val="white"/>
        </w:rPr>
        <w:t xml:space="preserve">           </w:t>
      </w:r>
    </w:p>
    <w:p w14:paraId="400F755E" w14:textId="77777777" w:rsidR="008D5C9C" w:rsidRPr="00903DBA" w:rsidRDefault="008D5C9C" w:rsidP="008D5C9C">
      <w:pPr>
        <w:pStyle w:val="Code"/>
        <w:rPr>
          <w:highlight w:val="white"/>
        </w:rPr>
      </w:pPr>
      <w:r w:rsidRPr="00903DBA">
        <w:rPr>
          <w:highlight w:val="white"/>
        </w:rPr>
        <w:t xml:space="preserve">      Expression constantExpression =</w:t>
      </w:r>
    </w:p>
    <w:p w14:paraId="4F79AFEA" w14:textId="77777777" w:rsidR="009C02C2" w:rsidRPr="00903DBA" w:rsidRDefault="008D5C9C" w:rsidP="008D5C9C">
      <w:pPr>
        <w:pStyle w:val="Code"/>
        <w:rPr>
          <w:highlight w:val="white"/>
        </w:rPr>
      </w:pPr>
      <w:r w:rsidRPr="00903DBA">
        <w:rPr>
          <w:highlight w:val="white"/>
        </w:rPr>
        <w:t xml:space="preserve">        ConstantExpression.Arithmetic(middleOp, leftExpression,</w:t>
      </w:r>
    </w:p>
    <w:p w14:paraId="2C165E68" w14:textId="089E6CF3" w:rsidR="008D5C9C" w:rsidRPr="00903DBA" w:rsidRDefault="009C02C2" w:rsidP="008D5C9C">
      <w:pPr>
        <w:pStyle w:val="Code"/>
        <w:rPr>
          <w:highlight w:val="white"/>
        </w:rPr>
      </w:pPr>
      <w:r w:rsidRPr="00903DBA">
        <w:rPr>
          <w:highlight w:val="white"/>
        </w:rPr>
        <w:t xml:space="preserve">                                     </w:t>
      </w:r>
      <w:r w:rsidR="008D5C9C" w:rsidRPr="00903DBA">
        <w:rPr>
          <w:highlight w:val="white"/>
        </w:rPr>
        <w:t xml:space="preserve"> rightExpression);</w:t>
      </w:r>
    </w:p>
    <w:p w14:paraId="71308BA7" w14:textId="77777777" w:rsidR="008D5C9C" w:rsidRPr="00903DBA" w:rsidRDefault="008D5C9C" w:rsidP="008D5C9C">
      <w:pPr>
        <w:pStyle w:val="Code"/>
        <w:rPr>
          <w:highlight w:val="white"/>
        </w:rPr>
      </w:pPr>
      <w:r w:rsidRPr="00903DBA">
        <w:rPr>
          <w:highlight w:val="white"/>
        </w:rPr>
        <w:t xml:space="preserve">      if (constantExpression != null) {</w:t>
      </w:r>
    </w:p>
    <w:p w14:paraId="6E6A77A2" w14:textId="77777777" w:rsidR="008D5C9C" w:rsidRPr="00903DBA" w:rsidRDefault="008D5C9C" w:rsidP="008D5C9C">
      <w:pPr>
        <w:pStyle w:val="Code"/>
        <w:rPr>
          <w:highlight w:val="white"/>
        </w:rPr>
      </w:pPr>
      <w:r w:rsidRPr="00903DBA">
        <w:rPr>
          <w:highlight w:val="white"/>
        </w:rPr>
        <w:t xml:space="preserve">        return constantExpression;</w:t>
      </w:r>
    </w:p>
    <w:p w14:paraId="057C6656" w14:textId="77777777" w:rsidR="008D5C9C" w:rsidRPr="00903DBA" w:rsidRDefault="008D5C9C" w:rsidP="008D5C9C">
      <w:pPr>
        <w:pStyle w:val="Code"/>
        <w:rPr>
          <w:highlight w:val="white"/>
        </w:rPr>
      </w:pPr>
      <w:r w:rsidRPr="00903DBA">
        <w:rPr>
          <w:highlight w:val="white"/>
        </w:rPr>
        <w:t xml:space="preserve">      }</w:t>
      </w:r>
    </w:p>
    <w:p w14:paraId="106E94B0" w14:textId="77777777" w:rsidR="008D5C9C" w:rsidRPr="00903DBA" w:rsidRDefault="008D5C9C" w:rsidP="008D5C9C">
      <w:pPr>
        <w:pStyle w:val="Code"/>
        <w:rPr>
          <w:highlight w:val="white"/>
        </w:rPr>
      </w:pPr>
    </w:p>
    <w:p w14:paraId="13995C5C" w14:textId="77777777" w:rsidR="009C02C2" w:rsidRPr="00903DBA" w:rsidRDefault="008D5C9C" w:rsidP="008D5C9C">
      <w:pPr>
        <w:pStyle w:val="Code"/>
        <w:rPr>
          <w:highlight w:val="white"/>
        </w:rPr>
      </w:pPr>
      <w:r w:rsidRPr="00903DBA">
        <w:rPr>
          <w:highlight w:val="white"/>
        </w:rPr>
        <w:t xml:space="preserve">      Type maxType = TypeCast.MaxType(leftExpression.Symbol.Type,</w:t>
      </w:r>
    </w:p>
    <w:p w14:paraId="7D4AD430" w14:textId="521D6F99" w:rsidR="008D5C9C" w:rsidRPr="00903DBA" w:rsidRDefault="009C02C2" w:rsidP="008D5C9C">
      <w:pPr>
        <w:pStyle w:val="Code"/>
        <w:rPr>
          <w:highlight w:val="white"/>
        </w:rPr>
      </w:pPr>
      <w:r w:rsidRPr="00903DBA">
        <w:rPr>
          <w:highlight w:val="white"/>
        </w:rPr>
        <w:t xml:space="preserve">                                     </w:t>
      </w:r>
      <w:r w:rsidR="008D5C9C" w:rsidRPr="00903DBA">
        <w:rPr>
          <w:highlight w:val="white"/>
        </w:rPr>
        <w:t xml:space="preserve"> rightExpression.Symbol.Type);</w:t>
      </w:r>
    </w:p>
    <w:p w14:paraId="3ABB34BE" w14:textId="77777777" w:rsidR="008D5C9C" w:rsidRPr="00903DBA" w:rsidRDefault="008D5C9C" w:rsidP="008D5C9C">
      <w:pPr>
        <w:pStyle w:val="Code"/>
        <w:rPr>
          <w:highlight w:val="white"/>
        </w:rPr>
      </w:pPr>
    </w:p>
    <w:p w14:paraId="046B0081" w14:textId="77777777" w:rsidR="00206FC9" w:rsidRPr="00903DBA" w:rsidRDefault="00206FC9" w:rsidP="00206FC9">
      <w:pPr>
        <w:pStyle w:val="Code"/>
        <w:rPr>
          <w:highlight w:val="white"/>
        </w:rPr>
      </w:pPr>
      <w:r w:rsidRPr="00903DBA">
        <w:rPr>
          <w:highlight w:val="white"/>
        </w:rPr>
        <w:t xml:space="preserve">      if ((middleOp == MiddleOperator.SignedModulo) ||</w:t>
      </w:r>
    </w:p>
    <w:p w14:paraId="17FF02CC" w14:textId="77777777" w:rsidR="00206FC9" w:rsidRPr="00903DBA" w:rsidRDefault="00206FC9" w:rsidP="00206FC9">
      <w:pPr>
        <w:pStyle w:val="Code"/>
        <w:rPr>
          <w:highlight w:val="white"/>
        </w:rPr>
      </w:pPr>
      <w:r w:rsidRPr="00903DBA">
        <w:rPr>
          <w:highlight w:val="white"/>
        </w:rPr>
        <w:t xml:space="preserve">          (middleOp == MiddleOperator.UnsignedModulo)) {</w:t>
      </w:r>
    </w:p>
    <w:p w14:paraId="377DA7D3" w14:textId="77777777" w:rsidR="008D5C9C" w:rsidRPr="00903DBA" w:rsidRDefault="008D5C9C" w:rsidP="008D5C9C">
      <w:pPr>
        <w:pStyle w:val="Code"/>
        <w:rPr>
          <w:highlight w:val="white"/>
        </w:rPr>
      </w:pPr>
      <w:r w:rsidRPr="00903DBA">
        <w:rPr>
          <w:highlight w:val="white"/>
        </w:rPr>
        <w:t xml:space="preserve">        Assert.Error(maxType.IsIntegralPointerArrayStringOrFunction(),</w:t>
      </w:r>
    </w:p>
    <w:p w14:paraId="6A9C0F42" w14:textId="77777777" w:rsidR="008D5C9C" w:rsidRPr="00903DBA" w:rsidRDefault="008D5C9C" w:rsidP="008D5C9C">
      <w:pPr>
        <w:pStyle w:val="Code"/>
        <w:rPr>
          <w:highlight w:val="white"/>
        </w:rPr>
      </w:pPr>
      <w:r w:rsidRPr="00903DBA">
        <w:rPr>
          <w:highlight w:val="white"/>
        </w:rPr>
        <w:t xml:space="preserve">                      maxType, Message.Invalid_type_in_expression);</w:t>
      </w:r>
    </w:p>
    <w:p w14:paraId="00024D5E" w14:textId="77777777" w:rsidR="008D5C9C" w:rsidRPr="00903DBA" w:rsidRDefault="008D5C9C" w:rsidP="008D5C9C">
      <w:pPr>
        <w:pStyle w:val="Code"/>
        <w:rPr>
          <w:highlight w:val="white"/>
        </w:rPr>
      </w:pPr>
      <w:r w:rsidRPr="00903DBA">
        <w:rPr>
          <w:highlight w:val="white"/>
        </w:rPr>
        <w:t xml:space="preserve">      }</w:t>
      </w:r>
    </w:p>
    <w:p w14:paraId="735EC252" w14:textId="77777777" w:rsidR="008D5C9C" w:rsidRPr="00903DBA" w:rsidRDefault="008D5C9C" w:rsidP="008D5C9C">
      <w:pPr>
        <w:pStyle w:val="Code"/>
        <w:rPr>
          <w:highlight w:val="white"/>
        </w:rPr>
      </w:pPr>
      <w:r w:rsidRPr="00903DBA">
        <w:rPr>
          <w:highlight w:val="white"/>
        </w:rPr>
        <w:t xml:space="preserve">      else {</w:t>
      </w:r>
    </w:p>
    <w:p w14:paraId="1551C652" w14:textId="77777777" w:rsidR="008D5C9C" w:rsidRPr="00903DBA" w:rsidRDefault="008D5C9C" w:rsidP="008D5C9C">
      <w:pPr>
        <w:pStyle w:val="Code"/>
        <w:rPr>
          <w:highlight w:val="white"/>
        </w:rPr>
      </w:pPr>
      <w:r w:rsidRPr="00903DBA">
        <w:rPr>
          <w:highlight w:val="white"/>
        </w:rPr>
        <w:t xml:space="preserve">        Assert.Error(maxType.IsArithmeticPointerArrayStringOrFunction(),</w:t>
      </w:r>
    </w:p>
    <w:p w14:paraId="7D31E2DF" w14:textId="77777777" w:rsidR="008D5C9C" w:rsidRPr="00903DBA" w:rsidRDefault="008D5C9C" w:rsidP="008D5C9C">
      <w:pPr>
        <w:pStyle w:val="Code"/>
        <w:rPr>
          <w:highlight w:val="white"/>
        </w:rPr>
      </w:pPr>
      <w:r w:rsidRPr="00903DBA">
        <w:rPr>
          <w:highlight w:val="white"/>
        </w:rPr>
        <w:t xml:space="preserve">                      maxType, Message.Invalid_type_in_expression);</w:t>
      </w:r>
    </w:p>
    <w:p w14:paraId="7DD96FDB" w14:textId="77777777" w:rsidR="008D5C9C" w:rsidRPr="00903DBA" w:rsidRDefault="008D5C9C" w:rsidP="008D5C9C">
      <w:pPr>
        <w:pStyle w:val="Code"/>
        <w:rPr>
          <w:highlight w:val="white"/>
        </w:rPr>
      </w:pPr>
      <w:r w:rsidRPr="00903DBA">
        <w:rPr>
          <w:highlight w:val="white"/>
        </w:rPr>
        <w:t xml:space="preserve">      }</w:t>
      </w:r>
    </w:p>
    <w:p w14:paraId="19A525AA" w14:textId="77777777" w:rsidR="008D5C9C" w:rsidRPr="00903DBA" w:rsidRDefault="008D5C9C" w:rsidP="008D5C9C">
      <w:pPr>
        <w:pStyle w:val="Code"/>
        <w:rPr>
          <w:highlight w:val="white"/>
        </w:rPr>
      </w:pPr>
    </w:p>
    <w:p w14:paraId="6FA29D08" w14:textId="77777777" w:rsidR="008D5C9C" w:rsidRPr="00903DBA" w:rsidRDefault="008D5C9C" w:rsidP="008D5C9C">
      <w:pPr>
        <w:pStyle w:val="Code"/>
        <w:rPr>
          <w:highlight w:val="white"/>
        </w:rPr>
      </w:pPr>
      <w:r w:rsidRPr="00903DBA">
        <w:rPr>
          <w:highlight w:val="white"/>
        </w:rPr>
        <w:t xml:space="preserve">      leftExpression = TypeCast.ImplicitCast(leftExpression, maxType);</w:t>
      </w:r>
    </w:p>
    <w:p w14:paraId="4C6F378A" w14:textId="77777777" w:rsidR="008D5C9C" w:rsidRPr="00903DBA" w:rsidRDefault="008D5C9C" w:rsidP="008D5C9C">
      <w:pPr>
        <w:pStyle w:val="Code"/>
        <w:rPr>
          <w:highlight w:val="white"/>
        </w:rPr>
      </w:pPr>
      <w:r w:rsidRPr="00903DBA">
        <w:rPr>
          <w:highlight w:val="white"/>
        </w:rPr>
        <w:t xml:space="preserve">      rightExpression = TypeCast.ImplicitCast(rightExpression, maxType);</w:t>
      </w:r>
    </w:p>
    <w:p w14:paraId="61B277E1" w14:textId="77777777" w:rsidR="008D5C9C" w:rsidRPr="00903DBA" w:rsidRDefault="008D5C9C" w:rsidP="008D5C9C">
      <w:pPr>
        <w:pStyle w:val="Code"/>
        <w:rPr>
          <w:highlight w:val="white"/>
        </w:rPr>
      </w:pPr>
      <w:r w:rsidRPr="00903DBA">
        <w:rPr>
          <w:highlight w:val="white"/>
        </w:rPr>
        <w:t xml:space="preserve">      Symbol resultSymbol = new Symbol(maxType);</w:t>
      </w:r>
    </w:p>
    <w:p w14:paraId="16ADEF46" w14:textId="77777777" w:rsidR="008D5C9C" w:rsidRPr="00903DBA" w:rsidRDefault="008D5C9C" w:rsidP="008D5C9C">
      <w:pPr>
        <w:pStyle w:val="Code"/>
        <w:rPr>
          <w:highlight w:val="white"/>
        </w:rPr>
      </w:pPr>
    </w:p>
    <w:p w14:paraId="29C0FF90" w14:textId="77777777" w:rsidR="008D5C9C" w:rsidRPr="00903DBA" w:rsidRDefault="008D5C9C" w:rsidP="008D5C9C">
      <w:pPr>
        <w:pStyle w:val="Code"/>
        <w:rPr>
          <w:highlight w:val="white"/>
        </w:rPr>
      </w:pPr>
      <w:r w:rsidRPr="00903DBA">
        <w:rPr>
          <w:highlight w:val="white"/>
        </w:rPr>
        <w:t xml:space="preserve">      if (maxType.IsUnsigned()) {</w:t>
      </w:r>
    </w:p>
    <w:p w14:paraId="6C18F474" w14:textId="77777777" w:rsidR="008D5C9C" w:rsidRPr="00903DBA" w:rsidRDefault="008D5C9C" w:rsidP="008D5C9C">
      <w:pPr>
        <w:pStyle w:val="Code"/>
        <w:rPr>
          <w:highlight w:val="white"/>
        </w:rPr>
      </w:pPr>
      <w:r w:rsidRPr="00903DBA">
        <w:rPr>
          <w:highlight w:val="white"/>
        </w:rPr>
        <w:t xml:space="preserve">        string name = Enum.GetName(typeof(MiddleOperator), middleOp);</w:t>
      </w:r>
    </w:p>
    <w:p w14:paraId="06B3947D" w14:textId="77777777" w:rsidR="005B3826" w:rsidRPr="00903DBA" w:rsidRDefault="008D5C9C" w:rsidP="008D5C9C">
      <w:pPr>
        <w:pStyle w:val="Code"/>
        <w:rPr>
          <w:highlight w:val="white"/>
        </w:rPr>
      </w:pPr>
      <w:r w:rsidRPr="00903DBA">
        <w:rPr>
          <w:highlight w:val="white"/>
        </w:rPr>
        <w:t xml:space="preserve">        middleOp = (MiddleOperator)</w:t>
      </w:r>
      <w:r w:rsidR="005B3826" w:rsidRPr="00903DBA">
        <w:rPr>
          <w:highlight w:val="white"/>
        </w:rPr>
        <w:t xml:space="preserve"> </w:t>
      </w:r>
      <w:r w:rsidRPr="00903DBA">
        <w:rPr>
          <w:highlight w:val="white"/>
        </w:rPr>
        <w:t>Enum.Parse(typeof(MiddleOperator),</w:t>
      </w:r>
    </w:p>
    <w:p w14:paraId="1466E860" w14:textId="6A1489F9" w:rsidR="008D5C9C" w:rsidRPr="00903DBA" w:rsidRDefault="005B3826" w:rsidP="008D5C9C">
      <w:pPr>
        <w:pStyle w:val="Code"/>
        <w:rPr>
          <w:highlight w:val="white"/>
        </w:rPr>
      </w:pPr>
      <w:r w:rsidRPr="00903DBA">
        <w:rPr>
          <w:highlight w:val="white"/>
        </w:rPr>
        <w:t xml:space="preserve">                                        </w:t>
      </w:r>
      <w:r w:rsidR="008D5C9C" w:rsidRPr="00903DBA">
        <w:rPr>
          <w:highlight w:val="white"/>
        </w:rPr>
        <w:t xml:space="preserve"> name.Replace("Signed", "Unsigned"));</w:t>
      </w:r>
    </w:p>
    <w:p w14:paraId="4AED6372" w14:textId="77777777" w:rsidR="008D5C9C" w:rsidRPr="00903DBA" w:rsidRDefault="008D5C9C" w:rsidP="008D5C9C">
      <w:pPr>
        <w:pStyle w:val="Code"/>
        <w:rPr>
          <w:highlight w:val="white"/>
        </w:rPr>
      </w:pPr>
      <w:r w:rsidRPr="00903DBA">
        <w:rPr>
          <w:highlight w:val="white"/>
        </w:rPr>
        <w:t xml:space="preserve">      }</w:t>
      </w:r>
    </w:p>
    <w:p w14:paraId="100CEB94" w14:textId="77777777" w:rsidR="008D5C9C" w:rsidRPr="00903DBA" w:rsidRDefault="008D5C9C" w:rsidP="008D5C9C">
      <w:pPr>
        <w:pStyle w:val="Code"/>
        <w:rPr>
          <w:highlight w:val="white"/>
        </w:rPr>
      </w:pPr>
    </w:p>
    <w:p w14:paraId="5AB6341A" w14:textId="77777777" w:rsidR="008D5C9C" w:rsidRPr="00903DBA" w:rsidRDefault="008D5C9C" w:rsidP="008D5C9C">
      <w:pPr>
        <w:pStyle w:val="Code"/>
        <w:rPr>
          <w:highlight w:val="white"/>
        </w:rPr>
      </w:pPr>
      <w:r w:rsidRPr="00903DBA">
        <w:rPr>
          <w:highlight w:val="white"/>
        </w:rPr>
        <w:t xml:space="preserve">      List&lt;MiddleCode&gt; shortList = new List&lt;MiddleCode&gt;(),</w:t>
      </w:r>
    </w:p>
    <w:p w14:paraId="1AF9B126" w14:textId="77777777" w:rsidR="008D5C9C" w:rsidRPr="00903DBA" w:rsidRDefault="008D5C9C" w:rsidP="008D5C9C">
      <w:pPr>
        <w:pStyle w:val="Code"/>
        <w:rPr>
          <w:highlight w:val="white"/>
        </w:rPr>
      </w:pPr>
      <w:r w:rsidRPr="00903DBA">
        <w:rPr>
          <w:highlight w:val="white"/>
        </w:rPr>
        <w:t xml:space="preserve">                       longList = new List&lt;MiddleCode&gt;();</w:t>
      </w:r>
    </w:p>
    <w:p w14:paraId="780DC143" w14:textId="77777777" w:rsidR="008D5C9C" w:rsidRPr="00903DBA" w:rsidRDefault="008D5C9C" w:rsidP="008D5C9C">
      <w:pPr>
        <w:pStyle w:val="Code"/>
        <w:rPr>
          <w:highlight w:val="white"/>
        </w:rPr>
      </w:pPr>
      <w:r w:rsidRPr="00903DBA">
        <w:rPr>
          <w:highlight w:val="white"/>
        </w:rPr>
        <w:t xml:space="preserve">      shortList.AddRange(leftExpression.ShortList);</w:t>
      </w:r>
    </w:p>
    <w:p w14:paraId="42BC2BF7" w14:textId="77777777" w:rsidR="008D5C9C" w:rsidRPr="00903DBA" w:rsidRDefault="008D5C9C" w:rsidP="008D5C9C">
      <w:pPr>
        <w:pStyle w:val="Code"/>
        <w:rPr>
          <w:highlight w:val="white"/>
        </w:rPr>
      </w:pPr>
      <w:r w:rsidRPr="00903DBA">
        <w:rPr>
          <w:highlight w:val="white"/>
        </w:rPr>
        <w:t xml:space="preserve">      shortList.AddRange(rightExpression.ShortList);    </w:t>
      </w:r>
    </w:p>
    <w:p w14:paraId="47EF69B0" w14:textId="77777777" w:rsidR="008D5C9C" w:rsidRPr="00903DBA" w:rsidRDefault="008D5C9C" w:rsidP="008D5C9C">
      <w:pPr>
        <w:pStyle w:val="Code"/>
        <w:rPr>
          <w:highlight w:val="white"/>
        </w:rPr>
      </w:pPr>
      <w:r w:rsidRPr="00903DBA">
        <w:rPr>
          <w:highlight w:val="white"/>
        </w:rPr>
        <w:t xml:space="preserve">      longList.AddRange(leftExpression.LongList);</w:t>
      </w:r>
    </w:p>
    <w:p w14:paraId="46B65F4D" w14:textId="77777777" w:rsidR="008D5C9C" w:rsidRPr="00903DBA" w:rsidRDefault="008D5C9C" w:rsidP="008D5C9C">
      <w:pPr>
        <w:pStyle w:val="Code"/>
        <w:rPr>
          <w:highlight w:val="white"/>
        </w:rPr>
      </w:pPr>
      <w:r w:rsidRPr="00903DBA">
        <w:rPr>
          <w:highlight w:val="white"/>
        </w:rPr>
        <w:lastRenderedPageBreak/>
        <w:t xml:space="preserve">      longList.AddRange(rightExpression.LongList);</w:t>
      </w:r>
    </w:p>
    <w:p w14:paraId="5D72E90F" w14:textId="77777777" w:rsidR="008D5C9C" w:rsidRPr="00903DBA" w:rsidRDefault="008D5C9C" w:rsidP="008D5C9C">
      <w:pPr>
        <w:pStyle w:val="Code"/>
        <w:rPr>
          <w:highlight w:val="white"/>
        </w:rPr>
      </w:pPr>
    </w:p>
    <w:p w14:paraId="730AA446" w14:textId="77777777" w:rsidR="001728E1" w:rsidRPr="00903DBA" w:rsidRDefault="008D5C9C" w:rsidP="008D5C9C">
      <w:pPr>
        <w:pStyle w:val="Code"/>
        <w:rPr>
          <w:highlight w:val="white"/>
        </w:rPr>
      </w:pPr>
      <w:r w:rsidRPr="00903DBA">
        <w:rPr>
          <w:highlight w:val="white"/>
        </w:rPr>
        <w:t xml:space="preserve">      AddMiddleCode(longList, middleOp, resultSymbol,</w:t>
      </w:r>
    </w:p>
    <w:p w14:paraId="1C63C75B" w14:textId="127DCF50" w:rsidR="008D5C9C" w:rsidRPr="00903DBA" w:rsidRDefault="001728E1" w:rsidP="008D5C9C">
      <w:pPr>
        <w:pStyle w:val="Code"/>
        <w:rPr>
          <w:highlight w:val="white"/>
        </w:rPr>
      </w:pPr>
      <w:r w:rsidRPr="00903DBA">
        <w:rPr>
          <w:highlight w:val="white"/>
        </w:rPr>
        <w:t xml:space="preserve">                   </w:t>
      </w:r>
      <w:r w:rsidR="008D5C9C" w:rsidRPr="00903DBA">
        <w:rPr>
          <w:highlight w:val="white"/>
        </w:rPr>
        <w:t xml:space="preserve"> leftExpression.Symbol, rightExpression.Symbol);</w:t>
      </w:r>
    </w:p>
    <w:p w14:paraId="3AE3BEE8" w14:textId="77777777" w:rsidR="008D5C9C" w:rsidRPr="00903DBA" w:rsidRDefault="008D5C9C" w:rsidP="008D5C9C">
      <w:pPr>
        <w:pStyle w:val="Code"/>
        <w:rPr>
          <w:highlight w:val="white"/>
        </w:rPr>
      </w:pPr>
      <w:r w:rsidRPr="00903DBA">
        <w:rPr>
          <w:highlight w:val="white"/>
        </w:rPr>
        <w:t xml:space="preserve">      return (new Expression(resultSymbol, shortList, longList));</w:t>
      </w:r>
    </w:p>
    <w:p w14:paraId="4E1FA3BF" w14:textId="77777777" w:rsidR="008D5C9C" w:rsidRPr="00903DBA" w:rsidRDefault="008D5C9C" w:rsidP="008D5C9C">
      <w:pPr>
        <w:pStyle w:val="Code"/>
        <w:rPr>
          <w:highlight w:val="white"/>
        </w:rPr>
      </w:pPr>
      <w:r w:rsidRPr="00903DBA">
        <w:rPr>
          <w:highlight w:val="white"/>
        </w:rPr>
        <w:t xml:space="preserve">    }</w:t>
      </w:r>
    </w:p>
    <w:p w14:paraId="01AE6F85" w14:textId="2B72EF3D" w:rsidR="00516130" w:rsidRPr="00903DBA" w:rsidRDefault="00674A6B" w:rsidP="00F158B0">
      <w:pPr>
        <w:pStyle w:val="Rubrik3"/>
      </w:pPr>
      <w:bookmarkStart w:id="169" w:name="_Toc57656023"/>
      <w:r w:rsidRPr="00903DBA">
        <w:t>Cast</w:t>
      </w:r>
      <w:r w:rsidR="00F158B0" w:rsidRPr="00903DBA">
        <w:t xml:space="preserve"> Expressions</w:t>
      </w:r>
      <w:bookmarkEnd w:id="169"/>
    </w:p>
    <w:p w14:paraId="7350C96E" w14:textId="2EF2DA87" w:rsidR="00CA3A8B" w:rsidRPr="00903DBA" w:rsidRDefault="00CA3A8B" w:rsidP="00CA3A8B">
      <w:r w:rsidRPr="00903DBA">
        <w:t xml:space="preserve">A type </w:t>
      </w:r>
      <w:r w:rsidR="00BF052F" w:rsidRPr="00903DBA">
        <w:t xml:space="preserve">cast expression is a type name within parentheses followed by a </w:t>
      </w:r>
      <w:r w:rsidR="00A72F03" w:rsidRPr="00903DBA">
        <w:t>type cas</w:t>
      </w:r>
      <w:r w:rsidR="002E6DED" w:rsidRPr="00903DBA">
        <w:t>t</w:t>
      </w:r>
      <w:r w:rsidR="00BF052F" w:rsidRPr="00903DBA">
        <w:t xml:space="preserve"> expression.</w:t>
      </w:r>
    </w:p>
    <w:p w14:paraId="54F7569A" w14:textId="65753AE9" w:rsidR="00F158B0" w:rsidRPr="00903DBA" w:rsidRDefault="00F158B0" w:rsidP="00F158B0">
      <w:pPr>
        <w:pStyle w:val="CodeHeader"/>
      </w:pPr>
      <w:proofErr w:type="spellStart"/>
      <w:r w:rsidRPr="00903DBA">
        <w:t>MainParser.gppg</w:t>
      </w:r>
      <w:proofErr w:type="spellEnd"/>
    </w:p>
    <w:p w14:paraId="10D62F2C" w14:textId="0889E235" w:rsidR="00D950EA" w:rsidRPr="00903DBA" w:rsidRDefault="00CA3A8B" w:rsidP="00F0181F">
      <w:pPr>
        <w:pStyle w:val="Code"/>
        <w:rPr>
          <w:highlight w:val="white"/>
        </w:rPr>
      </w:pPr>
      <w:r w:rsidRPr="00903DBA">
        <w:rPr>
          <w:highlight w:val="white"/>
        </w:rPr>
        <w:t>type_cast_expression</w:t>
      </w:r>
      <w:r w:rsidR="00D950EA" w:rsidRPr="00903DBA">
        <w:rPr>
          <w:highlight w:val="white"/>
        </w:rPr>
        <w:t>:</w:t>
      </w:r>
    </w:p>
    <w:p w14:paraId="03DC7578" w14:textId="77777777" w:rsidR="00D950EA" w:rsidRPr="00903DBA" w:rsidRDefault="00D950EA" w:rsidP="00F0181F">
      <w:pPr>
        <w:pStyle w:val="Code"/>
        <w:rPr>
          <w:highlight w:val="white"/>
        </w:rPr>
      </w:pPr>
      <w:r w:rsidRPr="00903DBA">
        <w:rPr>
          <w:highlight w:val="white"/>
        </w:rPr>
        <w:t xml:space="preserve">    prefix_expression {</w:t>
      </w:r>
    </w:p>
    <w:p w14:paraId="3B931ED6" w14:textId="77777777" w:rsidR="00D950EA" w:rsidRPr="00903DBA" w:rsidRDefault="00D950EA" w:rsidP="00F0181F">
      <w:pPr>
        <w:pStyle w:val="Code"/>
        <w:rPr>
          <w:highlight w:val="white"/>
        </w:rPr>
      </w:pPr>
      <w:r w:rsidRPr="00903DBA">
        <w:rPr>
          <w:highlight w:val="white"/>
        </w:rPr>
        <w:t xml:space="preserve">      $$ = $1;</w:t>
      </w:r>
    </w:p>
    <w:p w14:paraId="1612D1F5" w14:textId="77777777" w:rsidR="00D950EA" w:rsidRPr="00903DBA" w:rsidRDefault="00D950EA" w:rsidP="00F0181F">
      <w:pPr>
        <w:pStyle w:val="Code"/>
        <w:rPr>
          <w:highlight w:val="white"/>
        </w:rPr>
      </w:pPr>
      <w:r w:rsidRPr="00903DBA">
        <w:rPr>
          <w:highlight w:val="white"/>
        </w:rPr>
        <w:t xml:space="preserve">    }</w:t>
      </w:r>
    </w:p>
    <w:p w14:paraId="6B0D7227" w14:textId="204ADB8A" w:rsidR="00D950EA" w:rsidRPr="00903DBA" w:rsidRDefault="00D950EA" w:rsidP="00F0181F">
      <w:pPr>
        <w:pStyle w:val="Code"/>
        <w:rPr>
          <w:highlight w:val="white"/>
        </w:rPr>
      </w:pPr>
      <w:r w:rsidRPr="00903DBA">
        <w:rPr>
          <w:highlight w:val="white"/>
        </w:rPr>
        <w:t xml:space="preserve">  | LEFT_PARENTHESIS type_name RIGHT_PARENTHESIS </w:t>
      </w:r>
      <w:r w:rsidR="00CA3A8B" w:rsidRPr="00903DBA">
        <w:rPr>
          <w:highlight w:val="white"/>
        </w:rPr>
        <w:t>type_cast_expression</w:t>
      </w:r>
      <w:r w:rsidRPr="00903DBA">
        <w:rPr>
          <w:highlight w:val="white"/>
        </w:rPr>
        <w:t xml:space="preserve"> {</w:t>
      </w:r>
    </w:p>
    <w:p w14:paraId="7DE12D50" w14:textId="77777777" w:rsidR="00D950EA" w:rsidRPr="00903DBA" w:rsidRDefault="00D950EA" w:rsidP="00F0181F">
      <w:pPr>
        <w:pStyle w:val="Code"/>
        <w:rPr>
          <w:highlight w:val="white"/>
        </w:rPr>
      </w:pPr>
      <w:r w:rsidRPr="00903DBA">
        <w:rPr>
          <w:highlight w:val="white"/>
        </w:rPr>
        <w:t xml:space="preserve">      $$ = MiddleCodeGenerator.CastExpression($2, $4);</w:t>
      </w:r>
    </w:p>
    <w:p w14:paraId="42944CAD" w14:textId="77777777" w:rsidR="00D950EA" w:rsidRPr="00903DBA" w:rsidRDefault="00D950EA" w:rsidP="00F0181F">
      <w:pPr>
        <w:pStyle w:val="Code"/>
        <w:rPr>
          <w:highlight w:val="white"/>
        </w:rPr>
      </w:pPr>
      <w:r w:rsidRPr="00903DBA">
        <w:rPr>
          <w:highlight w:val="white"/>
        </w:rPr>
        <w:t xml:space="preserve">    };</w:t>
      </w:r>
    </w:p>
    <w:p w14:paraId="4E4E5101" w14:textId="611E7CB5" w:rsidR="00D950EA" w:rsidRPr="00903DBA" w:rsidRDefault="0059710A" w:rsidP="0059710A">
      <w:pPr>
        <w:rPr>
          <w:highlight w:val="white"/>
        </w:rPr>
      </w:pPr>
      <w:r w:rsidRPr="00903DBA">
        <w:rPr>
          <w:highlight w:val="white"/>
        </w:rPr>
        <w:t xml:space="preserve">The type name </w:t>
      </w:r>
      <w:r w:rsidR="00C325D8" w:rsidRPr="00903DBA">
        <w:rPr>
          <w:highlight w:val="white"/>
        </w:rPr>
        <w:t>is</w:t>
      </w:r>
      <w:r w:rsidRPr="00903DBA">
        <w:rPr>
          <w:highlight w:val="white"/>
        </w:rPr>
        <w:t xml:space="preserve"> a declaration specifier list with or withou</w:t>
      </w:r>
      <w:r w:rsidR="004D688D" w:rsidRPr="00903DBA">
        <w:rPr>
          <w:highlight w:val="white"/>
        </w:rPr>
        <w:t>t</w:t>
      </w:r>
      <w:r w:rsidRPr="00903DBA">
        <w:rPr>
          <w:highlight w:val="white"/>
        </w:rPr>
        <w:t xml:space="preserve"> an abstract declarator.</w:t>
      </w:r>
    </w:p>
    <w:p w14:paraId="4B9A1E1A" w14:textId="77777777" w:rsidR="00F0181F" w:rsidRPr="00903DBA" w:rsidRDefault="00F0181F" w:rsidP="00F0181F">
      <w:pPr>
        <w:pStyle w:val="Code"/>
        <w:rPr>
          <w:highlight w:val="white"/>
        </w:rPr>
      </w:pPr>
      <w:r w:rsidRPr="00903DBA">
        <w:rPr>
          <w:highlight w:val="white"/>
        </w:rPr>
        <w:t>type_name:</w:t>
      </w:r>
    </w:p>
    <w:p w14:paraId="7281AB0D" w14:textId="77777777" w:rsidR="00F0181F" w:rsidRPr="00903DBA" w:rsidRDefault="00F0181F" w:rsidP="00F0181F">
      <w:pPr>
        <w:pStyle w:val="Code"/>
        <w:rPr>
          <w:highlight w:val="white"/>
        </w:rPr>
      </w:pPr>
      <w:r w:rsidRPr="00903DBA">
        <w:rPr>
          <w:highlight w:val="white"/>
        </w:rPr>
        <w:t xml:space="preserve">    declaration_specifier_list {</w:t>
      </w:r>
    </w:p>
    <w:p w14:paraId="5E4B11D8" w14:textId="2FDFA67F" w:rsidR="00F0181F" w:rsidRPr="00903DBA" w:rsidRDefault="00F0181F" w:rsidP="00F0181F">
      <w:pPr>
        <w:pStyle w:val="Code"/>
        <w:rPr>
          <w:highlight w:val="white"/>
        </w:rPr>
      </w:pPr>
      <w:r w:rsidRPr="00903DBA">
        <w:rPr>
          <w:highlight w:val="white"/>
        </w:rPr>
        <w:t xml:space="preserve">      $$ = MiddleCodeGenerator.TypeName(Specifier.SpecifierList($1), null);</w:t>
      </w:r>
    </w:p>
    <w:p w14:paraId="00F87D97" w14:textId="77777777" w:rsidR="00F0181F" w:rsidRPr="00903DBA" w:rsidRDefault="00F0181F" w:rsidP="00F0181F">
      <w:pPr>
        <w:pStyle w:val="Code"/>
        <w:rPr>
          <w:highlight w:val="white"/>
        </w:rPr>
      </w:pPr>
      <w:r w:rsidRPr="00903DBA">
        <w:rPr>
          <w:highlight w:val="white"/>
        </w:rPr>
        <w:t xml:space="preserve">    }</w:t>
      </w:r>
    </w:p>
    <w:p w14:paraId="57F6AF78" w14:textId="77777777" w:rsidR="00F0181F" w:rsidRPr="00903DBA" w:rsidRDefault="00F0181F" w:rsidP="00F0181F">
      <w:pPr>
        <w:pStyle w:val="Code"/>
        <w:rPr>
          <w:highlight w:val="white"/>
        </w:rPr>
      </w:pPr>
      <w:r w:rsidRPr="00903DBA">
        <w:rPr>
          <w:highlight w:val="white"/>
        </w:rPr>
        <w:t xml:space="preserve">  | declaration_specifier_list {</w:t>
      </w:r>
    </w:p>
    <w:p w14:paraId="2DB66F7B" w14:textId="77777777" w:rsidR="00F0181F" w:rsidRPr="00903DBA" w:rsidRDefault="00F0181F" w:rsidP="00F0181F">
      <w:pPr>
        <w:pStyle w:val="Code"/>
        <w:rPr>
          <w:highlight w:val="white"/>
        </w:rPr>
      </w:pPr>
      <w:r w:rsidRPr="00903DBA">
        <w:rPr>
          <w:highlight w:val="white"/>
        </w:rPr>
        <w:t xml:space="preserve">      SpecifierStack.Push(Specifier.SpecifierList($1));</w:t>
      </w:r>
    </w:p>
    <w:p w14:paraId="4ADF7B4E" w14:textId="77777777" w:rsidR="00F0181F" w:rsidRPr="00903DBA" w:rsidRDefault="00F0181F" w:rsidP="00F0181F">
      <w:pPr>
        <w:pStyle w:val="Code"/>
        <w:rPr>
          <w:highlight w:val="white"/>
        </w:rPr>
      </w:pPr>
      <w:r w:rsidRPr="00903DBA">
        <w:rPr>
          <w:highlight w:val="white"/>
        </w:rPr>
        <w:t xml:space="preserve">    }</w:t>
      </w:r>
    </w:p>
    <w:p w14:paraId="7A8A2CF5" w14:textId="77777777" w:rsidR="00F0181F" w:rsidRPr="00903DBA" w:rsidRDefault="00F0181F" w:rsidP="00F0181F">
      <w:pPr>
        <w:pStyle w:val="Code"/>
        <w:rPr>
          <w:highlight w:val="white"/>
        </w:rPr>
      </w:pPr>
      <w:r w:rsidRPr="00903DBA">
        <w:rPr>
          <w:highlight w:val="white"/>
        </w:rPr>
        <w:t xml:space="preserve">    abstract_declarator {</w:t>
      </w:r>
    </w:p>
    <w:p w14:paraId="6B4F3E1A" w14:textId="0BEDAAC6" w:rsidR="00F0181F" w:rsidRPr="00903DBA" w:rsidRDefault="00F0181F" w:rsidP="00F0181F">
      <w:pPr>
        <w:pStyle w:val="Code"/>
        <w:rPr>
          <w:highlight w:val="white"/>
        </w:rPr>
      </w:pPr>
      <w:r w:rsidRPr="00903DBA">
        <w:rPr>
          <w:highlight w:val="white"/>
        </w:rPr>
        <w:t xml:space="preserve">      $$ = MiddleCodeGenerator.TypeName(SpecifierStack.Pop(), $3);</w:t>
      </w:r>
    </w:p>
    <w:p w14:paraId="33FA663E" w14:textId="7031E680" w:rsidR="00422C32" w:rsidRPr="00903DBA" w:rsidRDefault="00F0181F" w:rsidP="00182926">
      <w:pPr>
        <w:pStyle w:val="Code"/>
        <w:rPr>
          <w:highlight w:val="white"/>
        </w:rPr>
      </w:pPr>
      <w:r w:rsidRPr="00903DBA">
        <w:rPr>
          <w:highlight w:val="white"/>
        </w:rPr>
        <w:t xml:space="preserve">    };</w:t>
      </w:r>
    </w:p>
    <w:p w14:paraId="4564B31D" w14:textId="126054C3" w:rsidR="00991BB0" w:rsidRPr="00903DBA" w:rsidRDefault="00991BB0" w:rsidP="00123902">
      <w:pPr>
        <w:rPr>
          <w:highlight w:val="white"/>
        </w:rPr>
      </w:pPr>
      <w:r w:rsidRPr="00903DBA">
        <w:rPr>
          <w:highlight w:val="white"/>
        </w:rPr>
        <w:t xml:space="preserve">The </w:t>
      </w:r>
      <w:r w:rsidR="00976B65" w:rsidRPr="00903DBA">
        <w:rPr>
          <w:rStyle w:val="KeyWord0"/>
          <w:highlight w:val="white"/>
        </w:rPr>
        <w:t>s</w:t>
      </w:r>
      <w:r w:rsidR="00C461A8" w:rsidRPr="00903DBA">
        <w:rPr>
          <w:rStyle w:val="KeyWord0"/>
          <w:highlight w:val="white"/>
        </w:rPr>
        <w:t>pecifier</w:t>
      </w:r>
      <w:r w:rsidR="00C461A8" w:rsidRPr="00903DBA">
        <w:rPr>
          <w:highlight w:val="white"/>
        </w:rPr>
        <w:t xml:space="preserve"> </w:t>
      </w:r>
      <w:r w:rsidR="00976B65" w:rsidRPr="00903DBA">
        <w:rPr>
          <w:highlight w:val="white"/>
        </w:rPr>
        <w:t>parameter</w:t>
      </w:r>
      <w:r w:rsidR="00C461A8" w:rsidRPr="00903DBA">
        <w:rPr>
          <w:highlight w:val="white"/>
        </w:rPr>
        <w:t xml:space="preserve"> </w:t>
      </w:r>
      <w:r w:rsidR="005D70ED" w:rsidRPr="00903DBA">
        <w:rPr>
          <w:highlight w:val="white"/>
        </w:rPr>
        <w:t>holds the resulting type of the declaration specifier list</w:t>
      </w:r>
      <w:r w:rsidR="008E706F" w:rsidRPr="00903DBA">
        <w:rPr>
          <w:highlight w:val="white"/>
        </w:rPr>
        <w:t>.</w:t>
      </w:r>
    </w:p>
    <w:p w14:paraId="6758F695" w14:textId="3C135221" w:rsidR="00F158B0" w:rsidRPr="00903DBA" w:rsidRDefault="00F158B0" w:rsidP="00F158B0">
      <w:pPr>
        <w:pStyle w:val="CodeHeader"/>
      </w:pPr>
      <w:proofErr w:type="spellStart"/>
      <w:r w:rsidRPr="00903DBA">
        <w:t>MiddleCodeGenerator.cs</w:t>
      </w:r>
      <w:proofErr w:type="spellEnd"/>
    </w:p>
    <w:p w14:paraId="782F6DE7" w14:textId="1CDC8F31" w:rsidR="00D514F2" w:rsidRPr="00903DBA" w:rsidRDefault="00D514F2" w:rsidP="00D514F2">
      <w:pPr>
        <w:pStyle w:val="Code"/>
        <w:rPr>
          <w:highlight w:val="white"/>
        </w:rPr>
      </w:pPr>
      <w:r w:rsidRPr="00903DBA">
        <w:rPr>
          <w:highlight w:val="white"/>
        </w:rPr>
        <w:t xml:space="preserve">    public static Type TypeName(Specifier specifier, Declarator </w:t>
      </w:r>
      <w:r w:rsidR="00FC5EB0" w:rsidRPr="00903DBA">
        <w:rPr>
          <w:highlight w:val="white"/>
        </w:rPr>
        <w:t>declarator</w:t>
      </w:r>
      <w:r w:rsidRPr="00903DBA">
        <w:rPr>
          <w:highlight w:val="white"/>
        </w:rPr>
        <w:t>) {</w:t>
      </w:r>
    </w:p>
    <w:p w14:paraId="4E982570" w14:textId="2AE9CE7E" w:rsidR="00D514F2" w:rsidRPr="00903DBA" w:rsidRDefault="00D514F2" w:rsidP="00D514F2">
      <w:pPr>
        <w:pStyle w:val="Code"/>
        <w:rPr>
          <w:highlight w:val="white"/>
        </w:rPr>
      </w:pPr>
      <w:r w:rsidRPr="00903DBA">
        <w:rPr>
          <w:highlight w:val="white"/>
        </w:rPr>
        <w:t xml:space="preserve">      Type </w:t>
      </w:r>
      <w:r w:rsidR="00C461A8" w:rsidRPr="00903DBA">
        <w:rPr>
          <w:highlight w:val="white"/>
        </w:rPr>
        <w:t>specifierType</w:t>
      </w:r>
      <w:r w:rsidRPr="00903DBA">
        <w:rPr>
          <w:highlight w:val="white"/>
        </w:rPr>
        <w:t xml:space="preserve"> = specifier.Type;</w:t>
      </w:r>
    </w:p>
    <w:p w14:paraId="3DE11088" w14:textId="32968B6A" w:rsidR="00D514F2" w:rsidRPr="00903DBA" w:rsidRDefault="00451CD1" w:rsidP="00451CD1">
      <w:pPr>
        <w:rPr>
          <w:highlight w:val="white"/>
        </w:rPr>
      </w:pPr>
      <w:r w:rsidRPr="00903DBA">
        <w:rPr>
          <w:highlight w:val="white"/>
        </w:rPr>
        <w:t xml:space="preserve">If the declarator is not null, </w:t>
      </w:r>
      <w:r w:rsidR="0003065C" w:rsidRPr="00903DBA">
        <w:rPr>
          <w:highlight w:val="white"/>
        </w:rPr>
        <w:t>we add the specifier</w:t>
      </w:r>
      <w:r w:rsidR="00976B65" w:rsidRPr="00903DBA">
        <w:rPr>
          <w:highlight w:val="white"/>
        </w:rPr>
        <w:t>’s type to the declarator, and retu</w:t>
      </w:r>
      <w:r w:rsidR="00A21466" w:rsidRPr="00903DBA">
        <w:rPr>
          <w:highlight w:val="white"/>
        </w:rPr>
        <w:t>rns</w:t>
      </w:r>
      <w:r w:rsidR="00976B65" w:rsidRPr="00903DBA">
        <w:rPr>
          <w:highlight w:val="white"/>
        </w:rPr>
        <w:t xml:space="preserve"> its type.</w:t>
      </w:r>
    </w:p>
    <w:p w14:paraId="7E43F8E2" w14:textId="1A6A7F59" w:rsidR="00D514F2" w:rsidRPr="00903DBA" w:rsidRDefault="00D514F2" w:rsidP="00D514F2">
      <w:pPr>
        <w:pStyle w:val="Code"/>
        <w:rPr>
          <w:highlight w:val="white"/>
        </w:rPr>
      </w:pPr>
      <w:r w:rsidRPr="00903DBA">
        <w:rPr>
          <w:highlight w:val="white"/>
        </w:rPr>
        <w:t xml:space="preserve">      if (</w:t>
      </w:r>
      <w:r w:rsidR="00FC5EB0" w:rsidRPr="00903DBA">
        <w:rPr>
          <w:highlight w:val="white"/>
        </w:rPr>
        <w:t>declarator</w:t>
      </w:r>
      <w:r w:rsidRPr="00903DBA">
        <w:rPr>
          <w:highlight w:val="white"/>
        </w:rPr>
        <w:t xml:space="preserve"> != null) {</w:t>
      </w:r>
    </w:p>
    <w:p w14:paraId="10B0013F" w14:textId="27C077A1" w:rsidR="00D514F2" w:rsidRPr="00903DBA" w:rsidRDefault="00D514F2" w:rsidP="00D514F2">
      <w:pPr>
        <w:pStyle w:val="Code"/>
        <w:rPr>
          <w:highlight w:val="white"/>
        </w:rPr>
      </w:pPr>
      <w:r w:rsidRPr="00903DBA">
        <w:rPr>
          <w:highlight w:val="white"/>
        </w:rPr>
        <w:t xml:space="preserve">        </w:t>
      </w:r>
      <w:r w:rsidR="00FC5EB0" w:rsidRPr="00903DBA">
        <w:rPr>
          <w:highlight w:val="white"/>
        </w:rPr>
        <w:t>declarator</w:t>
      </w:r>
      <w:r w:rsidRPr="00903DBA">
        <w:rPr>
          <w:highlight w:val="white"/>
        </w:rPr>
        <w:t>.Add(</w:t>
      </w:r>
      <w:r w:rsidR="00C461A8" w:rsidRPr="00903DBA">
        <w:rPr>
          <w:highlight w:val="white"/>
        </w:rPr>
        <w:t>specifierType</w:t>
      </w:r>
      <w:r w:rsidRPr="00903DBA">
        <w:rPr>
          <w:highlight w:val="white"/>
        </w:rPr>
        <w:t>);</w:t>
      </w:r>
    </w:p>
    <w:p w14:paraId="4B2C8D33" w14:textId="69648F69" w:rsidR="00D514F2" w:rsidRPr="00903DBA" w:rsidRDefault="00D514F2" w:rsidP="00D514F2">
      <w:pPr>
        <w:pStyle w:val="Code"/>
        <w:rPr>
          <w:highlight w:val="white"/>
        </w:rPr>
      </w:pPr>
      <w:r w:rsidRPr="00903DBA">
        <w:rPr>
          <w:highlight w:val="white"/>
        </w:rPr>
        <w:t xml:space="preserve">        return </w:t>
      </w:r>
      <w:r w:rsidR="00FC5EB0" w:rsidRPr="00903DBA">
        <w:rPr>
          <w:highlight w:val="white"/>
        </w:rPr>
        <w:t>declarator</w:t>
      </w:r>
      <w:r w:rsidRPr="00903DBA">
        <w:rPr>
          <w:highlight w:val="white"/>
        </w:rPr>
        <w:t>.Type;</w:t>
      </w:r>
    </w:p>
    <w:p w14:paraId="0731CA07" w14:textId="77777777" w:rsidR="00D514F2" w:rsidRPr="00903DBA" w:rsidRDefault="00D514F2" w:rsidP="00D514F2">
      <w:pPr>
        <w:pStyle w:val="Code"/>
        <w:rPr>
          <w:highlight w:val="white"/>
        </w:rPr>
      </w:pPr>
      <w:r w:rsidRPr="00903DBA">
        <w:rPr>
          <w:highlight w:val="white"/>
        </w:rPr>
        <w:t xml:space="preserve">      }</w:t>
      </w:r>
    </w:p>
    <w:p w14:paraId="563559F2" w14:textId="77777777" w:rsidR="007C7460" w:rsidRPr="00903DBA" w:rsidRDefault="007C7460" w:rsidP="007C7460">
      <w:pPr>
        <w:rPr>
          <w:highlight w:val="white"/>
        </w:rPr>
      </w:pPr>
      <w:r w:rsidRPr="00903DBA">
        <w:rPr>
          <w:highlight w:val="white"/>
        </w:rPr>
        <w:t xml:space="preserve">If the declarator is null, we just return the </w:t>
      </w:r>
      <w:proofErr w:type="spellStart"/>
      <w:r w:rsidRPr="00903DBA">
        <w:rPr>
          <w:highlight w:val="white"/>
        </w:rPr>
        <w:t>specifer’s</w:t>
      </w:r>
      <w:proofErr w:type="spellEnd"/>
      <w:r w:rsidRPr="00903DBA">
        <w:rPr>
          <w:highlight w:val="white"/>
        </w:rPr>
        <w:t xml:space="preserve"> type.</w:t>
      </w:r>
    </w:p>
    <w:p w14:paraId="1C20229F" w14:textId="6A303385" w:rsidR="00D514F2" w:rsidRPr="00903DBA" w:rsidRDefault="00D514F2" w:rsidP="00D514F2">
      <w:pPr>
        <w:pStyle w:val="Code"/>
        <w:rPr>
          <w:highlight w:val="white"/>
        </w:rPr>
      </w:pPr>
      <w:r w:rsidRPr="00903DBA">
        <w:rPr>
          <w:highlight w:val="white"/>
        </w:rPr>
        <w:t xml:space="preserve">      else {</w:t>
      </w:r>
    </w:p>
    <w:p w14:paraId="17DCEA75" w14:textId="57D1764E" w:rsidR="00D514F2" w:rsidRPr="00903DBA" w:rsidRDefault="00D514F2" w:rsidP="00D514F2">
      <w:pPr>
        <w:pStyle w:val="Code"/>
        <w:rPr>
          <w:highlight w:val="white"/>
        </w:rPr>
      </w:pPr>
      <w:r w:rsidRPr="00903DBA">
        <w:rPr>
          <w:highlight w:val="white"/>
        </w:rPr>
        <w:t xml:space="preserve">        return </w:t>
      </w:r>
      <w:r w:rsidR="00C461A8" w:rsidRPr="00903DBA">
        <w:rPr>
          <w:highlight w:val="white"/>
        </w:rPr>
        <w:t>specifierType</w:t>
      </w:r>
      <w:r w:rsidRPr="00903DBA">
        <w:rPr>
          <w:highlight w:val="white"/>
        </w:rPr>
        <w:t>;</w:t>
      </w:r>
    </w:p>
    <w:p w14:paraId="111B42EE" w14:textId="77777777" w:rsidR="00D514F2" w:rsidRPr="00903DBA" w:rsidRDefault="00D514F2" w:rsidP="00D514F2">
      <w:pPr>
        <w:pStyle w:val="Code"/>
        <w:rPr>
          <w:highlight w:val="white"/>
        </w:rPr>
      </w:pPr>
      <w:r w:rsidRPr="00903DBA">
        <w:rPr>
          <w:highlight w:val="white"/>
        </w:rPr>
        <w:t xml:space="preserve">      }</w:t>
      </w:r>
    </w:p>
    <w:p w14:paraId="5DE34F52" w14:textId="77777777" w:rsidR="00D514F2" w:rsidRPr="00903DBA" w:rsidRDefault="00D514F2" w:rsidP="00D514F2">
      <w:pPr>
        <w:pStyle w:val="Code"/>
        <w:rPr>
          <w:highlight w:val="white"/>
        </w:rPr>
      </w:pPr>
      <w:r w:rsidRPr="00903DBA">
        <w:rPr>
          <w:highlight w:val="white"/>
        </w:rPr>
        <w:t xml:space="preserve">    }</w:t>
      </w:r>
    </w:p>
    <w:p w14:paraId="7BC035C3" w14:textId="77777777" w:rsidR="00636360" w:rsidRPr="00903DBA" w:rsidRDefault="00636360" w:rsidP="00636360">
      <w:pPr>
        <w:pStyle w:val="Rubrik3"/>
      </w:pPr>
      <w:bookmarkStart w:id="170" w:name="_Toc57656024"/>
      <w:r w:rsidRPr="00903DBA">
        <w:t>Prefix Expression</w:t>
      </w:r>
      <w:bookmarkEnd w:id="170"/>
    </w:p>
    <w:p w14:paraId="17DB7A32" w14:textId="77777777" w:rsidR="00636360" w:rsidRPr="00903DBA" w:rsidRDefault="00636360" w:rsidP="00636360">
      <w:r w:rsidRPr="00903DBA">
        <w:t>In C, there are several prefix expressions:</w:t>
      </w:r>
    </w:p>
    <w:p w14:paraId="59EB897C" w14:textId="77777777" w:rsidR="00636360" w:rsidRPr="00903DBA" w:rsidRDefault="00636360" w:rsidP="00636360">
      <w:pPr>
        <w:pStyle w:val="Liststycke"/>
        <w:numPr>
          <w:ilvl w:val="0"/>
          <w:numId w:val="148"/>
        </w:numPr>
        <w:spacing w:line="256" w:lineRule="auto"/>
      </w:pPr>
      <w:r w:rsidRPr="00903DBA">
        <w:t>Unary add and minus</w:t>
      </w:r>
    </w:p>
    <w:p w14:paraId="3C06322A" w14:textId="77777777" w:rsidR="00636360" w:rsidRPr="00903DBA" w:rsidRDefault="00636360" w:rsidP="00636360">
      <w:pPr>
        <w:pStyle w:val="Liststycke"/>
        <w:numPr>
          <w:ilvl w:val="0"/>
          <w:numId w:val="148"/>
        </w:numPr>
        <w:spacing w:line="256" w:lineRule="auto"/>
      </w:pPr>
      <w:r w:rsidRPr="00903DBA">
        <w:t>Logical not</w:t>
      </w:r>
    </w:p>
    <w:p w14:paraId="54BF401C" w14:textId="77777777" w:rsidR="00636360" w:rsidRPr="00903DBA" w:rsidRDefault="00636360" w:rsidP="00636360">
      <w:pPr>
        <w:pStyle w:val="Liststycke"/>
        <w:numPr>
          <w:ilvl w:val="0"/>
          <w:numId w:val="148"/>
        </w:numPr>
        <w:spacing w:line="256" w:lineRule="auto"/>
      </w:pPr>
      <w:r w:rsidRPr="00903DBA">
        <w:t>Bitwise not</w:t>
      </w:r>
    </w:p>
    <w:p w14:paraId="480B5D9E" w14:textId="77777777" w:rsidR="00636360" w:rsidRPr="00903DBA" w:rsidRDefault="00636360" w:rsidP="00636360">
      <w:pPr>
        <w:pStyle w:val="Liststycke"/>
        <w:numPr>
          <w:ilvl w:val="0"/>
          <w:numId w:val="148"/>
        </w:numPr>
        <w:spacing w:line="256" w:lineRule="auto"/>
      </w:pPr>
      <w:r w:rsidRPr="00903DBA">
        <w:lastRenderedPageBreak/>
        <w:t xml:space="preserve">The </w:t>
      </w:r>
      <w:proofErr w:type="spellStart"/>
      <w:r w:rsidRPr="00903DBA">
        <w:rPr>
          <w:rStyle w:val="CodeInText"/>
        </w:rPr>
        <w:t>sizeof</w:t>
      </w:r>
      <w:proofErr w:type="spellEnd"/>
      <w:r w:rsidRPr="00903DBA">
        <w:t xml:space="preserve"> operator</w:t>
      </w:r>
    </w:p>
    <w:p w14:paraId="7713625E" w14:textId="77777777" w:rsidR="00636360" w:rsidRPr="00903DBA" w:rsidRDefault="00636360" w:rsidP="00636360">
      <w:pPr>
        <w:pStyle w:val="Liststycke"/>
        <w:numPr>
          <w:ilvl w:val="0"/>
          <w:numId w:val="148"/>
        </w:numPr>
        <w:spacing w:line="256" w:lineRule="auto"/>
      </w:pPr>
      <w:r w:rsidRPr="00903DBA">
        <w:t>The address operator</w:t>
      </w:r>
    </w:p>
    <w:p w14:paraId="3DB1A689" w14:textId="0C7D37FF" w:rsidR="00636360" w:rsidRPr="00903DBA" w:rsidRDefault="00636360" w:rsidP="00636360">
      <w:pPr>
        <w:pStyle w:val="Liststycke"/>
        <w:numPr>
          <w:ilvl w:val="0"/>
          <w:numId w:val="148"/>
        </w:numPr>
        <w:spacing w:line="256" w:lineRule="auto"/>
      </w:pPr>
      <w:r w:rsidRPr="00903DBA">
        <w:t xml:space="preserve">The </w:t>
      </w:r>
      <w:r w:rsidR="00DE0936" w:rsidRPr="00903DBA">
        <w:t>dereference</w:t>
      </w:r>
      <w:r w:rsidRPr="00903DBA">
        <w:t xml:space="preserve"> operator</w:t>
      </w:r>
    </w:p>
    <w:p w14:paraId="37D9CCAC" w14:textId="1684234A" w:rsidR="00516130" w:rsidRPr="00903DBA" w:rsidRDefault="00ED52B2" w:rsidP="006342B0">
      <w:pPr>
        <w:pStyle w:val="Rubrik3"/>
      </w:pPr>
      <w:bookmarkStart w:id="171" w:name="_Toc57656025"/>
      <w:r w:rsidRPr="00903DBA">
        <w:t xml:space="preserve">Unary Addition </w:t>
      </w:r>
      <w:r w:rsidR="006342B0" w:rsidRPr="00903DBA">
        <w:t>Expressions</w:t>
      </w:r>
      <w:bookmarkEnd w:id="171"/>
    </w:p>
    <w:p w14:paraId="769EA068" w14:textId="0BAD61DE" w:rsidR="006342B0" w:rsidRPr="00903DBA" w:rsidRDefault="006342B0" w:rsidP="006342B0">
      <w:pPr>
        <w:pStyle w:val="CodeHeader"/>
      </w:pPr>
      <w:proofErr w:type="spellStart"/>
      <w:r w:rsidRPr="00903DBA">
        <w:t>MainParser.gppg</w:t>
      </w:r>
      <w:proofErr w:type="spellEnd"/>
    </w:p>
    <w:p w14:paraId="0460DE34" w14:textId="77777777" w:rsidR="00D56E7A" w:rsidRPr="00903DBA" w:rsidRDefault="00D56E7A" w:rsidP="00D56E7A">
      <w:pPr>
        <w:pStyle w:val="Code"/>
        <w:rPr>
          <w:highlight w:val="white"/>
        </w:rPr>
      </w:pPr>
      <w:r w:rsidRPr="00903DBA">
        <w:rPr>
          <w:highlight w:val="white"/>
        </w:rPr>
        <w:t>prefix_expression:</w:t>
      </w:r>
    </w:p>
    <w:p w14:paraId="133921F9" w14:textId="77777777" w:rsidR="00D56E7A" w:rsidRPr="00903DBA" w:rsidRDefault="00D56E7A" w:rsidP="00D56E7A">
      <w:pPr>
        <w:pStyle w:val="Code"/>
        <w:rPr>
          <w:highlight w:val="white"/>
        </w:rPr>
      </w:pPr>
      <w:r w:rsidRPr="00903DBA">
        <w:rPr>
          <w:highlight w:val="white"/>
        </w:rPr>
        <w:t xml:space="preserve">    postfix_expression {</w:t>
      </w:r>
    </w:p>
    <w:p w14:paraId="11D8FFF6" w14:textId="77777777" w:rsidR="00D56E7A" w:rsidRPr="00903DBA" w:rsidRDefault="00D56E7A" w:rsidP="00D56E7A">
      <w:pPr>
        <w:pStyle w:val="Code"/>
        <w:rPr>
          <w:highlight w:val="white"/>
        </w:rPr>
      </w:pPr>
      <w:r w:rsidRPr="00903DBA">
        <w:rPr>
          <w:highlight w:val="white"/>
        </w:rPr>
        <w:t xml:space="preserve">      $$ = $1; </w:t>
      </w:r>
    </w:p>
    <w:p w14:paraId="4CE0442D" w14:textId="77777777" w:rsidR="00D56E7A" w:rsidRPr="00903DBA" w:rsidRDefault="00D56E7A" w:rsidP="00D56E7A">
      <w:pPr>
        <w:pStyle w:val="Code"/>
        <w:rPr>
          <w:highlight w:val="white"/>
        </w:rPr>
      </w:pPr>
      <w:r w:rsidRPr="00903DBA">
        <w:rPr>
          <w:highlight w:val="white"/>
        </w:rPr>
        <w:t xml:space="preserve">    }</w:t>
      </w:r>
    </w:p>
    <w:p w14:paraId="52A45AF2" w14:textId="77777777" w:rsidR="00D56E7A" w:rsidRPr="00903DBA" w:rsidRDefault="00D56E7A" w:rsidP="00D56E7A">
      <w:pPr>
        <w:pStyle w:val="Code"/>
        <w:rPr>
          <w:highlight w:val="white"/>
        </w:rPr>
      </w:pPr>
      <w:r w:rsidRPr="00903DBA">
        <w:rPr>
          <w:highlight w:val="white"/>
        </w:rPr>
        <w:t xml:space="preserve">  | prefix_add_operator type_cast_expression {</w:t>
      </w:r>
    </w:p>
    <w:p w14:paraId="0641E5A3" w14:textId="77777777" w:rsidR="00D56E7A" w:rsidRPr="00903DBA" w:rsidRDefault="00D56E7A" w:rsidP="00D56E7A">
      <w:pPr>
        <w:pStyle w:val="Code"/>
        <w:rPr>
          <w:highlight w:val="white"/>
        </w:rPr>
      </w:pPr>
      <w:r w:rsidRPr="00903DBA">
        <w:rPr>
          <w:highlight w:val="white"/>
        </w:rPr>
        <w:t xml:space="preserve">      $$ = MiddleCodeGenerator.UnaryExpression($1, $2);</w:t>
      </w:r>
    </w:p>
    <w:p w14:paraId="29134B06" w14:textId="143F1EC5" w:rsidR="00D56E7A" w:rsidRPr="00903DBA" w:rsidRDefault="00D56E7A" w:rsidP="00D56E7A">
      <w:pPr>
        <w:pStyle w:val="Code"/>
        <w:rPr>
          <w:highlight w:val="white"/>
        </w:rPr>
      </w:pPr>
      <w:r w:rsidRPr="00903DBA">
        <w:rPr>
          <w:highlight w:val="white"/>
        </w:rPr>
        <w:t xml:space="preserve">    }</w:t>
      </w:r>
      <w:r w:rsidR="003D27F1" w:rsidRPr="00903DBA">
        <w:rPr>
          <w:highlight w:val="white"/>
        </w:rPr>
        <w:t>;</w:t>
      </w:r>
    </w:p>
    <w:p w14:paraId="67C759F5" w14:textId="77777777" w:rsidR="00D56E7A" w:rsidRPr="00903DBA" w:rsidRDefault="00D56E7A" w:rsidP="00D56E7A">
      <w:pPr>
        <w:pStyle w:val="Code"/>
        <w:rPr>
          <w:highlight w:val="white"/>
        </w:rPr>
      </w:pPr>
      <w:r w:rsidRPr="00903DBA">
        <w:rPr>
          <w:highlight w:val="white"/>
        </w:rPr>
        <w:t>prefix_add_operator:</w:t>
      </w:r>
    </w:p>
    <w:p w14:paraId="65D2F6B3" w14:textId="77777777" w:rsidR="00D56E7A" w:rsidRPr="00903DBA" w:rsidRDefault="00D56E7A" w:rsidP="00D56E7A">
      <w:pPr>
        <w:pStyle w:val="Code"/>
        <w:rPr>
          <w:highlight w:val="white"/>
        </w:rPr>
      </w:pPr>
      <w:r w:rsidRPr="00903DBA">
        <w:rPr>
          <w:highlight w:val="white"/>
        </w:rPr>
        <w:t xml:space="preserve">    PLUS  { $$ = MiddleOperator.UnaryAdd;      }</w:t>
      </w:r>
    </w:p>
    <w:p w14:paraId="1C268CDF" w14:textId="3F659E97" w:rsidR="00D56E7A" w:rsidRPr="00903DBA" w:rsidRDefault="00D56E7A" w:rsidP="00D56E7A">
      <w:pPr>
        <w:pStyle w:val="Code"/>
        <w:rPr>
          <w:highlight w:val="white"/>
        </w:rPr>
      </w:pPr>
      <w:r w:rsidRPr="00903DBA">
        <w:rPr>
          <w:highlight w:val="white"/>
        </w:rPr>
        <w:t xml:space="preserve">  | MINUS { $$ = MiddleOperator.UnarySubtract; };</w:t>
      </w:r>
    </w:p>
    <w:p w14:paraId="24B0D2D0" w14:textId="77777777" w:rsidR="00D56E7A" w:rsidRPr="00903DBA" w:rsidRDefault="00D56E7A" w:rsidP="00D56E7A">
      <w:pPr>
        <w:pStyle w:val="CodeHeader"/>
      </w:pPr>
      <w:proofErr w:type="spellStart"/>
      <w:r w:rsidRPr="00903DBA">
        <w:t>MiddleCodeGenerator.cs</w:t>
      </w:r>
      <w:proofErr w:type="spellEnd"/>
    </w:p>
    <w:p w14:paraId="5C8AEE52" w14:textId="77777777" w:rsidR="00270E94" w:rsidRPr="00903DBA" w:rsidRDefault="00270E94" w:rsidP="00270E94">
      <w:pPr>
        <w:pStyle w:val="Code"/>
        <w:rPr>
          <w:highlight w:val="white"/>
        </w:rPr>
      </w:pPr>
      <w:r w:rsidRPr="00903DBA">
        <w:rPr>
          <w:highlight w:val="white"/>
        </w:rPr>
        <w:t xml:space="preserve">    public static Expression UnaryExpression(MiddleOperator middleOp,</w:t>
      </w:r>
    </w:p>
    <w:p w14:paraId="58E5A5D7" w14:textId="77777777" w:rsidR="00270E94" w:rsidRPr="00903DBA" w:rsidRDefault="00270E94" w:rsidP="00270E94">
      <w:pPr>
        <w:pStyle w:val="Code"/>
        <w:rPr>
          <w:highlight w:val="white"/>
        </w:rPr>
      </w:pPr>
      <w:r w:rsidRPr="00903DBA">
        <w:rPr>
          <w:highlight w:val="white"/>
        </w:rPr>
        <w:t xml:space="preserve">                                             Expression expression) {</w:t>
      </w:r>
    </w:p>
    <w:p w14:paraId="7D181214" w14:textId="77777777" w:rsidR="00270E94" w:rsidRPr="00903DBA" w:rsidRDefault="00270E94" w:rsidP="00270E94">
      <w:pPr>
        <w:pStyle w:val="Code"/>
        <w:rPr>
          <w:highlight w:val="white"/>
        </w:rPr>
      </w:pPr>
      <w:r w:rsidRPr="00903DBA">
        <w:rPr>
          <w:highlight w:val="white"/>
        </w:rPr>
        <w:t xml:space="preserve">      Type type = expression.Symbol.Type;</w:t>
      </w:r>
    </w:p>
    <w:p w14:paraId="0A8DED84" w14:textId="77777777" w:rsidR="00056AC1" w:rsidRPr="00903DBA" w:rsidRDefault="00270E94" w:rsidP="00270E94">
      <w:pPr>
        <w:pStyle w:val="Code"/>
        <w:rPr>
          <w:highlight w:val="white"/>
        </w:rPr>
      </w:pPr>
      <w:r w:rsidRPr="00903DBA">
        <w:rPr>
          <w:highlight w:val="white"/>
        </w:rPr>
        <w:t xml:space="preserve">      Assert.Error(type.IsLogical() ||</w:t>
      </w:r>
    </w:p>
    <w:p w14:paraId="1F7A7577" w14:textId="121002BD" w:rsidR="00270E94" w:rsidRPr="00903DBA" w:rsidRDefault="00056AC1" w:rsidP="00270E94">
      <w:pPr>
        <w:pStyle w:val="Code"/>
        <w:rPr>
          <w:highlight w:val="white"/>
        </w:rPr>
      </w:pPr>
      <w:r w:rsidRPr="00903DBA">
        <w:rPr>
          <w:highlight w:val="white"/>
        </w:rPr>
        <w:t xml:space="preserve">                  </w:t>
      </w:r>
      <w:r w:rsidR="00270E94" w:rsidRPr="00903DBA">
        <w:rPr>
          <w:highlight w:val="white"/>
        </w:rPr>
        <w:t xml:space="preserve"> type.IsArithmeticPointerArrayStringOrFunction(),</w:t>
      </w:r>
    </w:p>
    <w:p w14:paraId="37F914CC" w14:textId="77777777" w:rsidR="00270E94" w:rsidRPr="00903DBA" w:rsidRDefault="00270E94" w:rsidP="00270E94">
      <w:pPr>
        <w:pStyle w:val="Code"/>
        <w:rPr>
          <w:highlight w:val="white"/>
        </w:rPr>
      </w:pPr>
      <w:r w:rsidRPr="00903DBA">
        <w:rPr>
          <w:highlight w:val="white"/>
        </w:rPr>
        <w:t xml:space="preserve">                   expression, Message.Non__arithmetic_expression);</w:t>
      </w:r>
    </w:p>
    <w:p w14:paraId="699FA349" w14:textId="77777777" w:rsidR="00270E94" w:rsidRPr="00903DBA" w:rsidRDefault="00270E94" w:rsidP="00270E94">
      <w:pPr>
        <w:pStyle w:val="Code"/>
        <w:rPr>
          <w:highlight w:val="white"/>
        </w:rPr>
      </w:pPr>
    </w:p>
    <w:p w14:paraId="61FA4711" w14:textId="77777777" w:rsidR="00744DAF" w:rsidRPr="00903DBA" w:rsidRDefault="00270E94" w:rsidP="00270E94">
      <w:pPr>
        <w:pStyle w:val="Code"/>
        <w:rPr>
          <w:highlight w:val="white"/>
        </w:rPr>
      </w:pPr>
      <w:r w:rsidRPr="00903DBA">
        <w:rPr>
          <w:highlight w:val="white"/>
        </w:rPr>
        <w:t xml:space="preserve">      Expression constantExpression =</w:t>
      </w:r>
    </w:p>
    <w:p w14:paraId="2C4804CF" w14:textId="3859D0CA" w:rsidR="00270E94" w:rsidRPr="00903DBA" w:rsidRDefault="00744DAF" w:rsidP="00270E94">
      <w:pPr>
        <w:pStyle w:val="Code"/>
        <w:rPr>
          <w:highlight w:val="white"/>
        </w:rPr>
      </w:pPr>
      <w:r w:rsidRPr="00903DBA">
        <w:rPr>
          <w:highlight w:val="white"/>
        </w:rPr>
        <w:t xml:space="preserve">        </w:t>
      </w:r>
      <w:r w:rsidR="00270E94" w:rsidRPr="00903DBA">
        <w:rPr>
          <w:highlight w:val="white"/>
        </w:rPr>
        <w:t xml:space="preserve">ConstantExpression.Arithmetic(middleOp, expression);    </w:t>
      </w:r>
    </w:p>
    <w:p w14:paraId="61ED3225" w14:textId="77777777" w:rsidR="00270E94" w:rsidRPr="00903DBA" w:rsidRDefault="00270E94" w:rsidP="00270E94">
      <w:pPr>
        <w:pStyle w:val="Code"/>
        <w:rPr>
          <w:highlight w:val="white"/>
        </w:rPr>
      </w:pPr>
      <w:r w:rsidRPr="00903DBA">
        <w:rPr>
          <w:highlight w:val="white"/>
        </w:rPr>
        <w:t xml:space="preserve">      if (constantExpression != null) {</w:t>
      </w:r>
    </w:p>
    <w:p w14:paraId="63A99114" w14:textId="77777777" w:rsidR="00270E94" w:rsidRPr="00903DBA" w:rsidRDefault="00270E94" w:rsidP="00270E94">
      <w:pPr>
        <w:pStyle w:val="Code"/>
        <w:rPr>
          <w:highlight w:val="white"/>
        </w:rPr>
      </w:pPr>
      <w:r w:rsidRPr="00903DBA">
        <w:rPr>
          <w:highlight w:val="white"/>
        </w:rPr>
        <w:t xml:space="preserve">        return constantExpression;</w:t>
      </w:r>
    </w:p>
    <w:p w14:paraId="7B2F8BB9" w14:textId="77777777" w:rsidR="00270E94" w:rsidRPr="00903DBA" w:rsidRDefault="00270E94" w:rsidP="00270E94">
      <w:pPr>
        <w:pStyle w:val="Code"/>
        <w:rPr>
          <w:highlight w:val="white"/>
        </w:rPr>
      </w:pPr>
      <w:r w:rsidRPr="00903DBA">
        <w:rPr>
          <w:highlight w:val="white"/>
        </w:rPr>
        <w:t xml:space="preserve">      }</w:t>
      </w:r>
    </w:p>
    <w:p w14:paraId="6A1021C7" w14:textId="77777777" w:rsidR="00270E94" w:rsidRPr="00903DBA" w:rsidRDefault="00270E94" w:rsidP="00270E94">
      <w:pPr>
        <w:pStyle w:val="Code"/>
        <w:rPr>
          <w:highlight w:val="white"/>
        </w:rPr>
      </w:pPr>
      <w:r w:rsidRPr="00903DBA">
        <w:rPr>
          <w:highlight w:val="white"/>
        </w:rPr>
        <w:t xml:space="preserve">    </w:t>
      </w:r>
    </w:p>
    <w:p w14:paraId="07ECCCF4" w14:textId="77777777" w:rsidR="00270E94" w:rsidRPr="00903DBA" w:rsidRDefault="00270E94" w:rsidP="00270E94">
      <w:pPr>
        <w:pStyle w:val="Code"/>
        <w:rPr>
          <w:highlight w:val="white"/>
        </w:rPr>
      </w:pPr>
      <w:r w:rsidRPr="00903DBA">
        <w:rPr>
          <w:highlight w:val="white"/>
        </w:rPr>
        <w:t xml:space="preserve">      Symbol resultSymbol = new Symbol(expression.Symbol.Type);</w:t>
      </w:r>
    </w:p>
    <w:p w14:paraId="1BFDFFEF" w14:textId="77777777" w:rsidR="00744DAF" w:rsidRPr="00903DBA" w:rsidRDefault="00270E94" w:rsidP="00270E94">
      <w:pPr>
        <w:pStyle w:val="Code"/>
        <w:rPr>
          <w:highlight w:val="white"/>
        </w:rPr>
      </w:pPr>
      <w:r w:rsidRPr="00903DBA">
        <w:rPr>
          <w:highlight w:val="white"/>
        </w:rPr>
        <w:t xml:space="preserve">      AddMiddleCode(expression.LongList, middleOp,</w:t>
      </w:r>
    </w:p>
    <w:p w14:paraId="227F5135" w14:textId="755F6A98" w:rsidR="00270E94" w:rsidRPr="00903DBA" w:rsidRDefault="00744DAF" w:rsidP="00270E94">
      <w:pPr>
        <w:pStyle w:val="Code"/>
        <w:rPr>
          <w:highlight w:val="white"/>
        </w:rPr>
      </w:pPr>
      <w:r w:rsidRPr="00903DBA">
        <w:rPr>
          <w:highlight w:val="white"/>
        </w:rPr>
        <w:t xml:space="preserve">                   </w:t>
      </w:r>
      <w:r w:rsidR="00270E94" w:rsidRPr="00903DBA">
        <w:rPr>
          <w:highlight w:val="white"/>
        </w:rPr>
        <w:t xml:space="preserve"> resultSymbol, expression.Symbol);</w:t>
      </w:r>
    </w:p>
    <w:p w14:paraId="7196D6CF" w14:textId="77777777" w:rsidR="00744DAF" w:rsidRPr="00903DBA" w:rsidRDefault="00270E94" w:rsidP="00270E94">
      <w:pPr>
        <w:pStyle w:val="Code"/>
        <w:rPr>
          <w:highlight w:val="white"/>
        </w:rPr>
      </w:pPr>
      <w:r w:rsidRPr="00903DBA">
        <w:rPr>
          <w:highlight w:val="white"/>
        </w:rPr>
        <w:t xml:space="preserve">      return (new Expression(resultSymbol, expression.ShortList,</w:t>
      </w:r>
    </w:p>
    <w:p w14:paraId="095B2A4F" w14:textId="65E8E01E" w:rsidR="00270E94" w:rsidRPr="00903DBA" w:rsidRDefault="00744DAF" w:rsidP="00270E94">
      <w:pPr>
        <w:pStyle w:val="Code"/>
        <w:rPr>
          <w:highlight w:val="white"/>
        </w:rPr>
      </w:pPr>
      <w:r w:rsidRPr="00903DBA">
        <w:rPr>
          <w:highlight w:val="white"/>
        </w:rPr>
        <w:t xml:space="preserve">                            </w:t>
      </w:r>
      <w:r w:rsidR="00270E94" w:rsidRPr="00903DBA">
        <w:rPr>
          <w:highlight w:val="white"/>
        </w:rPr>
        <w:t xml:space="preserve"> expression.LongList));</w:t>
      </w:r>
    </w:p>
    <w:p w14:paraId="2A89AF1B" w14:textId="1862A977" w:rsidR="000E750B" w:rsidRPr="00903DBA" w:rsidRDefault="00270E94" w:rsidP="000E750B">
      <w:pPr>
        <w:pStyle w:val="Code"/>
        <w:rPr>
          <w:highlight w:val="white"/>
        </w:rPr>
      </w:pPr>
      <w:r w:rsidRPr="00903DBA">
        <w:rPr>
          <w:highlight w:val="white"/>
        </w:rPr>
        <w:t xml:space="preserve">    }</w:t>
      </w:r>
    </w:p>
    <w:p w14:paraId="1C0C0B3B" w14:textId="5C3F5614" w:rsidR="003F2683" w:rsidRPr="00903DBA" w:rsidRDefault="003F2683" w:rsidP="003F2683">
      <w:pPr>
        <w:pStyle w:val="Rubrik3"/>
        <w:rPr>
          <w:highlight w:val="white"/>
        </w:rPr>
      </w:pPr>
      <w:bookmarkStart w:id="172" w:name="_Toc57656026"/>
      <w:r w:rsidRPr="00903DBA">
        <w:rPr>
          <w:highlight w:val="white"/>
        </w:rPr>
        <w:t>Logical Not Expression</w:t>
      </w:r>
      <w:bookmarkEnd w:id="172"/>
    </w:p>
    <w:p w14:paraId="7CE7C86D" w14:textId="68F034BF" w:rsidR="00C63ED3" w:rsidRPr="00903DBA" w:rsidRDefault="00C63ED3" w:rsidP="00C63ED3">
      <w:r w:rsidRPr="00903DBA">
        <w:t xml:space="preserve">The </w:t>
      </w:r>
      <w:r w:rsidRPr="00903DBA">
        <w:rPr>
          <w:rStyle w:val="KeyWord0"/>
        </w:rPr>
        <w:t>logical</w:t>
      </w:r>
      <w:r w:rsidR="002F566A" w:rsidRPr="00903DBA">
        <w:t xml:space="preserve"> </w:t>
      </w:r>
      <w:r w:rsidRPr="00903DBA">
        <w:rPr>
          <w:rStyle w:val="KeyWord0"/>
        </w:rPr>
        <w:t>not</w:t>
      </w:r>
      <w:r w:rsidRPr="00903DBA">
        <w:t xml:space="preserve"> operator just swaps the true and false sets of its operand.</w:t>
      </w:r>
    </w:p>
    <w:p w14:paraId="724EAF0B" w14:textId="77777777" w:rsidR="004C6676" w:rsidRPr="00903DBA" w:rsidRDefault="004C6676" w:rsidP="004C6676">
      <w:pPr>
        <w:pStyle w:val="CodeHeader"/>
      </w:pPr>
      <w:proofErr w:type="spellStart"/>
      <w:r w:rsidRPr="00903DBA">
        <w:t>MainParser.gppg</w:t>
      </w:r>
      <w:proofErr w:type="spellEnd"/>
    </w:p>
    <w:p w14:paraId="4F9E203F" w14:textId="77777777" w:rsidR="004C6676" w:rsidRPr="00903DBA" w:rsidRDefault="004C6676" w:rsidP="004C6676">
      <w:pPr>
        <w:pStyle w:val="Code"/>
        <w:rPr>
          <w:highlight w:val="white"/>
        </w:rPr>
      </w:pPr>
      <w:r w:rsidRPr="00903DBA">
        <w:rPr>
          <w:highlight w:val="white"/>
        </w:rPr>
        <w:t>prefix_expression:</w:t>
      </w:r>
    </w:p>
    <w:p w14:paraId="66C6AE23" w14:textId="63C51F11" w:rsidR="000E750B" w:rsidRPr="00903DBA" w:rsidRDefault="000E750B" w:rsidP="000E750B">
      <w:pPr>
        <w:pStyle w:val="Code"/>
        <w:rPr>
          <w:highlight w:val="white"/>
        </w:rPr>
      </w:pPr>
      <w:r w:rsidRPr="00903DBA">
        <w:rPr>
          <w:highlight w:val="white"/>
        </w:rPr>
        <w:t xml:space="preserve">  </w:t>
      </w:r>
      <w:r w:rsidR="004C6676" w:rsidRPr="00903DBA">
        <w:rPr>
          <w:highlight w:val="white"/>
        </w:rPr>
        <w:t xml:space="preserve"> </w:t>
      </w:r>
      <w:r w:rsidRPr="00903DBA">
        <w:rPr>
          <w:highlight w:val="white"/>
        </w:rPr>
        <w:t xml:space="preserve"> LOGICAL_NOT type_cast_expression {</w:t>
      </w:r>
    </w:p>
    <w:p w14:paraId="6F135CF0" w14:textId="77777777" w:rsidR="000E750B" w:rsidRPr="00903DBA" w:rsidRDefault="000E750B" w:rsidP="000E750B">
      <w:pPr>
        <w:pStyle w:val="Code"/>
        <w:rPr>
          <w:highlight w:val="white"/>
        </w:rPr>
      </w:pPr>
      <w:r w:rsidRPr="00903DBA">
        <w:rPr>
          <w:highlight w:val="white"/>
        </w:rPr>
        <w:t xml:space="preserve">      $$ = MiddleCodeGenerator.LogicalNotExpression($2);</w:t>
      </w:r>
    </w:p>
    <w:p w14:paraId="54E1566D" w14:textId="23921C30" w:rsidR="000E750B" w:rsidRPr="00903DBA" w:rsidRDefault="000E750B" w:rsidP="000E750B">
      <w:pPr>
        <w:pStyle w:val="Code"/>
        <w:rPr>
          <w:highlight w:val="white"/>
        </w:rPr>
      </w:pPr>
      <w:r w:rsidRPr="00903DBA">
        <w:rPr>
          <w:highlight w:val="white"/>
        </w:rPr>
        <w:t xml:space="preserve">    }</w:t>
      </w:r>
      <w:r w:rsidR="00CE2EA8" w:rsidRPr="00903DBA">
        <w:rPr>
          <w:highlight w:val="white"/>
        </w:rPr>
        <w:t>;</w:t>
      </w:r>
    </w:p>
    <w:p w14:paraId="62F309A1" w14:textId="1E12BE5D" w:rsidR="000E750B" w:rsidRPr="00903DBA" w:rsidRDefault="005E4444" w:rsidP="005E4444">
      <w:pPr>
        <w:pStyle w:val="CodeHeader"/>
      </w:pPr>
      <w:proofErr w:type="spellStart"/>
      <w:r w:rsidRPr="00903DBA">
        <w:t>MiddleCodeGenerator.cs</w:t>
      </w:r>
      <w:proofErr w:type="spellEnd"/>
    </w:p>
    <w:p w14:paraId="45B66EC3" w14:textId="65E6D129" w:rsidR="00270E94" w:rsidRPr="00903DBA" w:rsidRDefault="00270E94" w:rsidP="00270E94">
      <w:pPr>
        <w:pStyle w:val="Code"/>
        <w:rPr>
          <w:highlight w:val="white"/>
        </w:rPr>
      </w:pPr>
      <w:r w:rsidRPr="00903DBA">
        <w:rPr>
          <w:highlight w:val="white"/>
        </w:rPr>
        <w:t xml:space="preserve">    public static Expression LogicalNotExpression(Expression expression) {    </w:t>
      </w:r>
    </w:p>
    <w:p w14:paraId="078C8032" w14:textId="77777777" w:rsidR="00A52A41" w:rsidRPr="00903DBA" w:rsidRDefault="00270E94" w:rsidP="00270E94">
      <w:pPr>
        <w:pStyle w:val="Code"/>
        <w:rPr>
          <w:highlight w:val="white"/>
        </w:rPr>
      </w:pPr>
      <w:r w:rsidRPr="00903DBA">
        <w:rPr>
          <w:highlight w:val="white"/>
        </w:rPr>
        <w:t xml:space="preserve">      Expression constantExpression =</w:t>
      </w:r>
    </w:p>
    <w:p w14:paraId="02C3F667" w14:textId="5DFAC862" w:rsidR="00270E94" w:rsidRPr="00903DBA" w:rsidRDefault="00A52A41" w:rsidP="00270E94">
      <w:pPr>
        <w:pStyle w:val="Code"/>
        <w:rPr>
          <w:highlight w:val="white"/>
        </w:rPr>
      </w:pPr>
      <w:r w:rsidRPr="00903DBA">
        <w:rPr>
          <w:highlight w:val="white"/>
        </w:rPr>
        <w:t xml:space="preserve">       </w:t>
      </w:r>
      <w:r w:rsidR="00270E94" w:rsidRPr="00903DBA">
        <w:rPr>
          <w:highlight w:val="white"/>
        </w:rPr>
        <w:t xml:space="preserve"> ConstantExpression.LogicalNot(expression);</w:t>
      </w:r>
    </w:p>
    <w:p w14:paraId="32D06C70" w14:textId="77777777" w:rsidR="00270E94" w:rsidRPr="00903DBA" w:rsidRDefault="00270E94" w:rsidP="00270E94">
      <w:pPr>
        <w:pStyle w:val="Code"/>
        <w:rPr>
          <w:highlight w:val="white"/>
        </w:rPr>
      </w:pPr>
      <w:r w:rsidRPr="00903DBA">
        <w:rPr>
          <w:highlight w:val="white"/>
        </w:rPr>
        <w:t xml:space="preserve">      if (constantExpression != null) {</w:t>
      </w:r>
    </w:p>
    <w:p w14:paraId="00DCE62D" w14:textId="77777777" w:rsidR="00270E94" w:rsidRPr="00903DBA" w:rsidRDefault="00270E94" w:rsidP="00270E94">
      <w:pPr>
        <w:pStyle w:val="Code"/>
        <w:rPr>
          <w:highlight w:val="white"/>
        </w:rPr>
      </w:pPr>
      <w:r w:rsidRPr="00903DBA">
        <w:rPr>
          <w:highlight w:val="white"/>
        </w:rPr>
        <w:t xml:space="preserve">        return constantExpression;</w:t>
      </w:r>
    </w:p>
    <w:p w14:paraId="3576FC87" w14:textId="77777777" w:rsidR="00270E94" w:rsidRPr="00903DBA" w:rsidRDefault="00270E94" w:rsidP="00270E94">
      <w:pPr>
        <w:pStyle w:val="Code"/>
        <w:rPr>
          <w:highlight w:val="white"/>
        </w:rPr>
      </w:pPr>
      <w:r w:rsidRPr="00903DBA">
        <w:rPr>
          <w:highlight w:val="white"/>
        </w:rPr>
        <w:t xml:space="preserve">      }</w:t>
      </w:r>
    </w:p>
    <w:p w14:paraId="30C29904" w14:textId="1C7FD7B5" w:rsidR="00270E94" w:rsidRPr="00903DBA" w:rsidRDefault="00641FAB" w:rsidP="00641FAB">
      <w:pPr>
        <w:rPr>
          <w:highlight w:val="white"/>
        </w:rPr>
      </w:pPr>
      <w:r w:rsidRPr="00903DBA">
        <w:rPr>
          <w:highlight w:val="white"/>
        </w:rPr>
        <w:lastRenderedPageBreak/>
        <w:t xml:space="preserve">The resulting expression is </w:t>
      </w:r>
      <w:r w:rsidR="008913FF" w:rsidRPr="00903DBA">
        <w:rPr>
          <w:highlight w:val="white"/>
        </w:rPr>
        <w:t>the original expression with swapped true and false sets.</w:t>
      </w:r>
    </w:p>
    <w:p w14:paraId="347508D1" w14:textId="77777777" w:rsidR="00270E94" w:rsidRPr="00903DBA" w:rsidRDefault="00270E94" w:rsidP="00270E94">
      <w:pPr>
        <w:pStyle w:val="Code"/>
        <w:rPr>
          <w:highlight w:val="white"/>
        </w:rPr>
      </w:pPr>
      <w:r w:rsidRPr="00903DBA">
        <w:rPr>
          <w:highlight w:val="white"/>
        </w:rPr>
        <w:t xml:space="preserve">      expression = TypeCast.ToLogical(expression);</w:t>
      </w:r>
    </w:p>
    <w:p w14:paraId="7C3D5032" w14:textId="77777777" w:rsidR="00A52A41" w:rsidRPr="00903DBA" w:rsidRDefault="00270E94" w:rsidP="00270E94">
      <w:pPr>
        <w:pStyle w:val="Code"/>
        <w:rPr>
          <w:highlight w:val="white"/>
        </w:rPr>
      </w:pPr>
      <w:r w:rsidRPr="00903DBA">
        <w:rPr>
          <w:highlight w:val="white"/>
        </w:rPr>
        <w:t xml:space="preserve">      Symbol notSymbol =</w:t>
      </w:r>
    </w:p>
    <w:p w14:paraId="08E01604" w14:textId="3AF83F54" w:rsidR="00270E94" w:rsidRPr="00903DBA" w:rsidRDefault="00A52A41" w:rsidP="00270E94">
      <w:pPr>
        <w:pStyle w:val="Code"/>
        <w:rPr>
          <w:highlight w:val="white"/>
        </w:rPr>
      </w:pPr>
      <w:r w:rsidRPr="00903DBA">
        <w:rPr>
          <w:highlight w:val="white"/>
        </w:rPr>
        <w:t xml:space="preserve">        </w:t>
      </w:r>
      <w:r w:rsidR="00270E94" w:rsidRPr="00903DBA">
        <w:rPr>
          <w:highlight w:val="white"/>
        </w:rPr>
        <w:t>new Symbol(expression.Symbol.FalseSet, expression.Symbol.TrueSet);</w:t>
      </w:r>
    </w:p>
    <w:p w14:paraId="4C569366" w14:textId="77777777" w:rsidR="00A52A41" w:rsidRPr="00903DBA" w:rsidRDefault="00270E94" w:rsidP="00270E94">
      <w:pPr>
        <w:pStyle w:val="Code"/>
        <w:rPr>
          <w:highlight w:val="white"/>
        </w:rPr>
      </w:pPr>
      <w:r w:rsidRPr="00903DBA">
        <w:rPr>
          <w:highlight w:val="white"/>
        </w:rPr>
        <w:t xml:space="preserve">      return (new Expression(notSymbol, expression.ShortList,</w:t>
      </w:r>
    </w:p>
    <w:p w14:paraId="17B953FF" w14:textId="3B97722A" w:rsidR="00270E94" w:rsidRPr="00903DBA" w:rsidRDefault="00A52A41" w:rsidP="00270E94">
      <w:pPr>
        <w:pStyle w:val="Code"/>
        <w:rPr>
          <w:highlight w:val="white"/>
        </w:rPr>
      </w:pPr>
      <w:r w:rsidRPr="00903DBA">
        <w:rPr>
          <w:highlight w:val="white"/>
        </w:rPr>
        <w:t xml:space="preserve">                            </w:t>
      </w:r>
      <w:r w:rsidR="00270E94" w:rsidRPr="00903DBA">
        <w:rPr>
          <w:highlight w:val="white"/>
        </w:rPr>
        <w:t xml:space="preserve"> expression.LongList));</w:t>
      </w:r>
    </w:p>
    <w:p w14:paraId="3BD82E7C" w14:textId="3EFD7D72" w:rsidR="00270E94" w:rsidRPr="00903DBA" w:rsidRDefault="00270E94" w:rsidP="00270E94">
      <w:pPr>
        <w:pStyle w:val="Code"/>
        <w:rPr>
          <w:highlight w:val="white"/>
        </w:rPr>
      </w:pPr>
      <w:r w:rsidRPr="00903DBA">
        <w:rPr>
          <w:highlight w:val="white"/>
        </w:rPr>
        <w:t xml:space="preserve">    }</w:t>
      </w:r>
    </w:p>
    <w:p w14:paraId="1DC24B38" w14:textId="62246790" w:rsidR="0090411D" w:rsidRPr="00903DBA" w:rsidRDefault="0090411D" w:rsidP="0090411D">
      <w:pPr>
        <w:pStyle w:val="Rubrik3"/>
        <w:rPr>
          <w:highlight w:val="white"/>
        </w:rPr>
      </w:pPr>
      <w:bookmarkStart w:id="173" w:name="_Toc57656027"/>
      <w:r w:rsidRPr="00903DBA">
        <w:rPr>
          <w:highlight w:val="white"/>
        </w:rPr>
        <w:t>Bitwise Not Expression</w:t>
      </w:r>
      <w:bookmarkEnd w:id="173"/>
    </w:p>
    <w:p w14:paraId="29A5F9E6" w14:textId="7A6F72E1" w:rsidR="002F566A" w:rsidRPr="00903DBA" w:rsidRDefault="002F566A" w:rsidP="002F566A">
      <w:pPr>
        <w:rPr>
          <w:highlight w:val="white"/>
        </w:rPr>
      </w:pPr>
      <w:r w:rsidRPr="00903DBA">
        <w:rPr>
          <w:highlight w:val="white"/>
        </w:rPr>
        <w:t xml:space="preserve">The </w:t>
      </w:r>
      <w:r w:rsidRPr="00903DBA">
        <w:rPr>
          <w:rStyle w:val="KeyWord0"/>
          <w:highlight w:val="white"/>
        </w:rPr>
        <w:t>bitwise</w:t>
      </w:r>
      <w:r w:rsidRPr="00903DBA">
        <w:rPr>
          <w:highlight w:val="white"/>
        </w:rPr>
        <w:t xml:space="preserve"> </w:t>
      </w:r>
      <w:r w:rsidRPr="00903DBA">
        <w:rPr>
          <w:rStyle w:val="KeyWord0"/>
          <w:highlight w:val="white"/>
        </w:rPr>
        <w:t>not</w:t>
      </w:r>
      <w:r w:rsidRPr="00903DBA">
        <w:rPr>
          <w:highlight w:val="white"/>
        </w:rPr>
        <w:t xml:space="preserve"> operator </w:t>
      </w:r>
      <w:r w:rsidR="00890D59" w:rsidRPr="00903DBA">
        <w:rPr>
          <w:highlight w:val="white"/>
        </w:rPr>
        <w:t>is quite simple since it only accepts integral values.</w:t>
      </w:r>
    </w:p>
    <w:p w14:paraId="5235A8D0" w14:textId="77777777" w:rsidR="00D12D93" w:rsidRPr="00903DBA" w:rsidRDefault="00D12D93" w:rsidP="00D12D93">
      <w:pPr>
        <w:pStyle w:val="CodeHeader"/>
      </w:pPr>
      <w:proofErr w:type="spellStart"/>
      <w:r w:rsidRPr="00903DBA">
        <w:t>MainParser.gppg</w:t>
      </w:r>
      <w:proofErr w:type="spellEnd"/>
    </w:p>
    <w:p w14:paraId="6F7C2482" w14:textId="644ECAA6" w:rsidR="00270E94" w:rsidRPr="00903DBA" w:rsidRDefault="00D12D93" w:rsidP="00270E94">
      <w:pPr>
        <w:pStyle w:val="Code"/>
        <w:rPr>
          <w:highlight w:val="white"/>
        </w:rPr>
      </w:pPr>
      <w:r w:rsidRPr="00903DBA">
        <w:rPr>
          <w:highlight w:val="white"/>
        </w:rPr>
        <w:t>prefix_expression:</w:t>
      </w:r>
    </w:p>
    <w:p w14:paraId="20C5495F" w14:textId="540F26C2" w:rsidR="000E750B" w:rsidRPr="00903DBA" w:rsidRDefault="000E750B" w:rsidP="000E750B">
      <w:pPr>
        <w:pStyle w:val="Code"/>
        <w:rPr>
          <w:highlight w:val="white"/>
        </w:rPr>
      </w:pPr>
      <w:r w:rsidRPr="00903DBA">
        <w:rPr>
          <w:highlight w:val="white"/>
        </w:rPr>
        <w:t xml:space="preserve">  </w:t>
      </w:r>
      <w:r w:rsidR="00D12D93" w:rsidRPr="00903DBA">
        <w:rPr>
          <w:highlight w:val="white"/>
        </w:rPr>
        <w:t xml:space="preserve">  </w:t>
      </w:r>
      <w:r w:rsidRPr="00903DBA">
        <w:rPr>
          <w:highlight w:val="white"/>
        </w:rPr>
        <w:t>BITWISE_NOT type_cast_expression {</w:t>
      </w:r>
    </w:p>
    <w:p w14:paraId="4B9C79DB" w14:textId="77777777" w:rsidR="000E750B" w:rsidRPr="00903DBA" w:rsidRDefault="000E750B" w:rsidP="000E750B">
      <w:pPr>
        <w:pStyle w:val="Code"/>
        <w:rPr>
          <w:highlight w:val="white"/>
        </w:rPr>
      </w:pPr>
      <w:r w:rsidRPr="00903DBA">
        <w:rPr>
          <w:highlight w:val="white"/>
        </w:rPr>
        <w:t xml:space="preserve">      $$ = MiddleCodeGenerator.BitwiseNotExpression($2);</w:t>
      </w:r>
    </w:p>
    <w:p w14:paraId="4CFBB72D" w14:textId="23D19943" w:rsidR="000E750B" w:rsidRPr="00903DBA" w:rsidRDefault="000E750B" w:rsidP="000E750B">
      <w:pPr>
        <w:pStyle w:val="Code"/>
        <w:rPr>
          <w:highlight w:val="white"/>
        </w:rPr>
      </w:pPr>
      <w:r w:rsidRPr="00903DBA">
        <w:rPr>
          <w:highlight w:val="white"/>
        </w:rPr>
        <w:t xml:space="preserve">    }</w:t>
      </w:r>
      <w:r w:rsidR="00E80C07" w:rsidRPr="00903DBA">
        <w:rPr>
          <w:highlight w:val="white"/>
        </w:rPr>
        <w:t>;</w:t>
      </w:r>
    </w:p>
    <w:p w14:paraId="1FCA804B" w14:textId="77777777" w:rsidR="005E4444" w:rsidRPr="00903DBA" w:rsidRDefault="005E4444" w:rsidP="005E4444">
      <w:pPr>
        <w:pStyle w:val="CodeHeader"/>
      </w:pPr>
      <w:proofErr w:type="spellStart"/>
      <w:r w:rsidRPr="00903DBA">
        <w:t>MiddleCodeGenerator.cs</w:t>
      </w:r>
      <w:proofErr w:type="spellEnd"/>
    </w:p>
    <w:p w14:paraId="08918AC9" w14:textId="6FCD076C" w:rsidR="00270E94" w:rsidRPr="00903DBA" w:rsidRDefault="00270E94" w:rsidP="00270E94">
      <w:pPr>
        <w:pStyle w:val="Code"/>
        <w:rPr>
          <w:highlight w:val="white"/>
        </w:rPr>
      </w:pPr>
      <w:r w:rsidRPr="00903DBA">
        <w:rPr>
          <w:highlight w:val="white"/>
        </w:rPr>
        <w:t xml:space="preserve">    public static Expression BitwiseNotExpression(Expression expression) {</w:t>
      </w:r>
    </w:p>
    <w:p w14:paraId="2B09266B" w14:textId="77777777" w:rsidR="00CD30A8" w:rsidRPr="00903DBA" w:rsidRDefault="00CD30A8" w:rsidP="00CD30A8">
      <w:pPr>
        <w:pStyle w:val="Code"/>
        <w:rPr>
          <w:highlight w:val="white"/>
        </w:rPr>
      </w:pPr>
      <w:r w:rsidRPr="00903DBA">
        <w:rPr>
          <w:highlight w:val="white"/>
        </w:rPr>
        <w:t xml:space="preserve">      expression = TypeCast.LogicalToIntegral(expression);      </w:t>
      </w:r>
    </w:p>
    <w:p w14:paraId="1913AE64" w14:textId="77777777" w:rsidR="00CD30A8" w:rsidRPr="00903DBA" w:rsidRDefault="00CD30A8" w:rsidP="00CD30A8">
      <w:pPr>
        <w:pStyle w:val="Code"/>
        <w:rPr>
          <w:highlight w:val="white"/>
        </w:rPr>
      </w:pPr>
      <w:r w:rsidRPr="00903DBA">
        <w:rPr>
          <w:highlight w:val="white"/>
        </w:rPr>
        <w:t xml:space="preserve">      Assert.Error(expression.Symbol.Type.IsIntegralPointerArrayOrFunction(),</w:t>
      </w:r>
    </w:p>
    <w:p w14:paraId="2315EBCD" w14:textId="77777777" w:rsidR="00CD30A8" w:rsidRPr="00903DBA" w:rsidRDefault="00CD30A8" w:rsidP="00CD30A8">
      <w:pPr>
        <w:pStyle w:val="Code"/>
        <w:rPr>
          <w:highlight w:val="white"/>
        </w:rPr>
      </w:pPr>
      <w:r w:rsidRPr="00903DBA">
        <w:rPr>
          <w:highlight w:val="white"/>
        </w:rPr>
        <w:t xml:space="preserve">                   Message.Only_integral_values_for_bitwise_not);</w:t>
      </w:r>
    </w:p>
    <w:p w14:paraId="6F439779" w14:textId="77777777" w:rsidR="00A52A41" w:rsidRPr="00903DBA" w:rsidRDefault="00270E94" w:rsidP="00270E94">
      <w:pPr>
        <w:pStyle w:val="Code"/>
        <w:rPr>
          <w:highlight w:val="white"/>
        </w:rPr>
      </w:pPr>
      <w:r w:rsidRPr="00903DBA">
        <w:rPr>
          <w:highlight w:val="white"/>
        </w:rPr>
        <w:t xml:space="preserve">      Expression constantExpression =</w:t>
      </w:r>
    </w:p>
    <w:p w14:paraId="528608BA" w14:textId="66AC9908" w:rsidR="00270E94" w:rsidRPr="00903DBA" w:rsidRDefault="00A52A41" w:rsidP="00270E94">
      <w:pPr>
        <w:pStyle w:val="Code"/>
        <w:rPr>
          <w:highlight w:val="white"/>
        </w:rPr>
      </w:pPr>
      <w:r w:rsidRPr="00903DBA">
        <w:rPr>
          <w:highlight w:val="white"/>
        </w:rPr>
        <w:t xml:space="preserve">       </w:t>
      </w:r>
      <w:r w:rsidR="00270E94" w:rsidRPr="00903DBA">
        <w:rPr>
          <w:highlight w:val="white"/>
        </w:rPr>
        <w:t xml:space="preserve"> ConstantExpression.Arithmetic(MiddleOperator.BitwiseNot, expression);</w:t>
      </w:r>
    </w:p>
    <w:p w14:paraId="7B099AE3" w14:textId="77777777" w:rsidR="00270E94" w:rsidRPr="00903DBA" w:rsidRDefault="00270E94" w:rsidP="00270E94">
      <w:pPr>
        <w:pStyle w:val="Code"/>
        <w:rPr>
          <w:highlight w:val="white"/>
        </w:rPr>
      </w:pPr>
      <w:r w:rsidRPr="00903DBA">
        <w:rPr>
          <w:highlight w:val="white"/>
        </w:rPr>
        <w:t xml:space="preserve">      if (constantExpression != null) {</w:t>
      </w:r>
    </w:p>
    <w:p w14:paraId="3A87F612" w14:textId="77777777" w:rsidR="00270E94" w:rsidRPr="00903DBA" w:rsidRDefault="00270E94" w:rsidP="00270E94">
      <w:pPr>
        <w:pStyle w:val="Code"/>
        <w:rPr>
          <w:highlight w:val="white"/>
        </w:rPr>
      </w:pPr>
      <w:r w:rsidRPr="00903DBA">
        <w:rPr>
          <w:highlight w:val="white"/>
        </w:rPr>
        <w:t xml:space="preserve">        return constantExpression;</w:t>
      </w:r>
    </w:p>
    <w:p w14:paraId="0CF7D0E8" w14:textId="77777777" w:rsidR="00270E94" w:rsidRPr="00903DBA" w:rsidRDefault="00270E94" w:rsidP="00270E94">
      <w:pPr>
        <w:pStyle w:val="Code"/>
        <w:rPr>
          <w:highlight w:val="white"/>
        </w:rPr>
      </w:pPr>
      <w:r w:rsidRPr="00903DBA">
        <w:rPr>
          <w:highlight w:val="white"/>
        </w:rPr>
        <w:t xml:space="preserve">      }</w:t>
      </w:r>
    </w:p>
    <w:p w14:paraId="1A1608E2" w14:textId="77777777" w:rsidR="00270E94" w:rsidRPr="00903DBA" w:rsidRDefault="00270E94" w:rsidP="00270E94">
      <w:pPr>
        <w:pStyle w:val="Code"/>
        <w:rPr>
          <w:highlight w:val="white"/>
        </w:rPr>
      </w:pPr>
    </w:p>
    <w:p w14:paraId="5A5F8D35" w14:textId="77777777" w:rsidR="00270E94" w:rsidRPr="00903DBA" w:rsidRDefault="00270E94" w:rsidP="00270E94">
      <w:pPr>
        <w:pStyle w:val="Code"/>
        <w:rPr>
          <w:highlight w:val="white"/>
        </w:rPr>
      </w:pPr>
      <w:r w:rsidRPr="00903DBA">
        <w:rPr>
          <w:highlight w:val="white"/>
        </w:rPr>
        <w:t xml:space="preserve">      expression = TypeCast.LogicalToIntegral(expression);</w:t>
      </w:r>
    </w:p>
    <w:p w14:paraId="1EB9128E" w14:textId="77777777" w:rsidR="00270E94" w:rsidRPr="00903DBA" w:rsidRDefault="00270E94" w:rsidP="00270E94">
      <w:pPr>
        <w:pStyle w:val="Code"/>
        <w:rPr>
          <w:highlight w:val="white"/>
        </w:rPr>
      </w:pPr>
      <w:r w:rsidRPr="00903DBA">
        <w:rPr>
          <w:highlight w:val="white"/>
        </w:rPr>
        <w:t xml:space="preserve">      Symbol resultSymbol = new Symbol(expression.Symbol.Type);</w:t>
      </w:r>
    </w:p>
    <w:p w14:paraId="0A6B91E7" w14:textId="77777777" w:rsidR="00CA10AC" w:rsidRPr="00903DBA" w:rsidRDefault="00270E94" w:rsidP="00270E94">
      <w:pPr>
        <w:pStyle w:val="Code"/>
        <w:rPr>
          <w:highlight w:val="white"/>
        </w:rPr>
      </w:pPr>
      <w:r w:rsidRPr="00903DBA">
        <w:rPr>
          <w:highlight w:val="white"/>
        </w:rPr>
        <w:t xml:space="preserve">      AddMiddleCode(expression.LongList, MiddleOperator.BitwiseNot,</w:t>
      </w:r>
    </w:p>
    <w:p w14:paraId="3D09A56E" w14:textId="7932B1B1" w:rsidR="00270E94" w:rsidRPr="00903DBA" w:rsidRDefault="00CA10AC" w:rsidP="00270E94">
      <w:pPr>
        <w:pStyle w:val="Code"/>
        <w:rPr>
          <w:highlight w:val="white"/>
        </w:rPr>
      </w:pPr>
      <w:r w:rsidRPr="00903DBA">
        <w:rPr>
          <w:highlight w:val="white"/>
        </w:rPr>
        <w:t xml:space="preserve">                   </w:t>
      </w:r>
      <w:r w:rsidR="00270E94" w:rsidRPr="00903DBA">
        <w:rPr>
          <w:highlight w:val="white"/>
        </w:rPr>
        <w:t xml:space="preserve"> resultSymbol, expression.Symbol);</w:t>
      </w:r>
    </w:p>
    <w:p w14:paraId="4F5C0BBA" w14:textId="77777777" w:rsidR="00CA10AC" w:rsidRPr="00903DBA" w:rsidRDefault="00270E94" w:rsidP="00270E94">
      <w:pPr>
        <w:pStyle w:val="Code"/>
        <w:rPr>
          <w:highlight w:val="white"/>
        </w:rPr>
      </w:pPr>
      <w:r w:rsidRPr="00903DBA">
        <w:rPr>
          <w:highlight w:val="white"/>
        </w:rPr>
        <w:t xml:space="preserve">      return (new Expression(resultSymbol, expression.ShortList,</w:t>
      </w:r>
    </w:p>
    <w:p w14:paraId="361C509E" w14:textId="01AF6870" w:rsidR="00270E94" w:rsidRPr="00903DBA" w:rsidRDefault="00CA10AC" w:rsidP="00270E94">
      <w:pPr>
        <w:pStyle w:val="Code"/>
        <w:rPr>
          <w:highlight w:val="white"/>
        </w:rPr>
      </w:pPr>
      <w:r w:rsidRPr="00903DBA">
        <w:rPr>
          <w:highlight w:val="white"/>
        </w:rPr>
        <w:t xml:space="preserve">                            </w:t>
      </w:r>
      <w:r w:rsidR="00270E94" w:rsidRPr="00903DBA">
        <w:rPr>
          <w:highlight w:val="white"/>
        </w:rPr>
        <w:t xml:space="preserve"> expression.LongList));</w:t>
      </w:r>
    </w:p>
    <w:p w14:paraId="774D8733" w14:textId="39A40D33" w:rsidR="00270E94" w:rsidRPr="00903DBA" w:rsidRDefault="00270E94" w:rsidP="00270E94">
      <w:pPr>
        <w:pStyle w:val="Code"/>
        <w:rPr>
          <w:highlight w:val="white"/>
        </w:rPr>
      </w:pPr>
      <w:r w:rsidRPr="00903DBA">
        <w:rPr>
          <w:highlight w:val="white"/>
        </w:rPr>
        <w:t xml:space="preserve">    }</w:t>
      </w:r>
    </w:p>
    <w:p w14:paraId="659B3BB6" w14:textId="6BFB0E03" w:rsidR="00A23642" w:rsidRPr="00903DBA" w:rsidRDefault="00A23642" w:rsidP="00A23642">
      <w:pPr>
        <w:pStyle w:val="Rubrik3"/>
        <w:rPr>
          <w:highlight w:val="white"/>
        </w:rPr>
      </w:pPr>
      <w:bookmarkStart w:id="174" w:name="_Toc57656028"/>
      <w:r w:rsidRPr="00903DBA">
        <w:rPr>
          <w:highlight w:val="white"/>
        </w:rPr>
        <w:t xml:space="preserve">The </w:t>
      </w:r>
      <w:proofErr w:type="spellStart"/>
      <w:r w:rsidR="00C71031" w:rsidRPr="00903DBA">
        <w:rPr>
          <w:highlight w:val="white"/>
        </w:rPr>
        <w:t>S</w:t>
      </w:r>
      <w:r w:rsidRPr="00903DBA">
        <w:rPr>
          <w:highlight w:val="white"/>
        </w:rPr>
        <w:t>izeof</w:t>
      </w:r>
      <w:proofErr w:type="spellEnd"/>
      <w:r w:rsidRPr="00903DBA">
        <w:rPr>
          <w:highlight w:val="white"/>
        </w:rPr>
        <w:t xml:space="preserve"> Expression</w:t>
      </w:r>
      <w:bookmarkEnd w:id="174"/>
    </w:p>
    <w:p w14:paraId="46FE60BA" w14:textId="77777777" w:rsidR="003C67C0" w:rsidRPr="00903DBA" w:rsidRDefault="003C67C0" w:rsidP="003C67C0">
      <w:r w:rsidRPr="00903DBA">
        <w:t xml:space="preserve">The </w:t>
      </w:r>
      <w:proofErr w:type="spellStart"/>
      <w:r w:rsidRPr="00903DBA">
        <w:rPr>
          <w:rStyle w:val="CodeInText"/>
        </w:rPr>
        <w:t>sizeof</w:t>
      </w:r>
      <w:proofErr w:type="spellEnd"/>
      <w:r w:rsidRPr="00903DBA">
        <w:rPr>
          <w:rStyle w:val="CodeInText"/>
        </w:rPr>
        <w:t>-operator</w:t>
      </w:r>
      <w:r w:rsidRPr="00903DBA">
        <w:t xml:space="preserve"> takes an expression or a type inside parenthesis as operand. The operator is not allowed on function or bitfields.</w:t>
      </w:r>
    </w:p>
    <w:p w14:paraId="3AF17821" w14:textId="77777777" w:rsidR="00E80C07" w:rsidRPr="00903DBA" w:rsidRDefault="00E80C07" w:rsidP="00E80C07">
      <w:pPr>
        <w:pStyle w:val="CodeHeader"/>
      </w:pPr>
      <w:proofErr w:type="spellStart"/>
      <w:r w:rsidRPr="00903DBA">
        <w:t>MainParser.gppg</w:t>
      </w:r>
      <w:proofErr w:type="spellEnd"/>
    </w:p>
    <w:p w14:paraId="567D3F78" w14:textId="2B5BDD86" w:rsidR="000E750B" w:rsidRPr="00903DBA" w:rsidRDefault="00E80C07" w:rsidP="000E750B">
      <w:pPr>
        <w:pStyle w:val="Code"/>
        <w:rPr>
          <w:highlight w:val="white"/>
        </w:rPr>
      </w:pPr>
      <w:r w:rsidRPr="00903DBA">
        <w:rPr>
          <w:highlight w:val="white"/>
        </w:rPr>
        <w:t>prefix_expression:</w:t>
      </w:r>
    </w:p>
    <w:p w14:paraId="2955A6BF" w14:textId="172DF817" w:rsidR="000E750B" w:rsidRPr="00903DBA" w:rsidRDefault="000E750B" w:rsidP="000E750B">
      <w:pPr>
        <w:pStyle w:val="Code"/>
        <w:rPr>
          <w:highlight w:val="white"/>
        </w:rPr>
      </w:pPr>
      <w:r w:rsidRPr="00903DBA">
        <w:rPr>
          <w:highlight w:val="white"/>
        </w:rPr>
        <w:t xml:space="preserve">  </w:t>
      </w:r>
      <w:r w:rsidR="00E80C07" w:rsidRPr="00903DBA">
        <w:rPr>
          <w:highlight w:val="white"/>
        </w:rPr>
        <w:t xml:space="preserve"> </w:t>
      </w:r>
      <w:r w:rsidRPr="00903DBA">
        <w:rPr>
          <w:highlight w:val="white"/>
        </w:rPr>
        <w:t xml:space="preserve"> SIZEOF prefix_expression {</w:t>
      </w:r>
    </w:p>
    <w:p w14:paraId="55EAB1DF" w14:textId="77777777" w:rsidR="000E750B" w:rsidRPr="00903DBA" w:rsidRDefault="000E750B" w:rsidP="000E750B">
      <w:pPr>
        <w:pStyle w:val="Code"/>
        <w:rPr>
          <w:highlight w:val="white"/>
        </w:rPr>
      </w:pPr>
      <w:r w:rsidRPr="00903DBA">
        <w:rPr>
          <w:highlight w:val="white"/>
        </w:rPr>
        <w:t xml:space="preserve">      $$ = MiddleCodeGenerator.SizeOfExpression($2);</w:t>
      </w:r>
    </w:p>
    <w:p w14:paraId="7389001C" w14:textId="599343F9" w:rsidR="000E750B" w:rsidRPr="00903DBA" w:rsidRDefault="000E750B" w:rsidP="000E750B">
      <w:pPr>
        <w:pStyle w:val="Code"/>
        <w:rPr>
          <w:highlight w:val="white"/>
        </w:rPr>
      </w:pPr>
      <w:r w:rsidRPr="00903DBA">
        <w:rPr>
          <w:highlight w:val="white"/>
        </w:rPr>
        <w:t xml:space="preserve">    }</w:t>
      </w:r>
      <w:r w:rsidR="00E80C07" w:rsidRPr="00903DBA">
        <w:rPr>
          <w:highlight w:val="white"/>
        </w:rPr>
        <w:t>;</w:t>
      </w:r>
    </w:p>
    <w:p w14:paraId="36A88FD1" w14:textId="77777777" w:rsidR="005E4444" w:rsidRPr="00903DBA" w:rsidRDefault="005E4444" w:rsidP="005E4444">
      <w:pPr>
        <w:pStyle w:val="CodeHeader"/>
      </w:pPr>
      <w:proofErr w:type="spellStart"/>
      <w:r w:rsidRPr="00903DBA">
        <w:t>MiddleCodeGenerator.cs</w:t>
      </w:r>
      <w:proofErr w:type="spellEnd"/>
    </w:p>
    <w:p w14:paraId="230ED02B" w14:textId="77777777" w:rsidR="00270E94" w:rsidRPr="00903DBA" w:rsidRDefault="00270E94" w:rsidP="00270E94">
      <w:pPr>
        <w:pStyle w:val="Code"/>
        <w:rPr>
          <w:highlight w:val="white"/>
        </w:rPr>
      </w:pPr>
      <w:r w:rsidRPr="00903DBA">
        <w:rPr>
          <w:highlight w:val="white"/>
        </w:rPr>
        <w:t xml:space="preserve">    public static Expression SizeOfExpression(Expression expression) {</w:t>
      </w:r>
    </w:p>
    <w:p w14:paraId="61E6AD58" w14:textId="77777777" w:rsidR="0055361E" w:rsidRPr="00903DBA" w:rsidRDefault="0055361E" w:rsidP="0055361E">
      <w:pPr>
        <w:rPr>
          <w:highlight w:val="white"/>
        </w:rPr>
      </w:pPr>
      <w:r w:rsidRPr="00903DBA">
        <w:rPr>
          <w:highlight w:val="white"/>
        </w:rPr>
        <w:t xml:space="preserve">We check that the storage of the expression is not </w:t>
      </w:r>
      <w:r w:rsidRPr="00903DBA">
        <w:rPr>
          <w:rStyle w:val="KeyWord0"/>
          <w:highlight w:val="white"/>
        </w:rPr>
        <w:t>register</w:t>
      </w:r>
      <w:r w:rsidRPr="00903DBA">
        <w:rPr>
          <w:highlight w:val="white"/>
        </w:rPr>
        <w:t>, since it is not allowed.</w:t>
      </w:r>
    </w:p>
    <w:p w14:paraId="41243E25" w14:textId="77777777" w:rsidR="004E5CFB" w:rsidRPr="00903DBA" w:rsidRDefault="004E5CFB" w:rsidP="004E5CFB">
      <w:pPr>
        <w:pStyle w:val="Code"/>
        <w:rPr>
          <w:highlight w:val="white"/>
        </w:rPr>
      </w:pPr>
      <w:r w:rsidRPr="00903DBA">
        <w:rPr>
          <w:highlight w:val="white"/>
        </w:rPr>
        <w:t xml:space="preserve">      Assert.Error(!expression.Symbol.IsRegister(), expression,</w:t>
      </w:r>
    </w:p>
    <w:p w14:paraId="2670EDE8" w14:textId="77777777" w:rsidR="004E5CFB" w:rsidRPr="00903DBA" w:rsidRDefault="004E5CFB" w:rsidP="004E5CFB">
      <w:pPr>
        <w:pStyle w:val="Code"/>
        <w:rPr>
          <w:highlight w:val="white"/>
        </w:rPr>
      </w:pPr>
      <w:r w:rsidRPr="00903DBA">
        <w:rPr>
          <w:highlight w:val="white"/>
        </w:rPr>
        <w:t xml:space="preserve">                   Message.Register_storage_not_allowed_in_sizof_expression);</w:t>
      </w:r>
    </w:p>
    <w:p w14:paraId="7C824063" w14:textId="526B15E4" w:rsidR="00270E94" w:rsidRPr="00903DBA" w:rsidRDefault="0055361E" w:rsidP="00DD1178">
      <w:pPr>
        <w:rPr>
          <w:highlight w:val="white"/>
        </w:rPr>
      </w:pPr>
      <w:r w:rsidRPr="00903DBA">
        <w:rPr>
          <w:highlight w:val="white"/>
        </w:rPr>
        <w:t xml:space="preserve">Moreover, we check that it is not a function or a </w:t>
      </w:r>
      <w:proofErr w:type="gramStart"/>
      <w:r w:rsidRPr="00903DBA">
        <w:rPr>
          <w:highlight w:val="white"/>
        </w:rPr>
        <w:t>bitfield, since</w:t>
      </w:r>
      <w:proofErr w:type="gramEnd"/>
      <w:r w:rsidRPr="00903DBA">
        <w:rPr>
          <w:highlight w:val="white"/>
        </w:rPr>
        <w:t xml:space="preserve"> they do not have sizes.</w:t>
      </w:r>
    </w:p>
    <w:p w14:paraId="2BED0C6E" w14:textId="77777777" w:rsidR="00270E94" w:rsidRPr="00903DBA" w:rsidRDefault="00270E94" w:rsidP="00270E94">
      <w:pPr>
        <w:pStyle w:val="Code"/>
        <w:rPr>
          <w:highlight w:val="white"/>
        </w:rPr>
      </w:pPr>
      <w:r w:rsidRPr="00903DBA">
        <w:rPr>
          <w:highlight w:val="white"/>
        </w:rPr>
        <w:t xml:space="preserve">      Type type = expression.Symbol.Type;</w:t>
      </w:r>
    </w:p>
    <w:p w14:paraId="60DE273E" w14:textId="77777777" w:rsidR="002D40B8" w:rsidRPr="00903DBA" w:rsidRDefault="00270E94" w:rsidP="00270E94">
      <w:pPr>
        <w:pStyle w:val="Code"/>
        <w:rPr>
          <w:highlight w:val="white"/>
        </w:rPr>
      </w:pPr>
      <w:r w:rsidRPr="00903DBA">
        <w:rPr>
          <w:highlight w:val="white"/>
        </w:rPr>
        <w:lastRenderedPageBreak/>
        <w:t xml:space="preserve">      Assert.Error(!type.IsFunction(),</w:t>
      </w:r>
    </w:p>
    <w:p w14:paraId="4002922E" w14:textId="08F6134A" w:rsidR="00270E94" w:rsidRPr="00903DBA" w:rsidRDefault="002D40B8" w:rsidP="00270E94">
      <w:pPr>
        <w:pStyle w:val="Code"/>
        <w:rPr>
          <w:highlight w:val="white"/>
        </w:rPr>
      </w:pPr>
      <w:r w:rsidRPr="00903DBA">
        <w:rPr>
          <w:highlight w:val="white"/>
        </w:rPr>
        <w:t xml:space="preserve">                  </w:t>
      </w:r>
      <w:r w:rsidR="00270E94" w:rsidRPr="00903DBA">
        <w:rPr>
          <w:highlight w:val="white"/>
        </w:rPr>
        <w:t xml:space="preserve"> Message.Sizeof_applied_to_function_not_allowed);</w:t>
      </w:r>
    </w:p>
    <w:p w14:paraId="5C478FFB" w14:textId="77777777" w:rsidR="002D40B8" w:rsidRPr="00903DBA" w:rsidRDefault="00270E94" w:rsidP="00270E94">
      <w:pPr>
        <w:pStyle w:val="Code"/>
        <w:rPr>
          <w:highlight w:val="white"/>
        </w:rPr>
      </w:pPr>
      <w:r w:rsidRPr="00903DBA">
        <w:rPr>
          <w:highlight w:val="white"/>
        </w:rPr>
        <w:t xml:space="preserve">      Assert.Error(!type.IsBitfield(),</w:t>
      </w:r>
    </w:p>
    <w:p w14:paraId="3DAECDB8" w14:textId="1BBCAC51" w:rsidR="00270E94" w:rsidRPr="00903DBA" w:rsidRDefault="002D40B8" w:rsidP="00270E94">
      <w:pPr>
        <w:pStyle w:val="Code"/>
        <w:rPr>
          <w:highlight w:val="white"/>
        </w:rPr>
      </w:pPr>
      <w:r w:rsidRPr="00903DBA">
        <w:rPr>
          <w:highlight w:val="white"/>
        </w:rPr>
        <w:t xml:space="preserve">                  </w:t>
      </w:r>
      <w:r w:rsidR="00270E94" w:rsidRPr="00903DBA">
        <w:rPr>
          <w:highlight w:val="white"/>
        </w:rPr>
        <w:t xml:space="preserve"> Message.Sizeof_applied_to_bitfield_not_allowed);</w:t>
      </w:r>
    </w:p>
    <w:p w14:paraId="7616F1F8" w14:textId="0557DDF9" w:rsidR="00270E94" w:rsidRPr="00903DBA" w:rsidRDefault="00D73585" w:rsidP="00DB31C7">
      <w:pPr>
        <w:rPr>
          <w:highlight w:val="white"/>
        </w:rPr>
      </w:pPr>
      <w:r w:rsidRPr="00903DBA">
        <w:rPr>
          <w:highlight w:val="white"/>
        </w:rPr>
        <w:t xml:space="preserve">We create </w:t>
      </w:r>
      <w:r w:rsidR="00DB31C7" w:rsidRPr="00903DBA">
        <w:rPr>
          <w:highlight w:val="white"/>
        </w:rPr>
        <w:t>a symbol of signed integer types with the size as its value.</w:t>
      </w:r>
    </w:p>
    <w:p w14:paraId="4BBCF87D" w14:textId="77777777" w:rsidR="002D40B8" w:rsidRPr="00903DBA" w:rsidRDefault="00270E94" w:rsidP="00270E94">
      <w:pPr>
        <w:pStyle w:val="Code"/>
        <w:rPr>
          <w:highlight w:val="white"/>
        </w:rPr>
      </w:pPr>
      <w:r w:rsidRPr="00903DBA">
        <w:rPr>
          <w:highlight w:val="white"/>
        </w:rPr>
        <w:t xml:space="preserve">      Symbol symbol = new Symbol(Type.SignedIntegerType,</w:t>
      </w:r>
    </w:p>
    <w:p w14:paraId="694DA709" w14:textId="31F77E09" w:rsidR="00270E94" w:rsidRPr="00903DBA" w:rsidRDefault="002D40B8" w:rsidP="00270E94">
      <w:pPr>
        <w:pStyle w:val="Code"/>
        <w:rPr>
          <w:highlight w:val="white"/>
        </w:rPr>
      </w:pPr>
      <w:r w:rsidRPr="00903DBA">
        <w:rPr>
          <w:highlight w:val="white"/>
        </w:rPr>
        <w:t xml:space="preserve">                                </w:t>
      </w:r>
      <w:r w:rsidR="00270E94" w:rsidRPr="00903DBA">
        <w:rPr>
          <w:highlight w:val="white"/>
        </w:rPr>
        <w:t>(BigInteger)</w:t>
      </w:r>
      <w:r w:rsidR="009C7243" w:rsidRPr="00903DBA">
        <w:rPr>
          <w:highlight w:val="white"/>
        </w:rPr>
        <w:t xml:space="preserve"> </w:t>
      </w:r>
      <w:r w:rsidR="00270E94" w:rsidRPr="00903DBA">
        <w:rPr>
          <w:highlight w:val="white"/>
        </w:rPr>
        <w:t>(expression.Symbol.Type.Size()));</w:t>
      </w:r>
    </w:p>
    <w:p w14:paraId="7D5D6F95" w14:textId="77777777" w:rsidR="00800A66" w:rsidRPr="00903DBA" w:rsidRDefault="00270E94" w:rsidP="00270E94">
      <w:pPr>
        <w:pStyle w:val="Code"/>
        <w:rPr>
          <w:highlight w:val="white"/>
        </w:rPr>
      </w:pPr>
      <w:r w:rsidRPr="00903DBA">
        <w:rPr>
          <w:highlight w:val="white"/>
        </w:rPr>
        <w:t xml:space="preserve">      symbol.StaticSymbol =</w:t>
      </w:r>
    </w:p>
    <w:p w14:paraId="6186C186" w14:textId="77777777" w:rsidR="00800A66" w:rsidRPr="00903DBA" w:rsidRDefault="00800A66" w:rsidP="00270E94">
      <w:pPr>
        <w:pStyle w:val="Code"/>
        <w:rPr>
          <w:highlight w:val="white"/>
        </w:rPr>
      </w:pPr>
      <w:r w:rsidRPr="00903DBA">
        <w:rPr>
          <w:highlight w:val="white"/>
        </w:rPr>
        <w:t xml:space="preserve">        </w:t>
      </w:r>
      <w:r w:rsidR="00270E94" w:rsidRPr="00903DBA">
        <w:rPr>
          <w:highlight w:val="white"/>
        </w:rPr>
        <w:t>ConstantExpression.Value(symbol.UniqueName, Type.SignedIntegerType,</w:t>
      </w:r>
    </w:p>
    <w:p w14:paraId="630DEC7E" w14:textId="00C73024" w:rsidR="00270E94" w:rsidRPr="00903DBA" w:rsidRDefault="00800A66" w:rsidP="00270E94">
      <w:pPr>
        <w:pStyle w:val="Code"/>
        <w:rPr>
          <w:highlight w:val="white"/>
        </w:rPr>
      </w:pPr>
      <w:r w:rsidRPr="00903DBA">
        <w:rPr>
          <w:highlight w:val="white"/>
        </w:rPr>
        <w:t xml:space="preserve">                               </w:t>
      </w:r>
      <w:r w:rsidR="00270E94" w:rsidRPr="00903DBA">
        <w:rPr>
          <w:highlight w:val="white"/>
        </w:rPr>
        <w:t xml:space="preserve"> (BigInteger) (expression.Symbol.Type.Size()));</w:t>
      </w:r>
    </w:p>
    <w:p w14:paraId="28369104" w14:textId="7281B64F" w:rsidR="00270E94" w:rsidRPr="00903DBA" w:rsidRDefault="00270E94" w:rsidP="00270E94">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Add(symbol.StaticSymbol);</w:t>
      </w:r>
    </w:p>
    <w:p w14:paraId="22C270C3" w14:textId="77777777" w:rsidR="001E106A" w:rsidRPr="00903DBA" w:rsidRDefault="00270E94" w:rsidP="00270E94">
      <w:pPr>
        <w:pStyle w:val="Code"/>
        <w:rPr>
          <w:highlight w:val="white"/>
        </w:rPr>
      </w:pPr>
      <w:r w:rsidRPr="00903DBA">
        <w:rPr>
          <w:highlight w:val="white"/>
        </w:rPr>
        <w:t xml:space="preserve">      return (new Expression(symbol, new List&lt;MiddleCode&gt;(),</w:t>
      </w:r>
    </w:p>
    <w:p w14:paraId="506607DD" w14:textId="6DE673EB" w:rsidR="00270E94" w:rsidRPr="00903DBA" w:rsidRDefault="001E106A" w:rsidP="00270E94">
      <w:pPr>
        <w:pStyle w:val="Code"/>
        <w:rPr>
          <w:highlight w:val="white"/>
        </w:rPr>
      </w:pPr>
      <w:r w:rsidRPr="00903DBA">
        <w:rPr>
          <w:highlight w:val="white"/>
        </w:rPr>
        <w:t xml:space="preserve">                             </w:t>
      </w:r>
      <w:r w:rsidR="00270E94" w:rsidRPr="00903DBA">
        <w:rPr>
          <w:highlight w:val="white"/>
        </w:rPr>
        <w:t>new List&lt;MiddleCode&gt;()));</w:t>
      </w:r>
    </w:p>
    <w:p w14:paraId="75489913" w14:textId="68C64348" w:rsidR="00270E94" w:rsidRPr="00903DBA" w:rsidRDefault="00270E94" w:rsidP="00270E94">
      <w:pPr>
        <w:pStyle w:val="Code"/>
        <w:rPr>
          <w:highlight w:val="white"/>
        </w:rPr>
      </w:pPr>
      <w:r w:rsidRPr="00903DBA">
        <w:rPr>
          <w:highlight w:val="white"/>
        </w:rPr>
        <w:t xml:space="preserve">    }</w:t>
      </w:r>
    </w:p>
    <w:p w14:paraId="19101F57" w14:textId="721C47AE" w:rsidR="00D85919" w:rsidRPr="00903DBA" w:rsidRDefault="00D85919" w:rsidP="00601223">
      <w:pPr>
        <w:rPr>
          <w:highlight w:val="white"/>
        </w:rPr>
      </w:pPr>
      <w:r w:rsidRPr="00903DBA">
        <w:rPr>
          <w:highlight w:val="white"/>
        </w:rPr>
        <w:t xml:space="preserve">The </w:t>
      </w:r>
      <w:r w:rsidRPr="00903DBA">
        <w:rPr>
          <w:rStyle w:val="KeyWord0"/>
          <w:highlight w:val="white"/>
        </w:rPr>
        <w:t>si</w:t>
      </w:r>
      <w:r w:rsidR="000B082C" w:rsidRPr="00903DBA">
        <w:rPr>
          <w:rStyle w:val="KeyWord0"/>
          <w:highlight w:val="white"/>
        </w:rPr>
        <w:t>z</w:t>
      </w:r>
      <w:r w:rsidR="003F7727" w:rsidRPr="00903DBA">
        <w:rPr>
          <w:rStyle w:val="KeyWord0"/>
          <w:highlight w:val="white"/>
        </w:rPr>
        <w:t>e</w:t>
      </w:r>
      <w:r w:rsidRPr="00903DBA">
        <w:rPr>
          <w:rStyle w:val="KeyWord0"/>
          <w:highlight w:val="white"/>
        </w:rPr>
        <w:t>of</w:t>
      </w:r>
      <w:r w:rsidRPr="00903DBA">
        <w:rPr>
          <w:highlight w:val="white"/>
        </w:rPr>
        <w:t xml:space="preserve"> operator can also be applied to a type name within parentheses.</w:t>
      </w:r>
    </w:p>
    <w:p w14:paraId="4FB8DF23" w14:textId="77777777" w:rsidR="00F1783F" w:rsidRPr="00903DBA" w:rsidRDefault="00F1783F" w:rsidP="00F1783F">
      <w:pPr>
        <w:pStyle w:val="CodeHeader"/>
      </w:pPr>
      <w:proofErr w:type="spellStart"/>
      <w:r w:rsidRPr="00903DBA">
        <w:t>MainParser.gppg</w:t>
      </w:r>
      <w:proofErr w:type="spellEnd"/>
    </w:p>
    <w:p w14:paraId="0255273F" w14:textId="77777777" w:rsidR="00F1783F" w:rsidRPr="00903DBA" w:rsidRDefault="00F1783F" w:rsidP="00F1783F">
      <w:pPr>
        <w:pStyle w:val="Code"/>
        <w:rPr>
          <w:highlight w:val="white"/>
        </w:rPr>
      </w:pPr>
      <w:r w:rsidRPr="00903DBA">
        <w:rPr>
          <w:highlight w:val="white"/>
        </w:rPr>
        <w:t>prefix_expression:</w:t>
      </w:r>
    </w:p>
    <w:p w14:paraId="7B9C5377" w14:textId="07D98C51" w:rsidR="00CD6592" w:rsidRPr="00903DBA" w:rsidRDefault="00CD6592" w:rsidP="00CD6592">
      <w:pPr>
        <w:pStyle w:val="Code"/>
        <w:rPr>
          <w:highlight w:val="white"/>
        </w:rPr>
      </w:pPr>
      <w:r w:rsidRPr="00903DBA">
        <w:rPr>
          <w:highlight w:val="white"/>
        </w:rPr>
        <w:t xml:space="preserve">  </w:t>
      </w:r>
      <w:r w:rsidR="00F1783F" w:rsidRPr="00903DBA">
        <w:rPr>
          <w:highlight w:val="white"/>
        </w:rPr>
        <w:t xml:space="preserve"> </w:t>
      </w:r>
      <w:r w:rsidRPr="00903DBA">
        <w:rPr>
          <w:highlight w:val="white"/>
        </w:rPr>
        <w:t xml:space="preserve"> SIZEOF LEFT_PARENTHESIS type_name RIGHT_PARENTHESIS {</w:t>
      </w:r>
    </w:p>
    <w:p w14:paraId="373AE7FA" w14:textId="77777777" w:rsidR="00CD6592" w:rsidRPr="00903DBA" w:rsidRDefault="00CD6592" w:rsidP="00CD6592">
      <w:pPr>
        <w:pStyle w:val="Code"/>
        <w:rPr>
          <w:highlight w:val="white"/>
        </w:rPr>
      </w:pPr>
      <w:r w:rsidRPr="00903DBA">
        <w:rPr>
          <w:highlight w:val="white"/>
        </w:rPr>
        <w:t xml:space="preserve">      $$ = MiddleCodeGenerator.SizeOfType($3);</w:t>
      </w:r>
    </w:p>
    <w:p w14:paraId="69E24373" w14:textId="6942C062" w:rsidR="00CD6592" w:rsidRPr="00903DBA" w:rsidRDefault="00CD6592" w:rsidP="00CD6592">
      <w:pPr>
        <w:pStyle w:val="Code"/>
        <w:rPr>
          <w:highlight w:val="white"/>
        </w:rPr>
      </w:pPr>
      <w:r w:rsidRPr="00903DBA">
        <w:rPr>
          <w:highlight w:val="white"/>
        </w:rPr>
        <w:t xml:space="preserve">    }</w:t>
      </w:r>
      <w:r w:rsidR="00F1783F" w:rsidRPr="00903DBA">
        <w:rPr>
          <w:highlight w:val="white"/>
        </w:rPr>
        <w:t>;</w:t>
      </w:r>
    </w:p>
    <w:p w14:paraId="40DB7101" w14:textId="12BED8B0" w:rsidR="00601223" w:rsidRPr="00903DBA" w:rsidRDefault="00601223" w:rsidP="00601223">
      <w:pPr>
        <w:rPr>
          <w:highlight w:val="white"/>
        </w:rPr>
      </w:pPr>
      <w:r w:rsidRPr="00903DBA">
        <w:rPr>
          <w:highlight w:val="white"/>
        </w:rPr>
        <w:t xml:space="preserve">In the case of the </w:t>
      </w:r>
      <w:r w:rsidR="00381A6D" w:rsidRPr="00903DBA">
        <w:rPr>
          <w:highlight w:val="white"/>
        </w:rPr>
        <w:t xml:space="preserve">type name, we </w:t>
      </w:r>
      <w:proofErr w:type="spellStart"/>
      <w:r w:rsidR="00D27D74" w:rsidRPr="00903DBA">
        <w:rPr>
          <w:highlight w:val="white"/>
        </w:rPr>
        <w:t>alsoe</w:t>
      </w:r>
      <w:proofErr w:type="spellEnd"/>
      <w:r w:rsidR="00D27D74" w:rsidRPr="00903DBA">
        <w:rPr>
          <w:highlight w:val="white"/>
        </w:rPr>
        <w:t xml:space="preserve"> </w:t>
      </w:r>
      <w:r w:rsidR="00381A6D" w:rsidRPr="00903DBA">
        <w:rPr>
          <w:highlight w:val="white"/>
        </w:rPr>
        <w:t xml:space="preserve">check that the expression is not a function or </w:t>
      </w:r>
      <w:r w:rsidR="006F5C7B" w:rsidRPr="00903DBA">
        <w:rPr>
          <w:highlight w:val="white"/>
        </w:rPr>
        <w:t>a bitfield</w:t>
      </w:r>
      <w:r w:rsidR="00D27D74" w:rsidRPr="00903DBA">
        <w:rPr>
          <w:highlight w:val="white"/>
        </w:rPr>
        <w:t>.</w:t>
      </w:r>
    </w:p>
    <w:p w14:paraId="7D256E67" w14:textId="13E802DC" w:rsidR="00270E94" w:rsidRPr="00903DBA" w:rsidRDefault="00C72A73" w:rsidP="00C72A73">
      <w:pPr>
        <w:pStyle w:val="CodeHeader"/>
      </w:pPr>
      <w:proofErr w:type="spellStart"/>
      <w:r w:rsidRPr="00903DBA">
        <w:t>MiddleCodeGenerator.cs</w:t>
      </w:r>
      <w:proofErr w:type="spellEnd"/>
    </w:p>
    <w:p w14:paraId="2009530A" w14:textId="77777777" w:rsidR="00270E94" w:rsidRPr="00903DBA" w:rsidRDefault="00270E94" w:rsidP="00270E94">
      <w:pPr>
        <w:pStyle w:val="Code"/>
        <w:rPr>
          <w:highlight w:val="white"/>
        </w:rPr>
      </w:pPr>
      <w:r w:rsidRPr="00903DBA">
        <w:rPr>
          <w:highlight w:val="white"/>
        </w:rPr>
        <w:t xml:space="preserve">    public static Expression SizeOfType(Type type) {</w:t>
      </w:r>
    </w:p>
    <w:p w14:paraId="405B9DAB" w14:textId="77777777" w:rsidR="0085726F" w:rsidRPr="00903DBA" w:rsidRDefault="00270E94" w:rsidP="00270E94">
      <w:pPr>
        <w:pStyle w:val="Code"/>
        <w:rPr>
          <w:highlight w:val="white"/>
        </w:rPr>
      </w:pPr>
      <w:r w:rsidRPr="00903DBA">
        <w:rPr>
          <w:highlight w:val="white"/>
        </w:rPr>
        <w:t xml:space="preserve">      Assert.Error(!type.IsFunction(),</w:t>
      </w:r>
    </w:p>
    <w:p w14:paraId="20C37695" w14:textId="4D3258B7" w:rsidR="00270E94" w:rsidRPr="00903DBA" w:rsidRDefault="0085726F" w:rsidP="00270E94">
      <w:pPr>
        <w:pStyle w:val="Code"/>
        <w:rPr>
          <w:highlight w:val="white"/>
        </w:rPr>
      </w:pPr>
      <w:r w:rsidRPr="00903DBA">
        <w:rPr>
          <w:highlight w:val="white"/>
        </w:rPr>
        <w:t xml:space="preserve">                  </w:t>
      </w:r>
      <w:r w:rsidR="00270E94" w:rsidRPr="00903DBA">
        <w:rPr>
          <w:highlight w:val="white"/>
        </w:rPr>
        <w:t xml:space="preserve"> Message.Sizeof_applied_to_function_not_allowed);</w:t>
      </w:r>
    </w:p>
    <w:p w14:paraId="624D2515" w14:textId="77777777" w:rsidR="0085726F" w:rsidRPr="00903DBA" w:rsidRDefault="00270E94" w:rsidP="00270E94">
      <w:pPr>
        <w:pStyle w:val="Code"/>
        <w:rPr>
          <w:highlight w:val="white"/>
        </w:rPr>
      </w:pPr>
      <w:r w:rsidRPr="00903DBA">
        <w:rPr>
          <w:highlight w:val="white"/>
        </w:rPr>
        <w:t xml:space="preserve">      Assert.Error(!type.IsBitfield(), </w:t>
      </w:r>
    </w:p>
    <w:p w14:paraId="05A904B4" w14:textId="1F547E59" w:rsidR="00270E94" w:rsidRPr="00903DBA" w:rsidRDefault="0085726F" w:rsidP="00270E94">
      <w:pPr>
        <w:pStyle w:val="Code"/>
        <w:rPr>
          <w:highlight w:val="white"/>
        </w:rPr>
      </w:pPr>
      <w:r w:rsidRPr="00903DBA">
        <w:rPr>
          <w:highlight w:val="white"/>
        </w:rPr>
        <w:t xml:space="preserve">                   </w:t>
      </w:r>
      <w:r w:rsidR="00270E94" w:rsidRPr="00903DBA">
        <w:rPr>
          <w:highlight w:val="white"/>
        </w:rPr>
        <w:t>Message.Sizeof_applied_to_bitfield_not_allowed);</w:t>
      </w:r>
    </w:p>
    <w:p w14:paraId="687684A9" w14:textId="77777777" w:rsidR="0085726F" w:rsidRPr="00903DBA" w:rsidRDefault="00270E94" w:rsidP="00270E94">
      <w:pPr>
        <w:pStyle w:val="Code"/>
        <w:rPr>
          <w:highlight w:val="white"/>
        </w:rPr>
      </w:pPr>
      <w:r w:rsidRPr="00903DBA">
        <w:rPr>
          <w:highlight w:val="white"/>
        </w:rPr>
        <w:t xml:space="preserve">      Symbol symbol =</w:t>
      </w:r>
    </w:p>
    <w:p w14:paraId="12BEEB34" w14:textId="45AFD7CC" w:rsidR="00270E94" w:rsidRPr="00903DBA" w:rsidRDefault="0085726F" w:rsidP="00270E94">
      <w:pPr>
        <w:pStyle w:val="Code"/>
        <w:rPr>
          <w:highlight w:val="white"/>
        </w:rPr>
      </w:pPr>
      <w:r w:rsidRPr="00903DBA">
        <w:rPr>
          <w:highlight w:val="white"/>
        </w:rPr>
        <w:t xml:space="preserve">        </w:t>
      </w:r>
      <w:r w:rsidR="00270E94" w:rsidRPr="00903DBA">
        <w:rPr>
          <w:highlight w:val="white"/>
        </w:rPr>
        <w:t>new Symbol(Type.SignedIntegerType, (BigInteger)</w:t>
      </w:r>
      <w:r w:rsidR="00B26DC1" w:rsidRPr="00903DBA">
        <w:rPr>
          <w:highlight w:val="white"/>
        </w:rPr>
        <w:t xml:space="preserve"> </w:t>
      </w:r>
      <w:r w:rsidR="00270E94" w:rsidRPr="00903DBA">
        <w:rPr>
          <w:highlight w:val="white"/>
        </w:rPr>
        <w:t>type.Size());</w:t>
      </w:r>
    </w:p>
    <w:p w14:paraId="02A79C10" w14:textId="77777777" w:rsidR="0085726F" w:rsidRPr="00903DBA" w:rsidRDefault="00270E94" w:rsidP="00270E94">
      <w:pPr>
        <w:pStyle w:val="Code"/>
        <w:rPr>
          <w:highlight w:val="white"/>
        </w:rPr>
      </w:pPr>
      <w:r w:rsidRPr="00903DBA">
        <w:rPr>
          <w:highlight w:val="white"/>
        </w:rPr>
        <w:t xml:space="preserve">      return (new Expression(symbol, new List&lt;MiddleCode&gt;(),</w:t>
      </w:r>
    </w:p>
    <w:p w14:paraId="4151D3C7" w14:textId="23064ED5" w:rsidR="00270E94" w:rsidRPr="00903DBA" w:rsidRDefault="0085726F" w:rsidP="00270E94">
      <w:pPr>
        <w:pStyle w:val="Code"/>
        <w:rPr>
          <w:highlight w:val="white"/>
        </w:rPr>
      </w:pPr>
      <w:r w:rsidRPr="00903DBA">
        <w:rPr>
          <w:highlight w:val="white"/>
        </w:rPr>
        <w:t xml:space="preserve">                            </w:t>
      </w:r>
      <w:r w:rsidR="00270E94" w:rsidRPr="00903DBA">
        <w:rPr>
          <w:highlight w:val="white"/>
        </w:rPr>
        <w:t xml:space="preserve"> new List&lt;MiddleCode&gt;()));</w:t>
      </w:r>
    </w:p>
    <w:p w14:paraId="7B36415F" w14:textId="7E854B10" w:rsidR="00270E94" w:rsidRPr="00903DBA" w:rsidRDefault="00270E94" w:rsidP="00270E94">
      <w:pPr>
        <w:pStyle w:val="Code"/>
        <w:rPr>
          <w:highlight w:val="white"/>
        </w:rPr>
      </w:pPr>
      <w:r w:rsidRPr="00903DBA">
        <w:rPr>
          <w:highlight w:val="white"/>
        </w:rPr>
        <w:t xml:space="preserve">    }</w:t>
      </w:r>
    </w:p>
    <w:p w14:paraId="5A9D8F96" w14:textId="603EEC4C" w:rsidR="00E72DFD" w:rsidRPr="00903DBA" w:rsidRDefault="00E72DFD" w:rsidP="00E72DFD">
      <w:pPr>
        <w:pStyle w:val="Rubrik3"/>
        <w:rPr>
          <w:highlight w:val="white"/>
        </w:rPr>
      </w:pPr>
      <w:bookmarkStart w:id="175" w:name="_Toc57656029"/>
      <w:r w:rsidRPr="00903DBA">
        <w:rPr>
          <w:highlight w:val="white"/>
        </w:rPr>
        <w:t>Address Expression</w:t>
      </w:r>
      <w:bookmarkEnd w:id="175"/>
    </w:p>
    <w:p w14:paraId="4E45171D" w14:textId="77777777" w:rsidR="00E22A3B" w:rsidRPr="00903DBA" w:rsidRDefault="00E22A3B" w:rsidP="00E22A3B">
      <w:r w:rsidRPr="00903DBA">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903DBA" w:rsidRDefault="00641589" w:rsidP="00641589">
      <w:pPr>
        <w:pStyle w:val="CodeHeader"/>
      </w:pPr>
      <w:proofErr w:type="spellStart"/>
      <w:r w:rsidRPr="00903DBA">
        <w:t>MainParser.gppg</w:t>
      </w:r>
      <w:proofErr w:type="spellEnd"/>
    </w:p>
    <w:p w14:paraId="50D87278" w14:textId="77777777" w:rsidR="00641589" w:rsidRPr="00903DBA" w:rsidRDefault="00641589" w:rsidP="00641589">
      <w:pPr>
        <w:pStyle w:val="Code"/>
        <w:rPr>
          <w:highlight w:val="white"/>
        </w:rPr>
      </w:pPr>
      <w:r w:rsidRPr="00903DBA">
        <w:rPr>
          <w:highlight w:val="white"/>
        </w:rPr>
        <w:t>prefix_expression:</w:t>
      </w:r>
    </w:p>
    <w:p w14:paraId="1F91F314" w14:textId="5EDC020B" w:rsidR="00641589" w:rsidRPr="00903DBA" w:rsidRDefault="00641589" w:rsidP="00641589">
      <w:pPr>
        <w:pStyle w:val="Code"/>
        <w:rPr>
          <w:highlight w:val="white"/>
        </w:rPr>
      </w:pPr>
      <w:r w:rsidRPr="00903DBA">
        <w:rPr>
          <w:highlight w:val="white"/>
        </w:rPr>
        <w:t xml:space="preserve">    AMPERSAND type_cast_expression {</w:t>
      </w:r>
    </w:p>
    <w:p w14:paraId="3D2715C4" w14:textId="77777777" w:rsidR="00641589" w:rsidRPr="00903DBA" w:rsidRDefault="00641589" w:rsidP="00641589">
      <w:pPr>
        <w:pStyle w:val="Code"/>
        <w:rPr>
          <w:highlight w:val="white"/>
        </w:rPr>
      </w:pPr>
      <w:r w:rsidRPr="00903DBA">
        <w:rPr>
          <w:highlight w:val="white"/>
        </w:rPr>
        <w:t xml:space="preserve">      $$ = MiddleCodeGenerator.AddressExpression($2);</w:t>
      </w:r>
    </w:p>
    <w:p w14:paraId="533B85D3" w14:textId="7FE0F19D" w:rsidR="00CD6592" w:rsidRPr="00903DBA" w:rsidRDefault="00641589" w:rsidP="00641589">
      <w:pPr>
        <w:pStyle w:val="Code"/>
        <w:rPr>
          <w:highlight w:val="white"/>
        </w:rPr>
      </w:pPr>
      <w:r w:rsidRPr="00903DBA">
        <w:rPr>
          <w:highlight w:val="white"/>
        </w:rPr>
        <w:t xml:space="preserve">    };</w:t>
      </w:r>
    </w:p>
    <w:p w14:paraId="38D5D087" w14:textId="07735C9C" w:rsidR="008B0FA0" w:rsidRPr="00903DBA" w:rsidRDefault="00755F33" w:rsidP="008B0FA0">
      <w:pPr>
        <w:rPr>
          <w:highlight w:val="white"/>
        </w:rPr>
      </w:pPr>
      <w:r w:rsidRPr="00903DBA">
        <w:rPr>
          <w:highlight w:val="white"/>
        </w:rPr>
        <w:t>The address operator does not apply to bitfields symbols with register storage.</w:t>
      </w:r>
      <w:r w:rsidR="008B0FA0" w:rsidRPr="00903DBA">
        <w:rPr>
          <w:highlight w:val="white"/>
        </w:rPr>
        <w:t xml:space="preserve"> A symbol is addressable if it does not have register storage and is not a bitfield in a struct or union.</w:t>
      </w:r>
    </w:p>
    <w:p w14:paraId="7BA22535" w14:textId="77777777" w:rsidR="005E4444" w:rsidRPr="00903DBA" w:rsidRDefault="005E4444" w:rsidP="005E4444">
      <w:pPr>
        <w:pStyle w:val="CodeHeader"/>
      </w:pPr>
      <w:proofErr w:type="spellStart"/>
      <w:r w:rsidRPr="00903DBA">
        <w:t>MiddleCodeGenerator.cs</w:t>
      </w:r>
      <w:proofErr w:type="spellEnd"/>
    </w:p>
    <w:p w14:paraId="4809E48F" w14:textId="45907DEB" w:rsidR="00270E94" w:rsidRPr="00903DBA" w:rsidRDefault="00270E94" w:rsidP="00270E94">
      <w:pPr>
        <w:pStyle w:val="Code"/>
        <w:rPr>
          <w:highlight w:val="white"/>
        </w:rPr>
      </w:pPr>
      <w:r w:rsidRPr="00903DBA">
        <w:rPr>
          <w:highlight w:val="white"/>
        </w:rPr>
        <w:t xml:space="preserve">    public static Expression AddressExpression(Expression expression) {</w:t>
      </w:r>
    </w:p>
    <w:p w14:paraId="69BBC46A" w14:textId="77777777" w:rsidR="008B0FA0" w:rsidRPr="00903DBA" w:rsidRDefault="008B0FA0" w:rsidP="008B0FA0">
      <w:pPr>
        <w:pStyle w:val="Code"/>
        <w:rPr>
          <w:highlight w:val="white"/>
        </w:rPr>
      </w:pPr>
      <w:r w:rsidRPr="00903DBA">
        <w:rPr>
          <w:highlight w:val="white"/>
        </w:rPr>
        <w:t xml:space="preserve">      Assert.Error(!symbol.IsRegister() &amp;&amp; !symbol.Type.IsBitfield(),</w:t>
      </w:r>
    </w:p>
    <w:p w14:paraId="636B070C" w14:textId="77777777" w:rsidR="008B0FA0" w:rsidRPr="00903DBA" w:rsidRDefault="008B0FA0" w:rsidP="008B0FA0">
      <w:pPr>
        <w:pStyle w:val="Code"/>
        <w:rPr>
          <w:highlight w:val="white"/>
        </w:rPr>
      </w:pPr>
      <w:r w:rsidRPr="00903DBA">
        <w:rPr>
          <w:highlight w:val="white"/>
        </w:rPr>
        <w:t xml:space="preserve">                   expression,  Message.Not_addressable);</w:t>
      </w:r>
    </w:p>
    <w:p w14:paraId="5ABC8A2F" w14:textId="3D9D0BFD" w:rsidR="00EF3356" w:rsidRPr="00903DBA" w:rsidRDefault="00EF3356" w:rsidP="00EF3356">
      <w:pPr>
        <w:pStyle w:val="Code"/>
        <w:rPr>
          <w:highlight w:val="white"/>
        </w:rPr>
      </w:pPr>
      <w:r w:rsidRPr="00903DBA">
        <w:rPr>
          <w:highlight w:val="white"/>
        </w:rPr>
        <w:t xml:space="preserve">      Assert.Error(!expression.Symbol.IsRegister(), expression,</w:t>
      </w:r>
    </w:p>
    <w:p w14:paraId="6352A5E4" w14:textId="3F076C65" w:rsidR="00EF3356" w:rsidRPr="00903DBA" w:rsidRDefault="00EF3356" w:rsidP="00EF3356">
      <w:pPr>
        <w:pStyle w:val="Code"/>
        <w:rPr>
          <w:highlight w:val="white"/>
        </w:rPr>
      </w:pPr>
      <w:r w:rsidRPr="00903DBA">
        <w:rPr>
          <w:highlight w:val="white"/>
        </w:rPr>
        <w:lastRenderedPageBreak/>
        <w:t xml:space="preserve">                   Message.Invalid_address_of_register_storage);</w:t>
      </w:r>
    </w:p>
    <w:p w14:paraId="573F4251" w14:textId="2BF60C3E" w:rsidR="002B2181" w:rsidRPr="00903DBA" w:rsidRDefault="002B2181" w:rsidP="002B2181">
      <w:pPr>
        <w:rPr>
          <w:highlight w:val="white"/>
        </w:rPr>
      </w:pPr>
      <w:r w:rsidRPr="00903DBA">
        <w:rPr>
          <w:highlight w:val="white"/>
        </w:rPr>
        <w:t xml:space="preserve">The </w:t>
      </w:r>
      <w:r w:rsidR="002D1E99" w:rsidRPr="00903DBA">
        <w:rPr>
          <w:highlight w:val="white"/>
        </w:rPr>
        <w:t>address</w:t>
      </w:r>
      <w:r w:rsidRPr="00903DBA">
        <w:rPr>
          <w:highlight w:val="white"/>
        </w:rPr>
        <w:t xml:space="preserve"> operator may result in a static </w:t>
      </w:r>
      <w:r w:rsidR="002D1E99" w:rsidRPr="00903DBA">
        <w:rPr>
          <w:highlight w:val="white"/>
        </w:rPr>
        <w:t>address</w:t>
      </w:r>
      <w:r w:rsidR="00E9648D" w:rsidRPr="00903DBA">
        <w:rPr>
          <w:highlight w:val="white"/>
        </w:rPr>
        <w:t xml:space="preserve">. </w:t>
      </w:r>
    </w:p>
    <w:p w14:paraId="7611142C" w14:textId="618B3045" w:rsidR="0085726F" w:rsidRPr="00903DBA" w:rsidRDefault="00270E94" w:rsidP="00270E94">
      <w:pPr>
        <w:pStyle w:val="Code"/>
        <w:rPr>
          <w:highlight w:val="white"/>
        </w:rPr>
      </w:pPr>
      <w:r w:rsidRPr="00903DBA">
        <w:rPr>
          <w:highlight w:val="white"/>
        </w:rPr>
        <w:t xml:space="preserve">      </w:t>
      </w:r>
      <w:r w:rsidR="002B2181" w:rsidRPr="00903DBA">
        <w:rPr>
          <w:highlight w:val="white"/>
        </w:rPr>
        <w:t xml:space="preserve">Expression </w:t>
      </w:r>
      <w:r w:rsidRPr="00903DBA">
        <w:rPr>
          <w:highlight w:val="white"/>
        </w:rPr>
        <w:t>static</w:t>
      </w:r>
      <w:r w:rsidR="002B2181" w:rsidRPr="00903DBA">
        <w:rPr>
          <w:highlight w:val="white"/>
        </w:rPr>
        <w:t>Expression</w:t>
      </w:r>
      <w:r w:rsidRPr="00903DBA">
        <w:rPr>
          <w:highlight w:val="white"/>
        </w:rPr>
        <w:t xml:space="preserve"> =</w:t>
      </w:r>
    </w:p>
    <w:p w14:paraId="0D9080B3" w14:textId="0C96DCD0" w:rsidR="00270E94" w:rsidRPr="00903DBA" w:rsidRDefault="0085726F" w:rsidP="00270E94">
      <w:pPr>
        <w:pStyle w:val="Code"/>
        <w:rPr>
          <w:highlight w:val="white"/>
        </w:rPr>
      </w:pPr>
      <w:r w:rsidRPr="00903DBA">
        <w:rPr>
          <w:highlight w:val="white"/>
        </w:rPr>
        <w:t xml:space="preserve">       </w:t>
      </w:r>
      <w:r w:rsidR="00270E94" w:rsidRPr="00903DBA">
        <w:rPr>
          <w:highlight w:val="white"/>
        </w:rPr>
        <w:t xml:space="preserve"> StaticExpression.Unary(MiddleOperator.Address, expression);</w:t>
      </w:r>
    </w:p>
    <w:p w14:paraId="7BA601C7" w14:textId="5DB2C093" w:rsidR="00270E94" w:rsidRPr="00903DBA" w:rsidRDefault="00270E94" w:rsidP="00270E94">
      <w:pPr>
        <w:pStyle w:val="Code"/>
        <w:rPr>
          <w:highlight w:val="white"/>
        </w:rPr>
      </w:pPr>
      <w:r w:rsidRPr="00903DBA">
        <w:rPr>
          <w:highlight w:val="white"/>
        </w:rPr>
        <w:t xml:space="preserve">      if (</w:t>
      </w:r>
      <w:r w:rsidR="002B2181" w:rsidRPr="00903DBA">
        <w:rPr>
          <w:highlight w:val="white"/>
        </w:rPr>
        <w:t>staticExpression</w:t>
      </w:r>
      <w:r w:rsidRPr="00903DBA">
        <w:rPr>
          <w:highlight w:val="white"/>
        </w:rPr>
        <w:t>!= null) {</w:t>
      </w:r>
    </w:p>
    <w:p w14:paraId="2A9F3CAF" w14:textId="528E579D" w:rsidR="00270E94" w:rsidRPr="00903DBA" w:rsidRDefault="00270E94" w:rsidP="002B2181">
      <w:pPr>
        <w:pStyle w:val="Code"/>
        <w:rPr>
          <w:highlight w:val="white"/>
        </w:rPr>
      </w:pPr>
      <w:r w:rsidRPr="00903DBA">
        <w:rPr>
          <w:highlight w:val="white"/>
        </w:rPr>
        <w:t xml:space="preserve">        return </w:t>
      </w:r>
      <w:r w:rsidR="002B2181" w:rsidRPr="00903DBA">
        <w:rPr>
          <w:highlight w:val="white"/>
        </w:rPr>
        <w:t>staticExpression ;</w:t>
      </w:r>
    </w:p>
    <w:p w14:paraId="39E7D61F" w14:textId="77777777" w:rsidR="00270E94" w:rsidRPr="00903DBA" w:rsidRDefault="00270E94" w:rsidP="00270E94">
      <w:pPr>
        <w:pStyle w:val="Code"/>
        <w:rPr>
          <w:highlight w:val="white"/>
        </w:rPr>
      </w:pPr>
      <w:r w:rsidRPr="00903DBA">
        <w:rPr>
          <w:highlight w:val="white"/>
        </w:rPr>
        <w:t xml:space="preserve">      }</w:t>
      </w:r>
    </w:p>
    <w:p w14:paraId="0E0E4738" w14:textId="2A3A15C2" w:rsidR="00270E94" w:rsidRPr="00903DBA" w:rsidRDefault="00211329" w:rsidP="00211329">
      <w:pPr>
        <w:rPr>
          <w:highlight w:val="white"/>
        </w:rPr>
      </w:pPr>
      <w:r w:rsidRPr="00903DBA">
        <w:rPr>
          <w:highlight w:val="white"/>
        </w:rPr>
        <w:t>If the expression ha</w:t>
      </w:r>
      <w:r w:rsidR="00B56073" w:rsidRPr="00903DBA">
        <w:rPr>
          <w:highlight w:val="white"/>
        </w:rPr>
        <w:t>s</w:t>
      </w:r>
      <w:r w:rsidRPr="00903DBA">
        <w:rPr>
          <w:highlight w:val="white"/>
        </w:rPr>
        <w:t xml:space="preserve"> floating type, we need to pop the value from the floating value stack.</w:t>
      </w:r>
    </w:p>
    <w:p w14:paraId="54CEEEA8" w14:textId="77777777" w:rsidR="00270E94" w:rsidRPr="00903DBA" w:rsidRDefault="00270E94" w:rsidP="00270E94">
      <w:pPr>
        <w:pStyle w:val="Code"/>
        <w:rPr>
          <w:highlight w:val="white"/>
        </w:rPr>
      </w:pPr>
      <w:r w:rsidRPr="00903DBA">
        <w:rPr>
          <w:highlight w:val="white"/>
        </w:rPr>
        <w:t xml:space="preserve">      if (expression.Symbol.Type.IsFloating()) {</w:t>
      </w:r>
    </w:p>
    <w:p w14:paraId="21A68F88" w14:textId="77777777" w:rsidR="00270E94" w:rsidRPr="00903DBA" w:rsidRDefault="00270E94" w:rsidP="00270E94">
      <w:pPr>
        <w:pStyle w:val="Code"/>
        <w:rPr>
          <w:highlight w:val="white"/>
        </w:rPr>
      </w:pPr>
      <w:r w:rsidRPr="00903DBA">
        <w:rPr>
          <w:highlight w:val="white"/>
        </w:rPr>
        <w:t xml:space="preserve">        AddMiddleCode(expression.LongList, MiddleOperator.PopFloat);</w:t>
      </w:r>
    </w:p>
    <w:p w14:paraId="0DDD087C" w14:textId="77777777" w:rsidR="00270E94" w:rsidRPr="00903DBA" w:rsidRDefault="00270E94" w:rsidP="00270E94">
      <w:pPr>
        <w:pStyle w:val="Code"/>
        <w:rPr>
          <w:highlight w:val="white"/>
        </w:rPr>
      </w:pPr>
      <w:r w:rsidRPr="00903DBA">
        <w:rPr>
          <w:highlight w:val="white"/>
        </w:rPr>
        <w:t xml:space="preserve">      }</w:t>
      </w:r>
    </w:p>
    <w:p w14:paraId="739B39BC" w14:textId="72543E61" w:rsidR="00270E94" w:rsidRPr="00903DBA" w:rsidRDefault="00003A1B" w:rsidP="00DE1619">
      <w:pPr>
        <w:rPr>
          <w:highlight w:val="white"/>
        </w:rPr>
      </w:pPr>
      <w:r w:rsidRPr="00903DBA">
        <w:rPr>
          <w:highlight w:val="white"/>
        </w:rPr>
        <w:t xml:space="preserve">The </w:t>
      </w:r>
      <w:r w:rsidR="00DE1619" w:rsidRPr="00903DBA">
        <w:rPr>
          <w:highlight w:val="white"/>
        </w:rPr>
        <w:t xml:space="preserve">type of the </w:t>
      </w:r>
      <w:r w:rsidRPr="00903DBA">
        <w:rPr>
          <w:highlight w:val="white"/>
        </w:rPr>
        <w:t>resulting expression</w:t>
      </w:r>
      <w:r w:rsidR="00DE1619" w:rsidRPr="00903DBA">
        <w:rPr>
          <w:highlight w:val="white"/>
        </w:rPr>
        <w:t xml:space="preserve"> is </w:t>
      </w:r>
      <w:r w:rsidR="009D5AF0" w:rsidRPr="00903DBA">
        <w:rPr>
          <w:highlight w:val="white"/>
        </w:rPr>
        <w:t>a pointer to the type of the original expression</w:t>
      </w:r>
    </w:p>
    <w:p w14:paraId="2502E672" w14:textId="77777777" w:rsidR="00270E94" w:rsidRPr="00903DBA" w:rsidRDefault="00270E94" w:rsidP="00270E94">
      <w:pPr>
        <w:pStyle w:val="Code"/>
        <w:rPr>
          <w:highlight w:val="white"/>
        </w:rPr>
      </w:pPr>
      <w:r w:rsidRPr="00903DBA">
        <w:rPr>
          <w:highlight w:val="white"/>
        </w:rPr>
        <w:t xml:space="preserve">      Type pointerType = new Type(expression.Symbol.Type);</w:t>
      </w:r>
    </w:p>
    <w:p w14:paraId="7B4F74B5" w14:textId="77777777" w:rsidR="00270E94" w:rsidRPr="00903DBA" w:rsidRDefault="00270E94" w:rsidP="00270E94">
      <w:pPr>
        <w:pStyle w:val="Code"/>
        <w:rPr>
          <w:highlight w:val="white"/>
        </w:rPr>
      </w:pPr>
      <w:r w:rsidRPr="00903DBA">
        <w:rPr>
          <w:highlight w:val="white"/>
        </w:rPr>
        <w:t xml:space="preserve">      Symbol resultSymbol = new Symbol(pointerType);</w:t>
      </w:r>
    </w:p>
    <w:p w14:paraId="3572ECB4" w14:textId="77777777" w:rsidR="0085726F" w:rsidRPr="00903DBA" w:rsidRDefault="00270E94" w:rsidP="00270E94">
      <w:pPr>
        <w:pStyle w:val="Code"/>
        <w:rPr>
          <w:highlight w:val="white"/>
        </w:rPr>
      </w:pPr>
      <w:r w:rsidRPr="00903DBA">
        <w:rPr>
          <w:highlight w:val="white"/>
        </w:rPr>
        <w:t xml:space="preserve">      AddMiddleCode(expression.LongList, MiddleOperator.Address,</w:t>
      </w:r>
    </w:p>
    <w:p w14:paraId="323D4708" w14:textId="6BA66ABD" w:rsidR="00270E94" w:rsidRPr="00903DBA" w:rsidRDefault="0085726F" w:rsidP="00270E94">
      <w:pPr>
        <w:pStyle w:val="Code"/>
        <w:rPr>
          <w:highlight w:val="white"/>
        </w:rPr>
      </w:pPr>
      <w:r w:rsidRPr="00903DBA">
        <w:rPr>
          <w:highlight w:val="white"/>
        </w:rPr>
        <w:t xml:space="preserve">                   </w:t>
      </w:r>
      <w:r w:rsidR="00270E94" w:rsidRPr="00903DBA">
        <w:rPr>
          <w:highlight w:val="white"/>
        </w:rPr>
        <w:t xml:space="preserve"> resultSymbol, expression.Symbol);</w:t>
      </w:r>
    </w:p>
    <w:p w14:paraId="11A73DCA" w14:textId="77777777" w:rsidR="0085726F" w:rsidRPr="00903DBA" w:rsidRDefault="00270E94" w:rsidP="00270E94">
      <w:pPr>
        <w:pStyle w:val="Code"/>
        <w:rPr>
          <w:highlight w:val="white"/>
        </w:rPr>
      </w:pPr>
      <w:r w:rsidRPr="00903DBA">
        <w:rPr>
          <w:highlight w:val="white"/>
        </w:rPr>
        <w:t xml:space="preserve">      return (new Expression(resultSymbol, expression.ShortList,</w:t>
      </w:r>
    </w:p>
    <w:p w14:paraId="73DABA5F" w14:textId="72D5C1D3" w:rsidR="00270E94" w:rsidRPr="00903DBA" w:rsidRDefault="0085726F" w:rsidP="00270E94">
      <w:pPr>
        <w:pStyle w:val="Code"/>
        <w:rPr>
          <w:highlight w:val="white"/>
        </w:rPr>
      </w:pPr>
      <w:r w:rsidRPr="00903DBA">
        <w:rPr>
          <w:highlight w:val="white"/>
        </w:rPr>
        <w:t xml:space="preserve">                            </w:t>
      </w:r>
      <w:r w:rsidR="00270E94" w:rsidRPr="00903DBA">
        <w:rPr>
          <w:highlight w:val="white"/>
        </w:rPr>
        <w:t xml:space="preserve"> expression.LongList));</w:t>
      </w:r>
    </w:p>
    <w:p w14:paraId="292CBEC2" w14:textId="1E61FA9E" w:rsidR="00270E94" w:rsidRPr="00903DBA" w:rsidRDefault="00270E94" w:rsidP="00270E94">
      <w:pPr>
        <w:pStyle w:val="Code"/>
        <w:rPr>
          <w:highlight w:val="white"/>
        </w:rPr>
      </w:pPr>
      <w:r w:rsidRPr="00903DBA">
        <w:rPr>
          <w:highlight w:val="white"/>
        </w:rPr>
        <w:t xml:space="preserve">    }</w:t>
      </w:r>
    </w:p>
    <w:p w14:paraId="2FD82EAE" w14:textId="774B627C" w:rsidR="00B47577" w:rsidRPr="00903DBA" w:rsidRDefault="007C2691" w:rsidP="00B47577">
      <w:pPr>
        <w:pStyle w:val="Rubrik3"/>
        <w:rPr>
          <w:highlight w:val="white"/>
        </w:rPr>
      </w:pPr>
      <w:bookmarkStart w:id="176" w:name="_Toc57656030"/>
      <w:r w:rsidRPr="00903DBA">
        <w:rPr>
          <w:highlight w:val="white"/>
        </w:rPr>
        <w:t>Dereference</w:t>
      </w:r>
      <w:r w:rsidR="00B47577" w:rsidRPr="00903DBA">
        <w:rPr>
          <w:highlight w:val="white"/>
        </w:rPr>
        <w:t xml:space="preserve"> Expression</w:t>
      </w:r>
      <w:bookmarkEnd w:id="176"/>
    </w:p>
    <w:p w14:paraId="0A6FB5B7" w14:textId="77777777" w:rsidR="00F573E1" w:rsidRPr="00903DBA" w:rsidRDefault="00F573E1" w:rsidP="00F573E1">
      <w:r w:rsidRPr="00903DBA">
        <w:t>The dereference operator takes a pointer or array as operand.</w:t>
      </w:r>
    </w:p>
    <w:p w14:paraId="178C81AE" w14:textId="77777777" w:rsidR="00A81A42" w:rsidRPr="00903DBA" w:rsidRDefault="00A81A42" w:rsidP="00A81A42">
      <w:pPr>
        <w:pStyle w:val="CodeHeader"/>
      </w:pPr>
      <w:proofErr w:type="spellStart"/>
      <w:r w:rsidRPr="00903DBA">
        <w:t>MainParser.gppg</w:t>
      </w:r>
      <w:proofErr w:type="spellEnd"/>
    </w:p>
    <w:p w14:paraId="474EE39A" w14:textId="3376EE5B" w:rsidR="00CD6592" w:rsidRPr="00903DBA" w:rsidRDefault="00A81A42" w:rsidP="00CD6592">
      <w:pPr>
        <w:pStyle w:val="Code"/>
        <w:rPr>
          <w:highlight w:val="white"/>
        </w:rPr>
      </w:pPr>
      <w:r w:rsidRPr="00903DBA">
        <w:rPr>
          <w:highlight w:val="white"/>
        </w:rPr>
        <w:t>prefix_expression:</w:t>
      </w:r>
    </w:p>
    <w:p w14:paraId="773134FA" w14:textId="2B588733" w:rsidR="00CD6592" w:rsidRPr="00903DBA" w:rsidRDefault="00CD6592" w:rsidP="00CD6592">
      <w:pPr>
        <w:pStyle w:val="Code"/>
        <w:rPr>
          <w:highlight w:val="white"/>
        </w:rPr>
      </w:pPr>
      <w:r w:rsidRPr="00903DBA">
        <w:rPr>
          <w:highlight w:val="white"/>
        </w:rPr>
        <w:t xml:space="preserve">  </w:t>
      </w:r>
      <w:r w:rsidR="00A81A42" w:rsidRPr="00903DBA">
        <w:rPr>
          <w:highlight w:val="white"/>
        </w:rPr>
        <w:t xml:space="preserve"> </w:t>
      </w:r>
      <w:r w:rsidRPr="00903DBA">
        <w:rPr>
          <w:highlight w:val="white"/>
        </w:rPr>
        <w:t xml:space="preserve"> ASTERRISK type_cast_expression {</w:t>
      </w:r>
    </w:p>
    <w:p w14:paraId="35CA437F" w14:textId="0C1D6459" w:rsidR="00CD6592" w:rsidRPr="00903DBA" w:rsidRDefault="00CD6592" w:rsidP="00CD6592">
      <w:pPr>
        <w:pStyle w:val="Code"/>
        <w:rPr>
          <w:highlight w:val="white"/>
        </w:rPr>
      </w:pPr>
      <w:r w:rsidRPr="00903DBA">
        <w:rPr>
          <w:highlight w:val="white"/>
        </w:rPr>
        <w:t xml:space="preserve">      $$ = MiddleCodeGenerator.</w:t>
      </w:r>
      <w:r w:rsidR="00B02345" w:rsidRPr="00903DBA">
        <w:rPr>
          <w:highlight w:val="white"/>
        </w:rPr>
        <w:t>Dereference</w:t>
      </w:r>
      <w:r w:rsidRPr="00903DBA">
        <w:rPr>
          <w:highlight w:val="white"/>
        </w:rPr>
        <w:t>Expression($2);</w:t>
      </w:r>
    </w:p>
    <w:p w14:paraId="2B8C2F89" w14:textId="58783F67" w:rsidR="00CD6592" w:rsidRPr="00903DBA" w:rsidRDefault="00CD6592" w:rsidP="00CD6592">
      <w:pPr>
        <w:pStyle w:val="Code"/>
        <w:rPr>
          <w:highlight w:val="white"/>
        </w:rPr>
      </w:pPr>
      <w:r w:rsidRPr="00903DBA">
        <w:rPr>
          <w:highlight w:val="white"/>
        </w:rPr>
        <w:t xml:space="preserve">    };</w:t>
      </w:r>
    </w:p>
    <w:p w14:paraId="182536AD" w14:textId="5788A57F" w:rsidR="00A902A6" w:rsidRPr="00903DBA" w:rsidRDefault="00A902A6" w:rsidP="00A902A6">
      <w:pPr>
        <w:rPr>
          <w:highlight w:val="white"/>
        </w:rPr>
      </w:pPr>
      <w:r w:rsidRPr="00903DBA">
        <w:rPr>
          <w:highlight w:val="white"/>
        </w:rPr>
        <w:t xml:space="preserve">The </w:t>
      </w:r>
      <w:r w:rsidR="00812BDA" w:rsidRPr="00903DBA">
        <w:rPr>
          <w:highlight w:val="white"/>
        </w:rPr>
        <w:t>dereference</w:t>
      </w:r>
      <w:r w:rsidRPr="00903DBA">
        <w:rPr>
          <w:highlight w:val="white"/>
        </w:rPr>
        <w:t xml:space="preserve"> operator applies to pointers, arrays, strings, and functions. In the function case, the expression is regarded as a pointer to a function.</w:t>
      </w:r>
    </w:p>
    <w:p w14:paraId="15DBC2E1" w14:textId="77777777" w:rsidR="00CC20D7" w:rsidRPr="00903DBA" w:rsidRDefault="00CC20D7" w:rsidP="00CC20D7">
      <w:pPr>
        <w:pStyle w:val="CodeHeader"/>
      </w:pPr>
      <w:proofErr w:type="spellStart"/>
      <w:r w:rsidRPr="00903DBA">
        <w:t>MiddleCodeGenerator.cs</w:t>
      </w:r>
      <w:proofErr w:type="spellEnd"/>
    </w:p>
    <w:p w14:paraId="4892853E" w14:textId="77777777" w:rsidR="004C762B" w:rsidRPr="00903DBA" w:rsidRDefault="004C762B" w:rsidP="004C762B">
      <w:pPr>
        <w:pStyle w:val="Code"/>
        <w:rPr>
          <w:highlight w:val="white"/>
        </w:rPr>
      </w:pPr>
      <w:r w:rsidRPr="00903DBA">
        <w:rPr>
          <w:highlight w:val="white"/>
        </w:rPr>
        <w:t xml:space="preserve">    public static Expression DereferenceExpression(Expression expression) {</w:t>
      </w:r>
    </w:p>
    <w:p w14:paraId="380E8074" w14:textId="77777777" w:rsidR="004C762B" w:rsidRPr="00903DBA" w:rsidRDefault="004C762B" w:rsidP="004C762B">
      <w:pPr>
        <w:pStyle w:val="Code"/>
        <w:rPr>
          <w:highlight w:val="white"/>
        </w:rPr>
      </w:pPr>
      <w:r w:rsidRPr="00903DBA">
        <w:rPr>
          <w:highlight w:val="white"/>
        </w:rPr>
        <w:t xml:space="preserve">      Assert.Error(expression.Symbol.Type.IsPointerArrayStringOrFunction(),</w:t>
      </w:r>
    </w:p>
    <w:p w14:paraId="5C0B1234" w14:textId="5DA09B84" w:rsidR="004C762B" w:rsidRPr="00903DBA" w:rsidRDefault="004C762B" w:rsidP="004C762B">
      <w:pPr>
        <w:pStyle w:val="Code"/>
        <w:rPr>
          <w:highlight w:val="white"/>
        </w:rPr>
      </w:pPr>
      <w:r w:rsidRPr="00903DBA">
        <w:rPr>
          <w:highlight w:val="white"/>
        </w:rPr>
        <w:t xml:space="preserve">                   Message.Invalid_dereference_of_non__pointer);</w:t>
      </w:r>
    </w:p>
    <w:p w14:paraId="5135AA57" w14:textId="77777777" w:rsidR="004C762B" w:rsidRPr="00903DBA" w:rsidRDefault="004C762B" w:rsidP="004C762B">
      <w:pPr>
        <w:pStyle w:val="Code"/>
        <w:rPr>
          <w:highlight w:val="white"/>
        </w:rPr>
      </w:pPr>
      <w:r w:rsidRPr="00903DBA">
        <w:rPr>
          <w:highlight w:val="white"/>
        </w:rPr>
        <w:t xml:space="preserve">      Symbol resultSymbol =</w:t>
      </w:r>
    </w:p>
    <w:p w14:paraId="5DF7B302" w14:textId="02B42E6A" w:rsidR="004C762B" w:rsidRPr="00903DBA" w:rsidRDefault="004C762B" w:rsidP="004C762B">
      <w:pPr>
        <w:pStyle w:val="Code"/>
        <w:rPr>
          <w:highlight w:val="white"/>
        </w:rPr>
      </w:pPr>
      <w:r w:rsidRPr="00903DBA">
        <w:rPr>
          <w:highlight w:val="white"/>
        </w:rPr>
        <w:t xml:space="preserve">        new Symbol(expression.Symbol.Type.PointerOrArrayType);</w:t>
      </w:r>
    </w:p>
    <w:p w14:paraId="029B3A15" w14:textId="77777777" w:rsidR="004C762B" w:rsidRPr="00903DBA" w:rsidRDefault="004C762B" w:rsidP="004C762B">
      <w:pPr>
        <w:pStyle w:val="Code"/>
        <w:rPr>
          <w:highlight w:val="white"/>
        </w:rPr>
      </w:pPr>
      <w:r w:rsidRPr="00903DBA">
        <w:rPr>
          <w:highlight w:val="white"/>
        </w:rPr>
        <w:t xml:space="preserve">      return Dereference(expression, resultSymbol, 0);</w:t>
      </w:r>
    </w:p>
    <w:p w14:paraId="180FFB38" w14:textId="77777777" w:rsidR="004C762B" w:rsidRPr="00903DBA" w:rsidRDefault="004C762B" w:rsidP="004C762B">
      <w:pPr>
        <w:pStyle w:val="Code"/>
        <w:rPr>
          <w:highlight w:val="white"/>
        </w:rPr>
      </w:pPr>
      <w:r w:rsidRPr="00903DBA">
        <w:rPr>
          <w:highlight w:val="white"/>
        </w:rPr>
        <w:t xml:space="preserve">    }</w:t>
      </w:r>
    </w:p>
    <w:p w14:paraId="5E53ADAB" w14:textId="20535E2D" w:rsidR="00CA545F" w:rsidRPr="00903DBA" w:rsidRDefault="00CA545F" w:rsidP="00CA545F">
      <w:pPr>
        <w:pStyle w:val="Rubrik3"/>
        <w:numPr>
          <w:ilvl w:val="2"/>
          <w:numId w:val="127"/>
        </w:numPr>
        <w:rPr>
          <w:highlight w:val="white"/>
        </w:rPr>
      </w:pPr>
      <w:bookmarkStart w:id="177" w:name="_Toc57656031"/>
      <w:r w:rsidRPr="00903DBA">
        <w:rPr>
          <w:highlight w:val="white"/>
        </w:rPr>
        <w:t>Prefix Increment and Decrement Expression</w:t>
      </w:r>
      <w:bookmarkEnd w:id="177"/>
    </w:p>
    <w:p w14:paraId="4449250C" w14:textId="77777777" w:rsidR="00907CC4" w:rsidRPr="00903DBA" w:rsidRDefault="00907CC4" w:rsidP="00907CC4">
      <w:r w:rsidRPr="00903DBA">
        <w:t xml:space="preserve">The postfix increment and decrement change the operand and return the original value. The operand </w:t>
      </w:r>
      <w:proofErr w:type="gramStart"/>
      <w:r w:rsidRPr="00903DBA">
        <w:t>has to</w:t>
      </w:r>
      <w:proofErr w:type="gramEnd"/>
      <w:r w:rsidRPr="00903DBA">
        <w:t xml:space="preserve"> be a left-value of arithmetic or pointer type.</w:t>
      </w:r>
    </w:p>
    <w:p w14:paraId="3950B5CC" w14:textId="2784C120" w:rsidR="006E34D2" w:rsidRPr="00903DBA" w:rsidRDefault="006E34D2" w:rsidP="006E34D2">
      <w:pPr>
        <w:rPr>
          <w:highlight w:val="white"/>
        </w:rPr>
      </w:pPr>
      <w:r w:rsidRPr="00903DBA">
        <w:rPr>
          <w:highlight w:val="white"/>
        </w:rPr>
        <w:t xml:space="preserve">The increment and decrement operators come in </w:t>
      </w:r>
      <w:r w:rsidR="005E1203" w:rsidRPr="00903DBA">
        <w:rPr>
          <w:highlight w:val="white"/>
        </w:rPr>
        <w:t>two</w:t>
      </w:r>
      <w:r w:rsidRPr="00903DBA">
        <w:rPr>
          <w:highlight w:val="white"/>
        </w:rPr>
        <w:t xml:space="preserve"> forms: prefix and postfix. The difference is that in the prefix case the resulting value is value after the operator has been applied</w:t>
      </w:r>
      <w:r w:rsidR="00327A7B" w:rsidRPr="00903DBA">
        <w:rPr>
          <w:highlight w:val="white"/>
        </w:rPr>
        <w:t>,</w:t>
      </w:r>
      <w:r w:rsidRPr="00903DBA">
        <w:rPr>
          <w:highlight w:val="white"/>
        </w:rPr>
        <w:t xml:space="preserve"> while in the postfix case the resulting value is the </w:t>
      </w:r>
      <w:r w:rsidR="00327A7B" w:rsidRPr="00903DBA">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903DBA" w:rsidRDefault="006D47FA" w:rsidP="006D47FA">
      <w:pPr>
        <w:pStyle w:val="CodeHeader"/>
      </w:pPr>
      <w:proofErr w:type="spellStart"/>
      <w:r w:rsidRPr="00903DBA">
        <w:t>MainParser.gppg</w:t>
      </w:r>
      <w:proofErr w:type="spellEnd"/>
    </w:p>
    <w:p w14:paraId="56D815B6" w14:textId="77777777" w:rsidR="006D47FA" w:rsidRPr="00903DBA" w:rsidRDefault="006D47FA" w:rsidP="006D47FA">
      <w:pPr>
        <w:pStyle w:val="Code"/>
        <w:rPr>
          <w:highlight w:val="white"/>
        </w:rPr>
      </w:pPr>
      <w:r w:rsidRPr="00903DBA">
        <w:rPr>
          <w:highlight w:val="white"/>
        </w:rPr>
        <w:lastRenderedPageBreak/>
        <w:t>prefix_expression:</w:t>
      </w:r>
    </w:p>
    <w:p w14:paraId="2FABD8B9" w14:textId="51657335" w:rsidR="006D47FA" w:rsidRPr="00903DBA" w:rsidRDefault="006D47FA" w:rsidP="006D47FA">
      <w:pPr>
        <w:pStyle w:val="Code"/>
        <w:rPr>
          <w:highlight w:val="white"/>
        </w:rPr>
      </w:pPr>
      <w:r w:rsidRPr="00903DBA">
        <w:rPr>
          <w:highlight w:val="white"/>
        </w:rPr>
        <w:t xml:space="preserve">    increment_operator prefix_expression {</w:t>
      </w:r>
    </w:p>
    <w:p w14:paraId="6EA60460" w14:textId="77777777" w:rsidR="006D47FA" w:rsidRPr="00903DBA" w:rsidRDefault="006D47FA" w:rsidP="006D47FA">
      <w:pPr>
        <w:pStyle w:val="Code"/>
        <w:rPr>
          <w:highlight w:val="white"/>
        </w:rPr>
      </w:pPr>
      <w:r w:rsidRPr="00903DBA">
        <w:rPr>
          <w:highlight w:val="white"/>
        </w:rPr>
        <w:t xml:space="preserve">      $$ = MiddleCodeGenerator.PrefixIncrementExpression($1, $2);</w:t>
      </w:r>
    </w:p>
    <w:p w14:paraId="7202C88A" w14:textId="6B6DA382" w:rsidR="006D47FA" w:rsidRPr="00903DBA" w:rsidRDefault="006D47FA" w:rsidP="006D47FA">
      <w:pPr>
        <w:pStyle w:val="Code"/>
        <w:rPr>
          <w:highlight w:val="white"/>
        </w:rPr>
      </w:pPr>
      <w:r w:rsidRPr="00903DBA">
        <w:rPr>
          <w:highlight w:val="white"/>
        </w:rPr>
        <w:t xml:space="preserve">    };</w:t>
      </w:r>
    </w:p>
    <w:p w14:paraId="682699DA" w14:textId="2BE92221" w:rsidR="006F6A04" w:rsidRPr="00903DBA" w:rsidRDefault="006F6A04" w:rsidP="006F6A04">
      <w:pPr>
        <w:pStyle w:val="Code"/>
        <w:rPr>
          <w:highlight w:val="white"/>
        </w:rPr>
      </w:pPr>
    </w:p>
    <w:p w14:paraId="7A2BF3CD" w14:textId="77777777" w:rsidR="006F6A04" w:rsidRPr="00903DBA" w:rsidRDefault="006F6A04" w:rsidP="006F6A04">
      <w:pPr>
        <w:pStyle w:val="Code"/>
        <w:rPr>
          <w:highlight w:val="white"/>
        </w:rPr>
      </w:pPr>
      <w:r w:rsidRPr="00903DBA">
        <w:rPr>
          <w:highlight w:val="white"/>
        </w:rPr>
        <w:t>increment_operator:</w:t>
      </w:r>
    </w:p>
    <w:p w14:paraId="03350AD8" w14:textId="77777777" w:rsidR="006F6A04" w:rsidRPr="00903DBA" w:rsidRDefault="006F6A04" w:rsidP="006F6A04">
      <w:pPr>
        <w:pStyle w:val="Code"/>
        <w:rPr>
          <w:highlight w:val="white"/>
        </w:rPr>
      </w:pPr>
      <w:r w:rsidRPr="00903DBA">
        <w:rPr>
          <w:highlight w:val="white"/>
        </w:rPr>
        <w:t xml:space="preserve">    INCREMENT { $$ = MiddleOperator.Increment; }</w:t>
      </w:r>
    </w:p>
    <w:p w14:paraId="29CF0EFA" w14:textId="57BBA1A8" w:rsidR="006F6A04" w:rsidRPr="00903DBA" w:rsidRDefault="006F6A04" w:rsidP="006F6A04">
      <w:pPr>
        <w:pStyle w:val="Code"/>
        <w:rPr>
          <w:highlight w:val="white"/>
        </w:rPr>
      </w:pPr>
      <w:r w:rsidRPr="00903DBA">
        <w:rPr>
          <w:highlight w:val="white"/>
        </w:rPr>
        <w:t xml:space="preserve">  | DECREMENT { $$ = MiddleOperator.Decrement; };</w:t>
      </w:r>
    </w:p>
    <w:p w14:paraId="09D510F9" w14:textId="77777777" w:rsidR="006D47FA" w:rsidRPr="00903DBA" w:rsidRDefault="006D47FA" w:rsidP="006D47FA">
      <w:pPr>
        <w:pStyle w:val="CodeHeader"/>
      </w:pPr>
      <w:proofErr w:type="spellStart"/>
      <w:r w:rsidRPr="00903DBA">
        <w:t>MiddleCodeGenerator.cs</w:t>
      </w:r>
      <w:proofErr w:type="spellEnd"/>
    </w:p>
    <w:p w14:paraId="5D73795B" w14:textId="17680A27" w:rsidR="009C11F0" w:rsidRPr="00903DBA" w:rsidRDefault="009C11F0" w:rsidP="009C11F0">
      <w:pPr>
        <w:pStyle w:val="Code"/>
        <w:rPr>
          <w:highlight w:val="white"/>
        </w:rPr>
      </w:pPr>
      <w:r w:rsidRPr="00903DBA">
        <w:rPr>
          <w:highlight w:val="white"/>
        </w:rPr>
        <w:t xml:space="preserve">    private static IDictionary&lt;MiddleOperator,MiddleOperator&gt; m_incrementMap =</w:t>
      </w:r>
    </w:p>
    <w:p w14:paraId="3203726C" w14:textId="77777777" w:rsidR="009C11F0" w:rsidRPr="00903DBA" w:rsidRDefault="009C11F0" w:rsidP="009C11F0">
      <w:pPr>
        <w:pStyle w:val="Code"/>
        <w:rPr>
          <w:highlight w:val="white"/>
        </w:rPr>
      </w:pPr>
      <w:r w:rsidRPr="00903DBA">
        <w:rPr>
          <w:highlight w:val="white"/>
        </w:rPr>
        <w:t xml:space="preserve">      new Dictionary&lt;MiddleOperator, MiddleOperator&gt;();</w:t>
      </w:r>
    </w:p>
    <w:p w14:paraId="144CA408" w14:textId="77777777" w:rsidR="00AF1986" w:rsidRPr="00903DBA" w:rsidRDefault="00AF1986" w:rsidP="008345DE">
      <w:pPr>
        <w:pStyle w:val="Code"/>
        <w:rPr>
          <w:highlight w:val="white"/>
        </w:rPr>
      </w:pPr>
    </w:p>
    <w:p w14:paraId="381EF6B7" w14:textId="59CFCF32" w:rsidR="008345DE" w:rsidRPr="00903DBA" w:rsidRDefault="008345DE" w:rsidP="008345DE">
      <w:pPr>
        <w:pStyle w:val="Code"/>
        <w:rPr>
          <w:highlight w:val="white"/>
        </w:rPr>
      </w:pPr>
      <w:r w:rsidRPr="00903DBA">
        <w:rPr>
          <w:highlight w:val="white"/>
        </w:rPr>
        <w:t xml:space="preserve">    private static IDictionary&lt;MiddleOperator,MiddleOperator&gt;</w:t>
      </w:r>
    </w:p>
    <w:p w14:paraId="16EBA539" w14:textId="77777777" w:rsidR="008345DE" w:rsidRPr="00903DBA" w:rsidRDefault="008345DE" w:rsidP="008345DE">
      <w:pPr>
        <w:pStyle w:val="Code"/>
        <w:rPr>
          <w:highlight w:val="white"/>
        </w:rPr>
      </w:pPr>
      <w:r w:rsidRPr="00903DBA">
        <w:rPr>
          <w:highlight w:val="white"/>
        </w:rPr>
        <w:t xml:space="preserve">      m_incrementInverseMap = new Dictionary&lt;MiddleOperator,MiddleOperator&gt;();</w:t>
      </w:r>
    </w:p>
    <w:p w14:paraId="632A9523" w14:textId="77777777" w:rsidR="00AF1986" w:rsidRPr="00903DBA" w:rsidRDefault="00AF1986" w:rsidP="009C11F0">
      <w:pPr>
        <w:pStyle w:val="Code"/>
        <w:rPr>
          <w:highlight w:val="white"/>
        </w:rPr>
      </w:pPr>
    </w:p>
    <w:p w14:paraId="2226ADB2" w14:textId="5B3D8BD7" w:rsidR="009C11F0" w:rsidRPr="00903DBA" w:rsidRDefault="009C11F0" w:rsidP="009C11F0">
      <w:pPr>
        <w:pStyle w:val="Code"/>
        <w:rPr>
          <w:highlight w:val="white"/>
        </w:rPr>
      </w:pPr>
      <w:r w:rsidRPr="00903DBA">
        <w:rPr>
          <w:highlight w:val="white"/>
        </w:rPr>
        <w:t xml:space="preserve">    static MiddleCodeGenerator() {</w:t>
      </w:r>
    </w:p>
    <w:p w14:paraId="4515F949" w14:textId="77777777" w:rsidR="009433E9" w:rsidRPr="00903DBA" w:rsidRDefault="009C11F0" w:rsidP="009C11F0">
      <w:pPr>
        <w:pStyle w:val="Code"/>
        <w:rPr>
          <w:highlight w:val="white"/>
        </w:rPr>
      </w:pPr>
      <w:r w:rsidRPr="00903DBA">
        <w:rPr>
          <w:highlight w:val="white"/>
        </w:rPr>
        <w:t xml:space="preserve">      m_incrementMap.Add(MiddleOperator.Increment,</w:t>
      </w:r>
    </w:p>
    <w:p w14:paraId="40E25683" w14:textId="11F2F2DA" w:rsidR="009C11F0" w:rsidRPr="00903DBA" w:rsidRDefault="009433E9" w:rsidP="009C11F0">
      <w:pPr>
        <w:pStyle w:val="Code"/>
        <w:rPr>
          <w:highlight w:val="white"/>
        </w:rPr>
      </w:pPr>
      <w:r w:rsidRPr="00903DBA">
        <w:rPr>
          <w:highlight w:val="white"/>
        </w:rPr>
        <w:t xml:space="preserve">                        </w:t>
      </w:r>
      <w:r w:rsidR="009C11F0" w:rsidRPr="00903DBA">
        <w:rPr>
          <w:highlight w:val="white"/>
        </w:rPr>
        <w:t xml:space="preserve"> MiddleOperator.BinaryAdd);</w:t>
      </w:r>
    </w:p>
    <w:p w14:paraId="45823BC8" w14:textId="77777777" w:rsidR="00933331" w:rsidRPr="00903DBA" w:rsidRDefault="009C11F0" w:rsidP="009C11F0">
      <w:pPr>
        <w:pStyle w:val="Code"/>
        <w:rPr>
          <w:highlight w:val="white"/>
        </w:rPr>
      </w:pPr>
      <w:r w:rsidRPr="00903DBA">
        <w:rPr>
          <w:highlight w:val="white"/>
        </w:rPr>
        <w:t xml:space="preserve">      m_incrementMap.Add(MiddleOperator.Decrement,</w:t>
      </w:r>
    </w:p>
    <w:p w14:paraId="461DB90E" w14:textId="5A03D287" w:rsidR="009C11F0" w:rsidRPr="00903DBA" w:rsidRDefault="00933331" w:rsidP="009C11F0">
      <w:pPr>
        <w:pStyle w:val="Code"/>
        <w:rPr>
          <w:highlight w:val="white"/>
        </w:rPr>
      </w:pPr>
      <w:r w:rsidRPr="00903DBA">
        <w:rPr>
          <w:highlight w:val="white"/>
        </w:rPr>
        <w:t xml:space="preserve">                         </w:t>
      </w:r>
      <w:r w:rsidR="009C11F0" w:rsidRPr="00903DBA">
        <w:rPr>
          <w:highlight w:val="white"/>
        </w:rPr>
        <w:t>MiddleOperator.BinarySubtract);</w:t>
      </w:r>
    </w:p>
    <w:p w14:paraId="457A1F6A" w14:textId="77777777" w:rsidR="008345DE" w:rsidRPr="00903DBA" w:rsidRDefault="008345DE" w:rsidP="008345DE">
      <w:pPr>
        <w:pStyle w:val="Code"/>
        <w:rPr>
          <w:highlight w:val="white"/>
        </w:rPr>
      </w:pPr>
      <w:r w:rsidRPr="00903DBA">
        <w:rPr>
          <w:highlight w:val="white"/>
        </w:rPr>
        <w:t xml:space="preserve">      m_incrementInverseMap.Add(MiddleOperator.Increment,</w:t>
      </w:r>
    </w:p>
    <w:p w14:paraId="7913F71A" w14:textId="77777777" w:rsidR="008345DE" w:rsidRPr="00903DBA" w:rsidRDefault="008345DE" w:rsidP="008345DE">
      <w:pPr>
        <w:pStyle w:val="Code"/>
        <w:rPr>
          <w:highlight w:val="white"/>
        </w:rPr>
      </w:pPr>
      <w:r w:rsidRPr="00903DBA">
        <w:rPr>
          <w:highlight w:val="white"/>
        </w:rPr>
        <w:t xml:space="preserve">                                 MiddleOperator.BinarySubtract);</w:t>
      </w:r>
    </w:p>
    <w:p w14:paraId="0DFB993C" w14:textId="77777777" w:rsidR="008345DE" w:rsidRPr="00903DBA" w:rsidRDefault="008345DE" w:rsidP="008345DE">
      <w:pPr>
        <w:pStyle w:val="Code"/>
        <w:rPr>
          <w:highlight w:val="white"/>
        </w:rPr>
      </w:pPr>
      <w:r w:rsidRPr="00903DBA">
        <w:rPr>
          <w:highlight w:val="white"/>
        </w:rPr>
        <w:t xml:space="preserve">      m_incrementInverseMap.Add(MiddleOperator.Decrement,</w:t>
      </w:r>
    </w:p>
    <w:p w14:paraId="08323EC9" w14:textId="77777777" w:rsidR="008345DE" w:rsidRPr="00903DBA" w:rsidRDefault="008345DE" w:rsidP="008345DE">
      <w:pPr>
        <w:pStyle w:val="Code"/>
        <w:rPr>
          <w:highlight w:val="white"/>
        </w:rPr>
      </w:pPr>
      <w:r w:rsidRPr="00903DBA">
        <w:rPr>
          <w:highlight w:val="white"/>
        </w:rPr>
        <w:t xml:space="preserve">                                 MiddleOperator.BinaryAdd);</w:t>
      </w:r>
    </w:p>
    <w:p w14:paraId="7D512347" w14:textId="77777777" w:rsidR="009C11F0" w:rsidRPr="00903DBA" w:rsidRDefault="009C11F0" w:rsidP="009C11F0">
      <w:pPr>
        <w:pStyle w:val="Code"/>
        <w:rPr>
          <w:highlight w:val="white"/>
        </w:rPr>
      </w:pPr>
      <w:r w:rsidRPr="00903DBA">
        <w:rPr>
          <w:highlight w:val="white"/>
        </w:rPr>
        <w:t xml:space="preserve">    }</w:t>
      </w:r>
    </w:p>
    <w:p w14:paraId="2CC348CA" w14:textId="77777777" w:rsidR="009C11F0" w:rsidRPr="00903DBA" w:rsidRDefault="009C11F0" w:rsidP="009C11F0">
      <w:pPr>
        <w:pStyle w:val="Code"/>
        <w:rPr>
          <w:highlight w:val="white"/>
        </w:rPr>
      </w:pPr>
    </w:p>
    <w:p w14:paraId="6E9E1712" w14:textId="77777777" w:rsidR="006768E8" w:rsidRPr="00903DBA" w:rsidRDefault="009C11F0" w:rsidP="009C11F0">
      <w:pPr>
        <w:pStyle w:val="Code"/>
        <w:rPr>
          <w:highlight w:val="white"/>
        </w:rPr>
      </w:pPr>
      <w:r w:rsidRPr="00903DBA">
        <w:rPr>
          <w:highlight w:val="white"/>
        </w:rPr>
        <w:t xml:space="preserve">    public static Expression PrefixIncrementExpression</w:t>
      </w:r>
    </w:p>
    <w:p w14:paraId="67CFBEA8" w14:textId="5BC4D5E5" w:rsidR="009C11F0" w:rsidRPr="00903DBA" w:rsidRDefault="001C5119" w:rsidP="006768E8">
      <w:pPr>
        <w:pStyle w:val="Code"/>
        <w:rPr>
          <w:highlight w:val="white"/>
        </w:rPr>
      </w:pPr>
      <w:r w:rsidRPr="00903DBA">
        <w:rPr>
          <w:highlight w:val="white"/>
        </w:rPr>
        <w:t xml:space="preserve">                       </w:t>
      </w:r>
      <w:r w:rsidR="006768E8" w:rsidRPr="00903DBA">
        <w:rPr>
          <w:highlight w:val="white"/>
        </w:rPr>
        <w:t xml:space="preserve">      </w:t>
      </w:r>
      <w:r w:rsidR="009C11F0" w:rsidRPr="00903DBA">
        <w:rPr>
          <w:highlight w:val="white"/>
        </w:rPr>
        <w:t>(MiddleOperator middleOp,</w:t>
      </w:r>
      <w:r w:rsidR="006768E8" w:rsidRPr="00903DBA">
        <w:rPr>
          <w:highlight w:val="white"/>
        </w:rPr>
        <w:t xml:space="preserve"> </w:t>
      </w:r>
      <w:r w:rsidR="009C11F0" w:rsidRPr="00903DBA">
        <w:rPr>
          <w:highlight w:val="white"/>
        </w:rPr>
        <w:t>Expression expression){</w:t>
      </w:r>
    </w:p>
    <w:p w14:paraId="27D2194F" w14:textId="77777777" w:rsidR="009C11F0" w:rsidRPr="00903DBA" w:rsidRDefault="009C11F0" w:rsidP="009C11F0">
      <w:pPr>
        <w:pStyle w:val="Code"/>
        <w:rPr>
          <w:highlight w:val="white"/>
        </w:rPr>
      </w:pPr>
      <w:r w:rsidRPr="00903DBA">
        <w:rPr>
          <w:highlight w:val="white"/>
        </w:rPr>
        <w:t xml:space="preserve">      Symbol symbol = expression.Symbol;</w:t>
      </w:r>
    </w:p>
    <w:p w14:paraId="4221C337" w14:textId="77777777" w:rsidR="009C11F0" w:rsidRPr="00903DBA" w:rsidRDefault="009C11F0" w:rsidP="009C11F0">
      <w:pPr>
        <w:pStyle w:val="Code"/>
        <w:rPr>
          <w:highlight w:val="white"/>
        </w:rPr>
      </w:pPr>
      <w:r w:rsidRPr="00903DBA">
        <w:rPr>
          <w:highlight w:val="white"/>
        </w:rPr>
        <w:t xml:space="preserve">      Assert.Error(symbol.Assignable,  Message.Not_assignable);</w:t>
      </w:r>
    </w:p>
    <w:p w14:paraId="244AF4D1" w14:textId="77777777" w:rsidR="009C11F0" w:rsidRPr="00903DBA" w:rsidRDefault="009C11F0" w:rsidP="009C11F0">
      <w:pPr>
        <w:pStyle w:val="Code"/>
        <w:rPr>
          <w:highlight w:val="white"/>
        </w:rPr>
      </w:pPr>
      <w:r w:rsidRPr="00903DBA">
        <w:rPr>
          <w:highlight w:val="white"/>
        </w:rPr>
        <w:t xml:space="preserve">      Assert.Error(symbol.Type.IsArithmeticOrPointer(),</w:t>
      </w:r>
    </w:p>
    <w:p w14:paraId="6A9EB59D" w14:textId="77777777" w:rsidR="009C11F0" w:rsidRPr="00903DBA" w:rsidRDefault="009C11F0" w:rsidP="009C11F0">
      <w:pPr>
        <w:pStyle w:val="Code"/>
        <w:rPr>
          <w:highlight w:val="white"/>
        </w:rPr>
      </w:pPr>
      <w:r w:rsidRPr="00903DBA">
        <w:rPr>
          <w:highlight w:val="white"/>
        </w:rPr>
        <w:t xml:space="preserve">                   expression, Message.Invalid_type_in_increment_expression);</w:t>
      </w:r>
    </w:p>
    <w:p w14:paraId="65AA3102" w14:textId="77777777" w:rsidR="009C11F0" w:rsidRPr="00903DBA" w:rsidRDefault="009C11F0" w:rsidP="009C11F0">
      <w:pPr>
        <w:pStyle w:val="Code"/>
        <w:rPr>
          <w:highlight w:val="white"/>
        </w:rPr>
      </w:pPr>
    </w:p>
    <w:p w14:paraId="4D2705EC" w14:textId="77777777" w:rsidR="009C11F0" w:rsidRPr="00903DBA" w:rsidRDefault="009C11F0" w:rsidP="009C11F0">
      <w:pPr>
        <w:pStyle w:val="Code"/>
        <w:rPr>
          <w:highlight w:val="white"/>
        </w:rPr>
      </w:pPr>
      <w:r w:rsidRPr="00903DBA">
        <w:rPr>
          <w:highlight w:val="white"/>
        </w:rPr>
        <w:t xml:space="preserve">      if (symbol.Type.IsIntegralOrPointer()) {</w:t>
      </w:r>
    </w:p>
    <w:p w14:paraId="6D1B13A9" w14:textId="77777777" w:rsidR="009C11F0" w:rsidRPr="00903DBA" w:rsidRDefault="009C11F0" w:rsidP="009C11F0">
      <w:pPr>
        <w:pStyle w:val="Code"/>
        <w:rPr>
          <w:highlight w:val="white"/>
        </w:rPr>
      </w:pPr>
      <w:r w:rsidRPr="00903DBA">
        <w:rPr>
          <w:highlight w:val="white"/>
        </w:rPr>
        <w:t xml:space="preserve">        AddMiddleCode(expression.ShortList, middleOp, null, symbol);</w:t>
      </w:r>
    </w:p>
    <w:p w14:paraId="42CE2DEF" w14:textId="77777777" w:rsidR="009C11F0" w:rsidRPr="00903DBA" w:rsidRDefault="009C11F0" w:rsidP="009C11F0">
      <w:pPr>
        <w:pStyle w:val="Code"/>
        <w:rPr>
          <w:highlight w:val="white"/>
        </w:rPr>
      </w:pPr>
      <w:r w:rsidRPr="00903DBA">
        <w:rPr>
          <w:highlight w:val="white"/>
        </w:rPr>
        <w:t xml:space="preserve">        AddMiddleCode(expression.LongList, middleOp, null, symbol);</w:t>
      </w:r>
    </w:p>
    <w:p w14:paraId="7AC50742" w14:textId="77777777" w:rsidR="009C11F0" w:rsidRPr="00903DBA" w:rsidRDefault="009C11F0" w:rsidP="009C11F0">
      <w:pPr>
        <w:pStyle w:val="Code"/>
        <w:rPr>
          <w:highlight w:val="white"/>
        </w:rPr>
      </w:pPr>
    </w:p>
    <w:p w14:paraId="73B45C38" w14:textId="4039A4E8" w:rsidR="009C11F0" w:rsidRPr="00903DBA" w:rsidRDefault="009C11F0" w:rsidP="009C11F0">
      <w:pPr>
        <w:pStyle w:val="Code"/>
        <w:rPr>
          <w:highlight w:val="white"/>
        </w:rPr>
      </w:pPr>
      <w:r w:rsidRPr="00903DBA">
        <w:rPr>
          <w:highlight w:val="white"/>
        </w:rPr>
        <w:t xml:space="preserve">        BigInteger? bitFieldMask = symbol.Type.</w:t>
      </w:r>
      <w:r w:rsidR="001A34D2" w:rsidRPr="00903DBA">
        <w:rPr>
          <w:highlight w:val="white"/>
        </w:rPr>
        <w:t>Get</w:t>
      </w:r>
      <w:r w:rsidRPr="00903DBA">
        <w:rPr>
          <w:highlight w:val="white"/>
        </w:rPr>
        <w:t>BitfieldMask();</w:t>
      </w:r>
    </w:p>
    <w:p w14:paraId="6942CA40" w14:textId="77777777" w:rsidR="009C11F0" w:rsidRPr="00903DBA" w:rsidRDefault="009C11F0" w:rsidP="009C11F0">
      <w:pPr>
        <w:pStyle w:val="Code"/>
        <w:rPr>
          <w:highlight w:val="white"/>
        </w:rPr>
      </w:pPr>
      <w:r w:rsidRPr="00903DBA">
        <w:rPr>
          <w:highlight w:val="white"/>
        </w:rPr>
        <w:t xml:space="preserve">        if (bitFieldMask != null) {</w:t>
      </w:r>
    </w:p>
    <w:p w14:paraId="4255E778" w14:textId="77777777" w:rsidR="009C11F0" w:rsidRPr="00903DBA" w:rsidRDefault="009C11F0" w:rsidP="009C11F0">
      <w:pPr>
        <w:pStyle w:val="Code"/>
        <w:rPr>
          <w:highlight w:val="white"/>
        </w:rPr>
      </w:pPr>
      <w:r w:rsidRPr="00903DBA">
        <w:rPr>
          <w:highlight w:val="white"/>
        </w:rPr>
        <w:t xml:space="preserve">          Symbol maskSymbol = new Symbol(symbol.Type, bitFieldMask.Value);</w:t>
      </w:r>
    </w:p>
    <w:p w14:paraId="7BEDE6BF" w14:textId="77777777" w:rsidR="003746B2" w:rsidRPr="00903DBA" w:rsidRDefault="009C11F0" w:rsidP="009C11F0">
      <w:pPr>
        <w:pStyle w:val="Code"/>
        <w:rPr>
          <w:highlight w:val="white"/>
        </w:rPr>
      </w:pPr>
      <w:r w:rsidRPr="00903DBA">
        <w:rPr>
          <w:highlight w:val="white"/>
        </w:rPr>
        <w:t xml:space="preserve">          MiddleCode maskCode = new MiddleCode(MiddleOperator.BitwiseAnd,</w:t>
      </w:r>
    </w:p>
    <w:p w14:paraId="749DC7D9" w14:textId="353FE5FE" w:rsidR="009C11F0" w:rsidRPr="00903DBA" w:rsidRDefault="003746B2" w:rsidP="009C11F0">
      <w:pPr>
        <w:pStyle w:val="Code"/>
        <w:rPr>
          <w:highlight w:val="white"/>
        </w:rPr>
      </w:pPr>
      <w:r w:rsidRPr="00903DBA">
        <w:rPr>
          <w:highlight w:val="white"/>
        </w:rPr>
        <w:t xml:space="preserve">                                              </w:t>
      </w:r>
      <w:r w:rsidR="009C11F0" w:rsidRPr="00903DBA">
        <w:rPr>
          <w:highlight w:val="white"/>
        </w:rPr>
        <w:t xml:space="preserve"> symbol, symbol, maskSymbol);</w:t>
      </w:r>
    </w:p>
    <w:p w14:paraId="6408C731" w14:textId="77777777" w:rsidR="009C11F0" w:rsidRPr="00903DBA" w:rsidRDefault="009C11F0" w:rsidP="009C11F0">
      <w:pPr>
        <w:pStyle w:val="Code"/>
        <w:rPr>
          <w:highlight w:val="white"/>
        </w:rPr>
      </w:pPr>
      <w:r w:rsidRPr="00903DBA">
        <w:rPr>
          <w:highlight w:val="white"/>
        </w:rPr>
        <w:t xml:space="preserve">          expression.ShortList.Add(maskCode);</w:t>
      </w:r>
    </w:p>
    <w:p w14:paraId="3FCE8A47" w14:textId="77777777" w:rsidR="009C11F0" w:rsidRPr="00903DBA" w:rsidRDefault="009C11F0" w:rsidP="009C11F0">
      <w:pPr>
        <w:pStyle w:val="Code"/>
        <w:rPr>
          <w:highlight w:val="white"/>
        </w:rPr>
      </w:pPr>
      <w:r w:rsidRPr="00903DBA">
        <w:rPr>
          <w:highlight w:val="white"/>
        </w:rPr>
        <w:t xml:space="preserve">          expression.LongList.Add(maskCode);</w:t>
      </w:r>
    </w:p>
    <w:p w14:paraId="719B99B6" w14:textId="77777777" w:rsidR="009C11F0" w:rsidRPr="00903DBA" w:rsidRDefault="009C11F0" w:rsidP="009C11F0">
      <w:pPr>
        <w:pStyle w:val="Code"/>
        <w:rPr>
          <w:highlight w:val="white"/>
        </w:rPr>
      </w:pPr>
      <w:r w:rsidRPr="00903DBA">
        <w:rPr>
          <w:highlight w:val="white"/>
        </w:rPr>
        <w:t xml:space="preserve">        }</w:t>
      </w:r>
    </w:p>
    <w:p w14:paraId="7964C5BD" w14:textId="77777777" w:rsidR="009C11F0" w:rsidRPr="00903DBA" w:rsidRDefault="009C11F0" w:rsidP="009C11F0">
      <w:pPr>
        <w:pStyle w:val="Code"/>
        <w:rPr>
          <w:highlight w:val="white"/>
        </w:rPr>
      </w:pPr>
      <w:r w:rsidRPr="00903DBA">
        <w:rPr>
          <w:highlight w:val="white"/>
        </w:rPr>
        <w:t xml:space="preserve">    </w:t>
      </w:r>
    </w:p>
    <w:p w14:paraId="2A02CFC9" w14:textId="77777777" w:rsidR="009C11F0" w:rsidRPr="00903DBA" w:rsidRDefault="009C11F0" w:rsidP="009C11F0">
      <w:pPr>
        <w:pStyle w:val="Code"/>
        <w:rPr>
          <w:highlight w:val="white"/>
        </w:rPr>
      </w:pPr>
      <w:r w:rsidRPr="00903DBA">
        <w:rPr>
          <w:highlight w:val="white"/>
        </w:rPr>
        <w:t xml:space="preserve">        Symbol resultSymbol = new Symbol(symbol.Type);</w:t>
      </w:r>
    </w:p>
    <w:p w14:paraId="66755D9F" w14:textId="77777777" w:rsidR="00E97058" w:rsidRPr="00903DBA" w:rsidRDefault="009C11F0" w:rsidP="009C11F0">
      <w:pPr>
        <w:pStyle w:val="Code"/>
        <w:rPr>
          <w:highlight w:val="white"/>
        </w:rPr>
      </w:pPr>
      <w:r w:rsidRPr="00903DBA">
        <w:rPr>
          <w:highlight w:val="white"/>
        </w:rPr>
        <w:t xml:space="preserve">        AddMiddleCode(expression.LongList, MiddleOperator.Assign,</w:t>
      </w:r>
    </w:p>
    <w:p w14:paraId="48EA09B1" w14:textId="7E0AC07D" w:rsidR="009C11F0" w:rsidRPr="00903DBA" w:rsidRDefault="00E97058" w:rsidP="009C11F0">
      <w:pPr>
        <w:pStyle w:val="Code"/>
        <w:rPr>
          <w:highlight w:val="white"/>
        </w:rPr>
      </w:pPr>
      <w:r w:rsidRPr="00903DBA">
        <w:rPr>
          <w:highlight w:val="white"/>
        </w:rPr>
        <w:t xml:space="preserve">                     </w:t>
      </w:r>
      <w:r w:rsidR="009C11F0" w:rsidRPr="00903DBA">
        <w:rPr>
          <w:highlight w:val="white"/>
        </w:rPr>
        <w:t xml:space="preserve"> resultSymbol, symbol);</w:t>
      </w:r>
    </w:p>
    <w:p w14:paraId="5582A391" w14:textId="77777777" w:rsidR="009C11F0" w:rsidRPr="00903DBA" w:rsidRDefault="009C11F0" w:rsidP="009C11F0">
      <w:pPr>
        <w:pStyle w:val="Code"/>
        <w:rPr>
          <w:highlight w:val="white"/>
        </w:rPr>
      </w:pPr>
      <w:r w:rsidRPr="00903DBA">
        <w:rPr>
          <w:highlight w:val="white"/>
        </w:rPr>
        <w:t xml:space="preserve">      </w:t>
      </w:r>
    </w:p>
    <w:p w14:paraId="4EC3E8A1" w14:textId="77777777" w:rsidR="00E97058" w:rsidRPr="00903DBA" w:rsidRDefault="009C11F0" w:rsidP="009C11F0">
      <w:pPr>
        <w:pStyle w:val="Code"/>
        <w:rPr>
          <w:highlight w:val="white"/>
        </w:rPr>
      </w:pPr>
      <w:r w:rsidRPr="00903DBA">
        <w:rPr>
          <w:highlight w:val="white"/>
        </w:rPr>
        <w:t xml:space="preserve">        return (new Expression(resultSymbol, expression.ShortList,</w:t>
      </w:r>
    </w:p>
    <w:p w14:paraId="0FC9CA78" w14:textId="19793246" w:rsidR="009C11F0" w:rsidRPr="00903DBA" w:rsidRDefault="00E97058" w:rsidP="009C11F0">
      <w:pPr>
        <w:pStyle w:val="Code"/>
        <w:rPr>
          <w:highlight w:val="white"/>
        </w:rPr>
      </w:pPr>
      <w:r w:rsidRPr="00903DBA">
        <w:rPr>
          <w:highlight w:val="white"/>
        </w:rPr>
        <w:t xml:space="preserve">                              </w:t>
      </w:r>
      <w:r w:rsidR="009C11F0" w:rsidRPr="00903DBA">
        <w:rPr>
          <w:highlight w:val="white"/>
        </w:rPr>
        <w:t xml:space="preserve"> expression.LongList));</w:t>
      </w:r>
    </w:p>
    <w:p w14:paraId="4B691A6F" w14:textId="2B2EFE1C" w:rsidR="009C11F0" w:rsidRPr="00903DBA" w:rsidRDefault="009C11F0" w:rsidP="009C11F0">
      <w:pPr>
        <w:pStyle w:val="Code"/>
        <w:rPr>
          <w:highlight w:val="white"/>
        </w:rPr>
      </w:pPr>
      <w:r w:rsidRPr="00903DBA">
        <w:rPr>
          <w:highlight w:val="white"/>
        </w:rPr>
        <w:t xml:space="preserve">      }</w:t>
      </w:r>
    </w:p>
    <w:p w14:paraId="44D73C6E" w14:textId="3B27E2DD" w:rsidR="0081134D" w:rsidRPr="00903DBA" w:rsidRDefault="0081134D" w:rsidP="00BA64EF">
      <w:pPr>
        <w:rPr>
          <w:highlight w:val="white"/>
        </w:rPr>
      </w:pPr>
      <w:r w:rsidRPr="00903DBA">
        <w:rPr>
          <w:highlight w:val="white"/>
        </w:rPr>
        <w:t xml:space="preserve">The increment and decrement operator apply </w:t>
      </w:r>
      <w:r w:rsidR="00BA64EF" w:rsidRPr="00903DBA">
        <w:rPr>
          <w:highlight w:val="white"/>
        </w:rPr>
        <w:t>not only to integral values, but also to floating values.</w:t>
      </w:r>
      <w:r w:rsidR="000F0A83" w:rsidRPr="00903DBA">
        <w:rPr>
          <w:highlight w:val="white"/>
        </w:rPr>
        <w:t xml:space="preserve"> The operation</w:t>
      </w:r>
      <w:r w:rsidR="00C40D17" w:rsidRPr="00903DBA">
        <w:rPr>
          <w:highlight w:val="white"/>
        </w:rPr>
        <w:t>. We start by pushing the value one at the floating value stack</w:t>
      </w:r>
      <w:r w:rsidR="000123AF" w:rsidRPr="00903DBA">
        <w:rPr>
          <w:highlight w:val="white"/>
        </w:rPr>
        <w:t xml:space="preserve">, </w:t>
      </w:r>
      <w:r w:rsidR="00C40D17" w:rsidRPr="00903DBA">
        <w:rPr>
          <w:highlight w:val="white"/>
        </w:rPr>
        <w:t xml:space="preserve">the value to be incremented or </w:t>
      </w:r>
      <w:r w:rsidR="00C40D17" w:rsidRPr="00903DBA">
        <w:rPr>
          <w:highlight w:val="white"/>
        </w:rPr>
        <w:lastRenderedPageBreak/>
        <w:t xml:space="preserve">decremented has already been pushed at the stack by earlier operations. </w:t>
      </w:r>
      <w:r w:rsidR="00674727" w:rsidRPr="00903DBA">
        <w:rPr>
          <w:highlight w:val="white"/>
        </w:rPr>
        <w:t xml:space="preserve">We perform the operation, which is addition or subtraction. </w:t>
      </w:r>
      <w:r w:rsidR="00FD487E" w:rsidRPr="00903DBA">
        <w:rPr>
          <w:highlight w:val="white"/>
        </w:rPr>
        <w:t xml:space="preserve">We </w:t>
      </w:r>
      <w:proofErr w:type="spellStart"/>
      <w:r w:rsidR="00FD487E" w:rsidRPr="00903DBA">
        <w:rPr>
          <w:highlight w:val="white"/>
        </w:rPr>
        <w:t>preform</w:t>
      </w:r>
      <w:proofErr w:type="spellEnd"/>
      <w:r w:rsidR="00FD487E" w:rsidRPr="00903DBA">
        <w:rPr>
          <w:highlight w:val="white"/>
        </w:rPr>
        <w:t xml:space="preserve"> the operation on both the short list and list of the expression.</w:t>
      </w:r>
      <w:r w:rsidR="006745ED" w:rsidRPr="00903DBA">
        <w:rPr>
          <w:highlight w:val="white"/>
        </w:rPr>
        <w:t xml:space="preserve"> The difference </w:t>
      </w:r>
      <w:r w:rsidR="00C658D8" w:rsidRPr="00903DBA">
        <w:rPr>
          <w:highlight w:val="white"/>
        </w:rPr>
        <w:t xml:space="preserve">is that in the short list case we pop the value off the stack since we do not need it anymore. In the long list case </w:t>
      </w:r>
      <w:r w:rsidR="00251553" w:rsidRPr="00903DBA">
        <w:rPr>
          <w:highlight w:val="white"/>
        </w:rPr>
        <w:t>we do nothing</w:t>
      </w:r>
      <w:r w:rsidR="00CF3A6E" w:rsidRPr="00903DBA">
        <w:rPr>
          <w:highlight w:val="white"/>
        </w:rPr>
        <w:t>, we just let the value stay on the stack to be used by later operations.</w:t>
      </w:r>
    </w:p>
    <w:p w14:paraId="1A28010C" w14:textId="77777777" w:rsidR="009C11F0" w:rsidRPr="00903DBA" w:rsidRDefault="009C11F0" w:rsidP="009C11F0">
      <w:pPr>
        <w:pStyle w:val="Code"/>
        <w:rPr>
          <w:highlight w:val="white"/>
        </w:rPr>
      </w:pPr>
      <w:r w:rsidRPr="00903DBA">
        <w:rPr>
          <w:highlight w:val="white"/>
        </w:rPr>
        <w:t xml:space="preserve">      else {</w:t>
      </w:r>
    </w:p>
    <w:p w14:paraId="1DF3EF60" w14:textId="77777777" w:rsidR="00503901" w:rsidRPr="00903DBA" w:rsidRDefault="00503901" w:rsidP="00503901">
      <w:pPr>
        <w:pStyle w:val="Code"/>
        <w:rPr>
          <w:highlight w:val="white"/>
        </w:rPr>
      </w:pPr>
      <w:r w:rsidRPr="00903DBA">
        <w:rPr>
          <w:highlight w:val="white"/>
        </w:rPr>
        <w:t xml:space="preserve">        AddMiddleCode(expression.ShortList, MiddleOperator.PushOne);</w:t>
      </w:r>
    </w:p>
    <w:p w14:paraId="3232FEDB" w14:textId="77777777" w:rsidR="00503901" w:rsidRPr="00903DBA" w:rsidRDefault="00503901" w:rsidP="00503901">
      <w:pPr>
        <w:pStyle w:val="Code"/>
        <w:rPr>
          <w:highlight w:val="white"/>
        </w:rPr>
      </w:pPr>
      <w:r w:rsidRPr="00903DBA">
        <w:rPr>
          <w:highlight w:val="white"/>
        </w:rPr>
        <w:t xml:space="preserve">        Symbol oneSymbol = new Symbol(symbol.Type, (decimal) 1);</w:t>
      </w:r>
    </w:p>
    <w:p w14:paraId="14B0FB1A" w14:textId="77777777" w:rsidR="009807F9" w:rsidRPr="00903DBA" w:rsidRDefault="00503901" w:rsidP="00503901">
      <w:pPr>
        <w:pStyle w:val="Code"/>
        <w:rPr>
          <w:highlight w:val="white"/>
        </w:rPr>
      </w:pPr>
      <w:r w:rsidRPr="00903DBA">
        <w:rPr>
          <w:highlight w:val="white"/>
        </w:rPr>
        <w:t xml:space="preserve">        AddMiddleCode(expression.ShortList, m_incrementMap[middleOp],</w:t>
      </w:r>
    </w:p>
    <w:p w14:paraId="6967EE40" w14:textId="02028546" w:rsidR="00503901" w:rsidRPr="00903DBA" w:rsidRDefault="009807F9" w:rsidP="00503901">
      <w:pPr>
        <w:pStyle w:val="Code"/>
        <w:rPr>
          <w:highlight w:val="white"/>
        </w:rPr>
      </w:pPr>
      <w:r w:rsidRPr="00903DBA">
        <w:rPr>
          <w:highlight w:val="white"/>
        </w:rPr>
        <w:t xml:space="preserve">                     </w:t>
      </w:r>
      <w:r w:rsidR="00503901" w:rsidRPr="00903DBA">
        <w:rPr>
          <w:highlight w:val="white"/>
        </w:rPr>
        <w:t xml:space="preserve"> symbol,</w:t>
      </w:r>
      <w:r w:rsidRPr="00903DBA">
        <w:rPr>
          <w:highlight w:val="white"/>
        </w:rPr>
        <w:t xml:space="preserve"> </w:t>
      </w:r>
      <w:r w:rsidR="00503901" w:rsidRPr="00903DBA">
        <w:rPr>
          <w:highlight w:val="white"/>
        </w:rPr>
        <w:t>symbol, oneSymbol);</w:t>
      </w:r>
    </w:p>
    <w:p w14:paraId="532BED28" w14:textId="2F2E9DEE" w:rsidR="00503901" w:rsidRPr="00903DBA" w:rsidRDefault="00503901" w:rsidP="00503901">
      <w:pPr>
        <w:pStyle w:val="Code"/>
        <w:rPr>
          <w:highlight w:val="white"/>
        </w:rPr>
      </w:pPr>
      <w:r w:rsidRPr="00903DBA">
        <w:rPr>
          <w:highlight w:val="white"/>
        </w:rPr>
        <w:t xml:space="preserve">        AddMiddleCode(expression.ShortList, MiddleOperator.PopFloat, symbol);</w:t>
      </w:r>
    </w:p>
    <w:p w14:paraId="2A6D751A" w14:textId="77777777" w:rsidR="006152BF" w:rsidRPr="00903DBA" w:rsidRDefault="006152BF" w:rsidP="00503901">
      <w:pPr>
        <w:pStyle w:val="Code"/>
        <w:rPr>
          <w:highlight w:val="white"/>
        </w:rPr>
      </w:pPr>
    </w:p>
    <w:p w14:paraId="5736048D" w14:textId="77777777" w:rsidR="00503901" w:rsidRPr="00903DBA" w:rsidRDefault="00503901" w:rsidP="00503901">
      <w:pPr>
        <w:pStyle w:val="Code"/>
        <w:rPr>
          <w:highlight w:val="white"/>
        </w:rPr>
      </w:pPr>
      <w:r w:rsidRPr="00903DBA">
        <w:rPr>
          <w:highlight w:val="white"/>
        </w:rPr>
        <w:t xml:space="preserve">        AddMiddleCode(expression.LongList, MiddleOperator.PushOne);</w:t>
      </w:r>
    </w:p>
    <w:p w14:paraId="116B55FD" w14:textId="77777777" w:rsidR="009807F9" w:rsidRPr="00903DBA" w:rsidRDefault="00503901" w:rsidP="00503901">
      <w:pPr>
        <w:pStyle w:val="Code"/>
        <w:rPr>
          <w:highlight w:val="white"/>
        </w:rPr>
      </w:pPr>
      <w:r w:rsidRPr="00903DBA">
        <w:rPr>
          <w:highlight w:val="white"/>
        </w:rPr>
        <w:t xml:space="preserve">        AddMiddleCode(expression.LongList, m_incrementMap[middleOp],</w:t>
      </w:r>
    </w:p>
    <w:p w14:paraId="4E597A13" w14:textId="368639E8" w:rsidR="00503901" w:rsidRPr="00903DBA" w:rsidRDefault="009807F9" w:rsidP="00503901">
      <w:pPr>
        <w:pStyle w:val="Code"/>
        <w:rPr>
          <w:highlight w:val="white"/>
        </w:rPr>
      </w:pPr>
      <w:r w:rsidRPr="00903DBA">
        <w:rPr>
          <w:highlight w:val="white"/>
        </w:rPr>
        <w:t xml:space="preserve">                     </w:t>
      </w:r>
      <w:r w:rsidR="00503901" w:rsidRPr="00903DBA">
        <w:rPr>
          <w:highlight w:val="white"/>
        </w:rPr>
        <w:t xml:space="preserve"> symbol,</w:t>
      </w:r>
      <w:r w:rsidRPr="00903DBA">
        <w:rPr>
          <w:highlight w:val="white"/>
        </w:rPr>
        <w:t xml:space="preserve"> </w:t>
      </w:r>
      <w:r w:rsidR="00503901" w:rsidRPr="00903DBA">
        <w:rPr>
          <w:highlight w:val="white"/>
        </w:rPr>
        <w:t>symbol, oneSymbol);</w:t>
      </w:r>
    </w:p>
    <w:p w14:paraId="59AD1779" w14:textId="77777777" w:rsidR="00503901" w:rsidRPr="00903DBA" w:rsidRDefault="00503901" w:rsidP="00503901">
      <w:pPr>
        <w:pStyle w:val="Code"/>
        <w:rPr>
          <w:highlight w:val="white"/>
        </w:rPr>
      </w:pPr>
      <w:r w:rsidRPr="00903DBA">
        <w:rPr>
          <w:highlight w:val="white"/>
        </w:rPr>
        <w:t xml:space="preserve">        AddMiddleCode(expression.LongList, MiddleOperator.TopFloat, symbol);</w:t>
      </w:r>
    </w:p>
    <w:p w14:paraId="51C5BCA5" w14:textId="77777777" w:rsidR="006152BF" w:rsidRPr="00903DBA" w:rsidRDefault="006152BF" w:rsidP="00503901">
      <w:pPr>
        <w:pStyle w:val="Code"/>
        <w:rPr>
          <w:highlight w:val="white"/>
        </w:rPr>
      </w:pPr>
    </w:p>
    <w:p w14:paraId="606A5E5D" w14:textId="44321E6B" w:rsidR="00503901" w:rsidRPr="00903DBA" w:rsidRDefault="00503901" w:rsidP="00503901">
      <w:pPr>
        <w:pStyle w:val="Code"/>
        <w:rPr>
          <w:highlight w:val="white"/>
        </w:rPr>
      </w:pPr>
      <w:r w:rsidRPr="00903DBA">
        <w:rPr>
          <w:highlight w:val="white"/>
        </w:rPr>
        <w:t xml:space="preserve">        Symbol resultSymbol = new Symbol(symbol.Type);</w:t>
      </w:r>
    </w:p>
    <w:p w14:paraId="76EAEB0F" w14:textId="77777777" w:rsidR="00503901" w:rsidRPr="00903DBA" w:rsidRDefault="00503901" w:rsidP="00503901">
      <w:pPr>
        <w:pStyle w:val="Code"/>
        <w:rPr>
          <w:highlight w:val="white"/>
        </w:rPr>
      </w:pPr>
      <w:r w:rsidRPr="00903DBA">
        <w:rPr>
          <w:highlight w:val="white"/>
        </w:rPr>
        <w:t xml:space="preserve">        return (new Expression(resultSymbol, expression.ShortList,</w:t>
      </w:r>
    </w:p>
    <w:p w14:paraId="6BB2F4B8" w14:textId="740E13F5" w:rsidR="00503901" w:rsidRPr="00903DBA" w:rsidRDefault="00503901" w:rsidP="00503901">
      <w:pPr>
        <w:pStyle w:val="Code"/>
        <w:rPr>
          <w:highlight w:val="white"/>
        </w:rPr>
      </w:pPr>
      <w:r w:rsidRPr="00903DBA">
        <w:rPr>
          <w:highlight w:val="white"/>
        </w:rPr>
        <w:t xml:space="preserve">                               expression.LongList));</w:t>
      </w:r>
    </w:p>
    <w:p w14:paraId="039175C4" w14:textId="77777777" w:rsidR="009C11F0" w:rsidRPr="00903DBA" w:rsidRDefault="009C11F0" w:rsidP="009C11F0">
      <w:pPr>
        <w:pStyle w:val="Code"/>
        <w:rPr>
          <w:highlight w:val="white"/>
        </w:rPr>
      </w:pPr>
      <w:r w:rsidRPr="00903DBA">
        <w:rPr>
          <w:highlight w:val="white"/>
        </w:rPr>
        <w:t xml:space="preserve">      }</w:t>
      </w:r>
    </w:p>
    <w:p w14:paraId="7E5F891C" w14:textId="59576E58" w:rsidR="009C11F0" w:rsidRPr="00903DBA" w:rsidRDefault="009C11F0" w:rsidP="009C11F0">
      <w:pPr>
        <w:pStyle w:val="Code"/>
        <w:rPr>
          <w:highlight w:val="white"/>
        </w:rPr>
      </w:pPr>
      <w:r w:rsidRPr="00903DBA">
        <w:rPr>
          <w:highlight w:val="white"/>
        </w:rPr>
        <w:t xml:space="preserve">    }</w:t>
      </w:r>
    </w:p>
    <w:p w14:paraId="0A3111B8" w14:textId="731F5893" w:rsidR="001E24F7" w:rsidRPr="00903DBA" w:rsidRDefault="001E24F7" w:rsidP="001E24F7">
      <w:pPr>
        <w:pStyle w:val="Rubrik3"/>
        <w:rPr>
          <w:highlight w:val="white"/>
        </w:rPr>
      </w:pPr>
      <w:bookmarkStart w:id="178" w:name="_Toc57656032"/>
      <w:r w:rsidRPr="00903DBA">
        <w:rPr>
          <w:highlight w:val="white"/>
        </w:rPr>
        <w:t>Postfix Increment and Decrement Expression</w:t>
      </w:r>
      <w:bookmarkEnd w:id="178"/>
    </w:p>
    <w:p w14:paraId="65713B98" w14:textId="77777777" w:rsidR="005949CB" w:rsidRPr="00903DBA" w:rsidRDefault="005949CB" w:rsidP="005949CB">
      <w:pPr>
        <w:pStyle w:val="CodeHeader"/>
      </w:pPr>
      <w:proofErr w:type="spellStart"/>
      <w:r w:rsidRPr="00903DBA">
        <w:t>MainParser.gppg</w:t>
      </w:r>
      <w:proofErr w:type="spellEnd"/>
    </w:p>
    <w:p w14:paraId="0664E22B" w14:textId="77777777" w:rsidR="006A64EC" w:rsidRPr="00903DBA" w:rsidRDefault="006A64EC" w:rsidP="006A64EC">
      <w:pPr>
        <w:pStyle w:val="Code"/>
        <w:rPr>
          <w:highlight w:val="white"/>
        </w:rPr>
      </w:pPr>
      <w:r w:rsidRPr="00903DBA">
        <w:rPr>
          <w:highlight w:val="white"/>
        </w:rPr>
        <w:t>postfix_expression:</w:t>
      </w:r>
    </w:p>
    <w:p w14:paraId="674535CE" w14:textId="77777777" w:rsidR="006A64EC" w:rsidRPr="00903DBA" w:rsidRDefault="006A64EC" w:rsidP="006A64EC">
      <w:pPr>
        <w:pStyle w:val="Code"/>
        <w:rPr>
          <w:highlight w:val="white"/>
        </w:rPr>
      </w:pPr>
      <w:r w:rsidRPr="00903DBA">
        <w:rPr>
          <w:highlight w:val="white"/>
        </w:rPr>
        <w:t xml:space="preserve">    primary_expression {</w:t>
      </w:r>
    </w:p>
    <w:p w14:paraId="652E03CA" w14:textId="77777777" w:rsidR="006A64EC" w:rsidRPr="00903DBA" w:rsidRDefault="006A64EC" w:rsidP="006A64EC">
      <w:pPr>
        <w:pStyle w:val="Code"/>
        <w:rPr>
          <w:highlight w:val="white"/>
        </w:rPr>
      </w:pPr>
      <w:r w:rsidRPr="00903DBA">
        <w:rPr>
          <w:highlight w:val="white"/>
        </w:rPr>
        <w:t xml:space="preserve">      $$ = $1; </w:t>
      </w:r>
    </w:p>
    <w:p w14:paraId="31544210" w14:textId="77777777" w:rsidR="006A64EC" w:rsidRPr="00903DBA" w:rsidRDefault="006A64EC" w:rsidP="006A64EC">
      <w:pPr>
        <w:pStyle w:val="Code"/>
        <w:rPr>
          <w:highlight w:val="white"/>
        </w:rPr>
      </w:pPr>
      <w:r w:rsidRPr="00903DBA">
        <w:rPr>
          <w:highlight w:val="white"/>
        </w:rPr>
        <w:t xml:space="preserve">    }</w:t>
      </w:r>
    </w:p>
    <w:p w14:paraId="087725F3" w14:textId="77777777" w:rsidR="006A64EC" w:rsidRPr="00903DBA" w:rsidRDefault="006A64EC" w:rsidP="006A64EC">
      <w:pPr>
        <w:pStyle w:val="Code"/>
        <w:rPr>
          <w:highlight w:val="white"/>
        </w:rPr>
      </w:pPr>
      <w:r w:rsidRPr="00903DBA">
        <w:rPr>
          <w:highlight w:val="white"/>
        </w:rPr>
        <w:t xml:space="preserve">  | postfix_expression increment_operator {</w:t>
      </w:r>
    </w:p>
    <w:p w14:paraId="7D4352BF" w14:textId="30C21F6D" w:rsidR="006A64EC" w:rsidRPr="00903DBA" w:rsidRDefault="006A64EC" w:rsidP="006A64EC">
      <w:pPr>
        <w:pStyle w:val="Code"/>
        <w:rPr>
          <w:highlight w:val="white"/>
        </w:rPr>
      </w:pPr>
      <w:r w:rsidRPr="00903DBA">
        <w:rPr>
          <w:highlight w:val="white"/>
        </w:rPr>
        <w:t xml:space="preserve">      $$ = MiddleCodeGenerator.PostfixIncrementExpression($2, $1);</w:t>
      </w:r>
    </w:p>
    <w:p w14:paraId="1ACA6E89" w14:textId="62075AD2" w:rsidR="006A64EC" w:rsidRPr="00903DBA" w:rsidRDefault="006A64EC" w:rsidP="006A64EC">
      <w:pPr>
        <w:pStyle w:val="Code"/>
        <w:rPr>
          <w:highlight w:val="white"/>
        </w:rPr>
      </w:pPr>
      <w:r w:rsidRPr="00903DBA">
        <w:rPr>
          <w:highlight w:val="white"/>
        </w:rPr>
        <w:t xml:space="preserve">    };</w:t>
      </w:r>
    </w:p>
    <w:p w14:paraId="2CA44181" w14:textId="77777777" w:rsidR="005949CB" w:rsidRPr="00903DBA" w:rsidRDefault="005949CB" w:rsidP="005949CB">
      <w:pPr>
        <w:pStyle w:val="CodeHeader"/>
      </w:pPr>
      <w:proofErr w:type="spellStart"/>
      <w:r w:rsidRPr="00903DBA">
        <w:t>MiddleCodeGenerator.cs</w:t>
      </w:r>
      <w:proofErr w:type="spellEnd"/>
    </w:p>
    <w:p w14:paraId="3BB0FDD9" w14:textId="77777777" w:rsidR="00354141" w:rsidRPr="00903DBA" w:rsidRDefault="00354141" w:rsidP="00354141">
      <w:pPr>
        <w:pStyle w:val="Code"/>
        <w:rPr>
          <w:highlight w:val="white"/>
        </w:rPr>
      </w:pPr>
      <w:r w:rsidRPr="00903DBA">
        <w:rPr>
          <w:highlight w:val="white"/>
        </w:rPr>
        <w:t xml:space="preserve">    public static Expression PostfixIncrementExpression</w:t>
      </w:r>
    </w:p>
    <w:p w14:paraId="77B0349E" w14:textId="1CB824B3" w:rsidR="00354141" w:rsidRPr="00903DBA" w:rsidRDefault="00354141" w:rsidP="00354141">
      <w:pPr>
        <w:pStyle w:val="Code"/>
        <w:rPr>
          <w:highlight w:val="white"/>
        </w:rPr>
      </w:pPr>
      <w:r w:rsidRPr="00903DBA">
        <w:rPr>
          <w:highlight w:val="white"/>
        </w:rPr>
        <w:t xml:space="preserve">      (MiddleOperator middleOp, Expression expression) {</w:t>
      </w:r>
    </w:p>
    <w:p w14:paraId="3DDF846A" w14:textId="77777777" w:rsidR="00354141" w:rsidRPr="00903DBA" w:rsidRDefault="00354141" w:rsidP="00354141">
      <w:pPr>
        <w:pStyle w:val="Code"/>
        <w:rPr>
          <w:highlight w:val="white"/>
        </w:rPr>
      </w:pPr>
      <w:r w:rsidRPr="00903DBA">
        <w:rPr>
          <w:highlight w:val="white"/>
        </w:rPr>
        <w:t xml:space="preserve">      Symbol symbol = expression.Symbol;</w:t>
      </w:r>
    </w:p>
    <w:p w14:paraId="42E7A974" w14:textId="77777777" w:rsidR="00354141" w:rsidRPr="00903DBA" w:rsidRDefault="00354141" w:rsidP="00354141">
      <w:pPr>
        <w:pStyle w:val="Code"/>
        <w:rPr>
          <w:highlight w:val="white"/>
        </w:rPr>
      </w:pPr>
      <w:r w:rsidRPr="00903DBA">
        <w:rPr>
          <w:highlight w:val="white"/>
        </w:rPr>
        <w:t xml:space="preserve">      Assert.Error(symbol.Assignable, Message.Not_assignable);</w:t>
      </w:r>
    </w:p>
    <w:p w14:paraId="4C5CA3E7" w14:textId="77777777" w:rsidR="00354141" w:rsidRPr="00903DBA" w:rsidRDefault="00354141" w:rsidP="00354141">
      <w:pPr>
        <w:pStyle w:val="Code"/>
        <w:rPr>
          <w:highlight w:val="white"/>
        </w:rPr>
      </w:pPr>
      <w:r w:rsidRPr="00903DBA">
        <w:rPr>
          <w:highlight w:val="white"/>
        </w:rPr>
        <w:t xml:space="preserve">      Assert.Error(symbol.Type.IsArithmeticOrPointer(),</w:t>
      </w:r>
    </w:p>
    <w:p w14:paraId="1908A9D0" w14:textId="77777777" w:rsidR="00354141" w:rsidRPr="00903DBA" w:rsidRDefault="00354141" w:rsidP="00354141">
      <w:pPr>
        <w:pStyle w:val="Code"/>
        <w:rPr>
          <w:highlight w:val="white"/>
        </w:rPr>
      </w:pPr>
      <w:r w:rsidRPr="00903DBA">
        <w:rPr>
          <w:highlight w:val="white"/>
        </w:rPr>
        <w:t xml:space="preserve">                   expression, Message.Invalid_type_in_increment_expression);</w:t>
      </w:r>
    </w:p>
    <w:p w14:paraId="7C6762AE" w14:textId="77777777" w:rsidR="00354141" w:rsidRPr="00903DBA" w:rsidRDefault="00354141" w:rsidP="00354141">
      <w:pPr>
        <w:pStyle w:val="Code"/>
        <w:rPr>
          <w:highlight w:val="white"/>
        </w:rPr>
      </w:pPr>
      <w:r w:rsidRPr="00903DBA">
        <w:rPr>
          <w:highlight w:val="white"/>
        </w:rPr>
        <w:t xml:space="preserve">    </w:t>
      </w:r>
    </w:p>
    <w:p w14:paraId="2541B06A" w14:textId="77777777" w:rsidR="00354141" w:rsidRPr="00903DBA" w:rsidRDefault="00354141" w:rsidP="00354141">
      <w:pPr>
        <w:pStyle w:val="Code"/>
        <w:rPr>
          <w:highlight w:val="white"/>
        </w:rPr>
      </w:pPr>
      <w:r w:rsidRPr="00903DBA">
        <w:rPr>
          <w:highlight w:val="white"/>
        </w:rPr>
        <w:t xml:space="preserve">      if (symbol.Type.IsIntegralOrPointer()) {</w:t>
      </w:r>
    </w:p>
    <w:p w14:paraId="64198814" w14:textId="77777777" w:rsidR="00354141" w:rsidRPr="00903DBA" w:rsidRDefault="00354141" w:rsidP="00354141">
      <w:pPr>
        <w:pStyle w:val="Code"/>
        <w:rPr>
          <w:highlight w:val="white"/>
        </w:rPr>
      </w:pPr>
      <w:r w:rsidRPr="00903DBA">
        <w:rPr>
          <w:highlight w:val="white"/>
        </w:rPr>
        <w:t xml:space="preserve">        Symbol resultSymbol = new Symbol(symbol.Type);</w:t>
      </w:r>
    </w:p>
    <w:p w14:paraId="64E6B82E" w14:textId="77777777" w:rsidR="00675233" w:rsidRPr="00903DBA" w:rsidRDefault="00354141" w:rsidP="00354141">
      <w:pPr>
        <w:pStyle w:val="Code"/>
        <w:rPr>
          <w:highlight w:val="white"/>
        </w:rPr>
      </w:pPr>
      <w:r w:rsidRPr="00903DBA">
        <w:rPr>
          <w:highlight w:val="white"/>
        </w:rPr>
        <w:t xml:space="preserve">        AddMiddleCode(expression.LongList, MiddleOperator.Assign,</w:t>
      </w:r>
    </w:p>
    <w:p w14:paraId="42866299" w14:textId="61B08C5B" w:rsidR="00354141" w:rsidRPr="00903DBA" w:rsidRDefault="00675233" w:rsidP="00354141">
      <w:pPr>
        <w:pStyle w:val="Code"/>
        <w:rPr>
          <w:highlight w:val="white"/>
        </w:rPr>
      </w:pPr>
      <w:r w:rsidRPr="00903DBA">
        <w:rPr>
          <w:highlight w:val="white"/>
        </w:rPr>
        <w:t xml:space="preserve">                     </w:t>
      </w:r>
      <w:r w:rsidR="00354141" w:rsidRPr="00903DBA">
        <w:rPr>
          <w:highlight w:val="white"/>
        </w:rPr>
        <w:t xml:space="preserve"> resultSymbol, symbol);</w:t>
      </w:r>
    </w:p>
    <w:p w14:paraId="388160AC" w14:textId="77777777" w:rsidR="00354141" w:rsidRPr="00903DBA" w:rsidRDefault="00354141" w:rsidP="00354141">
      <w:pPr>
        <w:pStyle w:val="Code"/>
        <w:rPr>
          <w:highlight w:val="white"/>
        </w:rPr>
      </w:pPr>
      <w:r w:rsidRPr="00903DBA">
        <w:rPr>
          <w:highlight w:val="white"/>
        </w:rPr>
        <w:t xml:space="preserve">        AddMiddleCode(expression.ShortList, middleOp, null, symbol);</w:t>
      </w:r>
    </w:p>
    <w:p w14:paraId="56667F33" w14:textId="77777777" w:rsidR="00354141" w:rsidRPr="00903DBA" w:rsidRDefault="00354141" w:rsidP="00354141">
      <w:pPr>
        <w:pStyle w:val="Code"/>
        <w:rPr>
          <w:highlight w:val="white"/>
        </w:rPr>
      </w:pPr>
      <w:r w:rsidRPr="00903DBA">
        <w:rPr>
          <w:highlight w:val="white"/>
        </w:rPr>
        <w:t xml:space="preserve">        AddMiddleCode(expression.LongList, middleOp, null, symbol);</w:t>
      </w:r>
    </w:p>
    <w:p w14:paraId="352AA3C4" w14:textId="77777777" w:rsidR="00354141" w:rsidRPr="00903DBA" w:rsidRDefault="00354141" w:rsidP="00354141">
      <w:pPr>
        <w:pStyle w:val="Code"/>
        <w:rPr>
          <w:highlight w:val="white"/>
        </w:rPr>
      </w:pPr>
    </w:p>
    <w:p w14:paraId="3FD960AF" w14:textId="611D913E" w:rsidR="00354141" w:rsidRPr="00903DBA" w:rsidRDefault="00354141" w:rsidP="00354141">
      <w:pPr>
        <w:pStyle w:val="Code"/>
        <w:rPr>
          <w:highlight w:val="white"/>
        </w:rPr>
      </w:pPr>
      <w:r w:rsidRPr="00903DBA">
        <w:rPr>
          <w:highlight w:val="white"/>
        </w:rPr>
        <w:t xml:space="preserve">        BigInteger? bitFieldMask = symbol.Type.</w:t>
      </w:r>
      <w:r w:rsidR="001A34D2" w:rsidRPr="00903DBA">
        <w:rPr>
          <w:highlight w:val="white"/>
        </w:rPr>
        <w:t>Get</w:t>
      </w:r>
      <w:r w:rsidRPr="00903DBA">
        <w:rPr>
          <w:highlight w:val="white"/>
        </w:rPr>
        <w:t>BitfieldMask();</w:t>
      </w:r>
    </w:p>
    <w:p w14:paraId="115EE22F" w14:textId="77777777" w:rsidR="00354141" w:rsidRPr="00903DBA" w:rsidRDefault="00354141" w:rsidP="00354141">
      <w:pPr>
        <w:pStyle w:val="Code"/>
        <w:rPr>
          <w:highlight w:val="white"/>
        </w:rPr>
      </w:pPr>
      <w:r w:rsidRPr="00903DBA">
        <w:rPr>
          <w:highlight w:val="white"/>
        </w:rPr>
        <w:t xml:space="preserve">        if (bitFieldMask != null) {</w:t>
      </w:r>
    </w:p>
    <w:p w14:paraId="0017D8EE" w14:textId="77777777" w:rsidR="00354141" w:rsidRPr="00903DBA" w:rsidRDefault="00354141" w:rsidP="00354141">
      <w:pPr>
        <w:pStyle w:val="Code"/>
        <w:rPr>
          <w:highlight w:val="white"/>
        </w:rPr>
      </w:pPr>
      <w:r w:rsidRPr="00903DBA">
        <w:rPr>
          <w:highlight w:val="white"/>
        </w:rPr>
        <w:t xml:space="preserve">          Symbol maskSymbol = new Symbol(symbol.Type, bitFieldMask.Value);</w:t>
      </w:r>
    </w:p>
    <w:p w14:paraId="61C2DAA1" w14:textId="77777777" w:rsidR="00675233" w:rsidRPr="00903DBA" w:rsidRDefault="00354141" w:rsidP="00354141">
      <w:pPr>
        <w:pStyle w:val="Code"/>
        <w:rPr>
          <w:highlight w:val="white"/>
        </w:rPr>
      </w:pPr>
      <w:r w:rsidRPr="00903DBA">
        <w:rPr>
          <w:highlight w:val="white"/>
        </w:rPr>
        <w:t xml:space="preserve">          AddMiddleCode(expression.ShortList, MiddleOperator.BitwiseAnd,</w:t>
      </w:r>
    </w:p>
    <w:p w14:paraId="2DE9CA40" w14:textId="04F9FD44" w:rsidR="00354141" w:rsidRPr="00903DBA" w:rsidRDefault="00675233" w:rsidP="00354141">
      <w:pPr>
        <w:pStyle w:val="Code"/>
        <w:rPr>
          <w:highlight w:val="white"/>
        </w:rPr>
      </w:pPr>
      <w:r w:rsidRPr="00903DBA">
        <w:rPr>
          <w:highlight w:val="white"/>
        </w:rPr>
        <w:t xml:space="preserve">                       </w:t>
      </w:r>
      <w:r w:rsidR="00354141" w:rsidRPr="00903DBA">
        <w:rPr>
          <w:highlight w:val="white"/>
        </w:rPr>
        <w:t xml:space="preserve"> symbol, symbol, maskSymbol);</w:t>
      </w:r>
    </w:p>
    <w:p w14:paraId="128CAF0B" w14:textId="77777777" w:rsidR="00675233" w:rsidRPr="00903DBA" w:rsidRDefault="00354141" w:rsidP="00354141">
      <w:pPr>
        <w:pStyle w:val="Code"/>
        <w:rPr>
          <w:highlight w:val="white"/>
        </w:rPr>
      </w:pPr>
      <w:r w:rsidRPr="00903DBA">
        <w:rPr>
          <w:highlight w:val="white"/>
        </w:rPr>
        <w:t xml:space="preserve">          AddMiddleCode(expression.LongList, MiddleOperator.BitwiseAnd,</w:t>
      </w:r>
    </w:p>
    <w:p w14:paraId="7D00BE08" w14:textId="343F3DAC" w:rsidR="00354141" w:rsidRPr="00903DBA" w:rsidRDefault="00675233" w:rsidP="00354141">
      <w:pPr>
        <w:pStyle w:val="Code"/>
        <w:rPr>
          <w:highlight w:val="white"/>
        </w:rPr>
      </w:pPr>
      <w:r w:rsidRPr="00903DBA">
        <w:rPr>
          <w:highlight w:val="white"/>
        </w:rPr>
        <w:t xml:space="preserve">                       </w:t>
      </w:r>
      <w:r w:rsidR="00354141" w:rsidRPr="00903DBA">
        <w:rPr>
          <w:highlight w:val="white"/>
        </w:rPr>
        <w:t xml:space="preserve"> symbol, symbol, maskSymbol);</w:t>
      </w:r>
    </w:p>
    <w:p w14:paraId="20873D02" w14:textId="77777777" w:rsidR="00354141" w:rsidRPr="00903DBA" w:rsidRDefault="00354141" w:rsidP="00354141">
      <w:pPr>
        <w:pStyle w:val="Code"/>
        <w:rPr>
          <w:highlight w:val="white"/>
        </w:rPr>
      </w:pPr>
      <w:r w:rsidRPr="00903DBA">
        <w:rPr>
          <w:highlight w:val="white"/>
        </w:rPr>
        <w:t xml:space="preserve">        }</w:t>
      </w:r>
    </w:p>
    <w:p w14:paraId="7F3C3231" w14:textId="77777777" w:rsidR="00354141" w:rsidRPr="00903DBA" w:rsidRDefault="00354141" w:rsidP="00354141">
      <w:pPr>
        <w:pStyle w:val="Code"/>
        <w:rPr>
          <w:highlight w:val="white"/>
        </w:rPr>
      </w:pPr>
    </w:p>
    <w:p w14:paraId="68BFF2CB" w14:textId="77777777" w:rsidR="00675233" w:rsidRPr="00903DBA" w:rsidRDefault="00354141" w:rsidP="00354141">
      <w:pPr>
        <w:pStyle w:val="Code"/>
        <w:rPr>
          <w:highlight w:val="white"/>
        </w:rPr>
      </w:pPr>
      <w:r w:rsidRPr="00903DBA">
        <w:rPr>
          <w:highlight w:val="white"/>
        </w:rPr>
        <w:t xml:space="preserve">        return (new Expression(resultSymbol, expression.ShortList,</w:t>
      </w:r>
    </w:p>
    <w:p w14:paraId="435E720B" w14:textId="161CD51C" w:rsidR="00354141" w:rsidRPr="00903DBA" w:rsidRDefault="00675233" w:rsidP="00354141">
      <w:pPr>
        <w:pStyle w:val="Code"/>
        <w:rPr>
          <w:highlight w:val="white"/>
        </w:rPr>
      </w:pPr>
      <w:r w:rsidRPr="00903DBA">
        <w:rPr>
          <w:highlight w:val="white"/>
        </w:rPr>
        <w:t xml:space="preserve">                              </w:t>
      </w:r>
      <w:r w:rsidR="00354141" w:rsidRPr="00903DBA">
        <w:rPr>
          <w:highlight w:val="white"/>
        </w:rPr>
        <w:t xml:space="preserve"> expression.LongList));</w:t>
      </w:r>
    </w:p>
    <w:p w14:paraId="1949EDBC" w14:textId="77777777" w:rsidR="00354141" w:rsidRPr="00903DBA" w:rsidRDefault="00354141" w:rsidP="00354141">
      <w:pPr>
        <w:pStyle w:val="Code"/>
        <w:rPr>
          <w:highlight w:val="white"/>
        </w:rPr>
      </w:pPr>
      <w:r w:rsidRPr="00903DBA">
        <w:rPr>
          <w:highlight w:val="white"/>
        </w:rPr>
        <w:t xml:space="preserve">      }</w:t>
      </w:r>
    </w:p>
    <w:p w14:paraId="443201B0" w14:textId="77777777" w:rsidR="00354141" w:rsidRPr="00903DBA" w:rsidRDefault="00354141" w:rsidP="00354141">
      <w:pPr>
        <w:pStyle w:val="Code"/>
        <w:rPr>
          <w:highlight w:val="white"/>
        </w:rPr>
      </w:pPr>
      <w:r w:rsidRPr="00903DBA">
        <w:rPr>
          <w:highlight w:val="white"/>
        </w:rPr>
        <w:t xml:space="preserve">      else {</w:t>
      </w:r>
    </w:p>
    <w:p w14:paraId="1CE36AD5" w14:textId="77777777" w:rsidR="00982667" w:rsidRPr="00903DBA" w:rsidRDefault="00982667" w:rsidP="00982667">
      <w:pPr>
        <w:pStyle w:val="Code"/>
        <w:rPr>
          <w:highlight w:val="white"/>
        </w:rPr>
      </w:pPr>
      <w:r w:rsidRPr="00903DBA">
        <w:rPr>
          <w:highlight w:val="white"/>
        </w:rPr>
        <w:t xml:space="preserve">        AddMiddleCode(expression.ShortList, MiddleOperator.PushOne);</w:t>
      </w:r>
    </w:p>
    <w:p w14:paraId="5B862E1E" w14:textId="77777777" w:rsidR="00982667" w:rsidRPr="00903DBA" w:rsidRDefault="00982667" w:rsidP="00982667">
      <w:pPr>
        <w:pStyle w:val="Code"/>
        <w:rPr>
          <w:highlight w:val="white"/>
        </w:rPr>
      </w:pPr>
      <w:r w:rsidRPr="00903DBA">
        <w:rPr>
          <w:highlight w:val="white"/>
        </w:rPr>
        <w:t xml:space="preserve">        Symbol oneSymbol = new Symbol(symbol.Type, (decimal) 1);</w:t>
      </w:r>
    </w:p>
    <w:p w14:paraId="45A40C57" w14:textId="77777777" w:rsidR="00982667" w:rsidRPr="00903DBA" w:rsidRDefault="00982667" w:rsidP="00982667">
      <w:pPr>
        <w:pStyle w:val="Code"/>
        <w:rPr>
          <w:highlight w:val="white"/>
        </w:rPr>
      </w:pPr>
      <w:r w:rsidRPr="00903DBA">
        <w:rPr>
          <w:highlight w:val="white"/>
        </w:rPr>
        <w:t xml:space="preserve">        AddMiddleCode(expression.ShortList, m_incrementMap[middleOp],</w:t>
      </w:r>
    </w:p>
    <w:p w14:paraId="417A3E78" w14:textId="77777777" w:rsidR="00982667" w:rsidRPr="00903DBA" w:rsidRDefault="00982667" w:rsidP="00982667">
      <w:pPr>
        <w:pStyle w:val="Code"/>
        <w:rPr>
          <w:highlight w:val="white"/>
        </w:rPr>
      </w:pPr>
      <w:r w:rsidRPr="00903DBA">
        <w:rPr>
          <w:highlight w:val="white"/>
        </w:rPr>
        <w:t xml:space="preserve">                      symbol, symbol, oneSymbol);</w:t>
      </w:r>
    </w:p>
    <w:p w14:paraId="09BB6BC5" w14:textId="77777777" w:rsidR="00982667" w:rsidRPr="00903DBA" w:rsidRDefault="00982667" w:rsidP="00982667">
      <w:pPr>
        <w:pStyle w:val="Code"/>
        <w:rPr>
          <w:highlight w:val="white"/>
        </w:rPr>
      </w:pPr>
      <w:r w:rsidRPr="00903DBA">
        <w:rPr>
          <w:highlight w:val="white"/>
        </w:rPr>
        <w:t xml:space="preserve">        AddMiddleCode(expression.ShortList, MiddleOperator.PopFloat, symbol);</w:t>
      </w:r>
    </w:p>
    <w:p w14:paraId="2FCAFE43" w14:textId="3DE51215" w:rsidR="00354141" w:rsidRPr="00903DBA" w:rsidRDefault="00310474" w:rsidP="00310474">
      <w:pPr>
        <w:rPr>
          <w:highlight w:val="white"/>
        </w:rPr>
      </w:pPr>
      <w:r w:rsidRPr="00903DBA">
        <w:rPr>
          <w:highlight w:val="white"/>
        </w:rPr>
        <w:t>In the long list case, the situation becomes a little more complicated, since the result of the operations shall be the original value, not the resulting value.</w:t>
      </w:r>
      <w:r w:rsidR="00615154" w:rsidRPr="00903DBA">
        <w:rPr>
          <w:highlight w:val="white"/>
        </w:rPr>
        <w:t xml:space="preserve"> Therefore, we must perform the inverse operation on the value on the stack </w:t>
      </w:r>
      <w:proofErr w:type="gramStart"/>
      <w:r w:rsidR="00615154" w:rsidRPr="00903DBA">
        <w:rPr>
          <w:highlight w:val="white"/>
        </w:rPr>
        <w:t>in order to</w:t>
      </w:r>
      <w:proofErr w:type="gramEnd"/>
      <w:r w:rsidR="00615154" w:rsidRPr="00903DBA">
        <w:rPr>
          <w:highlight w:val="white"/>
        </w:rPr>
        <w:t xml:space="preserve"> return to the original value.</w:t>
      </w:r>
    </w:p>
    <w:p w14:paraId="2A410912" w14:textId="77777777" w:rsidR="00503901" w:rsidRPr="00903DBA" w:rsidRDefault="00503901" w:rsidP="00503901">
      <w:pPr>
        <w:pStyle w:val="Code"/>
        <w:rPr>
          <w:highlight w:val="white"/>
        </w:rPr>
      </w:pPr>
      <w:r w:rsidRPr="00903DBA">
        <w:rPr>
          <w:highlight w:val="white"/>
        </w:rPr>
        <w:t xml:space="preserve">        AddMiddleCode(expression.LongList, MiddleOperator.PushOne);</w:t>
      </w:r>
    </w:p>
    <w:p w14:paraId="1C05B4C2" w14:textId="77777777" w:rsidR="00503901" w:rsidRPr="00903DBA" w:rsidRDefault="00503901" w:rsidP="00503901">
      <w:pPr>
        <w:pStyle w:val="Code"/>
        <w:rPr>
          <w:highlight w:val="white"/>
        </w:rPr>
      </w:pPr>
      <w:r w:rsidRPr="00903DBA">
        <w:rPr>
          <w:highlight w:val="white"/>
        </w:rPr>
        <w:t xml:space="preserve">        AddMiddleCode(expression.LongList, m_incrementMap[middleOp],</w:t>
      </w:r>
    </w:p>
    <w:p w14:paraId="21F43951" w14:textId="77777777" w:rsidR="00503901" w:rsidRPr="00903DBA" w:rsidRDefault="00503901" w:rsidP="00503901">
      <w:pPr>
        <w:pStyle w:val="Code"/>
        <w:rPr>
          <w:highlight w:val="white"/>
        </w:rPr>
      </w:pPr>
      <w:r w:rsidRPr="00903DBA">
        <w:rPr>
          <w:highlight w:val="white"/>
        </w:rPr>
        <w:t xml:space="preserve">                      symbol, symbol, oneSymbol);</w:t>
      </w:r>
    </w:p>
    <w:p w14:paraId="0D121D7C" w14:textId="77777777" w:rsidR="00CC5C5D" w:rsidRPr="00903DBA" w:rsidRDefault="00CC5C5D" w:rsidP="00CC5C5D">
      <w:pPr>
        <w:pStyle w:val="Code"/>
        <w:rPr>
          <w:highlight w:val="white"/>
        </w:rPr>
      </w:pPr>
      <w:r w:rsidRPr="00903DBA">
        <w:rPr>
          <w:highlight w:val="white"/>
        </w:rPr>
        <w:t xml:space="preserve">        AddMiddleCode(expression.ShortList, MiddleOperator.TopFloat, symbol);</w:t>
      </w:r>
    </w:p>
    <w:p w14:paraId="624B16C5" w14:textId="77777777" w:rsidR="00CC5C5D" w:rsidRPr="00903DBA" w:rsidRDefault="00CC5C5D" w:rsidP="0042780E">
      <w:pPr>
        <w:pStyle w:val="Code"/>
        <w:rPr>
          <w:highlight w:val="white"/>
        </w:rPr>
      </w:pPr>
    </w:p>
    <w:p w14:paraId="6B50D6BD" w14:textId="0B01E216" w:rsidR="0042780E" w:rsidRPr="00903DBA" w:rsidRDefault="0042780E" w:rsidP="0042780E">
      <w:pPr>
        <w:pStyle w:val="Code"/>
        <w:rPr>
          <w:highlight w:val="white"/>
        </w:rPr>
      </w:pPr>
      <w:r w:rsidRPr="00903DBA">
        <w:rPr>
          <w:highlight w:val="white"/>
        </w:rPr>
        <w:t xml:space="preserve">        AddMiddleCode(expression.LongList, MiddleOperator.PushOne);</w:t>
      </w:r>
    </w:p>
    <w:p w14:paraId="174AF3F1" w14:textId="14AFF764" w:rsidR="0042780E" w:rsidRPr="00903DBA" w:rsidRDefault="0042780E" w:rsidP="0042780E">
      <w:pPr>
        <w:pStyle w:val="Code"/>
        <w:rPr>
          <w:highlight w:val="white"/>
        </w:rPr>
      </w:pPr>
      <w:r w:rsidRPr="00903DBA">
        <w:rPr>
          <w:highlight w:val="white"/>
        </w:rPr>
        <w:t xml:space="preserve">        AddMiddleCode(expression.LongList, m_incrementInverseMap[middleOp],</w:t>
      </w:r>
    </w:p>
    <w:p w14:paraId="317D31F4" w14:textId="77777777" w:rsidR="0042780E" w:rsidRPr="00903DBA" w:rsidRDefault="0042780E" w:rsidP="0042780E">
      <w:pPr>
        <w:pStyle w:val="Code"/>
        <w:rPr>
          <w:highlight w:val="white"/>
        </w:rPr>
      </w:pPr>
      <w:r w:rsidRPr="00903DBA">
        <w:rPr>
          <w:highlight w:val="white"/>
        </w:rPr>
        <w:t xml:space="preserve">                      symbol, symbol, oneSymbol);</w:t>
      </w:r>
    </w:p>
    <w:p w14:paraId="20F16D0A" w14:textId="77777777" w:rsidR="00503901" w:rsidRPr="00903DBA" w:rsidRDefault="00503901" w:rsidP="00503901">
      <w:pPr>
        <w:pStyle w:val="Code"/>
        <w:rPr>
          <w:highlight w:val="white"/>
        </w:rPr>
      </w:pPr>
    </w:p>
    <w:p w14:paraId="68F0E6EE" w14:textId="77777777" w:rsidR="00503901" w:rsidRPr="00903DBA" w:rsidRDefault="00503901" w:rsidP="00503901">
      <w:pPr>
        <w:pStyle w:val="Code"/>
        <w:rPr>
          <w:highlight w:val="white"/>
        </w:rPr>
      </w:pPr>
      <w:r w:rsidRPr="00903DBA">
        <w:rPr>
          <w:highlight w:val="white"/>
        </w:rPr>
        <w:t xml:space="preserve">        Symbol resultSymbol = new Symbol(symbol.Type);</w:t>
      </w:r>
    </w:p>
    <w:p w14:paraId="7CD8318B" w14:textId="77777777" w:rsidR="00503901" w:rsidRPr="00903DBA" w:rsidRDefault="00503901" w:rsidP="00503901">
      <w:pPr>
        <w:pStyle w:val="Code"/>
        <w:rPr>
          <w:highlight w:val="white"/>
        </w:rPr>
      </w:pPr>
      <w:r w:rsidRPr="00903DBA">
        <w:rPr>
          <w:highlight w:val="white"/>
        </w:rPr>
        <w:t xml:space="preserve">        return (new Expression(resultSymbol, expression.ShortList,</w:t>
      </w:r>
    </w:p>
    <w:p w14:paraId="0CF18FB8" w14:textId="77777777" w:rsidR="00503901" w:rsidRPr="00903DBA" w:rsidRDefault="00503901" w:rsidP="00503901">
      <w:pPr>
        <w:pStyle w:val="Code"/>
        <w:rPr>
          <w:highlight w:val="white"/>
        </w:rPr>
      </w:pPr>
      <w:r w:rsidRPr="00903DBA">
        <w:rPr>
          <w:highlight w:val="white"/>
        </w:rPr>
        <w:t xml:space="preserve">                               expression.LongList));</w:t>
      </w:r>
    </w:p>
    <w:p w14:paraId="311F2D2C" w14:textId="77777777" w:rsidR="00354141" w:rsidRPr="00903DBA" w:rsidRDefault="00354141" w:rsidP="00354141">
      <w:pPr>
        <w:pStyle w:val="Code"/>
        <w:rPr>
          <w:highlight w:val="white"/>
        </w:rPr>
      </w:pPr>
      <w:r w:rsidRPr="00903DBA">
        <w:rPr>
          <w:highlight w:val="white"/>
        </w:rPr>
        <w:t xml:space="preserve">      }</w:t>
      </w:r>
    </w:p>
    <w:p w14:paraId="1414B1A7" w14:textId="736B12A5" w:rsidR="00354141" w:rsidRPr="00903DBA" w:rsidRDefault="00354141" w:rsidP="00354141">
      <w:pPr>
        <w:pStyle w:val="Code"/>
        <w:rPr>
          <w:highlight w:val="white"/>
        </w:rPr>
      </w:pPr>
      <w:r w:rsidRPr="00903DBA">
        <w:rPr>
          <w:highlight w:val="white"/>
        </w:rPr>
        <w:t xml:space="preserve">    }</w:t>
      </w:r>
    </w:p>
    <w:p w14:paraId="043E2CFC" w14:textId="0726A71E" w:rsidR="00937CFA" w:rsidRPr="00903DBA" w:rsidRDefault="00937CFA" w:rsidP="00937CFA">
      <w:pPr>
        <w:pStyle w:val="Rubrik3"/>
        <w:rPr>
          <w:highlight w:val="white"/>
        </w:rPr>
      </w:pPr>
      <w:bookmarkStart w:id="179" w:name="_Toc57656033"/>
      <w:r w:rsidRPr="00903DBA">
        <w:rPr>
          <w:highlight w:val="white"/>
        </w:rPr>
        <w:t>Arrow Expression</w:t>
      </w:r>
      <w:bookmarkEnd w:id="179"/>
    </w:p>
    <w:p w14:paraId="054F401C" w14:textId="77777777" w:rsidR="00A74D16" w:rsidRPr="00903DBA" w:rsidRDefault="00A74D16" w:rsidP="00A74D16">
      <w:r w:rsidRPr="00903DBA">
        <w:t>The arrow operator takes a pointer to a struct or union as operand. The result symbol has the operand as address symbol and the member offset as offset.</w:t>
      </w:r>
    </w:p>
    <w:p w14:paraId="2B68451A" w14:textId="77777777" w:rsidR="00AB49C7" w:rsidRPr="00903DBA" w:rsidRDefault="00AB49C7" w:rsidP="00AB49C7">
      <w:pPr>
        <w:pStyle w:val="CodeHeader"/>
      </w:pPr>
      <w:proofErr w:type="spellStart"/>
      <w:r w:rsidRPr="00903DBA">
        <w:t>MainParser.gppg</w:t>
      </w:r>
      <w:proofErr w:type="spellEnd"/>
    </w:p>
    <w:p w14:paraId="5A2FD30E" w14:textId="77777777" w:rsidR="00AB49C7" w:rsidRPr="00903DBA" w:rsidRDefault="00AB49C7" w:rsidP="00AB49C7">
      <w:pPr>
        <w:pStyle w:val="Code"/>
        <w:rPr>
          <w:highlight w:val="white"/>
        </w:rPr>
      </w:pPr>
      <w:r w:rsidRPr="00903DBA">
        <w:rPr>
          <w:highlight w:val="white"/>
        </w:rPr>
        <w:t>postfix_expression:</w:t>
      </w:r>
    </w:p>
    <w:p w14:paraId="0F1266ED" w14:textId="6F3C948F" w:rsidR="004E2665" w:rsidRPr="00903DBA" w:rsidRDefault="004E2665" w:rsidP="00E00F1C">
      <w:pPr>
        <w:pStyle w:val="Code"/>
        <w:rPr>
          <w:highlight w:val="white"/>
        </w:rPr>
      </w:pPr>
      <w:r w:rsidRPr="00903DBA">
        <w:rPr>
          <w:highlight w:val="white"/>
        </w:rPr>
        <w:t xml:space="preserve">  </w:t>
      </w:r>
      <w:r w:rsidR="00A72561" w:rsidRPr="00903DBA">
        <w:rPr>
          <w:highlight w:val="white"/>
        </w:rPr>
        <w:t xml:space="preserve"> </w:t>
      </w:r>
      <w:r w:rsidRPr="00903DBA">
        <w:rPr>
          <w:highlight w:val="white"/>
        </w:rPr>
        <w:t xml:space="preserve"> postfix_expression ARROW NAME {</w:t>
      </w:r>
    </w:p>
    <w:p w14:paraId="50035190" w14:textId="77777777" w:rsidR="004E2665" w:rsidRPr="00903DBA" w:rsidRDefault="004E2665" w:rsidP="00E00F1C">
      <w:pPr>
        <w:pStyle w:val="Code"/>
        <w:rPr>
          <w:highlight w:val="white"/>
        </w:rPr>
      </w:pPr>
      <w:r w:rsidRPr="00903DBA">
        <w:rPr>
          <w:highlight w:val="white"/>
        </w:rPr>
        <w:t xml:space="preserve">      $$ = MiddleCodeGenerator.ArrowExpression($1, $3);</w:t>
      </w:r>
    </w:p>
    <w:p w14:paraId="2A5CD562" w14:textId="242278BE" w:rsidR="004E2665" w:rsidRPr="00903DBA" w:rsidRDefault="004E2665" w:rsidP="00E00F1C">
      <w:pPr>
        <w:pStyle w:val="Code"/>
        <w:rPr>
          <w:highlight w:val="white"/>
        </w:rPr>
      </w:pPr>
      <w:r w:rsidRPr="00903DBA">
        <w:rPr>
          <w:highlight w:val="white"/>
        </w:rPr>
        <w:t xml:space="preserve">    }</w:t>
      </w:r>
      <w:r w:rsidR="00A72561" w:rsidRPr="00903DBA">
        <w:rPr>
          <w:highlight w:val="white"/>
        </w:rPr>
        <w:t>;</w:t>
      </w:r>
    </w:p>
    <w:p w14:paraId="790F99B0" w14:textId="1AEDBB40" w:rsidR="00AB49C7" w:rsidRPr="00903DBA" w:rsidRDefault="00AB49C7" w:rsidP="00AB49C7">
      <w:pPr>
        <w:pStyle w:val="CodeHeader"/>
      </w:pPr>
      <w:proofErr w:type="spellStart"/>
      <w:r w:rsidRPr="00903DBA">
        <w:t>MiddleCodeGenerator.cs</w:t>
      </w:r>
      <w:proofErr w:type="spellEnd"/>
    </w:p>
    <w:p w14:paraId="242D6F8E" w14:textId="77777777" w:rsidR="004766AD" w:rsidRPr="00903DBA" w:rsidRDefault="004766AD" w:rsidP="004766AD">
      <w:pPr>
        <w:pStyle w:val="Code"/>
        <w:rPr>
          <w:highlight w:val="white"/>
        </w:rPr>
      </w:pPr>
      <w:r w:rsidRPr="00903DBA">
        <w:rPr>
          <w:highlight w:val="white"/>
        </w:rPr>
        <w:t xml:space="preserve">    public static Expression ArrowExpression(Expression expression,</w:t>
      </w:r>
    </w:p>
    <w:p w14:paraId="7E1D63A3" w14:textId="77777777" w:rsidR="004766AD" w:rsidRPr="00903DBA" w:rsidRDefault="004766AD" w:rsidP="004766AD">
      <w:pPr>
        <w:pStyle w:val="Code"/>
        <w:rPr>
          <w:highlight w:val="white"/>
        </w:rPr>
      </w:pPr>
      <w:r w:rsidRPr="00903DBA">
        <w:rPr>
          <w:highlight w:val="white"/>
        </w:rPr>
        <w:t xml:space="preserve">                                             string memberName) {</w:t>
      </w:r>
    </w:p>
    <w:p w14:paraId="4884683D" w14:textId="77777777" w:rsidR="004766AD" w:rsidRPr="00903DBA" w:rsidRDefault="004766AD" w:rsidP="004766AD">
      <w:pPr>
        <w:pStyle w:val="Code"/>
        <w:rPr>
          <w:highlight w:val="white"/>
        </w:rPr>
      </w:pPr>
      <w:r w:rsidRPr="00903DBA">
        <w:rPr>
          <w:highlight w:val="white"/>
        </w:rPr>
        <w:t xml:space="preserve">      Assert.Error(expression.Symbol.Type.IsPointer() &amp;&amp;</w:t>
      </w:r>
    </w:p>
    <w:p w14:paraId="1A9FC81A" w14:textId="77777777" w:rsidR="004766AD" w:rsidRPr="00903DBA" w:rsidRDefault="004766AD" w:rsidP="004766AD">
      <w:pPr>
        <w:pStyle w:val="Code"/>
        <w:rPr>
          <w:highlight w:val="white"/>
        </w:rPr>
      </w:pPr>
      <w:r w:rsidRPr="00903DBA">
        <w:rPr>
          <w:highlight w:val="white"/>
        </w:rPr>
        <w:t xml:space="preserve">                   expression.Symbol.Type.PointerType.IsStructOrUnion(),</w:t>
      </w:r>
    </w:p>
    <w:p w14:paraId="7ECC3C0C" w14:textId="77777777" w:rsidR="004766AD" w:rsidRPr="00903DBA" w:rsidRDefault="004766AD" w:rsidP="004766AD">
      <w:pPr>
        <w:pStyle w:val="Code"/>
        <w:rPr>
          <w:highlight w:val="white"/>
        </w:rPr>
      </w:pPr>
      <w:r w:rsidRPr="00903DBA">
        <w:rPr>
          <w:highlight w:val="white"/>
        </w:rPr>
        <w:t xml:space="preserve">                   expression,</w:t>
      </w:r>
    </w:p>
    <w:p w14:paraId="7C2897CF" w14:textId="29AD5111" w:rsidR="004766AD" w:rsidRPr="00903DBA" w:rsidRDefault="004766AD" w:rsidP="004766AD">
      <w:pPr>
        <w:pStyle w:val="Code"/>
        <w:rPr>
          <w:highlight w:val="white"/>
        </w:rPr>
      </w:pPr>
      <w:r w:rsidRPr="00903DBA">
        <w:rPr>
          <w:highlight w:val="white"/>
        </w:rPr>
        <w:t xml:space="preserve">             Message.Not_a_pointer_to_a_struct_or_union_in_arrow_expression);</w:t>
      </w:r>
    </w:p>
    <w:p w14:paraId="3C54DF5A" w14:textId="77777777" w:rsidR="004766AD" w:rsidRPr="00903DBA" w:rsidRDefault="004766AD" w:rsidP="004766AD">
      <w:pPr>
        <w:pStyle w:val="Code"/>
        <w:rPr>
          <w:highlight w:val="white"/>
        </w:rPr>
      </w:pPr>
      <w:r w:rsidRPr="00903DBA">
        <w:rPr>
          <w:highlight w:val="white"/>
        </w:rPr>
        <w:t xml:space="preserve">      Symbol memberSymbol =</w:t>
      </w:r>
    </w:p>
    <w:p w14:paraId="1F0962FA" w14:textId="77777777" w:rsidR="004766AD" w:rsidRPr="00903DBA" w:rsidRDefault="004766AD" w:rsidP="004766AD">
      <w:pPr>
        <w:pStyle w:val="Code"/>
        <w:rPr>
          <w:highlight w:val="white"/>
        </w:rPr>
      </w:pPr>
      <w:r w:rsidRPr="00903DBA">
        <w:rPr>
          <w:highlight w:val="white"/>
        </w:rPr>
        <w:t xml:space="preserve">        expression.Symbol.Type.PointerType.MemberMap[memberName];</w:t>
      </w:r>
    </w:p>
    <w:p w14:paraId="4626DE25" w14:textId="77777777" w:rsidR="004766AD" w:rsidRPr="00903DBA" w:rsidRDefault="004766AD" w:rsidP="004766AD">
      <w:pPr>
        <w:pStyle w:val="Code"/>
        <w:rPr>
          <w:highlight w:val="white"/>
        </w:rPr>
      </w:pPr>
      <w:r w:rsidRPr="00903DBA">
        <w:rPr>
          <w:highlight w:val="white"/>
        </w:rPr>
        <w:t xml:space="preserve">      Assert.Error(memberSymbol != null, memberName,</w:t>
      </w:r>
    </w:p>
    <w:p w14:paraId="5C251CAA" w14:textId="77777777" w:rsidR="004766AD" w:rsidRPr="00903DBA" w:rsidRDefault="004766AD" w:rsidP="004766AD">
      <w:pPr>
        <w:pStyle w:val="Code"/>
        <w:rPr>
          <w:highlight w:val="white"/>
        </w:rPr>
      </w:pPr>
      <w:r w:rsidRPr="00903DBA">
        <w:rPr>
          <w:highlight w:val="white"/>
        </w:rPr>
        <w:t xml:space="preserve">                   Message.Unknown_member_in_arrow_expression);</w:t>
      </w:r>
    </w:p>
    <w:p w14:paraId="16C97CD4" w14:textId="77777777" w:rsidR="004766AD" w:rsidRPr="00903DBA" w:rsidRDefault="004766AD" w:rsidP="004766AD">
      <w:pPr>
        <w:pStyle w:val="Code"/>
        <w:rPr>
          <w:highlight w:val="white"/>
        </w:rPr>
      </w:pPr>
    </w:p>
    <w:p w14:paraId="0BD1C61D" w14:textId="46B2F1A2" w:rsidR="004766AD" w:rsidRPr="00903DBA" w:rsidRDefault="004766AD" w:rsidP="004766AD">
      <w:pPr>
        <w:pStyle w:val="Code"/>
        <w:rPr>
          <w:highlight w:val="white"/>
        </w:rPr>
      </w:pPr>
      <w:r w:rsidRPr="00903DBA">
        <w:rPr>
          <w:highlight w:val="white"/>
        </w:rPr>
        <w:t xml:space="preserve">      Symbol resultSymbol =</w:t>
      </w:r>
      <w:r w:rsidR="00B3193B" w:rsidRPr="00903DBA">
        <w:rPr>
          <w:highlight w:val="white"/>
        </w:rPr>
        <w:t xml:space="preserve"> n</w:t>
      </w:r>
      <w:r w:rsidRPr="00903DBA">
        <w:rPr>
          <w:highlight w:val="white"/>
        </w:rPr>
        <w:t>ew Symbol(memberSymbol.Type);</w:t>
      </w:r>
    </w:p>
    <w:p w14:paraId="09AA088D" w14:textId="77777777" w:rsidR="004766AD" w:rsidRPr="00903DBA" w:rsidRDefault="004766AD" w:rsidP="004766AD">
      <w:pPr>
        <w:pStyle w:val="Code"/>
        <w:rPr>
          <w:highlight w:val="white"/>
        </w:rPr>
      </w:pPr>
      <w:r w:rsidRPr="00903DBA">
        <w:rPr>
          <w:highlight w:val="white"/>
        </w:rPr>
        <w:t xml:space="preserve">      return Dereference(expression, resultSymbol, memberSymbol.Offset);</w:t>
      </w:r>
    </w:p>
    <w:p w14:paraId="2D355560" w14:textId="31DB51A2" w:rsidR="004766AD" w:rsidRPr="00903DBA" w:rsidRDefault="004766AD" w:rsidP="004766AD">
      <w:pPr>
        <w:pStyle w:val="Code"/>
        <w:rPr>
          <w:highlight w:val="white"/>
        </w:rPr>
      </w:pPr>
      <w:r w:rsidRPr="00903DBA">
        <w:rPr>
          <w:highlight w:val="white"/>
        </w:rPr>
        <w:t xml:space="preserve">    }</w:t>
      </w:r>
    </w:p>
    <w:p w14:paraId="15D1C366" w14:textId="63EE8C58" w:rsidR="00F92056" w:rsidRPr="00903DBA" w:rsidRDefault="00F92056" w:rsidP="00F92056">
      <w:pPr>
        <w:pStyle w:val="Rubrik3"/>
        <w:rPr>
          <w:highlight w:val="white"/>
        </w:rPr>
      </w:pPr>
      <w:bookmarkStart w:id="180" w:name="_Toc57656034"/>
      <w:r w:rsidRPr="00903DBA">
        <w:rPr>
          <w:highlight w:val="white"/>
        </w:rPr>
        <w:lastRenderedPageBreak/>
        <w:t>Index Expression</w:t>
      </w:r>
      <w:bookmarkEnd w:id="180"/>
    </w:p>
    <w:p w14:paraId="1A63BA86" w14:textId="77777777" w:rsidR="00EC7214" w:rsidRPr="00903DBA" w:rsidRDefault="00EC7214" w:rsidP="00EC7214">
      <w:r w:rsidRPr="00903DBA">
        <w:t>The index operator takes a pointer or array and an integral. We have three cases:</w:t>
      </w:r>
    </w:p>
    <w:p w14:paraId="7EF76398" w14:textId="77777777" w:rsidR="00EC7214" w:rsidRPr="00903DBA" w:rsidRDefault="00EC7214" w:rsidP="00EC7214">
      <w:pPr>
        <w:pStyle w:val="Liststycke"/>
        <w:numPr>
          <w:ilvl w:val="0"/>
          <w:numId w:val="149"/>
        </w:numPr>
        <w:spacing w:line="256" w:lineRule="auto"/>
      </w:pPr>
      <w:r w:rsidRPr="00903DBA">
        <w:t>The index is constant, in which case we treat the operator as if it was the arrow operator.</w:t>
      </w:r>
    </w:p>
    <w:p w14:paraId="73B4B1E8" w14:textId="77777777" w:rsidR="00EC7214" w:rsidRPr="00903DBA" w:rsidRDefault="00EC7214" w:rsidP="00EC7214">
      <w:pPr>
        <w:pStyle w:val="Liststycke"/>
        <w:numPr>
          <w:ilvl w:val="0"/>
          <w:numId w:val="149"/>
        </w:numPr>
        <w:spacing w:line="256" w:lineRule="auto"/>
      </w:pPr>
      <w:r w:rsidRPr="00903DBA">
        <w:t xml:space="preserve">The index is not </w:t>
      </w:r>
      <w:proofErr w:type="gramStart"/>
      <w:r w:rsidRPr="00903DBA">
        <w:t>constant</w:t>
      </w:r>
      <w:proofErr w:type="gramEnd"/>
      <w:r w:rsidRPr="00903DBA">
        <w:t xml:space="preserve"> and the array or pointer type size is one, in which case we generate that add the index to the pointer or array.</w:t>
      </w:r>
    </w:p>
    <w:p w14:paraId="7619FC80" w14:textId="77777777" w:rsidR="00EC7214" w:rsidRPr="00903DBA" w:rsidRDefault="00EC7214" w:rsidP="00EC7214">
      <w:pPr>
        <w:pStyle w:val="Liststycke"/>
        <w:numPr>
          <w:ilvl w:val="0"/>
          <w:numId w:val="149"/>
        </w:numPr>
        <w:spacing w:line="256" w:lineRule="auto"/>
      </w:pPr>
      <w:r w:rsidRPr="00903DBA">
        <w:t xml:space="preserve">The index is not </w:t>
      </w:r>
      <w:proofErr w:type="gramStart"/>
      <w:r w:rsidRPr="00903DBA">
        <w:t>constant</w:t>
      </w:r>
      <w:proofErr w:type="gramEnd"/>
      <w:r w:rsidRPr="00903DBA">
        <w:t xml:space="preserve"> and the array or pointer type size is greater than, in which case we also need to generate code that multiply the index with the type size.</w:t>
      </w:r>
    </w:p>
    <w:p w14:paraId="535B5FA6" w14:textId="77777777" w:rsidR="009B7051" w:rsidRPr="00903DBA" w:rsidRDefault="009B7051" w:rsidP="009B7051">
      <w:pPr>
        <w:pStyle w:val="CodeHeader"/>
      </w:pPr>
      <w:proofErr w:type="spellStart"/>
      <w:r w:rsidRPr="00903DBA">
        <w:t>MainParser.gppg</w:t>
      </w:r>
      <w:proofErr w:type="spellEnd"/>
    </w:p>
    <w:p w14:paraId="73714169" w14:textId="77777777" w:rsidR="009B7051" w:rsidRPr="00903DBA" w:rsidRDefault="009B7051" w:rsidP="009B7051">
      <w:pPr>
        <w:pStyle w:val="Code"/>
        <w:rPr>
          <w:highlight w:val="white"/>
        </w:rPr>
      </w:pPr>
      <w:r w:rsidRPr="00903DBA">
        <w:rPr>
          <w:highlight w:val="white"/>
        </w:rPr>
        <w:t>postfix_expression:</w:t>
      </w:r>
    </w:p>
    <w:p w14:paraId="4116A2A1" w14:textId="410F5A72" w:rsidR="00CF2224" w:rsidRPr="00903DBA" w:rsidRDefault="00CF2224" w:rsidP="00CF2224">
      <w:pPr>
        <w:pStyle w:val="Code"/>
        <w:rPr>
          <w:highlight w:val="white"/>
        </w:rPr>
      </w:pPr>
      <w:r w:rsidRPr="00903DBA">
        <w:rPr>
          <w:highlight w:val="white"/>
        </w:rPr>
        <w:t xml:space="preserve">    postfix_expression LEFT_SQUARE expression RIGHT_SQUARE {</w:t>
      </w:r>
    </w:p>
    <w:p w14:paraId="1C69CA70" w14:textId="77777777" w:rsidR="00CF2224" w:rsidRPr="00903DBA" w:rsidRDefault="00CF2224" w:rsidP="00CF2224">
      <w:pPr>
        <w:pStyle w:val="Code"/>
        <w:rPr>
          <w:highlight w:val="white"/>
        </w:rPr>
      </w:pPr>
      <w:r w:rsidRPr="00903DBA">
        <w:rPr>
          <w:highlight w:val="white"/>
        </w:rPr>
        <w:t xml:space="preserve">      $$ = MiddleCodeGenerator.IndexExpression($1, $3);</w:t>
      </w:r>
    </w:p>
    <w:p w14:paraId="2187FD43" w14:textId="5FFD387A" w:rsidR="00CF2224" w:rsidRPr="00903DBA" w:rsidRDefault="00CF2224" w:rsidP="00CF2224">
      <w:pPr>
        <w:pStyle w:val="Code"/>
        <w:rPr>
          <w:highlight w:val="white"/>
        </w:rPr>
      </w:pPr>
      <w:r w:rsidRPr="00903DBA">
        <w:rPr>
          <w:highlight w:val="white"/>
        </w:rPr>
        <w:t xml:space="preserve">    };</w:t>
      </w:r>
    </w:p>
    <w:p w14:paraId="06977AFB" w14:textId="35E4F175" w:rsidR="009B7051" w:rsidRPr="00903DBA" w:rsidRDefault="009B7051" w:rsidP="009B7051">
      <w:pPr>
        <w:pStyle w:val="CodeHeader"/>
      </w:pPr>
      <w:proofErr w:type="spellStart"/>
      <w:r w:rsidRPr="00903DBA">
        <w:t>MiddleCodeGenerator.cs</w:t>
      </w:r>
      <w:proofErr w:type="spellEnd"/>
    </w:p>
    <w:p w14:paraId="550787DB" w14:textId="77777777" w:rsidR="00B52C39" w:rsidRPr="00903DBA" w:rsidRDefault="00B52C39" w:rsidP="00B52C39">
      <w:pPr>
        <w:pStyle w:val="Code"/>
        <w:rPr>
          <w:highlight w:val="white"/>
        </w:rPr>
      </w:pPr>
      <w:r w:rsidRPr="00903DBA">
        <w:rPr>
          <w:highlight w:val="white"/>
        </w:rPr>
        <w:t xml:space="preserve">    public static Expression IndexExpression(Expression leftExpression,</w:t>
      </w:r>
    </w:p>
    <w:p w14:paraId="1CF3C131" w14:textId="77777777" w:rsidR="00B52C39" w:rsidRPr="00903DBA" w:rsidRDefault="00B52C39" w:rsidP="00B52C39">
      <w:pPr>
        <w:pStyle w:val="Code"/>
        <w:rPr>
          <w:highlight w:val="white"/>
        </w:rPr>
      </w:pPr>
      <w:r w:rsidRPr="00903DBA">
        <w:rPr>
          <w:highlight w:val="white"/>
        </w:rPr>
        <w:t xml:space="preserve">                                             Expression rightExpression) {</w:t>
      </w:r>
    </w:p>
    <w:p w14:paraId="4E47261A" w14:textId="77777777" w:rsidR="00B52C39" w:rsidRPr="00903DBA" w:rsidRDefault="00B52C39" w:rsidP="00B52C39">
      <w:pPr>
        <w:pStyle w:val="Code"/>
        <w:rPr>
          <w:highlight w:val="white"/>
        </w:rPr>
      </w:pPr>
      <w:r w:rsidRPr="00903DBA">
        <w:rPr>
          <w:highlight w:val="white"/>
        </w:rPr>
        <w:t xml:space="preserve">      Expression staticExpression =</w:t>
      </w:r>
    </w:p>
    <w:p w14:paraId="1A8DA138" w14:textId="77777777" w:rsidR="00B52C39" w:rsidRPr="00903DBA" w:rsidRDefault="00B52C39" w:rsidP="00B52C39">
      <w:pPr>
        <w:pStyle w:val="Code"/>
        <w:rPr>
          <w:highlight w:val="white"/>
        </w:rPr>
      </w:pPr>
      <w:r w:rsidRPr="00903DBA">
        <w:rPr>
          <w:highlight w:val="white"/>
        </w:rPr>
        <w:t xml:space="preserve">        StaticExpression.Binary(MiddleOperator.Index, leftExpression,</w:t>
      </w:r>
    </w:p>
    <w:p w14:paraId="466E98CA" w14:textId="77777777" w:rsidR="00B52C39" w:rsidRPr="00903DBA" w:rsidRDefault="00B52C39" w:rsidP="00B52C39">
      <w:pPr>
        <w:pStyle w:val="Code"/>
        <w:rPr>
          <w:highlight w:val="white"/>
        </w:rPr>
      </w:pPr>
      <w:r w:rsidRPr="00903DBA">
        <w:rPr>
          <w:highlight w:val="white"/>
        </w:rPr>
        <w:t xml:space="preserve">                                rightExpression);</w:t>
      </w:r>
    </w:p>
    <w:p w14:paraId="1BE8671C" w14:textId="77777777" w:rsidR="00B52C39" w:rsidRPr="00903DBA" w:rsidRDefault="00B52C39" w:rsidP="00B52C39">
      <w:pPr>
        <w:pStyle w:val="Code"/>
        <w:rPr>
          <w:highlight w:val="white"/>
        </w:rPr>
      </w:pPr>
      <w:r w:rsidRPr="00903DBA">
        <w:rPr>
          <w:highlight w:val="white"/>
        </w:rPr>
        <w:t xml:space="preserve">      if (staticExpression != null) {</w:t>
      </w:r>
    </w:p>
    <w:p w14:paraId="3DC85BF6" w14:textId="77777777" w:rsidR="00B52C39" w:rsidRPr="00903DBA" w:rsidRDefault="00B52C39" w:rsidP="00B52C39">
      <w:pPr>
        <w:pStyle w:val="Code"/>
        <w:rPr>
          <w:highlight w:val="white"/>
        </w:rPr>
      </w:pPr>
      <w:r w:rsidRPr="00903DBA">
        <w:rPr>
          <w:highlight w:val="white"/>
        </w:rPr>
        <w:t xml:space="preserve">        return staticExpression;</w:t>
      </w:r>
    </w:p>
    <w:p w14:paraId="4A7CCE73" w14:textId="77777777" w:rsidR="00B52C39" w:rsidRPr="00903DBA" w:rsidRDefault="00B52C39" w:rsidP="00B52C39">
      <w:pPr>
        <w:pStyle w:val="Code"/>
        <w:rPr>
          <w:highlight w:val="white"/>
        </w:rPr>
      </w:pPr>
      <w:r w:rsidRPr="00903DBA">
        <w:rPr>
          <w:highlight w:val="white"/>
        </w:rPr>
        <w:t xml:space="preserve">      }</w:t>
      </w:r>
    </w:p>
    <w:p w14:paraId="3108E2B3" w14:textId="77777777" w:rsidR="00B52C39" w:rsidRPr="00903DBA" w:rsidRDefault="00B52C39" w:rsidP="00B52C39">
      <w:pPr>
        <w:pStyle w:val="Code"/>
        <w:rPr>
          <w:highlight w:val="white"/>
        </w:rPr>
      </w:pPr>
    </w:p>
    <w:p w14:paraId="3CEDCD76" w14:textId="77777777" w:rsidR="00B52C39" w:rsidRPr="00903DBA" w:rsidRDefault="00B52C39" w:rsidP="00B52C39">
      <w:pPr>
        <w:pStyle w:val="Code"/>
        <w:rPr>
          <w:highlight w:val="white"/>
        </w:rPr>
      </w:pPr>
      <w:r w:rsidRPr="00903DBA">
        <w:rPr>
          <w:highlight w:val="white"/>
        </w:rPr>
        <w:t xml:space="preserve">      Expression arrayExpression, indexExpression;</w:t>
      </w:r>
    </w:p>
    <w:p w14:paraId="09EFF8F1" w14:textId="77777777" w:rsidR="00B52C39" w:rsidRPr="00903DBA" w:rsidRDefault="00B52C39" w:rsidP="00B52C39">
      <w:pPr>
        <w:pStyle w:val="Code"/>
        <w:rPr>
          <w:highlight w:val="white"/>
        </w:rPr>
      </w:pPr>
    </w:p>
    <w:p w14:paraId="562DFD8E" w14:textId="77777777" w:rsidR="00B52C39" w:rsidRPr="00903DBA" w:rsidRDefault="00B52C39" w:rsidP="00B52C39">
      <w:pPr>
        <w:pStyle w:val="Code"/>
        <w:rPr>
          <w:highlight w:val="white"/>
        </w:rPr>
      </w:pPr>
      <w:r w:rsidRPr="00903DBA">
        <w:rPr>
          <w:highlight w:val="white"/>
        </w:rPr>
        <w:t xml:space="preserve">      if (leftExpression.Symbol.Type.IsPointerOrArray()) {</w:t>
      </w:r>
    </w:p>
    <w:p w14:paraId="3D651FC8" w14:textId="77777777" w:rsidR="00B52C39" w:rsidRPr="00903DBA" w:rsidRDefault="00B52C39" w:rsidP="00B52C39">
      <w:pPr>
        <w:pStyle w:val="Code"/>
        <w:rPr>
          <w:highlight w:val="white"/>
        </w:rPr>
      </w:pPr>
      <w:r w:rsidRPr="00903DBA">
        <w:rPr>
          <w:highlight w:val="white"/>
        </w:rPr>
        <w:t xml:space="preserve">        arrayExpression = leftExpression;</w:t>
      </w:r>
    </w:p>
    <w:p w14:paraId="6B810469" w14:textId="77777777" w:rsidR="00B52C39" w:rsidRPr="00903DBA" w:rsidRDefault="00B52C39" w:rsidP="00B52C39">
      <w:pPr>
        <w:pStyle w:val="Code"/>
        <w:rPr>
          <w:highlight w:val="white"/>
        </w:rPr>
      </w:pPr>
      <w:r w:rsidRPr="00903DBA">
        <w:rPr>
          <w:highlight w:val="white"/>
        </w:rPr>
        <w:t xml:space="preserve">        indexExpression = rightExpression;</w:t>
      </w:r>
    </w:p>
    <w:p w14:paraId="4F93184B" w14:textId="77777777" w:rsidR="00B52C39" w:rsidRPr="00903DBA" w:rsidRDefault="00B52C39" w:rsidP="00B52C39">
      <w:pPr>
        <w:pStyle w:val="Code"/>
        <w:rPr>
          <w:highlight w:val="white"/>
        </w:rPr>
      </w:pPr>
      <w:r w:rsidRPr="00903DBA">
        <w:rPr>
          <w:highlight w:val="white"/>
        </w:rPr>
        <w:t xml:space="preserve">      }</w:t>
      </w:r>
    </w:p>
    <w:p w14:paraId="5917E1AB" w14:textId="77777777" w:rsidR="00B52C39" w:rsidRPr="00903DBA" w:rsidRDefault="00B52C39" w:rsidP="00B52C39">
      <w:pPr>
        <w:pStyle w:val="Code"/>
        <w:rPr>
          <w:highlight w:val="white"/>
        </w:rPr>
      </w:pPr>
      <w:r w:rsidRPr="00903DBA">
        <w:rPr>
          <w:highlight w:val="white"/>
        </w:rPr>
        <w:t xml:space="preserve">      else {</w:t>
      </w:r>
    </w:p>
    <w:p w14:paraId="04393098" w14:textId="77777777" w:rsidR="00B52C39" w:rsidRPr="00903DBA" w:rsidRDefault="00B52C39" w:rsidP="00B52C39">
      <w:pPr>
        <w:pStyle w:val="Code"/>
        <w:rPr>
          <w:highlight w:val="white"/>
        </w:rPr>
      </w:pPr>
      <w:r w:rsidRPr="00903DBA">
        <w:rPr>
          <w:highlight w:val="white"/>
        </w:rPr>
        <w:t xml:space="preserve">        indexExpression = leftExpression;</w:t>
      </w:r>
    </w:p>
    <w:p w14:paraId="2109F809" w14:textId="77777777" w:rsidR="00B52C39" w:rsidRPr="00903DBA" w:rsidRDefault="00B52C39" w:rsidP="00B52C39">
      <w:pPr>
        <w:pStyle w:val="Code"/>
        <w:rPr>
          <w:highlight w:val="white"/>
        </w:rPr>
      </w:pPr>
      <w:r w:rsidRPr="00903DBA">
        <w:rPr>
          <w:highlight w:val="white"/>
        </w:rPr>
        <w:t xml:space="preserve">        arrayExpression = rightExpression;</w:t>
      </w:r>
    </w:p>
    <w:p w14:paraId="167D2952" w14:textId="77777777" w:rsidR="00B52C39" w:rsidRPr="00903DBA" w:rsidRDefault="00B52C39" w:rsidP="00B52C39">
      <w:pPr>
        <w:pStyle w:val="Code"/>
        <w:rPr>
          <w:highlight w:val="white"/>
        </w:rPr>
      </w:pPr>
      <w:r w:rsidRPr="00903DBA">
        <w:rPr>
          <w:highlight w:val="white"/>
        </w:rPr>
        <w:t xml:space="preserve">      }</w:t>
      </w:r>
    </w:p>
    <w:p w14:paraId="5AA6DD2B" w14:textId="77777777" w:rsidR="00B52C39" w:rsidRPr="00903DBA" w:rsidRDefault="00B52C39" w:rsidP="00B52C39">
      <w:pPr>
        <w:pStyle w:val="Code"/>
        <w:rPr>
          <w:highlight w:val="white"/>
        </w:rPr>
      </w:pPr>
    </w:p>
    <w:p w14:paraId="4E7FA52B" w14:textId="77777777" w:rsidR="00B52C39" w:rsidRPr="00903DBA" w:rsidRDefault="00B52C39" w:rsidP="00B52C39">
      <w:pPr>
        <w:pStyle w:val="Code"/>
        <w:rPr>
          <w:highlight w:val="white"/>
        </w:rPr>
      </w:pPr>
      <w:r w:rsidRPr="00903DBA">
        <w:rPr>
          <w:highlight w:val="white"/>
        </w:rPr>
        <w:t xml:space="preserve">      Type arrayType = arrayExpression.Symbol.Type,</w:t>
      </w:r>
    </w:p>
    <w:p w14:paraId="11F047B4" w14:textId="77777777" w:rsidR="00B52C39" w:rsidRPr="00903DBA" w:rsidRDefault="00B52C39" w:rsidP="00B52C39">
      <w:pPr>
        <w:pStyle w:val="Code"/>
        <w:rPr>
          <w:highlight w:val="white"/>
        </w:rPr>
      </w:pPr>
      <w:r w:rsidRPr="00903DBA">
        <w:rPr>
          <w:highlight w:val="white"/>
        </w:rPr>
        <w:t xml:space="preserve">           indexType = indexExpression.Symbol.Type;</w:t>
      </w:r>
    </w:p>
    <w:p w14:paraId="49FB7924" w14:textId="77777777" w:rsidR="00B52C39" w:rsidRPr="00903DBA" w:rsidRDefault="00B52C39" w:rsidP="00B52C39">
      <w:pPr>
        <w:pStyle w:val="Code"/>
        <w:rPr>
          <w:highlight w:val="white"/>
        </w:rPr>
      </w:pPr>
    </w:p>
    <w:p w14:paraId="4F632F1F" w14:textId="77777777" w:rsidR="00B52C39" w:rsidRPr="00903DBA" w:rsidRDefault="00B52C39" w:rsidP="00B52C39">
      <w:pPr>
        <w:pStyle w:val="Code"/>
        <w:rPr>
          <w:highlight w:val="white"/>
        </w:rPr>
      </w:pPr>
      <w:r w:rsidRPr="00903DBA">
        <w:rPr>
          <w:highlight w:val="white"/>
        </w:rPr>
        <w:t xml:space="preserve">      Assert.Error(arrayType.IsPointerOrArray() &amp;&amp;</w:t>
      </w:r>
    </w:p>
    <w:p w14:paraId="2B139852" w14:textId="77777777" w:rsidR="00B52C39" w:rsidRPr="00903DBA" w:rsidRDefault="00B52C39" w:rsidP="00B52C39">
      <w:pPr>
        <w:pStyle w:val="Code"/>
        <w:rPr>
          <w:highlight w:val="white"/>
        </w:rPr>
      </w:pPr>
      <w:r w:rsidRPr="00903DBA">
        <w:rPr>
          <w:highlight w:val="white"/>
        </w:rPr>
        <w:t xml:space="preserve">                   !arrayType.PointerOrArrayType.IsVoid(),</w:t>
      </w:r>
    </w:p>
    <w:p w14:paraId="29C75663" w14:textId="77777777" w:rsidR="00B52C39" w:rsidRPr="00903DBA" w:rsidRDefault="00B52C39" w:rsidP="00B52C39">
      <w:pPr>
        <w:pStyle w:val="Code"/>
        <w:rPr>
          <w:highlight w:val="white"/>
        </w:rPr>
      </w:pPr>
      <w:r w:rsidRPr="00903DBA">
        <w:rPr>
          <w:highlight w:val="white"/>
        </w:rPr>
        <w:t xml:space="preserve">                   arrayType, Message.Invalid_type_in_index_expression);</w:t>
      </w:r>
    </w:p>
    <w:p w14:paraId="5F49CA36" w14:textId="77777777" w:rsidR="00B52C39" w:rsidRPr="00903DBA" w:rsidRDefault="00B52C39" w:rsidP="00B52C39">
      <w:pPr>
        <w:pStyle w:val="Code"/>
        <w:rPr>
          <w:highlight w:val="white"/>
        </w:rPr>
      </w:pPr>
      <w:r w:rsidRPr="00903DBA">
        <w:rPr>
          <w:highlight w:val="white"/>
        </w:rPr>
        <w:t xml:space="preserve">      Assert.Error(indexType.IsIntegral(), indexExpression,</w:t>
      </w:r>
    </w:p>
    <w:p w14:paraId="2CDF66F0" w14:textId="77777777" w:rsidR="00B52C39" w:rsidRPr="00903DBA" w:rsidRDefault="00B52C39" w:rsidP="00B52C39">
      <w:pPr>
        <w:pStyle w:val="Code"/>
        <w:rPr>
          <w:highlight w:val="white"/>
        </w:rPr>
      </w:pPr>
      <w:r w:rsidRPr="00903DBA">
        <w:rPr>
          <w:highlight w:val="white"/>
        </w:rPr>
        <w:t xml:space="preserve">                   Message.Invalid_type_in_index_expression);</w:t>
      </w:r>
    </w:p>
    <w:p w14:paraId="117CDF8E" w14:textId="77777777" w:rsidR="00B52C39" w:rsidRPr="00903DBA" w:rsidRDefault="00B52C39" w:rsidP="00B52C39">
      <w:pPr>
        <w:pStyle w:val="Code"/>
        <w:rPr>
          <w:highlight w:val="white"/>
        </w:rPr>
      </w:pPr>
    </w:p>
    <w:p w14:paraId="7E99004E" w14:textId="77777777" w:rsidR="00B52C39" w:rsidRPr="00903DBA" w:rsidRDefault="00B52C39" w:rsidP="00B52C39">
      <w:pPr>
        <w:pStyle w:val="Code"/>
        <w:rPr>
          <w:highlight w:val="white"/>
        </w:rPr>
      </w:pPr>
      <w:r w:rsidRPr="00903DBA">
        <w:rPr>
          <w:highlight w:val="white"/>
        </w:rPr>
        <w:t xml:space="preserve">      List&lt;MiddleCode&gt; shortList = new List&lt;MiddleCode&gt;();</w:t>
      </w:r>
    </w:p>
    <w:p w14:paraId="4EADB99B" w14:textId="77777777" w:rsidR="00B52C39" w:rsidRPr="00903DBA" w:rsidRDefault="00B52C39" w:rsidP="00B52C39">
      <w:pPr>
        <w:pStyle w:val="Code"/>
        <w:rPr>
          <w:highlight w:val="white"/>
        </w:rPr>
      </w:pPr>
      <w:r w:rsidRPr="00903DBA">
        <w:rPr>
          <w:highlight w:val="white"/>
        </w:rPr>
        <w:t xml:space="preserve">      shortList.AddRange(arrayExpression.ShortList);</w:t>
      </w:r>
    </w:p>
    <w:p w14:paraId="79B64027" w14:textId="77777777" w:rsidR="00B52C39" w:rsidRPr="00903DBA" w:rsidRDefault="00B52C39" w:rsidP="00B52C39">
      <w:pPr>
        <w:pStyle w:val="Code"/>
        <w:rPr>
          <w:highlight w:val="white"/>
        </w:rPr>
      </w:pPr>
      <w:r w:rsidRPr="00903DBA">
        <w:rPr>
          <w:highlight w:val="white"/>
        </w:rPr>
        <w:t xml:space="preserve">      shortList.AddRange(indexExpression.ShortList);</w:t>
      </w:r>
    </w:p>
    <w:p w14:paraId="5FC817FE" w14:textId="77777777" w:rsidR="00B52C39" w:rsidRPr="00903DBA" w:rsidRDefault="00B52C39" w:rsidP="00B52C39">
      <w:pPr>
        <w:pStyle w:val="Code"/>
        <w:rPr>
          <w:highlight w:val="white"/>
        </w:rPr>
      </w:pPr>
    </w:p>
    <w:p w14:paraId="79F1E17F" w14:textId="77777777" w:rsidR="00631965" w:rsidRPr="00903DBA" w:rsidRDefault="00B52C39" w:rsidP="00B52C39">
      <w:pPr>
        <w:pStyle w:val="Code"/>
        <w:rPr>
          <w:highlight w:val="white"/>
        </w:rPr>
      </w:pPr>
      <w:r w:rsidRPr="00903DBA">
        <w:rPr>
          <w:highlight w:val="white"/>
        </w:rPr>
        <w:t xml:space="preserve">      Symbol resultSymbol =</w:t>
      </w:r>
    </w:p>
    <w:p w14:paraId="4E54A929" w14:textId="625F77FE" w:rsidR="00B52C39" w:rsidRPr="00903DBA" w:rsidRDefault="00631965" w:rsidP="00B52C39">
      <w:pPr>
        <w:pStyle w:val="Code"/>
        <w:rPr>
          <w:highlight w:val="white"/>
        </w:rPr>
      </w:pPr>
      <w:r w:rsidRPr="00903DBA">
        <w:rPr>
          <w:highlight w:val="white"/>
        </w:rPr>
        <w:t xml:space="preserve">        </w:t>
      </w:r>
      <w:r w:rsidR="00B52C39" w:rsidRPr="00903DBA">
        <w:rPr>
          <w:highlight w:val="white"/>
        </w:rPr>
        <w:t>new Symbol(arrayExpression.Symbol.Type.PointerOrArrayType);</w:t>
      </w:r>
    </w:p>
    <w:p w14:paraId="20EA5E91" w14:textId="77777777" w:rsidR="00B52C39" w:rsidRPr="00903DBA" w:rsidRDefault="00B52C39" w:rsidP="00B52C39">
      <w:pPr>
        <w:pStyle w:val="Code"/>
        <w:rPr>
          <w:highlight w:val="white"/>
        </w:rPr>
      </w:pPr>
    </w:p>
    <w:p w14:paraId="5A3A9DE4" w14:textId="77777777" w:rsidR="00B52C39" w:rsidRPr="00903DBA" w:rsidRDefault="00B52C39" w:rsidP="00B52C39">
      <w:pPr>
        <w:pStyle w:val="Code"/>
        <w:rPr>
          <w:highlight w:val="white"/>
        </w:rPr>
      </w:pPr>
      <w:r w:rsidRPr="00903DBA">
        <w:rPr>
          <w:highlight w:val="white"/>
        </w:rPr>
        <w:t xml:space="preserve">      if (indexExpression.Symbol.Value is BigInteger) {</w:t>
      </w:r>
    </w:p>
    <w:p w14:paraId="15C81D08" w14:textId="77777777" w:rsidR="00B52C39" w:rsidRPr="00903DBA" w:rsidRDefault="00B52C39" w:rsidP="00B52C39">
      <w:pPr>
        <w:pStyle w:val="Code"/>
        <w:rPr>
          <w:highlight w:val="white"/>
        </w:rPr>
      </w:pPr>
      <w:r w:rsidRPr="00903DBA">
        <w:rPr>
          <w:highlight w:val="white"/>
        </w:rPr>
        <w:t xml:space="preserve">        int indexValue = (int) ((BigInteger)indexExpression.Symbol.Value),</w:t>
      </w:r>
    </w:p>
    <w:p w14:paraId="390E7048" w14:textId="77777777" w:rsidR="00B52C39" w:rsidRPr="00903DBA" w:rsidRDefault="00B52C39" w:rsidP="00B52C39">
      <w:pPr>
        <w:pStyle w:val="Code"/>
        <w:rPr>
          <w:highlight w:val="white"/>
        </w:rPr>
      </w:pPr>
      <w:r w:rsidRPr="00903DBA">
        <w:rPr>
          <w:highlight w:val="white"/>
        </w:rPr>
        <w:t xml:space="preserve">            indexSize = arrayExpression.Symbol.Type.PointerOrArrayType.Size();</w:t>
      </w:r>
    </w:p>
    <w:p w14:paraId="6346B02A" w14:textId="77777777" w:rsidR="00A4370B" w:rsidRPr="00903DBA" w:rsidRDefault="00B52C39" w:rsidP="00B52C39">
      <w:pPr>
        <w:pStyle w:val="Code"/>
        <w:rPr>
          <w:highlight w:val="white"/>
        </w:rPr>
      </w:pPr>
      <w:r w:rsidRPr="00903DBA">
        <w:rPr>
          <w:highlight w:val="white"/>
        </w:rPr>
        <w:lastRenderedPageBreak/>
        <w:t xml:space="preserve">        return Dereference(arrayExpression, resultSymbol,</w:t>
      </w:r>
    </w:p>
    <w:p w14:paraId="79F652B8" w14:textId="512D769C" w:rsidR="00B52C39" w:rsidRPr="00903DBA" w:rsidRDefault="00A4370B" w:rsidP="00B52C39">
      <w:pPr>
        <w:pStyle w:val="Code"/>
        <w:rPr>
          <w:highlight w:val="white"/>
        </w:rPr>
      </w:pPr>
      <w:r w:rsidRPr="00903DBA">
        <w:rPr>
          <w:highlight w:val="white"/>
        </w:rPr>
        <w:t xml:space="preserve">                          </w:t>
      </w:r>
      <w:r w:rsidR="00B52C39" w:rsidRPr="00903DBA">
        <w:rPr>
          <w:highlight w:val="white"/>
        </w:rPr>
        <w:t xml:space="preserve"> indexValue * indexSize);</w:t>
      </w:r>
    </w:p>
    <w:p w14:paraId="79D05181" w14:textId="77777777" w:rsidR="00B52C39" w:rsidRPr="00903DBA" w:rsidRDefault="00B52C39" w:rsidP="00B52C39">
      <w:pPr>
        <w:pStyle w:val="Code"/>
        <w:rPr>
          <w:highlight w:val="white"/>
        </w:rPr>
      </w:pPr>
      <w:r w:rsidRPr="00903DBA">
        <w:rPr>
          <w:highlight w:val="white"/>
        </w:rPr>
        <w:t xml:space="preserve">      }</w:t>
      </w:r>
    </w:p>
    <w:p w14:paraId="47D3BB06" w14:textId="77777777" w:rsidR="00B52C39" w:rsidRPr="00903DBA" w:rsidRDefault="00B52C39" w:rsidP="00B52C39">
      <w:pPr>
        <w:pStyle w:val="Code"/>
        <w:rPr>
          <w:highlight w:val="white"/>
        </w:rPr>
      </w:pPr>
      <w:r w:rsidRPr="00903DBA">
        <w:rPr>
          <w:highlight w:val="white"/>
        </w:rPr>
        <w:t xml:space="preserve">      else {</w:t>
      </w:r>
    </w:p>
    <w:p w14:paraId="20BAA415" w14:textId="77777777" w:rsidR="00B52C39" w:rsidRPr="00903DBA" w:rsidRDefault="00B52C39" w:rsidP="00B52C39">
      <w:pPr>
        <w:pStyle w:val="Code"/>
        <w:rPr>
          <w:highlight w:val="white"/>
        </w:rPr>
      </w:pPr>
      <w:r w:rsidRPr="00903DBA">
        <w:rPr>
          <w:highlight w:val="white"/>
        </w:rPr>
        <w:t xml:space="preserve">        indexExpression =</w:t>
      </w:r>
    </w:p>
    <w:p w14:paraId="3335775F" w14:textId="77777777" w:rsidR="00B52C39" w:rsidRPr="00903DBA" w:rsidRDefault="00B52C39" w:rsidP="00B52C39">
      <w:pPr>
        <w:pStyle w:val="Code"/>
        <w:rPr>
          <w:highlight w:val="white"/>
        </w:rPr>
      </w:pPr>
      <w:r w:rsidRPr="00903DBA">
        <w:rPr>
          <w:highlight w:val="white"/>
        </w:rPr>
        <w:t xml:space="preserve">          TypeCast.ImplicitCast(indexExpression, arrayExpression.Symbol.Type);</w:t>
      </w:r>
    </w:p>
    <w:p w14:paraId="253144C4" w14:textId="77777777" w:rsidR="00B52C39" w:rsidRPr="00903DBA" w:rsidRDefault="00B52C39" w:rsidP="00B52C39">
      <w:pPr>
        <w:pStyle w:val="Code"/>
        <w:rPr>
          <w:highlight w:val="white"/>
        </w:rPr>
      </w:pPr>
    </w:p>
    <w:p w14:paraId="6E27D117" w14:textId="77777777" w:rsidR="00B52C39" w:rsidRPr="00903DBA" w:rsidRDefault="00B52C39" w:rsidP="00B52C39">
      <w:pPr>
        <w:pStyle w:val="Code"/>
        <w:rPr>
          <w:highlight w:val="white"/>
        </w:rPr>
      </w:pPr>
      <w:r w:rsidRPr="00903DBA">
        <w:rPr>
          <w:highlight w:val="white"/>
        </w:rPr>
        <w:t xml:space="preserve">        List&lt;MiddleCode&gt; longList = new List&lt;MiddleCode&gt;();</w:t>
      </w:r>
    </w:p>
    <w:p w14:paraId="088D60E9" w14:textId="77777777" w:rsidR="00B52C39" w:rsidRPr="00903DBA" w:rsidRDefault="00B52C39" w:rsidP="00B52C39">
      <w:pPr>
        <w:pStyle w:val="Code"/>
        <w:rPr>
          <w:highlight w:val="white"/>
        </w:rPr>
      </w:pPr>
      <w:r w:rsidRPr="00903DBA">
        <w:rPr>
          <w:highlight w:val="white"/>
        </w:rPr>
        <w:t xml:space="preserve">        longList.AddRange(arrayExpression.LongList);</w:t>
      </w:r>
    </w:p>
    <w:p w14:paraId="32CB805F" w14:textId="77777777" w:rsidR="00B52C39" w:rsidRPr="00903DBA" w:rsidRDefault="00B52C39" w:rsidP="00B52C39">
      <w:pPr>
        <w:pStyle w:val="Code"/>
        <w:rPr>
          <w:highlight w:val="white"/>
        </w:rPr>
      </w:pPr>
      <w:r w:rsidRPr="00903DBA">
        <w:rPr>
          <w:highlight w:val="white"/>
        </w:rPr>
        <w:t xml:space="preserve">        longList.AddRange(indexExpression.LongList);</w:t>
      </w:r>
    </w:p>
    <w:p w14:paraId="4408790E" w14:textId="77777777" w:rsidR="00B52C39" w:rsidRPr="00903DBA" w:rsidRDefault="00B52C39" w:rsidP="00B52C39">
      <w:pPr>
        <w:pStyle w:val="Code"/>
        <w:rPr>
          <w:highlight w:val="white"/>
        </w:rPr>
      </w:pPr>
    </w:p>
    <w:p w14:paraId="1418DEF0" w14:textId="77777777" w:rsidR="00B52C39" w:rsidRPr="00903DBA" w:rsidRDefault="00B52C39" w:rsidP="00B52C39">
      <w:pPr>
        <w:pStyle w:val="Code"/>
        <w:rPr>
          <w:highlight w:val="white"/>
        </w:rPr>
      </w:pPr>
      <w:r w:rsidRPr="00903DBA">
        <w:rPr>
          <w:highlight w:val="white"/>
        </w:rPr>
        <w:t xml:space="preserve">        Symbol arraySymbol = arrayExpression.Symbol,</w:t>
      </w:r>
    </w:p>
    <w:p w14:paraId="192D504B" w14:textId="77777777" w:rsidR="00B52C39" w:rsidRPr="00903DBA" w:rsidRDefault="00B52C39" w:rsidP="00B52C39">
      <w:pPr>
        <w:pStyle w:val="Code"/>
        <w:rPr>
          <w:highlight w:val="white"/>
        </w:rPr>
      </w:pPr>
      <w:r w:rsidRPr="00903DBA">
        <w:rPr>
          <w:highlight w:val="white"/>
        </w:rPr>
        <w:t xml:space="preserve">               indexSymbol = indexExpression.Symbol;</w:t>
      </w:r>
    </w:p>
    <w:p w14:paraId="7A6DFC13" w14:textId="6E3223C6" w:rsidR="00B52C39" w:rsidRPr="00903DBA" w:rsidRDefault="00B52C39" w:rsidP="00B52C39">
      <w:pPr>
        <w:pStyle w:val="Code"/>
        <w:rPr>
          <w:highlight w:val="white"/>
        </w:rPr>
      </w:pPr>
      <w:r w:rsidRPr="00903DBA">
        <w:rPr>
          <w:highlight w:val="white"/>
        </w:rPr>
        <w:t xml:space="preserve">        Symbol sizeSymbol = new Symbol(</w:t>
      </w:r>
      <w:r w:rsidR="00114470" w:rsidRPr="00903DBA">
        <w:rPr>
          <w:highlight w:val="white"/>
        </w:rPr>
        <w:t>indexSymbol</w:t>
      </w:r>
      <w:r w:rsidRPr="00903DBA">
        <w:rPr>
          <w:highlight w:val="white"/>
        </w:rPr>
        <w:t>.Type, (BigInteger)</w:t>
      </w:r>
    </w:p>
    <w:p w14:paraId="686C52E5" w14:textId="77777777" w:rsidR="00B52C39" w:rsidRPr="00903DBA" w:rsidRDefault="00B52C39" w:rsidP="00B52C39">
      <w:pPr>
        <w:pStyle w:val="Code"/>
        <w:rPr>
          <w:highlight w:val="white"/>
        </w:rPr>
      </w:pPr>
      <w:r w:rsidRPr="00903DBA">
        <w:rPr>
          <w:highlight w:val="white"/>
        </w:rPr>
        <w:t xml:space="preserve">                               arraySymbol.Type.PointerOrArrayType.Size()),</w:t>
      </w:r>
    </w:p>
    <w:p w14:paraId="1EB50DE9" w14:textId="77777777" w:rsidR="00B52C39" w:rsidRPr="00903DBA" w:rsidRDefault="00B52C39" w:rsidP="00B52C39">
      <w:pPr>
        <w:pStyle w:val="Code"/>
        <w:rPr>
          <w:highlight w:val="white"/>
        </w:rPr>
      </w:pPr>
      <w:r w:rsidRPr="00903DBA">
        <w:rPr>
          <w:highlight w:val="white"/>
        </w:rPr>
        <w:t xml:space="preserve">               multSymbol = new Symbol(arraySymbol.Type);</w:t>
      </w:r>
    </w:p>
    <w:p w14:paraId="22E35AA5" w14:textId="77777777" w:rsidR="00B52C39" w:rsidRPr="00903DBA" w:rsidRDefault="00B52C39" w:rsidP="00B52C39">
      <w:pPr>
        <w:pStyle w:val="Code"/>
        <w:rPr>
          <w:highlight w:val="white"/>
        </w:rPr>
      </w:pPr>
      <w:r w:rsidRPr="00903DBA">
        <w:rPr>
          <w:highlight w:val="white"/>
        </w:rPr>
        <w:t xml:space="preserve">        AddMiddleCode(longList, MiddleOperator.UnsignedMultiply,</w:t>
      </w:r>
    </w:p>
    <w:p w14:paraId="07192BDC" w14:textId="77777777" w:rsidR="00B52C39" w:rsidRPr="00903DBA" w:rsidRDefault="00B52C39" w:rsidP="00B52C39">
      <w:pPr>
        <w:pStyle w:val="Code"/>
        <w:rPr>
          <w:highlight w:val="white"/>
        </w:rPr>
      </w:pPr>
      <w:r w:rsidRPr="00903DBA">
        <w:rPr>
          <w:highlight w:val="white"/>
        </w:rPr>
        <w:t xml:space="preserve">                      multSymbol, indexSymbol, sizeSymbol);</w:t>
      </w:r>
    </w:p>
    <w:p w14:paraId="6BB44813" w14:textId="77777777" w:rsidR="00B52C39" w:rsidRPr="00903DBA" w:rsidRDefault="00B52C39" w:rsidP="00B52C39">
      <w:pPr>
        <w:pStyle w:val="Code"/>
        <w:rPr>
          <w:highlight w:val="white"/>
        </w:rPr>
      </w:pPr>
      <w:r w:rsidRPr="00903DBA">
        <w:rPr>
          <w:highlight w:val="white"/>
        </w:rPr>
        <w:t xml:space="preserve">        Symbol addSymbol = new Symbol(arraySymbol.Type);</w:t>
      </w:r>
    </w:p>
    <w:p w14:paraId="7E3DE0BB" w14:textId="77777777" w:rsidR="00B52C39" w:rsidRPr="00903DBA" w:rsidRDefault="00B52C39" w:rsidP="00B52C39">
      <w:pPr>
        <w:pStyle w:val="Code"/>
        <w:rPr>
          <w:highlight w:val="white"/>
        </w:rPr>
      </w:pPr>
      <w:r w:rsidRPr="00903DBA">
        <w:rPr>
          <w:highlight w:val="white"/>
        </w:rPr>
        <w:t xml:space="preserve">        AddMiddleCode(longList, MiddleOperator.BinaryAdd,</w:t>
      </w:r>
    </w:p>
    <w:p w14:paraId="26E3726D" w14:textId="77777777" w:rsidR="00B52C39" w:rsidRPr="00903DBA" w:rsidRDefault="00B52C39" w:rsidP="00B52C39">
      <w:pPr>
        <w:pStyle w:val="Code"/>
        <w:rPr>
          <w:highlight w:val="white"/>
        </w:rPr>
      </w:pPr>
      <w:r w:rsidRPr="00903DBA">
        <w:rPr>
          <w:highlight w:val="white"/>
        </w:rPr>
        <w:t xml:space="preserve">                      addSymbol, arraySymbol, multSymbol);</w:t>
      </w:r>
    </w:p>
    <w:p w14:paraId="7EA98940" w14:textId="77777777" w:rsidR="00B52C39" w:rsidRPr="00903DBA" w:rsidRDefault="00B52C39" w:rsidP="00B52C39">
      <w:pPr>
        <w:pStyle w:val="Code"/>
        <w:rPr>
          <w:highlight w:val="white"/>
        </w:rPr>
      </w:pPr>
    </w:p>
    <w:p w14:paraId="1D816008" w14:textId="77777777" w:rsidR="00335A5A" w:rsidRPr="00903DBA" w:rsidRDefault="00B52C39" w:rsidP="00B52C39">
      <w:pPr>
        <w:pStyle w:val="Code"/>
        <w:rPr>
          <w:highlight w:val="white"/>
        </w:rPr>
      </w:pPr>
      <w:r w:rsidRPr="00903DBA">
        <w:rPr>
          <w:highlight w:val="white"/>
        </w:rPr>
        <w:t xml:space="preserve">        Expression addExpression =</w:t>
      </w:r>
    </w:p>
    <w:p w14:paraId="49034B4B" w14:textId="1A38BF1B" w:rsidR="00B52C39" w:rsidRPr="00903DBA" w:rsidRDefault="00335A5A" w:rsidP="00B52C39">
      <w:pPr>
        <w:pStyle w:val="Code"/>
        <w:rPr>
          <w:highlight w:val="white"/>
        </w:rPr>
      </w:pPr>
      <w:r w:rsidRPr="00903DBA">
        <w:rPr>
          <w:highlight w:val="white"/>
        </w:rPr>
        <w:t xml:space="preserve">         </w:t>
      </w:r>
      <w:r w:rsidR="00B52C39" w:rsidRPr="00903DBA">
        <w:rPr>
          <w:highlight w:val="white"/>
        </w:rPr>
        <w:t xml:space="preserve"> new Expression(addSymbol, shortList, longList);</w:t>
      </w:r>
    </w:p>
    <w:p w14:paraId="1E6C5D95" w14:textId="77777777" w:rsidR="00B52C39" w:rsidRPr="00903DBA" w:rsidRDefault="00B52C39" w:rsidP="00B52C39">
      <w:pPr>
        <w:pStyle w:val="Code"/>
        <w:rPr>
          <w:highlight w:val="white"/>
        </w:rPr>
      </w:pPr>
      <w:r w:rsidRPr="00903DBA">
        <w:rPr>
          <w:highlight w:val="white"/>
        </w:rPr>
        <w:t xml:space="preserve">        return Dereference(addExpression, resultSymbol, 0);</w:t>
      </w:r>
    </w:p>
    <w:p w14:paraId="3E4ECEBB" w14:textId="77777777" w:rsidR="00B52C39" w:rsidRPr="00903DBA" w:rsidRDefault="00B52C39" w:rsidP="00B52C39">
      <w:pPr>
        <w:pStyle w:val="Code"/>
        <w:rPr>
          <w:highlight w:val="white"/>
        </w:rPr>
      </w:pPr>
      <w:r w:rsidRPr="00903DBA">
        <w:rPr>
          <w:highlight w:val="white"/>
        </w:rPr>
        <w:t xml:space="preserve">      }</w:t>
      </w:r>
    </w:p>
    <w:p w14:paraId="705DBF36" w14:textId="77777777" w:rsidR="00B52C39" w:rsidRPr="00903DBA" w:rsidRDefault="00B52C39" w:rsidP="00B52C39">
      <w:pPr>
        <w:pStyle w:val="Code"/>
        <w:rPr>
          <w:highlight w:val="white"/>
        </w:rPr>
      </w:pPr>
      <w:r w:rsidRPr="00903DBA">
        <w:rPr>
          <w:highlight w:val="white"/>
        </w:rPr>
        <w:t xml:space="preserve">    }</w:t>
      </w:r>
    </w:p>
    <w:p w14:paraId="577D6E4E" w14:textId="77777777" w:rsidR="00B52C39" w:rsidRPr="00903DBA" w:rsidRDefault="00B52C39" w:rsidP="00B52C39">
      <w:pPr>
        <w:pStyle w:val="Code"/>
        <w:rPr>
          <w:highlight w:val="white"/>
        </w:rPr>
      </w:pPr>
    </w:p>
    <w:p w14:paraId="4D89F28C" w14:textId="77777777" w:rsidR="005E14F0" w:rsidRPr="00903DBA" w:rsidRDefault="00B52C39" w:rsidP="00B52C39">
      <w:pPr>
        <w:pStyle w:val="Code"/>
        <w:rPr>
          <w:highlight w:val="white"/>
        </w:rPr>
      </w:pPr>
      <w:r w:rsidRPr="00903DBA">
        <w:rPr>
          <w:highlight w:val="white"/>
        </w:rPr>
        <w:t xml:space="preserve">    private static Expression Dereference(Expression expression,</w:t>
      </w:r>
    </w:p>
    <w:p w14:paraId="01FD9190" w14:textId="66E7E273" w:rsidR="00B52C39" w:rsidRPr="00903DBA" w:rsidRDefault="005E14F0" w:rsidP="00B52C39">
      <w:pPr>
        <w:pStyle w:val="Code"/>
        <w:rPr>
          <w:highlight w:val="white"/>
        </w:rPr>
      </w:pPr>
      <w:r w:rsidRPr="00903DBA">
        <w:rPr>
          <w:highlight w:val="white"/>
        </w:rPr>
        <w:t xml:space="preserve">                                          </w:t>
      </w:r>
      <w:r w:rsidR="00B52C39" w:rsidRPr="00903DBA">
        <w:rPr>
          <w:highlight w:val="white"/>
        </w:rPr>
        <w:t>Symbol resultSymbol, int offset) {</w:t>
      </w:r>
    </w:p>
    <w:p w14:paraId="77C5F203" w14:textId="77777777" w:rsidR="00B52C39" w:rsidRPr="00903DBA" w:rsidRDefault="00B52C39" w:rsidP="00B52C39">
      <w:pPr>
        <w:pStyle w:val="Code"/>
        <w:rPr>
          <w:highlight w:val="white"/>
        </w:rPr>
      </w:pPr>
      <w:r w:rsidRPr="00903DBA">
        <w:rPr>
          <w:highlight w:val="white"/>
        </w:rPr>
        <w:t xml:space="preserve">      resultSymbol.AddressSymbol = expression.Symbol;</w:t>
      </w:r>
    </w:p>
    <w:p w14:paraId="7FE25FD7" w14:textId="77777777" w:rsidR="00B52C39" w:rsidRPr="00903DBA" w:rsidRDefault="00B52C39" w:rsidP="00B52C39">
      <w:pPr>
        <w:pStyle w:val="Code"/>
        <w:rPr>
          <w:highlight w:val="white"/>
        </w:rPr>
      </w:pPr>
      <w:r w:rsidRPr="00903DBA">
        <w:rPr>
          <w:highlight w:val="white"/>
        </w:rPr>
        <w:t xml:space="preserve">      resultSymbol.AddressOffset = offset;</w:t>
      </w:r>
    </w:p>
    <w:p w14:paraId="2A83AA87" w14:textId="77777777" w:rsidR="00B52C39" w:rsidRPr="00903DBA" w:rsidRDefault="00B52C39" w:rsidP="00B52C39">
      <w:pPr>
        <w:pStyle w:val="Code"/>
        <w:rPr>
          <w:highlight w:val="white"/>
        </w:rPr>
      </w:pPr>
      <w:r w:rsidRPr="00903DBA">
        <w:rPr>
          <w:highlight w:val="white"/>
        </w:rPr>
        <w:t xml:space="preserve">      AddMiddleCode(expression.LongList, MiddleOperator.Dereference,</w:t>
      </w:r>
    </w:p>
    <w:p w14:paraId="1831B46B" w14:textId="77777777" w:rsidR="00B52C39" w:rsidRPr="00903DBA" w:rsidRDefault="00B52C39" w:rsidP="00B52C39">
      <w:pPr>
        <w:pStyle w:val="Code"/>
        <w:rPr>
          <w:highlight w:val="white"/>
        </w:rPr>
      </w:pPr>
      <w:r w:rsidRPr="00903DBA">
        <w:rPr>
          <w:highlight w:val="white"/>
        </w:rPr>
        <w:t xml:space="preserve">                    resultSymbol, expression.Symbol, 0);</w:t>
      </w:r>
    </w:p>
    <w:p w14:paraId="45E32943" w14:textId="316AC1FE" w:rsidR="00B52C39" w:rsidRPr="00903DBA" w:rsidRDefault="00854B6E" w:rsidP="00854B6E">
      <w:pPr>
        <w:rPr>
          <w:highlight w:val="white"/>
        </w:rPr>
      </w:pPr>
      <w:r w:rsidRPr="00903DBA">
        <w:rPr>
          <w:highlight w:val="white"/>
        </w:rPr>
        <w:t>If the resulting expression holds floating type, we need to pop the value from the floating value stack.</w:t>
      </w:r>
    </w:p>
    <w:p w14:paraId="36B2D89D" w14:textId="77777777" w:rsidR="00B52C39" w:rsidRPr="00903DBA" w:rsidRDefault="00B52C39" w:rsidP="00B52C39">
      <w:pPr>
        <w:pStyle w:val="Code"/>
        <w:rPr>
          <w:highlight w:val="white"/>
        </w:rPr>
      </w:pPr>
      <w:r w:rsidRPr="00903DBA">
        <w:rPr>
          <w:highlight w:val="white"/>
        </w:rPr>
        <w:t xml:space="preserve">      if (resultSymbol.Type.IsFloating()) {</w:t>
      </w:r>
    </w:p>
    <w:p w14:paraId="062CE0BF" w14:textId="77777777" w:rsidR="00B52C39" w:rsidRPr="00903DBA" w:rsidRDefault="00B52C39" w:rsidP="00B52C39">
      <w:pPr>
        <w:pStyle w:val="Code"/>
        <w:rPr>
          <w:highlight w:val="white"/>
        </w:rPr>
      </w:pPr>
      <w:r w:rsidRPr="00903DBA">
        <w:rPr>
          <w:highlight w:val="white"/>
        </w:rPr>
        <w:t xml:space="preserve">        AddMiddleCode(expression.LongList, MiddleOperator.PushFloat,</w:t>
      </w:r>
    </w:p>
    <w:p w14:paraId="02B6AD79" w14:textId="77777777" w:rsidR="00B52C39" w:rsidRPr="00903DBA" w:rsidRDefault="00B52C39" w:rsidP="00B52C39">
      <w:pPr>
        <w:pStyle w:val="Code"/>
        <w:rPr>
          <w:highlight w:val="white"/>
        </w:rPr>
      </w:pPr>
      <w:r w:rsidRPr="00903DBA">
        <w:rPr>
          <w:highlight w:val="white"/>
        </w:rPr>
        <w:t xml:space="preserve">                      resultSymbol);</w:t>
      </w:r>
    </w:p>
    <w:p w14:paraId="3529A345" w14:textId="77777777" w:rsidR="00B52C39" w:rsidRPr="00903DBA" w:rsidRDefault="00B52C39" w:rsidP="00B52C39">
      <w:pPr>
        <w:pStyle w:val="Code"/>
        <w:rPr>
          <w:highlight w:val="white"/>
        </w:rPr>
      </w:pPr>
      <w:r w:rsidRPr="00903DBA">
        <w:rPr>
          <w:highlight w:val="white"/>
        </w:rPr>
        <w:t xml:space="preserve">      }</w:t>
      </w:r>
    </w:p>
    <w:p w14:paraId="19695D45" w14:textId="77777777" w:rsidR="00B52C39" w:rsidRPr="00903DBA" w:rsidRDefault="00B52C39" w:rsidP="00B52C39">
      <w:pPr>
        <w:pStyle w:val="Code"/>
        <w:rPr>
          <w:highlight w:val="white"/>
        </w:rPr>
      </w:pPr>
    </w:p>
    <w:p w14:paraId="7A2BEA51" w14:textId="77777777" w:rsidR="00B52C39" w:rsidRPr="00903DBA" w:rsidRDefault="00B52C39" w:rsidP="00B52C39">
      <w:pPr>
        <w:pStyle w:val="Code"/>
        <w:rPr>
          <w:highlight w:val="white"/>
        </w:rPr>
      </w:pPr>
      <w:r w:rsidRPr="00903DBA">
        <w:rPr>
          <w:highlight w:val="white"/>
        </w:rPr>
        <w:t xml:space="preserve">      return (new Expression(resultSymbol, expression.ShortList,</w:t>
      </w:r>
    </w:p>
    <w:p w14:paraId="01C925DB" w14:textId="77777777" w:rsidR="00B52C39" w:rsidRPr="00903DBA" w:rsidRDefault="00B52C39" w:rsidP="00B52C39">
      <w:pPr>
        <w:pStyle w:val="Code"/>
        <w:rPr>
          <w:highlight w:val="white"/>
        </w:rPr>
      </w:pPr>
      <w:r w:rsidRPr="00903DBA">
        <w:rPr>
          <w:highlight w:val="white"/>
        </w:rPr>
        <w:t xml:space="preserve">                             expression.LongList));</w:t>
      </w:r>
    </w:p>
    <w:p w14:paraId="2B0FF484" w14:textId="0E68DE67" w:rsidR="00B52C39" w:rsidRPr="00903DBA" w:rsidRDefault="00B52C39" w:rsidP="00B52C39">
      <w:pPr>
        <w:pStyle w:val="Code"/>
        <w:rPr>
          <w:highlight w:val="white"/>
        </w:rPr>
      </w:pPr>
      <w:r w:rsidRPr="00903DBA">
        <w:rPr>
          <w:highlight w:val="white"/>
        </w:rPr>
        <w:t xml:space="preserve">    }</w:t>
      </w:r>
    </w:p>
    <w:p w14:paraId="27E5C6F1" w14:textId="77777777" w:rsidR="005E30A8" w:rsidRPr="00903DBA" w:rsidRDefault="005E30A8" w:rsidP="005E30A8">
      <w:pPr>
        <w:pStyle w:val="Rubrik3"/>
        <w:numPr>
          <w:ilvl w:val="2"/>
          <w:numId w:val="131"/>
        </w:numPr>
        <w:rPr>
          <w:highlight w:val="white"/>
        </w:rPr>
      </w:pPr>
      <w:bookmarkStart w:id="181" w:name="_Toc57656035"/>
      <w:r w:rsidRPr="00903DBA">
        <w:rPr>
          <w:highlight w:val="white"/>
        </w:rPr>
        <w:t>Dot Expression</w:t>
      </w:r>
      <w:bookmarkEnd w:id="181"/>
    </w:p>
    <w:p w14:paraId="15B7AA71" w14:textId="77777777" w:rsidR="00E26192" w:rsidRPr="00903DBA" w:rsidRDefault="00E26192" w:rsidP="00E26192">
      <w:r w:rsidRPr="00903DBA">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903DBA" w:rsidRDefault="00E26192" w:rsidP="00E26192">
      <w:r w:rsidRPr="00903DBA">
        <w:t>If the operand does not have an address symbol, it is a regular variable. Then we just create a temporary symbol with the same storage and increase the offset with the member offset.</w:t>
      </w:r>
    </w:p>
    <w:p w14:paraId="350DC984" w14:textId="77777777" w:rsidR="005E30A8" w:rsidRPr="00903DBA" w:rsidRDefault="005E30A8" w:rsidP="005E30A8">
      <w:pPr>
        <w:pStyle w:val="CodeHeader"/>
      </w:pPr>
      <w:proofErr w:type="spellStart"/>
      <w:r w:rsidRPr="00903DBA">
        <w:t>MainParser.gppg</w:t>
      </w:r>
      <w:proofErr w:type="spellEnd"/>
    </w:p>
    <w:p w14:paraId="6CF8AF1B" w14:textId="77777777" w:rsidR="005E30A8" w:rsidRPr="00903DBA" w:rsidRDefault="005E30A8" w:rsidP="005E30A8">
      <w:pPr>
        <w:pStyle w:val="Code"/>
        <w:rPr>
          <w:highlight w:val="white"/>
        </w:rPr>
      </w:pPr>
      <w:r w:rsidRPr="00903DBA">
        <w:rPr>
          <w:highlight w:val="white"/>
        </w:rPr>
        <w:t>postfix_expression:</w:t>
      </w:r>
    </w:p>
    <w:p w14:paraId="1B629D11" w14:textId="77777777" w:rsidR="005E30A8" w:rsidRPr="00903DBA" w:rsidRDefault="005E30A8" w:rsidP="005E30A8">
      <w:pPr>
        <w:pStyle w:val="Code"/>
        <w:rPr>
          <w:highlight w:val="white"/>
        </w:rPr>
      </w:pPr>
      <w:r w:rsidRPr="00903DBA">
        <w:rPr>
          <w:highlight w:val="white"/>
        </w:rPr>
        <w:t xml:space="preserve">    postfix_expression DOT NAME {</w:t>
      </w:r>
    </w:p>
    <w:p w14:paraId="31304B33" w14:textId="77777777" w:rsidR="005E30A8" w:rsidRPr="00903DBA" w:rsidRDefault="005E30A8" w:rsidP="005E30A8">
      <w:pPr>
        <w:pStyle w:val="Code"/>
        <w:rPr>
          <w:highlight w:val="white"/>
        </w:rPr>
      </w:pPr>
      <w:r w:rsidRPr="00903DBA">
        <w:rPr>
          <w:highlight w:val="white"/>
        </w:rPr>
        <w:lastRenderedPageBreak/>
        <w:t xml:space="preserve">      $$ = MiddleCodeGenerator.DotExpression($1, $3);</w:t>
      </w:r>
    </w:p>
    <w:p w14:paraId="24C1BBF2" w14:textId="77777777" w:rsidR="005E30A8" w:rsidRPr="00903DBA" w:rsidRDefault="005E30A8" w:rsidP="005E30A8">
      <w:pPr>
        <w:pStyle w:val="Code"/>
        <w:rPr>
          <w:highlight w:val="white"/>
        </w:rPr>
      </w:pPr>
      <w:r w:rsidRPr="00903DBA">
        <w:rPr>
          <w:highlight w:val="white"/>
        </w:rPr>
        <w:t xml:space="preserve">    };</w:t>
      </w:r>
    </w:p>
    <w:p w14:paraId="3753F347" w14:textId="77777777" w:rsidR="005E30A8" w:rsidRPr="00903DBA" w:rsidRDefault="005E30A8" w:rsidP="005E30A8">
      <w:pPr>
        <w:pStyle w:val="CodeHeader"/>
      </w:pPr>
      <w:proofErr w:type="spellStart"/>
      <w:r w:rsidRPr="00903DBA">
        <w:t>MiddleCodeGenerator.cs</w:t>
      </w:r>
      <w:proofErr w:type="spellEnd"/>
    </w:p>
    <w:p w14:paraId="2AA8C5C2" w14:textId="77777777" w:rsidR="005E30A8" w:rsidRPr="00903DBA" w:rsidRDefault="005E30A8" w:rsidP="005E30A8">
      <w:pPr>
        <w:pStyle w:val="Code"/>
        <w:rPr>
          <w:highlight w:val="white"/>
        </w:rPr>
      </w:pPr>
      <w:r w:rsidRPr="00903DBA">
        <w:rPr>
          <w:highlight w:val="white"/>
        </w:rPr>
        <w:t xml:space="preserve">    public static Expression DotExpression(Expression expression,</w:t>
      </w:r>
    </w:p>
    <w:p w14:paraId="27B76A96" w14:textId="77777777" w:rsidR="005E30A8" w:rsidRPr="00903DBA" w:rsidRDefault="005E30A8" w:rsidP="005E30A8">
      <w:pPr>
        <w:pStyle w:val="Code"/>
        <w:rPr>
          <w:highlight w:val="white"/>
        </w:rPr>
      </w:pPr>
      <w:r w:rsidRPr="00903DBA">
        <w:rPr>
          <w:highlight w:val="white"/>
        </w:rPr>
        <w:t xml:space="preserve">                                           string memberName) {</w:t>
      </w:r>
    </w:p>
    <w:p w14:paraId="4280BE6E" w14:textId="77777777" w:rsidR="005E30A8" w:rsidRPr="00903DBA" w:rsidRDefault="005E30A8" w:rsidP="005E30A8">
      <w:pPr>
        <w:pStyle w:val="Code"/>
        <w:rPr>
          <w:highlight w:val="white"/>
        </w:rPr>
      </w:pPr>
      <w:r w:rsidRPr="00903DBA">
        <w:rPr>
          <w:highlight w:val="white"/>
        </w:rPr>
        <w:t xml:space="preserve">      Symbol parentSymbol = expression.Symbol;</w:t>
      </w:r>
    </w:p>
    <w:p w14:paraId="601655CE" w14:textId="77777777" w:rsidR="005E30A8" w:rsidRPr="00903DBA" w:rsidRDefault="005E30A8" w:rsidP="005E30A8">
      <w:pPr>
        <w:pStyle w:val="Code"/>
        <w:rPr>
          <w:highlight w:val="white"/>
        </w:rPr>
      </w:pPr>
      <w:r w:rsidRPr="00903DBA">
        <w:rPr>
          <w:highlight w:val="white"/>
        </w:rPr>
        <w:t xml:space="preserve">      Assert.Error(parentSymbol.Type.IsStructOrUnion(), expression,</w:t>
      </w:r>
    </w:p>
    <w:p w14:paraId="53E6A37D" w14:textId="77777777" w:rsidR="005E30A8" w:rsidRPr="00903DBA" w:rsidRDefault="005E30A8" w:rsidP="005E30A8">
      <w:pPr>
        <w:pStyle w:val="Code"/>
        <w:rPr>
          <w:highlight w:val="white"/>
        </w:rPr>
      </w:pPr>
      <w:r w:rsidRPr="00903DBA">
        <w:rPr>
          <w:highlight w:val="white"/>
        </w:rPr>
        <w:t xml:space="preserve">                   Message.Not_a_struct_or_union_in_dot_expression);</w:t>
      </w:r>
    </w:p>
    <w:p w14:paraId="62B26A65" w14:textId="77777777" w:rsidR="00F5333D" w:rsidRPr="00903DBA" w:rsidRDefault="00F5333D" w:rsidP="00F5333D">
      <w:pPr>
        <w:pStyle w:val="Code"/>
        <w:rPr>
          <w:highlight w:val="white"/>
        </w:rPr>
      </w:pPr>
      <w:r w:rsidRPr="00903DBA">
        <w:rPr>
          <w:highlight w:val="white"/>
        </w:rPr>
        <w:t xml:space="preserve">      Assert.Error(parentSymbol.Type.MemberMap != null, expression,</w:t>
      </w:r>
    </w:p>
    <w:p w14:paraId="71A894EE" w14:textId="77777777" w:rsidR="00F5333D" w:rsidRPr="00903DBA" w:rsidRDefault="00F5333D" w:rsidP="00F5333D">
      <w:pPr>
        <w:pStyle w:val="Code"/>
        <w:rPr>
          <w:highlight w:val="white"/>
        </w:rPr>
      </w:pPr>
      <w:r w:rsidRPr="00903DBA">
        <w:rPr>
          <w:highlight w:val="white"/>
        </w:rPr>
        <w:t xml:space="preserve">                   Message.Member_access_of_uncomplete_struct_or_union);</w:t>
      </w:r>
    </w:p>
    <w:p w14:paraId="521AE294" w14:textId="77777777" w:rsidR="005E30A8" w:rsidRPr="00903DBA" w:rsidRDefault="005E30A8" w:rsidP="00F5333D">
      <w:pPr>
        <w:pStyle w:val="Code"/>
        <w:rPr>
          <w:highlight w:val="white"/>
        </w:rPr>
      </w:pPr>
    </w:p>
    <w:p w14:paraId="4B86FDFF" w14:textId="77777777" w:rsidR="003C2484" w:rsidRPr="00903DBA" w:rsidRDefault="003C2484" w:rsidP="003C2484">
      <w:pPr>
        <w:pStyle w:val="Code"/>
        <w:rPr>
          <w:highlight w:val="white"/>
        </w:rPr>
      </w:pPr>
      <w:r w:rsidRPr="00903DBA">
        <w:rPr>
          <w:highlight w:val="white"/>
        </w:rPr>
        <w:t xml:space="preserve">      Symbol memberSymbol;</w:t>
      </w:r>
    </w:p>
    <w:p w14:paraId="6C2C1A15" w14:textId="77777777" w:rsidR="003C2484" w:rsidRPr="00903DBA" w:rsidRDefault="003C2484" w:rsidP="003C2484">
      <w:pPr>
        <w:pStyle w:val="Code"/>
        <w:rPr>
          <w:highlight w:val="white"/>
        </w:rPr>
      </w:pPr>
      <w:r w:rsidRPr="00903DBA">
        <w:rPr>
          <w:highlight w:val="white"/>
        </w:rPr>
        <w:t xml:space="preserve">      Assert.Error(parentSymbol.Type.MemberMap.TryGetValue(memberName,</w:t>
      </w:r>
    </w:p>
    <w:p w14:paraId="7A1BA188" w14:textId="77777777" w:rsidR="003C2484" w:rsidRPr="00903DBA" w:rsidRDefault="003C2484" w:rsidP="003C2484">
      <w:pPr>
        <w:pStyle w:val="Code"/>
        <w:rPr>
          <w:highlight w:val="white"/>
        </w:rPr>
      </w:pPr>
      <w:r w:rsidRPr="00903DBA">
        <w:rPr>
          <w:highlight w:val="white"/>
        </w:rPr>
        <w:t xml:space="preserve">                   out memberSymbol), memberName,</w:t>
      </w:r>
    </w:p>
    <w:p w14:paraId="4A670844" w14:textId="745D8265" w:rsidR="003C2484" w:rsidRPr="00903DBA" w:rsidRDefault="003C2484" w:rsidP="003C2484">
      <w:pPr>
        <w:pStyle w:val="Code"/>
        <w:rPr>
          <w:highlight w:val="white"/>
        </w:rPr>
      </w:pPr>
      <w:r w:rsidRPr="00903DBA">
        <w:rPr>
          <w:highlight w:val="white"/>
        </w:rPr>
        <w:t xml:space="preserve">                   Message.Unknown_member_in_dot_expression);</w:t>
      </w:r>
    </w:p>
    <w:p w14:paraId="56FA5843" w14:textId="77777777" w:rsidR="005E30A8" w:rsidRPr="00903DBA" w:rsidRDefault="005E30A8" w:rsidP="003C2484">
      <w:pPr>
        <w:pStyle w:val="Code"/>
        <w:rPr>
          <w:highlight w:val="white"/>
        </w:rPr>
      </w:pPr>
    </w:p>
    <w:p w14:paraId="5D18F8BA" w14:textId="77777777" w:rsidR="005E30A8" w:rsidRPr="00903DBA" w:rsidRDefault="005E30A8" w:rsidP="005E30A8">
      <w:pPr>
        <w:pStyle w:val="Code"/>
        <w:rPr>
          <w:highlight w:val="white"/>
        </w:rPr>
      </w:pPr>
      <w:r w:rsidRPr="00903DBA">
        <w:rPr>
          <w:highlight w:val="white"/>
        </w:rPr>
        <w:t xml:space="preserve">      Symbol resultSymbol;</w:t>
      </w:r>
    </w:p>
    <w:p w14:paraId="220AD11D" w14:textId="77777777" w:rsidR="005E30A8" w:rsidRPr="00903DBA" w:rsidRDefault="005E30A8" w:rsidP="005E30A8">
      <w:pPr>
        <w:pStyle w:val="Code"/>
        <w:rPr>
          <w:highlight w:val="white"/>
        </w:rPr>
      </w:pPr>
      <w:r w:rsidRPr="00903DBA">
        <w:rPr>
          <w:highlight w:val="white"/>
        </w:rPr>
        <w:t xml:space="preserve">      if (parentSymbol.AddressSymbol != null) {</w:t>
      </w:r>
    </w:p>
    <w:p w14:paraId="1404FB56" w14:textId="77777777" w:rsidR="005E30A8" w:rsidRPr="00903DBA" w:rsidRDefault="005E30A8" w:rsidP="005E30A8">
      <w:pPr>
        <w:pStyle w:val="Code"/>
        <w:rPr>
          <w:highlight w:val="white"/>
        </w:rPr>
      </w:pPr>
      <w:r w:rsidRPr="00903DBA">
        <w:rPr>
          <w:highlight w:val="white"/>
        </w:rPr>
        <w:t xml:space="preserve">        string name = parentSymbol.Name + "." + memberSymbol.Name +</w:t>
      </w:r>
    </w:p>
    <w:p w14:paraId="1E2AD5C1" w14:textId="77777777" w:rsidR="005E30A8" w:rsidRPr="00903DBA" w:rsidRDefault="005E30A8" w:rsidP="005E30A8">
      <w:pPr>
        <w:pStyle w:val="Code"/>
        <w:rPr>
          <w:highlight w:val="white"/>
        </w:rPr>
      </w:pPr>
      <w:r w:rsidRPr="00903DBA">
        <w:rPr>
          <w:highlight w:val="white"/>
        </w:rPr>
        <w:t xml:space="preserve">                      Symbol.SeparatorId + memberSymbol.Offset;</w:t>
      </w:r>
    </w:p>
    <w:p w14:paraId="6C5719D6" w14:textId="77777777" w:rsidR="005E30A8" w:rsidRPr="00903DBA" w:rsidRDefault="005E30A8" w:rsidP="005E30A8">
      <w:pPr>
        <w:pStyle w:val="Code"/>
        <w:rPr>
          <w:highlight w:val="white"/>
        </w:rPr>
      </w:pPr>
      <w:r w:rsidRPr="00903DBA">
        <w:rPr>
          <w:highlight w:val="white"/>
        </w:rPr>
        <w:t xml:space="preserve">        resultSymbol = new Symbol(name, parentSymbol.ExternalLinkage,</w:t>
      </w:r>
    </w:p>
    <w:p w14:paraId="648726F1" w14:textId="77777777" w:rsidR="005E30A8" w:rsidRPr="00903DBA" w:rsidRDefault="005E30A8" w:rsidP="005E30A8">
      <w:pPr>
        <w:pStyle w:val="Code"/>
        <w:rPr>
          <w:highlight w:val="white"/>
        </w:rPr>
      </w:pPr>
      <w:r w:rsidRPr="00903DBA">
        <w:rPr>
          <w:highlight w:val="white"/>
        </w:rPr>
        <w:t xml:space="preserve">                                  parentSymbol.Storage, memberSymbol.Type,</w:t>
      </w:r>
    </w:p>
    <w:p w14:paraId="2FEDE3AA" w14:textId="77777777" w:rsidR="005E30A8" w:rsidRPr="00903DBA" w:rsidRDefault="005E30A8" w:rsidP="005E30A8">
      <w:pPr>
        <w:pStyle w:val="Code"/>
        <w:rPr>
          <w:highlight w:val="white"/>
        </w:rPr>
      </w:pPr>
      <w:r w:rsidRPr="00903DBA">
        <w:rPr>
          <w:highlight w:val="white"/>
        </w:rPr>
        <w:t xml:space="preserve">                                  parentSymbol.IsParameter());</w:t>
      </w:r>
    </w:p>
    <w:p w14:paraId="5443AAC0" w14:textId="77777777" w:rsidR="005E30A8" w:rsidRPr="00903DBA" w:rsidRDefault="005E30A8" w:rsidP="005E30A8">
      <w:pPr>
        <w:pStyle w:val="Code"/>
        <w:rPr>
          <w:highlight w:val="white"/>
        </w:rPr>
      </w:pPr>
      <w:r w:rsidRPr="00903DBA">
        <w:rPr>
          <w:highlight w:val="white"/>
        </w:rPr>
        <w:t xml:space="preserve">        resultSymbol.UniqueName = parentSymbol.UniqueName;</w:t>
      </w:r>
    </w:p>
    <w:p w14:paraId="42FA7838" w14:textId="77777777" w:rsidR="005E30A8" w:rsidRPr="00903DBA" w:rsidRDefault="005E30A8" w:rsidP="005E30A8">
      <w:pPr>
        <w:pStyle w:val="Code"/>
        <w:rPr>
          <w:highlight w:val="white"/>
        </w:rPr>
      </w:pPr>
      <w:r w:rsidRPr="00903DBA">
        <w:rPr>
          <w:highlight w:val="white"/>
        </w:rPr>
        <w:t xml:space="preserve">        resultSymbol.AddressSymbol = parentSymbol.AddressSymbol;</w:t>
      </w:r>
    </w:p>
    <w:p w14:paraId="1DE2C879" w14:textId="77777777" w:rsidR="005E30A8" w:rsidRPr="00903DBA" w:rsidRDefault="005E30A8" w:rsidP="005E30A8">
      <w:pPr>
        <w:pStyle w:val="Code"/>
        <w:rPr>
          <w:highlight w:val="white"/>
        </w:rPr>
      </w:pPr>
      <w:r w:rsidRPr="00903DBA">
        <w:rPr>
          <w:highlight w:val="white"/>
        </w:rPr>
        <w:t xml:space="preserve">        resultSymbol.AddressOffset = parentSymbol.AddressOffset;</w:t>
      </w:r>
    </w:p>
    <w:p w14:paraId="2031926A" w14:textId="77777777" w:rsidR="005E30A8" w:rsidRPr="00903DBA" w:rsidRDefault="005E30A8" w:rsidP="005E30A8">
      <w:pPr>
        <w:pStyle w:val="Code"/>
        <w:rPr>
          <w:highlight w:val="white"/>
        </w:rPr>
      </w:pPr>
      <w:r w:rsidRPr="00903DBA">
        <w:rPr>
          <w:highlight w:val="white"/>
        </w:rPr>
        <w:t xml:space="preserve">        resultSymbol.Offset = parentSymbol.Offset + memberSymbol.Offset;</w:t>
      </w:r>
    </w:p>
    <w:p w14:paraId="43EFA355" w14:textId="77777777" w:rsidR="005E30A8" w:rsidRPr="00903DBA" w:rsidRDefault="005E30A8" w:rsidP="005E30A8">
      <w:pPr>
        <w:pStyle w:val="Code"/>
        <w:rPr>
          <w:highlight w:val="white"/>
        </w:rPr>
      </w:pPr>
      <w:r w:rsidRPr="00903DBA">
        <w:rPr>
          <w:highlight w:val="white"/>
        </w:rPr>
        <w:t xml:space="preserve">      }</w:t>
      </w:r>
    </w:p>
    <w:p w14:paraId="5B59DAFB" w14:textId="77777777" w:rsidR="005E30A8" w:rsidRPr="00903DBA" w:rsidRDefault="005E30A8" w:rsidP="005E30A8">
      <w:pPr>
        <w:pStyle w:val="Code"/>
        <w:rPr>
          <w:highlight w:val="white"/>
        </w:rPr>
      </w:pPr>
      <w:r w:rsidRPr="00903DBA">
        <w:rPr>
          <w:highlight w:val="white"/>
        </w:rPr>
        <w:t xml:space="preserve">      else {</w:t>
      </w:r>
    </w:p>
    <w:p w14:paraId="28AE7A8E" w14:textId="4326D4F2" w:rsidR="005E30A8" w:rsidRPr="00903DBA" w:rsidRDefault="005E30A8" w:rsidP="005E30A8">
      <w:pPr>
        <w:pStyle w:val="Code"/>
        <w:rPr>
          <w:highlight w:val="white"/>
        </w:rPr>
      </w:pPr>
      <w:r w:rsidRPr="00903DBA">
        <w:rPr>
          <w:highlight w:val="white"/>
        </w:rPr>
        <w:t xml:space="preserve">        resultSymbol = new Symbol(memberSymbol.Type);</w:t>
      </w:r>
    </w:p>
    <w:p w14:paraId="48A0650A" w14:textId="77777777" w:rsidR="005E30A8" w:rsidRPr="00903DBA" w:rsidRDefault="005E30A8" w:rsidP="005E30A8">
      <w:pPr>
        <w:pStyle w:val="Code"/>
        <w:rPr>
          <w:highlight w:val="white"/>
        </w:rPr>
      </w:pPr>
      <w:r w:rsidRPr="00903DBA">
        <w:rPr>
          <w:highlight w:val="white"/>
        </w:rPr>
        <w:t xml:space="preserve">        resultSymbol.Name = parentSymbol.Name + Symbol.SeparatorId +</w:t>
      </w:r>
    </w:p>
    <w:p w14:paraId="4C51071A" w14:textId="77777777" w:rsidR="005E30A8" w:rsidRPr="00903DBA" w:rsidRDefault="005E30A8" w:rsidP="005E30A8">
      <w:pPr>
        <w:pStyle w:val="Code"/>
        <w:rPr>
          <w:highlight w:val="white"/>
        </w:rPr>
      </w:pPr>
      <w:r w:rsidRPr="00903DBA">
        <w:rPr>
          <w:highlight w:val="white"/>
        </w:rPr>
        <w:t xml:space="preserve">                            memberName;</w:t>
      </w:r>
    </w:p>
    <w:p w14:paraId="5B8A3B72" w14:textId="77777777" w:rsidR="005E30A8" w:rsidRPr="00903DBA" w:rsidRDefault="005E30A8" w:rsidP="005E30A8">
      <w:pPr>
        <w:pStyle w:val="Code"/>
        <w:rPr>
          <w:highlight w:val="white"/>
        </w:rPr>
      </w:pPr>
      <w:r w:rsidRPr="00903DBA">
        <w:rPr>
          <w:highlight w:val="white"/>
        </w:rPr>
        <w:t xml:space="preserve">        resultSymbol.UniqueName = parentSymbol.UniqueName;</w:t>
      </w:r>
    </w:p>
    <w:p w14:paraId="61177DCC" w14:textId="77777777" w:rsidR="005E30A8" w:rsidRPr="00903DBA" w:rsidRDefault="005E30A8" w:rsidP="005E30A8">
      <w:pPr>
        <w:pStyle w:val="Code"/>
        <w:rPr>
          <w:highlight w:val="white"/>
        </w:rPr>
      </w:pPr>
      <w:r w:rsidRPr="00903DBA">
        <w:rPr>
          <w:highlight w:val="white"/>
        </w:rPr>
        <w:t xml:space="preserve">        resultSymbol.Storage = parentSymbol.Storage;</w:t>
      </w:r>
    </w:p>
    <w:p w14:paraId="5D41DED6" w14:textId="77777777" w:rsidR="005E30A8" w:rsidRPr="00903DBA" w:rsidRDefault="005E30A8" w:rsidP="005E30A8">
      <w:pPr>
        <w:pStyle w:val="Code"/>
        <w:rPr>
          <w:highlight w:val="white"/>
        </w:rPr>
      </w:pPr>
      <w:r w:rsidRPr="00903DBA">
        <w:rPr>
          <w:highlight w:val="white"/>
        </w:rPr>
        <w:t xml:space="preserve">        resultSymbol.Offset = parentSymbol.Offset + memberSymbol.Offset;</w:t>
      </w:r>
    </w:p>
    <w:p w14:paraId="430EAEE1" w14:textId="77777777" w:rsidR="005E30A8" w:rsidRPr="00903DBA" w:rsidRDefault="005E30A8" w:rsidP="005E30A8">
      <w:pPr>
        <w:pStyle w:val="Code"/>
        <w:rPr>
          <w:highlight w:val="white"/>
        </w:rPr>
      </w:pPr>
      <w:r w:rsidRPr="00903DBA">
        <w:rPr>
          <w:highlight w:val="white"/>
        </w:rPr>
        <w:t xml:space="preserve">      }</w:t>
      </w:r>
    </w:p>
    <w:p w14:paraId="2557C03C" w14:textId="77777777" w:rsidR="005E30A8" w:rsidRPr="00903DBA" w:rsidRDefault="005E30A8" w:rsidP="005E30A8">
      <w:pPr>
        <w:pStyle w:val="Code"/>
        <w:rPr>
          <w:highlight w:val="white"/>
        </w:rPr>
      </w:pPr>
    </w:p>
    <w:p w14:paraId="3276971D" w14:textId="77777777" w:rsidR="005E30A8" w:rsidRPr="00903DBA" w:rsidRDefault="005E30A8" w:rsidP="005E30A8">
      <w:pPr>
        <w:pStyle w:val="Code"/>
        <w:rPr>
          <w:highlight w:val="white"/>
        </w:rPr>
      </w:pPr>
      <w:r w:rsidRPr="00903DBA">
        <w:rPr>
          <w:highlight w:val="white"/>
        </w:rPr>
        <w:t xml:space="preserve">      return (new Expression(resultSymbol, expression.ShortList,</w:t>
      </w:r>
    </w:p>
    <w:p w14:paraId="0A8FFACC" w14:textId="77777777" w:rsidR="005E30A8" w:rsidRPr="00903DBA" w:rsidRDefault="005E30A8" w:rsidP="005E30A8">
      <w:pPr>
        <w:pStyle w:val="Code"/>
        <w:rPr>
          <w:highlight w:val="white"/>
        </w:rPr>
      </w:pPr>
      <w:r w:rsidRPr="00903DBA">
        <w:rPr>
          <w:highlight w:val="white"/>
        </w:rPr>
        <w:t xml:space="preserve">                             expression.LongList));</w:t>
      </w:r>
    </w:p>
    <w:p w14:paraId="50950D9E" w14:textId="77777777" w:rsidR="005E30A8" w:rsidRPr="00903DBA" w:rsidRDefault="005E30A8" w:rsidP="005E30A8">
      <w:pPr>
        <w:pStyle w:val="Code"/>
        <w:rPr>
          <w:highlight w:val="white"/>
        </w:rPr>
      </w:pPr>
      <w:r w:rsidRPr="00903DBA">
        <w:rPr>
          <w:highlight w:val="white"/>
        </w:rPr>
        <w:t xml:space="preserve">    }</w:t>
      </w:r>
    </w:p>
    <w:p w14:paraId="75867BA9" w14:textId="55C7F4A1" w:rsidR="008B4B14" w:rsidRPr="00903DBA" w:rsidRDefault="008B4B14" w:rsidP="008B4B14">
      <w:pPr>
        <w:pStyle w:val="Rubrik3"/>
        <w:rPr>
          <w:highlight w:val="white"/>
        </w:rPr>
      </w:pPr>
      <w:bookmarkStart w:id="182" w:name="_Toc57656036"/>
      <w:r w:rsidRPr="00903DBA">
        <w:rPr>
          <w:highlight w:val="white"/>
        </w:rPr>
        <w:t>Function Call Expression</w:t>
      </w:r>
      <w:bookmarkEnd w:id="182"/>
    </w:p>
    <w:p w14:paraId="6B6E4B00" w14:textId="77777777" w:rsidR="00727422" w:rsidRPr="00903DBA" w:rsidRDefault="00727422" w:rsidP="00727422">
      <w:r w:rsidRPr="00903DBA">
        <w:t>When calling a function, first we need to check the number of actual and formal parameters, which shall be equal. Unless the function is elliptic, in which case the actual parameter list can be longer.</w:t>
      </w:r>
    </w:p>
    <w:p w14:paraId="014032EB" w14:textId="28D84F9A" w:rsidR="00727422" w:rsidRPr="00903DBA" w:rsidRDefault="00727422" w:rsidP="00727422">
      <w:r w:rsidRPr="00903DBA">
        <w:t xml:space="preserve">Each regular actual parameter is transformed to the type of the formal parameter, and each extra actual parameter is subjected to the type promotion described in Section </w:t>
      </w:r>
      <w:r w:rsidRPr="00903DBA">
        <w:fldChar w:fldCharType="begin"/>
      </w:r>
      <w:r w:rsidRPr="00903DBA">
        <w:instrText xml:space="preserve"> REF _Ref418350730 \r \h </w:instrText>
      </w:r>
      <w:r w:rsidRPr="00903DBA">
        <w:fldChar w:fldCharType="separate"/>
      </w:r>
      <w:proofErr w:type="spellStart"/>
      <w:r w:rsidR="005F7BC3" w:rsidRPr="00903DBA">
        <w:rPr>
          <w:b/>
          <w:bCs/>
        </w:rPr>
        <w:t>Fel</w:t>
      </w:r>
      <w:proofErr w:type="spellEnd"/>
      <w:r w:rsidR="005F7BC3" w:rsidRPr="00903DBA">
        <w:rPr>
          <w:b/>
          <w:bCs/>
        </w:rPr>
        <w:t xml:space="preserve">! </w:t>
      </w:r>
      <w:proofErr w:type="spellStart"/>
      <w:r w:rsidR="005F7BC3" w:rsidRPr="00903DBA">
        <w:rPr>
          <w:b/>
          <w:bCs/>
        </w:rPr>
        <w:t>Hittar</w:t>
      </w:r>
      <w:proofErr w:type="spellEnd"/>
      <w:r w:rsidR="005F7BC3" w:rsidRPr="00903DBA">
        <w:rPr>
          <w:b/>
          <w:bCs/>
        </w:rPr>
        <w:t xml:space="preserve"> </w:t>
      </w:r>
      <w:proofErr w:type="spellStart"/>
      <w:r w:rsidR="005F7BC3" w:rsidRPr="00903DBA">
        <w:rPr>
          <w:b/>
          <w:bCs/>
        </w:rPr>
        <w:t>inte</w:t>
      </w:r>
      <w:proofErr w:type="spellEnd"/>
      <w:r w:rsidR="005F7BC3" w:rsidRPr="00903DBA">
        <w:rPr>
          <w:b/>
          <w:bCs/>
        </w:rPr>
        <w:t xml:space="preserve"> </w:t>
      </w:r>
      <w:proofErr w:type="spellStart"/>
      <w:r w:rsidR="005F7BC3" w:rsidRPr="00903DBA">
        <w:rPr>
          <w:b/>
          <w:bCs/>
        </w:rPr>
        <w:t>referenskälla</w:t>
      </w:r>
      <w:proofErr w:type="spellEnd"/>
      <w:r w:rsidR="005F7BC3" w:rsidRPr="00903DBA">
        <w:rPr>
          <w:b/>
          <w:bCs/>
        </w:rPr>
        <w:t>.</w:t>
      </w:r>
      <w:r w:rsidRPr="00903DBA">
        <w:fldChar w:fldCharType="end"/>
      </w:r>
      <w:r w:rsidRPr="00903DBA">
        <w:t>. Unless the return type is void, we place the result value in a temporary symbol.</w:t>
      </w:r>
    </w:p>
    <w:p w14:paraId="517BDFE1" w14:textId="77777777" w:rsidR="003F2C3E" w:rsidRPr="00903DBA" w:rsidRDefault="003F2C3E" w:rsidP="003F2C3E">
      <w:r w:rsidRPr="00903DBA">
        <w:t>Each actual parameter is checked. For a regular parameter (</w:t>
      </w:r>
      <w:proofErr w:type="spellStart"/>
      <w:r w:rsidRPr="00903DBA">
        <w:rPr>
          <w:rStyle w:val="CodeInText"/>
        </w:rPr>
        <w:t>paramType</w:t>
      </w:r>
      <w:proofErr w:type="spellEnd"/>
      <w:r w:rsidRPr="00903DBA">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903DBA" w:rsidRDefault="003F2C3E" w:rsidP="003F2C3E">
      <w:r w:rsidRPr="00903DBA">
        <w:t>For an extra parameter: a char is converted to an integer and a float is converted to a double.</w:t>
      </w:r>
    </w:p>
    <w:p w14:paraId="4874C9CA" w14:textId="77777777" w:rsidR="008245F5" w:rsidRPr="00903DBA" w:rsidRDefault="008245F5" w:rsidP="008245F5">
      <w:pPr>
        <w:pStyle w:val="CodeHeader"/>
      </w:pPr>
      <w:proofErr w:type="spellStart"/>
      <w:r w:rsidRPr="00903DBA">
        <w:lastRenderedPageBreak/>
        <w:t>MainParser.gppg</w:t>
      </w:r>
      <w:proofErr w:type="spellEnd"/>
    </w:p>
    <w:p w14:paraId="436E2113" w14:textId="77777777" w:rsidR="008245F5" w:rsidRPr="00903DBA" w:rsidRDefault="008245F5" w:rsidP="008245F5">
      <w:pPr>
        <w:pStyle w:val="Code"/>
        <w:rPr>
          <w:highlight w:val="white"/>
        </w:rPr>
      </w:pPr>
      <w:r w:rsidRPr="00903DBA">
        <w:rPr>
          <w:highlight w:val="white"/>
        </w:rPr>
        <w:t>postfix_expression:</w:t>
      </w:r>
    </w:p>
    <w:p w14:paraId="37A44ACD" w14:textId="54BEE984" w:rsidR="00015F9F" w:rsidRPr="00903DBA" w:rsidRDefault="00015F9F" w:rsidP="00015F9F">
      <w:pPr>
        <w:pStyle w:val="Code"/>
        <w:rPr>
          <w:highlight w:val="white"/>
        </w:rPr>
      </w:pPr>
      <w:r w:rsidRPr="00903DBA">
        <w:rPr>
          <w:highlight w:val="white"/>
        </w:rPr>
        <w:t xml:space="preserve">    postfix_expression {</w:t>
      </w:r>
    </w:p>
    <w:p w14:paraId="34D66E18" w14:textId="582C0FD9" w:rsidR="00015F9F" w:rsidRPr="00903DBA" w:rsidRDefault="00015F9F" w:rsidP="00015F9F">
      <w:pPr>
        <w:pStyle w:val="Code"/>
        <w:rPr>
          <w:highlight w:val="white"/>
        </w:rPr>
      </w:pPr>
      <w:r w:rsidRPr="00903DBA">
        <w:rPr>
          <w:highlight w:val="white"/>
        </w:rPr>
        <w:t xml:space="preserve">      MiddleCodeGenerator.</w:t>
      </w:r>
      <w:r w:rsidR="0043182A" w:rsidRPr="00903DBA">
        <w:rPr>
          <w:highlight w:val="white"/>
        </w:rPr>
        <w:t>FunctionPreCall</w:t>
      </w:r>
      <w:r w:rsidRPr="00903DBA">
        <w:rPr>
          <w:highlight w:val="white"/>
        </w:rPr>
        <w:t>($1);</w:t>
      </w:r>
    </w:p>
    <w:p w14:paraId="214A5D78" w14:textId="77777777" w:rsidR="00015F9F" w:rsidRPr="00903DBA" w:rsidRDefault="00015F9F" w:rsidP="00015F9F">
      <w:pPr>
        <w:pStyle w:val="Code"/>
        <w:rPr>
          <w:highlight w:val="white"/>
        </w:rPr>
      </w:pPr>
      <w:r w:rsidRPr="00903DBA">
        <w:rPr>
          <w:highlight w:val="white"/>
        </w:rPr>
        <w:t xml:space="preserve">    }</w:t>
      </w:r>
    </w:p>
    <w:p w14:paraId="3CF09AC3" w14:textId="77777777" w:rsidR="00015F9F" w:rsidRPr="00903DBA" w:rsidRDefault="00015F9F" w:rsidP="00015F9F">
      <w:pPr>
        <w:pStyle w:val="Code"/>
        <w:rPr>
          <w:highlight w:val="white"/>
        </w:rPr>
      </w:pPr>
      <w:r w:rsidRPr="00903DBA">
        <w:rPr>
          <w:highlight w:val="white"/>
        </w:rPr>
        <w:t xml:space="preserve">    LEFT_PARENTHESIS optional_argument_expression_list RIGHT_PARENTHESIS {</w:t>
      </w:r>
    </w:p>
    <w:p w14:paraId="756E0055" w14:textId="77777777" w:rsidR="00015F9F" w:rsidRPr="00903DBA" w:rsidRDefault="00015F9F" w:rsidP="00015F9F">
      <w:pPr>
        <w:pStyle w:val="Code"/>
        <w:rPr>
          <w:highlight w:val="white"/>
        </w:rPr>
      </w:pPr>
      <w:r w:rsidRPr="00903DBA">
        <w:rPr>
          <w:highlight w:val="white"/>
        </w:rPr>
        <w:t xml:space="preserve">      $$ = MiddleCodeGenerator.CallExpression($1, $4);</w:t>
      </w:r>
    </w:p>
    <w:p w14:paraId="180FA063" w14:textId="2D501BDD" w:rsidR="00015F9F" w:rsidRPr="00903DBA" w:rsidRDefault="00015F9F" w:rsidP="00015F9F">
      <w:pPr>
        <w:pStyle w:val="Code"/>
        <w:rPr>
          <w:highlight w:val="white"/>
        </w:rPr>
      </w:pPr>
      <w:r w:rsidRPr="00903DBA">
        <w:rPr>
          <w:highlight w:val="white"/>
        </w:rPr>
        <w:t xml:space="preserve">    };</w:t>
      </w:r>
    </w:p>
    <w:p w14:paraId="7549CB04" w14:textId="290427E0" w:rsidR="00682103" w:rsidRPr="00903DBA" w:rsidRDefault="00682103" w:rsidP="00682103">
      <w:pPr>
        <w:rPr>
          <w:highlight w:val="white"/>
        </w:rPr>
      </w:pPr>
      <w:r w:rsidRPr="00903DBA">
        <w:rPr>
          <w:highlight w:val="white"/>
        </w:rPr>
        <w:t xml:space="preserve">The </w:t>
      </w:r>
      <w:r w:rsidR="0043182A" w:rsidRPr="00903DBA">
        <w:rPr>
          <w:rStyle w:val="KeyWord0"/>
          <w:highlight w:val="white"/>
        </w:rPr>
        <w:t>FunctionPreCall</w:t>
      </w:r>
      <w:r w:rsidRPr="00903DBA">
        <w:rPr>
          <w:highlight w:val="white"/>
        </w:rPr>
        <w:t xml:space="preserve"> method is called before the </w:t>
      </w:r>
      <w:r w:rsidR="00792015" w:rsidRPr="00903DBA">
        <w:rPr>
          <w:highlight w:val="white"/>
        </w:rPr>
        <w:t>arg</w:t>
      </w:r>
      <w:r w:rsidR="004F5D3F" w:rsidRPr="00903DBA">
        <w:rPr>
          <w:highlight w:val="white"/>
        </w:rPr>
        <w:t>u</w:t>
      </w:r>
      <w:r w:rsidR="00792015" w:rsidRPr="00903DBA">
        <w:rPr>
          <w:highlight w:val="white"/>
        </w:rPr>
        <w:t xml:space="preserve">ment list is parsed. </w:t>
      </w:r>
      <w:r w:rsidR="004F5D3F" w:rsidRPr="00903DBA">
        <w:rPr>
          <w:highlight w:val="white"/>
        </w:rPr>
        <w:t xml:space="preserve">It </w:t>
      </w:r>
      <w:r w:rsidR="00E97D92" w:rsidRPr="00903DBA">
        <w:rPr>
          <w:highlight w:val="white"/>
        </w:rPr>
        <w:t xml:space="preserve">checks that the expression is either a function or a pointer to a function, adds the parameter type list of the function to the type list stack, adds zero to the current offset stack, and adds the </w:t>
      </w:r>
      <w:r w:rsidR="00D54CEB" w:rsidRPr="00903DBA">
        <w:rPr>
          <w:highlight w:val="white"/>
        </w:rPr>
        <w:t>call header instruction to the short and long list of the expression.</w:t>
      </w:r>
    </w:p>
    <w:p w14:paraId="63125A9B" w14:textId="77777777" w:rsidR="008245F5" w:rsidRPr="00903DBA" w:rsidRDefault="008245F5" w:rsidP="008245F5">
      <w:pPr>
        <w:pStyle w:val="CodeHeader"/>
      </w:pPr>
      <w:proofErr w:type="spellStart"/>
      <w:r w:rsidRPr="00903DBA">
        <w:t>MiddleCodeGenerator.cs</w:t>
      </w:r>
      <w:proofErr w:type="spellEnd"/>
    </w:p>
    <w:p w14:paraId="1F7647FE" w14:textId="38891FB4" w:rsidR="00D379E0" w:rsidRPr="00903DBA" w:rsidRDefault="00D379E0" w:rsidP="00D379E0">
      <w:pPr>
        <w:pStyle w:val="Code"/>
        <w:rPr>
          <w:highlight w:val="white"/>
        </w:rPr>
      </w:pPr>
      <w:r w:rsidRPr="00903DBA">
        <w:rPr>
          <w:highlight w:val="white"/>
        </w:rPr>
        <w:t xml:space="preserve">    public static void </w:t>
      </w:r>
      <w:r w:rsidR="0043182A" w:rsidRPr="00903DBA">
        <w:rPr>
          <w:highlight w:val="white"/>
        </w:rPr>
        <w:t>FunctionPreCall</w:t>
      </w:r>
      <w:r w:rsidRPr="00903DBA">
        <w:rPr>
          <w:highlight w:val="white"/>
        </w:rPr>
        <w:t>(Expression expression) {</w:t>
      </w:r>
    </w:p>
    <w:p w14:paraId="17B48CBB" w14:textId="77777777" w:rsidR="00D379E0" w:rsidRPr="00903DBA" w:rsidRDefault="00D379E0" w:rsidP="00D379E0">
      <w:pPr>
        <w:pStyle w:val="Code"/>
        <w:rPr>
          <w:highlight w:val="white"/>
        </w:rPr>
      </w:pPr>
      <w:r w:rsidRPr="00903DBA">
        <w:rPr>
          <w:highlight w:val="white"/>
        </w:rPr>
        <w:t xml:space="preserve">      Type type = expression.Symbol.Type;</w:t>
      </w:r>
    </w:p>
    <w:p w14:paraId="1C4DCC21" w14:textId="77777777" w:rsidR="00B25567" w:rsidRPr="00903DBA" w:rsidRDefault="00D379E0" w:rsidP="00D379E0">
      <w:pPr>
        <w:pStyle w:val="Code"/>
        <w:rPr>
          <w:highlight w:val="white"/>
        </w:rPr>
      </w:pPr>
      <w:r w:rsidRPr="00903DBA">
        <w:rPr>
          <w:highlight w:val="white"/>
        </w:rPr>
        <w:t xml:space="preserve">      Assert.Error((type.IsPointer() &amp;&amp; type.PointerType.IsFunction())</w:t>
      </w:r>
      <w:r w:rsidR="00B25567" w:rsidRPr="00903DBA">
        <w:rPr>
          <w:highlight w:val="white"/>
        </w:rPr>
        <w:t xml:space="preserve"> ||</w:t>
      </w:r>
    </w:p>
    <w:p w14:paraId="07171CB9" w14:textId="77777777" w:rsidR="00B25567" w:rsidRPr="00903DBA" w:rsidRDefault="00B25567" w:rsidP="00D379E0">
      <w:pPr>
        <w:pStyle w:val="Code"/>
        <w:rPr>
          <w:highlight w:val="white"/>
        </w:rPr>
      </w:pPr>
      <w:r w:rsidRPr="00903DBA">
        <w:rPr>
          <w:highlight w:val="white"/>
        </w:rPr>
        <w:t xml:space="preserve">                   type.IsFunction()</w:t>
      </w:r>
      <w:r w:rsidR="00D379E0" w:rsidRPr="00903DBA">
        <w:rPr>
          <w:highlight w:val="white"/>
        </w:rPr>
        <w:t>,</w:t>
      </w:r>
      <w:r w:rsidRPr="00903DBA">
        <w:rPr>
          <w:highlight w:val="white"/>
        </w:rPr>
        <w:t xml:space="preserve"> e</w:t>
      </w:r>
      <w:r w:rsidR="00D379E0" w:rsidRPr="00903DBA">
        <w:rPr>
          <w:highlight w:val="white"/>
        </w:rPr>
        <w:t>xpression.Symbol,</w:t>
      </w:r>
    </w:p>
    <w:p w14:paraId="2B6D8FE1" w14:textId="08B62B96" w:rsidR="00D379E0" w:rsidRPr="00903DBA" w:rsidRDefault="00B25567" w:rsidP="00D379E0">
      <w:pPr>
        <w:pStyle w:val="Code"/>
        <w:rPr>
          <w:highlight w:val="white"/>
        </w:rPr>
      </w:pPr>
      <w:r w:rsidRPr="00903DBA">
        <w:rPr>
          <w:highlight w:val="white"/>
        </w:rPr>
        <w:t xml:space="preserve">                  </w:t>
      </w:r>
      <w:r w:rsidR="00D379E0" w:rsidRPr="00903DBA">
        <w:rPr>
          <w:highlight w:val="white"/>
        </w:rPr>
        <w:t xml:space="preserve"> Message.Not_a_function);</w:t>
      </w:r>
    </w:p>
    <w:p w14:paraId="2535627D" w14:textId="4A7A402B" w:rsidR="00D379E0" w:rsidRPr="00903DBA" w:rsidRDefault="00D379E0" w:rsidP="00D379E0">
      <w:pPr>
        <w:pStyle w:val="Code"/>
        <w:rPr>
          <w:highlight w:val="white"/>
        </w:rPr>
      </w:pPr>
      <w:r w:rsidRPr="00903DBA">
        <w:rPr>
          <w:highlight w:val="white"/>
        </w:rPr>
        <w:t xml:space="preserve">      Type functionType = type.IsFunction() ? type : type.PointerType;</w:t>
      </w:r>
    </w:p>
    <w:p w14:paraId="4EFC7CA0" w14:textId="77777777" w:rsidR="00E97D92" w:rsidRPr="00903DBA" w:rsidRDefault="00E97D92" w:rsidP="00D379E0">
      <w:pPr>
        <w:pStyle w:val="Code"/>
        <w:rPr>
          <w:highlight w:val="white"/>
        </w:rPr>
      </w:pPr>
    </w:p>
    <w:p w14:paraId="0C100E49" w14:textId="77777777" w:rsidR="00D379E0" w:rsidRPr="00903DBA" w:rsidRDefault="00D379E0" w:rsidP="00D379E0">
      <w:pPr>
        <w:pStyle w:val="Code"/>
        <w:rPr>
          <w:highlight w:val="white"/>
        </w:rPr>
      </w:pPr>
      <w:r w:rsidRPr="00903DBA">
        <w:rPr>
          <w:highlight w:val="white"/>
        </w:rPr>
        <w:t xml:space="preserve">      TypeListStack.Push(functionType.TypeList);</w:t>
      </w:r>
    </w:p>
    <w:p w14:paraId="5F00B4D3" w14:textId="77777777" w:rsidR="00D379E0" w:rsidRPr="00903DBA" w:rsidRDefault="00D379E0" w:rsidP="00D379E0">
      <w:pPr>
        <w:pStyle w:val="Code"/>
        <w:rPr>
          <w:highlight w:val="white"/>
        </w:rPr>
      </w:pPr>
      <w:r w:rsidRPr="00903DBA">
        <w:rPr>
          <w:highlight w:val="white"/>
        </w:rPr>
        <w:t xml:space="preserve">      ParameterOffsetStack.Push(0);</w:t>
      </w:r>
    </w:p>
    <w:p w14:paraId="5DA8442B" w14:textId="77777777" w:rsidR="00E97D92" w:rsidRPr="00903DBA" w:rsidRDefault="00E97D92" w:rsidP="00D379E0">
      <w:pPr>
        <w:pStyle w:val="Code"/>
        <w:rPr>
          <w:highlight w:val="white"/>
        </w:rPr>
      </w:pPr>
    </w:p>
    <w:p w14:paraId="3925E63C" w14:textId="1FE4E435" w:rsidR="00D379E0" w:rsidRPr="00903DBA" w:rsidRDefault="00D379E0" w:rsidP="00D379E0">
      <w:pPr>
        <w:pStyle w:val="Code"/>
        <w:rPr>
          <w:highlight w:val="white"/>
        </w:rPr>
      </w:pPr>
      <w:r w:rsidRPr="00903DBA">
        <w:rPr>
          <w:highlight w:val="white"/>
        </w:rPr>
        <w:t xml:space="preserve">      AddMiddleCode(expression.ShortList, MiddleOperator.</w:t>
      </w:r>
      <w:r w:rsidR="0043182A" w:rsidRPr="00903DBA">
        <w:rPr>
          <w:highlight w:val="white"/>
        </w:rPr>
        <w:t>FunctionPreCall</w:t>
      </w:r>
      <w:r w:rsidRPr="00903DBA">
        <w:rPr>
          <w:highlight w:val="white"/>
        </w:rPr>
        <w:t>,</w:t>
      </w:r>
    </w:p>
    <w:p w14:paraId="7DFE4EA1" w14:textId="77777777" w:rsidR="00D379E0" w:rsidRPr="00903DBA" w:rsidRDefault="00D379E0" w:rsidP="00D379E0">
      <w:pPr>
        <w:pStyle w:val="Code"/>
        <w:rPr>
          <w:highlight w:val="white"/>
        </w:rPr>
      </w:pPr>
      <w:r w:rsidRPr="00903DBA">
        <w:rPr>
          <w:highlight w:val="white"/>
        </w:rPr>
        <w:t xml:space="preserve">                    SymbolTable.CurrentTable.CurrentOffset);</w:t>
      </w:r>
    </w:p>
    <w:p w14:paraId="201B7798" w14:textId="25F72501" w:rsidR="00D379E0" w:rsidRPr="00903DBA" w:rsidRDefault="00D379E0" w:rsidP="00D379E0">
      <w:pPr>
        <w:pStyle w:val="Code"/>
        <w:rPr>
          <w:highlight w:val="white"/>
        </w:rPr>
      </w:pPr>
      <w:r w:rsidRPr="00903DBA">
        <w:rPr>
          <w:highlight w:val="white"/>
        </w:rPr>
        <w:t xml:space="preserve">      AddMiddleCode(expression.LongList, MiddleOperator.</w:t>
      </w:r>
      <w:r w:rsidR="0043182A" w:rsidRPr="00903DBA">
        <w:rPr>
          <w:highlight w:val="white"/>
        </w:rPr>
        <w:t>FunctionPreCall</w:t>
      </w:r>
      <w:r w:rsidRPr="00903DBA">
        <w:rPr>
          <w:highlight w:val="white"/>
        </w:rPr>
        <w:t>,</w:t>
      </w:r>
    </w:p>
    <w:p w14:paraId="58C7B47F" w14:textId="77777777" w:rsidR="00D379E0" w:rsidRPr="00903DBA" w:rsidRDefault="00D379E0" w:rsidP="00D379E0">
      <w:pPr>
        <w:pStyle w:val="Code"/>
        <w:rPr>
          <w:highlight w:val="white"/>
        </w:rPr>
      </w:pPr>
      <w:r w:rsidRPr="00903DBA">
        <w:rPr>
          <w:highlight w:val="white"/>
        </w:rPr>
        <w:t xml:space="preserve">                    SymbolTable.CurrentTable.CurrentOffset);</w:t>
      </w:r>
    </w:p>
    <w:p w14:paraId="3EEC678E" w14:textId="7706295C" w:rsidR="00F07266" w:rsidRPr="00903DBA" w:rsidRDefault="00D379E0" w:rsidP="00D379E0">
      <w:pPr>
        <w:pStyle w:val="Code"/>
        <w:rPr>
          <w:highlight w:val="white"/>
        </w:rPr>
      </w:pPr>
      <w:r w:rsidRPr="00903DBA">
        <w:rPr>
          <w:highlight w:val="white"/>
        </w:rPr>
        <w:t xml:space="preserve">    }</w:t>
      </w:r>
    </w:p>
    <w:p w14:paraId="172ADBE9" w14:textId="74F433CB" w:rsidR="002A3E3D" w:rsidRPr="00903DBA" w:rsidRDefault="002A3E3D" w:rsidP="002A3E3D">
      <w:pPr>
        <w:rPr>
          <w:highlight w:val="white"/>
        </w:rPr>
      </w:pPr>
      <w:r w:rsidRPr="00903DBA">
        <w:rPr>
          <w:highlight w:val="white"/>
        </w:rPr>
        <w:t xml:space="preserve">The </w:t>
      </w:r>
      <w:r w:rsidRPr="00903DBA">
        <w:rPr>
          <w:rStyle w:val="KeyWord0"/>
          <w:highlight w:val="white"/>
        </w:rPr>
        <w:t>Call</w:t>
      </w:r>
      <w:r w:rsidR="00651210" w:rsidRPr="00903DBA">
        <w:rPr>
          <w:rStyle w:val="KeyWord0"/>
          <w:highlight w:val="white"/>
        </w:rPr>
        <w:t>Expression</w:t>
      </w:r>
      <w:r w:rsidRPr="00903DBA">
        <w:rPr>
          <w:highlight w:val="white"/>
        </w:rPr>
        <w:t xml:space="preserve"> method is called </w:t>
      </w:r>
      <w:r w:rsidR="00B62A7F" w:rsidRPr="00903DBA">
        <w:rPr>
          <w:highlight w:val="white"/>
        </w:rPr>
        <w:t>after</w:t>
      </w:r>
      <w:r w:rsidRPr="00903DBA">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903DBA" w:rsidRDefault="00F07266" w:rsidP="00F07266">
      <w:pPr>
        <w:pStyle w:val="Code"/>
        <w:rPr>
          <w:highlight w:val="white"/>
        </w:rPr>
      </w:pPr>
      <w:r w:rsidRPr="00903DBA">
        <w:rPr>
          <w:highlight w:val="white"/>
        </w:rPr>
        <w:t xml:space="preserve">    public static Expression CallExpression(Expression functionExpression,</w:t>
      </w:r>
    </w:p>
    <w:p w14:paraId="4CAA0A74" w14:textId="77777777" w:rsidR="00F07266" w:rsidRPr="00903DBA" w:rsidRDefault="00F07266" w:rsidP="00F07266">
      <w:pPr>
        <w:pStyle w:val="Code"/>
        <w:rPr>
          <w:highlight w:val="white"/>
        </w:rPr>
      </w:pPr>
      <w:r w:rsidRPr="00903DBA">
        <w:rPr>
          <w:highlight w:val="white"/>
        </w:rPr>
        <w:t xml:space="preserve">                                            List&lt;Expression&gt; argumentList){</w:t>
      </w:r>
    </w:p>
    <w:p w14:paraId="325FF296" w14:textId="1DEA0CE5" w:rsidR="00F07266" w:rsidRPr="00903DBA" w:rsidRDefault="00FC66D5" w:rsidP="00F07266">
      <w:pPr>
        <w:pStyle w:val="Code"/>
        <w:rPr>
          <w:highlight w:val="white"/>
        </w:rPr>
      </w:pPr>
      <w:r w:rsidRPr="00903DBA">
        <w:rPr>
          <w:highlight w:val="white"/>
        </w:rPr>
        <w:t xml:space="preserve">      List&lt;Type&gt; typeList = </w:t>
      </w:r>
      <w:r w:rsidR="00F07266" w:rsidRPr="00903DBA">
        <w:rPr>
          <w:highlight w:val="white"/>
        </w:rPr>
        <w:t>TypeListStack.Pop();</w:t>
      </w:r>
    </w:p>
    <w:p w14:paraId="24E4E5E2" w14:textId="77777777" w:rsidR="00F07266" w:rsidRPr="00903DBA" w:rsidRDefault="00F07266" w:rsidP="00F07266">
      <w:pPr>
        <w:pStyle w:val="Code"/>
        <w:rPr>
          <w:highlight w:val="white"/>
        </w:rPr>
      </w:pPr>
      <w:r w:rsidRPr="00903DBA">
        <w:rPr>
          <w:highlight w:val="white"/>
        </w:rPr>
        <w:t xml:space="preserve">      ParameterOffsetStack.Pop();</w:t>
      </w:r>
    </w:p>
    <w:p w14:paraId="7C53D143" w14:textId="02FC37FB" w:rsidR="00F07266" w:rsidRPr="00903DBA" w:rsidRDefault="00B8302E" w:rsidP="00B8302E">
      <w:pPr>
        <w:rPr>
          <w:highlight w:val="white"/>
        </w:rPr>
      </w:pPr>
      <w:r w:rsidRPr="00903DBA">
        <w:rPr>
          <w:highlight w:val="white"/>
        </w:rPr>
        <w:t>The reason we keep track of the</w:t>
      </w:r>
      <w:r w:rsidR="00E6708B" w:rsidRPr="00903DBA">
        <w:rPr>
          <w:highlight w:val="white"/>
        </w:rPr>
        <w:t xml:space="preserve"> current offset is that we in case of nested function calls </w:t>
      </w:r>
      <w:r w:rsidR="00C93366" w:rsidRPr="00903DBA">
        <w:rPr>
          <w:highlight w:val="white"/>
        </w:rPr>
        <w:t>need to allocate space for the previous arguments of the functions call outside the nested function.</w:t>
      </w:r>
      <w:r w:rsidR="00305C33" w:rsidRPr="00903DBA">
        <w:rPr>
          <w:highlight w:val="white"/>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903DBA" w:rsidRDefault="00F07266" w:rsidP="00F07266">
      <w:pPr>
        <w:pStyle w:val="Code"/>
        <w:rPr>
          <w:highlight w:val="white"/>
        </w:rPr>
      </w:pPr>
      <w:r w:rsidRPr="00903DBA">
        <w:rPr>
          <w:highlight w:val="white"/>
        </w:rPr>
        <w:t xml:space="preserve">      int totalOffset = 0;</w:t>
      </w:r>
    </w:p>
    <w:p w14:paraId="4894A9CC" w14:textId="1CDA9922" w:rsidR="00F07266" w:rsidRPr="00903DBA" w:rsidRDefault="00F07266" w:rsidP="00F07266">
      <w:pPr>
        <w:pStyle w:val="Code"/>
        <w:rPr>
          <w:highlight w:val="white"/>
        </w:rPr>
      </w:pPr>
      <w:r w:rsidRPr="00903DBA">
        <w:rPr>
          <w:highlight w:val="white"/>
        </w:rPr>
        <w:t xml:space="preserve">      foreach (int currentOffset in ParameterOffsetStack) {</w:t>
      </w:r>
    </w:p>
    <w:p w14:paraId="0A42CFFA" w14:textId="77777777" w:rsidR="00F07266" w:rsidRPr="00903DBA" w:rsidRDefault="00F07266" w:rsidP="00F07266">
      <w:pPr>
        <w:pStyle w:val="Code"/>
        <w:rPr>
          <w:highlight w:val="white"/>
        </w:rPr>
      </w:pPr>
      <w:r w:rsidRPr="00903DBA">
        <w:rPr>
          <w:highlight w:val="white"/>
        </w:rPr>
        <w:t xml:space="preserve">        if (currentOffset &gt; 0) {</w:t>
      </w:r>
    </w:p>
    <w:p w14:paraId="40316DA1" w14:textId="77777777" w:rsidR="00F07266" w:rsidRPr="00903DBA" w:rsidRDefault="00F07266" w:rsidP="00F07266">
      <w:pPr>
        <w:pStyle w:val="Code"/>
        <w:rPr>
          <w:highlight w:val="white"/>
        </w:rPr>
      </w:pPr>
      <w:r w:rsidRPr="00903DBA">
        <w:rPr>
          <w:highlight w:val="white"/>
        </w:rPr>
        <w:t xml:space="preserve">          totalOffset += (SymbolTable.FunctionHeaderSize + currentOffset);</w:t>
      </w:r>
    </w:p>
    <w:p w14:paraId="4347A217" w14:textId="77777777" w:rsidR="00F07266" w:rsidRPr="00903DBA" w:rsidRDefault="00F07266" w:rsidP="00F07266">
      <w:pPr>
        <w:pStyle w:val="Code"/>
        <w:rPr>
          <w:highlight w:val="white"/>
        </w:rPr>
      </w:pPr>
      <w:r w:rsidRPr="00903DBA">
        <w:rPr>
          <w:highlight w:val="white"/>
        </w:rPr>
        <w:t xml:space="preserve">        }</w:t>
      </w:r>
    </w:p>
    <w:p w14:paraId="2E2215B6" w14:textId="77777777" w:rsidR="00F07266" w:rsidRPr="00903DBA" w:rsidRDefault="00F07266" w:rsidP="00F07266">
      <w:pPr>
        <w:pStyle w:val="Code"/>
        <w:rPr>
          <w:highlight w:val="white"/>
        </w:rPr>
      </w:pPr>
      <w:r w:rsidRPr="00903DBA">
        <w:rPr>
          <w:highlight w:val="white"/>
        </w:rPr>
        <w:t xml:space="preserve">      }</w:t>
      </w:r>
    </w:p>
    <w:p w14:paraId="6CA7BA49" w14:textId="77777777" w:rsidR="00F07266" w:rsidRPr="00903DBA" w:rsidRDefault="00F07266" w:rsidP="00F07266">
      <w:pPr>
        <w:pStyle w:val="Code"/>
        <w:rPr>
          <w:highlight w:val="white"/>
        </w:rPr>
      </w:pPr>
    </w:p>
    <w:p w14:paraId="79A2742F" w14:textId="77777777" w:rsidR="00F07266" w:rsidRPr="00903DBA" w:rsidRDefault="00F07266" w:rsidP="00F07266">
      <w:pPr>
        <w:pStyle w:val="Code"/>
        <w:rPr>
          <w:highlight w:val="white"/>
        </w:rPr>
      </w:pPr>
      <w:r w:rsidRPr="00903DBA">
        <w:rPr>
          <w:highlight w:val="white"/>
        </w:rPr>
        <w:t xml:space="preserve">      Type functionType = functionExpression.Symbol.Type.IsPointer() ?</w:t>
      </w:r>
    </w:p>
    <w:p w14:paraId="68501E0A" w14:textId="02D44AC9" w:rsidR="00F07266" w:rsidRPr="00903DBA" w:rsidRDefault="00F07266" w:rsidP="00F07266">
      <w:pPr>
        <w:pStyle w:val="Code"/>
        <w:rPr>
          <w:highlight w:val="white"/>
        </w:rPr>
      </w:pPr>
      <w:r w:rsidRPr="00903DBA">
        <w:rPr>
          <w:highlight w:val="white"/>
        </w:rPr>
        <w:t xml:space="preserve">              </w:t>
      </w:r>
      <w:r w:rsidR="0017422C" w:rsidRPr="00903DBA">
        <w:rPr>
          <w:highlight w:val="white"/>
        </w:rPr>
        <w:t xml:space="preserve">    </w:t>
      </w:r>
      <w:r w:rsidRPr="00903DBA">
        <w:rPr>
          <w:highlight w:val="white"/>
        </w:rPr>
        <w:t xml:space="preserve">        functionExpression.Symbol.Type.PointerType :</w:t>
      </w:r>
    </w:p>
    <w:p w14:paraId="649D6648" w14:textId="7E75BEA7" w:rsidR="00F07266" w:rsidRPr="00903DBA" w:rsidRDefault="00F07266" w:rsidP="00F07266">
      <w:pPr>
        <w:pStyle w:val="Code"/>
        <w:rPr>
          <w:highlight w:val="white"/>
        </w:rPr>
      </w:pPr>
      <w:r w:rsidRPr="00903DBA">
        <w:rPr>
          <w:highlight w:val="white"/>
        </w:rPr>
        <w:t xml:space="preserve">              </w:t>
      </w:r>
      <w:r w:rsidR="0017422C" w:rsidRPr="00903DBA">
        <w:rPr>
          <w:highlight w:val="white"/>
        </w:rPr>
        <w:t xml:space="preserve">    </w:t>
      </w:r>
      <w:r w:rsidRPr="00903DBA">
        <w:rPr>
          <w:highlight w:val="white"/>
        </w:rPr>
        <w:t xml:space="preserve">        functionExpression.Symbol.Type;</w:t>
      </w:r>
    </w:p>
    <w:p w14:paraId="5892E1B2" w14:textId="77777777" w:rsidR="00A54D3C" w:rsidRPr="00903DBA" w:rsidRDefault="00442B8F" w:rsidP="00442B8F">
      <w:pPr>
        <w:rPr>
          <w:highlight w:val="white"/>
        </w:rPr>
      </w:pPr>
      <w:r w:rsidRPr="00903DBA">
        <w:rPr>
          <w:highlight w:val="white"/>
        </w:rPr>
        <w:lastRenderedPageBreak/>
        <w:t xml:space="preserve">We check that there </w:t>
      </w:r>
      <w:r w:rsidR="0034084D" w:rsidRPr="00903DBA">
        <w:rPr>
          <w:highlight w:val="white"/>
        </w:rPr>
        <w:t>are</w:t>
      </w:r>
      <w:r w:rsidRPr="00903DBA">
        <w:rPr>
          <w:highlight w:val="white"/>
        </w:rPr>
        <w:t xml:space="preserve"> not too few parameters in the call.</w:t>
      </w:r>
      <w:r w:rsidR="0034084D" w:rsidRPr="00903DBA">
        <w:rPr>
          <w:highlight w:val="white"/>
        </w:rPr>
        <w:t xml:space="preserve"> If the type list is null, the number of arguments does not matter. However, if the type list is not null, the number of arguments</w:t>
      </w:r>
      <w:r w:rsidR="00A54D3C" w:rsidRPr="00903DBA">
        <w:rPr>
          <w:highlight w:val="white"/>
        </w:rPr>
        <w:t xml:space="preserve"> must be at least the number of parameters in the type list.</w:t>
      </w:r>
    </w:p>
    <w:p w14:paraId="4FFB49FF" w14:textId="77777777" w:rsidR="00F07266" w:rsidRPr="00903DBA" w:rsidRDefault="00F07266" w:rsidP="00F07266">
      <w:pPr>
        <w:pStyle w:val="Code"/>
        <w:rPr>
          <w:highlight w:val="white"/>
        </w:rPr>
      </w:pPr>
      <w:r w:rsidRPr="00903DBA">
        <w:rPr>
          <w:highlight w:val="white"/>
        </w:rPr>
        <w:t xml:space="preserve">      Assert.Error((typeList == null) ||</w:t>
      </w:r>
    </w:p>
    <w:p w14:paraId="7652989F" w14:textId="77777777" w:rsidR="00F07266" w:rsidRPr="00903DBA" w:rsidRDefault="00F07266" w:rsidP="00F07266">
      <w:pPr>
        <w:pStyle w:val="Code"/>
        <w:rPr>
          <w:highlight w:val="white"/>
        </w:rPr>
      </w:pPr>
      <w:r w:rsidRPr="00903DBA">
        <w:rPr>
          <w:highlight w:val="white"/>
        </w:rPr>
        <w:t xml:space="preserve">                   (argumentList.Count &gt;= typeList.Count),</w:t>
      </w:r>
    </w:p>
    <w:p w14:paraId="59B5F58F" w14:textId="77777777" w:rsidR="00F07266" w:rsidRPr="00903DBA" w:rsidRDefault="00F07266" w:rsidP="00F07266">
      <w:pPr>
        <w:pStyle w:val="Code"/>
        <w:rPr>
          <w:highlight w:val="white"/>
        </w:rPr>
      </w:pPr>
      <w:r w:rsidRPr="00903DBA">
        <w:rPr>
          <w:highlight w:val="white"/>
        </w:rPr>
        <w:t xml:space="preserve">                   functionExpression,</w:t>
      </w:r>
    </w:p>
    <w:p w14:paraId="349A5B12" w14:textId="358EBC26" w:rsidR="00F07266" w:rsidRPr="00903DBA" w:rsidRDefault="00F07266" w:rsidP="00F07266">
      <w:pPr>
        <w:pStyle w:val="Code"/>
        <w:rPr>
          <w:highlight w:val="white"/>
        </w:rPr>
      </w:pPr>
      <w:r w:rsidRPr="00903DBA">
        <w:rPr>
          <w:highlight w:val="white"/>
        </w:rPr>
        <w:t xml:space="preserve">                   Message.Too_few_actual_parameters_in_</w:t>
      </w:r>
      <w:r w:rsidR="000B5A8F" w:rsidRPr="00903DBA">
        <w:rPr>
          <w:highlight w:val="white"/>
        </w:rPr>
        <w:t>function</w:t>
      </w:r>
      <w:r w:rsidRPr="00903DBA">
        <w:rPr>
          <w:highlight w:val="white"/>
        </w:rPr>
        <w:t>_call);</w:t>
      </w:r>
    </w:p>
    <w:p w14:paraId="1AA66676" w14:textId="4D50EFCF" w:rsidR="00116F18" w:rsidRPr="00903DBA" w:rsidRDefault="00116F18" w:rsidP="00116F18">
      <w:pPr>
        <w:rPr>
          <w:highlight w:val="white"/>
        </w:rPr>
      </w:pPr>
      <w:r w:rsidRPr="00903DBA">
        <w:rPr>
          <w:highlight w:val="white"/>
        </w:rPr>
        <w:t xml:space="preserve">We </w:t>
      </w:r>
      <w:r w:rsidR="00A613D8" w:rsidRPr="00903DBA">
        <w:rPr>
          <w:highlight w:val="white"/>
        </w:rPr>
        <w:t xml:space="preserve">also </w:t>
      </w:r>
      <w:r w:rsidRPr="00903DBA">
        <w:rPr>
          <w:highlight w:val="white"/>
        </w:rPr>
        <w:t xml:space="preserve">check that there are not too </w:t>
      </w:r>
      <w:r w:rsidR="00A613D8" w:rsidRPr="00903DBA">
        <w:rPr>
          <w:highlight w:val="white"/>
        </w:rPr>
        <w:t>many</w:t>
      </w:r>
      <w:r w:rsidRPr="00903DBA">
        <w:rPr>
          <w:highlight w:val="white"/>
        </w:rPr>
        <w:t xml:space="preserve"> parameters in the call. If the type list is null</w:t>
      </w:r>
      <w:r w:rsidR="00A613D8" w:rsidRPr="00903DBA">
        <w:rPr>
          <w:highlight w:val="white"/>
        </w:rPr>
        <w:t xml:space="preserve"> or if the calle</w:t>
      </w:r>
      <w:r w:rsidR="002376C0" w:rsidRPr="00903DBA">
        <w:rPr>
          <w:highlight w:val="white"/>
        </w:rPr>
        <w:t>e</w:t>
      </w:r>
      <w:r w:rsidR="00A613D8" w:rsidRPr="00903DBA">
        <w:rPr>
          <w:highlight w:val="white"/>
        </w:rPr>
        <w:t xml:space="preserve"> function has an elliptic parameter list, </w:t>
      </w:r>
      <w:r w:rsidRPr="00903DBA">
        <w:rPr>
          <w:highlight w:val="white"/>
        </w:rPr>
        <w:t>the number of arguments does not matter</w:t>
      </w:r>
      <w:r w:rsidR="00A613D8" w:rsidRPr="00903DBA">
        <w:rPr>
          <w:highlight w:val="white"/>
        </w:rPr>
        <w:t xml:space="preserve">. There may be more arguments than parameters, we already know that the </w:t>
      </w:r>
      <w:r w:rsidR="009904BD" w:rsidRPr="00903DBA">
        <w:rPr>
          <w:highlight w:val="white"/>
        </w:rPr>
        <w:t xml:space="preserve">arguments are not fewer than the parameters. However, if the type list is not null and the function does not have an elliptic parameter list, </w:t>
      </w:r>
      <w:r w:rsidR="009B0081" w:rsidRPr="00903DBA">
        <w:rPr>
          <w:highlight w:val="white"/>
        </w:rPr>
        <w:t>the number of arguments must equal the number of parameters.</w:t>
      </w:r>
    </w:p>
    <w:p w14:paraId="20A49F80" w14:textId="77777777" w:rsidR="00F07266" w:rsidRPr="00903DBA" w:rsidRDefault="00F07266" w:rsidP="00F07266">
      <w:pPr>
        <w:pStyle w:val="Code"/>
        <w:rPr>
          <w:highlight w:val="white"/>
        </w:rPr>
      </w:pPr>
      <w:r w:rsidRPr="00903DBA">
        <w:rPr>
          <w:highlight w:val="white"/>
        </w:rPr>
        <w:t xml:space="preserve">      Assert.Error(functionType.IsEllipse() || (typeList == null) ||</w:t>
      </w:r>
    </w:p>
    <w:p w14:paraId="6687C2CC" w14:textId="77777777" w:rsidR="00F07266" w:rsidRPr="00903DBA" w:rsidRDefault="00F07266" w:rsidP="00F07266">
      <w:pPr>
        <w:pStyle w:val="Code"/>
        <w:rPr>
          <w:highlight w:val="white"/>
        </w:rPr>
      </w:pPr>
      <w:r w:rsidRPr="00903DBA">
        <w:rPr>
          <w:highlight w:val="white"/>
        </w:rPr>
        <w:t xml:space="preserve">                   (argumentList.Count == typeList.Count),</w:t>
      </w:r>
    </w:p>
    <w:p w14:paraId="0148E906" w14:textId="77777777" w:rsidR="00F07266" w:rsidRPr="00903DBA" w:rsidRDefault="00F07266" w:rsidP="00F07266">
      <w:pPr>
        <w:pStyle w:val="Code"/>
        <w:rPr>
          <w:highlight w:val="white"/>
        </w:rPr>
      </w:pPr>
      <w:r w:rsidRPr="00903DBA">
        <w:rPr>
          <w:highlight w:val="white"/>
        </w:rPr>
        <w:t xml:space="preserve">                   functionExpression,</w:t>
      </w:r>
    </w:p>
    <w:p w14:paraId="652047A5" w14:textId="5F84D31A" w:rsidR="00F07266" w:rsidRPr="00903DBA" w:rsidRDefault="00F07266" w:rsidP="00F07266">
      <w:pPr>
        <w:pStyle w:val="Code"/>
        <w:rPr>
          <w:highlight w:val="white"/>
        </w:rPr>
      </w:pPr>
      <w:r w:rsidRPr="00903DBA">
        <w:rPr>
          <w:highlight w:val="white"/>
        </w:rPr>
        <w:t xml:space="preserve">                   Message.Too_many_parameters_in_</w:t>
      </w:r>
      <w:r w:rsidR="000B5A8F" w:rsidRPr="00903DBA">
        <w:rPr>
          <w:highlight w:val="white"/>
        </w:rPr>
        <w:t>function</w:t>
      </w:r>
      <w:r w:rsidRPr="00903DBA">
        <w:rPr>
          <w:highlight w:val="white"/>
        </w:rPr>
        <w:t>_call);</w:t>
      </w:r>
    </w:p>
    <w:p w14:paraId="3101E73B" w14:textId="77777777" w:rsidR="009F2231" w:rsidRPr="00903DBA" w:rsidRDefault="009F2231" w:rsidP="00F07266">
      <w:pPr>
        <w:pStyle w:val="Code"/>
        <w:rPr>
          <w:highlight w:val="white"/>
        </w:rPr>
      </w:pPr>
    </w:p>
    <w:p w14:paraId="42C17520" w14:textId="77C08D84" w:rsidR="00F07266" w:rsidRPr="00903DBA" w:rsidRDefault="00F07266" w:rsidP="00F07266">
      <w:pPr>
        <w:pStyle w:val="Code"/>
        <w:rPr>
          <w:highlight w:val="white"/>
        </w:rPr>
      </w:pPr>
      <w:r w:rsidRPr="00903DBA">
        <w:rPr>
          <w:highlight w:val="white"/>
        </w:rPr>
        <w:t xml:space="preserve">      List&lt;MiddleCode&gt; longList = new List&lt;MiddleCode&gt;();</w:t>
      </w:r>
    </w:p>
    <w:p w14:paraId="12B7196E" w14:textId="77777777" w:rsidR="00F07266" w:rsidRPr="00903DBA" w:rsidRDefault="00F07266" w:rsidP="00F07266">
      <w:pPr>
        <w:pStyle w:val="Code"/>
        <w:rPr>
          <w:highlight w:val="white"/>
        </w:rPr>
      </w:pPr>
      <w:r w:rsidRPr="00903DBA">
        <w:rPr>
          <w:highlight w:val="white"/>
        </w:rPr>
        <w:t xml:space="preserve">      longList.AddRange(functionExpression.LongList);</w:t>
      </w:r>
    </w:p>
    <w:p w14:paraId="15574B68" w14:textId="12EBCBE1" w:rsidR="00F07266" w:rsidRPr="00903DBA" w:rsidRDefault="00B35763" w:rsidP="00B35763">
      <w:pPr>
        <w:rPr>
          <w:highlight w:val="white"/>
        </w:rPr>
      </w:pPr>
      <w:r w:rsidRPr="00903DBA">
        <w:rPr>
          <w:highlight w:val="white"/>
        </w:rPr>
        <w:t xml:space="preserve">When iterate </w:t>
      </w:r>
      <w:r w:rsidR="00123650" w:rsidRPr="00903DBA">
        <w:rPr>
          <w:highlight w:val="white"/>
        </w:rPr>
        <w:t>through</w:t>
      </w:r>
      <w:r w:rsidRPr="00903DBA">
        <w:rPr>
          <w:highlight w:val="white"/>
        </w:rPr>
        <w:t xml:space="preserve"> the</w:t>
      </w:r>
      <w:r w:rsidR="00176AAC" w:rsidRPr="00903DBA">
        <w:rPr>
          <w:highlight w:val="white"/>
        </w:rPr>
        <w:t xml:space="preserve">, we keep track of the extra size. In elliptic function calls </w:t>
      </w:r>
      <w:r w:rsidR="00144A80" w:rsidRPr="00903DBA">
        <w:rPr>
          <w:highlight w:val="white"/>
        </w:rPr>
        <w:t>we need to allocate memory for the extra parameters that is not included in the regular parameter list.</w:t>
      </w:r>
    </w:p>
    <w:p w14:paraId="50F4A255" w14:textId="276D5E7A" w:rsidR="00F07266" w:rsidRPr="00903DBA" w:rsidRDefault="00F07266" w:rsidP="00F07266">
      <w:pPr>
        <w:pStyle w:val="Code"/>
        <w:rPr>
          <w:highlight w:val="white"/>
        </w:rPr>
      </w:pPr>
      <w:r w:rsidRPr="00903DBA">
        <w:rPr>
          <w:highlight w:val="white"/>
        </w:rPr>
        <w:t xml:space="preserve">      int </w:t>
      </w:r>
      <w:r w:rsidR="008534D3" w:rsidRPr="00903DBA">
        <w:rPr>
          <w:highlight w:val="white"/>
        </w:rPr>
        <w:t>count</w:t>
      </w:r>
      <w:r w:rsidRPr="00903DBA">
        <w:rPr>
          <w:highlight w:val="white"/>
        </w:rPr>
        <w:t xml:space="preserve"> = 0, offset = SymbolTable.FunctionHeaderSize, extra = 0;</w:t>
      </w:r>
    </w:p>
    <w:p w14:paraId="540470A4" w14:textId="77777777" w:rsidR="00F07266" w:rsidRPr="00903DBA" w:rsidRDefault="00F07266" w:rsidP="00F07266">
      <w:pPr>
        <w:pStyle w:val="Code"/>
        <w:rPr>
          <w:highlight w:val="white"/>
        </w:rPr>
      </w:pPr>
      <w:r w:rsidRPr="00903DBA">
        <w:rPr>
          <w:highlight w:val="white"/>
        </w:rPr>
        <w:t xml:space="preserve">      foreach (Expression argumentExpression in argumentList) {</w:t>
      </w:r>
    </w:p>
    <w:p w14:paraId="496234A5" w14:textId="77777777" w:rsidR="00F07266" w:rsidRPr="00903DBA" w:rsidRDefault="00F07266" w:rsidP="00F07266">
      <w:pPr>
        <w:pStyle w:val="Code"/>
        <w:rPr>
          <w:highlight w:val="white"/>
        </w:rPr>
      </w:pPr>
      <w:r w:rsidRPr="00903DBA">
        <w:rPr>
          <w:highlight w:val="white"/>
        </w:rPr>
        <w:t xml:space="preserve">        longList.AddRange(argumentExpression.LongList);</w:t>
      </w:r>
    </w:p>
    <w:p w14:paraId="578A7B73" w14:textId="77777777" w:rsidR="00F07266" w:rsidRPr="00903DBA" w:rsidRDefault="00F07266" w:rsidP="00AF7C33">
      <w:pPr>
        <w:pStyle w:val="Code"/>
        <w:rPr>
          <w:highlight w:val="white"/>
        </w:rPr>
      </w:pPr>
    </w:p>
    <w:p w14:paraId="0AC6578B" w14:textId="77777777" w:rsidR="00AF7C33" w:rsidRPr="00903DBA" w:rsidRDefault="00AF7C33" w:rsidP="00AF7C33">
      <w:pPr>
        <w:pStyle w:val="Code"/>
        <w:rPr>
          <w:highlight w:val="white"/>
        </w:rPr>
      </w:pPr>
      <w:r w:rsidRPr="00903DBA">
        <w:rPr>
          <w:highlight w:val="white"/>
        </w:rPr>
        <w:t xml:space="preserve">        Type type;</w:t>
      </w:r>
    </w:p>
    <w:p w14:paraId="76191F39" w14:textId="77777777" w:rsidR="00AF7C33" w:rsidRPr="00903DBA" w:rsidRDefault="00AF7C33" w:rsidP="00AF7C33">
      <w:pPr>
        <w:pStyle w:val="Code"/>
        <w:rPr>
          <w:highlight w:val="white"/>
        </w:rPr>
      </w:pPr>
      <w:r w:rsidRPr="00903DBA">
        <w:rPr>
          <w:highlight w:val="white"/>
        </w:rPr>
        <w:t xml:space="preserve">        if ((typeList != null) &amp;&amp; (count++ &lt; typeList.Count)) {</w:t>
      </w:r>
    </w:p>
    <w:p w14:paraId="3CCFC298" w14:textId="77777777" w:rsidR="00AF7C33" w:rsidRPr="00903DBA" w:rsidRDefault="00AF7C33" w:rsidP="00AF7C33">
      <w:pPr>
        <w:pStyle w:val="Code"/>
        <w:rPr>
          <w:highlight w:val="white"/>
        </w:rPr>
      </w:pPr>
      <w:r w:rsidRPr="00903DBA">
        <w:rPr>
          <w:highlight w:val="white"/>
        </w:rPr>
        <w:t xml:space="preserve">          type = typeList[count];</w:t>
      </w:r>
    </w:p>
    <w:p w14:paraId="096928D9" w14:textId="77777777" w:rsidR="00AF7C33" w:rsidRPr="00903DBA" w:rsidRDefault="00AF7C33" w:rsidP="00AF7C33">
      <w:pPr>
        <w:pStyle w:val="Code"/>
        <w:rPr>
          <w:highlight w:val="white"/>
        </w:rPr>
      </w:pPr>
      <w:r w:rsidRPr="00903DBA">
        <w:rPr>
          <w:highlight w:val="white"/>
        </w:rPr>
        <w:t xml:space="preserve">        }</w:t>
      </w:r>
    </w:p>
    <w:p w14:paraId="2250C854" w14:textId="77777777" w:rsidR="00AF7C33" w:rsidRPr="00903DBA" w:rsidRDefault="00AF7C33" w:rsidP="00AF7C33">
      <w:pPr>
        <w:pStyle w:val="Code"/>
        <w:rPr>
          <w:highlight w:val="white"/>
        </w:rPr>
      </w:pPr>
      <w:r w:rsidRPr="00903DBA">
        <w:rPr>
          <w:highlight w:val="white"/>
        </w:rPr>
        <w:t xml:space="preserve">        else {</w:t>
      </w:r>
    </w:p>
    <w:p w14:paraId="1021FA89" w14:textId="77777777" w:rsidR="00AF7C33" w:rsidRPr="00903DBA" w:rsidRDefault="00AF7C33" w:rsidP="00AF7C33">
      <w:pPr>
        <w:pStyle w:val="Code"/>
        <w:rPr>
          <w:highlight w:val="white"/>
        </w:rPr>
      </w:pPr>
      <w:r w:rsidRPr="00903DBA">
        <w:rPr>
          <w:highlight w:val="white"/>
        </w:rPr>
        <w:t xml:space="preserve">          type = ParameterType(argumentExpression.Symbol);</w:t>
      </w:r>
    </w:p>
    <w:p w14:paraId="02952035" w14:textId="77777777" w:rsidR="00AF7C33" w:rsidRPr="00903DBA" w:rsidRDefault="00AF7C33" w:rsidP="00AF7C33">
      <w:pPr>
        <w:pStyle w:val="Code"/>
        <w:rPr>
          <w:highlight w:val="white"/>
        </w:rPr>
      </w:pPr>
      <w:r w:rsidRPr="00903DBA">
        <w:rPr>
          <w:highlight w:val="white"/>
        </w:rPr>
        <w:t xml:space="preserve">          extra += type.Size();</w:t>
      </w:r>
    </w:p>
    <w:p w14:paraId="2E013AD7" w14:textId="77777777" w:rsidR="00AF7C33" w:rsidRPr="00903DBA" w:rsidRDefault="00AF7C33" w:rsidP="00AF7C33">
      <w:pPr>
        <w:pStyle w:val="Code"/>
        <w:rPr>
          <w:highlight w:val="white"/>
        </w:rPr>
      </w:pPr>
      <w:r w:rsidRPr="00903DBA">
        <w:rPr>
          <w:highlight w:val="white"/>
        </w:rPr>
        <w:t xml:space="preserve">        }</w:t>
      </w:r>
    </w:p>
    <w:p w14:paraId="306089CD" w14:textId="1D8BA3E1" w:rsidR="00F07266" w:rsidRPr="00903DBA" w:rsidRDefault="00885080" w:rsidP="00144D6E">
      <w:pPr>
        <w:rPr>
          <w:highlight w:val="white"/>
        </w:rPr>
      </w:pPr>
      <w:r w:rsidRPr="00903DBA">
        <w:rPr>
          <w:highlight w:val="white"/>
        </w:rPr>
        <w:t xml:space="preserve">We add the argument to the </w:t>
      </w:r>
      <w:r w:rsidR="00144D6E" w:rsidRPr="00903DBA">
        <w:rPr>
          <w:highlight w:val="white"/>
        </w:rPr>
        <w:t xml:space="preserve">parameter </w:t>
      </w:r>
      <w:r w:rsidR="008F7CF7" w:rsidRPr="00903DBA">
        <w:rPr>
          <w:highlight w:val="white"/>
        </w:rPr>
        <w:t>list and</w:t>
      </w:r>
      <w:r w:rsidR="00144D6E" w:rsidRPr="00903DBA">
        <w:rPr>
          <w:highlight w:val="white"/>
        </w:rPr>
        <w:t xml:space="preserve"> update the </w:t>
      </w:r>
      <w:r w:rsidR="00C21FC1" w:rsidRPr="00903DBA">
        <w:rPr>
          <w:highlight w:val="white"/>
        </w:rPr>
        <w:t>current offset.</w:t>
      </w:r>
    </w:p>
    <w:p w14:paraId="17262C7D" w14:textId="77777777" w:rsidR="000D139D" w:rsidRPr="00903DBA" w:rsidRDefault="000D139D" w:rsidP="000D139D">
      <w:pPr>
        <w:pStyle w:val="Code"/>
        <w:rPr>
          <w:highlight w:val="white"/>
        </w:rPr>
      </w:pPr>
      <w:r w:rsidRPr="00903DBA">
        <w:rPr>
          <w:highlight w:val="white"/>
        </w:rPr>
        <w:t xml:space="preserve">        if (type.IsStructOrUnion()) {</w:t>
      </w:r>
    </w:p>
    <w:p w14:paraId="2E857424" w14:textId="77777777" w:rsidR="000D139D" w:rsidRPr="00903DBA" w:rsidRDefault="000D139D" w:rsidP="000D139D">
      <w:pPr>
        <w:pStyle w:val="Code"/>
        <w:rPr>
          <w:highlight w:val="white"/>
        </w:rPr>
      </w:pPr>
      <w:r w:rsidRPr="00903DBA">
        <w:rPr>
          <w:highlight w:val="white"/>
        </w:rPr>
        <w:t xml:space="preserve">          AddMiddleCode(longList, MiddleOperator.ParameterInitSize,</w:t>
      </w:r>
    </w:p>
    <w:p w14:paraId="25EBFCBE" w14:textId="77777777" w:rsidR="000D139D" w:rsidRPr="00903DBA" w:rsidRDefault="000D139D" w:rsidP="000D139D">
      <w:pPr>
        <w:pStyle w:val="Code"/>
        <w:rPr>
          <w:highlight w:val="white"/>
        </w:rPr>
      </w:pPr>
      <w:r w:rsidRPr="00903DBA">
        <w:rPr>
          <w:highlight w:val="white"/>
        </w:rPr>
        <w:t xml:space="preserve">                        SymbolTable.CurrentTable.CurrentOffset + totalOffset +</w:t>
      </w:r>
    </w:p>
    <w:p w14:paraId="3DD4259A" w14:textId="4D6B2036" w:rsidR="000D139D" w:rsidRPr="00903DBA" w:rsidRDefault="000D139D" w:rsidP="000D139D">
      <w:pPr>
        <w:pStyle w:val="Code"/>
        <w:rPr>
          <w:highlight w:val="white"/>
        </w:rPr>
      </w:pPr>
      <w:r w:rsidRPr="00903DBA">
        <w:rPr>
          <w:highlight w:val="white"/>
        </w:rPr>
        <w:t xml:space="preserve">                        offset, type, argumentExpression.Symbol);</w:t>
      </w:r>
    </w:p>
    <w:p w14:paraId="0EB35B1E" w14:textId="77777777" w:rsidR="000D139D" w:rsidRPr="00903DBA" w:rsidRDefault="000D139D" w:rsidP="000D139D">
      <w:pPr>
        <w:pStyle w:val="Code"/>
        <w:rPr>
          <w:highlight w:val="white"/>
        </w:rPr>
      </w:pPr>
      <w:r w:rsidRPr="00903DBA">
        <w:rPr>
          <w:highlight w:val="white"/>
        </w:rPr>
        <w:t xml:space="preserve">        }</w:t>
      </w:r>
    </w:p>
    <w:p w14:paraId="11BB3D08" w14:textId="77777777" w:rsidR="000D139D" w:rsidRPr="00903DBA" w:rsidRDefault="000D139D" w:rsidP="000D139D">
      <w:pPr>
        <w:pStyle w:val="Code"/>
        <w:rPr>
          <w:highlight w:val="white"/>
        </w:rPr>
      </w:pPr>
    </w:p>
    <w:p w14:paraId="4B324E9C" w14:textId="77777777" w:rsidR="000D139D" w:rsidRPr="00903DBA" w:rsidRDefault="000D139D" w:rsidP="000D139D">
      <w:pPr>
        <w:pStyle w:val="Code"/>
        <w:rPr>
          <w:highlight w:val="white"/>
        </w:rPr>
      </w:pPr>
      <w:r w:rsidRPr="00903DBA">
        <w:rPr>
          <w:highlight w:val="white"/>
        </w:rPr>
        <w:t xml:space="preserve">        AddMiddleCode(longList, MiddleOperator.Parameter,</w:t>
      </w:r>
    </w:p>
    <w:p w14:paraId="20B8B44B" w14:textId="77777777" w:rsidR="000D139D" w:rsidRPr="00903DBA" w:rsidRDefault="000D139D" w:rsidP="000D139D">
      <w:pPr>
        <w:pStyle w:val="Code"/>
        <w:rPr>
          <w:highlight w:val="white"/>
        </w:rPr>
      </w:pPr>
      <w:r w:rsidRPr="00903DBA">
        <w:rPr>
          <w:highlight w:val="white"/>
        </w:rPr>
        <w:t xml:space="preserve">                      SymbolTable.CurrentTable. CurrentOffset + totalOffset +</w:t>
      </w:r>
    </w:p>
    <w:p w14:paraId="1CBE56B8" w14:textId="4CA85C98" w:rsidR="000D139D" w:rsidRPr="00903DBA" w:rsidRDefault="000D139D" w:rsidP="000D139D">
      <w:pPr>
        <w:pStyle w:val="Code"/>
        <w:rPr>
          <w:highlight w:val="white"/>
        </w:rPr>
      </w:pPr>
      <w:r w:rsidRPr="00903DBA">
        <w:rPr>
          <w:highlight w:val="white"/>
        </w:rPr>
        <w:t xml:space="preserve">                      offset, type, argumentExpression.Symbol);</w:t>
      </w:r>
    </w:p>
    <w:p w14:paraId="789A2385" w14:textId="77777777" w:rsidR="0089193E" w:rsidRPr="00903DBA" w:rsidRDefault="0089193E" w:rsidP="0089193E">
      <w:pPr>
        <w:pStyle w:val="Code"/>
        <w:rPr>
          <w:highlight w:val="white"/>
        </w:rPr>
      </w:pPr>
      <w:r w:rsidRPr="00903DBA">
        <w:rPr>
          <w:highlight w:val="white"/>
        </w:rPr>
        <w:t xml:space="preserve">        offset += type.Size();</w:t>
      </w:r>
    </w:p>
    <w:p w14:paraId="4C51982E" w14:textId="77777777" w:rsidR="0089193E" w:rsidRPr="00903DBA" w:rsidRDefault="0089193E" w:rsidP="0089193E">
      <w:pPr>
        <w:pStyle w:val="Code"/>
        <w:rPr>
          <w:highlight w:val="white"/>
        </w:rPr>
      </w:pPr>
      <w:r w:rsidRPr="00903DBA">
        <w:rPr>
          <w:highlight w:val="white"/>
        </w:rPr>
        <w:t xml:space="preserve">      }</w:t>
      </w:r>
    </w:p>
    <w:p w14:paraId="0F0F0FB9" w14:textId="602D4D69" w:rsidR="00F07266" w:rsidRPr="00903DBA" w:rsidRDefault="00CC5890" w:rsidP="00CC5890">
      <w:pPr>
        <w:rPr>
          <w:highlight w:val="white"/>
        </w:rPr>
      </w:pPr>
      <w:r w:rsidRPr="00903DBA">
        <w:rPr>
          <w:highlight w:val="white"/>
        </w:rPr>
        <w:t>We add both the function call and post call instructions to the long list.</w:t>
      </w:r>
      <w:r w:rsidR="00550FC9" w:rsidRPr="00903DBA">
        <w:rPr>
          <w:highlight w:val="white"/>
        </w:rPr>
        <w:t xml:space="preserve"> The post call instruction is for </w:t>
      </w:r>
    </w:p>
    <w:p w14:paraId="4FDADB09" w14:textId="77777777" w:rsidR="00F07266" w:rsidRPr="00903DBA" w:rsidRDefault="00F07266" w:rsidP="00F07266">
      <w:pPr>
        <w:pStyle w:val="Code"/>
        <w:rPr>
          <w:highlight w:val="white"/>
        </w:rPr>
      </w:pPr>
      <w:r w:rsidRPr="00903DBA">
        <w:rPr>
          <w:highlight w:val="white"/>
        </w:rPr>
        <w:t xml:space="preserve">      Symbol functionSymbol = functionExpression.Symbol;</w:t>
      </w:r>
    </w:p>
    <w:p w14:paraId="38E494FC" w14:textId="77777777" w:rsidR="006F40B2" w:rsidRPr="00903DBA" w:rsidRDefault="00F07266" w:rsidP="00F07266">
      <w:pPr>
        <w:pStyle w:val="Code"/>
        <w:rPr>
          <w:highlight w:val="white"/>
        </w:rPr>
      </w:pPr>
      <w:r w:rsidRPr="00903DBA">
        <w:rPr>
          <w:highlight w:val="white"/>
        </w:rPr>
        <w:t xml:space="preserve">      AddMiddleCode(longList, MiddleOperator.Call,</w:t>
      </w:r>
    </w:p>
    <w:p w14:paraId="05E24E56" w14:textId="2C31A08D" w:rsidR="006F40B2" w:rsidRPr="00903DBA" w:rsidRDefault="006F40B2" w:rsidP="006F40B2">
      <w:pPr>
        <w:pStyle w:val="Code"/>
        <w:rPr>
          <w:highlight w:val="white"/>
        </w:rPr>
      </w:pPr>
      <w:r w:rsidRPr="00903DBA">
        <w:rPr>
          <w:highlight w:val="white"/>
        </w:rPr>
        <w:t xml:space="preserve">                   </w:t>
      </w:r>
      <w:r w:rsidR="005F69A3" w:rsidRPr="00903DBA">
        <w:rPr>
          <w:highlight w:val="white"/>
        </w:rPr>
        <w:t xml:space="preserve"> </w:t>
      </w:r>
      <w:r w:rsidR="00F07266" w:rsidRPr="00903DBA">
        <w:rPr>
          <w:highlight w:val="white"/>
        </w:rPr>
        <w:t>SymbolTable.CurrentTable.CurrentOffset + totalOffset,</w:t>
      </w:r>
    </w:p>
    <w:p w14:paraId="28F5E573" w14:textId="734A5F7E" w:rsidR="00F07266" w:rsidRPr="00903DBA" w:rsidRDefault="006F40B2" w:rsidP="006F40B2">
      <w:pPr>
        <w:pStyle w:val="Code"/>
        <w:rPr>
          <w:highlight w:val="white"/>
        </w:rPr>
      </w:pPr>
      <w:r w:rsidRPr="00903DBA">
        <w:rPr>
          <w:highlight w:val="white"/>
        </w:rPr>
        <w:lastRenderedPageBreak/>
        <w:t xml:space="preserve">                   </w:t>
      </w:r>
      <w:r w:rsidR="005F69A3" w:rsidRPr="00903DBA">
        <w:rPr>
          <w:highlight w:val="white"/>
        </w:rPr>
        <w:t xml:space="preserve"> functionSymbol,</w:t>
      </w:r>
      <w:r w:rsidR="00F07266" w:rsidRPr="00903DBA">
        <w:rPr>
          <w:highlight w:val="white"/>
        </w:rPr>
        <w:t xml:space="preserve"> extra);</w:t>
      </w:r>
    </w:p>
    <w:p w14:paraId="7C702CB0" w14:textId="303B3A70" w:rsidR="00F07266" w:rsidRPr="00903DBA" w:rsidRDefault="00F07266" w:rsidP="00F07266">
      <w:pPr>
        <w:pStyle w:val="Code"/>
        <w:rPr>
          <w:highlight w:val="white"/>
        </w:rPr>
      </w:pPr>
      <w:r w:rsidRPr="00903DBA">
        <w:rPr>
          <w:highlight w:val="white"/>
        </w:rPr>
        <w:t xml:space="preserve">      AddMiddleCode(longList, MiddleOperator.PostCall,</w:t>
      </w:r>
    </w:p>
    <w:p w14:paraId="766F59D0" w14:textId="77777777" w:rsidR="00F07266" w:rsidRPr="00903DBA" w:rsidRDefault="00F07266" w:rsidP="00F07266">
      <w:pPr>
        <w:pStyle w:val="Code"/>
        <w:rPr>
          <w:highlight w:val="white"/>
        </w:rPr>
      </w:pPr>
      <w:r w:rsidRPr="00903DBA">
        <w:rPr>
          <w:highlight w:val="white"/>
        </w:rPr>
        <w:t xml:space="preserve">                    SymbolTable.CurrentTable.CurrentOffset + totalOffset);</w:t>
      </w:r>
    </w:p>
    <w:p w14:paraId="28D586C3" w14:textId="77777777" w:rsidR="00F07266" w:rsidRPr="00903DBA" w:rsidRDefault="00F07266" w:rsidP="00F07266">
      <w:pPr>
        <w:pStyle w:val="Code"/>
        <w:rPr>
          <w:highlight w:val="white"/>
        </w:rPr>
      </w:pPr>
      <w:r w:rsidRPr="00903DBA">
        <w:rPr>
          <w:highlight w:val="white"/>
        </w:rPr>
        <w:t xml:space="preserve">    </w:t>
      </w:r>
    </w:p>
    <w:p w14:paraId="229FA69B" w14:textId="77777777" w:rsidR="00F07266" w:rsidRPr="00903DBA" w:rsidRDefault="00F07266" w:rsidP="00F07266">
      <w:pPr>
        <w:pStyle w:val="Code"/>
        <w:rPr>
          <w:highlight w:val="white"/>
        </w:rPr>
      </w:pPr>
      <w:r w:rsidRPr="00903DBA">
        <w:rPr>
          <w:highlight w:val="white"/>
        </w:rPr>
        <w:t xml:space="preserve">      Type returnType = functionType.ReturnType;</w:t>
      </w:r>
    </w:p>
    <w:p w14:paraId="61C751E3" w14:textId="77777777" w:rsidR="00F07266" w:rsidRPr="00903DBA" w:rsidRDefault="00F07266" w:rsidP="00F07266">
      <w:pPr>
        <w:pStyle w:val="Code"/>
        <w:rPr>
          <w:highlight w:val="white"/>
        </w:rPr>
      </w:pPr>
      <w:r w:rsidRPr="00903DBA">
        <w:rPr>
          <w:highlight w:val="white"/>
        </w:rPr>
        <w:t xml:space="preserve">      Symbol returnSymbol = new Symbol(returnType);</w:t>
      </w:r>
    </w:p>
    <w:p w14:paraId="369D598B" w14:textId="1B68A83A" w:rsidR="00F07266" w:rsidRPr="00903DBA" w:rsidRDefault="00F7635F" w:rsidP="00F7635F">
      <w:pPr>
        <w:rPr>
          <w:highlight w:val="white"/>
        </w:rPr>
      </w:pPr>
      <w:r w:rsidRPr="00903DBA">
        <w:rPr>
          <w:highlight w:val="white"/>
        </w:rPr>
        <w:t>We make the short list be a copy of the long list. However</w:t>
      </w:r>
      <w:r w:rsidR="00CB6B16" w:rsidRPr="00903DBA">
        <w:rPr>
          <w:highlight w:val="white"/>
        </w:rPr>
        <w:t xml:space="preserve">, </w:t>
      </w:r>
      <w:r w:rsidR="00D73E5C" w:rsidRPr="00903DBA">
        <w:rPr>
          <w:highlight w:val="white"/>
        </w:rPr>
        <w:t xml:space="preserve">there </w:t>
      </w:r>
      <w:r w:rsidR="009E47CD" w:rsidRPr="00903DBA">
        <w:rPr>
          <w:highlight w:val="white"/>
        </w:rPr>
        <w:t xml:space="preserve">is one </w:t>
      </w:r>
      <w:r w:rsidR="00D73E5C" w:rsidRPr="00903DBA">
        <w:rPr>
          <w:highlight w:val="white"/>
        </w:rPr>
        <w:t>difference between the lists</w:t>
      </w:r>
      <w:r w:rsidR="00F0786C" w:rsidRPr="00903DBA">
        <w:rPr>
          <w:highlight w:val="white"/>
        </w:rPr>
        <w:t xml:space="preserve"> if the function </w:t>
      </w:r>
      <w:r w:rsidR="009E47CD" w:rsidRPr="00903DBA">
        <w:rPr>
          <w:highlight w:val="white"/>
        </w:rPr>
        <w:t>returns a floating value. In that case, we pop the value off the floating value stack in the short list, since the value is not interesting</w:t>
      </w:r>
      <w:r w:rsidR="00BC13EF" w:rsidRPr="00903DBA">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903DBA" w:rsidRDefault="00F07266" w:rsidP="00F07266">
      <w:pPr>
        <w:pStyle w:val="Code"/>
        <w:rPr>
          <w:highlight w:val="white"/>
        </w:rPr>
      </w:pPr>
      <w:r w:rsidRPr="00903DBA">
        <w:rPr>
          <w:highlight w:val="white"/>
        </w:rPr>
        <w:t xml:space="preserve">      List&lt;MiddleCode&gt; shortList = new List&lt;MiddleCode&gt;();</w:t>
      </w:r>
    </w:p>
    <w:p w14:paraId="6561DA57" w14:textId="77777777" w:rsidR="00F07266" w:rsidRPr="00903DBA" w:rsidRDefault="00F07266" w:rsidP="00F07266">
      <w:pPr>
        <w:pStyle w:val="Code"/>
        <w:rPr>
          <w:highlight w:val="white"/>
        </w:rPr>
      </w:pPr>
      <w:r w:rsidRPr="00903DBA">
        <w:rPr>
          <w:highlight w:val="white"/>
        </w:rPr>
        <w:t xml:space="preserve">      shortList.AddRange(longList);</w:t>
      </w:r>
    </w:p>
    <w:p w14:paraId="76022AA5" w14:textId="77777777" w:rsidR="00F07266" w:rsidRPr="00903DBA" w:rsidRDefault="00F07266" w:rsidP="00F07266">
      <w:pPr>
        <w:pStyle w:val="Code"/>
        <w:rPr>
          <w:highlight w:val="white"/>
        </w:rPr>
      </w:pPr>
      <w:r w:rsidRPr="00903DBA">
        <w:rPr>
          <w:highlight w:val="white"/>
        </w:rPr>
        <w:t xml:space="preserve">    </w:t>
      </w:r>
    </w:p>
    <w:p w14:paraId="4C2B037C" w14:textId="77777777" w:rsidR="00F07266" w:rsidRPr="00903DBA" w:rsidRDefault="00F07266" w:rsidP="00F07266">
      <w:pPr>
        <w:pStyle w:val="Code"/>
        <w:rPr>
          <w:highlight w:val="white"/>
        </w:rPr>
      </w:pPr>
      <w:r w:rsidRPr="00903DBA">
        <w:rPr>
          <w:highlight w:val="white"/>
        </w:rPr>
        <w:t xml:space="preserve">      if (!returnType.IsVoid()) {</w:t>
      </w:r>
    </w:p>
    <w:p w14:paraId="29319C84" w14:textId="77777777" w:rsidR="00F07266" w:rsidRPr="00903DBA" w:rsidRDefault="00F07266" w:rsidP="00F07266">
      <w:pPr>
        <w:pStyle w:val="Code"/>
        <w:rPr>
          <w:highlight w:val="white"/>
        </w:rPr>
      </w:pPr>
      <w:r w:rsidRPr="00903DBA">
        <w:rPr>
          <w:highlight w:val="white"/>
        </w:rPr>
        <w:t xml:space="preserve">        if (returnType.IsStructOrUnion()) {</w:t>
      </w:r>
    </w:p>
    <w:p w14:paraId="6F4E4014" w14:textId="77777777" w:rsidR="00F07266" w:rsidRPr="00903DBA" w:rsidRDefault="00F07266" w:rsidP="00F07266">
      <w:pPr>
        <w:pStyle w:val="Code"/>
        <w:rPr>
          <w:highlight w:val="white"/>
        </w:rPr>
      </w:pPr>
      <w:r w:rsidRPr="00903DBA">
        <w:rPr>
          <w:highlight w:val="white"/>
        </w:rPr>
        <w:t xml:space="preserve">          Type pointerType = new Type(returnType);</w:t>
      </w:r>
    </w:p>
    <w:p w14:paraId="27FD2E16" w14:textId="2366D9E3" w:rsidR="00F07266" w:rsidRPr="00903DBA" w:rsidRDefault="00F07266" w:rsidP="00F07266">
      <w:pPr>
        <w:pStyle w:val="Code"/>
        <w:rPr>
          <w:highlight w:val="white"/>
        </w:rPr>
      </w:pPr>
      <w:r w:rsidRPr="00903DBA">
        <w:rPr>
          <w:highlight w:val="white"/>
        </w:rPr>
        <w:t xml:space="preserve">          Symbol </w:t>
      </w:r>
      <w:r w:rsidR="002A66C7" w:rsidRPr="00903DBA">
        <w:rPr>
          <w:highlight w:val="white"/>
        </w:rPr>
        <w:t>addressSymbol</w:t>
      </w:r>
      <w:r w:rsidRPr="00903DBA">
        <w:rPr>
          <w:highlight w:val="white"/>
        </w:rPr>
        <w:t xml:space="preserve"> = new Symbol(pointerType);</w:t>
      </w:r>
    </w:p>
    <w:p w14:paraId="36DDCE58" w14:textId="4A056DE2" w:rsidR="00F07266" w:rsidRPr="00903DBA" w:rsidRDefault="00F07266" w:rsidP="00F07266">
      <w:pPr>
        <w:pStyle w:val="Code"/>
        <w:rPr>
          <w:highlight w:val="white"/>
        </w:rPr>
      </w:pPr>
      <w:r w:rsidRPr="00903DBA">
        <w:rPr>
          <w:highlight w:val="white"/>
        </w:rPr>
        <w:t xml:space="preserve">          returnSymbol</w:t>
      </w:r>
      <w:r w:rsidR="000B5A8F" w:rsidRPr="00903DBA">
        <w:rPr>
          <w:highlight w:val="white"/>
        </w:rPr>
        <w:t>.AddressSymbol</w:t>
      </w:r>
      <w:r w:rsidRPr="00903DBA">
        <w:rPr>
          <w:highlight w:val="white"/>
        </w:rPr>
        <w:t xml:space="preserve"> = </w:t>
      </w:r>
      <w:r w:rsidR="002A66C7" w:rsidRPr="00903DBA">
        <w:rPr>
          <w:highlight w:val="white"/>
        </w:rPr>
        <w:t>addressSymbol</w:t>
      </w:r>
      <w:r w:rsidRPr="00903DBA">
        <w:rPr>
          <w:highlight w:val="white"/>
        </w:rPr>
        <w:t>;</w:t>
      </w:r>
    </w:p>
    <w:p w14:paraId="7641E354" w14:textId="77777777" w:rsidR="00F07266" w:rsidRPr="00903DBA" w:rsidRDefault="00F07266" w:rsidP="00F07266">
      <w:pPr>
        <w:pStyle w:val="Code"/>
        <w:rPr>
          <w:highlight w:val="white"/>
        </w:rPr>
      </w:pPr>
      <w:r w:rsidRPr="00903DBA">
        <w:rPr>
          <w:highlight w:val="white"/>
        </w:rPr>
        <w:t xml:space="preserve">        }</w:t>
      </w:r>
    </w:p>
    <w:p w14:paraId="58BAF3CB" w14:textId="77777777" w:rsidR="00F07266" w:rsidRPr="00903DBA" w:rsidRDefault="00F07266" w:rsidP="00F07266">
      <w:pPr>
        <w:pStyle w:val="Code"/>
        <w:rPr>
          <w:highlight w:val="white"/>
        </w:rPr>
      </w:pPr>
      <w:r w:rsidRPr="00903DBA">
        <w:rPr>
          <w:highlight w:val="white"/>
        </w:rPr>
        <w:t xml:space="preserve">      </w:t>
      </w:r>
    </w:p>
    <w:p w14:paraId="17278A57" w14:textId="77777777" w:rsidR="00F07266" w:rsidRPr="00903DBA" w:rsidRDefault="00F07266" w:rsidP="00F07266">
      <w:pPr>
        <w:pStyle w:val="Code"/>
        <w:rPr>
          <w:highlight w:val="white"/>
        </w:rPr>
      </w:pPr>
      <w:r w:rsidRPr="00903DBA">
        <w:rPr>
          <w:highlight w:val="white"/>
        </w:rPr>
        <w:t xml:space="preserve">        AddMiddleCode(longList, MiddleOperator.GetReturnValue,</w:t>
      </w:r>
    </w:p>
    <w:p w14:paraId="62F2EC0B" w14:textId="77777777" w:rsidR="00F07266" w:rsidRPr="00903DBA" w:rsidRDefault="00F07266" w:rsidP="00F07266">
      <w:pPr>
        <w:pStyle w:val="Code"/>
        <w:rPr>
          <w:highlight w:val="white"/>
        </w:rPr>
      </w:pPr>
      <w:r w:rsidRPr="00903DBA">
        <w:rPr>
          <w:highlight w:val="white"/>
        </w:rPr>
        <w:t xml:space="preserve">                      returnSymbol);</w:t>
      </w:r>
    </w:p>
    <w:p w14:paraId="1C5643EE" w14:textId="77777777" w:rsidR="00F07266" w:rsidRPr="00903DBA" w:rsidRDefault="00F07266" w:rsidP="00F07266">
      <w:pPr>
        <w:pStyle w:val="Code"/>
        <w:rPr>
          <w:highlight w:val="white"/>
        </w:rPr>
      </w:pPr>
      <w:r w:rsidRPr="00903DBA">
        <w:rPr>
          <w:highlight w:val="white"/>
        </w:rPr>
        <w:t xml:space="preserve">      </w:t>
      </w:r>
    </w:p>
    <w:p w14:paraId="3478C473" w14:textId="77777777" w:rsidR="00F07266" w:rsidRPr="00903DBA" w:rsidRDefault="00F07266" w:rsidP="00F07266">
      <w:pPr>
        <w:pStyle w:val="Code"/>
        <w:rPr>
          <w:highlight w:val="white"/>
        </w:rPr>
      </w:pPr>
      <w:r w:rsidRPr="00903DBA">
        <w:rPr>
          <w:highlight w:val="white"/>
        </w:rPr>
        <w:t xml:space="preserve">        if (returnType.IsFloating()) {</w:t>
      </w:r>
    </w:p>
    <w:p w14:paraId="18153217" w14:textId="77777777" w:rsidR="00F07266" w:rsidRPr="00903DBA" w:rsidRDefault="00F07266" w:rsidP="00F07266">
      <w:pPr>
        <w:pStyle w:val="Code"/>
        <w:rPr>
          <w:highlight w:val="white"/>
        </w:rPr>
      </w:pPr>
      <w:r w:rsidRPr="00903DBA">
        <w:rPr>
          <w:highlight w:val="white"/>
        </w:rPr>
        <w:t xml:space="preserve">          AddMiddleCode(shortList, MiddleOperator.PopEmpty);</w:t>
      </w:r>
    </w:p>
    <w:p w14:paraId="002F6CAF" w14:textId="77777777" w:rsidR="00F07266" w:rsidRPr="00903DBA" w:rsidRDefault="00F07266" w:rsidP="00F07266">
      <w:pPr>
        <w:pStyle w:val="Code"/>
        <w:rPr>
          <w:highlight w:val="white"/>
        </w:rPr>
      </w:pPr>
      <w:r w:rsidRPr="00903DBA">
        <w:rPr>
          <w:highlight w:val="white"/>
        </w:rPr>
        <w:t xml:space="preserve">        }</w:t>
      </w:r>
    </w:p>
    <w:p w14:paraId="36691E43" w14:textId="77777777" w:rsidR="00F07266" w:rsidRPr="00903DBA" w:rsidRDefault="00F07266" w:rsidP="00F07266">
      <w:pPr>
        <w:pStyle w:val="Code"/>
        <w:rPr>
          <w:highlight w:val="white"/>
        </w:rPr>
      </w:pPr>
      <w:r w:rsidRPr="00903DBA">
        <w:rPr>
          <w:highlight w:val="white"/>
        </w:rPr>
        <w:t xml:space="preserve">      }</w:t>
      </w:r>
    </w:p>
    <w:p w14:paraId="79BABC04" w14:textId="77777777" w:rsidR="00F07266" w:rsidRPr="00903DBA" w:rsidRDefault="00F07266" w:rsidP="00F07266">
      <w:pPr>
        <w:pStyle w:val="Code"/>
        <w:rPr>
          <w:highlight w:val="white"/>
        </w:rPr>
      </w:pPr>
    </w:p>
    <w:p w14:paraId="0BCBDF37" w14:textId="77777777" w:rsidR="00F07266" w:rsidRPr="00903DBA" w:rsidRDefault="00F07266" w:rsidP="00F07266">
      <w:pPr>
        <w:pStyle w:val="Code"/>
        <w:rPr>
          <w:highlight w:val="white"/>
        </w:rPr>
      </w:pPr>
      <w:r w:rsidRPr="00903DBA">
        <w:rPr>
          <w:highlight w:val="white"/>
        </w:rPr>
        <w:t xml:space="preserve">      return (new Expression(returnSymbol, shortList, longList));</w:t>
      </w:r>
    </w:p>
    <w:p w14:paraId="273EFAE7" w14:textId="77777777" w:rsidR="00F07266" w:rsidRPr="00903DBA" w:rsidRDefault="00F07266" w:rsidP="00F07266">
      <w:pPr>
        <w:pStyle w:val="Code"/>
        <w:rPr>
          <w:highlight w:val="white"/>
        </w:rPr>
      </w:pPr>
      <w:r w:rsidRPr="00903DBA">
        <w:rPr>
          <w:highlight w:val="white"/>
        </w:rPr>
        <w:t xml:space="preserve">    }</w:t>
      </w:r>
    </w:p>
    <w:p w14:paraId="01034303" w14:textId="64452A74" w:rsidR="002E7E5B" w:rsidRPr="00903DBA" w:rsidRDefault="002E7E5B" w:rsidP="002E7E5B">
      <w:pPr>
        <w:pStyle w:val="Rubrik3"/>
      </w:pPr>
      <w:bookmarkStart w:id="183" w:name="_Toc57656037"/>
      <w:r w:rsidRPr="00903DBA">
        <w:t>Argument Expression List</w:t>
      </w:r>
      <w:bookmarkEnd w:id="183"/>
    </w:p>
    <w:p w14:paraId="7963F03F" w14:textId="77777777" w:rsidR="00D35E46" w:rsidRPr="00903DBA" w:rsidRDefault="00D35E46" w:rsidP="00D35E46">
      <w:r w:rsidRPr="00903DBA">
        <w:t xml:space="preserve">Each parameter is converted from a possible logical type to an integer by calling </w:t>
      </w:r>
      <w:proofErr w:type="spellStart"/>
      <w:r w:rsidRPr="00903DBA">
        <w:rPr>
          <w:rStyle w:val="CodeInText"/>
        </w:rPr>
        <w:t>Generate.generateIntegerExpression</w:t>
      </w:r>
      <w:proofErr w:type="spellEnd"/>
      <w:r w:rsidRPr="00903DBA">
        <w:t>.</w:t>
      </w:r>
    </w:p>
    <w:p w14:paraId="42FA6894" w14:textId="4D95A5B7" w:rsidR="00EC3F16" w:rsidRPr="00903DBA" w:rsidRDefault="00EC3F16" w:rsidP="00EC3F16">
      <w:pPr>
        <w:pStyle w:val="CodeHeader"/>
      </w:pPr>
      <w:proofErr w:type="spellStart"/>
      <w:r w:rsidRPr="00903DBA">
        <w:t>MainParser.gppg</w:t>
      </w:r>
      <w:proofErr w:type="spellEnd"/>
    </w:p>
    <w:p w14:paraId="1896E803" w14:textId="77777777" w:rsidR="00EA29A9" w:rsidRPr="00903DBA" w:rsidRDefault="00EA29A9" w:rsidP="00EA29A9">
      <w:pPr>
        <w:pStyle w:val="Code"/>
        <w:rPr>
          <w:highlight w:val="white"/>
        </w:rPr>
      </w:pPr>
      <w:r w:rsidRPr="00903DBA">
        <w:rPr>
          <w:highlight w:val="white"/>
        </w:rPr>
        <w:t>argument_expression_list:</w:t>
      </w:r>
    </w:p>
    <w:p w14:paraId="704F78AE" w14:textId="77777777" w:rsidR="00EA29A9" w:rsidRPr="00903DBA" w:rsidRDefault="00EA29A9" w:rsidP="00EA29A9">
      <w:pPr>
        <w:pStyle w:val="Code"/>
        <w:rPr>
          <w:highlight w:val="white"/>
        </w:rPr>
      </w:pPr>
      <w:r w:rsidRPr="00903DBA">
        <w:rPr>
          <w:highlight w:val="white"/>
        </w:rPr>
        <w:t xml:space="preserve">    assignment_expression {</w:t>
      </w:r>
    </w:p>
    <w:p w14:paraId="33D590E4" w14:textId="77777777" w:rsidR="00EA29A9" w:rsidRPr="00903DBA" w:rsidRDefault="00EA29A9" w:rsidP="00EA29A9">
      <w:pPr>
        <w:pStyle w:val="Code"/>
        <w:rPr>
          <w:highlight w:val="white"/>
        </w:rPr>
      </w:pPr>
      <w:r w:rsidRPr="00903DBA">
        <w:rPr>
          <w:highlight w:val="white"/>
        </w:rPr>
        <w:t xml:space="preserve">      $$ = new List&lt;Expression&gt;();</w:t>
      </w:r>
    </w:p>
    <w:p w14:paraId="2324410A" w14:textId="77777777" w:rsidR="00EA29A9" w:rsidRPr="00903DBA" w:rsidRDefault="00EA29A9" w:rsidP="00EA29A9">
      <w:pPr>
        <w:pStyle w:val="Code"/>
        <w:rPr>
          <w:highlight w:val="white"/>
        </w:rPr>
      </w:pPr>
      <w:r w:rsidRPr="00903DBA">
        <w:rPr>
          <w:highlight w:val="white"/>
        </w:rPr>
        <w:t xml:space="preserve">      $$.Add(MiddleCodeGenerator.ArgumentExpression(0, $1));</w:t>
      </w:r>
    </w:p>
    <w:p w14:paraId="40DFD7AD" w14:textId="77777777" w:rsidR="00EA29A9" w:rsidRPr="00903DBA" w:rsidRDefault="00EA29A9" w:rsidP="00EA29A9">
      <w:pPr>
        <w:pStyle w:val="Code"/>
        <w:rPr>
          <w:highlight w:val="white"/>
        </w:rPr>
      </w:pPr>
      <w:r w:rsidRPr="00903DBA">
        <w:rPr>
          <w:highlight w:val="white"/>
        </w:rPr>
        <w:t xml:space="preserve">    }</w:t>
      </w:r>
    </w:p>
    <w:p w14:paraId="6661E6C8" w14:textId="77777777" w:rsidR="00EA29A9" w:rsidRPr="00903DBA" w:rsidRDefault="00EA29A9" w:rsidP="00EA29A9">
      <w:pPr>
        <w:pStyle w:val="Code"/>
        <w:rPr>
          <w:highlight w:val="white"/>
        </w:rPr>
      </w:pPr>
      <w:r w:rsidRPr="00903DBA">
        <w:rPr>
          <w:highlight w:val="white"/>
        </w:rPr>
        <w:t xml:space="preserve">  | argument_expression_list COMMA assignment_expression {</w:t>
      </w:r>
    </w:p>
    <w:p w14:paraId="54DF65D0" w14:textId="77777777" w:rsidR="00EA29A9" w:rsidRPr="00903DBA" w:rsidRDefault="00EA29A9" w:rsidP="00EA29A9">
      <w:pPr>
        <w:pStyle w:val="Code"/>
        <w:rPr>
          <w:highlight w:val="white"/>
        </w:rPr>
      </w:pPr>
      <w:r w:rsidRPr="00903DBA">
        <w:rPr>
          <w:highlight w:val="white"/>
        </w:rPr>
        <w:t xml:space="preserve">      $1.Add(MiddleCodeGenerator.ArgumentExpression($1.Count, $3));</w:t>
      </w:r>
    </w:p>
    <w:p w14:paraId="1951D0A1" w14:textId="77777777" w:rsidR="00EA29A9" w:rsidRPr="00903DBA" w:rsidRDefault="00EA29A9" w:rsidP="00EA29A9">
      <w:pPr>
        <w:pStyle w:val="Code"/>
        <w:rPr>
          <w:highlight w:val="white"/>
        </w:rPr>
      </w:pPr>
      <w:r w:rsidRPr="00903DBA">
        <w:rPr>
          <w:highlight w:val="white"/>
        </w:rPr>
        <w:t xml:space="preserve">      $$ = $1;</w:t>
      </w:r>
    </w:p>
    <w:p w14:paraId="72BD71D3" w14:textId="77777777" w:rsidR="00EA29A9" w:rsidRPr="00903DBA" w:rsidRDefault="00EA29A9" w:rsidP="00EA29A9">
      <w:pPr>
        <w:pStyle w:val="Code"/>
        <w:rPr>
          <w:highlight w:val="white"/>
        </w:rPr>
      </w:pPr>
      <w:r w:rsidRPr="00903DBA">
        <w:rPr>
          <w:highlight w:val="white"/>
        </w:rPr>
        <w:t xml:space="preserve">    };</w:t>
      </w:r>
    </w:p>
    <w:p w14:paraId="02615FE5" w14:textId="0186C0C5" w:rsidR="00F166C5" w:rsidRPr="00903DBA" w:rsidRDefault="00F166C5" w:rsidP="005D5DB0">
      <w:pPr>
        <w:rPr>
          <w:highlight w:val="white"/>
        </w:rPr>
      </w:pPr>
      <w:r w:rsidRPr="00903DBA">
        <w:rPr>
          <w:highlight w:val="white"/>
        </w:rPr>
        <w:t xml:space="preserve">The </w:t>
      </w:r>
      <w:r w:rsidRPr="00903DBA">
        <w:rPr>
          <w:rStyle w:val="KeyWord0"/>
          <w:highlight w:val="white"/>
        </w:rPr>
        <w:t>ArgumentExpression</w:t>
      </w:r>
      <w:r w:rsidRPr="00903DBA">
        <w:rPr>
          <w:highlight w:val="white"/>
        </w:rPr>
        <w:t xml:space="preserve"> method</w:t>
      </w:r>
      <w:r w:rsidR="00494657" w:rsidRPr="00903DBA">
        <w:rPr>
          <w:highlight w:val="white"/>
        </w:rPr>
        <w:t xml:space="preserve"> </w:t>
      </w:r>
      <w:r w:rsidR="00D03ACB" w:rsidRPr="00903DBA">
        <w:rPr>
          <w:highlight w:val="white"/>
        </w:rPr>
        <w:t>type casts the argument into an appropriate type.</w:t>
      </w:r>
    </w:p>
    <w:p w14:paraId="64856157" w14:textId="1FD12381" w:rsidR="00DF4DD7" w:rsidRPr="00903DBA" w:rsidRDefault="00DF4DD7" w:rsidP="00DF4DD7">
      <w:pPr>
        <w:pStyle w:val="CodeHeader"/>
      </w:pPr>
      <w:proofErr w:type="spellStart"/>
      <w:r w:rsidRPr="00903DBA">
        <w:t>MiddleCodeGenerator.cs</w:t>
      </w:r>
      <w:proofErr w:type="spellEnd"/>
    </w:p>
    <w:p w14:paraId="5C1B677E" w14:textId="77777777" w:rsidR="0027372E" w:rsidRPr="00903DBA" w:rsidRDefault="0027372E" w:rsidP="0027372E">
      <w:pPr>
        <w:pStyle w:val="Code"/>
        <w:rPr>
          <w:highlight w:val="white"/>
        </w:rPr>
      </w:pPr>
      <w:r w:rsidRPr="00903DBA">
        <w:rPr>
          <w:highlight w:val="white"/>
        </w:rPr>
        <w:t xml:space="preserve">    public static Expression ArgumentExpression(int index,</w:t>
      </w:r>
    </w:p>
    <w:p w14:paraId="30661ED4" w14:textId="313DF9C6" w:rsidR="0027372E" w:rsidRPr="00903DBA" w:rsidRDefault="0027372E" w:rsidP="0027372E">
      <w:pPr>
        <w:pStyle w:val="Code"/>
        <w:rPr>
          <w:highlight w:val="white"/>
        </w:rPr>
      </w:pPr>
      <w:r w:rsidRPr="00903DBA">
        <w:rPr>
          <w:highlight w:val="white"/>
        </w:rPr>
        <w:t xml:space="preserve">                                                Expression expression) {</w:t>
      </w:r>
    </w:p>
    <w:p w14:paraId="31A3E783" w14:textId="4E79C7ED" w:rsidR="00EA5F63" w:rsidRPr="00903DBA" w:rsidRDefault="00EA5F63" w:rsidP="00E23225">
      <w:pPr>
        <w:rPr>
          <w:highlight w:val="white"/>
        </w:rPr>
      </w:pPr>
      <w:r w:rsidRPr="00903DBA">
        <w:rPr>
          <w:highlight w:val="white"/>
        </w:rPr>
        <w:t xml:space="preserve">We need to type list on top of the type list stack to </w:t>
      </w:r>
      <w:r w:rsidR="00561E79" w:rsidRPr="00903DBA">
        <w:rPr>
          <w:highlight w:val="white"/>
        </w:rPr>
        <w:t>compare the argument expression with the parameter type.</w:t>
      </w:r>
    </w:p>
    <w:p w14:paraId="58B984DA" w14:textId="5CDBE817" w:rsidR="0027372E" w:rsidRPr="00903DBA" w:rsidRDefault="0027372E" w:rsidP="0027372E">
      <w:pPr>
        <w:pStyle w:val="Code"/>
        <w:rPr>
          <w:highlight w:val="white"/>
        </w:rPr>
      </w:pPr>
      <w:r w:rsidRPr="00903DBA">
        <w:rPr>
          <w:highlight w:val="white"/>
        </w:rPr>
        <w:lastRenderedPageBreak/>
        <w:t xml:space="preserve">      List&lt;Type&gt; typeList = TypeListStack.Peek();</w:t>
      </w:r>
    </w:p>
    <w:p w14:paraId="50FF41CD" w14:textId="77777777" w:rsidR="00DC51FC" w:rsidRPr="00903DBA" w:rsidRDefault="00DC51FC" w:rsidP="00DC51FC">
      <w:pPr>
        <w:rPr>
          <w:highlight w:val="white"/>
        </w:rPr>
      </w:pPr>
      <w:r w:rsidRPr="00903DBA">
        <w:rPr>
          <w:highlight w:val="white"/>
        </w:rPr>
        <w:t>If the argument is within the parameter list, we type cast the argument into the parameter type.</w:t>
      </w:r>
    </w:p>
    <w:p w14:paraId="4618EBE1" w14:textId="77777777" w:rsidR="0027372E" w:rsidRPr="00903DBA" w:rsidRDefault="0027372E" w:rsidP="0027372E">
      <w:pPr>
        <w:pStyle w:val="Code"/>
        <w:rPr>
          <w:highlight w:val="white"/>
        </w:rPr>
      </w:pPr>
      <w:r w:rsidRPr="00903DBA">
        <w:rPr>
          <w:highlight w:val="white"/>
        </w:rPr>
        <w:t xml:space="preserve">      if ((typeList != null) &amp;&amp; (index &lt; typeList.Count)) {</w:t>
      </w:r>
    </w:p>
    <w:p w14:paraId="451DE27E" w14:textId="77777777" w:rsidR="0027372E" w:rsidRPr="00903DBA" w:rsidRDefault="0027372E" w:rsidP="0027372E">
      <w:pPr>
        <w:pStyle w:val="Code"/>
        <w:rPr>
          <w:highlight w:val="white"/>
        </w:rPr>
      </w:pPr>
      <w:r w:rsidRPr="00903DBA">
        <w:rPr>
          <w:highlight w:val="white"/>
        </w:rPr>
        <w:t xml:space="preserve">        expression = TypeCast.ImplicitCast(expression, typeList[index]);</w:t>
      </w:r>
    </w:p>
    <w:p w14:paraId="2686C7C1" w14:textId="77777777" w:rsidR="0027372E" w:rsidRPr="00903DBA" w:rsidRDefault="0027372E" w:rsidP="0027372E">
      <w:pPr>
        <w:pStyle w:val="Code"/>
        <w:rPr>
          <w:highlight w:val="white"/>
        </w:rPr>
      </w:pPr>
      <w:r w:rsidRPr="00903DBA">
        <w:rPr>
          <w:highlight w:val="white"/>
        </w:rPr>
        <w:t xml:space="preserve">      }</w:t>
      </w:r>
    </w:p>
    <w:p w14:paraId="1BA9F1A3" w14:textId="77777777" w:rsidR="0027372E" w:rsidRPr="00903DBA" w:rsidRDefault="0027372E" w:rsidP="0027372E">
      <w:pPr>
        <w:pStyle w:val="Code"/>
        <w:rPr>
          <w:highlight w:val="white"/>
        </w:rPr>
      </w:pPr>
      <w:r w:rsidRPr="00903DBA">
        <w:rPr>
          <w:highlight w:val="white"/>
        </w:rPr>
        <w:t xml:space="preserve">      else {</w:t>
      </w:r>
    </w:p>
    <w:p w14:paraId="4B37A649" w14:textId="77777777" w:rsidR="00250AED" w:rsidRPr="00903DBA" w:rsidRDefault="00250AED" w:rsidP="00250AED">
      <w:pPr>
        <w:rPr>
          <w:highlight w:val="white"/>
        </w:rPr>
      </w:pPr>
      <w:r w:rsidRPr="00903DBA">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903DBA" w:rsidRDefault="0027372E" w:rsidP="0027372E">
      <w:pPr>
        <w:pStyle w:val="Code"/>
        <w:rPr>
          <w:highlight w:val="white"/>
        </w:rPr>
      </w:pPr>
      <w:r w:rsidRPr="00903DBA">
        <w:rPr>
          <w:highlight w:val="white"/>
        </w:rPr>
        <w:t xml:space="preserve">        Type type = expression.Symbol.Type;</w:t>
      </w:r>
    </w:p>
    <w:p w14:paraId="77F31A27" w14:textId="77777777" w:rsidR="0027372E" w:rsidRPr="00903DBA" w:rsidRDefault="0027372E" w:rsidP="0027372E">
      <w:pPr>
        <w:pStyle w:val="Code"/>
        <w:rPr>
          <w:highlight w:val="white"/>
        </w:rPr>
      </w:pPr>
      <w:r w:rsidRPr="00903DBA">
        <w:rPr>
          <w:highlight w:val="white"/>
        </w:rPr>
        <w:t xml:space="preserve">        </w:t>
      </w:r>
    </w:p>
    <w:p w14:paraId="443F3B9C" w14:textId="77777777" w:rsidR="0027372E" w:rsidRPr="00903DBA" w:rsidRDefault="0027372E" w:rsidP="0027372E">
      <w:pPr>
        <w:pStyle w:val="Code"/>
        <w:rPr>
          <w:highlight w:val="white"/>
        </w:rPr>
      </w:pPr>
      <w:r w:rsidRPr="00903DBA">
        <w:rPr>
          <w:highlight w:val="white"/>
        </w:rPr>
        <w:t xml:space="preserve">        if (type.IsChar() || type.IsShort()) {</w:t>
      </w:r>
    </w:p>
    <w:p w14:paraId="48DEA9CF" w14:textId="77777777" w:rsidR="0027372E" w:rsidRPr="00903DBA" w:rsidRDefault="0027372E" w:rsidP="0027372E">
      <w:pPr>
        <w:pStyle w:val="Code"/>
        <w:rPr>
          <w:highlight w:val="white"/>
        </w:rPr>
      </w:pPr>
      <w:r w:rsidRPr="00903DBA">
        <w:rPr>
          <w:highlight w:val="white"/>
        </w:rPr>
        <w:t xml:space="preserve">          if (type.IsSigned()) {</w:t>
      </w:r>
    </w:p>
    <w:p w14:paraId="212557BF" w14:textId="77777777" w:rsidR="0027372E" w:rsidRPr="00903DBA" w:rsidRDefault="0027372E" w:rsidP="0027372E">
      <w:pPr>
        <w:pStyle w:val="Code"/>
        <w:rPr>
          <w:highlight w:val="white"/>
        </w:rPr>
      </w:pPr>
      <w:r w:rsidRPr="00903DBA">
        <w:rPr>
          <w:highlight w:val="white"/>
        </w:rPr>
        <w:t xml:space="preserve">            expression =</w:t>
      </w:r>
    </w:p>
    <w:p w14:paraId="30A4034B" w14:textId="77777777" w:rsidR="0027372E" w:rsidRPr="00903DBA" w:rsidRDefault="0027372E" w:rsidP="0027372E">
      <w:pPr>
        <w:pStyle w:val="Code"/>
        <w:rPr>
          <w:highlight w:val="white"/>
        </w:rPr>
      </w:pPr>
      <w:r w:rsidRPr="00903DBA">
        <w:rPr>
          <w:highlight w:val="white"/>
        </w:rPr>
        <w:t xml:space="preserve">              TypeCast.ImplicitCast(expression, Type.SignedIntegerType);</w:t>
      </w:r>
    </w:p>
    <w:p w14:paraId="1F1F23F9" w14:textId="77777777" w:rsidR="0027372E" w:rsidRPr="00903DBA" w:rsidRDefault="0027372E" w:rsidP="0027372E">
      <w:pPr>
        <w:pStyle w:val="Code"/>
        <w:rPr>
          <w:highlight w:val="white"/>
        </w:rPr>
      </w:pPr>
      <w:r w:rsidRPr="00903DBA">
        <w:rPr>
          <w:highlight w:val="white"/>
        </w:rPr>
        <w:t xml:space="preserve">          }</w:t>
      </w:r>
    </w:p>
    <w:p w14:paraId="08B3C520" w14:textId="77777777" w:rsidR="0027372E" w:rsidRPr="00903DBA" w:rsidRDefault="0027372E" w:rsidP="0027372E">
      <w:pPr>
        <w:pStyle w:val="Code"/>
        <w:rPr>
          <w:highlight w:val="white"/>
        </w:rPr>
      </w:pPr>
      <w:r w:rsidRPr="00903DBA">
        <w:rPr>
          <w:highlight w:val="white"/>
        </w:rPr>
        <w:t xml:space="preserve">          else {</w:t>
      </w:r>
    </w:p>
    <w:p w14:paraId="739E22E8" w14:textId="77777777" w:rsidR="0027372E" w:rsidRPr="00903DBA" w:rsidRDefault="0027372E" w:rsidP="0027372E">
      <w:pPr>
        <w:pStyle w:val="Code"/>
        <w:rPr>
          <w:highlight w:val="white"/>
        </w:rPr>
      </w:pPr>
      <w:r w:rsidRPr="00903DBA">
        <w:rPr>
          <w:highlight w:val="white"/>
        </w:rPr>
        <w:t xml:space="preserve">            expression =</w:t>
      </w:r>
    </w:p>
    <w:p w14:paraId="14AE06A9" w14:textId="77777777" w:rsidR="0027372E" w:rsidRPr="00903DBA" w:rsidRDefault="0027372E" w:rsidP="0027372E">
      <w:pPr>
        <w:pStyle w:val="Code"/>
        <w:rPr>
          <w:highlight w:val="white"/>
        </w:rPr>
      </w:pPr>
      <w:r w:rsidRPr="00903DBA">
        <w:rPr>
          <w:highlight w:val="white"/>
        </w:rPr>
        <w:t xml:space="preserve">              TypeCast.ImplicitCast(expression, Type.UnsignedIntegerType);</w:t>
      </w:r>
    </w:p>
    <w:p w14:paraId="734235EB" w14:textId="77777777" w:rsidR="0027372E" w:rsidRPr="00903DBA" w:rsidRDefault="0027372E" w:rsidP="0027372E">
      <w:pPr>
        <w:pStyle w:val="Code"/>
        <w:rPr>
          <w:highlight w:val="white"/>
        </w:rPr>
      </w:pPr>
      <w:r w:rsidRPr="00903DBA">
        <w:rPr>
          <w:highlight w:val="white"/>
        </w:rPr>
        <w:t xml:space="preserve">          }      </w:t>
      </w:r>
    </w:p>
    <w:p w14:paraId="4E1B5EDF" w14:textId="77777777" w:rsidR="0027372E" w:rsidRPr="00903DBA" w:rsidRDefault="0027372E" w:rsidP="0027372E">
      <w:pPr>
        <w:pStyle w:val="Code"/>
        <w:rPr>
          <w:highlight w:val="white"/>
        </w:rPr>
      </w:pPr>
      <w:r w:rsidRPr="00903DBA">
        <w:rPr>
          <w:highlight w:val="white"/>
        </w:rPr>
        <w:t xml:space="preserve">        }</w:t>
      </w:r>
    </w:p>
    <w:p w14:paraId="0B137D70" w14:textId="77777777" w:rsidR="0027372E" w:rsidRPr="00903DBA" w:rsidRDefault="0027372E" w:rsidP="0027372E">
      <w:pPr>
        <w:pStyle w:val="Code"/>
        <w:rPr>
          <w:highlight w:val="white"/>
        </w:rPr>
      </w:pPr>
      <w:r w:rsidRPr="00903DBA">
        <w:rPr>
          <w:highlight w:val="white"/>
        </w:rPr>
        <w:t xml:space="preserve">        else if (type.IsFloat()) {</w:t>
      </w:r>
    </w:p>
    <w:p w14:paraId="05BFDECC" w14:textId="77777777" w:rsidR="0027372E" w:rsidRPr="00903DBA" w:rsidRDefault="0027372E" w:rsidP="0027372E">
      <w:pPr>
        <w:pStyle w:val="Code"/>
        <w:rPr>
          <w:highlight w:val="white"/>
        </w:rPr>
      </w:pPr>
      <w:r w:rsidRPr="00903DBA">
        <w:rPr>
          <w:highlight w:val="white"/>
        </w:rPr>
        <w:t xml:space="preserve">          expression = TypeCast.ImplicitCast(expression, Type.DoubleType);</w:t>
      </w:r>
    </w:p>
    <w:p w14:paraId="2CD2F8ED" w14:textId="77777777" w:rsidR="0027372E" w:rsidRPr="00903DBA" w:rsidRDefault="0027372E" w:rsidP="0027372E">
      <w:pPr>
        <w:pStyle w:val="Code"/>
        <w:rPr>
          <w:highlight w:val="white"/>
        </w:rPr>
      </w:pPr>
      <w:r w:rsidRPr="00903DBA">
        <w:rPr>
          <w:highlight w:val="white"/>
        </w:rPr>
        <w:t xml:space="preserve">        }</w:t>
      </w:r>
    </w:p>
    <w:p w14:paraId="34A45425" w14:textId="77777777" w:rsidR="0027372E" w:rsidRPr="00903DBA" w:rsidRDefault="0027372E" w:rsidP="0027372E">
      <w:pPr>
        <w:pStyle w:val="Code"/>
        <w:rPr>
          <w:highlight w:val="white"/>
        </w:rPr>
      </w:pPr>
      <w:r w:rsidRPr="00903DBA">
        <w:rPr>
          <w:highlight w:val="white"/>
        </w:rPr>
        <w:t xml:space="preserve">      }</w:t>
      </w:r>
    </w:p>
    <w:p w14:paraId="1F3CE430" w14:textId="77777777" w:rsidR="0027372E" w:rsidRPr="00903DBA" w:rsidRDefault="0027372E" w:rsidP="0027372E">
      <w:pPr>
        <w:pStyle w:val="Code"/>
        <w:rPr>
          <w:highlight w:val="white"/>
        </w:rPr>
      </w:pPr>
    </w:p>
    <w:p w14:paraId="42519436" w14:textId="77777777" w:rsidR="00860AB7" w:rsidRPr="00903DBA" w:rsidRDefault="00860AB7" w:rsidP="00860AB7">
      <w:pPr>
        <w:rPr>
          <w:highlight w:val="white"/>
        </w:rPr>
      </w:pPr>
      <w:r w:rsidRPr="00903DBA">
        <w:rPr>
          <w:highlight w:val="white"/>
        </w:rPr>
        <w:t>We need to update current offset to allocate space in case of nested function calls.</w:t>
      </w:r>
    </w:p>
    <w:p w14:paraId="4FB13AE5" w14:textId="77777777" w:rsidR="00611DED" w:rsidRPr="00903DBA" w:rsidRDefault="00611DED" w:rsidP="00611DED">
      <w:pPr>
        <w:pStyle w:val="Code"/>
        <w:rPr>
          <w:highlight w:val="white"/>
        </w:rPr>
      </w:pPr>
      <w:r w:rsidRPr="00903DBA">
        <w:rPr>
          <w:highlight w:val="white"/>
        </w:rPr>
        <w:t xml:space="preserve">      int offset = ParameterOffsetStack.Pop();</w:t>
      </w:r>
    </w:p>
    <w:p w14:paraId="6BF3C3FB" w14:textId="77777777" w:rsidR="00611DED" w:rsidRPr="00903DBA" w:rsidRDefault="00611DED" w:rsidP="00611DED">
      <w:pPr>
        <w:pStyle w:val="Code"/>
        <w:rPr>
          <w:highlight w:val="white"/>
        </w:rPr>
      </w:pPr>
      <w:r w:rsidRPr="00903DBA">
        <w:rPr>
          <w:highlight w:val="white"/>
        </w:rPr>
        <w:t xml:space="preserve">      ParameterOffsetStack.Push(offset +</w:t>
      </w:r>
    </w:p>
    <w:p w14:paraId="5D2D3B28" w14:textId="2697F38F" w:rsidR="00611DED" w:rsidRPr="00903DBA" w:rsidRDefault="00611DED" w:rsidP="00611DED">
      <w:pPr>
        <w:pStyle w:val="Code"/>
        <w:rPr>
          <w:highlight w:val="white"/>
        </w:rPr>
      </w:pPr>
      <w:r w:rsidRPr="00903DBA">
        <w:rPr>
          <w:highlight w:val="white"/>
        </w:rPr>
        <w:t xml:space="preserve">                                ParameterType(expression.Symbol).Size());</w:t>
      </w:r>
    </w:p>
    <w:p w14:paraId="2B4350D0" w14:textId="77777777" w:rsidR="00611DED" w:rsidRPr="00903DBA" w:rsidRDefault="00611DED" w:rsidP="00611DED">
      <w:pPr>
        <w:pStyle w:val="Code"/>
        <w:rPr>
          <w:highlight w:val="white"/>
        </w:rPr>
      </w:pPr>
      <w:r w:rsidRPr="00903DBA">
        <w:rPr>
          <w:highlight w:val="white"/>
        </w:rPr>
        <w:t xml:space="preserve">      return (new Expression(expression.Symbol, expression.LongList,</w:t>
      </w:r>
    </w:p>
    <w:p w14:paraId="508008E3" w14:textId="77777777" w:rsidR="00611DED" w:rsidRPr="00903DBA" w:rsidRDefault="00611DED" w:rsidP="00611DED">
      <w:pPr>
        <w:pStyle w:val="Code"/>
        <w:rPr>
          <w:highlight w:val="white"/>
        </w:rPr>
      </w:pPr>
      <w:r w:rsidRPr="00903DBA">
        <w:rPr>
          <w:highlight w:val="white"/>
        </w:rPr>
        <w:t xml:space="preserve">                             expression.LongList));</w:t>
      </w:r>
    </w:p>
    <w:p w14:paraId="5AE1D7B0" w14:textId="77777777" w:rsidR="00611DED" w:rsidRPr="00903DBA" w:rsidRDefault="00611DED" w:rsidP="00611DED">
      <w:pPr>
        <w:pStyle w:val="Code"/>
        <w:rPr>
          <w:highlight w:val="white"/>
        </w:rPr>
      </w:pPr>
      <w:r w:rsidRPr="00903DBA">
        <w:rPr>
          <w:highlight w:val="white"/>
        </w:rPr>
        <w:t xml:space="preserve">    }</w:t>
      </w:r>
    </w:p>
    <w:p w14:paraId="7176C6F6" w14:textId="5A91C226" w:rsidR="00A770C6" w:rsidRPr="00903DBA" w:rsidRDefault="008B4CD7" w:rsidP="006457A0">
      <w:pPr>
        <w:rPr>
          <w:highlight w:val="white"/>
        </w:rPr>
      </w:pPr>
      <w:r w:rsidRPr="00903DBA">
        <w:rPr>
          <w:highlight w:val="white"/>
        </w:rPr>
        <w:t>T</w:t>
      </w:r>
      <w:r w:rsidR="006457A0" w:rsidRPr="00903DBA">
        <w:rPr>
          <w:highlight w:val="white"/>
        </w:rPr>
        <w:t xml:space="preserve">he </w:t>
      </w:r>
      <w:r w:rsidR="006457A0" w:rsidRPr="00903DBA">
        <w:rPr>
          <w:rStyle w:val="KeyWord0"/>
          <w:highlight w:val="white"/>
        </w:rPr>
        <w:t>Parameter</w:t>
      </w:r>
      <w:r w:rsidR="00191952" w:rsidRPr="00903DBA">
        <w:rPr>
          <w:rStyle w:val="KeyWord0"/>
          <w:highlight w:val="white"/>
        </w:rPr>
        <w:t>Type</w:t>
      </w:r>
      <w:r w:rsidR="006457A0" w:rsidRPr="00903DBA">
        <w:rPr>
          <w:highlight w:val="white"/>
        </w:rPr>
        <w:t xml:space="preserve"> method</w:t>
      </w:r>
      <w:r w:rsidR="00C17DD9" w:rsidRPr="00903DBA">
        <w:rPr>
          <w:highlight w:val="white"/>
        </w:rPr>
        <w:t xml:space="preserve"> returns the </w:t>
      </w:r>
      <w:r w:rsidR="00191952" w:rsidRPr="00903DBA">
        <w:rPr>
          <w:highlight w:val="white"/>
        </w:rPr>
        <w:t>type</w:t>
      </w:r>
      <w:r w:rsidR="00C17DD9" w:rsidRPr="00903DBA">
        <w:rPr>
          <w:highlight w:val="white"/>
        </w:rPr>
        <w:t xml:space="preserve"> of the parameter. In case of array, string, or function</w:t>
      </w:r>
      <w:r w:rsidR="0041307B" w:rsidRPr="00903DBA">
        <w:rPr>
          <w:highlight w:val="white"/>
        </w:rPr>
        <w:t>, it returns pointer</w:t>
      </w:r>
      <w:r w:rsidR="00D205DB" w:rsidRPr="00903DBA">
        <w:rPr>
          <w:highlight w:val="white"/>
        </w:rPr>
        <w:t xml:space="preserve"> types</w:t>
      </w:r>
      <w:r w:rsidR="0041307B" w:rsidRPr="00903DBA">
        <w:rPr>
          <w:highlight w:val="white"/>
        </w:rPr>
        <w:t xml:space="preserve">. Otherwise, it returns the regular </w:t>
      </w:r>
      <w:r w:rsidR="00D205DB" w:rsidRPr="00903DBA">
        <w:rPr>
          <w:highlight w:val="white"/>
        </w:rPr>
        <w:t>type</w:t>
      </w:r>
      <w:r w:rsidR="0041307B" w:rsidRPr="00903DBA">
        <w:rPr>
          <w:highlight w:val="white"/>
        </w:rPr>
        <w:t>.</w:t>
      </w:r>
      <w:r w:rsidR="00C17DD9" w:rsidRPr="00903DBA">
        <w:rPr>
          <w:highlight w:val="white"/>
        </w:rPr>
        <w:t xml:space="preserve"> </w:t>
      </w:r>
    </w:p>
    <w:p w14:paraId="78431502" w14:textId="77777777" w:rsidR="00907EC7" w:rsidRPr="00903DBA" w:rsidRDefault="00907EC7" w:rsidP="00907EC7">
      <w:pPr>
        <w:pStyle w:val="Code"/>
        <w:rPr>
          <w:highlight w:val="white"/>
        </w:rPr>
      </w:pPr>
      <w:r w:rsidRPr="00903DBA">
        <w:rPr>
          <w:highlight w:val="white"/>
        </w:rPr>
        <w:t xml:space="preserve">    private static Type ParameterType(Symbol symbol) {</w:t>
      </w:r>
    </w:p>
    <w:p w14:paraId="4089D474" w14:textId="77777777" w:rsidR="00907EC7" w:rsidRPr="00903DBA" w:rsidRDefault="00907EC7" w:rsidP="00907EC7">
      <w:pPr>
        <w:pStyle w:val="Code"/>
        <w:rPr>
          <w:highlight w:val="white"/>
        </w:rPr>
      </w:pPr>
      <w:r w:rsidRPr="00903DBA">
        <w:rPr>
          <w:highlight w:val="white"/>
        </w:rPr>
        <w:t xml:space="preserve">      switch (symbol.Type.Sort) {</w:t>
      </w:r>
    </w:p>
    <w:p w14:paraId="02A8412F" w14:textId="77777777" w:rsidR="00907EC7" w:rsidRPr="00903DBA" w:rsidRDefault="00907EC7" w:rsidP="00907EC7">
      <w:pPr>
        <w:pStyle w:val="Code"/>
        <w:rPr>
          <w:highlight w:val="white"/>
        </w:rPr>
      </w:pPr>
      <w:r w:rsidRPr="00903DBA">
        <w:rPr>
          <w:highlight w:val="white"/>
        </w:rPr>
        <w:t xml:space="preserve">        case Sort.Array:</w:t>
      </w:r>
    </w:p>
    <w:p w14:paraId="0BD94FCA" w14:textId="77777777" w:rsidR="00907EC7" w:rsidRPr="00903DBA" w:rsidRDefault="00907EC7" w:rsidP="00907EC7">
      <w:pPr>
        <w:pStyle w:val="Code"/>
        <w:rPr>
          <w:highlight w:val="white"/>
        </w:rPr>
      </w:pPr>
      <w:r w:rsidRPr="00903DBA">
        <w:rPr>
          <w:highlight w:val="white"/>
        </w:rPr>
        <w:t xml:space="preserve">          return (new Type(symbol.Type.ArrayType));</w:t>
      </w:r>
    </w:p>
    <w:p w14:paraId="2AD6B634" w14:textId="77777777" w:rsidR="00907EC7" w:rsidRPr="00903DBA" w:rsidRDefault="00907EC7" w:rsidP="00907EC7">
      <w:pPr>
        <w:pStyle w:val="Code"/>
        <w:rPr>
          <w:highlight w:val="white"/>
        </w:rPr>
      </w:pPr>
    </w:p>
    <w:p w14:paraId="0A18ADBE" w14:textId="77777777" w:rsidR="00907EC7" w:rsidRPr="00903DBA" w:rsidRDefault="00907EC7" w:rsidP="00907EC7">
      <w:pPr>
        <w:pStyle w:val="Code"/>
        <w:rPr>
          <w:highlight w:val="white"/>
        </w:rPr>
      </w:pPr>
      <w:r w:rsidRPr="00903DBA">
        <w:rPr>
          <w:highlight w:val="white"/>
        </w:rPr>
        <w:t xml:space="preserve">        case Sort.Function:</w:t>
      </w:r>
    </w:p>
    <w:p w14:paraId="6FCE19D7" w14:textId="77777777" w:rsidR="00907EC7" w:rsidRPr="00903DBA" w:rsidRDefault="00907EC7" w:rsidP="00907EC7">
      <w:pPr>
        <w:pStyle w:val="Code"/>
        <w:rPr>
          <w:highlight w:val="white"/>
        </w:rPr>
      </w:pPr>
      <w:r w:rsidRPr="00903DBA">
        <w:rPr>
          <w:highlight w:val="white"/>
        </w:rPr>
        <w:t xml:space="preserve">          return (new Type(symbol.Type));</w:t>
      </w:r>
    </w:p>
    <w:p w14:paraId="50C23E0F" w14:textId="77777777" w:rsidR="00907EC7" w:rsidRPr="00903DBA" w:rsidRDefault="00907EC7" w:rsidP="00907EC7">
      <w:pPr>
        <w:pStyle w:val="Code"/>
        <w:rPr>
          <w:highlight w:val="white"/>
        </w:rPr>
      </w:pPr>
    </w:p>
    <w:p w14:paraId="46D3ABBA" w14:textId="77777777" w:rsidR="00907EC7" w:rsidRPr="00903DBA" w:rsidRDefault="00907EC7" w:rsidP="00907EC7">
      <w:pPr>
        <w:pStyle w:val="Code"/>
        <w:rPr>
          <w:highlight w:val="white"/>
        </w:rPr>
      </w:pPr>
      <w:r w:rsidRPr="00903DBA">
        <w:rPr>
          <w:highlight w:val="white"/>
        </w:rPr>
        <w:t xml:space="preserve">        case Sort.String:</w:t>
      </w:r>
    </w:p>
    <w:p w14:paraId="416FD616" w14:textId="3D20DF0F" w:rsidR="00907EC7" w:rsidRPr="00903DBA" w:rsidRDefault="00907EC7" w:rsidP="00907EC7">
      <w:pPr>
        <w:pStyle w:val="Code"/>
        <w:rPr>
          <w:highlight w:val="white"/>
        </w:rPr>
      </w:pPr>
      <w:r w:rsidRPr="00903DBA">
        <w:rPr>
          <w:highlight w:val="white"/>
        </w:rPr>
        <w:t xml:space="preserve">          return (new Type(new Type(Sort.</w:t>
      </w:r>
      <w:r w:rsidR="005D4E81" w:rsidRPr="00903DBA">
        <w:rPr>
          <w:highlight w:val="white"/>
        </w:rPr>
        <w:t>SignedChar</w:t>
      </w:r>
      <w:r w:rsidRPr="00903DBA">
        <w:rPr>
          <w:highlight w:val="white"/>
        </w:rPr>
        <w:t>)));</w:t>
      </w:r>
    </w:p>
    <w:p w14:paraId="7A74E9D2" w14:textId="77777777" w:rsidR="00907EC7" w:rsidRPr="00903DBA" w:rsidRDefault="00907EC7" w:rsidP="00907EC7">
      <w:pPr>
        <w:pStyle w:val="Code"/>
        <w:rPr>
          <w:highlight w:val="white"/>
        </w:rPr>
      </w:pPr>
    </w:p>
    <w:p w14:paraId="723B29B4" w14:textId="77777777" w:rsidR="00907EC7" w:rsidRPr="00903DBA" w:rsidRDefault="00907EC7" w:rsidP="00907EC7">
      <w:pPr>
        <w:pStyle w:val="Code"/>
        <w:rPr>
          <w:highlight w:val="white"/>
        </w:rPr>
      </w:pPr>
      <w:r w:rsidRPr="00903DBA">
        <w:rPr>
          <w:highlight w:val="white"/>
        </w:rPr>
        <w:t xml:space="preserve">        default:</w:t>
      </w:r>
    </w:p>
    <w:p w14:paraId="62BBC783" w14:textId="77777777" w:rsidR="00907EC7" w:rsidRPr="00903DBA" w:rsidRDefault="00907EC7" w:rsidP="00907EC7">
      <w:pPr>
        <w:pStyle w:val="Code"/>
        <w:rPr>
          <w:highlight w:val="white"/>
        </w:rPr>
      </w:pPr>
      <w:r w:rsidRPr="00903DBA">
        <w:rPr>
          <w:highlight w:val="white"/>
        </w:rPr>
        <w:t xml:space="preserve">          return symbol.Type;</w:t>
      </w:r>
    </w:p>
    <w:p w14:paraId="58E1E6CC" w14:textId="77777777" w:rsidR="00907EC7" w:rsidRPr="00903DBA" w:rsidRDefault="00907EC7" w:rsidP="00907EC7">
      <w:pPr>
        <w:pStyle w:val="Code"/>
        <w:rPr>
          <w:highlight w:val="white"/>
        </w:rPr>
      </w:pPr>
      <w:r w:rsidRPr="00903DBA">
        <w:rPr>
          <w:highlight w:val="white"/>
        </w:rPr>
        <w:t xml:space="preserve">      }</w:t>
      </w:r>
    </w:p>
    <w:p w14:paraId="6D6003C3" w14:textId="77777777" w:rsidR="00907EC7" w:rsidRPr="00903DBA" w:rsidRDefault="00907EC7" w:rsidP="00907EC7">
      <w:pPr>
        <w:pStyle w:val="Code"/>
        <w:rPr>
          <w:highlight w:val="white"/>
        </w:rPr>
      </w:pPr>
      <w:r w:rsidRPr="00903DBA">
        <w:rPr>
          <w:highlight w:val="white"/>
        </w:rPr>
        <w:t xml:space="preserve">    }</w:t>
      </w:r>
    </w:p>
    <w:p w14:paraId="3F58EB64" w14:textId="17B5FA15" w:rsidR="00D37AFD" w:rsidRPr="00903DBA" w:rsidRDefault="00D37AFD" w:rsidP="00D37AFD">
      <w:pPr>
        <w:pStyle w:val="Rubrik3"/>
        <w:rPr>
          <w:highlight w:val="white"/>
        </w:rPr>
      </w:pPr>
      <w:bookmarkStart w:id="184" w:name="_Toc57656038"/>
      <w:r w:rsidRPr="00903DBA">
        <w:rPr>
          <w:highlight w:val="white"/>
        </w:rPr>
        <w:lastRenderedPageBreak/>
        <w:t>Primary Expressions</w:t>
      </w:r>
      <w:bookmarkEnd w:id="184"/>
    </w:p>
    <w:p w14:paraId="3B47BA8A" w14:textId="382B41F9" w:rsidR="00D37AFD" w:rsidRPr="00903DBA" w:rsidRDefault="00D37AFD" w:rsidP="00D37AFD">
      <w:pPr>
        <w:rPr>
          <w:highlight w:val="white"/>
        </w:rPr>
      </w:pPr>
      <w:r w:rsidRPr="00903DBA">
        <w:rPr>
          <w:highlight w:val="white"/>
        </w:rPr>
        <w:t xml:space="preserve">We have finally reached the last kind of expression. A primary expression </w:t>
      </w:r>
      <w:r w:rsidR="00D03115" w:rsidRPr="00903DBA">
        <w:rPr>
          <w:highlight w:val="white"/>
        </w:rPr>
        <w:t xml:space="preserve">may be </w:t>
      </w:r>
      <w:r w:rsidRPr="00903DBA">
        <w:rPr>
          <w:highlight w:val="white"/>
        </w:rPr>
        <w:t xml:space="preserve">another expression </w:t>
      </w:r>
      <w:r w:rsidR="00D03115" w:rsidRPr="00903DBA">
        <w:rPr>
          <w:highlight w:val="white"/>
        </w:rPr>
        <w:t xml:space="preserve">within parentheses, </w:t>
      </w:r>
      <w:r w:rsidRPr="00903DBA">
        <w:rPr>
          <w:highlight w:val="white"/>
        </w:rPr>
        <w:t>a value, a symbol, a register, or the carry flag.</w:t>
      </w:r>
    </w:p>
    <w:p w14:paraId="0E0F7697" w14:textId="77777777" w:rsidR="0095311C" w:rsidRPr="00903DBA" w:rsidRDefault="0095311C" w:rsidP="0095311C">
      <w:r w:rsidRPr="00903DBA">
        <w:t>A primary expression is an identifier, which symbol we look up in the symbol table, a value, which we store in the global space, or an expression surrounded by parenthesis.</w:t>
      </w:r>
    </w:p>
    <w:p w14:paraId="3212121C" w14:textId="77777777" w:rsidR="0002564D" w:rsidRPr="00903DBA" w:rsidRDefault="0002564D" w:rsidP="0002564D">
      <w:pPr>
        <w:pStyle w:val="CodeHeader"/>
      </w:pPr>
      <w:proofErr w:type="spellStart"/>
      <w:r w:rsidRPr="00903DBA">
        <w:t>MainParser.gppg</w:t>
      </w:r>
      <w:proofErr w:type="spellEnd"/>
    </w:p>
    <w:p w14:paraId="7A4D77F6" w14:textId="77777777" w:rsidR="0002564D" w:rsidRPr="00903DBA" w:rsidRDefault="0002564D" w:rsidP="0002564D">
      <w:pPr>
        <w:pStyle w:val="Code"/>
        <w:rPr>
          <w:highlight w:val="white"/>
        </w:rPr>
      </w:pPr>
      <w:r w:rsidRPr="00903DBA">
        <w:rPr>
          <w:highlight w:val="white"/>
        </w:rPr>
        <w:t>primary_expression:</w:t>
      </w:r>
    </w:p>
    <w:p w14:paraId="21BEBEC9" w14:textId="77777777" w:rsidR="001B772C" w:rsidRPr="00903DBA" w:rsidRDefault="001B772C" w:rsidP="001B772C">
      <w:pPr>
        <w:pStyle w:val="Code"/>
        <w:rPr>
          <w:highlight w:val="white"/>
        </w:rPr>
      </w:pPr>
      <w:r w:rsidRPr="00903DBA">
        <w:rPr>
          <w:highlight w:val="white"/>
        </w:rPr>
        <w:t xml:space="preserve">    LEFT_PARENTHESIS expression RIGHT_PARENTHESIS {</w:t>
      </w:r>
    </w:p>
    <w:p w14:paraId="2DA9F113" w14:textId="77777777" w:rsidR="001B772C" w:rsidRPr="00903DBA" w:rsidRDefault="001B772C" w:rsidP="001B772C">
      <w:pPr>
        <w:pStyle w:val="Code"/>
        <w:rPr>
          <w:highlight w:val="white"/>
        </w:rPr>
      </w:pPr>
      <w:r w:rsidRPr="00903DBA">
        <w:rPr>
          <w:highlight w:val="white"/>
        </w:rPr>
        <w:t xml:space="preserve">      $$ = $2; </w:t>
      </w:r>
    </w:p>
    <w:p w14:paraId="6B922763" w14:textId="77777777" w:rsidR="001B772C" w:rsidRPr="00903DBA" w:rsidRDefault="001B772C" w:rsidP="001B772C">
      <w:pPr>
        <w:pStyle w:val="Code"/>
        <w:rPr>
          <w:highlight w:val="white"/>
        </w:rPr>
      </w:pPr>
      <w:r w:rsidRPr="00903DBA">
        <w:rPr>
          <w:highlight w:val="white"/>
        </w:rPr>
        <w:t xml:space="preserve">    }</w:t>
      </w:r>
    </w:p>
    <w:p w14:paraId="090016A0" w14:textId="77777777" w:rsidR="0002564D" w:rsidRPr="00903DBA" w:rsidRDefault="0002564D" w:rsidP="0002564D">
      <w:pPr>
        <w:pStyle w:val="Code"/>
        <w:rPr>
          <w:highlight w:val="white"/>
        </w:rPr>
      </w:pPr>
      <w:r w:rsidRPr="00903DBA">
        <w:rPr>
          <w:highlight w:val="white"/>
        </w:rPr>
        <w:t xml:space="preserve">    VALUE {</w:t>
      </w:r>
    </w:p>
    <w:p w14:paraId="6370AE25" w14:textId="77777777" w:rsidR="0002564D" w:rsidRPr="00903DBA" w:rsidRDefault="0002564D" w:rsidP="0002564D">
      <w:pPr>
        <w:pStyle w:val="Code"/>
        <w:rPr>
          <w:highlight w:val="white"/>
        </w:rPr>
      </w:pPr>
      <w:r w:rsidRPr="00903DBA">
        <w:rPr>
          <w:highlight w:val="white"/>
        </w:rPr>
        <w:t xml:space="preserve">      $$ = MiddleCodeGenerator.ValueExpression($1);</w:t>
      </w:r>
    </w:p>
    <w:p w14:paraId="74D5C038" w14:textId="658AB634" w:rsidR="0002564D" w:rsidRPr="00903DBA" w:rsidRDefault="0002564D" w:rsidP="0002564D">
      <w:pPr>
        <w:pStyle w:val="Code"/>
        <w:rPr>
          <w:highlight w:val="white"/>
        </w:rPr>
      </w:pPr>
      <w:r w:rsidRPr="00903DBA">
        <w:rPr>
          <w:highlight w:val="white"/>
        </w:rPr>
        <w:t xml:space="preserve">    };</w:t>
      </w:r>
    </w:p>
    <w:p w14:paraId="157CCFD8" w14:textId="136DFEB0" w:rsidR="00104995" w:rsidRPr="00903DBA" w:rsidRDefault="00E90FF6" w:rsidP="00A134C9">
      <w:pPr>
        <w:rPr>
          <w:highlight w:val="white"/>
        </w:rPr>
      </w:pPr>
      <w:r w:rsidRPr="00903DBA">
        <w:rPr>
          <w:highlight w:val="white"/>
        </w:rPr>
        <w:t>The valu</w:t>
      </w:r>
      <w:r w:rsidR="00DD7F23" w:rsidRPr="00903DBA">
        <w:rPr>
          <w:highlight w:val="white"/>
        </w:rPr>
        <w:t>e</w:t>
      </w:r>
      <w:r w:rsidRPr="00903DBA">
        <w:rPr>
          <w:highlight w:val="white"/>
        </w:rPr>
        <w:t xml:space="preserve"> hold</w:t>
      </w:r>
      <w:r w:rsidR="00DD7F23" w:rsidRPr="00903DBA">
        <w:rPr>
          <w:highlight w:val="white"/>
        </w:rPr>
        <w:t>s</w:t>
      </w:r>
      <w:r w:rsidRPr="00903DBA">
        <w:rPr>
          <w:highlight w:val="white"/>
        </w:rPr>
        <w:t xml:space="preserve"> floating type, we push it at the floating value stack.</w:t>
      </w:r>
    </w:p>
    <w:p w14:paraId="473C0B12" w14:textId="77777777" w:rsidR="0002564D" w:rsidRPr="00903DBA" w:rsidRDefault="0002564D" w:rsidP="0002564D">
      <w:pPr>
        <w:pStyle w:val="CodeHeader"/>
      </w:pPr>
      <w:proofErr w:type="spellStart"/>
      <w:r w:rsidRPr="00903DBA">
        <w:t>MiddleCodeGenerator.cs</w:t>
      </w:r>
      <w:proofErr w:type="spellEnd"/>
    </w:p>
    <w:p w14:paraId="65818C93" w14:textId="77777777" w:rsidR="0002564D" w:rsidRPr="00903DBA" w:rsidRDefault="0002564D" w:rsidP="0002564D">
      <w:pPr>
        <w:pStyle w:val="Code"/>
        <w:rPr>
          <w:highlight w:val="white"/>
        </w:rPr>
      </w:pPr>
      <w:r w:rsidRPr="00903DBA">
        <w:rPr>
          <w:highlight w:val="white"/>
        </w:rPr>
        <w:t xml:space="preserve">    public static Expression ValueExpression(Symbol symbol) {</w:t>
      </w:r>
    </w:p>
    <w:p w14:paraId="35FAD7D8" w14:textId="77777777" w:rsidR="0002564D" w:rsidRPr="00903DBA" w:rsidRDefault="0002564D" w:rsidP="0002564D">
      <w:pPr>
        <w:pStyle w:val="Code"/>
        <w:rPr>
          <w:highlight w:val="white"/>
        </w:rPr>
      </w:pPr>
      <w:r w:rsidRPr="00903DBA">
        <w:rPr>
          <w:highlight w:val="white"/>
        </w:rPr>
        <w:t xml:space="preserve">      List&lt;MiddleCode&gt; longList = new List&lt;MiddleCode&gt;();</w:t>
      </w:r>
    </w:p>
    <w:p w14:paraId="73373748" w14:textId="77777777" w:rsidR="0002564D" w:rsidRPr="00903DBA" w:rsidRDefault="0002564D" w:rsidP="0002564D">
      <w:pPr>
        <w:pStyle w:val="Code"/>
        <w:rPr>
          <w:highlight w:val="white"/>
        </w:rPr>
      </w:pPr>
    </w:p>
    <w:p w14:paraId="2850BFBE" w14:textId="77777777" w:rsidR="0002564D" w:rsidRPr="00903DBA" w:rsidRDefault="0002564D" w:rsidP="0002564D">
      <w:pPr>
        <w:pStyle w:val="Code"/>
        <w:rPr>
          <w:highlight w:val="white"/>
        </w:rPr>
      </w:pPr>
      <w:r w:rsidRPr="00903DBA">
        <w:rPr>
          <w:highlight w:val="white"/>
        </w:rPr>
        <w:t xml:space="preserve">      if (symbol.Type.IsFloating()) {</w:t>
      </w:r>
    </w:p>
    <w:p w14:paraId="3CD895CB" w14:textId="77777777" w:rsidR="0002564D" w:rsidRPr="00903DBA" w:rsidRDefault="0002564D" w:rsidP="0002564D">
      <w:pPr>
        <w:pStyle w:val="Code"/>
        <w:rPr>
          <w:highlight w:val="white"/>
        </w:rPr>
      </w:pPr>
      <w:r w:rsidRPr="00903DBA">
        <w:rPr>
          <w:highlight w:val="white"/>
        </w:rPr>
        <w:t xml:space="preserve">        AddMiddleCode(longList, MiddleOperator.PushFloat, symbol);</w:t>
      </w:r>
    </w:p>
    <w:p w14:paraId="5BF7684F" w14:textId="77777777" w:rsidR="0002564D" w:rsidRPr="00903DBA" w:rsidRDefault="0002564D" w:rsidP="0002564D">
      <w:pPr>
        <w:pStyle w:val="Code"/>
        <w:rPr>
          <w:highlight w:val="white"/>
        </w:rPr>
      </w:pPr>
      <w:r w:rsidRPr="00903DBA">
        <w:rPr>
          <w:highlight w:val="white"/>
        </w:rPr>
        <w:t xml:space="preserve">      }</w:t>
      </w:r>
    </w:p>
    <w:p w14:paraId="3D697731" w14:textId="77777777" w:rsidR="0002564D" w:rsidRPr="00903DBA" w:rsidRDefault="0002564D" w:rsidP="0002564D">
      <w:pPr>
        <w:pStyle w:val="Code"/>
        <w:rPr>
          <w:highlight w:val="white"/>
        </w:rPr>
      </w:pPr>
    </w:p>
    <w:p w14:paraId="120E5A23" w14:textId="77777777" w:rsidR="0002564D" w:rsidRPr="00903DBA" w:rsidRDefault="0002564D" w:rsidP="0002564D">
      <w:pPr>
        <w:pStyle w:val="Code"/>
        <w:rPr>
          <w:highlight w:val="white"/>
        </w:rPr>
      </w:pPr>
      <w:r w:rsidRPr="00903DBA">
        <w:rPr>
          <w:highlight w:val="white"/>
        </w:rPr>
        <w:t xml:space="preserve">      return (new Expression(symbol, new List&lt;MiddleCode&gt;(), longList));</w:t>
      </w:r>
    </w:p>
    <w:p w14:paraId="1F8D1282" w14:textId="4E8A8357" w:rsidR="00E93095" w:rsidRPr="00903DBA" w:rsidRDefault="0002564D" w:rsidP="00413543">
      <w:pPr>
        <w:pStyle w:val="Code"/>
        <w:rPr>
          <w:highlight w:val="white"/>
        </w:rPr>
      </w:pPr>
      <w:r w:rsidRPr="00903DBA">
        <w:rPr>
          <w:highlight w:val="white"/>
        </w:rPr>
        <w:t xml:space="preserve">    }</w:t>
      </w:r>
    </w:p>
    <w:p w14:paraId="798A143A" w14:textId="77777777" w:rsidR="003028A9" w:rsidRPr="00903DBA" w:rsidRDefault="003028A9" w:rsidP="003028A9">
      <w:pPr>
        <w:pStyle w:val="CodeHeader"/>
      </w:pPr>
      <w:proofErr w:type="spellStart"/>
      <w:r w:rsidRPr="00903DBA">
        <w:t>MainParser.gppg</w:t>
      </w:r>
      <w:proofErr w:type="spellEnd"/>
    </w:p>
    <w:p w14:paraId="6BF43A38" w14:textId="77777777" w:rsidR="00DF4DD7" w:rsidRPr="00903DBA" w:rsidRDefault="00DF4DD7" w:rsidP="00DF4DD7">
      <w:pPr>
        <w:pStyle w:val="Code"/>
        <w:rPr>
          <w:highlight w:val="white"/>
        </w:rPr>
      </w:pPr>
      <w:r w:rsidRPr="00903DBA">
        <w:rPr>
          <w:highlight w:val="white"/>
        </w:rPr>
        <w:t>primary_expression:</w:t>
      </w:r>
    </w:p>
    <w:p w14:paraId="0519A8CB" w14:textId="5C4D6F96" w:rsidR="000669C4" w:rsidRPr="00903DBA" w:rsidRDefault="000669C4" w:rsidP="000669C4">
      <w:pPr>
        <w:pStyle w:val="Code"/>
        <w:rPr>
          <w:highlight w:val="white"/>
        </w:rPr>
      </w:pPr>
      <w:r w:rsidRPr="00903DBA">
        <w:rPr>
          <w:highlight w:val="white"/>
        </w:rPr>
        <w:t xml:space="preserve">  </w:t>
      </w:r>
      <w:r w:rsidR="001B772C" w:rsidRPr="00903DBA">
        <w:rPr>
          <w:highlight w:val="white"/>
        </w:rPr>
        <w:t xml:space="preserve"> </w:t>
      </w:r>
      <w:r w:rsidRPr="00903DBA">
        <w:rPr>
          <w:highlight w:val="white"/>
        </w:rPr>
        <w:t xml:space="preserve"> NAME {</w:t>
      </w:r>
    </w:p>
    <w:p w14:paraId="446D2FC4" w14:textId="4115902F" w:rsidR="000669C4" w:rsidRPr="00903DBA" w:rsidRDefault="000669C4" w:rsidP="000669C4">
      <w:pPr>
        <w:pStyle w:val="Code"/>
        <w:rPr>
          <w:highlight w:val="white"/>
        </w:rPr>
      </w:pPr>
      <w:r w:rsidRPr="00903DBA">
        <w:rPr>
          <w:highlight w:val="white"/>
        </w:rPr>
        <w:t xml:space="preserve">      $$ = MiddleCodeGenerator.</w:t>
      </w:r>
      <w:r w:rsidR="00CC46E9" w:rsidRPr="00903DBA">
        <w:rPr>
          <w:highlight w:val="white"/>
        </w:rPr>
        <w:t>NameExpression</w:t>
      </w:r>
      <w:r w:rsidRPr="00903DBA">
        <w:rPr>
          <w:highlight w:val="white"/>
        </w:rPr>
        <w:t>($1);</w:t>
      </w:r>
    </w:p>
    <w:p w14:paraId="2BCE38A3" w14:textId="32DD8563" w:rsidR="000669C4" w:rsidRPr="00903DBA" w:rsidRDefault="000669C4" w:rsidP="000669C4">
      <w:pPr>
        <w:pStyle w:val="Code"/>
        <w:rPr>
          <w:highlight w:val="white"/>
        </w:rPr>
      </w:pPr>
      <w:r w:rsidRPr="00903DBA">
        <w:rPr>
          <w:highlight w:val="white"/>
        </w:rPr>
        <w:t xml:space="preserve">    }</w:t>
      </w:r>
      <w:r w:rsidR="00510F4D" w:rsidRPr="00903DBA">
        <w:rPr>
          <w:highlight w:val="white"/>
        </w:rPr>
        <w:t>;</w:t>
      </w:r>
    </w:p>
    <w:p w14:paraId="7752E634" w14:textId="020CA533" w:rsidR="00413543" w:rsidRPr="00903DBA" w:rsidRDefault="00EB0D1C" w:rsidP="00413543">
      <w:pPr>
        <w:rPr>
          <w:highlight w:val="white"/>
        </w:rPr>
      </w:pPr>
      <w:r w:rsidRPr="00903DBA">
        <w:rPr>
          <w:highlight w:val="white"/>
        </w:rPr>
        <w:t xml:space="preserve">Given a name, we look it up in the </w:t>
      </w:r>
      <w:r w:rsidR="00EF4D9D" w:rsidRPr="00903DBA">
        <w:rPr>
          <w:highlight w:val="white"/>
        </w:rPr>
        <w:t xml:space="preserve">current </w:t>
      </w:r>
      <w:r w:rsidRPr="00903DBA">
        <w:rPr>
          <w:highlight w:val="white"/>
        </w:rPr>
        <w:t>symbol table.</w:t>
      </w:r>
      <w:r w:rsidR="00482F15" w:rsidRPr="00903DBA">
        <w:rPr>
          <w:highlight w:val="white"/>
        </w:rPr>
        <w:t xml:space="preserve"> If there is no symbol, we add a function without </w:t>
      </w:r>
      <w:r w:rsidR="00E61774" w:rsidRPr="00903DBA">
        <w:rPr>
          <w:highlight w:val="white"/>
        </w:rPr>
        <w:t xml:space="preserve">a </w:t>
      </w:r>
      <w:r w:rsidR="00482F15" w:rsidRPr="00903DBA">
        <w:rPr>
          <w:highlight w:val="white"/>
        </w:rPr>
        <w:t>parameter list</w:t>
      </w:r>
      <w:r w:rsidR="00B6446C" w:rsidRPr="00903DBA">
        <w:rPr>
          <w:highlight w:val="white"/>
        </w:rPr>
        <w:t>,</w:t>
      </w:r>
      <w:r w:rsidR="00482F15" w:rsidRPr="00903DBA">
        <w:rPr>
          <w:highlight w:val="white"/>
        </w:rPr>
        <w:t xml:space="preserve"> that returns a signed integer</w:t>
      </w:r>
      <w:r w:rsidR="008903F5" w:rsidRPr="00903DBA">
        <w:rPr>
          <w:highlight w:val="white"/>
        </w:rPr>
        <w:t>,</w:t>
      </w:r>
      <w:r w:rsidR="00482F15" w:rsidRPr="00903DBA">
        <w:rPr>
          <w:highlight w:val="white"/>
        </w:rPr>
        <w:t xml:space="preserve"> to the symbol table. </w:t>
      </w:r>
    </w:p>
    <w:p w14:paraId="2B8518CD" w14:textId="79D41B90" w:rsidR="000669C4" w:rsidRPr="00903DBA" w:rsidRDefault="000669C4" w:rsidP="000669C4">
      <w:pPr>
        <w:pStyle w:val="CodeHeader"/>
      </w:pPr>
      <w:proofErr w:type="spellStart"/>
      <w:r w:rsidRPr="00903DBA">
        <w:t>MiddleCodeGenerator.cs</w:t>
      </w:r>
      <w:proofErr w:type="spellEnd"/>
    </w:p>
    <w:p w14:paraId="2B52C102" w14:textId="580A4300" w:rsidR="00A770C6" w:rsidRPr="00903DBA" w:rsidRDefault="00A770C6" w:rsidP="00563AE8">
      <w:pPr>
        <w:pStyle w:val="Code"/>
        <w:rPr>
          <w:highlight w:val="white"/>
        </w:rPr>
      </w:pPr>
      <w:r w:rsidRPr="00903DBA">
        <w:rPr>
          <w:highlight w:val="white"/>
        </w:rPr>
        <w:t xml:space="preserve">    public static Expression </w:t>
      </w:r>
      <w:r w:rsidR="00CC46E9" w:rsidRPr="00903DBA">
        <w:rPr>
          <w:highlight w:val="white"/>
        </w:rPr>
        <w:t>NameExpression</w:t>
      </w:r>
      <w:r w:rsidRPr="00903DBA">
        <w:rPr>
          <w:highlight w:val="white"/>
        </w:rPr>
        <w:t>(string name) {</w:t>
      </w:r>
    </w:p>
    <w:p w14:paraId="20C32140" w14:textId="77777777" w:rsidR="00A770C6" w:rsidRPr="00903DBA" w:rsidRDefault="00A770C6" w:rsidP="00563AE8">
      <w:pPr>
        <w:pStyle w:val="Code"/>
        <w:rPr>
          <w:highlight w:val="white"/>
        </w:rPr>
      </w:pPr>
      <w:r w:rsidRPr="00903DBA">
        <w:rPr>
          <w:highlight w:val="white"/>
        </w:rPr>
        <w:t xml:space="preserve">      Symbol symbol = SymbolTable.CurrentTable.LookupSymbol(name);</w:t>
      </w:r>
    </w:p>
    <w:p w14:paraId="76C6E288" w14:textId="7E2B964B" w:rsidR="00FA4B97" w:rsidRPr="00903DBA" w:rsidRDefault="00FA4B97" w:rsidP="00FA4B97">
      <w:pPr>
        <w:pStyle w:val="Code"/>
        <w:rPr>
          <w:highlight w:val="white"/>
        </w:rPr>
      </w:pPr>
      <w:r w:rsidRPr="00903DBA">
        <w:rPr>
          <w:highlight w:val="white"/>
        </w:rPr>
        <w:t xml:space="preserve">      Assert.Error(symbol != null, </w:t>
      </w:r>
      <w:r w:rsidR="005B2CB6" w:rsidRPr="00903DBA">
        <w:rPr>
          <w:highlight w:val="white"/>
        </w:rPr>
        <w:t xml:space="preserve">name, </w:t>
      </w:r>
      <w:r w:rsidRPr="00903DBA">
        <w:rPr>
          <w:highlight w:val="white"/>
        </w:rPr>
        <w:t>Message.Unknown_name);</w:t>
      </w:r>
    </w:p>
    <w:p w14:paraId="4E6B38C3" w14:textId="77777777" w:rsidR="00A770C6" w:rsidRPr="00903DBA" w:rsidRDefault="00A770C6" w:rsidP="00FA4B97">
      <w:pPr>
        <w:pStyle w:val="Code"/>
        <w:rPr>
          <w:highlight w:val="white"/>
        </w:rPr>
      </w:pPr>
    </w:p>
    <w:p w14:paraId="026D7E50" w14:textId="77777777" w:rsidR="00A770C6" w:rsidRPr="00903DBA" w:rsidRDefault="00A770C6" w:rsidP="00563AE8">
      <w:pPr>
        <w:pStyle w:val="Code"/>
        <w:rPr>
          <w:highlight w:val="white"/>
        </w:rPr>
      </w:pPr>
      <w:r w:rsidRPr="00903DBA">
        <w:rPr>
          <w:highlight w:val="white"/>
        </w:rPr>
        <w:t xml:space="preserve">      List&lt;MiddleCode&gt; shortList = new List&lt;MiddleCode&gt;(),</w:t>
      </w:r>
    </w:p>
    <w:p w14:paraId="3D938500" w14:textId="049216DB" w:rsidR="00A770C6" w:rsidRPr="00903DBA" w:rsidRDefault="00A770C6" w:rsidP="00563AE8">
      <w:pPr>
        <w:pStyle w:val="Code"/>
        <w:rPr>
          <w:highlight w:val="white"/>
        </w:rPr>
      </w:pPr>
      <w:r w:rsidRPr="00903DBA">
        <w:rPr>
          <w:highlight w:val="white"/>
        </w:rPr>
        <w:t xml:space="preserve">                       longList = new List&lt;MiddleCode&gt;(); </w:t>
      </w:r>
    </w:p>
    <w:p w14:paraId="2CC86038" w14:textId="77777777" w:rsidR="00B700A0" w:rsidRPr="00903DBA" w:rsidRDefault="00B700A0" w:rsidP="00563AE8">
      <w:pPr>
        <w:pStyle w:val="Code"/>
        <w:rPr>
          <w:highlight w:val="white"/>
        </w:rPr>
      </w:pPr>
    </w:p>
    <w:p w14:paraId="532C6D20" w14:textId="3B89B3ED" w:rsidR="00A770C6" w:rsidRPr="00903DBA" w:rsidRDefault="00A770C6" w:rsidP="00563AE8">
      <w:pPr>
        <w:pStyle w:val="Code"/>
        <w:rPr>
          <w:highlight w:val="white"/>
        </w:rPr>
      </w:pPr>
      <w:r w:rsidRPr="00903DBA">
        <w:rPr>
          <w:highlight w:val="white"/>
        </w:rPr>
        <w:t xml:space="preserve">      if (symbol.Type.IsFloating()) {</w:t>
      </w:r>
    </w:p>
    <w:p w14:paraId="6A634BB9" w14:textId="77777777" w:rsidR="00A770C6" w:rsidRPr="00903DBA" w:rsidRDefault="00A770C6" w:rsidP="00563AE8">
      <w:pPr>
        <w:pStyle w:val="Code"/>
        <w:rPr>
          <w:highlight w:val="white"/>
        </w:rPr>
      </w:pPr>
      <w:r w:rsidRPr="00903DBA">
        <w:rPr>
          <w:highlight w:val="white"/>
        </w:rPr>
        <w:t xml:space="preserve">        AddMiddleCode(shortList, MiddleOperator.PushFloat, symbol);</w:t>
      </w:r>
    </w:p>
    <w:p w14:paraId="7E5CF602" w14:textId="77777777" w:rsidR="00A770C6" w:rsidRPr="00903DBA" w:rsidRDefault="00A770C6" w:rsidP="00563AE8">
      <w:pPr>
        <w:pStyle w:val="Code"/>
        <w:rPr>
          <w:highlight w:val="white"/>
        </w:rPr>
      </w:pPr>
      <w:r w:rsidRPr="00903DBA">
        <w:rPr>
          <w:highlight w:val="white"/>
        </w:rPr>
        <w:t xml:space="preserve">        AddMiddleCode(longList, MiddleOperator.PushFloat, symbol);</w:t>
      </w:r>
    </w:p>
    <w:p w14:paraId="4F56A9F4" w14:textId="77777777" w:rsidR="00A770C6" w:rsidRPr="00903DBA" w:rsidRDefault="00A770C6" w:rsidP="00563AE8">
      <w:pPr>
        <w:pStyle w:val="Code"/>
        <w:rPr>
          <w:highlight w:val="white"/>
        </w:rPr>
      </w:pPr>
      <w:r w:rsidRPr="00903DBA">
        <w:rPr>
          <w:highlight w:val="white"/>
        </w:rPr>
        <w:t xml:space="preserve">      }</w:t>
      </w:r>
    </w:p>
    <w:p w14:paraId="4AC2DFF7" w14:textId="77777777" w:rsidR="00A770C6" w:rsidRPr="00903DBA" w:rsidRDefault="00A770C6" w:rsidP="00563AE8">
      <w:pPr>
        <w:pStyle w:val="Code"/>
        <w:rPr>
          <w:highlight w:val="white"/>
        </w:rPr>
      </w:pPr>
    </w:p>
    <w:p w14:paraId="3116D6E8" w14:textId="77777777" w:rsidR="00A770C6" w:rsidRPr="00903DBA" w:rsidRDefault="00A770C6" w:rsidP="00563AE8">
      <w:pPr>
        <w:pStyle w:val="Code"/>
        <w:rPr>
          <w:highlight w:val="white"/>
        </w:rPr>
      </w:pPr>
      <w:r w:rsidRPr="00903DBA">
        <w:rPr>
          <w:highlight w:val="white"/>
        </w:rPr>
        <w:t xml:space="preserve">      return (new Expression(symbol, shortList, longList));</w:t>
      </w:r>
    </w:p>
    <w:p w14:paraId="59326636" w14:textId="3B2A8931" w:rsidR="00A770C6" w:rsidRPr="00903DBA" w:rsidRDefault="00A770C6" w:rsidP="00563AE8">
      <w:pPr>
        <w:pStyle w:val="Code"/>
        <w:rPr>
          <w:highlight w:val="white"/>
        </w:rPr>
      </w:pPr>
      <w:r w:rsidRPr="00903DBA">
        <w:rPr>
          <w:highlight w:val="white"/>
        </w:rPr>
        <w:t xml:space="preserve">    }</w:t>
      </w:r>
    </w:p>
    <w:p w14:paraId="69DDFECE" w14:textId="5D2F9598" w:rsidR="00211A9A" w:rsidRPr="00903DBA" w:rsidRDefault="00211A9A" w:rsidP="00211A9A">
      <w:r w:rsidRPr="00903DBA">
        <w:rPr>
          <w:highlight w:val="white"/>
        </w:rPr>
        <w:t>The registers are only used internally, in conjunction with system calls.</w:t>
      </w:r>
      <w:r w:rsidR="005D1DBA" w:rsidRPr="00903DBA">
        <w:t xml:space="preserve"> On some occasion the interrupt call returns information stored in </w:t>
      </w:r>
      <w:r w:rsidR="006C42B1" w:rsidRPr="00903DBA">
        <w:t>a register.</w:t>
      </w:r>
    </w:p>
    <w:p w14:paraId="64389F5C" w14:textId="77777777" w:rsidR="00E438BC" w:rsidRPr="00903DBA" w:rsidRDefault="00E438BC" w:rsidP="00E438BC">
      <w:r w:rsidRPr="00903DBA">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Pr="00903DBA" w:rsidRDefault="003028A9" w:rsidP="003028A9">
      <w:pPr>
        <w:pStyle w:val="CodeHeader"/>
      </w:pPr>
      <w:proofErr w:type="spellStart"/>
      <w:r w:rsidRPr="00903DBA">
        <w:t>MainParser.gppg</w:t>
      </w:r>
      <w:proofErr w:type="spellEnd"/>
    </w:p>
    <w:p w14:paraId="5DF55562" w14:textId="77777777" w:rsidR="000669C4" w:rsidRPr="00903DBA" w:rsidRDefault="000669C4" w:rsidP="000669C4">
      <w:pPr>
        <w:pStyle w:val="Code"/>
        <w:rPr>
          <w:highlight w:val="white"/>
        </w:rPr>
      </w:pPr>
      <w:r w:rsidRPr="00903DBA">
        <w:rPr>
          <w:highlight w:val="white"/>
        </w:rPr>
        <w:t>primary_expression:</w:t>
      </w:r>
    </w:p>
    <w:p w14:paraId="3E7EEC2F" w14:textId="1BF17735" w:rsidR="000669C4" w:rsidRPr="00903DBA" w:rsidRDefault="000669C4" w:rsidP="000669C4">
      <w:pPr>
        <w:pStyle w:val="Code"/>
        <w:rPr>
          <w:highlight w:val="white"/>
        </w:rPr>
      </w:pPr>
      <w:r w:rsidRPr="00903DBA">
        <w:rPr>
          <w:highlight w:val="white"/>
        </w:rPr>
        <w:t xml:space="preserve">  </w:t>
      </w:r>
      <w:r w:rsidR="00510F4D" w:rsidRPr="00903DBA">
        <w:rPr>
          <w:highlight w:val="white"/>
        </w:rPr>
        <w:t xml:space="preserve"> </w:t>
      </w:r>
      <w:r w:rsidRPr="00903DBA">
        <w:rPr>
          <w:highlight w:val="white"/>
        </w:rPr>
        <w:t xml:space="preserve"> REGISTER_NAME {</w:t>
      </w:r>
    </w:p>
    <w:p w14:paraId="26379E4B" w14:textId="4706FB4F" w:rsidR="000669C4" w:rsidRPr="00903DBA" w:rsidRDefault="000669C4" w:rsidP="000669C4">
      <w:pPr>
        <w:pStyle w:val="Code"/>
        <w:rPr>
          <w:highlight w:val="white"/>
        </w:rPr>
      </w:pPr>
      <w:r w:rsidRPr="00903DBA">
        <w:rPr>
          <w:highlight w:val="white"/>
        </w:rPr>
        <w:t xml:space="preserve">      $$ = MiddleCodeGenerator.</w:t>
      </w:r>
      <w:r w:rsidR="00635709" w:rsidRPr="00903DBA">
        <w:rPr>
          <w:highlight w:val="white"/>
        </w:rPr>
        <w:t>RegisterExpression</w:t>
      </w:r>
      <w:r w:rsidRPr="00903DBA">
        <w:rPr>
          <w:highlight w:val="white"/>
        </w:rPr>
        <w:t>($1);</w:t>
      </w:r>
    </w:p>
    <w:p w14:paraId="3EC06735" w14:textId="594D12AE" w:rsidR="000669C4" w:rsidRPr="00903DBA" w:rsidRDefault="000669C4" w:rsidP="000669C4">
      <w:pPr>
        <w:pStyle w:val="Code"/>
        <w:rPr>
          <w:highlight w:val="white"/>
        </w:rPr>
      </w:pPr>
      <w:r w:rsidRPr="00903DBA">
        <w:rPr>
          <w:highlight w:val="white"/>
        </w:rPr>
        <w:t xml:space="preserve">    }</w:t>
      </w:r>
      <w:r w:rsidR="00510F4D" w:rsidRPr="00903DBA">
        <w:rPr>
          <w:highlight w:val="white"/>
        </w:rPr>
        <w:t>;</w:t>
      </w:r>
    </w:p>
    <w:p w14:paraId="27D96F03" w14:textId="5E5AFB62" w:rsidR="000669C4" w:rsidRPr="00903DBA" w:rsidRDefault="000669C4" w:rsidP="000669C4">
      <w:pPr>
        <w:pStyle w:val="CodeHeader"/>
      </w:pPr>
      <w:proofErr w:type="spellStart"/>
      <w:r w:rsidRPr="00903DBA">
        <w:t>MiddleCodeGenerator.cs</w:t>
      </w:r>
      <w:proofErr w:type="spellEnd"/>
    </w:p>
    <w:p w14:paraId="5A2ECABD" w14:textId="77777777" w:rsidR="00635709" w:rsidRPr="00903DBA" w:rsidRDefault="00635709" w:rsidP="00635709">
      <w:pPr>
        <w:pStyle w:val="Code"/>
        <w:rPr>
          <w:highlight w:val="white"/>
        </w:rPr>
      </w:pPr>
      <w:r w:rsidRPr="00903DBA">
        <w:rPr>
          <w:highlight w:val="white"/>
        </w:rPr>
        <w:t xml:space="preserve">    public static Expression RegisterExpression(Register register) {</w:t>
      </w:r>
    </w:p>
    <w:p w14:paraId="502489A1" w14:textId="77777777" w:rsidR="00635709" w:rsidRPr="00903DBA" w:rsidRDefault="00635709" w:rsidP="00635709">
      <w:pPr>
        <w:pStyle w:val="Code"/>
        <w:rPr>
          <w:highlight w:val="white"/>
        </w:rPr>
      </w:pPr>
      <w:r w:rsidRPr="00903DBA">
        <w:rPr>
          <w:highlight w:val="white"/>
        </w:rPr>
        <w:t xml:space="preserve">      List&lt;MiddleCode&gt; longList = new List&lt;MiddleCode&gt;();</w:t>
      </w:r>
    </w:p>
    <w:p w14:paraId="24C0BE94" w14:textId="77777777" w:rsidR="00635709" w:rsidRPr="00903DBA" w:rsidRDefault="00635709" w:rsidP="00635709">
      <w:pPr>
        <w:pStyle w:val="Code"/>
        <w:rPr>
          <w:highlight w:val="white"/>
        </w:rPr>
      </w:pPr>
      <w:r w:rsidRPr="00903DBA">
        <w:rPr>
          <w:highlight w:val="white"/>
        </w:rPr>
        <w:t xml:space="preserve">      int size = AssemblyCode.SizeOfRegister(register);</w:t>
      </w:r>
    </w:p>
    <w:p w14:paraId="115C0C7C" w14:textId="6F7E8051" w:rsidR="00635709" w:rsidRPr="00903DBA" w:rsidRDefault="00635709" w:rsidP="00635709">
      <w:pPr>
        <w:pStyle w:val="Code"/>
        <w:rPr>
          <w:highlight w:val="white"/>
        </w:rPr>
      </w:pPr>
      <w:r w:rsidRPr="00903DBA">
        <w:rPr>
          <w:highlight w:val="white"/>
        </w:rPr>
        <w:t xml:space="preserve">      Type type = Type</w:t>
      </w:r>
      <w:r w:rsidR="00B936F6" w:rsidRPr="00903DBA">
        <w:rPr>
          <w:highlight w:val="white"/>
        </w:rPr>
        <w:t>Size</w:t>
      </w:r>
      <w:r w:rsidRPr="00903DBA">
        <w:rPr>
          <w:highlight w:val="white"/>
        </w:rPr>
        <w:t>.SizeToUnsignedType(size);</w:t>
      </w:r>
    </w:p>
    <w:p w14:paraId="1357A6EC" w14:textId="77777777" w:rsidR="00635709" w:rsidRPr="00903DBA" w:rsidRDefault="00635709" w:rsidP="00635709">
      <w:pPr>
        <w:pStyle w:val="Code"/>
        <w:rPr>
          <w:highlight w:val="white"/>
        </w:rPr>
      </w:pPr>
      <w:r w:rsidRPr="00903DBA">
        <w:rPr>
          <w:highlight w:val="white"/>
        </w:rPr>
        <w:t xml:space="preserve">      Symbol symbol = new Symbol(type);</w:t>
      </w:r>
    </w:p>
    <w:p w14:paraId="4F98D092" w14:textId="77777777" w:rsidR="00635709" w:rsidRPr="00903DBA" w:rsidRDefault="00635709" w:rsidP="00635709">
      <w:pPr>
        <w:pStyle w:val="Code"/>
        <w:rPr>
          <w:highlight w:val="white"/>
        </w:rPr>
      </w:pPr>
      <w:r w:rsidRPr="00903DBA">
        <w:rPr>
          <w:highlight w:val="white"/>
        </w:rPr>
        <w:t xml:space="preserve">      AddMiddleCode(longList, MiddleOperator.InspectRegister,</w:t>
      </w:r>
    </w:p>
    <w:p w14:paraId="24AB7637" w14:textId="1719C6B4" w:rsidR="00635709" w:rsidRPr="00903DBA" w:rsidRDefault="00635709" w:rsidP="00635709">
      <w:pPr>
        <w:pStyle w:val="Code"/>
        <w:rPr>
          <w:highlight w:val="white"/>
        </w:rPr>
      </w:pPr>
      <w:r w:rsidRPr="00903DBA">
        <w:rPr>
          <w:highlight w:val="white"/>
        </w:rPr>
        <w:t xml:space="preserve">                    symbol, register);</w:t>
      </w:r>
    </w:p>
    <w:p w14:paraId="42479446" w14:textId="77777777" w:rsidR="00635709" w:rsidRPr="00903DBA" w:rsidRDefault="00635709" w:rsidP="00635709">
      <w:pPr>
        <w:pStyle w:val="Code"/>
        <w:rPr>
          <w:highlight w:val="white"/>
        </w:rPr>
      </w:pPr>
      <w:r w:rsidRPr="00903DBA">
        <w:rPr>
          <w:highlight w:val="white"/>
        </w:rPr>
        <w:t xml:space="preserve">      return (new Expression(symbol, new List&lt;MiddleCode&gt;(),</w:t>
      </w:r>
    </w:p>
    <w:p w14:paraId="60E2E496" w14:textId="7EAB9C95" w:rsidR="00635709" w:rsidRPr="00903DBA" w:rsidRDefault="00635709" w:rsidP="00635709">
      <w:pPr>
        <w:pStyle w:val="Code"/>
        <w:rPr>
          <w:highlight w:val="white"/>
        </w:rPr>
      </w:pPr>
      <w:r w:rsidRPr="00903DBA">
        <w:rPr>
          <w:highlight w:val="white"/>
        </w:rPr>
        <w:t xml:space="preserve">                             longList, register));</w:t>
      </w:r>
    </w:p>
    <w:p w14:paraId="636ABB70" w14:textId="6947DE25" w:rsidR="0072604E" w:rsidRPr="00903DBA" w:rsidRDefault="00635709" w:rsidP="00635709">
      <w:pPr>
        <w:pStyle w:val="Code"/>
        <w:rPr>
          <w:highlight w:val="white"/>
        </w:rPr>
      </w:pPr>
      <w:r w:rsidRPr="00903DBA">
        <w:rPr>
          <w:highlight w:val="white"/>
        </w:rPr>
        <w:t xml:space="preserve">    }</w:t>
      </w:r>
    </w:p>
    <w:p w14:paraId="4D77228B" w14:textId="77777777" w:rsidR="005D1DBA" w:rsidRPr="00903DBA" w:rsidRDefault="00AF1CA8" w:rsidP="00C7345D">
      <w:r w:rsidRPr="00903DBA">
        <w:t xml:space="preserve">The carry flag is also </w:t>
      </w:r>
      <w:r w:rsidR="00C7345D" w:rsidRPr="00903DBA">
        <w:t xml:space="preserve">only </w:t>
      </w:r>
      <w:r w:rsidRPr="00903DBA">
        <w:t>used internally in conjunction with system calls.</w:t>
      </w:r>
      <w:r w:rsidR="00243B1C" w:rsidRPr="00903DBA">
        <w:t xml:space="preserve"> </w:t>
      </w:r>
      <w:r w:rsidR="005D1DBA" w:rsidRPr="00903DBA">
        <w:t>On some occasion the interrupt call returns information stored in the carry flag.</w:t>
      </w:r>
    </w:p>
    <w:p w14:paraId="3B7E5AF4" w14:textId="16CE54C1" w:rsidR="003028A9" w:rsidRPr="00903DBA" w:rsidRDefault="003028A9" w:rsidP="003028A9">
      <w:pPr>
        <w:pStyle w:val="CodeHeader"/>
      </w:pPr>
      <w:proofErr w:type="spellStart"/>
      <w:r w:rsidRPr="00903DBA">
        <w:t>MainParser.gppg</w:t>
      </w:r>
      <w:proofErr w:type="spellEnd"/>
    </w:p>
    <w:p w14:paraId="5B849AD5" w14:textId="77777777" w:rsidR="000669C4" w:rsidRPr="00903DBA" w:rsidRDefault="000669C4" w:rsidP="000669C4">
      <w:pPr>
        <w:pStyle w:val="Code"/>
        <w:rPr>
          <w:highlight w:val="white"/>
        </w:rPr>
      </w:pPr>
      <w:r w:rsidRPr="00903DBA">
        <w:rPr>
          <w:highlight w:val="white"/>
        </w:rPr>
        <w:t>primary_expression:</w:t>
      </w:r>
    </w:p>
    <w:p w14:paraId="76442C6D" w14:textId="01A56CC6" w:rsidR="000669C4" w:rsidRPr="00903DBA" w:rsidRDefault="000669C4" w:rsidP="000669C4">
      <w:pPr>
        <w:pStyle w:val="Code"/>
        <w:rPr>
          <w:highlight w:val="white"/>
        </w:rPr>
      </w:pPr>
      <w:r w:rsidRPr="00903DBA">
        <w:rPr>
          <w:highlight w:val="white"/>
        </w:rPr>
        <w:t xml:space="preserve">  </w:t>
      </w:r>
      <w:r w:rsidR="00510F4D" w:rsidRPr="00903DBA">
        <w:rPr>
          <w:highlight w:val="white"/>
        </w:rPr>
        <w:t xml:space="preserve"> </w:t>
      </w:r>
      <w:r w:rsidRPr="00903DBA">
        <w:rPr>
          <w:highlight w:val="white"/>
        </w:rPr>
        <w:t xml:space="preserve"> CARRY_FLAG {</w:t>
      </w:r>
    </w:p>
    <w:p w14:paraId="30693913" w14:textId="77777777" w:rsidR="000669C4" w:rsidRPr="00903DBA" w:rsidRDefault="000669C4" w:rsidP="000669C4">
      <w:pPr>
        <w:pStyle w:val="Code"/>
        <w:rPr>
          <w:highlight w:val="white"/>
        </w:rPr>
      </w:pPr>
      <w:r w:rsidRPr="00903DBA">
        <w:rPr>
          <w:highlight w:val="white"/>
        </w:rPr>
        <w:t xml:space="preserve">      $$ = MiddleCodeGenerator.CarryFlagExpression();</w:t>
      </w:r>
    </w:p>
    <w:p w14:paraId="4FBF61E5" w14:textId="7CD2850F" w:rsidR="000669C4" w:rsidRPr="00903DBA" w:rsidRDefault="000669C4" w:rsidP="000669C4">
      <w:pPr>
        <w:pStyle w:val="Code"/>
        <w:rPr>
          <w:highlight w:val="white"/>
        </w:rPr>
      </w:pPr>
      <w:r w:rsidRPr="00903DBA">
        <w:rPr>
          <w:highlight w:val="white"/>
        </w:rPr>
        <w:t xml:space="preserve">    }</w:t>
      </w:r>
      <w:r w:rsidR="00510F4D" w:rsidRPr="00903DBA">
        <w:rPr>
          <w:highlight w:val="white"/>
        </w:rPr>
        <w:t>;</w:t>
      </w:r>
    </w:p>
    <w:p w14:paraId="06766FF0" w14:textId="77777777" w:rsidR="0086568D" w:rsidRPr="00903DBA" w:rsidRDefault="0086568D" w:rsidP="0086568D">
      <w:pPr>
        <w:pStyle w:val="CodeHeader"/>
      </w:pPr>
      <w:proofErr w:type="spellStart"/>
      <w:r w:rsidRPr="00903DBA">
        <w:t>MiddleCodeGenerator.cs</w:t>
      </w:r>
      <w:proofErr w:type="spellEnd"/>
    </w:p>
    <w:p w14:paraId="11D312B2" w14:textId="77777777" w:rsidR="0086568D" w:rsidRPr="00903DBA" w:rsidRDefault="0086568D" w:rsidP="0086568D">
      <w:pPr>
        <w:pStyle w:val="Code"/>
        <w:rPr>
          <w:highlight w:val="white"/>
        </w:rPr>
      </w:pPr>
      <w:r w:rsidRPr="00903DBA">
        <w:rPr>
          <w:highlight w:val="white"/>
        </w:rPr>
        <w:t xml:space="preserve">    public static Expression CarryFlagExpression() {</w:t>
      </w:r>
    </w:p>
    <w:p w14:paraId="6980F1EE" w14:textId="77777777" w:rsidR="0086568D" w:rsidRPr="00903DBA" w:rsidRDefault="0086568D" w:rsidP="0086568D">
      <w:pPr>
        <w:pStyle w:val="Code"/>
        <w:rPr>
          <w:highlight w:val="white"/>
        </w:rPr>
      </w:pPr>
      <w:r w:rsidRPr="00903DBA">
        <w:rPr>
          <w:highlight w:val="white"/>
        </w:rPr>
        <w:t xml:space="preserve">      ISet&lt;MiddleCode&gt; trueSet = new HashSet&lt;MiddleCode&gt;(),</w:t>
      </w:r>
    </w:p>
    <w:p w14:paraId="12CE2B4E" w14:textId="77777777" w:rsidR="0086568D" w:rsidRPr="00903DBA" w:rsidRDefault="0086568D" w:rsidP="0086568D">
      <w:pPr>
        <w:pStyle w:val="Code"/>
        <w:rPr>
          <w:highlight w:val="white"/>
        </w:rPr>
      </w:pPr>
      <w:r w:rsidRPr="00903DBA">
        <w:rPr>
          <w:highlight w:val="white"/>
        </w:rPr>
        <w:t xml:space="preserve">                       falseSet = new HashSet&lt;MiddleCode&gt;();</w:t>
      </w:r>
    </w:p>
    <w:p w14:paraId="0A5FFBC6" w14:textId="77777777" w:rsidR="0086568D" w:rsidRPr="00903DBA" w:rsidRDefault="0086568D" w:rsidP="0086568D">
      <w:pPr>
        <w:pStyle w:val="Code"/>
        <w:rPr>
          <w:highlight w:val="white"/>
        </w:rPr>
      </w:pPr>
      <w:r w:rsidRPr="00903DBA">
        <w:rPr>
          <w:highlight w:val="white"/>
        </w:rPr>
        <w:t xml:space="preserve">      List&lt;MiddleCode&gt; longList = new List&lt;MiddleCode&gt;();</w:t>
      </w:r>
    </w:p>
    <w:p w14:paraId="1F4A8365" w14:textId="77777777" w:rsidR="0086568D" w:rsidRPr="00903DBA" w:rsidRDefault="0086568D" w:rsidP="0086568D">
      <w:pPr>
        <w:pStyle w:val="Code"/>
        <w:rPr>
          <w:highlight w:val="white"/>
        </w:rPr>
      </w:pPr>
      <w:r w:rsidRPr="00903DBA">
        <w:rPr>
          <w:highlight w:val="white"/>
        </w:rPr>
        <w:t xml:space="preserve">      trueSet.Add(AddMiddleCode(longList, MiddleOperator.Carry));</w:t>
      </w:r>
    </w:p>
    <w:p w14:paraId="089F7078" w14:textId="77777777" w:rsidR="0086568D" w:rsidRPr="00903DBA" w:rsidRDefault="0086568D" w:rsidP="0086568D">
      <w:pPr>
        <w:pStyle w:val="Code"/>
        <w:rPr>
          <w:highlight w:val="white"/>
        </w:rPr>
      </w:pPr>
      <w:r w:rsidRPr="00903DBA">
        <w:rPr>
          <w:highlight w:val="white"/>
        </w:rPr>
        <w:t xml:space="preserve">      falseSet.Add(AddMiddleCode(longList, MiddleOperator.Goto));</w:t>
      </w:r>
    </w:p>
    <w:p w14:paraId="67AA569A" w14:textId="77777777" w:rsidR="0086568D" w:rsidRPr="00903DBA" w:rsidRDefault="0086568D" w:rsidP="0086568D">
      <w:pPr>
        <w:pStyle w:val="Code"/>
        <w:rPr>
          <w:highlight w:val="white"/>
        </w:rPr>
      </w:pPr>
      <w:r w:rsidRPr="00903DBA">
        <w:rPr>
          <w:highlight w:val="white"/>
        </w:rPr>
        <w:t xml:space="preserve">      Symbol symbol = new Symbol(trueSet, falseSet);</w:t>
      </w:r>
    </w:p>
    <w:p w14:paraId="0CC935D4" w14:textId="77777777" w:rsidR="0086568D" w:rsidRPr="00903DBA" w:rsidRDefault="0086568D" w:rsidP="0086568D">
      <w:pPr>
        <w:pStyle w:val="Code"/>
        <w:rPr>
          <w:highlight w:val="white"/>
        </w:rPr>
      </w:pPr>
      <w:r w:rsidRPr="00903DBA">
        <w:rPr>
          <w:highlight w:val="white"/>
        </w:rPr>
        <w:t xml:space="preserve">      return (new Expression(symbol, new List&lt;MiddleCode&gt;(), longList));</w:t>
      </w:r>
    </w:p>
    <w:p w14:paraId="1E22BE5D" w14:textId="77777777" w:rsidR="0086568D" w:rsidRPr="00903DBA" w:rsidRDefault="0086568D" w:rsidP="0086568D">
      <w:pPr>
        <w:pStyle w:val="Code"/>
        <w:rPr>
          <w:highlight w:val="white"/>
        </w:rPr>
      </w:pPr>
      <w:r w:rsidRPr="00903DBA">
        <w:rPr>
          <w:highlight w:val="white"/>
        </w:rPr>
        <w:t xml:space="preserve">    }</w:t>
      </w:r>
    </w:p>
    <w:p w14:paraId="7B154EC6" w14:textId="28FFA90C" w:rsidR="0062119D" w:rsidRPr="00903DBA" w:rsidRDefault="0062119D" w:rsidP="0062119D">
      <w:pPr>
        <w:pStyle w:val="CodeHeader"/>
      </w:pPr>
      <w:proofErr w:type="spellStart"/>
      <w:r w:rsidRPr="00903DBA">
        <w:t>MainParser.gppg</w:t>
      </w:r>
      <w:proofErr w:type="spellEnd"/>
    </w:p>
    <w:p w14:paraId="233818F4" w14:textId="77777777" w:rsidR="00F840D9" w:rsidRPr="00903DBA" w:rsidRDefault="00F840D9" w:rsidP="00E16CA0">
      <w:pPr>
        <w:pStyle w:val="Code"/>
        <w:rPr>
          <w:highlight w:val="white"/>
        </w:rPr>
      </w:pPr>
      <w:r w:rsidRPr="00903DBA">
        <w:rPr>
          <w:highlight w:val="white"/>
        </w:rPr>
        <w:t>primary_expression:</w:t>
      </w:r>
    </w:p>
    <w:p w14:paraId="3C1C019B" w14:textId="3890ABE4" w:rsidR="00E16CA0" w:rsidRPr="00903DBA" w:rsidRDefault="00E16CA0" w:rsidP="00E16CA0">
      <w:pPr>
        <w:pStyle w:val="Code"/>
        <w:rPr>
          <w:highlight w:val="white"/>
        </w:rPr>
      </w:pPr>
      <w:r w:rsidRPr="00903DBA">
        <w:rPr>
          <w:highlight w:val="white"/>
        </w:rPr>
        <w:t xml:space="preserve">    STACK_TOP {</w:t>
      </w:r>
    </w:p>
    <w:p w14:paraId="19766C94" w14:textId="77777777" w:rsidR="00E16CA0" w:rsidRPr="00903DBA" w:rsidRDefault="00E16CA0" w:rsidP="00E16CA0">
      <w:pPr>
        <w:pStyle w:val="Code"/>
        <w:rPr>
          <w:highlight w:val="white"/>
        </w:rPr>
      </w:pPr>
      <w:r w:rsidRPr="00903DBA">
        <w:rPr>
          <w:highlight w:val="white"/>
        </w:rPr>
        <w:t xml:space="preserve">      $$ = MiddleCodeGenerator.StackTopExpression();</w:t>
      </w:r>
    </w:p>
    <w:p w14:paraId="6F30385D" w14:textId="03133BA9" w:rsidR="00E16CA0" w:rsidRPr="00903DBA" w:rsidRDefault="00E16CA0" w:rsidP="00E16CA0">
      <w:pPr>
        <w:pStyle w:val="Code"/>
        <w:rPr>
          <w:highlight w:val="white"/>
        </w:rPr>
      </w:pPr>
      <w:r w:rsidRPr="00903DBA">
        <w:rPr>
          <w:highlight w:val="white"/>
        </w:rPr>
        <w:t xml:space="preserve">    };</w:t>
      </w:r>
    </w:p>
    <w:p w14:paraId="5C6705CE" w14:textId="77777777" w:rsidR="00E16CA0" w:rsidRPr="00903DBA" w:rsidRDefault="00E16CA0" w:rsidP="00E16CA0">
      <w:pPr>
        <w:pStyle w:val="CodeHeader"/>
      </w:pPr>
      <w:proofErr w:type="spellStart"/>
      <w:r w:rsidRPr="00903DBA">
        <w:t>MiddleCodeGenerator.cs</w:t>
      </w:r>
      <w:proofErr w:type="spellEnd"/>
    </w:p>
    <w:p w14:paraId="5280DAC4" w14:textId="77777777" w:rsidR="00E16CA0" w:rsidRPr="00903DBA" w:rsidRDefault="00E16CA0" w:rsidP="00E16CA0">
      <w:pPr>
        <w:pStyle w:val="Code"/>
        <w:rPr>
          <w:highlight w:val="white"/>
        </w:rPr>
      </w:pPr>
      <w:r w:rsidRPr="00903DBA">
        <w:rPr>
          <w:highlight w:val="white"/>
        </w:rPr>
        <w:t xml:space="preserve">    public static Expression StackTopExpression() {</w:t>
      </w:r>
    </w:p>
    <w:p w14:paraId="34556FB0" w14:textId="77777777" w:rsidR="00E16CA0" w:rsidRPr="00903DBA" w:rsidRDefault="00E16CA0" w:rsidP="00E16CA0">
      <w:pPr>
        <w:pStyle w:val="Code"/>
        <w:rPr>
          <w:highlight w:val="white"/>
        </w:rPr>
      </w:pPr>
      <w:r w:rsidRPr="00903DBA">
        <w:rPr>
          <w:highlight w:val="white"/>
        </w:rPr>
        <w:t xml:space="preserve">      List&lt;MiddleCode&gt; longList = new List&lt;MiddleCode&gt;();</w:t>
      </w:r>
    </w:p>
    <w:p w14:paraId="4CAA8EA6" w14:textId="77777777" w:rsidR="00E16CA0" w:rsidRPr="00903DBA" w:rsidRDefault="00E16CA0" w:rsidP="00E16CA0">
      <w:pPr>
        <w:pStyle w:val="Code"/>
        <w:rPr>
          <w:highlight w:val="white"/>
        </w:rPr>
      </w:pPr>
      <w:r w:rsidRPr="00903DBA">
        <w:rPr>
          <w:highlight w:val="white"/>
        </w:rPr>
        <w:t xml:space="preserve">      Symbol symbol = new Symbol(new Type(Type.UnsignedCharType));</w:t>
      </w:r>
    </w:p>
    <w:p w14:paraId="462F5CBB" w14:textId="77777777" w:rsidR="00E16CA0" w:rsidRPr="00903DBA" w:rsidRDefault="00E16CA0" w:rsidP="00E16CA0">
      <w:pPr>
        <w:pStyle w:val="Code"/>
        <w:rPr>
          <w:highlight w:val="white"/>
        </w:rPr>
      </w:pPr>
      <w:r w:rsidRPr="00903DBA">
        <w:rPr>
          <w:highlight w:val="white"/>
        </w:rPr>
        <w:t xml:space="preserve">      AddMiddleCode(longList, MiddleOperator.StackTop, symbol);</w:t>
      </w:r>
    </w:p>
    <w:p w14:paraId="22055763" w14:textId="77777777" w:rsidR="00E16CA0" w:rsidRPr="00903DBA" w:rsidRDefault="00E16CA0" w:rsidP="00E16CA0">
      <w:pPr>
        <w:pStyle w:val="Code"/>
        <w:rPr>
          <w:highlight w:val="white"/>
        </w:rPr>
      </w:pPr>
      <w:r w:rsidRPr="00903DBA">
        <w:rPr>
          <w:highlight w:val="white"/>
        </w:rPr>
        <w:t xml:space="preserve">      return (new Expression(symbol, new List&lt;MiddleCode&gt;(), longList));</w:t>
      </w:r>
    </w:p>
    <w:p w14:paraId="245B09A4" w14:textId="6FB350EE" w:rsidR="00D9319D" w:rsidRPr="00903DBA" w:rsidRDefault="00E16CA0" w:rsidP="00083B8B">
      <w:pPr>
        <w:pStyle w:val="Code"/>
      </w:pPr>
      <w:r w:rsidRPr="00903DBA">
        <w:rPr>
          <w:highlight w:val="white"/>
        </w:rPr>
        <w:t xml:space="preserve">    }</w:t>
      </w:r>
    </w:p>
    <w:p w14:paraId="3D1C8AC0" w14:textId="5E3F3CB9" w:rsidR="002A4B3E" w:rsidRPr="00903DBA" w:rsidRDefault="00B73D32" w:rsidP="003F62B8">
      <w:pPr>
        <w:pStyle w:val="Rubrik1"/>
      </w:pPr>
      <w:bookmarkStart w:id="185" w:name="_Ref54202176"/>
      <w:bookmarkStart w:id="186" w:name="_Ref54202192"/>
      <w:bookmarkStart w:id="187" w:name="_Ref54264860"/>
      <w:bookmarkStart w:id="188" w:name="_Toc57656039"/>
      <w:r w:rsidRPr="00903DBA">
        <w:lastRenderedPageBreak/>
        <w:t xml:space="preserve">Declaration </w:t>
      </w:r>
      <w:r w:rsidR="002A4B3E" w:rsidRPr="00903DBA">
        <w:t>Specifier</w:t>
      </w:r>
      <w:r w:rsidRPr="00903DBA">
        <w:t>s</w:t>
      </w:r>
      <w:r w:rsidR="003F62B8" w:rsidRPr="00903DBA">
        <w:t xml:space="preserve"> and Declarators</w:t>
      </w:r>
      <w:bookmarkEnd w:id="185"/>
      <w:bookmarkEnd w:id="186"/>
      <w:bookmarkEnd w:id="187"/>
      <w:bookmarkEnd w:id="188"/>
    </w:p>
    <w:p w14:paraId="3D7EEB91" w14:textId="543F7655" w:rsidR="00F255BB" w:rsidRPr="00903DBA" w:rsidRDefault="00C957DB" w:rsidP="00F255BB">
      <w:pPr>
        <w:rPr>
          <w:color w:val="auto"/>
        </w:rPr>
      </w:pPr>
      <w:r w:rsidRPr="00903DBA">
        <w:t xml:space="preserve">A variable definition is made up by a </w:t>
      </w:r>
      <w:r w:rsidRPr="00903DBA">
        <w:rPr>
          <w:rStyle w:val="KeyWord0"/>
        </w:rPr>
        <w:t>specifier</w:t>
      </w:r>
      <w:r w:rsidRPr="00903DBA">
        <w:t xml:space="preserve"> and a </w:t>
      </w:r>
      <w:r w:rsidRPr="00903DBA">
        <w:rPr>
          <w:rStyle w:val="KeyWord0"/>
        </w:rPr>
        <w:t>declarator</w:t>
      </w:r>
      <w:r w:rsidRPr="00903DBA">
        <w:t xml:space="preserve">. </w:t>
      </w:r>
      <w:r w:rsidR="00F255BB" w:rsidRPr="00903DBA">
        <w:t xml:space="preserve">The </w:t>
      </w:r>
      <w:r w:rsidR="00F255BB" w:rsidRPr="00903DBA">
        <w:rPr>
          <w:rStyle w:val="KeyWord0"/>
        </w:rPr>
        <w:t>Mask</w:t>
      </w:r>
      <w:r w:rsidR="00F255BB" w:rsidRPr="00903DBA">
        <w:t xml:space="preserve"> class is used to distinguish between the different type </w:t>
      </w:r>
      <w:r w:rsidR="00DC5DF9" w:rsidRPr="00903DBA">
        <w:t>specifiers and</w:t>
      </w:r>
      <w:r w:rsidR="00F255BB" w:rsidRPr="00903DBA">
        <w:t xml:space="preserve"> </w:t>
      </w:r>
      <w:r w:rsidR="00B805AB" w:rsidRPr="00903DBA">
        <w:t xml:space="preserve">is </w:t>
      </w:r>
      <w:r w:rsidR="00F255BB" w:rsidRPr="00903DBA">
        <w:t xml:space="preserve">used by the </w:t>
      </w:r>
      <w:r w:rsidR="00F255BB" w:rsidRPr="00903DBA">
        <w:rPr>
          <w:rStyle w:val="KeyWord0"/>
        </w:rPr>
        <w:t>Specifier</w:t>
      </w:r>
      <w:r w:rsidR="00F255BB" w:rsidRPr="00903DBA">
        <w:t xml:space="preserve"> class below.</w:t>
      </w:r>
    </w:p>
    <w:p w14:paraId="2A23C6A9" w14:textId="7F2E4ADC" w:rsidR="002A4B3E" w:rsidRPr="00903DBA" w:rsidRDefault="002A4B3E" w:rsidP="002A4B3E">
      <w:pPr>
        <w:pStyle w:val="CodeHeader"/>
      </w:pPr>
      <w:proofErr w:type="spellStart"/>
      <w:r w:rsidRPr="00903DBA">
        <w:t>Mask.cs</w:t>
      </w:r>
      <w:proofErr w:type="spellEnd"/>
    </w:p>
    <w:p w14:paraId="36A6D982" w14:textId="77777777" w:rsidR="00626D3B" w:rsidRPr="00903DBA" w:rsidRDefault="00626D3B" w:rsidP="00626D3B">
      <w:pPr>
        <w:pStyle w:val="Code"/>
        <w:rPr>
          <w:highlight w:val="white"/>
        </w:rPr>
      </w:pPr>
      <w:r w:rsidRPr="00903DBA">
        <w:rPr>
          <w:highlight w:val="white"/>
        </w:rPr>
        <w:t>namespace CCompiler {</w:t>
      </w:r>
    </w:p>
    <w:p w14:paraId="39F32605" w14:textId="77777777" w:rsidR="00626D3B" w:rsidRPr="00903DBA" w:rsidRDefault="00626D3B" w:rsidP="00626D3B">
      <w:pPr>
        <w:pStyle w:val="Code"/>
        <w:rPr>
          <w:highlight w:val="white"/>
        </w:rPr>
      </w:pPr>
      <w:r w:rsidRPr="00903DBA">
        <w:rPr>
          <w:highlight w:val="white"/>
        </w:rPr>
        <w:t xml:space="preserve">  public enum Mask {StorageMask = 0x0000FFF,</w:t>
      </w:r>
    </w:p>
    <w:p w14:paraId="400666D5" w14:textId="77777777" w:rsidR="00626D3B" w:rsidRPr="00903DBA" w:rsidRDefault="00626D3B" w:rsidP="00626D3B">
      <w:pPr>
        <w:pStyle w:val="Code"/>
        <w:rPr>
          <w:highlight w:val="white"/>
        </w:rPr>
      </w:pPr>
      <w:r w:rsidRPr="00903DBA">
        <w:rPr>
          <w:highlight w:val="white"/>
        </w:rPr>
        <w:t xml:space="preserve">                    Auto        = 0x0000010,</w:t>
      </w:r>
    </w:p>
    <w:p w14:paraId="50A3CB20" w14:textId="77777777" w:rsidR="00626D3B" w:rsidRPr="00903DBA" w:rsidRDefault="00626D3B" w:rsidP="00626D3B">
      <w:pPr>
        <w:pStyle w:val="Code"/>
        <w:rPr>
          <w:highlight w:val="white"/>
        </w:rPr>
      </w:pPr>
      <w:r w:rsidRPr="00903DBA">
        <w:rPr>
          <w:highlight w:val="white"/>
        </w:rPr>
        <w:t xml:space="preserve">                    Register    = 0x0000020,</w:t>
      </w:r>
    </w:p>
    <w:p w14:paraId="36B46AFC" w14:textId="77777777" w:rsidR="00626D3B" w:rsidRPr="00903DBA" w:rsidRDefault="00626D3B" w:rsidP="00626D3B">
      <w:pPr>
        <w:pStyle w:val="Code"/>
        <w:rPr>
          <w:highlight w:val="white"/>
        </w:rPr>
      </w:pPr>
      <w:r w:rsidRPr="00903DBA">
        <w:rPr>
          <w:highlight w:val="white"/>
        </w:rPr>
        <w:t xml:space="preserve">                    Static      = 0x0000040,</w:t>
      </w:r>
    </w:p>
    <w:p w14:paraId="42790FA7" w14:textId="77777777" w:rsidR="00626D3B" w:rsidRPr="00903DBA" w:rsidRDefault="00626D3B" w:rsidP="00626D3B">
      <w:pPr>
        <w:pStyle w:val="Code"/>
        <w:rPr>
          <w:highlight w:val="white"/>
        </w:rPr>
      </w:pPr>
      <w:r w:rsidRPr="00903DBA">
        <w:rPr>
          <w:highlight w:val="white"/>
        </w:rPr>
        <w:t xml:space="preserve">                    Extern      = 0x0000080,</w:t>
      </w:r>
    </w:p>
    <w:p w14:paraId="395A45CC" w14:textId="77777777" w:rsidR="00626D3B" w:rsidRPr="00903DBA" w:rsidRDefault="00626D3B" w:rsidP="00626D3B">
      <w:pPr>
        <w:pStyle w:val="Code"/>
        <w:rPr>
          <w:highlight w:val="white"/>
        </w:rPr>
      </w:pPr>
      <w:r w:rsidRPr="00903DBA">
        <w:rPr>
          <w:highlight w:val="white"/>
        </w:rPr>
        <w:t xml:space="preserve">                    Typedef     = 0x0000100,</w:t>
      </w:r>
    </w:p>
    <w:p w14:paraId="57346B90" w14:textId="77777777" w:rsidR="00626D3B" w:rsidRPr="00903DBA" w:rsidRDefault="00626D3B" w:rsidP="00626D3B">
      <w:pPr>
        <w:pStyle w:val="Code"/>
        <w:rPr>
          <w:highlight w:val="white"/>
        </w:rPr>
      </w:pPr>
    </w:p>
    <w:p w14:paraId="110F65F5" w14:textId="77777777" w:rsidR="00626D3B" w:rsidRPr="00903DBA" w:rsidRDefault="00626D3B" w:rsidP="00626D3B">
      <w:pPr>
        <w:pStyle w:val="Code"/>
        <w:rPr>
          <w:highlight w:val="white"/>
        </w:rPr>
      </w:pPr>
      <w:r w:rsidRPr="00903DBA">
        <w:rPr>
          <w:highlight w:val="white"/>
        </w:rPr>
        <w:t xml:space="preserve">                    QualifierMask = 0x000F000,</w:t>
      </w:r>
    </w:p>
    <w:p w14:paraId="16C71809" w14:textId="77777777" w:rsidR="00626D3B" w:rsidRPr="00903DBA" w:rsidRDefault="00626D3B" w:rsidP="00626D3B">
      <w:pPr>
        <w:pStyle w:val="Code"/>
        <w:rPr>
          <w:highlight w:val="white"/>
        </w:rPr>
      </w:pPr>
      <w:r w:rsidRPr="00903DBA">
        <w:rPr>
          <w:highlight w:val="white"/>
        </w:rPr>
        <w:t xml:space="preserve">                    Constant      = 0x0001000,</w:t>
      </w:r>
    </w:p>
    <w:p w14:paraId="6EF1D54D" w14:textId="77777777" w:rsidR="00626D3B" w:rsidRPr="00903DBA" w:rsidRDefault="00626D3B" w:rsidP="00626D3B">
      <w:pPr>
        <w:pStyle w:val="Code"/>
        <w:rPr>
          <w:highlight w:val="white"/>
        </w:rPr>
      </w:pPr>
      <w:r w:rsidRPr="00903DBA">
        <w:rPr>
          <w:highlight w:val="white"/>
        </w:rPr>
        <w:t xml:space="preserve">                    Volatile      = 0x0002000,</w:t>
      </w:r>
    </w:p>
    <w:p w14:paraId="4E90E87A" w14:textId="77777777" w:rsidR="00626D3B" w:rsidRPr="00903DBA" w:rsidRDefault="00626D3B" w:rsidP="00626D3B">
      <w:pPr>
        <w:pStyle w:val="Code"/>
        <w:rPr>
          <w:highlight w:val="white"/>
        </w:rPr>
      </w:pPr>
    </w:p>
    <w:p w14:paraId="283373C0" w14:textId="77777777" w:rsidR="00626D3B" w:rsidRPr="00903DBA" w:rsidRDefault="00626D3B" w:rsidP="00626D3B">
      <w:pPr>
        <w:pStyle w:val="Code"/>
        <w:rPr>
          <w:highlight w:val="white"/>
        </w:rPr>
      </w:pPr>
      <w:r w:rsidRPr="00903DBA">
        <w:rPr>
          <w:highlight w:val="white"/>
        </w:rPr>
        <w:t xml:space="preserve">                    SortMask  = 0xFFF0000,</w:t>
      </w:r>
    </w:p>
    <w:p w14:paraId="58EC6803" w14:textId="77777777" w:rsidR="00626D3B" w:rsidRPr="00903DBA" w:rsidRDefault="00626D3B" w:rsidP="00626D3B">
      <w:pPr>
        <w:pStyle w:val="Code"/>
        <w:rPr>
          <w:highlight w:val="white"/>
        </w:rPr>
      </w:pPr>
      <w:r w:rsidRPr="00903DBA">
        <w:rPr>
          <w:highlight w:val="white"/>
        </w:rPr>
        <w:t xml:space="preserve">                    Signed    = 0x0010000,</w:t>
      </w:r>
    </w:p>
    <w:p w14:paraId="005F1E13" w14:textId="77777777" w:rsidR="00626D3B" w:rsidRPr="00903DBA" w:rsidRDefault="00626D3B" w:rsidP="00626D3B">
      <w:pPr>
        <w:pStyle w:val="Code"/>
        <w:rPr>
          <w:highlight w:val="white"/>
        </w:rPr>
      </w:pPr>
      <w:r w:rsidRPr="00903DBA">
        <w:rPr>
          <w:highlight w:val="white"/>
        </w:rPr>
        <w:t xml:space="preserve">                    Unsigned  = 0x0020000,</w:t>
      </w:r>
    </w:p>
    <w:p w14:paraId="5C11705B" w14:textId="77777777" w:rsidR="00626D3B" w:rsidRPr="00903DBA" w:rsidRDefault="00626D3B" w:rsidP="00626D3B">
      <w:pPr>
        <w:pStyle w:val="Code"/>
        <w:rPr>
          <w:highlight w:val="white"/>
        </w:rPr>
      </w:pPr>
      <w:r w:rsidRPr="00903DBA">
        <w:rPr>
          <w:highlight w:val="white"/>
        </w:rPr>
        <w:t xml:space="preserve">                    Char      = 0x0040000,</w:t>
      </w:r>
    </w:p>
    <w:p w14:paraId="24102868" w14:textId="77777777" w:rsidR="00626D3B" w:rsidRPr="00903DBA" w:rsidRDefault="00626D3B" w:rsidP="00626D3B">
      <w:pPr>
        <w:pStyle w:val="Code"/>
        <w:rPr>
          <w:highlight w:val="white"/>
        </w:rPr>
      </w:pPr>
      <w:r w:rsidRPr="00903DBA">
        <w:rPr>
          <w:highlight w:val="white"/>
        </w:rPr>
        <w:t xml:space="preserve">                    Short     = 0x0100000,</w:t>
      </w:r>
    </w:p>
    <w:p w14:paraId="1AEADB60" w14:textId="77777777" w:rsidR="00626D3B" w:rsidRPr="00903DBA" w:rsidRDefault="00626D3B" w:rsidP="00626D3B">
      <w:pPr>
        <w:pStyle w:val="Code"/>
        <w:rPr>
          <w:highlight w:val="white"/>
        </w:rPr>
      </w:pPr>
      <w:r w:rsidRPr="00903DBA">
        <w:rPr>
          <w:highlight w:val="white"/>
        </w:rPr>
        <w:t xml:space="preserve">                    Int       = 0x0200000,</w:t>
      </w:r>
    </w:p>
    <w:p w14:paraId="3EEEB131" w14:textId="77777777" w:rsidR="00626D3B" w:rsidRPr="00903DBA" w:rsidRDefault="00626D3B" w:rsidP="00626D3B">
      <w:pPr>
        <w:pStyle w:val="Code"/>
        <w:rPr>
          <w:highlight w:val="white"/>
        </w:rPr>
      </w:pPr>
      <w:r w:rsidRPr="00903DBA">
        <w:rPr>
          <w:highlight w:val="white"/>
        </w:rPr>
        <w:t xml:space="preserve">                    Long      = 0x0400000,</w:t>
      </w:r>
    </w:p>
    <w:p w14:paraId="66106AEF" w14:textId="77777777" w:rsidR="00626D3B" w:rsidRPr="00903DBA" w:rsidRDefault="00626D3B" w:rsidP="00626D3B">
      <w:pPr>
        <w:pStyle w:val="Code"/>
        <w:rPr>
          <w:highlight w:val="white"/>
        </w:rPr>
      </w:pPr>
      <w:r w:rsidRPr="00903DBA">
        <w:rPr>
          <w:highlight w:val="white"/>
        </w:rPr>
        <w:t xml:space="preserve">                    Float     = 0x0800000,</w:t>
      </w:r>
    </w:p>
    <w:p w14:paraId="1EE32D44" w14:textId="77777777" w:rsidR="00626D3B" w:rsidRPr="00903DBA" w:rsidRDefault="00626D3B" w:rsidP="00626D3B">
      <w:pPr>
        <w:pStyle w:val="Code"/>
        <w:rPr>
          <w:highlight w:val="white"/>
        </w:rPr>
      </w:pPr>
      <w:r w:rsidRPr="00903DBA">
        <w:rPr>
          <w:highlight w:val="white"/>
        </w:rPr>
        <w:t xml:space="preserve">                    Double    = 0x1000000,</w:t>
      </w:r>
    </w:p>
    <w:p w14:paraId="0C4C4666" w14:textId="77777777" w:rsidR="00626D3B" w:rsidRPr="00903DBA" w:rsidRDefault="00626D3B" w:rsidP="00626D3B">
      <w:pPr>
        <w:pStyle w:val="Code"/>
        <w:rPr>
          <w:highlight w:val="white"/>
        </w:rPr>
      </w:pPr>
      <w:r w:rsidRPr="00903DBA">
        <w:rPr>
          <w:highlight w:val="white"/>
        </w:rPr>
        <w:t xml:space="preserve">                    Void      = 0x2000000,</w:t>
      </w:r>
    </w:p>
    <w:p w14:paraId="65356F79" w14:textId="45BE5B74" w:rsidR="00626D3B" w:rsidRPr="00903DBA" w:rsidRDefault="00C957DB" w:rsidP="00C957DB">
      <w:pPr>
        <w:rPr>
          <w:highlight w:val="white"/>
        </w:rPr>
      </w:pPr>
      <w:r w:rsidRPr="00903DBA">
        <w:rPr>
          <w:highlight w:val="white"/>
        </w:rPr>
        <w:t>We use the bitwise or operator to mask together simply mask to compound masks.</w:t>
      </w:r>
    </w:p>
    <w:p w14:paraId="4E026C8B" w14:textId="77777777" w:rsidR="00626D3B" w:rsidRPr="00903DBA" w:rsidRDefault="00626D3B" w:rsidP="00626D3B">
      <w:pPr>
        <w:pStyle w:val="Code"/>
        <w:rPr>
          <w:highlight w:val="white"/>
        </w:rPr>
      </w:pPr>
      <w:r w:rsidRPr="00903DBA">
        <w:rPr>
          <w:highlight w:val="white"/>
        </w:rPr>
        <w:t xml:space="preserve">                    SignedChar = Signed | Char,</w:t>
      </w:r>
    </w:p>
    <w:p w14:paraId="4E0AE670" w14:textId="77777777" w:rsidR="00626D3B" w:rsidRPr="00903DBA" w:rsidRDefault="00626D3B" w:rsidP="00626D3B">
      <w:pPr>
        <w:pStyle w:val="Code"/>
        <w:rPr>
          <w:highlight w:val="white"/>
        </w:rPr>
      </w:pPr>
      <w:r w:rsidRPr="00903DBA">
        <w:rPr>
          <w:highlight w:val="white"/>
        </w:rPr>
        <w:t xml:space="preserve">                    UnsignedChar = Unsigned |  Char,</w:t>
      </w:r>
    </w:p>
    <w:p w14:paraId="13373DA4" w14:textId="77777777" w:rsidR="00626D3B" w:rsidRPr="00903DBA" w:rsidRDefault="00626D3B" w:rsidP="00626D3B">
      <w:pPr>
        <w:pStyle w:val="Code"/>
        <w:rPr>
          <w:highlight w:val="white"/>
        </w:rPr>
      </w:pPr>
      <w:r w:rsidRPr="00903DBA">
        <w:rPr>
          <w:highlight w:val="white"/>
        </w:rPr>
        <w:t xml:space="preserve">                    ShortInt = Short |  Int,</w:t>
      </w:r>
    </w:p>
    <w:p w14:paraId="49448615" w14:textId="77777777" w:rsidR="00626D3B" w:rsidRPr="00903DBA" w:rsidRDefault="00626D3B" w:rsidP="00626D3B">
      <w:pPr>
        <w:pStyle w:val="Code"/>
        <w:rPr>
          <w:highlight w:val="white"/>
        </w:rPr>
      </w:pPr>
      <w:r w:rsidRPr="00903DBA">
        <w:rPr>
          <w:highlight w:val="white"/>
        </w:rPr>
        <w:t xml:space="preserve">                    SignedShort = Signed |  Short,</w:t>
      </w:r>
    </w:p>
    <w:p w14:paraId="64D8B4BC" w14:textId="77777777" w:rsidR="00626D3B" w:rsidRPr="00903DBA" w:rsidRDefault="00626D3B" w:rsidP="00626D3B">
      <w:pPr>
        <w:pStyle w:val="Code"/>
        <w:rPr>
          <w:highlight w:val="white"/>
        </w:rPr>
      </w:pPr>
      <w:r w:rsidRPr="00903DBA">
        <w:rPr>
          <w:highlight w:val="white"/>
        </w:rPr>
        <w:t xml:space="preserve">                    SignedShortInt = Signed |  Short |  Int,</w:t>
      </w:r>
    </w:p>
    <w:p w14:paraId="689A79B8" w14:textId="77777777" w:rsidR="00626D3B" w:rsidRPr="00903DBA" w:rsidRDefault="00626D3B" w:rsidP="00626D3B">
      <w:pPr>
        <w:pStyle w:val="Code"/>
        <w:rPr>
          <w:highlight w:val="white"/>
        </w:rPr>
      </w:pPr>
      <w:r w:rsidRPr="00903DBA">
        <w:rPr>
          <w:highlight w:val="white"/>
        </w:rPr>
        <w:t xml:space="preserve">                    UnsignedShort = Unsigned |  Short,</w:t>
      </w:r>
    </w:p>
    <w:p w14:paraId="093C777E" w14:textId="77777777" w:rsidR="00626D3B" w:rsidRPr="00903DBA" w:rsidRDefault="00626D3B" w:rsidP="00626D3B">
      <w:pPr>
        <w:pStyle w:val="Code"/>
        <w:rPr>
          <w:highlight w:val="white"/>
        </w:rPr>
      </w:pPr>
      <w:r w:rsidRPr="00903DBA">
        <w:rPr>
          <w:highlight w:val="white"/>
        </w:rPr>
        <w:t xml:space="preserve">                    UnsignedShortInt = Unsigned |  Short |  Int,</w:t>
      </w:r>
    </w:p>
    <w:p w14:paraId="6FC0C29C" w14:textId="77777777" w:rsidR="00626D3B" w:rsidRPr="00903DBA" w:rsidRDefault="00626D3B" w:rsidP="00626D3B">
      <w:pPr>
        <w:pStyle w:val="Code"/>
        <w:rPr>
          <w:highlight w:val="white"/>
        </w:rPr>
      </w:pPr>
      <w:r w:rsidRPr="00903DBA">
        <w:rPr>
          <w:highlight w:val="white"/>
        </w:rPr>
        <w:t xml:space="preserve">                    SignedInt = Signed |  Int,</w:t>
      </w:r>
    </w:p>
    <w:p w14:paraId="50F6D075" w14:textId="77777777" w:rsidR="00626D3B" w:rsidRPr="00903DBA" w:rsidRDefault="00626D3B" w:rsidP="00626D3B">
      <w:pPr>
        <w:pStyle w:val="Code"/>
        <w:rPr>
          <w:highlight w:val="white"/>
        </w:rPr>
      </w:pPr>
      <w:r w:rsidRPr="00903DBA">
        <w:rPr>
          <w:highlight w:val="white"/>
        </w:rPr>
        <w:t xml:space="preserve">                    UnsignedInt = Unsigned |  Int,</w:t>
      </w:r>
    </w:p>
    <w:p w14:paraId="27A80706" w14:textId="77777777" w:rsidR="00626D3B" w:rsidRPr="00903DBA" w:rsidRDefault="00626D3B" w:rsidP="00626D3B">
      <w:pPr>
        <w:pStyle w:val="Code"/>
        <w:rPr>
          <w:highlight w:val="white"/>
        </w:rPr>
      </w:pPr>
      <w:r w:rsidRPr="00903DBA">
        <w:rPr>
          <w:highlight w:val="white"/>
        </w:rPr>
        <w:t xml:space="preserve">                    LongInt = Long |  Int,</w:t>
      </w:r>
    </w:p>
    <w:p w14:paraId="742247F2" w14:textId="77777777" w:rsidR="00626D3B" w:rsidRPr="00903DBA" w:rsidRDefault="00626D3B" w:rsidP="00626D3B">
      <w:pPr>
        <w:pStyle w:val="Code"/>
        <w:rPr>
          <w:highlight w:val="white"/>
        </w:rPr>
      </w:pPr>
      <w:r w:rsidRPr="00903DBA">
        <w:rPr>
          <w:highlight w:val="white"/>
        </w:rPr>
        <w:t xml:space="preserve">                    SignedLong = Signed |  Long,</w:t>
      </w:r>
    </w:p>
    <w:p w14:paraId="622EF5CA" w14:textId="77777777" w:rsidR="00626D3B" w:rsidRPr="00903DBA" w:rsidRDefault="00626D3B" w:rsidP="00626D3B">
      <w:pPr>
        <w:pStyle w:val="Code"/>
        <w:rPr>
          <w:highlight w:val="white"/>
        </w:rPr>
      </w:pPr>
      <w:r w:rsidRPr="00903DBA">
        <w:rPr>
          <w:highlight w:val="white"/>
        </w:rPr>
        <w:t xml:space="preserve">                    SignedLongInt = Signed |  Long |  Int,</w:t>
      </w:r>
    </w:p>
    <w:p w14:paraId="3E982F5C" w14:textId="77777777" w:rsidR="00626D3B" w:rsidRPr="00903DBA" w:rsidRDefault="00626D3B" w:rsidP="00626D3B">
      <w:pPr>
        <w:pStyle w:val="Code"/>
        <w:rPr>
          <w:highlight w:val="white"/>
        </w:rPr>
      </w:pPr>
      <w:r w:rsidRPr="00903DBA">
        <w:rPr>
          <w:highlight w:val="white"/>
        </w:rPr>
        <w:t xml:space="preserve">                    UnsignedLong = Unsigned |  Long,</w:t>
      </w:r>
    </w:p>
    <w:p w14:paraId="6F5DA241" w14:textId="77777777" w:rsidR="00626D3B" w:rsidRPr="00903DBA" w:rsidRDefault="00626D3B" w:rsidP="00626D3B">
      <w:pPr>
        <w:pStyle w:val="Code"/>
        <w:rPr>
          <w:highlight w:val="white"/>
        </w:rPr>
      </w:pPr>
      <w:r w:rsidRPr="00903DBA">
        <w:rPr>
          <w:highlight w:val="white"/>
        </w:rPr>
        <w:t xml:space="preserve">                    UnsignedLongInt = Unsigned |  Long |  Int,</w:t>
      </w:r>
    </w:p>
    <w:p w14:paraId="76267C8A" w14:textId="77777777" w:rsidR="00626D3B" w:rsidRPr="00903DBA" w:rsidRDefault="00626D3B" w:rsidP="00626D3B">
      <w:pPr>
        <w:pStyle w:val="Code"/>
        <w:rPr>
          <w:highlight w:val="white"/>
        </w:rPr>
      </w:pPr>
      <w:r w:rsidRPr="00903DBA">
        <w:rPr>
          <w:highlight w:val="white"/>
        </w:rPr>
        <w:t xml:space="preserve">                    LongDouble = Long |  Double};</w:t>
      </w:r>
    </w:p>
    <w:p w14:paraId="2DFAE3B7" w14:textId="7FFD77FA" w:rsidR="002A4B3E" w:rsidRPr="00903DBA" w:rsidRDefault="00626D3B" w:rsidP="00626D3B">
      <w:pPr>
        <w:pStyle w:val="Code"/>
      </w:pPr>
      <w:r w:rsidRPr="00903DBA">
        <w:rPr>
          <w:highlight w:val="white"/>
        </w:rPr>
        <w:t>}</w:t>
      </w:r>
    </w:p>
    <w:p w14:paraId="39F0BFE3" w14:textId="2C281A6C" w:rsidR="00095E9A" w:rsidRPr="00903DBA" w:rsidRDefault="00095E9A" w:rsidP="00095E9A">
      <w:pPr>
        <w:rPr>
          <w:color w:val="auto"/>
        </w:rPr>
      </w:pPr>
      <w:r w:rsidRPr="00903DBA">
        <w:t xml:space="preserve">The </w:t>
      </w:r>
      <w:r w:rsidRPr="00903DBA">
        <w:rPr>
          <w:rStyle w:val="KeyWord0"/>
        </w:rPr>
        <w:t>Specifier</w:t>
      </w:r>
      <w:r w:rsidRPr="00903DBA">
        <w:t xml:space="preserve"> class is used to generate the type specified by a list of specifiers. </w:t>
      </w:r>
      <w:r w:rsidR="001B4C35" w:rsidRPr="00903DBA">
        <w:t xml:space="preserve">The declaration specifiers are made up by keywords or struct, union, or enumeration declarations. </w:t>
      </w:r>
      <w:r w:rsidR="00095027" w:rsidRPr="00903DBA">
        <w:t>First</w:t>
      </w:r>
      <w:r w:rsidRPr="00903DBA">
        <w:t xml:space="preserve">, we need the </w:t>
      </w:r>
      <w:r w:rsidRPr="00903DBA">
        <w:rPr>
          <w:rStyle w:val="KeyWord0"/>
        </w:rPr>
        <w:t>maskToStorageMap</w:t>
      </w:r>
      <w:r w:rsidRPr="00903DBA">
        <w:t xml:space="preserve"> and </w:t>
      </w:r>
      <w:r w:rsidRPr="00903DBA">
        <w:rPr>
          <w:rStyle w:val="KeyWord0"/>
        </w:rPr>
        <w:t>maskToSortMap</w:t>
      </w:r>
      <w:r w:rsidRPr="00903DBA">
        <w:t xml:space="preserve"> to map between specifiers and storage and sorts. </w:t>
      </w:r>
    </w:p>
    <w:p w14:paraId="70280331" w14:textId="617D4F23" w:rsidR="00626D3B" w:rsidRPr="00903DBA" w:rsidRDefault="006B225B" w:rsidP="006B225B">
      <w:pPr>
        <w:pStyle w:val="CodeHeader"/>
      </w:pPr>
      <w:proofErr w:type="spellStart"/>
      <w:r w:rsidRPr="00903DBA">
        <w:t>Specifier.cs</w:t>
      </w:r>
      <w:proofErr w:type="spellEnd"/>
    </w:p>
    <w:p w14:paraId="10542080" w14:textId="77777777" w:rsidR="00F72370" w:rsidRPr="00903DBA" w:rsidRDefault="00F72370" w:rsidP="00297092">
      <w:pPr>
        <w:pStyle w:val="Code"/>
        <w:rPr>
          <w:highlight w:val="white"/>
        </w:rPr>
      </w:pPr>
      <w:r w:rsidRPr="00903DBA">
        <w:rPr>
          <w:highlight w:val="white"/>
        </w:rPr>
        <w:t>using System;</w:t>
      </w:r>
    </w:p>
    <w:p w14:paraId="066F7D7C" w14:textId="77777777" w:rsidR="00F72370" w:rsidRPr="00903DBA" w:rsidRDefault="00F72370" w:rsidP="00297092">
      <w:pPr>
        <w:pStyle w:val="Code"/>
        <w:rPr>
          <w:highlight w:val="white"/>
        </w:rPr>
      </w:pPr>
      <w:r w:rsidRPr="00903DBA">
        <w:rPr>
          <w:highlight w:val="white"/>
        </w:rPr>
        <w:t>using System.Text;</w:t>
      </w:r>
    </w:p>
    <w:p w14:paraId="7E2DAD40" w14:textId="77777777" w:rsidR="00F72370" w:rsidRPr="00903DBA" w:rsidRDefault="00F72370" w:rsidP="00297092">
      <w:pPr>
        <w:pStyle w:val="Code"/>
        <w:rPr>
          <w:highlight w:val="white"/>
        </w:rPr>
      </w:pPr>
      <w:r w:rsidRPr="00903DBA">
        <w:rPr>
          <w:highlight w:val="white"/>
        </w:rPr>
        <w:t>using System.Collections.Generic;</w:t>
      </w:r>
    </w:p>
    <w:p w14:paraId="395C5AB9" w14:textId="77777777" w:rsidR="00F72370" w:rsidRPr="00903DBA" w:rsidRDefault="00F72370" w:rsidP="00297092">
      <w:pPr>
        <w:pStyle w:val="Code"/>
        <w:rPr>
          <w:highlight w:val="white"/>
        </w:rPr>
      </w:pPr>
    </w:p>
    <w:p w14:paraId="27114965" w14:textId="77777777" w:rsidR="00F72370" w:rsidRPr="00903DBA" w:rsidRDefault="00F72370" w:rsidP="00297092">
      <w:pPr>
        <w:pStyle w:val="Code"/>
        <w:rPr>
          <w:highlight w:val="white"/>
        </w:rPr>
      </w:pPr>
      <w:r w:rsidRPr="00903DBA">
        <w:rPr>
          <w:highlight w:val="white"/>
        </w:rPr>
        <w:t>namespace CCompiler {</w:t>
      </w:r>
    </w:p>
    <w:p w14:paraId="5D396787" w14:textId="77777777" w:rsidR="00F72370" w:rsidRPr="00903DBA" w:rsidRDefault="00F72370" w:rsidP="00297092">
      <w:pPr>
        <w:pStyle w:val="Code"/>
        <w:rPr>
          <w:highlight w:val="white"/>
        </w:rPr>
      </w:pPr>
      <w:r w:rsidRPr="00903DBA">
        <w:rPr>
          <w:highlight w:val="white"/>
        </w:rPr>
        <w:t xml:space="preserve">  public class Specifier {</w:t>
      </w:r>
    </w:p>
    <w:p w14:paraId="19A30FFC" w14:textId="77777777" w:rsidR="00F72370" w:rsidRPr="00903DBA" w:rsidRDefault="00F72370" w:rsidP="00F72370">
      <w:pPr>
        <w:rPr>
          <w:highlight w:val="white"/>
        </w:rPr>
      </w:pPr>
      <w:r w:rsidRPr="00903DBA">
        <w:rPr>
          <w:highlight w:val="white"/>
        </w:rPr>
        <w:t xml:space="preserve">The specifier decides the storage and type of the symbol, it also decide whether the symbol has external linkage. </w:t>
      </w:r>
    </w:p>
    <w:p w14:paraId="7E459CF3" w14:textId="77777777" w:rsidR="00F72370" w:rsidRPr="00903DBA" w:rsidRDefault="00F72370" w:rsidP="00297092">
      <w:pPr>
        <w:pStyle w:val="Code"/>
        <w:rPr>
          <w:highlight w:val="white"/>
        </w:rPr>
      </w:pPr>
      <w:r w:rsidRPr="00903DBA">
        <w:rPr>
          <w:highlight w:val="white"/>
        </w:rPr>
        <w:t xml:space="preserve">    private bool m_externalLinkage;</w:t>
      </w:r>
    </w:p>
    <w:p w14:paraId="4FA32098" w14:textId="77777777" w:rsidR="00F72370" w:rsidRPr="00903DBA" w:rsidRDefault="00F72370" w:rsidP="00297092">
      <w:pPr>
        <w:pStyle w:val="Code"/>
        <w:rPr>
          <w:highlight w:val="white"/>
        </w:rPr>
      </w:pPr>
      <w:r w:rsidRPr="00903DBA">
        <w:rPr>
          <w:highlight w:val="white"/>
        </w:rPr>
        <w:t xml:space="preserve">    private Storage? m_storage;</w:t>
      </w:r>
    </w:p>
    <w:p w14:paraId="40264D0C" w14:textId="77777777" w:rsidR="00F72370" w:rsidRPr="00903DBA" w:rsidRDefault="00F72370" w:rsidP="00297092">
      <w:pPr>
        <w:pStyle w:val="Code"/>
        <w:rPr>
          <w:highlight w:val="white"/>
        </w:rPr>
      </w:pPr>
      <w:r w:rsidRPr="00903DBA">
        <w:rPr>
          <w:highlight w:val="white"/>
        </w:rPr>
        <w:t xml:space="preserve">    private Type m_type;</w:t>
      </w:r>
    </w:p>
    <w:p w14:paraId="5A8BBB34" w14:textId="21A12B7C" w:rsidR="002F395A" w:rsidRPr="00903DBA" w:rsidRDefault="002F395A" w:rsidP="002F395A">
      <w:pPr>
        <w:rPr>
          <w:highlight w:val="white"/>
        </w:rPr>
      </w:pPr>
      <w:r w:rsidRPr="00903DBA">
        <w:rPr>
          <w:highlight w:val="white"/>
        </w:rPr>
        <w:t>The mask</w:t>
      </w:r>
      <w:r w:rsidR="00455B6C" w:rsidRPr="00903DBA">
        <w:rPr>
          <w:highlight w:val="white"/>
        </w:rPr>
        <w:t>-</w:t>
      </w:r>
      <w:r w:rsidRPr="00903DBA">
        <w:rPr>
          <w:highlight w:val="white"/>
        </w:rPr>
        <w:t>to</w:t>
      </w:r>
      <w:r w:rsidR="00455B6C" w:rsidRPr="00903DBA">
        <w:rPr>
          <w:highlight w:val="white"/>
        </w:rPr>
        <w:t>-</w:t>
      </w:r>
      <w:r w:rsidRPr="00903DBA">
        <w:rPr>
          <w:highlight w:val="white"/>
        </w:rPr>
        <w:t xml:space="preserve">sort map maps the </w:t>
      </w:r>
      <w:r w:rsidR="00455B6C" w:rsidRPr="00903DBA">
        <w:rPr>
          <w:highlight w:val="white"/>
        </w:rPr>
        <w:t xml:space="preserve">masks of the </w:t>
      </w:r>
      <w:r w:rsidR="00455B6C" w:rsidRPr="00903DBA">
        <w:rPr>
          <w:rStyle w:val="KeyWord0"/>
          <w:highlight w:val="white"/>
        </w:rPr>
        <w:t>Mask</w:t>
      </w:r>
      <w:r w:rsidR="00455B6C" w:rsidRPr="00903DBA">
        <w:rPr>
          <w:highlight w:val="white"/>
        </w:rPr>
        <w:t xml:space="preserve"> </w:t>
      </w:r>
      <w:r w:rsidR="008D70F3" w:rsidRPr="00903DBA">
        <w:rPr>
          <w:highlight w:val="white"/>
        </w:rPr>
        <w:t>enumeration</w:t>
      </w:r>
      <w:r w:rsidR="00455B6C" w:rsidRPr="00903DBA">
        <w:rPr>
          <w:highlight w:val="white"/>
        </w:rPr>
        <w:t xml:space="preserve"> to </w:t>
      </w:r>
      <w:r w:rsidR="00814514" w:rsidRPr="00903DBA">
        <w:rPr>
          <w:highlight w:val="white"/>
        </w:rPr>
        <w:t xml:space="preserve">the </w:t>
      </w:r>
      <w:r w:rsidR="00455B6C" w:rsidRPr="00903DBA">
        <w:rPr>
          <w:highlight w:val="white"/>
        </w:rPr>
        <w:t xml:space="preserve">types of the </w:t>
      </w:r>
      <w:r w:rsidR="00455B6C" w:rsidRPr="00903DBA">
        <w:rPr>
          <w:rStyle w:val="KeyWord0"/>
          <w:highlight w:val="white"/>
        </w:rPr>
        <w:t>Sort</w:t>
      </w:r>
      <w:r w:rsidR="00455B6C" w:rsidRPr="00903DBA">
        <w:rPr>
          <w:highlight w:val="white"/>
        </w:rPr>
        <w:t xml:space="preserve"> </w:t>
      </w:r>
      <w:r w:rsidR="008D70F3" w:rsidRPr="00903DBA">
        <w:rPr>
          <w:highlight w:val="white"/>
        </w:rPr>
        <w:t>enumeration</w:t>
      </w:r>
      <w:r w:rsidR="00455B6C" w:rsidRPr="00903DBA">
        <w:rPr>
          <w:highlight w:val="white"/>
        </w:rPr>
        <w:t>.</w:t>
      </w:r>
      <w:r w:rsidR="00C74683" w:rsidRPr="00903DBA">
        <w:rPr>
          <w:highlight w:val="white"/>
        </w:rPr>
        <w:t xml:space="preserve"> However, the masks are represented by unsigned integer </w:t>
      </w:r>
      <w:r w:rsidR="007A4A29" w:rsidRPr="00903DBA">
        <w:rPr>
          <w:highlight w:val="white"/>
        </w:rPr>
        <w:t>values since</w:t>
      </w:r>
      <w:r w:rsidR="00C74683" w:rsidRPr="00903DBA">
        <w:rPr>
          <w:highlight w:val="white"/>
        </w:rPr>
        <w:t xml:space="preserve"> we use </w:t>
      </w:r>
      <w:r w:rsidR="006771AA" w:rsidRPr="00903DBA">
        <w:rPr>
          <w:highlight w:val="white"/>
        </w:rPr>
        <w:t>u</w:t>
      </w:r>
      <w:r w:rsidR="00280BC0" w:rsidRPr="00903DBA">
        <w:rPr>
          <w:highlight w:val="white"/>
        </w:rPr>
        <w:t>n</w:t>
      </w:r>
      <w:r w:rsidR="006771AA" w:rsidRPr="00903DBA">
        <w:rPr>
          <w:highlight w:val="white"/>
        </w:rPr>
        <w:t xml:space="preserve">signed integer values to mask the keywords of the </w:t>
      </w:r>
      <w:r w:rsidR="00280BC0" w:rsidRPr="00903DBA">
        <w:rPr>
          <w:highlight w:val="white"/>
        </w:rPr>
        <w:t xml:space="preserve">declaration specifiers in the </w:t>
      </w:r>
      <w:r w:rsidR="00280BC0" w:rsidRPr="00903DBA">
        <w:rPr>
          <w:rStyle w:val="KeyWord0"/>
          <w:highlight w:val="white"/>
        </w:rPr>
        <w:t>SpecifierList</w:t>
      </w:r>
      <w:r w:rsidR="00280BC0" w:rsidRPr="00903DBA">
        <w:rPr>
          <w:highlight w:val="white"/>
        </w:rPr>
        <w:t xml:space="preserve"> method below.</w:t>
      </w:r>
    </w:p>
    <w:p w14:paraId="35EB61A5" w14:textId="77777777" w:rsidR="00297092" w:rsidRPr="00903DBA" w:rsidRDefault="00297092" w:rsidP="002F4EEE">
      <w:pPr>
        <w:pStyle w:val="Code"/>
        <w:rPr>
          <w:highlight w:val="white"/>
        </w:rPr>
      </w:pPr>
      <w:r w:rsidRPr="00903DBA">
        <w:rPr>
          <w:highlight w:val="white"/>
        </w:rPr>
        <w:t xml:space="preserve">    private static IDictionary&lt;int, Sort&gt; m_maskToSortMap =</w:t>
      </w:r>
    </w:p>
    <w:p w14:paraId="220DBFB3" w14:textId="6468B9BD" w:rsidR="00297092" w:rsidRPr="00903DBA" w:rsidRDefault="00297092" w:rsidP="002F4EEE">
      <w:pPr>
        <w:pStyle w:val="Code"/>
        <w:rPr>
          <w:highlight w:val="white"/>
        </w:rPr>
      </w:pPr>
      <w:r w:rsidRPr="00903DBA">
        <w:rPr>
          <w:highlight w:val="white"/>
        </w:rPr>
        <w:t xml:space="preserve">      new Dictionary&lt;int, Sort&gt;() {</w:t>
      </w:r>
    </w:p>
    <w:p w14:paraId="047FF7D1" w14:textId="77777777" w:rsidR="00297092" w:rsidRPr="00903DBA" w:rsidRDefault="00297092" w:rsidP="002F4EEE">
      <w:pPr>
        <w:pStyle w:val="Code"/>
        <w:rPr>
          <w:highlight w:val="white"/>
        </w:rPr>
      </w:pPr>
      <w:r w:rsidRPr="00903DBA">
        <w:rPr>
          <w:highlight w:val="white"/>
        </w:rPr>
        <w:t xml:space="preserve">        {(int) Mask.Void, Sort.Void},</w:t>
      </w:r>
    </w:p>
    <w:p w14:paraId="3C52D2D6" w14:textId="70B56C4C" w:rsidR="00297092" w:rsidRPr="00903DBA" w:rsidRDefault="00297092" w:rsidP="002F4EEE">
      <w:pPr>
        <w:pStyle w:val="Code"/>
        <w:rPr>
          <w:highlight w:val="white"/>
        </w:rPr>
      </w:pPr>
      <w:r w:rsidRPr="00903DBA">
        <w:rPr>
          <w:highlight w:val="white"/>
        </w:rPr>
        <w:t xml:space="preserve">        {(int) Mask.Char, Sort.</w:t>
      </w:r>
      <w:r w:rsidR="005D4E81" w:rsidRPr="00903DBA">
        <w:rPr>
          <w:highlight w:val="white"/>
        </w:rPr>
        <w:t>SignedChar</w:t>
      </w:r>
      <w:r w:rsidRPr="00903DBA">
        <w:rPr>
          <w:highlight w:val="white"/>
        </w:rPr>
        <w:t>},</w:t>
      </w:r>
    </w:p>
    <w:p w14:paraId="506F2146" w14:textId="14CB019B" w:rsidR="00297092" w:rsidRPr="00903DBA" w:rsidRDefault="00297092" w:rsidP="002F4EEE">
      <w:pPr>
        <w:pStyle w:val="Code"/>
        <w:rPr>
          <w:highlight w:val="white"/>
        </w:rPr>
      </w:pPr>
      <w:r w:rsidRPr="00903DBA">
        <w:rPr>
          <w:highlight w:val="white"/>
        </w:rPr>
        <w:t xml:space="preserve">        {(int) Mask.SignedChar, Sort.</w:t>
      </w:r>
      <w:r w:rsidR="005D4E81" w:rsidRPr="00903DBA">
        <w:rPr>
          <w:highlight w:val="white"/>
        </w:rPr>
        <w:t>SignedChar</w:t>
      </w:r>
      <w:r w:rsidRPr="00903DBA">
        <w:rPr>
          <w:highlight w:val="white"/>
        </w:rPr>
        <w:t>},</w:t>
      </w:r>
    </w:p>
    <w:p w14:paraId="525C69D9" w14:textId="23E11C9F" w:rsidR="00297092" w:rsidRPr="00903DBA" w:rsidRDefault="00297092" w:rsidP="002F4EEE">
      <w:pPr>
        <w:pStyle w:val="Code"/>
        <w:rPr>
          <w:highlight w:val="white"/>
        </w:rPr>
      </w:pPr>
      <w:r w:rsidRPr="00903DBA">
        <w:rPr>
          <w:highlight w:val="white"/>
        </w:rPr>
        <w:t xml:space="preserve">        {(int) Mask.UnsignedChar, Sort.</w:t>
      </w:r>
      <w:r w:rsidR="005D4E81" w:rsidRPr="00903DBA">
        <w:rPr>
          <w:highlight w:val="white"/>
        </w:rPr>
        <w:t>UnsignedChar</w:t>
      </w:r>
      <w:r w:rsidRPr="00903DBA">
        <w:rPr>
          <w:highlight w:val="white"/>
        </w:rPr>
        <w:t>},</w:t>
      </w:r>
    </w:p>
    <w:p w14:paraId="3E55877E" w14:textId="671C751E" w:rsidR="00297092" w:rsidRPr="00903DBA" w:rsidRDefault="00297092" w:rsidP="002F4EEE">
      <w:pPr>
        <w:pStyle w:val="Code"/>
        <w:rPr>
          <w:highlight w:val="white"/>
        </w:rPr>
      </w:pPr>
      <w:r w:rsidRPr="00903DBA">
        <w:rPr>
          <w:highlight w:val="white"/>
        </w:rPr>
        <w:t xml:space="preserve">        {(int) Mask.Short, Sort.</w:t>
      </w:r>
      <w:r w:rsidR="005D4E81" w:rsidRPr="00903DBA">
        <w:rPr>
          <w:highlight w:val="white"/>
        </w:rPr>
        <w:t>SignedShortInt</w:t>
      </w:r>
      <w:r w:rsidRPr="00903DBA">
        <w:rPr>
          <w:highlight w:val="white"/>
        </w:rPr>
        <w:t>},</w:t>
      </w:r>
    </w:p>
    <w:p w14:paraId="723BC88F" w14:textId="499D5289" w:rsidR="00297092" w:rsidRPr="00903DBA" w:rsidRDefault="00297092" w:rsidP="002F4EEE">
      <w:pPr>
        <w:pStyle w:val="Code"/>
        <w:rPr>
          <w:highlight w:val="white"/>
        </w:rPr>
      </w:pPr>
      <w:r w:rsidRPr="00903DBA">
        <w:rPr>
          <w:highlight w:val="white"/>
        </w:rPr>
        <w:t xml:space="preserve">        {(int) Mask.ShortInt, Sort.</w:t>
      </w:r>
      <w:r w:rsidR="005D4E81" w:rsidRPr="00903DBA">
        <w:rPr>
          <w:highlight w:val="white"/>
        </w:rPr>
        <w:t>SignedShortInt</w:t>
      </w:r>
      <w:r w:rsidRPr="00903DBA">
        <w:rPr>
          <w:highlight w:val="white"/>
        </w:rPr>
        <w:t>},</w:t>
      </w:r>
    </w:p>
    <w:p w14:paraId="7A8A0357" w14:textId="095B2120" w:rsidR="00297092" w:rsidRPr="00903DBA" w:rsidRDefault="00297092" w:rsidP="002F4EEE">
      <w:pPr>
        <w:pStyle w:val="Code"/>
        <w:rPr>
          <w:highlight w:val="white"/>
        </w:rPr>
      </w:pPr>
      <w:r w:rsidRPr="00903DBA">
        <w:rPr>
          <w:highlight w:val="white"/>
        </w:rPr>
        <w:t xml:space="preserve">        {(int) Mask.SignedShort, Sort.</w:t>
      </w:r>
      <w:r w:rsidR="005D4E81" w:rsidRPr="00903DBA">
        <w:rPr>
          <w:highlight w:val="white"/>
        </w:rPr>
        <w:t>SignedShortInt</w:t>
      </w:r>
      <w:r w:rsidRPr="00903DBA">
        <w:rPr>
          <w:highlight w:val="white"/>
        </w:rPr>
        <w:t>},</w:t>
      </w:r>
    </w:p>
    <w:p w14:paraId="1BAF284E" w14:textId="41CF6E73" w:rsidR="00297092" w:rsidRPr="00903DBA" w:rsidRDefault="00297092" w:rsidP="002F4EEE">
      <w:pPr>
        <w:pStyle w:val="Code"/>
        <w:rPr>
          <w:highlight w:val="white"/>
        </w:rPr>
      </w:pPr>
      <w:r w:rsidRPr="00903DBA">
        <w:rPr>
          <w:highlight w:val="white"/>
        </w:rPr>
        <w:t xml:space="preserve">        {(int) Mask.SignedShortInt, Sort.</w:t>
      </w:r>
      <w:r w:rsidR="005D4E81" w:rsidRPr="00903DBA">
        <w:rPr>
          <w:highlight w:val="white"/>
        </w:rPr>
        <w:t>SignedShortInt</w:t>
      </w:r>
      <w:r w:rsidRPr="00903DBA">
        <w:rPr>
          <w:highlight w:val="white"/>
        </w:rPr>
        <w:t>},</w:t>
      </w:r>
    </w:p>
    <w:p w14:paraId="29A9EA04" w14:textId="505DF2A6" w:rsidR="00297092" w:rsidRPr="00903DBA" w:rsidRDefault="00297092" w:rsidP="002F4EEE">
      <w:pPr>
        <w:pStyle w:val="Code"/>
        <w:rPr>
          <w:highlight w:val="white"/>
        </w:rPr>
      </w:pPr>
      <w:r w:rsidRPr="00903DBA">
        <w:rPr>
          <w:highlight w:val="white"/>
        </w:rPr>
        <w:t xml:space="preserve">        {(int) Mask.UnsignedShort, Sort.</w:t>
      </w:r>
      <w:r w:rsidR="005D4E81" w:rsidRPr="00903DBA">
        <w:rPr>
          <w:highlight w:val="white"/>
        </w:rPr>
        <w:t>UnsignedShortInt</w:t>
      </w:r>
      <w:r w:rsidRPr="00903DBA">
        <w:rPr>
          <w:highlight w:val="white"/>
        </w:rPr>
        <w:t>},</w:t>
      </w:r>
    </w:p>
    <w:p w14:paraId="76835F56" w14:textId="1753D426" w:rsidR="00297092" w:rsidRPr="00903DBA" w:rsidRDefault="00297092" w:rsidP="002F4EEE">
      <w:pPr>
        <w:pStyle w:val="Code"/>
        <w:rPr>
          <w:highlight w:val="white"/>
        </w:rPr>
      </w:pPr>
      <w:r w:rsidRPr="00903DBA">
        <w:rPr>
          <w:highlight w:val="white"/>
        </w:rPr>
        <w:t xml:space="preserve">        {(int) Mask.UnsignedShortInt, Sort.</w:t>
      </w:r>
      <w:r w:rsidR="005D4E81" w:rsidRPr="00903DBA">
        <w:rPr>
          <w:highlight w:val="white"/>
        </w:rPr>
        <w:t>UnsignedShortInt</w:t>
      </w:r>
      <w:r w:rsidRPr="00903DBA">
        <w:rPr>
          <w:highlight w:val="white"/>
        </w:rPr>
        <w:t>},</w:t>
      </w:r>
    </w:p>
    <w:p w14:paraId="28ED55D0" w14:textId="70747C95" w:rsidR="00297092" w:rsidRPr="00903DBA" w:rsidRDefault="00297092" w:rsidP="002F4EEE">
      <w:pPr>
        <w:pStyle w:val="Code"/>
        <w:rPr>
          <w:highlight w:val="white"/>
        </w:rPr>
      </w:pPr>
      <w:r w:rsidRPr="00903DBA">
        <w:rPr>
          <w:highlight w:val="white"/>
        </w:rPr>
        <w:t xml:space="preserve">        {(int) Mask.Int, Sort.</w:t>
      </w:r>
      <w:r w:rsidR="005D4E81" w:rsidRPr="00903DBA">
        <w:rPr>
          <w:highlight w:val="white"/>
        </w:rPr>
        <w:t>SignedInt</w:t>
      </w:r>
      <w:r w:rsidRPr="00903DBA">
        <w:rPr>
          <w:highlight w:val="white"/>
        </w:rPr>
        <w:t>},</w:t>
      </w:r>
    </w:p>
    <w:p w14:paraId="3401D1DF" w14:textId="01B0CDED" w:rsidR="00297092" w:rsidRPr="00903DBA" w:rsidRDefault="00297092" w:rsidP="002F4EEE">
      <w:pPr>
        <w:pStyle w:val="Code"/>
        <w:rPr>
          <w:highlight w:val="white"/>
        </w:rPr>
      </w:pPr>
      <w:r w:rsidRPr="00903DBA">
        <w:rPr>
          <w:highlight w:val="white"/>
        </w:rPr>
        <w:t xml:space="preserve">        {(int) Mask.Signed, Sort.</w:t>
      </w:r>
      <w:r w:rsidR="005D4E81" w:rsidRPr="00903DBA">
        <w:rPr>
          <w:highlight w:val="white"/>
        </w:rPr>
        <w:t>SignedInt</w:t>
      </w:r>
      <w:r w:rsidRPr="00903DBA">
        <w:rPr>
          <w:highlight w:val="white"/>
        </w:rPr>
        <w:t>},</w:t>
      </w:r>
    </w:p>
    <w:p w14:paraId="44DD3286" w14:textId="72EF1E15" w:rsidR="00297092" w:rsidRPr="00903DBA" w:rsidRDefault="00297092" w:rsidP="002F4EEE">
      <w:pPr>
        <w:pStyle w:val="Code"/>
        <w:rPr>
          <w:highlight w:val="white"/>
        </w:rPr>
      </w:pPr>
      <w:r w:rsidRPr="00903DBA">
        <w:rPr>
          <w:highlight w:val="white"/>
        </w:rPr>
        <w:t xml:space="preserve">        {(int) Mask.SignedInt, Sort.</w:t>
      </w:r>
      <w:r w:rsidR="005D4E81" w:rsidRPr="00903DBA">
        <w:rPr>
          <w:highlight w:val="white"/>
        </w:rPr>
        <w:t>SignedInt</w:t>
      </w:r>
      <w:r w:rsidRPr="00903DBA">
        <w:rPr>
          <w:highlight w:val="white"/>
        </w:rPr>
        <w:t>},</w:t>
      </w:r>
    </w:p>
    <w:p w14:paraId="74E828B3" w14:textId="07FC9CF5" w:rsidR="00297092" w:rsidRPr="00903DBA" w:rsidRDefault="00297092" w:rsidP="002F4EEE">
      <w:pPr>
        <w:pStyle w:val="Code"/>
        <w:rPr>
          <w:highlight w:val="white"/>
        </w:rPr>
      </w:pPr>
      <w:r w:rsidRPr="00903DBA">
        <w:rPr>
          <w:highlight w:val="white"/>
        </w:rPr>
        <w:t xml:space="preserve">        {(int) Mask.Unsigned, Sort.</w:t>
      </w:r>
      <w:r w:rsidR="005D4E81" w:rsidRPr="00903DBA">
        <w:rPr>
          <w:highlight w:val="white"/>
        </w:rPr>
        <w:t>UnsignedInt</w:t>
      </w:r>
      <w:r w:rsidRPr="00903DBA">
        <w:rPr>
          <w:highlight w:val="white"/>
        </w:rPr>
        <w:t>},</w:t>
      </w:r>
    </w:p>
    <w:p w14:paraId="096E5C0F" w14:textId="1981DEFE" w:rsidR="00297092" w:rsidRPr="00903DBA" w:rsidRDefault="00297092" w:rsidP="002F4EEE">
      <w:pPr>
        <w:pStyle w:val="Code"/>
        <w:rPr>
          <w:highlight w:val="white"/>
        </w:rPr>
      </w:pPr>
      <w:r w:rsidRPr="00903DBA">
        <w:rPr>
          <w:highlight w:val="white"/>
        </w:rPr>
        <w:t xml:space="preserve">        {(int) Mask.UnsignedInt, Sort.</w:t>
      </w:r>
      <w:r w:rsidR="005D4E81" w:rsidRPr="00903DBA">
        <w:rPr>
          <w:highlight w:val="white"/>
        </w:rPr>
        <w:t>UnsignedInt</w:t>
      </w:r>
      <w:r w:rsidRPr="00903DBA">
        <w:rPr>
          <w:highlight w:val="white"/>
        </w:rPr>
        <w:t>},</w:t>
      </w:r>
    </w:p>
    <w:p w14:paraId="69CE56D5" w14:textId="7C129749" w:rsidR="00297092" w:rsidRPr="00903DBA" w:rsidRDefault="00297092" w:rsidP="002F4EEE">
      <w:pPr>
        <w:pStyle w:val="Code"/>
        <w:rPr>
          <w:highlight w:val="white"/>
        </w:rPr>
      </w:pPr>
      <w:r w:rsidRPr="00903DBA">
        <w:rPr>
          <w:highlight w:val="white"/>
        </w:rPr>
        <w:t xml:space="preserve">        {(int) Mask.Long, Sort.</w:t>
      </w:r>
      <w:r w:rsidR="005D4E81" w:rsidRPr="00903DBA">
        <w:rPr>
          <w:highlight w:val="white"/>
        </w:rPr>
        <w:t>SignedLongInt</w:t>
      </w:r>
      <w:r w:rsidRPr="00903DBA">
        <w:rPr>
          <w:highlight w:val="white"/>
        </w:rPr>
        <w:t>},</w:t>
      </w:r>
    </w:p>
    <w:p w14:paraId="2BE609BD" w14:textId="4D1E2EEC" w:rsidR="00297092" w:rsidRPr="00903DBA" w:rsidRDefault="00297092" w:rsidP="002F4EEE">
      <w:pPr>
        <w:pStyle w:val="Code"/>
        <w:rPr>
          <w:highlight w:val="white"/>
        </w:rPr>
      </w:pPr>
      <w:r w:rsidRPr="00903DBA">
        <w:rPr>
          <w:highlight w:val="white"/>
        </w:rPr>
        <w:t xml:space="preserve">        {(int) Mask.LongInt, Sort.</w:t>
      </w:r>
      <w:r w:rsidR="005D4E81" w:rsidRPr="00903DBA">
        <w:rPr>
          <w:highlight w:val="white"/>
        </w:rPr>
        <w:t>SignedLongInt</w:t>
      </w:r>
      <w:r w:rsidRPr="00903DBA">
        <w:rPr>
          <w:highlight w:val="white"/>
        </w:rPr>
        <w:t>},</w:t>
      </w:r>
    </w:p>
    <w:p w14:paraId="331061C4" w14:textId="4B81662D" w:rsidR="00297092" w:rsidRPr="00903DBA" w:rsidRDefault="00297092" w:rsidP="002F4EEE">
      <w:pPr>
        <w:pStyle w:val="Code"/>
        <w:rPr>
          <w:highlight w:val="white"/>
        </w:rPr>
      </w:pPr>
      <w:r w:rsidRPr="00903DBA">
        <w:rPr>
          <w:highlight w:val="white"/>
        </w:rPr>
        <w:t xml:space="preserve">        {(int) Mask.SignedLong, Sort.</w:t>
      </w:r>
      <w:r w:rsidR="005D4E81" w:rsidRPr="00903DBA">
        <w:rPr>
          <w:highlight w:val="white"/>
        </w:rPr>
        <w:t>SignedLongInt</w:t>
      </w:r>
      <w:r w:rsidRPr="00903DBA">
        <w:rPr>
          <w:highlight w:val="white"/>
        </w:rPr>
        <w:t>},</w:t>
      </w:r>
    </w:p>
    <w:p w14:paraId="16836855" w14:textId="45448A20" w:rsidR="00297092" w:rsidRPr="00903DBA" w:rsidRDefault="00297092" w:rsidP="002F4EEE">
      <w:pPr>
        <w:pStyle w:val="Code"/>
        <w:rPr>
          <w:highlight w:val="white"/>
        </w:rPr>
      </w:pPr>
      <w:r w:rsidRPr="00903DBA">
        <w:rPr>
          <w:highlight w:val="white"/>
        </w:rPr>
        <w:t xml:space="preserve">        {(int) Mask.SignedLongInt, Sort.</w:t>
      </w:r>
      <w:r w:rsidR="005D4E81" w:rsidRPr="00903DBA">
        <w:rPr>
          <w:highlight w:val="white"/>
        </w:rPr>
        <w:t>SignedLongInt</w:t>
      </w:r>
      <w:r w:rsidRPr="00903DBA">
        <w:rPr>
          <w:highlight w:val="white"/>
        </w:rPr>
        <w:t>},</w:t>
      </w:r>
    </w:p>
    <w:p w14:paraId="4A464D56" w14:textId="645CA0EF" w:rsidR="00297092" w:rsidRPr="00903DBA" w:rsidRDefault="00297092" w:rsidP="002F4EEE">
      <w:pPr>
        <w:pStyle w:val="Code"/>
        <w:rPr>
          <w:highlight w:val="white"/>
        </w:rPr>
      </w:pPr>
      <w:r w:rsidRPr="00903DBA">
        <w:rPr>
          <w:highlight w:val="white"/>
        </w:rPr>
        <w:t xml:space="preserve">        {(int) Mask.UnsignedLong, Sort.</w:t>
      </w:r>
      <w:r w:rsidR="005D4E81" w:rsidRPr="00903DBA">
        <w:rPr>
          <w:highlight w:val="white"/>
        </w:rPr>
        <w:t>UnsignedLongInt</w:t>
      </w:r>
      <w:r w:rsidRPr="00903DBA">
        <w:rPr>
          <w:highlight w:val="white"/>
        </w:rPr>
        <w:t>},</w:t>
      </w:r>
    </w:p>
    <w:p w14:paraId="0611A886" w14:textId="479E42C1" w:rsidR="00297092" w:rsidRPr="00903DBA" w:rsidRDefault="00297092" w:rsidP="002F4EEE">
      <w:pPr>
        <w:pStyle w:val="Code"/>
        <w:rPr>
          <w:highlight w:val="white"/>
        </w:rPr>
      </w:pPr>
      <w:r w:rsidRPr="00903DBA">
        <w:rPr>
          <w:highlight w:val="white"/>
        </w:rPr>
        <w:t xml:space="preserve">        {(int) Mask.UnsignedLongInt, Sort.</w:t>
      </w:r>
      <w:r w:rsidR="005D4E81" w:rsidRPr="00903DBA">
        <w:rPr>
          <w:highlight w:val="white"/>
        </w:rPr>
        <w:t>UnsignedLongInt</w:t>
      </w:r>
      <w:r w:rsidRPr="00903DBA">
        <w:rPr>
          <w:highlight w:val="white"/>
        </w:rPr>
        <w:t>},</w:t>
      </w:r>
    </w:p>
    <w:p w14:paraId="6E7ACCB5" w14:textId="77777777" w:rsidR="00297092" w:rsidRPr="00903DBA" w:rsidRDefault="00297092" w:rsidP="002F4EEE">
      <w:pPr>
        <w:pStyle w:val="Code"/>
        <w:rPr>
          <w:highlight w:val="white"/>
        </w:rPr>
      </w:pPr>
      <w:r w:rsidRPr="00903DBA">
        <w:rPr>
          <w:highlight w:val="white"/>
        </w:rPr>
        <w:t xml:space="preserve">        {(int) Mask.Float, Sort.Float},</w:t>
      </w:r>
    </w:p>
    <w:p w14:paraId="780C2626" w14:textId="77777777" w:rsidR="00297092" w:rsidRPr="00903DBA" w:rsidRDefault="00297092" w:rsidP="002F4EEE">
      <w:pPr>
        <w:pStyle w:val="Code"/>
        <w:rPr>
          <w:highlight w:val="white"/>
        </w:rPr>
      </w:pPr>
      <w:r w:rsidRPr="00903DBA">
        <w:rPr>
          <w:highlight w:val="white"/>
        </w:rPr>
        <w:t xml:space="preserve">        {(int) Mask.Double, Sort.Double},</w:t>
      </w:r>
    </w:p>
    <w:p w14:paraId="05207D50" w14:textId="68E85789" w:rsidR="00297092" w:rsidRPr="00903DBA" w:rsidRDefault="00297092" w:rsidP="002F4EEE">
      <w:pPr>
        <w:pStyle w:val="Code"/>
        <w:rPr>
          <w:highlight w:val="white"/>
        </w:rPr>
      </w:pPr>
      <w:r w:rsidRPr="00903DBA">
        <w:rPr>
          <w:highlight w:val="white"/>
        </w:rPr>
        <w:t xml:space="preserve">        {(int) Mask.LongDouble, Sort.</w:t>
      </w:r>
      <w:r w:rsidR="001220BA" w:rsidRPr="00903DBA">
        <w:rPr>
          <w:highlight w:val="white"/>
        </w:rPr>
        <w:t>LongDouble</w:t>
      </w:r>
      <w:r w:rsidRPr="00903DBA">
        <w:rPr>
          <w:highlight w:val="white"/>
        </w:rPr>
        <w:t>}</w:t>
      </w:r>
    </w:p>
    <w:p w14:paraId="4A742321" w14:textId="77777777" w:rsidR="00297092" w:rsidRPr="00903DBA" w:rsidRDefault="00297092" w:rsidP="002F4EEE">
      <w:pPr>
        <w:pStyle w:val="Code"/>
        <w:rPr>
          <w:highlight w:val="white"/>
        </w:rPr>
      </w:pPr>
      <w:r w:rsidRPr="00903DBA">
        <w:rPr>
          <w:highlight w:val="white"/>
        </w:rPr>
        <w:t xml:space="preserve">      };</w:t>
      </w:r>
    </w:p>
    <w:p w14:paraId="039AE310" w14:textId="7EE71896" w:rsidR="006B225B" w:rsidRPr="00903DBA" w:rsidRDefault="00280BC0" w:rsidP="00A97B02">
      <w:pPr>
        <w:rPr>
          <w:color w:val="auto"/>
        </w:rPr>
      </w:pPr>
      <w:r w:rsidRPr="00903DBA">
        <w:t>A specifier is made up by the external linkage, storage, and type.</w:t>
      </w:r>
    </w:p>
    <w:p w14:paraId="436070E1" w14:textId="77777777" w:rsidR="00EC65DE" w:rsidRPr="00903DBA" w:rsidRDefault="00EC65DE" w:rsidP="00EC65DE">
      <w:pPr>
        <w:pStyle w:val="Code"/>
        <w:rPr>
          <w:highlight w:val="white"/>
        </w:rPr>
      </w:pPr>
      <w:r w:rsidRPr="00903DBA">
        <w:rPr>
          <w:highlight w:val="white"/>
        </w:rPr>
        <w:t xml:space="preserve">    public Specifier(bool externalLinkage, Storage? storage, Type type) {</w:t>
      </w:r>
    </w:p>
    <w:p w14:paraId="65D736B6" w14:textId="77777777" w:rsidR="00EC65DE" w:rsidRPr="00903DBA" w:rsidRDefault="00EC65DE" w:rsidP="00EC65DE">
      <w:pPr>
        <w:pStyle w:val="Code"/>
        <w:rPr>
          <w:highlight w:val="white"/>
        </w:rPr>
      </w:pPr>
      <w:r w:rsidRPr="00903DBA">
        <w:rPr>
          <w:highlight w:val="white"/>
        </w:rPr>
        <w:t xml:space="preserve">      m_externalLinkage = externalLinkage;</w:t>
      </w:r>
    </w:p>
    <w:p w14:paraId="0C5ACF31" w14:textId="77777777" w:rsidR="00EC65DE" w:rsidRPr="00903DBA" w:rsidRDefault="00EC65DE" w:rsidP="00EC65DE">
      <w:pPr>
        <w:pStyle w:val="Code"/>
        <w:rPr>
          <w:highlight w:val="white"/>
        </w:rPr>
      </w:pPr>
      <w:r w:rsidRPr="00903DBA">
        <w:rPr>
          <w:highlight w:val="white"/>
        </w:rPr>
        <w:t xml:space="preserve">      m_storage = storage;</w:t>
      </w:r>
    </w:p>
    <w:p w14:paraId="12CB53EF" w14:textId="77777777" w:rsidR="00EC65DE" w:rsidRPr="00903DBA" w:rsidRDefault="00EC65DE" w:rsidP="00EC65DE">
      <w:pPr>
        <w:pStyle w:val="Code"/>
        <w:rPr>
          <w:highlight w:val="white"/>
        </w:rPr>
      </w:pPr>
      <w:r w:rsidRPr="00903DBA">
        <w:rPr>
          <w:highlight w:val="white"/>
        </w:rPr>
        <w:t xml:space="preserve">      m_type = type;</w:t>
      </w:r>
    </w:p>
    <w:p w14:paraId="1D5FB618" w14:textId="77777777" w:rsidR="00EC65DE" w:rsidRPr="00903DBA" w:rsidRDefault="00EC65DE" w:rsidP="00EC65DE">
      <w:pPr>
        <w:pStyle w:val="Code"/>
        <w:rPr>
          <w:highlight w:val="white"/>
        </w:rPr>
      </w:pPr>
      <w:r w:rsidRPr="00903DBA">
        <w:rPr>
          <w:highlight w:val="white"/>
        </w:rPr>
        <w:t xml:space="preserve">    }</w:t>
      </w:r>
    </w:p>
    <w:p w14:paraId="7BD96805" w14:textId="77777777" w:rsidR="00EC65DE" w:rsidRPr="00903DBA" w:rsidRDefault="00EC65DE" w:rsidP="00EC65DE">
      <w:pPr>
        <w:pStyle w:val="Code"/>
        <w:rPr>
          <w:highlight w:val="white"/>
        </w:rPr>
      </w:pPr>
    </w:p>
    <w:p w14:paraId="5E787596" w14:textId="77777777" w:rsidR="00EC65DE" w:rsidRPr="00903DBA" w:rsidRDefault="00EC65DE" w:rsidP="00EC65DE">
      <w:pPr>
        <w:pStyle w:val="Code"/>
        <w:rPr>
          <w:highlight w:val="white"/>
        </w:rPr>
      </w:pPr>
      <w:r w:rsidRPr="00903DBA">
        <w:rPr>
          <w:highlight w:val="white"/>
        </w:rPr>
        <w:t xml:space="preserve">    public bool ExternalLinkage {</w:t>
      </w:r>
    </w:p>
    <w:p w14:paraId="4E43D960" w14:textId="77777777" w:rsidR="00EC65DE" w:rsidRPr="00903DBA" w:rsidRDefault="00EC65DE" w:rsidP="00EC65DE">
      <w:pPr>
        <w:pStyle w:val="Code"/>
        <w:rPr>
          <w:highlight w:val="white"/>
        </w:rPr>
      </w:pPr>
      <w:r w:rsidRPr="00903DBA">
        <w:rPr>
          <w:highlight w:val="white"/>
        </w:rPr>
        <w:t xml:space="preserve">      get { return m_externalLinkage; }</w:t>
      </w:r>
    </w:p>
    <w:p w14:paraId="1BF72892" w14:textId="77777777" w:rsidR="00EC65DE" w:rsidRPr="00903DBA" w:rsidRDefault="00EC65DE" w:rsidP="00EC65DE">
      <w:pPr>
        <w:pStyle w:val="Code"/>
        <w:rPr>
          <w:highlight w:val="white"/>
        </w:rPr>
      </w:pPr>
      <w:r w:rsidRPr="00903DBA">
        <w:rPr>
          <w:highlight w:val="white"/>
        </w:rPr>
        <w:t xml:space="preserve">    }</w:t>
      </w:r>
    </w:p>
    <w:p w14:paraId="73DC23B5" w14:textId="77777777" w:rsidR="00EC65DE" w:rsidRPr="00903DBA" w:rsidRDefault="00EC65DE" w:rsidP="00247DD6">
      <w:pPr>
        <w:pStyle w:val="Code"/>
        <w:rPr>
          <w:highlight w:val="white"/>
        </w:rPr>
      </w:pPr>
      <w:r w:rsidRPr="00903DBA">
        <w:rPr>
          <w:highlight w:val="white"/>
        </w:rPr>
        <w:t xml:space="preserve"> </w:t>
      </w:r>
    </w:p>
    <w:p w14:paraId="75D55D96" w14:textId="77777777" w:rsidR="00247DD6" w:rsidRPr="00903DBA" w:rsidRDefault="00247DD6" w:rsidP="00247DD6">
      <w:pPr>
        <w:pStyle w:val="Code"/>
        <w:rPr>
          <w:highlight w:val="white"/>
        </w:rPr>
      </w:pPr>
      <w:bookmarkStart w:id="189" w:name="_Ref417813097"/>
      <w:r w:rsidRPr="00903DBA">
        <w:rPr>
          <w:highlight w:val="white"/>
        </w:rPr>
        <w:t xml:space="preserve">    public Storage Storage {</w:t>
      </w:r>
    </w:p>
    <w:p w14:paraId="15743264" w14:textId="77777777" w:rsidR="00247DD6" w:rsidRPr="00903DBA" w:rsidRDefault="00247DD6" w:rsidP="00247DD6">
      <w:pPr>
        <w:pStyle w:val="Code"/>
        <w:rPr>
          <w:highlight w:val="white"/>
        </w:rPr>
      </w:pPr>
      <w:r w:rsidRPr="00903DBA">
        <w:rPr>
          <w:highlight w:val="white"/>
        </w:rPr>
        <w:t xml:space="preserve">      get { Assert.ErrorXXX(m_storage != null);</w:t>
      </w:r>
    </w:p>
    <w:p w14:paraId="25BDD336" w14:textId="77777777" w:rsidR="00247DD6" w:rsidRPr="00903DBA" w:rsidRDefault="00247DD6" w:rsidP="00247DD6">
      <w:pPr>
        <w:pStyle w:val="Code"/>
        <w:rPr>
          <w:highlight w:val="white"/>
        </w:rPr>
      </w:pPr>
      <w:r w:rsidRPr="00903DBA">
        <w:rPr>
          <w:highlight w:val="white"/>
        </w:rPr>
        <w:t xml:space="preserve">            return m_storage.Value; }</w:t>
      </w:r>
    </w:p>
    <w:p w14:paraId="7E5C90E3" w14:textId="77777777" w:rsidR="00247DD6" w:rsidRPr="00903DBA" w:rsidRDefault="00247DD6" w:rsidP="00247DD6">
      <w:pPr>
        <w:pStyle w:val="Code"/>
        <w:rPr>
          <w:highlight w:val="white"/>
        </w:rPr>
      </w:pPr>
      <w:r w:rsidRPr="00903DBA">
        <w:rPr>
          <w:highlight w:val="white"/>
        </w:rPr>
        <w:lastRenderedPageBreak/>
        <w:t xml:space="preserve">    }</w:t>
      </w:r>
    </w:p>
    <w:p w14:paraId="51DE49AB" w14:textId="77777777" w:rsidR="00EC65DE" w:rsidRPr="00903DBA" w:rsidRDefault="00EC65DE" w:rsidP="00247DD6">
      <w:pPr>
        <w:pStyle w:val="Code"/>
        <w:rPr>
          <w:highlight w:val="white"/>
        </w:rPr>
      </w:pPr>
      <w:r w:rsidRPr="00903DBA">
        <w:rPr>
          <w:highlight w:val="white"/>
        </w:rPr>
        <w:t xml:space="preserve"> </w:t>
      </w:r>
    </w:p>
    <w:p w14:paraId="57BD02B5" w14:textId="77777777" w:rsidR="00EC65DE" w:rsidRPr="00903DBA" w:rsidRDefault="00EC65DE" w:rsidP="00EC65DE">
      <w:pPr>
        <w:pStyle w:val="Code"/>
        <w:rPr>
          <w:highlight w:val="white"/>
        </w:rPr>
      </w:pPr>
      <w:r w:rsidRPr="00903DBA">
        <w:rPr>
          <w:highlight w:val="white"/>
        </w:rPr>
        <w:t xml:space="preserve">    public Type Type {</w:t>
      </w:r>
    </w:p>
    <w:p w14:paraId="091DAE94" w14:textId="77777777" w:rsidR="00EC65DE" w:rsidRPr="00903DBA" w:rsidRDefault="00EC65DE" w:rsidP="00EC65DE">
      <w:pPr>
        <w:pStyle w:val="Code"/>
        <w:rPr>
          <w:highlight w:val="white"/>
        </w:rPr>
      </w:pPr>
      <w:r w:rsidRPr="00903DBA">
        <w:rPr>
          <w:highlight w:val="white"/>
        </w:rPr>
        <w:t xml:space="preserve">      get { return m_type; }</w:t>
      </w:r>
    </w:p>
    <w:p w14:paraId="52BF088E" w14:textId="77777777" w:rsidR="00EC65DE" w:rsidRPr="00903DBA" w:rsidRDefault="00EC65DE" w:rsidP="00EC65DE">
      <w:pPr>
        <w:pStyle w:val="Code"/>
        <w:rPr>
          <w:highlight w:val="white"/>
        </w:rPr>
      </w:pPr>
      <w:r w:rsidRPr="00903DBA">
        <w:rPr>
          <w:highlight w:val="white"/>
        </w:rPr>
        <w:t xml:space="preserve">    }</w:t>
      </w:r>
    </w:p>
    <w:p w14:paraId="05B8108C" w14:textId="3AA87921" w:rsidR="00EC65DE" w:rsidRPr="00903DBA" w:rsidRDefault="00E31760" w:rsidP="00E31760">
      <w:pPr>
        <w:rPr>
          <w:highlight w:val="white"/>
        </w:rPr>
      </w:pPr>
      <w:r w:rsidRPr="00903DBA">
        <w:rPr>
          <w:highlight w:val="white"/>
        </w:rPr>
        <w:t>The</w:t>
      </w:r>
      <w:r w:rsidR="00370A66" w:rsidRPr="00903DBA">
        <w:rPr>
          <w:highlight w:val="white"/>
        </w:rPr>
        <w:t xml:space="preserve"> static</w:t>
      </w:r>
      <w:r w:rsidRPr="00903DBA">
        <w:rPr>
          <w:highlight w:val="white"/>
        </w:rPr>
        <w:t xml:space="preserve"> </w:t>
      </w:r>
      <w:r w:rsidRPr="00903DBA">
        <w:rPr>
          <w:rStyle w:val="KeyWord0"/>
          <w:highlight w:val="white"/>
        </w:rPr>
        <w:t>SpecifierList</w:t>
      </w:r>
      <w:r w:rsidRPr="00903DBA">
        <w:rPr>
          <w:highlight w:val="white"/>
        </w:rPr>
        <w:t xml:space="preserve"> method</w:t>
      </w:r>
      <w:r w:rsidR="00A06B47" w:rsidRPr="00903DBA">
        <w:rPr>
          <w:highlight w:val="white"/>
        </w:rPr>
        <w:t xml:space="preserve"> </w:t>
      </w:r>
      <w:r w:rsidR="00370A66" w:rsidRPr="00903DBA">
        <w:rPr>
          <w:highlight w:val="white"/>
        </w:rPr>
        <w:t>takes a list of declaration specifiers and returns a Specifier object, holding the storage, type, and external linkage of the symbol.</w:t>
      </w:r>
    </w:p>
    <w:p w14:paraId="015F7FFD" w14:textId="77777777" w:rsidR="00EC65DE" w:rsidRPr="00903DBA" w:rsidRDefault="00EC65DE" w:rsidP="00EC65DE">
      <w:pPr>
        <w:pStyle w:val="Code"/>
        <w:rPr>
          <w:highlight w:val="white"/>
        </w:rPr>
      </w:pPr>
      <w:r w:rsidRPr="00903DBA">
        <w:rPr>
          <w:highlight w:val="white"/>
        </w:rPr>
        <w:t xml:space="preserve">    public static Specifier SpecifierList(List&lt;object&gt; specifierList) {</w:t>
      </w:r>
    </w:p>
    <w:p w14:paraId="47BDB812" w14:textId="77777777" w:rsidR="00EC65DE" w:rsidRPr="00903DBA" w:rsidRDefault="00EC65DE" w:rsidP="00EC65DE">
      <w:pPr>
        <w:pStyle w:val="Code"/>
        <w:rPr>
          <w:highlight w:val="white"/>
        </w:rPr>
      </w:pPr>
      <w:r w:rsidRPr="00903DBA">
        <w:rPr>
          <w:highlight w:val="white"/>
        </w:rPr>
        <w:t xml:space="preserve">      int totalMaskValue = 0;</w:t>
      </w:r>
    </w:p>
    <w:p w14:paraId="544B55FE" w14:textId="77777777" w:rsidR="00EC65DE" w:rsidRPr="00903DBA" w:rsidRDefault="00EC65DE" w:rsidP="00EC65DE">
      <w:pPr>
        <w:pStyle w:val="Code"/>
        <w:rPr>
          <w:highlight w:val="white"/>
        </w:rPr>
      </w:pPr>
      <w:r w:rsidRPr="00903DBA">
        <w:rPr>
          <w:highlight w:val="white"/>
        </w:rPr>
        <w:t xml:space="preserve">      Type compoundType = null;</w:t>
      </w:r>
    </w:p>
    <w:p w14:paraId="692ED334" w14:textId="3413526E" w:rsidR="00EC65DE" w:rsidRPr="00903DBA" w:rsidRDefault="006542AE" w:rsidP="006542AE">
      <w:pPr>
        <w:rPr>
          <w:highlight w:val="white"/>
        </w:rPr>
      </w:pPr>
      <w:r w:rsidRPr="00903DBA">
        <w:rPr>
          <w:highlight w:val="white"/>
        </w:rPr>
        <w:t xml:space="preserve">We iterate through the </w:t>
      </w:r>
      <w:r w:rsidR="00EF5D33" w:rsidRPr="00903DBA">
        <w:rPr>
          <w:highlight w:val="white"/>
        </w:rPr>
        <w:t xml:space="preserve">declaration specifier </w:t>
      </w:r>
      <w:r w:rsidR="007C46DD" w:rsidRPr="00903DBA">
        <w:rPr>
          <w:highlight w:val="white"/>
        </w:rPr>
        <w:t>list and</w:t>
      </w:r>
      <w:r w:rsidR="00EF5D33" w:rsidRPr="00903DBA">
        <w:rPr>
          <w:highlight w:val="white"/>
        </w:rPr>
        <w:t xml:space="preserve"> gather the keywords of the </w:t>
      </w:r>
      <w:r w:rsidR="00EF5D33" w:rsidRPr="00903DBA">
        <w:rPr>
          <w:rStyle w:val="KeyWord0"/>
          <w:highlight w:val="white"/>
        </w:rPr>
        <w:t>Mask</w:t>
      </w:r>
      <w:r w:rsidR="00EF5D33" w:rsidRPr="00903DBA">
        <w:rPr>
          <w:highlight w:val="white"/>
        </w:rPr>
        <w:t xml:space="preserve"> enumeration</w:t>
      </w:r>
      <w:r w:rsidR="00E22AD3" w:rsidRPr="00903DBA">
        <w:rPr>
          <w:highlight w:val="white"/>
        </w:rPr>
        <w:t>. If a keyword occurs twice, we report an error.</w:t>
      </w:r>
    </w:p>
    <w:p w14:paraId="44695B3D" w14:textId="77777777" w:rsidR="00EC65DE" w:rsidRPr="00903DBA" w:rsidRDefault="00EC65DE" w:rsidP="00EC65DE">
      <w:pPr>
        <w:pStyle w:val="Code"/>
        <w:rPr>
          <w:highlight w:val="white"/>
        </w:rPr>
      </w:pPr>
      <w:r w:rsidRPr="00903DBA">
        <w:rPr>
          <w:highlight w:val="white"/>
        </w:rPr>
        <w:t xml:space="preserve">      foreach (object obj in specifierList) {</w:t>
      </w:r>
    </w:p>
    <w:p w14:paraId="18DE1BD6" w14:textId="77777777" w:rsidR="00EC65DE" w:rsidRPr="00903DBA" w:rsidRDefault="00EC65DE" w:rsidP="00EC65DE">
      <w:pPr>
        <w:pStyle w:val="Code"/>
        <w:rPr>
          <w:highlight w:val="white"/>
        </w:rPr>
      </w:pPr>
      <w:r w:rsidRPr="00903DBA">
        <w:rPr>
          <w:highlight w:val="white"/>
        </w:rPr>
        <w:t xml:space="preserve">        if (obj is Mask) {</w:t>
      </w:r>
    </w:p>
    <w:p w14:paraId="1BDEB111" w14:textId="77777777" w:rsidR="00EC65DE" w:rsidRPr="00903DBA" w:rsidRDefault="00EC65DE" w:rsidP="00EC65DE">
      <w:pPr>
        <w:pStyle w:val="Code"/>
        <w:rPr>
          <w:highlight w:val="white"/>
        </w:rPr>
      </w:pPr>
      <w:r w:rsidRPr="00903DBA">
        <w:rPr>
          <w:highlight w:val="white"/>
        </w:rPr>
        <w:t xml:space="preserve">          int maskValue = (int) obj;</w:t>
      </w:r>
    </w:p>
    <w:p w14:paraId="493BA83A" w14:textId="77777777" w:rsidR="00EC65DE" w:rsidRPr="00903DBA" w:rsidRDefault="00EC65DE" w:rsidP="00EC65DE">
      <w:pPr>
        <w:pStyle w:val="Code"/>
        <w:rPr>
          <w:highlight w:val="white"/>
        </w:rPr>
      </w:pPr>
    </w:p>
    <w:p w14:paraId="10B184C0" w14:textId="77777777" w:rsidR="00EC65DE" w:rsidRPr="00903DBA" w:rsidRDefault="00EC65DE" w:rsidP="00EC65DE">
      <w:pPr>
        <w:pStyle w:val="Code"/>
        <w:rPr>
          <w:highlight w:val="white"/>
        </w:rPr>
      </w:pPr>
      <w:r w:rsidRPr="00903DBA">
        <w:rPr>
          <w:highlight w:val="white"/>
        </w:rPr>
        <w:t xml:space="preserve">          if ((maskValue &amp; totalMaskValue) != 0) {</w:t>
      </w:r>
    </w:p>
    <w:p w14:paraId="053E7EC3" w14:textId="77777777" w:rsidR="00EC65DE" w:rsidRPr="00903DBA" w:rsidRDefault="00EC65DE" w:rsidP="00EC65DE">
      <w:pPr>
        <w:pStyle w:val="Code"/>
        <w:rPr>
          <w:highlight w:val="white"/>
        </w:rPr>
      </w:pPr>
      <w:r w:rsidRPr="00903DBA">
        <w:rPr>
          <w:highlight w:val="white"/>
        </w:rPr>
        <w:t xml:space="preserve">            Assert.Error(MaskToString(maskValue),</w:t>
      </w:r>
    </w:p>
    <w:p w14:paraId="4991BD7B" w14:textId="77777777" w:rsidR="00EC65DE" w:rsidRPr="00903DBA" w:rsidRDefault="00EC65DE" w:rsidP="00EC65DE">
      <w:pPr>
        <w:pStyle w:val="Code"/>
        <w:rPr>
          <w:highlight w:val="white"/>
        </w:rPr>
      </w:pPr>
      <w:r w:rsidRPr="00903DBA">
        <w:rPr>
          <w:highlight w:val="white"/>
        </w:rPr>
        <w:t xml:space="preserve">                         Message.Keyword_defined_twice);</w:t>
      </w:r>
    </w:p>
    <w:p w14:paraId="771EEBD3" w14:textId="77777777" w:rsidR="00EC65DE" w:rsidRPr="00903DBA" w:rsidRDefault="00EC65DE" w:rsidP="00EC65DE">
      <w:pPr>
        <w:pStyle w:val="Code"/>
        <w:rPr>
          <w:highlight w:val="white"/>
        </w:rPr>
      </w:pPr>
      <w:r w:rsidRPr="00903DBA">
        <w:rPr>
          <w:highlight w:val="white"/>
        </w:rPr>
        <w:t xml:space="preserve">          }</w:t>
      </w:r>
    </w:p>
    <w:p w14:paraId="7849FD2D" w14:textId="77777777" w:rsidR="00EC65DE" w:rsidRPr="00903DBA" w:rsidRDefault="00EC65DE" w:rsidP="00EC65DE">
      <w:pPr>
        <w:pStyle w:val="Code"/>
        <w:rPr>
          <w:highlight w:val="white"/>
        </w:rPr>
      </w:pPr>
    </w:p>
    <w:p w14:paraId="4982AD8B" w14:textId="77777777" w:rsidR="00EC65DE" w:rsidRPr="00903DBA" w:rsidRDefault="00EC65DE" w:rsidP="00EC65DE">
      <w:pPr>
        <w:pStyle w:val="Code"/>
        <w:rPr>
          <w:highlight w:val="white"/>
        </w:rPr>
      </w:pPr>
      <w:r w:rsidRPr="00903DBA">
        <w:rPr>
          <w:highlight w:val="white"/>
        </w:rPr>
        <w:t xml:space="preserve">          totalMaskValue |= maskValue;</w:t>
      </w:r>
    </w:p>
    <w:p w14:paraId="354893A0" w14:textId="48737367" w:rsidR="00EC65DE" w:rsidRPr="00903DBA" w:rsidRDefault="00EC65DE" w:rsidP="00EC65DE">
      <w:pPr>
        <w:pStyle w:val="Code"/>
        <w:rPr>
          <w:highlight w:val="white"/>
        </w:rPr>
      </w:pPr>
      <w:r w:rsidRPr="00903DBA">
        <w:rPr>
          <w:highlight w:val="white"/>
        </w:rPr>
        <w:t xml:space="preserve">        }</w:t>
      </w:r>
    </w:p>
    <w:p w14:paraId="101F0D7D" w14:textId="12788183" w:rsidR="007C46DD" w:rsidRPr="00903DBA" w:rsidRDefault="007C46DD" w:rsidP="009D6D7F">
      <w:pPr>
        <w:rPr>
          <w:highlight w:val="white"/>
        </w:rPr>
      </w:pPr>
      <w:r w:rsidRPr="00903DBA">
        <w:rPr>
          <w:highlight w:val="white"/>
        </w:rPr>
        <w:t xml:space="preserve">If the element of the list is not a </w:t>
      </w:r>
      <w:r w:rsidRPr="00903DBA">
        <w:rPr>
          <w:rStyle w:val="KeyWord0"/>
          <w:highlight w:val="white"/>
        </w:rPr>
        <w:t>Mask</w:t>
      </w:r>
      <w:r w:rsidRPr="00903DBA">
        <w:rPr>
          <w:highlight w:val="white"/>
        </w:rPr>
        <w:t xml:space="preserve"> enumeration, it mu</w:t>
      </w:r>
      <w:r w:rsidR="00830CE9" w:rsidRPr="00903DBA">
        <w:rPr>
          <w:highlight w:val="white"/>
        </w:rPr>
        <w:t>st</w:t>
      </w:r>
      <w:r w:rsidRPr="00903DBA">
        <w:rPr>
          <w:highlight w:val="white"/>
        </w:rPr>
        <w:t xml:space="preserve"> be a type. If </w:t>
      </w:r>
      <w:r w:rsidR="009D6D7F" w:rsidRPr="00903DBA">
        <w:rPr>
          <w:highlight w:val="white"/>
        </w:rPr>
        <w:t xml:space="preserve">more than one type </w:t>
      </w:r>
      <w:r w:rsidR="00251639" w:rsidRPr="00903DBA">
        <w:rPr>
          <w:highlight w:val="white"/>
        </w:rPr>
        <w:t>occurs</w:t>
      </w:r>
      <w:r w:rsidR="009D6D7F" w:rsidRPr="00903DBA">
        <w:rPr>
          <w:highlight w:val="white"/>
        </w:rPr>
        <w:t xml:space="preserve"> in the list, we report an error.</w:t>
      </w:r>
    </w:p>
    <w:p w14:paraId="3C542AB5" w14:textId="77777777" w:rsidR="00EC65DE" w:rsidRPr="00903DBA" w:rsidRDefault="00EC65DE" w:rsidP="00EC65DE">
      <w:pPr>
        <w:pStyle w:val="Code"/>
        <w:rPr>
          <w:highlight w:val="white"/>
        </w:rPr>
      </w:pPr>
      <w:r w:rsidRPr="00903DBA">
        <w:rPr>
          <w:highlight w:val="white"/>
        </w:rPr>
        <w:t xml:space="preserve">        else {</w:t>
      </w:r>
    </w:p>
    <w:p w14:paraId="03F72378" w14:textId="77777777" w:rsidR="00EC65DE" w:rsidRPr="00903DBA" w:rsidRDefault="00EC65DE" w:rsidP="00EC65DE">
      <w:pPr>
        <w:pStyle w:val="Code"/>
        <w:rPr>
          <w:highlight w:val="white"/>
        </w:rPr>
      </w:pPr>
      <w:r w:rsidRPr="00903DBA">
        <w:rPr>
          <w:highlight w:val="white"/>
        </w:rPr>
        <w:t xml:space="preserve">          if (compoundType != null) {</w:t>
      </w:r>
    </w:p>
    <w:p w14:paraId="3B187189" w14:textId="77777777" w:rsidR="00EC65DE" w:rsidRPr="00903DBA" w:rsidRDefault="00EC65DE" w:rsidP="00EC65DE">
      <w:pPr>
        <w:pStyle w:val="Code"/>
        <w:rPr>
          <w:highlight w:val="white"/>
        </w:rPr>
      </w:pPr>
      <w:r w:rsidRPr="00903DBA">
        <w:rPr>
          <w:highlight w:val="white"/>
        </w:rPr>
        <w:t xml:space="preserve">            Assert.Error(MaskToString(totalMaskValue),</w:t>
      </w:r>
    </w:p>
    <w:p w14:paraId="33C85E6D" w14:textId="77777777" w:rsidR="00EC65DE" w:rsidRPr="00903DBA" w:rsidRDefault="00EC65DE" w:rsidP="00EC65DE">
      <w:pPr>
        <w:pStyle w:val="Code"/>
        <w:rPr>
          <w:highlight w:val="white"/>
        </w:rPr>
      </w:pPr>
      <w:r w:rsidRPr="00903DBA">
        <w:rPr>
          <w:highlight w:val="white"/>
        </w:rPr>
        <w:t xml:space="preserve">                         Message.Invalid_specifier_sequence);</w:t>
      </w:r>
    </w:p>
    <w:p w14:paraId="28DB4448" w14:textId="77777777" w:rsidR="00EC65DE" w:rsidRPr="00903DBA" w:rsidRDefault="00EC65DE" w:rsidP="00EC65DE">
      <w:pPr>
        <w:pStyle w:val="Code"/>
        <w:rPr>
          <w:highlight w:val="white"/>
        </w:rPr>
      </w:pPr>
      <w:r w:rsidRPr="00903DBA">
        <w:rPr>
          <w:highlight w:val="white"/>
        </w:rPr>
        <w:t xml:space="preserve">          }</w:t>
      </w:r>
    </w:p>
    <w:p w14:paraId="7ED738F9" w14:textId="77777777" w:rsidR="00EC65DE" w:rsidRPr="00903DBA" w:rsidRDefault="00EC65DE" w:rsidP="00EC65DE">
      <w:pPr>
        <w:pStyle w:val="Code"/>
        <w:rPr>
          <w:highlight w:val="white"/>
        </w:rPr>
      </w:pPr>
    </w:p>
    <w:p w14:paraId="21B198DA" w14:textId="77777777" w:rsidR="00EC65DE" w:rsidRPr="00903DBA" w:rsidRDefault="00EC65DE" w:rsidP="00EC65DE">
      <w:pPr>
        <w:pStyle w:val="Code"/>
        <w:rPr>
          <w:highlight w:val="white"/>
        </w:rPr>
      </w:pPr>
      <w:r w:rsidRPr="00903DBA">
        <w:rPr>
          <w:highlight w:val="white"/>
        </w:rPr>
        <w:t xml:space="preserve">          compoundType = (Type) obj;</w:t>
      </w:r>
    </w:p>
    <w:p w14:paraId="3541A85B" w14:textId="77777777" w:rsidR="00EC65DE" w:rsidRPr="00903DBA" w:rsidRDefault="00EC65DE" w:rsidP="00EC65DE">
      <w:pPr>
        <w:pStyle w:val="Code"/>
        <w:rPr>
          <w:highlight w:val="white"/>
        </w:rPr>
      </w:pPr>
      <w:r w:rsidRPr="00903DBA">
        <w:rPr>
          <w:highlight w:val="white"/>
        </w:rPr>
        <w:t xml:space="preserve">        }</w:t>
      </w:r>
    </w:p>
    <w:p w14:paraId="32E477A3" w14:textId="77777777" w:rsidR="00EC65DE" w:rsidRPr="00903DBA" w:rsidRDefault="00EC65DE" w:rsidP="00EC65DE">
      <w:pPr>
        <w:pStyle w:val="Code"/>
        <w:rPr>
          <w:highlight w:val="white"/>
        </w:rPr>
      </w:pPr>
      <w:r w:rsidRPr="00903DBA">
        <w:rPr>
          <w:highlight w:val="white"/>
        </w:rPr>
        <w:t xml:space="preserve">      }</w:t>
      </w:r>
    </w:p>
    <w:p w14:paraId="7313419A" w14:textId="644C3182" w:rsidR="00FE286F" w:rsidRPr="00903DBA" w:rsidRDefault="000B76E5" w:rsidP="00C550E9">
      <w:r w:rsidRPr="00903DBA">
        <w:t>When we have the final mask, we begin by extracting the storage.</w:t>
      </w:r>
      <w:r w:rsidR="00FE286F" w:rsidRPr="00903DBA">
        <w:t xml:space="preserve"> The storage is </w:t>
      </w:r>
      <w:r w:rsidR="00251639" w:rsidRPr="00903DBA">
        <w:t>initially</w:t>
      </w:r>
      <w:r w:rsidR="00FE286F" w:rsidRPr="00903DBA">
        <w:t xml:space="preserve"> set to null, and </w:t>
      </w:r>
      <w:r w:rsidR="009974EA" w:rsidRPr="00903DBA">
        <w:t>we mask out the storage part of the total mask. I</w:t>
      </w:r>
      <w:r w:rsidR="00FE286F" w:rsidRPr="00903DBA">
        <w:t xml:space="preserve">t is possible that there was no storage in the specifier list. </w:t>
      </w:r>
      <w:r w:rsidR="003A7671" w:rsidRPr="00903DBA">
        <w:t>However, if the</w:t>
      </w:r>
      <w:r w:rsidR="009974EA" w:rsidRPr="00903DBA">
        <w:t xml:space="preserve">re is a storage it must match </w:t>
      </w:r>
      <w:r w:rsidR="004F1F6D" w:rsidRPr="00903DBA">
        <w:t>one of the storage masks. If it does not match, more than one storage specifiers w</w:t>
      </w:r>
      <w:r w:rsidR="00C33004" w:rsidRPr="00903DBA">
        <w:t>ere</w:t>
      </w:r>
      <w:r w:rsidR="004F1F6D" w:rsidRPr="00903DBA">
        <w:t xml:space="preserve"> present in the declaration specifier list, and we report an error.</w:t>
      </w:r>
    </w:p>
    <w:p w14:paraId="62EB03DF" w14:textId="77777777" w:rsidR="00EC65DE" w:rsidRPr="00903DBA" w:rsidRDefault="00EC65DE" w:rsidP="00EC65DE">
      <w:pPr>
        <w:pStyle w:val="Code"/>
        <w:rPr>
          <w:highlight w:val="white"/>
        </w:rPr>
      </w:pPr>
      <w:r w:rsidRPr="00903DBA">
        <w:rPr>
          <w:highlight w:val="white"/>
        </w:rPr>
        <w:t xml:space="preserve">      Storage? storage = null;</w:t>
      </w:r>
    </w:p>
    <w:p w14:paraId="6D008090" w14:textId="77777777" w:rsidR="00EC65DE" w:rsidRPr="00903DBA" w:rsidRDefault="00EC65DE" w:rsidP="00EC65DE">
      <w:pPr>
        <w:pStyle w:val="Code"/>
        <w:rPr>
          <w:highlight w:val="white"/>
        </w:rPr>
      </w:pPr>
      <w:r w:rsidRPr="00903DBA">
        <w:rPr>
          <w:highlight w:val="white"/>
        </w:rPr>
        <w:t xml:space="preserve">      { int totalStorageValue = totalMaskValue &amp; ((int) Mask.StorageMask);</w:t>
      </w:r>
    </w:p>
    <w:p w14:paraId="47510C7F" w14:textId="77777777" w:rsidR="00EC65DE" w:rsidRPr="00903DBA" w:rsidRDefault="00EC65DE" w:rsidP="00EC65DE">
      <w:pPr>
        <w:pStyle w:val="Code"/>
        <w:rPr>
          <w:highlight w:val="white"/>
        </w:rPr>
      </w:pPr>
    </w:p>
    <w:p w14:paraId="0B594B77" w14:textId="77777777" w:rsidR="00EC65DE" w:rsidRPr="00903DBA" w:rsidRDefault="00EC65DE" w:rsidP="00EC65DE">
      <w:pPr>
        <w:pStyle w:val="Code"/>
        <w:rPr>
          <w:highlight w:val="white"/>
        </w:rPr>
      </w:pPr>
      <w:r w:rsidRPr="00903DBA">
        <w:rPr>
          <w:highlight w:val="white"/>
        </w:rPr>
        <w:t xml:space="preserve">        if (totalStorageValue != 0) {</w:t>
      </w:r>
    </w:p>
    <w:p w14:paraId="7BB0DA36" w14:textId="1DBF94B3" w:rsidR="00EC65DE" w:rsidRPr="00903DBA" w:rsidRDefault="00EC65DE" w:rsidP="00EC65DE">
      <w:pPr>
        <w:pStyle w:val="Code"/>
        <w:rPr>
          <w:highlight w:val="white"/>
        </w:rPr>
      </w:pPr>
      <w:r w:rsidRPr="00903DBA">
        <w:rPr>
          <w:highlight w:val="white"/>
        </w:rPr>
        <w:t xml:space="preserve">          </w:t>
      </w:r>
      <w:r w:rsidR="00A636A4" w:rsidRPr="00903DBA">
        <w:rPr>
          <w:highlight w:val="white"/>
        </w:rPr>
        <w:t>Assert.Error(</w:t>
      </w:r>
      <w:r w:rsidRPr="00903DBA">
        <w:rPr>
          <w:highlight w:val="white"/>
        </w:rPr>
        <w:t>Enum.IsDefined(typeof(Mask), totalStorageValue)</w:t>
      </w:r>
      <w:r w:rsidR="00A636A4" w:rsidRPr="00903DBA">
        <w:rPr>
          <w:highlight w:val="white"/>
        </w:rPr>
        <w:t>,</w:t>
      </w:r>
    </w:p>
    <w:p w14:paraId="4AB03C7B" w14:textId="121EC432" w:rsidR="00EC65DE" w:rsidRPr="00903DBA" w:rsidRDefault="00A636A4" w:rsidP="00EC65DE">
      <w:pPr>
        <w:pStyle w:val="Code"/>
        <w:rPr>
          <w:highlight w:val="white"/>
        </w:rPr>
      </w:pPr>
      <w:r w:rsidRPr="00903DBA">
        <w:rPr>
          <w:highlight w:val="white"/>
        </w:rPr>
        <w:t xml:space="preserve">                       </w:t>
      </w:r>
      <w:r w:rsidR="00EC65DE" w:rsidRPr="00903DBA">
        <w:rPr>
          <w:highlight w:val="white"/>
        </w:rPr>
        <w:t>MaskToString(totalStorageValue),</w:t>
      </w:r>
    </w:p>
    <w:p w14:paraId="660D260E" w14:textId="12141A3D" w:rsidR="00EC65DE" w:rsidRPr="00903DBA" w:rsidRDefault="00EC65DE" w:rsidP="00EC65DE">
      <w:pPr>
        <w:pStyle w:val="Code"/>
        <w:rPr>
          <w:highlight w:val="white"/>
        </w:rPr>
      </w:pPr>
      <w:r w:rsidRPr="00903DBA">
        <w:rPr>
          <w:highlight w:val="white"/>
        </w:rPr>
        <w:t xml:space="preserve">                       Message.Invalid_specifier_sequence);</w:t>
      </w:r>
    </w:p>
    <w:p w14:paraId="42AAA1AA" w14:textId="77777777" w:rsidR="00EC65DE" w:rsidRPr="00903DBA" w:rsidRDefault="00EC65DE" w:rsidP="00EC65DE">
      <w:pPr>
        <w:pStyle w:val="Code"/>
        <w:rPr>
          <w:highlight w:val="white"/>
        </w:rPr>
      </w:pPr>
      <w:r w:rsidRPr="00903DBA">
        <w:rPr>
          <w:highlight w:val="white"/>
        </w:rPr>
        <w:t xml:space="preserve">          storage = (Storage) totalStorageValue;</w:t>
      </w:r>
    </w:p>
    <w:p w14:paraId="2708D671" w14:textId="77777777" w:rsidR="00EC65DE" w:rsidRPr="00903DBA" w:rsidRDefault="00EC65DE" w:rsidP="00EC65DE">
      <w:pPr>
        <w:pStyle w:val="Code"/>
        <w:rPr>
          <w:highlight w:val="white"/>
        </w:rPr>
      </w:pPr>
      <w:r w:rsidRPr="00903DBA">
        <w:rPr>
          <w:highlight w:val="white"/>
        </w:rPr>
        <w:t xml:space="preserve">        }</w:t>
      </w:r>
    </w:p>
    <w:p w14:paraId="1917852B" w14:textId="70FB433B" w:rsidR="00EC65DE" w:rsidRPr="00903DBA" w:rsidRDefault="00EC65DE" w:rsidP="00EC65DE">
      <w:pPr>
        <w:pStyle w:val="Code"/>
        <w:rPr>
          <w:highlight w:val="white"/>
        </w:rPr>
      </w:pPr>
      <w:r w:rsidRPr="00903DBA">
        <w:rPr>
          <w:highlight w:val="white"/>
        </w:rPr>
        <w:t xml:space="preserve">      }</w:t>
      </w:r>
    </w:p>
    <w:p w14:paraId="73A46988" w14:textId="4CFBB754" w:rsidR="007937C0" w:rsidRPr="00903DBA" w:rsidRDefault="007937C0" w:rsidP="007937C0">
      <w:pPr>
        <w:rPr>
          <w:highlight w:val="white"/>
        </w:rPr>
      </w:pPr>
      <w:r w:rsidRPr="00903DBA">
        <w:rPr>
          <w:highlight w:val="white"/>
        </w:rPr>
        <w:t>The next step is to determine the</w:t>
      </w:r>
      <w:r w:rsidR="00DE1632" w:rsidRPr="00903DBA">
        <w:rPr>
          <w:highlight w:val="white"/>
        </w:rPr>
        <w:t xml:space="preserve"> </w:t>
      </w:r>
      <w:r w:rsidR="00643D40" w:rsidRPr="00903DBA">
        <w:rPr>
          <w:highlight w:val="white"/>
        </w:rPr>
        <w:t>external linkage. The symbol has externa linkage if the scope of the current symbol table is global</w:t>
      </w:r>
      <w:r w:rsidR="00F26A06" w:rsidRPr="00903DBA">
        <w:rPr>
          <w:highlight w:val="white"/>
        </w:rPr>
        <w:t xml:space="preserve"> (</w:t>
      </w:r>
      <w:r w:rsidR="00643D40" w:rsidRPr="00903DBA">
        <w:rPr>
          <w:highlight w:val="white"/>
        </w:rPr>
        <w:t>the symbol is defined in global space</w:t>
      </w:r>
      <w:r w:rsidR="00F26A06" w:rsidRPr="00903DBA">
        <w:rPr>
          <w:highlight w:val="white"/>
        </w:rPr>
        <w:t>)</w:t>
      </w:r>
      <w:r w:rsidR="00EC7ADE" w:rsidRPr="00903DBA">
        <w:rPr>
          <w:highlight w:val="white"/>
        </w:rPr>
        <w:t>.</w:t>
      </w:r>
      <w:r w:rsidR="006D370E" w:rsidRPr="00903DBA">
        <w:rPr>
          <w:highlight w:val="white"/>
        </w:rPr>
        <w:t xml:space="preserve"> Moreover, the storage shall be null (is has </w:t>
      </w:r>
      <w:r w:rsidR="006D370E" w:rsidRPr="00903DBA">
        <w:rPr>
          <w:highlight w:val="white"/>
        </w:rPr>
        <w:lastRenderedPageBreak/>
        <w:t>not been stated in the declaration specifier list) or extern. If the symbol is static</w:t>
      </w:r>
      <w:r w:rsidR="006B6A45" w:rsidRPr="00903DBA">
        <w:rPr>
          <w:highlight w:val="white"/>
        </w:rPr>
        <w:t xml:space="preserve"> </w:t>
      </w:r>
      <w:r w:rsidR="003A1CDE" w:rsidRPr="00903DBA">
        <w:rPr>
          <w:highlight w:val="white"/>
        </w:rPr>
        <w:t xml:space="preserve">in global scope </w:t>
      </w:r>
      <w:r w:rsidR="006B6A45" w:rsidRPr="00903DBA">
        <w:rPr>
          <w:highlight w:val="white"/>
        </w:rPr>
        <w:t>it has not external linkage.</w:t>
      </w:r>
    </w:p>
    <w:p w14:paraId="3FA2C6DD" w14:textId="77777777" w:rsidR="00EF6383" w:rsidRPr="00903DBA" w:rsidRDefault="00EF6383" w:rsidP="00EF6383">
      <w:pPr>
        <w:pStyle w:val="Code"/>
        <w:rPr>
          <w:highlight w:val="white"/>
        </w:rPr>
      </w:pPr>
      <w:r w:rsidRPr="00903DBA">
        <w:rPr>
          <w:highlight w:val="white"/>
        </w:rPr>
        <w:t xml:space="preserve">      bool externalLinkage = (SymbolTable.CurrentTable.Scope == Scope.Global)</w:t>
      </w:r>
    </w:p>
    <w:p w14:paraId="62B3EA9E" w14:textId="77777777" w:rsidR="00EF6383" w:rsidRPr="00903DBA" w:rsidRDefault="00EF6383" w:rsidP="00EF6383">
      <w:pPr>
        <w:pStyle w:val="Code"/>
        <w:rPr>
          <w:highlight w:val="white"/>
        </w:rPr>
      </w:pPr>
      <w:r w:rsidRPr="00903DBA">
        <w:rPr>
          <w:highlight w:val="white"/>
        </w:rPr>
        <w:t xml:space="preserve">                             &amp;&amp; ((storage == null) ||</w:t>
      </w:r>
    </w:p>
    <w:p w14:paraId="2B3CA38A" w14:textId="77777777" w:rsidR="00EF6383" w:rsidRPr="00903DBA" w:rsidRDefault="00EF6383" w:rsidP="00EF6383">
      <w:pPr>
        <w:pStyle w:val="Code"/>
        <w:rPr>
          <w:highlight w:val="white"/>
        </w:rPr>
      </w:pPr>
      <w:r w:rsidRPr="00903DBA">
        <w:rPr>
          <w:highlight w:val="white"/>
        </w:rPr>
        <w:t xml:space="preserve">                                 (storage == CCompiler.Storage.Extern));</w:t>
      </w:r>
    </w:p>
    <w:p w14:paraId="209B0CEF" w14:textId="77777777" w:rsidR="00126149" w:rsidRPr="00903DBA" w:rsidRDefault="00126149" w:rsidP="00BE2C05">
      <w:pPr>
        <w:pStyle w:val="Code"/>
        <w:rPr>
          <w:highlight w:val="white"/>
        </w:rPr>
      </w:pPr>
    </w:p>
    <w:p w14:paraId="202F8F13" w14:textId="74A60858" w:rsidR="00BE2C05" w:rsidRPr="00903DBA" w:rsidRDefault="00BE2C05" w:rsidP="00BE2C05">
      <w:pPr>
        <w:pStyle w:val="Code"/>
        <w:rPr>
          <w:highlight w:val="white"/>
        </w:rPr>
      </w:pPr>
      <w:r w:rsidRPr="00903DBA">
        <w:rPr>
          <w:highlight w:val="white"/>
        </w:rPr>
        <w:t xml:space="preserve">      if (storage == null) {</w:t>
      </w:r>
    </w:p>
    <w:p w14:paraId="5B909688" w14:textId="77777777" w:rsidR="00BE2C05" w:rsidRPr="00903DBA" w:rsidRDefault="00BE2C05" w:rsidP="00BE2C05">
      <w:pPr>
        <w:pStyle w:val="Code"/>
        <w:rPr>
          <w:highlight w:val="white"/>
        </w:rPr>
      </w:pPr>
      <w:r w:rsidRPr="00903DBA">
        <w:rPr>
          <w:highlight w:val="white"/>
        </w:rPr>
        <w:t xml:space="preserve">        if (SymbolTable.CurrentTable.Scope == Scope.Global) {</w:t>
      </w:r>
    </w:p>
    <w:p w14:paraId="54EBB5F3" w14:textId="77777777" w:rsidR="00BE2C05" w:rsidRPr="00903DBA" w:rsidRDefault="00BE2C05" w:rsidP="00BE2C05">
      <w:pPr>
        <w:pStyle w:val="Code"/>
        <w:rPr>
          <w:highlight w:val="white"/>
        </w:rPr>
      </w:pPr>
      <w:r w:rsidRPr="00903DBA">
        <w:rPr>
          <w:highlight w:val="white"/>
        </w:rPr>
        <w:t xml:space="preserve">          storage = Storage.Static;</w:t>
      </w:r>
    </w:p>
    <w:p w14:paraId="71AFFD3F" w14:textId="77777777" w:rsidR="00BE2C05" w:rsidRPr="00903DBA" w:rsidRDefault="00BE2C05" w:rsidP="00BE2C05">
      <w:pPr>
        <w:pStyle w:val="Code"/>
        <w:rPr>
          <w:highlight w:val="white"/>
        </w:rPr>
      </w:pPr>
      <w:r w:rsidRPr="00903DBA">
        <w:rPr>
          <w:highlight w:val="white"/>
        </w:rPr>
        <w:t xml:space="preserve">        }</w:t>
      </w:r>
    </w:p>
    <w:p w14:paraId="07934F27" w14:textId="77777777" w:rsidR="00BE2C05" w:rsidRPr="00903DBA" w:rsidRDefault="00BE2C05" w:rsidP="00BE2C05">
      <w:pPr>
        <w:pStyle w:val="Code"/>
        <w:rPr>
          <w:highlight w:val="white"/>
        </w:rPr>
      </w:pPr>
      <w:r w:rsidRPr="00903DBA">
        <w:rPr>
          <w:highlight w:val="white"/>
        </w:rPr>
        <w:t xml:space="preserve">        else {</w:t>
      </w:r>
    </w:p>
    <w:p w14:paraId="395048FC" w14:textId="77777777" w:rsidR="00BE2C05" w:rsidRPr="00903DBA" w:rsidRDefault="00BE2C05" w:rsidP="00BE2C05">
      <w:pPr>
        <w:pStyle w:val="Code"/>
        <w:rPr>
          <w:highlight w:val="white"/>
        </w:rPr>
      </w:pPr>
      <w:r w:rsidRPr="00903DBA">
        <w:rPr>
          <w:highlight w:val="white"/>
        </w:rPr>
        <w:t xml:space="preserve">          storage = Storage.Auto;</w:t>
      </w:r>
    </w:p>
    <w:p w14:paraId="580CBFC4" w14:textId="77777777" w:rsidR="00BE2C05" w:rsidRPr="00903DBA" w:rsidRDefault="00BE2C05" w:rsidP="00BE2C05">
      <w:pPr>
        <w:pStyle w:val="Code"/>
        <w:rPr>
          <w:highlight w:val="white"/>
        </w:rPr>
      </w:pPr>
      <w:r w:rsidRPr="00903DBA">
        <w:rPr>
          <w:highlight w:val="white"/>
        </w:rPr>
        <w:t xml:space="preserve">        }</w:t>
      </w:r>
    </w:p>
    <w:p w14:paraId="7C25A255" w14:textId="77777777" w:rsidR="00BE2C05" w:rsidRPr="00903DBA" w:rsidRDefault="00BE2C05" w:rsidP="00BE2C05">
      <w:pPr>
        <w:pStyle w:val="Code"/>
        <w:rPr>
          <w:highlight w:val="white"/>
        </w:rPr>
      </w:pPr>
      <w:r w:rsidRPr="00903DBA">
        <w:rPr>
          <w:highlight w:val="white"/>
        </w:rPr>
        <w:t xml:space="preserve">      }</w:t>
      </w:r>
    </w:p>
    <w:p w14:paraId="36FBAA80" w14:textId="3973C288" w:rsidR="00EC65DE" w:rsidRPr="00903DBA" w:rsidRDefault="00AE56AC" w:rsidP="00380AB0">
      <w:pPr>
        <w:rPr>
          <w:highlight w:val="white"/>
        </w:rPr>
      </w:pPr>
      <w:r w:rsidRPr="00903DBA">
        <w:rPr>
          <w:highlight w:val="white"/>
        </w:rPr>
        <w:t xml:space="preserve">When the storage and external linkage has been taken care of, we perform a series of </w:t>
      </w:r>
      <w:r w:rsidR="00FD63AD" w:rsidRPr="00903DBA">
        <w:rPr>
          <w:highlight w:val="white"/>
        </w:rPr>
        <w:t xml:space="preserve">error checks. If the symbol is a function parameter </w:t>
      </w:r>
      <w:r w:rsidR="00E71A6B" w:rsidRPr="00903DBA">
        <w:rPr>
          <w:highlight w:val="white"/>
        </w:rPr>
        <w:t>(function scope</w:t>
      </w:r>
      <w:r w:rsidR="00430FD1" w:rsidRPr="00903DBA">
        <w:rPr>
          <w:highlight w:val="white"/>
        </w:rPr>
        <w:t>) the storage must be null, auto or register.</w:t>
      </w:r>
    </w:p>
    <w:p w14:paraId="5C9F2F04" w14:textId="77777777" w:rsidR="00EF6383" w:rsidRPr="00903DBA" w:rsidRDefault="00EF6383" w:rsidP="00EF6383">
      <w:pPr>
        <w:pStyle w:val="Code"/>
        <w:rPr>
          <w:highlight w:val="white"/>
        </w:rPr>
      </w:pPr>
      <w:r w:rsidRPr="00903DBA">
        <w:rPr>
          <w:highlight w:val="white"/>
        </w:rPr>
        <w:t xml:space="preserve">      if (SymbolTable.CurrentTable.Scope == Scope.Parameter) {</w:t>
      </w:r>
    </w:p>
    <w:p w14:paraId="5D5B3D43" w14:textId="5C4CE5BE" w:rsidR="005D43B5" w:rsidRPr="00903DBA" w:rsidRDefault="00EC65DE" w:rsidP="00EC65DE">
      <w:pPr>
        <w:pStyle w:val="Code"/>
        <w:rPr>
          <w:highlight w:val="white"/>
        </w:rPr>
      </w:pPr>
      <w:r w:rsidRPr="00903DBA">
        <w:rPr>
          <w:highlight w:val="white"/>
        </w:rPr>
        <w:t xml:space="preserve">        Assert.Error((storage == Storage.Auto) || </w:t>
      </w:r>
    </w:p>
    <w:p w14:paraId="40FE73BD" w14:textId="648BF7CF" w:rsidR="002709A0" w:rsidRPr="00903DBA" w:rsidRDefault="005D43B5" w:rsidP="00EC65DE">
      <w:pPr>
        <w:pStyle w:val="Code"/>
        <w:rPr>
          <w:highlight w:val="white"/>
        </w:rPr>
      </w:pPr>
      <w:r w:rsidRPr="00903DBA">
        <w:rPr>
          <w:highlight w:val="white"/>
        </w:rPr>
        <w:t xml:space="preserve">                     </w:t>
      </w:r>
      <w:r w:rsidR="00EC65DE" w:rsidRPr="00903DBA">
        <w:rPr>
          <w:highlight w:val="white"/>
        </w:rPr>
        <w:t>(storage == Storage.Register), storage,</w:t>
      </w:r>
      <w:r w:rsidR="003F62B8" w:rsidRPr="00903DBA">
        <w:rPr>
          <w:highlight w:val="white"/>
        </w:rPr>
        <w:t xml:space="preserve"> </w:t>
      </w:r>
      <w:r w:rsidR="00EC65DE" w:rsidRPr="00903DBA">
        <w:rPr>
          <w:highlight w:val="white"/>
        </w:rPr>
        <w:t>Message.</w:t>
      </w:r>
    </w:p>
    <w:p w14:paraId="60F50CD1" w14:textId="6ECC5F79" w:rsidR="00EC65DE" w:rsidRPr="00903DBA" w:rsidRDefault="00D22AD4"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Only_auto_or_register_storage_allowed_in_parameter_declaration);</w:t>
      </w:r>
    </w:p>
    <w:p w14:paraId="33F99FAB" w14:textId="64210C76" w:rsidR="00EC65DE" w:rsidRPr="00903DBA" w:rsidRDefault="00EC65DE" w:rsidP="00EC65DE">
      <w:pPr>
        <w:pStyle w:val="Code"/>
        <w:rPr>
          <w:highlight w:val="white"/>
        </w:rPr>
      </w:pPr>
      <w:r w:rsidRPr="00903DBA">
        <w:rPr>
          <w:highlight w:val="white"/>
        </w:rPr>
        <w:t xml:space="preserve">      }</w:t>
      </w:r>
    </w:p>
    <w:p w14:paraId="62E80825" w14:textId="15FB631E" w:rsidR="00430FD1" w:rsidRPr="00903DBA" w:rsidRDefault="00430FD1" w:rsidP="00DF5615">
      <w:pPr>
        <w:rPr>
          <w:highlight w:val="white"/>
        </w:rPr>
      </w:pPr>
      <w:r w:rsidRPr="00903DBA">
        <w:rPr>
          <w:highlight w:val="white"/>
        </w:rPr>
        <w:t xml:space="preserve">If the scope of the current symbol table is </w:t>
      </w:r>
      <w:r w:rsidR="00A4387D" w:rsidRPr="00903DBA">
        <w:rPr>
          <w:highlight w:val="white"/>
        </w:rPr>
        <w:t xml:space="preserve">a </w:t>
      </w:r>
      <w:r w:rsidRPr="00903DBA">
        <w:rPr>
          <w:highlight w:val="white"/>
        </w:rPr>
        <w:t xml:space="preserve">struct or union, the </w:t>
      </w:r>
      <w:r w:rsidR="00DF5615" w:rsidRPr="00903DBA">
        <w:rPr>
          <w:highlight w:val="white"/>
        </w:rPr>
        <w:t>storage must also be null, auto, or register.</w:t>
      </w:r>
    </w:p>
    <w:p w14:paraId="0A6F3E16" w14:textId="77777777" w:rsidR="00EC65DE" w:rsidRPr="00903DBA" w:rsidRDefault="00EC65DE" w:rsidP="00EC65DE">
      <w:pPr>
        <w:pStyle w:val="Code"/>
        <w:rPr>
          <w:highlight w:val="white"/>
        </w:rPr>
      </w:pPr>
      <w:r w:rsidRPr="00903DBA">
        <w:rPr>
          <w:highlight w:val="white"/>
        </w:rPr>
        <w:t xml:space="preserve">      else if ((SymbolTable.CurrentTable.Scope == Scope.Struct) ||</w:t>
      </w:r>
    </w:p>
    <w:p w14:paraId="68AD9919" w14:textId="77777777" w:rsidR="00EC65DE" w:rsidRPr="00903DBA" w:rsidRDefault="00EC65DE" w:rsidP="00EC65DE">
      <w:pPr>
        <w:pStyle w:val="Code"/>
        <w:rPr>
          <w:highlight w:val="white"/>
        </w:rPr>
      </w:pPr>
      <w:r w:rsidRPr="00903DBA">
        <w:rPr>
          <w:highlight w:val="white"/>
        </w:rPr>
        <w:t xml:space="preserve">               (SymbolTable.CurrentTable.Scope == Scope.Union)) {</w:t>
      </w:r>
    </w:p>
    <w:p w14:paraId="772E79D3" w14:textId="0138CC00" w:rsidR="002C6080" w:rsidRPr="00903DBA" w:rsidRDefault="00EC65DE" w:rsidP="00EC65DE">
      <w:pPr>
        <w:pStyle w:val="Code"/>
        <w:rPr>
          <w:highlight w:val="white"/>
        </w:rPr>
      </w:pPr>
      <w:r w:rsidRPr="00903DBA">
        <w:rPr>
          <w:highlight w:val="white"/>
        </w:rPr>
        <w:t xml:space="preserve">          Assert.Error((storage == Storage.Auto) ||</w:t>
      </w:r>
    </w:p>
    <w:p w14:paraId="062BE95E" w14:textId="2D384059" w:rsidR="00024F2D" w:rsidRPr="00903DBA" w:rsidRDefault="002C6080" w:rsidP="00EC65DE">
      <w:pPr>
        <w:pStyle w:val="Code"/>
        <w:rPr>
          <w:highlight w:val="white"/>
        </w:rPr>
      </w:pPr>
      <w:r w:rsidRPr="00903DBA">
        <w:rPr>
          <w:highlight w:val="white"/>
        </w:rPr>
        <w:t xml:space="preserve">                      </w:t>
      </w:r>
      <w:r w:rsidR="00EC65DE" w:rsidRPr="00903DBA">
        <w:rPr>
          <w:highlight w:val="white"/>
        </w:rPr>
        <w:t xml:space="preserve"> (storage == Storage.Register), storage,</w:t>
      </w:r>
      <w:r w:rsidR="00034A97" w:rsidRPr="00903DBA">
        <w:rPr>
          <w:highlight w:val="white"/>
        </w:rPr>
        <w:t xml:space="preserve"> </w:t>
      </w:r>
      <w:r w:rsidR="00EC65DE" w:rsidRPr="00903DBA">
        <w:rPr>
          <w:highlight w:val="white"/>
        </w:rPr>
        <w:t>Message.</w:t>
      </w:r>
    </w:p>
    <w:p w14:paraId="6A344F72" w14:textId="5C2AA193" w:rsidR="00EC65DE" w:rsidRPr="00903DBA" w:rsidRDefault="00024F2D" w:rsidP="00EC65DE">
      <w:pPr>
        <w:pStyle w:val="Code"/>
        <w:rPr>
          <w:highlight w:val="white"/>
        </w:rPr>
      </w:pPr>
      <w:r w:rsidRPr="00903DBA">
        <w:rPr>
          <w:highlight w:val="white"/>
        </w:rPr>
        <w:t xml:space="preserve">  </w:t>
      </w:r>
      <w:r w:rsidR="00D22AD4" w:rsidRPr="00903DBA">
        <w:rPr>
          <w:highlight w:val="white"/>
        </w:rPr>
        <w:t xml:space="preserve">  </w:t>
      </w:r>
      <w:r w:rsidRPr="00903DBA">
        <w:rPr>
          <w:highlight w:val="white"/>
        </w:rPr>
        <w:t xml:space="preserve">        </w:t>
      </w:r>
      <w:r w:rsidR="00EC65DE" w:rsidRPr="00903DBA">
        <w:rPr>
          <w:highlight w:val="white"/>
        </w:rPr>
        <w:t xml:space="preserve">Only_auto_or_register_storage_allowed_for_struct_or_union_scope);  </w:t>
      </w:r>
    </w:p>
    <w:p w14:paraId="73D8AC11" w14:textId="77777777" w:rsidR="00EC65DE" w:rsidRPr="00903DBA" w:rsidRDefault="00EC65DE" w:rsidP="00EC65DE">
      <w:pPr>
        <w:pStyle w:val="Code"/>
        <w:rPr>
          <w:highlight w:val="white"/>
        </w:rPr>
      </w:pPr>
      <w:r w:rsidRPr="00903DBA">
        <w:rPr>
          <w:highlight w:val="white"/>
        </w:rPr>
        <w:t xml:space="preserve">      }</w:t>
      </w:r>
    </w:p>
    <w:p w14:paraId="2992EA82" w14:textId="19F3669B" w:rsidR="0047241D" w:rsidRPr="00903DBA" w:rsidRDefault="0047241D" w:rsidP="0047241D">
      <w:pPr>
        <w:rPr>
          <w:highlight w:val="white"/>
        </w:rPr>
      </w:pPr>
      <w:r w:rsidRPr="00903DBA">
        <w:rPr>
          <w:highlight w:val="white"/>
        </w:rPr>
        <w:t xml:space="preserve">If the scope of the current symbol table is global, the storage must also be null, </w:t>
      </w:r>
      <w:r w:rsidR="0086362A" w:rsidRPr="00903DBA">
        <w:rPr>
          <w:highlight w:val="white"/>
        </w:rPr>
        <w:t>extern, static, or typedef.</w:t>
      </w:r>
    </w:p>
    <w:p w14:paraId="5A4DF858" w14:textId="77777777" w:rsidR="00EC65DE" w:rsidRPr="00903DBA" w:rsidRDefault="00EC65DE" w:rsidP="00EC65DE">
      <w:pPr>
        <w:pStyle w:val="Code"/>
        <w:rPr>
          <w:highlight w:val="white"/>
        </w:rPr>
      </w:pPr>
      <w:r w:rsidRPr="00903DBA">
        <w:rPr>
          <w:highlight w:val="white"/>
        </w:rPr>
        <w:t xml:space="preserve">      else if (SymbolTable.CurrentTable.Scope == Scope.Global) {</w:t>
      </w:r>
    </w:p>
    <w:p w14:paraId="7C3D1EA8" w14:textId="62FCAF02" w:rsidR="00EC65DE" w:rsidRPr="00903DBA" w:rsidRDefault="00EC65DE" w:rsidP="00EC65DE">
      <w:pPr>
        <w:pStyle w:val="Code"/>
        <w:rPr>
          <w:highlight w:val="white"/>
        </w:rPr>
      </w:pPr>
      <w:r w:rsidRPr="00903DBA">
        <w:rPr>
          <w:highlight w:val="white"/>
        </w:rPr>
        <w:t xml:space="preserve">          Assert.Error((storage == Storage.Extern) ||</w:t>
      </w:r>
    </w:p>
    <w:p w14:paraId="6CEC0000" w14:textId="77777777" w:rsidR="002709A0" w:rsidRPr="00903DBA" w:rsidRDefault="00EC65DE" w:rsidP="00EC65DE">
      <w:pPr>
        <w:pStyle w:val="Code"/>
        <w:rPr>
          <w:highlight w:val="white"/>
        </w:rPr>
      </w:pPr>
      <w:r w:rsidRPr="00903DBA">
        <w:rPr>
          <w:highlight w:val="white"/>
        </w:rPr>
        <w:t xml:space="preserve">                       (storage == Storage.Static) ||</w:t>
      </w:r>
    </w:p>
    <w:p w14:paraId="30AD8BFF" w14:textId="6619EFB6" w:rsidR="00EC65DE" w:rsidRPr="00903DBA" w:rsidRDefault="006724A1" w:rsidP="00EC65DE">
      <w:pPr>
        <w:pStyle w:val="Code"/>
        <w:rPr>
          <w:highlight w:val="white"/>
        </w:rPr>
      </w:pPr>
      <w:r w:rsidRPr="00903DBA">
        <w:rPr>
          <w:highlight w:val="white"/>
        </w:rPr>
        <w:t xml:space="preserve"> </w:t>
      </w:r>
      <w:r w:rsidR="002709A0" w:rsidRPr="00903DBA">
        <w:rPr>
          <w:highlight w:val="white"/>
        </w:rPr>
        <w:t xml:space="preserve">                     </w:t>
      </w:r>
      <w:r w:rsidR="00EC65DE" w:rsidRPr="00903DBA">
        <w:rPr>
          <w:highlight w:val="white"/>
        </w:rPr>
        <w:t xml:space="preserve"> (storage == Storage.Typedef), storage, Message.</w:t>
      </w:r>
    </w:p>
    <w:p w14:paraId="0CE07421" w14:textId="1D9C32BC" w:rsidR="00EC65DE" w:rsidRPr="00903DBA" w:rsidRDefault="002709A0" w:rsidP="00EC65DE">
      <w:pPr>
        <w:pStyle w:val="Code"/>
        <w:rPr>
          <w:highlight w:val="white"/>
        </w:rPr>
      </w:pPr>
      <w:r w:rsidRPr="00903DBA">
        <w:rPr>
          <w:highlight w:val="white"/>
        </w:rPr>
        <w:t xml:space="preserve">        </w:t>
      </w:r>
      <w:r w:rsidR="00EC65DE" w:rsidRPr="00903DBA">
        <w:rPr>
          <w:highlight w:val="white"/>
        </w:rPr>
        <w:t>Only_extern____static____or_typedef_storage_allowed_in_global_scope);</w:t>
      </w:r>
    </w:p>
    <w:p w14:paraId="724F30F5" w14:textId="62097005" w:rsidR="00EC65DE" w:rsidRPr="00903DBA" w:rsidRDefault="00EC65DE" w:rsidP="00EC65DE">
      <w:pPr>
        <w:pStyle w:val="Code"/>
        <w:rPr>
          <w:highlight w:val="white"/>
        </w:rPr>
      </w:pPr>
      <w:r w:rsidRPr="00903DBA">
        <w:rPr>
          <w:highlight w:val="white"/>
        </w:rPr>
        <w:t xml:space="preserve">      }</w:t>
      </w:r>
    </w:p>
    <w:p w14:paraId="51C335DF" w14:textId="0FA808D8" w:rsidR="006B225B" w:rsidRPr="00903DBA" w:rsidRDefault="00853E5D" w:rsidP="00853E5D">
      <w:pPr>
        <w:rPr>
          <w:color w:val="auto"/>
        </w:rPr>
      </w:pPr>
      <w:r w:rsidRPr="00903DBA">
        <w:t>If there is a compound type and if it is an enumeration, we need to add its members as signed integers to the symbol table.</w:t>
      </w:r>
    </w:p>
    <w:p w14:paraId="05120DF4" w14:textId="77777777" w:rsidR="00A149ED" w:rsidRPr="00903DBA" w:rsidRDefault="00A149ED" w:rsidP="00A149ED">
      <w:pPr>
        <w:pStyle w:val="Code"/>
        <w:rPr>
          <w:highlight w:val="white"/>
        </w:rPr>
      </w:pPr>
      <w:r w:rsidRPr="00903DBA">
        <w:rPr>
          <w:highlight w:val="white"/>
        </w:rPr>
        <w:t xml:space="preserve">      if ((compoundType != null) &amp;&amp; (compoundType.EnumItemSet != null)){</w:t>
      </w:r>
    </w:p>
    <w:p w14:paraId="20AE04FC" w14:textId="77777777" w:rsidR="00A149ED" w:rsidRPr="00903DBA" w:rsidRDefault="00A149ED" w:rsidP="00A149ED">
      <w:pPr>
        <w:pStyle w:val="Code"/>
        <w:rPr>
          <w:highlight w:val="white"/>
        </w:rPr>
      </w:pPr>
      <w:r w:rsidRPr="00903DBA">
        <w:rPr>
          <w:highlight w:val="white"/>
        </w:rPr>
        <w:t xml:space="preserve">        foreach (Pair&lt;Symbol,bool&gt; pair in compoundType.EnumItemSet){</w:t>
      </w:r>
    </w:p>
    <w:p w14:paraId="4F020BFE" w14:textId="77777777" w:rsidR="00A149ED" w:rsidRPr="00903DBA" w:rsidRDefault="00A149ED" w:rsidP="00A149ED">
      <w:pPr>
        <w:pStyle w:val="Code"/>
        <w:rPr>
          <w:highlight w:val="white"/>
        </w:rPr>
      </w:pPr>
      <w:r w:rsidRPr="00903DBA">
        <w:rPr>
          <w:highlight w:val="white"/>
        </w:rPr>
        <w:t xml:space="preserve">          Symbol enumSymbol = pair.First;          </w:t>
      </w:r>
    </w:p>
    <w:p w14:paraId="61865989" w14:textId="77777777" w:rsidR="008B1C33" w:rsidRPr="00903DBA" w:rsidRDefault="008B1C33" w:rsidP="00A149ED">
      <w:pPr>
        <w:pStyle w:val="Code"/>
        <w:rPr>
          <w:highlight w:val="white"/>
        </w:rPr>
      </w:pPr>
    </w:p>
    <w:p w14:paraId="4959827A" w14:textId="74E0721B" w:rsidR="00A149ED" w:rsidRPr="00903DBA" w:rsidRDefault="00A149ED" w:rsidP="00A149ED">
      <w:pPr>
        <w:pStyle w:val="Code"/>
        <w:rPr>
          <w:highlight w:val="white"/>
        </w:rPr>
      </w:pPr>
      <w:r w:rsidRPr="00903DBA">
        <w:rPr>
          <w:highlight w:val="white"/>
        </w:rPr>
        <w:t xml:space="preserve">          switch (enumSymbol.Storage = storage.Value) {</w:t>
      </w:r>
    </w:p>
    <w:p w14:paraId="09EF5BF0" w14:textId="77777777" w:rsidR="00A149ED" w:rsidRPr="00903DBA" w:rsidRDefault="00A149ED" w:rsidP="00A149ED">
      <w:pPr>
        <w:pStyle w:val="Code"/>
        <w:rPr>
          <w:highlight w:val="white"/>
        </w:rPr>
      </w:pPr>
      <w:r w:rsidRPr="00903DBA">
        <w:rPr>
          <w:highlight w:val="white"/>
        </w:rPr>
        <w:t xml:space="preserve">            case CCompiler.Storage.Static:</w:t>
      </w:r>
    </w:p>
    <w:p w14:paraId="3EA6C2F4" w14:textId="188B0F87" w:rsidR="00A149ED" w:rsidRPr="00903DBA" w:rsidRDefault="00A149ED" w:rsidP="00A149ED">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w:t>
      </w:r>
    </w:p>
    <w:p w14:paraId="1E91F065" w14:textId="77777777" w:rsidR="00A149ED" w:rsidRPr="00903DBA" w:rsidRDefault="00A149ED" w:rsidP="00A149ED">
      <w:pPr>
        <w:pStyle w:val="Code"/>
        <w:rPr>
          <w:highlight w:val="white"/>
        </w:rPr>
      </w:pPr>
      <w:r w:rsidRPr="00903DBA">
        <w:rPr>
          <w:highlight w:val="white"/>
        </w:rPr>
        <w:t xml:space="preserve">                                        Value(enumSymbol));</w:t>
      </w:r>
    </w:p>
    <w:p w14:paraId="5FC01FCA" w14:textId="77777777" w:rsidR="00A149ED" w:rsidRPr="00903DBA" w:rsidRDefault="00A149ED" w:rsidP="00A149ED">
      <w:pPr>
        <w:pStyle w:val="Code"/>
        <w:rPr>
          <w:highlight w:val="white"/>
        </w:rPr>
      </w:pPr>
      <w:r w:rsidRPr="00903DBA">
        <w:rPr>
          <w:highlight w:val="white"/>
        </w:rPr>
        <w:t xml:space="preserve">              break;</w:t>
      </w:r>
    </w:p>
    <w:p w14:paraId="68908510" w14:textId="77777777" w:rsidR="00A149ED" w:rsidRPr="00903DBA" w:rsidRDefault="00A149ED" w:rsidP="00A149ED">
      <w:pPr>
        <w:pStyle w:val="Code"/>
        <w:rPr>
          <w:highlight w:val="white"/>
        </w:rPr>
      </w:pPr>
    </w:p>
    <w:p w14:paraId="0B4D9A3F" w14:textId="77777777" w:rsidR="00A149ED" w:rsidRPr="00903DBA" w:rsidRDefault="00A149ED" w:rsidP="00A149ED">
      <w:pPr>
        <w:pStyle w:val="Code"/>
        <w:rPr>
          <w:highlight w:val="white"/>
        </w:rPr>
      </w:pPr>
      <w:r w:rsidRPr="00903DBA">
        <w:rPr>
          <w:highlight w:val="white"/>
        </w:rPr>
        <w:t xml:space="preserve">            case CCompiler.Storage.Extern: {</w:t>
      </w:r>
    </w:p>
    <w:p w14:paraId="3B2317C9" w14:textId="77777777" w:rsidR="00A149ED" w:rsidRPr="00903DBA" w:rsidRDefault="00A149ED" w:rsidP="00A149ED">
      <w:pPr>
        <w:pStyle w:val="Code"/>
        <w:rPr>
          <w:highlight w:val="white"/>
        </w:rPr>
      </w:pPr>
      <w:r w:rsidRPr="00903DBA">
        <w:rPr>
          <w:highlight w:val="white"/>
        </w:rPr>
        <w:t xml:space="preserve">                bool enumInitializer = pair.Second;</w:t>
      </w:r>
    </w:p>
    <w:p w14:paraId="4C545D00" w14:textId="77777777" w:rsidR="00A149ED" w:rsidRPr="00903DBA" w:rsidRDefault="00A149ED" w:rsidP="00A149ED">
      <w:pPr>
        <w:pStyle w:val="Code"/>
        <w:rPr>
          <w:highlight w:val="white"/>
        </w:rPr>
      </w:pPr>
      <w:r w:rsidRPr="00903DBA">
        <w:rPr>
          <w:highlight w:val="white"/>
        </w:rPr>
        <w:t xml:space="preserve">                Assert.Error(!enumInitializer,</w:t>
      </w:r>
    </w:p>
    <w:p w14:paraId="5B80A0D1" w14:textId="77777777" w:rsidR="00A149ED" w:rsidRPr="00903DBA" w:rsidRDefault="00A149ED" w:rsidP="00A149ED">
      <w:pPr>
        <w:pStyle w:val="Code"/>
        <w:rPr>
          <w:highlight w:val="white"/>
        </w:rPr>
      </w:pPr>
      <w:r w:rsidRPr="00903DBA">
        <w:rPr>
          <w:highlight w:val="white"/>
        </w:rPr>
        <w:lastRenderedPageBreak/>
        <w:t xml:space="preserve">                              enumSymbol + " = " + enumSymbol.Value,</w:t>
      </w:r>
    </w:p>
    <w:p w14:paraId="70A64744" w14:textId="77777777" w:rsidR="00A149ED" w:rsidRPr="00903DBA" w:rsidRDefault="00A149ED" w:rsidP="00A149ED">
      <w:pPr>
        <w:pStyle w:val="Code"/>
        <w:rPr>
          <w:highlight w:val="white"/>
        </w:rPr>
      </w:pPr>
      <w:r w:rsidRPr="00903DBA">
        <w:rPr>
          <w:highlight w:val="white"/>
        </w:rPr>
        <w:t xml:space="preserve">                  Message.Extern_enumeration_item_cannot_be_initialized);</w:t>
      </w:r>
    </w:p>
    <w:p w14:paraId="3608F7A3" w14:textId="77777777" w:rsidR="00A149ED" w:rsidRPr="00903DBA" w:rsidRDefault="00A149ED" w:rsidP="00A149ED">
      <w:pPr>
        <w:pStyle w:val="Code"/>
        <w:rPr>
          <w:highlight w:val="white"/>
        </w:rPr>
      </w:pPr>
      <w:r w:rsidRPr="00903DBA">
        <w:rPr>
          <w:highlight w:val="white"/>
        </w:rPr>
        <w:t xml:space="preserve">              }</w:t>
      </w:r>
    </w:p>
    <w:p w14:paraId="1110EC7A" w14:textId="77777777" w:rsidR="00A149ED" w:rsidRPr="00903DBA" w:rsidRDefault="00A149ED" w:rsidP="00A149ED">
      <w:pPr>
        <w:pStyle w:val="Code"/>
        <w:rPr>
          <w:highlight w:val="white"/>
        </w:rPr>
      </w:pPr>
      <w:r w:rsidRPr="00903DBA">
        <w:rPr>
          <w:highlight w:val="white"/>
        </w:rPr>
        <w:t xml:space="preserve">              break;</w:t>
      </w:r>
    </w:p>
    <w:p w14:paraId="514CCA01" w14:textId="77777777" w:rsidR="00A149ED" w:rsidRPr="00903DBA" w:rsidRDefault="00A149ED" w:rsidP="00A149ED">
      <w:pPr>
        <w:pStyle w:val="Code"/>
        <w:rPr>
          <w:highlight w:val="white"/>
        </w:rPr>
      </w:pPr>
    </w:p>
    <w:p w14:paraId="09EE5F5C" w14:textId="77777777" w:rsidR="00A149ED" w:rsidRPr="00903DBA" w:rsidRDefault="00A149ED" w:rsidP="00A149ED">
      <w:pPr>
        <w:pStyle w:val="Code"/>
        <w:rPr>
          <w:highlight w:val="white"/>
        </w:rPr>
      </w:pPr>
      <w:r w:rsidRPr="00903DBA">
        <w:rPr>
          <w:highlight w:val="white"/>
        </w:rPr>
        <w:t xml:space="preserve">            case CCompiler.Storage.Auto:</w:t>
      </w:r>
    </w:p>
    <w:p w14:paraId="18CCFB7B" w14:textId="77777777" w:rsidR="00A149ED" w:rsidRPr="00903DBA" w:rsidRDefault="00A149ED" w:rsidP="00A149ED">
      <w:pPr>
        <w:pStyle w:val="Code"/>
        <w:rPr>
          <w:highlight w:val="white"/>
        </w:rPr>
      </w:pPr>
      <w:r w:rsidRPr="00903DBA">
        <w:rPr>
          <w:highlight w:val="white"/>
        </w:rPr>
        <w:t xml:space="preserve">            case CCompiler.Storage.Register:</w:t>
      </w:r>
    </w:p>
    <w:p w14:paraId="0AD853DC" w14:textId="77777777" w:rsidR="00A149ED" w:rsidRPr="00903DBA" w:rsidRDefault="00A149ED" w:rsidP="00A149ED">
      <w:pPr>
        <w:pStyle w:val="Code"/>
        <w:rPr>
          <w:highlight w:val="white"/>
        </w:rPr>
      </w:pPr>
      <w:r w:rsidRPr="00903DBA">
        <w:rPr>
          <w:highlight w:val="white"/>
        </w:rPr>
        <w:t xml:space="preserve">              SymbolTable.CurrentTable.SetOffset(enumSymbol);</w:t>
      </w:r>
    </w:p>
    <w:p w14:paraId="2815DEEA" w14:textId="77777777" w:rsidR="00A149ED" w:rsidRPr="00903DBA" w:rsidRDefault="00A149ED" w:rsidP="00A149ED">
      <w:pPr>
        <w:pStyle w:val="Code"/>
        <w:rPr>
          <w:highlight w:val="white"/>
        </w:rPr>
      </w:pPr>
      <w:r w:rsidRPr="00903DBA">
        <w:rPr>
          <w:highlight w:val="white"/>
        </w:rPr>
        <w:t xml:space="preserve">              break;</w:t>
      </w:r>
    </w:p>
    <w:p w14:paraId="6A156F20" w14:textId="77777777" w:rsidR="00A149ED" w:rsidRPr="00903DBA" w:rsidRDefault="00A149ED" w:rsidP="00A149ED">
      <w:pPr>
        <w:pStyle w:val="Code"/>
        <w:rPr>
          <w:highlight w:val="white"/>
        </w:rPr>
      </w:pPr>
      <w:r w:rsidRPr="00903DBA">
        <w:rPr>
          <w:highlight w:val="white"/>
        </w:rPr>
        <w:t xml:space="preserve">          }</w:t>
      </w:r>
    </w:p>
    <w:p w14:paraId="535520B3" w14:textId="77777777" w:rsidR="00A149ED" w:rsidRPr="00903DBA" w:rsidRDefault="00A149ED" w:rsidP="00A149ED">
      <w:pPr>
        <w:pStyle w:val="Code"/>
        <w:rPr>
          <w:highlight w:val="white"/>
        </w:rPr>
      </w:pPr>
      <w:r w:rsidRPr="00903DBA">
        <w:rPr>
          <w:highlight w:val="white"/>
        </w:rPr>
        <w:t xml:space="preserve">        }</w:t>
      </w:r>
    </w:p>
    <w:p w14:paraId="03D45975" w14:textId="77777777" w:rsidR="00A149ED" w:rsidRPr="00903DBA" w:rsidRDefault="00A149ED" w:rsidP="00A149ED">
      <w:pPr>
        <w:pStyle w:val="Code"/>
        <w:rPr>
          <w:highlight w:val="white"/>
        </w:rPr>
      </w:pPr>
      <w:r w:rsidRPr="00903DBA">
        <w:rPr>
          <w:highlight w:val="white"/>
        </w:rPr>
        <w:t xml:space="preserve">      }</w:t>
      </w:r>
    </w:p>
    <w:p w14:paraId="0C0D346B" w14:textId="3A07BB21" w:rsidR="007B1917" w:rsidRPr="00903DBA" w:rsidRDefault="00201822" w:rsidP="00201822">
      <w:r w:rsidRPr="00903DBA">
        <w:t xml:space="preserve">We check </w:t>
      </w:r>
      <w:r w:rsidR="007B1917" w:rsidRPr="00903DBA">
        <w:t>if the total mask holds the masks representing the constant or volatile keywords.</w:t>
      </w:r>
    </w:p>
    <w:p w14:paraId="6868B874" w14:textId="77777777" w:rsidR="009A5544" w:rsidRPr="00903DBA" w:rsidRDefault="009A5544" w:rsidP="009A5544">
      <w:pPr>
        <w:pStyle w:val="Code"/>
        <w:rPr>
          <w:highlight w:val="white"/>
        </w:rPr>
      </w:pPr>
      <w:r w:rsidRPr="00903DBA">
        <w:rPr>
          <w:highlight w:val="white"/>
        </w:rPr>
        <w:t xml:space="preserve">      { bool isConstant = (totalMaskValue &amp; ((int) Mask.Constant)) != 0;</w:t>
      </w:r>
    </w:p>
    <w:p w14:paraId="147920CC" w14:textId="77777777" w:rsidR="009A5544" w:rsidRPr="00903DBA" w:rsidRDefault="009A5544" w:rsidP="009A5544">
      <w:pPr>
        <w:pStyle w:val="Code"/>
        <w:rPr>
          <w:highlight w:val="white"/>
        </w:rPr>
      </w:pPr>
      <w:r w:rsidRPr="00903DBA">
        <w:rPr>
          <w:highlight w:val="white"/>
        </w:rPr>
        <w:t xml:space="preserve">        bool isVolatile = (totalMaskValue &amp; ((int) Mask.Volatile)) != 0;</w:t>
      </w:r>
    </w:p>
    <w:p w14:paraId="2809FCCE" w14:textId="3F18DA9F" w:rsidR="009A5544" w:rsidRPr="00903DBA" w:rsidRDefault="000F6B2E" w:rsidP="000F6B2E">
      <w:pPr>
        <w:rPr>
          <w:highlight w:val="white"/>
        </w:rPr>
      </w:pPr>
      <w:r w:rsidRPr="00903DBA">
        <w:rPr>
          <w:highlight w:val="white"/>
        </w:rPr>
        <w:t xml:space="preserve">If the type is constant or </w:t>
      </w:r>
      <w:proofErr w:type="gramStart"/>
      <w:r w:rsidRPr="00903DBA">
        <w:rPr>
          <w:highlight w:val="white"/>
        </w:rPr>
        <w:t>volatile</w:t>
      </w:r>
      <w:proofErr w:type="gramEnd"/>
      <w:r w:rsidRPr="00903DBA">
        <w:rPr>
          <w:highlight w:val="white"/>
        </w:rPr>
        <w:t xml:space="preserve"> we face a rather complicated situation.</w:t>
      </w:r>
      <w:r w:rsidR="00243884" w:rsidRPr="00903DBA">
        <w:rPr>
          <w:highlight w:val="white"/>
        </w:rPr>
        <w:t xml:space="preserve"> XXX</w:t>
      </w:r>
    </w:p>
    <w:p w14:paraId="44F34740" w14:textId="161468ED" w:rsidR="009A5544" w:rsidRPr="00903DBA" w:rsidRDefault="009A5544" w:rsidP="009A5544">
      <w:pPr>
        <w:pStyle w:val="Code"/>
        <w:rPr>
          <w:highlight w:val="white"/>
        </w:rPr>
      </w:pPr>
      <w:r w:rsidRPr="00903DBA">
        <w:rPr>
          <w:highlight w:val="white"/>
        </w:rPr>
        <w:t xml:space="preserve">        if ((isConstant || isVolatile) &amp;&amp; (compoundType != null) &amp;&amp;</w:t>
      </w:r>
    </w:p>
    <w:p w14:paraId="44014A2D" w14:textId="77777777" w:rsidR="009A5544" w:rsidRPr="00903DBA" w:rsidRDefault="009A5544" w:rsidP="009A5544">
      <w:pPr>
        <w:pStyle w:val="Code"/>
        <w:rPr>
          <w:highlight w:val="white"/>
        </w:rPr>
      </w:pPr>
      <w:r w:rsidRPr="00903DBA">
        <w:rPr>
          <w:highlight w:val="white"/>
        </w:rPr>
        <w:t xml:space="preserve">             compoundType.IsStructOrUnion() /*&amp;&amp; compoundType.HasTag()*/) {</w:t>
      </w:r>
    </w:p>
    <w:p w14:paraId="1BB227AF" w14:textId="5AA50C60" w:rsidR="005F13B3" w:rsidRPr="00903DBA" w:rsidRDefault="009A5544" w:rsidP="009A5544">
      <w:pPr>
        <w:pStyle w:val="Code"/>
        <w:rPr>
          <w:highlight w:val="white"/>
        </w:rPr>
      </w:pPr>
      <w:r w:rsidRPr="00903DBA">
        <w:rPr>
          <w:highlight w:val="white"/>
        </w:rPr>
        <w:t xml:space="preserve">          compoundType = new Type(compoundType.Sort, compoundType.MemberMap</w:t>
      </w:r>
      <w:r w:rsidR="005F13B3" w:rsidRPr="00903DBA">
        <w:rPr>
          <w:highlight w:val="white"/>
        </w:rPr>
        <w:t>,</w:t>
      </w:r>
    </w:p>
    <w:p w14:paraId="008777B8" w14:textId="4D8DF962" w:rsidR="009A5544" w:rsidRPr="00903DBA" w:rsidRDefault="005F13B3" w:rsidP="009A5544">
      <w:pPr>
        <w:pStyle w:val="Code"/>
        <w:rPr>
          <w:highlight w:val="white"/>
        </w:rPr>
      </w:pPr>
      <w:r w:rsidRPr="00903DBA">
        <w:rPr>
          <w:highlight w:val="white"/>
        </w:rPr>
        <w:t xml:space="preserve">                                  compoundType.MemberList)</w:t>
      </w:r>
      <w:r w:rsidR="009A5544" w:rsidRPr="00903DBA">
        <w:rPr>
          <w:highlight w:val="white"/>
        </w:rPr>
        <w:t>;</w:t>
      </w:r>
    </w:p>
    <w:p w14:paraId="68087960" w14:textId="77777777" w:rsidR="009A5544" w:rsidRPr="00903DBA" w:rsidRDefault="009A5544" w:rsidP="009A5544">
      <w:pPr>
        <w:pStyle w:val="Code"/>
        <w:rPr>
          <w:highlight w:val="white"/>
        </w:rPr>
      </w:pPr>
      <w:r w:rsidRPr="00903DBA">
        <w:rPr>
          <w:highlight w:val="white"/>
        </w:rPr>
        <w:t xml:space="preserve">        }</w:t>
      </w:r>
    </w:p>
    <w:p w14:paraId="73E2689D" w14:textId="1FD19C57" w:rsidR="001508B3" w:rsidRPr="00903DBA" w:rsidRDefault="006A39B5" w:rsidP="006A39B5">
      <w:r w:rsidRPr="00903DBA">
        <w:t>Finally, we extract the sort mask and test whether it represent a valid type.</w:t>
      </w:r>
      <w:r w:rsidR="006A2188" w:rsidRPr="00903DBA">
        <w:t xml:space="preserve"> If the declaration specifier list does not </w:t>
      </w:r>
      <w:r w:rsidR="00AA5370" w:rsidRPr="00903DBA">
        <w:t>repre</w:t>
      </w:r>
      <w:r w:rsidR="000E73BD" w:rsidRPr="00903DBA">
        <w:t>sent</w:t>
      </w:r>
      <w:r w:rsidR="006A2188" w:rsidRPr="00903DBA">
        <w:t xml:space="preserve"> a valid combination, we report an error. For instance, </w:t>
      </w:r>
      <w:r w:rsidR="006A2188" w:rsidRPr="00903DBA">
        <w:rPr>
          <w:rStyle w:val="KeyWord0"/>
        </w:rPr>
        <w:t>signed</w:t>
      </w:r>
      <w:r w:rsidR="006A2188" w:rsidRPr="00903DBA">
        <w:t xml:space="preserve"> </w:t>
      </w:r>
      <w:r w:rsidR="006A2188" w:rsidRPr="00903DBA">
        <w:rPr>
          <w:rStyle w:val="KeyWord0"/>
        </w:rPr>
        <w:t>short</w:t>
      </w:r>
      <w:r w:rsidR="006A2188" w:rsidRPr="00903DBA">
        <w:t xml:space="preserve"> </w:t>
      </w:r>
      <w:r w:rsidR="006A2188" w:rsidRPr="00903DBA">
        <w:rPr>
          <w:rStyle w:val="KeyWord0"/>
        </w:rPr>
        <w:t>double</w:t>
      </w:r>
      <w:r w:rsidR="006A2188" w:rsidRPr="00903DBA">
        <w:t xml:space="preserve"> is an </w:t>
      </w:r>
      <w:r w:rsidR="00D97D44" w:rsidRPr="00903DBA">
        <w:t>invalid combination of declaration specifier</w:t>
      </w:r>
      <w:r w:rsidR="00AA5370" w:rsidRPr="00903DBA">
        <w:t>s.</w:t>
      </w:r>
      <w:r w:rsidR="006A2188" w:rsidRPr="00903DBA">
        <w:t xml:space="preserve"> </w:t>
      </w:r>
    </w:p>
    <w:p w14:paraId="29C64E63" w14:textId="77777777" w:rsidR="00DA382D" w:rsidRPr="00903DBA" w:rsidRDefault="00DA382D" w:rsidP="00DA382D">
      <w:pPr>
        <w:pStyle w:val="Code"/>
        <w:rPr>
          <w:highlight w:val="white"/>
        </w:rPr>
      </w:pPr>
      <w:r w:rsidRPr="00903DBA">
        <w:rPr>
          <w:highlight w:val="white"/>
        </w:rPr>
        <w:t xml:space="preserve">        Sort? sort = null;</w:t>
      </w:r>
    </w:p>
    <w:p w14:paraId="37B9FA6A" w14:textId="77777777" w:rsidR="00DA382D" w:rsidRPr="00903DBA" w:rsidRDefault="00DA382D" w:rsidP="00DA382D">
      <w:pPr>
        <w:pStyle w:val="Code"/>
        <w:rPr>
          <w:highlight w:val="white"/>
        </w:rPr>
      </w:pPr>
      <w:r w:rsidRPr="00903DBA">
        <w:rPr>
          <w:highlight w:val="white"/>
        </w:rPr>
        <w:t xml:space="preserve">        int sortMaskValue = totalMaskValue &amp; ((int) Mask.SortMask);</w:t>
      </w:r>
    </w:p>
    <w:p w14:paraId="74C8952A" w14:textId="77777777" w:rsidR="00DA382D" w:rsidRPr="00903DBA" w:rsidRDefault="00DA382D" w:rsidP="00DA382D">
      <w:pPr>
        <w:pStyle w:val="Code"/>
        <w:rPr>
          <w:highlight w:val="white"/>
        </w:rPr>
      </w:pPr>
    </w:p>
    <w:p w14:paraId="4E0F523C" w14:textId="77777777" w:rsidR="00DA382D" w:rsidRPr="00903DBA" w:rsidRDefault="00DA382D" w:rsidP="00DA382D">
      <w:pPr>
        <w:pStyle w:val="Code"/>
        <w:rPr>
          <w:highlight w:val="white"/>
        </w:rPr>
      </w:pPr>
      <w:r w:rsidRPr="00903DBA">
        <w:rPr>
          <w:highlight w:val="white"/>
        </w:rPr>
        <w:t xml:space="preserve">        if (sortMaskValue != 0) {</w:t>
      </w:r>
    </w:p>
    <w:p w14:paraId="3CD2A9E1" w14:textId="77777777" w:rsidR="00DA382D" w:rsidRPr="00903DBA" w:rsidRDefault="00DA382D" w:rsidP="00DA382D">
      <w:pPr>
        <w:pStyle w:val="Code"/>
        <w:rPr>
          <w:highlight w:val="white"/>
        </w:rPr>
      </w:pPr>
      <w:r w:rsidRPr="00903DBA">
        <w:rPr>
          <w:highlight w:val="white"/>
        </w:rPr>
        <w:t xml:space="preserve">          if (!m_maskToSortMap.ContainsKey(sortMaskValue)) {</w:t>
      </w:r>
    </w:p>
    <w:p w14:paraId="78CBEDA8" w14:textId="77777777" w:rsidR="00DA382D" w:rsidRPr="00903DBA" w:rsidRDefault="00DA382D" w:rsidP="00DA382D">
      <w:pPr>
        <w:pStyle w:val="Code"/>
        <w:rPr>
          <w:highlight w:val="white"/>
        </w:rPr>
      </w:pPr>
      <w:r w:rsidRPr="00903DBA">
        <w:rPr>
          <w:highlight w:val="white"/>
        </w:rPr>
        <w:t xml:space="preserve">            Assert.Error(MaskToString(sortMaskValue),</w:t>
      </w:r>
    </w:p>
    <w:p w14:paraId="42694CD4" w14:textId="77777777" w:rsidR="00DA382D" w:rsidRPr="00903DBA" w:rsidRDefault="00DA382D" w:rsidP="00DA382D">
      <w:pPr>
        <w:pStyle w:val="Code"/>
        <w:rPr>
          <w:highlight w:val="white"/>
        </w:rPr>
      </w:pPr>
      <w:r w:rsidRPr="00903DBA">
        <w:rPr>
          <w:highlight w:val="white"/>
        </w:rPr>
        <w:t xml:space="preserve">                         Message.Invalid_specifier_sequence);</w:t>
      </w:r>
    </w:p>
    <w:p w14:paraId="5CB53229" w14:textId="77777777" w:rsidR="00DA382D" w:rsidRPr="00903DBA" w:rsidRDefault="00DA382D" w:rsidP="00DA382D">
      <w:pPr>
        <w:pStyle w:val="Code"/>
        <w:rPr>
          <w:highlight w:val="white"/>
        </w:rPr>
      </w:pPr>
      <w:r w:rsidRPr="00903DBA">
        <w:rPr>
          <w:highlight w:val="white"/>
        </w:rPr>
        <w:t xml:space="preserve">          }</w:t>
      </w:r>
    </w:p>
    <w:p w14:paraId="2E52443C" w14:textId="77777777" w:rsidR="00DA382D" w:rsidRPr="00903DBA" w:rsidRDefault="00DA382D" w:rsidP="00DA382D">
      <w:pPr>
        <w:pStyle w:val="Code"/>
        <w:rPr>
          <w:highlight w:val="white"/>
        </w:rPr>
      </w:pPr>
    </w:p>
    <w:p w14:paraId="25107682" w14:textId="77777777" w:rsidR="00DA382D" w:rsidRPr="00903DBA" w:rsidRDefault="00DA382D" w:rsidP="00DA382D">
      <w:pPr>
        <w:pStyle w:val="Code"/>
        <w:rPr>
          <w:highlight w:val="white"/>
        </w:rPr>
      </w:pPr>
      <w:r w:rsidRPr="00903DBA">
        <w:rPr>
          <w:highlight w:val="white"/>
        </w:rPr>
        <w:t xml:space="preserve">          sort = m_maskToSortMap[sortMaskValue];</w:t>
      </w:r>
    </w:p>
    <w:p w14:paraId="039F225C" w14:textId="77777777" w:rsidR="00DA382D" w:rsidRPr="00903DBA" w:rsidRDefault="00DA382D" w:rsidP="00DA382D">
      <w:pPr>
        <w:pStyle w:val="Code"/>
        <w:rPr>
          <w:highlight w:val="white"/>
        </w:rPr>
      </w:pPr>
      <w:r w:rsidRPr="00903DBA">
        <w:rPr>
          <w:highlight w:val="white"/>
        </w:rPr>
        <w:t xml:space="preserve">        }</w:t>
      </w:r>
    </w:p>
    <w:p w14:paraId="209178E8" w14:textId="77777777" w:rsidR="00AD3A4E" w:rsidRPr="00903DBA" w:rsidRDefault="00AD3A4E" w:rsidP="00AD3A4E">
      <w:r w:rsidRPr="00903DBA">
        <w:t>When defining the final type, there are four cases. If the compound type is not null and the sort is null, the result type is the compound type, with the possible addition of constant or volatile qualifiers.</w:t>
      </w:r>
    </w:p>
    <w:p w14:paraId="15DFF49B" w14:textId="77777777" w:rsidR="00DA382D" w:rsidRPr="00903DBA" w:rsidRDefault="00DA382D" w:rsidP="00DA382D">
      <w:pPr>
        <w:pStyle w:val="Code"/>
        <w:rPr>
          <w:highlight w:val="white"/>
        </w:rPr>
      </w:pPr>
      <w:r w:rsidRPr="00903DBA">
        <w:rPr>
          <w:highlight w:val="white"/>
        </w:rPr>
        <w:t xml:space="preserve">        Type type = null;</w:t>
      </w:r>
    </w:p>
    <w:p w14:paraId="4BB7A5B7" w14:textId="77777777" w:rsidR="00DA382D" w:rsidRPr="00903DBA" w:rsidRDefault="00DA382D" w:rsidP="00DA382D">
      <w:pPr>
        <w:pStyle w:val="Code"/>
        <w:rPr>
          <w:highlight w:val="white"/>
        </w:rPr>
      </w:pPr>
      <w:r w:rsidRPr="00903DBA">
        <w:rPr>
          <w:highlight w:val="white"/>
        </w:rPr>
        <w:t xml:space="preserve">        if ((compoundType != null) &amp;&amp; (sort == null)) {</w:t>
      </w:r>
    </w:p>
    <w:p w14:paraId="5F5D3B4A" w14:textId="1B1611D2" w:rsidR="00DA382D" w:rsidRPr="00903DBA" w:rsidRDefault="00DA382D" w:rsidP="00DA382D">
      <w:pPr>
        <w:pStyle w:val="Code"/>
        <w:rPr>
          <w:highlight w:val="white"/>
        </w:rPr>
      </w:pPr>
      <w:r w:rsidRPr="00903DBA">
        <w:rPr>
          <w:highlight w:val="white"/>
        </w:rPr>
        <w:t xml:space="preserve">          compoundType.Constant = (compoundType.Constant || isConstant);</w:t>
      </w:r>
    </w:p>
    <w:p w14:paraId="16B86F9C" w14:textId="77777777" w:rsidR="00DA382D" w:rsidRPr="00903DBA" w:rsidRDefault="00DA382D" w:rsidP="00DA382D">
      <w:pPr>
        <w:pStyle w:val="Code"/>
        <w:rPr>
          <w:highlight w:val="white"/>
        </w:rPr>
      </w:pPr>
      <w:r w:rsidRPr="00903DBA">
        <w:rPr>
          <w:highlight w:val="white"/>
        </w:rPr>
        <w:t xml:space="preserve">          compoundType.Volatile = (compoundType.Volatile || isVolatile);</w:t>
      </w:r>
    </w:p>
    <w:p w14:paraId="3C9E7276" w14:textId="77777777" w:rsidR="00DA382D" w:rsidRPr="00903DBA" w:rsidRDefault="00DA382D" w:rsidP="00DA382D">
      <w:pPr>
        <w:pStyle w:val="Code"/>
        <w:rPr>
          <w:highlight w:val="white"/>
        </w:rPr>
      </w:pPr>
      <w:r w:rsidRPr="00903DBA">
        <w:rPr>
          <w:highlight w:val="white"/>
        </w:rPr>
        <w:t xml:space="preserve">          type = compoundType;</w:t>
      </w:r>
    </w:p>
    <w:p w14:paraId="2599FAF3" w14:textId="77777777" w:rsidR="00DA382D" w:rsidRPr="00903DBA" w:rsidRDefault="00DA382D" w:rsidP="00DA382D">
      <w:pPr>
        <w:pStyle w:val="Code"/>
        <w:rPr>
          <w:highlight w:val="white"/>
        </w:rPr>
      </w:pPr>
      <w:r w:rsidRPr="00903DBA">
        <w:rPr>
          <w:highlight w:val="white"/>
        </w:rPr>
        <w:t xml:space="preserve">        }</w:t>
      </w:r>
    </w:p>
    <w:p w14:paraId="26D38D86" w14:textId="2772668B" w:rsidR="00AD3A4E" w:rsidRPr="00903DBA" w:rsidRDefault="00AD3A4E" w:rsidP="00AD3A4E">
      <w:r w:rsidRPr="00903DBA">
        <w:t>If the compound type is null and the sort is not null, the result type is based on the sort.</w:t>
      </w:r>
    </w:p>
    <w:p w14:paraId="1F3D0D34"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4303DF7" w14:textId="77777777" w:rsidR="00DA382D" w:rsidRPr="00903DBA" w:rsidRDefault="00DA382D" w:rsidP="00DA382D">
      <w:pPr>
        <w:pStyle w:val="Code"/>
        <w:rPr>
          <w:highlight w:val="white"/>
        </w:rPr>
      </w:pPr>
      <w:r w:rsidRPr="00903DBA">
        <w:rPr>
          <w:highlight w:val="white"/>
        </w:rPr>
        <w:t xml:space="preserve">          type = new Type(sort.Value);</w:t>
      </w:r>
    </w:p>
    <w:p w14:paraId="49C5D770" w14:textId="5C69440A" w:rsidR="00DA382D" w:rsidRPr="00903DBA" w:rsidRDefault="00DA382D" w:rsidP="00DA382D">
      <w:pPr>
        <w:pStyle w:val="Code"/>
        <w:rPr>
          <w:highlight w:val="white"/>
        </w:rPr>
      </w:pPr>
      <w:r w:rsidRPr="00903DBA">
        <w:rPr>
          <w:highlight w:val="white"/>
        </w:rPr>
        <w:t xml:space="preserve">          type.Constant = isConstant;</w:t>
      </w:r>
    </w:p>
    <w:p w14:paraId="45E6D20F" w14:textId="77777777" w:rsidR="00DA382D" w:rsidRPr="00903DBA" w:rsidRDefault="00DA382D" w:rsidP="00DA382D">
      <w:pPr>
        <w:pStyle w:val="Code"/>
        <w:rPr>
          <w:highlight w:val="white"/>
        </w:rPr>
      </w:pPr>
      <w:r w:rsidRPr="00903DBA">
        <w:rPr>
          <w:highlight w:val="white"/>
        </w:rPr>
        <w:t xml:space="preserve">          type.Volatile = isVolatile;</w:t>
      </w:r>
    </w:p>
    <w:p w14:paraId="43155248" w14:textId="77777777" w:rsidR="00DA382D" w:rsidRPr="00903DBA" w:rsidRDefault="00DA382D" w:rsidP="00DA382D">
      <w:pPr>
        <w:pStyle w:val="Code"/>
        <w:rPr>
          <w:highlight w:val="white"/>
        </w:rPr>
      </w:pPr>
      <w:r w:rsidRPr="00903DBA">
        <w:rPr>
          <w:highlight w:val="white"/>
        </w:rPr>
        <w:t xml:space="preserve">        }</w:t>
      </w:r>
    </w:p>
    <w:p w14:paraId="1438B1A8" w14:textId="3BD429DB" w:rsidR="001A71FC" w:rsidRPr="00903DBA" w:rsidRDefault="00961AA1" w:rsidP="001A71FC">
      <w:r w:rsidRPr="00903DBA">
        <w:lastRenderedPageBreak/>
        <w:t>If t</w:t>
      </w:r>
      <w:r w:rsidR="001A71FC" w:rsidRPr="00903DBA">
        <w:t xml:space="preserve">he compound type and sort are both null, </w:t>
      </w:r>
      <w:r w:rsidR="009245C0" w:rsidRPr="00903DBA">
        <w:t xml:space="preserve">there is no type. This is valid in function </w:t>
      </w:r>
      <w:proofErr w:type="gramStart"/>
      <w:r w:rsidR="00C37108" w:rsidRPr="00903DBA">
        <w:t>definition</w:t>
      </w:r>
      <w:r w:rsidR="009245C0" w:rsidRPr="00903DBA">
        <w:t>s,</w:t>
      </w:r>
      <w:proofErr w:type="gramEnd"/>
      <w:r w:rsidR="009245C0" w:rsidRPr="00903DBA">
        <w:t xml:space="preserve"> in which case the </w:t>
      </w:r>
      <w:r w:rsidR="001A71FC" w:rsidRPr="00903DBA">
        <w:t>type shall be a signed integer.</w:t>
      </w:r>
    </w:p>
    <w:p w14:paraId="24025CEA" w14:textId="77777777" w:rsidR="00DA382D" w:rsidRPr="00903DBA" w:rsidRDefault="00DA382D" w:rsidP="00DA382D">
      <w:pPr>
        <w:pStyle w:val="Code"/>
        <w:rPr>
          <w:highlight w:val="white"/>
        </w:rPr>
      </w:pPr>
      <w:r w:rsidRPr="00903DBA">
        <w:rPr>
          <w:highlight w:val="white"/>
        </w:rPr>
        <w:t xml:space="preserve">        else if ((compoundType == null) &amp;&amp; (sort == null)) {</w:t>
      </w:r>
    </w:p>
    <w:p w14:paraId="09B33ECC" w14:textId="7B4DA013" w:rsidR="00DA382D" w:rsidRPr="00903DBA" w:rsidRDefault="00DA382D" w:rsidP="00DA382D">
      <w:pPr>
        <w:pStyle w:val="Code"/>
        <w:rPr>
          <w:highlight w:val="white"/>
        </w:rPr>
      </w:pPr>
      <w:r w:rsidRPr="00903DBA">
        <w:rPr>
          <w:highlight w:val="white"/>
        </w:rPr>
        <w:t xml:space="preserve">          type = new Type(Sort.</w:t>
      </w:r>
      <w:r w:rsidR="005D4E81" w:rsidRPr="00903DBA">
        <w:rPr>
          <w:highlight w:val="white"/>
        </w:rPr>
        <w:t>SignedInt</w:t>
      </w:r>
      <w:r w:rsidRPr="00903DBA">
        <w:rPr>
          <w:highlight w:val="white"/>
        </w:rPr>
        <w:t>);</w:t>
      </w:r>
    </w:p>
    <w:p w14:paraId="3C7CDE05" w14:textId="552EB7E3" w:rsidR="00DA382D" w:rsidRPr="00903DBA" w:rsidRDefault="00DA382D" w:rsidP="00DA382D">
      <w:pPr>
        <w:pStyle w:val="Code"/>
        <w:rPr>
          <w:highlight w:val="white"/>
        </w:rPr>
      </w:pPr>
      <w:r w:rsidRPr="00903DBA">
        <w:rPr>
          <w:highlight w:val="white"/>
        </w:rPr>
        <w:t xml:space="preserve">          type.</w:t>
      </w:r>
      <w:r w:rsidR="00E735A0" w:rsidRPr="00903DBA">
        <w:rPr>
          <w:highlight w:val="white"/>
        </w:rPr>
        <w:t xml:space="preserve">Constant </w:t>
      </w:r>
      <w:r w:rsidRPr="00903DBA">
        <w:rPr>
          <w:highlight w:val="white"/>
        </w:rPr>
        <w:t>= isConstant;</w:t>
      </w:r>
    </w:p>
    <w:p w14:paraId="1D5E2B5A" w14:textId="77777777" w:rsidR="00DA382D" w:rsidRPr="00903DBA" w:rsidRDefault="00DA382D" w:rsidP="00DA382D">
      <w:pPr>
        <w:pStyle w:val="Code"/>
        <w:rPr>
          <w:highlight w:val="white"/>
        </w:rPr>
      </w:pPr>
      <w:r w:rsidRPr="00903DBA">
        <w:rPr>
          <w:highlight w:val="white"/>
        </w:rPr>
        <w:t xml:space="preserve">          type.Volatile = isVolatile;</w:t>
      </w:r>
    </w:p>
    <w:p w14:paraId="40B1E4C0" w14:textId="77777777" w:rsidR="00DA382D" w:rsidRPr="00903DBA" w:rsidRDefault="00DA382D" w:rsidP="00DA382D">
      <w:pPr>
        <w:pStyle w:val="Code"/>
        <w:rPr>
          <w:highlight w:val="white"/>
        </w:rPr>
      </w:pPr>
      <w:r w:rsidRPr="00903DBA">
        <w:rPr>
          <w:highlight w:val="white"/>
        </w:rPr>
        <w:t xml:space="preserve">        }</w:t>
      </w:r>
    </w:p>
    <w:p w14:paraId="4841B89B" w14:textId="1B0496AD" w:rsidR="001A71FC" w:rsidRPr="00903DBA" w:rsidRDefault="001A71FC" w:rsidP="001A71FC">
      <w:r w:rsidRPr="00903DBA">
        <w:t>If both the compound type and the sort are not null, the type specification is invalid.</w:t>
      </w:r>
      <w:r w:rsidR="00E858B0" w:rsidRPr="00903DBA">
        <w:t xml:space="preserve"> For instance, </w:t>
      </w:r>
      <w:r w:rsidR="00E858B0" w:rsidRPr="00903DBA">
        <w:rPr>
          <w:rStyle w:val="KeyWord0"/>
        </w:rPr>
        <w:t>unsigned</w:t>
      </w:r>
      <w:r w:rsidR="00411C65" w:rsidRPr="00903DBA">
        <w:t xml:space="preserve"> </w:t>
      </w:r>
      <w:r w:rsidR="00411C65" w:rsidRPr="00903DBA">
        <w:rPr>
          <w:rStyle w:val="KeyWord0"/>
        </w:rPr>
        <w:t>short</w:t>
      </w:r>
      <w:r w:rsidR="00411C65" w:rsidRPr="00903DBA">
        <w:t xml:space="preserve"> </w:t>
      </w:r>
      <w:r w:rsidR="00411C65" w:rsidRPr="00903DBA">
        <w:rPr>
          <w:rStyle w:val="KeyWord0"/>
        </w:rPr>
        <w:t>struct</w:t>
      </w:r>
      <w:r w:rsidR="00411C65" w:rsidRPr="00903DBA">
        <w:t xml:space="preserve"> </w:t>
      </w:r>
      <w:r w:rsidR="00411C65" w:rsidRPr="00903DBA">
        <w:rPr>
          <w:rStyle w:val="KeyWord0"/>
        </w:rPr>
        <w:t>{int</w:t>
      </w:r>
      <w:r w:rsidR="00411C65" w:rsidRPr="00903DBA">
        <w:t xml:space="preserve"> </w:t>
      </w:r>
      <w:r w:rsidR="00411C65" w:rsidRPr="00903DBA">
        <w:rPr>
          <w:rStyle w:val="KeyWord0"/>
        </w:rPr>
        <w:t>i;}</w:t>
      </w:r>
      <w:r w:rsidR="00411C65" w:rsidRPr="00903DBA">
        <w:t xml:space="preserve"> is an invalid combination.</w:t>
      </w:r>
    </w:p>
    <w:p w14:paraId="03A1776A" w14:textId="77777777" w:rsidR="00DA382D" w:rsidRPr="00903DBA" w:rsidRDefault="00DA382D" w:rsidP="00DA382D">
      <w:pPr>
        <w:pStyle w:val="Code"/>
        <w:rPr>
          <w:highlight w:val="white"/>
        </w:rPr>
      </w:pPr>
      <w:r w:rsidRPr="00903DBA">
        <w:rPr>
          <w:highlight w:val="white"/>
        </w:rPr>
        <w:t xml:space="preserve">        else {</w:t>
      </w:r>
    </w:p>
    <w:p w14:paraId="646ED2EE" w14:textId="77777777" w:rsidR="00DA382D" w:rsidRPr="00903DBA" w:rsidRDefault="00DA382D" w:rsidP="00DA382D">
      <w:pPr>
        <w:pStyle w:val="Code"/>
        <w:rPr>
          <w:highlight w:val="white"/>
        </w:rPr>
      </w:pPr>
      <w:r w:rsidRPr="00903DBA">
        <w:rPr>
          <w:highlight w:val="white"/>
        </w:rPr>
        <w:t xml:space="preserve">          Assert.Error(MaskToString((int) sortMaskValue), Message.</w:t>
      </w:r>
    </w:p>
    <w:p w14:paraId="0A9EE1DC" w14:textId="77777777" w:rsidR="00DA382D" w:rsidRPr="00903DBA" w:rsidRDefault="00DA382D" w:rsidP="00DA382D">
      <w:pPr>
        <w:pStyle w:val="Code"/>
        <w:rPr>
          <w:highlight w:val="white"/>
        </w:rPr>
      </w:pPr>
      <w:r w:rsidRPr="00903DBA">
        <w:rPr>
          <w:highlight w:val="white"/>
        </w:rPr>
        <w:t xml:space="preserve">                             Invalid_specifier_sequence_together_with_type);</w:t>
      </w:r>
    </w:p>
    <w:p w14:paraId="0C4B6FE5" w14:textId="77777777" w:rsidR="00DA382D" w:rsidRPr="00903DBA" w:rsidRDefault="00DA382D" w:rsidP="00DA382D">
      <w:pPr>
        <w:pStyle w:val="Code"/>
        <w:rPr>
          <w:highlight w:val="white"/>
        </w:rPr>
      </w:pPr>
      <w:r w:rsidRPr="00903DBA">
        <w:rPr>
          <w:highlight w:val="white"/>
        </w:rPr>
        <w:t xml:space="preserve">        }</w:t>
      </w:r>
    </w:p>
    <w:p w14:paraId="451055CB" w14:textId="73F59780" w:rsidR="00DA382D" w:rsidRPr="00903DBA" w:rsidRDefault="00DD6D39" w:rsidP="00DD6D39">
      <w:pPr>
        <w:rPr>
          <w:highlight w:val="white"/>
        </w:rPr>
      </w:pPr>
      <w:r w:rsidRPr="00903DBA">
        <w:rPr>
          <w:highlight w:val="white"/>
        </w:rPr>
        <w:t xml:space="preserve">Finally, the </w:t>
      </w:r>
      <w:r w:rsidR="0032175C" w:rsidRPr="00903DBA">
        <w:rPr>
          <w:highlight w:val="white"/>
        </w:rPr>
        <w:t>specifier</w:t>
      </w:r>
      <w:r w:rsidRPr="00903DBA">
        <w:rPr>
          <w:highlight w:val="white"/>
        </w:rPr>
        <w:t xml:space="preserve"> with the external linkage, storage, and type is retur</w:t>
      </w:r>
      <w:r w:rsidR="00606C49" w:rsidRPr="00903DBA">
        <w:rPr>
          <w:highlight w:val="white"/>
        </w:rPr>
        <w:t>n</w:t>
      </w:r>
      <w:r w:rsidRPr="00903DBA">
        <w:rPr>
          <w:highlight w:val="white"/>
        </w:rPr>
        <w:t>ed.</w:t>
      </w:r>
    </w:p>
    <w:p w14:paraId="1EB83007" w14:textId="77777777" w:rsidR="00DA382D" w:rsidRPr="00903DBA" w:rsidRDefault="00DA382D" w:rsidP="00DA382D">
      <w:pPr>
        <w:pStyle w:val="Code"/>
        <w:rPr>
          <w:highlight w:val="white"/>
        </w:rPr>
      </w:pPr>
      <w:r w:rsidRPr="00903DBA">
        <w:rPr>
          <w:highlight w:val="white"/>
        </w:rPr>
        <w:t xml:space="preserve">        return (new Specifier(externalLinkage, storage, type));</w:t>
      </w:r>
    </w:p>
    <w:p w14:paraId="1B1749DF" w14:textId="77777777" w:rsidR="00DA382D" w:rsidRPr="00903DBA" w:rsidRDefault="00DA382D" w:rsidP="00DA382D">
      <w:pPr>
        <w:pStyle w:val="Code"/>
        <w:rPr>
          <w:highlight w:val="white"/>
        </w:rPr>
      </w:pPr>
      <w:r w:rsidRPr="00903DBA">
        <w:rPr>
          <w:highlight w:val="white"/>
        </w:rPr>
        <w:t xml:space="preserve">      }</w:t>
      </w:r>
    </w:p>
    <w:p w14:paraId="6779B4DE" w14:textId="77777777" w:rsidR="00DA382D" w:rsidRPr="00903DBA" w:rsidRDefault="00DA382D" w:rsidP="00DA382D">
      <w:pPr>
        <w:pStyle w:val="Code"/>
        <w:rPr>
          <w:highlight w:val="white"/>
        </w:rPr>
      </w:pPr>
      <w:r w:rsidRPr="00903DBA">
        <w:rPr>
          <w:highlight w:val="white"/>
        </w:rPr>
        <w:t xml:space="preserve">    }</w:t>
      </w:r>
    </w:p>
    <w:p w14:paraId="7391C021" w14:textId="3569C020" w:rsidR="006B225B" w:rsidRPr="00903DBA" w:rsidRDefault="006A39B5" w:rsidP="006A39B5">
      <w:pPr>
        <w:rPr>
          <w:color w:val="auto"/>
        </w:rPr>
      </w:pPr>
      <w:r w:rsidRPr="00903DBA">
        <w:t xml:space="preserve">The </w:t>
      </w:r>
      <w:r w:rsidR="00491CEF" w:rsidRPr="00903DBA">
        <w:rPr>
          <w:rStyle w:val="KeyWord0"/>
        </w:rPr>
        <w:t>QualifierList</w:t>
      </w:r>
      <w:r w:rsidR="00491CEF" w:rsidRPr="00903DBA">
        <w:t xml:space="preserve"> </w:t>
      </w:r>
      <w:r w:rsidRPr="00903DBA">
        <w:t xml:space="preserve">method is called when a pointer is declared. </w:t>
      </w:r>
      <w:proofErr w:type="gramStart"/>
      <w:r w:rsidRPr="00903DBA">
        <w:t>It</w:t>
      </w:r>
      <w:proofErr w:type="gramEnd"/>
      <w:r w:rsidR="00491CEF" w:rsidRPr="00903DBA">
        <w:t xml:space="preserve"> </w:t>
      </w:r>
      <w:r w:rsidRPr="00903DBA">
        <w:t>exam</w:t>
      </w:r>
      <w:r w:rsidR="00491CEF" w:rsidRPr="00903DBA">
        <w:t>s</w:t>
      </w:r>
      <w:r w:rsidRPr="00903DBA">
        <w:t xml:space="preserve"> whether the pointer is constant or volatile.</w:t>
      </w:r>
    </w:p>
    <w:p w14:paraId="68C16F87" w14:textId="77777777" w:rsidR="00816992" w:rsidRPr="00903DBA" w:rsidRDefault="00816992" w:rsidP="00816992">
      <w:pPr>
        <w:pStyle w:val="Code"/>
        <w:rPr>
          <w:highlight w:val="white"/>
        </w:rPr>
      </w:pPr>
      <w:r w:rsidRPr="00903DBA">
        <w:rPr>
          <w:highlight w:val="white"/>
        </w:rPr>
        <w:t xml:space="preserve">    public static Type QualifierList(List&lt;Mask&gt; qualifierList) {</w:t>
      </w:r>
    </w:p>
    <w:p w14:paraId="5FE07EF5" w14:textId="77777777" w:rsidR="00816992" w:rsidRPr="00903DBA" w:rsidRDefault="00816992" w:rsidP="00816992">
      <w:pPr>
        <w:pStyle w:val="Code"/>
        <w:rPr>
          <w:highlight w:val="white"/>
        </w:rPr>
      </w:pPr>
      <w:r w:rsidRPr="00903DBA">
        <w:rPr>
          <w:highlight w:val="white"/>
        </w:rPr>
        <w:t xml:space="preserve">      int totalMaskValue = 0;</w:t>
      </w:r>
    </w:p>
    <w:p w14:paraId="427372F1" w14:textId="77777777" w:rsidR="00816992" w:rsidRPr="00903DBA" w:rsidRDefault="00816992" w:rsidP="00816992">
      <w:pPr>
        <w:pStyle w:val="Code"/>
        <w:rPr>
          <w:highlight w:val="white"/>
        </w:rPr>
      </w:pPr>
      <w:r w:rsidRPr="00903DBA">
        <w:rPr>
          <w:highlight w:val="white"/>
        </w:rPr>
        <w:t xml:space="preserve">    </w:t>
      </w:r>
    </w:p>
    <w:p w14:paraId="620D5DA4" w14:textId="77777777" w:rsidR="00816992" w:rsidRPr="00903DBA" w:rsidRDefault="00816992" w:rsidP="00816992">
      <w:pPr>
        <w:pStyle w:val="Code"/>
        <w:rPr>
          <w:highlight w:val="white"/>
        </w:rPr>
      </w:pPr>
      <w:r w:rsidRPr="00903DBA">
        <w:rPr>
          <w:highlight w:val="white"/>
        </w:rPr>
        <w:t xml:space="preserve">      foreach (Mask mask in qualifierList) {</w:t>
      </w:r>
    </w:p>
    <w:p w14:paraId="35CE5178" w14:textId="77777777" w:rsidR="00816992" w:rsidRPr="00903DBA" w:rsidRDefault="00816992" w:rsidP="00816992">
      <w:pPr>
        <w:pStyle w:val="Code"/>
        <w:rPr>
          <w:highlight w:val="white"/>
        </w:rPr>
      </w:pPr>
      <w:r w:rsidRPr="00903DBA">
        <w:rPr>
          <w:highlight w:val="white"/>
        </w:rPr>
        <w:t xml:space="preserve">        int maskValue = (int) mask;</w:t>
      </w:r>
    </w:p>
    <w:p w14:paraId="471829DB" w14:textId="77777777" w:rsidR="00816992" w:rsidRPr="00903DBA" w:rsidRDefault="00816992" w:rsidP="00816992">
      <w:pPr>
        <w:pStyle w:val="Code"/>
        <w:rPr>
          <w:highlight w:val="white"/>
        </w:rPr>
      </w:pPr>
    </w:p>
    <w:p w14:paraId="050A986B" w14:textId="77777777" w:rsidR="00816992" w:rsidRPr="00903DBA" w:rsidRDefault="00816992" w:rsidP="00816992">
      <w:pPr>
        <w:pStyle w:val="Code"/>
        <w:rPr>
          <w:highlight w:val="white"/>
        </w:rPr>
      </w:pPr>
      <w:r w:rsidRPr="00903DBA">
        <w:rPr>
          <w:highlight w:val="white"/>
        </w:rPr>
        <w:t xml:space="preserve">        if ((maskValue &amp; totalMaskValue) != 0) {</w:t>
      </w:r>
    </w:p>
    <w:p w14:paraId="0285FCE5" w14:textId="77777777" w:rsidR="00816992" w:rsidRPr="00903DBA" w:rsidRDefault="00816992" w:rsidP="00816992">
      <w:pPr>
        <w:pStyle w:val="Code"/>
        <w:rPr>
          <w:highlight w:val="white"/>
        </w:rPr>
      </w:pPr>
      <w:r w:rsidRPr="00903DBA">
        <w:rPr>
          <w:highlight w:val="white"/>
        </w:rPr>
        <w:t xml:space="preserve">          Assert.Error(MaskToString(maskValue),</w:t>
      </w:r>
    </w:p>
    <w:p w14:paraId="69437D42" w14:textId="77777777" w:rsidR="00816992" w:rsidRPr="00903DBA" w:rsidRDefault="00816992" w:rsidP="00816992">
      <w:pPr>
        <w:pStyle w:val="Code"/>
        <w:rPr>
          <w:highlight w:val="white"/>
        </w:rPr>
      </w:pPr>
      <w:r w:rsidRPr="00903DBA">
        <w:rPr>
          <w:highlight w:val="white"/>
        </w:rPr>
        <w:t xml:space="preserve">                       Message.Keyword_defined_twice);</w:t>
      </w:r>
    </w:p>
    <w:p w14:paraId="5D29434A" w14:textId="77777777" w:rsidR="00816992" w:rsidRPr="00903DBA" w:rsidRDefault="00816992" w:rsidP="00816992">
      <w:pPr>
        <w:pStyle w:val="Code"/>
        <w:rPr>
          <w:highlight w:val="white"/>
        </w:rPr>
      </w:pPr>
      <w:r w:rsidRPr="00903DBA">
        <w:rPr>
          <w:highlight w:val="white"/>
        </w:rPr>
        <w:t xml:space="preserve">        }</w:t>
      </w:r>
    </w:p>
    <w:p w14:paraId="13075776" w14:textId="77777777" w:rsidR="00816992" w:rsidRPr="00903DBA" w:rsidRDefault="00816992" w:rsidP="00816992">
      <w:pPr>
        <w:pStyle w:val="Code"/>
        <w:rPr>
          <w:highlight w:val="white"/>
        </w:rPr>
      </w:pPr>
    </w:p>
    <w:p w14:paraId="1BB2FAB9" w14:textId="77777777" w:rsidR="00816992" w:rsidRPr="00903DBA" w:rsidRDefault="00816992" w:rsidP="00816992">
      <w:pPr>
        <w:pStyle w:val="Code"/>
        <w:rPr>
          <w:highlight w:val="white"/>
        </w:rPr>
      </w:pPr>
      <w:r w:rsidRPr="00903DBA">
        <w:rPr>
          <w:highlight w:val="white"/>
        </w:rPr>
        <w:t xml:space="preserve">        totalMaskValue |= maskValue;</w:t>
      </w:r>
    </w:p>
    <w:p w14:paraId="3C494F2B" w14:textId="77777777" w:rsidR="00816992" w:rsidRPr="00903DBA" w:rsidRDefault="00816992" w:rsidP="00816992">
      <w:pPr>
        <w:pStyle w:val="Code"/>
        <w:rPr>
          <w:highlight w:val="white"/>
        </w:rPr>
      </w:pPr>
      <w:r w:rsidRPr="00903DBA">
        <w:rPr>
          <w:highlight w:val="white"/>
        </w:rPr>
        <w:t xml:space="preserve">      }</w:t>
      </w:r>
    </w:p>
    <w:p w14:paraId="636EF4CB" w14:textId="77777777" w:rsidR="00816992" w:rsidRPr="00903DBA" w:rsidRDefault="00816992" w:rsidP="00816992">
      <w:pPr>
        <w:pStyle w:val="Code"/>
        <w:rPr>
          <w:highlight w:val="white"/>
        </w:rPr>
      </w:pPr>
    </w:p>
    <w:p w14:paraId="32B1F739" w14:textId="77777777" w:rsidR="00816992" w:rsidRPr="00903DBA" w:rsidRDefault="00816992" w:rsidP="00816992">
      <w:pPr>
        <w:pStyle w:val="Code"/>
        <w:rPr>
          <w:highlight w:val="white"/>
        </w:rPr>
      </w:pPr>
      <w:r w:rsidRPr="00903DBA">
        <w:rPr>
          <w:highlight w:val="white"/>
        </w:rPr>
        <w:t xml:space="preserve">      Type type = Type.VoidPointerType;</w:t>
      </w:r>
    </w:p>
    <w:p w14:paraId="706619A0" w14:textId="5699FC7F" w:rsidR="00816992" w:rsidRPr="00903DBA" w:rsidRDefault="00816992" w:rsidP="00816992">
      <w:pPr>
        <w:pStyle w:val="Code"/>
        <w:rPr>
          <w:highlight w:val="white"/>
        </w:rPr>
      </w:pPr>
      <w:r w:rsidRPr="00903DBA">
        <w:rPr>
          <w:highlight w:val="white"/>
        </w:rPr>
        <w:t xml:space="preserve">      type.Constant = (totalMaskValue &amp; ((int) Mask.Constant)) != 0;</w:t>
      </w:r>
    </w:p>
    <w:p w14:paraId="17F1F9C0" w14:textId="13031D20" w:rsidR="00816992" w:rsidRPr="00903DBA" w:rsidRDefault="00816992" w:rsidP="00816992">
      <w:pPr>
        <w:pStyle w:val="Code"/>
        <w:rPr>
          <w:highlight w:val="white"/>
        </w:rPr>
      </w:pPr>
      <w:r w:rsidRPr="00903DBA">
        <w:rPr>
          <w:highlight w:val="white"/>
        </w:rPr>
        <w:t xml:space="preserve">      type.Volatile = (totalMaskValue &amp; ((int) Mask.Volatile)) != 0;</w:t>
      </w:r>
    </w:p>
    <w:p w14:paraId="39070082" w14:textId="77777777" w:rsidR="00816992" w:rsidRPr="00903DBA" w:rsidRDefault="00816992" w:rsidP="00816992">
      <w:pPr>
        <w:pStyle w:val="Code"/>
        <w:rPr>
          <w:highlight w:val="white"/>
        </w:rPr>
      </w:pPr>
      <w:r w:rsidRPr="00903DBA">
        <w:rPr>
          <w:highlight w:val="white"/>
        </w:rPr>
        <w:t xml:space="preserve">      return type;</w:t>
      </w:r>
    </w:p>
    <w:p w14:paraId="7E134F43" w14:textId="77777777" w:rsidR="00C870F7" w:rsidRPr="00903DBA" w:rsidRDefault="00816992" w:rsidP="00C870F7">
      <w:pPr>
        <w:pStyle w:val="Code"/>
        <w:rPr>
          <w:highlight w:val="white"/>
        </w:rPr>
      </w:pPr>
      <w:r w:rsidRPr="00903DBA">
        <w:rPr>
          <w:highlight w:val="white"/>
        </w:rPr>
        <w:t xml:space="preserve">    }</w:t>
      </w:r>
    </w:p>
    <w:p w14:paraId="348957BC" w14:textId="235A96F2" w:rsidR="00816992" w:rsidRPr="00903DBA" w:rsidRDefault="00C870F7" w:rsidP="00C870F7">
      <w:pPr>
        <w:rPr>
          <w:highlight w:val="white"/>
        </w:rPr>
      </w:pPr>
      <w:r w:rsidRPr="00903DBA">
        <w:rPr>
          <w:highlight w:val="white"/>
        </w:rPr>
        <w:t>T</w:t>
      </w:r>
      <w:r w:rsidR="00491CEF" w:rsidRPr="00903DBA">
        <w:rPr>
          <w:highlight w:val="white"/>
        </w:rPr>
        <w:t xml:space="preserve">he </w:t>
      </w:r>
      <w:r w:rsidR="00491CEF" w:rsidRPr="00903DBA">
        <w:rPr>
          <w:rStyle w:val="KeyWord0"/>
          <w:highlight w:val="white"/>
        </w:rPr>
        <w:t>MaskToString</w:t>
      </w:r>
      <w:r w:rsidR="00491CEF" w:rsidRPr="00903DBA">
        <w:rPr>
          <w:highlight w:val="white"/>
        </w:rPr>
        <w:t xml:space="preserve"> method is called when reporting an error</w:t>
      </w:r>
      <w:r w:rsidR="005E55F2" w:rsidRPr="00903DBA">
        <w:rPr>
          <w:highlight w:val="white"/>
        </w:rPr>
        <w:t>. I</w:t>
      </w:r>
      <w:r w:rsidR="00491CEF" w:rsidRPr="00903DBA">
        <w:rPr>
          <w:highlight w:val="white"/>
        </w:rPr>
        <w:t xml:space="preserve">t returns a string </w:t>
      </w:r>
      <w:r w:rsidR="009E1A81" w:rsidRPr="00903DBA">
        <w:rPr>
          <w:highlight w:val="white"/>
        </w:rPr>
        <w:t xml:space="preserve">holding </w:t>
      </w:r>
      <w:r w:rsidR="005E55F2" w:rsidRPr="00903DBA">
        <w:rPr>
          <w:highlight w:val="white"/>
        </w:rPr>
        <w:t>the declaration specifiers as text.</w:t>
      </w:r>
    </w:p>
    <w:p w14:paraId="13F7A436" w14:textId="77777777" w:rsidR="00816992" w:rsidRPr="00903DBA" w:rsidRDefault="00816992" w:rsidP="00816992">
      <w:pPr>
        <w:pStyle w:val="Code"/>
        <w:rPr>
          <w:highlight w:val="white"/>
        </w:rPr>
      </w:pPr>
      <w:r w:rsidRPr="00903DBA">
        <w:rPr>
          <w:highlight w:val="white"/>
        </w:rPr>
        <w:t xml:space="preserve">    private static string MaskToString(int totalMaskValue) {</w:t>
      </w:r>
    </w:p>
    <w:p w14:paraId="1E636816" w14:textId="77777777" w:rsidR="00816992" w:rsidRPr="00903DBA" w:rsidRDefault="00816992" w:rsidP="00816992">
      <w:pPr>
        <w:pStyle w:val="Code"/>
        <w:rPr>
          <w:highlight w:val="white"/>
        </w:rPr>
      </w:pPr>
      <w:r w:rsidRPr="00903DBA">
        <w:rPr>
          <w:highlight w:val="white"/>
        </w:rPr>
        <w:t xml:space="preserve">      StringBuilder maskBuffer = new StringBuilder();</w:t>
      </w:r>
    </w:p>
    <w:p w14:paraId="669CDDDF" w14:textId="0BE9D0A2" w:rsidR="00816992" w:rsidRPr="00903DBA" w:rsidRDefault="00763422" w:rsidP="00763422">
      <w:pPr>
        <w:rPr>
          <w:highlight w:val="white"/>
        </w:rPr>
      </w:pPr>
      <w:r w:rsidRPr="00903DBA">
        <w:rPr>
          <w:highlight w:val="white"/>
        </w:rPr>
        <w:t>We iterate through the bits of the</w:t>
      </w:r>
      <w:r w:rsidR="00B47878" w:rsidRPr="00903DBA">
        <w:rPr>
          <w:highlight w:val="white"/>
        </w:rPr>
        <w:t xml:space="preserve"> mask and add the text of the Mask enumeration matching each true bit (bit with value one).</w:t>
      </w:r>
    </w:p>
    <w:p w14:paraId="2AF89199" w14:textId="77777777" w:rsidR="00816992" w:rsidRPr="00903DBA" w:rsidRDefault="00816992" w:rsidP="00816992">
      <w:pPr>
        <w:pStyle w:val="Code"/>
        <w:rPr>
          <w:highlight w:val="white"/>
        </w:rPr>
      </w:pPr>
      <w:r w:rsidRPr="00903DBA">
        <w:rPr>
          <w:highlight w:val="white"/>
        </w:rPr>
        <w:t xml:space="preserve">      for (int maskValue = 1; maskValue != 0; maskValue &lt;&lt;= 1) {</w:t>
      </w:r>
    </w:p>
    <w:p w14:paraId="1CF66F67" w14:textId="77777777" w:rsidR="00816992" w:rsidRPr="00903DBA" w:rsidRDefault="00816992" w:rsidP="00816992">
      <w:pPr>
        <w:pStyle w:val="Code"/>
        <w:rPr>
          <w:highlight w:val="white"/>
        </w:rPr>
      </w:pPr>
      <w:r w:rsidRPr="00903DBA">
        <w:rPr>
          <w:highlight w:val="white"/>
        </w:rPr>
        <w:t xml:space="preserve">        if ((maskValue &amp; totalMaskValue) != 0) {</w:t>
      </w:r>
    </w:p>
    <w:p w14:paraId="351C8D92" w14:textId="77777777" w:rsidR="00816992" w:rsidRPr="00903DBA" w:rsidRDefault="00816992" w:rsidP="00816992">
      <w:pPr>
        <w:pStyle w:val="Code"/>
        <w:rPr>
          <w:highlight w:val="white"/>
        </w:rPr>
      </w:pPr>
      <w:r w:rsidRPr="00903DBA">
        <w:rPr>
          <w:highlight w:val="white"/>
        </w:rPr>
        <w:t xml:space="preserve">          string maskName = Enum.GetName(typeof(Mask), maskValue).ToLower();</w:t>
      </w:r>
    </w:p>
    <w:p w14:paraId="236FFB00" w14:textId="77777777" w:rsidR="00816992" w:rsidRPr="00903DBA" w:rsidRDefault="00816992" w:rsidP="00816992">
      <w:pPr>
        <w:pStyle w:val="Code"/>
        <w:rPr>
          <w:highlight w:val="white"/>
        </w:rPr>
      </w:pPr>
      <w:r w:rsidRPr="00903DBA">
        <w:rPr>
          <w:highlight w:val="white"/>
        </w:rPr>
        <w:t xml:space="preserve">          maskBuffer.Append(((maskBuffer.Length &gt; 0) ? " " : "") + maskName);</w:t>
      </w:r>
    </w:p>
    <w:p w14:paraId="19FCE420" w14:textId="77777777" w:rsidR="00816992" w:rsidRPr="00903DBA" w:rsidRDefault="00816992" w:rsidP="00816992">
      <w:pPr>
        <w:pStyle w:val="Code"/>
        <w:rPr>
          <w:highlight w:val="white"/>
        </w:rPr>
      </w:pPr>
      <w:r w:rsidRPr="00903DBA">
        <w:rPr>
          <w:highlight w:val="white"/>
        </w:rPr>
        <w:t xml:space="preserve">        }</w:t>
      </w:r>
    </w:p>
    <w:p w14:paraId="15C87126" w14:textId="77777777" w:rsidR="00816992" w:rsidRPr="00903DBA" w:rsidRDefault="00816992" w:rsidP="00816992">
      <w:pPr>
        <w:pStyle w:val="Code"/>
        <w:rPr>
          <w:highlight w:val="white"/>
        </w:rPr>
      </w:pPr>
      <w:r w:rsidRPr="00903DBA">
        <w:rPr>
          <w:highlight w:val="white"/>
        </w:rPr>
        <w:lastRenderedPageBreak/>
        <w:t xml:space="preserve">      }</w:t>
      </w:r>
    </w:p>
    <w:p w14:paraId="45A98A42" w14:textId="77777777" w:rsidR="00816992" w:rsidRPr="00903DBA" w:rsidRDefault="00816992" w:rsidP="00816992">
      <w:pPr>
        <w:pStyle w:val="Code"/>
        <w:rPr>
          <w:highlight w:val="white"/>
        </w:rPr>
      </w:pPr>
    </w:p>
    <w:p w14:paraId="1429DC72" w14:textId="77777777" w:rsidR="00816992" w:rsidRPr="00903DBA" w:rsidRDefault="00816992" w:rsidP="00816992">
      <w:pPr>
        <w:pStyle w:val="Code"/>
        <w:rPr>
          <w:highlight w:val="white"/>
        </w:rPr>
      </w:pPr>
      <w:r w:rsidRPr="00903DBA">
        <w:rPr>
          <w:highlight w:val="white"/>
        </w:rPr>
        <w:t xml:space="preserve">      return maskBuffer.ToString();</w:t>
      </w:r>
    </w:p>
    <w:p w14:paraId="24FACC6B" w14:textId="77777777" w:rsidR="00816992" w:rsidRPr="00903DBA" w:rsidRDefault="00816992" w:rsidP="00816992">
      <w:pPr>
        <w:pStyle w:val="Code"/>
        <w:rPr>
          <w:highlight w:val="white"/>
        </w:rPr>
      </w:pPr>
      <w:r w:rsidRPr="00903DBA">
        <w:rPr>
          <w:highlight w:val="white"/>
        </w:rPr>
        <w:t xml:space="preserve">    }</w:t>
      </w:r>
    </w:p>
    <w:p w14:paraId="4480F7E4" w14:textId="77777777" w:rsidR="00816992" w:rsidRPr="00903DBA" w:rsidRDefault="00816992" w:rsidP="00816992">
      <w:pPr>
        <w:pStyle w:val="Code"/>
        <w:rPr>
          <w:highlight w:val="white"/>
        </w:rPr>
      </w:pPr>
      <w:r w:rsidRPr="00903DBA">
        <w:rPr>
          <w:highlight w:val="white"/>
        </w:rPr>
        <w:t xml:space="preserve">  }</w:t>
      </w:r>
    </w:p>
    <w:p w14:paraId="1D2FA303" w14:textId="77777777" w:rsidR="00816992" w:rsidRPr="00903DBA" w:rsidRDefault="00816992" w:rsidP="00816992">
      <w:pPr>
        <w:pStyle w:val="Code"/>
        <w:rPr>
          <w:rFonts w:ascii="Times New Roman" w:hAnsi="Times New Roman" w:cstheme="majorBidi"/>
          <w:color w:val="000000" w:themeColor="text1"/>
          <w:sz w:val="40"/>
          <w:szCs w:val="26"/>
        </w:rPr>
      </w:pPr>
      <w:r w:rsidRPr="00903DBA">
        <w:rPr>
          <w:highlight w:val="white"/>
        </w:rPr>
        <w:t>}</w:t>
      </w:r>
    </w:p>
    <w:p w14:paraId="3B549B34" w14:textId="716F4A25" w:rsidR="007126A2" w:rsidRPr="00903DBA" w:rsidRDefault="00566B7F" w:rsidP="00816992">
      <w:pPr>
        <w:pStyle w:val="Rubrik2"/>
      </w:pPr>
      <w:bookmarkStart w:id="190" w:name="_Toc57656040"/>
      <w:r w:rsidRPr="00903DBA">
        <w:t>Declarators</w:t>
      </w:r>
      <w:bookmarkEnd w:id="190"/>
    </w:p>
    <w:p w14:paraId="557C5883" w14:textId="1BF31EDA" w:rsidR="00C830CD" w:rsidRPr="00903DBA" w:rsidRDefault="00793045" w:rsidP="00C830CD">
      <w:r w:rsidRPr="00903DBA">
        <w:t>A declarator follows the declaration specifiers.</w:t>
      </w:r>
      <w:r w:rsidR="00A45A79" w:rsidRPr="00903DBA">
        <w:t xml:space="preserve"> A declarator can be </w:t>
      </w:r>
      <w:r w:rsidR="00266D64" w:rsidRPr="00903DBA">
        <w:t>initialized</w:t>
      </w:r>
      <w:r w:rsidR="00A45A79" w:rsidRPr="00903DBA">
        <w:t xml:space="preserve"> with a value or marked with its size in bits.</w:t>
      </w:r>
      <w:r w:rsidRPr="00903DBA">
        <w:t xml:space="preserve"> </w:t>
      </w:r>
      <w:r w:rsidR="00D76CC6" w:rsidRPr="00903DBA">
        <w:t>The bold part of the following code are examples of declarators.</w:t>
      </w:r>
      <w:r w:rsidR="000D7B68" w:rsidRPr="00903DBA">
        <w:t xml:space="preserve"> </w:t>
      </w:r>
      <w:r w:rsidR="000C363D" w:rsidRPr="00903DBA">
        <w:t>Only members of a struct can be marked with bits</w:t>
      </w:r>
      <w:r w:rsidR="002743DF" w:rsidRPr="00903DBA">
        <w:t>. S</w:t>
      </w:r>
      <w:r w:rsidR="000C363D" w:rsidRPr="00903DBA">
        <w:t xml:space="preserve">truct or union member as well as function parameters cannot be </w:t>
      </w:r>
      <w:r w:rsidR="00266D64" w:rsidRPr="00903DBA">
        <w:t>initialized</w:t>
      </w:r>
      <w:r w:rsidR="000C363D" w:rsidRPr="00903DBA">
        <w:t>.</w:t>
      </w:r>
    </w:p>
    <w:p w14:paraId="353371A7" w14:textId="27A94CB7" w:rsidR="00A853BF" w:rsidRPr="00903DBA" w:rsidRDefault="00A853BF" w:rsidP="00A853BF">
      <w:pPr>
        <w:pStyle w:val="Code"/>
      </w:pPr>
      <w:r w:rsidRPr="00903DBA">
        <w:t xml:space="preserve">int </w:t>
      </w:r>
      <w:r w:rsidR="004D3890" w:rsidRPr="00903DBA">
        <w:rPr>
          <w:rStyle w:val="KeyWord0"/>
        </w:rPr>
        <w:t>i</w:t>
      </w:r>
      <w:r w:rsidR="004D3890" w:rsidRPr="00903DBA">
        <w:t xml:space="preserve">, </w:t>
      </w:r>
      <w:r w:rsidR="004D3890" w:rsidRPr="00903DBA">
        <w:rPr>
          <w:rStyle w:val="KeyWord0"/>
        </w:rPr>
        <w:t>j</w:t>
      </w:r>
      <w:r w:rsidR="008D7E9D" w:rsidRPr="00903DBA">
        <w:t xml:space="preserve"> </w:t>
      </w:r>
      <w:r w:rsidR="008D7E9D" w:rsidRPr="00903DBA">
        <w:rPr>
          <w:rStyle w:val="KeyWord0"/>
        </w:rPr>
        <w:t>=</w:t>
      </w:r>
      <w:r w:rsidR="008D7E9D" w:rsidRPr="00903DBA">
        <w:t xml:space="preserve"> </w:t>
      </w:r>
      <w:r w:rsidR="008D7E9D" w:rsidRPr="00903DBA">
        <w:rPr>
          <w:rStyle w:val="KeyWord0"/>
        </w:rPr>
        <w:t>2</w:t>
      </w:r>
      <w:r w:rsidRPr="00903DBA">
        <w:t>;</w:t>
      </w:r>
    </w:p>
    <w:p w14:paraId="41F8A89D" w14:textId="2CF475EA" w:rsidR="00A853BF" w:rsidRPr="00903DBA" w:rsidRDefault="00A853BF" w:rsidP="00A853BF">
      <w:pPr>
        <w:pStyle w:val="Code"/>
      </w:pPr>
      <w:r w:rsidRPr="00903DBA">
        <w:t xml:space="preserve">double </w:t>
      </w:r>
      <w:r w:rsidRPr="00903DBA">
        <w:rPr>
          <w:rStyle w:val="KeyWord0"/>
        </w:rPr>
        <w:t>x</w:t>
      </w:r>
      <w:r w:rsidRPr="00903DBA">
        <w:t xml:space="preserve"> </w:t>
      </w:r>
      <w:r w:rsidRPr="00903DBA">
        <w:rPr>
          <w:rStyle w:val="KeyWord0"/>
        </w:rPr>
        <w:t>=</w:t>
      </w:r>
      <w:r w:rsidRPr="00903DBA">
        <w:t xml:space="preserve"> </w:t>
      </w:r>
      <w:r w:rsidRPr="00903DBA">
        <w:rPr>
          <w:rStyle w:val="KeyWord0"/>
        </w:rPr>
        <w:t>3.14</w:t>
      </w:r>
      <w:r w:rsidRPr="00903DBA">
        <w:t>;</w:t>
      </w:r>
    </w:p>
    <w:p w14:paraId="395C52EF" w14:textId="33169CD5" w:rsidR="00A853BF" w:rsidRPr="00903DBA" w:rsidRDefault="00A853BF" w:rsidP="00A853BF">
      <w:pPr>
        <w:pStyle w:val="Code"/>
      </w:pPr>
      <w:r w:rsidRPr="00903DBA">
        <w:t xml:space="preserve">int </w:t>
      </w:r>
      <w:r w:rsidRPr="00903DBA">
        <w:rPr>
          <w:rStyle w:val="KeyWord0"/>
        </w:rPr>
        <w:t>f(a,</w:t>
      </w:r>
      <w:r w:rsidRPr="00903DBA">
        <w:t xml:space="preserve"> </w:t>
      </w:r>
      <w:r w:rsidRPr="00903DBA">
        <w:rPr>
          <w:rStyle w:val="KeyWord0"/>
        </w:rPr>
        <w:t>b,</w:t>
      </w:r>
      <w:r w:rsidRPr="00903DBA">
        <w:t xml:space="preserve"> </w:t>
      </w:r>
      <w:r w:rsidRPr="00903DBA">
        <w:rPr>
          <w:rStyle w:val="KeyWord0"/>
        </w:rPr>
        <w:t>c)</w:t>
      </w:r>
      <w:r w:rsidRPr="00903DBA">
        <w:t>;</w:t>
      </w:r>
    </w:p>
    <w:p w14:paraId="058B64EF" w14:textId="368E0800" w:rsidR="00A853BF" w:rsidRPr="00903DBA" w:rsidRDefault="00A853BF" w:rsidP="00A853BF">
      <w:pPr>
        <w:pStyle w:val="Code"/>
      </w:pPr>
      <w:r w:rsidRPr="00903DBA">
        <w:t xml:space="preserve">char </w:t>
      </w:r>
      <w:r w:rsidRPr="00903DBA">
        <w:rPr>
          <w:rStyle w:val="KeyWord0"/>
        </w:rPr>
        <w:t>s[]</w:t>
      </w:r>
      <w:r w:rsidRPr="00903DBA">
        <w:t xml:space="preserve"> </w:t>
      </w:r>
      <w:r w:rsidRPr="00903DBA">
        <w:rPr>
          <w:rStyle w:val="KeyWord0"/>
        </w:rPr>
        <w:t>=</w:t>
      </w:r>
      <w:r w:rsidRPr="00903DBA">
        <w:t xml:space="preserve"> </w:t>
      </w:r>
      <w:r w:rsidR="007C3E24" w:rsidRPr="00903DBA">
        <w:rPr>
          <w:rStyle w:val="KeyWord0"/>
        </w:rPr>
        <w:t>"</w:t>
      </w:r>
      <w:r w:rsidRPr="00903DBA">
        <w:rPr>
          <w:rStyle w:val="KeyWord0"/>
        </w:rPr>
        <w:t>Hello</w:t>
      </w:r>
      <w:r w:rsidR="007C3E24" w:rsidRPr="00903DBA">
        <w:rPr>
          <w:rStyle w:val="KeyWord0"/>
        </w:rPr>
        <w:t>"</w:t>
      </w:r>
      <w:r w:rsidRPr="00903DBA">
        <w:t>;</w:t>
      </w:r>
    </w:p>
    <w:p w14:paraId="42DA3A4C" w14:textId="3B82AB3E" w:rsidR="00A853BF" w:rsidRPr="00903DBA" w:rsidRDefault="00A853BF" w:rsidP="00A853BF">
      <w:pPr>
        <w:pStyle w:val="Code"/>
      </w:pPr>
      <w:r w:rsidRPr="00903DBA">
        <w:t xml:space="preserve">int </w:t>
      </w:r>
      <w:r w:rsidRPr="00903DBA">
        <w:rPr>
          <w:rStyle w:val="KeyWord0"/>
        </w:rPr>
        <w:t>*p</w:t>
      </w:r>
      <w:r w:rsidRPr="00903DBA">
        <w:t xml:space="preserve">, </w:t>
      </w:r>
      <w:r w:rsidRPr="00903DBA">
        <w:rPr>
          <w:rStyle w:val="KeyWord0"/>
        </w:rPr>
        <w:t>*q</w:t>
      </w:r>
      <w:r w:rsidRPr="00903DBA">
        <w:t xml:space="preserve"> </w:t>
      </w:r>
      <w:r w:rsidRPr="00903DBA">
        <w:rPr>
          <w:rStyle w:val="KeyWord0"/>
        </w:rPr>
        <w:t>=</w:t>
      </w:r>
      <w:r w:rsidRPr="00903DBA">
        <w:t xml:space="preserve"> </w:t>
      </w:r>
      <w:r w:rsidRPr="00903DBA">
        <w:rPr>
          <w:rStyle w:val="KeyWord0"/>
        </w:rPr>
        <w:t>&amp;i</w:t>
      </w:r>
      <w:r w:rsidRPr="00903DBA">
        <w:t>;</w:t>
      </w:r>
    </w:p>
    <w:p w14:paraId="1EF03714" w14:textId="4AE2C9E1" w:rsidR="00A853BF" w:rsidRPr="00903DBA" w:rsidRDefault="009641C9" w:rsidP="00A853BF">
      <w:pPr>
        <w:pStyle w:val="Code"/>
      </w:pPr>
      <w:r w:rsidRPr="00903DBA">
        <w:t xml:space="preserve">long int </w:t>
      </w:r>
      <w:r w:rsidRPr="00903DBA">
        <w:rPr>
          <w:rStyle w:val="KeyWord0"/>
        </w:rPr>
        <w:t>value:</w:t>
      </w:r>
      <w:r w:rsidR="004D3890" w:rsidRPr="00903DBA">
        <w:rPr>
          <w:rStyle w:val="KeyWord0"/>
        </w:rPr>
        <w:t>7</w:t>
      </w:r>
      <w:r w:rsidR="004D3890" w:rsidRPr="00903DBA">
        <w:t>;</w:t>
      </w:r>
    </w:p>
    <w:p w14:paraId="63BABC64" w14:textId="5682AA64" w:rsidR="00005BD5" w:rsidRPr="00903DBA" w:rsidRDefault="00005BD5" w:rsidP="00005BD5">
      <w:r w:rsidRPr="00903DBA">
        <w:t>A declarator can be a simple variable, an array, or a function with old-style or new-style parameter list.</w:t>
      </w:r>
    </w:p>
    <w:p w14:paraId="4513A874" w14:textId="5412790D" w:rsidR="007126A2" w:rsidRPr="00903DBA" w:rsidRDefault="007126A2" w:rsidP="00566B7F">
      <w:pPr>
        <w:pStyle w:val="CodeHeader"/>
      </w:pPr>
      <w:proofErr w:type="spellStart"/>
      <w:r w:rsidRPr="00903DBA">
        <w:t>Declarator.cs</w:t>
      </w:r>
      <w:proofErr w:type="spellEnd"/>
    </w:p>
    <w:p w14:paraId="408209B8" w14:textId="77777777" w:rsidR="00566B7F" w:rsidRPr="00903DBA" w:rsidRDefault="00566B7F" w:rsidP="00566B7F">
      <w:pPr>
        <w:pStyle w:val="Code"/>
        <w:rPr>
          <w:highlight w:val="white"/>
        </w:rPr>
      </w:pPr>
      <w:r w:rsidRPr="00903DBA">
        <w:rPr>
          <w:highlight w:val="white"/>
        </w:rPr>
        <w:t>namespace CCompiler {</w:t>
      </w:r>
    </w:p>
    <w:p w14:paraId="57BBB979" w14:textId="77777777" w:rsidR="00566B7F" w:rsidRPr="00903DBA" w:rsidRDefault="00566B7F" w:rsidP="00566B7F">
      <w:pPr>
        <w:pStyle w:val="Code"/>
        <w:rPr>
          <w:highlight w:val="white"/>
        </w:rPr>
      </w:pPr>
      <w:r w:rsidRPr="00903DBA">
        <w:rPr>
          <w:highlight w:val="white"/>
        </w:rPr>
        <w:t xml:space="preserve">  public class Declarator {</w:t>
      </w:r>
    </w:p>
    <w:p w14:paraId="57C74ACC" w14:textId="77777777" w:rsidR="00566B7F" w:rsidRPr="00903DBA" w:rsidRDefault="00566B7F" w:rsidP="00566B7F">
      <w:pPr>
        <w:pStyle w:val="Code"/>
        <w:rPr>
          <w:highlight w:val="white"/>
        </w:rPr>
      </w:pPr>
      <w:r w:rsidRPr="00903DBA">
        <w:rPr>
          <w:highlight w:val="white"/>
        </w:rPr>
        <w:t xml:space="preserve">    private string m_name;</w:t>
      </w:r>
    </w:p>
    <w:p w14:paraId="138D46E8" w14:textId="77777777" w:rsidR="00566B7F" w:rsidRPr="00903DBA" w:rsidRDefault="00566B7F" w:rsidP="00566B7F">
      <w:pPr>
        <w:pStyle w:val="Code"/>
        <w:rPr>
          <w:highlight w:val="white"/>
        </w:rPr>
      </w:pPr>
      <w:r w:rsidRPr="00903DBA">
        <w:rPr>
          <w:highlight w:val="white"/>
        </w:rPr>
        <w:t xml:space="preserve">    private Type m_firstType, m_lastType;</w:t>
      </w:r>
    </w:p>
    <w:p w14:paraId="2DE6011B" w14:textId="77777777" w:rsidR="00566B7F" w:rsidRPr="00903DBA" w:rsidRDefault="00566B7F" w:rsidP="00566B7F">
      <w:pPr>
        <w:pStyle w:val="Code"/>
        <w:rPr>
          <w:highlight w:val="white"/>
        </w:rPr>
      </w:pPr>
    </w:p>
    <w:p w14:paraId="6BC545F1" w14:textId="77777777" w:rsidR="00566B7F" w:rsidRPr="00903DBA" w:rsidRDefault="00566B7F" w:rsidP="00566B7F">
      <w:pPr>
        <w:pStyle w:val="Code"/>
        <w:rPr>
          <w:highlight w:val="white"/>
        </w:rPr>
      </w:pPr>
      <w:r w:rsidRPr="00903DBA">
        <w:rPr>
          <w:highlight w:val="white"/>
        </w:rPr>
        <w:t xml:space="preserve">    public Declarator(string name) {</w:t>
      </w:r>
    </w:p>
    <w:p w14:paraId="0A19264A" w14:textId="0BD7F0B2" w:rsidR="00566B7F" w:rsidRPr="00903DBA" w:rsidRDefault="00566B7F" w:rsidP="00566B7F">
      <w:pPr>
        <w:pStyle w:val="Code"/>
        <w:rPr>
          <w:highlight w:val="white"/>
        </w:rPr>
      </w:pPr>
      <w:r w:rsidRPr="00903DBA">
        <w:rPr>
          <w:highlight w:val="white"/>
        </w:rPr>
        <w:t xml:space="preserve">      </w:t>
      </w:r>
      <w:r w:rsidR="005D04D1" w:rsidRPr="00903DBA">
        <w:rPr>
          <w:highlight w:val="white"/>
        </w:rPr>
        <w:t>m_n</w:t>
      </w:r>
      <w:r w:rsidRPr="00903DBA">
        <w:rPr>
          <w:highlight w:val="white"/>
        </w:rPr>
        <w:t>ame = name;</w:t>
      </w:r>
    </w:p>
    <w:p w14:paraId="01DEA28E" w14:textId="77777777" w:rsidR="00566B7F" w:rsidRPr="00903DBA" w:rsidRDefault="00566B7F" w:rsidP="00566B7F">
      <w:pPr>
        <w:pStyle w:val="Code"/>
        <w:rPr>
          <w:highlight w:val="white"/>
        </w:rPr>
      </w:pPr>
      <w:r w:rsidRPr="00903DBA">
        <w:rPr>
          <w:highlight w:val="white"/>
        </w:rPr>
        <w:t xml:space="preserve">    }</w:t>
      </w:r>
    </w:p>
    <w:p w14:paraId="550EC181" w14:textId="77777777" w:rsidR="00566B7F" w:rsidRPr="00903DBA" w:rsidRDefault="00566B7F" w:rsidP="00566B7F">
      <w:pPr>
        <w:pStyle w:val="Code"/>
        <w:rPr>
          <w:highlight w:val="white"/>
        </w:rPr>
      </w:pPr>
      <w:r w:rsidRPr="00903DBA">
        <w:rPr>
          <w:highlight w:val="white"/>
        </w:rPr>
        <w:t xml:space="preserve">  </w:t>
      </w:r>
    </w:p>
    <w:p w14:paraId="32225A3E" w14:textId="77777777" w:rsidR="00566B7F" w:rsidRPr="00903DBA" w:rsidRDefault="00566B7F" w:rsidP="00566B7F">
      <w:pPr>
        <w:pStyle w:val="Code"/>
        <w:rPr>
          <w:highlight w:val="white"/>
        </w:rPr>
      </w:pPr>
      <w:r w:rsidRPr="00903DBA">
        <w:rPr>
          <w:highlight w:val="white"/>
        </w:rPr>
        <w:t xml:space="preserve">    public string Name {</w:t>
      </w:r>
    </w:p>
    <w:p w14:paraId="6AECC7F9" w14:textId="77777777" w:rsidR="00566B7F" w:rsidRPr="00903DBA" w:rsidRDefault="00566B7F" w:rsidP="00566B7F">
      <w:pPr>
        <w:pStyle w:val="Code"/>
        <w:rPr>
          <w:highlight w:val="white"/>
        </w:rPr>
      </w:pPr>
      <w:r w:rsidRPr="00903DBA">
        <w:rPr>
          <w:highlight w:val="white"/>
        </w:rPr>
        <w:t xml:space="preserve">      get { return m_name; }</w:t>
      </w:r>
    </w:p>
    <w:p w14:paraId="18C0984A" w14:textId="77777777" w:rsidR="00566B7F" w:rsidRPr="00903DBA" w:rsidRDefault="00566B7F" w:rsidP="00566B7F">
      <w:pPr>
        <w:pStyle w:val="Code"/>
        <w:rPr>
          <w:highlight w:val="white"/>
        </w:rPr>
      </w:pPr>
      <w:r w:rsidRPr="00903DBA">
        <w:rPr>
          <w:highlight w:val="white"/>
        </w:rPr>
        <w:t xml:space="preserve">      set { m_name = value; }</w:t>
      </w:r>
    </w:p>
    <w:p w14:paraId="2F9F1A0A" w14:textId="77777777" w:rsidR="00566B7F" w:rsidRPr="00903DBA" w:rsidRDefault="00566B7F" w:rsidP="00566B7F">
      <w:pPr>
        <w:pStyle w:val="Code"/>
        <w:rPr>
          <w:highlight w:val="white"/>
        </w:rPr>
      </w:pPr>
      <w:r w:rsidRPr="00903DBA">
        <w:rPr>
          <w:highlight w:val="white"/>
        </w:rPr>
        <w:t xml:space="preserve">    }</w:t>
      </w:r>
    </w:p>
    <w:p w14:paraId="05B6AC3B" w14:textId="77777777" w:rsidR="00566B7F" w:rsidRPr="00903DBA" w:rsidRDefault="00566B7F" w:rsidP="00566B7F">
      <w:pPr>
        <w:pStyle w:val="Code"/>
        <w:rPr>
          <w:highlight w:val="white"/>
        </w:rPr>
      </w:pPr>
    </w:p>
    <w:p w14:paraId="4BFA088F" w14:textId="77777777" w:rsidR="00566B7F" w:rsidRPr="00903DBA" w:rsidRDefault="00566B7F" w:rsidP="00566B7F">
      <w:pPr>
        <w:pStyle w:val="Code"/>
        <w:rPr>
          <w:highlight w:val="white"/>
        </w:rPr>
      </w:pPr>
      <w:r w:rsidRPr="00903DBA">
        <w:rPr>
          <w:highlight w:val="white"/>
        </w:rPr>
        <w:t xml:space="preserve">    public Type Type {</w:t>
      </w:r>
    </w:p>
    <w:p w14:paraId="52272778" w14:textId="77777777" w:rsidR="00566B7F" w:rsidRPr="00903DBA" w:rsidRDefault="00566B7F" w:rsidP="00566B7F">
      <w:pPr>
        <w:pStyle w:val="Code"/>
        <w:rPr>
          <w:highlight w:val="white"/>
        </w:rPr>
      </w:pPr>
      <w:r w:rsidRPr="00903DBA">
        <w:rPr>
          <w:highlight w:val="white"/>
        </w:rPr>
        <w:t xml:space="preserve">      get { return m_firstType; }</w:t>
      </w:r>
    </w:p>
    <w:p w14:paraId="43221869" w14:textId="77777777" w:rsidR="00566B7F" w:rsidRPr="00903DBA" w:rsidRDefault="00566B7F" w:rsidP="00566B7F">
      <w:pPr>
        <w:pStyle w:val="Code"/>
        <w:rPr>
          <w:highlight w:val="white"/>
        </w:rPr>
      </w:pPr>
      <w:r w:rsidRPr="00903DBA">
        <w:rPr>
          <w:highlight w:val="white"/>
        </w:rPr>
        <w:t xml:space="preserve">    }</w:t>
      </w:r>
    </w:p>
    <w:p w14:paraId="3C2AAD70" w14:textId="1E9FEE60" w:rsidR="00566B7F" w:rsidRPr="00903DBA" w:rsidRDefault="008175BD" w:rsidP="008175BD">
      <w:pPr>
        <w:rPr>
          <w:highlight w:val="white"/>
        </w:rPr>
      </w:pPr>
      <w:r w:rsidRPr="00903DBA">
        <w:rPr>
          <w:highlight w:val="white"/>
        </w:rPr>
        <w:t>If we add a type to the declarator where there is no previous type, we set both the first and last type to that type.</w:t>
      </w:r>
    </w:p>
    <w:p w14:paraId="4C4C8425" w14:textId="78AE4828" w:rsidR="00566B7F" w:rsidRPr="00903DBA" w:rsidRDefault="00566B7F" w:rsidP="00566B7F">
      <w:pPr>
        <w:pStyle w:val="Code"/>
        <w:rPr>
          <w:highlight w:val="white"/>
        </w:rPr>
      </w:pPr>
      <w:r w:rsidRPr="00903DBA">
        <w:rPr>
          <w:highlight w:val="white"/>
        </w:rPr>
        <w:t xml:space="preserve">    public void Add(</w:t>
      </w:r>
      <w:r w:rsidR="00F7018E" w:rsidRPr="00903DBA">
        <w:rPr>
          <w:highlight w:val="white"/>
        </w:rPr>
        <w:t>Type</w:t>
      </w:r>
      <w:r w:rsidRPr="00903DBA">
        <w:rPr>
          <w:highlight w:val="white"/>
        </w:rPr>
        <w:t xml:space="preserve"> </w:t>
      </w:r>
      <w:r w:rsidR="00F7018E" w:rsidRPr="00903DBA">
        <w:rPr>
          <w:highlight w:val="white"/>
        </w:rPr>
        <w:t>newType</w:t>
      </w:r>
      <w:r w:rsidRPr="00903DBA">
        <w:rPr>
          <w:highlight w:val="white"/>
        </w:rPr>
        <w:t>) {</w:t>
      </w:r>
    </w:p>
    <w:p w14:paraId="2E764CD8" w14:textId="77777777" w:rsidR="00566B7F" w:rsidRPr="00903DBA" w:rsidRDefault="00566B7F" w:rsidP="00566B7F">
      <w:pPr>
        <w:pStyle w:val="Code"/>
        <w:rPr>
          <w:highlight w:val="white"/>
        </w:rPr>
      </w:pPr>
      <w:r w:rsidRPr="00903DBA">
        <w:rPr>
          <w:highlight w:val="white"/>
        </w:rPr>
        <w:t xml:space="preserve">      if (m_firstType == null) {</w:t>
      </w:r>
    </w:p>
    <w:p w14:paraId="0B6EC64D" w14:textId="26140FF9" w:rsidR="00566B7F" w:rsidRPr="00903DBA" w:rsidRDefault="00566B7F" w:rsidP="00566B7F">
      <w:pPr>
        <w:pStyle w:val="Code"/>
        <w:rPr>
          <w:highlight w:val="white"/>
        </w:rPr>
      </w:pPr>
      <w:r w:rsidRPr="00903DBA">
        <w:rPr>
          <w:highlight w:val="white"/>
        </w:rPr>
        <w:t xml:space="preserve">        m_firstType = m_lastType = </w:t>
      </w:r>
      <w:r w:rsidR="00F7018E" w:rsidRPr="00903DBA">
        <w:rPr>
          <w:highlight w:val="white"/>
        </w:rPr>
        <w:t>newType</w:t>
      </w:r>
      <w:r w:rsidRPr="00903DBA">
        <w:rPr>
          <w:highlight w:val="white"/>
        </w:rPr>
        <w:t>;</w:t>
      </w:r>
    </w:p>
    <w:p w14:paraId="33BA248E" w14:textId="77777777" w:rsidR="00566B7F" w:rsidRPr="00903DBA" w:rsidRDefault="00566B7F" w:rsidP="00566B7F">
      <w:pPr>
        <w:pStyle w:val="Code"/>
        <w:rPr>
          <w:highlight w:val="white"/>
        </w:rPr>
      </w:pPr>
      <w:r w:rsidRPr="00903DBA">
        <w:rPr>
          <w:highlight w:val="white"/>
        </w:rPr>
        <w:t xml:space="preserve">      }</w:t>
      </w:r>
    </w:p>
    <w:p w14:paraId="0719385A" w14:textId="77777777" w:rsidR="00566B7F" w:rsidRPr="00903DBA" w:rsidRDefault="00566B7F" w:rsidP="00566B7F">
      <w:pPr>
        <w:pStyle w:val="Code"/>
        <w:rPr>
          <w:highlight w:val="white"/>
        </w:rPr>
      </w:pPr>
      <w:r w:rsidRPr="00903DBA">
        <w:rPr>
          <w:highlight w:val="white"/>
        </w:rPr>
        <w:t xml:space="preserve">      else {</w:t>
      </w:r>
    </w:p>
    <w:p w14:paraId="6D938339" w14:textId="4592C813" w:rsidR="00566B7F" w:rsidRPr="00903DBA" w:rsidRDefault="00566B7F" w:rsidP="00566B7F">
      <w:pPr>
        <w:pStyle w:val="Code"/>
        <w:rPr>
          <w:highlight w:val="white"/>
        </w:rPr>
      </w:pPr>
      <w:r w:rsidRPr="00903DBA">
        <w:rPr>
          <w:highlight w:val="white"/>
        </w:rPr>
        <w:t xml:space="preserve">        switch (m_lastType.Sort) {</w:t>
      </w:r>
    </w:p>
    <w:p w14:paraId="2B125486" w14:textId="66D0A57A" w:rsidR="00AA39D4" w:rsidRPr="00903DBA" w:rsidRDefault="00AA39D4" w:rsidP="00AA39D4">
      <w:pPr>
        <w:rPr>
          <w:highlight w:val="white"/>
        </w:rPr>
      </w:pPr>
      <w:r w:rsidRPr="00903DBA">
        <w:rPr>
          <w:highlight w:val="white"/>
        </w:rPr>
        <w:t>If the last</w:t>
      </w:r>
      <w:r w:rsidR="00F7018E" w:rsidRPr="00903DBA">
        <w:rPr>
          <w:highlight w:val="white"/>
        </w:rPr>
        <w:t xml:space="preserve"> type</w:t>
      </w:r>
      <w:r w:rsidRPr="00903DBA">
        <w:rPr>
          <w:highlight w:val="white"/>
        </w:rPr>
        <w:t xml:space="preserve"> of the declarator is a pointer, we set it to point at the new </w:t>
      </w:r>
      <w:r w:rsidR="00F7018E" w:rsidRPr="00903DBA">
        <w:rPr>
          <w:highlight w:val="white"/>
        </w:rPr>
        <w:t>type</w:t>
      </w:r>
      <w:r w:rsidRPr="00903DBA">
        <w:rPr>
          <w:highlight w:val="white"/>
        </w:rPr>
        <w:t>.</w:t>
      </w:r>
    </w:p>
    <w:p w14:paraId="4F1E1A31" w14:textId="77777777" w:rsidR="00566B7F" w:rsidRPr="00903DBA" w:rsidRDefault="00566B7F" w:rsidP="00566B7F">
      <w:pPr>
        <w:pStyle w:val="Code"/>
        <w:rPr>
          <w:highlight w:val="white"/>
        </w:rPr>
      </w:pPr>
      <w:r w:rsidRPr="00903DBA">
        <w:rPr>
          <w:highlight w:val="white"/>
        </w:rPr>
        <w:t xml:space="preserve">          case Sort.Pointer:</w:t>
      </w:r>
    </w:p>
    <w:p w14:paraId="50DFA6A3" w14:textId="31B28869" w:rsidR="00566B7F" w:rsidRPr="00903DBA" w:rsidRDefault="00566B7F" w:rsidP="00566B7F">
      <w:pPr>
        <w:pStyle w:val="Code"/>
        <w:rPr>
          <w:highlight w:val="white"/>
        </w:rPr>
      </w:pPr>
      <w:r w:rsidRPr="00903DBA">
        <w:rPr>
          <w:highlight w:val="white"/>
        </w:rPr>
        <w:t xml:space="preserve">            m_lastType.PointerType = </w:t>
      </w:r>
      <w:r w:rsidR="00F7018E" w:rsidRPr="00903DBA">
        <w:rPr>
          <w:highlight w:val="white"/>
        </w:rPr>
        <w:t>newType</w:t>
      </w:r>
      <w:r w:rsidRPr="00903DBA">
        <w:rPr>
          <w:highlight w:val="white"/>
        </w:rPr>
        <w:t>;</w:t>
      </w:r>
    </w:p>
    <w:p w14:paraId="2F089714" w14:textId="7BE4A9B2"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7798A843" w14:textId="77777777" w:rsidR="00566B7F" w:rsidRPr="00903DBA" w:rsidRDefault="00566B7F" w:rsidP="00566B7F">
      <w:pPr>
        <w:pStyle w:val="Code"/>
        <w:rPr>
          <w:highlight w:val="white"/>
        </w:rPr>
      </w:pPr>
      <w:r w:rsidRPr="00903DBA">
        <w:rPr>
          <w:highlight w:val="white"/>
        </w:rPr>
        <w:t xml:space="preserve">            break;</w:t>
      </w:r>
    </w:p>
    <w:p w14:paraId="367C15EA" w14:textId="319FD93C" w:rsidR="00566B7F" w:rsidRPr="00903DBA" w:rsidRDefault="00AA39D4" w:rsidP="00AA39D4">
      <w:pPr>
        <w:rPr>
          <w:highlight w:val="white"/>
        </w:rPr>
      </w:pPr>
      <w:r w:rsidRPr="00903DBA">
        <w:rPr>
          <w:highlight w:val="white"/>
        </w:rPr>
        <w:lastRenderedPageBreak/>
        <w:t xml:space="preserve">If the last </w:t>
      </w:r>
      <w:r w:rsidR="00F7018E" w:rsidRPr="00903DBA">
        <w:rPr>
          <w:highlight w:val="white"/>
        </w:rPr>
        <w:t>type</w:t>
      </w:r>
      <w:r w:rsidRPr="00903DBA">
        <w:rPr>
          <w:highlight w:val="white"/>
        </w:rPr>
        <w:t xml:space="preserve"> of the declarator is a</w:t>
      </w:r>
      <w:r w:rsidR="002D5806" w:rsidRPr="00903DBA">
        <w:rPr>
          <w:highlight w:val="white"/>
        </w:rPr>
        <w:t>n</w:t>
      </w:r>
      <w:r w:rsidRPr="00903DBA">
        <w:rPr>
          <w:highlight w:val="white"/>
        </w:rPr>
        <w:t xml:space="preserve"> </w:t>
      </w:r>
      <w:r w:rsidR="004E1F7A" w:rsidRPr="00903DBA">
        <w:rPr>
          <w:highlight w:val="white"/>
        </w:rPr>
        <w:t>array</w:t>
      </w:r>
      <w:r w:rsidRPr="00903DBA">
        <w:rPr>
          <w:highlight w:val="white"/>
        </w:rPr>
        <w:t xml:space="preserve">, we set </w:t>
      </w:r>
      <w:r w:rsidR="00184C4A" w:rsidRPr="00903DBA">
        <w:rPr>
          <w:highlight w:val="white"/>
        </w:rPr>
        <w:t xml:space="preserve">the </w:t>
      </w:r>
      <w:r w:rsidR="004E1F7A" w:rsidRPr="00903DBA">
        <w:rPr>
          <w:highlight w:val="white"/>
        </w:rPr>
        <w:t xml:space="preserve">type of the </w:t>
      </w:r>
      <w:r w:rsidR="00184C4A" w:rsidRPr="00903DBA">
        <w:rPr>
          <w:highlight w:val="white"/>
        </w:rPr>
        <w:t xml:space="preserve">array to be the new </w:t>
      </w:r>
      <w:r w:rsidR="00F7018E" w:rsidRPr="00903DBA">
        <w:rPr>
          <w:highlight w:val="white"/>
        </w:rPr>
        <w:t>type</w:t>
      </w:r>
      <w:r w:rsidR="00184C4A" w:rsidRPr="00903DBA">
        <w:rPr>
          <w:highlight w:val="white"/>
        </w:rPr>
        <w:t xml:space="preserve">. </w:t>
      </w:r>
      <w:r w:rsidR="00FD3D82" w:rsidRPr="00903DBA">
        <w:rPr>
          <w:highlight w:val="white"/>
        </w:rPr>
        <w:t xml:space="preserve">However, </w:t>
      </w:r>
      <w:r w:rsidR="00184C4A" w:rsidRPr="00903DBA">
        <w:rPr>
          <w:highlight w:val="white"/>
        </w:rPr>
        <w:t xml:space="preserve">the array must be complete; that is, it </w:t>
      </w:r>
      <w:r w:rsidR="00B869BC" w:rsidRPr="00903DBA">
        <w:rPr>
          <w:highlight w:val="white"/>
        </w:rPr>
        <w:t>must have a stated size.</w:t>
      </w:r>
      <w:r w:rsidR="002D5806" w:rsidRPr="00903DBA">
        <w:rPr>
          <w:highlight w:val="white"/>
        </w:rPr>
        <w:t xml:space="preserve"> </w:t>
      </w:r>
      <w:r w:rsidR="00FD3D82" w:rsidRPr="00903DBA">
        <w:rPr>
          <w:highlight w:val="white"/>
        </w:rPr>
        <w:t>Moreover, t</w:t>
      </w:r>
      <w:r w:rsidR="002D5806" w:rsidRPr="00903DBA">
        <w:rPr>
          <w:highlight w:val="white"/>
        </w:rPr>
        <w:t xml:space="preserve">he new type cannot be a </w:t>
      </w:r>
      <w:proofErr w:type="gramStart"/>
      <w:r w:rsidR="002D5806" w:rsidRPr="00903DBA">
        <w:rPr>
          <w:highlight w:val="white"/>
        </w:rPr>
        <w:t>function, since</w:t>
      </w:r>
      <w:proofErr w:type="gramEnd"/>
      <w:r w:rsidR="002D5806" w:rsidRPr="00903DBA">
        <w:rPr>
          <w:highlight w:val="white"/>
        </w:rPr>
        <w:t xml:space="preserve"> arrays of functions are not allowed.</w:t>
      </w:r>
    </w:p>
    <w:p w14:paraId="51618A59" w14:textId="77777777" w:rsidR="00566B7F" w:rsidRPr="00903DBA" w:rsidRDefault="00566B7F" w:rsidP="00566B7F">
      <w:pPr>
        <w:pStyle w:val="Code"/>
        <w:rPr>
          <w:highlight w:val="white"/>
        </w:rPr>
      </w:pPr>
      <w:r w:rsidRPr="00903DBA">
        <w:rPr>
          <w:highlight w:val="white"/>
        </w:rPr>
        <w:t xml:space="preserve">          case Sort.Array:</w:t>
      </w:r>
    </w:p>
    <w:p w14:paraId="1F492B0E" w14:textId="3CF2DDEE"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.IsComplete(),</w:t>
      </w:r>
    </w:p>
    <w:p w14:paraId="26055818" w14:textId="4B575A05" w:rsidR="00566B7F" w:rsidRPr="00903DBA" w:rsidRDefault="00566B7F" w:rsidP="00566B7F">
      <w:pPr>
        <w:pStyle w:val="Code"/>
        <w:rPr>
          <w:highlight w:val="white"/>
        </w:rPr>
      </w:pPr>
      <w:r w:rsidRPr="00903DBA">
        <w:rPr>
          <w:highlight w:val="white"/>
        </w:rPr>
        <w:t xml:space="preserve">                         Message.Array_of_incomplete_</w:t>
      </w:r>
      <w:r w:rsidR="00611B03" w:rsidRPr="00903DBA">
        <w:rPr>
          <w:highlight w:val="white"/>
        </w:rPr>
        <w:t>t</w:t>
      </w:r>
      <w:r w:rsidR="00F7018E" w:rsidRPr="00903DBA">
        <w:rPr>
          <w:highlight w:val="white"/>
        </w:rPr>
        <w:t>ype</w:t>
      </w:r>
      <w:r w:rsidRPr="00903DBA">
        <w:rPr>
          <w:highlight w:val="white"/>
        </w:rPr>
        <w:t>_not_allowed);</w:t>
      </w:r>
    </w:p>
    <w:p w14:paraId="17CE3D9F" w14:textId="6F0E34AF"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36114971" w14:textId="4104A16F" w:rsidR="00566B7F" w:rsidRPr="00903DBA" w:rsidRDefault="00566B7F" w:rsidP="00566B7F">
      <w:pPr>
        <w:pStyle w:val="Code"/>
        <w:rPr>
          <w:highlight w:val="white"/>
        </w:rPr>
      </w:pPr>
      <w:r w:rsidRPr="00903DBA">
        <w:rPr>
          <w:highlight w:val="white"/>
        </w:rPr>
        <w:t xml:space="preserve">                         Message.Array_of_function_not_allowed);</w:t>
      </w:r>
    </w:p>
    <w:p w14:paraId="503B3AC8" w14:textId="4140BCF2" w:rsidR="00566B7F" w:rsidRPr="00903DBA" w:rsidRDefault="00566B7F" w:rsidP="00566B7F">
      <w:pPr>
        <w:pStyle w:val="Code"/>
        <w:rPr>
          <w:highlight w:val="white"/>
        </w:rPr>
      </w:pPr>
      <w:r w:rsidRPr="00903DBA">
        <w:rPr>
          <w:highlight w:val="white"/>
        </w:rPr>
        <w:t xml:space="preserve">            m_lastType.ArrayType = </w:t>
      </w:r>
      <w:r w:rsidR="00F7018E" w:rsidRPr="00903DBA">
        <w:rPr>
          <w:highlight w:val="white"/>
        </w:rPr>
        <w:t>newType</w:t>
      </w:r>
      <w:r w:rsidRPr="00903DBA">
        <w:rPr>
          <w:highlight w:val="white"/>
        </w:rPr>
        <w:t>;</w:t>
      </w:r>
    </w:p>
    <w:p w14:paraId="0B4AF67B" w14:textId="10060D44"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3EAF7C33" w14:textId="77777777" w:rsidR="00566B7F" w:rsidRPr="00903DBA" w:rsidRDefault="00566B7F" w:rsidP="00566B7F">
      <w:pPr>
        <w:pStyle w:val="Code"/>
        <w:rPr>
          <w:highlight w:val="white"/>
        </w:rPr>
      </w:pPr>
      <w:r w:rsidRPr="00903DBA">
        <w:rPr>
          <w:highlight w:val="white"/>
        </w:rPr>
        <w:t xml:space="preserve">            break;</w:t>
      </w:r>
    </w:p>
    <w:p w14:paraId="6D3C8D96" w14:textId="5230C6D0" w:rsidR="00566B7F" w:rsidRPr="00903DBA" w:rsidRDefault="002D5806" w:rsidP="002D5806">
      <w:pPr>
        <w:rPr>
          <w:highlight w:val="white"/>
        </w:rPr>
      </w:pPr>
      <w:r w:rsidRPr="00903DBA">
        <w:rPr>
          <w:highlight w:val="white"/>
        </w:rPr>
        <w:t xml:space="preserve">If the last type of the declarator </w:t>
      </w:r>
      <w:r w:rsidR="00C72F1F" w:rsidRPr="00903DBA">
        <w:rPr>
          <w:highlight w:val="white"/>
        </w:rPr>
        <w:t>is a function, set the return type of the function to be the new type.</w:t>
      </w:r>
      <w:r w:rsidR="00FD3D82" w:rsidRPr="00903DBA">
        <w:rPr>
          <w:highlight w:val="white"/>
        </w:rPr>
        <w:t xml:space="preserve"> However, the new type cannot be an array</w:t>
      </w:r>
      <w:r w:rsidR="002972A6" w:rsidRPr="00903DBA">
        <w:rPr>
          <w:highlight w:val="white"/>
        </w:rPr>
        <w:t xml:space="preserve"> or a </w:t>
      </w:r>
      <w:proofErr w:type="gramStart"/>
      <w:r w:rsidR="002972A6" w:rsidRPr="00903DBA">
        <w:rPr>
          <w:highlight w:val="white"/>
        </w:rPr>
        <w:t>function</w:t>
      </w:r>
      <w:r w:rsidR="00FD3D82" w:rsidRPr="00903DBA">
        <w:rPr>
          <w:highlight w:val="white"/>
        </w:rPr>
        <w:t>, since</w:t>
      </w:r>
      <w:proofErr w:type="gramEnd"/>
      <w:r w:rsidR="00FD3D82" w:rsidRPr="00903DBA">
        <w:rPr>
          <w:highlight w:val="white"/>
        </w:rPr>
        <w:t xml:space="preserve"> </w:t>
      </w:r>
      <w:r w:rsidR="00D11059" w:rsidRPr="00903DBA">
        <w:rPr>
          <w:highlight w:val="white"/>
        </w:rPr>
        <w:t>function</w:t>
      </w:r>
      <w:r w:rsidR="002972A6" w:rsidRPr="00903DBA">
        <w:rPr>
          <w:highlight w:val="white"/>
        </w:rPr>
        <w:t>s are</w:t>
      </w:r>
      <w:r w:rsidR="00D11059" w:rsidRPr="00903DBA">
        <w:rPr>
          <w:highlight w:val="white"/>
        </w:rPr>
        <w:t xml:space="preserve"> not allowed to return an array</w:t>
      </w:r>
      <w:r w:rsidR="002972A6" w:rsidRPr="00903DBA">
        <w:rPr>
          <w:highlight w:val="white"/>
        </w:rPr>
        <w:t>s or functions.</w:t>
      </w:r>
    </w:p>
    <w:p w14:paraId="4710A442" w14:textId="77777777" w:rsidR="00566B7F" w:rsidRPr="00903DBA" w:rsidRDefault="00566B7F" w:rsidP="00566B7F">
      <w:pPr>
        <w:pStyle w:val="Code"/>
        <w:rPr>
          <w:highlight w:val="white"/>
        </w:rPr>
      </w:pPr>
      <w:r w:rsidRPr="00903DBA">
        <w:rPr>
          <w:highlight w:val="white"/>
        </w:rPr>
        <w:t xml:space="preserve">          case Sort.Function:</w:t>
      </w:r>
    </w:p>
    <w:p w14:paraId="60279BE9" w14:textId="15CF93D2" w:rsidR="00566B7F"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.IsArray(),</w:t>
      </w:r>
    </w:p>
    <w:p w14:paraId="647A600D" w14:textId="0C46F617" w:rsidR="00566B7F" w:rsidRPr="00903DBA" w:rsidRDefault="00566B7F" w:rsidP="00566B7F">
      <w:pPr>
        <w:pStyle w:val="Code"/>
        <w:rPr>
          <w:highlight w:val="white"/>
        </w:rPr>
      </w:pPr>
      <w:r w:rsidRPr="00903DBA">
        <w:rPr>
          <w:highlight w:val="white"/>
        </w:rPr>
        <w:t xml:space="preserve">                         Message.Function_cannot_return_array);</w:t>
      </w:r>
    </w:p>
    <w:p w14:paraId="16053DC7" w14:textId="14DFBD77" w:rsidR="00E0239C" w:rsidRPr="00903DBA" w:rsidRDefault="00566B7F" w:rsidP="00566B7F">
      <w:pPr>
        <w:pStyle w:val="Code"/>
        <w:rPr>
          <w:highlight w:val="white"/>
        </w:rPr>
      </w:pPr>
      <w:r w:rsidRPr="00903DBA">
        <w:rPr>
          <w:highlight w:val="white"/>
        </w:rPr>
        <w:t xml:space="preserve">            Assert.Error(!</w:t>
      </w:r>
      <w:r w:rsidR="00F7018E" w:rsidRPr="00903DBA">
        <w:rPr>
          <w:highlight w:val="white"/>
        </w:rPr>
        <w:t>newType</w:t>
      </w:r>
      <w:r w:rsidRPr="00903DBA">
        <w:rPr>
          <w:highlight w:val="white"/>
        </w:rPr>
        <w:t>.IsFunction(),</w:t>
      </w:r>
    </w:p>
    <w:p w14:paraId="45C3B807" w14:textId="25AF1150" w:rsidR="00566B7F" w:rsidRPr="00903DBA" w:rsidRDefault="00E0239C" w:rsidP="00566B7F">
      <w:pPr>
        <w:pStyle w:val="Code"/>
        <w:rPr>
          <w:highlight w:val="white"/>
        </w:rPr>
      </w:pPr>
      <w:r w:rsidRPr="00903DBA">
        <w:rPr>
          <w:highlight w:val="white"/>
        </w:rPr>
        <w:t xml:space="preserve">                         </w:t>
      </w:r>
      <w:r w:rsidR="00566B7F" w:rsidRPr="00903DBA">
        <w:rPr>
          <w:highlight w:val="white"/>
        </w:rPr>
        <w:t>Message.Function_cannot_return_function);</w:t>
      </w:r>
    </w:p>
    <w:p w14:paraId="0077AE34" w14:textId="136CF560" w:rsidR="00566B7F" w:rsidRPr="00903DBA" w:rsidRDefault="00566B7F" w:rsidP="00566B7F">
      <w:pPr>
        <w:pStyle w:val="Code"/>
        <w:rPr>
          <w:highlight w:val="white"/>
        </w:rPr>
      </w:pPr>
      <w:r w:rsidRPr="00903DBA">
        <w:rPr>
          <w:highlight w:val="white"/>
        </w:rPr>
        <w:t xml:space="preserve">            m_lastType.ReturnType = </w:t>
      </w:r>
      <w:r w:rsidR="00F7018E" w:rsidRPr="00903DBA">
        <w:rPr>
          <w:highlight w:val="white"/>
        </w:rPr>
        <w:t>newType</w:t>
      </w:r>
      <w:r w:rsidRPr="00903DBA">
        <w:rPr>
          <w:highlight w:val="white"/>
        </w:rPr>
        <w:t>;</w:t>
      </w:r>
    </w:p>
    <w:p w14:paraId="0A62A336" w14:textId="78548A53" w:rsidR="00566B7F" w:rsidRPr="00903DBA" w:rsidRDefault="00566B7F" w:rsidP="00566B7F">
      <w:pPr>
        <w:pStyle w:val="Code"/>
        <w:rPr>
          <w:highlight w:val="white"/>
        </w:rPr>
      </w:pPr>
      <w:r w:rsidRPr="00903DBA">
        <w:rPr>
          <w:highlight w:val="white"/>
        </w:rPr>
        <w:t xml:space="preserve">            m_lastType = </w:t>
      </w:r>
      <w:r w:rsidR="00F7018E" w:rsidRPr="00903DBA">
        <w:rPr>
          <w:highlight w:val="white"/>
        </w:rPr>
        <w:t>newType</w:t>
      </w:r>
      <w:r w:rsidRPr="00903DBA">
        <w:rPr>
          <w:highlight w:val="white"/>
        </w:rPr>
        <w:t>;</w:t>
      </w:r>
    </w:p>
    <w:p w14:paraId="051C0971" w14:textId="77777777" w:rsidR="00566B7F" w:rsidRPr="00903DBA" w:rsidRDefault="00566B7F" w:rsidP="00566B7F">
      <w:pPr>
        <w:pStyle w:val="Code"/>
        <w:rPr>
          <w:highlight w:val="white"/>
        </w:rPr>
      </w:pPr>
      <w:r w:rsidRPr="00903DBA">
        <w:rPr>
          <w:highlight w:val="white"/>
        </w:rPr>
        <w:t xml:space="preserve">            break;</w:t>
      </w:r>
    </w:p>
    <w:p w14:paraId="1FA2E338" w14:textId="77777777" w:rsidR="00566B7F" w:rsidRPr="00903DBA" w:rsidRDefault="00566B7F" w:rsidP="00566B7F">
      <w:pPr>
        <w:pStyle w:val="Code"/>
        <w:rPr>
          <w:highlight w:val="white"/>
        </w:rPr>
      </w:pPr>
      <w:r w:rsidRPr="00903DBA">
        <w:rPr>
          <w:highlight w:val="white"/>
        </w:rPr>
        <w:t xml:space="preserve">        }</w:t>
      </w:r>
    </w:p>
    <w:p w14:paraId="46F3AF27" w14:textId="77777777" w:rsidR="00566B7F" w:rsidRPr="00903DBA" w:rsidRDefault="00566B7F" w:rsidP="00566B7F">
      <w:pPr>
        <w:pStyle w:val="Code"/>
        <w:rPr>
          <w:highlight w:val="white"/>
        </w:rPr>
      </w:pPr>
      <w:r w:rsidRPr="00903DBA">
        <w:rPr>
          <w:highlight w:val="white"/>
        </w:rPr>
        <w:t xml:space="preserve">      }</w:t>
      </w:r>
    </w:p>
    <w:p w14:paraId="0D933829" w14:textId="77777777" w:rsidR="00566B7F" w:rsidRPr="00903DBA" w:rsidRDefault="00566B7F" w:rsidP="00566B7F">
      <w:pPr>
        <w:pStyle w:val="Code"/>
        <w:rPr>
          <w:highlight w:val="white"/>
        </w:rPr>
      </w:pPr>
      <w:r w:rsidRPr="00903DBA">
        <w:rPr>
          <w:highlight w:val="white"/>
        </w:rPr>
        <w:t xml:space="preserve">    }</w:t>
      </w:r>
    </w:p>
    <w:p w14:paraId="63DE358A" w14:textId="77777777" w:rsidR="00566B7F" w:rsidRPr="00903DBA" w:rsidRDefault="00566B7F" w:rsidP="00566B7F">
      <w:pPr>
        <w:pStyle w:val="Code"/>
        <w:rPr>
          <w:highlight w:val="white"/>
        </w:rPr>
      </w:pPr>
      <w:r w:rsidRPr="00903DBA">
        <w:rPr>
          <w:highlight w:val="white"/>
        </w:rPr>
        <w:t xml:space="preserve">  }</w:t>
      </w:r>
    </w:p>
    <w:p w14:paraId="1AE550A0" w14:textId="77777777" w:rsidR="00067453" w:rsidRPr="00903DBA" w:rsidRDefault="00566B7F" w:rsidP="00067453">
      <w:pPr>
        <w:pStyle w:val="Code"/>
      </w:pPr>
      <w:r w:rsidRPr="00903DBA">
        <w:rPr>
          <w:highlight w:val="white"/>
        </w:rPr>
        <w:t>}</w:t>
      </w:r>
    </w:p>
    <w:p w14:paraId="370E962A" w14:textId="220E5526" w:rsidR="007126A2" w:rsidRPr="00903DBA" w:rsidRDefault="00E0239C" w:rsidP="00067453">
      <w:pPr>
        <w:pStyle w:val="Rubrik1"/>
      </w:pPr>
      <w:bookmarkStart w:id="191" w:name="_Toc57656041"/>
      <w:r w:rsidRPr="00903DBA">
        <w:lastRenderedPageBreak/>
        <w:t>The Symbol Table</w:t>
      </w:r>
      <w:bookmarkEnd w:id="191"/>
    </w:p>
    <w:p w14:paraId="4A71480E" w14:textId="44A50626" w:rsidR="0050082D" w:rsidRPr="00903DBA" w:rsidRDefault="00B634C7" w:rsidP="00CE158A">
      <w:r w:rsidRPr="00903DBA">
        <w:t xml:space="preserve">The symbol table keeps track of the values, types, functions, and variables of the code, variables defined by the programmer and well as temporary variables introduced by the compiler. It </w:t>
      </w:r>
      <w:r w:rsidR="00F631F0" w:rsidRPr="00903DBA">
        <w:t xml:space="preserve">also </w:t>
      </w:r>
      <w:r w:rsidR="0084607F" w:rsidRPr="00903DBA">
        <w:t>h</w:t>
      </w:r>
      <w:r w:rsidR="00CE158A" w:rsidRPr="00903DBA">
        <w:t>old</w:t>
      </w:r>
      <w:r w:rsidR="0084607F" w:rsidRPr="00903DBA">
        <w:t>s</w:t>
      </w:r>
      <w:r w:rsidR="00CE158A" w:rsidRPr="00903DBA">
        <w:t xml:space="preserve"> </w:t>
      </w:r>
      <w:r w:rsidR="0084607F" w:rsidRPr="00903DBA">
        <w:t>st</w:t>
      </w:r>
      <w:r w:rsidR="00CE158A" w:rsidRPr="00903DBA">
        <w:t>ruct and union tags</w:t>
      </w:r>
      <w:r w:rsidR="009903D0" w:rsidRPr="00903DBA">
        <w:t xml:space="preserve"> (</w:t>
      </w:r>
      <w:r w:rsidR="00CE158A" w:rsidRPr="00903DBA">
        <w:t>enumeration</w:t>
      </w:r>
      <w:r w:rsidR="009903D0" w:rsidRPr="00903DBA">
        <w:t>s have no</w:t>
      </w:r>
      <w:r w:rsidR="00CE158A" w:rsidRPr="00903DBA">
        <w:t xml:space="preserve"> tags</w:t>
      </w:r>
      <w:r w:rsidR="009903D0" w:rsidRPr="00903DBA">
        <w:t>)</w:t>
      </w:r>
      <w:r w:rsidR="00CE158A" w:rsidRPr="00903DBA">
        <w:t xml:space="preserve">. </w:t>
      </w:r>
      <w:r w:rsidR="00033A0C" w:rsidRPr="00903DBA">
        <w:t xml:space="preserve">There are </w:t>
      </w:r>
      <w:proofErr w:type="gramStart"/>
      <w:r w:rsidR="00033A0C" w:rsidRPr="00903DBA">
        <w:t>actually several</w:t>
      </w:r>
      <w:proofErr w:type="gramEnd"/>
      <w:r w:rsidR="00033A0C" w:rsidRPr="00903DBA">
        <w:t xml:space="preserve"> symbol tables. </w:t>
      </w:r>
      <w:r w:rsidR="00333897" w:rsidRPr="00903DBA">
        <w:t>There are symbol tables</w:t>
      </w:r>
      <w:r w:rsidR="00033A0C" w:rsidRPr="00903DBA">
        <w:t xml:space="preserve"> f</w:t>
      </w:r>
      <w:r w:rsidR="00CE158A" w:rsidRPr="00903DBA">
        <w:t xml:space="preserve">or the global space, for each function, for each block in </w:t>
      </w:r>
      <w:r w:rsidR="00333897" w:rsidRPr="00903DBA">
        <w:t>the</w:t>
      </w:r>
      <w:r w:rsidR="00CE158A" w:rsidRPr="00903DBA">
        <w:t xml:space="preserve"> function</w:t>
      </w:r>
      <w:r w:rsidR="00333897" w:rsidRPr="00903DBA">
        <w:t>s</w:t>
      </w:r>
      <w:r w:rsidR="00A36E3F" w:rsidRPr="00903DBA">
        <w:t xml:space="preserve">, and for </w:t>
      </w:r>
      <w:r w:rsidR="00333897" w:rsidRPr="00903DBA">
        <w:t xml:space="preserve">the members of </w:t>
      </w:r>
      <w:r w:rsidR="00A36E3F" w:rsidRPr="00903DBA">
        <w:t>each struct or union</w:t>
      </w:r>
      <w:r w:rsidR="00CE158A" w:rsidRPr="00903DBA">
        <w:t xml:space="preserve">. In this way, the symbol tables form a hierarchy where each table </w:t>
      </w:r>
      <w:r w:rsidR="00840BA8" w:rsidRPr="00903DBA">
        <w:t>holds</w:t>
      </w:r>
      <w:r w:rsidR="00CE158A" w:rsidRPr="00903DBA">
        <w:t xml:space="preserve"> </w:t>
      </w:r>
      <w:r w:rsidR="00033A0C" w:rsidRPr="00903DBA">
        <w:t xml:space="preserve">a </w:t>
      </w:r>
      <w:r w:rsidR="00D64F22" w:rsidRPr="00903DBA">
        <w:t>reference</w:t>
      </w:r>
      <w:r w:rsidR="00033A0C" w:rsidRPr="00903DBA">
        <w:t xml:space="preserve"> to </w:t>
      </w:r>
      <w:r w:rsidR="00CE158A" w:rsidRPr="00903DBA">
        <w:t>its parent table</w:t>
      </w:r>
      <w:r w:rsidR="00D64F22" w:rsidRPr="00903DBA">
        <w:t xml:space="preserve"> (except the table for the global space, which table parent reference is null).</w:t>
      </w:r>
    </w:p>
    <w:p w14:paraId="04DA9D2F" w14:textId="6E69C463" w:rsidR="00333897" w:rsidRPr="00903DBA" w:rsidRDefault="00333897" w:rsidP="00CE158A">
      <w:r w:rsidRPr="00903DBA">
        <w:t>For example, let us look at the following code.</w:t>
      </w:r>
    </w:p>
    <w:p w14:paraId="22EC9BA6" w14:textId="7D975C57" w:rsidR="00EB50EE" w:rsidRPr="00903DBA" w:rsidRDefault="00EB50EE" w:rsidP="00EB50EE">
      <w:pPr>
        <w:pStyle w:val="Code"/>
      </w:pPr>
      <w:r w:rsidRPr="00903DBA">
        <w:t>int global</w:t>
      </w:r>
      <w:r w:rsidR="00850D08" w:rsidRPr="00903DBA">
        <w:t>Int;</w:t>
      </w:r>
    </w:p>
    <w:p w14:paraId="2EA3FFEF" w14:textId="034D6C67" w:rsidR="00EB50EE" w:rsidRPr="00903DBA" w:rsidRDefault="00EB50EE" w:rsidP="00EB50EE">
      <w:pPr>
        <w:pStyle w:val="Code"/>
      </w:pPr>
      <w:r w:rsidRPr="00903DBA">
        <w:t>int i;</w:t>
      </w:r>
    </w:p>
    <w:p w14:paraId="57E8E81B" w14:textId="77777777" w:rsidR="00EB50EE" w:rsidRPr="00903DBA" w:rsidRDefault="00EB50EE" w:rsidP="00EB50EE">
      <w:pPr>
        <w:pStyle w:val="Code"/>
      </w:pPr>
    </w:p>
    <w:p w14:paraId="7CE7141E" w14:textId="0299FBE2" w:rsidR="00EB50EE" w:rsidRPr="00903DBA" w:rsidRDefault="00EB50EE" w:rsidP="00EB50EE">
      <w:pPr>
        <w:pStyle w:val="Code"/>
      </w:pPr>
      <w:r w:rsidRPr="00903DBA">
        <w:t>void main() {</w:t>
      </w:r>
    </w:p>
    <w:p w14:paraId="6860CC60" w14:textId="65EED185" w:rsidR="00EB50EE" w:rsidRPr="00903DBA" w:rsidRDefault="00EB50EE" w:rsidP="00EB50EE">
      <w:pPr>
        <w:pStyle w:val="Code"/>
      </w:pPr>
      <w:r w:rsidRPr="00903DBA">
        <w:t xml:space="preserve">  </w:t>
      </w:r>
      <w:r w:rsidR="000515D6" w:rsidRPr="00903DBA">
        <w:t xml:space="preserve">register </w:t>
      </w:r>
      <w:r w:rsidRPr="00903DBA">
        <w:t>int i;</w:t>
      </w:r>
    </w:p>
    <w:p w14:paraId="7C71C826" w14:textId="3F17F439" w:rsidR="00EB50EE" w:rsidRPr="00903DBA" w:rsidRDefault="00EB50EE" w:rsidP="00EB50EE">
      <w:pPr>
        <w:pStyle w:val="Code"/>
      </w:pPr>
      <w:r w:rsidRPr="00903DBA">
        <w:t xml:space="preserve">  char mainChar;</w:t>
      </w:r>
    </w:p>
    <w:p w14:paraId="6D222110" w14:textId="515B44E5" w:rsidR="00EB50EE" w:rsidRPr="00903DBA" w:rsidRDefault="00EB50EE" w:rsidP="00EB50EE">
      <w:pPr>
        <w:pStyle w:val="Code"/>
      </w:pPr>
    </w:p>
    <w:p w14:paraId="356ED631" w14:textId="2004803C" w:rsidR="00EB50EE" w:rsidRPr="00903DBA" w:rsidRDefault="00EB50EE" w:rsidP="00EB50EE">
      <w:pPr>
        <w:pStyle w:val="Code"/>
      </w:pPr>
      <w:r w:rsidRPr="00903DBA">
        <w:t xml:space="preserve">  if (globalCount &gt; 0) { // Block 1</w:t>
      </w:r>
    </w:p>
    <w:p w14:paraId="484781AD" w14:textId="15010780" w:rsidR="00EB50EE" w:rsidRPr="00903DBA" w:rsidRDefault="00EB50EE" w:rsidP="00EB50EE">
      <w:pPr>
        <w:pStyle w:val="Code"/>
      </w:pPr>
      <w:r w:rsidRPr="00903DBA">
        <w:t xml:space="preserve">    int i;</w:t>
      </w:r>
    </w:p>
    <w:p w14:paraId="63897657" w14:textId="7A4083FE" w:rsidR="00EB50EE" w:rsidRPr="00903DBA" w:rsidRDefault="00EB50EE" w:rsidP="00EB50EE">
      <w:pPr>
        <w:pStyle w:val="Code"/>
      </w:pPr>
      <w:r w:rsidRPr="00903DBA">
        <w:t xml:space="preserve">    float ifFloat;</w:t>
      </w:r>
    </w:p>
    <w:p w14:paraId="76F35D9C" w14:textId="715B332A" w:rsidR="00EB50EE" w:rsidRPr="00903DBA" w:rsidRDefault="00EB50EE" w:rsidP="00EB50EE">
      <w:pPr>
        <w:pStyle w:val="Code"/>
      </w:pPr>
    </w:p>
    <w:p w14:paraId="52C6B816" w14:textId="1814A980" w:rsidR="00EB50EE" w:rsidRPr="00903DBA" w:rsidRDefault="00EB50EE" w:rsidP="00EB50EE">
      <w:pPr>
        <w:pStyle w:val="Code"/>
      </w:pPr>
      <w:r w:rsidRPr="00903DBA">
        <w:t xml:space="preserve">    { int i; // Block 2</w:t>
      </w:r>
    </w:p>
    <w:p w14:paraId="7FDCF1EC" w14:textId="77777777" w:rsidR="0053189F" w:rsidRPr="00903DBA" w:rsidRDefault="00EB50EE" w:rsidP="00EB50EE">
      <w:pPr>
        <w:pStyle w:val="Code"/>
      </w:pPr>
      <w:r w:rsidRPr="00903DBA">
        <w:t xml:space="preserve">      double blockDouble;</w:t>
      </w:r>
    </w:p>
    <w:p w14:paraId="38CD134F" w14:textId="03B2DD35" w:rsidR="005956E9" w:rsidRPr="00903DBA" w:rsidRDefault="005956E9" w:rsidP="00EB50EE">
      <w:pPr>
        <w:pStyle w:val="Code"/>
      </w:pPr>
      <w:r w:rsidRPr="00903DBA">
        <w:t xml:space="preserve">      // Point p</w:t>
      </w:r>
    </w:p>
    <w:p w14:paraId="29E07680" w14:textId="637C400F" w:rsidR="00EB50EE" w:rsidRPr="00903DBA" w:rsidRDefault="00EB50EE" w:rsidP="00EB50EE">
      <w:pPr>
        <w:pStyle w:val="Code"/>
      </w:pPr>
      <w:r w:rsidRPr="00903DBA">
        <w:t xml:space="preserve">    }</w:t>
      </w:r>
    </w:p>
    <w:p w14:paraId="5874BAE9" w14:textId="14A96446" w:rsidR="00EB50EE" w:rsidRPr="00903DBA" w:rsidRDefault="00EB50EE" w:rsidP="00EB50EE">
      <w:pPr>
        <w:pStyle w:val="Code"/>
      </w:pPr>
      <w:r w:rsidRPr="00903DBA">
        <w:t xml:space="preserve">  }</w:t>
      </w:r>
    </w:p>
    <w:p w14:paraId="28A09B03" w14:textId="57F090F0" w:rsidR="00EB50EE" w:rsidRPr="00903DBA" w:rsidRDefault="00EB50EE" w:rsidP="00EB50EE">
      <w:pPr>
        <w:pStyle w:val="Code"/>
      </w:pPr>
      <w:r w:rsidRPr="00903DBA">
        <w:t>}</w:t>
      </w:r>
    </w:p>
    <w:p w14:paraId="4441CDE8" w14:textId="2FA8B9B4" w:rsidR="00370480" w:rsidRPr="00903DBA" w:rsidRDefault="00370480" w:rsidP="00AC74F8">
      <w:r w:rsidRPr="00903DBA">
        <w:t xml:space="preserve">When the parsing reaches point </w:t>
      </w:r>
      <w:r w:rsidRPr="00903DBA">
        <w:rPr>
          <w:rStyle w:val="KeyWord0"/>
        </w:rPr>
        <w:t>p</w:t>
      </w:r>
      <w:r w:rsidRPr="00903DBA">
        <w:t xml:space="preserve">, the symbol table has the </w:t>
      </w:r>
      <w:r w:rsidR="0053189F" w:rsidRPr="00903DBA">
        <w:t>form</w:t>
      </w:r>
      <w:r w:rsidR="00D64F22" w:rsidRPr="00903DBA">
        <w:t xml:space="preserve"> below</w:t>
      </w:r>
      <w:r w:rsidR="0053189F" w:rsidRPr="00903DBA">
        <w:t xml:space="preserve">. Note that the variable </w:t>
      </w:r>
      <w:r w:rsidR="0053189F" w:rsidRPr="00903DBA">
        <w:rPr>
          <w:rStyle w:val="KeyWord0"/>
        </w:rPr>
        <w:t>i</w:t>
      </w:r>
      <w:r w:rsidR="0053189F" w:rsidRPr="00903DBA">
        <w:t xml:space="preserve"> </w:t>
      </w:r>
      <w:r w:rsidR="00A134C2" w:rsidRPr="00903DBA">
        <w:t xml:space="preserve">defined in every block and </w:t>
      </w:r>
      <w:r w:rsidR="0053189F" w:rsidRPr="00903DBA">
        <w:t xml:space="preserve">is present in every </w:t>
      </w:r>
      <w:r w:rsidR="00A134C2" w:rsidRPr="00903DBA">
        <w:t xml:space="preserve">table. When a symbol is looked up, </w:t>
      </w:r>
      <w:r w:rsidR="00DD7081" w:rsidRPr="00903DBA">
        <w:t xml:space="preserve">we start </w:t>
      </w:r>
      <w:r w:rsidR="00A134C2" w:rsidRPr="00903DBA">
        <w:t xml:space="preserve">searching </w:t>
      </w:r>
      <w:r w:rsidR="00DD7081" w:rsidRPr="00903DBA">
        <w:t xml:space="preserve">in the current table and </w:t>
      </w:r>
      <w:r w:rsidR="00A134C2" w:rsidRPr="00903DBA">
        <w:t>continue</w:t>
      </w:r>
      <w:r w:rsidR="00DD7081" w:rsidRPr="00903DBA">
        <w:t xml:space="preserve"> </w:t>
      </w:r>
      <w:r w:rsidR="00D64F22" w:rsidRPr="00903DBA">
        <w:t xml:space="preserve">to </w:t>
      </w:r>
      <w:r w:rsidR="00DD7081" w:rsidRPr="00903DBA">
        <w:t xml:space="preserve">search </w:t>
      </w:r>
      <w:r w:rsidR="00A134C2" w:rsidRPr="00903DBA">
        <w:t>up through the hierarchy</w:t>
      </w:r>
      <w:r w:rsidR="00DD7081" w:rsidRPr="00903DBA">
        <w:t xml:space="preserve"> until we found a symbol with the given name or the </w:t>
      </w:r>
      <w:r w:rsidR="0032247A" w:rsidRPr="00903DBA">
        <w:t xml:space="preserve">parent symbol reference is null, </w:t>
      </w:r>
      <w:r w:rsidR="00D64F22" w:rsidRPr="00903DBA">
        <w:t xml:space="preserve">in </w:t>
      </w:r>
      <w:r w:rsidR="0032247A" w:rsidRPr="00903DBA">
        <w:t xml:space="preserve">which </w:t>
      </w:r>
      <w:r w:rsidR="00D64F22" w:rsidRPr="00903DBA">
        <w:t xml:space="preserve">case </w:t>
      </w:r>
      <w:r w:rsidR="0032247A" w:rsidRPr="00903DBA">
        <w:t>the table representing the global space.</w:t>
      </w:r>
    </w:p>
    <w:p w14:paraId="2C5F4E65" w14:textId="2B3580F7" w:rsidR="0050082D" w:rsidRPr="00903DBA" w:rsidRDefault="0050082D" w:rsidP="00CE158A">
      <w:r w:rsidRPr="00903DBA">
        <w:rPr>
          <w:noProof/>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5205DE" w:rsidRPr="00D2146B" w:rsidRDefault="005205DE" w:rsidP="0050082D">
                              <w:pPr>
                                <w:spacing w:before="0" w:after="0"/>
                                <w:rPr>
                                  <w:sz w:val="18"/>
                                  <w:szCs w:val="18"/>
                                  <w:lang w:val="sv-SE"/>
                                </w:rPr>
                              </w:pPr>
                              <w:r>
                                <w:rPr>
                                  <w:sz w:val="18"/>
                                  <w:szCs w:val="18"/>
                                  <w:lang w:val="sv-SE"/>
                                </w:rPr>
                                <w:t>Static int globalInt</w:t>
                              </w:r>
                            </w:p>
                            <w:p w14:paraId="69A6032C" w14:textId="768161F7" w:rsidR="005205DE" w:rsidRDefault="005205DE" w:rsidP="0050082D">
                              <w:pPr>
                                <w:spacing w:before="0" w:after="0"/>
                                <w:rPr>
                                  <w:sz w:val="18"/>
                                  <w:szCs w:val="18"/>
                                  <w:lang w:val="sv-SE"/>
                                </w:rPr>
                              </w:pPr>
                              <w:r>
                                <w:rPr>
                                  <w:sz w:val="18"/>
                                  <w:szCs w:val="18"/>
                                  <w:lang w:val="sv-SE"/>
                                </w:rPr>
                                <w:t>Static int i</w:t>
                              </w:r>
                            </w:p>
                            <w:p w14:paraId="65DC2C71" w14:textId="7AEEED2D" w:rsidR="005205DE" w:rsidRDefault="005205DE" w:rsidP="0050082D">
                              <w:pPr>
                                <w:spacing w:before="0" w:after="0"/>
                                <w:rPr>
                                  <w:sz w:val="18"/>
                                  <w:szCs w:val="18"/>
                                  <w:lang w:val="sv-SE"/>
                                </w:rPr>
                              </w:pPr>
                            </w:p>
                            <w:p w14:paraId="3B0DD407" w14:textId="21D67AC3" w:rsidR="005205DE" w:rsidRPr="001B6705" w:rsidRDefault="005205DE"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5205DE" w:rsidRPr="00D2146B" w:rsidRDefault="005205DE"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5205DE" w:rsidRPr="00D2146B" w:rsidRDefault="005205DE"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5205DE" w:rsidRDefault="005205DE" w:rsidP="0050082D">
                              <w:pPr>
                                <w:spacing w:before="0" w:after="0" w:line="256" w:lineRule="auto"/>
                                <w:rPr>
                                  <w:rFonts w:eastAsia="Calibri"/>
                                  <w:color w:val="000000"/>
                                  <w:sz w:val="18"/>
                                  <w:szCs w:val="18"/>
                                </w:rPr>
                              </w:pPr>
                              <w:r>
                                <w:rPr>
                                  <w:rFonts w:eastAsia="Calibri"/>
                                  <w:color w:val="000000"/>
                                  <w:sz w:val="18"/>
                                  <w:szCs w:val="18"/>
                                </w:rPr>
                                <w:t xml:space="preserve">Register </w:t>
                              </w:r>
                              <w:proofErr w:type="gramStart"/>
                              <w:r>
                                <w:rPr>
                                  <w:rFonts w:eastAsia="Calibri"/>
                                  <w:color w:val="000000"/>
                                  <w:sz w:val="18"/>
                                  <w:szCs w:val="18"/>
                                </w:rPr>
                                <w:t>i :</w:t>
                              </w:r>
                              <w:proofErr w:type="gramEnd"/>
                              <w:r>
                                <w:rPr>
                                  <w:rFonts w:eastAsia="Calibri"/>
                                  <w:color w:val="000000"/>
                                  <w:sz w:val="18"/>
                                  <w:szCs w:val="18"/>
                                </w:rPr>
                                <w:t xml:space="preserve"> int</w:t>
                              </w:r>
                            </w:p>
                            <w:p w14:paraId="03BD8419" w14:textId="2036CAF1" w:rsidR="005205DE" w:rsidRPr="00D2146B" w:rsidRDefault="005205DE" w:rsidP="0050082D">
                              <w:pPr>
                                <w:spacing w:before="0" w:after="0" w:line="256" w:lineRule="auto"/>
                                <w:rPr>
                                  <w:sz w:val="18"/>
                                  <w:szCs w:val="18"/>
                                </w:rPr>
                              </w:pPr>
                              <w:r>
                                <w:rPr>
                                  <w:sz w:val="18"/>
                                  <w:szCs w:val="18"/>
                                </w:rPr>
                                <w:t xml:space="preserve">Auto </w:t>
                              </w:r>
                              <w:proofErr w:type="gramStart"/>
                              <w:r>
                                <w:rPr>
                                  <w:sz w:val="18"/>
                                  <w:szCs w:val="18"/>
                                </w:rPr>
                                <w:t>mainChar :</w:t>
                              </w:r>
                              <w:proofErr w:type="gramEnd"/>
                              <w:r>
                                <w:rPr>
                                  <w:sz w:val="18"/>
                                  <w:szCs w:val="18"/>
                                </w:rPr>
                                <w:t xml:space="preserve"> char</w:t>
                              </w:r>
                            </w:p>
                            <w:p w14:paraId="302437A3" w14:textId="77777777" w:rsidR="005205DE" w:rsidRDefault="005205DE" w:rsidP="0050082D">
                              <w:pPr>
                                <w:spacing w:before="0" w:after="0" w:line="256" w:lineRule="auto"/>
                                <w:rPr>
                                  <w:rFonts w:eastAsia="Calibri"/>
                                  <w:color w:val="000000"/>
                                  <w:sz w:val="18"/>
                                  <w:szCs w:val="18"/>
                                </w:rPr>
                              </w:pPr>
                            </w:p>
                            <w:p w14:paraId="71CC6A80" w14:textId="77C30F45" w:rsidR="005205DE" w:rsidRPr="00D2146B" w:rsidRDefault="005205DE" w:rsidP="008C458D">
                              <w:pPr>
                                <w:spacing w:before="0" w:after="0" w:line="256" w:lineRule="auto"/>
                                <w:rPr>
                                  <w:sz w:val="18"/>
                                  <w:szCs w:val="18"/>
                                </w:rPr>
                              </w:pPr>
                              <w:r>
                                <w:rPr>
                                  <w:rFonts w:eastAsia="Calibri"/>
                                  <w:color w:val="000000"/>
                                  <w:sz w:val="18"/>
                                  <w:szCs w:val="18"/>
                                </w:rPr>
                                <w:t>m_parentTable</w:t>
                              </w:r>
                            </w:p>
                            <w:p w14:paraId="4A1EB75F" w14:textId="77777777" w:rsidR="005205DE" w:rsidRPr="00D2146B" w:rsidRDefault="005205DE" w:rsidP="0050082D">
                              <w:pPr>
                                <w:spacing w:before="0" w:after="0" w:line="256" w:lineRule="auto"/>
                                <w:rPr>
                                  <w:sz w:val="18"/>
                                  <w:szCs w:val="18"/>
                                </w:rPr>
                              </w:pPr>
                              <w:r w:rsidRPr="00D2146B">
                                <w:rPr>
                                  <w:rFonts w:eastAsia="Calibri"/>
                                  <w:color w:val="000000"/>
                                  <w:sz w:val="18"/>
                                  <w:szCs w:val="18"/>
                                </w:rPr>
                                <w:t> </w:t>
                              </w:r>
                            </w:p>
                            <w:p w14:paraId="176D8F8E" w14:textId="77777777" w:rsidR="005205DE" w:rsidRPr="00D2146B" w:rsidRDefault="005205DE"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5205DE" w:rsidRPr="00D2146B" w:rsidRDefault="005205DE"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5205DE" w:rsidRPr="00D2146B" w:rsidRDefault="005205DE" w:rsidP="0050082D">
                              <w:pPr>
                                <w:spacing w:before="0" w:after="0" w:line="254" w:lineRule="auto"/>
                                <w:rPr>
                                  <w:sz w:val="18"/>
                                  <w:szCs w:val="18"/>
                                </w:rPr>
                              </w:pPr>
                              <w:r>
                                <w:rPr>
                                  <w:rFonts w:eastAsia="Calibri"/>
                                  <w:color w:val="000000"/>
                                  <w:sz w:val="18"/>
                                  <w:szCs w:val="18"/>
                                </w:rPr>
                                <w:t>auto int i</w:t>
                              </w:r>
                            </w:p>
                            <w:p w14:paraId="1EB866A9" w14:textId="57278A33" w:rsidR="005205DE" w:rsidRDefault="005205DE"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5205DE" w:rsidRDefault="005205DE" w:rsidP="00073BF2">
                              <w:pPr>
                                <w:spacing w:before="0" w:after="0" w:line="254" w:lineRule="auto"/>
                                <w:rPr>
                                  <w:rFonts w:eastAsia="Calibri"/>
                                  <w:color w:val="000000"/>
                                  <w:sz w:val="18"/>
                                  <w:szCs w:val="18"/>
                                </w:rPr>
                              </w:pPr>
                            </w:p>
                            <w:p w14:paraId="55FF5C13" w14:textId="77777777" w:rsidR="005205DE" w:rsidRPr="00D2146B" w:rsidRDefault="005205DE" w:rsidP="00073BF2">
                              <w:pPr>
                                <w:spacing w:before="0" w:after="0" w:line="256" w:lineRule="auto"/>
                                <w:rPr>
                                  <w:sz w:val="18"/>
                                  <w:szCs w:val="18"/>
                                </w:rPr>
                              </w:pPr>
                              <w:r>
                                <w:rPr>
                                  <w:rFonts w:eastAsia="Calibri"/>
                                  <w:color w:val="000000"/>
                                  <w:sz w:val="18"/>
                                  <w:szCs w:val="18"/>
                                </w:rPr>
                                <w:t>m_parentTable</w:t>
                              </w:r>
                            </w:p>
                            <w:p w14:paraId="20CF0F08" w14:textId="77777777" w:rsidR="005205DE" w:rsidRPr="00D2146B" w:rsidRDefault="005205DE" w:rsidP="00073BF2">
                              <w:pPr>
                                <w:spacing w:before="0" w:after="0" w:line="254" w:lineRule="auto"/>
                                <w:rPr>
                                  <w:sz w:val="18"/>
                                  <w:szCs w:val="18"/>
                                </w:rPr>
                              </w:pPr>
                            </w:p>
                            <w:p w14:paraId="2347329E" w14:textId="77777777" w:rsidR="005205DE" w:rsidRPr="00D2146B" w:rsidRDefault="005205DE" w:rsidP="0050082D">
                              <w:pPr>
                                <w:spacing w:before="0" w:after="0" w:line="254" w:lineRule="auto"/>
                                <w:rPr>
                                  <w:sz w:val="18"/>
                                  <w:szCs w:val="18"/>
                                </w:rPr>
                              </w:pPr>
                              <w:r w:rsidRPr="00D2146B">
                                <w:rPr>
                                  <w:rFonts w:eastAsia="Calibri"/>
                                  <w:color w:val="000000"/>
                                  <w:sz w:val="18"/>
                                  <w:szCs w:val="18"/>
                                </w:rPr>
                                <w:t> </w:t>
                              </w:r>
                            </w:p>
                            <w:p w14:paraId="7D6DAD56" w14:textId="77777777" w:rsidR="005205DE" w:rsidRPr="00D2146B" w:rsidRDefault="005205DE"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5205DE" w:rsidRPr="00D2146B" w:rsidRDefault="005205DE"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5205DE" w:rsidRPr="00100F82" w:rsidRDefault="005205DE" w:rsidP="00100F82">
                              <w:pPr>
                                <w:spacing w:before="0" w:after="0"/>
                                <w:rPr>
                                  <w:sz w:val="18"/>
                                  <w:szCs w:val="18"/>
                                </w:rPr>
                              </w:pPr>
                              <w:r w:rsidRPr="00100F82">
                                <w:rPr>
                                  <w:sz w:val="18"/>
                                  <w:szCs w:val="18"/>
                                </w:rPr>
                                <w:t>auto int i</w:t>
                              </w:r>
                            </w:p>
                            <w:p w14:paraId="5D0A676C" w14:textId="673BC4F3" w:rsidR="005205DE" w:rsidRPr="00100F82" w:rsidRDefault="005205DE" w:rsidP="00100F82">
                              <w:pPr>
                                <w:spacing w:before="0" w:after="0"/>
                                <w:rPr>
                                  <w:sz w:val="18"/>
                                  <w:szCs w:val="18"/>
                                </w:rPr>
                              </w:pPr>
                              <w:r w:rsidRPr="00100F82">
                                <w:rPr>
                                  <w:sz w:val="18"/>
                                  <w:szCs w:val="18"/>
                                </w:rPr>
                                <w:t>auto double blockDouble</w:t>
                              </w:r>
                            </w:p>
                            <w:p w14:paraId="5B01AFF6" w14:textId="77777777" w:rsidR="005205DE" w:rsidRDefault="005205DE" w:rsidP="00100F82">
                              <w:pPr>
                                <w:spacing w:before="0" w:after="0" w:line="256" w:lineRule="auto"/>
                                <w:rPr>
                                  <w:rFonts w:eastAsia="Calibri"/>
                                  <w:color w:val="000000"/>
                                  <w:sz w:val="18"/>
                                  <w:szCs w:val="18"/>
                                </w:rPr>
                              </w:pPr>
                            </w:p>
                            <w:p w14:paraId="35EF25BA" w14:textId="6D9A7EDC" w:rsidR="005205DE" w:rsidRPr="00D2146B" w:rsidRDefault="005205DE" w:rsidP="00100F82">
                              <w:pPr>
                                <w:spacing w:before="0" w:after="0" w:line="256" w:lineRule="auto"/>
                                <w:rPr>
                                  <w:sz w:val="18"/>
                                  <w:szCs w:val="18"/>
                                </w:rPr>
                              </w:pPr>
                              <w:r>
                                <w:rPr>
                                  <w:rFonts w:eastAsia="Calibri"/>
                                  <w:color w:val="000000"/>
                                  <w:sz w:val="18"/>
                                  <w:szCs w:val="18"/>
                                </w:rPr>
                                <w:t>m_parentTable</w:t>
                              </w:r>
                            </w:p>
                            <w:p w14:paraId="274031CF" w14:textId="32871C06" w:rsidR="005205DE" w:rsidRDefault="005205DE"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5205DE" w:rsidRDefault="005205DE"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5205DE" w:rsidRDefault="005205DE" w:rsidP="00D44BB8">
                              <w:pPr>
                                <w:spacing w:line="252" w:lineRule="auto"/>
                              </w:pPr>
                              <w:r>
                                <w:rPr>
                                  <w:rFonts w:eastAsia="Calibri"/>
                                  <w:color w:val="000000"/>
                                  <w:sz w:val="18"/>
                                  <w:szCs w:val="18"/>
                                </w:rPr>
                                <w:t>SymbolTable.CurrentTable</w:t>
                              </w:r>
                            </w:p>
                            <w:p w14:paraId="332537CB" w14:textId="66AB52F1" w:rsidR="005205DE" w:rsidRDefault="005205DE" w:rsidP="00D44BB8">
                              <w:pPr>
                                <w:spacing w:line="252" w:lineRule="auto"/>
                              </w:pPr>
                            </w:p>
                            <w:p w14:paraId="35DA4169" w14:textId="77777777" w:rsidR="005205DE" w:rsidRDefault="005205DE"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5205DE" w:rsidRPr="00610E6C" w:rsidRDefault="005205DE"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5205DE" w:rsidRPr="00D2146B" w:rsidRDefault="005205DE" w:rsidP="0050082D">
                        <w:pPr>
                          <w:spacing w:before="0" w:after="0"/>
                          <w:rPr>
                            <w:sz w:val="18"/>
                            <w:szCs w:val="18"/>
                            <w:lang w:val="sv-SE"/>
                          </w:rPr>
                        </w:pPr>
                        <w:r>
                          <w:rPr>
                            <w:sz w:val="18"/>
                            <w:szCs w:val="18"/>
                            <w:lang w:val="sv-SE"/>
                          </w:rPr>
                          <w:t>Static int globalInt</w:t>
                        </w:r>
                      </w:p>
                      <w:p w14:paraId="69A6032C" w14:textId="768161F7" w:rsidR="005205DE" w:rsidRDefault="005205DE" w:rsidP="0050082D">
                        <w:pPr>
                          <w:spacing w:before="0" w:after="0"/>
                          <w:rPr>
                            <w:sz w:val="18"/>
                            <w:szCs w:val="18"/>
                            <w:lang w:val="sv-SE"/>
                          </w:rPr>
                        </w:pPr>
                        <w:r>
                          <w:rPr>
                            <w:sz w:val="18"/>
                            <w:szCs w:val="18"/>
                            <w:lang w:val="sv-SE"/>
                          </w:rPr>
                          <w:t>Static int i</w:t>
                        </w:r>
                      </w:p>
                      <w:p w14:paraId="65DC2C71" w14:textId="7AEEED2D" w:rsidR="005205DE" w:rsidRDefault="005205DE" w:rsidP="0050082D">
                        <w:pPr>
                          <w:spacing w:before="0" w:after="0"/>
                          <w:rPr>
                            <w:sz w:val="18"/>
                            <w:szCs w:val="18"/>
                            <w:lang w:val="sv-SE"/>
                          </w:rPr>
                        </w:pPr>
                      </w:p>
                      <w:p w14:paraId="3B0DD407" w14:textId="21D67AC3" w:rsidR="005205DE" w:rsidRPr="001B6705" w:rsidRDefault="005205DE"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5205DE" w:rsidRPr="00D2146B" w:rsidRDefault="005205DE"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5205DE" w:rsidRPr="00D2146B" w:rsidRDefault="005205DE"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5205DE" w:rsidRDefault="005205DE" w:rsidP="0050082D">
                        <w:pPr>
                          <w:spacing w:before="0" w:after="0" w:line="256" w:lineRule="auto"/>
                          <w:rPr>
                            <w:rFonts w:eastAsia="Calibri"/>
                            <w:color w:val="000000"/>
                            <w:sz w:val="18"/>
                            <w:szCs w:val="18"/>
                          </w:rPr>
                        </w:pPr>
                        <w:r>
                          <w:rPr>
                            <w:rFonts w:eastAsia="Calibri"/>
                            <w:color w:val="000000"/>
                            <w:sz w:val="18"/>
                            <w:szCs w:val="18"/>
                          </w:rPr>
                          <w:t xml:space="preserve">Register </w:t>
                        </w:r>
                        <w:proofErr w:type="gramStart"/>
                        <w:r>
                          <w:rPr>
                            <w:rFonts w:eastAsia="Calibri"/>
                            <w:color w:val="000000"/>
                            <w:sz w:val="18"/>
                            <w:szCs w:val="18"/>
                          </w:rPr>
                          <w:t>i :</w:t>
                        </w:r>
                        <w:proofErr w:type="gramEnd"/>
                        <w:r>
                          <w:rPr>
                            <w:rFonts w:eastAsia="Calibri"/>
                            <w:color w:val="000000"/>
                            <w:sz w:val="18"/>
                            <w:szCs w:val="18"/>
                          </w:rPr>
                          <w:t xml:space="preserve"> int</w:t>
                        </w:r>
                      </w:p>
                      <w:p w14:paraId="03BD8419" w14:textId="2036CAF1" w:rsidR="005205DE" w:rsidRPr="00D2146B" w:rsidRDefault="005205DE" w:rsidP="0050082D">
                        <w:pPr>
                          <w:spacing w:before="0" w:after="0" w:line="256" w:lineRule="auto"/>
                          <w:rPr>
                            <w:sz w:val="18"/>
                            <w:szCs w:val="18"/>
                          </w:rPr>
                        </w:pPr>
                        <w:r>
                          <w:rPr>
                            <w:sz w:val="18"/>
                            <w:szCs w:val="18"/>
                          </w:rPr>
                          <w:t xml:space="preserve">Auto </w:t>
                        </w:r>
                        <w:proofErr w:type="gramStart"/>
                        <w:r>
                          <w:rPr>
                            <w:sz w:val="18"/>
                            <w:szCs w:val="18"/>
                          </w:rPr>
                          <w:t>mainChar :</w:t>
                        </w:r>
                        <w:proofErr w:type="gramEnd"/>
                        <w:r>
                          <w:rPr>
                            <w:sz w:val="18"/>
                            <w:szCs w:val="18"/>
                          </w:rPr>
                          <w:t xml:space="preserve"> char</w:t>
                        </w:r>
                      </w:p>
                      <w:p w14:paraId="302437A3" w14:textId="77777777" w:rsidR="005205DE" w:rsidRDefault="005205DE" w:rsidP="0050082D">
                        <w:pPr>
                          <w:spacing w:before="0" w:after="0" w:line="256" w:lineRule="auto"/>
                          <w:rPr>
                            <w:rFonts w:eastAsia="Calibri"/>
                            <w:color w:val="000000"/>
                            <w:sz w:val="18"/>
                            <w:szCs w:val="18"/>
                          </w:rPr>
                        </w:pPr>
                      </w:p>
                      <w:p w14:paraId="71CC6A80" w14:textId="77C30F45" w:rsidR="005205DE" w:rsidRPr="00D2146B" w:rsidRDefault="005205DE" w:rsidP="008C458D">
                        <w:pPr>
                          <w:spacing w:before="0" w:after="0" w:line="256" w:lineRule="auto"/>
                          <w:rPr>
                            <w:sz w:val="18"/>
                            <w:szCs w:val="18"/>
                          </w:rPr>
                        </w:pPr>
                        <w:r>
                          <w:rPr>
                            <w:rFonts w:eastAsia="Calibri"/>
                            <w:color w:val="000000"/>
                            <w:sz w:val="18"/>
                            <w:szCs w:val="18"/>
                          </w:rPr>
                          <w:t>m_parentTable</w:t>
                        </w:r>
                      </w:p>
                      <w:p w14:paraId="4A1EB75F" w14:textId="77777777" w:rsidR="005205DE" w:rsidRPr="00D2146B" w:rsidRDefault="005205DE" w:rsidP="0050082D">
                        <w:pPr>
                          <w:spacing w:before="0" w:after="0" w:line="256" w:lineRule="auto"/>
                          <w:rPr>
                            <w:sz w:val="18"/>
                            <w:szCs w:val="18"/>
                          </w:rPr>
                        </w:pPr>
                        <w:r w:rsidRPr="00D2146B">
                          <w:rPr>
                            <w:rFonts w:eastAsia="Calibri"/>
                            <w:color w:val="000000"/>
                            <w:sz w:val="18"/>
                            <w:szCs w:val="18"/>
                          </w:rPr>
                          <w:t> </w:t>
                        </w:r>
                      </w:p>
                      <w:p w14:paraId="176D8F8E" w14:textId="77777777" w:rsidR="005205DE" w:rsidRPr="00D2146B" w:rsidRDefault="005205DE"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5205DE" w:rsidRPr="00D2146B" w:rsidRDefault="005205DE"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5205DE" w:rsidRPr="00D2146B" w:rsidRDefault="005205DE" w:rsidP="0050082D">
                        <w:pPr>
                          <w:spacing w:before="0" w:after="0" w:line="254" w:lineRule="auto"/>
                          <w:rPr>
                            <w:sz w:val="18"/>
                            <w:szCs w:val="18"/>
                          </w:rPr>
                        </w:pPr>
                        <w:r>
                          <w:rPr>
                            <w:rFonts w:eastAsia="Calibri"/>
                            <w:color w:val="000000"/>
                            <w:sz w:val="18"/>
                            <w:szCs w:val="18"/>
                          </w:rPr>
                          <w:t>auto int i</w:t>
                        </w:r>
                      </w:p>
                      <w:p w14:paraId="1EB866A9" w14:textId="57278A33" w:rsidR="005205DE" w:rsidRDefault="005205DE"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5205DE" w:rsidRDefault="005205DE" w:rsidP="00073BF2">
                        <w:pPr>
                          <w:spacing w:before="0" w:after="0" w:line="254" w:lineRule="auto"/>
                          <w:rPr>
                            <w:rFonts w:eastAsia="Calibri"/>
                            <w:color w:val="000000"/>
                            <w:sz w:val="18"/>
                            <w:szCs w:val="18"/>
                          </w:rPr>
                        </w:pPr>
                      </w:p>
                      <w:p w14:paraId="55FF5C13" w14:textId="77777777" w:rsidR="005205DE" w:rsidRPr="00D2146B" w:rsidRDefault="005205DE" w:rsidP="00073BF2">
                        <w:pPr>
                          <w:spacing w:before="0" w:after="0" w:line="256" w:lineRule="auto"/>
                          <w:rPr>
                            <w:sz w:val="18"/>
                            <w:szCs w:val="18"/>
                          </w:rPr>
                        </w:pPr>
                        <w:r>
                          <w:rPr>
                            <w:rFonts w:eastAsia="Calibri"/>
                            <w:color w:val="000000"/>
                            <w:sz w:val="18"/>
                            <w:szCs w:val="18"/>
                          </w:rPr>
                          <w:t>m_parentTable</w:t>
                        </w:r>
                      </w:p>
                      <w:p w14:paraId="20CF0F08" w14:textId="77777777" w:rsidR="005205DE" w:rsidRPr="00D2146B" w:rsidRDefault="005205DE" w:rsidP="00073BF2">
                        <w:pPr>
                          <w:spacing w:before="0" w:after="0" w:line="254" w:lineRule="auto"/>
                          <w:rPr>
                            <w:sz w:val="18"/>
                            <w:szCs w:val="18"/>
                          </w:rPr>
                        </w:pPr>
                      </w:p>
                      <w:p w14:paraId="2347329E" w14:textId="77777777" w:rsidR="005205DE" w:rsidRPr="00D2146B" w:rsidRDefault="005205DE" w:rsidP="0050082D">
                        <w:pPr>
                          <w:spacing w:before="0" w:after="0" w:line="254" w:lineRule="auto"/>
                          <w:rPr>
                            <w:sz w:val="18"/>
                            <w:szCs w:val="18"/>
                          </w:rPr>
                        </w:pPr>
                        <w:r w:rsidRPr="00D2146B">
                          <w:rPr>
                            <w:rFonts w:eastAsia="Calibri"/>
                            <w:color w:val="000000"/>
                            <w:sz w:val="18"/>
                            <w:szCs w:val="18"/>
                          </w:rPr>
                          <w:t> </w:t>
                        </w:r>
                      </w:p>
                      <w:p w14:paraId="7D6DAD56" w14:textId="77777777" w:rsidR="005205DE" w:rsidRPr="00D2146B" w:rsidRDefault="005205DE"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5205DE" w:rsidRPr="00D2146B" w:rsidRDefault="005205DE"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5205DE" w:rsidRPr="00100F82" w:rsidRDefault="005205DE" w:rsidP="00100F82">
                        <w:pPr>
                          <w:spacing w:before="0" w:after="0"/>
                          <w:rPr>
                            <w:sz w:val="18"/>
                            <w:szCs w:val="18"/>
                          </w:rPr>
                        </w:pPr>
                        <w:r w:rsidRPr="00100F82">
                          <w:rPr>
                            <w:sz w:val="18"/>
                            <w:szCs w:val="18"/>
                          </w:rPr>
                          <w:t>auto int i</w:t>
                        </w:r>
                      </w:p>
                      <w:p w14:paraId="5D0A676C" w14:textId="673BC4F3" w:rsidR="005205DE" w:rsidRPr="00100F82" w:rsidRDefault="005205DE" w:rsidP="00100F82">
                        <w:pPr>
                          <w:spacing w:before="0" w:after="0"/>
                          <w:rPr>
                            <w:sz w:val="18"/>
                            <w:szCs w:val="18"/>
                          </w:rPr>
                        </w:pPr>
                        <w:r w:rsidRPr="00100F82">
                          <w:rPr>
                            <w:sz w:val="18"/>
                            <w:szCs w:val="18"/>
                          </w:rPr>
                          <w:t>auto double blockDouble</w:t>
                        </w:r>
                      </w:p>
                      <w:p w14:paraId="5B01AFF6" w14:textId="77777777" w:rsidR="005205DE" w:rsidRDefault="005205DE" w:rsidP="00100F82">
                        <w:pPr>
                          <w:spacing w:before="0" w:after="0" w:line="256" w:lineRule="auto"/>
                          <w:rPr>
                            <w:rFonts w:eastAsia="Calibri"/>
                            <w:color w:val="000000"/>
                            <w:sz w:val="18"/>
                            <w:szCs w:val="18"/>
                          </w:rPr>
                        </w:pPr>
                      </w:p>
                      <w:p w14:paraId="35EF25BA" w14:textId="6D9A7EDC" w:rsidR="005205DE" w:rsidRPr="00D2146B" w:rsidRDefault="005205DE" w:rsidP="00100F82">
                        <w:pPr>
                          <w:spacing w:before="0" w:after="0" w:line="256" w:lineRule="auto"/>
                          <w:rPr>
                            <w:sz w:val="18"/>
                            <w:szCs w:val="18"/>
                          </w:rPr>
                        </w:pPr>
                        <w:r>
                          <w:rPr>
                            <w:rFonts w:eastAsia="Calibri"/>
                            <w:color w:val="000000"/>
                            <w:sz w:val="18"/>
                            <w:szCs w:val="18"/>
                          </w:rPr>
                          <w:t>m_parentTable</w:t>
                        </w:r>
                      </w:p>
                      <w:p w14:paraId="274031CF" w14:textId="32871C06" w:rsidR="005205DE" w:rsidRDefault="005205DE"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5205DE" w:rsidRDefault="005205DE"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5205DE" w:rsidRDefault="005205DE" w:rsidP="00D44BB8">
                        <w:pPr>
                          <w:spacing w:line="252" w:lineRule="auto"/>
                        </w:pPr>
                        <w:r>
                          <w:rPr>
                            <w:rFonts w:eastAsia="Calibri"/>
                            <w:color w:val="000000"/>
                            <w:sz w:val="18"/>
                            <w:szCs w:val="18"/>
                          </w:rPr>
                          <w:t>SymbolTable.CurrentTable</w:t>
                        </w:r>
                      </w:p>
                      <w:p w14:paraId="332537CB" w14:textId="66AB52F1" w:rsidR="005205DE" w:rsidRDefault="005205DE" w:rsidP="00D44BB8">
                        <w:pPr>
                          <w:spacing w:line="252" w:lineRule="auto"/>
                        </w:pPr>
                      </w:p>
                      <w:p w14:paraId="35DA4169" w14:textId="77777777" w:rsidR="005205DE" w:rsidRDefault="005205DE"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5205DE" w:rsidRPr="00610E6C" w:rsidRDefault="005205DE"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903DBA" w:rsidRDefault="00F631F0" w:rsidP="00F631F0">
      <w:r w:rsidRPr="00903DBA">
        <w:t xml:space="preserve">The </w:t>
      </w:r>
      <w:r w:rsidRPr="00903DBA">
        <w:rPr>
          <w:rStyle w:val="KeyWord0"/>
        </w:rPr>
        <w:t>Scope</w:t>
      </w:r>
      <w:r w:rsidRPr="00903DBA">
        <w:t xml:space="preserve"> enumeration hold the possible scopes of the symbol table. Each symbol table in the hierarchy </w:t>
      </w:r>
      <w:r w:rsidR="009F50AC" w:rsidRPr="00903DBA">
        <w:t>holds a specific scope</w:t>
      </w:r>
      <w:r w:rsidR="008F366E" w:rsidRPr="00903DBA">
        <w:t xml:space="preserve">. The </w:t>
      </w:r>
      <w:r w:rsidR="008F366E" w:rsidRPr="00903DBA">
        <w:rPr>
          <w:rStyle w:val="KeyWord0"/>
        </w:rPr>
        <w:t>Block</w:t>
      </w:r>
      <w:r w:rsidR="008F366E" w:rsidRPr="00903DBA">
        <w:t xml:space="preserve"> scope corresponds to a block inside a function.</w:t>
      </w:r>
    </w:p>
    <w:p w14:paraId="5A08517A" w14:textId="09E9AA10" w:rsidR="009E55B1" w:rsidRPr="00903DBA" w:rsidRDefault="009E55B1" w:rsidP="009E55B1">
      <w:pPr>
        <w:pStyle w:val="CodeHeader"/>
      </w:pPr>
      <w:proofErr w:type="spellStart"/>
      <w:r w:rsidRPr="00903DBA">
        <w:t>Scope.cs</w:t>
      </w:r>
      <w:proofErr w:type="spellEnd"/>
    </w:p>
    <w:p w14:paraId="01C121A6" w14:textId="77777777" w:rsidR="009E55B1" w:rsidRPr="00903DBA" w:rsidRDefault="009E55B1" w:rsidP="009E55B1">
      <w:pPr>
        <w:pStyle w:val="Code"/>
        <w:rPr>
          <w:highlight w:val="white"/>
        </w:rPr>
      </w:pPr>
      <w:r w:rsidRPr="00903DBA">
        <w:rPr>
          <w:highlight w:val="white"/>
        </w:rPr>
        <w:t>namespace CCompiler {</w:t>
      </w:r>
    </w:p>
    <w:p w14:paraId="6934963F" w14:textId="77777777" w:rsidR="009E55B1" w:rsidRPr="00903DBA" w:rsidRDefault="009E55B1" w:rsidP="009E55B1">
      <w:pPr>
        <w:pStyle w:val="Code"/>
        <w:rPr>
          <w:highlight w:val="white"/>
        </w:rPr>
      </w:pPr>
      <w:r w:rsidRPr="00903DBA">
        <w:rPr>
          <w:highlight w:val="white"/>
        </w:rPr>
        <w:t xml:space="preserve">  public enum Scope { Struct = (int) Sort.Struct,</w:t>
      </w:r>
    </w:p>
    <w:p w14:paraId="2174F0E4" w14:textId="77777777" w:rsidR="009E55B1" w:rsidRPr="00903DBA" w:rsidRDefault="009E55B1" w:rsidP="009E55B1">
      <w:pPr>
        <w:pStyle w:val="Code"/>
        <w:rPr>
          <w:highlight w:val="white"/>
        </w:rPr>
      </w:pPr>
      <w:r w:rsidRPr="00903DBA">
        <w:rPr>
          <w:highlight w:val="white"/>
        </w:rPr>
        <w:t xml:space="preserve">                      Union = (int) Sort.Union,</w:t>
      </w:r>
    </w:p>
    <w:p w14:paraId="1E4A2AEE" w14:textId="77777777" w:rsidR="009E55B1" w:rsidRPr="00903DBA" w:rsidRDefault="009E55B1" w:rsidP="009E55B1">
      <w:pPr>
        <w:pStyle w:val="Code"/>
        <w:rPr>
          <w:highlight w:val="white"/>
        </w:rPr>
      </w:pPr>
      <w:r w:rsidRPr="00903DBA">
        <w:rPr>
          <w:highlight w:val="white"/>
        </w:rPr>
        <w:t xml:space="preserve">                      Function, Global, Block};</w:t>
      </w:r>
    </w:p>
    <w:p w14:paraId="1E5DA69C" w14:textId="77777777" w:rsidR="009E55B1" w:rsidRPr="00903DBA" w:rsidRDefault="009E55B1" w:rsidP="009E55B1">
      <w:pPr>
        <w:pStyle w:val="Code"/>
        <w:rPr>
          <w:highlight w:val="white"/>
        </w:rPr>
      </w:pPr>
      <w:r w:rsidRPr="00903DBA">
        <w:rPr>
          <w:highlight w:val="white"/>
        </w:rPr>
        <w:t>}</w:t>
      </w:r>
    </w:p>
    <w:p w14:paraId="75705EFE" w14:textId="790BD2F4" w:rsidR="00DB1DED" w:rsidRPr="00903DBA" w:rsidRDefault="00DB1DED" w:rsidP="00DB1DED">
      <w:pPr>
        <w:rPr>
          <w:highlight w:val="white"/>
        </w:rPr>
      </w:pPr>
      <w:r w:rsidRPr="00903DBA">
        <w:t xml:space="preserve">The </w:t>
      </w:r>
      <w:r w:rsidRPr="00903DBA">
        <w:rPr>
          <w:rStyle w:val="KeyWord0"/>
        </w:rPr>
        <w:t>SymbolTable</w:t>
      </w:r>
      <w:r w:rsidRPr="00903DBA">
        <w:t xml:space="preserve"> class </w:t>
      </w:r>
      <w:r w:rsidR="003C6008" w:rsidRPr="00903DBA">
        <w:t>holds a symbol table.</w:t>
      </w:r>
      <w:r w:rsidR="003C6008" w:rsidRPr="00903DBA">
        <w:rPr>
          <w:highlight w:val="white"/>
        </w:rPr>
        <w:t xml:space="preserve"> The scope of a table is </w:t>
      </w:r>
      <w:r w:rsidR="003C6008" w:rsidRPr="00903DBA">
        <w:rPr>
          <w:rStyle w:val="KeyWord0"/>
          <w:highlight w:val="white"/>
        </w:rPr>
        <w:t>Global</w:t>
      </w:r>
      <w:r w:rsidR="003C6008" w:rsidRPr="00903DBA">
        <w:rPr>
          <w:highlight w:val="white"/>
        </w:rPr>
        <w:t xml:space="preserve">, </w:t>
      </w:r>
      <w:r w:rsidR="003C6008" w:rsidRPr="00903DBA">
        <w:rPr>
          <w:rStyle w:val="KeyWord0"/>
          <w:highlight w:val="white"/>
        </w:rPr>
        <w:t>Function</w:t>
      </w:r>
      <w:r w:rsidR="003C6008" w:rsidRPr="00903DBA">
        <w:rPr>
          <w:highlight w:val="white"/>
        </w:rPr>
        <w:t xml:space="preserve">, </w:t>
      </w:r>
      <w:r w:rsidR="003C6008" w:rsidRPr="00903DBA">
        <w:rPr>
          <w:rStyle w:val="KeyWord0"/>
          <w:highlight w:val="white"/>
        </w:rPr>
        <w:t>Block</w:t>
      </w:r>
      <w:r w:rsidR="003C6008" w:rsidRPr="00903DBA">
        <w:rPr>
          <w:highlight w:val="white"/>
        </w:rPr>
        <w:t xml:space="preserve">, </w:t>
      </w:r>
      <w:r w:rsidR="003C6008" w:rsidRPr="00903DBA">
        <w:rPr>
          <w:rStyle w:val="KeyWord0"/>
          <w:highlight w:val="white"/>
        </w:rPr>
        <w:t>Struct</w:t>
      </w:r>
      <w:r w:rsidR="003C6008" w:rsidRPr="00903DBA">
        <w:rPr>
          <w:highlight w:val="white"/>
        </w:rPr>
        <w:t xml:space="preserve">, or </w:t>
      </w:r>
      <w:r w:rsidR="003C6008" w:rsidRPr="00903DBA">
        <w:rPr>
          <w:rStyle w:val="KeyWord0"/>
          <w:highlight w:val="white"/>
        </w:rPr>
        <w:t>Union</w:t>
      </w:r>
      <w:r w:rsidR="003C6008" w:rsidRPr="00903DBA">
        <w:rPr>
          <w:highlight w:val="white"/>
        </w:rPr>
        <w:t xml:space="preserve"> as described above.</w:t>
      </w:r>
    </w:p>
    <w:p w14:paraId="70A04421" w14:textId="4AE60591" w:rsidR="000C7243" w:rsidRPr="00903DBA" w:rsidRDefault="000C7243" w:rsidP="000C7243">
      <w:pPr>
        <w:pStyle w:val="CodeHeader"/>
      </w:pPr>
      <w:proofErr w:type="spellStart"/>
      <w:r w:rsidRPr="00903DBA">
        <w:t>SymbolTable.cs</w:t>
      </w:r>
      <w:proofErr w:type="spellEnd"/>
    </w:p>
    <w:p w14:paraId="08A7C72F" w14:textId="77777777" w:rsidR="008F5511" w:rsidRPr="00903DBA" w:rsidRDefault="008F5511" w:rsidP="00323ED4">
      <w:pPr>
        <w:pStyle w:val="Code"/>
        <w:rPr>
          <w:highlight w:val="white"/>
        </w:rPr>
      </w:pPr>
      <w:r w:rsidRPr="00903DBA">
        <w:rPr>
          <w:highlight w:val="white"/>
        </w:rPr>
        <w:t>using System;</w:t>
      </w:r>
    </w:p>
    <w:p w14:paraId="2790FD1D" w14:textId="77777777" w:rsidR="008F5511" w:rsidRPr="00903DBA" w:rsidRDefault="008F5511" w:rsidP="00323ED4">
      <w:pPr>
        <w:pStyle w:val="Code"/>
        <w:rPr>
          <w:highlight w:val="white"/>
        </w:rPr>
      </w:pPr>
      <w:r w:rsidRPr="00903DBA">
        <w:rPr>
          <w:highlight w:val="white"/>
        </w:rPr>
        <w:t>using System.Collections.Generic;</w:t>
      </w:r>
    </w:p>
    <w:p w14:paraId="004B0D5E" w14:textId="77777777" w:rsidR="008F5511" w:rsidRPr="00903DBA" w:rsidRDefault="008F5511" w:rsidP="00323ED4">
      <w:pPr>
        <w:pStyle w:val="Code"/>
        <w:rPr>
          <w:highlight w:val="white"/>
        </w:rPr>
      </w:pPr>
    </w:p>
    <w:p w14:paraId="5A4C7BBB" w14:textId="77777777" w:rsidR="008F5511" w:rsidRPr="00903DBA" w:rsidRDefault="008F5511" w:rsidP="00323ED4">
      <w:pPr>
        <w:pStyle w:val="Code"/>
        <w:rPr>
          <w:highlight w:val="white"/>
        </w:rPr>
      </w:pPr>
      <w:r w:rsidRPr="00903DBA">
        <w:rPr>
          <w:highlight w:val="white"/>
        </w:rPr>
        <w:lastRenderedPageBreak/>
        <w:t>namespace CCompiler {</w:t>
      </w:r>
    </w:p>
    <w:p w14:paraId="433391B2" w14:textId="360E753C" w:rsidR="008F5511" w:rsidRPr="00903DBA" w:rsidRDefault="008F5511" w:rsidP="00323ED4">
      <w:pPr>
        <w:pStyle w:val="Code"/>
        <w:rPr>
          <w:highlight w:val="white"/>
        </w:rPr>
      </w:pPr>
      <w:r w:rsidRPr="00903DBA">
        <w:rPr>
          <w:highlight w:val="white"/>
        </w:rPr>
        <w:t xml:space="preserve">  public class SymbolTable {</w:t>
      </w:r>
    </w:p>
    <w:p w14:paraId="12CC0E63" w14:textId="77777777" w:rsidR="00373E35" w:rsidRPr="00903DBA" w:rsidRDefault="00373E35" w:rsidP="00373E35">
      <w:pPr>
        <w:pStyle w:val="Code"/>
        <w:rPr>
          <w:highlight w:val="white"/>
        </w:rPr>
      </w:pPr>
      <w:r w:rsidRPr="00903DBA">
        <w:rPr>
          <w:highlight w:val="white"/>
        </w:rPr>
        <w:t xml:space="preserve">    private Scope m_scope;</w:t>
      </w:r>
    </w:p>
    <w:p w14:paraId="6570DBF1" w14:textId="35B29FDE" w:rsidR="00D846BE" w:rsidRPr="00903DBA" w:rsidRDefault="00AF3F0D" w:rsidP="00D846BE">
      <w:pPr>
        <w:rPr>
          <w:highlight w:val="white"/>
        </w:rPr>
      </w:pPr>
      <w:r w:rsidRPr="00903DBA">
        <w:rPr>
          <w:highlight w:val="white"/>
        </w:rPr>
        <w:t>For each function call, a</w:t>
      </w:r>
      <w:r w:rsidR="00F30767" w:rsidRPr="00903DBA">
        <w:rPr>
          <w:highlight w:val="white"/>
        </w:rPr>
        <w:t>n</w:t>
      </w:r>
      <w:r w:rsidRPr="00903DBA">
        <w:rPr>
          <w:highlight w:val="white"/>
        </w:rPr>
        <w:t xml:space="preserve"> activation record is allocated at the call stack.</w:t>
      </w:r>
      <w:r w:rsidR="00F30767" w:rsidRPr="00903DBA">
        <w:rPr>
          <w:highlight w:val="white"/>
        </w:rPr>
        <w:t xml:space="preserve"> The first three entries are the return address (the address of the instruction following the function call), the regular </w:t>
      </w:r>
      <w:r w:rsidR="003127F4" w:rsidRPr="00903DBA">
        <w:rPr>
          <w:highlight w:val="white"/>
        </w:rPr>
        <w:t xml:space="preserve">frame pointer (the address of the current activation record), and the ellipse frame pointer (the regular frame pointer plus the size of the extra parameters </w:t>
      </w:r>
      <w:r w:rsidR="00801D1C" w:rsidRPr="00903DBA">
        <w:rPr>
          <w:highlight w:val="white"/>
        </w:rPr>
        <w:t>in a call of an elliptic function).</w:t>
      </w:r>
      <w:r w:rsidR="00450D55" w:rsidRPr="00903DBA">
        <w:rPr>
          <w:highlight w:val="white"/>
        </w:rPr>
        <w:t xml:space="preserve"> The function header size is the sum of the size of those three entries.</w:t>
      </w:r>
      <w:r w:rsidR="00D846BE" w:rsidRPr="00903DBA">
        <w:rPr>
          <w:highlight w:val="white"/>
        </w:rPr>
        <w:t xml:space="preserve"> As the compiler in this book can be set to generate code for different target machines, the offset can also be given different values as the pointer size may vary.</w:t>
      </w:r>
    </w:p>
    <w:p w14:paraId="61571B91" w14:textId="77777777" w:rsidR="00373E35" w:rsidRPr="00903DBA" w:rsidRDefault="00373E35" w:rsidP="00373E35">
      <w:pPr>
        <w:pStyle w:val="Code"/>
        <w:rPr>
          <w:highlight w:val="white"/>
        </w:rPr>
      </w:pPr>
      <w:r w:rsidRPr="00903DBA">
        <w:rPr>
          <w:highlight w:val="white"/>
        </w:rPr>
        <w:t xml:space="preserve">    public static int ReturnAddressOffset = 0;</w:t>
      </w:r>
    </w:p>
    <w:p w14:paraId="65C97FC3" w14:textId="77777777" w:rsidR="00373E35" w:rsidRPr="00903DBA" w:rsidRDefault="00373E35" w:rsidP="00373E35">
      <w:pPr>
        <w:pStyle w:val="Code"/>
        <w:rPr>
          <w:highlight w:val="white"/>
        </w:rPr>
      </w:pPr>
      <w:r w:rsidRPr="00903DBA">
        <w:rPr>
          <w:highlight w:val="white"/>
        </w:rPr>
        <w:t xml:space="preserve">    public static int RegularFrameOffset = TypeSize.PointerSize;</w:t>
      </w:r>
    </w:p>
    <w:p w14:paraId="7E373FDE" w14:textId="77777777" w:rsidR="00373E35" w:rsidRPr="00903DBA" w:rsidRDefault="00373E35" w:rsidP="00373E35">
      <w:pPr>
        <w:pStyle w:val="Code"/>
        <w:rPr>
          <w:highlight w:val="white"/>
        </w:rPr>
      </w:pPr>
      <w:r w:rsidRPr="00903DBA">
        <w:rPr>
          <w:highlight w:val="white"/>
        </w:rPr>
        <w:t xml:space="preserve">    public static int EllipseFrameOffset = 2 * TypeSize.PointerSize;</w:t>
      </w:r>
    </w:p>
    <w:p w14:paraId="289A144C" w14:textId="77777777" w:rsidR="00373E35" w:rsidRPr="00903DBA" w:rsidRDefault="00373E35" w:rsidP="00373E35">
      <w:pPr>
        <w:pStyle w:val="Code"/>
        <w:rPr>
          <w:highlight w:val="white"/>
        </w:rPr>
      </w:pPr>
      <w:r w:rsidRPr="00903DBA">
        <w:rPr>
          <w:highlight w:val="white"/>
        </w:rPr>
        <w:t xml:space="preserve">    public static int FunctionHeaderSize = 3 * TypeSize.PointerSize;</w:t>
      </w:r>
    </w:p>
    <w:p w14:paraId="18083DDD" w14:textId="509DBD67" w:rsidR="00FD6094" w:rsidRPr="00903DBA" w:rsidRDefault="00FD6094" w:rsidP="00323ED4">
      <w:r w:rsidRPr="00903DBA">
        <w:t xml:space="preserve">Each table holds a reference to its parent table, except the table of global space, which table parent </w:t>
      </w:r>
      <w:r w:rsidR="000A557F" w:rsidRPr="00903DBA">
        <w:t xml:space="preserve">reference </w:t>
      </w:r>
      <w:r w:rsidRPr="00903DBA">
        <w:t>is null.</w:t>
      </w:r>
    </w:p>
    <w:p w14:paraId="2C699141" w14:textId="77777777" w:rsidR="00ED72CD" w:rsidRPr="00903DBA" w:rsidRDefault="00ED72CD" w:rsidP="00ED72CD">
      <w:pPr>
        <w:pStyle w:val="Code"/>
        <w:rPr>
          <w:highlight w:val="white"/>
        </w:rPr>
      </w:pPr>
      <w:r w:rsidRPr="00903DBA">
        <w:rPr>
          <w:highlight w:val="white"/>
        </w:rPr>
        <w:t xml:space="preserve">    private SymbolTable m_parentTable;</w:t>
      </w:r>
    </w:p>
    <w:p w14:paraId="10C6455C" w14:textId="3A43F5F2" w:rsidR="000768A3" w:rsidRPr="00903DBA" w:rsidRDefault="00DC336D" w:rsidP="00323ED4">
      <w:pPr>
        <w:rPr>
          <w:highlight w:val="white"/>
        </w:rPr>
      </w:pPr>
      <w:r w:rsidRPr="00903DBA">
        <w:rPr>
          <w:highlight w:val="white"/>
        </w:rPr>
        <w:t xml:space="preserve">The activation record is organized in that way that after the three first entries at holding the return address, regular frame pointer, and </w:t>
      </w:r>
      <w:r w:rsidR="00F606AA" w:rsidRPr="00903DBA">
        <w:rPr>
          <w:highlight w:val="white"/>
        </w:rPr>
        <w:t>ellipse frame pointer comes the function parameters, the ex</w:t>
      </w:r>
      <w:r w:rsidR="00A12A5B" w:rsidRPr="00903DBA">
        <w:rPr>
          <w:highlight w:val="white"/>
        </w:rPr>
        <w:t xml:space="preserve">tra parameters in case of an elliptic case, </w:t>
      </w:r>
      <w:r w:rsidR="00522C4B" w:rsidRPr="00903DBA">
        <w:rPr>
          <w:highlight w:val="white"/>
        </w:rPr>
        <w:t xml:space="preserve">and </w:t>
      </w:r>
      <w:r w:rsidR="00A12A5B" w:rsidRPr="00903DBA">
        <w:rPr>
          <w:highlight w:val="white"/>
        </w:rPr>
        <w:t xml:space="preserve">variables of auto or register storage, </w:t>
      </w:r>
      <w:r w:rsidR="00522C4B" w:rsidRPr="00903DBA">
        <w:rPr>
          <w:highlight w:val="white"/>
        </w:rPr>
        <w:t xml:space="preserve">as well as </w:t>
      </w:r>
      <w:r w:rsidR="00A12A5B" w:rsidRPr="00903DBA">
        <w:rPr>
          <w:highlight w:val="white"/>
        </w:rPr>
        <w:t xml:space="preserve">temporary </w:t>
      </w:r>
      <w:r w:rsidR="00522C4B" w:rsidRPr="00903DBA">
        <w:rPr>
          <w:highlight w:val="white"/>
        </w:rPr>
        <w:t>variables. Each one of those symbols holds an offset on the activation record.</w:t>
      </w:r>
    </w:p>
    <w:p w14:paraId="355C3374" w14:textId="57BD769A" w:rsidR="00ED72CD" w:rsidRPr="00903DBA" w:rsidRDefault="00ED72CD" w:rsidP="00ED72CD">
      <w:pPr>
        <w:pStyle w:val="Code"/>
        <w:rPr>
          <w:highlight w:val="white"/>
        </w:rPr>
      </w:pPr>
      <w:r w:rsidRPr="00903DBA">
        <w:rPr>
          <w:highlight w:val="white"/>
        </w:rPr>
        <w:t xml:space="preserve">    private int </w:t>
      </w:r>
      <w:r w:rsidR="00F26000" w:rsidRPr="00903DBA">
        <w:rPr>
          <w:highlight w:val="white"/>
        </w:rPr>
        <w:t>m_currentOffset</w:t>
      </w:r>
      <w:r w:rsidRPr="00903DBA">
        <w:rPr>
          <w:highlight w:val="white"/>
        </w:rPr>
        <w:t>;</w:t>
      </w:r>
    </w:p>
    <w:p w14:paraId="12CFA393" w14:textId="14402658" w:rsidR="004037D9" w:rsidRPr="00903DBA" w:rsidRDefault="00522C4B" w:rsidP="004037D9">
      <w:pPr>
        <w:rPr>
          <w:highlight w:val="white"/>
        </w:rPr>
      </w:pPr>
      <w:r w:rsidRPr="00903DBA">
        <w:rPr>
          <w:highlight w:val="white"/>
        </w:rPr>
        <w:t xml:space="preserve">All parameters and variables of a function or a block, as well as the members of a struct or a union, </w:t>
      </w:r>
      <w:r w:rsidR="00FD4035" w:rsidRPr="00903DBA">
        <w:rPr>
          <w:highlight w:val="white"/>
        </w:rPr>
        <w:t xml:space="preserve">are stored in the </w:t>
      </w:r>
      <w:r w:rsidR="004037D9" w:rsidRPr="00903DBA">
        <w:rPr>
          <w:rStyle w:val="KeyWord0"/>
          <w:highlight w:val="white"/>
        </w:rPr>
        <w:t>m_</w:t>
      </w:r>
      <w:r w:rsidR="00FD4035" w:rsidRPr="00903DBA">
        <w:rPr>
          <w:rStyle w:val="KeyWord0"/>
          <w:highlight w:val="white"/>
        </w:rPr>
        <w:t>entry</w:t>
      </w:r>
      <w:r w:rsidR="004037D9" w:rsidRPr="00903DBA">
        <w:rPr>
          <w:rStyle w:val="KeyWord0"/>
          <w:highlight w:val="white"/>
        </w:rPr>
        <w:t>M</w:t>
      </w:r>
      <w:r w:rsidR="00FD4035" w:rsidRPr="00903DBA">
        <w:rPr>
          <w:rStyle w:val="KeyWord0"/>
          <w:highlight w:val="white"/>
        </w:rPr>
        <w:t>ap</w:t>
      </w:r>
      <w:r w:rsidR="004037D9" w:rsidRPr="00903DBA">
        <w:rPr>
          <w:highlight w:val="white"/>
        </w:rPr>
        <w:t xml:space="preserve"> and </w:t>
      </w:r>
      <w:r w:rsidR="004037D9" w:rsidRPr="00903DBA">
        <w:rPr>
          <w:rStyle w:val="KeyWord0"/>
          <w:highlight w:val="white"/>
        </w:rPr>
        <w:t>m_entryList</w:t>
      </w:r>
      <w:r w:rsidR="00FD4035" w:rsidRPr="00903DBA">
        <w:rPr>
          <w:highlight w:val="white"/>
        </w:rPr>
        <w:t xml:space="preserve">. </w:t>
      </w:r>
      <w:r w:rsidR="004037D9" w:rsidRPr="00903DBA">
        <w:rPr>
          <w:highlight w:val="white"/>
        </w:rPr>
        <w:t>W</w:t>
      </w:r>
      <w:r w:rsidR="00D846BE" w:rsidRPr="00903DBA">
        <w:rPr>
          <w:highlight w:val="white"/>
        </w:rPr>
        <w:t xml:space="preserve">e use </w:t>
      </w:r>
      <w:r w:rsidR="004037D9" w:rsidRPr="00903DBA">
        <w:rPr>
          <w:rStyle w:val="KeyWord0"/>
          <w:highlight w:val="white"/>
        </w:rPr>
        <w:t>m_entry</w:t>
      </w:r>
      <w:r w:rsidR="00FD4035" w:rsidRPr="00903DBA">
        <w:rPr>
          <w:rStyle w:val="KeyWord0"/>
          <w:highlight w:val="white"/>
        </w:rPr>
        <w:t>Map</w:t>
      </w:r>
      <w:r w:rsidR="00FD4035" w:rsidRPr="00903DBA">
        <w:rPr>
          <w:highlight w:val="white"/>
        </w:rPr>
        <w:t xml:space="preserve"> </w:t>
      </w:r>
      <w:r w:rsidR="004037D9" w:rsidRPr="00903DBA">
        <w:rPr>
          <w:highlight w:val="white"/>
        </w:rPr>
        <w:t xml:space="preserve">to look up symbols and </w:t>
      </w:r>
      <w:r w:rsidR="004037D9" w:rsidRPr="00903DBA">
        <w:rPr>
          <w:rStyle w:val="KeyWord0"/>
          <w:highlight w:val="white"/>
        </w:rPr>
        <w:t>m_entryList</w:t>
      </w:r>
      <w:r w:rsidR="004037D9" w:rsidRPr="00903DBA">
        <w:rPr>
          <w:highlight w:val="white"/>
        </w:rPr>
        <w:t xml:space="preserve"> when initializing values in a struct or union, in which case the symbols need to be stored in the order they were declared in the code. The</w:t>
      </w:r>
      <w:r w:rsidR="004037D9" w:rsidRPr="00903DBA">
        <w:rPr>
          <w:rStyle w:val="KeyWord0"/>
          <w:highlight w:val="white"/>
        </w:rPr>
        <w:t xml:space="preserve"> Dictionary</w:t>
      </w:r>
      <w:r w:rsidR="004037D9" w:rsidRPr="00903DBA">
        <w:rPr>
          <w:highlight w:val="white"/>
        </w:rPr>
        <w:t xml:space="preserve"> class provides fast searching but does not guarantee any order among its values.</w:t>
      </w:r>
    </w:p>
    <w:p w14:paraId="078619E2" w14:textId="77777777" w:rsidR="00ED72CD" w:rsidRPr="00903DBA" w:rsidRDefault="00ED72CD" w:rsidP="00ED72CD">
      <w:pPr>
        <w:pStyle w:val="Code"/>
        <w:rPr>
          <w:highlight w:val="white"/>
        </w:rPr>
      </w:pPr>
      <w:r w:rsidRPr="00903DBA">
        <w:rPr>
          <w:highlight w:val="white"/>
        </w:rPr>
        <w:t xml:space="preserve">    private IDictionary&lt;string,Symbol&gt; m_entryMap =</w:t>
      </w:r>
    </w:p>
    <w:p w14:paraId="2E7B3BE6" w14:textId="21811A88" w:rsidR="00ED72CD" w:rsidRPr="00903DBA" w:rsidRDefault="00ED72CD" w:rsidP="00ED72CD">
      <w:pPr>
        <w:pStyle w:val="Code"/>
        <w:rPr>
          <w:highlight w:val="white"/>
        </w:rPr>
      </w:pPr>
      <w:r w:rsidRPr="00903DBA">
        <w:rPr>
          <w:highlight w:val="white"/>
        </w:rPr>
        <w:t xml:space="preserve">      new </w:t>
      </w:r>
      <w:r w:rsidR="00AD47BE" w:rsidRPr="00903DBA">
        <w:rPr>
          <w:highlight w:val="white"/>
        </w:rPr>
        <w:t>Dictionary</w:t>
      </w:r>
      <w:r w:rsidRPr="00903DBA">
        <w:rPr>
          <w:highlight w:val="white"/>
        </w:rPr>
        <w:t>&lt;string,Symbol&gt;();</w:t>
      </w:r>
    </w:p>
    <w:p w14:paraId="66230B73" w14:textId="7219BFAA" w:rsidR="006B29C3" w:rsidRPr="00903DBA" w:rsidRDefault="006B29C3" w:rsidP="006B29C3">
      <w:pPr>
        <w:pStyle w:val="Code"/>
        <w:rPr>
          <w:highlight w:val="white"/>
        </w:rPr>
      </w:pPr>
      <w:r w:rsidRPr="00903DBA">
        <w:rPr>
          <w:highlight w:val="white"/>
        </w:rPr>
        <w:t xml:space="preserve">    private List&lt;Symbol&gt; m_entryList = new List&lt;Symbol&gt;();</w:t>
      </w:r>
    </w:p>
    <w:p w14:paraId="43CBF616" w14:textId="28456E5A" w:rsidR="00FD4035" w:rsidRPr="00903DBA" w:rsidRDefault="00FD4035" w:rsidP="00323ED4">
      <w:pPr>
        <w:rPr>
          <w:highlight w:val="white"/>
        </w:rPr>
      </w:pPr>
      <w:r w:rsidRPr="00903DBA">
        <w:rPr>
          <w:highlight w:val="white"/>
        </w:rPr>
        <w:t>The tag map holds the types of the structs or unions that are marked with a tag.</w:t>
      </w:r>
    </w:p>
    <w:p w14:paraId="3750B26D" w14:textId="77777777" w:rsidR="006C1DAB" w:rsidRPr="00903DBA" w:rsidRDefault="006C1DAB" w:rsidP="006C1DAB">
      <w:pPr>
        <w:pStyle w:val="Code"/>
        <w:rPr>
          <w:highlight w:val="white"/>
        </w:rPr>
      </w:pPr>
      <w:r w:rsidRPr="00903DBA">
        <w:rPr>
          <w:highlight w:val="white"/>
        </w:rPr>
        <w:t xml:space="preserve">    private IDictionary&lt;string,Type&gt; m_tagMap = new Dictionary&lt;string,Type&gt;();</w:t>
      </w:r>
    </w:p>
    <w:p w14:paraId="11094DF9" w14:textId="73CAD2F8" w:rsidR="008F5511" w:rsidRPr="00903DBA" w:rsidRDefault="00A32AEB" w:rsidP="00323ED4">
      <w:pPr>
        <w:rPr>
          <w:highlight w:val="white"/>
        </w:rPr>
      </w:pPr>
      <w:r w:rsidRPr="00903DBA">
        <w:rPr>
          <w:rStyle w:val="KeyWord0"/>
          <w:highlight w:val="white"/>
        </w:rPr>
        <w:t>CurrentTable</w:t>
      </w:r>
      <w:r w:rsidRPr="00903DBA">
        <w:rPr>
          <w:highlight w:val="white"/>
        </w:rPr>
        <w:t xml:space="preserve"> and </w:t>
      </w:r>
      <w:r w:rsidRPr="00903DBA">
        <w:rPr>
          <w:rStyle w:val="KeyWord0"/>
          <w:highlight w:val="white"/>
        </w:rPr>
        <w:t>CurrentFunction</w:t>
      </w:r>
      <w:r w:rsidRPr="00903DBA">
        <w:rPr>
          <w:highlight w:val="white"/>
        </w:rPr>
        <w:t xml:space="preserve"> </w:t>
      </w:r>
      <w:r w:rsidR="00FD4035" w:rsidRPr="00903DBA">
        <w:rPr>
          <w:highlight w:val="white"/>
        </w:rPr>
        <w:t>hold reference</w:t>
      </w:r>
      <w:r w:rsidR="003E6819" w:rsidRPr="00903DBA">
        <w:rPr>
          <w:highlight w:val="white"/>
        </w:rPr>
        <w:t>s</w:t>
      </w:r>
      <w:r w:rsidR="00FD4035" w:rsidRPr="00903DBA">
        <w:rPr>
          <w:highlight w:val="white"/>
        </w:rPr>
        <w:t xml:space="preserve"> to the </w:t>
      </w:r>
      <w:r w:rsidR="0014513D" w:rsidRPr="00903DBA">
        <w:rPr>
          <w:highlight w:val="white"/>
        </w:rPr>
        <w:t xml:space="preserve">current </w:t>
      </w:r>
      <w:r w:rsidRPr="00903DBA">
        <w:rPr>
          <w:highlight w:val="white"/>
        </w:rPr>
        <w:t xml:space="preserve">symbol </w:t>
      </w:r>
      <w:r w:rsidR="00FD4035" w:rsidRPr="00903DBA">
        <w:rPr>
          <w:highlight w:val="white"/>
        </w:rPr>
        <w:t>table</w:t>
      </w:r>
      <w:r w:rsidR="00872364" w:rsidRPr="00903DBA">
        <w:rPr>
          <w:highlight w:val="white"/>
        </w:rPr>
        <w:t xml:space="preserve"> </w:t>
      </w:r>
      <w:r w:rsidRPr="00903DBA">
        <w:rPr>
          <w:highlight w:val="white"/>
        </w:rPr>
        <w:t>a</w:t>
      </w:r>
      <w:r w:rsidR="00CC76F6" w:rsidRPr="00903DBA">
        <w:rPr>
          <w:highlight w:val="white"/>
        </w:rPr>
        <w:t>nd</w:t>
      </w:r>
      <w:r w:rsidRPr="00903DBA">
        <w:rPr>
          <w:highlight w:val="white"/>
        </w:rPr>
        <w:t xml:space="preserve"> function </w:t>
      </w:r>
      <w:r w:rsidR="003E6819" w:rsidRPr="00903DBA">
        <w:rPr>
          <w:highlight w:val="white"/>
        </w:rPr>
        <w:t>currently processed by the parser</w:t>
      </w:r>
      <w:r w:rsidR="00CC76F6" w:rsidRPr="00903DBA">
        <w:rPr>
          <w:highlight w:val="white"/>
        </w:rPr>
        <w:t xml:space="preserve">. </w:t>
      </w:r>
      <w:r w:rsidR="003E6819" w:rsidRPr="00903DBA">
        <w:rPr>
          <w:highlight w:val="white"/>
        </w:rPr>
        <w:t xml:space="preserve">We need the current </w:t>
      </w:r>
      <w:r w:rsidR="0014513D" w:rsidRPr="00903DBA">
        <w:rPr>
          <w:highlight w:val="white"/>
        </w:rPr>
        <w:t xml:space="preserve">symbol </w:t>
      </w:r>
      <w:r w:rsidR="00323ED4" w:rsidRPr="00903DBA">
        <w:rPr>
          <w:highlight w:val="white"/>
        </w:rPr>
        <w:t xml:space="preserve">table when adding or looking up symbols, and the current </w:t>
      </w:r>
      <w:r w:rsidR="003E6819" w:rsidRPr="00903DBA">
        <w:rPr>
          <w:highlight w:val="white"/>
        </w:rPr>
        <w:t xml:space="preserve">function when </w:t>
      </w:r>
      <w:r w:rsidR="0014513D" w:rsidRPr="00903DBA">
        <w:rPr>
          <w:highlight w:val="white"/>
        </w:rPr>
        <w:t xml:space="preserve">generating code for </w:t>
      </w:r>
      <w:r w:rsidR="003E6819" w:rsidRPr="00903DBA">
        <w:rPr>
          <w:highlight w:val="white"/>
        </w:rPr>
        <w:t xml:space="preserve">calling a function or returning a value. In global scope, the </w:t>
      </w:r>
      <w:r w:rsidR="0014513D" w:rsidRPr="00903DBA">
        <w:rPr>
          <w:rStyle w:val="KeyWord0"/>
          <w:highlight w:val="white"/>
        </w:rPr>
        <w:t>C</w:t>
      </w:r>
      <w:r w:rsidR="003E6819" w:rsidRPr="00903DBA">
        <w:rPr>
          <w:rStyle w:val="KeyWord0"/>
          <w:highlight w:val="white"/>
        </w:rPr>
        <w:t>urrent</w:t>
      </w:r>
      <w:r w:rsidR="0014513D" w:rsidRPr="00903DBA">
        <w:rPr>
          <w:rStyle w:val="KeyWord0"/>
          <w:highlight w:val="white"/>
        </w:rPr>
        <w:t>F</w:t>
      </w:r>
      <w:r w:rsidR="003E6819" w:rsidRPr="00903DBA">
        <w:rPr>
          <w:rStyle w:val="KeyWord0"/>
          <w:highlight w:val="white"/>
        </w:rPr>
        <w:t>unction</w:t>
      </w:r>
      <w:r w:rsidR="003E6819" w:rsidRPr="00903DBA">
        <w:rPr>
          <w:highlight w:val="white"/>
        </w:rPr>
        <w:t xml:space="preserve"> is null.</w:t>
      </w:r>
    </w:p>
    <w:p w14:paraId="22B4F7D2" w14:textId="77777777" w:rsidR="006C1DAB" w:rsidRPr="00903DBA" w:rsidRDefault="006C1DAB" w:rsidP="006C1DAB">
      <w:pPr>
        <w:pStyle w:val="Code"/>
        <w:rPr>
          <w:highlight w:val="white"/>
        </w:rPr>
      </w:pPr>
      <w:r w:rsidRPr="00903DBA">
        <w:rPr>
          <w:highlight w:val="white"/>
        </w:rPr>
        <w:t xml:space="preserve">    public static SymbolTable CurrentTable = null;</w:t>
      </w:r>
    </w:p>
    <w:p w14:paraId="1393F9E0" w14:textId="77777777" w:rsidR="006C1DAB" w:rsidRPr="00903DBA" w:rsidRDefault="006C1DAB" w:rsidP="006C1DAB">
      <w:pPr>
        <w:pStyle w:val="Code"/>
        <w:rPr>
          <w:highlight w:val="white"/>
        </w:rPr>
      </w:pPr>
      <w:r w:rsidRPr="00903DBA">
        <w:rPr>
          <w:highlight w:val="white"/>
        </w:rPr>
        <w:t xml:space="preserve">    public static Symbol CurrentFunction = null;</w:t>
      </w:r>
    </w:p>
    <w:p w14:paraId="3143416F" w14:textId="031061A0" w:rsidR="00872364" w:rsidRPr="00903DBA" w:rsidRDefault="00B52224" w:rsidP="00323ED4">
      <w:pPr>
        <w:rPr>
          <w:highlight w:val="white"/>
        </w:rPr>
      </w:pPr>
      <w:r w:rsidRPr="00903DBA">
        <w:rPr>
          <w:rStyle w:val="KeyWord0"/>
          <w:highlight w:val="white"/>
        </w:rPr>
        <w:t>GlobalS</w:t>
      </w:r>
      <w:r w:rsidR="00872364" w:rsidRPr="00903DBA">
        <w:rPr>
          <w:rStyle w:val="KeyWord0"/>
          <w:highlight w:val="white"/>
        </w:rPr>
        <w:t>tatic</w:t>
      </w:r>
      <w:r w:rsidR="006F324F" w:rsidRPr="00903DBA">
        <w:rPr>
          <w:rStyle w:val="KeyWord0"/>
          <w:highlight w:val="white"/>
        </w:rPr>
        <w:t>S</w:t>
      </w:r>
      <w:r w:rsidR="00872364" w:rsidRPr="00903DBA">
        <w:rPr>
          <w:rStyle w:val="KeyWord0"/>
          <w:highlight w:val="white"/>
        </w:rPr>
        <w:t>et</w:t>
      </w:r>
      <w:r w:rsidR="00872364" w:rsidRPr="00903DBA">
        <w:rPr>
          <w:highlight w:val="white"/>
        </w:rPr>
        <w:t xml:space="preserve"> holds all static symbols. </w:t>
      </w:r>
      <w:r w:rsidR="00D846BE" w:rsidRPr="00903DBA">
        <w:rPr>
          <w:highlight w:val="white"/>
        </w:rPr>
        <w:t>S</w:t>
      </w:r>
      <w:r w:rsidR="00872364" w:rsidRPr="00903DBA">
        <w:rPr>
          <w:highlight w:val="white"/>
        </w:rPr>
        <w:t>ymbol</w:t>
      </w:r>
      <w:r w:rsidR="00D846BE" w:rsidRPr="00903DBA">
        <w:rPr>
          <w:highlight w:val="white"/>
        </w:rPr>
        <w:t>s</w:t>
      </w:r>
      <w:r w:rsidR="00872364" w:rsidRPr="00903DBA">
        <w:rPr>
          <w:highlight w:val="white"/>
        </w:rPr>
        <w:t xml:space="preserve"> of static, extern, or typedef storage are not given an </w:t>
      </w:r>
      <w:proofErr w:type="gramStart"/>
      <w:r w:rsidR="00872364" w:rsidRPr="00903DBA">
        <w:rPr>
          <w:highlight w:val="white"/>
        </w:rPr>
        <w:t>offset, since</w:t>
      </w:r>
      <w:proofErr w:type="gramEnd"/>
      <w:r w:rsidR="00872364" w:rsidRPr="00903DBA">
        <w:rPr>
          <w:highlight w:val="white"/>
        </w:rPr>
        <w:t xml:space="preserve"> they ar</w:t>
      </w:r>
      <w:r w:rsidR="006C1DAB" w:rsidRPr="00903DBA">
        <w:rPr>
          <w:highlight w:val="white"/>
        </w:rPr>
        <w:t>e</w:t>
      </w:r>
      <w:r w:rsidR="00872364" w:rsidRPr="00903DBA">
        <w:rPr>
          <w:highlight w:val="white"/>
        </w:rPr>
        <w:t xml:space="preserve"> not stored at the activation record</w:t>
      </w:r>
      <w:r w:rsidR="00D846BE" w:rsidRPr="00903DBA">
        <w:rPr>
          <w:highlight w:val="white"/>
        </w:rPr>
        <w:t xml:space="preserve"> in runtime.</w:t>
      </w:r>
    </w:p>
    <w:p w14:paraId="52A317CE" w14:textId="5A4116C9" w:rsidR="006C1DAB" w:rsidRPr="00903DBA" w:rsidRDefault="006C1DAB" w:rsidP="006C1DAB">
      <w:pPr>
        <w:pStyle w:val="Code"/>
        <w:rPr>
          <w:highlight w:val="white"/>
        </w:rPr>
      </w:pPr>
      <w:r w:rsidRPr="00903DBA">
        <w:rPr>
          <w:highlight w:val="white"/>
        </w:rPr>
        <w:t xml:space="preserve">    public static ISet&lt;StaticSymbol&gt; </w:t>
      </w:r>
      <w:r w:rsidR="009B0753" w:rsidRPr="00903DBA">
        <w:rPr>
          <w:highlight w:val="white"/>
        </w:rPr>
        <w:t>GlobalStaticSet</w:t>
      </w:r>
      <w:r w:rsidR="00E4437D" w:rsidRPr="00903DBA">
        <w:rPr>
          <w:highlight w:val="white"/>
        </w:rPr>
        <w:t>;</w:t>
      </w:r>
    </w:p>
    <w:p w14:paraId="09661F77" w14:textId="77777777" w:rsidR="006D6DA7" w:rsidRPr="00903DBA" w:rsidRDefault="006D6DA7" w:rsidP="006D6DA7">
      <w:pPr>
        <w:pStyle w:val="Code"/>
        <w:rPr>
          <w:highlight w:val="white"/>
        </w:rPr>
      </w:pPr>
      <w:r w:rsidRPr="00903DBA">
        <w:rPr>
          <w:highlight w:val="white"/>
        </w:rPr>
        <w:t xml:space="preserve">    public static StaticSymbolLinux InitSymbol, ArgsSymbol;</w:t>
      </w:r>
    </w:p>
    <w:p w14:paraId="694E9C79" w14:textId="06A65EB4" w:rsidR="008F5511" w:rsidRPr="00903DBA" w:rsidRDefault="00323ED4" w:rsidP="00323ED4">
      <w:pPr>
        <w:rPr>
          <w:highlight w:val="white"/>
        </w:rPr>
      </w:pPr>
      <w:r w:rsidRPr="00903DBA">
        <w:rPr>
          <w:highlight w:val="white"/>
        </w:rPr>
        <w:t xml:space="preserve">The constructor of the </w:t>
      </w:r>
      <w:r w:rsidRPr="00903DBA">
        <w:rPr>
          <w:rStyle w:val="KeyWord0"/>
          <w:highlight w:val="white"/>
        </w:rPr>
        <w:t>SymbolTable</w:t>
      </w:r>
      <w:r w:rsidRPr="00903DBA">
        <w:rPr>
          <w:highlight w:val="white"/>
        </w:rPr>
        <w:t xml:space="preserve"> class takes the parent table</w:t>
      </w:r>
      <w:r w:rsidR="00637B04" w:rsidRPr="00903DBA">
        <w:rPr>
          <w:highlight w:val="white"/>
        </w:rPr>
        <w:t xml:space="preserve"> (which is null in global space)</w:t>
      </w:r>
      <w:r w:rsidRPr="00903DBA">
        <w:rPr>
          <w:highlight w:val="white"/>
        </w:rPr>
        <w:t xml:space="preserve"> and the scope of the table. </w:t>
      </w:r>
    </w:p>
    <w:p w14:paraId="07D5B417" w14:textId="77777777" w:rsidR="008F5511" w:rsidRPr="00903DBA" w:rsidRDefault="008F5511" w:rsidP="00323ED4">
      <w:pPr>
        <w:pStyle w:val="Code"/>
        <w:rPr>
          <w:highlight w:val="white"/>
        </w:rPr>
      </w:pPr>
      <w:r w:rsidRPr="00903DBA">
        <w:rPr>
          <w:highlight w:val="white"/>
        </w:rPr>
        <w:lastRenderedPageBreak/>
        <w:t xml:space="preserve">    public SymbolTable(SymbolTable parentTable, Scope scope) {</w:t>
      </w:r>
    </w:p>
    <w:p w14:paraId="2C6A7993" w14:textId="77777777" w:rsidR="008F5511" w:rsidRPr="00903DBA" w:rsidRDefault="008F5511" w:rsidP="00323ED4">
      <w:pPr>
        <w:pStyle w:val="Code"/>
        <w:rPr>
          <w:highlight w:val="white"/>
        </w:rPr>
      </w:pPr>
      <w:r w:rsidRPr="00903DBA">
        <w:rPr>
          <w:highlight w:val="white"/>
        </w:rPr>
        <w:t xml:space="preserve">      m_parentTable = parentTable;</w:t>
      </w:r>
    </w:p>
    <w:p w14:paraId="0BC6BE1E" w14:textId="765477EA" w:rsidR="008F5511" w:rsidRPr="00903DBA" w:rsidRDefault="00323ED4" w:rsidP="00323ED4">
      <w:pPr>
        <w:rPr>
          <w:highlight w:val="white"/>
        </w:rPr>
      </w:pPr>
      <w:r w:rsidRPr="00903DBA">
        <w:rPr>
          <w:highlight w:val="white"/>
        </w:rPr>
        <w:t>In case of global scope, we create</w:t>
      </w:r>
      <w:r w:rsidR="00B541AE" w:rsidRPr="00903DBA">
        <w:rPr>
          <w:highlight w:val="white"/>
        </w:rPr>
        <w:t xml:space="preserve"> </w:t>
      </w:r>
      <w:r w:rsidR="005C0B13" w:rsidRPr="00903DBA">
        <w:rPr>
          <w:highlight w:val="white"/>
        </w:rPr>
        <w:t>the global static set</w:t>
      </w:r>
      <w:r w:rsidRPr="00903DBA">
        <w:rPr>
          <w:highlight w:val="white"/>
        </w:rPr>
        <w:t xml:space="preserve">. There is only one table of global scope and one static set </w:t>
      </w:r>
      <w:r w:rsidR="00BE6632" w:rsidRPr="00903DBA">
        <w:rPr>
          <w:highlight w:val="white"/>
        </w:rPr>
        <w:t>in</w:t>
      </w:r>
      <w:r w:rsidRPr="00903DBA">
        <w:rPr>
          <w:highlight w:val="white"/>
        </w:rPr>
        <w:t xml:space="preserve"> each source code file.</w:t>
      </w:r>
      <w:r w:rsidR="008F5511" w:rsidRPr="00903DBA">
        <w:rPr>
          <w:highlight w:val="white"/>
        </w:rPr>
        <w:t xml:space="preserve"> </w:t>
      </w:r>
      <w:r w:rsidRPr="00903DBA">
        <w:rPr>
          <w:highlight w:val="white"/>
        </w:rPr>
        <w:t>In this case we do not need to set the offset field since there are no variables of auto or register storage in global scope.</w:t>
      </w:r>
    </w:p>
    <w:p w14:paraId="627843D6" w14:textId="77777777" w:rsidR="008F5511" w:rsidRPr="00903DBA" w:rsidRDefault="008F5511" w:rsidP="00323ED4">
      <w:pPr>
        <w:pStyle w:val="Code"/>
        <w:rPr>
          <w:highlight w:val="white"/>
        </w:rPr>
      </w:pPr>
      <w:r w:rsidRPr="00903DBA">
        <w:rPr>
          <w:highlight w:val="white"/>
        </w:rPr>
        <w:t xml:space="preserve">      switch (m_scope = scope) {</w:t>
      </w:r>
    </w:p>
    <w:p w14:paraId="3ACF58C3" w14:textId="77777777" w:rsidR="008F5511" w:rsidRPr="00903DBA" w:rsidRDefault="008F5511" w:rsidP="00323ED4">
      <w:pPr>
        <w:pStyle w:val="Code"/>
        <w:rPr>
          <w:highlight w:val="white"/>
        </w:rPr>
      </w:pPr>
      <w:r w:rsidRPr="00903DBA">
        <w:rPr>
          <w:highlight w:val="white"/>
        </w:rPr>
        <w:t xml:space="preserve">        case Scope.Global:</w:t>
      </w:r>
    </w:p>
    <w:p w14:paraId="3F8CF985" w14:textId="11C413CF" w:rsidR="008F5511" w:rsidRPr="00903DBA" w:rsidRDefault="00D4186A" w:rsidP="00323ED4">
      <w:pPr>
        <w:pStyle w:val="Code"/>
        <w:rPr>
          <w:highlight w:val="white"/>
        </w:rPr>
      </w:pPr>
      <w:r w:rsidRPr="00903DBA">
        <w:rPr>
          <w:highlight w:val="white"/>
        </w:rPr>
        <w:t xml:space="preserve">          </w:t>
      </w:r>
      <w:r w:rsidR="009B0753" w:rsidRPr="00903DBA">
        <w:rPr>
          <w:highlight w:val="white"/>
        </w:rPr>
        <w:t>GlobalStaticSet</w:t>
      </w:r>
      <w:r w:rsidR="008F5511" w:rsidRPr="00903DBA">
        <w:rPr>
          <w:highlight w:val="white"/>
        </w:rPr>
        <w:t xml:space="preserve"> = new HashSet&lt;StaticSymbol&gt;();</w:t>
      </w:r>
    </w:p>
    <w:p w14:paraId="7CD679FB" w14:textId="5C2CEE20" w:rsidR="00D4186A" w:rsidRPr="00903DBA" w:rsidRDefault="00D4186A" w:rsidP="00323ED4">
      <w:pPr>
        <w:pStyle w:val="Code"/>
        <w:rPr>
          <w:highlight w:val="white"/>
        </w:rPr>
      </w:pPr>
      <w:r w:rsidRPr="00903DBA">
        <w:rPr>
          <w:highlight w:val="white"/>
        </w:rPr>
        <w:t xml:space="preserve">          InitSymbol = ArgsSymbol = null; </w:t>
      </w:r>
    </w:p>
    <w:p w14:paraId="1E4D4480" w14:textId="77777777" w:rsidR="008F5511" w:rsidRPr="00903DBA" w:rsidRDefault="008F5511" w:rsidP="00323ED4">
      <w:pPr>
        <w:pStyle w:val="Code"/>
        <w:rPr>
          <w:highlight w:val="white"/>
        </w:rPr>
      </w:pPr>
      <w:r w:rsidRPr="00903DBA">
        <w:rPr>
          <w:highlight w:val="white"/>
        </w:rPr>
        <w:t xml:space="preserve">          break;</w:t>
      </w:r>
    </w:p>
    <w:p w14:paraId="1549AC88" w14:textId="31B067E2" w:rsidR="008F5511" w:rsidRPr="00903DBA" w:rsidRDefault="00323ED4" w:rsidP="00323ED4">
      <w:pPr>
        <w:rPr>
          <w:highlight w:val="white"/>
        </w:rPr>
      </w:pPr>
      <w:r w:rsidRPr="00903DBA">
        <w:rPr>
          <w:highlight w:val="white"/>
        </w:rPr>
        <w:t>In case of struct of union scope, the current offset is initialized to zero.</w:t>
      </w:r>
    </w:p>
    <w:p w14:paraId="466CA291" w14:textId="77777777" w:rsidR="008F5511" w:rsidRPr="00903DBA" w:rsidRDefault="008F5511" w:rsidP="00323ED4">
      <w:pPr>
        <w:pStyle w:val="Code"/>
        <w:rPr>
          <w:highlight w:val="white"/>
        </w:rPr>
      </w:pPr>
      <w:r w:rsidRPr="00903DBA">
        <w:rPr>
          <w:highlight w:val="white"/>
        </w:rPr>
        <w:t xml:space="preserve">        case Scope.Struct:</w:t>
      </w:r>
    </w:p>
    <w:p w14:paraId="50A56140" w14:textId="77777777" w:rsidR="008F5511" w:rsidRPr="00903DBA" w:rsidRDefault="008F5511" w:rsidP="00323ED4">
      <w:pPr>
        <w:pStyle w:val="Code"/>
        <w:rPr>
          <w:highlight w:val="white"/>
        </w:rPr>
      </w:pPr>
      <w:r w:rsidRPr="00903DBA">
        <w:rPr>
          <w:highlight w:val="white"/>
        </w:rPr>
        <w:t xml:space="preserve">        case Scope.Union:</w:t>
      </w:r>
    </w:p>
    <w:p w14:paraId="7390C683" w14:textId="21C7A82E"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0;</w:t>
      </w:r>
    </w:p>
    <w:p w14:paraId="141C8FDF" w14:textId="77777777" w:rsidR="008F5511" w:rsidRPr="00903DBA" w:rsidRDefault="008F5511" w:rsidP="00323ED4">
      <w:pPr>
        <w:pStyle w:val="Code"/>
        <w:rPr>
          <w:highlight w:val="white"/>
        </w:rPr>
      </w:pPr>
      <w:r w:rsidRPr="00903DBA">
        <w:rPr>
          <w:highlight w:val="white"/>
        </w:rPr>
        <w:t xml:space="preserve">          break;</w:t>
      </w:r>
    </w:p>
    <w:p w14:paraId="032A05DD" w14:textId="64F7DB59" w:rsidR="00323ED4" w:rsidRPr="00903DBA" w:rsidRDefault="00323ED4" w:rsidP="00323ED4">
      <w:pPr>
        <w:rPr>
          <w:highlight w:val="white"/>
        </w:rPr>
      </w:pPr>
      <w:r w:rsidRPr="00903DBA">
        <w:rPr>
          <w:highlight w:val="white"/>
        </w:rPr>
        <w:t xml:space="preserve">In case of function scope, the current offset is initialized to the size of the header size. The return address, regular frame pointer, and ellipse frame pointer holds the first entries, and the parameters are given the </w:t>
      </w:r>
      <w:r w:rsidR="00C04B33" w:rsidRPr="00903DBA">
        <w:rPr>
          <w:highlight w:val="white"/>
        </w:rPr>
        <w:t xml:space="preserve">offsets </w:t>
      </w:r>
      <w:r w:rsidRPr="00903DBA">
        <w:rPr>
          <w:highlight w:val="white"/>
        </w:rPr>
        <w:t xml:space="preserve">following </w:t>
      </w:r>
      <w:r w:rsidR="00C04B33" w:rsidRPr="00903DBA">
        <w:rPr>
          <w:highlight w:val="white"/>
        </w:rPr>
        <w:t>the initialization.</w:t>
      </w:r>
    </w:p>
    <w:p w14:paraId="6425BC26" w14:textId="77777777" w:rsidR="008F5511" w:rsidRPr="00903DBA" w:rsidRDefault="008F5511" w:rsidP="00323ED4">
      <w:pPr>
        <w:pStyle w:val="Code"/>
        <w:rPr>
          <w:highlight w:val="white"/>
        </w:rPr>
      </w:pPr>
      <w:r w:rsidRPr="00903DBA">
        <w:rPr>
          <w:highlight w:val="white"/>
        </w:rPr>
        <w:t xml:space="preserve">        case Scope.Function:</w:t>
      </w:r>
    </w:p>
    <w:p w14:paraId="16AFF2C5" w14:textId="20493F21"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FunctionHeaderSize;</w:t>
      </w:r>
    </w:p>
    <w:p w14:paraId="770137CB" w14:textId="77777777" w:rsidR="008F5511" w:rsidRPr="00903DBA" w:rsidRDefault="008F5511" w:rsidP="00323ED4">
      <w:pPr>
        <w:pStyle w:val="Code"/>
        <w:rPr>
          <w:highlight w:val="white"/>
        </w:rPr>
      </w:pPr>
      <w:r w:rsidRPr="00903DBA">
        <w:rPr>
          <w:highlight w:val="white"/>
        </w:rPr>
        <w:t xml:space="preserve">          break;</w:t>
      </w:r>
    </w:p>
    <w:p w14:paraId="04C66AD9" w14:textId="11A2E3E4" w:rsidR="008F5511" w:rsidRPr="00903DBA" w:rsidRDefault="006C2E62" w:rsidP="006C2E62">
      <w:pPr>
        <w:rPr>
          <w:highlight w:val="white"/>
        </w:rPr>
      </w:pPr>
      <w:r w:rsidRPr="00903DBA">
        <w:rPr>
          <w:highlight w:val="white"/>
        </w:rPr>
        <w:t xml:space="preserve">In case of block scope, </w:t>
      </w:r>
      <w:r w:rsidR="00B72F5A" w:rsidRPr="00903DBA">
        <w:rPr>
          <w:highlight w:val="white"/>
        </w:rPr>
        <w:t xml:space="preserve">the current offset is initialized to the current offset of its parent table. When the parsing leaves a block the parent table </w:t>
      </w:r>
      <w:r w:rsidR="009246C6" w:rsidRPr="00903DBA">
        <w:rPr>
          <w:highlight w:val="white"/>
        </w:rPr>
        <w:t xml:space="preserve">again </w:t>
      </w:r>
      <w:r w:rsidR="00B72F5A" w:rsidRPr="00903DBA">
        <w:rPr>
          <w:highlight w:val="white"/>
        </w:rPr>
        <w:t>becomes the current table</w:t>
      </w:r>
      <w:r w:rsidR="00DC70AB" w:rsidRPr="00903DBA">
        <w:rPr>
          <w:highlight w:val="white"/>
        </w:rPr>
        <w:t xml:space="preserve">, and a following block is </w:t>
      </w:r>
      <w:r w:rsidR="00213147" w:rsidRPr="00903DBA">
        <w:rPr>
          <w:highlight w:val="white"/>
        </w:rPr>
        <w:t xml:space="preserve">again </w:t>
      </w:r>
      <w:r w:rsidR="00DC70AB" w:rsidRPr="00903DBA">
        <w:rPr>
          <w:highlight w:val="white"/>
        </w:rPr>
        <w:t xml:space="preserve">initialized </w:t>
      </w:r>
      <w:r w:rsidR="00213147" w:rsidRPr="00903DBA">
        <w:rPr>
          <w:highlight w:val="white"/>
        </w:rPr>
        <w:t>to the current offset of the parent table</w:t>
      </w:r>
      <w:r w:rsidR="00B72F5A" w:rsidRPr="00903DBA">
        <w:rPr>
          <w:highlight w:val="white"/>
        </w:rPr>
        <w:t xml:space="preserve">. </w:t>
      </w:r>
      <w:r w:rsidR="009246C6" w:rsidRPr="00903DBA">
        <w:rPr>
          <w:highlight w:val="white"/>
        </w:rPr>
        <w:t>In this way</w:t>
      </w:r>
      <w:r w:rsidR="00C04B33" w:rsidRPr="00903DBA">
        <w:rPr>
          <w:highlight w:val="white"/>
        </w:rPr>
        <w:t>, d</w:t>
      </w:r>
      <w:r w:rsidR="00DC70AB" w:rsidRPr="00903DBA">
        <w:rPr>
          <w:highlight w:val="white"/>
        </w:rPr>
        <w:t>ifferent block</w:t>
      </w:r>
      <w:r w:rsidR="004316D8" w:rsidRPr="00903DBA">
        <w:rPr>
          <w:highlight w:val="white"/>
        </w:rPr>
        <w:t>s</w:t>
      </w:r>
      <w:r w:rsidR="00DC70AB" w:rsidRPr="00903DBA">
        <w:rPr>
          <w:highlight w:val="white"/>
        </w:rPr>
        <w:t xml:space="preserve"> can share the same memory space on the activation record.</w:t>
      </w:r>
    </w:p>
    <w:p w14:paraId="4AFDC34C" w14:textId="77777777" w:rsidR="008F5511" w:rsidRPr="00903DBA" w:rsidRDefault="008F5511" w:rsidP="00323ED4">
      <w:pPr>
        <w:pStyle w:val="Code"/>
        <w:rPr>
          <w:highlight w:val="white"/>
        </w:rPr>
      </w:pPr>
      <w:r w:rsidRPr="00903DBA">
        <w:rPr>
          <w:highlight w:val="white"/>
        </w:rPr>
        <w:t xml:space="preserve">        case Scope.Block:</w:t>
      </w:r>
    </w:p>
    <w:p w14:paraId="043A2ADB" w14:textId="7199E27D"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m_parentTable.</w:t>
      </w:r>
      <w:r w:rsidR="00323ED4" w:rsidRPr="00903DBA">
        <w:rPr>
          <w:highlight w:val="white"/>
        </w:rPr>
        <w:t>m_currentOffset</w:t>
      </w:r>
      <w:r w:rsidRPr="00903DBA">
        <w:rPr>
          <w:highlight w:val="white"/>
        </w:rPr>
        <w:t>;</w:t>
      </w:r>
    </w:p>
    <w:p w14:paraId="468ACAC8" w14:textId="77777777" w:rsidR="008F5511" w:rsidRPr="00903DBA" w:rsidRDefault="008F5511" w:rsidP="00323ED4">
      <w:pPr>
        <w:pStyle w:val="Code"/>
        <w:rPr>
          <w:highlight w:val="white"/>
        </w:rPr>
      </w:pPr>
      <w:r w:rsidRPr="00903DBA">
        <w:rPr>
          <w:highlight w:val="white"/>
        </w:rPr>
        <w:t xml:space="preserve">          break;</w:t>
      </w:r>
    </w:p>
    <w:p w14:paraId="55922F79" w14:textId="77777777" w:rsidR="008F5511" w:rsidRPr="00903DBA" w:rsidRDefault="008F5511" w:rsidP="00323ED4">
      <w:pPr>
        <w:pStyle w:val="Code"/>
        <w:rPr>
          <w:highlight w:val="white"/>
        </w:rPr>
      </w:pPr>
      <w:r w:rsidRPr="00903DBA">
        <w:rPr>
          <w:highlight w:val="white"/>
        </w:rPr>
        <w:t xml:space="preserve">      }</w:t>
      </w:r>
    </w:p>
    <w:p w14:paraId="64342679" w14:textId="77777777" w:rsidR="008F5511" w:rsidRPr="00903DBA" w:rsidRDefault="008F5511" w:rsidP="00323ED4">
      <w:pPr>
        <w:pStyle w:val="Code"/>
        <w:rPr>
          <w:highlight w:val="white"/>
        </w:rPr>
      </w:pPr>
      <w:r w:rsidRPr="00903DBA">
        <w:rPr>
          <w:highlight w:val="white"/>
        </w:rPr>
        <w:t xml:space="preserve">    }</w:t>
      </w:r>
    </w:p>
    <w:p w14:paraId="2B8BAEF7" w14:textId="77777777" w:rsidR="00EF2F26" w:rsidRPr="00903DBA" w:rsidRDefault="00EF2F26" w:rsidP="00323ED4">
      <w:pPr>
        <w:pStyle w:val="Code"/>
        <w:rPr>
          <w:highlight w:val="white"/>
        </w:rPr>
      </w:pPr>
    </w:p>
    <w:p w14:paraId="16BF7C80" w14:textId="13291EB5" w:rsidR="008F5511" w:rsidRPr="00903DBA" w:rsidRDefault="008F5511" w:rsidP="00323ED4">
      <w:pPr>
        <w:pStyle w:val="Code"/>
        <w:rPr>
          <w:highlight w:val="white"/>
        </w:rPr>
      </w:pPr>
      <w:r w:rsidRPr="00903DBA">
        <w:rPr>
          <w:highlight w:val="white"/>
        </w:rPr>
        <w:t xml:space="preserve">    public Scope Scope {</w:t>
      </w:r>
    </w:p>
    <w:p w14:paraId="4B17E5A9" w14:textId="77777777" w:rsidR="008F5511" w:rsidRPr="00903DBA" w:rsidRDefault="008F5511" w:rsidP="00323ED4">
      <w:pPr>
        <w:pStyle w:val="Code"/>
        <w:rPr>
          <w:highlight w:val="white"/>
        </w:rPr>
      </w:pPr>
      <w:r w:rsidRPr="00903DBA">
        <w:rPr>
          <w:highlight w:val="white"/>
        </w:rPr>
        <w:t xml:space="preserve">      get { return m_scope; }</w:t>
      </w:r>
    </w:p>
    <w:p w14:paraId="6ED24FD8" w14:textId="77777777" w:rsidR="008F5511" w:rsidRPr="00903DBA" w:rsidRDefault="008F5511" w:rsidP="00323ED4">
      <w:pPr>
        <w:pStyle w:val="Code"/>
        <w:rPr>
          <w:highlight w:val="white"/>
        </w:rPr>
      </w:pPr>
      <w:r w:rsidRPr="00903DBA">
        <w:rPr>
          <w:highlight w:val="white"/>
        </w:rPr>
        <w:t xml:space="preserve">    }</w:t>
      </w:r>
    </w:p>
    <w:p w14:paraId="154E0E4D" w14:textId="77777777" w:rsidR="008F5511" w:rsidRPr="00903DBA" w:rsidRDefault="008F5511" w:rsidP="00323ED4">
      <w:pPr>
        <w:pStyle w:val="Code"/>
        <w:rPr>
          <w:highlight w:val="white"/>
        </w:rPr>
      </w:pPr>
    </w:p>
    <w:p w14:paraId="6E876B20" w14:textId="77777777" w:rsidR="008F5511" w:rsidRPr="00903DBA" w:rsidRDefault="008F5511" w:rsidP="00323ED4">
      <w:pPr>
        <w:pStyle w:val="Code"/>
        <w:rPr>
          <w:highlight w:val="white"/>
        </w:rPr>
      </w:pPr>
      <w:r w:rsidRPr="00903DBA">
        <w:rPr>
          <w:highlight w:val="white"/>
        </w:rPr>
        <w:t xml:space="preserve">    public SymbolTable ParentTable {</w:t>
      </w:r>
    </w:p>
    <w:p w14:paraId="5A76EF58" w14:textId="38B0C980" w:rsidR="008F5511" w:rsidRPr="00903DBA" w:rsidRDefault="008F5511" w:rsidP="00323ED4">
      <w:pPr>
        <w:pStyle w:val="Code"/>
        <w:rPr>
          <w:highlight w:val="white"/>
        </w:rPr>
      </w:pPr>
      <w:r w:rsidRPr="00903DBA">
        <w:rPr>
          <w:highlight w:val="white"/>
        </w:rPr>
        <w:t xml:space="preserve">      get {</w:t>
      </w:r>
      <w:r w:rsidR="00146475" w:rsidRPr="00903DBA">
        <w:rPr>
          <w:highlight w:val="white"/>
        </w:rPr>
        <w:t xml:space="preserve"> </w:t>
      </w:r>
      <w:r w:rsidRPr="00903DBA">
        <w:rPr>
          <w:highlight w:val="white"/>
        </w:rPr>
        <w:t>return m_parentTable; }</w:t>
      </w:r>
    </w:p>
    <w:p w14:paraId="1FC8E607" w14:textId="77777777" w:rsidR="008F5511" w:rsidRPr="00903DBA" w:rsidRDefault="008F5511" w:rsidP="00323ED4">
      <w:pPr>
        <w:pStyle w:val="Code"/>
        <w:rPr>
          <w:highlight w:val="white"/>
        </w:rPr>
      </w:pPr>
      <w:r w:rsidRPr="00903DBA">
        <w:rPr>
          <w:highlight w:val="white"/>
        </w:rPr>
        <w:t xml:space="preserve">    }</w:t>
      </w:r>
    </w:p>
    <w:p w14:paraId="792D52F6" w14:textId="77777777" w:rsidR="008F5511" w:rsidRPr="00903DBA" w:rsidRDefault="008F5511" w:rsidP="00323ED4">
      <w:pPr>
        <w:pStyle w:val="Code"/>
        <w:rPr>
          <w:highlight w:val="white"/>
        </w:rPr>
      </w:pPr>
    </w:p>
    <w:p w14:paraId="5AD49EF4" w14:textId="77777777" w:rsidR="008F5511" w:rsidRPr="00903DBA" w:rsidRDefault="008F5511" w:rsidP="00323ED4">
      <w:pPr>
        <w:pStyle w:val="Code"/>
        <w:rPr>
          <w:highlight w:val="white"/>
        </w:rPr>
      </w:pPr>
      <w:r w:rsidRPr="00903DBA">
        <w:rPr>
          <w:highlight w:val="white"/>
        </w:rPr>
        <w:t xml:space="preserve">    public IDictionary&lt;string,Symbol&gt; EntryMap {</w:t>
      </w:r>
    </w:p>
    <w:p w14:paraId="29E2CC96" w14:textId="77777777" w:rsidR="008F5511" w:rsidRPr="00903DBA" w:rsidRDefault="008F5511" w:rsidP="00323ED4">
      <w:pPr>
        <w:pStyle w:val="Code"/>
        <w:rPr>
          <w:highlight w:val="white"/>
        </w:rPr>
      </w:pPr>
      <w:r w:rsidRPr="00903DBA">
        <w:rPr>
          <w:highlight w:val="white"/>
        </w:rPr>
        <w:t xml:space="preserve">      get { return m_entryMap; }</w:t>
      </w:r>
    </w:p>
    <w:p w14:paraId="7CCF5714" w14:textId="77777777" w:rsidR="008F5511" w:rsidRPr="00903DBA" w:rsidRDefault="008F5511" w:rsidP="00323ED4">
      <w:pPr>
        <w:pStyle w:val="Code"/>
        <w:rPr>
          <w:highlight w:val="white"/>
        </w:rPr>
      </w:pPr>
      <w:r w:rsidRPr="00903DBA">
        <w:rPr>
          <w:highlight w:val="white"/>
        </w:rPr>
        <w:t xml:space="preserve">    }</w:t>
      </w:r>
    </w:p>
    <w:p w14:paraId="7B9F1002" w14:textId="77777777" w:rsidR="00C57428" w:rsidRPr="00903DBA" w:rsidRDefault="00C57428" w:rsidP="00C57428">
      <w:pPr>
        <w:pStyle w:val="Code"/>
        <w:rPr>
          <w:highlight w:val="white"/>
        </w:rPr>
      </w:pPr>
    </w:p>
    <w:p w14:paraId="2036101F" w14:textId="77777777" w:rsidR="00C57428" w:rsidRPr="00903DBA" w:rsidRDefault="00C57428" w:rsidP="00C57428">
      <w:pPr>
        <w:pStyle w:val="Code"/>
        <w:rPr>
          <w:highlight w:val="white"/>
        </w:rPr>
      </w:pPr>
      <w:r w:rsidRPr="00903DBA">
        <w:rPr>
          <w:highlight w:val="white"/>
        </w:rPr>
        <w:t xml:space="preserve">    public List&lt;Symbol&gt; EntryList {</w:t>
      </w:r>
    </w:p>
    <w:p w14:paraId="551529C9" w14:textId="77777777" w:rsidR="00C57428" w:rsidRPr="00903DBA" w:rsidRDefault="00C57428" w:rsidP="00C57428">
      <w:pPr>
        <w:pStyle w:val="Code"/>
        <w:rPr>
          <w:highlight w:val="white"/>
        </w:rPr>
      </w:pPr>
      <w:r w:rsidRPr="00903DBA">
        <w:rPr>
          <w:highlight w:val="white"/>
        </w:rPr>
        <w:t xml:space="preserve">      get { return m_entryList; }</w:t>
      </w:r>
    </w:p>
    <w:p w14:paraId="27F0EA86" w14:textId="77777777" w:rsidR="00C57428" w:rsidRPr="00903DBA" w:rsidRDefault="00C57428" w:rsidP="00C57428">
      <w:pPr>
        <w:pStyle w:val="Code"/>
        <w:rPr>
          <w:highlight w:val="white"/>
        </w:rPr>
      </w:pPr>
      <w:r w:rsidRPr="00903DBA">
        <w:rPr>
          <w:highlight w:val="white"/>
        </w:rPr>
        <w:t xml:space="preserve">    }</w:t>
      </w:r>
    </w:p>
    <w:p w14:paraId="394C8A22" w14:textId="77777777" w:rsidR="008F5511" w:rsidRPr="00903DBA" w:rsidRDefault="008F5511" w:rsidP="00C57428">
      <w:pPr>
        <w:pStyle w:val="Code"/>
        <w:rPr>
          <w:highlight w:val="white"/>
        </w:rPr>
      </w:pPr>
    </w:p>
    <w:p w14:paraId="485C1B89" w14:textId="77777777" w:rsidR="008F5511" w:rsidRPr="00903DBA" w:rsidRDefault="008F5511" w:rsidP="00323ED4">
      <w:pPr>
        <w:pStyle w:val="Code"/>
        <w:rPr>
          <w:highlight w:val="white"/>
        </w:rPr>
      </w:pPr>
      <w:r w:rsidRPr="00903DBA">
        <w:rPr>
          <w:highlight w:val="white"/>
        </w:rPr>
        <w:t xml:space="preserve">    public int CurrentOffset {</w:t>
      </w:r>
    </w:p>
    <w:p w14:paraId="109920CD" w14:textId="133A067A" w:rsidR="008F5511" w:rsidRPr="00903DBA" w:rsidRDefault="008F5511" w:rsidP="00323ED4">
      <w:pPr>
        <w:pStyle w:val="Code"/>
        <w:rPr>
          <w:highlight w:val="white"/>
        </w:rPr>
      </w:pPr>
      <w:r w:rsidRPr="00903DBA">
        <w:rPr>
          <w:highlight w:val="white"/>
        </w:rPr>
        <w:t xml:space="preserve">      get { return </w:t>
      </w:r>
      <w:r w:rsidR="00323ED4" w:rsidRPr="00903DBA">
        <w:rPr>
          <w:highlight w:val="white"/>
        </w:rPr>
        <w:t>m_currentOffset</w:t>
      </w:r>
      <w:r w:rsidRPr="00903DBA">
        <w:rPr>
          <w:highlight w:val="white"/>
        </w:rPr>
        <w:t>; }</w:t>
      </w:r>
    </w:p>
    <w:p w14:paraId="5D8C1DA1" w14:textId="77777777" w:rsidR="008F5511" w:rsidRPr="00903DBA" w:rsidRDefault="008F5511" w:rsidP="00323ED4">
      <w:pPr>
        <w:pStyle w:val="Code"/>
        <w:rPr>
          <w:highlight w:val="white"/>
        </w:rPr>
      </w:pPr>
      <w:r w:rsidRPr="00903DBA">
        <w:rPr>
          <w:highlight w:val="white"/>
        </w:rPr>
        <w:t xml:space="preserve">    }</w:t>
      </w:r>
    </w:p>
    <w:p w14:paraId="63599C6D" w14:textId="0EB7D420" w:rsidR="008F5511" w:rsidRPr="00903DBA" w:rsidRDefault="00BA450C" w:rsidP="00BA450C">
      <w:pPr>
        <w:rPr>
          <w:highlight w:val="white"/>
        </w:rPr>
      </w:pPr>
      <w:r w:rsidRPr="00903DBA">
        <w:rPr>
          <w:highlight w:val="white"/>
        </w:rPr>
        <w:lastRenderedPageBreak/>
        <w:t xml:space="preserve">The </w:t>
      </w:r>
      <w:r w:rsidRPr="00903DBA">
        <w:rPr>
          <w:rStyle w:val="KeyWord0"/>
          <w:highlight w:val="white"/>
        </w:rPr>
        <w:t>AddSymbol</w:t>
      </w:r>
      <w:r w:rsidRPr="00903DBA">
        <w:rPr>
          <w:highlight w:val="white"/>
        </w:rPr>
        <w:t xml:space="preserve"> method adds a symbol to the symbol table.</w:t>
      </w:r>
      <w:r w:rsidR="00F26A09" w:rsidRPr="00903DBA">
        <w:rPr>
          <w:highlight w:val="white"/>
        </w:rPr>
        <w:t xml:space="preserve"> </w:t>
      </w:r>
      <w:r w:rsidR="001876DE" w:rsidRPr="00903DBA">
        <w:rPr>
          <w:highlight w:val="white"/>
        </w:rPr>
        <w:t xml:space="preserve">It </w:t>
      </w:r>
      <w:r w:rsidR="00F26A09" w:rsidRPr="00903DBA">
        <w:rPr>
          <w:highlight w:val="white"/>
        </w:rPr>
        <w:t>is possible to add two symbol</w:t>
      </w:r>
      <w:r w:rsidR="00646941" w:rsidRPr="00903DBA">
        <w:rPr>
          <w:highlight w:val="white"/>
        </w:rPr>
        <w:t>s</w:t>
      </w:r>
      <w:r w:rsidR="00F26A09" w:rsidRPr="00903DBA">
        <w:rPr>
          <w:highlight w:val="white"/>
        </w:rPr>
        <w:t xml:space="preserve"> with the same name</w:t>
      </w:r>
      <w:r w:rsidR="001876DE" w:rsidRPr="00903DBA">
        <w:rPr>
          <w:highlight w:val="white"/>
        </w:rPr>
        <w:t xml:space="preserve"> if </w:t>
      </w:r>
      <w:r w:rsidR="000C5DFA" w:rsidRPr="00903DBA">
        <w:rPr>
          <w:highlight w:val="white"/>
        </w:rPr>
        <w:t xml:space="preserve">they have equal types and </w:t>
      </w:r>
      <w:r w:rsidR="007E4B0B" w:rsidRPr="00903DBA">
        <w:rPr>
          <w:highlight w:val="white"/>
        </w:rPr>
        <w:t>at least one them holds extern storage</w:t>
      </w:r>
      <w:r w:rsidR="000C5DFA" w:rsidRPr="00903DBA">
        <w:rPr>
          <w:highlight w:val="white"/>
        </w:rPr>
        <w:t>.</w:t>
      </w:r>
    </w:p>
    <w:p w14:paraId="21CD9ED1" w14:textId="77777777" w:rsidR="00A63536" w:rsidRPr="00903DBA" w:rsidRDefault="00A63536" w:rsidP="00A63536">
      <w:r w:rsidRPr="00903DBA">
        <w:t xml:space="preserve">When adding a symbol with a name we </w:t>
      </w:r>
      <w:proofErr w:type="gramStart"/>
      <w:r w:rsidRPr="00903DBA">
        <w:t>have to</w:t>
      </w:r>
      <w:proofErr w:type="gramEnd"/>
      <w:r w:rsidRPr="00903DBA">
        <w:t xml:space="preserve"> check a few things:</w:t>
      </w:r>
    </w:p>
    <w:p w14:paraId="68526DCC" w14:textId="77777777" w:rsidR="00A63536" w:rsidRPr="00903DBA" w:rsidRDefault="00A63536" w:rsidP="00A63536">
      <w:pPr>
        <w:pStyle w:val="Liststycke"/>
        <w:numPr>
          <w:ilvl w:val="0"/>
          <w:numId w:val="144"/>
        </w:numPr>
        <w:spacing w:line="256" w:lineRule="auto"/>
      </w:pPr>
      <w:r w:rsidRPr="00903DBA">
        <w:t xml:space="preserve">If the symbol is </w:t>
      </w:r>
      <w:proofErr w:type="gramStart"/>
      <w:r w:rsidRPr="00903DBA">
        <w:t>extern</w:t>
      </w:r>
      <w:proofErr w:type="gramEnd"/>
      <w:r w:rsidRPr="00903DBA">
        <w:t xml:space="preserve"> it cannot be initialized (its value is not-null).</w:t>
      </w:r>
    </w:p>
    <w:p w14:paraId="7FD2F3DC" w14:textId="77777777" w:rsidR="008F5511" w:rsidRPr="00903DBA" w:rsidRDefault="008F5511" w:rsidP="00323ED4">
      <w:pPr>
        <w:pStyle w:val="Code"/>
        <w:rPr>
          <w:highlight w:val="white"/>
        </w:rPr>
      </w:pPr>
      <w:r w:rsidRPr="00903DBA">
        <w:rPr>
          <w:highlight w:val="white"/>
        </w:rPr>
        <w:t xml:space="preserve">    public void AddSymbol(Symbol newSymbol) {</w:t>
      </w:r>
    </w:p>
    <w:p w14:paraId="5AE23F33" w14:textId="77777777" w:rsidR="008F5511" w:rsidRPr="00903DBA" w:rsidRDefault="008F5511" w:rsidP="00323ED4">
      <w:pPr>
        <w:pStyle w:val="Code"/>
        <w:rPr>
          <w:highlight w:val="white"/>
        </w:rPr>
      </w:pPr>
      <w:r w:rsidRPr="00903DBA">
        <w:rPr>
          <w:highlight w:val="white"/>
        </w:rPr>
        <w:t xml:space="preserve">      string name = newSymbol.Name;</w:t>
      </w:r>
    </w:p>
    <w:p w14:paraId="349F602B" w14:textId="1625169F" w:rsidR="008F5511" w:rsidRPr="00903DBA" w:rsidRDefault="002920EC" w:rsidP="002920EC">
      <w:pPr>
        <w:rPr>
          <w:highlight w:val="white"/>
        </w:rPr>
      </w:pPr>
      <w:r w:rsidRPr="00903DBA">
        <w:rPr>
          <w:highlight w:val="white"/>
        </w:rPr>
        <w:t>The name of the symbol may be null in case of unnamed function parameter.</w:t>
      </w:r>
    </w:p>
    <w:p w14:paraId="613926E3" w14:textId="77777777" w:rsidR="008F5511" w:rsidRPr="00903DBA" w:rsidRDefault="008F5511" w:rsidP="00323ED4">
      <w:pPr>
        <w:pStyle w:val="Code"/>
        <w:rPr>
          <w:highlight w:val="white"/>
        </w:rPr>
      </w:pPr>
      <w:r w:rsidRPr="00903DBA">
        <w:rPr>
          <w:highlight w:val="white"/>
        </w:rPr>
        <w:t xml:space="preserve">      if (name != null) {</w:t>
      </w:r>
    </w:p>
    <w:p w14:paraId="6895C76D" w14:textId="77777777" w:rsidR="008F5511" w:rsidRPr="00903DBA" w:rsidRDefault="008F5511" w:rsidP="00323ED4">
      <w:pPr>
        <w:pStyle w:val="Code"/>
        <w:rPr>
          <w:highlight w:val="white"/>
        </w:rPr>
      </w:pPr>
      <w:r w:rsidRPr="00903DBA">
        <w:rPr>
          <w:highlight w:val="white"/>
        </w:rPr>
        <w:t xml:space="preserve">        Symbol oldSymbol;</w:t>
      </w:r>
    </w:p>
    <w:p w14:paraId="7C171B94" w14:textId="384D3D41" w:rsidR="007B1A0F" w:rsidRPr="00903DBA" w:rsidRDefault="007B1A0F" w:rsidP="0087789B">
      <w:pPr>
        <w:rPr>
          <w:highlight w:val="white"/>
        </w:rPr>
      </w:pPr>
      <w:r w:rsidRPr="00903DBA">
        <w:t>We look up the entry list, and if we find another symbol with the same name, we check whether at least one of the symbols is extern and they have equals types.</w:t>
      </w:r>
    </w:p>
    <w:p w14:paraId="7B52370E" w14:textId="77777777" w:rsidR="00A10233" w:rsidRPr="00903DBA" w:rsidRDefault="00A10233" w:rsidP="00A10233">
      <w:pPr>
        <w:pStyle w:val="Code"/>
        <w:rPr>
          <w:highlight w:val="white"/>
        </w:rPr>
      </w:pPr>
      <w:r w:rsidRPr="00903DBA">
        <w:rPr>
          <w:highlight w:val="white"/>
        </w:rPr>
        <w:t xml:space="preserve">        if (m_entryMap.TryGetValue(name, out oldSymbol)) {</w:t>
      </w:r>
    </w:p>
    <w:p w14:paraId="1C16FEA3" w14:textId="77777777" w:rsidR="00A10233" w:rsidRPr="00903DBA" w:rsidRDefault="00A10233" w:rsidP="00A10233">
      <w:pPr>
        <w:pStyle w:val="Code"/>
        <w:rPr>
          <w:highlight w:val="white"/>
        </w:rPr>
      </w:pPr>
      <w:r w:rsidRPr="00903DBA">
        <w:rPr>
          <w:highlight w:val="white"/>
        </w:rPr>
        <w:t xml:space="preserve">          if (oldSymbol.Type.IsFunction() &amp;&amp; newSymbol.Type.IsFunction()) {</w:t>
      </w:r>
    </w:p>
    <w:p w14:paraId="21A2CB83" w14:textId="77777777" w:rsidR="00A10233" w:rsidRPr="00903DBA" w:rsidRDefault="00A10233" w:rsidP="00A10233">
      <w:pPr>
        <w:pStyle w:val="Code"/>
        <w:rPr>
          <w:highlight w:val="white"/>
        </w:rPr>
      </w:pPr>
      <w:r w:rsidRPr="00903DBA">
        <w:rPr>
          <w:highlight w:val="white"/>
        </w:rPr>
        <w:t xml:space="preserve">            Assert.Error(!oldSymbol.FunctionDefinition ||</w:t>
      </w:r>
    </w:p>
    <w:p w14:paraId="0C3319D3" w14:textId="25C68804" w:rsidR="00A10233" w:rsidRPr="00903DBA" w:rsidRDefault="00A10233" w:rsidP="00A10233">
      <w:pPr>
        <w:pStyle w:val="Code"/>
        <w:rPr>
          <w:highlight w:val="white"/>
        </w:rPr>
      </w:pPr>
      <w:r w:rsidRPr="00903DBA">
        <w:rPr>
          <w:highlight w:val="white"/>
        </w:rPr>
        <w:t xml:space="preserve">                         !newSymbol.FunctionDefinition, name,</w:t>
      </w:r>
    </w:p>
    <w:p w14:paraId="05AC5252" w14:textId="0545C240" w:rsidR="00A10233" w:rsidRPr="00903DBA" w:rsidRDefault="00A10233" w:rsidP="00A10233">
      <w:pPr>
        <w:pStyle w:val="Code"/>
        <w:rPr>
          <w:highlight w:val="white"/>
        </w:rPr>
      </w:pPr>
      <w:r w:rsidRPr="00903DBA">
        <w:rPr>
          <w:highlight w:val="white"/>
        </w:rPr>
        <w:t xml:space="preserve">                         Message.Name_already_defined);</w:t>
      </w:r>
    </w:p>
    <w:p w14:paraId="3EDEBA3A" w14:textId="77777777" w:rsidR="00A10233" w:rsidRPr="00903DBA" w:rsidRDefault="00A10233" w:rsidP="00A10233">
      <w:pPr>
        <w:pStyle w:val="Code"/>
        <w:rPr>
          <w:highlight w:val="white"/>
        </w:rPr>
      </w:pPr>
      <w:r w:rsidRPr="00903DBA">
        <w:rPr>
          <w:highlight w:val="white"/>
        </w:rPr>
        <w:t xml:space="preserve">          }</w:t>
      </w:r>
    </w:p>
    <w:p w14:paraId="019B23E2" w14:textId="77777777" w:rsidR="00A10233" w:rsidRPr="00903DBA" w:rsidRDefault="00A10233" w:rsidP="00A10233">
      <w:pPr>
        <w:pStyle w:val="Code"/>
        <w:rPr>
          <w:highlight w:val="white"/>
        </w:rPr>
      </w:pPr>
      <w:r w:rsidRPr="00903DBA">
        <w:rPr>
          <w:highlight w:val="white"/>
        </w:rPr>
        <w:t xml:space="preserve">          else {</w:t>
      </w:r>
    </w:p>
    <w:p w14:paraId="37BC3C4A" w14:textId="77777777" w:rsidR="00A10233" w:rsidRPr="00903DBA" w:rsidRDefault="00A10233" w:rsidP="00A10233">
      <w:pPr>
        <w:pStyle w:val="Code"/>
        <w:rPr>
          <w:highlight w:val="white"/>
        </w:rPr>
      </w:pPr>
      <w:r w:rsidRPr="00903DBA">
        <w:rPr>
          <w:highlight w:val="white"/>
        </w:rPr>
        <w:t xml:space="preserve">            Assert.Error(oldSymbol.IsExtern() || newSymbol.IsExtern(),</w:t>
      </w:r>
    </w:p>
    <w:p w14:paraId="4B61BCA6" w14:textId="77777777" w:rsidR="00A10233" w:rsidRPr="00903DBA" w:rsidRDefault="00A10233" w:rsidP="00A10233">
      <w:pPr>
        <w:pStyle w:val="Code"/>
        <w:rPr>
          <w:highlight w:val="white"/>
        </w:rPr>
      </w:pPr>
      <w:r w:rsidRPr="00903DBA">
        <w:rPr>
          <w:highlight w:val="white"/>
        </w:rPr>
        <w:t xml:space="preserve">                         name, Message.Name_already_defined);</w:t>
      </w:r>
    </w:p>
    <w:p w14:paraId="7F8F0278" w14:textId="77777777" w:rsidR="00A10233" w:rsidRPr="00903DBA" w:rsidRDefault="00A10233" w:rsidP="00A10233">
      <w:pPr>
        <w:pStyle w:val="Code"/>
        <w:rPr>
          <w:highlight w:val="white"/>
        </w:rPr>
      </w:pPr>
      <w:r w:rsidRPr="00903DBA">
        <w:rPr>
          <w:highlight w:val="white"/>
        </w:rPr>
        <w:t xml:space="preserve">          }</w:t>
      </w:r>
    </w:p>
    <w:p w14:paraId="2C5EB174" w14:textId="77777777" w:rsidR="00A10233" w:rsidRPr="00903DBA" w:rsidRDefault="00A10233" w:rsidP="00A10233">
      <w:pPr>
        <w:pStyle w:val="Code"/>
        <w:rPr>
          <w:highlight w:val="white"/>
        </w:rPr>
      </w:pPr>
    </w:p>
    <w:p w14:paraId="47CA6C5B" w14:textId="77777777" w:rsidR="00A10233" w:rsidRPr="00903DBA" w:rsidRDefault="00A10233" w:rsidP="00A10233">
      <w:pPr>
        <w:pStyle w:val="Code"/>
        <w:rPr>
          <w:highlight w:val="white"/>
        </w:rPr>
      </w:pPr>
      <w:r w:rsidRPr="00903DBA">
        <w:rPr>
          <w:highlight w:val="white"/>
        </w:rPr>
        <w:t xml:space="preserve">          Assert.Error(oldSymbol.Type.Equals(newSymbol.Type),</w:t>
      </w:r>
    </w:p>
    <w:p w14:paraId="3BABC842" w14:textId="77777777" w:rsidR="00A10233" w:rsidRPr="00903DBA" w:rsidRDefault="00A10233" w:rsidP="00A10233">
      <w:pPr>
        <w:pStyle w:val="Code"/>
        <w:rPr>
          <w:highlight w:val="white"/>
        </w:rPr>
      </w:pPr>
      <w:r w:rsidRPr="00903DBA">
        <w:rPr>
          <w:highlight w:val="white"/>
        </w:rPr>
        <w:t xml:space="preserve">                       name, Message.Different_types_in_redeclaration);</w:t>
      </w:r>
    </w:p>
    <w:p w14:paraId="13A8D9DC" w14:textId="77777777" w:rsidR="007622BE" w:rsidRPr="00903DBA" w:rsidRDefault="007622BE" w:rsidP="007622BE">
      <w:pPr>
        <w:pStyle w:val="Code"/>
        <w:rPr>
          <w:highlight w:val="white"/>
        </w:rPr>
      </w:pPr>
      <w:r w:rsidRPr="00903DBA">
        <w:rPr>
          <w:highlight w:val="white"/>
        </w:rPr>
        <w:t xml:space="preserve">          m_entryList.Remove(oldSymbol);</w:t>
      </w:r>
    </w:p>
    <w:p w14:paraId="482E66B7" w14:textId="77777777" w:rsidR="00A10233" w:rsidRPr="00903DBA" w:rsidRDefault="00A10233" w:rsidP="00A10233">
      <w:pPr>
        <w:pStyle w:val="Code"/>
        <w:rPr>
          <w:highlight w:val="white"/>
        </w:rPr>
      </w:pPr>
      <w:r w:rsidRPr="00903DBA">
        <w:rPr>
          <w:highlight w:val="white"/>
        </w:rPr>
        <w:t xml:space="preserve">        }</w:t>
      </w:r>
    </w:p>
    <w:p w14:paraId="574A9308" w14:textId="3196CB4E" w:rsidR="008F5511" w:rsidRPr="00903DBA" w:rsidRDefault="00B32EDD" w:rsidP="00B32EDD">
      <w:pPr>
        <w:rPr>
          <w:highlight w:val="white"/>
        </w:rPr>
      </w:pPr>
      <w:r w:rsidRPr="00903DBA">
        <w:rPr>
          <w:highlight w:val="white"/>
        </w:rPr>
        <w:t xml:space="preserve">Either way, we </w:t>
      </w:r>
      <w:r w:rsidR="005E5F8C" w:rsidRPr="00903DBA">
        <w:rPr>
          <w:highlight w:val="white"/>
        </w:rPr>
        <w:t>save the new symbol in the entry map, and overwrite the potential previous symbol with the same name.</w:t>
      </w:r>
    </w:p>
    <w:p w14:paraId="62F770BF" w14:textId="77777777" w:rsidR="008F5511" w:rsidRPr="00903DBA" w:rsidRDefault="008F5511" w:rsidP="00323ED4">
      <w:pPr>
        <w:pStyle w:val="Code"/>
        <w:rPr>
          <w:highlight w:val="white"/>
        </w:rPr>
      </w:pPr>
      <w:r w:rsidRPr="00903DBA">
        <w:rPr>
          <w:highlight w:val="white"/>
        </w:rPr>
        <w:t xml:space="preserve">        m_entryMap[name] = newSymbol;</w:t>
      </w:r>
    </w:p>
    <w:p w14:paraId="137B2C8D" w14:textId="77777777" w:rsidR="00E76215" w:rsidRPr="00903DBA" w:rsidRDefault="00E76215" w:rsidP="00E76215">
      <w:pPr>
        <w:pStyle w:val="Code"/>
        <w:rPr>
          <w:highlight w:val="white"/>
        </w:rPr>
      </w:pPr>
      <w:r w:rsidRPr="00903DBA">
        <w:rPr>
          <w:highlight w:val="white"/>
        </w:rPr>
        <w:t xml:space="preserve">        m_entryList.Add(newSymbol);</w:t>
      </w:r>
    </w:p>
    <w:p w14:paraId="49AD3D3B" w14:textId="77777777" w:rsidR="008F5511" w:rsidRPr="00903DBA" w:rsidRDefault="008F5511" w:rsidP="00323ED4">
      <w:pPr>
        <w:pStyle w:val="Code"/>
        <w:rPr>
          <w:highlight w:val="white"/>
        </w:rPr>
      </w:pPr>
      <w:r w:rsidRPr="00903DBA">
        <w:rPr>
          <w:highlight w:val="white"/>
        </w:rPr>
        <w:t xml:space="preserve">      }</w:t>
      </w:r>
    </w:p>
    <w:p w14:paraId="1612E537" w14:textId="2C0A7B83" w:rsidR="008F5511" w:rsidRPr="00903DBA" w:rsidRDefault="00364207" w:rsidP="00364207">
      <w:pPr>
        <w:rPr>
          <w:highlight w:val="white"/>
        </w:rPr>
      </w:pPr>
      <w:r w:rsidRPr="00903DBA">
        <w:rPr>
          <w:highlight w:val="white"/>
        </w:rPr>
        <w:t>If the variable is auto or register, it shall be given an offset in the activation record</w:t>
      </w:r>
      <w:r w:rsidR="00FA05A8" w:rsidRPr="00903DBA">
        <w:rPr>
          <w:highlight w:val="white"/>
        </w:rPr>
        <w:t>. Unless in union scope, in which each member always ha</w:t>
      </w:r>
      <w:r w:rsidR="008D027F" w:rsidRPr="00903DBA">
        <w:rPr>
          <w:highlight w:val="white"/>
        </w:rPr>
        <w:t>s</w:t>
      </w:r>
      <w:r w:rsidR="00FA05A8" w:rsidRPr="00903DBA">
        <w:rPr>
          <w:highlight w:val="white"/>
        </w:rPr>
        <w:t xml:space="preserve"> offset zero.</w:t>
      </w:r>
    </w:p>
    <w:p w14:paraId="5E745F67" w14:textId="77777777" w:rsidR="003D3E15" w:rsidRPr="00903DBA" w:rsidRDefault="003D3E15" w:rsidP="003D3E15">
      <w:pPr>
        <w:pStyle w:val="Code"/>
        <w:rPr>
          <w:highlight w:val="white"/>
        </w:rPr>
      </w:pPr>
      <w:r w:rsidRPr="00903DBA">
        <w:rPr>
          <w:highlight w:val="white"/>
        </w:rPr>
        <w:t xml:space="preserve">      if (!newSymbol.Type.IsFunction()) {    </w:t>
      </w:r>
    </w:p>
    <w:p w14:paraId="317CDCD1" w14:textId="77777777" w:rsidR="003D3E15" w:rsidRPr="00903DBA" w:rsidRDefault="003D3E15" w:rsidP="003D3E15">
      <w:pPr>
        <w:pStyle w:val="Code"/>
        <w:rPr>
          <w:highlight w:val="white"/>
        </w:rPr>
      </w:pPr>
      <w:r w:rsidRPr="00903DBA">
        <w:rPr>
          <w:highlight w:val="white"/>
        </w:rPr>
        <w:t xml:space="preserve">        if (newSymbol.IsAutoOrRegister()) {</w:t>
      </w:r>
    </w:p>
    <w:p w14:paraId="1E301512" w14:textId="77777777" w:rsidR="003D3E15" w:rsidRPr="00903DBA" w:rsidRDefault="003D3E15" w:rsidP="003D3E15">
      <w:pPr>
        <w:pStyle w:val="Code"/>
        <w:rPr>
          <w:highlight w:val="white"/>
        </w:rPr>
      </w:pPr>
      <w:r w:rsidRPr="00903DBA">
        <w:rPr>
          <w:highlight w:val="white"/>
        </w:rPr>
        <w:t xml:space="preserve">          if (m_scope == Scope.Union) {</w:t>
      </w:r>
    </w:p>
    <w:p w14:paraId="35A51088" w14:textId="77777777" w:rsidR="003D3E15" w:rsidRPr="00903DBA" w:rsidRDefault="003D3E15" w:rsidP="003D3E15">
      <w:pPr>
        <w:pStyle w:val="Code"/>
        <w:rPr>
          <w:highlight w:val="white"/>
        </w:rPr>
      </w:pPr>
      <w:r w:rsidRPr="00903DBA">
        <w:rPr>
          <w:highlight w:val="white"/>
        </w:rPr>
        <w:t xml:space="preserve">            newSymbol.Offset = 0;</w:t>
      </w:r>
    </w:p>
    <w:p w14:paraId="187805B4" w14:textId="77777777" w:rsidR="003D3E15" w:rsidRPr="00903DBA" w:rsidRDefault="003D3E15" w:rsidP="003D3E15">
      <w:pPr>
        <w:pStyle w:val="Code"/>
        <w:rPr>
          <w:highlight w:val="white"/>
        </w:rPr>
      </w:pPr>
      <w:r w:rsidRPr="00903DBA">
        <w:rPr>
          <w:highlight w:val="white"/>
        </w:rPr>
        <w:t xml:space="preserve">          }</w:t>
      </w:r>
    </w:p>
    <w:p w14:paraId="5BC6522A" w14:textId="5A407492" w:rsidR="004E2028" w:rsidRPr="00903DBA" w:rsidRDefault="004E2028" w:rsidP="004E2028">
      <w:pPr>
        <w:rPr>
          <w:highlight w:val="white"/>
        </w:rPr>
      </w:pPr>
      <w:r w:rsidRPr="00903DBA">
        <w:rPr>
          <w:highlight w:val="white"/>
        </w:rPr>
        <w:t>If the new symbol is an enumeration constant item, is shall not be given an offset.</w:t>
      </w:r>
      <w:r w:rsidR="002B403B" w:rsidRPr="00903DBA">
        <w:rPr>
          <w:highlight w:val="white"/>
        </w:rPr>
        <w:t xml:space="preserve"> This is because we do not know at this point </w:t>
      </w:r>
      <w:r w:rsidR="009A0F8C" w:rsidRPr="00903DBA">
        <w:rPr>
          <w:highlight w:val="white"/>
        </w:rPr>
        <w:t xml:space="preserve">if the item holds auto or register scope. </w:t>
      </w:r>
      <w:r w:rsidR="00E50109" w:rsidRPr="00903DBA">
        <w:rPr>
          <w:highlight w:val="white"/>
        </w:rPr>
        <w:t xml:space="preserve">An item is given auto storage from the beginning, but that may change when the </w:t>
      </w:r>
      <w:r w:rsidR="00F34093" w:rsidRPr="00903DBA">
        <w:rPr>
          <w:highlight w:val="white"/>
        </w:rPr>
        <w:t>whole enumeration is given its storage, which is done after the item is stored in the symbol table.</w:t>
      </w:r>
    </w:p>
    <w:p w14:paraId="798C7A82" w14:textId="77777777" w:rsidR="003D3E15" w:rsidRPr="00903DBA" w:rsidRDefault="003D3E15" w:rsidP="003D3E15">
      <w:pPr>
        <w:pStyle w:val="Code"/>
        <w:rPr>
          <w:highlight w:val="white"/>
        </w:rPr>
      </w:pPr>
      <w:r w:rsidRPr="00903DBA">
        <w:rPr>
          <w:highlight w:val="white"/>
        </w:rPr>
        <w:t xml:space="preserve">          else if (!newSymbol.Type.EnumeratorItem) {</w:t>
      </w:r>
    </w:p>
    <w:p w14:paraId="1D44B71A" w14:textId="77777777" w:rsidR="003D3E15" w:rsidRPr="00903DBA" w:rsidRDefault="003D3E15" w:rsidP="003D3E15">
      <w:pPr>
        <w:pStyle w:val="Code"/>
        <w:rPr>
          <w:highlight w:val="white"/>
        </w:rPr>
      </w:pPr>
      <w:r w:rsidRPr="00903DBA">
        <w:rPr>
          <w:highlight w:val="white"/>
        </w:rPr>
        <w:t xml:space="preserve">            newSymbol.Offset = m_currentOffset;</w:t>
      </w:r>
    </w:p>
    <w:p w14:paraId="70312D3F" w14:textId="77777777" w:rsidR="003D3E15" w:rsidRPr="00903DBA" w:rsidRDefault="003D3E15" w:rsidP="003D3E15">
      <w:pPr>
        <w:pStyle w:val="Code"/>
        <w:rPr>
          <w:highlight w:val="white"/>
        </w:rPr>
      </w:pPr>
      <w:r w:rsidRPr="00903DBA">
        <w:rPr>
          <w:highlight w:val="white"/>
        </w:rPr>
        <w:t xml:space="preserve">            m_currentOffset += newSymbol.Type.Size();</w:t>
      </w:r>
    </w:p>
    <w:p w14:paraId="29A1AAB2" w14:textId="77777777" w:rsidR="003D3E15" w:rsidRPr="00903DBA" w:rsidRDefault="003D3E15" w:rsidP="003D3E15">
      <w:pPr>
        <w:pStyle w:val="Code"/>
        <w:rPr>
          <w:highlight w:val="white"/>
        </w:rPr>
      </w:pPr>
      <w:r w:rsidRPr="00903DBA">
        <w:rPr>
          <w:highlight w:val="white"/>
        </w:rPr>
        <w:t xml:space="preserve">          }</w:t>
      </w:r>
    </w:p>
    <w:p w14:paraId="3A1E3C37" w14:textId="77777777" w:rsidR="003D3E15" w:rsidRPr="00903DBA" w:rsidRDefault="003D3E15" w:rsidP="003D3E15">
      <w:pPr>
        <w:pStyle w:val="Code"/>
        <w:rPr>
          <w:highlight w:val="white"/>
        </w:rPr>
      </w:pPr>
      <w:r w:rsidRPr="00903DBA">
        <w:rPr>
          <w:highlight w:val="white"/>
        </w:rPr>
        <w:t xml:space="preserve">        }</w:t>
      </w:r>
    </w:p>
    <w:p w14:paraId="34F8E3BF" w14:textId="77777777" w:rsidR="003D3E15" w:rsidRPr="00903DBA" w:rsidRDefault="003D3E15" w:rsidP="003D3E15">
      <w:pPr>
        <w:pStyle w:val="Code"/>
        <w:rPr>
          <w:highlight w:val="white"/>
        </w:rPr>
      </w:pPr>
      <w:r w:rsidRPr="00903DBA">
        <w:rPr>
          <w:highlight w:val="white"/>
        </w:rPr>
        <w:lastRenderedPageBreak/>
        <w:t xml:space="preserve">      }</w:t>
      </w:r>
    </w:p>
    <w:p w14:paraId="4B45E117" w14:textId="77777777" w:rsidR="003D3E15" w:rsidRPr="00903DBA" w:rsidRDefault="003D3E15" w:rsidP="003D3E15">
      <w:pPr>
        <w:pStyle w:val="Code"/>
        <w:rPr>
          <w:highlight w:val="white"/>
        </w:rPr>
      </w:pPr>
      <w:r w:rsidRPr="00903DBA">
        <w:rPr>
          <w:highlight w:val="white"/>
        </w:rPr>
        <w:t xml:space="preserve">    }</w:t>
      </w:r>
    </w:p>
    <w:p w14:paraId="6F3011DC" w14:textId="1EDBB520" w:rsidR="008F5511" w:rsidRPr="00903DBA" w:rsidRDefault="00E44E65" w:rsidP="00E44E65">
      <w:pPr>
        <w:rPr>
          <w:highlight w:val="white"/>
        </w:rPr>
      </w:pPr>
      <w:r w:rsidRPr="00903DBA">
        <w:rPr>
          <w:highlight w:val="white"/>
        </w:rPr>
        <w:t xml:space="preserve">The </w:t>
      </w:r>
      <w:r w:rsidRPr="00903DBA">
        <w:rPr>
          <w:rStyle w:val="KeyWord0"/>
          <w:highlight w:val="white"/>
        </w:rPr>
        <w:t>SetOffset</w:t>
      </w:r>
      <w:r w:rsidRPr="00903DBA">
        <w:rPr>
          <w:highlight w:val="white"/>
        </w:rPr>
        <w:t xml:space="preserve"> method is called</w:t>
      </w:r>
      <w:r w:rsidR="00356AAF" w:rsidRPr="00903DBA">
        <w:rPr>
          <w:highlight w:val="white"/>
        </w:rPr>
        <w:t xml:space="preserve"> </w:t>
      </w:r>
      <w:r w:rsidRPr="00903DBA">
        <w:rPr>
          <w:highlight w:val="white"/>
        </w:rPr>
        <w:t xml:space="preserve">when an enumeration constant item has </w:t>
      </w:r>
      <w:r w:rsidR="00AC751E" w:rsidRPr="00903DBA">
        <w:rPr>
          <w:highlight w:val="white"/>
        </w:rPr>
        <w:t>finally</w:t>
      </w:r>
      <w:r w:rsidRPr="00903DBA">
        <w:rPr>
          <w:highlight w:val="white"/>
        </w:rPr>
        <w:t xml:space="preserve"> been given auto or register storage.</w:t>
      </w:r>
    </w:p>
    <w:p w14:paraId="222A1B9C" w14:textId="77777777" w:rsidR="008F5511" w:rsidRPr="00903DBA" w:rsidRDefault="008F5511" w:rsidP="00323ED4">
      <w:pPr>
        <w:pStyle w:val="Code"/>
        <w:rPr>
          <w:highlight w:val="white"/>
        </w:rPr>
      </w:pPr>
      <w:r w:rsidRPr="00903DBA">
        <w:rPr>
          <w:highlight w:val="white"/>
        </w:rPr>
        <w:t xml:space="preserve">    public void SetOffset(Symbol symbol) {</w:t>
      </w:r>
    </w:p>
    <w:p w14:paraId="4471FEB9" w14:textId="7A709C1F" w:rsidR="008F5511" w:rsidRPr="00903DBA" w:rsidRDefault="008F5511" w:rsidP="00323ED4">
      <w:pPr>
        <w:pStyle w:val="Code"/>
        <w:rPr>
          <w:highlight w:val="white"/>
        </w:rPr>
      </w:pPr>
      <w:r w:rsidRPr="00903DBA">
        <w:rPr>
          <w:highlight w:val="white"/>
        </w:rPr>
        <w:t xml:space="preserve">      symbol.Offset = </w:t>
      </w:r>
      <w:r w:rsidR="00323ED4" w:rsidRPr="00903DBA">
        <w:rPr>
          <w:highlight w:val="white"/>
        </w:rPr>
        <w:t>m_currentOffset</w:t>
      </w:r>
      <w:r w:rsidRPr="00903DBA">
        <w:rPr>
          <w:highlight w:val="white"/>
        </w:rPr>
        <w:t>;</w:t>
      </w:r>
    </w:p>
    <w:p w14:paraId="6445CAE2" w14:textId="35A815EA" w:rsidR="008F5511" w:rsidRPr="00903DBA" w:rsidRDefault="008F5511" w:rsidP="00323ED4">
      <w:pPr>
        <w:pStyle w:val="Code"/>
        <w:rPr>
          <w:highlight w:val="white"/>
        </w:rPr>
      </w:pPr>
      <w:r w:rsidRPr="00903DBA">
        <w:rPr>
          <w:highlight w:val="white"/>
        </w:rPr>
        <w:t xml:space="preserve">      </w:t>
      </w:r>
      <w:r w:rsidR="00323ED4" w:rsidRPr="00903DBA">
        <w:rPr>
          <w:highlight w:val="white"/>
        </w:rPr>
        <w:t>m_currentOffset</w:t>
      </w:r>
      <w:r w:rsidRPr="00903DBA">
        <w:rPr>
          <w:highlight w:val="white"/>
        </w:rPr>
        <w:t xml:space="preserve"> += symbol.Type.Size();</w:t>
      </w:r>
    </w:p>
    <w:p w14:paraId="64852B79" w14:textId="77777777" w:rsidR="008F5511" w:rsidRPr="00903DBA" w:rsidRDefault="008F5511" w:rsidP="00323ED4">
      <w:pPr>
        <w:pStyle w:val="Code"/>
        <w:rPr>
          <w:highlight w:val="white"/>
        </w:rPr>
      </w:pPr>
      <w:r w:rsidRPr="00903DBA">
        <w:rPr>
          <w:highlight w:val="white"/>
        </w:rPr>
        <w:t xml:space="preserve">    }</w:t>
      </w:r>
    </w:p>
    <w:p w14:paraId="63E1A5F5" w14:textId="0E4384FC" w:rsidR="008F5511" w:rsidRPr="00903DBA" w:rsidRDefault="007C17B1" w:rsidP="007C17B1">
      <w:pPr>
        <w:rPr>
          <w:highlight w:val="white"/>
        </w:rPr>
      </w:pPr>
      <w:r w:rsidRPr="00903DBA">
        <w:rPr>
          <w:highlight w:val="white"/>
        </w:rPr>
        <w:t xml:space="preserve">The </w:t>
      </w:r>
      <w:r w:rsidRPr="00903DBA">
        <w:rPr>
          <w:rStyle w:val="KeyWord0"/>
          <w:highlight w:val="white"/>
        </w:rPr>
        <w:t>LookupSymbol</w:t>
      </w:r>
      <w:r w:rsidRPr="00903DBA">
        <w:rPr>
          <w:highlight w:val="white"/>
        </w:rPr>
        <w:t xml:space="preserve"> looks up the symbol with the given in the current symbol table </w:t>
      </w:r>
      <w:r w:rsidR="00C059AB" w:rsidRPr="00903DBA">
        <w:rPr>
          <w:highlight w:val="white"/>
        </w:rPr>
        <w:t xml:space="preserve">and </w:t>
      </w:r>
      <w:r w:rsidRPr="00903DBA">
        <w:rPr>
          <w:highlight w:val="white"/>
        </w:rPr>
        <w:t xml:space="preserve">its parent tables, </w:t>
      </w:r>
      <w:r w:rsidR="000B01AA" w:rsidRPr="00903DBA">
        <w:rPr>
          <w:highlight w:val="white"/>
        </w:rPr>
        <w:t>recursively</w:t>
      </w:r>
      <w:r w:rsidRPr="00903DBA">
        <w:rPr>
          <w:highlight w:val="white"/>
        </w:rPr>
        <w:t>.</w:t>
      </w:r>
      <w:r w:rsidR="00A66A7D" w:rsidRPr="00903DBA">
        <w:rPr>
          <w:highlight w:val="white"/>
        </w:rPr>
        <w:t xml:space="preserve"> </w:t>
      </w:r>
      <w:r w:rsidR="00BD7A51" w:rsidRPr="00903DBA">
        <w:rPr>
          <w:highlight w:val="white"/>
        </w:rPr>
        <w:t xml:space="preserve">If </w:t>
      </w:r>
      <w:r w:rsidR="00C059AB" w:rsidRPr="00903DBA">
        <w:rPr>
          <w:highlight w:val="white"/>
        </w:rPr>
        <w:t xml:space="preserve">no symbol with the given name is </w:t>
      </w:r>
      <w:r w:rsidR="00BD7A51" w:rsidRPr="00903DBA">
        <w:rPr>
          <w:highlight w:val="white"/>
        </w:rPr>
        <w:t xml:space="preserve">found, null is returned. </w:t>
      </w:r>
      <w:r w:rsidR="00A66A7D" w:rsidRPr="00903DBA">
        <w:rPr>
          <w:highlight w:val="white"/>
        </w:rPr>
        <w:t xml:space="preserve">Note that this method looks in the parent tables while </w:t>
      </w:r>
      <w:r w:rsidR="00A66A7D" w:rsidRPr="00903DBA">
        <w:rPr>
          <w:rStyle w:val="KeyWord0"/>
          <w:highlight w:val="white"/>
        </w:rPr>
        <w:t>AddSymbol</w:t>
      </w:r>
      <w:r w:rsidR="00A66A7D" w:rsidRPr="00903DBA">
        <w:rPr>
          <w:highlight w:val="white"/>
        </w:rPr>
        <w:t xml:space="preserve"> only checks for symbols with the same name in the current table.</w:t>
      </w:r>
    </w:p>
    <w:p w14:paraId="62A8A283" w14:textId="77777777" w:rsidR="008F5511" w:rsidRPr="00903DBA" w:rsidRDefault="008F5511" w:rsidP="00323ED4">
      <w:pPr>
        <w:pStyle w:val="Code"/>
        <w:rPr>
          <w:highlight w:val="white"/>
        </w:rPr>
      </w:pPr>
      <w:r w:rsidRPr="00903DBA">
        <w:rPr>
          <w:highlight w:val="white"/>
        </w:rPr>
        <w:t xml:space="preserve">    public Symbol LookupSymbol(string name) {</w:t>
      </w:r>
    </w:p>
    <w:p w14:paraId="7A6F54C0" w14:textId="77777777" w:rsidR="008F5511" w:rsidRPr="00903DBA" w:rsidRDefault="008F5511" w:rsidP="00323ED4">
      <w:pPr>
        <w:pStyle w:val="Code"/>
        <w:rPr>
          <w:highlight w:val="white"/>
        </w:rPr>
      </w:pPr>
      <w:r w:rsidRPr="00903DBA">
        <w:rPr>
          <w:highlight w:val="white"/>
        </w:rPr>
        <w:t xml:space="preserve">      Symbol symbol;</w:t>
      </w:r>
    </w:p>
    <w:p w14:paraId="1C134FCD" w14:textId="77777777" w:rsidR="008F5511" w:rsidRPr="00903DBA" w:rsidRDefault="008F5511" w:rsidP="00323ED4">
      <w:pPr>
        <w:pStyle w:val="Code"/>
        <w:rPr>
          <w:highlight w:val="white"/>
        </w:rPr>
      </w:pPr>
    </w:p>
    <w:p w14:paraId="2BE91D4D" w14:textId="77777777" w:rsidR="008F5511" w:rsidRPr="00903DBA" w:rsidRDefault="008F5511" w:rsidP="00323ED4">
      <w:pPr>
        <w:pStyle w:val="Code"/>
        <w:rPr>
          <w:highlight w:val="white"/>
        </w:rPr>
      </w:pPr>
      <w:r w:rsidRPr="00903DBA">
        <w:rPr>
          <w:highlight w:val="white"/>
        </w:rPr>
        <w:t xml:space="preserve">      if (m_entryMap.TryGetValue(name, out symbol)) {</w:t>
      </w:r>
    </w:p>
    <w:p w14:paraId="47F72712" w14:textId="77777777" w:rsidR="008F5511" w:rsidRPr="00903DBA" w:rsidRDefault="008F5511" w:rsidP="00323ED4">
      <w:pPr>
        <w:pStyle w:val="Code"/>
        <w:rPr>
          <w:highlight w:val="white"/>
        </w:rPr>
      </w:pPr>
      <w:r w:rsidRPr="00903DBA">
        <w:rPr>
          <w:highlight w:val="white"/>
        </w:rPr>
        <w:t xml:space="preserve">        return symbol;</w:t>
      </w:r>
    </w:p>
    <w:p w14:paraId="6FA2C9E2" w14:textId="77777777" w:rsidR="008F5511" w:rsidRPr="00903DBA" w:rsidRDefault="008F5511" w:rsidP="00323ED4">
      <w:pPr>
        <w:pStyle w:val="Code"/>
        <w:rPr>
          <w:highlight w:val="white"/>
        </w:rPr>
      </w:pPr>
      <w:r w:rsidRPr="00903DBA">
        <w:rPr>
          <w:highlight w:val="white"/>
        </w:rPr>
        <w:t xml:space="preserve">      }</w:t>
      </w:r>
    </w:p>
    <w:p w14:paraId="5327D5F7" w14:textId="77777777" w:rsidR="008F5511" w:rsidRPr="00903DBA" w:rsidRDefault="008F5511" w:rsidP="00323ED4">
      <w:pPr>
        <w:pStyle w:val="Code"/>
        <w:rPr>
          <w:highlight w:val="white"/>
        </w:rPr>
      </w:pPr>
      <w:r w:rsidRPr="00903DBA">
        <w:rPr>
          <w:highlight w:val="white"/>
        </w:rPr>
        <w:t xml:space="preserve">      else if (m_parentTable != null) {</w:t>
      </w:r>
    </w:p>
    <w:p w14:paraId="3A48501A" w14:textId="77777777" w:rsidR="008F5511" w:rsidRPr="00903DBA" w:rsidRDefault="008F5511" w:rsidP="00323ED4">
      <w:pPr>
        <w:pStyle w:val="Code"/>
        <w:rPr>
          <w:highlight w:val="white"/>
        </w:rPr>
      </w:pPr>
      <w:r w:rsidRPr="00903DBA">
        <w:rPr>
          <w:highlight w:val="white"/>
        </w:rPr>
        <w:t xml:space="preserve">        return m_parentTable.LookupSymbol(name);</w:t>
      </w:r>
    </w:p>
    <w:p w14:paraId="0335DA74" w14:textId="77777777" w:rsidR="008F5511" w:rsidRPr="00903DBA" w:rsidRDefault="008F5511" w:rsidP="00323ED4">
      <w:pPr>
        <w:pStyle w:val="Code"/>
        <w:rPr>
          <w:highlight w:val="white"/>
        </w:rPr>
      </w:pPr>
      <w:r w:rsidRPr="00903DBA">
        <w:rPr>
          <w:highlight w:val="white"/>
        </w:rPr>
        <w:t xml:space="preserve">      }</w:t>
      </w:r>
    </w:p>
    <w:p w14:paraId="440A41EC" w14:textId="77777777" w:rsidR="008F5511" w:rsidRPr="00903DBA" w:rsidRDefault="008F5511" w:rsidP="00323ED4">
      <w:pPr>
        <w:pStyle w:val="Code"/>
        <w:rPr>
          <w:highlight w:val="white"/>
        </w:rPr>
      </w:pPr>
    </w:p>
    <w:p w14:paraId="588FD3E6" w14:textId="77777777" w:rsidR="008F5511" w:rsidRPr="00903DBA" w:rsidRDefault="008F5511" w:rsidP="00323ED4">
      <w:pPr>
        <w:pStyle w:val="Code"/>
        <w:rPr>
          <w:highlight w:val="white"/>
        </w:rPr>
      </w:pPr>
      <w:r w:rsidRPr="00903DBA">
        <w:rPr>
          <w:highlight w:val="white"/>
        </w:rPr>
        <w:t xml:space="preserve">      return null;</w:t>
      </w:r>
    </w:p>
    <w:p w14:paraId="20C1153E" w14:textId="77777777" w:rsidR="008F5511" w:rsidRPr="00903DBA" w:rsidRDefault="008F5511" w:rsidP="00323ED4">
      <w:pPr>
        <w:pStyle w:val="Code"/>
        <w:rPr>
          <w:highlight w:val="white"/>
        </w:rPr>
      </w:pPr>
      <w:r w:rsidRPr="00903DBA">
        <w:rPr>
          <w:highlight w:val="white"/>
        </w:rPr>
        <w:t xml:space="preserve">    }</w:t>
      </w:r>
    </w:p>
    <w:p w14:paraId="2A58BA93" w14:textId="091212E7" w:rsidR="008F5511" w:rsidRPr="00903DBA" w:rsidRDefault="000B01AA" w:rsidP="000B01AA">
      <w:pPr>
        <w:rPr>
          <w:highlight w:val="white"/>
        </w:rPr>
      </w:pPr>
      <w:r w:rsidRPr="00903DBA">
        <w:rPr>
          <w:highlight w:val="white"/>
        </w:rPr>
        <w:t xml:space="preserve">The </w:t>
      </w:r>
      <w:r w:rsidRPr="00903DBA">
        <w:rPr>
          <w:rStyle w:val="KeyWord0"/>
          <w:highlight w:val="white"/>
        </w:rPr>
        <w:t>AddTag</w:t>
      </w:r>
      <w:r w:rsidRPr="00903DBA">
        <w:rPr>
          <w:highlight w:val="white"/>
        </w:rPr>
        <w:t xml:space="preserve"> method adds a struct</w:t>
      </w:r>
      <w:r w:rsidR="006B7145" w:rsidRPr="00903DBA">
        <w:rPr>
          <w:highlight w:val="white"/>
        </w:rPr>
        <w:t xml:space="preserve"> or</w:t>
      </w:r>
      <w:r w:rsidR="00805899" w:rsidRPr="00903DBA">
        <w:rPr>
          <w:highlight w:val="white"/>
        </w:rPr>
        <w:t xml:space="preserve"> </w:t>
      </w:r>
      <w:r w:rsidRPr="00903DBA">
        <w:rPr>
          <w:highlight w:val="white"/>
        </w:rPr>
        <w:t>union</w:t>
      </w:r>
      <w:r w:rsidR="00805899" w:rsidRPr="00903DBA">
        <w:rPr>
          <w:highlight w:val="white"/>
        </w:rPr>
        <w:t xml:space="preserve"> tag</w:t>
      </w:r>
      <w:r w:rsidRPr="00903DBA">
        <w:rPr>
          <w:highlight w:val="white"/>
        </w:rPr>
        <w:t xml:space="preserve"> to the current symbol table.</w:t>
      </w:r>
      <w:r w:rsidR="00DA68CB" w:rsidRPr="00903DBA">
        <w:rPr>
          <w:highlight w:val="white"/>
        </w:rPr>
        <w:t xml:space="preserve"> It is possible to add a new tag</w:t>
      </w:r>
      <w:r w:rsidR="009929D4" w:rsidRPr="00903DBA">
        <w:rPr>
          <w:highlight w:val="white"/>
        </w:rPr>
        <w:t xml:space="preserve"> </w:t>
      </w:r>
      <w:r w:rsidR="00DA68CB" w:rsidRPr="00903DBA">
        <w:rPr>
          <w:highlight w:val="white"/>
        </w:rPr>
        <w:t xml:space="preserve">with an already </w:t>
      </w:r>
      <w:r w:rsidR="009929D4" w:rsidRPr="00903DBA">
        <w:rPr>
          <w:highlight w:val="white"/>
        </w:rPr>
        <w:t>taken</w:t>
      </w:r>
      <w:r w:rsidR="00DA68CB" w:rsidRPr="00903DBA">
        <w:rPr>
          <w:highlight w:val="white"/>
        </w:rPr>
        <w:t xml:space="preserve"> name. However, in that case, the old and the new tag must have the same sort (they must </w:t>
      </w:r>
      <w:r w:rsidR="009929D4" w:rsidRPr="00903DBA">
        <w:rPr>
          <w:highlight w:val="white"/>
        </w:rPr>
        <w:t xml:space="preserve">be </w:t>
      </w:r>
      <w:r w:rsidR="00DA68CB" w:rsidRPr="00903DBA">
        <w:rPr>
          <w:highlight w:val="white"/>
        </w:rPr>
        <w:t>both struct</w:t>
      </w:r>
      <w:r w:rsidR="009929D4" w:rsidRPr="00903DBA">
        <w:rPr>
          <w:highlight w:val="white"/>
        </w:rPr>
        <w:t>s</w:t>
      </w:r>
      <w:r w:rsidR="00DA68CB" w:rsidRPr="00903DBA">
        <w:rPr>
          <w:highlight w:val="white"/>
        </w:rPr>
        <w:t xml:space="preserve"> or both union</w:t>
      </w:r>
      <w:r w:rsidR="009929D4" w:rsidRPr="00903DBA">
        <w:rPr>
          <w:highlight w:val="white"/>
        </w:rPr>
        <w:t>s</w:t>
      </w:r>
      <w:r w:rsidR="00DA68CB" w:rsidRPr="00903DBA">
        <w:rPr>
          <w:highlight w:val="white"/>
        </w:rPr>
        <w:t>)</w:t>
      </w:r>
      <w:r w:rsidR="004F651F" w:rsidRPr="00903DBA">
        <w:rPr>
          <w:highlight w:val="white"/>
        </w:rPr>
        <w:t xml:space="preserve"> and the member map of at least one of them must be null.</w:t>
      </w:r>
      <w:r w:rsidR="00BF13FB" w:rsidRPr="00903DBA">
        <w:rPr>
          <w:highlight w:val="white"/>
        </w:rPr>
        <w:t xml:space="preserve"> This order is necessary to provide linked lists in C.</w:t>
      </w:r>
    </w:p>
    <w:p w14:paraId="28FA6515" w14:textId="77777777" w:rsidR="008F5511" w:rsidRPr="00903DBA" w:rsidRDefault="008F5511" w:rsidP="00323ED4">
      <w:pPr>
        <w:pStyle w:val="Code"/>
        <w:rPr>
          <w:highlight w:val="white"/>
        </w:rPr>
      </w:pPr>
      <w:r w:rsidRPr="00903DBA">
        <w:rPr>
          <w:highlight w:val="white"/>
        </w:rPr>
        <w:t xml:space="preserve">    public void AddTag(string name, Type newType) {</w:t>
      </w:r>
    </w:p>
    <w:p w14:paraId="29049BA4" w14:textId="77777777" w:rsidR="008F5511" w:rsidRPr="00903DBA" w:rsidRDefault="008F5511" w:rsidP="00323ED4">
      <w:pPr>
        <w:pStyle w:val="Code"/>
        <w:rPr>
          <w:highlight w:val="white"/>
        </w:rPr>
      </w:pPr>
      <w:r w:rsidRPr="00903DBA">
        <w:rPr>
          <w:highlight w:val="white"/>
        </w:rPr>
        <w:t xml:space="preserve">      if (m_tagMap.ContainsKey(name)) {</w:t>
      </w:r>
    </w:p>
    <w:p w14:paraId="30D3A138" w14:textId="77777777" w:rsidR="008F5511" w:rsidRPr="00903DBA" w:rsidRDefault="008F5511" w:rsidP="00323ED4">
      <w:pPr>
        <w:pStyle w:val="Code"/>
        <w:rPr>
          <w:highlight w:val="white"/>
        </w:rPr>
      </w:pPr>
      <w:r w:rsidRPr="00903DBA">
        <w:rPr>
          <w:highlight w:val="white"/>
        </w:rPr>
        <w:t xml:space="preserve">        Type oldType = m_tagMap[name];</w:t>
      </w:r>
    </w:p>
    <w:p w14:paraId="41DCB57D" w14:textId="77777777" w:rsidR="008F5511" w:rsidRPr="00903DBA" w:rsidRDefault="008F5511" w:rsidP="00323ED4">
      <w:pPr>
        <w:pStyle w:val="Code"/>
        <w:rPr>
          <w:highlight w:val="white"/>
        </w:rPr>
      </w:pPr>
      <w:r w:rsidRPr="00903DBA">
        <w:rPr>
          <w:highlight w:val="white"/>
        </w:rPr>
        <w:t xml:space="preserve">        Assert.Error(!oldType.IsEnumerator() &amp;&amp;</w:t>
      </w:r>
    </w:p>
    <w:p w14:paraId="4B2B5593" w14:textId="77777777" w:rsidR="008F5511" w:rsidRPr="00903DBA" w:rsidRDefault="008F5511" w:rsidP="00323ED4">
      <w:pPr>
        <w:pStyle w:val="Code"/>
        <w:rPr>
          <w:highlight w:val="white"/>
        </w:rPr>
      </w:pPr>
      <w:r w:rsidRPr="00903DBA">
        <w:rPr>
          <w:highlight w:val="white"/>
        </w:rPr>
        <w:t xml:space="preserve">                     (oldType.Sort == newType.Sort), name,</w:t>
      </w:r>
    </w:p>
    <w:p w14:paraId="587EC816" w14:textId="77777777" w:rsidR="008F5511" w:rsidRPr="00903DBA" w:rsidRDefault="008F5511" w:rsidP="00323ED4">
      <w:pPr>
        <w:pStyle w:val="Code"/>
        <w:rPr>
          <w:highlight w:val="white"/>
        </w:rPr>
      </w:pPr>
      <w:r w:rsidRPr="00903DBA">
        <w:rPr>
          <w:highlight w:val="white"/>
        </w:rPr>
        <w:t xml:space="preserve">                     Message.Name_already_defined);</w:t>
      </w:r>
    </w:p>
    <w:p w14:paraId="12CECC1C" w14:textId="6AF08611" w:rsidR="008F5511" w:rsidRPr="00903DBA" w:rsidRDefault="004F651F" w:rsidP="00CF5537">
      <w:pPr>
        <w:rPr>
          <w:highlight w:val="white"/>
        </w:rPr>
      </w:pPr>
      <w:r w:rsidRPr="00903DBA">
        <w:rPr>
          <w:highlight w:val="white"/>
        </w:rPr>
        <w:t xml:space="preserve">If the member map of the old tag is null, we assign </w:t>
      </w:r>
      <w:r w:rsidR="00996DF4" w:rsidRPr="00903DBA">
        <w:rPr>
          <w:highlight w:val="white"/>
        </w:rPr>
        <w:t xml:space="preserve">it </w:t>
      </w:r>
      <w:r w:rsidRPr="00903DBA">
        <w:rPr>
          <w:highlight w:val="white"/>
        </w:rPr>
        <w:t xml:space="preserve">the member map of </w:t>
      </w:r>
      <w:r w:rsidR="00996DF4" w:rsidRPr="00903DBA">
        <w:rPr>
          <w:highlight w:val="white"/>
        </w:rPr>
        <w:t>the new tag.</w:t>
      </w:r>
    </w:p>
    <w:p w14:paraId="22791907" w14:textId="77777777" w:rsidR="008F5511" w:rsidRPr="00903DBA" w:rsidRDefault="008F5511" w:rsidP="00323ED4">
      <w:pPr>
        <w:pStyle w:val="Code"/>
        <w:rPr>
          <w:highlight w:val="white"/>
        </w:rPr>
      </w:pPr>
      <w:r w:rsidRPr="00903DBA">
        <w:rPr>
          <w:highlight w:val="white"/>
        </w:rPr>
        <w:t xml:space="preserve">        if (oldType.MemberMap == null) {</w:t>
      </w:r>
    </w:p>
    <w:p w14:paraId="24F5043E" w14:textId="77777777" w:rsidR="00251952" w:rsidRPr="00903DBA" w:rsidRDefault="00251952" w:rsidP="00251952">
      <w:pPr>
        <w:pStyle w:val="Code"/>
        <w:rPr>
          <w:highlight w:val="white"/>
        </w:rPr>
      </w:pPr>
      <w:r w:rsidRPr="00903DBA">
        <w:rPr>
          <w:highlight w:val="white"/>
        </w:rPr>
        <w:t xml:space="preserve">          oldType.MemberMap = newType.MemberMap;</w:t>
      </w:r>
    </w:p>
    <w:p w14:paraId="66B08CD2" w14:textId="44D5AE9D" w:rsidR="00251952" w:rsidRPr="00903DBA" w:rsidRDefault="00251952" w:rsidP="00251952">
      <w:pPr>
        <w:pStyle w:val="Code"/>
        <w:rPr>
          <w:highlight w:val="white"/>
        </w:rPr>
      </w:pPr>
      <w:r w:rsidRPr="00903DBA">
        <w:rPr>
          <w:highlight w:val="white"/>
        </w:rPr>
        <w:t xml:space="preserve">          oldType.MemberList = newType.MemberList;</w:t>
      </w:r>
    </w:p>
    <w:p w14:paraId="1BB97419" w14:textId="73DD6212" w:rsidR="008F5511" w:rsidRPr="00903DBA" w:rsidRDefault="008F5511" w:rsidP="00323ED4">
      <w:pPr>
        <w:pStyle w:val="Code"/>
        <w:rPr>
          <w:highlight w:val="white"/>
        </w:rPr>
      </w:pPr>
      <w:r w:rsidRPr="00903DBA">
        <w:rPr>
          <w:highlight w:val="white"/>
        </w:rPr>
        <w:t xml:space="preserve">        }</w:t>
      </w:r>
    </w:p>
    <w:p w14:paraId="0F083BD0" w14:textId="28543A74" w:rsidR="00CF5537" w:rsidRPr="00903DBA" w:rsidRDefault="00CF5537" w:rsidP="00CF5537">
      <w:pPr>
        <w:rPr>
          <w:highlight w:val="white"/>
        </w:rPr>
      </w:pPr>
      <w:r w:rsidRPr="00903DBA">
        <w:rPr>
          <w:highlight w:val="white"/>
        </w:rPr>
        <w:t>If the neither the old nor the new member is null, we report an error since it is not allowed to have two structs or unions with the same name tags with non-null member maps.</w:t>
      </w:r>
    </w:p>
    <w:p w14:paraId="34A7B31B" w14:textId="77777777" w:rsidR="008F5511" w:rsidRPr="00903DBA" w:rsidRDefault="008F5511" w:rsidP="00323ED4">
      <w:pPr>
        <w:pStyle w:val="Code"/>
        <w:rPr>
          <w:highlight w:val="white"/>
        </w:rPr>
      </w:pPr>
      <w:r w:rsidRPr="00903DBA">
        <w:rPr>
          <w:highlight w:val="white"/>
        </w:rPr>
        <w:t xml:space="preserve">        else {</w:t>
      </w:r>
    </w:p>
    <w:p w14:paraId="208EEC5A" w14:textId="77777777" w:rsidR="008F5511" w:rsidRPr="00903DBA" w:rsidRDefault="008F5511" w:rsidP="00323ED4">
      <w:pPr>
        <w:pStyle w:val="Code"/>
        <w:rPr>
          <w:highlight w:val="white"/>
        </w:rPr>
      </w:pPr>
      <w:r w:rsidRPr="00903DBA">
        <w:rPr>
          <w:highlight w:val="white"/>
        </w:rPr>
        <w:t xml:space="preserve">          Assert.Error(newType.MemberMap == null, name,</w:t>
      </w:r>
    </w:p>
    <w:p w14:paraId="260DEE7F" w14:textId="77777777" w:rsidR="008F5511" w:rsidRPr="00903DBA" w:rsidRDefault="008F5511" w:rsidP="00323ED4">
      <w:pPr>
        <w:pStyle w:val="Code"/>
        <w:rPr>
          <w:highlight w:val="white"/>
        </w:rPr>
      </w:pPr>
      <w:r w:rsidRPr="00903DBA">
        <w:rPr>
          <w:highlight w:val="white"/>
        </w:rPr>
        <w:t xml:space="preserve">                       Message.Name_already_defined);</w:t>
      </w:r>
    </w:p>
    <w:p w14:paraId="7F8341A5" w14:textId="77777777" w:rsidR="008F5511" w:rsidRPr="00903DBA" w:rsidRDefault="008F5511" w:rsidP="00323ED4">
      <w:pPr>
        <w:pStyle w:val="Code"/>
        <w:rPr>
          <w:highlight w:val="white"/>
        </w:rPr>
      </w:pPr>
      <w:r w:rsidRPr="00903DBA">
        <w:rPr>
          <w:highlight w:val="white"/>
        </w:rPr>
        <w:t xml:space="preserve">        }</w:t>
      </w:r>
    </w:p>
    <w:p w14:paraId="697A4A07" w14:textId="5DBA7CB7" w:rsidR="008F5511" w:rsidRPr="00903DBA" w:rsidRDefault="008F5511" w:rsidP="00323ED4">
      <w:pPr>
        <w:pStyle w:val="Code"/>
        <w:rPr>
          <w:highlight w:val="white"/>
        </w:rPr>
      </w:pPr>
      <w:r w:rsidRPr="00903DBA">
        <w:rPr>
          <w:highlight w:val="white"/>
        </w:rPr>
        <w:t xml:space="preserve">      }</w:t>
      </w:r>
    </w:p>
    <w:p w14:paraId="564F62E1" w14:textId="6B0CFFFC" w:rsidR="00CF5537" w:rsidRPr="00903DBA" w:rsidRDefault="00CF5537" w:rsidP="001A174C">
      <w:pPr>
        <w:rPr>
          <w:highlight w:val="white"/>
        </w:rPr>
      </w:pPr>
      <w:r w:rsidRPr="00903DBA">
        <w:rPr>
          <w:highlight w:val="white"/>
        </w:rPr>
        <w:t>If there is no</w:t>
      </w:r>
      <w:r w:rsidR="001A174C" w:rsidRPr="00903DBA">
        <w:rPr>
          <w:highlight w:val="white"/>
        </w:rPr>
        <w:t xml:space="preserve"> struct or union tag previous added to the tag map, we simpl</w:t>
      </w:r>
      <w:r w:rsidR="006842B2" w:rsidRPr="00903DBA">
        <w:rPr>
          <w:highlight w:val="white"/>
        </w:rPr>
        <w:t>y</w:t>
      </w:r>
      <w:r w:rsidR="001A174C" w:rsidRPr="00903DBA">
        <w:rPr>
          <w:highlight w:val="white"/>
        </w:rPr>
        <w:t xml:space="preserve"> add the new tag to the map.</w:t>
      </w:r>
    </w:p>
    <w:p w14:paraId="1376EEC0" w14:textId="77777777" w:rsidR="008F5511" w:rsidRPr="00903DBA" w:rsidRDefault="008F5511" w:rsidP="00323ED4">
      <w:pPr>
        <w:pStyle w:val="Code"/>
        <w:rPr>
          <w:highlight w:val="white"/>
        </w:rPr>
      </w:pPr>
      <w:r w:rsidRPr="00903DBA">
        <w:rPr>
          <w:highlight w:val="white"/>
        </w:rPr>
        <w:t xml:space="preserve">      else {</w:t>
      </w:r>
    </w:p>
    <w:p w14:paraId="54B1E70F" w14:textId="77777777" w:rsidR="008F5511" w:rsidRPr="00903DBA" w:rsidRDefault="008F5511" w:rsidP="00323ED4">
      <w:pPr>
        <w:pStyle w:val="Code"/>
        <w:rPr>
          <w:highlight w:val="white"/>
        </w:rPr>
      </w:pPr>
      <w:r w:rsidRPr="00903DBA">
        <w:rPr>
          <w:highlight w:val="white"/>
        </w:rPr>
        <w:t xml:space="preserve">        m_tagMap.Add(name, newType);</w:t>
      </w:r>
    </w:p>
    <w:p w14:paraId="47FA03D7" w14:textId="77777777" w:rsidR="008F5511" w:rsidRPr="00903DBA" w:rsidRDefault="008F5511" w:rsidP="00323ED4">
      <w:pPr>
        <w:pStyle w:val="Code"/>
        <w:rPr>
          <w:highlight w:val="white"/>
        </w:rPr>
      </w:pPr>
      <w:r w:rsidRPr="00903DBA">
        <w:rPr>
          <w:highlight w:val="white"/>
        </w:rPr>
        <w:lastRenderedPageBreak/>
        <w:t xml:space="preserve">      }</w:t>
      </w:r>
    </w:p>
    <w:p w14:paraId="5D721D54" w14:textId="77777777" w:rsidR="008F5511" w:rsidRPr="00903DBA" w:rsidRDefault="008F5511" w:rsidP="00323ED4">
      <w:pPr>
        <w:pStyle w:val="Code"/>
        <w:rPr>
          <w:highlight w:val="white"/>
        </w:rPr>
      </w:pPr>
      <w:r w:rsidRPr="00903DBA">
        <w:rPr>
          <w:highlight w:val="white"/>
        </w:rPr>
        <w:t xml:space="preserve">    }</w:t>
      </w:r>
    </w:p>
    <w:p w14:paraId="7DDC11A1" w14:textId="1AAD77B3" w:rsidR="008F5511" w:rsidRPr="00903DBA" w:rsidRDefault="00CA25D8" w:rsidP="00CA25D8">
      <w:pPr>
        <w:rPr>
          <w:highlight w:val="white"/>
        </w:rPr>
      </w:pPr>
      <w:r w:rsidRPr="00903DBA">
        <w:rPr>
          <w:highlight w:val="white"/>
        </w:rPr>
        <w:t xml:space="preserve">The </w:t>
      </w:r>
      <w:r w:rsidRPr="00903DBA">
        <w:rPr>
          <w:rStyle w:val="KeyWord0"/>
          <w:highlight w:val="white"/>
        </w:rPr>
        <w:t>LookUp</w:t>
      </w:r>
      <w:r w:rsidR="00996DF4" w:rsidRPr="00903DBA">
        <w:rPr>
          <w:rStyle w:val="KeyWord0"/>
          <w:highlight w:val="white"/>
        </w:rPr>
        <w:t>Tag</w:t>
      </w:r>
      <w:r w:rsidRPr="00903DBA">
        <w:rPr>
          <w:highlight w:val="white"/>
        </w:rPr>
        <w:t xml:space="preserve"> method</w:t>
      </w:r>
      <w:r w:rsidR="006842B2" w:rsidRPr="00903DBA">
        <w:rPr>
          <w:highlight w:val="white"/>
        </w:rPr>
        <w:t xml:space="preserve"> looks up a tag in the current table or its parent tables.</w:t>
      </w:r>
      <w:r w:rsidR="00D141B7" w:rsidRPr="00903DBA">
        <w:rPr>
          <w:highlight w:val="white"/>
        </w:rPr>
        <w:t xml:space="preserve"> If the tag is not found, null is returned.</w:t>
      </w:r>
    </w:p>
    <w:p w14:paraId="7E9D3FD3" w14:textId="77777777" w:rsidR="008F5511" w:rsidRPr="00903DBA" w:rsidRDefault="008F5511" w:rsidP="00323ED4">
      <w:pPr>
        <w:pStyle w:val="Code"/>
        <w:rPr>
          <w:highlight w:val="white"/>
        </w:rPr>
      </w:pPr>
      <w:r w:rsidRPr="00903DBA">
        <w:rPr>
          <w:highlight w:val="white"/>
        </w:rPr>
        <w:t xml:space="preserve">    public Type LookupTag(string name, Sort sort) {</w:t>
      </w:r>
    </w:p>
    <w:p w14:paraId="71A6890C" w14:textId="77777777" w:rsidR="008F5511" w:rsidRPr="00903DBA" w:rsidRDefault="008F5511" w:rsidP="00323ED4">
      <w:pPr>
        <w:pStyle w:val="Code"/>
        <w:rPr>
          <w:highlight w:val="white"/>
        </w:rPr>
      </w:pPr>
      <w:r w:rsidRPr="00903DBA">
        <w:rPr>
          <w:highlight w:val="white"/>
        </w:rPr>
        <w:t xml:space="preserve">      Type type;</w:t>
      </w:r>
    </w:p>
    <w:p w14:paraId="1CE473E4" w14:textId="77777777" w:rsidR="008F5511" w:rsidRPr="00903DBA" w:rsidRDefault="008F5511" w:rsidP="00323ED4">
      <w:pPr>
        <w:pStyle w:val="Code"/>
        <w:rPr>
          <w:highlight w:val="white"/>
        </w:rPr>
      </w:pPr>
    </w:p>
    <w:p w14:paraId="033EC647" w14:textId="77777777" w:rsidR="008F5511" w:rsidRPr="00903DBA" w:rsidRDefault="008F5511" w:rsidP="00323ED4">
      <w:pPr>
        <w:pStyle w:val="Code"/>
        <w:rPr>
          <w:highlight w:val="white"/>
        </w:rPr>
      </w:pPr>
      <w:r w:rsidRPr="00903DBA">
        <w:rPr>
          <w:highlight w:val="white"/>
        </w:rPr>
        <w:t xml:space="preserve">      if (m_tagMap.TryGetValue(name, out type) &amp;&amp; (type.Sort == sort)) {</w:t>
      </w:r>
    </w:p>
    <w:p w14:paraId="1A493A1B" w14:textId="77777777" w:rsidR="008F5511" w:rsidRPr="00903DBA" w:rsidRDefault="008F5511" w:rsidP="00323ED4">
      <w:pPr>
        <w:pStyle w:val="Code"/>
        <w:rPr>
          <w:highlight w:val="white"/>
        </w:rPr>
      </w:pPr>
      <w:r w:rsidRPr="00903DBA">
        <w:rPr>
          <w:highlight w:val="white"/>
        </w:rPr>
        <w:t xml:space="preserve">        return type;</w:t>
      </w:r>
    </w:p>
    <w:p w14:paraId="0646ED04" w14:textId="77777777" w:rsidR="008F5511" w:rsidRPr="00903DBA" w:rsidRDefault="008F5511" w:rsidP="00323ED4">
      <w:pPr>
        <w:pStyle w:val="Code"/>
        <w:rPr>
          <w:highlight w:val="white"/>
        </w:rPr>
      </w:pPr>
      <w:r w:rsidRPr="00903DBA">
        <w:rPr>
          <w:highlight w:val="white"/>
        </w:rPr>
        <w:t xml:space="preserve">      }</w:t>
      </w:r>
    </w:p>
    <w:p w14:paraId="69FF5657" w14:textId="77777777" w:rsidR="008F5511" w:rsidRPr="00903DBA" w:rsidRDefault="008F5511" w:rsidP="00323ED4">
      <w:pPr>
        <w:pStyle w:val="Code"/>
        <w:rPr>
          <w:highlight w:val="white"/>
        </w:rPr>
      </w:pPr>
      <w:r w:rsidRPr="00903DBA">
        <w:rPr>
          <w:highlight w:val="white"/>
        </w:rPr>
        <w:t xml:space="preserve">      else if (m_parentTable != null) {</w:t>
      </w:r>
    </w:p>
    <w:p w14:paraId="03A04809" w14:textId="77777777" w:rsidR="008F5511" w:rsidRPr="00903DBA" w:rsidRDefault="008F5511" w:rsidP="00323ED4">
      <w:pPr>
        <w:pStyle w:val="Code"/>
        <w:rPr>
          <w:highlight w:val="white"/>
        </w:rPr>
      </w:pPr>
      <w:r w:rsidRPr="00903DBA">
        <w:rPr>
          <w:highlight w:val="white"/>
        </w:rPr>
        <w:t xml:space="preserve">        return m_parentTable.LookupTag(name, sort);</w:t>
      </w:r>
    </w:p>
    <w:p w14:paraId="36F8417C" w14:textId="77777777" w:rsidR="008F5511" w:rsidRPr="00903DBA" w:rsidRDefault="008F5511" w:rsidP="00323ED4">
      <w:pPr>
        <w:pStyle w:val="Code"/>
        <w:rPr>
          <w:highlight w:val="white"/>
        </w:rPr>
      </w:pPr>
      <w:r w:rsidRPr="00903DBA">
        <w:rPr>
          <w:highlight w:val="white"/>
        </w:rPr>
        <w:t xml:space="preserve">      }</w:t>
      </w:r>
    </w:p>
    <w:p w14:paraId="6CF4FF12" w14:textId="77777777" w:rsidR="008F5511" w:rsidRPr="00903DBA" w:rsidRDefault="008F5511" w:rsidP="00323ED4">
      <w:pPr>
        <w:pStyle w:val="Code"/>
        <w:rPr>
          <w:highlight w:val="white"/>
        </w:rPr>
      </w:pPr>
    </w:p>
    <w:p w14:paraId="0DEA4B41" w14:textId="77777777" w:rsidR="008F5511" w:rsidRPr="00903DBA" w:rsidRDefault="008F5511" w:rsidP="00323ED4">
      <w:pPr>
        <w:pStyle w:val="Code"/>
        <w:rPr>
          <w:highlight w:val="white"/>
        </w:rPr>
      </w:pPr>
      <w:r w:rsidRPr="00903DBA">
        <w:rPr>
          <w:highlight w:val="white"/>
        </w:rPr>
        <w:t xml:space="preserve">      return null;</w:t>
      </w:r>
    </w:p>
    <w:p w14:paraId="7055BDE0" w14:textId="77777777" w:rsidR="008F5511" w:rsidRPr="00903DBA" w:rsidRDefault="008F5511" w:rsidP="00323ED4">
      <w:pPr>
        <w:pStyle w:val="Code"/>
        <w:rPr>
          <w:highlight w:val="white"/>
        </w:rPr>
      </w:pPr>
      <w:r w:rsidRPr="00903DBA">
        <w:rPr>
          <w:highlight w:val="white"/>
        </w:rPr>
        <w:t xml:space="preserve">    }</w:t>
      </w:r>
    </w:p>
    <w:p w14:paraId="24621C3C" w14:textId="77777777" w:rsidR="008F5511" w:rsidRPr="00903DBA" w:rsidRDefault="008F5511" w:rsidP="00323ED4">
      <w:pPr>
        <w:pStyle w:val="Code"/>
        <w:rPr>
          <w:highlight w:val="white"/>
        </w:rPr>
      </w:pPr>
      <w:r w:rsidRPr="00903DBA">
        <w:rPr>
          <w:highlight w:val="white"/>
        </w:rPr>
        <w:t xml:space="preserve">  }</w:t>
      </w:r>
    </w:p>
    <w:p w14:paraId="75B5329F" w14:textId="642BF93B" w:rsidR="000C7243" w:rsidRPr="00903DBA" w:rsidRDefault="008F5511" w:rsidP="00323ED4">
      <w:pPr>
        <w:pStyle w:val="Code"/>
      </w:pPr>
      <w:r w:rsidRPr="00903DBA">
        <w:rPr>
          <w:highlight w:val="white"/>
        </w:rPr>
        <w:t>}</w:t>
      </w:r>
    </w:p>
    <w:p w14:paraId="060536E9" w14:textId="2678BD46" w:rsidR="00386E50" w:rsidRPr="00903DBA" w:rsidRDefault="00386E50" w:rsidP="00386E50">
      <w:pPr>
        <w:pStyle w:val="Rubrik2"/>
      </w:pPr>
      <w:bookmarkStart w:id="192" w:name="_Toc57656042"/>
      <w:r w:rsidRPr="00903DBA">
        <w:t>The Symbol</w:t>
      </w:r>
      <w:bookmarkEnd w:id="192"/>
    </w:p>
    <w:p w14:paraId="127CE67F" w14:textId="3A88A050" w:rsidR="00AE29E2" w:rsidRPr="00903DBA" w:rsidRDefault="00B175A2" w:rsidP="00B175A2">
      <w:r w:rsidRPr="00903DBA">
        <w:rPr>
          <w:highlight w:val="white"/>
        </w:rPr>
        <w:t>A symbol has extern, static, typedef, auto, or register storage.</w:t>
      </w:r>
      <w:r w:rsidR="00852E12" w:rsidRPr="00903DBA">
        <w:rPr>
          <w:highlight w:val="white"/>
        </w:rPr>
        <w:t xml:space="preserve"> If the storage</w:t>
      </w:r>
      <w:r w:rsidR="008154C7" w:rsidRPr="00903DBA">
        <w:rPr>
          <w:highlight w:val="white"/>
        </w:rPr>
        <w:t xml:space="preserve"> specifier is omitted</w:t>
      </w:r>
      <w:r w:rsidR="00852E12" w:rsidRPr="00903DBA">
        <w:rPr>
          <w:highlight w:val="white"/>
        </w:rPr>
        <w:t xml:space="preserve"> stated, </w:t>
      </w:r>
      <w:r w:rsidR="00570E60" w:rsidRPr="00903DBA">
        <w:rPr>
          <w:highlight w:val="white"/>
        </w:rPr>
        <w:t>a variable</w:t>
      </w:r>
      <w:r w:rsidR="00852E12" w:rsidRPr="00903DBA">
        <w:rPr>
          <w:highlight w:val="white"/>
        </w:rPr>
        <w:t xml:space="preserve"> becomes static in global scope and auto in a function</w:t>
      </w:r>
      <w:r w:rsidR="00570E60" w:rsidRPr="00903DBA">
        <w:rPr>
          <w:highlight w:val="white"/>
        </w:rPr>
        <w:t xml:space="preserve"> while a </w:t>
      </w:r>
      <w:r w:rsidR="0077469C" w:rsidRPr="00903DBA">
        <w:t>function becomes extern</w:t>
      </w:r>
      <w:r w:rsidR="008C7EFF" w:rsidRPr="00903DBA">
        <w:t>, unless it has a body in which case is becomes static</w:t>
      </w:r>
      <w:r w:rsidR="008154C7" w:rsidRPr="00903DBA">
        <w:t>.</w:t>
      </w:r>
      <w:r w:rsidR="00AE29E2" w:rsidRPr="00903DBA">
        <w:t xml:space="preserve"> </w:t>
      </w:r>
      <w:ins w:id="193" w:author="Stefan Bjornander" w:date="2015-04-25T18:28:00Z">
        <w:r w:rsidR="008154C7" w:rsidRPr="00903DBA">
          <w:t>T</w:t>
        </w:r>
      </w:ins>
      <w:ins w:id="194" w:author="Stefan Bjornander" w:date="2015-04-25T16:11:00Z">
        <w:r w:rsidR="008154C7" w:rsidRPr="00903DBA">
          <w:t xml:space="preserve">he </w:t>
        </w:r>
      </w:ins>
      <w:r w:rsidR="00FB1C41" w:rsidRPr="00903DBA">
        <w:t>r</w:t>
      </w:r>
      <w:ins w:id="195" w:author="Stefan Bjornander" w:date="2015-04-25T16:11:00Z">
        <w:r w:rsidR="008154C7" w:rsidRPr="00903DBA">
          <w:t>egister storage has been included for the sake of completeness</w:t>
        </w:r>
      </w:ins>
      <w:r w:rsidR="00FB1C41" w:rsidRPr="00903DBA">
        <w:t>. T</w:t>
      </w:r>
      <w:ins w:id="196" w:author="Stefan Bjornander" w:date="2015-04-25T16:11:00Z">
        <w:r w:rsidR="00AE29E2" w:rsidRPr="00903DBA">
          <w:t xml:space="preserve">he </w:t>
        </w:r>
      </w:ins>
      <w:r w:rsidR="00AE29E2" w:rsidRPr="00903DBA">
        <w:t>only difference between an auto or register symbol is that the address operator cannot be applied to a register symbol.</w:t>
      </w:r>
    </w:p>
    <w:p w14:paraId="1C23288D" w14:textId="570C4CCB" w:rsidR="00B175A2" w:rsidRPr="00903DBA" w:rsidRDefault="00B175A2" w:rsidP="00B175A2">
      <w:pPr>
        <w:pStyle w:val="CodeHeader"/>
        <w:rPr>
          <w:highlight w:val="white"/>
        </w:rPr>
      </w:pPr>
      <w:proofErr w:type="spellStart"/>
      <w:r w:rsidRPr="00903DBA">
        <w:rPr>
          <w:highlight w:val="white"/>
        </w:rPr>
        <w:t>Storage.cs</w:t>
      </w:r>
      <w:proofErr w:type="spellEnd"/>
    </w:p>
    <w:p w14:paraId="14975808" w14:textId="77777777" w:rsidR="00FA74AE" w:rsidRPr="00903DBA" w:rsidRDefault="00FA74AE" w:rsidP="00FA74AE">
      <w:pPr>
        <w:pStyle w:val="Code"/>
        <w:rPr>
          <w:highlight w:val="white"/>
        </w:rPr>
      </w:pPr>
      <w:r w:rsidRPr="00903DBA">
        <w:rPr>
          <w:highlight w:val="white"/>
        </w:rPr>
        <w:t>namespace CCompiler {</w:t>
      </w:r>
    </w:p>
    <w:p w14:paraId="0D18DE89" w14:textId="77777777" w:rsidR="00FA74AE" w:rsidRPr="00903DBA" w:rsidRDefault="00FA74AE" w:rsidP="00FA74AE">
      <w:pPr>
        <w:pStyle w:val="Code"/>
        <w:rPr>
          <w:highlight w:val="white"/>
        </w:rPr>
      </w:pPr>
      <w:r w:rsidRPr="00903DBA">
        <w:rPr>
          <w:highlight w:val="white"/>
        </w:rPr>
        <w:t xml:space="preserve">  public enum Storage {Auto     = (int) Mask.Auto,</w:t>
      </w:r>
    </w:p>
    <w:p w14:paraId="0E1DE705" w14:textId="77777777" w:rsidR="00FA74AE" w:rsidRPr="00903DBA" w:rsidRDefault="00FA74AE" w:rsidP="00FA74AE">
      <w:pPr>
        <w:pStyle w:val="Code"/>
        <w:rPr>
          <w:highlight w:val="white"/>
        </w:rPr>
      </w:pPr>
      <w:r w:rsidRPr="00903DBA">
        <w:rPr>
          <w:highlight w:val="white"/>
        </w:rPr>
        <w:t xml:space="preserve">                       Register = (int) Mask.Register,</w:t>
      </w:r>
    </w:p>
    <w:p w14:paraId="2C34559A" w14:textId="77777777" w:rsidR="00FA74AE" w:rsidRPr="00903DBA" w:rsidRDefault="00FA74AE" w:rsidP="00FA74AE">
      <w:pPr>
        <w:pStyle w:val="Code"/>
        <w:rPr>
          <w:highlight w:val="white"/>
        </w:rPr>
      </w:pPr>
      <w:r w:rsidRPr="00903DBA">
        <w:rPr>
          <w:highlight w:val="white"/>
        </w:rPr>
        <w:t xml:space="preserve">                       Static   = (int) Mask.Static,</w:t>
      </w:r>
    </w:p>
    <w:p w14:paraId="6EC4C3EB" w14:textId="77777777" w:rsidR="00FA74AE" w:rsidRPr="00903DBA" w:rsidRDefault="00FA74AE" w:rsidP="00FA74AE">
      <w:pPr>
        <w:pStyle w:val="Code"/>
        <w:rPr>
          <w:highlight w:val="white"/>
        </w:rPr>
      </w:pPr>
      <w:r w:rsidRPr="00903DBA">
        <w:rPr>
          <w:highlight w:val="white"/>
        </w:rPr>
        <w:t xml:space="preserve">                       Extern   = (int) Mask.Extern,</w:t>
      </w:r>
    </w:p>
    <w:p w14:paraId="0D9CF972" w14:textId="77777777" w:rsidR="00FA74AE" w:rsidRPr="00903DBA" w:rsidRDefault="00FA74AE" w:rsidP="00FA74AE">
      <w:pPr>
        <w:pStyle w:val="Code"/>
        <w:rPr>
          <w:highlight w:val="white"/>
        </w:rPr>
      </w:pPr>
      <w:r w:rsidRPr="00903DBA">
        <w:rPr>
          <w:highlight w:val="white"/>
        </w:rPr>
        <w:t xml:space="preserve">                       Typedef  = (int) Mask.Typedef};</w:t>
      </w:r>
    </w:p>
    <w:p w14:paraId="0DEAF884" w14:textId="5A1A539E" w:rsidR="00B175A2" w:rsidRPr="00903DBA" w:rsidRDefault="00FA74AE" w:rsidP="00FA74AE">
      <w:pPr>
        <w:pStyle w:val="Code"/>
        <w:rPr>
          <w:highlight w:val="white"/>
        </w:rPr>
      </w:pPr>
      <w:r w:rsidRPr="00903DBA">
        <w:rPr>
          <w:highlight w:val="white"/>
        </w:rPr>
        <w:t>}</w:t>
      </w:r>
    </w:p>
    <w:p w14:paraId="4B99FC27" w14:textId="34860AA6" w:rsidR="00386E50" w:rsidRPr="00903DBA" w:rsidRDefault="00386E50" w:rsidP="00A06AF9">
      <w:r w:rsidRPr="00903DBA">
        <w:t xml:space="preserve">The </w:t>
      </w:r>
      <w:r w:rsidRPr="00903DBA">
        <w:rPr>
          <w:rStyle w:val="KeyWord0"/>
        </w:rPr>
        <w:t>Symbol</w:t>
      </w:r>
      <w:r w:rsidRPr="00903DBA">
        <w:t xml:space="preserve"> class describes a variable, a value, a function, or a type specified with typedef.</w:t>
      </w:r>
    </w:p>
    <w:p w14:paraId="6D6B3F34" w14:textId="77777777" w:rsidR="00386E50" w:rsidRPr="00903DBA" w:rsidRDefault="00386E50" w:rsidP="00386E50">
      <w:pPr>
        <w:pStyle w:val="Liststycke"/>
        <w:numPr>
          <w:ilvl w:val="0"/>
          <w:numId w:val="130"/>
        </w:numPr>
        <w:spacing w:line="256" w:lineRule="auto"/>
        <w:rPr>
          <w:rStyle w:val="CodeInText"/>
          <w:i/>
        </w:rPr>
      </w:pPr>
      <w:r w:rsidRPr="00903DBA">
        <w:rPr>
          <w:rStyle w:val="CodeInText"/>
        </w:rPr>
        <w:t>Name.</w:t>
      </w:r>
      <w:r w:rsidRPr="00903DBA">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903DBA" w:rsidRDefault="00386E50" w:rsidP="00386E50">
      <w:pPr>
        <w:pStyle w:val="Liststycke"/>
        <w:numPr>
          <w:ilvl w:val="0"/>
          <w:numId w:val="130"/>
        </w:numPr>
        <w:spacing w:line="256" w:lineRule="auto"/>
      </w:pPr>
      <w:r w:rsidRPr="00903DBA">
        <w:rPr>
          <w:rStyle w:val="CodeInText"/>
        </w:rPr>
        <w:t>Storage</w:t>
      </w:r>
      <w:r w:rsidRPr="00903DBA">
        <w:t xml:space="preserve">. A symbol may be auto, register, static, extern or typedef. </w:t>
      </w:r>
      <w:ins w:id="197" w:author="Stefan Bjornander" w:date="2015-04-25T18:27:00Z">
        <w:r w:rsidRPr="00903DBA">
          <w:t xml:space="preserve">If the storage specifier is omitted a global variable is regarded as static and a local variable is </w:t>
        </w:r>
      </w:ins>
      <w:ins w:id="198" w:author="Stefan Bjornander" w:date="2015-04-25T18:28:00Z">
        <w:r w:rsidRPr="00903DBA">
          <w:t>regarded as auto.</w:t>
        </w:r>
      </w:ins>
      <w:r w:rsidRPr="00903DBA">
        <w:t xml:space="preserve"> In this book, t</w:t>
      </w:r>
      <w:ins w:id="199" w:author="Stefan Bjornander" w:date="2015-04-25T16:11:00Z">
        <w:r w:rsidRPr="00903DBA">
          <w:t xml:space="preserve">he </w:t>
        </w:r>
      </w:ins>
      <w:r w:rsidRPr="00903DBA">
        <w:t>only difference between an auto or register symbol is that the address operator cannot be applied to a register symbol.</w:t>
      </w:r>
    </w:p>
    <w:p w14:paraId="2A27C4A0" w14:textId="0E7E5CFB" w:rsidR="00386E50" w:rsidRPr="00903DBA" w:rsidRDefault="00386E50" w:rsidP="00386E50">
      <w:pPr>
        <w:pStyle w:val="Liststycke"/>
        <w:numPr>
          <w:ilvl w:val="0"/>
          <w:numId w:val="130"/>
        </w:numPr>
        <w:spacing w:line="256" w:lineRule="auto"/>
      </w:pPr>
      <w:r w:rsidRPr="00903DBA">
        <w:rPr>
          <w:rStyle w:val="CodeInText"/>
        </w:rPr>
        <w:t>Type</w:t>
      </w:r>
      <w:r w:rsidRPr="00903DBA">
        <w:t xml:space="preserve">. Each symbol has a type as described in </w:t>
      </w:r>
      <w:r w:rsidR="00B5293D" w:rsidRPr="00903DBA">
        <w:t xml:space="preserve">Chapter </w:t>
      </w:r>
      <w:r w:rsidR="00B5293D" w:rsidRPr="00903DBA">
        <w:fldChar w:fldCharType="begin"/>
      </w:r>
      <w:r w:rsidR="00B5293D" w:rsidRPr="00903DBA">
        <w:instrText xml:space="preserve"> REF _Ref54541618 \r \h </w:instrText>
      </w:r>
      <w:r w:rsidR="00B5293D" w:rsidRPr="00903DBA">
        <w:fldChar w:fldCharType="separate"/>
      </w:r>
      <w:r w:rsidR="005F7BC3" w:rsidRPr="00903DBA">
        <w:t>6</w:t>
      </w:r>
      <w:r w:rsidR="00B5293D" w:rsidRPr="00903DBA">
        <w:fldChar w:fldCharType="end"/>
      </w:r>
      <w:r w:rsidR="00B5293D" w:rsidRPr="00903DBA">
        <w:t>.</w:t>
      </w:r>
    </w:p>
    <w:p w14:paraId="52AF0604" w14:textId="77777777" w:rsidR="00386E50" w:rsidRPr="00903DBA" w:rsidRDefault="00386E50" w:rsidP="00386E50">
      <w:pPr>
        <w:pStyle w:val="Liststycke"/>
        <w:numPr>
          <w:ilvl w:val="0"/>
          <w:numId w:val="130"/>
        </w:numPr>
        <w:spacing w:line="256" w:lineRule="auto"/>
      </w:pPr>
      <w:r w:rsidRPr="00903DBA">
        <w:rPr>
          <w:rStyle w:val="CodeInText"/>
        </w:rPr>
        <w:t>Value</w:t>
      </w:r>
      <w:r w:rsidRPr="00903DBA">
        <w:t xml:space="preserve">. A symbol may have a value of integral, </w:t>
      </w:r>
    </w:p>
    <w:p w14:paraId="1F86A3C4" w14:textId="77777777" w:rsidR="00386E50" w:rsidRPr="00903DBA" w:rsidRDefault="00386E50" w:rsidP="00386E50">
      <w:pPr>
        <w:pStyle w:val="Liststycke"/>
        <w:numPr>
          <w:ilvl w:val="0"/>
          <w:numId w:val="130"/>
        </w:numPr>
        <w:spacing w:line="256" w:lineRule="auto"/>
      </w:pPr>
      <w:r w:rsidRPr="00903DBA">
        <w:rPr>
          <w:rStyle w:val="CodeInText"/>
        </w:rPr>
        <w:t>External</w:t>
      </w:r>
      <w:r w:rsidRPr="00903DBA">
        <w:t>. A symbol may have external linkage; that is, it is visible from other source code files.</w:t>
      </w:r>
    </w:p>
    <w:p w14:paraId="037850C3" w14:textId="324896CC" w:rsidR="00386E50" w:rsidRPr="00903DBA" w:rsidRDefault="00386E50" w:rsidP="00386E50">
      <w:pPr>
        <w:pStyle w:val="Liststycke"/>
        <w:numPr>
          <w:ilvl w:val="0"/>
          <w:numId w:val="130"/>
        </w:numPr>
        <w:spacing w:line="256" w:lineRule="auto"/>
      </w:pPr>
      <w:r w:rsidRPr="00903DBA">
        <w:rPr>
          <w:rStyle w:val="CodeInText"/>
        </w:rPr>
        <w:t>Address Symbol</w:t>
      </w:r>
      <w:r w:rsidRPr="00903DBA">
        <w:t xml:space="preserve">. In case of the address, arrow, or index operator the address symbol is the </w:t>
      </w:r>
      <w:proofErr w:type="spellStart"/>
      <w:r w:rsidR="00B5293D" w:rsidRPr="00903DBA">
        <w:t>dereferred</w:t>
      </w:r>
      <w:proofErr w:type="spellEnd"/>
      <w:r w:rsidRPr="00903DBA">
        <w:t xml:space="preserve"> symbol. In case of the arrow operator or constant index we also store the offset of the address symbol.</w:t>
      </w:r>
    </w:p>
    <w:p w14:paraId="39BEED1B" w14:textId="77777777" w:rsidR="00386E50" w:rsidRPr="00903DBA" w:rsidRDefault="00386E50" w:rsidP="00386E50">
      <w:pPr>
        <w:pStyle w:val="Liststycke"/>
        <w:numPr>
          <w:ilvl w:val="0"/>
          <w:numId w:val="130"/>
        </w:numPr>
        <w:spacing w:line="256" w:lineRule="auto"/>
      </w:pPr>
      <w:r w:rsidRPr="00903DBA">
        <w:rPr>
          <w:rStyle w:val="CodeInText"/>
        </w:rPr>
        <w:t>Address Offset</w:t>
      </w:r>
      <w:r w:rsidRPr="00903DBA">
        <w:t>.</w:t>
      </w:r>
    </w:p>
    <w:p w14:paraId="6C9B06D8" w14:textId="77777777" w:rsidR="00386E50" w:rsidRPr="00903DBA" w:rsidRDefault="00386E50" w:rsidP="00386E50">
      <w:pPr>
        <w:pStyle w:val="Liststycke"/>
        <w:numPr>
          <w:ilvl w:val="0"/>
          <w:numId w:val="130"/>
        </w:numPr>
        <w:spacing w:line="256" w:lineRule="auto"/>
      </w:pPr>
      <w:r w:rsidRPr="00903DBA">
        <w:rPr>
          <w:rStyle w:val="CodeInText0"/>
        </w:rPr>
        <w:lastRenderedPageBreak/>
        <w:t>Offset</w:t>
      </w:r>
      <w:r w:rsidRPr="00903DBA">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903DBA" w:rsidRDefault="00386E50" w:rsidP="00386E50">
      <w:pPr>
        <w:pStyle w:val="Liststycke"/>
        <w:numPr>
          <w:ilvl w:val="0"/>
          <w:numId w:val="130"/>
        </w:numPr>
        <w:spacing w:line="256" w:lineRule="auto"/>
      </w:pPr>
      <w:r w:rsidRPr="00903DBA">
        <w:t>When the final object code is generated, we mark each auto or register symbol as used. In the end, all non-used symbols are being removed.</w:t>
      </w:r>
    </w:p>
    <w:p w14:paraId="699BD594" w14:textId="5FF33D01" w:rsidR="00386E50" w:rsidRPr="00903DBA" w:rsidRDefault="00386E50" w:rsidP="00386E50">
      <w:r w:rsidRPr="00903DBA">
        <w:t xml:space="preserve">The name is somewhat misleading since we also store functions and types, defined by </w:t>
      </w:r>
      <w:r w:rsidRPr="00903DBA">
        <w:rPr>
          <w:rStyle w:val="CodeInText"/>
          <w:i/>
          <w:rPrChange w:id="200" w:author="Stefan Bjornander" w:date="2015-04-25T10:11:00Z">
            <w:rPr>
              <w:rStyle w:val="CodeInText"/>
            </w:rPr>
          </w:rPrChange>
        </w:rPr>
        <w:t>typedef</w:t>
      </w:r>
      <w:r w:rsidRPr="00903DBA">
        <w:t>, in the table.</w:t>
      </w:r>
      <w:ins w:id="201" w:author="Stefan Bjornander" w:date="2015-04-25T10:11:00Z">
        <w:r w:rsidRPr="00903DBA">
          <w:t xml:space="preserve"> In some compiler technique </w:t>
        </w:r>
      </w:ins>
      <w:r w:rsidR="00440B10" w:rsidRPr="00903DBA">
        <w:t>textbooks,</w:t>
      </w:r>
      <w:ins w:id="202" w:author="Stefan Bjornander" w:date="2015-04-25T10:11:00Z">
        <w:r w:rsidRPr="00903DBA">
          <w:t xml:space="preserve"> the table is called</w:t>
        </w:r>
      </w:ins>
      <w:ins w:id="203" w:author="Stefan Bjornander" w:date="2015-04-25T10:14:00Z">
        <w:r w:rsidRPr="00903DBA">
          <w:t xml:space="preserve"> the </w:t>
        </w:r>
        <w:r w:rsidRPr="00903DBA">
          <w:rPr>
            <w:rStyle w:val="CodeInText"/>
            <w:i/>
            <w:rPrChange w:id="204" w:author="Stefan Bjornander" w:date="2015-04-25T10:14:00Z">
              <w:rPr>
                <w:rStyle w:val="CodeInText"/>
              </w:rPr>
            </w:rPrChange>
          </w:rPr>
          <w:t>symbol table</w:t>
        </w:r>
        <w:r w:rsidRPr="00903DBA">
          <w:t>. However, I think that term is too wide for our purposes.</w:t>
        </w:r>
      </w:ins>
    </w:p>
    <w:p w14:paraId="306729BC" w14:textId="77777777" w:rsidR="009F7A62" w:rsidRPr="00903DBA" w:rsidRDefault="009F7A62" w:rsidP="009F7A62">
      <w:pPr>
        <w:pStyle w:val="CodeHeader"/>
      </w:pPr>
      <w:proofErr w:type="spellStart"/>
      <w:r w:rsidRPr="00903DBA">
        <w:t>Symbol.cs</w:t>
      </w:r>
      <w:proofErr w:type="spellEnd"/>
    </w:p>
    <w:p w14:paraId="00F3D9DE" w14:textId="77777777" w:rsidR="009F7A62" w:rsidRPr="00903DBA" w:rsidRDefault="009F7A62" w:rsidP="00013F62">
      <w:pPr>
        <w:pStyle w:val="Code"/>
        <w:rPr>
          <w:highlight w:val="white"/>
        </w:rPr>
      </w:pPr>
      <w:r w:rsidRPr="00903DBA">
        <w:rPr>
          <w:highlight w:val="white"/>
        </w:rPr>
        <w:t>using System;</w:t>
      </w:r>
    </w:p>
    <w:p w14:paraId="25F9B812" w14:textId="77777777" w:rsidR="009F7A62" w:rsidRPr="00903DBA" w:rsidRDefault="009F7A62" w:rsidP="00013F62">
      <w:pPr>
        <w:pStyle w:val="Code"/>
        <w:rPr>
          <w:highlight w:val="white"/>
        </w:rPr>
      </w:pPr>
      <w:r w:rsidRPr="00903DBA">
        <w:rPr>
          <w:highlight w:val="white"/>
        </w:rPr>
        <w:t>using System.IO;</w:t>
      </w:r>
    </w:p>
    <w:p w14:paraId="78175AA3" w14:textId="77777777" w:rsidR="009F7A62" w:rsidRPr="00903DBA" w:rsidRDefault="009F7A62" w:rsidP="00013F62">
      <w:pPr>
        <w:pStyle w:val="Code"/>
        <w:rPr>
          <w:highlight w:val="white"/>
        </w:rPr>
      </w:pPr>
      <w:r w:rsidRPr="00903DBA">
        <w:rPr>
          <w:highlight w:val="white"/>
        </w:rPr>
        <w:t>using System.Text;</w:t>
      </w:r>
    </w:p>
    <w:p w14:paraId="32FD0B3A" w14:textId="77777777" w:rsidR="009F7A62" w:rsidRPr="00903DBA" w:rsidRDefault="009F7A62" w:rsidP="00013F62">
      <w:pPr>
        <w:pStyle w:val="Code"/>
        <w:rPr>
          <w:highlight w:val="white"/>
        </w:rPr>
      </w:pPr>
      <w:r w:rsidRPr="00903DBA">
        <w:rPr>
          <w:highlight w:val="white"/>
        </w:rPr>
        <w:t>using System.Numerics;</w:t>
      </w:r>
    </w:p>
    <w:p w14:paraId="30A4706F" w14:textId="77777777" w:rsidR="009F7A62" w:rsidRPr="00903DBA" w:rsidRDefault="009F7A62" w:rsidP="00013F62">
      <w:pPr>
        <w:pStyle w:val="Code"/>
        <w:rPr>
          <w:highlight w:val="white"/>
        </w:rPr>
      </w:pPr>
      <w:r w:rsidRPr="00903DBA">
        <w:rPr>
          <w:highlight w:val="white"/>
        </w:rPr>
        <w:t>using System.Globalization;</w:t>
      </w:r>
    </w:p>
    <w:p w14:paraId="2F7A2D4A" w14:textId="77777777" w:rsidR="009F7A62" w:rsidRPr="00903DBA" w:rsidRDefault="009F7A62" w:rsidP="00013F62">
      <w:pPr>
        <w:pStyle w:val="Code"/>
        <w:rPr>
          <w:highlight w:val="white"/>
        </w:rPr>
      </w:pPr>
      <w:r w:rsidRPr="00903DBA">
        <w:rPr>
          <w:highlight w:val="white"/>
        </w:rPr>
        <w:t>using System.Collections.Generic;</w:t>
      </w:r>
    </w:p>
    <w:p w14:paraId="7D2836FD" w14:textId="77777777" w:rsidR="009F7A62" w:rsidRPr="00903DBA" w:rsidRDefault="009F7A62" w:rsidP="00013F62">
      <w:pPr>
        <w:pStyle w:val="Code"/>
        <w:rPr>
          <w:highlight w:val="white"/>
        </w:rPr>
      </w:pPr>
    </w:p>
    <w:p w14:paraId="0AD27037" w14:textId="77777777" w:rsidR="009F7A62" w:rsidRPr="00903DBA" w:rsidRDefault="009F7A62" w:rsidP="00013F62">
      <w:pPr>
        <w:pStyle w:val="Code"/>
        <w:rPr>
          <w:highlight w:val="white"/>
        </w:rPr>
      </w:pPr>
      <w:r w:rsidRPr="00903DBA">
        <w:rPr>
          <w:highlight w:val="white"/>
        </w:rPr>
        <w:t>namespace CCompiler {</w:t>
      </w:r>
    </w:p>
    <w:p w14:paraId="46279B76" w14:textId="77777777" w:rsidR="009F7A62" w:rsidRPr="00903DBA" w:rsidRDefault="009F7A62" w:rsidP="00013F62">
      <w:pPr>
        <w:pStyle w:val="Code"/>
        <w:rPr>
          <w:highlight w:val="white"/>
        </w:rPr>
      </w:pPr>
      <w:r w:rsidRPr="00903DBA">
        <w:rPr>
          <w:highlight w:val="white"/>
        </w:rPr>
        <w:t xml:space="preserve">  public class Symbol {</w:t>
      </w:r>
    </w:p>
    <w:p w14:paraId="7883E185" w14:textId="77777777" w:rsidR="009F7A62" w:rsidRPr="00903DBA" w:rsidRDefault="009F7A62" w:rsidP="00013F62">
      <w:pPr>
        <w:pStyle w:val="Code"/>
        <w:rPr>
          <w:highlight w:val="white"/>
        </w:rPr>
      </w:pPr>
      <w:r w:rsidRPr="00903DBA">
        <w:rPr>
          <w:highlight w:val="white"/>
        </w:rPr>
        <w:t xml:space="preserve">    public const string NumberId = "#";</w:t>
      </w:r>
    </w:p>
    <w:p w14:paraId="766F9B7B" w14:textId="77777777" w:rsidR="009F7A62" w:rsidRPr="00903DBA" w:rsidRDefault="009F7A62" w:rsidP="00013F62">
      <w:pPr>
        <w:pStyle w:val="Code"/>
        <w:rPr>
          <w:highlight w:val="white"/>
        </w:rPr>
      </w:pPr>
      <w:r w:rsidRPr="00903DBA">
        <w:rPr>
          <w:highlight w:val="white"/>
        </w:rPr>
        <w:t xml:space="preserve">    public const string TemporaryId = "£";</w:t>
      </w:r>
    </w:p>
    <w:p w14:paraId="32ACBABD" w14:textId="77777777" w:rsidR="009F7A62" w:rsidRPr="00903DBA" w:rsidRDefault="009F7A62" w:rsidP="00013F62">
      <w:pPr>
        <w:pStyle w:val="Code"/>
        <w:rPr>
          <w:highlight w:val="white"/>
        </w:rPr>
      </w:pPr>
      <w:r w:rsidRPr="00903DBA">
        <w:rPr>
          <w:highlight w:val="white"/>
        </w:rPr>
        <w:t xml:space="preserve">    public const string SeparatorId = "$";</w:t>
      </w:r>
    </w:p>
    <w:p w14:paraId="2784C4A5" w14:textId="77777777" w:rsidR="009F7A62" w:rsidRPr="00903DBA" w:rsidRDefault="009F7A62" w:rsidP="00013F62">
      <w:pPr>
        <w:pStyle w:val="Code"/>
        <w:rPr>
          <w:highlight w:val="white"/>
        </w:rPr>
      </w:pPr>
      <w:r w:rsidRPr="00903DBA">
        <w:rPr>
          <w:highlight w:val="white"/>
        </w:rPr>
        <w:t xml:space="preserve">    public const string SeparatorDot = ".";</w:t>
      </w:r>
    </w:p>
    <w:p w14:paraId="2B78BB92" w14:textId="77777777" w:rsidR="009F7A62" w:rsidRPr="00903DBA" w:rsidRDefault="009F7A62" w:rsidP="00013F62">
      <w:pPr>
        <w:pStyle w:val="Code"/>
        <w:rPr>
          <w:highlight w:val="white"/>
        </w:rPr>
      </w:pPr>
      <w:r w:rsidRPr="00903DBA">
        <w:rPr>
          <w:highlight w:val="white"/>
        </w:rPr>
        <w:t xml:space="preserve">    public const string FileMarker = "@";</w:t>
      </w:r>
    </w:p>
    <w:p w14:paraId="6D69287C" w14:textId="2E04DBDB" w:rsidR="004D4A36" w:rsidRPr="00903DBA" w:rsidRDefault="00CB5205" w:rsidP="00095BB8">
      <w:pPr>
        <w:rPr>
          <w:rStyle w:val="CodeInText"/>
          <w:b w:val="0"/>
          <w:bCs/>
        </w:rPr>
      </w:pPr>
      <w:r w:rsidRPr="00903DBA">
        <w:rPr>
          <w:rStyle w:val="CodeInText"/>
          <w:b w:val="0"/>
          <w:bCs/>
        </w:rPr>
        <w:t xml:space="preserve">A symbol </w:t>
      </w:r>
      <w:proofErr w:type="gramStart"/>
      <w:r w:rsidRPr="00903DBA">
        <w:rPr>
          <w:rStyle w:val="CodeInText"/>
          <w:b w:val="0"/>
          <w:bCs/>
        </w:rPr>
        <w:t xml:space="preserve">actually </w:t>
      </w:r>
      <w:r w:rsidR="008C7EFF" w:rsidRPr="00903DBA">
        <w:rPr>
          <w:rStyle w:val="CodeInText"/>
          <w:b w:val="0"/>
          <w:bCs/>
        </w:rPr>
        <w:t>has</w:t>
      </w:r>
      <w:proofErr w:type="gramEnd"/>
      <w:r w:rsidR="008C7EFF" w:rsidRPr="00903DBA">
        <w:rPr>
          <w:rStyle w:val="CodeInText"/>
          <w:b w:val="0"/>
          <w:bCs/>
        </w:rPr>
        <w:t xml:space="preserve"> </w:t>
      </w:r>
      <w:r w:rsidRPr="00903DBA">
        <w:rPr>
          <w:rStyle w:val="CodeInText"/>
          <w:b w:val="0"/>
          <w:bCs/>
        </w:rPr>
        <w:t xml:space="preserve">two names: the regular name it has been defined </w:t>
      </w:r>
      <w:r w:rsidR="001208D6" w:rsidRPr="00903DBA">
        <w:rPr>
          <w:rStyle w:val="CodeInText"/>
          <w:b w:val="0"/>
          <w:bCs/>
        </w:rPr>
        <w:t xml:space="preserve">with </w:t>
      </w:r>
      <w:r w:rsidRPr="00903DBA">
        <w:rPr>
          <w:rStyle w:val="CodeInText"/>
          <w:b w:val="0"/>
          <w:bCs/>
        </w:rPr>
        <w:t>and is looked up</w:t>
      </w:r>
      <w:r w:rsidR="004110C0" w:rsidRPr="00903DBA">
        <w:rPr>
          <w:rStyle w:val="CodeInText"/>
          <w:b w:val="0"/>
          <w:bCs/>
        </w:rPr>
        <w:t xml:space="preserve"> by</w:t>
      </w:r>
      <w:r w:rsidR="001208D6" w:rsidRPr="00903DBA">
        <w:rPr>
          <w:rStyle w:val="CodeInText"/>
          <w:b w:val="0"/>
          <w:bCs/>
        </w:rPr>
        <w:t xml:space="preserve"> the symbol table</w:t>
      </w:r>
      <w:r w:rsidRPr="00903DBA">
        <w:rPr>
          <w:rStyle w:val="CodeInText"/>
          <w:b w:val="0"/>
          <w:bCs/>
        </w:rPr>
        <w:t xml:space="preserve">, and a unique name. </w:t>
      </w:r>
      <w:r w:rsidR="00251756" w:rsidRPr="00903DBA">
        <w:rPr>
          <w:rStyle w:val="CodeInText"/>
          <w:b w:val="0"/>
          <w:bCs/>
        </w:rPr>
        <w:t>For symbols with external linkage, t</w:t>
      </w:r>
      <w:r w:rsidRPr="00903DBA">
        <w:rPr>
          <w:rStyle w:val="CodeInText"/>
          <w:b w:val="0"/>
          <w:bCs/>
        </w:rPr>
        <w:t xml:space="preserve">he </w:t>
      </w:r>
      <w:r w:rsidR="00251756" w:rsidRPr="00903DBA">
        <w:rPr>
          <w:rStyle w:val="CodeInText"/>
          <w:b w:val="0"/>
          <w:bCs/>
        </w:rPr>
        <w:t xml:space="preserve">regular and unique </w:t>
      </w:r>
      <w:r w:rsidRPr="00903DBA">
        <w:rPr>
          <w:rStyle w:val="CodeInText"/>
          <w:b w:val="0"/>
          <w:bCs/>
        </w:rPr>
        <w:t xml:space="preserve">names are the same. For symbols without external linkage, the unique name is </w:t>
      </w:r>
      <w:proofErr w:type="gramStart"/>
      <w:r w:rsidRPr="00903DBA">
        <w:rPr>
          <w:rStyle w:val="CodeInText"/>
          <w:b w:val="0"/>
          <w:bCs/>
        </w:rPr>
        <w:t>really unique</w:t>
      </w:r>
      <w:proofErr w:type="gramEnd"/>
      <w:r w:rsidRPr="00903DBA">
        <w:rPr>
          <w:rStyle w:val="CodeInText"/>
          <w:b w:val="0"/>
          <w:bCs/>
        </w:rPr>
        <w:t>. The id</w:t>
      </w:r>
      <w:r w:rsidR="004D4A36" w:rsidRPr="00903DBA">
        <w:rPr>
          <w:rStyle w:val="CodeInText"/>
          <w:b w:val="0"/>
          <w:bCs/>
        </w:rPr>
        <w:t>ea is th</w:t>
      </w:r>
      <w:r w:rsidR="00526E71" w:rsidRPr="00903DBA">
        <w:rPr>
          <w:rStyle w:val="CodeInText"/>
          <w:b w:val="0"/>
          <w:bCs/>
        </w:rPr>
        <w:t>at the</w:t>
      </w:r>
      <w:r w:rsidR="004D4A36" w:rsidRPr="00903DBA">
        <w:rPr>
          <w:rStyle w:val="CodeInText"/>
          <w:b w:val="0"/>
          <w:bCs/>
        </w:rPr>
        <w:t xml:space="preserve"> no two names </w:t>
      </w:r>
      <w:r w:rsidR="006F6174" w:rsidRPr="00903DBA">
        <w:rPr>
          <w:rStyle w:val="CodeInText"/>
          <w:b w:val="0"/>
          <w:bCs/>
        </w:rPr>
        <w:t xml:space="preserve">without external linkage </w:t>
      </w:r>
      <w:r w:rsidR="004D4A36" w:rsidRPr="00903DBA">
        <w:rPr>
          <w:rStyle w:val="CodeInText"/>
          <w:b w:val="0"/>
          <w:bCs/>
        </w:rPr>
        <w:t xml:space="preserve">in any </w:t>
      </w:r>
      <w:r w:rsidR="00D4302B" w:rsidRPr="00903DBA">
        <w:rPr>
          <w:rStyle w:val="CodeInText"/>
          <w:b w:val="0"/>
          <w:bCs/>
        </w:rPr>
        <w:t xml:space="preserve">file </w:t>
      </w:r>
      <w:r w:rsidR="004D4A36" w:rsidRPr="00903DBA">
        <w:rPr>
          <w:rStyle w:val="CodeInText"/>
          <w:b w:val="0"/>
          <w:bCs/>
        </w:rPr>
        <w:t>shall have the same name.</w:t>
      </w:r>
      <w:r w:rsidR="006F6174" w:rsidRPr="00903DBA">
        <w:rPr>
          <w:rStyle w:val="CodeInText"/>
          <w:b w:val="0"/>
          <w:bCs/>
        </w:rPr>
        <w:t xml:space="preserve"> For instance, two static symbols in two different functions, or two global symbols in two different files</w:t>
      </w:r>
      <w:r w:rsidR="00D4302B" w:rsidRPr="00903DBA">
        <w:rPr>
          <w:rStyle w:val="CodeInText"/>
          <w:b w:val="0"/>
          <w:bCs/>
        </w:rPr>
        <w:t>, shall have different unique names.</w:t>
      </w:r>
    </w:p>
    <w:p w14:paraId="696C3E84" w14:textId="77777777" w:rsidR="00EE197F" w:rsidRPr="00903DBA" w:rsidRDefault="00EE197F" w:rsidP="00EE197F">
      <w:pPr>
        <w:pStyle w:val="Code"/>
        <w:rPr>
          <w:highlight w:val="white"/>
        </w:rPr>
      </w:pPr>
      <w:r w:rsidRPr="00903DBA">
        <w:rPr>
          <w:highlight w:val="white"/>
        </w:rPr>
        <w:t xml:space="preserve">    private bool m_externalLinkage, m_functionDefinition;</w:t>
      </w:r>
    </w:p>
    <w:p w14:paraId="4662F478" w14:textId="67DE4E97" w:rsidR="00152602" w:rsidRPr="00903DBA" w:rsidRDefault="00152602" w:rsidP="00152602">
      <w:pPr>
        <w:pStyle w:val="Code"/>
        <w:rPr>
          <w:highlight w:val="white"/>
        </w:rPr>
      </w:pPr>
      <w:r w:rsidRPr="00903DBA">
        <w:rPr>
          <w:highlight w:val="white"/>
        </w:rPr>
        <w:t xml:space="preserve">    private string m_name, m_uniqueName;</w:t>
      </w:r>
    </w:p>
    <w:p w14:paraId="05D7883F" w14:textId="1C7ADDB9" w:rsidR="004D4A36" w:rsidRPr="00903DBA" w:rsidRDefault="004D4A36" w:rsidP="004D4A36">
      <w:pPr>
        <w:rPr>
          <w:highlight w:val="white"/>
        </w:rPr>
      </w:pPr>
      <w:r w:rsidRPr="00903DBA">
        <w:rPr>
          <w:highlight w:val="white"/>
        </w:rPr>
        <w:t xml:space="preserve">A symbol may </w:t>
      </w:r>
      <w:r w:rsidR="00032EF4" w:rsidRPr="00903DBA">
        <w:rPr>
          <w:highlight w:val="white"/>
        </w:rPr>
        <w:t xml:space="preserve">be </w:t>
      </w:r>
      <w:r w:rsidR="00526E71" w:rsidRPr="00903DBA">
        <w:rPr>
          <w:highlight w:val="white"/>
        </w:rPr>
        <w:t xml:space="preserve">a </w:t>
      </w:r>
      <w:r w:rsidR="00032EF4" w:rsidRPr="00903DBA">
        <w:rPr>
          <w:highlight w:val="white"/>
        </w:rPr>
        <w:t xml:space="preserve">parameter in a function </w:t>
      </w:r>
      <w:r w:rsidR="00C37108" w:rsidRPr="00903DBA">
        <w:rPr>
          <w:highlight w:val="white"/>
        </w:rPr>
        <w:t>definition</w:t>
      </w:r>
      <w:r w:rsidR="00735B47" w:rsidRPr="00903DBA">
        <w:rPr>
          <w:highlight w:val="white"/>
        </w:rPr>
        <w:t>.</w:t>
      </w:r>
    </w:p>
    <w:p w14:paraId="2F7A53E7" w14:textId="4B467075" w:rsidR="000C3B21" w:rsidRPr="00903DBA" w:rsidRDefault="000C3B21" w:rsidP="000C3B21">
      <w:pPr>
        <w:pStyle w:val="Code"/>
        <w:rPr>
          <w:highlight w:val="white"/>
        </w:rPr>
      </w:pPr>
      <w:r w:rsidRPr="00903DBA">
        <w:rPr>
          <w:highlight w:val="white"/>
        </w:rPr>
        <w:t xml:space="preserve">    private bool</w:t>
      </w:r>
      <w:r w:rsidR="00696107" w:rsidRPr="00903DBA">
        <w:rPr>
          <w:highlight w:val="white"/>
        </w:rPr>
        <w:t xml:space="preserve"> </w:t>
      </w:r>
      <w:r w:rsidRPr="00903DBA">
        <w:rPr>
          <w:highlight w:val="white"/>
        </w:rPr>
        <w:t>m_parameter;</w:t>
      </w:r>
    </w:p>
    <w:p w14:paraId="7F7C34F3" w14:textId="4351E00E" w:rsidR="009A0771" w:rsidRPr="00903DBA" w:rsidRDefault="009A0771" w:rsidP="009A0771">
      <w:pPr>
        <w:rPr>
          <w:highlight w:val="white"/>
        </w:rPr>
      </w:pPr>
      <w:r w:rsidRPr="00903DBA">
        <w:rPr>
          <w:highlight w:val="white"/>
        </w:rPr>
        <w:t xml:space="preserve">A symbol has </w:t>
      </w:r>
      <w:r w:rsidR="00A212DC" w:rsidRPr="00903DBA">
        <w:rPr>
          <w:highlight w:val="white"/>
        </w:rPr>
        <w:t xml:space="preserve">a </w:t>
      </w:r>
      <w:r w:rsidRPr="00903DBA">
        <w:rPr>
          <w:highlight w:val="white"/>
        </w:rPr>
        <w:t>storage</w:t>
      </w:r>
      <w:r w:rsidR="00A212DC" w:rsidRPr="00903DBA">
        <w:rPr>
          <w:highlight w:val="white"/>
        </w:rPr>
        <w:t xml:space="preserve"> and a type</w:t>
      </w:r>
      <w:r w:rsidR="00C43715" w:rsidRPr="00903DBA">
        <w:rPr>
          <w:highlight w:val="white"/>
        </w:rPr>
        <w:t>, i</w:t>
      </w:r>
      <w:r w:rsidR="00A212DC" w:rsidRPr="00903DBA">
        <w:rPr>
          <w:highlight w:val="white"/>
        </w:rPr>
        <w:t>t may also have a value.</w:t>
      </w:r>
    </w:p>
    <w:p w14:paraId="1AE7BFD6" w14:textId="77777777" w:rsidR="009F7A62" w:rsidRPr="00903DBA" w:rsidRDefault="009F7A62" w:rsidP="00013F62">
      <w:pPr>
        <w:pStyle w:val="Code"/>
        <w:rPr>
          <w:highlight w:val="white"/>
        </w:rPr>
      </w:pPr>
      <w:r w:rsidRPr="00903DBA">
        <w:rPr>
          <w:highlight w:val="white"/>
        </w:rPr>
        <w:t xml:space="preserve">    private Storage m_storage;</w:t>
      </w:r>
    </w:p>
    <w:p w14:paraId="47B72F69" w14:textId="77777777" w:rsidR="009F7A62" w:rsidRPr="00903DBA" w:rsidRDefault="009F7A62" w:rsidP="00013F62">
      <w:pPr>
        <w:pStyle w:val="Code"/>
        <w:rPr>
          <w:highlight w:val="white"/>
        </w:rPr>
      </w:pPr>
      <w:r w:rsidRPr="00903DBA">
        <w:rPr>
          <w:highlight w:val="white"/>
        </w:rPr>
        <w:t xml:space="preserve">    private Type m_type;</w:t>
      </w:r>
    </w:p>
    <w:p w14:paraId="59A2B199" w14:textId="431FB0BC" w:rsidR="009F7A62" w:rsidRPr="00903DBA" w:rsidRDefault="009F7A62" w:rsidP="00013F62">
      <w:pPr>
        <w:pStyle w:val="Code"/>
        <w:rPr>
          <w:highlight w:val="white"/>
        </w:rPr>
      </w:pPr>
      <w:r w:rsidRPr="00903DBA">
        <w:rPr>
          <w:highlight w:val="white"/>
        </w:rPr>
        <w:t xml:space="preserve">    private object m_value;</w:t>
      </w:r>
    </w:p>
    <w:p w14:paraId="31CBF9E2" w14:textId="2E5EBCD3" w:rsidR="00A212DC" w:rsidRPr="00903DBA" w:rsidRDefault="001045B2" w:rsidP="00A212DC">
      <w:pPr>
        <w:rPr>
          <w:highlight w:val="white"/>
        </w:rPr>
      </w:pPr>
      <w:r w:rsidRPr="00903DBA">
        <w:rPr>
          <w:highlight w:val="white"/>
        </w:rPr>
        <w:t>S</w:t>
      </w:r>
      <w:r w:rsidR="00A212DC" w:rsidRPr="00903DBA">
        <w:rPr>
          <w:highlight w:val="white"/>
        </w:rPr>
        <w:t>ymbols with auto and register storage are given an offset</w:t>
      </w:r>
      <w:r w:rsidR="005F2592" w:rsidRPr="00903DBA">
        <w:rPr>
          <w:highlight w:val="white"/>
        </w:rPr>
        <w:t xml:space="preserve"> on the current </w:t>
      </w:r>
      <w:r w:rsidR="00F66C4F" w:rsidRPr="00903DBA">
        <w:rPr>
          <w:highlight w:val="white"/>
        </w:rPr>
        <w:t>activation</w:t>
      </w:r>
      <w:r w:rsidR="005F2592" w:rsidRPr="00903DBA">
        <w:rPr>
          <w:highlight w:val="white"/>
        </w:rPr>
        <w:t xml:space="preserve"> record.</w:t>
      </w:r>
    </w:p>
    <w:p w14:paraId="51842E58" w14:textId="1BB59F24" w:rsidR="009F7A62" w:rsidRPr="00903DBA" w:rsidRDefault="009F7A62" w:rsidP="00013F62">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4FC8EEFE" w14:textId="2BD95E25" w:rsidR="00A212DC" w:rsidRPr="00903DBA" w:rsidRDefault="00130E8E" w:rsidP="00130E8E">
      <w:pPr>
        <w:rPr>
          <w:highlight w:val="white"/>
        </w:rPr>
      </w:pPr>
      <w:r w:rsidRPr="00903DBA">
        <w:rPr>
          <w:highlight w:val="white"/>
        </w:rPr>
        <w:t xml:space="preserve">When dereferencing a symbol with the </w:t>
      </w:r>
      <w:r w:rsidR="005D4CA1" w:rsidRPr="00903DBA">
        <w:rPr>
          <w:highlight w:val="white"/>
        </w:rPr>
        <w:t>dereference</w:t>
      </w:r>
      <w:r w:rsidRPr="00903DBA">
        <w:rPr>
          <w:highlight w:val="white"/>
        </w:rPr>
        <w:t>, arrow, and index (with a constant index value) expression</w:t>
      </w:r>
      <w:r w:rsidR="00D162D0" w:rsidRPr="00903DBA">
        <w:rPr>
          <w:highlight w:val="white"/>
        </w:rPr>
        <w:t>, t</w:t>
      </w:r>
      <w:r w:rsidRPr="00903DBA">
        <w:rPr>
          <w:highlight w:val="white"/>
        </w:rPr>
        <w:t xml:space="preserve">he </w:t>
      </w:r>
      <w:r w:rsidR="00D162D0" w:rsidRPr="00903DBA">
        <w:rPr>
          <w:highlight w:val="white"/>
        </w:rPr>
        <w:t xml:space="preserve">dereferenced </w:t>
      </w:r>
      <w:r w:rsidRPr="00903DBA">
        <w:rPr>
          <w:highlight w:val="white"/>
        </w:rPr>
        <w:t xml:space="preserve">symbol is stored </w:t>
      </w:r>
      <w:r w:rsidR="00D162D0" w:rsidRPr="00903DBA">
        <w:rPr>
          <w:highlight w:val="white"/>
        </w:rPr>
        <w:t>in the address symbol, with its offset. The offset is zero in the dereference case, the offset of the field in the arrow case, and the index value times the size of the array type in the index case.</w:t>
      </w:r>
      <w:r w:rsidR="00A1408B" w:rsidRPr="00903DBA">
        <w:rPr>
          <w:highlight w:val="white"/>
        </w:rPr>
        <w:t xml:space="preserve"> In case of the index operator with a non-constant index value, the value of the address offset is calculated in run-time.</w:t>
      </w:r>
    </w:p>
    <w:p w14:paraId="56F2D829" w14:textId="77777777" w:rsidR="009F7A62" w:rsidRPr="00903DBA" w:rsidRDefault="009F7A62" w:rsidP="00013F62">
      <w:pPr>
        <w:pStyle w:val="Code"/>
        <w:rPr>
          <w:highlight w:val="white"/>
        </w:rPr>
      </w:pPr>
      <w:r w:rsidRPr="00903DBA">
        <w:rPr>
          <w:highlight w:val="white"/>
        </w:rPr>
        <w:t xml:space="preserve">    private Symbol m_addressSymbol;</w:t>
      </w:r>
    </w:p>
    <w:p w14:paraId="3D5B6FD7" w14:textId="77777777" w:rsidR="009F7A62" w:rsidRPr="00903DBA" w:rsidRDefault="009F7A62" w:rsidP="00013F62">
      <w:pPr>
        <w:pStyle w:val="Code"/>
        <w:rPr>
          <w:highlight w:val="white"/>
        </w:rPr>
      </w:pPr>
      <w:r w:rsidRPr="00903DBA">
        <w:rPr>
          <w:highlight w:val="white"/>
        </w:rPr>
        <w:t xml:space="preserve">    private int m_addressOffset;</w:t>
      </w:r>
    </w:p>
    <w:p w14:paraId="2A9F332A" w14:textId="4555A2B3" w:rsidR="0009447A" w:rsidRPr="00903DBA" w:rsidRDefault="0009447A" w:rsidP="0009447A">
      <w:pPr>
        <w:rPr>
          <w:highlight w:val="white"/>
        </w:rPr>
      </w:pPr>
      <w:r w:rsidRPr="00903DBA">
        <w:rPr>
          <w:highlight w:val="white"/>
        </w:rPr>
        <w:lastRenderedPageBreak/>
        <w:t>A symbol may hold logical type, in which case the true set and false set is stored in the symbol.</w:t>
      </w:r>
    </w:p>
    <w:p w14:paraId="2A43848B" w14:textId="77777777" w:rsidR="009F7A62" w:rsidRPr="00903DBA" w:rsidRDefault="009F7A62" w:rsidP="00013F62">
      <w:pPr>
        <w:pStyle w:val="Code"/>
        <w:rPr>
          <w:highlight w:val="white"/>
        </w:rPr>
      </w:pPr>
      <w:r w:rsidRPr="00903DBA">
        <w:rPr>
          <w:highlight w:val="white"/>
        </w:rPr>
        <w:t xml:space="preserve">    private ISet&lt;MiddleCode&gt; m_trueSet, m_falseSet;</w:t>
      </w:r>
    </w:p>
    <w:p w14:paraId="7B409AB0" w14:textId="32E590E5" w:rsidR="009F7A62" w:rsidRPr="00903DBA" w:rsidRDefault="009B7E0D" w:rsidP="000B07CE">
      <w:pPr>
        <w:rPr>
          <w:highlight w:val="white"/>
        </w:rPr>
      </w:pPr>
      <w:r w:rsidRPr="00903DBA">
        <w:rPr>
          <w:highlight w:val="white"/>
        </w:rPr>
        <w:t>Finally, we have static counters for unique names and temporary names.</w:t>
      </w:r>
    </w:p>
    <w:p w14:paraId="164D919C" w14:textId="77777777" w:rsidR="00192E63" w:rsidRPr="00903DBA" w:rsidRDefault="00192E63" w:rsidP="00192E63">
      <w:pPr>
        <w:pStyle w:val="Code"/>
        <w:rPr>
          <w:highlight w:val="white"/>
        </w:rPr>
      </w:pPr>
      <w:r w:rsidRPr="00903DBA">
        <w:rPr>
          <w:highlight w:val="white"/>
        </w:rPr>
        <w:t xml:space="preserve">    private static int UniqueNameCount = 0, TemporaryNameCount = 0;</w:t>
      </w:r>
    </w:p>
    <w:p w14:paraId="5670B13A" w14:textId="5F1F7105" w:rsidR="009B7E0D" w:rsidRPr="00903DBA" w:rsidRDefault="004D6570" w:rsidP="004D6570">
      <w:pPr>
        <w:rPr>
          <w:highlight w:val="white"/>
        </w:rPr>
      </w:pPr>
      <w:r w:rsidRPr="00903DBA">
        <w:rPr>
          <w:highlight w:val="white"/>
        </w:rPr>
        <w:t>The first constructor is used for defined symbols, variables, constants</w:t>
      </w:r>
      <w:r w:rsidR="004E2E31" w:rsidRPr="00903DBA">
        <w:rPr>
          <w:highlight w:val="white"/>
        </w:rPr>
        <w:t>,</w:t>
      </w:r>
      <w:r w:rsidRPr="00903DBA">
        <w:rPr>
          <w:highlight w:val="white"/>
        </w:rPr>
        <w:t xml:space="preserve"> and functions.</w:t>
      </w:r>
      <w:r w:rsidR="00EA1707" w:rsidRPr="00903DBA">
        <w:rPr>
          <w:highlight w:val="white"/>
        </w:rPr>
        <w:t xml:space="preserve"> In case of </w:t>
      </w:r>
      <w:r w:rsidR="005805EB" w:rsidRPr="00903DBA">
        <w:rPr>
          <w:highlight w:val="white"/>
        </w:rPr>
        <w:t>enumeration</w:t>
      </w:r>
      <w:r w:rsidR="00EA1707" w:rsidRPr="00903DBA">
        <w:rPr>
          <w:highlight w:val="white"/>
        </w:rPr>
        <w:t xml:space="preserve"> constants</w:t>
      </w:r>
      <w:r w:rsidR="00873AEA" w:rsidRPr="00903DBA">
        <w:rPr>
          <w:highlight w:val="white"/>
        </w:rPr>
        <w:t>,</w:t>
      </w:r>
      <w:r w:rsidR="00EA1707" w:rsidRPr="00903DBA">
        <w:rPr>
          <w:highlight w:val="white"/>
        </w:rPr>
        <w:t xml:space="preserve"> they also hold a value.</w:t>
      </w:r>
    </w:p>
    <w:p w14:paraId="3165280F" w14:textId="77777777" w:rsidR="009F7A62" w:rsidRPr="00903DBA" w:rsidRDefault="009F7A62" w:rsidP="00192E63">
      <w:pPr>
        <w:pStyle w:val="Code"/>
        <w:rPr>
          <w:highlight w:val="white"/>
        </w:rPr>
      </w:pPr>
      <w:r w:rsidRPr="00903DBA">
        <w:rPr>
          <w:highlight w:val="white"/>
        </w:rPr>
        <w:t xml:space="preserve">    public Symbol(string name, bool externalLinkage, Storage storage,</w:t>
      </w:r>
    </w:p>
    <w:p w14:paraId="10BE8318" w14:textId="77777777" w:rsidR="009F7A62" w:rsidRPr="00903DBA" w:rsidRDefault="009F7A62" w:rsidP="00013F62">
      <w:pPr>
        <w:pStyle w:val="Code"/>
        <w:rPr>
          <w:highlight w:val="white"/>
        </w:rPr>
      </w:pPr>
      <w:r w:rsidRPr="00903DBA">
        <w:rPr>
          <w:highlight w:val="white"/>
        </w:rPr>
        <w:t xml:space="preserve">                  Type type, bool parameter = false, object value = null) {</w:t>
      </w:r>
    </w:p>
    <w:p w14:paraId="77B7F9AB" w14:textId="77777777" w:rsidR="009F7A62" w:rsidRPr="00903DBA" w:rsidRDefault="009F7A62" w:rsidP="00013F62">
      <w:pPr>
        <w:pStyle w:val="Code"/>
        <w:rPr>
          <w:highlight w:val="white"/>
        </w:rPr>
      </w:pPr>
      <w:r w:rsidRPr="00903DBA">
        <w:rPr>
          <w:highlight w:val="white"/>
        </w:rPr>
        <w:t xml:space="preserve">      m_name = name;</w:t>
      </w:r>
    </w:p>
    <w:p w14:paraId="67F22009" w14:textId="77777777" w:rsidR="009F7A62" w:rsidRPr="00903DBA" w:rsidRDefault="009F7A62" w:rsidP="00013F62">
      <w:pPr>
        <w:pStyle w:val="Code"/>
        <w:rPr>
          <w:highlight w:val="white"/>
        </w:rPr>
      </w:pPr>
      <w:r w:rsidRPr="00903DBA">
        <w:rPr>
          <w:highlight w:val="white"/>
        </w:rPr>
        <w:t xml:space="preserve">      m_externalLinkage = externalLinkage;</w:t>
      </w:r>
    </w:p>
    <w:p w14:paraId="4EC3F07B" w14:textId="332DF6E3" w:rsidR="009F7A62" w:rsidRPr="00903DBA" w:rsidRDefault="009F7A62" w:rsidP="00013F62">
      <w:pPr>
        <w:pStyle w:val="Code"/>
        <w:rPr>
          <w:highlight w:val="white"/>
        </w:rPr>
      </w:pPr>
      <w:r w:rsidRPr="00903DBA">
        <w:rPr>
          <w:highlight w:val="white"/>
        </w:rPr>
        <w:t xml:space="preserve">      m_storage = storage;</w:t>
      </w:r>
    </w:p>
    <w:p w14:paraId="4DED7826" w14:textId="24FE4DD2" w:rsidR="009F7A62" w:rsidRPr="00903DBA" w:rsidRDefault="0032587A" w:rsidP="0032587A">
      <w:pPr>
        <w:rPr>
          <w:highlight w:val="white"/>
        </w:rPr>
      </w:pPr>
      <w:r w:rsidRPr="00903DBA">
        <w:rPr>
          <w:highlight w:val="white"/>
        </w:rPr>
        <w:t xml:space="preserve">If the symbol has external linkage its unique name </w:t>
      </w:r>
      <w:r w:rsidR="00B61A49" w:rsidRPr="00903DBA">
        <w:rPr>
          <w:highlight w:val="white"/>
        </w:rPr>
        <w:t>is</w:t>
      </w:r>
      <w:r w:rsidRPr="00903DBA">
        <w:rPr>
          <w:highlight w:val="white"/>
        </w:rPr>
        <w:t xml:space="preserve"> its regular name.</w:t>
      </w:r>
    </w:p>
    <w:p w14:paraId="2A271F00" w14:textId="77777777" w:rsidR="009F7A62" w:rsidRPr="00903DBA" w:rsidRDefault="009F7A62" w:rsidP="00013F62">
      <w:pPr>
        <w:pStyle w:val="Code"/>
        <w:rPr>
          <w:highlight w:val="white"/>
        </w:rPr>
      </w:pPr>
      <w:r w:rsidRPr="00903DBA">
        <w:rPr>
          <w:highlight w:val="white"/>
        </w:rPr>
        <w:t xml:space="preserve">      if (m_externalLinkage) {</w:t>
      </w:r>
    </w:p>
    <w:p w14:paraId="0DFA773E" w14:textId="77777777" w:rsidR="00C47AB7" w:rsidRPr="00903DBA" w:rsidRDefault="00C47AB7" w:rsidP="00C47AB7">
      <w:pPr>
        <w:pStyle w:val="Code"/>
        <w:rPr>
          <w:highlight w:val="white"/>
        </w:rPr>
      </w:pPr>
      <w:r w:rsidRPr="00903DBA">
        <w:rPr>
          <w:highlight w:val="white"/>
        </w:rPr>
        <w:t xml:space="preserve">        m_uniqueName = m_name;</w:t>
      </w:r>
    </w:p>
    <w:p w14:paraId="6FEDB533" w14:textId="3398C5BF" w:rsidR="009F7A62" w:rsidRPr="00903DBA" w:rsidRDefault="009F7A62" w:rsidP="00013F62">
      <w:pPr>
        <w:pStyle w:val="Code"/>
        <w:rPr>
          <w:highlight w:val="white"/>
        </w:rPr>
      </w:pPr>
      <w:r w:rsidRPr="00903DBA">
        <w:rPr>
          <w:highlight w:val="white"/>
        </w:rPr>
        <w:t xml:space="preserve">      }</w:t>
      </w:r>
    </w:p>
    <w:p w14:paraId="71DDB865" w14:textId="5E805C7E" w:rsidR="00B61A49" w:rsidRPr="00903DBA" w:rsidRDefault="00B61A49" w:rsidP="0080558F">
      <w:pPr>
        <w:rPr>
          <w:highlight w:val="white"/>
        </w:rPr>
      </w:pPr>
      <w:r w:rsidRPr="00903DBA">
        <w:rPr>
          <w:highlight w:val="white"/>
        </w:rPr>
        <w:t xml:space="preserve">If the </w:t>
      </w:r>
      <w:r w:rsidR="0080558F" w:rsidRPr="00903DBA">
        <w:rPr>
          <w:highlight w:val="white"/>
        </w:rPr>
        <w:t>symbol</w:t>
      </w:r>
      <w:r w:rsidRPr="00903DBA">
        <w:rPr>
          <w:highlight w:val="white"/>
        </w:rPr>
        <w:t xml:space="preserve"> </w:t>
      </w:r>
      <w:r w:rsidR="00D86CCA" w:rsidRPr="00903DBA">
        <w:rPr>
          <w:highlight w:val="white"/>
        </w:rPr>
        <w:t xml:space="preserve">does </w:t>
      </w:r>
      <w:r w:rsidRPr="00903DBA">
        <w:rPr>
          <w:highlight w:val="white"/>
        </w:rPr>
        <w:t xml:space="preserve">not have external linkage, its unique name </w:t>
      </w:r>
      <w:r w:rsidR="00BD5EED" w:rsidRPr="00903DBA">
        <w:rPr>
          <w:highlight w:val="white"/>
        </w:rPr>
        <w:t>is a file marker, a unique number, and the regular name.</w:t>
      </w:r>
      <w:r w:rsidR="00D86CCA" w:rsidRPr="00903DB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903DBA" w:rsidRDefault="009F7A62" w:rsidP="00013F62">
      <w:pPr>
        <w:pStyle w:val="Code"/>
        <w:rPr>
          <w:highlight w:val="white"/>
        </w:rPr>
      </w:pPr>
      <w:r w:rsidRPr="00903DBA">
        <w:rPr>
          <w:highlight w:val="white"/>
        </w:rPr>
        <w:t xml:space="preserve">      else {</w:t>
      </w:r>
    </w:p>
    <w:p w14:paraId="5847D5CE" w14:textId="6E148940" w:rsidR="00013F62" w:rsidRPr="00903DBA" w:rsidRDefault="009F7A62" w:rsidP="00013F62">
      <w:pPr>
        <w:pStyle w:val="Code"/>
        <w:rPr>
          <w:highlight w:val="white"/>
        </w:rPr>
      </w:pPr>
      <w:r w:rsidRPr="00903DBA">
        <w:rPr>
          <w:highlight w:val="white"/>
        </w:rPr>
        <w:t xml:space="preserve">        m_uniqueName = Symbol.FileMarker + (UniqueNameCount++) +</w:t>
      </w:r>
    </w:p>
    <w:p w14:paraId="6DCBA2AD" w14:textId="489BCC3C" w:rsidR="009F7A62" w:rsidRPr="00903DBA" w:rsidRDefault="00013F62" w:rsidP="00013F62">
      <w:pPr>
        <w:pStyle w:val="Code"/>
        <w:rPr>
          <w:highlight w:val="white"/>
        </w:rPr>
      </w:pPr>
      <w:r w:rsidRPr="00903DBA">
        <w:rPr>
          <w:highlight w:val="white"/>
        </w:rPr>
        <w:t xml:space="preserve">                       </w:t>
      </w:r>
      <w:r w:rsidR="009F7A62" w:rsidRPr="00903DBA">
        <w:rPr>
          <w:highlight w:val="white"/>
        </w:rPr>
        <w:t>Symbol.SeparatorId + m_name;</w:t>
      </w:r>
    </w:p>
    <w:p w14:paraId="382CAC4D" w14:textId="77777777" w:rsidR="009F7A62" w:rsidRPr="00903DBA" w:rsidRDefault="009F7A62" w:rsidP="00013F62">
      <w:pPr>
        <w:pStyle w:val="Code"/>
        <w:rPr>
          <w:highlight w:val="white"/>
        </w:rPr>
      </w:pPr>
      <w:r w:rsidRPr="00903DBA">
        <w:rPr>
          <w:highlight w:val="white"/>
        </w:rPr>
        <w:t xml:space="preserve">      }</w:t>
      </w:r>
    </w:p>
    <w:p w14:paraId="24DADDB7" w14:textId="77777777" w:rsidR="009F7A62" w:rsidRPr="00903DBA" w:rsidRDefault="009F7A62" w:rsidP="00B024FB">
      <w:pPr>
        <w:pStyle w:val="Code"/>
        <w:rPr>
          <w:highlight w:val="white"/>
        </w:rPr>
      </w:pPr>
    </w:p>
    <w:p w14:paraId="57F99740" w14:textId="77777777" w:rsidR="00B024FB" w:rsidRPr="00903DBA" w:rsidRDefault="00B024FB" w:rsidP="00B024FB">
      <w:pPr>
        <w:pStyle w:val="Code"/>
        <w:rPr>
          <w:highlight w:val="white"/>
        </w:rPr>
      </w:pPr>
      <w:r w:rsidRPr="00903DBA">
        <w:rPr>
          <w:highlight w:val="white"/>
        </w:rPr>
        <w:t xml:space="preserve">      m_parameter = parameter;</w:t>
      </w:r>
    </w:p>
    <w:p w14:paraId="1D2C4DAA" w14:textId="77777777" w:rsidR="00B024FB" w:rsidRPr="00903DBA" w:rsidRDefault="00B024FB" w:rsidP="00B024FB">
      <w:pPr>
        <w:pStyle w:val="Code"/>
        <w:rPr>
          <w:highlight w:val="white"/>
        </w:rPr>
      </w:pPr>
      <w:r w:rsidRPr="00903DBA">
        <w:rPr>
          <w:highlight w:val="white"/>
        </w:rPr>
        <w:t xml:space="preserve">      m_value = CheckValue(m_type = type, value);</w:t>
      </w:r>
    </w:p>
    <w:p w14:paraId="092A4A21" w14:textId="77777777" w:rsidR="009F7A62" w:rsidRPr="00903DBA" w:rsidRDefault="009F7A62" w:rsidP="00013F62">
      <w:pPr>
        <w:pStyle w:val="Code"/>
        <w:rPr>
          <w:highlight w:val="white"/>
        </w:rPr>
      </w:pPr>
      <w:r w:rsidRPr="00903DBA">
        <w:rPr>
          <w:highlight w:val="white"/>
        </w:rPr>
        <w:t xml:space="preserve">    }</w:t>
      </w:r>
    </w:p>
    <w:p w14:paraId="40D5CE48" w14:textId="1F160B29" w:rsidR="004A6AD6" w:rsidRPr="00903DBA" w:rsidRDefault="006435EF" w:rsidP="004A6AD6">
      <w:pPr>
        <w:rPr>
          <w:highlight w:val="white"/>
        </w:rPr>
      </w:pPr>
      <w:r w:rsidRPr="00903DBA">
        <w:rPr>
          <w:highlight w:val="white"/>
        </w:rPr>
        <w:t xml:space="preserve">If the value of the symbol is a </w:t>
      </w:r>
      <w:r w:rsidRPr="00903DBA">
        <w:rPr>
          <w:rStyle w:val="KeyWord0"/>
          <w:highlight w:val="white"/>
        </w:rPr>
        <w:t>BigInteger</w:t>
      </w:r>
      <w:r w:rsidRPr="00903DBA">
        <w:rPr>
          <w:highlight w:val="white"/>
        </w:rPr>
        <w:t xml:space="preserve"> value, we check that it does not exceed its limits</w:t>
      </w:r>
      <w:r w:rsidR="00DE574B" w:rsidRPr="00903DBA">
        <w:rPr>
          <w:highlight w:val="white"/>
        </w:rPr>
        <w:t>, which is defined for each integral type.</w:t>
      </w:r>
    </w:p>
    <w:p w14:paraId="035A8B10" w14:textId="77777777" w:rsidR="00EC19DF" w:rsidRPr="00903DBA" w:rsidRDefault="00EC19DF" w:rsidP="00EC19DF">
      <w:pPr>
        <w:pStyle w:val="Code"/>
        <w:rPr>
          <w:highlight w:val="white"/>
        </w:rPr>
      </w:pPr>
      <w:r w:rsidRPr="00903DBA">
        <w:rPr>
          <w:highlight w:val="white"/>
        </w:rPr>
        <w:t xml:space="preserve">    private static object CheckValue(Type type, object value) {</w:t>
      </w:r>
    </w:p>
    <w:p w14:paraId="439585A2" w14:textId="77777777" w:rsidR="00EC19DF" w:rsidRPr="00903DBA" w:rsidRDefault="00EC19DF" w:rsidP="00EC19DF">
      <w:pPr>
        <w:pStyle w:val="Code"/>
        <w:rPr>
          <w:highlight w:val="white"/>
        </w:rPr>
      </w:pPr>
      <w:r w:rsidRPr="00903DBA">
        <w:rPr>
          <w:highlight w:val="white"/>
        </w:rPr>
        <w:t xml:space="preserve">      if (value is BigInteger) {</w:t>
      </w:r>
    </w:p>
    <w:p w14:paraId="5A3460C1" w14:textId="77777777" w:rsidR="00EC19DF" w:rsidRPr="00903DBA" w:rsidRDefault="00EC19DF" w:rsidP="00EC19DF">
      <w:pPr>
        <w:pStyle w:val="Code"/>
        <w:rPr>
          <w:highlight w:val="white"/>
        </w:rPr>
      </w:pPr>
      <w:r w:rsidRPr="00903DBA">
        <w:rPr>
          <w:highlight w:val="white"/>
        </w:rPr>
        <w:t xml:space="preserve">        BigInteger bigValue = (BigInteger) value;</w:t>
      </w:r>
    </w:p>
    <w:p w14:paraId="2670C234" w14:textId="77777777" w:rsidR="00EC19DF" w:rsidRPr="00903DBA" w:rsidRDefault="00EC19DF" w:rsidP="00EC19DF">
      <w:pPr>
        <w:pStyle w:val="Code"/>
        <w:rPr>
          <w:highlight w:val="white"/>
        </w:rPr>
      </w:pPr>
    </w:p>
    <w:p w14:paraId="4ED7028E" w14:textId="77777777" w:rsidR="00EC19DF" w:rsidRPr="00903DBA" w:rsidRDefault="00EC19DF" w:rsidP="00EC19DF">
      <w:pPr>
        <w:pStyle w:val="Code"/>
        <w:rPr>
          <w:highlight w:val="white"/>
        </w:rPr>
      </w:pPr>
      <w:r w:rsidRPr="00903DBA">
        <w:rPr>
          <w:highlight w:val="white"/>
        </w:rPr>
        <w:t xml:space="preserve">        if (type.IsUnsigned() &amp;&amp; (bigValue &lt; 0)) {</w:t>
      </w:r>
    </w:p>
    <w:p w14:paraId="2989EE3C" w14:textId="77777777" w:rsidR="00EC19DF" w:rsidRPr="00903DBA" w:rsidRDefault="00EC19DF" w:rsidP="00EC19DF">
      <w:pPr>
        <w:pStyle w:val="Code"/>
        <w:rPr>
          <w:highlight w:val="white"/>
        </w:rPr>
      </w:pPr>
      <w:r w:rsidRPr="00903DBA">
        <w:rPr>
          <w:highlight w:val="white"/>
        </w:rPr>
        <w:t xml:space="preserve">          bigValue += TypeSize.GetMaxValue(type.Sort) + 1;</w:t>
      </w:r>
    </w:p>
    <w:p w14:paraId="2B8535CF" w14:textId="77777777" w:rsidR="00EC19DF" w:rsidRPr="00903DBA" w:rsidRDefault="00EC19DF" w:rsidP="00EC19DF">
      <w:pPr>
        <w:pStyle w:val="Code"/>
        <w:rPr>
          <w:highlight w:val="white"/>
        </w:rPr>
      </w:pPr>
      <w:r w:rsidRPr="00903DBA">
        <w:rPr>
          <w:highlight w:val="white"/>
        </w:rPr>
        <w:t xml:space="preserve">        }</w:t>
      </w:r>
    </w:p>
    <w:p w14:paraId="306E2103" w14:textId="77777777" w:rsidR="00EC19DF" w:rsidRPr="00903DBA" w:rsidRDefault="00EC19DF" w:rsidP="00EC19DF">
      <w:pPr>
        <w:pStyle w:val="Code"/>
        <w:rPr>
          <w:highlight w:val="white"/>
        </w:rPr>
      </w:pPr>
    </w:p>
    <w:p w14:paraId="0BF54FA0" w14:textId="77777777" w:rsidR="00EC19DF" w:rsidRPr="00903DBA" w:rsidRDefault="00EC19DF" w:rsidP="00EC19DF">
      <w:pPr>
        <w:pStyle w:val="Code"/>
        <w:rPr>
          <w:highlight w:val="white"/>
        </w:rPr>
      </w:pPr>
      <w:r w:rsidRPr="00903DBA">
        <w:rPr>
          <w:highlight w:val="white"/>
        </w:rPr>
        <w:t xml:space="preserve">        Assert.Error((bigValue &gt;= TypeSize.GetMinValue(type.Sort)) &amp;&amp;</w:t>
      </w:r>
    </w:p>
    <w:p w14:paraId="5CFC774D" w14:textId="77777777" w:rsidR="00EC19DF" w:rsidRPr="00903DBA" w:rsidRDefault="00EC19DF" w:rsidP="00EC19DF">
      <w:pPr>
        <w:pStyle w:val="Code"/>
        <w:rPr>
          <w:highlight w:val="white"/>
        </w:rPr>
      </w:pPr>
      <w:r w:rsidRPr="00903DBA">
        <w:rPr>
          <w:highlight w:val="white"/>
        </w:rPr>
        <w:t xml:space="preserve">                     (bigValue &lt;= TypeSize.GetMaxValue(type.Sort)),</w:t>
      </w:r>
    </w:p>
    <w:p w14:paraId="5C79BE6E" w14:textId="77777777" w:rsidR="00EC19DF" w:rsidRPr="00903DBA" w:rsidRDefault="00EC19DF" w:rsidP="00EC19DF">
      <w:pPr>
        <w:pStyle w:val="Code"/>
        <w:rPr>
          <w:highlight w:val="white"/>
        </w:rPr>
      </w:pPr>
      <w:r w:rsidRPr="00903DBA">
        <w:rPr>
          <w:highlight w:val="white"/>
        </w:rPr>
        <w:t xml:space="preserve">                     type + ": " + value, Message.Value_overflow);</w:t>
      </w:r>
    </w:p>
    <w:p w14:paraId="458B6CA9" w14:textId="77777777" w:rsidR="00EC19DF" w:rsidRPr="00903DBA" w:rsidRDefault="00EC19DF" w:rsidP="00EC19DF">
      <w:pPr>
        <w:pStyle w:val="Code"/>
        <w:rPr>
          <w:highlight w:val="white"/>
        </w:rPr>
      </w:pPr>
      <w:r w:rsidRPr="00903DBA">
        <w:rPr>
          <w:highlight w:val="white"/>
        </w:rPr>
        <w:t xml:space="preserve">        return bigValue;</w:t>
      </w:r>
    </w:p>
    <w:p w14:paraId="10D45C0D" w14:textId="77777777" w:rsidR="00EC19DF" w:rsidRPr="00903DBA" w:rsidRDefault="00EC19DF" w:rsidP="00EC19DF">
      <w:pPr>
        <w:pStyle w:val="Code"/>
        <w:rPr>
          <w:highlight w:val="white"/>
        </w:rPr>
      </w:pPr>
      <w:r w:rsidRPr="00903DBA">
        <w:rPr>
          <w:highlight w:val="white"/>
        </w:rPr>
        <w:t xml:space="preserve">      }</w:t>
      </w:r>
    </w:p>
    <w:p w14:paraId="3DDC0B3B" w14:textId="77777777" w:rsidR="00EC19DF" w:rsidRPr="00903DBA" w:rsidRDefault="00EC19DF" w:rsidP="00EC19DF">
      <w:pPr>
        <w:pStyle w:val="Code"/>
        <w:rPr>
          <w:highlight w:val="white"/>
        </w:rPr>
      </w:pPr>
    </w:p>
    <w:p w14:paraId="3DA7AC3A" w14:textId="77777777" w:rsidR="00EC19DF" w:rsidRPr="00903DBA" w:rsidRDefault="00EC19DF" w:rsidP="00EC19DF">
      <w:pPr>
        <w:pStyle w:val="Code"/>
        <w:rPr>
          <w:highlight w:val="white"/>
        </w:rPr>
      </w:pPr>
      <w:r w:rsidRPr="00903DBA">
        <w:rPr>
          <w:highlight w:val="white"/>
        </w:rPr>
        <w:t xml:space="preserve">      return value;</w:t>
      </w:r>
    </w:p>
    <w:p w14:paraId="64870615" w14:textId="77777777" w:rsidR="00EC19DF" w:rsidRPr="00903DBA" w:rsidRDefault="00EC19DF" w:rsidP="00EC19DF">
      <w:pPr>
        <w:pStyle w:val="Code"/>
        <w:rPr>
          <w:highlight w:val="white"/>
        </w:rPr>
      </w:pPr>
      <w:r w:rsidRPr="00903DBA">
        <w:rPr>
          <w:highlight w:val="white"/>
        </w:rPr>
        <w:t xml:space="preserve">    }</w:t>
      </w:r>
    </w:p>
    <w:p w14:paraId="17EA5AF7" w14:textId="4A914EEB" w:rsidR="009F7A62" w:rsidRPr="00903DBA" w:rsidRDefault="000F4BC8" w:rsidP="000F4BC8">
      <w:pPr>
        <w:rPr>
          <w:highlight w:val="white"/>
        </w:rPr>
      </w:pPr>
      <w:r w:rsidRPr="00903DBA">
        <w:rPr>
          <w:highlight w:val="white"/>
        </w:rPr>
        <w:t>In many expressions, the resulting value is a temporary symbol.</w:t>
      </w:r>
      <w:r w:rsidR="00C40A3C" w:rsidRPr="00903DBA">
        <w:rPr>
          <w:highlight w:val="white"/>
        </w:rPr>
        <w:t xml:space="preserve"> In case of a dereference, arrow, dot, or index expression, the resulting symbol may be assignable and addressable.</w:t>
      </w:r>
    </w:p>
    <w:p w14:paraId="14B0835C" w14:textId="77777777" w:rsidR="009F7A62" w:rsidRPr="00903DBA" w:rsidRDefault="009F7A62" w:rsidP="00013F62">
      <w:pPr>
        <w:pStyle w:val="Code"/>
        <w:rPr>
          <w:highlight w:val="white"/>
        </w:rPr>
      </w:pPr>
      <w:r w:rsidRPr="00903DBA">
        <w:rPr>
          <w:highlight w:val="white"/>
        </w:rPr>
        <w:t xml:space="preserve">    public Symbol(Type type) {</w:t>
      </w:r>
    </w:p>
    <w:p w14:paraId="52AC1ACA" w14:textId="77777777" w:rsidR="009F7A62" w:rsidRPr="00903DBA" w:rsidRDefault="009F7A62" w:rsidP="00013F62">
      <w:pPr>
        <w:pStyle w:val="Code"/>
        <w:rPr>
          <w:highlight w:val="white"/>
        </w:rPr>
      </w:pPr>
      <w:r w:rsidRPr="00903DBA">
        <w:rPr>
          <w:highlight w:val="white"/>
        </w:rPr>
        <w:lastRenderedPageBreak/>
        <w:t xml:space="preserve">      m_name = Symbol.TemporaryId + "temporary" + (TemporaryNameCount++);</w:t>
      </w:r>
    </w:p>
    <w:p w14:paraId="2F8CA454" w14:textId="77777777" w:rsidR="009F7A62" w:rsidRPr="00903DBA" w:rsidRDefault="009F7A62" w:rsidP="00013F62">
      <w:pPr>
        <w:pStyle w:val="Code"/>
        <w:rPr>
          <w:highlight w:val="white"/>
        </w:rPr>
      </w:pPr>
      <w:r w:rsidRPr="00903DBA">
        <w:rPr>
          <w:highlight w:val="white"/>
        </w:rPr>
        <w:t xml:space="preserve">      m_externalLinkage = false;</w:t>
      </w:r>
    </w:p>
    <w:p w14:paraId="41890867" w14:textId="77777777" w:rsidR="009F7A62" w:rsidRPr="00903DBA" w:rsidRDefault="009F7A62" w:rsidP="00013F62">
      <w:pPr>
        <w:pStyle w:val="Code"/>
        <w:rPr>
          <w:highlight w:val="white"/>
        </w:rPr>
      </w:pPr>
      <w:r w:rsidRPr="00903DBA">
        <w:rPr>
          <w:highlight w:val="white"/>
        </w:rPr>
        <w:t xml:space="preserve">      m_storage = Storage.Auto;</w:t>
      </w:r>
    </w:p>
    <w:p w14:paraId="411421BF" w14:textId="77777777" w:rsidR="009F7A62" w:rsidRPr="00903DBA" w:rsidRDefault="009F7A62" w:rsidP="00013F62">
      <w:pPr>
        <w:pStyle w:val="Code"/>
        <w:rPr>
          <w:highlight w:val="white"/>
        </w:rPr>
      </w:pPr>
      <w:r w:rsidRPr="00903DBA">
        <w:rPr>
          <w:highlight w:val="white"/>
        </w:rPr>
        <w:t xml:space="preserve">      m_type = type;</w:t>
      </w:r>
    </w:p>
    <w:p w14:paraId="365B5454" w14:textId="77777777" w:rsidR="009F7A62" w:rsidRPr="00903DBA" w:rsidRDefault="009F7A62" w:rsidP="00013F62">
      <w:pPr>
        <w:pStyle w:val="Code"/>
        <w:rPr>
          <w:highlight w:val="white"/>
        </w:rPr>
      </w:pPr>
      <w:r w:rsidRPr="00903DBA">
        <w:rPr>
          <w:highlight w:val="white"/>
        </w:rPr>
        <w:t xml:space="preserve">      m_parameter = false;</w:t>
      </w:r>
    </w:p>
    <w:p w14:paraId="2365ED7A" w14:textId="77777777" w:rsidR="009F7A62" w:rsidRPr="00903DBA" w:rsidRDefault="009F7A62" w:rsidP="00013F62">
      <w:pPr>
        <w:pStyle w:val="Code"/>
        <w:rPr>
          <w:highlight w:val="white"/>
        </w:rPr>
      </w:pPr>
      <w:r w:rsidRPr="00903DBA">
        <w:rPr>
          <w:highlight w:val="white"/>
        </w:rPr>
        <w:t xml:space="preserve">    }</w:t>
      </w:r>
    </w:p>
    <w:p w14:paraId="185417CC" w14:textId="23CAA88C" w:rsidR="009F7A62" w:rsidRPr="00903DBA" w:rsidRDefault="000F4BC8" w:rsidP="000F4BC8">
      <w:pPr>
        <w:rPr>
          <w:highlight w:val="white"/>
        </w:rPr>
      </w:pPr>
      <w:r w:rsidRPr="00903DBA">
        <w:rPr>
          <w:highlight w:val="white"/>
        </w:rPr>
        <w:t>The resulting symbol of a logical expression.</w:t>
      </w:r>
    </w:p>
    <w:p w14:paraId="6D21A29B" w14:textId="77777777" w:rsidR="009F7A62" w:rsidRPr="00903DBA" w:rsidRDefault="009F7A62" w:rsidP="00013F62">
      <w:pPr>
        <w:pStyle w:val="Code"/>
        <w:rPr>
          <w:highlight w:val="white"/>
        </w:rPr>
      </w:pPr>
      <w:r w:rsidRPr="00903DBA">
        <w:rPr>
          <w:highlight w:val="white"/>
        </w:rPr>
        <w:t xml:space="preserve">    public Symbol(ISet&lt;MiddleCode&gt; trueSet, ISet&lt;MiddleCode&gt; falseSet) {</w:t>
      </w:r>
    </w:p>
    <w:p w14:paraId="3E6808AC" w14:textId="77777777" w:rsidR="009F7A62" w:rsidRPr="00903DBA" w:rsidRDefault="009F7A62" w:rsidP="00013F62">
      <w:pPr>
        <w:pStyle w:val="Code"/>
        <w:rPr>
          <w:highlight w:val="white"/>
        </w:rPr>
      </w:pPr>
      <w:r w:rsidRPr="00903DBA">
        <w:rPr>
          <w:highlight w:val="white"/>
        </w:rPr>
        <w:t xml:space="preserve">      m_name = Symbol.TemporaryId + "logical" + (TemporaryNameCount++);</w:t>
      </w:r>
    </w:p>
    <w:p w14:paraId="38218BC5" w14:textId="77777777" w:rsidR="009F7A62" w:rsidRPr="00903DBA" w:rsidRDefault="009F7A62" w:rsidP="00013F62">
      <w:pPr>
        <w:pStyle w:val="Code"/>
        <w:rPr>
          <w:highlight w:val="white"/>
        </w:rPr>
      </w:pPr>
      <w:r w:rsidRPr="00903DBA">
        <w:rPr>
          <w:highlight w:val="white"/>
        </w:rPr>
        <w:t xml:space="preserve">      m_storage = Storage.Auto;</w:t>
      </w:r>
    </w:p>
    <w:p w14:paraId="79FBE3DF" w14:textId="77777777" w:rsidR="009F7A62" w:rsidRPr="00903DBA" w:rsidRDefault="009F7A62" w:rsidP="00013F62">
      <w:pPr>
        <w:pStyle w:val="Code"/>
        <w:rPr>
          <w:highlight w:val="white"/>
        </w:rPr>
      </w:pPr>
      <w:r w:rsidRPr="00903DBA">
        <w:rPr>
          <w:highlight w:val="white"/>
        </w:rPr>
        <w:t xml:space="preserve">      m_type = new Type(Sort.Logical);</w:t>
      </w:r>
    </w:p>
    <w:p w14:paraId="4F61E403" w14:textId="77777777" w:rsidR="009F7A62" w:rsidRPr="00903DBA" w:rsidRDefault="009F7A62" w:rsidP="00013F62">
      <w:pPr>
        <w:pStyle w:val="Code"/>
        <w:rPr>
          <w:highlight w:val="white"/>
        </w:rPr>
      </w:pPr>
      <w:r w:rsidRPr="00903DBA">
        <w:rPr>
          <w:highlight w:val="white"/>
        </w:rPr>
        <w:t xml:space="preserve">      m_trueSet = (trueSet != null) ? trueSet : (new HashSet&lt;MiddleCode&gt;());</w:t>
      </w:r>
    </w:p>
    <w:p w14:paraId="6A8022C3" w14:textId="77777777" w:rsidR="00D46DBD" w:rsidRPr="00903DBA" w:rsidRDefault="009F7A62" w:rsidP="00013F62">
      <w:pPr>
        <w:pStyle w:val="Code"/>
        <w:rPr>
          <w:highlight w:val="white"/>
        </w:rPr>
      </w:pPr>
      <w:r w:rsidRPr="00903DBA">
        <w:rPr>
          <w:highlight w:val="white"/>
        </w:rPr>
        <w:t xml:space="preserve">      m_falseSet = (falseSet != null) ? falseSet</w:t>
      </w:r>
    </w:p>
    <w:p w14:paraId="7975269F" w14:textId="5A8C7333" w:rsidR="009F7A62" w:rsidRPr="00903DBA" w:rsidRDefault="00D46DBD" w:rsidP="00013F62">
      <w:pPr>
        <w:pStyle w:val="Code"/>
        <w:rPr>
          <w:highlight w:val="white"/>
        </w:rPr>
      </w:pPr>
      <w:r w:rsidRPr="00903DBA">
        <w:rPr>
          <w:highlight w:val="white"/>
        </w:rPr>
        <w:t xml:space="preserve">                                      </w:t>
      </w:r>
      <w:r w:rsidR="009F7A62" w:rsidRPr="00903DBA">
        <w:rPr>
          <w:highlight w:val="white"/>
        </w:rPr>
        <w:t>: (new HashSet&lt;MiddleCode&gt;());</w:t>
      </w:r>
    </w:p>
    <w:p w14:paraId="20948D95" w14:textId="77777777" w:rsidR="009F7A62" w:rsidRPr="00903DBA" w:rsidRDefault="009F7A62" w:rsidP="00013F62">
      <w:pPr>
        <w:pStyle w:val="Code"/>
        <w:rPr>
          <w:highlight w:val="white"/>
        </w:rPr>
      </w:pPr>
      <w:r w:rsidRPr="00903DBA">
        <w:rPr>
          <w:highlight w:val="white"/>
        </w:rPr>
        <w:t xml:space="preserve">      m_parameter = false;</w:t>
      </w:r>
    </w:p>
    <w:p w14:paraId="27B2B6B6" w14:textId="77777777" w:rsidR="009F7A62" w:rsidRPr="00903DBA" w:rsidRDefault="009F7A62" w:rsidP="00013F62">
      <w:pPr>
        <w:pStyle w:val="Code"/>
        <w:rPr>
          <w:highlight w:val="white"/>
        </w:rPr>
      </w:pPr>
      <w:r w:rsidRPr="00903DBA">
        <w:rPr>
          <w:highlight w:val="white"/>
        </w:rPr>
        <w:t xml:space="preserve">    }</w:t>
      </w:r>
    </w:p>
    <w:p w14:paraId="0E1839D7" w14:textId="76618702" w:rsidR="009F7A62" w:rsidRPr="00903DBA" w:rsidRDefault="00A127E1" w:rsidP="00A127E1">
      <w:pPr>
        <w:rPr>
          <w:highlight w:val="white"/>
        </w:rPr>
      </w:pPr>
      <w:r w:rsidRPr="00903DBA">
        <w:rPr>
          <w:highlight w:val="white"/>
        </w:rPr>
        <w:t xml:space="preserve">We need to store a constant value as the denominator in an integral multiplication and division, and when pushing an integral or floating value to the floating value stack. </w:t>
      </w:r>
    </w:p>
    <w:p w14:paraId="40E3A63C" w14:textId="77777777" w:rsidR="001D60C8" w:rsidRPr="00903DBA" w:rsidRDefault="001D60C8" w:rsidP="001D60C8">
      <w:pPr>
        <w:pStyle w:val="Code"/>
        <w:rPr>
          <w:highlight w:val="white"/>
        </w:rPr>
      </w:pPr>
      <w:r w:rsidRPr="00903DBA">
        <w:rPr>
          <w:highlight w:val="white"/>
        </w:rPr>
        <w:t xml:space="preserve">    public Symbol(Type type, object value) {</w:t>
      </w:r>
    </w:p>
    <w:p w14:paraId="786D11C7" w14:textId="77777777" w:rsidR="001D60C8" w:rsidRPr="00903DBA" w:rsidRDefault="001D60C8" w:rsidP="001D60C8">
      <w:pPr>
        <w:pStyle w:val="Code"/>
        <w:rPr>
          <w:highlight w:val="white"/>
        </w:rPr>
      </w:pPr>
      <w:r w:rsidRPr="00903DBA">
        <w:rPr>
          <w:highlight w:val="white"/>
        </w:rPr>
        <w:t xml:space="preserve">      Assert.ErrorXXX(!(value is bool));</w:t>
      </w:r>
    </w:p>
    <w:p w14:paraId="0B4FF229" w14:textId="77777777" w:rsidR="001D60C8" w:rsidRPr="00903DBA" w:rsidRDefault="001D60C8" w:rsidP="001D60C8">
      <w:pPr>
        <w:pStyle w:val="Code"/>
        <w:rPr>
          <w:highlight w:val="white"/>
        </w:rPr>
      </w:pPr>
      <w:r w:rsidRPr="00903DBA">
        <w:rPr>
          <w:highlight w:val="white"/>
        </w:rPr>
        <w:t xml:space="preserve">      m_name = ValueName(type, value);</w:t>
      </w:r>
    </w:p>
    <w:p w14:paraId="1509D3E8" w14:textId="77777777" w:rsidR="001D60C8" w:rsidRPr="00903DBA" w:rsidRDefault="001D60C8" w:rsidP="001D60C8">
      <w:pPr>
        <w:pStyle w:val="Code"/>
        <w:rPr>
          <w:highlight w:val="white"/>
        </w:rPr>
      </w:pPr>
      <w:r w:rsidRPr="00903DBA">
        <w:rPr>
          <w:highlight w:val="white"/>
        </w:rPr>
        <w:t xml:space="preserve">      m_uniqueName = Symbol.FileMarker + (UniqueNameCount++) +</w:t>
      </w:r>
    </w:p>
    <w:p w14:paraId="351329EC" w14:textId="77777777" w:rsidR="001D60C8" w:rsidRPr="00903DBA" w:rsidRDefault="001D60C8" w:rsidP="001D60C8">
      <w:pPr>
        <w:pStyle w:val="Code"/>
        <w:rPr>
          <w:highlight w:val="white"/>
        </w:rPr>
      </w:pPr>
      <w:r w:rsidRPr="00903DBA">
        <w:rPr>
          <w:highlight w:val="white"/>
        </w:rPr>
        <w:t xml:space="preserve">                     Symbol.SeparatorId + m_name;</w:t>
      </w:r>
    </w:p>
    <w:p w14:paraId="3B3C16E1" w14:textId="77777777" w:rsidR="001D60C8" w:rsidRPr="00903DBA" w:rsidRDefault="001D60C8" w:rsidP="001D60C8">
      <w:pPr>
        <w:pStyle w:val="Code"/>
        <w:rPr>
          <w:highlight w:val="white"/>
        </w:rPr>
      </w:pPr>
      <w:r w:rsidRPr="00903DBA">
        <w:rPr>
          <w:highlight w:val="white"/>
        </w:rPr>
        <w:t xml:space="preserve">      m_storage = Storage.Static;</w:t>
      </w:r>
    </w:p>
    <w:p w14:paraId="0B468EE8" w14:textId="77777777" w:rsidR="001D60C8" w:rsidRPr="00903DBA" w:rsidRDefault="001D60C8" w:rsidP="001D60C8">
      <w:pPr>
        <w:pStyle w:val="Code"/>
        <w:rPr>
          <w:highlight w:val="white"/>
        </w:rPr>
      </w:pPr>
      <w:r w:rsidRPr="00903DBA">
        <w:rPr>
          <w:highlight w:val="white"/>
        </w:rPr>
        <w:t xml:space="preserve">      m_parameter = false;</w:t>
      </w:r>
    </w:p>
    <w:p w14:paraId="2CE5139A" w14:textId="77777777" w:rsidR="001D60C8" w:rsidRPr="00903DBA" w:rsidRDefault="001D60C8" w:rsidP="001D60C8">
      <w:pPr>
        <w:pStyle w:val="Code"/>
        <w:rPr>
          <w:highlight w:val="white"/>
        </w:rPr>
      </w:pPr>
      <w:r w:rsidRPr="00903DBA">
        <w:rPr>
          <w:highlight w:val="white"/>
        </w:rPr>
        <w:t xml:space="preserve">      m_value = CheckValue(m_type = type, value);</w:t>
      </w:r>
    </w:p>
    <w:p w14:paraId="6B2DD30F" w14:textId="77777777" w:rsidR="001D60C8" w:rsidRPr="00903DBA" w:rsidRDefault="001D60C8" w:rsidP="001D60C8">
      <w:pPr>
        <w:pStyle w:val="Code"/>
        <w:rPr>
          <w:highlight w:val="white"/>
        </w:rPr>
      </w:pPr>
      <w:r w:rsidRPr="00903DBA">
        <w:rPr>
          <w:highlight w:val="white"/>
        </w:rPr>
        <w:t xml:space="preserve">    }</w:t>
      </w:r>
    </w:p>
    <w:p w14:paraId="47728415" w14:textId="672A242E" w:rsidR="009F7A62" w:rsidRPr="00903DBA" w:rsidRDefault="003A4F94" w:rsidP="003A4F94">
      <w:pPr>
        <w:rPr>
          <w:highlight w:val="white"/>
        </w:rPr>
      </w:pPr>
      <w:r w:rsidRPr="00903DBA">
        <w:rPr>
          <w:highlight w:val="white"/>
        </w:rPr>
        <w:t xml:space="preserve">The value is given a name the </w:t>
      </w:r>
      <w:r w:rsidR="004572CC" w:rsidRPr="00903DBA">
        <w:rPr>
          <w:highlight w:val="white"/>
        </w:rPr>
        <w:t>reflects</w:t>
      </w:r>
      <w:r w:rsidRPr="00903DBA">
        <w:rPr>
          <w:highlight w:val="white"/>
        </w:rPr>
        <w:t xml:space="preserve"> its type and its actual value.</w:t>
      </w:r>
    </w:p>
    <w:p w14:paraId="0F41F98A" w14:textId="77777777" w:rsidR="009F7A62" w:rsidRPr="00903DBA" w:rsidRDefault="009F7A62" w:rsidP="00013F62">
      <w:pPr>
        <w:pStyle w:val="Code"/>
        <w:rPr>
          <w:highlight w:val="white"/>
        </w:rPr>
      </w:pPr>
      <w:r w:rsidRPr="00903DBA">
        <w:rPr>
          <w:highlight w:val="white"/>
        </w:rPr>
        <w:t xml:space="preserve">    public static string ValueName(CCompiler.Type type, object value) {</w:t>
      </w:r>
    </w:p>
    <w:p w14:paraId="710EE9CA" w14:textId="7CAD8344" w:rsidR="009F7A62" w:rsidRPr="00903DBA" w:rsidRDefault="009F7A62" w:rsidP="00013F62">
      <w:pPr>
        <w:pStyle w:val="Code"/>
        <w:rPr>
          <w:highlight w:val="white"/>
        </w:rPr>
      </w:pPr>
      <w:r w:rsidRPr="00903DBA">
        <w:rPr>
          <w:highlight w:val="white"/>
        </w:rPr>
        <w:t xml:space="preserve">      Assert.</w:t>
      </w:r>
      <w:r w:rsidR="00D324D8" w:rsidRPr="00903DBA">
        <w:rPr>
          <w:highlight w:val="white"/>
        </w:rPr>
        <w:t>ErrorXXX</w:t>
      </w:r>
      <w:r w:rsidRPr="00903DBA">
        <w:rPr>
          <w:highlight w:val="white"/>
        </w:rPr>
        <w:t>(value != null);</w:t>
      </w:r>
    </w:p>
    <w:p w14:paraId="642BCF3C" w14:textId="77777777" w:rsidR="009F7A62" w:rsidRPr="00903DBA" w:rsidRDefault="009F7A62" w:rsidP="00013F62">
      <w:pPr>
        <w:pStyle w:val="Code"/>
        <w:rPr>
          <w:highlight w:val="white"/>
        </w:rPr>
      </w:pPr>
    </w:p>
    <w:p w14:paraId="7FBA1D84" w14:textId="77777777" w:rsidR="009F7A62" w:rsidRPr="00903DBA" w:rsidRDefault="009F7A62" w:rsidP="00013F62">
      <w:pPr>
        <w:pStyle w:val="Code"/>
        <w:rPr>
          <w:highlight w:val="white"/>
        </w:rPr>
      </w:pPr>
      <w:r w:rsidRPr="00903DBA">
        <w:rPr>
          <w:highlight w:val="white"/>
        </w:rPr>
        <w:t xml:space="preserve">      if (value is string) {</w:t>
      </w:r>
    </w:p>
    <w:p w14:paraId="220B404C" w14:textId="77777777" w:rsidR="009F7A62" w:rsidRPr="00903DBA" w:rsidRDefault="009F7A62" w:rsidP="00013F62">
      <w:pPr>
        <w:pStyle w:val="Code"/>
        <w:rPr>
          <w:highlight w:val="white"/>
        </w:rPr>
      </w:pPr>
      <w:r w:rsidRPr="00903DBA">
        <w:rPr>
          <w:highlight w:val="white"/>
        </w:rPr>
        <w:t xml:space="preserve">        string text = (string) value;</w:t>
      </w:r>
    </w:p>
    <w:p w14:paraId="24AE7A74" w14:textId="77777777" w:rsidR="009F7A62" w:rsidRPr="00903DBA" w:rsidRDefault="009F7A62" w:rsidP="00013F62">
      <w:pPr>
        <w:pStyle w:val="Code"/>
        <w:rPr>
          <w:highlight w:val="white"/>
        </w:rPr>
      </w:pPr>
      <w:r w:rsidRPr="00903DBA">
        <w:rPr>
          <w:highlight w:val="white"/>
        </w:rPr>
        <w:t xml:space="preserve">        StringBuilder buffer = new StringBuilder();</w:t>
      </w:r>
    </w:p>
    <w:p w14:paraId="549C7B9F" w14:textId="77777777" w:rsidR="009F7A62" w:rsidRPr="00903DBA" w:rsidRDefault="009F7A62" w:rsidP="00013F62">
      <w:pPr>
        <w:pStyle w:val="Code"/>
        <w:rPr>
          <w:highlight w:val="white"/>
        </w:rPr>
      </w:pPr>
    </w:p>
    <w:p w14:paraId="123F678B" w14:textId="77777777" w:rsidR="009F7A62" w:rsidRPr="00903DBA" w:rsidRDefault="009F7A62" w:rsidP="00013F62">
      <w:pPr>
        <w:pStyle w:val="Code"/>
        <w:rPr>
          <w:highlight w:val="white"/>
        </w:rPr>
      </w:pPr>
      <w:r w:rsidRPr="00903DBA">
        <w:rPr>
          <w:highlight w:val="white"/>
        </w:rPr>
        <w:t xml:space="preserve">        for (int index = 0; index &lt; text.Length; ++index) {</w:t>
      </w:r>
    </w:p>
    <w:p w14:paraId="2573FEBD" w14:textId="77777777" w:rsidR="009F7A62" w:rsidRPr="00903DBA" w:rsidRDefault="009F7A62" w:rsidP="00013F62">
      <w:pPr>
        <w:pStyle w:val="Code"/>
        <w:rPr>
          <w:highlight w:val="white"/>
        </w:rPr>
      </w:pPr>
      <w:r w:rsidRPr="00903DBA">
        <w:rPr>
          <w:highlight w:val="white"/>
        </w:rPr>
        <w:t xml:space="preserve">          if (char.IsLetterOrDigit(text[index]) ||</w:t>
      </w:r>
    </w:p>
    <w:p w14:paraId="6E0057D2" w14:textId="77777777" w:rsidR="009F7A62" w:rsidRPr="00903DBA" w:rsidRDefault="009F7A62" w:rsidP="00013F62">
      <w:pPr>
        <w:pStyle w:val="Code"/>
        <w:rPr>
          <w:highlight w:val="white"/>
        </w:rPr>
      </w:pPr>
      <w:r w:rsidRPr="00903DBA">
        <w:rPr>
          <w:highlight w:val="white"/>
        </w:rPr>
        <w:t xml:space="preserve">              (text[index] == '_')) {</w:t>
      </w:r>
    </w:p>
    <w:p w14:paraId="1E361837" w14:textId="77777777" w:rsidR="009F7A62" w:rsidRPr="00903DBA" w:rsidRDefault="009F7A62" w:rsidP="00013F62">
      <w:pPr>
        <w:pStyle w:val="Code"/>
        <w:rPr>
          <w:highlight w:val="white"/>
        </w:rPr>
      </w:pPr>
      <w:r w:rsidRPr="00903DBA">
        <w:rPr>
          <w:highlight w:val="white"/>
        </w:rPr>
        <w:t xml:space="preserve">            buffer.Append(text[index]);</w:t>
      </w:r>
    </w:p>
    <w:p w14:paraId="1C4BB273" w14:textId="77777777" w:rsidR="009F7A62" w:rsidRPr="00903DBA" w:rsidRDefault="009F7A62" w:rsidP="00013F62">
      <w:pPr>
        <w:pStyle w:val="Code"/>
        <w:rPr>
          <w:highlight w:val="white"/>
        </w:rPr>
      </w:pPr>
      <w:r w:rsidRPr="00903DBA">
        <w:rPr>
          <w:highlight w:val="white"/>
        </w:rPr>
        <w:t xml:space="preserve">          }</w:t>
      </w:r>
    </w:p>
    <w:p w14:paraId="1F09AFA9" w14:textId="77777777" w:rsidR="009F7A62" w:rsidRPr="00903DBA" w:rsidRDefault="009F7A62" w:rsidP="00013F62">
      <w:pPr>
        <w:pStyle w:val="Code"/>
        <w:rPr>
          <w:highlight w:val="white"/>
        </w:rPr>
      </w:pPr>
      <w:r w:rsidRPr="00903DBA">
        <w:rPr>
          <w:highlight w:val="white"/>
        </w:rPr>
        <w:t xml:space="preserve">          else if (text[index] != '\0') {</w:t>
      </w:r>
    </w:p>
    <w:p w14:paraId="51A49D9E" w14:textId="77777777" w:rsidR="009F7A62" w:rsidRPr="00903DBA" w:rsidRDefault="009F7A62" w:rsidP="00013F62">
      <w:pPr>
        <w:pStyle w:val="Code"/>
        <w:rPr>
          <w:highlight w:val="white"/>
        </w:rPr>
      </w:pPr>
      <w:r w:rsidRPr="00903DBA">
        <w:rPr>
          <w:highlight w:val="white"/>
        </w:rPr>
        <w:t xml:space="preserve">            int asciiValue = (int) text[index];</w:t>
      </w:r>
    </w:p>
    <w:p w14:paraId="333F8B38" w14:textId="77777777" w:rsidR="009F7A62" w:rsidRPr="00903DBA" w:rsidRDefault="009F7A62" w:rsidP="00013F62">
      <w:pPr>
        <w:pStyle w:val="Code"/>
        <w:rPr>
          <w:highlight w:val="white"/>
        </w:rPr>
      </w:pPr>
      <w:r w:rsidRPr="00903DBA">
        <w:rPr>
          <w:highlight w:val="white"/>
        </w:rPr>
        <w:t xml:space="preserve">            char hex1 = "0123456789ABCDEF"[asciiValue / 16],</w:t>
      </w:r>
    </w:p>
    <w:p w14:paraId="27CCAE80" w14:textId="77777777" w:rsidR="009F7A62" w:rsidRPr="00903DBA" w:rsidRDefault="009F7A62" w:rsidP="00013F62">
      <w:pPr>
        <w:pStyle w:val="Code"/>
        <w:rPr>
          <w:highlight w:val="white"/>
        </w:rPr>
      </w:pPr>
      <w:r w:rsidRPr="00903DBA">
        <w:rPr>
          <w:highlight w:val="white"/>
        </w:rPr>
        <w:t xml:space="preserve">                 hex2 = "0123456789ABCDEF"[asciiValue % 16];</w:t>
      </w:r>
    </w:p>
    <w:p w14:paraId="724F1F17" w14:textId="77777777" w:rsidR="009F7A62" w:rsidRPr="00903DBA" w:rsidRDefault="009F7A62" w:rsidP="009F7A62">
      <w:pPr>
        <w:pStyle w:val="Code"/>
        <w:rPr>
          <w:highlight w:val="white"/>
        </w:rPr>
      </w:pPr>
      <w:r w:rsidRPr="00903DBA">
        <w:rPr>
          <w:highlight w:val="white"/>
        </w:rPr>
        <w:t xml:space="preserve">            buffer.Append(hex1.ToString() + hex2.ToString());</w:t>
      </w:r>
    </w:p>
    <w:p w14:paraId="6068B734" w14:textId="77777777" w:rsidR="009F7A62" w:rsidRPr="00903DBA" w:rsidRDefault="009F7A62" w:rsidP="009F7A62">
      <w:pPr>
        <w:pStyle w:val="Code"/>
        <w:rPr>
          <w:highlight w:val="white"/>
        </w:rPr>
      </w:pPr>
      <w:r w:rsidRPr="00903DBA">
        <w:rPr>
          <w:highlight w:val="white"/>
        </w:rPr>
        <w:t xml:space="preserve">          }</w:t>
      </w:r>
    </w:p>
    <w:p w14:paraId="2C493DDA" w14:textId="77777777" w:rsidR="009F7A62" w:rsidRPr="00903DBA" w:rsidRDefault="009F7A62" w:rsidP="009F7A62">
      <w:pPr>
        <w:pStyle w:val="Code"/>
        <w:rPr>
          <w:highlight w:val="white"/>
        </w:rPr>
      </w:pPr>
      <w:r w:rsidRPr="00903DBA">
        <w:rPr>
          <w:highlight w:val="white"/>
        </w:rPr>
        <w:t xml:space="preserve">        }</w:t>
      </w:r>
    </w:p>
    <w:p w14:paraId="10D6A69F" w14:textId="77777777" w:rsidR="009F7A62" w:rsidRPr="00903DBA" w:rsidRDefault="009F7A62" w:rsidP="009F7A62">
      <w:pPr>
        <w:pStyle w:val="Code"/>
        <w:rPr>
          <w:highlight w:val="white"/>
        </w:rPr>
      </w:pPr>
    </w:p>
    <w:p w14:paraId="15C2CDBF" w14:textId="77777777" w:rsidR="009F7A62" w:rsidRPr="00903DBA" w:rsidRDefault="009F7A62" w:rsidP="009F7A62">
      <w:pPr>
        <w:pStyle w:val="Code"/>
        <w:rPr>
          <w:highlight w:val="white"/>
        </w:rPr>
      </w:pPr>
      <w:r w:rsidRPr="00903DBA">
        <w:rPr>
          <w:highlight w:val="white"/>
        </w:rPr>
        <w:t xml:space="preserve">        return "string_" + buffer.ToString() + Symbol.NumberId;</w:t>
      </w:r>
    </w:p>
    <w:p w14:paraId="6D5BE3C3" w14:textId="77777777" w:rsidR="009F7A62" w:rsidRPr="00903DBA" w:rsidRDefault="009F7A62" w:rsidP="009F7A62">
      <w:pPr>
        <w:pStyle w:val="Code"/>
        <w:rPr>
          <w:highlight w:val="white"/>
        </w:rPr>
      </w:pPr>
      <w:r w:rsidRPr="00903DBA">
        <w:rPr>
          <w:highlight w:val="white"/>
        </w:rPr>
        <w:t xml:space="preserve">      }</w:t>
      </w:r>
    </w:p>
    <w:p w14:paraId="793DA5B3" w14:textId="77777777" w:rsidR="009F7A62" w:rsidRPr="00903DBA" w:rsidRDefault="009F7A62" w:rsidP="009F7A62">
      <w:pPr>
        <w:pStyle w:val="Code"/>
        <w:rPr>
          <w:highlight w:val="white"/>
        </w:rPr>
      </w:pPr>
      <w:r w:rsidRPr="00903DBA">
        <w:rPr>
          <w:highlight w:val="white"/>
        </w:rPr>
        <w:t xml:space="preserve">      else if (value is StaticAddress) {</w:t>
      </w:r>
    </w:p>
    <w:p w14:paraId="4D0AB997" w14:textId="77777777" w:rsidR="009F7A62" w:rsidRPr="00903DBA" w:rsidRDefault="009F7A62" w:rsidP="009F7A62">
      <w:pPr>
        <w:pStyle w:val="Code"/>
        <w:rPr>
          <w:highlight w:val="white"/>
        </w:rPr>
      </w:pPr>
      <w:r w:rsidRPr="00903DBA">
        <w:rPr>
          <w:highlight w:val="white"/>
        </w:rPr>
        <w:t xml:space="preserve">        StaticAddress staticAddress = (StaticAddress) value;</w:t>
      </w:r>
    </w:p>
    <w:p w14:paraId="7C4E037D" w14:textId="77777777" w:rsidR="00013F62" w:rsidRPr="00903DBA" w:rsidRDefault="009F7A62" w:rsidP="009F7A62">
      <w:pPr>
        <w:pStyle w:val="Code"/>
        <w:rPr>
          <w:highlight w:val="white"/>
        </w:rPr>
      </w:pPr>
      <w:r w:rsidRPr="00903DBA">
        <w:rPr>
          <w:highlight w:val="white"/>
        </w:rPr>
        <w:t xml:space="preserve">        return "staticaddress" + Symbol.SeparatorId + staticAddress.UniqueName</w:t>
      </w:r>
    </w:p>
    <w:p w14:paraId="2A215199" w14:textId="742C9989" w:rsidR="009F7A62" w:rsidRPr="00903DBA" w:rsidRDefault="00013F62" w:rsidP="009F7A62">
      <w:pPr>
        <w:pStyle w:val="Code"/>
        <w:rPr>
          <w:highlight w:val="white"/>
        </w:rPr>
      </w:pPr>
      <w:r w:rsidRPr="00903DBA">
        <w:rPr>
          <w:highlight w:val="white"/>
        </w:rPr>
        <w:lastRenderedPageBreak/>
        <w:t xml:space="preserve">              </w:t>
      </w:r>
      <w:r w:rsidR="009F7A62" w:rsidRPr="00903DBA">
        <w:rPr>
          <w:highlight w:val="white"/>
        </w:rPr>
        <w:t xml:space="preserve"> +</w:t>
      </w:r>
      <w:r w:rsidRPr="00903DBA">
        <w:rPr>
          <w:highlight w:val="white"/>
        </w:rPr>
        <w:t xml:space="preserve"> </w:t>
      </w:r>
      <w:r w:rsidR="009F7A62" w:rsidRPr="00903DBA">
        <w:rPr>
          <w:highlight w:val="white"/>
        </w:rPr>
        <w:t>Symbol.SeparatorId + staticAddress.Offset + Symbol.NumberId;</w:t>
      </w:r>
    </w:p>
    <w:p w14:paraId="5B4415D9" w14:textId="77777777" w:rsidR="009F7A62" w:rsidRPr="00903DBA" w:rsidRDefault="009F7A62" w:rsidP="009F7A62">
      <w:pPr>
        <w:pStyle w:val="Code"/>
        <w:rPr>
          <w:highlight w:val="white"/>
        </w:rPr>
      </w:pPr>
      <w:r w:rsidRPr="00903DBA">
        <w:rPr>
          <w:highlight w:val="white"/>
        </w:rPr>
        <w:t xml:space="preserve">      }</w:t>
      </w:r>
    </w:p>
    <w:p w14:paraId="5E0719AB" w14:textId="77777777" w:rsidR="009F7A62" w:rsidRPr="00903DBA" w:rsidRDefault="009F7A62" w:rsidP="009F7A62">
      <w:pPr>
        <w:pStyle w:val="Code"/>
        <w:rPr>
          <w:highlight w:val="white"/>
        </w:rPr>
      </w:pPr>
      <w:r w:rsidRPr="00903DBA">
        <w:rPr>
          <w:highlight w:val="white"/>
        </w:rPr>
        <w:t xml:space="preserve">      else if (type.IsArray()) {</w:t>
      </w:r>
    </w:p>
    <w:p w14:paraId="65EA08B0" w14:textId="77777777" w:rsidR="004D13ED" w:rsidRPr="00903DBA" w:rsidRDefault="004D13ED" w:rsidP="004D13ED">
      <w:pPr>
        <w:pStyle w:val="Code"/>
        <w:rPr>
          <w:highlight w:val="white"/>
        </w:rPr>
      </w:pPr>
      <w:r w:rsidRPr="00903DBA">
        <w:rPr>
          <w:highlight w:val="white"/>
        </w:rPr>
        <w:t xml:space="preserve">        return "Array_" + value.ToString() + Symbol.NumberId;</w:t>
      </w:r>
    </w:p>
    <w:p w14:paraId="6ADACEFB" w14:textId="3271DDE3" w:rsidR="009F7A62" w:rsidRPr="00903DBA" w:rsidRDefault="004D13ED" w:rsidP="004D13ED">
      <w:pPr>
        <w:pStyle w:val="Code"/>
        <w:rPr>
          <w:highlight w:val="white"/>
        </w:rPr>
      </w:pPr>
      <w:r w:rsidRPr="00903DBA">
        <w:rPr>
          <w:highlight w:val="white"/>
        </w:rPr>
        <w:t xml:space="preserve">      </w:t>
      </w:r>
      <w:r w:rsidR="009F7A62" w:rsidRPr="00903DBA">
        <w:rPr>
          <w:highlight w:val="white"/>
        </w:rPr>
        <w:t>}</w:t>
      </w:r>
    </w:p>
    <w:p w14:paraId="67435051" w14:textId="77777777" w:rsidR="009F7A62" w:rsidRPr="00903DBA" w:rsidRDefault="009F7A62" w:rsidP="009F7A62">
      <w:pPr>
        <w:pStyle w:val="Code"/>
        <w:rPr>
          <w:highlight w:val="white"/>
        </w:rPr>
      </w:pPr>
      <w:r w:rsidRPr="00903DBA">
        <w:rPr>
          <w:highlight w:val="white"/>
        </w:rPr>
        <w:t xml:space="preserve">      else if (type.IsFloating()) {</w:t>
      </w:r>
    </w:p>
    <w:p w14:paraId="3A1E7CE5" w14:textId="77777777" w:rsidR="00013F62" w:rsidRPr="00903DBA" w:rsidRDefault="009F7A62" w:rsidP="009F7A62">
      <w:pPr>
        <w:pStyle w:val="Code"/>
        <w:rPr>
          <w:highlight w:val="white"/>
        </w:rPr>
      </w:pPr>
      <w:r w:rsidRPr="00903DBA">
        <w:rPr>
          <w:highlight w:val="white"/>
        </w:rPr>
        <w:t xml:space="preserve">        return "float" + type.Size().ToString() + Symbol.SeparatorId +</w:t>
      </w:r>
    </w:p>
    <w:p w14:paraId="1C6D2B3D" w14:textId="7F1D2119"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value.ToString().Replace("-", "minus") + Symbol.NumberId;</w:t>
      </w:r>
    </w:p>
    <w:p w14:paraId="232087A6" w14:textId="77777777" w:rsidR="009F7A62" w:rsidRPr="00903DBA" w:rsidRDefault="009F7A62" w:rsidP="009F7A62">
      <w:pPr>
        <w:pStyle w:val="Code"/>
        <w:rPr>
          <w:highlight w:val="white"/>
        </w:rPr>
      </w:pPr>
      <w:r w:rsidRPr="00903DBA">
        <w:rPr>
          <w:highlight w:val="white"/>
        </w:rPr>
        <w:t xml:space="preserve">      }</w:t>
      </w:r>
    </w:p>
    <w:p w14:paraId="32009F88" w14:textId="77777777" w:rsidR="009F7A62" w:rsidRPr="00903DBA" w:rsidRDefault="009F7A62" w:rsidP="009F7A62">
      <w:pPr>
        <w:pStyle w:val="Code"/>
        <w:rPr>
          <w:highlight w:val="white"/>
        </w:rPr>
      </w:pPr>
      <w:r w:rsidRPr="00903DBA">
        <w:rPr>
          <w:highlight w:val="white"/>
        </w:rPr>
        <w:t xml:space="preserve">      else if (type.IsLogical()) {</w:t>
      </w:r>
    </w:p>
    <w:p w14:paraId="5844EAFA" w14:textId="77777777" w:rsidR="00013F62" w:rsidRPr="00903DBA" w:rsidRDefault="009F7A62" w:rsidP="009F7A62">
      <w:pPr>
        <w:pStyle w:val="Code"/>
        <w:rPr>
          <w:highlight w:val="white"/>
        </w:rPr>
      </w:pPr>
      <w:r w:rsidRPr="00903DBA">
        <w:rPr>
          <w:highlight w:val="white"/>
        </w:rPr>
        <w:t xml:space="preserve">        return "int" + type.Size().ToString() + Symbol.SeparatorId +</w:t>
      </w:r>
    </w:p>
    <w:p w14:paraId="5CF4EF09" w14:textId="5B6490F5" w:rsidR="009F7A62" w:rsidRPr="00903DBA" w:rsidRDefault="00013F62" w:rsidP="009F7A62">
      <w:pPr>
        <w:pStyle w:val="Code"/>
        <w:rPr>
          <w:highlight w:val="white"/>
        </w:rPr>
      </w:pPr>
      <w:r w:rsidRPr="00903DBA">
        <w:rPr>
          <w:highlight w:val="white"/>
        </w:rPr>
        <w:t xml:space="preserve">              </w:t>
      </w:r>
      <w:r w:rsidR="009F7A62" w:rsidRPr="00903DBA">
        <w:rPr>
          <w:highlight w:val="white"/>
        </w:rPr>
        <w:t xml:space="preserve"> value.ToString().Replace("-", "minus") + Symbol.NumberId;</w:t>
      </w:r>
    </w:p>
    <w:p w14:paraId="3B8302D0" w14:textId="77777777" w:rsidR="009F7A62" w:rsidRPr="00903DBA" w:rsidRDefault="009F7A62" w:rsidP="009F7A62">
      <w:pPr>
        <w:pStyle w:val="Code"/>
        <w:rPr>
          <w:highlight w:val="white"/>
        </w:rPr>
      </w:pPr>
      <w:r w:rsidRPr="00903DBA">
        <w:rPr>
          <w:highlight w:val="white"/>
        </w:rPr>
        <w:t xml:space="preserve">      }</w:t>
      </w:r>
    </w:p>
    <w:p w14:paraId="2C0FB789" w14:textId="77777777" w:rsidR="009F7A62" w:rsidRPr="00903DBA" w:rsidRDefault="009F7A62" w:rsidP="009F7A62">
      <w:pPr>
        <w:pStyle w:val="Code"/>
        <w:rPr>
          <w:highlight w:val="white"/>
        </w:rPr>
      </w:pPr>
      <w:r w:rsidRPr="00903DBA">
        <w:rPr>
          <w:highlight w:val="white"/>
        </w:rPr>
        <w:t xml:space="preserve">      else {</w:t>
      </w:r>
    </w:p>
    <w:p w14:paraId="54B73AA3" w14:textId="77777777" w:rsidR="00013F62" w:rsidRPr="00903DBA" w:rsidRDefault="009F7A62" w:rsidP="009F7A62">
      <w:pPr>
        <w:pStyle w:val="Code"/>
        <w:rPr>
          <w:highlight w:val="white"/>
        </w:rPr>
      </w:pPr>
      <w:r w:rsidRPr="00903DBA">
        <w:rPr>
          <w:highlight w:val="white"/>
        </w:rPr>
        <w:t xml:space="preserve">        return "int" + type.Size().ToString() + Symbol.SeparatorId +</w:t>
      </w:r>
    </w:p>
    <w:p w14:paraId="7200D1AB" w14:textId="5F5419A1" w:rsidR="009F7A62" w:rsidRPr="00903DBA" w:rsidRDefault="00013F62" w:rsidP="009F7A62">
      <w:pPr>
        <w:pStyle w:val="Code"/>
        <w:rPr>
          <w:highlight w:val="white"/>
        </w:rPr>
      </w:pPr>
      <w:r w:rsidRPr="00903DBA">
        <w:rPr>
          <w:highlight w:val="white"/>
        </w:rPr>
        <w:t xml:space="preserve">               </w:t>
      </w:r>
      <w:r w:rsidR="009F7A62" w:rsidRPr="00903DBA">
        <w:rPr>
          <w:highlight w:val="white"/>
        </w:rPr>
        <w:t>value.ToString().Replace("-", "minus") + Symbol.NumberId;</w:t>
      </w:r>
    </w:p>
    <w:p w14:paraId="2478713A" w14:textId="77777777" w:rsidR="009F7A62" w:rsidRPr="00903DBA" w:rsidRDefault="009F7A62" w:rsidP="009F7A62">
      <w:pPr>
        <w:pStyle w:val="Code"/>
        <w:rPr>
          <w:highlight w:val="white"/>
        </w:rPr>
      </w:pPr>
      <w:r w:rsidRPr="00903DBA">
        <w:rPr>
          <w:highlight w:val="white"/>
        </w:rPr>
        <w:t xml:space="preserve">      }</w:t>
      </w:r>
    </w:p>
    <w:p w14:paraId="3B9C8B52" w14:textId="77777777" w:rsidR="009F7A62" w:rsidRPr="00903DBA" w:rsidRDefault="009F7A62" w:rsidP="009F7A62">
      <w:pPr>
        <w:pStyle w:val="Code"/>
        <w:rPr>
          <w:highlight w:val="white"/>
        </w:rPr>
      </w:pPr>
      <w:r w:rsidRPr="00903DBA">
        <w:rPr>
          <w:highlight w:val="white"/>
        </w:rPr>
        <w:t xml:space="preserve">    }</w:t>
      </w:r>
    </w:p>
    <w:p w14:paraId="7F99AD0A" w14:textId="77777777" w:rsidR="009F7A62" w:rsidRPr="00903DBA" w:rsidRDefault="009F7A62" w:rsidP="009F7A62">
      <w:pPr>
        <w:pStyle w:val="Code"/>
        <w:rPr>
          <w:highlight w:val="white"/>
        </w:rPr>
      </w:pPr>
    </w:p>
    <w:p w14:paraId="45905A2F" w14:textId="77777777" w:rsidR="009F7A62" w:rsidRPr="00903DBA" w:rsidRDefault="009F7A62" w:rsidP="009F7A62">
      <w:pPr>
        <w:pStyle w:val="Code"/>
        <w:rPr>
          <w:highlight w:val="white"/>
        </w:rPr>
      </w:pPr>
      <w:r w:rsidRPr="00903DBA">
        <w:rPr>
          <w:highlight w:val="white"/>
        </w:rPr>
        <w:t xml:space="preserve">    public string Name {</w:t>
      </w:r>
    </w:p>
    <w:p w14:paraId="4DE09929" w14:textId="77777777" w:rsidR="009F7A62" w:rsidRPr="00903DBA" w:rsidRDefault="009F7A62" w:rsidP="009F7A62">
      <w:pPr>
        <w:pStyle w:val="Code"/>
        <w:rPr>
          <w:highlight w:val="white"/>
        </w:rPr>
      </w:pPr>
      <w:r w:rsidRPr="00903DBA">
        <w:rPr>
          <w:highlight w:val="white"/>
        </w:rPr>
        <w:t xml:space="preserve">      get { return m_name; }</w:t>
      </w:r>
    </w:p>
    <w:p w14:paraId="3C609CCD" w14:textId="77777777" w:rsidR="009F7A62" w:rsidRPr="00903DBA" w:rsidRDefault="009F7A62" w:rsidP="009F7A62">
      <w:pPr>
        <w:pStyle w:val="Code"/>
        <w:rPr>
          <w:highlight w:val="white"/>
        </w:rPr>
      </w:pPr>
      <w:r w:rsidRPr="00903DBA">
        <w:rPr>
          <w:highlight w:val="white"/>
        </w:rPr>
        <w:t xml:space="preserve">      set { m_name = value; }</w:t>
      </w:r>
    </w:p>
    <w:p w14:paraId="616C3552" w14:textId="77777777" w:rsidR="009F7A62" w:rsidRPr="00903DBA" w:rsidRDefault="009F7A62" w:rsidP="009F7A62">
      <w:pPr>
        <w:pStyle w:val="Code"/>
        <w:rPr>
          <w:highlight w:val="white"/>
        </w:rPr>
      </w:pPr>
      <w:r w:rsidRPr="00903DBA">
        <w:rPr>
          <w:highlight w:val="white"/>
        </w:rPr>
        <w:t xml:space="preserve">    }</w:t>
      </w:r>
    </w:p>
    <w:p w14:paraId="0F466442" w14:textId="77777777" w:rsidR="009F7A62" w:rsidRPr="00903DBA" w:rsidRDefault="009F7A62" w:rsidP="009F7A62">
      <w:pPr>
        <w:pStyle w:val="Code"/>
        <w:rPr>
          <w:highlight w:val="white"/>
        </w:rPr>
      </w:pPr>
    </w:p>
    <w:p w14:paraId="1A80E6CF" w14:textId="77777777" w:rsidR="009F7A62" w:rsidRPr="00903DBA" w:rsidRDefault="009F7A62" w:rsidP="009F7A62">
      <w:pPr>
        <w:pStyle w:val="Code"/>
        <w:rPr>
          <w:highlight w:val="white"/>
        </w:rPr>
      </w:pPr>
      <w:r w:rsidRPr="00903DBA">
        <w:rPr>
          <w:highlight w:val="white"/>
        </w:rPr>
        <w:t xml:space="preserve">    public string UniqueName {</w:t>
      </w:r>
    </w:p>
    <w:p w14:paraId="5E235AD4" w14:textId="77777777" w:rsidR="009F7A62" w:rsidRPr="00903DBA" w:rsidRDefault="009F7A62" w:rsidP="009F7A62">
      <w:pPr>
        <w:pStyle w:val="Code"/>
        <w:rPr>
          <w:highlight w:val="white"/>
        </w:rPr>
      </w:pPr>
      <w:r w:rsidRPr="00903DBA">
        <w:rPr>
          <w:highlight w:val="white"/>
        </w:rPr>
        <w:t xml:space="preserve">      get { return m_uniqueName; }</w:t>
      </w:r>
    </w:p>
    <w:p w14:paraId="0D6069BC" w14:textId="77777777" w:rsidR="009F7A62" w:rsidRPr="00903DBA" w:rsidRDefault="009F7A62" w:rsidP="009F7A62">
      <w:pPr>
        <w:pStyle w:val="Code"/>
        <w:rPr>
          <w:highlight w:val="white"/>
        </w:rPr>
      </w:pPr>
      <w:r w:rsidRPr="00903DBA">
        <w:rPr>
          <w:highlight w:val="white"/>
        </w:rPr>
        <w:t xml:space="preserve">      set { m_uniqueName = value; }</w:t>
      </w:r>
    </w:p>
    <w:p w14:paraId="46C5084B" w14:textId="77777777" w:rsidR="009F7A62" w:rsidRPr="00903DBA" w:rsidRDefault="009F7A62" w:rsidP="009F7A62">
      <w:pPr>
        <w:pStyle w:val="Code"/>
        <w:rPr>
          <w:highlight w:val="white"/>
        </w:rPr>
      </w:pPr>
      <w:r w:rsidRPr="00903DBA">
        <w:rPr>
          <w:highlight w:val="white"/>
        </w:rPr>
        <w:t xml:space="preserve">    }</w:t>
      </w:r>
    </w:p>
    <w:p w14:paraId="0FDC0B87" w14:textId="77777777" w:rsidR="009F7A62" w:rsidRPr="00903DBA" w:rsidRDefault="009F7A62" w:rsidP="009F7A62">
      <w:pPr>
        <w:pStyle w:val="Code"/>
        <w:rPr>
          <w:highlight w:val="white"/>
        </w:rPr>
      </w:pPr>
    </w:p>
    <w:p w14:paraId="07B2EB33" w14:textId="77777777" w:rsidR="009F7A62" w:rsidRPr="00903DBA" w:rsidRDefault="009F7A62" w:rsidP="009F7A62">
      <w:pPr>
        <w:pStyle w:val="Code"/>
        <w:rPr>
          <w:highlight w:val="white"/>
        </w:rPr>
      </w:pPr>
      <w:r w:rsidRPr="00903DBA">
        <w:rPr>
          <w:highlight w:val="white"/>
        </w:rPr>
        <w:t xml:space="preserve">    public bool ExternalLinkage {</w:t>
      </w:r>
    </w:p>
    <w:p w14:paraId="75F5BCFF" w14:textId="77777777" w:rsidR="009F7A62" w:rsidRPr="00903DBA" w:rsidRDefault="009F7A62" w:rsidP="009F7A62">
      <w:pPr>
        <w:pStyle w:val="Code"/>
        <w:rPr>
          <w:highlight w:val="white"/>
        </w:rPr>
      </w:pPr>
      <w:r w:rsidRPr="00903DBA">
        <w:rPr>
          <w:highlight w:val="white"/>
        </w:rPr>
        <w:t xml:space="preserve">      get { return m_externalLinkage; }</w:t>
      </w:r>
    </w:p>
    <w:p w14:paraId="6F6068B0" w14:textId="77777777" w:rsidR="009F7A62" w:rsidRPr="00903DBA" w:rsidRDefault="009F7A62" w:rsidP="009F7A62">
      <w:pPr>
        <w:pStyle w:val="Code"/>
        <w:rPr>
          <w:highlight w:val="white"/>
        </w:rPr>
      </w:pPr>
      <w:r w:rsidRPr="00903DBA">
        <w:rPr>
          <w:highlight w:val="white"/>
        </w:rPr>
        <w:t xml:space="preserve">    }</w:t>
      </w:r>
    </w:p>
    <w:p w14:paraId="609D110F" w14:textId="68FB381E" w:rsidR="009F7A62" w:rsidRPr="00903DBA" w:rsidRDefault="009F7A62" w:rsidP="00EE197F">
      <w:pPr>
        <w:pStyle w:val="Code"/>
        <w:rPr>
          <w:highlight w:val="white"/>
        </w:rPr>
      </w:pPr>
    </w:p>
    <w:p w14:paraId="1AED94D0" w14:textId="77777777" w:rsidR="00EE197F" w:rsidRPr="00903DBA" w:rsidRDefault="00EE197F" w:rsidP="00EE197F">
      <w:pPr>
        <w:pStyle w:val="Code"/>
        <w:rPr>
          <w:highlight w:val="white"/>
        </w:rPr>
      </w:pPr>
      <w:r w:rsidRPr="00903DBA">
        <w:rPr>
          <w:highlight w:val="white"/>
        </w:rPr>
        <w:t xml:space="preserve">    public bool FunctionDefinition {</w:t>
      </w:r>
    </w:p>
    <w:p w14:paraId="2772A690" w14:textId="77777777" w:rsidR="00EE197F" w:rsidRPr="00903DBA" w:rsidRDefault="00EE197F" w:rsidP="00EE197F">
      <w:pPr>
        <w:pStyle w:val="Code"/>
        <w:rPr>
          <w:highlight w:val="white"/>
        </w:rPr>
      </w:pPr>
      <w:r w:rsidRPr="00903DBA">
        <w:rPr>
          <w:highlight w:val="white"/>
        </w:rPr>
        <w:t xml:space="preserve">      get { return m_functionDefinition; }</w:t>
      </w:r>
    </w:p>
    <w:p w14:paraId="746CA239" w14:textId="77777777" w:rsidR="00EE197F" w:rsidRPr="00903DBA" w:rsidRDefault="00EE197F" w:rsidP="00EE197F">
      <w:pPr>
        <w:pStyle w:val="Code"/>
        <w:rPr>
          <w:highlight w:val="white"/>
        </w:rPr>
      </w:pPr>
      <w:r w:rsidRPr="00903DBA">
        <w:rPr>
          <w:highlight w:val="white"/>
        </w:rPr>
        <w:t xml:space="preserve">      set { m_functionDefinition = value; }</w:t>
      </w:r>
    </w:p>
    <w:p w14:paraId="06986297" w14:textId="77777777" w:rsidR="00EE197F" w:rsidRPr="00903DBA" w:rsidRDefault="00EE197F" w:rsidP="00EE197F">
      <w:pPr>
        <w:pStyle w:val="Code"/>
        <w:rPr>
          <w:highlight w:val="white"/>
        </w:rPr>
      </w:pPr>
      <w:r w:rsidRPr="00903DBA">
        <w:rPr>
          <w:highlight w:val="white"/>
        </w:rPr>
        <w:t xml:space="preserve">    }</w:t>
      </w:r>
    </w:p>
    <w:p w14:paraId="08A4D023" w14:textId="77777777" w:rsidR="00EE197F" w:rsidRPr="00903DBA" w:rsidRDefault="00EE197F" w:rsidP="00EE197F">
      <w:pPr>
        <w:pStyle w:val="Code"/>
        <w:rPr>
          <w:highlight w:val="white"/>
        </w:rPr>
      </w:pPr>
    </w:p>
    <w:p w14:paraId="04A466A9" w14:textId="77777777" w:rsidR="009F7A62" w:rsidRPr="00903DBA" w:rsidRDefault="009F7A62" w:rsidP="009F7A62">
      <w:pPr>
        <w:pStyle w:val="Code"/>
        <w:rPr>
          <w:highlight w:val="white"/>
        </w:rPr>
      </w:pPr>
      <w:r w:rsidRPr="00903DBA">
        <w:rPr>
          <w:highlight w:val="white"/>
        </w:rPr>
        <w:t xml:space="preserve">    public Storage Storage {</w:t>
      </w:r>
    </w:p>
    <w:p w14:paraId="32031EB0" w14:textId="77777777" w:rsidR="009F7A62" w:rsidRPr="00903DBA" w:rsidRDefault="009F7A62" w:rsidP="009F7A62">
      <w:pPr>
        <w:pStyle w:val="Code"/>
        <w:rPr>
          <w:highlight w:val="white"/>
        </w:rPr>
      </w:pPr>
      <w:r w:rsidRPr="00903DBA">
        <w:rPr>
          <w:highlight w:val="white"/>
        </w:rPr>
        <w:t xml:space="preserve">      get { return m_storage; }</w:t>
      </w:r>
    </w:p>
    <w:p w14:paraId="3CBD0FBE" w14:textId="77777777" w:rsidR="009F7A62" w:rsidRPr="00903DBA" w:rsidRDefault="009F7A62" w:rsidP="009F7A62">
      <w:pPr>
        <w:pStyle w:val="Code"/>
        <w:rPr>
          <w:highlight w:val="white"/>
        </w:rPr>
      </w:pPr>
      <w:r w:rsidRPr="00903DBA">
        <w:rPr>
          <w:highlight w:val="white"/>
        </w:rPr>
        <w:t xml:space="preserve">      set { m_storage = value; }</w:t>
      </w:r>
    </w:p>
    <w:p w14:paraId="3C11C2A4" w14:textId="77777777" w:rsidR="009F7A62" w:rsidRPr="00903DBA" w:rsidRDefault="009F7A62" w:rsidP="009F7A62">
      <w:pPr>
        <w:pStyle w:val="Code"/>
        <w:rPr>
          <w:highlight w:val="white"/>
        </w:rPr>
      </w:pPr>
      <w:r w:rsidRPr="00903DBA">
        <w:rPr>
          <w:highlight w:val="white"/>
        </w:rPr>
        <w:t xml:space="preserve">    }</w:t>
      </w:r>
    </w:p>
    <w:p w14:paraId="1064E685" w14:textId="77777777" w:rsidR="009F7A62" w:rsidRPr="00903DBA" w:rsidRDefault="009F7A62" w:rsidP="009F7A62">
      <w:pPr>
        <w:pStyle w:val="Code"/>
        <w:rPr>
          <w:highlight w:val="white"/>
        </w:rPr>
      </w:pPr>
    </w:p>
    <w:p w14:paraId="09EC4719" w14:textId="77777777" w:rsidR="009F7A62" w:rsidRPr="00903DBA" w:rsidRDefault="009F7A62" w:rsidP="009F7A62">
      <w:pPr>
        <w:pStyle w:val="Code"/>
        <w:rPr>
          <w:highlight w:val="white"/>
        </w:rPr>
      </w:pPr>
      <w:r w:rsidRPr="00903DBA">
        <w:rPr>
          <w:highlight w:val="white"/>
        </w:rPr>
        <w:t xml:space="preserve">    public Type Type {</w:t>
      </w:r>
    </w:p>
    <w:p w14:paraId="48704833" w14:textId="77777777" w:rsidR="009F7A62" w:rsidRPr="00903DBA" w:rsidRDefault="009F7A62" w:rsidP="009F7A62">
      <w:pPr>
        <w:pStyle w:val="Code"/>
        <w:rPr>
          <w:highlight w:val="white"/>
        </w:rPr>
      </w:pPr>
      <w:r w:rsidRPr="00903DBA">
        <w:rPr>
          <w:highlight w:val="white"/>
        </w:rPr>
        <w:t xml:space="preserve">      get { return m_type; }</w:t>
      </w:r>
    </w:p>
    <w:p w14:paraId="168E9642" w14:textId="77777777" w:rsidR="009F7A62" w:rsidRPr="00903DBA" w:rsidRDefault="009F7A62" w:rsidP="009F7A62">
      <w:pPr>
        <w:pStyle w:val="Code"/>
        <w:rPr>
          <w:highlight w:val="white"/>
        </w:rPr>
      </w:pPr>
      <w:r w:rsidRPr="00903DBA">
        <w:rPr>
          <w:highlight w:val="white"/>
        </w:rPr>
        <w:t xml:space="preserve">      set { m_type = value; }</w:t>
      </w:r>
    </w:p>
    <w:p w14:paraId="7727319F" w14:textId="77777777" w:rsidR="009F7A62" w:rsidRPr="00903DBA" w:rsidRDefault="009F7A62" w:rsidP="009F7A62">
      <w:pPr>
        <w:pStyle w:val="Code"/>
        <w:rPr>
          <w:highlight w:val="white"/>
        </w:rPr>
      </w:pPr>
      <w:r w:rsidRPr="00903DBA">
        <w:rPr>
          <w:highlight w:val="white"/>
        </w:rPr>
        <w:t xml:space="preserve">    }</w:t>
      </w:r>
    </w:p>
    <w:p w14:paraId="35A7A430" w14:textId="77777777" w:rsidR="009F7A62" w:rsidRPr="00903DBA" w:rsidRDefault="009F7A62" w:rsidP="009F7A62">
      <w:pPr>
        <w:pStyle w:val="Code"/>
        <w:rPr>
          <w:highlight w:val="white"/>
        </w:rPr>
      </w:pPr>
    </w:p>
    <w:p w14:paraId="7B528FFD" w14:textId="77777777" w:rsidR="009F7A62" w:rsidRPr="00903DBA" w:rsidRDefault="009F7A62" w:rsidP="009F7A62">
      <w:pPr>
        <w:pStyle w:val="Code"/>
        <w:rPr>
          <w:highlight w:val="white"/>
        </w:rPr>
      </w:pPr>
      <w:r w:rsidRPr="00903DBA">
        <w:rPr>
          <w:highlight w:val="white"/>
        </w:rPr>
        <w:t xml:space="preserve">    public int Offset {</w:t>
      </w:r>
    </w:p>
    <w:p w14:paraId="296AD2D9" w14:textId="1AA0587C" w:rsidR="009F7A62" w:rsidRPr="00903DBA" w:rsidRDefault="009F7A62" w:rsidP="009F7A62">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0227A514" w14:textId="0A5EAE1D" w:rsidR="009F7A62" w:rsidRPr="00903DBA" w:rsidRDefault="009F7A62" w:rsidP="009F7A62">
      <w:pPr>
        <w:pStyle w:val="Code"/>
        <w:rPr>
          <w:highlight w:val="white"/>
        </w:rPr>
      </w:pPr>
      <w:r w:rsidRPr="00903DBA">
        <w:rPr>
          <w:highlight w:val="white"/>
        </w:rPr>
        <w:t xml:space="preserve">      set { </w:t>
      </w:r>
      <w:r w:rsidR="00F26000" w:rsidRPr="00903DBA">
        <w:rPr>
          <w:highlight w:val="white"/>
        </w:rPr>
        <w:t>m_offset</w:t>
      </w:r>
      <w:r w:rsidRPr="00903DBA">
        <w:rPr>
          <w:highlight w:val="white"/>
        </w:rPr>
        <w:t xml:space="preserve"> = value; }</w:t>
      </w:r>
    </w:p>
    <w:p w14:paraId="45F4A65D" w14:textId="77777777" w:rsidR="009F7A62" w:rsidRPr="00903DBA" w:rsidRDefault="009F7A62" w:rsidP="009F7A62">
      <w:pPr>
        <w:pStyle w:val="Code"/>
        <w:rPr>
          <w:highlight w:val="white"/>
        </w:rPr>
      </w:pPr>
      <w:r w:rsidRPr="00903DBA">
        <w:rPr>
          <w:highlight w:val="white"/>
        </w:rPr>
        <w:t xml:space="preserve">    }</w:t>
      </w:r>
    </w:p>
    <w:p w14:paraId="559F1D2C" w14:textId="77777777" w:rsidR="009F7A62" w:rsidRPr="00903DBA" w:rsidRDefault="009F7A62" w:rsidP="009F7A62">
      <w:pPr>
        <w:pStyle w:val="Code"/>
        <w:rPr>
          <w:highlight w:val="white"/>
        </w:rPr>
      </w:pPr>
    </w:p>
    <w:p w14:paraId="542EF43B" w14:textId="77777777" w:rsidR="009F7A62" w:rsidRPr="00903DBA" w:rsidRDefault="009F7A62" w:rsidP="009F7A62">
      <w:pPr>
        <w:pStyle w:val="Code"/>
        <w:rPr>
          <w:highlight w:val="white"/>
        </w:rPr>
      </w:pPr>
      <w:r w:rsidRPr="00903DBA">
        <w:rPr>
          <w:highlight w:val="white"/>
        </w:rPr>
        <w:t xml:space="preserve">    public bool IsExtern() {</w:t>
      </w:r>
    </w:p>
    <w:p w14:paraId="285C4DB5" w14:textId="77777777" w:rsidR="009F7A62" w:rsidRPr="00903DBA" w:rsidRDefault="009F7A62" w:rsidP="009F7A62">
      <w:pPr>
        <w:pStyle w:val="Code"/>
        <w:rPr>
          <w:highlight w:val="white"/>
        </w:rPr>
      </w:pPr>
      <w:r w:rsidRPr="00903DBA">
        <w:rPr>
          <w:highlight w:val="white"/>
        </w:rPr>
        <w:t xml:space="preserve">      return (m_storage == Storage.Extern);</w:t>
      </w:r>
    </w:p>
    <w:p w14:paraId="781DDD29" w14:textId="77777777" w:rsidR="009F7A62" w:rsidRPr="00903DBA" w:rsidRDefault="009F7A62" w:rsidP="009F7A62">
      <w:pPr>
        <w:pStyle w:val="Code"/>
        <w:rPr>
          <w:highlight w:val="white"/>
        </w:rPr>
      </w:pPr>
      <w:r w:rsidRPr="00903DBA">
        <w:rPr>
          <w:highlight w:val="white"/>
        </w:rPr>
        <w:t xml:space="preserve">    }</w:t>
      </w:r>
    </w:p>
    <w:p w14:paraId="2CBA67E1" w14:textId="77777777" w:rsidR="009F7A62" w:rsidRPr="00903DBA" w:rsidRDefault="009F7A62" w:rsidP="009F7A62">
      <w:pPr>
        <w:pStyle w:val="Code"/>
        <w:rPr>
          <w:highlight w:val="white"/>
        </w:rPr>
      </w:pPr>
      <w:r w:rsidRPr="00903DBA">
        <w:rPr>
          <w:highlight w:val="white"/>
        </w:rPr>
        <w:t xml:space="preserve">  </w:t>
      </w:r>
    </w:p>
    <w:p w14:paraId="062FF17E" w14:textId="77777777" w:rsidR="009F7A62" w:rsidRPr="00903DBA" w:rsidRDefault="009F7A62" w:rsidP="009F7A62">
      <w:pPr>
        <w:pStyle w:val="Code"/>
        <w:rPr>
          <w:highlight w:val="white"/>
        </w:rPr>
      </w:pPr>
      <w:r w:rsidRPr="00903DBA">
        <w:rPr>
          <w:highlight w:val="white"/>
        </w:rPr>
        <w:lastRenderedPageBreak/>
        <w:t xml:space="preserve">    public bool IsStatic() {</w:t>
      </w:r>
    </w:p>
    <w:p w14:paraId="78501E93" w14:textId="77777777" w:rsidR="009F7A62" w:rsidRPr="00903DBA" w:rsidRDefault="009F7A62" w:rsidP="009F7A62">
      <w:pPr>
        <w:pStyle w:val="Code"/>
        <w:rPr>
          <w:highlight w:val="white"/>
        </w:rPr>
      </w:pPr>
      <w:r w:rsidRPr="00903DBA">
        <w:rPr>
          <w:highlight w:val="white"/>
        </w:rPr>
        <w:t xml:space="preserve">      return (m_storage == Storage.Static);</w:t>
      </w:r>
    </w:p>
    <w:p w14:paraId="34B1E943" w14:textId="77777777" w:rsidR="009F7A62" w:rsidRPr="00903DBA" w:rsidRDefault="009F7A62" w:rsidP="009F7A62">
      <w:pPr>
        <w:pStyle w:val="Code"/>
        <w:rPr>
          <w:highlight w:val="white"/>
        </w:rPr>
      </w:pPr>
      <w:r w:rsidRPr="00903DBA">
        <w:rPr>
          <w:highlight w:val="white"/>
        </w:rPr>
        <w:t xml:space="preserve">    }</w:t>
      </w:r>
    </w:p>
    <w:p w14:paraId="284E6C8F" w14:textId="77777777" w:rsidR="009F7A62" w:rsidRPr="00903DBA" w:rsidRDefault="009F7A62" w:rsidP="009F7A62">
      <w:pPr>
        <w:pStyle w:val="Code"/>
        <w:rPr>
          <w:highlight w:val="white"/>
        </w:rPr>
      </w:pPr>
      <w:r w:rsidRPr="00903DBA">
        <w:rPr>
          <w:highlight w:val="white"/>
        </w:rPr>
        <w:t xml:space="preserve">  </w:t>
      </w:r>
    </w:p>
    <w:p w14:paraId="63A76CC9" w14:textId="77777777" w:rsidR="009F7A62" w:rsidRPr="00903DBA" w:rsidRDefault="009F7A62" w:rsidP="009F7A62">
      <w:pPr>
        <w:pStyle w:val="Code"/>
        <w:rPr>
          <w:highlight w:val="white"/>
        </w:rPr>
      </w:pPr>
      <w:r w:rsidRPr="00903DBA">
        <w:rPr>
          <w:highlight w:val="white"/>
        </w:rPr>
        <w:t xml:space="preserve">    public bool IsExternOrStatic() {</w:t>
      </w:r>
    </w:p>
    <w:p w14:paraId="290535C2" w14:textId="77777777" w:rsidR="009F7A62" w:rsidRPr="00903DBA" w:rsidRDefault="009F7A62" w:rsidP="009F7A62">
      <w:pPr>
        <w:pStyle w:val="Code"/>
        <w:rPr>
          <w:highlight w:val="white"/>
        </w:rPr>
      </w:pPr>
      <w:r w:rsidRPr="00903DBA">
        <w:rPr>
          <w:highlight w:val="white"/>
        </w:rPr>
        <w:t xml:space="preserve">      return IsExtern() || IsStatic();</w:t>
      </w:r>
    </w:p>
    <w:p w14:paraId="47EC2C0B" w14:textId="77777777" w:rsidR="009F7A62" w:rsidRPr="00903DBA" w:rsidRDefault="009F7A62" w:rsidP="009F7A62">
      <w:pPr>
        <w:pStyle w:val="Code"/>
        <w:rPr>
          <w:highlight w:val="white"/>
        </w:rPr>
      </w:pPr>
      <w:r w:rsidRPr="00903DBA">
        <w:rPr>
          <w:highlight w:val="white"/>
        </w:rPr>
        <w:t xml:space="preserve">    }</w:t>
      </w:r>
    </w:p>
    <w:p w14:paraId="4A62704C" w14:textId="77777777" w:rsidR="009F7A62" w:rsidRPr="00903DBA" w:rsidRDefault="009F7A62" w:rsidP="009F7A62">
      <w:pPr>
        <w:pStyle w:val="Code"/>
        <w:rPr>
          <w:highlight w:val="white"/>
        </w:rPr>
      </w:pPr>
      <w:r w:rsidRPr="00903DBA">
        <w:rPr>
          <w:highlight w:val="white"/>
        </w:rPr>
        <w:t xml:space="preserve">  </w:t>
      </w:r>
    </w:p>
    <w:p w14:paraId="3D7AE655" w14:textId="77777777" w:rsidR="009F7A62" w:rsidRPr="00903DBA" w:rsidRDefault="009F7A62" w:rsidP="009F7A62">
      <w:pPr>
        <w:pStyle w:val="Code"/>
        <w:rPr>
          <w:highlight w:val="white"/>
        </w:rPr>
      </w:pPr>
      <w:r w:rsidRPr="00903DBA">
        <w:rPr>
          <w:highlight w:val="white"/>
        </w:rPr>
        <w:t xml:space="preserve">    public bool IsTypedef() {</w:t>
      </w:r>
    </w:p>
    <w:p w14:paraId="2EE312BD" w14:textId="77777777" w:rsidR="009F7A62" w:rsidRPr="00903DBA" w:rsidRDefault="009F7A62" w:rsidP="009F7A62">
      <w:pPr>
        <w:pStyle w:val="Code"/>
        <w:rPr>
          <w:highlight w:val="white"/>
        </w:rPr>
      </w:pPr>
      <w:r w:rsidRPr="00903DBA">
        <w:rPr>
          <w:highlight w:val="white"/>
        </w:rPr>
        <w:t xml:space="preserve">      return (m_storage == Storage.Typedef);</w:t>
      </w:r>
    </w:p>
    <w:p w14:paraId="5852978D" w14:textId="77777777" w:rsidR="009F7A62" w:rsidRPr="00903DBA" w:rsidRDefault="009F7A62" w:rsidP="009F7A62">
      <w:pPr>
        <w:pStyle w:val="Code"/>
        <w:rPr>
          <w:highlight w:val="white"/>
        </w:rPr>
      </w:pPr>
      <w:r w:rsidRPr="00903DBA">
        <w:rPr>
          <w:highlight w:val="white"/>
        </w:rPr>
        <w:t xml:space="preserve">    }</w:t>
      </w:r>
    </w:p>
    <w:p w14:paraId="738CF395" w14:textId="77777777" w:rsidR="009F7A62" w:rsidRPr="00903DBA" w:rsidRDefault="009F7A62" w:rsidP="009F7A62">
      <w:pPr>
        <w:pStyle w:val="Code"/>
        <w:rPr>
          <w:highlight w:val="white"/>
        </w:rPr>
      </w:pPr>
      <w:r w:rsidRPr="00903DBA">
        <w:rPr>
          <w:highlight w:val="white"/>
        </w:rPr>
        <w:t xml:space="preserve">  </w:t>
      </w:r>
    </w:p>
    <w:p w14:paraId="01698289" w14:textId="77777777" w:rsidR="009F7A62" w:rsidRPr="00903DBA" w:rsidRDefault="009F7A62" w:rsidP="009F7A62">
      <w:pPr>
        <w:pStyle w:val="Code"/>
        <w:rPr>
          <w:highlight w:val="white"/>
        </w:rPr>
      </w:pPr>
      <w:r w:rsidRPr="00903DBA">
        <w:rPr>
          <w:highlight w:val="white"/>
        </w:rPr>
        <w:t xml:space="preserve">    public bool IsAuto() {</w:t>
      </w:r>
    </w:p>
    <w:p w14:paraId="47C1685C" w14:textId="77777777" w:rsidR="009F7A62" w:rsidRPr="00903DBA" w:rsidRDefault="009F7A62" w:rsidP="009F7A62">
      <w:pPr>
        <w:pStyle w:val="Code"/>
        <w:rPr>
          <w:highlight w:val="white"/>
        </w:rPr>
      </w:pPr>
      <w:r w:rsidRPr="00903DBA">
        <w:rPr>
          <w:highlight w:val="white"/>
        </w:rPr>
        <w:t xml:space="preserve">      return (m_storage == Storage.Auto);</w:t>
      </w:r>
    </w:p>
    <w:p w14:paraId="61CD59CD" w14:textId="77777777" w:rsidR="009F7A62" w:rsidRPr="00903DBA" w:rsidRDefault="009F7A62" w:rsidP="009F7A62">
      <w:pPr>
        <w:pStyle w:val="Code"/>
        <w:rPr>
          <w:highlight w:val="white"/>
        </w:rPr>
      </w:pPr>
      <w:r w:rsidRPr="00903DBA">
        <w:rPr>
          <w:highlight w:val="white"/>
        </w:rPr>
        <w:t xml:space="preserve">    }</w:t>
      </w:r>
    </w:p>
    <w:p w14:paraId="1DFB049C" w14:textId="77777777" w:rsidR="009F7A62" w:rsidRPr="00903DBA" w:rsidRDefault="009F7A62" w:rsidP="009F7A62">
      <w:pPr>
        <w:pStyle w:val="Code"/>
        <w:rPr>
          <w:highlight w:val="white"/>
        </w:rPr>
      </w:pPr>
    </w:p>
    <w:p w14:paraId="41ECA72B" w14:textId="77777777" w:rsidR="009F7A62" w:rsidRPr="00903DBA" w:rsidRDefault="009F7A62" w:rsidP="009F7A62">
      <w:pPr>
        <w:pStyle w:val="Code"/>
        <w:rPr>
          <w:highlight w:val="white"/>
        </w:rPr>
      </w:pPr>
      <w:r w:rsidRPr="00903DBA">
        <w:rPr>
          <w:highlight w:val="white"/>
        </w:rPr>
        <w:t xml:space="preserve">    public bool IsRegister() {</w:t>
      </w:r>
    </w:p>
    <w:p w14:paraId="2ED5F5F0" w14:textId="77777777" w:rsidR="009F7A62" w:rsidRPr="00903DBA" w:rsidRDefault="009F7A62" w:rsidP="009F7A62">
      <w:pPr>
        <w:pStyle w:val="Code"/>
        <w:rPr>
          <w:highlight w:val="white"/>
        </w:rPr>
      </w:pPr>
      <w:r w:rsidRPr="00903DBA">
        <w:rPr>
          <w:highlight w:val="white"/>
        </w:rPr>
        <w:t xml:space="preserve">      return (m_storage == Storage.Register);</w:t>
      </w:r>
    </w:p>
    <w:p w14:paraId="6148BF71" w14:textId="77777777" w:rsidR="009F7A62" w:rsidRPr="00903DBA" w:rsidRDefault="009F7A62" w:rsidP="009F7A62">
      <w:pPr>
        <w:pStyle w:val="Code"/>
        <w:rPr>
          <w:highlight w:val="white"/>
        </w:rPr>
      </w:pPr>
      <w:r w:rsidRPr="00903DBA">
        <w:rPr>
          <w:highlight w:val="white"/>
        </w:rPr>
        <w:t xml:space="preserve">    }</w:t>
      </w:r>
    </w:p>
    <w:p w14:paraId="3EE5484A" w14:textId="77777777" w:rsidR="009F7A62" w:rsidRPr="00903DBA" w:rsidRDefault="009F7A62" w:rsidP="009F7A62">
      <w:pPr>
        <w:pStyle w:val="Code"/>
        <w:rPr>
          <w:highlight w:val="white"/>
        </w:rPr>
      </w:pPr>
    </w:p>
    <w:p w14:paraId="7D130A7B" w14:textId="77777777" w:rsidR="009F7A62" w:rsidRPr="00903DBA" w:rsidRDefault="009F7A62" w:rsidP="009F7A62">
      <w:pPr>
        <w:pStyle w:val="Code"/>
        <w:rPr>
          <w:highlight w:val="white"/>
        </w:rPr>
      </w:pPr>
      <w:r w:rsidRPr="00903DBA">
        <w:rPr>
          <w:highlight w:val="white"/>
        </w:rPr>
        <w:t xml:space="preserve">    public bool IsAutoOrRegister() {</w:t>
      </w:r>
    </w:p>
    <w:p w14:paraId="5E861B73" w14:textId="77777777" w:rsidR="009F7A62" w:rsidRPr="00903DBA" w:rsidRDefault="009F7A62" w:rsidP="009F7A62">
      <w:pPr>
        <w:pStyle w:val="Code"/>
        <w:rPr>
          <w:highlight w:val="white"/>
        </w:rPr>
      </w:pPr>
      <w:r w:rsidRPr="00903DBA">
        <w:rPr>
          <w:highlight w:val="white"/>
        </w:rPr>
        <w:t xml:space="preserve">      return IsAuto() || IsRegister();</w:t>
      </w:r>
    </w:p>
    <w:p w14:paraId="59D7F3E7" w14:textId="77777777" w:rsidR="009F7A62" w:rsidRPr="00903DBA" w:rsidRDefault="009F7A62" w:rsidP="009F7A62">
      <w:pPr>
        <w:pStyle w:val="Code"/>
        <w:rPr>
          <w:highlight w:val="white"/>
        </w:rPr>
      </w:pPr>
      <w:r w:rsidRPr="00903DBA">
        <w:rPr>
          <w:highlight w:val="white"/>
        </w:rPr>
        <w:t xml:space="preserve">    }</w:t>
      </w:r>
    </w:p>
    <w:p w14:paraId="4CB4B8B0" w14:textId="77777777" w:rsidR="009F7A62" w:rsidRPr="00903DBA" w:rsidRDefault="009F7A62" w:rsidP="009F7A62">
      <w:pPr>
        <w:pStyle w:val="Code"/>
        <w:rPr>
          <w:highlight w:val="white"/>
        </w:rPr>
      </w:pPr>
    </w:p>
    <w:p w14:paraId="4C1E14A0" w14:textId="77777777" w:rsidR="009F7A62" w:rsidRPr="00903DBA" w:rsidRDefault="009F7A62" w:rsidP="009F7A62">
      <w:pPr>
        <w:pStyle w:val="Code"/>
        <w:rPr>
          <w:highlight w:val="white"/>
        </w:rPr>
      </w:pPr>
      <w:r w:rsidRPr="00903DBA">
        <w:rPr>
          <w:highlight w:val="white"/>
        </w:rPr>
        <w:t xml:space="preserve">    public ISet&lt;MiddleCode&gt; TrueSet {</w:t>
      </w:r>
    </w:p>
    <w:p w14:paraId="390A0C0D" w14:textId="77777777" w:rsidR="009F7A62" w:rsidRPr="00903DBA" w:rsidRDefault="009F7A62" w:rsidP="009F7A62">
      <w:pPr>
        <w:pStyle w:val="Code"/>
        <w:rPr>
          <w:highlight w:val="white"/>
        </w:rPr>
      </w:pPr>
      <w:r w:rsidRPr="00903DBA">
        <w:rPr>
          <w:highlight w:val="white"/>
        </w:rPr>
        <w:t xml:space="preserve">      get { return m_trueSet; }</w:t>
      </w:r>
    </w:p>
    <w:p w14:paraId="517D24F7" w14:textId="77777777" w:rsidR="009F7A62" w:rsidRPr="00903DBA" w:rsidRDefault="009F7A62" w:rsidP="009F7A62">
      <w:pPr>
        <w:pStyle w:val="Code"/>
        <w:rPr>
          <w:highlight w:val="white"/>
        </w:rPr>
      </w:pPr>
      <w:r w:rsidRPr="00903DBA">
        <w:rPr>
          <w:highlight w:val="white"/>
        </w:rPr>
        <w:t xml:space="preserve">    }</w:t>
      </w:r>
    </w:p>
    <w:p w14:paraId="48FFF431" w14:textId="77777777" w:rsidR="009F7A62" w:rsidRPr="00903DBA" w:rsidRDefault="009F7A62" w:rsidP="009F7A62">
      <w:pPr>
        <w:pStyle w:val="Code"/>
        <w:rPr>
          <w:highlight w:val="white"/>
        </w:rPr>
      </w:pPr>
    </w:p>
    <w:p w14:paraId="1E47DB30" w14:textId="77777777" w:rsidR="009F7A62" w:rsidRPr="00903DBA" w:rsidRDefault="009F7A62" w:rsidP="009F7A62">
      <w:pPr>
        <w:pStyle w:val="Code"/>
        <w:rPr>
          <w:highlight w:val="white"/>
        </w:rPr>
      </w:pPr>
      <w:r w:rsidRPr="00903DBA">
        <w:rPr>
          <w:highlight w:val="white"/>
        </w:rPr>
        <w:t xml:space="preserve">    public ISet&lt;MiddleCode&gt; FalseSet {</w:t>
      </w:r>
    </w:p>
    <w:p w14:paraId="45B07CAE" w14:textId="77777777" w:rsidR="009F7A62" w:rsidRPr="00903DBA" w:rsidRDefault="009F7A62" w:rsidP="009F7A62">
      <w:pPr>
        <w:pStyle w:val="Code"/>
        <w:rPr>
          <w:highlight w:val="white"/>
        </w:rPr>
      </w:pPr>
      <w:r w:rsidRPr="00903DBA">
        <w:rPr>
          <w:highlight w:val="white"/>
        </w:rPr>
        <w:t xml:space="preserve">      get { return m_falseSet; }</w:t>
      </w:r>
    </w:p>
    <w:p w14:paraId="1EABFA8D" w14:textId="77777777" w:rsidR="009F7A62" w:rsidRPr="00903DBA" w:rsidRDefault="009F7A62" w:rsidP="009F7A62">
      <w:pPr>
        <w:pStyle w:val="Code"/>
        <w:rPr>
          <w:highlight w:val="white"/>
        </w:rPr>
      </w:pPr>
      <w:r w:rsidRPr="00903DBA">
        <w:rPr>
          <w:highlight w:val="white"/>
        </w:rPr>
        <w:t xml:space="preserve">    }</w:t>
      </w:r>
    </w:p>
    <w:p w14:paraId="46B7B6CF" w14:textId="77777777" w:rsidR="009F7A62" w:rsidRPr="00903DBA" w:rsidRDefault="009F7A62" w:rsidP="009F7A62">
      <w:pPr>
        <w:pStyle w:val="Code"/>
        <w:rPr>
          <w:highlight w:val="white"/>
        </w:rPr>
      </w:pPr>
    </w:p>
    <w:p w14:paraId="10ECF6E6" w14:textId="36574280" w:rsidR="009F7A62" w:rsidRPr="00903DBA" w:rsidRDefault="009F7A62" w:rsidP="009F7A62">
      <w:pPr>
        <w:pStyle w:val="Code"/>
        <w:rPr>
          <w:highlight w:val="white"/>
        </w:rPr>
      </w:pPr>
      <w:r w:rsidRPr="00903DBA">
        <w:rPr>
          <w:highlight w:val="white"/>
        </w:rPr>
        <w:t xml:space="preserve">    public bool Parameter {</w:t>
      </w:r>
    </w:p>
    <w:p w14:paraId="6DC884E8" w14:textId="673E9E20" w:rsidR="009F7A62" w:rsidRPr="00903DBA" w:rsidRDefault="009F7A62" w:rsidP="009F7A62">
      <w:pPr>
        <w:pStyle w:val="Code"/>
        <w:rPr>
          <w:highlight w:val="white"/>
        </w:rPr>
      </w:pPr>
      <w:r w:rsidRPr="00903DBA">
        <w:rPr>
          <w:highlight w:val="white"/>
        </w:rPr>
        <w:t xml:space="preserve">      </w:t>
      </w:r>
      <w:r w:rsidR="00645815" w:rsidRPr="00903DBA">
        <w:rPr>
          <w:highlight w:val="white"/>
        </w:rPr>
        <w:t xml:space="preserve">get { </w:t>
      </w:r>
      <w:r w:rsidRPr="00903DBA">
        <w:rPr>
          <w:highlight w:val="white"/>
        </w:rPr>
        <w:t>return m_parameter;</w:t>
      </w:r>
      <w:r w:rsidR="00645815" w:rsidRPr="00903DBA">
        <w:rPr>
          <w:highlight w:val="white"/>
        </w:rPr>
        <w:t xml:space="preserve"> }</w:t>
      </w:r>
    </w:p>
    <w:p w14:paraId="409FB0B1" w14:textId="77777777" w:rsidR="009F7A62" w:rsidRPr="00903DBA" w:rsidRDefault="009F7A62" w:rsidP="009F7A62">
      <w:pPr>
        <w:pStyle w:val="Code"/>
        <w:rPr>
          <w:highlight w:val="white"/>
        </w:rPr>
      </w:pPr>
      <w:r w:rsidRPr="00903DBA">
        <w:rPr>
          <w:highlight w:val="white"/>
        </w:rPr>
        <w:t xml:space="preserve">    }</w:t>
      </w:r>
    </w:p>
    <w:p w14:paraId="494A4C3E" w14:textId="77777777" w:rsidR="009F7A62" w:rsidRPr="00903DBA" w:rsidRDefault="009F7A62" w:rsidP="009F7A62">
      <w:pPr>
        <w:pStyle w:val="Code"/>
        <w:rPr>
          <w:highlight w:val="white"/>
        </w:rPr>
      </w:pPr>
      <w:r w:rsidRPr="00903DBA">
        <w:rPr>
          <w:highlight w:val="white"/>
        </w:rPr>
        <w:t xml:space="preserve">          </w:t>
      </w:r>
    </w:p>
    <w:p w14:paraId="31B4FF33" w14:textId="77777777" w:rsidR="009F7A62" w:rsidRPr="00903DBA" w:rsidRDefault="009F7A62" w:rsidP="009F7A62">
      <w:pPr>
        <w:pStyle w:val="Code"/>
        <w:rPr>
          <w:highlight w:val="white"/>
        </w:rPr>
      </w:pPr>
      <w:r w:rsidRPr="00903DBA">
        <w:rPr>
          <w:highlight w:val="white"/>
        </w:rPr>
        <w:t xml:space="preserve">    public object Value {</w:t>
      </w:r>
    </w:p>
    <w:p w14:paraId="07AF13E2" w14:textId="77777777" w:rsidR="009F7A62" w:rsidRPr="00903DBA" w:rsidRDefault="009F7A62" w:rsidP="009F7A62">
      <w:pPr>
        <w:pStyle w:val="Code"/>
        <w:rPr>
          <w:highlight w:val="white"/>
        </w:rPr>
      </w:pPr>
      <w:r w:rsidRPr="00903DBA">
        <w:rPr>
          <w:highlight w:val="white"/>
        </w:rPr>
        <w:t xml:space="preserve">      get { return m_value; }</w:t>
      </w:r>
    </w:p>
    <w:p w14:paraId="629A7C19" w14:textId="77777777" w:rsidR="009F7A62" w:rsidRPr="00903DBA" w:rsidRDefault="009F7A62" w:rsidP="009F7A62">
      <w:pPr>
        <w:pStyle w:val="Code"/>
        <w:rPr>
          <w:highlight w:val="white"/>
        </w:rPr>
      </w:pPr>
      <w:r w:rsidRPr="00903DBA">
        <w:rPr>
          <w:highlight w:val="white"/>
        </w:rPr>
        <w:t xml:space="preserve">      set { m_value = value; }</w:t>
      </w:r>
    </w:p>
    <w:p w14:paraId="5B97B15C" w14:textId="77777777" w:rsidR="009F7A62" w:rsidRPr="00903DBA" w:rsidRDefault="009F7A62" w:rsidP="009F7A62">
      <w:pPr>
        <w:pStyle w:val="Code"/>
        <w:rPr>
          <w:highlight w:val="white"/>
        </w:rPr>
      </w:pPr>
      <w:r w:rsidRPr="00903DBA">
        <w:rPr>
          <w:highlight w:val="white"/>
        </w:rPr>
        <w:t xml:space="preserve">    }</w:t>
      </w:r>
    </w:p>
    <w:p w14:paraId="657BEDF0" w14:textId="77777777" w:rsidR="009F7A62" w:rsidRPr="00903DBA" w:rsidRDefault="009F7A62" w:rsidP="009F7A62">
      <w:pPr>
        <w:pStyle w:val="Code"/>
        <w:rPr>
          <w:highlight w:val="white"/>
        </w:rPr>
      </w:pPr>
      <w:r w:rsidRPr="00903DBA">
        <w:rPr>
          <w:highlight w:val="white"/>
        </w:rPr>
        <w:t xml:space="preserve">  </w:t>
      </w:r>
    </w:p>
    <w:p w14:paraId="5E63F005" w14:textId="77777777" w:rsidR="009F7A62" w:rsidRPr="00903DBA" w:rsidRDefault="009F7A62" w:rsidP="009F7A62">
      <w:pPr>
        <w:pStyle w:val="Code"/>
        <w:rPr>
          <w:highlight w:val="white"/>
        </w:rPr>
      </w:pPr>
      <w:r w:rsidRPr="00903DBA">
        <w:rPr>
          <w:highlight w:val="white"/>
        </w:rPr>
        <w:t xml:space="preserve">    public Symbol AddressSymbol {</w:t>
      </w:r>
    </w:p>
    <w:p w14:paraId="3AFBD5DF" w14:textId="77777777" w:rsidR="009F7A62" w:rsidRPr="00903DBA" w:rsidRDefault="009F7A62" w:rsidP="009F7A62">
      <w:pPr>
        <w:pStyle w:val="Code"/>
        <w:rPr>
          <w:highlight w:val="white"/>
        </w:rPr>
      </w:pPr>
      <w:r w:rsidRPr="00903DBA">
        <w:rPr>
          <w:highlight w:val="white"/>
        </w:rPr>
        <w:t xml:space="preserve">      get { return m_addressSymbol; }</w:t>
      </w:r>
    </w:p>
    <w:p w14:paraId="6A488E9F" w14:textId="77777777" w:rsidR="009F7A62" w:rsidRPr="00903DBA" w:rsidRDefault="009F7A62" w:rsidP="009F7A62">
      <w:pPr>
        <w:pStyle w:val="Code"/>
        <w:rPr>
          <w:highlight w:val="white"/>
        </w:rPr>
      </w:pPr>
      <w:r w:rsidRPr="00903DBA">
        <w:rPr>
          <w:highlight w:val="white"/>
        </w:rPr>
        <w:t xml:space="preserve">      set { m_addressSymbol = value; }</w:t>
      </w:r>
    </w:p>
    <w:p w14:paraId="7C9455F4" w14:textId="77777777" w:rsidR="009F7A62" w:rsidRPr="00903DBA" w:rsidRDefault="009F7A62" w:rsidP="009F7A62">
      <w:pPr>
        <w:pStyle w:val="Code"/>
        <w:rPr>
          <w:highlight w:val="white"/>
        </w:rPr>
      </w:pPr>
      <w:r w:rsidRPr="00903DBA">
        <w:rPr>
          <w:highlight w:val="white"/>
        </w:rPr>
        <w:t xml:space="preserve">    }  </w:t>
      </w:r>
    </w:p>
    <w:p w14:paraId="61B27CEE" w14:textId="77777777" w:rsidR="009F7A62" w:rsidRPr="00903DBA" w:rsidRDefault="009F7A62" w:rsidP="009F7A62">
      <w:pPr>
        <w:pStyle w:val="Code"/>
        <w:rPr>
          <w:highlight w:val="white"/>
        </w:rPr>
      </w:pPr>
    </w:p>
    <w:p w14:paraId="176FAA14" w14:textId="77777777" w:rsidR="009F7A62" w:rsidRPr="00903DBA" w:rsidRDefault="009F7A62" w:rsidP="009F7A62">
      <w:pPr>
        <w:pStyle w:val="Code"/>
        <w:rPr>
          <w:highlight w:val="white"/>
        </w:rPr>
      </w:pPr>
      <w:r w:rsidRPr="00903DBA">
        <w:rPr>
          <w:highlight w:val="white"/>
        </w:rPr>
        <w:t xml:space="preserve">    public int AddressOffset {</w:t>
      </w:r>
    </w:p>
    <w:p w14:paraId="31DC7F28" w14:textId="77777777" w:rsidR="009F7A62" w:rsidRPr="00903DBA" w:rsidRDefault="009F7A62" w:rsidP="009F7A62">
      <w:pPr>
        <w:pStyle w:val="Code"/>
        <w:rPr>
          <w:highlight w:val="white"/>
        </w:rPr>
      </w:pPr>
      <w:r w:rsidRPr="00903DBA">
        <w:rPr>
          <w:highlight w:val="white"/>
        </w:rPr>
        <w:t xml:space="preserve">      get { return m_addressOffset; }</w:t>
      </w:r>
    </w:p>
    <w:p w14:paraId="7306FCB7" w14:textId="77777777" w:rsidR="009F7A62" w:rsidRPr="00903DBA" w:rsidRDefault="009F7A62" w:rsidP="009F7A62">
      <w:pPr>
        <w:pStyle w:val="Code"/>
        <w:rPr>
          <w:highlight w:val="white"/>
        </w:rPr>
      </w:pPr>
      <w:r w:rsidRPr="00903DBA">
        <w:rPr>
          <w:highlight w:val="white"/>
        </w:rPr>
        <w:t xml:space="preserve">      set { m_addressOffset = value; }</w:t>
      </w:r>
    </w:p>
    <w:p w14:paraId="6E19FADA" w14:textId="77777777" w:rsidR="009F7A62" w:rsidRPr="00903DBA" w:rsidRDefault="009F7A62" w:rsidP="009F7A62">
      <w:pPr>
        <w:pStyle w:val="Code"/>
        <w:rPr>
          <w:highlight w:val="white"/>
        </w:rPr>
      </w:pPr>
      <w:r w:rsidRPr="00903DBA">
        <w:rPr>
          <w:highlight w:val="white"/>
        </w:rPr>
        <w:t xml:space="preserve">    }</w:t>
      </w:r>
    </w:p>
    <w:p w14:paraId="1254D601" w14:textId="2686962B" w:rsidR="00C50D3D" w:rsidRPr="00903DBA" w:rsidRDefault="00875BC4" w:rsidP="00875BC4">
      <w:pPr>
        <w:rPr>
          <w:highlight w:val="white"/>
        </w:rPr>
      </w:pPr>
      <w:r w:rsidRPr="00903DBA">
        <w:rPr>
          <w:highlight w:val="white"/>
        </w:rPr>
        <w:t>A symbol is a value if its name is not null (it may be null if it is parameter) and contains the number identifier</w:t>
      </w:r>
      <w:r w:rsidR="001F1580" w:rsidRPr="00903DBA">
        <w:rPr>
          <w:highlight w:val="white"/>
        </w:rPr>
        <w:t>.</w:t>
      </w:r>
    </w:p>
    <w:p w14:paraId="34BE4E6B" w14:textId="49991F5C" w:rsidR="00C50D3D" w:rsidRPr="00903DBA" w:rsidRDefault="00C50D3D" w:rsidP="00C50D3D">
      <w:pPr>
        <w:pStyle w:val="Code"/>
        <w:rPr>
          <w:highlight w:val="white"/>
        </w:rPr>
      </w:pPr>
      <w:r w:rsidRPr="00903DBA">
        <w:rPr>
          <w:highlight w:val="white"/>
        </w:rPr>
        <w:t xml:space="preserve">    public bool IsValue() {</w:t>
      </w:r>
    </w:p>
    <w:p w14:paraId="03D32DD9" w14:textId="77777777" w:rsidR="00C50D3D" w:rsidRPr="00903DBA" w:rsidRDefault="00C50D3D" w:rsidP="00C50D3D">
      <w:pPr>
        <w:pStyle w:val="Code"/>
        <w:rPr>
          <w:highlight w:val="white"/>
        </w:rPr>
      </w:pPr>
      <w:r w:rsidRPr="00903DBA">
        <w:rPr>
          <w:highlight w:val="white"/>
        </w:rPr>
        <w:t xml:space="preserve">      return (m_name != null) &amp;&amp; m_name.Contains(NumberId);</w:t>
      </w:r>
    </w:p>
    <w:p w14:paraId="5792A28A" w14:textId="77777777" w:rsidR="00C50D3D" w:rsidRPr="00903DBA" w:rsidRDefault="00C50D3D" w:rsidP="00C50D3D">
      <w:pPr>
        <w:pStyle w:val="Code"/>
        <w:rPr>
          <w:highlight w:val="white"/>
        </w:rPr>
      </w:pPr>
      <w:r w:rsidRPr="00903DBA">
        <w:rPr>
          <w:highlight w:val="white"/>
        </w:rPr>
        <w:t xml:space="preserve">    }</w:t>
      </w:r>
    </w:p>
    <w:p w14:paraId="5FC2A051" w14:textId="00F3F320" w:rsidR="00875BC4" w:rsidRPr="00903DBA" w:rsidRDefault="00623106" w:rsidP="00623106">
      <w:pPr>
        <w:rPr>
          <w:highlight w:val="white"/>
        </w:rPr>
      </w:pPr>
      <w:r w:rsidRPr="00903DBA">
        <w:rPr>
          <w:highlight w:val="white"/>
        </w:rPr>
        <w:lastRenderedPageBreak/>
        <w:t xml:space="preserve">A symbol </w:t>
      </w:r>
      <w:r w:rsidR="00CA76FE" w:rsidRPr="00903DBA">
        <w:rPr>
          <w:highlight w:val="white"/>
        </w:rPr>
        <w:t>is temporary if its name is not null (it may be null if it is parameter)</w:t>
      </w:r>
      <w:r w:rsidR="00875BC4" w:rsidRPr="00903DBA">
        <w:rPr>
          <w:highlight w:val="white"/>
        </w:rPr>
        <w:t xml:space="preserve"> and contains the temporary identifier, and its address symbol is null.</w:t>
      </w:r>
      <w:r w:rsidR="001F1580" w:rsidRPr="00903DBA">
        <w:rPr>
          <w:highlight w:val="white"/>
        </w:rPr>
        <w:t xml:space="preserve"> Technically, it may still be a temporary symbol if its address symbol is not null. However, in that case it shall not be regarded as a temporary symbol.</w:t>
      </w:r>
    </w:p>
    <w:p w14:paraId="556419C1" w14:textId="77777777" w:rsidR="00C50D3D" w:rsidRPr="00903DBA" w:rsidRDefault="00C50D3D" w:rsidP="00C50D3D">
      <w:pPr>
        <w:pStyle w:val="Code"/>
        <w:rPr>
          <w:highlight w:val="white"/>
        </w:rPr>
      </w:pPr>
      <w:r w:rsidRPr="00903DBA">
        <w:rPr>
          <w:highlight w:val="white"/>
        </w:rPr>
        <w:t xml:space="preserve">    public bool IsTemporary() {</w:t>
      </w:r>
    </w:p>
    <w:p w14:paraId="7C3CD8C7" w14:textId="77777777" w:rsidR="00C50D3D" w:rsidRPr="00903DBA" w:rsidRDefault="00C50D3D" w:rsidP="00C50D3D">
      <w:pPr>
        <w:pStyle w:val="Code"/>
        <w:rPr>
          <w:highlight w:val="white"/>
        </w:rPr>
      </w:pPr>
      <w:r w:rsidRPr="00903DBA">
        <w:rPr>
          <w:highlight w:val="white"/>
        </w:rPr>
        <w:t xml:space="preserve">      return (m_name != null) &amp;&amp; m_name.Contains(TemporaryId) &amp;&amp;</w:t>
      </w:r>
    </w:p>
    <w:p w14:paraId="45553810" w14:textId="77777777" w:rsidR="00C50D3D" w:rsidRPr="00903DBA" w:rsidRDefault="00C50D3D" w:rsidP="00C50D3D">
      <w:pPr>
        <w:pStyle w:val="Code"/>
        <w:rPr>
          <w:highlight w:val="white"/>
        </w:rPr>
      </w:pPr>
      <w:r w:rsidRPr="00903DBA">
        <w:rPr>
          <w:highlight w:val="white"/>
        </w:rPr>
        <w:t xml:space="preserve">             (m_addressSymbol == null);             </w:t>
      </w:r>
    </w:p>
    <w:p w14:paraId="71549BB2" w14:textId="77777777" w:rsidR="00C50D3D" w:rsidRPr="00903DBA" w:rsidRDefault="00C50D3D" w:rsidP="00C50D3D">
      <w:pPr>
        <w:pStyle w:val="Code"/>
        <w:rPr>
          <w:highlight w:val="white"/>
        </w:rPr>
      </w:pPr>
      <w:r w:rsidRPr="00903DBA">
        <w:rPr>
          <w:highlight w:val="white"/>
        </w:rPr>
        <w:t xml:space="preserve">    }</w:t>
      </w:r>
    </w:p>
    <w:p w14:paraId="55E5EC5B" w14:textId="34A5B804" w:rsidR="00C50D3D" w:rsidRPr="00903DBA" w:rsidRDefault="00C50D3D" w:rsidP="00C50D3D">
      <w:pPr>
        <w:rPr>
          <w:highlight w:val="white"/>
        </w:rPr>
      </w:pPr>
      <w:r w:rsidRPr="00903DBA">
        <w:rPr>
          <w:highlight w:val="white"/>
        </w:rPr>
        <w:t xml:space="preserve">The symbol is assignable if </w:t>
      </w:r>
      <w:r w:rsidR="006476B0" w:rsidRPr="00903DBA">
        <w:rPr>
          <w:highlight w:val="white"/>
        </w:rPr>
        <w:t xml:space="preserve">it is not a value, </w:t>
      </w:r>
      <w:r w:rsidRPr="00903DBA">
        <w:rPr>
          <w:highlight w:val="white"/>
        </w:rPr>
        <w:t>its type not recursively constant</w:t>
      </w:r>
      <w:r w:rsidR="00CA76FE" w:rsidRPr="00903DBA">
        <w:rPr>
          <w:highlight w:val="white"/>
        </w:rPr>
        <w:t>,</w:t>
      </w:r>
      <w:r w:rsidRPr="00903DBA">
        <w:rPr>
          <w:highlight w:val="white"/>
        </w:rPr>
        <w:t xml:space="preserve"> and is not an array</w:t>
      </w:r>
      <w:r w:rsidR="006476B0" w:rsidRPr="00903DBA">
        <w:rPr>
          <w:highlight w:val="white"/>
        </w:rPr>
        <w:t xml:space="preserve">, </w:t>
      </w:r>
      <w:r w:rsidRPr="00903DBA">
        <w:rPr>
          <w:highlight w:val="white"/>
        </w:rPr>
        <w:t>function</w:t>
      </w:r>
      <w:r w:rsidR="006476B0" w:rsidRPr="00903DBA">
        <w:rPr>
          <w:highlight w:val="white"/>
        </w:rPr>
        <w:t>, or string</w:t>
      </w:r>
      <w:r w:rsidRPr="00903DBA">
        <w:rPr>
          <w:highlight w:val="white"/>
        </w:rPr>
        <w:t xml:space="preserve">. A type is recursively constant if it is constant or, in case of a struct or union, any of its members is </w:t>
      </w:r>
      <w:r w:rsidR="006476B0" w:rsidRPr="00903DBA">
        <w:rPr>
          <w:highlight w:val="white"/>
        </w:rPr>
        <w:t xml:space="preserve">recursively </w:t>
      </w:r>
      <w:r w:rsidRPr="00903DBA">
        <w:rPr>
          <w:highlight w:val="white"/>
        </w:rPr>
        <w:t>constant.</w:t>
      </w:r>
    </w:p>
    <w:p w14:paraId="70A94017" w14:textId="77777777" w:rsidR="00C50D3D" w:rsidRPr="00903DBA" w:rsidRDefault="00C50D3D" w:rsidP="00C50D3D">
      <w:pPr>
        <w:pStyle w:val="Code"/>
        <w:rPr>
          <w:highlight w:val="white"/>
        </w:rPr>
      </w:pPr>
      <w:r w:rsidRPr="00903DBA">
        <w:rPr>
          <w:highlight w:val="white"/>
        </w:rPr>
        <w:t xml:space="preserve">    public bool IsAssignable() {</w:t>
      </w:r>
    </w:p>
    <w:p w14:paraId="280C94D0" w14:textId="77777777" w:rsidR="00C50D3D" w:rsidRPr="00903DBA" w:rsidRDefault="00C50D3D" w:rsidP="00C50D3D">
      <w:pPr>
        <w:pStyle w:val="Code"/>
        <w:rPr>
          <w:highlight w:val="white"/>
        </w:rPr>
      </w:pPr>
      <w:r w:rsidRPr="00903DBA">
        <w:rPr>
          <w:highlight w:val="white"/>
        </w:rPr>
        <w:t xml:space="preserve">      return !IsValue() &amp;&amp; !m_type.IsConstantRecursive() &amp;&amp;</w:t>
      </w:r>
    </w:p>
    <w:p w14:paraId="05B5BD1E" w14:textId="77777777" w:rsidR="00C50D3D" w:rsidRPr="00903DBA" w:rsidRDefault="00C50D3D" w:rsidP="00C50D3D">
      <w:pPr>
        <w:pStyle w:val="Code"/>
        <w:rPr>
          <w:highlight w:val="white"/>
        </w:rPr>
      </w:pPr>
      <w:r w:rsidRPr="00903DBA">
        <w:rPr>
          <w:highlight w:val="white"/>
        </w:rPr>
        <w:t xml:space="preserve">             !m_type.IsArrayFunctionOrString();</w:t>
      </w:r>
    </w:p>
    <w:p w14:paraId="2824DB4D" w14:textId="77777777" w:rsidR="00C50D3D" w:rsidRPr="00903DBA" w:rsidRDefault="00C50D3D" w:rsidP="00C50D3D">
      <w:pPr>
        <w:pStyle w:val="Code"/>
        <w:rPr>
          <w:highlight w:val="white"/>
        </w:rPr>
      </w:pPr>
      <w:r w:rsidRPr="00903DBA">
        <w:rPr>
          <w:highlight w:val="white"/>
        </w:rPr>
        <w:t xml:space="preserve">    }</w:t>
      </w:r>
    </w:p>
    <w:p w14:paraId="6B2D1464" w14:textId="77777777" w:rsidR="009F7A62" w:rsidRPr="00903DBA" w:rsidRDefault="009F7A62" w:rsidP="00CA1218">
      <w:pPr>
        <w:pStyle w:val="Code"/>
        <w:rPr>
          <w:highlight w:val="white"/>
        </w:rPr>
      </w:pPr>
    </w:p>
    <w:p w14:paraId="78270374" w14:textId="77777777" w:rsidR="00CA1218" w:rsidRPr="00903DBA" w:rsidRDefault="00CA1218" w:rsidP="00CA1218">
      <w:pPr>
        <w:pStyle w:val="Code"/>
        <w:rPr>
          <w:highlight w:val="white"/>
        </w:rPr>
      </w:pPr>
      <w:r w:rsidRPr="00903DBA">
        <w:rPr>
          <w:highlight w:val="white"/>
        </w:rPr>
        <w:t xml:space="preserve">    public override string ToString() {</w:t>
      </w:r>
    </w:p>
    <w:p w14:paraId="0BBC5FF2" w14:textId="77777777" w:rsidR="00CA1218" w:rsidRPr="00903DBA" w:rsidRDefault="00CA1218" w:rsidP="00CA1218">
      <w:pPr>
        <w:pStyle w:val="Code"/>
        <w:rPr>
          <w:highlight w:val="white"/>
        </w:rPr>
      </w:pPr>
      <w:r w:rsidRPr="00903DBA">
        <w:rPr>
          <w:highlight w:val="white"/>
        </w:rPr>
        <w:t xml:space="preserve">      if (m_value != null) {</w:t>
      </w:r>
    </w:p>
    <w:p w14:paraId="54B9827B" w14:textId="77777777" w:rsidR="00CA1218" w:rsidRPr="00903DBA" w:rsidRDefault="00CA1218" w:rsidP="00CA1218">
      <w:pPr>
        <w:pStyle w:val="Code"/>
        <w:rPr>
          <w:highlight w:val="white"/>
        </w:rPr>
      </w:pPr>
      <w:r w:rsidRPr="00903DBA">
        <w:rPr>
          <w:highlight w:val="white"/>
        </w:rPr>
        <w:t xml:space="preserve">        return m_value.ToString();</w:t>
      </w:r>
    </w:p>
    <w:p w14:paraId="6BCF9208" w14:textId="77777777" w:rsidR="00CA1218" w:rsidRPr="00903DBA" w:rsidRDefault="00CA1218" w:rsidP="00CA1218">
      <w:pPr>
        <w:pStyle w:val="Code"/>
        <w:rPr>
          <w:highlight w:val="white"/>
        </w:rPr>
      </w:pPr>
      <w:r w:rsidRPr="00903DBA">
        <w:rPr>
          <w:highlight w:val="white"/>
        </w:rPr>
        <w:t xml:space="preserve">      }</w:t>
      </w:r>
    </w:p>
    <w:p w14:paraId="15222596" w14:textId="77777777" w:rsidR="00CA1218" w:rsidRPr="00903DBA" w:rsidRDefault="00CA1218" w:rsidP="00CA1218">
      <w:pPr>
        <w:pStyle w:val="Code"/>
        <w:rPr>
          <w:highlight w:val="white"/>
        </w:rPr>
      </w:pPr>
      <w:r w:rsidRPr="00903DBA">
        <w:rPr>
          <w:highlight w:val="white"/>
        </w:rPr>
        <w:t xml:space="preserve">      else if (m_name != null) {</w:t>
      </w:r>
    </w:p>
    <w:p w14:paraId="5A089587" w14:textId="77777777" w:rsidR="00CA1218" w:rsidRPr="00903DBA" w:rsidRDefault="00CA1218" w:rsidP="00CA1218">
      <w:pPr>
        <w:pStyle w:val="Code"/>
        <w:rPr>
          <w:highlight w:val="white"/>
        </w:rPr>
      </w:pPr>
      <w:r w:rsidRPr="00903DBA">
        <w:rPr>
          <w:highlight w:val="white"/>
        </w:rPr>
        <w:t xml:space="preserve">        if (m_addressSymbol != null) {</w:t>
      </w:r>
    </w:p>
    <w:p w14:paraId="165D3210" w14:textId="77777777" w:rsidR="00CA1218" w:rsidRPr="00903DBA" w:rsidRDefault="00CA1218" w:rsidP="00CA1218">
      <w:pPr>
        <w:pStyle w:val="Code"/>
        <w:rPr>
          <w:highlight w:val="white"/>
        </w:rPr>
      </w:pPr>
      <w:r w:rsidRPr="00903DBA">
        <w:rPr>
          <w:highlight w:val="white"/>
        </w:rPr>
        <w:t xml:space="preserve">          return m_name + " -&gt; " + m_addressSymbol.ToString();</w:t>
      </w:r>
    </w:p>
    <w:p w14:paraId="1056575F" w14:textId="77777777" w:rsidR="00CA1218" w:rsidRPr="00903DBA" w:rsidRDefault="00CA1218" w:rsidP="00CA1218">
      <w:pPr>
        <w:pStyle w:val="Code"/>
        <w:rPr>
          <w:highlight w:val="white"/>
        </w:rPr>
      </w:pPr>
      <w:r w:rsidRPr="00903DBA">
        <w:rPr>
          <w:highlight w:val="white"/>
        </w:rPr>
        <w:t xml:space="preserve">        }</w:t>
      </w:r>
    </w:p>
    <w:p w14:paraId="5B629CE5" w14:textId="77777777" w:rsidR="00CA1218" w:rsidRPr="00903DBA" w:rsidRDefault="00CA1218" w:rsidP="00CA1218">
      <w:pPr>
        <w:pStyle w:val="Code"/>
        <w:rPr>
          <w:highlight w:val="white"/>
        </w:rPr>
      </w:pPr>
      <w:r w:rsidRPr="00903DBA">
        <w:rPr>
          <w:highlight w:val="white"/>
        </w:rPr>
        <w:t xml:space="preserve">        else {</w:t>
      </w:r>
    </w:p>
    <w:p w14:paraId="7129DEAC" w14:textId="77777777" w:rsidR="00CA1218" w:rsidRPr="00903DBA" w:rsidRDefault="00CA1218" w:rsidP="00CA1218">
      <w:pPr>
        <w:pStyle w:val="Code"/>
        <w:rPr>
          <w:highlight w:val="white"/>
        </w:rPr>
      </w:pPr>
      <w:r w:rsidRPr="00903DBA">
        <w:rPr>
          <w:highlight w:val="white"/>
        </w:rPr>
        <w:t xml:space="preserve">          return m_name;</w:t>
      </w:r>
    </w:p>
    <w:p w14:paraId="6E505262" w14:textId="77777777" w:rsidR="00CA1218" w:rsidRPr="00903DBA" w:rsidRDefault="00CA1218" w:rsidP="00CA1218">
      <w:pPr>
        <w:pStyle w:val="Code"/>
        <w:rPr>
          <w:highlight w:val="white"/>
        </w:rPr>
      </w:pPr>
      <w:r w:rsidRPr="00903DBA">
        <w:rPr>
          <w:highlight w:val="white"/>
        </w:rPr>
        <w:t xml:space="preserve">        }</w:t>
      </w:r>
    </w:p>
    <w:p w14:paraId="1A757B01" w14:textId="77777777" w:rsidR="00CA1218" w:rsidRPr="00903DBA" w:rsidRDefault="00CA1218" w:rsidP="00CA1218">
      <w:pPr>
        <w:pStyle w:val="Code"/>
        <w:rPr>
          <w:highlight w:val="white"/>
        </w:rPr>
      </w:pPr>
      <w:r w:rsidRPr="00903DBA">
        <w:rPr>
          <w:highlight w:val="white"/>
        </w:rPr>
        <w:t xml:space="preserve">      }</w:t>
      </w:r>
    </w:p>
    <w:p w14:paraId="27FCA384" w14:textId="77777777" w:rsidR="00CA1218" w:rsidRPr="00903DBA" w:rsidRDefault="00CA1218" w:rsidP="00CA1218">
      <w:pPr>
        <w:pStyle w:val="Code"/>
        <w:rPr>
          <w:highlight w:val="white"/>
        </w:rPr>
      </w:pPr>
      <w:r w:rsidRPr="00903DBA">
        <w:rPr>
          <w:highlight w:val="white"/>
        </w:rPr>
        <w:t xml:space="preserve">      else {</w:t>
      </w:r>
    </w:p>
    <w:p w14:paraId="2219C3BD" w14:textId="77777777" w:rsidR="00CA1218" w:rsidRPr="00903DBA" w:rsidRDefault="00CA1218" w:rsidP="00CA1218">
      <w:pPr>
        <w:pStyle w:val="Code"/>
        <w:rPr>
          <w:highlight w:val="white"/>
        </w:rPr>
      </w:pPr>
      <w:r w:rsidRPr="00903DBA">
        <w:rPr>
          <w:highlight w:val="white"/>
        </w:rPr>
        <w:t xml:space="preserve">        if (m_addressSymbol != null) {</w:t>
      </w:r>
    </w:p>
    <w:p w14:paraId="5176F9C2" w14:textId="77777777" w:rsidR="00CA1218" w:rsidRPr="00903DBA" w:rsidRDefault="00CA1218" w:rsidP="00CA1218">
      <w:pPr>
        <w:pStyle w:val="Code"/>
        <w:rPr>
          <w:highlight w:val="white"/>
        </w:rPr>
      </w:pPr>
      <w:r w:rsidRPr="00903DBA">
        <w:rPr>
          <w:highlight w:val="white"/>
        </w:rPr>
        <w:t xml:space="preserve">          return m_addressSymbol.ToString();</w:t>
      </w:r>
    </w:p>
    <w:p w14:paraId="5C5867FC" w14:textId="77777777" w:rsidR="00CA1218" w:rsidRPr="00903DBA" w:rsidRDefault="00CA1218" w:rsidP="00CA1218">
      <w:pPr>
        <w:pStyle w:val="Code"/>
        <w:rPr>
          <w:highlight w:val="white"/>
        </w:rPr>
      </w:pPr>
      <w:r w:rsidRPr="00903DBA">
        <w:rPr>
          <w:highlight w:val="white"/>
        </w:rPr>
        <w:t xml:space="preserve">        }</w:t>
      </w:r>
    </w:p>
    <w:p w14:paraId="469A0696" w14:textId="77777777" w:rsidR="00CA1218" w:rsidRPr="00903DBA" w:rsidRDefault="00CA1218" w:rsidP="00CA1218">
      <w:pPr>
        <w:pStyle w:val="Code"/>
        <w:rPr>
          <w:highlight w:val="white"/>
        </w:rPr>
      </w:pPr>
      <w:r w:rsidRPr="00903DBA">
        <w:rPr>
          <w:highlight w:val="white"/>
        </w:rPr>
        <w:t xml:space="preserve">        else {</w:t>
      </w:r>
    </w:p>
    <w:p w14:paraId="1DFB92BE" w14:textId="77777777" w:rsidR="00CA1218" w:rsidRPr="00903DBA" w:rsidRDefault="00CA1218" w:rsidP="00CA1218">
      <w:pPr>
        <w:pStyle w:val="Code"/>
        <w:rPr>
          <w:highlight w:val="white"/>
        </w:rPr>
      </w:pPr>
      <w:r w:rsidRPr="00903DBA">
        <w:rPr>
          <w:highlight w:val="white"/>
        </w:rPr>
        <w:t xml:space="preserve">          return "";</w:t>
      </w:r>
    </w:p>
    <w:p w14:paraId="57394C3A" w14:textId="77777777" w:rsidR="00CA1218" w:rsidRPr="00903DBA" w:rsidRDefault="00CA1218" w:rsidP="00CA1218">
      <w:pPr>
        <w:pStyle w:val="Code"/>
        <w:rPr>
          <w:highlight w:val="white"/>
        </w:rPr>
      </w:pPr>
      <w:r w:rsidRPr="00903DBA">
        <w:rPr>
          <w:highlight w:val="white"/>
        </w:rPr>
        <w:t xml:space="preserve">        }</w:t>
      </w:r>
    </w:p>
    <w:p w14:paraId="4C2E38AB" w14:textId="77777777" w:rsidR="00CA1218" w:rsidRPr="00903DBA" w:rsidRDefault="00CA1218" w:rsidP="00CA1218">
      <w:pPr>
        <w:pStyle w:val="Code"/>
        <w:rPr>
          <w:highlight w:val="white"/>
        </w:rPr>
      </w:pPr>
      <w:r w:rsidRPr="00903DBA">
        <w:rPr>
          <w:highlight w:val="white"/>
        </w:rPr>
        <w:t xml:space="preserve">      }</w:t>
      </w:r>
    </w:p>
    <w:p w14:paraId="2440CBAB" w14:textId="77777777" w:rsidR="00CA1218" w:rsidRPr="00903DBA" w:rsidRDefault="00CA1218" w:rsidP="00CA1218">
      <w:pPr>
        <w:pStyle w:val="Code"/>
        <w:rPr>
          <w:highlight w:val="white"/>
        </w:rPr>
      </w:pPr>
      <w:r w:rsidRPr="00903DBA">
        <w:rPr>
          <w:highlight w:val="white"/>
        </w:rPr>
        <w:t xml:space="preserve">    }</w:t>
      </w:r>
    </w:p>
    <w:p w14:paraId="6457479A" w14:textId="77777777" w:rsidR="009F7A62" w:rsidRPr="00903DBA" w:rsidRDefault="009F7A62" w:rsidP="00CA1218">
      <w:pPr>
        <w:pStyle w:val="Code"/>
        <w:rPr>
          <w:highlight w:val="white"/>
        </w:rPr>
      </w:pPr>
    </w:p>
    <w:p w14:paraId="0362CD9E" w14:textId="5E991511" w:rsidR="009F7A62" w:rsidRPr="00903DBA" w:rsidRDefault="009F7A62" w:rsidP="009F7A62">
      <w:pPr>
        <w:pStyle w:val="Code"/>
        <w:rPr>
          <w:highlight w:val="white"/>
        </w:rPr>
      </w:pPr>
      <w:r w:rsidRPr="00903DBA">
        <w:rPr>
          <w:highlight w:val="white"/>
        </w:rPr>
        <w:t xml:space="preserve">    </w:t>
      </w:r>
      <w:r w:rsidR="009F0FA6" w:rsidRPr="00903DBA">
        <w:rPr>
          <w:highlight w:val="white"/>
        </w:rPr>
        <w:t>public</w:t>
      </w:r>
      <w:r w:rsidRPr="00903DBA">
        <w:rPr>
          <w:highlight w:val="white"/>
        </w:rPr>
        <w:t xml:space="preserve"> static string SimpleName(string name) {</w:t>
      </w:r>
    </w:p>
    <w:p w14:paraId="0076E4BE" w14:textId="77777777" w:rsidR="009F7A62" w:rsidRPr="00903DBA" w:rsidRDefault="009F7A62" w:rsidP="009F7A62">
      <w:pPr>
        <w:pStyle w:val="Code"/>
        <w:rPr>
          <w:highlight w:val="white"/>
        </w:rPr>
      </w:pPr>
      <w:r w:rsidRPr="00903DBA">
        <w:rPr>
          <w:highlight w:val="white"/>
        </w:rPr>
        <w:t xml:space="preserve">      int index = name.LastIndexOf(Symbol.SeparatorId);</w:t>
      </w:r>
    </w:p>
    <w:p w14:paraId="16D4C621" w14:textId="77777777" w:rsidR="00D46DBD" w:rsidRPr="00903DBA" w:rsidRDefault="009F7A62" w:rsidP="009F7A62">
      <w:pPr>
        <w:pStyle w:val="Code"/>
        <w:rPr>
          <w:highlight w:val="white"/>
        </w:rPr>
      </w:pPr>
      <w:r w:rsidRPr="00903DBA">
        <w:rPr>
          <w:highlight w:val="white"/>
        </w:rPr>
        <w:t xml:space="preserve">      return (index != -1) ? name.Substring(index + 1).Replace("#", "")</w:t>
      </w:r>
    </w:p>
    <w:p w14:paraId="6C32054B" w14:textId="5FF3A32B" w:rsidR="009F7A62" w:rsidRPr="00903DBA" w:rsidRDefault="00D46DBD" w:rsidP="009F7A62">
      <w:pPr>
        <w:pStyle w:val="Code"/>
        <w:rPr>
          <w:highlight w:val="white"/>
        </w:rPr>
      </w:pPr>
      <w:r w:rsidRPr="00903DBA">
        <w:rPr>
          <w:highlight w:val="white"/>
        </w:rPr>
        <w:t xml:space="preserve">                          </w:t>
      </w:r>
      <w:r w:rsidR="009F7A62" w:rsidRPr="00903DBA">
        <w:rPr>
          <w:highlight w:val="white"/>
        </w:rPr>
        <w:t xml:space="preserve"> : name;</w:t>
      </w:r>
    </w:p>
    <w:p w14:paraId="5601F7E5" w14:textId="77777777" w:rsidR="009F7A62" w:rsidRPr="00903DBA" w:rsidRDefault="009F7A62" w:rsidP="009F7A62">
      <w:pPr>
        <w:pStyle w:val="Code"/>
        <w:rPr>
          <w:highlight w:val="white"/>
        </w:rPr>
      </w:pPr>
      <w:r w:rsidRPr="00903DBA">
        <w:rPr>
          <w:highlight w:val="white"/>
        </w:rPr>
        <w:t xml:space="preserve">    }</w:t>
      </w:r>
    </w:p>
    <w:p w14:paraId="248FF5EB" w14:textId="77777777" w:rsidR="009F7A62" w:rsidRPr="00903DBA" w:rsidRDefault="009F7A62" w:rsidP="009F7A62">
      <w:pPr>
        <w:pStyle w:val="Code"/>
        <w:rPr>
          <w:highlight w:val="white"/>
        </w:rPr>
      </w:pPr>
      <w:r w:rsidRPr="00903DBA">
        <w:rPr>
          <w:highlight w:val="white"/>
        </w:rPr>
        <w:t xml:space="preserve">  }</w:t>
      </w:r>
    </w:p>
    <w:p w14:paraId="41D9F729" w14:textId="77777777" w:rsidR="009F7A62" w:rsidRPr="00903DBA" w:rsidRDefault="009F7A62" w:rsidP="009F7A62">
      <w:pPr>
        <w:pStyle w:val="Code"/>
        <w:rPr>
          <w:highlight w:val="white"/>
        </w:rPr>
      </w:pPr>
      <w:r w:rsidRPr="00903DBA">
        <w:rPr>
          <w:highlight w:val="white"/>
        </w:rPr>
        <w:t>}</w:t>
      </w:r>
    </w:p>
    <w:p w14:paraId="163FCF14" w14:textId="2E70F939" w:rsidR="0034798B" w:rsidRPr="00903DBA" w:rsidRDefault="0034798B" w:rsidP="00AB7E45">
      <w:pPr>
        <w:pStyle w:val="Rubrik2"/>
      </w:pPr>
      <w:bookmarkStart w:id="205" w:name="_Toc57656043"/>
      <w:r w:rsidRPr="00903DBA">
        <w:t>Static Symbols</w:t>
      </w:r>
      <w:bookmarkEnd w:id="205"/>
    </w:p>
    <w:p w14:paraId="0F83C858" w14:textId="2D568C98" w:rsidR="00D25C8E" w:rsidRPr="00903DBA" w:rsidRDefault="00D25C8E" w:rsidP="00D25C8E">
      <w:r w:rsidRPr="00903DBA">
        <w:t xml:space="preserve">The </w:t>
      </w:r>
      <w:r w:rsidRPr="00903DBA">
        <w:rPr>
          <w:rStyle w:val="KeyWord0"/>
        </w:rPr>
        <w:t>StaticSymbol</w:t>
      </w:r>
      <w:r w:rsidRPr="00903DBA">
        <w:t xml:space="preserve"> class is the base class of </w:t>
      </w:r>
      <w:r w:rsidR="000C27BF" w:rsidRPr="00903DBA">
        <w:rPr>
          <w:rStyle w:val="KeyWord0"/>
        </w:rPr>
        <w:t>StaticSymbolLinux</w:t>
      </w:r>
      <w:r w:rsidR="000C27BF" w:rsidRPr="00903DBA">
        <w:t xml:space="preserve"> and </w:t>
      </w:r>
      <w:r w:rsidR="000C27BF" w:rsidRPr="00903DBA">
        <w:rPr>
          <w:rStyle w:val="KeyWord0"/>
        </w:rPr>
        <w:t>StaticSymbolWindows</w:t>
      </w:r>
      <w:r w:rsidR="000C27BF" w:rsidRPr="00903DBA">
        <w:t>.</w:t>
      </w:r>
    </w:p>
    <w:p w14:paraId="0AA5AF9F" w14:textId="782A72D2" w:rsidR="0034798B" w:rsidRPr="00903DBA" w:rsidRDefault="0034798B" w:rsidP="00AB7E45">
      <w:pPr>
        <w:pStyle w:val="CodeHeader"/>
      </w:pPr>
      <w:proofErr w:type="spellStart"/>
      <w:r w:rsidRPr="00903DBA">
        <w:t>StaticSymbol.cs</w:t>
      </w:r>
      <w:proofErr w:type="spellEnd"/>
    </w:p>
    <w:p w14:paraId="134397D1" w14:textId="77777777" w:rsidR="00AB7E45" w:rsidRPr="00903DBA" w:rsidRDefault="00AB7E45" w:rsidP="00AB7E45">
      <w:pPr>
        <w:pStyle w:val="Code"/>
        <w:rPr>
          <w:highlight w:val="white"/>
        </w:rPr>
      </w:pPr>
      <w:r w:rsidRPr="00903DBA">
        <w:rPr>
          <w:highlight w:val="white"/>
        </w:rPr>
        <w:t>using System.IO;</w:t>
      </w:r>
    </w:p>
    <w:p w14:paraId="2323EF8A" w14:textId="77777777" w:rsidR="00AB7E45" w:rsidRPr="00903DBA" w:rsidRDefault="00AB7E45" w:rsidP="00AB7E45">
      <w:pPr>
        <w:pStyle w:val="Code"/>
        <w:rPr>
          <w:highlight w:val="white"/>
        </w:rPr>
      </w:pPr>
    </w:p>
    <w:p w14:paraId="34A946F8" w14:textId="77777777" w:rsidR="00AB7E45" w:rsidRPr="00903DBA" w:rsidRDefault="00AB7E45" w:rsidP="00AB7E45">
      <w:pPr>
        <w:pStyle w:val="Code"/>
        <w:rPr>
          <w:highlight w:val="white"/>
        </w:rPr>
      </w:pPr>
      <w:r w:rsidRPr="00903DBA">
        <w:rPr>
          <w:highlight w:val="white"/>
        </w:rPr>
        <w:t>namespace CCompiler {</w:t>
      </w:r>
    </w:p>
    <w:p w14:paraId="5D1456A8" w14:textId="6C5C708B" w:rsidR="00AB7E45" w:rsidRPr="00903DBA" w:rsidRDefault="00AB7E45" w:rsidP="00AB7E45">
      <w:pPr>
        <w:pStyle w:val="Code"/>
        <w:rPr>
          <w:highlight w:val="white"/>
        </w:rPr>
      </w:pPr>
      <w:r w:rsidRPr="00903DBA">
        <w:rPr>
          <w:highlight w:val="white"/>
        </w:rPr>
        <w:t xml:space="preserve">  public abstract class StaticSymbol {</w:t>
      </w:r>
    </w:p>
    <w:p w14:paraId="31566FB8" w14:textId="1737CEF5" w:rsidR="00B73A22" w:rsidRPr="00903DBA" w:rsidRDefault="00B73A22" w:rsidP="00B73A22">
      <w:pPr>
        <w:rPr>
          <w:highlight w:val="white"/>
        </w:rPr>
      </w:pPr>
      <w:r w:rsidRPr="00903DBA">
        <w:lastRenderedPageBreak/>
        <w:t>The class holds a unique name.</w:t>
      </w:r>
    </w:p>
    <w:p w14:paraId="704D5E91" w14:textId="77777777" w:rsidR="00AB7E45" w:rsidRPr="00903DBA" w:rsidRDefault="00AB7E45" w:rsidP="00AB7E45">
      <w:pPr>
        <w:pStyle w:val="Code"/>
        <w:rPr>
          <w:highlight w:val="white"/>
        </w:rPr>
      </w:pPr>
      <w:r w:rsidRPr="00903DBA">
        <w:rPr>
          <w:highlight w:val="white"/>
        </w:rPr>
        <w:t xml:space="preserve">    private string m_uniqueName;</w:t>
      </w:r>
    </w:p>
    <w:p w14:paraId="6331E453" w14:textId="77777777" w:rsidR="00AB7E45" w:rsidRPr="00903DBA" w:rsidRDefault="00AB7E45" w:rsidP="00AB7E45">
      <w:pPr>
        <w:pStyle w:val="Code"/>
        <w:rPr>
          <w:highlight w:val="white"/>
        </w:rPr>
      </w:pPr>
    </w:p>
    <w:p w14:paraId="0C11238A" w14:textId="77777777" w:rsidR="00AB7E45" w:rsidRPr="00903DBA" w:rsidRDefault="00AB7E45" w:rsidP="00AB7E45">
      <w:pPr>
        <w:pStyle w:val="Code"/>
        <w:rPr>
          <w:highlight w:val="white"/>
        </w:rPr>
      </w:pPr>
      <w:r w:rsidRPr="00903DBA">
        <w:rPr>
          <w:highlight w:val="white"/>
        </w:rPr>
        <w:t xml:space="preserve">    public StaticSymbol() {</w:t>
      </w:r>
    </w:p>
    <w:p w14:paraId="088D2161" w14:textId="77777777" w:rsidR="00AB7E45" w:rsidRPr="00903DBA" w:rsidRDefault="00AB7E45" w:rsidP="00AB7E45">
      <w:pPr>
        <w:pStyle w:val="Code"/>
        <w:rPr>
          <w:highlight w:val="white"/>
        </w:rPr>
      </w:pPr>
      <w:r w:rsidRPr="00903DBA">
        <w:rPr>
          <w:highlight w:val="white"/>
        </w:rPr>
        <w:t xml:space="preserve">      // Empty.</w:t>
      </w:r>
    </w:p>
    <w:p w14:paraId="29463B37" w14:textId="77777777" w:rsidR="00AB7E45" w:rsidRPr="00903DBA" w:rsidRDefault="00AB7E45" w:rsidP="00AB7E45">
      <w:pPr>
        <w:pStyle w:val="Code"/>
        <w:rPr>
          <w:highlight w:val="white"/>
        </w:rPr>
      </w:pPr>
      <w:r w:rsidRPr="00903DBA">
        <w:rPr>
          <w:highlight w:val="white"/>
        </w:rPr>
        <w:t xml:space="preserve">    }</w:t>
      </w:r>
    </w:p>
    <w:p w14:paraId="065A7092" w14:textId="77777777" w:rsidR="00AB7E45" w:rsidRPr="00903DBA" w:rsidRDefault="00AB7E45" w:rsidP="00AB7E45">
      <w:pPr>
        <w:pStyle w:val="Code"/>
        <w:rPr>
          <w:highlight w:val="white"/>
        </w:rPr>
      </w:pPr>
    </w:p>
    <w:p w14:paraId="569D3E5F" w14:textId="77777777" w:rsidR="00AB7E45" w:rsidRPr="00903DBA" w:rsidRDefault="00AB7E45" w:rsidP="00AB7E45">
      <w:pPr>
        <w:pStyle w:val="Code"/>
        <w:rPr>
          <w:highlight w:val="white"/>
        </w:rPr>
      </w:pPr>
      <w:r w:rsidRPr="00903DBA">
        <w:rPr>
          <w:highlight w:val="white"/>
        </w:rPr>
        <w:t xml:space="preserve">    public StaticSymbol(string uniqueName) {</w:t>
      </w:r>
    </w:p>
    <w:p w14:paraId="696E983A" w14:textId="77777777" w:rsidR="00AB7E45" w:rsidRPr="00903DBA" w:rsidRDefault="00AB7E45" w:rsidP="00AB7E45">
      <w:pPr>
        <w:pStyle w:val="Code"/>
        <w:rPr>
          <w:highlight w:val="white"/>
        </w:rPr>
      </w:pPr>
      <w:r w:rsidRPr="00903DBA">
        <w:rPr>
          <w:highlight w:val="white"/>
        </w:rPr>
        <w:t xml:space="preserve">      m_uniqueName = uniqueName;</w:t>
      </w:r>
    </w:p>
    <w:p w14:paraId="52D2E17B" w14:textId="77777777" w:rsidR="00AB7E45" w:rsidRPr="00903DBA" w:rsidRDefault="00AB7E45" w:rsidP="00AB7E45">
      <w:pPr>
        <w:pStyle w:val="Code"/>
        <w:rPr>
          <w:highlight w:val="white"/>
        </w:rPr>
      </w:pPr>
      <w:r w:rsidRPr="00903DBA">
        <w:rPr>
          <w:highlight w:val="white"/>
        </w:rPr>
        <w:t xml:space="preserve">    }</w:t>
      </w:r>
    </w:p>
    <w:p w14:paraId="4FA58F68" w14:textId="77777777" w:rsidR="0005507D" w:rsidRPr="00903DBA" w:rsidRDefault="0005507D" w:rsidP="0005507D">
      <w:pPr>
        <w:pStyle w:val="Code"/>
        <w:rPr>
          <w:highlight w:val="white"/>
        </w:rPr>
      </w:pPr>
    </w:p>
    <w:p w14:paraId="1D7B61E0" w14:textId="77777777" w:rsidR="0005507D" w:rsidRPr="00903DBA" w:rsidRDefault="0005507D" w:rsidP="0005507D">
      <w:pPr>
        <w:pStyle w:val="Code"/>
        <w:rPr>
          <w:highlight w:val="white"/>
        </w:rPr>
      </w:pPr>
      <w:r w:rsidRPr="00903DBA">
        <w:rPr>
          <w:highlight w:val="white"/>
        </w:rPr>
        <w:t xml:space="preserve">    public string UniqueName {</w:t>
      </w:r>
    </w:p>
    <w:p w14:paraId="216680BB" w14:textId="77777777" w:rsidR="0005507D" w:rsidRPr="00903DBA" w:rsidRDefault="0005507D" w:rsidP="0005507D">
      <w:pPr>
        <w:pStyle w:val="Code"/>
        <w:rPr>
          <w:highlight w:val="white"/>
        </w:rPr>
      </w:pPr>
      <w:r w:rsidRPr="00903DBA">
        <w:rPr>
          <w:highlight w:val="white"/>
        </w:rPr>
        <w:t xml:space="preserve">      get { return m_uniqueName; }</w:t>
      </w:r>
    </w:p>
    <w:p w14:paraId="74653BCE" w14:textId="77777777" w:rsidR="0005507D" w:rsidRPr="00903DBA" w:rsidRDefault="0005507D" w:rsidP="0005507D">
      <w:pPr>
        <w:pStyle w:val="Code"/>
        <w:rPr>
          <w:highlight w:val="white"/>
        </w:rPr>
      </w:pPr>
      <w:r w:rsidRPr="00903DBA">
        <w:rPr>
          <w:highlight w:val="white"/>
        </w:rPr>
        <w:t xml:space="preserve">    }</w:t>
      </w:r>
    </w:p>
    <w:p w14:paraId="7F21018C" w14:textId="1034DC6E" w:rsidR="00AB7E45" w:rsidRPr="00903DBA" w:rsidRDefault="0005507D" w:rsidP="0005507D">
      <w:pPr>
        <w:rPr>
          <w:highlight w:val="white"/>
        </w:rPr>
      </w:pPr>
      <w:r w:rsidRPr="00903DBA">
        <w:rPr>
          <w:highlight w:val="white"/>
        </w:rPr>
        <w:t>Two static symbol</w:t>
      </w:r>
      <w:r w:rsidR="00CA34C1" w:rsidRPr="00903DBA">
        <w:rPr>
          <w:highlight w:val="white"/>
        </w:rPr>
        <w:t>s</w:t>
      </w:r>
      <w:r w:rsidRPr="00903DBA">
        <w:rPr>
          <w:highlight w:val="white"/>
        </w:rPr>
        <w:t xml:space="preserve"> are considered equal if they share the same unique name. </w:t>
      </w:r>
      <w:r w:rsidR="002468A2" w:rsidRPr="00903DBA">
        <w:rPr>
          <w:highlight w:val="white"/>
        </w:rPr>
        <w:t xml:space="preserve">This may happen if they </w:t>
      </w:r>
      <w:proofErr w:type="gramStart"/>
      <w:r w:rsidR="002468A2" w:rsidRPr="00903DBA">
        <w:rPr>
          <w:highlight w:val="white"/>
        </w:rPr>
        <w:t>holds</w:t>
      </w:r>
      <w:proofErr w:type="gramEnd"/>
      <w:r w:rsidR="002468A2" w:rsidRPr="00903DBA">
        <w:rPr>
          <w:highlight w:val="white"/>
        </w:rPr>
        <w:t xml:space="preserve"> values, in </w:t>
      </w:r>
      <w:r w:rsidR="00B73A22" w:rsidRPr="00903DBA">
        <w:rPr>
          <w:highlight w:val="white"/>
        </w:rPr>
        <w:t xml:space="preserve">which </w:t>
      </w:r>
      <w:r w:rsidR="002468A2" w:rsidRPr="00903DBA">
        <w:rPr>
          <w:highlight w:val="white"/>
        </w:rPr>
        <w:t>case only the first of them shall be added to the global static set.</w:t>
      </w:r>
    </w:p>
    <w:p w14:paraId="30455E35" w14:textId="77777777" w:rsidR="00AB7E45" w:rsidRPr="00903DBA" w:rsidRDefault="00AB7E45" w:rsidP="00AB7E45">
      <w:pPr>
        <w:pStyle w:val="Code"/>
        <w:rPr>
          <w:highlight w:val="white"/>
        </w:rPr>
      </w:pPr>
      <w:r w:rsidRPr="00903DBA">
        <w:rPr>
          <w:highlight w:val="white"/>
        </w:rPr>
        <w:t xml:space="preserve">    public override bool Equals(object obj) {</w:t>
      </w:r>
    </w:p>
    <w:p w14:paraId="703BE4F4" w14:textId="77777777" w:rsidR="00AB7E45" w:rsidRPr="00903DBA" w:rsidRDefault="00AB7E45" w:rsidP="00AB7E45">
      <w:pPr>
        <w:pStyle w:val="Code"/>
        <w:rPr>
          <w:highlight w:val="white"/>
        </w:rPr>
      </w:pPr>
      <w:r w:rsidRPr="00903DBA">
        <w:rPr>
          <w:highlight w:val="white"/>
        </w:rPr>
        <w:t xml:space="preserve">      if (obj is StaticSymbol) {</w:t>
      </w:r>
    </w:p>
    <w:p w14:paraId="44CB4C57" w14:textId="77777777" w:rsidR="00AB7E45" w:rsidRPr="00903DBA" w:rsidRDefault="00AB7E45" w:rsidP="00AB7E45">
      <w:pPr>
        <w:pStyle w:val="Code"/>
        <w:rPr>
          <w:highlight w:val="white"/>
        </w:rPr>
      </w:pPr>
      <w:r w:rsidRPr="00903DBA">
        <w:rPr>
          <w:highlight w:val="white"/>
        </w:rPr>
        <w:t xml:space="preserve">        return m_uniqueName.Equals(((StaticSymbol) obj).m_uniqueName);</w:t>
      </w:r>
    </w:p>
    <w:p w14:paraId="463C8E6E" w14:textId="77777777" w:rsidR="00AB7E45" w:rsidRPr="00903DBA" w:rsidRDefault="00AB7E45" w:rsidP="00AB7E45">
      <w:pPr>
        <w:pStyle w:val="Code"/>
        <w:rPr>
          <w:highlight w:val="white"/>
        </w:rPr>
      </w:pPr>
      <w:r w:rsidRPr="00903DBA">
        <w:rPr>
          <w:highlight w:val="white"/>
        </w:rPr>
        <w:t xml:space="preserve">      }</w:t>
      </w:r>
    </w:p>
    <w:p w14:paraId="1C30F039" w14:textId="77777777" w:rsidR="00AB7E45" w:rsidRPr="00903DBA" w:rsidRDefault="00AB7E45" w:rsidP="00AB7E45">
      <w:pPr>
        <w:pStyle w:val="Code"/>
        <w:rPr>
          <w:highlight w:val="white"/>
        </w:rPr>
      </w:pPr>
    </w:p>
    <w:p w14:paraId="1C7C8184" w14:textId="77777777" w:rsidR="00AB7E45" w:rsidRPr="00903DBA" w:rsidRDefault="00AB7E45" w:rsidP="00AB7E45">
      <w:pPr>
        <w:pStyle w:val="Code"/>
        <w:rPr>
          <w:highlight w:val="white"/>
        </w:rPr>
      </w:pPr>
      <w:r w:rsidRPr="00903DBA">
        <w:rPr>
          <w:highlight w:val="white"/>
        </w:rPr>
        <w:t xml:space="preserve">      return false;</w:t>
      </w:r>
    </w:p>
    <w:p w14:paraId="6F817161" w14:textId="77777777" w:rsidR="00AB7E45" w:rsidRPr="00903DBA" w:rsidRDefault="00AB7E45" w:rsidP="00AB7E45">
      <w:pPr>
        <w:pStyle w:val="Code"/>
        <w:rPr>
          <w:highlight w:val="white"/>
        </w:rPr>
      </w:pPr>
      <w:r w:rsidRPr="00903DBA">
        <w:rPr>
          <w:highlight w:val="white"/>
        </w:rPr>
        <w:t xml:space="preserve">    }</w:t>
      </w:r>
    </w:p>
    <w:p w14:paraId="53E77A91" w14:textId="77777777" w:rsidR="00AB7E45" w:rsidRPr="00903DBA" w:rsidRDefault="00AB7E45" w:rsidP="00AB7E45">
      <w:pPr>
        <w:pStyle w:val="Code"/>
        <w:rPr>
          <w:highlight w:val="white"/>
        </w:rPr>
      </w:pPr>
    </w:p>
    <w:p w14:paraId="7255EEE7" w14:textId="77777777" w:rsidR="00AB7E45" w:rsidRPr="00903DBA" w:rsidRDefault="00AB7E45" w:rsidP="00AB7E45">
      <w:pPr>
        <w:pStyle w:val="Code"/>
        <w:rPr>
          <w:highlight w:val="white"/>
        </w:rPr>
      </w:pPr>
      <w:r w:rsidRPr="00903DBA">
        <w:rPr>
          <w:highlight w:val="white"/>
        </w:rPr>
        <w:t xml:space="preserve">    public override int GetHashCode() {</w:t>
      </w:r>
    </w:p>
    <w:p w14:paraId="65BB1923" w14:textId="77777777" w:rsidR="00AB7E45" w:rsidRPr="00903DBA" w:rsidRDefault="00AB7E45" w:rsidP="00AB7E45">
      <w:pPr>
        <w:pStyle w:val="Code"/>
        <w:rPr>
          <w:highlight w:val="white"/>
        </w:rPr>
      </w:pPr>
      <w:r w:rsidRPr="00903DBA">
        <w:rPr>
          <w:highlight w:val="white"/>
        </w:rPr>
        <w:t xml:space="preserve">      return m_uniqueName.GetHashCode();</w:t>
      </w:r>
    </w:p>
    <w:p w14:paraId="55C0526B" w14:textId="77777777" w:rsidR="00AB7E45" w:rsidRPr="00903DBA" w:rsidRDefault="00AB7E45" w:rsidP="00AB7E45">
      <w:pPr>
        <w:pStyle w:val="Code"/>
        <w:rPr>
          <w:highlight w:val="white"/>
        </w:rPr>
      </w:pPr>
      <w:r w:rsidRPr="00903DBA">
        <w:rPr>
          <w:highlight w:val="white"/>
        </w:rPr>
        <w:t xml:space="preserve">    }</w:t>
      </w:r>
    </w:p>
    <w:p w14:paraId="0AC6FF70" w14:textId="3B6232D1" w:rsidR="00AB7E45" w:rsidRPr="00903DBA" w:rsidRDefault="000C27BF" w:rsidP="005879DD">
      <w:pPr>
        <w:rPr>
          <w:highlight w:val="white"/>
        </w:rPr>
      </w:pPr>
      <w:r w:rsidRPr="00903DBA">
        <w:rPr>
          <w:highlight w:val="white"/>
        </w:rPr>
        <w:t xml:space="preserve">The </w:t>
      </w:r>
      <w:r w:rsidR="002C2AFE" w:rsidRPr="00903DBA">
        <w:rPr>
          <w:rStyle w:val="KeyWord0"/>
          <w:highlight w:val="white"/>
        </w:rPr>
        <w:t>Write</w:t>
      </w:r>
      <w:r w:rsidRPr="00903DBA">
        <w:rPr>
          <w:highlight w:val="white"/>
        </w:rPr>
        <w:t xml:space="preserve"> and </w:t>
      </w:r>
      <w:r w:rsidR="002C2AFE" w:rsidRPr="00903DBA">
        <w:rPr>
          <w:rStyle w:val="KeyWord0"/>
          <w:highlight w:val="white"/>
        </w:rPr>
        <w:t>Read</w:t>
      </w:r>
      <w:r w:rsidRPr="00903DBA">
        <w:rPr>
          <w:highlight w:val="white"/>
        </w:rPr>
        <w:t xml:space="preserve"> </w:t>
      </w:r>
      <w:r w:rsidR="005879DD" w:rsidRPr="00903DBA">
        <w:rPr>
          <w:highlight w:val="white"/>
        </w:rPr>
        <w:t xml:space="preserve">methods as intended to be </w:t>
      </w:r>
      <w:r w:rsidR="00EC337E" w:rsidRPr="00903DBA">
        <w:rPr>
          <w:highlight w:val="white"/>
        </w:rPr>
        <w:t>overridden by sub classes</w:t>
      </w:r>
      <w:r w:rsidR="005879DD" w:rsidRPr="00903DBA">
        <w:rPr>
          <w:highlight w:val="white"/>
        </w:rPr>
        <w:t>. In this class, they only write and read the unique name.</w:t>
      </w:r>
    </w:p>
    <w:p w14:paraId="0F422742" w14:textId="7032CA9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Write</w:t>
      </w:r>
      <w:r w:rsidRPr="00903DBA">
        <w:rPr>
          <w:highlight w:val="white"/>
        </w:rPr>
        <w:t>(BinaryWriter outStream) {</w:t>
      </w:r>
    </w:p>
    <w:p w14:paraId="77E8D1F6" w14:textId="77777777" w:rsidR="00AB7E45" w:rsidRPr="00903DBA" w:rsidRDefault="00AB7E45" w:rsidP="00AB7E45">
      <w:pPr>
        <w:pStyle w:val="Code"/>
        <w:rPr>
          <w:highlight w:val="white"/>
        </w:rPr>
      </w:pPr>
      <w:r w:rsidRPr="00903DBA">
        <w:rPr>
          <w:highlight w:val="white"/>
        </w:rPr>
        <w:t xml:space="preserve">      outStream.Write(m_uniqueName);</w:t>
      </w:r>
    </w:p>
    <w:p w14:paraId="39CBB30B" w14:textId="77777777" w:rsidR="00AB7E45" w:rsidRPr="00903DBA" w:rsidRDefault="00AB7E45" w:rsidP="00AB7E45">
      <w:pPr>
        <w:pStyle w:val="Code"/>
        <w:rPr>
          <w:highlight w:val="white"/>
        </w:rPr>
      </w:pPr>
      <w:r w:rsidRPr="00903DBA">
        <w:rPr>
          <w:highlight w:val="white"/>
        </w:rPr>
        <w:t xml:space="preserve">    }</w:t>
      </w:r>
    </w:p>
    <w:p w14:paraId="56A07D65" w14:textId="77777777" w:rsidR="00AB7E45" w:rsidRPr="00903DBA" w:rsidRDefault="00AB7E45" w:rsidP="00AB7E45">
      <w:pPr>
        <w:pStyle w:val="Code"/>
        <w:rPr>
          <w:highlight w:val="white"/>
        </w:rPr>
      </w:pPr>
    </w:p>
    <w:p w14:paraId="65F761B5" w14:textId="741CC313" w:rsidR="00AB7E45" w:rsidRPr="00903DBA" w:rsidRDefault="00AB7E45" w:rsidP="00AB7E45">
      <w:pPr>
        <w:pStyle w:val="Code"/>
        <w:rPr>
          <w:highlight w:val="white"/>
        </w:rPr>
      </w:pPr>
      <w:r w:rsidRPr="00903DBA">
        <w:rPr>
          <w:highlight w:val="white"/>
        </w:rPr>
        <w:t xml:space="preserve">    public virtual void </w:t>
      </w:r>
      <w:r w:rsidR="002C2AFE" w:rsidRPr="00903DBA">
        <w:rPr>
          <w:highlight w:val="white"/>
        </w:rPr>
        <w:t>Read</w:t>
      </w:r>
      <w:r w:rsidRPr="00903DBA">
        <w:rPr>
          <w:highlight w:val="white"/>
        </w:rPr>
        <w:t>(BinaryReader inStream) {</w:t>
      </w:r>
    </w:p>
    <w:p w14:paraId="5E6C4AAC" w14:textId="77777777" w:rsidR="00AB7E45" w:rsidRPr="00903DBA" w:rsidRDefault="00AB7E45" w:rsidP="00AB7E45">
      <w:pPr>
        <w:pStyle w:val="Code"/>
        <w:rPr>
          <w:highlight w:val="white"/>
        </w:rPr>
      </w:pPr>
      <w:r w:rsidRPr="00903DBA">
        <w:rPr>
          <w:highlight w:val="white"/>
        </w:rPr>
        <w:t xml:space="preserve">      m_uniqueName = inStream.ReadString();</w:t>
      </w:r>
    </w:p>
    <w:p w14:paraId="7B79943A" w14:textId="77777777" w:rsidR="00AB7E45" w:rsidRPr="00903DBA" w:rsidRDefault="00AB7E45" w:rsidP="00AB7E45">
      <w:pPr>
        <w:pStyle w:val="Code"/>
        <w:rPr>
          <w:highlight w:val="white"/>
        </w:rPr>
      </w:pPr>
      <w:r w:rsidRPr="00903DBA">
        <w:rPr>
          <w:highlight w:val="white"/>
        </w:rPr>
        <w:t xml:space="preserve">    }</w:t>
      </w:r>
    </w:p>
    <w:p w14:paraId="02387CEB" w14:textId="77777777" w:rsidR="00AB7E45" w:rsidRPr="00903DBA" w:rsidRDefault="00AB7E45" w:rsidP="00AB7E45">
      <w:pPr>
        <w:pStyle w:val="Code"/>
        <w:rPr>
          <w:highlight w:val="white"/>
        </w:rPr>
      </w:pPr>
      <w:r w:rsidRPr="00903DBA">
        <w:rPr>
          <w:highlight w:val="white"/>
        </w:rPr>
        <w:t xml:space="preserve">  }</w:t>
      </w:r>
    </w:p>
    <w:p w14:paraId="4C1D02FC" w14:textId="2BDBF981" w:rsidR="00AB7E45" w:rsidRPr="00903DBA" w:rsidRDefault="00AB7E45" w:rsidP="00AB7E45">
      <w:pPr>
        <w:pStyle w:val="Code"/>
        <w:rPr>
          <w:highlight w:val="white"/>
        </w:rPr>
      </w:pPr>
      <w:r w:rsidRPr="00903DBA">
        <w:rPr>
          <w:highlight w:val="white"/>
        </w:rPr>
        <w:t>}</w:t>
      </w:r>
    </w:p>
    <w:p w14:paraId="30FF8176" w14:textId="73B36B54" w:rsidR="008F09F5" w:rsidRPr="00903DBA" w:rsidRDefault="008F09F5" w:rsidP="008F09F5">
      <w:r w:rsidRPr="00903DBA">
        <w:rPr>
          <w:highlight w:val="white"/>
        </w:rPr>
        <w:t xml:space="preserve">The </w:t>
      </w:r>
      <w:r w:rsidRPr="00903DBA">
        <w:rPr>
          <w:rStyle w:val="KeyWord0"/>
        </w:rPr>
        <w:t>StaticSymbolLinux</w:t>
      </w:r>
      <w:r w:rsidRPr="00903DBA">
        <w:t xml:space="preserve"> class</w:t>
      </w:r>
      <w:r w:rsidR="00E30E31" w:rsidRPr="00903DBA">
        <w:t xml:space="preserve"> is a sub class of </w:t>
      </w:r>
      <w:r w:rsidR="00E30E31" w:rsidRPr="00903DBA">
        <w:rPr>
          <w:rStyle w:val="KeyWord0"/>
        </w:rPr>
        <w:t>StaticSymbol</w:t>
      </w:r>
      <w:r w:rsidR="00E30E31" w:rsidRPr="00903DBA">
        <w:t>.</w:t>
      </w:r>
      <w:r w:rsidR="002D10F0" w:rsidRPr="00903DBA">
        <w:t xml:space="preserve"> The </w:t>
      </w:r>
      <w:r w:rsidR="002D10F0" w:rsidRPr="00903DBA">
        <w:rPr>
          <w:rStyle w:val="KeyWord0"/>
        </w:rPr>
        <w:t>m_textList</w:t>
      </w:r>
      <w:r w:rsidR="002D10F0" w:rsidRPr="00903DBA">
        <w:t xml:space="preserve"> field hold the assembly code instructions, and </w:t>
      </w:r>
      <w:r w:rsidR="002D10F0" w:rsidRPr="00903DBA">
        <w:rPr>
          <w:rStyle w:val="KeyWord0"/>
        </w:rPr>
        <w:t>m_externSet</w:t>
      </w:r>
      <w:r w:rsidR="002D10F0" w:rsidRPr="00903DBA">
        <w:t xml:space="preserve"> holds the extern references of the assembly code.</w:t>
      </w:r>
    </w:p>
    <w:p w14:paraId="114F2EEC" w14:textId="2E2FCEFC" w:rsidR="0034798B" w:rsidRPr="00903DBA" w:rsidRDefault="0034798B" w:rsidP="00AB7E45">
      <w:pPr>
        <w:pStyle w:val="CodeHeader"/>
      </w:pPr>
      <w:proofErr w:type="spellStart"/>
      <w:r w:rsidRPr="00903DBA">
        <w:t>StaticSymbolLinux.cs</w:t>
      </w:r>
      <w:proofErr w:type="spellEnd"/>
    </w:p>
    <w:p w14:paraId="263E80F8" w14:textId="77777777" w:rsidR="00753E1A" w:rsidRPr="00903DBA" w:rsidRDefault="00753E1A" w:rsidP="00753E1A">
      <w:pPr>
        <w:pStyle w:val="Code"/>
        <w:rPr>
          <w:highlight w:val="white"/>
        </w:rPr>
      </w:pPr>
      <w:r w:rsidRPr="00903DBA">
        <w:rPr>
          <w:highlight w:val="white"/>
        </w:rPr>
        <w:t>using System;</w:t>
      </w:r>
    </w:p>
    <w:p w14:paraId="46E68056" w14:textId="77777777" w:rsidR="00753E1A" w:rsidRPr="00903DBA" w:rsidRDefault="00753E1A" w:rsidP="00753E1A">
      <w:pPr>
        <w:pStyle w:val="Code"/>
        <w:rPr>
          <w:highlight w:val="white"/>
        </w:rPr>
      </w:pPr>
      <w:r w:rsidRPr="00903DBA">
        <w:rPr>
          <w:highlight w:val="white"/>
        </w:rPr>
        <w:t>using System.IO;</w:t>
      </w:r>
    </w:p>
    <w:p w14:paraId="13D63FB5" w14:textId="77777777" w:rsidR="00753E1A" w:rsidRPr="00903DBA" w:rsidRDefault="00753E1A" w:rsidP="00753E1A">
      <w:pPr>
        <w:pStyle w:val="Code"/>
        <w:rPr>
          <w:highlight w:val="white"/>
        </w:rPr>
      </w:pPr>
      <w:r w:rsidRPr="00903DBA">
        <w:rPr>
          <w:highlight w:val="white"/>
        </w:rPr>
        <w:t>using System.Collections.Generic;</w:t>
      </w:r>
    </w:p>
    <w:p w14:paraId="1D56BBC7" w14:textId="77777777" w:rsidR="00753E1A" w:rsidRPr="00903DBA" w:rsidRDefault="00753E1A" w:rsidP="00753E1A">
      <w:pPr>
        <w:pStyle w:val="Code"/>
        <w:rPr>
          <w:highlight w:val="white"/>
        </w:rPr>
      </w:pPr>
    </w:p>
    <w:p w14:paraId="236E7D8A" w14:textId="77777777" w:rsidR="00753E1A" w:rsidRPr="00903DBA" w:rsidRDefault="00753E1A" w:rsidP="00753E1A">
      <w:pPr>
        <w:pStyle w:val="Code"/>
        <w:rPr>
          <w:highlight w:val="white"/>
        </w:rPr>
      </w:pPr>
      <w:r w:rsidRPr="00903DBA">
        <w:rPr>
          <w:highlight w:val="white"/>
        </w:rPr>
        <w:t>namespace CCompiler {</w:t>
      </w:r>
    </w:p>
    <w:p w14:paraId="60D2CC1B" w14:textId="77777777" w:rsidR="00753E1A" w:rsidRPr="00903DBA" w:rsidRDefault="00753E1A" w:rsidP="00753E1A">
      <w:pPr>
        <w:pStyle w:val="Code"/>
        <w:rPr>
          <w:highlight w:val="white"/>
        </w:rPr>
      </w:pPr>
      <w:r w:rsidRPr="00903DBA">
        <w:rPr>
          <w:highlight w:val="white"/>
        </w:rPr>
        <w:t xml:space="preserve">  public class StaticSymbolLinux : StaticSymbol {</w:t>
      </w:r>
    </w:p>
    <w:p w14:paraId="11ED11C3" w14:textId="77777777" w:rsidR="00753E1A" w:rsidRPr="00903DBA" w:rsidRDefault="00753E1A" w:rsidP="00753E1A">
      <w:pPr>
        <w:pStyle w:val="Code"/>
        <w:rPr>
          <w:highlight w:val="white"/>
        </w:rPr>
      </w:pPr>
      <w:r w:rsidRPr="00903DBA">
        <w:rPr>
          <w:highlight w:val="white"/>
        </w:rPr>
        <w:t xml:space="preserve">    private List&lt;String&gt; m_textList;</w:t>
      </w:r>
    </w:p>
    <w:p w14:paraId="4ECF132C" w14:textId="77777777" w:rsidR="00753E1A" w:rsidRPr="00903DBA" w:rsidRDefault="00753E1A" w:rsidP="00753E1A">
      <w:pPr>
        <w:pStyle w:val="Code"/>
        <w:rPr>
          <w:highlight w:val="white"/>
        </w:rPr>
      </w:pPr>
      <w:r w:rsidRPr="00903DBA">
        <w:rPr>
          <w:highlight w:val="white"/>
        </w:rPr>
        <w:t xml:space="preserve">    private ISet&lt;string&gt; m_externSet;</w:t>
      </w:r>
    </w:p>
    <w:p w14:paraId="791F54B3" w14:textId="17D4F927" w:rsidR="00753E1A" w:rsidRPr="00903DBA" w:rsidRDefault="007D173F" w:rsidP="007D173F">
      <w:pPr>
        <w:rPr>
          <w:highlight w:val="white"/>
        </w:rPr>
      </w:pPr>
      <w:r w:rsidRPr="00903DBA">
        <w:rPr>
          <w:highlight w:val="white"/>
        </w:rPr>
        <w:t>The constructor calls the base class constructor with the unique name.</w:t>
      </w:r>
    </w:p>
    <w:p w14:paraId="42014F70" w14:textId="77777777" w:rsidR="00753E1A" w:rsidRPr="00903DBA" w:rsidRDefault="00753E1A" w:rsidP="00753E1A">
      <w:pPr>
        <w:pStyle w:val="Code"/>
        <w:rPr>
          <w:highlight w:val="white"/>
        </w:rPr>
      </w:pPr>
      <w:r w:rsidRPr="00903DBA">
        <w:rPr>
          <w:highlight w:val="white"/>
        </w:rPr>
        <w:lastRenderedPageBreak/>
        <w:t xml:space="preserve">    public StaticSymbolLinux(string uniqueName, List&lt;string&gt; textList,</w:t>
      </w:r>
    </w:p>
    <w:p w14:paraId="475151A1" w14:textId="77777777" w:rsidR="00753E1A" w:rsidRPr="00903DBA" w:rsidRDefault="00753E1A" w:rsidP="00753E1A">
      <w:pPr>
        <w:pStyle w:val="Code"/>
        <w:rPr>
          <w:highlight w:val="white"/>
        </w:rPr>
      </w:pPr>
      <w:r w:rsidRPr="00903DBA">
        <w:rPr>
          <w:highlight w:val="white"/>
        </w:rPr>
        <w:t xml:space="preserve">                             ISet&lt;string&gt; externSet)</w:t>
      </w:r>
    </w:p>
    <w:p w14:paraId="15B57471" w14:textId="77777777" w:rsidR="00753E1A" w:rsidRPr="00903DBA" w:rsidRDefault="00753E1A" w:rsidP="00753E1A">
      <w:pPr>
        <w:pStyle w:val="Code"/>
        <w:rPr>
          <w:highlight w:val="white"/>
        </w:rPr>
      </w:pPr>
      <w:r w:rsidRPr="00903DBA">
        <w:rPr>
          <w:highlight w:val="white"/>
        </w:rPr>
        <w:t xml:space="preserve">     :base(uniqueName) {</w:t>
      </w:r>
    </w:p>
    <w:p w14:paraId="6D40DC8E" w14:textId="77777777" w:rsidR="00753E1A" w:rsidRPr="00903DBA" w:rsidRDefault="00753E1A" w:rsidP="00753E1A">
      <w:pPr>
        <w:pStyle w:val="Code"/>
        <w:rPr>
          <w:highlight w:val="white"/>
        </w:rPr>
      </w:pPr>
      <w:r w:rsidRPr="00903DBA">
        <w:rPr>
          <w:highlight w:val="white"/>
        </w:rPr>
        <w:t xml:space="preserve">      m_textList = textList;</w:t>
      </w:r>
    </w:p>
    <w:p w14:paraId="6C5A14B1" w14:textId="77777777" w:rsidR="00753E1A" w:rsidRPr="00903DBA" w:rsidRDefault="00753E1A" w:rsidP="00753E1A">
      <w:pPr>
        <w:pStyle w:val="Code"/>
        <w:rPr>
          <w:highlight w:val="white"/>
        </w:rPr>
      </w:pPr>
      <w:r w:rsidRPr="00903DBA">
        <w:rPr>
          <w:highlight w:val="white"/>
        </w:rPr>
        <w:t xml:space="preserve">      m_externSet = externSet;</w:t>
      </w:r>
    </w:p>
    <w:p w14:paraId="56D8B3B9" w14:textId="77777777" w:rsidR="00753E1A" w:rsidRPr="00903DBA" w:rsidRDefault="00753E1A" w:rsidP="00753E1A">
      <w:pPr>
        <w:pStyle w:val="Code"/>
        <w:rPr>
          <w:highlight w:val="white"/>
        </w:rPr>
      </w:pPr>
      <w:r w:rsidRPr="00903DBA">
        <w:rPr>
          <w:highlight w:val="white"/>
        </w:rPr>
        <w:t xml:space="preserve">    }</w:t>
      </w:r>
    </w:p>
    <w:p w14:paraId="5273AFED" w14:textId="77777777" w:rsidR="00753E1A" w:rsidRPr="00903DBA" w:rsidRDefault="00753E1A" w:rsidP="00753E1A">
      <w:pPr>
        <w:pStyle w:val="Code"/>
        <w:rPr>
          <w:highlight w:val="white"/>
        </w:rPr>
      </w:pPr>
    </w:p>
    <w:p w14:paraId="3B30EA45" w14:textId="77777777" w:rsidR="00753E1A" w:rsidRPr="00903DBA" w:rsidRDefault="00753E1A" w:rsidP="00753E1A">
      <w:pPr>
        <w:pStyle w:val="Code"/>
        <w:rPr>
          <w:highlight w:val="white"/>
        </w:rPr>
      </w:pPr>
      <w:r w:rsidRPr="00903DBA">
        <w:rPr>
          <w:highlight w:val="white"/>
        </w:rPr>
        <w:t xml:space="preserve">    public List&lt;string&gt; TextList {</w:t>
      </w:r>
    </w:p>
    <w:p w14:paraId="5E98245E" w14:textId="77777777" w:rsidR="00753E1A" w:rsidRPr="00903DBA" w:rsidRDefault="00753E1A" w:rsidP="00753E1A">
      <w:pPr>
        <w:pStyle w:val="Code"/>
        <w:rPr>
          <w:highlight w:val="white"/>
        </w:rPr>
      </w:pPr>
      <w:r w:rsidRPr="00903DBA">
        <w:rPr>
          <w:highlight w:val="white"/>
        </w:rPr>
        <w:t xml:space="preserve">      get { return m_textList; }</w:t>
      </w:r>
    </w:p>
    <w:p w14:paraId="0DB8190C" w14:textId="77777777" w:rsidR="00753E1A" w:rsidRPr="00903DBA" w:rsidRDefault="00753E1A" w:rsidP="00753E1A">
      <w:pPr>
        <w:pStyle w:val="Code"/>
        <w:rPr>
          <w:highlight w:val="white"/>
        </w:rPr>
      </w:pPr>
      <w:r w:rsidRPr="00903DBA">
        <w:rPr>
          <w:highlight w:val="white"/>
        </w:rPr>
        <w:t xml:space="preserve">    }</w:t>
      </w:r>
    </w:p>
    <w:p w14:paraId="6AA58E3D" w14:textId="77777777" w:rsidR="00753E1A" w:rsidRPr="00903DBA" w:rsidRDefault="00753E1A" w:rsidP="00753E1A">
      <w:pPr>
        <w:pStyle w:val="Code"/>
        <w:rPr>
          <w:highlight w:val="white"/>
        </w:rPr>
      </w:pPr>
    </w:p>
    <w:p w14:paraId="6C4EB2CB" w14:textId="77777777" w:rsidR="00753E1A" w:rsidRPr="00903DBA" w:rsidRDefault="00753E1A" w:rsidP="00753E1A">
      <w:pPr>
        <w:pStyle w:val="Code"/>
        <w:rPr>
          <w:highlight w:val="white"/>
        </w:rPr>
      </w:pPr>
      <w:r w:rsidRPr="00903DBA">
        <w:rPr>
          <w:highlight w:val="white"/>
        </w:rPr>
        <w:t xml:space="preserve">    public ISet&lt;string&gt; ExternSet {</w:t>
      </w:r>
    </w:p>
    <w:p w14:paraId="222E0085" w14:textId="77777777" w:rsidR="00753E1A" w:rsidRPr="00903DBA" w:rsidRDefault="00753E1A" w:rsidP="00753E1A">
      <w:pPr>
        <w:pStyle w:val="Code"/>
        <w:rPr>
          <w:highlight w:val="white"/>
        </w:rPr>
      </w:pPr>
      <w:r w:rsidRPr="00903DBA">
        <w:rPr>
          <w:highlight w:val="white"/>
        </w:rPr>
        <w:t xml:space="preserve">      get { return m_externSet; }</w:t>
      </w:r>
    </w:p>
    <w:p w14:paraId="59D6C203" w14:textId="77777777" w:rsidR="00753E1A" w:rsidRPr="00903DBA" w:rsidRDefault="00753E1A" w:rsidP="00753E1A">
      <w:pPr>
        <w:pStyle w:val="Code"/>
        <w:rPr>
          <w:highlight w:val="white"/>
        </w:rPr>
      </w:pPr>
      <w:r w:rsidRPr="00903DBA">
        <w:rPr>
          <w:highlight w:val="white"/>
        </w:rPr>
        <w:t xml:space="preserve">    }</w:t>
      </w:r>
    </w:p>
    <w:p w14:paraId="1D9967DD" w14:textId="77777777" w:rsidR="00753E1A" w:rsidRPr="00903DBA" w:rsidRDefault="00753E1A" w:rsidP="00753E1A">
      <w:pPr>
        <w:pStyle w:val="Code"/>
        <w:rPr>
          <w:highlight w:val="white"/>
        </w:rPr>
      </w:pPr>
      <w:r w:rsidRPr="00903DBA">
        <w:rPr>
          <w:highlight w:val="white"/>
        </w:rPr>
        <w:t xml:space="preserve">  }</w:t>
      </w:r>
    </w:p>
    <w:p w14:paraId="61E7918D" w14:textId="21B0DE09" w:rsidR="0034798B" w:rsidRPr="00903DBA" w:rsidRDefault="00753E1A" w:rsidP="00753E1A">
      <w:pPr>
        <w:pStyle w:val="Code"/>
      </w:pPr>
      <w:r w:rsidRPr="00903DBA">
        <w:rPr>
          <w:highlight w:val="white"/>
        </w:rPr>
        <w:t>}</w:t>
      </w:r>
    </w:p>
    <w:p w14:paraId="1942D344" w14:textId="71C033EC" w:rsidR="00A149DE" w:rsidRPr="00903DBA" w:rsidRDefault="00A149DE" w:rsidP="00A149DE">
      <w:pPr>
        <w:pStyle w:val="CodeHeader"/>
      </w:pPr>
      <w:proofErr w:type="spellStart"/>
      <w:r w:rsidRPr="00903DBA">
        <w:rPr>
          <w:highlight w:val="white"/>
        </w:rPr>
        <w:t>StaticSymbolWindows</w:t>
      </w:r>
      <w:r w:rsidRPr="00903DBA">
        <w:t>.cs</w:t>
      </w:r>
      <w:proofErr w:type="spellEnd"/>
    </w:p>
    <w:p w14:paraId="776FB3AF" w14:textId="77777777" w:rsidR="00A149DE" w:rsidRPr="00903DBA" w:rsidRDefault="00A149DE" w:rsidP="00A149DE">
      <w:pPr>
        <w:pStyle w:val="Code"/>
        <w:rPr>
          <w:highlight w:val="white"/>
        </w:rPr>
      </w:pPr>
      <w:r w:rsidRPr="00903DBA">
        <w:rPr>
          <w:highlight w:val="white"/>
        </w:rPr>
        <w:t>namespace CCompiler {</w:t>
      </w:r>
    </w:p>
    <w:p w14:paraId="134D33F8" w14:textId="654B64E1" w:rsidR="00A149DE" w:rsidRPr="00903DBA" w:rsidRDefault="00A149DE" w:rsidP="00A149DE">
      <w:pPr>
        <w:pStyle w:val="Code"/>
        <w:rPr>
          <w:highlight w:val="white"/>
        </w:rPr>
      </w:pPr>
      <w:r w:rsidRPr="00903DBA">
        <w:rPr>
          <w:highlight w:val="white"/>
        </w:rPr>
        <w:t xml:space="preserve">  public class StaticSymbolWindows : StaticSymbol {</w:t>
      </w:r>
    </w:p>
    <w:p w14:paraId="1869EA27" w14:textId="581A25EA" w:rsidR="00A149DE" w:rsidRPr="00903DBA" w:rsidRDefault="00A149DE" w:rsidP="00A149DE">
      <w:pPr>
        <w:pStyle w:val="Code"/>
        <w:rPr>
          <w:highlight w:val="white"/>
        </w:rPr>
      </w:pPr>
      <w:r w:rsidRPr="00903DBA">
        <w:rPr>
          <w:highlight w:val="white"/>
        </w:rPr>
        <w:t xml:space="preserve">    // ...</w:t>
      </w:r>
    </w:p>
    <w:p w14:paraId="0F3B77CD" w14:textId="2E666611" w:rsidR="00A149DE" w:rsidRPr="00903DBA" w:rsidRDefault="00A149DE" w:rsidP="00753E1A">
      <w:pPr>
        <w:pStyle w:val="Code"/>
      </w:pPr>
      <w:r w:rsidRPr="00903DBA">
        <w:t xml:space="preserve">  }</w:t>
      </w:r>
    </w:p>
    <w:p w14:paraId="2966603C" w14:textId="5786B144" w:rsidR="00A149DE" w:rsidRPr="00903DBA" w:rsidRDefault="00A149DE" w:rsidP="00753E1A">
      <w:pPr>
        <w:pStyle w:val="Code"/>
      </w:pPr>
      <w:r w:rsidRPr="00903DBA">
        <w:t>}</w:t>
      </w:r>
    </w:p>
    <w:p w14:paraId="0791C437" w14:textId="414F320C" w:rsidR="00DF053B" w:rsidRPr="00903DBA" w:rsidRDefault="00DF053B" w:rsidP="006A31DF">
      <w:pPr>
        <w:pStyle w:val="Rubrik1"/>
      </w:pPr>
      <w:bookmarkStart w:id="206" w:name="_Ref54541618"/>
      <w:bookmarkStart w:id="207" w:name="_Toc57656044"/>
      <w:r w:rsidRPr="00903DBA">
        <w:lastRenderedPageBreak/>
        <w:t>The Type System</w:t>
      </w:r>
      <w:bookmarkEnd w:id="206"/>
      <w:bookmarkEnd w:id="207"/>
    </w:p>
    <w:p w14:paraId="32A67CAE" w14:textId="302790B8" w:rsidR="0090331B" w:rsidRPr="00903DBA" w:rsidRDefault="00D84FDE" w:rsidP="00EF3C56">
      <w:pPr>
        <w:rPr>
          <w:color w:val="auto"/>
        </w:rPr>
      </w:pPr>
      <w:r w:rsidRPr="00903DBA">
        <w:t xml:space="preserve">C has a rather large set of types. The simple types are made up of the integral types signed and unsigned </w:t>
      </w:r>
      <w:r w:rsidRPr="00903DBA">
        <w:rPr>
          <w:rStyle w:val="CodeInText"/>
        </w:rPr>
        <w:t>char</w:t>
      </w:r>
      <w:r w:rsidRPr="00903DBA">
        <w:t xml:space="preserve">, </w:t>
      </w:r>
      <w:r w:rsidRPr="00903DBA">
        <w:rPr>
          <w:rStyle w:val="CodeInText"/>
        </w:rPr>
        <w:t>short</w:t>
      </w:r>
      <w:r w:rsidR="00DA04BA" w:rsidRPr="00903DBA">
        <w:rPr>
          <w:rStyle w:val="CodeInText"/>
        </w:rPr>
        <w:t xml:space="preserve"> int</w:t>
      </w:r>
      <w:r w:rsidRPr="00903DBA">
        <w:t xml:space="preserve">, </w:t>
      </w:r>
      <w:r w:rsidRPr="00903DBA">
        <w:rPr>
          <w:rStyle w:val="CodeInText"/>
        </w:rPr>
        <w:t>int</w:t>
      </w:r>
      <w:r w:rsidRPr="00903DBA">
        <w:t xml:space="preserve">, and </w:t>
      </w:r>
      <w:r w:rsidRPr="00903DBA">
        <w:rPr>
          <w:rStyle w:val="CodeInText"/>
        </w:rPr>
        <w:t>long</w:t>
      </w:r>
      <w:r w:rsidR="00DA04BA" w:rsidRPr="00903DBA">
        <w:rPr>
          <w:rStyle w:val="CodeInText"/>
        </w:rPr>
        <w:t xml:space="preserve"> int</w:t>
      </w:r>
      <w:r w:rsidRPr="00903DBA">
        <w:t xml:space="preserve"> as well as the floating types </w:t>
      </w:r>
      <w:r w:rsidRPr="00903DBA">
        <w:rPr>
          <w:rStyle w:val="CodeInText"/>
        </w:rPr>
        <w:t>float,</w:t>
      </w:r>
      <w:r w:rsidRPr="00903DBA">
        <w:t xml:space="preserve"> </w:t>
      </w:r>
      <w:r w:rsidRPr="00903DBA">
        <w:rPr>
          <w:rStyle w:val="CodeInText"/>
        </w:rPr>
        <w:t>double</w:t>
      </w:r>
      <w:r w:rsidRPr="00903DBA">
        <w:t xml:space="preserve">, and </w:t>
      </w:r>
      <w:r w:rsidRPr="00903DBA">
        <w:rPr>
          <w:rStyle w:val="CodeInText"/>
        </w:rPr>
        <w:t>long</w:t>
      </w:r>
      <w:r w:rsidRPr="00903DBA">
        <w:t xml:space="preserve"> </w:t>
      </w:r>
      <w:r w:rsidRPr="00903DBA">
        <w:rPr>
          <w:rStyle w:val="CodeInText"/>
        </w:rPr>
        <w:t>double</w:t>
      </w:r>
      <w:r w:rsidRPr="00903DBA">
        <w:t>. The compound type are pointers, arrays, structs, unions, and functions. Values of enumeration types (</w:t>
      </w:r>
      <w:proofErr w:type="spellStart"/>
      <w:r w:rsidRPr="00903DBA">
        <w:rPr>
          <w:rStyle w:val="CodeInText"/>
        </w:rPr>
        <w:t>enum</w:t>
      </w:r>
      <w:proofErr w:type="spellEnd"/>
      <w:r w:rsidRPr="00903DBA">
        <w:t xml:space="preserve">) are stored as signed integer. Moreover, a type can also be </w:t>
      </w:r>
      <w:r w:rsidRPr="00903DBA">
        <w:rPr>
          <w:rStyle w:val="CodeInText0"/>
        </w:rPr>
        <w:t>constant</w:t>
      </w:r>
      <w:r w:rsidRPr="00903DBA">
        <w:t xml:space="preserve"> or </w:t>
      </w:r>
      <w:r w:rsidRPr="00903DBA">
        <w:rPr>
          <w:rStyle w:val="CodeInText0"/>
        </w:rPr>
        <w:t>volatile</w:t>
      </w:r>
      <w:r w:rsidRPr="00903DBA">
        <w:t>.</w:t>
      </w:r>
      <w:r w:rsidR="00FC032A" w:rsidRPr="00903DBA">
        <w:rPr>
          <w:color w:val="auto"/>
        </w:rPr>
        <w:t xml:space="preserve"> </w:t>
      </w:r>
      <w:r w:rsidR="00333473" w:rsidRPr="00903DBA">
        <w:rPr>
          <w:color w:val="auto"/>
        </w:rPr>
        <w:t xml:space="preserve">Internally, we </w:t>
      </w:r>
      <w:r w:rsidR="00FC032A" w:rsidRPr="00903DBA">
        <w:rPr>
          <w:color w:val="auto"/>
        </w:rPr>
        <w:t>intro</w:t>
      </w:r>
      <w:r w:rsidR="00333473" w:rsidRPr="00903DBA">
        <w:rPr>
          <w:color w:val="auto"/>
        </w:rPr>
        <w:t>d</w:t>
      </w:r>
      <w:r w:rsidR="00FC032A" w:rsidRPr="00903DBA">
        <w:rPr>
          <w:color w:val="auto"/>
        </w:rPr>
        <w:t xml:space="preserve">uce the </w:t>
      </w:r>
      <w:r w:rsidR="0023025C" w:rsidRPr="00903DBA">
        <w:rPr>
          <w:color w:val="auto"/>
        </w:rPr>
        <w:t>logical</w:t>
      </w:r>
      <w:r w:rsidR="00FC032A" w:rsidRPr="00903DBA">
        <w:rPr>
          <w:color w:val="auto"/>
        </w:rPr>
        <w:t xml:space="preserve"> and string types, even thoug</w:t>
      </w:r>
      <w:r w:rsidR="00333473" w:rsidRPr="00903DBA">
        <w:rPr>
          <w:color w:val="auto"/>
        </w:rPr>
        <w:t>h there are no such types in C.</w:t>
      </w:r>
      <w:r w:rsidR="00025BEA" w:rsidRPr="00903DBA">
        <w:t xml:space="preserve"> </w:t>
      </w:r>
      <w:r w:rsidR="005A199A" w:rsidRPr="00903DBA">
        <w:t>The void</w:t>
      </w:r>
    </w:p>
    <w:p w14:paraId="142D086C" w14:textId="18BDC79A" w:rsidR="004242EC" w:rsidRPr="00903DBA" w:rsidRDefault="004242EC" w:rsidP="008C43F9">
      <w:pPr>
        <w:pStyle w:val="CodeHeader"/>
      </w:pPr>
      <w:proofErr w:type="spellStart"/>
      <w:r w:rsidRPr="00903DBA">
        <w:t>Sort.cs</w:t>
      </w:r>
      <w:proofErr w:type="spellEnd"/>
    </w:p>
    <w:p w14:paraId="3371F873" w14:textId="77777777" w:rsidR="004242EC" w:rsidRPr="00903DBA" w:rsidRDefault="004242EC" w:rsidP="004242EC">
      <w:pPr>
        <w:pStyle w:val="Code"/>
        <w:rPr>
          <w:highlight w:val="white"/>
        </w:rPr>
      </w:pPr>
      <w:r w:rsidRPr="00903DBA">
        <w:rPr>
          <w:highlight w:val="white"/>
        </w:rPr>
        <w:t>namespace CCompiler {</w:t>
      </w:r>
    </w:p>
    <w:p w14:paraId="58E7CDBA" w14:textId="3FF10266" w:rsidR="00374ECD" w:rsidRPr="00903DBA" w:rsidRDefault="004242EC" w:rsidP="004242EC">
      <w:pPr>
        <w:pStyle w:val="Code"/>
        <w:rPr>
          <w:highlight w:val="white"/>
        </w:rPr>
      </w:pPr>
      <w:r w:rsidRPr="00903DBA">
        <w:rPr>
          <w:highlight w:val="white"/>
        </w:rPr>
        <w:t xml:space="preserve">  public enum Sort {Void, </w:t>
      </w:r>
      <w:r w:rsidR="005D4E81" w:rsidRPr="00903DBA">
        <w:rPr>
          <w:highlight w:val="white"/>
        </w:rPr>
        <w:t>SignedChar</w:t>
      </w:r>
      <w:r w:rsidRPr="00903DBA">
        <w:rPr>
          <w:highlight w:val="white"/>
        </w:rPr>
        <w:t xml:space="preserve">, </w:t>
      </w:r>
      <w:r w:rsidR="005D4E81" w:rsidRPr="00903DBA">
        <w:rPr>
          <w:highlight w:val="white"/>
        </w:rPr>
        <w:t>UnsignedChar</w:t>
      </w:r>
      <w:r w:rsidRPr="00903DBA">
        <w:rPr>
          <w:highlight w:val="white"/>
        </w:rPr>
        <w:t xml:space="preserve">, </w:t>
      </w:r>
      <w:r w:rsidR="005D4E81" w:rsidRPr="00903DBA">
        <w:rPr>
          <w:highlight w:val="white"/>
        </w:rPr>
        <w:t>SignedShortInt</w:t>
      </w:r>
      <w:r w:rsidRPr="00903DBA">
        <w:rPr>
          <w:highlight w:val="white"/>
        </w:rPr>
        <w:t>,</w:t>
      </w:r>
    </w:p>
    <w:p w14:paraId="586E56C3" w14:textId="494C3048" w:rsidR="00374ECD"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UnsignedShortInt</w:t>
      </w:r>
      <w:r w:rsidR="004242EC" w:rsidRPr="00903DBA">
        <w:rPr>
          <w:highlight w:val="white"/>
        </w:rPr>
        <w:t xml:space="preserve">, </w:t>
      </w:r>
      <w:r w:rsidR="005D4E81" w:rsidRPr="00903DBA">
        <w:rPr>
          <w:highlight w:val="white"/>
        </w:rPr>
        <w:t>SignedInt</w:t>
      </w:r>
      <w:r w:rsidR="004242EC" w:rsidRPr="00903DBA">
        <w:rPr>
          <w:highlight w:val="white"/>
        </w:rPr>
        <w:t>,</w:t>
      </w:r>
      <w:r w:rsidRPr="00903DBA">
        <w:rPr>
          <w:highlight w:val="white"/>
        </w:rPr>
        <w:t xml:space="preserve"> </w:t>
      </w:r>
      <w:r w:rsidR="005D4E81" w:rsidRPr="00903DBA">
        <w:rPr>
          <w:highlight w:val="white"/>
        </w:rPr>
        <w:t>UnsignedInt</w:t>
      </w:r>
      <w:r w:rsidR="004242EC" w:rsidRPr="00903DBA">
        <w:rPr>
          <w:highlight w:val="white"/>
        </w:rPr>
        <w:t>,</w:t>
      </w:r>
    </w:p>
    <w:p w14:paraId="6FEA7628" w14:textId="02CBE57E" w:rsidR="00057D8F" w:rsidRPr="00903DBA" w:rsidRDefault="00374ECD" w:rsidP="004242EC">
      <w:pPr>
        <w:pStyle w:val="Code"/>
        <w:rPr>
          <w:highlight w:val="white"/>
        </w:rPr>
      </w:pPr>
      <w:r w:rsidRPr="00903DBA">
        <w:rPr>
          <w:highlight w:val="white"/>
        </w:rPr>
        <w:t xml:space="preserve">                   </w:t>
      </w:r>
      <w:r w:rsidR="004242EC" w:rsidRPr="00903DBA">
        <w:rPr>
          <w:highlight w:val="white"/>
        </w:rPr>
        <w:t xml:space="preserve"> </w:t>
      </w:r>
      <w:r w:rsidR="005D4E81" w:rsidRPr="00903DBA">
        <w:rPr>
          <w:highlight w:val="white"/>
        </w:rPr>
        <w:t>SignedLongInt</w:t>
      </w:r>
      <w:r w:rsidR="004242EC" w:rsidRPr="00903DBA">
        <w:rPr>
          <w:highlight w:val="white"/>
        </w:rPr>
        <w:t xml:space="preserve">, </w:t>
      </w:r>
      <w:r w:rsidR="005D4E81" w:rsidRPr="00903DBA">
        <w:rPr>
          <w:highlight w:val="white"/>
        </w:rPr>
        <w:t>UnsignedLongInt</w:t>
      </w:r>
      <w:r w:rsidR="004242EC" w:rsidRPr="00903DBA">
        <w:rPr>
          <w:highlight w:val="white"/>
        </w:rPr>
        <w:t>,</w:t>
      </w:r>
      <w:r w:rsidR="00057D8F" w:rsidRPr="00903DBA">
        <w:rPr>
          <w:highlight w:val="white"/>
        </w:rPr>
        <w:t xml:space="preserve"> </w:t>
      </w:r>
      <w:r w:rsidR="004242EC" w:rsidRPr="00903DBA">
        <w:rPr>
          <w:highlight w:val="white"/>
        </w:rPr>
        <w:t>Float, Double,</w:t>
      </w:r>
    </w:p>
    <w:p w14:paraId="5F44F9EF" w14:textId="3E70AEE2" w:rsidR="004242EC" w:rsidRPr="00903DBA" w:rsidRDefault="00057D8F" w:rsidP="004242EC">
      <w:pPr>
        <w:pStyle w:val="Code"/>
        <w:rPr>
          <w:highlight w:val="white"/>
        </w:rPr>
      </w:pPr>
      <w:r w:rsidRPr="00903DBA">
        <w:rPr>
          <w:highlight w:val="white"/>
        </w:rPr>
        <w:t xml:space="preserve">                   </w:t>
      </w:r>
      <w:r w:rsidR="004242EC" w:rsidRPr="00903DBA">
        <w:rPr>
          <w:highlight w:val="white"/>
        </w:rPr>
        <w:t xml:space="preserve"> </w:t>
      </w:r>
      <w:r w:rsidR="001220BA" w:rsidRPr="00903DBA">
        <w:rPr>
          <w:highlight w:val="white"/>
        </w:rPr>
        <w:t>LongDouble</w:t>
      </w:r>
      <w:r w:rsidR="004242EC" w:rsidRPr="00903DBA">
        <w:rPr>
          <w:highlight w:val="white"/>
        </w:rPr>
        <w:t>, String, Pointer, Array, Struct, Union,</w:t>
      </w:r>
    </w:p>
    <w:p w14:paraId="74353B29" w14:textId="77777777" w:rsidR="004242EC" w:rsidRPr="00903DBA" w:rsidRDefault="004242EC" w:rsidP="004242EC">
      <w:pPr>
        <w:pStyle w:val="Code"/>
        <w:rPr>
          <w:highlight w:val="white"/>
        </w:rPr>
      </w:pPr>
      <w:r w:rsidRPr="00903DBA">
        <w:rPr>
          <w:highlight w:val="white"/>
        </w:rPr>
        <w:t xml:space="preserve">                    Function, Logical};</w:t>
      </w:r>
    </w:p>
    <w:p w14:paraId="733D5840" w14:textId="65BFCC0A" w:rsidR="004242EC" w:rsidRPr="00903DBA" w:rsidRDefault="004242EC" w:rsidP="004242EC">
      <w:pPr>
        <w:pStyle w:val="Code"/>
      </w:pPr>
      <w:r w:rsidRPr="00903DBA">
        <w:rPr>
          <w:highlight w:val="white"/>
        </w:rPr>
        <w:t>}</w:t>
      </w:r>
    </w:p>
    <w:p w14:paraId="0A039911" w14:textId="5DD41732" w:rsidR="00AC17D8" w:rsidRPr="00903DBA" w:rsidRDefault="00AC17D8" w:rsidP="00AC17D8">
      <w:r w:rsidRPr="00903DBA">
        <w:t xml:space="preserve">The </w:t>
      </w:r>
      <w:r w:rsidRPr="00903DBA">
        <w:rPr>
          <w:rStyle w:val="KeyWord0"/>
        </w:rPr>
        <w:t>Type</w:t>
      </w:r>
      <w:r w:rsidRPr="00903DBA">
        <w:t xml:space="preserve"> class hold methods for create types with different features. A pointer has a pointer </w:t>
      </w:r>
      <w:proofErr w:type="gramStart"/>
      <w:r w:rsidRPr="00903DBA">
        <w:t>type</w:t>
      </w:r>
      <w:proofErr w:type="gramEnd"/>
      <w:r w:rsidRPr="00903DBA">
        <w:t xml:space="preserve"> and an array has an array size and type, </w:t>
      </w:r>
      <w:r w:rsidR="00ED1783" w:rsidRPr="00903DBA">
        <w:t>a function has a return type and parameter list</w:t>
      </w:r>
      <w:r w:rsidR="00B67BFE" w:rsidRPr="00903DBA">
        <w:t>, and a struct or union has a member map</w:t>
      </w:r>
      <w:r w:rsidR="000071DE" w:rsidRPr="00903DBA">
        <w:t xml:space="preserve">, where a </w:t>
      </w:r>
      <w:r w:rsidR="00B67BFE" w:rsidRPr="00903DBA">
        <w:t>member can have a bitfield.</w:t>
      </w:r>
    </w:p>
    <w:p w14:paraId="5EBDC23E" w14:textId="088BB8CD" w:rsidR="00DF053B" w:rsidRPr="00903DBA" w:rsidRDefault="008C43F9" w:rsidP="004242EC">
      <w:pPr>
        <w:pStyle w:val="CodeHeader"/>
      </w:pPr>
      <w:proofErr w:type="spellStart"/>
      <w:r w:rsidRPr="00903DBA">
        <w:t>Type.cs</w:t>
      </w:r>
      <w:proofErr w:type="spellEnd"/>
    </w:p>
    <w:p w14:paraId="31261FF7" w14:textId="77777777" w:rsidR="006E1FB9" w:rsidRPr="00903DBA" w:rsidRDefault="006E1FB9" w:rsidP="006E1FB9">
      <w:pPr>
        <w:pStyle w:val="Code"/>
        <w:rPr>
          <w:highlight w:val="white"/>
        </w:rPr>
      </w:pPr>
      <w:r w:rsidRPr="00903DBA">
        <w:rPr>
          <w:highlight w:val="white"/>
        </w:rPr>
        <w:t>using System;</w:t>
      </w:r>
    </w:p>
    <w:p w14:paraId="1EA5201F" w14:textId="77777777" w:rsidR="006E1FB9" w:rsidRPr="00903DBA" w:rsidRDefault="006E1FB9" w:rsidP="006E1FB9">
      <w:pPr>
        <w:pStyle w:val="Code"/>
        <w:rPr>
          <w:highlight w:val="white"/>
        </w:rPr>
      </w:pPr>
      <w:r w:rsidRPr="00903DBA">
        <w:rPr>
          <w:highlight w:val="white"/>
        </w:rPr>
        <w:t>using System.Linq;</w:t>
      </w:r>
    </w:p>
    <w:p w14:paraId="3FCE137D" w14:textId="77777777" w:rsidR="006E1FB9" w:rsidRPr="00903DBA" w:rsidRDefault="006E1FB9" w:rsidP="006E1FB9">
      <w:pPr>
        <w:pStyle w:val="Code"/>
        <w:rPr>
          <w:highlight w:val="white"/>
        </w:rPr>
      </w:pPr>
      <w:r w:rsidRPr="00903DBA">
        <w:rPr>
          <w:highlight w:val="white"/>
        </w:rPr>
        <w:t>using System.Numerics;</w:t>
      </w:r>
    </w:p>
    <w:p w14:paraId="0D650D3D" w14:textId="77777777" w:rsidR="006E1FB9" w:rsidRPr="00903DBA" w:rsidRDefault="006E1FB9" w:rsidP="006E1FB9">
      <w:pPr>
        <w:pStyle w:val="Code"/>
        <w:rPr>
          <w:highlight w:val="white"/>
        </w:rPr>
      </w:pPr>
      <w:r w:rsidRPr="00903DBA">
        <w:rPr>
          <w:highlight w:val="white"/>
        </w:rPr>
        <w:t>using System.Collections.Generic;</w:t>
      </w:r>
    </w:p>
    <w:p w14:paraId="78B997AD" w14:textId="77777777" w:rsidR="006E1FB9" w:rsidRPr="00903DBA" w:rsidRDefault="006E1FB9" w:rsidP="006E1FB9">
      <w:pPr>
        <w:pStyle w:val="Code"/>
        <w:rPr>
          <w:highlight w:val="white"/>
        </w:rPr>
      </w:pPr>
    </w:p>
    <w:p w14:paraId="02FCC2BC" w14:textId="77777777" w:rsidR="006E1FB9" w:rsidRPr="00903DBA" w:rsidRDefault="006E1FB9" w:rsidP="006E1FB9">
      <w:pPr>
        <w:pStyle w:val="Code"/>
        <w:rPr>
          <w:highlight w:val="white"/>
        </w:rPr>
      </w:pPr>
      <w:r w:rsidRPr="00903DBA">
        <w:rPr>
          <w:highlight w:val="white"/>
        </w:rPr>
        <w:t>namespace CCompiler {</w:t>
      </w:r>
    </w:p>
    <w:p w14:paraId="35C75594" w14:textId="77777777" w:rsidR="006E1FB9" w:rsidRPr="00903DBA" w:rsidRDefault="006E1FB9" w:rsidP="006E1FB9">
      <w:pPr>
        <w:pStyle w:val="Code"/>
        <w:rPr>
          <w:highlight w:val="white"/>
        </w:rPr>
      </w:pPr>
      <w:r w:rsidRPr="00903DBA">
        <w:rPr>
          <w:highlight w:val="white"/>
        </w:rPr>
        <w:t xml:space="preserve">  public class Type {</w:t>
      </w:r>
    </w:p>
    <w:p w14:paraId="7B8638D1" w14:textId="77777777" w:rsidR="006E1FB9" w:rsidRPr="00903DBA" w:rsidRDefault="006E1FB9" w:rsidP="006E1FB9">
      <w:pPr>
        <w:pStyle w:val="Code"/>
        <w:rPr>
          <w:highlight w:val="white"/>
        </w:rPr>
      </w:pPr>
      <w:r w:rsidRPr="00903DBA">
        <w:rPr>
          <w:highlight w:val="white"/>
        </w:rPr>
        <w:t xml:space="preserve">    private Sort m_sort;</w:t>
      </w:r>
    </w:p>
    <w:p w14:paraId="673EA33C" w14:textId="29DD50DF" w:rsidR="006E1FB9" w:rsidRPr="00903DBA" w:rsidRDefault="00900025" w:rsidP="00304A22">
      <w:pPr>
        <w:rPr>
          <w:highlight w:val="white"/>
        </w:rPr>
      </w:pPr>
      <w:r w:rsidRPr="00903DBA">
        <w:rPr>
          <w:highlight w:val="white"/>
        </w:rPr>
        <w:t>Each type holds a sort, it may be a</w:t>
      </w:r>
      <w:r w:rsidR="00E91094" w:rsidRPr="00903DBA">
        <w:rPr>
          <w:highlight w:val="white"/>
        </w:rPr>
        <w:t>n integral sort (</w:t>
      </w:r>
      <w:r w:rsidRPr="00903DBA">
        <w:rPr>
          <w:highlight w:val="white"/>
        </w:rPr>
        <w:t>signed or unsigne</w:t>
      </w:r>
      <w:r w:rsidR="00E91094" w:rsidRPr="00903DBA">
        <w:rPr>
          <w:highlight w:val="white"/>
        </w:rPr>
        <w:t>d</w:t>
      </w:r>
      <w:r w:rsidRPr="00903DBA">
        <w:rPr>
          <w:highlight w:val="white"/>
        </w:rPr>
        <w:t xml:space="preserve"> character, short integer, integer, or long integer</w:t>
      </w:r>
      <w:r w:rsidR="00E91094" w:rsidRPr="00903DBA">
        <w:rPr>
          <w:highlight w:val="white"/>
        </w:rPr>
        <w:t>) a floating sort (</w:t>
      </w:r>
      <w:r w:rsidRPr="00903DBA">
        <w:rPr>
          <w:highlight w:val="white"/>
        </w:rPr>
        <w:t>float, double, or long double</w:t>
      </w:r>
      <w:r w:rsidR="00E91094" w:rsidRPr="00903DBA">
        <w:rPr>
          <w:highlight w:val="white"/>
        </w:rPr>
        <w:t>)</w:t>
      </w:r>
      <w:r w:rsidRPr="00903DBA">
        <w:rPr>
          <w:highlight w:val="white"/>
        </w:rPr>
        <w:t xml:space="preserve">, </w:t>
      </w:r>
      <w:r w:rsidR="00F05D2C" w:rsidRPr="00903DBA">
        <w:rPr>
          <w:highlight w:val="white"/>
        </w:rPr>
        <w:t xml:space="preserve">a pointer or an array, </w:t>
      </w:r>
      <w:r w:rsidRPr="00903DBA">
        <w:rPr>
          <w:highlight w:val="white"/>
        </w:rPr>
        <w:t xml:space="preserve">a struct or </w:t>
      </w:r>
      <w:r w:rsidR="00F05D2C" w:rsidRPr="00903DBA">
        <w:rPr>
          <w:highlight w:val="white"/>
        </w:rPr>
        <w:t xml:space="preserve">a </w:t>
      </w:r>
      <w:r w:rsidRPr="00903DBA">
        <w:rPr>
          <w:highlight w:val="white"/>
        </w:rPr>
        <w:t xml:space="preserve">union, </w:t>
      </w:r>
      <w:r w:rsidR="00F05D2C" w:rsidRPr="00903DBA">
        <w:rPr>
          <w:highlight w:val="white"/>
        </w:rPr>
        <w:t xml:space="preserve">or </w:t>
      </w:r>
      <w:r w:rsidRPr="00903DBA">
        <w:rPr>
          <w:highlight w:val="white"/>
        </w:rPr>
        <w:t>a function</w:t>
      </w:r>
      <w:r w:rsidR="00F05D2C" w:rsidRPr="00903DBA">
        <w:rPr>
          <w:highlight w:val="white"/>
        </w:rPr>
        <w:t xml:space="preserve">. We also have the </w:t>
      </w:r>
      <w:r w:rsidR="00F05D2C" w:rsidRPr="00903DBA">
        <w:rPr>
          <w:rStyle w:val="KeyWord0"/>
          <w:highlight w:val="white"/>
        </w:rPr>
        <w:t>void</w:t>
      </w:r>
      <w:r w:rsidR="00F05D2C" w:rsidRPr="00903DBA">
        <w:rPr>
          <w:highlight w:val="white"/>
        </w:rPr>
        <w:t xml:space="preserve"> type, which technically is not a type, but rather mark the absence of a type. It is used</w:t>
      </w:r>
      <w:r w:rsidR="00784DFE" w:rsidRPr="00903DBA">
        <w:rPr>
          <w:highlight w:val="white"/>
        </w:rPr>
        <w:t xml:space="preserve"> </w:t>
      </w:r>
      <w:r w:rsidR="00A661E5" w:rsidRPr="00903DBA">
        <w:rPr>
          <w:highlight w:val="white"/>
        </w:rPr>
        <w:t>to mark the absence of a function return type, parameter list, or pointer type.</w:t>
      </w:r>
    </w:p>
    <w:p w14:paraId="690911A1" w14:textId="77777777" w:rsidR="006E1FB9" w:rsidRPr="00903DBA" w:rsidRDefault="006E1FB9" w:rsidP="006E1FB9">
      <w:pPr>
        <w:pStyle w:val="Code"/>
        <w:rPr>
          <w:highlight w:val="white"/>
        </w:rPr>
      </w:pPr>
      <w:r w:rsidRPr="00903DBA">
        <w:rPr>
          <w:highlight w:val="white"/>
        </w:rPr>
        <w:t xml:space="preserve">    public Sort Sort {</w:t>
      </w:r>
    </w:p>
    <w:p w14:paraId="1BF64FB7" w14:textId="77777777" w:rsidR="006E1FB9" w:rsidRPr="00903DBA" w:rsidRDefault="006E1FB9" w:rsidP="006E1FB9">
      <w:pPr>
        <w:pStyle w:val="Code"/>
        <w:rPr>
          <w:highlight w:val="white"/>
        </w:rPr>
      </w:pPr>
      <w:r w:rsidRPr="00903DBA">
        <w:rPr>
          <w:highlight w:val="white"/>
        </w:rPr>
        <w:t xml:space="preserve">      get { return m_sort; }</w:t>
      </w:r>
    </w:p>
    <w:p w14:paraId="535CED7B" w14:textId="77777777" w:rsidR="006E1FB9" w:rsidRPr="00903DBA" w:rsidRDefault="006E1FB9" w:rsidP="006E1FB9">
      <w:pPr>
        <w:pStyle w:val="Code"/>
        <w:rPr>
          <w:highlight w:val="white"/>
        </w:rPr>
      </w:pPr>
      <w:r w:rsidRPr="00903DBA">
        <w:rPr>
          <w:highlight w:val="white"/>
        </w:rPr>
        <w:t xml:space="preserve">    }</w:t>
      </w:r>
    </w:p>
    <w:p w14:paraId="5B06166F" w14:textId="747FA1C2" w:rsidR="009248F5" w:rsidRPr="00903DBA" w:rsidRDefault="009248F5">
      <w:pPr>
        <w:ind w:left="720" w:hanging="720"/>
        <w:rPr>
          <w:ins w:id="208" w:author="Stefan Bjornander" w:date="2015-04-25T10:33:00Z"/>
          <w:color w:val="auto"/>
        </w:rPr>
        <w:pPrChange w:id="209" w:author="Stefan Bjornander" w:date="2015-04-25T10:34:00Z">
          <w:pPr>
            <w:pStyle w:val="Rubrik3"/>
          </w:pPr>
        </w:pPrChange>
      </w:pPr>
      <w:r w:rsidRPr="00903DBA">
        <w:t xml:space="preserve">The following </w:t>
      </w:r>
      <w:r w:rsidR="001335B8" w:rsidRPr="00903DBA">
        <w:t>constructor takes an integral or arithmetic type, or void.</w:t>
      </w:r>
    </w:p>
    <w:p w14:paraId="7C9E7D87" w14:textId="77777777" w:rsidR="006E1FB9" w:rsidRPr="00903DBA" w:rsidRDefault="006E1FB9" w:rsidP="006E1FB9">
      <w:pPr>
        <w:pStyle w:val="Code"/>
        <w:rPr>
          <w:highlight w:val="white"/>
        </w:rPr>
      </w:pPr>
      <w:r w:rsidRPr="00903DBA">
        <w:rPr>
          <w:highlight w:val="white"/>
        </w:rPr>
        <w:t xml:space="preserve">    public Type(Sort sort) { // arithmetic or logical</w:t>
      </w:r>
    </w:p>
    <w:p w14:paraId="6742AA2A" w14:textId="77777777" w:rsidR="006E1FB9" w:rsidRPr="00903DBA" w:rsidRDefault="006E1FB9" w:rsidP="006E1FB9">
      <w:pPr>
        <w:pStyle w:val="Code"/>
        <w:rPr>
          <w:highlight w:val="white"/>
        </w:rPr>
      </w:pPr>
      <w:r w:rsidRPr="00903DBA">
        <w:rPr>
          <w:highlight w:val="white"/>
        </w:rPr>
        <w:t xml:space="preserve">      m_sort = sort;</w:t>
      </w:r>
    </w:p>
    <w:p w14:paraId="0386EC7F" w14:textId="77777777" w:rsidR="006E1FB9" w:rsidRPr="00903DBA" w:rsidRDefault="006E1FB9" w:rsidP="006E1FB9">
      <w:pPr>
        <w:pStyle w:val="Code"/>
        <w:rPr>
          <w:highlight w:val="white"/>
        </w:rPr>
      </w:pPr>
      <w:r w:rsidRPr="00903DBA">
        <w:rPr>
          <w:highlight w:val="white"/>
        </w:rPr>
        <w:t xml:space="preserve">    }</w:t>
      </w:r>
    </w:p>
    <w:p w14:paraId="6CCB805F" w14:textId="1AB7EF20" w:rsidR="00EB6850" w:rsidRPr="00903DBA" w:rsidRDefault="00EB6850">
      <w:pPr>
        <w:rPr>
          <w:color w:val="auto"/>
        </w:rPr>
        <w:pPrChange w:id="210" w:author="Stefan Bjornander" w:date="2015-04-25T10:40:00Z">
          <w:pPr>
            <w:pStyle w:val="Rubrik3"/>
          </w:pPr>
        </w:pPrChange>
      </w:pPr>
      <w:ins w:id="211" w:author="Stefan Bjornander" w:date="2015-04-25T10:41:00Z">
        <w:r w:rsidRPr="00903DBA">
          <w:t>Contrary</w:t>
        </w:r>
      </w:ins>
      <w:ins w:id="212" w:author="Stefan Bjornander" w:date="2015-04-25T10:40:00Z">
        <w:r w:rsidRPr="00903DBA">
          <w:t xml:space="preserve"> to some other languages, there is no logical type in C. </w:t>
        </w:r>
      </w:ins>
      <w:ins w:id="213" w:author="Stefan Bjornander" w:date="2015-04-25T10:41:00Z">
        <w:r w:rsidRPr="00903DBA">
          <w:t xml:space="preserve">However, as C applies </w:t>
        </w:r>
        <w:r w:rsidRPr="00903DBA">
          <w:rPr>
            <w:rStyle w:val="CodeInText"/>
          </w:rPr>
          <w:t>lazy evaluation</w:t>
        </w:r>
        <w:r w:rsidRPr="00903DBA">
          <w:t>, we need a logical type.</w:t>
        </w:r>
      </w:ins>
      <w:r w:rsidRPr="00903DBA">
        <w:t xml:space="preserve"> Lazy evaluation </w:t>
      </w:r>
      <w:ins w:id="214" w:author="Stefan Bjornander" w:date="2015-04-25T10:41:00Z">
        <w:r w:rsidRPr="00903DBA">
          <w:t>means that an expression shall be not be evaluated more than necessary to determine its value</w:t>
        </w:r>
      </w:ins>
      <w:r w:rsidRPr="00903DBA">
        <w:t xml:space="preserve">. More specifically, if the left operand of the logical </w:t>
      </w:r>
      <w:r w:rsidRPr="00903DBA">
        <w:rPr>
          <w:rStyle w:val="CodeInText0"/>
        </w:rPr>
        <w:t>or</w:t>
      </w:r>
      <w:r w:rsidR="00B67BFE" w:rsidRPr="00903DBA">
        <w:rPr>
          <w:rStyle w:val="CodeInText0"/>
        </w:rPr>
        <w:t xml:space="preserve"> </w:t>
      </w:r>
      <w:r w:rsidRPr="00903DBA">
        <w:t xml:space="preserve">operator is true the right operand shall not be evaluated. In the same way, if the left operand of the logical </w:t>
      </w:r>
      <w:r w:rsidRPr="00903DBA">
        <w:rPr>
          <w:rStyle w:val="CodeInText0"/>
        </w:rPr>
        <w:t>and</w:t>
      </w:r>
      <w:r w:rsidR="00B67BFE" w:rsidRPr="00903DBA">
        <w:t xml:space="preserve"> </w:t>
      </w:r>
      <w:r w:rsidRPr="00903DBA">
        <w:t>operator is false the right operand shall not be evaluated. The same goes for the conditional operator, depending on whether the first expression is true or false, only the second or the third expression</w:t>
      </w:r>
      <w:r w:rsidR="00F366AE" w:rsidRPr="00903DBA">
        <w:t xml:space="preserve"> becomes</w:t>
      </w:r>
      <w:r w:rsidRPr="00903DBA">
        <w:t xml:space="preserve"> evaluated. </w:t>
      </w:r>
      <w:ins w:id="215" w:author="Stefan Bjornander" w:date="2015-04-25T10:42:00Z">
        <w:r w:rsidRPr="00903DBA">
          <w:t>The</w:t>
        </w:r>
      </w:ins>
      <w:r w:rsidRPr="00903DBA">
        <w:t xml:space="preserve"> logical</w:t>
      </w:r>
      <w:ins w:id="216" w:author="Stefan Bjornander" w:date="2015-04-25T10:42:00Z">
        <w:r w:rsidRPr="00903DBA">
          <w:t xml:space="preserve"> type holds the </w:t>
        </w:r>
      </w:ins>
      <w:ins w:id="217" w:author="Stefan Bjornander" w:date="2015-04-25T10:43:00Z">
        <w:r w:rsidRPr="00903DBA">
          <w:t xml:space="preserve">two </w:t>
        </w:r>
      </w:ins>
      <w:ins w:id="218" w:author="Stefan Bjornander" w:date="2015-04-25T10:42:00Z">
        <w:r w:rsidRPr="00903DBA">
          <w:t xml:space="preserve">sets </w:t>
        </w:r>
        <w:r w:rsidRPr="00903DBA">
          <w:rPr>
            <w:rStyle w:val="KeyWord0"/>
            <w:rPrChange w:id="219" w:author="Stefan Bjornander" w:date="2015-04-25T10:42:00Z">
              <w:rPr>
                <w:rStyle w:val="CodeInText"/>
              </w:rPr>
            </w:rPrChange>
          </w:rPr>
          <w:t>m_trueSet</w:t>
        </w:r>
        <w:r w:rsidRPr="00903DBA">
          <w:t xml:space="preserve"> and </w:t>
        </w:r>
        <w:r w:rsidRPr="00903DBA">
          <w:rPr>
            <w:rStyle w:val="KeyWord0"/>
            <w:rPrChange w:id="220" w:author="Stefan Bjornander" w:date="2015-04-25T10:42:00Z">
              <w:rPr>
                <w:rStyle w:val="CodeInText"/>
              </w:rPr>
            </w:rPrChange>
          </w:rPr>
          <w:t>m_falseSet</w:t>
        </w:r>
        <w:r w:rsidRPr="00903DBA">
          <w:t xml:space="preserve">, which hold </w:t>
        </w:r>
      </w:ins>
      <w:ins w:id="221" w:author="Stefan Bjornander" w:date="2015-04-25T10:43:00Z">
        <w:r w:rsidRPr="00903DBA">
          <w:t>middle code address</w:t>
        </w:r>
      </w:ins>
      <w:ins w:id="222" w:author="Stefan Bjornander" w:date="2015-04-25T10:44:00Z">
        <w:r w:rsidRPr="00903DBA">
          <w:t>es</w:t>
        </w:r>
      </w:ins>
      <w:ins w:id="223" w:author="Stefan Bjornander" w:date="2015-04-25T10:43:00Z">
        <w:r w:rsidRPr="00903DBA">
          <w:t xml:space="preserve"> to jumps </w:t>
        </w:r>
      </w:ins>
      <w:r w:rsidRPr="00903DBA">
        <w:t>instructions that</w:t>
      </w:r>
      <w:ins w:id="224" w:author="Stefan Bjornander" w:date="2015-04-25T10:44:00Z">
        <w:r w:rsidRPr="00903DBA">
          <w:t xml:space="preserve"> will later be filled with the address</w:t>
        </w:r>
      </w:ins>
      <w:r w:rsidRPr="00903DBA">
        <w:t>es</w:t>
      </w:r>
      <w:ins w:id="225" w:author="Stefan Bjornander" w:date="2015-04-25T10:44:00Z">
        <w:r w:rsidRPr="00903DBA">
          <w:t xml:space="preserve"> to jump </w:t>
        </w:r>
      </w:ins>
      <w:r w:rsidRPr="00903DBA">
        <w:t xml:space="preserve">to </w:t>
      </w:r>
      <w:ins w:id="226" w:author="Stefan Bjornander" w:date="2015-04-25T10:44:00Z">
        <w:r w:rsidRPr="00903DBA">
          <w:t>if the expression is true or false.</w:t>
        </w:r>
      </w:ins>
    </w:p>
    <w:p w14:paraId="7BB2347F" w14:textId="6E49B6A7" w:rsidR="00B402D5" w:rsidRPr="00903DBA" w:rsidRDefault="009F6C5C">
      <w:pPr>
        <w:rPr>
          <w:color w:val="auto"/>
        </w:rPr>
        <w:pPrChange w:id="227" w:author="Stefan Bjornander" w:date="2015-04-25T10:39:00Z">
          <w:pPr>
            <w:pStyle w:val="Rubrik3"/>
            <w:tabs>
              <w:tab w:val="num" w:pos="360"/>
            </w:tabs>
          </w:pPr>
        </w:pPrChange>
      </w:pPr>
      <w:r w:rsidRPr="00903DBA">
        <w:rPr>
          <w:highlight w:val="white"/>
        </w:rPr>
        <w:lastRenderedPageBreak/>
        <w:t>In case of a bitfield member in a struct</w:t>
      </w:r>
      <w:r w:rsidR="00CA06C1" w:rsidRPr="00903DBA">
        <w:rPr>
          <w:highlight w:val="white"/>
        </w:rPr>
        <w:t xml:space="preserve"> or union</w:t>
      </w:r>
      <w:r w:rsidR="001C4878" w:rsidRPr="00903DBA">
        <w:rPr>
          <w:highlight w:val="white"/>
        </w:rPr>
        <w:t>, we store its bitfield mask.</w:t>
      </w:r>
      <w:r w:rsidR="006E1FB9" w:rsidRPr="00903DBA">
        <w:rPr>
          <w:highlight w:val="white"/>
        </w:rPr>
        <w:t xml:space="preserve"> </w:t>
      </w:r>
      <w:r w:rsidR="00AB6BB6" w:rsidRPr="00903DBA">
        <w:rPr>
          <w:highlight w:val="white"/>
        </w:rPr>
        <w:t xml:space="preserve">The mask is </w:t>
      </w:r>
      <w:r w:rsidR="00830355" w:rsidRPr="00903DBA">
        <w:rPr>
          <w:highlight w:val="white"/>
        </w:rPr>
        <w:t>technically</w:t>
      </w:r>
      <w:r w:rsidR="00B402D5" w:rsidRPr="00903DBA">
        <w:rPr>
          <w:highlight w:val="white"/>
        </w:rPr>
        <w:t xml:space="preserve"> two</w:t>
      </w:r>
      <w:r w:rsidR="00830355" w:rsidRPr="00903DBA">
        <w:rPr>
          <w:highlight w:val="white"/>
        </w:rPr>
        <w:t xml:space="preserve"> to the power of the bits minus </w:t>
      </w:r>
      <w:r w:rsidR="00B402D5" w:rsidRPr="00903DBA">
        <w:rPr>
          <w:highlight w:val="white"/>
        </w:rPr>
        <w:t>one</w:t>
      </w:r>
      <w:r w:rsidR="00830355" w:rsidRPr="00903DBA">
        <w:rPr>
          <w:highlight w:val="white"/>
        </w:rPr>
        <w:t xml:space="preserve"> or</w:t>
      </w:r>
      <w:r w:rsidR="00CA06C1" w:rsidRPr="00903DBA">
        <w:rPr>
          <w:highlight w:val="white"/>
        </w:rPr>
        <w:t>. I</w:t>
      </w:r>
      <w:r w:rsidR="00830355" w:rsidRPr="00903DBA">
        <w:rPr>
          <w:highlight w:val="white"/>
        </w:rPr>
        <w:t>nformally, the bits number of ones, counting from the least significant bit.</w:t>
      </w:r>
      <w:r w:rsidR="00CA06C1" w:rsidRPr="00903DBA">
        <w:t xml:space="preserve"> </w:t>
      </w:r>
      <w:ins w:id="228" w:author="Stefan Bjornander" w:date="2015-04-25T10:39:00Z">
        <w:r w:rsidR="00B402D5" w:rsidRPr="00903DBA">
          <w:t>The bi</w:t>
        </w:r>
      </w:ins>
      <w:r w:rsidR="00B402D5" w:rsidRPr="00903DBA">
        <w:t>t</w:t>
      </w:r>
      <w:ins w:id="229" w:author="Stefan Bjornander" w:date="2015-04-25T10:39:00Z">
        <w:r w:rsidR="00B402D5" w:rsidRPr="00903DBA">
          <w:t>field type is an integral type, with the addition of the bitfield mask</w:t>
        </w:r>
      </w:ins>
      <w:r w:rsidR="00481C24" w:rsidRPr="00903DBA">
        <w:t xml:space="preserve">. It </w:t>
      </w:r>
      <w:ins w:id="230" w:author="Stefan Bjornander" w:date="2015-04-25T10:39:00Z">
        <w:r w:rsidR="00B402D5" w:rsidRPr="00903DBA">
          <w:t xml:space="preserve">is used </w:t>
        </w:r>
      </w:ins>
      <w:ins w:id="231" w:author="Stefan Bjornander" w:date="2015-04-25T10:40:00Z">
        <w:r w:rsidR="00481C24" w:rsidRPr="00903DBA">
          <w:t>to set the unused bits to zero</w:t>
        </w:r>
      </w:ins>
      <w:r w:rsidR="00481C24" w:rsidRPr="00903DBA">
        <w:t xml:space="preserve"> </w:t>
      </w:r>
      <w:ins w:id="232" w:author="Stefan Bjornander" w:date="2015-04-25T10:40:00Z">
        <w:r w:rsidR="00B402D5" w:rsidRPr="00903DBA">
          <w:t>when a bitfield variable is assigned a value.</w:t>
        </w:r>
      </w:ins>
    </w:p>
    <w:p w14:paraId="6D4E9BAC" w14:textId="77777777" w:rsidR="006E1FB9" w:rsidRPr="00903DBA" w:rsidRDefault="006E1FB9" w:rsidP="006E1FB9">
      <w:pPr>
        <w:pStyle w:val="Code"/>
        <w:rPr>
          <w:highlight w:val="white"/>
        </w:rPr>
      </w:pPr>
      <w:r w:rsidRPr="00903DBA">
        <w:rPr>
          <w:highlight w:val="white"/>
        </w:rPr>
        <w:t xml:space="preserve">    private BigInteger? m_bitfieldMask = null;</w:t>
      </w:r>
    </w:p>
    <w:p w14:paraId="7BB71469" w14:textId="77777777" w:rsidR="006E1FB9" w:rsidRPr="00903DBA" w:rsidRDefault="006E1FB9" w:rsidP="006E1FB9">
      <w:pPr>
        <w:pStyle w:val="Code"/>
        <w:rPr>
          <w:highlight w:val="white"/>
        </w:rPr>
      </w:pPr>
    </w:p>
    <w:p w14:paraId="49206F16" w14:textId="77777777" w:rsidR="001335B8" w:rsidRPr="00903DBA" w:rsidRDefault="001335B8" w:rsidP="001335B8">
      <w:pPr>
        <w:pStyle w:val="Code"/>
        <w:rPr>
          <w:highlight w:val="white"/>
        </w:rPr>
      </w:pPr>
      <w:r w:rsidRPr="00903DBA">
        <w:rPr>
          <w:highlight w:val="white"/>
        </w:rPr>
        <w:t xml:space="preserve">    public void SetBitfieldMask(int bits) {</w:t>
      </w:r>
    </w:p>
    <w:p w14:paraId="4B8577D9" w14:textId="04281CA4" w:rsidR="00735014" w:rsidRPr="00903DBA" w:rsidRDefault="00735014" w:rsidP="00735014">
      <w:pPr>
        <w:pStyle w:val="Code"/>
        <w:rPr>
          <w:highlight w:val="white"/>
        </w:rPr>
      </w:pPr>
      <w:r w:rsidRPr="00903DBA">
        <w:rPr>
          <w:highlight w:val="white"/>
        </w:rPr>
        <w:t xml:space="preserve">      m_bitfieldMask = (BigInteger) (Math.Pow(2, bits) - </w:t>
      </w:r>
      <w:r w:rsidR="006B7857" w:rsidRPr="00903DBA">
        <w:rPr>
          <w:highlight w:val="white"/>
        </w:rPr>
        <w:t>1</w:t>
      </w:r>
      <w:r w:rsidRPr="00903DBA">
        <w:rPr>
          <w:highlight w:val="white"/>
        </w:rPr>
        <w:t>);</w:t>
      </w:r>
    </w:p>
    <w:p w14:paraId="036B0FA0" w14:textId="77777777" w:rsidR="001335B8" w:rsidRPr="00903DBA" w:rsidRDefault="001335B8" w:rsidP="001335B8">
      <w:pPr>
        <w:pStyle w:val="Code"/>
        <w:rPr>
          <w:highlight w:val="white"/>
        </w:rPr>
      </w:pPr>
      <w:r w:rsidRPr="00903DBA">
        <w:rPr>
          <w:highlight w:val="white"/>
        </w:rPr>
        <w:t xml:space="preserve">    }</w:t>
      </w:r>
    </w:p>
    <w:p w14:paraId="3D430C85" w14:textId="77777777" w:rsidR="001335B8" w:rsidRPr="00903DBA" w:rsidRDefault="001335B8" w:rsidP="001335B8">
      <w:pPr>
        <w:pStyle w:val="Code"/>
        <w:rPr>
          <w:highlight w:val="white"/>
        </w:rPr>
      </w:pPr>
    </w:p>
    <w:p w14:paraId="3996F4F5" w14:textId="77777777" w:rsidR="006E1FB9" w:rsidRPr="00903DBA" w:rsidRDefault="006E1FB9" w:rsidP="006E1FB9">
      <w:pPr>
        <w:pStyle w:val="Code"/>
        <w:rPr>
          <w:highlight w:val="white"/>
        </w:rPr>
      </w:pPr>
      <w:r w:rsidRPr="00903DBA">
        <w:rPr>
          <w:highlight w:val="white"/>
        </w:rPr>
        <w:t xml:space="preserve">    public bool IsBitfield() {</w:t>
      </w:r>
    </w:p>
    <w:p w14:paraId="6F403BBC" w14:textId="77777777" w:rsidR="006E1FB9" w:rsidRPr="00903DBA" w:rsidRDefault="006E1FB9" w:rsidP="006E1FB9">
      <w:pPr>
        <w:pStyle w:val="Code"/>
        <w:rPr>
          <w:highlight w:val="white"/>
        </w:rPr>
      </w:pPr>
      <w:r w:rsidRPr="00903DBA">
        <w:rPr>
          <w:highlight w:val="white"/>
        </w:rPr>
        <w:t xml:space="preserve">      return (m_bitfieldMask != null);</w:t>
      </w:r>
    </w:p>
    <w:p w14:paraId="0E40883F" w14:textId="77777777" w:rsidR="006E1FB9" w:rsidRPr="00903DBA" w:rsidRDefault="006E1FB9" w:rsidP="006E1FB9">
      <w:pPr>
        <w:pStyle w:val="Code"/>
        <w:rPr>
          <w:highlight w:val="white"/>
        </w:rPr>
      </w:pPr>
      <w:r w:rsidRPr="00903DBA">
        <w:rPr>
          <w:highlight w:val="white"/>
        </w:rPr>
        <w:t xml:space="preserve">    }</w:t>
      </w:r>
    </w:p>
    <w:p w14:paraId="5CB7908F" w14:textId="77777777" w:rsidR="006E1FB9" w:rsidRPr="00903DBA" w:rsidRDefault="006E1FB9" w:rsidP="006E1FB9">
      <w:pPr>
        <w:pStyle w:val="Code"/>
        <w:rPr>
          <w:highlight w:val="white"/>
        </w:rPr>
      </w:pPr>
    </w:p>
    <w:p w14:paraId="09319638" w14:textId="5A3D2944" w:rsidR="006E1FB9" w:rsidRPr="00903DBA" w:rsidRDefault="006E1FB9" w:rsidP="006E1FB9">
      <w:pPr>
        <w:pStyle w:val="Code"/>
        <w:rPr>
          <w:highlight w:val="white"/>
        </w:rPr>
      </w:pPr>
      <w:r w:rsidRPr="00903DBA">
        <w:rPr>
          <w:highlight w:val="white"/>
        </w:rPr>
        <w:t xml:space="preserve">    public BigInteger? </w:t>
      </w:r>
      <w:r w:rsidR="001A34D2" w:rsidRPr="00903DBA">
        <w:rPr>
          <w:highlight w:val="white"/>
        </w:rPr>
        <w:t>Get</w:t>
      </w:r>
      <w:r w:rsidRPr="00903DBA">
        <w:rPr>
          <w:highlight w:val="white"/>
        </w:rPr>
        <w:t>BitfieldMask() {</w:t>
      </w:r>
    </w:p>
    <w:p w14:paraId="4E5C94C5" w14:textId="77777777" w:rsidR="006E1FB9" w:rsidRPr="00903DBA" w:rsidRDefault="006E1FB9" w:rsidP="006E1FB9">
      <w:pPr>
        <w:pStyle w:val="Code"/>
        <w:rPr>
          <w:highlight w:val="white"/>
        </w:rPr>
      </w:pPr>
      <w:r w:rsidRPr="00903DBA">
        <w:rPr>
          <w:highlight w:val="white"/>
        </w:rPr>
        <w:t xml:space="preserve">      return m_bitfieldMask;</w:t>
      </w:r>
    </w:p>
    <w:p w14:paraId="50C42CC5" w14:textId="77777777" w:rsidR="006E1FB9" w:rsidRPr="00903DBA" w:rsidRDefault="006E1FB9" w:rsidP="006E1FB9">
      <w:pPr>
        <w:pStyle w:val="Code"/>
        <w:rPr>
          <w:highlight w:val="white"/>
        </w:rPr>
      </w:pPr>
      <w:r w:rsidRPr="00903DBA">
        <w:rPr>
          <w:highlight w:val="white"/>
        </w:rPr>
        <w:t xml:space="preserve">    }</w:t>
      </w:r>
    </w:p>
    <w:p w14:paraId="02C33183" w14:textId="231E67C6" w:rsidR="00A41837" w:rsidRPr="00903DBA" w:rsidRDefault="00C45AA7" w:rsidP="00477362">
      <w:pPr>
        <w:rPr>
          <w:highlight w:val="white"/>
        </w:rPr>
      </w:pPr>
      <w:ins w:id="233" w:author="Stefan Bjornander" w:date="2015-04-25T11:02:00Z">
        <w:r w:rsidRPr="00903DBA">
          <w:t xml:space="preserve">The type pointed at is null when the type is created, it will later be set by the </w:t>
        </w:r>
      </w:ins>
      <w:r w:rsidRPr="00903DBA">
        <w:t>declarator</w:t>
      </w:r>
      <w:ins w:id="234" w:author="Stefan Bjornander" w:date="2015-04-25T11:02:00Z">
        <w:r w:rsidRPr="00903DBA">
          <w:t xml:space="preserve"> type.</w:t>
        </w:r>
      </w:ins>
      <w:ins w:id="235" w:author="Stefan Bjornander" w:date="2015-04-25T10:59:00Z">
        <w:r w:rsidRPr="00903DBA">
          <w:t xml:space="preserve"> </w:t>
        </w:r>
      </w:ins>
      <w:r w:rsidR="00A41837" w:rsidRPr="00903DBA">
        <w:rPr>
          <w:highlight w:val="white"/>
        </w:rPr>
        <w:t>In case of a pointer</w:t>
      </w:r>
      <w:r w:rsidR="00646245" w:rsidRPr="00903DBA">
        <w:rPr>
          <w:highlight w:val="white"/>
        </w:rPr>
        <w:t>,</w:t>
      </w:r>
      <w:r w:rsidR="00A41837" w:rsidRPr="00903DBA">
        <w:rPr>
          <w:highlight w:val="white"/>
        </w:rPr>
        <w:t xml:space="preserve"> </w:t>
      </w:r>
      <w:r w:rsidR="00646245" w:rsidRPr="00903DBA">
        <w:rPr>
          <w:highlight w:val="white"/>
        </w:rPr>
        <w:t>the pointer type</w:t>
      </w:r>
      <w:r w:rsidR="00477362" w:rsidRPr="00903DBA">
        <w:rPr>
          <w:highlight w:val="white"/>
        </w:rPr>
        <w:t xml:space="preserve"> is given </w:t>
      </w:r>
      <w:r w:rsidR="00646245" w:rsidRPr="00903DBA">
        <w:rPr>
          <w:highlight w:val="white"/>
        </w:rPr>
        <w:t>as a constructor parameter</w:t>
      </w:r>
      <w:r w:rsidR="00477362" w:rsidRPr="00903DBA">
        <w:rPr>
          <w:highlight w:val="white"/>
        </w:rPr>
        <w:t>.</w:t>
      </w:r>
    </w:p>
    <w:p w14:paraId="03CEBD4E" w14:textId="6B691B5D" w:rsidR="006E1FB9" w:rsidRPr="00903DBA" w:rsidRDefault="006E1FB9" w:rsidP="006E1FB9">
      <w:pPr>
        <w:pStyle w:val="Code"/>
        <w:rPr>
          <w:highlight w:val="white"/>
        </w:rPr>
      </w:pPr>
      <w:r w:rsidRPr="00903DBA">
        <w:rPr>
          <w:highlight w:val="white"/>
        </w:rPr>
        <w:t xml:space="preserve">    private Type m_pointerType;</w:t>
      </w:r>
    </w:p>
    <w:p w14:paraId="2D4109AB" w14:textId="77777777" w:rsidR="006E1FB9" w:rsidRPr="00903DBA" w:rsidRDefault="006E1FB9" w:rsidP="006E1FB9">
      <w:pPr>
        <w:pStyle w:val="Code"/>
        <w:rPr>
          <w:highlight w:val="white"/>
        </w:rPr>
      </w:pPr>
    </w:p>
    <w:p w14:paraId="331C9EAB" w14:textId="77777777" w:rsidR="006E1FB9" w:rsidRPr="00903DBA" w:rsidRDefault="006E1FB9" w:rsidP="006E1FB9">
      <w:pPr>
        <w:pStyle w:val="Code"/>
        <w:rPr>
          <w:highlight w:val="white"/>
        </w:rPr>
      </w:pPr>
      <w:r w:rsidRPr="00903DBA">
        <w:rPr>
          <w:highlight w:val="white"/>
        </w:rPr>
        <w:t xml:space="preserve">    public Type(Type pointerType) {</w:t>
      </w:r>
    </w:p>
    <w:p w14:paraId="6BFFCCC7" w14:textId="77777777" w:rsidR="006E1FB9" w:rsidRPr="00903DBA" w:rsidRDefault="006E1FB9" w:rsidP="006E1FB9">
      <w:pPr>
        <w:pStyle w:val="Code"/>
        <w:rPr>
          <w:highlight w:val="white"/>
        </w:rPr>
      </w:pPr>
      <w:r w:rsidRPr="00903DBA">
        <w:rPr>
          <w:highlight w:val="white"/>
        </w:rPr>
        <w:t xml:space="preserve">      m_sort = Sort.Pointer;</w:t>
      </w:r>
    </w:p>
    <w:p w14:paraId="4F5FD325" w14:textId="77777777" w:rsidR="006E1FB9" w:rsidRPr="00903DBA" w:rsidRDefault="006E1FB9" w:rsidP="006E1FB9">
      <w:pPr>
        <w:pStyle w:val="Code"/>
        <w:rPr>
          <w:highlight w:val="white"/>
        </w:rPr>
      </w:pPr>
      <w:r w:rsidRPr="00903DBA">
        <w:rPr>
          <w:highlight w:val="white"/>
        </w:rPr>
        <w:t xml:space="preserve">      m_pointerType = pointerType;</w:t>
      </w:r>
    </w:p>
    <w:p w14:paraId="2A341F2A" w14:textId="77777777" w:rsidR="006E1FB9" w:rsidRPr="00903DBA" w:rsidRDefault="006E1FB9" w:rsidP="006E1FB9">
      <w:pPr>
        <w:pStyle w:val="Code"/>
        <w:rPr>
          <w:highlight w:val="white"/>
        </w:rPr>
      </w:pPr>
      <w:r w:rsidRPr="00903DBA">
        <w:rPr>
          <w:highlight w:val="white"/>
        </w:rPr>
        <w:t xml:space="preserve">    }</w:t>
      </w:r>
    </w:p>
    <w:p w14:paraId="2C9C573D" w14:textId="77777777" w:rsidR="006E1FB9" w:rsidRPr="00903DBA" w:rsidRDefault="006E1FB9" w:rsidP="006E1FB9">
      <w:pPr>
        <w:pStyle w:val="Code"/>
        <w:rPr>
          <w:highlight w:val="white"/>
        </w:rPr>
      </w:pPr>
    </w:p>
    <w:p w14:paraId="04CB95DB" w14:textId="77777777" w:rsidR="006E1FB9" w:rsidRPr="00903DBA" w:rsidRDefault="006E1FB9" w:rsidP="006E1FB9">
      <w:pPr>
        <w:pStyle w:val="Code"/>
        <w:rPr>
          <w:highlight w:val="white"/>
        </w:rPr>
      </w:pPr>
      <w:r w:rsidRPr="00903DBA">
        <w:rPr>
          <w:highlight w:val="white"/>
        </w:rPr>
        <w:t xml:space="preserve">    public Type PointerType {</w:t>
      </w:r>
    </w:p>
    <w:p w14:paraId="1140AC1B" w14:textId="77777777" w:rsidR="006E1FB9" w:rsidRPr="00903DBA" w:rsidRDefault="006E1FB9" w:rsidP="006E1FB9">
      <w:pPr>
        <w:pStyle w:val="Code"/>
        <w:rPr>
          <w:highlight w:val="white"/>
        </w:rPr>
      </w:pPr>
      <w:r w:rsidRPr="00903DBA">
        <w:rPr>
          <w:highlight w:val="white"/>
        </w:rPr>
        <w:t xml:space="preserve">      get { return m_pointerType; }</w:t>
      </w:r>
    </w:p>
    <w:p w14:paraId="79174E76" w14:textId="77777777" w:rsidR="006E1FB9" w:rsidRPr="00903DBA" w:rsidRDefault="006E1FB9" w:rsidP="006E1FB9">
      <w:pPr>
        <w:pStyle w:val="Code"/>
        <w:rPr>
          <w:highlight w:val="white"/>
        </w:rPr>
      </w:pPr>
      <w:r w:rsidRPr="00903DBA">
        <w:rPr>
          <w:highlight w:val="white"/>
        </w:rPr>
        <w:t xml:space="preserve">      set { m_pointerType = value; }</w:t>
      </w:r>
    </w:p>
    <w:p w14:paraId="0E2A1016" w14:textId="77777777" w:rsidR="006E1FB9" w:rsidRPr="00903DBA" w:rsidRDefault="006E1FB9" w:rsidP="006E1FB9">
      <w:pPr>
        <w:pStyle w:val="Code"/>
        <w:rPr>
          <w:highlight w:val="white"/>
        </w:rPr>
      </w:pPr>
      <w:r w:rsidRPr="00903DBA">
        <w:rPr>
          <w:highlight w:val="white"/>
        </w:rPr>
        <w:t xml:space="preserve">    }</w:t>
      </w:r>
    </w:p>
    <w:p w14:paraId="38BE3263" w14:textId="351DBE61" w:rsidR="007071E3" w:rsidRPr="00903DBA" w:rsidRDefault="00F73509">
      <w:pPr>
        <w:rPr>
          <w:color w:val="auto"/>
        </w:rPr>
        <w:pPrChange w:id="236" w:author="Stefan Bjornander" w:date="2015-04-25T11:00:00Z">
          <w:pPr>
            <w:pStyle w:val="Rubrik3"/>
          </w:pPr>
        </w:pPrChange>
      </w:pPr>
      <w:r w:rsidRPr="00903DBA">
        <w:rPr>
          <w:highlight w:val="white"/>
        </w:rPr>
        <w:t>In case of an array</w:t>
      </w:r>
      <w:r w:rsidR="00106A9C" w:rsidRPr="00903DBA">
        <w:rPr>
          <w:highlight w:val="white"/>
        </w:rPr>
        <w:t>, the constructor takes its size and the array type.</w:t>
      </w:r>
      <w:r w:rsidR="00270234" w:rsidRPr="00903DBA">
        <w:t xml:space="preserve"> W</w:t>
      </w:r>
      <w:ins w:id="237" w:author="Stefan Bjornander" w:date="2015-04-25T11:00:00Z">
        <w:r w:rsidR="00270234" w:rsidRPr="00903DBA">
          <w:t>hen the type is created</w:t>
        </w:r>
      </w:ins>
      <w:r w:rsidR="00270234" w:rsidRPr="00903DBA">
        <w:t>, t</w:t>
      </w:r>
      <w:ins w:id="238" w:author="Stefan Bjornander" w:date="2015-04-25T11:00:00Z">
        <w:r w:rsidR="007071E3" w:rsidRPr="00903DBA">
          <w:t>he array size can be zero. In that case it will later be set by the length of its ini</w:t>
        </w:r>
      </w:ins>
      <w:ins w:id="239" w:author="Stefan Bjornander" w:date="2015-04-25T11:01:00Z">
        <w:r w:rsidR="007071E3" w:rsidRPr="00903DBA">
          <w:t xml:space="preserve">tialization </w:t>
        </w:r>
      </w:ins>
      <w:ins w:id="240" w:author="Stefan Bjornander" w:date="2015-04-25T11:00:00Z">
        <w:r w:rsidR="007071E3" w:rsidRPr="00903DBA">
          <w:t>list</w:t>
        </w:r>
      </w:ins>
      <w:r w:rsidR="007071E3" w:rsidRPr="00903DBA">
        <w:t xml:space="preserve"> or become uncomplete</w:t>
      </w:r>
      <w:r w:rsidR="00DF6E98" w:rsidRPr="00903DBA">
        <w:t>, in which case is can only be used as function parameter.</w:t>
      </w:r>
    </w:p>
    <w:p w14:paraId="56C1AC4E" w14:textId="77777777" w:rsidR="006E1FB9" w:rsidRPr="00903DBA" w:rsidRDefault="006E1FB9" w:rsidP="006E1FB9">
      <w:pPr>
        <w:pStyle w:val="Code"/>
        <w:rPr>
          <w:highlight w:val="white"/>
        </w:rPr>
      </w:pPr>
      <w:r w:rsidRPr="00903DBA">
        <w:rPr>
          <w:highlight w:val="white"/>
        </w:rPr>
        <w:t xml:space="preserve">    private int m_arraySize;</w:t>
      </w:r>
    </w:p>
    <w:p w14:paraId="5EFC0DD1" w14:textId="77777777" w:rsidR="006E1FB9" w:rsidRPr="00903DBA" w:rsidRDefault="006E1FB9" w:rsidP="006E1FB9">
      <w:pPr>
        <w:pStyle w:val="Code"/>
        <w:rPr>
          <w:highlight w:val="white"/>
        </w:rPr>
      </w:pPr>
      <w:r w:rsidRPr="00903DBA">
        <w:rPr>
          <w:highlight w:val="white"/>
        </w:rPr>
        <w:t xml:space="preserve">    private Type m_arrayType;</w:t>
      </w:r>
    </w:p>
    <w:p w14:paraId="06AAF0D5" w14:textId="77777777" w:rsidR="006E1FB9" w:rsidRPr="00903DBA" w:rsidRDefault="006E1FB9" w:rsidP="006E1FB9">
      <w:pPr>
        <w:pStyle w:val="Code"/>
        <w:rPr>
          <w:highlight w:val="white"/>
        </w:rPr>
      </w:pPr>
    </w:p>
    <w:p w14:paraId="66E5D00D" w14:textId="77777777" w:rsidR="006E1FB9" w:rsidRPr="00903DBA" w:rsidRDefault="006E1FB9" w:rsidP="006E1FB9">
      <w:pPr>
        <w:pStyle w:val="Code"/>
        <w:rPr>
          <w:highlight w:val="white"/>
        </w:rPr>
      </w:pPr>
      <w:r w:rsidRPr="00903DBA">
        <w:rPr>
          <w:highlight w:val="white"/>
        </w:rPr>
        <w:t xml:space="preserve">    public Type(int arraySize, Type arrayType) {</w:t>
      </w:r>
    </w:p>
    <w:p w14:paraId="196B772A" w14:textId="77777777" w:rsidR="006E1FB9" w:rsidRPr="00903DBA" w:rsidRDefault="006E1FB9" w:rsidP="006E1FB9">
      <w:pPr>
        <w:pStyle w:val="Code"/>
        <w:rPr>
          <w:highlight w:val="white"/>
        </w:rPr>
      </w:pPr>
      <w:r w:rsidRPr="00903DBA">
        <w:rPr>
          <w:highlight w:val="white"/>
        </w:rPr>
        <w:t xml:space="preserve">      m_sort = Sort.Array;</w:t>
      </w:r>
    </w:p>
    <w:p w14:paraId="4AC74413" w14:textId="77777777" w:rsidR="006E1FB9" w:rsidRPr="00903DBA" w:rsidRDefault="006E1FB9" w:rsidP="006E1FB9">
      <w:pPr>
        <w:pStyle w:val="Code"/>
        <w:rPr>
          <w:highlight w:val="white"/>
        </w:rPr>
      </w:pPr>
      <w:r w:rsidRPr="00903DBA">
        <w:rPr>
          <w:highlight w:val="white"/>
        </w:rPr>
        <w:t xml:space="preserve">      m_arraySize = arraySize;</w:t>
      </w:r>
    </w:p>
    <w:p w14:paraId="598B611F" w14:textId="77777777" w:rsidR="006E1FB9" w:rsidRPr="00903DBA" w:rsidRDefault="006E1FB9" w:rsidP="006E1FB9">
      <w:pPr>
        <w:pStyle w:val="Code"/>
        <w:rPr>
          <w:highlight w:val="white"/>
        </w:rPr>
      </w:pPr>
      <w:r w:rsidRPr="00903DBA">
        <w:rPr>
          <w:highlight w:val="white"/>
        </w:rPr>
        <w:t xml:space="preserve">      m_arrayType = arrayType;</w:t>
      </w:r>
    </w:p>
    <w:p w14:paraId="5319C265" w14:textId="77777777" w:rsidR="006E1FB9" w:rsidRPr="00903DBA" w:rsidRDefault="006E1FB9" w:rsidP="006E1FB9">
      <w:pPr>
        <w:pStyle w:val="Code"/>
        <w:rPr>
          <w:highlight w:val="white"/>
        </w:rPr>
      </w:pPr>
      <w:r w:rsidRPr="00903DBA">
        <w:rPr>
          <w:highlight w:val="white"/>
        </w:rPr>
        <w:t xml:space="preserve">    }</w:t>
      </w:r>
    </w:p>
    <w:p w14:paraId="1E437842" w14:textId="77777777" w:rsidR="006E1FB9" w:rsidRPr="00903DBA" w:rsidRDefault="006E1FB9" w:rsidP="006E1FB9">
      <w:pPr>
        <w:pStyle w:val="Code"/>
        <w:rPr>
          <w:highlight w:val="white"/>
        </w:rPr>
      </w:pPr>
    </w:p>
    <w:p w14:paraId="743D6CB7" w14:textId="77777777" w:rsidR="006E1FB9" w:rsidRPr="00903DBA" w:rsidRDefault="006E1FB9" w:rsidP="006E1FB9">
      <w:pPr>
        <w:pStyle w:val="Code"/>
        <w:rPr>
          <w:highlight w:val="white"/>
        </w:rPr>
      </w:pPr>
      <w:r w:rsidRPr="00903DBA">
        <w:rPr>
          <w:highlight w:val="white"/>
        </w:rPr>
        <w:t xml:space="preserve">    public int ArraySize {</w:t>
      </w:r>
    </w:p>
    <w:p w14:paraId="73809041" w14:textId="77777777" w:rsidR="006E1FB9" w:rsidRPr="00903DBA" w:rsidRDefault="006E1FB9" w:rsidP="006E1FB9">
      <w:pPr>
        <w:pStyle w:val="Code"/>
        <w:rPr>
          <w:highlight w:val="white"/>
        </w:rPr>
      </w:pPr>
      <w:r w:rsidRPr="00903DBA">
        <w:rPr>
          <w:highlight w:val="white"/>
        </w:rPr>
        <w:t xml:space="preserve">      get { return m_arraySize; }</w:t>
      </w:r>
    </w:p>
    <w:p w14:paraId="262AFD7C" w14:textId="77777777" w:rsidR="006E1FB9" w:rsidRPr="00903DBA" w:rsidRDefault="006E1FB9" w:rsidP="006E1FB9">
      <w:pPr>
        <w:pStyle w:val="Code"/>
        <w:rPr>
          <w:highlight w:val="white"/>
        </w:rPr>
      </w:pPr>
      <w:r w:rsidRPr="00903DBA">
        <w:rPr>
          <w:highlight w:val="white"/>
        </w:rPr>
        <w:t xml:space="preserve">      set { m_arraySize = value; }</w:t>
      </w:r>
    </w:p>
    <w:p w14:paraId="5A4B38DD" w14:textId="77777777" w:rsidR="006E1FB9" w:rsidRPr="00903DBA" w:rsidRDefault="006E1FB9" w:rsidP="006E1FB9">
      <w:pPr>
        <w:pStyle w:val="Code"/>
        <w:rPr>
          <w:highlight w:val="white"/>
        </w:rPr>
      </w:pPr>
      <w:r w:rsidRPr="00903DBA">
        <w:rPr>
          <w:highlight w:val="white"/>
        </w:rPr>
        <w:t xml:space="preserve">    }</w:t>
      </w:r>
    </w:p>
    <w:p w14:paraId="12D166AE" w14:textId="77777777" w:rsidR="006E1FB9" w:rsidRPr="00903DBA" w:rsidRDefault="006E1FB9" w:rsidP="006E1FB9">
      <w:pPr>
        <w:pStyle w:val="Code"/>
        <w:rPr>
          <w:highlight w:val="white"/>
        </w:rPr>
      </w:pPr>
    </w:p>
    <w:p w14:paraId="065CE660" w14:textId="77777777" w:rsidR="006E1FB9" w:rsidRPr="00903DBA" w:rsidRDefault="006E1FB9" w:rsidP="006E1FB9">
      <w:pPr>
        <w:pStyle w:val="Code"/>
        <w:rPr>
          <w:highlight w:val="white"/>
        </w:rPr>
      </w:pPr>
      <w:r w:rsidRPr="00903DBA">
        <w:rPr>
          <w:highlight w:val="white"/>
        </w:rPr>
        <w:t xml:space="preserve">    public Type ArrayType {</w:t>
      </w:r>
    </w:p>
    <w:p w14:paraId="34FE9717" w14:textId="77777777" w:rsidR="006E1FB9" w:rsidRPr="00903DBA" w:rsidRDefault="006E1FB9" w:rsidP="006E1FB9">
      <w:pPr>
        <w:pStyle w:val="Code"/>
        <w:rPr>
          <w:highlight w:val="white"/>
        </w:rPr>
      </w:pPr>
      <w:r w:rsidRPr="00903DBA">
        <w:rPr>
          <w:highlight w:val="white"/>
        </w:rPr>
        <w:t xml:space="preserve">      get { return m_arrayType; }</w:t>
      </w:r>
    </w:p>
    <w:p w14:paraId="25F71942" w14:textId="77777777" w:rsidR="006E1FB9" w:rsidRPr="00903DBA" w:rsidRDefault="006E1FB9" w:rsidP="006E1FB9">
      <w:pPr>
        <w:pStyle w:val="Code"/>
        <w:rPr>
          <w:highlight w:val="white"/>
        </w:rPr>
      </w:pPr>
      <w:r w:rsidRPr="00903DBA">
        <w:rPr>
          <w:highlight w:val="white"/>
        </w:rPr>
        <w:t xml:space="preserve">      set { m_arrayType = value; }</w:t>
      </w:r>
    </w:p>
    <w:p w14:paraId="1390D2E5" w14:textId="77777777" w:rsidR="006E1FB9" w:rsidRPr="00903DBA" w:rsidRDefault="006E1FB9" w:rsidP="006E1FB9">
      <w:pPr>
        <w:pStyle w:val="Code"/>
        <w:rPr>
          <w:highlight w:val="white"/>
        </w:rPr>
      </w:pPr>
      <w:r w:rsidRPr="00903DBA">
        <w:rPr>
          <w:highlight w:val="white"/>
        </w:rPr>
        <w:t xml:space="preserve">    }</w:t>
      </w:r>
    </w:p>
    <w:p w14:paraId="35F74D78" w14:textId="24510550" w:rsidR="006E1FB9" w:rsidRPr="00903DBA" w:rsidRDefault="00106A9C" w:rsidP="00106A9C">
      <w:pPr>
        <w:rPr>
          <w:highlight w:val="white"/>
        </w:rPr>
      </w:pPr>
      <w:r w:rsidRPr="00903DBA">
        <w:rPr>
          <w:highlight w:val="white"/>
        </w:rPr>
        <w:t xml:space="preserve">The </w:t>
      </w:r>
      <w:r w:rsidRPr="00903DBA">
        <w:rPr>
          <w:rStyle w:val="KeyWord0"/>
          <w:highlight w:val="white"/>
        </w:rPr>
        <w:t>PointerOrArrayType</w:t>
      </w:r>
      <w:r w:rsidRPr="00903DBA">
        <w:rPr>
          <w:highlight w:val="white"/>
        </w:rPr>
        <w:t xml:space="preserve"> method returns </w:t>
      </w:r>
      <w:r w:rsidR="00DD7A1C" w:rsidRPr="00903DBA">
        <w:rPr>
          <w:highlight w:val="white"/>
        </w:rPr>
        <w:t>the pointer or array type, which case it may be.</w:t>
      </w:r>
    </w:p>
    <w:p w14:paraId="6B63C9DC" w14:textId="77777777" w:rsidR="006E1FB9" w:rsidRPr="00903DBA" w:rsidRDefault="006E1FB9" w:rsidP="006E1FB9">
      <w:pPr>
        <w:pStyle w:val="Code"/>
        <w:rPr>
          <w:highlight w:val="white"/>
        </w:rPr>
      </w:pPr>
      <w:r w:rsidRPr="00903DBA">
        <w:rPr>
          <w:highlight w:val="white"/>
        </w:rPr>
        <w:lastRenderedPageBreak/>
        <w:t xml:space="preserve">    public Type PointerOrArrayType {</w:t>
      </w:r>
    </w:p>
    <w:p w14:paraId="78B7BF58" w14:textId="3B77E354" w:rsidR="006E1FB9" w:rsidRPr="00903DBA" w:rsidRDefault="006E1FB9" w:rsidP="006E1FB9">
      <w:pPr>
        <w:pStyle w:val="Code"/>
        <w:rPr>
          <w:highlight w:val="white"/>
        </w:rPr>
      </w:pPr>
      <w:r w:rsidRPr="00903DBA">
        <w:rPr>
          <w:highlight w:val="white"/>
        </w:rPr>
        <w:t xml:space="preserve">      get {</w:t>
      </w:r>
      <w:r w:rsidR="00AE2B75" w:rsidRPr="00903DBA">
        <w:rPr>
          <w:highlight w:val="white"/>
        </w:rPr>
        <w:t xml:space="preserve"> </w:t>
      </w:r>
      <w:r w:rsidRPr="00903DBA">
        <w:rPr>
          <w:highlight w:val="white"/>
        </w:rPr>
        <w:t>return (m_sort == Sort.Pointer) ?</w:t>
      </w:r>
      <w:r w:rsidR="00AE2B75" w:rsidRPr="00903DBA">
        <w:rPr>
          <w:highlight w:val="white"/>
        </w:rPr>
        <w:t xml:space="preserve"> </w:t>
      </w:r>
      <w:r w:rsidRPr="00903DBA">
        <w:rPr>
          <w:highlight w:val="white"/>
        </w:rPr>
        <w:t>m_pointerType :</w:t>
      </w:r>
      <w:r w:rsidR="00AE2B75" w:rsidRPr="00903DBA">
        <w:rPr>
          <w:highlight w:val="white"/>
        </w:rPr>
        <w:t xml:space="preserve"> </w:t>
      </w:r>
      <w:r w:rsidRPr="00903DBA">
        <w:rPr>
          <w:highlight w:val="white"/>
        </w:rPr>
        <w:t>m_arrayType;</w:t>
      </w:r>
      <w:r w:rsidR="00AE2B75" w:rsidRPr="00903DBA">
        <w:rPr>
          <w:highlight w:val="white"/>
        </w:rPr>
        <w:t xml:space="preserve"> </w:t>
      </w:r>
      <w:r w:rsidRPr="00903DBA">
        <w:rPr>
          <w:highlight w:val="white"/>
        </w:rPr>
        <w:t>}</w:t>
      </w:r>
    </w:p>
    <w:p w14:paraId="3C347892" w14:textId="77777777" w:rsidR="006E1FB9" w:rsidRPr="00903DBA" w:rsidRDefault="006E1FB9" w:rsidP="006E1FB9">
      <w:pPr>
        <w:pStyle w:val="Code"/>
        <w:rPr>
          <w:highlight w:val="white"/>
        </w:rPr>
      </w:pPr>
      <w:r w:rsidRPr="00903DBA">
        <w:rPr>
          <w:highlight w:val="white"/>
        </w:rPr>
        <w:t xml:space="preserve">    }</w:t>
      </w:r>
    </w:p>
    <w:p w14:paraId="609F437A" w14:textId="07966D36" w:rsidR="006E1FB9" w:rsidRPr="00903DBA" w:rsidRDefault="009C1D3E" w:rsidP="00243B8E">
      <w:pPr>
        <w:rPr>
          <w:highlight w:val="white"/>
        </w:rPr>
      </w:pPr>
      <w:ins w:id="241" w:author="Stefan Bjornander" w:date="2015-04-25T11:04:00Z">
        <w:r w:rsidRPr="00903DBA">
          <w:t xml:space="preserve">C support both old-style and new-style function declarations. The old-style declaration </w:t>
        </w:r>
      </w:ins>
      <w:r w:rsidRPr="00903DBA">
        <w:t>takes a parameter list of identifiers, that is matched to a set of declarations, while the new-style declaration takes a parameter list of declarations.</w:t>
      </w:r>
      <w:r w:rsidR="00B44DBB" w:rsidRPr="00903DBA">
        <w:t xml:space="preserve"> Therefore</w:t>
      </w:r>
      <w:r w:rsidR="00D958D4" w:rsidRPr="00903DBA">
        <w:t>,</w:t>
      </w:r>
      <w:r w:rsidR="00B44DBB" w:rsidRPr="00903DBA">
        <w:t xml:space="preserve"> </w:t>
      </w:r>
      <w:r w:rsidR="00243B8E" w:rsidRPr="00903DBA">
        <w:rPr>
          <w:highlight w:val="white"/>
        </w:rPr>
        <w:t>function constructor is a bit complicated</w:t>
      </w:r>
      <w:r w:rsidR="00B44DBB" w:rsidRPr="00903DBA">
        <w:rPr>
          <w:highlight w:val="white"/>
        </w:rPr>
        <w:t>.</w:t>
      </w:r>
      <w:r w:rsidR="002E2493" w:rsidRPr="00903DBA">
        <w:rPr>
          <w:highlight w:val="white"/>
        </w:rPr>
        <w:t xml:space="preserve"> However, both styles have in common that the function has a return type.</w:t>
      </w:r>
    </w:p>
    <w:p w14:paraId="58EC81A0" w14:textId="77777777" w:rsidR="006E1FB9" w:rsidRPr="00903DBA" w:rsidRDefault="006E1FB9" w:rsidP="006E1FB9">
      <w:pPr>
        <w:pStyle w:val="Code"/>
        <w:rPr>
          <w:highlight w:val="white"/>
        </w:rPr>
      </w:pPr>
      <w:r w:rsidRPr="00903DBA">
        <w:rPr>
          <w:highlight w:val="white"/>
        </w:rPr>
        <w:t xml:space="preserve">    public enum FunctionStyle {Old, New};</w:t>
      </w:r>
    </w:p>
    <w:p w14:paraId="0435BCF5" w14:textId="77777777" w:rsidR="006E1FB9" w:rsidRPr="00903DBA" w:rsidRDefault="006E1FB9" w:rsidP="006E1FB9">
      <w:pPr>
        <w:pStyle w:val="Code"/>
        <w:rPr>
          <w:highlight w:val="white"/>
        </w:rPr>
      </w:pPr>
      <w:r w:rsidRPr="00903DBA">
        <w:rPr>
          <w:highlight w:val="white"/>
        </w:rPr>
        <w:t xml:space="preserve">    private FunctionStyle m_functionStyle;</w:t>
      </w:r>
    </w:p>
    <w:p w14:paraId="0EEE0851" w14:textId="3ACDB845" w:rsidR="006E1FB9" w:rsidRPr="00903DBA" w:rsidRDefault="006E1FB9" w:rsidP="006E1FB9">
      <w:pPr>
        <w:pStyle w:val="Code"/>
        <w:rPr>
          <w:highlight w:val="white"/>
        </w:rPr>
      </w:pPr>
      <w:r w:rsidRPr="00903DBA">
        <w:rPr>
          <w:highlight w:val="white"/>
        </w:rPr>
        <w:t xml:space="preserve">    private Type m_returnType;</w:t>
      </w:r>
    </w:p>
    <w:p w14:paraId="01230A68" w14:textId="6E4E8DC1" w:rsidR="002E2493" w:rsidRPr="00903DBA" w:rsidRDefault="00BC1BD7" w:rsidP="007B5818">
      <w:pPr>
        <w:rPr>
          <w:highlight w:val="white"/>
        </w:rPr>
      </w:pPr>
      <w:r w:rsidRPr="00903DBA">
        <w:rPr>
          <w:highlight w:val="white"/>
        </w:rPr>
        <w:t>The old-style function has name list, while the new style function has a parameter</w:t>
      </w:r>
      <w:r w:rsidR="007B5818" w:rsidRPr="00903DBA">
        <w:rPr>
          <w:highlight w:val="white"/>
        </w:rPr>
        <w:t xml:space="preserve"> list, mad</w:t>
      </w:r>
      <w:r w:rsidR="00C65118" w:rsidRPr="00903DBA">
        <w:rPr>
          <w:highlight w:val="white"/>
        </w:rPr>
        <w:t>e</w:t>
      </w:r>
      <w:r w:rsidR="007B5818" w:rsidRPr="00903DBA">
        <w:rPr>
          <w:highlight w:val="white"/>
        </w:rPr>
        <w:t xml:space="preserve"> up by name-symbol pairs.</w:t>
      </w:r>
    </w:p>
    <w:p w14:paraId="5CC1C8DE" w14:textId="77777777" w:rsidR="006E1FB9" w:rsidRPr="00903DBA" w:rsidRDefault="006E1FB9" w:rsidP="006E1FB9">
      <w:pPr>
        <w:pStyle w:val="Code"/>
        <w:rPr>
          <w:highlight w:val="white"/>
        </w:rPr>
      </w:pPr>
      <w:r w:rsidRPr="00903DBA">
        <w:rPr>
          <w:highlight w:val="white"/>
        </w:rPr>
        <w:t xml:space="preserve">    private List&lt;string&gt; m_nameList;</w:t>
      </w:r>
    </w:p>
    <w:p w14:paraId="1143C465" w14:textId="2917C901" w:rsidR="006E1FB9" w:rsidRPr="00903DBA" w:rsidRDefault="006E1FB9" w:rsidP="006E1FB9">
      <w:pPr>
        <w:pStyle w:val="Code"/>
        <w:rPr>
          <w:highlight w:val="white"/>
        </w:rPr>
      </w:pPr>
      <w:r w:rsidRPr="00903DBA">
        <w:rPr>
          <w:highlight w:val="white"/>
        </w:rPr>
        <w:t xml:space="preserve">    private List&lt;Symbol&gt; m_parameterList;</w:t>
      </w:r>
    </w:p>
    <w:p w14:paraId="37D10D67" w14:textId="38DC384A" w:rsidR="00B34C0A" w:rsidRPr="00903DBA" w:rsidRDefault="00B34C0A" w:rsidP="00B34C0A">
      <w:pPr>
        <w:rPr>
          <w:highlight w:val="white"/>
        </w:rPr>
      </w:pPr>
      <w:r w:rsidRPr="00903DBA">
        <w:rPr>
          <w:highlight w:val="white"/>
        </w:rPr>
        <w:t xml:space="preserve">The parameter list is </w:t>
      </w:r>
      <w:r w:rsidR="005870FD" w:rsidRPr="00903DBA">
        <w:rPr>
          <w:highlight w:val="white"/>
        </w:rPr>
        <w:t xml:space="preserve">transformed into </w:t>
      </w:r>
      <w:r w:rsidRPr="00903DBA">
        <w:rPr>
          <w:highlight w:val="white"/>
        </w:rPr>
        <w:t>a type list</w:t>
      </w:r>
      <w:r w:rsidR="00A93726" w:rsidRPr="00903DBA">
        <w:rPr>
          <w:highlight w:val="white"/>
        </w:rPr>
        <w:t xml:space="preserve">, </w:t>
      </w:r>
      <w:r w:rsidR="00EF2330" w:rsidRPr="00903DBA">
        <w:rPr>
          <w:highlight w:val="white"/>
        </w:rPr>
        <w:t>h</w:t>
      </w:r>
      <w:r w:rsidRPr="00903DBA">
        <w:rPr>
          <w:highlight w:val="white"/>
        </w:rPr>
        <w:t>old</w:t>
      </w:r>
      <w:r w:rsidR="00A93726" w:rsidRPr="00903DBA">
        <w:rPr>
          <w:highlight w:val="white"/>
        </w:rPr>
        <w:t>ing</w:t>
      </w:r>
      <w:r w:rsidRPr="00903DBA">
        <w:rPr>
          <w:highlight w:val="white"/>
        </w:rPr>
        <w:t xml:space="preserve"> the types of each parameter.</w:t>
      </w:r>
    </w:p>
    <w:p w14:paraId="6FD1FEB3" w14:textId="6FB2B961" w:rsidR="006E1FB9" w:rsidRPr="00903DBA" w:rsidRDefault="006E1FB9" w:rsidP="006E1FB9">
      <w:pPr>
        <w:pStyle w:val="Code"/>
        <w:rPr>
          <w:highlight w:val="white"/>
        </w:rPr>
      </w:pPr>
      <w:r w:rsidRPr="00903DBA">
        <w:rPr>
          <w:highlight w:val="white"/>
        </w:rPr>
        <w:t xml:space="preserve">    private List&lt;Type&gt; m_typeList;</w:t>
      </w:r>
    </w:p>
    <w:p w14:paraId="367EB0CE" w14:textId="3C00C767" w:rsidR="00BE37EE" w:rsidRPr="00903DBA" w:rsidRDefault="00BE37EE" w:rsidP="00BE37EE">
      <w:pPr>
        <w:rPr>
          <w:highlight w:val="white"/>
        </w:rPr>
      </w:pPr>
      <w:r w:rsidRPr="00903DBA">
        <w:rPr>
          <w:highlight w:val="white"/>
        </w:rPr>
        <w:t>Som</w:t>
      </w:r>
      <w:r w:rsidR="00E630C5" w:rsidRPr="00903DBA">
        <w:rPr>
          <w:highlight w:val="white"/>
        </w:rPr>
        <w:t>e</w:t>
      </w:r>
      <w:r w:rsidRPr="00903DBA">
        <w:rPr>
          <w:highlight w:val="white"/>
        </w:rPr>
        <w:t xml:space="preserve"> function</w:t>
      </w:r>
      <w:r w:rsidR="00A76E2C" w:rsidRPr="00903DBA">
        <w:rPr>
          <w:highlight w:val="white"/>
        </w:rPr>
        <w:t>s</w:t>
      </w:r>
      <w:r w:rsidRPr="00903DBA">
        <w:rPr>
          <w:highlight w:val="white"/>
        </w:rPr>
        <w:t xml:space="preserve">, like </w:t>
      </w:r>
      <w:r w:rsidRPr="00903DBA">
        <w:rPr>
          <w:rStyle w:val="KeyWord0"/>
          <w:highlight w:val="white"/>
        </w:rPr>
        <w:t>printf</w:t>
      </w:r>
      <w:r w:rsidRPr="00903DBA">
        <w:rPr>
          <w:highlight w:val="white"/>
        </w:rPr>
        <w:t xml:space="preserve"> and </w:t>
      </w:r>
      <w:r w:rsidRPr="00903DBA">
        <w:rPr>
          <w:rStyle w:val="KeyWord0"/>
          <w:highlight w:val="white"/>
        </w:rPr>
        <w:t>scanf</w:t>
      </w:r>
      <w:r w:rsidRPr="00903DBA">
        <w:rPr>
          <w:highlight w:val="white"/>
        </w:rPr>
        <w:t xml:space="preserve">, </w:t>
      </w:r>
      <w:r w:rsidR="00CF035C" w:rsidRPr="00903DBA">
        <w:rPr>
          <w:highlight w:val="white"/>
        </w:rPr>
        <w:t>are elliptic, which means that they can take a various number of parameters.</w:t>
      </w:r>
    </w:p>
    <w:p w14:paraId="66251914" w14:textId="77777777" w:rsidR="006E1FB9" w:rsidRPr="00903DBA" w:rsidRDefault="006E1FB9" w:rsidP="006E1FB9">
      <w:pPr>
        <w:pStyle w:val="Code"/>
        <w:rPr>
          <w:highlight w:val="white"/>
        </w:rPr>
      </w:pPr>
      <w:r w:rsidRPr="00903DBA">
        <w:rPr>
          <w:highlight w:val="white"/>
        </w:rPr>
        <w:t xml:space="preserve">    private bool m_ellipse;</w:t>
      </w:r>
    </w:p>
    <w:p w14:paraId="383FFE71" w14:textId="2CD1ABBB" w:rsidR="006E1FB9" w:rsidRPr="00903DBA" w:rsidRDefault="00CF035C" w:rsidP="00CF035C">
      <w:pPr>
        <w:rPr>
          <w:highlight w:val="white"/>
        </w:rPr>
      </w:pPr>
      <w:r w:rsidRPr="00903DBA">
        <w:rPr>
          <w:highlight w:val="white"/>
        </w:rPr>
        <w:t xml:space="preserve">The following constructor takes an old-style function. </w:t>
      </w:r>
      <w:r w:rsidR="00CC0142" w:rsidRPr="00903DBA">
        <w:rPr>
          <w:highlight w:val="white"/>
        </w:rPr>
        <w:t>The name</w:t>
      </w:r>
      <w:r w:rsidR="00A93726" w:rsidRPr="00903DBA">
        <w:rPr>
          <w:highlight w:val="white"/>
        </w:rPr>
        <w:t>s</w:t>
      </w:r>
      <w:r w:rsidR="00CC0142" w:rsidRPr="00903DBA">
        <w:rPr>
          <w:highlight w:val="white"/>
        </w:rPr>
        <w:t xml:space="preserve"> in the list must be unique</w:t>
      </w:r>
      <w:r w:rsidR="00A93726" w:rsidRPr="00903DBA">
        <w:rPr>
          <w:highlight w:val="white"/>
        </w:rPr>
        <w:t>; that is, the same name may not appear twice in the list.</w:t>
      </w:r>
    </w:p>
    <w:p w14:paraId="0A10F74A" w14:textId="77777777" w:rsidR="006E1FB9" w:rsidRPr="00903DBA" w:rsidRDefault="006E1FB9" w:rsidP="006E1FB9">
      <w:pPr>
        <w:pStyle w:val="Code"/>
        <w:rPr>
          <w:highlight w:val="white"/>
        </w:rPr>
      </w:pPr>
      <w:r w:rsidRPr="00903DBA">
        <w:rPr>
          <w:highlight w:val="white"/>
        </w:rPr>
        <w:t xml:space="preserve">    public Type(Type returnType, List&lt;string&gt; nameList) {</w:t>
      </w:r>
    </w:p>
    <w:p w14:paraId="47EB9B3D" w14:textId="77777777" w:rsidR="006E1FB9" w:rsidRPr="00903DBA" w:rsidRDefault="006E1FB9" w:rsidP="006E1FB9">
      <w:pPr>
        <w:pStyle w:val="Code"/>
        <w:rPr>
          <w:highlight w:val="white"/>
        </w:rPr>
      </w:pPr>
      <w:r w:rsidRPr="00903DBA">
        <w:rPr>
          <w:highlight w:val="white"/>
        </w:rPr>
        <w:t xml:space="preserve">      m_sort = Sort.Function;</w:t>
      </w:r>
    </w:p>
    <w:p w14:paraId="34AF4655" w14:textId="77777777" w:rsidR="006E1FB9" w:rsidRPr="00903DBA" w:rsidRDefault="006E1FB9" w:rsidP="006E1FB9">
      <w:pPr>
        <w:pStyle w:val="Code"/>
        <w:rPr>
          <w:highlight w:val="white"/>
        </w:rPr>
      </w:pPr>
      <w:r w:rsidRPr="00903DBA">
        <w:rPr>
          <w:highlight w:val="white"/>
        </w:rPr>
        <w:t xml:space="preserve">      m_functionStyle = FunctionStyle.Old;</w:t>
      </w:r>
    </w:p>
    <w:p w14:paraId="4329F62F" w14:textId="77777777" w:rsidR="006E1FB9" w:rsidRPr="00903DBA" w:rsidRDefault="006E1FB9" w:rsidP="006E1FB9">
      <w:pPr>
        <w:pStyle w:val="Code"/>
        <w:rPr>
          <w:highlight w:val="white"/>
        </w:rPr>
      </w:pPr>
      <w:r w:rsidRPr="00903DBA">
        <w:rPr>
          <w:highlight w:val="white"/>
        </w:rPr>
        <w:t xml:space="preserve">      m_returnType = returnType;</w:t>
      </w:r>
    </w:p>
    <w:p w14:paraId="3BD6319B" w14:textId="77777777" w:rsidR="006E1FB9" w:rsidRPr="00903DBA" w:rsidRDefault="006E1FB9" w:rsidP="006E1FB9">
      <w:pPr>
        <w:pStyle w:val="Code"/>
        <w:rPr>
          <w:highlight w:val="white"/>
        </w:rPr>
      </w:pPr>
      <w:r w:rsidRPr="00903DBA">
        <w:rPr>
          <w:highlight w:val="white"/>
        </w:rPr>
        <w:t xml:space="preserve">      m_nameList = nameList;</w:t>
      </w:r>
    </w:p>
    <w:p w14:paraId="2339DA8E" w14:textId="77777777" w:rsidR="006E1FB9" w:rsidRPr="00903DBA" w:rsidRDefault="006E1FB9" w:rsidP="006E1FB9">
      <w:pPr>
        <w:pStyle w:val="Code"/>
        <w:rPr>
          <w:highlight w:val="white"/>
        </w:rPr>
      </w:pPr>
      <w:r w:rsidRPr="00903DBA">
        <w:rPr>
          <w:highlight w:val="white"/>
        </w:rPr>
        <w:t xml:space="preserve">      m_parameterList = null;</w:t>
      </w:r>
    </w:p>
    <w:p w14:paraId="7D824BDB" w14:textId="77777777" w:rsidR="006E1FB9" w:rsidRPr="00903DBA" w:rsidRDefault="006E1FB9" w:rsidP="006E1FB9">
      <w:pPr>
        <w:pStyle w:val="Code"/>
        <w:rPr>
          <w:highlight w:val="white"/>
        </w:rPr>
      </w:pPr>
      <w:r w:rsidRPr="00903DBA">
        <w:rPr>
          <w:highlight w:val="white"/>
        </w:rPr>
        <w:t xml:space="preserve">      m_ellipse = false;</w:t>
      </w:r>
    </w:p>
    <w:p w14:paraId="0AA4FB56" w14:textId="5CEE4628" w:rsidR="006E1FB9" w:rsidRPr="00903DBA" w:rsidRDefault="00CC0142" w:rsidP="00CC0142">
      <w:pPr>
        <w:rPr>
          <w:highlight w:val="white"/>
        </w:rPr>
      </w:pPr>
      <w:r w:rsidRPr="00903DBA">
        <w:rPr>
          <w:highlight w:val="white"/>
        </w:rPr>
        <w:t>We add the names of the list to a set, and check that they hold the same size. If the</w:t>
      </w:r>
      <w:r w:rsidR="007011B1" w:rsidRPr="00903DBA">
        <w:rPr>
          <w:highlight w:val="white"/>
        </w:rPr>
        <w:t>y</w:t>
      </w:r>
      <w:r w:rsidRPr="00903DBA">
        <w:rPr>
          <w:highlight w:val="white"/>
        </w:rPr>
        <w:t xml:space="preserve"> do not, there is at least two names with the sam</w:t>
      </w:r>
      <w:r w:rsidR="007011B1" w:rsidRPr="00903DBA">
        <w:rPr>
          <w:highlight w:val="white"/>
        </w:rPr>
        <w:t>e</w:t>
      </w:r>
      <w:r w:rsidRPr="00903DBA">
        <w:rPr>
          <w:highlight w:val="white"/>
        </w:rPr>
        <w:t xml:space="preserve"> name, which is not allowed. </w:t>
      </w:r>
      <w:r w:rsidR="000B5BAC" w:rsidRPr="00903DBA">
        <w:rPr>
          <w:highlight w:val="white"/>
        </w:rPr>
        <w:t xml:space="preserve">If the same name is added to set twice, only the first is stored in the set, and the set </w:t>
      </w:r>
      <w:r w:rsidR="001D7AFE" w:rsidRPr="00903DBA">
        <w:rPr>
          <w:highlight w:val="white"/>
        </w:rPr>
        <w:t xml:space="preserve">will be smaller </w:t>
      </w:r>
      <w:r w:rsidR="000B5BAC" w:rsidRPr="00903DBA">
        <w:rPr>
          <w:highlight w:val="white"/>
        </w:rPr>
        <w:t>than the list.</w:t>
      </w:r>
    </w:p>
    <w:p w14:paraId="764ABF92" w14:textId="77777777" w:rsidR="006E1FB9" w:rsidRPr="00903DBA" w:rsidRDefault="006E1FB9" w:rsidP="006E1FB9">
      <w:pPr>
        <w:pStyle w:val="Code"/>
        <w:rPr>
          <w:highlight w:val="white"/>
        </w:rPr>
      </w:pPr>
      <w:r w:rsidRPr="00903DBA">
        <w:rPr>
          <w:highlight w:val="white"/>
        </w:rPr>
        <w:t xml:space="preserve">      Assert.Error(nameList.Count == new HashSet&lt;string&gt;(nameList).Count,</w:t>
      </w:r>
    </w:p>
    <w:p w14:paraId="2CA4401F" w14:textId="77777777" w:rsidR="006E1FB9" w:rsidRPr="00903DBA" w:rsidRDefault="006E1FB9" w:rsidP="006E1FB9">
      <w:pPr>
        <w:pStyle w:val="Code"/>
        <w:rPr>
          <w:highlight w:val="white"/>
        </w:rPr>
      </w:pPr>
      <w:r w:rsidRPr="00903DBA">
        <w:rPr>
          <w:highlight w:val="white"/>
        </w:rPr>
        <w:t xml:space="preserve">                   null, Message.Duplicate_name_in_parameter_list);</w:t>
      </w:r>
    </w:p>
    <w:p w14:paraId="343CB74F" w14:textId="77777777" w:rsidR="006E1FB9" w:rsidRPr="00903DBA" w:rsidRDefault="006E1FB9" w:rsidP="006E1FB9">
      <w:pPr>
        <w:pStyle w:val="Code"/>
        <w:rPr>
          <w:highlight w:val="white"/>
        </w:rPr>
      </w:pPr>
      <w:r w:rsidRPr="00903DBA">
        <w:rPr>
          <w:highlight w:val="white"/>
        </w:rPr>
        <w:t xml:space="preserve">    }</w:t>
      </w:r>
    </w:p>
    <w:p w14:paraId="18512792" w14:textId="6547B92F" w:rsidR="006E1FB9" w:rsidRPr="00903DBA" w:rsidRDefault="000B5BAC" w:rsidP="000B5BAC">
      <w:pPr>
        <w:rPr>
          <w:highlight w:val="white"/>
        </w:rPr>
      </w:pPr>
      <w:r w:rsidRPr="00903DBA">
        <w:rPr>
          <w:highlight w:val="white"/>
        </w:rPr>
        <w:t>The following construct takes a new-style function, with return type, parameter list, and ellipse status.</w:t>
      </w:r>
    </w:p>
    <w:p w14:paraId="749F578E" w14:textId="5DB59917" w:rsidR="00747851" w:rsidRPr="00903DBA" w:rsidRDefault="006E1FB9" w:rsidP="006E1FB9">
      <w:pPr>
        <w:pStyle w:val="Code"/>
        <w:rPr>
          <w:highlight w:val="white"/>
        </w:rPr>
      </w:pPr>
      <w:r w:rsidRPr="00903DBA">
        <w:rPr>
          <w:highlight w:val="white"/>
        </w:rPr>
        <w:t xml:space="preserve">    public Type(Type returnType, List&lt;</w:t>
      </w:r>
      <w:r w:rsidR="00225A69" w:rsidRPr="00903DBA">
        <w:rPr>
          <w:highlight w:val="white"/>
        </w:rPr>
        <w:t xml:space="preserve"> </w:t>
      </w:r>
      <w:r w:rsidRPr="00903DBA">
        <w:rPr>
          <w:highlight w:val="white"/>
        </w:rPr>
        <w:t>Symbol&gt; parameterList,</w:t>
      </w:r>
    </w:p>
    <w:p w14:paraId="7C67C5A8" w14:textId="3BAB0518" w:rsidR="006E1FB9" w:rsidRPr="00903DBA" w:rsidRDefault="00747851" w:rsidP="006E1FB9">
      <w:pPr>
        <w:pStyle w:val="Code"/>
        <w:rPr>
          <w:highlight w:val="white"/>
        </w:rPr>
      </w:pPr>
      <w:r w:rsidRPr="00903DBA">
        <w:rPr>
          <w:highlight w:val="white"/>
        </w:rPr>
        <w:t xml:space="preserve">             </w:t>
      </w:r>
      <w:r w:rsidR="006E1FB9" w:rsidRPr="00903DBA">
        <w:rPr>
          <w:highlight w:val="white"/>
        </w:rPr>
        <w:t xml:space="preserve"> </w:t>
      </w:r>
      <w:r w:rsidRPr="00903DBA">
        <w:rPr>
          <w:highlight w:val="white"/>
        </w:rPr>
        <w:t xml:space="preserve">  </w:t>
      </w:r>
      <w:r w:rsidR="006E1FB9" w:rsidRPr="00903DBA">
        <w:rPr>
          <w:highlight w:val="white"/>
        </w:rPr>
        <w:t>bool ellipse) {</w:t>
      </w:r>
    </w:p>
    <w:p w14:paraId="3416B205" w14:textId="77777777" w:rsidR="006E1FB9" w:rsidRPr="00903DBA" w:rsidRDefault="006E1FB9" w:rsidP="006E1FB9">
      <w:pPr>
        <w:pStyle w:val="Code"/>
        <w:rPr>
          <w:highlight w:val="white"/>
        </w:rPr>
      </w:pPr>
      <w:r w:rsidRPr="00903DBA">
        <w:rPr>
          <w:highlight w:val="white"/>
        </w:rPr>
        <w:t xml:space="preserve">      m_sort = Sort.Function;</w:t>
      </w:r>
    </w:p>
    <w:p w14:paraId="65B84A8C" w14:textId="77777777" w:rsidR="006E1FB9" w:rsidRPr="00903DBA" w:rsidRDefault="006E1FB9" w:rsidP="006E1FB9">
      <w:pPr>
        <w:pStyle w:val="Code"/>
        <w:rPr>
          <w:highlight w:val="white"/>
        </w:rPr>
      </w:pPr>
      <w:r w:rsidRPr="00903DBA">
        <w:rPr>
          <w:highlight w:val="white"/>
        </w:rPr>
        <w:t xml:space="preserve">      m_functionStyle = FunctionStyle.New;</w:t>
      </w:r>
    </w:p>
    <w:p w14:paraId="6A10C9CE" w14:textId="77777777" w:rsidR="006E1FB9" w:rsidRPr="00903DBA" w:rsidRDefault="006E1FB9" w:rsidP="006E1FB9">
      <w:pPr>
        <w:pStyle w:val="Code"/>
        <w:rPr>
          <w:highlight w:val="white"/>
        </w:rPr>
      </w:pPr>
      <w:r w:rsidRPr="00903DBA">
        <w:rPr>
          <w:highlight w:val="white"/>
        </w:rPr>
        <w:t xml:space="preserve">      m_returnType = returnType;</w:t>
      </w:r>
    </w:p>
    <w:p w14:paraId="211AC1B9" w14:textId="77777777" w:rsidR="006E1FB9" w:rsidRPr="00903DBA" w:rsidRDefault="006E1FB9" w:rsidP="006E1FB9">
      <w:pPr>
        <w:pStyle w:val="Code"/>
        <w:rPr>
          <w:highlight w:val="white"/>
        </w:rPr>
      </w:pPr>
      <w:r w:rsidRPr="00903DBA">
        <w:rPr>
          <w:highlight w:val="white"/>
        </w:rPr>
        <w:t xml:space="preserve">      m_nameList = null;</w:t>
      </w:r>
    </w:p>
    <w:p w14:paraId="1A86A08A" w14:textId="77777777" w:rsidR="006E1FB9" w:rsidRPr="00903DBA" w:rsidRDefault="006E1FB9" w:rsidP="006E1FB9">
      <w:pPr>
        <w:pStyle w:val="Code"/>
        <w:rPr>
          <w:highlight w:val="white"/>
        </w:rPr>
      </w:pPr>
      <w:r w:rsidRPr="00903DBA">
        <w:rPr>
          <w:highlight w:val="white"/>
        </w:rPr>
        <w:t xml:space="preserve">      m_parameterList = parameterList;</w:t>
      </w:r>
    </w:p>
    <w:p w14:paraId="39C988CD" w14:textId="77777777" w:rsidR="006E1FB9" w:rsidRPr="00903DBA" w:rsidRDefault="006E1FB9" w:rsidP="006E1FB9">
      <w:pPr>
        <w:pStyle w:val="Code"/>
        <w:rPr>
          <w:highlight w:val="white"/>
        </w:rPr>
      </w:pPr>
      <w:r w:rsidRPr="00903DBA">
        <w:rPr>
          <w:highlight w:val="white"/>
        </w:rPr>
        <w:t xml:space="preserve">      m_ellipse = ellipse;</w:t>
      </w:r>
    </w:p>
    <w:p w14:paraId="039202EF" w14:textId="77777777" w:rsidR="006E1FB9" w:rsidRPr="00903DBA" w:rsidRDefault="006E1FB9" w:rsidP="006E1FB9">
      <w:pPr>
        <w:pStyle w:val="Code"/>
        <w:rPr>
          <w:highlight w:val="white"/>
        </w:rPr>
      </w:pPr>
      <w:r w:rsidRPr="00903DBA">
        <w:rPr>
          <w:highlight w:val="white"/>
        </w:rPr>
        <w:t xml:space="preserve">      m_typeList = null;</w:t>
      </w:r>
    </w:p>
    <w:p w14:paraId="138731DD" w14:textId="67C3BDF6" w:rsidR="006E1FB9" w:rsidRPr="00903DBA" w:rsidRDefault="008D7B66" w:rsidP="008D7B66">
      <w:pPr>
        <w:rPr>
          <w:highlight w:val="white"/>
        </w:rPr>
      </w:pPr>
      <w:r w:rsidRPr="00903DBA">
        <w:rPr>
          <w:highlight w:val="white"/>
        </w:rPr>
        <w:lastRenderedPageBreak/>
        <w:t xml:space="preserve">If the parameter list is not null, </w:t>
      </w:r>
      <w:r w:rsidR="005D50C9" w:rsidRPr="00903DBA">
        <w:rPr>
          <w:highlight w:val="white"/>
        </w:rPr>
        <w:t>we iterate through it and add the types to the type list. If the parameter list is null, the type list also becomes null. In that case the function lacks a parameter list and</w:t>
      </w:r>
      <w:r w:rsidR="008E1FA3" w:rsidRPr="00903DBA">
        <w:rPr>
          <w:highlight w:val="white"/>
        </w:rPr>
        <w:t xml:space="preserve">, when called, </w:t>
      </w:r>
      <w:r w:rsidR="00C52057" w:rsidRPr="00903DBA">
        <w:rPr>
          <w:highlight w:val="white"/>
        </w:rPr>
        <w:t>accepts all arguments.</w:t>
      </w:r>
    </w:p>
    <w:p w14:paraId="4490B71D" w14:textId="77777777" w:rsidR="006E1FB9" w:rsidRPr="00903DBA" w:rsidRDefault="006E1FB9" w:rsidP="006E1FB9">
      <w:pPr>
        <w:pStyle w:val="Code"/>
        <w:rPr>
          <w:highlight w:val="white"/>
        </w:rPr>
      </w:pPr>
      <w:r w:rsidRPr="00903DBA">
        <w:rPr>
          <w:highlight w:val="white"/>
        </w:rPr>
        <w:t xml:space="preserve">      if (parameterList != null) {</w:t>
      </w:r>
    </w:p>
    <w:p w14:paraId="7ECDA67A" w14:textId="77777777" w:rsidR="006E1FB9" w:rsidRPr="00903DBA" w:rsidRDefault="006E1FB9" w:rsidP="006E1FB9">
      <w:pPr>
        <w:pStyle w:val="Code"/>
        <w:rPr>
          <w:highlight w:val="white"/>
        </w:rPr>
      </w:pPr>
      <w:r w:rsidRPr="00903DBA">
        <w:rPr>
          <w:highlight w:val="white"/>
        </w:rPr>
        <w:t xml:space="preserve">        m_typeList = new List&lt;Type&gt;();</w:t>
      </w:r>
    </w:p>
    <w:p w14:paraId="32789972" w14:textId="77777777" w:rsidR="006E1FB9" w:rsidRPr="00903DBA" w:rsidRDefault="006E1FB9" w:rsidP="006E1FB9">
      <w:pPr>
        <w:pStyle w:val="Code"/>
        <w:rPr>
          <w:highlight w:val="white"/>
        </w:rPr>
      </w:pPr>
    </w:p>
    <w:p w14:paraId="57A37F75" w14:textId="6D05D25B" w:rsidR="006E1FB9" w:rsidRPr="00903DBA" w:rsidRDefault="006E1FB9" w:rsidP="006E1FB9">
      <w:pPr>
        <w:pStyle w:val="Code"/>
        <w:rPr>
          <w:highlight w:val="white"/>
        </w:rPr>
      </w:pPr>
      <w:r w:rsidRPr="00903DBA">
        <w:rPr>
          <w:highlight w:val="white"/>
        </w:rPr>
        <w:t xml:space="preserve">        foreach (Symbol </w:t>
      </w:r>
      <w:r w:rsidR="00225A69" w:rsidRPr="00903DBA">
        <w:rPr>
          <w:highlight w:val="white"/>
        </w:rPr>
        <w:t>symbol</w:t>
      </w:r>
      <w:r w:rsidRPr="00903DBA">
        <w:rPr>
          <w:highlight w:val="white"/>
        </w:rPr>
        <w:t xml:space="preserve"> in parameterList) {</w:t>
      </w:r>
    </w:p>
    <w:p w14:paraId="365D8B90" w14:textId="466B6D4A" w:rsidR="006E1FB9" w:rsidRPr="00903DBA" w:rsidRDefault="006E1FB9" w:rsidP="006E1FB9">
      <w:pPr>
        <w:pStyle w:val="Code"/>
        <w:rPr>
          <w:highlight w:val="white"/>
        </w:rPr>
      </w:pPr>
      <w:r w:rsidRPr="00903DBA">
        <w:rPr>
          <w:highlight w:val="white"/>
        </w:rPr>
        <w:t xml:space="preserve">          m_typeList.Add(</w:t>
      </w:r>
      <w:r w:rsidR="00225A69" w:rsidRPr="00903DBA">
        <w:rPr>
          <w:highlight w:val="white"/>
        </w:rPr>
        <w:t>symbol</w:t>
      </w:r>
      <w:r w:rsidRPr="00903DBA">
        <w:rPr>
          <w:highlight w:val="white"/>
        </w:rPr>
        <w:t>.Type);</w:t>
      </w:r>
    </w:p>
    <w:p w14:paraId="3DBFE7E8" w14:textId="77777777" w:rsidR="006E1FB9" w:rsidRPr="00903DBA" w:rsidRDefault="006E1FB9" w:rsidP="006E1FB9">
      <w:pPr>
        <w:pStyle w:val="Code"/>
        <w:rPr>
          <w:highlight w:val="white"/>
        </w:rPr>
      </w:pPr>
      <w:r w:rsidRPr="00903DBA">
        <w:rPr>
          <w:highlight w:val="white"/>
        </w:rPr>
        <w:t xml:space="preserve">        }</w:t>
      </w:r>
    </w:p>
    <w:p w14:paraId="06308BE5" w14:textId="77777777" w:rsidR="006E1FB9" w:rsidRPr="00903DBA" w:rsidRDefault="006E1FB9" w:rsidP="006E1FB9">
      <w:pPr>
        <w:pStyle w:val="Code"/>
        <w:rPr>
          <w:highlight w:val="white"/>
        </w:rPr>
      </w:pPr>
      <w:r w:rsidRPr="00903DBA">
        <w:rPr>
          <w:highlight w:val="white"/>
        </w:rPr>
        <w:t xml:space="preserve">      }</w:t>
      </w:r>
    </w:p>
    <w:p w14:paraId="0F739727" w14:textId="77777777" w:rsidR="006E1FB9" w:rsidRPr="00903DBA" w:rsidRDefault="006E1FB9" w:rsidP="006E1FB9">
      <w:pPr>
        <w:pStyle w:val="Code"/>
        <w:rPr>
          <w:highlight w:val="white"/>
        </w:rPr>
      </w:pPr>
      <w:r w:rsidRPr="00903DBA">
        <w:rPr>
          <w:highlight w:val="white"/>
        </w:rPr>
        <w:t xml:space="preserve">    }</w:t>
      </w:r>
    </w:p>
    <w:p w14:paraId="607A672B" w14:textId="77777777" w:rsidR="006E1FB9" w:rsidRPr="00903DBA" w:rsidRDefault="006E1FB9" w:rsidP="006E1FB9">
      <w:pPr>
        <w:pStyle w:val="Code"/>
        <w:rPr>
          <w:highlight w:val="white"/>
        </w:rPr>
      </w:pPr>
    </w:p>
    <w:p w14:paraId="52D4B8B5" w14:textId="77777777" w:rsidR="006E1FB9" w:rsidRPr="00903DBA" w:rsidRDefault="006E1FB9" w:rsidP="006E1FB9">
      <w:pPr>
        <w:pStyle w:val="Code"/>
        <w:rPr>
          <w:highlight w:val="white"/>
        </w:rPr>
      </w:pPr>
      <w:r w:rsidRPr="00903DBA">
        <w:rPr>
          <w:highlight w:val="white"/>
        </w:rPr>
        <w:t xml:space="preserve">    public FunctionStyle Style {</w:t>
      </w:r>
    </w:p>
    <w:p w14:paraId="45BEDAA9" w14:textId="77777777" w:rsidR="006E1FB9" w:rsidRPr="00903DBA" w:rsidRDefault="006E1FB9" w:rsidP="006E1FB9">
      <w:pPr>
        <w:pStyle w:val="Code"/>
        <w:rPr>
          <w:highlight w:val="white"/>
        </w:rPr>
      </w:pPr>
      <w:r w:rsidRPr="00903DBA">
        <w:rPr>
          <w:highlight w:val="white"/>
        </w:rPr>
        <w:t xml:space="preserve">      get { return m_functionStyle; }</w:t>
      </w:r>
    </w:p>
    <w:p w14:paraId="45D7563E" w14:textId="77777777" w:rsidR="006E1FB9" w:rsidRPr="00903DBA" w:rsidRDefault="006E1FB9" w:rsidP="006E1FB9">
      <w:pPr>
        <w:pStyle w:val="Code"/>
        <w:rPr>
          <w:highlight w:val="white"/>
        </w:rPr>
      </w:pPr>
      <w:r w:rsidRPr="00903DBA">
        <w:rPr>
          <w:highlight w:val="white"/>
        </w:rPr>
        <w:t xml:space="preserve">    }</w:t>
      </w:r>
    </w:p>
    <w:p w14:paraId="711461FC" w14:textId="77777777" w:rsidR="006E1FB9" w:rsidRPr="00903DBA" w:rsidRDefault="006E1FB9" w:rsidP="006E1FB9">
      <w:pPr>
        <w:pStyle w:val="Code"/>
        <w:rPr>
          <w:highlight w:val="white"/>
        </w:rPr>
      </w:pPr>
    </w:p>
    <w:p w14:paraId="35FFFC1B" w14:textId="77777777" w:rsidR="006E1FB9" w:rsidRPr="00903DBA" w:rsidRDefault="006E1FB9" w:rsidP="006E1FB9">
      <w:pPr>
        <w:pStyle w:val="Code"/>
        <w:rPr>
          <w:highlight w:val="white"/>
        </w:rPr>
      </w:pPr>
      <w:r w:rsidRPr="00903DBA">
        <w:rPr>
          <w:highlight w:val="white"/>
        </w:rPr>
        <w:t xml:space="preserve">    public List&lt;string&gt; NameList {</w:t>
      </w:r>
    </w:p>
    <w:p w14:paraId="38775F84" w14:textId="77777777" w:rsidR="006E1FB9" w:rsidRPr="00903DBA" w:rsidRDefault="006E1FB9" w:rsidP="006E1FB9">
      <w:pPr>
        <w:pStyle w:val="Code"/>
        <w:rPr>
          <w:highlight w:val="white"/>
        </w:rPr>
      </w:pPr>
      <w:r w:rsidRPr="00903DBA">
        <w:rPr>
          <w:highlight w:val="white"/>
        </w:rPr>
        <w:t xml:space="preserve">      get { return m_nameList; }</w:t>
      </w:r>
    </w:p>
    <w:p w14:paraId="56981E46" w14:textId="77777777" w:rsidR="006E1FB9" w:rsidRPr="00903DBA" w:rsidRDefault="006E1FB9" w:rsidP="006E1FB9">
      <w:pPr>
        <w:pStyle w:val="Code"/>
        <w:rPr>
          <w:highlight w:val="white"/>
        </w:rPr>
      </w:pPr>
      <w:r w:rsidRPr="00903DBA">
        <w:rPr>
          <w:highlight w:val="white"/>
        </w:rPr>
        <w:t xml:space="preserve">    }</w:t>
      </w:r>
    </w:p>
    <w:p w14:paraId="24CE3CAC" w14:textId="77777777" w:rsidR="006E1FB9" w:rsidRPr="00903DBA" w:rsidRDefault="006E1FB9" w:rsidP="006E1FB9">
      <w:pPr>
        <w:pStyle w:val="Code"/>
        <w:rPr>
          <w:highlight w:val="white"/>
        </w:rPr>
      </w:pPr>
    </w:p>
    <w:p w14:paraId="16FA52C7" w14:textId="543C41C4" w:rsidR="006E1FB9" w:rsidRPr="00903DBA" w:rsidRDefault="006E1FB9" w:rsidP="006E1FB9">
      <w:pPr>
        <w:pStyle w:val="Code"/>
        <w:rPr>
          <w:highlight w:val="white"/>
        </w:rPr>
      </w:pPr>
      <w:r w:rsidRPr="00903DBA">
        <w:rPr>
          <w:highlight w:val="white"/>
        </w:rPr>
        <w:t xml:space="preserve">    public List&lt;Symbol&gt; ParameterList {</w:t>
      </w:r>
    </w:p>
    <w:p w14:paraId="1C4649ED" w14:textId="77777777" w:rsidR="006E1FB9" w:rsidRPr="00903DBA" w:rsidRDefault="006E1FB9" w:rsidP="006E1FB9">
      <w:pPr>
        <w:pStyle w:val="Code"/>
        <w:rPr>
          <w:highlight w:val="white"/>
        </w:rPr>
      </w:pPr>
      <w:r w:rsidRPr="00903DBA">
        <w:rPr>
          <w:highlight w:val="white"/>
        </w:rPr>
        <w:t xml:space="preserve">      get { return m_parameterList; }</w:t>
      </w:r>
    </w:p>
    <w:p w14:paraId="4F8ED453" w14:textId="77777777" w:rsidR="006E1FB9" w:rsidRPr="00903DBA" w:rsidRDefault="006E1FB9" w:rsidP="006E1FB9">
      <w:pPr>
        <w:pStyle w:val="Code"/>
        <w:rPr>
          <w:highlight w:val="white"/>
        </w:rPr>
      </w:pPr>
      <w:r w:rsidRPr="00903DBA">
        <w:rPr>
          <w:highlight w:val="white"/>
        </w:rPr>
        <w:t xml:space="preserve">    }</w:t>
      </w:r>
    </w:p>
    <w:p w14:paraId="35745C14" w14:textId="77777777" w:rsidR="006E1FB9" w:rsidRPr="00903DBA" w:rsidRDefault="006E1FB9" w:rsidP="006E1FB9">
      <w:pPr>
        <w:pStyle w:val="Code"/>
        <w:rPr>
          <w:highlight w:val="white"/>
        </w:rPr>
      </w:pPr>
    </w:p>
    <w:p w14:paraId="4BFD42A2" w14:textId="77777777" w:rsidR="006E1FB9" w:rsidRPr="00903DBA" w:rsidRDefault="006E1FB9" w:rsidP="006E1FB9">
      <w:pPr>
        <w:pStyle w:val="Code"/>
        <w:rPr>
          <w:highlight w:val="white"/>
        </w:rPr>
      </w:pPr>
      <w:r w:rsidRPr="00903DBA">
        <w:rPr>
          <w:highlight w:val="white"/>
        </w:rPr>
        <w:t xml:space="preserve">    public List&lt;Type&gt; TypeList {</w:t>
      </w:r>
    </w:p>
    <w:p w14:paraId="4DF212BF" w14:textId="77777777" w:rsidR="006E1FB9" w:rsidRPr="00903DBA" w:rsidRDefault="006E1FB9" w:rsidP="006E1FB9">
      <w:pPr>
        <w:pStyle w:val="Code"/>
        <w:rPr>
          <w:highlight w:val="white"/>
        </w:rPr>
      </w:pPr>
      <w:r w:rsidRPr="00903DBA">
        <w:rPr>
          <w:highlight w:val="white"/>
        </w:rPr>
        <w:t xml:space="preserve">      get { return m_typeList; }</w:t>
      </w:r>
    </w:p>
    <w:p w14:paraId="5AC617AE" w14:textId="77777777" w:rsidR="006E1FB9" w:rsidRPr="00903DBA" w:rsidRDefault="006E1FB9" w:rsidP="006E1FB9">
      <w:pPr>
        <w:pStyle w:val="Code"/>
        <w:rPr>
          <w:highlight w:val="white"/>
        </w:rPr>
      </w:pPr>
      <w:r w:rsidRPr="00903DBA">
        <w:rPr>
          <w:highlight w:val="white"/>
        </w:rPr>
        <w:t xml:space="preserve">    }</w:t>
      </w:r>
    </w:p>
    <w:p w14:paraId="7C87566F" w14:textId="77777777" w:rsidR="006E1FB9" w:rsidRPr="00903DBA" w:rsidRDefault="006E1FB9" w:rsidP="006E1FB9">
      <w:pPr>
        <w:pStyle w:val="Code"/>
        <w:rPr>
          <w:highlight w:val="white"/>
        </w:rPr>
      </w:pPr>
    </w:p>
    <w:p w14:paraId="6F0BD390" w14:textId="77777777" w:rsidR="006E1FB9" w:rsidRPr="00903DBA" w:rsidRDefault="006E1FB9" w:rsidP="006E1FB9">
      <w:pPr>
        <w:pStyle w:val="Code"/>
        <w:rPr>
          <w:highlight w:val="white"/>
        </w:rPr>
      </w:pPr>
      <w:r w:rsidRPr="00903DBA">
        <w:rPr>
          <w:highlight w:val="white"/>
        </w:rPr>
        <w:t xml:space="preserve">    public Type ReturnType {</w:t>
      </w:r>
    </w:p>
    <w:p w14:paraId="33C0233D" w14:textId="77777777" w:rsidR="006E1FB9" w:rsidRPr="00903DBA" w:rsidRDefault="006E1FB9" w:rsidP="006E1FB9">
      <w:pPr>
        <w:pStyle w:val="Code"/>
        <w:rPr>
          <w:highlight w:val="white"/>
        </w:rPr>
      </w:pPr>
      <w:r w:rsidRPr="00903DBA">
        <w:rPr>
          <w:highlight w:val="white"/>
        </w:rPr>
        <w:t xml:space="preserve">      get { return m_returnType; }</w:t>
      </w:r>
    </w:p>
    <w:p w14:paraId="6D14B299" w14:textId="77777777" w:rsidR="006E1FB9" w:rsidRPr="00903DBA" w:rsidRDefault="006E1FB9" w:rsidP="006E1FB9">
      <w:pPr>
        <w:pStyle w:val="Code"/>
        <w:rPr>
          <w:highlight w:val="white"/>
        </w:rPr>
      </w:pPr>
      <w:r w:rsidRPr="00903DBA">
        <w:rPr>
          <w:highlight w:val="white"/>
        </w:rPr>
        <w:t xml:space="preserve">      set { m_returnType = value; }</w:t>
      </w:r>
    </w:p>
    <w:p w14:paraId="4E1496CF" w14:textId="77777777" w:rsidR="006E1FB9" w:rsidRPr="00903DBA" w:rsidRDefault="006E1FB9" w:rsidP="006E1FB9">
      <w:pPr>
        <w:pStyle w:val="Code"/>
        <w:rPr>
          <w:highlight w:val="white"/>
        </w:rPr>
      </w:pPr>
      <w:r w:rsidRPr="00903DBA">
        <w:rPr>
          <w:highlight w:val="white"/>
        </w:rPr>
        <w:t xml:space="preserve">    }</w:t>
      </w:r>
    </w:p>
    <w:p w14:paraId="06EA6D87" w14:textId="77777777" w:rsidR="006E1FB9" w:rsidRPr="00903DBA" w:rsidRDefault="006E1FB9" w:rsidP="006E1FB9">
      <w:pPr>
        <w:pStyle w:val="Code"/>
        <w:rPr>
          <w:highlight w:val="white"/>
        </w:rPr>
      </w:pPr>
    </w:p>
    <w:p w14:paraId="6A787DDA" w14:textId="77777777" w:rsidR="006E1FB9" w:rsidRPr="00903DBA" w:rsidRDefault="006E1FB9" w:rsidP="006E1FB9">
      <w:pPr>
        <w:pStyle w:val="Code"/>
        <w:rPr>
          <w:highlight w:val="white"/>
        </w:rPr>
      </w:pPr>
      <w:r w:rsidRPr="00903DBA">
        <w:rPr>
          <w:highlight w:val="white"/>
        </w:rPr>
        <w:t xml:space="preserve">    public bool IsEllipse() {</w:t>
      </w:r>
    </w:p>
    <w:p w14:paraId="2B80FBAC" w14:textId="77777777" w:rsidR="006E1FB9" w:rsidRPr="00903DBA" w:rsidRDefault="006E1FB9" w:rsidP="006E1FB9">
      <w:pPr>
        <w:pStyle w:val="Code"/>
        <w:rPr>
          <w:highlight w:val="white"/>
        </w:rPr>
      </w:pPr>
      <w:r w:rsidRPr="00903DBA">
        <w:rPr>
          <w:highlight w:val="white"/>
        </w:rPr>
        <w:t xml:space="preserve">      return m_ellipse;</w:t>
      </w:r>
    </w:p>
    <w:p w14:paraId="0E43C968" w14:textId="77777777" w:rsidR="006E1FB9" w:rsidRPr="00903DBA" w:rsidRDefault="006E1FB9" w:rsidP="006E1FB9">
      <w:pPr>
        <w:pStyle w:val="Code"/>
        <w:rPr>
          <w:highlight w:val="white"/>
        </w:rPr>
      </w:pPr>
      <w:r w:rsidRPr="00903DBA">
        <w:rPr>
          <w:highlight w:val="white"/>
        </w:rPr>
        <w:t xml:space="preserve">    }</w:t>
      </w:r>
    </w:p>
    <w:p w14:paraId="59925F0A" w14:textId="77777777" w:rsidR="006E1FB9" w:rsidRPr="00903DBA" w:rsidRDefault="006E1FB9" w:rsidP="006E1FB9">
      <w:pPr>
        <w:pStyle w:val="Code"/>
        <w:rPr>
          <w:highlight w:val="white"/>
        </w:rPr>
      </w:pPr>
    </w:p>
    <w:p w14:paraId="288BBCA7" w14:textId="2B21E0FC" w:rsidR="00117AB0" w:rsidRPr="00903DBA" w:rsidRDefault="00117AB0" w:rsidP="00117AB0">
      <w:pPr>
        <w:rPr>
          <w:color w:val="auto"/>
        </w:rPr>
      </w:pPr>
      <w:r w:rsidRPr="00903DBA">
        <w:t>A struct and union takes a list of symbols</w:t>
      </w:r>
      <w:r w:rsidR="004B7EF8" w:rsidRPr="00903DBA">
        <w:t>.</w:t>
      </w:r>
      <w:r w:rsidRPr="00903DBA">
        <w:t xml:space="preserve"> A struct or union is </w:t>
      </w:r>
      <w:r w:rsidRPr="00903DBA">
        <w:rPr>
          <w:rStyle w:val="KeyWord0"/>
        </w:rPr>
        <w:t>tagged</w:t>
      </w:r>
      <w:r w:rsidRPr="00903DBA">
        <w:t xml:space="preserve"> i</w:t>
      </w:r>
      <w:r w:rsidR="004B7EF8" w:rsidRPr="00903DBA">
        <w:t>f</w:t>
      </w:r>
      <w:r w:rsidRPr="00903DBA">
        <w:t xml:space="preserve"> is given a name:</w:t>
      </w:r>
    </w:p>
    <w:tbl>
      <w:tblPr>
        <w:tblStyle w:val="Tabellrutnt"/>
        <w:tblW w:w="0" w:type="auto"/>
        <w:tblLook w:val="04A0" w:firstRow="1" w:lastRow="0" w:firstColumn="1" w:lastColumn="0" w:noHBand="0" w:noVBand="1"/>
      </w:tblPr>
      <w:tblGrid>
        <w:gridCol w:w="4675"/>
        <w:gridCol w:w="4675"/>
      </w:tblGrid>
      <w:tr w:rsidR="00117AB0" w:rsidRPr="00903DBA" w14:paraId="1A933E51" w14:textId="77777777" w:rsidTr="00117AB0">
        <w:tc>
          <w:tcPr>
            <w:tcW w:w="4675" w:type="dxa"/>
            <w:tcBorders>
              <w:top w:val="nil"/>
              <w:left w:val="nil"/>
              <w:bottom w:val="nil"/>
              <w:right w:val="nil"/>
            </w:tcBorders>
            <w:hideMark/>
          </w:tcPr>
          <w:p w14:paraId="13D12B3C" w14:textId="77777777" w:rsidR="00117AB0" w:rsidRPr="00903DBA" w:rsidRDefault="00117AB0">
            <w:pPr>
              <w:pStyle w:val="Code"/>
            </w:pPr>
            <w:r w:rsidRPr="00903DBA">
              <w:t>struct {</w:t>
            </w:r>
          </w:p>
          <w:p w14:paraId="5A746B18" w14:textId="77777777" w:rsidR="00117AB0" w:rsidRPr="00903DBA" w:rsidRDefault="00117AB0">
            <w:pPr>
              <w:pStyle w:val="Code"/>
            </w:pPr>
            <w:r w:rsidRPr="00903DBA">
              <w:t xml:space="preserve">  int a, b;</w:t>
            </w:r>
          </w:p>
          <w:p w14:paraId="3F3D70CE" w14:textId="77777777" w:rsidR="00117AB0" w:rsidRPr="00903DBA" w:rsidRDefault="00117AB0">
            <w:pPr>
              <w:pStyle w:val="Code"/>
            </w:pPr>
            <w:r w:rsidRPr="00903DBA">
              <w:t>};</w:t>
            </w:r>
          </w:p>
        </w:tc>
        <w:tc>
          <w:tcPr>
            <w:tcW w:w="4675" w:type="dxa"/>
            <w:tcBorders>
              <w:top w:val="nil"/>
              <w:left w:val="nil"/>
              <w:bottom w:val="nil"/>
              <w:right w:val="nil"/>
            </w:tcBorders>
            <w:hideMark/>
          </w:tcPr>
          <w:p w14:paraId="331D56B1" w14:textId="77777777" w:rsidR="00117AB0" w:rsidRPr="00903DBA" w:rsidRDefault="00117AB0">
            <w:pPr>
              <w:pStyle w:val="Code"/>
            </w:pPr>
            <w:r w:rsidRPr="00903DBA">
              <w:t>struct s {</w:t>
            </w:r>
          </w:p>
          <w:p w14:paraId="0793A590" w14:textId="77777777" w:rsidR="00117AB0" w:rsidRPr="00903DBA" w:rsidRDefault="00117AB0">
            <w:pPr>
              <w:pStyle w:val="Code"/>
            </w:pPr>
            <w:r w:rsidRPr="00903DBA">
              <w:t xml:space="preserve">  int a, b;</w:t>
            </w:r>
          </w:p>
          <w:p w14:paraId="46432FF2" w14:textId="77777777" w:rsidR="00117AB0" w:rsidRPr="00903DBA" w:rsidRDefault="00117AB0">
            <w:pPr>
              <w:pStyle w:val="Code"/>
            </w:pPr>
            <w:r w:rsidRPr="00903DBA">
              <w:t>};</w:t>
            </w:r>
          </w:p>
        </w:tc>
      </w:tr>
      <w:tr w:rsidR="00117AB0" w:rsidRPr="00903DBA" w14:paraId="692BAC11" w14:textId="77777777" w:rsidTr="00117AB0">
        <w:tc>
          <w:tcPr>
            <w:tcW w:w="4675" w:type="dxa"/>
            <w:tcBorders>
              <w:top w:val="nil"/>
              <w:left w:val="nil"/>
              <w:bottom w:val="nil"/>
              <w:right w:val="nil"/>
            </w:tcBorders>
            <w:hideMark/>
          </w:tcPr>
          <w:p w14:paraId="1DCA7661" w14:textId="77777777" w:rsidR="00117AB0" w:rsidRPr="00903DBA" w:rsidRDefault="00117AB0">
            <w:r w:rsidRPr="00903DBA">
              <w:t>(a) An untagged struct</w:t>
            </w:r>
          </w:p>
        </w:tc>
        <w:tc>
          <w:tcPr>
            <w:tcW w:w="4675" w:type="dxa"/>
            <w:tcBorders>
              <w:top w:val="nil"/>
              <w:left w:val="nil"/>
              <w:bottom w:val="nil"/>
              <w:right w:val="nil"/>
            </w:tcBorders>
            <w:hideMark/>
          </w:tcPr>
          <w:p w14:paraId="7B2C2F9E" w14:textId="507A6165" w:rsidR="00117AB0" w:rsidRPr="00903DBA" w:rsidRDefault="00117AB0">
            <w:r w:rsidRPr="00903DBA">
              <w:t xml:space="preserve">(b) A struct tagged with the name </w:t>
            </w:r>
            <w:r w:rsidR="00707457" w:rsidRPr="00903DBA">
              <w:rPr>
                <w:rStyle w:val="KeyWord0"/>
              </w:rPr>
              <w:t>s</w:t>
            </w:r>
          </w:p>
        </w:tc>
      </w:tr>
    </w:tbl>
    <w:p w14:paraId="67DD76EA" w14:textId="1B5A5E14" w:rsidR="00752124" w:rsidRPr="00903DBA" w:rsidRDefault="00097F16" w:rsidP="0028684D">
      <w:r w:rsidRPr="00903DBA">
        <w:t>A struct or union definition can be meaningful or meaningless.</w:t>
      </w:r>
      <w:r w:rsidR="00752124" w:rsidRPr="00903DBA">
        <w:t xml:space="preserve"> The </w:t>
      </w:r>
      <w:r w:rsidR="006240E7" w:rsidRPr="00903DBA">
        <w:t>declaration</w:t>
      </w:r>
      <w:r w:rsidR="00752124" w:rsidRPr="00903DBA">
        <w:t xml:space="preserve"> </w:t>
      </w:r>
      <w:r w:rsidR="0028684D" w:rsidRPr="00903DBA">
        <w:rPr>
          <w:rStyle w:val="KeyWord0"/>
        </w:rPr>
        <w:t>struct s {int i;};</w:t>
      </w:r>
      <w:r w:rsidR="0028684D" w:rsidRPr="00903DBA">
        <w:t xml:space="preserve"> </w:t>
      </w:r>
      <w:r w:rsidR="00752124" w:rsidRPr="00903DBA">
        <w:t xml:space="preserve">is </w:t>
      </w:r>
      <w:proofErr w:type="gramStart"/>
      <w:r w:rsidR="00752124" w:rsidRPr="00903DBA">
        <w:t>meaningful, since</w:t>
      </w:r>
      <w:proofErr w:type="gramEnd"/>
      <w:r w:rsidR="00752124" w:rsidRPr="00903DBA">
        <w:t xml:space="preserve"> </w:t>
      </w:r>
      <w:r w:rsidR="00752124" w:rsidRPr="00903DBA">
        <w:rPr>
          <w:rStyle w:val="KeyWord0"/>
        </w:rPr>
        <w:t>s</w:t>
      </w:r>
      <w:r w:rsidR="00752124" w:rsidRPr="00903DBA">
        <w:t xml:space="preserve"> can later be used to define variables.</w:t>
      </w:r>
      <w:r w:rsidR="0028684D" w:rsidRPr="00903DBA">
        <w:t xml:space="preserve"> </w:t>
      </w:r>
      <w:r w:rsidR="00752124" w:rsidRPr="00903DBA">
        <w:t xml:space="preserve">The </w:t>
      </w:r>
      <w:r w:rsidR="006240E7" w:rsidRPr="00903DBA">
        <w:t xml:space="preserve">declaration </w:t>
      </w:r>
      <w:r w:rsidR="0028684D" w:rsidRPr="00903DBA">
        <w:rPr>
          <w:rStyle w:val="KeyWord0"/>
        </w:rPr>
        <w:t>struct {int i;} t;</w:t>
      </w:r>
      <w:r w:rsidR="0028684D" w:rsidRPr="00903DBA">
        <w:t xml:space="preserve"> </w:t>
      </w:r>
      <w:r w:rsidR="00752124" w:rsidRPr="00903DBA">
        <w:t xml:space="preserve">is </w:t>
      </w:r>
      <w:r w:rsidR="0028684D" w:rsidRPr="00903DBA">
        <w:t xml:space="preserve">also </w:t>
      </w:r>
      <w:proofErr w:type="gramStart"/>
      <w:r w:rsidR="00752124" w:rsidRPr="00903DBA">
        <w:t>meaningful, since</w:t>
      </w:r>
      <w:proofErr w:type="gramEnd"/>
      <w:r w:rsidR="00752124" w:rsidRPr="00903DBA">
        <w:t xml:space="preserve"> </w:t>
      </w:r>
      <w:r w:rsidR="00752124" w:rsidRPr="00903DBA">
        <w:rPr>
          <w:rStyle w:val="KeyWord0"/>
        </w:rPr>
        <w:t>t</w:t>
      </w:r>
      <w:r w:rsidR="00752124" w:rsidRPr="00903DBA">
        <w:t xml:space="preserve"> is a defined variable.</w:t>
      </w:r>
      <w:r w:rsidR="0028684D" w:rsidRPr="00903DBA">
        <w:t xml:space="preserve"> However, t</w:t>
      </w:r>
      <w:r w:rsidR="00752124" w:rsidRPr="00903DBA">
        <w:t xml:space="preserve">he </w:t>
      </w:r>
      <w:r w:rsidR="0028684D" w:rsidRPr="00903DBA">
        <w:t>d</w:t>
      </w:r>
      <w:r w:rsidR="006240E7" w:rsidRPr="00903DBA">
        <w:t xml:space="preserve">eclaration </w:t>
      </w:r>
      <w:r w:rsidR="0028684D" w:rsidRPr="00903DBA">
        <w:rPr>
          <w:rStyle w:val="KeyWord0"/>
        </w:rPr>
        <w:t>struct {int i;};</w:t>
      </w:r>
      <w:r w:rsidR="0028684D" w:rsidRPr="00903DBA">
        <w:t xml:space="preserve"> </w:t>
      </w:r>
      <w:r w:rsidR="00752124" w:rsidRPr="00903DBA">
        <w:t xml:space="preserve">is </w:t>
      </w:r>
      <w:proofErr w:type="gramStart"/>
      <w:r w:rsidR="00752124" w:rsidRPr="00903DBA">
        <w:t>meaningless, but</w:t>
      </w:r>
      <w:proofErr w:type="gramEnd"/>
      <w:r w:rsidR="00752124" w:rsidRPr="00903DBA">
        <w:t xml:space="preserve"> allowed.</w:t>
      </w:r>
    </w:p>
    <w:p w14:paraId="4E9C3ECE" w14:textId="44169615" w:rsidR="0079004F" w:rsidRPr="00903DBA" w:rsidRDefault="0079004F" w:rsidP="0079004F">
      <w:r w:rsidRPr="00903DBA">
        <w:t xml:space="preserve">The member map may be null, in which case the declaration is </w:t>
      </w:r>
      <w:r w:rsidR="004C0028" w:rsidRPr="00903DBA">
        <w:t>uncomplete</w:t>
      </w:r>
      <w:r w:rsidRPr="00903DBA">
        <w:t xml:space="preserve">. Then it can only be used when </w:t>
      </w:r>
      <w:r w:rsidR="004C0028" w:rsidRPr="00903DBA">
        <w:t>defining a pointer to it, which is useful when constructing linked lists.</w:t>
      </w:r>
    </w:p>
    <w:p w14:paraId="64B2389E" w14:textId="77777777" w:rsidR="00DF3A80" w:rsidRPr="00903DBA" w:rsidRDefault="00DF3A80" w:rsidP="00DF3A80">
      <w:pPr>
        <w:pStyle w:val="Code"/>
        <w:rPr>
          <w:highlight w:val="white"/>
        </w:rPr>
      </w:pPr>
      <w:r w:rsidRPr="00903DBA">
        <w:rPr>
          <w:highlight w:val="white"/>
        </w:rPr>
        <w:t xml:space="preserve">    private IDictionary&lt;string,Symbol&gt; m_memberMap;</w:t>
      </w:r>
    </w:p>
    <w:p w14:paraId="2432F1AC" w14:textId="15D77430" w:rsidR="00DF3A80" w:rsidRPr="00903DBA" w:rsidRDefault="00DF3A80" w:rsidP="00DF3A80">
      <w:pPr>
        <w:pStyle w:val="Code"/>
        <w:rPr>
          <w:highlight w:val="white"/>
        </w:rPr>
      </w:pPr>
      <w:r w:rsidRPr="00903DBA">
        <w:rPr>
          <w:highlight w:val="white"/>
        </w:rPr>
        <w:t xml:space="preserve">    private List&lt;Symbol&gt; m_memberList;</w:t>
      </w:r>
    </w:p>
    <w:p w14:paraId="043F333D" w14:textId="77777777" w:rsidR="006E1FB9" w:rsidRPr="00903DBA" w:rsidRDefault="006E1FB9" w:rsidP="006E1FB9">
      <w:pPr>
        <w:pStyle w:val="Code"/>
        <w:rPr>
          <w:highlight w:val="white"/>
        </w:rPr>
      </w:pPr>
      <w:r w:rsidRPr="00903DBA">
        <w:rPr>
          <w:highlight w:val="white"/>
        </w:rPr>
        <w:t xml:space="preserve">    </w:t>
      </w:r>
    </w:p>
    <w:p w14:paraId="2369A6FD" w14:textId="77777777" w:rsidR="00902D38" w:rsidRPr="00903DBA" w:rsidRDefault="006E1FB9" w:rsidP="006E1FB9">
      <w:pPr>
        <w:pStyle w:val="Code"/>
        <w:rPr>
          <w:highlight w:val="white"/>
        </w:rPr>
      </w:pPr>
      <w:r w:rsidRPr="00903DBA">
        <w:rPr>
          <w:highlight w:val="white"/>
        </w:rPr>
        <w:t xml:space="preserve">    public Type(Sort sort, IDictionary&lt;string,Symbol&gt; symbolMap</w:t>
      </w:r>
      <w:r w:rsidR="00902D38" w:rsidRPr="00903DBA">
        <w:rPr>
          <w:highlight w:val="white"/>
        </w:rPr>
        <w:t>,</w:t>
      </w:r>
    </w:p>
    <w:p w14:paraId="079D6B27" w14:textId="62C08685" w:rsidR="006E1FB9" w:rsidRPr="00903DBA" w:rsidRDefault="00902D38" w:rsidP="006E1FB9">
      <w:pPr>
        <w:pStyle w:val="Code"/>
        <w:rPr>
          <w:highlight w:val="white"/>
        </w:rPr>
      </w:pPr>
      <w:r w:rsidRPr="00903DBA">
        <w:rPr>
          <w:highlight w:val="white"/>
        </w:rPr>
        <w:lastRenderedPageBreak/>
        <w:t xml:space="preserve">                List&lt;Symbol&gt; </w:t>
      </w:r>
      <w:r w:rsidR="00613550" w:rsidRPr="00903DBA">
        <w:rPr>
          <w:highlight w:val="white"/>
        </w:rPr>
        <w:t>symbolList</w:t>
      </w:r>
      <w:r w:rsidR="006E1FB9" w:rsidRPr="00903DBA">
        <w:rPr>
          <w:highlight w:val="white"/>
        </w:rPr>
        <w:t>) {</w:t>
      </w:r>
    </w:p>
    <w:p w14:paraId="3D246F4A" w14:textId="77777777" w:rsidR="006E1FB9" w:rsidRPr="00903DBA" w:rsidRDefault="006E1FB9" w:rsidP="006E1FB9">
      <w:pPr>
        <w:pStyle w:val="Code"/>
        <w:rPr>
          <w:highlight w:val="white"/>
        </w:rPr>
      </w:pPr>
      <w:r w:rsidRPr="00903DBA">
        <w:rPr>
          <w:highlight w:val="white"/>
        </w:rPr>
        <w:t xml:space="preserve">      m_sort = sort;</w:t>
      </w:r>
    </w:p>
    <w:p w14:paraId="3279AA37" w14:textId="77777777" w:rsidR="00613550" w:rsidRPr="00903DBA" w:rsidRDefault="00613550" w:rsidP="00613550">
      <w:pPr>
        <w:pStyle w:val="Code"/>
        <w:rPr>
          <w:highlight w:val="white"/>
        </w:rPr>
      </w:pPr>
      <w:r w:rsidRPr="00903DBA">
        <w:rPr>
          <w:highlight w:val="white"/>
        </w:rPr>
        <w:t xml:space="preserve">      m_memberMap = symbolMap;</w:t>
      </w:r>
    </w:p>
    <w:p w14:paraId="0083CE6F" w14:textId="37195FEC" w:rsidR="00613550" w:rsidRPr="00903DBA" w:rsidRDefault="00613550" w:rsidP="00613550">
      <w:pPr>
        <w:pStyle w:val="Code"/>
        <w:rPr>
          <w:highlight w:val="white"/>
        </w:rPr>
      </w:pPr>
      <w:r w:rsidRPr="00903DBA">
        <w:rPr>
          <w:highlight w:val="white"/>
        </w:rPr>
        <w:t xml:space="preserve">      m_memberList = symbolList;</w:t>
      </w:r>
    </w:p>
    <w:p w14:paraId="3950BEA5" w14:textId="77777777" w:rsidR="006E1FB9" w:rsidRPr="00903DBA" w:rsidRDefault="006E1FB9" w:rsidP="006E1FB9">
      <w:pPr>
        <w:pStyle w:val="Code"/>
        <w:rPr>
          <w:highlight w:val="white"/>
        </w:rPr>
      </w:pPr>
      <w:r w:rsidRPr="00903DBA">
        <w:rPr>
          <w:highlight w:val="white"/>
        </w:rPr>
        <w:t xml:space="preserve">    }</w:t>
      </w:r>
    </w:p>
    <w:p w14:paraId="1B540431" w14:textId="77777777" w:rsidR="00DF3A80" w:rsidRPr="00903DBA" w:rsidRDefault="00DF3A80" w:rsidP="00DF3A80">
      <w:pPr>
        <w:pStyle w:val="Code"/>
        <w:rPr>
          <w:highlight w:val="white"/>
        </w:rPr>
      </w:pPr>
    </w:p>
    <w:p w14:paraId="01318A85" w14:textId="77777777" w:rsidR="00DF3A80" w:rsidRPr="00903DBA" w:rsidRDefault="00DF3A80" w:rsidP="00DF3A80">
      <w:pPr>
        <w:pStyle w:val="Code"/>
        <w:rPr>
          <w:highlight w:val="white"/>
        </w:rPr>
      </w:pPr>
      <w:r w:rsidRPr="00903DBA">
        <w:rPr>
          <w:highlight w:val="white"/>
        </w:rPr>
        <w:t xml:space="preserve">    public IDictionary&lt;string,Symbol&gt; MemberMap {</w:t>
      </w:r>
    </w:p>
    <w:p w14:paraId="649BC510" w14:textId="77777777" w:rsidR="00DF3A80" w:rsidRPr="00903DBA" w:rsidRDefault="00DF3A80" w:rsidP="00DF3A80">
      <w:pPr>
        <w:pStyle w:val="Code"/>
        <w:rPr>
          <w:highlight w:val="white"/>
        </w:rPr>
      </w:pPr>
      <w:r w:rsidRPr="00903DBA">
        <w:rPr>
          <w:highlight w:val="white"/>
        </w:rPr>
        <w:t xml:space="preserve">      get { return m_memberMap; }</w:t>
      </w:r>
    </w:p>
    <w:p w14:paraId="46E3F238" w14:textId="77777777" w:rsidR="00DF3A80" w:rsidRPr="00903DBA" w:rsidRDefault="00DF3A80" w:rsidP="00DF3A80">
      <w:pPr>
        <w:pStyle w:val="Code"/>
        <w:rPr>
          <w:highlight w:val="white"/>
        </w:rPr>
      </w:pPr>
      <w:r w:rsidRPr="00903DBA">
        <w:rPr>
          <w:highlight w:val="white"/>
        </w:rPr>
        <w:t xml:space="preserve">      set { m_memberMap = value; }</w:t>
      </w:r>
    </w:p>
    <w:p w14:paraId="31D039DE" w14:textId="77777777" w:rsidR="00DF3A80" w:rsidRPr="00903DBA" w:rsidRDefault="00DF3A80" w:rsidP="00DF3A80">
      <w:pPr>
        <w:pStyle w:val="Code"/>
        <w:rPr>
          <w:highlight w:val="white"/>
        </w:rPr>
      </w:pPr>
      <w:r w:rsidRPr="00903DBA">
        <w:rPr>
          <w:highlight w:val="white"/>
        </w:rPr>
        <w:t xml:space="preserve">    }</w:t>
      </w:r>
    </w:p>
    <w:p w14:paraId="1C48C63A" w14:textId="77777777" w:rsidR="00DF3A80" w:rsidRPr="00903DBA" w:rsidRDefault="00DF3A80" w:rsidP="00DF3A80">
      <w:pPr>
        <w:pStyle w:val="Code"/>
        <w:rPr>
          <w:highlight w:val="white"/>
        </w:rPr>
      </w:pPr>
    </w:p>
    <w:p w14:paraId="2EE96AF9" w14:textId="76740166" w:rsidR="00DF3A80" w:rsidRPr="00903DBA" w:rsidRDefault="00DF3A80" w:rsidP="00DF3A80">
      <w:pPr>
        <w:pStyle w:val="Code"/>
        <w:rPr>
          <w:highlight w:val="white"/>
        </w:rPr>
      </w:pPr>
      <w:r w:rsidRPr="00903DBA">
        <w:rPr>
          <w:highlight w:val="white"/>
        </w:rPr>
        <w:t xml:space="preserve">    public List&lt;Symbol&gt; MemberList {</w:t>
      </w:r>
    </w:p>
    <w:p w14:paraId="4BB9AC5F" w14:textId="7B835BE5" w:rsidR="00DF3A80" w:rsidRPr="00903DBA" w:rsidRDefault="00DF3A80" w:rsidP="00DF3A80">
      <w:pPr>
        <w:pStyle w:val="Code"/>
        <w:rPr>
          <w:highlight w:val="white"/>
        </w:rPr>
      </w:pPr>
      <w:r w:rsidRPr="00903DBA">
        <w:rPr>
          <w:highlight w:val="white"/>
        </w:rPr>
        <w:t xml:space="preserve">      get { return m_memberList; }</w:t>
      </w:r>
    </w:p>
    <w:p w14:paraId="2D169127" w14:textId="583FA6FD" w:rsidR="00DF3A80" w:rsidRPr="00903DBA" w:rsidRDefault="00DF3A80" w:rsidP="00DF3A80">
      <w:pPr>
        <w:pStyle w:val="Code"/>
        <w:rPr>
          <w:highlight w:val="white"/>
        </w:rPr>
      </w:pPr>
      <w:r w:rsidRPr="00903DBA">
        <w:rPr>
          <w:highlight w:val="white"/>
        </w:rPr>
        <w:t xml:space="preserve">      set { m_memberList = value; }</w:t>
      </w:r>
    </w:p>
    <w:p w14:paraId="55CB5A6F" w14:textId="77777777" w:rsidR="00DF3A80" w:rsidRPr="00903DBA" w:rsidRDefault="00DF3A80" w:rsidP="00DF3A80">
      <w:pPr>
        <w:pStyle w:val="Code"/>
        <w:rPr>
          <w:highlight w:val="white"/>
        </w:rPr>
      </w:pPr>
      <w:r w:rsidRPr="00903DBA">
        <w:rPr>
          <w:highlight w:val="white"/>
        </w:rPr>
        <w:t xml:space="preserve">    }</w:t>
      </w:r>
    </w:p>
    <w:p w14:paraId="069F7392" w14:textId="014A13CD" w:rsidR="00D36967" w:rsidRPr="00903DBA" w:rsidRDefault="00D36967">
      <w:pPr>
        <w:rPr>
          <w:color w:val="auto"/>
        </w:rPr>
        <w:pPrChange w:id="242" w:author="Stefan Bjornander" w:date="2015-04-25T10:38:00Z">
          <w:pPr>
            <w:pStyle w:val="Rubrik3"/>
          </w:pPr>
        </w:pPrChange>
      </w:pPr>
      <w:ins w:id="243" w:author="Stefan Bjornander" w:date="2015-04-25T10:38:00Z">
        <w:r w:rsidRPr="00903DBA">
          <w:t>The enumeration type (</w:t>
        </w:r>
        <w:proofErr w:type="spellStart"/>
        <w:r w:rsidRPr="00903DBA">
          <w:rPr>
            <w:rStyle w:val="KeyWord0"/>
            <w:rPrChange w:id="244" w:author="Stefan Bjornander" w:date="2015-04-25T10:38:00Z">
              <w:rPr>
                <w:rStyle w:val="CodeInText"/>
              </w:rPr>
            </w:rPrChange>
          </w:rPr>
          <w:t>enum</w:t>
        </w:r>
        <w:proofErr w:type="spellEnd"/>
        <w:r w:rsidRPr="00903DBA">
          <w:t>) is stored as an integer</w:t>
        </w:r>
      </w:ins>
      <w:r w:rsidR="00425ABA" w:rsidRPr="00903DBA">
        <w:t xml:space="preserve"> with </w:t>
      </w:r>
      <w:r w:rsidR="007E763E" w:rsidRPr="00903DBA">
        <w:t>a</w:t>
      </w:r>
      <w:r w:rsidR="00425ABA" w:rsidRPr="00903DBA">
        <w:t xml:space="preserve"> value, explicitly stated or implicitly assigned</w:t>
      </w:r>
      <w:ins w:id="245" w:author="Stefan Bjornander" w:date="2015-04-25T10:38:00Z">
        <w:r w:rsidRPr="00903DBA">
          <w:t xml:space="preserve">. However, the </w:t>
        </w:r>
        <w:r w:rsidRPr="00903DBA">
          <w:rPr>
            <w:rStyle w:val="CodeInText"/>
          </w:rPr>
          <w:t>Specifi</w:t>
        </w:r>
      </w:ins>
      <w:r w:rsidRPr="00903DBA">
        <w:rPr>
          <w:rStyle w:val="CodeInText"/>
        </w:rPr>
        <w:t>er</w:t>
      </w:r>
      <w:ins w:id="246" w:author="Stefan Bjornander" w:date="2015-04-25T10:38:00Z">
        <w:r w:rsidRPr="00903DBA">
          <w:t xml:space="preserve"> class of Section </w:t>
        </w:r>
      </w:ins>
      <w:r w:rsidRPr="00903DBA">
        <w:fldChar w:fldCharType="begin"/>
      </w:r>
      <w:r w:rsidRPr="00903DBA">
        <w:instrText xml:space="preserve"> REF _Ref418259975 \r \h </w:instrText>
      </w:r>
      <w:r w:rsidRPr="00903DBA">
        <w:fldChar w:fldCharType="separate"/>
      </w:r>
      <w:r w:rsidR="005F7BC3" w:rsidRPr="00903DBA">
        <w:t>3.3.1</w:t>
      </w:r>
      <w:r w:rsidRPr="00903DBA">
        <w:fldChar w:fldCharType="end"/>
      </w:r>
      <w:r w:rsidRPr="00903DBA">
        <w:t xml:space="preserve"> </w:t>
      </w:r>
      <w:ins w:id="247" w:author="Stefan Bjornander" w:date="2015-04-25T10:38:00Z">
        <w:r w:rsidRPr="00903DBA">
          <w:t xml:space="preserve">needs to know if the type is </w:t>
        </w:r>
        <w:r w:rsidRPr="00903DBA">
          <w:rPr>
            <w:rStyle w:val="KeyWord0"/>
          </w:rPr>
          <w:t>enum</w:t>
        </w:r>
        <w:r w:rsidRPr="00903DBA">
          <w:t xml:space="preserve"> </w:t>
        </w:r>
      </w:ins>
      <w:r w:rsidRPr="00903DBA">
        <w:t>to</w:t>
      </w:r>
      <w:ins w:id="248" w:author="Stefan Bjornander" w:date="2015-04-25T10:38:00Z">
        <w:r w:rsidRPr="00903DBA">
          <w:t xml:space="preserve"> initialize its value. </w:t>
        </w:r>
      </w:ins>
      <w:r w:rsidRPr="00903DBA">
        <w:t>Therefore,</w:t>
      </w:r>
      <w:ins w:id="249" w:author="Stefan Bjornander" w:date="2015-04-25T10:38:00Z">
        <w:r w:rsidRPr="00903DBA">
          <w:t xml:space="preserve"> we add the </w:t>
        </w:r>
        <w:r w:rsidRPr="00903DBA">
          <w:rPr>
            <w:rStyle w:val="KeyWord0"/>
            <w:rPrChange w:id="250" w:author="Stefan Bjornander" w:date="2015-04-25T10:39:00Z">
              <w:rPr>
                <w:rStyle w:val="CodeInText"/>
              </w:rPr>
            </w:rPrChange>
          </w:rPr>
          <w:t>m_enum</w:t>
        </w:r>
        <w:r w:rsidRPr="00903DBA">
          <w:t xml:space="preserve"> field and the </w:t>
        </w:r>
      </w:ins>
      <w:r w:rsidRPr="00903DBA">
        <w:rPr>
          <w:rStyle w:val="CodeInText"/>
        </w:rPr>
        <w:t>Enumeration</w:t>
      </w:r>
      <w:ins w:id="251" w:author="Stefan Bjornander" w:date="2015-04-25T10:38:00Z">
        <w:r w:rsidRPr="00903DBA">
          <w:t xml:space="preserve"> </w:t>
        </w:r>
      </w:ins>
      <w:r w:rsidR="00C93B5A" w:rsidRPr="00903DBA">
        <w:t>property.</w:t>
      </w:r>
    </w:p>
    <w:p w14:paraId="2BF9FE47" w14:textId="374D75D3" w:rsidR="006E1FB9" w:rsidRPr="00903DBA" w:rsidRDefault="006E1FB9" w:rsidP="006E1FB9">
      <w:pPr>
        <w:pStyle w:val="Code"/>
        <w:rPr>
          <w:highlight w:val="white"/>
        </w:rPr>
      </w:pPr>
      <w:r w:rsidRPr="00903DBA">
        <w:rPr>
          <w:highlight w:val="white"/>
        </w:rPr>
        <w:t xml:space="preserve">    private ISet&lt;Pair&lt;Symbol,bool&gt;&gt; m_enumeratorItemSet;</w:t>
      </w:r>
    </w:p>
    <w:p w14:paraId="309CA7C3" w14:textId="77777777" w:rsidR="006E1FB9" w:rsidRPr="00903DBA" w:rsidRDefault="006E1FB9" w:rsidP="006E1FB9">
      <w:pPr>
        <w:pStyle w:val="Code"/>
        <w:rPr>
          <w:highlight w:val="white"/>
        </w:rPr>
      </w:pPr>
      <w:r w:rsidRPr="00903DBA">
        <w:rPr>
          <w:highlight w:val="white"/>
        </w:rPr>
        <w:t xml:space="preserve">    private bool m_enumeratorItem;</w:t>
      </w:r>
    </w:p>
    <w:p w14:paraId="04DC9FA3" w14:textId="77777777" w:rsidR="006E1FB9" w:rsidRPr="00903DBA" w:rsidRDefault="006E1FB9" w:rsidP="006E1FB9">
      <w:pPr>
        <w:pStyle w:val="Code"/>
        <w:rPr>
          <w:highlight w:val="white"/>
        </w:rPr>
      </w:pPr>
    </w:p>
    <w:p w14:paraId="1EE4E1BF" w14:textId="77777777" w:rsidR="006E1FB9" w:rsidRPr="00903DBA" w:rsidRDefault="006E1FB9" w:rsidP="006E1FB9">
      <w:pPr>
        <w:pStyle w:val="Code"/>
        <w:rPr>
          <w:highlight w:val="white"/>
        </w:rPr>
      </w:pPr>
      <w:r w:rsidRPr="00903DBA">
        <w:rPr>
          <w:highlight w:val="white"/>
        </w:rPr>
        <w:t xml:space="preserve">    public Type(Sort sort, bool enumeratorItem) {</w:t>
      </w:r>
    </w:p>
    <w:p w14:paraId="4DB51256" w14:textId="77777777" w:rsidR="006E1FB9" w:rsidRPr="00903DBA" w:rsidRDefault="006E1FB9" w:rsidP="006E1FB9">
      <w:pPr>
        <w:pStyle w:val="Code"/>
        <w:rPr>
          <w:highlight w:val="white"/>
        </w:rPr>
      </w:pPr>
      <w:r w:rsidRPr="00903DBA">
        <w:rPr>
          <w:highlight w:val="white"/>
        </w:rPr>
        <w:t xml:space="preserve">      m_sort = sort;</w:t>
      </w:r>
    </w:p>
    <w:p w14:paraId="368D3EB1" w14:textId="77777777" w:rsidR="006E1FB9" w:rsidRPr="00903DBA" w:rsidRDefault="006E1FB9" w:rsidP="006E1FB9">
      <w:pPr>
        <w:pStyle w:val="Code"/>
        <w:rPr>
          <w:highlight w:val="white"/>
        </w:rPr>
      </w:pPr>
      <w:r w:rsidRPr="00903DBA">
        <w:rPr>
          <w:highlight w:val="white"/>
        </w:rPr>
        <w:t xml:space="preserve">      m_enumeratorItem = enumeratorItem;</w:t>
      </w:r>
    </w:p>
    <w:p w14:paraId="63AAD0C9" w14:textId="77777777" w:rsidR="006E1FB9" w:rsidRPr="00903DBA" w:rsidRDefault="006E1FB9" w:rsidP="006E1FB9">
      <w:pPr>
        <w:pStyle w:val="Code"/>
        <w:rPr>
          <w:highlight w:val="white"/>
        </w:rPr>
      </w:pPr>
      <w:r w:rsidRPr="00903DBA">
        <w:rPr>
          <w:highlight w:val="white"/>
        </w:rPr>
        <w:t xml:space="preserve">    }</w:t>
      </w:r>
    </w:p>
    <w:p w14:paraId="2B18899C" w14:textId="77777777" w:rsidR="006E1FB9" w:rsidRPr="00903DBA" w:rsidRDefault="006E1FB9" w:rsidP="006E1FB9">
      <w:pPr>
        <w:pStyle w:val="Code"/>
        <w:rPr>
          <w:highlight w:val="white"/>
        </w:rPr>
      </w:pPr>
    </w:p>
    <w:p w14:paraId="6763F04C" w14:textId="77777777" w:rsidR="006E1FB9" w:rsidRPr="00903DBA" w:rsidRDefault="006E1FB9" w:rsidP="006E1FB9">
      <w:pPr>
        <w:pStyle w:val="Code"/>
        <w:rPr>
          <w:highlight w:val="white"/>
        </w:rPr>
      </w:pPr>
      <w:r w:rsidRPr="00903DBA">
        <w:rPr>
          <w:highlight w:val="white"/>
        </w:rPr>
        <w:t xml:space="preserve">    public bool EnumeratorItem {</w:t>
      </w:r>
    </w:p>
    <w:p w14:paraId="00069085" w14:textId="77777777" w:rsidR="006E1FB9" w:rsidRPr="00903DBA" w:rsidRDefault="006E1FB9" w:rsidP="006E1FB9">
      <w:pPr>
        <w:pStyle w:val="Code"/>
        <w:rPr>
          <w:highlight w:val="white"/>
        </w:rPr>
      </w:pPr>
      <w:r w:rsidRPr="00903DBA">
        <w:rPr>
          <w:highlight w:val="white"/>
        </w:rPr>
        <w:t xml:space="preserve">      get { return m_enumeratorItem; }</w:t>
      </w:r>
    </w:p>
    <w:p w14:paraId="16E2E9ED" w14:textId="77777777" w:rsidR="006E1FB9" w:rsidRPr="00903DBA" w:rsidRDefault="006E1FB9" w:rsidP="006E1FB9">
      <w:pPr>
        <w:pStyle w:val="Code"/>
        <w:rPr>
          <w:highlight w:val="white"/>
        </w:rPr>
      </w:pPr>
      <w:r w:rsidRPr="00903DBA">
        <w:rPr>
          <w:highlight w:val="white"/>
        </w:rPr>
        <w:t xml:space="preserve">    }</w:t>
      </w:r>
    </w:p>
    <w:p w14:paraId="1A34F800" w14:textId="77777777" w:rsidR="006E1FB9" w:rsidRPr="00903DBA" w:rsidRDefault="006E1FB9" w:rsidP="006E1FB9">
      <w:pPr>
        <w:pStyle w:val="Code"/>
        <w:rPr>
          <w:highlight w:val="white"/>
        </w:rPr>
      </w:pPr>
    </w:p>
    <w:p w14:paraId="7D1AE365" w14:textId="77777777" w:rsidR="006E1FB9" w:rsidRPr="00903DBA" w:rsidRDefault="006E1FB9" w:rsidP="006E1FB9">
      <w:pPr>
        <w:pStyle w:val="Code"/>
        <w:rPr>
          <w:highlight w:val="white"/>
        </w:rPr>
      </w:pPr>
      <w:r w:rsidRPr="00903DBA">
        <w:rPr>
          <w:highlight w:val="white"/>
        </w:rPr>
        <w:t xml:space="preserve">    public Type(Sort sort, ISet&lt;Pair&lt;Symbol,bool&gt;&gt; enumSet) {</w:t>
      </w:r>
    </w:p>
    <w:p w14:paraId="0B9287B5" w14:textId="77777777" w:rsidR="006E1FB9" w:rsidRPr="00903DBA" w:rsidRDefault="006E1FB9" w:rsidP="006E1FB9">
      <w:pPr>
        <w:pStyle w:val="Code"/>
        <w:rPr>
          <w:highlight w:val="white"/>
        </w:rPr>
      </w:pPr>
      <w:r w:rsidRPr="00903DBA">
        <w:rPr>
          <w:highlight w:val="white"/>
        </w:rPr>
        <w:t xml:space="preserve">      m_sort = sort;</w:t>
      </w:r>
    </w:p>
    <w:p w14:paraId="0F6CEF51" w14:textId="77777777" w:rsidR="006E1FB9" w:rsidRPr="00903DBA" w:rsidRDefault="006E1FB9" w:rsidP="006E1FB9">
      <w:pPr>
        <w:pStyle w:val="Code"/>
        <w:rPr>
          <w:highlight w:val="white"/>
        </w:rPr>
      </w:pPr>
      <w:r w:rsidRPr="00903DBA">
        <w:rPr>
          <w:highlight w:val="white"/>
        </w:rPr>
        <w:t xml:space="preserve">      m_enumeratorItemSet = enumSet;</w:t>
      </w:r>
    </w:p>
    <w:p w14:paraId="6125B19E" w14:textId="77777777" w:rsidR="006E1FB9" w:rsidRPr="00903DBA" w:rsidRDefault="006E1FB9" w:rsidP="006E1FB9">
      <w:pPr>
        <w:pStyle w:val="Code"/>
        <w:rPr>
          <w:highlight w:val="white"/>
        </w:rPr>
      </w:pPr>
      <w:r w:rsidRPr="00903DBA">
        <w:rPr>
          <w:highlight w:val="white"/>
        </w:rPr>
        <w:t xml:space="preserve">    }</w:t>
      </w:r>
    </w:p>
    <w:p w14:paraId="7E1BE744" w14:textId="77777777" w:rsidR="006E1FB9" w:rsidRPr="00903DBA" w:rsidRDefault="006E1FB9" w:rsidP="006E1FB9">
      <w:pPr>
        <w:pStyle w:val="Code"/>
        <w:rPr>
          <w:highlight w:val="white"/>
        </w:rPr>
      </w:pPr>
    </w:p>
    <w:p w14:paraId="0F8418FD" w14:textId="5FF19228" w:rsidR="006E1FB9" w:rsidRPr="00903DBA" w:rsidRDefault="006E1FB9" w:rsidP="006E1FB9">
      <w:pPr>
        <w:pStyle w:val="Code"/>
        <w:rPr>
          <w:highlight w:val="white"/>
        </w:rPr>
      </w:pPr>
      <w:r w:rsidRPr="00903DBA">
        <w:rPr>
          <w:highlight w:val="white"/>
        </w:rPr>
        <w:t xml:space="preserve">    public ISet&lt;Pair&lt;Symbol,bool&gt;&gt; </w:t>
      </w:r>
      <w:r w:rsidR="00F92D2F" w:rsidRPr="00903DBA">
        <w:rPr>
          <w:highlight w:val="white"/>
        </w:rPr>
        <w:t>EnumItemSet</w:t>
      </w:r>
      <w:r w:rsidRPr="00903DBA">
        <w:rPr>
          <w:highlight w:val="white"/>
        </w:rPr>
        <w:t xml:space="preserve"> {</w:t>
      </w:r>
    </w:p>
    <w:p w14:paraId="59BF49FF" w14:textId="77777777" w:rsidR="006E1FB9" w:rsidRPr="00903DBA" w:rsidRDefault="006E1FB9" w:rsidP="006E1FB9">
      <w:pPr>
        <w:pStyle w:val="Code"/>
        <w:rPr>
          <w:highlight w:val="white"/>
        </w:rPr>
      </w:pPr>
      <w:r w:rsidRPr="00903DBA">
        <w:rPr>
          <w:highlight w:val="white"/>
        </w:rPr>
        <w:t xml:space="preserve">      get { return m_enumeratorItemSet; }</w:t>
      </w:r>
    </w:p>
    <w:p w14:paraId="3926CF39" w14:textId="17BF8D31" w:rsidR="006E1FB9" w:rsidRPr="00903DBA" w:rsidRDefault="006E1FB9" w:rsidP="006E1FB9">
      <w:pPr>
        <w:pStyle w:val="Code"/>
        <w:rPr>
          <w:highlight w:val="white"/>
        </w:rPr>
      </w:pPr>
      <w:r w:rsidRPr="00903DBA">
        <w:rPr>
          <w:highlight w:val="white"/>
        </w:rPr>
        <w:t xml:space="preserve">    }</w:t>
      </w:r>
    </w:p>
    <w:p w14:paraId="1743F970" w14:textId="2C3C883B" w:rsidR="006E1FB9" w:rsidRPr="00903DBA" w:rsidRDefault="00433B37" w:rsidP="00433B37">
      <w:pPr>
        <w:rPr>
          <w:highlight w:val="white"/>
        </w:rPr>
      </w:pPr>
      <w:r w:rsidRPr="00903DBA">
        <w:rPr>
          <w:highlight w:val="white"/>
        </w:rPr>
        <w:t xml:space="preserve">The </w:t>
      </w:r>
      <w:r w:rsidRPr="00903DBA">
        <w:rPr>
          <w:rStyle w:val="KeyWord0"/>
          <w:highlight w:val="white"/>
        </w:rPr>
        <w:t>IsSigned</w:t>
      </w:r>
      <w:r w:rsidRPr="00903DBA">
        <w:rPr>
          <w:highlight w:val="white"/>
        </w:rPr>
        <w:t xml:space="preserve"> method return true if the type a signe</w:t>
      </w:r>
      <w:r w:rsidR="00C63EB3" w:rsidRPr="00903DBA">
        <w:rPr>
          <w:highlight w:val="white"/>
        </w:rPr>
        <w:t>d</w:t>
      </w:r>
      <w:r w:rsidRPr="00903DBA">
        <w:rPr>
          <w:highlight w:val="white"/>
        </w:rPr>
        <w:t xml:space="preserve"> character, short integer, integer, or long integer.</w:t>
      </w:r>
    </w:p>
    <w:p w14:paraId="3CFFD1B4" w14:textId="77777777" w:rsidR="006E1FB9" w:rsidRPr="00903DBA" w:rsidRDefault="006E1FB9" w:rsidP="006E1FB9">
      <w:pPr>
        <w:pStyle w:val="Code"/>
        <w:rPr>
          <w:highlight w:val="white"/>
        </w:rPr>
      </w:pPr>
      <w:r w:rsidRPr="00903DBA">
        <w:rPr>
          <w:highlight w:val="white"/>
        </w:rPr>
        <w:t xml:space="preserve">    public static bool IsSigned(Sort sort) {</w:t>
      </w:r>
    </w:p>
    <w:p w14:paraId="3D1CB0F2" w14:textId="3F033313" w:rsidR="006E1FB9" w:rsidRPr="00903DBA" w:rsidRDefault="006E1FB9" w:rsidP="006E1FB9">
      <w:pPr>
        <w:pStyle w:val="Code"/>
        <w:rPr>
          <w:highlight w:val="white"/>
        </w:rPr>
      </w:pPr>
      <w:r w:rsidRPr="00903DBA">
        <w:rPr>
          <w:highlight w:val="white"/>
        </w:rPr>
        <w:t xml:space="preserve">      return (sort == Sort.</w:t>
      </w:r>
      <w:r w:rsidR="005D4E81" w:rsidRPr="00903DBA">
        <w:rPr>
          <w:highlight w:val="white"/>
        </w:rPr>
        <w:t>SignedChar</w:t>
      </w:r>
      <w:r w:rsidRPr="00903DBA">
        <w:rPr>
          <w:highlight w:val="white"/>
        </w:rPr>
        <w:t>) || (sort == Sort.</w:t>
      </w:r>
      <w:r w:rsidR="005D4E81" w:rsidRPr="00903DBA">
        <w:rPr>
          <w:highlight w:val="white"/>
        </w:rPr>
        <w:t>SignedShortInt</w:t>
      </w:r>
      <w:r w:rsidRPr="00903DBA">
        <w:rPr>
          <w:highlight w:val="white"/>
        </w:rPr>
        <w:t>) ||</w:t>
      </w:r>
    </w:p>
    <w:p w14:paraId="10BD037E" w14:textId="122E6473" w:rsidR="006E1FB9" w:rsidRPr="00903DBA" w:rsidRDefault="006E1FB9" w:rsidP="006E1FB9">
      <w:pPr>
        <w:pStyle w:val="Code"/>
        <w:rPr>
          <w:highlight w:val="white"/>
        </w:rPr>
      </w:pPr>
      <w:r w:rsidRPr="00903DBA">
        <w:rPr>
          <w:highlight w:val="white"/>
        </w:rPr>
        <w:t xml:space="preserve">             (sort == Sort.</w:t>
      </w:r>
      <w:r w:rsidR="005D4E81" w:rsidRPr="00903DBA">
        <w:rPr>
          <w:highlight w:val="white"/>
        </w:rPr>
        <w:t>SignedInt</w:t>
      </w:r>
      <w:r w:rsidRPr="00903DBA">
        <w:rPr>
          <w:highlight w:val="white"/>
        </w:rPr>
        <w:t>) || (sort == Sort.</w:t>
      </w:r>
      <w:r w:rsidR="005D4E81" w:rsidRPr="00903DBA">
        <w:rPr>
          <w:highlight w:val="white"/>
        </w:rPr>
        <w:t>SignedLongInt</w:t>
      </w:r>
      <w:r w:rsidRPr="00903DBA">
        <w:rPr>
          <w:highlight w:val="white"/>
        </w:rPr>
        <w:t>);</w:t>
      </w:r>
    </w:p>
    <w:p w14:paraId="3E3BA881" w14:textId="77777777" w:rsidR="006E1FB9" w:rsidRPr="00903DBA" w:rsidRDefault="006E1FB9" w:rsidP="006E1FB9">
      <w:pPr>
        <w:pStyle w:val="Code"/>
        <w:rPr>
          <w:highlight w:val="white"/>
        </w:rPr>
      </w:pPr>
      <w:r w:rsidRPr="00903DBA">
        <w:rPr>
          <w:highlight w:val="white"/>
        </w:rPr>
        <w:t xml:space="preserve">    }</w:t>
      </w:r>
    </w:p>
    <w:p w14:paraId="1ACBF843" w14:textId="77777777" w:rsidR="003903B8" w:rsidRPr="00903DBA" w:rsidRDefault="003903B8">
      <w:pPr>
        <w:rPr>
          <w:ins w:id="252" w:author="Stefan Bjornander" w:date="2015-04-25T11:15:00Z"/>
        </w:rPr>
        <w:pPrChange w:id="253" w:author="Stefan Bjornander" w:date="2015-04-25T14:54:00Z">
          <w:pPr>
            <w:pStyle w:val="Rubrik3"/>
          </w:pPr>
        </w:pPrChange>
      </w:pPr>
      <w:ins w:id="254" w:author="Stefan Bjornander" w:date="2015-04-25T14:54:00Z">
        <w:r w:rsidRPr="00903DBA">
          <w:t xml:space="preserve">Each type has a size, even though void </w:t>
        </w:r>
      </w:ins>
      <w:ins w:id="255" w:author="Stefan Bjornander" w:date="2015-04-25T16:04:00Z">
        <w:r w:rsidRPr="00903DBA">
          <w:t>and</w:t>
        </w:r>
      </w:ins>
      <w:ins w:id="256" w:author="Stefan Bjornander" w:date="2015-04-25T14:54:00Z">
        <w:r w:rsidRPr="00903DBA">
          <w:t xml:space="preserve"> function ha</w:t>
        </w:r>
      </w:ins>
      <w:ins w:id="257" w:author="Stefan Bjornander" w:date="2015-04-25T16:04:00Z">
        <w:r w:rsidRPr="00903DBA">
          <w:t>ve</w:t>
        </w:r>
      </w:ins>
      <w:ins w:id="258" w:author="Stefan Bjornander" w:date="2015-04-25T14:54:00Z">
        <w:r w:rsidRPr="00903DBA">
          <w:t xml:space="preserve"> size zero. The size of an array is its size times the size of its type</w:t>
        </w:r>
      </w:ins>
      <w:ins w:id="259" w:author="Stefan Bjornander" w:date="2015-04-25T14:55:00Z">
        <w:r w:rsidRPr="00903DBA">
          <w:t xml:space="preserve">, the size of a struct is the sum of the sizes of its members, and the size of a union is the size of its </w:t>
        </w:r>
      </w:ins>
      <w:ins w:id="260" w:author="Stefan Bjornander" w:date="2015-04-25T16:04:00Z">
        <w:r w:rsidRPr="00903DBA">
          <w:t>largest</w:t>
        </w:r>
      </w:ins>
      <w:ins w:id="261" w:author="Stefan Bjornander" w:date="2015-04-25T14:55:00Z">
        <w:r w:rsidRPr="00903DBA">
          <w:t xml:space="preserve"> member. Not</w:t>
        </w:r>
      </w:ins>
      <w:ins w:id="262" w:author="Stefan Bjornander" w:date="2015-04-25T16:04:00Z">
        <w:r w:rsidRPr="00903DBA">
          <w:t>e</w:t>
        </w:r>
      </w:ins>
      <w:ins w:id="263" w:author="Stefan Bjornander" w:date="2015-04-25T14:55:00Z">
        <w:r w:rsidRPr="00903DBA">
          <w:t xml:space="preserve"> that a pointer always has the same size, regardless of what it points at.</w:t>
        </w:r>
      </w:ins>
    </w:p>
    <w:p w14:paraId="4B601ECA" w14:textId="77777777" w:rsidR="006E1FB9" w:rsidRPr="00903DBA" w:rsidRDefault="006E1FB9" w:rsidP="006E1FB9">
      <w:pPr>
        <w:pStyle w:val="Code"/>
        <w:rPr>
          <w:highlight w:val="white"/>
        </w:rPr>
      </w:pPr>
      <w:r w:rsidRPr="00903DBA">
        <w:rPr>
          <w:highlight w:val="white"/>
        </w:rPr>
        <w:t xml:space="preserve">    public int Size() {</w:t>
      </w:r>
    </w:p>
    <w:p w14:paraId="418A12B6" w14:textId="77777777" w:rsidR="006E1FB9" w:rsidRPr="00903DBA" w:rsidRDefault="006E1FB9" w:rsidP="006E1FB9">
      <w:pPr>
        <w:pStyle w:val="Code"/>
        <w:rPr>
          <w:highlight w:val="white"/>
        </w:rPr>
      </w:pPr>
      <w:r w:rsidRPr="00903DBA">
        <w:rPr>
          <w:highlight w:val="white"/>
        </w:rPr>
        <w:t xml:space="preserve">      switch (m_sort) {</w:t>
      </w:r>
    </w:p>
    <w:p w14:paraId="68FC9619" w14:textId="77777777" w:rsidR="006E1FB9" w:rsidRPr="00903DBA" w:rsidRDefault="006E1FB9" w:rsidP="006E1FB9">
      <w:pPr>
        <w:pStyle w:val="Code"/>
        <w:rPr>
          <w:highlight w:val="white"/>
        </w:rPr>
      </w:pPr>
      <w:r w:rsidRPr="00903DBA">
        <w:rPr>
          <w:highlight w:val="white"/>
        </w:rPr>
        <w:t xml:space="preserve">        case Sort.Array:</w:t>
      </w:r>
    </w:p>
    <w:p w14:paraId="3D172FF3" w14:textId="77777777" w:rsidR="006E1FB9" w:rsidRPr="00903DBA" w:rsidRDefault="006E1FB9" w:rsidP="006E1FB9">
      <w:pPr>
        <w:pStyle w:val="Code"/>
        <w:rPr>
          <w:highlight w:val="white"/>
        </w:rPr>
      </w:pPr>
      <w:r w:rsidRPr="00903DBA">
        <w:rPr>
          <w:highlight w:val="white"/>
        </w:rPr>
        <w:t xml:space="preserve">          return m_arraySize * m_arrayType.Size();</w:t>
      </w:r>
    </w:p>
    <w:p w14:paraId="3D974236" w14:textId="77777777" w:rsidR="006E1FB9" w:rsidRPr="00903DBA" w:rsidRDefault="006E1FB9" w:rsidP="00953C3C">
      <w:pPr>
        <w:pStyle w:val="Code"/>
        <w:rPr>
          <w:highlight w:val="white"/>
        </w:rPr>
      </w:pPr>
    </w:p>
    <w:p w14:paraId="5154C40A" w14:textId="77777777" w:rsidR="00953C3C" w:rsidRPr="00903DBA" w:rsidRDefault="00953C3C" w:rsidP="00953C3C">
      <w:pPr>
        <w:pStyle w:val="Code"/>
        <w:rPr>
          <w:highlight w:val="white"/>
        </w:rPr>
      </w:pPr>
      <w:r w:rsidRPr="00903DBA">
        <w:rPr>
          <w:highlight w:val="white"/>
        </w:rPr>
        <w:t xml:space="preserve">        case Sort.Struct:</w:t>
      </w:r>
    </w:p>
    <w:p w14:paraId="3BF18528" w14:textId="77777777" w:rsidR="00953C3C" w:rsidRPr="00903DBA" w:rsidRDefault="00953C3C" w:rsidP="00953C3C">
      <w:pPr>
        <w:pStyle w:val="Code"/>
        <w:rPr>
          <w:highlight w:val="white"/>
        </w:rPr>
      </w:pPr>
      <w:r w:rsidRPr="00903DBA">
        <w:rPr>
          <w:highlight w:val="white"/>
        </w:rPr>
        <w:lastRenderedPageBreak/>
        <w:t xml:space="preserve">            if (m_memberMap != null) {</w:t>
      </w:r>
    </w:p>
    <w:p w14:paraId="3B8E1AFC" w14:textId="77777777" w:rsidR="00953C3C" w:rsidRPr="00903DBA" w:rsidRDefault="00953C3C" w:rsidP="00953C3C">
      <w:pPr>
        <w:pStyle w:val="Code"/>
        <w:rPr>
          <w:highlight w:val="white"/>
        </w:rPr>
      </w:pPr>
      <w:r w:rsidRPr="00903DBA">
        <w:rPr>
          <w:highlight w:val="white"/>
        </w:rPr>
        <w:t xml:space="preserve">              int size = 0;</w:t>
      </w:r>
    </w:p>
    <w:p w14:paraId="55AE0C03" w14:textId="77777777" w:rsidR="00953C3C" w:rsidRPr="00903DBA" w:rsidRDefault="00953C3C" w:rsidP="00953C3C">
      <w:pPr>
        <w:pStyle w:val="Code"/>
        <w:rPr>
          <w:highlight w:val="white"/>
        </w:rPr>
      </w:pPr>
    </w:p>
    <w:p w14:paraId="110FC076"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4571B87" w14:textId="77777777" w:rsidR="00953C3C" w:rsidRPr="00903DBA" w:rsidRDefault="00953C3C" w:rsidP="00953C3C">
      <w:pPr>
        <w:pStyle w:val="Code"/>
        <w:rPr>
          <w:highlight w:val="white"/>
        </w:rPr>
      </w:pPr>
      <w:r w:rsidRPr="00903DBA">
        <w:rPr>
          <w:highlight w:val="white"/>
        </w:rPr>
        <w:t xml:space="preserve">                size += symbol.Type.Size();</w:t>
      </w:r>
    </w:p>
    <w:p w14:paraId="3CC7C769" w14:textId="77777777" w:rsidR="00953C3C" w:rsidRPr="00903DBA" w:rsidRDefault="00953C3C" w:rsidP="00953C3C">
      <w:pPr>
        <w:pStyle w:val="Code"/>
        <w:rPr>
          <w:highlight w:val="white"/>
        </w:rPr>
      </w:pPr>
      <w:r w:rsidRPr="00903DBA">
        <w:rPr>
          <w:highlight w:val="white"/>
        </w:rPr>
        <w:t xml:space="preserve">              }</w:t>
      </w:r>
    </w:p>
    <w:p w14:paraId="5739D7EB" w14:textId="77777777" w:rsidR="00953C3C" w:rsidRPr="00903DBA" w:rsidRDefault="00953C3C" w:rsidP="00953C3C">
      <w:pPr>
        <w:pStyle w:val="Code"/>
        <w:rPr>
          <w:highlight w:val="white"/>
        </w:rPr>
      </w:pPr>
    </w:p>
    <w:p w14:paraId="611D24DE" w14:textId="77777777" w:rsidR="00953C3C" w:rsidRPr="00903DBA" w:rsidRDefault="00953C3C" w:rsidP="00953C3C">
      <w:pPr>
        <w:pStyle w:val="Code"/>
        <w:rPr>
          <w:highlight w:val="white"/>
        </w:rPr>
      </w:pPr>
      <w:r w:rsidRPr="00903DBA">
        <w:rPr>
          <w:highlight w:val="white"/>
        </w:rPr>
        <w:t xml:space="preserve">              return size;</w:t>
      </w:r>
    </w:p>
    <w:p w14:paraId="361C31F7" w14:textId="77777777" w:rsidR="00953C3C" w:rsidRPr="00903DBA" w:rsidRDefault="00953C3C" w:rsidP="00953C3C">
      <w:pPr>
        <w:pStyle w:val="Code"/>
        <w:rPr>
          <w:highlight w:val="white"/>
        </w:rPr>
      </w:pPr>
      <w:r w:rsidRPr="00903DBA">
        <w:rPr>
          <w:highlight w:val="white"/>
        </w:rPr>
        <w:t xml:space="preserve">            }        </w:t>
      </w:r>
    </w:p>
    <w:p w14:paraId="72B597FC" w14:textId="77777777" w:rsidR="00953C3C" w:rsidRPr="00903DBA" w:rsidRDefault="00953C3C" w:rsidP="00953C3C">
      <w:pPr>
        <w:pStyle w:val="Code"/>
        <w:rPr>
          <w:highlight w:val="white"/>
        </w:rPr>
      </w:pPr>
      <w:r w:rsidRPr="00903DBA">
        <w:rPr>
          <w:highlight w:val="white"/>
        </w:rPr>
        <w:t xml:space="preserve">            else {</w:t>
      </w:r>
    </w:p>
    <w:p w14:paraId="3B9494C9" w14:textId="77777777" w:rsidR="00953C3C" w:rsidRPr="00903DBA" w:rsidRDefault="00953C3C" w:rsidP="00953C3C">
      <w:pPr>
        <w:pStyle w:val="Code"/>
        <w:rPr>
          <w:highlight w:val="white"/>
        </w:rPr>
      </w:pPr>
      <w:r w:rsidRPr="00903DBA">
        <w:rPr>
          <w:highlight w:val="white"/>
        </w:rPr>
        <w:t xml:space="preserve">              return 0;</w:t>
      </w:r>
    </w:p>
    <w:p w14:paraId="4E1CAEC6" w14:textId="77777777" w:rsidR="00953C3C" w:rsidRPr="00903DBA" w:rsidRDefault="00953C3C" w:rsidP="00953C3C">
      <w:pPr>
        <w:pStyle w:val="Code"/>
        <w:rPr>
          <w:highlight w:val="white"/>
        </w:rPr>
      </w:pPr>
      <w:r w:rsidRPr="00903DBA">
        <w:rPr>
          <w:highlight w:val="white"/>
        </w:rPr>
        <w:t xml:space="preserve">            }</w:t>
      </w:r>
    </w:p>
    <w:p w14:paraId="3D69ADE8" w14:textId="77777777" w:rsidR="00953C3C" w:rsidRPr="00903DBA" w:rsidRDefault="00953C3C" w:rsidP="00953C3C">
      <w:pPr>
        <w:pStyle w:val="Code"/>
        <w:rPr>
          <w:highlight w:val="white"/>
        </w:rPr>
      </w:pPr>
    </w:p>
    <w:p w14:paraId="1A417E2B" w14:textId="77777777" w:rsidR="00953C3C" w:rsidRPr="00903DBA" w:rsidRDefault="00953C3C" w:rsidP="00953C3C">
      <w:pPr>
        <w:pStyle w:val="Code"/>
        <w:rPr>
          <w:highlight w:val="white"/>
        </w:rPr>
      </w:pPr>
      <w:r w:rsidRPr="00903DBA">
        <w:rPr>
          <w:highlight w:val="white"/>
        </w:rPr>
        <w:t xml:space="preserve">        case Sort.Union:</w:t>
      </w:r>
    </w:p>
    <w:p w14:paraId="5D91E5C7" w14:textId="77777777" w:rsidR="00953C3C" w:rsidRPr="00903DBA" w:rsidRDefault="00953C3C" w:rsidP="00953C3C">
      <w:pPr>
        <w:pStyle w:val="Code"/>
        <w:rPr>
          <w:highlight w:val="white"/>
        </w:rPr>
      </w:pPr>
      <w:r w:rsidRPr="00903DBA">
        <w:rPr>
          <w:highlight w:val="white"/>
        </w:rPr>
        <w:t xml:space="preserve">            if (m_memberMap == null) {</w:t>
      </w:r>
    </w:p>
    <w:p w14:paraId="4128D8F0" w14:textId="77777777" w:rsidR="00953C3C" w:rsidRPr="00903DBA" w:rsidRDefault="00953C3C" w:rsidP="00953C3C">
      <w:pPr>
        <w:pStyle w:val="Code"/>
        <w:rPr>
          <w:highlight w:val="white"/>
        </w:rPr>
      </w:pPr>
      <w:r w:rsidRPr="00903DBA">
        <w:rPr>
          <w:highlight w:val="white"/>
        </w:rPr>
        <w:t xml:space="preserve">              int size = 0;</w:t>
      </w:r>
    </w:p>
    <w:p w14:paraId="57173A44" w14:textId="77777777" w:rsidR="00953C3C" w:rsidRPr="00903DBA" w:rsidRDefault="00953C3C" w:rsidP="00953C3C">
      <w:pPr>
        <w:pStyle w:val="Code"/>
        <w:rPr>
          <w:highlight w:val="white"/>
        </w:rPr>
      </w:pPr>
    </w:p>
    <w:p w14:paraId="31231CB1" w14:textId="77777777" w:rsidR="00953C3C" w:rsidRPr="00903DBA" w:rsidRDefault="00953C3C" w:rsidP="00953C3C">
      <w:pPr>
        <w:pStyle w:val="Code"/>
        <w:rPr>
          <w:highlight w:val="white"/>
        </w:rPr>
      </w:pPr>
      <w:r w:rsidRPr="00903DBA">
        <w:rPr>
          <w:highlight w:val="white"/>
        </w:rPr>
        <w:t xml:space="preserve">              foreach (Symbol symbol in m_memberMap.Values) {</w:t>
      </w:r>
    </w:p>
    <w:p w14:paraId="2B1091E9" w14:textId="77777777" w:rsidR="00953C3C" w:rsidRPr="00903DBA" w:rsidRDefault="00953C3C" w:rsidP="00953C3C">
      <w:pPr>
        <w:pStyle w:val="Code"/>
        <w:rPr>
          <w:highlight w:val="white"/>
        </w:rPr>
      </w:pPr>
      <w:r w:rsidRPr="00903DBA">
        <w:rPr>
          <w:highlight w:val="white"/>
        </w:rPr>
        <w:t xml:space="preserve">                size = Math.Max(size, symbol.Type.Size());</w:t>
      </w:r>
    </w:p>
    <w:p w14:paraId="35BA68CB" w14:textId="77777777" w:rsidR="00953C3C" w:rsidRPr="00903DBA" w:rsidRDefault="00953C3C" w:rsidP="00953C3C">
      <w:pPr>
        <w:pStyle w:val="Code"/>
        <w:rPr>
          <w:highlight w:val="white"/>
        </w:rPr>
      </w:pPr>
      <w:r w:rsidRPr="00903DBA">
        <w:rPr>
          <w:highlight w:val="white"/>
        </w:rPr>
        <w:t xml:space="preserve">              }</w:t>
      </w:r>
    </w:p>
    <w:p w14:paraId="4B5302B8" w14:textId="77777777" w:rsidR="00953C3C" w:rsidRPr="00903DBA" w:rsidRDefault="00953C3C" w:rsidP="00953C3C">
      <w:pPr>
        <w:pStyle w:val="Code"/>
        <w:rPr>
          <w:highlight w:val="white"/>
        </w:rPr>
      </w:pPr>
    </w:p>
    <w:p w14:paraId="4A9C37EA" w14:textId="77777777" w:rsidR="00953C3C" w:rsidRPr="00903DBA" w:rsidRDefault="00953C3C" w:rsidP="00953C3C">
      <w:pPr>
        <w:pStyle w:val="Code"/>
        <w:rPr>
          <w:highlight w:val="white"/>
        </w:rPr>
      </w:pPr>
      <w:r w:rsidRPr="00903DBA">
        <w:rPr>
          <w:highlight w:val="white"/>
        </w:rPr>
        <w:t xml:space="preserve">              return size;</w:t>
      </w:r>
    </w:p>
    <w:p w14:paraId="6619FB80" w14:textId="77777777" w:rsidR="00953C3C" w:rsidRPr="00903DBA" w:rsidRDefault="00953C3C" w:rsidP="00953C3C">
      <w:pPr>
        <w:pStyle w:val="Code"/>
        <w:rPr>
          <w:highlight w:val="white"/>
        </w:rPr>
      </w:pPr>
      <w:r w:rsidRPr="00903DBA">
        <w:rPr>
          <w:highlight w:val="white"/>
        </w:rPr>
        <w:t xml:space="preserve">            }</w:t>
      </w:r>
    </w:p>
    <w:p w14:paraId="0DD24222" w14:textId="77777777" w:rsidR="00953C3C" w:rsidRPr="00903DBA" w:rsidRDefault="00953C3C" w:rsidP="00953C3C">
      <w:pPr>
        <w:pStyle w:val="Code"/>
        <w:rPr>
          <w:highlight w:val="white"/>
        </w:rPr>
      </w:pPr>
      <w:r w:rsidRPr="00903DBA">
        <w:rPr>
          <w:highlight w:val="white"/>
        </w:rPr>
        <w:t xml:space="preserve">            else {</w:t>
      </w:r>
    </w:p>
    <w:p w14:paraId="563FC3A7" w14:textId="77777777" w:rsidR="00953C3C" w:rsidRPr="00903DBA" w:rsidRDefault="00953C3C" w:rsidP="00953C3C">
      <w:pPr>
        <w:pStyle w:val="Code"/>
        <w:rPr>
          <w:highlight w:val="white"/>
        </w:rPr>
      </w:pPr>
      <w:r w:rsidRPr="00903DBA">
        <w:rPr>
          <w:highlight w:val="white"/>
        </w:rPr>
        <w:t xml:space="preserve">              return 0;</w:t>
      </w:r>
    </w:p>
    <w:p w14:paraId="6741CB70" w14:textId="77777777" w:rsidR="00953C3C" w:rsidRPr="00903DBA" w:rsidRDefault="00953C3C" w:rsidP="00953C3C">
      <w:pPr>
        <w:pStyle w:val="Code"/>
        <w:rPr>
          <w:highlight w:val="white"/>
        </w:rPr>
      </w:pPr>
      <w:r w:rsidRPr="00903DBA">
        <w:rPr>
          <w:highlight w:val="white"/>
        </w:rPr>
        <w:t xml:space="preserve">            }</w:t>
      </w:r>
    </w:p>
    <w:p w14:paraId="755B76EA" w14:textId="77777777" w:rsidR="006E1FB9" w:rsidRPr="00903DBA" w:rsidRDefault="006E1FB9" w:rsidP="00953C3C">
      <w:pPr>
        <w:pStyle w:val="Code"/>
        <w:rPr>
          <w:highlight w:val="white"/>
        </w:rPr>
      </w:pPr>
    </w:p>
    <w:p w14:paraId="50EDE552" w14:textId="77777777" w:rsidR="006E1FB9" w:rsidRPr="00903DBA" w:rsidRDefault="006E1FB9" w:rsidP="006E1FB9">
      <w:pPr>
        <w:pStyle w:val="Code"/>
        <w:rPr>
          <w:highlight w:val="white"/>
        </w:rPr>
      </w:pPr>
      <w:r w:rsidRPr="00903DBA">
        <w:rPr>
          <w:highlight w:val="white"/>
        </w:rPr>
        <w:t xml:space="preserve">        case Sort.Logical:</w:t>
      </w:r>
    </w:p>
    <w:p w14:paraId="51834D6F" w14:textId="4BBBFBCC" w:rsidR="006E1FB9" w:rsidRPr="00903DBA" w:rsidRDefault="006E1FB9" w:rsidP="006E1FB9">
      <w:pPr>
        <w:pStyle w:val="Code"/>
        <w:rPr>
          <w:highlight w:val="white"/>
        </w:rPr>
      </w:pPr>
      <w:r w:rsidRPr="00903DBA">
        <w:rPr>
          <w:highlight w:val="white"/>
        </w:rPr>
        <w:t xml:space="preserve">            return </w:t>
      </w:r>
      <w:r w:rsidR="00BB52D5" w:rsidRPr="00903DBA">
        <w:rPr>
          <w:highlight w:val="white"/>
        </w:rPr>
        <w:t>TypeSize.SignedIntegerSize</w:t>
      </w:r>
      <w:r w:rsidRPr="00903DBA">
        <w:rPr>
          <w:highlight w:val="white"/>
        </w:rPr>
        <w:t>;</w:t>
      </w:r>
    </w:p>
    <w:p w14:paraId="353E8294" w14:textId="77777777" w:rsidR="006E1FB9" w:rsidRPr="00903DBA" w:rsidRDefault="006E1FB9" w:rsidP="006E1FB9">
      <w:pPr>
        <w:pStyle w:val="Code"/>
        <w:rPr>
          <w:highlight w:val="white"/>
        </w:rPr>
      </w:pPr>
    </w:p>
    <w:p w14:paraId="3A2426C8" w14:textId="77777777" w:rsidR="006E1FB9" w:rsidRPr="00903DBA" w:rsidRDefault="006E1FB9" w:rsidP="006E1FB9">
      <w:pPr>
        <w:pStyle w:val="Code"/>
        <w:rPr>
          <w:highlight w:val="white"/>
        </w:rPr>
      </w:pPr>
      <w:r w:rsidRPr="00903DBA">
        <w:rPr>
          <w:highlight w:val="white"/>
        </w:rPr>
        <w:t xml:space="preserve">        default:</w:t>
      </w:r>
    </w:p>
    <w:p w14:paraId="547B0D70" w14:textId="77777777" w:rsidR="00BD00CD" w:rsidRPr="00903DBA" w:rsidRDefault="00BD00CD" w:rsidP="00BD00CD">
      <w:pPr>
        <w:pStyle w:val="Code"/>
        <w:rPr>
          <w:highlight w:val="white"/>
        </w:rPr>
      </w:pPr>
      <w:r w:rsidRPr="00903DBA">
        <w:rPr>
          <w:highlight w:val="white"/>
        </w:rPr>
        <w:t xml:space="preserve">          return TypeSize.Size(m_sort);</w:t>
      </w:r>
    </w:p>
    <w:p w14:paraId="03E869B8" w14:textId="77777777" w:rsidR="006E1FB9" w:rsidRPr="00903DBA" w:rsidRDefault="006E1FB9" w:rsidP="006E1FB9">
      <w:pPr>
        <w:pStyle w:val="Code"/>
        <w:rPr>
          <w:highlight w:val="white"/>
        </w:rPr>
      </w:pPr>
      <w:r w:rsidRPr="00903DBA">
        <w:rPr>
          <w:highlight w:val="white"/>
        </w:rPr>
        <w:t xml:space="preserve">      }</w:t>
      </w:r>
    </w:p>
    <w:p w14:paraId="062C730A" w14:textId="77777777" w:rsidR="006E1FB9" w:rsidRPr="00903DBA" w:rsidRDefault="006E1FB9" w:rsidP="006E1FB9">
      <w:pPr>
        <w:pStyle w:val="Code"/>
        <w:rPr>
          <w:highlight w:val="white"/>
        </w:rPr>
      </w:pPr>
      <w:r w:rsidRPr="00903DBA">
        <w:rPr>
          <w:highlight w:val="white"/>
        </w:rPr>
        <w:t xml:space="preserve">    }</w:t>
      </w:r>
    </w:p>
    <w:p w14:paraId="72460D23" w14:textId="3E47B183" w:rsidR="006E1FB9" w:rsidRPr="00903DBA" w:rsidRDefault="005B37F6" w:rsidP="005B37F6">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works as </w:t>
      </w:r>
      <w:r w:rsidRPr="00903DBA">
        <w:rPr>
          <w:rStyle w:val="KeyWord0"/>
          <w:highlight w:val="white"/>
        </w:rPr>
        <w:t>Size</w:t>
      </w:r>
      <w:r w:rsidRPr="00903DBA">
        <w:rPr>
          <w:highlight w:val="white"/>
        </w:rPr>
        <w:t xml:space="preserve"> above, with the difference that </w:t>
      </w:r>
      <w:r w:rsidR="00EA627A" w:rsidRPr="00903DBA">
        <w:rPr>
          <w:highlight w:val="white"/>
        </w:rPr>
        <w:t>arrays, functions, and strings is given pointer size.</w:t>
      </w:r>
    </w:p>
    <w:p w14:paraId="70C42BA2" w14:textId="77777777" w:rsidR="00D6402F" w:rsidRPr="00903DBA" w:rsidRDefault="00D6402F" w:rsidP="00D6402F">
      <w:pPr>
        <w:pStyle w:val="Code"/>
        <w:rPr>
          <w:highlight w:val="white"/>
        </w:rPr>
      </w:pPr>
      <w:r w:rsidRPr="00903DBA">
        <w:rPr>
          <w:highlight w:val="white"/>
        </w:rPr>
        <w:t xml:space="preserve">    public int SizeArray() {</w:t>
      </w:r>
    </w:p>
    <w:p w14:paraId="30CADBDD" w14:textId="77777777" w:rsidR="00D6402F" w:rsidRPr="00903DBA" w:rsidRDefault="00D6402F" w:rsidP="00D6402F">
      <w:pPr>
        <w:pStyle w:val="Code"/>
        <w:rPr>
          <w:highlight w:val="white"/>
        </w:rPr>
      </w:pPr>
      <w:r w:rsidRPr="00903DBA">
        <w:rPr>
          <w:highlight w:val="white"/>
        </w:rPr>
        <w:t xml:space="preserve">      switch (m_sort) {</w:t>
      </w:r>
    </w:p>
    <w:p w14:paraId="71618A6B" w14:textId="77777777" w:rsidR="00D6402F" w:rsidRPr="00903DBA" w:rsidRDefault="00D6402F" w:rsidP="00D6402F">
      <w:pPr>
        <w:pStyle w:val="Code"/>
        <w:rPr>
          <w:highlight w:val="white"/>
        </w:rPr>
      </w:pPr>
      <w:r w:rsidRPr="00903DBA">
        <w:rPr>
          <w:highlight w:val="white"/>
        </w:rPr>
        <w:t xml:space="preserve">        case Sort.Array:</w:t>
      </w:r>
    </w:p>
    <w:p w14:paraId="4608229B" w14:textId="77777777" w:rsidR="00D6402F" w:rsidRPr="00903DBA" w:rsidRDefault="00D6402F" w:rsidP="00D6402F">
      <w:pPr>
        <w:pStyle w:val="Code"/>
        <w:rPr>
          <w:highlight w:val="white"/>
        </w:rPr>
      </w:pPr>
      <w:r w:rsidRPr="00903DBA">
        <w:rPr>
          <w:highlight w:val="white"/>
        </w:rPr>
        <w:t xml:space="preserve">        case Sort.Function:</w:t>
      </w:r>
    </w:p>
    <w:p w14:paraId="41247857" w14:textId="77777777" w:rsidR="00D6402F" w:rsidRPr="00903DBA" w:rsidRDefault="00D6402F" w:rsidP="00D6402F">
      <w:pPr>
        <w:pStyle w:val="Code"/>
        <w:rPr>
          <w:highlight w:val="white"/>
        </w:rPr>
      </w:pPr>
      <w:r w:rsidRPr="00903DBA">
        <w:rPr>
          <w:highlight w:val="white"/>
        </w:rPr>
        <w:t xml:space="preserve">        case Sort.String:</w:t>
      </w:r>
    </w:p>
    <w:p w14:paraId="2F2967E4" w14:textId="77777777" w:rsidR="00D6402F" w:rsidRPr="00903DBA" w:rsidRDefault="00D6402F" w:rsidP="00D6402F">
      <w:pPr>
        <w:pStyle w:val="Code"/>
        <w:rPr>
          <w:highlight w:val="white"/>
        </w:rPr>
      </w:pPr>
      <w:r w:rsidRPr="00903DBA">
        <w:rPr>
          <w:highlight w:val="white"/>
        </w:rPr>
        <w:t xml:space="preserve">          return TypeSize.PointerSize;</w:t>
      </w:r>
    </w:p>
    <w:p w14:paraId="628357D7" w14:textId="77777777" w:rsidR="00D6402F" w:rsidRPr="00903DBA" w:rsidRDefault="00D6402F" w:rsidP="00D6402F">
      <w:pPr>
        <w:pStyle w:val="Code"/>
        <w:rPr>
          <w:highlight w:val="white"/>
        </w:rPr>
      </w:pPr>
    </w:p>
    <w:p w14:paraId="63CDADEB" w14:textId="77777777" w:rsidR="00D6402F" w:rsidRPr="00903DBA" w:rsidRDefault="00D6402F" w:rsidP="00D6402F">
      <w:pPr>
        <w:pStyle w:val="Code"/>
        <w:rPr>
          <w:highlight w:val="white"/>
        </w:rPr>
      </w:pPr>
      <w:r w:rsidRPr="00903DBA">
        <w:rPr>
          <w:highlight w:val="white"/>
        </w:rPr>
        <w:t xml:space="preserve">        default:</w:t>
      </w:r>
    </w:p>
    <w:p w14:paraId="6495EFE7" w14:textId="77777777" w:rsidR="00D6402F" w:rsidRPr="00903DBA" w:rsidRDefault="00D6402F" w:rsidP="00D6402F">
      <w:pPr>
        <w:pStyle w:val="Code"/>
        <w:rPr>
          <w:highlight w:val="white"/>
        </w:rPr>
      </w:pPr>
      <w:r w:rsidRPr="00903DBA">
        <w:rPr>
          <w:highlight w:val="white"/>
        </w:rPr>
        <w:t xml:space="preserve">          return Size();</w:t>
      </w:r>
    </w:p>
    <w:p w14:paraId="67216175" w14:textId="77777777" w:rsidR="00D6402F" w:rsidRPr="00903DBA" w:rsidRDefault="00D6402F" w:rsidP="00D6402F">
      <w:pPr>
        <w:pStyle w:val="Code"/>
        <w:rPr>
          <w:highlight w:val="white"/>
        </w:rPr>
      </w:pPr>
      <w:r w:rsidRPr="00903DBA">
        <w:rPr>
          <w:highlight w:val="white"/>
        </w:rPr>
        <w:t xml:space="preserve">      }</w:t>
      </w:r>
    </w:p>
    <w:p w14:paraId="06A4BEF7" w14:textId="77777777" w:rsidR="00D6402F" w:rsidRPr="00903DBA" w:rsidRDefault="00D6402F" w:rsidP="00D6402F">
      <w:pPr>
        <w:pStyle w:val="Code"/>
        <w:rPr>
          <w:highlight w:val="white"/>
        </w:rPr>
      </w:pPr>
      <w:r w:rsidRPr="00903DBA">
        <w:rPr>
          <w:highlight w:val="white"/>
        </w:rPr>
        <w:t xml:space="preserve">    }</w:t>
      </w:r>
    </w:p>
    <w:p w14:paraId="004BF223" w14:textId="35F438FA" w:rsidR="004409FB" w:rsidRPr="00903DBA" w:rsidRDefault="004409FB">
      <w:pPr>
        <w:rPr>
          <w:noProof/>
        </w:rPr>
      </w:pPr>
      <w:ins w:id="264" w:author="Stefan Bjornander" w:date="2015-04-25T11:37:00Z">
        <w:r w:rsidRPr="00903DBA">
          <w:t xml:space="preserve">It is possible to define an array without </w:t>
        </w:r>
      </w:ins>
      <w:ins w:id="265" w:author="Stefan Bjornander" w:date="2015-04-25T11:38:00Z">
        <w:r w:rsidRPr="00903DBA">
          <w:rPr>
            <w:noProof/>
          </w:rPr>
          <w:t xml:space="preserve">stating its size, </w:t>
        </w:r>
      </w:ins>
      <w:ins w:id="266" w:author="Stefan Bjornander" w:date="2015-04-25T14:31:00Z">
        <w:r w:rsidRPr="00903DBA">
          <w:rPr>
            <w:noProof/>
          </w:rPr>
          <w:t>in which case the array is given the size zero. I</w:t>
        </w:r>
      </w:ins>
      <w:ins w:id="267" w:author="Stefan Bjornander" w:date="2015-04-25T11:38:00Z">
        <w:r w:rsidRPr="00903DBA">
          <w:rPr>
            <w:noProof/>
          </w:rPr>
          <w:t>n that case</w:t>
        </w:r>
      </w:ins>
      <w:ins w:id="268" w:author="Stefan Bjornander" w:date="2015-04-25T14:31:00Z">
        <w:r w:rsidRPr="00903DBA">
          <w:rPr>
            <w:noProof/>
          </w:rPr>
          <w:t>,</w:t>
        </w:r>
      </w:ins>
      <w:ins w:id="269" w:author="Stefan Bjornander" w:date="2015-04-25T11:38:00Z">
        <w:r w:rsidRPr="00903DBA">
          <w:rPr>
            <w:noProof/>
          </w:rPr>
          <w:t xml:space="preserve"> </w:t>
        </w:r>
      </w:ins>
      <w:ins w:id="270" w:author="Stefan Bjornander" w:date="2015-04-25T14:31:00Z">
        <w:r w:rsidRPr="00903DBA">
          <w:rPr>
            <w:noProof/>
          </w:rPr>
          <w:t>the</w:t>
        </w:r>
      </w:ins>
      <w:ins w:id="271" w:author="Stefan Bjornander" w:date="2015-04-25T11:38:00Z">
        <w:r w:rsidRPr="00903DBA">
          <w:rPr>
            <w:noProof/>
          </w:rPr>
          <w:t xml:space="preserve"> </w:t>
        </w:r>
      </w:ins>
      <w:ins w:id="272" w:author="Stefan Bjornander" w:date="2015-04-25T14:31:00Z">
        <w:r w:rsidRPr="00903DBA">
          <w:rPr>
            <w:noProof/>
          </w:rPr>
          <w:t xml:space="preserve">array </w:t>
        </w:r>
      </w:ins>
      <w:ins w:id="273" w:author="Stefan Bjornander" w:date="2015-04-25T11:38:00Z">
        <w:r w:rsidRPr="00903DBA">
          <w:rPr>
            <w:noProof/>
          </w:rPr>
          <w:t xml:space="preserve">size must be determined by the size of its initialization list. </w:t>
        </w:r>
      </w:ins>
      <w:ins w:id="274" w:author="Stefan Bjornander" w:date="2015-04-25T11:39:00Z">
        <w:r w:rsidRPr="00903DBA">
          <w:rPr>
            <w:noProof/>
          </w:rPr>
          <w:t xml:space="preserve">However, if the </w:t>
        </w:r>
      </w:ins>
      <w:ins w:id="275" w:author="Stefan Bjornander" w:date="2015-04-25T11:40:00Z">
        <w:r w:rsidRPr="00903DBA">
          <w:rPr>
            <w:noProof/>
          </w:rPr>
          <w:t xml:space="preserve">array </w:t>
        </w:r>
      </w:ins>
      <w:ins w:id="276" w:author="Stefan Bjornander" w:date="2015-04-25T11:39:00Z">
        <w:r w:rsidRPr="00903DBA">
          <w:rPr>
            <w:noProof/>
          </w:rPr>
          <w:t xml:space="preserve">definition </w:t>
        </w:r>
      </w:ins>
      <w:ins w:id="277" w:author="Stefan Bjornander" w:date="2015-04-25T11:40:00Z">
        <w:r w:rsidRPr="00903DBA">
          <w:rPr>
            <w:noProof/>
          </w:rPr>
          <w:t>lacks</w:t>
        </w:r>
      </w:ins>
      <w:ins w:id="278" w:author="Stefan Bjornander" w:date="2015-04-25T11:39:00Z">
        <w:r w:rsidRPr="00903DBA">
          <w:rPr>
            <w:noProof/>
          </w:rPr>
          <w:t xml:space="preserve"> an initialization list</w:t>
        </w:r>
      </w:ins>
      <w:ins w:id="279" w:author="Stefan Bjornander" w:date="2015-04-25T11:40:00Z">
        <w:r w:rsidRPr="00903DBA">
          <w:rPr>
            <w:noProof/>
          </w:rPr>
          <w:t xml:space="preserve">, the array </w:t>
        </w:r>
      </w:ins>
      <w:ins w:id="280" w:author="Stefan Bjornander" w:date="2015-04-25T14:31:00Z">
        <w:r w:rsidRPr="00903DBA">
          <w:rPr>
            <w:noProof/>
          </w:rPr>
          <w:t xml:space="preserve">keeps the size zero and is considered </w:t>
        </w:r>
      </w:ins>
      <w:ins w:id="281" w:author="Stefan Bjornander" w:date="2015-04-25T11:40:00Z">
        <w:r w:rsidRPr="00903DBA">
          <w:rPr>
            <w:noProof/>
          </w:rPr>
          <w:t>incomplete</w:t>
        </w:r>
      </w:ins>
      <w:ins w:id="282" w:author="Stefan Bjornander" w:date="2015-04-25T11:39:00Z">
        <w:r w:rsidRPr="00903DBA">
          <w:rPr>
            <w:noProof/>
          </w:rPr>
          <w:t>.</w:t>
        </w:r>
      </w:ins>
      <w:ins w:id="283" w:author="Stefan Bjornander" w:date="2015-04-25T14:30:00Z">
        <w:r w:rsidRPr="00903DBA">
          <w:rPr>
            <w:noProof/>
          </w:rPr>
          <w:t xml:space="preserve"> In the same</w:t>
        </w:r>
      </w:ins>
      <w:ins w:id="284" w:author="Stefan Bjornander" w:date="2015-04-25T14:33:00Z">
        <w:r w:rsidRPr="00903DBA">
          <w:rPr>
            <w:noProof/>
          </w:rPr>
          <w:t xml:space="preserve"> way</w:t>
        </w:r>
      </w:ins>
      <w:ins w:id="285" w:author="Stefan Bjornander" w:date="2015-04-25T14:30:00Z">
        <w:r w:rsidRPr="00903DBA">
          <w:rPr>
            <w:noProof/>
          </w:rPr>
          <w:t xml:space="preserve">, it is possible to define only the </w:t>
        </w:r>
      </w:ins>
      <w:ins w:id="286" w:author="Stefan Bjornander" w:date="2015-04-25T14:32:00Z">
        <w:r w:rsidRPr="00903DBA">
          <w:rPr>
            <w:noProof/>
          </w:rPr>
          <w:t>n</w:t>
        </w:r>
      </w:ins>
      <w:ins w:id="287" w:author="Stefan Bjornander" w:date="2015-04-25T14:33:00Z">
        <w:r w:rsidRPr="00903DBA">
          <w:rPr>
            <w:noProof/>
          </w:rPr>
          <w:t>ame tag</w:t>
        </w:r>
      </w:ins>
      <w:ins w:id="288" w:author="Stefan Bjornander" w:date="2015-04-25T14:30:00Z">
        <w:r w:rsidRPr="00903DBA">
          <w:rPr>
            <w:noProof/>
          </w:rPr>
          <w:t xml:space="preserve"> of a struct</w:t>
        </w:r>
      </w:ins>
      <w:ins w:id="289" w:author="Stefan Bjornander" w:date="2015-04-25T14:33:00Z">
        <w:r w:rsidRPr="00903DBA">
          <w:rPr>
            <w:noProof/>
          </w:rPr>
          <w:t xml:space="preserve"> or union</w:t>
        </w:r>
      </w:ins>
      <w:ins w:id="290" w:author="Stefan Bjornander" w:date="2015-04-25T14:30:00Z">
        <w:r w:rsidRPr="00903DBA">
          <w:rPr>
            <w:noProof/>
          </w:rPr>
          <w:t xml:space="preserve">, with its </w:t>
        </w:r>
      </w:ins>
      <w:ins w:id="291" w:author="Stefan Bjornander" w:date="2015-04-25T14:33:00Z">
        <w:r w:rsidRPr="00903DBA">
          <w:rPr>
            <w:noProof/>
          </w:rPr>
          <w:t xml:space="preserve">member </w:t>
        </w:r>
      </w:ins>
      <w:r w:rsidRPr="00903DBA">
        <w:rPr>
          <w:noProof/>
        </w:rPr>
        <w:t>map</w:t>
      </w:r>
      <w:ins w:id="292" w:author="Stefan Bjornander" w:date="2015-04-25T14:33:00Z">
        <w:r w:rsidRPr="00903DBA">
          <w:rPr>
            <w:noProof/>
          </w:rPr>
          <w:t xml:space="preserve"> </w:t>
        </w:r>
      </w:ins>
      <w:ins w:id="293" w:author="Stefan Bjornander" w:date="2015-04-25T14:30:00Z">
        <w:r w:rsidRPr="00903DBA">
          <w:rPr>
            <w:noProof/>
          </w:rPr>
          <w:t xml:space="preserve">to be defined later. </w:t>
        </w:r>
      </w:ins>
      <w:ins w:id="294" w:author="Stefan Bjornander" w:date="2015-04-25T14:32:00Z">
        <w:r w:rsidRPr="00903DBA">
          <w:rPr>
            <w:noProof/>
          </w:rPr>
          <w:t xml:space="preserve">In that case, the member </w:t>
        </w:r>
      </w:ins>
      <w:r w:rsidRPr="00903DBA">
        <w:rPr>
          <w:noProof/>
        </w:rPr>
        <w:t>map</w:t>
      </w:r>
      <w:ins w:id="295" w:author="Stefan Bjornander" w:date="2015-04-25T14:32:00Z">
        <w:r w:rsidRPr="00903DBA">
          <w:rPr>
            <w:noProof/>
          </w:rPr>
          <w:t xml:space="preserve"> is given the value null, which is keep if the </w:t>
        </w:r>
      </w:ins>
      <w:ins w:id="296" w:author="Stefan Bjornander" w:date="2015-04-25T14:33:00Z">
        <w:r w:rsidRPr="00903DBA">
          <w:rPr>
            <w:noProof/>
          </w:rPr>
          <w:t xml:space="preserve">member </w:t>
        </w:r>
      </w:ins>
      <w:r w:rsidRPr="00903DBA">
        <w:rPr>
          <w:noProof/>
        </w:rPr>
        <w:t>map</w:t>
      </w:r>
      <w:ins w:id="297" w:author="Stefan Bjornander" w:date="2015-04-25T14:33:00Z">
        <w:r w:rsidRPr="00903DBA">
          <w:rPr>
            <w:noProof/>
          </w:rPr>
          <w:t xml:space="preserve"> is n</w:t>
        </w:r>
      </w:ins>
      <w:r w:rsidRPr="00903DBA">
        <w:rPr>
          <w:noProof/>
        </w:rPr>
        <w:t>ot</w:t>
      </w:r>
      <w:ins w:id="298" w:author="Stefan Bjornander" w:date="2015-04-25T14:33:00Z">
        <w:r w:rsidRPr="00903DBA">
          <w:rPr>
            <w:noProof/>
          </w:rPr>
          <w:t xml:space="preserve"> defined, and the </w:t>
        </w:r>
        <w:r w:rsidRPr="00903DBA">
          <w:rPr>
            <w:noProof/>
          </w:rPr>
          <w:lastRenderedPageBreak/>
          <w:t>struct or union is consider incomplete.</w:t>
        </w:r>
      </w:ins>
      <w:ins w:id="299" w:author="Stefan Bjornander" w:date="2015-04-25T14:34:00Z">
        <w:r w:rsidRPr="00903DBA">
          <w:rPr>
            <w:noProof/>
          </w:rPr>
          <w:t xml:space="preserve"> Variables can only have complete types, and the pointer type, array type or function return type must be </w:t>
        </w:r>
      </w:ins>
      <w:r w:rsidRPr="00903DBA">
        <w:rPr>
          <w:noProof/>
        </w:rPr>
        <w:t xml:space="preserve">also </w:t>
      </w:r>
      <w:ins w:id="300" w:author="Stefan Bjornander" w:date="2015-04-25T14:34:00Z">
        <w:r w:rsidRPr="00903DBA">
          <w:rPr>
            <w:noProof/>
          </w:rPr>
          <w:t>complete.</w:t>
        </w:r>
      </w:ins>
    </w:p>
    <w:p w14:paraId="25B4F2DE" w14:textId="77777777" w:rsidR="006E1FB9" w:rsidRPr="00903DBA" w:rsidRDefault="006E1FB9" w:rsidP="006E1FB9">
      <w:pPr>
        <w:pStyle w:val="Code"/>
        <w:rPr>
          <w:highlight w:val="white"/>
        </w:rPr>
      </w:pPr>
      <w:r w:rsidRPr="00903DBA">
        <w:rPr>
          <w:highlight w:val="white"/>
        </w:rPr>
        <w:t xml:space="preserve">    public bool IsComplete() {</w:t>
      </w:r>
    </w:p>
    <w:p w14:paraId="29D5F48F" w14:textId="77777777" w:rsidR="006E1FB9" w:rsidRPr="00903DBA" w:rsidRDefault="006E1FB9" w:rsidP="006E1FB9">
      <w:pPr>
        <w:pStyle w:val="Code"/>
        <w:rPr>
          <w:highlight w:val="white"/>
        </w:rPr>
      </w:pPr>
      <w:r w:rsidRPr="00903DBA">
        <w:rPr>
          <w:highlight w:val="white"/>
        </w:rPr>
        <w:t xml:space="preserve">      switch (m_sort) {</w:t>
      </w:r>
    </w:p>
    <w:p w14:paraId="1013D77C" w14:textId="77777777" w:rsidR="006E1FB9" w:rsidRPr="00903DBA" w:rsidRDefault="006E1FB9" w:rsidP="006E1FB9">
      <w:pPr>
        <w:pStyle w:val="Code"/>
        <w:rPr>
          <w:highlight w:val="white"/>
        </w:rPr>
      </w:pPr>
      <w:r w:rsidRPr="00903DBA">
        <w:rPr>
          <w:highlight w:val="white"/>
        </w:rPr>
        <w:t xml:space="preserve">        case Sort.Array:</w:t>
      </w:r>
    </w:p>
    <w:p w14:paraId="643E791A" w14:textId="77777777" w:rsidR="006E1FB9" w:rsidRPr="00903DBA" w:rsidRDefault="006E1FB9" w:rsidP="006E1FB9">
      <w:pPr>
        <w:pStyle w:val="Code"/>
        <w:rPr>
          <w:highlight w:val="white"/>
        </w:rPr>
      </w:pPr>
      <w:r w:rsidRPr="00903DBA">
        <w:rPr>
          <w:highlight w:val="white"/>
        </w:rPr>
        <w:t xml:space="preserve">          return (m_arraySize &gt; 0);</w:t>
      </w:r>
    </w:p>
    <w:p w14:paraId="4BB8B81B" w14:textId="77777777" w:rsidR="006E1FB9" w:rsidRPr="00903DBA" w:rsidRDefault="006E1FB9" w:rsidP="006E1FB9">
      <w:pPr>
        <w:pStyle w:val="Code"/>
        <w:rPr>
          <w:highlight w:val="white"/>
        </w:rPr>
      </w:pPr>
    </w:p>
    <w:p w14:paraId="087BBF99" w14:textId="77777777" w:rsidR="006E1FB9" w:rsidRPr="00903DBA" w:rsidRDefault="006E1FB9" w:rsidP="006E1FB9">
      <w:pPr>
        <w:pStyle w:val="Code"/>
        <w:rPr>
          <w:highlight w:val="white"/>
        </w:rPr>
      </w:pPr>
      <w:r w:rsidRPr="00903DBA">
        <w:rPr>
          <w:highlight w:val="white"/>
        </w:rPr>
        <w:t xml:space="preserve">        case Sort.Struct:</w:t>
      </w:r>
    </w:p>
    <w:p w14:paraId="0E72179E" w14:textId="77777777" w:rsidR="006E1FB9" w:rsidRPr="00903DBA" w:rsidRDefault="006E1FB9" w:rsidP="006E1FB9">
      <w:pPr>
        <w:pStyle w:val="Code"/>
        <w:rPr>
          <w:highlight w:val="white"/>
        </w:rPr>
      </w:pPr>
      <w:r w:rsidRPr="00903DBA">
        <w:rPr>
          <w:highlight w:val="white"/>
        </w:rPr>
        <w:t xml:space="preserve">        case Sort.Union:</w:t>
      </w:r>
    </w:p>
    <w:p w14:paraId="4A00C35E" w14:textId="77777777" w:rsidR="006E1FB9" w:rsidRPr="00903DBA" w:rsidRDefault="006E1FB9" w:rsidP="006E1FB9">
      <w:pPr>
        <w:pStyle w:val="Code"/>
        <w:rPr>
          <w:highlight w:val="white"/>
        </w:rPr>
      </w:pPr>
      <w:r w:rsidRPr="00903DBA">
        <w:rPr>
          <w:highlight w:val="white"/>
        </w:rPr>
        <w:t xml:space="preserve">          return (m_memberMap != null);</w:t>
      </w:r>
    </w:p>
    <w:p w14:paraId="1A53C51E" w14:textId="77777777" w:rsidR="006E1FB9" w:rsidRPr="00903DBA" w:rsidRDefault="006E1FB9" w:rsidP="006E1FB9">
      <w:pPr>
        <w:pStyle w:val="Code"/>
        <w:rPr>
          <w:highlight w:val="white"/>
        </w:rPr>
      </w:pPr>
    </w:p>
    <w:p w14:paraId="1ABDCCD1" w14:textId="77777777" w:rsidR="006E1FB9" w:rsidRPr="00903DBA" w:rsidRDefault="006E1FB9" w:rsidP="006E1FB9">
      <w:pPr>
        <w:pStyle w:val="Code"/>
        <w:rPr>
          <w:highlight w:val="white"/>
        </w:rPr>
      </w:pPr>
      <w:r w:rsidRPr="00903DBA">
        <w:rPr>
          <w:highlight w:val="white"/>
        </w:rPr>
        <w:t xml:space="preserve">        default:</w:t>
      </w:r>
    </w:p>
    <w:p w14:paraId="7E673B40" w14:textId="77777777" w:rsidR="006E1FB9" w:rsidRPr="00903DBA" w:rsidRDefault="006E1FB9" w:rsidP="006E1FB9">
      <w:pPr>
        <w:pStyle w:val="Code"/>
        <w:rPr>
          <w:highlight w:val="white"/>
        </w:rPr>
      </w:pPr>
      <w:r w:rsidRPr="00903DBA">
        <w:rPr>
          <w:highlight w:val="white"/>
        </w:rPr>
        <w:t xml:space="preserve">          return true;</w:t>
      </w:r>
    </w:p>
    <w:p w14:paraId="5958F179" w14:textId="77777777" w:rsidR="006E1FB9" w:rsidRPr="00903DBA" w:rsidRDefault="006E1FB9" w:rsidP="006E1FB9">
      <w:pPr>
        <w:pStyle w:val="Code"/>
        <w:rPr>
          <w:highlight w:val="white"/>
        </w:rPr>
      </w:pPr>
      <w:r w:rsidRPr="00903DBA">
        <w:rPr>
          <w:highlight w:val="white"/>
        </w:rPr>
        <w:t xml:space="preserve">      }</w:t>
      </w:r>
    </w:p>
    <w:p w14:paraId="2E095070" w14:textId="029A3398" w:rsidR="006E1FB9" w:rsidRPr="00903DBA" w:rsidRDefault="006E1FB9" w:rsidP="006E1FB9">
      <w:pPr>
        <w:pStyle w:val="Code"/>
        <w:rPr>
          <w:highlight w:val="white"/>
        </w:rPr>
      </w:pPr>
      <w:r w:rsidRPr="00903DBA">
        <w:rPr>
          <w:highlight w:val="white"/>
        </w:rPr>
        <w:t xml:space="preserve">    }</w:t>
      </w:r>
    </w:p>
    <w:p w14:paraId="66A16E10" w14:textId="1F0EA97E" w:rsidR="00B864B2" w:rsidRPr="00903DBA" w:rsidRDefault="00B864B2">
      <w:pPr>
        <w:pPrChange w:id="301" w:author="Stefan Bjornander" w:date="2015-04-25T10:27:00Z">
          <w:pPr>
            <w:pStyle w:val="Rubrik3"/>
          </w:pPr>
        </w:pPrChange>
      </w:pPr>
      <w:ins w:id="302" w:author="Stefan Bjornander" w:date="2015-04-25T10:30:00Z">
        <w:r w:rsidRPr="00903DBA">
          <w:t xml:space="preserve">The idea of the volatile </w:t>
        </w:r>
      </w:ins>
      <w:ins w:id="303" w:author="Stefan Bjornander" w:date="2015-04-25T10:31:00Z">
        <w:r w:rsidRPr="00903DBA">
          <w:t xml:space="preserve">qualifier is to </w:t>
        </w:r>
      </w:ins>
      <w:ins w:id="304" w:author="Stefan Bjornander" w:date="2015-04-25T10:30:00Z">
        <w:r w:rsidRPr="00903DBA">
          <w:t xml:space="preserve">prevent optimization, and since this book </w:t>
        </w:r>
      </w:ins>
      <w:ins w:id="305" w:author="Stefan Bjornander" w:date="2015-04-25T10:31:00Z">
        <w:r w:rsidRPr="00903DBA">
          <w:t>is focused on optimization techniques</w:t>
        </w:r>
      </w:ins>
      <w:r w:rsidR="001832E0" w:rsidRPr="00903DBA">
        <w:t>,</w:t>
      </w:r>
      <w:ins w:id="306" w:author="Stefan Bjornander" w:date="2015-04-25T10:31:00Z">
        <w:r w:rsidRPr="00903DBA">
          <w:t xml:space="preserve"> we have no real use for the volatile </w:t>
        </w:r>
      </w:ins>
      <w:r w:rsidRPr="00903DBA">
        <w:t>qualifier</w:t>
      </w:r>
      <w:ins w:id="307" w:author="Stefan Bjornander" w:date="2015-04-25T10:31:00Z">
        <w:r w:rsidRPr="00903DBA">
          <w:t xml:space="preserve">. However, for the sake of </w:t>
        </w:r>
      </w:ins>
      <w:r w:rsidRPr="00903DBA">
        <w:t>completeness</w:t>
      </w:r>
      <w:ins w:id="308" w:author="Stefan Bjornander" w:date="2015-04-25T10:31:00Z">
        <w:r w:rsidRPr="00903DBA">
          <w:t xml:space="preserve"> we include the </w:t>
        </w:r>
        <w:r w:rsidRPr="00903DBA">
          <w:rPr>
            <w:rStyle w:val="KeyWord0"/>
            <w:rPrChange w:id="309" w:author="Stefan Bjornander" w:date="2015-04-25T10:32:00Z">
              <w:rPr>
                <w:rStyle w:val="CodeInText"/>
              </w:rPr>
            </w:rPrChange>
          </w:rPr>
          <w:t>m_volatile</w:t>
        </w:r>
        <w:r w:rsidRPr="00903DBA">
          <w:t xml:space="preserve"> field in the </w:t>
        </w:r>
        <w:r w:rsidRPr="00903DBA">
          <w:rPr>
            <w:rStyle w:val="KeyWord0"/>
            <w:rPrChange w:id="310" w:author="Stefan Bjornander" w:date="2015-04-25T10:32:00Z">
              <w:rPr>
                <w:rStyle w:val="CodeInText"/>
              </w:rPr>
            </w:rPrChange>
          </w:rPr>
          <w:t>Type</w:t>
        </w:r>
        <w:r w:rsidRPr="00903DBA">
          <w:t xml:space="preserve"> class.</w:t>
        </w:r>
      </w:ins>
      <w:r w:rsidR="001832E0" w:rsidRPr="00903DBA">
        <w:t xml:space="preserve"> However, note that there makes no difference if a type is volatile or not.</w:t>
      </w:r>
    </w:p>
    <w:p w14:paraId="2EBB013C" w14:textId="466E2879" w:rsidR="006E1FB9" w:rsidRPr="00903DBA" w:rsidRDefault="006E1FB9" w:rsidP="006E1FB9">
      <w:pPr>
        <w:pStyle w:val="Code"/>
        <w:rPr>
          <w:highlight w:val="white"/>
        </w:rPr>
      </w:pPr>
      <w:r w:rsidRPr="00903DBA">
        <w:rPr>
          <w:highlight w:val="white"/>
        </w:rPr>
        <w:t xml:space="preserve">    private bool m_constant</w:t>
      </w:r>
      <w:r w:rsidR="00984E72" w:rsidRPr="00903DBA">
        <w:rPr>
          <w:highlight w:val="white"/>
        </w:rPr>
        <w:t xml:space="preserve">, </w:t>
      </w:r>
      <w:r w:rsidRPr="00903DBA">
        <w:rPr>
          <w:highlight w:val="white"/>
        </w:rPr>
        <w:t>m_volatile;</w:t>
      </w:r>
    </w:p>
    <w:p w14:paraId="572B1E9B" w14:textId="77777777" w:rsidR="006E1FB9" w:rsidRPr="00903DBA" w:rsidRDefault="006E1FB9" w:rsidP="006E1FB9">
      <w:pPr>
        <w:pStyle w:val="Code"/>
        <w:rPr>
          <w:highlight w:val="white"/>
        </w:rPr>
      </w:pPr>
    </w:p>
    <w:p w14:paraId="2C4208E9" w14:textId="16CE04F6" w:rsidR="006E1FB9" w:rsidRPr="00903DBA" w:rsidRDefault="006E1FB9" w:rsidP="006E1FB9">
      <w:pPr>
        <w:pStyle w:val="Code"/>
        <w:rPr>
          <w:highlight w:val="white"/>
        </w:rPr>
      </w:pPr>
      <w:r w:rsidRPr="00903DBA">
        <w:rPr>
          <w:highlight w:val="white"/>
        </w:rPr>
        <w:t xml:space="preserve">    public bool Constant {</w:t>
      </w:r>
    </w:p>
    <w:p w14:paraId="7C5C9BFF" w14:textId="77777777" w:rsidR="006E1FB9" w:rsidRPr="00903DBA" w:rsidRDefault="006E1FB9" w:rsidP="006E1FB9">
      <w:pPr>
        <w:pStyle w:val="Code"/>
        <w:rPr>
          <w:highlight w:val="white"/>
        </w:rPr>
      </w:pPr>
      <w:r w:rsidRPr="00903DBA">
        <w:rPr>
          <w:highlight w:val="white"/>
        </w:rPr>
        <w:t xml:space="preserve">      get { return m_constant; }</w:t>
      </w:r>
    </w:p>
    <w:p w14:paraId="07D97F2D" w14:textId="77777777" w:rsidR="006E1FB9" w:rsidRPr="00903DBA" w:rsidRDefault="006E1FB9" w:rsidP="006E1FB9">
      <w:pPr>
        <w:pStyle w:val="Code"/>
        <w:rPr>
          <w:highlight w:val="white"/>
        </w:rPr>
      </w:pPr>
      <w:r w:rsidRPr="00903DBA">
        <w:rPr>
          <w:highlight w:val="white"/>
        </w:rPr>
        <w:t xml:space="preserve">      set { m_constant = value; }</w:t>
      </w:r>
    </w:p>
    <w:p w14:paraId="3DF08670" w14:textId="77777777" w:rsidR="006E1FB9" w:rsidRPr="00903DBA" w:rsidRDefault="006E1FB9" w:rsidP="006E1FB9">
      <w:pPr>
        <w:pStyle w:val="Code"/>
        <w:rPr>
          <w:highlight w:val="white"/>
        </w:rPr>
      </w:pPr>
      <w:r w:rsidRPr="00903DBA">
        <w:rPr>
          <w:highlight w:val="white"/>
        </w:rPr>
        <w:t xml:space="preserve">    }</w:t>
      </w:r>
    </w:p>
    <w:p w14:paraId="27EC1972" w14:textId="77777777" w:rsidR="00241FB9" w:rsidRPr="00903DBA" w:rsidRDefault="00241FB9" w:rsidP="00241FB9">
      <w:pPr>
        <w:pStyle w:val="Code"/>
        <w:rPr>
          <w:highlight w:val="white"/>
        </w:rPr>
      </w:pPr>
    </w:p>
    <w:p w14:paraId="7169D4FE" w14:textId="35B2D041" w:rsidR="00241FB9" w:rsidRPr="00903DBA" w:rsidRDefault="00241FB9" w:rsidP="00241FB9">
      <w:pPr>
        <w:pStyle w:val="Code"/>
        <w:rPr>
          <w:highlight w:val="white"/>
        </w:rPr>
      </w:pPr>
      <w:r w:rsidRPr="00903DBA">
        <w:rPr>
          <w:highlight w:val="white"/>
        </w:rPr>
        <w:t xml:space="preserve">    public bool Volatile {</w:t>
      </w:r>
    </w:p>
    <w:p w14:paraId="041D069E" w14:textId="77777777" w:rsidR="00241FB9" w:rsidRPr="00903DBA" w:rsidRDefault="00241FB9" w:rsidP="00241FB9">
      <w:pPr>
        <w:pStyle w:val="Code"/>
        <w:rPr>
          <w:highlight w:val="white"/>
        </w:rPr>
      </w:pPr>
      <w:r w:rsidRPr="00903DBA">
        <w:rPr>
          <w:highlight w:val="white"/>
        </w:rPr>
        <w:t xml:space="preserve">      get { return m_volatile; }</w:t>
      </w:r>
    </w:p>
    <w:p w14:paraId="68939611" w14:textId="77777777" w:rsidR="00241FB9" w:rsidRPr="00903DBA" w:rsidRDefault="00241FB9" w:rsidP="00241FB9">
      <w:pPr>
        <w:pStyle w:val="Code"/>
        <w:rPr>
          <w:highlight w:val="white"/>
        </w:rPr>
      </w:pPr>
      <w:r w:rsidRPr="00903DBA">
        <w:rPr>
          <w:highlight w:val="white"/>
        </w:rPr>
        <w:t xml:space="preserve">      set { m_volatile = value; }</w:t>
      </w:r>
    </w:p>
    <w:p w14:paraId="00F0ECA3" w14:textId="77777777" w:rsidR="00241FB9" w:rsidRPr="00903DBA" w:rsidRDefault="00241FB9" w:rsidP="00241FB9">
      <w:pPr>
        <w:pStyle w:val="Code"/>
        <w:rPr>
          <w:highlight w:val="white"/>
        </w:rPr>
      </w:pPr>
      <w:r w:rsidRPr="00903DBA">
        <w:rPr>
          <w:highlight w:val="white"/>
        </w:rPr>
        <w:t xml:space="preserve">    }</w:t>
      </w:r>
    </w:p>
    <w:p w14:paraId="574BE332" w14:textId="43D3497D" w:rsidR="006E1FB9" w:rsidRPr="00903DBA" w:rsidRDefault="0026755D" w:rsidP="0026755D">
      <w:pPr>
        <w:rPr>
          <w:color w:val="auto"/>
        </w:rPr>
      </w:pPr>
      <w:r w:rsidRPr="00903DBA">
        <w:t>A</w:t>
      </w:r>
      <w:ins w:id="311" w:author="Stefan Bjornander" w:date="2015-04-25T10:28:00Z">
        <w:r w:rsidRPr="00903DBA">
          <w:t xml:space="preserve"> type is constant if its field </w:t>
        </w:r>
        <w:r w:rsidRPr="00903DBA">
          <w:rPr>
            <w:rStyle w:val="KeyWord0"/>
            <w:rPrChange w:id="312" w:author="Stefan Bjornander" w:date="2015-04-25T10:28:00Z">
              <w:rPr>
                <w:rStyle w:val="CodeInText"/>
              </w:rPr>
            </w:rPrChange>
          </w:rPr>
          <w:t>m_constant</w:t>
        </w:r>
        <w:r w:rsidRPr="00903DBA">
          <w:t xml:space="preserve"> is true. However, </w:t>
        </w:r>
      </w:ins>
      <w:r w:rsidRPr="00903DBA">
        <w:t>a</w:t>
      </w:r>
      <w:ins w:id="313" w:author="Stefan Bjornander" w:date="2015-04-25T10:28:00Z">
        <w:r w:rsidRPr="00903DBA">
          <w:t xml:space="preserve"> struct or union is </w:t>
        </w:r>
      </w:ins>
      <w:r w:rsidR="00D96162" w:rsidRPr="00903DBA">
        <w:t>c</w:t>
      </w:r>
      <w:ins w:id="314" w:author="Stefan Bjornander" w:date="2015-04-25T10:29:00Z">
        <w:r w:rsidRPr="00903DBA">
          <w:t>onstant</w:t>
        </w:r>
      </w:ins>
      <w:ins w:id="315" w:author="Stefan Bjornander" w:date="2015-04-25T10:28:00Z">
        <w:r w:rsidRPr="00903DBA">
          <w:t xml:space="preserve"> if </w:t>
        </w:r>
      </w:ins>
      <w:ins w:id="316" w:author="Stefan Bjornander" w:date="2015-04-25T10:29:00Z">
        <w:r w:rsidRPr="00903DBA">
          <w:t xml:space="preserve">it is </w:t>
        </w:r>
        <w:proofErr w:type="gramStart"/>
        <w:r w:rsidRPr="00903DBA">
          <w:t>constant</w:t>
        </w:r>
      </w:ins>
      <w:r w:rsidR="00D96162" w:rsidRPr="00903DBA">
        <w:t xml:space="preserve"> in </w:t>
      </w:r>
      <w:r w:rsidR="00984E72" w:rsidRPr="00903DBA">
        <w:t>itself</w:t>
      </w:r>
      <w:r w:rsidR="00C04FC7" w:rsidRPr="00903DBA">
        <w:t>,</w:t>
      </w:r>
      <w:r w:rsidR="00984E72" w:rsidRPr="00903DBA">
        <w:t xml:space="preserve"> or</w:t>
      </w:r>
      <w:proofErr w:type="gramEnd"/>
      <w:ins w:id="317" w:author="Stefan Bjornander" w:date="2015-04-25T10:29:00Z">
        <w:r w:rsidRPr="00903DBA">
          <w:t xml:space="preserve"> </w:t>
        </w:r>
      </w:ins>
      <w:r w:rsidR="00C04FC7" w:rsidRPr="00903DBA">
        <w:t xml:space="preserve">if </w:t>
      </w:r>
      <w:ins w:id="318" w:author="Stefan Bjornander" w:date="2015-04-25T10:29:00Z">
        <w:r w:rsidRPr="00903DBA">
          <w:t>is any of its members if (</w:t>
        </w:r>
      </w:ins>
      <w:ins w:id="319" w:author="Stefan Bjornander" w:date="2015-04-25T10:30:00Z">
        <w:r w:rsidRPr="00903DBA">
          <w:t>recursively</w:t>
        </w:r>
      </w:ins>
      <w:ins w:id="320" w:author="Stefan Bjornander" w:date="2015-04-25T10:29:00Z">
        <w:r w:rsidRPr="00903DBA">
          <w:t>)</w:t>
        </w:r>
      </w:ins>
      <w:ins w:id="321" w:author="Stefan Bjornander" w:date="2015-04-25T10:30:00Z">
        <w:r w:rsidRPr="00903DBA">
          <w:t xml:space="preserve"> constant</w:t>
        </w:r>
      </w:ins>
      <w:r w:rsidR="003A173F" w:rsidRPr="00903DBA">
        <w:t xml:space="preserve">. </w:t>
      </w:r>
    </w:p>
    <w:p w14:paraId="1557CE7B" w14:textId="77777777" w:rsidR="006E1FB9" w:rsidRPr="00903DBA" w:rsidRDefault="006E1FB9" w:rsidP="006E1FB9">
      <w:pPr>
        <w:pStyle w:val="Code"/>
        <w:rPr>
          <w:highlight w:val="white"/>
        </w:rPr>
      </w:pPr>
      <w:r w:rsidRPr="00903DBA">
        <w:rPr>
          <w:highlight w:val="white"/>
        </w:rPr>
        <w:t xml:space="preserve">    public bool IsConstantRecursive() {</w:t>
      </w:r>
    </w:p>
    <w:p w14:paraId="64990BF0" w14:textId="77777777" w:rsidR="006E1FB9" w:rsidRPr="00903DBA" w:rsidRDefault="006E1FB9" w:rsidP="006E1FB9">
      <w:pPr>
        <w:pStyle w:val="Code"/>
        <w:rPr>
          <w:highlight w:val="white"/>
        </w:rPr>
      </w:pPr>
      <w:r w:rsidRPr="00903DBA">
        <w:rPr>
          <w:highlight w:val="white"/>
        </w:rPr>
        <w:t xml:space="preserve">      if (m_constant) {</w:t>
      </w:r>
    </w:p>
    <w:p w14:paraId="5E6BEC6C" w14:textId="77777777" w:rsidR="006E1FB9" w:rsidRPr="00903DBA" w:rsidRDefault="006E1FB9" w:rsidP="006E1FB9">
      <w:pPr>
        <w:pStyle w:val="Code"/>
        <w:rPr>
          <w:highlight w:val="white"/>
        </w:rPr>
      </w:pPr>
      <w:r w:rsidRPr="00903DBA">
        <w:rPr>
          <w:highlight w:val="white"/>
        </w:rPr>
        <w:t xml:space="preserve">        return true;</w:t>
      </w:r>
    </w:p>
    <w:p w14:paraId="6D59DD33" w14:textId="77777777" w:rsidR="006E1FB9" w:rsidRPr="00903DBA" w:rsidRDefault="006E1FB9" w:rsidP="006E1FB9">
      <w:pPr>
        <w:pStyle w:val="Code"/>
        <w:rPr>
          <w:highlight w:val="white"/>
        </w:rPr>
      </w:pPr>
      <w:r w:rsidRPr="00903DBA">
        <w:rPr>
          <w:highlight w:val="white"/>
        </w:rPr>
        <w:t xml:space="preserve">      }  </w:t>
      </w:r>
    </w:p>
    <w:p w14:paraId="2B87D1EF" w14:textId="77777777" w:rsidR="006E1FB9" w:rsidRPr="00903DBA" w:rsidRDefault="006E1FB9" w:rsidP="006E1FB9">
      <w:pPr>
        <w:pStyle w:val="Code"/>
        <w:rPr>
          <w:highlight w:val="white"/>
        </w:rPr>
      </w:pPr>
      <w:r w:rsidRPr="00903DBA">
        <w:rPr>
          <w:highlight w:val="white"/>
        </w:rPr>
        <w:t xml:space="preserve">      else if (IsStructOrUnion() &amp;&amp; (m_memberMap != null)) {</w:t>
      </w:r>
    </w:p>
    <w:p w14:paraId="148D8097" w14:textId="77777777" w:rsidR="006E1FB9" w:rsidRPr="00903DBA" w:rsidRDefault="006E1FB9" w:rsidP="006E1FB9">
      <w:pPr>
        <w:pStyle w:val="Code"/>
        <w:rPr>
          <w:highlight w:val="white"/>
        </w:rPr>
      </w:pPr>
      <w:r w:rsidRPr="00903DBA">
        <w:rPr>
          <w:highlight w:val="white"/>
        </w:rPr>
        <w:t xml:space="preserve">        foreach (Symbol symbol in m_memberMap.Values) {</w:t>
      </w:r>
    </w:p>
    <w:p w14:paraId="138ACE44" w14:textId="77777777" w:rsidR="006E1FB9" w:rsidRPr="00903DBA" w:rsidRDefault="006E1FB9" w:rsidP="006E1FB9">
      <w:pPr>
        <w:pStyle w:val="Code"/>
        <w:rPr>
          <w:highlight w:val="white"/>
        </w:rPr>
      </w:pPr>
      <w:r w:rsidRPr="00903DBA">
        <w:rPr>
          <w:highlight w:val="white"/>
        </w:rPr>
        <w:t xml:space="preserve">          if (symbol.Type.IsConstantRecursive()) {</w:t>
      </w:r>
    </w:p>
    <w:p w14:paraId="4F17BD07" w14:textId="77777777" w:rsidR="006E1FB9" w:rsidRPr="00903DBA" w:rsidRDefault="006E1FB9" w:rsidP="006E1FB9">
      <w:pPr>
        <w:pStyle w:val="Code"/>
        <w:rPr>
          <w:highlight w:val="white"/>
        </w:rPr>
      </w:pPr>
      <w:r w:rsidRPr="00903DBA">
        <w:rPr>
          <w:highlight w:val="white"/>
        </w:rPr>
        <w:t xml:space="preserve">            return true;</w:t>
      </w:r>
    </w:p>
    <w:p w14:paraId="5CBB8378" w14:textId="77777777" w:rsidR="006E1FB9" w:rsidRPr="00903DBA" w:rsidRDefault="006E1FB9" w:rsidP="006E1FB9">
      <w:pPr>
        <w:pStyle w:val="Code"/>
        <w:rPr>
          <w:highlight w:val="white"/>
        </w:rPr>
      </w:pPr>
      <w:r w:rsidRPr="00903DBA">
        <w:rPr>
          <w:highlight w:val="white"/>
        </w:rPr>
        <w:t xml:space="preserve">          }</w:t>
      </w:r>
    </w:p>
    <w:p w14:paraId="20AF68D7" w14:textId="77777777" w:rsidR="006E1FB9" w:rsidRPr="00903DBA" w:rsidRDefault="006E1FB9" w:rsidP="006E1FB9">
      <w:pPr>
        <w:pStyle w:val="Code"/>
        <w:rPr>
          <w:highlight w:val="white"/>
        </w:rPr>
      </w:pPr>
      <w:r w:rsidRPr="00903DBA">
        <w:rPr>
          <w:highlight w:val="white"/>
        </w:rPr>
        <w:t xml:space="preserve">        }</w:t>
      </w:r>
    </w:p>
    <w:p w14:paraId="0455B635" w14:textId="77777777" w:rsidR="006E1FB9" w:rsidRPr="00903DBA" w:rsidRDefault="006E1FB9" w:rsidP="006E1FB9">
      <w:pPr>
        <w:pStyle w:val="Code"/>
        <w:rPr>
          <w:highlight w:val="white"/>
        </w:rPr>
      </w:pPr>
      <w:r w:rsidRPr="00903DBA">
        <w:rPr>
          <w:highlight w:val="white"/>
        </w:rPr>
        <w:t xml:space="preserve">      }</w:t>
      </w:r>
    </w:p>
    <w:p w14:paraId="673BC846" w14:textId="77777777" w:rsidR="006E1FB9" w:rsidRPr="00903DBA" w:rsidRDefault="006E1FB9" w:rsidP="006E1FB9">
      <w:pPr>
        <w:pStyle w:val="Code"/>
        <w:rPr>
          <w:highlight w:val="white"/>
        </w:rPr>
      </w:pPr>
      <w:r w:rsidRPr="00903DBA">
        <w:rPr>
          <w:highlight w:val="white"/>
        </w:rPr>
        <w:t xml:space="preserve">    </w:t>
      </w:r>
    </w:p>
    <w:p w14:paraId="7B7F0808" w14:textId="77777777" w:rsidR="006E1FB9" w:rsidRPr="00903DBA" w:rsidRDefault="006E1FB9" w:rsidP="006E1FB9">
      <w:pPr>
        <w:pStyle w:val="Code"/>
        <w:rPr>
          <w:highlight w:val="white"/>
        </w:rPr>
      </w:pPr>
      <w:r w:rsidRPr="00903DBA">
        <w:rPr>
          <w:highlight w:val="white"/>
        </w:rPr>
        <w:t xml:space="preserve">      return false;</w:t>
      </w:r>
    </w:p>
    <w:p w14:paraId="53641C9B" w14:textId="77777777" w:rsidR="006E1FB9" w:rsidRPr="00903DBA" w:rsidRDefault="006E1FB9" w:rsidP="006E1FB9">
      <w:pPr>
        <w:pStyle w:val="Code"/>
        <w:rPr>
          <w:highlight w:val="white"/>
        </w:rPr>
      </w:pPr>
      <w:r w:rsidRPr="00903DBA">
        <w:rPr>
          <w:highlight w:val="white"/>
        </w:rPr>
        <w:t xml:space="preserve">    }</w:t>
      </w:r>
    </w:p>
    <w:p w14:paraId="59ED11FD" w14:textId="42D9FEE0" w:rsidR="006E1FB9" w:rsidRPr="00903DBA" w:rsidRDefault="0031522E" w:rsidP="0031522E">
      <w:pPr>
        <w:rPr>
          <w:highlight w:val="white"/>
        </w:rPr>
      </w:pPr>
      <w:r w:rsidRPr="00903DBA">
        <w:rPr>
          <w:highlight w:val="white"/>
        </w:rPr>
        <w:t xml:space="preserve">The </w:t>
      </w:r>
      <w:r w:rsidRPr="00903DBA">
        <w:rPr>
          <w:rStyle w:val="KeyWord0"/>
          <w:highlight w:val="white"/>
        </w:rPr>
        <w:t>GetHashCode</w:t>
      </w:r>
      <w:r w:rsidRPr="00903DBA">
        <w:rPr>
          <w:highlight w:val="white"/>
        </w:rPr>
        <w:t xml:space="preserve"> method simply return the hash code of its base class. It has been included for the sake of </w:t>
      </w:r>
      <w:r w:rsidR="00C63EB3" w:rsidRPr="00903DBA">
        <w:rPr>
          <w:highlight w:val="white"/>
        </w:rPr>
        <w:t>completeness since</w:t>
      </w:r>
      <w:r w:rsidRPr="00903DBA">
        <w:rPr>
          <w:highlight w:val="white"/>
        </w:rPr>
        <w:t xml:space="preserve"> we also include the </w:t>
      </w:r>
      <w:r w:rsidRPr="00903DBA">
        <w:rPr>
          <w:rStyle w:val="KeyWord0"/>
          <w:highlight w:val="white"/>
        </w:rPr>
        <w:t>Equals</w:t>
      </w:r>
      <w:r w:rsidRPr="00903DBA">
        <w:rPr>
          <w:highlight w:val="white"/>
        </w:rPr>
        <w:t xml:space="preserve"> method.</w:t>
      </w:r>
    </w:p>
    <w:p w14:paraId="76D7F099" w14:textId="77777777" w:rsidR="006E1FB9" w:rsidRPr="00903DBA" w:rsidRDefault="006E1FB9" w:rsidP="006E1FB9">
      <w:pPr>
        <w:pStyle w:val="Code"/>
        <w:rPr>
          <w:highlight w:val="white"/>
        </w:rPr>
      </w:pPr>
      <w:r w:rsidRPr="00903DBA">
        <w:rPr>
          <w:highlight w:val="white"/>
        </w:rPr>
        <w:t xml:space="preserve">    public override int GetHashCode() {</w:t>
      </w:r>
    </w:p>
    <w:p w14:paraId="553607AE" w14:textId="77777777" w:rsidR="006E1FB9" w:rsidRPr="00903DBA" w:rsidRDefault="006E1FB9" w:rsidP="006E1FB9">
      <w:pPr>
        <w:pStyle w:val="Code"/>
        <w:rPr>
          <w:highlight w:val="white"/>
        </w:rPr>
      </w:pPr>
      <w:r w:rsidRPr="00903DBA">
        <w:rPr>
          <w:highlight w:val="white"/>
        </w:rPr>
        <w:t xml:space="preserve">      return base.GetHashCode();</w:t>
      </w:r>
    </w:p>
    <w:p w14:paraId="14D17FD8" w14:textId="77777777" w:rsidR="006E1FB9" w:rsidRPr="00903DBA" w:rsidRDefault="006E1FB9" w:rsidP="006E1FB9">
      <w:pPr>
        <w:pStyle w:val="Code"/>
        <w:rPr>
          <w:highlight w:val="white"/>
        </w:rPr>
      </w:pPr>
      <w:r w:rsidRPr="00903DBA">
        <w:rPr>
          <w:highlight w:val="white"/>
        </w:rPr>
        <w:t xml:space="preserve">    }</w:t>
      </w:r>
    </w:p>
    <w:p w14:paraId="48E90451" w14:textId="77777777" w:rsidR="00B95083" w:rsidRPr="00903DBA" w:rsidRDefault="00B95083">
      <w:r w:rsidRPr="00903DBA">
        <w:lastRenderedPageBreak/>
        <w:t>The Equals method return true if the types are equal.</w:t>
      </w:r>
    </w:p>
    <w:p w14:paraId="733B6CB5" w14:textId="77777777" w:rsidR="006E1FB9" w:rsidRPr="00903DBA" w:rsidRDefault="006E1FB9" w:rsidP="006E1FB9">
      <w:pPr>
        <w:pStyle w:val="Code"/>
        <w:rPr>
          <w:highlight w:val="white"/>
        </w:rPr>
      </w:pPr>
      <w:r w:rsidRPr="00903DBA">
        <w:rPr>
          <w:highlight w:val="white"/>
        </w:rPr>
        <w:t xml:space="preserve">    public override bool Equals(object obj) {</w:t>
      </w:r>
    </w:p>
    <w:p w14:paraId="49C650F1" w14:textId="77777777" w:rsidR="006E1FB9" w:rsidRPr="00903DBA" w:rsidRDefault="006E1FB9" w:rsidP="006E1FB9">
      <w:pPr>
        <w:pStyle w:val="Code"/>
        <w:rPr>
          <w:highlight w:val="white"/>
        </w:rPr>
      </w:pPr>
      <w:r w:rsidRPr="00903DBA">
        <w:rPr>
          <w:highlight w:val="white"/>
        </w:rPr>
        <w:t xml:space="preserve">      if (obj is Type) {</w:t>
      </w:r>
    </w:p>
    <w:p w14:paraId="581C0AAF" w14:textId="77777777" w:rsidR="006E1FB9" w:rsidRPr="00903DBA" w:rsidRDefault="006E1FB9" w:rsidP="006E1FB9">
      <w:pPr>
        <w:pStyle w:val="Code"/>
        <w:rPr>
          <w:highlight w:val="white"/>
        </w:rPr>
      </w:pPr>
      <w:r w:rsidRPr="00903DBA">
        <w:rPr>
          <w:highlight w:val="white"/>
        </w:rPr>
        <w:t xml:space="preserve">        Type type = (Type) obj;</w:t>
      </w:r>
    </w:p>
    <w:p w14:paraId="46D2D34F" w14:textId="77777777" w:rsidR="006E1FB9" w:rsidRPr="00903DBA" w:rsidRDefault="006E1FB9" w:rsidP="00636ADF">
      <w:pPr>
        <w:pStyle w:val="Code"/>
        <w:rPr>
          <w:highlight w:val="white"/>
        </w:rPr>
      </w:pPr>
    </w:p>
    <w:p w14:paraId="39085B0D" w14:textId="77777777" w:rsidR="00A17B20" w:rsidRPr="00903DBA" w:rsidRDefault="00A17B20" w:rsidP="00A17B20">
      <w:pPr>
        <w:pStyle w:val="Code"/>
        <w:rPr>
          <w:highlight w:val="white"/>
        </w:rPr>
      </w:pPr>
      <w:r w:rsidRPr="00903DBA">
        <w:rPr>
          <w:highlight w:val="white"/>
        </w:rPr>
        <w:t xml:space="preserve">        if ((m_constant == type.m_constant) &amp;&amp;</w:t>
      </w:r>
    </w:p>
    <w:p w14:paraId="1099E4B5" w14:textId="77777777" w:rsidR="00A17B20" w:rsidRPr="00903DBA" w:rsidRDefault="00A17B20" w:rsidP="00A17B20">
      <w:pPr>
        <w:pStyle w:val="Code"/>
        <w:rPr>
          <w:highlight w:val="white"/>
        </w:rPr>
      </w:pPr>
      <w:r w:rsidRPr="00903DBA">
        <w:rPr>
          <w:highlight w:val="white"/>
        </w:rPr>
        <w:t xml:space="preserve">            (m_volatile == type.m_volatile) &amp;&amp; (m_sort == type.m_sort)) {</w:t>
      </w:r>
    </w:p>
    <w:p w14:paraId="7CE61048" w14:textId="77777777" w:rsidR="00B95083" w:rsidRPr="00903DBA" w:rsidRDefault="00B95083" w:rsidP="00B95083">
      <w:pPr>
        <w:rPr>
          <w:noProof/>
        </w:rPr>
      </w:pPr>
      <w:ins w:id="322" w:author="Stefan Bjornander" w:date="2015-04-25T14:35:00Z">
        <w:r w:rsidRPr="00903DBA">
          <w:t>Two pointer</w:t>
        </w:r>
      </w:ins>
      <w:r w:rsidRPr="00903DBA">
        <w:rPr>
          <w:noProof/>
        </w:rPr>
        <w:t>s</w:t>
      </w:r>
      <w:ins w:id="323" w:author="Stefan Bjornander" w:date="2015-04-25T14:35:00Z">
        <w:r w:rsidRPr="00903DBA">
          <w:rPr>
            <w:noProof/>
          </w:rPr>
          <w:t xml:space="preserve"> are </w:t>
        </w:r>
      </w:ins>
      <w:r w:rsidRPr="00903DBA">
        <w:rPr>
          <w:noProof/>
        </w:rPr>
        <w:t xml:space="preserve">considered to be </w:t>
      </w:r>
      <w:ins w:id="324" w:author="Stefan Bjornander" w:date="2015-04-25T14:35:00Z">
        <w:r w:rsidRPr="00903DBA">
          <w:rPr>
            <w:noProof/>
          </w:rPr>
          <w:t>equal if the type</w:t>
        </w:r>
      </w:ins>
      <w:r w:rsidRPr="00903DBA">
        <w:rPr>
          <w:noProof/>
        </w:rPr>
        <w:t>s</w:t>
      </w:r>
      <w:ins w:id="325" w:author="Stefan Bjornander" w:date="2015-04-25T14:35:00Z">
        <w:r w:rsidRPr="00903DBA">
          <w:rPr>
            <w:noProof/>
          </w:rPr>
          <w:t xml:space="preserve"> they point at are equal</w:t>
        </w:r>
      </w:ins>
      <w:r w:rsidRPr="00903DBA">
        <w:rPr>
          <w:noProof/>
        </w:rPr>
        <w:t>.</w:t>
      </w:r>
    </w:p>
    <w:p w14:paraId="4D094979" w14:textId="77777777" w:rsidR="006E1FB9" w:rsidRPr="00903DBA" w:rsidRDefault="006E1FB9" w:rsidP="006E1FB9">
      <w:pPr>
        <w:pStyle w:val="Code"/>
        <w:rPr>
          <w:highlight w:val="white"/>
        </w:rPr>
      </w:pPr>
      <w:r w:rsidRPr="00903DBA">
        <w:rPr>
          <w:highlight w:val="white"/>
        </w:rPr>
        <w:t xml:space="preserve">          switch (m_sort) {</w:t>
      </w:r>
    </w:p>
    <w:p w14:paraId="78549792" w14:textId="77777777" w:rsidR="006E1FB9" w:rsidRPr="00903DBA" w:rsidRDefault="006E1FB9" w:rsidP="006E1FB9">
      <w:pPr>
        <w:pStyle w:val="Code"/>
        <w:rPr>
          <w:highlight w:val="white"/>
        </w:rPr>
      </w:pPr>
      <w:r w:rsidRPr="00903DBA">
        <w:rPr>
          <w:highlight w:val="white"/>
        </w:rPr>
        <w:t xml:space="preserve">            case Sort.Pointer:</w:t>
      </w:r>
    </w:p>
    <w:p w14:paraId="6047BC77" w14:textId="77777777" w:rsidR="006E1FB9" w:rsidRPr="00903DBA" w:rsidRDefault="006E1FB9" w:rsidP="006E1FB9">
      <w:pPr>
        <w:pStyle w:val="Code"/>
        <w:rPr>
          <w:highlight w:val="white"/>
        </w:rPr>
      </w:pPr>
      <w:r w:rsidRPr="00903DBA">
        <w:rPr>
          <w:highlight w:val="white"/>
        </w:rPr>
        <w:t xml:space="preserve">              return m_pointerType.Equals(type.m_pointerType);</w:t>
      </w:r>
    </w:p>
    <w:p w14:paraId="325E3154" w14:textId="774F5ABA" w:rsidR="00B95083" w:rsidRPr="00903DBA" w:rsidRDefault="00B95083" w:rsidP="00B95083">
      <w:pPr>
        <w:rPr>
          <w:noProof/>
        </w:rPr>
      </w:pPr>
      <w:r w:rsidRPr="00903DBA">
        <w:rPr>
          <w:noProof/>
        </w:rPr>
        <w:t>T</w:t>
      </w:r>
      <w:ins w:id="326" w:author="Stefan Bjornander" w:date="2015-04-25T14:56:00Z">
        <w:r w:rsidRPr="00903DBA">
          <w:rPr>
            <w:noProof/>
          </w:rPr>
          <w:t xml:space="preserve">wo arrays are </w:t>
        </w:r>
      </w:ins>
      <w:r w:rsidRPr="00903DBA">
        <w:rPr>
          <w:noProof/>
        </w:rPr>
        <w:t xml:space="preserve">equal </w:t>
      </w:r>
      <w:ins w:id="327" w:author="Stefan Bjornander" w:date="2015-04-25T17:26:00Z">
        <w:r w:rsidRPr="00903DBA">
          <w:rPr>
            <w:noProof/>
          </w:rPr>
          <w:t>if</w:t>
        </w:r>
      </w:ins>
      <w:r w:rsidRPr="00903DBA">
        <w:rPr>
          <w:noProof/>
        </w:rPr>
        <w:t xml:space="preserve"> </w:t>
      </w:r>
      <w:ins w:id="328" w:author="Stefan Bjornander" w:date="2015-04-25T17:26:00Z">
        <w:r w:rsidRPr="00903DBA">
          <w:rPr>
            <w:noProof/>
          </w:rPr>
          <w:t>their types are equal and they have the same size</w:t>
        </w:r>
      </w:ins>
      <w:r w:rsidR="00B40B97" w:rsidRPr="00903DBA">
        <w:rPr>
          <w:noProof/>
        </w:rPr>
        <w:t>, or if at least one of the arrays have size zero.</w:t>
      </w:r>
    </w:p>
    <w:p w14:paraId="573C1CF7" w14:textId="77777777" w:rsidR="006E1FB9" w:rsidRPr="00903DBA" w:rsidRDefault="006E1FB9" w:rsidP="006E1FB9">
      <w:pPr>
        <w:pStyle w:val="Code"/>
        <w:rPr>
          <w:highlight w:val="white"/>
        </w:rPr>
      </w:pPr>
      <w:r w:rsidRPr="00903DBA">
        <w:rPr>
          <w:highlight w:val="white"/>
        </w:rPr>
        <w:t xml:space="preserve">            case Sort.Array:</w:t>
      </w:r>
    </w:p>
    <w:p w14:paraId="38301D34" w14:textId="77777777" w:rsidR="006E1FB9" w:rsidRPr="00903DBA" w:rsidRDefault="006E1FB9" w:rsidP="006E1FB9">
      <w:pPr>
        <w:pStyle w:val="Code"/>
        <w:rPr>
          <w:highlight w:val="white"/>
        </w:rPr>
      </w:pPr>
      <w:r w:rsidRPr="00903DBA">
        <w:rPr>
          <w:highlight w:val="white"/>
        </w:rPr>
        <w:t xml:space="preserve">              return ((m_arraySize == 0) || (type.m_arraySize == 0) ||</w:t>
      </w:r>
    </w:p>
    <w:p w14:paraId="28DD15D4" w14:textId="77777777" w:rsidR="006E1FB9" w:rsidRPr="00903DBA" w:rsidRDefault="006E1FB9" w:rsidP="006E1FB9">
      <w:pPr>
        <w:pStyle w:val="Code"/>
        <w:rPr>
          <w:highlight w:val="white"/>
        </w:rPr>
      </w:pPr>
      <w:r w:rsidRPr="00903DBA">
        <w:rPr>
          <w:highlight w:val="white"/>
        </w:rPr>
        <w:t xml:space="preserve">                      (m_arraySize == type.m_arraySize)) &amp;&amp;</w:t>
      </w:r>
    </w:p>
    <w:p w14:paraId="449B39DC" w14:textId="77777777" w:rsidR="006E1FB9" w:rsidRPr="00903DBA" w:rsidRDefault="006E1FB9" w:rsidP="006E1FB9">
      <w:pPr>
        <w:pStyle w:val="Code"/>
        <w:rPr>
          <w:highlight w:val="white"/>
        </w:rPr>
      </w:pPr>
      <w:r w:rsidRPr="00903DBA">
        <w:rPr>
          <w:highlight w:val="white"/>
        </w:rPr>
        <w:t xml:space="preserve">                      m_arrayType.Equals(type.m_arrayType);</w:t>
      </w:r>
    </w:p>
    <w:p w14:paraId="12079094" w14:textId="3ACDECDC" w:rsidR="006E1FB9" w:rsidRPr="00903DBA" w:rsidRDefault="00B40B97" w:rsidP="00B40B97">
      <w:pPr>
        <w:rPr>
          <w:color w:val="auto"/>
        </w:rPr>
      </w:pPr>
      <w:ins w:id="329" w:author="Stefan Bjornander" w:date="2015-04-25T14:58:00Z">
        <w:r w:rsidRPr="00903DBA">
          <w:rPr>
            <w:noProof/>
          </w:rPr>
          <w:t>Two struct</w:t>
        </w:r>
      </w:ins>
      <w:ins w:id="330" w:author="Stefan Bjornander" w:date="2015-04-25T16:07:00Z">
        <w:r w:rsidRPr="00903DBA">
          <w:rPr>
            <w:noProof/>
          </w:rPr>
          <w:t>s</w:t>
        </w:r>
      </w:ins>
      <w:ins w:id="331" w:author="Stefan Bjornander" w:date="2015-04-25T14:58:00Z">
        <w:r w:rsidRPr="00903DBA">
          <w:rPr>
            <w:noProof/>
          </w:rPr>
          <w:t xml:space="preserve"> or unions are equals if </w:t>
        </w:r>
      </w:ins>
      <w:ins w:id="332" w:author="Stefan Bjornander" w:date="2015-04-25T16:06:00Z">
        <w:r w:rsidRPr="00903DBA">
          <w:rPr>
            <w:noProof/>
          </w:rPr>
          <w:t xml:space="preserve">they both are incomplete </w:t>
        </w:r>
      </w:ins>
      <w:r w:rsidRPr="00903DBA">
        <w:rPr>
          <w:noProof/>
        </w:rPr>
        <w:t xml:space="preserve">(their member maps are null) </w:t>
      </w:r>
      <w:ins w:id="333" w:author="Stefan Bjornander" w:date="2015-04-25T16:06:00Z">
        <w:r w:rsidRPr="00903DBA">
          <w:rPr>
            <w:noProof/>
          </w:rPr>
          <w:t xml:space="preserve">or if </w:t>
        </w:r>
      </w:ins>
      <w:ins w:id="334" w:author="Stefan Bjornander" w:date="2015-04-25T14:58:00Z">
        <w:r w:rsidRPr="00903DBA">
          <w:rPr>
            <w:noProof/>
          </w:rPr>
          <w:t xml:space="preserve">their member </w:t>
        </w:r>
      </w:ins>
      <w:r w:rsidRPr="00903DBA">
        <w:rPr>
          <w:noProof/>
        </w:rPr>
        <w:t>maps</w:t>
      </w:r>
      <w:ins w:id="335" w:author="Stefan Bjornander" w:date="2015-04-25T14:58:00Z">
        <w:r w:rsidRPr="00903DBA">
          <w:rPr>
            <w:noProof/>
          </w:rPr>
          <w:t xml:space="preserve"> are equal</w:t>
        </w:r>
      </w:ins>
      <w:ins w:id="336" w:author="Stefan Bjornander" w:date="2015-04-25T16:07:00Z">
        <w:r w:rsidRPr="00903DBA">
          <w:rPr>
            <w:noProof/>
          </w:rPr>
          <w:t>. N</w:t>
        </w:r>
      </w:ins>
      <w:ins w:id="337" w:author="Stefan Bjornander" w:date="2015-04-25T16:05:00Z">
        <w:r w:rsidRPr="00903DBA">
          <w:rPr>
            <w:noProof/>
          </w:rPr>
          <w:t xml:space="preserve">ote that they </w:t>
        </w:r>
      </w:ins>
      <w:r w:rsidRPr="00903DBA">
        <w:rPr>
          <w:noProof/>
        </w:rPr>
        <w:t xml:space="preserve">must not only </w:t>
      </w:r>
      <w:ins w:id="338" w:author="Stefan Bjornander" w:date="2015-04-25T16:06:00Z">
        <w:r w:rsidRPr="00903DBA">
          <w:rPr>
            <w:noProof/>
          </w:rPr>
          <w:t>have the same members, the</w:t>
        </w:r>
      </w:ins>
      <w:r w:rsidRPr="00903DBA">
        <w:rPr>
          <w:noProof/>
        </w:rPr>
        <w:t xml:space="preserve"> members</w:t>
      </w:r>
      <w:ins w:id="339" w:author="Stefan Bjornander" w:date="2015-04-25T16:06:00Z">
        <w:r w:rsidRPr="00903DBA">
          <w:rPr>
            <w:noProof/>
          </w:rPr>
          <w:t xml:space="preserve"> </w:t>
        </w:r>
      </w:ins>
      <w:r w:rsidRPr="00903DBA">
        <w:rPr>
          <w:noProof/>
        </w:rPr>
        <w:t xml:space="preserve">must also appear in the </w:t>
      </w:r>
      <w:ins w:id="340" w:author="Stefan Bjornander" w:date="2015-04-25T16:06:00Z">
        <w:r w:rsidRPr="00903DBA">
          <w:rPr>
            <w:noProof/>
          </w:rPr>
          <w:t>same order.</w:t>
        </w:r>
      </w:ins>
    </w:p>
    <w:p w14:paraId="47424792" w14:textId="77777777" w:rsidR="006E1FB9" w:rsidRPr="00903DBA" w:rsidRDefault="006E1FB9" w:rsidP="006E1FB9">
      <w:pPr>
        <w:pStyle w:val="Code"/>
        <w:rPr>
          <w:highlight w:val="white"/>
        </w:rPr>
      </w:pPr>
      <w:r w:rsidRPr="00903DBA">
        <w:rPr>
          <w:highlight w:val="white"/>
        </w:rPr>
        <w:t xml:space="preserve">            case Sort.Struct:</w:t>
      </w:r>
    </w:p>
    <w:p w14:paraId="54C082A8" w14:textId="77777777" w:rsidR="006E1FB9" w:rsidRPr="00903DBA" w:rsidRDefault="006E1FB9" w:rsidP="006E1FB9">
      <w:pPr>
        <w:pStyle w:val="Code"/>
        <w:rPr>
          <w:highlight w:val="white"/>
        </w:rPr>
      </w:pPr>
      <w:r w:rsidRPr="00903DBA">
        <w:rPr>
          <w:highlight w:val="white"/>
        </w:rPr>
        <w:t xml:space="preserve">            case Sort.Union:</w:t>
      </w:r>
    </w:p>
    <w:p w14:paraId="78613FF8" w14:textId="77777777" w:rsidR="006E1FB9" w:rsidRPr="00903DBA" w:rsidRDefault="006E1FB9" w:rsidP="006E1FB9">
      <w:pPr>
        <w:pStyle w:val="Code"/>
        <w:rPr>
          <w:highlight w:val="white"/>
        </w:rPr>
      </w:pPr>
      <w:r w:rsidRPr="00903DBA">
        <w:rPr>
          <w:highlight w:val="white"/>
        </w:rPr>
        <w:t xml:space="preserve">              return ((m_memberMap == null) &amp;&amp; (type.m_memberMap == null)) ||</w:t>
      </w:r>
    </w:p>
    <w:p w14:paraId="45DFFE3C" w14:textId="77777777" w:rsidR="006E1FB9" w:rsidRPr="00903DBA" w:rsidRDefault="006E1FB9" w:rsidP="006E1FB9">
      <w:pPr>
        <w:pStyle w:val="Code"/>
        <w:rPr>
          <w:highlight w:val="white"/>
        </w:rPr>
      </w:pPr>
      <w:r w:rsidRPr="00903DBA">
        <w:rPr>
          <w:highlight w:val="white"/>
        </w:rPr>
        <w:t xml:space="preserve">                     ((m_memberMap != null) &amp;&amp; (type.m_memberMap != null) &amp;&amp;</w:t>
      </w:r>
    </w:p>
    <w:p w14:paraId="3D29286D" w14:textId="77777777" w:rsidR="006E1FB9" w:rsidRPr="00903DBA" w:rsidRDefault="006E1FB9" w:rsidP="006E1FB9">
      <w:pPr>
        <w:pStyle w:val="Code"/>
        <w:rPr>
          <w:highlight w:val="white"/>
        </w:rPr>
      </w:pPr>
      <w:r w:rsidRPr="00903DBA">
        <w:rPr>
          <w:highlight w:val="white"/>
        </w:rPr>
        <w:t xml:space="preserve">                      m_memberMap.Equals(type.m_memberMap));</w:t>
      </w:r>
    </w:p>
    <w:p w14:paraId="6F00B543" w14:textId="3DB89B92" w:rsidR="006E1FB9" w:rsidRPr="00903DBA" w:rsidRDefault="000B4F48" w:rsidP="000B4F48">
      <w:pPr>
        <w:rPr>
          <w:highlight w:val="white"/>
        </w:rPr>
      </w:pPr>
      <w:ins w:id="341" w:author="Stefan Bjornander" w:date="2015-04-25T16:08:00Z">
        <w:r w:rsidRPr="00903DBA">
          <w:rPr>
            <w:noProof/>
          </w:rPr>
          <w:t>Two functions are equal if their return types are equal, they have the same style (old or new) and their type lists, respectively, are equal.</w:t>
        </w:r>
      </w:ins>
      <w:r w:rsidR="00CC05CA" w:rsidRPr="00903DBA">
        <w:rPr>
          <w:noProof/>
        </w:rPr>
        <w:t xml:space="preserve"> Note that two functions can be equal even if their parameters have different names, at long as their types are equal.</w:t>
      </w:r>
    </w:p>
    <w:p w14:paraId="46EE63D1" w14:textId="77777777" w:rsidR="00A17B20" w:rsidRPr="00903DBA" w:rsidRDefault="00A17B20" w:rsidP="00A17B20">
      <w:pPr>
        <w:pStyle w:val="Code"/>
        <w:rPr>
          <w:highlight w:val="white"/>
        </w:rPr>
      </w:pPr>
      <w:r w:rsidRPr="00903DBA">
        <w:rPr>
          <w:highlight w:val="white"/>
        </w:rPr>
        <w:t xml:space="preserve">            case Sort.Function:</w:t>
      </w:r>
    </w:p>
    <w:p w14:paraId="42783559" w14:textId="77777777" w:rsidR="00A17B20" w:rsidRPr="00903DBA" w:rsidRDefault="00A17B20" w:rsidP="00A17B20">
      <w:pPr>
        <w:pStyle w:val="Code"/>
        <w:rPr>
          <w:highlight w:val="white"/>
        </w:rPr>
      </w:pPr>
      <w:r w:rsidRPr="00903DBA">
        <w:rPr>
          <w:highlight w:val="white"/>
        </w:rPr>
        <w:t xml:space="preserve">              return m_returnType.Equals(type.m_returnType) &amp;&amp;</w:t>
      </w:r>
    </w:p>
    <w:p w14:paraId="18A36ACE" w14:textId="77777777" w:rsidR="00A17B20" w:rsidRPr="00903DBA" w:rsidRDefault="00A17B20" w:rsidP="00A17B20">
      <w:pPr>
        <w:pStyle w:val="Code"/>
        <w:rPr>
          <w:highlight w:val="white"/>
        </w:rPr>
      </w:pPr>
      <w:r w:rsidRPr="00903DBA">
        <w:rPr>
          <w:highlight w:val="white"/>
        </w:rPr>
        <w:t xml:space="preserve">                     (((m_typeList == null) &amp;&amp; (type.m_typeList == null)) ||</w:t>
      </w:r>
    </w:p>
    <w:p w14:paraId="504521A6" w14:textId="77777777" w:rsidR="00A17B20" w:rsidRPr="00903DBA" w:rsidRDefault="00A17B20" w:rsidP="00A17B20">
      <w:pPr>
        <w:pStyle w:val="Code"/>
        <w:rPr>
          <w:highlight w:val="white"/>
        </w:rPr>
      </w:pPr>
      <w:r w:rsidRPr="00903DBA">
        <w:rPr>
          <w:highlight w:val="white"/>
        </w:rPr>
        <w:t xml:space="preserve">                      ((m_typeList != null) &amp;&amp; (type.m_typeList != null) &amp;&amp;</w:t>
      </w:r>
    </w:p>
    <w:p w14:paraId="0728BBB8" w14:textId="77777777" w:rsidR="00A17B20" w:rsidRPr="00903DBA" w:rsidRDefault="00A17B20" w:rsidP="00A17B20">
      <w:pPr>
        <w:pStyle w:val="Code"/>
        <w:rPr>
          <w:highlight w:val="white"/>
        </w:rPr>
      </w:pPr>
      <w:r w:rsidRPr="00903DBA">
        <w:rPr>
          <w:highlight w:val="white"/>
        </w:rPr>
        <w:t xml:space="preserve">                     m_typeList.SequenceEqual(type.m_typeList))) &amp;&amp;</w:t>
      </w:r>
    </w:p>
    <w:p w14:paraId="40B6303A" w14:textId="6F8B1F86" w:rsidR="00A17B20" w:rsidRPr="00903DBA" w:rsidRDefault="00A17B20" w:rsidP="00A17B20">
      <w:pPr>
        <w:pStyle w:val="Code"/>
        <w:rPr>
          <w:highlight w:val="white"/>
        </w:rPr>
      </w:pPr>
      <w:r w:rsidRPr="00903DBA">
        <w:rPr>
          <w:highlight w:val="white"/>
        </w:rPr>
        <w:t xml:space="preserve">                     (m_ellipse </w:t>
      </w:r>
      <w:r w:rsidR="005A5CE4" w:rsidRPr="00903DBA">
        <w:rPr>
          <w:highlight w:val="white"/>
        </w:rPr>
        <w:t>=</w:t>
      </w:r>
      <w:r w:rsidRPr="00903DBA">
        <w:rPr>
          <w:highlight w:val="white"/>
        </w:rPr>
        <w:t>= type.m_ellipse);</w:t>
      </w:r>
    </w:p>
    <w:p w14:paraId="3A670513" w14:textId="017EAB26" w:rsidR="006E1FB9" w:rsidRPr="00903DBA" w:rsidRDefault="00CF137E" w:rsidP="00CF137E">
      <w:pPr>
        <w:rPr>
          <w:highlight w:val="white"/>
        </w:rPr>
      </w:pPr>
      <w:r w:rsidRPr="00903DBA">
        <w:rPr>
          <w:highlight w:val="white"/>
        </w:rPr>
        <w:t>Finally, if none of the cases above apply, we compare the sorts of the types.</w:t>
      </w:r>
    </w:p>
    <w:p w14:paraId="1D3A75BB" w14:textId="77777777" w:rsidR="006E1FB9" w:rsidRPr="00903DBA" w:rsidRDefault="006E1FB9" w:rsidP="006E1FB9">
      <w:pPr>
        <w:pStyle w:val="Code"/>
        <w:rPr>
          <w:highlight w:val="white"/>
        </w:rPr>
      </w:pPr>
      <w:r w:rsidRPr="00903DBA">
        <w:rPr>
          <w:highlight w:val="white"/>
        </w:rPr>
        <w:t xml:space="preserve">            default:</w:t>
      </w:r>
    </w:p>
    <w:p w14:paraId="5AE120DD" w14:textId="1D9615DE" w:rsidR="00CF137E" w:rsidRPr="00903DBA" w:rsidRDefault="00CF137E" w:rsidP="00CF137E">
      <w:pPr>
        <w:pStyle w:val="Code"/>
        <w:rPr>
          <w:highlight w:val="white"/>
        </w:rPr>
      </w:pPr>
      <w:r w:rsidRPr="00903DBA">
        <w:rPr>
          <w:highlight w:val="white"/>
        </w:rPr>
        <w:t xml:space="preserve">              return </w:t>
      </w:r>
      <w:r w:rsidR="00DF3E21" w:rsidRPr="00903DBA">
        <w:rPr>
          <w:highlight w:val="white"/>
        </w:rPr>
        <w:t>true;</w:t>
      </w:r>
    </w:p>
    <w:p w14:paraId="6F5BE97F" w14:textId="77777777" w:rsidR="006E1FB9" w:rsidRPr="00903DBA" w:rsidRDefault="006E1FB9" w:rsidP="006E1FB9">
      <w:pPr>
        <w:pStyle w:val="Code"/>
        <w:rPr>
          <w:highlight w:val="white"/>
        </w:rPr>
      </w:pPr>
      <w:r w:rsidRPr="00903DBA">
        <w:rPr>
          <w:highlight w:val="white"/>
        </w:rPr>
        <w:t xml:space="preserve">          }</w:t>
      </w:r>
    </w:p>
    <w:p w14:paraId="3419A865" w14:textId="77777777" w:rsidR="006E1FB9" w:rsidRPr="00903DBA" w:rsidRDefault="006E1FB9" w:rsidP="006E1FB9">
      <w:pPr>
        <w:pStyle w:val="Code"/>
        <w:rPr>
          <w:highlight w:val="white"/>
        </w:rPr>
      </w:pPr>
      <w:r w:rsidRPr="00903DBA">
        <w:rPr>
          <w:highlight w:val="white"/>
        </w:rPr>
        <w:t xml:space="preserve">        }</w:t>
      </w:r>
    </w:p>
    <w:p w14:paraId="575DFCE3" w14:textId="77777777" w:rsidR="006E1FB9" w:rsidRPr="00903DBA" w:rsidRDefault="006E1FB9" w:rsidP="006E1FB9">
      <w:pPr>
        <w:pStyle w:val="Code"/>
        <w:rPr>
          <w:highlight w:val="white"/>
        </w:rPr>
      </w:pPr>
      <w:r w:rsidRPr="00903DBA">
        <w:rPr>
          <w:highlight w:val="white"/>
        </w:rPr>
        <w:t xml:space="preserve">      }</w:t>
      </w:r>
    </w:p>
    <w:p w14:paraId="4BBB7445" w14:textId="77777777" w:rsidR="006E1FB9" w:rsidRPr="00903DBA" w:rsidRDefault="006E1FB9" w:rsidP="006E1FB9">
      <w:pPr>
        <w:pStyle w:val="Code"/>
        <w:rPr>
          <w:highlight w:val="white"/>
        </w:rPr>
      </w:pPr>
    </w:p>
    <w:p w14:paraId="716852CE" w14:textId="77777777" w:rsidR="006E1FB9" w:rsidRPr="00903DBA" w:rsidRDefault="006E1FB9" w:rsidP="006E1FB9">
      <w:pPr>
        <w:pStyle w:val="Code"/>
        <w:rPr>
          <w:highlight w:val="white"/>
        </w:rPr>
      </w:pPr>
      <w:r w:rsidRPr="00903DBA">
        <w:rPr>
          <w:highlight w:val="white"/>
        </w:rPr>
        <w:t xml:space="preserve">      return false;</w:t>
      </w:r>
    </w:p>
    <w:p w14:paraId="4A3D9D93" w14:textId="77777777" w:rsidR="006E1FB9" w:rsidRPr="00903DBA" w:rsidRDefault="006E1FB9" w:rsidP="006E1FB9">
      <w:pPr>
        <w:pStyle w:val="Code"/>
        <w:rPr>
          <w:highlight w:val="white"/>
        </w:rPr>
      </w:pPr>
      <w:r w:rsidRPr="00903DBA">
        <w:rPr>
          <w:highlight w:val="white"/>
        </w:rPr>
        <w:t xml:space="preserve">    }</w:t>
      </w:r>
    </w:p>
    <w:p w14:paraId="55E353FC" w14:textId="77777777" w:rsidR="000A7DD3" w:rsidRPr="00903DBA" w:rsidRDefault="000A7DD3" w:rsidP="006E1FB9">
      <w:pPr>
        <w:pStyle w:val="Code"/>
        <w:rPr>
          <w:highlight w:val="white"/>
        </w:rPr>
      </w:pPr>
    </w:p>
    <w:p w14:paraId="32663ED0" w14:textId="54337A30" w:rsidR="006E1FB9" w:rsidRPr="00903DBA" w:rsidRDefault="006E1FB9" w:rsidP="006E1FB9">
      <w:pPr>
        <w:pStyle w:val="Code"/>
        <w:rPr>
          <w:highlight w:val="white"/>
        </w:rPr>
      </w:pPr>
      <w:r w:rsidRPr="00903DBA">
        <w:rPr>
          <w:highlight w:val="white"/>
        </w:rPr>
        <w:t xml:space="preserve">    public bool IsVoid() {</w:t>
      </w:r>
    </w:p>
    <w:p w14:paraId="17847D51" w14:textId="77777777" w:rsidR="006E1FB9" w:rsidRPr="00903DBA" w:rsidRDefault="006E1FB9" w:rsidP="006E1FB9">
      <w:pPr>
        <w:pStyle w:val="Code"/>
        <w:rPr>
          <w:highlight w:val="white"/>
        </w:rPr>
      </w:pPr>
      <w:r w:rsidRPr="00903DBA">
        <w:rPr>
          <w:highlight w:val="white"/>
        </w:rPr>
        <w:t xml:space="preserve">      return (m_sort == Sort.Void);</w:t>
      </w:r>
    </w:p>
    <w:p w14:paraId="50C85867" w14:textId="77777777" w:rsidR="006E1FB9" w:rsidRPr="00903DBA" w:rsidRDefault="006E1FB9" w:rsidP="006E1FB9">
      <w:pPr>
        <w:pStyle w:val="Code"/>
        <w:rPr>
          <w:highlight w:val="white"/>
        </w:rPr>
      </w:pPr>
      <w:r w:rsidRPr="00903DBA">
        <w:rPr>
          <w:highlight w:val="white"/>
        </w:rPr>
        <w:t xml:space="preserve">    }</w:t>
      </w:r>
    </w:p>
    <w:p w14:paraId="30F4484D" w14:textId="77777777" w:rsidR="006E1FB9" w:rsidRPr="00903DBA" w:rsidRDefault="006E1FB9" w:rsidP="006E1FB9">
      <w:pPr>
        <w:pStyle w:val="Code"/>
        <w:rPr>
          <w:highlight w:val="white"/>
        </w:rPr>
      </w:pPr>
    </w:p>
    <w:p w14:paraId="2686867E" w14:textId="77777777" w:rsidR="006E1FB9" w:rsidRPr="00903DBA" w:rsidRDefault="006E1FB9" w:rsidP="006E1FB9">
      <w:pPr>
        <w:pStyle w:val="Code"/>
        <w:rPr>
          <w:highlight w:val="white"/>
        </w:rPr>
      </w:pPr>
      <w:r w:rsidRPr="00903DBA">
        <w:rPr>
          <w:highlight w:val="white"/>
        </w:rPr>
        <w:t xml:space="preserve">    public bool IsChar() {</w:t>
      </w:r>
    </w:p>
    <w:p w14:paraId="11E2656B" w14:textId="27D4BB4D" w:rsidR="006E1FB9" w:rsidRPr="00903DBA" w:rsidRDefault="006E1FB9" w:rsidP="006E1FB9">
      <w:pPr>
        <w:pStyle w:val="Code"/>
        <w:rPr>
          <w:highlight w:val="white"/>
        </w:rPr>
      </w:pPr>
      <w:r w:rsidRPr="00903DBA">
        <w:rPr>
          <w:highlight w:val="white"/>
        </w:rPr>
        <w:lastRenderedPageBreak/>
        <w:t xml:space="preserve">      return (m_sort == Sort.</w:t>
      </w:r>
      <w:r w:rsidR="005D4E81" w:rsidRPr="00903DBA">
        <w:rPr>
          <w:highlight w:val="white"/>
        </w:rPr>
        <w:t>SignedChar</w:t>
      </w:r>
      <w:r w:rsidRPr="00903DBA">
        <w:rPr>
          <w:highlight w:val="white"/>
        </w:rPr>
        <w:t>) || (m_sort == Sort.</w:t>
      </w:r>
      <w:r w:rsidR="005D4E81" w:rsidRPr="00903DBA">
        <w:rPr>
          <w:highlight w:val="white"/>
        </w:rPr>
        <w:t>UnsignedChar</w:t>
      </w:r>
      <w:r w:rsidRPr="00903DBA">
        <w:rPr>
          <w:highlight w:val="white"/>
        </w:rPr>
        <w:t>);</w:t>
      </w:r>
    </w:p>
    <w:p w14:paraId="355984F3" w14:textId="77777777" w:rsidR="006E1FB9" w:rsidRPr="00903DBA" w:rsidRDefault="006E1FB9" w:rsidP="006E1FB9">
      <w:pPr>
        <w:pStyle w:val="Code"/>
        <w:rPr>
          <w:highlight w:val="white"/>
        </w:rPr>
      </w:pPr>
      <w:r w:rsidRPr="00903DBA">
        <w:rPr>
          <w:highlight w:val="white"/>
        </w:rPr>
        <w:t xml:space="preserve">    }</w:t>
      </w:r>
    </w:p>
    <w:p w14:paraId="464E3844" w14:textId="77777777" w:rsidR="006E1FB9" w:rsidRPr="00903DBA" w:rsidRDefault="006E1FB9" w:rsidP="006E1FB9">
      <w:pPr>
        <w:pStyle w:val="Code"/>
        <w:rPr>
          <w:highlight w:val="white"/>
        </w:rPr>
      </w:pPr>
    </w:p>
    <w:p w14:paraId="41D16850" w14:textId="77777777" w:rsidR="006E1FB9" w:rsidRPr="00903DBA" w:rsidRDefault="006E1FB9" w:rsidP="006E1FB9">
      <w:pPr>
        <w:pStyle w:val="Code"/>
        <w:rPr>
          <w:highlight w:val="white"/>
        </w:rPr>
      </w:pPr>
      <w:r w:rsidRPr="00903DBA">
        <w:rPr>
          <w:highlight w:val="white"/>
        </w:rPr>
        <w:t xml:space="preserve">    public bool IsShort() {</w:t>
      </w:r>
    </w:p>
    <w:p w14:paraId="199B9636" w14:textId="1A24C15D" w:rsidR="006E1FB9" w:rsidRPr="00903DBA" w:rsidRDefault="006E1FB9" w:rsidP="006E1FB9">
      <w:pPr>
        <w:pStyle w:val="Code"/>
        <w:rPr>
          <w:highlight w:val="white"/>
        </w:rPr>
      </w:pPr>
      <w:r w:rsidRPr="00903DBA">
        <w:rPr>
          <w:highlight w:val="white"/>
        </w:rPr>
        <w:t xml:space="preserve">      return (m_sort == Sort.</w:t>
      </w:r>
      <w:r w:rsidR="005D4E81" w:rsidRPr="00903DBA">
        <w:rPr>
          <w:highlight w:val="white"/>
        </w:rPr>
        <w:t>SignedShortInt</w:t>
      </w:r>
      <w:r w:rsidRPr="00903DBA">
        <w:rPr>
          <w:highlight w:val="white"/>
        </w:rPr>
        <w:t>) ||</w:t>
      </w:r>
    </w:p>
    <w:p w14:paraId="00DE6499" w14:textId="5F69A24D" w:rsidR="006E1FB9" w:rsidRPr="00903DBA" w:rsidRDefault="006E1FB9" w:rsidP="006E1FB9">
      <w:pPr>
        <w:pStyle w:val="Code"/>
        <w:rPr>
          <w:highlight w:val="white"/>
        </w:rPr>
      </w:pPr>
      <w:r w:rsidRPr="00903DBA">
        <w:rPr>
          <w:highlight w:val="white"/>
        </w:rPr>
        <w:t xml:space="preserve">             (m_sort == Sort.</w:t>
      </w:r>
      <w:r w:rsidR="005D4E81" w:rsidRPr="00903DBA">
        <w:rPr>
          <w:highlight w:val="white"/>
        </w:rPr>
        <w:t>UnsignedShortInt</w:t>
      </w:r>
      <w:r w:rsidRPr="00903DBA">
        <w:rPr>
          <w:highlight w:val="white"/>
        </w:rPr>
        <w:t>);</w:t>
      </w:r>
    </w:p>
    <w:p w14:paraId="6EC5DFED" w14:textId="77777777" w:rsidR="006E1FB9" w:rsidRPr="00903DBA" w:rsidRDefault="006E1FB9" w:rsidP="006E1FB9">
      <w:pPr>
        <w:pStyle w:val="Code"/>
        <w:rPr>
          <w:highlight w:val="white"/>
        </w:rPr>
      </w:pPr>
      <w:r w:rsidRPr="00903DBA">
        <w:rPr>
          <w:highlight w:val="white"/>
        </w:rPr>
        <w:t xml:space="preserve">    }</w:t>
      </w:r>
    </w:p>
    <w:p w14:paraId="382C7698" w14:textId="77777777" w:rsidR="006E1FB9" w:rsidRPr="00903DBA" w:rsidRDefault="006E1FB9" w:rsidP="006E1FB9">
      <w:pPr>
        <w:pStyle w:val="Code"/>
        <w:rPr>
          <w:highlight w:val="white"/>
        </w:rPr>
      </w:pPr>
    </w:p>
    <w:p w14:paraId="1CCE6F07" w14:textId="77777777" w:rsidR="006E1FB9" w:rsidRPr="00903DBA" w:rsidRDefault="006E1FB9" w:rsidP="006E1FB9">
      <w:pPr>
        <w:pStyle w:val="Code"/>
        <w:rPr>
          <w:highlight w:val="white"/>
        </w:rPr>
      </w:pPr>
      <w:r w:rsidRPr="00903DBA">
        <w:rPr>
          <w:highlight w:val="white"/>
        </w:rPr>
        <w:t xml:space="preserve">    public bool IsInteger() {</w:t>
      </w:r>
    </w:p>
    <w:p w14:paraId="36860FCC" w14:textId="087D289E" w:rsidR="006E1FB9" w:rsidRPr="00903DBA" w:rsidRDefault="006E1FB9" w:rsidP="006E1FB9">
      <w:pPr>
        <w:pStyle w:val="Code"/>
        <w:rPr>
          <w:highlight w:val="white"/>
        </w:rPr>
      </w:pPr>
      <w:r w:rsidRPr="00903DBA">
        <w:rPr>
          <w:highlight w:val="white"/>
        </w:rPr>
        <w:t xml:space="preserve">      return (m_sort == Sort.</w:t>
      </w:r>
      <w:r w:rsidR="005D4E81" w:rsidRPr="00903DBA">
        <w:rPr>
          <w:highlight w:val="white"/>
        </w:rPr>
        <w:t>SignedInt</w:t>
      </w:r>
      <w:r w:rsidRPr="00903DBA">
        <w:rPr>
          <w:highlight w:val="white"/>
        </w:rPr>
        <w:t>) || (m_sort == Sort.</w:t>
      </w:r>
      <w:r w:rsidR="005D4E81" w:rsidRPr="00903DBA">
        <w:rPr>
          <w:highlight w:val="white"/>
        </w:rPr>
        <w:t>UnsignedInt</w:t>
      </w:r>
      <w:r w:rsidRPr="00903DBA">
        <w:rPr>
          <w:highlight w:val="white"/>
        </w:rPr>
        <w:t>);</w:t>
      </w:r>
    </w:p>
    <w:p w14:paraId="5018DE0C" w14:textId="77777777" w:rsidR="006E1FB9" w:rsidRPr="00903DBA" w:rsidRDefault="006E1FB9" w:rsidP="006E1FB9">
      <w:pPr>
        <w:pStyle w:val="Code"/>
        <w:rPr>
          <w:highlight w:val="white"/>
        </w:rPr>
      </w:pPr>
      <w:r w:rsidRPr="00903DBA">
        <w:rPr>
          <w:highlight w:val="white"/>
        </w:rPr>
        <w:t xml:space="preserve">    }</w:t>
      </w:r>
    </w:p>
    <w:p w14:paraId="650B6380" w14:textId="77777777" w:rsidR="006E1FB9" w:rsidRPr="00903DBA" w:rsidRDefault="006E1FB9" w:rsidP="006E1FB9">
      <w:pPr>
        <w:pStyle w:val="Code"/>
        <w:rPr>
          <w:highlight w:val="white"/>
        </w:rPr>
      </w:pPr>
    </w:p>
    <w:p w14:paraId="00F509FC" w14:textId="77777777" w:rsidR="006E1FB9" w:rsidRPr="00903DBA" w:rsidRDefault="006E1FB9" w:rsidP="006E1FB9">
      <w:pPr>
        <w:pStyle w:val="Code"/>
        <w:rPr>
          <w:highlight w:val="white"/>
        </w:rPr>
      </w:pPr>
      <w:r w:rsidRPr="00903DBA">
        <w:rPr>
          <w:highlight w:val="white"/>
        </w:rPr>
        <w:t xml:space="preserve">    public bool IsIntegral() {</w:t>
      </w:r>
    </w:p>
    <w:p w14:paraId="538CABEA" w14:textId="77777777" w:rsidR="006E1FB9" w:rsidRPr="00903DBA" w:rsidRDefault="006E1FB9" w:rsidP="006E1FB9">
      <w:pPr>
        <w:pStyle w:val="Code"/>
        <w:rPr>
          <w:highlight w:val="white"/>
        </w:rPr>
      </w:pPr>
      <w:r w:rsidRPr="00903DBA">
        <w:rPr>
          <w:highlight w:val="white"/>
        </w:rPr>
        <w:t xml:space="preserve">      return IsSigned() || IsUnsigned();</w:t>
      </w:r>
    </w:p>
    <w:p w14:paraId="56ABFFA8" w14:textId="77777777" w:rsidR="006E1FB9" w:rsidRPr="00903DBA" w:rsidRDefault="006E1FB9" w:rsidP="006E1FB9">
      <w:pPr>
        <w:pStyle w:val="Code"/>
        <w:rPr>
          <w:highlight w:val="white"/>
        </w:rPr>
      </w:pPr>
      <w:r w:rsidRPr="00903DBA">
        <w:rPr>
          <w:highlight w:val="white"/>
        </w:rPr>
        <w:t xml:space="preserve">    }</w:t>
      </w:r>
    </w:p>
    <w:p w14:paraId="1F7BB88F" w14:textId="77777777" w:rsidR="006E1FB9" w:rsidRPr="00903DBA" w:rsidRDefault="006E1FB9" w:rsidP="006E1FB9">
      <w:pPr>
        <w:pStyle w:val="Code"/>
        <w:rPr>
          <w:highlight w:val="white"/>
        </w:rPr>
      </w:pPr>
    </w:p>
    <w:p w14:paraId="68640855" w14:textId="77777777" w:rsidR="006E1FB9" w:rsidRPr="00903DBA" w:rsidRDefault="006E1FB9" w:rsidP="006E1FB9">
      <w:pPr>
        <w:pStyle w:val="Code"/>
        <w:rPr>
          <w:highlight w:val="white"/>
        </w:rPr>
      </w:pPr>
      <w:r w:rsidRPr="00903DBA">
        <w:rPr>
          <w:highlight w:val="white"/>
        </w:rPr>
        <w:t xml:space="preserve">    public bool IsSigned() {</w:t>
      </w:r>
    </w:p>
    <w:p w14:paraId="60A0A288" w14:textId="77777777" w:rsidR="006E1FB9" w:rsidRPr="00903DBA" w:rsidRDefault="006E1FB9" w:rsidP="006E1FB9">
      <w:pPr>
        <w:pStyle w:val="Code"/>
        <w:rPr>
          <w:highlight w:val="white"/>
        </w:rPr>
      </w:pPr>
      <w:r w:rsidRPr="00903DBA">
        <w:rPr>
          <w:highlight w:val="white"/>
        </w:rPr>
        <w:t xml:space="preserve">      switch (m_sort) {</w:t>
      </w:r>
    </w:p>
    <w:p w14:paraId="0D882CB4" w14:textId="66FE7334"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SignedChar</w:t>
      </w:r>
      <w:r w:rsidRPr="00903DBA">
        <w:rPr>
          <w:highlight w:val="white"/>
        </w:rPr>
        <w:t>:</w:t>
      </w:r>
    </w:p>
    <w:p w14:paraId="3C279B15" w14:textId="105CFB5E"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SignedShortInt</w:t>
      </w:r>
      <w:r w:rsidRPr="00903DBA">
        <w:rPr>
          <w:highlight w:val="white"/>
        </w:rPr>
        <w:t>:</w:t>
      </w:r>
    </w:p>
    <w:p w14:paraId="5675361D" w14:textId="45FEB038"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SignedInt</w:t>
      </w:r>
      <w:r w:rsidRPr="00903DBA">
        <w:rPr>
          <w:highlight w:val="white"/>
        </w:rPr>
        <w:t>:</w:t>
      </w:r>
    </w:p>
    <w:p w14:paraId="69A9ED4B" w14:textId="664D31E4"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SignedLongInt</w:t>
      </w:r>
      <w:r w:rsidRPr="00903DBA">
        <w:rPr>
          <w:highlight w:val="white"/>
        </w:rPr>
        <w:t>:</w:t>
      </w:r>
    </w:p>
    <w:p w14:paraId="370152A1" w14:textId="77777777" w:rsidR="006E1FB9" w:rsidRPr="00903DBA" w:rsidRDefault="006E1FB9" w:rsidP="006E1FB9">
      <w:pPr>
        <w:pStyle w:val="Code"/>
        <w:rPr>
          <w:highlight w:val="white"/>
        </w:rPr>
      </w:pPr>
      <w:r w:rsidRPr="00903DBA">
        <w:rPr>
          <w:highlight w:val="white"/>
        </w:rPr>
        <w:t xml:space="preserve">          return true;</w:t>
      </w:r>
    </w:p>
    <w:p w14:paraId="48CBB20B" w14:textId="77777777" w:rsidR="006E1FB9" w:rsidRPr="00903DBA" w:rsidRDefault="006E1FB9" w:rsidP="006E1FB9">
      <w:pPr>
        <w:pStyle w:val="Code"/>
        <w:rPr>
          <w:highlight w:val="white"/>
        </w:rPr>
      </w:pPr>
    </w:p>
    <w:p w14:paraId="497A3BBE" w14:textId="77777777" w:rsidR="006E1FB9" w:rsidRPr="00903DBA" w:rsidRDefault="006E1FB9" w:rsidP="006E1FB9">
      <w:pPr>
        <w:pStyle w:val="Code"/>
        <w:rPr>
          <w:highlight w:val="white"/>
        </w:rPr>
      </w:pPr>
      <w:r w:rsidRPr="00903DBA">
        <w:rPr>
          <w:highlight w:val="white"/>
        </w:rPr>
        <w:t xml:space="preserve">        default:</w:t>
      </w:r>
    </w:p>
    <w:p w14:paraId="7152C981" w14:textId="77777777" w:rsidR="006E1FB9" w:rsidRPr="00903DBA" w:rsidRDefault="006E1FB9" w:rsidP="006E1FB9">
      <w:pPr>
        <w:pStyle w:val="Code"/>
        <w:rPr>
          <w:highlight w:val="white"/>
        </w:rPr>
      </w:pPr>
      <w:r w:rsidRPr="00903DBA">
        <w:rPr>
          <w:highlight w:val="white"/>
        </w:rPr>
        <w:t xml:space="preserve">          return false;</w:t>
      </w:r>
    </w:p>
    <w:p w14:paraId="10093FC5" w14:textId="77777777" w:rsidR="006E1FB9" w:rsidRPr="00903DBA" w:rsidRDefault="006E1FB9" w:rsidP="006E1FB9">
      <w:pPr>
        <w:pStyle w:val="Code"/>
        <w:rPr>
          <w:highlight w:val="white"/>
        </w:rPr>
      </w:pPr>
      <w:r w:rsidRPr="00903DBA">
        <w:rPr>
          <w:highlight w:val="white"/>
        </w:rPr>
        <w:t xml:space="preserve">      }</w:t>
      </w:r>
    </w:p>
    <w:p w14:paraId="4DE01D3E" w14:textId="77777777" w:rsidR="006E1FB9" w:rsidRPr="00903DBA" w:rsidRDefault="006E1FB9" w:rsidP="006E1FB9">
      <w:pPr>
        <w:pStyle w:val="Code"/>
        <w:rPr>
          <w:highlight w:val="white"/>
        </w:rPr>
      </w:pPr>
      <w:r w:rsidRPr="00903DBA">
        <w:rPr>
          <w:highlight w:val="white"/>
        </w:rPr>
        <w:t xml:space="preserve">    }</w:t>
      </w:r>
    </w:p>
    <w:p w14:paraId="29CEA19A" w14:textId="77777777" w:rsidR="006E1FB9" w:rsidRPr="00903DBA" w:rsidRDefault="006E1FB9" w:rsidP="006E1FB9">
      <w:pPr>
        <w:pStyle w:val="Code"/>
        <w:rPr>
          <w:highlight w:val="white"/>
        </w:rPr>
      </w:pPr>
    </w:p>
    <w:p w14:paraId="771A4EC2" w14:textId="77777777" w:rsidR="006E1FB9" w:rsidRPr="00903DBA" w:rsidRDefault="006E1FB9" w:rsidP="006E1FB9">
      <w:pPr>
        <w:pStyle w:val="Code"/>
        <w:rPr>
          <w:highlight w:val="white"/>
        </w:rPr>
      </w:pPr>
      <w:r w:rsidRPr="00903DBA">
        <w:rPr>
          <w:highlight w:val="white"/>
        </w:rPr>
        <w:t xml:space="preserve">    public bool IsUnsigned() {</w:t>
      </w:r>
    </w:p>
    <w:p w14:paraId="474C630F" w14:textId="77777777" w:rsidR="006E1FB9" w:rsidRPr="00903DBA" w:rsidRDefault="006E1FB9" w:rsidP="006E1FB9">
      <w:pPr>
        <w:pStyle w:val="Code"/>
        <w:rPr>
          <w:highlight w:val="white"/>
        </w:rPr>
      </w:pPr>
      <w:r w:rsidRPr="00903DBA">
        <w:rPr>
          <w:highlight w:val="white"/>
        </w:rPr>
        <w:t xml:space="preserve">      switch (m_sort) {</w:t>
      </w:r>
    </w:p>
    <w:p w14:paraId="58811695" w14:textId="12C295AE"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UnsignedChar</w:t>
      </w:r>
      <w:r w:rsidRPr="00903DBA">
        <w:rPr>
          <w:highlight w:val="white"/>
        </w:rPr>
        <w:t>:</w:t>
      </w:r>
    </w:p>
    <w:p w14:paraId="6B4C2DB0" w14:textId="56FC1DF5"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UnsignedShortInt</w:t>
      </w:r>
      <w:r w:rsidRPr="00903DBA">
        <w:rPr>
          <w:highlight w:val="white"/>
        </w:rPr>
        <w:t>:</w:t>
      </w:r>
    </w:p>
    <w:p w14:paraId="6481B7CA" w14:textId="24682147"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UnsignedInt</w:t>
      </w:r>
      <w:r w:rsidRPr="00903DBA">
        <w:rPr>
          <w:highlight w:val="white"/>
        </w:rPr>
        <w:t>:</w:t>
      </w:r>
    </w:p>
    <w:p w14:paraId="5F74AE27" w14:textId="7328AB96" w:rsidR="006E1FB9" w:rsidRPr="00903DBA" w:rsidRDefault="006E1FB9" w:rsidP="006E1FB9">
      <w:pPr>
        <w:pStyle w:val="Code"/>
        <w:rPr>
          <w:highlight w:val="white"/>
        </w:rPr>
      </w:pPr>
      <w:r w:rsidRPr="00903DBA">
        <w:rPr>
          <w:highlight w:val="white"/>
        </w:rPr>
        <w:t xml:space="preserve">        case Sort.</w:t>
      </w:r>
      <w:r w:rsidR="005D4E81" w:rsidRPr="00903DBA">
        <w:rPr>
          <w:highlight w:val="white"/>
        </w:rPr>
        <w:t>UnsignedLongInt</w:t>
      </w:r>
      <w:r w:rsidRPr="00903DBA">
        <w:rPr>
          <w:highlight w:val="white"/>
        </w:rPr>
        <w:t>:</w:t>
      </w:r>
    </w:p>
    <w:p w14:paraId="1A49EBFB" w14:textId="77777777" w:rsidR="006E1FB9" w:rsidRPr="00903DBA" w:rsidRDefault="006E1FB9" w:rsidP="006E1FB9">
      <w:pPr>
        <w:pStyle w:val="Code"/>
        <w:rPr>
          <w:highlight w:val="white"/>
        </w:rPr>
      </w:pPr>
      <w:r w:rsidRPr="00903DBA">
        <w:rPr>
          <w:highlight w:val="white"/>
        </w:rPr>
        <w:t xml:space="preserve">          return true;</w:t>
      </w:r>
    </w:p>
    <w:p w14:paraId="20EEBF8C" w14:textId="77777777" w:rsidR="006E1FB9" w:rsidRPr="00903DBA" w:rsidRDefault="006E1FB9" w:rsidP="006E1FB9">
      <w:pPr>
        <w:pStyle w:val="Code"/>
        <w:rPr>
          <w:highlight w:val="white"/>
        </w:rPr>
      </w:pPr>
    </w:p>
    <w:p w14:paraId="02371CA7" w14:textId="77777777" w:rsidR="006E1FB9" w:rsidRPr="00903DBA" w:rsidRDefault="006E1FB9" w:rsidP="006E1FB9">
      <w:pPr>
        <w:pStyle w:val="Code"/>
        <w:rPr>
          <w:highlight w:val="white"/>
        </w:rPr>
      </w:pPr>
      <w:r w:rsidRPr="00903DBA">
        <w:rPr>
          <w:highlight w:val="white"/>
        </w:rPr>
        <w:t xml:space="preserve">        default:</w:t>
      </w:r>
    </w:p>
    <w:p w14:paraId="1752EE63" w14:textId="77777777" w:rsidR="006E1FB9" w:rsidRPr="00903DBA" w:rsidRDefault="006E1FB9" w:rsidP="006E1FB9">
      <w:pPr>
        <w:pStyle w:val="Code"/>
        <w:rPr>
          <w:highlight w:val="white"/>
        </w:rPr>
      </w:pPr>
      <w:r w:rsidRPr="00903DBA">
        <w:rPr>
          <w:highlight w:val="white"/>
        </w:rPr>
        <w:t xml:space="preserve">          return false;</w:t>
      </w:r>
    </w:p>
    <w:p w14:paraId="63901CE3" w14:textId="77777777" w:rsidR="006E1FB9" w:rsidRPr="00903DBA" w:rsidRDefault="006E1FB9" w:rsidP="006E1FB9">
      <w:pPr>
        <w:pStyle w:val="Code"/>
        <w:rPr>
          <w:highlight w:val="white"/>
        </w:rPr>
      </w:pPr>
      <w:r w:rsidRPr="00903DBA">
        <w:rPr>
          <w:highlight w:val="white"/>
        </w:rPr>
        <w:t xml:space="preserve">      }</w:t>
      </w:r>
    </w:p>
    <w:p w14:paraId="2AB127E7" w14:textId="77777777" w:rsidR="006E1FB9" w:rsidRPr="00903DBA" w:rsidRDefault="006E1FB9" w:rsidP="006E1FB9">
      <w:pPr>
        <w:pStyle w:val="Code"/>
        <w:rPr>
          <w:highlight w:val="white"/>
        </w:rPr>
      </w:pPr>
      <w:r w:rsidRPr="00903DBA">
        <w:rPr>
          <w:highlight w:val="white"/>
        </w:rPr>
        <w:t xml:space="preserve">    }</w:t>
      </w:r>
    </w:p>
    <w:p w14:paraId="695490EC" w14:textId="77777777" w:rsidR="006E1FB9" w:rsidRPr="00903DBA" w:rsidRDefault="006E1FB9" w:rsidP="006E1FB9">
      <w:pPr>
        <w:pStyle w:val="Code"/>
        <w:rPr>
          <w:highlight w:val="white"/>
        </w:rPr>
      </w:pPr>
    </w:p>
    <w:p w14:paraId="6C489CED" w14:textId="77777777" w:rsidR="006E1FB9" w:rsidRPr="00903DBA" w:rsidRDefault="006E1FB9" w:rsidP="006E1FB9">
      <w:pPr>
        <w:pStyle w:val="Code"/>
        <w:rPr>
          <w:highlight w:val="white"/>
        </w:rPr>
      </w:pPr>
      <w:r w:rsidRPr="00903DBA">
        <w:rPr>
          <w:highlight w:val="white"/>
        </w:rPr>
        <w:t xml:space="preserve">    public bool IsFloat() {</w:t>
      </w:r>
    </w:p>
    <w:p w14:paraId="38B91F38" w14:textId="77777777" w:rsidR="006E1FB9" w:rsidRPr="00903DBA" w:rsidRDefault="006E1FB9" w:rsidP="006E1FB9">
      <w:pPr>
        <w:pStyle w:val="Code"/>
        <w:rPr>
          <w:highlight w:val="white"/>
        </w:rPr>
      </w:pPr>
      <w:r w:rsidRPr="00903DBA">
        <w:rPr>
          <w:highlight w:val="white"/>
        </w:rPr>
        <w:t xml:space="preserve">      return (m_sort == Sort.Float);</w:t>
      </w:r>
    </w:p>
    <w:p w14:paraId="30EF6935" w14:textId="77777777" w:rsidR="006E1FB9" w:rsidRPr="00903DBA" w:rsidRDefault="006E1FB9" w:rsidP="006E1FB9">
      <w:pPr>
        <w:pStyle w:val="Code"/>
        <w:rPr>
          <w:highlight w:val="white"/>
        </w:rPr>
      </w:pPr>
      <w:r w:rsidRPr="00903DBA">
        <w:rPr>
          <w:highlight w:val="white"/>
        </w:rPr>
        <w:t xml:space="preserve">    }</w:t>
      </w:r>
    </w:p>
    <w:p w14:paraId="6BA3E321" w14:textId="77777777" w:rsidR="006E1FB9" w:rsidRPr="00903DBA" w:rsidRDefault="006E1FB9" w:rsidP="006E1FB9">
      <w:pPr>
        <w:pStyle w:val="Code"/>
        <w:rPr>
          <w:highlight w:val="white"/>
        </w:rPr>
      </w:pPr>
      <w:r w:rsidRPr="00903DBA">
        <w:rPr>
          <w:highlight w:val="white"/>
        </w:rPr>
        <w:t xml:space="preserve">  </w:t>
      </w:r>
    </w:p>
    <w:p w14:paraId="094D50C5" w14:textId="77777777" w:rsidR="006E1FB9" w:rsidRPr="00903DBA" w:rsidRDefault="006E1FB9" w:rsidP="006E1FB9">
      <w:pPr>
        <w:pStyle w:val="Code"/>
        <w:rPr>
          <w:highlight w:val="white"/>
        </w:rPr>
      </w:pPr>
      <w:r w:rsidRPr="00903DBA">
        <w:rPr>
          <w:highlight w:val="white"/>
        </w:rPr>
        <w:t xml:space="preserve">    public bool IsFloating() {</w:t>
      </w:r>
    </w:p>
    <w:p w14:paraId="762038B4" w14:textId="77777777" w:rsidR="006E1FB9" w:rsidRPr="00903DBA" w:rsidRDefault="006E1FB9" w:rsidP="006E1FB9">
      <w:pPr>
        <w:pStyle w:val="Code"/>
        <w:rPr>
          <w:highlight w:val="white"/>
        </w:rPr>
      </w:pPr>
      <w:r w:rsidRPr="00903DBA">
        <w:rPr>
          <w:highlight w:val="white"/>
        </w:rPr>
        <w:t xml:space="preserve">      switch (m_sort) {</w:t>
      </w:r>
    </w:p>
    <w:p w14:paraId="4D2C58DC" w14:textId="77777777" w:rsidR="006E1FB9" w:rsidRPr="00903DBA" w:rsidRDefault="006E1FB9" w:rsidP="006E1FB9">
      <w:pPr>
        <w:pStyle w:val="Code"/>
        <w:rPr>
          <w:highlight w:val="white"/>
        </w:rPr>
      </w:pPr>
      <w:r w:rsidRPr="00903DBA">
        <w:rPr>
          <w:highlight w:val="white"/>
        </w:rPr>
        <w:t xml:space="preserve">        case Sort.Float:</w:t>
      </w:r>
    </w:p>
    <w:p w14:paraId="3959D959" w14:textId="77777777" w:rsidR="006E1FB9" w:rsidRPr="00903DBA" w:rsidRDefault="006E1FB9" w:rsidP="006E1FB9">
      <w:pPr>
        <w:pStyle w:val="Code"/>
        <w:rPr>
          <w:highlight w:val="white"/>
        </w:rPr>
      </w:pPr>
      <w:r w:rsidRPr="00903DBA">
        <w:rPr>
          <w:highlight w:val="white"/>
        </w:rPr>
        <w:t xml:space="preserve">        case Sort.Double:</w:t>
      </w:r>
    </w:p>
    <w:p w14:paraId="46F3F49D" w14:textId="70C1050F" w:rsidR="006E1FB9" w:rsidRPr="00903DBA" w:rsidRDefault="006E1FB9" w:rsidP="006E1FB9">
      <w:pPr>
        <w:pStyle w:val="Code"/>
        <w:rPr>
          <w:highlight w:val="white"/>
        </w:rPr>
      </w:pPr>
      <w:r w:rsidRPr="00903DBA">
        <w:rPr>
          <w:highlight w:val="white"/>
        </w:rPr>
        <w:t xml:space="preserve">        case Sort.</w:t>
      </w:r>
      <w:r w:rsidR="001220BA" w:rsidRPr="00903DBA">
        <w:rPr>
          <w:highlight w:val="white"/>
        </w:rPr>
        <w:t>LongDouble</w:t>
      </w:r>
      <w:r w:rsidRPr="00903DBA">
        <w:rPr>
          <w:highlight w:val="white"/>
        </w:rPr>
        <w:t>:</w:t>
      </w:r>
    </w:p>
    <w:p w14:paraId="17FBF73D" w14:textId="77777777" w:rsidR="006E1FB9" w:rsidRPr="00903DBA" w:rsidRDefault="006E1FB9" w:rsidP="006E1FB9">
      <w:pPr>
        <w:pStyle w:val="Code"/>
        <w:rPr>
          <w:highlight w:val="white"/>
        </w:rPr>
      </w:pPr>
      <w:r w:rsidRPr="00903DBA">
        <w:rPr>
          <w:highlight w:val="white"/>
        </w:rPr>
        <w:t xml:space="preserve">          return true;</w:t>
      </w:r>
    </w:p>
    <w:p w14:paraId="3848AE96" w14:textId="77777777" w:rsidR="006E1FB9" w:rsidRPr="00903DBA" w:rsidRDefault="006E1FB9" w:rsidP="006E1FB9">
      <w:pPr>
        <w:pStyle w:val="Code"/>
        <w:rPr>
          <w:highlight w:val="white"/>
        </w:rPr>
      </w:pPr>
    </w:p>
    <w:p w14:paraId="575E78A6" w14:textId="77777777" w:rsidR="006E1FB9" w:rsidRPr="00903DBA" w:rsidRDefault="006E1FB9" w:rsidP="006E1FB9">
      <w:pPr>
        <w:pStyle w:val="Code"/>
        <w:rPr>
          <w:highlight w:val="white"/>
        </w:rPr>
      </w:pPr>
      <w:r w:rsidRPr="00903DBA">
        <w:rPr>
          <w:highlight w:val="white"/>
        </w:rPr>
        <w:t xml:space="preserve">        default:</w:t>
      </w:r>
    </w:p>
    <w:p w14:paraId="5E474F12" w14:textId="77777777" w:rsidR="006E1FB9" w:rsidRPr="00903DBA" w:rsidRDefault="006E1FB9" w:rsidP="006E1FB9">
      <w:pPr>
        <w:pStyle w:val="Code"/>
        <w:rPr>
          <w:highlight w:val="white"/>
        </w:rPr>
      </w:pPr>
      <w:r w:rsidRPr="00903DBA">
        <w:rPr>
          <w:highlight w:val="white"/>
        </w:rPr>
        <w:t xml:space="preserve">          return false;</w:t>
      </w:r>
    </w:p>
    <w:p w14:paraId="70B14C6A" w14:textId="77777777" w:rsidR="006E1FB9" w:rsidRPr="00903DBA" w:rsidRDefault="006E1FB9" w:rsidP="006E1FB9">
      <w:pPr>
        <w:pStyle w:val="Code"/>
        <w:rPr>
          <w:highlight w:val="white"/>
        </w:rPr>
      </w:pPr>
      <w:r w:rsidRPr="00903DBA">
        <w:rPr>
          <w:highlight w:val="white"/>
        </w:rPr>
        <w:t xml:space="preserve">      }</w:t>
      </w:r>
    </w:p>
    <w:p w14:paraId="5CCD6768" w14:textId="77777777" w:rsidR="006E1FB9" w:rsidRPr="00903DBA" w:rsidRDefault="006E1FB9" w:rsidP="006E1FB9">
      <w:pPr>
        <w:pStyle w:val="Code"/>
        <w:rPr>
          <w:highlight w:val="white"/>
        </w:rPr>
      </w:pPr>
      <w:r w:rsidRPr="00903DBA">
        <w:rPr>
          <w:highlight w:val="white"/>
        </w:rPr>
        <w:t xml:space="preserve">    }</w:t>
      </w:r>
    </w:p>
    <w:p w14:paraId="4F04E602" w14:textId="77777777" w:rsidR="006E1FB9" w:rsidRPr="00903DBA" w:rsidRDefault="006E1FB9" w:rsidP="006E1FB9">
      <w:pPr>
        <w:pStyle w:val="Code"/>
        <w:rPr>
          <w:highlight w:val="white"/>
        </w:rPr>
      </w:pPr>
    </w:p>
    <w:p w14:paraId="09F8C3C8" w14:textId="77777777" w:rsidR="006E1FB9" w:rsidRPr="00903DBA" w:rsidRDefault="006E1FB9" w:rsidP="006E1FB9">
      <w:pPr>
        <w:pStyle w:val="Code"/>
        <w:rPr>
          <w:highlight w:val="white"/>
        </w:rPr>
      </w:pPr>
      <w:r w:rsidRPr="00903DBA">
        <w:rPr>
          <w:highlight w:val="white"/>
        </w:rPr>
        <w:t xml:space="preserve">    public bool IsLogical() {</w:t>
      </w:r>
    </w:p>
    <w:p w14:paraId="277B7619" w14:textId="77777777" w:rsidR="006E1FB9" w:rsidRPr="00903DBA" w:rsidRDefault="006E1FB9" w:rsidP="006E1FB9">
      <w:pPr>
        <w:pStyle w:val="Code"/>
        <w:rPr>
          <w:highlight w:val="white"/>
        </w:rPr>
      </w:pPr>
      <w:r w:rsidRPr="00903DBA">
        <w:rPr>
          <w:highlight w:val="white"/>
        </w:rPr>
        <w:t xml:space="preserve">      return (m_sort == Sort.Logical);</w:t>
      </w:r>
    </w:p>
    <w:p w14:paraId="466E5787" w14:textId="77777777" w:rsidR="006E1FB9" w:rsidRPr="00903DBA" w:rsidRDefault="006E1FB9" w:rsidP="006E1FB9">
      <w:pPr>
        <w:pStyle w:val="Code"/>
        <w:rPr>
          <w:highlight w:val="white"/>
        </w:rPr>
      </w:pPr>
      <w:r w:rsidRPr="00903DBA">
        <w:rPr>
          <w:highlight w:val="white"/>
        </w:rPr>
        <w:t xml:space="preserve">    }</w:t>
      </w:r>
    </w:p>
    <w:p w14:paraId="1220A399" w14:textId="77777777" w:rsidR="006E1FB9" w:rsidRPr="00903DBA" w:rsidRDefault="006E1FB9" w:rsidP="006E1FB9">
      <w:pPr>
        <w:pStyle w:val="Code"/>
        <w:rPr>
          <w:highlight w:val="white"/>
        </w:rPr>
      </w:pPr>
    </w:p>
    <w:p w14:paraId="0930D7FD" w14:textId="77777777" w:rsidR="006E1FB9" w:rsidRPr="00903DBA" w:rsidRDefault="006E1FB9" w:rsidP="006E1FB9">
      <w:pPr>
        <w:pStyle w:val="Code"/>
        <w:rPr>
          <w:highlight w:val="white"/>
        </w:rPr>
      </w:pPr>
      <w:r w:rsidRPr="00903DBA">
        <w:rPr>
          <w:highlight w:val="white"/>
        </w:rPr>
        <w:t xml:space="preserve">    public bool IsLogicalOrIntegral() {</w:t>
      </w:r>
    </w:p>
    <w:p w14:paraId="31DAA940" w14:textId="77777777" w:rsidR="006E1FB9" w:rsidRPr="00903DBA" w:rsidRDefault="006E1FB9" w:rsidP="006E1FB9">
      <w:pPr>
        <w:pStyle w:val="Code"/>
        <w:rPr>
          <w:highlight w:val="white"/>
        </w:rPr>
      </w:pPr>
      <w:r w:rsidRPr="00903DBA">
        <w:rPr>
          <w:highlight w:val="white"/>
        </w:rPr>
        <w:t xml:space="preserve">      return IsLogical() || IsIntegral();</w:t>
      </w:r>
    </w:p>
    <w:p w14:paraId="2C9BD9C3" w14:textId="77777777" w:rsidR="006E1FB9" w:rsidRPr="00903DBA" w:rsidRDefault="006E1FB9" w:rsidP="006E1FB9">
      <w:pPr>
        <w:pStyle w:val="Code"/>
        <w:rPr>
          <w:highlight w:val="white"/>
        </w:rPr>
      </w:pPr>
      <w:r w:rsidRPr="00903DBA">
        <w:rPr>
          <w:highlight w:val="white"/>
        </w:rPr>
        <w:t xml:space="preserve">    }</w:t>
      </w:r>
    </w:p>
    <w:p w14:paraId="71FDDBB0" w14:textId="77777777" w:rsidR="006E1FB9" w:rsidRPr="00903DBA" w:rsidRDefault="006E1FB9" w:rsidP="006E1FB9">
      <w:pPr>
        <w:pStyle w:val="Code"/>
        <w:rPr>
          <w:highlight w:val="white"/>
        </w:rPr>
      </w:pPr>
    </w:p>
    <w:p w14:paraId="32E1E493" w14:textId="77777777" w:rsidR="006E1FB9" w:rsidRPr="00903DBA" w:rsidRDefault="006E1FB9" w:rsidP="006E1FB9">
      <w:pPr>
        <w:pStyle w:val="Code"/>
        <w:rPr>
          <w:highlight w:val="white"/>
        </w:rPr>
      </w:pPr>
      <w:r w:rsidRPr="00903DBA">
        <w:rPr>
          <w:highlight w:val="white"/>
        </w:rPr>
        <w:t xml:space="preserve">    public bool IsPointer() {</w:t>
      </w:r>
    </w:p>
    <w:p w14:paraId="1F0ABC23" w14:textId="77777777" w:rsidR="006E1FB9" w:rsidRPr="00903DBA" w:rsidRDefault="006E1FB9" w:rsidP="006E1FB9">
      <w:pPr>
        <w:pStyle w:val="Code"/>
        <w:rPr>
          <w:highlight w:val="white"/>
        </w:rPr>
      </w:pPr>
      <w:r w:rsidRPr="00903DBA">
        <w:rPr>
          <w:highlight w:val="white"/>
        </w:rPr>
        <w:t xml:space="preserve">      return (m_sort == Sort.Pointer);</w:t>
      </w:r>
    </w:p>
    <w:p w14:paraId="79E0514B" w14:textId="77777777" w:rsidR="006E1FB9" w:rsidRPr="00903DBA" w:rsidRDefault="006E1FB9" w:rsidP="006E1FB9">
      <w:pPr>
        <w:pStyle w:val="Code"/>
        <w:rPr>
          <w:highlight w:val="white"/>
        </w:rPr>
      </w:pPr>
      <w:r w:rsidRPr="00903DBA">
        <w:rPr>
          <w:highlight w:val="white"/>
        </w:rPr>
        <w:t xml:space="preserve">    }</w:t>
      </w:r>
    </w:p>
    <w:p w14:paraId="2D9BAE7F" w14:textId="77777777" w:rsidR="006E1FB9" w:rsidRPr="00903DBA" w:rsidRDefault="006E1FB9" w:rsidP="006E1FB9">
      <w:pPr>
        <w:pStyle w:val="Code"/>
        <w:rPr>
          <w:highlight w:val="white"/>
        </w:rPr>
      </w:pPr>
    </w:p>
    <w:p w14:paraId="4882088A" w14:textId="77777777" w:rsidR="006E1FB9" w:rsidRPr="00903DBA" w:rsidRDefault="006E1FB9" w:rsidP="006E1FB9">
      <w:pPr>
        <w:pStyle w:val="Code"/>
        <w:rPr>
          <w:highlight w:val="white"/>
        </w:rPr>
      </w:pPr>
      <w:r w:rsidRPr="00903DBA">
        <w:rPr>
          <w:highlight w:val="white"/>
        </w:rPr>
        <w:t xml:space="preserve">    public bool IsArray() {</w:t>
      </w:r>
    </w:p>
    <w:p w14:paraId="3F8E7E22" w14:textId="77777777" w:rsidR="006E1FB9" w:rsidRPr="00903DBA" w:rsidRDefault="006E1FB9" w:rsidP="006E1FB9">
      <w:pPr>
        <w:pStyle w:val="Code"/>
        <w:rPr>
          <w:highlight w:val="white"/>
        </w:rPr>
      </w:pPr>
      <w:r w:rsidRPr="00903DBA">
        <w:rPr>
          <w:highlight w:val="white"/>
        </w:rPr>
        <w:t xml:space="preserve">      return (m_sort == Sort.Array);</w:t>
      </w:r>
    </w:p>
    <w:p w14:paraId="5889BCAF" w14:textId="77777777" w:rsidR="006E1FB9" w:rsidRPr="00903DBA" w:rsidRDefault="006E1FB9" w:rsidP="006E1FB9">
      <w:pPr>
        <w:pStyle w:val="Code"/>
        <w:rPr>
          <w:highlight w:val="white"/>
        </w:rPr>
      </w:pPr>
      <w:r w:rsidRPr="00903DBA">
        <w:rPr>
          <w:highlight w:val="white"/>
        </w:rPr>
        <w:t xml:space="preserve">    }</w:t>
      </w:r>
    </w:p>
    <w:p w14:paraId="371879B7" w14:textId="77777777" w:rsidR="006E1FB9" w:rsidRPr="00903DBA" w:rsidRDefault="006E1FB9" w:rsidP="006E1FB9">
      <w:pPr>
        <w:pStyle w:val="Code"/>
        <w:rPr>
          <w:highlight w:val="white"/>
        </w:rPr>
      </w:pPr>
    </w:p>
    <w:p w14:paraId="410229C9" w14:textId="77777777" w:rsidR="006E1FB9" w:rsidRPr="00903DBA" w:rsidRDefault="006E1FB9" w:rsidP="006E1FB9">
      <w:pPr>
        <w:pStyle w:val="Code"/>
        <w:rPr>
          <w:highlight w:val="white"/>
        </w:rPr>
      </w:pPr>
      <w:r w:rsidRPr="00903DBA">
        <w:rPr>
          <w:highlight w:val="white"/>
        </w:rPr>
        <w:t xml:space="preserve">    public bool IsPointerOrArray() {</w:t>
      </w:r>
    </w:p>
    <w:p w14:paraId="0B09E8BA" w14:textId="77777777" w:rsidR="006E1FB9" w:rsidRPr="00903DBA" w:rsidRDefault="006E1FB9" w:rsidP="006E1FB9">
      <w:pPr>
        <w:pStyle w:val="Code"/>
        <w:rPr>
          <w:highlight w:val="white"/>
        </w:rPr>
      </w:pPr>
      <w:r w:rsidRPr="00903DBA">
        <w:rPr>
          <w:highlight w:val="white"/>
        </w:rPr>
        <w:t xml:space="preserve">      return IsPointer() || IsArray();</w:t>
      </w:r>
    </w:p>
    <w:p w14:paraId="1631DFD8" w14:textId="77777777" w:rsidR="006E1FB9" w:rsidRPr="00903DBA" w:rsidRDefault="006E1FB9" w:rsidP="006E1FB9">
      <w:pPr>
        <w:pStyle w:val="Code"/>
        <w:rPr>
          <w:highlight w:val="white"/>
        </w:rPr>
      </w:pPr>
      <w:r w:rsidRPr="00903DBA">
        <w:rPr>
          <w:highlight w:val="white"/>
        </w:rPr>
        <w:t xml:space="preserve">    }</w:t>
      </w:r>
    </w:p>
    <w:p w14:paraId="126524C2" w14:textId="77777777" w:rsidR="006E1FB9" w:rsidRPr="00903DBA" w:rsidRDefault="006E1FB9" w:rsidP="006E1FB9">
      <w:pPr>
        <w:pStyle w:val="Code"/>
        <w:rPr>
          <w:highlight w:val="white"/>
        </w:rPr>
      </w:pPr>
    </w:p>
    <w:p w14:paraId="4D3FDE4C" w14:textId="77777777" w:rsidR="006E1FB9" w:rsidRPr="00903DBA" w:rsidRDefault="006E1FB9" w:rsidP="006E1FB9">
      <w:pPr>
        <w:pStyle w:val="Code"/>
        <w:rPr>
          <w:highlight w:val="white"/>
        </w:rPr>
      </w:pPr>
      <w:r w:rsidRPr="00903DBA">
        <w:rPr>
          <w:highlight w:val="white"/>
        </w:rPr>
        <w:t xml:space="preserve">    public bool IsFunction() {</w:t>
      </w:r>
    </w:p>
    <w:p w14:paraId="263FEFD0" w14:textId="77777777" w:rsidR="006E1FB9" w:rsidRPr="00903DBA" w:rsidRDefault="006E1FB9" w:rsidP="006E1FB9">
      <w:pPr>
        <w:pStyle w:val="Code"/>
        <w:rPr>
          <w:highlight w:val="white"/>
        </w:rPr>
      </w:pPr>
      <w:r w:rsidRPr="00903DBA">
        <w:rPr>
          <w:highlight w:val="white"/>
        </w:rPr>
        <w:t xml:space="preserve">      return (m_sort == Sort.Function);</w:t>
      </w:r>
    </w:p>
    <w:p w14:paraId="7DDFCF1B" w14:textId="77777777" w:rsidR="006E1FB9" w:rsidRPr="00903DBA" w:rsidRDefault="006E1FB9" w:rsidP="006E1FB9">
      <w:pPr>
        <w:pStyle w:val="Code"/>
        <w:rPr>
          <w:highlight w:val="white"/>
        </w:rPr>
      </w:pPr>
      <w:r w:rsidRPr="00903DBA">
        <w:rPr>
          <w:highlight w:val="white"/>
        </w:rPr>
        <w:t xml:space="preserve">    }</w:t>
      </w:r>
    </w:p>
    <w:p w14:paraId="0E194921" w14:textId="77777777" w:rsidR="006E1FB9" w:rsidRPr="00903DBA" w:rsidRDefault="006E1FB9" w:rsidP="006E1FB9">
      <w:pPr>
        <w:pStyle w:val="Code"/>
        <w:rPr>
          <w:highlight w:val="white"/>
        </w:rPr>
      </w:pPr>
    </w:p>
    <w:p w14:paraId="7B173673" w14:textId="77777777" w:rsidR="006E1FB9" w:rsidRPr="00903DBA" w:rsidRDefault="006E1FB9" w:rsidP="006E1FB9">
      <w:pPr>
        <w:pStyle w:val="Code"/>
        <w:rPr>
          <w:highlight w:val="white"/>
        </w:rPr>
      </w:pPr>
      <w:r w:rsidRPr="00903DBA">
        <w:rPr>
          <w:highlight w:val="white"/>
        </w:rPr>
        <w:t xml:space="preserve">    public bool IsArrayOrFunction() {</w:t>
      </w:r>
    </w:p>
    <w:p w14:paraId="4490D436" w14:textId="77777777" w:rsidR="006E1FB9" w:rsidRPr="00903DBA" w:rsidRDefault="006E1FB9" w:rsidP="006E1FB9">
      <w:pPr>
        <w:pStyle w:val="Code"/>
        <w:rPr>
          <w:highlight w:val="white"/>
        </w:rPr>
      </w:pPr>
      <w:r w:rsidRPr="00903DBA">
        <w:rPr>
          <w:highlight w:val="white"/>
        </w:rPr>
        <w:t xml:space="preserve">      return IsArray() || IsFunction();</w:t>
      </w:r>
    </w:p>
    <w:p w14:paraId="0329EDF8" w14:textId="77777777" w:rsidR="006E1FB9" w:rsidRPr="00903DBA" w:rsidRDefault="006E1FB9" w:rsidP="006E1FB9">
      <w:pPr>
        <w:pStyle w:val="Code"/>
        <w:rPr>
          <w:highlight w:val="white"/>
        </w:rPr>
      </w:pPr>
      <w:r w:rsidRPr="00903DBA">
        <w:rPr>
          <w:highlight w:val="white"/>
        </w:rPr>
        <w:t xml:space="preserve">    }</w:t>
      </w:r>
    </w:p>
    <w:p w14:paraId="7A9AE81B" w14:textId="77777777" w:rsidR="006E1FB9" w:rsidRPr="00903DBA" w:rsidRDefault="006E1FB9" w:rsidP="006E1FB9">
      <w:pPr>
        <w:pStyle w:val="Code"/>
        <w:rPr>
          <w:highlight w:val="white"/>
        </w:rPr>
      </w:pPr>
    </w:p>
    <w:p w14:paraId="23C749AD" w14:textId="77777777" w:rsidR="006E1FB9" w:rsidRPr="00903DBA" w:rsidRDefault="006E1FB9" w:rsidP="006E1FB9">
      <w:pPr>
        <w:pStyle w:val="Code"/>
        <w:rPr>
          <w:highlight w:val="white"/>
        </w:rPr>
      </w:pPr>
      <w:r w:rsidRPr="00903DBA">
        <w:rPr>
          <w:highlight w:val="white"/>
        </w:rPr>
        <w:t xml:space="preserve">    public bool IsPointerArrayStringOrFunction() {</w:t>
      </w:r>
    </w:p>
    <w:p w14:paraId="2F62319D" w14:textId="77777777" w:rsidR="006E1FB9" w:rsidRPr="00903DBA" w:rsidRDefault="006E1FB9" w:rsidP="006E1FB9">
      <w:pPr>
        <w:pStyle w:val="Code"/>
        <w:rPr>
          <w:highlight w:val="white"/>
        </w:rPr>
      </w:pPr>
      <w:r w:rsidRPr="00903DBA">
        <w:rPr>
          <w:highlight w:val="white"/>
        </w:rPr>
        <w:t xml:space="preserve">      return IsPointer() || IsArrayOrFunction()  || IsString();</w:t>
      </w:r>
    </w:p>
    <w:p w14:paraId="65161D9D" w14:textId="77777777" w:rsidR="006E1FB9" w:rsidRPr="00903DBA" w:rsidRDefault="006E1FB9" w:rsidP="006E1FB9">
      <w:pPr>
        <w:pStyle w:val="Code"/>
        <w:rPr>
          <w:highlight w:val="white"/>
        </w:rPr>
      </w:pPr>
      <w:r w:rsidRPr="00903DBA">
        <w:rPr>
          <w:highlight w:val="white"/>
        </w:rPr>
        <w:t xml:space="preserve">    }</w:t>
      </w:r>
    </w:p>
    <w:p w14:paraId="1C7AF81D" w14:textId="77777777" w:rsidR="006E1FB9" w:rsidRPr="00903DBA" w:rsidRDefault="006E1FB9" w:rsidP="006E1FB9">
      <w:pPr>
        <w:pStyle w:val="Code"/>
        <w:rPr>
          <w:highlight w:val="white"/>
        </w:rPr>
      </w:pPr>
    </w:p>
    <w:p w14:paraId="348D2F7A" w14:textId="77777777" w:rsidR="006E1FB9" w:rsidRPr="00903DBA" w:rsidRDefault="006E1FB9" w:rsidP="006E1FB9">
      <w:pPr>
        <w:pStyle w:val="Code"/>
        <w:rPr>
          <w:highlight w:val="white"/>
        </w:rPr>
      </w:pPr>
      <w:r w:rsidRPr="00903DBA">
        <w:rPr>
          <w:highlight w:val="white"/>
        </w:rPr>
        <w:t xml:space="preserve">    public bool IsString() {</w:t>
      </w:r>
    </w:p>
    <w:p w14:paraId="276324FA" w14:textId="77777777" w:rsidR="006E1FB9" w:rsidRPr="00903DBA" w:rsidRDefault="006E1FB9" w:rsidP="006E1FB9">
      <w:pPr>
        <w:pStyle w:val="Code"/>
        <w:rPr>
          <w:highlight w:val="white"/>
        </w:rPr>
      </w:pPr>
      <w:r w:rsidRPr="00903DBA">
        <w:rPr>
          <w:highlight w:val="white"/>
        </w:rPr>
        <w:t xml:space="preserve">      return (m_sort == Sort.String);</w:t>
      </w:r>
    </w:p>
    <w:p w14:paraId="218E5381" w14:textId="77777777" w:rsidR="006E1FB9" w:rsidRPr="00903DBA" w:rsidRDefault="006E1FB9" w:rsidP="006E1FB9">
      <w:pPr>
        <w:pStyle w:val="Code"/>
        <w:rPr>
          <w:highlight w:val="white"/>
        </w:rPr>
      </w:pPr>
      <w:r w:rsidRPr="00903DBA">
        <w:rPr>
          <w:highlight w:val="white"/>
        </w:rPr>
        <w:t xml:space="preserve">    }</w:t>
      </w:r>
    </w:p>
    <w:p w14:paraId="6C2636AE" w14:textId="77777777" w:rsidR="006E1FB9" w:rsidRPr="00903DBA" w:rsidRDefault="006E1FB9" w:rsidP="006E1FB9">
      <w:pPr>
        <w:pStyle w:val="Code"/>
        <w:rPr>
          <w:highlight w:val="white"/>
        </w:rPr>
      </w:pPr>
    </w:p>
    <w:p w14:paraId="110CA19B" w14:textId="77777777" w:rsidR="006E1FB9" w:rsidRPr="00903DBA" w:rsidRDefault="006E1FB9" w:rsidP="006E1FB9">
      <w:pPr>
        <w:pStyle w:val="Code"/>
        <w:rPr>
          <w:highlight w:val="white"/>
        </w:rPr>
      </w:pPr>
      <w:r w:rsidRPr="00903DBA">
        <w:rPr>
          <w:highlight w:val="white"/>
        </w:rPr>
        <w:t xml:space="preserve">    public bool IsArrayFunctionOrString() {</w:t>
      </w:r>
    </w:p>
    <w:p w14:paraId="2CA07C78" w14:textId="77777777" w:rsidR="006E1FB9" w:rsidRPr="00903DBA" w:rsidRDefault="006E1FB9" w:rsidP="006E1FB9">
      <w:pPr>
        <w:pStyle w:val="Code"/>
        <w:rPr>
          <w:highlight w:val="white"/>
        </w:rPr>
      </w:pPr>
      <w:r w:rsidRPr="00903DBA">
        <w:rPr>
          <w:highlight w:val="white"/>
        </w:rPr>
        <w:t xml:space="preserve">      return IsArrayOrFunction() || IsString();</w:t>
      </w:r>
    </w:p>
    <w:p w14:paraId="23D3D42C" w14:textId="77777777" w:rsidR="006E1FB9" w:rsidRPr="00903DBA" w:rsidRDefault="006E1FB9" w:rsidP="006E1FB9">
      <w:pPr>
        <w:pStyle w:val="Code"/>
        <w:rPr>
          <w:highlight w:val="white"/>
        </w:rPr>
      </w:pPr>
      <w:r w:rsidRPr="00903DBA">
        <w:rPr>
          <w:highlight w:val="white"/>
        </w:rPr>
        <w:t xml:space="preserve">    }</w:t>
      </w:r>
    </w:p>
    <w:p w14:paraId="107F67E4" w14:textId="77777777" w:rsidR="006E1FB9" w:rsidRPr="00903DBA" w:rsidRDefault="006E1FB9" w:rsidP="006E1FB9">
      <w:pPr>
        <w:pStyle w:val="Code"/>
        <w:rPr>
          <w:highlight w:val="white"/>
        </w:rPr>
      </w:pPr>
    </w:p>
    <w:p w14:paraId="02C14962" w14:textId="77777777" w:rsidR="006E1FB9" w:rsidRPr="00903DBA" w:rsidRDefault="006E1FB9" w:rsidP="006E1FB9">
      <w:pPr>
        <w:pStyle w:val="Code"/>
        <w:rPr>
          <w:highlight w:val="white"/>
        </w:rPr>
      </w:pPr>
      <w:r w:rsidRPr="00903DBA">
        <w:rPr>
          <w:highlight w:val="white"/>
        </w:rPr>
        <w:t xml:space="preserve">    public bool IsFunctionPointer() {</w:t>
      </w:r>
    </w:p>
    <w:p w14:paraId="4C28E6E1" w14:textId="77777777" w:rsidR="006E1FB9" w:rsidRPr="00903DBA" w:rsidRDefault="006E1FB9" w:rsidP="006E1FB9">
      <w:pPr>
        <w:pStyle w:val="Code"/>
        <w:rPr>
          <w:highlight w:val="white"/>
        </w:rPr>
      </w:pPr>
      <w:r w:rsidRPr="00903DBA">
        <w:rPr>
          <w:highlight w:val="white"/>
        </w:rPr>
        <w:t xml:space="preserve">      return (m_sort == Sort.Pointer) &amp;&amp; m_pointerType.IsFunction();</w:t>
      </w:r>
    </w:p>
    <w:p w14:paraId="582E1B02" w14:textId="77777777" w:rsidR="006E1FB9" w:rsidRPr="00903DBA" w:rsidRDefault="006E1FB9" w:rsidP="006E1FB9">
      <w:pPr>
        <w:pStyle w:val="Code"/>
        <w:rPr>
          <w:highlight w:val="white"/>
        </w:rPr>
      </w:pPr>
      <w:r w:rsidRPr="00903DBA">
        <w:rPr>
          <w:highlight w:val="white"/>
        </w:rPr>
        <w:t xml:space="preserve">    }</w:t>
      </w:r>
    </w:p>
    <w:p w14:paraId="7BCF0153" w14:textId="77777777" w:rsidR="006E1FB9" w:rsidRPr="00903DBA" w:rsidRDefault="006E1FB9" w:rsidP="006E1FB9">
      <w:pPr>
        <w:pStyle w:val="Code"/>
        <w:rPr>
          <w:highlight w:val="white"/>
        </w:rPr>
      </w:pPr>
    </w:p>
    <w:p w14:paraId="4F72D90B" w14:textId="77777777" w:rsidR="006E1FB9" w:rsidRPr="00903DBA" w:rsidRDefault="006E1FB9" w:rsidP="006E1FB9">
      <w:pPr>
        <w:pStyle w:val="Code"/>
        <w:rPr>
          <w:highlight w:val="white"/>
        </w:rPr>
      </w:pPr>
      <w:r w:rsidRPr="00903DBA">
        <w:rPr>
          <w:highlight w:val="white"/>
        </w:rPr>
        <w:t xml:space="preserve">    public bool IsFunctionOrArray() {</w:t>
      </w:r>
    </w:p>
    <w:p w14:paraId="03FD59A2" w14:textId="77777777" w:rsidR="006E1FB9" w:rsidRPr="00903DBA" w:rsidRDefault="006E1FB9" w:rsidP="006E1FB9">
      <w:pPr>
        <w:pStyle w:val="Code"/>
        <w:rPr>
          <w:highlight w:val="white"/>
        </w:rPr>
      </w:pPr>
      <w:r w:rsidRPr="00903DBA">
        <w:rPr>
          <w:highlight w:val="white"/>
        </w:rPr>
        <w:t xml:space="preserve">      return IsFunction() || IsArray();</w:t>
      </w:r>
    </w:p>
    <w:p w14:paraId="29645F24" w14:textId="77777777" w:rsidR="006E1FB9" w:rsidRPr="00903DBA" w:rsidRDefault="006E1FB9" w:rsidP="006E1FB9">
      <w:pPr>
        <w:pStyle w:val="Code"/>
        <w:rPr>
          <w:highlight w:val="white"/>
        </w:rPr>
      </w:pPr>
      <w:r w:rsidRPr="00903DBA">
        <w:rPr>
          <w:highlight w:val="white"/>
        </w:rPr>
        <w:t xml:space="preserve">    }</w:t>
      </w:r>
    </w:p>
    <w:p w14:paraId="0AA29FE7" w14:textId="77777777" w:rsidR="006E1FB9" w:rsidRPr="00903DBA" w:rsidRDefault="006E1FB9" w:rsidP="006E1FB9">
      <w:pPr>
        <w:pStyle w:val="Code"/>
        <w:rPr>
          <w:highlight w:val="white"/>
        </w:rPr>
      </w:pPr>
    </w:p>
    <w:p w14:paraId="1BDD20C2" w14:textId="77777777" w:rsidR="006E1FB9" w:rsidRPr="00903DBA" w:rsidRDefault="006E1FB9" w:rsidP="006E1FB9">
      <w:pPr>
        <w:pStyle w:val="Code"/>
        <w:rPr>
          <w:highlight w:val="white"/>
        </w:rPr>
      </w:pPr>
      <w:r w:rsidRPr="00903DBA">
        <w:rPr>
          <w:highlight w:val="white"/>
        </w:rPr>
        <w:t xml:space="preserve">    public bool IsArrayStringOrFunction() {</w:t>
      </w:r>
    </w:p>
    <w:p w14:paraId="0D3E8307" w14:textId="77777777" w:rsidR="006E1FB9" w:rsidRPr="00903DBA" w:rsidRDefault="006E1FB9" w:rsidP="006E1FB9">
      <w:pPr>
        <w:pStyle w:val="Code"/>
        <w:rPr>
          <w:highlight w:val="white"/>
        </w:rPr>
      </w:pPr>
      <w:r w:rsidRPr="00903DBA">
        <w:rPr>
          <w:highlight w:val="white"/>
        </w:rPr>
        <w:t xml:space="preserve">      return IsFunctionOrArray() || IsString();</w:t>
      </w:r>
    </w:p>
    <w:p w14:paraId="32356123" w14:textId="77777777" w:rsidR="006E1FB9" w:rsidRPr="00903DBA" w:rsidRDefault="006E1FB9" w:rsidP="006E1FB9">
      <w:pPr>
        <w:pStyle w:val="Code"/>
        <w:rPr>
          <w:highlight w:val="white"/>
        </w:rPr>
      </w:pPr>
      <w:r w:rsidRPr="00903DBA">
        <w:rPr>
          <w:highlight w:val="white"/>
        </w:rPr>
        <w:t xml:space="preserve">    }</w:t>
      </w:r>
    </w:p>
    <w:p w14:paraId="44DC3B07" w14:textId="77777777" w:rsidR="006E1FB9" w:rsidRPr="00903DBA" w:rsidRDefault="006E1FB9" w:rsidP="006E1FB9">
      <w:pPr>
        <w:pStyle w:val="Code"/>
        <w:rPr>
          <w:highlight w:val="white"/>
        </w:rPr>
      </w:pPr>
    </w:p>
    <w:p w14:paraId="4FD1680A" w14:textId="77777777" w:rsidR="006E1FB9" w:rsidRPr="00903DBA" w:rsidRDefault="006E1FB9" w:rsidP="006E1FB9">
      <w:pPr>
        <w:pStyle w:val="Code"/>
        <w:rPr>
          <w:highlight w:val="white"/>
        </w:rPr>
      </w:pPr>
      <w:r w:rsidRPr="00903DBA">
        <w:rPr>
          <w:highlight w:val="white"/>
        </w:rPr>
        <w:t xml:space="preserve">    public bool IsArrayPointerStringOrFunction() {</w:t>
      </w:r>
    </w:p>
    <w:p w14:paraId="2F912213" w14:textId="77777777" w:rsidR="006E1FB9" w:rsidRPr="00903DBA" w:rsidRDefault="006E1FB9" w:rsidP="006E1FB9">
      <w:pPr>
        <w:pStyle w:val="Code"/>
        <w:rPr>
          <w:highlight w:val="white"/>
        </w:rPr>
      </w:pPr>
      <w:r w:rsidRPr="00903DBA">
        <w:rPr>
          <w:highlight w:val="white"/>
        </w:rPr>
        <w:t xml:space="preserve">      return IsPointer() || IsFunctionOrArray();</w:t>
      </w:r>
    </w:p>
    <w:p w14:paraId="6DD4EF97" w14:textId="77777777" w:rsidR="006E1FB9" w:rsidRPr="00903DBA" w:rsidRDefault="006E1FB9" w:rsidP="006E1FB9">
      <w:pPr>
        <w:pStyle w:val="Code"/>
        <w:rPr>
          <w:highlight w:val="white"/>
        </w:rPr>
      </w:pPr>
      <w:r w:rsidRPr="00903DBA">
        <w:rPr>
          <w:highlight w:val="white"/>
        </w:rPr>
        <w:t xml:space="preserve">    }</w:t>
      </w:r>
    </w:p>
    <w:p w14:paraId="1CF87901" w14:textId="77777777" w:rsidR="006E1FB9" w:rsidRPr="00903DBA" w:rsidRDefault="006E1FB9" w:rsidP="006E1FB9">
      <w:pPr>
        <w:pStyle w:val="Code"/>
        <w:rPr>
          <w:highlight w:val="white"/>
        </w:rPr>
      </w:pPr>
    </w:p>
    <w:p w14:paraId="0346ECAA" w14:textId="77777777" w:rsidR="006E1FB9" w:rsidRPr="00903DBA" w:rsidRDefault="006E1FB9" w:rsidP="006E1FB9">
      <w:pPr>
        <w:pStyle w:val="Code"/>
        <w:rPr>
          <w:highlight w:val="white"/>
        </w:rPr>
      </w:pPr>
      <w:r w:rsidRPr="00903DBA">
        <w:rPr>
          <w:highlight w:val="white"/>
        </w:rPr>
        <w:lastRenderedPageBreak/>
        <w:t xml:space="preserve">    public bool IsArrayFunctionStringStructOrUnion() {</w:t>
      </w:r>
    </w:p>
    <w:p w14:paraId="52F1EC4E" w14:textId="77777777" w:rsidR="006E1FB9" w:rsidRPr="00903DBA" w:rsidRDefault="006E1FB9" w:rsidP="006E1FB9">
      <w:pPr>
        <w:pStyle w:val="Code"/>
        <w:rPr>
          <w:highlight w:val="white"/>
        </w:rPr>
      </w:pPr>
      <w:r w:rsidRPr="00903DBA">
        <w:rPr>
          <w:highlight w:val="white"/>
        </w:rPr>
        <w:t xml:space="preserve">      return IsFunctionOrArray() || IsString() || IsStructOrUnion();</w:t>
      </w:r>
    </w:p>
    <w:p w14:paraId="26034F2C" w14:textId="77777777" w:rsidR="006E1FB9" w:rsidRPr="00903DBA" w:rsidRDefault="006E1FB9" w:rsidP="006E1FB9">
      <w:pPr>
        <w:pStyle w:val="Code"/>
        <w:rPr>
          <w:highlight w:val="white"/>
        </w:rPr>
      </w:pPr>
      <w:r w:rsidRPr="00903DBA">
        <w:rPr>
          <w:highlight w:val="white"/>
        </w:rPr>
        <w:t xml:space="preserve">    }</w:t>
      </w:r>
    </w:p>
    <w:p w14:paraId="68010580" w14:textId="77777777" w:rsidR="006E1FB9" w:rsidRPr="00903DBA" w:rsidRDefault="006E1FB9" w:rsidP="006E1FB9">
      <w:pPr>
        <w:pStyle w:val="Code"/>
        <w:rPr>
          <w:highlight w:val="white"/>
        </w:rPr>
      </w:pPr>
    </w:p>
    <w:p w14:paraId="0A3CFA63" w14:textId="77777777" w:rsidR="006E1FB9" w:rsidRPr="00903DBA" w:rsidRDefault="006E1FB9" w:rsidP="006E1FB9">
      <w:pPr>
        <w:pStyle w:val="Code"/>
        <w:rPr>
          <w:highlight w:val="white"/>
        </w:rPr>
      </w:pPr>
      <w:r w:rsidRPr="00903DBA">
        <w:rPr>
          <w:highlight w:val="white"/>
        </w:rPr>
        <w:t xml:space="preserve">    public bool IsArithmetic() {</w:t>
      </w:r>
    </w:p>
    <w:p w14:paraId="605E573E" w14:textId="77777777" w:rsidR="006E1FB9" w:rsidRPr="00903DBA" w:rsidRDefault="006E1FB9" w:rsidP="006E1FB9">
      <w:pPr>
        <w:pStyle w:val="Code"/>
        <w:rPr>
          <w:highlight w:val="white"/>
        </w:rPr>
      </w:pPr>
      <w:r w:rsidRPr="00903DBA">
        <w:rPr>
          <w:highlight w:val="white"/>
        </w:rPr>
        <w:t xml:space="preserve">      return IsIntegral() || IsFloating();</w:t>
      </w:r>
    </w:p>
    <w:p w14:paraId="1E45D6F8" w14:textId="77777777" w:rsidR="006E1FB9" w:rsidRPr="00903DBA" w:rsidRDefault="006E1FB9" w:rsidP="006E1FB9">
      <w:pPr>
        <w:pStyle w:val="Code"/>
        <w:rPr>
          <w:highlight w:val="white"/>
        </w:rPr>
      </w:pPr>
      <w:r w:rsidRPr="00903DBA">
        <w:rPr>
          <w:highlight w:val="white"/>
        </w:rPr>
        <w:t xml:space="preserve">    }</w:t>
      </w:r>
    </w:p>
    <w:p w14:paraId="78549BB7" w14:textId="77777777" w:rsidR="006E1FB9" w:rsidRPr="00903DBA" w:rsidRDefault="006E1FB9" w:rsidP="006E1FB9">
      <w:pPr>
        <w:pStyle w:val="Code"/>
        <w:rPr>
          <w:highlight w:val="white"/>
        </w:rPr>
      </w:pPr>
    </w:p>
    <w:p w14:paraId="60E6C173" w14:textId="77777777" w:rsidR="006E1FB9" w:rsidRPr="00903DBA" w:rsidRDefault="006E1FB9" w:rsidP="006E1FB9">
      <w:pPr>
        <w:pStyle w:val="Code"/>
        <w:rPr>
          <w:highlight w:val="white"/>
        </w:rPr>
      </w:pPr>
      <w:r w:rsidRPr="00903DBA">
        <w:rPr>
          <w:highlight w:val="white"/>
        </w:rPr>
        <w:t xml:space="preserve">    public bool IsIntegralOrPointer() {</w:t>
      </w:r>
    </w:p>
    <w:p w14:paraId="0F98504B" w14:textId="77777777" w:rsidR="006E1FB9" w:rsidRPr="00903DBA" w:rsidRDefault="006E1FB9" w:rsidP="006E1FB9">
      <w:pPr>
        <w:pStyle w:val="Code"/>
        <w:rPr>
          <w:highlight w:val="white"/>
        </w:rPr>
      </w:pPr>
      <w:r w:rsidRPr="00903DBA">
        <w:rPr>
          <w:highlight w:val="white"/>
        </w:rPr>
        <w:t xml:space="preserve">      return IsIntegral() || IsPointer();</w:t>
      </w:r>
    </w:p>
    <w:p w14:paraId="614CF5DB" w14:textId="77777777" w:rsidR="006E1FB9" w:rsidRPr="00903DBA" w:rsidRDefault="006E1FB9" w:rsidP="006E1FB9">
      <w:pPr>
        <w:pStyle w:val="Code"/>
        <w:rPr>
          <w:highlight w:val="white"/>
        </w:rPr>
      </w:pPr>
      <w:r w:rsidRPr="00903DBA">
        <w:rPr>
          <w:highlight w:val="white"/>
        </w:rPr>
        <w:t xml:space="preserve">    }</w:t>
      </w:r>
    </w:p>
    <w:p w14:paraId="6080BDA1" w14:textId="77777777" w:rsidR="006E1FB9" w:rsidRPr="00903DBA" w:rsidRDefault="006E1FB9" w:rsidP="006E1FB9">
      <w:pPr>
        <w:pStyle w:val="Code"/>
        <w:rPr>
          <w:highlight w:val="white"/>
        </w:rPr>
      </w:pPr>
    </w:p>
    <w:p w14:paraId="45F7B8FB" w14:textId="77777777" w:rsidR="006E1FB9" w:rsidRPr="00903DBA" w:rsidRDefault="006E1FB9" w:rsidP="006E1FB9">
      <w:pPr>
        <w:pStyle w:val="Code"/>
        <w:rPr>
          <w:highlight w:val="white"/>
        </w:rPr>
      </w:pPr>
      <w:r w:rsidRPr="00903DBA">
        <w:rPr>
          <w:highlight w:val="white"/>
        </w:rPr>
        <w:t xml:space="preserve">    public bool IsIntegralLogicalOrPointer() {</w:t>
      </w:r>
    </w:p>
    <w:p w14:paraId="4B8059D0" w14:textId="77777777" w:rsidR="006E1FB9" w:rsidRPr="00903DBA" w:rsidRDefault="006E1FB9" w:rsidP="006E1FB9">
      <w:pPr>
        <w:pStyle w:val="Code"/>
        <w:rPr>
          <w:highlight w:val="white"/>
        </w:rPr>
      </w:pPr>
      <w:r w:rsidRPr="00903DBA">
        <w:rPr>
          <w:highlight w:val="white"/>
        </w:rPr>
        <w:t xml:space="preserve">      return IsIntegral() || IsLogical() || IsPointer();</w:t>
      </w:r>
    </w:p>
    <w:p w14:paraId="1602583B" w14:textId="77777777" w:rsidR="006E1FB9" w:rsidRPr="00903DBA" w:rsidRDefault="006E1FB9" w:rsidP="006E1FB9">
      <w:pPr>
        <w:pStyle w:val="Code"/>
        <w:rPr>
          <w:highlight w:val="white"/>
        </w:rPr>
      </w:pPr>
      <w:r w:rsidRPr="00903DBA">
        <w:rPr>
          <w:highlight w:val="white"/>
        </w:rPr>
        <w:t xml:space="preserve">    }</w:t>
      </w:r>
    </w:p>
    <w:p w14:paraId="72FF96D6" w14:textId="77777777" w:rsidR="006E1FB9" w:rsidRPr="00903DBA" w:rsidRDefault="006E1FB9" w:rsidP="006E1FB9">
      <w:pPr>
        <w:pStyle w:val="Code"/>
        <w:rPr>
          <w:highlight w:val="white"/>
        </w:rPr>
      </w:pPr>
    </w:p>
    <w:p w14:paraId="524A93EA" w14:textId="77777777" w:rsidR="006E1FB9" w:rsidRPr="00903DBA" w:rsidRDefault="006E1FB9" w:rsidP="006E1FB9">
      <w:pPr>
        <w:pStyle w:val="Code"/>
        <w:rPr>
          <w:highlight w:val="white"/>
        </w:rPr>
      </w:pPr>
      <w:r w:rsidRPr="00903DBA">
        <w:rPr>
          <w:highlight w:val="white"/>
        </w:rPr>
        <w:t xml:space="preserve">    public bool IsIntegralOrArray() {</w:t>
      </w:r>
    </w:p>
    <w:p w14:paraId="121961BC" w14:textId="77777777" w:rsidR="006E1FB9" w:rsidRPr="00903DBA" w:rsidRDefault="006E1FB9" w:rsidP="006E1FB9">
      <w:pPr>
        <w:pStyle w:val="Code"/>
        <w:rPr>
          <w:highlight w:val="white"/>
        </w:rPr>
      </w:pPr>
      <w:r w:rsidRPr="00903DBA">
        <w:rPr>
          <w:highlight w:val="white"/>
        </w:rPr>
        <w:t xml:space="preserve">      return IsIntegral() || IsArray();</w:t>
      </w:r>
    </w:p>
    <w:p w14:paraId="72C72816" w14:textId="77777777" w:rsidR="006E1FB9" w:rsidRPr="00903DBA" w:rsidRDefault="006E1FB9" w:rsidP="006E1FB9">
      <w:pPr>
        <w:pStyle w:val="Code"/>
        <w:rPr>
          <w:highlight w:val="white"/>
        </w:rPr>
      </w:pPr>
      <w:r w:rsidRPr="00903DBA">
        <w:rPr>
          <w:highlight w:val="white"/>
        </w:rPr>
        <w:t xml:space="preserve">    }</w:t>
      </w:r>
    </w:p>
    <w:p w14:paraId="5D59B612" w14:textId="77777777" w:rsidR="006E1FB9" w:rsidRPr="00903DBA" w:rsidRDefault="006E1FB9" w:rsidP="006E1FB9">
      <w:pPr>
        <w:pStyle w:val="Code"/>
        <w:rPr>
          <w:highlight w:val="white"/>
        </w:rPr>
      </w:pPr>
    </w:p>
    <w:p w14:paraId="55AAC7E6" w14:textId="6D26B7F5" w:rsidR="006E1FB9" w:rsidRPr="00903DBA" w:rsidRDefault="006E1FB9" w:rsidP="006E1FB9">
      <w:pPr>
        <w:pStyle w:val="Code"/>
        <w:rPr>
          <w:highlight w:val="white"/>
        </w:rPr>
      </w:pPr>
      <w:r w:rsidRPr="00903DBA">
        <w:rPr>
          <w:highlight w:val="white"/>
        </w:rPr>
        <w:t xml:space="preserve">    public bool </w:t>
      </w:r>
      <w:r w:rsidR="002C4F32" w:rsidRPr="00903DBA">
        <w:rPr>
          <w:highlight w:val="white"/>
        </w:rPr>
        <w:t>IsIntegralPointerOrArray</w:t>
      </w:r>
      <w:r w:rsidRPr="00903DBA">
        <w:rPr>
          <w:highlight w:val="white"/>
        </w:rPr>
        <w:t>() {</w:t>
      </w:r>
    </w:p>
    <w:p w14:paraId="13C3A9F5" w14:textId="77777777" w:rsidR="006E1FB9" w:rsidRPr="00903DBA" w:rsidRDefault="006E1FB9" w:rsidP="006E1FB9">
      <w:pPr>
        <w:pStyle w:val="Code"/>
        <w:rPr>
          <w:highlight w:val="white"/>
        </w:rPr>
      </w:pPr>
      <w:r w:rsidRPr="00903DBA">
        <w:rPr>
          <w:highlight w:val="white"/>
        </w:rPr>
        <w:t xml:space="preserve">      return IsIntegral() || IsPointer() || IsArray();</w:t>
      </w:r>
    </w:p>
    <w:p w14:paraId="545BE8F4" w14:textId="77777777" w:rsidR="006E1FB9" w:rsidRPr="00903DBA" w:rsidRDefault="006E1FB9" w:rsidP="006E1FB9">
      <w:pPr>
        <w:pStyle w:val="Code"/>
        <w:rPr>
          <w:highlight w:val="white"/>
        </w:rPr>
      </w:pPr>
      <w:r w:rsidRPr="00903DBA">
        <w:rPr>
          <w:highlight w:val="white"/>
        </w:rPr>
        <w:t xml:space="preserve">    }</w:t>
      </w:r>
    </w:p>
    <w:p w14:paraId="6504C762" w14:textId="77777777" w:rsidR="006E1FB9" w:rsidRPr="00903DBA" w:rsidRDefault="006E1FB9" w:rsidP="006E1FB9">
      <w:pPr>
        <w:pStyle w:val="Code"/>
        <w:rPr>
          <w:highlight w:val="white"/>
        </w:rPr>
      </w:pPr>
    </w:p>
    <w:p w14:paraId="0361E647" w14:textId="77777777" w:rsidR="006E1FB9" w:rsidRPr="00903DBA" w:rsidRDefault="006E1FB9" w:rsidP="006E1FB9">
      <w:pPr>
        <w:pStyle w:val="Code"/>
        <w:rPr>
          <w:highlight w:val="white"/>
        </w:rPr>
      </w:pPr>
      <w:r w:rsidRPr="00903DBA">
        <w:rPr>
          <w:highlight w:val="white"/>
        </w:rPr>
        <w:t xml:space="preserve">    public bool IsIntegralPointerArrayOrString() {</w:t>
      </w:r>
    </w:p>
    <w:p w14:paraId="5DCBE5F1" w14:textId="2F6FE5C2" w:rsidR="006E1FB9" w:rsidRPr="00903DBA" w:rsidRDefault="006E1FB9" w:rsidP="006E1FB9">
      <w:pPr>
        <w:pStyle w:val="Code"/>
        <w:rPr>
          <w:highlight w:val="white"/>
        </w:rPr>
      </w:pPr>
      <w:r w:rsidRPr="00903DBA">
        <w:rPr>
          <w:highlight w:val="white"/>
        </w:rPr>
        <w:t xml:space="preserve">      return </w:t>
      </w:r>
      <w:r w:rsidR="002C4F32" w:rsidRPr="00903DBA">
        <w:rPr>
          <w:highlight w:val="white"/>
        </w:rPr>
        <w:t>IsIntegralPointerOrArray</w:t>
      </w:r>
      <w:r w:rsidRPr="00903DBA">
        <w:rPr>
          <w:highlight w:val="white"/>
        </w:rPr>
        <w:t>() || IsString();</w:t>
      </w:r>
    </w:p>
    <w:p w14:paraId="72413892" w14:textId="77777777" w:rsidR="006E1FB9" w:rsidRPr="00903DBA" w:rsidRDefault="006E1FB9" w:rsidP="006E1FB9">
      <w:pPr>
        <w:pStyle w:val="Code"/>
        <w:rPr>
          <w:highlight w:val="white"/>
        </w:rPr>
      </w:pPr>
      <w:r w:rsidRPr="00903DBA">
        <w:rPr>
          <w:highlight w:val="white"/>
        </w:rPr>
        <w:t xml:space="preserve">    }</w:t>
      </w:r>
    </w:p>
    <w:p w14:paraId="4B243A11" w14:textId="77777777" w:rsidR="006E1FB9" w:rsidRPr="00903DBA" w:rsidRDefault="006E1FB9" w:rsidP="006E1FB9">
      <w:pPr>
        <w:pStyle w:val="Code"/>
        <w:rPr>
          <w:highlight w:val="white"/>
        </w:rPr>
      </w:pPr>
    </w:p>
    <w:p w14:paraId="47D46FEC" w14:textId="77777777" w:rsidR="006E1FB9" w:rsidRPr="00903DBA" w:rsidRDefault="006E1FB9" w:rsidP="006E1FB9">
      <w:pPr>
        <w:pStyle w:val="Code"/>
        <w:rPr>
          <w:highlight w:val="white"/>
        </w:rPr>
      </w:pPr>
      <w:r w:rsidRPr="00903DBA">
        <w:rPr>
          <w:highlight w:val="white"/>
        </w:rPr>
        <w:t xml:space="preserve">    public bool IsIntegralPointerArrayStringOrFunction() {</w:t>
      </w:r>
    </w:p>
    <w:p w14:paraId="3BD69118" w14:textId="77777777" w:rsidR="006E1FB9" w:rsidRPr="00903DBA" w:rsidRDefault="006E1FB9" w:rsidP="006E1FB9">
      <w:pPr>
        <w:pStyle w:val="Code"/>
        <w:rPr>
          <w:highlight w:val="white"/>
        </w:rPr>
      </w:pPr>
      <w:r w:rsidRPr="00903DBA">
        <w:rPr>
          <w:highlight w:val="white"/>
        </w:rPr>
        <w:t xml:space="preserve">      return IsIntegralPointerArrayOrString() || IsFunction();</w:t>
      </w:r>
    </w:p>
    <w:p w14:paraId="31890FD3" w14:textId="77777777" w:rsidR="006E1FB9" w:rsidRPr="00903DBA" w:rsidRDefault="006E1FB9" w:rsidP="006E1FB9">
      <w:pPr>
        <w:pStyle w:val="Code"/>
        <w:rPr>
          <w:highlight w:val="white"/>
        </w:rPr>
      </w:pPr>
      <w:r w:rsidRPr="00903DBA">
        <w:rPr>
          <w:highlight w:val="white"/>
        </w:rPr>
        <w:t xml:space="preserve">    }</w:t>
      </w:r>
    </w:p>
    <w:p w14:paraId="57B90A1C" w14:textId="77777777" w:rsidR="006E1FB9" w:rsidRPr="00903DBA" w:rsidRDefault="006E1FB9" w:rsidP="006E1FB9">
      <w:pPr>
        <w:pStyle w:val="Code"/>
        <w:rPr>
          <w:highlight w:val="white"/>
        </w:rPr>
      </w:pPr>
      <w:r w:rsidRPr="00903DBA">
        <w:rPr>
          <w:highlight w:val="white"/>
        </w:rPr>
        <w:t xml:space="preserve">    </w:t>
      </w:r>
    </w:p>
    <w:p w14:paraId="70C5C6E2" w14:textId="77777777" w:rsidR="006E1FB9" w:rsidRPr="00903DBA" w:rsidRDefault="006E1FB9" w:rsidP="006E1FB9">
      <w:pPr>
        <w:pStyle w:val="Code"/>
        <w:rPr>
          <w:highlight w:val="white"/>
        </w:rPr>
      </w:pPr>
      <w:r w:rsidRPr="00903DBA">
        <w:rPr>
          <w:highlight w:val="white"/>
        </w:rPr>
        <w:t xml:space="preserve">    public bool IsIntegralPointerOrFunction() {</w:t>
      </w:r>
    </w:p>
    <w:p w14:paraId="6E6BCFD3" w14:textId="77777777" w:rsidR="006E1FB9" w:rsidRPr="00903DBA" w:rsidRDefault="006E1FB9" w:rsidP="006E1FB9">
      <w:pPr>
        <w:pStyle w:val="Code"/>
        <w:rPr>
          <w:highlight w:val="white"/>
        </w:rPr>
      </w:pPr>
      <w:r w:rsidRPr="00903DBA">
        <w:rPr>
          <w:highlight w:val="white"/>
        </w:rPr>
        <w:t xml:space="preserve">      return IsIntegralOrPointer() || IsFunction();</w:t>
      </w:r>
    </w:p>
    <w:p w14:paraId="3910B814" w14:textId="77777777" w:rsidR="006E1FB9" w:rsidRPr="00903DBA" w:rsidRDefault="006E1FB9" w:rsidP="006E1FB9">
      <w:pPr>
        <w:pStyle w:val="Code"/>
        <w:rPr>
          <w:highlight w:val="white"/>
        </w:rPr>
      </w:pPr>
      <w:r w:rsidRPr="00903DBA">
        <w:rPr>
          <w:highlight w:val="white"/>
        </w:rPr>
        <w:t xml:space="preserve">    }</w:t>
      </w:r>
    </w:p>
    <w:p w14:paraId="5172BCCB" w14:textId="77777777" w:rsidR="006E1FB9" w:rsidRPr="00903DBA" w:rsidRDefault="006E1FB9" w:rsidP="006E1FB9">
      <w:pPr>
        <w:pStyle w:val="Code"/>
        <w:rPr>
          <w:highlight w:val="white"/>
        </w:rPr>
      </w:pPr>
    </w:p>
    <w:p w14:paraId="39C1964E" w14:textId="77777777" w:rsidR="006E1FB9" w:rsidRPr="00903DBA" w:rsidRDefault="006E1FB9" w:rsidP="006E1FB9">
      <w:pPr>
        <w:pStyle w:val="Code"/>
        <w:rPr>
          <w:highlight w:val="white"/>
        </w:rPr>
      </w:pPr>
      <w:r w:rsidRPr="00903DBA">
        <w:rPr>
          <w:highlight w:val="white"/>
        </w:rPr>
        <w:t xml:space="preserve">    public bool IsIntegralPointerArrayOrFunction() {</w:t>
      </w:r>
    </w:p>
    <w:p w14:paraId="52B01104" w14:textId="692A9F61" w:rsidR="006E1FB9" w:rsidRPr="00903DBA" w:rsidRDefault="006E1FB9" w:rsidP="006E1FB9">
      <w:pPr>
        <w:pStyle w:val="Code"/>
        <w:rPr>
          <w:highlight w:val="white"/>
        </w:rPr>
      </w:pPr>
      <w:r w:rsidRPr="00903DBA">
        <w:rPr>
          <w:highlight w:val="white"/>
        </w:rPr>
        <w:t xml:space="preserve">      return </w:t>
      </w:r>
      <w:r w:rsidR="002C4F32" w:rsidRPr="00903DBA">
        <w:rPr>
          <w:highlight w:val="white"/>
        </w:rPr>
        <w:t>IsIntegralPointerOrArray</w:t>
      </w:r>
      <w:r w:rsidRPr="00903DBA">
        <w:rPr>
          <w:highlight w:val="white"/>
        </w:rPr>
        <w:t>() || IsFunction();</w:t>
      </w:r>
    </w:p>
    <w:p w14:paraId="4789A8C2" w14:textId="77777777" w:rsidR="006E1FB9" w:rsidRPr="00903DBA" w:rsidRDefault="006E1FB9" w:rsidP="006E1FB9">
      <w:pPr>
        <w:pStyle w:val="Code"/>
        <w:rPr>
          <w:highlight w:val="white"/>
        </w:rPr>
      </w:pPr>
      <w:r w:rsidRPr="00903DBA">
        <w:rPr>
          <w:highlight w:val="white"/>
        </w:rPr>
        <w:t xml:space="preserve">    }</w:t>
      </w:r>
    </w:p>
    <w:p w14:paraId="071C004F" w14:textId="77777777" w:rsidR="006E1FB9" w:rsidRPr="00903DBA" w:rsidRDefault="006E1FB9" w:rsidP="006E1FB9">
      <w:pPr>
        <w:pStyle w:val="Code"/>
        <w:rPr>
          <w:highlight w:val="white"/>
        </w:rPr>
      </w:pPr>
    </w:p>
    <w:p w14:paraId="58448468" w14:textId="77777777" w:rsidR="006E1FB9" w:rsidRPr="00903DBA" w:rsidRDefault="006E1FB9" w:rsidP="006E1FB9">
      <w:pPr>
        <w:pStyle w:val="Code"/>
        <w:rPr>
          <w:highlight w:val="white"/>
        </w:rPr>
      </w:pPr>
      <w:r w:rsidRPr="00903DBA">
        <w:rPr>
          <w:highlight w:val="white"/>
        </w:rPr>
        <w:t xml:space="preserve">    public bool IsArithmeticOrPointer() {</w:t>
      </w:r>
    </w:p>
    <w:p w14:paraId="57985BFA" w14:textId="77777777" w:rsidR="006E1FB9" w:rsidRPr="00903DBA" w:rsidRDefault="006E1FB9" w:rsidP="006E1FB9">
      <w:pPr>
        <w:pStyle w:val="Code"/>
        <w:rPr>
          <w:highlight w:val="white"/>
        </w:rPr>
      </w:pPr>
      <w:r w:rsidRPr="00903DBA">
        <w:rPr>
          <w:highlight w:val="white"/>
        </w:rPr>
        <w:t xml:space="preserve">      return IsArithmetic() || IsPointer();</w:t>
      </w:r>
    </w:p>
    <w:p w14:paraId="0B0D69A1" w14:textId="77777777" w:rsidR="006E1FB9" w:rsidRPr="00903DBA" w:rsidRDefault="006E1FB9" w:rsidP="006E1FB9">
      <w:pPr>
        <w:pStyle w:val="Code"/>
        <w:rPr>
          <w:highlight w:val="white"/>
        </w:rPr>
      </w:pPr>
      <w:r w:rsidRPr="00903DBA">
        <w:rPr>
          <w:highlight w:val="white"/>
        </w:rPr>
        <w:t xml:space="preserve">    }</w:t>
      </w:r>
    </w:p>
    <w:p w14:paraId="1C99F6DE" w14:textId="77777777" w:rsidR="006E1FB9" w:rsidRPr="00903DBA" w:rsidRDefault="006E1FB9" w:rsidP="006E1FB9">
      <w:pPr>
        <w:pStyle w:val="Code"/>
        <w:rPr>
          <w:highlight w:val="white"/>
        </w:rPr>
      </w:pPr>
    </w:p>
    <w:p w14:paraId="59A07106" w14:textId="77777777" w:rsidR="006E1FB9" w:rsidRPr="00903DBA" w:rsidRDefault="006E1FB9" w:rsidP="006E1FB9">
      <w:pPr>
        <w:pStyle w:val="Code"/>
        <w:rPr>
          <w:highlight w:val="white"/>
        </w:rPr>
      </w:pPr>
      <w:r w:rsidRPr="00903DBA">
        <w:rPr>
          <w:highlight w:val="white"/>
        </w:rPr>
        <w:t xml:space="preserve">    public bool IsArithmeticPointerOrArray() {</w:t>
      </w:r>
    </w:p>
    <w:p w14:paraId="7B1CCCDE" w14:textId="77777777" w:rsidR="006E1FB9" w:rsidRPr="00903DBA" w:rsidRDefault="006E1FB9" w:rsidP="006E1FB9">
      <w:pPr>
        <w:pStyle w:val="Code"/>
        <w:rPr>
          <w:highlight w:val="white"/>
        </w:rPr>
      </w:pPr>
      <w:r w:rsidRPr="00903DBA">
        <w:rPr>
          <w:highlight w:val="white"/>
        </w:rPr>
        <w:t xml:space="preserve">      return IsArithmeticOrPointer() || IsArray();</w:t>
      </w:r>
    </w:p>
    <w:p w14:paraId="1AEC4AC0" w14:textId="77777777" w:rsidR="006E1FB9" w:rsidRPr="00903DBA" w:rsidRDefault="006E1FB9" w:rsidP="006E1FB9">
      <w:pPr>
        <w:pStyle w:val="Code"/>
        <w:rPr>
          <w:highlight w:val="white"/>
        </w:rPr>
      </w:pPr>
      <w:r w:rsidRPr="00903DBA">
        <w:rPr>
          <w:highlight w:val="white"/>
        </w:rPr>
        <w:t xml:space="preserve">    }</w:t>
      </w:r>
    </w:p>
    <w:p w14:paraId="75FC6304" w14:textId="77777777" w:rsidR="006E1FB9" w:rsidRPr="00903DBA" w:rsidRDefault="006E1FB9" w:rsidP="006E1FB9">
      <w:pPr>
        <w:pStyle w:val="Code"/>
        <w:rPr>
          <w:highlight w:val="white"/>
        </w:rPr>
      </w:pPr>
    </w:p>
    <w:p w14:paraId="6E6F844A" w14:textId="77777777" w:rsidR="006E1FB9" w:rsidRPr="00903DBA" w:rsidRDefault="006E1FB9" w:rsidP="006E1FB9">
      <w:pPr>
        <w:pStyle w:val="Code"/>
        <w:rPr>
          <w:highlight w:val="white"/>
        </w:rPr>
      </w:pPr>
      <w:r w:rsidRPr="00903DBA">
        <w:rPr>
          <w:highlight w:val="white"/>
        </w:rPr>
        <w:t xml:space="preserve">    public bool IsArithmeticPointerArrayOrFunction() {</w:t>
      </w:r>
    </w:p>
    <w:p w14:paraId="47330431" w14:textId="77777777" w:rsidR="006E1FB9" w:rsidRPr="00903DBA" w:rsidRDefault="006E1FB9" w:rsidP="006E1FB9">
      <w:pPr>
        <w:pStyle w:val="Code"/>
        <w:rPr>
          <w:highlight w:val="white"/>
        </w:rPr>
      </w:pPr>
      <w:r w:rsidRPr="00903DBA">
        <w:rPr>
          <w:highlight w:val="white"/>
        </w:rPr>
        <w:t xml:space="preserve">      return IsArithmeticPointerOrArray() || IsFunction();</w:t>
      </w:r>
    </w:p>
    <w:p w14:paraId="0B34A8A4" w14:textId="77777777" w:rsidR="006E1FB9" w:rsidRPr="00903DBA" w:rsidRDefault="006E1FB9" w:rsidP="006E1FB9">
      <w:pPr>
        <w:pStyle w:val="Code"/>
        <w:rPr>
          <w:highlight w:val="white"/>
        </w:rPr>
      </w:pPr>
      <w:r w:rsidRPr="00903DBA">
        <w:rPr>
          <w:highlight w:val="white"/>
        </w:rPr>
        <w:t xml:space="preserve">    }</w:t>
      </w:r>
    </w:p>
    <w:p w14:paraId="7E365113" w14:textId="77777777" w:rsidR="006E1FB9" w:rsidRPr="00903DBA" w:rsidRDefault="006E1FB9" w:rsidP="006E1FB9">
      <w:pPr>
        <w:pStyle w:val="Code"/>
        <w:rPr>
          <w:highlight w:val="white"/>
        </w:rPr>
      </w:pPr>
    </w:p>
    <w:p w14:paraId="04D13A45" w14:textId="77777777" w:rsidR="006E1FB9" w:rsidRPr="00903DBA" w:rsidRDefault="006E1FB9" w:rsidP="006E1FB9">
      <w:pPr>
        <w:pStyle w:val="Code"/>
        <w:rPr>
          <w:highlight w:val="white"/>
        </w:rPr>
      </w:pPr>
      <w:r w:rsidRPr="00903DBA">
        <w:rPr>
          <w:highlight w:val="white"/>
        </w:rPr>
        <w:t xml:space="preserve">    public bool IsArithmeticPointerArrayStringOrFunction() {</w:t>
      </w:r>
    </w:p>
    <w:p w14:paraId="69B51FFD" w14:textId="77777777" w:rsidR="006E1FB9" w:rsidRPr="00903DBA" w:rsidRDefault="006E1FB9" w:rsidP="006E1FB9">
      <w:pPr>
        <w:pStyle w:val="Code"/>
        <w:rPr>
          <w:highlight w:val="white"/>
        </w:rPr>
      </w:pPr>
      <w:r w:rsidRPr="00903DBA">
        <w:rPr>
          <w:highlight w:val="white"/>
        </w:rPr>
        <w:t xml:space="preserve">      return IsArithmeticPointerArrayOrFunction() || IsString();</w:t>
      </w:r>
    </w:p>
    <w:p w14:paraId="64990C38" w14:textId="77777777" w:rsidR="006E1FB9" w:rsidRPr="00903DBA" w:rsidRDefault="006E1FB9" w:rsidP="006E1FB9">
      <w:pPr>
        <w:pStyle w:val="Code"/>
        <w:rPr>
          <w:highlight w:val="white"/>
        </w:rPr>
      </w:pPr>
      <w:r w:rsidRPr="00903DBA">
        <w:rPr>
          <w:highlight w:val="white"/>
        </w:rPr>
        <w:t xml:space="preserve">    }</w:t>
      </w:r>
    </w:p>
    <w:p w14:paraId="5E769BFB" w14:textId="77777777" w:rsidR="006E1FB9" w:rsidRPr="00903DBA" w:rsidRDefault="006E1FB9" w:rsidP="006E1FB9">
      <w:pPr>
        <w:pStyle w:val="Code"/>
        <w:rPr>
          <w:highlight w:val="white"/>
        </w:rPr>
      </w:pPr>
    </w:p>
    <w:p w14:paraId="074ACBA5" w14:textId="77777777" w:rsidR="006E1FB9" w:rsidRPr="00903DBA" w:rsidRDefault="006E1FB9" w:rsidP="006E1FB9">
      <w:pPr>
        <w:pStyle w:val="Code"/>
        <w:rPr>
          <w:highlight w:val="white"/>
        </w:rPr>
      </w:pPr>
      <w:r w:rsidRPr="00903DBA">
        <w:rPr>
          <w:highlight w:val="white"/>
        </w:rPr>
        <w:t xml:space="preserve">    public bool IsStruct() {</w:t>
      </w:r>
    </w:p>
    <w:p w14:paraId="5B733C27" w14:textId="77777777" w:rsidR="006E1FB9" w:rsidRPr="00903DBA" w:rsidRDefault="006E1FB9" w:rsidP="006E1FB9">
      <w:pPr>
        <w:pStyle w:val="Code"/>
        <w:rPr>
          <w:highlight w:val="white"/>
        </w:rPr>
      </w:pPr>
      <w:r w:rsidRPr="00903DBA">
        <w:rPr>
          <w:highlight w:val="white"/>
        </w:rPr>
        <w:lastRenderedPageBreak/>
        <w:t xml:space="preserve">      return (m_sort == Sort.Struct);</w:t>
      </w:r>
    </w:p>
    <w:p w14:paraId="6ED77B62" w14:textId="77777777" w:rsidR="006E1FB9" w:rsidRPr="00903DBA" w:rsidRDefault="006E1FB9" w:rsidP="006E1FB9">
      <w:pPr>
        <w:pStyle w:val="Code"/>
        <w:rPr>
          <w:highlight w:val="white"/>
        </w:rPr>
      </w:pPr>
      <w:r w:rsidRPr="00903DBA">
        <w:rPr>
          <w:highlight w:val="white"/>
        </w:rPr>
        <w:t xml:space="preserve">    }</w:t>
      </w:r>
    </w:p>
    <w:p w14:paraId="5BA548EC" w14:textId="77777777" w:rsidR="006E1FB9" w:rsidRPr="00903DBA" w:rsidRDefault="006E1FB9" w:rsidP="006E1FB9">
      <w:pPr>
        <w:pStyle w:val="Code"/>
        <w:rPr>
          <w:highlight w:val="white"/>
        </w:rPr>
      </w:pPr>
    </w:p>
    <w:p w14:paraId="6EEB7C58" w14:textId="77777777" w:rsidR="006E1FB9" w:rsidRPr="00903DBA" w:rsidRDefault="006E1FB9" w:rsidP="006E1FB9">
      <w:pPr>
        <w:pStyle w:val="Code"/>
        <w:rPr>
          <w:highlight w:val="white"/>
        </w:rPr>
      </w:pPr>
      <w:r w:rsidRPr="00903DBA">
        <w:rPr>
          <w:highlight w:val="white"/>
        </w:rPr>
        <w:t xml:space="preserve">    public bool IsUnion() {</w:t>
      </w:r>
    </w:p>
    <w:p w14:paraId="5B0E2A69" w14:textId="77777777" w:rsidR="006E1FB9" w:rsidRPr="00903DBA" w:rsidRDefault="006E1FB9" w:rsidP="006E1FB9">
      <w:pPr>
        <w:pStyle w:val="Code"/>
        <w:rPr>
          <w:highlight w:val="white"/>
        </w:rPr>
      </w:pPr>
      <w:r w:rsidRPr="00903DBA">
        <w:rPr>
          <w:highlight w:val="white"/>
        </w:rPr>
        <w:t xml:space="preserve">      return (m_sort == Sort.Union);</w:t>
      </w:r>
    </w:p>
    <w:p w14:paraId="497DF475" w14:textId="77777777" w:rsidR="006E1FB9" w:rsidRPr="00903DBA" w:rsidRDefault="006E1FB9" w:rsidP="006E1FB9">
      <w:pPr>
        <w:pStyle w:val="Code"/>
        <w:rPr>
          <w:highlight w:val="white"/>
        </w:rPr>
      </w:pPr>
      <w:r w:rsidRPr="00903DBA">
        <w:rPr>
          <w:highlight w:val="white"/>
        </w:rPr>
        <w:t xml:space="preserve">    }</w:t>
      </w:r>
    </w:p>
    <w:p w14:paraId="0017FF14" w14:textId="77777777" w:rsidR="006E1FB9" w:rsidRPr="00903DBA" w:rsidRDefault="006E1FB9" w:rsidP="006E1FB9">
      <w:pPr>
        <w:pStyle w:val="Code"/>
        <w:rPr>
          <w:highlight w:val="white"/>
        </w:rPr>
      </w:pPr>
      <w:r w:rsidRPr="00903DBA">
        <w:rPr>
          <w:highlight w:val="white"/>
        </w:rPr>
        <w:t xml:space="preserve">  </w:t>
      </w:r>
    </w:p>
    <w:p w14:paraId="33A15C30" w14:textId="77777777" w:rsidR="006E1FB9" w:rsidRPr="00903DBA" w:rsidRDefault="006E1FB9" w:rsidP="006E1FB9">
      <w:pPr>
        <w:pStyle w:val="Code"/>
        <w:rPr>
          <w:highlight w:val="white"/>
        </w:rPr>
      </w:pPr>
      <w:r w:rsidRPr="00903DBA">
        <w:rPr>
          <w:highlight w:val="white"/>
        </w:rPr>
        <w:t xml:space="preserve">    public bool IsStructOrUnion() {</w:t>
      </w:r>
    </w:p>
    <w:p w14:paraId="505A6093" w14:textId="77777777" w:rsidR="006E1FB9" w:rsidRPr="00903DBA" w:rsidRDefault="006E1FB9" w:rsidP="006E1FB9">
      <w:pPr>
        <w:pStyle w:val="Code"/>
        <w:rPr>
          <w:highlight w:val="white"/>
        </w:rPr>
      </w:pPr>
      <w:r w:rsidRPr="00903DBA">
        <w:rPr>
          <w:highlight w:val="white"/>
        </w:rPr>
        <w:t xml:space="preserve">      return IsStruct() || IsUnion();</w:t>
      </w:r>
    </w:p>
    <w:p w14:paraId="3637C54A" w14:textId="77777777" w:rsidR="006E1FB9" w:rsidRPr="00903DBA" w:rsidRDefault="006E1FB9" w:rsidP="006E1FB9">
      <w:pPr>
        <w:pStyle w:val="Code"/>
        <w:rPr>
          <w:highlight w:val="white"/>
        </w:rPr>
      </w:pPr>
      <w:r w:rsidRPr="00903DBA">
        <w:rPr>
          <w:highlight w:val="white"/>
        </w:rPr>
        <w:t xml:space="preserve">    }</w:t>
      </w:r>
    </w:p>
    <w:p w14:paraId="14987237" w14:textId="77777777" w:rsidR="006E1FB9" w:rsidRPr="00903DBA" w:rsidRDefault="006E1FB9" w:rsidP="006E1FB9">
      <w:pPr>
        <w:pStyle w:val="Code"/>
        <w:rPr>
          <w:highlight w:val="white"/>
        </w:rPr>
      </w:pPr>
      <w:r w:rsidRPr="00903DBA">
        <w:rPr>
          <w:highlight w:val="white"/>
        </w:rPr>
        <w:t xml:space="preserve">  </w:t>
      </w:r>
    </w:p>
    <w:p w14:paraId="376262A6" w14:textId="77777777" w:rsidR="006E1FB9" w:rsidRPr="00903DBA" w:rsidRDefault="006E1FB9" w:rsidP="006E1FB9">
      <w:pPr>
        <w:pStyle w:val="Code"/>
        <w:rPr>
          <w:highlight w:val="white"/>
        </w:rPr>
      </w:pPr>
      <w:r w:rsidRPr="00903DBA">
        <w:rPr>
          <w:highlight w:val="white"/>
        </w:rPr>
        <w:t xml:space="preserve">    public bool IsArithmeticPointerStructOrUnion() {</w:t>
      </w:r>
    </w:p>
    <w:p w14:paraId="546F5CC2" w14:textId="77777777" w:rsidR="006E1FB9" w:rsidRPr="00903DBA" w:rsidRDefault="006E1FB9" w:rsidP="006E1FB9">
      <w:pPr>
        <w:pStyle w:val="Code"/>
        <w:rPr>
          <w:highlight w:val="white"/>
        </w:rPr>
      </w:pPr>
      <w:r w:rsidRPr="00903DBA">
        <w:rPr>
          <w:highlight w:val="white"/>
        </w:rPr>
        <w:t xml:space="preserve">      return IsArithmeticOrPointer() || IsStructOrUnion();</w:t>
      </w:r>
    </w:p>
    <w:p w14:paraId="4F46723D" w14:textId="77777777" w:rsidR="006E1FB9" w:rsidRPr="00903DBA" w:rsidRDefault="006E1FB9" w:rsidP="006E1FB9">
      <w:pPr>
        <w:pStyle w:val="Code"/>
        <w:rPr>
          <w:highlight w:val="white"/>
        </w:rPr>
      </w:pPr>
      <w:r w:rsidRPr="00903DBA">
        <w:rPr>
          <w:highlight w:val="white"/>
        </w:rPr>
        <w:t xml:space="preserve">    }</w:t>
      </w:r>
    </w:p>
    <w:p w14:paraId="5C998059" w14:textId="77777777" w:rsidR="006E1FB9" w:rsidRPr="00903DBA" w:rsidRDefault="006E1FB9" w:rsidP="006E1FB9">
      <w:pPr>
        <w:pStyle w:val="Code"/>
        <w:rPr>
          <w:highlight w:val="white"/>
        </w:rPr>
      </w:pPr>
      <w:r w:rsidRPr="00903DBA">
        <w:rPr>
          <w:highlight w:val="white"/>
        </w:rPr>
        <w:t xml:space="preserve">  </w:t>
      </w:r>
    </w:p>
    <w:p w14:paraId="07DDCFA5" w14:textId="77777777" w:rsidR="006E1FB9" w:rsidRPr="00903DBA" w:rsidRDefault="006E1FB9" w:rsidP="006E1FB9">
      <w:pPr>
        <w:pStyle w:val="Code"/>
        <w:rPr>
          <w:highlight w:val="white"/>
        </w:rPr>
      </w:pPr>
      <w:r w:rsidRPr="00903DBA">
        <w:rPr>
          <w:highlight w:val="white"/>
        </w:rPr>
        <w:t xml:space="preserve">    public bool IsEnumerator() {</w:t>
      </w:r>
    </w:p>
    <w:p w14:paraId="6373A356" w14:textId="77777777" w:rsidR="006E1FB9" w:rsidRPr="00903DBA" w:rsidRDefault="006E1FB9" w:rsidP="006E1FB9">
      <w:pPr>
        <w:pStyle w:val="Code"/>
        <w:rPr>
          <w:highlight w:val="white"/>
        </w:rPr>
      </w:pPr>
      <w:r w:rsidRPr="00903DBA">
        <w:rPr>
          <w:highlight w:val="white"/>
        </w:rPr>
        <w:t xml:space="preserve">      return (m_enumeratorItemSet != null);</w:t>
      </w:r>
    </w:p>
    <w:p w14:paraId="664E157F" w14:textId="77777777" w:rsidR="006E1FB9" w:rsidRPr="00903DBA" w:rsidRDefault="006E1FB9" w:rsidP="006E1FB9">
      <w:pPr>
        <w:pStyle w:val="Code"/>
        <w:rPr>
          <w:highlight w:val="white"/>
        </w:rPr>
      </w:pPr>
      <w:r w:rsidRPr="00903DBA">
        <w:rPr>
          <w:highlight w:val="white"/>
        </w:rPr>
        <w:t xml:space="preserve">    }</w:t>
      </w:r>
    </w:p>
    <w:p w14:paraId="5C9BA19F" w14:textId="77777777" w:rsidR="006E1FB9" w:rsidRPr="00903DBA" w:rsidRDefault="006E1FB9" w:rsidP="006E1FB9">
      <w:pPr>
        <w:pStyle w:val="Code"/>
        <w:rPr>
          <w:highlight w:val="white"/>
        </w:rPr>
      </w:pPr>
    </w:p>
    <w:p w14:paraId="59942D99" w14:textId="77777777" w:rsidR="006E1FB9" w:rsidRPr="00903DBA" w:rsidRDefault="006E1FB9" w:rsidP="006E1FB9">
      <w:pPr>
        <w:pStyle w:val="Code"/>
        <w:rPr>
          <w:highlight w:val="white"/>
        </w:rPr>
      </w:pPr>
      <w:r w:rsidRPr="00903DBA">
        <w:rPr>
          <w:highlight w:val="white"/>
        </w:rPr>
        <w:t xml:space="preserve">    public override string ToString() {</w:t>
      </w:r>
    </w:p>
    <w:p w14:paraId="24A62272" w14:textId="51498FFF" w:rsidR="006E1FB9" w:rsidRPr="00903DBA" w:rsidRDefault="006E1FB9" w:rsidP="00837ADC">
      <w:pPr>
        <w:pStyle w:val="Code"/>
        <w:rPr>
          <w:highlight w:val="white"/>
        </w:rPr>
      </w:pPr>
      <w:r w:rsidRPr="00903DBA">
        <w:rPr>
          <w:highlight w:val="white"/>
        </w:rPr>
        <w:t xml:space="preserve">      return Enum.GetName(typeof(Sort), m_sort).Replace("_", " ").ToLower();</w:t>
      </w:r>
    </w:p>
    <w:p w14:paraId="14843D6B" w14:textId="60A807B2" w:rsidR="006E1FB9" w:rsidRPr="00903DBA" w:rsidRDefault="006E1FB9" w:rsidP="006E1FB9">
      <w:pPr>
        <w:pStyle w:val="Code"/>
        <w:rPr>
          <w:highlight w:val="white"/>
        </w:rPr>
      </w:pPr>
      <w:r w:rsidRPr="00903DBA">
        <w:rPr>
          <w:highlight w:val="white"/>
        </w:rPr>
        <w:t xml:space="preserve">    }</w:t>
      </w:r>
    </w:p>
    <w:p w14:paraId="293C170D" w14:textId="635CC2E7" w:rsidR="008F058F" w:rsidRPr="00903DBA" w:rsidRDefault="005B56F9" w:rsidP="005B56F9">
      <w:pPr>
        <w:rPr>
          <w:highlight w:val="white"/>
        </w:rPr>
      </w:pPr>
      <w:r w:rsidRPr="00903DBA">
        <w:rPr>
          <w:highlight w:val="white"/>
        </w:rPr>
        <w:t>Finally, we have a set of predefined types.</w:t>
      </w:r>
    </w:p>
    <w:p w14:paraId="7F688A1F" w14:textId="77777777" w:rsidR="008F058F" w:rsidRPr="00903DBA" w:rsidRDefault="008F058F" w:rsidP="008F058F">
      <w:pPr>
        <w:pStyle w:val="Code"/>
        <w:rPr>
          <w:highlight w:val="white"/>
        </w:rPr>
      </w:pPr>
      <w:r w:rsidRPr="00903DBA">
        <w:rPr>
          <w:highlight w:val="white"/>
        </w:rPr>
        <w:t xml:space="preserve">    public static Type SignedShortIntegerType =</w:t>
      </w:r>
    </w:p>
    <w:p w14:paraId="6887CCD1" w14:textId="339DE5EC"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SignedShortInt</w:t>
      </w:r>
      <w:r w:rsidRPr="00903DBA">
        <w:rPr>
          <w:highlight w:val="white"/>
        </w:rPr>
        <w:t>);</w:t>
      </w:r>
    </w:p>
    <w:p w14:paraId="3CC94AC3" w14:textId="77777777" w:rsidR="008F058F" w:rsidRPr="00903DBA" w:rsidRDefault="008F058F" w:rsidP="008F058F">
      <w:pPr>
        <w:pStyle w:val="Code"/>
        <w:rPr>
          <w:highlight w:val="white"/>
        </w:rPr>
      </w:pPr>
      <w:r w:rsidRPr="00903DBA">
        <w:rPr>
          <w:highlight w:val="white"/>
        </w:rPr>
        <w:t xml:space="preserve">    public static Type UnsignedShortIntegerType =</w:t>
      </w:r>
    </w:p>
    <w:p w14:paraId="1145F6B5" w14:textId="6896BD61"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UnsignedShortInt</w:t>
      </w:r>
      <w:r w:rsidRPr="00903DBA">
        <w:rPr>
          <w:highlight w:val="white"/>
        </w:rPr>
        <w:t>);</w:t>
      </w:r>
    </w:p>
    <w:p w14:paraId="44162564" w14:textId="678B3FDD" w:rsidR="008F058F" w:rsidRPr="00903DBA" w:rsidRDefault="008F058F" w:rsidP="008F058F">
      <w:pPr>
        <w:pStyle w:val="Code"/>
        <w:rPr>
          <w:highlight w:val="white"/>
        </w:rPr>
      </w:pPr>
      <w:r w:rsidRPr="00903DBA">
        <w:rPr>
          <w:highlight w:val="white"/>
        </w:rPr>
        <w:t xml:space="preserve">    public static Type SignedIntegerType = new Type(Sort.</w:t>
      </w:r>
      <w:r w:rsidR="005D4E81" w:rsidRPr="00903DBA">
        <w:rPr>
          <w:highlight w:val="white"/>
        </w:rPr>
        <w:t>SignedInt</w:t>
      </w:r>
      <w:r w:rsidRPr="00903DBA">
        <w:rPr>
          <w:highlight w:val="white"/>
        </w:rPr>
        <w:t>);</w:t>
      </w:r>
    </w:p>
    <w:p w14:paraId="20A54A8B" w14:textId="025AC18C" w:rsidR="008F058F" w:rsidRPr="00903DBA" w:rsidRDefault="008F058F" w:rsidP="008F058F">
      <w:pPr>
        <w:pStyle w:val="Code"/>
        <w:rPr>
          <w:highlight w:val="white"/>
        </w:rPr>
      </w:pPr>
      <w:r w:rsidRPr="00903DBA">
        <w:rPr>
          <w:highlight w:val="white"/>
        </w:rPr>
        <w:t xml:space="preserve">    public static Type UnsignedIntegerType = new Type(Sort.</w:t>
      </w:r>
      <w:r w:rsidR="005D4E81" w:rsidRPr="00903DBA">
        <w:rPr>
          <w:highlight w:val="white"/>
        </w:rPr>
        <w:t>UnsignedInt</w:t>
      </w:r>
      <w:r w:rsidRPr="00903DBA">
        <w:rPr>
          <w:highlight w:val="white"/>
        </w:rPr>
        <w:t>);</w:t>
      </w:r>
    </w:p>
    <w:p w14:paraId="0029687A" w14:textId="58AEDE3C" w:rsidR="008F058F" w:rsidRPr="00903DBA" w:rsidRDefault="008F058F" w:rsidP="008F058F">
      <w:pPr>
        <w:pStyle w:val="Code"/>
        <w:rPr>
          <w:highlight w:val="white"/>
        </w:rPr>
      </w:pPr>
      <w:r w:rsidRPr="00903DBA">
        <w:rPr>
          <w:highlight w:val="white"/>
        </w:rPr>
        <w:t xml:space="preserve">    public static Type SignedLongIntegerType = new Type(Sort.</w:t>
      </w:r>
      <w:r w:rsidR="005D4E81" w:rsidRPr="00903DBA">
        <w:rPr>
          <w:highlight w:val="white"/>
        </w:rPr>
        <w:t>SignedLongInt</w:t>
      </w:r>
      <w:r w:rsidRPr="00903DBA">
        <w:rPr>
          <w:highlight w:val="white"/>
        </w:rPr>
        <w:t>);</w:t>
      </w:r>
    </w:p>
    <w:p w14:paraId="4F99C9B7" w14:textId="77777777" w:rsidR="008F058F" w:rsidRPr="00903DBA" w:rsidRDefault="008F058F" w:rsidP="008F058F">
      <w:pPr>
        <w:pStyle w:val="Code"/>
        <w:rPr>
          <w:highlight w:val="white"/>
        </w:rPr>
      </w:pPr>
      <w:r w:rsidRPr="00903DBA">
        <w:rPr>
          <w:highlight w:val="white"/>
        </w:rPr>
        <w:t xml:space="preserve">    public static Type UnsignedLongIntegerType =</w:t>
      </w:r>
    </w:p>
    <w:p w14:paraId="59DC5091" w14:textId="3E5495DE" w:rsidR="008F058F" w:rsidRPr="00903DBA" w:rsidRDefault="008F058F" w:rsidP="008F058F">
      <w:pPr>
        <w:pStyle w:val="Code"/>
        <w:rPr>
          <w:highlight w:val="white"/>
        </w:rPr>
      </w:pPr>
      <w:r w:rsidRPr="00903DBA">
        <w:rPr>
          <w:highlight w:val="white"/>
        </w:rPr>
        <w:t xml:space="preserve">      new Type(Sort.</w:t>
      </w:r>
      <w:r w:rsidR="005D4E81" w:rsidRPr="00903DBA">
        <w:rPr>
          <w:highlight w:val="white"/>
        </w:rPr>
        <w:t>UnsignedLongInt</w:t>
      </w:r>
      <w:r w:rsidRPr="00903DBA">
        <w:rPr>
          <w:highlight w:val="white"/>
        </w:rPr>
        <w:t>);</w:t>
      </w:r>
    </w:p>
    <w:p w14:paraId="740B9FCB" w14:textId="77777777" w:rsidR="008F058F" w:rsidRPr="00903DBA" w:rsidRDefault="008F058F" w:rsidP="008F058F">
      <w:pPr>
        <w:pStyle w:val="Code"/>
        <w:rPr>
          <w:highlight w:val="white"/>
        </w:rPr>
      </w:pPr>
      <w:r w:rsidRPr="00903DBA">
        <w:rPr>
          <w:highlight w:val="white"/>
        </w:rPr>
        <w:t xml:space="preserve">    public static Type FloatType = new Type(Sort.Float);</w:t>
      </w:r>
    </w:p>
    <w:p w14:paraId="7CFE15C5" w14:textId="77777777" w:rsidR="008F058F" w:rsidRPr="00903DBA" w:rsidRDefault="008F058F" w:rsidP="008F058F">
      <w:pPr>
        <w:pStyle w:val="Code"/>
        <w:rPr>
          <w:highlight w:val="white"/>
        </w:rPr>
      </w:pPr>
      <w:r w:rsidRPr="00903DBA">
        <w:rPr>
          <w:highlight w:val="white"/>
        </w:rPr>
        <w:t xml:space="preserve">    public static Type DoubleType = new Type(Sort.Double);</w:t>
      </w:r>
    </w:p>
    <w:p w14:paraId="3A961D7A" w14:textId="75F44C3D" w:rsidR="008F058F" w:rsidRPr="00903DBA" w:rsidRDefault="008F058F" w:rsidP="008F058F">
      <w:pPr>
        <w:pStyle w:val="Code"/>
        <w:rPr>
          <w:highlight w:val="white"/>
        </w:rPr>
      </w:pPr>
      <w:r w:rsidRPr="00903DBA">
        <w:rPr>
          <w:highlight w:val="white"/>
        </w:rPr>
        <w:t xml:space="preserve">    public static Type LongDoubleType = new Type(Sort.</w:t>
      </w:r>
      <w:r w:rsidR="001220BA" w:rsidRPr="00903DBA">
        <w:rPr>
          <w:highlight w:val="white"/>
        </w:rPr>
        <w:t>LongDouble</w:t>
      </w:r>
      <w:r w:rsidRPr="00903DBA">
        <w:rPr>
          <w:highlight w:val="white"/>
        </w:rPr>
        <w:t>);</w:t>
      </w:r>
    </w:p>
    <w:p w14:paraId="2BF5B55A" w14:textId="0AA0D4BA" w:rsidR="008F058F" w:rsidRPr="00903DBA" w:rsidRDefault="008F058F" w:rsidP="008F058F">
      <w:pPr>
        <w:pStyle w:val="Code"/>
        <w:rPr>
          <w:highlight w:val="white"/>
        </w:rPr>
      </w:pPr>
      <w:r w:rsidRPr="00903DBA">
        <w:rPr>
          <w:highlight w:val="white"/>
        </w:rPr>
        <w:t xml:space="preserve">    public static Type SignedCharType = new Type(Sort.</w:t>
      </w:r>
      <w:r w:rsidR="005D4E81" w:rsidRPr="00903DBA">
        <w:rPr>
          <w:highlight w:val="white"/>
        </w:rPr>
        <w:t>SignedChar</w:t>
      </w:r>
      <w:r w:rsidRPr="00903DBA">
        <w:rPr>
          <w:highlight w:val="white"/>
        </w:rPr>
        <w:t>);</w:t>
      </w:r>
    </w:p>
    <w:p w14:paraId="0C3B03FB" w14:textId="4AA2177E" w:rsidR="008F058F" w:rsidRPr="00903DBA" w:rsidRDefault="008F058F" w:rsidP="008F058F">
      <w:pPr>
        <w:pStyle w:val="Code"/>
        <w:rPr>
          <w:highlight w:val="white"/>
        </w:rPr>
      </w:pPr>
      <w:r w:rsidRPr="00903DBA">
        <w:rPr>
          <w:highlight w:val="white"/>
        </w:rPr>
        <w:t xml:space="preserve">    public static Type UnsignedCharType = new Type(Sort.</w:t>
      </w:r>
      <w:r w:rsidR="005D4E81" w:rsidRPr="00903DBA">
        <w:rPr>
          <w:highlight w:val="white"/>
        </w:rPr>
        <w:t>UnsignedChar</w:t>
      </w:r>
      <w:r w:rsidRPr="00903DBA">
        <w:rPr>
          <w:highlight w:val="white"/>
        </w:rPr>
        <w:t>);</w:t>
      </w:r>
    </w:p>
    <w:p w14:paraId="4F147632" w14:textId="77777777" w:rsidR="008F058F" w:rsidRPr="00903DBA" w:rsidRDefault="008F058F" w:rsidP="008F058F">
      <w:pPr>
        <w:pStyle w:val="Code"/>
        <w:rPr>
          <w:highlight w:val="white"/>
        </w:rPr>
      </w:pPr>
      <w:r w:rsidRPr="00903DBA">
        <w:rPr>
          <w:highlight w:val="white"/>
        </w:rPr>
        <w:t xml:space="preserve">    public static Type StringType = new Type(Sort.String);</w:t>
      </w:r>
    </w:p>
    <w:p w14:paraId="5F0736FA" w14:textId="77777777" w:rsidR="008F058F" w:rsidRPr="00903DBA" w:rsidRDefault="008F058F" w:rsidP="008F058F">
      <w:pPr>
        <w:pStyle w:val="Code"/>
        <w:rPr>
          <w:highlight w:val="white"/>
        </w:rPr>
      </w:pPr>
      <w:r w:rsidRPr="00903DBA">
        <w:rPr>
          <w:highlight w:val="white"/>
        </w:rPr>
        <w:t xml:space="preserve">    public static Type VoidType = new Type(Sort.Void);</w:t>
      </w:r>
    </w:p>
    <w:p w14:paraId="32D4F45B" w14:textId="77777777" w:rsidR="008F058F" w:rsidRPr="00903DBA" w:rsidRDefault="008F058F" w:rsidP="008F058F">
      <w:pPr>
        <w:pStyle w:val="Code"/>
        <w:rPr>
          <w:highlight w:val="white"/>
        </w:rPr>
      </w:pPr>
      <w:r w:rsidRPr="00903DBA">
        <w:rPr>
          <w:highlight w:val="white"/>
        </w:rPr>
        <w:t xml:space="preserve">    public static Type PointerTypeX = new Type(SignedIntegerType);</w:t>
      </w:r>
    </w:p>
    <w:p w14:paraId="2EAF113D" w14:textId="77777777" w:rsidR="008F058F" w:rsidRPr="00903DBA" w:rsidRDefault="008F058F" w:rsidP="008F058F">
      <w:pPr>
        <w:pStyle w:val="Code"/>
        <w:rPr>
          <w:highlight w:val="white"/>
        </w:rPr>
      </w:pPr>
      <w:r w:rsidRPr="00903DBA">
        <w:rPr>
          <w:highlight w:val="white"/>
        </w:rPr>
        <w:t xml:space="preserve">    public static Type VoidPointerType = new Type(new Type(Sort.Void));</w:t>
      </w:r>
    </w:p>
    <w:p w14:paraId="03842412" w14:textId="4ABCBC50" w:rsidR="008F058F" w:rsidRPr="00903DBA" w:rsidRDefault="008F058F" w:rsidP="006E1FB9">
      <w:pPr>
        <w:pStyle w:val="Code"/>
        <w:rPr>
          <w:highlight w:val="white"/>
        </w:rPr>
      </w:pPr>
      <w:r w:rsidRPr="00903DBA">
        <w:rPr>
          <w:highlight w:val="white"/>
        </w:rPr>
        <w:t xml:space="preserve">    public static Type LogicalType = new Type(Sort.Logical);</w:t>
      </w:r>
    </w:p>
    <w:p w14:paraId="3034E8B8" w14:textId="77777777" w:rsidR="006E1FB9" w:rsidRPr="00903DBA" w:rsidRDefault="006E1FB9" w:rsidP="006E1FB9">
      <w:pPr>
        <w:pStyle w:val="Code"/>
        <w:rPr>
          <w:highlight w:val="white"/>
        </w:rPr>
      </w:pPr>
      <w:r w:rsidRPr="00903DBA">
        <w:rPr>
          <w:highlight w:val="white"/>
        </w:rPr>
        <w:t xml:space="preserve">  }</w:t>
      </w:r>
    </w:p>
    <w:p w14:paraId="3BD90FD0" w14:textId="5F2766AA" w:rsidR="008C43F9" w:rsidRPr="00903DBA" w:rsidRDefault="006E1FB9" w:rsidP="006E1FB9">
      <w:pPr>
        <w:pStyle w:val="Code"/>
      </w:pPr>
      <w:r w:rsidRPr="00903DBA">
        <w:rPr>
          <w:highlight w:val="white"/>
        </w:rPr>
        <w:t>}</w:t>
      </w:r>
    </w:p>
    <w:p w14:paraId="699834BC" w14:textId="77777777" w:rsidR="001F7724" w:rsidRPr="00903DBA" w:rsidRDefault="001F7724" w:rsidP="001F7724">
      <w:pPr>
        <w:pStyle w:val="Rubrik2"/>
      </w:pPr>
      <w:bookmarkStart w:id="342" w:name="_Toc57656045"/>
      <w:r w:rsidRPr="00903DBA">
        <w:t>Type Size</w:t>
      </w:r>
      <w:bookmarkEnd w:id="342"/>
    </w:p>
    <w:p w14:paraId="4134D035" w14:textId="652222A6" w:rsidR="00981D97" w:rsidRPr="00903DBA" w:rsidRDefault="00981D97" w:rsidP="00981D97">
      <w:r w:rsidRPr="00903DBA">
        <w:t xml:space="preserve">The </w:t>
      </w:r>
      <w:r w:rsidRPr="00903DBA">
        <w:rPr>
          <w:rStyle w:val="KeyWord0"/>
        </w:rPr>
        <w:t>TypeSize</w:t>
      </w:r>
      <w:r w:rsidRPr="00903DBA">
        <w:t xml:space="preserve"> class holds the sizes of the types and the minimum and maximum values of each type.</w:t>
      </w:r>
    </w:p>
    <w:p w14:paraId="4E50C195" w14:textId="397CFBD3" w:rsidR="00FB7182" w:rsidRPr="00903DBA" w:rsidRDefault="00FB7182" w:rsidP="00FB7182">
      <w:pPr>
        <w:pStyle w:val="CodeHeader"/>
      </w:pPr>
      <w:proofErr w:type="spellStart"/>
      <w:r w:rsidRPr="00903DBA">
        <w:t>TypeSize.cs</w:t>
      </w:r>
      <w:proofErr w:type="spellEnd"/>
    </w:p>
    <w:p w14:paraId="01A17F37" w14:textId="77777777" w:rsidR="005F3B9F" w:rsidRPr="00903DBA" w:rsidRDefault="005F3B9F" w:rsidP="005F3B9F">
      <w:pPr>
        <w:pStyle w:val="Code"/>
        <w:rPr>
          <w:highlight w:val="white"/>
        </w:rPr>
      </w:pPr>
      <w:r w:rsidRPr="00903DBA">
        <w:rPr>
          <w:highlight w:val="white"/>
        </w:rPr>
        <w:t>using System.Numerics;</w:t>
      </w:r>
    </w:p>
    <w:p w14:paraId="2B9A1FB2" w14:textId="77777777" w:rsidR="005F3B9F" w:rsidRPr="00903DBA" w:rsidRDefault="005F3B9F" w:rsidP="005F3B9F">
      <w:pPr>
        <w:pStyle w:val="Code"/>
        <w:rPr>
          <w:highlight w:val="white"/>
        </w:rPr>
      </w:pPr>
      <w:r w:rsidRPr="00903DBA">
        <w:rPr>
          <w:highlight w:val="white"/>
        </w:rPr>
        <w:t>using System.Collections.Generic;</w:t>
      </w:r>
    </w:p>
    <w:p w14:paraId="52BECAC7" w14:textId="77777777" w:rsidR="005F3B9F" w:rsidRPr="00903DBA" w:rsidRDefault="005F3B9F" w:rsidP="005F3B9F">
      <w:pPr>
        <w:pStyle w:val="Code"/>
        <w:rPr>
          <w:highlight w:val="white"/>
        </w:rPr>
      </w:pPr>
    </w:p>
    <w:p w14:paraId="7C7614D6" w14:textId="77777777" w:rsidR="005F3B9F" w:rsidRPr="00903DBA" w:rsidRDefault="005F3B9F" w:rsidP="005F3B9F">
      <w:pPr>
        <w:pStyle w:val="Code"/>
        <w:rPr>
          <w:highlight w:val="white"/>
        </w:rPr>
      </w:pPr>
      <w:r w:rsidRPr="00903DBA">
        <w:rPr>
          <w:highlight w:val="white"/>
        </w:rPr>
        <w:t>namespace CCompiler {</w:t>
      </w:r>
    </w:p>
    <w:p w14:paraId="590A447C" w14:textId="77777777" w:rsidR="005F3B9F" w:rsidRPr="00903DBA" w:rsidRDefault="005F3B9F" w:rsidP="005F3B9F">
      <w:pPr>
        <w:pStyle w:val="Code"/>
        <w:rPr>
          <w:highlight w:val="white"/>
        </w:rPr>
      </w:pPr>
      <w:r w:rsidRPr="00903DBA">
        <w:rPr>
          <w:highlight w:val="white"/>
        </w:rPr>
        <w:t xml:space="preserve">  class TypeSize {</w:t>
      </w:r>
    </w:p>
    <w:p w14:paraId="79F234DE" w14:textId="77777777" w:rsidR="005F3B9F" w:rsidRPr="00903DBA" w:rsidRDefault="005F3B9F" w:rsidP="005F3B9F">
      <w:pPr>
        <w:pStyle w:val="Code"/>
        <w:rPr>
          <w:highlight w:val="white"/>
        </w:rPr>
      </w:pPr>
      <w:r w:rsidRPr="00903DBA">
        <w:rPr>
          <w:highlight w:val="white"/>
        </w:rPr>
        <w:t xml:space="preserve">    public static int PointerSize;</w:t>
      </w:r>
    </w:p>
    <w:p w14:paraId="5BE31119" w14:textId="77777777" w:rsidR="005F3B9F" w:rsidRPr="00903DBA" w:rsidRDefault="005F3B9F" w:rsidP="005F3B9F">
      <w:pPr>
        <w:pStyle w:val="Code"/>
        <w:rPr>
          <w:highlight w:val="white"/>
        </w:rPr>
      </w:pPr>
      <w:r w:rsidRPr="00903DBA">
        <w:rPr>
          <w:highlight w:val="white"/>
        </w:rPr>
        <w:lastRenderedPageBreak/>
        <w:t xml:space="preserve">    public static int SignedIntegerSize;</w:t>
      </w:r>
    </w:p>
    <w:p w14:paraId="3113CE04" w14:textId="4FCECFDC" w:rsidR="005F3B9F" w:rsidRPr="00903DBA" w:rsidRDefault="00655C13" w:rsidP="00655C13">
      <w:pPr>
        <w:rPr>
          <w:highlight w:val="white"/>
        </w:rPr>
      </w:pPr>
      <w:r w:rsidRPr="00903DBA">
        <w:rPr>
          <w:highlight w:val="white"/>
        </w:rPr>
        <w:t xml:space="preserve">The </w:t>
      </w:r>
      <w:r w:rsidRPr="00903DBA">
        <w:rPr>
          <w:rStyle w:val="KeyWord0"/>
          <w:highlight w:val="white"/>
        </w:rPr>
        <w:t>m_maskMap</w:t>
      </w:r>
      <w:r w:rsidRPr="00903DBA">
        <w:rPr>
          <w:highlight w:val="white"/>
        </w:rPr>
        <w:t xml:space="preserve"> map holds the bit masks for integer values of one, two, and four bytes.</w:t>
      </w:r>
      <w:r w:rsidR="00450D60" w:rsidRPr="00903DBA">
        <w:rPr>
          <w:highlight w:val="white"/>
        </w:rPr>
        <w:t xml:space="preserve"> </w:t>
      </w:r>
      <w:r w:rsidR="00FE6477" w:rsidRPr="00903DBA">
        <w:rPr>
          <w:highlight w:val="white"/>
        </w:rPr>
        <w:t>Note that i</w:t>
      </w:r>
      <w:r w:rsidR="00450D60" w:rsidRPr="00903DBA">
        <w:rPr>
          <w:highlight w:val="white"/>
        </w:rPr>
        <w:t>ts values are the same for the Linux and Windows environment.</w:t>
      </w:r>
    </w:p>
    <w:p w14:paraId="5FD33270" w14:textId="77777777" w:rsidR="005F3B9F" w:rsidRPr="00903DBA" w:rsidRDefault="005F3B9F" w:rsidP="005F3B9F">
      <w:pPr>
        <w:pStyle w:val="Code"/>
        <w:rPr>
          <w:highlight w:val="white"/>
        </w:rPr>
      </w:pPr>
      <w:r w:rsidRPr="00903DBA">
        <w:rPr>
          <w:highlight w:val="white"/>
        </w:rPr>
        <w:t xml:space="preserve">    private static IDictionary&lt;int, BigInteger&gt;</w:t>
      </w:r>
    </w:p>
    <w:p w14:paraId="4442DB5D" w14:textId="77777777" w:rsidR="005F3B9F" w:rsidRPr="00903DBA" w:rsidRDefault="005F3B9F" w:rsidP="005F3B9F">
      <w:pPr>
        <w:pStyle w:val="Code"/>
        <w:rPr>
          <w:highlight w:val="white"/>
        </w:rPr>
      </w:pPr>
      <w:r w:rsidRPr="00903DBA">
        <w:rPr>
          <w:highlight w:val="white"/>
        </w:rPr>
        <w:t xml:space="preserve">      m_maskMap = new Dictionary&lt;int, BigInteger&gt;() {</w:t>
      </w:r>
    </w:p>
    <w:p w14:paraId="53E64F1B" w14:textId="77777777" w:rsidR="005F3B9F" w:rsidRPr="00903DBA" w:rsidRDefault="005F3B9F" w:rsidP="005F3B9F">
      <w:pPr>
        <w:pStyle w:val="Code"/>
        <w:rPr>
          <w:highlight w:val="white"/>
        </w:rPr>
      </w:pPr>
      <w:r w:rsidRPr="00903DBA">
        <w:rPr>
          <w:highlight w:val="white"/>
        </w:rPr>
        <w:t xml:space="preserve">        {1, (BigInteger) 0x000000FF},</w:t>
      </w:r>
    </w:p>
    <w:p w14:paraId="4575B439" w14:textId="77777777" w:rsidR="005F3B9F" w:rsidRPr="00903DBA" w:rsidRDefault="005F3B9F" w:rsidP="005F3B9F">
      <w:pPr>
        <w:pStyle w:val="Code"/>
        <w:rPr>
          <w:highlight w:val="white"/>
        </w:rPr>
      </w:pPr>
      <w:r w:rsidRPr="00903DBA">
        <w:rPr>
          <w:highlight w:val="white"/>
        </w:rPr>
        <w:t xml:space="preserve">        {2, (BigInteger) 0x0000FFFF},</w:t>
      </w:r>
    </w:p>
    <w:p w14:paraId="4F8FBA62" w14:textId="77777777" w:rsidR="005F3B9F" w:rsidRPr="00903DBA" w:rsidRDefault="005F3B9F" w:rsidP="005F3B9F">
      <w:pPr>
        <w:pStyle w:val="Code"/>
        <w:rPr>
          <w:highlight w:val="white"/>
        </w:rPr>
      </w:pPr>
      <w:r w:rsidRPr="00903DBA">
        <w:rPr>
          <w:highlight w:val="white"/>
        </w:rPr>
        <w:t xml:space="preserve">        {4, (BigInteger) 0xFFFFFFFF}};</w:t>
      </w:r>
    </w:p>
    <w:p w14:paraId="57EE2CF9" w14:textId="3451AEC3" w:rsidR="005F3B9F" w:rsidRPr="00903DBA" w:rsidRDefault="00655CA6" w:rsidP="00655CA6">
      <w:pPr>
        <w:rPr>
          <w:highlight w:val="white"/>
        </w:rPr>
      </w:pPr>
      <w:r w:rsidRPr="00903DBA">
        <w:rPr>
          <w:highlight w:val="white"/>
        </w:rPr>
        <w:t xml:space="preserve">The </w:t>
      </w:r>
      <w:r w:rsidRPr="00903DBA">
        <w:rPr>
          <w:rStyle w:val="KeyWord0"/>
          <w:highlight w:val="white"/>
        </w:rPr>
        <w:t>m_sizeMap</w:t>
      </w:r>
      <w:r w:rsidRPr="00903DBA">
        <w:rPr>
          <w:highlight w:val="white"/>
        </w:rPr>
        <w:t xml:space="preserve"> map </w:t>
      </w:r>
      <w:r w:rsidR="00AF6D77" w:rsidRPr="00903DBA">
        <w:rPr>
          <w:highlight w:val="white"/>
        </w:rPr>
        <w:t>holds the size of type.</w:t>
      </w:r>
    </w:p>
    <w:p w14:paraId="19C01090" w14:textId="77777777" w:rsidR="00655C13" w:rsidRPr="00903DBA" w:rsidRDefault="005F3B9F" w:rsidP="005F3B9F">
      <w:pPr>
        <w:pStyle w:val="Code"/>
        <w:rPr>
          <w:highlight w:val="white"/>
        </w:rPr>
      </w:pPr>
      <w:r w:rsidRPr="00903DBA">
        <w:rPr>
          <w:highlight w:val="white"/>
        </w:rPr>
        <w:t xml:space="preserve">    public static IDictionary&lt;Sort,int&gt; m_sizeMap =</w:t>
      </w:r>
    </w:p>
    <w:p w14:paraId="67403175" w14:textId="07806F68" w:rsidR="005F3B9F" w:rsidRPr="00903DBA" w:rsidRDefault="00655C13" w:rsidP="005F3B9F">
      <w:pPr>
        <w:pStyle w:val="Code"/>
        <w:rPr>
          <w:highlight w:val="white"/>
        </w:rPr>
      </w:pPr>
      <w:r w:rsidRPr="00903DBA">
        <w:rPr>
          <w:highlight w:val="white"/>
        </w:rPr>
        <w:t xml:space="preserve">      </w:t>
      </w:r>
      <w:r w:rsidR="005F3B9F" w:rsidRPr="00903DBA">
        <w:rPr>
          <w:highlight w:val="white"/>
        </w:rPr>
        <w:t>new Dictionary&lt;Sort,int&gt;();</w:t>
      </w:r>
    </w:p>
    <w:p w14:paraId="664C020C" w14:textId="5CF257FD" w:rsidR="00A074C7" w:rsidRPr="00903DBA" w:rsidRDefault="00A074C7" w:rsidP="00A074C7">
      <w:pPr>
        <w:rPr>
          <w:highlight w:val="white"/>
        </w:rPr>
      </w:pPr>
      <w:r w:rsidRPr="00903DBA">
        <w:rPr>
          <w:highlight w:val="white"/>
        </w:rPr>
        <w:t xml:space="preserve">The </w:t>
      </w:r>
      <w:r w:rsidRPr="00903DBA">
        <w:rPr>
          <w:rStyle w:val="KeyWord0"/>
          <w:highlight w:val="white"/>
        </w:rPr>
        <w:t>m_signedMap</w:t>
      </w:r>
      <w:r w:rsidRPr="00903DBA">
        <w:rPr>
          <w:highlight w:val="white"/>
        </w:rPr>
        <w:t xml:space="preserve"> and </w:t>
      </w:r>
      <w:r w:rsidRPr="00903DBA">
        <w:rPr>
          <w:rStyle w:val="KeyWord0"/>
          <w:highlight w:val="white"/>
        </w:rPr>
        <w:t>m_unsignedMap</w:t>
      </w:r>
      <w:r w:rsidRPr="00903DBA">
        <w:rPr>
          <w:highlight w:val="white"/>
        </w:rPr>
        <w:t xml:space="preserve"> maps hold the signed and unsigned integer types of each size.</w:t>
      </w:r>
    </w:p>
    <w:p w14:paraId="01285C42" w14:textId="77777777" w:rsidR="005F3B9F" w:rsidRPr="00903DBA" w:rsidRDefault="005F3B9F" w:rsidP="005F3B9F">
      <w:pPr>
        <w:pStyle w:val="Code"/>
        <w:rPr>
          <w:highlight w:val="white"/>
        </w:rPr>
      </w:pPr>
      <w:r w:rsidRPr="00903DBA">
        <w:rPr>
          <w:highlight w:val="white"/>
        </w:rPr>
        <w:t xml:space="preserve">    public static IDictionary&lt;int,Sort&gt;</w:t>
      </w:r>
    </w:p>
    <w:p w14:paraId="0468094D" w14:textId="77777777" w:rsidR="005F3B9F" w:rsidRPr="00903DBA" w:rsidRDefault="005F3B9F" w:rsidP="005F3B9F">
      <w:pPr>
        <w:pStyle w:val="Code"/>
        <w:rPr>
          <w:highlight w:val="white"/>
        </w:rPr>
      </w:pPr>
      <w:r w:rsidRPr="00903DBA">
        <w:rPr>
          <w:highlight w:val="white"/>
        </w:rPr>
        <w:t xml:space="preserve">      m_signedMap = new Dictionary&lt;int,Sort&gt;(),</w:t>
      </w:r>
    </w:p>
    <w:p w14:paraId="263980BA" w14:textId="77777777" w:rsidR="005F3B9F" w:rsidRPr="00903DBA" w:rsidRDefault="005F3B9F" w:rsidP="005F3B9F">
      <w:pPr>
        <w:pStyle w:val="Code"/>
        <w:rPr>
          <w:highlight w:val="white"/>
        </w:rPr>
      </w:pPr>
      <w:r w:rsidRPr="00903DBA">
        <w:rPr>
          <w:highlight w:val="white"/>
        </w:rPr>
        <w:t xml:space="preserve">      m_unsignedMap = new Dictionary&lt;int,Sort&gt;();</w:t>
      </w:r>
    </w:p>
    <w:p w14:paraId="070C35ED" w14:textId="38E5159E" w:rsidR="005F3B9F" w:rsidRPr="00903DBA" w:rsidRDefault="00C7562D" w:rsidP="00C7562D">
      <w:pPr>
        <w:rPr>
          <w:highlight w:val="white"/>
        </w:rPr>
      </w:pPr>
      <w:r w:rsidRPr="00903DBA">
        <w:rPr>
          <w:highlight w:val="white"/>
        </w:rPr>
        <w:t xml:space="preserve">The </w:t>
      </w:r>
      <w:r w:rsidRPr="00903DBA">
        <w:rPr>
          <w:rStyle w:val="KeyWord0"/>
          <w:highlight w:val="white"/>
        </w:rPr>
        <w:t>m_minValueMap</w:t>
      </w:r>
      <w:r w:rsidRPr="00903DBA">
        <w:rPr>
          <w:highlight w:val="white"/>
        </w:rPr>
        <w:t xml:space="preserve"> and </w:t>
      </w:r>
      <w:r w:rsidRPr="00903DBA">
        <w:rPr>
          <w:rStyle w:val="KeyWord0"/>
          <w:highlight w:val="white"/>
        </w:rPr>
        <w:t>m_maxValueMap</w:t>
      </w:r>
      <w:r w:rsidRPr="00903DBA">
        <w:rPr>
          <w:highlight w:val="white"/>
        </w:rPr>
        <w:t xml:space="preserve"> hold the minimum and maximum values of each integral type.</w:t>
      </w:r>
    </w:p>
    <w:p w14:paraId="7A7D6AD2" w14:textId="77777777" w:rsidR="005F3B9F" w:rsidRPr="00903DBA" w:rsidRDefault="005F3B9F" w:rsidP="005F3B9F">
      <w:pPr>
        <w:pStyle w:val="Code"/>
        <w:rPr>
          <w:highlight w:val="white"/>
        </w:rPr>
      </w:pPr>
      <w:r w:rsidRPr="00903DBA">
        <w:rPr>
          <w:highlight w:val="white"/>
        </w:rPr>
        <w:t xml:space="preserve">    private static IDictionary&lt;Sort,BigInteger&gt;</w:t>
      </w:r>
    </w:p>
    <w:p w14:paraId="3877F8CE" w14:textId="77777777" w:rsidR="005F3B9F" w:rsidRPr="00903DBA" w:rsidRDefault="005F3B9F" w:rsidP="005F3B9F">
      <w:pPr>
        <w:pStyle w:val="Code"/>
        <w:rPr>
          <w:highlight w:val="white"/>
        </w:rPr>
      </w:pPr>
      <w:r w:rsidRPr="00903DBA">
        <w:rPr>
          <w:highlight w:val="white"/>
        </w:rPr>
        <w:t xml:space="preserve">      m_minValueMap = new Dictionary&lt;Sort,BigInteger&gt;(),</w:t>
      </w:r>
    </w:p>
    <w:p w14:paraId="6D90D877" w14:textId="77777777" w:rsidR="005F3B9F" w:rsidRPr="00903DBA" w:rsidRDefault="005F3B9F" w:rsidP="005F3B9F">
      <w:pPr>
        <w:pStyle w:val="Code"/>
        <w:rPr>
          <w:highlight w:val="white"/>
        </w:rPr>
      </w:pPr>
      <w:r w:rsidRPr="00903DBA">
        <w:rPr>
          <w:highlight w:val="white"/>
        </w:rPr>
        <w:t xml:space="preserve">      m_maxValueMap = new Dictionary&lt;Sort,BigInteger&gt;();</w:t>
      </w:r>
    </w:p>
    <w:p w14:paraId="43727D31" w14:textId="50CB561D" w:rsidR="0063592A" w:rsidRPr="00903DBA" w:rsidRDefault="00A43DA5" w:rsidP="00A43DA5">
      <w:pPr>
        <w:rPr>
          <w:highlight w:val="white"/>
        </w:rPr>
      </w:pPr>
      <w:r w:rsidRPr="00903DBA">
        <w:rPr>
          <w:highlight w:val="white"/>
        </w:rPr>
        <w:t xml:space="preserve">The </w:t>
      </w:r>
      <w:r w:rsidR="00401BF0" w:rsidRPr="00903DBA">
        <w:rPr>
          <w:highlight w:val="white"/>
        </w:rPr>
        <w:t>sizes and values of the types depends on whether th</w:t>
      </w:r>
      <w:r w:rsidR="00250D97" w:rsidRPr="00903DBA">
        <w:rPr>
          <w:highlight w:val="white"/>
        </w:rPr>
        <w:t>e</w:t>
      </w:r>
      <w:r w:rsidR="009D0A67" w:rsidRPr="00903DBA">
        <w:rPr>
          <w:highlight w:val="white"/>
        </w:rPr>
        <w:t xml:space="preserve"> compiler generates code for the Linux or Windows environment.</w:t>
      </w:r>
      <w:r w:rsidR="008B5B58" w:rsidRPr="00903DBA">
        <w:rPr>
          <w:highlight w:val="white"/>
        </w:rPr>
        <w:t xml:space="preserve"> In the Linux environment, a pointer is eight </w:t>
      </w:r>
      <w:proofErr w:type="gramStart"/>
      <w:r w:rsidR="008B5B58" w:rsidRPr="00903DBA">
        <w:rPr>
          <w:highlight w:val="white"/>
        </w:rPr>
        <w:t>bytes</w:t>
      </w:r>
      <w:proofErr w:type="gramEnd"/>
      <w:r w:rsidR="008B5B58" w:rsidRPr="00903DBA">
        <w:rPr>
          <w:highlight w:val="white"/>
        </w:rPr>
        <w:t xml:space="preserve"> and an integer is four bytes.</w:t>
      </w:r>
    </w:p>
    <w:p w14:paraId="7FDFA1A7" w14:textId="77777777" w:rsidR="0063592A" w:rsidRPr="00903DBA" w:rsidRDefault="0063592A" w:rsidP="0063592A">
      <w:pPr>
        <w:pStyle w:val="Code"/>
        <w:rPr>
          <w:highlight w:val="white"/>
        </w:rPr>
      </w:pPr>
      <w:r w:rsidRPr="00903DBA">
        <w:rPr>
          <w:highlight w:val="white"/>
        </w:rPr>
        <w:t xml:space="preserve">      if (Start.Linux) {</w:t>
      </w:r>
    </w:p>
    <w:p w14:paraId="414988D1" w14:textId="77777777" w:rsidR="0063592A" w:rsidRPr="00903DBA" w:rsidRDefault="0063592A" w:rsidP="0063592A">
      <w:pPr>
        <w:pStyle w:val="Code"/>
        <w:rPr>
          <w:highlight w:val="white"/>
        </w:rPr>
      </w:pPr>
      <w:r w:rsidRPr="00903DBA">
        <w:rPr>
          <w:highlight w:val="white"/>
        </w:rPr>
        <w:t xml:space="preserve">        PointerSize = 8;</w:t>
      </w:r>
    </w:p>
    <w:p w14:paraId="3D128B39" w14:textId="77777777" w:rsidR="0063592A" w:rsidRPr="00903DBA" w:rsidRDefault="0063592A" w:rsidP="0063592A">
      <w:pPr>
        <w:pStyle w:val="Code"/>
        <w:rPr>
          <w:highlight w:val="white"/>
        </w:rPr>
      </w:pPr>
      <w:r w:rsidRPr="00903DBA">
        <w:rPr>
          <w:highlight w:val="white"/>
        </w:rPr>
        <w:t xml:space="preserve">        SignedIntegerSize = 4;</w:t>
      </w:r>
    </w:p>
    <w:p w14:paraId="0B73E69F" w14:textId="77777777" w:rsidR="0063592A" w:rsidRPr="00903DBA" w:rsidRDefault="0063592A" w:rsidP="0063592A">
      <w:pPr>
        <w:pStyle w:val="Code"/>
        <w:rPr>
          <w:highlight w:val="white"/>
        </w:rPr>
      </w:pPr>
    </w:p>
    <w:p w14:paraId="78631E3A" w14:textId="77777777" w:rsidR="0063592A" w:rsidRPr="00903DBA" w:rsidRDefault="0063592A" w:rsidP="0063592A">
      <w:pPr>
        <w:pStyle w:val="Code"/>
        <w:rPr>
          <w:highlight w:val="white"/>
        </w:rPr>
      </w:pPr>
      <w:r w:rsidRPr="00903DBA">
        <w:rPr>
          <w:highlight w:val="white"/>
        </w:rPr>
        <w:t xml:space="preserve">        m_sizeMap.Add(Sort.Void, 0);</w:t>
      </w:r>
    </w:p>
    <w:p w14:paraId="0D8B8751" w14:textId="77777777" w:rsidR="0063592A" w:rsidRPr="00903DBA" w:rsidRDefault="0063592A" w:rsidP="0063592A">
      <w:pPr>
        <w:pStyle w:val="Code"/>
        <w:rPr>
          <w:highlight w:val="white"/>
        </w:rPr>
      </w:pPr>
      <w:r w:rsidRPr="00903DBA">
        <w:rPr>
          <w:highlight w:val="white"/>
        </w:rPr>
        <w:t xml:space="preserve">        m_sizeMap.Add(Sort.Function, 0);</w:t>
      </w:r>
    </w:p>
    <w:p w14:paraId="3CD2E5CC" w14:textId="77777777" w:rsidR="0063592A" w:rsidRPr="00903DBA" w:rsidRDefault="0063592A" w:rsidP="0063592A">
      <w:pPr>
        <w:pStyle w:val="Code"/>
        <w:rPr>
          <w:highlight w:val="white"/>
        </w:rPr>
      </w:pPr>
      <w:r w:rsidRPr="00903DBA">
        <w:rPr>
          <w:highlight w:val="white"/>
        </w:rPr>
        <w:t xml:space="preserve">        m_sizeMap.Add(Sort.Logical, 1);</w:t>
      </w:r>
    </w:p>
    <w:p w14:paraId="01C6A5DE" w14:textId="77777777" w:rsidR="0063592A" w:rsidRPr="00903DBA" w:rsidRDefault="0063592A" w:rsidP="0063592A">
      <w:pPr>
        <w:pStyle w:val="Code"/>
        <w:rPr>
          <w:highlight w:val="white"/>
        </w:rPr>
      </w:pPr>
      <w:r w:rsidRPr="00903DBA">
        <w:rPr>
          <w:highlight w:val="white"/>
        </w:rPr>
        <w:t xml:space="preserve">        m_sizeMap.Add(Sort.Pointer, 8);</w:t>
      </w:r>
    </w:p>
    <w:p w14:paraId="3CD5F88F" w14:textId="77777777" w:rsidR="0063592A" w:rsidRPr="00903DBA" w:rsidRDefault="0063592A" w:rsidP="0063592A">
      <w:pPr>
        <w:pStyle w:val="Code"/>
        <w:rPr>
          <w:highlight w:val="white"/>
        </w:rPr>
      </w:pPr>
      <w:r w:rsidRPr="00903DBA">
        <w:rPr>
          <w:highlight w:val="white"/>
        </w:rPr>
        <w:t xml:space="preserve">        m_sizeMap.Add(Sort.Array, 8);</w:t>
      </w:r>
    </w:p>
    <w:p w14:paraId="77AD67A8" w14:textId="77777777" w:rsidR="0063592A" w:rsidRPr="00903DBA" w:rsidRDefault="0063592A" w:rsidP="0063592A">
      <w:pPr>
        <w:pStyle w:val="Code"/>
        <w:rPr>
          <w:highlight w:val="white"/>
        </w:rPr>
      </w:pPr>
      <w:r w:rsidRPr="00903DBA">
        <w:rPr>
          <w:highlight w:val="white"/>
        </w:rPr>
        <w:t xml:space="preserve">        m_sizeMap.Add(Sort.String, 4);</w:t>
      </w:r>
    </w:p>
    <w:p w14:paraId="526E837A" w14:textId="3E82836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74B6CB70" w14:textId="19952C3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23A78C03" w14:textId="18DA7591"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2);</w:t>
      </w:r>
    </w:p>
    <w:p w14:paraId="6DB32089" w14:textId="72B748FB"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2);</w:t>
      </w:r>
    </w:p>
    <w:p w14:paraId="0BF4129F" w14:textId="6A2C981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4);</w:t>
      </w:r>
    </w:p>
    <w:p w14:paraId="2D7B1223" w14:textId="4F896CAC"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4);</w:t>
      </w:r>
    </w:p>
    <w:p w14:paraId="6573A147" w14:textId="0C70108E"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8);</w:t>
      </w:r>
    </w:p>
    <w:p w14:paraId="1FFF1575" w14:textId="5EDB85CF" w:rsidR="0063592A" w:rsidRPr="00903DBA" w:rsidRDefault="0063592A" w:rsidP="0063592A">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8);</w:t>
      </w:r>
    </w:p>
    <w:p w14:paraId="17E6FC3A" w14:textId="77777777" w:rsidR="0063592A" w:rsidRPr="00903DBA" w:rsidRDefault="0063592A" w:rsidP="0063592A">
      <w:pPr>
        <w:pStyle w:val="Code"/>
        <w:rPr>
          <w:highlight w:val="white"/>
        </w:rPr>
      </w:pPr>
      <w:r w:rsidRPr="00903DBA">
        <w:rPr>
          <w:highlight w:val="white"/>
        </w:rPr>
        <w:t xml:space="preserve">        m_sizeMap.Add(Sort.Float, 4);</w:t>
      </w:r>
    </w:p>
    <w:p w14:paraId="136704EE" w14:textId="77777777" w:rsidR="0063592A" w:rsidRPr="00903DBA" w:rsidRDefault="0063592A" w:rsidP="0063592A">
      <w:pPr>
        <w:pStyle w:val="Code"/>
        <w:rPr>
          <w:highlight w:val="white"/>
        </w:rPr>
      </w:pPr>
      <w:r w:rsidRPr="00903DBA">
        <w:rPr>
          <w:highlight w:val="white"/>
        </w:rPr>
        <w:t xml:space="preserve">        m_sizeMap.Add(Sort.Double, 8);</w:t>
      </w:r>
    </w:p>
    <w:p w14:paraId="7234D95A" w14:textId="6558C4E9" w:rsidR="0063592A" w:rsidRPr="00903DBA" w:rsidRDefault="0063592A" w:rsidP="00D27FC4">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7083490E" w14:textId="77777777" w:rsidR="0063592A" w:rsidRPr="00903DBA" w:rsidRDefault="0063592A" w:rsidP="00D27FC4">
      <w:pPr>
        <w:pStyle w:val="Code"/>
        <w:rPr>
          <w:highlight w:val="white"/>
        </w:rPr>
      </w:pPr>
    </w:p>
    <w:p w14:paraId="31BB7D16" w14:textId="2E7D7E9D" w:rsidR="00D27FC4" w:rsidRPr="00903DBA" w:rsidRDefault="00D27FC4" w:rsidP="00D27FC4">
      <w:pPr>
        <w:pStyle w:val="Code"/>
        <w:rPr>
          <w:highlight w:val="white"/>
        </w:rPr>
      </w:pPr>
      <w:r w:rsidRPr="00903DBA">
        <w:rPr>
          <w:highlight w:val="white"/>
        </w:rPr>
        <w:t xml:space="preserve">        m_signedMap.Add(1, Sort.</w:t>
      </w:r>
      <w:r w:rsidR="005D4E81" w:rsidRPr="00903DBA">
        <w:rPr>
          <w:highlight w:val="white"/>
        </w:rPr>
        <w:t>SignedChar</w:t>
      </w:r>
      <w:r w:rsidRPr="00903DBA">
        <w:rPr>
          <w:highlight w:val="white"/>
        </w:rPr>
        <w:t>);</w:t>
      </w:r>
    </w:p>
    <w:p w14:paraId="00BA7D61" w14:textId="2C450085" w:rsidR="00D27FC4" w:rsidRPr="00903DBA" w:rsidRDefault="00D27FC4" w:rsidP="00D27FC4">
      <w:pPr>
        <w:pStyle w:val="Code"/>
        <w:rPr>
          <w:highlight w:val="white"/>
        </w:rPr>
      </w:pPr>
      <w:r w:rsidRPr="00903DBA">
        <w:rPr>
          <w:highlight w:val="white"/>
        </w:rPr>
        <w:t xml:space="preserve">        m_signedMap.Add(2, Sort.</w:t>
      </w:r>
      <w:r w:rsidR="005D4E81" w:rsidRPr="00903DBA">
        <w:rPr>
          <w:highlight w:val="white"/>
        </w:rPr>
        <w:t>SignedShortInt</w:t>
      </w:r>
      <w:r w:rsidRPr="00903DBA">
        <w:rPr>
          <w:highlight w:val="white"/>
        </w:rPr>
        <w:t>);</w:t>
      </w:r>
    </w:p>
    <w:p w14:paraId="0D689130" w14:textId="3BD462DB" w:rsidR="00D27FC4" w:rsidRPr="00903DBA" w:rsidRDefault="00D27FC4" w:rsidP="00D27FC4">
      <w:pPr>
        <w:pStyle w:val="Code"/>
        <w:rPr>
          <w:highlight w:val="white"/>
        </w:rPr>
      </w:pPr>
      <w:r w:rsidRPr="00903DBA">
        <w:rPr>
          <w:highlight w:val="white"/>
        </w:rPr>
        <w:t xml:space="preserve">        m_signedMap.Add(4, Sort.</w:t>
      </w:r>
      <w:r w:rsidR="005D4E81" w:rsidRPr="00903DBA">
        <w:rPr>
          <w:highlight w:val="white"/>
        </w:rPr>
        <w:t>SignedInt</w:t>
      </w:r>
      <w:r w:rsidRPr="00903DBA">
        <w:rPr>
          <w:highlight w:val="white"/>
        </w:rPr>
        <w:t>);</w:t>
      </w:r>
    </w:p>
    <w:p w14:paraId="7F969296" w14:textId="72870A32" w:rsidR="00D27FC4" w:rsidRPr="00903DBA" w:rsidRDefault="00D27FC4" w:rsidP="00D27FC4">
      <w:pPr>
        <w:pStyle w:val="Code"/>
        <w:rPr>
          <w:highlight w:val="white"/>
        </w:rPr>
      </w:pPr>
      <w:r w:rsidRPr="00903DBA">
        <w:rPr>
          <w:highlight w:val="white"/>
        </w:rPr>
        <w:t xml:space="preserve">        m_signedMap.Add(8, Sort.</w:t>
      </w:r>
      <w:r w:rsidR="005D4E81" w:rsidRPr="00903DBA">
        <w:rPr>
          <w:highlight w:val="white"/>
        </w:rPr>
        <w:t>SignedLongInt</w:t>
      </w:r>
      <w:r w:rsidRPr="00903DBA">
        <w:rPr>
          <w:highlight w:val="white"/>
        </w:rPr>
        <w:t>);</w:t>
      </w:r>
    </w:p>
    <w:p w14:paraId="4E827A04" w14:textId="77777777" w:rsidR="00D27FC4" w:rsidRPr="00903DBA" w:rsidRDefault="00D27FC4" w:rsidP="00D27FC4">
      <w:pPr>
        <w:pStyle w:val="Code"/>
        <w:rPr>
          <w:highlight w:val="white"/>
        </w:rPr>
      </w:pPr>
    </w:p>
    <w:p w14:paraId="7E8FD4E0" w14:textId="3780B517" w:rsidR="00D27FC4" w:rsidRPr="00903DBA" w:rsidRDefault="00D27FC4" w:rsidP="00D27FC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6EE68504" w14:textId="1A943070" w:rsidR="00D27FC4" w:rsidRPr="00903DBA" w:rsidRDefault="00D27FC4" w:rsidP="00D27FC4">
      <w:pPr>
        <w:pStyle w:val="Code"/>
        <w:rPr>
          <w:highlight w:val="white"/>
        </w:rPr>
      </w:pPr>
      <w:r w:rsidRPr="00903DBA">
        <w:rPr>
          <w:highlight w:val="white"/>
        </w:rPr>
        <w:lastRenderedPageBreak/>
        <w:t xml:space="preserve">        m_unsignedMap.Add(2, Sort.</w:t>
      </w:r>
      <w:r w:rsidR="005D4E81" w:rsidRPr="00903DBA">
        <w:rPr>
          <w:highlight w:val="white"/>
        </w:rPr>
        <w:t>UnsignedShortInt</w:t>
      </w:r>
      <w:r w:rsidRPr="00903DBA">
        <w:rPr>
          <w:highlight w:val="white"/>
        </w:rPr>
        <w:t>);</w:t>
      </w:r>
    </w:p>
    <w:p w14:paraId="1C89DD2C" w14:textId="32D047CE" w:rsidR="00D27FC4" w:rsidRPr="00903DBA" w:rsidRDefault="00D27FC4" w:rsidP="00D27FC4">
      <w:pPr>
        <w:pStyle w:val="Code"/>
        <w:rPr>
          <w:highlight w:val="white"/>
        </w:rPr>
      </w:pPr>
      <w:r w:rsidRPr="00903DBA">
        <w:rPr>
          <w:highlight w:val="white"/>
        </w:rPr>
        <w:t xml:space="preserve">        m_unsignedMap.Add(4, Sort.</w:t>
      </w:r>
      <w:r w:rsidR="005D4E81" w:rsidRPr="00903DBA">
        <w:rPr>
          <w:highlight w:val="white"/>
        </w:rPr>
        <w:t>UnsignedInt</w:t>
      </w:r>
      <w:r w:rsidRPr="00903DBA">
        <w:rPr>
          <w:highlight w:val="white"/>
        </w:rPr>
        <w:t>);</w:t>
      </w:r>
    </w:p>
    <w:p w14:paraId="6FF6980E" w14:textId="43D87EFA" w:rsidR="00D27FC4" w:rsidRPr="00903DBA" w:rsidRDefault="00D27FC4" w:rsidP="00D27FC4">
      <w:pPr>
        <w:pStyle w:val="Code"/>
        <w:rPr>
          <w:highlight w:val="white"/>
        </w:rPr>
      </w:pPr>
      <w:r w:rsidRPr="00903DBA">
        <w:rPr>
          <w:highlight w:val="white"/>
        </w:rPr>
        <w:t xml:space="preserve">        m_unsignedMap.Add(8, Sort.</w:t>
      </w:r>
      <w:r w:rsidR="005D4E81" w:rsidRPr="00903DBA">
        <w:rPr>
          <w:highlight w:val="white"/>
        </w:rPr>
        <w:t>UnsignedLongInt</w:t>
      </w:r>
      <w:r w:rsidRPr="00903DBA">
        <w:rPr>
          <w:highlight w:val="white"/>
        </w:rPr>
        <w:t>);</w:t>
      </w:r>
    </w:p>
    <w:p w14:paraId="62343E54" w14:textId="77777777" w:rsidR="00D27FC4" w:rsidRPr="00903DBA" w:rsidRDefault="00D27FC4" w:rsidP="00D27FC4">
      <w:pPr>
        <w:pStyle w:val="Code"/>
        <w:rPr>
          <w:highlight w:val="white"/>
        </w:rPr>
      </w:pPr>
    </w:p>
    <w:p w14:paraId="4008AE57" w14:textId="77777777" w:rsidR="0063592A" w:rsidRPr="00903DBA" w:rsidRDefault="0063592A" w:rsidP="0063592A">
      <w:pPr>
        <w:pStyle w:val="Code"/>
        <w:rPr>
          <w:highlight w:val="white"/>
        </w:rPr>
      </w:pPr>
      <w:r w:rsidRPr="00903DBA">
        <w:rPr>
          <w:highlight w:val="white"/>
        </w:rPr>
        <w:t xml:space="preserve">        m_minValueMap.Add(Sort.Logical, 0);</w:t>
      </w:r>
    </w:p>
    <w:p w14:paraId="281524FC" w14:textId="0610B29A"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4E38A82B" w14:textId="01195BC7"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6E98648B" w14:textId="03C1FBC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-32768);</w:t>
      </w:r>
    </w:p>
    <w:p w14:paraId="67560A0D" w14:textId="6CAFC545"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6ACC81BE" w14:textId="27FC1709"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-2147483648);</w:t>
      </w:r>
    </w:p>
    <w:p w14:paraId="429A3AE1" w14:textId="16E17CD6"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1D19019" w14:textId="77777777" w:rsidR="0063592A" w:rsidRPr="00903DBA" w:rsidRDefault="0063592A" w:rsidP="0063592A">
      <w:pPr>
        <w:pStyle w:val="Code"/>
        <w:rPr>
          <w:highlight w:val="white"/>
        </w:rPr>
      </w:pPr>
      <w:r w:rsidRPr="00903DBA">
        <w:rPr>
          <w:highlight w:val="white"/>
        </w:rPr>
        <w:t xml:space="preserve">        m_minValueMap.Add(Sort.Array, 0);</w:t>
      </w:r>
    </w:p>
    <w:p w14:paraId="4F91D810" w14:textId="77777777" w:rsidR="0063592A" w:rsidRPr="00903DBA" w:rsidRDefault="0063592A" w:rsidP="0063592A">
      <w:pPr>
        <w:pStyle w:val="Code"/>
        <w:rPr>
          <w:highlight w:val="white"/>
        </w:rPr>
      </w:pPr>
      <w:r w:rsidRPr="00903DBA">
        <w:rPr>
          <w:highlight w:val="white"/>
        </w:rPr>
        <w:t xml:space="preserve">        m_minValueMap.Add(Sort.Pointer, 0);</w:t>
      </w:r>
    </w:p>
    <w:p w14:paraId="291AB482" w14:textId="0F6A762E"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-9223372036854775808);</w:t>
      </w:r>
    </w:p>
    <w:p w14:paraId="008B98C7" w14:textId="109E9F73" w:rsidR="0063592A" w:rsidRPr="00903DBA" w:rsidRDefault="0063592A" w:rsidP="0063592A">
      <w:pPr>
        <w:pStyle w:val="Code"/>
        <w:rPr>
          <w:highlight w:val="white"/>
        </w:rPr>
      </w:pPr>
      <w:r w:rsidRPr="00903DBA">
        <w:rPr>
          <w:highlight w:val="white"/>
        </w:rPr>
        <w:t xml:space="preserve">        m_minValueMap.Add(Sort.</w:t>
      </w:r>
      <w:r w:rsidR="005D4E81" w:rsidRPr="00903DBA">
        <w:rPr>
          <w:highlight w:val="white"/>
        </w:rPr>
        <w:t>UnsignedLongInt</w:t>
      </w:r>
      <w:r w:rsidRPr="00903DBA">
        <w:rPr>
          <w:highlight w:val="white"/>
        </w:rPr>
        <w:t>, 0);</w:t>
      </w:r>
    </w:p>
    <w:p w14:paraId="0670AA97" w14:textId="77777777" w:rsidR="0063592A" w:rsidRPr="00903DBA" w:rsidRDefault="0063592A" w:rsidP="0063592A">
      <w:pPr>
        <w:pStyle w:val="Code"/>
        <w:rPr>
          <w:highlight w:val="white"/>
        </w:rPr>
      </w:pPr>
    </w:p>
    <w:p w14:paraId="2B4D2159" w14:textId="77777777" w:rsidR="0063592A" w:rsidRPr="00903DBA" w:rsidRDefault="0063592A" w:rsidP="0063592A">
      <w:pPr>
        <w:pStyle w:val="Code"/>
        <w:rPr>
          <w:highlight w:val="white"/>
        </w:rPr>
      </w:pPr>
      <w:r w:rsidRPr="00903DBA">
        <w:rPr>
          <w:highlight w:val="white"/>
        </w:rPr>
        <w:t xml:space="preserve">        m_maxValueMap.Add(Sort.Logical, 1);</w:t>
      </w:r>
    </w:p>
    <w:p w14:paraId="49052509" w14:textId="2CC43B8B"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56AB2AE" w14:textId="443E320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955AEA7" w14:textId="2F861C7E"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32767);</w:t>
      </w:r>
    </w:p>
    <w:p w14:paraId="771A16A7" w14:textId="7CFA4750"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65535);</w:t>
      </w:r>
    </w:p>
    <w:p w14:paraId="3EE40AA4" w14:textId="348F6709"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2147483647);</w:t>
      </w:r>
    </w:p>
    <w:p w14:paraId="4D7906BA" w14:textId="16E77815"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4294967295);</w:t>
      </w:r>
    </w:p>
    <w:p w14:paraId="3703DC8C" w14:textId="77777777" w:rsidR="0063592A" w:rsidRPr="00903DBA" w:rsidRDefault="0063592A" w:rsidP="0063592A">
      <w:pPr>
        <w:pStyle w:val="Code"/>
        <w:rPr>
          <w:highlight w:val="white"/>
        </w:rPr>
      </w:pPr>
      <w:r w:rsidRPr="00903DBA">
        <w:rPr>
          <w:highlight w:val="white"/>
        </w:rPr>
        <w:t xml:space="preserve">        m_maxValueMap.Add(Sort.Array, 4294967295);</w:t>
      </w:r>
    </w:p>
    <w:p w14:paraId="2A30AB92" w14:textId="77777777" w:rsidR="0063592A" w:rsidRPr="00903DBA" w:rsidRDefault="0063592A" w:rsidP="0063592A">
      <w:pPr>
        <w:pStyle w:val="Code"/>
        <w:rPr>
          <w:highlight w:val="white"/>
        </w:rPr>
      </w:pPr>
      <w:r w:rsidRPr="00903DBA">
        <w:rPr>
          <w:highlight w:val="white"/>
        </w:rPr>
        <w:t xml:space="preserve">        m_maxValueMap.Add(Sort.Pointer, 4294967295);</w:t>
      </w:r>
    </w:p>
    <w:p w14:paraId="2832C92C" w14:textId="16F586EF"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9223372036854775807);</w:t>
      </w:r>
    </w:p>
    <w:p w14:paraId="3F5C5B40" w14:textId="2F417A94" w:rsidR="0063592A" w:rsidRPr="00903DBA" w:rsidRDefault="0063592A" w:rsidP="0063592A">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18446744073709551615);</w:t>
      </w:r>
    </w:p>
    <w:p w14:paraId="55C9B07C" w14:textId="6F4B6B2E" w:rsidR="005448D2" w:rsidRPr="00903DBA" w:rsidRDefault="005448D2" w:rsidP="0063592A">
      <w:pPr>
        <w:pStyle w:val="Code"/>
        <w:rPr>
          <w:highlight w:val="white"/>
        </w:rPr>
      </w:pPr>
      <w:r w:rsidRPr="00903DBA">
        <w:rPr>
          <w:highlight w:val="white"/>
        </w:rPr>
        <w:t xml:space="preserve">      }</w:t>
      </w:r>
    </w:p>
    <w:p w14:paraId="3B5BC7BC" w14:textId="4B0A533C" w:rsidR="005448D2" w:rsidRPr="00903DBA" w:rsidRDefault="005448D2" w:rsidP="0063592A">
      <w:pPr>
        <w:pStyle w:val="Code"/>
        <w:rPr>
          <w:highlight w:val="white"/>
        </w:rPr>
      </w:pPr>
    </w:p>
    <w:p w14:paraId="26A5AD4B" w14:textId="79BA3D59" w:rsidR="005448D2" w:rsidRPr="00903DBA" w:rsidRDefault="005448D2" w:rsidP="005448D2">
      <w:pPr>
        <w:pStyle w:val="Code"/>
        <w:rPr>
          <w:highlight w:val="white"/>
        </w:rPr>
      </w:pPr>
      <w:r w:rsidRPr="00903DBA">
        <w:rPr>
          <w:highlight w:val="white"/>
        </w:rPr>
        <w:t xml:space="preserve">      if (Start.Windows) {</w:t>
      </w:r>
    </w:p>
    <w:p w14:paraId="78D08B72" w14:textId="0120198D" w:rsidR="005448D2" w:rsidRPr="00903DBA" w:rsidRDefault="005448D2" w:rsidP="005448D2">
      <w:pPr>
        <w:pStyle w:val="Code"/>
        <w:rPr>
          <w:highlight w:val="white"/>
        </w:rPr>
      </w:pPr>
      <w:r w:rsidRPr="00903DBA">
        <w:rPr>
          <w:highlight w:val="white"/>
        </w:rPr>
        <w:t xml:space="preserve">        // ...</w:t>
      </w:r>
    </w:p>
    <w:p w14:paraId="6627F9C3" w14:textId="09E38D8E" w:rsidR="005448D2" w:rsidRPr="00903DBA" w:rsidRDefault="005448D2" w:rsidP="0063592A">
      <w:pPr>
        <w:pStyle w:val="Code"/>
        <w:rPr>
          <w:highlight w:val="white"/>
        </w:rPr>
      </w:pPr>
      <w:r w:rsidRPr="00903DBA">
        <w:rPr>
          <w:highlight w:val="white"/>
        </w:rPr>
        <w:t xml:space="preserve">      }</w:t>
      </w:r>
    </w:p>
    <w:p w14:paraId="0A251C2B" w14:textId="77777777" w:rsidR="0063592A" w:rsidRPr="00903DBA" w:rsidRDefault="0063592A" w:rsidP="0063592A">
      <w:pPr>
        <w:pStyle w:val="Code"/>
        <w:rPr>
          <w:color w:val="000000"/>
          <w:highlight w:val="white"/>
        </w:rPr>
      </w:pPr>
      <w:r w:rsidRPr="00903DBA">
        <w:rPr>
          <w:color w:val="000000"/>
          <w:highlight w:val="white"/>
        </w:rPr>
        <w:t xml:space="preserve">    }</w:t>
      </w:r>
    </w:p>
    <w:p w14:paraId="4CB646E8" w14:textId="77777777" w:rsidR="0063592A" w:rsidRPr="00903DBA" w:rsidRDefault="0063592A" w:rsidP="0063592A">
      <w:pPr>
        <w:pStyle w:val="Code"/>
        <w:rPr>
          <w:color w:val="000000"/>
          <w:highlight w:val="white"/>
        </w:rPr>
      </w:pPr>
    </w:p>
    <w:p w14:paraId="07CB0F59" w14:textId="77777777" w:rsidR="0063592A" w:rsidRPr="00903DBA" w:rsidRDefault="0063592A" w:rsidP="0063592A">
      <w:pPr>
        <w:pStyle w:val="Code"/>
        <w:rPr>
          <w:highlight w:val="white"/>
        </w:rPr>
      </w:pPr>
      <w:r w:rsidRPr="00903DBA">
        <w:rPr>
          <w:highlight w:val="white"/>
        </w:rPr>
        <w:t xml:space="preserve">    public static BigInteger GetMinValue(Sort sort) {</w:t>
      </w:r>
    </w:p>
    <w:p w14:paraId="14186D60" w14:textId="77777777" w:rsidR="0063592A" w:rsidRPr="00903DBA" w:rsidRDefault="0063592A" w:rsidP="0063592A">
      <w:pPr>
        <w:pStyle w:val="Code"/>
        <w:rPr>
          <w:highlight w:val="white"/>
        </w:rPr>
      </w:pPr>
      <w:r w:rsidRPr="00903DBA">
        <w:rPr>
          <w:highlight w:val="white"/>
        </w:rPr>
        <w:t xml:space="preserve">      return m_minValueMap[sort];</w:t>
      </w:r>
    </w:p>
    <w:p w14:paraId="0828BD84" w14:textId="77777777" w:rsidR="0063592A" w:rsidRPr="00903DBA" w:rsidRDefault="0063592A" w:rsidP="0063592A">
      <w:pPr>
        <w:pStyle w:val="Code"/>
        <w:rPr>
          <w:highlight w:val="white"/>
        </w:rPr>
      </w:pPr>
      <w:r w:rsidRPr="00903DBA">
        <w:rPr>
          <w:highlight w:val="white"/>
        </w:rPr>
        <w:t xml:space="preserve">    }</w:t>
      </w:r>
    </w:p>
    <w:p w14:paraId="1DFB28ED" w14:textId="77777777" w:rsidR="0063592A" w:rsidRPr="00903DBA" w:rsidRDefault="0063592A" w:rsidP="0063592A">
      <w:pPr>
        <w:pStyle w:val="Code"/>
        <w:rPr>
          <w:highlight w:val="white"/>
        </w:rPr>
      </w:pPr>
    </w:p>
    <w:p w14:paraId="475DD9E0" w14:textId="77777777" w:rsidR="0063592A" w:rsidRPr="00903DBA" w:rsidRDefault="0063592A" w:rsidP="0063592A">
      <w:pPr>
        <w:pStyle w:val="Code"/>
        <w:rPr>
          <w:highlight w:val="white"/>
        </w:rPr>
      </w:pPr>
      <w:r w:rsidRPr="00903DBA">
        <w:rPr>
          <w:highlight w:val="white"/>
        </w:rPr>
        <w:t xml:space="preserve">    public static BigInteger GetMaxValue(Sort sort) {</w:t>
      </w:r>
    </w:p>
    <w:p w14:paraId="767C2EAE" w14:textId="77777777" w:rsidR="0063592A" w:rsidRPr="00903DBA" w:rsidRDefault="0063592A" w:rsidP="0063592A">
      <w:pPr>
        <w:pStyle w:val="Code"/>
        <w:rPr>
          <w:highlight w:val="white"/>
        </w:rPr>
      </w:pPr>
      <w:r w:rsidRPr="00903DBA">
        <w:rPr>
          <w:highlight w:val="white"/>
        </w:rPr>
        <w:t xml:space="preserve">      return m_maxValueMap[sort];</w:t>
      </w:r>
    </w:p>
    <w:p w14:paraId="1517ADEB" w14:textId="77777777" w:rsidR="0063592A" w:rsidRPr="00903DBA" w:rsidRDefault="0063592A" w:rsidP="0063592A">
      <w:pPr>
        <w:pStyle w:val="Code"/>
        <w:rPr>
          <w:highlight w:val="white"/>
        </w:rPr>
      </w:pPr>
      <w:r w:rsidRPr="00903DBA">
        <w:rPr>
          <w:highlight w:val="white"/>
        </w:rPr>
        <w:t xml:space="preserve">    }</w:t>
      </w:r>
    </w:p>
    <w:p w14:paraId="4877C8A4" w14:textId="77777777" w:rsidR="0063592A" w:rsidRPr="00903DBA" w:rsidRDefault="0063592A" w:rsidP="0063592A">
      <w:pPr>
        <w:pStyle w:val="Code"/>
        <w:rPr>
          <w:highlight w:val="white"/>
        </w:rPr>
      </w:pPr>
    </w:p>
    <w:p w14:paraId="3659253A" w14:textId="77777777" w:rsidR="0063592A" w:rsidRPr="00903DBA" w:rsidRDefault="0063592A" w:rsidP="0063592A">
      <w:pPr>
        <w:pStyle w:val="Code"/>
        <w:rPr>
          <w:highlight w:val="white"/>
        </w:rPr>
      </w:pPr>
      <w:r w:rsidRPr="00903DBA">
        <w:rPr>
          <w:highlight w:val="white"/>
        </w:rPr>
        <w:t xml:space="preserve">    public static BigInteger GetMask(Sort sort) {</w:t>
      </w:r>
    </w:p>
    <w:p w14:paraId="14F60042" w14:textId="77777777" w:rsidR="0063592A" w:rsidRPr="00903DBA" w:rsidRDefault="0063592A" w:rsidP="0063592A">
      <w:pPr>
        <w:pStyle w:val="Code"/>
        <w:rPr>
          <w:highlight w:val="white"/>
        </w:rPr>
      </w:pPr>
      <w:r w:rsidRPr="00903DBA">
        <w:rPr>
          <w:highlight w:val="white"/>
        </w:rPr>
        <w:t xml:space="preserve">      return m_maskMap[m_sizeMap[sort]];</w:t>
      </w:r>
    </w:p>
    <w:p w14:paraId="3C74A3D1" w14:textId="77777777" w:rsidR="0063592A" w:rsidRPr="00903DBA" w:rsidRDefault="0063592A" w:rsidP="0063592A">
      <w:pPr>
        <w:pStyle w:val="Code"/>
        <w:rPr>
          <w:highlight w:val="white"/>
        </w:rPr>
      </w:pPr>
      <w:r w:rsidRPr="00903DBA">
        <w:rPr>
          <w:highlight w:val="white"/>
        </w:rPr>
        <w:t xml:space="preserve">    }</w:t>
      </w:r>
    </w:p>
    <w:p w14:paraId="61BD5979" w14:textId="77777777" w:rsidR="0063592A" w:rsidRPr="00903DBA" w:rsidRDefault="0063592A" w:rsidP="00D27FC4">
      <w:pPr>
        <w:pStyle w:val="Code"/>
        <w:rPr>
          <w:highlight w:val="white"/>
        </w:rPr>
      </w:pPr>
    </w:p>
    <w:p w14:paraId="7C012D33" w14:textId="77777777" w:rsidR="00D27FC4" w:rsidRPr="00903DBA" w:rsidRDefault="00D27FC4" w:rsidP="00D27FC4">
      <w:pPr>
        <w:pStyle w:val="Code"/>
        <w:rPr>
          <w:highlight w:val="white"/>
        </w:rPr>
      </w:pPr>
      <w:r w:rsidRPr="00903DBA">
        <w:rPr>
          <w:highlight w:val="white"/>
        </w:rPr>
        <w:t xml:space="preserve">    public static Type SizeToSignedType(int size) {</w:t>
      </w:r>
    </w:p>
    <w:p w14:paraId="5430067F" w14:textId="77777777" w:rsidR="00D27FC4" w:rsidRPr="00903DBA" w:rsidRDefault="00D27FC4" w:rsidP="00D27FC4">
      <w:pPr>
        <w:pStyle w:val="Code"/>
        <w:rPr>
          <w:highlight w:val="white"/>
        </w:rPr>
      </w:pPr>
      <w:r w:rsidRPr="00903DBA">
        <w:rPr>
          <w:highlight w:val="white"/>
        </w:rPr>
        <w:t xml:space="preserve">      return new Type(m_signedMap[size]);</w:t>
      </w:r>
    </w:p>
    <w:p w14:paraId="51761179" w14:textId="77777777" w:rsidR="00D27FC4" w:rsidRPr="00903DBA" w:rsidRDefault="00D27FC4" w:rsidP="00D27FC4">
      <w:pPr>
        <w:pStyle w:val="Code"/>
        <w:rPr>
          <w:highlight w:val="white"/>
        </w:rPr>
      </w:pPr>
      <w:r w:rsidRPr="00903DBA">
        <w:rPr>
          <w:highlight w:val="white"/>
        </w:rPr>
        <w:t xml:space="preserve">    }</w:t>
      </w:r>
    </w:p>
    <w:p w14:paraId="398938E8" w14:textId="77777777" w:rsidR="00D27FC4" w:rsidRPr="00903DBA" w:rsidRDefault="00D27FC4" w:rsidP="00D27FC4">
      <w:pPr>
        <w:pStyle w:val="Code"/>
        <w:rPr>
          <w:highlight w:val="white"/>
        </w:rPr>
      </w:pPr>
    </w:p>
    <w:p w14:paraId="6058EFF9" w14:textId="77777777" w:rsidR="00D27FC4" w:rsidRPr="00903DBA" w:rsidRDefault="00D27FC4" w:rsidP="00D27FC4">
      <w:pPr>
        <w:pStyle w:val="Code"/>
        <w:rPr>
          <w:highlight w:val="white"/>
        </w:rPr>
      </w:pPr>
      <w:r w:rsidRPr="00903DBA">
        <w:rPr>
          <w:highlight w:val="white"/>
        </w:rPr>
        <w:t xml:space="preserve">    public static Type SizeToUnsignedType(int size) {</w:t>
      </w:r>
    </w:p>
    <w:p w14:paraId="4EFB1F8A" w14:textId="77777777" w:rsidR="00D27FC4" w:rsidRPr="00903DBA" w:rsidRDefault="00D27FC4" w:rsidP="00D27FC4">
      <w:pPr>
        <w:pStyle w:val="Code"/>
        <w:rPr>
          <w:highlight w:val="white"/>
        </w:rPr>
      </w:pPr>
      <w:r w:rsidRPr="00903DBA">
        <w:rPr>
          <w:highlight w:val="white"/>
        </w:rPr>
        <w:t xml:space="preserve">      return new Type(m_unsignedMap[size]);</w:t>
      </w:r>
    </w:p>
    <w:p w14:paraId="12F5C32F" w14:textId="77777777" w:rsidR="00D27FC4" w:rsidRPr="00903DBA" w:rsidRDefault="00D27FC4" w:rsidP="00D27FC4">
      <w:pPr>
        <w:pStyle w:val="Code"/>
        <w:rPr>
          <w:highlight w:val="white"/>
        </w:rPr>
      </w:pPr>
      <w:r w:rsidRPr="00903DBA">
        <w:rPr>
          <w:highlight w:val="white"/>
        </w:rPr>
        <w:t xml:space="preserve">    }</w:t>
      </w:r>
    </w:p>
    <w:p w14:paraId="7A126B21" w14:textId="77777777" w:rsidR="0063592A" w:rsidRPr="00903DBA" w:rsidRDefault="0063592A" w:rsidP="00D27FC4">
      <w:pPr>
        <w:pStyle w:val="Code"/>
        <w:rPr>
          <w:highlight w:val="white"/>
        </w:rPr>
      </w:pPr>
    </w:p>
    <w:p w14:paraId="2FA4BFBC" w14:textId="77777777" w:rsidR="0063592A" w:rsidRPr="00903DBA" w:rsidRDefault="0063592A" w:rsidP="0063592A">
      <w:pPr>
        <w:pStyle w:val="Code"/>
        <w:rPr>
          <w:highlight w:val="white"/>
        </w:rPr>
      </w:pPr>
      <w:r w:rsidRPr="00903DBA">
        <w:rPr>
          <w:highlight w:val="white"/>
        </w:rPr>
        <w:t xml:space="preserve">    public static int Size(Sort sort) {</w:t>
      </w:r>
    </w:p>
    <w:p w14:paraId="5E5C54C1" w14:textId="77777777" w:rsidR="0063592A" w:rsidRPr="00903DBA" w:rsidRDefault="0063592A" w:rsidP="0063592A">
      <w:pPr>
        <w:pStyle w:val="Code"/>
        <w:rPr>
          <w:highlight w:val="white"/>
        </w:rPr>
      </w:pPr>
      <w:r w:rsidRPr="00903DBA">
        <w:rPr>
          <w:highlight w:val="white"/>
        </w:rPr>
        <w:t xml:space="preserve">      return m_sizeMap[sort];</w:t>
      </w:r>
    </w:p>
    <w:p w14:paraId="172C5891" w14:textId="77777777" w:rsidR="0063592A" w:rsidRPr="00903DBA" w:rsidRDefault="0063592A" w:rsidP="0063592A">
      <w:pPr>
        <w:pStyle w:val="Code"/>
        <w:rPr>
          <w:highlight w:val="white"/>
        </w:rPr>
      </w:pPr>
      <w:r w:rsidRPr="00903DBA">
        <w:rPr>
          <w:highlight w:val="white"/>
        </w:rPr>
        <w:t xml:space="preserve">    }</w:t>
      </w:r>
    </w:p>
    <w:p w14:paraId="1B4E6E19" w14:textId="77777777" w:rsidR="0063592A" w:rsidRPr="00903DBA" w:rsidRDefault="0063592A" w:rsidP="0063592A">
      <w:pPr>
        <w:pStyle w:val="Code"/>
        <w:rPr>
          <w:highlight w:val="white"/>
        </w:rPr>
      </w:pPr>
      <w:r w:rsidRPr="00903DBA">
        <w:rPr>
          <w:highlight w:val="white"/>
        </w:rPr>
        <w:lastRenderedPageBreak/>
        <w:t xml:space="preserve">  }</w:t>
      </w:r>
    </w:p>
    <w:p w14:paraId="2AE26A22" w14:textId="77777777" w:rsidR="0063592A" w:rsidRPr="00903DBA" w:rsidRDefault="0063592A" w:rsidP="0063592A">
      <w:pPr>
        <w:pStyle w:val="Code"/>
        <w:rPr>
          <w:highlight w:val="white"/>
        </w:rPr>
      </w:pPr>
      <w:r w:rsidRPr="00903DBA">
        <w:rPr>
          <w:highlight w:val="white"/>
        </w:rPr>
        <w:t>}</w:t>
      </w:r>
    </w:p>
    <w:p w14:paraId="5688675A" w14:textId="7C1E9F48" w:rsidR="00FB7182" w:rsidRPr="00903DBA" w:rsidRDefault="00EF74E4" w:rsidP="00EF74E4">
      <w:pPr>
        <w:pStyle w:val="Rubrik2"/>
      </w:pPr>
      <w:bookmarkStart w:id="343" w:name="_Toc57656046"/>
      <w:r w:rsidRPr="00903DBA">
        <w:t>Type Cast</w:t>
      </w:r>
      <w:bookmarkEnd w:id="343"/>
    </w:p>
    <w:p w14:paraId="3EF8B06E" w14:textId="77777777" w:rsidR="007D10DD" w:rsidRPr="00903DBA" w:rsidRDefault="007D10DD" w:rsidP="007D10DD">
      <w:pPr>
        <w:rPr>
          <w:color w:val="auto"/>
        </w:rPr>
      </w:pPr>
      <w:r w:rsidRPr="00903DBA">
        <w:t>Type casting occurs on several occasions in C. There are two types of cast: explicit (manual) conversation where type cast is stated and implicit (automatic) where it the type cast is omitted:</w:t>
      </w:r>
    </w:p>
    <w:p w14:paraId="659549FE" w14:textId="77777777" w:rsidR="007D10DD" w:rsidRPr="00903DBA" w:rsidRDefault="007D10DD" w:rsidP="007D10DD">
      <w:pPr>
        <w:pStyle w:val="Code"/>
      </w:pPr>
      <w:r w:rsidRPr="00903DBA">
        <w:t>double x = 3.1;</w:t>
      </w:r>
    </w:p>
    <w:p w14:paraId="2B4493E7" w14:textId="77777777" w:rsidR="007D10DD" w:rsidRPr="00903DBA" w:rsidRDefault="007D10DD" w:rsidP="007D10DD">
      <w:pPr>
        <w:pStyle w:val="Code"/>
      </w:pPr>
      <w:r w:rsidRPr="00903DBA">
        <w:t>int y = x,       // implicit cast</w:t>
      </w:r>
    </w:p>
    <w:p w14:paraId="00EADDB6" w14:textId="77777777" w:rsidR="007D10DD" w:rsidRPr="00903DBA" w:rsidRDefault="007D10DD" w:rsidP="007D10DD">
      <w:pPr>
        <w:pStyle w:val="Code"/>
      </w:pPr>
      <w:r w:rsidRPr="00903DBA">
        <w:t xml:space="preserve">    z = (int) x; // explicit cast</w:t>
      </w:r>
    </w:p>
    <w:p w14:paraId="4D484BF5" w14:textId="7EFDEDFA" w:rsidR="007D10DD" w:rsidRPr="00903DBA" w:rsidRDefault="00B0554E" w:rsidP="007D10DD">
      <w:pPr>
        <w:rPr>
          <w:i/>
          <w:iCs/>
        </w:rPr>
      </w:pPr>
      <w:r w:rsidRPr="00903DBA">
        <w:rPr>
          <w:i/>
          <w:iCs/>
        </w:rPr>
        <w:t xml:space="preserve">XXX </w:t>
      </w:r>
      <w:r w:rsidR="007D10DD" w:rsidRPr="00903DBA">
        <w:rPr>
          <w:i/>
          <w:iCs/>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903DBA" w:rsidRDefault="00862B4D" w:rsidP="00862B4D">
      <w:pPr>
        <w:pStyle w:val="CodeHeader"/>
      </w:pPr>
      <w:proofErr w:type="spellStart"/>
      <w:r w:rsidRPr="00903DBA">
        <w:t>TypeCast.cs</w:t>
      </w:r>
      <w:proofErr w:type="spellEnd"/>
    </w:p>
    <w:p w14:paraId="62C98DBD" w14:textId="77777777" w:rsidR="005159E1" w:rsidRPr="00903DBA" w:rsidRDefault="005159E1" w:rsidP="005159E1">
      <w:pPr>
        <w:pStyle w:val="Code"/>
        <w:rPr>
          <w:highlight w:val="white"/>
        </w:rPr>
      </w:pPr>
      <w:r w:rsidRPr="00903DBA">
        <w:rPr>
          <w:highlight w:val="white"/>
        </w:rPr>
        <w:t>using System.Numerics;</w:t>
      </w:r>
    </w:p>
    <w:p w14:paraId="694F7335" w14:textId="77777777" w:rsidR="005159E1" w:rsidRPr="00903DBA" w:rsidRDefault="005159E1" w:rsidP="005159E1">
      <w:pPr>
        <w:pStyle w:val="Code"/>
        <w:rPr>
          <w:highlight w:val="white"/>
        </w:rPr>
      </w:pPr>
      <w:r w:rsidRPr="00903DBA">
        <w:rPr>
          <w:highlight w:val="white"/>
        </w:rPr>
        <w:t>using System.Collections.Generic;</w:t>
      </w:r>
    </w:p>
    <w:p w14:paraId="2803B982" w14:textId="77777777" w:rsidR="005159E1" w:rsidRPr="00903DBA" w:rsidRDefault="005159E1" w:rsidP="005159E1">
      <w:pPr>
        <w:pStyle w:val="Code"/>
        <w:rPr>
          <w:highlight w:val="white"/>
        </w:rPr>
      </w:pPr>
    </w:p>
    <w:p w14:paraId="31F0705E" w14:textId="77777777" w:rsidR="005159E1" w:rsidRPr="00903DBA" w:rsidRDefault="005159E1" w:rsidP="005159E1">
      <w:pPr>
        <w:pStyle w:val="Code"/>
        <w:rPr>
          <w:highlight w:val="white"/>
        </w:rPr>
      </w:pPr>
      <w:r w:rsidRPr="00903DBA">
        <w:rPr>
          <w:highlight w:val="white"/>
        </w:rPr>
        <w:t>namespace CCompiler {</w:t>
      </w:r>
    </w:p>
    <w:p w14:paraId="70138C34" w14:textId="3BC8AA1A" w:rsidR="005159E1" w:rsidRPr="00903DBA" w:rsidRDefault="005159E1" w:rsidP="005159E1">
      <w:pPr>
        <w:pStyle w:val="Code"/>
        <w:rPr>
          <w:highlight w:val="white"/>
        </w:rPr>
      </w:pPr>
      <w:r w:rsidRPr="00903DBA">
        <w:rPr>
          <w:highlight w:val="white"/>
        </w:rPr>
        <w:t xml:space="preserve">  public class TypeCast {</w:t>
      </w:r>
    </w:p>
    <w:p w14:paraId="57744C41" w14:textId="77777777" w:rsidR="003653BA" w:rsidRPr="00903DBA" w:rsidRDefault="003653BA" w:rsidP="003653BA">
      <w:pPr>
        <w:rPr>
          <w:highlight w:val="white"/>
        </w:rPr>
      </w:pPr>
      <w:r w:rsidRPr="00903DBA">
        <w:rPr>
          <w:highlight w:val="white"/>
        </w:rPr>
        <w:t xml:space="preserve">The </w:t>
      </w:r>
      <w:r w:rsidRPr="00903DBA">
        <w:rPr>
          <w:rStyle w:val="KeyWord0"/>
          <w:highlight w:val="white"/>
        </w:rPr>
        <w:t>LogicalToIntegral</w:t>
      </w:r>
      <w:r w:rsidRPr="00903DBA">
        <w:rPr>
          <w:highlight w:val="white"/>
        </w:rPr>
        <w:t xml:space="preserve"> method makes sure the expression holds integral type. If it holds logical type, it is cast from logical type to signed integer type.</w:t>
      </w:r>
    </w:p>
    <w:p w14:paraId="38F6A0BA" w14:textId="77777777" w:rsidR="005159E1" w:rsidRPr="00903DBA" w:rsidRDefault="005159E1" w:rsidP="005159E1">
      <w:pPr>
        <w:pStyle w:val="Code"/>
        <w:rPr>
          <w:highlight w:val="white"/>
        </w:rPr>
      </w:pPr>
      <w:r w:rsidRPr="00903DBA">
        <w:rPr>
          <w:highlight w:val="white"/>
        </w:rPr>
        <w:t xml:space="preserve">    public static Expression LogicalToIntegral(Expression expression) {</w:t>
      </w:r>
    </w:p>
    <w:p w14:paraId="6880C088" w14:textId="77777777" w:rsidR="005159E1" w:rsidRPr="00903DBA" w:rsidRDefault="005159E1" w:rsidP="005159E1">
      <w:pPr>
        <w:pStyle w:val="Code"/>
        <w:rPr>
          <w:highlight w:val="white"/>
        </w:rPr>
      </w:pPr>
      <w:r w:rsidRPr="00903DBA">
        <w:rPr>
          <w:highlight w:val="white"/>
        </w:rPr>
        <w:t xml:space="preserve">      if (expression.Symbol.Type.IsLogical()) {</w:t>
      </w:r>
    </w:p>
    <w:p w14:paraId="2E670DC1" w14:textId="77777777" w:rsidR="005159E1" w:rsidRPr="00903DBA" w:rsidRDefault="005159E1" w:rsidP="005159E1">
      <w:pPr>
        <w:pStyle w:val="Code"/>
        <w:rPr>
          <w:highlight w:val="white"/>
        </w:rPr>
      </w:pPr>
      <w:r w:rsidRPr="00903DBA">
        <w:rPr>
          <w:highlight w:val="white"/>
        </w:rPr>
        <w:t xml:space="preserve">        return ImplicitCast(expression, Type.SignedIntegerType);</w:t>
      </w:r>
    </w:p>
    <w:p w14:paraId="4287719E" w14:textId="77777777" w:rsidR="005159E1" w:rsidRPr="00903DBA" w:rsidRDefault="005159E1" w:rsidP="005159E1">
      <w:pPr>
        <w:pStyle w:val="Code"/>
        <w:rPr>
          <w:highlight w:val="white"/>
        </w:rPr>
      </w:pPr>
      <w:r w:rsidRPr="00903DBA">
        <w:rPr>
          <w:highlight w:val="white"/>
        </w:rPr>
        <w:t xml:space="preserve">      }</w:t>
      </w:r>
    </w:p>
    <w:p w14:paraId="611E7F55" w14:textId="77777777" w:rsidR="005159E1" w:rsidRPr="00903DBA" w:rsidRDefault="005159E1" w:rsidP="005159E1">
      <w:pPr>
        <w:pStyle w:val="Code"/>
        <w:rPr>
          <w:highlight w:val="white"/>
        </w:rPr>
      </w:pPr>
    </w:p>
    <w:p w14:paraId="6A07BDE9" w14:textId="77777777" w:rsidR="005159E1" w:rsidRPr="00903DBA" w:rsidRDefault="005159E1" w:rsidP="005159E1">
      <w:pPr>
        <w:pStyle w:val="Code"/>
        <w:rPr>
          <w:highlight w:val="white"/>
        </w:rPr>
      </w:pPr>
      <w:r w:rsidRPr="00903DBA">
        <w:rPr>
          <w:highlight w:val="white"/>
        </w:rPr>
        <w:t xml:space="preserve">      return expression;</w:t>
      </w:r>
    </w:p>
    <w:p w14:paraId="460D9246" w14:textId="77777777" w:rsidR="005159E1" w:rsidRPr="00903DBA" w:rsidRDefault="005159E1" w:rsidP="005159E1">
      <w:pPr>
        <w:pStyle w:val="Code"/>
        <w:rPr>
          <w:highlight w:val="white"/>
        </w:rPr>
      </w:pPr>
      <w:r w:rsidRPr="00903DBA">
        <w:rPr>
          <w:highlight w:val="white"/>
        </w:rPr>
        <w:t xml:space="preserve">    }</w:t>
      </w:r>
    </w:p>
    <w:p w14:paraId="18B7E5EB" w14:textId="77777777" w:rsidR="008D5237" w:rsidRPr="00903DBA" w:rsidRDefault="008D5237" w:rsidP="008D5237">
      <w:pPr>
        <w:rPr>
          <w:highlight w:val="white"/>
        </w:rPr>
      </w:pPr>
      <w:r w:rsidRPr="00903DBA">
        <w:rPr>
          <w:highlight w:val="white"/>
        </w:rPr>
        <w:t xml:space="preserve">The </w:t>
      </w:r>
      <w:r w:rsidRPr="00903DBA">
        <w:rPr>
          <w:rStyle w:val="KeyWord0"/>
          <w:highlight w:val="white"/>
        </w:rPr>
        <w:t>LogicalToFloating</w:t>
      </w:r>
      <w:r w:rsidRPr="00903DBA">
        <w:rPr>
          <w:highlight w:val="white"/>
        </w:rPr>
        <w:t xml:space="preserve"> method makes sure the expression holds floating type. If it holds logical type, it is cast from logical type to double type.</w:t>
      </w:r>
    </w:p>
    <w:p w14:paraId="5CC5278C" w14:textId="77777777" w:rsidR="005159E1" w:rsidRPr="00903DBA" w:rsidRDefault="005159E1" w:rsidP="005159E1">
      <w:pPr>
        <w:pStyle w:val="Code"/>
        <w:rPr>
          <w:highlight w:val="white"/>
        </w:rPr>
      </w:pPr>
      <w:r w:rsidRPr="00903DBA">
        <w:rPr>
          <w:highlight w:val="white"/>
        </w:rPr>
        <w:t xml:space="preserve">    public static Expression LogicalToFloating(Expression expression) {</w:t>
      </w:r>
    </w:p>
    <w:p w14:paraId="128B1295" w14:textId="77777777" w:rsidR="005159E1" w:rsidRPr="00903DBA" w:rsidRDefault="005159E1" w:rsidP="005159E1">
      <w:pPr>
        <w:pStyle w:val="Code"/>
        <w:rPr>
          <w:highlight w:val="white"/>
        </w:rPr>
      </w:pPr>
      <w:r w:rsidRPr="00903DBA">
        <w:rPr>
          <w:highlight w:val="white"/>
        </w:rPr>
        <w:t xml:space="preserve">      if (expression.Symbol.Type.IsLogical()) {</w:t>
      </w:r>
    </w:p>
    <w:p w14:paraId="7C54A71B" w14:textId="77777777" w:rsidR="005159E1" w:rsidRPr="00903DBA" w:rsidRDefault="005159E1" w:rsidP="005159E1">
      <w:pPr>
        <w:pStyle w:val="Code"/>
        <w:rPr>
          <w:highlight w:val="white"/>
        </w:rPr>
      </w:pPr>
      <w:r w:rsidRPr="00903DBA">
        <w:rPr>
          <w:highlight w:val="white"/>
        </w:rPr>
        <w:t xml:space="preserve">        return ImplicitCast(expression, Type.DoubleType);</w:t>
      </w:r>
    </w:p>
    <w:p w14:paraId="569BB3DD" w14:textId="77777777" w:rsidR="005159E1" w:rsidRPr="00903DBA" w:rsidRDefault="005159E1" w:rsidP="005159E1">
      <w:pPr>
        <w:pStyle w:val="Code"/>
        <w:rPr>
          <w:highlight w:val="white"/>
        </w:rPr>
      </w:pPr>
      <w:r w:rsidRPr="00903DBA">
        <w:rPr>
          <w:highlight w:val="white"/>
        </w:rPr>
        <w:t xml:space="preserve">      }</w:t>
      </w:r>
    </w:p>
    <w:p w14:paraId="2E500545" w14:textId="77777777" w:rsidR="005159E1" w:rsidRPr="00903DBA" w:rsidRDefault="005159E1" w:rsidP="005159E1">
      <w:pPr>
        <w:pStyle w:val="Code"/>
        <w:rPr>
          <w:highlight w:val="white"/>
        </w:rPr>
      </w:pPr>
    </w:p>
    <w:p w14:paraId="4EE6F5B1" w14:textId="77777777" w:rsidR="005159E1" w:rsidRPr="00903DBA" w:rsidRDefault="005159E1" w:rsidP="005159E1">
      <w:pPr>
        <w:pStyle w:val="Code"/>
        <w:rPr>
          <w:highlight w:val="white"/>
        </w:rPr>
      </w:pPr>
      <w:r w:rsidRPr="00903DBA">
        <w:rPr>
          <w:highlight w:val="white"/>
        </w:rPr>
        <w:t xml:space="preserve">      return expression;</w:t>
      </w:r>
    </w:p>
    <w:p w14:paraId="0D6C6809" w14:textId="77777777" w:rsidR="005159E1" w:rsidRPr="00903DBA" w:rsidRDefault="005159E1" w:rsidP="005159E1">
      <w:pPr>
        <w:pStyle w:val="Code"/>
        <w:rPr>
          <w:highlight w:val="white"/>
        </w:rPr>
      </w:pPr>
      <w:r w:rsidRPr="00903DBA">
        <w:rPr>
          <w:highlight w:val="white"/>
        </w:rPr>
        <w:t xml:space="preserve">    }</w:t>
      </w:r>
    </w:p>
    <w:p w14:paraId="4140FC44" w14:textId="374ECA12" w:rsidR="008D5237" w:rsidRPr="00903DBA" w:rsidRDefault="008D5237" w:rsidP="008D5237">
      <w:pPr>
        <w:rPr>
          <w:highlight w:val="white"/>
        </w:rPr>
      </w:pPr>
      <w:r w:rsidRPr="00903DBA">
        <w:rPr>
          <w:highlight w:val="white"/>
        </w:rPr>
        <w:t xml:space="preserve">The </w:t>
      </w:r>
      <w:r w:rsidRPr="00903DBA">
        <w:rPr>
          <w:rStyle w:val="KeyWord0"/>
          <w:highlight w:val="white"/>
        </w:rPr>
        <w:t>ToLogical</w:t>
      </w:r>
      <w:r w:rsidRPr="00903DBA">
        <w:rPr>
          <w:highlight w:val="white"/>
        </w:rPr>
        <w:t xml:space="preserve"> method makes sure the expression has a logical type. </w:t>
      </w:r>
      <w:r w:rsidR="00F35369" w:rsidRPr="00903DBA">
        <w:rPr>
          <w:highlight w:val="white"/>
        </w:rPr>
        <w:t>If it does not already hold logical type, t</w:t>
      </w:r>
      <w:r w:rsidRPr="00903DBA">
        <w:rPr>
          <w:highlight w:val="white"/>
        </w:rPr>
        <w:t>he expression is cast to logical type.</w:t>
      </w:r>
    </w:p>
    <w:p w14:paraId="32CE7415" w14:textId="77777777" w:rsidR="005159E1" w:rsidRPr="00903DBA" w:rsidRDefault="005159E1" w:rsidP="005159E1">
      <w:pPr>
        <w:pStyle w:val="Code"/>
        <w:rPr>
          <w:highlight w:val="white"/>
        </w:rPr>
      </w:pPr>
      <w:r w:rsidRPr="00903DBA">
        <w:rPr>
          <w:highlight w:val="white"/>
        </w:rPr>
        <w:t xml:space="preserve">    public static Expression ToLogical(Expression expression) {</w:t>
      </w:r>
    </w:p>
    <w:p w14:paraId="354813F5" w14:textId="77777777" w:rsidR="005159E1" w:rsidRPr="00903DBA" w:rsidRDefault="005159E1" w:rsidP="005159E1">
      <w:pPr>
        <w:pStyle w:val="Code"/>
        <w:rPr>
          <w:highlight w:val="white"/>
        </w:rPr>
      </w:pPr>
      <w:r w:rsidRPr="00903DBA">
        <w:rPr>
          <w:highlight w:val="white"/>
        </w:rPr>
        <w:t xml:space="preserve">      if (!expression.Symbol.Type.IsLogical()) {</w:t>
      </w:r>
    </w:p>
    <w:p w14:paraId="29327F0A" w14:textId="77777777" w:rsidR="005159E1" w:rsidRPr="00903DBA" w:rsidRDefault="005159E1" w:rsidP="005159E1">
      <w:pPr>
        <w:pStyle w:val="Code"/>
        <w:rPr>
          <w:highlight w:val="white"/>
        </w:rPr>
      </w:pPr>
      <w:r w:rsidRPr="00903DBA">
        <w:rPr>
          <w:highlight w:val="white"/>
        </w:rPr>
        <w:t xml:space="preserve">        return ImplicitCast(expression, Type.LogicalType);</w:t>
      </w:r>
    </w:p>
    <w:p w14:paraId="11405EBA" w14:textId="77777777" w:rsidR="005159E1" w:rsidRPr="00903DBA" w:rsidRDefault="005159E1" w:rsidP="005159E1">
      <w:pPr>
        <w:pStyle w:val="Code"/>
        <w:rPr>
          <w:highlight w:val="white"/>
        </w:rPr>
      </w:pPr>
      <w:r w:rsidRPr="00903DBA">
        <w:rPr>
          <w:highlight w:val="white"/>
        </w:rPr>
        <w:t xml:space="preserve">      }</w:t>
      </w:r>
    </w:p>
    <w:p w14:paraId="6D7ED2F8" w14:textId="77777777" w:rsidR="005159E1" w:rsidRPr="00903DBA" w:rsidRDefault="005159E1" w:rsidP="005159E1">
      <w:pPr>
        <w:pStyle w:val="Code"/>
        <w:rPr>
          <w:highlight w:val="white"/>
        </w:rPr>
      </w:pPr>
    </w:p>
    <w:p w14:paraId="35706649" w14:textId="77777777" w:rsidR="005159E1" w:rsidRPr="00903DBA" w:rsidRDefault="005159E1" w:rsidP="005159E1">
      <w:pPr>
        <w:pStyle w:val="Code"/>
        <w:rPr>
          <w:highlight w:val="white"/>
        </w:rPr>
      </w:pPr>
      <w:r w:rsidRPr="00903DBA">
        <w:rPr>
          <w:highlight w:val="white"/>
        </w:rPr>
        <w:t xml:space="preserve">      return expression;</w:t>
      </w:r>
    </w:p>
    <w:p w14:paraId="3410D177" w14:textId="77777777" w:rsidR="005159E1" w:rsidRPr="00903DBA" w:rsidRDefault="005159E1" w:rsidP="005159E1">
      <w:pPr>
        <w:pStyle w:val="Code"/>
        <w:rPr>
          <w:highlight w:val="white"/>
        </w:rPr>
      </w:pPr>
      <w:r w:rsidRPr="00903DBA">
        <w:rPr>
          <w:highlight w:val="white"/>
        </w:rPr>
        <w:t xml:space="preserve">    }</w:t>
      </w:r>
    </w:p>
    <w:p w14:paraId="3E204B2B" w14:textId="2C166C37" w:rsidR="005159E1" w:rsidRPr="00903DBA" w:rsidRDefault="00E03614" w:rsidP="00E03614">
      <w:pPr>
        <w:rPr>
          <w:highlight w:val="white"/>
        </w:rPr>
      </w:pPr>
      <w:r w:rsidRPr="00903DBA">
        <w:rPr>
          <w:highlight w:val="white"/>
        </w:rPr>
        <w:t xml:space="preserve">The </w:t>
      </w:r>
      <w:r w:rsidRPr="00903DBA">
        <w:rPr>
          <w:rStyle w:val="KeyWord0"/>
          <w:highlight w:val="white"/>
        </w:rPr>
        <w:t>ImplicitCast</w:t>
      </w:r>
      <w:r w:rsidRPr="00903DBA">
        <w:rPr>
          <w:highlight w:val="white"/>
        </w:rPr>
        <w:t xml:space="preserve"> method</w:t>
      </w:r>
      <w:r w:rsidR="00DA10C7" w:rsidRPr="00903DBA">
        <w:rPr>
          <w:highlight w:val="white"/>
        </w:rPr>
        <w:t xml:space="preserve"> performs an implicit cast. To begin with, if the expression is constant, we return the constant casted expression.</w:t>
      </w:r>
    </w:p>
    <w:p w14:paraId="53A7F68E" w14:textId="77777777" w:rsidR="009F0030" w:rsidRPr="00903DBA" w:rsidRDefault="005159E1" w:rsidP="005159E1">
      <w:pPr>
        <w:pStyle w:val="Code"/>
        <w:rPr>
          <w:highlight w:val="white"/>
        </w:rPr>
      </w:pPr>
      <w:r w:rsidRPr="00903DBA">
        <w:rPr>
          <w:highlight w:val="white"/>
        </w:rPr>
        <w:lastRenderedPageBreak/>
        <w:t xml:space="preserve">    public static Expression ImplicitCast(Expression fromExpression,</w:t>
      </w:r>
    </w:p>
    <w:p w14:paraId="77F082BD" w14:textId="403FB83B" w:rsidR="005159E1" w:rsidRPr="00903DBA" w:rsidRDefault="009F0030" w:rsidP="005159E1">
      <w:pPr>
        <w:pStyle w:val="Code"/>
        <w:rPr>
          <w:highlight w:val="white"/>
        </w:rPr>
      </w:pPr>
      <w:r w:rsidRPr="00903DBA">
        <w:rPr>
          <w:highlight w:val="white"/>
        </w:rPr>
        <w:t xml:space="preserve">                                         </w:t>
      </w:r>
      <w:r w:rsidR="005159E1" w:rsidRPr="00903DBA">
        <w:rPr>
          <w:highlight w:val="white"/>
        </w:rPr>
        <w:t xml:space="preserve"> Type toType) {</w:t>
      </w:r>
    </w:p>
    <w:p w14:paraId="3D4BB61B" w14:textId="77777777" w:rsidR="009F0030" w:rsidRPr="00903DBA" w:rsidRDefault="005159E1" w:rsidP="005159E1">
      <w:pPr>
        <w:pStyle w:val="Code"/>
        <w:rPr>
          <w:highlight w:val="white"/>
        </w:rPr>
      </w:pPr>
      <w:r w:rsidRPr="00903DBA">
        <w:rPr>
          <w:highlight w:val="white"/>
        </w:rPr>
        <w:t xml:space="preserve">      Expression constantExpression =</w:t>
      </w:r>
    </w:p>
    <w:p w14:paraId="60D48FDC" w14:textId="53740774" w:rsidR="005159E1" w:rsidRPr="00903DBA" w:rsidRDefault="009F0030" w:rsidP="005159E1">
      <w:pPr>
        <w:pStyle w:val="Code"/>
        <w:rPr>
          <w:highlight w:val="white"/>
        </w:rPr>
      </w:pPr>
      <w:r w:rsidRPr="00903DBA">
        <w:rPr>
          <w:highlight w:val="white"/>
        </w:rPr>
        <w:t xml:space="preserve">        </w:t>
      </w:r>
      <w:r w:rsidR="005159E1" w:rsidRPr="00903DBA">
        <w:rPr>
          <w:highlight w:val="white"/>
        </w:rPr>
        <w:t>ConstantExpression.Cast(fromExpression, toType);</w:t>
      </w:r>
    </w:p>
    <w:p w14:paraId="559FC6DC" w14:textId="77777777" w:rsidR="005159E1" w:rsidRPr="00903DBA" w:rsidRDefault="005159E1" w:rsidP="005159E1">
      <w:pPr>
        <w:pStyle w:val="Code"/>
        <w:rPr>
          <w:highlight w:val="white"/>
        </w:rPr>
      </w:pPr>
      <w:r w:rsidRPr="00903DBA">
        <w:rPr>
          <w:highlight w:val="white"/>
        </w:rPr>
        <w:t xml:space="preserve">      if (constantExpression != null) {</w:t>
      </w:r>
    </w:p>
    <w:p w14:paraId="6D9CBAE3" w14:textId="77777777" w:rsidR="005159E1" w:rsidRPr="00903DBA" w:rsidRDefault="005159E1" w:rsidP="005159E1">
      <w:pPr>
        <w:pStyle w:val="Code"/>
        <w:rPr>
          <w:highlight w:val="white"/>
        </w:rPr>
      </w:pPr>
      <w:r w:rsidRPr="00903DBA">
        <w:rPr>
          <w:highlight w:val="white"/>
        </w:rPr>
        <w:t xml:space="preserve">        return constantExpression;</w:t>
      </w:r>
    </w:p>
    <w:p w14:paraId="30BA95EB" w14:textId="77777777" w:rsidR="005159E1" w:rsidRPr="00903DBA" w:rsidRDefault="005159E1" w:rsidP="005159E1">
      <w:pPr>
        <w:pStyle w:val="Code"/>
        <w:rPr>
          <w:highlight w:val="white"/>
        </w:rPr>
      </w:pPr>
      <w:r w:rsidRPr="00903DBA">
        <w:rPr>
          <w:highlight w:val="white"/>
        </w:rPr>
        <w:t xml:space="preserve">      }</w:t>
      </w:r>
    </w:p>
    <w:p w14:paraId="0116312A" w14:textId="77777777" w:rsidR="005159E1" w:rsidRPr="00903DBA" w:rsidRDefault="005159E1" w:rsidP="005159E1">
      <w:pPr>
        <w:pStyle w:val="Code"/>
        <w:rPr>
          <w:highlight w:val="white"/>
        </w:rPr>
      </w:pPr>
      <w:r w:rsidRPr="00903DBA">
        <w:rPr>
          <w:highlight w:val="white"/>
        </w:rPr>
        <w:t xml:space="preserve">      Type fromType = fromExpression.Symbol.Type;</w:t>
      </w:r>
    </w:p>
    <w:p w14:paraId="4B68D519" w14:textId="77777777" w:rsidR="005159E1" w:rsidRPr="00903DBA" w:rsidRDefault="005159E1" w:rsidP="00FD6092">
      <w:pPr>
        <w:pStyle w:val="Code"/>
        <w:rPr>
          <w:highlight w:val="white"/>
        </w:rPr>
      </w:pPr>
    </w:p>
    <w:p w14:paraId="36DDBA58" w14:textId="77777777" w:rsidR="00FD6092" w:rsidRPr="00903DBA" w:rsidRDefault="00FD6092" w:rsidP="00FD6092">
      <w:pPr>
        <w:pStyle w:val="Code"/>
        <w:rPr>
          <w:highlight w:val="white"/>
        </w:rPr>
      </w:pPr>
      <w:r w:rsidRPr="00903DBA">
        <w:rPr>
          <w:highlight w:val="white"/>
        </w:rPr>
        <w:t xml:space="preserve">      if (fromType.Equals(toType) ||</w:t>
      </w:r>
    </w:p>
    <w:p w14:paraId="73429044" w14:textId="77777777" w:rsidR="00FD6092" w:rsidRPr="00903DBA" w:rsidRDefault="00FD6092" w:rsidP="00FD6092">
      <w:pPr>
        <w:pStyle w:val="Code"/>
        <w:rPr>
          <w:highlight w:val="white"/>
        </w:rPr>
      </w:pPr>
      <w:r w:rsidRPr="00903DBA">
        <w:rPr>
          <w:highlight w:val="white"/>
        </w:rPr>
        <w:t xml:space="preserve">          (fromType.IsLogical() &amp;&amp; toType.IsLogical()) ||</w:t>
      </w:r>
    </w:p>
    <w:p w14:paraId="5BA579C9"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763E023C" w14:textId="77777777" w:rsidR="00FD6092" w:rsidRPr="00903DBA" w:rsidRDefault="00FD6092" w:rsidP="00FD6092">
      <w:pPr>
        <w:pStyle w:val="Code"/>
        <w:rPr>
          <w:highlight w:val="white"/>
        </w:rPr>
      </w:pPr>
      <w:r w:rsidRPr="00903DBA">
        <w:rPr>
          <w:highlight w:val="white"/>
        </w:rPr>
        <w:t xml:space="preserve">           toType.IsPointerOrArray()) ||</w:t>
      </w:r>
    </w:p>
    <w:p w14:paraId="43E8BF6B" w14:textId="77777777" w:rsidR="00FD6092" w:rsidRPr="00903DBA" w:rsidRDefault="00FD6092" w:rsidP="00FD6092">
      <w:pPr>
        <w:pStyle w:val="Code"/>
        <w:rPr>
          <w:highlight w:val="white"/>
        </w:rPr>
      </w:pPr>
      <w:r w:rsidRPr="00903DBA">
        <w:rPr>
          <w:highlight w:val="white"/>
        </w:rPr>
        <w:t xml:space="preserve">          (fromType.IsPointerArrayStringOrFunction() &amp;&amp;</w:t>
      </w:r>
    </w:p>
    <w:p w14:paraId="53043D05" w14:textId="77777777" w:rsidR="00FD6092" w:rsidRPr="00903DBA" w:rsidRDefault="00FD6092" w:rsidP="00FD6092">
      <w:pPr>
        <w:pStyle w:val="Code"/>
        <w:rPr>
          <w:highlight w:val="white"/>
        </w:rPr>
      </w:pPr>
      <w:r w:rsidRPr="00903DBA">
        <w:rPr>
          <w:highlight w:val="white"/>
        </w:rPr>
        <w:t xml:space="preserve">           toType.IsIntegral() &amp;&amp; (fromType.Size() == toType.Size())) ||</w:t>
      </w:r>
    </w:p>
    <w:p w14:paraId="64A5B7CA" w14:textId="77777777" w:rsidR="00FD6092" w:rsidRPr="00903DBA" w:rsidRDefault="00FD6092" w:rsidP="00FD6092">
      <w:pPr>
        <w:pStyle w:val="Code"/>
        <w:rPr>
          <w:highlight w:val="white"/>
        </w:rPr>
      </w:pPr>
      <w:r w:rsidRPr="00903DBA">
        <w:rPr>
          <w:highlight w:val="white"/>
        </w:rPr>
        <w:t xml:space="preserve">          (((fromType.IsFloating() &amp;&amp; toType.IsFloating()) ||</w:t>
      </w:r>
    </w:p>
    <w:p w14:paraId="4488AB75" w14:textId="77777777" w:rsidR="00FD6092" w:rsidRPr="00903DBA" w:rsidRDefault="00FD6092" w:rsidP="00FD6092">
      <w:pPr>
        <w:pStyle w:val="Code"/>
        <w:rPr>
          <w:highlight w:val="white"/>
        </w:rPr>
      </w:pPr>
      <w:r w:rsidRPr="00903DBA">
        <w:rPr>
          <w:highlight w:val="white"/>
        </w:rPr>
        <w:t xml:space="preserve">            (fromType.IsIntegralPointerOrFunction() &amp;&amp;</w:t>
      </w:r>
    </w:p>
    <w:p w14:paraId="4A2670A2" w14:textId="77777777" w:rsidR="00FD6092" w:rsidRPr="00903DBA" w:rsidRDefault="00FD6092" w:rsidP="00FD6092">
      <w:pPr>
        <w:pStyle w:val="Code"/>
        <w:rPr>
          <w:highlight w:val="white"/>
        </w:rPr>
      </w:pPr>
      <w:r w:rsidRPr="00903DBA">
        <w:rPr>
          <w:highlight w:val="white"/>
        </w:rPr>
        <w:t xml:space="preserve">             toType.IsIntegralPointerArrayOrFunction())) &amp;&amp;</w:t>
      </w:r>
    </w:p>
    <w:p w14:paraId="3FBBDB7B" w14:textId="77777777" w:rsidR="00FD6092" w:rsidRPr="00903DBA" w:rsidRDefault="00FD6092" w:rsidP="00FD6092">
      <w:pPr>
        <w:pStyle w:val="Code"/>
        <w:rPr>
          <w:highlight w:val="white"/>
        </w:rPr>
      </w:pPr>
      <w:r w:rsidRPr="00903DBA">
        <w:rPr>
          <w:highlight w:val="white"/>
        </w:rPr>
        <w:t xml:space="preserve">           (fromType.SizeArray() == toType.SizeArray()))) {        </w:t>
      </w:r>
    </w:p>
    <w:p w14:paraId="4CCBB40C" w14:textId="77777777" w:rsidR="005159E1" w:rsidRPr="00903DBA" w:rsidRDefault="005159E1" w:rsidP="009F0030">
      <w:pPr>
        <w:pStyle w:val="Code"/>
        <w:rPr>
          <w:highlight w:val="white"/>
        </w:rPr>
      </w:pPr>
      <w:r w:rsidRPr="00903DBA">
        <w:rPr>
          <w:highlight w:val="white"/>
        </w:rPr>
        <w:t xml:space="preserve">        return fromExpression;</w:t>
      </w:r>
    </w:p>
    <w:p w14:paraId="3DC7148A" w14:textId="77777777" w:rsidR="005159E1" w:rsidRPr="00903DBA" w:rsidRDefault="005159E1" w:rsidP="009F0030">
      <w:pPr>
        <w:pStyle w:val="Code"/>
        <w:rPr>
          <w:highlight w:val="white"/>
        </w:rPr>
      </w:pPr>
      <w:r w:rsidRPr="00903DBA">
        <w:rPr>
          <w:highlight w:val="white"/>
        </w:rPr>
        <w:t xml:space="preserve">      }</w:t>
      </w:r>
    </w:p>
    <w:p w14:paraId="196BC65B" w14:textId="77777777" w:rsidR="005159E1" w:rsidRPr="00903DBA" w:rsidRDefault="005159E1" w:rsidP="009F0030">
      <w:pPr>
        <w:pStyle w:val="Code"/>
        <w:rPr>
          <w:highlight w:val="white"/>
        </w:rPr>
      </w:pPr>
      <w:r w:rsidRPr="00903DBA">
        <w:rPr>
          <w:highlight w:val="white"/>
        </w:rPr>
        <w:t xml:space="preserve">      else {</w:t>
      </w:r>
    </w:p>
    <w:p w14:paraId="56A54AD4" w14:textId="77777777" w:rsidR="005159E1" w:rsidRPr="00903DBA" w:rsidRDefault="005159E1" w:rsidP="005159E1">
      <w:pPr>
        <w:pStyle w:val="Code"/>
        <w:rPr>
          <w:highlight w:val="white"/>
        </w:rPr>
      </w:pPr>
      <w:r w:rsidRPr="00903DBA">
        <w:rPr>
          <w:highlight w:val="white"/>
        </w:rPr>
        <w:t xml:space="preserve">        return ExplicitCast(fromExpression, toType);</w:t>
      </w:r>
    </w:p>
    <w:p w14:paraId="1E348295" w14:textId="77777777" w:rsidR="005159E1" w:rsidRPr="00903DBA" w:rsidRDefault="005159E1" w:rsidP="005159E1">
      <w:pPr>
        <w:pStyle w:val="Code"/>
        <w:rPr>
          <w:highlight w:val="white"/>
        </w:rPr>
      </w:pPr>
      <w:r w:rsidRPr="00903DBA">
        <w:rPr>
          <w:highlight w:val="white"/>
        </w:rPr>
        <w:t xml:space="preserve">      }</w:t>
      </w:r>
    </w:p>
    <w:p w14:paraId="22E7EB4F" w14:textId="48103CF4" w:rsidR="005159E1" w:rsidRPr="00903DBA" w:rsidRDefault="005159E1" w:rsidP="005159E1">
      <w:pPr>
        <w:pStyle w:val="Code"/>
        <w:rPr>
          <w:highlight w:val="white"/>
        </w:rPr>
      </w:pPr>
      <w:r w:rsidRPr="00903DBA">
        <w:rPr>
          <w:highlight w:val="white"/>
        </w:rPr>
        <w:t xml:space="preserve">    }</w:t>
      </w:r>
    </w:p>
    <w:p w14:paraId="5611962E" w14:textId="77777777" w:rsidR="00703CB0" w:rsidRPr="00903DBA" w:rsidRDefault="00887489" w:rsidP="00887489">
      <w:pPr>
        <w:rPr>
          <w:highlight w:val="white"/>
        </w:rPr>
      </w:pPr>
      <w:r w:rsidRPr="00903DBA">
        <w:rPr>
          <w:highlight w:val="white"/>
        </w:rPr>
        <w:t xml:space="preserve">The </w:t>
      </w:r>
      <w:r w:rsidRPr="00903DBA">
        <w:rPr>
          <w:rStyle w:val="KeyWord0"/>
          <w:highlight w:val="white"/>
        </w:rPr>
        <w:t>ExplicitCast</w:t>
      </w:r>
      <w:r w:rsidRPr="00903DBA">
        <w:rPr>
          <w:highlight w:val="white"/>
        </w:rPr>
        <w:t xml:space="preserve"> method</w:t>
      </w:r>
      <w:r w:rsidR="0024309A" w:rsidRPr="00903DBA">
        <w:rPr>
          <w:highlight w:val="white"/>
        </w:rPr>
        <w:t xml:space="preserve"> perform an explicit cast between</w:t>
      </w:r>
      <w:r w:rsidR="00703CB0" w:rsidRPr="00903DBA">
        <w:rPr>
          <w:highlight w:val="white"/>
        </w:rPr>
        <w:t xml:space="preserve"> the different types of C.</w:t>
      </w:r>
    </w:p>
    <w:p w14:paraId="44E64713" w14:textId="2504CC24" w:rsidR="00AB5B3F" w:rsidRPr="00903DBA" w:rsidRDefault="00AB5B3F" w:rsidP="00AB5B3F">
      <w:pPr>
        <w:pStyle w:val="Code"/>
        <w:rPr>
          <w:highlight w:val="white"/>
        </w:rPr>
      </w:pPr>
      <w:r w:rsidRPr="00903DBA">
        <w:rPr>
          <w:highlight w:val="white"/>
        </w:rPr>
        <w:t xml:space="preserve">    public static Expression ExplicitCast(Expression sourceExpression,</w:t>
      </w:r>
    </w:p>
    <w:p w14:paraId="5141744D" w14:textId="77777777" w:rsidR="00AB5B3F" w:rsidRPr="00903DBA" w:rsidRDefault="00AB5B3F" w:rsidP="00AB5B3F">
      <w:pPr>
        <w:pStyle w:val="Code"/>
        <w:rPr>
          <w:highlight w:val="white"/>
        </w:rPr>
      </w:pPr>
      <w:r w:rsidRPr="00903DBA">
        <w:rPr>
          <w:highlight w:val="white"/>
        </w:rPr>
        <w:t xml:space="preserve">                                          Type targetType) {</w:t>
      </w:r>
    </w:p>
    <w:p w14:paraId="571783FD" w14:textId="77777777" w:rsidR="00AB5B3F" w:rsidRPr="00903DBA" w:rsidRDefault="00AB5B3F" w:rsidP="00AB5B3F">
      <w:pPr>
        <w:pStyle w:val="Code"/>
        <w:rPr>
          <w:highlight w:val="white"/>
        </w:rPr>
      </w:pPr>
      <w:r w:rsidRPr="00903DBA">
        <w:rPr>
          <w:highlight w:val="white"/>
        </w:rPr>
        <w:t xml:space="preserve">      Expression constantExpression =</w:t>
      </w:r>
    </w:p>
    <w:p w14:paraId="3C2F6ED5" w14:textId="77777777" w:rsidR="00AB5B3F" w:rsidRPr="00903DBA" w:rsidRDefault="00AB5B3F" w:rsidP="00AB5B3F">
      <w:pPr>
        <w:pStyle w:val="Code"/>
        <w:rPr>
          <w:highlight w:val="white"/>
        </w:rPr>
      </w:pPr>
      <w:r w:rsidRPr="00903DBA">
        <w:rPr>
          <w:highlight w:val="white"/>
        </w:rPr>
        <w:t xml:space="preserve">        ConstantExpression.ConstantCast(sourceExpression, targetType);</w:t>
      </w:r>
    </w:p>
    <w:p w14:paraId="02BBA6C4" w14:textId="77777777" w:rsidR="00AB5B3F" w:rsidRPr="00903DBA" w:rsidRDefault="00AB5B3F" w:rsidP="00AB5B3F">
      <w:pPr>
        <w:pStyle w:val="Code"/>
        <w:rPr>
          <w:highlight w:val="white"/>
        </w:rPr>
      </w:pPr>
      <w:r w:rsidRPr="00903DBA">
        <w:rPr>
          <w:highlight w:val="white"/>
        </w:rPr>
        <w:t xml:space="preserve">      if (constantExpression != null) {</w:t>
      </w:r>
    </w:p>
    <w:p w14:paraId="73F96852" w14:textId="77777777" w:rsidR="00AB5B3F" w:rsidRPr="00903DBA" w:rsidRDefault="00AB5B3F" w:rsidP="00AB5B3F">
      <w:pPr>
        <w:pStyle w:val="Code"/>
        <w:rPr>
          <w:highlight w:val="white"/>
        </w:rPr>
      </w:pPr>
      <w:r w:rsidRPr="00903DBA">
        <w:rPr>
          <w:highlight w:val="white"/>
        </w:rPr>
        <w:t xml:space="preserve">        return constantExpression;</w:t>
      </w:r>
    </w:p>
    <w:p w14:paraId="4223F7B2" w14:textId="77777777" w:rsidR="00AB5B3F" w:rsidRPr="00903DBA" w:rsidRDefault="00AB5B3F" w:rsidP="00AB5B3F">
      <w:pPr>
        <w:pStyle w:val="Code"/>
        <w:rPr>
          <w:highlight w:val="white"/>
        </w:rPr>
      </w:pPr>
      <w:r w:rsidRPr="00903DBA">
        <w:rPr>
          <w:highlight w:val="white"/>
        </w:rPr>
        <w:t xml:space="preserve">      }</w:t>
      </w:r>
    </w:p>
    <w:p w14:paraId="78E2336A" w14:textId="77777777" w:rsidR="00AB5B3F" w:rsidRPr="00903DBA" w:rsidRDefault="00AB5B3F" w:rsidP="00AB5B3F">
      <w:pPr>
        <w:pStyle w:val="Code"/>
        <w:rPr>
          <w:highlight w:val="white"/>
        </w:rPr>
      </w:pPr>
    </w:p>
    <w:p w14:paraId="18DB5BDA" w14:textId="77777777" w:rsidR="00AB5B3F" w:rsidRPr="00903DBA" w:rsidRDefault="00AB5B3F" w:rsidP="00AB5B3F">
      <w:pPr>
        <w:pStyle w:val="Code"/>
        <w:rPr>
          <w:highlight w:val="white"/>
        </w:rPr>
      </w:pPr>
      <w:r w:rsidRPr="00903DBA">
        <w:rPr>
          <w:highlight w:val="white"/>
        </w:rPr>
        <w:t xml:space="preserve">      Symbol sourceSymbol = sourceExpression.Symbol, targetSymbol = null;</w:t>
      </w:r>
    </w:p>
    <w:p w14:paraId="325F74DE" w14:textId="77777777" w:rsidR="00AB5B3F" w:rsidRPr="00903DBA" w:rsidRDefault="00AB5B3F" w:rsidP="00AB5B3F">
      <w:pPr>
        <w:pStyle w:val="Code"/>
        <w:rPr>
          <w:highlight w:val="white"/>
        </w:rPr>
      </w:pPr>
      <w:r w:rsidRPr="00903DBA">
        <w:rPr>
          <w:highlight w:val="white"/>
        </w:rPr>
        <w:t xml:space="preserve">      Type sourceType = sourceSymbol.Type;</w:t>
      </w:r>
    </w:p>
    <w:p w14:paraId="3EE50C87" w14:textId="77777777" w:rsidR="00E45B69" w:rsidRPr="00903DBA" w:rsidRDefault="00E45B69" w:rsidP="00E45B69">
      <w:pPr>
        <w:pStyle w:val="Code"/>
        <w:rPr>
          <w:highlight w:val="white"/>
        </w:rPr>
      </w:pPr>
      <w:r w:rsidRPr="00903DBA">
        <w:rPr>
          <w:highlight w:val="white"/>
        </w:rPr>
        <w:t xml:space="preserve">      List&lt;MiddleCode&gt; shortList = sourceExpression.ShortList,</w:t>
      </w:r>
    </w:p>
    <w:p w14:paraId="741E7BAB" w14:textId="77777777" w:rsidR="00E45B69" w:rsidRPr="00903DBA" w:rsidRDefault="00E45B69" w:rsidP="00E45B69">
      <w:pPr>
        <w:pStyle w:val="Code"/>
        <w:rPr>
          <w:highlight w:val="white"/>
        </w:rPr>
      </w:pPr>
      <w:r w:rsidRPr="00903DBA">
        <w:rPr>
          <w:highlight w:val="white"/>
        </w:rPr>
        <w:t xml:space="preserve">                       longList = sourceExpression.LongList;</w:t>
      </w:r>
    </w:p>
    <w:p w14:paraId="60755A6C" w14:textId="77777777" w:rsidR="00AB5B3F" w:rsidRPr="00903DBA" w:rsidRDefault="00AB5B3F" w:rsidP="00E45B69">
      <w:pPr>
        <w:pStyle w:val="Code"/>
        <w:rPr>
          <w:highlight w:val="white"/>
        </w:rPr>
      </w:pPr>
    </w:p>
    <w:p w14:paraId="111AD36E" w14:textId="77777777" w:rsidR="00AB5B3F" w:rsidRPr="00903DBA" w:rsidRDefault="00AB5B3F" w:rsidP="00AB5B3F">
      <w:pPr>
        <w:pStyle w:val="Code"/>
        <w:rPr>
          <w:highlight w:val="white"/>
        </w:rPr>
      </w:pPr>
      <w:r w:rsidRPr="00903DBA">
        <w:rPr>
          <w:highlight w:val="white"/>
        </w:rPr>
        <w:t xml:space="preserve">      if (targetType.IsVoid()) {</w:t>
      </w:r>
    </w:p>
    <w:p w14:paraId="4D2DCF8B" w14:textId="77777777" w:rsidR="00AB5B3F" w:rsidRPr="00903DBA" w:rsidRDefault="00AB5B3F" w:rsidP="00AB5B3F">
      <w:pPr>
        <w:pStyle w:val="Code"/>
        <w:rPr>
          <w:highlight w:val="white"/>
        </w:rPr>
      </w:pPr>
      <w:r w:rsidRPr="00903DBA">
        <w:rPr>
          <w:highlight w:val="white"/>
        </w:rPr>
        <w:t xml:space="preserve">        targetSymbol = new Symbol(targetType);</w:t>
      </w:r>
    </w:p>
    <w:p w14:paraId="717FE441" w14:textId="77777777" w:rsidR="00AB5B3F" w:rsidRPr="00903DBA" w:rsidRDefault="00AB5B3F" w:rsidP="00AB5B3F">
      <w:pPr>
        <w:pStyle w:val="Code"/>
        <w:rPr>
          <w:highlight w:val="white"/>
        </w:rPr>
      </w:pPr>
      <w:r w:rsidRPr="00903DBA">
        <w:rPr>
          <w:highlight w:val="white"/>
        </w:rPr>
        <w:t xml:space="preserve">      }</w:t>
      </w:r>
    </w:p>
    <w:p w14:paraId="52648CDF" w14:textId="77777777" w:rsidR="00AB5B3F" w:rsidRPr="00903DBA" w:rsidRDefault="00AB5B3F" w:rsidP="00AB5B3F">
      <w:pPr>
        <w:pStyle w:val="Code"/>
        <w:rPr>
          <w:highlight w:val="white"/>
        </w:rPr>
      </w:pPr>
      <w:r w:rsidRPr="00903DBA">
        <w:rPr>
          <w:highlight w:val="white"/>
        </w:rPr>
        <w:t xml:space="preserve">      else if (sourceType.IsStructOrUnion() &amp;&amp; targetType.IsStructOrUnion()) {</w:t>
      </w:r>
    </w:p>
    <w:p w14:paraId="394F5B3C" w14:textId="77777777" w:rsidR="00D56183" w:rsidRPr="00903DBA" w:rsidRDefault="00AB5B3F" w:rsidP="00AB5B3F">
      <w:pPr>
        <w:pStyle w:val="Code"/>
        <w:rPr>
          <w:highlight w:val="white"/>
        </w:rPr>
      </w:pPr>
      <w:r w:rsidRPr="00903DBA">
        <w:rPr>
          <w:highlight w:val="white"/>
        </w:rPr>
        <w:t xml:space="preserve">        Assert.Error(sourceType.Equals(targetType),</w:t>
      </w:r>
      <w:r w:rsidR="00D56183" w:rsidRPr="00903DBA">
        <w:rPr>
          <w:highlight w:val="white"/>
        </w:rPr>
        <w:t xml:space="preserve"> </w:t>
      </w:r>
      <w:r w:rsidRPr="00903DBA">
        <w:rPr>
          <w:highlight w:val="white"/>
        </w:rPr>
        <w:t>sourceType + " to " +</w:t>
      </w:r>
    </w:p>
    <w:p w14:paraId="383CEA0F" w14:textId="4E53C3A9" w:rsidR="00AB5B3F" w:rsidRPr="00903DBA" w:rsidRDefault="00D56183" w:rsidP="00AB5B3F">
      <w:pPr>
        <w:pStyle w:val="Code"/>
        <w:rPr>
          <w:highlight w:val="white"/>
        </w:rPr>
      </w:pPr>
      <w:r w:rsidRPr="00903DBA">
        <w:rPr>
          <w:highlight w:val="white"/>
        </w:rPr>
        <w:t xml:space="preserve">                    </w:t>
      </w:r>
      <w:r w:rsidR="00AB5B3F" w:rsidRPr="00903DBA">
        <w:rPr>
          <w:highlight w:val="white"/>
        </w:rPr>
        <w:t xml:space="preserve"> targetType, Message.Invalid_type_cast);</w:t>
      </w:r>
    </w:p>
    <w:p w14:paraId="13EC1931" w14:textId="77777777" w:rsidR="00AB5B3F" w:rsidRPr="00903DBA" w:rsidRDefault="00AB5B3F" w:rsidP="00AB5B3F">
      <w:pPr>
        <w:pStyle w:val="Code"/>
        <w:rPr>
          <w:highlight w:val="white"/>
        </w:rPr>
      </w:pPr>
      <w:r w:rsidRPr="00903DBA">
        <w:rPr>
          <w:highlight w:val="white"/>
        </w:rPr>
        <w:t xml:space="preserve">        targetSymbol = new Symbol(targetType);</w:t>
      </w:r>
    </w:p>
    <w:p w14:paraId="638F3B2D" w14:textId="39FDA171" w:rsidR="00AB5B3F" w:rsidRPr="00903DBA" w:rsidRDefault="00AB5B3F" w:rsidP="00AB5B3F">
      <w:pPr>
        <w:pStyle w:val="Code"/>
        <w:rPr>
          <w:highlight w:val="white"/>
        </w:rPr>
      </w:pPr>
      <w:r w:rsidRPr="00903DBA">
        <w:rPr>
          <w:highlight w:val="white"/>
        </w:rPr>
        <w:t xml:space="preserve">      }</w:t>
      </w:r>
    </w:p>
    <w:p w14:paraId="38A17503" w14:textId="6705349F" w:rsidR="009035F4" w:rsidRPr="00903DBA" w:rsidRDefault="008B3771" w:rsidP="009035F4">
      <w:pPr>
        <w:rPr>
          <w:highlight w:val="white"/>
        </w:rPr>
      </w:pPr>
      <w:r w:rsidRPr="00903DBA">
        <w:rPr>
          <w:highlight w:val="white"/>
        </w:rPr>
        <w:t>If the source type is logical</w:t>
      </w:r>
      <w:r w:rsidR="00814F2E" w:rsidRPr="00903DBA">
        <w:rPr>
          <w:highlight w:val="white"/>
        </w:rPr>
        <w:t xml:space="preserve"> and the target type is integral, array, or pointer</w:t>
      </w:r>
      <w:r w:rsidRPr="00903DBA">
        <w:rPr>
          <w:highlight w:val="white"/>
        </w:rPr>
        <w:t>, we need to</w:t>
      </w:r>
      <w:r w:rsidR="00B96250" w:rsidRPr="00903DBA">
        <w:rPr>
          <w:highlight w:val="white"/>
        </w:rPr>
        <w:t xml:space="preserve"> backpatch the </w:t>
      </w:r>
      <w:r w:rsidR="003C2111" w:rsidRPr="00903DBA">
        <w:rPr>
          <w:highlight w:val="white"/>
        </w:rPr>
        <w:t>true set and false set of the expression’s symbol.</w:t>
      </w:r>
      <w:r w:rsidR="009035F4" w:rsidRPr="00903DBA">
        <w:rPr>
          <w:highlight w:val="white"/>
        </w:rPr>
        <w:t xml:space="preserve"> </w:t>
      </w:r>
    </w:p>
    <w:p w14:paraId="5227461D" w14:textId="2512C3D1" w:rsidR="008B3771" w:rsidRPr="00903DBA" w:rsidRDefault="003C2111" w:rsidP="008B3771">
      <w:pPr>
        <w:rPr>
          <w:highlight w:val="white"/>
        </w:rPr>
      </w:pPr>
      <w:r w:rsidRPr="00903DBA">
        <w:rPr>
          <w:highlight w:val="white"/>
        </w:rPr>
        <w:t xml:space="preserve">The true set becomes backpatched to a statement that assign the value one to a temporary variable in the </w:t>
      </w:r>
    </w:p>
    <w:p w14:paraId="4800E929" w14:textId="77777777" w:rsidR="00494193" w:rsidRPr="00903DBA" w:rsidRDefault="00494193" w:rsidP="00FF10D8">
      <w:pPr>
        <w:pStyle w:val="Code"/>
        <w:rPr>
          <w:highlight w:val="white"/>
        </w:rPr>
      </w:pPr>
      <w:r w:rsidRPr="00903DBA">
        <w:rPr>
          <w:highlight w:val="white"/>
        </w:rPr>
        <w:t xml:space="preserve">      else if (sourceType.IsLogical() &amp;&amp;</w:t>
      </w:r>
    </w:p>
    <w:p w14:paraId="65FD9964" w14:textId="34A7A439" w:rsidR="00494193" w:rsidRPr="00903DBA" w:rsidRDefault="00494193" w:rsidP="00FF10D8">
      <w:pPr>
        <w:pStyle w:val="Code"/>
        <w:rPr>
          <w:highlight w:val="white"/>
        </w:rPr>
      </w:pPr>
      <w:r w:rsidRPr="00903DBA">
        <w:rPr>
          <w:highlight w:val="white"/>
        </w:rPr>
        <w:t xml:space="preserve">               targetType.</w:t>
      </w:r>
      <w:r w:rsidR="002C4F32" w:rsidRPr="00903DBA">
        <w:rPr>
          <w:highlight w:val="white"/>
        </w:rPr>
        <w:t>IsIntegralPointerOrArray</w:t>
      </w:r>
      <w:r w:rsidRPr="00903DBA">
        <w:rPr>
          <w:highlight w:val="white"/>
        </w:rPr>
        <w:t>()) {</w:t>
      </w:r>
    </w:p>
    <w:p w14:paraId="4CF286D1" w14:textId="77777777" w:rsidR="00494193" w:rsidRPr="00903DBA" w:rsidRDefault="00494193" w:rsidP="00FF10D8">
      <w:pPr>
        <w:pStyle w:val="Code"/>
        <w:rPr>
          <w:highlight w:val="white"/>
        </w:rPr>
      </w:pPr>
      <w:r w:rsidRPr="00903DBA">
        <w:rPr>
          <w:highlight w:val="white"/>
        </w:rPr>
        <w:t xml:space="preserve">        targetSymbol = new Symbol(targetType);</w:t>
      </w:r>
    </w:p>
    <w:p w14:paraId="0F2AD293" w14:textId="6FF16153" w:rsidR="00494193" w:rsidRPr="00903DBA" w:rsidRDefault="00B17737" w:rsidP="004D0556">
      <w:pPr>
        <w:rPr>
          <w:highlight w:val="white"/>
        </w:rPr>
      </w:pPr>
      <w:r w:rsidRPr="00903DBA">
        <w:rPr>
          <w:highlight w:val="white"/>
        </w:rPr>
        <w:lastRenderedPageBreak/>
        <w:t>We backpatch t</w:t>
      </w:r>
      <w:r w:rsidR="004D0556" w:rsidRPr="00903DBA">
        <w:rPr>
          <w:highlight w:val="white"/>
        </w:rPr>
        <w:t xml:space="preserve">he true set </w:t>
      </w:r>
      <w:r w:rsidRPr="00903DBA">
        <w:rPr>
          <w:highlight w:val="white"/>
        </w:rPr>
        <w:t xml:space="preserve">to </w:t>
      </w:r>
      <w:r w:rsidR="004D0556" w:rsidRPr="00903DBA">
        <w:rPr>
          <w:highlight w:val="white"/>
        </w:rPr>
        <w:t xml:space="preserve">a statement that assign the value one to a temporary variable. </w:t>
      </w:r>
    </w:p>
    <w:p w14:paraId="78DD1249" w14:textId="77777777" w:rsidR="00494193" w:rsidRPr="00903DBA" w:rsidRDefault="00494193" w:rsidP="00FF10D8">
      <w:pPr>
        <w:pStyle w:val="Code"/>
        <w:rPr>
          <w:highlight w:val="white"/>
        </w:rPr>
      </w:pPr>
      <w:r w:rsidRPr="00903DBA">
        <w:rPr>
          <w:highlight w:val="white"/>
        </w:rPr>
        <w:t xml:space="preserve">        Symbol oneSymbol = new Symbol(targetType, BigInteger.One);</w:t>
      </w:r>
    </w:p>
    <w:p w14:paraId="54138643" w14:textId="77777777" w:rsidR="00494193" w:rsidRPr="00903DBA" w:rsidRDefault="00494193" w:rsidP="00FF10D8">
      <w:pPr>
        <w:pStyle w:val="Code"/>
        <w:rPr>
          <w:highlight w:val="white"/>
        </w:rPr>
      </w:pPr>
      <w:r w:rsidRPr="00903DBA">
        <w:rPr>
          <w:highlight w:val="white"/>
        </w:rPr>
        <w:t xml:space="preserve">        MiddleCode trueCode =</w:t>
      </w:r>
    </w:p>
    <w:p w14:paraId="0C12890B" w14:textId="77777777" w:rsidR="00494193" w:rsidRPr="00903DBA" w:rsidRDefault="00494193" w:rsidP="00FF10D8">
      <w:pPr>
        <w:pStyle w:val="Code"/>
        <w:rPr>
          <w:highlight w:val="white"/>
        </w:rPr>
      </w:pPr>
      <w:r w:rsidRPr="00903DBA">
        <w:rPr>
          <w:highlight w:val="white"/>
        </w:rPr>
        <w:t xml:space="preserve">          new MiddleCode(MiddleOperator.Assign, targetSymbol, oneSymbol);</w:t>
      </w:r>
    </w:p>
    <w:p w14:paraId="3E201029"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6F18D254" w14:textId="77777777" w:rsidR="00494193" w:rsidRPr="00903DBA" w:rsidRDefault="00494193" w:rsidP="00FF10D8">
      <w:pPr>
        <w:pStyle w:val="Code"/>
        <w:rPr>
          <w:highlight w:val="white"/>
        </w:rPr>
      </w:pPr>
      <w:r w:rsidRPr="00903DBA">
        <w:rPr>
          <w:highlight w:val="white"/>
        </w:rPr>
        <w:t xml:space="preserve">        longList.Add(trueCode);</w:t>
      </w:r>
    </w:p>
    <w:p w14:paraId="2649CDC3" w14:textId="3A26AC06" w:rsidR="00494193" w:rsidRPr="00903DBA" w:rsidRDefault="003951F5" w:rsidP="003951F5">
      <w:pPr>
        <w:rPr>
          <w:highlight w:val="white"/>
        </w:rPr>
      </w:pPr>
      <w:r w:rsidRPr="00903DBA">
        <w:rPr>
          <w:highlight w:val="white"/>
        </w:rPr>
        <w:t>In the middle of backpatching of the true set and false set,</w:t>
      </w:r>
      <w:r w:rsidR="001E34B4" w:rsidRPr="00903DBA">
        <w:rPr>
          <w:highlight w:val="white"/>
        </w:rPr>
        <w:t xml:space="preserve"> we add code that jumps </w:t>
      </w:r>
      <w:r w:rsidR="00B17737" w:rsidRPr="00903DBA">
        <w:rPr>
          <w:highlight w:val="white"/>
        </w:rPr>
        <w:t xml:space="preserve">to </w:t>
      </w:r>
      <w:r w:rsidR="000523A8" w:rsidRPr="00903DBA">
        <w:rPr>
          <w:highlight w:val="white"/>
        </w:rPr>
        <w:t xml:space="preserve">the </w:t>
      </w:r>
      <w:proofErr w:type="gramStart"/>
      <w:r w:rsidR="000523A8" w:rsidRPr="00903DBA">
        <w:rPr>
          <w:highlight w:val="white"/>
        </w:rPr>
        <w:t>zero value</w:t>
      </w:r>
      <w:proofErr w:type="gramEnd"/>
      <w:r w:rsidR="000523A8" w:rsidRPr="00903DBA">
        <w:rPr>
          <w:highlight w:val="white"/>
        </w:rPr>
        <w:t xml:space="preserve"> assignment.</w:t>
      </w:r>
    </w:p>
    <w:p w14:paraId="78678562" w14:textId="611168AD" w:rsidR="00494193" w:rsidRPr="00903DBA" w:rsidRDefault="00494193" w:rsidP="00FF10D8">
      <w:pPr>
        <w:pStyle w:val="Code"/>
        <w:rPr>
          <w:highlight w:val="white"/>
        </w:rPr>
      </w:pPr>
      <w:r w:rsidRPr="00903DBA">
        <w:rPr>
          <w:highlight w:val="white"/>
        </w:rPr>
        <w:t xml:space="preserve">        MiddleCode </w:t>
      </w:r>
      <w:r w:rsidR="00176EBA" w:rsidRPr="00903DBA">
        <w:rPr>
          <w:highlight w:val="white"/>
        </w:rPr>
        <w:t>target</w:t>
      </w:r>
      <w:r w:rsidRPr="00903DBA">
        <w:rPr>
          <w:highlight w:val="white"/>
        </w:rPr>
        <w:t>Code = new MiddleCode(MiddleOperator.Empty);</w:t>
      </w:r>
    </w:p>
    <w:p w14:paraId="3674EEBF" w14:textId="242FA39C" w:rsidR="00494193" w:rsidRPr="00903DBA" w:rsidRDefault="00494193" w:rsidP="00FF10D8">
      <w:pPr>
        <w:pStyle w:val="Code"/>
        <w:rPr>
          <w:highlight w:val="white"/>
        </w:rPr>
      </w:pPr>
      <w:r w:rsidRPr="00903DBA">
        <w:rPr>
          <w:highlight w:val="white"/>
        </w:rPr>
        <w:t xml:space="preserve">        longList.Add(new MiddleCode(MiddleOperator.Goto, </w:t>
      </w:r>
      <w:r w:rsidR="00176EBA" w:rsidRPr="00903DBA">
        <w:rPr>
          <w:highlight w:val="white"/>
        </w:rPr>
        <w:t>target</w:t>
      </w:r>
      <w:r w:rsidRPr="00903DBA">
        <w:rPr>
          <w:highlight w:val="white"/>
        </w:rPr>
        <w:t>Code));</w:t>
      </w:r>
    </w:p>
    <w:p w14:paraId="2541DC5B" w14:textId="48152883" w:rsidR="004D0556" w:rsidRPr="00903DBA" w:rsidRDefault="00B17737" w:rsidP="004D0556">
      <w:pPr>
        <w:rPr>
          <w:highlight w:val="white"/>
        </w:rPr>
      </w:pPr>
      <w:r w:rsidRPr="00903DBA">
        <w:rPr>
          <w:highlight w:val="white"/>
        </w:rPr>
        <w:t xml:space="preserve">We backpatch the </w:t>
      </w:r>
      <w:r w:rsidR="00BE5B29" w:rsidRPr="00903DBA">
        <w:rPr>
          <w:highlight w:val="white"/>
        </w:rPr>
        <w:t>false</w:t>
      </w:r>
      <w:r w:rsidRPr="00903DBA">
        <w:rPr>
          <w:highlight w:val="white"/>
        </w:rPr>
        <w:t xml:space="preserve"> set to </w:t>
      </w:r>
      <w:r w:rsidR="004D0556" w:rsidRPr="00903DBA">
        <w:rPr>
          <w:highlight w:val="white"/>
        </w:rPr>
        <w:t xml:space="preserve">a statement that assign the value one to a temporary variable. </w:t>
      </w:r>
    </w:p>
    <w:p w14:paraId="48B854B5" w14:textId="77777777" w:rsidR="00494193" w:rsidRPr="00903DBA" w:rsidRDefault="00494193" w:rsidP="00FF10D8">
      <w:pPr>
        <w:pStyle w:val="Code"/>
        <w:rPr>
          <w:highlight w:val="white"/>
        </w:rPr>
      </w:pPr>
      <w:r w:rsidRPr="00903DBA">
        <w:rPr>
          <w:highlight w:val="white"/>
        </w:rPr>
        <w:t xml:space="preserve">        Symbol zeroSymbol = new Symbol(targetType, BigInteger.Zero);</w:t>
      </w:r>
    </w:p>
    <w:p w14:paraId="62968289" w14:textId="77777777" w:rsidR="00494193" w:rsidRPr="00903DBA" w:rsidRDefault="00494193" w:rsidP="00FF10D8">
      <w:pPr>
        <w:pStyle w:val="Code"/>
        <w:rPr>
          <w:highlight w:val="white"/>
        </w:rPr>
      </w:pPr>
      <w:r w:rsidRPr="00903DBA">
        <w:rPr>
          <w:highlight w:val="white"/>
        </w:rPr>
        <w:t xml:space="preserve">        MiddleCode falseCode =</w:t>
      </w:r>
    </w:p>
    <w:p w14:paraId="431AB95B" w14:textId="77777777" w:rsidR="00494193" w:rsidRPr="00903DBA" w:rsidRDefault="00494193" w:rsidP="00FF10D8">
      <w:pPr>
        <w:pStyle w:val="Code"/>
        <w:rPr>
          <w:highlight w:val="white"/>
        </w:rPr>
      </w:pPr>
      <w:r w:rsidRPr="00903DBA">
        <w:rPr>
          <w:highlight w:val="white"/>
        </w:rPr>
        <w:t xml:space="preserve">          new MiddleCode(MiddleOperator.Assign, targetSymbol, zeroSymbol);</w:t>
      </w:r>
    </w:p>
    <w:p w14:paraId="7345AE00"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3311CF3" w14:textId="77777777" w:rsidR="00494193" w:rsidRPr="00903DBA" w:rsidRDefault="00494193" w:rsidP="00FF10D8">
      <w:pPr>
        <w:pStyle w:val="Code"/>
        <w:rPr>
          <w:highlight w:val="white"/>
        </w:rPr>
      </w:pPr>
      <w:r w:rsidRPr="00903DBA">
        <w:rPr>
          <w:highlight w:val="white"/>
        </w:rPr>
        <w:t xml:space="preserve">        longList.Add(falseCode);</w:t>
      </w:r>
    </w:p>
    <w:p w14:paraId="1E30864C" w14:textId="6B3B890B" w:rsidR="00494193" w:rsidRPr="00903DBA" w:rsidRDefault="000523A8" w:rsidP="000523A8">
      <w:pPr>
        <w:rPr>
          <w:highlight w:val="white"/>
        </w:rPr>
      </w:pPr>
      <w:r w:rsidRPr="00903DBA">
        <w:rPr>
          <w:highlight w:val="white"/>
        </w:rPr>
        <w:t xml:space="preserve">Finally, we </w:t>
      </w:r>
      <w:r w:rsidR="00A261E3" w:rsidRPr="00903DBA">
        <w:rPr>
          <w:highlight w:val="white"/>
        </w:rPr>
        <w:t xml:space="preserve">add the target of the jump </w:t>
      </w:r>
      <w:r w:rsidR="00176EBA" w:rsidRPr="00903DBA">
        <w:rPr>
          <w:highlight w:val="white"/>
        </w:rPr>
        <w:t>code.</w:t>
      </w:r>
    </w:p>
    <w:p w14:paraId="469CDA4A" w14:textId="3B406D80" w:rsidR="00494193" w:rsidRPr="00903DBA" w:rsidRDefault="00494193" w:rsidP="00FF10D8">
      <w:pPr>
        <w:pStyle w:val="Code"/>
        <w:rPr>
          <w:highlight w:val="white"/>
        </w:rPr>
      </w:pPr>
      <w:r w:rsidRPr="00903DBA">
        <w:rPr>
          <w:highlight w:val="white"/>
        </w:rPr>
        <w:t xml:space="preserve">        longList.Add(</w:t>
      </w:r>
      <w:r w:rsidR="00176EBA" w:rsidRPr="00903DBA">
        <w:rPr>
          <w:highlight w:val="white"/>
        </w:rPr>
        <w:t>target</w:t>
      </w:r>
      <w:r w:rsidRPr="00903DBA">
        <w:rPr>
          <w:highlight w:val="white"/>
        </w:rPr>
        <w:t>Code);</w:t>
      </w:r>
    </w:p>
    <w:p w14:paraId="0A6F2A12" w14:textId="06C305D5" w:rsidR="00494193" w:rsidRPr="00903DBA" w:rsidRDefault="00494193" w:rsidP="00FF10D8">
      <w:pPr>
        <w:pStyle w:val="Code"/>
        <w:rPr>
          <w:highlight w:val="white"/>
        </w:rPr>
      </w:pPr>
      <w:r w:rsidRPr="00903DBA">
        <w:rPr>
          <w:highlight w:val="white"/>
        </w:rPr>
        <w:t xml:space="preserve">      }</w:t>
      </w:r>
    </w:p>
    <w:p w14:paraId="02C36C7D" w14:textId="2E7856AE" w:rsidR="00C6542A" w:rsidRPr="00903DBA" w:rsidRDefault="00C6542A" w:rsidP="00C6542A">
      <w:pPr>
        <w:rPr>
          <w:highlight w:val="white"/>
        </w:rPr>
      </w:pPr>
      <w:r w:rsidRPr="00903DBA">
        <w:rPr>
          <w:highlight w:val="white"/>
        </w:rPr>
        <w:t xml:space="preserve">If the source type is logical and the target type is floating, we </w:t>
      </w:r>
      <w:r w:rsidR="00BA2B97" w:rsidRPr="00903DBA">
        <w:rPr>
          <w:highlight w:val="white"/>
        </w:rPr>
        <w:t>push the values one and zero on the floating-point stack instead of assigning a variable.</w:t>
      </w:r>
    </w:p>
    <w:p w14:paraId="65AD9834" w14:textId="77777777" w:rsidR="00494193" w:rsidRPr="00903DBA" w:rsidRDefault="00494193" w:rsidP="00FF10D8">
      <w:pPr>
        <w:pStyle w:val="Code"/>
        <w:rPr>
          <w:highlight w:val="white"/>
        </w:rPr>
      </w:pPr>
      <w:r w:rsidRPr="00903DBA">
        <w:rPr>
          <w:highlight w:val="white"/>
        </w:rPr>
        <w:t xml:space="preserve">      else if (sourceType.IsLogical() &amp;&amp; targetType.IsFloating()) {</w:t>
      </w:r>
    </w:p>
    <w:p w14:paraId="4FB4EE69" w14:textId="77777777" w:rsidR="00494193" w:rsidRPr="00903DBA" w:rsidRDefault="00494193" w:rsidP="00FF10D8">
      <w:pPr>
        <w:pStyle w:val="Code"/>
        <w:rPr>
          <w:highlight w:val="white"/>
        </w:rPr>
      </w:pPr>
      <w:r w:rsidRPr="00903DBA">
        <w:rPr>
          <w:highlight w:val="white"/>
        </w:rPr>
        <w:t xml:space="preserve">        targetSymbol = new Symbol(targetType);</w:t>
      </w:r>
    </w:p>
    <w:p w14:paraId="6B2B2515" w14:textId="735AA76E" w:rsidR="00494193" w:rsidRPr="00903DBA" w:rsidRDefault="00BA2B97" w:rsidP="00BA2B97">
      <w:pPr>
        <w:rPr>
          <w:highlight w:val="white"/>
        </w:rPr>
      </w:pPr>
      <w:r w:rsidRPr="00903DBA">
        <w:rPr>
          <w:highlight w:val="white"/>
        </w:rPr>
        <w:t>We backpatch the true set of the source symbol to the code that pushes one at the stack.</w:t>
      </w:r>
    </w:p>
    <w:p w14:paraId="713A88E4" w14:textId="77777777" w:rsidR="00494193" w:rsidRPr="00903DBA" w:rsidRDefault="00494193" w:rsidP="00FF10D8">
      <w:pPr>
        <w:pStyle w:val="Code"/>
        <w:rPr>
          <w:highlight w:val="white"/>
        </w:rPr>
      </w:pPr>
      <w:r w:rsidRPr="00903DBA">
        <w:rPr>
          <w:highlight w:val="white"/>
        </w:rPr>
        <w:t xml:space="preserve">        MiddleCode trueCode = new MiddleCode(MiddleOperator.PushOne);</w:t>
      </w:r>
    </w:p>
    <w:p w14:paraId="6DA2932E" w14:textId="77777777" w:rsidR="00494193" w:rsidRPr="00903DBA" w:rsidRDefault="00494193" w:rsidP="00FF10D8">
      <w:pPr>
        <w:pStyle w:val="Code"/>
        <w:rPr>
          <w:highlight w:val="white"/>
        </w:rPr>
      </w:pPr>
      <w:r w:rsidRPr="00903DBA">
        <w:rPr>
          <w:highlight w:val="white"/>
        </w:rPr>
        <w:t xml:space="preserve">        MiddleCodeGenerator.Backpatch(sourceSymbol.TrueSet, trueCode);</w:t>
      </w:r>
    </w:p>
    <w:p w14:paraId="10F52B66" w14:textId="77777777" w:rsidR="00494193" w:rsidRPr="00903DBA" w:rsidRDefault="00494193" w:rsidP="00FF10D8">
      <w:pPr>
        <w:pStyle w:val="Code"/>
        <w:rPr>
          <w:highlight w:val="white"/>
        </w:rPr>
      </w:pPr>
      <w:r w:rsidRPr="00903DBA">
        <w:rPr>
          <w:highlight w:val="white"/>
        </w:rPr>
        <w:t xml:space="preserve">        longList.Add(trueCode);</w:t>
      </w:r>
    </w:p>
    <w:p w14:paraId="7FCC012E" w14:textId="3E8F8944" w:rsidR="00B17737" w:rsidRPr="00903DBA" w:rsidRDefault="00BA2B97" w:rsidP="00B17737">
      <w:pPr>
        <w:rPr>
          <w:highlight w:val="white"/>
        </w:rPr>
      </w:pPr>
      <w:proofErr w:type="gramStart"/>
      <w:r w:rsidRPr="00903DBA">
        <w:rPr>
          <w:highlight w:val="white"/>
        </w:rPr>
        <w:t>Similar to</w:t>
      </w:r>
      <w:proofErr w:type="gramEnd"/>
      <w:r w:rsidRPr="00903DBA">
        <w:rPr>
          <w:highlight w:val="white"/>
        </w:rPr>
        <w:t xml:space="preserve"> the integral case above, </w:t>
      </w:r>
      <w:r w:rsidR="00B17737" w:rsidRPr="00903DBA">
        <w:rPr>
          <w:highlight w:val="white"/>
        </w:rPr>
        <w:t>in the middle of backpatching of the true set and false set, we add code that jumps to the push</w:t>
      </w:r>
      <w:r w:rsidR="00B35976" w:rsidRPr="00903DBA">
        <w:rPr>
          <w:highlight w:val="white"/>
        </w:rPr>
        <w:t>-zero</w:t>
      </w:r>
      <w:r w:rsidR="00B17737" w:rsidRPr="00903DBA">
        <w:rPr>
          <w:highlight w:val="white"/>
        </w:rPr>
        <w:t xml:space="preserve"> assignment.</w:t>
      </w:r>
    </w:p>
    <w:p w14:paraId="01B244ED" w14:textId="743A340F" w:rsidR="00494193" w:rsidRPr="00903DBA" w:rsidRDefault="00494193" w:rsidP="00FF10D8">
      <w:pPr>
        <w:pStyle w:val="Code"/>
        <w:rPr>
          <w:highlight w:val="white"/>
        </w:rPr>
      </w:pPr>
      <w:r w:rsidRPr="00903DBA">
        <w:rPr>
          <w:highlight w:val="white"/>
        </w:rPr>
        <w:t xml:space="preserve">        MiddleCode </w:t>
      </w:r>
      <w:r w:rsidR="00B35976" w:rsidRPr="00903DBA">
        <w:rPr>
          <w:highlight w:val="white"/>
        </w:rPr>
        <w:t xml:space="preserve">targetCode </w:t>
      </w:r>
      <w:r w:rsidRPr="00903DBA">
        <w:rPr>
          <w:highlight w:val="white"/>
        </w:rPr>
        <w:t>= new MiddleCode(MiddleOperator.Empty);</w:t>
      </w:r>
    </w:p>
    <w:p w14:paraId="2F0AF910" w14:textId="31F72A99" w:rsidR="00494193" w:rsidRPr="00903DBA" w:rsidRDefault="00494193" w:rsidP="00FF10D8">
      <w:pPr>
        <w:pStyle w:val="Code"/>
        <w:rPr>
          <w:highlight w:val="white"/>
        </w:rPr>
      </w:pPr>
      <w:r w:rsidRPr="00903DBA">
        <w:rPr>
          <w:highlight w:val="white"/>
        </w:rPr>
        <w:t xml:space="preserve">        longList.Add(new MiddleCode(MiddleOperator.Goto, </w:t>
      </w:r>
      <w:r w:rsidR="00BE5B29" w:rsidRPr="00903DBA">
        <w:rPr>
          <w:highlight w:val="white"/>
        </w:rPr>
        <w:t>target</w:t>
      </w:r>
      <w:r w:rsidRPr="00903DBA">
        <w:rPr>
          <w:highlight w:val="white"/>
        </w:rPr>
        <w:t>Code));</w:t>
      </w:r>
    </w:p>
    <w:p w14:paraId="10794529" w14:textId="77777777" w:rsidR="00B17737" w:rsidRPr="00903DBA" w:rsidRDefault="00B17737" w:rsidP="00B17737">
      <w:pPr>
        <w:rPr>
          <w:highlight w:val="white"/>
        </w:rPr>
      </w:pPr>
      <w:r w:rsidRPr="00903DBA">
        <w:rPr>
          <w:highlight w:val="white"/>
        </w:rPr>
        <w:t>We backpatch the true set of the source symbol to the code that pushes one at the stack.</w:t>
      </w:r>
    </w:p>
    <w:p w14:paraId="0082959E" w14:textId="77777777" w:rsidR="00494193" w:rsidRPr="00903DBA" w:rsidRDefault="00494193" w:rsidP="00FF10D8">
      <w:pPr>
        <w:pStyle w:val="Code"/>
        <w:rPr>
          <w:highlight w:val="white"/>
        </w:rPr>
      </w:pPr>
      <w:r w:rsidRPr="00903DBA">
        <w:rPr>
          <w:highlight w:val="white"/>
        </w:rPr>
        <w:t xml:space="preserve">        MiddleCode falseCode = new MiddleCode(MiddleOperator.PushZero);</w:t>
      </w:r>
    </w:p>
    <w:p w14:paraId="2CB28A45" w14:textId="77777777" w:rsidR="00494193" w:rsidRPr="00903DBA" w:rsidRDefault="00494193" w:rsidP="00FF10D8">
      <w:pPr>
        <w:pStyle w:val="Code"/>
        <w:rPr>
          <w:highlight w:val="white"/>
        </w:rPr>
      </w:pPr>
      <w:r w:rsidRPr="00903DBA">
        <w:rPr>
          <w:highlight w:val="white"/>
        </w:rPr>
        <w:t xml:space="preserve">        MiddleCodeGenerator.Backpatch(sourceSymbol.FalseSet, falseCode);</w:t>
      </w:r>
    </w:p>
    <w:p w14:paraId="586F3190" w14:textId="77777777" w:rsidR="00494193" w:rsidRPr="00903DBA" w:rsidRDefault="00494193" w:rsidP="00FF10D8">
      <w:pPr>
        <w:pStyle w:val="Code"/>
        <w:rPr>
          <w:highlight w:val="white"/>
        </w:rPr>
      </w:pPr>
      <w:r w:rsidRPr="00903DBA">
        <w:rPr>
          <w:highlight w:val="white"/>
        </w:rPr>
        <w:t xml:space="preserve">        longList.Add(falseCode);</w:t>
      </w:r>
    </w:p>
    <w:p w14:paraId="57F1EA21" w14:textId="77777777" w:rsidR="00BE5B29" w:rsidRPr="00903DBA" w:rsidRDefault="00BE5B29" w:rsidP="00BE5B29">
      <w:pPr>
        <w:rPr>
          <w:highlight w:val="white"/>
        </w:rPr>
      </w:pPr>
      <w:r w:rsidRPr="00903DBA">
        <w:rPr>
          <w:highlight w:val="white"/>
        </w:rPr>
        <w:t>Finally, we add the target of the jump code.</w:t>
      </w:r>
    </w:p>
    <w:p w14:paraId="76AFE3DA" w14:textId="77777777" w:rsidR="00BE5B29" w:rsidRPr="00903DBA" w:rsidRDefault="00BE5B29" w:rsidP="00BE5B29">
      <w:pPr>
        <w:pStyle w:val="Code"/>
        <w:rPr>
          <w:highlight w:val="white"/>
        </w:rPr>
      </w:pPr>
      <w:r w:rsidRPr="00903DBA">
        <w:rPr>
          <w:highlight w:val="white"/>
        </w:rPr>
        <w:t xml:space="preserve">        longList.Add(targetCode);</w:t>
      </w:r>
    </w:p>
    <w:p w14:paraId="21E99E0E" w14:textId="7455AE5F" w:rsidR="00494193" w:rsidRPr="00903DBA" w:rsidRDefault="00494193" w:rsidP="00FF10D8">
      <w:pPr>
        <w:pStyle w:val="Code"/>
        <w:rPr>
          <w:highlight w:val="white"/>
        </w:rPr>
      </w:pPr>
      <w:r w:rsidRPr="00903DBA">
        <w:rPr>
          <w:highlight w:val="white"/>
        </w:rPr>
        <w:t xml:space="preserve">      }</w:t>
      </w:r>
    </w:p>
    <w:p w14:paraId="160F6036" w14:textId="54DDFC62" w:rsidR="002314FA" w:rsidRPr="00903DBA" w:rsidRDefault="002314FA" w:rsidP="00584DB1">
      <w:pPr>
        <w:rPr>
          <w:highlight w:val="white"/>
        </w:rPr>
      </w:pPr>
      <w:r w:rsidRPr="00903DBA">
        <w:rPr>
          <w:highlight w:val="white"/>
        </w:rPr>
        <w:t>In case of an arithmetic (integral or floating), array, strin</w:t>
      </w:r>
      <w:r w:rsidR="00966A37" w:rsidRPr="00903DBA">
        <w:rPr>
          <w:highlight w:val="white"/>
        </w:rPr>
        <w:t>g</w:t>
      </w:r>
      <w:r w:rsidRPr="00903DBA">
        <w:rPr>
          <w:highlight w:val="white"/>
        </w:rPr>
        <w:t xml:space="preserve">, or function source type, and logical </w:t>
      </w:r>
      <w:r w:rsidR="00584DB1" w:rsidRPr="00903DBA">
        <w:rPr>
          <w:highlight w:val="white"/>
        </w:rPr>
        <w:t>target type</w:t>
      </w:r>
      <w:r w:rsidR="00CD2BBE" w:rsidRPr="00903DBA">
        <w:rPr>
          <w:highlight w:val="white"/>
        </w:rPr>
        <w:t xml:space="preserve">, we test whether the value </w:t>
      </w:r>
      <w:r w:rsidR="00CA345D" w:rsidRPr="00903DBA">
        <w:rPr>
          <w:highlight w:val="white"/>
        </w:rPr>
        <w:t>of the source expression is non-zero, and generate a true set and a false set from the test.</w:t>
      </w:r>
    </w:p>
    <w:p w14:paraId="1A6142F9" w14:textId="77777777" w:rsidR="00494193" w:rsidRPr="00903DBA" w:rsidRDefault="00494193" w:rsidP="00FF10D8">
      <w:pPr>
        <w:pStyle w:val="Code"/>
        <w:rPr>
          <w:highlight w:val="white"/>
        </w:rPr>
      </w:pPr>
      <w:r w:rsidRPr="00903DBA">
        <w:rPr>
          <w:highlight w:val="white"/>
        </w:rPr>
        <w:t xml:space="preserve">      else if (sourceType.IsArithmeticPointerArrayStringOrFunction() &amp;&amp;</w:t>
      </w:r>
    </w:p>
    <w:p w14:paraId="205313AA" w14:textId="6328107E" w:rsidR="00494193" w:rsidRPr="00903DBA" w:rsidRDefault="00494193" w:rsidP="00FF10D8">
      <w:pPr>
        <w:pStyle w:val="Code"/>
        <w:rPr>
          <w:highlight w:val="white"/>
        </w:rPr>
      </w:pPr>
      <w:r w:rsidRPr="00903DBA">
        <w:rPr>
          <w:highlight w:val="white"/>
        </w:rPr>
        <w:t xml:space="preserve">               targetType.IsLogical()) {</w:t>
      </w:r>
    </w:p>
    <w:p w14:paraId="130DAA43" w14:textId="3866001E" w:rsidR="00CA345D" w:rsidRPr="00903DBA" w:rsidRDefault="00E03082" w:rsidP="00E03082">
      <w:pPr>
        <w:rPr>
          <w:highlight w:val="white"/>
        </w:rPr>
      </w:pPr>
      <w:r w:rsidRPr="00903DBA">
        <w:rPr>
          <w:highlight w:val="white"/>
        </w:rPr>
        <w:lastRenderedPageBreak/>
        <w:t>We begin by c</w:t>
      </w:r>
      <w:r w:rsidR="00CC0C3B" w:rsidRPr="00903DBA">
        <w:rPr>
          <w:highlight w:val="white"/>
        </w:rPr>
        <w:t xml:space="preserve">reating </w:t>
      </w:r>
      <w:r w:rsidRPr="00903DBA">
        <w:rPr>
          <w:highlight w:val="white"/>
        </w:rPr>
        <w:t xml:space="preserve">the zero value to compare the source value with. It is </w:t>
      </w:r>
      <w:r w:rsidRPr="00903DBA">
        <w:rPr>
          <w:rStyle w:val="KeyWord0"/>
          <w:highlight w:val="white"/>
        </w:rPr>
        <w:t>decimal</w:t>
      </w:r>
      <w:r w:rsidRPr="00903DBA">
        <w:rPr>
          <w:highlight w:val="white"/>
        </w:rPr>
        <w:t xml:space="preserve"> in case of floating type, and </w:t>
      </w:r>
      <w:r w:rsidRPr="00903DBA">
        <w:rPr>
          <w:rStyle w:val="KeyWord0"/>
          <w:highlight w:val="white"/>
        </w:rPr>
        <w:t>BigInteger</w:t>
      </w:r>
      <w:r w:rsidRPr="00903DBA">
        <w:rPr>
          <w:highlight w:val="white"/>
        </w:rPr>
        <w:t xml:space="preserve"> in case of integral, pointer, array, string, of function.</w:t>
      </w:r>
    </w:p>
    <w:p w14:paraId="2E2625FE" w14:textId="77777777" w:rsidR="00494193" w:rsidRPr="00903DBA" w:rsidRDefault="00494193" w:rsidP="00FF10D8">
      <w:pPr>
        <w:pStyle w:val="Code"/>
        <w:rPr>
          <w:highlight w:val="white"/>
        </w:rPr>
      </w:pPr>
      <w:r w:rsidRPr="00903DBA">
        <w:rPr>
          <w:highlight w:val="white"/>
        </w:rPr>
        <w:t xml:space="preserve">        object zeroValue = sourceType.IsLogical() ? ((object) decimal.Zero)</w:t>
      </w:r>
    </w:p>
    <w:p w14:paraId="088C54D2" w14:textId="77777777" w:rsidR="00494193" w:rsidRPr="00903DBA" w:rsidRDefault="00494193" w:rsidP="00FF10D8">
      <w:pPr>
        <w:pStyle w:val="Code"/>
        <w:rPr>
          <w:highlight w:val="white"/>
        </w:rPr>
      </w:pPr>
      <w:r w:rsidRPr="00903DBA">
        <w:rPr>
          <w:highlight w:val="white"/>
        </w:rPr>
        <w:t xml:space="preserve">                                                  : ((object)BigInteger.Zero);</w:t>
      </w:r>
    </w:p>
    <w:p w14:paraId="0A9EC413" w14:textId="77777777" w:rsidR="00494193" w:rsidRPr="00903DBA" w:rsidRDefault="00494193" w:rsidP="00FF10D8">
      <w:pPr>
        <w:pStyle w:val="Code"/>
        <w:rPr>
          <w:highlight w:val="white"/>
        </w:rPr>
      </w:pPr>
      <w:r w:rsidRPr="00903DBA">
        <w:rPr>
          <w:highlight w:val="white"/>
        </w:rPr>
        <w:t xml:space="preserve">        Symbol zeroSymbol = new Symbol(targetType, zeroValue);</w:t>
      </w:r>
    </w:p>
    <w:p w14:paraId="07D4C0D5" w14:textId="573D8DDA" w:rsidR="00494193" w:rsidRPr="00903DBA" w:rsidRDefault="00F51FAF" w:rsidP="00D51EBD">
      <w:pPr>
        <w:rPr>
          <w:highlight w:val="white"/>
        </w:rPr>
      </w:pPr>
      <w:r w:rsidRPr="00903DBA">
        <w:rPr>
          <w:highlight w:val="white"/>
        </w:rPr>
        <w:t>We add code for comparin</w:t>
      </w:r>
      <w:r w:rsidR="0009350E" w:rsidRPr="00903DBA">
        <w:rPr>
          <w:highlight w:val="white"/>
        </w:rPr>
        <w:t>g</w:t>
      </w:r>
      <w:r w:rsidRPr="00903DBA">
        <w:rPr>
          <w:highlight w:val="white"/>
        </w:rPr>
        <w:t xml:space="preserve"> the source value with the zero value. If the source value is not </w:t>
      </w:r>
      <w:proofErr w:type="gramStart"/>
      <w:r w:rsidRPr="00903DBA">
        <w:rPr>
          <w:highlight w:val="white"/>
        </w:rPr>
        <w:t>zero</w:t>
      </w:r>
      <w:proofErr w:type="gramEnd"/>
      <w:r w:rsidRPr="00903DBA">
        <w:rPr>
          <w:highlight w:val="white"/>
        </w:rPr>
        <w:t xml:space="preserve"> we </w:t>
      </w:r>
      <w:r w:rsidR="0009350E" w:rsidRPr="00903DBA">
        <w:rPr>
          <w:highlight w:val="white"/>
        </w:rPr>
        <w:t>jump to yet unknown address</w:t>
      </w:r>
      <w:r w:rsidR="003302FD" w:rsidRPr="00903DBA">
        <w:rPr>
          <w:highlight w:val="white"/>
        </w:rPr>
        <w:t xml:space="preserve">. We </w:t>
      </w:r>
      <w:r w:rsidR="0009350E" w:rsidRPr="00903DBA">
        <w:rPr>
          <w:highlight w:val="white"/>
        </w:rPr>
        <w:t>add th</w:t>
      </w:r>
      <w:r w:rsidR="003302FD" w:rsidRPr="00903DBA">
        <w:rPr>
          <w:highlight w:val="white"/>
        </w:rPr>
        <w:t>at</w:t>
      </w:r>
      <w:r w:rsidR="0009350E" w:rsidRPr="00903DBA">
        <w:rPr>
          <w:highlight w:val="white"/>
        </w:rPr>
        <w:t xml:space="preserve"> first</w:t>
      </w:r>
      <w:r w:rsidR="00BA2DEE" w:rsidRPr="00903DBA">
        <w:rPr>
          <w:highlight w:val="white"/>
        </w:rPr>
        <w:t xml:space="preserve"> </w:t>
      </w:r>
      <w:r w:rsidR="0009350E" w:rsidRPr="00903DBA">
        <w:rPr>
          <w:highlight w:val="white"/>
        </w:rPr>
        <w:t>instruct</w:t>
      </w:r>
      <w:r w:rsidR="00BA2DEE" w:rsidRPr="00903DBA">
        <w:rPr>
          <w:highlight w:val="white"/>
        </w:rPr>
        <w:t>ion to the true set</w:t>
      </w:r>
      <w:r w:rsidR="003302FD" w:rsidRPr="00903DBA">
        <w:rPr>
          <w:highlight w:val="white"/>
        </w:rPr>
        <w:t>.</w:t>
      </w:r>
    </w:p>
    <w:p w14:paraId="07F65A23" w14:textId="77777777" w:rsidR="00494193" w:rsidRPr="00903DBA" w:rsidRDefault="00494193" w:rsidP="00FF10D8">
      <w:pPr>
        <w:pStyle w:val="Code"/>
        <w:rPr>
          <w:highlight w:val="white"/>
        </w:rPr>
      </w:pPr>
      <w:r w:rsidRPr="00903DBA">
        <w:rPr>
          <w:highlight w:val="white"/>
        </w:rPr>
        <w:t xml:space="preserve">        MiddleCode testCode =</w:t>
      </w:r>
    </w:p>
    <w:p w14:paraId="10ECB162" w14:textId="77777777" w:rsidR="00494193" w:rsidRPr="00903DBA" w:rsidRDefault="00494193" w:rsidP="00FF10D8">
      <w:pPr>
        <w:pStyle w:val="Code"/>
        <w:rPr>
          <w:highlight w:val="white"/>
        </w:rPr>
      </w:pPr>
      <w:r w:rsidRPr="00903DBA">
        <w:rPr>
          <w:highlight w:val="white"/>
        </w:rPr>
        <w:t xml:space="preserve">          new MiddleCode(MiddleOperator.NotEqual, null,</w:t>
      </w:r>
    </w:p>
    <w:p w14:paraId="635DA6B6" w14:textId="77777777" w:rsidR="00494193" w:rsidRPr="00903DBA" w:rsidRDefault="00494193" w:rsidP="00FF10D8">
      <w:pPr>
        <w:pStyle w:val="Code"/>
        <w:rPr>
          <w:highlight w:val="white"/>
        </w:rPr>
      </w:pPr>
      <w:r w:rsidRPr="00903DBA">
        <w:rPr>
          <w:highlight w:val="white"/>
        </w:rPr>
        <w:t xml:space="preserve">                         sourceSymbol, zeroSymbol);</w:t>
      </w:r>
    </w:p>
    <w:p w14:paraId="1AD1711B" w14:textId="77777777" w:rsidR="00494193" w:rsidRPr="00903DBA" w:rsidRDefault="00494193" w:rsidP="00FF10D8">
      <w:pPr>
        <w:pStyle w:val="Code"/>
        <w:rPr>
          <w:highlight w:val="white"/>
        </w:rPr>
      </w:pPr>
      <w:r w:rsidRPr="00903DBA">
        <w:rPr>
          <w:highlight w:val="white"/>
        </w:rPr>
        <w:t xml:space="preserve">        ISet&lt;MiddleCode&gt; trueSet = new HashSet&lt;MiddleCode&gt;();</w:t>
      </w:r>
    </w:p>
    <w:p w14:paraId="6FECDC3E" w14:textId="77777777" w:rsidR="00494193" w:rsidRPr="00903DBA" w:rsidRDefault="00494193" w:rsidP="00FF10D8">
      <w:pPr>
        <w:pStyle w:val="Code"/>
        <w:rPr>
          <w:highlight w:val="white"/>
        </w:rPr>
      </w:pPr>
      <w:r w:rsidRPr="00903DBA">
        <w:rPr>
          <w:highlight w:val="white"/>
        </w:rPr>
        <w:t xml:space="preserve">        trueSet.Add(testCode);</w:t>
      </w:r>
    </w:p>
    <w:p w14:paraId="6CCA22A4" w14:textId="77777777" w:rsidR="00494193" w:rsidRPr="00903DBA" w:rsidRDefault="00494193" w:rsidP="00FF10D8">
      <w:pPr>
        <w:pStyle w:val="Code"/>
        <w:rPr>
          <w:highlight w:val="white"/>
        </w:rPr>
      </w:pPr>
      <w:r w:rsidRPr="00903DBA">
        <w:rPr>
          <w:highlight w:val="white"/>
        </w:rPr>
        <w:t xml:space="preserve">        longList.Add(testCode);</w:t>
      </w:r>
    </w:p>
    <w:p w14:paraId="6F857A1B" w14:textId="1D86EC89" w:rsidR="003302FD" w:rsidRPr="00903DBA" w:rsidRDefault="003302FD" w:rsidP="003302FD">
      <w:pPr>
        <w:rPr>
          <w:highlight w:val="white"/>
        </w:rPr>
      </w:pPr>
      <w:r w:rsidRPr="00903DBA">
        <w:rPr>
          <w:highlight w:val="white"/>
        </w:rPr>
        <w:t>If the source value is zero</w:t>
      </w:r>
      <w:r w:rsidR="00541C8E" w:rsidRPr="00903DBA">
        <w:rPr>
          <w:highlight w:val="white"/>
        </w:rPr>
        <w:t>,</w:t>
      </w:r>
      <w:r w:rsidRPr="00903DBA">
        <w:rPr>
          <w:highlight w:val="white"/>
        </w:rPr>
        <w:t xml:space="preserve"> we jump to another yet unknown address. We add that instruction to the false set.</w:t>
      </w:r>
    </w:p>
    <w:p w14:paraId="1012DC2A" w14:textId="77777777" w:rsidR="00494193" w:rsidRPr="00903DBA" w:rsidRDefault="00494193" w:rsidP="00FF10D8">
      <w:pPr>
        <w:pStyle w:val="Code"/>
        <w:rPr>
          <w:highlight w:val="white"/>
        </w:rPr>
      </w:pPr>
      <w:r w:rsidRPr="00903DBA">
        <w:rPr>
          <w:highlight w:val="white"/>
        </w:rPr>
        <w:t xml:space="preserve">        MiddleCode gotoCode = new MiddleCode(MiddleOperator.Goto);</w:t>
      </w:r>
    </w:p>
    <w:p w14:paraId="3E94F0A7" w14:textId="77777777" w:rsidR="00494193" w:rsidRPr="00903DBA" w:rsidRDefault="00494193" w:rsidP="00FF10D8">
      <w:pPr>
        <w:pStyle w:val="Code"/>
        <w:rPr>
          <w:highlight w:val="white"/>
        </w:rPr>
      </w:pPr>
      <w:r w:rsidRPr="00903DBA">
        <w:rPr>
          <w:highlight w:val="white"/>
        </w:rPr>
        <w:t xml:space="preserve">        ISet&lt;MiddleCode&gt; falseSet = new HashSet&lt;MiddleCode&gt;();</w:t>
      </w:r>
    </w:p>
    <w:p w14:paraId="72E115C0" w14:textId="77777777" w:rsidR="00494193" w:rsidRPr="00903DBA" w:rsidRDefault="00494193" w:rsidP="00FF10D8">
      <w:pPr>
        <w:pStyle w:val="Code"/>
        <w:rPr>
          <w:highlight w:val="white"/>
        </w:rPr>
      </w:pPr>
      <w:r w:rsidRPr="00903DBA">
        <w:rPr>
          <w:highlight w:val="white"/>
        </w:rPr>
        <w:t xml:space="preserve">        falseSet.Add(gotoCode);</w:t>
      </w:r>
    </w:p>
    <w:p w14:paraId="400C53D9" w14:textId="77777777" w:rsidR="00494193" w:rsidRPr="00903DBA" w:rsidRDefault="00494193" w:rsidP="00FF10D8">
      <w:pPr>
        <w:pStyle w:val="Code"/>
        <w:rPr>
          <w:highlight w:val="white"/>
        </w:rPr>
      </w:pPr>
      <w:r w:rsidRPr="00903DBA">
        <w:rPr>
          <w:highlight w:val="white"/>
        </w:rPr>
        <w:t xml:space="preserve">        longList.Add(gotoCode);</w:t>
      </w:r>
    </w:p>
    <w:p w14:paraId="33F9714B" w14:textId="678E91E8" w:rsidR="00494193" w:rsidRPr="00903DBA" w:rsidRDefault="003302FD" w:rsidP="003302FD">
      <w:pPr>
        <w:rPr>
          <w:highlight w:val="white"/>
        </w:rPr>
      </w:pPr>
      <w:r w:rsidRPr="00903DBA">
        <w:rPr>
          <w:highlight w:val="white"/>
        </w:rPr>
        <w:t xml:space="preserve">Finally, the target symbol holds the </w:t>
      </w:r>
      <w:r w:rsidR="00587E43" w:rsidRPr="00903DBA">
        <w:rPr>
          <w:highlight w:val="white"/>
        </w:rPr>
        <w:t>true</w:t>
      </w:r>
      <w:r w:rsidRPr="00903DBA">
        <w:rPr>
          <w:highlight w:val="white"/>
        </w:rPr>
        <w:t xml:space="preserve"> set and false set.</w:t>
      </w:r>
    </w:p>
    <w:p w14:paraId="037C0C56" w14:textId="77777777" w:rsidR="00494193" w:rsidRPr="00903DBA" w:rsidRDefault="00494193" w:rsidP="00FF10D8">
      <w:pPr>
        <w:pStyle w:val="Code"/>
        <w:rPr>
          <w:highlight w:val="white"/>
        </w:rPr>
      </w:pPr>
      <w:r w:rsidRPr="00903DBA">
        <w:rPr>
          <w:highlight w:val="white"/>
        </w:rPr>
        <w:t xml:space="preserve">        targetSymbol = new Symbol(trueSet, falseSet);</w:t>
      </w:r>
    </w:p>
    <w:p w14:paraId="48F1FAA9" w14:textId="77777777" w:rsidR="00494193" w:rsidRPr="00903DBA" w:rsidRDefault="00494193" w:rsidP="00FF10D8">
      <w:pPr>
        <w:pStyle w:val="Code"/>
        <w:rPr>
          <w:highlight w:val="white"/>
        </w:rPr>
      </w:pPr>
      <w:r w:rsidRPr="00903DBA">
        <w:rPr>
          <w:highlight w:val="white"/>
        </w:rPr>
        <w:t xml:space="preserve">      }</w:t>
      </w:r>
    </w:p>
    <w:p w14:paraId="5DD0887F" w14:textId="106A056F" w:rsidR="00DA10C7" w:rsidRPr="00903DBA" w:rsidRDefault="00DA10C7" w:rsidP="00DA10C7">
      <w:r w:rsidRPr="00903DBA">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903DBA" w:rsidRDefault="00400017" w:rsidP="00DA10C7">
      <w:r w:rsidRPr="00903DBA">
        <w:t xml:space="preserve">In case of cast between two floating values, we only create the target symbol. We do not need to do anything else, since </w:t>
      </w:r>
      <w:r w:rsidR="00945E77" w:rsidRPr="00903DBA">
        <w:t>the floating-point value is already stored at the floating-point stack.</w:t>
      </w:r>
    </w:p>
    <w:p w14:paraId="45E1EA34" w14:textId="312BBD27" w:rsidR="00AB5B3F" w:rsidRPr="00903DBA" w:rsidRDefault="00AB5B3F" w:rsidP="00AB5B3F">
      <w:pPr>
        <w:pStyle w:val="Code"/>
        <w:rPr>
          <w:highlight w:val="white"/>
        </w:rPr>
      </w:pPr>
      <w:r w:rsidRPr="00903DBA">
        <w:rPr>
          <w:highlight w:val="white"/>
        </w:rPr>
        <w:t xml:space="preserve">      else if (sourceType.IsFloating()</w:t>
      </w:r>
      <w:r w:rsidR="005B2B58" w:rsidRPr="00903DBA">
        <w:rPr>
          <w:highlight w:val="white"/>
        </w:rPr>
        <w:t xml:space="preserve"> &amp;&amp; </w:t>
      </w:r>
      <w:r w:rsidRPr="00903DBA">
        <w:rPr>
          <w:highlight w:val="white"/>
        </w:rPr>
        <w:t>targetType.IsFloating()) {</w:t>
      </w:r>
    </w:p>
    <w:p w14:paraId="06E2B98A" w14:textId="1E106553" w:rsidR="00AB5B3F" w:rsidRPr="00903DBA" w:rsidRDefault="00AB5B3F" w:rsidP="00AB5B3F">
      <w:pPr>
        <w:pStyle w:val="Code"/>
        <w:rPr>
          <w:highlight w:val="white"/>
        </w:rPr>
      </w:pPr>
      <w:r w:rsidRPr="00903DBA">
        <w:rPr>
          <w:highlight w:val="white"/>
        </w:rPr>
        <w:t xml:space="preserve">        targetSymbol = new Symbol(targetType);</w:t>
      </w:r>
    </w:p>
    <w:p w14:paraId="42F4A525" w14:textId="43DF7D00" w:rsidR="00AB5B3F" w:rsidRPr="00903DBA" w:rsidRDefault="00AB5B3F" w:rsidP="00AB5B3F">
      <w:pPr>
        <w:pStyle w:val="Code"/>
        <w:rPr>
          <w:highlight w:val="white"/>
        </w:rPr>
      </w:pPr>
      <w:r w:rsidRPr="00903DBA">
        <w:rPr>
          <w:highlight w:val="white"/>
        </w:rPr>
        <w:t xml:space="preserve">      }</w:t>
      </w:r>
    </w:p>
    <w:p w14:paraId="4482BC9C" w14:textId="77777777" w:rsidR="002F3126" w:rsidRPr="00903DBA" w:rsidRDefault="002F3126" w:rsidP="002F3126">
      <w:r w:rsidRPr="00903DBA">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903DBA" w:rsidRDefault="005B2B58" w:rsidP="005B2B58">
      <w:pPr>
        <w:pStyle w:val="Code"/>
        <w:rPr>
          <w:highlight w:val="white"/>
        </w:rPr>
      </w:pPr>
      <w:r w:rsidRPr="00903DBA">
        <w:rPr>
          <w:highlight w:val="white"/>
        </w:rPr>
        <w:t xml:space="preserve">      else if (sourceType.IsFloating() &amp;&amp;</w:t>
      </w:r>
    </w:p>
    <w:p w14:paraId="3E705741" w14:textId="17B4D60D" w:rsidR="00AB5B3F" w:rsidRPr="00903DBA" w:rsidRDefault="005B2B58" w:rsidP="00AB5B3F">
      <w:pPr>
        <w:pStyle w:val="Code"/>
        <w:rPr>
          <w:highlight w:val="white"/>
        </w:rPr>
      </w:pPr>
      <w:r w:rsidRPr="00903DBA">
        <w:rPr>
          <w:highlight w:val="white"/>
        </w:rPr>
        <w:t xml:space="preserve">               </w:t>
      </w:r>
      <w:r w:rsidR="00AB5B3F" w:rsidRPr="00903DBA">
        <w:rPr>
          <w:highlight w:val="white"/>
        </w:rPr>
        <w:t>targetType.</w:t>
      </w:r>
      <w:r w:rsidR="002C4F32" w:rsidRPr="00903DBA">
        <w:rPr>
          <w:highlight w:val="white"/>
        </w:rPr>
        <w:t>IsIntegralPointerOrArray</w:t>
      </w:r>
      <w:r w:rsidR="00AB5B3F" w:rsidRPr="00903DBA">
        <w:rPr>
          <w:highlight w:val="white"/>
        </w:rPr>
        <w:t>()) {</w:t>
      </w:r>
    </w:p>
    <w:p w14:paraId="76D03825" w14:textId="3907B057" w:rsidR="00AB5B3F" w:rsidRPr="00903DBA" w:rsidRDefault="00AB5B3F" w:rsidP="00AB5B3F">
      <w:pPr>
        <w:pStyle w:val="Code"/>
        <w:rPr>
          <w:highlight w:val="white"/>
        </w:rPr>
      </w:pPr>
      <w:r w:rsidRPr="00903DBA">
        <w:rPr>
          <w:highlight w:val="white"/>
        </w:rPr>
        <w:t xml:space="preserve">        targetSymbol = new Symbol(targetType);</w:t>
      </w:r>
    </w:p>
    <w:p w14:paraId="723BFD21" w14:textId="786E7DB4" w:rsidR="00AB2BDC" w:rsidRPr="00903DBA" w:rsidRDefault="00A43F49" w:rsidP="00AB2BDC">
      <w:r w:rsidRPr="00903DBA">
        <w:t xml:space="preserve">Due to technical limitations, there is no assembly instruction for popping a one-byte integral value from the floating-point stack. </w:t>
      </w:r>
      <w:r w:rsidR="003C5548" w:rsidRPr="00903DBA">
        <w:t>Therefore, w</w:t>
      </w:r>
      <w:r w:rsidR="00AB2BDC" w:rsidRPr="00903DBA">
        <w:t>hen casting a floating value to a one-byte integral value, we first need to</w:t>
      </w:r>
      <w:r w:rsidR="00AB2CD7" w:rsidRPr="00903DBA">
        <w:t xml:space="preserve"> add a floating-to-integral instruction </w:t>
      </w:r>
      <w:r w:rsidR="00AB2BDC" w:rsidRPr="00903DBA">
        <w:t>to a</w:t>
      </w:r>
      <w:r w:rsidR="00AB2CD7" w:rsidRPr="00903DBA">
        <w:t xml:space="preserve"> temporary </w:t>
      </w:r>
      <w:r w:rsidR="00DF429C" w:rsidRPr="00903DBA">
        <w:t xml:space="preserve">integer </w:t>
      </w:r>
      <w:r w:rsidR="00AB2BDC" w:rsidRPr="00903DBA">
        <w:t xml:space="preserve">value, </w:t>
      </w:r>
      <w:r w:rsidR="00737A29" w:rsidRPr="00903DBA">
        <w:t>which</w:t>
      </w:r>
      <w:r w:rsidR="00D52CE7" w:rsidRPr="00903DBA">
        <w:t xml:space="preserve"> we in</w:t>
      </w:r>
      <w:r w:rsidR="00AB2BDC" w:rsidRPr="00903DBA">
        <w:t xml:space="preserve"> turn </w:t>
      </w:r>
      <w:r w:rsidR="00D52CE7" w:rsidRPr="00903DBA">
        <w:t>cast</w:t>
      </w:r>
      <w:r w:rsidR="00AB2BDC" w:rsidRPr="00903DBA">
        <w:t xml:space="preserve"> to </w:t>
      </w:r>
      <w:r w:rsidR="00737A29" w:rsidRPr="00903DBA">
        <w:t>the</w:t>
      </w:r>
      <w:r w:rsidR="00D52CE7" w:rsidRPr="00903DBA">
        <w:t xml:space="preserve"> one-byte </w:t>
      </w:r>
      <w:r w:rsidR="00AB2BDC" w:rsidRPr="00903DBA">
        <w:t>integral value</w:t>
      </w:r>
      <w:r w:rsidR="00D52CE7" w:rsidRPr="00903DBA">
        <w:t>.</w:t>
      </w:r>
    </w:p>
    <w:p w14:paraId="79FF3DCA" w14:textId="0BDDB45F" w:rsidR="00AB5B3F" w:rsidRPr="00903DBA" w:rsidRDefault="00AB5B3F" w:rsidP="00AB5B3F">
      <w:pPr>
        <w:pStyle w:val="Code"/>
        <w:rPr>
          <w:highlight w:val="white"/>
        </w:rPr>
      </w:pPr>
      <w:r w:rsidRPr="00903DBA">
        <w:rPr>
          <w:highlight w:val="white"/>
        </w:rPr>
        <w:t xml:space="preserve">        if (targetType.Size() == 1) {</w:t>
      </w:r>
    </w:p>
    <w:p w14:paraId="4FF26704" w14:textId="3D35708D" w:rsidR="00AB5B3F" w:rsidRPr="00903DBA" w:rsidRDefault="00AB5B3F" w:rsidP="00AB5B3F">
      <w:pPr>
        <w:pStyle w:val="Code"/>
        <w:rPr>
          <w:highlight w:val="white"/>
        </w:rPr>
      </w:pPr>
      <w:r w:rsidRPr="00903DBA">
        <w:rPr>
          <w:highlight w:val="white"/>
        </w:rPr>
        <w:t xml:space="preserve">          Type tempType = sourceType.IsSigned() ? Type.SignedIntegerType</w:t>
      </w:r>
    </w:p>
    <w:p w14:paraId="2166EF61" w14:textId="11F2B1A5" w:rsidR="00AB5B3F" w:rsidRPr="00903DBA" w:rsidRDefault="00AB5B3F" w:rsidP="00AB5B3F">
      <w:pPr>
        <w:pStyle w:val="Code"/>
        <w:rPr>
          <w:highlight w:val="white"/>
        </w:rPr>
      </w:pPr>
      <w:r w:rsidRPr="00903DBA">
        <w:rPr>
          <w:highlight w:val="white"/>
        </w:rPr>
        <w:t xml:space="preserve">                                                : Type.UnsignedIntegerType;</w:t>
      </w:r>
    </w:p>
    <w:p w14:paraId="04FA1770" w14:textId="05DFB917" w:rsidR="00AB5B3F" w:rsidRPr="00903DBA" w:rsidRDefault="00AB5B3F" w:rsidP="00AB5B3F">
      <w:pPr>
        <w:pStyle w:val="Code"/>
        <w:rPr>
          <w:highlight w:val="white"/>
        </w:rPr>
      </w:pPr>
      <w:r w:rsidRPr="00903DBA">
        <w:rPr>
          <w:highlight w:val="white"/>
        </w:rPr>
        <w:t xml:space="preserve">          Symbol tempSymbol = new Symbol(tempType);</w:t>
      </w:r>
    </w:p>
    <w:p w14:paraId="0961C3D6" w14:textId="56663077" w:rsidR="00AB5B3F" w:rsidRPr="00903DBA" w:rsidRDefault="00AB5B3F" w:rsidP="00AB5B3F">
      <w:pPr>
        <w:pStyle w:val="Code"/>
        <w:rPr>
          <w:highlight w:val="white"/>
        </w:rPr>
      </w:pPr>
      <w:r w:rsidRPr="00903DBA">
        <w:rPr>
          <w:highlight w:val="white"/>
        </w:rPr>
        <w:lastRenderedPageBreak/>
        <w:t xml:space="preserve">          MiddleCode tempCode =</w:t>
      </w:r>
    </w:p>
    <w:p w14:paraId="06A2994D" w14:textId="1A734BDF" w:rsidR="00AB5B3F" w:rsidRPr="00903DBA" w:rsidRDefault="00AB5B3F" w:rsidP="00AB5B3F">
      <w:pPr>
        <w:pStyle w:val="Code"/>
        <w:rPr>
          <w:highlight w:val="white"/>
        </w:rPr>
      </w:pPr>
      <w:r w:rsidRPr="00903DBA">
        <w:rPr>
          <w:highlight w:val="white"/>
        </w:rPr>
        <w:t xml:space="preserve">            new MiddleCode(MiddleOperator.FloatingToIntegral, tempSymbol,</w:t>
      </w:r>
    </w:p>
    <w:p w14:paraId="26DFC710" w14:textId="78910EB9" w:rsidR="00AB5B3F" w:rsidRPr="00903DBA" w:rsidRDefault="00AB5B3F" w:rsidP="00AB5B3F">
      <w:pPr>
        <w:pStyle w:val="Code"/>
        <w:rPr>
          <w:highlight w:val="white"/>
        </w:rPr>
      </w:pPr>
      <w:r w:rsidRPr="00903DBA">
        <w:rPr>
          <w:highlight w:val="white"/>
        </w:rPr>
        <w:t xml:space="preserve">                           sourceSymbol);</w:t>
      </w:r>
    </w:p>
    <w:p w14:paraId="71E46B1B" w14:textId="4EFFB9BF" w:rsidR="00AB5B3F" w:rsidRPr="00903DBA" w:rsidRDefault="00AB5B3F" w:rsidP="00AB5B3F">
      <w:pPr>
        <w:pStyle w:val="Code"/>
        <w:rPr>
          <w:highlight w:val="white"/>
        </w:rPr>
      </w:pPr>
      <w:r w:rsidRPr="00903DBA">
        <w:rPr>
          <w:highlight w:val="white"/>
        </w:rPr>
        <w:t xml:space="preserve">          longList.Add(tempCode);</w:t>
      </w:r>
    </w:p>
    <w:p w14:paraId="62EDD0C9" w14:textId="0C967F7A" w:rsidR="00AB5B3F" w:rsidRPr="00903DBA" w:rsidRDefault="00AB5B3F" w:rsidP="00AB5B3F">
      <w:pPr>
        <w:pStyle w:val="Code"/>
        <w:rPr>
          <w:highlight w:val="white"/>
        </w:rPr>
      </w:pPr>
      <w:r w:rsidRPr="00903DBA">
        <w:rPr>
          <w:highlight w:val="white"/>
        </w:rPr>
        <w:t xml:space="preserve">          MiddleCode resultCode =</w:t>
      </w:r>
    </w:p>
    <w:p w14:paraId="586F9119" w14:textId="3BF654B7" w:rsidR="00AB5B3F" w:rsidRPr="00903DBA" w:rsidRDefault="00AB5B3F" w:rsidP="00AB5B3F">
      <w:pPr>
        <w:pStyle w:val="Code"/>
        <w:rPr>
          <w:highlight w:val="white"/>
        </w:rPr>
      </w:pPr>
      <w:r w:rsidRPr="00903DBA">
        <w:rPr>
          <w:highlight w:val="white"/>
        </w:rPr>
        <w:t xml:space="preserve">            new MiddleCode(MiddleOperator.IntegralToIntegral, targetSymbol,</w:t>
      </w:r>
    </w:p>
    <w:p w14:paraId="4B1E635E" w14:textId="0D07FABE" w:rsidR="00AB5B3F" w:rsidRPr="00903DBA" w:rsidRDefault="00AB5B3F" w:rsidP="00AB5B3F">
      <w:pPr>
        <w:pStyle w:val="Code"/>
        <w:rPr>
          <w:highlight w:val="white"/>
        </w:rPr>
      </w:pPr>
      <w:r w:rsidRPr="00903DBA">
        <w:rPr>
          <w:highlight w:val="white"/>
        </w:rPr>
        <w:t xml:space="preserve">                           tempSymbol);</w:t>
      </w:r>
    </w:p>
    <w:p w14:paraId="67D6ED94" w14:textId="71A4F876" w:rsidR="00AB5B3F" w:rsidRPr="00903DBA" w:rsidRDefault="00AB5B3F" w:rsidP="00AB5B3F">
      <w:pPr>
        <w:pStyle w:val="Code"/>
        <w:rPr>
          <w:highlight w:val="white"/>
        </w:rPr>
      </w:pPr>
      <w:r w:rsidRPr="00903DBA">
        <w:rPr>
          <w:highlight w:val="white"/>
        </w:rPr>
        <w:t xml:space="preserve">          longList.Add(resultCode);</w:t>
      </w:r>
    </w:p>
    <w:p w14:paraId="3B653E34" w14:textId="37E4D060" w:rsidR="00AB5B3F" w:rsidRPr="00903DBA" w:rsidRDefault="00AB5B3F" w:rsidP="00AB5B3F">
      <w:pPr>
        <w:pStyle w:val="Code"/>
        <w:rPr>
          <w:highlight w:val="white"/>
        </w:rPr>
      </w:pPr>
      <w:r w:rsidRPr="00903DBA">
        <w:rPr>
          <w:highlight w:val="white"/>
        </w:rPr>
        <w:t xml:space="preserve">        }</w:t>
      </w:r>
    </w:p>
    <w:p w14:paraId="601AB9AE" w14:textId="5DEC1D68" w:rsidR="0069392A" w:rsidRPr="00903DBA" w:rsidRDefault="0069392A" w:rsidP="0069392A">
      <w:pPr>
        <w:rPr>
          <w:highlight w:val="white"/>
        </w:rPr>
      </w:pPr>
      <w:r w:rsidRPr="00903DBA">
        <w:rPr>
          <w:highlight w:val="white"/>
        </w:rPr>
        <w:t>If the target type size is more than one byte, we simply add a floating-to-integral instruction.</w:t>
      </w:r>
    </w:p>
    <w:p w14:paraId="361018E6" w14:textId="57A70812" w:rsidR="00AB5B3F" w:rsidRPr="00903DBA" w:rsidRDefault="00AB5B3F" w:rsidP="00AB5B3F">
      <w:pPr>
        <w:pStyle w:val="Code"/>
        <w:rPr>
          <w:highlight w:val="white"/>
        </w:rPr>
      </w:pPr>
      <w:r w:rsidRPr="00903DBA">
        <w:rPr>
          <w:highlight w:val="white"/>
        </w:rPr>
        <w:t xml:space="preserve">        else {</w:t>
      </w:r>
    </w:p>
    <w:p w14:paraId="2297F863" w14:textId="0ABE8E6D" w:rsidR="00AB5B3F" w:rsidRPr="00903DBA" w:rsidRDefault="00AB5B3F" w:rsidP="00AB5B3F">
      <w:pPr>
        <w:pStyle w:val="Code"/>
        <w:rPr>
          <w:highlight w:val="white"/>
        </w:rPr>
      </w:pPr>
      <w:r w:rsidRPr="00903DBA">
        <w:rPr>
          <w:highlight w:val="white"/>
        </w:rPr>
        <w:t xml:space="preserve">          MiddleCode resultCode =</w:t>
      </w:r>
    </w:p>
    <w:p w14:paraId="3B20B6B9" w14:textId="1D4CB1B4" w:rsidR="00AB5B3F" w:rsidRPr="00903DBA" w:rsidRDefault="00AB5B3F" w:rsidP="00AB5B3F">
      <w:pPr>
        <w:pStyle w:val="Code"/>
        <w:rPr>
          <w:highlight w:val="white"/>
        </w:rPr>
      </w:pPr>
      <w:r w:rsidRPr="00903DBA">
        <w:rPr>
          <w:highlight w:val="white"/>
        </w:rPr>
        <w:t xml:space="preserve">            new MiddleCode(MiddleOperator.FloatingToIntegral, targetSymbol,</w:t>
      </w:r>
    </w:p>
    <w:p w14:paraId="710E98FE" w14:textId="471B4F3C" w:rsidR="00AB5B3F" w:rsidRPr="00903DBA" w:rsidRDefault="00AB5B3F" w:rsidP="00AB5B3F">
      <w:pPr>
        <w:pStyle w:val="Code"/>
        <w:rPr>
          <w:highlight w:val="white"/>
        </w:rPr>
      </w:pPr>
      <w:r w:rsidRPr="00903DBA">
        <w:rPr>
          <w:highlight w:val="white"/>
        </w:rPr>
        <w:t xml:space="preserve">                           sourceSymbol);</w:t>
      </w:r>
    </w:p>
    <w:p w14:paraId="5810348B" w14:textId="68AF7E07" w:rsidR="00AB5B3F" w:rsidRPr="00903DBA" w:rsidRDefault="00AB5B3F" w:rsidP="00AB5B3F">
      <w:pPr>
        <w:pStyle w:val="Code"/>
        <w:rPr>
          <w:highlight w:val="white"/>
        </w:rPr>
      </w:pPr>
      <w:r w:rsidRPr="00903DBA">
        <w:rPr>
          <w:highlight w:val="white"/>
        </w:rPr>
        <w:t xml:space="preserve">          longList.Add(resultCode);</w:t>
      </w:r>
    </w:p>
    <w:p w14:paraId="00BCA479" w14:textId="3D794E72" w:rsidR="00AB5B3F" w:rsidRPr="00903DBA" w:rsidRDefault="00AB5B3F" w:rsidP="00AB5B3F">
      <w:pPr>
        <w:pStyle w:val="Code"/>
        <w:rPr>
          <w:highlight w:val="white"/>
        </w:rPr>
      </w:pPr>
      <w:r w:rsidRPr="00903DBA">
        <w:rPr>
          <w:highlight w:val="white"/>
        </w:rPr>
        <w:t xml:space="preserve">        }</w:t>
      </w:r>
    </w:p>
    <w:p w14:paraId="5FFE5F9E" w14:textId="658E5401" w:rsidR="00AB5B3F" w:rsidRPr="00903DBA" w:rsidRDefault="00AB5B3F" w:rsidP="00AB5B3F">
      <w:pPr>
        <w:pStyle w:val="Code"/>
        <w:rPr>
          <w:highlight w:val="white"/>
        </w:rPr>
      </w:pPr>
      <w:r w:rsidRPr="00903DBA">
        <w:rPr>
          <w:highlight w:val="white"/>
        </w:rPr>
        <w:t xml:space="preserve">      }</w:t>
      </w:r>
    </w:p>
    <w:p w14:paraId="20399D61" w14:textId="18412636" w:rsidR="009A5BFC" w:rsidRPr="00903DBA" w:rsidRDefault="009A4714" w:rsidP="009A4714">
      <w:pPr>
        <w:rPr>
          <w:highlight w:val="white"/>
        </w:rPr>
      </w:pPr>
      <w:r w:rsidRPr="00903DBA">
        <w:rPr>
          <w:highlight w:val="white"/>
        </w:rPr>
        <w:t xml:space="preserve">If the source type is integral, pointer, array, string, or function, and the target type is floating, we have the opposite situation if the </w:t>
      </w:r>
      <w:r w:rsidR="00282F22" w:rsidRPr="00903DBA">
        <w:rPr>
          <w:highlight w:val="white"/>
        </w:rPr>
        <w:t>source type size is one.</w:t>
      </w:r>
      <w:r w:rsidR="00657FBF" w:rsidRPr="00903DBA">
        <w:rPr>
          <w:highlight w:val="white"/>
        </w:rPr>
        <w:t xml:space="preserve"> We </w:t>
      </w:r>
      <w:r w:rsidR="00AB2CD7" w:rsidRPr="00903DBA">
        <w:rPr>
          <w:highlight w:val="white"/>
        </w:rPr>
        <w:t>cast the one-byte value to a temporary integer value, which we in turn cast to a floating value.</w:t>
      </w:r>
    </w:p>
    <w:p w14:paraId="34EE31BD" w14:textId="4C968FA3" w:rsidR="00AD07EE" w:rsidRPr="00903DBA" w:rsidRDefault="00AB5B3F" w:rsidP="00AB5B3F">
      <w:pPr>
        <w:pStyle w:val="Code"/>
        <w:rPr>
          <w:highlight w:val="white"/>
        </w:rPr>
      </w:pPr>
      <w:r w:rsidRPr="00903DBA">
        <w:rPr>
          <w:highlight w:val="white"/>
        </w:rPr>
        <w:t xml:space="preserve">      else if (sourceType.</w:t>
      </w:r>
      <w:r w:rsidR="00EA22A5" w:rsidRPr="00903DBA">
        <w:rPr>
          <w:highlight w:val="white"/>
        </w:rPr>
        <w:t xml:space="preserve">IsIntegralPointerArrayStringOrFunction </w:t>
      </w:r>
      <w:r w:rsidRPr="00903DBA">
        <w:rPr>
          <w:highlight w:val="white"/>
        </w:rPr>
        <w:t>()</w:t>
      </w:r>
      <w:r w:rsidR="00AD07EE" w:rsidRPr="00903DBA">
        <w:rPr>
          <w:highlight w:val="white"/>
        </w:rPr>
        <w:t xml:space="preserve"> &amp;&amp;</w:t>
      </w:r>
    </w:p>
    <w:p w14:paraId="64ABC46B" w14:textId="23C8EBC4" w:rsidR="00AB5B3F" w:rsidRPr="00903DBA" w:rsidRDefault="00AD07EE" w:rsidP="00AB5B3F">
      <w:pPr>
        <w:pStyle w:val="Code"/>
        <w:rPr>
          <w:highlight w:val="white"/>
        </w:rPr>
      </w:pPr>
      <w:r w:rsidRPr="00903DBA">
        <w:rPr>
          <w:highlight w:val="white"/>
        </w:rPr>
        <w:t xml:space="preserve">               </w:t>
      </w:r>
      <w:r w:rsidR="00AB5B3F" w:rsidRPr="00903DBA">
        <w:rPr>
          <w:highlight w:val="white"/>
        </w:rPr>
        <w:t>targetType.IsFloating()) {</w:t>
      </w:r>
    </w:p>
    <w:p w14:paraId="2C9B1F67" w14:textId="0A154842" w:rsidR="00AB5B3F" w:rsidRPr="00903DBA" w:rsidRDefault="00AB5B3F" w:rsidP="00AB5B3F">
      <w:pPr>
        <w:pStyle w:val="Code"/>
        <w:rPr>
          <w:highlight w:val="white"/>
        </w:rPr>
      </w:pPr>
      <w:r w:rsidRPr="00903DBA">
        <w:rPr>
          <w:highlight w:val="white"/>
        </w:rPr>
        <w:t xml:space="preserve">        targetSymbol = new Symbol(targetType);</w:t>
      </w:r>
    </w:p>
    <w:p w14:paraId="561086C9" w14:textId="77777777" w:rsidR="00AB5B3F" w:rsidRPr="00903DBA" w:rsidRDefault="00AB5B3F" w:rsidP="00AB5B3F">
      <w:pPr>
        <w:pStyle w:val="Code"/>
        <w:rPr>
          <w:highlight w:val="white"/>
        </w:rPr>
      </w:pPr>
    </w:p>
    <w:p w14:paraId="530FBB17" w14:textId="23771E9E" w:rsidR="00AB5B3F" w:rsidRPr="00903DBA" w:rsidRDefault="00AB5B3F" w:rsidP="00AB5B3F">
      <w:pPr>
        <w:pStyle w:val="Code"/>
        <w:rPr>
          <w:highlight w:val="white"/>
        </w:rPr>
      </w:pPr>
      <w:r w:rsidRPr="00903DBA">
        <w:rPr>
          <w:highlight w:val="white"/>
        </w:rPr>
        <w:t xml:space="preserve">        if (sourceType.Size() == 1) {</w:t>
      </w:r>
    </w:p>
    <w:p w14:paraId="1D8934AE" w14:textId="071B5854" w:rsidR="00AB5B3F" w:rsidRPr="00903DBA" w:rsidRDefault="00AB5B3F" w:rsidP="00AB5B3F">
      <w:pPr>
        <w:pStyle w:val="Code"/>
        <w:rPr>
          <w:highlight w:val="white"/>
        </w:rPr>
      </w:pPr>
      <w:r w:rsidRPr="00903DBA">
        <w:rPr>
          <w:highlight w:val="white"/>
        </w:rPr>
        <w:t xml:space="preserve">          Type tempType = sourceType.IsSigned() ? Type.SignedIntegerType</w:t>
      </w:r>
    </w:p>
    <w:p w14:paraId="33B6AA17" w14:textId="3230F969" w:rsidR="00AB5B3F" w:rsidRPr="00903DBA" w:rsidRDefault="00AB5B3F" w:rsidP="00AB5B3F">
      <w:pPr>
        <w:pStyle w:val="Code"/>
        <w:rPr>
          <w:highlight w:val="white"/>
        </w:rPr>
      </w:pPr>
      <w:r w:rsidRPr="00903DBA">
        <w:rPr>
          <w:highlight w:val="white"/>
        </w:rPr>
        <w:t xml:space="preserve">                                                : Type.UnsignedIntegerType;</w:t>
      </w:r>
    </w:p>
    <w:p w14:paraId="01A7F4A6" w14:textId="01FE2451" w:rsidR="00AB5B3F" w:rsidRPr="00903DBA" w:rsidRDefault="00AB5B3F" w:rsidP="00AB5B3F">
      <w:pPr>
        <w:pStyle w:val="Code"/>
        <w:rPr>
          <w:highlight w:val="white"/>
        </w:rPr>
      </w:pPr>
      <w:r w:rsidRPr="00903DBA">
        <w:rPr>
          <w:highlight w:val="white"/>
        </w:rPr>
        <w:t xml:space="preserve">          Symbol tempSymbol = new Symbol(tempType);</w:t>
      </w:r>
    </w:p>
    <w:p w14:paraId="236131F0" w14:textId="774EEE06" w:rsidR="00AB5B3F" w:rsidRPr="00903DBA" w:rsidRDefault="00AB5B3F" w:rsidP="00AB5B3F">
      <w:pPr>
        <w:pStyle w:val="Code"/>
        <w:rPr>
          <w:highlight w:val="white"/>
        </w:rPr>
      </w:pPr>
      <w:r w:rsidRPr="00903DBA">
        <w:rPr>
          <w:highlight w:val="white"/>
        </w:rPr>
        <w:t xml:space="preserve">          MiddleCodeGenerator.</w:t>
      </w:r>
    </w:p>
    <w:p w14:paraId="62C58F6A" w14:textId="3ACFB746" w:rsidR="00AB5B3F" w:rsidRPr="00903DBA" w:rsidRDefault="00AB5B3F" w:rsidP="00AB5B3F">
      <w:pPr>
        <w:pStyle w:val="Code"/>
        <w:rPr>
          <w:highlight w:val="white"/>
        </w:rPr>
      </w:pPr>
      <w:r w:rsidRPr="00903DBA">
        <w:rPr>
          <w:highlight w:val="white"/>
        </w:rPr>
        <w:t xml:space="preserve">            AddMiddleCode(longList, MiddleOperator.IntegralToIntegral,</w:t>
      </w:r>
    </w:p>
    <w:p w14:paraId="501BC8EF" w14:textId="0862205A" w:rsidR="00AB5B3F" w:rsidRPr="00903DBA" w:rsidRDefault="00AB5B3F" w:rsidP="00AB5B3F">
      <w:pPr>
        <w:pStyle w:val="Code"/>
        <w:rPr>
          <w:highlight w:val="white"/>
        </w:rPr>
      </w:pPr>
      <w:r w:rsidRPr="00903DBA">
        <w:rPr>
          <w:highlight w:val="white"/>
        </w:rPr>
        <w:t xml:space="preserve">                          tempSymbol, sourceSymbol);</w:t>
      </w:r>
    </w:p>
    <w:p w14:paraId="54F85EE0" w14:textId="65615C03" w:rsidR="00AB5B3F" w:rsidRPr="00903DBA" w:rsidRDefault="00AB5B3F" w:rsidP="00AB5B3F">
      <w:pPr>
        <w:pStyle w:val="Code"/>
        <w:rPr>
          <w:highlight w:val="white"/>
        </w:rPr>
      </w:pPr>
      <w:r w:rsidRPr="00903DBA">
        <w:rPr>
          <w:highlight w:val="white"/>
        </w:rPr>
        <w:t xml:space="preserve">          MiddleCodeGenerator.</w:t>
      </w:r>
    </w:p>
    <w:p w14:paraId="575CA059" w14:textId="3ED65DCC" w:rsidR="00AB5B3F" w:rsidRPr="00903DBA" w:rsidRDefault="00AB5B3F" w:rsidP="00AB5B3F">
      <w:pPr>
        <w:pStyle w:val="Code"/>
        <w:rPr>
          <w:highlight w:val="white"/>
        </w:rPr>
      </w:pPr>
      <w:r w:rsidRPr="00903DBA">
        <w:rPr>
          <w:highlight w:val="white"/>
        </w:rPr>
        <w:t xml:space="preserve">            AddMiddleCode(longList, MiddleOperator.IntegralToFloating,</w:t>
      </w:r>
    </w:p>
    <w:p w14:paraId="17806288" w14:textId="12510CEA" w:rsidR="00AB5B3F" w:rsidRPr="00903DBA" w:rsidRDefault="00AB5B3F" w:rsidP="00AB5B3F">
      <w:pPr>
        <w:pStyle w:val="Code"/>
        <w:rPr>
          <w:highlight w:val="white"/>
        </w:rPr>
      </w:pPr>
      <w:r w:rsidRPr="00903DBA">
        <w:rPr>
          <w:highlight w:val="white"/>
        </w:rPr>
        <w:t xml:space="preserve">                          targetSymbol, tempSymbol);</w:t>
      </w:r>
    </w:p>
    <w:p w14:paraId="3350B9F9" w14:textId="33E697B6" w:rsidR="00AB5B3F" w:rsidRPr="00903DBA" w:rsidRDefault="00AB5B3F" w:rsidP="00AB5B3F">
      <w:pPr>
        <w:pStyle w:val="Code"/>
        <w:rPr>
          <w:highlight w:val="white"/>
        </w:rPr>
      </w:pPr>
      <w:r w:rsidRPr="00903DBA">
        <w:rPr>
          <w:highlight w:val="white"/>
        </w:rPr>
        <w:t xml:space="preserve">        }</w:t>
      </w:r>
    </w:p>
    <w:p w14:paraId="20B57C09" w14:textId="48128F12" w:rsidR="00657FBF" w:rsidRPr="00903DBA" w:rsidRDefault="00657FBF" w:rsidP="00657FBF">
      <w:pPr>
        <w:rPr>
          <w:highlight w:val="white"/>
        </w:rPr>
      </w:pPr>
      <w:r w:rsidRPr="00903DBA">
        <w:rPr>
          <w:highlight w:val="white"/>
        </w:rPr>
        <w:t>If the target type size is more than one byte, we simply add an integral-to-floating instruction.</w:t>
      </w:r>
    </w:p>
    <w:p w14:paraId="3AFB52A2" w14:textId="61B2239D" w:rsidR="00AB5B3F" w:rsidRPr="00903DBA" w:rsidRDefault="00AB5B3F" w:rsidP="00AB5B3F">
      <w:pPr>
        <w:pStyle w:val="Code"/>
        <w:rPr>
          <w:highlight w:val="white"/>
        </w:rPr>
      </w:pPr>
      <w:r w:rsidRPr="00903DBA">
        <w:rPr>
          <w:highlight w:val="white"/>
        </w:rPr>
        <w:t xml:space="preserve">        else {</w:t>
      </w:r>
    </w:p>
    <w:p w14:paraId="569DEE23" w14:textId="0C39358E" w:rsidR="00AB5B3F" w:rsidRPr="00903DBA" w:rsidRDefault="00AB5B3F" w:rsidP="00AB5B3F">
      <w:pPr>
        <w:pStyle w:val="Code"/>
        <w:rPr>
          <w:highlight w:val="white"/>
        </w:rPr>
      </w:pPr>
      <w:r w:rsidRPr="00903DBA">
        <w:rPr>
          <w:highlight w:val="white"/>
        </w:rPr>
        <w:t xml:space="preserve">          MiddleCodeGenerator.</w:t>
      </w:r>
    </w:p>
    <w:p w14:paraId="03C59407" w14:textId="49884EE5" w:rsidR="00AB5B3F" w:rsidRPr="00903DBA" w:rsidRDefault="00AB5B3F" w:rsidP="00AB5B3F">
      <w:pPr>
        <w:pStyle w:val="Code"/>
        <w:rPr>
          <w:highlight w:val="white"/>
        </w:rPr>
      </w:pPr>
      <w:r w:rsidRPr="00903DBA">
        <w:rPr>
          <w:highlight w:val="white"/>
        </w:rPr>
        <w:t xml:space="preserve">            AddMiddleCode(longList, MiddleOperator.IntegralToFloating,</w:t>
      </w:r>
    </w:p>
    <w:p w14:paraId="4DCC85D1" w14:textId="7B9C69F8" w:rsidR="00AB5B3F" w:rsidRPr="00903DBA" w:rsidRDefault="00AB5B3F" w:rsidP="00AB5B3F">
      <w:pPr>
        <w:pStyle w:val="Code"/>
        <w:rPr>
          <w:highlight w:val="white"/>
        </w:rPr>
      </w:pPr>
      <w:r w:rsidRPr="00903DBA">
        <w:rPr>
          <w:highlight w:val="white"/>
        </w:rPr>
        <w:t xml:space="preserve">                          targetSymbol, sourceSymbol);</w:t>
      </w:r>
    </w:p>
    <w:p w14:paraId="3A368263" w14:textId="46D4FA4F" w:rsidR="00AB5B3F" w:rsidRPr="00903DBA" w:rsidRDefault="00AB5B3F" w:rsidP="00AB5B3F">
      <w:pPr>
        <w:pStyle w:val="Code"/>
        <w:rPr>
          <w:highlight w:val="white"/>
        </w:rPr>
      </w:pPr>
      <w:r w:rsidRPr="00903DBA">
        <w:rPr>
          <w:highlight w:val="white"/>
        </w:rPr>
        <w:t xml:space="preserve">        }</w:t>
      </w:r>
    </w:p>
    <w:p w14:paraId="5834D32D" w14:textId="190D4FF8" w:rsidR="00AB5B3F" w:rsidRPr="00903DBA" w:rsidRDefault="00AB5B3F" w:rsidP="00AB5B3F">
      <w:pPr>
        <w:pStyle w:val="Code"/>
        <w:rPr>
          <w:highlight w:val="white"/>
        </w:rPr>
      </w:pPr>
      <w:r w:rsidRPr="00903DBA">
        <w:rPr>
          <w:highlight w:val="white"/>
        </w:rPr>
        <w:t xml:space="preserve">      }</w:t>
      </w:r>
    </w:p>
    <w:p w14:paraId="2EC19E95" w14:textId="59ABDC5F" w:rsidR="00015708" w:rsidRPr="00903DBA" w:rsidRDefault="00015708" w:rsidP="00015708">
      <w:pPr>
        <w:rPr>
          <w:b/>
          <w:bCs/>
          <w:highlight w:val="white"/>
        </w:rPr>
      </w:pPr>
      <w:r w:rsidRPr="00903DBA">
        <w:rPr>
          <w:highlight w:val="white"/>
        </w:rPr>
        <w:t xml:space="preserve">If </w:t>
      </w:r>
      <w:r w:rsidR="002C4F32" w:rsidRPr="00903DBA">
        <w:rPr>
          <w:highlight w:val="white"/>
        </w:rPr>
        <w:t xml:space="preserve">the </w:t>
      </w:r>
      <w:r w:rsidRPr="00903DBA">
        <w:rPr>
          <w:highlight w:val="white"/>
        </w:rPr>
        <w:t xml:space="preserve">source </w:t>
      </w:r>
      <w:r w:rsidR="002C4F32" w:rsidRPr="00903DBA">
        <w:rPr>
          <w:highlight w:val="white"/>
        </w:rPr>
        <w:t xml:space="preserve">type is integral, pointer, array, string, or function, and </w:t>
      </w:r>
      <w:r w:rsidR="009A5BFC" w:rsidRPr="00903DBA">
        <w:rPr>
          <w:highlight w:val="white"/>
        </w:rPr>
        <w:t xml:space="preserve">the </w:t>
      </w:r>
      <w:r w:rsidRPr="00903DBA">
        <w:rPr>
          <w:highlight w:val="white"/>
        </w:rPr>
        <w:t>target type</w:t>
      </w:r>
      <w:r w:rsidR="009A5BFC" w:rsidRPr="00903DBA">
        <w:rPr>
          <w:highlight w:val="white"/>
        </w:rPr>
        <w:t xml:space="preserve"> is</w:t>
      </w:r>
      <w:r w:rsidRPr="00903DBA">
        <w:rPr>
          <w:highlight w:val="white"/>
        </w:rPr>
        <w:t xml:space="preserve"> integral, array, or pointer, we simply add an integral-to-integral </w:t>
      </w:r>
      <w:r w:rsidR="00EC6ED7" w:rsidRPr="00903DBA">
        <w:rPr>
          <w:highlight w:val="white"/>
        </w:rPr>
        <w:t>instruction</w:t>
      </w:r>
      <w:r w:rsidRPr="00903DBA">
        <w:rPr>
          <w:highlight w:val="white"/>
        </w:rPr>
        <w:t>.</w:t>
      </w:r>
    </w:p>
    <w:p w14:paraId="5E28FCF0" w14:textId="014294B6" w:rsidR="00AD07EE" w:rsidRPr="00903DBA" w:rsidRDefault="00AD07EE" w:rsidP="00AD07EE">
      <w:pPr>
        <w:pStyle w:val="Code"/>
        <w:rPr>
          <w:highlight w:val="white"/>
        </w:rPr>
      </w:pPr>
      <w:r w:rsidRPr="00903DBA">
        <w:rPr>
          <w:highlight w:val="white"/>
        </w:rPr>
        <w:t xml:space="preserve">      else if (sourceType.</w:t>
      </w:r>
      <w:r w:rsidR="001F26D3" w:rsidRPr="00903DBA">
        <w:rPr>
          <w:highlight w:val="white"/>
        </w:rPr>
        <w:t xml:space="preserve">IsIntegralPointerArrayStringOrFunction </w:t>
      </w:r>
      <w:r w:rsidRPr="00903DBA">
        <w:rPr>
          <w:highlight w:val="white"/>
        </w:rPr>
        <w:t>() &amp;&amp;</w:t>
      </w:r>
    </w:p>
    <w:p w14:paraId="7D963C90" w14:textId="5A33854F" w:rsidR="00AB5B3F" w:rsidRPr="00903DBA" w:rsidRDefault="00AB5B3F" w:rsidP="00AB5B3F">
      <w:pPr>
        <w:pStyle w:val="Code"/>
        <w:rPr>
          <w:highlight w:val="white"/>
        </w:rPr>
      </w:pPr>
      <w:r w:rsidRPr="00903DBA">
        <w:rPr>
          <w:highlight w:val="white"/>
        </w:rPr>
        <w:t xml:space="preserve">        </w:t>
      </w:r>
      <w:r w:rsidR="00AD07EE" w:rsidRPr="00903DBA">
        <w:rPr>
          <w:highlight w:val="white"/>
        </w:rPr>
        <w:t xml:space="preserve">       </w:t>
      </w:r>
      <w:r w:rsidRPr="00903DBA">
        <w:rPr>
          <w:highlight w:val="white"/>
        </w:rPr>
        <w:t>targetType.</w:t>
      </w:r>
      <w:r w:rsidR="002C4F32" w:rsidRPr="00903DBA">
        <w:rPr>
          <w:highlight w:val="white"/>
        </w:rPr>
        <w:t>IsIntegralPointerOrArray</w:t>
      </w:r>
      <w:r w:rsidRPr="00903DBA">
        <w:rPr>
          <w:highlight w:val="white"/>
        </w:rPr>
        <w:t>()) {</w:t>
      </w:r>
    </w:p>
    <w:p w14:paraId="079E4AA4" w14:textId="7EB5A770" w:rsidR="00AB5B3F" w:rsidRPr="00903DBA" w:rsidRDefault="00AB5B3F" w:rsidP="00AB5B3F">
      <w:pPr>
        <w:pStyle w:val="Code"/>
        <w:rPr>
          <w:highlight w:val="white"/>
        </w:rPr>
      </w:pPr>
      <w:r w:rsidRPr="00903DBA">
        <w:rPr>
          <w:highlight w:val="white"/>
        </w:rPr>
        <w:t xml:space="preserve">        targetSymbol = new Symbol(targetType);</w:t>
      </w:r>
    </w:p>
    <w:p w14:paraId="5EA21F76" w14:textId="1B72C8E6" w:rsidR="00AB5B3F" w:rsidRPr="00903DBA" w:rsidRDefault="00AB5B3F" w:rsidP="00AB5B3F">
      <w:pPr>
        <w:pStyle w:val="Code"/>
        <w:rPr>
          <w:highlight w:val="white"/>
        </w:rPr>
      </w:pPr>
      <w:r w:rsidRPr="00903DBA">
        <w:rPr>
          <w:highlight w:val="white"/>
        </w:rPr>
        <w:t xml:space="preserve">        MiddleCodeGenerator.</w:t>
      </w:r>
    </w:p>
    <w:p w14:paraId="0C9DE051" w14:textId="13594FBC" w:rsidR="00AB5B3F" w:rsidRPr="00903DBA" w:rsidRDefault="00AB5B3F" w:rsidP="00AB5B3F">
      <w:pPr>
        <w:pStyle w:val="Code"/>
        <w:rPr>
          <w:highlight w:val="white"/>
        </w:rPr>
      </w:pPr>
      <w:r w:rsidRPr="00903DBA">
        <w:rPr>
          <w:highlight w:val="white"/>
        </w:rPr>
        <w:t xml:space="preserve">          AddMiddleCode(longList, MiddleOperator.IntegralToIntegral,</w:t>
      </w:r>
    </w:p>
    <w:p w14:paraId="1FB32CDD" w14:textId="4F031D7B" w:rsidR="00AB5B3F" w:rsidRPr="00903DBA" w:rsidRDefault="00AB5B3F" w:rsidP="00AB5B3F">
      <w:pPr>
        <w:pStyle w:val="Code"/>
        <w:rPr>
          <w:highlight w:val="white"/>
        </w:rPr>
      </w:pPr>
      <w:r w:rsidRPr="00903DBA">
        <w:rPr>
          <w:highlight w:val="white"/>
        </w:rPr>
        <w:t xml:space="preserve">                        targetSymbol, sourceSymbol);</w:t>
      </w:r>
    </w:p>
    <w:p w14:paraId="37CCDEEC" w14:textId="1F7241DC" w:rsidR="00AB5B3F" w:rsidRPr="00903DBA" w:rsidRDefault="00AB5B3F" w:rsidP="00AB5B3F">
      <w:pPr>
        <w:pStyle w:val="Code"/>
        <w:rPr>
          <w:highlight w:val="white"/>
        </w:rPr>
      </w:pPr>
      <w:r w:rsidRPr="00903DBA">
        <w:rPr>
          <w:highlight w:val="white"/>
        </w:rPr>
        <w:t xml:space="preserve">      }</w:t>
      </w:r>
    </w:p>
    <w:p w14:paraId="5204CAF1" w14:textId="0EC6720F" w:rsidR="00AB5B3F" w:rsidRPr="00903DBA" w:rsidRDefault="00814508" w:rsidP="00814508">
      <w:pPr>
        <w:rPr>
          <w:highlight w:val="white"/>
        </w:rPr>
      </w:pPr>
      <w:r w:rsidRPr="00903DBA">
        <w:rPr>
          <w:highlight w:val="white"/>
        </w:rPr>
        <w:lastRenderedPageBreak/>
        <w:t>In none of the cases above applies, the target symbol is still null</w:t>
      </w:r>
      <w:r w:rsidR="002C4F32" w:rsidRPr="00903DBA">
        <w:rPr>
          <w:highlight w:val="white"/>
        </w:rPr>
        <w:t>,</w:t>
      </w:r>
      <w:r w:rsidRPr="00903DBA">
        <w:rPr>
          <w:highlight w:val="white"/>
        </w:rPr>
        <w:t xml:space="preserve"> and we report an error.</w:t>
      </w:r>
    </w:p>
    <w:p w14:paraId="1CEA56D8" w14:textId="77777777" w:rsidR="00AB5B3F" w:rsidRPr="00903DBA" w:rsidRDefault="00AB5B3F" w:rsidP="00AB5B3F">
      <w:pPr>
        <w:pStyle w:val="Code"/>
        <w:rPr>
          <w:highlight w:val="white"/>
        </w:rPr>
      </w:pPr>
      <w:r w:rsidRPr="00903DBA">
        <w:rPr>
          <w:highlight w:val="white"/>
        </w:rPr>
        <w:t xml:space="preserve">      Assert.Error(targetSymbol != null, sourceType + " to " +</w:t>
      </w:r>
    </w:p>
    <w:p w14:paraId="65126765" w14:textId="77777777" w:rsidR="00AB5B3F" w:rsidRPr="00903DBA" w:rsidRDefault="00AB5B3F" w:rsidP="00AB5B3F">
      <w:pPr>
        <w:pStyle w:val="Code"/>
        <w:rPr>
          <w:highlight w:val="white"/>
        </w:rPr>
      </w:pPr>
      <w:r w:rsidRPr="00903DBA">
        <w:rPr>
          <w:highlight w:val="white"/>
        </w:rPr>
        <w:t xml:space="preserve">                   targetType, Message.Invalid_type_cast);</w:t>
      </w:r>
    </w:p>
    <w:p w14:paraId="0E15801C" w14:textId="07EBD909" w:rsidR="00AB5B3F" w:rsidRPr="00903DBA" w:rsidRDefault="00AB5B3F" w:rsidP="00AB5B3F">
      <w:pPr>
        <w:pStyle w:val="Code"/>
        <w:rPr>
          <w:highlight w:val="white"/>
        </w:rPr>
      </w:pPr>
      <w:r w:rsidRPr="00903DBA">
        <w:rPr>
          <w:highlight w:val="white"/>
        </w:rPr>
        <w:t xml:space="preserve">      return (new Expression(targetSymbol, </w:t>
      </w:r>
      <w:r w:rsidR="00E45B69" w:rsidRPr="00903DBA">
        <w:rPr>
          <w:highlight w:val="white"/>
        </w:rPr>
        <w:t>shortList</w:t>
      </w:r>
      <w:r w:rsidRPr="00903DBA">
        <w:rPr>
          <w:highlight w:val="white"/>
        </w:rPr>
        <w:t>, longList));</w:t>
      </w:r>
    </w:p>
    <w:p w14:paraId="286F2C1F" w14:textId="2F897DC3" w:rsidR="00AB5B3F" w:rsidRPr="00903DBA" w:rsidRDefault="00AB5B3F" w:rsidP="00AB5B3F">
      <w:pPr>
        <w:pStyle w:val="Code"/>
        <w:rPr>
          <w:highlight w:val="white"/>
        </w:rPr>
      </w:pPr>
      <w:r w:rsidRPr="00903DBA">
        <w:rPr>
          <w:highlight w:val="white"/>
        </w:rPr>
        <w:t xml:space="preserve">    }</w:t>
      </w:r>
    </w:p>
    <w:p w14:paraId="4BB72FB4" w14:textId="79DFE4B0" w:rsidR="00A47350" w:rsidRPr="00903DBA" w:rsidRDefault="00A47350" w:rsidP="00A47350">
      <w:pPr>
        <w:pStyle w:val="Rubrik2"/>
      </w:pPr>
      <w:bookmarkStart w:id="344" w:name="_Toc57656047"/>
      <w:r w:rsidRPr="00903DBA">
        <w:t>Type Promotion</w:t>
      </w:r>
      <w:bookmarkEnd w:id="344"/>
    </w:p>
    <w:p w14:paraId="711F3ADD" w14:textId="77777777" w:rsidR="00BB78E9" w:rsidRPr="00903DBA" w:rsidRDefault="00BB78E9" w:rsidP="00BB78E9">
      <w:r w:rsidRPr="00903DBA">
        <w:t xml:space="preserve">Type promotion is the process of converting the “smaller” type to the “larger” type in a binary expression. For instance, in the expression below, the integer </w:t>
      </w:r>
      <w:proofErr w:type="spellStart"/>
      <w:r w:rsidRPr="00903DBA">
        <w:rPr>
          <w:rStyle w:val="CodeInText0"/>
        </w:rPr>
        <w:t>i</w:t>
      </w:r>
      <w:proofErr w:type="spellEnd"/>
      <w:r w:rsidRPr="00903DBA">
        <w:t xml:space="preserve"> shall be converted to a double value:</w:t>
      </w:r>
    </w:p>
    <w:p w14:paraId="56222EEA" w14:textId="77777777" w:rsidR="00BB78E9" w:rsidRPr="00903DBA" w:rsidRDefault="00BB78E9" w:rsidP="00BB78E9">
      <w:pPr>
        <w:pStyle w:val="Code"/>
      </w:pPr>
      <w:r w:rsidRPr="00903DBA">
        <w:t>int i = 3;</w:t>
      </w:r>
    </w:p>
    <w:p w14:paraId="786E9FF2" w14:textId="77777777" w:rsidR="00BB78E9" w:rsidRPr="00903DBA" w:rsidRDefault="00BB78E9" w:rsidP="00BB78E9">
      <w:pPr>
        <w:pStyle w:val="Code"/>
      </w:pPr>
      <w:r w:rsidRPr="00903DBA">
        <w:t>double x = 3.14, y;</w:t>
      </w:r>
    </w:p>
    <w:p w14:paraId="46FAF80E" w14:textId="77777777" w:rsidR="00BB78E9" w:rsidRPr="00903DBA" w:rsidRDefault="00BB78E9" w:rsidP="00BB78E9">
      <w:pPr>
        <w:pStyle w:val="Code"/>
      </w:pPr>
      <w:r w:rsidRPr="00903DBA">
        <w:t>y = x + i;</w:t>
      </w:r>
    </w:p>
    <w:p w14:paraId="250B15B7" w14:textId="2491B206" w:rsidR="00BB78E9" w:rsidRPr="00903DBA" w:rsidRDefault="00BB78E9" w:rsidP="00BB78E9">
      <w:r w:rsidRPr="00903DBA">
        <w:t xml:space="preserve">Below is a table holding the relations of the types. Note that </w:t>
      </w:r>
      <w:r w:rsidRPr="00903DBA">
        <w:rPr>
          <w:rStyle w:val="CodeInText0"/>
        </w:rPr>
        <w:t>float</w:t>
      </w:r>
      <w:r w:rsidRPr="00903DBA">
        <w:t xml:space="preserve"> </w:t>
      </w:r>
      <w:proofErr w:type="gramStart"/>
      <w:r w:rsidRPr="00903DBA">
        <w:t>is considered to be</w:t>
      </w:r>
      <w:proofErr w:type="gramEnd"/>
      <w:r w:rsidRPr="00903DBA">
        <w:t xml:space="preserve"> larger than </w:t>
      </w:r>
      <w:r w:rsidRPr="00903DBA">
        <w:rPr>
          <w:rStyle w:val="CodeInText0"/>
        </w:rPr>
        <w:t>long</w:t>
      </w:r>
      <w:r w:rsidRPr="00903DBA">
        <w:t>, even</w:t>
      </w:r>
      <w:r w:rsidR="00BA59CE" w:rsidRPr="00903DBA">
        <w:t xml:space="preserve"> if </w:t>
      </w:r>
      <w:r w:rsidRPr="00903DBA">
        <w:t xml:space="preserve">they have the same size. </w:t>
      </w:r>
      <w:r w:rsidR="00BA59CE" w:rsidRPr="00903DBA">
        <w:t xml:space="preserve">In the same way, </w:t>
      </w:r>
      <w:r w:rsidRPr="00903DBA">
        <w:rPr>
          <w:rStyle w:val="CodeInText0"/>
        </w:rPr>
        <w:t>short</w:t>
      </w:r>
      <w:r w:rsidRPr="00903DBA">
        <w:t xml:space="preserve"> </w:t>
      </w:r>
      <w:r w:rsidR="00BA59CE" w:rsidRPr="00903DBA">
        <w:t xml:space="preserve">is considered to the larger than </w:t>
      </w:r>
      <w:r w:rsidRPr="00903DBA">
        <w:rPr>
          <w:rStyle w:val="CodeInText0"/>
        </w:rPr>
        <w:t>char</w:t>
      </w:r>
      <w:r w:rsidR="00BA59CE" w:rsidRPr="00903DBA">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903DBA"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903DBA"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903DBA" w:rsidRDefault="00BB78E9">
            <w:pPr>
              <w:pStyle w:val="NormalSingle"/>
            </w:pPr>
            <w:r w:rsidRPr="00903DBA">
              <w:t>Size</w:t>
            </w:r>
          </w:p>
        </w:tc>
      </w:tr>
      <w:tr w:rsidR="00BB78E9" w:rsidRPr="00903DBA"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903DBA" w:rsidRDefault="00BB78E9">
            <w:pPr>
              <w:pStyle w:val="NormalSingle"/>
            </w:pPr>
            <w:r w:rsidRPr="00903DBA">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903DBA" w:rsidRDefault="00BB78E9">
            <w:pPr>
              <w:pStyle w:val="NormalSingle"/>
            </w:pPr>
            <w:r w:rsidRPr="00903DBA">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903DBA" w:rsidRDefault="00BB78E9">
            <w:pPr>
              <w:pStyle w:val="NormalSingle"/>
            </w:pPr>
            <w:r w:rsidRPr="00903DBA">
              <w:t>8</w:t>
            </w:r>
          </w:p>
        </w:tc>
      </w:tr>
      <w:tr w:rsidR="00BB78E9" w:rsidRPr="00903DBA"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903DBA" w:rsidRDefault="00BB78E9">
            <w:pPr>
              <w:pStyle w:val="NormalSingle"/>
            </w:pPr>
            <w:r w:rsidRPr="00903DBA">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903DBA" w:rsidRDefault="00BB78E9">
            <w:pPr>
              <w:pStyle w:val="NormalSingle"/>
            </w:pPr>
            <w:r w:rsidRPr="00903DBA">
              <w:t>8</w:t>
            </w:r>
          </w:p>
        </w:tc>
      </w:tr>
      <w:tr w:rsidR="00BB78E9" w:rsidRPr="00903DBA"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903DBA" w:rsidRDefault="00BB78E9">
            <w:pPr>
              <w:pStyle w:val="NormalSingle"/>
            </w:pPr>
            <w:r w:rsidRPr="00903DBA">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903DBA" w:rsidRDefault="00BB78E9">
            <w:pPr>
              <w:pStyle w:val="NormalSingle"/>
            </w:pPr>
            <w:r w:rsidRPr="00903DBA">
              <w:t>4</w:t>
            </w:r>
          </w:p>
        </w:tc>
      </w:tr>
      <w:tr w:rsidR="00BB78E9" w:rsidRPr="00903DBA"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903DBA" w:rsidRDefault="00BB78E9">
            <w:pPr>
              <w:pStyle w:val="NormalSingle"/>
            </w:pPr>
            <w:r w:rsidRPr="00903DBA">
              <w:t>signed long int</w:t>
            </w:r>
          </w:p>
          <w:p w14:paraId="39C41758" w14:textId="77777777" w:rsidR="00BB78E9" w:rsidRPr="00903DBA" w:rsidRDefault="00BB78E9">
            <w:pPr>
              <w:pStyle w:val="NormalSingle"/>
            </w:pPr>
            <w:r w:rsidRPr="00903DBA">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903DBA" w:rsidRDefault="00BB78E9">
            <w:pPr>
              <w:pStyle w:val="NormalSingle"/>
            </w:pPr>
            <w:r w:rsidRPr="00903DBA">
              <w:t>4</w:t>
            </w:r>
          </w:p>
        </w:tc>
      </w:tr>
      <w:tr w:rsidR="00BB78E9" w:rsidRPr="00903DBA"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903DBA" w:rsidRDefault="00BB78E9">
            <w:pPr>
              <w:pStyle w:val="NormalSingle"/>
            </w:pPr>
            <w:r w:rsidRPr="00903DBA">
              <w:t>signed int</w:t>
            </w:r>
          </w:p>
          <w:p w14:paraId="1E2BE434" w14:textId="77777777" w:rsidR="00BB78E9" w:rsidRPr="00903DBA" w:rsidRDefault="00BB78E9">
            <w:pPr>
              <w:pStyle w:val="NormalSingle"/>
            </w:pPr>
            <w:r w:rsidRPr="00903DBA">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903DBA" w:rsidRDefault="00BB78E9">
            <w:pPr>
              <w:pStyle w:val="NormalSingle"/>
            </w:pPr>
            <w:r w:rsidRPr="00903DBA">
              <w:t>2</w:t>
            </w:r>
          </w:p>
        </w:tc>
      </w:tr>
      <w:tr w:rsidR="00BB78E9" w:rsidRPr="00903DBA"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903DBA"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903DBA" w:rsidRDefault="00BB78E9">
            <w:pPr>
              <w:pStyle w:val="NormalSingle"/>
            </w:pPr>
            <w:r w:rsidRPr="00903DBA">
              <w:t>signed short int</w:t>
            </w:r>
          </w:p>
          <w:p w14:paraId="12E0D1ED" w14:textId="77777777" w:rsidR="00BB78E9" w:rsidRPr="00903DBA" w:rsidRDefault="00BB78E9">
            <w:pPr>
              <w:pStyle w:val="NormalSingle"/>
            </w:pPr>
            <w:r w:rsidRPr="00903DBA">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903DBA" w:rsidRDefault="00BB78E9">
            <w:pPr>
              <w:pStyle w:val="NormalSingle"/>
            </w:pPr>
            <w:r w:rsidRPr="00903DBA">
              <w:t>1</w:t>
            </w:r>
          </w:p>
        </w:tc>
      </w:tr>
      <w:tr w:rsidR="00BB78E9" w:rsidRPr="00903DBA"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903DBA" w:rsidRDefault="00BB78E9">
            <w:pPr>
              <w:pStyle w:val="NormalSingle"/>
            </w:pPr>
            <w:r w:rsidRPr="00903DBA">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903DBA" w:rsidRDefault="00BB78E9">
            <w:pPr>
              <w:pStyle w:val="NormalSingle"/>
            </w:pPr>
            <w:r w:rsidRPr="00903DBA">
              <w:t>signed char</w:t>
            </w:r>
          </w:p>
          <w:p w14:paraId="73C03805" w14:textId="77777777" w:rsidR="00BB78E9" w:rsidRPr="00903DBA" w:rsidRDefault="00BB78E9">
            <w:pPr>
              <w:pStyle w:val="NormalSingle"/>
            </w:pPr>
            <w:r w:rsidRPr="00903DBA">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903DBA" w:rsidRDefault="00BB78E9">
            <w:pPr>
              <w:pStyle w:val="NormalSingle"/>
            </w:pPr>
            <w:r w:rsidRPr="00903DBA">
              <w:t>1</w:t>
            </w:r>
          </w:p>
        </w:tc>
      </w:tr>
    </w:tbl>
    <w:p w14:paraId="6ADAA5CE" w14:textId="08786A2D" w:rsidR="00BB78E9" w:rsidRPr="00903DBA" w:rsidRDefault="00BB78E9" w:rsidP="00BB78E9">
      <w:r w:rsidRPr="00903DBA">
        <w:t xml:space="preserve">In accordance with the </w:t>
      </w:r>
      <w:proofErr w:type="spellStart"/>
      <w:r w:rsidRPr="00903DBA">
        <w:t>Ansi</w:t>
      </w:r>
      <w:proofErr w:type="spellEnd"/>
      <w:r w:rsidRPr="00903DBA">
        <w:t xml:space="preserve"> C standard the signed and unsigned </w:t>
      </w:r>
      <w:r w:rsidR="00B61219" w:rsidRPr="00903DBA">
        <w:t>types</w:t>
      </w:r>
      <w:r w:rsidRPr="00903DBA">
        <w:t xml:space="preserve"> have the same size, and a character is always one byte. </w:t>
      </w:r>
      <w:r w:rsidR="00C17E06" w:rsidRPr="00903DBA">
        <w:t xml:space="preserve">This due to historical reasons. In the early versions of C, there was no </w:t>
      </w:r>
      <w:r w:rsidR="00C17E06" w:rsidRPr="00903DBA">
        <w:rPr>
          <w:rStyle w:val="CodeInText0"/>
        </w:rPr>
        <w:t>void</w:t>
      </w:r>
      <w:r w:rsidR="00C17E06" w:rsidRPr="00903DBA">
        <w:t xml:space="preserve"> type. Instead, </w:t>
      </w:r>
      <w:r w:rsidR="00C17E06" w:rsidRPr="00903DBA">
        <w:rPr>
          <w:rStyle w:val="CodeInText0"/>
        </w:rPr>
        <w:t>char</w:t>
      </w:r>
      <w:r w:rsidR="00C17E06" w:rsidRPr="00903DBA">
        <w:t xml:space="preserve"> was used a generic type in pointer expressions. Therefore, it was (and still is) important that a </w:t>
      </w:r>
      <w:r w:rsidR="00B47C7B" w:rsidRPr="00903DBA">
        <w:t>character</w:t>
      </w:r>
      <w:r w:rsidR="00C17E06" w:rsidRPr="00903DBA">
        <w:t xml:space="preserve"> holds one byte. </w:t>
      </w:r>
      <w:r w:rsidRPr="00903DBA">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903DBA" w:rsidRDefault="00BB78E9" w:rsidP="00BB78E9">
      <w:pPr>
        <w:pStyle w:val="Code"/>
      </w:pPr>
      <w:r w:rsidRPr="00903DBA">
        <w:t>signed int i = -3;</w:t>
      </w:r>
    </w:p>
    <w:p w14:paraId="68FF681A" w14:textId="77777777" w:rsidR="00BB78E9" w:rsidRPr="00903DBA" w:rsidRDefault="00BB78E9" w:rsidP="00BB78E9">
      <w:pPr>
        <w:pStyle w:val="Code"/>
      </w:pPr>
      <w:r w:rsidRPr="00903DBA">
        <w:t>unsigned int u = 6;</w:t>
      </w:r>
    </w:p>
    <w:p w14:paraId="2949A449" w14:textId="77777777" w:rsidR="00BB78E9" w:rsidRPr="00903DBA" w:rsidRDefault="00BB78E9" w:rsidP="00BB78E9">
      <w:pPr>
        <w:pStyle w:val="Code"/>
      </w:pPr>
      <w:r w:rsidRPr="00903DBA">
        <w:t>i + u;</w:t>
      </w:r>
    </w:p>
    <w:p w14:paraId="5E8CF94E" w14:textId="77777777" w:rsidR="00B47C7B" w:rsidRPr="00903DBA" w:rsidRDefault="00B47C7B" w:rsidP="00B47C7B">
      <w:pPr>
        <w:pStyle w:val="CodeHeader"/>
      </w:pPr>
      <w:proofErr w:type="spellStart"/>
      <w:r w:rsidRPr="00903DBA">
        <w:t>TypeCast.cs</w:t>
      </w:r>
      <w:proofErr w:type="spellEnd"/>
    </w:p>
    <w:p w14:paraId="040699AF" w14:textId="77777777" w:rsidR="005159E1" w:rsidRPr="00903DBA" w:rsidRDefault="005159E1" w:rsidP="005159E1">
      <w:pPr>
        <w:pStyle w:val="Code"/>
        <w:rPr>
          <w:highlight w:val="white"/>
        </w:rPr>
      </w:pPr>
      <w:r w:rsidRPr="00903DBA">
        <w:rPr>
          <w:highlight w:val="white"/>
        </w:rPr>
        <w:t xml:space="preserve">    public static Type MaxType(Type leftType, Type rightType) {</w:t>
      </w:r>
    </w:p>
    <w:p w14:paraId="0C429067" w14:textId="77777777" w:rsidR="005159E1" w:rsidRPr="00903DBA" w:rsidRDefault="005159E1" w:rsidP="005159E1">
      <w:pPr>
        <w:pStyle w:val="Code"/>
        <w:rPr>
          <w:highlight w:val="white"/>
        </w:rPr>
      </w:pPr>
      <w:r w:rsidRPr="00903DBA">
        <w:rPr>
          <w:highlight w:val="white"/>
        </w:rPr>
        <w:t xml:space="preserve">      if ((leftType.IsFloating() &amp;&amp; !rightType.IsFloating()) ||</w:t>
      </w:r>
    </w:p>
    <w:p w14:paraId="08250A75" w14:textId="77777777" w:rsidR="00407BD9" w:rsidRPr="00903DBA" w:rsidRDefault="005159E1" w:rsidP="005159E1">
      <w:pPr>
        <w:pStyle w:val="Code"/>
        <w:rPr>
          <w:highlight w:val="white"/>
        </w:rPr>
      </w:pPr>
      <w:r w:rsidRPr="00903DBA">
        <w:rPr>
          <w:highlight w:val="white"/>
        </w:rPr>
        <w:t xml:space="preserve">          ((leftType.Size() == rightType.Size()) &amp;&amp;</w:t>
      </w:r>
    </w:p>
    <w:p w14:paraId="70AA75A0" w14:textId="014C8BB6"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w:t>
      </w:r>
      <w:r w:rsidRPr="00903DBA">
        <w:rPr>
          <w:highlight w:val="white"/>
        </w:rPr>
        <w:t xml:space="preserve"> </w:t>
      </w:r>
      <w:r w:rsidR="005159E1" w:rsidRPr="00903DBA">
        <w:rPr>
          <w:highlight w:val="white"/>
        </w:rPr>
        <w:t>!rightType.IsSigned())) {</w:t>
      </w:r>
    </w:p>
    <w:p w14:paraId="566F7824" w14:textId="77777777" w:rsidR="005159E1" w:rsidRPr="00903DBA" w:rsidRDefault="005159E1" w:rsidP="005159E1">
      <w:pPr>
        <w:pStyle w:val="Code"/>
        <w:rPr>
          <w:highlight w:val="white"/>
        </w:rPr>
      </w:pPr>
      <w:r w:rsidRPr="00903DBA">
        <w:rPr>
          <w:highlight w:val="white"/>
        </w:rPr>
        <w:t xml:space="preserve">        return leftType;</w:t>
      </w:r>
    </w:p>
    <w:p w14:paraId="0D60ECCD" w14:textId="77777777" w:rsidR="005159E1" w:rsidRPr="00903DBA" w:rsidRDefault="005159E1" w:rsidP="005159E1">
      <w:pPr>
        <w:pStyle w:val="Code"/>
        <w:rPr>
          <w:highlight w:val="white"/>
        </w:rPr>
      </w:pPr>
      <w:r w:rsidRPr="00903DBA">
        <w:rPr>
          <w:highlight w:val="white"/>
        </w:rPr>
        <w:t xml:space="preserve">      }</w:t>
      </w:r>
    </w:p>
    <w:p w14:paraId="5A692147" w14:textId="77777777" w:rsidR="005159E1" w:rsidRPr="00903DBA" w:rsidRDefault="005159E1" w:rsidP="005159E1">
      <w:pPr>
        <w:pStyle w:val="Code"/>
        <w:rPr>
          <w:highlight w:val="white"/>
        </w:rPr>
      </w:pPr>
      <w:r w:rsidRPr="00903DBA">
        <w:rPr>
          <w:highlight w:val="white"/>
        </w:rPr>
        <w:t xml:space="preserve">      else if ((!leftType.IsFloating() &amp;&amp; rightType.IsFloating()) ||</w:t>
      </w:r>
    </w:p>
    <w:p w14:paraId="23883A35" w14:textId="77777777" w:rsidR="00407BD9" w:rsidRPr="00903DBA" w:rsidRDefault="005159E1" w:rsidP="005159E1">
      <w:pPr>
        <w:pStyle w:val="Code"/>
        <w:rPr>
          <w:highlight w:val="white"/>
        </w:rPr>
      </w:pPr>
      <w:r w:rsidRPr="00903DBA">
        <w:rPr>
          <w:highlight w:val="white"/>
        </w:rPr>
        <w:t xml:space="preserve">               ((leftType.Size() == rightType.Size()) &amp;&amp;</w:t>
      </w:r>
    </w:p>
    <w:p w14:paraId="0E2E9276" w14:textId="6A2BC981" w:rsidR="005159E1" w:rsidRPr="00903DBA" w:rsidRDefault="00407BD9" w:rsidP="005159E1">
      <w:pPr>
        <w:pStyle w:val="Code"/>
        <w:rPr>
          <w:highlight w:val="white"/>
        </w:rPr>
      </w:pPr>
      <w:r w:rsidRPr="00903DBA">
        <w:rPr>
          <w:highlight w:val="white"/>
        </w:rPr>
        <w:t xml:space="preserve">              </w:t>
      </w:r>
      <w:r w:rsidR="005159E1" w:rsidRPr="00903DBA">
        <w:rPr>
          <w:highlight w:val="white"/>
        </w:rPr>
        <w:t xml:space="preserve"> !leftType.IsSigned() &amp;&amp; rightType.IsSigned())) {</w:t>
      </w:r>
    </w:p>
    <w:p w14:paraId="2BB58166" w14:textId="77777777" w:rsidR="005159E1" w:rsidRPr="00903DBA" w:rsidRDefault="005159E1" w:rsidP="005159E1">
      <w:pPr>
        <w:pStyle w:val="Code"/>
        <w:rPr>
          <w:highlight w:val="white"/>
        </w:rPr>
      </w:pPr>
      <w:r w:rsidRPr="00903DBA">
        <w:rPr>
          <w:highlight w:val="white"/>
        </w:rPr>
        <w:t xml:space="preserve">        return rightType;</w:t>
      </w:r>
    </w:p>
    <w:p w14:paraId="6D31F94C" w14:textId="77777777" w:rsidR="005159E1" w:rsidRPr="00903DBA" w:rsidRDefault="005159E1" w:rsidP="005159E1">
      <w:pPr>
        <w:pStyle w:val="Code"/>
        <w:rPr>
          <w:highlight w:val="white"/>
        </w:rPr>
      </w:pPr>
      <w:r w:rsidRPr="00903DBA">
        <w:rPr>
          <w:highlight w:val="white"/>
        </w:rPr>
        <w:t xml:space="preserve">      }</w:t>
      </w:r>
    </w:p>
    <w:p w14:paraId="3135D13F" w14:textId="77777777" w:rsidR="005159E1" w:rsidRPr="00903DBA" w:rsidRDefault="005159E1" w:rsidP="005159E1">
      <w:pPr>
        <w:pStyle w:val="Code"/>
        <w:rPr>
          <w:highlight w:val="white"/>
        </w:rPr>
      </w:pPr>
      <w:r w:rsidRPr="00903DBA">
        <w:rPr>
          <w:highlight w:val="white"/>
        </w:rPr>
        <w:lastRenderedPageBreak/>
        <w:t xml:space="preserve">      else {</w:t>
      </w:r>
    </w:p>
    <w:p w14:paraId="78A92271" w14:textId="77777777" w:rsidR="005159E1" w:rsidRPr="00903DBA" w:rsidRDefault="005159E1" w:rsidP="005159E1">
      <w:pPr>
        <w:pStyle w:val="Code"/>
        <w:rPr>
          <w:highlight w:val="white"/>
        </w:rPr>
      </w:pPr>
      <w:r w:rsidRPr="00903DBA">
        <w:rPr>
          <w:highlight w:val="white"/>
        </w:rPr>
        <w:t xml:space="preserve">        return (leftType.Size() &gt; rightType.Size()) ? leftType : rightType;</w:t>
      </w:r>
    </w:p>
    <w:p w14:paraId="0B9B50F9" w14:textId="77777777" w:rsidR="005159E1" w:rsidRPr="00903DBA" w:rsidRDefault="005159E1" w:rsidP="005159E1">
      <w:pPr>
        <w:pStyle w:val="Code"/>
        <w:rPr>
          <w:highlight w:val="white"/>
        </w:rPr>
      </w:pPr>
      <w:r w:rsidRPr="00903DBA">
        <w:rPr>
          <w:highlight w:val="white"/>
        </w:rPr>
        <w:t xml:space="preserve">      }</w:t>
      </w:r>
    </w:p>
    <w:p w14:paraId="607E271D" w14:textId="77777777" w:rsidR="005159E1" w:rsidRPr="00903DBA" w:rsidRDefault="005159E1" w:rsidP="005159E1">
      <w:pPr>
        <w:pStyle w:val="Code"/>
        <w:rPr>
          <w:highlight w:val="white"/>
        </w:rPr>
      </w:pPr>
      <w:r w:rsidRPr="00903DBA">
        <w:rPr>
          <w:highlight w:val="white"/>
        </w:rPr>
        <w:t xml:space="preserve">    }</w:t>
      </w:r>
    </w:p>
    <w:p w14:paraId="62AF6863" w14:textId="77777777" w:rsidR="005159E1" w:rsidRPr="00903DBA" w:rsidRDefault="005159E1" w:rsidP="005159E1">
      <w:pPr>
        <w:pStyle w:val="Code"/>
        <w:rPr>
          <w:highlight w:val="white"/>
        </w:rPr>
      </w:pPr>
      <w:r w:rsidRPr="00903DBA">
        <w:rPr>
          <w:highlight w:val="white"/>
        </w:rPr>
        <w:t xml:space="preserve">  }</w:t>
      </w:r>
    </w:p>
    <w:p w14:paraId="6064BA56" w14:textId="2801F51E" w:rsidR="00862B4D" w:rsidRPr="00903DBA" w:rsidRDefault="005159E1" w:rsidP="005159E1">
      <w:pPr>
        <w:pStyle w:val="Code"/>
      </w:pPr>
      <w:r w:rsidRPr="00903DBA">
        <w:rPr>
          <w:highlight w:val="white"/>
        </w:rPr>
        <w:t>}</w:t>
      </w:r>
    </w:p>
    <w:p w14:paraId="6E253FA9" w14:textId="61D9B876" w:rsidR="00CD295E" w:rsidRPr="00903DBA" w:rsidRDefault="00CD295E" w:rsidP="00485A24">
      <w:pPr>
        <w:pStyle w:val="Rubrik1"/>
      </w:pPr>
      <w:bookmarkStart w:id="345" w:name="_Ref54016854"/>
      <w:bookmarkStart w:id="346" w:name="_Toc57656048"/>
      <w:r w:rsidRPr="00903DBA">
        <w:lastRenderedPageBreak/>
        <w:t>Constant Expression</w:t>
      </w:r>
      <w:bookmarkEnd w:id="345"/>
      <w:bookmarkEnd w:id="346"/>
    </w:p>
    <w:p w14:paraId="78866B91" w14:textId="32539562" w:rsidR="005A389B" w:rsidRPr="00903DBA" w:rsidRDefault="005A389B" w:rsidP="005A389B">
      <w:r w:rsidRPr="00903DBA">
        <w:t xml:space="preserve">There are advantages by calculating the values of constant expression during the compilation rather than during the execution. </w:t>
      </w:r>
      <w:r w:rsidR="004F7249" w:rsidRPr="00903DBA">
        <w:t xml:space="preserve">Besides the optimization benefits, there are some occasions when we need to calculate the value. In array </w:t>
      </w:r>
      <w:r w:rsidR="00C37108" w:rsidRPr="00903DBA">
        <w:t>definition</w:t>
      </w:r>
      <w:r w:rsidR="004F7249" w:rsidRPr="00903DBA">
        <w:t xml:space="preserve">s, we need to evaluate the size of the array, in </w:t>
      </w:r>
      <w:r w:rsidR="00266D64" w:rsidRPr="00903DBA">
        <w:t>initialized</w:t>
      </w:r>
      <w:r w:rsidR="000233CE" w:rsidRPr="00903DBA">
        <w:t xml:space="preserve"> </w:t>
      </w:r>
      <w:r w:rsidR="00663EAF" w:rsidRPr="00903DBA">
        <w:t xml:space="preserve">enumeration </w:t>
      </w:r>
      <w:r w:rsidR="007653B8" w:rsidRPr="00903DBA">
        <w:t>value</w:t>
      </w:r>
      <w:r w:rsidR="000233CE" w:rsidRPr="00903DBA">
        <w:t>s</w:t>
      </w:r>
      <w:r w:rsidR="007653B8" w:rsidRPr="00903DBA">
        <w:t xml:space="preserve"> we ne</w:t>
      </w:r>
      <w:r w:rsidR="00C96B06" w:rsidRPr="00903DBA">
        <w:t xml:space="preserve">ed to evaluate the </w:t>
      </w:r>
      <w:r w:rsidR="000233CE" w:rsidRPr="00903DBA">
        <w:t>v</w:t>
      </w:r>
      <w:r w:rsidR="00C96B06" w:rsidRPr="00903DBA">
        <w:t xml:space="preserve">alue </w:t>
      </w:r>
      <w:r w:rsidR="000233CE" w:rsidRPr="00903DBA">
        <w:t>to be able to assign the next un</w:t>
      </w:r>
      <w:r w:rsidR="00266D64" w:rsidRPr="00903DBA">
        <w:t>initialized</w:t>
      </w:r>
      <w:r w:rsidR="000233CE" w:rsidRPr="00903DBA">
        <w:t xml:space="preserve"> enumeration its correct value, and the preprocessor need to evaluate the value of </w:t>
      </w:r>
      <w:r w:rsidR="000233CE" w:rsidRPr="00903DBA">
        <w:rPr>
          <w:rStyle w:val="KeyWord0"/>
        </w:rPr>
        <w:t>if</w:t>
      </w:r>
      <w:r w:rsidR="00D2762E" w:rsidRPr="00903DBA">
        <w:t xml:space="preserve"> </w:t>
      </w:r>
      <w:r w:rsidR="000233CE" w:rsidRPr="00903DBA">
        <w:t>directives.</w:t>
      </w:r>
    </w:p>
    <w:p w14:paraId="1AF5F664" w14:textId="7A8CED78" w:rsidR="00862B4D" w:rsidRPr="00903DBA" w:rsidRDefault="00BB508B" w:rsidP="00CD295E">
      <w:pPr>
        <w:pStyle w:val="CodeHeader"/>
      </w:pPr>
      <w:proofErr w:type="spellStart"/>
      <w:r w:rsidRPr="00903DBA">
        <w:t>ConstantExpression.cs</w:t>
      </w:r>
      <w:proofErr w:type="spellEnd"/>
    </w:p>
    <w:p w14:paraId="3407D503" w14:textId="77777777" w:rsidR="00CD295E" w:rsidRPr="00903DBA" w:rsidRDefault="00CD295E" w:rsidP="005926A0">
      <w:pPr>
        <w:pStyle w:val="Code"/>
        <w:rPr>
          <w:highlight w:val="white"/>
        </w:rPr>
      </w:pPr>
      <w:r w:rsidRPr="00903DBA">
        <w:rPr>
          <w:highlight w:val="white"/>
        </w:rPr>
        <w:t>using System.Numerics;</w:t>
      </w:r>
    </w:p>
    <w:p w14:paraId="2B83B13A" w14:textId="77777777" w:rsidR="00CD295E" w:rsidRPr="00903DBA" w:rsidRDefault="00CD295E" w:rsidP="005926A0">
      <w:pPr>
        <w:pStyle w:val="Code"/>
        <w:rPr>
          <w:highlight w:val="white"/>
        </w:rPr>
      </w:pPr>
      <w:r w:rsidRPr="00903DBA">
        <w:rPr>
          <w:highlight w:val="white"/>
        </w:rPr>
        <w:t>using System.Collections.Generic;</w:t>
      </w:r>
    </w:p>
    <w:p w14:paraId="7632CF71" w14:textId="77777777" w:rsidR="00CD295E" w:rsidRPr="00903DBA" w:rsidRDefault="00CD295E" w:rsidP="005926A0">
      <w:pPr>
        <w:pStyle w:val="Code"/>
        <w:rPr>
          <w:highlight w:val="white"/>
        </w:rPr>
      </w:pPr>
    </w:p>
    <w:p w14:paraId="164D05EF" w14:textId="77777777" w:rsidR="00CD295E" w:rsidRPr="00903DBA" w:rsidRDefault="00CD295E" w:rsidP="005926A0">
      <w:pPr>
        <w:pStyle w:val="Code"/>
        <w:rPr>
          <w:highlight w:val="white"/>
        </w:rPr>
      </w:pPr>
      <w:r w:rsidRPr="00903DBA">
        <w:rPr>
          <w:highlight w:val="white"/>
        </w:rPr>
        <w:t>namespace CCompiler {</w:t>
      </w:r>
    </w:p>
    <w:p w14:paraId="23E95A3F" w14:textId="12213BD3" w:rsidR="00CD295E" w:rsidRPr="00903DBA" w:rsidRDefault="00CD295E" w:rsidP="005926A0">
      <w:pPr>
        <w:pStyle w:val="Code"/>
        <w:rPr>
          <w:highlight w:val="white"/>
        </w:rPr>
      </w:pPr>
      <w:r w:rsidRPr="00903DBA">
        <w:rPr>
          <w:highlight w:val="white"/>
        </w:rPr>
        <w:t xml:space="preserve">  public class ConstantExpression {</w:t>
      </w:r>
    </w:p>
    <w:p w14:paraId="2000D4B0" w14:textId="44A59011" w:rsidR="00DF604F" w:rsidRPr="00903DBA" w:rsidRDefault="00DF604F" w:rsidP="00DF604F">
      <w:pPr>
        <w:rPr>
          <w:highlight w:val="white"/>
        </w:rPr>
      </w:pPr>
      <w:r w:rsidRPr="00903DBA">
        <w:rPr>
          <w:highlight w:val="white"/>
        </w:rPr>
        <w:t xml:space="preserve">The </w:t>
      </w:r>
      <w:r w:rsidRPr="00903DBA">
        <w:rPr>
          <w:rStyle w:val="KeyWord0"/>
          <w:highlight w:val="white"/>
        </w:rPr>
        <w:t>IsConstant</w:t>
      </w:r>
      <w:r w:rsidRPr="00903DBA">
        <w:rPr>
          <w:highlight w:val="white"/>
        </w:rPr>
        <w:t xml:space="preserve"> method </w:t>
      </w:r>
      <w:r w:rsidR="00801F2B" w:rsidRPr="00903DBA">
        <w:rPr>
          <w:highlight w:val="white"/>
        </w:rPr>
        <w:t xml:space="preserve">returns true if the expression can be evaluated to a value, which it can if it holds logical type and </w:t>
      </w:r>
      <w:r w:rsidR="00395E41" w:rsidRPr="00903DBA">
        <w:rPr>
          <w:highlight w:val="white"/>
        </w:rPr>
        <w:t>either</w:t>
      </w:r>
      <w:r w:rsidR="00801F2B" w:rsidRPr="00903DBA">
        <w:rPr>
          <w:highlight w:val="white"/>
        </w:rPr>
        <w:t xml:space="preserve"> the true set or the false set is empty</w:t>
      </w:r>
      <w:r w:rsidR="00395E41" w:rsidRPr="00903DBA">
        <w:rPr>
          <w:highlight w:val="white"/>
        </w:rPr>
        <w:t xml:space="preserve"> (both sets cannot be empty)</w:t>
      </w:r>
      <w:r w:rsidR="00801F2B" w:rsidRPr="00903DBA">
        <w:rPr>
          <w:highlight w:val="white"/>
        </w:rPr>
        <w:t xml:space="preserve">. </w:t>
      </w:r>
      <w:r w:rsidR="00A36B31" w:rsidRPr="00903DBA">
        <w:rPr>
          <w:highlight w:val="white"/>
        </w:rPr>
        <w:t xml:space="preserve">If </w:t>
      </w:r>
      <w:r w:rsidR="0081276F" w:rsidRPr="00903DBA">
        <w:rPr>
          <w:highlight w:val="white"/>
        </w:rPr>
        <w:t xml:space="preserve">one set is empty, the expression holds no </w:t>
      </w:r>
      <w:r w:rsidR="0081276F" w:rsidRPr="00903DBA">
        <w:rPr>
          <w:rStyle w:val="KeyWord0"/>
          <w:highlight w:val="white"/>
        </w:rPr>
        <w:t>if</w:t>
      </w:r>
      <w:r w:rsidR="00984ADE" w:rsidRPr="00903DBA">
        <w:rPr>
          <w:highlight w:val="white"/>
        </w:rPr>
        <w:t xml:space="preserve"> </w:t>
      </w:r>
      <w:r w:rsidR="0081276F" w:rsidRPr="00903DBA">
        <w:rPr>
          <w:highlight w:val="white"/>
        </w:rPr>
        <w:t xml:space="preserve">statement, only a </w:t>
      </w:r>
      <w:r w:rsidR="0081276F" w:rsidRPr="00903DBA">
        <w:rPr>
          <w:rStyle w:val="KeyWord0"/>
          <w:highlight w:val="white"/>
        </w:rPr>
        <w:t>goto</w:t>
      </w:r>
      <w:r w:rsidR="00984ADE" w:rsidRPr="00903DBA">
        <w:rPr>
          <w:highlight w:val="white"/>
        </w:rPr>
        <w:t xml:space="preserve"> </w:t>
      </w:r>
      <w:r w:rsidR="0081276F" w:rsidRPr="00903DBA">
        <w:rPr>
          <w:highlight w:val="white"/>
        </w:rPr>
        <w:t xml:space="preserve">statement. </w:t>
      </w:r>
      <w:r w:rsidR="00801F2B" w:rsidRPr="00903DBA">
        <w:rPr>
          <w:highlight w:val="white"/>
        </w:rPr>
        <w:t>It can also be evaluated to a constant value if it holds</w:t>
      </w:r>
      <w:r w:rsidR="00667667" w:rsidRPr="00903DBA">
        <w:rPr>
          <w:highlight w:val="white"/>
        </w:rPr>
        <w:t xml:space="preserve"> integral</w:t>
      </w:r>
      <w:r w:rsidR="008E2B5A" w:rsidRPr="00903DBA">
        <w:rPr>
          <w:highlight w:val="white"/>
        </w:rPr>
        <w:t xml:space="preserve">, </w:t>
      </w:r>
      <w:r w:rsidR="00667667" w:rsidRPr="00903DBA">
        <w:rPr>
          <w:highlight w:val="white"/>
        </w:rPr>
        <w:t>pointer type</w:t>
      </w:r>
      <w:r w:rsidR="008E2B5A" w:rsidRPr="00903DBA">
        <w:rPr>
          <w:highlight w:val="white"/>
        </w:rPr>
        <w:t xml:space="preserve">, or floating type with a </w:t>
      </w:r>
      <w:r w:rsidR="009F4A1D" w:rsidRPr="00903DBA">
        <w:rPr>
          <w:highlight w:val="white"/>
        </w:rPr>
        <w:t xml:space="preserve">not-null </w:t>
      </w:r>
      <w:r w:rsidR="008E2B5A" w:rsidRPr="00903DBA">
        <w:rPr>
          <w:highlight w:val="white"/>
        </w:rPr>
        <w:t>value.</w:t>
      </w:r>
    </w:p>
    <w:p w14:paraId="30CFF52E" w14:textId="77777777" w:rsidR="00A333A9" w:rsidRPr="00903DBA" w:rsidRDefault="00A333A9" w:rsidP="00A333A9">
      <w:pPr>
        <w:pStyle w:val="Code"/>
        <w:rPr>
          <w:highlight w:val="white"/>
        </w:rPr>
      </w:pPr>
      <w:r w:rsidRPr="00903DBA">
        <w:rPr>
          <w:highlight w:val="white"/>
        </w:rPr>
        <w:t xml:space="preserve">    public static bool IsConstant(Expression expression) {</w:t>
      </w:r>
    </w:p>
    <w:p w14:paraId="34FDBCC7" w14:textId="77777777" w:rsidR="00A333A9" w:rsidRPr="00903DBA" w:rsidRDefault="00A333A9" w:rsidP="00A333A9">
      <w:pPr>
        <w:pStyle w:val="Code"/>
        <w:rPr>
          <w:highlight w:val="white"/>
        </w:rPr>
      </w:pPr>
      <w:r w:rsidRPr="00903DBA">
        <w:rPr>
          <w:highlight w:val="white"/>
        </w:rPr>
        <w:t xml:space="preserve">      Symbol resultSymbol = expression.Symbol;</w:t>
      </w:r>
    </w:p>
    <w:p w14:paraId="053FFAAF" w14:textId="77777777" w:rsidR="00A333A9" w:rsidRPr="00903DBA" w:rsidRDefault="00A333A9" w:rsidP="00A333A9">
      <w:pPr>
        <w:pStyle w:val="Code"/>
        <w:rPr>
          <w:highlight w:val="white"/>
        </w:rPr>
      </w:pPr>
      <w:r w:rsidRPr="00903DBA">
        <w:rPr>
          <w:highlight w:val="white"/>
        </w:rPr>
        <w:t xml:space="preserve">      Type type = resultSymbol.Type;</w:t>
      </w:r>
    </w:p>
    <w:p w14:paraId="0280BDA1" w14:textId="77777777" w:rsidR="00A333A9" w:rsidRPr="00903DBA" w:rsidRDefault="00A333A9" w:rsidP="00A333A9">
      <w:pPr>
        <w:pStyle w:val="Code"/>
        <w:rPr>
          <w:highlight w:val="white"/>
        </w:rPr>
      </w:pPr>
      <w:r w:rsidRPr="00903DBA">
        <w:rPr>
          <w:highlight w:val="white"/>
        </w:rPr>
        <w:t xml:space="preserve">      return (type.IsLogical() &amp;&amp; ((resultSymbol.TrueSet.Count == 0) ||</w:t>
      </w:r>
    </w:p>
    <w:p w14:paraId="1FF789DB" w14:textId="77777777" w:rsidR="00A333A9" w:rsidRPr="00903DBA" w:rsidRDefault="00A333A9" w:rsidP="00A333A9">
      <w:pPr>
        <w:pStyle w:val="Code"/>
        <w:rPr>
          <w:highlight w:val="white"/>
        </w:rPr>
      </w:pPr>
      <w:r w:rsidRPr="00903DBA">
        <w:rPr>
          <w:highlight w:val="white"/>
        </w:rPr>
        <w:t xml:space="preserve">              (resultSymbol.FalseSet.Count == 0))) ||</w:t>
      </w:r>
    </w:p>
    <w:p w14:paraId="247811B8" w14:textId="77777777" w:rsidR="00A333A9" w:rsidRPr="00903DBA" w:rsidRDefault="00A333A9" w:rsidP="00A333A9">
      <w:pPr>
        <w:pStyle w:val="Code"/>
        <w:rPr>
          <w:highlight w:val="white"/>
        </w:rPr>
      </w:pPr>
      <w:r w:rsidRPr="00903DBA">
        <w:rPr>
          <w:highlight w:val="white"/>
        </w:rPr>
        <w:t xml:space="preserve">             (type.IsIntegralOrPointer() &amp;&amp;</w:t>
      </w:r>
    </w:p>
    <w:p w14:paraId="76704B28" w14:textId="7B63780B" w:rsidR="00A333A9" w:rsidRPr="00903DBA" w:rsidRDefault="00A333A9" w:rsidP="00A333A9">
      <w:pPr>
        <w:pStyle w:val="Code"/>
        <w:rPr>
          <w:highlight w:val="white"/>
        </w:rPr>
      </w:pPr>
      <w:r w:rsidRPr="00903DBA">
        <w:rPr>
          <w:highlight w:val="white"/>
        </w:rPr>
        <w:t xml:space="preserve">              (resultSymbol.Value is BigInteger)) ||</w:t>
      </w:r>
    </w:p>
    <w:p w14:paraId="4D004201" w14:textId="77777777" w:rsidR="00A333A9" w:rsidRPr="00903DBA" w:rsidRDefault="00A333A9" w:rsidP="00A333A9">
      <w:pPr>
        <w:pStyle w:val="Code"/>
        <w:rPr>
          <w:highlight w:val="white"/>
        </w:rPr>
      </w:pPr>
      <w:r w:rsidRPr="00903DBA">
        <w:rPr>
          <w:highlight w:val="white"/>
        </w:rPr>
        <w:t xml:space="preserve">             (type.IsFloating() &amp;&amp; (resultSymbol.Value is decimal));</w:t>
      </w:r>
    </w:p>
    <w:p w14:paraId="1DF0FF99" w14:textId="77777777" w:rsidR="00A333A9" w:rsidRPr="00903DBA" w:rsidRDefault="00A333A9" w:rsidP="00A333A9">
      <w:pPr>
        <w:pStyle w:val="Code"/>
        <w:rPr>
          <w:highlight w:val="white"/>
        </w:rPr>
      </w:pPr>
      <w:r w:rsidRPr="00903DBA">
        <w:rPr>
          <w:highlight w:val="white"/>
        </w:rPr>
        <w:t xml:space="preserve">    }</w:t>
      </w:r>
    </w:p>
    <w:p w14:paraId="267AA082" w14:textId="48205E46" w:rsidR="00CD295E" w:rsidRPr="00903DBA" w:rsidRDefault="00AD4A44" w:rsidP="00AD4A44">
      <w:pPr>
        <w:rPr>
          <w:highlight w:val="white"/>
        </w:rPr>
      </w:pPr>
      <w:r w:rsidRPr="00903DBA">
        <w:rPr>
          <w:highlight w:val="white"/>
        </w:rPr>
        <w:t xml:space="preserve">The </w:t>
      </w:r>
      <w:r w:rsidRPr="00903DBA">
        <w:rPr>
          <w:rStyle w:val="KeyWord0"/>
          <w:highlight w:val="white"/>
        </w:rPr>
        <w:t>IsTrue</w:t>
      </w:r>
      <w:r w:rsidRPr="00903DBA">
        <w:rPr>
          <w:highlight w:val="white"/>
        </w:rPr>
        <w:t xml:space="preserve"> method </w:t>
      </w:r>
      <w:r w:rsidR="008E641A" w:rsidRPr="00903DBA">
        <w:rPr>
          <w:highlight w:val="white"/>
        </w:rPr>
        <w:t xml:space="preserve">returns true if the </w:t>
      </w:r>
      <w:r w:rsidR="00BC3D68" w:rsidRPr="00903DBA">
        <w:rPr>
          <w:highlight w:val="white"/>
        </w:rPr>
        <w:t xml:space="preserve">(assumed constant) </w:t>
      </w:r>
      <w:r w:rsidR="008E641A" w:rsidRPr="00903DBA">
        <w:rPr>
          <w:highlight w:val="white"/>
        </w:rPr>
        <w:t>expression can be evaluated to a true value.</w:t>
      </w:r>
      <w:r w:rsidR="00B33D7B" w:rsidRPr="00903DBA">
        <w:rPr>
          <w:highlight w:val="white"/>
        </w:rPr>
        <w:t xml:space="preserve">, which it can if the value is a reference to a </w:t>
      </w:r>
      <w:r w:rsidR="00B33D7B" w:rsidRPr="00903DBA">
        <w:rPr>
          <w:rStyle w:val="KeyWord0"/>
          <w:highlight w:val="white"/>
        </w:rPr>
        <w:t>BigInteger</w:t>
      </w:r>
      <w:r w:rsidR="00B33D7B" w:rsidRPr="00903DBA">
        <w:rPr>
          <w:highlight w:val="white"/>
        </w:rPr>
        <w:t xml:space="preserve"> object </w:t>
      </w:r>
      <w:r w:rsidR="00410DDA" w:rsidRPr="00903DBA">
        <w:rPr>
          <w:highlight w:val="white"/>
        </w:rPr>
        <w:t xml:space="preserve">that is not zero, or a </w:t>
      </w:r>
      <w:r w:rsidR="00410DDA" w:rsidRPr="00903DBA">
        <w:rPr>
          <w:rStyle w:val="KeyWord0"/>
          <w:highlight w:val="white"/>
        </w:rPr>
        <w:t>decimal</w:t>
      </w:r>
      <w:r w:rsidR="00410DDA" w:rsidRPr="00903DBA">
        <w:rPr>
          <w:highlight w:val="white"/>
        </w:rPr>
        <w:t xml:space="preserve"> object that is not zero, or if the true set is not empty.</w:t>
      </w:r>
      <w:r w:rsidR="00B33D7B" w:rsidRPr="00903DBA">
        <w:rPr>
          <w:highlight w:val="white"/>
        </w:rPr>
        <w:t xml:space="preserve"> </w:t>
      </w:r>
    </w:p>
    <w:p w14:paraId="496C6AA6" w14:textId="77777777" w:rsidR="00CD295E" w:rsidRPr="00903DBA" w:rsidRDefault="00CD295E" w:rsidP="005926A0">
      <w:pPr>
        <w:pStyle w:val="Code"/>
        <w:rPr>
          <w:highlight w:val="white"/>
        </w:rPr>
      </w:pPr>
      <w:r w:rsidRPr="00903DBA">
        <w:rPr>
          <w:highlight w:val="white"/>
        </w:rPr>
        <w:t xml:space="preserve">    public static bool IsTrue(Expression expression) {</w:t>
      </w:r>
    </w:p>
    <w:p w14:paraId="388A4333" w14:textId="77777777" w:rsidR="005926A0" w:rsidRPr="00903DBA" w:rsidRDefault="00CD295E" w:rsidP="005926A0">
      <w:pPr>
        <w:pStyle w:val="Code"/>
        <w:rPr>
          <w:highlight w:val="white"/>
        </w:rPr>
      </w:pPr>
      <w:r w:rsidRPr="00903DBA">
        <w:rPr>
          <w:highlight w:val="white"/>
        </w:rPr>
        <w:t xml:space="preserve">      return ((expression.Symbol.Value is BigInteger) &amp;&amp;</w:t>
      </w:r>
    </w:p>
    <w:p w14:paraId="5F4450D3" w14:textId="63B8EBB3" w:rsidR="00CD295E" w:rsidRPr="00903DBA" w:rsidRDefault="005926A0" w:rsidP="005926A0">
      <w:pPr>
        <w:pStyle w:val="Code"/>
        <w:rPr>
          <w:highlight w:val="white"/>
        </w:rPr>
      </w:pPr>
      <w:r w:rsidRPr="00903DBA">
        <w:rPr>
          <w:highlight w:val="white"/>
        </w:rPr>
        <w:t xml:space="preserve">              </w:t>
      </w:r>
      <w:r w:rsidR="00CD295E" w:rsidRPr="00903DBA">
        <w:rPr>
          <w:highlight w:val="white"/>
        </w:rPr>
        <w:t>!((BigInteger) expression.Symbol.Value).IsZero) ||</w:t>
      </w:r>
    </w:p>
    <w:p w14:paraId="0DD7D587" w14:textId="77777777" w:rsidR="005926A0" w:rsidRPr="00903DBA" w:rsidRDefault="00CD295E" w:rsidP="005926A0">
      <w:pPr>
        <w:pStyle w:val="Code"/>
        <w:rPr>
          <w:highlight w:val="white"/>
        </w:rPr>
      </w:pPr>
      <w:r w:rsidRPr="00903DBA">
        <w:rPr>
          <w:highlight w:val="white"/>
        </w:rPr>
        <w:t xml:space="preserve">             ((expression.Symbol.Value is decimal) &amp;&amp;</w:t>
      </w:r>
    </w:p>
    <w:p w14:paraId="5ADD856B" w14:textId="21211B82" w:rsidR="00CD295E" w:rsidRPr="00903DBA" w:rsidRDefault="005926A0" w:rsidP="005926A0">
      <w:pPr>
        <w:pStyle w:val="Code"/>
        <w:rPr>
          <w:highlight w:val="white"/>
        </w:rPr>
      </w:pPr>
      <w:r w:rsidRPr="00903DBA">
        <w:rPr>
          <w:highlight w:val="white"/>
        </w:rPr>
        <w:t xml:space="preserve">              </w:t>
      </w:r>
      <w:r w:rsidR="00CD295E" w:rsidRPr="00903DBA">
        <w:rPr>
          <w:highlight w:val="white"/>
        </w:rPr>
        <w:t>!((decimal) expression.Symbol.Value).Equals((decimal) 0)) ||</w:t>
      </w:r>
    </w:p>
    <w:p w14:paraId="7F5440BE" w14:textId="3162B4C7" w:rsidR="00CD295E" w:rsidRPr="00903DBA" w:rsidRDefault="00CD295E" w:rsidP="005926A0">
      <w:pPr>
        <w:pStyle w:val="Code"/>
        <w:rPr>
          <w:highlight w:val="white"/>
        </w:rPr>
      </w:pPr>
      <w:r w:rsidRPr="00903DBA">
        <w:rPr>
          <w:highlight w:val="white"/>
        </w:rPr>
        <w:t xml:space="preserve">             (expression.Symbol.TrueSet.Count &gt; 0);</w:t>
      </w:r>
    </w:p>
    <w:p w14:paraId="5E44C849" w14:textId="2455CF72" w:rsidR="00CD295E" w:rsidRPr="00903DBA" w:rsidRDefault="00CD295E" w:rsidP="005926A0">
      <w:pPr>
        <w:pStyle w:val="Code"/>
        <w:rPr>
          <w:highlight w:val="white"/>
        </w:rPr>
      </w:pPr>
      <w:r w:rsidRPr="00903DBA">
        <w:rPr>
          <w:highlight w:val="white"/>
        </w:rPr>
        <w:t xml:space="preserve">    }</w:t>
      </w:r>
    </w:p>
    <w:p w14:paraId="0B0407E2" w14:textId="578FA7BD" w:rsidR="00AE1C44" w:rsidRPr="00903DBA" w:rsidRDefault="00AE1C44" w:rsidP="00AE1C44">
      <w:pPr>
        <w:pStyle w:val="Rubrik2"/>
        <w:rPr>
          <w:highlight w:val="white"/>
        </w:rPr>
      </w:pPr>
      <w:bookmarkStart w:id="347" w:name="_Toc57656049"/>
      <w:r w:rsidRPr="00903DBA">
        <w:rPr>
          <w:highlight w:val="white"/>
        </w:rPr>
        <w:t>Relation Expressions</w:t>
      </w:r>
      <w:bookmarkEnd w:id="347"/>
    </w:p>
    <w:p w14:paraId="73B4E185" w14:textId="77777777" w:rsidR="004F7E5A" w:rsidRPr="00903DBA" w:rsidRDefault="004F7E5A" w:rsidP="004F7E5A">
      <w:pPr>
        <w:rPr>
          <w:highlight w:val="white"/>
        </w:rPr>
      </w:pPr>
      <w:r w:rsidRPr="00903DBA">
        <w:rPr>
          <w:highlight w:val="white"/>
        </w:rPr>
        <w:t xml:space="preserve">The </w:t>
      </w:r>
      <w:r w:rsidRPr="00903DBA">
        <w:rPr>
          <w:rStyle w:val="KeyWord0"/>
          <w:highlight w:val="white"/>
        </w:rPr>
        <w:t>Relation</w:t>
      </w:r>
      <w:r w:rsidRPr="00903DBA">
        <w:rPr>
          <w:highlight w:val="white"/>
        </w:rPr>
        <w:t xml:space="preserve"> method returns the calculated value of the expression, if possible. Otherwise, it returns null.</w:t>
      </w:r>
    </w:p>
    <w:p w14:paraId="7D3CA393" w14:textId="77777777" w:rsidR="004F7E5A" w:rsidRPr="00903DBA" w:rsidRDefault="004F7E5A" w:rsidP="004F7E5A">
      <w:pPr>
        <w:pStyle w:val="Code"/>
        <w:rPr>
          <w:highlight w:val="white"/>
        </w:rPr>
      </w:pPr>
      <w:r w:rsidRPr="00903DBA">
        <w:rPr>
          <w:highlight w:val="white"/>
        </w:rPr>
        <w:t xml:space="preserve">    public static Expression Relation(MiddleOperator middleOp,</w:t>
      </w:r>
    </w:p>
    <w:p w14:paraId="1A5C2CC6" w14:textId="77777777" w:rsidR="004F7E5A" w:rsidRPr="00903DBA" w:rsidRDefault="004F7E5A" w:rsidP="004F7E5A">
      <w:pPr>
        <w:pStyle w:val="Code"/>
        <w:rPr>
          <w:highlight w:val="white"/>
        </w:rPr>
      </w:pPr>
      <w:r w:rsidRPr="00903DBA">
        <w:rPr>
          <w:highlight w:val="white"/>
        </w:rPr>
        <w:t xml:space="preserve">                                      Expression leftExpression,</w:t>
      </w:r>
    </w:p>
    <w:p w14:paraId="5D2E70D5" w14:textId="77777777" w:rsidR="004F7E5A" w:rsidRPr="00903DBA" w:rsidRDefault="004F7E5A" w:rsidP="004F7E5A">
      <w:pPr>
        <w:pStyle w:val="Code"/>
        <w:rPr>
          <w:highlight w:val="white"/>
        </w:rPr>
      </w:pPr>
      <w:r w:rsidRPr="00903DBA">
        <w:rPr>
          <w:highlight w:val="white"/>
        </w:rPr>
        <w:t xml:space="preserve">                                      Expression rightExpression) {</w:t>
      </w:r>
    </w:p>
    <w:p w14:paraId="59AB9177" w14:textId="77777777" w:rsidR="004F7E5A" w:rsidRPr="00903DBA" w:rsidRDefault="004F7E5A" w:rsidP="004F7E5A">
      <w:pPr>
        <w:rPr>
          <w:highlight w:val="white"/>
        </w:rPr>
      </w:pPr>
      <w:r w:rsidRPr="00903DBA">
        <w:rPr>
          <w:highlight w:val="white"/>
        </w:rPr>
        <w:t xml:space="preserve">If at least one of the expressions is not constant, we just return null. </w:t>
      </w:r>
    </w:p>
    <w:p w14:paraId="25F86643" w14:textId="77777777" w:rsidR="004F7E5A" w:rsidRPr="00903DBA" w:rsidRDefault="004F7E5A" w:rsidP="004F7E5A">
      <w:pPr>
        <w:pStyle w:val="Code"/>
        <w:rPr>
          <w:highlight w:val="white"/>
        </w:rPr>
      </w:pPr>
      <w:r w:rsidRPr="00903DBA">
        <w:rPr>
          <w:highlight w:val="white"/>
        </w:rPr>
        <w:t xml:space="preserve">      if (!IsConstant(leftExpression) || !IsConstant(rightExpression)) {</w:t>
      </w:r>
    </w:p>
    <w:p w14:paraId="4577DE9F" w14:textId="77777777" w:rsidR="004F7E5A" w:rsidRPr="00903DBA" w:rsidRDefault="004F7E5A" w:rsidP="004F7E5A">
      <w:pPr>
        <w:pStyle w:val="Code"/>
        <w:rPr>
          <w:highlight w:val="white"/>
        </w:rPr>
      </w:pPr>
      <w:r w:rsidRPr="00903DBA">
        <w:rPr>
          <w:highlight w:val="white"/>
        </w:rPr>
        <w:t xml:space="preserve">        return null;</w:t>
      </w:r>
    </w:p>
    <w:p w14:paraId="22A46224" w14:textId="77777777" w:rsidR="004F7E5A" w:rsidRPr="00903DBA" w:rsidRDefault="004F7E5A" w:rsidP="004F7E5A">
      <w:pPr>
        <w:pStyle w:val="Code"/>
        <w:rPr>
          <w:highlight w:val="white"/>
        </w:rPr>
      </w:pPr>
      <w:r w:rsidRPr="00903DBA">
        <w:rPr>
          <w:highlight w:val="white"/>
        </w:rPr>
        <w:t xml:space="preserve">      }</w:t>
      </w:r>
    </w:p>
    <w:p w14:paraId="1755B388" w14:textId="77777777" w:rsidR="004F7E5A" w:rsidRPr="00903DBA" w:rsidRDefault="004F7E5A" w:rsidP="004F7E5A">
      <w:pPr>
        <w:rPr>
          <w:highlight w:val="white"/>
        </w:rPr>
      </w:pPr>
      <w:r w:rsidRPr="00903DBA">
        <w:rPr>
          <w:highlight w:val="white"/>
        </w:rPr>
        <w:lastRenderedPageBreak/>
        <w:t xml:space="preserve">If at least one of the expressions have floating type, we call the </w:t>
      </w:r>
      <w:r w:rsidRPr="00903DBA">
        <w:rPr>
          <w:rStyle w:val="KeyWord0"/>
          <w:highlight w:val="white"/>
        </w:rPr>
        <w:t>RelationFloating</w:t>
      </w:r>
      <w:r w:rsidRPr="00903DBA">
        <w:rPr>
          <w:highlight w:val="white"/>
        </w:rPr>
        <w:t xml:space="preserve"> method. If not at least one of the expressions have floating type, both expressions must have integral type and we call </w:t>
      </w:r>
      <w:r w:rsidRPr="00903DBA">
        <w:rPr>
          <w:rStyle w:val="KeyWord0"/>
          <w:highlight w:val="white"/>
        </w:rPr>
        <w:t>RelationIntegral</w:t>
      </w:r>
      <w:r w:rsidRPr="00903DBA">
        <w:rPr>
          <w:highlight w:val="white"/>
        </w:rPr>
        <w:t xml:space="preserve"> instead.</w:t>
      </w:r>
    </w:p>
    <w:p w14:paraId="4DD52193" w14:textId="77777777" w:rsidR="004F7E5A" w:rsidRPr="00903DBA" w:rsidRDefault="004F7E5A" w:rsidP="004F7E5A">
      <w:pPr>
        <w:pStyle w:val="Code"/>
        <w:rPr>
          <w:highlight w:val="white"/>
        </w:rPr>
      </w:pPr>
      <w:r w:rsidRPr="00903DBA">
        <w:rPr>
          <w:highlight w:val="white"/>
        </w:rPr>
        <w:t xml:space="preserve">      else if (leftExpression.Symbol.Type.IsFloating() ||</w:t>
      </w:r>
    </w:p>
    <w:p w14:paraId="0475F4F3" w14:textId="77777777" w:rsidR="004F7E5A" w:rsidRPr="00903DBA" w:rsidRDefault="004F7E5A" w:rsidP="004F7E5A">
      <w:pPr>
        <w:pStyle w:val="Code"/>
        <w:rPr>
          <w:highlight w:val="white"/>
        </w:rPr>
      </w:pPr>
      <w:r w:rsidRPr="00903DBA">
        <w:rPr>
          <w:highlight w:val="white"/>
        </w:rPr>
        <w:t xml:space="preserve">               rightExpression.Symbol.Type.IsFloating()) {</w:t>
      </w:r>
    </w:p>
    <w:p w14:paraId="3C42BB03" w14:textId="77777777" w:rsidR="004F7E5A" w:rsidRPr="00903DBA" w:rsidRDefault="004F7E5A" w:rsidP="004F7E5A">
      <w:pPr>
        <w:pStyle w:val="Code"/>
        <w:rPr>
          <w:highlight w:val="white"/>
        </w:rPr>
      </w:pPr>
      <w:r w:rsidRPr="00903DBA">
        <w:rPr>
          <w:highlight w:val="white"/>
        </w:rPr>
        <w:t xml:space="preserve">        return RelationFloating(middleOp, leftExpression, rightExpression);</w:t>
      </w:r>
    </w:p>
    <w:p w14:paraId="670D266C" w14:textId="77777777" w:rsidR="004F7E5A" w:rsidRPr="00903DBA" w:rsidRDefault="004F7E5A" w:rsidP="004F7E5A">
      <w:pPr>
        <w:pStyle w:val="Code"/>
        <w:rPr>
          <w:highlight w:val="white"/>
        </w:rPr>
      </w:pPr>
      <w:r w:rsidRPr="00903DBA">
        <w:rPr>
          <w:highlight w:val="white"/>
        </w:rPr>
        <w:t xml:space="preserve">      }</w:t>
      </w:r>
    </w:p>
    <w:p w14:paraId="7E87F03F" w14:textId="77777777" w:rsidR="004F7E5A" w:rsidRPr="00903DBA" w:rsidRDefault="004F7E5A" w:rsidP="004F7E5A">
      <w:pPr>
        <w:pStyle w:val="Code"/>
        <w:rPr>
          <w:highlight w:val="white"/>
        </w:rPr>
      </w:pPr>
      <w:r w:rsidRPr="00903DBA">
        <w:rPr>
          <w:highlight w:val="white"/>
        </w:rPr>
        <w:t xml:space="preserve">      else {</w:t>
      </w:r>
    </w:p>
    <w:p w14:paraId="40189A1F" w14:textId="77777777" w:rsidR="004F7E5A" w:rsidRPr="00903DBA" w:rsidRDefault="004F7E5A" w:rsidP="004F7E5A">
      <w:pPr>
        <w:pStyle w:val="Code"/>
        <w:rPr>
          <w:highlight w:val="white"/>
        </w:rPr>
      </w:pPr>
      <w:r w:rsidRPr="00903DBA">
        <w:rPr>
          <w:highlight w:val="white"/>
        </w:rPr>
        <w:t xml:space="preserve">        return RelationIntegral(middleOp, leftExpression, rightExpression);</w:t>
      </w:r>
    </w:p>
    <w:p w14:paraId="0ADD6D35" w14:textId="77777777" w:rsidR="004F7E5A" w:rsidRPr="00903DBA" w:rsidRDefault="004F7E5A" w:rsidP="004F7E5A">
      <w:pPr>
        <w:pStyle w:val="Code"/>
        <w:rPr>
          <w:highlight w:val="white"/>
        </w:rPr>
      </w:pPr>
      <w:r w:rsidRPr="00903DBA">
        <w:rPr>
          <w:highlight w:val="white"/>
        </w:rPr>
        <w:t xml:space="preserve">      }</w:t>
      </w:r>
    </w:p>
    <w:p w14:paraId="6BB34AD7" w14:textId="77777777" w:rsidR="004F7E5A" w:rsidRPr="00903DBA" w:rsidRDefault="004F7E5A" w:rsidP="004F7E5A">
      <w:pPr>
        <w:pStyle w:val="Code"/>
        <w:rPr>
          <w:highlight w:val="white"/>
        </w:rPr>
      </w:pPr>
      <w:r w:rsidRPr="00903DBA">
        <w:rPr>
          <w:highlight w:val="white"/>
        </w:rPr>
        <w:t xml:space="preserve">    }</w:t>
      </w:r>
    </w:p>
    <w:p w14:paraId="4B80039B" w14:textId="7F1EA320" w:rsidR="00CD295E" w:rsidRPr="00903DBA" w:rsidRDefault="00AE3A74" w:rsidP="00AE3A74">
      <w:pPr>
        <w:rPr>
          <w:highlight w:val="white"/>
        </w:rPr>
      </w:pPr>
      <w:r w:rsidRPr="00903DBA">
        <w:rPr>
          <w:highlight w:val="white"/>
        </w:rPr>
        <w:t xml:space="preserve">The </w:t>
      </w:r>
      <w:r w:rsidRPr="00903DBA">
        <w:rPr>
          <w:rStyle w:val="KeyWord0"/>
          <w:highlight w:val="white"/>
        </w:rPr>
        <w:t>RelationIntegral</w:t>
      </w:r>
      <w:r w:rsidRPr="00903DBA">
        <w:rPr>
          <w:highlight w:val="white"/>
        </w:rPr>
        <w:t xml:space="preserve"> method</w:t>
      </w:r>
      <w:r w:rsidR="00AC13BA" w:rsidRPr="00903DBA">
        <w:rPr>
          <w:highlight w:val="white"/>
        </w:rPr>
        <w:t xml:space="preserve"> </w:t>
      </w:r>
      <w:r w:rsidR="00D42AF5" w:rsidRPr="00903DBA">
        <w:rPr>
          <w:highlight w:val="white"/>
        </w:rPr>
        <w:t>evaluates</w:t>
      </w:r>
      <w:r w:rsidR="00AC13BA" w:rsidRPr="00903DBA">
        <w:rPr>
          <w:highlight w:val="white"/>
        </w:rPr>
        <w:t xml:space="preserve"> the constant value of a relation expression.</w:t>
      </w:r>
      <w:r w:rsidR="008E2B66" w:rsidRPr="00903DBA">
        <w:rPr>
          <w:highlight w:val="white"/>
        </w:rPr>
        <w:t xml:space="preserve"> We assume that both operands are constant. </w:t>
      </w:r>
    </w:p>
    <w:p w14:paraId="09172B73" w14:textId="77777777" w:rsidR="00CD295E" w:rsidRPr="00903DBA" w:rsidRDefault="00CD295E" w:rsidP="005926A0">
      <w:pPr>
        <w:pStyle w:val="Code"/>
        <w:rPr>
          <w:highlight w:val="white"/>
        </w:rPr>
      </w:pPr>
      <w:r w:rsidRPr="00903DBA">
        <w:rPr>
          <w:highlight w:val="white"/>
        </w:rPr>
        <w:t xml:space="preserve">    private static Expression RelationIntegral(MiddleOperator middleOp,</w:t>
      </w:r>
    </w:p>
    <w:p w14:paraId="1336B3E2" w14:textId="77777777" w:rsidR="005926A0" w:rsidRPr="00903DBA" w:rsidRDefault="00CD295E" w:rsidP="005926A0">
      <w:pPr>
        <w:pStyle w:val="Code"/>
        <w:rPr>
          <w:highlight w:val="white"/>
        </w:rPr>
      </w:pPr>
      <w:r w:rsidRPr="00903DBA">
        <w:rPr>
          <w:highlight w:val="white"/>
        </w:rPr>
        <w:t xml:space="preserve">                                               Expression leftExpression,</w:t>
      </w:r>
    </w:p>
    <w:p w14:paraId="58EAA1F5" w14:textId="7F977E5F"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1D81080" w14:textId="75DD3FE1" w:rsidR="008E2B66" w:rsidRPr="00903DBA" w:rsidRDefault="008E2B66" w:rsidP="008E2B66">
      <w:pPr>
        <w:rPr>
          <w:highlight w:val="white"/>
        </w:rPr>
      </w:pPr>
      <w:r w:rsidRPr="00903DBA">
        <w:rPr>
          <w:highlight w:val="white"/>
        </w:rPr>
        <w:t xml:space="preserve">First, we need to </w:t>
      </w:r>
      <w:r w:rsidR="004223AF" w:rsidRPr="00903DBA">
        <w:rPr>
          <w:highlight w:val="white"/>
        </w:rPr>
        <w:t>cast the expression from a possible logical type into an integral type (signed integer).</w:t>
      </w:r>
    </w:p>
    <w:p w14:paraId="3C542346" w14:textId="75938C10"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02DA0428" w14:textId="76E7721F"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TypeCast.LogicalToIntegral(</w:t>
      </w:r>
      <w:r w:rsidR="00E819AF" w:rsidRPr="00903DBA">
        <w:rPr>
          <w:highlight w:val="white"/>
        </w:rPr>
        <w:t>right</w:t>
      </w:r>
      <w:r w:rsidRPr="00903DBA">
        <w:rPr>
          <w:highlight w:val="white"/>
        </w:rPr>
        <w:t>Expression);</w:t>
      </w:r>
    </w:p>
    <w:p w14:paraId="00DE3034" w14:textId="62471D06" w:rsidR="00CD295E" w:rsidRPr="00903DBA" w:rsidRDefault="004223AF" w:rsidP="004223AF">
      <w:pPr>
        <w:rPr>
          <w:highlight w:val="white"/>
        </w:rPr>
      </w:pPr>
      <w:r w:rsidRPr="00903DBA">
        <w:rPr>
          <w:highlight w:val="white"/>
        </w:rPr>
        <w:t>This method is only called if both expression</w:t>
      </w:r>
      <w:r w:rsidR="00E37C9D" w:rsidRPr="00903DBA">
        <w:rPr>
          <w:highlight w:val="white"/>
        </w:rPr>
        <w:t>s</w:t>
      </w:r>
      <w:r w:rsidRPr="00903DBA">
        <w:rPr>
          <w:highlight w:val="white"/>
        </w:rPr>
        <w:t xml:space="preserve"> have values.</w:t>
      </w:r>
      <w:r w:rsidR="004F0D94" w:rsidRPr="00903DBA">
        <w:rPr>
          <w:highlight w:val="white"/>
        </w:rPr>
        <w:t xml:space="preserve"> Therefore, we do not have to check that </w:t>
      </w:r>
      <w:r w:rsidR="00E37C9D" w:rsidRPr="00903DBA">
        <w:rPr>
          <w:highlight w:val="white"/>
        </w:rPr>
        <w:t>the values are not null.</w:t>
      </w:r>
    </w:p>
    <w:p w14:paraId="66EBDACF" w14:textId="77777777" w:rsidR="00CD295E" w:rsidRPr="00903DBA" w:rsidRDefault="00CD295E" w:rsidP="005926A0">
      <w:pPr>
        <w:pStyle w:val="Code"/>
        <w:rPr>
          <w:highlight w:val="white"/>
        </w:rPr>
      </w:pPr>
      <w:r w:rsidRPr="00903DBA">
        <w:rPr>
          <w:highlight w:val="white"/>
        </w:rPr>
        <w:t xml:space="preserve">      BigInteger leftValue = (BigInteger) leftExpression.Symbol.Value,</w:t>
      </w:r>
    </w:p>
    <w:p w14:paraId="01363693" w14:textId="77777777" w:rsidR="00CD295E" w:rsidRPr="00903DBA" w:rsidRDefault="00CD295E" w:rsidP="005926A0">
      <w:pPr>
        <w:pStyle w:val="Code"/>
        <w:rPr>
          <w:highlight w:val="white"/>
        </w:rPr>
      </w:pPr>
      <w:r w:rsidRPr="00903DBA">
        <w:rPr>
          <w:highlight w:val="white"/>
        </w:rPr>
        <w:t xml:space="preserve">                 rightValue = (BigInteger) rightExpression.Symbol.Value;</w:t>
      </w:r>
    </w:p>
    <w:p w14:paraId="17D8640C" w14:textId="290E5307" w:rsidR="00CD295E" w:rsidRPr="00903DBA" w:rsidRDefault="00F77146" w:rsidP="00F77146">
      <w:pPr>
        <w:rPr>
          <w:highlight w:val="white"/>
        </w:rPr>
      </w:pPr>
      <w:r w:rsidRPr="00903DBA">
        <w:rPr>
          <w:highlight w:val="white"/>
        </w:rPr>
        <w:t>Since the expression has a constant value, we only add one unconditional jump instruction.</w:t>
      </w:r>
    </w:p>
    <w:p w14:paraId="6382CE24" w14:textId="6014186D" w:rsidR="00CD295E" w:rsidRPr="00903DBA" w:rsidRDefault="00CD295E" w:rsidP="005926A0">
      <w:pPr>
        <w:pStyle w:val="Code"/>
        <w:rPr>
          <w:highlight w:val="white"/>
        </w:rPr>
      </w:pPr>
      <w:r w:rsidRPr="00903DBA">
        <w:rPr>
          <w:highlight w:val="white"/>
        </w:rPr>
        <w:t xml:space="preserve">      List&lt;MiddleCode&gt; </w:t>
      </w:r>
      <w:r w:rsidR="00E52D0D" w:rsidRPr="00903DBA">
        <w:rPr>
          <w:highlight w:val="white"/>
        </w:rPr>
        <w:t>longList</w:t>
      </w:r>
      <w:r w:rsidRPr="00903DBA">
        <w:rPr>
          <w:highlight w:val="white"/>
        </w:rPr>
        <w:t xml:space="preserve"> = new List&lt;MiddleCode&gt;();</w:t>
      </w:r>
    </w:p>
    <w:p w14:paraId="2C2B1FBF" w14:textId="77777777" w:rsidR="00CD295E" w:rsidRPr="00903DBA" w:rsidRDefault="00CD295E" w:rsidP="005926A0">
      <w:pPr>
        <w:pStyle w:val="Code"/>
        <w:rPr>
          <w:highlight w:val="white"/>
        </w:rPr>
      </w:pPr>
      <w:r w:rsidRPr="00903DBA">
        <w:rPr>
          <w:highlight w:val="white"/>
        </w:rPr>
        <w:t xml:space="preserve">      MiddleCode jumpCode = new MiddleCode(MiddleOperator.Goto);</w:t>
      </w:r>
    </w:p>
    <w:p w14:paraId="0D6DAA52" w14:textId="7B8EB30C" w:rsidR="00CD295E" w:rsidRPr="00903DBA" w:rsidRDefault="00CD295E" w:rsidP="005926A0">
      <w:pPr>
        <w:pStyle w:val="Code"/>
        <w:rPr>
          <w:highlight w:val="white"/>
        </w:rPr>
      </w:pPr>
      <w:r w:rsidRPr="00903DBA">
        <w:rPr>
          <w:highlight w:val="white"/>
        </w:rPr>
        <w:t xml:space="preserve">      </w:t>
      </w:r>
      <w:r w:rsidR="00E52D0D" w:rsidRPr="00903DBA">
        <w:rPr>
          <w:highlight w:val="white"/>
        </w:rPr>
        <w:t>longList</w:t>
      </w:r>
      <w:r w:rsidRPr="00903DBA">
        <w:rPr>
          <w:highlight w:val="white"/>
        </w:rPr>
        <w:t>.Add(jumpCode);</w:t>
      </w:r>
    </w:p>
    <w:p w14:paraId="432BCDA7" w14:textId="77777777" w:rsidR="00CD295E" w:rsidRPr="00903DBA" w:rsidRDefault="00CD295E" w:rsidP="005926A0">
      <w:pPr>
        <w:pStyle w:val="Code"/>
        <w:rPr>
          <w:highlight w:val="white"/>
        </w:rPr>
      </w:pPr>
      <w:r w:rsidRPr="00903DBA">
        <w:rPr>
          <w:highlight w:val="white"/>
        </w:rPr>
        <w:t xml:space="preserve">      ISet&lt;MiddleCode&gt; jumpSet = new HashSet&lt;MiddleCode&gt;();</w:t>
      </w:r>
    </w:p>
    <w:p w14:paraId="027D4C8C" w14:textId="77777777" w:rsidR="00CD295E" w:rsidRPr="00903DBA" w:rsidRDefault="00CD295E" w:rsidP="005926A0">
      <w:pPr>
        <w:pStyle w:val="Code"/>
        <w:rPr>
          <w:highlight w:val="white"/>
        </w:rPr>
      </w:pPr>
      <w:r w:rsidRPr="00903DBA">
        <w:rPr>
          <w:highlight w:val="white"/>
        </w:rPr>
        <w:t xml:space="preserve">      jumpSet.Add(jumpCode);</w:t>
      </w:r>
    </w:p>
    <w:p w14:paraId="1BEE5846" w14:textId="6ED14812" w:rsidR="00CD295E" w:rsidRPr="00903DBA" w:rsidRDefault="00D22966" w:rsidP="005F0234">
      <w:pPr>
        <w:rPr>
          <w:highlight w:val="white"/>
        </w:rPr>
      </w:pPr>
      <w:r w:rsidRPr="00903DBA">
        <w:rPr>
          <w:highlight w:val="white"/>
        </w:rPr>
        <w:t>Then we need to evaluate the value of the expression.</w:t>
      </w:r>
      <w:r w:rsidR="005F0234" w:rsidRPr="00903DBA">
        <w:rPr>
          <w:highlight w:val="white"/>
        </w:rPr>
        <w:t xml:space="preserve"> Since the values are object of the </w:t>
      </w:r>
      <w:r w:rsidR="005F0234" w:rsidRPr="00903DBA">
        <w:rPr>
          <w:rStyle w:val="KeyWord0"/>
          <w:highlight w:val="white"/>
        </w:rPr>
        <w:t>BigInteger</w:t>
      </w:r>
      <w:r w:rsidR="005F0234" w:rsidRPr="00903DBA">
        <w:rPr>
          <w:highlight w:val="white"/>
        </w:rPr>
        <w:t xml:space="preserve"> class we can use the regular relation operators.</w:t>
      </w:r>
    </w:p>
    <w:p w14:paraId="21BD3EDD" w14:textId="77777777" w:rsidR="00CD295E" w:rsidRPr="00903DBA" w:rsidRDefault="00CD295E" w:rsidP="005926A0">
      <w:pPr>
        <w:pStyle w:val="Code"/>
        <w:rPr>
          <w:highlight w:val="white"/>
        </w:rPr>
      </w:pPr>
      <w:r w:rsidRPr="00903DBA">
        <w:rPr>
          <w:highlight w:val="white"/>
        </w:rPr>
        <w:t xml:space="preserve">      bool resultValue = false;</w:t>
      </w:r>
    </w:p>
    <w:p w14:paraId="74216F10" w14:textId="77777777" w:rsidR="00CD295E" w:rsidRPr="00903DBA" w:rsidRDefault="00CD295E" w:rsidP="005926A0">
      <w:pPr>
        <w:pStyle w:val="Code"/>
        <w:rPr>
          <w:highlight w:val="white"/>
        </w:rPr>
      </w:pPr>
      <w:r w:rsidRPr="00903DBA">
        <w:rPr>
          <w:highlight w:val="white"/>
        </w:rPr>
        <w:t xml:space="preserve">      switch (middleOp) {</w:t>
      </w:r>
    </w:p>
    <w:p w14:paraId="41AE9D4B" w14:textId="77777777" w:rsidR="00CD295E" w:rsidRPr="00903DBA" w:rsidRDefault="00CD295E" w:rsidP="005926A0">
      <w:pPr>
        <w:pStyle w:val="Code"/>
        <w:rPr>
          <w:highlight w:val="white"/>
        </w:rPr>
      </w:pPr>
      <w:r w:rsidRPr="00903DBA">
        <w:rPr>
          <w:highlight w:val="white"/>
        </w:rPr>
        <w:t xml:space="preserve">        case MiddleOperator.Equal:</w:t>
      </w:r>
    </w:p>
    <w:p w14:paraId="62D5100C" w14:textId="77777777" w:rsidR="00CD295E" w:rsidRPr="00903DBA" w:rsidRDefault="00CD295E" w:rsidP="005926A0">
      <w:pPr>
        <w:pStyle w:val="Code"/>
        <w:rPr>
          <w:highlight w:val="white"/>
        </w:rPr>
      </w:pPr>
      <w:r w:rsidRPr="00903DBA">
        <w:rPr>
          <w:highlight w:val="white"/>
        </w:rPr>
        <w:t xml:space="preserve">          resultValue = (leftValue == rightValue);</w:t>
      </w:r>
    </w:p>
    <w:p w14:paraId="22D59958" w14:textId="77777777" w:rsidR="00CD295E" w:rsidRPr="00903DBA" w:rsidRDefault="00CD295E" w:rsidP="005926A0">
      <w:pPr>
        <w:pStyle w:val="Code"/>
        <w:rPr>
          <w:highlight w:val="white"/>
        </w:rPr>
      </w:pPr>
      <w:r w:rsidRPr="00903DBA">
        <w:rPr>
          <w:highlight w:val="white"/>
        </w:rPr>
        <w:t xml:space="preserve">          break;</w:t>
      </w:r>
    </w:p>
    <w:p w14:paraId="7768778B" w14:textId="77777777" w:rsidR="00CD295E" w:rsidRPr="00903DBA" w:rsidRDefault="00CD295E" w:rsidP="005926A0">
      <w:pPr>
        <w:pStyle w:val="Code"/>
        <w:rPr>
          <w:highlight w:val="white"/>
        </w:rPr>
      </w:pPr>
    </w:p>
    <w:p w14:paraId="7DBF00A2" w14:textId="77777777" w:rsidR="00CD295E" w:rsidRPr="00903DBA" w:rsidRDefault="00CD295E" w:rsidP="005926A0">
      <w:pPr>
        <w:pStyle w:val="Code"/>
        <w:rPr>
          <w:highlight w:val="white"/>
        </w:rPr>
      </w:pPr>
      <w:r w:rsidRPr="00903DBA">
        <w:rPr>
          <w:highlight w:val="white"/>
        </w:rPr>
        <w:t xml:space="preserve">        case MiddleOperator.NotEqual:</w:t>
      </w:r>
    </w:p>
    <w:p w14:paraId="238851D8" w14:textId="77777777" w:rsidR="00CD295E" w:rsidRPr="00903DBA" w:rsidRDefault="00CD295E" w:rsidP="005926A0">
      <w:pPr>
        <w:pStyle w:val="Code"/>
        <w:rPr>
          <w:highlight w:val="white"/>
        </w:rPr>
      </w:pPr>
      <w:r w:rsidRPr="00903DBA">
        <w:rPr>
          <w:highlight w:val="white"/>
        </w:rPr>
        <w:t xml:space="preserve">          resultValue = (leftValue != rightValue);</w:t>
      </w:r>
    </w:p>
    <w:p w14:paraId="3FB8A336" w14:textId="77777777" w:rsidR="00CD295E" w:rsidRPr="00903DBA" w:rsidRDefault="00CD295E" w:rsidP="005926A0">
      <w:pPr>
        <w:pStyle w:val="Code"/>
        <w:rPr>
          <w:highlight w:val="white"/>
        </w:rPr>
      </w:pPr>
      <w:r w:rsidRPr="00903DBA">
        <w:rPr>
          <w:highlight w:val="white"/>
        </w:rPr>
        <w:t xml:space="preserve">          break;</w:t>
      </w:r>
    </w:p>
    <w:p w14:paraId="295A1CFE" w14:textId="77777777" w:rsidR="00CD295E" w:rsidRPr="00903DBA" w:rsidRDefault="00CD295E" w:rsidP="005926A0">
      <w:pPr>
        <w:pStyle w:val="Code"/>
        <w:rPr>
          <w:highlight w:val="white"/>
        </w:rPr>
      </w:pPr>
    </w:p>
    <w:p w14:paraId="011715F7" w14:textId="77777777" w:rsidR="00CD295E" w:rsidRPr="00903DBA" w:rsidRDefault="00CD295E" w:rsidP="005926A0">
      <w:pPr>
        <w:pStyle w:val="Code"/>
        <w:rPr>
          <w:highlight w:val="white"/>
        </w:rPr>
      </w:pPr>
      <w:r w:rsidRPr="00903DBA">
        <w:rPr>
          <w:highlight w:val="white"/>
        </w:rPr>
        <w:t xml:space="preserve">        case MiddleOperator.SignedLessThan:</w:t>
      </w:r>
    </w:p>
    <w:p w14:paraId="6DB26877" w14:textId="77777777" w:rsidR="00CD295E" w:rsidRPr="00903DBA" w:rsidRDefault="00CD295E" w:rsidP="005926A0">
      <w:pPr>
        <w:pStyle w:val="Code"/>
        <w:rPr>
          <w:highlight w:val="white"/>
        </w:rPr>
      </w:pPr>
      <w:r w:rsidRPr="00903DBA">
        <w:rPr>
          <w:highlight w:val="white"/>
        </w:rPr>
        <w:t xml:space="preserve">        case MiddleOperator.UnsignedLessThan:</w:t>
      </w:r>
    </w:p>
    <w:p w14:paraId="705E7EDC" w14:textId="77777777" w:rsidR="00CD295E" w:rsidRPr="00903DBA" w:rsidRDefault="00CD295E" w:rsidP="005926A0">
      <w:pPr>
        <w:pStyle w:val="Code"/>
        <w:rPr>
          <w:highlight w:val="white"/>
        </w:rPr>
      </w:pPr>
      <w:r w:rsidRPr="00903DBA">
        <w:rPr>
          <w:highlight w:val="white"/>
        </w:rPr>
        <w:t xml:space="preserve">          resultValue = (leftValue &lt; rightValue);</w:t>
      </w:r>
    </w:p>
    <w:p w14:paraId="7435BD5F" w14:textId="77777777" w:rsidR="00CD295E" w:rsidRPr="00903DBA" w:rsidRDefault="00CD295E" w:rsidP="005926A0">
      <w:pPr>
        <w:pStyle w:val="Code"/>
        <w:rPr>
          <w:highlight w:val="white"/>
        </w:rPr>
      </w:pPr>
      <w:r w:rsidRPr="00903DBA">
        <w:rPr>
          <w:highlight w:val="white"/>
        </w:rPr>
        <w:t xml:space="preserve">          break;</w:t>
      </w:r>
    </w:p>
    <w:p w14:paraId="4CAEE4AA" w14:textId="77777777" w:rsidR="00CD295E" w:rsidRPr="00903DBA" w:rsidRDefault="00CD295E" w:rsidP="005926A0">
      <w:pPr>
        <w:pStyle w:val="Code"/>
        <w:rPr>
          <w:highlight w:val="white"/>
        </w:rPr>
      </w:pPr>
    </w:p>
    <w:p w14:paraId="6C873109" w14:textId="77777777" w:rsidR="00CD295E" w:rsidRPr="00903DBA" w:rsidRDefault="00CD295E" w:rsidP="005926A0">
      <w:pPr>
        <w:pStyle w:val="Code"/>
        <w:rPr>
          <w:highlight w:val="white"/>
        </w:rPr>
      </w:pPr>
      <w:r w:rsidRPr="00903DBA">
        <w:rPr>
          <w:highlight w:val="white"/>
        </w:rPr>
        <w:t xml:space="preserve">        case MiddleOperator.SignedLessThanEqual:</w:t>
      </w:r>
    </w:p>
    <w:p w14:paraId="197119F6" w14:textId="77777777" w:rsidR="00CD295E" w:rsidRPr="00903DBA" w:rsidRDefault="00CD295E" w:rsidP="005926A0">
      <w:pPr>
        <w:pStyle w:val="Code"/>
        <w:rPr>
          <w:highlight w:val="white"/>
        </w:rPr>
      </w:pPr>
      <w:r w:rsidRPr="00903DBA">
        <w:rPr>
          <w:highlight w:val="white"/>
        </w:rPr>
        <w:t xml:space="preserve">        case MiddleOperator.UnsignedLessThanEqual:</w:t>
      </w:r>
    </w:p>
    <w:p w14:paraId="22FDB73A" w14:textId="77777777" w:rsidR="00CD295E" w:rsidRPr="00903DBA" w:rsidRDefault="00CD295E" w:rsidP="005926A0">
      <w:pPr>
        <w:pStyle w:val="Code"/>
        <w:rPr>
          <w:highlight w:val="white"/>
        </w:rPr>
      </w:pPr>
      <w:r w:rsidRPr="00903DBA">
        <w:rPr>
          <w:highlight w:val="white"/>
        </w:rPr>
        <w:t xml:space="preserve">          resultValue = (leftValue &lt;= rightValue);</w:t>
      </w:r>
    </w:p>
    <w:p w14:paraId="7A6B0322" w14:textId="77777777" w:rsidR="00CD295E" w:rsidRPr="00903DBA" w:rsidRDefault="00CD295E" w:rsidP="005926A0">
      <w:pPr>
        <w:pStyle w:val="Code"/>
        <w:rPr>
          <w:highlight w:val="white"/>
        </w:rPr>
      </w:pPr>
      <w:r w:rsidRPr="00903DBA">
        <w:rPr>
          <w:highlight w:val="white"/>
        </w:rPr>
        <w:lastRenderedPageBreak/>
        <w:t xml:space="preserve">          break;</w:t>
      </w:r>
    </w:p>
    <w:p w14:paraId="76643219" w14:textId="77777777" w:rsidR="00CD295E" w:rsidRPr="00903DBA" w:rsidRDefault="00CD295E" w:rsidP="005926A0">
      <w:pPr>
        <w:pStyle w:val="Code"/>
        <w:rPr>
          <w:highlight w:val="white"/>
        </w:rPr>
      </w:pPr>
    </w:p>
    <w:p w14:paraId="7CE2E7EF" w14:textId="77777777" w:rsidR="00CD295E" w:rsidRPr="00903DBA" w:rsidRDefault="00CD295E" w:rsidP="005926A0">
      <w:pPr>
        <w:pStyle w:val="Code"/>
        <w:rPr>
          <w:highlight w:val="white"/>
        </w:rPr>
      </w:pPr>
      <w:r w:rsidRPr="00903DBA">
        <w:rPr>
          <w:highlight w:val="white"/>
        </w:rPr>
        <w:t xml:space="preserve">        case MiddleOperator.SignedGreaterThan:</w:t>
      </w:r>
    </w:p>
    <w:p w14:paraId="27E8A999" w14:textId="77777777" w:rsidR="00CD295E" w:rsidRPr="00903DBA" w:rsidRDefault="00CD295E" w:rsidP="005926A0">
      <w:pPr>
        <w:pStyle w:val="Code"/>
        <w:rPr>
          <w:highlight w:val="white"/>
        </w:rPr>
      </w:pPr>
      <w:r w:rsidRPr="00903DBA">
        <w:rPr>
          <w:highlight w:val="white"/>
        </w:rPr>
        <w:t xml:space="preserve">        case MiddleOperator.UnsignedGreaterThan:</w:t>
      </w:r>
    </w:p>
    <w:p w14:paraId="23BF0A1B" w14:textId="77777777" w:rsidR="00CD295E" w:rsidRPr="00903DBA" w:rsidRDefault="00CD295E" w:rsidP="005926A0">
      <w:pPr>
        <w:pStyle w:val="Code"/>
        <w:rPr>
          <w:highlight w:val="white"/>
        </w:rPr>
      </w:pPr>
      <w:r w:rsidRPr="00903DBA">
        <w:rPr>
          <w:highlight w:val="white"/>
        </w:rPr>
        <w:t xml:space="preserve">          resultValue = (leftValue &gt; rightValue);</w:t>
      </w:r>
    </w:p>
    <w:p w14:paraId="72F37822" w14:textId="77777777" w:rsidR="00CD295E" w:rsidRPr="00903DBA" w:rsidRDefault="00CD295E" w:rsidP="005926A0">
      <w:pPr>
        <w:pStyle w:val="Code"/>
        <w:rPr>
          <w:highlight w:val="white"/>
        </w:rPr>
      </w:pPr>
      <w:r w:rsidRPr="00903DBA">
        <w:rPr>
          <w:highlight w:val="white"/>
        </w:rPr>
        <w:t xml:space="preserve">          break;</w:t>
      </w:r>
    </w:p>
    <w:p w14:paraId="0154B7C0" w14:textId="77777777" w:rsidR="00CD295E" w:rsidRPr="00903DBA" w:rsidRDefault="00CD295E" w:rsidP="005926A0">
      <w:pPr>
        <w:pStyle w:val="Code"/>
        <w:rPr>
          <w:highlight w:val="white"/>
        </w:rPr>
      </w:pPr>
    </w:p>
    <w:p w14:paraId="2A19FCEB" w14:textId="77777777" w:rsidR="00CD295E" w:rsidRPr="00903DBA" w:rsidRDefault="00CD295E" w:rsidP="005926A0">
      <w:pPr>
        <w:pStyle w:val="Code"/>
        <w:rPr>
          <w:highlight w:val="white"/>
        </w:rPr>
      </w:pPr>
      <w:r w:rsidRPr="00903DBA">
        <w:rPr>
          <w:highlight w:val="white"/>
        </w:rPr>
        <w:t xml:space="preserve">        case MiddleOperator.SignedGreaterThanEqual:</w:t>
      </w:r>
    </w:p>
    <w:p w14:paraId="420897BE" w14:textId="77777777" w:rsidR="00CD295E" w:rsidRPr="00903DBA" w:rsidRDefault="00CD295E" w:rsidP="005926A0">
      <w:pPr>
        <w:pStyle w:val="Code"/>
        <w:rPr>
          <w:highlight w:val="white"/>
        </w:rPr>
      </w:pPr>
      <w:r w:rsidRPr="00903DBA">
        <w:rPr>
          <w:highlight w:val="white"/>
        </w:rPr>
        <w:t xml:space="preserve">        case MiddleOperator.UnsignedGreaterThanEqual:</w:t>
      </w:r>
    </w:p>
    <w:p w14:paraId="5EB2273B" w14:textId="77777777" w:rsidR="00CD295E" w:rsidRPr="00903DBA" w:rsidRDefault="00CD295E" w:rsidP="005926A0">
      <w:pPr>
        <w:pStyle w:val="Code"/>
        <w:rPr>
          <w:highlight w:val="white"/>
        </w:rPr>
      </w:pPr>
      <w:r w:rsidRPr="00903DBA">
        <w:rPr>
          <w:highlight w:val="white"/>
        </w:rPr>
        <w:t xml:space="preserve">          resultValue = (leftValue &gt;= rightValue);</w:t>
      </w:r>
    </w:p>
    <w:p w14:paraId="7397E470" w14:textId="77777777" w:rsidR="00CD295E" w:rsidRPr="00903DBA" w:rsidRDefault="00CD295E" w:rsidP="005926A0">
      <w:pPr>
        <w:pStyle w:val="Code"/>
        <w:rPr>
          <w:highlight w:val="white"/>
        </w:rPr>
      </w:pPr>
      <w:r w:rsidRPr="00903DBA">
        <w:rPr>
          <w:highlight w:val="white"/>
        </w:rPr>
        <w:t xml:space="preserve">          break;</w:t>
      </w:r>
    </w:p>
    <w:p w14:paraId="25238D02" w14:textId="77777777" w:rsidR="00CD295E" w:rsidRPr="00903DBA" w:rsidRDefault="00CD295E" w:rsidP="005926A0">
      <w:pPr>
        <w:pStyle w:val="Code"/>
        <w:rPr>
          <w:highlight w:val="white"/>
        </w:rPr>
      </w:pPr>
      <w:r w:rsidRPr="00903DBA">
        <w:rPr>
          <w:highlight w:val="white"/>
        </w:rPr>
        <w:t xml:space="preserve">      }</w:t>
      </w:r>
    </w:p>
    <w:p w14:paraId="5FE543FE" w14:textId="007C034F" w:rsidR="00CD295E" w:rsidRPr="00903DBA" w:rsidRDefault="00BD08B1" w:rsidP="00BD08B1">
      <w:pPr>
        <w:rPr>
          <w:highlight w:val="white"/>
        </w:rPr>
      </w:pPr>
      <w:r w:rsidRPr="00903DBA">
        <w:rPr>
          <w:highlight w:val="white"/>
        </w:rPr>
        <w:t xml:space="preserve">Finally, </w:t>
      </w:r>
      <w:r w:rsidR="00E63C3A" w:rsidRPr="00903DBA">
        <w:rPr>
          <w:highlight w:val="white"/>
        </w:rPr>
        <w:t xml:space="preserve">we define the logical </w:t>
      </w:r>
      <w:r w:rsidR="006A2A11" w:rsidRPr="00903DBA">
        <w:rPr>
          <w:highlight w:val="white"/>
        </w:rPr>
        <w:t>symbol</w:t>
      </w:r>
      <w:r w:rsidR="00E63C3A" w:rsidRPr="00903DBA">
        <w:rPr>
          <w:highlight w:val="white"/>
        </w:rPr>
        <w:t xml:space="preserve"> with the jump set, depending on the value of the expression. If the value is true the jump set becomes the true set of the </w:t>
      </w:r>
      <w:r w:rsidR="006A2A11" w:rsidRPr="00903DBA">
        <w:rPr>
          <w:highlight w:val="white"/>
        </w:rPr>
        <w:t>symbol</w:t>
      </w:r>
      <w:r w:rsidR="00E63C3A" w:rsidRPr="00903DBA">
        <w:rPr>
          <w:highlight w:val="white"/>
        </w:rPr>
        <w:t xml:space="preserve">, and if the value is false the jump set becomes the false set of the </w:t>
      </w:r>
      <w:r w:rsidR="006A2A11" w:rsidRPr="00903DBA">
        <w:rPr>
          <w:highlight w:val="white"/>
        </w:rPr>
        <w:t>symbol</w:t>
      </w:r>
      <w:r w:rsidR="00E63C3A" w:rsidRPr="00903DBA">
        <w:rPr>
          <w:highlight w:val="white"/>
        </w:rPr>
        <w:t>.</w:t>
      </w:r>
    </w:p>
    <w:p w14:paraId="46F9B916" w14:textId="77777777" w:rsidR="007D39CD" w:rsidRPr="00903DBA" w:rsidRDefault="007D39CD" w:rsidP="007D39CD">
      <w:pPr>
        <w:pStyle w:val="Code"/>
        <w:rPr>
          <w:highlight w:val="white"/>
        </w:rPr>
      </w:pPr>
      <w:r w:rsidRPr="00903DBA">
        <w:rPr>
          <w:highlight w:val="white"/>
        </w:rPr>
        <w:t xml:space="preserve">      Symbol resultSymbol = resultValue ? (new Symbol(jumpSet, null))</w:t>
      </w:r>
    </w:p>
    <w:p w14:paraId="753E6CF6" w14:textId="77777777" w:rsidR="007D39CD" w:rsidRPr="00903DBA" w:rsidRDefault="007D39CD" w:rsidP="007D39CD">
      <w:pPr>
        <w:pStyle w:val="Code"/>
        <w:rPr>
          <w:highlight w:val="white"/>
        </w:rPr>
      </w:pPr>
      <w:r w:rsidRPr="00903DBA">
        <w:rPr>
          <w:highlight w:val="white"/>
        </w:rPr>
        <w:t xml:space="preserve">                                        : (new Symbol(null, jumpSet));</w:t>
      </w:r>
    </w:p>
    <w:p w14:paraId="66317196" w14:textId="2BD5D1CE" w:rsidR="007C7948" w:rsidRPr="00903DBA" w:rsidRDefault="007C7948" w:rsidP="007C7948">
      <w:pPr>
        <w:rPr>
          <w:highlight w:val="white"/>
        </w:rPr>
      </w:pPr>
      <w:r w:rsidRPr="00903DBA">
        <w:rPr>
          <w:highlight w:val="white"/>
        </w:rPr>
        <w:t>The resulting expression has no short list, and</w:t>
      </w:r>
      <w:r w:rsidR="00E52D0D" w:rsidRPr="00903DBA">
        <w:rPr>
          <w:highlight w:val="white"/>
        </w:rPr>
        <w:t xml:space="preserve"> its long list is made up be one instruction only: the unconditional jump.</w:t>
      </w:r>
    </w:p>
    <w:p w14:paraId="44DE94E4" w14:textId="77777777" w:rsidR="007B47A4" w:rsidRPr="00903DBA" w:rsidRDefault="007B47A4" w:rsidP="007C7948">
      <w:pPr>
        <w:rPr>
          <w:highlight w:val="white"/>
        </w:rPr>
      </w:pPr>
    </w:p>
    <w:p w14:paraId="15716AF6" w14:textId="20018C87" w:rsidR="00CD295E" w:rsidRPr="00903DBA" w:rsidRDefault="00CD295E" w:rsidP="005926A0">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E52D0D" w:rsidRPr="00903DBA">
        <w:rPr>
          <w:highlight w:val="white"/>
        </w:rPr>
        <w:t>longList</w:t>
      </w:r>
      <w:r w:rsidRPr="00903DBA">
        <w:rPr>
          <w:highlight w:val="white"/>
        </w:rPr>
        <w:t>));</w:t>
      </w:r>
    </w:p>
    <w:p w14:paraId="3B2116E4" w14:textId="77777777" w:rsidR="00CD295E" w:rsidRPr="00903DBA" w:rsidRDefault="00CD295E" w:rsidP="005926A0">
      <w:pPr>
        <w:pStyle w:val="Code"/>
        <w:rPr>
          <w:highlight w:val="white"/>
        </w:rPr>
      </w:pPr>
      <w:r w:rsidRPr="00903DBA">
        <w:rPr>
          <w:highlight w:val="white"/>
        </w:rPr>
        <w:t xml:space="preserve">    }</w:t>
      </w:r>
    </w:p>
    <w:p w14:paraId="38D311E3" w14:textId="60AC75D8" w:rsidR="00CD2163" w:rsidRPr="00903DBA" w:rsidRDefault="00CD2163" w:rsidP="00CD2163">
      <w:pPr>
        <w:rPr>
          <w:highlight w:val="white"/>
        </w:rPr>
      </w:pPr>
      <w:r w:rsidRPr="00903DBA">
        <w:rPr>
          <w:highlight w:val="white"/>
        </w:rPr>
        <w:t xml:space="preserve">The </w:t>
      </w:r>
      <w:r w:rsidRPr="00903DBA">
        <w:rPr>
          <w:rStyle w:val="KeyWord0"/>
          <w:highlight w:val="white"/>
        </w:rPr>
        <w:t>RelationFloating</w:t>
      </w:r>
      <w:r w:rsidRPr="00903DBA">
        <w:rPr>
          <w:highlight w:val="white"/>
        </w:rPr>
        <w:t xml:space="preserve"> method makes sure the expression holds integral type. If it holds logical type, it is cast from logical type to signed integer type.</w:t>
      </w:r>
    </w:p>
    <w:p w14:paraId="2A3B80B0" w14:textId="06F9D0FC" w:rsidR="00CD295E" w:rsidRPr="00903DBA" w:rsidRDefault="00CD295E" w:rsidP="005926A0">
      <w:pPr>
        <w:pStyle w:val="Code"/>
        <w:rPr>
          <w:highlight w:val="white"/>
        </w:rPr>
      </w:pPr>
      <w:r w:rsidRPr="00903DBA">
        <w:rPr>
          <w:highlight w:val="white"/>
        </w:rPr>
        <w:t xml:space="preserve">    private static Expression RelationFloating(MiddleOperator middleOp,</w:t>
      </w:r>
    </w:p>
    <w:p w14:paraId="09894BA7" w14:textId="77777777" w:rsidR="005926A0" w:rsidRPr="00903DBA" w:rsidRDefault="00CD295E" w:rsidP="005926A0">
      <w:pPr>
        <w:pStyle w:val="Code"/>
        <w:rPr>
          <w:highlight w:val="white"/>
        </w:rPr>
      </w:pPr>
      <w:r w:rsidRPr="00903DBA">
        <w:rPr>
          <w:highlight w:val="white"/>
        </w:rPr>
        <w:t xml:space="preserve">                                               Expression leftExpression,</w:t>
      </w:r>
    </w:p>
    <w:p w14:paraId="47C4A180" w14:textId="58142935" w:rsidR="00CD295E" w:rsidRPr="00903DBA" w:rsidRDefault="005926A0" w:rsidP="005926A0">
      <w:pPr>
        <w:pStyle w:val="Code"/>
        <w:rPr>
          <w:highlight w:val="white"/>
        </w:rPr>
      </w:pPr>
      <w:r w:rsidRPr="00903DBA">
        <w:rPr>
          <w:highlight w:val="white"/>
        </w:rPr>
        <w:t xml:space="preserve">                                              </w:t>
      </w:r>
      <w:r w:rsidR="00CD295E" w:rsidRPr="00903DBA">
        <w:rPr>
          <w:highlight w:val="white"/>
        </w:rPr>
        <w:t xml:space="preserve"> Expression rightExpression) {</w:t>
      </w:r>
    </w:p>
    <w:p w14:paraId="73FED117" w14:textId="62289372" w:rsidR="004E56DA" w:rsidRPr="00903DBA" w:rsidRDefault="00A63A3E" w:rsidP="004D3A89">
      <w:pPr>
        <w:rPr>
          <w:highlight w:val="white"/>
        </w:rPr>
      </w:pPr>
      <w:r w:rsidRPr="00903DBA">
        <w:rPr>
          <w:highlight w:val="white"/>
        </w:rPr>
        <w:t>Firs</w:t>
      </w:r>
      <w:r w:rsidR="004D3A89" w:rsidRPr="00903DBA">
        <w:rPr>
          <w:highlight w:val="white"/>
        </w:rPr>
        <w:t>t,</w:t>
      </w:r>
      <w:r w:rsidR="004E56DA" w:rsidRPr="00903DBA">
        <w:rPr>
          <w:highlight w:val="white"/>
        </w:rPr>
        <w:t xml:space="preserve"> we need to cast the potential logical</w:t>
      </w:r>
      <w:r w:rsidR="004851C9" w:rsidRPr="00903DBA">
        <w:rPr>
          <w:highlight w:val="white"/>
        </w:rPr>
        <w:t xml:space="preserve"> or integral</w:t>
      </w:r>
      <w:r w:rsidR="004E56DA" w:rsidRPr="00903DBA">
        <w:rPr>
          <w:highlight w:val="white"/>
        </w:rPr>
        <w:t xml:space="preserve"> expressions to floating type</w:t>
      </w:r>
      <w:r w:rsidR="00CA2ABC" w:rsidRPr="00903DBA">
        <w:rPr>
          <w:highlight w:val="white"/>
        </w:rPr>
        <w:t xml:space="preserve"> (double).</w:t>
      </w:r>
    </w:p>
    <w:p w14:paraId="5D7482DD" w14:textId="3DB206D9" w:rsidR="00CD295E" w:rsidRPr="00903DBA" w:rsidRDefault="00CD295E" w:rsidP="005926A0">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59CD508B" w14:textId="0FDBB362" w:rsidR="00CD295E" w:rsidRPr="00903DBA" w:rsidRDefault="00CD295E" w:rsidP="005926A0">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leftExpression);</w:t>
      </w:r>
    </w:p>
    <w:p w14:paraId="3497D2CB" w14:textId="40C2B554" w:rsidR="00CD295E" w:rsidRPr="00903DBA" w:rsidRDefault="007D0413" w:rsidP="007D0413">
      <w:pPr>
        <w:rPr>
          <w:highlight w:val="white"/>
        </w:rPr>
      </w:pPr>
      <w:r w:rsidRPr="00903DBA">
        <w:rPr>
          <w:highlight w:val="white"/>
        </w:rPr>
        <w:t xml:space="preserve">Then we cast </w:t>
      </w:r>
      <w:r w:rsidR="00942F43" w:rsidRPr="00903DBA">
        <w:rPr>
          <w:highlight w:val="white"/>
        </w:rPr>
        <w:t xml:space="preserve">left </w:t>
      </w:r>
      <w:r w:rsidRPr="00903DBA">
        <w:rPr>
          <w:highlight w:val="white"/>
        </w:rPr>
        <w:t xml:space="preserve">value </w:t>
      </w:r>
      <w:r w:rsidR="00942F43" w:rsidRPr="00903DBA">
        <w:rPr>
          <w:highlight w:val="white"/>
        </w:rPr>
        <w:t xml:space="preserve">and right </w:t>
      </w:r>
      <w:r w:rsidRPr="00903DBA">
        <w:rPr>
          <w:highlight w:val="white"/>
        </w:rPr>
        <w:t xml:space="preserve">from </w:t>
      </w:r>
      <w:r w:rsidRPr="00903DBA">
        <w:rPr>
          <w:rStyle w:val="KeyWord0"/>
          <w:highlight w:val="white"/>
        </w:rPr>
        <w:t>BigInteger</w:t>
      </w:r>
      <w:r w:rsidRPr="00903DBA">
        <w:rPr>
          <w:highlight w:val="white"/>
        </w:rPr>
        <w:t xml:space="preserve"> to </w:t>
      </w:r>
      <w:r w:rsidRPr="00903DBA">
        <w:rPr>
          <w:rStyle w:val="KeyWord0"/>
          <w:highlight w:val="white"/>
        </w:rPr>
        <w:t>decimal</w:t>
      </w:r>
      <w:r w:rsidRPr="00903DBA">
        <w:rPr>
          <w:highlight w:val="white"/>
        </w:rPr>
        <w:t xml:space="preserve">, if </w:t>
      </w:r>
      <w:r w:rsidR="007A3A81" w:rsidRPr="00903DBA">
        <w:rPr>
          <w:highlight w:val="white"/>
        </w:rPr>
        <w:t>necessary</w:t>
      </w:r>
      <w:r w:rsidRPr="00903DBA">
        <w:rPr>
          <w:highlight w:val="white"/>
        </w:rPr>
        <w:t>.</w:t>
      </w:r>
    </w:p>
    <w:p w14:paraId="3F7E779C" w14:textId="77777777" w:rsidR="00CD295E" w:rsidRPr="00903DBA" w:rsidRDefault="00CD295E" w:rsidP="0092263B">
      <w:pPr>
        <w:pStyle w:val="Code"/>
        <w:rPr>
          <w:highlight w:val="white"/>
        </w:rPr>
      </w:pPr>
      <w:r w:rsidRPr="00903DBA">
        <w:rPr>
          <w:highlight w:val="white"/>
        </w:rPr>
        <w:t xml:space="preserve">      decimal leftValue;</w:t>
      </w:r>
    </w:p>
    <w:p w14:paraId="71BF688C" w14:textId="3979B996" w:rsidR="00CD295E" w:rsidRPr="00903DBA" w:rsidRDefault="00CD295E" w:rsidP="0092263B">
      <w:pPr>
        <w:pStyle w:val="Code"/>
        <w:rPr>
          <w:highlight w:val="white"/>
        </w:rPr>
      </w:pPr>
      <w:r w:rsidRPr="00903DBA">
        <w:rPr>
          <w:highlight w:val="white"/>
        </w:rPr>
        <w:t xml:space="preserve">      if (left</w:t>
      </w:r>
      <w:r w:rsidR="007F2244" w:rsidRPr="00903DBA">
        <w:rPr>
          <w:highlight w:val="white"/>
        </w:rPr>
        <w:t xml:space="preserve">Expression.Symbol.Value </w:t>
      </w:r>
      <w:r w:rsidR="00391D62" w:rsidRPr="00903DBA">
        <w:rPr>
          <w:highlight w:val="white"/>
        </w:rPr>
        <w:t xml:space="preserve">is BigInteger) </w:t>
      </w:r>
      <w:r w:rsidRPr="00903DBA">
        <w:rPr>
          <w:highlight w:val="white"/>
        </w:rPr>
        <w:t>{</w:t>
      </w:r>
    </w:p>
    <w:p w14:paraId="571AAAA2" w14:textId="77777777" w:rsidR="00CD295E" w:rsidRPr="00903DBA" w:rsidRDefault="00CD295E" w:rsidP="0092263B">
      <w:pPr>
        <w:pStyle w:val="Code"/>
        <w:rPr>
          <w:highlight w:val="white"/>
        </w:rPr>
      </w:pPr>
      <w:r w:rsidRPr="00903DBA">
        <w:rPr>
          <w:highlight w:val="white"/>
        </w:rPr>
        <w:t xml:space="preserve">        leftValue = (decimal) ((BigInteger) leftExpression.Symbol.Value);</w:t>
      </w:r>
    </w:p>
    <w:p w14:paraId="3510F8B8" w14:textId="77777777" w:rsidR="00CD295E" w:rsidRPr="00903DBA" w:rsidRDefault="00CD295E" w:rsidP="0092263B">
      <w:pPr>
        <w:pStyle w:val="Code"/>
        <w:rPr>
          <w:highlight w:val="white"/>
        </w:rPr>
      </w:pPr>
      <w:r w:rsidRPr="00903DBA">
        <w:rPr>
          <w:highlight w:val="white"/>
        </w:rPr>
        <w:t xml:space="preserve">      }</w:t>
      </w:r>
    </w:p>
    <w:p w14:paraId="67228BF3" w14:textId="77777777" w:rsidR="00CD295E" w:rsidRPr="00903DBA" w:rsidRDefault="00CD295E" w:rsidP="0092263B">
      <w:pPr>
        <w:pStyle w:val="Code"/>
        <w:rPr>
          <w:highlight w:val="white"/>
        </w:rPr>
      </w:pPr>
      <w:r w:rsidRPr="00903DBA">
        <w:rPr>
          <w:highlight w:val="white"/>
        </w:rPr>
        <w:t xml:space="preserve">      else {</w:t>
      </w:r>
    </w:p>
    <w:p w14:paraId="335FD2B4" w14:textId="77777777" w:rsidR="00CD295E" w:rsidRPr="00903DBA" w:rsidRDefault="00CD295E" w:rsidP="0092263B">
      <w:pPr>
        <w:pStyle w:val="Code"/>
        <w:rPr>
          <w:highlight w:val="white"/>
        </w:rPr>
      </w:pPr>
      <w:r w:rsidRPr="00903DBA">
        <w:rPr>
          <w:highlight w:val="white"/>
        </w:rPr>
        <w:t xml:space="preserve">        leftValue = (decimal) leftExpression.Symbol.Value;</w:t>
      </w:r>
    </w:p>
    <w:p w14:paraId="7E230CAB" w14:textId="77777777" w:rsidR="00CD295E" w:rsidRPr="00903DBA" w:rsidRDefault="00CD295E" w:rsidP="0092263B">
      <w:pPr>
        <w:pStyle w:val="Code"/>
        <w:rPr>
          <w:highlight w:val="white"/>
        </w:rPr>
      </w:pPr>
      <w:r w:rsidRPr="00903DBA">
        <w:rPr>
          <w:highlight w:val="white"/>
        </w:rPr>
        <w:t xml:space="preserve">      }</w:t>
      </w:r>
    </w:p>
    <w:p w14:paraId="21A9EEB0" w14:textId="77777777" w:rsidR="00CD295E" w:rsidRPr="00903DBA" w:rsidRDefault="00CD295E" w:rsidP="0092263B">
      <w:pPr>
        <w:pStyle w:val="Code"/>
        <w:rPr>
          <w:highlight w:val="white"/>
        </w:rPr>
      </w:pPr>
    </w:p>
    <w:p w14:paraId="0F36A571" w14:textId="77777777" w:rsidR="00CD295E" w:rsidRPr="00903DBA" w:rsidRDefault="00CD295E" w:rsidP="0092263B">
      <w:pPr>
        <w:pStyle w:val="Code"/>
        <w:rPr>
          <w:highlight w:val="white"/>
        </w:rPr>
      </w:pPr>
      <w:r w:rsidRPr="00903DBA">
        <w:rPr>
          <w:highlight w:val="white"/>
        </w:rPr>
        <w:t xml:space="preserve">      decimal rightValue;</w:t>
      </w:r>
    </w:p>
    <w:p w14:paraId="2C36DE16" w14:textId="516046B0" w:rsidR="007F2244" w:rsidRPr="00903DBA" w:rsidRDefault="007F2244" w:rsidP="007F2244">
      <w:pPr>
        <w:pStyle w:val="Code"/>
        <w:rPr>
          <w:highlight w:val="white"/>
        </w:rPr>
      </w:pPr>
      <w:r w:rsidRPr="00903DBA">
        <w:rPr>
          <w:highlight w:val="white"/>
        </w:rPr>
        <w:t xml:space="preserve">      if (rightExpression.Symbol.Value is BigInteger) {</w:t>
      </w:r>
    </w:p>
    <w:p w14:paraId="3E0E6635" w14:textId="77777777" w:rsidR="00CD295E" w:rsidRPr="00903DBA" w:rsidRDefault="00CD295E" w:rsidP="0092263B">
      <w:pPr>
        <w:pStyle w:val="Code"/>
        <w:rPr>
          <w:highlight w:val="white"/>
        </w:rPr>
      </w:pPr>
      <w:r w:rsidRPr="00903DBA">
        <w:rPr>
          <w:highlight w:val="white"/>
        </w:rPr>
        <w:t xml:space="preserve">        rightValue = (decimal) ((BigInteger) rightExpression.Symbol.Value);</w:t>
      </w:r>
    </w:p>
    <w:p w14:paraId="4973E681" w14:textId="77777777" w:rsidR="00CD295E" w:rsidRPr="00903DBA" w:rsidRDefault="00CD295E" w:rsidP="0092263B">
      <w:pPr>
        <w:pStyle w:val="Code"/>
        <w:rPr>
          <w:highlight w:val="white"/>
        </w:rPr>
      </w:pPr>
      <w:r w:rsidRPr="00903DBA">
        <w:rPr>
          <w:highlight w:val="white"/>
        </w:rPr>
        <w:t xml:space="preserve">      }</w:t>
      </w:r>
    </w:p>
    <w:p w14:paraId="7E5EC83D" w14:textId="77777777" w:rsidR="00CD295E" w:rsidRPr="00903DBA" w:rsidRDefault="00CD295E" w:rsidP="0092263B">
      <w:pPr>
        <w:pStyle w:val="Code"/>
        <w:rPr>
          <w:highlight w:val="white"/>
        </w:rPr>
      </w:pPr>
      <w:r w:rsidRPr="00903DBA">
        <w:rPr>
          <w:highlight w:val="white"/>
        </w:rPr>
        <w:t xml:space="preserve">      else {</w:t>
      </w:r>
    </w:p>
    <w:p w14:paraId="1534C326" w14:textId="77777777" w:rsidR="00CD295E" w:rsidRPr="00903DBA" w:rsidRDefault="00CD295E" w:rsidP="0092263B">
      <w:pPr>
        <w:pStyle w:val="Code"/>
        <w:rPr>
          <w:highlight w:val="white"/>
        </w:rPr>
      </w:pPr>
      <w:r w:rsidRPr="00903DBA">
        <w:rPr>
          <w:highlight w:val="white"/>
        </w:rPr>
        <w:t xml:space="preserve">        rightValue = (decimal) rightExpression.Symbol.Value;</w:t>
      </w:r>
    </w:p>
    <w:p w14:paraId="242F4D5E" w14:textId="77777777" w:rsidR="00CD295E" w:rsidRPr="00903DBA" w:rsidRDefault="00CD295E" w:rsidP="0092263B">
      <w:pPr>
        <w:pStyle w:val="Code"/>
        <w:rPr>
          <w:highlight w:val="white"/>
        </w:rPr>
      </w:pPr>
      <w:r w:rsidRPr="00903DBA">
        <w:rPr>
          <w:highlight w:val="white"/>
        </w:rPr>
        <w:t xml:space="preserve">      }</w:t>
      </w:r>
    </w:p>
    <w:p w14:paraId="45B7CA57" w14:textId="7FB9411D" w:rsidR="00CD295E" w:rsidRPr="00903DBA" w:rsidRDefault="0081321B" w:rsidP="00F611CB">
      <w:pPr>
        <w:rPr>
          <w:highlight w:val="white"/>
        </w:rPr>
      </w:pPr>
      <w:r w:rsidRPr="00903DBA">
        <w:rPr>
          <w:highlight w:val="white"/>
        </w:rPr>
        <w:t xml:space="preserve">We </w:t>
      </w:r>
      <w:r w:rsidR="00261E54" w:rsidRPr="00903DBA">
        <w:rPr>
          <w:highlight w:val="white"/>
        </w:rPr>
        <w:t>add an unconditional jump instruction</w:t>
      </w:r>
      <w:r w:rsidR="00F611CB" w:rsidRPr="00903DBA">
        <w:rPr>
          <w:highlight w:val="white"/>
        </w:rPr>
        <w:t xml:space="preserve"> to the long list and jump set. The jump set will take the place of true set of false set, depending on whether the value is true.</w:t>
      </w:r>
    </w:p>
    <w:p w14:paraId="36DA587A" w14:textId="38890FD5" w:rsidR="00CD295E" w:rsidRPr="00903DBA" w:rsidRDefault="00CD295E" w:rsidP="0092263B">
      <w:pPr>
        <w:pStyle w:val="Code"/>
        <w:rPr>
          <w:highlight w:val="white"/>
        </w:rPr>
      </w:pPr>
      <w:r w:rsidRPr="00903DBA">
        <w:rPr>
          <w:highlight w:val="white"/>
        </w:rPr>
        <w:lastRenderedPageBreak/>
        <w:t xml:space="preserve">      List&lt;MiddleCode&gt; </w:t>
      </w:r>
      <w:r w:rsidR="00D76AFB" w:rsidRPr="00903DBA">
        <w:rPr>
          <w:highlight w:val="white"/>
        </w:rPr>
        <w:t>longList</w:t>
      </w:r>
      <w:r w:rsidRPr="00903DBA">
        <w:rPr>
          <w:highlight w:val="white"/>
        </w:rPr>
        <w:t xml:space="preserve"> = new List&lt;MiddleCode&gt;();</w:t>
      </w:r>
    </w:p>
    <w:p w14:paraId="7181173C" w14:textId="77777777" w:rsidR="00CD295E" w:rsidRPr="00903DBA" w:rsidRDefault="00CD295E" w:rsidP="0092263B">
      <w:pPr>
        <w:pStyle w:val="Code"/>
        <w:rPr>
          <w:highlight w:val="white"/>
        </w:rPr>
      </w:pPr>
      <w:r w:rsidRPr="00903DBA">
        <w:rPr>
          <w:highlight w:val="white"/>
        </w:rPr>
        <w:t xml:space="preserve">      MiddleCode jumpCode = new MiddleCode(MiddleOperator.Goto);</w:t>
      </w:r>
    </w:p>
    <w:p w14:paraId="00654D9D" w14:textId="6454ED5E" w:rsidR="00CD295E" w:rsidRPr="00903DBA" w:rsidRDefault="00CD295E" w:rsidP="0092263B">
      <w:pPr>
        <w:pStyle w:val="Code"/>
        <w:rPr>
          <w:highlight w:val="white"/>
        </w:rPr>
      </w:pPr>
      <w:r w:rsidRPr="00903DBA">
        <w:rPr>
          <w:highlight w:val="white"/>
        </w:rPr>
        <w:t xml:space="preserve">      </w:t>
      </w:r>
      <w:r w:rsidR="00D76AFB" w:rsidRPr="00903DBA">
        <w:rPr>
          <w:highlight w:val="white"/>
        </w:rPr>
        <w:t>longList</w:t>
      </w:r>
      <w:r w:rsidRPr="00903DBA">
        <w:rPr>
          <w:highlight w:val="white"/>
        </w:rPr>
        <w:t>.Add(jumpCode);</w:t>
      </w:r>
    </w:p>
    <w:p w14:paraId="495F3A67"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65506E5D" w14:textId="77777777" w:rsidR="00CD295E" w:rsidRPr="00903DBA" w:rsidRDefault="00CD295E" w:rsidP="0092263B">
      <w:pPr>
        <w:pStyle w:val="Code"/>
        <w:rPr>
          <w:highlight w:val="white"/>
        </w:rPr>
      </w:pPr>
      <w:r w:rsidRPr="00903DBA">
        <w:rPr>
          <w:highlight w:val="white"/>
        </w:rPr>
        <w:t xml:space="preserve">      jumpSet.Add(jumpCode);</w:t>
      </w:r>
    </w:p>
    <w:p w14:paraId="59A6D20E" w14:textId="057D7114" w:rsidR="00CD295E" w:rsidRPr="00903DBA" w:rsidRDefault="000A11EF" w:rsidP="000A11EF">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 the regular relation </w:t>
      </w:r>
      <w:r w:rsidR="00CD77C5" w:rsidRPr="00903DBA">
        <w:rPr>
          <w:highlight w:val="white"/>
        </w:rPr>
        <w:t>operators to evaluate the value.</w:t>
      </w:r>
    </w:p>
    <w:p w14:paraId="6FD54EFB" w14:textId="77777777" w:rsidR="00CD295E" w:rsidRPr="00903DBA" w:rsidRDefault="00CD295E" w:rsidP="0092263B">
      <w:pPr>
        <w:pStyle w:val="Code"/>
        <w:rPr>
          <w:highlight w:val="white"/>
        </w:rPr>
      </w:pPr>
      <w:r w:rsidRPr="00903DBA">
        <w:rPr>
          <w:highlight w:val="white"/>
        </w:rPr>
        <w:t xml:space="preserve">      bool resultValue = false;</w:t>
      </w:r>
    </w:p>
    <w:p w14:paraId="6543E29A" w14:textId="77777777" w:rsidR="00CD295E" w:rsidRPr="00903DBA" w:rsidRDefault="00CD295E" w:rsidP="0092263B">
      <w:pPr>
        <w:pStyle w:val="Code"/>
        <w:rPr>
          <w:highlight w:val="white"/>
        </w:rPr>
      </w:pPr>
      <w:r w:rsidRPr="00903DBA">
        <w:rPr>
          <w:highlight w:val="white"/>
        </w:rPr>
        <w:t xml:space="preserve">      switch (middleOp) {</w:t>
      </w:r>
    </w:p>
    <w:p w14:paraId="78590BAD" w14:textId="77777777" w:rsidR="00CD295E" w:rsidRPr="00903DBA" w:rsidRDefault="00CD295E" w:rsidP="0092263B">
      <w:pPr>
        <w:pStyle w:val="Code"/>
        <w:rPr>
          <w:highlight w:val="white"/>
        </w:rPr>
      </w:pPr>
      <w:r w:rsidRPr="00903DBA">
        <w:rPr>
          <w:highlight w:val="white"/>
        </w:rPr>
        <w:t xml:space="preserve">        case MiddleOperator.Equal:</w:t>
      </w:r>
    </w:p>
    <w:p w14:paraId="0B21F4F8" w14:textId="77777777" w:rsidR="00CD295E" w:rsidRPr="00903DBA" w:rsidRDefault="00CD295E" w:rsidP="0092263B">
      <w:pPr>
        <w:pStyle w:val="Code"/>
        <w:rPr>
          <w:highlight w:val="white"/>
        </w:rPr>
      </w:pPr>
      <w:r w:rsidRPr="00903DBA">
        <w:rPr>
          <w:highlight w:val="white"/>
        </w:rPr>
        <w:t xml:space="preserve">          resultValue = (leftValue == rightValue);</w:t>
      </w:r>
    </w:p>
    <w:p w14:paraId="30BF9128" w14:textId="77777777" w:rsidR="00CD295E" w:rsidRPr="00903DBA" w:rsidRDefault="00CD295E" w:rsidP="0092263B">
      <w:pPr>
        <w:pStyle w:val="Code"/>
        <w:rPr>
          <w:highlight w:val="white"/>
        </w:rPr>
      </w:pPr>
      <w:r w:rsidRPr="00903DBA">
        <w:rPr>
          <w:highlight w:val="white"/>
        </w:rPr>
        <w:t xml:space="preserve">          break;</w:t>
      </w:r>
    </w:p>
    <w:p w14:paraId="403074D0" w14:textId="77777777" w:rsidR="00CD295E" w:rsidRPr="00903DBA" w:rsidRDefault="00CD295E" w:rsidP="0092263B">
      <w:pPr>
        <w:pStyle w:val="Code"/>
        <w:rPr>
          <w:highlight w:val="white"/>
        </w:rPr>
      </w:pPr>
    </w:p>
    <w:p w14:paraId="1DFE1BC4" w14:textId="77777777" w:rsidR="00CD295E" w:rsidRPr="00903DBA" w:rsidRDefault="00CD295E" w:rsidP="0092263B">
      <w:pPr>
        <w:pStyle w:val="Code"/>
        <w:rPr>
          <w:highlight w:val="white"/>
        </w:rPr>
      </w:pPr>
      <w:r w:rsidRPr="00903DBA">
        <w:rPr>
          <w:highlight w:val="white"/>
        </w:rPr>
        <w:t xml:space="preserve">        case MiddleOperator.NotEqual:</w:t>
      </w:r>
    </w:p>
    <w:p w14:paraId="387BFDA1" w14:textId="77777777" w:rsidR="00CD295E" w:rsidRPr="00903DBA" w:rsidRDefault="00CD295E" w:rsidP="0092263B">
      <w:pPr>
        <w:pStyle w:val="Code"/>
        <w:rPr>
          <w:highlight w:val="white"/>
        </w:rPr>
      </w:pPr>
      <w:r w:rsidRPr="00903DBA">
        <w:rPr>
          <w:highlight w:val="white"/>
        </w:rPr>
        <w:t xml:space="preserve">          resultValue = (leftValue != rightValue);</w:t>
      </w:r>
    </w:p>
    <w:p w14:paraId="07BDD1A6" w14:textId="77777777" w:rsidR="00CD295E" w:rsidRPr="00903DBA" w:rsidRDefault="00CD295E" w:rsidP="0092263B">
      <w:pPr>
        <w:pStyle w:val="Code"/>
        <w:rPr>
          <w:highlight w:val="white"/>
        </w:rPr>
      </w:pPr>
      <w:r w:rsidRPr="00903DBA">
        <w:rPr>
          <w:highlight w:val="white"/>
        </w:rPr>
        <w:t xml:space="preserve">          break;</w:t>
      </w:r>
    </w:p>
    <w:p w14:paraId="18207DB6" w14:textId="77777777" w:rsidR="00CD295E" w:rsidRPr="00903DBA" w:rsidRDefault="00CD295E" w:rsidP="0092263B">
      <w:pPr>
        <w:pStyle w:val="Code"/>
        <w:rPr>
          <w:highlight w:val="white"/>
        </w:rPr>
      </w:pPr>
    </w:p>
    <w:p w14:paraId="31836FA2" w14:textId="77777777" w:rsidR="00CD295E" w:rsidRPr="00903DBA" w:rsidRDefault="00CD295E" w:rsidP="0092263B">
      <w:pPr>
        <w:pStyle w:val="Code"/>
        <w:rPr>
          <w:highlight w:val="white"/>
        </w:rPr>
      </w:pPr>
      <w:r w:rsidRPr="00903DBA">
        <w:rPr>
          <w:highlight w:val="white"/>
        </w:rPr>
        <w:t xml:space="preserve">        case MiddleOperator.SignedLessThan:</w:t>
      </w:r>
    </w:p>
    <w:p w14:paraId="1A5E5C64" w14:textId="77777777" w:rsidR="00CD295E" w:rsidRPr="00903DBA" w:rsidRDefault="00CD295E" w:rsidP="0092263B">
      <w:pPr>
        <w:pStyle w:val="Code"/>
        <w:rPr>
          <w:highlight w:val="white"/>
        </w:rPr>
      </w:pPr>
      <w:r w:rsidRPr="00903DBA">
        <w:rPr>
          <w:highlight w:val="white"/>
        </w:rPr>
        <w:t xml:space="preserve">          resultValue = (leftValue &lt; rightValue);</w:t>
      </w:r>
    </w:p>
    <w:p w14:paraId="310B2732" w14:textId="77777777" w:rsidR="00CD295E" w:rsidRPr="00903DBA" w:rsidRDefault="00CD295E" w:rsidP="0092263B">
      <w:pPr>
        <w:pStyle w:val="Code"/>
        <w:rPr>
          <w:highlight w:val="white"/>
        </w:rPr>
      </w:pPr>
      <w:r w:rsidRPr="00903DBA">
        <w:rPr>
          <w:highlight w:val="white"/>
        </w:rPr>
        <w:t xml:space="preserve">          break;</w:t>
      </w:r>
    </w:p>
    <w:p w14:paraId="13EB6BDA" w14:textId="77777777" w:rsidR="00CD295E" w:rsidRPr="00903DBA" w:rsidRDefault="00CD295E" w:rsidP="0092263B">
      <w:pPr>
        <w:pStyle w:val="Code"/>
        <w:rPr>
          <w:highlight w:val="white"/>
        </w:rPr>
      </w:pPr>
    </w:p>
    <w:p w14:paraId="499556FF" w14:textId="77777777" w:rsidR="00CD295E" w:rsidRPr="00903DBA" w:rsidRDefault="00CD295E" w:rsidP="0092263B">
      <w:pPr>
        <w:pStyle w:val="Code"/>
        <w:rPr>
          <w:highlight w:val="white"/>
        </w:rPr>
      </w:pPr>
      <w:r w:rsidRPr="00903DBA">
        <w:rPr>
          <w:highlight w:val="white"/>
        </w:rPr>
        <w:t xml:space="preserve">        case MiddleOperator.SignedLessThanEqual:</w:t>
      </w:r>
    </w:p>
    <w:p w14:paraId="01375573" w14:textId="77777777" w:rsidR="00CD295E" w:rsidRPr="00903DBA" w:rsidRDefault="00CD295E" w:rsidP="0092263B">
      <w:pPr>
        <w:pStyle w:val="Code"/>
        <w:rPr>
          <w:highlight w:val="white"/>
        </w:rPr>
      </w:pPr>
      <w:r w:rsidRPr="00903DBA">
        <w:rPr>
          <w:highlight w:val="white"/>
        </w:rPr>
        <w:t xml:space="preserve">          resultValue = (leftValue &lt;= rightValue);</w:t>
      </w:r>
    </w:p>
    <w:p w14:paraId="42D5C3F7" w14:textId="77777777" w:rsidR="00CD295E" w:rsidRPr="00903DBA" w:rsidRDefault="00CD295E" w:rsidP="0092263B">
      <w:pPr>
        <w:pStyle w:val="Code"/>
        <w:rPr>
          <w:highlight w:val="white"/>
        </w:rPr>
      </w:pPr>
      <w:r w:rsidRPr="00903DBA">
        <w:rPr>
          <w:highlight w:val="white"/>
        </w:rPr>
        <w:t xml:space="preserve">          break;</w:t>
      </w:r>
    </w:p>
    <w:p w14:paraId="1DCBB480" w14:textId="77777777" w:rsidR="00CD295E" w:rsidRPr="00903DBA" w:rsidRDefault="00CD295E" w:rsidP="0092263B">
      <w:pPr>
        <w:pStyle w:val="Code"/>
        <w:rPr>
          <w:highlight w:val="white"/>
        </w:rPr>
      </w:pPr>
    </w:p>
    <w:p w14:paraId="2AD8424E" w14:textId="77777777" w:rsidR="00CD295E" w:rsidRPr="00903DBA" w:rsidRDefault="00CD295E" w:rsidP="0092263B">
      <w:pPr>
        <w:pStyle w:val="Code"/>
        <w:rPr>
          <w:highlight w:val="white"/>
        </w:rPr>
      </w:pPr>
      <w:r w:rsidRPr="00903DBA">
        <w:rPr>
          <w:highlight w:val="white"/>
        </w:rPr>
        <w:t xml:space="preserve">        case MiddleOperator.SignedGreaterThan:</w:t>
      </w:r>
    </w:p>
    <w:p w14:paraId="45747FD4" w14:textId="77777777" w:rsidR="00CD295E" w:rsidRPr="00903DBA" w:rsidRDefault="00CD295E" w:rsidP="0092263B">
      <w:pPr>
        <w:pStyle w:val="Code"/>
        <w:rPr>
          <w:highlight w:val="white"/>
        </w:rPr>
      </w:pPr>
      <w:r w:rsidRPr="00903DBA">
        <w:rPr>
          <w:highlight w:val="white"/>
        </w:rPr>
        <w:t xml:space="preserve">          resultValue = (leftValue &gt; rightValue);</w:t>
      </w:r>
    </w:p>
    <w:p w14:paraId="2158CB86" w14:textId="77777777" w:rsidR="00CD295E" w:rsidRPr="00903DBA" w:rsidRDefault="00CD295E" w:rsidP="0092263B">
      <w:pPr>
        <w:pStyle w:val="Code"/>
        <w:rPr>
          <w:highlight w:val="white"/>
        </w:rPr>
      </w:pPr>
      <w:r w:rsidRPr="00903DBA">
        <w:rPr>
          <w:highlight w:val="white"/>
        </w:rPr>
        <w:t xml:space="preserve">          break;</w:t>
      </w:r>
    </w:p>
    <w:p w14:paraId="66848F8C" w14:textId="77777777" w:rsidR="00CD295E" w:rsidRPr="00903DBA" w:rsidRDefault="00CD295E" w:rsidP="0092263B">
      <w:pPr>
        <w:pStyle w:val="Code"/>
        <w:rPr>
          <w:highlight w:val="white"/>
        </w:rPr>
      </w:pPr>
    </w:p>
    <w:p w14:paraId="0683CCB9" w14:textId="77777777" w:rsidR="00CD295E" w:rsidRPr="00903DBA" w:rsidRDefault="00CD295E" w:rsidP="0092263B">
      <w:pPr>
        <w:pStyle w:val="Code"/>
        <w:rPr>
          <w:highlight w:val="white"/>
        </w:rPr>
      </w:pPr>
      <w:r w:rsidRPr="00903DBA">
        <w:rPr>
          <w:highlight w:val="white"/>
        </w:rPr>
        <w:t xml:space="preserve">        case MiddleOperator.SignedGreaterThanEqual:</w:t>
      </w:r>
    </w:p>
    <w:p w14:paraId="0951870A" w14:textId="77777777" w:rsidR="00CD295E" w:rsidRPr="00903DBA" w:rsidRDefault="00CD295E" w:rsidP="0092263B">
      <w:pPr>
        <w:pStyle w:val="Code"/>
        <w:rPr>
          <w:highlight w:val="white"/>
        </w:rPr>
      </w:pPr>
      <w:r w:rsidRPr="00903DBA">
        <w:rPr>
          <w:highlight w:val="white"/>
        </w:rPr>
        <w:t xml:space="preserve">          resultValue = (leftValue &gt;= rightValue);</w:t>
      </w:r>
    </w:p>
    <w:p w14:paraId="17B63618" w14:textId="77777777" w:rsidR="00CD295E" w:rsidRPr="00903DBA" w:rsidRDefault="00CD295E" w:rsidP="0092263B">
      <w:pPr>
        <w:pStyle w:val="Code"/>
        <w:rPr>
          <w:highlight w:val="white"/>
        </w:rPr>
      </w:pPr>
      <w:r w:rsidRPr="00903DBA">
        <w:rPr>
          <w:highlight w:val="white"/>
        </w:rPr>
        <w:t xml:space="preserve">          break;</w:t>
      </w:r>
    </w:p>
    <w:p w14:paraId="4445F7AF" w14:textId="77777777" w:rsidR="00CD295E" w:rsidRPr="00903DBA" w:rsidRDefault="00CD295E" w:rsidP="0092263B">
      <w:pPr>
        <w:pStyle w:val="Code"/>
        <w:rPr>
          <w:highlight w:val="white"/>
        </w:rPr>
      </w:pPr>
      <w:r w:rsidRPr="00903DBA">
        <w:rPr>
          <w:highlight w:val="white"/>
        </w:rPr>
        <w:t xml:space="preserve">      }</w:t>
      </w:r>
    </w:p>
    <w:p w14:paraId="4B3BBA8F" w14:textId="5327E89D" w:rsidR="00CD295E" w:rsidRPr="00903DBA" w:rsidRDefault="00E119FA" w:rsidP="00E119FA">
      <w:pPr>
        <w:rPr>
          <w:highlight w:val="white"/>
        </w:rPr>
      </w:pPr>
      <w:r w:rsidRPr="00903DBA">
        <w:rPr>
          <w:highlight w:val="white"/>
        </w:rPr>
        <w:t xml:space="preserve">The resulting </w:t>
      </w:r>
      <w:r w:rsidR="005F0E3F" w:rsidRPr="00903DBA">
        <w:rPr>
          <w:highlight w:val="white"/>
        </w:rPr>
        <w:t>s</w:t>
      </w:r>
      <w:r w:rsidR="004036F0" w:rsidRPr="00903DBA">
        <w:rPr>
          <w:highlight w:val="white"/>
        </w:rPr>
        <w:t>ymbol</w:t>
      </w:r>
      <w:r w:rsidRPr="00903DBA">
        <w:rPr>
          <w:highlight w:val="white"/>
        </w:rPr>
        <w:t xml:space="preserve"> has a logical value. The jump set becomes its true set or false set, depending on whether the result value is true.</w:t>
      </w:r>
    </w:p>
    <w:p w14:paraId="54B480D4" w14:textId="77777777" w:rsidR="00302CBC" w:rsidRPr="00903DBA" w:rsidRDefault="00302CBC" w:rsidP="00302CBC">
      <w:pPr>
        <w:pStyle w:val="Code"/>
        <w:rPr>
          <w:highlight w:val="white"/>
        </w:rPr>
      </w:pPr>
      <w:r w:rsidRPr="00903DBA">
        <w:rPr>
          <w:highlight w:val="white"/>
        </w:rPr>
        <w:t xml:space="preserve">      Symbol resultSymbol = resultValue ? (new Symbol(jumpSet, null))</w:t>
      </w:r>
    </w:p>
    <w:p w14:paraId="2BBF25AD" w14:textId="77777777" w:rsidR="00302CBC" w:rsidRPr="00903DBA" w:rsidRDefault="00302CBC" w:rsidP="00302CBC">
      <w:pPr>
        <w:pStyle w:val="Code"/>
        <w:rPr>
          <w:highlight w:val="white"/>
        </w:rPr>
      </w:pPr>
      <w:r w:rsidRPr="00903DBA">
        <w:rPr>
          <w:highlight w:val="white"/>
        </w:rPr>
        <w:t xml:space="preserve">                                        : (new Symbol(null, jumpSet));</w:t>
      </w:r>
    </w:p>
    <w:p w14:paraId="7B604312" w14:textId="56F3D378"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D76AFB" w:rsidRPr="00903DBA">
        <w:rPr>
          <w:highlight w:val="white"/>
        </w:rPr>
        <w:t>longList</w:t>
      </w:r>
      <w:r w:rsidRPr="00903DBA">
        <w:rPr>
          <w:highlight w:val="white"/>
        </w:rPr>
        <w:t>));</w:t>
      </w:r>
    </w:p>
    <w:p w14:paraId="36FA0DF0" w14:textId="77777777" w:rsidR="00CD295E" w:rsidRPr="00903DBA" w:rsidRDefault="00CD295E" w:rsidP="0092263B">
      <w:pPr>
        <w:pStyle w:val="Code"/>
        <w:rPr>
          <w:highlight w:val="white"/>
        </w:rPr>
      </w:pPr>
      <w:r w:rsidRPr="00903DBA">
        <w:rPr>
          <w:highlight w:val="white"/>
        </w:rPr>
        <w:t xml:space="preserve">    }</w:t>
      </w:r>
    </w:p>
    <w:p w14:paraId="7765D712" w14:textId="630D08D5" w:rsidR="00CD295E" w:rsidRPr="00903DBA" w:rsidRDefault="00B51A4B" w:rsidP="00B51A4B">
      <w:pPr>
        <w:rPr>
          <w:highlight w:val="white"/>
        </w:rPr>
      </w:pPr>
      <w:r w:rsidRPr="00903DBA">
        <w:rPr>
          <w:highlight w:val="white"/>
        </w:rPr>
        <w:t xml:space="preserve">The </w:t>
      </w:r>
      <w:r w:rsidRPr="00903DBA">
        <w:rPr>
          <w:rStyle w:val="KeyWord0"/>
          <w:highlight w:val="white"/>
        </w:rPr>
        <w:t>Logical</w:t>
      </w:r>
      <w:r w:rsidRPr="00903DBA">
        <w:rPr>
          <w:highlight w:val="white"/>
        </w:rPr>
        <w:t xml:space="preserve"> method</w:t>
      </w:r>
      <w:r w:rsidR="00D42AF5" w:rsidRPr="00903DBA">
        <w:rPr>
          <w:highlight w:val="white"/>
        </w:rPr>
        <w:t xml:space="preserve"> evaluate the value of two constant logical expressions</w:t>
      </w:r>
      <w:r w:rsidR="004B6C11" w:rsidRPr="00903DBA">
        <w:rPr>
          <w:highlight w:val="white"/>
        </w:rPr>
        <w:t xml:space="preserve">, with the </w:t>
      </w:r>
      <w:r w:rsidR="004B6C11" w:rsidRPr="00903DBA">
        <w:rPr>
          <w:rStyle w:val="KeyWord0"/>
          <w:highlight w:val="white"/>
        </w:rPr>
        <w:t>or</w:t>
      </w:r>
      <w:r w:rsidR="004B6C11" w:rsidRPr="00903DBA">
        <w:rPr>
          <w:highlight w:val="white"/>
        </w:rPr>
        <w:t xml:space="preserve"> </w:t>
      </w:r>
      <w:proofErr w:type="spellStart"/>
      <w:r w:rsidR="004B6C11" w:rsidRPr="00903DBA">
        <w:rPr>
          <w:highlight w:val="white"/>
        </w:rPr>
        <w:t>or</w:t>
      </w:r>
      <w:proofErr w:type="spellEnd"/>
      <w:r w:rsidR="004B6C11" w:rsidRPr="00903DBA">
        <w:rPr>
          <w:highlight w:val="white"/>
        </w:rPr>
        <w:t xml:space="preserve"> </w:t>
      </w:r>
      <w:r w:rsidR="004B6C11" w:rsidRPr="00903DBA">
        <w:rPr>
          <w:rStyle w:val="KeyWord0"/>
          <w:highlight w:val="white"/>
        </w:rPr>
        <w:t>and</w:t>
      </w:r>
      <w:r w:rsidR="004B6C11" w:rsidRPr="00903DBA">
        <w:rPr>
          <w:highlight w:val="white"/>
        </w:rPr>
        <w:t xml:space="preserve"> operator.</w:t>
      </w:r>
    </w:p>
    <w:p w14:paraId="18F8BFF5" w14:textId="77777777" w:rsidR="00CD295E" w:rsidRPr="00903DBA" w:rsidRDefault="00CD295E" w:rsidP="0092263B">
      <w:pPr>
        <w:pStyle w:val="Code"/>
        <w:rPr>
          <w:highlight w:val="white"/>
        </w:rPr>
      </w:pPr>
      <w:r w:rsidRPr="00903DBA">
        <w:rPr>
          <w:highlight w:val="white"/>
        </w:rPr>
        <w:t xml:space="preserve">    public static Expression Logical(MiddleOperator middleOp,</w:t>
      </w:r>
    </w:p>
    <w:p w14:paraId="17A05679" w14:textId="77777777" w:rsidR="00767911" w:rsidRPr="00903DBA" w:rsidRDefault="00CD295E" w:rsidP="0092263B">
      <w:pPr>
        <w:pStyle w:val="Code"/>
        <w:rPr>
          <w:highlight w:val="white"/>
        </w:rPr>
      </w:pPr>
      <w:r w:rsidRPr="00903DBA">
        <w:rPr>
          <w:highlight w:val="white"/>
        </w:rPr>
        <w:t xml:space="preserve">                                     Expression leftExpression,</w:t>
      </w:r>
    </w:p>
    <w:p w14:paraId="19E8DB92" w14:textId="5E96D98F" w:rsidR="00CD295E" w:rsidRPr="00903DBA" w:rsidRDefault="00767911" w:rsidP="0092263B">
      <w:pPr>
        <w:pStyle w:val="Code"/>
        <w:rPr>
          <w:highlight w:val="white"/>
        </w:rPr>
      </w:pPr>
      <w:r w:rsidRPr="00903DBA">
        <w:rPr>
          <w:highlight w:val="white"/>
        </w:rPr>
        <w:t xml:space="preserve">                                     </w:t>
      </w:r>
      <w:r w:rsidR="00CD295E" w:rsidRPr="00903DBA">
        <w:rPr>
          <w:highlight w:val="white"/>
        </w:rPr>
        <w:t>Expression rightExpression) {</w:t>
      </w:r>
    </w:p>
    <w:p w14:paraId="153C210C"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ECC74E5" w14:textId="77777777" w:rsidR="00CD295E" w:rsidRPr="00903DBA" w:rsidRDefault="00CD295E" w:rsidP="0092263B">
      <w:pPr>
        <w:pStyle w:val="Code"/>
        <w:rPr>
          <w:highlight w:val="white"/>
        </w:rPr>
      </w:pPr>
      <w:r w:rsidRPr="00903DBA">
        <w:rPr>
          <w:highlight w:val="white"/>
        </w:rPr>
        <w:t xml:space="preserve">        return null;</w:t>
      </w:r>
    </w:p>
    <w:p w14:paraId="44AD3D1F" w14:textId="77777777" w:rsidR="00CD295E" w:rsidRPr="00903DBA" w:rsidRDefault="00CD295E" w:rsidP="0092263B">
      <w:pPr>
        <w:pStyle w:val="Code"/>
        <w:rPr>
          <w:highlight w:val="white"/>
        </w:rPr>
      </w:pPr>
      <w:r w:rsidRPr="00903DBA">
        <w:rPr>
          <w:highlight w:val="white"/>
        </w:rPr>
        <w:t xml:space="preserve">      }</w:t>
      </w:r>
    </w:p>
    <w:p w14:paraId="450EB67D" w14:textId="060B7DE6" w:rsidR="00CD295E" w:rsidRPr="00903DBA" w:rsidRDefault="004B6C11" w:rsidP="004B6C11">
      <w:pPr>
        <w:rPr>
          <w:highlight w:val="white"/>
        </w:rPr>
      </w:pPr>
      <w:r w:rsidRPr="00903DBA">
        <w:rPr>
          <w:highlight w:val="white"/>
        </w:rPr>
        <w:t xml:space="preserve">We make sure that the expressions have logical type by calling </w:t>
      </w:r>
      <w:r w:rsidRPr="00903DBA">
        <w:rPr>
          <w:rStyle w:val="KeyWord0"/>
          <w:highlight w:val="white"/>
        </w:rPr>
        <w:t>ToLogical</w:t>
      </w:r>
      <w:r w:rsidRPr="00903DBA">
        <w:rPr>
          <w:highlight w:val="white"/>
        </w:rPr>
        <w:t>.</w:t>
      </w:r>
    </w:p>
    <w:p w14:paraId="607BA649" w14:textId="443B0072" w:rsidR="00CD295E" w:rsidRPr="00903DBA" w:rsidRDefault="00CD295E" w:rsidP="0092263B">
      <w:pPr>
        <w:pStyle w:val="Code"/>
        <w:rPr>
          <w:highlight w:val="white"/>
        </w:rPr>
      </w:pPr>
      <w:r w:rsidRPr="00903DBA">
        <w:rPr>
          <w:highlight w:val="white"/>
        </w:rPr>
        <w:t xml:space="preserve">      Expression leftLogicalExpression = </w:t>
      </w:r>
      <w:r w:rsidR="0047518E" w:rsidRPr="00903DBA">
        <w:rPr>
          <w:highlight w:val="white"/>
        </w:rPr>
        <w:t>TypeCast.ToLogical(</w:t>
      </w:r>
      <w:r w:rsidRPr="00903DBA">
        <w:rPr>
          <w:highlight w:val="white"/>
        </w:rPr>
        <w:t>leftExpression),</w:t>
      </w:r>
    </w:p>
    <w:p w14:paraId="02A7264D" w14:textId="063F53BF" w:rsidR="00CD295E" w:rsidRPr="00903DBA" w:rsidRDefault="00CD295E" w:rsidP="0092263B">
      <w:pPr>
        <w:pStyle w:val="Code"/>
        <w:rPr>
          <w:highlight w:val="white"/>
        </w:rPr>
      </w:pPr>
      <w:r w:rsidRPr="00903DBA">
        <w:rPr>
          <w:highlight w:val="white"/>
        </w:rPr>
        <w:t xml:space="preserve">                 rightLogicalExpression = </w:t>
      </w:r>
      <w:r w:rsidR="0047518E" w:rsidRPr="00903DBA">
        <w:rPr>
          <w:highlight w:val="white"/>
        </w:rPr>
        <w:t>TypeCast.ToLogical(</w:t>
      </w:r>
      <w:r w:rsidRPr="00903DBA">
        <w:rPr>
          <w:highlight w:val="white"/>
        </w:rPr>
        <w:t>rightExpression);</w:t>
      </w:r>
    </w:p>
    <w:p w14:paraId="2654D46F" w14:textId="59E72E88" w:rsidR="00987634" w:rsidRPr="00903DBA" w:rsidRDefault="002E4A5A" w:rsidP="00987634">
      <w:pPr>
        <w:rPr>
          <w:highlight w:val="white"/>
        </w:rPr>
      </w:pPr>
      <w:r w:rsidRPr="00903DBA">
        <w:rPr>
          <w:highlight w:val="white"/>
        </w:rPr>
        <w:lastRenderedPageBreak/>
        <w:t>We decide the value of the expression by looking at their tr</w:t>
      </w:r>
      <w:r w:rsidR="00165AF0" w:rsidRPr="00903DBA">
        <w:rPr>
          <w:highlight w:val="white"/>
        </w:rPr>
        <w:t>ue</w:t>
      </w:r>
      <w:r w:rsidRPr="00903DBA">
        <w:rPr>
          <w:highlight w:val="white"/>
        </w:rPr>
        <w:t xml:space="preserve"> sets. If the value is true, the unconditional </w:t>
      </w:r>
      <w:r w:rsidR="00987634" w:rsidRPr="00903DBA">
        <w:rPr>
          <w:highlight w:val="white"/>
        </w:rPr>
        <w:t>jump instruction is stored in its true set. Otherwise, the value is stored in the false set.</w:t>
      </w:r>
      <w:r w:rsidR="00164305" w:rsidRPr="00903DBA">
        <w:rPr>
          <w:highlight w:val="white"/>
        </w:rPr>
        <w:t xml:space="preserve"> In this way, we can conclude that the value is true if the true set is not empty, and false if the true set is empty.</w:t>
      </w:r>
    </w:p>
    <w:p w14:paraId="6174FB0A" w14:textId="77777777" w:rsidR="00CD295E" w:rsidRPr="00903DBA" w:rsidRDefault="00CD295E" w:rsidP="0092263B">
      <w:pPr>
        <w:pStyle w:val="Code"/>
        <w:rPr>
          <w:highlight w:val="white"/>
        </w:rPr>
      </w:pPr>
      <w:r w:rsidRPr="00903DBA">
        <w:rPr>
          <w:highlight w:val="white"/>
        </w:rPr>
        <w:t xml:space="preserve">      bool leftValue = leftLogicalExpression.Symbol.TrueSet.Count &gt; 0,</w:t>
      </w:r>
    </w:p>
    <w:p w14:paraId="5FCF88C6" w14:textId="77777777" w:rsidR="00CD295E" w:rsidRPr="00903DBA" w:rsidRDefault="00CD295E" w:rsidP="0092263B">
      <w:pPr>
        <w:pStyle w:val="Code"/>
        <w:rPr>
          <w:highlight w:val="white"/>
        </w:rPr>
      </w:pPr>
      <w:r w:rsidRPr="00903DBA">
        <w:rPr>
          <w:highlight w:val="white"/>
        </w:rPr>
        <w:t xml:space="preserve">           rightValue = rightLogicalExpression.Symbol.TrueSet.Count &gt; 0;</w:t>
      </w:r>
    </w:p>
    <w:p w14:paraId="37BEF21E" w14:textId="6D0C9F27" w:rsidR="00CD295E" w:rsidRPr="00903DBA" w:rsidRDefault="0069652C" w:rsidP="0069652C">
      <w:pPr>
        <w:rPr>
          <w:highlight w:val="white"/>
        </w:rPr>
      </w:pPr>
      <w:r w:rsidRPr="00903DBA">
        <w:rPr>
          <w:highlight w:val="white"/>
        </w:rPr>
        <w:t>The long list of the final expression hold</w:t>
      </w:r>
      <w:r w:rsidR="00B35B8D" w:rsidRPr="00903DBA">
        <w:rPr>
          <w:highlight w:val="white"/>
        </w:rPr>
        <w:t>s</w:t>
      </w:r>
      <w:r w:rsidRPr="00903DBA">
        <w:rPr>
          <w:highlight w:val="white"/>
        </w:rPr>
        <w:t xml:space="preserve"> only one unconditional jump instruction that is added to the jump set, which will be the true set or false of the final expression.</w:t>
      </w:r>
    </w:p>
    <w:p w14:paraId="335B28BD" w14:textId="5E94BC4C" w:rsidR="00CD295E" w:rsidRPr="00903DBA" w:rsidRDefault="00CD295E" w:rsidP="0092263B">
      <w:pPr>
        <w:pStyle w:val="Code"/>
        <w:rPr>
          <w:highlight w:val="white"/>
        </w:rPr>
      </w:pPr>
      <w:r w:rsidRPr="00903DBA">
        <w:rPr>
          <w:highlight w:val="white"/>
        </w:rPr>
        <w:t xml:space="preserve">      List&lt;MiddleCode&gt; </w:t>
      </w:r>
      <w:r w:rsidR="008936A0" w:rsidRPr="00903DBA">
        <w:rPr>
          <w:highlight w:val="white"/>
        </w:rPr>
        <w:t>longList</w:t>
      </w:r>
      <w:r w:rsidRPr="00903DBA">
        <w:rPr>
          <w:highlight w:val="white"/>
        </w:rPr>
        <w:t xml:space="preserve"> = new List&lt;MiddleCode&gt;();</w:t>
      </w:r>
    </w:p>
    <w:p w14:paraId="4B36AB35" w14:textId="77777777" w:rsidR="00CD295E" w:rsidRPr="00903DBA" w:rsidRDefault="00CD295E" w:rsidP="0092263B">
      <w:pPr>
        <w:pStyle w:val="Code"/>
        <w:rPr>
          <w:highlight w:val="white"/>
        </w:rPr>
      </w:pPr>
      <w:r w:rsidRPr="00903DBA">
        <w:rPr>
          <w:highlight w:val="white"/>
        </w:rPr>
        <w:t xml:space="preserve">      MiddleCode jumpCode = new MiddleCode(MiddleOperator.Goto);</w:t>
      </w:r>
    </w:p>
    <w:p w14:paraId="0B52F436" w14:textId="665EFAF7" w:rsidR="00CD295E" w:rsidRPr="00903DBA" w:rsidRDefault="00CD295E" w:rsidP="0092263B">
      <w:pPr>
        <w:pStyle w:val="Code"/>
        <w:rPr>
          <w:highlight w:val="white"/>
        </w:rPr>
      </w:pPr>
      <w:r w:rsidRPr="00903DBA">
        <w:rPr>
          <w:highlight w:val="white"/>
        </w:rPr>
        <w:t xml:space="preserve">      </w:t>
      </w:r>
      <w:r w:rsidR="008936A0" w:rsidRPr="00903DBA">
        <w:rPr>
          <w:highlight w:val="white"/>
        </w:rPr>
        <w:t>longList</w:t>
      </w:r>
      <w:r w:rsidRPr="00903DBA">
        <w:rPr>
          <w:highlight w:val="white"/>
        </w:rPr>
        <w:t>.Add(jumpCode);</w:t>
      </w:r>
    </w:p>
    <w:p w14:paraId="086F7AEF" w14:textId="77777777" w:rsidR="00CD295E" w:rsidRPr="00903DBA" w:rsidRDefault="00CD295E" w:rsidP="0092263B">
      <w:pPr>
        <w:pStyle w:val="Code"/>
        <w:rPr>
          <w:highlight w:val="white"/>
        </w:rPr>
      </w:pPr>
      <w:r w:rsidRPr="00903DBA">
        <w:rPr>
          <w:highlight w:val="white"/>
        </w:rPr>
        <w:t xml:space="preserve">      ISet&lt;MiddleCode&gt; jumpSet = new HashSet&lt;MiddleCode&gt;();</w:t>
      </w:r>
    </w:p>
    <w:p w14:paraId="37CBE8F5" w14:textId="77777777" w:rsidR="00CD295E" w:rsidRPr="00903DBA" w:rsidRDefault="00CD295E" w:rsidP="0092263B">
      <w:pPr>
        <w:pStyle w:val="Code"/>
        <w:rPr>
          <w:highlight w:val="white"/>
        </w:rPr>
      </w:pPr>
      <w:r w:rsidRPr="00903DBA">
        <w:rPr>
          <w:highlight w:val="white"/>
        </w:rPr>
        <w:t xml:space="preserve">      jumpSet.Add(jumpCode);</w:t>
      </w:r>
    </w:p>
    <w:p w14:paraId="24B4D972" w14:textId="2D88BC48" w:rsidR="00CD295E" w:rsidRPr="00903DBA" w:rsidRDefault="004F3903" w:rsidP="002562D2">
      <w:pPr>
        <w:rPr>
          <w:highlight w:val="white"/>
        </w:rPr>
      </w:pPr>
      <w:r w:rsidRPr="00903DBA">
        <w:rPr>
          <w:highlight w:val="white"/>
        </w:rPr>
        <w:t xml:space="preserve">We compare the expression with the given </w:t>
      </w:r>
      <w:r w:rsidR="00964C6D" w:rsidRPr="00903DBA">
        <w:rPr>
          <w:highlight w:val="white"/>
        </w:rPr>
        <w:t>operator and</w:t>
      </w:r>
      <w:r w:rsidRPr="00903DBA">
        <w:rPr>
          <w:highlight w:val="white"/>
        </w:rPr>
        <w:t xml:space="preserve"> receive the final value.</w:t>
      </w:r>
    </w:p>
    <w:p w14:paraId="4906A71B" w14:textId="77777777" w:rsidR="00CD295E" w:rsidRPr="00903DBA" w:rsidRDefault="00CD295E" w:rsidP="0092263B">
      <w:pPr>
        <w:pStyle w:val="Code"/>
        <w:rPr>
          <w:highlight w:val="white"/>
        </w:rPr>
      </w:pPr>
      <w:r w:rsidRPr="00903DBA">
        <w:rPr>
          <w:highlight w:val="white"/>
        </w:rPr>
        <w:t xml:space="preserve">      bool resultValue = false;</w:t>
      </w:r>
    </w:p>
    <w:p w14:paraId="1F459598" w14:textId="77777777" w:rsidR="00CD295E" w:rsidRPr="00903DBA" w:rsidRDefault="00CD295E" w:rsidP="0092263B">
      <w:pPr>
        <w:pStyle w:val="Code"/>
        <w:rPr>
          <w:highlight w:val="white"/>
        </w:rPr>
      </w:pPr>
      <w:r w:rsidRPr="00903DBA">
        <w:rPr>
          <w:highlight w:val="white"/>
        </w:rPr>
        <w:t xml:space="preserve">      switch (middleOp) {</w:t>
      </w:r>
    </w:p>
    <w:p w14:paraId="4B88B971" w14:textId="77777777" w:rsidR="00CD295E" w:rsidRPr="00903DBA" w:rsidRDefault="00CD295E" w:rsidP="0092263B">
      <w:pPr>
        <w:pStyle w:val="Code"/>
        <w:rPr>
          <w:highlight w:val="white"/>
        </w:rPr>
      </w:pPr>
      <w:r w:rsidRPr="00903DBA">
        <w:rPr>
          <w:highlight w:val="white"/>
        </w:rPr>
        <w:t xml:space="preserve">        case MiddleOperator.LogicalAnd:</w:t>
      </w:r>
    </w:p>
    <w:p w14:paraId="573EF9FE" w14:textId="77777777" w:rsidR="00CD295E" w:rsidRPr="00903DBA" w:rsidRDefault="00CD295E" w:rsidP="0092263B">
      <w:pPr>
        <w:pStyle w:val="Code"/>
        <w:rPr>
          <w:highlight w:val="white"/>
        </w:rPr>
      </w:pPr>
      <w:r w:rsidRPr="00903DBA">
        <w:rPr>
          <w:highlight w:val="white"/>
        </w:rPr>
        <w:t xml:space="preserve">          resultValue = leftValue &amp;&amp; rightValue;</w:t>
      </w:r>
    </w:p>
    <w:p w14:paraId="26096C3A" w14:textId="77777777" w:rsidR="00CD295E" w:rsidRPr="00903DBA" w:rsidRDefault="00CD295E" w:rsidP="0092263B">
      <w:pPr>
        <w:pStyle w:val="Code"/>
        <w:rPr>
          <w:highlight w:val="white"/>
        </w:rPr>
      </w:pPr>
      <w:r w:rsidRPr="00903DBA">
        <w:rPr>
          <w:highlight w:val="white"/>
        </w:rPr>
        <w:t xml:space="preserve">          break;</w:t>
      </w:r>
    </w:p>
    <w:p w14:paraId="5289B693" w14:textId="77777777" w:rsidR="00CD295E" w:rsidRPr="00903DBA" w:rsidRDefault="00CD295E" w:rsidP="0092263B">
      <w:pPr>
        <w:pStyle w:val="Code"/>
        <w:rPr>
          <w:highlight w:val="white"/>
        </w:rPr>
      </w:pPr>
    </w:p>
    <w:p w14:paraId="082E0683" w14:textId="77777777" w:rsidR="00CD295E" w:rsidRPr="00903DBA" w:rsidRDefault="00CD295E" w:rsidP="0092263B">
      <w:pPr>
        <w:pStyle w:val="Code"/>
        <w:rPr>
          <w:highlight w:val="white"/>
        </w:rPr>
      </w:pPr>
      <w:r w:rsidRPr="00903DBA">
        <w:rPr>
          <w:highlight w:val="white"/>
        </w:rPr>
        <w:t xml:space="preserve">        case MiddleOperator.LogicalOr:</w:t>
      </w:r>
    </w:p>
    <w:p w14:paraId="68BC92A6" w14:textId="77777777" w:rsidR="00CD295E" w:rsidRPr="00903DBA" w:rsidRDefault="00CD295E" w:rsidP="0092263B">
      <w:pPr>
        <w:pStyle w:val="Code"/>
        <w:rPr>
          <w:highlight w:val="white"/>
        </w:rPr>
      </w:pPr>
      <w:r w:rsidRPr="00903DBA">
        <w:rPr>
          <w:highlight w:val="white"/>
        </w:rPr>
        <w:t xml:space="preserve">          resultValue = leftValue || rightValue;</w:t>
      </w:r>
    </w:p>
    <w:p w14:paraId="2552D9F3" w14:textId="77777777" w:rsidR="00CD295E" w:rsidRPr="00903DBA" w:rsidRDefault="00CD295E" w:rsidP="0092263B">
      <w:pPr>
        <w:pStyle w:val="Code"/>
        <w:rPr>
          <w:highlight w:val="white"/>
        </w:rPr>
      </w:pPr>
      <w:r w:rsidRPr="00903DBA">
        <w:rPr>
          <w:highlight w:val="white"/>
        </w:rPr>
        <w:t xml:space="preserve">          break;</w:t>
      </w:r>
    </w:p>
    <w:p w14:paraId="76800B7A" w14:textId="77777777" w:rsidR="00CD295E" w:rsidRPr="00903DBA" w:rsidRDefault="00CD295E" w:rsidP="0092263B">
      <w:pPr>
        <w:pStyle w:val="Code"/>
        <w:rPr>
          <w:highlight w:val="white"/>
        </w:rPr>
      </w:pPr>
      <w:r w:rsidRPr="00903DBA">
        <w:rPr>
          <w:highlight w:val="white"/>
        </w:rPr>
        <w:t xml:space="preserve">      }</w:t>
      </w:r>
    </w:p>
    <w:p w14:paraId="2A8E93A0" w14:textId="77777777" w:rsidR="00B35B8D" w:rsidRPr="00903DBA" w:rsidRDefault="00B35B8D" w:rsidP="00B35B8D">
      <w:pPr>
        <w:rPr>
          <w:highlight w:val="white"/>
        </w:rPr>
      </w:pPr>
      <w:r w:rsidRPr="00903DBA">
        <w:rPr>
          <w:highlight w:val="white"/>
        </w:rPr>
        <w:t>The resulting symbol has a logical value. The jump set becomes its true set or false set, depending on whether the result value is true.</w:t>
      </w:r>
    </w:p>
    <w:p w14:paraId="17B71895" w14:textId="3AFFBAAD" w:rsidR="00767911" w:rsidRPr="00903DBA" w:rsidRDefault="00CD295E" w:rsidP="0092263B">
      <w:pPr>
        <w:pStyle w:val="Code"/>
        <w:rPr>
          <w:highlight w:val="white"/>
        </w:rPr>
      </w:pPr>
      <w:r w:rsidRPr="00903DBA">
        <w:rPr>
          <w:highlight w:val="white"/>
        </w:rPr>
        <w:t xml:space="preserve">      Symbol </w:t>
      </w:r>
      <w:r w:rsidR="004036F0" w:rsidRPr="00903DBA">
        <w:rPr>
          <w:highlight w:val="white"/>
        </w:rPr>
        <w:t>resultSymbol</w:t>
      </w:r>
      <w:r w:rsidRPr="00903DBA">
        <w:rPr>
          <w:highlight w:val="white"/>
        </w:rPr>
        <w:t xml:space="preserve"> = resultValue ? (new Symbol(jumpSet</w:t>
      </w:r>
      <w:r w:rsidR="00DC776D" w:rsidRPr="00903DBA">
        <w:rPr>
          <w:highlight w:val="white"/>
        </w:rPr>
        <w:t>, null</w:t>
      </w:r>
      <w:r w:rsidRPr="00903DBA">
        <w:rPr>
          <w:highlight w:val="white"/>
        </w:rPr>
        <w:t>))</w:t>
      </w:r>
    </w:p>
    <w:p w14:paraId="60462354" w14:textId="4DEE1EA9" w:rsidR="00CD295E" w:rsidRPr="00903DBA" w:rsidRDefault="00767911" w:rsidP="0092263B">
      <w:pPr>
        <w:pStyle w:val="Code"/>
        <w:rPr>
          <w:highlight w:val="white"/>
        </w:rPr>
      </w:pPr>
      <w:r w:rsidRPr="00903DBA">
        <w:rPr>
          <w:highlight w:val="white"/>
        </w:rPr>
        <w:t xml:space="preserve">                                </w:t>
      </w:r>
      <w:r w:rsidR="00EF53C8" w:rsidRPr="00903DBA">
        <w:rPr>
          <w:highlight w:val="white"/>
        </w:rPr>
        <w:t xml:space="preserve">      </w:t>
      </w:r>
      <w:r w:rsidRPr="00903DBA">
        <w:rPr>
          <w:highlight w:val="white"/>
        </w:rPr>
        <w:t xml:space="preserve"> </w:t>
      </w:r>
      <w:r w:rsidR="00CD295E" w:rsidRPr="00903DBA">
        <w:rPr>
          <w:highlight w:val="white"/>
        </w:rPr>
        <w:t xml:space="preserve"> : (new Symbol(</w:t>
      </w:r>
      <w:r w:rsidR="00DC776D" w:rsidRPr="00903DBA">
        <w:rPr>
          <w:highlight w:val="white"/>
        </w:rPr>
        <w:t xml:space="preserve">null, </w:t>
      </w:r>
      <w:r w:rsidR="00CD295E" w:rsidRPr="00903DBA">
        <w:rPr>
          <w:highlight w:val="white"/>
        </w:rPr>
        <w:t>jumpSet));</w:t>
      </w:r>
    </w:p>
    <w:p w14:paraId="324CE702" w14:textId="77777777" w:rsidR="004E2CD3" w:rsidRPr="00903DBA" w:rsidRDefault="00324B53" w:rsidP="004E2CD3">
      <w:pPr>
        <w:rPr>
          <w:highlight w:val="white"/>
        </w:rPr>
      </w:pPr>
      <w:r w:rsidRPr="00903DBA">
        <w:rPr>
          <w:highlight w:val="white"/>
        </w:rPr>
        <w:t>The final expression</w:t>
      </w:r>
      <w:r w:rsidR="004E2CD3" w:rsidRPr="00903DBA">
        <w:rPr>
          <w:highlight w:val="white"/>
        </w:rPr>
        <w:t xml:space="preserve"> does not have a short list, and its long list is made up by the unconditional jump instruction only.</w:t>
      </w:r>
    </w:p>
    <w:p w14:paraId="7DC62447" w14:textId="153F23CB" w:rsidR="00CD295E" w:rsidRPr="00903DBA" w:rsidRDefault="00CD295E" w:rsidP="0092263B">
      <w:pPr>
        <w:pStyle w:val="Code"/>
        <w:rPr>
          <w:highlight w:val="white"/>
        </w:rPr>
      </w:pPr>
      <w:r w:rsidRPr="00903DBA">
        <w:rPr>
          <w:highlight w:val="white"/>
        </w:rPr>
        <w:t xml:space="preserve">      return (new Expression(</w:t>
      </w:r>
      <w:r w:rsidR="004036F0" w:rsidRPr="00903DBA">
        <w:rPr>
          <w:highlight w:val="white"/>
        </w:rPr>
        <w:t>resultSymbol</w:t>
      </w:r>
      <w:r w:rsidRPr="00903DBA">
        <w:rPr>
          <w:highlight w:val="white"/>
        </w:rPr>
        <w:t xml:space="preserve">, null, </w:t>
      </w:r>
      <w:r w:rsidR="008936A0" w:rsidRPr="00903DBA">
        <w:rPr>
          <w:highlight w:val="white"/>
        </w:rPr>
        <w:t>longList</w:t>
      </w:r>
      <w:r w:rsidRPr="00903DBA">
        <w:rPr>
          <w:highlight w:val="white"/>
        </w:rPr>
        <w:t>));</w:t>
      </w:r>
    </w:p>
    <w:p w14:paraId="356AC509" w14:textId="512FBEF6" w:rsidR="00CD295E" w:rsidRPr="00903DBA" w:rsidRDefault="00CD295E" w:rsidP="0092263B">
      <w:pPr>
        <w:pStyle w:val="Code"/>
        <w:rPr>
          <w:highlight w:val="white"/>
        </w:rPr>
      </w:pPr>
      <w:r w:rsidRPr="00903DBA">
        <w:rPr>
          <w:highlight w:val="white"/>
        </w:rPr>
        <w:t xml:space="preserve">    }</w:t>
      </w:r>
    </w:p>
    <w:p w14:paraId="2FBDD75C" w14:textId="3FC8A87B" w:rsidR="00AE1C44" w:rsidRPr="00903DBA" w:rsidRDefault="00AE1C44" w:rsidP="0092263B">
      <w:pPr>
        <w:pStyle w:val="Rubrik2"/>
        <w:rPr>
          <w:highlight w:val="white"/>
        </w:rPr>
      </w:pPr>
      <w:bookmarkStart w:id="348" w:name="_Toc57656050"/>
      <w:r w:rsidRPr="00903DBA">
        <w:rPr>
          <w:highlight w:val="white"/>
        </w:rPr>
        <w:t>Arithmetic Expressions</w:t>
      </w:r>
      <w:bookmarkEnd w:id="348"/>
    </w:p>
    <w:p w14:paraId="5C15ACE1" w14:textId="3072B53C" w:rsidR="00CD295E" w:rsidRPr="00903DBA" w:rsidRDefault="002D5350" w:rsidP="002D5350">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E70DB2" w:rsidRPr="00903DBA">
        <w:rPr>
          <w:highlight w:val="white"/>
        </w:rPr>
        <w:t xml:space="preserve"> </w:t>
      </w:r>
      <w:r w:rsidR="005D2AF1" w:rsidRPr="00903DBA">
        <w:rPr>
          <w:highlight w:val="white"/>
        </w:rPr>
        <w:t>evaluate</w:t>
      </w:r>
      <w:r w:rsidR="00E70DB2" w:rsidRPr="00903DBA">
        <w:rPr>
          <w:highlight w:val="white"/>
        </w:rPr>
        <w:t>s</w:t>
      </w:r>
      <w:r w:rsidR="005D2AF1" w:rsidRPr="00903DBA">
        <w:rPr>
          <w:highlight w:val="white"/>
        </w:rPr>
        <w:t xml:space="preserve"> the value of a constant arithmetic expression.</w:t>
      </w:r>
    </w:p>
    <w:p w14:paraId="46961FEF" w14:textId="77777777" w:rsidR="00CD295E" w:rsidRPr="00903DBA" w:rsidRDefault="00CD295E" w:rsidP="0092263B">
      <w:pPr>
        <w:pStyle w:val="Code"/>
        <w:rPr>
          <w:highlight w:val="white"/>
        </w:rPr>
      </w:pPr>
      <w:r w:rsidRPr="00903DBA">
        <w:rPr>
          <w:highlight w:val="white"/>
        </w:rPr>
        <w:t xml:space="preserve">    public static Expression Arithmetic(MiddleOperator middleOp,</w:t>
      </w:r>
    </w:p>
    <w:p w14:paraId="25F4D2BD" w14:textId="77777777" w:rsidR="00767911" w:rsidRPr="00903DBA" w:rsidRDefault="00CD295E" w:rsidP="0092263B">
      <w:pPr>
        <w:pStyle w:val="Code"/>
        <w:rPr>
          <w:highlight w:val="white"/>
        </w:rPr>
      </w:pPr>
      <w:r w:rsidRPr="00903DBA">
        <w:rPr>
          <w:highlight w:val="white"/>
        </w:rPr>
        <w:t xml:space="preserve">                                        Expression leftExpression,</w:t>
      </w:r>
    </w:p>
    <w:p w14:paraId="0853F8C2" w14:textId="233BBD8C"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45E366D8" w14:textId="13ACA95C" w:rsidR="009C346B" w:rsidRPr="00903DBA" w:rsidRDefault="009C346B" w:rsidP="009C346B">
      <w:pPr>
        <w:rPr>
          <w:highlight w:val="white"/>
        </w:rPr>
      </w:pPr>
      <w:r w:rsidRPr="00903DBA">
        <w:rPr>
          <w:highlight w:val="white"/>
        </w:rPr>
        <w:t>If at least one of the operands is not constant, we just return null.</w:t>
      </w:r>
    </w:p>
    <w:p w14:paraId="187AD14B" w14:textId="77777777" w:rsidR="00CD295E" w:rsidRPr="00903DBA" w:rsidRDefault="00CD295E" w:rsidP="0092263B">
      <w:pPr>
        <w:pStyle w:val="Code"/>
        <w:rPr>
          <w:highlight w:val="white"/>
        </w:rPr>
      </w:pPr>
      <w:r w:rsidRPr="00903DBA">
        <w:rPr>
          <w:highlight w:val="white"/>
        </w:rPr>
        <w:t xml:space="preserve">      if (!IsConstant(leftExpression) || !IsConstant(rightExpression)) {</w:t>
      </w:r>
    </w:p>
    <w:p w14:paraId="3ABBE12B" w14:textId="77777777" w:rsidR="00CD295E" w:rsidRPr="00903DBA" w:rsidRDefault="00CD295E" w:rsidP="0092263B">
      <w:pPr>
        <w:pStyle w:val="Code"/>
        <w:rPr>
          <w:highlight w:val="white"/>
        </w:rPr>
      </w:pPr>
      <w:r w:rsidRPr="00903DBA">
        <w:rPr>
          <w:highlight w:val="white"/>
        </w:rPr>
        <w:t xml:space="preserve">        return null;</w:t>
      </w:r>
    </w:p>
    <w:p w14:paraId="54BA0DEE" w14:textId="569967D8" w:rsidR="00CD295E" w:rsidRPr="00903DBA" w:rsidRDefault="00CD295E" w:rsidP="0092263B">
      <w:pPr>
        <w:pStyle w:val="Code"/>
        <w:rPr>
          <w:highlight w:val="white"/>
        </w:rPr>
      </w:pPr>
      <w:r w:rsidRPr="00903DBA">
        <w:rPr>
          <w:highlight w:val="white"/>
        </w:rPr>
        <w:t xml:space="preserve">      }</w:t>
      </w:r>
    </w:p>
    <w:p w14:paraId="5631BA29" w14:textId="06A2AE2F" w:rsidR="00F953CE" w:rsidRPr="00903DBA" w:rsidRDefault="00F953CE" w:rsidP="00F953CE">
      <w:pPr>
        <w:rPr>
          <w:highlight w:val="white"/>
        </w:rPr>
      </w:pPr>
      <w:r w:rsidRPr="00903DBA">
        <w:rPr>
          <w:highlight w:val="white"/>
        </w:rPr>
        <w:t xml:space="preserve">If at least one of the expressions has floating type, we call </w:t>
      </w:r>
      <w:r w:rsidRPr="00903DBA">
        <w:rPr>
          <w:rStyle w:val="KeyWord0"/>
          <w:highlight w:val="white"/>
        </w:rPr>
        <w:t>ArithmeticFloating</w:t>
      </w:r>
      <w:r w:rsidRPr="00903DBA">
        <w:rPr>
          <w:highlight w:val="white"/>
        </w:rPr>
        <w:t>.</w:t>
      </w:r>
    </w:p>
    <w:p w14:paraId="0C943384" w14:textId="77777777" w:rsidR="00767911" w:rsidRPr="00903DBA" w:rsidRDefault="00CD295E" w:rsidP="0092263B">
      <w:pPr>
        <w:pStyle w:val="Code"/>
        <w:rPr>
          <w:highlight w:val="white"/>
        </w:rPr>
      </w:pPr>
      <w:r w:rsidRPr="00903DBA">
        <w:rPr>
          <w:highlight w:val="white"/>
        </w:rPr>
        <w:t xml:space="preserve">      else if (leftExpression.Symbol.Type.IsFloating() ||</w:t>
      </w:r>
    </w:p>
    <w:p w14:paraId="00B53F1A" w14:textId="2236D2DD"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rightExpression.Symbol.Type.IsFloating()) {</w:t>
      </w:r>
    </w:p>
    <w:p w14:paraId="4442818A" w14:textId="77777777" w:rsidR="00CD295E" w:rsidRPr="00903DBA" w:rsidRDefault="00CD295E" w:rsidP="0092263B">
      <w:pPr>
        <w:pStyle w:val="Code"/>
        <w:rPr>
          <w:highlight w:val="white"/>
        </w:rPr>
      </w:pPr>
      <w:r w:rsidRPr="00903DBA">
        <w:rPr>
          <w:highlight w:val="white"/>
        </w:rPr>
        <w:t xml:space="preserve">        return ArithmeticFloating(middleOp, leftExpression, rightExpression);</w:t>
      </w:r>
    </w:p>
    <w:p w14:paraId="467074B5" w14:textId="77777777" w:rsidR="00CD295E" w:rsidRPr="00903DBA" w:rsidRDefault="00CD295E" w:rsidP="0092263B">
      <w:pPr>
        <w:pStyle w:val="Code"/>
        <w:rPr>
          <w:highlight w:val="white"/>
        </w:rPr>
      </w:pPr>
      <w:r w:rsidRPr="00903DBA">
        <w:rPr>
          <w:highlight w:val="white"/>
        </w:rPr>
        <w:t xml:space="preserve">      }</w:t>
      </w:r>
    </w:p>
    <w:p w14:paraId="74698E42" w14:textId="6039501F" w:rsidR="00A10C87" w:rsidRPr="00903DBA" w:rsidRDefault="00A10C87" w:rsidP="00A10C87">
      <w:pPr>
        <w:rPr>
          <w:highlight w:val="white"/>
        </w:rPr>
      </w:pPr>
      <w:r w:rsidRPr="00903DBA">
        <w:rPr>
          <w:highlight w:val="white"/>
        </w:rPr>
        <w:lastRenderedPageBreak/>
        <w:t xml:space="preserve">If neither of the expressions has </w:t>
      </w:r>
      <w:r w:rsidR="00272521" w:rsidRPr="00903DBA">
        <w:rPr>
          <w:highlight w:val="white"/>
        </w:rPr>
        <w:t>floating type,</w:t>
      </w:r>
      <w:r w:rsidRPr="00903DBA">
        <w:rPr>
          <w:highlight w:val="white"/>
        </w:rPr>
        <w:t xml:space="preserve"> we call </w:t>
      </w:r>
      <w:r w:rsidRPr="00903DBA">
        <w:rPr>
          <w:rStyle w:val="KeyWord0"/>
          <w:highlight w:val="white"/>
        </w:rPr>
        <w:t>Arithmetic</w:t>
      </w:r>
      <w:r w:rsidR="00272521" w:rsidRPr="00903DBA">
        <w:rPr>
          <w:rStyle w:val="KeyWord0"/>
          <w:highlight w:val="white"/>
        </w:rPr>
        <w:t>Integral</w:t>
      </w:r>
      <w:r w:rsidRPr="00903DBA">
        <w:rPr>
          <w:highlight w:val="white"/>
        </w:rPr>
        <w:t>.</w:t>
      </w:r>
    </w:p>
    <w:p w14:paraId="633A266F" w14:textId="77777777" w:rsidR="00CD295E" w:rsidRPr="00903DBA" w:rsidRDefault="00CD295E" w:rsidP="0092263B">
      <w:pPr>
        <w:pStyle w:val="Code"/>
        <w:rPr>
          <w:highlight w:val="white"/>
        </w:rPr>
      </w:pPr>
      <w:r w:rsidRPr="00903DBA">
        <w:rPr>
          <w:highlight w:val="white"/>
        </w:rPr>
        <w:t xml:space="preserve">      else {</w:t>
      </w:r>
    </w:p>
    <w:p w14:paraId="48E152A1" w14:textId="77777777" w:rsidR="00CD295E" w:rsidRPr="00903DBA" w:rsidRDefault="00CD295E" w:rsidP="0092263B">
      <w:pPr>
        <w:pStyle w:val="Code"/>
        <w:rPr>
          <w:highlight w:val="white"/>
        </w:rPr>
      </w:pPr>
      <w:r w:rsidRPr="00903DBA">
        <w:rPr>
          <w:highlight w:val="white"/>
        </w:rPr>
        <w:t xml:space="preserve">        return ArithmeticIntegral(middleOp, leftExpression, rightExpression);</w:t>
      </w:r>
    </w:p>
    <w:p w14:paraId="072BD052" w14:textId="77777777" w:rsidR="00CD295E" w:rsidRPr="00903DBA" w:rsidRDefault="00CD295E" w:rsidP="0092263B">
      <w:pPr>
        <w:pStyle w:val="Code"/>
        <w:rPr>
          <w:highlight w:val="white"/>
        </w:rPr>
      </w:pPr>
      <w:r w:rsidRPr="00903DBA">
        <w:rPr>
          <w:highlight w:val="white"/>
        </w:rPr>
        <w:t xml:space="preserve">      }</w:t>
      </w:r>
    </w:p>
    <w:p w14:paraId="36E3877F" w14:textId="77777777" w:rsidR="00CD295E" w:rsidRPr="00903DBA" w:rsidRDefault="00CD295E" w:rsidP="0092263B">
      <w:pPr>
        <w:pStyle w:val="Code"/>
        <w:rPr>
          <w:highlight w:val="white"/>
        </w:rPr>
      </w:pPr>
      <w:r w:rsidRPr="00903DBA">
        <w:rPr>
          <w:highlight w:val="white"/>
        </w:rPr>
        <w:t xml:space="preserve">    }</w:t>
      </w:r>
    </w:p>
    <w:p w14:paraId="51D1E555" w14:textId="76E80CD7" w:rsidR="00CD295E" w:rsidRPr="00903DBA" w:rsidRDefault="00D05EDC" w:rsidP="00D05EDC">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w:t>
      </w:r>
      <w:r w:rsidR="00B411A9" w:rsidRPr="00903DBA">
        <w:rPr>
          <w:highlight w:val="white"/>
        </w:rPr>
        <w:t>evaluate the value of a constant integral arithmetic expression.</w:t>
      </w:r>
      <w:r w:rsidR="005112B7" w:rsidRPr="00903DBA">
        <w:rPr>
          <w:highlight w:val="white"/>
        </w:rPr>
        <w:t xml:space="preserve"> It calls in turn the </w:t>
      </w:r>
      <w:r w:rsidR="005112B7" w:rsidRPr="00903DBA">
        <w:rPr>
          <w:rStyle w:val="KeyWord0"/>
          <w:highlight w:val="white"/>
        </w:rPr>
        <w:t>ArithmeticIntegral</w:t>
      </w:r>
      <w:r w:rsidR="005112B7" w:rsidRPr="00903DBA">
        <w:rPr>
          <w:highlight w:val="white"/>
        </w:rPr>
        <w:t xml:space="preserve"> method that takes two symbols as parameters.</w:t>
      </w:r>
      <w:r w:rsidR="00376F71" w:rsidRPr="00903DBA">
        <w:rPr>
          <w:highlight w:val="white"/>
        </w:rPr>
        <w:t xml:space="preserve"> The reason for using two methods is that the latter method is called by the middle code optimizer.</w:t>
      </w:r>
    </w:p>
    <w:p w14:paraId="7C57D1AE" w14:textId="77777777" w:rsidR="00CD295E" w:rsidRPr="00903DBA" w:rsidRDefault="00CD295E" w:rsidP="0092263B">
      <w:pPr>
        <w:pStyle w:val="Code"/>
        <w:rPr>
          <w:highlight w:val="white"/>
        </w:rPr>
      </w:pPr>
      <w:r w:rsidRPr="00903DBA">
        <w:rPr>
          <w:highlight w:val="white"/>
        </w:rPr>
        <w:t xml:space="preserve">    private static Expression ArithmeticIntegral(MiddleOperator middleOp,</w:t>
      </w:r>
    </w:p>
    <w:p w14:paraId="4FD22C81" w14:textId="77777777" w:rsidR="00767911" w:rsidRPr="00903DBA" w:rsidRDefault="00CD295E" w:rsidP="0092263B">
      <w:pPr>
        <w:pStyle w:val="Code"/>
        <w:rPr>
          <w:highlight w:val="white"/>
        </w:rPr>
      </w:pPr>
      <w:r w:rsidRPr="00903DBA">
        <w:rPr>
          <w:highlight w:val="white"/>
        </w:rPr>
        <w:t xml:space="preserve">                                                 Expression leftExpression,</w:t>
      </w:r>
    </w:p>
    <w:p w14:paraId="5013FE51" w14:textId="2E9742A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Expression rightExpression){</w:t>
      </w:r>
    </w:p>
    <w:p w14:paraId="7BE514F3" w14:textId="2A65B9F0" w:rsidR="007921E1" w:rsidRPr="00903DBA" w:rsidRDefault="007921E1" w:rsidP="007921E1">
      <w:pPr>
        <w:rPr>
          <w:highlight w:val="white"/>
        </w:rPr>
      </w:pPr>
      <w:r w:rsidRPr="00903DBA">
        <w:rPr>
          <w:highlight w:val="white"/>
        </w:rPr>
        <w:t>We cast potential logical expression to integral type (signed integer).</w:t>
      </w:r>
    </w:p>
    <w:p w14:paraId="2A1037E1" w14:textId="2C9576F9"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TypeCast.LogicalToIntegral(</w:t>
      </w:r>
      <w:r w:rsidRPr="00903DBA">
        <w:rPr>
          <w:highlight w:val="white"/>
        </w:rPr>
        <w:t>leftExpression);</w:t>
      </w:r>
    </w:p>
    <w:p w14:paraId="4B3C6D08" w14:textId="4F339DBE"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TypeCast.LogicalToIntegral(</w:t>
      </w:r>
      <w:r w:rsidRPr="00903DBA">
        <w:rPr>
          <w:highlight w:val="white"/>
        </w:rPr>
        <w:t>rightExpression);</w:t>
      </w:r>
    </w:p>
    <w:p w14:paraId="15A40D46" w14:textId="77777777" w:rsidR="00767911" w:rsidRPr="00903DBA" w:rsidRDefault="00CD295E" w:rsidP="0092263B">
      <w:pPr>
        <w:pStyle w:val="Code"/>
        <w:rPr>
          <w:highlight w:val="white"/>
        </w:rPr>
      </w:pPr>
      <w:r w:rsidRPr="00903DBA">
        <w:rPr>
          <w:highlight w:val="white"/>
        </w:rPr>
        <w:t xml:space="preserve">      Symbol symbol = ArithmeticIntegral(middleOp, leftExpression.Symbol,</w:t>
      </w:r>
    </w:p>
    <w:p w14:paraId="682FB1E2" w14:textId="0D34E664"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rightExpression.Symbol);</w:t>
      </w:r>
    </w:p>
    <w:p w14:paraId="14BE7833" w14:textId="71ABF490" w:rsidR="00DC6329" w:rsidRPr="00903DBA" w:rsidRDefault="00DC6329" w:rsidP="00DC6329">
      <w:pPr>
        <w:rPr>
          <w:highlight w:val="white"/>
        </w:rPr>
      </w:pPr>
      <w:r w:rsidRPr="00903DBA">
        <w:rPr>
          <w:highlight w:val="white"/>
        </w:rPr>
        <w:t>The integral arithmetic evaluation does not generate any middle code, which is why the expression has neither a short nor a long list.</w:t>
      </w:r>
    </w:p>
    <w:p w14:paraId="08C80D1D" w14:textId="71D1B29F" w:rsidR="00CD295E" w:rsidRPr="00903DBA" w:rsidRDefault="00CD295E" w:rsidP="0092263B">
      <w:pPr>
        <w:pStyle w:val="Code"/>
        <w:rPr>
          <w:highlight w:val="white"/>
        </w:rPr>
      </w:pPr>
      <w:r w:rsidRPr="00903DBA">
        <w:rPr>
          <w:highlight w:val="white"/>
        </w:rPr>
        <w:t xml:space="preserve">      return (new Expression(symbol, null, null));</w:t>
      </w:r>
    </w:p>
    <w:p w14:paraId="7DABB51F" w14:textId="77777777" w:rsidR="00CD295E" w:rsidRPr="00903DBA" w:rsidRDefault="00CD295E" w:rsidP="0092263B">
      <w:pPr>
        <w:pStyle w:val="Code"/>
        <w:rPr>
          <w:highlight w:val="white"/>
        </w:rPr>
      </w:pPr>
      <w:r w:rsidRPr="00903DBA">
        <w:rPr>
          <w:highlight w:val="white"/>
        </w:rPr>
        <w:t xml:space="preserve">    }</w:t>
      </w:r>
    </w:p>
    <w:p w14:paraId="3F50712E" w14:textId="27FE1338" w:rsidR="00CD295E" w:rsidRPr="00903DBA" w:rsidRDefault="00096C31" w:rsidP="00096C31">
      <w:pPr>
        <w:rPr>
          <w:highlight w:val="white"/>
        </w:rPr>
      </w:pPr>
      <w:r w:rsidRPr="00903DBA">
        <w:rPr>
          <w:highlight w:val="white"/>
        </w:rPr>
        <w:t xml:space="preserve">The integral arithmetic evaluation is a bit more complicated since we </w:t>
      </w:r>
      <w:r w:rsidR="00F562E6" w:rsidRPr="00903DBA">
        <w:rPr>
          <w:highlight w:val="white"/>
        </w:rPr>
        <w:t>must</w:t>
      </w:r>
      <w:r w:rsidRPr="00903DBA">
        <w:rPr>
          <w:highlight w:val="white"/>
        </w:rPr>
        <w:t xml:space="preserve"> take pointer arithmetic in consideration.</w:t>
      </w:r>
    </w:p>
    <w:p w14:paraId="0C12C290" w14:textId="77777777" w:rsidR="00CD295E" w:rsidRPr="00903DBA" w:rsidRDefault="00CD295E" w:rsidP="0092263B">
      <w:pPr>
        <w:pStyle w:val="Code"/>
        <w:rPr>
          <w:highlight w:val="white"/>
        </w:rPr>
      </w:pPr>
      <w:r w:rsidRPr="00903DBA">
        <w:rPr>
          <w:highlight w:val="white"/>
        </w:rPr>
        <w:t xml:space="preserve">    public static Symbol ArithmeticIntegral(MiddleOperator middleOp,</w:t>
      </w:r>
    </w:p>
    <w:p w14:paraId="179BED3A" w14:textId="77777777" w:rsidR="00767911" w:rsidRPr="00903DBA" w:rsidRDefault="00CD295E" w:rsidP="0092263B">
      <w:pPr>
        <w:pStyle w:val="Code"/>
        <w:rPr>
          <w:highlight w:val="white"/>
        </w:rPr>
      </w:pPr>
      <w:r w:rsidRPr="00903DBA">
        <w:rPr>
          <w:highlight w:val="white"/>
        </w:rPr>
        <w:t xml:space="preserve">                                            Symbol leftSymbol,</w:t>
      </w:r>
    </w:p>
    <w:p w14:paraId="46BEC16A" w14:textId="3CFC48C9" w:rsidR="00CD295E" w:rsidRPr="00903DBA" w:rsidRDefault="00767911" w:rsidP="0092263B">
      <w:pPr>
        <w:pStyle w:val="Code"/>
        <w:rPr>
          <w:highlight w:val="white"/>
        </w:rPr>
      </w:pPr>
      <w:r w:rsidRPr="00903DBA">
        <w:rPr>
          <w:highlight w:val="white"/>
        </w:rPr>
        <w:t xml:space="preserve">                                           </w:t>
      </w:r>
      <w:r w:rsidR="00CD295E" w:rsidRPr="00903DBA">
        <w:rPr>
          <w:highlight w:val="white"/>
        </w:rPr>
        <w:t xml:space="preserve"> Symbol rightSymbol) {</w:t>
      </w:r>
    </w:p>
    <w:p w14:paraId="1F0ED4B4" w14:textId="77777777" w:rsidR="00CD295E" w:rsidRPr="00903DBA" w:rsidRDefault="00CD295E" w:rsidP="0092263B">
      <w:pPr>
        <w:pStyle w:val="Code"/>
        <w:rPr>
          <w:highlight w:val="white"/>
        </w:rPr>
      </w:pPr>
      <w:r w:rsidRPr="00903DBA">
        <w:rPr>
          <w:highlight w:val="white"/>
        </w:rPr>
        <w:t xml:space="preserve">      Type leftType = leftSymbol.Type,</w:t>
      </w:r>
    </w:p>
    <w:p w14:paraId="1702C506" w14:textId="77777777" w:rsidR="00CD295E" w:rsidRPr="00903DBA" w:rsidRDefault="00CD295E" w:rsidP="0092263B">
      <w:pPr>
        <w:pStyle w:val="Code"/>
        <w:rPr>
          <w:highlight w:val="white"/>
        </w:rPr>
      </w:pPr>
      <w:r w:rsidRPr="00903DBA">
        <w:rPr>
          <w:highlight w:val="white"/>
        </w:rPr>
        <w:t xml:space="preserve">           rightType = rightSymbol.Type;</w:t>
      </w:r>
    </w:p>
    <w:p w14:paraId="604D4388" w14:textId="598E6756" w:rsidR="00CD295E" w:rsidRPr="00903DBA" w:rsidRDefault="00B56766" w:rsidP="00B56766">
      <w:pPr>
        <w:rPr>
          <w:highlight w:val="white"/>
        </w:rPr>
      </w:pPr>
      <w:r w:rsidRPr="00903DBA">
        <w:rPr>
          <w:highlight w:val="white"/>
        </w:rPr>
        <w:t>Since this method has been called</w:t>
      </w:r>
      <w:r w:rsidR="00B764B9" w:rsidRPr="00903DBA">
        <w:rPr>
          <w:highlight w:val="white"/>
        </w:rPr>
        <w:t>,</w:t>
      </w:r>
      <w:r w:rsidRPr="00903DBA">
        <w:rPr>
          <w:highlight w:val="white"/>
        </w:rPr>
        <w:t xml:space="preserve"> we </w:t>
      </w:r>
      <w:r w:rsidR="00454D7A" w:rsidRPr="00903DBA">
        <w:rPr>
          <w:highlight w:val="white"/>
        </w:rPr>
        <w:t>know</w:t>
      </w:r>
      <w:r w:rsidR="00806FBD" w:rsidRPr="00903DBA">
        <w:rPr>
          <w:highlight w:val="white"/>
        </w:rPr>
        <w:t xml:space="preserve"> </w:t>
      </w:r>
      <w:r w:rsidRPr="00903DBA">
        <w:rPr>
          <w:highlight w:val="white"/>
        </w:rPr>
        <w:t xml:space="preserve">that none of the expression have floating type, and the </w:t>
      </w:r>
      <w:r w:rsidR="005753C5" w:rsidRPr="00903DBA">
        <w:rPr>
          <w:highlight w:val="white"/>
        </w:rPr>
        <w:t>potential</w:t>
      </w:r>
      <w:r w:rsidRPr="00903DBA">
        <w:rPr>
          <w:highlight w:val="white"/>
        </w:rPr>
        <w:t xml:space="preserve"> logical types has been cast to integral types. Therefore, </w:t>
      </w:r>
      <w:r w:rsidR="00FA39D3" w:rsidRPr="00903DBA">
        <w:rPr>
          <w:highlight w:val="white"/>
        </w:rPr>
        <w:t xml:space="preserve">we can assume that their </w:t>
      </w:r>
      <w:r w:rsidR="00B764B9" w:rsidRPr="00903DBA">
        <w:rPr>
          <w:highlight w:val="white"/>
        </w:rPr>
        <w:t xml:space="preserve">values are </w:t>
      </w:r>
      <w:r w:rsidR="00B764B9" w:rsidRPr="00903DBA">
        <w:rPr>
          <w:rStyle w:val="KeyWord0"/>
          <w:highlight w:val="white"/>
        </w:rPr>
        <w:t>BigInteger</w:t>
      </w:r>
      <w:r w:rsidR="00B764B9" w:rsidRPr="00903DBA">
        <w:rPr>
          <w:highlight w:val="white"/>
        </w:rPr>
        <w:t xml:space="preserve"> objects.</w:t>
      </w:r>
    </w:p>
    <w:p w14:paraId="0F2495C5" w14:textId="77777777" w:rsidR="00CD295E" w:rsidRPr="00903DBA" w:rsidRDefault="00CD295E" w:rsidP="0092263B">
      <w:pPr>
        <w:pStyle w:val="Code"/>
        <w:rPr>
          <w:highlight w:val="white"/>
        </w:rPr>
      </w:pPr>
      <w:r w:rsidRPr="00903DBA">
        <w:rPr>
          <w:highlight w:val="white"/>
        </w:rPr>
        <w:t xml:space="preserve">      BigInteger leftValue = (BigInteger) leftSymbol.Value,</w:t>
      </w:r>
    </w:p>
    <w:p w14:paraId="0992667C" w14:textId="77777777" w:rsidR="00CD295E" w:rsidRPr="00903DBA" w:rsidRDefault="00CD295E" w:rsidP="0092263B">
      <w:pPr>
        <w:pStyle w:val="Code"/>
        <w:rPr>
          <w:highlight w:val="white"/>
        </w:rPr>
      </w:pPr>
      <w:r w:rsidRPr="00903DBA">
        <w:rPr>
          <w:highlight w:val="white"/>
        </w:rPr>
        <w:t xml:space="preserve">                 rightValue = (BigInteger) rightSymbol.Value,</w:t>
      </w:r>
    </w:p>
    <w:p w14:paraId="50725433" w14:textId="77777777" w:rsidR="00CD295E" w:rsidRPr="00903DBA" w:rsidRDefault="00CD295E" w:rsidP="0092263B">
      <w:pPr>
        <w:pStyle w:val="Code"/>
        <w:rPr>
          <w:highlight w:val="white"/>
        </w:rPr>
      </w:pPr>
      <w:r w:rsidRPr="00903DBA">
        <w:rPr>
          <w:highlight w:val="white"/>
        </w:rPr>
        <w:t xml:space="preserve">                 resultValue = 0;</w:t>
      </w:r>
    </w:p>
    <w:p w14:paraId="4D15085C" w14:textId="7ADD1ADF" w:rsidR="00CD295E" w:rsidRPr="00903DBA" w:rsidRDefault="00D270D0" w:rsidP="00D270D0">
      <w:pPr>
        <w:rPr>
          <w:highlight w:val="white"/>
        </w:rPr>
      </w:pPr>
      <w:r w:rsidRPr="00903DBA">
        <w:rPr>
          <w:highlight w:val="white"/>
        </w:rPr>
        <w:t xml:space="preserve">In case of addition, we </w:t>
      </w:r>
      <w:r w:rsidR="00CC25C8" w:rsidRPr="00903DBA">
        <w:rPr>
          <w:highlight w:val="white"/>
        </w:rPr>
        <w:t>must</w:t>
      </w:r>
      <w:r w:rsidR="00180CD9" w:rsidRPr="00903DBA">
        <w:rPr>
          <w:highlight w:val="white"/>
        </w:rPr>
        <w:t xml:space="preserve"> </w:t>
      </w:r>
      <w:r w:rsidRPr="00903DBA">
        <w:rPr>
          <w:highlight w:val="white"/>
        </w:rPr>
        <w:t xml:space="preserve">check whether the </w:t>
      </w:r>
      <w:r w:rsidR="00560BBB" w:rsidRPr="00903DBA">
        <w:rPr>
          <w:highlight w:val="white"/>
        </w:rPr>
        <w:t xml:space="preserve">type of the </w:t>
      </w:r>
      <w:r w:rsidRPr="00903DBA">
        <w:rPr>
          <w:highlight w:val="white"/>
        </w:rPr>
        <w:t xml:space="preserve">left expression </w:t>
      </w:r>
      <w:r w:rsidR="00560BBB" w:rsidRPr="00903DBA">
        <w:rPr>
          <w:highlight w:val="white"/>
        </w:rPr>
        <w:t xml:space="preserve">is </w:t>
      </w:r>
      <w:r w:rsidRPr="00903DBA">
        <w:rPr>
          <w:highlight w:val="white"/>
        </w:rPr>
        <w:t xml:space="preserve">a pointer </w:t>
      </w:r>
      <w:r w:rsidR="00093C81" w:rsidRPr="00903DBA">
        <w:rPr>
          <w:highlight w:val="white"/>
        </w:rPr>
        <w:t xml:space="preserve">or array </w:t>
      </w:r>
      <w:r w:rsidRPr="00903DBA">
        <w:rPr>
          <w:highlight w:val="white"/>
        </w:rPr>
        <w:t xml:space="preserve">type. In that case we need to multiply the value of the right expression with the size of the pointer </w:t>
      </w:r>
      <w:r w:rsidR="005E1CED" w:rsidRPr="00903DBA">
        <w:rPr>
          <w:highlight w:val="white"/>
        </w:rPr>
        <w:t xml:space="preserve">or array </w:t>
      </w:r>
      <w:r w:rsidRPr="00903DBA">
        <w:rPr>
          <w:highlight w:val="white"/>
        </w:rPr>
        <w:t>type.</w:t>
      </w:r>
    </w:p>
    <w:p w14:paraId="3AEE977A" w14:textId="77777777" w:rsidR="00CD295E" w:rsidRPr="00903DBA" w:rsidRDefault="00CD295E" w:rsidP="0092263B">
      <w:pPr>
        <w:pStyle w:val="Code"/>
        <w:rPr>
          <w:highlight w:val="white"/>
        </w:rPr>
      </w:pPr>
      <w:r w:rsidRPr="00903DBA">
        <w:rPr>
          <w:highlight w:val="white"/>
        </w:rPr>
        <w:t xml:space="preserve">      switch (middleOp) {</w:t>
      </w:r>
    </w:p>
    <w:p w14:paraId="6E35E5EE" w14:textId="77777777" w:rsidR="00CD295E" w:rsidRPr="00903DBA" w:rsidRDefault="00CD295E" w:rsidP="0092263B">
      <w:pPr>
        <w:pStyle w:val="Code"/>
        <w:rPr>
          <w:highlight w:val="white"/>
        </w:rPr>
      </w:pPr>
      <w:r w:rsidRPr="00903DBA">
        <w:rPr>
          <w:highlight w:val="white"/>
        </w:rPr>
        <w:t xml:space="preserve">        case MiddleOperator.BinaryAdd:</w:t>
      </w:r>
    </w:p>
    <w:p w14:paraId="24C2C7A9" w14:textId="77777777" w:rsidR="00CD295E" w:rsidRPr="00903DBA" w:rsidRDefault="00CD295E" w:rsidP="0092263B">
      <w:pPr>
        <w:pStyle w:val="Code"/>
        <w:rPr>
          <w:highlight w:val="white"/>
        </w:rPr>
      </w:pPr>
      <w:r w:rsidRPr="00903DBA">
        <w:rPr>
          <w:highlight w:val="white"/>
        </w:rPr>
        <w:t xml:space="preserve">          if (leftType.IsPointerOrArray()) {</w:t>
      </w:r>
    </w:p>
    <w:p w14:paraId="75A4DE07" w14:textId="77777777" w:rsidR="00767911" w:rsidRPr="00903DBA" w:rsidRDefault="00CD295E" w:rsidP="0092263B">
      <w:pPr>
        <w:pStyle w:val="Code"/>
        <w:rPr>
          <w:highlight w:val="white"/>
        </w:rPr>
      </w:pPr>
      <w:r w:rsidRPr="00903DBA">
        <w:rPr>
          <w:highlight w:val="white"/>
        </w:rPr>
        <w:t xml:space="preserve">            resultValue = leftValue +</w:t>
      </w:r>
    </w:p>
    <w:p w14:paraId="5F725CF5" w14:textId="0C9753F5" w:rsidR="00CD295E" w:rsidRPr="00903DBA" w:rsidRDefault="00767911"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4165168B" w14:textId="77777777" w:rsidR="00CD295E" w:rsidRPr="00903DBA" w:rsidRDefault="00CD295E" w:rsidP="0092263B">
      <w:pPr>
        <w:pStyle w:val="Code"/>
        <w:rPr>
          <w:highlight w:val="white"/>
        </w:rPr>
      </w:pPr>
      <w:r w:rsidRPr="00903DBA">
        <w:rPr>
          <w:highlight w:val="white"/>
        </w:rPr>
        <w:t xml:space="preserve">          }</w:t>
      </w:r>
    </w:p>
    <w:p w14:paraId="7C26060A" w14:textId="45F48444" w:rsidR="008B6E84" w:rsidRPr="00903DBA" w:rsidRDefault="008B6E84" w:rsidP="008B6E84">
      <w:pPr>
        <w:rPr>
          <w:highlight w:val="white"/>
        </w:rPr>
      </w:pPr>
      <w:r w:rsidRPr="00903DBA">
        <w:rPr>
          <w:highlight w:val="white"/>
        </w:rPr>
        <w:t>We must also check whether the right type of the right expression is a pointer</w:t>
      </w:r>
      <w:r w:rsidR="00560BBB" w:rsidRPr="00903DBA">
        <w:rPr>
          <w:highlight w:val="white"/>
        </w:rPr>
        <w:t xml:space="preserve"> or array, in which case we multiply the left value with the size of the pointer or array type.</w:t>
      </w:r>
    </w:p>
    <w:p w14:paraId="5E1EAFC8" w14:textId="77777777" w:rsidR="00CD295E" w:rsidRPr="00903DBA" w:rsidRDefault="00CD295E" w:rsidP="0092263B">
      <w:pPr>
        <w:pStyle w:val="Code"/>
        <w:rPr>
          <w:highlight w:val="white"/>
        </w:rPr>
      </w:pPr>
      <w:r w:rsidRPr="00903DBA">
        <w:rPr>
          <w:highlight w:val="white"/>
        </w:rPr>
        <w:t xml:space="preserve">          else if (leftType.IsPointerOrArray()) {</w:t>
      </w:r>
    </w:p>
    <w:p w14:paraId="5AB85230" w14:textId="77777777" w:rsidR="007C42E5" w:rsidRPr="00903DBA" w:rsidRDefault="00CD295E" w:rsidP="0092263B">
      <w:pPr>
        <w:pStyle w:val="Code"/>
        <w:rPr>
          <w:highlight w:val="white"/>
        </w:rPr>
      </w:pPr>
      <w:r w:rsidRPr="00903DBA">
        <w:rPr>
          <w:highlight w:val="white"/>
        </w:rPr>
        <w:t xml:space="preserve">            resultValue = (leftValue * rightType.PointerOrArrayType.Size()) +</w:t>
      </w:r>
    </w:p>
    <w:p w14:paraId="5A4A6AF7" w14:textId="34A934D5" w:rsidR="00CD295E" w:rsidRPr="00903DBA" w:rsidRDefault="007C42E5" w:rsidP="0092263B">
      <w:pPr>
        <w:pStyle w:val="Code"/>
        <w:rPr>
          <w:highlight w:val="white"/>
        </w:rPr>
      </w:pPr>
      <w:r w:rsidRPr="00903DBA">
        <w:rPr>
          <w:highlight w:val="white"/>
        </w:rPr>
        <w:lastRenderedPageBreak/>
        <w:t xml:space="preserve">                         </w:t>
      </w:r>
      <w:r w:rsidR="00CD295E" w:rsidRPr="00903DBA">
        <w:rPr>
          <w:highlight w:val="white"/>
        </w:rPr>
        <w:t xml:space="preserve"> rightValue;</w:t>
      </w:r>
    </w:p>
    <w:p w14:paraId="73F6615D" w14:textId="63151BA5" w:rsidR="00CD295E" w:rsidRPr="00903DBA" w:rsidRDefault="00CD295E" w:rsidP="0092263B">
      <w:pPr>
        <w:pStyle w:val="Code"/>
        <w:rPr>
          <w:highlight w:val="white"/>
        </w:rPr>
      </w:pPr>
      <w:r w:rsidRPr="00903DBA">
        <w:rPr>
          <w:highlight w:val="white"/>
        </w:rPr>
        <w:t xml:space="preserve">          }</w:t>
      </w:r>
    </w:p>
    <w:p w14:paraId="3BD26661" w14:textId="1D51FC8C" w:rsidR="0013417C" w:rsidRPr="00903DBA" w:rsidRDefault="0013417C" w:rsidP="00C0254A">
      <w:pPr>
        <w:rPr>
          <w:highlight w:val="white"/>
        </w:rPr>
      </w:pPr>
      <w:r w:rsidRPr="00903DBA">
        <w:rPr>
          <w:highlight w:val="white"/>
        </w:rPr>
        <w:t>If neither</w:t>
      </w:r>
      <w:r w:rsidR="005545B0" w:rsidRPr="00903DBA">
        <w:rPr>
          <w:highlight w:val="white"/>
        </w:rPr>
        <w:t xml:space="preserve"> the left nor the right</w:t>
      </w:r>
      <w:r w:rsidRPr="00903DBA">
        <w:rPr>
          <w:highlight w:val="white"/>
        </w:rPr>
        <w:t xml:space="preserve"> expression </w:t>
      </w:r>
      <w:r w:rsidR="00C0254A" w:rsidRPr="00903DBA">
        <w:rPr>
          <w:highlight w:val="white"/>
        </w:rPr>
        <w:t>holds pointer or array types, we simpl</w:t>
      </w:r>
      <w:r w:rsidR="002F3712" w:rsidRPr="00903DBA">
        <w:rPr>
          <w:highlight w:val="white"/>
        </w:rPr>
        <w:t>y</w:t>
      </w:r>
      <w:r w:rsidR="00C0254A" w:rsidRPr="00903DBA">
        <w:rPr>
          <w:highlight w:val="white"/>
        </w:rPr>
        <w:t xml:space="preserve"> add the values.</w:t>
      </w:r>
    </w:p>
    <w:p w14:paraId="4E02329B" w14:textId="77777777" w:rsidR="00CD295E" w:rsidRPr="00903DBA" w:rsidRDefault="00CD295E" w:rsidP="0092263B">
      <w:pPr>
        <w:pStyle w:val="Code"/>
        <w:rPr>
          <w:highlight w:val="white"/>
        </w:rPr>
      </w:pPr>
      <w:r w:rsidRPr="00903DBA">
        <w:rPr>
          <w:highlight w:val="white"/>
        </w:rPr>
        <w:t xml:space="preserve">          else {</w:t>
      </w:r>
    </w:p>
    <w:p w14:paraId="455C4E08" w14:textId="77777777" w:rsidR="00CD295E" w:rsidRPr="00903DBA" w:rsidRDefault="00CD295E" w:rsidP="0092263B">
      <w:pPr>
        <w:pStyle w:val="Code"/>
        <w:rPr>
          <w:highlight w:val="white"/>
        </w:rPr>
      </w:pPr>
      <w:r w:rsidRPr="00903DBA">
        <w:rPr>
          <w:highlight w:val="white"/>
        </w:rPr>
        <w:t xml:space="preserve">            resultValue = leftValue + rightValue;</w:t>
      </w:r>
    </w:p>
    <w:p w14:paraId="012A6E10" w14:textId="77777777" w:rsidR="00CD295E" w:rsidRPr="00903DBA" w:rsidRDefault="00CD295E" w:rsidP="0092263B">
      <w:pPr>
        <w:pStyle w:val="Code"/>
        <w:rPr>
          <w:highlight w:val="white"/>
        </w:rPr>
      </w:pPr>
      <w:r w:rsidRPr="00903DBA">
        <w:rPr>
          <w:highlight w:val="white"/>
        </w:rPr>
        <w:t xml:space="preserve">          }</w:t>
      </w:r>
    </w:p>
    <w:p w14:paraId="53CD1788" w14:textId="77777777" w:rsidR="00CD295E" w:rsidRPr="00903DBA" w:rsidRDefault="00CD295E" w:rsidP="0092263B">
      <w:pPr>
        <w:pStyle w:val="Code"/>
        <w:rPr>
          <w:highlight w:val="white"/>
        </w:rPr>
      </w:pPr>
      <w:r w:rsidRPr="00903DBA">
        <w:rPr>
          <w:highlight w:val="white"/>
        </w:rPr>
        <w:t xml:space="preserve">          break;</w:t>
      </w:r>
    </w:p>
    <w:p w14:paraId="1BA9250B" w14:textId="77777777" w:rsidR="003715AC" w:rsidRPr="00903DBA" w:rsidRDefault="00664EA2" w:rsidP="00664EA2">
      <w:pPr>
        <w:rPr>
          <w:highlight w:val="white"/>
        </w:rPr>
      </w:pPr>
      <w:r w:rsidRPr="00903DBA">
        <w:rPr>
          <w:highlight w:val="white"/>
        </w:rPr>
        <w:t xml:space="preserve">In case of subtraction, </w:t>
      </w:r>
      <w:r w:rsidR="00D84619" w:rsidRPr="00903DBA">
        <w:rPr>
          <w:highlight w:val="white"/>
        </w:rPr>
        <w:t>to begin with we must</w:t>
      </w:r>
      <w:r w:rsidRPr="00903DBA">
        <w:rPr>
          <w:highlight w:val="white"/>
        </w:rPr>
        <w:t xml:space="preserve"> check </w:t>
      </w:r>
      <w:r w:rsidR="00D84619" w:rsidRPr="00903DBA">
        <w:rPr>
          <w:highlight w:val="white"/>
        </w:rPr>
        <w:t xml:space="preserve">if both the expressions hold pointer or array types. If they do, we </w:t>
      </w:r>
      <w:r w:rsidR="00EB35B8" w:rsidRPr="00903DBA">
        <w:rPr>
          <w:highlight w:val="white"/>
        </w:rPr>
        <w:t xml:space="preserve">subtract their values and divide the difference </w:t>
      </w:r>
      <w:r w:rsidR="003715AC" w:rsidRPr="00903DBA">
        <w:rPr>
          <w:highlight w:val="white"/>
        </w:rPr>
        <w:t>with size of the pointer or array type.</w:t>
      </w:r>
    </w:p>
    <w:p w14:paraId="4296BB6A" w14:textId="77777777" w:rsidR="00CD295E" w:rsidRPr="00903DBA" w:rsidRDefault="00CD295E" w:rsidP="0092263B">
      <w:pPr>
        <w:pStyle w:val="Code"/>
        <w:rPr>
          <w:highlight w:val="white"/>
        </w:rPr>
      </w:pPr>
      <w:r w:rsidRPr="00903DBA">
        <w:rPr>
          <w:highlight w:val="white"/>
        </w:rPr>
        <w:t xml:space="preserve">        case MiddleOperator.BinarySubtract:</w:t>
      </w:r>
    </w:p>
    <w:p w14:paraId="2BA09A91" w14:textId="77777777" w:rsidR="00CD295E" w:rsidRPr="00903DBA" w:rsidRDefault="00CD295E" w:rsidP="0092263B">
      <w:pPr>
        <w:pStyle w:val="Code"/>
        <w:rPr>
          <w:highlight w:val="white"/>
        </w:rPr>
      </w:pPr>
      <w:r w:rsidRPr="00903DBA">
        <w:rPr>
          <w:highlight w:val="white"/>
        </w:rPr>
        <w:t xml:space="preserve">          if (leftType.IsPointerOrArray() &amp;&amp; rightType.IsPointerOrArray()) {</w:t>
      </w:r>
    </w:p>
    <w:p w14:paraId="1015F05B" w14:textId="77777777" w:rsidR="00FE2C45" w:rsidRPr="00903DBA" w:rsidRDefault="00CD295E" w:rsidP="0092263B">
      <w:pPr>
        <w:pStyle w:val="Code"/>
        <w:rPr>
          <w:highlight w:val="white"/>
        </w:rPr>
      </w:pPr>
      <w:r w:rsidRPr="00903DBA">
        <w:rPr>
          <w:highlight w:val="white"/>
        </w:rPr>
        <w:t xml:space="preserve">            resultValue = (leftValue - rightValue) /</w:t>
      </w:r>
    </w:p>
    <w:p w14:paraId="4B5663F9" w14:textId="496954E5" w:rsidR="00CD295E" w:rsidRPr="00903DBA" w:rsidRDefault="00FE2C45" w:rsidP="0092263B">
      <w:pPr>
        <w:pStyle w:val="Code"/>
        <w:rPr>
          <w:highlight w:val="white"/>
        </w:rPr>
      </w:pPr>
      <w:r w:rsidRPr="00903DBA">
        <w:rPr>
          <w:highlight w:val="white"/>
        </w:rPr>
        <w:t xml:space="preserve">                         </w:t>
      </w:r>
      <w:r w:rsidR="00CD295E" w:rsidRPr="00903DBA">
        <w:rPr>
          <w:highlight w:val="white"/>
        </w:rPr>
        <w:t xml:space="preserve"> leftType.PointerOrArrayType.Size();</w:t>
      </w:r>
    </w:p>
    <w:p w14:paraId="4C46233E" w14:textId="42FEE898" w:rsidR="00CD295E" w:rsidRPr="00903DBA" w:rsidRDefault="00CD295E" w:rsidP="0092263B">
      <w:pPr>
        <w:pStyle w:val="Code"/>
        <w:rPr>
          <w:highlight w:val="white"/>
        </w:rPr>
      </w:pPr>
      <w:r w:rsidRPr="00903DBA">
        <w:rPr>
          <w:highlight w:val="white"/>
        </w:rPr>
        <w:t xml:space="preserve">          }</w:t>
      </w:r>
    </w:p>
    <w:p w14:paraId="482DE1A4" w14:textId="66D572C7" w:rsidR="003715AC" w:rsidRPr="00903DBA" w:rsidRDefault="003715AC" w:rsidP="003715AC">
      <w:pPr>
        <w:rPr>
          <w:highlight w:val="white"/>
        </w:rPr>
      </w:pPr>
      <w:r w:rsidRPr="00903DBA">
        <w:rPr>
          <w:highlight w:val="white"/>
        </w:rPr>
        <w:t xml:space="preserve">If the left expression (but not the right expression) holds pointer or array type, we must </w:t>
      </w:r>
      <w:r w:rsidR="000D3F9B" w:rsidRPr="00903DBA">
        <w:rPr>
          <w:highlight w:val="white"/>
        </w:rPr>
        <w:t>multiply the right value with the size of the pointer or array type before we subtract t it from the left value.</w:t>
      </w:r>
    </w:p>
    <w:p w14:paraId="39C2EEEB" w14:textId="77777777" w:rsidR="00CD295E" w:rsidRPr="00903DBA" w:rsidRDefault="00CD295E" w:rsidP="0092263B">
      <w:pPr>
        <w:pStyle w:val="Code"/>
        <w:rPr>
          <w:highlight w:val="white"/>
        </w:rPr>
      </w:pPr>
      <w:r w:rsidRPr="00903DBA">
        <w:rPr>
          <w:highlight w:val="white"/>
        </w:rPr>
        <w:t xml:space="preserve">          else if (leftType.IsPointerOrArray()) {</w:t>
      </w:r>
    </w:p>
    <w:p w14:paraId="521A7CF2" w14:textId="181278E4" w:rsidR="00FE2C45" w:rsidRPr="00903DBA" w:rsidRDefault="00CD295E" w:rsidP="0092263B">
      <w:pPr>
        <w:pStyle w:val="Code"/>
        <w:rPr>
          <w:highlight w:val="white"/>
        </w:rPr>
      </w:pPr>
      <w:r w:rsidRPr="00903DBA">
        <w:rPr>
          <w:highlight w:val="white"/>
        </w:rPr>
        <w:t xml:space="preserve">            resultValue = leftValue -</w:t>
      </w:r>
    </w:p>
    <w:p w14:paraId="06548EB5" w14:textId="03A9834D" w:rsidR="00CD295E" w:rsidRPr="00903DBA" w:rsidRDefault="00FE2C45" w:rsidP="0092263B">
      <w:pPr>
        <w:pStyle w:val="Code"/>
        <w:rPr>
          <w:highlight w:val="white"/>
        </w:rPr>
      </w:pPr>
      <w:r w:rsidRPr="00903DBA">
        <w:rPr>
          <w:highlight w:val="white"/>
        </w:rPr>
        <w:t xml:space="preserve">                          </w:t>
      </w:r>
      <w:r w:rsidR="00CD295E" w:rsidRPr="00903DBA">
        <w:rPr>
          <w:highlight w:val="white"/>
        </w:rPr>
        <w:t>(rightValue * leftType.PointerOrArrayType.Size());</w:t>
      </w:r>
    </w:p>
    <w:p w14:paraId="74F3675B" w14:textId="719BEA57" w:rsidR="00CD295E" w:rsidRPr="00903DBA" w:rsidRDefault="00CD295E" w:rsidP="0092263B">
      <w:pPr>
        <w:pStyle w:val="Code"/>
        <w:rPr>
          <w:highlight w:val="white"/>
        </w:rPr>
      </w:pPr>
      <w:r w:rsidRPr="00903DBA">
        <w:rPr>
          <w:highlight w:val="white"/>
        </w:rPr>
        <w:t xml:space="preserve">          }</w:t>
      </w:r>
    </w:p>
    <w:p w14:paraId="0579F542" w14:textId="76A49F82" w:rsidR="00694D15" w:rsidRPr="00903DBA" w:rsidRDefault="00694D15" w:rsidP="00694D15">
      <w:pPr>
        <w:rPr>
          <w:highlight w:val="white"/>
        </w:rPr>
      </w:pPr>
      <w:r w:rsidRPr="00903DBA">
        <w:rPr>
          <w:highlight w:val="white"/>
        </w:rPr>
        <w:t>If neither the left nor the right expression hold</w:t>
      </w:r>
      <w:r w:rsidR="00060C59" w:rsidRPr="00903DBA">
        <w:rPr>
          <w:highlight w:val="white"/>
        </w:rPr>
        <w:t>s</w:t>
      </w:r>
      <w:r w:rsidRPr="00903DBA">
        <w:rPr>
          <w:highlight w:val="white"/>
        </w:rPr>
        <w:t xml:space="preserve"> pointer or array type, we simply subtract the values.</w:t>
      </w:r>
    </w:p>
    <w:p w14:paraId="38D0F157" w14:textId="77777777" w:rsidR="00CD295E" w:rsidRPr="00903DBA" w:rsidRDefault="00CD295E" w:rsidP="0092263B">
      <w:pPr>
        <w:pStyle w:val="Code"/>
        <w:rPr>
          <w:highlight w:val="white"/>
        </w:rPr>
      </w:pPr>
      <w:r w:rsidRPr="00903DBA">
        <w:rPr>
          <w:highlight w:val="white"/>
        </w:rPr>
        <w:t xml:space="preserve">          else {</w:t>
      </w:r>
    </w:p>
    <w:p w14:paraId="42C76402" w14:textId="77777777" w:rsidR="00CD295E" w:rsidRPr="00903DBA" w:rsidRDefault="00CD295E" w:rsidP="0092263B">
      <w:pPr>
        <w:pStyle w:val="Code"/>
        <w:rPr>
          <w:highlight w:val="white"/>
        </w:rPr>
      </w:pPr>
      <w:r w:rsidRPr="00903DBA">
        <w:rPr>
          <w:highlight w:val="white"/>
        </w:rPr>
        <w:t xml:space="preserve">            resultValue = leftValue - rightValue;</w:t>
      </w:r>
    </w:p>
    <w:p w14:paraId="76546C8D" w14:textId="77777777" w:rsidR="00CD295E" w:rsidRPr="00903DBA" w:rsidRDefault="00CD295E" w:rsidP="0092263B">
      <w:pPr>
        <w:pStyle w:val="Code"/>
        <w:rPr>
          <w:highlight w:val="white"/>
        </w:rPr>
      </w:pPr>
      <w:r w:rsidRPr="00903DBA">
        <w:rPr>
          <w:highlight w:val="white"/>
        </w:rPr>
        <w:t xml:space="preserve">          }</w:t>
      </w:r>
    </w:p>
    <w:p w14:paraId="1FD55689" w14:textId="77777777" w:rsidR="00CD295E" w:rsidRPr="00903DBA" w:rsidRDefault="00CD295E" w:rsidP="0092263B">
      <w:pPr>
        <w:pStyle w:val="Code"/>
        <w:rPr>
          <w:highlight w:val="white"/>
        </w:rPr>
      </w:pPr>
      <w:r w:rsidRPr="00903DBA">
        <w:rPr>
          <w:highlight w:val="white"/>
        </w:rPr>
        <w:t xml:space="preserve">          break;</w:t>
      </w:r>
    </w:p>
    <w:p w14:paraId="56657C3E" w14:textId="2361A7FF" w:rsidR="00CD295E" w:rsidRPr="00903DBA" w:rsidRDefault="0026414E" w:rsidP="0026414E">
      <w:pPr>
        <w:rPr>
          <w:highlight w:val="white"/>
        </w:rPr>
      </w:pPr>
      <w:r w:rsidRPr="00903DBA">
        <w:rPr>
          <w:highlight w:val="white"/>
        </w:rPr>
        <w:t>In case of multiplication</w:t>
      </w:r>
      <w:r w:rsidR="007B334F" w:rsidRPr="00903DBA">
        <w:rPr>
          <w:highlight w:val="white"/>
        </w:rPr>
        <w:t xml:space="preserve">, </w:t>
      </w:r>
      <w:r w:rsidRPr="00903DBA">
        <w:rPr>
          <w:highlight w:val="white"/>
        </w:rPr>
        <w:t xml:space="preserve">division, </w:t>
      </w:r>
      <w:r w:rsidR="007B334F" w:rsidRPr="00903DBA">
        <w:rPr>
          <w:highlight w:val="white"/>
        </w:rPr>
        <w:t xml:space="preserve">or modulo, </w:t>
      </w:r>
      <w:r w:rsidR="00C165DC" w:rsidRPr="00903DBA">
        <w:rPr>
          <w:highlight w:val="white"/>
        </w:rPr>
        <w:t xml:space="preserve">bitwise, or shift operators, </w:t>
      </w:r>
      <w:r w:rsidRPr="00903DBA">
        <w:rPr>
          <w:highlight w:val="white"/>
        </w:rPr>
        <w:t>we simply perform the operation.</w:t>
      </w:r>
    </w:p>
    <w:p w14:paraId="0E5C3264" w14:textId="77777777" w:rsidR="00CD295E" w:rsidRPr="00903DBA" w:rsidRDefault="00CD295E" w:rsidP="0092263B">
      <w:pPr>
        <w:pStyle w:val="Code"/>
        <w:rPr>
          <w:highlight w:val="white"/>
        </w:rPr>
      </w:pPr>
      <w:r w:rsidRPr="00903DBA">
        <w:rPr>
          <w:highlight w:val="white"/>
        </w:rPr>
        <w:t xml:space="preserve">        case MiddleOperator.SignedMultiply:</w:t>
      </w:r>
    </w:p>
    <w:p w14:paraId="0205CDF8" w14:textId="77777777" w:rsidR="00CD295E" w:rsidRPr="00903DBA" w:rsidRDefault="00CD295E" w:rsidP="0092263B">
      <w:pPr>
        <w:pStyle w:val="Code"/>
        <w:rPr>
          <w:highlight w:val="white"/>
        </w:rPr>
      </w:pPr>
      <w:r w:rsidRPr="00903DBA">
        <w:rPr>
          <w:highlight w:val="white"/>
        </w:rPr>
        <w:t xml:space="preserve">        case MiddleOperator.UnsignedMultiply:</w:t>
      </w:r>
    </w:p>
    <w:p w14:paraId="33BB59F1" w14:textId="77777777" w:rsidR="00CD295E" w:rsidRPr="00903DBA" w:rsidRDefault="00CD295E" w:rsidP="0092263B">
      <w:pPr>
        <w:pStyle w:val="Code"/>
        <w:rPr>
          <w:highlight w:val="white"/>
        </w:rPr>
      </w:pPr>
      <w:r w:rsidRPr="00903DBA">
        <w:rPr>
          <w:highlight w:val="white"/>
        </w:rPr>
        <w:t xml:space="preserve">          resultValue = leftValue * rightValue;</w:t>
      </w:r>
    </w:p>
    <w:p w14:paraId="35764AE5" w14:textId="77777777" w:rsidR="00CD295E" w:rsidRPr="00903DBA" w:rsidRDefault="00CD295E" w:rsidP="0092263B">
      <w:pPr>
        <w:pStyle w:val="Code"/>
        <w:rPr>
          <w:highlight w:val="white"/>
        </w:rPr>
      </w:pPr>
      <w:r w:rsidRPr="00903DBA">
        <w:rPr>
          <w:highlight w:val="white"/>
        </w:rPr>
        <w:t xml:space="preserve">          break;</w:t>
      </w:r>
    </w:p>
    <w:p w14:paraId="16240398" w14:textId="77777777" w:rsidR="00CD295E" w:rsidRPr="00903DBA" w:rsidRDefault="00CD295E" w:rsidP="0092263B">
      <w:pPr>
        <w:pStyle w:val="Code"/>
        <w:rPr>
          <w:highlight w:val="white"/>
        </w:rPr>
      </w:pPr>
      <w:r w:rsidRPr="00903DBA">
        <w:rPr>
          <w:highlight w:val="white"/>
        </w:rPr>
        <w:t xml:space="preserve">        </w:t>
      </w:r>
    </w:p>
    <w:p w14:paraId="7EAA8DDF" w14:textId="77777777" w:rsidR="00CD295E" w:rsidRPr="00903DBA" w:rsidRDefault="00CD295E" w:rsidP="0092263B">
      <w:pPr>
        <w:pStyle w:val="Code"/>
        <w:rPr>
          <w:highlight w:val="white"/>
        </w:rPr>
      </w:pPr>
      <w:r w:rsidRPr="00903DBA">
        <w:rPr>
          <w:highlight w:val="white"/>
        </w:rPr>
        <w:t xml:space="preserve">        case MiddleOperator.SignedDivide:</w:t>
      </w:r>
    </w:p>
    <w:p w14:paraId="701191EE" w14:textId="77777777" w:rsidR="00CD295E" w:rsidRPr="00903DBA" w:rsidRDefault="00CD295E" w:rsidP="0092263B">
      <w:pPr>
        <w:pStyle w:val="Code"/>
        <w:rPr>
          <w:highlight w:val="white"/>
        </w:rPr>
      </w:pPr>
      <w:r w:rsidRPr="00903DBA">
        <w:rPr>
          <w:highlight w:val="white"/>
        </w:rPr>
        <w:t xml:space="preserve">        case MiddleOperator.UnsignedDivide:</w:t>
      </w:r>
    </w:p>
    <w:p w14:paraId="6D184348" w14:textId="77777777" w:rsidR="00CD295E" w:rsidRPr="00903DBA" w:rsidRDefault="00CD295E" w:rsidP="0092263B">
      <w:pPr>
        <w:pStyle w:val="Code"/>
        <w:rPr>
          <w:highlight w:val="white"/>
        </w:rPr>
      </w:pPr>
      <w:r w:rsidRPr="00903DBA">
        <w:rPr>
          <w:highlight w:val="white"/>
        </w:rPr>
        <w:t xml:space="preserve">          resultValue = leftValue / rightValue;</w:t>
      </w:r>
    </w:p>
    <w:p w14:paraId="56DA09AE" w14:textId="77777777" w:rsidR="00CD295E" w:rsidRPr="00903DBA" w:rsidRDefault="00CD295E" w:rsidP="0092263B">
      <w:pPr>
        <w:pStyle w:val="Code"/>
        <w:rPr>
          <w:highlight w:val="white"/>
        </w:rPr>
      </w:pPr>
      <w:r w:rsidRPr="00903DBA">
        <w:rPr>
          <w:highlight w:val="white"/>
        </w:rPr>
        <w:t xml:space="preserve">          break;</w:t>
      </w:r>
    </w:p>
    <w:p w14:paraId="05B2410A" w14:textId="77777777" w:rsidR="00CD295E" w:rsidRPr="00903DBA" w:rsidRDefault="00CD295E" w:rsidP="0092263B">
      <w:pPr>
        <w:pStyle w:val="Code"/>
        <w:rPr>
          <w:highlight w:val="white"/>
        </w:rPr>
      </w:pPr>
      <w:r w:rsidRPr="00903DBA">
        <w:rPr>
          <w:highlight w:val="white"/>
        </w:rPr>
        <w:t xml:space="preserve">        </w:t>
      </w:r>
    </w:p>
    <w:p w14:paraId="2275D488" w14:textId="77777777" w:rsidR="00CD295E" w:rsidRPr="00903DBA" w:rsidRDefault="00CD295E" w:rsidP="0092263B">
      <w:pPr>
        <w:pStyle w:val="Code"/>
        <w:rPr>
          <w:highlight w:val="white"/>
        </w:rPr>
      </w:pPr>
      <w:r w:rsidRPr="00903DBA">
        <w:rPr>
          <w:highlight w:val="white"/>
        </w:rPr>
        <w:t xml:space="preserve">        case MiddleOperator.SignedModulo:</w:t>
      </w:r>
    </w:p>
    <w:p w14:paraId="1D672C37" w14:textId="77777777" w:rsidR="00CD295E" w:rsidRPr="00903DBA" w:rsidRDefault="00CD295E" w:rsidP="0092263B">
      <w:pPr>
        <w:pStyle w:val="Code"/>
        <w:rPr>
          <w:highlight w:val="white"/>
        </w:rPr>
      </w:pPr>
      <w:r w:rsidRPr="00903DBA">
        <w:rPr>
          <w:highlight w:val="white"/>
        </w:rPr>
        <w:t xml:space="preserve">        case MiddleOperator.UnsignedModulo:</w:t>
      </w:r>
    </w:p>
    <w:p w14:paraId="1A180669" w14:textId="77777777" w:rsidR="00CD295E" w:rsidRPr="00903DBA" w:rsidRDefault="00CD295E" w:rsidP="0092263B">
      <w:pPr>
        <w:pStyle w:val="Code"/>
        <w:rPr>
          <w:highlight w:val="white"/>
        </w:rPr>
      </w:pPr>
      <w:r w:rsidRPr="00903DBA">
        <w:rPr>
          <w:highlight w:val="white"/>
        </w:rPr>
        <w:t xml:space="preserve">          resultValue = leftValue % rightValue;</w:t>
      </w:r>
    </w:p>
    <w:p w14:paraId="26BAA81D" w14:textId="77777777" w:rsidR="00CD295E" w:rsidRPr="00903DBA" w:rsidRDefault="00CD295E" w:rsidP="0092263B">
      <w:pPr>
        <w:pStyle w:val="Code"/>
        <w:rPr>
          <w:highlight w:val="white"/>
        </w:rPr>
      </w:pPr>
      <w:r w:rsidRPr="00903DBA">
        <w:rPr>
          <w:highlight w:val="white"/>
        </w:rPr>
        <w:t xml:space="preserve">          break;</w:t>
      </w:r>
    </w:p>
    <w:p w14:paraId="08AFD842" w14:textId="77777777" w:rsidR="00C165DC" w:rsidRPr="00903DBA" w:rsidRDefault="00C165DC" w:rsidP="0092263B">
      <w:pPr>
        <w:pStyle w:val="Code"/>
        <w:rPr>
          <w:highlight w:val="white"/>
        </w:rPr>
      </w:pPr>
    </w:p>
    <w:p w14:paraId="07DB9A69" w14:textId="7476B2A2" w:rsidR="00CD295E" w:rsidRPr="00903DBA" w:rsidRDefault="00CD295E" w:rsidP="0092263B">
      <w:pPr>
        <w:pStyle w:val="Code"/>
        <w:rPr>
          <w:highlight w:val="white"/>
        </w:rPr>
      </w:pPr>
      <w:r w:rsidRPr="00903DBA">
        <w:rPr>
          <w:highlight w:val="white"/>
        </w:rPr>
        <w:t xml:space="preserve">        case MiddleOperator.BitwiseOr:</w:t>
      </w:r>
    </w:p>
    <w:p w14:paraId="0EBF6419" w14:textId="77777777" w:rsidR="00CD295E" w:rsidRPr="00903DBA" w:rsidRDefault="00CD295E" w:rsidP="0092263B">
      <w:pPr>
        <w:pStyle w:val="Code"/>
        <w:rPr>
          <w:highlight w:val="white"/>
        </w:rPr>
      </w:pPr>
      <w:r w:rsidRPr="00903DBA">
        <w:rPr>
          <w:highlight w:val="white"/>
        </w:rPr>
        <w:t xml:space="preserve">          resultValue = leftValue | rightValue;</w:t>
      </w:r>
    </w:p>
    <w:p w14:paraId="5F6FBE2A" w14:textId="77777777" w:rsidR="00CD295E" w:rsidRPr="00903DBA" w:rsidRDefault="00CD295E" w:rsidP="0092263B">
      <w:pPr>
        <w:pStyle w:val="Code"/>
        <w:rPr>
          <w:highlight w:val="white"/>
        </w:rPr>
      </w:pPr>
      <w:r w:rsidRPr="00903DBA">
        <w:rPr>
          <w:highlight w:val="white"/>
        </w:rPr>
        <w:t xml:space="preserve">          break;</w:t>
      </w:r>
    </w:p>
    <w:p w14:paraId="5CDF3C1B" w14:textId="77777777" w:rsidR="00CD295E" w:rsidRPr="00903DBA" w:rsidRDefault="00CD295E" w:rsidP="0092263B">
      <w:pPr>
        <w:pStyle w:val="Code"/>
        <w:rPr>
          <w:highlight w:val="white"/>
        </w:rPr>
      </w:pPr>
      <w:r w:rsidRPr="00903DBA">
        <w:rPr>
          <w:highlight w:val="white"/>
        </w:rPr>
        <w:t xml:space="preserve">        </w:t>
      </w:r>
    </w:p>
    <w:p w14:paraId="7B11B265" w14:textId="77777777" w:rsidR="00CD295E" w:rsidRPr="00903DBA" w:rsidRDefault="00CD295E" w:rsidP="0092263B">
      <w:pPr>
        <w:pStyle w:val="Code"/>
        <w:rPr>
          <w:highlight w:val="white"/>
        </w:rPr>
      </w:pPr>
      <w:r w:rsidRPr="00903DBA">
        <w:rPr>
          <w:highlight w:val="white"/>
        </w:rPr>
        <w:t xml:space="preserve">        case MiddleOperator.BitwiseXOr:</w:t>
      </w:r>
    </w:p>
    <w:p w14:paraId="70F5BDAE" w14:textId="77777777" w:rsidR="00CD295E" w:rsidRPr="00903DBA" w:rsidRDefault="00CD295E" w:rsidP="0092263B">
      <w:pPr>
        <w:pStyle w:val="Code"/>
        <w:rPr>
          <w:highlight w:val="white"/>
        </w:rPr>
      </w:pPr>
      <w:r w:rsidRPr="00903DBA">
        <w:rPr>
          <w:highlight w:val="white"/>
        </w:rPr>
        <w:t xml:space="preserve">          resultValue = leftValue ^ rightValue;</w:t>
      </w:r>
    </w:p>
    <w:p w14:paraId="1E7AB91E" w14:textId="77777777" w:rsidR="00CD295E" w:rsidRPr="00903DBA" w:rsidRDefault="00CD295E" w:rsidP="0092263B">
      <w:pPr>
        <w:pStyle w:val="Code"/>
        <w:rPr>
          <w:highlight w:val="white"/>
        </w:rPr>
      </w:pPr>
      <w:r w:rsidRPr="00903DBA">
        <w:rPr>
          <w:highlight w:val="white"/>
        </w:rPr>
        <w:t xml:space="preserve">          break;</w:t>
      </w:r>
    </w:p>
    <w:p w14:paraId="651C85F1" w14:textId="77777777" w:rsidR="00CD295E" w:rsidRPr="00903DBA" w:rsidRDefault="00CD295E" w:rsidP="0092263B">
      <w:pPr>
        <w:pStyle w:val="Code"/>
        <w:rPr>
          <w:highlight w:val="white"/>
        </w:rPr>
      </w:pPr>
      <w:r w:rsidRPr="00903DBA">
        <w:rPr>
          <w:highlight w:val="white"/>
        </w:rPr>
        <w:t xml:space="preserve">        </w:t>
      </w:r>
    </w:p>
    <w:p w14:paraId="124B6AC9" w14:textId="77777777" w:rsidR="00CD295E" w:rsidRPr="00903DBA" w:rsidRDefault="00CD295E" w:rsidP="0092263B">
      <w:pPr>
        <w:pStyle w:val="Code"/>
        <w:rPr>
          <w:highlight w:val="white"/>
        </w:rPr>
      </w:pPr>
      <w:r w:rsidRPr="00903DBA">
        <w:rPr>
          <w:highlight w:val="white"/>
        </w:rPr>
        <w:t xml:space="preserve">        case MiddleOperator.BitwiseAnd:</w:t>
      </w:r>
    </w:p>
    <w:p w14:paraId="724C5AA3" w14:textId="77777777" w:rsidR="00CD295E" w:rsidRPr="00903DBA" w:rsidRDefault="00CD295E" w:rsidP="0092263B">
      <w:pPr>
        <w:pStyle w:val="Code"/>
        <w:rPr>
          <w:highlight w:val="white"/>
        </w:rPr>
      </w:pPr>
      <w:r w:rsidRPr="00903DBA">
        <w:rPr>
          <w:highlight w:val="white"/>
        </w:rPr>
        <w:lastRenderedPageBreak/>
        <w:t xml:space="preserve">          resultValue = leftValue &amp; rightValue;</w:t>
      </w:r>
    </w:p>
    <w:p w14:paraId="763E1333" w14:textId="77777777" w:rsidR="00CD295E" w:rsidRPr="00903DBA" w:rsidRDefault="00CD295E" w:rsidP="0092263B">
      <w:pPr>
        <w:pStyle w:val="Code"/>
        <w:rPr>
          <w:highlight w:val="white"/>
        </w:rPr>
      </w:pPr>
      <w:r w:rsidRPr="00903DBA">
        <w:rPr>
          <w:highlight w:val="white"/>
        </w:rPr>
        <w:t xml:space="preserve">          break;</w:t>
      </w:r>
    </w:p>
    <w:p w14:paraId="4673929F" w14:textId="34F83F2B" w:rsidR="00CD295E" w:rsidRPr="00903DBA" w:rsidRDefault="00C165DC" w:rsidP="00C165DC">
      <w:pPr>
        <w:rPr>
          <w:highlight w:val="white"/>
        </w:rPr>
      </w:pPr>
      <w:r w:rsidRPr="00903DBA">
        <w:rPr>
          <w:highlight w:val="white"/>
        </w:rPr>
        <w:t xml:space="preserve">In case of shift operators, we need to type cast the right value from </w:t>
      </w:r>
      <w:r w:rsidRPr="00903DBA">
        <w:rPr>
          <w:rStyle w:val="KeyWord0"/>
          <w:highlight w:val="white"/>
        </w:rPr>
        <w:t>BigInteger</w:t>
      </w:r>
      <w:r w:rsidRPr="00903DBA">
        <w:rPr>
          <w:highlight w:val="white"/>
        </w:rPr>
        <w:t xml:space="preserve"> to </w:t>
      </w:r>
      <w:r w:rsidRPr="00903DBA">
        <w:rPr>
          <w:rStyle w:val="KeyWord0"/>
          <w:highlight w:val="white"/>
        </w:rPr>
        <w:t>int</w:t>
      </w:r>
      <w:r w:rsidRPr="00903DBA">
        <w:rPr>
          <w:highlight w:val="white"/>
        </w:rPr>
        <w:t xml:space="preserve">, simply because the </w:t>
      </w:r>
      <w:r w:rsidRPr="00903DBA">
        <w:rPr>
          <w:rStyle w:val="KeyWord0"/>
          <w:highlight w:val="white"/>
        </w:rPr>
        <w:t>BigInteger</w:t>
      </w:r>
      <w:r w:rsidRPr="00903DBA">
        <w:rPr>
          <w:highlight w:val="white"/>
        </w:rPr>
        <w:t xml:space="preserve"> operation want</w:t>
      </w:r>
      <w:r w:rsidR="00277104" w:rsidRPr="00903DBA">
        <w:rPr>
          <w:highlight w:val="white"/>
        </w:rPr>
        <w:t>s</w:t>
      </w:r>
      <w:r w:rsidR="002E5C91" w:rsidRPr="00903DBA">
        <w:rPr>
          <w:highlight w:val="white"/>
        </w:rPr>
        <w:t xml:space="preserve"> an integer in those cases.</w:t>
      </w:r>
    </w:p>
    <w:p w14:paraId="5ACCCAC8" w14:textId="77777777" w:rsidR="00CD295E" w:rsidRPr="00903DBA" w:rsidRDefault="00CD295E" w:rsidP="0092263B">
      <w:pPr>
        <w:pStyle w:val="Code"/>
        <w:rPr>
          <w:highlight w:val="white"/>
        </w:rPr>
      </w:pPr>
      <w:r w:rsidRPr="00903DBA">
        <w:rPr>
          <w:highlight w:val="white"/>
        </w:rPr>
        <w:t xml:space="preserve">        case MiddleOperator.ShiftLeft:</w:t>
      </w:r>
    </w:p>
    <w:p w14:paraId="7D8C3F82" w14:textId="77777777" w:rsidR="00CD295E" w:rsidRPr="00903DBA" w:rsidRDefault="00CD295E" w:rsidP="0092263B">
      <w:pPr>
        <w:pStyle w:val="Code"/>
        <w:rPr>
          <w:highlight w:val="white"/>
        </w:rPr>
      </w:pPr>
      <w:r w:rsidRPr="00903DBA">
        <w:rPr>
          <w:highlight w:val="white"/>
        </w:rPr>
        <w:t xml:space="preserve">          resultValue = leftValue &lt;&lt; ((int) rightValue);</w:t>
      </w:r>
    </w:p>
    <w:p w14:paraId="086D4ACD" w14:textId="77777777" w:rsidR="00CD295E" w:rsidRPr="00903DBA" w:rsidRDefault="00CD295E" w:rsidP="0092263B">
      <w:pPr>
        <w:pStyle w:val="Code"/>
        <w:rPr>
          <w:highlight w:val="white"/>
        </w:rPr>
      </w:pPr>
      <w:r w:rsidRPr="00903DBA">
        <w:rPr>
          <w:highlight w:val="white"/>
        </w:rPr>
        <w:t xml:space="preserve">          break;</w:t>
      </w:r>
    </w:p>
    <w:p w14:paraId="63DB5597" w14:textId="77777777" w:rsidR="00CD295E" w:rsidRPr="00903DBA" w:rsidRDefault="00CD295E" w:rsidP="0092263B">
      <w:pPr>
        <w:pStyle w:val="Code"/>
        <w:rPr>
          <w:highlight w:val="white"/>
        </w:rPr>
      </w:pPr>
      <w:r w:rsidRPr="00903DBA">
        <w:rPr>
          <w:highlight w:val="white"/>
        </w:rPr>
        <w:t xml:space="preserve">        </w:t>
      </w:r>
    </w:p>
    <w:p w14:paraId="706F67C1" w14:textId="77777777" w:rsidR="00CD295E" w:rsidRPr="00903DBA" w:rsidRDefault="00CD295E" w:rsidP="0092263B">
      <w:pPr>
        <w:pStyle w:val="Code"/>
        <w:rPr>
          <w:highlight w:val="white"/>
        </w:rPr>
      </w:pPr>
      <w:r w:rsidRPr="00903DBA">
        <w:rPr>
          <w:highlight w:val="white"/>
        </w:rPr>
        <w:t xml:space="preserve">        case MiddleOperator.ShiftRight:</w:t>
      </w:r>
    </w:p>
    <w:p w14:paraId="7CEC5883" w14:textId="77777777" w:rsidR="00CD295E" w:rsidRPr="00903DBA" w:rsidRDefault="00CD295E" w:rsidP="0092263B">
      <w:pPr>
        <w:pStyle w:val="Code"/>
        <w:rPr>
          <w:highlight w:val="white"/>
        </w:rPr>
      </w:pPr>
      <w:r w:rsidRPr="00903DBA">
        <w:rPr>
          <w:highlight w:val="white"/>
        </w:rPr>
        <w:t xml:space="preserve">          resultValue = leftValue &gt;&gt; ((int) rightValue);</w:t>
      </w:r>
    </w:p>
    <w:p w14:paraId="120C8E1B" w14:textId="77777777" w:rsidR="00CD295E" w:rsidRPr="00903DBA" w:rsidRDefault="00CD295E" w:rsidP="0092263B">
      <w:pPr>
        <w:pStyle w:val="Code"/>
        <w:rPr>
          <w:highlight w:val="white"/>
        </w:rPr>
      </w:pPr>
      <w:r w:rsidRPr="00903DBA">
        <w:rPr>
          <w:highlight w:val="white"/>
        </w:rPr>
        <w:t xml:space="preserve">          break;</w:t>
      </w:r>
    </w:p>
    <w:p w14:paraId="51D38530" w14:textId="77777777" w:rsidR="00CD295E" w:rsidRPr="00903DBA" w:rsidRDefault="00CD295E" w:rsidP="0092263B">
      <w:pPr>
        <w:pStyle w:val="Code"/>
        <w:rPr>
          <w:highlight w:val="white"/>
        </w:rPr>
      </w:pPr>
      <w:r w:rsidRPr="00903DBA">
        <w:rPr>
          <w:highlight w:val="white"/>
        </w:rPr>
        <w:t xml:space="preserve">      }</w:t>
      </w:r>
    </w:p>
    <w:p w14:paraId="3AA95ED3" w14:textId="385FAB12" w:rsidR="00CD295E" w:rsidRPr="00903DBA" w:rsidRDefault="003743EB" w:rsidP="00517C9B">
      <w:pPr>
        <w:rPr>
          <w:highlight w:val="white"/>
        </w:rPr>
      </w:pPr>
      <w:r w:rsidRPr="00903DBA">
        <w:rPr>
          <w:highlight w:val="white"/>
        </w:rPr>
        <w:t>When we have evaluated the value</w:t>
      </w:r>
      <w:r w:rsidR="00760F0C" w:rsidRPr="00903DBA">
        <w:rPr>
          <w:highlight w:val="white"/>
        </w:rPr>
        <w:t>,</w:t>
      </w:r>
      <w:r w:rsidRPr="00903DBA">
        <w:rPr>
          <w:highlight w:val="white"/>
        </w:rPr>
        <w:t xml:space="preserve"> </w:t>
      </w:r>
      <w:r w:rsidR="00EB78C9" w:rsidRPr="00903DBA">
        <w:rPr>
          <w:highlight w:val="white"/>
        </w:rPr>
        <w:t xml:space="preserve">we need to find its type, which we </w:t>
      </w:r>
      <w:r w:rsidR="00E546DF" w:rsidRPr="00903DBA">
        <w:rPr>
          <w:highlight w:val="white"/>
        </w:rPr>
        <w:t xml:space="preserve">do by calling the </w:t>
      </w:r>
      <w:r w:rsidR="00E546DF" w:rsidRPr="00903DBA">
        <w:rPr>
          <w:rStyle w:val="KeyWord0"/>
          <w:highlight w:val="white"/>
        </w:rPr>
        <w:t>MaxType</w:t>
      </w:r>
      <w:r w:rsidR="00E546DF" w:rsidRPr="00903DBA">
        <w:rPr>
          <w:highlight w:val="white"/>
        </w:rPr>
        <w:t xml:space="preserve"> method in the </w:t>
      </w:r>
      <w:r w:rsidR="00E546DF" w:rsidRPr="00903DBA">
        <w:rPr>
          <w:rStyle w:val="KeyWord0"/>
          <w:highlight w:val="white"/>
        </w:rPr>
        <w:t>TypeCast</w:t>
      </w:r>
      <w:r w:rsidR="00E546DF" w:rsidRPr="00903DBA">
        <w:rPr>
          <w:highlight w:val="white"/>
        </w:rPr>
        <w:t xml:space="preserve"> class.</w:t>
      </w:r>
    </w:p>
    <w:p w14:paraId="0EA79D12" w14:textId="7C02465D" w:rsidR="00CD295E" w:rsidRPr="00903DBA" w:rsidRDefault="00CD295E" w:rsidP="0092263B">
      <w:pPr>
        <w:pStyle w:val="Code"/>
        <w:rPr>
          <w:highlight w:val="white"/>
        </w:rPr>
      </w:pPr>
      <w:r w:rsidRPr="00903DBA">
        <w:rPr>
          <w:highlight w:val="white"/>
        </w:rPr>
        <w:t xml:space="preserve">      Type maxType = TypeCast.MaxType(leftSymbol.Type, rightSymbol.Type);</w:t>
      </w:r>
    </w:p>
    <w:p w14:paraId="7E525A50" w14:textId="356542E6" w:rsidR="00760F0C" w:rsidRPr="00903DBA" w:rsidRDefault="00760F0C" w:rsidP="00760F0C">
      <w:pPr>
        <w:rPr>
          <w:highlight w:val="white"/>
        </w:rPr>
      </w:pPr>
      <w:r w:rsidRPr="00903DBA">
        <w:rPr>
          <w:highlight w:val="white"/>
        </w:rPr>
        <w:t>Finally</w:t>
      </w:r>
      <w:r w:rsidR="004E60EA" w:rsidRPr="00903DBA">
        <w:rPr>
          <w:highlight w:val="white"/>
        </w:rPr>
        <w:t>,</w:t>
      </w:r>
      <w:r w:rsidRPr="00903DBA">
        <w:rPr>
          <w:highlight w:val="white"/>
        </w:rPr>
        <w:t xml:space="preserve"> we return a symbol holding the maximum type and the resulting value.</w:t>
      </w:r>
    </w:p>
    <w:p w14:paraId="4F417BE7" w14:textId="77777777" w:rsidR="00CD295E" w:rsidRPr="00903DBA" w:rsidRDefault="00CD295E" w:rsidP="0092263B">
      <w:pPr>
        <w:pStyle w:val="Code"/>
        <w:rPr>
          <w:highlight w:val="white"/>
        </w:rPr>
      </w:pPr>
      <w:r w:rsidRPr="00903DBA">
        <w:rPr>
          <w:highlight w:val="white"/>
        </w:rPr>
        <w:t xml:space="preserve">      return (new Symbol(maxType, resultValue));</w:t>
      </w:r>
    </w:p>
    <w:p w14:paraId="67E39F9D" w14:textId="77777777" w:rsidR="00CD295E" w:rsidRPr="00903DBA" w:rsidRDefault="00CD295E" w:rsidP="0092263B">
      <w:pPr>
        <w:pStyle w:val="Code"/>
        <w:rPr>
          <w:highlight w:val="white"/>
        </w:rPr>
      </w:pPr>
      <w:r w:rsidRPr="00903DBA">
        <w:rPr>
          <w:highlight w:val="white"/>
        </w:rPr>
        <w:t xml:space="preserve">    }</w:t>
      </w:r>
    </w:p>
    <w:p w14:paraId="226F3A34" w14:textId="1138516F" w:rsidR="00CD295E" w:rsidRPr="00903DBA" w:rsidRDefault="00BE2C60" w:rsidP="00CA5248">
      <w:pPr>
        <w:rPr>
          <w:highlight w:val="white"/>
        </w:rPr>
      </w:pPr>
      <w:r w:rsidRPr="00903DBA">
        <w:rPr>
          <w:highlight w:val="white"/>
        </w:rPr>
        <w:t xml:space="preserve">The evaluation of a floating constant expression is </w:t>
      </w:r>
      <w:proofErr w:type="gramStart"/>
      <w:r w:rsidR="0065171F" w:rsidRPr="00903DBA">
        <w:rPr>
          <w:highlight w:val="white"/>
        </w:rPr>
        <w:t>more simple</w:t>
      </w:r>
      <w:proofErr w:type="gramEnd"/>
      <w:r w:rsidR="0065171F" w:rsidRPr="00903DBA">
        <w:rPr>
          <w:highlight w:val="white"/>
        </w:rPr>
        <w:t xml:space="preserve"> </w:t>
      </w:r>
      <w:r w:rsidRPr="00903DBA">
        <w:rPr>
          <w:highlight w:val="white"/>
        </w:rPr>
        <w:t xml:space="preserve">than the integral expression, since we </w:t>
      </w:r>
      <w:r w:rsidR="00CA5248" w:rsidRPr="00903DBA">
        <w:rPr>
          <w:highlight w:val="white"/>
        </w:rPr>
        <w:t>do not need to take pointer arithmetic in consideration.</w:t>
      </w:r>
    </w:p>
    <w:p w14:paraId="2018B383" w14:textId="77777777" w:rsidR="00CD295E" w:rsidRPr="00903DBA" w:rsidRDefault="00CD295E" w:rsidP="0092263B">
      <w:pPr>
        <w:pStyle w:val="Code"/>
        <w:rPr>
          <w:highlight w:val="white"/>
        </w:rPr>
      </w:pPr>
      <w:r w:rsidRPr="00903DBA">
        <w:rPr>
          <w:highlight w:val="white"/>
        </w:rPr>
        <w:t xml:space="preserve">    private static Expression ArithmeticFloating(MiddleOperator middleOp,</w:t>
      </w:r>
    </w:p>
    <w:p w14:paraId="3466C762" w14:textId="77777777" w:rsidR="002E00C1" w:rsidRPr="00903DBA" w:rsidRDefault="00CD295E" w:rsidP="0092263B">
      <w:pPr>
        <w:pStyle w:val="Code"/>
        <w:rPr>
          <w:highlight w:val="white"/>
        </w:rPr>
      </w:pPr>
      <w:r w:rsidRPr="00903DBA">
        <w:rPr>
          <w:highlight w:val="white"/>
        </w:rPr>
        <w:t xml:space="preserve">                                                 Expression leftExpression,</w:t>
      </w:r>
    </w:p>
    <w:p w14:paraId="6EAB5B2A" w14:textId="2A1AD518" w:rsidR="00CD295E" w:rsidRPr="00903DBA" w:rsidRDefault="002E00C1" w:rsidP="0092263B">
      <w:pPr>
        <w:pStyle w:val="Code"/>
        <w:rPr>
          <w:highlight w:val="white"/>
        </w:rPr>
      </w:pPr>
      <w:r w:rsidRPr="00903DBA">
        <w:rPr>
          <w:highlight w:val="white"/>
        </w:rPr>
        <w:t xml:space="preserve">                                                </w:t>
      </w:r>
      <w:r w:rsidR="00CD295E" w:rsidRPr="00903DBA">
        <w:rPr>
          <w:highlight w:val="white"/>
        </w:rPr>
        <w:t xml:space="preserve"> Expression rightExpression) {</w:t>
      </w:r>
    </w:p>
    <w:p w14:paraId="3ED54B66" w14:textId="3A553C2D" w:rsidR="00CD295E" w:rsidRPr="00903DBA" w:rsidRDefault="00CD295E" w:rsidP="0092263B">
      <w:pPr>
        <w:pStyle w:val="Code"/>
        <w:rPr>
          <w:highlight w:val="white"/>
        </w:rPr>
      </w:pPr>
      <w:r w:rsidRPr="00903DBA">
        <w:rPr>
          <w:highlight w:val="white"/>
        </w:rPr>
        <w:t xml:space="preserve">      leftExpression = </w:t>
      </w:r>
      <w:r w:rsidR="0047518E" w:rsidRPr="00903DBA">
        <w:rPr>
          <w:highlight w:val="white"/>
        </w:rPr>
        <w:t>TypeCast.LogicalToFloating(</w:t>
      </w:r>
      <w:r w:rsidRPr="00903DBA">
        <w:rPr>
          <w:highlight w:val="white"/>
        </w:rPr>
        <w:t>leftExpression);</w:t>
      </w:r>
    </w:p>
    <w:p w14:paraId="17BA6CB0" w14:textId="5878D16B" w:rsidR="00CD295E" w:rsidRPr="00903DBA" w:rsidRDefault="00CD295E" w:rsidP="0092263B">
      <w:pPr>
        <w:pStyle w:val="Code"/>
        <w:rPr>
          <w:highlight w:val="white"/>
        </w:rPr>
      </w:pPr>
      <w:r w:rsidRPr="00903DBA">
        <w:rPr>
          <w:highlight w:val="white"/>
        </w:rPr>
        <w:t xml:space="preserve">      rightExpression = </w:t>
      </w:r>
      <w:r w:rsidR="0047518E" w:rsidRPr="00903DBA">
        <w:rPr>
          <w:highlight w:val="white"/>
        </w:rPr>
        <w:t>TypeCast.LogicalToFloating(</w:t>
      </w:r>
      <w:r w:rsidRPr="00903DBA">
        <w:rPr>
          <w:highlight w:val="white"/>
        </w:rPr>
        <w:t>rightExpression);</w:t>
      </w:r>
    </w:p>
    <w:p w14:paraId="65E84D3D" w14:textId="77777777" w:rsidR="00CD295E" w:rsidRPr="00903DBA" w:rsidRDefault="00CD295E" w:rsidP="0092263B">
      <w:pPr>
        <w:pStyle w:val="Code"/>
        <w:rPr>
          <w:highlight w:val="white"/>
        </w:rPr>
      </w:pPr>
      <w:r w:rsidRPr="00903DBA">
        <w:rPr>
          <w:highlight w:val="white"/>
        </w:rPr>
        <w:t xml:space="preserve">      decimal leftValue, rightValue, resultValue = 0;</w:t>
      </w:r>
    </w:p>
    <w:p w14:paraId="1BE80AEF" w14:textId="77777777" w:rsidR="00CD295E" w:rsidRPr="00903DBA" w:rsidRDefault="00CD295E" w:rsidP="0092263B">
      <w:pPr>
        <w:pStyle w:val="Code"/>
        <w:rPr>
          <w:highlight w:val="white"/>
        </w:rPr>
      </w:pPr>
    </w:p>
    <w:p w14:paraId="52D905B8" w14:textId="51A83873" w:rsidR="00FF4A26" w:rsidRPr="00903DBA" w:rsidRDefault="00FF4A26" w:rsidP="00FF4A26">
      <w:pPr>
        <w:rPr>
          <w:highlight w:val="white"/>
        </w:rPr>
      </w:pPr>
      <w:r w:rsidRPr="00903DBA">
        <w:rPr>
          <w:highlight w:val="white"/>
        </w:rPr>
        <w:t xml:space="preserve">The value of each expression can be </w:t>
      </w:r>
      <w:r w:rsidRPr="00903DBA">
        <w:rPr>
          <w:rStyle w:val="KeyWord0"/>
          <w:highlight w:val="white"/>
        </w:rPr>
        <w:t>BigInteger</w:t>
      </w:r>
      <w:r w:rsidRPr="00903DBA">
        <w:rPr>
          <w:highlight w:val="white"/>
        </w:rPr>
        <w:t xml:space="preserve"> or </w:t>
      </w:r>
      <w:r w:rsidRPr="00903DBA">
        <w:rPr>
          <w:rStyle w:val="KeyWord0"/>
          <w:highlight w:val="white"/>
        </w:rPr>
        <w:t>decimal</w:t>
      </w:r>
      <w:r w:rsidRPr="00903DBA">
        <w:rPr>
          <w:highlight w:val="white"/>
        </w:rPr>
        <w:t xml:space="preserve">. In the case of </w:t>
      </w:r>
      <w:r w:rsidRPr="00903DBA">
        <w:rPr>
          <w:rStyle w:val="KeyWord0"/>
          <w:highlight w:val="white"/>
        </w:rPr>
        <w:t>BigInteger</w:t>
      </w:r>
      <w:r w:rsidRPr="00903DBA">
        <w:rPr>
          <w:highlight w:val="white"/>
        </w:rPr>
        <w:t xml:space="preserve">, we first cast the value to </w:t>
      </w:r>
      <w:r w:rsidRPr="00903DBA">
        <w:rPr>
          <w:rStyle w:val="KeyWord0"/>
          <w:highlight w:val="white"/>
        </w:rPr>
        <w:t>BigInteger</w:t>
      </w:r>
      <w:r w:rsidRPr="00903DBA">
        <w:rPr>
          <w:highlight w:val="white"/>
        </w:rPr>
        <w:t xml:space="preserve"> and then to </w:t>
      </w:r>
      <w:r w:rsidRPr="00903DBA">
        <w:rPr>
          <w:rStyle w:val="KeyWord0"/>
          <w:highlight w:val="white"/>
        </w:rPr>
        <w:t>decimal</w:t>
      </w:r>
      <w:r w:rsidRPr="00903DBA">
        <w:rPr>
          <w:highlight w:val="white"/>
        </w:rPr>
        <w:t>.</w:t>
      </w:r>
    </w:p>
    <w:p w14:paraId="2FF82A46" w14:textId="74B4B036" w:rsidR="00CD295E" w:rsidRPr="00903DBA" w:rsidRDefault="00CD295E" w:rsidP="0092263B">
      <w:pPr>
        <w:pStyle w:val="Code"/>
        <w:rPr>
          <w:highlight w:val="white"/>
        </w:rPr>
      </w:pPr>
      <w:r w:rsidRPr="00903DBA">
        <w:rPr>
          <w:highlight w:val="white"/>
        </w:rPr>
        <w:t xml:space="preserve">      if (leftExpression.Symbol.</w:t>
      </w:r>
      <w:r w:rsidR="00D63FD4" w:rsidRPr="00903DBA">
        <w:rPr>
          <w:highlight w:val="white"/>
        </w:rPr>
        <w:t>Value is BigInteger</w:t>
      </w:r>
      <w:r w:rsidRPr="00903DBA">
        <w:rPr>
          <w:highlight w:val="white"/>
        </w:rPr>
        <w:t>) {</w:t>
      </w:r>
    </w:p>
    <w:p w14:paraId="060F2412" w14:textId="77777777" w:rsidR="000E0C8B" w:rsidRPr="00903DBA" w:rsidRDefault="000E0C8B" w:rsidP="000E0C8B">
      <w:pPr>
        <w:pStyle w:val="Code"/>
        <w:rPr>
          <w:highlight w:val="white"/>
        </w:rPr>
      </w:pPr>
      <w:r w:rsidRPr="00903DBA">
        <w:rPr>
          <w:highlight w:val="white"/>
        </w:rPr>
        <w:t xml:space="preserve">        leftValue = (decimal) ((BigInteger) leftExpression.Symbol.Value);</w:t>
      </w:r>
    </w:p>
    <w:p w14:paraId="1CF8648A" w14:textId="77777777" w:rsidR="00CD295E" w:rsidRPr="00903DBA" w:rsidRDefault="00CD295E" w:rsidP="0092263B">
      <w:pPr>
        <w:pStyle w:val="Code"/>
        <w:rPr>
          <w:highlight w:val="white"/>
        </w:rPr>
      </w:pPr>
      <w:r w:rsidRPr="00903DBA">
        <w:rPr>
          <w:highlight w:val="white"/>
        </w:rPr>
        <w:t xml:space="preserve">      }</w:t>
      </w:r>
    </w:p>
    <w:p w14:paraId="0035BDDB" w14:textId="77777777" w:rsidR="00CD295E" w:rsidRPr="00903DBA" w:rsidRDefault="00CD295E" w:rsidP="0092263B">
      <w:pPr>
        <w:pStyle w:val="Code"/>
        <w:rPr>
          <w:highlight w:val="white"/>
        </w:rPr>
      </w:pPr>
      <w:r w:rsidRPr="00903DBA">
        <w:rPr>
          <w:highlight w:val="white"/>
        </w:rPr>
        <w:t xml:space="preserve">      else {</w:t>
      </w:r>
    </w:p>
    <w:p w14:paraId="05D8EAC4" w14:textId="77777777" w:rsidR="000E0C8B" w:rsidRPr="00903DBA" w:rsidRDefault="000E0C8B" w:rsidP="000E0C8B">
      <w:pPr>
        <w:pStyle w:val="Code"/>
        <w:rPr>
          <w:highlight w:val="white"/>
        </w:rPr>
      </w:pPr>
      <w:r w:rsidRPr="00903DBA">
        <w:rPr>
          <w:highlight w:val="white"/>
        </w:rPr>
        <w:t xml:space="preserve">        leftValue = (decimal) leftExpression.Symbol.Value;</w:t>
      </w:r>
    </w:p>
    <w:p w14:paraId="14B9D056" w14:textId="77777777" w:rsidR="00CD295E" w:rsidRPr="00903DBA" w:rsidRDefault="00CD295E" w:rsidP="0092263B">
      <w:pPr>
        <w:pStyle w:val="Code"/>
        <w:rPr>
          <w:highlight w:val="white"/>
        </w:rPr>
      </w:pPr>
      <w:r w:rsidRPr="00903DBA">
        <w:rPr>
          <w:highlight w:val="white"/>
        </w:rPr>
        <w:t xml:space="preserve">      }</w:t>
      </w:r>
    </w:p>
    <w:p w14:paraId="377A2C57" w14:textId="77777777" w:rsidR="00CD295E" w:rsidRPr="00903DBA" w:rsidRDefault="00CD295E" w:rsidP="0092263B">
      <w:pPr>
        <w:pStyle w:val="Code"/>
        <w:rPr>
          <w:highlight w:val="white"/>
        </w:rPr>
      </w:pPr>
    </w:p>
    <w:p w14:paraId="6503C8D0" w14:textId="0DFC6148" w:rsidR="00CD295E" w:rsidRPr="00903DBA" w:rsidRDefault="00CD295E" w:rsidP="0092263B">
      <w:pPr>
        <w:pStyle w:val="Code"/>
        <w:rPr>
          <w:highlight w:val="white"/>
        </w:rPr>
      </w:pPr>
      <w:r w:rsidRPr="00903DBA">
        <w:rPr>
          <w:highlight w:val="white"/>
        </w:rPr>
        <w:t xml:space="preserve">      if (rightExpression.Symbol.</w:t>
      </w:r>
      <w:r w:rsidR="006E32D5" w:rsidRPr="00903DBA">
        <w:rPr>
          <w:highlight w:val="white"/>
        </w:rPr>
        <w:t>Value is BigInteger</w:t>
      </w:r>
      <w:r w:rsidRPr="00903DBA">
        <w:rPr>
          <w:highlight w:val="white"/>
        </w:rPr>
        <w:t>) {</w:t>
      </w:r>
    </w:p>
    <w:p w14:paraId="1B4F02A8" w14:textId="77777777" w:rsidR="00035C84" w:rsidRPr="00903DBA" w:rsidRDefault="00035C84" w:rsidP="00035C84">
      <w:pPr>
        <w:pStyle w:val="Code"/>
        <w:rPr>
          <w:highlight w:val="white"/>
        </w:rPr>
      </w:pPr>
      <w:r w:rsidRPr="00903DBA">
        <w:rPr>
          <w:highlight w:val="white"/>
        </w:rPr>
        <w:t xml:space="preserve">        rightValue = (decimal) ((BigInteger) rightExpression.Symbol.Value);</w:t>
      </w:r>
    </w:p>
    <w:p w14:paraId="5AD33C66" w14:textId="77777777" w:rsidR="00CD295E" w:rsidRPr="00903DBA" w:rsidRDefault="00CD295E" w:rsidP="00CD295E">
      <w:pPr>
        <w:pStyle w:val="Code"/>
        <w:rPr>
          <w:highlight w:val="white"/>
        </w:rPr>
      </w:pPr>
      <w:r w:rsidRPr="00903DBA">
        <w:rPr>
          <w:highlight w:val="white"/>
        </w:rPr>
        <w:t xml:space="preserve">      }</w:t>
      </w:r>
    </w:p>
    <w:p w14:paraId="74C10B97" w14:textId="77777777" w:rsidR="00CD295E" w:rsidRPr="00903DBA" w:rsidRDefault="00CD295E" w:rsidP="00CD295E">
      <w:pPr>
        <w:pStyle w:val="Code"/>
        <w:rPr>
          <w:highlight w:val="white"/>
        </w:rPr>
      </w:pPr>
      <w:r w:rsidRPr="00903DBA">
        <w:rPr>
          <w:highlight w:val="white"/>
        </w:rPr>
        <w:t xml:space="preserve">      else {</w:t>
      </w:r>
    </w:p>
    <w:p w14:paraId="5D474D29" w14:textId="77777777" w:rsidR="00035C84" w:rsidRPr="00903DBA" w:rsidRDefault="00035C84" w:rsidP="00035C84">
      <w:pPr>
        <w:pStyle w:val="Code"/>
        <w:rPr>
          <w:highlight w:val="white"/>
        </w:rPr>
      </w:pPr>
      <w:r w:rsidRPr="00903DBA">
        <w:rPr>
          <w:highlight w:val="white"/>
        </w:rPr>
        <w:t xml:space="preserve">        rightValue = (decimal) rightExpression.Symbol.Value;</w:t>
      </w:r>
    </w:p>
    <w:p w14:paraId="22E29BE0" w14:textId="77777777" w:rsidR="00CD295E" w:rsidRPr="00903DBA" w:rsidRDefault="00CD295E" w:rsidP="00CD295E">
      <w:pPr>
        <w:pStyle w:val="Code"/>
        <w:rPr>
          <w:highlight w:val="white"/>
        </w:rPr>
      </w:pPr>
      <w:r w:rsidRPr="00903DBA">
        <w:rPr>
          <w:highlight w:val="white"/>
        </w:rPr>
        <w:t xml:space="preserve">      }</w:t>
      </w:r>
    </w:p>
    <w:p w14:paraId="6A82AB9A" w14:textId="06E2BFFB" w:rsidR="00CD295E" w:rsidRPr="00903DBA" w:rsidRDefault="007F19D4" w:rsidP="007F19D4">
      <w:pPr>
        <w:rPr>
          <w:highlight w:val="white"/>
        </w:rPr>
      </w:pPr>
      <w:r w:rsidRPr="00903DBA">
        <w:rPr>
          <w:highlight w:val="white"/>
        </w:rPr>
        <w:t xml:space="preserve">Since the values are object of the </w:t>
      </w:r>
      <w:r w:rsidRPr="00903DBA">
        <w:rPr>
          <w:rStyle w:val="KeyWord0"/>
          <w:highlight w:val="white"/>
        </w:rPr>
        <w:t>decimal</w:t>
      </w:r>
      <w:r w:rsidRPr="00903DBA">
        <w:rPr>
          <w:highlight w:val="white"/>
        </w:rPr>
        <w:t xml:space="preserve"> class, we can user the regular operators.</w:t>
      </w:r>
    </w:p>
    <w:p w14:paraId="31FE1ADF" w14:textId="77777777" w:rsidR="00CD295E" w:rsidRPr="00903DBA" w:rsidRDefault="00CD295E" w:rsidP="00CD295E">
      <w:pPr>
        <w:pStyle w:val="Code"/>
        <w:rPr>
          <w:highlight w:val="white"/>
        </w:rPr>
      </w:pPr>
      <w:r w:rsidRPr="00903DBA">
        <w:rPr>
          <w:highlight w:val="white"/>
        </w:rPr>
        <w:t xml:space="preserve">      switch (middleOp) {</w:t>
      </w:r>
    </w:p>
    <w:p w14:paraId="7C59B460" w14:textId="77777777" w:rsidR="00CD295E" w:rsidRPr="00903DBA" w:rsidRDefault="00CD295E" w:rsidP="00CD295E">
      <w:pPr>
        <w:pStyle w:val="Code"/>
        <w:rPr>
          <w:highlight w:val="white"/>
        </w:rPr>
      </w:pPr>
      <w:r w:rsidRPr="00903DBA">
        <w:rPr>
          <w:highlight w:val="white"/>
        </w:rPr>
        <w:t xml:space="preserve">        case MiddleOperator.BinaryAdd:</w:t>
      </w:r>
    </w:p>
    <w:p w14:paraId="1869BF23" w14:textId="77777777" w:rsidR="00CD295E" w:rsidRPr="00903DBA" w:rsidRDefault="00CD295E" w:rsidP="00CD295E">
      <w:pPr>
        <w:pStyle w:val="Code"/>
        <w:rPr>
          <w:highlight w:val="white"/>
        </w:rPr>
      </w:pPr>
      <w:r w:rsidRPr="00903DBA">
        <w:rPr>
          <w:highlight w:val="white"/>
        </w:rPr>
        <w:t xml:space="preserve">          resultValue = leftValue + rightValue;</w:t>
      </w:r>
    </w:p>
    <w:p w14:paraId="2BD669B9" w14:textId="77777777" w:rsidR="00CD295E" w:rsidRPr="00903DBA" w:rsidRDefault="00CD295E" w:rsidP="00CD295E">
      <w:pPr>
        <w:pStyle w:val="Code"/>
        <w:rPr>
          <w:highlight w:val="white"/>
        </w:rPr>
      </w:pPr>
      <w:r w:rsidRPr="00903DBA">
        <w:rPr>
          <w:highlight w:val="white"/>
        </w:rPr>
        <w:t xml:space="preserve">          break;</w:t>
      </w:r>
    </w:p>
    <w:p w14:paraId="5BA2A709" w14:textId="77777777" w:rsidR="00CD295E" w:rsidRPr="00903DBA" w:rsidRDefault="00CD295E" w:rsidP="00CD295E">
      <w:pPr>
        <w:pStyle w:val="Code"/>
        <w:rPr>
          <w:highlight w:val="white"/>
        </w:rPr>
      </w:pPr>
      <w:r w:rsidRPr="00903DBA">
        <w:rPr>
          <w:highlight w:val="white"/>
        </w:rPr>
        <w:t xml:space="preserve">        </w:t>
      </w:r>
    </w:p>
    <w:p w14:paraId="09EEF364" w14:textId="77777777" w:rsidR="00CD295E" w:rsidRPr="00903DBA" w:rsidRDefault="00CD295E" w:rsidP="00CD295E">
      <w:pPr>
        <w:pStyle w:val="Code"/>
        <w:rPr>
          <w:highlight w:val="white"/>
        </w:rPr>
      </w:pPr>
      <w:r w:rsidRPr="00903DBA">
        <w:rPr>
          <w:highlight w:val="white"/>
        </w:rPr>
        <w:lastRenderedPageBreak/>
        <w:t xml:space="preserve">        case MiddleOperator.BinarySubtract:</w:t>
      </w:r>
    </w:p>
    <w:p w14:paraId="2EFC051E" w14:textId="77777777" w:rsidR="00CD295E" w:rsidRPr="00903DBA" w:rsidRDefault="00CD295E" w:rsidP="00CD295E">
      <w:pPr>
        <w:pStyle w:val="Code"/>
        <w:rPr>
          <w:highlight w:val="white"/>
        </w:rPr>
      </w:pPr>
      <w:r w:rsidRPr="00903DBA">
        <w:rPr>
          <w:highlight w:val="white"/>
        </w:rPr>
        <w:t xml:space="preserve">          resultValue = leftValue - rightValue;</w:t>
      </w:r>
    </w:p>
    <w:p w14:paraId="155D15CF" w14:textId="77777777" w:rsidR="00CD295E" w:rsidRPr="00903DBA" w:rsidRDefault="00CD295E" w:rsidP="00CD295E">
      <w:pPr>
        <w:pStyle w:val="Code"/>
        <w:rPr>
          <w:highlight w:val="white"/>
        </w:rPr>
      </w:pPr>
      <w:r w:rsidRPr="00903DBA">
        <w:rPr>
          <w:highlight w:val="white"/>
        </w:rPr>
        <w:t xml:space="preserve">          break;</w:t>
      </w:r>
    </w:p>
    <w:p w14:paraId="2F1A6BBC" w14:textId="77777777" w:rsidR="00CD295E" w:rsidRPr="00903DBA" w:rsidRDefault="00CD295E" w:rsidP="00CD295E">
      <w:pPr>
        <w:pStyle w:val="Code"/>
        <w:rPr>
          <w:highlight w:val="white"/>
        </w:rPr>
      </w:pPr>
      <w:r w:rsidRPr="00903DBA">
        <w:rPr>
          <w:highlight w:val="white"/>
        </w:rPr>
        <w:t xml:space="preserve">        </w:t>
      </w:r>
    </w:p>
    <w:p w14:paraId="23A3D45B" w14:textId="77777777" w:rsidR="00CD295E" w:rsidRPr="00903DBA" w:rsidRDefault="00CD295E" w:rsidP="00CD295E">
      <w:pPr>
        <w:pStyle w:val="Code"/>
        <w:rPr>
          <w:highlight w:val="white"/>
        </w:rPr>
      </w:pPr>
      <w:r w:rsidRPr="00903DBA">
        <w:rPr>
          <w:highlight w:val="white"/>
        </w:rPr>
        <w:t xml:space="preserve">        case MiddleOperator.SignedMultiply:</w:t>
      </w:r>
    </w:p>
    <w:p w14:paraId="5F165E5B" w14:textId="77777777" w:rsidR="00CD295E" w:rsidRPr="00903DBA" w:rsidRDefault="00CD295E" w:rsidP="00CD295E">
      <w:pPr>
        <w:pStyle w:val="Code"/>
        <w:rPr>
          <w:highlight w:val="white"/>
        </w:rPr>
      </w:pPr>
      <w:r w:rsidRPr="00903DBA">
        <w:rPr>
          <w:highlight w:val="white"/>
        </w:rPr>
        <w:t xml:space="preserve">          resultValue = leftValue * rightValue;</w:t>
      </w:r>
    </w:p>
    <w:p w14:paraId="782EA4D8" w14:textId="77777777" w:rsidR="00CD295E" w:rsidRPr="00903DBA" w:rsidRDefault="00CD295E" w:rsidP="00CD295E">
      <w:pPr>
        <w:pStyle w:val="Code"/>
        <w:rPr>
          <w:highlight w:val="white"/>
        </w:rPr>
      </w:pPr>
      <w:r w:rsidRPr="00903DBA">
        <w:rPr>
          <w:highlight w:val="white"/>
        </w:rPr>
        <w:t xml:space="preserve">          break;</w:t>
      </w:r>
    </w:p>
    <w:p w14:paraId="3076DFDE" w14:textId="77777777" w:rsidR="00CD295E" w:rsidRPr="00903DBA" w:rsidRDefault="00CD295E" w:rsidP="00CD295E">
      <w:pPr>
        <w:pStyle w:val="Code"/>
        <w:rPr>
          <w:highlight w:val="white"/>
        </w:rPr>
      </w:pPr>
      <w:r w:rsidRPr="00903DBA">
        <w:rPr>
          <w:highlight w:val="white"/>
        </w:rPr>
        <w:t xml:space="preserve">        </w:t>
      </w:r>
    </w:p>
    <w:p w14:paraId="5B77029E" w14:textId="77777777" w:rsidR="00CD295E" w:rsidRPr="00903DBA" w:rsidRDefault="00CD295E" w:rsidP="00CD295E">
      <w:pPr>
        <w:pStyle w:val="Code"/>
        <w:rPr>
          <w:highlight w:val="white"/>
        </w:rPr>
      </w:pPr>
      <w:r w:rsidRPr="00903DBA">
        <w:rPr>
          <w:highlight w:val="white"/>
        </w:rPr>
        <w:t xml:space="preserve">        case MiddleOperator.SignedDivide:</w:t>
      </w:r>
    </w:p>
    <w:p w14:paraId="7FAC3F5C" w14:textId="77777777" w:rsidR="00CD295E" w:rsidRPr="00903DBA" w:rsidRDefault="00CD295E" w:rsidP="00CD295E">
      <w:pPr>
        <w:pStyle w:val="Code"/>
        <w:rPr>
          <w:highlight w:val="white"/>
        </w:rPr>
      </w:pPr>
      <w:r w:rsidRPr="00903DBA">
        <w:rPr>
          <w:highlight w:val="white"/>
        </w:rPr>
        <w:t xml:space="preserve">          resultValue = leftValue / rightValue;</w:t>
      </w:r>
    </w:p>
    <w:p w14:paraId="0E07B612" w14:textId="77777777" w:rsidR="00CD295E" w:rsidRPr="00903DBA" w:rsidRDefault="00CD295E" w:rsidP="00CD295E">
      <w:pPr>
        <w:pStyle w:val="Code"/>
        <w:rPr>
          <w:highlight w:val="white"/>
        </w:rPr>
      </w:pPr>
      <w:r w:rsidRPr="00903DBA">
        <w:rPr>
          <w:highlight w:val="white"/>
        </w:rPr>
        <w:t xml:space="preserve">          break;</w:t>
      </w:r>
    </w:p>
    <w:p w14:paraId="58E07793" w14:textId="77777777" w:rsidR="00CD295E" w:rsidRPr="00903DBA" w:rsidRDefault="00CD295E" w:rsidP="00CD295E">
      <w:pPr>
        <w:pStyle w:val="Code"/>
        <w:rPr>
          <w:highlight w:val="white"/>
        </w:rPr>
      </w:pPr>
      <w:r w:rsidRPr="00903DBA">
        <w:rPr>
          <w:highlight w:val="white"/>
        </w:rPr>
        <w:t xml:space="preserve">      }</w:t>
      </w:r>
    </w:p>
    <w:p w14:paraId="36583498" w14:textId="0A6B562C" w:rsidR="00CD295E" w:rsidRPr="00903DBA" w:rsidRDefault="008C12A0" w:rsidP="00820FA5">
      <w:pPr>
        <w:rPr>
          <w:highlight w:val="white"/>
        </w:rPr>
      </w:pPr>
      <w:r w:rsidRPr="00903DBA">
        <w:rPr>
          <w:highlight w:val="white"/>
        </w:rPr>
        <w:t>When we have evaluated the value</w:t>
      </w:r>
      <w:r w:rsidR="003A5DE9" w:rsidRPr="00903DBA">
        <w:rPr>
          <w:highlight w:val="white"/>
        </w:rPr>
        <w:t>,</w:t>
      </w:r>
      <w:r w:rsidRPr="00903DBA">
        <w:rPr>
          <w:highlight w:val="white"/>
        </w:rPr>
        <w:t xml:space="preserve"> we must decide its type, which we do by calling</w:t>
      </w:r>
      <w:r w:rsidR="00820FA5" w:rsidRPr="00903DBA">
        <w:rPr>
          <w:highlight w:val="white"/>
        </w:rPr>
        <w:t xml:space="preserve"> the </w:t>
      </w:r>
      <w:r w:rsidR="00820FA5" w:rsidRPr="00903DBA">
        <w:rPr>
          <w:rStyle w:val="KeyWord0"/>
          <w:highlight w:val="white"/>
        </w:rPr>
        <w:t>MaxType</w:t>
      </w:r>
      <w:r w:rsidR="00820FA5" w:rsidRPr="00903DBA">
        <w:rPr>
          <w:highlight w:val="white"/>
        </w:rPr>
        <w:t xml:space="preserve"> method in the </w:t>
      </w:r>
      <w:r w:rsidR="00820FA5" w:rsidRPr="00903DBA">
        <w:rPr>
          <w:rStyle w:val="KeyWord0"/>
          <w:highlight w:val="white"/>
        </w:rPr>
        <w:t>TypeCast</w:t>
      </w:r>
      <w:r w:rsidR="00820FA5" w:rsidRPr="00903DBA">
        <w:rPr>
          <w:highlight w:val="white"/>
        </w:rPr>
        <w:t xml:space="preserve"> class.</w:t>
      </w:r>
    </w:p>
    <w:p w14:paraId="21CF6D9B" w14:textId="77777777" w:rsidR="002E00C1" w:rsidRPr="00903DBA" w:rsidRDefault="00CD295E" w:rsidP="00CD295E">
      <w:pPr>
        <w:pStyle w:val="Code"/>
        <w:rPr>
          <w:highlight w:val="white"/>
        </w:rPr>
      </w:pPr>
      <w:r w:rsidRPr="00903DBA">
        <w:rPr>
          <w:highlight w:val="white"/>
        </w:rPr>
        <w:t xml:space="preserve">      Type maxType = TypeCast.MaxType(leftExpression.Symbol.Type,</w:t>
      </w:r>
    </w:p>
    <w:p w14:paraId="70E67E29" w14:textId="713969F4"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rightExpression.Symbol.Type);</w:t>
      </w:r>
    </w:p>
    <w:p w14:paraId="42A29F24" w14:textId="0B3D0422" w:rsidR="000F2FA4" w:rsidRPr="00903DBA" w:rsidRDefault="000F2FA4" w:rsidP="000F2FA4">
      <w:pPr>
        <w:rPr>
          <w:highlight w:val="white"/>
        </w:rPr>
      </w:pPr>
      <w:r w:rsidRPr="00903DBA">
        <w:rPr>
          <w:highlight w:val="white"/>
        </w:rPr>
        <w:t>The final symbol is a symbol with the maximum type and resulting value.</w:t>
      </w:r>
    </w:p>
    <w:p w14:paraId="5582EE05" w14:textId="250E1ACC" w:rsidR="00CD295E" w:rsidRPr="00903DBA" w:rsidRDefault="00CD295E" w:rsidP="00CD295E">
      <w:pPr>
        <w:pStyle w:val="Code"/>
        <w:rPr>
          <w:highlight w:val="white"/>
        </w:rPr>
      </w:pPr>
      <w:r w:rsidRPr="00903DBA">
        <w:rPr>
          <w:highlight w:val="white"/>
        </w:rPr>
        <w:t xml:space="preserve">      Symbol resultSymbol = new Symbol(maxType, resultValue);</w:t>
      </w:r>
    </w:p>
    <w:p w14:paraId="2926BC15" w14:textId="23489875" w:rsidR="00821169" w:rsidRPr="00903DBA" w:rsidRDefault="00821169" w:rsidP="00280429">
      <w:pPr>
        <w:rPr>
          <w:highlight w:val="white"/>
        </w:rPr>
      </w:pPr>
      <w:r w:rsidRPr="00903DBA">
        <w:rPr>
          <w:highlight w:val="white"/>
        </w:rPr>
        <w:t>In the floating evaluation case</w:t>
      </w:r>
      <w:r w:rsidR="00B612FD" w:rsidRPr="00903DBA">
        <w:rPr>
          <w:highlight w:val="white"/>
        </w:rPr>
        <w:t>,</w:t>
      </w:r>
      <w:r w:rsidRPr="00903DBA">
        <w:rPr>
          <w:highlight w:val="white"/>
        </w:rPr>
        <w:t xml:space="preserve"> we need to push the resulting value to the floating value stack.</w:t>
      </w:r>
    </w:p>
    <w:p w14:paraId="182F66C8" w14:textId="29F55DE7"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41CE1635" w14:textId="7FD755DD" w:rsidR="002E00C1"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6D86BCE7" w14:textId="10103B1C" w:rsidR="00CD295E" w:rsidRPr="00903DBA" w:rsidRDefault="002E00C1" w:rsidP="00CD295E">
      <w:pPr>
        <w:pStyle w:val="Code"/>
        <w:rPr>
          <w:highlight w:val="white"/>
        </w:rPr>
      </w:pPr>
      <w:r w:rsidRPr="00903DBA">
        <w:rPr>
          <w:highlight w:val="white"/>
        </w:rPr>
        <w:t xml:space="preserve">                                       </w:t>
      </w:r>
      <w:r w:rsidR="00CD295E" w:rsidRPr="00903DBA">
        <w:rPr>
          <w:highlight w:val="white"/>
        </w:rPr>
        <w:t xml:space="preserve"> resultSymbol);</w:t>
      </w:r>
    </w:p>
    <w:p w14:paraId="59B86727" w14:textId="1BFAF6A2" w:rsidR="0025564A" w:rsidRPr="00903DBA" w:rsidRDefault="0025564A" w:rsidP="0025564A">
      <w:pPr>
        <w:rPr>
          <w:highlight w:val="white"/>
        </w:rPr>
      </w:pPr>
      <w:r w:rsidRPr="00903DBA">
        <w:rPr>
          <w:highlight w:val="white"/>
        </w:rPr>
        <w:t>The final expression has no short list, and the long list hold the stack pushing instruction only.</w:t>
      </w:r>
    </w:p>
    <w:p w14:paraId="6509D73D" w14:textId="1675239D"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45931999" w14:textId="77777777" w:rsidR="00CD295E" w:rsidRPr="00903DBA" w:rsidRDefault="00CD295E" w:rsidP="00CD295E">
      <w:pPr>
        <w:pStyle w:val="Code"/>
        <w:rPr>
          <w:highlight w:val="white"/>
        </w:rPr>
      </w:pPr>
      <w:r w:rsidRPr="00903DBA">
        <w:rPr>
          <w:highlight w:val="white"/>
        </w:rPr>
        <w:t xml:space="preserve">    }</w:t>
      </w:r>
    </w:p>
    <w:p w14:paraId="3749E5A3" w14:textId="4C6565F1" w:rsidR="00CD295E" w:rsidRPr="00903DBA" w:rsidRDefault="007A565C" w:rsidP="00CD6DB7">
      <w:pPr>
        <w:rPr>
          <w:highlight w:val="white"/>
        </w:rPr>
      </w:pPr>
      <w:r w:rsidRPr="00903DBA">
        <w:rPr>
          <w:highlight w:val="white"/>
        </w:rPr>
        <w:t xml:space="preserve">The </w:t>
      </w:r>
      <w:r w:rsidRPr="00903DBA">
        <w:rPr>
          <w:rStyle w:val="KeyWord0"/>
          <w:highlight w:val="white"/>
        </w:rPr>
        <w:t>LogicalNot</w:t>
      </w:r>
      <w:r w:rsidRPr="00903DBA">
        <w:rPr>
          <w:highlight w:val="white"/>
        </w:rPr>
        <w:t xml:space="preserve"> method </w:t>
      </w:r>
      <w:r w:rsidR="00CD6DB7" w:rsidRPr="00903DBA">
        <w:rPr>
          <w:highlight w:val="white"/>
        </w:rPr>
        <w:t xml:space="preserve">evaluates the logical invers of the </w:t>
      </w:r>
      <w:r w:rsidR="00FD45A1" w:rsidRPr="00903DBA">
        <w:rPr>
          <w:highlight w:val="white"/>
        </w:rPr>
        <w:t>expression if</w:t>
      </w:r>
      <w:r w:rsidR="00CD6DB7" w:rsidRPr="00903DBA">
        <w:rPr>
          <w:highlight w:val="white"/>
        </w:rPr>
        <w:t xml:space="preserve"> it is constant.</w:t>
      </w:r>
    </w:p>
    <w:p w14:paraId="05C8627A" w14:textId="77777777" w:rsidR="00D82885" w:rsidRPr="00903DBA" w:rsidRDefault="00D82885" w:rsidP="00D82885">
      <w:pPr>
        <w:pStyle w:val="Code"/>
        <w:rPr>
          <w:highlight w:val="white"/>
        </w:rPr>
      </w:pPr>
      <w:r w:rsidRPr="00903DBA">
        <w:rPr>
          <w:highlight w:val="white"/>
        </w:rPr>
        <w:t xml:space="preserve">    public static Expression LogicalNot(Expression expression) {</w:t>
      </w:r>
    </w:p>
    <w:p w14:paraId="737693D8" w14:textId="77777777" w:rsidR="00D82885" w:rsidRPr="00903DBA" w:rsidRDefault="00D82885" w:rsidP="00D82885">
      <w:pPr>
        <w:pStyle w:val="Code"/>
        <w:rPr>
          <w:highlight w:val="white"/>
        </w:rPr>
      </w:pPr>
      <w:r w:rsidRPr="00903DBA">
        <w:rPr>
          <w:highlight w:val="white"/>
        </w:rPr>
        <w:t xml:space="preserve">      if (IsConstant(expression)) {</w:t>
      </w:r>
    </w:p>
    <w:p w14:paraId="2712C825" w14:textId="332D647F" w:rsidR="00D82885" w:rsidRPr="00903DBA" w:rsidRDefault="00D82885" w:rsidP="00D82885">
      <w:pPr>
        <w:pStyle w:val="Code"/>
        <w:rPr>
          <w:highlight w:val="white"/>
        </w:rPr>
      </w:pPr>
      <w:r w:rsidRPr="00903DBA">
        <w:rPr>
          <w:highlight w:val="white"/>
        </w:rPr>
        <w:t xml:space="preserve">        expression = </w:t>
      </w:r>
      <w:r w:rsidR="0047518E" w:rsidRPr="00903DBA">
        <w:rPr>
          <w:highlight w:val="white"/>
        </w:rPr>
        <w:t>TypeCast.ToLogical(</w:t>
      </w:r>
      <w:r w:rsidRPr="00903DBA">
        <w:rPr>
          <w:highlight w:val="white"/>
        </w:rPr>
        <w:t>expression);</w:t>
      </w:r>
    </w:p>
    <w:p w14:paraId="614FD181" w14:textId="5809F6DB" w:rsidR="00276390" w:rsidRPr="00903DBA" w:rsidRDefault="007D5FC3" w:rsidP="007D5FC3">
      <w:pPr>
        <w:rPr>
          <w:highlight w:val="white"/>
        </w:rPr>
      </w:pPr>
      <w:r w:rsidRPr="00903DBA">
        <w:rPr>
          <w:highlight w:val="white"/>
        </w:rPr>
        <w:t xml:space="preserve">The resulting symbol is simply the </w:t>
      </w:r>
      <w:r w:rsidR="009421B7" w:rsidRPr="00903DBA">
        <w:rPr>
          <w:highlight w:val="white"/>
        </w:rPr>
        <w:t>original</w:t>
      </w:r>
      <w:r w:rsidRPr="00903DBA">
        <w:rPr>
          <w:highlight w:val="white"/>
        </w:rPr>
        <w:t xml:space="preserve"> symbol with its true set and false set swapped</w:t>
      </w:r>
      <w:r w:rsidR="003A173F" w:rsidRPr="00903DBA">
        <w:rPr>
          <w:highlight w:val="white"/>
        </w:rPr>
        <w:t xml:space="preserve">. </w:t>
      </w:r>
      <w:r w:rsidR="00276390" w:rsidRPr="00903DBA">
        <w:rPr>
          <w:highlight w:val="white"/>
        </w:rPr>
        <w:t xml:space="preserve">      </w:t>
      </w:r>
    </w:p>
    <w:p w14:paraId="055C6363" w14:textId="38A4109E" w:rsidR="00276390" w:rsidRPr="00903DBA" w:rsidRDefault="00D82885" w:rsidP="00276390">
      <w:pPr>
        <w:pStyle w:val="Code"/>
        <w:rPr>
          <w:highlight w:val="white"/>
        </w:rPr>
      </w:pPr>
      <w:r w:rsidRPr="00903DBA">
        <w:rPr>
          <w:highlight w:val="white"/>
        </w:rPr>
        <w:t xml:space="preserve">        Symbol resultSymbol = new Symbol(</w:t>
      </w:r>
      <w:r w:rsidR="00276390" w:rsidRPr="00903DBA">
        <w:rPr>
          <w:highlight w:val="white"/>
        </w:rPr>
        <w:t>expression.Symbol.FalseSet,</w:t>
      </w:r>
    </w:p>
    <w:p w14:paraId="09003B7F" w14:textId="12FEC448" w:rsidR="00D82885" w:rsidRPr="00903DBA" w:rsidRDefault="00276390" w:rsidP="006D519D">
      <w:pPr>
        <w:pStyle w:val="Code"/>
        <w:rPr>
          <w:highlight w:val="white"/>
        </w:rPr>
      </w:pPr>
      <w:r w:rsidRPr="00903DBA">
        <w:rPr>
          <w:highlight w:val="white"/>
        </w:rPr>
        <w:t xml:space="preserve">                                         expression.Symbol.TrueSet</w:t>
      </w:r>
      <w:r w:rsidR="006D519D" w:rsidRPr="00903DBA">
        <w:rPr>
          <w:highlight w:val="white"/>
        </w:rPr>
        <w:t>);</w:t>
      </w:r>
    </w:p>
    <w:p w14:paraId="68F73939" w14:textId="7B383DC7" w:rsidR="00D82885" w:rsidRPr="00903DBA" w:rsidRDefault="00D82885" w:rsidP="00084F0F">
      <w:pPr>
        <w:pStyle w:val="Code"/>
        <w:rPr>
          <w:highlight w:val="white"/>
        </w:rPr>
      </w:pPr>
      <w:r w:rsidRPr="00903DBA">
        <w:rPr>
          <w:highlight w:val="white"/>
        </w:rPr>
        <w:t xml:space="preserve">        return (new Expression(</w:t>
      </w:r>
      <w:r w:rsidR="00AF71C2" w:rsidRPr="00903DBA">
        <w:rPr>
          <w:highlight w:val="white"/>
        </w:rPr>
        <w:t>resultS</w:t>
      </w:r>
      <w:r w:rsidRPr="00903DBA">
        <w:rPr>
          <w:highlight w:val="white"/>
        </w:rPr>
        <w:t xml:space="preserve">ymbol, </w:t>
      </w:r>
      <w:r w:rsidR="00084F0F" w:rsidRPr="00903DBA">
        <w:rPr>
          <w:highlight w:val="white"/>
        </w:rPr>
        <w:t xml:space="preserve">null, </w:t>
      </w:r>
      <w:r w:rsidR="00346521" w:rsidRPr="00903DBA">
        <w:rPr>
          <w:highlight w:val="white"/>
        </w:rPr>
        <w:t>expression.</w:t>
      </w:r>
      <w:r w:rsidR="009421B7" w:rsidRPr="00903DBA">
        <w:rPr>
          <w:highlight w:val="white"/>
        </w:rPr>
        <w:t>L</w:t>
      </w:r>
      <w:r w:rsidR="00346521" w:rsidRPr="00903DBA">
        <w:rPr>
          <w:highlight w:val="white"/>
        </w:rPr>
        <w:t>ongList</w:t>
      </w:r>
      <w:r w:rsidRPr="00903DBA">
        <w:rPr>
          <w:highlight w:val="white"/>
        </w:rPr>
        <w:t>));</w:t>
      </w:r>
    </w:p>
    <w:p w14:paraId="7AD3D034" w14:textId="20AF8C51" w:rsidR="00D82885" w:rsidRPr="00903DBA" w:rsidRDefault="00D82885" w:rsidP="00CD295E">
      <w:pPr>
        <w:pStyle w:val="Code"/>
        <w:rPr>
          <w:highlight w:val="white"/>
        </w:rPr>
      </w:pPr>
      <w:r w:rsidRPr="00903DBA">
        <w:rPr>
          <w:highlight w:val="white"/>
        </w:rPr>
        <w:t xml:space="preserve">      }</w:t>
      </w:r>
    </w:p>
    <w:p w14:paraId="0A6F0E62" w14:textId="77777777" w:rsidR="002A6710" w:rsidRPr="00903DBA" w:rsidRDefault="002A6710" w:rsidP="002A6710">
      <w:pPr>
        <w:pStyle w:val="Code"/>
        <w:rPr>
          <w:highlight w:val="white"/>
        </w:rPr>
      </w:pPr>
    </w:p>
    <w:p w14:paraId="618781B1" w14:textId="77777777" w:rsidR="002A6710" w:rsidRPr="00903DBA" w:rsidRDefault="002A6710" w:rsidP="002A6710">
      <w:pPr>
        <w:pStyle w:val="Code"/>
        <w:rPr>
          <w:highlight w:val="white"/>
        </w:rPr>
      </w:pPr>
      <w:r w:rsidRPr="00903DBA">
        <w:rPr>
          <w:highlight w:val="white"/>
        </w:rPr>
        <w:t xml:space="preserve">      return null;</w:t>
      </w:r>
    </w:p>
    <w:p w14:paraId="26875711" w14:textId="77777777" w:rsidR="002A6710" w:rsidRPr="00903DBA" w:rsidRDefault="002A6710" w:rsidP="002A6710">
      <w:pPr>
        <w:pStyle w:val="Code"/>
        <w:rPr>
          <w:highlight w:val="white"/>
        </w:rPr>
      </w:pPr>
      <w:r w:rsidRPr="00903DBA">
        <w:rPr>
          <w:highlight w:val="white"/>
        </w:rPr>
        <w:t xml:space="preserve">    }</w:t>
      </w:r>
    </w:p>
    <w:p w14:paraId="327F2369" w14:textId="7E8037AC" w:rsidR="002D2125" w:rsidRPr="00903DBA" w:rsidRDefault="00FD45A1" w:rsidP="002D2125">
      <w:pPr>
        <w:rPr>
          <w:highlight w:val="white"/>
        </w:rPr>
      </w:pPr>
      <w:r w:rsidRPr="00903DBA">
        <w:rPr>
          <w:highlight w:val="white"/>
        </w:rPr>
        <w:t xml:space="preserve">The </w:t>
      </w:r>
      <w:r w:rsidRPr="00903DBA">
        <w:rPr>
          <w:rStyle w:val="KeyWord0"/>
          <w:highlight w:val="white"/>
        </w:rPr>
        <w:t>Arithmetic</w:t>
      </w:r>
      <w:r w:rsidRPr="00903DBA">
        <w:rPr>
          <w:highlight w:val="white"/>
        </w:rPr>
        <w:t xml:space="preserve"> method</w:t>
      </w:r>
      <w:r w:rsidR="004D6611" w:rsidRPr="00903DBA">
        <w:rPr>
          <w:highlight w:val="white"/>
        </w:rPr>
        <w:t xml:space="preserve"> performs a unary arithmetic operation on a constant expression.</w:t>
      </w:r>
      <w:r w:rsidR="006C657A" w:rsidRPr="00903DBA">
        <w:rPr>
          <w:highlight w:val="white"/>
        </w:rPr>
        <w:t xml:space="preserve"> If the expression is constant and </w:t>
      </w:r>
      <w:r w:rsidR="002D2125" w:rsidRPr="00903DBA">
        <w:rPr>
          <w:highlight w:val="white"/>
        </w:rPr>
        <w:t xml:space="preserve">floating </w:t>
      </w:r>
      <w:r w:rsidR="002D2125" w:rsidRPr="00903DBA">
        <w:rPr>
          <w:rStyle w:val="KeyWord0"/>
          <w:highlight w:val="white"/>
        </w:rPr>
        <w:t>ArithmeticFloating</w:t>
      </w:r>
      <w:r w:rsidR="002D2125" w:rsidRPr="00903DBA">
        <w:rPr>
          <w:highlight w:val="white"/>
        </w:rPr>
        <w:t xml:space="preserve"> is called, and if it is constant and integral </w:t>
      </w:r>
      <w:r w:rsidR="002D2125" w:rsidRPr="00903DBA">
        <w:rPr>
          <w:rStyle w:val="KeyWord0"/>
          <w:highlight w:val="white"/>
        </w:rPr>
        <w:t>ArithmeticIntegral</w:t>
      </w:r>
      <w:r w:rsidR="002D2125" w:rsidRPr="00903DBA">
        <w:rPr>
          <w:highlight w:val="white"/>
        </w:rPr>
        <w:t xml:space="preserve"> is called.</w:t>
      </w:r>
    </w:p>
    <w:p w14:paraId="77BDEC68" w14:textId="11F9AD6F" w:rsidR="00C11110" w:rsidRPr="00903DBA" w:rsidRDefault="00CD295E" w:rsidP="002D2125">
      <w:pPr>
        <w:pStyle w:val="Code"/>
        <w:rPr>
          <w:highlight w:val="white"/>
        </w:rPr>
      </w:pPr>
      <w:r w:rsidRPr="00903DBA">
        <w:rPr>
          <w:highlight w:val="white"/>
        </w:rPr>
        <w:t xml:space="preserve">    public static Expression Arithmetic(MiddleOperator middleOp,</w:t>
      </w:r>
    </w:p>
    <w:p w14:paraId="37CBA180" w14:textId="527EE3B6"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19FF74C8" w14:textId="77777777" w:rsidR="00CD295E" w:rsidRPr="00903DBA" w:rsidRDefault="00CD295E" w:rsidP="00CD295E">
      <w:pPr>
        <w:pStyle w:val="Code"/>
        <w:rPr>
          <w:highlight w:val="white"/>
        </w:rPr>
      </w:pPr>
      <w:r w:rsidRPr="00903DBA">
        <w:rPr>
          <w:highlight w:val="white"/>
        </w:rPr>
        <w:t xml:space="preserve">      if (!IsConstant(expression)) {</w:t>
      </w:r>
    </w:p>
    <w:p w14:paraId="782FE8DB" w14:textId="77777777" w:rsidR="00CD295E" w:rsidRPr="00903DBA" w:rsidRDefault="00CD295E" w:rsidP="00CD295E">
      <w:pPr>
        <w:pStyle w:val="Code"/>
        <w:rPr>
          <w:highlight w:val="white"/>
        </w:rPr>
      </w:pPr>
      <w:r w:rsidRPr="00903DBA">
        <w:rPr>
          <w:highlight w:val="white"/>
        </w:rPr>
        <w:t xml:space="preserve">        return null;</w:t>
      </w:r>
    </w:p>
    <w:p w14:paraId="61050F58" w14:textId="77777777" w:rsidR="00CD295E" w:rsidRPr="00903DBA" w:rsidRDefault="00CD295E" w:rsidP="00CD295E">
      <w:pPr>
        <w:pStyle w:val="Code"/>
        <w:rPr>
          <w:highlight w:val="white"/>
        </w:rPr>
      </w:pPr>
      <w:r w:rsidRPr="00903DBA">
        <w:rPr>
          <w:highlight w:val="white"/>
        </w:rPr>
        <w:t xml:space="preserve">      }</w:t>
      </w:r>
    </w:p>
    <w:p w14:paraId="1A2A917E" w14:textId="77777777" w:rsidR="00CD295E" w:rsidRPr="00903DBA" w:rsidRDefault="00CD295E" w:rsidP="00CD295E">
      <w:pPr>
        <w:pStyle w:val="Code"/>
        <w:rPr>
          <w:highlight w:val="white"/>
        </w:rPr>
      </w:pPr>
      <w:r w:rsidRPr="00903DBA">
        <w:rPr>
          <w:highlight w:val="white"/>
        </w:rPr>
        <w:t xml:space="preserve">      else if (expression.Symbol.Type.IsFloating()) {</w:t>
      </w:r>
    </w:p>
    <w:p w14:paraId="6E1C3F2D" w14:textId="77777777" w:rsidR="00CD295E" w:rsidRPr="00903DBA" w:rsidRDefault="00CD295E" w:rsidP="00CD295E">
      <w:pPr>
        <w:pStyle w:val="Code"/>
        <w:rPr>
          <w:highlight w:val="white"/>
        </w:rPr>
      </w:pPr>
      <w:r w:rsidRPr="00903DBA">
        <w:rPr>
          <w:highlight w:val="white"/>
        </w:rPr>
        <w:t xml:space="preserve">        return ArithmeticFloating(middleOp, expression);</w:t>
      </w:r>
    </w:p>
    <w:p w14:paraId="4CB08839" w14:textId="77777777" w:rsidR="00CD295E" w:rsidRPr="00903DBA" w:rsidRDefault="00CD295E" w:rsidP="00CD295E">
      <w:pPr>
        <w:pStyle w:val="Code"/>
        <w:rPr>
          <w:highlight w:val="white"/>
        </w:rPr>
      </w:pPr>
      <w:r w:rsidRPr="00903DBA">
        <w:rPr>
          <w:highlight w:val="white"/>
        </w:rPr>
        <w:lastRenderedPageBreak/>
        <w:t xml:space="preserve">      }</w:t>
      </w:r>
    </w:p>
    <w:p w14:paraId="2B66DBAF" w14:textId="77777777" w:rsidR="00CD295E" w:rsidRPr="00903DBA" w:rsidRDefault="00CD295E" w:rsidP="00CD295E">
      <w:pPr>
        <w:pStyle w:val="Code"/>
        <w:rPr>
          <w:highlight w:val="white"/>
        </w:rPr>
      </w:pPr>
      <w:r w:rsidRPr="00903DBA">
        <w:rPr>
          <w:highlight w:val="white"/>
        </w:rPr>
        <w:t xml:space="preserve">      else {</w:t>
      </w:r>
    </w:p>
    <w:p w14:paraId="24068E69" w14:textId="77777777" w:rsidR="00CD295E" w:rsidRPr="00903DBA" w:rsidRDefault="00CD295E" w:rsidP="00CD295E">
      <w:pPr>
        <w:pStyle w:val="Code"/>
        <w:rPr>
          <w:highlight w:val="white"/>
        </w:rPr>
      </w:pPr>
      <w:r w:rsidRPr="00903DBA">
        <w:rPr>
          <w:highlight w:val="white"/>
        </w:rPr>
        <w:t xml:space="preserve">        return ArithmeticIntegral(middleOp, expression);</w:t>
      </w:r>
    </w:p>
    <w:p w14:paraId="2A9210B6" w14:textId="77777777" w:rsidR="00CD295E" w:rsidRPr="00903DBA" w:rsidRDefault="00CD295E" w:rsidP="00CD295E">
      <w:pPr>
        <w:pStyle w:val="Code"/>
        <w:rPr>
          <w:highlight w:val="white"/>
        </w:rPr>
      </w:pPr>
      <w:r w:rsidRPr="00903DBA">
        <w:rPr>
          <w:highlight w:val="white"/>
        </w:rPr>
        <w:t xml:space="preserve">      }</w:t>
      </w:r>
    </w:p>
    <w:p w14:paraId="4097E34B" w14:textId="77777777" w:rsidR="00CD295E" w:rsidRPr="00903DBA" w:rsidRDefault="00CD295E" w:rsidP="00CD295E">
      <w:pPr>
        <w:pStyle w:val="Code"/>
        <w:rPr>
          <w:highlight w:val="white"/>
        </w:rPr>
      </w:pPr>
      <w:r w:rsidRPr="00903DBA">
        <w:rPr>
          <w:highlight w:val="white"/>
        </w:rPr>
        <w:t xml:space="preserve">    }</w:t>
      </w:r>
    </w:p>
    <w:p w14:paraId="1DF79189" w14:textId="0698F5FC" w:rsidR="00CD295E" w:rsidRPr="00903DBA" w:rsidRDefault="004A3750" w:rsidP="004A3750">
      <w:pPr>
        <w:rPr>
          <w:highlight w:val="white"/>
        </w:rPr>
      </w:pPr>
      <w:r w:rsidRPr="00903DBA">
        <w:rPr>
          <w:highlight w:val="white"/>
        </w:rPr>
        <w:t xml:space="preserve">The </w:t>
      </w:r>
      <w:r w:rsidRPr="00903DBA">
        <w:rPr>
          <w:rStyle w:val="KeyWord0"/>
          <w:highlight w:val="white"/>
        </w:rPr>
        <w:t>ArithmeticIntegral</w:t>
      </w:r>
      <w:r w:rsidRPr="00903DBA">
        <w:rPr>
          <w:highlight w:val="white"/>
        </w:rPr>
        <w:t xml:space="preserve"> method p</w:t>
      </w:r>
      <w:r w:rsidR="00DC2AF5" w:rsidRPr="00903DBA">
        <w:rPr>
          <w:highlight w:val="white"/>
        </w:rPr>
        <w:t>er</w:t>
      </w:r>
      <w:r w:rsidRPr="00903DBA">
        <w:rPr>
          <w:highlight w:val="white"/>
        </w:rPr>
        <w:t xml:space="preserve">forms </w:t>
      </w:r>
      <w:r w:rsidR="00716500" w:rsidRPr="00903DBA">
        <w:rPr>
          <w:highlight w:val="white"/>
        </w:rPr>
        <w:t xml:space="preserve">unary </w:t>
      </w:r>
      <w:r w:rsidR="00F87C07" w:rsidRPr="00903DBA">
        <w:rPr>
          <w:highlight w:val="white"/>
        </w:rPr>
        <w:t xml:space="preserve">integral </w:t>
      </w:r>
      <w:r w:rsidR="00716500" w:rsidRPr="00903DBA">
        <w:rPr>
          <w:highlight w:val="white"/>
        </w:rPr>
        <w:t>arithmetic operations</w:t>
      </w:r>
      <w:r w:rsidR="00F87C07" w:rsidRPr="00903DBA">
        <w:rPr>
          <w:highlight w:val="white"/>
        </w:rPr>
        <w:t>: unary addition and subtraction as well as bitwise not.</w:t>
      </w:r>
    </w:p>
    <w:p w14:paraId="40AC831D" w14:textId="77777777" w:rsidR="00C11110" w:rsidRPr="00903DBA" w:rsidRDefault="00CD295E" w:rsidP="00CD295E">
      <w:pPr>
        <w:pStyle w:val="Code"/>
        <w:rPr>
          <w:highlight w:val="white"/>
        </w:rPr>
      </w:pPr>
      <w:r w:rsidRPr="00903DBA">
        <w:rPr>
          <w:highlight w:val="white"/>
        </w:rPr>
        <w:t xml:space="preserve">    private static Expression ArithmeticIntegral(MiddleOperator middleOp,</w:t>
      </w:r>
    </w:p>
    <w:p w14:paraId="3D96EDB7" w14:textId="1E131C77"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622A611E" w14:textId="08870211"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TypeCast.LogicalToIntegral(</w:t>
      </w:r>
      <w:r w:rsidRPr="00903DBA">
        <w:rPr>
          <w:highlight w:val="white"/>
        </w:rPr>
        <w:t>expression);</w:t>
      </w:r>
    </w:p>
    <w:p w14:paraId="5FD18830" w14:textId="77777777" w:rsidR="004A3750" w:rsidRPr="00903DBA" w:rsidRDefault="00CD295E" w:rsidP="00CD295E">
      <w:pPr>
        <w:pStyle w:val="Code"/>
        <w:rPr>
          <w:highlight w:val="white"/>
        </w:rPr>
      </w:pPr>
      <w:r w:rsidRPr="00903DBA">
        <w:rPr>
          <w:highlight w:val="white"/>
        </w:rPr>
        <w:t xml:space="preserve">      BigInteger value = (BigInteger) expression.Symbol.Value,</w:t>
      </w:r>
    </w:p>
    <w:p w14:paraId="0EDC9B5C" w14:textId="129222A0" w:rsidR="00CD295E" w:rsidRPr="00903DBA" w:rsidRDefault="004A3750" w:rsidP="00CD295E">
      <w:pPr>
        <w:pStyle w:val="Code"/>
        <w:rPr>
          <w:highlight w:val="white"/>
        </w:rPr>
      </w:pPr>
      <w:r w:rsidRPr="00903DBA">
        <w:rPr>
          <w:highlight w:val="white"/>
        </w:rPr>
        <w:t xml:space="preserve">                </w:t>
      </w:r>
      <w:r w:rsidR="00CD295E" w:rsidRPr="00903DBA">
        <w:rPr>
          <w:highlight w:val="white"/>
        </w:rPr>
        <w:t xml:space="preserve"> resultValue = 0;</w:t>
      </w:r>
    </w:p>
    <w:p w14:paraId="4040DBA2" w14:textId="1A01464C" w:rsidR="00CD295E" w:rsidRPr="00903DBA" w:rsidRDefault="00804F50" w:rsidP="00804F50">
      <w:pPr>
        <w:rPr>
          <w:highlight w:val="white"/>
        </w:rPr>
      </w:pPr>
      <w:r w:rsidRPr="00903DBA">
        <w:rPr>
          <w:highlight w:val="white"/>
        </w:rPr>
        <w:t>The unary addition operator does in fact nothing. The unary subtraction operator and bitwise not-operator perform the corresponding operations</w:t>
      </w:r>
      <w:r w:rsidR="00E07332" w:rsidRPr="00903DBA">
        <w:rPr>
          <w:highlight w:val="white"/>
        </w:rPr>
        <w:t>.</w:t>
      </w:r>
    </w:p>
    <w:p w14:paraId="1336AD12" w14:textId="77777777" w:rsidR="00CD295E" w:rsidRPr="00903DBA" w:rsidRDefault="00CD295E" w:rsidP="00CD295E">
      <w:pPr>
        <w:pStyle w:val="Code"/>
        <w:rPr>
          <w:highlight w:val="white"/>
        </w:rPr>
      </w:pPr>
      <w:r w:rsidRPr="00903DBA">
        <w:rPr>
          <w:highlight w:val="white"/>
        </w:rPr>
        <w:t xml:space="preserve">      switch (middleOp) {</w:t>
      </w:r>
    </w:p>
    <w:p w14:paraId="339A4F80" w14:textId="77777777" w:rsidR="00CD295E" w:rsidRPr="00903DBA" w:rsidRDefault="00CD295E" w:rsidP="00CD295E">
      <w:pPr>
        <w:pStyle w:val="Code"/>
        <w:rPr>
          <w:highlight w:val="white"/>
        </w:rPr>
      </w:pPr>
      <w:r w:rsidRPr="00903DBA">
        <w:rPr>
          <w:highlight w:val="white"/>
        </w:rPr>
        <w:t xml:space="preserve">        case MiddleOperator.UnaryAdd:</w:t>
      </w:r>
    </w:p>
    <w:p w14:paraId="41E8B1AC" w14:textId="77777777" w:rsidR="00CD295E" w:rsidRPr="00903DBA" w:rsidRDefault="00CD295E" w:rsidP="00CD295E">
      <w:pPr>
        <w:pStyle w:val="Code"/>
        <w:rPr>
          <w:highlight w:val="white"/>
        </w:rPr>
      </w:pPr>
      <w:r w:rsidRPr="00903DBA">
        <w:rPr>
          <w:highlight w:val="white"/>
        </w:rPr>
        <w:t xml:space="preserve">          resultValue = value;</w:t>
      </w:r>
    </w:p>
    <w:p w14:paraId="16F4FAF7" w14:textId="77777777" w:rsidR="00CD295E" w:rsidRPr="00903DBA" w:rsidRDefault="00CD295E" w:rsidP="00CD295E">
      <w:pPr>
        <w:pStyle w:val="Code"/>
        <w:rPr>
          <w:highlight w:val="white"/>
        </w:rPr>
      </w:pPr>
      <w:r w:rsidRPr="00903DBA">
        <w:rPr>
          <w:highlight w:val="white"/>
        </w:rPr>
        <w:t xml:space="preserve">          break;</w:t>
      </w:r>
    </w:p>
    <w:p w14:paraId="4F4C8349" w14:textId="77777777" w:rsidR="00CD295E" w:rsidRPr="00903DBA" w:rsidRDefault="00CD295E" w:rsidP="00CD295E">
      <w:pPr>
        <w:pStyle w:val="Code"/>
        <w:rPr>
          <w:highlight w:val="white"/>
        </w:rPr>
      </w:pPr>
      <w:r w:rsidRPr="00903DBA">
        <w:rPr>
          <w:highlight w:val="white"/>
        </w:rPr>
        <w:t xml:space="preserve">        </w:t>
      </w:r>
    </w:p>
    <w:p w14:paraId="45557224" w14:textId="77777777" w:rsidR="00CD295E" w:rsidRPr="00903DBA" w:rsidRDefault="00CD295E" w:rsidP="00CD295E">
      <w:pPr>
        <w:pStyle w:val="Code"/>
        <w:rPr>
          <w:highlight w:val="white"/>
        </w:rPr>
      </w:pPr>
      <w:r w:rsidRPr="00903DBA">
        <w:rPr>
          <w:highlight w:val="white"/>
        </w:rPr>
        <w:t xml:space="preserve">        case MiddleOperator.UnarySubtract:</w:t>
      </w:r>
    </w:p>
    <w:p w14:paraId="7A08BB1F" w14:textId="77777777" w:rsidR="00CD295E" w:rsidRPr="00903DBA" w:rsidRDefault="00CD295E" w:rsidP="00CD295E">
      <w:pPr>
        <w:pStyle w:val="Code"/>
        <w:rPr>
          <w:highlight w:val="white"/>
        </w:rPr>
      </w:pPr>
      <w:r w:rsidRPr="00903DBA">
        <w:rPr>
          <w:highlight w:val="white"/>
        </w:rPr>
        <w:t xml:space="preserve">          resultValue = -value;</w:t>
      </w:r>
    </w:p>
    <w:p w14:paraId="3BFF919E" w14:textId="77777777" w:rsidR="00CD295E" w:rsidRPr="00903DBA" w:rsidRDefault="00CD295E" w:rsidP="00CD295E">
      <w:pPr>
        <w:pStyle w:val="Code"/>
        <w:rPr>
          <w:highlight w:val="white"/>
        </w:rPr>
      </w:pPr>
      <w:r w:rsidRPr="00903DBA">
        <w:rPr>
          <w:highlight w:val="white"/>
        </w:rPr>
        <w:t xml:space="preserve">          break;</w:t>
      </w:r>
    </w:p>
    <w:p w14:paraId="56822FE4" w14:textId="77777777" w:rsidR="00CD295E" w:rsidRPr="00903DBA" w:rsidRDefault="00CD295E" w:rsidP="00CD295E">
      <w:pPr>
        <w:pStyle w:val="Code"/>
        <w:rPr>
          <w:highlight w:val="white"/>
        </w:rPr>
      </w:pPr>
    </w:p>
    <w:p w14:paraId="5B742155" w14:textId="77777777" w:rsidR="00CD295E" w:rsidRPr="00903DBA" w:rsidRDefault="00CD295E" w:rsidP="00CD295E">
      <w:pPr>
        <w:pStyle w:val="Code"/>
        <w:rPr>
          <w:highlight w:val="white"/>
        </w:rPr>
      </w:pPr>
      <w:r w:rsidRPr="00903DBA">
        <w:rPr>
          <w:highlight w:val="white"/>
        </w:rPr>
        <w:t xml:space="preserve">        case MiddleOperator.BitwiseNot:</w:t>
      </w:r>
    </w:p>
    <w:p w14:paraId="112F9C1D" w14:textId="77777777" w:rsidR="00CD295E" w:rsidRPr="00903DBA" w:rsidRDefault="00CD295E" w:rsidP="00CD295E">
      <w:pPr>
        <w:pStyle w:val="Code"/>
        <w:rPr>
          <w:highlight w:val="white"/>
        </w:rPr>
      </w:pPr>
      <w:r w:rsidRPr="00903DBA">
        <w:rPr>
          <w:highlight w:val="white"/>
        </w:rPr>
        <w:t xml:space="preserve">          resultValue = ~value;</w:t>
      </w:r>
    </w:p>
    <w:p w14:paraId="6A84BD07" w14:textId="77777777" w:rsidR="00CD295E" w:rsidRPr="00903DBA" w:rsidRDefault="00CD295E" w:rsidP="00CD295E">
      <w:pPr>
        <w:pStyle w:val="Code"/>
        <w:rPr>
          <w:highlight w:val="white"/>
        </w:rPr>
      </w:pPr>
      <w:r w:rsidRPr="00903DBA">
        <w:rPr>
          <w:highlight w:val="white"/>
        </w:rPr>
        <w:t xml:space="preserve">          break;</w:t>
      </w:r>
    </w:p>
    <w:p w14:paraId="0154B41A" w14:textId="77777777" w:rsidR="00CD295E" w:rsidRPr="00903DBA" w:rsidRDefault="00CD295E" w:rsidP="00CD295E">
      <w:pPr>
        <w:pStyle w:val="Code"/>
        <w:rPr>
          <w:highlight w:val="white"/>
        </w:rPr>
      </w:pPr>
      <w:r w:rsidRPr="00903DBA">
        <w:rPr>
          <w:highlight w:val="white"/>
        </w:rPr>
        <w:t xml:space="preserve">      }</w:t>
      </w:r>
    </w:p>
    <w:p w14:paraId="298DF4E8" w14:textId="5A08CEDA" w:rsidR="00CD295E" w:rsidRPr="00903DBA" w:rsidRDefault="00F1471D" w:rsidP="00F1471D">
      <w:pPr>
        <w:rPr>
          <w:highlight w:val="white"/>
        </w:rPr>
      </w:pPr>
      <w:r w:rsidRPr="00903DBA">
        <w:rPr>
          <w:highlight w:val="white"/>
        </w:rPr>
        <w:t xml:space="preserve">The resulting symbol hold the type of the </w:t>
      </w:r>
      <w:r w:rsidR="00F87C07" w:rsidRPr="00903DBA">
        <w:rPr>
          <w:highlight w:val="white"/>
        </w:rPr>
        <w:t>original</w:t>
      </w:r>
      <w:r w:rsidRPr="00903DBA">
        <w:rPr>
          <w:highlight w:val="white"/>
        </w:rPr>
        <w:t xml:space="preserve"> expression and the resulting value.</w:t>
      </w:r>
    </w:p>
    <w:p w14:paraId="45F9293F" w14:textId="77777777" w:rsidR="00CD295E" w:rsidRPr="00903DBA" w:rsidRDefault="00CD295E" w:rsidP="00CD295E">
      <w:pPr>
        <w:pStyle w:val="Code"/>
        <w:rPr>
          <w:highlight w:val="white"/>
        </w:rPr>
      </w:pPr>
      <w:r w:rsidRPr="00903DBA">
        <w:rPr>
          <w:highlight w:val="white"/>
        </w:rPr>
        <w:t xml:space="preserve">      Symbol resultSymbol = new Symbol(expression.Symbol.Type, resultValue);</w:t>
      </w:r>
    </w:p>
    <w:p w14:paraId="6EA0B331" w14:textId="26074647" w:rsidR="00E07332" w:rsidRPr="00903DBA" w:rsidRDefault="00E07332" w:rsidP="00E07332">
      <w:pPr>
        <w:rPr>
          <w:highlight w:val="white"/>
        </w:rPr>
      </w:pPr>
      <w:r w:rsidRPr="00903DBA">
        <w:rPr>
          <w:highlight w:val="white"/>
        </w:rPr>
        <w:t>The final expression does not have short list and long list, since the integral operations do not produce any middle code.</w:t>
      </w:r>
    </w:p>
    <w:p w14:paraId="3B7FC92C" w14:textId="1A270649" w:rsidR="00CD295E" w:rsidRPr="00903DBA" w:rsidRDefault="00CD295E" w:rsidP="00CD295E">
      <w:pPr>
        <w:pStyle w:val="Code"/>
        <w:rPr>
          <w:highlight w:val="white"/>
        </w:rPr>
      </w:pPr>
      <w:r w:rsidRPr="00903DBA">
        <w:rPr>
          <w:highlight w:val="white"/>
        </w:rPr>
        <w:t xml:space="preserve">      return (new Expression(resultSymbol, null, null));</w:t>
      </w:r>
    </w:p>
    <w:p w14:paraId="30556DAF" w14:textId="77777777" w:rsidR="00CD295E" w:rsidRPr="00903DBA" w:rsidRDefault="00CD295E" w:rsidP="00CD295E">
      <w:pPr>
        <w:pStyle w:val="Code"/>
        <w:rPr>
          <w:highlight w:val="white"/>
        </w:rPr>
      </w:pPr>
      <w:r w:rsidRPr="00903DBA">
        <w:rPr>
          <w:highlight w:val="white"/>
        </w:rPr>
        <w:t xml:space="preserve">    }</w:t>
      </w:r>
    </w:p>
    <w:p w14:paraId="585D9E1A" w14:textId="6FBB44AE" w:rsidR="00CD295E" w:rsidRPr="00903DBA" w:rsidRDefault="00D775B4" w:rsidP="00D8402F">
      <w:pPr>
        <w:rPr>
          <w:highlight w:val="white"/>
        </w:rPr>
      </w:pPr>
      <w:r w:rsidRPr="00903DBA">
        <w:rPr>
          <w:highlight w:val="white"/>
        </w:rPr>
        <w:t xml:space="preserve">The </w:t>
      </w:r>
      <w:r w:rsidR="00D8402F" w:rsidRPr="00903DBA">
        <w:rPr>
          <w:rStyle w:val="KeyWord0"/>
          <w:highlight w:val="white"/>
        </w:rPr>
        <w:t>ArithmeticFloating</w:t>
      </w:r>
      <w:r w:rsidR="00D8402F" w:rsidRPr="00903DBA">
        <w:rPr>
          <w:highlight w:val="white"/>
        </w:rPr>
        <w:t xml:space="preserve"> method</w:t>
      </w:r>
      <w:r w:rsidR="006565BA" w:rsidRPr="00903DBA">
        <w:rPr>
          <w:highlight w:val="white"/>
        </w:rPr>
        <w:t xml:space="preserve"> performs </w:t>
      </w:r>
      <w:r w:rsidR="007E68B3" w:rsidRPr="00903DBA">
        <w:rPr>
          <w:highlight w:val="white"/>
        </w:rPr>
        <w:t xml:space="preserve">unary </w:t>
      </w:r>
      <w:r w:rsidR="006565BA" w:rsidRPr="00903DBA">
        <w:rPr>
          <w:highlight w:val="white"/>
        </w:rPr>
        <w:t>addition</w:t>
      </w:r>
      <w:r w:rsidR="007E68B3" w:rsidRPr="00903DBA">
        <w:rPr>
          <w:highlight w:val="white"/>
        </w:rPr>
        <w:t xml:space="preserve"> and subtraction. In case of addition, nothing h</w:t>
      </w:r>
      <w:r w:rsidR="001C68CE" w:rsidRPr="00903DBA">
        <w:rPr>
          <w:highlight w:val="white"/>
        </w:rPr>
        <w:t xml:space="preserve">appens, a new symbol with the same value is </w:t>
      </w:r>
      <w:r w:rsidR="00EA78A6" w:rsidRPr="00903DBA">
        <w:rPr>
          <w:highlight w:val="white"/>
        </w:rPr>
        <w:t>created.</w:t>
      </w:r>
    </w:p>
    <w:p w14:paraId="1A363444" w14:textId="77777777" w:rsidR="00C11110" w:rsidRPr="00903DBA" w:rsidRDefault="00CD295E" w:rsidP="00CD295E">
      <w:pPr>
        <w:pStyle w:val="Code"/>
        <w:rPr>
          <w:highlight w:val="white"/>
        </w:rPr>
      </w:pPr>
      <w:r w:rsidRPr="00903DBA">
        <w:rPr>
          <w:highlight w:val="white"/>
        </w:rPr>
        <w:t xml:space="preserve">    private static Expression ArithmeticFloating(MiddleOperator middleOp,</w:t>
      </w:r>
    </w:p>
    <w:p w14:paraId="1A8728E2" w14:textId="1E1DB45B"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Expression expression) {</w:t>
      </w:r>
    </w:p>
    <w:p w14:paraId="4E382CFC" w14:textId="57E23933" w:rsidR="00CD295E" w:rsidRPr="00903DBA" w:rsidRDefault="00CD295E" w:rsidP="00CD295E">
      <w:pPr>
        <w:pStyle w:val="Code"/>
        <w:rPr>
          <w:highlight w:val="white"/>
        </w:rPr>
      </w:pPr>
      <w:r w:rsidRPr="00903DBA">
        <w:rPr>
          <w:highlight w:val="white"/>
        </w:rPr>
        <w:t xml:space="preserve">      expression = </w:t>
      </w:r>
      <w:r w:rsidR="0047518E" w:rsidRPr="00903DBA">
        <w:rPr>
          <w:highlight w:val="white"/>
        </w:rPr>
        <w:t>TypeCast.LogicalToFloating(</w:t>
      </w:r>
      <w:r w:rsidRPr="00903DBA">
        <w:rPr>
          <w:highlight w:val="white"/>
        </w:rPr>
        <w:t>expression);</w:t>
      </w:r>
    </w:p>
    <w:p w14:paraId="5C2292F1" w14:textId="77777777" w:rsidR="00CD295E" w:rsidRPr="00903DBA" w:rsidRDefault="00CD295E" w:rsidP="00CD295E">
      <w:pPr>
        <w:pStyle w:val="Code"/>
        <w:rPr>
          <w:highlight w:val="white"/>
        </w:rPr>
      </w:pPr>
      <w:r w:rsidRPr="00903DBA">
        <w:rPr>
          <w:highlight w:val="white"/>
        </w:rPr>
        <w:t xml:space="preserve">      decimal value = (decimal) expression.Symbol.Value;</w:t>
      </w:r>
    </w:p>
    <w:p w14:paraId="356C07C2" w14:textId="77777777" w:rsidR="00CD295E" w:rsidRPr="00903DBA" w:rsidRDefault="00CD295E" w:rsidP="00CD295E">
      <w:pPr>
        <w:pStyle w:val="Code"/>
        <w:rPr>
          <w:highlight w:val="white"/>
        </w:rPr>
      </w:pPr>
      <w:r w:rsidRPr="00903DBA">
        <w:rPr>
          <w:highlight w:val="white"/>
        </w:rPr>
        <w:t xml:space="preserve">      Symbol resultSymbol = null;</w:t>
      </w:r>
    </w:p>
    <w:p w14:paraId="0C728003" w14:textId="77777777" w:rsidR="00CD295E" w:rsidRPr="00903DBA" w:rsidRDefault="00CD295E" w:rsidP="00CD295E">
      <w:pPr>
        <w:pStyle w:val="Code"/>
        <w:rPr>
          <w:highlight w:val="white"/>
        </w:rPr>
      </w:pPr>
    </w:p>
    <w:p w14:paraId="1FA5A119" w14:textId="77777777" w:rsidR="00CD295E" w:rsidRPr="00903DBA" w:rsidRDefault="00CD295E" w:rsidP="00CD295E">
      <w:pPr>
        <w:pStyle w:val="Code"/>
        <w:rPr>
          <w:highlight w:val="white"/>
        </w:rPr>
      </w:pPr>
      <w:r w:rsidRPr="00903DBA">
        <w:rPr>
          <w:highlight w:val="white"/>
        </w:rPr>
        <w:t xml:space="preserve">      switch (middleOp) {</w:t>
      </w:r>
    </w:p>
    <w:p w14:paraId="302203CA" w14:textId="77777777" w:rsidR="00CD295E" w:rsidRPr="00903DBA" w:rsidRDefault="00CD295E" w:rsidP="00CD295E">
      <w:pPr>
        <w:pStyle w:val="Code"/>
        <w:rPr>
          <w:highlight w:val="white"/>
        </w:rPr>
      </w:pPr>
      <w:r w:rsidRPr="00903DBA">
        <w:rPr>
          <w:highlight w:val="white"/>
        </w:rPr>
        <w:t xml:space="preserve">        case MiddleOperator.UnaryAdd:</w:t>
      </w:r>
    </w:p>
    <w:p w14:paraId="23F82FB5"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034AE5A2" w14:textId="77777777" w:rsidR="00CD295E" w:rsidRPr="00903DBA" w:rsidRDefault="00CD295E" w:rsidP="00CD295E">
      <w:pPr>
        <w:pStyle w:val="Code"/>
        <w:rPr>
          <w:highlight w:val="white"/>
        </w:rPr>
      </w:pPr>
      <w:r w:rsidRPr="00903DBA">
        <w:rPr>
          <w:highlight w:val="white"/>
        </w:rPr>
        <w:t xml:space="preserve">          break;</w:t>
      </w:r>
    </w:p>
    <w:p w14:paraId="6B583823" w14:textId="77777777" w:rsidR="00CD295E" w:rsidRPr="00903DBA" w:rsidRDefault="00CD295E" w:rsidP="00CD295E">
      <w:pPr>
        <w:pStyle w:val="Code"/>
        <w:rPr>
          <w:highlight w:val="white"/>
        </w:rPr>
      </w:pPr>
      <w:r w:rsidRPr="00903DBA">
        <w:rPr>
          <w:highlight w:val="white"/>
        </w:rPr>
        <w:t xml:space="preserve">        </w:t>
      </w:r>
    </w:p>
    <w:p w14:paraId="326E9114" w14:textId="77777777" w:rsidR="00CD295E" w:rsidRPr="00903DBA" w:rsidRDefault="00CD295E" w:rsidP="00CD295E">
      <w:pPr>
        <w:pStyle w:val="Code"/>
        <w:rPr>
          <w:highlight w:val="white"/>
        </w:rPr>
      </w:pPr>
      <w:r w:rsidRPr="00903DBA">
        <w:rPr>
          <w:highlight w:val="white"/>
        </w:rPr>
        <w:t xml:space="preserve">        case MiddleOperator.UnarySubtract:</w:t>
      </w:r>
    </w:p>
    <w:p w14:paraId="56C06822" w14:textId="77777777" w:rsidR="00CD295E" w:rsidRPr="00903DBA" w:rsidRDefault="00CD295E" w:rsidP="00CD295E">
      <w:pPr>
        <w:pStyle w:val="Code"/>
        <w:rPr>
          <w:highlight w:val="white"/>
        </w:rPr>
      </w:pPr>
      <w:r w:rsidRPr="00903DBA">
        <w:rPr>
          <w:highlight w:val="white"/>
        </w:rPr>
        <w:t xml:space="preserve">          resultSymbol = new Symbol(expression.Symbol.Type, -value);</w:t>
      </w:r>
    </w:p>
    <w:p w14:paraId="2E67BF36" w14:textId="77777777" w:rsidR="00CD295E" w:rsidRPr="00903DBA" w:rsidRDefault="00CD295E" w:rsidP="00CD295E">
      <w:pPr>
        <w:pStyle w:val="Code"/>
        <w:rPr>
          <w:highlight w:val="white"/>
        </w:rPr>
      </w:pPr>
      <w:r w:rsidRPr="00903DBA">
        <w:rPr>
          <w:highlight w:val="white"/>
        </w:rPr>
        <w:t xml:space="preserve">          break;</w:t>
      </w:r>
    </w:p>
    <w:p w14:paraId="5D1F52CE" w14:textId="77777777" w:rsidR="00CD295E" w:rsidRPr="00903DBA" w:rsidRDefault="00CD295E" w:rsidP="00CD295E">
      <w:pPr>
        <w:pStyle w:val="Code"/>
        <w:rPr>
          <w:highlight w:val="white"/>
        </w:rPr>
      </w:pPr>
      <w:r w:rsidRPr="00903DBA">
        <w:rPr>
          <w:highlight w:val="white"/>
        </w:rPr>
        <w:t xml:space="preserve">      }</w:t>
      </w:r>
    </w:p>
    <w:p w14:paraId="15B8A106" w14:textId="3A6E6E3F" w:rsidR="00CD295E" w:rsidRPr="00903DBA" w:rsidRDefault="00443026" w:rsidP="00443026">
      <w:pPr>
        <w:rPr>
          <w:highlight w:val="white"/>
        </w:rPr>
      </w:pPr>
      <w:r w:rsidRPr="00903DBA">
        <w:rPr>
          <w:highlight w:val="white"/>
        </w:rPr>
        <w:lastRenderedPageBreak/>
        <w:t xml:space="preserve">In the </w:t>
      </w:r>
      <w:r w:rsidR="00905E09" w:rsidRPr="00903DBA">
        <w:rPr>
          <w:highlight w:val="white"/>
        </w:rPr>
        <w:t xml:space="preserve">case of </w:t>
      </w:r>
      <w:r w:rsidRPr="00903DBA">
        <w:rPr>
          <w:highlight w:val="white"/>
        </w:rPr>
        <w:t xml:space="preserve">floating </w:t>
      </w:r>
      <w:r w:rsidR="00905E09" w:rsidRPr="00903DBA">
        <w:rPr>
          <w:highlight w:val="white"/>
        </w:rPr>
        <w:t>operators</w:t>
      </w:r>
      <w:r w:rsidRPr="00903DBA">
        <w:rPr>
          <w:highlight w:val="white"/>
        </w:rPr>
        <w:t>, we push the resulting value on the floating value stack.</w:t>
      </w:r>
    </w:p>
    <w:p w14:paraId="67062424" w14:textId="12E8A96E"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3DFA30EE" w14:textId="7F9ECD49" w:rsidR="00C11110" w:rsidRPr="00903DBA" w:rsidRDefault="00CD295E" w:rsidP="00CD295E">
      <w:pPr>
        <w:pStyle w:val="Code"/>
        <w:rPr>
          <w:highlight w:val="white"/>
        </w:rPr>
      </w:pPr>
      <w:r w:rsidRPr="00903DBA">
        <w:rPr>
          <w:highlight w:val="white"/>
        </w:rPr>
        <w:t xml:space="preserve">      MiddleCodeGenerator.AddMiddleCode(</w:t>
      </w:r>
      <w:r w:rsidR="008366EA" w:rsidRPr="00903DBA">
        <w:rPr>
          <w:highlight w:val="white"/>
        </w:rPr>
        <w:t>longList</w:t>
      </w:r>
      <w:r w:rsidRPr="00903DBA">
        <w:rPr>
          <w:highlight w:val="white"/>
        </w:rPr>
        <w:t>, MiddleOperator.PushFloat,</w:t>
      </w:r>
    </w:p>
    <w:p w14:paraId="71A5656C" w14:textId="1CD8DB72" w:rsidR="00CD295E" w:rsidRPr="00903DBA" w:rsidRDefault="00C11110" w:rsidP="00CD295E">
      <w:pPr>
        <w:pStyle w:val="Code"/>
        <w:rPr>
          <w:highlight w:val="white"/>
        </w:rPr>
      </w:pPr>
      <w:r w:rsidRPr="00903DBA">
        <w:rPr>
          <w:highlight w:val="white"/>
        </w:rPr>
        <w:t xml:space="preserve">                                       </w:t>
      </w:r>
      <w:r w:rsidR="00CD295E" w:rsidRPr="00903DBA">
        <w:rPr>
          <w:highlight w:val="white"/>
        </w:rPr>
        <w:t xml:space="preserve"> resultSymbol);</w:t>
      </w:r>
    </w:p>
    <w:p w14:paraId="46675963" w14:textId="7FCCD0A0" w:rsidR="003D641B" w:rsidRPr="00903DBA" w:rsidRDefault="003D641B" w:rsidP="00177859">
      <w:pPr>
        <w:rPr>
          <w:highlight w:val="white"/>
        </w:rPr>
      </w:pPr>
      <w:r w:rsidRPr="00903DBA">
        <w:rPr>
          <w:highlight w:val="white"/>
        </w:rPr>
        <w:t xml:space="preserve">The resulting expression has no short list, and the long list holds only the </w:t>
      </w:r>
      <w:r w:rsidR="00177859" w:rsidRPr="00903DBA">
        <w:rPr>
          <w:highlight w:val="white"/>
        </w:rPr>
        <w:t>floating stack push instruction.</w:t>
      </w:r>
    </w:p>
    <w:p w14:paraId="4184B438" w14:textId="6369138E" w:rsidR="00CD295E" w:rsidRPr="00903DBA" w:rsidRDefault="00CD295E" w:rsidP="00CD295E">
      <w:pPr>
        <w:pStyle w:val="Code"/>
        <w:rPr>
          <w:highlight w:val="white"/>
        </w:rPr>
      </w:pPr>
      <w:r w:rsidRPr="00903DBA">
        <w:rPr>
          <w:highlight w:val="white"/>
        </w:rPr>
        <w:t xml:space="preserve">      return (new Expression(resultSymbol, null, </w:t>
      </w:r>
      <w:r w:rsidR="008366EA" w:rsidRPr="00903DBA">
        <w:rPr>
          <w:highlight w:val="white"/>
        </w:rPr>
        <w:t>longList</w:t>
      </w:r>
      <w:r w:rsidRPr="00903DBA">
        <w:rPr>
          <w:highlight w:val="white"/>
        </w:rPr>
        <w:t>));</w:t>
      </w:r>
    </w:p>
    <w:p w14:paraId="1B02A389" w14:textId="7E16BC32" w:rsidR="00CD295E" w:rsidRPr="00903DBA" w:rsidRDefault="00CD295E" w:rsidP="00CD295E">
      <w:pPr>
        <w:pStyle w:val="Code"/>
        <w:rPr>
          <w:highlight w:val="white"/>
        </w:rPr>
      </w:pPr>
      <w:r w:rsidRPr="00903DBA">
        <w:rPr>
          <w:highlight w:val="white"/>
        </w:rPr>
        <w:t xml:space="preserve">    }</w:t>
      </w:r>
    </w:p>
    <w:p w14:paraId="493EB6BC" w14:textId="424833E4" w:rsidR="0080006D" w:rsidRPr="00903DBA" w:rsidRDefault="00DF4CF0" w:rsidP="00CD295E">
      <w:pPr>
        <w:pStyle w:val="Rubrik2"/>
        <w:rPr>
          <w:highlight w:val="white"/>
        </w:rPr>
      </w:pPr>
      <w:bookmarkStart w:id="349" w:name="_Toc57656051"/>
      <w:r w:rsidRPr="00903DBA">
        <w:rPr>
          <w:highlight w:val="white"/>
        </w:rPr>
        <w:t xml:space="preserve">Constant </w:t>
      </w:r>
      <w:r w:rsidR="0080006D" w:rsidRPr="00903DBA">
        <w:rPr>
          <w:highlight w:val="white"/>
        </w:rPr>
        <w:t>Type Cast</w:t>
      </w:r>
      <w:bookmarkEnd w:id="349"/>
    </w:p>
    <w:p w14:paraId="4F48746B" w14:textId="70801E49" w:rsidR="00CD295E" w:rsidRPr="00903DBA" w:rsidRDefault="00C22B75" w:rsidP="003D1228">
      <w:pPr>
        <w:rPr>
          <w:highlight w:val="white"/>
        </w:rPr>
      </w:pPr>
      <w:r w:rsidRPr="00903DBA">
        <w:rPr>
          <w:highlight w:val="white"/>
        </w:rPr>
        <w:t xml:space="preserve">The </w:t>
      </w:r>
      <w:r w:rsidRPr="00903DBA">
        <w:rPr>
          <w:rStyle w:val="KeyWord0"/>
          <w:highlight w:val="white"/>
        </w:rPr>
        <w:t>C</w:t>
      </w:r>
      <w:r w:rsidR="0080006D" w:rsidRPr="00903DBA">
        <w:rPr>
          <w:rStyle w:val="KeyWord0"/>
          <w:highlight w:val="white"/>
        </w:rPr>
        <w:t>onstantC</w:t>
      </w:r>
      <w:r w:rsidRPr="00903DBA">
        <w:rPr>
          <w:rStyle w:val="KeyWord0"/>
          <w:highlight w:val="white"/>
        </w:rPr>
        <w:t>ast</w:t>
      </w:r>
      <w:r w:rsidRPr="00903DBA">
        <w:rPr>
          <w:highlight w:val="white"/>
        </w:rPr>
        <w:t xml:space="preserve"> method cast a</w:t>
      </w:r>
      <w:r w:rsidR="009754F8" w:rsidRPr="00903DBA">
        <w:rPr>
          <w:highlight w:val="white"/>
        </w:rPr>
        <w:t xml:space="preserve"> constant</w:t>
      </w:r>
      <w:r w:rsidR="00A733AB" w:rsidRPr="00903DBA">
        <w:rPr>
          <w:highlight w:val="white"/>
        </w:rPr>
        <w:t xml:space="preserve"> expression </w:t>
      </w:r>
      <w:r w:rsidR="009754F8" w:rsidRPr="00903DBA">
        <w:rPr>
          <w:highlight w:val="white"/>
        </w:rPr>
        <w:t>into a new type.</w:t>
      </w:r>
      <w:r w:rsidR="00EA5987" w:rsidRPr="00903DBA">
        <w:rPr>
          <w:highlight w:val="white"/>
        </w:rPr>
        <w:t xml:space="preserve"> If the expression if not constant, we just return null.</w:t>
      </w:r>
    </w:p>
    <w:p w14:paraId="44B04259" w14:textId="77777777" w:rsidR="00FC7B9E" w:rsidRPr="00903DBA" w:rsidRDefault="00FC7B9E" w:rsidP="00EA70D8">
      <w:pPr>
        <w:pStyle w:val="Code"/>
        <w:rPr>
          <w:highlight w:val="white"/>
        </w:rPr>
      </w:pPr>
      <w:r w:rsidRPr="00903DBA">
        <w:rPr>
          <w:highlight w:val="white"/>
        </w:rPr>
        <w:t xml:space="preserve">    public static Expression ConstantCast(Expression sourceExpression,</w:t>
      </w:r>
    </w:p>
    <w:p w14:paraId="38EE3470" w14:textId="77777777" w:rsidR="00FC7B9E" w:rsidRPr="00903DBA" w:rsidRDefault="00FC7B9E" w:rsidP="00EA70D8">
      <w:pPr>
        <w:pStyle w:val="Code"/>
        <w:rPr>
          <w:highlight w:val="white"/>
        </w:rPr>
      </w:pPr>
      <w:r w:rsidRPr="00903DBA">
        <w:rPr>
          <w:highlight w:val="white"/>
        </w:rPr>
        <w:t xml:space="preserve">                                          Type targetType) {</w:t>
      </w:r>
    </w:p>
    <w:p w14:paraId="255E79F1" w14:textId="77777777" w:rsidR="00FC7B9E" w:rsidRPr="00903DBA" w:rsidRDefault="00FC7B9E" w:rsidP="00EA70D8">
      <w:pPr>
        <w:pStyle w:val="Code"/>
        <w:rPr>
          <w:highlight w:val="white"/>
        </w:rPr>
      </w:pPr>
      <w:r w:rsidRPr="00903DBA">
        <w:rPr>
          <w:highlight w:val="white"/>
        </w:rPr>
        <w:t xml:space="preserve">      Symbol sourceSymbol = sourceExpression.Symbol, targetSymbol;</w:t>
      </w:r>
    </w:p>
    <w:p w14:paraId="3478D071" w14:textId="77777777" w:rsidR="00FC7B9E" w:rsidRPr="00903DBA" w:rsidRDefault="00FC7B9E" w:rsidP="00EA70D8">
      <w:pPr>
        <w:pStyle w:val="Code"/>
        <w:rPr>
          <w:highlight w:val="white"/>
        </w:rPr>
      </w:pPr>
      <w:r w:rsidRPr="00903DBA">
        <w:rPr>
          <w:highlight w:val="white"/>
        </w:rPr>
        <w:t xml:space="preserve">      Type sourceType = sourceSymbol.Type;</w:t>
      </w:r>
    </w:p>
    <w:p w14:paraId="19E15A3E" w14:textId="77777777" w:rsidR="00FC7B9E" w:rsidRPr="00903DBA" w:rsidRDefault="00FC7B9E" w:rsidP="00EA70D8">
      <w:pPr>
        <w:pStyle w:val="Code"/>
        <w:rPr>
          <w:highlight w:val="white"/>
        </w:rPr>
      </w:pPr>
      <w:r w:rsidRPr="00903DBA">
        <w:rPr>
          <w:highlight w:val="white"/>
        </w:rPr>
        <w:t xml:space="preserve">      </w:t>
      </w:r>
    </w:p>
    <w:p w14:paraId="754FB22B" w14:textId="77777777" w:rsidR="00FC7B9E" w:rsidRPr="00903DBA" w:rsidRDefault="00FC7B9E" w:rsidP="00EA70D8">
      <w:pPr>
        <w:pStyle w:val="Code"/>
        <w:rPr>
          <w:highlight w:val="white"/>
        </w:rPr>
      </w:pPr>
      <w:r w:rsidRPr="00903DBA">
        <w:rPr>
          <w:highlight w:val="white"/>
        </w:rPr>
        <w:t xml:space="preserve">      if (!IsConstant(sourceExpression) || sourceType.IsVoid()) {</w:t>
      </w:r>
    </w:p>
    <w:p w14:paraId="0D731DED" w14:textId="77777777" w:rsidR="00FC7B9E" w:rsidRPr="00903DBA" w:rsidRDefault="00FC7B9E" w:rsidP="00EA70D8">
      <w:pPr>
        <w:pStyle w:val="Code"/>
        <w:rPr>
          <w:highlight w:val="white"/>
        </w:rPr>
      </w:pPr>
      <w:r w:rsidRPr="00903DBA">
        <w:rPr>
          <w:highlight w:val="white"/>
        </w:rPr>
        <w:t xml:space="preserve">        return null;</w:t>
      </w:r>
    </w:p>
    <w:p w14:paraId="144FBBC8" w14:textId="77777777" w:rsidR="00FC7B9E" w:rsidRPr="00903DBA" w:rsidRDefault="00FC7B9E" w:rsidP="00EA70D8">
      <w:pPr>
        <w:pStyle w:val="Code"/>
        <w:rPr>
          <w:highlight w:val="white"/>
        </w:rPr>
      </w:pPr>
      <w:r w:rsidRPr="00903DBA">
        <w:rPr>
          <w:highlight w:val="white"/>
        </w:rPr>
        <w:t xml:space="preserve">      }</w:t>
      </w:r>
    </w:p>
    <w:p w14:paraId="51E3A15A" w14:textId="77777777" w:rsidR="00FC7B9E" w:rsidRPr="00903DBA" w:rsidRDefault="00FC7B9E" w:rsidP="00EA70D8">
      <w:pPr>
        <w:pStyle w:val="Code"/>
        <w:rPr>
          <w:highlight w:val="white"/>
        </w:rPr>
      </w:pPr>
    </w:p>
    <w:p w14:paraId="24B1CE4B" w14:textId="77777777" w:rsidR="00FC7B9E" w:rsidRPr="00903DBA" w:rsidRDefault="00FC7B9E" w:rsidP="00EA70D8">
      <w:pPr>
        <w:pStyle w:val="Code"/>
        <w:rPr>
          <w:highlight w:val="white"/>
        </w:rPr>
      </w:pPr>
      <w:r w:rsidRPr="00903DBA">
        <w:rPr>
          <w:highlight w:val="white"/>
        </w:rPr>
        <w:t xml:space="preserve">      object sourceValue = sourceSymbol.Value;</w:t>
      </w:r>
    </w:p>
    <w:p w14:paraId="5443C97E" w14:textId="77777777" w:rsidR="00FC7B9E" w:rsidRPr="00903DBA" w:rsidRDefault="00FC7B9E" w:rsidP="00EA70D8">
      <w:pPr>
        <w:pStyle w:val="Code"/>
        <w:rPr>
          <w:highlight w:val="white"/>
        </w:rPr>
      </w:pPr>
      <w:r w:rsidRPr="00903DBA">
        <w:rPr>
          <w:highlight w:val="white"/>
        </w:rPr>
        <w:t xml:space="preserve">      List&lt;MiddleCode&gt; longList = new List&lt;MiddleCode&gt;();</w:t>
      </w:r>
    </w:p>
    <w:p w14:paraId="172EAF3A" w14:textId="02C8C1F7" w:rsidR="00CD295E" w:rsidRPr="00903DBA" w:rsidRDefault="005A3966" w:rsidP="007D18E4">
      <w:pPr>
        <w:rPr>
          <w:highlight w:val="white"/>
        </w:rPr>
      </w:pPr>
      <w:r w:rsidRPr="00903DBA">
        <w:rPr>
          <w:highlight w:val="white"/>
        </w:rPr>
        <w:t xml:space="preserve">If the </w:t>
      </w:r>
      <w:r w:rsidR="007D18E4" w:rsidRPr="00903DBA">
        <w:rPr>
          <w:highlight w:val="white"/>
        </w:rPr>
        <w:t xml:space="preserve">source type equals the target type, we just return the </w:t>
      </w:r>
      <w:r w:rsidR="00412905" w:rsidRPr="00903DBA">
        <w:rPr>
          <w:highlight w:val="white"/>
        </w:rPr>
        <w:t>original</w:t>
      </w:r>
      <w:r w:rsidR="007D18E4" w:rsidRPr="00903DBA">
        <w:rPr>
          <w:highlight w:val="white"/>
        </w:rPr>
        <w:t xml:space="preserve"> expression.</w:t>
      </w:r>
    </w:p>
    <w:p w14:paraId="6C048606" w14:textId="77777777" w:rsidR="00FC7B9E" w:rsidRPr="00903DBA" w:rsidRDefault="00FC7B9E" w:rsidP="00EA70D8">
      <w:pPr>
        <w:pStyle w:val="Code"/>
        <w:rPr>
          <w:highlight w:val="white"/>
        </w:rPr>
      </w:pPr>
      <w:r w:rsidRPr="00903DBA">
        <w:rPr>
          <w:highlight w:val="white"/>
        </w:rPr>
        <w:t xml:space="preserve">      if (targetType.IsVoid()) {</w:t>
      </w:r>
    </w:p>
    <w:p w14:paraId="04968FBE" w14:textId="77777777" w:rsidR="00FC7B9E" w:rsidRPr="00903DBA" w:rsidRDefault="00FC7B9E" w:rsidP="00EA70D8">
      <w:pPr>
        <w:pStyle w:val="Code"/>
        <w:rPr>
          <w:highlight w:val="white"/>
        </w:rPr>
      </w:pPr>
      <w:r w:rsidRPr="00903DBA">
        <w:rPr>
          <w:highlight w:val="white"/>
        </w:rPr>
        <w:t xml:space="preserve">        targetSymbol = new Symbol(targetType);</w:t>
      </w:r>
    </w:p>
    <w:p w14:paraId="1F150D5E" w14:textId="77777777" w:rsidR="00FC7B9E" w:rsidRPr="00903DBA" w:rsidRDefault="00FC7B9E" w:rsidP="00EA70D8">
      <w:pPr>
        <w:pStyle w:val="Code"/>
        <w:rPr>
          <w:highlight w:val="white"/>
        </w:rPr>
      </w:pPr>
      <w:r w:rsidRPr="00903DBA">
        <w:rPr>
          <w:highlight w:val="white"/>
        </w:rPr>
        <w:t xml:space="preserve">      }</w:t>
      </w:r>
    </w:p>
    <w:p w14:paraId="45038B76" w14:textId="0A7558FD" w:rsidR="00A1015C" w:rsidRPr="00903DBA" w:rsidRDefault="00A1015C" w:rsidP="00A1015C">
      <w:pPr>
        <w:rPr>
          <w:highlight w:val="white"/>
        </w:rPr>
      </w:pPr>
      <w:r w:rsidRPr="00903DBA">
        <w:rPr>
          <w:highlight w:val="white"/>
        </w:rPr>
        <w:t>If the source and target type</w:t>
      </w:r>
      <w:r w:rsidR="008530CF" w:rsidRPr="00903DBA">
        <w:rPr>
          <w:highlight w:val="white"/>
        </w:rPr>
        <w:t xml:space="preserve">s have the same size and they both are either </w:t>
      </w:r>
      <w:r w:rsidRPr="00903DBA">
        <w:rPr>
          <w:highlight w:val="white"/>
        </w:rPr>
        <w:t>integral, array, or pointers</w:t>
      </w:r>
      <w:r w:rsidR="008530CF" w:rsidRPr="00903DBA">
        <w:rPr>
          <w:highlight w:val="white"/>
        </w:rPr>
        <w:t>, or they both are floating</w:t>
      </w:r>
      <w:r w:rsidR="002274B4" w:rsidRPr="00903DBA">
        <w:rPr>
          <w:highlight w:val="white"/>
        </w:rPr>
        <w:t>, we just return a new expression with the target symbol and the short list and long list of the source expression.</w:t>
      </w:r>
    </w:p>
    <w:p w14:paraId="20F5ED3E" w14:textId="77777777" w:rsidR="00EA70D8" w:rsidRPr="00903DBA" w:rsidRDefault="00EA70D8" w:rsidP="00EA70D8">
      <w:pPr>
        <w:pStyle w:val="Code"/>
        <w:rPr>
          <w:highlight w:val="white"/>
        </w:rPr>
      </w:pPr>
      <w:r w:rsidRPr="00903DBA">
        <w:rPr>
          <w:highlight w:val="white"/>
        </w:rPr>
        <w:t xml:space="preserve">      else if (sourceType.IsIntegralPointerArrayStringOrFunction() &amp;&amp;</w:t>
      </w:r>
    </w:p>
    <w:p w14:paraId="159B2E9B" w14:textId="77777777" w:rsidR="00EA70D8" w:rsidRPr="00903DBA" w:rsidRDefault="00EA70D8" w:rsidP="00EA70D8">
      <w:pPr>
        <w:pStyle w:val="Code"/>
        <w:rPr>
          <w:highlight w:val="white"/>
        </w:rPr>
      </w:pPr>
      <w:r w:rsidRPr="00903DBA">
        <w:rPr>
          <w:highlight w:val="white"/>
        </w:rPr>
        <w:t xml:space="preserve">               targetType.IsFloating()) {</w:t>
      </w:r>
    </w:p>
    <w:p w14:paraId="7D57A3EE" w14:textId="77777777" w:rsidR="00EA70D8" w:rsidRPr="00903DBA" w:rsidRDefault="00EA70D8" w:rsidP="00EA70D8">
      <w:pPr>
        <w:pStyle w:val="Code"/>
        <w:rPr>
          <w:highlight w:val="white"/>
        </w:rPr>
      </w:pPr>
      <w:r w:rsidRPr="00903DBA">
        <w:rPr>
          <w:highlight w:val="white"/>
        </w:rPr>
        <w:t xml:space="preserve">        decimal targetValue = ((decimal) ((BigInteger) sourceValue));</w:t>
      </w:r>
    </w:p>
    <w:p w14:paraId="2638E76F"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70135E78" w14:textId="77777777" w:rsidR="00EA70D8" w:rsidRPr="00903DBA" w:rsidRDefault="00EA70D8" w:rsidP="00EA70D8">
      <w:pPr>
        <w:pStyle w:val="Code"/>
        <w:rPr>
          <w:highlight w:val="white"/>
        </w:rPr>
      </w:pPr>
      <w:r w:rsidRPr="00903DBA">
        <w:rPr>
          <w:highlight w:val="white"/>
        </w:rPr>
        <w:t xml:space="preserve">      }</w:t>
      </w:r>
    </w:p>
    <w:p w14:paraId="27952424" w14:textId="77777777" w:rsidR="002B25CE" w:rsidRPr="00903DBA" w:rsidRDefault="00EA70D8" w:rsidP="00EA70D8">
      <w:pPr>
        <w:pStyle w:val="Code"/>
        <w:rPr>
          <w:highlight w:val="white"/>
        </w:rPr>
      </w:pPr>
      <w:r w:rsidRPr="00903DBA">
        <w:rPr>
          <w:highlight w:val="white"/>
        </w:rPr>
        <w:t xml:space="preserve">      else if (sourceType.IsFloating() &amp;&amp;</w:t>
      </w:r>
    </w:p>
    <w:p w14:paraId="7AA893AE" w14:textId="1F983A0B" w:rsidR="00EA70D8" w:rsidRPr="00903DBA" w:rsidRDefault="002B25CE" w:rsidP="00EA70D8">
      <w:pPr>
        <w:pStyle w:val="Code"/>
        <w:rPr>
          <w:highlight w:val="white"/>
        </w:rPr>
      </w:pPr>
      <w:r w:rsidRPr="00903DBA">
        <w:rPr>
          <w:highlight w:val="white"/>
        </w:rPr>
        <w:t xml:space="preserve"> </w:t>
      </w:r>
      <w:r w:rsidR="00EA70D8" w:rsidRPr="00903DBA">
        <w:rPr>
          <w:highlight w:val="white"/>
        </w:rPr>
        <w:t xml:space="preserve">              targetType.IsIntegralPointer</w:t>
      </w:r>
      <w:r w:rsidRPr="00903DBA">
        <w:rPr>
          <w:highlight w:val="white"/>
        </w:rPr>
        <w:t>Or</w:t>
      </w:r>
      <w:r w:rsidR="00EA70D8" w:rsidRPr="00903DBA">
        <w:rPr>
          <w:highlight w:val="white"/>
        </w:rPr>
        <w:t>Array()) {</w:t>
      </w:r>
    </w:p>
    <w:p w14:paraId="303677A4" w14:textId="77777777" w:rsidR="00EA70D8" w:rsidRPr="00903DBA" w:rsidRDefault="00EA70D8" w:rsidP="00EA70D8">
      <w:pPr>
        <w:pStyle w:val="Code"/>
        <w:rPr>
          <w:highlight w:val="white"/>
        </w:rPr>
      </w:pPr>
      <w:r w:rsidRPr="00903DBA">
        <w:rPr>
          <w:highlight w:val="white"/>
        </w:rPr>
        <w:t xml:space="preserve">        BigInteger targetValue = ((BigInteger) ((decimal) sourceValue));</w:t>
      </w:r>
    </w:p>
    <w:p w14:paraId="3498AB1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5FE95DE3" w14:textId="77777777" w:rsidR="00EA70D8" w:rsidRPr="00903DBA" w:rsidRDefault="00EA70D8" w:rsidP="00EA70D8">
      <w:pPr>
        <w:pStyle w:val="Code"/>
        <w:rPr>
          <w:highlight w:val="white"/>
        </w:rPr>
      </w:pPr>
      <w:r w:rsidRPr="00903DBA">
        <w:rPr>
          <w:highlight w:val="white"/>
        </w:rPr>
        <w:t xml:space="preserve">      }</w:t>
      </w:r>
    </w:p>
    <w:p w14:paraId="10120B73" w14:textId="7CFB8C8C" w:rsidR="00316759" w:rsidRPr="00903DBA" w:rsidRDefault="00316759" w:rsidP="00316759">
      <w:pPr>
        <w:rPr>
          <w:highlight w:val="white"/>
        </w:rPr>
      </w:pPr>
      <w:r w:rsidRPr="00903DBA">
        <w:rPr>
          <w:highlight w:val="white"/>
        </w:rPr>
        <w:t>If the source type is logical and the</w:t>
      </w:r>
      <w:r w:rsidR="00B904B5" w:rsidRPr="00903DBA">
        <w:rPr>
          <w:highlight w:val="white"/>
        </w:rPr>
        <w:t xml:space="preserve"> target type is in </w:t>
      </w:r>
      <w:r w:rsidR="00DE054A" w:rsidRPr="00903DBA">
        <w:rPr>
          <w:highlight w:val="white"/>
        </w:rPr>
        <w:t>integral</w:t>
      </w:r>
      <w:r w:rsidR="00B904B5" w:rsidRPr="00903DBA">
        <w:rPr>
          <w:highlight w:val="white"/>
        </w:rPr>
        <w:t xml:space="preserve">, array, or pointer. We </w:t>
      </w:r>
      <w:proofErr w:type="gramStart"/>
      <w:r w:rsidR="00B904B5" w:rsidRPr="00903DBA">
        <w:rPr>
          <w:highlight w:val="white"/>
        </w:rPr>
        <w:t>look into</w:t>
      </w:r>
      <w:proofErr w:type="gramEnd"/>
      <w:r w:rsidR="00B904B5" w:rsidRPr="00903DBA">
        <w:rPr>
          <w:highlight w:val="white"/>
        </w:rPr>
        <w:t xml:space="preserve"> the true and false sets of the expression.</w:t>
      </w:r>
    </w:p>
    <w:p w14:paraId="4AE89BA8" w14:textId="37E99DD5" w:rsidR="00C02A94" w:rsidRPr="00903DBA" w:rsidRDefault="00C02A94" w:rsidP="00C93FDB">
      <w:pPr>
        <w:rPr>
          <w:highlight w:val="white"/>
        </w:rPr>
      </w:pPr>
      <w:r w:rsidRPr="00903DBA">
        <w:rPr>
          <w:highlight w:val="white"/>
        </w:rPr>
        <w:t xml:space="preserve">If the </w:t>
      </w:r>
      <w:r w:rsidR="0099109F" w:rsidRPr="00903DBA">
        <w:rPr>
          <w:highlight w:val="white"/>
        </w:rPr>
        <w:t xml:space="preserve">true set is not empty, the </w:t>
      </w:r>
      <w:r w:rsidR="00051D74" w:rsidRPr="00903DBA">
        <w:rPr>
          <w:highlight w:val="white"/>
        </w:rPr>
        <w:t xml:space="preserve">expression is </w:t>
      </w:r>
      <w:proofErr w:type="gramStart"/>
      <w:r w:rsidR="00051D74" w:rsidRPr="00903DBA">
        <w:rPr>
          <w:highlight w:val="white"/>
        </w:rPr>
        <w:t>true</w:t>
      </w:r>
      <w:proofErr w:type="gramEnd"/>
      <w:r w:rsidR="00EF5B54" w:rsidRPr="00903DBA">
        <w:rPr>
          <w:highlight w:val="white"/>
        </w:rPr>
        <w:t xml:space="preserve"> and we return a new expression with the value one.</w:t>
      </w:r>
      <w:r w:rsidR="00051D74" w:rsidRPr="00903DBA">
        <w:rPr>
          <w:highlight w:val="white"/>
        </w:rPr>
        <w:t xml:space="preserve"> We do not need to exam the false set, since we know that the </w:t>
      </w:r>
      <w:r w:rsidR="00787318" w:rsidRPr="00903DBA">
        <w:rPr>
          <w:highlight w:val="white"/>
        </w:rPr>
        <w:t>expression is constant, in which case one of the sets is always empty.</w:t>
      </w:r>
    </w:p>
    <w:p w14:paraId="6E4AC218" w14:textId="0CAE5A79" w:rsidR="00107FC7" w:rsidRPr="00903DBA" w:rsidRDefault="00107FC7" w:rsidP="00107FC7">
      <w:pPr>
        <w:rPr>
          <w:highlight w:val="white"/>
        </w:rPr>
      </w:pPr>
      <w:r w:rsidRPr="00903DBA">
        <w:rPr>
          <w:highlight w:val="white"/>
        </w:rPr>
        <w:t>If the true set is empty</w:t>
      </w:r>
      <w:r w:rsidR="00301E74" w:rsidRPr="00903DBA">
        <w:rPr>
          <w:highlight w:val="white"/>
        </w:rPr>
        <w:t>,</w:t>
      </w:r>
      <w:r w:rsidRPr="00903DBA">
        <w:rPr>
          <w:highlight w:val="white"/>
        </w:rPr>
        <w:t xml:space="preserve"> we </w:t>
      </w:r>
      <w:r w:rsidR="004B30B0" w:rsidRPr="00903DBA">
        <w:rPr>
          <w:highlight w:val="white"/>
        </w:rPr>
        <w:t>return a new expression with the value zero</w:t>
      </w:r>
      <w:r w:rsidR="006602BB" w:rsidRPr="00903DBA">
        <w:rPr>
          <w:highlight w:val="white"/>
        </w:rPr>
        <w:t>, since the false set must be non-empty.</w:t>
      </w:r>
    </w:p>
    <w:p w14:paraId="478D0401" w14:textId="77777777" w:rsidR="00EA70D8" w:rsidRPr="00903DBA" w:rsidRDefault="00EA70D8" w:rsidP="00EA70D8">
      <w:pPr>
        <w:pStyle w:val="Code"/>
        <w:rPr>
          <w:highlight w:val="white"/>
        </w:rPr>
      </w:pPr>
      <w:r w:rsidRPr="00903DBA">
        <w:rPr>
          <w:highlight w:val="white"/>
        </w:rPr>
        <w:lastRenderedPageBreak/>
        <w:t xml:space="preserve">      else if (sourceType.IsLogical() &amp;&amp;</w:t>
      </w:r>
    </w:p>
    <w:p w14:paraId="07DF70D6" w14:textId="5F93011E" w:rsidR="00EA70D8" w:rsidRPr="00903DBA" w:rsidRDefault="00EA70D8" w:rsidP="00EA70D8">
      <w:pPr>
        <w:pStyle w:val="Code"/>
        <w:rPr>
          <w:highlight w:val="white"/>
        </w:rPr>
      </w:pPr>
      <w:r w:rsidRPr="00903DBA">
        <w:rPr>
          <w:highlight w:val="white"/>
        </w:rPr>
        <w:t xml:space="preserve">               targetType.</w:t>
      </w:r>
      <w:r w:rsidR="002B25CE" w:rsidRPr="00903DBA">
        <w:rPr>
          <w:highlight w:val="white"/>
        </w:rPr>
        <w:t xml:space="preserve">IsIntegralPointerOrArray </w:t>
      </w:r>
      <w:r w:rsidRPr="00903DBA">
        <w:rPr>
          <w:highlight w:val="white"/>
        </w:rPr>
        <w:t>()) {</w:t>
      </w:r>
    </w:p>
    <w:p w14:paraId="21F86662"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517C909F" w14:textId="77777777" w:rsidR="00EA70D8" w:rsidRPr="00903DBA" w:rsidRDefault="00EA70D8" w:rsidP="00EA70D8">
      <w:pPr>
        <w:pStyle w:val="Code"/>
        <w:rPr>
          <w:highlight w:val="white"/>
        </w:rPr>
      </w:pPr>
      <w:r w:rsidRPr="00903DBA">
        <w:rPr>
          <w:highlight w:val="white"/>
        </w:rPr>
        <w:t xml:space="preserve">        BigInteger targetValue = isTrue ? BigInteger.One : BigInteger.Zero;</w:t>
      </w:r>
    </w:p>
    <w:p w14:paraId="32C5077E"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4BBD3D8C" w14:textId="77777777" w:rsidR="00EA70D8" w:rsidRPr="00903DBA" w:rsidRDefault="00EA70D8" w:rsidP="00EA70D8">
      <w:pPr>
        <w:pStyle w:val="Code"/>
        <w:rPr>
          <w:highlight w:val="white"/>
        </w:rPr>
      </w:pPr>
      <w:r w:rsidRPr="00903DBA">
        <w:rPr>
          <w:highlight w:val="white"/>
        </w:rPr>
        <w:t xml:space="preserve">      }</w:t>
      </w:r>
    </w:p>
    <w:p w14:paraId="35EEF65B" w14:textId="77777777" w:rsidR="00EA70D8" w:rsidRPr="00903DBA" w:rsidRDefault="00EA70D8" w:rsidP="00EA70D8">
      <w:pPr>
        <w:pStyle w:val="Code"/>
        <w:rPr>
          <w:highlight w:val="white"/>
        </w:rPr>
      </w:pPr>
      <w:r w:rsidRPr="00903DBA">
        <w:rPr>
          <w:highlight w:val="white"/>
        </w:rPr>
        <w:t xml:space="preserve">      else if (sourceType.IsLogical() &amp;&amp; targetType.IsFloating()) {</w:t>
      </w:r>
    </w:p>
    <w:p w14:paraId="2B6DDA60" w14:textId="77777777" w:rsidR="00EA70D8" w:rsidRPr="00903DBA" w:rsidRDefault="00EA70D8" w:rsidP="00EA70D8">
      <w:pPr>
        <w:pStyle w:val="Code"/>
        <w:rPr>
          <w:highlight w:val="white"/>
        </w:rPr>
      </w:pPr>
      <w:r w:rsidRPr="00903DBA">
        <w:rPr>
          <w:highlight w:val="white"/>
        </w:rPr>
        <w:t xml:space="preserve">        bool isTrue = (sourceSymbol.TrueSet.Count &gt; 0);</w:t>
      </w:r>
    </w:p>
    <w:p w14:paraId="305F5C22" w14:textId="77777777" w:rsidR="00EA70D8" w:rsidRPr="00903DBA" w:rsidRDefault="00EA70D8" w:rsidP="00EA70D8">
      <w:pPr>
        <w:pStyle w:val="Code"/>
        <w:rPr>
          <w:highlight w:val="white"/>
        </w:rPr>
      </w:pPr>
      <w:r w:rsidRPr="00903DBA">
        <w:rPr>
          <w:highlight w:val="white"/>
        </w:rPr>
        <w:t xml:space="preserve">        decimal targetValue = isTrue ? decimal.One : decimal.Zero;</w:t>
      </w:r>
    </w:p>
    <w:p w14:paraId="555E5439" w14:textId="77777777" w:rsidR="00EA70D8" w:rsidRPr="00903DBA" w:rsidRDefault="00EA70D8" w:rsidP="00EA70D8">
      <w:pPr>
        <w:pStyle w:val="Code"/>
        <w:rPr>
          <w:highlight w:val="white"/>
        </w:rPr>
      </w:pPr>
      <w:r w:rsidRPr="00903DBA">
        <w:rPr>
          <w:highlight w:val="white"/>
        </w:rPr>
        <w:t xml:space="preserve">        targetSymbol = new Symbol(targetType, targetValue);</w:t>
      </w:r>
    </w:p>
    <w:p w14:paraId="1ED200AD" w14:textId="77777777" w:rsidR="00EA70D8" w:rsidRPr="00903DBA" w:rsidRDefault="00EA70D8" w:rsidP="00EA70D8">
      <w:pPr>
        <w:pStyle w:val="Code"/>
        <w:rPr>
          <w:highlight w:val="white"/>
        </w:rPr>
      </w:pPr>
      <w:r w:rsidRPr="00903DBA">
        <w:rPr>
          <w:highlight w:val="white"/>
        </w:rPr>
        <w:t xml:space="preserve">      }</w:t>
      </w:r>
    </w:p>
    <w:p w14:paraId="4C24FA20" w14:textId="00AEF720" w:rsidR="000159E3" w:rsidRPr="00903DBA" w:rsidRDefault="000159E3" w:rsidP="000159E3">
      <w:pPr>
        <w:rPr>
          <w:highlight w:val="white"/>
        </w:rPr>
      </w:pPr>
      <w:r w:rsidRPr="00903DBA">
        <w:rPr>
          <w:highlight w:val="white"/>
        </w:rPr>
        <w:t xml:space="preserve">If the </w:t>
      </w:r>
      <w:r w:rsidR="00235142" w:rsidRPr="00903DBA">
        <w:rPr>
          <w:highlight w:val="white"/>
        </w:rPr>
        <w:t xml:space="preserve">source </w:t>
      </w:r>
      <w:r w:rsidR="00F65CC0" w:rsidRPr="00903DBA">
        <w:rPr>
          <w:highlight w:val="white"/>
        </w:rPr>
        <w:t xml:space="preserve">type is integral, array, pointer, or floating, and the target type is logical, we </w:t>
      </w:r>
      <w:r w:rsidR="004B67DB" w:rsidRPr="00903DBA">
        <w:rPr>
          <w:highlight w:val="white"/>
        </w:rPr>
        <w:t>start by constructing a jump set holding one unconditional jump instruction.</w:t>
      </w:r>
    </w:p>
    <w:p w14:paraId="2BA269FF" w14:textId="6CE6727F" w:rsidR="00CD295E" w:rsidRPr="00903DBA" w:rsidRDefault="00362668" w:rsidP="00362668">
      <w:pPr>
        <w:rPr>
          <w:highlight w:val="white"/>
        </w:rPr>
      </w:pPr>
      <w:r w:rsidRPr="00903DBA">
        <w:rPr>
          <w:highlight w:val="white"/>
        </w:rPr>
        <w:t xml:space="preserve">If the value of the </w:t>
      </w:r>
      <w:r w:rsidR="006A6B4D" w:rsidRPr="00903DBA">
        <w:rPr>
          <w:highlight w:val="white"/>
        </w:rPr>
        <w:t>source</w:t>
      </w:r>
      <w:r w:rsidRPr="00903DBA">
        <w:rPr>
          <w:highlight w:val="white"/>
        </w:rPr>
        <w:t xml:space="preserve"> symbol is </w:t>
      </w:r>
      <w:r w:rsidR="006A6B4D" w:rsidRPr="00903DBA">
        <w:rPr>
          <w:highlight w:val="white"/>
        </w:rPr>
        <w:t xml:space="preserve">zero, we create a target symbol with </w:t>
      </w:r>
      <w:r w:rsidR="00F3514C" w:rsidRPr="00903DBA">
        <w:rPr>
          <w:highlight w:val="white"/>
        </w:rPr>
        <w:t>jump set as its false set. If it not zero, we create the target symbol with the jump set as its true set.</w:t>
      </w:r>
    </w:p>
    <w:p w14:paraId="70A90707" w14:textId="2D6BCE52" w:rsidR="00CD295E" w:rsidRPr="00903DBA" w:rsidRDefault="00F3514C" w:rsidP="0061501B">
      <w:pPr>
        <w:rPr>
          <w:highlight w:val="white"/>
        </w:rPr>
      </w:pPr>
      <w:r w:rsidRPr="00903DBA">
        <w:rPr>
          <w:highlight w:val="white"/>
        </w:rPr>
        <w:t xml:space="preserve">The long list </w:t>
      </w:r>
      <w:r w:rsidR="00186F35" w:rsidRPr="00903DBA">
        <w:rPr>
          <w:highlight w:val="white"/>
        </w:rPr>
        <w:t>holds the unconditional jump instruction of the jump set.</w:t>
      </w:r>
    </w:p>
    <w:p w14:paraId="305C0279" w14:textId="77777777" w:rsidR="00EA70D8" w:rsidRPr="00903DBA" w:rsidRDefault="00EA70D8" w:rsidP="00EA70D8">
      <w:pPr>
        <w:pStyle w:val="Code"/>
        <w:rPr>
          <w:highlight w:val="white"/>
        </w:rPr>
      </w:pPr>
      <w:r w:rsidRPr="00903DBA">
        <w:rPr>
          <w:highlight w:val="white"/>
        </w:rPr>
        <w:t xml:space="preserve">      else if (sourceType.IsArithmeticPointerArrayStringOrFunction() &amp;&amp;</w:t>
      </w:r>
    </w:p>
    <w:p w14:paraId="54D7B1AD" w14:textId="77777777" w:rsidR="00EA70D8" w:rsidRPr="00903DBA" w:rsidRDefault="00EA70D8" w:rsidP="00EA70D8">
      <w:pPr>
        <w:pStyle w:val="Code"/>
        <w:rPr>
          <w:highlight w:val="white"/>
        </w:rPr>
      </w:pPr>
      <w:r w:rsidRPr="00903DBA">
        <w:rPr>
          <w:highlight w:val="white"/>
        </w:rPr>
        <w:t xml:space="preserve">               targetType.IsLogical()) {</w:t>
      </w:r>
    </w:p>
    <w:p w14:paraId="71C80BE4" w14:textId="77777777" w:rsidR="00EA70D8" w:rsidRPr="00903DBA" w:rsidRDefault="00EA70D8" w:rsidP="00EA70D8">
      <w:pPr>
        <w:pStyle w:val="Code"/>
        <w:rPr>
          <w:highlight w:val="white"/>
        </w:rPr>
      </w:pPr>
      <w:r w:rsidRPr="00903DBA">
        <w:rPr>
          <w:highlight w:val="white"/>
        </w:rPr>
        <w:t xml:space="preserve">        bool isTrue = !sourceValue.Equals(BigInteger.Zero) &amp;&amp;</w:t>
      </w:r>
    </w:p>
    <w:p w14:paraId="227D2610" w14:textId="77777777" w:rsidR="00EA70D8" w:rsidRPr="00903DBA" w:rsidRDefault="00EA70D8" w:rsidP="00EA70D8">
      <w:pPr>
        <w:pStyle w:val="Code"/>
        <w:rPr>
          <w:highlight w:val="white"/>
        </w:rPr>
      </w:pPr>
      <w:r w:rsidRPr="00903DBA">
        <w:rPr>
          <w:highlight w:val="white"/>
        </w:rPr>
        <w:t xml:space="preserve">                      !sourceValue.Equals(decimal.Zero);</w:t>
      </w:r>
    </w:p>
    <w:p w14:paraId="3629ED95" w14:textId="77777777" w:rsidR="00EA70D8" w:rsidRPr="00903DBA" w:rsidRDefault="00EA70D8" w:rsidP="00EA70D8">
      <w:pPr>
        <w:pStyle w:val="Code"/>
        <w:rPr>
          <w:highlight w:val="white"/>
        </w:rPr>
      </w:pPr>
    </w:p>
    <w:p w14:paraId="018C48B2" w14:textId="77777777" w:rsidR="00EA70D8" w:rsidRPr="00903DBA" w:rsidRDefault="00EA70D8" w:rsidP="00EA70D8">
      <w:pPr>
        <w:pStyle w:val="Code"/>
        <w:rPr>
          <w:highlight w:val="white"/>
        </w:rPr>
      </w:pPr>
      <w:r w:rsidRPr="00903DBA">
        <w:rPr>
          <w:highlight w:val="white"/>
        </w:rPr>
        <w:t xml:space="preserve">        MiddleCode gotoCode = new MiddleCode(MiddleOperator.Goto);</w:t>
      </w:r>
    </w:p>
    <w:p w14:paraId="7DCD86CA" w14:textId="77777777" w:rsidR="00EA70D8" w:rsidRPr="00903DBA" w:rsidRDefault="00EA70D8" w:rsidP="00EA70D8">
      <w:pPr>
        <w:pStyle w:val="Code"/>
        <w:rPr>
          <w:highlight w:val="white"/>
        </w:rPr>
      </w:pPr>
      <w:r w:rsidRPr="00903DBA">
        <w:rPr>
          <w:highlight w:val="white"/>
        </w:rPr>
        <w:t xml:space="preserve">        longList.Add(gotoCode);</w:t>
      </w:r>
    </w:p>
    <w:p w14:paraId="50B8E114" w14:textId="77777777" w:rsidR="00EA70D8" w:rsidRPr="00903DBA" w:rsidRDefault="00EA70D8" w:rsidP="00EA70D8">
      <w:pPr>
        <w:pStyle w:val="Code"/>
        <w:rPr>
          <w:highlight w:val="white"/>
        </w:rPr>
      </w:pPr>
    </w:p>
    <w:p w14:paraId="5F9F9EA5" w14:textId="77777777" w:rsidR="00EA70D8" w:rsidRPr="00903DBA" w:rsidRDefault="00EA70D8" w:rsidP="00EA70D8">
      <w:pPr>
        <w:pStyle w:val="Code"/>
        <w:rPr>
          <w:highlight w:val="white"/>
        </w:rPr>
      </w:pPr>
      <w:r w:rsidRPr="00903DBA">
        <w:rPr>
          <w:highlight w:val="white"/>
        </w:rPr>
        <w:t xml:space="preserve">        ISet&lt;MiddleCode&gt; trueSet = new HashSet&lt;MiddleCode&gt;(),</w:t>
      </w:r>
    </w:p>
    <w:p w14:paraId="09960CBE" w14:textId="77777777" w:rsidR="00EA70D8" w:rsidRPr="00903DBA" w:rsidRDefault="00EA70D8" w:rsidP="00EA70D8">
      <w:pPr>
        <w:pStyle w:val="Code"/>
        <w:rPr>
          <w:highlight w:val="white"/>
        </w:rPr>
      </w:pPr>
      <w:r w:rsidRPr="00903DBA">
        <w:rPr>
          <w:highlight w:val="white"/>
        </w:rPr>
        <w:t xml:space="preserve">                         falseSet = new HashSet&lt;MiddleCode&gt;();</w:t>
      </w:r>
    </w:p>
    <w:p w14:paraId="5C737E9B" w14:textId="77777777" w:rsidR="00EA70D8" w:rsidRPr="00903DBA" w:rsidRDefault="00EA70D8" w:rsidP="00EA70D8">
      <w:pPr>
        <w:pStyle w:val="Code"/>
        <w:rPr>
          <w:highlight w:val="white"/>
        </w:rPr>
      </w:pPr>
      <w:r w:rsidRPr="00903DBA">
        <w:rPr>
          <w:highlight w:val="white"/>
        </w:rPr>
        <w:t xml:space="preserve">        if (isTrue) {</w:t>
      </w:r>
    </w:p>
    <w:p w14:paraId="55CCF93E" w14:textId="77777777" w:rsidR="00EA70D8" w:rsidRPr="00903DBA" w:rsidRDefault="00EA70D8" w:rsidP="00EA70D8">
      <w:pPr>
        <w:pStyle w:val="Code"/>
        <w:rPr>
          <w:highlight w:val="white"/>
        </w:rPr>
      </w:pPr>
      <w:r w:rsidRPr="00903DBA">
        <w:rPr>
          <w:highlight w:val="white"/>
        </w:rPr>
        <w:t xml:space="preserve">          trueSet.Add(gotoCode);</w:t>
      </w:r>
    </w:p>
    <w:p w14:paraId="33829FCF" w14:textId="77777777" w:rsidR="00EA70D8" w:rsidRPr="00903DBA" w:rsidRDefault="00EA70D8" w:rsidP="00EA70D8">
      <w:pPr>
        <w:pStyle w:val="Code"/>
        <w:rPr>
          <w:highlight w:val="white"/>
        </w:rPr>
      </w:pPr>
      <w:r w:rsidRPr="00903DBA">
        <w:rPr>
          <w:highlight w:val="white"/>
        </w:rPr>
        <w:t xml:space="preserve">        }</w:t>
      </w:r>
    </w:p>
    <w:p w14:paraId="35398B56" w14:textId="77777777" w:rsidR="00EA70D8" w:rsidRPr="00903DBA" w:rsidRDefault="00EA70D8" w:rsidP="00EA70D8">
      <w:pPr>
        <w:pStyle w:val="Code"/>
        <w:rPr>
          <w:highlight w:val="white"/>
        </w:rPr>
      </w:pPr>
      <w:r w:rsidRPr="00903DBA">
        <w:rPr>
          <w:highlight w:val="white"/>
        </w:rPr>
        <w:t xml:space="preserve">        else {</w:t>
      </w:r>
    </w:p>
    <w:p w14:paraId="7BA3327D" w14:textId="77777777" w:rsidR="00EA70D8" w:rsidRPr="00903DBA" w:rsidRDefault="00EA70D8" w:rsidP="00EA70D8">
      <w:pPr>
        <w:pStyle w:val="Code"/>
        <w:rPr>
          <w:highlight w:val="white"/>
        </w:rPr>
      </w:pPr>
      <w:r w:rsidRPr="00903DBA">
        <w:rPr>
          <w:highlight w:val="white"/>
        </w:rPr>
        <w:t xml:space="preserve">          falseSet.Add(gotoCode);</w:t>
      </w:r>
    </w:p>
    <w:p w14:paraId="3ED4D3DB" w14:textId="77777777" w:rsidR="00EA70D8" w:rsidRPr="00903DBA" w:rsidRDefault="00EA70D8" w:rsidP="00EA70D8">
      <w:pPr>
        <w:pStyle w:val="Code"/>
        <w:rPr>
          <w:highlight w:val="white"/>
        </w:rPr>
      </w:pPr>
      <w:r w:rsidRPr="00903DBA">
        <w:rPr>
          <w:highlight w:val="white"/>
        </w:rPr>
        <w:t xml:space="preserve">        }</w:t>
      </w:r>
    </w:p>
    <w:p w14:paraId="05D04883" w14:textId="77777777" w:rsidR="00EA70D8" w:rsidRPr="00903DBA" w:rsidRDefault="00EA70D8" w:rsidP="00EA70D8">
      <w:pPr>
        <w:pStyle w:val="Code"/>
        <w:rPr>
          <w:highlight w:val="white"/>
        </w:rPr>
      </w:pPr>
    </w:p>
    <w:p w14:paraId="227A75CD" w14:textId="77777777" w:rsidR="00EA70D8" w:rsidRPr="00903DBA" w:rsidRDefault="00EA70D8" w:rsidP="00EA70D8">
      <w:pPr>
        <w:pStyle w:val="Code"/>
        <w:rPr>
          <w:highlight w:val="white"/>
        </w:rPr>
      </w:pPr>
      <w:r w:rsidRPr="00903DBA">
        <w:rPr>
          <w:highlight w:val="white"/>
        </w:rPr>
        <w:t xml:space="preserve">        targetSymbol = new Symbol(trueSet, falseSet);</w:t>
      </w:r>
    </w:p>
    <w:p w14:paraId="4F05F364" w14:textId="42816A1B" w:rsidR="00EA70D8" w:rsidRPr="00903DBA" w:rsidRDefault="00EA70D8" w:rsidP="005E4B23">
      <w:pPr>
        <w:pStyle w:val="Code"/>
        <w:rPr>
          <w:highlight w:val="white"/>
        </w:rPr>
      </w:pPr>
      <w:r w:rsidRPr="00903DBA">
        <w:rPr>
          <w:highlight w:val="white"/>
        </w:rPr>
        <w:t xml:space="preserve">      }</w:t>
      </w:r>
    </w:p>
    <w:p w14:paraId="7492C11F" w14:textId="77777777" w:rsidR="005E4B23" w:rsidRPr="00903DBA" w:rsidRDefault="005E4B23" w:rsidP="005E4B23">
      <w:pPr>
        <w:pStyle w:val="Code"/>
        <w:rPr>
          <w:highlight w:val="white"/>
        </w:rPr>
      </w:pPr>
      <w:r w:rsidRPr="00903DBA">
        <w:rPr>
          <w:highlight w:val="white"/>
        </w:rPr>
        <w:t xml:space="preserve">      else {</w:t>
      </w:r>
    </w:p>
    <w:p w14:paraId="3D07CA68" w14:textId="77777777" w:rsidR="005E4B23" w:rsidRPr="00903DBA" w:rsidRDefault="005E4B23" w:rsidP="005E4B23">
      <w:pPr>
        <w:pStyle w:val="Code"/>
        <w:rPr>
          <w:highlight w:val="white"/>
        </w:rPr>
      </w:pPr>
      <w:r w:rsidRPr="00903DBA">
        <w:rPr>
          <w:highlight w:val="white"/>
        </w:rPr>
        <w:t xml:space="preserve">        targetSymbol = new Symbol(targetType, sourceValue);</w:t>
      </w:r>
    </w:p>
    <w:p w14:paraId="6EECD344" w14:textId="77777777" w:rsidR="005E4B23" w:rsidRPr="00903DBA" w:rsidRDefault="005E4B23" w:rsidP="005E4B23">
      <w:pPr>
        <w:pStyle w:val="Code"/>
        <w:rPr>
          <w:highlight w:val="white"/>
        </w:rPr>
      </w:pPr>
      <w:r w:rsidRPr="00903DBA">
        <w:rPr>
          <w:highlight w:val="white"/>
        </w:rPr>
        <w:t xml:space="preserve">      }</w:t>
      </w:r>
    </w:p>
    <w:p w14:paraId="0E71CF97" w14:textId="77777777" w:rsidR="005E4B23" w:rsidRPr="00903DBA" w:rsidRDefault="005E4B23" w:rsidP="005E4B23">
      <w:pPr>
        <w:pStyle w:val="Code"/>
        <w:rPr>
          <w:highlight w:val="white"/>
        </w:rPr>
      </w:pPr>
    </w:p>
    <w:p w14:paraId="3F359F4F" w14:textId="77777777" w:rsidR="005E4B23" w:rsidRPr="00903DBA" w:rsidRDefault="005E4B23" w:rsidP="005E4B23">
      <w:pPr>
        <w:pStyle w:val="Code"/>
        <w:rPr>
          <w:highlight w:val="white"/>
        </w:rPr>
      </w:pPr>
      <w:r w:rsidRPr="00903DBA">
        <w:rPr>
          <w:highlight w:val="white"/>
        </w:rPr>
        <w:t xml:space="preserve">      if (targetType.IsFloating()) {</w:t>
      </w:r>
    </w:p>
    <w:p w14:paraId="072D702C" w14:textId="77777777" w:rsidR="005E4B23" w:rsidRPr="00903DBA" w:rsidRDefault="005E4B23" w:rsidP="005E4B23">
      <w:pPr>
        <w:pStyle w:val="Code"/>
        <w:rPr>
          <w:highlight w:val="white"/>
        </w:rPr>
      </w:pPr>
      <w:r w:rsidRPr="00903DBA">
        <w:rPr>
          <w:highlight w:val="white"/>
        </w:rPr>
        <w:t xml:space="preserve">        longList.Add(new MiddleCode(MiddleOperator.PushFloat, targetSymbol));</w:t>
      </w:r>
    </w:p>
    <w:p w14:paraId="7534EC9F" w14:textId="77777777" w:rsidR="005E4B23" w:rsidRPr="00903DBA" w:rsidRDefault="005E4B23" w:rsidP="005E4B23">
      <w:pPr>
        <w:pStyle w:val="Code"/>
        <w:rPr>
          <w:highlight w:val="white"/>
        </w:rPr>
      </w:pPr>
      <w:r w:rsidRPr="00903DBA">
        <w:rPr>
          <w:highlight w:val="white"/>
        </w:rPr>
        <w:t xml:space="preserve">      }</w:t>
      </w:r>
    </w:p>
    <w:p w14:paraId="0A668926" w14:textId="77777777" w:rsidR="005E4B23" w:rsidRPr="00903DBA" w:rsidRDefault="005E4B23" w:rsidP="005E4B23">
      <w:pPr>
        <w:pStyle w:val="Code"/>
        <w:rPr>
          <w:highlight w:val="white"/>
        </w:rPr>
      </w:pPr>
    </w:p>
    <w:p w14:paraId="1AA8342C" w14:textId="77777777" w:rsidR="005E4B23" w:rsidRPr="00903DBA" w:rsidRDefault="005E4B23" w:rsidP="005E4B23">
      <w:pPr>
        <w:pStyle w:val="Code"/>
        <w:rPr>
          <w:highlight w:val="white"/>
        </w:rPr>
      </w:pPr>
      <w:r w:rsidRPr="00903DBA">
        <w:rPr>
          <w:highlight w:val="white"/>
        </w:rPr>
        <w:t xml:space="preserve">      return (new Expression(targetSymbol, null, longList));</w:t>
      </w:r>
    </w:p>
    <w:p w14:paraId="41E64CC2" w14:textId="77777777" w:rsidR="005E4B23" w:rsidRPr="00903DBA" w:rsidRDefault="005E4B23" w:rsidP="005E4B23">
      <w:pPr>
        <w:pStyle w:val="Code"/>
        <w:rPr>
          <w:highlight w:val="white"/>
        </w:rPr>
      </w:pPr>
      <w:r w:rsidRPr="00903DBA">
        <w:rPr>
          <w:highlight w:val="white"/>
        </w:rPr>
        <w:t xml:space="preserve">    }</w:t>
      </w:r>
    </w:p>
    <w:p w14:paraId="07D93073" w14:textId="479F130D" w:rsidR="00373232" w:rsidRPr="00903DBA" w:rsidRDefault="00871323" w:rsidP="005E4B23">
      <w:pPr>
        <w:rPr>
          <w:highlight w:val="white"/>
        </w:rPr>
      </w:pPr>
      <w:r w:rsidRPr="00903DBA">
        <w:rPr>
          <w:highlight w:val="white"/>
        </w:rPr>
        <w:t xml:space="preserve">Finally, we have reached the point where </w:t>
      </w:r>
      <w:r w:rsidR="005D6F45" w:rsidRPr="00903DBA">
        <w:rPr>
          <w:highlight w:val="white"/>
        </w:rPr>
        <w:t xml:space="preserve">both the source type and target type are integral, array, pointer, or floating. The only thing that remains to be done is to </w:t>
      </w:r>
      <w:r w:rsidR="00B63092" w:rsidRPr="00903DBA">
        <w:rPr>
          <w:highlight w:val="white"/>
        </w:rPr>
        <w:t xml:space="preserve">make sure the final value is an object of the correct class: </w:t>
      </w:r>
      <w:r w:rsidR="00B63092" w:rsidRPr="00903DBA">
        <w:rPr>
          <w:rStyle w:val="KeyWord0"/>
          <w:highlight w:val="white"/>
        </w:rPr>
        <w:t>BigInteger</w:t>
      </w:r>
      <w:r w:rsidR="00B63092" w:rsidRPr="00903DBA">
        <w:rPr>
          <w:highlight w:val="white"/>
        </w:rPr>
        <w:t xml:space="preserve"> or </w:t>
      </w:r>
      <w:r w:rsidR="00B63092" w:rsidRPr="00903DBA">
        <w:rPr>
          <w:rStyle w:val="KeyWord0"/>
          <w:highlight w:val="white"/>
        </w:rPr>
        <w:t>decimal</w:t>
      </w:r>
      <w:r w:rsidR="003A173F" w:rsidRPr="00903DBA">
        <w:rPr>
          <w:highlight w:val="white"/>
        </w:rPr>
        <w:t xml:space="preserve">. </w:t>
      </w:r>
      <w:r w:rsidR="00373232" w:rsidRPr="00903DBA">
        <w:rPr>
          <w:highlight w:val="white"/>
        </w:rPr>
        <w:t xml:space="preserve">      </w:t>
      </w:r>
    </w:p>
    <w:p w14:paraId="32E58CEA" w14:textId="267129C9" w:rsidR="0059455C" w:rsidRPr="00903DBA" w:rsidRDefault="00962378" w:rsidP="0059455C">
      <w:pPr>
        <w:rPr>
          <w:highlight w:val="white"/>
        </w:rPr>
      </w:pPr>
      <w:r w:rsidRPr="00903DBA">
        <w:rPr>
          <w:highlight w:val="white"/>
        </w:rPr>
        <w:t xml:space="preserve">If the source type is integral, array, or pointer, and the </w:t>
      </w:r>
      <w:r w:rsidR="00C4061E" w:rsidRPr="00903DBA">
        <w:rPr>
          <w:highlight w:val="white"/>
        </w:rPr>
        <w:t xml:space="preserve">target type is floating, we need to type cast the value from </w:t>
      </w:r>
      <w:r w:rsidR="00C4061E" w:rsidRPr="00903DBA">
        <w:rPr>
          <w:rStyle w:val="KeyWord0"/>
          <w:highlight w:val="white"/>
        </w:rPr>
        <w:t>BigInteger</w:t>
      </w:r>
      <w:r w:rsidR="00C4061E" w:rsidRPr="00903DBA">
        <w:rPr>
          <w:highlight w:val="white"/>
        </w:rPr>
        <w:t xml:space="preserve"> to </w:t>
      </w:r>
      <w:r w:rsidR="00C4061E" w:rsidRPr="00903DBA">
        <w:rPr>
          <w:rStyle w:val="KeyWord0"/>
          <w:highlight w:val="white"/>
        </w:rPr>
        <w:t>decimal</w:t>
      </w:r>
      <w:r w:rsidR="00C4061E" w:rsidRPr="00903DBA">
        <w:rPr>
          <w:highlight w:val="white"/>
        </w:rPr>
        <w:t>.</w:t>
      </w:r>
    </w:p>
    <w:p w14:paraId="58F9A088" w14:textId="66F7DD30" w:rsidR="004B215F" w:rsidRPr="00903DBA" w:rsidRDefault="00CD295E" w:rsidP="004B215F">
      <w:pPr>
        <w:pStyle w:val="Code"/>
        <w:rPr>
          <w:highlight w:val="white"/>
        </w:rPr>
      </w:pPr>
      <w:r w:rsidRPr="00903DBA">
        <w:rPr>
          <w:highlight w:val="white"/>
        </w:rPr>
        <w:t xml:space="preserve">        if (</w:t>
      </w:r>
      <w:r w:rsidR="001A5A90" w:rsidRPr="00903DBA">
        <w:rPr>
          <w:highlight w:val="white"/>
        </w:rPr>
        <w:t>source</w:t>
      </w:r>
      <w:r w:rsidRPr="00903DBA">
        <w:rPr>
          <w:highlight w:val="white"/>
        </w:rPr>
        <w:t>Type.</w:t>
      </w:r>
      <w:r w:rsidR="004B215F" w:rsidRPr="00903DBA">
        <w:rPr>
          <w:highlight w:val="white"/>
        </w:rPr>
        <w:t xml:space="preserve">IsIntegralPointerArrayStringOrFunction </w:t>
      </w:r>
      <w:r w:rsidRPr="00903DBA">
        <w:rPr>
          <w:highlight w:val="white"/>
        </w:rPr>
        <w:t>() &amp;&amp;</w:t>
      </w:r>
    </w:p>
    <w:p w14:paraId="471991C4" w14:textId="3268FA6C" w:rsidR="00CD295E" w:rsidRPr="00903DBA" w:rsidRDefault="004B215F" w:rsidP="004B215F">
      <w:pPr>
        <w:pStyle w:val="Code"/>
        <w:rPr>
          <w:highlight w:val="white"/>
        </w:rPr>
      </w:pPr>
      <w:r w:rsidRPr="00903DBA">
        <w:rPr>
          <w:highlight w:val="white"/>
        </w:rPr>
        <w:lastRenderedPageBreak/>
        <w:t xml:space="preserve">            </w:t>
      </w:r>
      <w:r w:rsidR="001A5A90" w:rsidRPr="00903DBA">
        <w:rPr>
          <w:highlight w:val="white"/>
        </w:rPr>
        <w:t>target</w:t>
      </w:r>
      <w:r w:rsidR="00CD295E" w:rsidRPr="00903DBA">
        <w:rPr>
          <w:highlight w:val="white"/>
        </w:rPr>
        <w:t>Type.IsFloating()) {</w:t>
      </w:r>
    </w:p>
    <w:p w14:paraId="5D3952D5" w14:textId="77777777" w:rsidR="00367704" w:rsidRPr="00903DBA" w:rsidRDefault="00CD295E" w:rsidP="00367704">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AF9F9AD" w14:textId="281D7C44" w:rsidR="00CD295E" w:rsidRPr="00903DBA" w:rsidRDefault="00367704" w:rsidP="00367704">
      <w:pPr>
        <w:pStyle w:val="Code"/>
        <w:rPr>
          <w:highlight w:val="white"/>
        </w:rPr>
      </w:pPr>
      <w:r w:rsidRPr="00903DBA">
        <w:rPr>
          <w:highlight w:val="white"/>
        </w:rPr>
        <w:t xml:space="preserve">           </w:t>
      </w:r>
      <w:r w:rsidR="00CD295E" w:rsidRPr="00903DBA">
        <w:rPr>
          <w:highlight w:val="white"/>
        </w:rPr>
        <w:t xml:space="preserve"> new Symbol(</w:t>
      </w:r>
      <w:r w:rsidR="001A5A90" w:rsidRPr="00903DBA">
        <w:rPr>
          <w:highlight w:val="white"/>
        </w:rPr>
        <w:t>target</w:t>
      </w:r>
      <w:r w:rsidR="00CD295E" w:rsidRPr="00903DBA">
        <w:rPr>
          <w:highlight w:val="white"/>
        </w:rPr>
        <w:t>Type,</w:t>
      </w:r>
      <w:r w:rsidRPr="00903DBA">
        <w:rPr>
          <w:highlight w:val="white"/>
        </w:rPr>
        <w:t xml:space="preserve"> </w:t>
      </w:r>
      <w:r w:rsidR="00CD295E" w:rsidRPr="00903DBA">
        <w:rPr>
          <w:highlight w:val="white"/>
        </w:rPr>
        <w:t xml:space="preserve">(decimal) ((BigInteger) </w:t>
      </w:r>
      <w:r w:rsidR="001A5A90" w:rsidRPr="00903DBA">
        <w:rPr>
          <w:highlight w:val="white"/>
        </w:rPr>
        <w:t>source</w:t>
      </w:r>
      <w:r w:rsidR="00CD295E" w:rsidRPr="00903DBA">
        <w:rPr>
          <w:highlight w:val="white"/>
        </w:rPr>
        <w:t>Value));</w:t>
      </w:r>
    </w:p>
    <w:p w14:paraId="22EC23C9" w14:textId="77777777" w:rsidR="00CD295E" w:rsidRPr="00903DBA" w:rsidRDefault="00CD295E" w:rsidP="00CD295E">
      <w:pPr>
        <w:pStyle w:val="Code"/>
        <w:rPr>
          <w:highlight w:val="white"/>
        </w:rPr>
      </w:pPr>
      <w:r w:rsidRPr="00903DBA">
        <w:rPr>
          <w:highlight w:val="white"/>
        </w:rPr>
        <w:t xml:space="preserve">        }</w:t>
      </w:r>
    </w:p>
    <w:p w14:paraId="16B3A028" w14:textId="20F4AA43" w:rsidR="00C4061E" w:rsidRPr="00903DBA" w:rsidRDefault="00C4061E" w:rsidP="00C4061E">
      <w:pPr>
        <w:rPr>
          <w:highlight w:val="white"/>
        </w:rPr>
      </w:pPr>
      <w:r w:rsidRPr="00903DBA">
        <w:rPr>
          <w:highlight w:val="white"/>
        </w:rPr>
        <w:t>In the same way, if the source type is floating and the target type is integral, array, or pointer, we need to type cast the value from</w:t>
      </w:r>
      <w:r w:rsidRPr="00903DBA">
        <w:rPr>
          <w:rStyle w:val="KeyWord0"/>
          <w:highlight w:val="white"/>
        </w:rPr>
        <w:t xml:space="preserve"> decimal</w:t>
      </w:r>
      <w:r w:rsidRPr="00903DBA">
        <w:rPr>
          <w:highlight w:val="white"/>
        </w:rPr>
        <w:t xml:space="preserve"> to </w:t>
      </w:r>
      <w:r w:rsidRPr="00903DBA">
        <w:rPr>
          <w:rStyle w:val="KeyWord0"/>
          <w:highlight w:val="white"/>
        </w:rPr>
        <w:t>BigInteger</w:t>
      </w:r>
      <w:r w:rsidRPr="00903DBA">
        <w:rPr>
          <w:highlight w:val="white"/>
        </w:rPr>
        <w:t>.</w:t>
      </w:r>
    </w:p>
    <w:p w14:paraId="6F2063F2" w14:textId="77777777" w:rsidR="00942851" w:rsidRPr="00903DBA" w:rsidRDefault="00CD295E" w:rsidP="00CD295E">
      <w:pPr>
        <w:pStyle w:val="Code"/>
        <w:rPr>
          <w:highlight w:val="white"/>
        </w:rPr>
      </w:pPr>
      <w:r w:rsidRPr="00903DBA">
        <w:rPr>
          <w:highlight w:val="white"/>
        </w:rPr>
        <w:t xml:space="preserve">        else if (</w:t>
      </w:r>
      <w:r w:rsidR="001A5A90" w:rsidRPr="00903DBA">
        <w:rPr>
          <w:highlight w:val="white"/>
        </w:rPr>
        <w:t>source</w:t>
      </w:r>
      <w:r w:rsidRPr="00903DBA">
        <w:rPr>
          <w:highlight w:val="white"/>
        </w:rPr>
        <w:t>Type.IsFloating()</w:t>
      </w:r>
      <w:r w:rsidR="00942851" w:rsidRPr="00903DBA">
        <w:rPr>
          <w:highlight w:val="white"/>
        </w:rPr>
        <w:t xml:space="preserve"> </w:t>
      </w:r>
      <w:r w:rsidRPr="00903DBA">
        <w:rPr>
          <w:highlight w:val="white"/>
        </w:rPr>
        <w:t>&amp;&amp;</w:t>
      </w:r>
    </w:p>
    <w:p w14:paraId="5825A9DD" w14:textId="7FFF286B" w:rsidR="00CD295E" w:rsidRPr="00903DBA" w:rsidRDefault="00942851" w:rsidP="00CD295E">
      <w:pPr>
        <w:pStyle w:val="Code"/>
        <w:rPr>
          <w:highlight w:val="white"/>
        </w:rPr>
      </w:pPr>
      <w:r w:rsidRPr="00903DBA">
        <w:rPr>
          <w:highlight w:val="white"/>
        </w:rPr>
        <w:t xml:space="preserve">                 </w:t>
      </w:r>
      <w:r w:rsidR="001A5A90" w:rsidRPr="00903DBA">
        <w:rPr>
          <w:highlight w:val="white"/>
        </w:rPr>
        <w:t>target</w:t>
      </w:r>
      <w:r w:rsidR="00CD295E" w:rsidRPr="00903DBA">
        <w:rPr>
          <w:highlight w:val="white"/>
        </w:rPr>
        <w:t>Type.</w:t>
      </w:r>
      <w:r w:rsidR="002C4F32" w:rsidRPr="00903DBA">
        <w:rPr>
          <w:highlight w:val="white"/>
        </w:rPr>
        <w:t>IsIntegralPointerOrArray</w:t>
      </w:r>
      <w:r w:rsidR="00CD295E" w:rsidRPr="00903DBA">
        <w:rPr>
          <w:highlight w:val="white"/>
        </w:rPr>
        <w:t>()) {</w:t>
      </w:r>
    </w:p>
    <w:p w14:paraId="1A5C9933" w14:textId="77777777" w:rsidR="00367704" w:rsidRPr="00903DBA" w:rsidRDefault="00CD295E" w:rsidP="00CD295E">
      <w:pPr>
        <w:pStyle w:val="Code"/>
        <w:rPr>
          <w:highlight w:val="white"/>
        </w:rPr>
      </w:pPr>
      <w:r w:rsidRPr="00903DBA">
        <w:rPr>
          <w:highlight w:val="white"/>
        </w:rPr>
        <w:t xml:space="preserve">          </w:t>
      </w:r>
      <w:r w:rsidR="001A5A90" w:rsidRPr="00903DBA">
        <w:rPr>
          <w:highlight w:val="white"/>
        </w:rPr>
        <w:t>target</w:t>
      </w:r>
      <w:r w:rsidRPr="00903DBA">
        <w:rPr>
          <w:highlight w:val="white"/>
        </w:rPr>
        <w:t>Symbol =</w:t>
      </w:r>
    </w:p>
    <w:p w14:paraId="37F266F1" w14:textId="56AE7D89" w:rsidR="00CD295E" w:rsidRPr="00903DBA" w:rsidRDefault="00367704" w:rsidP="00CD295E">
      <w:pPr>
        <w:pStyle w:val="Code"/>
        <w:rPr>
          <w:highlight w:val="white"/>
        </w:rPr>
      </w:pPr>
      <w:r w:rsidRPr="00903DBA">
        <w:rPr>
          <w:highlight w:val="white"/>
        </w:rPr>
        <w:t xml:space="preserve">            </w:t>
      </w:r>
      <w:r w:rsidR="00CD295E" w:rsidRPr="00903DBA">
        <w:rPr>
          <w:highlight w:val="white"/>
        </w:rPr>
        <w:t>new Symbol(</w:t>
      </w:r>
      <w:r w:rsidR="001A5A90" w:rsidRPr="00903DBA">
        <w:rPr>
          <w:highlight w:val="white"/>
        </w:rPr>
        <w:t>target</w:t>
      </w:r>
      <w:r w:rsidR="00CD295E" w:rsidRPr="00903DBA">
        <w:rPr>
          <w:highlight w:val="white"/>
        </w:rPr>
        <w:t xml:space="preserve">Type, (BigInteger) ((decimal) </w:t>
      </w:r>
      <w:r w:rsidR="001A5A90" w:rsidRPr="00903DBA">
        <w:rPr>
          <w:highlight w:val="white"/>
        </w:rPr>
        <w:t>source</w:t>
      </w:r>
      <w:r w:rsidR="00CD295E" w:rsidRPr="00903DBA">
        <w:rPr>
          <w:highlight w:val="white"/>
        </w:rPr>
        <w:t>Value));</w:t>
      </w:r>
    </w:p>
    <w:p w14:paraId="6963F55A" w14:textId="77777777" w:rsidR="00CD295E" w:rsidRPr="00903DBA" w:rsidRDefault="00CD295E" w:rsidP="00CD295E">
      <w:pPr>
        <w:pStyle w:val="Code"/>
        <w:rPr>
          <w:highlight w:val="white"/>
        </w:rPr>
      </w:pPr>
      <w:r w:rsidRPr="00903DBA">
        <w:rPr>
          <w:highlight w:val="white"/>
        </w:rPr>
        <w:t xml:space="preserve">        }</w:t>
      </w:r>
    </w:p>
    <w:p w14:paraId="64DA42A8" w14:textId="6AB7790B" w:rsidR="008B1B75" w:rsidRPr="00903DBA" w:rsidRDefault="008F371F" w:rsidP="008B1B75">
      <w:pPr>
        <w:rPr>
          <w:highlight w:val="white"/>
        </w:rPr>
      </w:pPr>
      <w:r w:rsidRPr="00903DBA">
        <w:rPr>
          <w:highlight w:val="white"/>
        </w:rPr>
        <w:t>Finally, i</w:t>
      </w:r>
      <w:r w:rsidR="008B1B75" w:rsidRPr="00903DBA">
        <w:rPr>
          <w:highlight w:val="white"/>
        </w:rPr>
        <w:t>f the both the source and target types are integral, array, or pointer, or if they both are floating, we just create a new symbol with target type and source value.</w:t>
      </w:r>
    </w:p>
    <w:p w14:paraId="6B6BAE0F" w14:textId="42EE8BD1" w:rsidR="008B1B75" w:rsidRPr="00903DBA" w:rsidRDefault="008B1B75" w:rsidP="00C26B8B">
      <w:pPr>
        <w:pStyle w:val="Code"/>
        <w:rPr>
          <w:highlight w:val="white"/>
        </w:rPr>
      </w:pPr>
      <w:r w:rsidRPr="00903DBA">
        <w:rPr>
          <w:highlight w:val="white"/>
        </w:rPr>
        <w:t xml:space="preserve">        </w:t>
      </w:r>
      <w:r w:rsidR="00C26B8B" w:rsidRPr="00903DBA">
        <w:rPr>
          <w:highlight w:val="white"/>
        </w:rPr>
        <w:t>else {</w:t>
      </w:r>
    </w:p>
    <w:p w14:paraId="1D016FE2" w14:textId="77777777" w:rsidR="008B1B75" w:rsidRPr="00903DBA" w:rsidRDefault="008B1B75" w:rsidP="008B1B75">
      <w:pPr>
        <w:pStyle w:val="Code"/>
        <w:rPr>
          <w:highlight w:val="white"/>
        </w:rPr>
      </w:pPr>
      <w:r w:rsidRPr="00903DBA">
        <w:rPr>
          <w:highlight w:val="white"/>
        </w:rPr>
        <w:t xml:space="preserve">          targetSymbol = new Symbol(targetType, sourceValue);</w:t>
      </w:r>
    </w:p>
    <w:p w14:paraId="5B2E0372" w14:textId="77777777" w:rsidR="008B1B75" w:rsidRPr="00903DBA" w:rsidRDefault="008B1B75" w:rsidP="008B1B75">
      <w:pPr>
        <w:pStyle w:val="Code"/>
        <w:rPr>
          <w:highlight w:val="white"/>
        </w:rPr>
      </w:pPr>
      <w:r w:rsidRPr="00903DBA">
        <w:rPr>
          <w:highlight w:val="white"/>
        </w:rPr>
        <w:t xml:space="preserve">        }</w:t>
      </w:r>
    </w:p>
    <w:p w14:paraId="53B3ED24" w14:textId="77777777" w:rsidR="00CD295E" w:rsidRPr="00903DBA" w:rsidRDefault="00CD295E" w:rsidP="00CD295E">
      <w:pPr>
        <w:pStyle w:val="Code"/>
        <w:rPr>
          <w:highlight w:val="white"/>
        </w:rPr>
      </w:pPr>
    </w:p>
    <w:p w14:paraId="389D4F73" w14:textId="56692D89" w:rsidR="00CD295E" w:rsidRPr="00903DBA" w:rsidRDefault="00CD295E" w:rsidP="00CD295E">
      <w:pPr>
        <w:pStyle w:val="Code"/>
        <w:rPr>
          <w:highlight w:val="white"/>
        </w:rPr>
      </w:pPr>
      <w:r w:rsidRPr="00903DBA">
        <w:rPr>
          <w:highlight w:val="white"/>
        </w:rPr>
        <w:t xml:space="preserve">        List&lt;MiddleCode&gt; </w:t>
      </w:r>
      <w:r w:rsidR="008366EA" w:rsidRPr="00903DBA">
        <w:rPr>
          <w:highlight w:val="white"/>
        </w:rPr>
        <w:t>longList</w:t>
      </w:r>
      <w:r w:rsidRPr="00903DBA">
        <w:rPr>
          <w:highlight w:val="white"/>
        </w:rPr>
        <w:t xml:space="preserve"> = new List&lt;MiddleCode&gt;();</w:t>
      </w:r>
    </w:p>
    <w:p w14:paraId="05FDD2A9" w14:textId="39A61E4D" w:rsidR="00CD295E" w:rsidRPr="00903DBA" w:rsidRDefault="00CD295E" w:rsidP="00CD295E">
      <w:pPr>
        <w:pStyle w:val="Code"/>
        <w:rPr>
          <w:highlight w:val="white"/>
        </w:rPr>
      </w:pPr>
      <w:r w:rsidRPr="00903DBA">
        <w:rPr>
          <w:highlight w:val="white"/>
        </w:rPr>
        <w:t xml:space="preserve">        if (</w:t>
      </w:r>
      <w:r w:rsidR="001A5A90" w:rsidRPr="00903DBA">
        <w:rPr>
          <w:highlight w:val="white"/>
        </w:rPr>
        <w:t>target</w:t>
      </w:r>
      <w:r w:rsidRPr="00903DBA">
        <w:rPr>
          <w:highlight w:val="white"/>
        </w:rPr>
        <w:t>Type.IsFloating()) {</w:t>
      </w:r>
    </w:p>
    <w:p w14:paraId="1638BB69" w14:textId="7038B327" w:rsidR="00C65953" w:rsidRPr="00903DBA" w:rsidRDefault="00CD295E" w:rsidP="00CD295E">
      <w:pPr>
        <w:pStyle w:val="Code"/>
        <w:rPr>
          <w:highlight w:val="white"/>
        </w:rPr>
      </w:pPr>
      <w:r w:rsidRPr="00903DBA">
        <w:rPr>
          <w:highlight w:val="white"/>
        </w:rPr>
        <w:t xml:space="preserve">          MiddleCodeGenera</w:t>
      </w:r>
      <w:r w:rsidR="001A5A90" w:rsidRPr="00903DBA">
        <w:rPr>
          <w:highlight w:val="white"/>
        </w:rPr>
        <w:t>t</w:t>
      </w:r>
      <w:r w:rsidR="009421B7" w:rsidRPr="00903DBA">
        <w:rPr>
          <w:highlight w:val="white"/>
        </w:rPr>
        <w:t>o</w:t>
      </w:r>
      <w:r w:rsidRPr="00903DBA">
        <w:rPr>
          <w:highlight w:val="white"/>
        </w:rPr>
        <w:t>r.</w:t>
      </w:r>
    </w:p>
    <w:p w14:paraId="758755BD" w14:textId="7D6EF938" w:rsidR="00CD295E" w:rsidRPr="00903DBA" w:rsidRDefault="00C65953" w:rsidP="00CD295E">
      <w:pPr>
        <w:pStyle w:val="Code"/>
        <w:rPr>
          <w:highlight w:val="white"/>
        </w:rPr>
      </w:pPr>
      <w:r w:rsidRPr="00903DBA">
        <w:rPr>
          <w:highlight w:val="white"/>
        </w:rPr>
        <w:t xml:space="preserve">            </w:t>
      </w:r>
      <w:r w:rsidR="00CD295E" w:rsidRPr="00903DBA">
        <w:rPr>
          <w:highlight w:val="white"/>
        </w:rPr>
        <w:t>AddMiddleCode(</w:t>
      </w:r>
      <w:r w:rsidR="008366EA" w:rsidRPr="00903DBA">
        <w:rPr>
          <w:highlight w:val="white"/>
        </w:rPr>
        <w:t>longList</w:t>
      </w:r>
      <w:r w:rsidR="00CD295E" w:rsidRPr="00903DBA">
        <w:rPr>
          <w:highlight w:val="white"/>
        </w:rPr>
        <w:t xml:space="preserve">, </w:t>
      </w:r>
      <w:r w:rsidR="00235142" w:rsidRPr="00903DBA">
        <w:rPr>
          <w:highlight w:val="white"/>
        </w:rPr>
        <w:t>MiddleOperator</w:t>
      </w:r>
      <w:r w:rsidR="00CD295E" w:rsidRPr="00903DBA">
        <w:rPr>
          <w:highlight w:val="white"/>
        </w:rPr>
        <w:t xml:space="preserve">.PushFloat, </w:t>
      </w:r>
      <w:r w:rsidR="001A5A90" w:rsidRPr="00903DBA">
        <w:rPr>
          <w:highlight w:val="white"/>
        </w:rPr>
        <w:t>target</w:t>
      </w:r>
      <w:r w:rsidR="00CD295E" w:rsidRPr="00903DBA">
        <w:rPr>
          <w:highlight w:val="white"/>
        </w:rPr>
        <w:t>Symbol);</w:t>
      </w:r>
    </w:p>
    <w:p w14:paraId="63F12447" w14:textId="77777777" w:rsidR="00CD295E" w:rsidRPr="00903DBA" w:rsidRDefault="00CD295E" w:rsidP="00CD295E">
      <w:pPr>
        <w:pStyle w:val="Code"/>
        <w:rPr>
          <w:highlight w:val="white"/>
        </w:rPr>
      </w:pPr>
      <w:r w:rsidRPr="00903DBA">
        <w:rPr>
          <w:highlight w:val="white"/>
        </w:rPr>
        <w:t xml:space="preserve">        }</w:t>
      </w:r>
    </w:p>
    <w:p w14:paraId="350991EF" w14:textId="77777777" w:rsidR="00CD295E" w:rsidRPr="00903DBA" w:rsidRDefault="00CD295E" w:rsidP="00CD295E">
      <w:pPr>
        <w:pStyle w:val="Code"/>
        <w:rPr>
          <w:highlight w:val="white"/>
        </w:rPr>
      </w:pPr>
    </w:p>
    <w:p w14:paraId="06DAE494" w14:textId="4E45B229" w:rsidR="00CD295E" w:rsidRPr="00903DBA" w:rsidRDefault="00CD295E" w:rsidP="00CD295E">
      <w:pPr>
        <w:pStyle w:val="Code"/>
        <w:rPr>
          <w:highlight w:val="white"/>
        </w:rPr>
      </w:pPr>
      <w:r w:rsidRPr="00903DBA">
        <w:rPr>
          <w:highlight w:val="white"/>
        </w:rPr>
        <w:t xml:space="preserve">        return (new Expression(</w:t>
      </w:r>
      <w:r w:rsidR="001A5A90" w:rsidRPr="00903DBA">
        <w:rPr>
          <w:highlight w:val="white"/>
        </w:rPr>
        <w:t>target</w:t>
      </w:r>
      <w:r w:rsidRPr="00903DBA">
        <w:rPr>
          <w:highlight w:val="white"/>
        </w:rPr>
        <w:t xml:space="preserve">Symbol, null, </w:t>
      </w:r>
      <w:r w:rsidR="008366EA" w:rsidRPr="00903DBA">
        <w:rPr>
          <w:highlight w:val="white"/>
        </w:rPr>
        <w:t>longList</w:t>
      </w:r>
      <w:r w:rsidRPr="00903DBA">
        <w:rPr>
          <w:highlight w:val="white"/>
        </w:rPr>
        <w:t>));</w:t>
      </w:r>
    </w:p>
    <w:p w14:paraId="167FBF6F" w14:textId="77777777" w:rsidR="00CD295E" w:rsidRPr="00903DBA" w:rsidRDefault="00CD295E" w:rsidP="00CD295E">
      <w:pPr>
        <w:pStyle w:val="Code"/>
        <w:rPr>
          <w:highlight w:val="white"/>
        </w:rPr>
      </w:pPr>
      <w:r w:rsidRPr="00903DBA">
        <w:rPr>
          <w:highlight w:val="white"/>
        </w:rPr>
        <w:t xml:space="preserve">      }</w:t>
      </w:r>
    </w:p>
    <w:p w14:paraId="7CB5A27F" w14:textId="67058986" w:rsidR="00CD295E" w:rsidRPr="00903DBA" w:rsidRDefault="00CD295E" w:rsidP="00CD295E">
      <w:pPr>
        <w:pStyle w:val="Code"/>
        <w:rPr>
          <w:highlight w:val="white"/>
        </w:rPr>
      </w:pPr>
      <w:r w:rsidRPr="00903DBA">
        <w:rPr>
          <w:highlight w:val="white"/>
        </w:rPr>
        <w:t xml:space="preserve">    }</w:t>
      </w:r>
    </w:p>
    <w:p w14:paraId="5A79D78F" w14:textId="35FDF288" w:rsidR="00942851" w:rsidRPr="00903DBA" w:rsidRDefault="00FE574F" w:rsidP="002360CD">
      <w:pPr>
        <w:rPr>
          <w:highlight w:val="white"/>
        </w:rPr>
      </w:pPr>
      <w:r w:rsidRPr="00903DBA">
        <w:rPr>
          <w:highlight w:val="white"/>
        </w:rPr>
        <w:t xml:space="preserve">The </w:t>
      </w:r>
      <w:r w:rsidRPr="00903DBA">
        <w:rPr>
          <w:rStyle w:val="KeyWord0"/>
          <w:highlight w:val="white"/>
        </w:rPr>
        <w:t>Value</w:t>
      </w:r>
      <w:r w:rsidRPr="00903DBA">
        <w:rPr>
          <w:highlight w:val="white"/>
        </w:rPr>
        <w:t xml:space="preserve"> method </w:t>
      </w:r>
      <w:r w:rsidR="00F81372" w:rsidRPr="00903DBA">
        <w:rPr>
          <w:highlight w:val="white"/>
        </w:rPr>
        <w:t xml:space="preserve">takes a symbol </w:t>
      </w:r>
      <w:r w:rsidR="008F491B" w:rsidRPr="00903DBA">
        <w:rPr>
          <w:highlight w:val="white"/>
        </w:rPr>
        <w:t>and returns a static symbol.</w:t>
      </w:r>
    </w:p>
    <w:p w14:paraId="5F27D2AD" w14:textId="77777777" w:rsidR="00CD295E" w:rsidRPr="00903DBA" w:rsidRDefault="00CD295E" w:rsidP="00CD295E">
      <w:pPr>
        <w:pStyle w:val="Code"/>
        <w:rPr>
          <w:highlight w:val="white"/>
        </w:rPr>
      </w:pPr>
      <w:r w:rsidRPr="00903DBA">
        <w:rPr>
          <w:highlight w:val="white"/>
        </w:rPr>
        <w:t xml:space="preserve">    public static StaticSymbol Value(Symbol symbol) {</w:t>
      </w:r>
    </w:p>
    <w:p w14:paraId="15CA3076" w14:textId="77777777" w:rsidR="00CD295E" w:rsidRPr="00903DBA" w:rsidRDefault="00CD295E" w:rsidP="00CD295E">
      <w:pPr>
        <w:pStyle w:val="Code"/>
        <w:rPr>
          <w:highlight w:val="white"/>
        </w:rPr>
      </w:pPr>
      <w:r w:rsidRPr="00903DBA">
        <w:rPr>
          <w:highlight w:val="white"/>
        </w:rPr>
        <w:t xml:space="preserve">      return Value(symbol.UniqueName, symbol.Type, symbol.Value);</w:t>
      </w:r>
    </w:p>
    <w:p w14:paraId="08B1CAC7" w14:textId="77777777" w:rsidR="00CD295E" w:rsidRPr="00903DBA" w:rsidRDefault="00CD295E" w:rsidP="00CD295E">
      <w:pPr>
        <w:pStyle w:val="Code"/>
        <w:rPr>
          <w:highlight w:val="white"/>
        </w:rPr>
      </w:pPr>
      <w:r w:rsidRPr="00903DBA">
        <w:rPr>
          <w:highlight w:val="white"/>
        </w:rPr>
        <w:t xml:space="preserve">    }</w:t>
      </w:r>
    </w:p>
    <w:p w14:paraId="27BCF8B4" w14:textId="77777777" w:rsidR="00CD295E" w:rsidRPr="00903DBA" w:rsidRDefault="00CD295E" w:rsidP="00CD295E">
      <w:pPr>
        <w:pStyle w:val="Code"/>
        <w:rPr>
          <w:highlight w:val="white"/>
        </w:rPr>
      </w:pPr>
    </w:p>
    <w:p w14:paraId="6FB48BB0" w14:textId="77777777" w:rsidR="00076673" w:rsidRPr="00903DBA" w:rsidRDefault="00CD295E" w:rsidP="00CD295E">
      <w:pPr>
        <w:pStyle w:val="Code"/>
        <w:rPr>
          <w:highlight w:val="white"/>
        </w:rPr>
      </w:pPr>
      <w:r w:rsidRPr="00903DBA">
        <w:rPr>
          <w:highlight w:val="white"/>
        </w:rPr>
        <w:t xml:space="preserve">    public static StaticSymbol Value(string uniqueName, Type type,</w:t>
      </w:r>
    </w:p>
    <w:p w14:paraId="179DE503" w14:textId="316ADB17"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object value) {</w:t>
      </w:r>
    </w:p>
    <w:p w14:paraId="1F6772D7" w14:textId="77777777" w:rsidR="00CD295E" w:rsidRPr="00903DBA" w:rsidRDefault="00CD295E" w:rsidP="00CD295E">
      <w:pPr>
        <w:pStyle w:val="Code"/>
        <w:rPr>
          <w:highlight w:val="white"/>
        </w:rPr>
      </w:pPr>
      <w:r w:rsidRPr="00903DBA">
        <w:rPr>
          <w:highlight w:val="white"/>
        </w:rPr>
        <w:t xml:space="preserve">      List&lt;MiddleCode&gt; middleCodeList = new List&lt;MiddleCode&gt;();</w:t>
      </w:r>
    </w:p>
    <w:p w14:paraId="5EAD7845" w14:textId="5E65964D" w:rsidR="00CD295E" w:rsidRPr="00903DBA" w:rsidRDefault="004A1C67" w:rsidP="00A24B07">
      <w:pPr>
        <w:rPr>
          <w:highlight w:val="white"/>
        </w:rPr>
      </w:pPr>
      <w:r w:rsidRPr="00903DBA">
        <w:rPr>
          <w:highlight w:val="white"/>
        </w:rPr>
        <w:t xml:space="preserve">If the value is not null, we add the </w:t>
      </w:r>
      <w:r w:rsidR="002F35C1" w:rsidRPr="00903DBA">
        <w:rPr>
          <w:highlight w:val="white"/>
        </w:rPr>
        <w:t>initializer</w:t>
      </w:r>
      <w:r w:rsidRPr="00903DBA">
        <w:rPr>
          <w:highlight w:val="white"/>
        </w:rPr>
        <w:t xml:space="preserve"> instruction to the code list</w:t>
      </w:r>
      <w:r w:rsidR="00A24B07" w:rsidRPr="00903DBA">
        <w:rPr>
          <w:highlight w:val="white"/>
        </w:rPr>
        <w:t>.</w:t>
      </w:r>
    </w:p>
    <w:p w14:paraId="3FEBEAEC" w14:textId="77777777" w:rsidR="00CD295E" w:rsidRPr="00903DBA" w:rsidRDefault="00CD295E" w:rsidP="00CD295E">
      <w:pPr>
        <w:pStyle w:val="Code"/>
        <w:rPr>
          <w:highlight w:val="white"/>
        </w:rPr>
      </w:pPr>
      <w:r w:rsidRPr="00903DBA">
        <w:rPr>
          <w:highlight w:val="white"/>
        </w:rPr>
        <w:t xml:space="preserve">      if (value != null) {</w:t>
      </w:r>
    </w:p>
    <w:p w14:paraId="717DD797" w14:textId="7F2F81BD"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w:t>
      </w:r>
    </w:p>
    <w:p w14:paraId="58A0433D" w14:textId="738EEBD9"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type.Sort, value));</w:t>
      </w:r>
    </w:p>
    <w:p w14:paraId="17405D65" w14:textId="77777777" w:rsidR="00CD295E" w:rsidRPr="00903DBA" w:rsidRDefault="00CD295E" w:rsidP="00CD295E">
      <w:pPr>
        <w:pStyle w:val="Code"/>
        <w:rPr>
          <w:highlight w:val="white"/>
        </w:rPr>
      </w:pPr>
      <w:r w:rsidRPr="00903DBA">
        <w:rPr>
          <w:highlight w:val="white"/>
        </w:rPr>
        <w:t xml:space="preserve">      }</w:t>
      </w:r>
    </w:p>
    <w:p w14:paraId="77E85CA6" w14:textId="1AB0696D" w:rsidR="00A24B07" w:rsidRPr="00903DBA" w:rsidRDefault="00A24B07" w:rsidP="00A24B07">
      <w:pPr>
        <w:rPr>
          <w:highlight w:val="white"/>
        </w:rPr>
      </w:pPr>
      <w:r w:rsidRPr="00903DBA">
        <w:rPr>
          <w:highlight w:val="white"/>
        </w:rPr>
        <w:t>If the value is null</w:t>
      </w:r>
      <w:r w:rsidR="0006113B" w:rsidRPr="00903DBA">
        <w:rPr>
          <w:highlight w:val="white"/>
        </w:rPr>
        <w:t>,</w:t>
      </w:r>
      <w:r w:rsidRPr="00903DBA">
        <w:rPr>
          <w:highlight w:val="white"/>
        </w:rPr>
        <w:t xml:space="preserve"> we add the </w:t>
      </w:r>
      <w:r w:rsidR="002F35C1" w:rsidRPr="00903DBA">
        <w:rPr>
          <w:highlight w:val="white"/>
        </w:rPr>
        <w:t>initializer</w:t>
      </w:r>
      <w:r w:rsidRPr="00903DBA">
        <w:rPr>
          <w:highlight w:val="white"/>
        </w:rPr>
        <w:t xml:space="preserve"> </w:t>
      </w:r>
      <w:proofErr w:type="spellStart"/>
      <w:r w:rsidRPr="00903DBA">
        <w:rPr>
          <w:highlight w:val="white"/>
        </w:rPr>
        <w:t>ero</w:t>
      </w:r>
      <w:proofErr w:type="spellEnd"/>
      <w:r w:rsidRPr="00903DBA">
        <w:rPr>
          <w:highlight w:val="white"/>
        </w:rPr>
        <w:t xml:space="preserve"> instruction, with the type size.</w:t>
      </w:r>
    </w:p>
    <w:p w14:paraId="1B4BA431" w14:textId="77777777" w:rsidR="00CD295E" w:rsidRPr="00903DBA" w:rsidRDefault="00CD295E" w:rsidP="00CD295E">
      <w:pPr>
        <w:pStyle w:val="Code"/>
        <w:rPr>
          <w:highlight w:val="white"/>
        </w:rPr>
      </w:pPr>
      <w:r w:rsidRPr="00903DBA">
        <w:rPr>
          <w:highlight w:val="white"/>
        </w:rPr>
        <w:t xml:space="preserve">      else {</w:t>
      </w:r>
    </w:p>
    <w:p w14:paraId="4E58F278" w14:textId="46C3DB9B" w:rsidR="00076673" w:rsidRPr="00903DBA" w:rsidRDefault="00CD295E" w:rsidP="00CD295E">
      <w:pPr>
        <w:pStyle w:val="Code"/>
        <w:rPr>
          <w:highlight w:val="white"/>
        </w:rPr>
      </w:pPr>
      <w:r w:rsidRPr="00903DBA">
        <w:rPr>
          <w:highlight w:val="white"/>
        </w:rPr>
        <w:t xml:space="preserve">        middleCodeList.Add(new MiddleCode(MiddleOperator.</w:t>
      </w:r>
      <w:r w:rsidR="002F35C1" w:rsidRPr="00903DBA">
        <w:rPr>
          <w:highlight w:val="white"/>
        </w:rPr>
        <w:t>Initializer</w:t>
      </w:r>
      <w:r w:rsidRPr="00903DBA">
        <w:rPr>
          <w:highlight w:val="white"/>
        </w:rPr>
        <w:t>Zero,</w:t>
      </w:r>
    </w:p>
    <w:p w14:paraId="3FE69DA1" w14:textId="4B5B21DD"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type.Size()));</w:t>
      </w:r>
    </w:p>
    <w:p w14:paraId="0D39FB50" w14:textId="77777777" w:rsidR="00CD295E" w:rsidRPr="00903DBA" w:rsidRDefault="00CD295E" w:rsidP="00CD295E">
      <w:pPr>
        <w:pStyle w:val="Code"/>
        <w:rPr>
          <w:highlight w:val="white"/>
        </w:rPr>
      </w:pPr>
      <w:r w:rsidRPr="00903DBA">
        <w:rPr>
          <w:highlight w:val="white"/>
        </w:rPr>
        <w:t xml:space="preserve">      }</w:t>
      </w:r>
    </w:p>
    <w:p w14:paraId="046AED07" w14:textId="64F35F15" w:rsidR="00CD295E" w:rsidRPr="00903DBA" w:rsidRDefault="003C0453" w:rsidP="003C0453">
      <w:pPr>
        <w:rPr>
          <w:highlight w:val="white"/>
        </w:rPr>
      </w:pPr>
      <w:r w:rsidRPr="00903DBA">
        <w:rPr>
          <w:highlight w:val="white"/>
        </w:rPr>
        <w:t>We translate the middle code instructions to assembly code.</w:t>
      </w:r>
    </w:p>
    <w:p w14:paraId="1513EB87" w14:textId="77777777" w:rsidR="00CD295E" w:rsidRPr="00903DBA" w:rsidRDefault="00CD295E" w:rsidP="00CD295E">
      <w:pPr>
        <w:pStyle w:val="Code"/>
        <w:rPr>
          <w:highlight w:val="white"/>
        </w:rPr>
      </w:pPr>
      <w:r w:rsidRPr="00903DBA">
        <w:rPr>
          <w:highlight w:val="white"/>
        </w:rPr>
        <w:t xml:space="preserve">      List&lt;AssemblyCode&gt; assemblyCodeList = new List&lt;AssemblyCode&gt;();</w:t>
      </w:r>
    </w:p>
    <w:p w14:paraId="5EE619A4" w14:textId="77777777" w:rsidR="00076673" w:rsidRPr="00903DBA" w:rsidRDefault="00CD295E" w:rsidP="00CD295E">
      <w:pPr>
        <w:pStyle w:val="Code"/>
        <w:rPr>
          <w:highlight w:val="white"/>
        </w:rPr>
      </w:pPr>
      <w:r w:rsidRPr="00903DBA">
        <w:rPr>
          <w:highlight w:val="white"/>
        </w:rPr>
        <w:t xml:space="preserve">      AssemblyCodeGenerator.GenerateAssembly(middleCodeList,</w:t>
      </w:r>
    </w:p>
    <w:p w14:paraId="383F668C" w14:textId="0C356CCF" w:rsidR="00CD295E" w:rsidRPr="00903DBA" w:rsidRDefault="00076673" w:rsidP="00CD295E">
      <w:pPr>
        <w:pStyle w:val="Code"/>
        <w:rPr>
          <w:highlight w:val="white"/>
        </w:rPr>
      </w:pPr>
      <w:r w:rsidRPr="00903DBA">
        <w:rPr>
          <w:highlight w:val="white"/>
        </w:rPr>
        <w:t xml:space="preserve">                                            </w:t>
      </w:r>
      <w:r w:rsidR="00CD295E" w:rsidRPr="00903DBA">
        <w:rPr>
          <w:highlight w:val="white"/>
        </w:rPr>
        <w:t xml:space="preserve"> assemblyCodeList);</w:t>
      </w:r>
    </w:p>
    <w:p w14:paraId="734DCDCA" w14:textId="498AE2A9" w:rsidR="00CD295E" w:rsidRPr="00903DBA" w:rsidRDefault="00885B1B" w:rsidP="00B453B1">
      <w:pPr>
        <w:rPr>
          <w:highlight w:val="white"/>
        </w:rPr>
      </w:pPr>
      <w:r w:rsidRPr="00903DBA">
        <w:rPr>
          <w:highlight w:val="white"/>
        </w:rPr>
        <w:lastRenderedPageBreak/>
        <w:t xml:space="preserve">For the Linux target </w:t>
      </w:r>
      <w:r w:rsidR="0006462C" w:rsidRPr="00903DBA">
        <w:rPr>
          <w:highlight w:val="white"/>
        </w:rPr>
        <w:t xml:space="preserve">machine, we generate a list of text holding the final assembly code. For Windows target code generation, se Chapter </w:t>
      </w:r>
      <w:r w:rsidR="00076546" w:rsidRPr="00903DBA">
        <w:fldChar w:fldCharType="begin"/>
      </w:r>
      <w:r w:rsidR="00076546" w:rsidRPr="00903DBA">
        <w:instrText xml:space="preserve"> REF _Ref54009755 \r \h </w:instrText>
      </w:r>
      <w:r w:rsidR="00076546" w:rsidRPr="00903DBA">
        <w:fldChar w:fldCharType="separate"/>
      </w:r>
      <w:r w:rsidR="005F7BC3" w:rsidRPr="00903DBA">
        <w:t>12</w:t>
      </w:r>
      <w:r w:rsidR="00076546" w:rsidRPr="00903DBA">
        <w:fldChar w:fldCharType="end"/>
      </w:r>
      <w:r w:rsidR="0006462C" w:rsidRPr="00903DBA">
        <w:rPr>
          <w:highlight w:val="white"/>
        </w:rPr>
        <w:t>.</w:t>
      </w:r>
    </w:p>
    <w:p w14:paraId="7D7B8C40" w14:textId="77777777" w:rsidR="00CD295E" w:rsidRPr="00903DBA" w:rsidRDefault="00CD295E" w:rsidP="00CD295E">
      <w:pPr>
        <w:pStyle w:val="Code"/>
        <w:rPr>
          <w:highlight w:val="white"/>
        </w:rPr>
      </w:pPr>
      <w:r w:rsidRPr="00903DBA">
        <w:rPr>
          <w:highlight w:val="white"/>
        </w:rPr>
        <w:t xml:space="preserve">      if (Start.Linux) {</w:t>
      </w:r>
    </w:p>
    <w:p w14:paraId="07C0648C" w14:textId="77777777" w:rsidR="00CD295E" w:rsidRPr="00903DBA" w:rsidRDefault="00CD295E" w:rsidP="00CD295E">
      <w:pPr>
        <w:pStyle w:val="Code"/>
        <w:rPr>
          <w:highlight w:val="white"/>
        </w:rPr>
      </w:pPr>
      <w:r w:rsidRPr="00903DBA">
        <w:rPr>
          <w:highlight w:val="white"/>
        </w:rPr>
        <w:t xml:space="preserve">        List&lt;string&gt; textList = new List&lt;string&gt;();</w:t>
      </w:r>
    </w:p>
    <w:p w14:paraId="215BD823" w14:textId="77777777" w:rsidR="00FB12D6" w:rsidRPr="00903DBA" w:rsidRDefault="00FB12D6" w:rsidP="00FB12D6">
      <w:pPr>
        <w:pStyle w:val="Code"/>
        <w:rPr>
          <w:highlight w:val="white"/>
        </w:rPr>
      </w:pPr>
      <w:r w:rsidRPr="00903DBA">
        <w:rPr>
          <w:highlight w:val="white"/>
        </w:rPr>
        <w:t xml:space="preserve">        textList.Add("section .data");</w:t>
      </w:r>
    </w:p>
    <w:p w14:paraId="7ADDF48C" w14:textId="77777777" w:rsidR="00CD295E" w:rsidRPr="00903DBA" w:rsidRDefault="00CD295E" w:rsidP="00CD295E">
      <w:pPr>
        <w:pStyle w:val="Code"/>
        <w:rPr>
          <w:highlight w:val="white"/>
        </w:rPr>
      </w:pPr>
      <w:r w:rsidRPr="00903DBA">
        <w:rPr>
          <w:highlight w:val="white"/>
        </w:rPr>
        <w:t xml:space="preserve">        textList.Add("\n" + uniqueName + ":");</w:t>
      </w:r>
    </w:p>
    <w:p w14:paraId="2FFB86B6" w14:textId="77777777" w:rsidR="00CD295E" w:rsidRPr="00903DBA" w:rsidRDefault="00CD295E" w:rsidP="00CD295E">
      <w:pPr>
        <w:pStyle w:val="Code"/>
        <w:rPr>
          <w:highlight w:val="white"/>
        </w:rPr>
      </w:pPr>
      <w:r w:rsidRPr="00903DBA">
        <w:rPr>
          <w:highlight w:val="white"/>
        </w:rPr>
        <w:t xml:space="preserve">        ISet&lt;string&gt; externSet = new HashSet&lt;string&gt;();</w:t>
      </w:r>
    </w:p>
    <w:p w14:paraId="50DE84B9" w14:textId="77777777" w:rsidR="00FF1D35" w:rsidRPr="00903DBA" w:rsidRDefault="00D84B3D" w:rsidP="00D84B3D">
      <w:pPr>
        <w:pStyle w:val="Code"/>
        <w:rPr>
          <w:highlight w:val="white"/>
        </w:rPr>
      </w:pPr>
      <w:r w:rsidRPr="00903DBA">
        <w:rPr>
          <w:highlight w:val="white"/>
        </w:rPr>
        <w:t xml:space="preserve">        AssemblyCodeGenerator.</w:t>
      </w:r>
      <w:r w:rsidR="005873BE" w:rsidRPr="00903DBA">
        <w:rPr>
          <w:highlight w:val="white"/>
        </w:rPr>
        <w:t>LinuxTextList</w:t>
      </w:r>
      <w:r w:rsidRPr="00903DBA">
        <w:rPr>
          <w:highlight w:val="white"/>
        </w:rPr>
        <w:t>(assemblyCodeList, textList,</w:t>
      </w:r>
    </w:p>
    <w:p w14:paraId="2BCEE39C" w14:textId="3C517FD2" w:rsidR="00D84B3D" w:rsidRPr="00903DBA" w:rsidRDefault="00FF1D35" w:rsidP="00D84B3D">
      <w:pPr>
        <w:pStyle w:val="Code"/>
        <w:rPr>
          <w:highlight w:val="white"/>
        </w:rPr>
      </w:pPr>
      <w:r w:rsidRPr="00903DBA">
        <w:rPr>
          <w:highlight w:val="white"/>
        </w:rPr>
        <w:t xml:space="preserve">                                           </w:t>
      </w:r>
      <w:r w:rsidR="00D84B3D" w:rsidRPr="00903DBA">
        <w:rPr>
          <w:highlight w:val="white"/>
        </w:rPr>
        <w:t xml:space="preserve"> externSet);</w:t>
      </w:r>
    </w:p>
    <w:p w14:paraId="446491B6" w14:textId="08E93FE8" w:rsidR="00CD295E" w:rsidRPr="00903DBA" w:rsidRDefault="00CD295E" w:rsidP="00CD295E">
      <w:pPr>
        <w:pStyle w:val="Code"/>
        <w:rPr>
          <w:highlight w:val="white"/>
        </w:rPr>
      </w:pPr>
      <w:r w:rsidRPr="00903DBA">
        <w:rPr>
          <w:highlight w:val="white"/>
        </w:rPr>
        <w:t xml:space="preserve">        return (new StaticSymbolLinux(uniqueName, textList, externSet));</w:t>
      </w:r>
    </w:p>
    <w:p w14:paraId="6136D8CB" w14:textId="77777777" w:rsidR="00CD295E" w:rsidRPr="00903DBA" w:rsidRDefault="00CD295E" w:rsidP="00CD295E">
      <w:pPr>
        <w:pStyle w:val="Code"/>
        <w:rPr>
          <w:highlight w:val="white"/>
        </w:rPr>
      </w:pPr>
      <w:r w:rsidRPr="00903DBA">
        <w:rPr>
          <w:highlight w:val="white"/>
        </w:rPr>
        <w:t xml:space="preserve">      }</w:t>
      </w:r>
    </w:p>
    <w:p w14:paraId="3082844B" w14:textId="77777777" w:rsidR="0006462C" w:rsidRPr="00903DBA" w:rsidRDefault="0006462C" w:rsidP="0045597A">
      <w:pPr>
        <w:pStyle w:val="Code"/>
        <w:rPr>
          <w:highlight w:val="white"/>
        </w:rPr>
      </w:pPr>
    </w:p>
    <w:p w14:paraId="476C191B" w14:textId="52094498" w:rsidR="0045597A" w:rsidRPr="00903DBA" w:rsidRDefault="0045597A" w:rsidP="0045597A">
      <w:pPr>
        <w:pStyle w:val="Code"/>
        <w:rPr>
          <w:highlight w:val="white"/>
        </w:rPr>
      </w:pPr>
      <w:r w:rsidRPr="00903DBA">
        <w:rPr>
          <w:highlight w:val="white"/>
        </w:rPr>
        <w:t xml:space="preserve">      if (Start.Windows) {</w:t>
      </w:r>
    </w:p>
    <w:p w14:paraId="48996B50" w14:textId="1E70A6F0" w:rsidR="004C0EBE" w:rsidRPr="00903DBA" w:rsidRDefault="004C0EBE" w:rsidP="0045597A">
      <w:pPr>
        <w:pStyle w:val="Code"/>
        <w:rPr>
          <w:highlight w:val="white"/>
        </w:rPr>
      </w:pPr>
      <w:r w:rsidRPr="00903DBA">
        <w:rPr>
          <w:highlight w:val="white"/>
        </w:rPr>
        <w:t xml:space="preserve">        // ...</w:t>
      </w:r>
    </w:p>
    <w:p w14:paraId="05F386C5" w14:textId="77777777" w:rsidR="0045597A" w:rsidRPr="00903DBA" w:rsidRDefault="0045597A" w:rsidP="0045597A">
      <w:pPr>
        <w:pStyle w:val="Code"/>
        <w:rPr>
          <w:highlight w:val="white"/>
        </w:rPr>
      </w:pPr>
      <w:r w:rsidRPr="00903DBA">
        <w:rPr>
          <w:highlight w:val="white"/>
        </w:rPr>
        <w:t xml:space="preserve">      }</w:t>
      </w:r>
    </w:p>
    <w:p w14:paraId="6A85F341" w14:textId="77777777" w:rsidR="0045597A" w:rsidRPr="00903DBA" w:rsidRDefault="0045597A" w:rsidP="0045597A">
      <w:pPr>
        <w:pStyle w:val="Code"/>
        <w:rPr>
          <w:highlight w:val="white"/>
        </w:rPr>
      </w:pPr>
      <w:r w:rsidRPr="00903DBA">
        <w:rPr>
          <w:highlight w:val="white"/>
        </w:rPr>
        <w:t xml:space="preserve">      </w:t>
      </w:r>
    </w:p>
    <w:p w14:paraId="626CB4F6" w14:textId="77777777" w:rsidR="00CD295E" w:rsidRPr="00903DBA" w:rsidRDefault="00CD295E" w:rsidP="00CD295E">
      <w:pPr>
        <w:pStyle w:val="Code"/>
        <w:rPr>
          <w:highlight w:val="white"/>
        </w:rPr>
      </w:pPr>
      <w:r w:rsidRPr="00903DBA">
        <w:rPr>
          <w:highlight w:val="white"/>
        </w:rPr>
        <w:t xml:space="preserve">      return null;</w:t>
      </w:r>
    </w:p>
    <w:p w14:paraId="7F67246B" w14:textId="77777777" w:rsidR="00CD295E" w:rsidRPr="00903DBA" w:rsidRDefault="00CD295E" w:rsidP="003F44A5">
      <w:pPr>
        <w:pStyle w:val="Code"/>
        <w:rPr>
          <w:highlight w:val="white"/>
        </w:rPr>
      </w:pPr>
      <w:r w:rsidRPr="00903DBA">
        <w:rPr>
          <w:highlight w:val="white"/>
        </w:rPr>
        <w:t xml:space="preserve">    }</w:t>
      </w:r>
    </w:p>
    <w:p w14:paraId="32ED2205" w14:textId="4256546A" w:rsidR="00CD295E" w:rsidRPr="00903DBA" w:rsidRDefault="003F44A5" w:rsidP="003F44A5">
      <w:pPr>
        <w:pStyle w:val="Code"/>
        <w:rPr>
          <w:highlight w:val="white"/>
        </w:rPr>
      </w:pPr>
      <w:r w:rsidRPr="00903DBA">
        <w:rPr>
          <w:highlight w:val="white"/>
        </w:rPr>
        <w:t xml:space="preserve"> </w:t>
      </w:r>
      <w:r w:rsidR="00CD295E" w:rsidRPr="00903DBA">
        <w:rPr>
          <w:highlight w:val="white"/>
        </w:rPr>
        <w:t xml:space="preserve"> }</w:t>
      </w:r>
    </w:p>
    <w:p w14:paraId="623F6BDC" w14:textId="567FA7DB" w:rsidR="00BB508B" w:rsidRPr="00903DBA" w:rsidRDefault="00CD295E" w:rsidP="00027F7E">
      <w:pPr>
        <w:pStyle w:val="Code"/>
      </w:pPr>
      <w:r w:rsidRPr="00903DBA">
        <w:rPr>
          <w:highlight w:val="white"/>
        </w:rPr>
        <w:t>}</w:t>
      </w:r>
    </w:p>
    <w:p w14:paraId="24D7EB70" w14:textId="74369F9C" w:rsidR="00B838C8" w:rsidRPr="00903DBA" w:rsidRDefault="00B838C8" w:rsidP="00485A24">
      <w:pPr>
        <w:pStyle w:val="Rubrik1"/>
      </w:pPr>
      <w:bookmarkStart w:id="350" w:name="_Toc57656052"/>
      <w:r w:rsidRPr="00903DBA">
        <w:lastRenderedPageBreak/>
        <w:t xml:space="preserve">Static </w:t>
      </w:r>
      <w:r w:rsidR="00917F74" w:rsidRPr="00903DBA">
        <w:t xml:space="preserve">Address </w:t>
      </w:r>
      <w:r w:rsidRPr="00903DBA">
        <w:t>Expression</w:t>
      </w:r>
      <w:bookmarkEnd w:id="350"/>
    </w:p>
    <w:p w14:paraId="1984430F" w14:textId="76727DDF" w:rsidR="007F289B" w:rsidRPr="00903DBA" w:rsidRDefault="00CD6BA8" w:rsidP="00917F74">
      <w:r w:rsidRPr="00903DBA">
        <w:t>If an expression is not constant, the next step is to deci</w:t>
      </w:r>
      <w:r w:rsidR="00917F74" w:rsidRPr="00903DBA">
        <w:t>de whether it is static.</w:t>
      </w:r>
      <w:r w:rsidR="001C41EE" w:rsidRPr="00903DBA">
        <w:t xml:space="preserve"> </w:t>
      </w:r>
      <w:r w:rsidR="007F289B" w:rsidRPr="00903DBA">
        <w:t xml:space="preserve">The </w:t>
      </w:r>
      <w:r w:rsidR="007F289B" w:rsidRPr="00903DBA">
        <w:rPr>
          <w:rStyle w:val="KeyWord0"/>
        </w:rPr>
        <w:t>StaticValue</w:t>
      </w:r>
      <w:r w:rsidR="007F289B" w:rsidRPr="00903DBA">
        <w:t xml:space="preserve"> and </w:t>
      </w:r>
      <w:r w:rsidR="007F289B" w:rsidRPr="00903DBA">
        <w:rPr>
          <w:rStyle w:val="KeyWord0"/>
        </w:rPr>
        <w:t>StaticAddress</w:t>
      </w:r>
      <w:r w:rsidR="007F289B" w:rsidRPr="00903DBA">
        <w:t xml:space="preserve"> classes are identical</w:t>
      </w:r>
      <w:r w:rsidR="00E53D6D" w:rsidRPr="00903DBA">
        <w:t>, t</w:t>
      </w:r>
      <w:r w:rsidR="00960DF1" w:rsidRPr="00903DBA">
        <w:t xml:space="preserve">hey hold a name and an offset. </w:t>
      </w:r>
      <w:r w:rsidR="00CD3466" w:rsidRPr="00903DBA">
        <w:t>In the end, only static address</w:t>
      </w:r>
      <w:r w:rsidR="00DF5F99" w:rsidRPr="00903DBA">
        <w:t>es</w:t>
      </w:r>
      <w:r w:rsidR="00CD3466" w:rsidRPr="00903DBA">
        <w:t xml:space="preserve"> are allowed, but a static value can hold a middle value</w:t>
      </w:r>
      <w:r w:rsidR="00F24AA0" w:rsidRPr="00903DBA">
        <w:t xml:space="preserve"> during the parsing</w:t>
      </w:r>
      <w:r w:rsidR="00CD3466" w:rsidRPr="00903DBA">
        <w:t xml:space="preserve">. For instance, in the static address </w:t>
      </w:r>
      <w:r w:rsidR="00CD3466" w:rsidRPr="00903DBA">
        <w:rPr>
          <w:rStyle w:val="KeyWord0"/>
        </w:rPr>
        <w:t>&amp;a[3]</w:t>
      </w:r>
      <w:r w:rsidR="00CD3466" w:rsidRPr="00903DBA">
        <w:t xml:space="preserve">, </w:t>
      </w:r>
      <w:r w:rsidR="00CD3466" w:rsidRPr="00903DBA">
        <w:rPr>
          <w:rStyle w:val="KeyWord0"/>
        </w:rPr>
        <w:t>a[3]</w:t>
      </w:r>
      <w:r w:rsidR="00CD3466" w:rsidRPr="00903DBA">
        <w:t xml:space="preserve"> is temporary stored as a static value.</w:t>
      </w:r>
    </w:p>
    <w:p w14:paraId="48E48D53" w14:textId="75233FE1" w:rsidR="0011007F" w:rsidRPr="00903DBA" w:rsidRDefault="00B838C8" w:rsidP="002F7968">
      <w:pPr>
        <w:pStyle w:val="CodeHeader"/>
      </w:pPr>
      <w:proofErr w:type="spellStart"/>
      <w:r w:rsidRPr="00903DBA">
        <w:t>StaticValue.cs</w:t>
      </w:r>
      <w:proofErr w:type="spellEnd"/>
    </w:p>
    <w:p w14:paraId="329DF938" w14:textId="77777777" w:rsidR="0011007F" w:rsidRPr="00903DBA" w:rsidRDefault="0011007F" w:rsidP="0011007F">
      <w:pPr>
        <w:pStyle w:val="Code"/>
        <w:rPr>
          <w:highlight w:val="white"/>
        </w:rPr>
      </w:pPr>
      <w:r w:rsidRPr="00903DBA">
        <w:rPr>
          <w:highlight w:val="white"/>
        </w:rPr>
        <w:t>namespace CCompiler {</w:t>
      </w:r>
    </w:p>
    <w:p w14:paraId="716EB8F3" w14:textId="77777777" w:rsidR="0011007F" w:rsidRPr="00903DBA" w:rsidRDefault="0011007F" w:rsidP="0011007F">
      <w:pPr>
        <w:pStyle w:val="Code"/>
        <w:rPr>
          <w:highlight w:val="white"/>
        </w:rPr>
      </w:pPr>
      <w:r w:rsidRPr="00903DBA">
        <w:rPr>
          <w:highlight w:val="white"/>
        </w:rPr>
        <w:t xml:space="preserve">  public class StaticValue {</w:t>
      </w:r>
    </w:p>
    <w:p w14:paraId="3FBA39CA" w14:textId="77777777" w:rsidR="0011007F" w:rsidRPr="00903DBA" w:rsidRDefault="0011007F" w:rsidP="0011007F">
      <w:pPr>
        <w:pStyle w:val="Code"/>
        <w:rPr>
          <w:highlight w:val="white"/>
        </w:rPr>
      </w:pPr>
      <w:r w:rsidRPr="00903DBA">
        <w:rPr>
          <w:highlight w:val="white"/>
        </w:rPr>
        <w:t xml:space="preserve">    private string m_uniqueName;</w:t>
      </w:r>
    </w:p>
    <w:p w14:paraId="6647C96E" w14:textId="5751620D" w:rsidR="0011007F" w:rsidRPr="00903DBA" w:rsidRDefault="0011007F" w:rsidP="0011007F">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6B077300" w14:textId="77777777" w:rsidR="0011007F" w:rsidRPr="00903DBA" w:rsidRDefault="0011007F" w:rsidP="0011007F">
      <w:pPr>
        <w:pStyle w:val="Code"/>
        <w:rPr>
          <w:highlight w:val="white"/>
        </w:rPr>
      </w:pPr>
    </w:p>
    <w:p w14:paraId="17D3B260" w14:textId="77777777" w:rsidR="0011007F" w:rsidRPr="00903DBA" w:rsidRDefault="0011007F" w:rsidP="0011007F">
      <w:pPr>
        <w:pStyle w:val="Code"/>
        <w:rPr>
          <w:highlight w:val="white"/>
        </w:rPr>
      </w:pPr>
      <w:r w:rsidRPr="00903DBA">
        <w:rPr>
          <w:highlight w:val="white"/>
        </w:rPr>
        <w:t xml:space="preserve">    public StaticValue(string name, int offset) {</w:t>
      </w:r>
    </w:p>
    <w:p w14:paraId="2F6ECB97" w14:textId="77777777" w:rsidR="0011007F" w:rsidRPr="00903DBA" w:rsidRDefault="0011007F" w:rsidP="0011007F">
      <w:pPr>
        <w:pStyle w:val="Code"/>
        <w:rPr>
          <w:highlight w:val="white"/>
        </w:rPr>
      </w:pPr>
      <w:r w:rsidRPr="00903DBA">
        <w:rPr>
          <w:highlight w:val="white"/>
        </w:rPr>
        <w:t xml:space="preserve">      m_uniqueName = name;</w:t>
      </w:r>
    </w:p>
    <w:p w14:paraId="48853AF8" w14:textId="64D96AAC" w:rsidR="0011007F" w:rsidRPr="00903DBA" w:rsidRDefault="0011007F" w:rsidP="0011007F">
      <w:pPr>
        <w:pStyle w:val="Code"/>
        <w:rPr>
          <w:highlight w:val="white"/>
        </w:rPr>
      </w:pPr>
      <w:r w:rsidRPr="00903DBA">
        <w:rPr>
          <w:highlight w:val="white"/>
        </w:rPr>
        <w:t xml:space="preserve">      </w:t>
      </w:r>
      <w:r w:rsidR="00F26000" w:rsidRPr="00903DBA">
        <w:rPr>
          <w:highlight w:val="white"/>
        </w:rPr>
        <w:t>m_offset</w:t>
      </w:r>
      <w:r w:rsidRPr="00903DBA">
        <w:rPr>
          <w:highlight w:val="white"/>
        </w:rPr>
        <w:t xml:space="preserve"> = offset;</w:t>
      </w:r>
    </w:p>
    <w:p w14:paraId="3A341123" w14:textId="77777777" w:rsidR="0011007F" w:rsidRPr="00903DBA" w:rsidRDefault="0011007F" w:rsidP="0011007F">
      <w:pPr>
        <w:pStyle w:val="Code"/>
        <w:rPr>
          <w:highlight w:val="white"/>
        </w:rPr>
      </w:pPr>
      <w:r w:rsidRPr="00903DBA">
        <w:rPr>
          <w:highlight w:val="white"/>
        </w:rPr>
        <w:t xml:space="preserve">    }</w:t>
      </w:r>
    </w:p>
    <w:p w14:paraId="7A824BC5" w14:textId="77777777" w:rsidR="0011007F" w:rsidRPr="00903DBA" w:rsidRDefault="0011007F" w:rsidP="0011007F">
      <w:pPr>
        <w:pStyle w:val="Code"/>
        <w:rPr>
          <w:highlight w:val="white"/>
        </w:rPr>
      </w:pPr>
      <w:r w:rsidRPr="00903DBA">
        <w:rPr>
          <w:highlight w:val="white"/>
        </w:rPr>
        <w:t xml:space="preserve">  </w:t>
      </w:r>
    </w:p>
    <w:p w14:paraId="73A1BF85" w14:textId="77777777" w:rsidR="0011007F" w:rsidRPr="00903DBA" w:rsidRDefault="0011007F" w:rsidP="0011007F">
      <w:pPr>
        <w:pStyle w:val="Code"/>
        <w:rPr>
          <w:highlight w:val="white"/>
        </w:rPr>
      </w:pPr>
      <w:r w:rsidRPr="00903DBA">
        <w:rPr>
          <w:highlight w:val="white"/>
        </w:rPr>
        <w:t xml:space="preserve">    public string UniqueName {</w:t>
      </w:r>
    </w:p>
    <w:p w14:paraId="1F3D545E" w14:textId="77777777" w:rsidR="0011007F" w:rsidRPr="00903DBA" w:rsidRDefault="0011007F" w:rsidP="0011007F">
      <w:pPr>
        <w:pStyle w:val="Code"/>
        <w:rPr>
          <w:highlight w:val="white"/>
        </w:rPr>
      </w:pPr>
      <w:r w:rsidRPr="00903DBA">
        <w:rPr>
          <w:highlight w:val="white"/>
        </w:rPr>
        <w:t xml:space="preserve">      get { return m_uniqueName; }</w:t>
      </w:r>
    </w:p>
    <w:p w14:paraId="0EDA6827" w14:textId="77777777" w:rsidR="0011007F" w:rsidRPr="00903DBA" w:rsidRDefault="0011007F" w:rsidP="0011007F">
      <w:pPr>
        <w:pStyle w:val="Code"/>
        <w:rPr>
          <w:highlight w:val="white"/>
        </w:rPr>
      </w:pPr>
      <w:r w:rsidRPr="00903DBA">
        <w:rPr>
          <w:highlight w:val="white"/>
        </w:rPr>
        <w:t xml:space="preserve">    }</w:t>
      </w:r>
    </w:p>
    <w:p w14:paraId="6BDA5703" w14:textId="77777777" w:rsidR="0011007F" w:rsidRPr="00903DBA" w:rsidRDefault="0011007F" w:rsidP="0011007F">
      <w:pPr>
        <w:pStyle w:val="Code"/>
        <w:rPr>
          <w:highlight w:val="white"/>
        </w:rPr>
      </w:pPr>
      <w:r w:rsidRPr="00903DBA">
        <w:rPr>
          <w:highlight w:val="white"/>
        </w:rPr>
        <w:t xml:space="preserve">  </w:t>
      </w:r>
    </w:p>
    <w:p w14:paraId="32490CCB" w14:textId="77777777" w:rsidR="0011007F" w:rsidRPr="00903DBA" w:rsidRDefault="0011007F" w:rsidP="0011007F">
      <w:pPr>
        <w:pStyle w:val="Code"/>
        <w:rPr>
          <w:highlight w:val="white"/>
        </w:rPr>
      </w:pPr>
      <w:r w:rsidRPr="00903DBA">
        <w:rPr>
          <w:highlight w:val="white"/>
        </w:rPr>
        <w:t xml:space="preserve">    public int Offset {</w:t>
      </w:r>
    </w:p>
    <w:p w14:paraId="377CA795" w14:textId="7D4D4B02" w:rsidR="0011007F" w:rsidRPr="00903DBA" w:rsidRDefault="0011007F" w:rsidP="0011007F">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4435BED1" w14:textId="77777777" w:rsidR="0011007F" w:rsidRPr="00903DBA" w:rsidRDefault="0011007F" w:rsidP="0011007F">
      <w:pPr>
        <w:pStyle w:val="Code"/>
        <w:rPr>
          <w:highlight w:val="white"/>
        </w:rPr>
      </w:pPr>
      <w:r w:rsidRPr="00903DBA">
        <w:rPr>
          <w:highlight w:val="white"/>
        </w:rPr>
        <w:t xml:space="preserve">    }</w:t>
      </w:r>
    </w:p>
    <w:p w14:paraId="5CE640E6" w14:textId="77777777" w:rsidR="0011007F" w:rsidRPr="00903DBA" w:rsidRDefault="0011007F" w:rsidP="0011007F">
      <w:pPr>
        <w:pStyle w:val="Code"/>
        <w:rPr>
          <w:highlight w:val="white"/>
        </w:rPr>
      </w:pPr>
      <w:r w:rsidRPr="00903DBA">
        <w:rPr>
          <w:highlight w:val="white"/>
        </w:rPr>
        <w:t xml:space="preserve">  }</w:t>
      </w:r>
    </w:p>
    <w:p w14:paraId="3DA6F590" w14:textId="0854A3C1" w:rsidR="0011007F" w:rsidRPr="00903DBA" w:rsidRDefault="0011007F" w:rsidP="0011007F">
      <w:pPr>
        <w:pStyle w:val="Code"/>
      </w:pPr>
      <w:r w:rsidRPr="00903DBA">
        <w:rPr>
          <w:highlight w:val="white"/>
        </w:rPr>
        <w:t>}</w:t>
      </w:r>
    </w:p>
    <w:p w14:paraId="2A34D6B5" w14:textId="3FB1F35B" w:rsidR="002F7968" w:rsidRPr="00903DBA" w:rsidRDefault="002F7968" w:rsidP="0011007F">
      <w:pPr>
        <w:pStyle w:val="CodeHeader"/>
      </w:pPr>
      <w:proofErr w:type="spellStart"/>
      <w:r w:rsidRPr="00903DBA">
        <w:t>StaticAddress.cs</w:t>
      </w:r>
      <w:proofErr w:type="spellEnd"/>
    </w:p>
    <w:p w14:paraId="197E2296" w14:textId="77777777" w:rsidR="0011007F" w:rsidRPr="00903DBA" w:rsidRDefault="0011007F" w:rsidP="0011007F">
      <w:pPr>
        <w:pStyle w:val="Code"/>
        <w:rPr>
          <w:highlight w:val="white"/>
        </w:rPr>
      </w:pPr>
      <w:r w:rsidRPr="00903DBA">
        <w:rPr>
          <w:highlight w:val="white"/>
        </w:rPr>
        <w:t>namespace CCompiler {</w:t>
      </w:r>
    </w:p>
    <w:p w14:paraId="170196A8" w14:textId="77777777" w:rsidR="0011007F" w:rsidRPr="00903DBA" w:rsidRDefault="0011007F" w:rsidP="0011007F">
      <w:pPr>
        <w:pStyle w:val="Code"/>
        <w:rPr>
          <w:highlight w:val="white"/>
        </w:rPr>
      </w:pPr>
      <w:r w:rsidRPr="00903DBA">
        <w:rPr>
          <w:highlight w:val="white"/>
        </w:rPr>
        <w:t xml:space="preserve">  public class StaticAddress {</w:t>
      </w:r>
    </w:p>
    <w:p w14:paraId="32FD6D6B" w14:textId="77777777" w:rsidR="0011007F" w:rsidRPr="00903DBA" w:rsidRDefault="0011007F" w:rsidP="0011007F">
      <w:pPr>
        <w:pStyle w:val="Code"/>
        <w:rPr>
          <w:highlight w:val="white"/>
        </w:rPr>
      </w:pPr>
      <w:r w:rsidRPr="00903DBA">
        <w:rPr>
          <w:highlight w:val="white"/>
        </w:rPr>
        <w:t xml:space="preserve">    private string m_uniqueName;</w:t>
      </w:r>
    </w:p>
    <w:p w14:paraId="3F5B792A" w14:textId="4F7E79A8" w:rsidR="0011007F" w:rsidRPr="00903DBA" w:rsidRDefault="0011007F" w:rsidP="0011007F">
      <w:pPr>
        <w:pStyle w:val="Code"/>
        <w:rPr>
          <w:highlight w:val="white"/>
        </w:rPr>
      </w:pPr>
      <w:r w:rsidRPr="00903DBA">
        <w:rPr>
          <w:highlight w:val="white"/>
        </w:rPr>
        <w:t xml:space="preserve">    private int </w:t>
      </w:r>
      <w:r w:rsidR="00F26000" w:rsidRPr="00903DBA">
        <w:rPr>
          <w:highlight w:val="white"/>
        </w:rPr>
        <w:t>m_offset</w:t>
      </w:r>
      <w:r w:rsidRPr="00903DBA">
        <w:rPr>
          <w:highlight w:val="white"/>
        </w:rPr>
        <w:t>;</w:t>
      </w:r>
    </w:p>
    <w:p w14:paraId="33440B30" w14:textId="77777777" w:rsidR="0011007F" w:rsidRPr="00903DBA" w:rsidRDefault="0011007F" w:rsidP="0011007F">
      <w:pPr>
        <w:pStyle w:val="Code"/>
        <w:rPr>
          <w:highlight w:val="white"/>
        </w:rPr>
      </w:pPr>
      <w:r w:rsidRPr="00903DBA">
        <w:rPr>
          <w:highlight w:val="white"/>
        </w:rPr>
        <w:t xml:space="preserve">  </w:t>
      </w:r>
    </w:p>
    <w:p w14:paraId="546DFC7D" w14:textId="77777777" w:rsidR="0011007F" w:rsidRPr="00903DBA" w:rsidRDefault="0011007F" w:rsidP="0011007F">
      <w:pPr>
        <w:pStyle w:val="Code"/>
        <w:rPr>
          <w:highlight w:val="white"/>
        </w:rPr>
      </w:pPr>
      <w:r w:rsidRPr="00903DBA">
        <w:rPr>
          <w:highlight w:val="white"/>
        </w:rPr>
        <w:t xml:space="preserve">    public StaticAddress(string name, int offset) {</w:t>
      </w:r>
    </w:p>
    <w:p w14:paraId="1A7C2F43" w14:textId="77777777" w:rsidR="0011007F" w:rsidRPr="00903DBA" w:rsidRDefault="0011007F" w:rsidP="0011007F">
      <w:pPr>
        <w:pStyle w:val="Code"/>
        <w:rPr>
          <w:highlight w:val="white"/>
        </w:rPr>
      </w:pPr>
      <w:r w:rsidRPr="00903DBA">
        <w:rPr>
          <w:highlight w:val="white"/>
        </w:rPr>
        <w:t xml:space="preserve">      m_uniqueName = name;</w:t>
      </w:r>
    </w:p>
    <w:p w14:paraId="292DEDBD" w14:textId="2CD51393" w:rsidR="0011007F" w:rsidRPr="00903DBA" w:rsidRDefault="0011007F" w:rsidP="0011007F">
      <w:pPr>
        <w:pStyle w:val="Code"/>
        <w:rPr>
          <w:highlight w:val="white"/>
        </w:rPr>
      </w:pPr>
      <w:r w:rsidRPr="00903DBA">
        <w:rPr>
          <w:highlight w:val="white"/>
        </w:rPr>
        <w:t xml:space="preserve">      </w:t>
      </w:r>
      <w:r w:rsidR="00F26000" w:rsidRPr="00903DBA">
        <w:rPr>
          <w:highlight w:val="white"/>
        </w:rPr>
        <w:t>m_offset</w:t>
      </w:r>
      <w:r w:rsidRPr="00903DBA">
        <w:rPr>
          <w:highlight w:val="white"/>
        </w:rPr>
        <w:t xml:space="preserve"> = offset;</w:t>
      </w:r>
    </w:p>
    <w:p w14:paraId="620641AD" w14:textId="77777777" w:rsidR="0011007F" w:rsidRPr="00903DBA" w:rsidRDefault="0011007F" w:rsidP="0011007F">
      <w:pPr>
        <w:pStyle w:val="Code"/>
        <w:rPr>
          <w:highlight w:val="white"/>
        </w:rPr>
      </w:pPr>
      <w:r w:rsidRPr="00903DBA">
        <w:rPr>
          <w:highlight w:val="white"/>
        </w:rPr>
        <w:t xml:space="preserve">    }</w:t>
      </w:r>
    </w:p>
    <w:p w14:paraId="251277C5" w14:textId="77777777" w:rsidR="0011007F" w:rsidRPr="00903DBA" w:rsidRDefault="0011007F" w:rsidP="0011007F">
      <w:pPr>
        <w:pStyle w:val="Code"/>
        <w:rPr>
          <w:highlight w:val="white"/>
        </w:rPr>
      </w:pPr>
      <w:r w:rsidRPr="00903DBA">
        <w:rPr>
          <w:highlight w:val="white"/>
        </w:rPr>
        <w:t xml:space="preserve">  </w:t>
      </w:r>
    </w:p>
    <w:p w14:paraId="508985F3" w14:textId="77777777" w:rsidR="0011007F" w:rsidRPr="00903DBA" w:rsidRDefault="0011007F" w:rsidP="0011007F">
      <w:pPr>
        <w:pStyle w:val="Code"/>
        <w:rPr>
          <w:highlight w:val="white"/>
        </w:rPr>
      </w:pPr>
      <w:r w:rsidRPr="00903DBA">
        <w:rPr>
          <w:highlight w:val="white"/>
        </w:rPr>
        <w:t xml:space="preserve">    public string UniqueName {</w:t>
      </w:r>
    </w:p>
    <w:p w14:paraId="46E49CC2" w14:textId="77777777" w:rsidR="0011007F" w:rsidRPr="00903DBA" w:rsidRDefault="0011007F" w:rsidP="0011007F">
      <w:pPr>
        <w:pStyle w:val="Code"/>
        <w:rPr>
          <w:highlight w:val="white"/>
        </w:rPr>
      </w:pPr>
      <w:r w:rsidRPr="00903DBA">
        <w:rPr>
          <w:highlight w:val="white"/>
        </w:rPr>
        <w:t xml:space="preserve">      get { return m_uniqueName; }</w:t>
      </w:r>
    </w:p>
    <w:p w14:paraId="4B5EA461" w14:textId="77777777" w:rsidR="0011007F" w:rsidRPr="00903DBA" w:rsidRDefault="0011007F" w:rsidP="0011007F">
      <w:pPr>
        <w:pStyle w:val="Code"/>
        <w:rPr>
          <w:highlight w:val="white"/>
        </w:rPr>
      </w:pPr>
      <w:r w:rsidRPr="00903DBA">
        <w:rPr>
          <w:highlight w:val="white"/>
        </w:rPr>
        <w:t xml:space="preserve">    }</w:t>
      </w:r>
    </w:p>
    <w:p w14:paraId="08D4F848" w14:textId="77777777" w:rsidR="0011007F" w:rsidRPr="00903DBA" w:rsidRDefault="0011007F" w:rsidP="0011007F">
      <w:pPr>
        <w:pStyle w:val="Code"/>
        <w:rPr>
          <w:highlight w:val="white"/>
        </w:rPr>
      </w:pPr>
      <w:r w:rsidRPr="00903DBA">
        <w:rPr>
          <w:highlight w:val="white"/>
        </w:rPr>
        <w:t xml:space="preserve">  </w:t>
      </w:r>
    </w:p>
    <w:p w14:paraId="6D4589DE" w14:textId="77777777" w:rsidR="0011007F" w:rsidRPr="00903DBA" w:rsidRDefault="0011007F" w:rsidP="0011007F">
      <w:pPr>
        <w:pStyle w:val="Code"/>
        <w:rPr>
          <w:highlight w:val="white"/>
        </w:rPr>
      </w:pPr>
      <w:r w:rsidRPr="00903DBA">
        <w:rPr>
          <w:highlight w:val="white"/>
        </w:rPr>
        <w:t xml:space="preserve">    public int Offset {</w:t>
      </w:r>
    </w:p>
    <w:p w14:paraId="1FC6EDD4" w14:textId="50D74296" w:rsidR="0011007F" w:rsidRPr="00903DBA" w:rsidRDefault="0011007F" w:rsidP="0011007F">
      <w:pPr>
        <w:pStyle w:val="Code"/>
        <w:rPr>
          <w:highlight w:val="white"/>
        </w:rPr>
      </w:pPr>
      <w:r w:rsidRPr="00903DBA">
        <w:rPr>
          <w:highlight w:val="white"/>
        </w:rPr>
        <w:t xml:space="preserve">      get { return </w:t>
      </w:r>
      <w:r w:rsidR="00F26000" w:rsidRPr="00903DBA">
        <w:rPr>
          <w:highlight w:val="white"/>
        </w:rPr>
        <w:t>m_offset</w:t>
      </w:r>
      <w:r w:rsidRPr="00903DBA">
        <w:rPr>
          <w:highlight w:val="white"/>
        </w:rPr>
        <w:t>; }</w:t>
      </w:r>
    </w:p>
    <w:p w14:paraId="2D9EB250" w14:textId="77777777" w:rsidR="0011007F" w:rsidRPr="00903DBA" w:rsidRDefault="0011007F" w:rsidP="0011007F">
      <w:pPr>
        <w:pStyle w:val="Code"/>
        <w:rPr>
          <w:highlight w:val="white"/>
        </w:rPr>
      </w:pPr>
      <w:r w:rsidRPr="00903DBA">
        <w:rPr>
          <w:highlight w:val="white"/>
        </w:rPr>
        <w:t xml:space="preserve">    }</w:t>
      </w:r>
    </w:p>
    <w:p w14:paraId="3C2B67CD" w14:textId="77777777" w:rsidR="0011007F" w:rsidRPr="00903DBA" w:rsidRDefault="0011007F" w:rsidP="0011007F">
      <w:pPr>
        <w:pStyle w:val="Code"/>
        <w:rPr>
          <w:highlight w:val="white"/>
        </w:rPr>
      </w:pPr>
      <w:r w:rsidRPr="00903DBA">
        <w:rPr>
          <w:highlight w:val="white"/>
        </w:rPr>
        <w:t xml:space="preserve">  }</w:t>
      </w:r>
    </w:p>
    <w:p w14:paraId="545E57FD" w14:textId="60A9DB0F" w:rsidR="00B838C8" w:rsidRPr="00903DBA" w:rsidRDefault="0011007F" w:rsidP="0011007F">
      <w:pPr>
        <w:pStyle w:val="Code"/>
      </w:pPr>
      <w:r w:rsidRPr="00903DBA">
        <w:rPr>
          <w:highlight w:val="white"/>
        </w:rPr>
        <w:t>}</w:t>
      </w:r>
    </w:p>
    <w:p w14:paraId="28070311" w14:textId="14932D37" w:rsidR="00006E57" w:rsidRPr="00903DBA" w:rsidRDefault="00522EB0" w:rsidP="00522EB0">
      <w:r w:rsidRPr="00903DBA">
        <w:t xml:space="preserve">The </w:t>
      </w:r>
      <w:r w:rsidRPr="00903DBA">
        <w:rPr>
          <w:rStyle w:val="KeyWord0"/>
        </w:rPr>
        <w:t>StaticExpression</w:t>
      </w:r>
      <w:r w:rsidRPr="00903DBA">
        <w:t xml:space="preserve"> class hold the two methods </w:t>
      </w:r>
      <w:r w:rsidRPr="00903DBA">
        <w:rPr>
          <w:rStyle w:val="KeyWord0"/>
        </w:rPr>
        <w:t>Binary</w:t>
      </w:r>
      <w:r w:rsidRPr="00903DBA">
        <w:t xml:space="preserve"> and </w:t>
      </w:r>
      <w:r w:rsidRPr="00903DBA">
        <w:rPr>
          <w:rStyle w:val="KeyWord0"/>
        </w:rPr>
        <w:t>Unary</w:t>
      </w:r>
      <w:r w:rsidRPr="00903DBA">
        <w:t xml:space="preserve">, </w:t>
      </w:r>
      <w:r w:rsidR="007D353E" w:rsidRPr="00903DBA">
        <w:t>which takes a binary or unary expression and returns a static expression</w:t>
      </w:r>
      <w:r w:rsidR="00E52011" w:rsidRPr="00903DBA">
        <w:t xml:space="preserve"> if there is one, or null </w:t>
      </w:r>
      <w:r w:rsidR="00804000" w:rsidRPr="00903DBA">
        <w:t>if there is not</w:t>
      </w:r>
      <w:r w:rsidR="00E52011" w:rsidRPr="00903DBA">
        <w:t>.</w:t>
      </w:r>
    </w:p>
    <w:p w14:paraId="6B353FE8" w14:textId="292D7FFF" w:rsidR="00614078" w:rsidRPr="00903DBA" w:rsidRDefault="00614078" w:rsidP="00614078">
      <w:pPr>
        <w:pStyle w:val="CodeHeader"/>
      </w:pPr>
      <w:proofErr w:type="spellStart"/>
      <w:r w:rsidRPr="00903DBA">
        <w:t>StaticExpression.cs</w:t>
      </w:r>
      <w:proofErr w:type="spellEnd"/>
    </w:p>
    <w:p w14:paraId="22025DAF" w14:textId="77777777" w:rsidR="00C8332E" w:rsidRPr="00903DBA" w:rsidRDefault="00C8332E" w:rsidP="00C8332E">
      <w:pPr>
        <w:pStyle w:val="Code"/>
        <w:rPr>
          <w:highlight w:val="white"/>
        </w:rPr>
      </w:pPr>
      <w:r w:rsidRPr="00903DBA">
        <w:rPr>
          <w:highlight w:val="white"/>
        </w:rPr>
        <w:t>using System.Numerics;</w:t>
      </w:r>
    </w:p>
    <w:p w14:paraId="4FD0C9FB" w14:textId="77777777" w:rsidR="00C8332E" w:rsidRPr="00903DBA" w:rsidRDefault="00C8332E" w:rsidP="00C8332E">
      <w:pPr>
        <w:pStyle w:val="Code"/>
        <w:rPr>
          <w:highlight w:val="white"/>
        </w:rPr>
      </w:pPr>
    </w:p>
    <w:p w14:paraId="17E17FFF" w14:textId="77777777" w:rsidR="00C8332E" w:rsidRPr="00903DBA" w:rsidRDefault="00C8332E" w:rsidP="00C8332E">
      <w:pPr>
        <w:pStyle w:val="Code"/>
        <w:rPr>
          <w:highlight w:val="white"/>
        </w:rPr>
      </w:pPr>
      <w:r w:rsidRPr="00903DBA">
        <w:rPr>
          <w:highlight w:val="white"/>
        </w:rPr>
        <w:t>namespace CCompiler {</w:t>
      </w:r>
    </w:p>
    <w:p w14:paraId="40F81CFF" w14:textId="77777777" w:rsidR="00C8332E" w:rsidRPr="00903DBA" w:rsidRDefault="00C8332E" w:rsidP="00C8332E">
      <w:pPr>
        <w:pStyle w:val="Code"/>
        <w:rPr>
          <w:highlight w:val="white"/>
        </w:rPr>
      </w:pPr>
      <w:r w:rsidRPr="00903DBA">
        <w:rPr>
          <w:highlight w:val="white"/>
        </w:rPr>
        <w:lastRenderedPageBreak/>
        <w:t xml:space="preserve">  public class StaticExpression {</w:t>
      </w:r>
    </w:p>
    <w:p w14:paraId="20AB3685" w14:textId="77777777" w:rsidR="00786D2B" w:rsidRPr="00903DBA" w:rsidRDefault="00786D2B" w:rsidP="00786D2B">
      <w:pPr>
        <w:rPr>
          <w:highlight w:val="white"/>
        </w:rPr>
      </w:pPr>
      <w:r w:rsidRPr="00903DBA">
        <w:rPr>
          <w:highlight w:val="white"/>
        </w:rPr>
        <w:t xml:space="preserve">The </w:t>
      </w:r>
      <w:r w:rsidRPr="00903DBA">
        <w:rPr>
          <w:rStyle w:val="KeyWord0"/>
          <w:highlight w:val="white"/>
        </w:rPr>
        <w:t>Binary</w:t>
      </w:r>
      <w:r w:rsidRPr="00903DBA">
        <w:rPr>
          <w:highlight w:val="white"/>
        </w:rPr>
        <w:t xml:space="preserve"> method exams the expressions if the operator is binary addition or subtraction, index, or dot.</w:t>
      </w:r>
    </w:p>
    <w:p w14:paraId="097D47CB" w14:textId="77777777" w:rsidR="00C8332E" w:rsidRPr="00903DBA" w:rsidRDefault="00C8332E" w:rsidP="00C8332E">
      <w:pPr>
        <w:pStyle w:val="Code"/>
        <w:rPr>
          <w:highlight w:val="white"/>
        </w:rPr>
      </w:pPr>
      <w:r w:rsidRPr="00903DBA">
        <w:rPr>
          <w:highlight w:val="white"/>
        </w:rPr>
        <w:t xml:space="preserve">    public static Expression Binary(MiddleOperator middleOp,</w:t>
      </w:r>
    </w:p>
    <w:p w14:paraId="2637F277" w14:textId="77777777" w:rsidR="00C8332E" w:rsidRPr="00903DBA" w:rsidRDefault="00C8332E" w:rsidP="00C8332E">
      <w:pPr>
        <w:pStyle w:val="Code"/>
        <w:rPr>
          <w:highlight w:val="white"/>
        </w:rPr>
      </w:pPr>
      <w:r w:rsidRPr="00903DBA">
        <w:rPr>
          <w:highlight w:val="white"/>
        </w:rPr>
        <w:t xml:space="preserve">                                    Expression leftExpression,</w:t>
      </w:r>
    </w:p>
    <w:p w14:paraId="4B5D9027" w14:textId="77777777" w:rsidR="00C8332E" w:rsidRPr="00903DBA" w:rsidRDefault="00C8332E" w:rsidP="00C8332E">
      <w:pPr>
        <w:pStyle w:val="Code"/>
        <w:rPr>
          <w:highlight w:val="white"/>
        </w:rPr>
      </w:pPr>
      <w:r w:rsidRPr="00903DBA">
        <w:rPr>
          <w:highlight w:val="white"/>
        </w:rPr>
        <w:t xml:space="preserve">                                    Expression rightExpression) {</w:t>
      </w:r>
    </w:p>
    <w:p w14:paraId="5F700899" w14:textId="77777777" w:rsidR="00C8332E" w:rsidRPr="00903DBA" w:rsidRDefault="00C8332E" w:rsidP="00C8332E">
      <w:pPr>
        <w:pStyle w:val="Code"/>
        <w:rPr>
          <w:highlight w:val="white"/>
        </w:rPr>
      </w:pPr>
      <w:r w:rsidRPr="00903DBA">
        <w:rPr>
          <w:highlight w:val="white"/>
        </w:rPr>
        <w:t xml:space="preserve">      Type leftType = leftExpression.Symbol.Type,</w:t>
      </w:r>
    </w:p>
    <w:p w14:paraId="6806CD04" w14:textId="77777777" w:rsidR="00C8332E" w:rsidRPr="00903DBA" w:rsidRDefault="00C8332E" w:rsidP="00C8332E">
      <w:pPr>
        <w:pStyle w:val="Code"/>
        <w:rPr>
          <w:highlight w:val="white"/>
        </w:rPr>
      </w:pPr>
      <w:r w:rsidRPr="00903DBA">
        <w:rPr>
          <w:highlight w:val="white"/>
        </w:rPr>
        <w:t xml:space="preserve">           rightType = rightExpression.Symbol.Type;</w:t>
      </w:r>
    </w:p>
    <w:p w14:paraId="67F400D2" w14:textId="77777777" w:rsidR="00C8332E" w:rsidRPr="00903DBA" w:rsidRDefault="00C8332E" w:rsidP="00C8332E">
      <w:pPr>
        <w:pStyle w:val="Code"/>
        <w:rPr>
          <w:highlight w:val="white"/>
        </w:rPr>
      </w:pPr>
      <w:r w:rsidRPr="00903DBA">
        <w:rPr>
          <w:highlight w:val="white"/>
        </w:rPr>
        <w:t xml:space="preserve">      object leftValue = leftExpression.Symbol.Value,</w:t>
      </w:r>
    </w:p>
    <w:p w14:paraId="541EC8CD" w14:textId="54E5262E" w:rsidR="00C8332E" w:rsidRPr="00903DBA" w:rsidRDefault="00C8332E" w:rsidP="00C8332E">
      <w:pPr>
        <w:pStyle w:val="Code"/>
        <w:rPr>
          <w:highlight w:val="white"/>
        </w:rPr>
      </w:pPr>
      <w:r w:rsidRPr="00903DBA">
        <w:rPr>
          <w:highlight w:val="white"/>
        </w:rPr>
        <w:t xml:space="preserve">             rightValue = rightExpression.Symbol.Value;    </w:t>
      </w:r>
    </w:p>
    <w:p w14:paraId="365ACFDD" w14:textId="080B4898" w:rsidR="00786D2B" w:rsidRPr="00903DBA" w:rsidRDefault="00786D2B" w:rsidP="00786D2B">
      <w:pPr>
        <w:rPr>
          <w:highlight w:val="white"/>
        </w:rPr>
      </w:pPr>
      <w:r w:rsidRPr="00903DBA">
        <w:rPr>
          <w:highlight w:val="white"/>
        </w:rPr>
        <w:t xml:space="preserve">In </w:t>
      </w:r>
      <w:r w:rsidR="00F02135" w:rsidRPr="00903DBA">
        <w:rPr>
          <w:highlight w:val="white"/>
        </w:rPr>
        <w:t>the addition case</w:t>
      </w:r>
      <w:r w:rsidRPr="00903DBA">
        <w:rPr>
          <w:highlight w:val="white"/>
        </w:rPr>
        <w:t>, the operand</w:t>
      </w:r>
      <w:r w:rsidR="007734FD" w:rsidRPr="00903DBA">
        <w:rPr>
          <w:highlight w:val="white"/>
        </w:rPr>
        <w:t xml:space="preserve"> value</w:t>
      </w:r>
      <w:r w:rsidRPr="00903DBA">
        <w:rPr>
          <w:highlight w:val="white"/>
        </w:rPr>
        <w:t>s must be a static address and a constant integer value</w:t>
      </w:r>
      <w:r w:rsidR="00C706C2" w:rsidRPr="00903DBA">
        <w:rPr>
          <w:highlight w:val="white"/>
        </w:rPr>
        <w:t xml:space="preserve">, or </w:t>
      </w:r>
      <w:proofErr w:type="gramStart"/>
      <w:r w:rsidR="00C706C2" w:rsidRPr="00903DBA">
        <w:rPr>
          <w:highlight w:val="white"/>
        </w:rPr>
        <w:t>a</w:t>
      </w:r>
      <w:proofErr w:type="gramEnd"/>
      <w:r w:rsidR="00C706C2" w:rsidRPr="00903DBA">
        <w:rPr>
          <w:highlight w:val="white"/>
        </w:rPr>
        <w:t xml:space="preserve"> extern or static array and a </w:t>
      </w:r>
      <w:r w:rsidR="00F57278" w:rsidRPr="00903DBA">
        <w:rPr>
          <w:highlight w:val="white"/>
        </w:rPr>
        <w:t>constant value.</w:t>
      </w:r>
      <w:r w:rsidRPr="00903DBA">
        <w:rPr>
          <w:highlight w:val="white"/>
        </w:rPr>
        <w:t xml:space="preserve"> For instance, </w:t>
      </w:r>
      <w:r w:rsidRPr="00903DBA">
        <w:rPr>
          <w:rStyle w:val="KeyWord0"/>
          <w:highlight w:val="white"/>
        </w:rPr>
        <w:t>&amp;i + 2</w:t>
      </w:r>
      <w:r w:rsidR="008B40CD" w:rsidRPr="00903DBA">
        <w:rPr>
          <w:highlight w:val="white"/>
        </w:rPr>
        <w:t xml:space="preserve">, </w:t>
      </w:r>
      <w:r w:rsidR="008B40CD" w:rsidRPr="00903DBA">
        <w:rPr>
          <w:rStyle w:val="KeyWord0"/>
          <w:highlight w:val="white"/>
        </w:rPr>
        <w:t>2 + &amp;i</w:t>
      </w:r>
      <w:r w:rsidR="008B40CD" w:rsidRPr="00903DBA">
        <w:rPr>
          <w:highlight w:val="white"/>
        </w:rPr>
        <w:t xml:space="preserve">, </w:t>
      </w:r>
      <w:r w:rsidR="008B40CD" w:rsidRPr="00903DBA">
        <w:rPr>
          <w:rStyle w:val="KeyWord0"/>
          <w:highlight w:val="white"/>
        </w:rPr>
        <w:t>a + 2</w:t>
      </w:r>
      <w:r w:rsidR="008B40CD" w:rsidRPr="00903DBA">
        <w:rPr>
          <w:highlight w:val="white"/>
        </w:rPr>
        <w:t xml:space="preserve"> or </w:t>
      </w:r>
      <w:r w:rsidR="008B40CD" w:rsidRPr="00903DBA">
        <w:rPr>
          <w:rStyle w:val="KeyWord0"/>
          <w:highlight w:val="white"/>
        </w:rPr>
        <w:t>2 + a</w:t>
      </w:r>
      <w:r w:rsidR="00BE1369" w:rsidRPr="00903DBA">
        <w:rPr>
          <w:highlight w:val="white"/>
        </w:rPr>
        <w:t xml:space="preserve">, where </w:t>
      </w:r>
      <w:r w:rsidR="00BE1369" w:rsidRPr="00903DBA">
        <w:rPr>
          <w:rStyle w:val="KeyWord0"/>
          <w:highlight w:val="white"/>
        </w:rPr>
        <w:t>a</w:t>
      </w:r>
      <w:r w:rsidR="00BE1369" w:rsidRPr="00903DBA">
        <w:rPr>
          <w:highlight w:val="white"/>
        </w:rPr>
        <w:t xml:space="preserve"> is an array and </w:t>
      </w:r>
      <w:r w:rsidR="00BE1369" w:rsidRPr="00903DBA">
        <w:rPr>
          <w:rStyle w:val="KeyWord0"/>
          <w:highlight w:val="white"/>
        </w:rPr>
        <w:t>i</w:t>
      </w:r>
      <w:r w:rsidR="00BE1369" w:rsidRPr="00903DBA">
        <w:rPr>
          <w:highlight w:val="white"/>
        </w:rPr>
        <w:t xml:space="preserve"> an integer.</w:t>
      </w:r>
    </w:p>
    <w:p w14:paraId="7C294C3C" w14:textId="66E36CAB" w:rsidR="00EF5925" w:rsidRPr="00903DBA" w:rsidRDefault="00EF5925" w:rsidP="00EF5925">
      <w:pPr>
        <w:rPr>
          <w:highlight w:val="white"/>
        </w:rPr>
      </w:pPr>
      <w:r w:rsidRPr="00903DBA">
        <w:rPr>
          <w:highlight w:val="white"/>
        </w:rPr>
        <w:t xml:space="preserve">In case of left array or static address and an integral right value, we </w:t>
      </w:r>
      <w:r w:rsidRPr="00903DBA">
        <w:rPr>
          <w:rStyle w:val="KeyWord0"/>
          <w:highlight w:val="white"/>
        </w:rPr>
        <w:t>GenerateAddition</w:t>
      </w:r>
      <w:r w:rsidRPr="00903DBA">
        <w:rPr>
          <w:highlight w:val="white"/>
        </w:rPr>
        <w:t xml:space="preserve"> to generate the resulting static address.</w:t>
      </w:r>
    </w:p>
    <w:p w14:paraId="3C0A48A0" w14:textId="77777777" w:rsidR="00C8332E" w:rsidRPr="00903DBA" w:rsidRDefault="00C8332E" w:rsidP="00C8332E">
      <w:pPr>
        <w:pStyle w:val="Code"/>
        <w:rPr>
          <w:highlight w:val="white"/>
        </w:rPr>
      </w:pPr>
      <w:r w:rsidRPr="00903DBA">
        <w:rPr>
          <w:highlight w:val="white"/>
        </w:rPr>
        <w:t xml:space="preserve">      switch (middleOp) {</w:t>
      </w:r>
    </w:p>
    <w:p w14:paraId="7190E808" w14:textId="77777777" w:rsidR="00C8332E" w:rsidRPr="00903DBA" w:rsidRDefault="00C8332E" w:rsidP="00C8332E">
      <w:pPr>
        <w:pStyle w:val="Code"/>
        <w:rPr>
          <w:highlight w:val="white"/>
        </w:rPr>
      </w:pPr>
      <w:r w:rsidRPr="00903DBA">
        <w:rPr>
          <w:highlight w:val="white"/>
        </w:rPr>
        <w:t xml:space="preserve">        case MiddleOperator.BinaryAdd: // &amp;i + 2, a + 2</w:t>
      </w:r>
    </w:p>
    <w:p w14:paraId="5F2266CD" w14:textId="77777777" w:rsidR="00C8332E" w:rsidRPr="00903DBA" w:rsidRDefault="00C8332E" w:rsidP="00C8332E">
      <w:pPr>
        <w:pStyle w:val="Code"/>
        <w:rPr>
          <w:highlight w:val="white"/>
        </w:rPr>
      </w:pPr>
      <w:r w:rsidRPr="00903DBA">
        <w:rPr>
          <w:highlight w:val="white"/>
        </w:rPr>
        <w:t xml:space="preserve">          if (((leftValue is StaticAddress) ||</w:t>
      </w:r>
    </w:p>
    <w:p w14:paraId="475A1803" w14:textId="77777777" w:rsidR="00C8332E" w:rsidRPr="00903DBA" w:rsidRDefault="00C8332E" w:rsidP="00C8332E">
      <w:pPr>
        <w:pStyle w:val="Code"/>
        <w:rPr>
          <w:highlight w:val="white"/>
        </w:rPr>
      </w:pPr>
      <w:r w:rsidRPr="00903DBA">
        <w:rPr>
          <w:highlight w:val="white"/>
        </w:rPr>
        <w:t xml:space="preserve">               (leftExpression.Symbol.IsExternOrStatic() &amp;&amp;</w:t>
      </w:r>
    </w:p>
    <w:p w14:paraId="2624C97E" w14:textId="7BC055DE" w:rsidR="00C8332E" w:rsidRPr="00903DBA" w:rsidRDefault="00C8332E" w:rsidP="00C8332E">
      <w:pPr>
        <w:pStyle w:val="Code"/>
        <w:rPr>
          <w:highlight w:val="white"/>
        </w:rPr>
      </w:pPr>
      <w:r w:rsidRPr="00903DBA">
        <w:rPr>
          <w:highlight w:val="white"/>
        </w:rPr>
        <w:t xml:space="preserve">                leftType.IsArray())) &amp;&amp; (rightValue is BigInteger)) {</w:t>
      </w:r>
    </w:p>
    <w:p w14:paraId="098D233C" w14:textId="77777777" w:rsidR="006C1426" w:rsidRPr="00903DBA" w:rsidRDefault="00C8332E" w:rsidP="00C8332E">
      <w:pPr>
        <w:pStyle w:val="Code"/>
        <w:rPr>
          <w:highlight w:val="white"/>
        </w:rPr>
      </w:pPr>
      <w:r w:rsidRPr="00903DBA">
        <w:rPr>
          <w:highlight w:val="white"/>
        </w:rPr>
        <w:t xml:space="preserve">            return GenerateAddition(leftExpression.Symbol,</w:t>
      </w:r>
    </w:p>
    <w:p w14:paraId="6C529C32" w14:textId="45D8BFBE" w:rsidR="00C8332E" w:rsidRPr="00903DBA" w:rsidRDefault="006C1426" w:rsidP="00C8332E">
      <w:pPr>
        <w:pStyle w:val="Code"/>
        <w:rPr>
          <w:highlight w:val="white"/>
        </w:rPr>
      </w:pPr>
      <w:r w:rsidRPr="00903DBA">
        <w:rPr>
          <w:highlight w:val="white"/>
        </w:rPr>
        <w:t xml:space="preserve">                                   </w:t>
      </w:r>
      <w:r w:rsidR="00C8332E" w:rsidRPr="00903DBA">
        <w:rPr>
          <w:highlight w:val="white"/>
        </w:rPr>
        <w:t xml:space="preserve"> (BigInteger) rightValue);</w:t>
      </w:r>
    </w:p>
    <w:p w14:paraId="383F178F" w14:textId="2EE640C0" w:rsidR="00C8332E" w:rsidRPr="00903DBA" w:rsidRDefault="00C8332E" w:rsidP="00C8332E">
      <w:pPr>
        <w:pStyle w:val="Code"/>
        <w:rPr>
          <w:highlight w:val="white"/>
        </w:rPr>
      </w:pPr>
      <w:r w:rsidRPr="00903DBA">
        <w:rPr>
          <w:highlight w:val="white"/>
        </w:rPr>
        <w:t xml:space="preserve">          }</w:t>
      </w:r>
    </w:p>
    <w:p w14:paraId="524ED3F9" w14:textId="60DB10CB" w:rsidR="00EF5925" w:rsidRPr="00903DBA" w:rsidRDefault="00EF5925" w:rsidP="00EF5925">
      <w:pPr>
        <w:rPr>
          <w:highlight w:val="white"/>
        </w:rPr>
      </w:pPr>
      <w:r w:rsidRPr="00903DBA">
        <w:rPr>
          <w:highlight w:val="white"/>
        </w:rPr>
        <w:t xml:space="preserve">In case of an integral left value and a right array or static address, we just swap the operands in the </w:t>
      </w:r>
      <w:r w:rsidRPr="00903DBA">
        <w:rPr>
          <w:rStyle w:val="KeyWord0"/>
          <w:highlight w:val="white"/>
        </w:rPr>
        <w:t>GenerateAddition</w:t>
      </w:r>
      <w:r w:rsidRPr="00903DBA">
        <w:rPr>
          <w:highlight w:val="white"/>
        </w:rPr>
        <w:t xml:space="preserve"> call.</w:t>
      </w:r>
    </w:p>
    <w:p w14:paraId="6777AA47" w14:textId="77777777" w:rsidR="00C8332E" w:rsidRPr="00903DBA" w:rsidRDefault="00C8332E" w:rsidP="00C8332E">
      <w:pPr>
        <w:pStyle w:val="Code"/>
        <w:rPr>
          <w:highlight w:val="white"/>
        </w:rPr>
      </w:pPr>
      <w:r w:rsidRPr="00903DBA">
        <w:rPr>
          <w:highlight w:val="white"/>
        </w:rPr>
        <w:t xml:space="preserve">          else if ((leftValue is BigInteger) &amp;&amp; // 2 + &amp;i, 2 + a</w:t>
      </w:r>
    </w:p>
    <w:p w14:paraId="74CC641F" w14:textId="77777777" w:rsidR="00C8332E" w:rsidRPr="00903DBA" w:rsidRDefault="00C8332E" w:rsidP="00C8332E">
      <w:pPr>
        <w:pStyle w:val="Code"/>
        <w:rPr>
          <w:highlight w:val="white"/>
        </w:rPr>
      </w:pPr>
      <w:r w:rsidRPr="00903DBA">
        <w:rPr>
          <w:highlight w:val="white"/>
        </w:rPr>
        <w:t xml:space="preserve">                   ((rightValue is StaticAddress) || (rightType.IsArray() &amp;&amp;</w:t>
      </w:r>
    </w:p>
    <w:p w14:paraId="6029DC8A" w14:textId="77777777" w:rsidR="00C8332E" w:rsidRPr="00903DBA" w:rsidRDefault="00C8332E" w:rsidP="00C8332E">
      <w:pPr>
        <w:pStyle w:val="Code"/>
        <w:rPr>
          <w:highlight w:val="white"/>
        </w:rPr>
      </w:pPr>
      <w:r w:rsidRPr="00903DBA">
        <w:rPr>
          <w:highlight w:val="white"/>
        </w:rPr>
        <w:t xml:space="preserve">                     rightExpression.Symbol.IsExternOrStatic()))) {</w:t>
      </w:r>
    </w:p>
    <w:p w14:paraId="186EE743" w14:textId="77777777" w:rsidR="00F50875" w:rsidRPr="00903DBA" w:rsidRDefault="00C8332E" w:rsidP="00C8332E">
      <w:pPr>
        <w:pStyle w:val="Code"/>
        <w:rPr>
          <w:highlight w:val="white"/>
        </w:rPr>
      </w:pPr>
      <w:r w:rsidRPr="00903DBA">
        <w:rPr>
          <w:highlight w:val="white"/>
        </w:rPr>
        <w:t xml:space="preserve">            return GenerateAddition(rightExpression.Symbol,</w:t>
      </w:r>
    </w:p>
    <w:p w14:paraId="40FE8DE6" w14:textId="6DD2AE13" w:rsidR="00C8332E" w:rsidRPr="00903DBA" w:rsidRDefault="00F50875" w:rsidP="00C8332E">
      <w:pPr>
        <w:pStyle w:val="Code"/>
        <w:rPr>
          <w:highlight w:val="white"/>
        </w:rPr>
      </w:pPr>
      <w:r w:rsidRPr="00903DBA">
        <w:rPr>
          <w:highlight w:val="white"/>
        </w:rPr>
        <w:t xml:space="preserve">                                    </w:t>
      </w:r>
      <w:r w:rsidR="00C8332E" w:rsidRPr="00903DBA">
        <w:rPr>
          <w:highlight w:val="white"/>
        </w:rPr>
        <w:t>(BigInteger) leftValue);</w:t>
      </w:r>
    </w:p>
    <w:p w14:paraId="00967C63" w14:textId="77777777" w:rsidR="00C8332E" w:rsidRPr="00903DBA" w:rsidRDefault="00C8332E" w:rsidP="00C8332E">
      <w:pPr>
        <w:pStyle w:val="Code"/>
        <w:rPr>
          <w:highlight w:val="white"/>
        </w:rPr>
      </w:pPr>
      <w:r w:rsidRPr="00903DBA">
        <w:rPr>
          <w:highlight w:val="white"/>
        </w:rPr>
        <w:t xml:space="preserve">          }</w:t>
      </w:r>
    </w:p>
    <w:p w14:paraId="282E8E8D" w14:textId="77777777" w:rsidR="00C8332E" w:rsidRPr="00903DBA" w:rsidRDefault="00C8332E" w:rsidP="00C8332E">
      <w:pPr>
        <w:pStyle w:val="Code"/>
        <w:rPr>
          <w:highlight w:val="white"/>
        </w:rPr>
      </w:pPr>
      <w:r w:rsidRPr="00903DBA">
        <w:rPr>
          <w:highlight w:val="white"/>
        </w:rPr>
        <w:t xml:space="preserve">          break;</w:t>
      </w:r>
    </w:p>
    <w:p w14:paraId="2A925D09" w14:textId="669F7DC0" w:rsidR="00F02135" w:rsidRPr="00903DBA" w:rsidRDefault="00F02135" w:rsidP="00F02135">
      <w:pPr>
        <w:rPr>
          <w:highlight w:val="white"/>
        </w:rPr>
      </w:pPr>
      <w:r w:rsidRPr="00903DBA">
        <w:rPr>
          <w:highlight w:val="white"/>
        </w:rPr>
        <w:t xml:space="preserve">In the </w:t>
      </w:r>
      <w:r w:rsidR="00BB2566" w:rsidRPr="00903DBA">
        <w:rPr>
          <w:highlight w:val="white"/>
        </w:rPr>
        <w:t>subtraction</w:t>
      </w:r>
      <w:r w:rsidRPr="00903DBA">
        <w:rPr>
          <w:highlight w:val="white"/>
        </w:rPr>
        <w:t xml:space="preserve"> case, the </w:t>
      </w:r>
      <w:r w:rsidR="001B3CC4" w:rsidRPr="00903DBA">
        <w:rPr>
          <w:highlight w:val="white"/>
        </w:rPr>
        <w:t xml:space="preserve">left </w:t>
      </w:r>
      <w:r w:rsidRPr="00903DBA">
        <w:rPr>
          <w:highlight w:val="white"/>
        </w:rPr>
        <w:t xml:space="preserve">operand </w:t>
      </w:r>
      <w:r w:rsidR="00860C9B" w:rsidRPr="00903DBA">
        <w:rPr>
          <w:highlight w:val="white"/>
        </w:rPr>
        <w:t xml:space="preserve">must a static address as value or be an extern of static array, and the right operand must be </w:t>
      </w:r>
      <w:r w:rsidRPr="00903DBA">
        <w:rPr>
          <w:highlight w:val="white"/>
        </w:rPr>
        <w:t xml:space="preserve">a constant integer value. For instance, </w:t>
      </w:r>
      <w:r w:rsidRPr="00903DBA">
        <w:rPr>
          <w:rStyle w:val="KeyWord0"/>
          <w:highlight w:val="white"/>
        </w:rPr>
        <w:t xml:space="preserve">&amp;i </w:t>
      </w:r>
      <w:r w:rsidR="00B17BAC" w:rsidRPr="00903DBA">
        <w:rPr>
          <w:rStyle w:val="KeyWord0"/>
          <w:highlight w:val="white"/>
        </w:rPr>
        <w:t>-</w:t>
      </w:r>
      <w:r w:rsidRPr="00903DBA">
        <w:rPr>
          <w:rStyle w:val="KeyWord0"/>
          <w:highlight w:val="white"/>
        </w:rPr>
        <w:t xml:space="preserve"> 2</w:t>
      </w:r>
      <w:r w:rsidRPr="00903DBA">
        <w:rPr>
          <w:highlight w:val="white"/>
        </w:rPr>
        <w:t xml:space="preserve"> or </w:t>
      </w:r>
      <w:r w:rsidRPr="00903DBA">
        <w:rPr>
          <w:rStyle w:val="KeyWord0"/>
          <w:highlight w:val="white"/>
        </w:rPr>
        <w:t>a</w:t>
      </w:r>
      <w:r w:rsidR="00594E18" w:rsidRPr="00903DBA">
        <w:rPr>
          <w:rStyle w:val="KeyWord0"/>
          <w:highlight w:val="white"/>
        </w:rPr>
        <w:t xml:space="preserve"> - 2</w:t>
      </w:r>
      <w:r w:rsidRPr="00903DBA">
        <w:rPr>
          <w:highlight w:val="white"/>
        </w:rPr>
        <w:t>.</w:t>
      </w:r>
    </w:p>
    <w:p w14:paraId="59BD4D28" w14:textId="77777777" w:rsidR="00C8332E" w:rsidRPr="00903DBA" w:rsidRDefault="00C8332E" w:rsidP="00C8332E">
      <w:pPr>
        <w:pStyle w:val="Code"/>
        <w:rPr>
          <w:highlight w:val="white"/>
        </w:rPr>
      </w:pPr>
      <w:r w:rsidRPr="00903DBA">
        <w:rPr>
          <w:highlight w:val="white"/>
        </w:rPr>
        <w:t xml:space="preserve">        case MiddleOperator.BinarySubtract: // &amp;i - 2, a - 2</w:t>
      </w:r>
    </w:p>
    <w:p w14:paraId="4E45D84D" w14:textId="77777777" w:rsidR="00C8332E" w:rsidRPr="00903DBA" w:rsidRDefault="00C8332E" w:rsidP="00C8332E">
      <w:pPr>
        <w:pStyle w:val="Code"/>
        <w:rPr>
          <w:highlight w:val="white"/>
        </w:rPr>
      </w:pPr>
      <w:r w:rsidRPr="00903DBA">
        <w:rPr>
          <w:highlight w:val="white"/>
        </w:rPr>
        <w:t xml:space="preserve">          if (((leftValue is StaticAddress) ||</w:t>
      </w:r>
    </w:p>
    <w:p w14:paraId="60BE326B" w14:textId="77777777" w:rsidR="00F50875" w:rsidRPr="00903DBA" w:rsidRDefault="00C8332E" w:rsidP="00C8332E">
      <w:pPr>
        <w:pStyle w:val="Code"/>
        <w:rPr>
          <w:highlight w:val="white"/>
        </w:rPr>
      </w:pPr>
      <w:r w:rsidRPr="00903DBA">
        <w:rPr>
          <w:highlight w:val="white"/>
        </w:rPr>
        <w:t xml:space="preserve">               (leftExpression.Symbol.IsExternOrStatic() &amp;&amp;</w:t>
      </w:r>
    </w:p>
    <w:p w14:paraId="6887DF2E" w14:textId="392DCA7F"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leftType.IsArray())) &amp;&amp;</w:t>
      </w:r>
    </w:p>
    <w:p w14:paraId="3F89E66A" w14:textId="77777777" w:rsidR="00C8332E" w:rsidRPr="00903DBA" w:rsidRDefault="00C8332E" w:rsidP="00C8332E">
      <w:pPr>
        <w:pStyle w:val="Code"/>
        <w:rPr>
          <w:highlight w:val="white"/>
        </w:rPr>
      </w:pPr>
      <w:r w:rsidRPr="00903DBA">
        <w:rPr>
          <w:highlight w:val="white"/>
        </w:rPr>
        <w:t xml:space="preserve">              (rightValue is BigInteger)) {</w:t>
      </w:r>
    </w:p>
    <w:p w14:paraId="1A56BE97" w14:textId="77777777" w:rsidR="00F50875" w:rsidRPr="00903DBA" w:rsidRDefault="00C8332E" w:rsidP="00C8332E">
      <w:pPr>
        <w:pStyle w:val="Code"/>
        <w:rPr>
          <w:highlight w:val="white"/>
        </w:rPr>
      </w:pPr>
      <w:r w:rsidRPr="00903DBA">
        <w:rPr>
          <w:highlight w:val="white"/>
        </w:rPr>
        <w:t xml:space="preserve">            return GenerateAddition(leftExpression.Symbol,</w:t>
      </w:r>
    </w:p>
    <w:p w14:paraId="28595045" w14:textId="32EA383D" w:rsidR="00C8332E" w:rsidRPr="00903DBA" w:rsidRDefault="00F50875" w:rsidP="00C8332E">
      <w:pPr>
        <w:pStyle w:val="Code"/>
        <w:rPr>
          <w:highlight w:val="white"/>
        </w:rPr>
      </w:pPr>
      <w:r w:rsidRPr="00903DBA">
        <w:rPr>
          <w:highlight w:val="white"/>
        </w:rPr>
        <w:t xml:space="preserve">                                   </w:t>
      </w:r>
      <w:r w:rsidR="00C8332E" w:rsidRPr="00903DBA">
        <w:rPr>
          <w:highlight w:val="white"/>
        </w:rPr>
        <w:t xml:space="preserve"> -((BigInteger) rightValue));</w:t>
      </w:r>
    </w:p>
    <w:p w14:paraId="05691FCB" w14:textId="77777777" w:rsidR="00C8332E" w:rsidRPr="00903DBA" w:rsidRDefault="00C8332E" w:rsidP="00C8332E">
      <w:pPr>
        <w:pStyle w:val="Code"/>
        <w:rPr>
          <w:highlight w:val="white"/>
        </w:rPr>
      </w:pPr>
      <w:r w:rsidRPr="00903DBA">
        <w:rPr>
          <w:highlight w:val="white"/>
        </w:rPr>
        <w:t xml:space="preserve">          }</w:t>
      </w:r>
    </w:p>
    <w:p w14:paraId="2CF54F1E" w14:textId="77777777" w:rsidR="00C8332E" w:rsidRPr="00903DBA" w:rsidRDefault="00C8332E" w:rsidP="00C8332E">
      <w:pPr>
        <w:pStyle w:val="Code"/>
        <w:rPr>
          <w:highlight w:val="white"/>
        </w:rPr>
      </w:pPr>
      <w:r w:rsidRPr="00903DBA">
        <w:rPr>
          <w:highlight w:val="white"/>
        </w:rPr>
        <w:t xml:space="preserve">          break;</w:t>
      </w:r>
    </w:p>
    <w:p w14:paraId="59E8F75B" w14:textId="036726D2" w:rsidR="00C8332E" w:rsidRPr="00903DBA" w:rsidRDefault="00E96792" w:rsidP="000F667E">
      <w:pPr>
        <w:rPr>
          <w:highlight w:val="white"/>
        </w:rPr>
      </w:pPr>
      <w:r w:rsidRPr="00903DBA">
        <w:rPr>
          <w:highlight w:val="white"/>
        </w:rPr>
        <w:t xml:space="preserve">In the index case, </w:t>
      </w:r>
      <w:r w:rsidR="00784585" w:rsidRPr="00903DBA">
        <w:rPr>
          <w:highlight w:val="white"/>
        </w:rPr>
        <w:t xml:space="preserve">the operands must be an extern or static array </w:t>
      </w:r>
      <w:r w:rsidR="00F57CB4" w:rsidRPr="00903DBA">
        <w:rPr>
          <w:highlight w:val="white"/>
        </w:rPr>
        <w:t xml:space="preserve">or a static address, </w:t>
      </w:r>
      <w:r w:rsidR="00784585" w:rsidRPr="00903DBA">
        <w:rPr>
          <w:highlight w:val="white"/>
        </w:rPr>
        <w:t>and a constant integer value.</w:t>
      </w:r>
      <w:r w:rsidR="005B634F" w:rsidRPr="00903DBA">
        <w:rPr>
          <w:highlight w:val="white"/>
        </w:rPr>
        <w:t xml:space="preserve"> We call </w:t>
      </w:r>
      <w:r w:rsidR="002B397C" w:rsidRPr="00903DBA">
        <w:rPr>
          <w:rStyle w:val="KeyWord0"/>
          <w:highlight w:val="white"/>
        </w:rPr>
        <w:t>GenerateIndex</w:t>
      </w:r>
      <w:r w:rsidR="002B397C" w:rsidRPr="00903DBA">
        <w:rPr>
          <w:highlight w:val="white"/>
        </w:rPr>
        <w:t xml:space="preserve"> to generate the static address.</w:t>
      </w:r>
    </w:p>
    <w:p w14:paraId="15A9A6F7" w14:textId="77777777" w:rsidR="002D7262" w:rsidRPr="00903DBA" w:rsidRDefault="002D7262" w:rsidP="002D7262">
      <w:pPr>
        <w:pStyle w:val="Code"/>
        <w:rPr>
          <w:highlight w:val="white"/>
        </w:rPr>
      </w:pPr>
      <w:r w:rsidRPr="00903DBA">
        <w:rPr>
          <w:highlight w:val="white"/>
        </w:rPr>
        <w:t xml:space="preserve">        case MiddleOperator.Index:</w:t>
      </w:r>
    </w:p>
    <w:p w14:paraId="28771551" w14:textId="77777777" w:rsidR="002D7262" w:rsidRPr="00903DBA" w:rsidRDefault="002D7262" w:rsidP="002D7262">
      <w:pPr>
        <w:pStyle w:val="Code"/>
        <w:rPr>
          <w:highlight w:val="white"/>
        </w:rPr>
      </w:pPr>
      <w:r w:rsidRPr="00903DBA">
        <w:rPr>
          <w:highlight w:val="white"/>
        </w:rPr>
        <w:t xml:space="preserve">          if (((leftValue is StaticAddress) || (leftType.IsArray() &amp;&amp;</w:t>
      </w:r>
    </w:p>
    <w:p w14:paraId="7B79981E" w14:textId="77777777" w:rsidR="002D7262" w:rsidRPr="00903DBA" w:rsidRDefault="002D7262" w:rsidP="002D7262">
      <w:pPr>
        <w:pStyle w:val="Code"/>
        <w:rPr>
          <w:highlight w:val="white"/>
        </w:rPr>
      </w:pPr>
      <w:r w:rsidRPr="00903DBA">
        <w:rPr>
          <w:highlight w:val="white"/>
        </w:rPr>
        <w:t xml:space="preserve">               leftExpression.Symbol.IsExternOrStatic())) &amp;&amp; </w:t>
      </w:r>
    </w:p>
    <w:p w14:paraId="02CDB2FC" w14:textId="77777777" w:rsidR="002D7262" w:rsidRPr="00903DBA" w:rsidRDefault="002D7262" w:rsidP="002D7262">
      <w:pPr>
        <w:pStyle w:val="Code"/>
        <w:rPr>
          <w:highlight w:val="white"/>
        </w:rPr>
      </w:pPr>
      <w:r w:rsidRPr="00903DBA">
        <w:rPr>
          <w:highlight w:val="white"/>
        </w:rPr>
        <w:t xml:space="preserve">              (rightValue is BigInteger)) { // a[2]</w:t>
      </w:r>
    </w:p>
    <w:p w14:paraId="2858193B" w14:textId="77777777" w:rsidR="002D7262" w:rsidRPr="00903DBA" w:rsidRDefault="002D7262" w:rsidP="002D7262">
      <w:pPr>
        <w:pStyle w:val="Code"/>
        <w:rPr>
          <w:highlight w:val="white"/>
        </w:rPr>
      </w:pPr>
      <w:r w:rsidRPr="00903DBA">
        <w:rPr>
          <w:highlight w:val="white"/>
        </w:rPr>
        <w:lastRenderedPageBreak/>
        <w:t xml:space="preserve">            return GenerateIndex(leftExpression.Symbol,</w:t>
      </w:r>
    </w:p>
    <w:p w14:paraId="56CCC24D" w14:textId="77777777" w:rsidR="002D7262" w:rsidRPr="00903DBA" w:rsidRDefault="002D7262" w:rsidP="002D7262">
      <w:pPr>
        <w:pStyle w:val="Code"/>
        <w:rPr>
          <w:highlight w:val="white"/>
        </w:rPr>
      </w:pPr>
      <w:r w:rsidRPr="00903DBA">
        <w:rPr>
          <w:highlight w:val="white"/>
        </w:rPr>
        <w:t xml:space="preserve">                                 (BigInteger) rightValue);</w:t>
      </w:r>
    </w:p>
    <w:p w14:paraId="0846FAF6" w14:textId="1FB058F0" w:rsidR="002D7262" w:rsidRPr="00903DBA" w:rsidRDefault="002D7262" w:rsidP="002D7262">
      <w:pPr>
        <w:pStyle w:val="Code"/>
        <w:rPr>
          <w:highlight w:val="white"/>
        </w:rPr>
      </w:pPr>
      <w:r w:rsidRPr="00903DBA">
        <w:rPr>
          <w:highlight w:val="white"/>
        </w:rPr>
        <w:t xml:space="preserve">          }</w:t>
      </w:r>
    </w:p>
    <w:p w14:paraId="4B50C342" w14:textId="0FE4811E" w:rsidR="00267DCC" w:rsidRPr="00903DBA" w:rsidRDefault="00267DCC" w:rsidP="00267DCC">
      <w:pPr>
        <w:rPr>
          <w:highlight w:val="white"/>
        </w:rPr>
      </w:pPr>
      <w:r w:rsidRPr="00903DBA">
        <w:rPr>
          <w:highlight w:val="white"/>
        </w:rPr>
        <w:t xml:space="preserve">In C, where </w:t>
      </w:r>
      <w:proofErr w:type="gramStart"/>
      <w:r w:rsidRPr="00903DBA">
        <w:rPr>
          <w:highlight w:val="white"/>
        </w:rPr>
        <w:t>are allowed to</w:t>
      </w:r>
      <w:proofErr w:type="gramEnd"/>
      <w:r w:rsidRPr="00903DBA">
        <w:rPr>
          <w:highlight w:val="white"/>
        </w:rPr>
        <w:t xml:space="preserve"> write an array index as </w:t>
      </w:r>
      <w:r w:rsidRPr="00903DBA">
        <w:rPr>
          <w:rStyle w:val="KeyWord0"/>
          <w:highlight w:val="white"/>
        </w:rPr>
        <w:t>i[a]</w:t>
      </w:r>
      <w:r w:rsidRPr="00903DBA">
        <w:rPr>
          <w:highlight w:val="white"/>
        </w:rPr>
        <w:t xml:space="preserve">, where </w:t>
      </w:r>
      <w:r w:rsidRPr="00903DBA">
        <w:rPr>
          <w:rStyle w:val="KeyWord0"/>
          <w:highlight w:val="white"/>
        </w:rPr>
        <w:t>i</w:t>
      </w:r>
      <w:r w:rsidRPr="00903DBA">
        <w:rPr>
          <w:highlight w:val="white"/>
        </w:rPr>
        <w:t xml:space="preserve"> is an integer and </w:t>
      </w:r>
      <w:r w:rsidRPr="00903DBA">
        <w:rPr>
          <w:rStyle w:val="KeyWord0"/>
          <w:highlight w:val="white"/>
        </w:rPr>
        <w:t>a</w:t>
      </w:r>
      <w:r w:rsidRPr="00903DBA">
        <w:rPr>
          <w:highlight w:val="white"/>
        </w:rPr>
        <w:t xml:space="preserve"> is an array. In that case, we just </w:t>
      </w:r>
      <w:proofErr w:type="spellStart"/>
      <w:r w:rsidRPr="00903DBA">
        <w:rPr>
          <w:highlight w:val="white"/>
        </w:rPr>
        <w:t>swp</w:t>
      </w:r>
      <w:proofErr w:type="spellEnd"/>
      <w:r w:rsidRPr="00903DBA">
        <w:rPr>
          <w:highlight w:val="white"/>
        </w:rPr>
        <w:t xml:space="preserve"> the parameters in </w:t>
      </w:r>
      <w:r w:rsidRPr="00903DBA">
        <w:rPr>
          <w:rStyle w:val="KeyWord0"/>
          <w:highlight w:val="white"/>
        </w:rPr>
        <w:t>GenerateIndex</w:t>
      </w:r>
      <w:r w:rsidRPr="00903DBA">
        <w:rPr>
          <w:highlight w:val="white"/>
        </w:rPr>
        <w:t>.</w:t>
      </w:r>
    </w:p>
    <w:p w14:paraId="261673EE" w14:textId="77777777" w:rsidR="002D7262" w:rsidRPr="00903DBA" w:rsidRDefault="002D7262" w:rsidP="002D7262">
      <w:pPr>
        <w:pStyle w:val="Code"/>
        <w:rPr>
          <w:highlight w:val="white"/>
        </w:rPr>
      </w:pPr>
      <w:r w:rsidRPr="00903DBA">
        <w:rPr>
          <w:highlight w:val="white"/>
        </w:rPr>
        <w:t xml:space="preserve">          else if ((leftValue is BigInteger) &amp;&amp; ((rightType.IsArray() &amp;&amp;</w:t>
      </w:r>
    </w:p>
    <w:p w14:paraId="466A2CA7" w14:textId="77777777" w:rsidR="002D7262" w:rsidRPr="00903DBA" w:rsidRDefault="002D7262" w:rsidP="002D7262">
      <w:pPr>
        <w:pStyle w:val="Code"/>
        <w:rPr>
          <w:highlight w:val="white"/>
        </w:rPr>
      </w:pPr>
      <w:r w:rsidRPr="00903DBA">
        <w:rPr>
          <w:highlight w:val="white"/>
        </w:rPr>
        <w:t xml:space="preserve">                   rightExpression.Symbol.IsExternOrStatic()) ||</w:t>
      </w:r>
    </w:p>
    <w:p w14:paraId="723FEF89" w14:textId="77777777" w:rsidR="002D7262" w:rsidRPr="00903DBA" w:rsidRDefault="002D7262" w:rsidP="002D7262">
      <w:pPr>
        <w:pStyle w:val="Code"/>
        <w:rPr>
          <w:highlight w:val="white"/>
        </w:rPr>
      </w:pPr>
      <w:r w:rsidRPr="00903DBA">
        <w:rPr>
          <w:highlight w:val="white"/>
        </w:rPr>
        <w:t xml:space="preserve">                   (rightValue is StaticAddress))) {</w:t>
      </w:r>
    </w:p>
    <w:p w14:paraId="19D5580D" w14:textId="77777777" w:rsidR="002D7262" w:rsidRPr="00903DBA" w:rsidRDefault="002D7262" w:rsidP="002D7262">
      <w:pPr>
        <w:pStyle w:val="Code"/>
        <w:rPr>
          <w:highlight w:val="white"/>
        </w:rPr>
      </w:pPr>
      <w:r w:rsidRPr="00903DBA">
        <w:rPr>
          <w:highlight w:val="white"/>
        </w:rPr>
        <w:t xml:space="preserve">            return GenerateIndex(rightExpression.Symbol,</w:t>
      </w:r>
    </w:p>
    <w:p w14:paraId="289FB92D" w14:textId="77777777" w:rsidR="002D7262" w:rsidRPr="00903DBA" w:rsidRDefault="002D7262" w:rsidP="002D7262">
      <w:pPr>
        <w:pStyle w:val="Code"/>
        <w:rPr>
          <w:highlight w:val="white"/>
        </w:rPr>
      </w:pPr>
      <w:r w:rsidRPr="00903DBA">
        <w:rPr>
          <w:highlight w:val="white"/>
        </w:rPr>
        <w:t xml:space="preserve">                                 (BigInteger) leftValue);</w:t>
      </w:r>
    </w:p>
    <w:p w14:paraId="128FADA5" w14:textId="77777777" w:rsidR="002D7262" w:rsidRPr="00903DBA" w:rsidRDefault="002D7262" w:rsidP="002D7262">
      <w:pPr>
        <w:pStyle w:val="Code"/>
        <w:rPr>
          <w:highlight w:val="white"/>
        </w:rPr>
      </w:pPr>
      <w:r w:rsidRPr="00903DBA">
        <w:rPr>
          <w:highlight w:val="white"/>
        </w:rPr>
        <w:t xml:space="preserve">          }</w:t>
      </w:r>
    </w:p>
    <w:p w14:paraId="2D05528F" w14:textId="77777777" w:rsidR="002D7262" w:rsidRPr="00903DBA" w:rsidRDefault="002D7262" w:rsidP="002D7262">
      <w:pPr>
        <w:pStyle w:val="Code"/>
        <w:rPr>
          <w:highlight w:val="white"/>
        </w:rPr>
      </w:pPr>
      <w:r w:rsidRPr="00903DBA">
        <w:rPr>
          <w:highlight w:val="white"/>
        </w:rPr>
        <w:t xml:space="preserve">          break;</w:t>
      </w:r>
    </w:p>
    <w:p w14:paraId="2B1889C0" w14:textId="37630B8E" w:rsidR="00D14E64" w:rsidRPr="00903DBA" w:rsidRDefault="00D14E64" w:rsidP="00D14E64">
      <w:pPr>
        <w:rPr>
          <w:highlight w:val="white"/>
        </w:rPr>
      </w:pPr>
      <w:r w:rsidRPr="00903DBA">
        <w:rPr>
          <w:highlight w:val="white"/>
        </w:rPr>
        <w:t xml:space="preserve">In the </w:t>
      </w:r>
      <w:r w:rsidR="00BA56BE" w:rsidRPr="00903DBA">
        <w:rPr>
          <w:highlight w:val="white"/>
        </w:rPr>
        <w:t>dot</w:t>
      </w:r>
      <w:r w:rsidRPr="00903DBA">
        <w:rPr>
          <w:highlight w:val="white"/>
        </w:rPr>
        <w:t xml:space="preserve"> case, the operands must be an extern or static struct or union, or a static address.</w:t>
      </w:r>
    </w:p>
    <w:p w14:paraId="5C9A4A75" w14:textId="77777777" w:rsidR="00C8332E" w:rsidRPr="00903DBA" w:rsidRDefault="00C8332E" w:rsidP="00C8332E">
      <w:pPr>
        <w:pStyle w:val="Code"/>
        <w:rPr>
          <w:highlight w:val="white"/>
        </w:rPr>
      </w:pPr>
      <w:r w:rsidRPr="00903DBA">
        <w:rPr>
          <w:highlight w:val="white"/>
        </w:rPr>
        <w:t xml:space="preserve">        case MiddleOperator.Dot:</w:t>
      </w:r>
    </w:p>
    <w:p w14:paraId="26276371" w14:textId="4E6171B5" w:rsidR="00C8332E" w:rsidRPr="00903DBA" w:rsidRDefault="00C8332E" w:rsidP="00C8332E">
      <w:pPr>
        <w:pStyle w:val="Code"/>
        <w:rPr>
          <w:highlight w:val="white"/>
        </w:rPr>
      </w:pPr>
      <w:r w:rsidRPr="00903DBA">
        <w:rPr>
          <w:highlight w:val="white"/>
        </w:rPr>
        <w:t xml:space="preserve">          if (leftExpression.Symbol.IsExternOrStatic()) {</w:t>
      </w:r>
      <w:r w:rsidR="002B397C" w:rsidRPr="00903DBA">
        <w:rPr>
          <w:highlight w:val="white"/>
        </w:rPr>
        <w:t xml:space="preserve"> // XXX</w:t>
      </w:r>
    </w:p>
    <w:p w14:paraId="501E9FF8" w14:textId="77777777" w:rsidR="00C8332E" w:rsidRPr="00903DBA" w:rsidRDefault="00C8332E" w:rsidP="00C8332E">
      <w:pPr>
        <w:pStyle w:val="Code"/>
        <w:rPr>
          <w:highlight w:val="white"/>
        </w:rPr>
      </w:pPr>
      <w:r w:rsidRPr="00903DBA">
        <w:rPr>
          <w:highlight w:val="white"/>
        </w:rPr>
        <w:t xml:space="preserve">            object resultValue =</w:t>
      </w:r>
    </w:p>
    <w:p w14:paraId="41EBD698" w14:textId="77777777" w:rsidR="00C8332E" w:rsidRPr="00903DBA" w:rsidRDefault="00C8332E" w:rsidP="00C8332E">
      <w:pPr>
        <w:pStyle w:val="Code"/>
        <w:rPr>
          <w:highlight w:val="white"/>
        </w:rPr>
      </w:pPr>
      <w:r w:rsidRPr="00903DBA">
        <w:rPr>
          <w:highlight w:val="white"/>
        </w:rPr>
        <w:t xml:space="preserve">              new StaticValue(leftExpression.Symbol.UniqueName,</w:t>
      </w:r>
    </w:p>
    <w:p w14:paraId="0F945578" w14:textId="77777777" w:rsidR="00C8332E" w:rsidRPr="00903DBA" w:rsidRDefault="00C8332E" w:rsidP="00C8332E">
      <w:pPr>
        <w:pStyle w:val="Code"/>
        <w:rPr>
          <w:highlight w:val="white"/>
        </w:rPr>
      </w:pPr>
      <w:r w:rsidRPr="00903DBA">
        <w:rPr>
          <w:highlight w:val="white"/>
        </w:rPr>
        <w:t xml:space="preserve">                              rightExpression.Symbol.Offset); // s.i</w:t>
      </w:r>
    </w:p>
    <w:p w14:paraId="489FA4AD" w14:textId="77777777" w:rsidR="00C8332E" w:rsidRPr="00903DBA" w:rsidRDefault="00C8332E" w:rsidP="00C8332E">
      <w:pPr>
        <w:pStyle w:val="Code"/>
        <w:rPr>
          <w:highlight w:val="white"/>
        </w:rPr>
      </w:pPr>
      <w:r w:rsidRPr="00903DBA">
        <w:rPr>
          <w:highlight w:val="white"/>
        </w:rPr>
        <w:t xml:space="preserve">            Symbol resultSymbol = new Symbol(leftType, resultValue);</w:t>
      </w:r>
    </w:p>
    <w:p w14:paraId="2F7D50A6" w14:textId="77777777" w:rsidR="00C8332E" w:rsidRPr="00903DBA" w:rsidRDefault="00C8332E" w:rsidP="00C8332E">
      <w:pPr>
        <w:pStyle w:val="Code"/>
        <w:rPr>
          <w:highlight w:val="white"/>
        </w:rPr>
      </w:pPr>
      <w:r w:rsidRPr="00903DBA">
        <w:rPr>
          <w:highlight w:val="white"/>
        </w:rPr>
        <w:t xml:space="preserve">            return (new Expression(resultSymbol, null, null));</w:t>
      </w:r>
    </w:p>
    <w:p w14:paraId="758BB4F0" w14:textId="77777777" w:rsidR="00C8332E" w:rsidRPr="00903DBA" w:rsidRDefault="00C8332E" w:rsidP="00C8332E">
      <w:pPr>
        <w:pStyle w:val="Code"/>
        <w:rPr>
          <w:highlight w:val="white"/>
        </w:rPr>
      </w:pPr>
      <w:r w:rsidRPr="00903DBA">
        <w:rPr>
          <w:highlight w:val="white"/>
        </w:rPr>
        <w:t xml:space="preserve">          }</w:t>
      </w:r>
    </w:p>
    <w:p w14:paraId="0BA943B7" w14:textId="77777777" w:rsidR="00C8332E" w:rsidRPr="00903DBA" w:rsidRDefault="00C8332E" w:rsidP="00C8332E">
      <w:pPr>
        <w:pStyle w:val="Code"/>
        <w:rPr>
          <w:highlight w:val="white"/>
        </w:rPr>
      </w:pPr>
      <w:r w:rsidRPr="00903DBA">
        <w:rPr>
          <w:highlight w:val="white"/>
        </w:rPr>
        <w:t xml:space="preserve">          break;</w:t>
      </w:r>
    </w:p>
    <w:p w14:paraId="779785F0" w14:textId="77777777" w:rsidR="00C8332E" w:rsidRPr="00903DBA" w:rsidRDefault="00C8332E" w:rsidP="00C8332E">
      <w:pPr>
        <w:pStyle w:val="Code"/>
        <w:rPr>
          <w:highlight w:val="white"/>
        </w:rPr>
      </w:pPr>
      <w:r w:rsidRPr="00903DBA">
        <w:rPr>
          <w:highlight w:val="white"/>
        </w:rPr>
        <w:t xml:space="preserve">      }</w:t>
      </w:r>
    </w:p>
    <w:p w14:paraId="0AFA4CD0" w14:textId="77777777" w:rsidR="00C8332E" w:rsidRPr="00903DBA" w:rsidRDefault="00C8332E" w:rsidP="00C8332E">
      <w:pPr>
        <w:pStyle w:val="Code"/>
        <w:rPr>
          <w:highlight w:val="white"/>
        </w:rPr>
      </w:pPr>
      <w:r w:rsidRPr="00903DBA">
        <w:rPr>
          <w:highlight w:val="white"/>
        </w:rPr>
        <w:t xml:space="preserve">    </w:t>
      </w:r>
    </w:p>
    <w:p w14:paraId="3F618E85" w14:textId="77777777" w:rsidR="00C8332E" w:rsidRPr="00903DBA" w:rsidRDefault="00C8332E" w:rsidP="00C8332E">
      <w:pPr>
        <w:pStyle w:val="Code"/>
        <w:rPr>
          <w:highlight w:val="white"/>
        </w:rPr>
      </w:pPr>
      <w:r w:rsidRPr="00903DBA">
        <w:rPr>
          <w:highlight w:val="white"/>
        </w:rPr>
        <w:t xml:space="preserve">      return null;</w:t>
      </w:r>
    </w:p>
    <w:p w14:paraId="1CA55EAF" w14:textId="77777777" w:rsidR="00C8332E" w:rsidRPr="00903DBA" w:rsidRDefault="00C8332E" w:rsidP="00C8332E">
      <w:pPr>
        <w:pStyle w:val="Code"/>
        <w:rPr>
          <w:highlight w:val="white"/>
        </w:rPr>
      </w:pPr>
      <w:r w:rsidRPr="00903DBA">
        <w:rPr>
          <w:highlight w:val="white"/>
        </w:rPr>
        <w:t xml:space="preserve">    }  </w:t>
      </w:r>
    </w:p>
    <w:p w14:paraId="0F2E154D" w14:textId="1D8EE807" w:rsidR="00C8332E" w:rsidRPr="00903DBA" w:rsidRDefault="00BA56BE" w:rsidP="00BA56BE">
      <w:pPr>
        <w:rPr>
          <w:highlight w:val="white"/>
        </w:rPr>
      </w:pPr>
      <w:r w:rsidRPr="00903DBA">
        <w:rPr>
          <w:highlight w:val="white"/>
        </w:rPr>
        <w:t xml:space="preserve">The </w:t>
      </w:r>
      <w:r w:rsidRPr="00903DBA">
        <w:rPr>
          <w:rStyle w:val="KeyWord0"/>
          <w:highlight w:val="white"/>
        </w:rPr>
        <w:t>GenerateAddition</w:t>
      </w:r>
      <w:r w:rsidRPr="00903DBA">
        <w:rPr>
          <w:highlight w:val="white"/>
        </w:rPr>
        <w:t xml:space="preserve"> method </w:t>
      </w:r>
      <w:r w:rsidR="00E37AFC" w:rsidRPr="00903DBA">
        <w:rPr>
          <w:highlight w:val="white"/>
        </w:rPr>
        <w:t xml:space="preserve">generates </w:t>
      </w:r>
      <w:r w:rsidR="000B4C7E" w:rsidRPr="00903DBA">
        <w:rPr>
          <w:highlight w:val="white"/>
        </w:rPr>
        <w:t>a static address for an addition expression.</w:t>
      </w:r>
    </w:p>
    <w:p w14:paraId="510CC8A9" w14:textId="6B550FFA" w:rsidR="00F0216C" w:rsidRPr="00903DBA" w:rsidRDefault="00F0216C" w:rsidP="00F0216C">
      <w:pPr>
        <w:pStyle w:val="Code"/>
        <w:rPr>
          <w:highlight w:val="white"/>
        </w:rPr>
      </w:pPr>
      <w:r w:rsidRPr="00903DBA">
        <w:rPr>
          <w:highlight w:val="white"/>
        </w:rPr>
        <w:t xml:space="preserve">    private static Expression GenerateAddition(Symbol symbol,</w:t>
      </w:r>
    </w:p>
    <w:p w14:paraId="727ACFB0" w14:textId="77777777" w:rsidR="00F0216C" w:rsidRPr="00903DBA" w:rsidRDefault="00F0216C" w:rsidP="00F0216C">
      <w:pPr>
        <w:pStyle w:val="Code"/>
        <w:rPr>
          <w:highlight w:val="white"/>
        </w:rPr>
      </w:pPr>
      <w:r w:rsidRPr="00903DBA">
        <w:rPr>
          <w:highlight w:val="white"/>
        </w:rPr>
        <w:t xml:space="preserve">                                               BigInteger value) {</w:t>
      </w:r>
    </w:p>
    <w:p w14:paraId="6C7E7A09" w14:textId="77777777" w:rsidR="00F0216C" w:rsidRPr="00903DBA" w:rsidRDefault="00F0216C" w:rsidP="00F0216C">
      <w:pPr>
        <w:pStyle w:val="Code"/>
        <w:rPr>
          <w:highlight w:val="white"/>
        </w:rPr>
      </w:pPr>
      <w:r w:rsidRPr="00903DBA">
        <w:rPr>
          <w:highlight w:val="white"/>
        </w:rPr>
        <w:t xml:space="preserve">      int offset = ((int) value) * symbol.Type.PointerOrArrayType.Size();</w:t>
      </w:r>
    </w:p>
    <w:p w14:paraId="4B1CA913" w14:textId="77777777" w:rsidR="00F0216C" w:rsidRPr="00903DBA" w:rsidRDefault="00F0216C" w:rsidP="00F0216C">
      <w:pPr>
        <w:pStyle w:val="Code"/>
        <w:rPr>
          <w:highlight w:val="white"/>
        </w:rPr>
      </w:pPr>
      <w:r w:rsidRPr="00903DBA">
        <w:rPr>
          <w:highlight w:val="white"/>
        </w:rPr>
        <w:t xml:space="preserve">      StaticAddress resultValue;</w:t>
      </w:r>
    </w:p>
    <w:p w14:paraId="258F16D8" w14:textId="77777777" w:rsidR="00F0216C" w:rsidRPr="00903DBA" w:rsidRDefault="00F0216C" w:rsidP="00F0216C">
      <w:pPr>
        <w:pStyle w:val="Code"/>
        <w:rPr>
          <w:highlight w:val="white"/>
        </w:rPr>
      </w:pPr>
    </w:p>
    <w:p w14:paraId="7D6C273E" w14:textId="77777777" w:rsidR="00F0216C" w:rsidRPr="00903DBA" w:rsidRDefault="00F0216C" w:rsidP="00F0216C">
      <w:pPr>
        <w:pStyle w:val="Code"/>
        <w:rPr>
          <w:highlight w:val="white"/>
        </w:rPr>
      </w:pPr>
      <w:r w:rsidRPr="00903DBA">
        <w:rPr>
          <w:highlight w:val="white"/>
        </w:rPr>
        <w:t xml:space="preserve">      if (symbol.Value is StaticAddress) {</w:t>
      </w:r>
    </w:p>
    <w:p w14:paraId="392A805E" w14:textId="77777777" w:rsidR="00F0216C" w:rsidRPr="00903DBA" w:rsidRDefault="00F0216C" w:rsidP="00F0216C">
      <w:pPr>
        <w:pStyle w:val="Code"/>
        <w:rPr>
          <w:highlight w:val="white"/>
        </w:rPr>
      </w:pPr>
      <w:r w:rsidRPr="00903DBA">
        <w:rPr>
          <w:highlight w:val="white"/>
        </w:rPr>
        <w:t xml:space="preserve">        StaticAddress staticAddress = (StaticAddress) symbol.Value;</w:t>
      </w:r>
    </w:p>
    <w:p w14:paraId="2E8B5FF4" w14:textId="77777777" w:rsidR="00F0216C" w:rsidRPr="00903DBA" w:rsidRDefault="00F0216C" w:rsidP="00F0216C">
      <w:pPr>
        <w:pStyle w:val="Code"/>
        <w:rPr>
          <w:highlight w:val="white"/>
        </w:rPr>
      </w:pPr>
      <w:r w:rsidRPr="00903DBA">
        <w:rPr>
          <w:highlight w:val="white"/>
        </w:rPr>
        <w:t xml:space="preserve">        resultValue = new StaticAddress(staticAddress.UniqueName,</w:t>
      </w:r>
    </w:p>
    <w:p w14:paraId="33ECEA42" w14:textId="77777777" w:rsidR="00F0216C" w:rsidRPr="00903DBA" w:rsidRDefault="00F0216C" w:rsidP="00F0216C">
      <w:pPr>
        <w:pStyle w:val="Code"/>
        <w:rPr>
          <w:highlight w:val="white"/>
        </w:rPr>
      </w:pPr>
      <w:r w:rsidRPr="00903DBA">
        <w:rPr>
          <w:highlight w:val="white"/>
        </w:rPr>
        <w:t xml:space="preserve">                                        staticAddress.Offset + offset);</w:t>
      </w:r>
    </w:p>
    <w:p w14:paraId="22E3BEEB" w14:textId="77777777" w:rsidR="00F0216C" w:rsidRPr="00903DBA" w:rsidRDefault="00F0216C" w:rsidP="00F0216C">
      <w:pPr>
        <w:pStyle w:val="Code"/>
        <w:rPr>
          <w:highlight w:val="white"/>
        </w:rPr>
      </w:pPr>
      <w:r w:rsidRPr="00903DBA">
        <w:rPr>
          <w:highlight w:val="white"/>
        </w:rPr>
        <w:t xml:space="preserve">      }</w:t>
      </w:r>
    </w:p>
    <w:p w14:paraId="16200827" w14:textId="77777777" w:rsidR="00F0216C" w:rsidRPr="00903DBA" w:rsidRDefault="00F0216C" w:rsidP="00F0216C">
      <w:pPr>
        <w:pStyle w:val="Code"/>
        <w:rPr>
          <w:highlight w:val="white"/>
        </w:rPr>
      </w:pPr>
      <w:r w:rsidRPr="00903DBA">
        <w:rPr>
          <w:highlight w:val="white"/>
        </w:rPr>
        <w:t xml:space="preserve">      else {</w:t>
      </w:r>
    </w:p>
    <w:p w14:paraId="65E57E48" w14:textId="77777777" w:rsidR="00F0216C" w:rsidRPr="00903DBA" w:rsidRDefault="00F0216C" w:rsidP="00F0216C">
      <w:pPr>
        <w:pStyle w:val="Code"/>
        <w:rPr>
          <w:highlight w:val="white"/>
        </w:rPr>
      </w:pPr>
      <w:r w:rsidRPr="00903DBA">
        <w:rPr>
          <w:highlight w:val="white"/>
        </w:rPr>
        <w:t xml:space="preserve">        resultValue = new StaticAddress(symbol.UniqueName, offset);</w:t>
      </w:r>
    </w:p>
    <w:p w14:paraId="302A8040" w14:textId="77777777" w:rsidR="00F0216C" w:rsidRPr="00903DBA" w:rsidRDefault="00F0216C" w:rsidP="00F0216C">
      <w:pPr>
        <w:pStyle w:val="Code"/>
        <w:rPr>
          <w:highlight w:val="white"/>
        </w:rPr>
      </w:pPr>
      <w:r w:rsidRPr="00903DBA">
        <w:rPr>
          <w:highlight w:val="white"/>
        </w:rPr>
        <w:t xml:space="preserve">      }</w:t>
      </w:r>
    </w:p>
    <w:p w14:paraId="6986E6E6" w14:textId="77777777" w:rsidR="00F0216C" w:rsidRPr="00903DBA" w:rsidRDefault="00F0216C" w:rsidP="00F0216C">
      <w:pPr>
        <w:pStyle w:val="Code"/>
        <w:rPr>
          <w:highlight w:val="white"/>
        </w:rPr>
      </w:pPr>
    </w:p>
    <w:p w14:paraId="7754E29D"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0E8691C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5B944D8C" w14:textId="77777777" w:rsidR="00F0216C" w:rsidRPr="00903DBA" w:rsidRDefault="00F0216C" w:rsidP="00F0216C">
      <w:pPr>
        <w:pStyle w:val="Code"/>
        <w:rPr>
          <w:highlight w:val="white"/>
        </w:rPr>
      </w:pPr>
      <w:r w:rsidRPr="00903DBA">
        <w:rPr>
          <w:highlight w:val="white"/>
        </w:rPr>
        <w:t xml:space="preserve">    }</w:t>
      </w:r>
    </w:p>
    <w:p w14:paraId="636FD929" w14:textId="308552CA" w:rsidR="00F0216C" w:rsidRPr="00903DBA" w:rsidRDefault="000B4C7E" w:rsidP="000B4C7E">
      <w:pPr>
        <w:rPr>
          <w:highlight w:val="white"/>
        </w:rPr>
      </w:pPr>
      <w:r w:rsidRPr="00903DBA">
        <w:rPr>
          <w:highlight w:val="white"/>
        </w:rPr>
        <w:t xml:space="preserve">The </w:t>
      </w:r>
      <w:r w:rsidRPr="00903DBA">
        <w:rPr>
          <w:rStyle w:val="KeyWord0"/>
          <w:highlight w:val="white"/>
        </w:rPr>
        <w:t>Generate</w:t>
      </w:r>
      <w:r w:rsidR="00B95ABB" w:rsidRPr="00903DBA">
        <w:rPr>
          <w:rStyle w:val="KeyWord0"/>
          <w:highlight w:val="white"/>
        </w:rPr>
        <w:t>Index</w:t>
      </w:r>
      <w:r w:rsidRPr="00903DBA">
        <w:rPr>
          <w:highlight w:val="white"/>
        </w:rPr>
        <w:t xml:space="preserve"> method generates the static address for an index expression.</w:t>
      </w:r>
    </w:p>
    <w:p w14:paraId="54EAE9E9" w14:textId="77777777" w:rsidR="00F0216C" w:rsidRPr="00903DBA" w:rsidRDefault="00F0216C" w:rsidP="00F0216C">
      <w:pPr>
        <w:pStyle w:val="Code"/>
        <w:rPr>
          <w:highlight w:val="white"/>
        </w:rPr>
      </w:pPr>
      <w:r w:rsidRPr="00903DBA">
        <w:rPr>
          <w:highlight w:val="white"/>
        </w:rPr>
        <w:t xml:space="preserve">    private static Expression GenerateIndex(Symbol symbol,</w:t>
      </w:r>
    </w:p>
    <w:p w14:paraId="531C7EB0" w14:textId="77777777" w:rsidR="00F0216C" w:rsidRPr="00903DBA" w:rsidRDefault="00F0216C" w:rsidP="00F0216C">
      <w:pPr>
        <w:pStyle w:val="Code"/>
        <w:rPr>
          <w:highlight w:val="white"/>
        </w:rPr>
      </w:pPr>
      <w:r w:rsidRPr="00903DBA">
        <w:rPr>
          <w:highlight w:val="white"/>
        </w:rPr>
        <w:t xml:space="preserve">                                            BigInteger value) {</w:t>
      </w:r>
    </w:p>
    <w:p w14:paraId="07350720" w14:textId="77777777" w:rsidR="00F0216C" w:rsidRPr="00903DBA" w:rsidRDefault="00F0216C" w:rsidP="00F0216C">
      <w:pPr>
        <w:pStyle w:val="Code"/>
        <w:rPr>
          <w:highlight w:val="white"/>
        </w:rPr>
      </w:pPr>
      <w:r w:rsidRPr="00903DBA">
        <w:rPr>
          <w:highlight w:val="white"/>
        </w:rPr>
        <w:t xml:space="preserve">      int offset = ((int) value) * symbol.Type.ArrayType.Size();</w:t>
      </w:r>
    </w:p>
    <w:p w14:paraId="185EFA4B" w14:textId="77777777" w:rsidR="00F0216C" w:rsidRPr="00903DBA" w:rsidRDefault="00F0216C" w:rsidP="00F0216C">
      <w:pPr>
        <w:pStyle w:val="Code"/>
        <w:rPr>
          <w:highlight w:val="white"/>
        </w:rPr>
      </w:pPr>
      <w:r w:rsidRPr="00903DBA">
        <w:rPr>
          <w:highlight w:val="white"/>
        </w:rPr>
        <w:t xml:space="preserve">      StaticValue resultValue;</w:t>
      </w:r>
    </w:p>
    <w:p w14:paraId="0EB4D469" w14:textId="77777777" w:rsidR="00F0216C" w:rsidRPr="00903DBA" w:rsidRDefault="00F0216C" w:rsidP="00F0216C">
      <w:pPr>
        <w:pStyle w:val="Code"/>
        <w:rPr>
          <w:highlight w:val="white"/>
        </w:rPr>
      </w:pPr>
    </w:p>
    <w:p w14:paraId="4A45665C" w14:textId="77777777" w:rsidR="00F0216C" w:rsidRPr="00903DBA" w:rsidRDefault="00F0216C" w:rsidP="00F0216C">
      <w:pPr>
        <w:pStyle w:val="Code"/>
        <w:rPr>
          <w:highlight w:val="white"/>
        </w:rPr>
      </w:pPr>
      <w:r w:rsidRPr="00903DBA">
        <w:rPr>
          <w:highlight w:val="white"/>
        </w:rPr>
        <w:t xml:space="preserve">      if (symbol.Value is StaticAddress) {</w:t>
      </w:r>
    </w:p>
    <w:p w14:paraId="6374A353" w14:textId="77777777" w:rsidR="00F0216C" w:rsidRPr="00903DBA" w:rsidRDefault="00F0216C" w:rsidP="00F0216C">
      <w:pPr>
        <w:pStyle w:val="Code"/>
        <w:rPr>
          <w:highlight w:val="white"/>
        </w:rPr>
      </w:pPr>
      <w:r w:rsidRPr="00903DBA">
        <w:rPr>
          <w:highlight w:val="white"/>
        </w:rPr>
        <w:lastRenderedPageBreak/>
        <w:t xml:space="preserve">        StaticAddress staticAddress = (StaticAddress) symbol.Value;</w:t>
      </w:r>
    </w:p>
    <w:p w14:paraId="715566E4" w14:textId="4CA6CEBE" w:rsidR="00F0216C" w:rsidRPr="00903DBA" w:rsidRDefault="00F0216C" w:rsidP="00F0216C">
      <w:pPr>
        <w:pStyle w:val="Code"/>
        <w:rPr>
          <w:highlight w:val="white"/>
        </w:rPr>
      </w:pPr>
      <w:r w:rsidRPr="00903DBA">
        <w:rPr>
          <w:highlight w:val="white"/>
        </w:rPr>
        <w:t xml:space="preserve">        resultValue =</w:t>
      </w:r>
      <w:r w:rsidR="00405FCF" w:rsidRPr="00903DBA">
        <w:rPr>
          <w:highlight w:val="white"/>
        </w:rPr>
        <w:t xml:space="preserve"> </w:t>
      </w:r>
      <w:r w:rsidRPr="00903DBA">
        <w:rPr>
          <w:highlight w:val="white"/>
        </w:rPr>
        <w:t>new StaticValue(staticAddress.UniqueName,</w:t>
      </w:r>
    </w:p>
    <w:p w14:paraId="0CAA8112" w14:textId="36563EE4" w:rsidR="00F0216C" w:rsidRPr="00903DBA" w:rsidRDefault="00F0216C" w:rsidP="00F0216C">
      <w:pPr>
        <w:pStyle w:val="Code"/>
        <w:rPr>
          <w:highlight w:val="white"/>
        </w:rPr>
      </w:pPr>
      <w:r w:rsidRPr="00903DBA">
        <w:rPr>
          <w:highlight w:val="white"/>
        </w:rPr>
        <w:t xml:space="preserve">                     </w:t>
      </w:r>
      <w:r w:rsidR="00405FCF" w:rsidRPr="00903DBA">
        <w:rPr>
          <w:highlight w:val="white"/>
        </w:rPr>
        <w:t xml:space="preserve"> </w:t>
      </w:r>
      <w:r w:rsidRPr="00903DBA">
        <w:rPr>
          <w:highlight w:val="white"/>
        </w:rPr>
        <w:t xml:space="preserve">                staticAddress.Offset + offset);</w:t>
      </w:r>
    </w:p>
    <w:p w14:paraId="042641D2" w14:textId="77777777" w:rsidR="00F0216C" w:rsidRPr="00903DBA" w:rsidRDefault="00F0216C" w:rsidP="00F0216C">
      <w:pPr>
        <w:pStyle w:val="Code"/>
        <w:rPr>
          <w:highlight w:val="white"/>
        </w:rPr>
      </w:pPr>
      <w:r w:rsidRPr="00903DBA">
        <w:rPr>
          <w:highlight w:val="white"/>
        </w:rPr>
        <w:t xml:space="preserve">      }</w:t>
      </w:r>
    </w:p>
    <w:p w14:paraId="4AB7C432" w14:textId="77777777" w:rsidR="00F0216C" w:rsidRPr="00903DBA" w:rsidRDefault="00F0216C" w:rsidP="00F0216C">
      <w:pPr>
        <w:pStyle w:val="Code"/>
        <w:rPr>
          <w:highlight w:val="white"/>
        </w:rPr>
      </w:pPr>
      <w:r w:rsidRPr="00903DBA">
        <w:rPr>
          <w:highlight w:val="white"/>
        </w:rPr>
        <w:t xml:space="preserve">      else {</w:t>
      </w:r>
    </w:p>
    <w:p w14:paraId="06EE80C5" w14:textId="77777777" w:rsidR="00F0216C" w:rsidRPr="00903DBA" w:rsidRDefault="00F0216C" w:rsidP="00F0216C">
      <w:pPr>
        <w:pStyle w:val="Code"/>
        <w:rPr>
          <w:highlight w:val="white"/>
        </w:rPr>
      </w:pPr>
      <w:r w:rsidRPr="00903DBA">
        <w:rPr>
          <w:highlight w:val="white"/>
        </w:rPr>
        <w:t xml:space="preserve">        resultValue = new StaticValue(symbol.UniqueName, offset);</w:t>
      </w:r>
    </w:p>
    <w:p w14:paraId="06CEA770" w14:textId="77777777" w:rsidR="00F0216C" w:rsidRPr="00903DBA" w:rsidRDefault="00F0216C" w:rsidP="00F0216C">
      <w:pPr>
        <w:pStyle w:val="Code"/>
        <w:rPr>
          <w:highlight w:val="white"/>
        </w:rPr>
      </w:pPr>
      <w:r w:rsidRPr="00903DBA">
        <w:rPr>
          <w:highlight w:val="white"/>
        </w:rPr>
        <w:t xml:space="preserve">      }</w:t>
      </w:r>
    </w:p>
    <w:p w14:paraId="40FA2B0F" w14:textId="77777777" w:rsidR="00F0216C" w:rsidRPr="00903DBA" w:rsidRDefault="00F0216C" w:rsidP="00F0216C">
      <w:pPr>
        <w:pStyle w:val="Code"/>
        <w:rPr>
          <w:highlight w:val="white"/>
        </w:rPr>
      </w:pPr>
    </w:p>
    <w:p w14:paraId="5852C134" w14:textId="77777777" w:rsidR="00F0216C" w:rsidRPr="00903DBA" w:rsidRDefault="00F0216C" w:rsidP="00F0216C">
      <w:pPr>
        <w:pStyle w:val="Code"/>
        <w:rPr>
          <w:highlight w:val="white"/>
        </w:rPr>
      </w:pPr>
      <w:r w:rsidRPr="00903DBA">
        <w:rPr>
          <w:highlight w:val="white"/>
        </w:rPr>
        <w:t xml:space="preserve">      Symbol resultSymbol = new Symbol(symbol.Type, resultValue);</w:t>
      </w:r>
    </w:p>
    <w:p w14:paraId="5D00E3BE" w14:textId="77777777" w:rsidR="00F0216C" w:rsidRPr="00903DBA" w:rsidRDefault="00F0216C" w:rsidP="00F0216C">
      <w:pPr>
        <w:pStyle w:val="Code"/>
        <w:rPr>
          <w:highlight w:val="white"/>
        </w:rPr>
      </w:pPr>
      <w:r w:rsidRPr="00903DBA">
        <w:rPr>
          <w:highlight w:val="white"/>
        </w:rPr>
        <w:t xml:space="preserve">      return (new Expression(resultSymbol, null, null));</w:t>
      </w:r>
    </w:p>
    <w:p w14:paraId="062DD388" w14:textId="77777777" w:rsidR="00F0216C" w:rsidRPr="00903DBA" w:rsidRDefault="00F0216C" w:rsidP="00F0216C">
      <w:pPr>
        <w:pStyle w:val="Code"/>
        <w:rPr>
          <w:highlight w:val="white"/>
        </w:rPr>
      </w:pPr>
      <w:r w:rsidRPr="00903DBA">
        <w:rPr>
          <w:highlight w:val="white"/>
        </w:rPr>
        <w:t xml:space="preserve">    }</w:t>
      </w:r>
    </w:p>
    <w:p w14:paraId="41906AF4" w14:textId="43C1D1CB" w:rsidR="00C8332E" w:rsidRPr="00903DBA" w:rsidRDefault="009B2E26" w:rsidP="009B2E26">
      <w:pPr>
        <w:rPr>
          <w:highlight w:val="white"/>
        </w:rPr>
      </w:pPr>
      <w:r w:rsidRPr="00903DBA">
        <w:rPr>
          <w:highlight w:val="white"/>
        </w:rPr>
        <w:t xml:space="preserve">Finally, we have to unary case. There </w:t>
      </w:r>
      <w:r w:rsidR="00D97C9B" w:rsidRPr="00903DBA">
        <w:rPr>
          <w:highlight w:val="white"/>
        </w:rPr>
        <w:t>is only one r</w:t>
      </w:r>
      <w:r w:rsidRPr="00903DBA">
        <w:rPr>
          <w:highlight w:val="white"/>
        </w:rPr>
        <w:t>elevant operator:</w:t>
      </w:r>
      <w:r w:rsidR="002E29FB" w:rsidRPr="00903DBA">
        <w:rPr>
          <w:highlight w:val="white"/>
        </w:rPr>
        <w:t xml:space="preserve"> the</w:t>
      </w:r>
      <w:r w:rsidRPr="00903DBA">
        <w:rPr>
          <w:highlight w:val="white"/>
        </w:rPr>
        <w:t xml:space="preserve"> address</w:t>
      </w:r>
      <w:r w:rsidR="002E29FB" w:rsidRPr="00903DBA">
        <w:rPr>
          <w:highlight w:val="white"/>
        </w:rPr>
        <w:t xml:space="preserve"> operator</w:t>
      </w:r>
      <w:r w:rsidRPr="00903DBA">
        <w:rPr>
          <w:highlight w:val="white"/>
        </w:rPr>
        <w:t>.</w:t>
      </w:r>
    </w:p>
    <w:p w14:paraId="2498B613" w14:textId="77777777" w:rsidR="00D75FFB" w:rsidRPr="00903DBA" w:rsidRDefault="00DD0FD2" w:rsidP="00D75FFB">
      <w:pPr>
        <w:pStyle w:val="Code"/>
        <w:rPr>
          <w:highlight w:val="white"/>
        </w:rPr>
      </w:pPr>
      <w:r w:rsidRPr="00903DBA">
        <w:rPr>
          <w:highlight w:val="white"/>
        </w:rPr>
        <w:t xml:space="preserve">    public static Expression Unary(MiddleOperator middleOp,</w:t>
      </w:r>
    </w:p>
    <w:p w14:paraId="4C319B30" w14:textId="4362096F" w:rsidR="00DD0FD2" w:rsidRPr="00903DBA" w:rsidRDefault="00D75FFB" w:rsidP="00D75FFB">
      <w:pPr>
        <w:pStyle w:val="Code"/>
        <w:rPr>
          <w:highlight w:val="white"/>
        </w:rPr>
      </w:pPr>
      <w:r w:rsidRPr="00903DBA">
        <w:rPr>
          <w:highlight w:val="white"/>
        </w:rPr>
        <w:t xml:space="preserve">                                   </w:t>
      </w:r>
      <w:r w:rsidR="00DD0FD2" w:rsidRPr="00903DBA">
        <w:rPr>
          <w:highlight w:val="white"/>
        </w:rPr>
        <w:t>Expression expression) {</w:t>
      </w:r>
    </w:p>
    <w:p w14:paraId="79157A88" w14:textId="350D298A" w:rsidR="00C8332E" w:rsidRPr="00903DBA" w:rsidRDefault="00DD0FD2" w:rsidP="009B2E26">
      <w:pPr>
        <w:pStyle w:val="Code"/>
        <w:rPr>
          <w:highlight w:val="white"/>
        </w:rPr>
      </w:pPr>
      <w:r w:rsidRPr="00903DBA">
        <w:rPr>
          <w:highlight w:val="white"/>
        </w:rPr>
        <w:t xml:space="preserve">      Symbol symbol = expression.Symbol;</w:t>
      </w:r>
    </w:p>
    <w:p w14:paraId="5F13DE1A" w14:textId="3344FF1A" w:rsidR="001E34CD" w:rsidRPr="00903DBA" w:rsidRDefault="001E34CD" w:rsidP="001E34CD">
      <w:pPr>
        <w:rPr>
          <w:highlight w:val="white"/>
        </w:rPr>
      </w:pPr>
      <w:r w:rsidRPr="00903DBA">
        <w:rPr>
          <w:highlight w:val="white"/>
        </w:rPr>
        <w:t xml:space="preserve">If the symbol in the address case is a </w:t>
      </w:r>
      <w:r w:rsidR="00A258BB" w:rsidRPr="00903DBA">
        <w:rPr>
          <w:highlight w:val="white"/>
        </w:rPr>
        <w:t xml:space="preserve">static value, we </w:t>
      </w:r>
      <w:r w:rsidR="00427791" w:rsidRPr="00903DBA">
        <w:rPr>
          <w:highlight w:val="white"/>
        </w:rPr>
        <w:t>create a</w:t>
      </w:r>
      <w:r w:rsidR="00A258BB" w:rsidRPr="00903DBA">
        <w:rPr>
          <w:highlight w:val="white"/>
        </w:rPr>
        <w:t xml:space="preserve"> static address</w:t>
      </w:r>
      <w:r w:rsidR="00427791" w:rsidRPr="00903DBA">
        <w:rPr>
          <w:highlight w:val="white"/>
        </w:rPr>
        <w:t xml:space="preserve"> with the same name and offset.</w:t>
      </w:r>
    </w:p>
    <w:p w14:paraId="3D84437E" w14:textId="77777777" w:rsidR="00DD0FD2" w:rsidRPr="00903DBA" w:rsidRDefault="00DD0FD2" w:rsidP="00DD0FD2">
      <w:pPr>
        <w:pStyle w:val="Code"/>
        <w:rPr>
          <w:highlight w:val="white"/>
        </w:rPr>
      </w:pPr>
      <w:r w:rsidRPr="00903DBA">
        <w:rPr>
          <w:highlight w:val="white"/>
        </w:rPr>
        <w:t xml:space="preserve">      switch (middleOp) {</w:t>
      </w:r>
    </w:p>
    <w:p w14:paraId="161E1D68" w14:textId="77777777" w:rsidR="00DD0FD2" w:rsidRPr="00903DBA" w:rsidRDefault="00DD0FD2" w:rsidP="00DD0FD2">
      <w:pPr>
        <w:pStyle w:val="Code"/>
        <w:rPr>
          <w:highlight w:val="white"/>
        </w:rPr>
      </w:pPr>
      <w:r w:rsidRPr="00903DBA">
        <w:rPr>
          <w:highlight w:val="white"/>
        </w:rPr>
        <w:t xml:space="preserve">        case MiddleOperator.Address:</w:t>
      </w:r>
    </w:p>
    <w:p w14:paraId="1C5AD016" w14:textId="77777777" w:rsidR="00DD0FD2" w:rsidRPr="00903DBA" w:rsidRDefault="00DD0FD2" w:rsidP="00DD0FD2">
      <w:pPr>
        <w:pStyle w:val="Code"/>
        <w:rPr>
          <w:highlight w:val="white"/>
        </w:rPr>
      </w:pPr>
      <w:r w:rsidRPr="00903DBA">
        <w:rPr>
          <w:highlight w:val="white"/>
        </w:rPr>
        <w:t xml:space="preserve">          if (symbol.Value is StaticValue) { // &amp;a[i], &amp;s.i</w:t>
      </w:r>
    </w:p>
    <w:p w14:paraId="62EDA366" w14:textId="77777777" w:rsidR="00DD0FD2" w:rsidRPr="00903DBA" w:rsidRDefault="00DD0FD2" w:rsidP="00DD0FD2">
      <w:pPr>
        <w:pStyle w:val="Code"/>
        <w:rPr>
          <w:highlight w:val="white"/>
        </w:rPr>
      </w:pPr>
      <w:r w:rsidRPr="00903DBA">
        <w:rPr>
          <w:highlight w:val="white"/>
        </w:rPr>
        <w:t xml:space="preserve">            StaticValue staticValue = (StaticValue) symbol.Value;</w:t>
      </w:r>
    </w:p>
    <w:p w14:paraId="51A25DDD" w14:textId="77777777" w:rsidR="00DD0FD2" w:rsidRPr="00903DBA" w:rsidRDefault="00DD0FD2" w:rsidP="00DD0FD2">
      <w:pPr>
        <w:pStyle w:val="Code"/>
        <w:rPr>
          <w:highlight w:val="white"/>
        </w:rPr>
      </w:pPr>
      <w:r w:rsidRPr="00903DBA">
        <w:rPr>
          <w:highlight w:val="white"/>
        </w:rPr>
        <w:t xml:space="preserve">            StaticAddress staticAddress =</w:t>
      </w:r>
    </w:p>
    <w:p w14:paraId="5CF7D102" w14:textId="77777777" w:rsidR="00DD0FD2" w:rsidRPr="00903DBA" w:rsidRDefault="00DD0FD2" w:rsidP="00DD0FD2">
      <w:pPr>
        <w:pStyle w:val="Code"/>
        <w:rPr>
          <w:highlight w:val="white"/>
        </w:rPr>
      </w:pPr>
      <w:r w:rsidRPr="00903DBA">
        <w:rPr>
          <w:highlight w:val="white"/>
        </w:rPr>
        <w:t xml:space="preserve">              new StaticAddress(staticValue.UniqueName, staticValue.Offset);</w:t>
      </w:r>
    </w:p>
    <w:p w14:paraId="5EF97943" w14:textId="77777777" w:rsidR="00DD0FD2" w:rsidRPr="00903DBA" w:rsidRDefault="00DD0FD2" w:rsidP="00DD0FD2">
      <w:pPr>
        <w:pStyle w:val="Code"/>
        <w:rPr>
          <w:highlight w:val="white"/>
        </w:rPr>
      </w:pPr>
      <w:r w:rsidRPr="00903DBA">
        <w:rPr>
          <w:highlight w:val="white"/>
        </w:rPr>
        <w:t xml:space="preserve">            Symbol resultSymbol =</w:t>
      </w:r>
    </w:p>
    <w:p w14:paraId="2A1A1EE2" w14:textId="7DE2ED30" w:rsidR="00DD0FD2" w:rsidRPr="00903DBA" w:rsidRDefault="00DD0FD2" w:rsidP="00DD0FD2">
      <w:pPr>
        <w:pStyle w:val="Code"/>
        <w:rPr>
          <w:highlight w:val="white"/>
        </w:rPr>
      </w:pPr>
      <w:r w:rsidRPr="00903DBA">
        <w:rPr>
          <w:highlight w:val="white"/>
        </w:rPr>
        <w:t xml:space="preserve">              new Symbol(new Type(symbol.Type), staticAddress);</w:t>
      </w:r>
    </w:p>
    <w:p w14:paraId="471F7FD2"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776C37" w14:textId="77777777" w:rsidR="00DD0FD2" w:rsidRPr="00903DBA" w:rsidRDefault="00DD0FD2" w:rsidP="00DD0FD2">
      <w:pPr>
        <w:pStyle w:val="Code"/>
        <w:rPr>
          <w:highlight w:val="white"/>
        </w:rPr>
      </w:pPr>
      <w:r w:rsidRPr="00903DBA">
        <w:rPr>
          <w:highlight w:val="white"/>
        </w:rPr>
        <w:t xml:space="preserve">          }</w:t>
      </w:r>
    </w:p>
    <w:p w14:paraId="5FF630AE" w14:textId="3D81AB89" w:rsidR="00427791" w:rsidRPr="00903DBA" w:rsidRDefault="00427791" w:rsidP="00427791">
      <w:pPr>
        <w:rPr>
          <w:highlight w:val="white"/>
        </w:rPr>
      </w:pPr>
      <w:r w:rsidRPr="00903DBA">
        <w:rPr>
          <w:highlight w:val="white"/>
        </w:rPr>
        <w:t>If the symbol is extern or static,</w:t>
      </w:r>
      <w:r w:rsidR="009023EB" w:rsidRPr="00903DBA">
        <w:rPr>
          <w:highlight w:val="white"/>
        </w:rPr>
        <w:t xml:space="preserve"> we create a static address,</w:t>
      </w:r>
      <w:r w:rsidR="00BF7245" w:rsidRPr="00903DBA">
        <w:rPr>
          <w:highlight w:val="white"/>
        </w:rPr>
        <w:t xml:space="preserve"> with the symbol name and offset zero.</w:t>
      </w:r>
    </w:p>
    <w:p w14:paraId="42F1B438" w14:textId="77777777" w:rsidR="00DD0FD2" w:rsidRPr="00903DBA" w:rsidRDefault="00DD0FD2" w:rsidP="00DD0FD2">
      <w:pPr>
        <w:pStyle w:val="Code"/>
        <w:rPr>
          <w:highlight w:val="white"/>
        </w:rPr>
      </w:pPr>
      <w:r w:rsidRPr="00903DBA">
        <w:rPr>
          <w:highlight w:val="white"/>
        </w:rPr>
        <w:t xml:space="preserve">          else if (symbol.IsExternOrStatic()) { // &amp;i</w:t>
      </w:r>
    </w:p>
    <w:p w14:paraId="58D549C9" w14:textId="77777777" w:rsidR="00DD0FD2" w:rsidRPr="00903DBA" w:rsidRDefault="00DD0FD2" w:rsidP="00DD0FD2">
      <w:pPr>
        <w:pStyle w:val="Code"/>
        <w:rPr>
          <w:highlight w:val="white"/>
        </w:rPr>
      </w:pPr>
      <w:r w:rsidRPr="00903DBA">
        <w:rPr>
          <w:highlight w:val="white"/>
        </w:rPr>
        <w:t xml:space="preserve">            StaticAddress staticAddress =</w:t>
      </w:r>
    </w:p>
    <w:p w14:paraId="4D9B9B37" w14:textId="6BDDD250" w:rsidR="00DD0FD2" w:rsidRPr="00903DBA" w:rsidRDefault="00DD0FD2" w:rsidP="00DD0FD2">
      <w:pPr>
        <w:pStyle w:val="Code"/>
        <w:rPr>
          <w:highlight w:val="white"/>
        </w:rPr>
      </w:pPr>
      <w:r w:rsidRPr="00903DBA">
        <w:rPr>
          <w:highlight w:val="white"/>
        </w:rPr>
        <w:t xml:space="preserve">              new StaticAddress(symbol.UniqueName, 0);</w:t>
      </w:r>
    </w:p>
    <w:p w14:paraId="35A15AAD" w14:textId="77777777" w:rsidR="00DD0FD2" w:rsidRPr="00903DBA" w:rsidRDefault="00DD0FD2" w:rsidP="00DD0FD2">
      <w:pPr>
        <w:pStyle w:val="Code"/>
        <w:rPr>
          <w:highlight w:val="white"/>
        </w:rPr>
      </w:pPr>
      <w:r w:rsidRPr="00903DBA">
        <w:rPr>
          <w:highlight w:val="white"/>
        </w:rPr>
        <w:t xml:space="preserve">            Symbol resultSymbol =</w:t>
      </w:r>
    </w:p>
    <w:p w14:paraId="659E62C5" w14:textId="1F95DDEF" w:rsidR="00DD0FD2" w:rsidRPr="00903DBA" w:rsidRDefault="00DD0FD2" w:rsidP="00DD0FD2">
      <w:pPr>
        <w:pStyle w:val="Code"/>
        <w:rPr>
          <w:highlight w:val="white"/>
        </w:rPr>
      </w:pPr>
      <w:r w:rsidRPr="00903DBA">
        <w:rPr>
          <w:highlight w:val="white"/>
        </w:rPr>
        <w:t xml:space="preserve">              new Symbol(new Type(symbol.Type), staticAddress);</w:t>
      </w:r>
    </w:p>
    <w:p w14:paraId="08401EF3" w14:textId="77777777" w:rsidR="00DD0FD2" w:rsidRPr="00903DBA" w:rsidRDefault="00DD0FD2" w:rsidP="00DD0FD2">
      <w:pPr>
        <w:pStyle w:val="Code"/>
        <w:rPr>
          <w:highlight w:val="white"/>
        </w:rPr>
      </w:pPr>
      <w:r w:rsidRPr="00903DBA">
        <w:rPr>
          <w:highlight w:val="white"/>
        </w:rPr>
        <w:t xml:space="preserve">            return (new Expression(resultSymbol, null, null));</w:t>
      </w:r>
    </w:p>
    <w:p w14:paraId="1EEFFBAA" w14:textId="77777777" w:rsidR="00DD0FD2" w:rsidRPr="00903DBA" w:rsidRDefault="00DD0FD2" w:rsidP="00DD0FD2">
      <w:pPr>
        <w:pStyle w:val="Code"/>
        <w:rPr>
          <w:highlight w:val="white"/>
        </w:rPr>
      </w:pPr>
      <w:r w:rsidRPr="00903DBA">
        <w:rPr>
          <w:highlight w:val="white"/>
        </w:rPr>
        <w:t xml:space="preserve">          }</w:t>
      </w:r>
    </w:p>
    <w:p w14:paraId="779662C0" w14:textId="77777777" w:rsidR="00DD0FD2" w:rsidRPr="00903DBA" w:rsidRDefault="00DD0FD2" w:rsidP="00DD0FD2">
      <w:pPr>
        <w:pStyle w:val="Code"/>
        <w:rPr>
          <w:highlight w:val="white"/>
        </w:rPr>
      </w:pPr>
      <w:r w:rsidRPr="00903DBA">
        <w:rPr>
          <w:highlight w:val="white"/>
        </w:rPr>
        <w:t xml:space="preserve">          break;</w:t>
      </w:r>
    </w:p>
    <w:p w14:paraId="3E5FDF6C" w14:textId="34523B5C" w:rsidR="00BF7245" w:rsidRPr="00903DBA" w:rsidRDefault="0072527F" w:rsidP="00BF7245">
      <w:pPr>
        <w:pStyle w:val="Code"/>
        <w:rPr>
          <w:highlight w:val="white"/>
        </w:rPr>
      </w:pPr>
      <w:r w:rsidRPr="00903DBA">
        <w:rPr>
          <w:highlight w:val="white"/>
        </w:rPr>
        <w:t xml:space="preserve">  </w:t>
      </w:r>
      <w:r w:rsidR="00BF7245" w:rsidRPr="00903DBA">
        <w:rPr>
          <w:highlight w:val="white"/>
        </w:rPr>
        <w:t xml:space="preserve">      }</w:t>
      </w:r>
    </w:p>
    <w:p w14:paraId="1EFA7681" w14:textId="77777777" w:rsidR="00C8332E" w:rsidRPr="00903DBA" w:rsidRDefault="00C8332E" w:rsidP="009B2E26">
      <w:pPr>
        <w:pStyle w:val="Code"/>
        <w:rPr>
          <w:highlight w:val="white"/>
        </w:rPr>
      </w:pPr>
      <w:r w:rsidRPr="00903DBA">
        <w:rPr>
          <w:highlight w:val="white"/>
        </w:rPr>
        <w:t xml:space="preserve">      }</w:t>
      </w:r>
    </w:p>
    <w:p w14:paraId="09A0FE18" w14:textId="77777777" w:rsidR="00C8332E" w:rsidRPr="00903DBA" w:rsidRDefault="00C8332E" w:rsidP="009B2E26">
      <w:pPr>
        <w:pStyle w:val="Code"/>
        <w:rPr>
          <w:highlight w:val="white"/>
        </w:rPr>
      </w:pPr>
    </w:p>
    <w:p w14:paraId="0040A049" w14:textId="77777777" w:rsidR="00C8332E" w:rsidRPr="00903DBA" w:rsidRDefault="00C8332E" w:rsidP="009B2E26">
      <w:pPr>
        <w:pStyle w:val="Code"/>
        <w:rPr>
          <w:highlight w:val="white"/>
        </w:rPr>
      </w:pPr>
      <w:r w:rsidRPr="00903DBA">
        <w:rPr>
          <w:highlight w:val="white"/>
        </w:rPr>
        <w:t xml:space="preserve">      return null;</w:t>
      </w:r>
    </w:p>
    <w:p w14:paraId="4A51C186" w14:textId="1A73EB1C" w:rsidR="00C8332E" w:rsidRPr="00903DBA" w:rsidRDefault="00C8332E" w:rsidP="009B2E26">
      <w:pPr>
        <w:pStyle w:val="Code"/>
        <w:rPr>
          <w:highlight w:val="white"/>
        </w:rPr>
      </w:pPr>
      <w:r w:rsidRPr="00903DBA">
        <w:rPr>
          <w:highlight w:val="white"/>
        </w:rPr>
        <w:t xml:space="preserve">    }</w:t>
      </w:r>
    </w:p>
    <w:p w14:paraId="3D7A0394" w14:textId="77777777" w:rsidR="00C8332E" w:rsidRPr="00903DBA" w:rsidRDefault="00C8332E" w:rsidP="009B2E26">
      <w:pPr>
        <w:pStyle w:val="Code"/>
        <w:rPr>
          <w:highlight w:val="white"/>
        </w:rPr>
      </w:pPr>
      <w:r w:rsidRPr="00903DBA">
        <w:rPr>
          <w:highlight w:val="white"/>
        </w:rPr>
        <w:t xml:space="preserve">  }</w:t>
      </w:r>
    </w:p>
    <w:p w14:paraId="1C69A70D" w14:textId="7F7E1DF8" w:rsidR="00B838C8" w:rsidRPr="00903DBA" w:rsidRDefault="00C8332E" w:rsidP="009B2E26">
      <w:pPr>
        <w:pStyle w:val="Code"/>
      </w:pPr>
      <w:r w:rsidRPr="00903DBA">
        <w:rPr>
          <w:highlight w:val="white"/>
        </w:rPr>
        <w:t>}</w:t>
      </w:r>
    </w:p>
    <w:p w14:paraId="240CCCC5" w14:textId="7172E3D3" w:rsidR="00EF74E4" w:rsidRPr="00903DBA" w:rsidRDefault="00C37108" w:rsidP="00485A24">
      <w:pPr>
        <w:pStyle w:val="Rubrik1"/>
      </w:pPr>
      <w:bookmarkStart w:id="351" w:name="_Toc57656053"/>
      <w:r w:rsidRPr="00903DBA">
        <w:lastRenderedPageBreak/>
        <w:t>Initialization</w:t>
      </w:r>
      <w:bookmarkEnd w:id="351"/>
    </w:p>
    <w:p w14:paraId="3E8BC185" w14:textId="127E175B" w:rsidR="00CE2068" w:rsidRPr="00903DBA" w:rsidRDefault="00A5295F" w:rsidP="00A5295F">
      <w:r w:rsidRPr="00903DBA">
        <w:t xml:space="preserve">In C, it is possible to initialize simple and compound variables. Therefore, we need </w:t>
      </w:r>
      <w:ins w:id="352" w:author="Stefan Bjornander" w:date="2015-04-25T17:28:00Z">
        <w:r w:rsidRPr="00903DBA">
          <w:t xml:space="preserve">to check that </w:t>
        </w:r>
      </w:ins>
      <w:del w:id="353" w:author="Stefan Bjornander" w:date="2015-04-25T17:28:00Z">
        <w:r w:rsidRPr="00903DBA" w:rsidDel="00A35C17">
          <w:delText>a way to make sure</w:delText>
        </w:r>
      </w:del>
      <w:ins w:id="354" w:author="Stefan Bjornander" w:date="2015-04-25T17:27:00Z">
        <w:r w:rsidRPr="00903DBA">
          <w:t xml:space="preserve">the </w:t>
        </w:r>
      </w:ins>
      <w:r w:rsidRPr="00903DBA">
        <w:t xml:space="preserve">initialized </w:t>
      </w:r>
      <w:ins w:id="355" w:author="Stefan Bjornander" w:date="2015-04-25T17:28:00Z">
        <w:r w:rsidRPr="00903DBA">
          <w:t>value has the correct type</w:t>
        </w:r>
      </w:ins>
      <w:r w:rsidRPr="00903DBA">
        <w:t xml:space="preserve">. </w:t>
      </w:r>
      <w:r w:rsidR="005B5DC9" w:rsidRPr="00903DBA">
        <w:t>T</w:t>
      </w:r>
      <w:r w:rsidRPr="00903DBA">
        <w:t xml:space="preserve">here are two kinds of initialization: static and stack. </w:t>
      </w:r>
      <w:r w:rsidR="005B5DC9" w:rsidRPr="00903DBA">
        <w:t>They perform the same task: matching a type against an initializer. However, s</w:t>
      </w:r>
      <w:r w:rsidRPr="00903DBA">
        <w:t xml:space="preserve">tatic initialization results in a </w:t>
      </w:r>
      <w:r w:rsidR="003041E2" w:rsidRPr="00903DBA">
        <w:t>memory block</w:t>
      </w:r>
      <w:r w:rsidR="005B5DC9" w:rsidRPr="00903DBA">
        <w:t xml:space="preserve"> while</w:t>
      </w:r>
      <w:r w:rsidRPr="00903DBA">
        <w:t xml:space="preserve"> stack initialization results in a sequence of assignment</w:t>
      </w:r>
      <w:r w:rsidR="00B6600A" w:rsidRPr="00903DBA">
        <w:t xml:space="preserve"> </w:t>
      </w:r>
      <w:r w:rsidRPr="00903DBA">
        <w:t>instructions.</w:t>
      </w:r>
      <w:r w:rsidR="005B5DC9" w:rsidRPr="00903DBA">
        <w:t xml:space="preserve"> </w:t>
      </w:r>
      <w:r w:rsidR="00CE2068" w:rsidRPr="00903DBA">
        <w:t>The initializer may be an expression or a recursive list of expressions; that is, the list may hold sub lists.</w:t>
      </w:r>
    </w:p>
    <w:p w14:paraId="64D65D9E" w14:textId="23C1CBCD" w:rsidR="00A5295F" w:rsidRPr="00903DBA" w:rsidRDefault="00A5295F" w:rsidP="00B6513C">
      <w:r w:rsidRPr="00903DBA">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903DBA" w14:paraId="060B1546" w14:textId="77777777" w:rsidTr="00A5295F">
        <w:tc>
          <w:tcPr>
            <w:tcW w:w="3116" w:type="dxa"/>
          </w:tcPr>
          <w:p w14:paraId="0ED26811" w14:textId="77777777" w:rsidR="00A5295F" w:rsidRPr="00903DBA" w:rsidRDefault="00A5295F" w:rsidP="00A5295F">
            <w:pPr>
              <w:rPr>
                <w:b/>
              </w:rPr>
            </w:pPr>
            <w:r w:rsidRPr="00903DBA">
              <w:rPr>
                <w:b/>
              </w:rPr>
              <w:t>Variable</w:t>
            </w:r>
          </w:p>
        </w:tc>
        <w:tc>
          <w:tcPr>
            <w:tcW w:w="3117" w:type="dxa"/>
          </w:tcPr>
          <w:p w14:paraId="38EF1CB5" w14:textId="77777777" w:rsidR="00A5295F" w:rsidRPr="00903DBA" w:rsidRDefault="00A5295F" w:rsidP="00A5295F">
            <w:pPr>
              <w:rPr>
                <w:b/>
              </w:rPr>
            </w:pPr>
            <w:r w:rsidRPr="00903DBA">
              <w:rPr>
                <w:b/>
              </w:rPr>
              <w:t>Initializer</w:t>
            </w:r>
          </w:p>
        </w:tc>
        <w:tc>
          <w:tcPr>
            <w:tcW w:w="3117" w:type="dxa"/>
          </w:tcPr>
          <w:p w14:paraId="482D1F00" w14:textId="77777777" w:rsidR="00A5295F" w:rsidRPr="00903DBA" w:rsidRDefault="00A5295F" w:rsidP="00A5295F">
            <w:pPr>
              <w:rPr>
                <w:b/>
              </w:rPr>
            </w:pPr>
            <w:r w:rsidRPr="00903DBA">
              <w:rPr>
                <w:b/>
              </w:rPr>
              <w:t>Example</w:t>
            </w:r>
          </w:p>
        </w:tc>
      </w:tr>
      <w:tr w:rsidR="00A5295F" w:rsidRPr="00903DBA" w14:paraId="3FA0065E" w14:textId="77777777" w:rsidTr="00A5295F">
        <w:tc>
          <w:tcPr>
            <w:tcW w:w="3116" w:type="dxa"/>
          </w:tcPr>
          <w:p w14:paraId="723BE2D6" w14:textId="77777777" w:rsidR="00A5295F" w:rsidRPr="00903DBA" w:rsidRDefault="00A5295F" w:rsidP="00A5295F">
            <w:r w:rsidRPr="00903DBA">
              <w:t>Pointer</w:t>
            </w:r>
          </w:p>
        </w:tc>
        <w:tc>
          <w:tcPr>
            <w:tcW w:w="3117" w:type="dxa"/>
          </w:tcPr>
          <w:p w14:paraId="7E7A25B9" w14:textId="77777777" w:rsidR="00A5295F" w:rsidRPr="00903DBA" w:rsidRDefault="00A5295F" w:rsidP="00A5295F">
            <w:r w:rsidRPr="00903DBA">
              <w:t>Address</w:t>
            </w:r>
          </w:p>
        </w:tc>
        <w:tc>
          <w:tcPr>
            <w:tcW w:w="3117" w:type="dxa"/>
          </w:tcPr>
          <w:p w14:paraId="2F061F52" w14:textId="77777777" w:rsidR="00A5295F" w:rsidRPr="00903DBA" w:rsidRDefault="00A5295F" w:rsidP="00A5295F">
            <w:pPr>
              <w:pStyle w:val="Code"/>
            </w:pPr>
            <w:r w:rsidRPr="00903DBA">
              <w:t>static int array[3];</w:t>
            </w:r>
          </w:p>
          <w:p w14:paraId="18EC6309" w14:textId="77777777" w:rsidR="00A5295F" w:rsidRPr="00903DBA" w:rsidRDefault="00A5295F" w:rsidP="00A5295F">
            <w:pPr>
              <w:pStyle w:val="Code"/>
            </w:pPr>
            <w:r w:rsidRPr="00903DBA">
              <w:t>static int* p = &amp;a[2];</w:t>
            </w:r>
          </w:p>
        </w:tc>
      </w:tr>
      <w:tr w:rsidR="00A5295F" w:rsidRPr="00903DBA" w14:paraId="1AD6A88D" w14:textId="77777777" w:rsidTr="00A5295F">
        <w:tc>
          <w:tcPr>
            <w:tcW w:w="3116" w:type="dxa"/>
          </w:tcPr>
          <w:p w14:paraId="79212387" w14:textId="77777777" w:rsidR="00A5295F" w:rsidRPr="00903DBA" w:rsidRDefault="00A5295F" w:rsidP="00A5295F">
            <w:r w:rsidRPr="00903DBA">
              <w:t>Pointer to signed or unsigned char</w:t>
            </w:r>
          </w:p>
        </w:tc>
        <w:tc>
          <w:tcPr>
            <w:tcW w:w="3117" w:type="dxa"/>
          </w:tcPr>
          <w:p w14:paraId="075CFB04" w14:textId="77777777" w:rsidR="00A5295F" w:rsidRPr="00903DBA" w:rsidRDefault="00A5295F" w:rsidP="00A5295F">
            <w:r w:rsidRPr="00903DBA">
              <w:t>String</w:t>
            </w:r>
          </w:p>
        </w:tc>
        <w:tc>
          <w:tcPr>
            <w:tcW w:w="3117" w:type="dxa"/>
          </w:tcPr>
          <w:p w14:paraId="15167D6E" w14:textId="77777777" w:rsidR="00A5295F" w:rsidRPr="00903DBA" w:rsidRDefault="00A5295F" w:rsidP="00A5295F">
            <w:pPr>
              <w:pStyle w:val="Code"/>
            </w:pPr>
            <w:r w:rsidRPr="00903DBA">
              <w:t>static char *p = “Hello”;</w:t>
            </w:r>
          </w:p>
        </w:tc>
      </w:tr>
      <w:tr w:rsidR="00A5295F" w:rsidRPr="00903DBA" w14:paraId="37F0B278" w14:textId="77777777" w:rsidTr="00A5295F">
        <w:tc>
          <w:tcPr>
            <w:tcW w:w="3116" w:type="dxa"/>
          </w:tcPr>
          <w:p w14:paraId="380CD68E" w14:textId="77777777" w:rsidR="00A5295F" w:rsidRPr="00903DBA" w:rsidRDefault="00A5295F" w:rsidP="00A5295F">
            <w:r w:rsidRPr="00903DBA">
              <w:t>Pointer</w:t>
            </w:r>
          </w:p>
        </w:tc>
        <w:tc>
          <w:tcPr>
            <w:tcW w:w="3117" w:type="dxa"/>
          </w:tcPr>
          <w:p w14:paraId="5F8FDB4D" w14:textId="77777777" w:rsidR="00A5295F" w:rsidRPr="00903DBA" w:rsidRDefault="00A5295F" w:rsidP="00A5295F">
            <w:r w:rsidRPr="00903DBA">
              <w:t>List</w:t>
            </w:r>
          </w:p>
        </w:tc>
        <w:tc>
          <w:tcPr>
            <w:tcW w:w="3117" w:type="dxa"/>
          </w:tcPr>
          <w:p w14:paraId="2CDD1162" w14:textId="77777777" w:rsidR="00A5295F" w:rsidRPr="00903DBA" w:rsidRDefault="00A5295F" w:rsidP="00A5295F">
            <w:pPr>
              <w:pStyle w:val="Code"/>
            </w:pPr>
            <w:r w:rsidRPr="00903DBA">
              <w:t>int *p = {1,2,3};</w:t>
            </w:r>
          </w:p>
        </w:tc>
      </w:tr>
      <w:tr w:rsidR="00A5295F" w:rsidRPr="00903DBA" w14:paraId="64942178" w14:textId="77777777" w:rsidTr="00A5295F">
        <w:tc>
          <w:tcPr>
            <w:tcW w:w="3116" w:type="dxa"/>
          </w:tcPr>
          <w:p w14:paraId="27FB8594" w14:textId="77777777" w:rsidR="00A5295F" w:rsidRPr="00903DBA" w:rsidRDefault="00A5295F" w:rsidP="00A5295F">
            <w:r w:rsidRPr="00903DBA">
              <w:t>Array</w:t>
            </w:r>
          </w:p>
        </w:tc>
        <w:tc>
          <w:tcPr>
            <w:tcW w:w="3117" w:type="dxa"/>
          </w:tcPr>
          <w:p w14:paraId="77404C63" w14:textId="77777777" w:rsidR="00A5295F" w:rsidRPr="00903DBA" w:rsidRDefault="00A5295F" w:rsidP="00A5295F">
            <w:r w:rsidRPr="00903DBA">
              <w:t>String</w:t>
            </w:r>
          </w:p>
        </w:tc>
        <w:tc>
          <w:tcPr>
            <w:tcW w:w="3117" w:type="dxa"/>
          </w:tcPr>
          <w:p w14:paraId="78BF790F" w14:textId="77777777" w:rsidR="00A5295F" w:rsidRPr="00903DBA" w:rsidRDefault="00A5295F" w:rsidP="00A5295F">
            <w:pPr>
              <w:pStyle w:val="Code"/>
            </w:pPr>
            <w:r w:rsidRPr="00903DBA">
              <w:t>char s[] = “World”;</w:t>
            </w:r>
          </w:p>
        </w:tc>
      </w:tr>
      <w:tr w:rsidR="00A5295F" w:rsidRPr="00903DBA" w14:paraId="51576DDA" w14:textId="77777777" w:rsidTr="00A5295F">
        <w:tc>
          <w:tcPr>
            <w:tcW w:w="3116" w:type="dxa"/>
          </w:tcPr>
          <w:p w14:paraId="21D4DD86" w14:textId="77777777" w:rsidR="00A5295F" w:rsidRPr="00903DBA" w:rsidRDefault="00A5295F" w:rsidP="00A5295F">
            <w:r w:rsidRPr="00903DBA">
              <w:t>Array</w:t>
            </w:r>
          </w:p>
        </w:tc>
        <w:tc>
          <w:tcPr>
            <w:tcW w:w="3117" w:type="dxa"/>
          </w:tcPr>
          <w:p w14:paraId="7E432ADA" w14:textId="77777777" w:rsidR="00A5295F" w:rsidRPr="00903DBA" w:rsidRDefault="00A5295F" w:rsidP="00A5295F">
            <w:r w:rsidRPr="00903DBA">
              <w:t>List</w:t>
            </w:r>
          </w:p>
        </w:tc>
        <w:tc>
          <w:tcPr>
            <w:tcW w:w="3117" w:type="dxa"/>
          </w:tcPr>
          <w:p w14:paraId="71CFF0D7" w14:textId="77777777" w:rsidR="00A5295F" w:rsidRPr="00903DBA" w:rsidRDefault="00A5295F" w:rsidP="00A5295F">
            <w:pPr>
              <w:pStyle w:val="Code"/>
            </w:pPr>
            <w:r w:rsidRPr="00903DBA">
              <w:t>Char st[] = {‘a’, ’b’, ‘c’};</w:t>
            </w:r>
          </w:p>
        </w:tc>
      </w:tr>
      <w:tr w:rsidR="00A5295F" w:rsidRPr="00903DBA" w14:paraId="3AD2D1C7" w14:textId="77777777" w:rsidTr="00A5295F">
        <w:tc>
          <w:tcPr>
            <w:tcW w:w="3116" w:type="dxa"/>
          </w:tcPr>
          <w:p w14:paraId="221E26E1" w14:textId="77777777" w:rsidR="00A5295F" w:rsidRPr="00903DBA" w:rsidRDefault="00A5295F" w:rsidP="00A5295F">
            <w:r w:rsidRPr="00903DBA">
              <w:t>Struct</w:t>
            </w:r>
          </w:p>
        </w:tc>
        <w:tc>
          <w:tcPr>
            <w:tcW w:w="3117" w:type="dxa"/>
          </w:tcPr>
          <w:p w14:paraId="79C641AD" w14:textId="77777777" w:rsidR="00A5295F" w:rsidRPr="00903DBA" w:rsidRDefault="00A5295F" w:rsidP="00A5295F">
            <w:r w:rsidRPr="00903DBA">
              <w:t>List</w:t>
            </w:r>
          </w:p>
        </w:tc>
        <w:tc>
          <w:tcPr>
            <w:tcW w:w="3117" w:type="dxa"/>
          </w:tcPr>
          <w:p w14:paraId="45D2960A" w14:textId="77777777" w:rsidR="00A5295F" w:rsidRPr="00903DBA" w:rsidRDefault="00A5295F" w:rsidP="00A5295F"/>
        </w:tc>
      </w:tr>
      <w:tr w:rsidR="00A5295F" w:rsidRPr="00903DBA" w14:paraId="0707F771" w14:textId="77777777" w:rsidTr="00A5295F">
        <w:tc>
          <w:tcPr>
            <w:tcW w:w="3116" w:type="dxa"/>
          </w:tcPr>
          <w:p w14:paraId="44C69875" w14:textId="77777777" w:rsidR="00A5295F" w:rsidRPr="00903DBA" w:rsidRDefault="00A5295F" w:rsidP="00A5295F">
            <w:r w:rsidRPr="00903DBA">
              <w:t>Union</w:t>
            </w:r>
          </w:p>
        </w:tc>
        <w:tc>
          <w:tcPr>
            <w:tcW w:w="3117" w:type="dxa"/>
          </w:tcPr>
          <w:p w14:paraId="11D3A031" w14:textId="77777777" w:rsidR="00A5295F" w:rsidRPr="00903DBA" w:rsidRDefault="00A5295F" w:rsidP="00A5295F">
            <w:r w:rsidRPr="00903DBA">
              <w:t>List</w:t>
            </w:r>
          </w:p>
        </w:tc>
        <w:tc>
          <w:tcPr>
            <w:tcW w:w="3117" w:type="dxa"/>
          </w:tcPr>
          <w:p w14:paraId="7EB5298D" w14:textId="77777777" w:rsidR="00A5295F" w:rsidRPr="00903DBA" w:rsidRDefault="00A5295F" w:rsidP="00A5295F"/>
        </w:tc>
      </w:tr>
      <w:tr w:rsidR="00A5295F" w:rsidRPr="00903DBA" w14:paraId="2A3B7717" w14:textId="77777777" w:rsidTr="00A5295F">
        <w:tc>
          <w:tcPr>
            <w:tcW w:w="3116" w:type="dxa"/>
          </w:tcPr>
          <w:p w14:paraId="57AC6F35" w14:textId="77777777" w:rsidR="00A5295F" w:rsidRPr="00903DBA" w:rsidRDefault="00A5295F" w:rsidP="00A5295F">
            <w:r w:rsidRPr="00903DBA">
              <w:t>Integral or Pointer</w:t>
            </w:r>
          </w:p>
        </w:tc>
        <w:tc>
          <w:tcPr>
            <w:tcW w:w="3117" w:type="dxa"/>
          </w:tcPr>
          <w:p w14:paraId="0D333733" w14:textId="77777777" w:rsidR="00A5295F" w:rsidRPr="00903DBA" w:rsidRDefault="00A5295F" w:rsidP="00A5295F"/>
        </w:tc>
        <w:tc>
          <w:tcPr>
            <w:tcW w:w="3117" w:type="dxa"/>
          </w:tcPr>
          <w:p w14:paraId="00D94512" w14:textId="77777777" w:rsidR="00A5295F" w:rsidRPr="00903DBA" w:rsidRDefault="00A5295F" w:rsidP="00A5295F"/>
        </w:tc>
      </w:tr>
      <w:tr w:rsidR="00A5295F" w:rsidRPr="00903DBA" w14:paraId="701AFA9C" w14:textId="77777777" w:rsidTr="00A5295F">
        <w:tc>
          <w:tcPr>
            <w:tcW w:w="3116" w:type="dxa"/>
          </w:tcPr>
          <w:p w14:paraId="465485FF" w14:textId="77777777" w:rsidR="00A5295F" w:rsidRPr="00903DBA" w:rsidRDefault="00A5295F" w:rsidP="00A5295F">
            <w:r w:rsidRPr="00903DBA">
              <w:t>Floating</w:t>
            </w:r>
          </w:p>
        </w:tc>
        <w:tc>
          <w:tcPr>
            <w:tcW w:w="3117" w:type="dxa"/>
          </w:tcPr>
          <w:p w14:paraId="33A56868" w14:textId="77777777" w:rsidR="00A5295F" w:rsidRPr="00903DBA" w:rsidRDefault="00A5295F" w:rsidP="00A5295F"/>
        </w:tc>
        <w:tc>
          <w:tcPr>
            <w:tcW w:w="3117" w:type="dxa"/>
          </w:tcPr>
          <w:p w14:paraId="6BA33AFD" w14:textId="77777777" w:rsidR="00A5295F" w:rsidRPr="00903DBA" w:rsidRDefault="00A5295F" w:rsidP="00A5295F"/>
        </w:tc>
      </w:tr>
    </w:tbl>
    <w:p w14:paraId="741CC97D" w14:textId="77777777" w:rsidR="0083315B" w:rsidRPr="00903DBA" w:rsidRDefault="0083315B" w:rsidP="0083315B">
      <w:r w:rsidRPr="00903DBA">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903DBA" w:rsidRDefault="0083315B" w:rsidP="0083315B">
      <w:r w:rsidRPr="00903DBA">
        <w:t xml:space="preserve">If the variable type is a pointer to a (signed or unsigned) character and the </w:t>
      </w:r>
      <w:proofErr w:type="spellStart"/>
      <w:r w:rsidRPr="00903DBA">
        <w:t>initializator</w:t>
      </w:r>
      <w:proofErr w:type="spellEnd"/>
      <w:r w:rsidRPr="00903DBA">
        <w:t xml:space="preserve"> is a string, the address is stored in the access map and a zero address is stored in the block, it will later be properly looked up  and set by the linker.</w:t>
      </w:r>
    </w:p>
    <w:p w14:paraId="12229560" w14:textId="1A166508" w:rsidR="00A5295F" w:rsidRPr="00903DBA" w:rsidRDefault="0083315B">
      <w:pPr>
        <w:pStyle w:val="Rubrik3"/>
        <w:rPr>
          <w:ins w:id="356" w:author="Stefan Bjornander" w:date="2015-04-25T17:33:00Z"/>
        </w:rPr>
        <w:pPrChange w:id="357" w:author="Stefan Bjornander" w:date="2015-04-25T17:33:00Z">
          <w:pPr>
            <w:pStyle w:val="Code"/>
          </w:pPr>
        </w:pPrChange>
      </w:pPr>
      <w:bookmarkStart w:id="358" w:name="_Toc57656054"/>
      <w:r w:rsidRPr="00903DBA">
        <w:t>Auto</w:t>
      </w:r>
      <w:ins w:id="359" w:author="Stefan Bjornander" w:date="2015-04-25T17:33:00Z">
        <w:r w:rsidR="00A5295F" w:rsidRPr="00903DBA">
          <w:t xml:space="preserve"> </w:t>
        </w:r>
      </w:ins>
      <w:r w:rsidR="00A5295F" w:rsidRPr="00903DBA">
        <w:t>Initialization</w:t>
      </w:r>
      <w:bookmarkEnd w:id="358"/>
    </w:p>
    <w:p w14:paraId="53C92E22" w14:textId="3608C146" w:rsidR="00A5295F" w:rsidRPr="00903DBA" w:rsidRDefault="0083315B" w:rsidP="00A5295F">
      <w:r w:rsidRPr="00903DBA">
        <w:t>Auto</w:t>
      </w:r>
      <w:ins w:id="360" w:author="Stefan Bjornander" w:date="2015-04-25T17:33:00Z">
        <w:r w:rsidR="00A5295F" w:rsidRPr="00903DBA">
          <w:t xml:space="preserve"> </w:t>
        </w:r>
      </w:ins>
      <w:r w:rsidR="00A5295F" w:rsidRPr="00903DBA">
        <w:t>initialization</w:t>
      </w:r>
      <w:del w:id="361" w:author="Stefan Bjornander" w:date="2015-04-25T17:33:00Z">
        <w:r w:rsidR="00A5295F" w:rsidRPr="00903DBA" w:rsidDel="004F1667">
          <w:delText xml:space="preserve">  </w:delText>
        </w:r>
      </w:del>
      <w:ins w:id="362" w:author="Stefan Bjornander" w:date="2015-04-25T17:33:00Z">
        <w:r w:rsidR="00A5295F" w:rsidRPr="00903DBA">
          <w:t xml:space="preserve"> occurs when an auto or register </w:t>
        </w:r>
      </w:ins>
      <w:ins w:id="363" w:author="Stefan Bjornander" w:date="2015-04-25T17:34:00Z">
        <w:r w:rsidR="00A5295F" w:rsidRPr="00903DBA">
          <w:t xml:space="preserve">variable becomes </w:t>
        </w:r>
      </w:ins>
      <w:r w:rsidR="00A5295F" w:rsidRPr="00903DBA">
        <w:t>initialized</w:t>
      </w:r>
      <w:ins w:id="364" w:author="Stefan Bjornander" w:date="2015-04-25T17:34:00Z">
        <w:r w:rsidR="00A5295F" w:rsidRPr="00903DBA">
          <w:t xml:space="preserve">. Since the </w:t>
        </w:r>
      </w:ins>
      <w:r w:rsidR="00A5295F" w:rsidRPr="00903DBA">
        <w:t>initialization</w:t>
      </w:r>
      <w:ins w:id="365" w:author="Stefan Bjornander" w:date="2015-04-25T17:34:00Z">
        <w:r w:rsidR="00A5295F" w:rsidRPr="00903DBA">
          <w:t xml:space="preserve"> value can be non-</w:t>
        </w:r>
      </w:ins>
      <w:ins w:id="366" w:author="Stefan Bjornander" w:date="2015-04-25T17:46:00Z">
        <w:r w:rsidR="00A5295F" w:rsidRPr="00903DBA">
          <w:t>constant</w:t>
        </w:r>
      </w:ins>
      <w:ins w:id="367" w:author="Stefan Bjornander" w:date="2015-04-25T17:34:00Z">
        <w:r w:rsidR="00A5295F" w:rsidRPr="00903DBA">
          <w:t xml:space="preserve">, no memory block is created. Instead, </w:t>
        </w:r>
      </w:ins>
      <w:ins w:id="368" w:author="Stefan Bjornander" w:date="2015-04-25T17:46:00Z">
        <w:r w:rsidR="00A5295F" w:rsidRPr="00903DBA">
          <w:t>a se</w:t>
        </w:r>
      </w:ins>
      <w:r w:rsidR="00A5295F" w:rsidRPr="00903DBA">
        <w:t>quence</w:t>
      </w:r>
      <w:ins w:id="369" w:author="Stefan Bjornander" w:date="2015-04-25T17:46:00Z">
        <w:r w:rsidR="00A5295F" w:rsidRPr="00903DBA">
          <w:t xml:space="preserve"> of assign</w:t>
        </w:r>
      </w:ins>
      <w:r w:rsidR="00A5295F" w:rsidRPr="00903DBA">
        <w:t>ment</w:t>
      </w:r>
      <w:ins w:id="370" w:author="Stefan Bjornander" w:date="2015-04-25T17:46:00Z">
        <w:r w:rsidR="00A5295F" w:rsidRPr="00903DBA">
          <w:t xml:space="preserve"> instruction</w:t>
        </w:r>
      </w:ins>
      <w:ins w:id="371" w:author="Stefan Bjornander" w:date="2015-04-25T18:25:00Z">
        <w:r w:rsidR="00A5295F" w:rsidRPr="00903DBA">
          <w:t>s</w:t>
        </w:r>
      </w:ins>
      <w:ins w:id="372" w:author="Stefan Bjornander" w:date="2015-04-25T17:46:00Z">
        <w:r w:rsidR="00A5295F" w:rsidRPr="00903DBA">
          <w:t xml:space="preserve"> is added</w:t>
        </w:r>
      </w:ins>
      <w:r w:rsidR="00A5295F" w:rsidRPr="00903DBA">
        <w:t xml:space="preserve"> to the </w:t>
      </w:r>
      <w:ins w:id="373" w:author="Stefan Bjornander" w:date="2015-04-25T17:46:00Z">
        <w:r w:rsidR="00A5295F" w:rsidRPr="00903DBA">
          <w:t>mid</w:t>
        </w:r>
      </w:ins>
      <w:ins w:id="374" w:author="Stefan Bjornander" w:date="2015-04-25T18:25:00Z">
        <w:r w:rsidR="00A5295F" w:rsidRPr="00903DBA">
          <w:t>dle</w:t>
        </w:r>
      </w:ins>
      <w:ins w:id="375" w:author="Stefan Bjornander" w:date="2015-04-25T17:46:00Z">
        <w:r w:rsidR="00A5295F" w:rsidRPr="00903DBA">
          <w:t xml:space="preserve"> code.</w:t>
        </w:r>
      </w:ins>
    </w:p>
    <w:p w14:paraId="5187DC74" w14:textId="40410CD4" w:rsidR="002C3770" w:rsidRPr="00903DBA" w:rsidRDefault="00E03072" w:rsidP="00E03072">
      <w:pPr>
        <w:pStyle w:val="CodeHeader"/>
      </w:pPr>
      <w:proofErr w:type="spellStart"/>
      <w:r w:rsidRPr="00903DBA">
        <w:rPr>
          <w:highlight w:val="white"/>
        </w:rPr>
        <w:t>GenerateAuto</w:t>
      </w:r>
      <w:r w:rsidR="002F35C1" w:rsidRPr="00903DBA">
        <w:rPr>
          <w:highlight w:val="white"/>
        </w:rPr>
        <w:t>Initializer</w:t>
      </w:r>
      <w:r w:rsidRPr="00903DBA">
        <w:t>.cs</w:t>
      </w:r>
      <w:proofErr w:type="spellEnd"/>
    </w:p>
    <w:p w14:paraId="6B98BFE7" w14:textId="77777777" w:rsidR="00AE0EF5" w:rsidRPr="00903DBA" w:rsidRDefault="00AE0EF5" w:rsidP="00AE0EF5">
      <w:pPr>
        <w:pStyle w:val="Code"/>
        <w:rPr>
          <w:highlight w:val="white"/>
        </w:rPr>
      </w:pPr>
      <w:r w:rsidRPr="00903DBA">
        <w:rPr>
          <w:highlight w:val="white"/>
        </w:rPr>
        <w:t>using System.Numerics;</w:t>
      </w:r>
    </w:p>
    <w:p w14:paraId="5E06F6C7" w14:textId="77777777" w:rsidR="00AE0EF5" w:rsidRPr="00903DBA" w:rsidRDefault="00AE0EF5" w:rsidP="00AE0EF5">
      <w:pPr>
        <w:pStyle w:val="Code"/>
        <w:rPr>
          <w:highlight w:val="white"/>
        </w:rPr>
      </w:pPr>
      <w:r w:rsidRPr="00903DBA">
        <w:rPr>
          <w:highlight w:val="white"/>
        </w:rPr>
        <w:t>using System.Collections.Generic;</w:t>
      </w:r>
    </w:p>
    <w:p w14:paraId="4C3625DB" w14:textId="77777777" w:rsidR="00AE0EF5" w:rsidRPr="00903DBA" w:rsidRDefault="00AE0EF5" w:rsidP="00AE0EF5">
      <w:pPr>
        <w:pStyle w:val="Code"/>
        <w:rPr>
          <w:highlight w:val="white"/>
        </w:rPr>
      </w:pPr>
    </w:p>
    <w:p w14:paraId="54571C2C" w14:textId="77777777" w:rsidR="00AE0EF5" w:rsidRPr="00903DBA" w:rsidRDefault="00AE0EF5" w:rsidP="00AE0EF5">
      <w:pPr>
        <w:pStyle w:val="Code"/>
        <w:rPr>
          <w:highlight w:val="white"/>
        </w:rPr>
      </w:pPr>
      <w:r w:rsidRPr="00903DBA">
        <w:rPr>
          <w:highlight w:val="white"/>
        </w:rPr>
        <w:t>namespace CCompiler {</w:t>
      </w:r>
    </w:p>
    <w:p w14:paraId="2CE0A71E" w14:textId="77777777" w:rsidR="00AE0EF5" w:rsidRPr="00903DBA" w:rsidRDefault="00AE0EF5" w:rsidP="00AE0EF5">
      <w:pPr>
        <w:pStyle w:val="Code"/>
        <w:rPr>
          <w:highlight w:val="white"/>
        </w:rPr>
      </w:pPr>
      <w:r w:rsidRPr="00903DBA">
        <w:rPr>
          <w:highlight w:val="white"/>
        </w:rPr>
        <w:t xml:space="preserve">  class GenerateAutoInitializer {</w:t>
      </w:r>
    </w:p>
    <w:p w14:paraId="4177E94A" w14:textId="77777777" w:rsidR="00AE0EF5" w:rsidRPr="00903DBA" w:rsidRDefault="00AE0EF5" w:rsidP="00AE0EF5">
      <w:pPr>
        <w:pStyle w:val="Code"/>
        <w:rPr>
          <w:highlight w:val="white"/>
        </w:rPr>
      </w:pPr>
      <w:r w:rsidRPr="00903DBA">
        <w:rPr>
          <w:highlight w:val="white"/>
        </w:rPr>
        <w:t xml:space="preserve">    public static List&lt;MiddleCode&gt; GenerateAuto(Symbol toSymbol,</w:t>
      </w:r>
    </w:p>
    <w:p w14:paraId="303D88FC" w14:textId="77777777" w:rsidR="00AE0EF5" w:rsidRPr="00903DBA" w:rsidRDefault="00AE0EF5" w:rsidP="00AE0EF5">
      <w:pPr>
        <w:pStyle w:val="Code"/>
        <w:rPr>
          <w:highlight w:val="white"/>
        </w:rPr>
      </w:pPr>
      <w:r w:rsidRPr="00903DBA">
        <w:rPr>
          <w:highlight w:val="white"/>
        </w:rPr>
        <w:t xml:space="preserve">                                                object fromInitializer) {</w:t>
      </w:r>
    </w:p>
    <w:p w14:paraId="43BD01DD" w14:textId="77777777" w:rsidR="00AE0EF5" w:rsidRPr="00903DBA" w:rsidRDefault="00AE0EF5" w:rsidP="00AE0EF5">
      <w:pPr>
        <w:pStyle w:val="Code"/>
        <w:rPr>
          <w:highlight w:val="white"/>
        </w:rPr>
      </w:pPr>
      <w:r w:rsidRPr="00903DBA">
        <w:rPr>
          <w:highlight w:val="white"/>
        </w:rPr>
        <w:lastRenderedPageBreak/>
        <w:t xml:space="preserve">      Assert.ErrorXXX((fromInitializer is Expression) ||</w:t>
      </w:r>
    </w:p>
    <w:p w14:paraId="44FD5EB7" w14:textId="77777777" w:rsidR="00AE0EF5" w:rsidRPr="00903DBA" w:rsidRDefault="00AE0EF5" w:rsidP="00AE0EF5">
      <w:pPr>
        <w:pStyle w:val="Code"/>
        <w:rPr>
          <w:highlight w:val="white"/>
        </w:rPr>
      </w:pPr>
      <w:r w:rsidRPr="00903DBA">
        <w:rPr>
          <w:highlight w:val="white"/>
        </w:rPr>
        <w:t xml:space="preserve">                      (fromInitializer is List&lt;object&gt;));</w:t>
      </w:r>
    </w:p>
    <w:p w14:paraId="47276DBE" w14:textId="77777777" w:rsidR="00AE0EF5" w:rsidRPr="00903DBA" w:rsidRDefault="00AE0EF5" w:rsidP="00AE0EF5">
      <w:pPr>
        <w:pStyle w:val="Code"/>
        <w:rPr>
          <w:highlight w:val="white"/>
        </w:rPr>
      </w:pPr>
      <w:r w:rsidRPr="00903DBA">
        <w:rPr>
          <w:highlight w:val="white"/>
        </w:rPr>
        <w:t xml:space="preserve">      Type toType = toSymbol.Type;</w:t>
      </w:r>
    </w:p>
    <w:p w14:paraId="4EA9F501" w14:textId="77777777" w:rsidR="00AE0EF5" w:rsidRPr="00903DBA" w:rsidRDefault="00AE0EF5" w:rsidP="00AE0EF5">
      <w:pPr>
        <w:pStyle w:val="Code"/>
        <w:rPr>
          <w:highlight w:val="white"/>
        </w:rPr>
      </w:pPr>
      <w:r w:rsidRPr="00903DBA">
        <w:rPr>
          <w:highlight w:val="white"/>
        </w:rPr>
        <w:t xml:space="preserve">      List&lt;MiddleCode&gt; codeList = new List&lt;MiddleCode&gt;();</w:t>
      </w:r>
    </w:p>
    <w:p w14:paraId="12D6E2B8" w14:textId="328AA739" w:rsidR="009E238B" w:rsidRPr="00903DBA" w:rsidRDefault="009E238B" w:rsidP="009E238B">
      <w:pPr>
        <w:rPr>
          <w:highlight w:val="white"/>
        </w:rPr>
      </w:pPr>
      <w:r w:rsidRPr="00903DBA">
        <w:rPr>
          <w:highlight w:val="white"/>
        </w:rPr>
        <w:t>If the initializer is an expression, we have two cases</w:t>
      </w:r>
      <w:r w:rsidR="00FA23A8" w:rsidRPr="00903DBA">
        <w:rPr>
          <w:highlight w:val="white"/>
        </w:rPr>
        <w:t>. If the type is an array of characters and the initializer is a string, we change the initializer from a string to a list of characters</w:t>
      </w:r>
      <w:r w:rsidR="0064067A" w:rsidRPr="00903DBA">
        <w:rPr>
          <w:highlight w:val="white"/>
        </w:rPr>
        <w:t xml:space="preserve">, and call </w:t>
      </w:r>
      <w:r w:rsidR="00775F12" w:rsidRPr="00903DBA">
        <w:rPr>
          <w:rStyle w:val="KeyWord0"/>
          <w:highlight w:val="white"/>
        </w:rPr>
        <w:t>GenerateAutoInitializer</w:t>
      </w:r>
      <w:r w:rsidR="00775F12" w:rsidRPr="00903DBA">
        <w:rPr>
          <w:highlight w:val="white"/>
        </w:rPr>
        <w:t xml:space="preserve"> recursively with the list of characters instream of the string.</w:t>
      </w:r>
      <w:r w:rsidR="003672D4" w:rsidRPr="00903DBA">
        <w:rPr>
          <w:highlight w:val="white"/>
        </w:rPr>
        <w:t xml:space="preserve"> </w:t>
      </w:r>
      <w:r w:rsidR="007B76B6" w:rsidRPr="00903DBA">
        <w:rPr>
          <w:highlight w:val="white"/>
        </w:rPr>
        <w:t xml:space="preserve">In C, when initializing an array of characters, a string or a list of characters are </w:t>
      </w:r>
      <w:r w:rsidR="00480021" w:rsidRPr="00903DBA">
        <w:rPr>
          <w:highlight w:val="white"/>
        </w:rPr>
        <w:t>equivalent</w:t>
      </w:r>
      <w:r w:rsidR="007B76B6" w:rsidRPr="00903DBA">
        <w:rPr>
          <w:highlight w:val="white"/>
        </w:rPr>
        <w:t xml:space="preserve">. </w:t>
      </w:r>
      <w:r w:rsidR="00325435" w:rsidRPr="00903DBA">
        <w:rPr>
          <w:highlight w:val="white"/>
        </w:rPr>
        <w:t xml:space="preserve">For instance, </w:t>
      </w:r>
      <w:r w:rsidR="003672D4" w:rsidRPr="00903DBA">
        <w:rPr>
          <w:highlight w:val="white"/>
        </w:rPr>
        <w:t>the i</w:t>
      </w:r>
      <w:r w:rsidR="002D685E" w:rsidRPr="00903DBA">
        <w:rPr>
          <w:highlight w:val="white"/>
        </w:rPr>
        <w:t xml:space="preserve">nitializations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and </w:t>
      </w:r>
      <w:r w:rsidR="00C56256" w:rsidRPr="00903DBA">
        <w:rPr>
          <w:rStyle w:val="KeyWord0"/>
          <w:highlight w:val="white"/>
        </w:rPr>
        <w:t>char</w:t>
      </w:r>
      <w:r w:rsidR="00C56256" w:rsidRPr="00903DBA">
        <w:rPr>
          <w:highlight w:val="white"/>
        </w:rPr>
        <w:t xml:space="preserve"> </w:t>
      </w:r>
      <w:r w:rsidR="00C56256" w:rsidRPr="00903DBA">
        <w:rPr>
          <w:rStyle w:val="KeyWord0"/>
          <w:highlight w:val="white"/>
        </w:rPr>
        <w:t>s[]</w:t>
      </w:r>
      <w:r w:rsidR="00C56256" w:rsidRPr="00903DBA">
        <w:rPr>
          <w:highlight w:val="white"/>
        </w:rPr>
        <w:t xml:space="preserve"> </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{'H',</w:t>
      </w:r>
      <w:r w:rsidR="00C56256" w:rsidRPr="00903DBA">
        <w:rPr>
          <w:highlight w:val="white"/>
        </w:rPr>
        <w:t xml:space="preserve"> </w:t>
      </w:r>
      <w:r w:rsidR="00C56256" w:rsidRPr="00903DBA">
        <w:rPr>
          <w:rStyle w:val="KeyWord0"/>
          <w:highlight w:val="white"/>
        </w:rPr>
        <w:t>'</w:t>
      </w:r>
      <w:r w:rsidR="00ED21EB" w:rsidRPr="00903DBA">
        <w:rPr>
          <w:rStyle w:val="KeyWord0"/>
          <w:highlight w:val="white"/>
        </w:rPr>
        <w:t>i</w:t>
      </w:r>
      <w:r w:rsidR="00C56256" w:rsidRPr="00903DBA">
        <w:rPr>
          <w:rStyle w:val="KeyWord0"/>
          <w:highlight w:val="white"/>
        </w:rPr>
        <w:t>',</w:t>
      </w:r>
      <w:r w:rsidR="00C56256" w:rsidRPr="00903DBA">
        <w:rPr>
          <w:highlight w:val="white"/>
        </w:rPr>
        <w:t xml:space="preserve"> </w:t>
      </w:r>
      <w:r w:rsidR="00C56256" w:rsidRPr="00903DBA">
        <w:rPr>
          <w:rStyle w:val="KeyWord0"/>
          <w:highlight w:val="white"/>
        </w:rPr>
        <w:t>'\0'}</w:t>
      </w:r>
      <w:r w:rsidR="00C56256" w:rsidRPr="00903DBA">
        <w:rPr>
          <w:highlight w:val="white"/>
        </w:rPr>
        <w:t xml:space="preserve"> </w:t>
      </w:r>
      <w:r w:rsidR="002D685E" w:rsidRPr="00903DBA">
        <w:rPr>
          <w:highlight w:val="white"/>
        </w:rPr>
        <w:t>are equivalent</w:t>
      </w:r>
      <w:r w:rsidR="002D054C" w:rsidRPr="00903DBA">
        <w:rPr>
          <w:highlight w:val="white"/>
        </w:rPr>
        <w:t>.</w:t>
      </w:r>
      <w:r w:rsidR="002D685E" w:rsidRPr="00903DBA">
        <w:rPr>
          <w:highlight w:val="white"/>
        </w:rPr>
        <w:t xml:space="preserve"> </w:t>
      </w:r>
      <w:r w:rsidR="00F22A6D" w:rsidRPr="00903DBA">
        <w:rPr>
          <w:highlight w:val="white"/>
        </w:rPr>
        <w:t>Note the terminating zero-chara</w:t>
      </w:r>
      <w:r w:rsidR="00365FF8" w:rsidRPr="00903DBA">
        <w:rPr>
          <w:highlight w:val="white"/>
        </w:rPr>
        <w:t>cter is added implicitly and the string case.</w:t>
      </w:r>
      <w:r w:rsidR="00BB1BEF" w:rsidRPr="00903DBA">
        <w:rPr>
          <w:highlight w:val="white"/>
        </w:rPr>
        <w:t xml:space="preserve"> </w:t>
      </w:r>
    </w:p>
    <w:p w14:paraId="5CD2AB62" w14:textId="5A9EA2C2" w:rsidR="00AE0EF5" w:rsidRPr="00903DBA" w:rsidRDefault="00AE0EF5" w:rsidP="00AE0EF5">
      <w:pPr>
        <w:pStyle w:val="Code"/>
        <w:rPr>
          <w:highlight w:val="white"/>
        </w:rPr>
      </w:pPr>
      <w:r w:rsidRPr="00903DBA">
        <w:rPr>
          <w:highlight w:val="white"/>
        </w:rPr>
        <w:t xml:space="preserve">      if (fromInitializer is Expression) {</w:t>
      </w:r>
    </w:p>
    <w:p w14:paraId="1905C870" w14:textId="77777777" w:rsidR="00AE0EF5" w:rsidRPr="00903DBA" w:rsidRDefault="00AE0EF5" w:rsidP="00AE0EF5">
      <w:pPr>
        <w:pStyle w:val="Code"/>
        <w:rPr>
          <w:highlight w:val="white"/>
        </w:rPr>
      </w:pPr>
      <w:r w:rsidRPr="00903DBA">
        <w:rPr>
          <w:highlight w:val="white"/>
        </w:rPr>
        <w:t xml:space="preserve">        Expression fromExpression = (Expression) fromInitializer;</w:t>
      </w:r>
    </w:p>
    <w:p w14:paraId="13AAF381" w14:textId="77777777" w:rsidR="00477014" w:rsidRPr="00903DBA" w:rsidRDefault="00477014" w:rsidP="00AE0EF5">
      <w:pPr>
        <w:pStyle w:val="Code"/>
        <w:rPr>
          <w:highlight w:val="white"/>
        </w:rPr>
      </w:pPr>
    </w:p>
    <w:p w14:paraId="7962D9E8" w14:textId="1101F89A" w:rsidR="00AE0EF5" w:rsidRPr="00903DBA" w:rsidRDefault="00AE0EF5" w:rsidP="00AE0EF5">
      <w:pPr>
        <w:pStyle w:val="Code"/>
        <w:rPr>
          <w:highlight w:val="white"/>
        </w:rPr>
      </w:pPr>
      <w:r w:rsidRPr="00903DBA">
        <w:rPr>
          <w:highlight w:val="white"/>
        </w:rPr>
        <w:t xml:space="preserve">        if (toType.IsArray() &amp;&amp; toType.ArrayType.IsChar() &amp;&amp;</w:t>
      </w:r>
    </w:p>
    <w:p w14:paraId="604E9463" w14:textId="77777777" w:rsidR="00AE0EF5" w:rsidRPr="00903DBA" w:rsidRDefault="00AE0EF5" w:rsidP="00AE0EF5">
      <w:pPr>
        <w:pStyle w:val="Code"/>
        <w:rPr>
          <w:highlight w:val="white"/>
        </w:rPr>
      </w:pPr>
      <w:r w:rsidRPr="00903DBA">
        <w:rPr>
          <w:highlight w:val="white"/>
        </w:rPr>
        <w:t xml:space="preserve">            fromExpression.Symbol.Type.IsString()) {</w:t>
      </w:r>
    </w:p>
    <w:p w14:paraId="419F8497" w14:textId="5F1A2033" w:rsidR="00AE0EF5" w:rsidRPr="00903DBA" w:rsidRDefault="00AE0EF5" w:rsidP="00AE0EF5">
      <w:pPr>
        <w:pStyle w:val="Code"/>
        <w:rPr>
          <w:highlight w:val="white"/>
        </w:rPr>
      </w:pPr>
      <w:r w:rsidRPr="00903DBA">
        <w:rPr>
          <w:highlight w:val="white"/>
        </w:rPr>
        <w:t xml:space="preserve">          string text = ((string) fromExpression.Symbol.Value) + "</w:t>
      </w:r>
      <w:r w:rsidR="00F51575" w:rsidRPr="00903DBA">
        <w:rPr>
          <w:highlight w:val="white"/>
        </w:rPr>
        <w:t>\</w:t>
      </w:r>
      <w:r w:rsidRPr="00903DBA">
        <w:rPr>
          <w:highlight w:val="white"/>
        </w:rPr>
        <w:t>0";</w:t>
      </w:r>
    </w:p>
    <w:p w14:paraId="1FAE5A8B" w14:textId="77777777" w:rsidR="00AE0EF5" w:rsidRPr="00903DBA" w:rsidRDefault="00AE0EF5" w:rsidP="00AE0EF5">
      <w:pPr>
        <w:pStyle w:val="Code"/>
        <w:rPr>
          <w:highlight w:val="white"/>
        </w:rPr>
      </w:pPr>
      <w:r w:rsidRPr="00903DBA">
        <w:rPr>
          <w:highlight w:val="white"/>
        </w:rPr>
        <w:t xml:space="preserve">          List&lt;object&gt; list = new List&lt;object&gt;();</w:t>
      </w:r>
    </w:p>
    <w:p w14:paraId="1DDAB012" w14:textId="77777777" w:rsidR="0064067A" w:rsidRPr="00903DBA" w:rsidRDefault="0064067A" w:rsidP="00AE0EF5">
      <w:pPr>
        <w:pStyle w:val="Code"/>
        <w:rPr>
          <w:highlight w:val="white"/>
        </w:rPr>
      </w:pPr>
    </w:p>
    <w:p w14:paraId="3DC23496" w14:textId="2E3AB912" w:rsidR="00AE0EF5" w:rsidRPr="00903DBA" w:rsidRDefault="00AE0EF5" w:rsidP="00AE0EF5">
      <w:pPr>
        <w:pStyle w:val="Code"/>
        <w:rPr>
          <w:highlight w:val="white"/>
        </w:rPr>
      </w:pPr>
      <w:r w:rsidRPr="00903DBA">
        <w:rPr>
          <w:highlight w:val="white"/>
        </w:rPr>
        <w:t xml:space="preserve">          foreach (char c in text) {</w:t>
      </w:r>
    </w:p>
    <w:p w14:paraId="346FCFEA" w14:textId="77777777" w:rsidR="00AE0EF5" w:rsidRPr="00903DBA" w:rsidRDefault="00AE0EF5" w:rsidP="00AE0EF5">
      <w:pPr>
        <w:pStyle w:val="Code"/>
        <w:rPr>
          <w:highlight w:val="white"/>
        </w:rPr>
      </w:pPr>
      <w:r w:rsidRPr="00903DBA">
        <w:rPr>
          <w:highlight w:val="white"/>
        </w:rPr>
        <w:t xml:space="preserve">            Symbol charSymbol =</w:t>
      </w:r>
    </w:p>
    <w:p w14:paraId="5E6839AE" w14:textId="68AD8B90" w:rsidR="00AE0EF5" w:rsidRPr="00903DBA" w:rsidRDefault="00AE0EF5" w:rsidP="00AE0EF5">
      <w:pPr>
        <w:pStyle w:val="Code"/>
        <w:rPr>
          <w:highlight w:val="white"/>
        </w:rPr>
      </w:pPr>
      <w:r w:rsidRPr="00903DBA">
        <w:rPr>
          <w:highlight w:val="white"/>
        </w:rPr>
        <w:t xml:space="preserve">              new Symbol(toType.ArrayType, (BigInteger) ((int) c));</w:t>
      </w:r>
    </w:p>
    <w:p w14:paraId="5F79A439" w14:textId="77777777" w:rsidR="00AE0EF5" w:rsidRPr="00903DBA" w:rsidRDefault="00AE0EF5" w:rsidP="00AE0EF5">
      <w:pPr>
        <w:pStyle w:val="Code"/>
        <w:rPr>
          <w:highlight w:val="white"/>
        </w:rPr>
      </w:pPr>
      <w:r w:rsidRPr="00903DBA">
        <w:rPr>
          <w:highlight w:val="white"/>
        </w:rPr>
        <w:t xml:space="preserve">            Expression charExpression = new Expression(charSymbol, null, null);</w:t>
      </w:r>
    </w:p>
    <w:p w14:paraId="589DFAA5" w14:textId="77777777" w:rsidR="00AE0EF5" w:rsidRPr="00903DBA" w:rsidRDefault="00AE0EF5" w:rsidP="00AE0EF5">
      <w:pPr>
        <w:pStyle w:val="Code"/>
        <w:rPr>
          <w:highlight w:val="white"/>
        </w:rPr>
      </w:pPr>
      <w:r w:rsidRPr="00903DBA">
        <w:rPr>
          <w:highlight w:val="white"/>
        </w:rPr>
        <w:t xml:space="preserve">            list.Add(charExpression);</w:t>
      </w:r>
    </w:p>
    <w:p w14:paraId="3FA560E9" w14:textId="77777777" w:rsidR="00AE0EF5" w:rsidRPr="00903DBA" w:rsidRDefault="00AE0EF5" w:rsidP="00AE0EF5">
      <w:pPr>
        <w:pStyle w:val="Code"/>
        <w:rPr>
          <w:highlight w:val="white"/>
        </w:rPr>
      </w:pPr>
      <w:r w:rsidRPr="00903DBA">
        <w:rPr>
          <w:highlight w:val="white"/>
        </w:rPr>
        <w:t xml:space="preserve">          }</w:t>
      </w:r>
    </w:p>
    <w:p w14:paraId="4683A3BC" w14:textId="77777777" w:rsidR="00AE0EF5" w:rsidRPr="00903DBA" w:rsidRDefault="00AE0EF5" w:rsidP="00AE0EF5">
      <w:pPr>
        <w:pStyle w:val="Code"/>
        <w:rPr>
          <w:highlight w:val="white"/>
        </w:rPr>
      </w:pPr>
    </w:p>
    <w:p w14:paraId="432D3C03" w14:textId="77777777" w:rsidR="00AE0EF5" w:rsidRPr="00903DBA" w:rsidRDefault="00AE0EF5" w:rsidP="00AE0EF5">
      <w:pPr>
        <w:pStyle w:val="Code"/>
        <w:rPr>
          <w:highlight w:val="white"/>
        </w:rPr>
      </w:pPr>
      <w:r w:rsidRPr="00903DBA">
        <w:rPr>
          <w:highlight w:val="white"/>
        </w:rPr>
        <w:t xml:space="preserve">          return GenerateAuto(toSymbol, list);</w:t>
      </w:r>
    </w:p>
    <w:p w14:paraId="39641B54" w14:textId="77777777" w:rsidR="00AE0EF5" w:rsidRPr="00903DBA" w:rsidRDefault="00AE0EF5" w:rsidP="00AE0EF5">
      <w:pPr>
        <w:pStyle w:val="Code"/>
        <w:rPr>
          <w:highlight w:val="white"/>
        </w:rPr>
      </w:pPr>
      <w:r w:rsidRPr="00903DBA">
        <w:rPr>
          <w:highlight w:val="white"/>
        </w:rPr>
        <w:t xml:space="preserve">        }</w:t>
      </w:r>
    </w:p>
    <w:p w14:paraId="5AA509F3" w14:textId="77EC5DB8" w:rsidR="00236DB0" w:rsidRPr="00903DBA" w:rsidRDefault="00236DB0" w:rsidP="00E352B2">
      <w:pPr>
        <w:rPr>
          <w:highlight w:val="white"/>
        </w:rPr>
      </w:pPr>
      <w:r w:rsidRPr="00903DBA">
        <w:rPr>
          <w:highlight w:val="white"/>
        </w:rPr>
        <w:t xml:space="preserve">In all other cases, we </w:t>
      </w:r>
      <w:r w:rsidR="00AF1A00" w:rsidRPr="00903DBA">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903DBA" w:rsidRDefault="007B6ED0" w:rsidP="007B6ED0">
      <w:pPr>
        <w:pStyle w:val="Code"/>
        <w:rPr>
          <w:highlight w:val="white"/>
        </w:rPr>
      </w:pPr>
      <w:r w:rsidRPr="00903DBA">
        <w:rPr>
          <w:highlight w:val="white"/>
        </w:rPr>
        <w:t xml:space="preserve">        else {</w:t>
      </w:r>
    </w:p>
    <w:p w14:paraId="40538946" w14:textId="77777777" w:rsidR="007B6ED0" w:rsidRPr="00903DBA" w:rsidRDefault="007B6ED0" w:rsidP="007B6ED0">
      <w:pPr>
        <w:pStyle w:val="Code"/>
        <w:rPr>
          <w:highlight w:val="white"/>
        </w:rPr>
      </w:pPr>
      <w:r w:rsidRPr="00903DBA">
        <w:rPr>
          <w:highlight w:val="white"/>
        </w:rPr>
        <w:t xml:space="preserve">          fromExpression = TypeCast.ImplicitCast(fromExpression, toType);</w:t>
      </w:r>
    </w:p>
    <w:p w14:paraId="5FC62BB4" w14:textId="77777777" w:rsidR="007B6ED0" w:rsidRPr="00903DBA" w:rsidRDefault="007B6ED0" w:rsidP="007B6ED0">
      <w:pPr>
        <w:pStyle w:val="Code"/>
        <w:rPr>
          <w:highlight w:val="white"/>
        </w:rPr>
      </w:pPr>
      <w:r w:rsidRPr="00903DBA">
        <w:rPr>
          <w:highlight w:val="white"/>
        </w:rPr>
        <w:t xml:space="preserve">          codeList.AddRange(fromExpression.LongList);      </w:t>
      </w:r>
    </w:p>
    <w:p w14:paraId="50877A19" w14:textId="77777777" w:rsidR="007B6ED0" w:rsidRPr="00903DBA" w:rsidRDefault="007B6ED0" w:rsidP="007B6ED0">
      <w:pPr>
        <w:pStyle w:val="Code"/>
        <w:rPr>
          <w:highlight w:val="white"/>
        </w:rPr>
      </w:pPr>
      <w:r w:rsidRPr="00903DBA">
        <w:rPr>
          <w:highlight w:val="white"/>
        </w:rPr>
        <w:t xml:space="preserve">      </w:t>
      </w:r>
    </w:p>
    <w:p w14:paraId="7863E586" w14:textId="77777777" w:rsidR="007B6ED0" w:rsidRPr="00903DBA" w:rsidRDefault="007B6ED0" w:rsidP="007B6ED0">
      <w:pPr>
        <w:pStyle w:val="Code"/>
        <w:rPr>
          <w:highlight w:val="white"/>
        </w:rPr>
      </w:pPr>
      <w:r w:rsidRPr="00903DBA">
        <w:rPr>
          <w:highlight w:val="white"/>
        </w:rPr>
        <w:t xml:space="preserve">          if (toSymbol.Type.IsFloating()) {</w:t>
      </w:r>
    </w:p>
    <w:p w14:paraId="2B693AB8" w14:textId="77777777" w:rsidR="007B6ED0" w:rsidRPr="00903DBA" w:rsidRDefault="007B6ED0" w:rsidP="007B6ED0">
      <w:pPr>
        <w:pStyle w:val="Code"/>
        <w:rPr>
          <w:highlight w:val="white"/>
        </w:rPr>
      </w:pPr>
      <w:r w:rsidRPr="00903DBA">
        <w:rPr>
          <w:highlight w:val="white"/>
        </w:rPr>
        <w:t xml:space="preserve">            codeList.Add(new MiddleCode(MiddleOperator.PopFloat, toSymbol));</w:t>
      </w:r>
    </w:p>
    <w:p w14:paraId="7EFE7430" w14:textId="77777777" w:rsidR="007B6ED0" w:rsidRPr="00903DBA" w:rsidRDefault="007B6ED0" w:rsidP="007B6ED0">
      <w:pPr>
        <w:pStyle w:val="Code"/>
        <w:rPr>
          <w:highlight w:val="white"/>
        </w:rPr>
      </w:pPr>
      <w:r w:rsidRPr="00903DBA">
        <w:rPr>
          <w:highlight w:val="white"/>
        </w:rPr>
        <w:t xml:space="preserve">          }</w:t>
      </w:r>
    </w:p>
    <w:p w14:paraId="02BC635B" w14:textId="77777777" w:rsidR="007B6ED0" w:rsidRPr="00903DBA" w:rsidRDefault="007B6ED0" w:rsidP="007B6ED0">
      <w:pPr>
        <w:pStyle w:val="Code"/>
        <w:rPr>
          <w:highlight w:val="white"/>
        </w:rPr>
      </w:pPr>
      <w:r w:rsidRPr="00903DBA">
        <w:rPr>
          <w:highlight w:val="white"/>
        </w:rPr>
        <w:t xml:space="preserve">          else {</w:t>
      </w:r>
    </w:p>
    <w:p w14:paraId="50AF9031" w14:textId="77777777" w:rsidR="00DE5719" w:rsidRPr="00903DBA" w:rsidRDefault="00DE5719" w:rsidP="00DE5719">
      <w:pPr>
        <w:pStyle w:val="Code"/>
        <w:rPr>
          <w:highlight w:val="white"/>
        </w:rPr>
      </w:pPr>
      <w:r w:rsidRPr="00903DBA">
        <w:rPr>
          <w:highlight w:val="white"/>
        </w:rPr>
        <w:t xml:space="preserve">            if (fromExpression.Symbol.Type.IsStructOrUnion()) {</w:t>
      </w:r>
    </w:p>
    <w:p w14:paraId="0E14C89A" w14:textId="377C3F61" w:rsidR="0037510C" w:rsidRPr="00903DBA" w:rsidRDefault="0037510C" w:rsidP="0037510C">
      <w:pPr>
        <w:pStyle w:val="Code"/>
        <w:rPr>
          <w:highlight w:val="white"/>
        </w:rPr>
      </w:pPr>
      <w:r w:rsidRPr="00903DBA">
        <w:rPr>
          <w:highlight w:val="white"/>
        </w:rPr>
        <w:t xml:space="preserve">              codeList.Add(new MiddleCode(MiddleOperator.</w:t>
      </w:r>
      <w:r w:rsidR="008E27F0" w:rsidRPr="00903DBA">
        <w:rPr>
          <w:highlight w:val="white"/>
        </w:rPr>
        <w:t>AssignInit</w:t>
      </w:r>
      <w:r w:rsidRPr="00903DBA">
        <w:rPr>
          <w:highlight w:val="white"/>
        </w:rPr>
        <w:t>,</w:t>
      </w:r>
    </w:p>
    <w:p w14:paraId="0532A1C7" w14:textId="5654AC7E" w:rsidR="0037510C" w:rsidRPr="00903DBA" w:rsidRDefault="0037510C" w:rsidP="0037510C">
      <w:pPr>
        <w:pStyle w:val="Code"/>
        <w:rPr>
          <w:highlight w:val="white"/>
        </w:rPr>
      </w:pPr>
      <w:r w:rsidRPr="00903DBA">
        <w:rPr>
          <w:highlight w:val="white"/>
        </w:rPr>
        <w:t xml:space="preserve">                                          toSymbol, fromExpression.Symbol));</w:t>
      </w:r>
    </w:p>
    <w:p w14:paraId="5A96D35E" w14:textId="77777777" w:rsidR="00DE5719" w:rsidRPr="00903DBA" w:rsidRDefault="00DE5719" w:rsidP="00DE5719">
      <w:pPr>
        <w:pStyle w:val="Code"/>
        <w:rPr>
          <w:highlight w:val="white"/>
        </w:rPr>
      </w:pPr>
      <w:r w:rsidRPr="00903DBA">
        <w:rPr>
          <w:highlight w:val="white"/>
        </w:rPr>
        <w:t xml:space="preserve">            }</w:t>
      </w:r>
    </w:p>
    <w:p w14:paraId="6737A1C6" w14:textId="77777777" w:rsidR="00DE5719" w:rsidRPr="00903DBA" w:rsidRDefault="00DE5719" w:rsidP="00DE5719">
      <w:pPr>
        <w:pStyle w:val="Code"/>
        <w:rPr>
          <w:highlight w:val="white"/>
        </w:rPr>
      </w:pPr>
    </w:p>
    <w:p w14:paraId="103C4EBD" w14:textId="77777777" w:rsidR="007B6ED0" w:rsidRPr="00903DBA" w:rsidRDefault="007B6ED0" w:rsidP="007B6ED0">
      <w:pPr>
        <w:pStyle w:val="Code"/>
        <w:rPr>
          <w:highlight w:val="white"/>
        </w:rPr>
      </w:pPr>
      <w:r w:rsidRPr="00903DBA">
        <w:rPr>
          <w:highlight w:val="white"/>
        </w:rPr>
        <w:t xml:space="preserve">            codeList.Add(new MiddleCode(MiddleOperator.Assign, toSymbol,</w:t>
      </w:r>
    </w:p>
    <w:p w14:paraId="74A5505F" w14:textId="77777777" w:rsidR="007B6ED0" w:rsidRPr="00903DBA" w:rsidRDefault="007B6ED0" w:rsidP="007B6ED0">
      <w:pPr>
        <w:pStyle w:val="Code"/>
        <w:rPr>
          <w:highlight w:val="white"/>
        </w:rPr>
      </w:pPr>
      <w:r w:rsidRPr="00903DBA">
        <w:rPr>
          <w:highlight w:val="white"/>
        </w:rPr>
        <w:t xml:space="preserve">                                        fromExpression.Symbol));</w:t>
      </w:r>
    </w:p>
    <w:p w14:paraId="050947B3" w14:textId="77777777" w:rsidR="007B6ED0" w:rsidRPr="00903DBA" w:rsidRDefault="007B6ED0" w:rsidP="007B6ED0">
      <w:pPr>
        <w:pStyle w:val="Code"/>
        <w:rPr>
          <w:highlight w:val="white"/>
        </w:rPr>
      </w:pPr>
      <w:r w:rsidRPr="00903DBA">
        <w:rPr>
          <w:highlight w:val="white"/>
        </w:rPr>
        <w:t xml:space="preserve">          }</w:t>
      </w:r>
    </w:p>
    <w:p w14:paraId="501042D1" w14:textId="77777777" w:rsidR="007B6ED0" w:rsidRPr="00903DBA" w:rsidRDefault="007B6ED0" w:rsidP="007B6ED0">
      <w:pPr>
        <w:pStyle w:val="Code"/>
        <w:rPr>
          <w:highlight w:val="white"/>
        </w:rPr>
      </w:pPr>
      <w:r w:rsidRPr="00903DBA">
        <w:rPr>
          <w:highlight w:val="white"/>
        </w:rPr>
        <w:t xml:space="preserve">        }</w:t>
      </w:r>
    </w:p>
    <w:p w14:paraId="1AE02CE3" w14:textId="20BE016D" w:rsidR="007B6ED0" w:rsidRPr="00903DBA" w:rsidRDefault="007B6ED0" w:rsidP="007B6ED0">
      <w:pPr>
        <w:pStyle w:val="Code"/>
        <w:rPr>
          <w:highlight w:val="white"/>
        </w:rPr>
      </w:pPr>
      <w:r w:rsidRPr="00903DBA">
        <w:rPr>
          <w:highlight w:val="white"/>
        </w:rPr>
        <w:t xml:space="preserve">      }</w:t>
      </w:r>
    </w:p>
    <w:p w14:paraId="34497A61" w14:textId="4C4DBE13" w:rsidR="00100FB0" w:rsidRPr="00903DBA" w:rsidRDefault="00C86E84" w:rsidP="00100FB0">
      <w:pPr>
        <w:rPr>
          <w:highlight w:val="white"/>
        </w:rPr>
      </w:pPr>
      <w:r w:rsidRPr="00903DBA">
        <w:rPr>
          <w:highlight w:val="white"/>
        </w:rPr>
        <w:t xml:space="preserve">If the initializer is not an expression is </w:t>
      </w:r>
      <w:r w:rsidR="00553C80" w:rsidRPr="00903DBA">
        <w:rPr>
          <w:highlight w:val="white"/>
        </w:rPr>
        <w:t>must be a list of expressions or other lists, recursively.</w:t>
      </w:r>
      <w:r w:rsidR="00440D8C" w:rsidRPr="00903DBA">
        <w:rPr>
          <w:highlight w:val="white"/>
        </w:rPr>
        <w:t xml:space="preserve"> In that case the type must be an array, a struct, or a union, since only arrays, structs, and unions can be initialized with a list.</w:t>
      </w:r>
    </w:p>
    <w:p w14:paraId="3A9FE95F" w14:textId="77777777" w:rsidR="007B6ED0" w:rsidRPr="00903DBA" w:rsidRDefault="007B6ED0" w:rsidP="007B6ED0">
      <w:pPr>
        <w:pStyle w:val="Code"/>
        <w:rPr>
          <w:highlight w:val="white"/>
        </w:rPr>
      </w:pPr>
      <w:r w:rsidRPr="00903DBA">
        <w:rPr>
          <w:highlight w:val="white"/>
        </w:rPr>
        <w:t xml:space="preserve">      else {</w:t>
      </w:r>
    </w:p>
    <w:p w14:paraId="23C8B68F" w14:textId="77777777" w:rsidR="007B6ED0" w:rsidRPr="00903DBA" w:rsidRDefault="007B6ED0" w:rsidP="007B6ED0">
      <w:pPr>
        <w:pStyle w:val="Code"/>
        <w:rPr>
          <w:highlight w:val="white"/>
        </w:rPr>
      </w:pPr>
      <w:r w:rsidRPr="00903DBA">
        <w:rPr>
          <w:highlight w:val="white"/>
        </w:rPr>
        <w:lastRenderedPageBreak/>
        <w:t xml:space="preserve">        Assert.Error(toType.IsArray() ||toType.IsStructOrUnion(),</w:t>
      </w:r>
    </w:p>
    <w:p w14:paraId="661045A4" w14:textId="77777777" w:rsidR="007B6ED0" w:rsidRPr="00903DBA" w:rsidRDefault="007B6ED0" w:rsidP="007B6ED0">
      <w:pPr>
        <w:pStyle w:val="Code"/>
        <w:rPr>
          <w:highlight w:val="white"/>
        </w:rPr>
      </w:pPr>
      <w:r w:rsidRPr="00903DBA">
        <w:rPr>
          <w:highlight w:val="white"/>
        </w:rPr>
        <w:t xml:space="preserve">                     toType, Message.</w:t>
      </w:r>
    </w:p>
    <w:p w14:paraId="194C9F8A" w14:textId="77777777" w:rsidR="007B6ED0" w:rsidRPr="00903DBA" w:rsidRDefault="007B6ED0" w:rsidP="007B6ED0">
      <w:pPr>
        <w:pStyle w:val="Code"/>
        <w:rPr>
          <w:highlight w:val="white"/>
        </w:rPr>
      </w:pPr>
      <w:r w:rsidRPr="00903DBA">
        <w:rPr>
          <w:highlight w:val="white"/>
        </w:rPr>
        <w:t xml:space="preserve">            Only_array_struct_or_union_can_be_initialized_by_a_list);</w:t>
      </w:r>
    </w:p>
    <w:p w14:paraId="2B912762" w14:textId="77777777" w:rsidR="007B6ED0" w:rsidRPr="00903DBA" w:rsidRDefault="007B6ED0" w:rsidP="007B6ED0">
      <w:pPr>
        <w:pStyle w:val="Code"/>
        <w:rPr>
          <w:highlight w:val="white"/>
        </w:rPr>
      </w:pPr>
      <w:r w:rsidRPr="00903DBA">
        <w:rPr>
          <w:highlight w:val="white"/>
        </w:rPr>
        <w:t xml:space="preserve">        List&lt;object&gt; fromList = (List&lt;object&gt;) fromInitializer;</w:t>
      </w:r>
    </w:p>
    <w:p w14:paraId="09AA2719" w14:textId="68865ABF" w:rsidR="00100FB0" w:rsidRPr="00903DBA" w:rsidRDefault="00100FB0" w:rsidP="00100FB0">
      <w:pPr>
        <w:rPr>
          <w:highlight w:val="white"/>
        </w:rPr>
      </w:pPr>
      <w:r w:rsidRPr="00903DBA">
        <w:rPr>
          <w:highlight w:val="white"/>
        </w:rPr>
        <w:t xml:space="preserve">If the type is an array, we set its size if it has not yet been defined or check that the list size does not exceed the array size if </w:t>
      </w:r>
      <w:r w:rsidR="00D758E8" w:rsidRPr="00903DBA">
        <w:rPr>
          <w:highlight w:val="white"/>
        </w:rPr>
        <w:t>the size</w:t>
      </w:r>
      <w:r w:rsidRPr="00903DBA">
        <w:rPr>
          <w:highlight w:val="white"/>
        </w:rPr>
        <w:t xml:space="preserve"> has been defined. Note that</w:t>
      </w:r>
      <w:r w:rsidR="00BF2017" w:rsidRPr="00903DBA">
        <w:rPr>
          <w:highlight w:val="white"/>
        </w:rPr>
        <w:t xml:space="preserve"> in the case of an array</w:t>
      </w:r>
      <w:r w:rsidRPr="00903DBA">
        <w:rPr>
          <w:highlight w:val="white"/>
        </w:rPr>
        <w:t xml:space="preserve"> we </w:t>
      </w:r>
      <w:r w:rsidR="00BF2017" w:rsidRPr="00903DBA">
        <w:rPr>
          <w:highlight w:val="white"/>
        </w:rPr>
        <w:t xml:space="preserve">do </w:t>
      </w:r>
      <w:r w:rsidRPr="00903DBA">
        <w:rPr>
          <w:highlight w:val="white"/>
        </w:rPr>
        <w:t>not add a terminating zero character.</w:t>
      </w:r>
    </w:p>
    <w:p w14:paraId="7F62C54F" w14:textId="77777777" w:rsidR="007B6ED0" w:rsidRPr="00903DBA" w:rsidRDefault="007B6ED0" w:rsidP="007B6ED0">
      <w:pPr>
        <w:pStyle w:val="Code"/>
        <w:rPr>
          <w:highlight w:val="white"/>
        </w:rPr>
      </w:pPr>
      <w:r w:rsidRPr="00903DBA">
        <w:rPr>
          <w:highlight w:val="white"/>
        </w:rPr>
        <w:t xml:space="preserve">        switch (toType.Sort) {</w:t>
      </w:r>
    </w:p>
    <w:p w14:paraId="0B386A4E" w14:textId="77777777" w:rsidR="007B6ED0" w:rsidRPr="00903DBA" w:rsidRDefault="007B6ED0" w:rsidP="007B6ED0">
      <w:pPr>
        <w:pStyle w:val="Code"/>
        <w:rPr>
          <w:highlight w:val="white"/>
        </w:rPr>
      </w:pPr>
      <w:r w:rsidRPr="00903DBA">
        <w:rPr>
          <w:highlight w:val="white"/>
        </w:rPr>
        <w:t xml:space="preserve">          case Sort.Array: {</w:t>
      </w:r>
    </w:p>
    <w:p w14:paraId="0E52D688" w14:textId="77777777" w:rsidR="007B6ED0" w:rsidRPr="00903DBA" w:rsidRDefault="007B6ED0" w:rsidP="007B6ED0">
      <w:pPr>
        <w:pStyle w:val="Code"/>
        <w:rPr>
          <w:highlight w:val="white"/>
        </w:rPr>
      </w:pPr>
      <w:r w:rsidRPr="00903DBA">
        <w:rPr>
          <w:highlight w:val="white"/>
        </w:rPr>
        <w:t xml:space="preserve">              fromList = ModifyInitializer.ModifyArray(toType, fromList);</w:t>
      </w:r>
    </w:p>
    <w:p w14:paraId="1AFCC89F" w14:textId="77777777" w:rsidR="007B6ED0" w:rsidRPr="00903DBA" w:rsidRDefault="007B6ED0" w:rsidP="007B6ED0">
      <w:pPr>
        <w:pStyle w:val="Code"/>
        <w:rPr>
          <w:highlight w:val="white"/>
        </w:rPr>
      </w:pPr>
    </w:p>
    <w:p w14:paraId="6EA92B7D" w14:textId="77777777" w:rsidR="007B6ED0" w:rsidRPr="00903DBA" w:rsidRDefault="007B6ED0" w:rsidP="007B6ED0">
      <w:pPr>
        <w:pStyle w:val="Code"/>
        <w:rPr>
          <w:highlight w:val="white"/>
        </w:rPr>
      </w:pPr>
      <w:r w:rsidRPr="00903DBA">
        <w:rPr>
          <w:highlight w:val="white"/>
        </w:rPr>
        <w:t xml:space="preserve">              if (toType.ArraySize == 0) {</w:t>
      </w:r>
    </w:p>
    <w:p w14:paraId="6AF64F4C" w14:textId="77777777" w:rsidR="007B6ED0" w:rsidRPr="00903DBA" w:rsidRDefault="007B6ED0" w:rsidP="007B6ED0">
      <w:pPr>
        <w:pStyle w:val="Code"/>
        <w:rPr>
          <w:highlight w:val="white"/>
        </w:rPr>
      </w:pPr>
      <w:r w:rsidRPr="00903DBA">
        <w:rPr>
          <w:highlight w:val="white"/>
        </w:rPr>
        <w:t xml:space="preserve">                toType.ArraySize = fromList.Count;</w:t>
      </w:r>
    </w:p>
    <w:p w14:paraId="064CFE3D" w14:textId="77777777" w:rsidR="007B6ED0" w:rsidRPr="00903DBA" w:rsidRDefault="007B6ED0" w:rsidP="007B6ED0">
      <w:pPr>
        <w:pStyle w:val="Code"/>
        <w:rPr>
          <w:highlight w:val="white"/>
        </w:rPr>
      </w:pPr>
      <w:r w:rsidRPr="00903DBA">
        <w:rPr>
          <w:highlight w:val="white"/>
        </w:rPr>
        <w:t xml:space="preserve">              }</w:t>
      </w:r>
    </w:p>
    <w:p w14:paraId="52C225BA" w14:textId="77777777" w:rsidR="007B6ED0" w:rsidRPr="00903DBA" w:rsidRDefault="007B6ED0" w:rsidP="007B6ED0">
      <w:pPr>
        <w:pStyle w:val="Code"/>
        <w:rPr>
          <w:highlight w:val="white"/>
        </w:rPr>
      </w:pPr>
      <w:r w:rsidRPr="00903DBA">
        <w:rPr>
          <w:highlight w:val="white"/>
        </w:rPr>
        <w:t xml:space="preserve">              else {</w:t>
      </w:r>
    </w:p>
    <w:p w14:paraId="7D2E39EB" w14:textId="77777777" w:rsidR="007B6ED0" w:rsidRPr="00903DBA" w:rsidRDefault="007B6ED0" w:rsidP="007B6ED0">
      <w:pPr>
        <w:pStyle w:val="Code"/>
        <w:rPr>
          <w:highlight w:val="white"/>
        </w:rPr>
      </w:pPr>
      <w:r w:rsidRPr="00903DBA">
        <w:rPr>
          <w:highlight w:val="white"/>
        </w:rPr>
        <w:t xml:space="preserve">                Assert.Error(fromList.Count &lt;= toType.ArraySize,</w:t>
      </w:r>
    </w:p>
    <w:p w14:paraId="7170D50B" w14:textId="77777777" w:rsidR="007B6ED0" w:rsidRPr="00903DBA" w:rsidRDefault="007B6ED0" w:rsidP="007B6ED0">
      <w:pPr>
        <w:pStyle w:val="Code"/>
        <w:rPr>
          <w:highlight w:val="white"/>
        </w:rPr>
      </w:pPr>
      <w:r w:rsidRPr="00903DBA">
        <w:rPr>
          <w:highlight w:val="white"/>
        </w:rPr>
        <w:t xml:space="preserve">                             toType, Message.Too_many_initializers);</w:t>
      </w:r>
    </w:p>
    <w:p w14:paraId="10A9FDC3" w14:textId="77777777" w:rsidR="007B6ED0" w:rsidRPr="00903DBA" w:rsidRDefault="007B6ED0" w:rsidP="007B6ED0">
      <w:pPr>
        <w:pStyle w:val="Code"/>
        <w:rPr>
          <w:highlight w:val="white"/>
        </w:rPr>
      </w:pPr>
      <w:r w:rsidRPr="00903DBA">
        <w:rPr>
          <w:highlight w:val="white"/>
        </w:rPr>
        <w:t xml:space="preserve">              }</w:t>
      </w:r>
    </w:p>
    <w:p w14:paraId="09A09B05" w14:textId="17285B1A" w:rsidR="00BF2017" w:rsidRPr="00903DBA" w:rsidRDefault="00BF2017" w:rsidP="00BF2017">
      <w:pPr>
        <w:rPr>
          <w:highlight w:val="white"/>
        </w:rPr>
      </w:pPr>
      <w:r w:rsidRPr="00903DBA">
        <w:rPr>
          <w:highlight w:val="white"/>
        </w:rPr>
        <w:t>We iterate through the list and</w:t>
      </w:r>
      <w:r w:rsidR="008A0668" w:rsidRPr="00903DBA">
        <w:rPr>
          <w:highlight w:val="white"/>
        </w:rPr>
        <w:t>, for each element in the list, define a symbol for the array index and</w:t>
      </w:r>
      <w:r w:rsidRPr="00903DBA">
        <w:rPr>
          <w:highlight w:val="white"/>
        </w:rPr>
        <w:t xml:space="preserve"> </w:t>
      </w:r>
      <w:r w:rsidR="001232B1" w:rsidRPr="00903DBA">
        <w:rPr>
          <w:highlight w:val="white"/>
        </w:rPr>
        <w:t xml:space="preserve">call </w:t>
      </w:r>
      <w:r w:rsidR="001232B1" w:rsidRPr="00903DBA">
        <w:rPr>
          <w:rStyle w:val="KeyWord0"/>
          <w:highlight w:val="white"/>
        </w:rPr>
        <w:t>GenerateAuto</w:t>
      </w:r>
      <w:r w:rsidR="001232B1" w:rsidRPr="00903DBA">
        <w:rPr>
          <w:highlight w:val="white"/>
        </w:rPr>
        <w:t xml:space="preserve"> </w:t>
      </w:r>
      <w:r w:rsidR="00DD65E5" w:rsidRPr="00903DBA">
        <w:rPr>
          <w:highlight w:val="white"/>
        </w:rPr>
        <w:t>recursively</w:t>
      </w:r>
      <w:r w:rsidR="00820184" w:rsidRPr="00903DBA">
        <w:rPr>
          <w:highlight w:val="white"/>
        </w:rPr>
        <w:t xml:space="preserve">, so that potential sub list </w:t>
      </w:r>
      <w:proofErr w:type="gramStart"/>
      <w:r w:rsidR="00820184" w:rsidRPr="00903DBA">
        <w:rPr>
          <w:highlight w:val="white"/>
        </w:rPr>
        <w:t>are</w:t>
      </w:r>
      <w:proofErr w:type="gramEnd"/>
      <w:r w:rsidR="00820184" w:rsidRPr="00903DBA">
        <w:rPr>
          <w:highlight w:val="white"/>
        </w:rPr>
        <w:t xml:space="preserve"> properly processed</w:t>
      </w:r>
      <w:r w:rsidRPr="00903DBA">
        <w:rPr>
          <w:highlight w:val="white"/>
        </w:rPr>
        <w:t>.</w:t>
      </w:r>
      <w:r w:rsidR="008A0668" w:rsidRPr="00903DBA">
        <w:rPr>
          <w:highlight w:val="white"/>
        </w:rPr>
        <w:t xml:space="preserve"> </w:t>
      </w:r>
      <w:r w:rsidR="00C7188A" w:rsidRPr="00903DBA">
        <w:rPr>
          <w:highlight w:val="white"/>
        </w:rPr>
        <w:t>If the list does not cover the whole array, the remaining part of the array remain</w:t>
      </w:r>
      <w:r w:rsidR="00571CA9" w:rsidRPr="00903DBA">
        <w:rPr>
          <w:highlight w:val="white"/>
        </w:rPr>
        <w:t>s</w:t>
      </w:r>
      <w:r w:rsidR="00C7188A" w:rsidRPr="00903DBA">
        <w:rPr>
          <w:highlight w:val="white"/>
        </w:rPr>
        <w:t xml:space="preserve"> uninitialized. </w:t>
      </w:r>
      <w:r w:rsidR="008A0668" w:rsidRPr="00903DBA">
        <w:rPr>
          <w:highlight w:val="white"/>
        </w:rPr>
        <w:t xml:space="preserve">The offset </w:t>
      </w:r>
      <w:r w:rsidR="002F05C6" w:rsidRPr="00903DBA">
        <w:rPr>
          <w:highlight w:val="white"/>
        </w:rPr>
        <w:t xml:space="preserve">of each index symbol is sum of the offset of the symbol and the offset of the index symbol. Note that we must multiply the index of the array with the size of the array type to </w:t>
      </w:r>
      <w:r w:rsidR="009C380C" w:rsidRPr="00903DBA">
        <w:rPr>
          <w:highlight w:val="white"/>
        </w:rPr>
        <w:t xml:space="preserve">determine the correct index. However, it is not strictly necessary give the index symbol a name. That is for readability reasons only. </w:t>
      </w:r>
    </w:p>
    <w:p w14:paraId="0A0C9C91" w14:textId="77777777" w:rsidR="007B6ED0" w:rsidRPr="00903DBA" w:rsidRDefault="007B6ED0" w:rsidP="007B6ED0">
      <w:pPr>
        <w:pStyle w:val="Code"/>
        <w:rPr>
          <w:highlight w:val="white"/>
        </w:rPr>
      </w:pPr>
      <w:r w:rsidRPr="00903DBA">
        <w:rPr>
          <w:highlight w:val="white"/>
        </w:rPr>
        <w:t xml:space="preserve">              for (int index = 0; index &lt; fromList.Count; ++index) {</w:t>
      </w:r>
    </w:p>
    <w:p w14:paraId="20DF27F1" w14:textId="7A3FA5A0" w:rsidR="007B6ED0" w:rsidRPr="00903DBA" w:rsidRDefault="007B6ED0" w:rsidP="007B6ED0">
      <w:pPr>
        <w:pStyle w:val="Code"/>
        <w:rPr>
          <w:highlight w:val="white"/>
        </w:rPr>
      </w:pPr>
      <w:r w:rsidRPr="00903DBA">
        <w:rPr>
          <w:highlight w:val="white"/>
        </w:rPr>
        <w:t xml:space="preserve">                Symbol </w:t>
      </w:r>
      <w:r w:rsidR="008A0668" w:rsidRPr="00903DBA">
        <w:rPr>
          <w:highlight w:val="white"/>
        </w:rPr>
        <w:t>indexSymbol</w:t>
      </w:r>
      <w:r w:rsidRPr="00903DBA">
        <w:rPr>
          <w:highlight w:val="white"/>
        </w:rPr>
        <w:t xml:space="preserve"> = new Symbol(toType.ArrayType);</w:t>
      </w:r>
    </w:p>
    <w:p w14:paraId="2C0C040C" w14:textId="7C26586C"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.Offset = toSymbol.Offset +</w:t>
      </w:r>
    </w:p>
    <w:p w14:paraId="6403FC60" w14:textId="77777777" w:rsidR="007B6ED0" w:rsidRPr="00903DBA" w:rsidRDefault="007B6ED0" w:rsidP="007B6ED0">
      <w:pPr>
        <w:pStyle w:val="Code"/>
        <w:rPr>
          <w:highlight w:val="white"/>
        </w:rPr>
      </w:pPr>
      <w:r w:rsidRPr="00903DBA">
        <w:rPr>
          <w:highlight w:val="white"/>
        </w:rPr>
        <w:t xml:space="preserve">                                   (index * toType.ArrayType.Size());</w:t>
      </w:r>
    </w:p>
    <w:p w14:paraId="07F5DBAD" w14:textId="3B519F06" w:rsidR="007B6ED0" w:rsidRPr="00903DBA" w:rsidRDefault="007B6ED0" w:rsidP="007B6ED0">
      <w:pPr>
        <w:pStyle w:val="Code"/>
        <w:rPr>
          <w:highlight w:val="white"/>
        </w:rPr>
      </w:pPr>
      <w:r w:rsidRPr="00903DBA">
        <w:rPr>
          <w:highlight w:val="white"/>
        </w:rPr>
        <w:t xml:space="preserve">                </w:t>
      </w:r>
      <w:r w:rsidR="008A0668" w:rsidRPr="00903DBA">
        <w:rPr>
          <w:highlight w:val="white"/>
        </w:rPr>
        <w:t>indexSymbol</w:t>
      </w:r>
      <w:r w:rsidRPr="00903DBA">
        <w:rPr>
          <w:highlight w:val="white"/>
        </w:rPr>
        <w:t>.Name = toSymbol.Name + "[" + index + "]";</w:t>
      </w:r>
    </w:p>
    <w:p w14:paraId="7DF9256E" w14:textId="6E6FDAB8" w:rsidR="007B6ED0" w:rsidRPr="00903DBA" w:rsidRDefault="007B6ED0" w:rsidP="007B6ED0">
      <w:pPr>
        <w:pStyle w:val="Code"/>
        <w:rPr>
          <w:highlight w:val="white"/>
        </w:rPr>
      </w:pPr>
      <w:r w:rsidRPr="00903DBA">
        <w:rPr>
          <w:highlight w:val="white"/>
        </w:rPr>
        <w:t xml:space="preserve">                codeList.AddRange(GenerateAuto(</w:t>
      </w:r>
      <w:r w:rsidR="008A0668" w:rsidRPr="00903DBA">
        <w:rPr>
          <w:highlight w:val="white"/>
        </w:rPr>
        <w:t>indexSymbol</w:t>
      </w:r>
      <w:r w:rsidRPr="00903DBA">
        <w:rPr>
          <w:highlight w:val="white"/>
        </w:rPr>
        <w:t>, fromList[index]));</w:t>
      </w:r>
    </w:p>
    <w:p w14:paraId="5A1DE5E5" w14:textId="77777777" w:rsidR="007B6ED0" w:rsidRPr="00903DBA" w:rsidRDefault="007B6ED0" w:rsidP="007B6ED0">
      <w:pPr>
        <w:pStyle w:val="Code"/>
        <w:rPr>
          <w:highlight w:val="white"/>
        </w:rPr>
      </w:pPr>
      <w:r w:rsidRPr="00903DBA">
        <w:rPr>
          <w:highlight w:val="white"/>
        </w:rPr>
        <w:t xml:space="preserve">              }</w:t>
      </w:r>
    </w:p>
    <w:p w14:paraId="480962A0" w14:textId="77777777" w:rsidR="007B6ED0" w:rsidRPr="00903DBA" w:rsidRDefault="007B6ED0" w:rsidP="007B6ED0">
      <w:pPr>
        <w:pStyle w:val="Code"/>
        <w:rPr>
          <w:highlight w:val="white"/>
        </w:rPr>
      </w:pPr>
      <w:r w:rsidRPr="00903DBA">
        <w:rPr>
          <w:highlight w:val="white"/>
        </w:rPr>
        <w:t xml:space="preserve">            }</w:t>
      </w:r>
    </w:p>
    <w:p w14:paraId="2B196533" w14:textId="77777777" w:rsidR="007B6ED0" w:rsidRPr="00903DBA" w:rsidRDefault="007B6ED0" w:rsidP="007B6ED0">
      <w:pPr>
        <w:pStyle w:val="Code"/>
        <w:rPr>
          <w:highlight w:val="white"/>
        </w:rPr>
      </w:pPr>
      <w:r w:rsidRPr="00903DBA">
        <w:rPr>
          <w:highlight w:val="white"/>
        </w:rPr>
        <w:t xml:space="preserve">            break;</w:t>
      </w:r>
    </w:p>
    <w:p w14:paraId="2F39B19B" w14:textId="327210FE" w:rsidR="00FF05E1" w:rsidRPr="00903DBA" w:rsidRDefault="00494434" w:rsidP="005801D8">
      <w:pPr>
        <w:rPr>
          <w:highlight w:val="white"/>
        </w:rPr>
      </w:pPr>
      <w:r w:rsidRPr="00903DBA">
        <w:rPr>
          <w:highlight w:val="white"/>
        </w:rPr>
        <w:t>In case of a struct</w:t>
      </w:r>
      <w:r w:rsidR="00225EE9" w:rsidRPr="00903DBA">
        <w:rPr>
          <w:highlight w:val="white"/>
        </w:rPr>
        <w:t xml:space="preserve"> or a union</w:t>
      </w:r>
      <w:r w:rsidRPr="00903DBA">
        <w:rPr>
          <w:highlight w:val="white"/>
        </w:rPr>
        <w:t>, we</w:t>
      </w:r>
      <w:r w:rsidR="00EA615C" w:rsidRPr="00903DBA">
        <w:rPr>
          <w:highlight w:val="white"/>
        </w:rPr>
        <w:t xml:space="preserve"> check that </w:t>
      </w:r>
      <w:r w:rsidR="005801D8" w:rsidRPr="00903DBA">
        <w:rPr>
          <w:highlight w:val="white"/>
        </w:rPr>
        <w:t xml:space="preserve">the list size does not exceed </w:t>
      </w:r>
      <w:r w:rsidR="00225EE9" w:rsidRPr="00903DBA">
        <w:rPr>
          <w:highlight w:val="white"/>
        </w:rPr>
        <w:t xml:space="preserve">its allowed size. In case of a struct, the list size must not exceed the number of struct members. In case of a union, the list must hold exactly on element. </w:t>
      </w:r>
    </w:p>
    <w:p w14:paraId="7210C983" w14:textId="77777777" w:rsidR="007B6ED0" w:rsidRPr="00903DBA" w:rsidRDefault="007B6ED0" w:rsidP="007B6ED0">
      <w:pPr>
        <w:pStyle w:val="Code"/>
        <w:rPr>
          <w:highlight w:val="white"/>
        </w:rPr>
      </w:pPr>
      <w:r w:rsidRPr="00903DBA">
        <w:rPr>
          <w:highlight w:val="white"/>
        </w:rPr>
        <w:t xml:space="preserve">          case Sort.Struct:</w:t>
      </w:r>
    </w:p>
    <w:p w14:paraId="090F8EBE" w14:textId="77777777" w:rsidR="007B6ED0" w:rsidRPr="00903DBA" w:rsidRDefault="007B6ED0" w:rsidP="007B6ED0">
      <w:pPr>
        <w:pStyle w:val="Code"/>
        <w:rPr>
          <w:highlight w:val="white"/>
        </w:rPr>
      </w:pPr>
      <w:r w:rsidRPr="00903DBA">
        <w:rPr>
          <w:highlight w:val="white"/>
        </w:rPr>
        <w:t xml:space="preserve">          case Sort.Union: {</w:t>
      </w:r>
    </w:p>
    <w:p w14:paraId="34E3D515" w14:textId="4447FBB5" w:rsidR="007B6ED0" w:rsidRPr="00903DBA" w:rsidRDefault="007B6ED0" w:rsidP="007B6ED0">
      <w:pPr>
        <w:pStyle w:val="Code"/>
        <w:rPr>
          <w:highlight w:val="white"/>
        </w:rPr>
      </w:pPr>
      <w:r w:rsidRPr="00903DBA">
        <w:rPr>
          <w:highlight w:val="white"/>
        </w:rPr>
        <w:t xml:space="preserve">              </w:t>
      </w:r>
      <w:r w:rsidR="006E0330" w:rsidRPr="00903DBA">
        <w:rPr>
          <w:highlight w:val="white"/>
        </w:rPr>
        <w:t>List</w:t>
      </w:r>
      <w:r w:rsidRPr="00903DBA">
        <w:rPr>
          <w:highlight w:val="white"/>
        </w:rPr>
        <w:t>&lt;Symbol&gt; member</w:t>
      </w:r>
      <w:r w:rsidR="006E0330" w:rsidRPr="00903DBA">
        <w:rPr>
          <w:highlight w:val="white"/>
        </w:rPr>
        <w:t>List</w:t>
      </w:r>
      <w:r w:rsidRPr="00903DBA">
        <w:rPr>
          <w:highlight w:val="white"/>
        </w:rPr>
        <w:t xml:space="preserve"> = toType.Member</w:t>
      </w:r>
      <w:r w:rsidR="006E0330" w:rsidRPr="00903DBA">
        <w:rPr>
          <w:highlight w:val="white"/>
        </w:rPr>
        <w:t>List</w:t>
      </w:r>
      <w:r w:rsidRPr="00903DBA">
        <w:rPr>
          <w:highlight w:val="white"/>
        </w:rPr>
        <w:t>;</w:t>
      </w:r>
    </w:p>
    <w:p w14:paraId="407D4856" w14:textId="77777777" w:rsidR="00106572" w:rsidRPr="00903DBA" w:rsidRDefault="007B6ED0" w:rsidP="007B6ED0">
      <w:pPr>
        <w:pStyle w:val="Code"/>
        <w:rPr>
          <w:highlight w:val="white"/>
        </w:rPr>
      </w:pPr>
      <w:r w:rsidRPr="00903DBA">
        <w:rPr>
          <w:highlight w:val="white"/>
        </w:rPr>
        <w:t xml:space="preserve">              Assert.Error((toType.IsStruct() &amp;&amp;</w:t>
      </w:r>
    </w:p>
    <w:p w14:paraId="23725A1A" w14:textId="6B72153B" w:rsidR="007B6ED0" w:rsidRPr="00903DBA" w:rsidRDefault="00106572" w:rsidP="007B6ED0">
      <w:pPr>
        <w:pStyle w:val="Code"/>
        <w:rPr>
          <w:highlight w:val="white"/>
        </w:rPr>
      </w:pPr>
      <w:r w:rsidRPr="00903DBA">
        <w:rPr>
          <w:highlight w:val="white"/>
        </w:rPr>
        <w:t xml:space="preserve">                           </w:t>
      </w:r>
      <w:r w:rsidR="007B6ED0" w:rsidRPr="00903DBA">
        <w:rPr>
          <w:highlight w:val="white"/>
        </w:rPr>
        <w:t xml:space="preserve">(fromList.Count &lt;= </w:t>
      </w:r>
      <w:r w:rsidR="007D49B1" w:rsidRPr="00903DBA">
        <w:rPr>
          <w:highlight w:val="white"/>
        </w:rPr>
        <w:t>memberList</w:t>
      </w:r>
      <w:r w:rsidR="007B6ED0" w:rsidRPr="00903DBA">
        <w:rPr>
          <w:highlight w:val="white"/>
        </w:rPr>
        <w:t>.Count)) ||</w:t>
      </w:r>
    </w:p>
    <w:p w14:paraId="74F75841" w14:textId="77777777" w:rsidR="007B6ED0" w:rsidRPr="00903DBA" w:rsidRDefault="007B6ED0" w:rsidP="007B6ED0">
      <w:pPr>
        <w:pStyle w:val="Code"/>
        <w:rPr>
          <w:highlight w:val="white"/>
        </w:rPr>
      </w:pPr>
      <w:r w:rsidRPr="00903DBA">
        <w:rPr>
          <w:highlight w:val="white"/>
        </w:rPr>
        <w:t xml:space="preserve">                           (toType.IsUnion() &amp;&amp; (fromList.Count == 1)),</w:t>
      </w:r>
    </w:p>
    <w:p w14:paraId="5001BA63" w14:textId="77777777" w:rsidR="007B6ED0" w:rsidRPr="00903DBA" w:rsidRDefault="007B6ED0" w:rsidP="007B6ED0">
      <w:pPr>
        <w:pStyle w:val="Code"/>
        <w:rPr>
          <w:highlight w:val="white"/>
        </w:rPr>
      </w:pPr>
      <w:r w:rsidRPr="00903DBA">
        <w:rPr>
          <w:highlight w:val="white"/>
        </w:rPr>
        <w:t xml:space="preserve">                           toType, Message.Too_many_initializers);</w:t>
      </w:r>
    </w:p>
    <w:p w14:paraId="5F583E49" w14:textId="2CEE7288" w:rsidR="00677109" w:rsidRPr="00903DBA" w:rsidRDefault="00677109" w:rsidP="00677109">
      <w:pPr>
        <w:rPr>
          <w:highlight w:val="white"/>
        </w:rPr>
      </w:pPr>
      <w:r w:rsidRPr="00903DBA">
        <w:rPr>
          <w:highlight w:val="white"/>
        </w:rPr>
        <w:t>Like the array case, we iterate through the list</w:t>
      </w:r>
      <w:r w:rsidR="00B20995" w:rsidRPr="00903DBA">
        <w:rPr>
          <w:highlight w:val="white"/>
        </w:rPr>
        <w:t xml:space="preserve"> and, for each element</w:t>
      </w:r>
      <w:r w:rsidR="00820184" w:rsidRPr="00903DBA">
        <w:rPr>
          <w:highlight w:val="white"/>
        </w:rPr>
        <w:t xml:space="preserve"> in the list</w:t>
      </w:r>
      <w:r w:rsidR="00B20995" w:rsidRPr="00903DBA">
        <w:rPr>
          <w:highlight w:val="white"/>
        </w:rPr>
        <w:t>,</w:t>
      </w:r>
      <w:r w:rsidR="00820184" w:rsidRPr="00903DBA">
        <w:rPr>
          <w:highlight w:val="white"/>
        </w:rPr>
        <w:t xml:space="preserve"> </w:t>
      </w:r>
      <w:r w:rsidRPr="00903DBA">
        <w:rPr>
          <w:highlight w:val="white"/>
        </w:rPr>
        <w:t>create a symbol for</w:t>
      </w:r>
      <w:r w:rsidR="00820184" w:rsidRPr="00903DBA">
        <w:rPr>
          <w:highlight w:val="white"/>
        </w:rPr>
        <w:t xml:space="preserve"> the member and </w:t>
      </w:r>
      <w:r w:rsidRPr="00903DBA">
        <w:rPr>
          <w:highlight w:val="white"/>
        </w:rPr>
        <w:t xml:space="preserve">call </w:t>
      </w:r>
      <w:r w:rsidRPr="00903DBA">
        <w:rPr>
          <w:rStyle w:val="KeyWord0"/>
          <w:highlight w:val="white"/>
        </w:rPr>
        <w:t>GenerateAuto</w:t>
      </w:r>
      <w:r w:rsidRPr="00903DBA">
        <w:rPr>
          <w:highlight w:val="white"/>
        </w:rPr>
        <w:t xml:space="preserve"> recursively, so that potential sub </w:t>
      </w:r>
      <w:r w:rsidR="003A0389" w:rsidRPr="00903DBA">
        <w:rPr>
          <w:highlight w:val="white"/>
        </w:rPr>
        <w:t>list</w:t>
      </w:r>
      <w:r w:rsidR="002B0FF8" w:rsidRPr="00903DBA">
        <w:rPr>
          <w:highlight w:val="white"/>
        </w:rPr>
        <w:t>s</w:t>
      </w:r>
      <w:r w:rsidR="003A0389" w:rsidRPr="00903DBA">
        <w:rPr>
          <w:highlight w:val="white"/>
        </w:rPr>
        <w:t xml:space="preserve"> </w:t>
      </w:r>
      <w:r w:rsidR="00820184" w:rsidRPr="00903DBA">
        <w:rPr>
          <w:highlight w:val="white"/>
        </w:rPr>
        <w:t>are</w:t>
      </w:r>
      <w:r w:rsidRPr="00903DBA">
        <w:rPr>
          <w:highlight w:val="white"/>
        </w:rPr>
        <w:t xml:space="preserve"> properly processed.</w:t>
      </w:r>
      <w:r w:rsidR="00983017" w:rsidRPr="00903DBA">
        <w:rPr>
          <w:highlight w:val="white"/>
        </w:rPr>
        <w:t xml:space="preserve"> The offset of each member symbol is the sum of the offset of the struct or union and the member.</w:t>
      </w:r>
    </w:p>
    <w:p w14:paraId="6D1DD64D" w14:textId="4B9CE69C" w:rsidR="007B6ED0" w:rsidRPr="00903DBA" w:rsidRDefault="007B6ED0" w:rsidP="007B6ED0">
      <w:pPr>
        <w:pStyle w:val="Code"/>
        <w:rPr>
          <w:highlight w:val="white"/>
        </w:rPr>
      </w:pPr>
      <w:r w:rsidRPr="00903DBA">
        <w:rPr>
          <w:highlight w:val="white"/>
        </w:rPr>
        <w:t xml:space="preserve">              IEnumerator&lt;Symbol&gt; enumerator =</w:t>
      </w:r>
      <w:r w:rsidR="00B320E8" w:rsidRPr="00903DBA">
        <w:rPr>
          <w:highlight w:val="white"/>
        </w:rPr>
        <w:t xml:space="preserve"> </w:t>
      </w:r>
      <w:r w:rsidRPr="00903DBA">
        <w:rPr>
          <w:highlight w:val="white"/>
        </w:rPr>
        <w:t>member</w:t>
      </w:r>
      <w:r w:rsidR="00B320E8" w:rsidRPr="00903DBA">
        <w:rPr>
          <w:highlight w:val="white"/>
        </w:rPr>
        <w:t>List</w:t>
      </w:r>
      <w:r w:rsidRPr="00903DBA">
        <w:rPr>
          <w:highlight w:val="white"/>
        </w:rPr>
        <w:t>.GetEnumerator();</w:t>
      </w:r>
    </w:p>
    <w:p w14:paraId="2CB32D34" w14:textId="77777777" w:rsidR="007B6ED0" w:rsidRPr="00903DBA" w:rsidRDefault="007B6ED0" w:rsidP="007B6ED0">
      <w:pPr>
        <w:pStyle w:val="Code"/>
        <w:rPr>
          <w:highlight w:val="white"/>
        </w:rPr>
      </w:pPr>
      <w:r w:rsidRPr="00903DBA">
        <w:rPr>
          <w:highlight w:val="white"/>
        </w:rPr>
        <w:t xml:space="preserve">              foreach (object fromInitializor in fromList) {</w:t>
      </w:r>
    </w:p>
    <w:p w14:paraId="70D9E6A6" w14:textId="77777777" w:rsidR="007B6ED0" w:rsidRPr="00903DBA" w:rsidRDefault="007B6ED0" w:rsidP="007B6ED0">
      <w:pPr>
        <w:pStyle w:val="Code"/>
        <w:rPr>
          <w:highlight w:val="white"/>
        </w:rPr>
      </w:pPr>
      <w:r w:rsidRPr="00903DBA">
        <w:rPr>
          <w:highlight w:val="white"/>
        </w:rPr>
        <w:t xml:space="preserve">                enumerator.MoveNext();</w:t>
      </w:r>
    </w:p>
    <w:p w14:paraId="7272686F" w14:textId="77777777" w:rsidR="007B6ED0" w:rsidRPr="00903DBA" w:rsidRDefault="007B6ED0" w:rsidP="007B6ED0">
      <w:pPr>
        <w:pStyle w:val="Code"/>
        <w:rPr>
          <w:highlight w:val="white"/>
        </w:rPr>
      </w:pPr>
      <w:r w:rsidRPr="00903DBA">
        <w:rPr>
          <w:highlight w:val="white"/>
        </w:rPr>
        <w:lastRenderedPageBreak/>
        <w:t xml:space="preserve">                Symbol memberSymbol = enumerator.Current;</w:t>
      </w:r>
    </w:p>
    <w:p w14:paraId="2A1D6D86" w14:textId="7AC2C76D" w:rsidR="007B6ED0" w:rsidRPr="00903DBA" w:rsidRDefault="007B6ED0" w:rsidP="007B6ED0">
      <w:pPr>
        <w:pStyle w:val="Code"/>
        <w:rPr>
          <w:highlight w:val="white"/>
        </w:rPr>
      </w:pPr>
      <w:r w:rsidRPr="00903DBA">
        <w:rPr>
          <w:highlight w:val="white"/>
        </w:rPr>
        <w:t xml:space="preserve">                Symbol subSymbol = new Symbol(memberSymbol.Type);</w:t>
      </w:r>
    </w:p>
    <w:p w14:paraId="45FF899E" w14:textId="77777777" w:rsidR="007B6ED0" w:rsidRPr="00903DBA" w:rsidRDefault="007B6ED0" w:rsidP="007B6ED0">
      <w:pPr>
        <w:pStyle w:val="Code"/>
        <w:rPr>
          <w:highlight w:val="white"/>
        </w:rPr>
      </w:pPr>
      <w:r w:rsidRPr="00903DBA">
        <w:rPr>
          <w:highlight w:val="white"/>
        </w:rPr>
        <w:t xml:space="preserve">                subSymbol.Name = toSymbol.Name + "." + memberSymbol.Name;</w:t>
      </w:r>
    </w:p>
    <w:p w14:paraId="774F475D" w14:textId="77777777" w:rsidR="007B6ED0" w:rsidRPr="00903DBA" w:rsidRDefault="007B6ED0" w:rsidP="007B6ED0">
      <w:pPr>
        <w:pStyle w:val="Code"/>
        <w:rPr>
          <w:highlight w:val="white"/>
        </w:rPr>
      </w:pPr>
      <w:r w:rsidRPr="00903DBA">
        <w:rPr>
          <w:highlight w:val="white"/>
        </w:rPr>
        <w:t xml:space="preserve">                subSymbol.Offset = toSymbol.Offset + memberSymbol.Offset;</w:t>
      </w:r>
    </w:p>
    <w:p w14:paraId="3771BA3D" w14:textId="77777777" w:rsidR="007B6ED0" w:rsidRPr="00903DBA" w:rsidRDefault="007B6ED0" w:rsidP="007B6ED0">
      <w:pPr>
        <w:pStyle w:val="Code"/>
        <w:rPr>
          <w:highlight w:val="white"/>
        </w:rPr>
      </w:pPr>
      <w:r w:rsidRPr="00903DBA">
        <w:rPr>
          <w:highlight w:val="white"/>
        </w:rPr>
        <w:t xml:space="preserve">                codeList.AddRange(GenerateAuto(subSymbol, fromInitializor));</w:t>
      </w:r>
    </w:p>
    <w:p w14:paraId="21028EF4" w14:textId="77777777" w:rsidR="007B6ED0" w:rsidRPr="00903DBA" w:rsidRDefault="007B6ED0" w:rsidP="007B6ED0">
      <w:pPr>
        <w:pStyle w:val="Code"/>
        <w:rPr>
          <w:highlight w:val="white"/>
        </w:rPr>
      </w:pPr>
      <w:r w:rsidRPr="00903DBA">
        <w:rPr>
          <w:highlight w:val="white"/>
        </w:rPr>
        <w:t xml:space="preserve">              }</w:t>
      </w:r>
    </w:p>
    <w:p w14:paraId="7A32E37B" w14:textId="77777777" w:rsidR="007B6ED0" w:rsidRPr="00903DBA" w:rsidRDefault="007B6ED0" w:rsidP="007B6ED0">
      <w:pPr>
        <w:pStyle w:val="Code"/>
        <w:rPr>
          <w:highlight w:val="white"/>
        </w:rPr>
      </w:pPr>
      <w:r w:rsidRPr="00903DBA">
        <w:rPr>
          <w:highlight w:val="white"/>
        </w:rPr>
        <w:t xml:space="preserve">            }</w:t>
      </w:r>
    </w:p>
    <w:p w14:paraId="0D4DD268" w14:textId="77777777" w:rsidR="007B6ED0" w:rsidRPr="00903DBA" w:rsidRDefault="007B6ED0" w:rsidP="007B6ED0">
      <w:pPr>
        <w:pStyle w:val="Code"/>
        <w:rPr>
          <w:highlight w:val="white"/>
        </w:rPr>
      </w:pPr>
      <w:r w:rsidRPr="00903DBA">
        <w:rPr>
          <w:highlight w:val="white"/>
        </w:rPr>
        <w:t xml:space="preserve">            break;</w:t>
      </w:r>
    </w:p>
    <w:p w14:paraId="7D8DA8D5" w14:textId="77777777" w:rsidR="007B6ED0" w:rsidRPr="00903DBA" w:rsidRDefault="007B6ED0" w:rsidP="007B6ED0">
      <w:pPr>
        <w:pStyle w:val="Code"/>
        <w:rPr>
          <w:highlight w:val="white"/>
        </w:rPr>
      </w:pPr>
      <w:r w:rsidRPr="00903DBA">
        <w:rPr>
          <w:highlight w:val="white"/>
        </w:rPr>
        <w:t xml:space="preserve">        }</w:t>
      </w:r>
    </w:p>
    <w:p w14:paraId="3E92F767" w14:textId="77777777" w:rsidR="007B6ED0" w:rsidRPr="00903DBA" w:rsidRDefault="007B6ED0" w:rsidP="007B6ED0">
      <w:pPr>
        <w:pStyle w:val="Code"/>
        <w:rPr>
          <w:highlight w:val="white"/>
        </w:rPr>
      </w:pPr>
      <w:r w:rsidRPr="00903DBA">
        <w:rPr>
          <w:highlight w:val="white"/>
        </w:rPr>
        <w:t xml:space="preserve">      }</w:t>
      </w:r>
    </w:p>
    <w:p w14:paraId="272A065B" w14:textId="77777777" w:rsidR="007B6ED0" w:rsidRPr="00903DBA" w:rsidRDefault="007B6ED0" w:rsidP="007B6ED0">
      <w:pPr>
        <w:pStyle w:val="Code"/>
        <w:rPr>
          <w:highlight w:val="white"/>
        </w:rPr>
      </w:pPr>
    </w:p>
    <w:p w14:paraId="1242A608" w14:textId="77777777" w:rsidR="007B6ED0" w:rsidRPr="00903DBA" w:rsidRDefault="007B6ED0" w:rsidP="007B6ED0">
      <w:pPr>
        <w:pStyle w:val="Code"/>
        <w:rPr>
          <w:highlight w:val="white"/>
        </w:rPr>
      </w:pPr>
      <w:r w:rsidRPr="00903DBA">
        <w:rPr>
          <w:highlight w:val="white"/>
        </w:rPr>
        <w:t xml:space="preserve">      return codeList;</w:t>
      </w:r>
    </w:p>
    <w:p w14:paraId="21E833A3" w14:textId="77777777" w:rsidR="007B6ED0" w:rsidRPr="00903DBA" w:rsidRDefault="007B6ED0" w:rsidP="007B6ED0">
      <w:pPr>
        <w:pStyle w:val="Code"/>
        <w:rPr>
          <w:highlight w:val="white"/>
        </w:rPr>
      </w:pPr>
      <w:r w:rsidRPr="00903DBA">
        <w:rPr>
          <w:highlight w:val="white"/>
        </w:rPr>
        <w:t xml:space="preserve">    }</w:t>
      </w:r>
    </w:p>
    <w:p w14:paraId="6411A691" w14:textId="77777777" w:rsidR="007B6ED0" w:rsidRPr="00903DBA" w:rsidRDefault="007B6ED0" w:rsidP="007B6ED0">
      <w:pPr>
        <w:pStyle w:val="Code"/>
        <w:rPr>
          <w:highlight w:val="white"/>
        </w:rPr>
      </w:pPr>
      <w:r w:rsidRPr="00903DBA">
        <w:rPr>
          <w:highlight w:val="white"/>
        </w:rPr>
        <w:t xml:space="preserve">  }</w:t>
      </w:r>
    </w:p>
    <w:p w14:paraId="7B97B3DD" w14:textId="142FE4EA" w:rsidR="007B6ED0" w:rsidRPr="00903DBA" w:rsidRDefault="007B6ED0" w:rsidP="007B6ED0">
      <w:pPr>
        <w:pStyle w:val="Code"/>
        <w:rPr>
          <w:highlight w:val="white"/>
        </w:rPr>
      </w:pPr>
      <w:r w:rsidRPr="00903DBA">
        <w:rPr>
          <w:highlight w:val="white"/>
        </w:rPr>
        <w:t>}</w:t>
      </w:r>
    </w:p>
    <w:p w14:paraId="658046EB" w14:textId="77777777" w:rsidR="0083315B" w:rsidRPr="00903DBA" w:rsidRDefault="0083315B">
      <w:pPr>
        <w:pStyle w:val="Rubrik3"/>
        <w:numPr>
          <w:ilvl w:val="2"/>
          <w:numId w:val="171"/>
        </w:numPr>
        <w:rPr>
          <w:ins w:id="376" w:author="Stefan Bjornander" w:date="2015-04-25T17:29:00Z"/>
        </w:rPr>
        <w:pPrChange w:id="377" w:author="Stefan Bjornander" w:date="2015-04-25T17:29:00Z">
          <w:pPr>
            <w:pStyle w:val="Code"/>
          </w:pPr>
        </w:pPrChange>
      </w:pPr>
      <w:bookmarkStart w:id="378" w:name="_Toc57656055"/>
      <w:ins w:id="379" w:author="Stefan Bjornander" w:date="2015-04-25T17:28:00Z">
        <w:r w:rsidRPr="00903DBA">
          <w:t xml:space="preserve">Static </w:t>
        </w:r>
      </w:ins>
      <w:r w:rsidRPr="00903DBA">
        <w:t>Initialization</w:t>
      </w:r>
      <w:bookmarkEnd w:id="378"/>
    </w:p>
    <w:p w14:paraId="052D947E" w14:textId="77777777" w:rsidR="0083315B" w:rsidRPr="00903DBA" w:rsidRDefault="0083315B" w:rsidP="0083315B">
      <w:ins w:id="380" w:author="Stefan Bjornander" w:date="2015-04-25T17:29:00Z">
        <w:r w:rsidRPr="00903DBA">
          <w:t xml:space="preserve">Static </w:t>
        </w:r>
      </w:ins>
      <w:r w:rsidRPr="00903DBA">
        <w:t>initialization</w:t>
      </w:r>
      <w:ins w:id="381" w:author="Stefan Bjornander" w:date="2015-04-25T17:29:00Z">
        <w:r w:rsidRPr="00903DBA">
          <w:t xml:space="preserve"> occurs when a static variable </w:t>
        </w:r>
      </w:ins>
      <w:r w:rsidRPr="00903DBA">
        <w:t>becomes</w:t>
      </w:r>
      <w:ins w:id="382" w:author="Stefan Bjornander" w:date="2015-04-25T17:29:00Z">
        <w:r w:rsidRPr="00903DBA">
          <w:t xml:space="preserve"> </w:t>
        </w:r>
      </w:ins>
      <w:r w:rsidRPr="00903DBA">
        <w:t>initialized</w:t>
      </w:r>
      <w:ins w:id="383" w:author="Stefan Bjornander" w:date="2015-04-25T17:29:00Z">
        <w:r w:rsidRPr="00903DBA">
          <w:t>.</w:t>
        </w:r>
      </w:ins>
      <w:ins w:id="384" w:author="Stefan Bjornander" w:date="2015-04-25T17:32:00Z">
        <w:r w:rsidRPr="00903DBA">
          <w:t xml:space="preserve"> The </w:t>
        </w:r>
      </w:ins>
      <w:r w:rsidRPr="00903DBA">
        <w:t>initialization</w:t>
      </w:r>
      <w:ins w:id="385" w:author="Stefan Bjornander" w:date="2015-04-25T17:32:00Z">
        <w:r w:rsidRPr="00903DBA">
          <w:t xml:space="preserve"> value </w:t>
        </w:r>
        <w:proofErr w:type="gramStart"/>
        <w:r w:rsidRPr="00903DBA">
          <w:t>has to</w:t>
        </w:r>
        <w:proofErr w:type="gramEnd"/>
        <w:r w:rsidRPr="00903DBA">
          <w:t xml:space="preserve"> be constant and known at compile time. No code is generated, instead a m</w:t>
        </w:r>
      </w:ins>
      <w:r w:rsidRPr="00903DBA">
        <w:t>e</w:t>
      </w:r>
      <w:ins w:id="386" w:author="Stefan Bjornander" w:date="2015-04-25T17:32:00Z">
        <w:r w:rsidRPr="00903DBA">
          <w:t>mory block holding the value is created.</w:t>
        </w:r>
      </w:ins>
    </w:p>
    <w:p w14:paraId="3EC9B7BF" w14:textId="4163E835" w:rsidR="00662829" w:rsidRPr="00903DBA" w:rsidRDefault="00662829" w:rsidP="00662829">
      <w:pPr>
        <w:rPr>
          <w:highlight w:val="white"/>
        </w:rPr>
      </w:pPr>
      <w:r w:rsidRPr="00903DBA">
        <w:rPr>
          <w:highlight w:val="white"/>
        </w:rPr>
        <w:t xml:space="preserve">The </w:t>
      </w:r>
      <w:r w:rsidRPr="00903DBA">
        <w:rPr>
          <w:rStyle w:val="KeyWord0"/>
          <w:highlight w:val="white"/>
        </w:rPr>
        <w:t>GenerateStaticInitializer</w:t>
      </w:r>
      <w:r w:rsidRPr="00903DBA">
        <w:rPr>
          <w:highlight w:val="white"/>
        </w:rPr>
        <w:t xml:space="preserve"> class basically performs the same</w:t>
      </w:r>
      <w:r w:rsidR="00917F92" w:rsidRPr="00903DBA">
        <w:rPr>
          <w:highlight w:val="white"/>
        </w:rPr>
        <w:t xml:space="preserve"> </w:t>
      </w:r>
      <w:r w:rsidRPr="00903DBA">
        <w:rPr>
          <w:highlight w:val="white"/>
        </w:rPr>
        <w:t xml:space="preserve">task as the </w:t>
      </w:r>
      <w:r w:rsidRPr="00903DBA">
        <w:rPr>
          <w:rStyle w:val="KeyWord0"/>
          <w:highlight w:val="white"/>
        </w:rPr>
        <w:t>GenerateAutoInitializer</w:t>
      </w:r>
      <w:r w:rsidRPr="00903DBA">
        <w:rPr>
          <w:highlight w:val="white"/>
        </w:rPr>
        <w:t xml:space="preserve"> class: </w:t>
      </w:r>
      <w:r w:rsidR="00A34462" w:rsidRPr="00903DBA">
        <w:rPr>
          <w:highlight w:val="white"/>
        </w:rPr>
        <w:t>it interprets</w:t>
      </w:r>
      <w:r w:rsidR="000F68A5" w:rsidRPr="00903DBA">
        <w:rPr>
          <w:highlight w:val="white"/>
        </w:rPr>
        <w:t xml:space="preserve"> the</w:t>
      </w:r>
      <w:r w:rsidR="00A34462" w:rsidRPr="00903DBA">
        <w:rPr>
          <w:highlight w:val="white"/>
        </w:rPr>
        <w:t xml:space="preserve"> </w:t>
      </w:r>
      <w:r w:rsidR="00887961" w:rsidRPr="00903DBA">
        <w:rPr>
          <w:highlight w:val="white"/>
        </w:rPr>
        <w:t>initialization an</w:t>
      </w:r>
      <w:r w:rsidR="003B544E" w:rsidRPr="00903DBA">
        <w:rPr>
          <w:highlight w:val="white"/>
        </w:rPr>
        <w:t>d</w:t>
      </w:r>
      <w:r w:rsidR="00887961" w:rsidRPr="00903DBA">
        <w:rPr>
          <w:highlight w:val="white"/>
        </w:rPr>
        <w:t xml:space="preserve"> compare </w:t>
      </w:r>
      <w:r w:rsidR="003B544E" w:rsidRPr="00903DBA">
        <w:rPr>
          <w:highlight w:val="white"/>
        </w:rPr>
        <w:t>it</w:t>
      </w:r>
      <w:r w:rsidR="00887961" w:rsidRPr="00903DBA">
        <w:rPr>
          <w:highlight w:val="white"/>
        </w:rPr>
        <w:t xml:space="preserve"> to the defined type. However, </w:t>
      </w:r>
      <w:r w:rsidR="00AE10A3" w:rsidRPr="00903DBA">
        <w:rPr>
          <w:highlight w:val="white"/>
        </w:rPr>
        <w:t>i</w:t>
      </w:r>
      <w:r w:rsidR="00887961" w:rsidRPr="00903DBA">
        <w:rPr>
          <w:highlight w:val="white"/>
        </w:rPr>
        <w:t>t does not generate assignment instruction, but rather initialization</w:t>
      </w:r>
      <w:r w:rsidR="003D6961" w:rsidRPr="00903DBA">
        <w:rPr>
          <w:highlight w:val="white"/>
        </w:rPr>
        <w:t xml:space="preserve"> instructions. One difference compared to the auto initialization case is that </w:t>
      </w:r>
      <w:r w:rsidR="00DD21F4" w:rsidRPr="00903DBA">
        <w:rPr>
          <w:highlight w:val="white"/>
        </w:rPr>
        <w:t xml:space="preserve">if the array, struct, or union, is not completely initialized we </w:t>
      </w:r>
      <w:r w:rsidR="003D6961" w:rsidRPr="00903DBA">
        <w:rPr>
          <w:highlight w:val="white"/>
        </w:rPr>
        <w:t>need to generate code for initialization of the remaining part</w:t>
      </w:r>
      <w:r w:rsidR="00887961" w:rsidRPr="00903DBA">
        <w:rPr>
          <w:highlight w:val="white"/>
        </w:rPr>
        <w:t>.</w:t>
      </w:r>
    </w:p>
    <w:p w14:paraId="303DAF97" w14:textId="561A01F3" w:rsidR="00E03072" w:rsidRPr="00903DBA" w:rsidRDefault="00E03072" w:rsidP="00E03072">
      <w:pPr>
        <w:pStyle w:val="CodeHeader"/>
      </w:pPr>
      <w:proofErr w:type="spellStart"/>
      <w:r w:rsidRPr="00903DBA">
        <w:rPr>
          <w:highlight w:val="white"/>
        </w:rPr>
        <w:t>GenerateStatic</w:t>
      </w:r>
      <w:r w:rsidR="002F35C1" w:rsidRPr="00903DBA">
        <w:rPr>
          <w:highlight w:val="white"/>
        </w:rPr>
        <w:t>Initializer</w:t>
      </w:r>
      <w:r w:rsidRPr="00903DBA">
        <w:t>.cs</w:t>
      </w:r>
      <w:proofErr w:type="spellEnd"/>
    </w:p>
    <w:p w14:paraId="51A6F82D" w14:textId="77777777" w:rsidR="00517768" w:rsidRPr="00903DBA" w:rsidRDefault="00517768" w:rsidP="00673567">
      <w:pPr>
        <w:pStyle w:val="Code"/>
        <w:rPr>
          <w:highlight w:val="white"/>
        </w:rPr>
      </w:pPr>
      <w:r w:rsidRPr="00903DBA">
        <w:rPr>
          <w:highlight w:val="white"/>
        </w:rPr>
        <w:t>using System.Collections.Generic;</w:t>
      </w:r>
    </w:p>
    <w:p w14:paraId="0D8BB4FC" w14:textId="77777777" w:rsidR="00517768" w:rsidRPr="00903DBA" w:rsidRDefault="00517768" w:rsidP="00673567">
      <w:pPr>
        <w:pStyle w:val="Code"/>
        <w:rPr>
          <w:highlight w:val="white"/>
        </w:rPr>
      </w:pPr>
    </w:p>
    <w:p w14:paraId="43AAEAD5" w14:textId="77777777" w:rsidR="00517768" w:rsidRPr="00903DBA" w:rsidRDefault="00517768" w:rsidP="00673567">
      <w:pPr>
        <w:pStyle w:val="Code"/>
        <w:rPr>
          <w:highlight w:val="white"/>
        </w:rPr>
      </w:pPr>
      <w:r w:rsidRPr="00903DBA">
        <w:rPr>
          <w:highlight w:val="white"/>
        </w:rPr>
        <w:t>namespace CCompiler {</w:t>
      </w:r>
    </w:p>
    <w:p w14:paraId="0EFFCB91" w14:textId="77777777" w:rsidR="00517768" w:rsidRPr="00903DBA" w:rsidRDefault="00517768" w:rsidP="00673567">
      <w:pPr>
        <w:pStyle w:val="Code"/>
        <w:rPr>
          <w:highlight w:val="white"/>
        </w:rPr>
      </w:pPr>
      <w:r w:rsidRPr="00903DBA">
        <w:rPr>
          <w:highlight w:val="white"/>
        </w:rPr>
        <w:t xml:space="preserve">  public class GenerateStaticInitializer {</w:t>
      </w:r>
    </w:p>
    <w:p w14:paraId="06313985" w14:textId="77777777" w:rsidR="00517768" w:rsidRPr="00903DBA" w:rsidRDefault="00517768" w:rsidP="00673567">
      <w:pPr>
        <w:pStyle w:val="Code"/>
        <w:rPr>
          <w:highlight w:val="white"/>
        </w:rPr>
      </w:pPr>
      <w:r w:rsidRPr="00903DBA">
        <w:rPr>
          <w:highlight w:val="white"/>
        </w:rPr>
        <w:t xml:space="preserve">    public static List&lt;MiddleCode&gt; GenerateStatic(Type toType,</w:t>
      </w:r>
    </w:p>
    <w:p w14:paraId="29784D81" w14:textId="77777777" w:rsidR="00517768" w:rsidRPr="00903DBA" w:rsidRDefault="00517768" w:rsidP="00673567">
      <w:pPr>
        <w:pStyle w:val="Code"/>
        <w:rPr>
          <w:highlight w:val="white"/>
        </w:rPr>
      </w:pPr>
      <w:r w:rsidRPr="00903DBA">
        <w:rPr>
          <w:highlight w:val="white"/>
        </w:rPr>
        <w:t xml:space="preserve">                                                  object fromInitializer) {</w:t>
      </w:r>
    </w:p>
    <w:p w14:paraId="07420B75" w14:textId="77777777" w:rsidR="00517768" w:rsidRPr="00903DBA" w:rsidRDefault="00517768" w:rsidP="00673567">
      <w:pPr>
        <w:pStyle w:val="Code"/>
        <w:rPr>
          <w:highlight w:val="white"/>
        </w:rPr>
      </w:pPr>
      <w:r w:rsidRPr="00903DBA">
        <w:rPr>
          <w:highlight w:val="white"/>
        </w:rPr>
        <w:t xml:space="preserve">      Assert.ErrorXXX((fromInitializer is Expression) ||</w:t>
      </w:r>
    </w:p>
    <w:p w14:paraId="0BBE46D2" w14:textId="77777777" w:rsidR="00517768" w:rsidRPr="00903DBA" w:rsidRDefault="00517768" w:rsidP="00673567">
      <w:pPr>
        <w:pStyle w:val="Code"/>
        <w:rPr>
          <w:highlight w:val="white"/>
        </w:rPr>
      </w:pPr>
      <w:r w:rsidRPr="00903DBA">
        <w:rPr>
          <w:highlight w:val="white"/>
        </w:rPr>
        <w:t xml:space="preserve">                    (fromInitializer is List&lt;object&gt;));</w:t>
      </w:r>
    </w:p>
    <w:p w14:paraId="1DAFAC6D" w14:textId="7F752104" w:rsidR="00517768" w:rsidRPr="00903DBA" w:rsidRDefault="00517768" w:rsidP="00673567">
      <w:pPr>
        <w:pStyle w:val="Code"/>
        <w:rPr>
          <w:highlight w:val="white"/>
        </w:rPr>
      </w:pPr>
      <w:r w:rsidRPr="00903DBA">
        <w:rPr>
          <w:highlight w:val="white"/>
        </w:rPr>
        <w:t xml:space="preserve">      List&lt;MiddleCode&gt; </w:t>
      </w:r>
      <w:r w:rsidR="005F341E" w:rsidRPr="00903DBA">
        <w:rPr>
          <w:highlight w:val="white"/>
        </w:rPr>
        <w:t>codeList</w:t>
      </w:r>
      <w:r w:rsidRPr="00903DBA">
        <w:rPr>
          <w:highlight w:val="white"/>
        </w:rPr>
        <w:t xml:space="preserve"> = new List&lt;MiddleCode&gt;();</w:t>
      </w:r>
    </w:p>
    <w:p w14:paraId="777685AB" w14:textId="3CAF382C" w:rsidR="00517768" w:rsidRPr="00903DBA" w:rsidRDefault="00123417" w:rsidP="00123417">
      <w:pPr>
        <w:rPr>
          <w:highlight w:val="white"/>
        </w:rPr>
      </w:pPr>
      <w:r w:rsidRPr="00903DBA">
        <w:rPr>
          <w:highlight w:val="white"/>
        </w:rPr>
        <w:t>If the initializer is an expression</w:t>
      </w:r>
      <w:r w:rsidR="00120E9D" w:rsidRPr="00903DBA">
        <w:rPr>
          <w:highlight w:val="white"/>
        </w:rPr>
        <w:t>,</w:t>
      </w:r>
      <w:r w:rsidRPr="00903DBA">
        <w:rPr>
          <w:highlight w:val="white"/>
        </w:rPr>
        <w:t xml:space="preserve"> we </w:t>
      </w:r>
      <w:r w:rsidR="006864DA" w:rsidRPr="00903DBA">
        <w:rPr>
          <w:highlight w:val="white"/>
        </w:rPr>
        <w:t>have t</w:t>
      </w:r>
      <w:r w:rsidR="00910EBC" w:rsidRPr="00903DBA">
        <w:rPr>
          <w:highlight w:val="white"/>
        </w:rPr>
        <w:t>wo special</w:t>
      </w:r>
      <w:r w:rsidR="006864DA" w:rsidRPr="00903DBA">
        <w:rPr>
          <w:highlight w:val="white"/>
        </w:rPr>
        <w:t xml:space="preserve"> cases</w:t>
      </w:r>
      <w:r w:rsidR="00120E9D" w:rsidRPr="00903DBA">
        <w:rPr>
          <w:highlight w:val="white"/>
        </w:rPr>
        <w:t xml:space="preserve">: </w:t>
      </w:r>
      <w:r w:rsidR="006864DA" w:rsidRPr="00903DBA">
        <w:rPr>
          <w:highlight w:val="white"/>
        </w:rPr>
        <w:t>that the defined type is a character array and the initializer is a string</w:t>
      </w:r>
      <w:r w:rsidR="00120E9D" w:rsidRPr="00903DBA">
        <w:rPr>
          <w:highlight w:val="white"/>
        </w:rPr>
        <w:t xml:space="preserve">, the defined type is a pointer and the initializer is an array, a function, or a string. </w:t>
      </w:r>
    </w:p>
    <w:p w14:paraId="18F2FA8B" w14:textId="77777777" w:rsidR="00517768" w:rsidRPr="00903DBA" w:rsidRDefault="00517768" w:rsidP="00673567">
      <w:pPr>
        <w:pStyle w:val="Code"/>
        <w:rPr>
          <w:highlight w:val="white"/>
        </w:rPr>
      </w:pPr>
      <w:r w:rsidRPr="00903DBA">
        <w:rPr>
          <w:highlight w:val="white"/>
        </w:rPr>
        <w:t xml:space="preserve">      if (fromInitializer is Expression) {</w:t>
      </w:r>
    </w:p>
    <w:p w14:paraId="3C825F11" w14:textId="77777777" w:rsidR="00517768" w:rsidRPr="00903DBA" w:rsidRDefault="00517768" w:rsidP="00673567">
      <w:pPr>
        <w:pStyle w:val="Code"/>
        <w:rPr>
          <w:highlight w:val="white"/>
        </w:rPr>
      </w:pPr>
      <w:r w:rsidRPr="00903DBA">
        <w:rPr>
          <w:highlight w:val="white"/>
        </w:rPr>
        <w:t xml:space="preserve">        Expression fromExpression = (Expression) fromInitializer;</w:t>
      </w:r>
    </w:p>
    <w:p w14:paraId="7085EE55" w14:textId="77777777" w:rsidR="00517768" w:rsidRPr="00903DBA" w:rsidRDefault="00517768" w:rsidP="00673567">
      <w:pPr>
        <w:pStyle w:val="Code"/>
        <w:rPr>
          <w:highlight w:val="white"/>
        </w:rPr>
      </w:pPr>
      <w:r w:rsidRPr="00903DBA">
        <w:rPr>
          <w:highlight w:val="white"/>
        </w:rPr>
        <w:t xml:space="preserve">        Symbol fromSymbol = fromExpression.Symbol;</w:t>
      </w:r>
    </w:p>
    <w:p w14:paraId="5D1526F1" w14:textId="77777777" w:rsidR="00517768" w:rsidRPr="00903DBA" w:rsidRDefault="00517768" w:rsidP="00673567">
      <w:pPr>
        <w:pStyle w:val="Code"/>
        <w:rPr>
          <w:highlight w:val="white"/>
        </w:rPr>
      </w:pPr>
      <w:r w:rsidRPr="00903DBA">
        <w:rPr>
          <w:highlight w:val="white"/>
        </w:rPr>
        <w:t xml:space="preserve">        Assert.Error(fromSymbol.IsExternOrStatic(), fromSymbol,</w:t>
      </w:r>
    </w:p>
    <w:p w14:paraId="0F83D354" w14:textId="77777777" w:rsidR="00517768" w:rsidRPr="00903DBA" w:rsidRDefault="00517768" w:rsidP="00673567">
      <w:pPr>
        <w:pStyle w:val="Code"/>
        <w:rPr>
          <w:highlight w:val="white"/>
        </w:rPr>
      </w:pPr>
      <w:r w:rsidRPr="00903DBA">
        <w:rPr>
          <w:highlight w:val="white"/>
        </w:rPr>
        <w:t xml:space="preserve">                     Message.Non__static_initializer);</w:t>
      </w:r>
    </w:p>
    <w:p w14:paraId="4F4F06F2" w14:textId="77777777" w:rsidR="00517768" w:rsidRPr="00903DBA" w:rsidRDefault="00517768" w:rsidP="00673567">
      <w:pPr>
        <w:pStyle w:val="Code"/>
        <w:rPr>
          <w:highlight w:val="white"/>
        </w:rPr>
      </w:pPr>
      <w:r w:rsidRPr="00903DBA">
        <w:rPr>
          <w:highlight w:val="white"/>
        </w:rPr>
        <w:t xml:space="preserve">        Type fromType = fromSymbol.Type;</w:t>
      </w:r>
    </w:p>
    <w:p w14:paraId="068FA628" w14:textId="131F876D" w:rsidR="00120E9D" w:rsidRPr="00903DBA" w:rsidRDefault="00E4376D" w:rsidP="00120E9D">
      <w:pPr>
        <w:rPr>
          <w:highlight w:val="white"/>
        </w:rPr>
      </w:pPr>
      <w:r w:rsidRPr="00903DBA">
        <w:rPr>
          <w:highlight w:val="white"/>
        </w:rPr>
        <w:t xml:space="preserve">If the </w:t>
      </w:r>
      <w:r w:rsidR="00120E9D" w:rsidRPr="00903DBA">
        <w:rPr>
          <w:highlight w:val="white"/>
        </w:rPr>
        <w:t>defined type is a character array and the initializer is a string</w:t>
      </w:r>
      <w:r w:rsidR="0030571A" w:rsidRPr="00903DBA">
        <w:rPr>
          <w:highlight w:val="white"/>
        </w:rPr>
        <w:t>, we first check the size of the string. If the array size is undefined</w:t>
      </w:r>
      <w:r w:rsidR="001C2A70" w:rsidRPr="00903DBA">
        <w:rPr>
          <w:highlight w:val="white"/>
        </w:rPr>
        <w:t xml:space="preserve">, </w:t>
      </w:r>
      <w:r w:rsidR="0030571A" w:rsidRPr="00903DBA">
        <w:rPr>
          <w:highlight w:val="white"/>
        </w:rPr>
        <w:t>we set its size to the</w:t>
      </w:r>
      <w:r w:rsidR="008F298C" w:rsidRPr="00903DBA">
        <w:rPr>
          <w:highlight w:val="white"/>
        </w:rPr>
        <w:t xml:space="preserve"> size of the string, plus one for the terminating zero-chara</w:t>
      </w:r>
      <w:r w:rsidR="00EF63CF" w:rsidRPr="00903DBA">
        <w:rPr>
          <w:highlight w:val="white"/>
        </w:rPr>
        <w:t>c</w:t>
      </w:r>
      <w:r w:rsidR="008F298C" w:rsidRPr="00903DBA">
        <w:rPr>
          <w:highlight w:val="white"/>
        </w:rPr>
        <w:t>ter.</w:t>
      </w:r>
      <w:r w:rsidR="001C2A70" w:rsidRPr="00903DBA">
        <w:rPr>
          <w:highlight w:val="white"/>
        </w:rPr>
        <w:t xml:space="preserve"> If the array size is defined, we check that the string (including the terminating zer</w:t>
      </w:r>
      <w:r w:rsidR="00EF63CF" w:rsidRPr="00903DBA">
        <w:rPr>
          <w:highlight w:val="white"/>
        </w:rPr>
        <w:t>o</w:t>
      </w:r>
      <w:r w:rsidR="001C2A70" w:rsidRPr="00903DBA">
        <w:rPr>
          <w:highlight w:val="white"/>
        </w:rPr>
        <w:t>-character) fits withing the array.</w:t>
      </w:r>
    </w:p>
    <w:p w14:paraId="3654FD23" w14:textId="77777777" w:rsidR="00673567" w:rsidRPr="00903DBA" w:rsidRDefault="00517768" w:rsidP="00673567">
      <w:pPr>
        <w:pStyle w:val="Code"/>
        <w:rPr>
          <w:highlight w:val="white"/>
        </w:rPr>
      </w:pPr>
      <w:r w:rsidRPr="00903DBA">
        <w:rPr>
          <w:highlight w:val="white"/>
        </w:rPr>
        <w:t xml:space="preserve">        if (toType.IsArray() &amp;&amp; toType.ArrayType.IsChar() &amp;&amp;</w:t>
      </w:r>
    </w:p>
    <w:p w14:paraId="5CD47C44" w14:textId="1E754D97" w:rsidR="00517768" w:rsidRPr="00903DBA" w:rsidRDefault="00673567" w:rsidP="00673567">
      <w:pPr>
        <w:pStyle w:val="Code"/>
        <w:rPr>
          <w:highlight w:val="white"/>
        </w:rPr>
      </w:pPr>
      <w:r w:rsidRPr="00903DBA">
        <w:rPr>
          <w:highlight w:val="white"/>
        </w:rPr>
        <w:t xml:space="preserve">           </w:t>
      </w:r>
      <w:r w:rsidR="00517768" w:rsidRPr="00903DBA">
        <w:rPr>
          <w:highlight w:val="white"/>
        </w:rPr>
        <w:t xml:space="preserve"> fromType.IsString()) {</w:t>
      </w:r>
    </w:p>
    <w:p w14:paraId="5EB02BF8" w14:textId="77777777" w:rsidR="00517768" w:rsidRPr="00903DBA" w:rsidRDefault="00517768" w:rsidP="00673567">
      <w:pPr>
        <w:pStyle w:val="Code"/>
        <w:rPr>
          <w:highlight w:val="white"/>
        </w:rPr>
      </w:pPr>
      <w:r w:rsidRPr="00903DBA">
        <w:rPr>
          <w:highlight w:val="white"/>
        </w:rPr>
        <w:t xml:space="preserve">          string text = (string) fromSymbol.Value;</w:t>
      </w:r>
    </w:p>
    <w:p w14:paraId="2793BF2F" w14:textId="09E977DA" w:rsidR="00517768" w:rsidRPr="00903DBA" w:rsidRDefault="00517768" w:rsidP="00CC3E91">
      <w:pPr>
        <w:rPr>
          <w:highlight w:val="white"/>
        </w:rPr>
      </w:pPr>
      <w:r w:rsidRPr="00903DBA">
        <w:rPr>
          <w:highlight w:val="white"/>
        </w:rPr>
        <w:lastRenderedPageBreak/>
        <w:t xml:space="preserve"> </w:t>
      </w:r>
      <w:r w:rsidR="00CC3E91" w:rsidRPr="00903DBA">
        <w:rPr>
          <w:highlight w:val="white"/>
        </w:rPr>
        <w:t>Note that we add space for an extra character, the terminating zero-character.</w:t>
      </w:r>
    </w:p>
    <w:p w14:paraId="6A1A2BBD" w14:textId="77777777" w:rsidR="00517768" w:rsidRPr="00903DBA" w:rsidRDefault="00517768" w:rsidP="00673567">
      <w:pPr>
        <w:pStyle w:val="Code"/>
        <w:rPr>
          <w:highlight w:val="white"/>
        </w:rPr>
      </w:pPr>
      <w:r w:rsidRPr="00903DBA">
        <w:rPr>
          <w:highlight w:val="white"/>
        </w:rPr>
        <w:t xml:space="preserve">          if (toType.ArraySize == 0) {</w:t>
      </w:r>
    </w:p>
    <w:p w14:paraId="090CDE4F" w14:textId="77777777" w:rsidR="00517768" w:rsidRPr="00903DBA" w:rsidRDefault="00517768" w:rsidP="00673567">
      <w:pPr>
        <w:pStyle w:val="Code"/>
        <w:rPr>
          <w:highlight w:val="white"/>
        </w:rPr>
      </w:pPr>
      <w:r w:rsidRPr="00903DBA">
        <w:rPr>
          <w:highlight w:val="white"/>
        </w:rPr>
        <w:t xml:space="preserve">            toType.ArraySize = text.Length + 1;</w:t>
      </w:r>
    </w:p>
    <w:p w14:paraId="4DB93EB6" w14:textId="77777777" w:rsidR="00517768" w:rsidRPr="00903DBA" w:rsidRDefault="00517768" w:rsidP="00673567">
      <w:pPr>
        <w:pStyle w:val="Code"/>
        <w:rPr>
          <w:highlight w:val="white"/>
        </w:rPr>
      </w:pPr>
      <w:r w:rsidRPr="00903DBA">
        <w:rPr>
          <w:highlight w:val="white"/>
        </w:rPr>
        <w:t xml:space="preserve">          }</w:t>
      </w:r>
    </w:p>
    <w:p w14:paraId="43B9CC76" w14:textId="77777777" w:rsidR="00F63E4A" w:rsidRPr="00903DBA" w:rsidRDefault="006314C7" w:rsidP="006314C7">
      <w:pPr>
        <w:rPr>
          <w:highlight w:val="white"/>
        </w:rPr>
      </w:pPr>
      <w:r w:rsidRPr="00903DBA">
        <w:rPr>
          <w:highlight w:val="white"/>
        </w:rPr>
        <w:t xml:space="preserve">Note that the string length must be strictly less than the </w:t>
      </w:r>
      <w:r w:rsidR="00F63E4A" w:rsidRPr="00903DBA">
        <w:rPr>
          <w:highlight w:val="white"/>
        </w:rPr>
        <w:t>array size, for the terminating zero-character to fit in the string.</w:t>
      </w:r>
    </w:p>
    <w:p w14:paraId="56A7A6EE" w14:textId="77777777" w:rsidR="00517768" w:rsidRPr="00903DBA" w:rsidRDefault="00517768" w:rsidP="00673567">
      <w:pPr>
        <w:pStyle w:val="Code"/>
        <w:rPr>
          <w:highlight w:val="white"/>
        </w:rPr>
      </w:pPr>
      <w:r w:rsidRPr="00903DBA">
        <w:rPr>
          <w:highlight w:val="white"/>
        </w:rPr>
        <w:t xml:space="preserve">          else {</w:t>
      </w:r>
    </w:p>
    <w:p w14:paraId="78BBD7FE" w14:textId="77777777" w:rsidR="00517768" w:rsidRPr="00903DBA" w:rsidRDefault="00517768" w:rsidP="00673567">
      <w:pPr>
        <w:pStyle w:val="Code"/>
        <w:rPr>
          <w:highlight w:val="white"/>
        </w:rPr>
      </w:pPr>
      <w:r w:rsidRPr="00903DBA">
        <w:rPr>
          <w:highlight w:val="white"/>
        </w:rPr>
        <w:t xml:space="preserve">            Assert.Error(text.Length &lt; toType.ArraySize,</w:t>
      </w:r>
    </w:p>
    <w:p w14:paraId="595A1BD1" w14:textId="77777777" w:rsidR="00517768" w:rsidRPr="00903DBA" w:rsidRDefault="00517768" w:rsidP="00673567">
      <w:pPr>
        <w:pStyle w:val="Code"/>
        <w:rPr>
          <w:highlight w:val="white"/>
        </w:rPr>
      </w:pPr>
      <w:r w:rsidRPr="00903DBA">
        <w:rPr>
          <w:highlight w:val="white"/>
        </w:rPr>
        <w:t xml:space="preserve">                         toType, Message.Too_many_initializers);</w:t>
      </w:r>
    </w:p>
    <w:p w14:paraId="70E9F42B" w14:textId="77777777" w:rsidR="00517768" w:rsidRPr="00903DBA" w:rsidRDefault="00517768" w:rsidP="00673567">
      <w:pPr>
        <w:pStyle w:val="Code"/>
        <w:rPr>
          <w:highlight w:val="white"/>
        </w:rPr>
      </w:pPr>
      <w:r w:rsidRPr="00903DBA">
        <w:rPr>
          <w:highlight w:val="white"/>
        </w:rPr>
        <w:t xml:space="preserve">          }</w:t>
      </w:r>
    </w:p>
    <w:p w14:paraId="5A490E41" w14:textId="77777777" w:rsidR="00517768" w:rsidRPr="00903DBA" w:rsidRDefault="00517768" w:rsidP="00673567">
      <w:pPr>
        <w:pStyle w:val="Code"/>
        <w:rPr>
          <w:highlight w:val="white"/>
        </w:rPr>
      </w:pPr>
    </w:p>
    <w:p w14:paraId="3FB4BE89" w14:textId="1EA20279"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13FE6F54" w14:textId="5A442BA0" w:rsidR="00517768" w:rsidRPr="00903DBA" w:rsidRDefault="00517768" w:rsidP="00673567">
      <w:pPr>
        <w:pStyle w:val="Code"/>
        <w:rPr>
          <w:highlight w:val="white"/>
        </w:rPr>
      </w:pPr>
      <w:r w:rsidRPr="00903DBA">
        <w:rPr>
          <w:highlight w:val="white"/>
        </w:rPr>
        <w:t xml:space="preserve">                                     </w:t>
      </w:r>
      <w:r w:rsidR="00A762CF" w:rsidRPr="00903DBA">
        <w:rPr>
          <w:highlight w:val="white"/>
        </w:rPr>
        <w:t xml:space="preserve"> </w:t>
      </w:r>
      <w:r w:rsidRPr="00903DBA">
        <w:rPr>
          <w:highlight w:val="white"/>
        </w:rPr>
        <w:t>fromSymbol.Type.Sort, text));</w:t>
      </w:r>
    </w:p>
    <w:p w14:paraId="2301B006" w14:textId="77777777" w:rsidR="00517768" w:rsidRPr="00903DBA" w:rsidRDefault="00517768" w:rsidP="00673567">
      <w:pPr>
        <w:pStyle w:val="Code"/>
        <w:rPr>
          <w:highlight w:val="white"/>
        </w:rPr>
      </w:pPr>
      <w:r w:rsidRPr="00903DBA">
        <w:rPr>
          <w:highlight w:val="white"/>
        </w:rPr>
        <w:t xml:space="preserve">        }</w:t>
      </w:r>
    </w:p>
    <w:p w14:paraId="091A2A25" w14:textId="5A6641C6" w:rsidR="004F288F" w:rsidRPr="00903DBA" w:rsidRDefault="004F288F" w:rsidP="004F288F">
      <w:pPr>
        <w:rPr>
          <w:highlight w:val="white"/>
        </w:rPr>
      </w:pPr>
      <w:r w:rsidRPr="00903DBA">
        <w:rPr>
          <w:highlight w:val="white"/>
        </w:rPr>
        <w:t xml:space="preserve">If the </w:t>
      </w:r>
      <w:r w:rsidR="00A66D06" w:rsidRPr="00903DBA">
        <w:rPr>
          <w:highlight w:val="white"/>
        </w:rPr>
        <w:t xml:space="preserve">defined type is </w:t>
      </w:r>
      <w:r w:rsidR="00F732CC" w:rsidRPr="00903DBA">
        <w:rPr>
          <w:highlight w:val="white"/>
        </w:rPr>
        <w:t>a pointer and the initializer is an array, a function, or a string, we create a static address</w:t>
      </w:r>
      <w:r w:rsidR="00E633E7" w:rsidRPr="00903DBA">
        <w:rPr>
          <w:highlight w:val="white"/>
        </w:rPr>
        <w:t xml:space="preserve"> and add an initialization middle code instruction. </w:t>
      </w:r>
    </w:p>
    <w:p w14:paraId="12CAAD19" w14:textId="35689B4A" w:rsidR="00517768" w:rsidRPr="00903DBA" w:rsidRDefault="00517768" w:rsidP="00673567">
      <w:pPr>
        <w:pStyle w:val="Code"/>
        <w:rPr>
          <w:highlight w:val="white"/>
        </w:rPr>
      </w:pPr>
      <w:r w:rsidRPr="00903DBA">
        <w:rPr>
          <w:highlight w:val="white"/>
        </w:rPr>
        <w:t xml:space="preserve">        else if (toType.IsPointer() &amp;&amp; fromType.IsArrayFunctionOrString()) {</w:t>
      </w:r>
    </w:p>
    <w:p w14:paraId="045F6689" w14:textId="77777777" w:rsidR="00517768" w:rsidRPr="00903DBA" w:rsidRDefault="00517768" w:rsidP="00673567">
      <w:pPr>
        <w:pStyle w:val="Code"/>
        <w:rPr>
          <w:highlight w:val="white"/>
        </w:rPr>
      </w:pPr>
      <w:r w:rsidRPr="00903DBA">
        <w:rPr>
          <w:highlight w:val="white"/>
        </w:rPr>
        <w:t xml:space="preserve">          Assert.ErrorXXX((fromType.IsString() &amp;&amp; toType.PointerType.IsChar())</w:t>
      </w:r>
    </w:p>
    <w:p w14:paraId="5AED5010" w14:textId="77777777" w:rsidR="00517768" w:rsidRPr="00903DBA" w:rsidRDefault="00517768" w:rsidP="00673567">
      <w:pPr>
        <w:pStyle w:val="Code"/>
        <w:rPr>
          <w:highlight w:val="white"/>
        </w:rPr>
      </w:pPr>
      <w:r w:rsidRPr="00903DBA">
        <w:rPr>
          <w:highlight w:val="white"/>
        </w:rPr>
        <w:t xml:space="preserve">                        ||(fromType.IsArray() &amp;&amp;</w:t>
      </w:r>
    </w:p>
    <w:p w14:paraId="5D255BCA" w14:textId="77777777" w:rsidR="00517768" w:rsidRPr="00903DBA" w:rsidRDefault="00517768" w:rsidP="00673567">
      <w:pPr>
        <w:pStyle w:val="Code"/>
        <w:rPr>
          <w:highlight w:val="white"/>
        </w:rPr>
      </w:pPr>
      <w:r w:rsidRPr="00903DBA">
        <w:rPr>
          <w:highlight w:val="white"/>
        </w:rPr>
        <w:t xml:space="preserve">                           fromType.ArrayType.Equals(toType.PointerType)) ||</w:t>
      </w:r>
    </w:p>
    <w:p w14:paraId="7D3F3663" w14:textId="77777777" w:rsidR="00517768" w:rsidRPr="00903DBA" w:rsidRDefault="00517768" w:rsidP="00673567">
      <w:pPr>
        <w:pStyle w:val="Code"/>
        <w:rPr>
          <w:highlight w:val="white"/>
        </w:rPr>
      </w:pPr>
      <w:r w:rsidRPr="00903DBA">
        <w:rPr>
          <w:highlight w:val="white"/>
        </w:rPr>
        <w:t xml:space="preserve">                        (fromType.IsFunction() &amp;&amp;</w:t>
      </w:r>
    </w:p>
    <w:p w14:paraId="7D166447" w14:textId="77777777" w:rsidR="00517768" w:rsidRPr="00903DBA" w:rsidRDefault="00517768" w:rsidP="00673567">
      <w:pPr>
        <w:pStyle w:val="Code"/>
        <w:rPr>
          <w:highlight w:val="white"/>
        </w:rPr>
      </w:pPr>
      <w:r w:rsidRPr="00903DBA">
        <w:rPr>
          <w:highlight w:val="white"/>
        </w:rPr>
        <w:t xml:space="preserve">                         fromType.Equals(toType.PointerType)));</w:t>
      </w:r>
    </w:p>
    <w:p w14:paraId="5F1202C9" w14:textId="77777777" w:rsidR="00517768" w:rsidRPr="00903DBA" w:rsidRDefault="00517768" w:rsidP="00673567">
      <w:pPr>
        <w:pStyle w:val="Code"/>
        <w:rPr>
          <w:highlight w:val="white"/>
        </w:rPr>
      </w:pPr>
      <w:r w:rsidRPr="00903DBA">
        <w:rPr>
          <w:highlight w:val="white"/>
        </w:rPr>
        <w:t xml:space="preserve">          StaticAddress staticAddress =</w:t>
      </w:r>
    </w:p>
    <w:p w14:paraId="5101B0C3" w14:textId="77777777" w:rsidR="00517768" w:rsidRPr="00903DBA" w:rsidRDefault="00517768" w:rsidP="00673567">
      <w:pPr>
        <w:pStyle w:val="Code"/>
        <w:rPr>
          <w:highlight w:val="white"/>
        </w:rPr>
      </w:pPr>
      <w:r w:rsidRPr="00903DBA">
        <w:rPr>
          <w:highlight w:val="white"/>
        </w:rPr>
        <w:t xml:space="preserve">            new StaticAddress(fromSymbol.UniqueName, 0);</w:t>
      </w:r>
    </w:p>
    <w:p w14:paraId="48E6F737" w14:textId="2F040DDA"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5FA6D2AB" w14:textId="0BE8DC79" w:rsidR="00517768" w:rsidRPr="00903DBA" w:rsidRDefault="00517768" w:rsidP="00673567">
      <w:pPr>
        <w:pStyle w:val="Code"/>
        <w:rPr>
          <w:highlight w:val="white"/>
        </w:rPr>
      </w:pPr>
      <w:r w:rsidRPr="00903DBA">
        <w:rPr>
          <w:highlight w:val="white"/>
        </w:rPr>
        <w:t xml:space="preserve">                                      toType.Sort, staticAddress));</w:t>
      </w:r>
    </w:p>
    <w:p w14:paraId="1DECD439" w14:textId="0755B939" w:rsidR="00517768" w:rsidRPr="00903DBA" w:rsidRDefault="00517768" w:rsidP="00673567">
      <w:pPr>
        <w:pStyle w:val="Code"/>
        <w:rPr>
          <w:highlight w:val="white"/>
        </w:rPr>
      </w:pPr>
      <w:r w:rsidRPr="00903DBA">
        <w:rPr>
          <w:highlight w:val="white"/>
        </w:rPr>
        <w:t xml:space="preserve">        }</w:t>
      </w:r>
    </w:p>
    <w:p w14:paraId="7EAF7FB1" w14:textId="5756B3F7" w:rsidR="00EC3B0C" w:rsidRPr="00903DBA" w:rsidRDefault="00EC3B0C" w:rsidP="00EC3B0C">
      <w:pPr>
        <w:rPr>
          <w:highlight w:val="white"/>
        </w:rPr>
      </w:pPr>
      <w:r w:rsidRPr="00903DBA">
        <w:rPr>
          <w:highlight w:val="white"/>
        </w:rPr>
        <w:t xml:space="preserve">In all other cases, we </w:t>
      </w:r>
      <w:r w:rsidR="00255FFB" w:rsidRPr="00903DBA">
        <w:rPr>
          <w:highlight w:val="white"/>
        </w:rPr>
        <w:t>type cast the expression into the defined type, check that the expression is constant</w:t>
      </w:r>
      <w:r w:rsidR="00AB081B" w:rsidRPr="00903DBA">
        <w:rPr>
          <w:highlight w:val="white"/>
        </w:rPr>
        <w:t>,</w:t>
      </w:r>
      <w:r w:rsidR="00255FFB" w:rsidRPr="00903DBA">
        <w:rPr>
          <w:highlight w:val="white"/>
        </w:rPr>
        <w:t xml:space="preserve"> and add an initialization middle code instruction.</w:t>
      </w:r>
    </w:p>
    <w:p w14:paraId="219649FA" w14:textId="77777777" w:rsidR="00517768" w:rsidRPr="00903DBA" w:rsidRDefault="00517768" w:rsidP="00673567">
      <w:pPr>
        <w:pStyle w:val="Code"/>
        <w:rPr>
          <w:highlight w:val="white"/>
        </w:rPr>
      </w:pPr>
      <w:r w:rsidRPr="00903DBA">
        <w:rPr>
          <w:highlight w:val="white"/>
        </w:rPr>
        <w:t xml:space="preserve">        else {</w:t>
      </w:r>
    </w:p>
    <w:p w14:paraId="1DA0C94C" w14:textId="77777777" w:rsidR="00517768" w:rsidRPr="00903DBA" w:rsidRDefault="00517768" w:rsidP="00673567">
      <w:pPr>
        <w:pStyle w:val="Code"/>
        <w:rPr>
          <w:highlight w:val="white"/>
        </w:rPr>
      </w:pPr>
      <w:r w:rsidRPr="00903DBA">
        <w:rPr>
          <w:highlight w:val="white"/>
        </w:rPr>
        <w:t xml:space="preserve">          Expression toExpression =</w:t>
      </w:r>
    </w:p>
    <w:p w14:paraId="3C573B68" w14:textId="77777777" w:rsidR="00517768" w:rsidRPr="00903DBA" w:rsidRDefault="00517768" w:rsidP="00673567">
      <w:pPr>
        <w:pStyle w:val="Code"/>
        <w:rPr>
          <w:highlight w:val="white"/>
        </w:rPr>
      </w:pPr>
      <w:r w:rsidRPr="00903DBA">
        <w:rPr>
          <w:highlight w:val="white"/>
        </w:rPr>
        <w:t xml:space="preserve">            TypeCast.ImplicitCast(fromExpression, toType);</w:t>
      </w:r>
    </w:p>
    <w:p w14:paraId="798ED39A" w14:textId="140F4330" w:rsidR="00517768" w:rsidRPr="00903DBA" w:rsidRDefault="00517768" w:rsidP="00673567">
      <w:pPr>
        <w:pStyle w:val="Code"/>
        <w:rPr>
          <w:highlight w:val="white"/>
        </w:rPr>
      </w:pPr>
      <w:r w:rsidRPr="00903DBA">
        <w:rPr>
          <w:highlight w:val="white"/>
        </w:rPr>
        <w:t xml:space="preserve">          Symbol toSymbol = toExpression.Symbol;</w:t>
      </w:r>
    </w:p>
    <w:p w14:paraId="59E576BD" w14:textId="77777777" w:rsidR="00AB081B" w:rsidRPr="00903DBA" w:rsidRDefault="00AB081B" w:rsidP="00AB081B">
      <w:pPr>
        <w:rPr>
          <w:highlight w:val="white"/>
        </w:rPr>
      </w:pPr>
      <w:r w:rsidRPr="00903DBA">
        <w:rPr>
          <w:highlight w:val="white"/>
        </w:rPr>
        <w:t>If the value is not null, the expression is constant. However, the value may be a static address, which we consider to be constant in this context.</w:t>
      </w:r>
    </w:p>
    <w:p w14:paraId="7758BE71" w14:textId="77777777" w:rsidR="00517768" w:rsidRPr="00903DBA" w:rsidRDefault="00517768" w:rsidP="00673567">
      <w:pPr>
        <w:pStyle w:val="Code"/>
        <w:rPr>
          <w:highlight w:val="white"/>
        </w:rPr>
      </w:pPr>
      <w:r w:rsidRPr="00903DBA">
        <w:rPr>
          <w:highlight w:val="white"/>
        </w:rPr>
        <w:t xml:space="preserve">          Assert.Error(toSymbol.Value != null, toSymbol,</w:t>
      </w:r>
    </w:p>
    <w:p w14:paraId="228EECDD" w14:textId="77777777" w:rsidR="00517768" w:rsidRPr="00903DBA" w:rsidRDefault="00517768" w:rsidP="00673567">
      <w:pPr>
        <w:pStyle w:val="Code"/>
        <w:rPr>
          <w:highlight w:val="white"/>
        </w:rPr>
      </w:pPr>
      <w:r w:rsidRPr="00903DBA">
        <w:rPr>
          <w:highlight w:val="white"/>
        </w:rPr>
        <w:t xml:space="preserve">                       Message.Non__constant_expression);</w:t>
      </w:r>
    </w:p>
    <w:p w14:paraId="60219ED8" w14:textId="55482605"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.Add(new MiddleCode(MiddleOperator.Initializer,</w:t>
      </w:r>
    </w:p>
    <w:p w14:paraId="04D7A608" w14:textId="1565E4E5" w:rsidR="00517768" w:rsidRPr="00903DBA" w:rsidRDefault="00517768" w:rsidP="00673567">
      <w:pPr>
        <w:pStyle w:val="Code"/>
        <w:rPr>
          <w:highlight w:val="white"/>
        </w:rPr>
      </w:pPr>
      <w:r w:rsidRPr="00903DBA">
        <w:rPr>
          <w:highlight w:val="white"/>
        </w:rPr>
        <w:t xml:space="preserve">                                      toSymbol.Type.Sort, toSymbol.Value));</w:t>
      </w:r>
    </w:p>
    <w:p w14:paraId="6009210D" w14:textId="77777777" w:rsidR="00517768" w:rsidRPr="00903DBA" w:rsidRDefault="00517768" w:rsidP="00673567">
      <w:pPr>
        <w:pStyle w:val="Code"/>
        <w:rPr>
          <w:highlight w:val="white"/>
        </w:rPr>
      </w:pPr>
      <w:r w:rsidRPr="00903DBA">
        <w:rPr>
          <w:highlight w:val="white"/>
        </w:rPr>
        <w:t xml:space="preserve">        }</w:t>
      </w:r>
    </w:p>
    <w:p w14:paraId="5945C6A3" w14:textId="4A36BEE8" w:rsidR="00517768" w:rsidRPr="00903DBA" w:rsidRDefault="00517768" w:rsidP="00673567">
      <w:pPr>
        <w:pStyle w:val="Code"/>
        <w:rPr>
          <w:highlight w:val="white"/>
        </w:rPr>
      </w:pPr>
      <w:r w:rsidRPr="00903DBA">
        <w:rPr>
          <w:highlight w:val="white"/>
        </w:rPr>
        <w:t xml:space="preserve">      }</w:t>
      </w:r>
    </w:p>
    <w:p w14:paraId="314695BC" w14:textId="07FF100F" w:rsidR="00F43E2F" w:rsidRPr="00903DBA" w:rsidRDefault="00F43E2F" w:rsidP="00AE0401">
      <w:pPr>
        <w:rPr>
          <w:highlight w:val="white"/>
        </w:rPr>
      </w:pPr>
      <w:r w:rsidRPr="00903DBA">
        <w:rPr>
          <w:highlight w:val="white"/>
        </w:rPr>
        <w:t xml:space="preserve">If the initializer is a </w:t>
      </w:r>
      <w:r w:rsidR="001B45FA" w:rsidRPr="00903DBA">
        <w:rPr>
          <w:highlight w:val="white"/>
        </w:rPr>
        <w:t>list, the defined type must be an array, a struct, or a union.</w:t>
      </w:r>
    </w:p>
    <w:p w14:paraId="64E25007" w14:textId="77777777" w:rsidR="00517768" w:rsidRPr="00903DBA" w:rsidRDefault="00517768" w:rsidP="00673567">
      <w:pPr>
        <w:pStyle w:val="Code"/>
        <w:rPr>
          <w:highlight w:val="white"/>
        </w:rPr>
      </w:pPr>
      <w:r w:rsidRPr="00903DBA">
        <w:rPr>
          <w:highlight w:val="white"/>
        </w:rPr>
        <w:t xml:space="preserve">      else {</w:t>
      </w:r>
    </w:p>
    <w:p w14:paraId="5924FD33" w14:textId="77777777" w:rsidR="00517768" w:rsidRPr="00903DBA" w:rsidRDefault="00517768" w:rsidP="00673567">
      <w:pPr>
        <w:pStyle w:val="Code"/>
        <w:rPr>
          <w:highlight w:val="white"/>
        </w:rPr>
      </w:pPr>
      <w:r w:rsidRPr="00903DBA">
        <w:rPr>
          <w:highlight w:val="white"/>
        </w:rPr>
        <w:t xml:space="preserve">        Assert.Error(toType.IsArray() || toType.IsStructOrUnion(),</w:t>
      </w:r>
    </w:p>
    <w:p w14:paraId="546B8393" w14:textId="77777777" w:rsidR="00745B55" w:rsidRPr="00903DBA" w:rsidRDefault="00517768" w:rsidP="00673567">
      <w:pPr>
        <w:pStyle w:val="Code"/>
        <w:rPr>
          <w:highlight w:val="white"/>
        </w:rPr>
      </w:pPr>
      <w:r w:rsidRPr="00903DBA">
        <w:rPr>
          <w:highlight w:val="white"/>
        </w:rPr>
        <w:t xml:space="preserve">                     toType, Message.</w:t>
      </w:r>
    </w:p>
    <w:p w14:paraId="0DE5FDDF" w14:textId="1D9CE565" w:rsidR="00517768" w:rsidRPr="00903DBA" w:rsidRDefault="00745B55" w:rsidP="00673567">
      <w:pPr>
        <w:pStyle w:val="Code"/>
        <w:rPr>
          <w:highlight w:val="white"/>
        </w:rPr>
      </w:pPr>
      <w:r w:rsidRPr="00903DBA">
        <w:rPr>
          <w:highlight w:val="white"/>
        </w:rPr>
        <w:t xml:space="preserve">        </w:t>
      </w:r>
      <w:r w:rsidR="00517768" w:rsidRPr="00903DBA">
        <w:rPr>
          <w:highlight w:val="white"/>
        </w:rPr>
        <w:t xml:space="preserve">            Only_array_struct_or_union_can_be_initialized_by_a_list);</w:t>
      </w:r>
    </w:p>
    <w:p w14:paraId="4B491DF7" w14:textId="77777777" w:rsidR="00517768" w:rsidRPr="00903DBA" w:rsidRDefault="00517768" w:rsidP="00673567">
      <w:pPr>
        <w:pStyle w:val="Code"/>
        <w:rPr>
          <w:highlight w:val="white"/>
        </w:rPr>
      </w:pPr>
      <w:r w:rsidRPr="00903DBA">
        <w:rPr>
          <w:highlight w:val="white"/>
        </w:rPr>
        <w:t xml:space="preserve">        List&lt;object&gt; fromList = (List&lt;object&gt;) fromInitializer;</w:t>
      </w:r>
    </w:p>
    <w:p w14:paraId="4F0F7149" w14:textId="5939E49A" w:rsidR="00517768" w:rsidRPr="00903DBA" w:rsidRDefault="008F4B53" w:rsidP="008F4B53">
      <w:pPr>
        <w:rPr>
          <w:highlight w:val="white"/>
        </w:rPr>
      </w:pPr>
      <w:r w:rsidRPr="00903DBA">
        <w:rPr>
          <w:highlight w:val="white"/>
        </w:rPr>
        <w:lastRenderedPageBreak/>
        <w:t>In case of an arr</w:t>
      </w:r>
      <w:r w:rsidR="006F330B" w:rsidRPr="00903DBA">
        <w:rPr>
          <w:highlight w:val="white"/>
        </w:rPr>
        <w:t>a</w:t>
      </w:r>
      <w:r w:rsidRPr="00903DBA">
        <w:rPr>
          <w:highlight w:val="white"/>
        </w:rPr>
        <w:t xml:space="preserve">y, we set the array size to the list size if undefined. If the array is defined, we check </w:t>
      </w:r>
      <w:proofErr w:type="spellStart"/>
      <w:r w:rsidRPr="00903DBA">
        <w:rPr>
          <w:highlight w:val="white"/>
        </w:rPr>
        <w:t>thet</w:t>
      </w:r>
      <w:proofErr w:type="spellEnd"/>
      <w:r w:rsidRPr="00903DBA">
        <w:rPr>
          <w:highlight w:val="white"/>
        </w:rPr>
        <w:t xml:space="preserve"> the list size does not exceed the array size.</w:t>
      </w:r>
    </w:p>
    <w:p w14:paraId="1E79CE38" w14:textId="77777777" w:rsidR="00517768" w:rsidRPr="00903DBA" w:rsidRDefault="00517768" w:rsidP="00673567">
      <w:pPr>
        <w:pStyle w:val="Code"/>
        <w:rPr>
          <w:highlight w:val="white"/>
        </w:rPr>
      </w:pPr>
      <w:r w:rsidRPr="00903DBA">
        <w:rPr>
          <w:highlight w:val="white"/>
        </w:rPr>
        <w:t xml:space="preserve">        switch (toType.Sort) {</w:t>
      </w:r>
    </w:p>
    <w:p w14:paraId="41E905DF" w14:textId="77777777" w:rsidR="00517768" w:rsidRPr="00903DBA" w:rsidRDefault="00517768" w:rsidP="00673567">
      <w:pPr>
        <w:pStyle w:val="Code"/>
        <w:rPr>
          <w:highlight w:val="white"/>
        </w:rPr>
      </w:pPr>
      <w:r w:rsidRPr="00903DBA">
        <w:rPr>
          <w:highlight w:val="white"/>
        </w:rPr>
        <w:t xml:space="preserve">          case Sort.Array: {</w:t>
      </w:r>
    </w:p>
    <w:p w14:paraId="23931973" w14:textId="77777777" w:rsidR="00517768" w:rsidRPr="00903DBA" w:rsidRDefault="00517768" w:rsidP="00673567">
      <w:pPr>
        <w:pStyle w:val="Code"/>
        <w:rPr>
          <w:highlight w:val="white"/>
        </w:rPr>
      </w:pPr>
      <w:r w:rsidRPr="00903DBA">
        <w:rPr>
          <w:highlight w:val="white"/>
        </w:rPr>
        <w:t xml:space="preserve">              fromList = ModifyInitializer.ModifyArray(toType, fromList);</w:t>
      </w:r>
    </w:p>
    <w:p w14:paraId="5D4417A8" w14:textId="77777777" w:rsidR="00517768" w:rsidRPr="00903DBA" w:rsidRDefault="00517768" w:rsidP="00673567">
      <w:pPr>
        <w:pStyle w:val="Code"/>
        <w:rPr>
          <w:highlight w:val="white"/>
        </w:rPr>
      </w:pPr>
    </w:p>
    <w:p w14:paraId="184C81CB" w14:textId="77777777" w:rsidR="00517768" w:rsidRPr="00903DBA" w:rsidRDefault="00517768" w:rsidP="00673567">
      <w:pPr>
        <w:pStyle w:val="Code"/>
        <w:rPr>
          <w:highlight w:val="white"/>
        </w:rPr>
      </w:pPr>
      <w:r w:rsidRPr="00903DBA">
        <w:rPr>
          <w:highlight w:val="white"/>
        </w:rPr>
        <w:t xml:space="preserve">              if (toType.ArraySize == 0) {</w:t>
      </w:r>
    </w:p>
    <w:p w14:paraId="4A1C0297" w14:textId="77777777" w:rsidR="00517768" w:rsidRPr="00903DBA" w:rsidRDefault="00517768" w:rsidP="00673567">
      <w:pPr>
        <w:pStyle w:val="Code"/>
        <w:rPr>
          <w:highlight w:val="white"/>
        </w:rPr>
      </w:pPr>
      <w:r w:rsidRPr="00903DBA">
        <w:rPr>
          <w:highlight w:val="white"/>
        </w:rPr>
        <w:t xml:space="preserve">                toType.ArraySize = fromList.Count;</w:t>
      </w:r>
    </w:p>
    <w:p w14:paraId="2F9C3D63" w14:textId="77777777" w:rsidR="00517768" w:rsidRPr="00903DBA" w:rsidRDefault="00517768" w:rsidP="00673567">
      <w:pPr>
        <w:pStyle w:val="Code"/>
        <w:rPr>
          <w:highlight w:val="white"/>
        </w:rPr>
      </w:pPr>
      <w:r w:rsidRPr="00903DBA">
        <w:rPr>
          <w:highlight w:val="white"/>
        </w:rPr>
        <w:t xml:space="preserve">              }</w:t>
      </w:r>
    </w:p>
    <w:p w14:paraId="17EBD356" w14:textId="77777777" w:rsidR="00517768" w:rsidRPr="00903DBA" w:rsidRDefault="00517768" w:rsidP="00673567">
      <w:pPr>
        <w:pStyle w:val="Code"/>
        <w:rPr>
          <w:highlight w:val="white"/>
        </w:rPr>
      </w:pPr>
      <w:r w:rsidRPr="00903DBA">
        <w:rPr>
          <w:highlight w:val="white"/>
        </w:rPr>
        <w:t xml:space="preserve">              else {</w:t>
      </w:r>
    </w:p>
    <w:p w14:paraId="4D1751F3" w14:textId="77777777" w:rsidR="00517768" w:rsidRPr="00903DBA" w:rsidRDefault="00517768" w:rsidP="00673567">
      <w:pPr>
        <w:pStyle w:val="Code"/>
        <w:rPr>
          <w:highlight w:val="white"/>
        </w:rPr>
      </w:pPr>
      <w:r w:rsidRPr="00903DBA">
        <w:rPr>
          <w:highlight w:val="white"/>
        </w:rPr>
        <w:t xml:space="preserve">                Assert.Error(fromList.Count &lt;= toType.ArraySize,</w:t>
      </w:r>
    </w:p>
    <w:p w14:paraId="12AFAA9A" w14:textId="77777777" w:rsidR="00517768" w:rsidRPr="00903DBA" w:rsidRDefault="00517768" w:rsidP="00673567">
      <w:pPr>
        <w:pStyle w:val="Code"/>
        <w:rPr>
          <w:highlight w:val="white"/>
        </w:rPr>
      </w:pPr>
      <w:r w:rsidRPr="00903DBA">
        <w:rPr>
          <w:highlight w:val="white"/>
        </w:rPr>
        <w:t xml:space="preserve">                             toType, Message.Too_many_initializers);</w:t>
      </w:r>
    </w:p>
    <w:p w14:paraId="783088D2" w14:textId="77777777" w:rsidR="00517768" w:rsidRPr="00903DBA" w:rsidRDefault="00517768" w:rsidP="00673567">
      <w:pPr>
        <w:pStyle w:val="Code"/>
        <w:rPr>
          <w:highlight w:val="white"/>
        </w:rPr>
      </w:pPr>
      <w:r w:rsidRPr="00903DBA">
        <w:rPr>
          <w:highlight w:val="white"/>
        </w:rPr>
        <w:t xml:space="preserve">              }</w:t>
      </w:r>
    </w:p>
    <w:p w14:paraId="78FDC6F0" w14:textId="72B4B994" w:rsidR="00517768" w:rsidRPr="00903DBA" w:rsidRDefault="00702DF4" w:rsidP="00702DF4">
      <w:pPr>
        <w:rPr>
          <w:highlight w:val="white"/>
        </w:rPr>
      </w:pPr>
      <w:r w:rsidRPr="00903DBA">
        <w:rPr>
          <w:highlight w:val="white"/>
        </w:rPr>
        <w:t xml:space="preserve">We iterate the array values and call </w:t>
      </w:r>
      <w:r w:rsidRPr="00903DBA">
        <w:rPr>
          <w:rStyle w:val="KeyWord0"/>
          <w:highlight w:val="white"/>
        </w:rPr>
        <w:t>GenerateStatic</w:t>
      </w:r>
      <w:r w:rsidRPr="00903DBA">
        <w:rPr>
          <w:highlight w:val="white"/>
        </w:rPr>
        <w:t xml:space="preserve"> for each value. In the static case we do not need to create index symbol since the code to be generated are ini</w:t>
      </w:r>
      <w:r w:rsidR="00141483" w:rsidRPr="00903DBA">
        <w:rPr>
          <w:highlight w:val="white"/>
        </w:rPr>
        <w:t>tializations rather than assignments.</w:t>
      </w:r>
    </w:p>
    <w:p w14:paraId="3AC5DFB2" w14:textId="77777777" w:rsidR="00517768" w:rsidRPr="00903DBA" w:rsidRDefault="00517768" w:rsidP="00673567">
      <w:pPr>
        <w:pStyle w:val="Code"/>
        <w:rPr>
          <w:highlight w:val="white"/>
        </w:rPr>
      </w:pPr>
      <w:r w:rsidRPr="00903DBA">
        <w:rPr>
          <w:highlight w:val="white"/>
        </w:rPr>
        <w:t xml:space="preserve">              foreach (object value in fromList) {</w:t>
      </w:r>
    </w:p>
    <w:p w14:paraId="7247EC91" w14:textId="27605C30"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.AddRange(GenerateStatic(toType.ArrayType,</w:t>
      </w:r>
      <w:r w:rsidR="00183CBB" w:rsidRPr="00903DBA">
        <w:rPr>
          <w:highlight w:val="white"/>
        </w:rPr>
        <w:t xml:space="preserve"> </w:t>
      </w:r>
      <w:r w:rsidRPr="00903DBA">
        <w:rPr>
          <w:highlight w:val="white"/>
        </w:rPr>
        <w:t>value));</w:t>
      </w:r>
    </w:p>
    <w:p w14:paraId="4C4B7109" w14:textId="77777777" w:rsidR="00517768" w:rsidRPr="00903DBA" w:rsidRDefault="00517768" w:rsidP="00673567">
      <w:pPr>
        <w:pStyle w:val="Code"/>
        <w:rPr>
          <w:highlight w:val="white"/>
        </w:rPr>
      </w:pPr>
      <w:r w:rsidRPr="00903DBA">
        <w:rPr>
          <w:highlight w:val="white"/>
        </w:rPr>
        <w:t xml:space="preserve">              }</w:t>
      </w:r>
    </w:p>
    <w:p w14:paraId="053C3194" w14:textId="7473FC84" w:rsidR="00517768" w:rsidRPr="00903DBA" w:rsidRDefault="00413341" w:rsidP="00413341">
      <w:pPr>
        <w:rPr>
          <w:highlight w:val="white"/>
        </w:rPr>
      </w:pPr>
      <w:r w:rsidRPr="00903DBA">
        <w:rPr>
          <w:highlight w:val="white"/>
        </w:rPr>
        <w:t xml:space="preserve">However, in the static case we must </w:t>
      </w:r>
      <w:r w:rsidR="003E2D06" w:rsidRPr="00903DBA">
        <w:rPr>
          <w:highlight w:val="white"/>
        </w:rPr>
        <w:t xml:space="preserve">add an instruction for the </w:t>
      </w:r>
      <w:r w:rsidR="005432B8" w:rsidRPr="00903DBA">
        <w:rPr>
          <w:highlight w:val="white"/>
        </w:rPr>
        <w:t>initializ</w:t>
      </w:r>
      <w:r w:rsidR="00C247CC" w:rsidRPr="00903DBA">
        <w:rPr>
          <w:highlight w:val="white"/>
        </w:rPr>
        <w:t xml:space="preserve">ation of the </w:t>
      </w:r>
      <w:r w:rsidR="003E2D06" w:rsidRPr="00903DBA">
        <w:rPr>
          <w:highlight w:val="white"/>
        </w:rPr>
        <w:t xml:space="preserve">potential </w:t>
      </w:r>
      <w:r w:rsidR="00C247CC" w:rsidRPr="00903DBA">
        <w:rPr>
          <w:highlight w:val="white"/>
        </w:rPr>
        <w:t xml:space="preserve">remaining part of the array. The </w:t>
      </w:r>
      <w:r w:rsidR="00C247CC" w:rsidRPr="00903DBA">
        <w:rPr>
          <w:rStyle w:val="KeyWord0"/>
          <w:highlight w:val="white"/>
        </w:rPr>
        <w:t>InitializerZero</w:t>
      </w:r>
      <w:r w:rsidR="00C247CC" w:rsidRPr="00903DBA">
        <w:rPr>
          <w:highlight w:val="white"/>
        </w:rPr>
        <w:t xml:space="preserve"> instruction adds a sequence of zero-bytes.</w:t>
      </w:r>
    </w:p>
    <w:p w14:paraId="71469CEE" w14:textId="77777777" w:rsidR="00517768" w:rsidRPr="00903DBA" w:rsidRDefault="00517768" w:rsidP="00673567">
      <w:pPr>
        <w:pStyle w:val="Code"/>
        <w:rPr>
          <w:highlight w:val="white"/>
        </w:rPr>
      </w:pPr>
      <w:r w:rsidRPr="00903DBA">
        <w:rPr>
          <w:highlight w:val="white"/>
        </w:rPr>
        <w:t xml:space="preserve">              int restSize = toType.Size() -</w:t>
      </w:r>
    </w:p>
    <w:p w14:paraId="3CFF5012" w14:textId="6BFDB121" w:rsidR="00517768" w:rsidRPr="00903DBA" w:rsidRDefault="00517768" w:rsidP="00673567">
      <w:pPr>
        <w:pStyle w:val="Code"/>
        <w:rPr>
          <w:highlight w:val="white"/>
        </w:rPr>
      </w:pPr>
      <w:r w:rsidRPr="00903DBA">
        <w:rPr>
          <w:highlight w:val="white"/>
        </w:rPr>
        <w:t xml:space="preserve">                             (fromList.Count * toType.ArrayType.Size());</w:t>
      </w:r>
    </w:p>
    <w:p w14:paraId="0555C561" w14:textId="1BD28503" w:rsidR="008F1545" w:rsidRPr="00903DBA" w:rsidRDefault="008F1545" w:rsidP="00673567">
      <w:pPr>
        <w:pStyle w:val="Code"/>
        <w:rPr>
          <w:highlight w:val="white"/>
        </w:rPr>
      </w:pPr>
      <w:r w:rsidRPr="00903DBA">
        <w:rPr>
          <w:highlight w:val="white"/>
        </w:rPr>
        <w:t xml:space="preserve">              if (restSize &gt; 0)</w:t>
      </w:r>
      <w:r w:rsidR="00C505DE" w:rsidRPr="00903DBA">
        <w:rPr>
          <w:highlight w:val="white"/>
        </w:rPr>
        <w:t xml:space="preserve"> {</w:t>
      </w:r>
    </w:p>
    <w:p w14:paraId="6E247443" w14:textId="483905CD" w:rsidR="00745B55" w:rsidRPr="00903DBA" w:rsidRDefault="008F1545" w:rsidP="00673567">
      <w:pPr>
        <w:pStyle w:val="Code"/>
        <w:rPr>
          <w:highlight w:val="white"/>
        </w:rPr>
      </w:pPr>
      <w:r w:rsidRPr="00903DBA">
        <w:rPr>
          <w:highlight w:val="white"/>
        </w:rPr>
        <w:t xml:space="preserve">  </w:t>
      </w:r>
      <w:r w:rsidR="00517768" w:rsidRPr="00903DBA">
        <w:rPr>
          <w:highlight w:val="white"/>
        </w:rPr>
        <w:t xml:space="preserve">              </w:t>
      </w:r>
      <w:r w:rsidR="005F341E" w:rsidRPr="00903DBA">
        <w:rPr>
          <w:highlight w:val="white"/>
        </w:rPr>
        <w:t>codeList</w:t>
      </w:r>
      <w:r w:rsidR="00517768" w:rsidRPr="00903DBA">
        <w:rPr>
          <w:highlight w:val="white"/>
        </w:rPr>
        <w:t>.Add(new MiddleCode(MiddleOperator.InitializerZero,</w:t>
      </w:r>
    </w:p>
    <w:p w14:paraId="4FEF93D8" w14:textId="4D8800A1" w:rsidR="00517768" w:rsidRPr="00903DBA" w:rsidRDefault="00745B55" w:rsidP="00673567">
      <w:pPr>
        <w:pStyle w:val="Code"/>
        <w:rPr>
          <w:highlight w:val="white"/>
        </w:rPr>
      </w:pPr>
      <w:r w:rsidRPr="00903DBA">
        <w:rPr>
          <w:highlight w:val="white"/>
        </w:rPr>
        <w:t xml:space="preserve">  </w:t>
      </w:r>
      <w:r w:rsidR="008F1545" w:rsidRPr="00903DBA">
        <w:rPr>
          <w:highlight w:val="white"/>
        </w:rPr>
        <w:t xml:space="preserve">  </w:t>
      </w:r>
      <w:r w:rsidRPr="00903DBA">
        <w:rPr>
          <w:highlight w:val="white"/>
        </w:rPr>
        <w:t xml:space="preserve">                                       </w:t>
      </w:r>
      <w:r w:rsidR="00517768" w:rsidRPr="00903DBA">
        <w:rPr>
          <w:highlight w:val="white"/>
        </w:rPr>
        <w:t xml:space="preserve"> restSize));</w:t>
      </w:r>
    </w:p>
    <w:p w14:paraId="758D0FE7" w14:textId="25EEC6F6" w:rsidR="008F1545" w:rsidRPr="00903DBA" w:rsidRDefault="008F1545" w:rsidP="00673567">
      <w:pPr>
        <w:pStyle w:val="Code"/>
        <w:rPr>
          <w:highlight w:val="white"/>
        </w:rPr>
      </w:pPr>
      <w:r w:rsidRPr="00903DBA">
        <w:rPr>
          <w:highlight w:val="white"/>
        </w:rPr>
        <w:t xml:space="preserve">              }</w:t>
      </w:r>
    </w:p>
    <w:p w14:paraId="350794F8" w14:textId="77777777" w:rsidR="00517768" w:rsidRPr="00903DBA" w:rsidRDefault="00517768" w:rsidP="00673567">
      <w:pPr>
        <w:pStyle w:val="Code"/>
        <w:rPr>
          <w:highlight w:val="white"/>
        </w:rPr>
      </w:pPr>
      <w:r w:rsidRPr="00903DBA">
        <w:rPr>
          <w:highlight w:val="white"/>
        </w:rPr>
        <w:t xml:space="preserve">            }</w:t>
      </w:r>
    </w:p>
    <w:p w14:paraId="7EEABD37" w14:textId="77777777" w:rsidR="00517768" w:rsidRPr="00903DBA" w:rsidRDefault="00517768" w:rsidP="00673567">
      <w:pPr>
        <w:pStyle w:val="Code"/>
        <w:rPr>
          <w:highlight w:val="white"/>
        </w:rPr>
      </w:pPr>
      <w:r w:rsidRPr="00903DBA">
        <w:rPr>
          <w:highlight w:val="white"/>
        </w:rPr>
        <w:t xml:space="preserve">            break;</w:t>
      </w:r>
    </w:p>
    <w:p w14:paraId="0E69DFFE" w14:textId="7E5DCE76" w:rsidR="00517768" w:rsidRPr="00903DBA" w:rsidRDefault="00C247CC" w:rsidP="005E3D58">
      <w:pPr>
        <w:rPr>
          <w:highlight w:val="white"/>
        </w:rPr>
      </w:pPr>
      <w:r w:rsidRPr="00903DBA">
        <w:rPr>
          <w:highlight w:val="white"/>
        </w:rPr>
        <w:t xml:space="preserve">Like the auto case, </w:t>
      </w:r>
      <w:r w:rsidR="00871BCE" w:rsidRPr="00903DBA">
        <w:rPr>
          <w:highlight w:val="white"/>
        </w:rPr>
        <w:t>the initializer list size must not exceed the number of members in a struct. The initializer list must hold exactly one element in case of a union</w:t>
      </w:r>
      <w:r w:rsidR="003A173F" w:rsidRPr="00903DBA">
        <w:rPr>
          <w:highlight w:val="white"/>
        </w:rPr>
        <w:t xml:space="preserve">. </w:t>
      </w:r>
      <w:r w:rsidR="00517768" w:rsidRPr="00903DBA">
        <w:rPr>
          <w:highlight w:val="white"/>
        </w:rPr>
        <w:t xml:space="preserve">        </w:t>
      </w:r>
    </w:p>
    <w:p w14:paraId="0EC2D43D" w14:textId="77777777" w:rsidR="00517768" w:rsidRPr="00903DBA" w:rsidRDefault="00517768" w:rsidP="00673567">
      <w:pPr>
        <w:pStyle w:val="Code"/>
        <w:rPr>
          <w:highlight w:val="white"/>
        </w:rPr>
      </w:pPr>
      <w:r w:rsidRPr="00903DBA">
        <w:rPr>
          <w:highlight w:val="white"/>
        </w:rPr>
        <w:t xml:space="preserve">          case Sort.Struct:</w:t>
      </w:r>
    </w:p>
    <w:p w14:paraId="6354EE24" w14:textId="77777777" w:rsidR="00517768" w:rsidRPr="00903DBA" w:rsidRDefault="00517768" w:rsidP="00673567">
      <w:pPr>
        <w:pStyle w:val="Code"/>
        <w:rPr>
          <w:highlight w:val="white"/>
        </w:rPr>
      </w:pPr>
      <w:r w:rsidRPr="00903DBA">
        <w:rPr>
          <w:highlight w:val="white"/>
        </w:rPr>
        <w:t xml:space="preserve">          case Sort.Union: {</w:t>
      </w:r>
    </w:p>
    <w:p w14:paraId="4C40CDF1" w14:textId="2D6FBF80" w:rsidR="00517768" w:rsidRPr="00903DBA" w:rsidRDefault="007D49B1" w:rsidP="00673567">
      <w:pPr>
        <w:pStyle w:val="Code"/>
        <w:rPr>
          <w:highlight w:val="white"/>
        </w:rPr>
      </w:pPr>
      <w:r w:rsidRPr="00903DBA">
        <w:rPr>
          <w:highlight w:val="white"/>
        </w:rPr>
        <w:t xml:space="preserve">              List&lt;Symbol&gt;</w:t>
      </w:r>
      <w:r w:rsidR="00517768" w:rsidRPr="00903DBA">
        <w:rPr>
          <w:highlight w:val="white"/>
        </w:rPr>
        <w:t xml:space="preserve"> </w:t>
      </w:r>
      <w:r w:rsidRPr="00903DBA">
        <w:rPr>
          <w:highlight w:val="white"/>
        </w:rPr>
        <w:t>memberList</w:t>
      </w:r>
      <w:r w:rsidR="00517768" w:rsidRPr="00903DBA">
        <w:rPr>
          <w:highlight w:val="white"/>
        </w:rPr>
        <w:t xml:space="preserve"> = toType.</w:t>
      </w:r>
      <w:r w:rsidRPr="00903DBA">
        <w:rPr>
          <w:highlight w:val="white"/>
        </w:rPr>
        <w:t>MemberList</w:t>
      </w:r>
      <w:r w:rsidR="00517768" w:rsidRPr="00903DBA">
        <w:rPr>
          <w:highlight w:val="white"/>
        </w:rPr>
        <w:t>;</w:t>
      </w:r>
    </w:p>
    <w:p w14:paraId="09D79284" w14:textId="77777777" w:rsidR="005F341E" w:rsidRPr="00903DBA" w:rsidRDefault="00517768" w:rsidP="00673567">
      <w:pPr>
        <w:pStyle w:val="Code"/>
        <w:rPr>
          <w:highlight w:val="white"/>
        </w:rPr>
      </w:pPr>
      <w:r w:rsidRPr="00903DBA">
        <w:rPr>
          <w:highlight w:val="white"/>
        </w:rPr>
        <w:t xml:space="preserve">              Assert.Error((toType.IsStruct() &amp;&amp;</w:t>
      </w:r>
    </w:p>
    <w:p w14:paraId="6D2981D8" w14:textId="026C6F4C" w:rsidR="00517768" w:rsidRPr="00903DBA" w:rsidRDefault="005F341E" w:rsidP="00673567">
      <w:pPr>
        <w:pStyle w:val="Code"/>
        <w:rPr>
          <w:highlight w:val="white"/>
        </w:rPr>
      </w:pPr>
      <w:r w:rsidRPr="00903DBA">
        <w:rPr>
          <w:highlight w:val="white"/>
        </w:rPr>
        <w:t xml:space="preserve">                          </w:t>
      </w:r>
      <w:r w:rsidR="00517768" w:rsidRPr="00903DBA">
        <w:rPr>
          <w:highlight w:val="white"/>
        </w:rPr>
        <w:t xml:space="preserve"> (fromList.Count &lt;= </w:t>
      </w:r>
      <w:r w:rsidR="007D49B1" w:rsidRPr="00903DBA">
        <w:rPr>
          <w:highlight w:val="white"/>
        </w:rPr>
        <w:t>memberList</w:t>
      </w:r>
      <w:r w:rsidR="00517768" w:rsidRPr="00903DBA">
        <w:rPr>
          <w:highlight w:val="white"/>
        </w:rPr>
        <w:t>.Count)) ||</w:t>
      </w:r>
    </w:p>
    <w:p w14:paraId="6C673FDD" w14:textId="77777777" w:rsidR="00517768" w:rsidRPr="00903DBA" w:rsidRDefault="00517768" w:rsidP="00673567">
      <w:pPr>
        <w:pStyle w:val="Code"/>
        <w:rPr>
          <w:highlight w:val="white"/>
        </w:rPr>
      </w:pPr>
      <w:r w:rsidRPr="00903DBA">
        <w:rPr>
          <w:highlight w:val="white"/>
        </w:rPr>
        <w:t xml:space="preserve">                           (toType.IsUnion() &amp;&amp; (fromList.Count == 1)),</w:t>
      </w:r>
    </w:p>
    <w:p w14:paraId="5009FFFD" w14:textId="77777777" w:rsidR="00517768" w:rsidRPr="00903DBA" w:rsidRDefault="00517768" w:rsidP="00673567">
      <w:pPr>
        <w:pStyle w:val="Code"/>
        <w:rPr>
          <w:highlight w:val="white"/>
        </w:rPr>
      </w:pPr>
      <w:r w:rsidRPr="00903DBA">
        <w:rPr>
          <w:highlight w:val="white"/>
        </w:rPr>
        <w:t xml:space="preserve">                           toType, Message.Too_many_initializers);</w:t>
      </w:r>
    </w:p>
    <w:p w14:paraId="2AAE6CBF" w14:textId="4ECB56EA" w:rsidR="00517768" w:rsidRPr="00903DBA" w:rsidRDefault="0040348D" w:rsidP="00A72459">
      <w:pPr>
        <w:rPr>
          <w:highlight w:val="white"/>
        </w:rPr>
      </w:pPr>
      <w:r w:rsidRPr="00903DBA">
        <w:rPr>
          <w:highlight w:val="white"/>
        </w:rPr>
        <w:t xml:space="preserve">Like the auto case, we iterate </w:t>
      </w:r>
      <w:r w:rsidR="00A72459" w:rsidRPr="00903DBA">
        <w:rPr>
          <w:highlight w:val="white"/>
        </w:rPr>
        <w:t>through the ini</w:t>
      </w:r>
      <w:r w:rsidR="006F330B" w:rsidRPr="00903DBA">
        <w:rPr>
          <w:highlight w:val="white"/>
        </w:rPr>
        <w:t>tia</w:t>
      </w:r>
      <w:r w:rsidR="00A72459" w:rsidRPr="00903DBA">
        <w:rPr>
          <w:highlight w:val="white"/>
        </w:rPr>
        <w:t xml:space="preserve">lization list and call </w:t>
      </w:r>
      <w:r w:rsidR="00A72459" w:rsidRPr="00903DBA">
        <w:rPr>
          <w:rStyle w:val="KeyWord0"/>
          <w:highlight w:val="white"/>
        </w:rPr>
        <w:t>GenerateStatic</w:t>
      </w:r>
      <w:r w:rsidR="00A72459" w:rsidRPr="00903DBA">
        <w:rPr>
          <w:highlight w:val="white"/>
        </w:rPr>
        <w:t xml:space="preserve"> </w:t>
      </w:r>
      <w:r w:rsidR="006F330B" w:rsidRPr="00903DBA">
        <w:rPr>
          <w:highlight w:val="white"/>
        </w:rPr>
        <w:t>recursively</w:t>
      </w:r>
      <w:r w:rsidR="00A72459" w:rsidRPr="00903DBA">
        <w:rPr>
          <w:highlight w:val="white"/>
        </w:rPr>
        <w:t xml:space="preserve"> for each element in the list.</w:t>
      </w:r>
      <w:r w:rsidR="00ED00DF" w:rsidRPr="00903DBA">
        <w:rPr>
          <w:highlight w:val="white"/>
        </w:rPr>
        <w:t xml:space="preserve"> However, in the static case we must sum the size of the </w:t>
      </w:r>
      <w:r w:rsidR="000C5C3E" w:rsidRPr="00903DBA">
        <w:rPr>
          <w:highlight w:val="white"/>
        </w:rPr>
        <w:t>initializer list</w:t>
      </w:r>
      <w:r w:rsidR="00BA6140" w:rsidRPr="00903DBA">
        <w:rPr>
          <w:highlight w:val="white"/>
        </w:rPr>
        <w:t xml:space="preserve"> </w:t>
      </w:r>
      <w:proofErr w:type="gramStart"/>
      <w:r w:rsidR="00BA6140" w:rsidRPr="00903DBA">
        <w:rPr>
          <w:highlight w:val="white"/>
        </w:rPr>
        <w:t>in order to</w:t>
      </w:r>
      <w:proofErr w:type="gramEnd"/>
      <w:r w:rsidR="00BA6140" w:rsidRPr="00903DBA">
        <w:rPr>
          <w:highlight w:val="white"/>
        </w:rPr>
        <w:t xml:space="preserve"> add zero</w:t>
      </w:r>
      <w:r w:rsidR="00FE2F4F" w:rsidRPr="00903DBA">
        <w:rPr>
          <w:highlight w:val="white"/>
        </w:rPr>
        <w:t>-bytes if the list does not cover the struct or union.</w:t>
      </w:r>
    </w:p>
    <w:p w14:paraId="008E9B14" w14:textId="77777777" w:rsidR="00517768" w:rsidRPr="00903DBA" w:rsidRDefault="00517768" w:rsidP="00673567">
      <w:pPr>
        <w:pStyle w:val="Code"/>
        <w:rPr>
          <w:highlight w:val="white"/>
        </w:rPr>
      </w:pPr>
      <w:r w:rsidRPr="00903DBA">
        <w:rPr>
          <w:highlight w:val="white"/>
        </w:rPr>
        <w:t xml:space="preserve">              int size = 0;</w:t>
      </w:r>
    </w:p>
    <w:p w14:paraId="79E010E0" w14:textId="4C3F4F9E" w:rsidR="00517768" w:rsidRPr="00903DBA" w:rsidRDefault="00517768" w:rsidP="00673567">
      <w:pPr>
        <w:pStyle w:val="Code"/>
        <w:rPr>
          <w:highlight w:val="white"/>
        </w:rPr>
      </w:pPr>
      <w:r w:rsidRPr="00903DBA">
        <w:rPr>
          <w:highlight w:val="white"/>
        </w:rPr>
        <w:t xml:space="preserve">              IEnumerator&lt;Symbol&gt; enumerator =</w:t>
      </w:r>
      <w:r w:rsidR="007D49B1" w:rsidRPr="00903DBA">
        <w:rPr>
          <w:highlight w:val="white"/>
        </w:rPr>
        <w:t xml:space="preserve"> memberList</w:t>
      </w:r>
      <w:r w:rsidRPr="00903DBA">
        <w:rPr>
          <w:highlight w:val="white"/>
        </w:rPr>
        <w:t>.GetEnumerator();</w:t>
      </w:r>
    </w:p>
    <w:p w14:paraId="23F44D93" w14:textId="77777777" w:rsidR="00517768" w:rsidRPr="00903DBA" w:rsidRDefault="00517768" w:rsidP="00673567">
      <w:pPr>
        <w:pStyle w:val="Code"/>
        <w:rPr>
          <w:highlight w:val="white"/>
        </w:rPr>
      </w:pPr>
      <w:r w:rsidRPr="00903DBA">
        <w:rPr>
          <w:highlight w:val="white"/>
        </w:rPr>
        <w:t xml:space="preserve">              foreach (object fromInitializor in fromList) {</w:t>
      </w:r>
    </w:p>
    <w:p w14:paraId="6E50CA81" w14:textId="77777777" w:rsidR="00517768" w:rsidRPr="00903DBA" w:rsidRDefault="00517768" w:rsidP="00673567">
      <w:pPr>
        <w:pStyle w:val="Code"/>
        <w:rPr>
          <w:highlight w:val="white"/>
        </w:rPr>
      </w:pPr>
      <w:r w:rsidRPr="00903DBA">
        <w:rPr>
          <w:highlight w:val="white"/>
        </w:rPr>
        <w:t xml:space="preserve">                enumerator.MoveNext();</w:t>
      </w:r>
    </w:p>
    <w:p w14:paraId="2C75A95B" w14:textId="77777777" w:rsidR="00517768" w:rsidRPr="00903DBA" w:rsidRDefault="00517768" w:rsidP="00673567">
      <w:pPr>
        <w:pStyle w:val="Code"/>
        <w:rPr>
          <w:highlight w:val="white"/>
        </w:rPr>
      </w:pPr>
      <w:r w:rsidRPr="00903DBA">
        <w:rPr>
          <w:highlight w:val="white"/>
        </w:rPr>
        <w:t xml:space="preserve">                Symbol memberSymbol = enumerator.Current;</w:t>
      </w:r>
    </w:p>
    <w:p w14:paraId="38EED084" w14:textId="76E3466E" w:rsidR="00517768" w:rsidRPr="00903DBA" w:rsidRDefault="00517768" w:rsidP="00673567">
      <w:pPr>
        <w:pStyle w:val="Code"/>
        <w:rPr>
          <w:highlight w:val="white"/>
        </w:rPr>
      </w:pPr>
      <w:r w:rsidRPr="00903DBA">
        <w:rPr>
          <w:highlight w:val="white"/>
        </w:rPr>
        <w:t xml:space="preserve">                </w:t>
      </w:r>
      <w:r w:rsidR="005F341E" w:rsidRPr="00903DBA">
        <w:rPr>
          <w:highlight w:val="white"/>
        </w:rPr>
        <w:t>codeList</w:t>
      </w:r>
      <w:r w:rsidRPr="00903DBA">
        <w:rPr>
          <w:highlight w:val="white"/>
        </w:rPr>
        <w:t>.AddRange(GenerateStatic(memberSymbol.Type,</w:t>
      </w:r>
    </w:p>
    <w:p w14:paraId="3CC2243B" w14:textId="5330EE37" w:rsidR="00517768" w:rsidRPr="00903DBA" w:rsidRDefault="00517768" w:rsidP="00673567">
      <w:pPr>
        <w:pStyle w:val="Code"/>
        <w:rPr>
          <w:highlight w:val="white"/>
        </w:rPr>
      </w:pPr>
      <w:r w:rsidRPr="00903DBA">
        <w:rPr>
          <w:highlight w:val="white"/>
        </w:rPr>
        <w:t xml:space="preserve">                                 </w:t>
      </w:r>
      <w:r w:rsidR="0029586B" w:rsidRPr="00903DBA">
        <w:rPr>
          <w:highlight w:val="white"/>
        </w:rPr>
        <w:t xml:space="preserve">               </w:t>
      </w:r>
      <w:r w:rsidRPr="00903DBA">
        <w:rPr>
          <w:highlight w:val="white"/>
        </w:rPr>
        <w:t xml:space="preserve"> fromInitializor));</w:t>
      </w:r>
    </w:p>
    <w:p w14:paraId="7EF4C1D3" w14:textId="77777777" w:rsidR="00517768" w:rsidRPr="00903DBA" w:rsidRDefault="00517768" w:rsidP="00673567">
      <w:pPr>
        <w:pStyle w:val="Code"/>
        <w:rPr>
          <w:highlight w:val="white"/>
        </w:rPr>
      </w:pPr>
      <w:r w:rsidRPr="00903DBA">
        <w:rPr>
          <w:highlight w:val="white"/>
        </w:rPr>
        <w:t xml:space="preserve">                size += memberSymbol.Type.Size();</w:t>
      </w:r>
    </w:p>
    <w:p w14:paraId="0EBCA60E" w14:textId="77777777" w:rsidR="00517768" w:rsidRPr="00903DBA" w:rsidRDefault="00517768" w:rsidP="00673567">
      <w:pPr>
        <w:pStyle w:val="Code"/>
        <w:rPr>
          <w:highlight w:val="white"/>
        </w:rPr>
      </w:pPr>
      <w:r w:rsidRPr="00903DBA">
        <w:rPr>
          <w:highlight w:val="white"/>
        </w:rPr>
        <w:t xml:space="preserve">              }</w:t>
      </w:r>
    </w:p>
    <w:p w14:paraId="763B17DC" w14:textId="77777777" w:rsidR="00517768" w:rsidRPr="00903DBA" w:rsidRDefault="00517768" w:rsidP="00673567">
      <w:pPr>
        <w:pStyle w:val="Code"/>
        <w:rPr>
          <w:highlight w:val="white"/>
        </w:rPr>
      </w:pPr>
    </w:p>
    <w:p w14:paraId="540F5CA4" w14:textId="77777777" w:rsidR="00517768" w:rsidRPr="00903DBA" w:rsidRDefault="00517768" w:rsidP="00673567">
      <w:pPr>
        <w:pStyle w:val="Code"/>
        <w:rPr>
          <w:highlight w:val="white"/>
        </w:rPr>
      </w:pPr>
      <w:r w:rsidRPr="00903DBA">
        <w:rPr>
          <w:highlight w:val="white"/>
        </w:rPr>
        <w:lastRenderedPageBreak/>
        <w:t xml:space="preserve">              int restSize = toType.Size() - size;</w:t>
      </w:r>
    </w:p>
    <w:p w14:paraId="2DAE12A0" w14:textId="77777777" w:rsidR="00C505DE" w:rsidRPr="00903DBA" w:rsidRDefault="00C505DE" w:rsidP="00C505DE">
      <w:pPr>
        <w:pStyle w:val="Code"/>
        <w:rPr>
          <w:highlight w:val="white"/>
        </w:rPr>
      </w:pPr>
      <w:r w:rsidRPr="00903DBA">
        <w:rPr>
          <w:highlight w:val="white"/>
        </w:rPr>
        <w:t xml:space="preserve">              if (restSize &gt; 0) {</w:t>
      </w:r>
    </w:p>
    <w:p w14:paraId="0A0D42C5" w14:textId="77777777" w:rsidR="00C505DE" w:rsidRPr="00903DBA" w:rsidRDefault="00C505DE" w:rsidP="00C505DE">
      <w:pPr>
        <w:pStyle w:val="Code"/>
        <w:rPr>
          <w:highlight w:val="white"/>
        </w:rPr>
      </w:pPr>
      <w:r w:rsidRPr="00903DBA">
        <w:rPr>
          <w:highlight w:val="white"/>
        </w:rPr>
        <w:t xml:space="preserve">                codeList.Add(new MiddleCode(MiddleOperator.InitializerZero,</w:t>
      </w:r>
    </w:p>
    <w:p w14:paraId="39C72D59" w14:textId="77777777" w:rsidR="00C505DE" w:rsidRPr="00903DBA" w:rsidRDefault="00C505DE" w:rsidP="00C505DE">
      <w:pPr>
        <w:pStyle w:val="Code"/>
        <w:rPr>
          <w:highlight w:val="white"/>
        </w:rPr>
      </w:pPr>
      <w:r w:rsidRPr="00903DBA">
        <w:rPr>
          <w:highlight w:val="white"/>
        </w:rPr>
        <w:t xml:space="preserve">                                            restSize));</w:t>
      </w:r>
    </w:p>
    <w:p w14:paraId="29238880" w14:textId="77777777" w:rsidR="00C505DE" w:rsidRPr="00903DBA" w:rsidRDefault="00C505DE" w:rsidP="00C505DE">
      <w:pPr>
        <w:pStyle w:val="Code"/>
        <w:rPr>
          <w:highlight w:val="white"/>
        </w:rPr>
      </w:pPr>
      <w:r w:rsidRPr="00903DBA">
        <w:rPr>
          <w:highlight w:val="white"/>
        </w:rPr>
        <w:t xml:space="preserve">              }</w:t>
      </w:r>
    </w:p>
    <w:p w14:paraId="763378E8" w14:textId="77777777" w:rsidR="00517768" w:rsidRPr="00903DBA" w:rsidRDefault="00517768" w:rsidP="00673567">
      <w:pPr>
        <w:pStyle w:val="Code"/>
        <w:rPr>
          <w:highlight w:val="white"/>
        </w:rPr>
      </w:pPr>
      <w:r w:rsidRPr="00903DBA">
        <w:rPr>
          <w:highlight w:val="white"/>
        </w:rPr>
        <w:t xml:space="preserve">            }</w:t>
      </w:r>
    </w:p>
    <w:p w14:paraId="2FB243D6" w14:textId="77777777" w:rsidR="00517768" w:rsidRPr="00903DBA" w:rsidRDefault="00517768" w:rsidP="00673567">
      <w:pPr>
        <w:pStyle w:val="Code"/>
        <w:rPr>
          <w:highlight w:val="white"/>
        </w:rPr>
      </w:pPr>
      <w:r w:rsidRPr="00903DBA">
        <w:rPr>
          <w:highlight w:val="white"/>
        </w:rPr>
        <w:t xml:space="preserve">            break;</w:t>
      </w:r>
    </w:p>
    <w:p w14:paraId="64E12B0D" w14:textId="77777777" w:rsidR="00517768" w:rsidRPr="00903DBA" w:rsidRDefault="00517768" w:rsidP="00673567">
      <w:pPr>
        <w:pStyle w:val="Code"/>
        <w:rPr>
          <w:highlight w:val="white"/>
        </w:rPr>
      </w:pPr>
      <w:r w:rsidRPr="00903DBA">
        <w:rPr>
          <w:highlight w:val="white"/>
        </w:rPr>
        <w:t xml:space="preserve">        }</w:t>
      </w:r>
    </w:p>
    <w:p w14:paraId="2D3D8869" w14:textId="77777777" w:rsidR="00517768" w:rsidRPr="00903DBA" w:rsidRDefault="00517768" w:rsidP="00673567">
      <w:pPr>
        <w:pStyle w:val="Code"/>
        <w:rPr>
          <w:highlight w:val="white"/>
        </w:rPr>
      </w:pPr>
      <w:r w:rsidRPr="00903DBA">
        <w:rPr>
          <w:highlight w:val="white"/>
        </w:rPr>
        <w:t xml:space="preserve">      }</w:t>
      </w:r>
    </w:p>
    <w:p w14:paraId="2CA6F332" w14:textId="77777777" w:rsidR="00517768" w:rsidRPr="00903DBA" w:rsidRDefault="00517768" w:rsidP="00673567">
      <w:pPr>
        <w:pStyle w:val="Code"/>
        <w:rPr>
          <w:highlight w:val="white"/>
        </w:rPr>
      </w:pPr>
    </w:p>
    <w:p w14:paraId="1BCC90D8" w14:textId="75D33EE1" w:rsidR="00517768" w:rsidRPr="00903DBA" w:rsidRDefault="00517768" w:rsidP="00673567">
      <w:pPr>
        <w:pStyle w:val="Code"/>
        <w:rPr>
          <w:highlight w:val="white"/>
        </w:rPr>
      </w:pPr>
      <w:r w:rsidRPr="00903DBA">
        <w:rPr>
          <w:highlight w:val="white"/>
        </w:rPr>
        <w:t xml:space="preserve">      return </w:t>
      </w:r>
      <w:r w:rsidR="005F341E" w:rsidRPr="00903DBA">
        <w:rPr>
          <w:highlight w:val="white"/>
        </w:rPr>
        <w:t>codeList</w:t>
      </w:r>
      <w:r w:rsidRPr="00903DBA">
        <w:rPr>
          <w:highlight w:val="white"/>
        </w:rPr>
        <w:t>;</w:t>
      </w:r>
    </w:p>
    <w:p w14:paraId="11DD737B" w14:textId="77777777" w:rsidR="00517768" w:rsidRPr="00903DBA" w:rsidRDefault="00517768" w:rsidP="00673567">
      <w:pPr>
        <w:pStyle w:val="Code"/>
        <w:rPr>
          <w:highlight w:val="white"/>
        </w:rPr>
      </w:pPr>
      <w:r w:rsidRPr="00903DBA">
        <w:rPr>
          <w:highlight w:val="white"/>
        </w:rPr>
        <w:t xml:space="preserve">    }</w:t>
      </w:r>
    </w:p>
    <w:p w14:paraId="77A3F452" w14:textId="77777777" w:rsidR="00517768" w:rsidRPr="00903DBA" w:rsidRDefault="00517768" w:rsidP="00673567">
      <w:pPr>
        <w:pStyle w:val="Code"/>
        <w:rPr>
          <w:highlight w:val="white"/>
        </w:rPr>
      </w:pPr>
      <w:r w:rsidRPr="00903DBA">
        <w:rPr>
          <w:highlight w:val="white"/>
        </w:rPr>
        <w:t xml:space="preserve">  }</w:t>
      </w:r>
    </w:p>
    <w:p w14:paraId="67E0E84B" w14:textId="05F855CE" w:rsidR="00517768" w:rsidRPr="00903DBA" w:rsidRDefault="00517768" w:rsidP="00673567">
      <w:pPr>
        <w:pStyle w:val="Code"/>
        <w:rPr>
          <w:highlight w:val="white"/>
        </w:rPr>
      </w:pPr>
      <w:r w:rsidRPr="00903DBA">
        <w:rPr>
          <w:highlight w:val="white"/>
        </w:rPr>
        <w:t>}</w:t>
      </w:r>
    </w:p>
    <w:p w14:paraId="230060CE" w14:textId="5910FBB1" w:rsidR="00607A44" w:rsidRPr="00903DBA" w:rsidRDefault="00607A44" w:rsidP="00BF21D4">
      <w:pPr>
        <w:pStyle w:val="Rubrik3"/>
        <w:rPr>
          <w:highlight w:val="white"/>
        </w:rPr>
      </w:pPr>
      <w:bookmarkStart w:id="387" w:name="_Toc57656056"/>
      <w:r w:rsidRPr="00903DBA">
        <w:rPr>
          <w:rStyle w:val="KeyWord0"/>
          <w:b/>
          <w:bCs/>
          <w:highlight w:val="white"/>
        </w:rPr>
        <w:t>Modify Initializer</w:t>
      </w:r>
      <w:bookmarkEnd w:id="387"/>
    </w:p>
    <w:p w14:paraId="5D390C88" w14:textId="645073A6" w:rsidR="00905979" w:rsidRPr="00903DBA" w:rsidRDefault="00BC2B71" w:rsidP="00BC2B71">
      <w:r w:rsidRPr="00903DBA">
        <w:rPr>
          <w:highlight w:val="white"/>
        </w:rPr>
        <w:t xml:space="preserve">The </w:t>
      </w:r>
      <w:r w:rsidRPr="00903DBA">
        <w:rPr>
          <w:rStyle w:val="KeyWord0"/>
          <w:highlight w:val="white"/>
        </w:rPr>
        <w:t>ModifyInitializer</w:t>
      </w:r>
      <w:r w:rsidRPr="00903DBA">
        <w:t xml:space="preserve"> class </w:t>
      </w:r>
      <w:r w:rsidR="00905979" w:rsidRPr="00903DBA">
        <w:t xml:space="preserve">changes an </w:t>
      </w:r>
      <w:r w:rsidR="006F330B" w:rsidRPr="00903DBA">
        <w:t>initialization</w:t>
      </w:r>
      <w:r w:rsidR="00905979" w:rsidRPr="00903DBA">
        <w:t xml:space="preserve"> list into the form of the defined type. For instance: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905979" w:rsidRPr="00903DBA">
        <w:t xml:space="preserve"> </w:t>
      </w:r>
      <w:r w:rsidR="00905979" w:rsidRPr="00903DBA">
        <w:rPr>
          <w:rStyle w:val="KeyWord0"/>
        </w:rPr>
        <w:t>3,</w:t>
      </w:r>
      <w:r w:rsidR="00905979" w:rsidRPr="00903DBA">
        <w:t xml:space="preserve"> </w:t>
      </w:r>
      <w:r w:rsidR="00905979" w:rsidRPr="00903DBA">
        <w:rPr>
          <w:rStyle w:val="KeyWord0"/>
        </w:rPr>
        <w:t>4,</w:t>
      </w:r>
      <w:r w:rsidR="00905979" w:rsidRPr="00903DBA">
        <w:t xml:space="preserve"> </w:t>
      </w:r>
      <w:r w:rsidR="00905979" w:rsidRPr="00903DBA">
        <w:rPr>
          <w:rStyle w:val="KeyWord0"/>
        </w:rPr>
        <w:t>5,</w:t>
      </w:r>
      <w:r w:rsidR="00905979" w:rsidRPr="00903DBA">
        <w:t xml:space="preserve"> </w:t>
      </w:r>
      <w:r w:rsidR="00905979" w:rsidRPr="00903DBA">
        <w:rPr>
          <w:rStyle w:val="KeyWord0"/>
        </w:rPr>
        <w:t>6}</w:t>
      </w:r>
      <w:r w:rsidR="00905979" w:rsidRPr="00903DBA">
        <w:t xml:space="preserve"> is changed to </w:t>
      </w:r>
      <w:r w:rsidR="00905979" w:rsidRPr="00903DBA">
        <w:rPr>
          <w:rStyle w:val="KeyWord0"/>
        </w:rPr>
        <w:t>int</w:t>
      </w:r>
      <w:r w:rsidR="00905979" w:rsidRPr="00903DBA">
        <w:t xml:space="preserve"> </w:t>
      </w:r>
      <w:r w:rsidR="00905979" w:rsidRPr="00903DBA">
        <w:rPr>
          <w:rStyle w:val="KeyWord0"/>
        </w:rPr>
        <w:t>[3][2]</w:t>
      </w:r>
      <w:r w:rsidR="00905979" w:rsidRPr="00903DBA">
        <w:t xml:space="preserve"> </w:t>
      </w:r>
      <w:r w:rsidR="00905979" w:rsidRPr="00903DBA">
        <w:rPr>
          <w:rStyle w:val="KeyWord0"/>
        </w:rPr>
        <w:t>=</w:t>
      </w:r>
      <w:r w:rsidR="00905979" w:rsidRPr="00903DBA">
        <w:t xml:space="preserve"> </w:t>
      </w:r>
      <w:r w:rsidR="00905979" w:rsidRPr="00903DBA">
        <w:rPr>
          <w:rStyle w:val="KeyWord0"/>
        </w:rPr>
        <w:t>{{1,</w:t>
      </w:r>
      <w:r w:rsidR="00905979" w:rsidRPr="00903DBA">
        <w:t xml:space="preserve"> </w:t>
      </w:r>
      <w:r w:rsidR="00905979" w:rsidRPr="00903DBA">
        <w:rPr>
          <w:rStyle w:val="KeyWord0"/>
        </w:rPr>
        <w:t>2</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3,</w:t>
      </w:r>
      <w:r w:rsidR="00905979" w:rsidRPr="00903DBA">
        <w:t xml:space="preserve"> </w:t>
      </w:r>
      <w:r w:rsidR="00905979" w:rsidRPr="00903DBA">
        <w:rPr>
          <w:rStyle w:val="KeyWord0"/>
        </w:rPr>
        <w:t>4</w:t>
      </w:r>
      <w:r w:rsidR="00513297" w:rsidRPr="00903DBA">
        <w:rPr>
          <w:rStyle w:val="KeyWord0"/>
        </w:rPr>
        <w:t>}</w:t>
      </w:r>
      <w:r w:rsidR="00905979" w:rsidRPr="00903DBA">
        <w:rPr>
          <w:rStyle w:val="KeyWord0"/>
        </w:rPr>
        <w:t>,</w:t>
      </w:r>
      <w:r w:rsidR="00905979" w:rsidRPr="00903DBA">
        <w:t xml:space="preserve"> </w:t>
      </w:r>
      <w:r w:rsidR="00513297" w:rsidRPr="00903DBA">
        <w:rPr>
          <w:rStyle w:val="KeyWord0"/>
        </w:rPr>
        <w:t>{</w:t>
      </w:r>
      <w:r w:rsidR="00905979" w:rsidRPr="00903DBA">
        <w:rPr>
          <w:rStyle w:val="KeyWord0"/>
        </w:rPr>
        <w:t>5,</w:t>
      </w:r>
      <w:r w:rsidR="00905979" w:rsidRPr="00903DBA">
        <w:t xml:space="preserve"> </w:t>
      </w:r>
      <w:r w:rsidR="00905979" w:rsidRPr="00903DBA">
        <w:rPr>
          <w:rStyle w:val="KeyWord0"/>
        </w:rPr>
        <w:t>6</w:t>
      </w:r>
      <w:r w:rsidR="00513297" w:rsidRPr="00903DBA">
        <w:rPr>
          <w:rStyle w:val="KeyWord0"/>
        </w:rPr>
        <w:t>}}</w:t>
      </w:r>
      <w:r w:rsidR="004E62C3" w:rsidRPr="00903DBA">
        <w:t>.</w:t>
      </w:r>
    </w:p>
    <w:p w14:paraId="6B72D4A8" w14:textId="46F218F5" w:rsidR="00C51B49" w:rsidRPr="00903DBA" w:rsidRDefault="00C51B49" w:rsidP="006C2C63">
      <w:pPr>
        <w:pStyle w:val="CodeHeader"/>
      </w:pPr>
      <w:proofErr w:type="spellStart"/>
      <w:r w:rsidRPr="00903DBA">
        <w:rPr>
          <w:highlight w:val="white"/>
        </w:rPr>
        <w:t>Modify</w:t>
      </w:r>
      <w:r w:rsidR="002F35C1" w:rsidRPr="00903DBA">
        <w:rPr>
          <w:highlight w:val="white"/>
        </w:rPr>
        <w:t>Initializer</w:t>
      </w:r>
      <w:r w:rsidRPr="00903DBA">
        <w:t>.cs</w:t>
      </w:r>
      <w:proofErr w:type="spellEnd"/>
    </w:p>
    <w:p w14:paraId="25754190" w14:textId="77777777" w:rsidR="00517768" w:rsidRPr="00903DBA" w:rsidRDefault="00517768" w:rsidP="00083493">
      <w:pPr>
        <w:pStyle w:val="Code"/>
        <w:rPr>
          <w:highlight w:val="white"/>
        </w:rPr>
      </w:pPr>
      <w:r w:rsidRPr="00903DBA">
        <w:rPr>
          <w:highlight w:val="white"/>
        </w:rPr>
        <w:t>using System;</w:t>
      </w:r>
    </w:p>
    <w:p w14:paraId="1E60F32D" w14:textId="77777777" w:rsidR="00517768" w:rsidRPr="00903DBA" w:rsidRDefault="00517768" w:rsidP="00083493">
      <w:pPr>
        <w:pStyle w:val="Code"/>
        <w:rPr>
          <w:highlight w:val="white"/>
        </w:rPr>
      </w:pPr>
      <w:r w:rsidRPr="00903DBA">
        <w:rPr>
          <w:highlight w:val="white"/>
        </w:rPr>
        <w:t>using System.IO;</w:t>
      </w:r>
    </w:p>
    <w:p w14:paraId="1256BC7C" w14:textId="77777777" w:rsidR="00517768" w:rsidRPr="00903DBA" w:rsidRDefault="00517768" w:rsidP="00083493">
      <w:pPr>
        <w:pStyle w:val="Code"/>
        <w:rPr>
          <w:highlight w:val="white"/>
        </w:rPr>
      </w:pPr>
      <w:r w:rsidRPr="00903DBA">
        <w:rPr>
          <w:highlight w:val="white"/>
        </w:rPr>
        <w:t>using System.Collections.Generic;</w:t>
      </w:r>
    </w:p>
    <w:p w14:paraId="2489AA7B" w14:textId="77777777" w:rsidR="00517768" w:rsidRPr="00903DBA" w:rsidRDefault="00517768" w:rsidP="00083493">
      <w:pPr>
        <w:pStyle w:val="Code"/>
        <w:rPr>
          <w:highlight w:val="white"/>
        </w:rPr>
      </w:pPr>
    </w:p>
    <w:p w14:paraId="505DE475" w14:textId="77777777" w:rsidR="00517768" w:rsidRPr="00903DBA" w:rsidRDefault="00517768" w:rsidP="00083493">
      <w:pPr>
        <w:pStyle w:val="Code"/>
        <w:rPr>
          <w:highlight w:val="white"/>
        </w:rPr>
      </w:pPr>
      <w:r w:rsidRPr="00903DBA">
        <w:rPr>
          <w:highlight w:val="white"/>
        </w:rPr>
        <w:t>namespace CCompiler {</w:t>
      </w:r>
    </w:p>
    <w:p w14:paraId="3D124A0D" w14:textId="77777777" w:rsidR="00517768" w:rsidRPr="00903DBA" w:rsidRDefault="00517768" w:rsidP="00083493">
      <w:pPr>
        <w:pStyle w:val="Code"/>
        <w:rPr>
          <w:highlight w:val="white"/>
        </w:rPr>
      </w:pPr>
      <w:r w:rsidRPr="00903DBA">
        <w:rPr>
          <w:highlight w:val="white"/>
        </w:rPr>
        <w:t xml:space="preserve">  class ModifyInitializer {</w:t>
      </w:r>
    </w:p>
    <w:p w14:paraId="01AF9DA2" w14:textId="7D99BAAC" w:rsidR="00517768" w:rsidRPr="00903DBA" w:rsidRDefault="00517768" w:rsidP="00083493">
      <w:pPr>
        <w:pStyle w:val="Code"/>
        <w:rPr>
          <w:highlight w:val="white"/>
        </w:rPr>
      </w:pPr>
      <w:r w:rsidRPr="00903DBA">
        <w:rPr>
          <w:highlight w:val="white"/>
        </w:rPr>
        <w:t xml:space="preserve">    public static List&lt;object&gt; ModifyArray(Type type, List&lt;object&gt; list) {</w:t>
      </w:r>
    </w:p>
    <w:p w14:paraId="73022A3B" w14:textId="5AE01E3E" w:rsidR="00854C94" w:rsidRPr="00903DBA" w:rsidRDefault="00210936" w:rsidP="00F80000">
      <w:pPr>
        <w:rPr>
          <w:rStyle w:val="KeyWord0"/>
          <w:highlight w:val="white"/>
        </w:rPr>
      </w:pPr>
      <w:r w:rsidRPr="00903DBA">
        <w:rPr>
          <w:highlight w:val="white"/>
        </w:rPr>
        <w:t>First</w:t>
      </w:r>
      <w:r w:rsidR="00DD2AF2" w:rsidRPr="00903DBA">
        <w:rPr>
          <w:highlight w:val="white"/>
        </w:rPr>
        <w:t>,</w:t>
      </w:r>
      <w:r w:rsidRPr="00903DBA">
        <w:rPr>
          <w:highlight w:val="white"/>
        </w:rPr>
        <w:t xml:space="preserve"> we define the dimension</w:t>
      </w:r>
      <w:r w:rsidR="00DD2AF2" w:rsidRPr="00903DBA">
        <w:rPr>
          <w:highlight w:val="white"/>
        </w:rPr>
        <w:t>-</w:t>
      </w:r>
      <w:r w:rsidRPr="00903DBA">
        <w:rPr>
          <w:highlight w:val="white"/>
        </w:rPr>
        <w:t>to</w:t>
      </w:r>
      <w:r w:rsidR="00DD2AF2" w:rsidRPr="00903DBA">
        <w:rPr>
          <w:highlight w:val="white"/>
        </w:rPr>
        <w:t>-</w:t>
      </w:r>
      <w:r w:rsidRPr="00903DBA">
        <w:rPr>
          <w:highlight w:val="white"/>
        </w:rPr>
        <w:t xml:space="preserve">size map; that is, </w:t>
      </w:r>
      <w:r w:rsidR="00DD2AF2" w:rsidRPr="00903DBA">
        <w:rPr>
          <w:highlight w:val="white"/>
        </w:rPr>
        <w:t>each dimension in the defined array</w:t>
      </w:r>
      <w:r w:rsidR="001A07EF" w:rsidRPr="00903DBA">
        <w:rPr>
          <w:highlight w:val="white"/>
        </w:rPr>
        <w:t xml:space="preserve"> is assigned an</w:t>
      </w:r>
      <w:r w:rsidR="00DD2AF2" w:rsidRPr="00903DBA">
        <w:rPr>
          <w:highlight w:val="white"/>
        </w:rPr>
        <w:t xml:space="preserve"> array size. For instance,</w:t>
      </w:r>
      <w:r w:rsidR="008C0698" w:rsidRPr="00903DBA">
        <w:rPr>
          <w:highlight w:val="white"/>
        </w:rPr>
        <w:t xml:space="preserve"> in</w:t>
      </w:r>
      <w:r w:rsidR="00DD2AF2" w:rsidRPr="00903DBA">
        <w:rPr>
          <w:highlight w:val="white"/>
        </w:rPr>
        <w:t xml:space="preserve"> </w:t>
      </w:r>
      <w:r w:rsidR="00DD2AF2" w:rsidRPr="00903DBA">
        <w:rPr>
          <w:rStyle w:val="KeyWord0"/>
          <w:highlight w:val="white"/>
        </w:rPr>
        <w:t>int</w:t>
      </w:r>
      <w:r w:rsidR="00DD2AF2" w:rsidRPr="00903DBA">
        <w:rPr>
          <w:highlight w:val="white"/>
        </w:rPr>
        <w:t xml:space="preserve"> </w:t>
      </w:r>
      <w:r w:rsidR="00DD2AF2" w:rsidRPr="00903DBA">
        <w:rPr>
          <w:rStyle w:val="KeyWord0"/>
          <w:highlight w:val="white"/>
        </w:rPr>
        <w:t>[2][3][4]</w:t>
      </w:r>
      <w:r w:rsidR="00BE69B1" w:rsidRPr="00903DBA">
        <w:rPr>
          <w:highlight w:val="white"/>
        </w:rPr>
        <w:t xml:space="preserve"> </w:t>
      </w:r>
      <w:r w:rsidR="008C0698" w:rsidRPr="00903DBA">
        <w:rPr>
          <w:highlight w:val="white"/>
        </w:rPr>
        <w:t xml:space="preserve">dimension 1 has size 4, </w:t>
      </w:r>
      <w:r w:rsidR="00854C94" w:rsidRPr="00903DBA">
        <w:rPr>
          <w:highlight w:val="white"/>
        </w:rPr>
        <w:t xml:space="preserve">dimension 2 has size 3, and dimension 3 has size 2. Dimension zero refers to the final array type, and its size is always zero. In </w:t>
      </w:r>
      <w:r w:rsidR="00854C94" w:rsidRPr="00903DBA">
        <w:rPr>
          <w:rStyle w:val="KeyWord0"/>
          <w:highlight w:val="white"/>
        </w:rPr>
        <w:t>int</w:t>
      </w:r>
      <w:r w:rsidR="00854C94" w:rsidRPr="00903DBA">
        <w:rPr>
          <w:highlight w:val="white"/>
        </w:rPr>
        <w:t xml:space="preserve"> </w:t>
      </w:r>
      <w:r w:rsidR="00854C94" w:rsidRPr="00903DBA">
        <w:rPr>
          <w:rStyle w:val="KeyWord0"/>
          <w:highlight w:val="white"/>
        </w:rPr>
        <w:t>[][3][4]</w:t>
      </w:r>
      <w:r w:rsidR="00F80000" w:rsidRPr="00903DBA">
        <w:rPr>
          <w:highlight w:val="white"/>
        </w:rPr>
        <w:t>, dimension 3 is undefined</w:t>
      </w:r>
      <w:r w:rsidR="00CE0478" w:rsidRPr="00903DBA">
        <w:rPr>
          <w:highlight w:val="white"/>
        </w:rPr>
        <w:t xml:space="preserve"> and set to zero</w:t>
      </w:r>
      <w:r w:rsidR="00F80000" w:rsidRPr="00903DBA">
        <w:rPr>
          <w:highlight w:val="white"/>
        </w:rPr>
        <w:t>, but that does not matter since we do not exam the hig</w:t>
      </w:r>
      <w:r w:rsidR="00EF3A31" w:rsidRPr="00903DBA">
        <w:rPr>
          <w:highlight w:val="white"/>
        </w:rPr>
        <w:t>h</w:t>
      </w:r>
      <w:r w:rsidR="00F80000" w:rsidRPr="00903DBA">
        <w:rPr>
          <w:highlight w:val="white"/>
        </w:rPr>
        <w:t>est dimension.</w:t>
      </w:r>
    </w:p>
    <w:p w14:paraId="493EF936" w14:textId="77777777" w:rsidR="00517768" w:rsidRPr="00903DBA" w:rsidRDefault="00517768" w:rsidP="00083493">
      <w:pPr>
        <w:pStyle w:val="Code"/>
        <w:rPr>
          <w:highlight w:val="white"/>
        </w:rPr>
      </w:pPr>
      <w:r w:rsidRPr="00903DBA">
        <w:rPr>
          <w:highlight w:val="white"/>
        </w:rPr>
        <w:t xml:space="preserve">      IDictionary&lt;int,int&gt; dimensionToSizeMap = new Dictionary&lt;int,int&gt;();</w:t>
      </w:r>
    </w:p>
    <w:p w14:paraId="0FEB70A7" w14:textId="230D4E65" w:rsidR="00517768" w:rsidRPr="00903DBA" w:rsidRDefault="00517768" w:rsidP="00083493">
      <w:pPr>
        <w:pStyle w:val="Code"/>
        <w:rPr>
          <w:highlight w:val="white"/>
        </w:rPr>
      </w:pPr>
      <w:r w:rsidRPr="00903DBA">
        <w:rPr>
          <w:highlight w:val="white"/>
        </w:rPr>
        <w:t xml:space="preserve">      int maxDimension = DimensionToSizeMap(type, dimensionToSizeMap);</w:t>
      </w:r>
    </w:p>
    <w:p w14:paraId="50852C17" w14:textId="0BBC5877" w:rsidR="002F09AB" w:rsidRPr="00903DBA" w:rsidRDefault="002F09AB" w:rsidP="002F09AB">
      <w:pPr>
        <w:rPr>
          <w:highlight w:val="white"/>
        </w:rPr>
      </w:pPr>
      <w:r w:rsidRPr="00903DBA">
        <w:rPr>
          <w:highlight w:val="white"/>
        </w:rPr>
        <w:t xml:space="preserve">Then we </w:t>
      </w:r>
      <w:r w:rsidR="00E7655A" w:rsidRPr="00903DBA">
        <w:rPr>
          <w:highlight w:val="white"/>
        </w:rPr>
        <w:t xml:space="preserve">define the initializer-to-dimension map; that is, </w:t>
      </w:r>
      <w:r w:rsidR="001F15E5" w:rsidRPr="00903DBA">
        <w:rPr>
          <w:highlight w:val="white"/>
        </w:rPr>
        <w:t>each list and sub list in the initializer is assigned a dimension.</w:t>
      </w:r>
    </w:p>
    <w:p w14:paraId="564D6D97" w14:textId="77777777" w:rsidR="00517768" w:rsidRPr="00903DBA" w:rsidRDefault="00517768" w:rsidP="00083493">
      <w:pPr>
        <w:pStyle w:val="Code"/>
        <w:rPr>
          <w:highlight w:val="white"/>
        </w:rPr>
      </w:pPr>
      <w:r w:rsidRPr="00903DBA">
        <w:rPr>
          <w:highlight w:val="white"/>
        </w:rPr>
        <w:t xml:space="preserve">      IDictionary&lt;object,int&gt; initializerToDimensionMap =</w:t>
      </w:r>
    </w:p>
    <w:p w14:paraId="73721929" w14:textId="77777777" w:rsidR="00517768" w:rsidRPr="00903DBA" w:rsidRDefault="00517768" w:rsidP="00083493">
      <w:pPr>
        <w:pStyle w:val="Code"/>
        <w:rPr>
          <w:highlight w:val="white"/>
        </w:rPr>
      </w:pPr>
      <w:r w:rsidRPr="00903DBA">
        <w:rPr>
          <w:highlight w:val="white"/>
        </w:rPr>
        <w:t xml:space="preserve">        new Dictionary&lt;object,int&gt;();</w:t>
      </w:r>
    </w:p>
    <w:p w14:paraId="7B3C3BE4" w14:textId="77777777" w:rsidR="00517768" w:rsidRPr="00903DBA" w:rsidRDefault="00517768" w:rsidP="00083493">
      <w:pPr>
        <w:pStyle w:val="Code"/>
        <w:rPr>
          <w:highlight w:val="white"/>
        </w:rPr>
      </w:pPr>
      <w:r w:rsidRPr="00903DBA">
        <w:rPr>
          <w:highlight w:val="white"/>
        </w:rPr>
        <w:t xml:space="preserve">      InitializerToDimensionMap(list, initializerToDimensionMap);</w:t>
      </w:r>
    </w:p>
    <w:p w14:paraId="50D29FB9" w14:textId="1C8A0FDC" w:rsidR="00517768" w:rsidRPr="00903DBA" w:rsidRDefault="00EB5AC9" w:rsidP="00EB5AC9">
      <w:pPr>
        <w:rPr>
          <w:highlight w:val="white"/>
        </w:rPr>
      </w:pPr>
      <w:r w:rsidRPr="00903DBA">
        <w:rPr>
          <w:highlight w:val="white"/>
        </w:rPr>
        <w:t>Then we iterate through the dimensions of the array</w:t>
      </w:r>
      <w:r w:rsidR="00B15D51" w:rsidRPr="00903DBA">
        <w:rPr>
          <w:highlight w:val="white"/>
        </w:rPr>
        <w:t>, from dimension one to the second-highest dimension, inclusive.</w:t>
      </w:r>
      <w:r w:rsidR="00B75555" w:rsidRPr="00903DBA">
        <w:rPr>
          <w:highlight w:val="white"/>
        </w:rPr>
        <w:t xml:space="preserve"> For each </w:t>
      </w:r>
      <w:r w:rsidR="00E97BBF" w:rsidRPr="00903DBA">
        <w:rPr>
          <w:highlight w:val="white"/>
        </w:rPr>
        <w:t>dimension we define the total list, where each element holds the current dimension.</w:t>
      </w:r>
    </w:p>
    <w:p w14:paraId="3B466CD3" w14:textId="77777777" w:rsidR="00517768" w:rsidRPr="00903DBA" w:rsidRDefault="00517768" w:rsidP="00083493">
      <w:pPr>
        <w:pStyle w:val="Code"/>
        <w:rPr>
          <w:highlight w:val="white"/>
        </w:rPr>
      </w:pPr>
      <w:r w:rsidRPr="00903DBA">
        <w:rPr>
          <w:highlight w:val="white"/>
        </w:rPr>
        <w:t xml:space="preserve">      for (int dimension = 1; dimension &lt; maxDimension; ++dimension) {</w:t>
      </w:r>
    </w:p>
    <w:p w14:paraId="17C9B4B8" w14:textId="77777777" w:rsidR="00517768" w:rsidRPr="00903DBA" w:rsidRDefault="00517768" w:rsidP="00083493">
      <w:pPr>
        <w:pStyle w:val="Code"/>
        <w:rPr>
          <w:highlight w:val="white"/>
        </w:rPr>
      </w:pPr>
      <w:r w:rsidRPr="00903DBA">
        <w:rPr>
          <w:highlight w:val="white"/>
        </w:rPr>
        <w:t xml:space="preserve">        List&lt;object&gt; totalList =</w:t>
      </w:r>
    </w:p>
    <w:p w14:paraId="3026B70F" w14:textId="77777777" w:rsidR="00517768" w:rsidRPr="00903DBA" w:rsidRDefault="00517768" w:rsidP="00083493">
      <w:pPr>
        <w:pStyle w:val="Code"/>
        <w:rPr>
          <w:highlight w:val="white"/>
        </w:rPr>
      </w:pPr>
      <w:r w:rsidRPr="00903DBA">
        <w:rPr>
          <w:highlight w:val="white"/>
        </w:rPr>
        <w:t xml:space="preserve">          new List&lt;object&gt;(), currentList = new List&lt;object&gt;();</w:t>
      </w:r>
    </w:p>
    <w:p w14:paraId="58498779" w14:textId="77777777" w:rsidR="00517768" w:rsidRPr="00903DBA" w:rsidRDefault="00517768" w:rsidP="00083493">
      <w:pPr>
        <w:pStyle w:val="Code"/>
        <w:rPr>
          <w:highlight w:val="white"/>
        </w:rPr>
      </w:pPr>
      <w:r w:rsidRPr="00903DBA">
        <w:rPr>
          <w:highlight w:val="white"/>
        </w:rPr>
        <w:t xml:space="preserve">        int arraySize = dimensionToSizeMap[dimension];</w:t>
      </w:r>
    </w:p>
    <w:p w14:paraId="17DF22AC" w14:textId="77777777" w:rsidR="00517768" w:rsidRPr="00903DBA" w:rsidRDefault="00517768" w:rsidP="00083493">
      <w:pPr>
        <w:pStyle w:val="Code"/>
        <w:rPr>
          <w:highlight w:val="white"/>
        </w:rPr>
      </w:pPr>
      <w:r w:rsidRPr="00903DBA">
        <w:rPr>
          <w:highlight w:val="white"/>
        </w:rPr>
        <w:t xml:space="preserve">        Assert.ErrorXXX(arraySize &gt; 0);</w:t>
      </w:r>
    </w:p>
    <w:p w14:paraId="6641E1AC" w14:textId="77777777" w:rsidR="00517768" w:rsidRPr="00903DBA" w:rsidRDefault="00517768" w:rsidP="00083493">
      <w:pPr>
        <w:pStyle w:val="Code"/>
        <w:rPr>
          <w:highlight w:val="white"/>
        </w:rPr>
      </w:pPr>
    </w:p>
    <w:p w14:paraId="087B5E60" w14:textId="77777777" w:rsidR="00517768" w:rsidRPr="00903DBA" w:rsidRDefault="00517768" w:rsidP="00083493">
      <w:pPr>
        <w:pStyle w:val="Code"/>
        <w:rPr>
          <w:highlight w:val="white"/>
        </w:rPr>
      </w:pPr>
      <w:r w:rsidRPr="00903DBA">
        <w:rPr>
          <w:highlight w:val="white"/>
        </w:rPr>
        <w:t xml:space="preserve">        foreach (object member in list) {</w:t>
      </w:r>
    </w:p>
    <w:p w14:paraId="7FE04903" w14:textId="77777777" w:rsidR="00517768" w:rsidRPr="00903DBA" w:rsidRDefault="00517768" w:rsidP="00083493">
      <w:pPr>
        <w:pStyle w:val="Code"/>
        <w:rPr>
          <w:highlight w:val="white"/>
        </w:rPr>
      </w:pPr>
      <w:r w:rsidRPr="00903DBA">
        <w:rPr>
          <w:highlight w:val="white"/>
        </w:rPr>
        <w:t xml:space="preserve">          if (initializerToDimensionMap[member] &lt; dimension) {</w:t>
      </w:r>
    </w:p>
    <w:p w14:paraId="5A5DE483" w14:textId="77777777" w:rsidR="00517768" w:rsidRPr="00903DBA" w:rsidRDefault="00517768" w:rsidP="00083493">
      <w:pPr>
        <w:pStyle w:val="Code"/>
        <w:rPr>
          <w:highlight w:val="white"/>
        </w:rPr>
      </w:pPr>
      <w:r w:rsidRPr="00903DBA">
        <w:rPr>
          <w:highlight w:val="white"/>
        </w:rPr>
        <w:t xml:space="preserve">            currentList.Add(member);</w:t>
      </w:r>
    </w:p>
    <w:p w14:paraId="5F144922" w14:textId="77777777" w:rsidR="00517768" w:rsidRPr="00903DBA" w:rsidRDefault="00517768" w:rsidP="00083493">
      <w:pPr>
        <w:pStyle w:val="Code"/>
        <w:rPr>
          <w:highlight w:val="white"/>
        </w:rPr>
      </w:pPr>
      <w:r w:rsidRPr="00903DBA">
        <w:rPr>
          <w:highlight w:val="white"/>
        </w:rPr>
        <w:t xml:space="preserve">          }</w:t>
      </w:r>
    </w:p>
    <w:p w14:paraId="28468B7F" w14:textId="77777777" w:rsidR="00517768" w:rsidRPr="00903DBA" w:rsidRDefault="00517768" w:rsidP="00083493">
      <w:pPr>
        <w:pStyle w:val="Code"/>
        <w:rPr>
          <w:highlight w:val="white"/>
        </w:rPr>
      </w:pPr>
      <w:r w:rsidRPr="00903DBA">
        <w:rPr>
          <w:highlight w:val="white"/>
        </w:rPr>
        <w:t xml:space="preserve">          else {</w:t>
      </w:r>
    </w:p>
    <w:p w14:paraId="3562616D" w14:textId="77777777" w:rsidR="00517768" w:rsidRPr="00903DBA" w:rsidRDefault="00517768" w:rsidP="00083493">
      <w:pPr>
        <w:pStyle w:val="Code"/>
        <w:rPr>
          <w:highlight w:val="white"/>
        </w:rPr>
      </w:pPr>
      <w:r w:rsidRPr="00903DBA">
        <w:rPr>
          <w:highlight w:val="white"/>
        </w:rPr>
        <w:lastRenderedPageBreak/>
        <w:t xml:space="preserve">            if (currentList.Count &gt; 0) {</w:t>
      </w:r>
    </w:p>
    <w:p w14:paraId="1A4067B8"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33D7BE82" w14:textId="77777777" w:rsidR="00517768" w:rsidRPr="00903DBA" w:rsidRDefault="00517768" w:rsidP="00083493">
      <w:pPr>
        <w:pStyle w:val="Code"/>
        <w:rPr>
          <w:highlight w:val="white"/>
        </w:rPr>
      </w:pPr>
      <w:r w:rsidRPr="00903DBA">
        <w:rPr>
          <w:highlight w:val="white"/>
        </w:rPr>
        <w:t xml:space="preserve">              totalList.Add(currentList);</w:t>
      </w:r>
    </w:p>
    <w:p w14:paraId="76B451B2" w14:textId="77777777" w:rsidR="00517768" w:rsidRPr="00903DBA" w:rsidRDefault="00517768" w:rsidP="00083493">
      <w:pPr>
        <w:pStyle w:val="Code"/>
        <w:rPr>
          <w:highlight w:val="white"/>
        </w:rPr>
      </w:pPr>
      <w:r w:rsidRPr="00903DBA">
        <w:rPr>
          <w:highlight w:val="white"/>
        </w:rPr>
        <w:t xml:space="preserve">            }</w:t>
      </w:r>
    </w:p>
    <w:p w14:paraId="7EAF1D03" w14:textId="77777777" w:rsidR="00517768" w:rsidRPr="00903DBA" w:rsidRDefault="00517768" w:rsidP="00083493">
      <w:pPr>
        <w:pStyle w:val="Code"/>
        <w:rPr>
          <w:highlight w:val="white"/>
        </w:rPr>
      </w:pPr>
    </w:p>
    <w:p w14:paraId="1EF8E5F7" w14:textId="77777777" w:rsidR="00517768" w:rsidRPr="00903DBA" w:rsidRDefault="00517768" w:rsidP="00083493">
      <w:pPr>
        <w:pStyle w:val="Code"/>
        <w:rPr>
          <w:highlight w:val="white"/>
        </w:rPr>
      </w:pPr>
      <w:r w:rsidRPr="00903DBA">
        <w:rPr>
          <w:highlight w:val="white"/>
        </w:rPr>
        <w:t xml:space="preserve">            totalList.Add(member);</w:t>
      </w:r>
    </w:p>
    <w:p w14:paraId="4D9B0188" w14:textId="77777777" w:rsidR="00517768" w:rsidRPr="00903DBA" w:rsidRDefault="00517768" w:rsidP="00083493">
      <w:pPr>
        <w:pStyle w:val="Code"/>
        <w:rPr>
          <w:highlight w:val="white"/>
        </w:rPr>
      </w:pPr>
      <w:r w:rsidRPr="00903DBA">
        <w:rPr>
          <w:highlight w:val="white"/>
        </w:rPr>
        <w:t xml:space="preserve">            currentList = new List&lt;object&gt;();</w:t>
      </w:r>
    </w:p>
    <w:p w14:paraId="4E969F37" w14:textId="77777777" w:rsidR="00517768" w:rsidRPr="00903DBA" w:rsidRDefault="00517768" w:rsidP="00083493">
      <w:pPr>
        <w:pStyle w:val="Code"/>
        <w:rPr>
          <w:highlight w:val="white"/>
        </w:rPr>
      </w:pPr>
      <w:r w:rsidRPr="00903DBA">
        <w:rPr>
          <w:highlight w:val="white"/>
        </w:rPr>
        <w:t xml:space="preserve">          }</w:t>
      </w:r>
    </w:p>
    <w:p w14:paraId="0366CE89" w14:textId="77777777" w:rsidR="00517768" w:rsidRPr="00903DBA" w:rsidRDefault="00517768" w:rsidP="00083493">
      <w:pPr>
        <w:pStyle w:val="Code"/>
        <w:rPr>
          <w:highlight w:val="white"/>
        </w:rPr>
      </w:pPr>
    </w:p>
    <w:p w14:paraId="1A0E112C" w14:textId="77777777" w:rsidR="00517768" w:rsidRPr="00903DBA" w:rsidRDefault="00517768" w:rsidP="00083493">
      <w:pPr>
        <w:pStyle w:val="Code"/>
        <w:rPr>
          <w:highlight w:val="white"/>
        </w:rPr>
      </w:pPr>
      <w:r w:rsidRPr="00903DBA">
        <w:rPr>
          <w:highlight w:val="white"/>
        </w:rPr>
        <w:t xml:space="preserve">          if (currentList.Count == arraySize) {</w:t>
      </w:r>
    </w:p>
    <w:p w14:paraId="28B58FB1"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8563072" w14:textId="77777777" w:rsidR="00517768" w:rsidRPr="00903DBA" w:rsidRDefault="00517768" w:rsidP="00083493">
      <w:pPr>
        <w:pStyle w:val="Code"/>
        <w:rPr>
          <w:highlight w:val="white"/>
        </w:rPr>
      </w:pPr>
      <w:r w:rsidRPr="00903DBA">
        <w:rPr>
          <w:highlight w:val="white"/>
        </w:rPr>
        <w:t xml:space="preserve">            totalList.Add(currentList);</w:t>
      </w:r>
    </w:p>
    <w:p w14:paraId="7D8D79A0" w14:textId="77777777" w:rsidR="00517768" w:rsidRPr="00903DBA" w:rsidRDefault="00517768" w:rsidP="00083493">
      <w:pPr>
        <w:pStyle w:val="Code"/>
        <w:rPr>
          <w:highlight w:val="white"/>
        </w:rPr>
      </w:pPr>
      <w:r w:rsidRPr="00903DBA">
        <w:rPr>
          <w:highlight w:val="white"/>
        </w:rPr>
        <w:t xml:space="preserve">            currentList = new List&lt;object&gt;();</w:t>
      </w:r>
    </w:p>
    <w:p w14:paraId="377FE4C3" w14:textId="77777777" w:rsidR="00517768" w:rsidRPr="00903DBA" w:rsidRDefault="00517768" w:rsidP="00083493">
      <w:pPr>
        <w:pStyle w:val="Code"/>
        <w:rPr>
          <w:highlight w:val="white"/>
        </w:rPr>
      </w:pPr>
      <w:r w:rsidRPr="00903DBA">
        <w:rPr>
          <w:highlight w:val="white"/>
        </w:rPr>
        <w:t xml:space="preserve">          }</w:t>
      </w:r>
    </w:p>
    <w:p w14:paraId="4077ED93" w14:textId="77777777" w:rsidR="00517768" w:rsidRPr="00903DBA" w:rsidRDefault="00517768" w:rsidP="00083493">
      <w:pPr>
        <w:pStyle w:val="Code"/>
        <w:rPr>
          <w:highlight w:val="white"/>
        </w:rPr>
      </w:pPr>
      <w:r w:rsidRPr="00903DBA">
        <w:rPr>
          <w:highlight w:val="white"/>
        </w:rPr>
        <w:t xml:space="preserve">        }</w:t>
      </w:r>
    </w:p>
    <w:p w14:paraId="53E1E6FC" w14:textId="77777777" w:rsidR="00517768" w:rsidRPr="00903DBA" w:rsidRDefault="00517768" w:rsidP="00083493">
      <w:pPr>
        <w:pStyle w:val="Code"/>
        <w:rPr>
          <w:highlight w:val="white"/>
        </w:rPr>
      </w:pPr>
    </w:p>
    <w:p w14:paraId="1C672F6F" w14:textId="77777777" w:rsidR="00517768" w:rsidRPr="00903DBA" w:rsidRDefault="00517768" w:rsidP="00083493">
      <w:pPr>
        <w:pStyle w:val="Code"/>
        <w:rPr>
          <w:highlight w:val="white"/>
        </w:rPr>
      </w:pPr>
      <w:r w:rsidRPr="00903DBA">
        <w:rPr>
          <w:highlight w:val="white"/>
        </w:rPr>
        <w:t xml:space="preserve">        if (currentList.Count &gt; 0) {</w:t>
      </w:r>
    </w:p>
    <w:p w14:paraId="3D937FA7" w14:textId="77777777" w:rsidR="00517768" w:rsidRPr="00903DBA" w:rsidRDefault="00517768" w:rsidP="00083493">
      <w:pPr>
        <w:pStyle w:val="Code"/>
        <w:rPr>
          <w:highlight w:val="white"/>
        </w:rPr>
      </w:pPr>
      <w:r w:rsidRPr="00903DBA">
        <w:rPr>
          <w:highlight w:val="white"/>
        </w:rPr>
        <w:t xml:space="preserve">          initializerToDimensionMap[currentList] = dimension;</w:t>
      </w:r>
    </w:p>
    <w:p w14:paraId="5E950AB3" w14:textId="77777777" w:rsidR="00517768" w:rsidRPr="00903DBA" w:rsidRDefault="00517768" w:rsidP="00083493">
      <w:pPr>
        <w:pStyle w:val="Code"/>
        <w:rPr>
          <w:highlight w:val="white"/>
        </w:rPr>
      </w:pPr>
      <w:r w:rsidRPr="00903DBA">
        <w:rPr>
          <w:highlight w:val="white"/>
        </w:rPr>
        <w:t xml:space="preserve">          totalList.Add(currentList);</w:t>
      </w:r>
    </w:p>
    <w:p w14:paraId="16C8577C" w14:textId="77777777" w:rsidR="00517768" w:rsidRPr="00903DBA" w:rsidRDefault="00517768" w:rsidP="00083493">
      <w:pPr>
        <w:pStyle w:val="Code"/>
        <w:rPr>
          <w:highlight w:val="white"/>
        </w:rPr>
      </w:pPr>
      <w:r w:rsidRPr="00903DBA">
        <w:rPr>
          <w:highlight w:val="white"/>
        </w:rPr>
        <w:t xml:space="preserve">        }</w:t>
      </w:r>
    </w:p>
    <w:p w14:paraId="1ED0FD73" w14:textId="77777777" w:rsidR="00517768" w:rsidRPr="00903DBA" w:rsidRDefault="00517768" w:rsidP="00083493">
      <w:pPr>
        <w:pStyle w:val="Code"/>
        <w:rPr>
          <w:highlight w:val="white"/>
        </w:rPr>
      </w:pPr>
    </w:p>
    <w:p w14:paraId="5297F09B" w14:textId="77777777" w:rsidR="00517768" w:rsidRPr="00903DBA" w:rsidRDefault="00517768" w:rsidP="00083493">
      <w:pPr>
        <w:pStyle w:val="Code"/>
        <w:rPr>
          <w:highlight w:val="white"/>
        </w:rPr>
      </w:pPr>
      <w:r w:rsidRPr="00903DBA">
        <w:rPr>
          <w:highlight w:val="white"/>
        </w:rPr>
        <w:t xml:space="preserve">        list = totalList;</w:t>
      </w:r>
    </w:p>
    <w:p w14:paraId="29F63D42" w14:textId="77777777" w:rsidR="00517768" w:rsidRPr="00903DBA" w:rsidRDefault="00517768" w:rsidP="00083493">
      <w:pPr>
        <w:pStyle w:val="Code"/>
        <w:rPr>
          <w:highlight w:val="white"/>
        </w:rPr>
      </w:pPr>
      <w:r w:rsidRPr="00903DBA">
        <w:rPr>
          <w:highlight w:val="white"/>
        </w:rPr>
        <w:t xml:space="preserve">      }</w:t>
      </w:r>
    </w:p>
    <w:p w14:paraId="6698C35F" w14:textId="77777777" w:rsidR="00517768" w:rsidRPr="00903DBA" w:rsidRDefault="00517768" w:rsidP="00083493">
      <w:pPr>
        <w:pStyle w:val="Code"/>
        <w:rPr>
          <w:highlight w:val="white"/>
        </w:rPr>
      </w:pPr>
    </w:p>
    <w:p w14:paraId="0D8C0EC6" w14:textId="77777777" w:rsidR="00517768" w:rsidRPr="00903DBA" w:rsidRDefault="00517768" w:rsidP="00083493">
      <w:pPr>
        <w:pStyle w:val="Code"/>
        <w:rPr>
          <w:highlight w:val="white"/>
        </w:rPr>
      </w:pPr>
      <w:r w:rsidRPr="00903DBA">
        <w:rPr>
          <w:highlight w:val="white"/>
        </w:rPr>
        <w:t xml:space="preserve">      return list;</w:t>
      </w:r>
    </w:p>
    <w:p w14:paraId="511F6DB0" w14:textId="77777777" w:rsidR="00517768" w:rsidRPr="00903DBA" w:rsidRDefault="00517768" w:rsidP="00083493">
      <w:pPr>
        <w:pStyle w:val="Code"/>
        <w:rPr>
          <w:highlight w:val="white"/>
        </w:rPr>
      </w:pPr>
      <w:r w:rsidRPr="00903DBA">
        <w:rPr>
          <w:highlight w:val="white"/>
        </w:rPr>
        <w:t xml:space="preserve">    }</w:t>
      </w:r>
    </w:p>
    <w:p w14:paraId="3DBFD5C6" w14:textId="24AC2CA2" w:rsidR="00517768" w:rsidRPr="00903DBA" w:rsidRDefault="00431E56" w:rsidP="00431E56">
      <w:pPr>
        <w:rPr>
          <w:highlight w:val="white"/>
        </w:rPr>
      </w:pPr>
      <w:r w:rsidRPr="00903DBA">
        <w:rPr>
          <w:highlight w:val="white"/>
        </w:rPr>
        <w:t xml:space="preserve">The </w:t>
      </w:r>
      <w:r w:rsidRPr="00903DBA">
        <w:rPr>
          <w:rStyle w:val="KeyWord0"/>
          <w:highlight w:val="white"/>
        </w:rPr>
        <w:t>DimensionToSizeMap</w:t>
      </w:r>
      <w:r w:rsidRPr="00903DBA">
        <w:rPr>
          <w:highlight w:val="white"/>
        </w:rPr>
        <w:t xml:space="preserve"> </w:t>
      </w:r>
      <w:r w:rsidR="00242853" w:rsidRPr="00903DBA">
        <w:rPr>
          <w:highlight w:val="white"/>
        </w:rPr>
        <w:t>method</w:t>
      </w:r>
      <w:r w:rsidR="003F13C3" w:rsidRPr="00903DBA">
        <w:rPr>
          <w:highlight w:val="white"/>
        </w:rPr>
        <w:t xml:space="preserve"> assigns the array size of </w:t>
      </w:r>
      <w:r w:rsidR="00F16CFF" w:rsidRPr="00903DBA">
        <w:rPr>
          <w:highlight w:val="white"/>
        </w:rPr>
        <w:t xml:space="preserve">each </w:t>
      </w:r>
      <w:r w:rsidR="003F13C3" w:rsidRPr="00903DBA">
        <w:rPr>
          <w:highlight w:val="white"/>
        </w:rPr>
        <w:t>dimension in the nested array.</w:t>
      </w:r>
    </w:p>
    <w:p w14:paraId="0378E8CC" w14:textId="77777777" w:rsidR="00517768" w:rsidRPr="00903DBA" w:rsidRDefault="00517768" w:rsidP="00083493">
      <w:pPr>
        <w:pStyle w:val="Code"/>
        <w:rPr>
          <w:highlight w:val="white"/>
        </w:rPr>
      </w:pPr>
      <w:r w:rsidRPr="00903DBA">
        <w:rPr>
          <w:highlight w:val="white"/>
        </w:rPr>
        <w:t xml:space="preserve">    private static int DimensionToSizeMap(Type type,</w:t>
      </w:r>
    </w:p>
    <w:p w14:paraId="508781BF" w14:textId="77777777" w:rsidR="00517768" w:rsidRPr="00903DBA" w:rsidRDefault="00517768" w:rsidP="00083493">
      <w:pPr>
        <w:pStyle w:val="Code"/>
        <w:rPr>
          <w:highlight w:val="white"/>
        </w:rPr>
      </w:pPr>
      <w:r w:rsidRPr="00903DBA">
        <w:rPr>
          <w:highlight w:val="white"/>
        </w:rPr>
        <w:t xml:space="preserve">                                  IDictionary&lt;int,int&gt; dimensionToSizeMap) {</w:t>
      </w:r>
    </w:p>
    <w:p w14:paraId="79895998" w14:textId="77777777" w:rsidR="00517768" w:rsidRPr="00903DBA" w:rsidRDefault="00517768" w:rsidP="00083493">
      <w:pPr>
        <w:pStyle w:val="Code"/>
        <w:rPr>
          <w:highlight w:val="white"/>
        </w:rPr>
      </w:pPr>
      <w:r w:rsidRPr="00903DBA">
        <w:rPr>
          <w:highlight w:val="white"/>
        </w:rPr>
        <w:t xml:space="preserve">      if (type.IsArray()) {</w:t>
      </w:r>
    </w:p>
    <w:p w14:paraId="253F1AED" w14:textId="77777777" w:rsidR="00517768" w:rsidRPr="00903DBA" w:rsidRDefault="00517768" w:rsidP="00083493">
      <w:pPr>
        <w:pStyle w:val="Code"/>
        <w:rPr>
          <w:highlight w:val="white"/>
        </w:rPr>
      </w:pPr>
      <w:r w:rsidRPr="00903DBA">
        <w:rPr>
          <w:highlight w:val="white"/>
        </w:rPr>
        <w:t xml:space="preserve">        int dimension =</w:t>
      </w:r>
    </w:p>
    <w:p w14:paraId="00F8AF92" w14:textId="77777777" w:rsidR="00517768" w:rsidRPr="00903DBA" w:rsidRDefault="00517768" w:rsidP="00083493">
      <w:pPr>
        <w:pStyle w:val="Code"/>
        <w:rPr>
          <w:highlight w:val="white"/>
        </w:rPr>
      </w:pPr>
      <w:r w:rsidRPr="00903DBA">
        <w:rPr>
          <w:highlight w:val="white"/>
        </w:rPr>
        <w:t xml:space="preserve">          DimensionToSizeMap(type.ArrayType, dimensionToSizeMap) + 1;</w:t>
      </w:r>
    </w:p>
    <w:p w14:paraId="5F7433BA" w14:textId="77777777" w:rsidR="00517768" w:rsidRPr="00903DBA" w:rsidRDefault="00517768" w:rsidP="00083493">
      <w:pPr>
        <w:pStyle w:val="Code"/>
        <w:rPr>
          <w:highlight w:val="white"/>
        </w:rPr>
      </w:pPr>
      <w:r w:rsidRPr="00903DBA">
        <w:rPr>
          <w:highlight w:val="white"/>
        </w:rPr>
        <w:t xml:space="preserve">        dimensionToSizeMap[dimension] = type.ArraySize;</w:t>
      </w:r>
    </w:p>
    <w:p w14:paraId="07F14F8D" w14:textId="77777777" w:rsidR="00517768" w:rsidRPr="00903DBA" w:rsidRDefault="00517768" w:rsidP="00083493">
      <w:pPr>
        <w:pStyle w:val="Code"/>
        <w:rPr>
          <w:highlight w:val="white"/>
        </w:rPr>
      </w:pPr>
      <w:r w:rsidRPr="00903DBA">
        <w:rPr>
          <w:highlight w:val="white"/>
        </w:rPr>
        <w:t xml:space="preserve">      }</w:t>
      </w:r>
    </w:p>
    <w:p w14:paraId="4F857F28" w14:textId="77777777" w:rsidR="00517768" w:rsidRPr="00903DBA" w:rsidRDefault="00517768" w:rsidP="00083493">
      <w:pPr>
        <w:pStyle w:val="Code"/>
        <w:rPr>
          <w:highlight w:val="white"/>
        </w:rPr>
      </w:pPr>
    </w:p>
    <w:p w14:paraId="4F6BFE71" w14:textId="77777777" w:rsidR="00517768" w:rsidRPr="00903DBA" w:rsidRDefault="00517768" w:rsidP="00083493">
      <w:pPr>
        <w:pStyle w:val="Code"/>
        <w:rPr>
          <w:highlight w:val="white"/>
        </w:rPr>
      </w:pPr>
      <w:r w:rsidRPr="00903DBA">
        <w:rPr>
          <w:highlight w:val="white"/>
        </w:rPr>
        <w:t xml:space="preserve">      return 0;</w:t>
      </w:r>
    </w:p>
    <w:p w14:paraId="7D0D17E1" w14:textId="77777777" w:rsidR="00517768" w:rsidRPr="00903DBA" w:rsidRDefault="00517768" w:rsidP="00083493">
      <w:pPr>
        <w:pStyle w:val="Code"/>
        <w:rPr>
          <w:highlight w:val="white"/>
        </w:rPr>
      </w:pPr>
      <w:r w:rsidRPr="00903DBA">
        <w:rPr>
          <w:highlight w:val="white"/>
        </w:rPr>
        <w:t xml:space="preserve">    }</w:t>
      </w:r>
    </w:p>
    <w:p w14:paraId="7CEEAFAF" w14:textId="7260E217" w:rsidR="00CC1015" w:rsidRPr="00903DBA" w:rsidRDefault="00CC1015" w:rsidP="00CC1015">
      <w:pPr>
        <w:rPr>
          <w:highlight w:val="white"/>
        </w:rPr>
      </w:pPr>
      <w:r w:rsidRPr="00903DBA">
        <w:rPr>
          <w:highlight w:val="white"/>
        </w:rPr>
        <w:t xml:space="preserve">The </w:t>
      </w:r>
      <w:r w:rsidRPr="00903DBA">
        <w:rPr>
          <w:rStyle w:val="KeyWord0"/>
          <w:highlight w:val="white"/>
        </w:rPr>
        <w:t>InitializerToDimensionMap</w:t>
      </w:r>
      <w:r w:rsidRPr="00903DBA">
        <w:rPr>
          <w:highlight w:val="white"/>
        </w:rPr>
        <w:t xml:space="preserve"> method assigns the dimension </w:t>
      </w:r>
      <w:r w:rsidR="005103B5" w:rsidRPr="00903DBA">
        <w:rPr>
          <w:highlight w:val="white"/>
        </w:rPr>
        <w:t>to each list in the n</w:t>
      </w:r>
      <w:r w:rsidRPr="00903DBA">
        <w:rPr>
          <w:highlight w:val="white"/>
        </w:rPr>
        <w:t xml:space="preserve">ested </w:t>
      </w:r>
      <w:r w:rsidR="005103B5" w:rsidRPr="00903DBA">
        <w:rPr>
          <w:highlight w:val="white"/>
        </w:rPr>
        <w:t>list</w:t>
      </w:r>
      <w:r w:rsidRPr="00903DBA">
        <w:rPr>
          <w:highlight w:val="white"/>
        </w:rPr>
        <w:t>.</w:t>
      </w:r>
    </w:p>
    <w:p w14:paraId="6A3134EB" w14:textId="77777777" w:rsidR="00517768" w:rsidRPr="00903DBA" w:rsidRDefault="00517768" w:rsidP="00083493">
      <w:pPr>
        <w:pStyle w:val="Code"/>
        <w:rPr>
          <w:highlight w:val="white"/>
        </w:rPr>
      </w:pPr>
      <w:r w:rsidRPr="00903DBA">
        <w:rPr>
          <w:highlight w:val="white"/>
        </w:rPr>
        <w:t xml:space="preserve">    private static int InitializerToDimensionMap(object initializer,</w:t>
      </w:r>
    </w:p>
    <w:p w14:paraId="7CC7FE33" w14:textId="5035ED40"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IDictionary&lt;object,int&gt; initializerToDimensionMap) {</w:t>
      </w:r>
    </w:p>
    <w:p w14:paraId="1F6FDAC6" w14:textId="77777777" w:rsidR="00517768" w:rsidRPr="00903DBA" w:rsidRDefault="00517768" w:rsidP="00083493">
      <w:pPr>
        <w:pStyle w:val="Code"/>
        <w:rPr>
          <w:highlight w:val="white"/>
        </w:rPr>
      </w:pPr>
      <w:r w:rsidRPr="00903DBA">
        <w:rPr>
          <w:highlight w:val="white"/>
        </w:rPr>
        <w:t xml:space="preserve">      if (initializer is List&lt;object&gt;) {</w:t>
      </w:r>
    </w:p>
    <w:p w14:paraId="2128954E" w14:textId="77777777" w:rsidR="00517768" w:rsidRPr="00903DBA" w:rsidRDefault="00517768" w:rsidP="00083493">
      <w:pPr>
        <w:pStyle w:val="Code"/>
        <w:rPr>
          <w:highlight w:val="white"/>
        </w:rPr>
      </w:pPr>
      <w:r w:rsidRPr="00903DBA">
        <w:rPr>
          <w:highlight w:val="white"/>
        </w:rPr>
        <w:t xml:space="preserve">        List&lt;object&gt; list = (List&lt;object&gt;) initializer;</w:t>
      </w:r>
    </w:p>
    <w:p w14:paraId="2CF48DBB" w14:textId="77777777" w:rsidR="00517768" w:rsidRPr="00903DBA" w:rsidRDefault="00517768" w:rsidP="00083493">
      <w:pPr>
        <w:pStyle w:val="Code"/>
        <w:rPr>
          <w:highlight w:val="white"/>
        </w:rPr>
      </w:pPr>
      <w:r w:rsidRPr="00903DBA">
        <w:rPr>
          <w:highlight w:val="white"/>
        </w:rPr>
        <w:t xml:space="preserve">        int maxDimension = 0;</w:t>
      </w:r>
    </w:p>
    <w:p w14:paraId="3CEE01D8" w14:textId="233AEEE2" w:rsidR="00517768" w:rsidRPr="00903DBA" w:rsidRDefault="00B14A53" w:rsidP="006C7FBF">
      <w:pPr>
        <w:rPr>
          <w:highlight w:val="white"/>
        </w:rPr>
      </w:pPr>
      <w:r w:rsidRPr="00903DBA">
        <w:rPr>
          <w:highlight w:val="white"/>
        </w:rPr>
        <w:t xml:space="preserve">If the initializer is a list, we iterate </w:t>
      </w:r>
      <w:r w:rsidR="00145FEF" w:rsidRPr="00903DBA">
        <w:rPr>
          <w:highlight w:val="white"/>
        </w:rPr>
        <w:t>through</w:t>
      </w:r>
      <w:r w:rsidRPr="00903DBA">
        <w:rPr>
          <w:highlight w:val="white"/>
        </w:rPr>
        <w:t xml:space="preserve"> the list, and assign the list </w:t>
      </w:r>
      <w:r w:rsidR="006C7FBF" w:rsidRPr="00903DBA">
        <w:rPr>
          <w:highlight w:val="white"/>
        </w:rPr>
        <w:t xml:space="preserve">the </w:t>
      </w:r>
      <w:r w:rsidR="00145FEF" w:rsidRPr="00903DBA">
        <w:rPr>
          <w:highlight w:val="white"/>
        </w:rPr>
        <w:t>dimension</w:t>
      </w:r>
      <w:r w:rsidR="006C7FBF" w:rsidRPr="00903DBA">
        <w:rPr>
          <w:highlight w:val="white"/>
        </w:rPr>
        <w:t xml:space="preserve"> of the sub list with </w:t>
      </w:r>
      <w:r w:rsidR="00145FEF" w:rsidRPr="00903DBA">
        <w:rPr>
          <w:highlight w:val="white"/>
        </w:rPr>
        <w:t>t</w:t>
      </w:r>
      <w:r w:rsidR="006C7FBF" w:rsidRPr="00903DBA">
        <w:rPr>
          <w:highlight w:val="white"/>
        </w:rPr>
        <w:t>he hig</w:t>
      </w:r>
      <w:r w:rsidR="00145FEF" w:rsidRPr="00903DBA">
        <w:rPr>
          <w:highlight w:val="white"/>
        </w:rPr>
        <w:t>h</w:t>
      </w:r>
      <w:r w:rsidR="006C7FBF" w:rsidRPr="00903DBA">
        <w:rPr>
          <w:highlight w:val="white"/>
        </w:rPr>
        <w:t>est dimension, plus one.</w:t>
      </w:r>
    </w:p>
    <w:p w14:paraId="11C99D2E" w14:textId="77777777" w:rsidR="00517768" w:rsidRPr="00903DBA" w:rsidRDefault="00517768" w:rsidP="00083493">
      <w:pPr>
        <w:pStyle w:val="Code"/>
        <w:rPr>
          <w:highlight w:val="white"/>
        </w:rPr>
      </w:pPr>
      <w:r w:rsidRPr="00903DBA">
        <w:rPr>
          <w:highlight w:val="white"/>
        </w:rPr>
        <w:t xml:space="preserve">        foreach (object member in list) {</w:t>
      </w:r>
    </w:p>
    <w:p w14:paraId="64FCBE23" w14:textId="77777777" w:rsidR="00083493" w:rsidRPr="00903DBA" w:rsidRDefault="00517768" w:rsidP="00083493">
      <w:pPr>
        <w:pStyle w:val="Code"/>
        <w:rPr>
          <w:highlight w:val="white"/>
        </w:rPr>
      </w:pPr>
      <w:r w:rsidRPr="00903DBA">
        <w:rPr>
          <w:highlight w:val="white"/>
        </w:rPr>
        <w:t xml:space="preserve">          int dimension =</w:t>
      </w:r>
    </w:p>
    <w:p w14:paraId="7E9F9BCA" w14:textId="79708F56" w:rsidR="00517768" w:rsidRPr="00903DBA" w:rsidRDefault="00083493" w:rsidP="00083493">
      <w:pPr>
        <w:pStyle w:val="Code"/>
        <w:rPr>
          <w:highlight w:val="white"/>
        </w:rPr>
      </w:pPr>
      <w:r w:rsidRPr="00903DBA">
        <w:rPr>
          <w:highlight w:val="white"/>
        </w:rPr>
        <w:t xml:space="preserve">           </w:t>
      </w:r>
      <w:r w:rsidR="00517768" w:rsidRPr="00903DBA">
        <w:rPr>
          <w:highlight w:val="white"/>
        </w:rPr>
        <w:t xml:space="preserve"> InitializerToDimensionMap(member, initializerToDimensionMap);</w:t>
      </w:r>
    </w:p>
    <w:p w14:paraId="4C28896C" w14:textId="77777777" w:rsidR="00517768" w:rsidRPr="00903DBA" w:rsidRDefault="00517768" w:rsidP="00083493">
      <w:pPr>
        <w:pStyle w:val="Code"/>
        <w:rPr>
          <w:highlight w:val="white"/>
        </w:rPr>
      </w:pPr>
      <w:r w:rsidRPr="00903DBA">
        <w:rPr>
          <w:highlight w:val="white"/>
        </w:rPr>
        <w:t xml:space="preserve">          maxDimension = Math.Max(maxDimension, dimension);</w:t>
      </w:r>
    </w:p>
    <w:p w14:paraId="4A2CC395" w14:textId="77777777" w:rsidR="00517768" w:rsidRPr="00903DBA" w:rsidRDefault="00517768" w:rsidP="00083493">
      <w:pPr>
        <w:pStyle w:val="Code"/>
        <w:rPr>
          <w:highlight w:val="white"/>
        </w:rPr>
      </w:pPr>
      <w:r w:rsidRPr="00903DBA">
        <w:rPr>
          <w:highlight w:val="white"/>
        </w:rPr>
        <w:t xml:space="preserve">        }</w:t>
      </w:r>
    </w:p>
    <w:p w14:paraId="325812AE" w14:textId="77777777" w:rsidR="00517768" w:rsidRPr="00903DBA" w:rsidRDefault="00517768" w:rsidP="00083493">
      <w:pPr>
        <w:pStyle w:val="Code"/>
        <w:rPr>
          <w:highlight w:val="white"/>
        </w:rPr>
      </w:pPr>
    </w:p>
    <w:p w14:paraId="77D17819" w14:textId="77777777" w:rsidR="00517768" w:rsidRPr="00903DBA" w:rsidRDefault="00517768" w:rsidP="00083493">
      <w:pPr>
        <w:pStyle w:val="Code"/>
        <w:rPr>
          <w:highlight w:val="white"/>
        </w:rPr>
      </w:pPr>
      <w:r w:rsidRPr="00903DBA">
        <w:rPr>
          <w:highlight w:val="white"/>
        </w:rPr>
        <w:t xml:space="preserve">        initializerToDimensionMap[list] = maxDimension + 1;</w:t>
      </w:r>
    </w:p>
    <w:p w14:paraId="39F93D96" w14:textId="77777777" w:rsidR="00517768" w:rsidRPr="00903DBA" w:rsidRDefault="00517768" w:rsidP="00083493">
      <w:pPr>
        <w:pStyle w:val="Code"/>
        <w:rPr>
          <w:highlight w:val="white"/>
        </w:rPr>
      </w:pPr>
      <w:r w:rsidRPr="00903DBA">
        <w:rPr>
          <w:highlight w:val="white"/>
        </w:rPr>
        <w:t xml:space="preserve">        return maxDimension + 1;</w:t>
      </w:r>
    </w:p>
    <w:p w14:paraId="29BC698D" w14:textId="77777777" w:rsidR="00517768" w:rsidRPr="00903DBA" w:rsidRDefault="00517768" w:rsidP="00083493">
      <w:pPr>
        <w:pStyle w:val="Code"/>
        <w:rPr>
          <w:highlight w:val="white"/>
        </w:rPr>
      </w:pPr>
      <w:r w:rsidRPr="00903DBA">
        <w:rPr>
          <w:highlight w:val="white"/>
        </w:rPr>
        <w:lastRenderedPageBreak/>
        <w:t xml:space="preserve">      }</w:t>
      </w:r>
    </w:p>
    <w:p w14:paraId="3C2A19B1" w14:textId="77777777" w:rsidR="00517768" w:rsidRPr="00903DBA" w:rsidRDefault="00517768" w:rsidP="00083493">
      <w:pPr>
        <w:pStyle w:val="Code"/>
        <w:rPr>
          <w:highlight w:val="white"/>
        </w:rPr>
      </w:pPr>
    </w:p>
    <w:p w14:paraId="3628827A" w14:textId="77777777" w:rsidR="00517768" w:rsidRPr="00903DBA" w:rsidRDefault="00517768" w:rsidP="00083493">
      <w:pPr>
        <w:pStyle w:val="Code"/>
        <w:rPr>
          <w:highlight w:val="white"/>
        </w:rPr>
      </w:pPr>
      <w:r w:rsidRPr="00903DBA">
        <w:rPr>
          <w:highlight w:val="white"/>
        </w:rPr>
        <w:t xml:space="preserve">      return 0;</w:t>
      </w:r>
    </w:p>
    <w:p w14:paraId="4B2260BB" w14:textId="77777777" w:rsidR="00517768" w:rsidRPr="00903DBA" w:rsidRDefault="00517768" w:rsidP="00083493">
      <w:pPr>
        <w:pStyle w:val="Code"/>
        <w:rPr>
          <w:highlight w:val="white"/>
        </w:rPr>
      </w:pPr>
      <w:r w:rsidRPr="00903DBA">
        <w:rPr>
          <w:highlight w:val="white"/>
        </w:rPr>
        <w:t xml:space="preserve">    }</w:t>
      </w:r>
    </w:p>
    <w:p w14:paraId="00E5BAAF" w14:textId="77777777" w:rsidR="00517768" w:rsidRPr="00903DBA" w:rsidRDefault="00517768" w:rsidP="00083493">
      <w:pPr>
        <w:pStyle w:val="Code"/>
        <w:rPr>
          <w:highlight w:val="white"/>
        </w:rPr>
      </w:pPr>
      <w:r w:rsidRPr="00903DBA">
        <w:rPr>
          <w:highlight w:val="white"/>
        </w:rPr>
        <w:t xml:space="preserve">  }</w:t>
      </w:r>
    </w:p>
    <w:p w14:paraId="508167F7" w14:textId="08376966" w:rsidR="00517768" w:rsidRPr="00903DBA" w:rsidRDefault="00517768" w:rsidP="00083493">
      <w:pPr>
        <w:pStyle w:val="Code"/>
      </w:pPr>
      <w:r w:rsidRPr="00903DBA">
        <w:rPr>
          <w:highlight w:val="white"/>
        </w:rPr>
        <w:t>}</w:t>
      </w:r>
    </w:p>
    <w:p w14:paraId="13C13F22" w14:textId="5CB42F91" w:rsidR="00AD7B52" w:rsidRPr="00903DBA" w:rsidRDefault="00AD7B52" w:rsidP="006A31DF">
      <w:pPr>
        <w:pStyle w:val="Rubrik1"/>
      </w:pPr>
      <w:bookmarkStart w:id="388" w:name="_Ref54016586"/>
      <w:bookmarkStart w:id="389" w:name="_Ref54016644"/>
      <w:bookmarkStart w:id="390" w:name="_Toc57656057"/>
      <w:r w:rsidRPr="00903DBA">
        <w:lastRenderedPageBreak/>
        <w:t>Middle Code Optimization</w:t>
      </w:r>
      <w:bookmarkEnd w:id="189"/>
      <w:bookmarkEnd w:id="388"/>
      <w:bookmarkEnd w:id="389"/>
      <w:bookmarkEnd w:id="390"/>
    </w:p>
    <w:p w14:paraId="779FB1F9" w14:textId="58962334" w:rsidR="002B4A6D" w:rsidRPr="00903DBA" w:rsidRDefault="00EE1DCA" w:rsidP="00EE1DCA">
      <w:r w:rsidRPr="00903DBA">
        <w:t xml:space="preserve">When the middle code has been </w:t>
      </w:r>
      <w:r w:rsidR="003801E7" w:rsidRPr="00903DBA">
        <w:t>generated</w:t>
      </w:r>
      <w:r w:rsidRPr="00903DBA">
        <w:t>, we ne</w:t>
      </w:r>
      <w:r w:rsidR="003801E7" w:rsidRPr="00903DBA">
        <w:t xml:space="preserve">ed to perform </w:t>
      </w:r>
      <w:r w:rsidR="00546F55" w:rsidRPr="00903DBA">
        <w:t>several</w:t>
      </w:r>
      <w:r w:rsidR="003801E7" w:rsidRPr="00903DBA">
        <w:t xml:space="preserve"> optimizations since the code may be ineffective. Some ineffective parts may be introduced by the programmer, but most parts are likely to be </w:t>
      </w:r>
      <w:r w:rsidR="00714B9B" w:rsidRPr="00903DBA">
        <w:t>introduced</w:t>
      </w:r>
      <w:r w:rsidR="003801E7" w:rsidRPr="00903DBA">
        <w:t xml:space="preserve"> by the parser.</w:t>
      </w:r>
      <w:r w:rsidR="00714B9B" w:rsidRPr="00903DBA">
        <w:t xml:space="preserve"> </w:t>
      </w:r>
      <w:r w:rsidR="00770371" w:rsidRPr="00903DBA">
        <w:t xml:space="preserve">The </w:t>
      </w:r>
      <w:r w:rsidR="00770371" w:rsidRPr="00903DBA">
        <w:rPr>
          <w:rStyle w:val="KeyWord0"/>
        </w:rPr>
        <w:t>MiddleCodeOptimization</w:t>
      </w:r>
      <w:r w:rsidR="00770371" w:rsidRPr="00903DBA">
        <w:t xml:space="preserve"> class takes care of the optimization. </w:t>
      </w:r>
    </w:p>
    <w:p w14:paraId="55732D1B" w14:textId="77777777" w:rsidR="00EE1DCA" w:rsidRPr="00903DBA" w:rsidRDefault="00714B9B" w:rsidP="00EE1DCA">
      <w:r w:rsidRPr="00903DBA">
        <w:t xml:space="preserve">There is a set of </w:t>
      </w:r>
      <w:r w:rsidR="002B4A6D" w:rsidRPr="00903DBA">
        <w:t xml:space="preserve">optimizations </w:t>
      </w:r>
      <w:r w:rsidRPr="00903DBA">
        <w:t>available:</w:t>
      </w:r>
    </w:p>
    <w:p w14:paraId="3E964A90" w14:textId="77777777" w:rsidR="00EA63F3" w:rsidRPr="00903DBA" w:rsidRDefault="00363F07" w:rsidP="00EA63F3">
      <w:pPr>
        <w:pStyle w:val="Liststycke"/>
        <w:numPr>
          <w:ilvl w:val="0"/>
          <w:numId w:val="103"/>
        </w:numPr>
      </w:pPr>
      <w:r w:rsidRPr="00903DBA">
        <w:t xml:space="preserve">We clear </w:t>
      </w:r>
      <w:proofErr w:type="spellStart"/>
      <w:r w:rsidRPr="00903DBA">
        <w:t>goto</w:t>
      </w:r>
      <w:proofErr w:type="spellEnd"/>
      <w:r w:rsidRPr="00903DBA">
        <w:t>-next-</w:t>
      </w:r>
      <w:proofErr w:type="gramStart"/>
      <w:r w:rsidRPr="00903DBA">
        <w:t>statement</w:t>
      </w:r>
      <w:r w:rsidR="005B57BC" w:rsidRPr="00903DBA">
        <w:t>s</w:t>
      </w:r>
      <w:r w:rsidR="000428CE" w:rsidRPr="00903DBA">
        <w:t>:</w:t>
      </w:r>
      <w:proofErr w:type="gramEnd"/>
      <w:r w:rsidR="000428CE" w:rsidRPr="00903DBA">
        <w:t xml:space="preserve"> jumps to the next line.</w:t>
      </w:r>
    </w:p>
    <w:p w14:paraId="26B7436A" w14:textId="77777777" w:rsidR="00AB644E" w:rsidRPr="00903DBA" w:rsidRDefault="00AB644E" w:rsidP="00AB644E">
      <w:pPr>
        <w:pStyle w:val="Liststycke"/>
        <w:numPr>
          <w:ilvl w:val="0"/>
          <w:numId w:val="103"/>
        </w:numPr>
      </w:pPr>
      <w:r w:rsidRPr="00903DBA">
        <w:t xml:space="preserve">We also modify </w:t>
      </w:r>
      <w:proofErr w:type="spellStart"/>
      <w:r w:rsidRPr="00903DBA">
        <w:t>goto</w:t>
      </w:r>
      <w:proofErr w:type="spellEnd"/>
      <w:r w:rsidRPr="00903DBA">
        <w:t>-next-double-statements:</w:t>
      </w:r>
      <w:r w:rsidR="002A41AC" w:rsidRPr="00903DBA">
        <w:t xml:space="preserve"> </w:t>
      </w:r>
      <w:proofErr w:type="gramStart"/>
      <w:r w:rsidR="002A41AC" w:rsidRPr="00903DBA">
        <w:t>an</w:t>
      </w:r>
      <w:proofErr w:type="gramEnd"/>
      <w:r w:rsidR="002A41AC" w:rsidRPr="00903DBA">
        <w:t xml:space="preserve"> conditional jump</w:t>
      </w:r>
      <w:r w:rsidRPr="00903DBA">
        <w:t xml:space="preserve"> instruction that jumps two steps ahead and is followed by an unconditional jump instruction</w:t>
      </w:r>
      <w:r w:rsidR="00BB0F80" w:rsidRPr="00903DBA">
        <w:t>.</w:t>
      </w:r>
    </w:p>
    <w:p w14:paraId="5FA20FD3" w14:textId="77777777" w:rsidR="00AB644E" w:rsidRPr="00903DBA" w:rsidRDefault="00A0404F" w:rsidP="00EA63F3">
      <w:pPr>
        <w:pStyle w:val="Liststycke"/>
        <w:numPr>
          <w:ilvl w:val="0"/>
          <w:numId w:val="103"/>
        </w:numPr>
      </w:pPr>
      <w:r w:rsidRPr="00903DBA">
        <w:t xml:space="preserve">We trace </w:t>
      </w:r>
      <w:proofErr w:type="spellStart"/>
      <w:r w:rsidRPr="00903DBA">
        <w:t>goto</w:t>
      </w:r>
      <w:proofErr w:type="spellEnd"/>
      <w:r w:rsidRPr="00903DBA">
        <w:t xml:space="preserve">-chains: jump instructions that </w:t>
      </w:r>
      <w:r w:rsidR="00A9649B" w:rsidRPr="00903DBA">
        <w:t>jump to other jump instructions.</w:t>
      </w:r>
    </w:p>
    <w:p w14:paraId="6745F515" w14:textId="77777777" w:rsidR="0029261D" w:rsidRPr="00903DBA" w:rsidRDefault="0029261D" w:rsidP="00EA63F3">
      <w:pPr>
        <w:pStyle w:val="Liststycke"/>
        <w:numPr>
          <w:ilvl w:val="0"/>
          <w:numId w:val="103"/>
        </w:numPr>
      </w:pPr>
      <w:r w:rsidRPr="00903DBA">
        <w:t>We clear unreachable code: code that is not reachable from the first function instruction.</w:t>
      </w:r>
    </w:p>
    <w:p w14:paraId="01D801E5" w14:textId="77777777" w:rsidR="00E444D6" w:rsidRPr="00903DBA" w:rsidRDefault="001B2E15" w:rsidP="00FA2F13">
      <w:pPr>
        <w:pStyle w:val="Liststycke"/>
        <w:numPr>
          <w:ilvl w:val="0"/>
          <w:numId w:val="103"/>
        </w:numPr>
      </w:pPr>
      <w:r w:rsidRPr="00903DBA">
        <w:t>We remove empty code: code that has been cleared by the optimization above.</w:t>
      </w:r>
    </w:p>
    <w:p w14:paraId="56CD6ACF" w14:textId="4FA7C097" w:rsidR="001B2E15" w:rsidRPr="00903DBA" w:rsidRDefault="00E444D6" w:rsidP="00E444D6">
      <w:r w:rsidRPr="00903DBA">
        <w:t>Since the</w:t>
      </w:r>
      <w:r w:rsidR="00237ECB" w:rsidRPr="00903DBA">
        <w:t xml:space="preserve"> optimization methods</w:t>
      </w:r>
      <w:r w:rsidR="00D073EF" w:rsidRPr="00903DBA">
        <w:t xml:space="preserve"> may</w:t>
      </w:r>
      <w:r w:rsidRPr="00903DBA">
        <w:t xml:space="preserve"> reveal new </w:t>
      </w:r>
      <w:r w:rsidR="00A61ED5" w:rsidRPr="00903DBA">
        <w:t>optimization</w:t>
      </w:r>
      <w:r w:rsidRPr="00903DBA">
        <w:t xml:space="preserve"> </w:t>
      </w:r>
      <w:r w:rsidR="00A61ED5" w:rsidRPr="00903DBA">
        <w:t>opportunities</w:t>
      </w:r>
      <w:r w:rsidR="00C002BA" w:rsidRPr="00903DBA">
        <w:t>,</w:t>
      </w:r>
      <w:r w:rsidRPr="00903DBA">
        <w:t xml:space="preserve"> we need to repeat them </w:t>
      </w:r>
      <w:r w:rsidR="00BA6525" w:rsidRPr="00903DBA">
        <w:t>until we do not detect any more opportunity.</w:t>
      </w:r>
      <w:r w:rsidR="00B42535" w:rsidRPr="00903DBA">
        <w:t xml:space="preserve"> The field </w:t>
      </w:r>
      <w:proofErr w:type="spellStart"/>
      <w:r w:rsidR="00B42535" w:rsidRPr="00903DBA">
        <w:rPr>
          <w:rStyle w:val="CodeInText"/>
        </w:rPr>
        <w:t>m_update</w:t>
      </w:r>
      <w:proofErr w:type="spellEnd"/>
      <w:r w:rsidR="00B42535" w:rsidRPr="00903DBA">
        <w:t xml:space="preserve"> is set to true if we find an optimization </w:t>
      </w:r>
      <w:r w:rsidR="0008504C" w:rsidRPr="00903DBA">
        <w:t>opportunity</w:t>
      </w:r>
      <w:r w:rsidR="00B42535" w:rsidRPr="00903DBA">
        <w:t>.</w:t>
      </w:r>
    </w:p>
    <w:p w14:paraId="21875F05" w14:textId="6A1F78E2" w:rsidR="00B36BC0" w:rsidRPr="00903DBA" w:rsidRDefault="0019469C" w:rsidP="001D1BEE">
      <w:pPr>
        <w:pStyle w:val="CodeHeader"/>
      </w:pPr>
      <w:proofErr w:type="spellStart"/>
      <w:r w:rsidRPr="00903DBA">
        <w:t>MiddleCodeOptimizor.cs</w:t>
      </w:r>
      <w:proofErr w:type="spellEnd"/>
    </w:p>
    <w:p w14:paraId="229ED5A7" w14:textId="77777777" w:rsidR="00F303A6" w:rsidRPr="00903DBA" w:rsidRDefault="00F303A6" w:rsidP="00F303A6">
      <w:pPr>
        <w:pStyle w:val="Code"/>
        <w:rPr>
          <w:highlight w:val="white"/>
        </w:rPr>
      </w:pPr>
      <w:r w:rsidRPr="00903DBA">
        <w:rPr>
          <w:highlight w:val="white"/>
        </w:rPr>
        <w:t>using System.Numerics;</w:t>
      </w:r>
    </w:p>
    <w:p w14:paraId="427730B9" w14:textId="77777777" w:rsidR="00F303A6" w:rsidRPr="00903DBA" w:rsidRDefault="00F303A6" w:rsidP="00F303A6">
      <w:pPr>
        <w:pStyle w:val="Code"/>
        <w:rPr>
          <w:highlight w:val="white"/>
        </w:rPr>
      </w:pPr>
      <w:r w:rsidRPr="00903DBA">
        <w:rPr>
          <w:highlight w:val="white"/>
        </w:rPr>
        <w:t>using System.Collections.Generic;</w:t>
      </w:r>
    </w:p>
    <w:p w14:paraId="719506DD" w14:textId="3A033946" w:rsidR="00F303A6" w:rsidRPr="00903DBA" w:rsidRDefault="00CC3DD4" w:rsidP="00792C49">
      <w:pPr>
        <w:rPr>
          <w:highlight w:val="white"/>
        </w:rPr>
      </w:pPr>
      <w:r w:rsidRPr="00903DBA">
        <w:rPr>
          <w:highlight w:val="white"/>
        </w:rPr>
        <w:t xml:space="preserve">The </w:t>
      </w:r>
      <w:r w:rsidRPr="00903DBA">
        <w:rPr>
          <w:rStyle w:val="KeyWord0"/>
          <w:highlight w:val="white"/>
        </w:rPr>
        <w:t>m_update</w:t>
      </w:r>
      <w:r w:rsidRPr="00903DBA">
        <w:rPr>
          <w:highlight w:val="white"/>
        </w:rPr>
        <w:t xml:space="preserve"> field is set to true each time an </w:t>
      </w:r>
      <w:r w:rsidR="00792C49" w:rsidRPr="00903DBA">
        <w:rPr>
          <w:highlight w:val="white"/>
        </w:rPr>
        <w:t xml:space="preserve">optimization has occurred, and the middle code list is stored in </w:t>
      </w:r>
      <w:r w:rsidR="00792C49" w:rsidRPr="00903DBA">
        <w:rPr>
          <w:rStyle w:val="KeyWord0"/>
          <w:highlight w:val="white"/>
        </w:rPr>
        <w:t>m_middleCodeList</w:t>
      </w:r>
      <w:r w:rsidR="00792C49" w:rsidRPr="00903DBA">
        <w:rPr>
          <w:highlight w:val="white"/>
        </w:rPr>
        <w:t>.</w:t>
      </w:r>
    </w:p>
    <w:p w14:paraId="7D354E6F" w14:textId="77777777" w:rsidR="00F303A6" w:rsidRPr="00903DBA" w:rsidRDefault="00F303A6" w:rsidP="00F303A6">
      <w:pPr>
        <w:pStyle w:val="Code"/>
        <w:rPr>
          <w:highlight w:val="white"/>
        </w:rPr>
      </w:pPr>
      <w:r w:rsidRPr="00903DBA">
        <w:rPr>
          <w:highlight w:val="white"/>
        </w:rPr>
        <w:t>namespace CCompiler {</w:t>
      </w:r>
    </w:p>
    <w:p w14:paraId="010EE5CC" w14:textId="77777777" w:rsidR="00F303A6" w:rsidRPr="00903DBA" w:rsidRDefault="00F303A6" w:rsidP="00F303A6">
      <w:pPr>
        <w:pStyle w:val="Code"/>
        <w:rPr>
          <w:highlight w:val="white"/>
        </w:rPr>
      </w:pPr>
      <w:r w:rsidRPr="00903DBA">
        <w:rPr>
          <w:highlight w:val="white"/>
        </w:rPr>
        <w:t xml:space="preserve">  public class MiddleCodeOptimizer {</w:t>
      </w:r>
    </w:p>
    <w:p w14:paraId="3392851F" w14:textId="77777777" w:rsidR="00F303A6" w:rsidRPr="00903DBA" w:rsidRDefault="00F303A6" w:rsidP="00F303A6">
      <w:pPr>
        <w:pStyle w:val="Code"/>
        <w:rPr>
          <w:highlight w:val="white"/>
        </w:rPr>
      </w:pPr>
      <w:r w:rsidRPr="00903DBA">
        <w:rPr>
          <w:highlight w:val="white"/>
        </w:rPr>
        <w:t xml:space="preserve">    private bool m_update;</w:t>
      </w:r>
    </w:p>
    <w:p w14:paraId="1709D114" w14:textId="77777777" w:rsidR="00F303A6" w:rsidRPr="00903DBA" w:rsidRDefault="00F303A6" w:rsidP="00F303A6">
      <w:pPr>
        <w:pStyle w:val="Code"/>
        <w:rPr>
          <w:highlight w:val="white"/>
        </w:rPr>
      </w:pPr>
      <w:r w:rsidRPr="00903DBA">
        <w:rPr>
          <w:highlight w:val="white"/>
        </w:rPr>
        <w:t xml:space="preserve">    private List&lt;MiddleCode&gt; m_middleCodeList;</w:t>
      </w:r>
    </w:p>
    <w:p w14:paraId="6EA6B0EF" w14:textId="77777777" w:rsidR="00F303A6" w:rsidRPr="00903DBA" w:rsidRDefault="00F303A6" w:rsidP="00F303A6">
      <w:pPr>
        <w:pStyle w:val="Code"/>
        <w:rPr>
          <w:highlight w:val="white"/>
        </w:rPr>
      </w:pPr>
    </w:p>
    <w:p w14:paraId="0BDEC005" w14:textId="77777777" w:rsidR="00F303A6" w:rsidRPr="00903DBA" w:rsidRDefault="00F303A6" w:rsidP="00F303A6">
      <w:pPr>
        <w:pStyle w:val="Code"/>
        <w:rPr>
          <w:highlight w:val="white"/>
        </w:rPr>
      </w:pPr>
      <w:r w:rsidRPr="00903DBA">
        <w:rPr>
          <w:highlight w:val="white"/>
        </w:rPr>
        <w:t xml:space="preserve">    public MiddleCodeOptimizer(List&lt;MiddleCode&gt; middleCodeList) {</w:t>
      </w:r>
    </w:p>
    <w:p w14:paraId="7B792CFF" w14:textId="77777777" w:rsidR="00F303A6" w:rsidRPr="00903DBA" w:rsidRDefault="00F303A6" w:rsidP="00F303A6">
      <w:pPr>
        <w:pStyle w:val="Code"/>
        <w:rPr>
          <w:highlight w:val="white"/>
        </w:rPr>
      </w:pPr>
      <w:r w:rsidRPr="00903DBA">
        <w:rPr>
          <w:highlight w:val="white"/>
        </w:rPr>
        <w:t xml:space="preserve">      m_middleCodeList = middleCodeList;</w:t>
      </w:r>
    </w:p>
    <w:p w14:paraId="72C020C7" w14:textId="77777777" w:rsidR="00F303A6" w:rsidRPr="00903DBA" w:rsidRDefault="00F303A6" w:rsidP="00F303A6">
      <w:pPr>
        <w:pStyle w:val="Code"/>
        <w:rPr>
          <w:highlight w:val="white"/>
        </w:rPr>
      </w:pPr>
      <w:r w:rsidRPr="00903DBA">
        <w:rPr>
          <w:highlight w:val="white"/>
        </w:rPr>
        <w:t xml:space="preserve">    }</w:t>
      </w:r>
    </w:p>
    <w:p w14:paraId="4FB67318" w14:textId="500AAEC4" w:rsidR="00F303A6" w:rsidRPr="00903DBA" w:rsidRDefault="00F06239" w:rsidP="00435D85">
      <w:pPr>
        <w:rPr>
          <w:highlight w:val="white"/>
        </w:rPr>
      </w:pPr>
      <w:proofErr w:type="gramStart"/>
      <w:r w:rsidRPr="00903DBA">
        <w:rPr>
          <w:highlight w:val="white"/>
        </w:rPr>
        <w:t>First of all</w:t>
      </w:r>
      <w:proofErr w:type="gramEnd"/>
      <w:r w:rsidRPr="00903DBA">
        <w:rPr>
          <w:highlight w:val="white"/>
        </w:rPr>
        <w:t>, we need to change the address</w:t>
      </w:r>
      <w:r w:rsidR="00CC3DD4" w:rsidRPr="00903DBA">
        <w:rPr>
          <w:highlight w:val="white"/>
        </w:rPr>
        <w:t>e</w:t>
      </w:r>
      <w:r w:rsidRPr="00903DBA">
        <w:rPr>
          <w:highlight w:val="white"/>
        </w:rPr>
        <w:t>s of jump instr</w:t>
      </w:r>
      <w:r w:rsidR="00CC3DD4" w:rsidRPr="00903DBA">
        <w:rPr>
          <w:highlight w:val="white"/>
        </w:rPr>
        <w:t>uc</w:t>
      </w:r>
      <w:r w:rsidRPr="00903DBA">
        <w:rPr>
          <w:highlight w:val="white"/>
        </w:rPr>
        <w:t>tion</w:t>
      </w:r>
      <w:r w:rsidR="00CC3DD4" w:rsidRPr="00903DBA">
        <w:rPr>
          <w:highlight w:val="white"/>
        </w:rPr>
        <w:t>s</w:t>
      </w:r>
      <w:r w:rsidRPr="00903DBA">
        <w:rPr>
          <w:highlight w:val="white"/>
        </w:rPr>
        <w:t xml:space="preserve">, from middle code objects to their </w:t>
      </w:r>
      <w:r w:rsidR="00435D85" w:rsidRPr="00903DBA">
        <w:rPr>
          <w:highlight w:val="white"/>
        </w:rPr>
        <w:t>index in the code list</w:t>
      </w:r>
      <w:r w:rsidR="00CC3DD4" w:rsidRPr="00903DBA">
        <w:rPr>
          <w:highlight w:val="white"/>
        </w:rPr>
        <w:t xml:space="preserve">, by calling </w:t>
      </w:r>
      <w:r w:rsidR="00CC3DD4" w:rsidRPr="00903DBA">
        <w:rPr>
          <w:rStyle w:val="KeyWord0"/>
          <w:highlight w:val="white"/>
        </w:rPr>
        <w:t>ObjectToIntegerAddresses</w:t>
      </w:r>
      <w:r w:rsidR="00CC3DD4" w:rsidRPr="00903DBA">
        <w:rPr>
          <w:highlight w:val="white"/>
        </w:rPr>
        <w:t>.</w:t>
      </w:r>
    </w:p>
    <w:p w14:paraId="256A42DA" w14:textId="77777777" w:rsidR="00F303A6" w:rsidRPr="00903DBA" w:rsidRDefault="00F303A6" w:rsidP="00F303A6">
      <w:pPr>
        <w:pStyle w:val="Code"/>
        <w:rPr>
          <w:highlight w:val="white"/>
        </w:rPr>
      </w:pPr>
      <w:r w:rsidRPr="00903DBA">
        <w:rPr>
          <w:highlight w:val="white"/>
        </w:rPr>
        <w:t xml:space="preserve">    public void Optimize() {</w:t>
      </w:r>
    </w:p>
    <w:p w14:paraId="78936495" w14:textId="77777777" w:rsidR="00F303A6" w:rsidRPr="00903DBA" w:rsidRDefault="00F303A6" w:rsidP="00F303A6">
      <w:pPr>
        <w:pStyle w:val="Code"/>
        <w:rPr>
          <w:highlight w:val="white"/>
        </w:rPr>
      </w:pPr>
      <w:r w:rsidRPr="00903DBA">
        <w:rPr>
          <w:highlight w:val="white"/>
        </w:rPr>
        <w:t xml:space="preserve">      ObjectToIntegerAddresses();</w:t>
      </w:r>
    </w:p>
    <w:p w14:paraId="49869B98" w14:textId="48353733" w:rsidR="00F303A6" w:rsidRPr="00903DBA" w:rsidRDefault="00CA0E05" w:rsidP="00CA0E05">
      <w:pPr>
        <w:rPr>
          <w:highlight w:val="white"/>
        </w:rPr>
      </w:pPr>
      <w:r w:rsidRPr="00903DBA">
        <w:rPr>
          <w:highlight w:val="white"/>
        </w:rPr>
        <w:t xml:space="preserve">This is the main loop of the optimization process. </w:t>
      </w:r>
      <w:r w:rsidR="00F06239" w:rsidRPr="00903DBA">
        <w:rPr>
          <w:highlight w:val="white"/>
        </w:rPr>
        <w:t xml:space="preserve">We continue to iterate </w:t>
      </w:r>
      <w:proofErr w:type="gramStart"/>
      <w:r w:rsidR="00F06239" w:rsidRPr="00903DBA">
        <w:rPr>
          <w:highlight w:val="white"/>
        </w:rPr>
        <w:t>as long as</w:t>
      </w:r>
      <w:proofErr w:type="gramEnd"/>
      <w:r w:rsidR="00F06239" w:rsidRPr="00903DBA">
        <w:rPr>
          <w:highlight w:val="white"/>
        </w:rPr>
        <w:t xml:space="preserve"> there are optimization possibilities</w:t>
      </w:r>
      <w:r w:rsidR="00913E79" w:rsidRPr="00903DBA">
        <w:rPr>
          <w:highlight w:val="white"/>
        </w:rPr>
        <w:t xml:space="preserve">; that is, as long as </w:t>
      </w:r>
      <w:r w:rsidR="00913E79" w:rsidRPr="00903DBA">
        <w:rPr>
          <w:rStyle w:val="KeyWord0"/>
          <w:highlight w:val="white"/>
        </w:rPr>
        <w:t>m_update</w:t>
      </w:r>
      <w:r w:rsidR="00913E79" w:rsidRPr="00903DBA">
        <w:rPr>
          <w:highlight w:val="white"/>
        </w:rPr>
        <w:t xml:space="preserve"> is true</w:t>
      </w:r>
      <w:r w:rsidR="00F06239" w:rsidRPr="00903DBA">
        <w:rPr>
          <w:highlight w:val="white"/>
        </w:rPr>
        <w:t>.</w:t>
      </w:r>
      <w:r w:rsidR="00913E79" w:rsidRPr="00903DBA">
        <w:rPr>
          <w:highlight w:val="white"/>
        </w:rPr>
        <w:t xml:space="preserve"> The </w:t>
      </w:r>
      <w:r w:rsidR="00913E79" w:rsidRPr="00903DBA">
        <w:rPr>
          <w:rStyle w:val="KeyWord0"/>
          <w:highlight w:val="white"/>
        </w:rPr>
        <w:t>m_update</w:t>
      </w:r>
      <w:r w:rsidR="00913E79" w:rsidRPr="00903DBA">
        <w:rPr>
          <w:highlight w:val="white"/>
        </w:rPr>
        <w:t xml:space="preserve"> field is set to false at the </w:t>
      </w:r>
      <w:proofErr w:type="gramStart"/>
      <w:r w:rsidR="00913E79" w:rsidRPr="00903DBA">
        <w:rPr>
          <w:highlight w:val="white"/>
        </w:rPr>
        <w:t>beginning, and</w:t>
      </w:r>
      <w:proofErr w:type="gramEnd"/>
      <w:r w:rsidR="00913E79" w:rsidRPr="00903DBA">
        <w:rPr>
          <w:highlight w:val="white"/>
        </w:rPr>
        <w:t xml:space="preserve"> will </w:t>
      </w:r>
      <w:r w:rsidR="004B06A6" w:rsidRPr="00903DBA">
        <w:rPr>
          <w:highlight w:val="white"/>
        </w:rPr>
        <w:t>be set to true in case of an optimization.</w:t>
      </w:r>
    </w:p>
    <w:p w14:paraId="4C0BEC9C" w14:textId="77777777" w:rsidR="00F303A6" w:rsidRPr="00903DBA" w:rsidRDefault="00F303A6" w:rsidP="00F303A6">
      <w:pPr>
        <w:pStyle w:val="Code"/>
        <w:rPr>
          <w:highlight w:val="white"/>
        </w:rPr>
      </w:pPr>
      <w:r w:rsidRPr="00903DBA">
        <w:rPr>
          <w:highlight w:val="white"/>
        </w:rPr>
        <w:t xml:space="preserve">      do {</w:t>
      </w:r>
    </w:p>
    <w:p w14:paraId="00810713" w14:textId="77777777" w:rsidR="00F303A6" w:rsidRPr="00903DBA" w:rsidRDefault="00F303A6" w:rsidP="00F303A6">
      <w:pPr>
        <w:pStyle w:val="Code"/>
        <w:rPr>
          <w:highlight w:val="white"/>
        </w:rPr>
      </w:pPr>
      <w:r w:rsidRPr="00903DBA">
        <w:rPr>
          <w:highlight w:val="white"/>
        </w:rPr>
        <w:t xml:space="preserve">        m_update = false;</w:t>
      </w:r>
    </w:p>
    <w:p w14:paraId="70F914AE" w14:textId="77777777" w:rsidR="00F303A6" w:rsidRPr="00903DBA" w:rsidRDefault="00F303A6" w:rsidP="00F303A6">
      <w:pPr>
        <w:pStyle w:val="Code"/>
        <w:rPr>
          <w:highlight w:val="white"/>
        </w:rPr>
      </w:pPr>
      <w:r w:rsidRPr="00903DBA">
        <w:rPr>
          <w:highlight w:val="white"/>
        </w:rPr>
        <w:t xml:space="preserve">        ClearGotoNextStatements();</w:t>
      </w:r>
    </w:p>
    <w:p w14:paraId="1E9B3A92" w14:textId="77777777" w:rsidR="00F303A6" w:rsidRPr="00903DBA" w:rsidRDefault="00F303A6" w:rsidP="00F303A6">
      <w:pPr>
        <w:pStyle w:val="Code"/>
        <w:rPr>
          <w:highlight w:val="white"/>
        </w:rPr>
      </w:pPr>
      <w:r w:rsidRPr="00903DBA">
        <w:rPr>
          <w:highlight w:val="white"/>
        </w:rPr>
        <w:t xml:space="preserve">        ClearDoubleRelationStatements();</w:t>
      </w:r>
    </w:p>
    <w:p w14:paraId="4422AC82" w14:textId="77777777" w:rsidR="00F303A6" w:rsidRPr="00903DBA" w:rsidRDefault="00F303A6" w:rsidP="00F303A6">
      <w:pPr>
        <w:pStyle w:val="Code"/>
        <w:rPr>
          <w:highlight w:val="white"/>
        </w:rPr>
      </w:pPr>
      <w:r w:rsidRPr="00903DBA">
        <w:rPr>
          <w:highlight w:val="white"/>
        </w:rPr>
        <w:t xml:space="preserve">        TraceGotoChains();</w:t>
      </w:r>
    </w:p>
    <w:p w14:paraId="0140DD48" w14:textId="77777777" w:rsidR="00F303A6" w:rsidRPr="00903DBA" w:rsidRDefault="00F303A6" w:rsidP="00F303A6">
      <w:pPr>
        <w:pStyle w:val="Code"/>
        <w:rPr>
          <w:highlight w:val="white"/>
        </w:rPr>
      </w:pPr>
      <w:r w:rsidRPr="00903DBA">
        <w:rPr>
          <w:highlight w:val="white"/>
        </w:rPr>
        <w:t xml:space="preserve">        ClearUnreachableCode();</w:t>
      </w:r>
    </w:p>
    <w:p w14:paraId="3075D5C5" w14:textId="77777777" w:rsidR="00F303A6" w:rsidRPr="00903DBA" w:rsidRDefault="00F303A6" w:rsidP="00F303A6">
      <w:pPr>
        <w:pStyle w:val="Code"/>
        <w:rPr>
          <w:highlight w:val="white"/>
        </w:rPr>
      </w:pPr>
      <w:r w:rsidRPr="00903DBA">
        <w:rPr>
          <w:highlight w:val="white"/>
        </w:rPr>
        <w:t xml:space="preserve">        RemovePushPop();</w:t>
      </w:r>
    </w:p>
    <w:p w14:paraId="3396AC67" w14:textId="77777777" w:rsidR="00F303A6" w:rsidRPr="00903DBA" w:rsidRDefault="00F303A6" w:rsidP="00F303A6">
      <w:pPr>
        <w:pStyle w:val="Code"/>
        <w:rPr>
          <w:highlight w:val="white"/>
        </w:rPr>
      </w:pPr>
      <w:r w:rsidRPr="00903DBA">
        <w:rPr>
          <w:highlight w:val="white"/>
        </w:rPr>
        <w:t xml:space="preserve">        MergePopPushToTop();</w:t>
      </w:r>
    </w:p>
    <w:p w14:paraId="3660B57C" w14:textId="77777777" w:rsidR="00F303A6" w:rsidRPr="00903DBA" w:rsidRDefault="00F303A6" w:rsidP="00F303A6">
      <w:pPr>
        <w:pStyle w:val="Code"/>
        <w:rPr>
          <w:highlight w:val="white"/>
        </w:rPr>
      </w:pPr>
      <w:r w:rsidRPr="00903DBA">
        <w:rPr>
          <w:highlight w:val="white"/>
        </w:rPr>
        <w:t xml:space="preserve">        MergeTopPopToPop();</w:t>
      </w:r>
    </w:p>
    <w:p w14:paraId="371F31DF" w14:textId="2C456EEA" w:rsidR="00F303A6" w:rsidRPr="00903DBA" w:rsidRDefault="00F303A6" w:rsidP="00F303A6">
      <w:pPr>
        <w:pStyle w:val="Code"/>
        <w:rPr>
          <w:highlight w:val="white"/>
        </w:rPr>
      </w:pPr>
      <w:r w:rsidRPr="00903DBA">
        <w:rPr>
          <w:highlight w:val="white"/>
        </w:rPr>
        <w:t xml:space="preserve">        MergeBinary();</w:t>
      </w:r>
    </w:p>
    <w:p w14:paraId="42C915AC" w14:textId="77777777" w:rsidR="00F303A6" w:rsidRPr="00903DBA" w:rsidRDefault="00F303A6" w:rsidP="00F303A6">
      <w:pPr>
        <w:pStyle w:val="Code"/>
        <w:rPr>
          <w:highlight w:val="white"/>
        </w:rPr>
      </w:pPr>
      <w:r w:rsidRPr="00903DBA">
        <w:rPr>
          <w:highlight w:val="white"/>
        </w:rPr>
        <w:t xml:space="preserve">        //MergeDoubleAssign(); // XXX</w:t>
      </w:r>
    </w:p>
    <w:p w14:paraId="37514346" w14:textId="77777777" w:rsidR="00F303A6" w:rsidRPr="00903DBA" w:rsidRDefault="00F303A6" w:rsidP="00F303A6">
      <w:pPr>
        <w:pStyle w:val="Code"/>
        <w:rPr>
          <w:highlight w:val="white"/>
        </w:rPr>
      </w:pPr>
      <w:r w:rsidRPr="00903DBA">
        <w:rPr>
          <w:highlight w:val="white"/>
        </w:rPr>
        <w:lastRenderedPageBreak/>
        <w:t xml:space="preserve">        SematicOptimization();</w:t>
      </w:r>
    </w:p>
    <w:p w14:paraId="438E9B76" w14:textId="77777777" w:rsidR="00F303A6" w:rsidRPr="00903DBA" w:rsidRDefault="00F303A6" w:rsidP="00F303A6">
      <w:pPr>
        <w:pStyle w:val="Code"/>
        <w:rPr>
          <w:highlight w:val="white"/>
        </w:rPr>
      </w:pPr>
      <w:r w:rsidRPr="00903DBA">
        <w:rPr>
          <w:highlight w:val="white"/>
        </w:rPr>
        <w:t xml:space="preserve">        OptimizeRelation();</w:t>
      </w:r>
    </w:p>
    <w:p w14:paraId="50EEDF33" w14:textId="77777777" w:rsidR="00F303A6" w:rsidRPr="00903DBA" w:rsidRDefault="00F303A6" w:rsidP="00F303A6">
      <w:pPr>
        <w:pStyle w:val="Code"/>
        <w:rPr>
          <w:highlight w:val="white"/>
        </w:rPr>
      </w:pPr>
      <w:r w:rsidRPr="00903DBA">
        <w:rPr>
          <w:highlight w:val="white"/>
        </w:rPr>
        <w:t xml:space="preserve">        OptimizeCommutative();</w:t>
      </w:r>
    </w:p>
    <w:p w14:paraId="76F57F7D" w14:textId="77777777" w:rsidR="00F303A6" w:rsidRPr="00903DBA" w:rsidRDefault="00F303A6" w:rsidP="00F303A6">
      <w:pPr>
        <w:pStyle w:val="Code"/>
        <w:rPr>
          <w:highlight w:val="white"/>
        </w:rPr>
      </w:pPr>
      <w:r w:rsidRPr="00903DBA">
        <w:rPr>
          <w:highlight w:val="white"/>
        </w:rPr>
        <w:t xml:space="preserve">        OptimizeBinary();</w:t>
      </w:r>
    </w:p>
    <w:p w14:paraId="4328E80E" w14:textId="77777777" w:rsidR="00F303A6" w:rsidRPr="00903DBA" w:rsidRDefault="00F303A6" w:rsidP="00F303A6">
      <w:pPr>
        <w:pStyle w:val="Code"/>
        <w:rPr>
          <w:highlight w:val="white"/>
        </w:rPr>
      </w:pPr>
      <w:r w:rsidRPr="00903DBA">
        <w:rPr>
          <w:highlight w:val="white"/>
        </w:rPr>
        <w:t xml:space="preserve">        CheckIntegral(); // XXX</w:t>
      </w:r>
    </w:p>
    <w:p w14:paraId="135B2E7D" w14:textId="77777777" w:rsidR="00F303A6" w:rsidRPr="00903DBA" w:rsidRDefault="00F303A6" w:rsidP="00F303A6">
      <w:pPr>
        <w:pStyle w:val="Code"/>
        <w:rPr>
          <w:highlight w:val="white"/>
        </w:rPr>
      </w:pPr>
      <w:r w:rsidRPr="00903DBA">
        <w:rPr>
          <w:highlight w:val="white"/>
        </w:rPr>
        <w:t xml:space="preserve">        CheckFloating(); // XXX</w:t>
      </w:r>
    </w:p>
    <w:p w14:paraId="2C133D3D" w14:textId="77777777" w:rsidR="00F303A6" w:rsidRPr="00903DBA" w:rsidRDefault="00F303A6" w:rsidP="00F303A6">
      <w:pPr>
        <w:pStyle w:val="Code"/>
        <w:rPr>
          <w:highlight w:val="white"/>
        </w:rPr>
      </w:pPr>
      <w:r w:rsidRPr="00903DBA">
        <w:rPr>
          <w:highlight w:val="white"/>
        </w:rPr>
        <w:t xml:space="preserve">        RemoveClearedCode();</w:t>
      </w:r>
    </w:p>
    <w:p w14:paraId="7921201A" w14:textId="77777777" w:rsidR="00F303A6" w:rsidRPr="00903DBA" w:rsidRDefault="00F303A6" w:rsidP="00F303A6">
      <w:pPr>
        <w:pStyle w:val="Code"/>
        <w:rPr>
          <w:highlight w:val="white"/>
        </w:rPr>
      </w:pPr>
      <w:r w:rsidRPr="00903DBA">
        <w:rPr>
          <w:highlight w:val="white"/>
        </w:rPr>
        <w:t xml:space="preserve">      } while (m_update);</w:t>
      </w:r>
    </w:p>
    <w:p w14:paraId="06D98893" w14:textId="77777777" w:rsidR="00F303A6" w:rsidRPr="00903DBA" w:rsidRDefault="00F303A6" w:rsidP="00F303A6">
      <w:pPr>
        <w:pStyle w:val="Code"/>
        <w:rPr>
          <w:highlight w:val="white"/>
        </w:rPr>
      </w:pPr>
      <w:r w:rsidRPr="00903DBA">
        <w:rPr>
          <w:highlight w:val="white"/>
        </w:rPr>
        <w:t xml:space="preserve">    }</w:t>
      </w:r>
    </w:p>
    <w:p w14:paraId="3AE4ACDE" w14:textId="473797CD" w:rsidR="00F303A6" w:rsidRPr="00903DBA" w:rsidRDefault="00F303A6" w:rsidP="00F303A6">
      <w:pPr>
        <w:pStyle w:val="Rubrik3"/>
      </w:pPr>
      <w:bookmarkStart w:id="391" w:name="_Toc57656058"/>
      <w:r w:rsidRPr="00903DBA">
        <w:t>Object to Integer Addresses</w:t>
      </w:r>
      <w:bookmarkEnd w:id="391"/>
    </w:p>
    <w:p w14:paraId="59B9EA90" w14:textId="5DCE77E6" w:rsidR="009D157E" w:rsidRPr="00903DBA" w:rsidRDefault="00F303A6" w:rsidP="00F303A6">
      <w:r w:rsidRPr="00903DBA">
        <w:t>When we generated the middle code, we use middle code objects as target for jump instructions.</w:t>
      </w:r>
      <w:r w:rsidR="00AB0C51" w:rsidRPr="00903DBA">
        <w:t xml:space="preserve"> The first we need to do is to </w:t>
      </w:r>
      <w:r w:rsidR="005432DA" w:rsidRPr="00903DBA">
        <w:t>change</w:t>
      </w:r>
      <w:r w:rsidR="00AB0C51" w:rsidRPr="00903DBA">
        <w:t xml:space="preserve"> the middle code targets to integer targets.</w:t>
      </w:r>
      <w:r w:rsidR="00DC227A" w:rsidRPr="00903DBA">
        <w:t xml:space="preserve"> The reason for this is that the optimization process of this chapter </w:t>
      </w:r>
      <w:r w:rsidR="009D157E" w:rsidRPr="00903DBA">
        <w:t xml:space="preserve">will result in the </w:t>
      </w:r>
      <w:r w:rsidR="00DC227A" w:rsidRPr="00903DBA">
        <w:t xml:space="preserve">removal of </w:t>
      </w:r>
      <w:r w:rsidR="009D157E" w:rsidRPr="00903DBA">
        <w:t>middle code instruction, among which some may be jump targets.</w:t>
      </w:r>
    </w:p>
    <w:p w14:paraId="75BDAD9E" w14:textId="77777777" w:rsidR="00361DD4" w:rsidRPr="00903DBA" w:rsidRDefault="00361DD4" w:rsidP="00361DD4">
      <w:pPr>
        <w:pStyle w:val="Code"/>
        <w:rPr>
          <w:highlight w:val="white"/>
        </w:rPr>
      </w:pPr>
      <w:r w:rsidRPr="00903DBA">
        <w:rPr>
          <w:highlight w:val="white"/>
        </w:rPr>
        <w:t xml:space="preserve">    public void ObjectToIntegerAddresses() {</w:t>
      </w:r>
    </w:p>
    <w:p w14:paraId="20EDA1EF" w14:textId="374F302D" w:rsidR="00D50063" w:rsidRPr="00903DBA" w:rsidRDefault="00D50063" w:rsidP="00D50063">
      <w:pPr>
        <w:rPr>
          <w:highlight w:val="white"/>
        </w:rPr>
      </w:pPr>
      <w:r w:rsidRPr="00903DBA">
        <w:rPr>
          <w:highlight w:val="white"/>
        </w:rPr>
        <w:t xml:space="preserve">We start by defining the address map, which we load with </w:t>
      </w:r>
      <w:r w:rsidR="00E0470C" w:rsidRPr="00903DBA">
        <w:rPr>
          <w:highlight w:val="white"/>
        </w:rPr>
        <w:t>the index of each instruction.</w:t>
      </w:r>
    </w:p>
    <w:p w14:paraId="6FE8E21F" w14:textId="347C55A0" w:rsidR="00361DD4" w:rsidRPr="00903DBA" w:rsidRDefault="00361DD4" w:rsidP="00361DD4">
      <w:pPr>
        <w:pStyle w:val="Code"/>
        <w:rPr>
          <w:highlight w:val="white"/>
        </w:rPr>
      </w:pPr>
      <w:r w:rsidRPr="00903DBA">
        <w:rPr>
          <w:highlight w:val="white"/>
        </w:rPr>
        <w:t xml:space="preserve">      IDictionary&lt;MiddleCode,int&gt; addressMap =</w:t>
      </w:r>
    </w:p>
    <w:p w14:paraId="08BA9045" w14:textId="2DDCD859" w:rsidR="00361DD4" w:rsidRPr="00903DBA" w:rsidRDefault="00361DD4" w:rsidP="00361DD4">
      <w:pPr>
        <w:pStyle w:val="Code"/>
        <w:rPr>
          <w:highlight w:val="white"/>
        </w:rPr>
      </w:pPr>
      <w:r w:rsidRPr="00903DBA">
        <w:rPr>
          <w:highlight w:val="white"/>
        </w:rPr>
        <w:t xml:space="preserve">        new Dictionary&lt;MiddleCode,int&gt;();</w:t>
      </w:r>
    </w:p>
    <w:p w14:paraId="783D62EE" w14:textId="77777777" w:rsidR="00361DD4" w:rsidRPr="00903DBA" w:rsidRDefault="00361DD4" w:rsidP="00361DD4">
      <w:pPr>
        <w:pStyle w:val="Code"/>
        <w:rPr>
          <w:highlight w:val="white"/>
        </w:rPr>
      </w:pPr>
      <w:r w:rsidRPr="00903DBA">
        <w:rPr>
          <w:highlight w:val="white"/>
        </w:rPr>
        <w:t xml:space="preserve">    </w:t>
      </w:r>
    </w:p>
    <w:p w14:paraId="660949AE"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0D5C96EB" w14:textId="77777777" w:rsidR="00361DD4" w:rsidRPr="00903DBA" w:rsidRDefault="00361DD4" w:rsidP="00361DD4">
      <w:pPr>
        <w:pStyle w:val="Code"/>
        <w:rPr>
          <w:highlight w:val="white"/>
        </w:rPr>
      </w:pPr>
      <w:r w:rsidRPr="00903DBA">
        <w:rPr>
          <w:highlight w:val="white"/>
        </w:rPr>
        <w:t xml:space="preserve">        addressMap.Add(m_middleCodeList[index], index);</w:t>
      </w:r>
    </w:p>
    <w:p w14:paraId="34166EC4" w14:textId="77777777" w:rsidR="00361DD4" w:rsidRPr="00903DBA" w:rsidRDefault="00361DD4" w:rsidP="00361DD4">
      <w:pPr>
        <w:pStyle w:val="Code"/>
        <w:rPr>
          <w:highlight w:val="white"/>
        </w:rPr>
      </w:pPr>
      <w:r w:rsidRPr="00903DBA">
        <w:rPr>
          <w:highlight w:val="white"/>
        </w:rPr>
        <w:t xml:space="preserve">      }</w:t>
      </w:r>
    </w:p>
    <w:p w14:paraId="5BA43449" w14:textId="26B28476" w:rsidR="00361DD4" w:rsidRPr="00903DBA" w:rsidRDefault="00BC3303" w:rsidP="00BC3303">
      <w:pPr>
        <w:rPr>
          <w:highlight w:val="white"/>
        </w:rPr>
      </w:pPr>
      <w:r w:rsidRPr="00903DBA">
        <w:rPr>
          <w:highlight w:val="white"/>
        </w:rPr>
        <w:t xml:space="preserve">We then iterate through the </w:t>
      </w:r>
      <w:r w:rsidR="006D5D52" w:rsidRPr="00903DBA">
        <w:rPr>
          <w:highlight w:val="white"/>
        </w:rPr>
        <w:t xml:space="preserve">middle code list and, with the help of the address map, change the </w:t>
      </w:r>
      <w:r w:rsidR="00C95871" w:rsidRPr="00903DBA">
        <w:rPr>
          <w:highlight w:val="white"/>
        </w:rPr>
        <w:t>targets from middle code instructions to integer values</w:t>
      </w:r>
      <w:r w:rsidR="003A173F" w:rsidRPr="00903DBA">
        <w:rPr>
          <w:highlight w:val="white"/>
        </w:rPr>
        <w:t xml:space="preserve">. </w:t>
      </w:r>
      <w:r w:rsidR="00361DD4" w:rsidRPr="00903DBA">
        <w:rPr>
          <w:highlight w:val="white"/>
        </w:rPr>
        <w:t xml:space="preserve">  </w:t>
      </w:r>
    </w:p>
    <w:p w14:paraId="4576C19D" w14:textId="77777777" w:rsidR="00361DD4" w:rsidRPr="00903DBA" w:rsidRDefault="00361DD4" w:rsidP="00361DD4">
      <w:pPr>
        <w:pStyle w:val="Code"/>
        <w:rPr>
          <w:highlight w:val="white"/>
        </w:rPr>
      </w:pPr>
      <w:r w:rsidRPr="00903DBA">
        <w:rPr>
          <w:highlight w:val="white"/>
        </w:rPr>
        <w:t xml:space="preserve">      for (int index = 0; index &lt; m_middleCodeList.Count; ++index) {</w:t>
      </w:r>
    </w:p>
    <w:p w14:paraId="77EE8FDB" w14:textId="77777777" w:rsidR="00361DD4" w:rsidRPr="00903DBA" w:rsidRDefault="00361DD4" w:rsidP="00361DD4">
      <w:pPr>
        <w:pStyle w:val="Code"/>
        <w:rPr>
          <w:highlight w:val="white"/>
        </w:rPr>
      </w:pPr>
      <w:r w:rsidRPr="00903DBA">
        <w:rPr>
          <w:highlight w:val="white"/>
        </w:rPr>
        <w:t xml:space="preserve">        MiddleCode sourceCode = m_middleCodeList[index];</w:t>
      </w:r>
    </w:p>
    <w:p w14:paraId="1611AD03" w14:textId="77777777" w:rsidR="00361DD4" w:rsidRPr="00903DBA" w:rsidRDefault="00361DD4" w:rsidP="00361DD4">
      <w:pPr>
        <w:pStyle w:val="Code"/>
        <w:rPr>
          <w:highlight w:val="white"/>
        </w:rPr>
      </w:pPr>
      <w:r w:rsidRPr="00903DBA">
        <w:rPr>
          <w:highlight w:val="white"/>
        </w:rPr>
        <w:t xml:space="preserve">      </w:t>
      </w:r>
    </w:p>
    <w:p w14:paraId="07FFA66D" w14:textId="77777777" w:rsidR="00361DD4" w:rsidRPr="00903DBA" w:rsidRDefault="00361DD4" w:rsidP="00361DD4">
      <w:pPr>
        <w:pStyle w:val="Code"/>
        <w:rPr>
          <w:highlight w:val="white"/>
        </w:rPr>
      </w:pPr>
      <w:r w:rsidRPr="00903DBA">
        <w:rPr>
          <w:highlight w:val="white"/>
        </w:rPr>
        <w:t xml:space="preserve">        if (sourceCode.IsGoto() || sourceCode.IsCarry() ||</w:t>
      </w:r>
    </w:p>
    <w:p w14:paraId="3F2707A9" w14:textId="34CD6BFF" w:rsidR="00361DD4" w:rsidRPr="00903DBA" w:rsidRDefault="00361DD4" w:rsidP="00361DD4">
      <w:pPr>
        <w:pStyle w:val="Code"/>
        <w:rPr>
          <w:highlight w:val="white"/>
        </w:rPr>
      </w:pPr>
      <w:r w:rsidRPr="00903DBA">
        <w:rPr>
          <w:highlight w:val="white"/>
        </w:rPr>
        <w:t xml:space="preserve">            sourceCode.IsRelation()) {</w:t>
      </w:r>
    </w:p>
    <w:p w14:paraId="575DA161" w14:textId="6AFF90AC"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(sourceCode[0] is MiddleCode);</w:t>
      </w:r>
    </w:p>
    <w:p w14:paraId="3E04EEEA" w14:textId="77777777" w:rsidR="00361DD4" w:rsidRPr="00903DBA" w:rsidRDefault="00361DD4" w:rsidP="00361DD4">
      <w:pPr>
        <w:pStyle w:val="Code"/>
        <w:rPr>
          <w:highlight w:val="white"/>
        </w:rPr>
      </w:pPr>
      <w:r w:rsidRPr="00903DBA">
        <w:rPr>
          <w:highlight w:val="white"/>
        </w:rPr>
        <w:t xml:space="preserve">          MiddleCode targetCode = (MiddleCode) sourceCode[0];</w:t>
      </w:r>
    </w:p>
    <w:p w14:paraId="5E4E5754" w14:textId="55E1BA6A" w:rsidR="00361DD4" w:rsidRPr="00903DBA" w:rsidRDefault="00361DD4" w:rsidP="00361DD4">
      <w:pPr>
        <w:pStyle w:val="Code"/>
        <w:rPr>
          <w:highlight w:val="white"/>
        </w:rPr>
      </w:pPr>
      <w:r w:rsidRPr="00903DBA">
        <w:rPr>
          <w:highlight w:val="white"/>
        </w:rPr>
        <w:t xml:space="preserve">          Assert.</w:t>
      </w:r>
      <w:r w:rsidR="00D324D8" w:rsidRPr="00903DBA">
        <w:rPr>
          <w:highlight w:val="white"/>
        </w:rPr>
        <w:t>ErrorXXX</w:t>
      </w:r>
      <w:r w:rsidRPr="00903DBA">
        <w:rPr>
          <w:highlight w:val="white"/>
        </w:rPr>
        <w:t>(addressMap.ContainsKey(targetCode));</w:t>
      </w:r>
    </w:p>
    <w:p w14:paraId="7E7926ED" w14:textId="77777777" w:rsidR="00361DD4" w:rsidRPr="00903DBA" w:rsidRDefault="00361DD4" w:rsidP="00361DD4">
      <w:pPr>
        <w:pStyle w:val="Code"/>
        <w:rPr>
          <w:highlight w:val="white"/>
        </w:rPr>
      </w:pPr>
      <w:r w:rsidRPr="00903DBA">
        <w:rPr>
          <w:highlight w:val="white"/>
        </w:rPr>
        <w:t xml:space="preserve">          sourceCode[0] = addressMap[targetCode];</w:t>
      </w:r>
    </w:p>
    <w:p w14:paraId="08D74424" w14:textId="77777777" w:rsidR="00361DD4" w:rsidRPr="00903DBA" w:rsidRDefault="00361DD4" w:rsidP="00361DD4">
      <w:pPr>
        <w:pStyle w:val="Code"/>
        <w:rPr>
          <w:highlight w:val="white"/>
        </w:rPr>
      </w:pPr>
      <w:r w:rsidRPr="00903DBA">
        <w:rPr>
          <w:highlight w:val="white"/>
        </w:rPr>
        <w:t xml:space="preserve">        }</w:t>
      </w:r>
    </w:p>
    <w:p w14:paraId="455DDE3D" w14:textId="77777777" w:rsidR="00361DD4" w:rsidRPr="00903DBA" w:rsidRDefault="00361DD4" w:rsidP="00361DD4">
      <w:pPr>
        <w:pStyle w:val="Code"/>
        <w:rPr>
          <w:highlight w:val="white"/>
        </w:rPr>
      </w:pPr>
      <w:r w:rsidRPr="00903DBA">
        <w:rPr>
          <w:highlight w:val="white"/>
        </w:rPr>
        <w:t xml:space="preserve">      }</w:t>
      </w:r>
    </w:p>
    <w:p w14:paraId="54DA9ADB" w14:textId="443BFBB6" w:rsidR="009D157E" w:rsidRPr="00903DBA" w:rsidRDefault="00361DD4" w:rsidP="00361DD4">
      <w:pPr>
        <w:pStyle w:val="Code"/>
        <w:rPr>
          <w:highlight w:val="white"/>
        </w:rPr>
      </w:pPr>
      <w:r w:rsidRPr="00903DBA">
        <w:rPr>
          <w:highlight w:val="white"/>
        </w:rPr>
        <w:t xml:space="preserve">    }</w:t>
      </w:r>
    </w:p>
    <w:p w14:paraId="290031D7" w14:textId="1551B525" w:rsidR="001B6658" w:rsidRPr="00903DBA" w:rsidRDefault="001B6658" w:rsidP="00795872">
      <w:pPr>
        <w:pStyle w:val="Rubrik3"/>
      </w:pPr>
      <w:bookmarkStart w:id="392" w:name="_Toc57656059"/>
      <w:proofErr w:type="spellStart"/>
      <w:r w:rsidRPr="00903DBA">
        <w:t>Goto</w:t>
      </w:r>
      <w:proofErr w:type="spellEnd"/>
      <w:r w:rsidRPr="00903DBA">
        <w:t xml:space="preserve"> Next Instructions</w:t>
      </w:r>
      <w:bookmarkEnd w:id="392"/>
    </w:p>
    <w:p w14:paraId="7A9F02C3" w14:textId="4ACBDBB6" w:rsidR="001B6658" w:rsidRPr="00903DBA" w:rsidRDefault="001B6658" w:rsidP="001B6658">
      <w:r w:rsidRPr="00903DBA">
        <w:t xml:space="preserve">In some cases, there may be </w:t>
      </w:r>
      <w:proofErr w:type="spellStart"/>
      <w:r w:rsidRPr="00903DBA">
        <w:t>goto</w:t>
      </w:r>
      <w:proofErr w:type="spellEnd"/>
      <w:r w:rsidRPr="00903DBA">
        <w:t xml:space="preserve"> instructions that just jump to the next instructions. Those instructions </w:t>
      </w:r>
      <w:r w:rsidR="005727E4" w:rsidRPr="00903DBA">
        <w:t xml:space="preserve">are </w:t>
      </w:r>
      <w:r w:rsidR="00DF46F1" w:rsidRPr="00903DBA">
        <w:t>meaningless</w:t>
      </w:r>
      <w:r w:rsidR="005727E4" w:rsidRPr="00903DBA">
        <w:t xml:space="preserve"> and </w:t>
      </w:r>
      <w:r w:rsidR="00DF46F1" w:rsidRPr="00903DBA">
        <w:t>s</w:t>
      </w:r>
      <w:r w:rsidR="005727E4" w:rsidRPr="00903DBA">
        <w:t>hall be removed.</w:t>
      </w:r>
      <w:r w:rsidR="001A05A4" w:rsidRPr="00903DBA">
        <w:t xml:space="preserve"> For instance:</w:t>
      </w:r>
    </w:p>
    <w:p w14:paraId="1A4DE48E" w14:textId="77777777" w:rsidR="000428CE" w:rsidRPr="00903DBA" w:rsidRDefault="00116D7F" w:rsidP="000428CE">
      <w:pPr>
        <w:pStyle w:val="Code"/>
      </w:pPr>
      <w:r w:rsidRPr="00903DBA">
        <w:t xml:space="preserve"> </w:t>
      </w:r>
      <w:r w:rsidR="000428CE" w:rsidRPr="00903DBA">
        <w:t xml:space="preserve"> 1. goto 2</w:t>
      </w:r>
    </w:p>
    <w:p w14:paraId="3945D4AF" w14:textId="77777777" w:rsidR="000B244B" w:rsidRPr="00903DBA" w:rsidRDefault="000428CE" w:rsidP="000B244B">
      <w:pPr>
        <w:pStyle w:val="Code"/>
      </w:pPr>
      <w:r w:rsidRPr="00903DBA">
        <w:t xml:space="preserve">  2. ...</w:t>
      </w:r>
    </w:p>
    <w:p w14:paraId="7FD1F827" w14:textId="77777777" w:rsidR="000A0C51" w:rsidRPr="00903DBA" w:rsidRDefault="000A0C51" w:rsidP="001550CF">
      <w:pPr>
        <w:pStyle w:val="Code"/>
        <w:rPr>
          <w:highlight w:val="white"/>
        </w:rPr>
      </w:pPr>
    </w:p>
    <w:p w14:paraId="2B2B3ECA" w14:textId="0EF24872" w:rsidR="001550CF" w:rsidRPr="00903DBA" w:rsidRDefault="001550CF" w:rsidP="001550CF">
      <w:pPr>
        <w:pStyle w:val="Code"/>
        <w:rPr>
          <w:highlight w:val="white"/>
        </w:rPr>
      </w:pPr>
      <w:r w:rsidRPr="00903DBA">
        <w:rPr>
          <w:highlight w:val="white"/>
        </w:rPr>
        <w:t xml:space="preserve">    private void ClearGotoNextStatements() {</w:t>
      </w:r>
    </w:p>
    <w:p w14:paraId="3514884D" w14:textId="7EEC2AE8" w:rsidR="001550CF" w:rsidRPr="00903DBA" w:rsidRDefault="001550CF" w:rsidP="001550CF">
      <w:pPr>
        <w:pStyle w:val="Code"/>
        <w:rPr>
          <w:highlight w:val="white"/>
        </w:rPr>
      </w:pPr>
      <w:r w:rsidRPr="00903DBA">
        <w:rPr>
          <w:highlight w:val="white"/>
        </w:rPr>
        <w:t xml:space="preserve">      for (int index = </w:t>
      </w:r>
      <w:r w:rsidR="004A5B1B" w:rsidRPr="00903DBA">
        <w:rPr>
          <w:highlight w:val="white"/>
        </w:rPr>
        <w:t>0</w:t>
      </w:r>
      <w:r w:rsidRPr="00903DBA">
        <w:rPr>
          <w:highlight w:val="white"/>
        </w:rPr>
        <w:t>; index &lt; (m_middleCodeList.Count - 1); ++index) {</w:t>
      </w:r>
    </w:p>
    <w:p w14:paraId="6FBDBF4C" w14:textId="77777777" w:rsidR="001550CF" w:rsidRPr="00903DBA" w:rsidRDefault="001550CF" w:rsidP="001550CF">
      <w:pPr>
        <w:pStyle w:val="Code"/>
        <w:rPr>
          <w:highlight w:val="white"/>
        </w:rPr>
      </w:pPr>
      <w:r w:rsidRPr="00903DBA">
        <w:rPr>
          <w:highlight w:val="white"/>
        </w:rPr>
        <w:t xml:space="preserve">        MiddleCode middleCode = m_middleCodeList[index];</w:t>
      </w:r>
    </w:p>
    <w:p w14:paraId="5D60B1D5" w14:textId="77777777" w:rsidR="001550CF" w:rsidRPr="00903DBA" w:rsidRDefault="001550CF" w:rsidP="001550CF">
      <w:pPr>
        <w:pStyle w:val="Code"/>
        <w:rPr>
          <w:highlight w:val="white"/>
        </w:rPr>
      </w:pPr>
      <w:r w:rsidRPr="00903DBA">
        <w:rPr>
          <w:highlight w:val="white"/>
        </w:rPr>
        <w:t xml:space="preserve">      </w:t>
      </w:r>
    </w:p>
    <w:p w14:paraId="61930F85" w14:textId="77777777" w:rsidR="001550CF" w:rsidRPr="00903DBA" w:rsidRDefault="001550CF" w:rsidP="001550CF">
      <w:pPr>
        <w:pStyle w:val="Code"/>
        <w:rPr>
          <w:highlight w:val="white"/>
        </w:rPr>
      </w:pPr>
      <w:r w:rsidRPr="00903DBA">
        <w:rPr>
          <w:highlight w:val="white"/>
        </w:rPr>
        <w:t xml:space="preserve">        if (middleCode.IsRelationCarryOrGoto()) {</w:t>
      </w:r>
    </w:p>
    <w:p w14:paraId="61C744AB" w14:textId="77777777" w:rsidR="001550CF" w:rsidRPr="00903DBA" w:rsidRDefault="001550CF" w:rsidP="001550CF">
      <w:pPr>
        <w:pStyle w:val="Code"/>
        <w:rPr>
          <w:highlight w:val="white"/>
        </w:rPr>
      </w:pPr>
      <w:r w:rsidRPr="00903DBA">
        <w:rPr>
          <w:highlight w:val="white"/>
        </w:rPr>
        <w:t xml:space="preserve">          int target = (int) middleCode[0];</w:t>
      </w:r>
    </w:p>
    <w:p w14:paraId="34A24EC8" w14:textId="5C815D07" w:rsidR="001550CF" w:rsidRPr="00903DBA" w:rsidRDefault="001550CF" w:rsidP="001550CF">
      <w:pPr>
        <w:rPr>
          <w:highlight w:val="white"/>
        </w:rPr>
      </w:pPr>
      <w:r w:rsidRPr="00903DBA">
        <w:rPr>
          <w:highlight w:val="white"/>
        </w:rPr>
        <w:lastRenderedPageBreak/>
        <w:t xml:space="preserve">  When we encounter a jump instruction that jumps to the next </w:t>
      </w:r>
      <w:r w:rsidR="00A1085E" w:rsidRPr="00903DBA">
        <w:rPr>
          <w:highlight w:val="white"/>
        </w:rPr>
        <w:t>instruction</w:t>
      </w:r>
      <w:r w:rsidRPr="00903DBA">
        <w:rPr>
          <w:highlight w:val="white"/>
        </w:rPr>
        <w:t>, we remove it</w:t>
      </w:r>
    </w:p>
    <w:p w14:paraId="51B50F65" w14:textId="77777777" w:rsidR="001550CF" w:rsidRPr="00903DBA" w:rsidRDefault="001550CF" w:rsidP="001550CF">
      <w:pPr>
        <w:pStyle w:val="Code"/>
        <w:rPr>
          <w:highlight w:val="white"/>
        </w:rPr>
      </w:pPr>
      <w:r w:rsidRPr="00903DBA">
        <w:rPr>
          <w:highlight w:val="white"/>
        </w:rPr>
        <w:t xml:space="preserve">          if (target == (index + 1)) {</w:t>
      </w:r>
    </w:p>
    <w:p w14:paraId="2A1C6D22" w14:textId="77777777" w:rsidR="001550CF" w:rsidRPr="00903DBA" w:rsidRDefault="001550CF" w:rsidP="001550CF">
      <w:pPr>
        <w:pStyle w:val="Code"/>
        <w:rPr>
          <w:highlight w:val="white"/>
        </w:rPr>
      </w:pPr>
      <w:r w:rsidRPr="00903DBA">
        <w:rPr>
          <w:highlight w:val="white"/>
        </w:rPr>
        <w:t xml:space="preserve">            middleCode.Clear();</w:t>
      </w:r>
    </w:p>
    <w:p w14:paraId="1F938A38" w14:textId="77777777" w:rsidR="001550CF" w:rsidRPr="00903DBA" w:rsidRDefault="001550CF" w:rsidP="001550CF">
      <w:pPr>
        <w:pStyle w:val="Code"/>
        <w:rPr>
          <w:highlight w:val="white"/>
        </w:rPr>
      </w:pPr>
      <w:r w:rsidRPr="00903DBA">
        <w:rPr>
          <w:highlight w:val="white"/>
        </w:rPr>
        <w:t xml:space="preserve">            m_update = true;</w:t>
      </w:r>
    </w:p>
    <w:p w14:paraId="7A2A4A27" w14:textId="77777777" w:rsidR="001550CF" w:rsidRPr="00903DBA" w:rsidRDefault="001550CF" w:rsidP="001550CF">
      <w:pPr>
        <w:pStyle w:val="Code"/>
        <w:rPr>
          <w:highlight w:val="white"/>
        </w:rPr>
      </w:pPr>
      <w:r w:rsidRPr="00903DBA">
        <w:rPr>
          <w:highlight w:val="white"/>
        </w:rPr>
        <w:t xml:space="preserve">          }</w:t>
      </w:r>
    </w:p>
    <w:p w14:paraId="436BA2C5" w14:textId="77777777" w:rsidR="001550CF" w:rsidRPr="00903DBA" w:rsidRDefault="001550CF" w:rsidP="001550CF">
      <w:pPr>
        <w:pStyle w:val="Code"/>
        <w:rPr>
          <w:highlight w:val="white"/>
        </w:rPr>
      </w:pPr>
      <w:r w:rsidRPr="00903DBA">
        <w:rPr>
          <w:highlight w:val="white"/>
        </w:rPr>
        <w:t xml:space="preserve">        }</w:t>
      </w:r>
    </w:p>
    <w:p w14:paraId="135028ED" w14:textId="77777777" w:rsidR="001550CF" w:rsidRPr="00903DBA" w:rsidRDefault="001550CF" w:rsidP="001550CF">
      <w:pPr>
        <w:pStyle w:val="Code"/>
        <w:rPr>
          <w:highlight w:val="white"/>
        </w:rPr>
      </w:pPr>
      <w:r w:rsidRPr="00903DBA">
        <w:rPr>
          <w:highlight w:val="white"/>
        </w:rPr>
        <w:t xml:space="preserve">      }</w:t>
      </w:r>
    </w:p>
    <w:p w14:paraId="592B5858" w14:textId="44707258" w:rsidR="001550CF" w:rsidRPr="00903DBA" w:rsidRDefault="001550CF" w:rsidP="003E3851">
      <w:pPr>
        <w:pStyle w:val="Code"/>
        <w:rPr>
          <w:highlight w:val="white"/>
        </w:rPr>
      </w:pPr>
      <w:r w:rsidRPr="00903DBA">
        <w:rPr>
          <w:highlight w:val="white"/>
        </w:rPr>
        <w:t xml:space="preserve">    }</w:t>
      </w:r>
    </w:p>
    <w:p w14:paraId="11007EDD" w14:textId="6932B9D7" w:rsidR="001D1BEE" w:rsidRPr="00903DBA" w:rsidRDefault="00223AD8" w:rsidP="00795872">
      <w:pPr>
        <w:pStyle w:val="Rubrik3"/>
      </w:pPr>
      <w:bookmarkStart w:id="393" w:name="_Toc57656060"/>
      <w:r w:rsidRPr="00903DBA">
        <w:t>Next-</w:t>
      </w:r>
      <w:r w:rsidR="00795872" w:rsidRPr="00903DBA">
        <w:t xml:space="preserve">Double </w:t>
      </w:r>
      <w:proofErr w:type="spellStart"/>
      <w:r w:rsidR="00036C5E" w:rsidRPr="00903DBA">
        <w:t>Goto</w:t>
      </w:r>
      <w:proofErr w:type="spellEnd"/>
      <w:r w:rsidR="00036C5E" w:rsidRPr="00903DBA">
        <w:t xml:space="preserve"> </w:t>
      </w:r>
      <w:r w:rsidR="00795872" w:rsidRPr="00903DBA">
        <w:t>Statements</w:t>
      </w:r>
      <w:bookmarkEnd w:id="393"/>
    </w:p>
    <w:p w14:paraId="5B0FA6AC" w14:textId="7FA840CA" w:rsidR="00BF3B8B" w:rsidRPr="00903DBA" w:rsidRDefault="00BF3B8B" w:rsidP="00BF3B8B">
      <w:r w:rsidRPr="00903DBA">
        <w:t>A</w:t>
      </w:r>
      <w:r w:rsidR="00544D41" w:rsidRPr="00903DBA">
        <w:t xml:space="preserve"> conditional jump </w:t>
      </w:r>
      <w:r w:rsidRPr="00903DBA">
        <w:t xml:space="preserve">instruction that jumps two steps ahead and is followed by </w:t>
      </w:r>
      <w:r w:rsidR="00266732" w:rsidRPr="00903DBA">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903DBA" w14:paraId="1DC9A61D" w14:textId="77777777" w:rsidTr="00BF3B8B">
        <w:tc>
          <w:tcPr>
            <w:tcW w:w="3116" w:type="dxa"/>
          </w:tcPr>
          <w:p w14:paraId="0279EBC8" w14:textId="77777777" w:rsidR="008616EC" w:rsidRPr="00903DBA" w:rsidRDefault="008616EC" w:rsidP="008616EC">
            <w:pPr>
              <w:pStyle w:val="Code"/>
            </w:pPr>
            <w:r w:rsidRPr="00903DBA">
              <w:t>1. if a &lt; b goto 3</w:t>
            </w:r>
          </w:p>
          <w:p w14:paraId="1A56FC39" w14:textId="77777777" w:rsidR="008616EC" w:rsidRPr="00903DBA" w:rsidRDefault="008616EC" w:rsidP="008616EC">
            <w:pPr>
              <w:pStyle w:val="Code"/>
            </w:pPr>
            <w:r w:rsidRPr="00903DBA">
              <w:t>2. goto 10</w:t>
            </w:r>
          </w:p>
          <w:p w14:paraId="1616E2C4" w14:textId="02E76E44" w:rsidR="005A0A21" w:rsidRPr="00903DBA" w:rsidRDefault="005A0A21" w:rsidP="008616EC">
            <w:pPr>
              <w:pStyle w:val="Code"/>
            </w:pPr>
            <w:r w:rsidRPr="00903DBA">
              <w:t xml:space="preserve">3. </w:t>
            </w:r>
            <w:r w:rsidR="00E2129D" w:rsidRPr="00903DBA">
              <w:t>...</w:t>
            </w:r>
          </w:p>
        </w:tc>
        <w:tc>
          <w:tcPr>
            <w:tcW w:w="3117" w:type="dxa"/>
          </w:tcPr>
          <w:p w14:paraId="07062B55" w14:textId="77777777" w:rsidR="008616EC" w:rsidRPr="00903DBA" w:rsidRDefault="008616EC" w:rsidP="008616EC">
            <w:pPr>
              <w:pStyle w:val="Code"/>
            </w:pPr>
            <w:r w:rsidRPr="00903DBA">
              <w:t>1. if a &gt;= b goto 10</w:t>
            </w:r>
          </w:p>
          <w:p w14:paraId="12B92337" w14:textId="75C36783" w:rsidR="008616EC" w:rsidRPr="00903DBA" w:rsidRDefault="008616EC" w:rsidP="008616EC">
            <w:pPr>
              <w:pStyle w:val="Code"/>
              <w:rPr>
                <w:i/>
              </w:rPr>
            </w:pPr>
            <w:r w:rsidRPr="00903DBA">
              <w:t xml:space="preserve">2. </w:t>
            </w:r>
            <w:r w:rsidR="00A713FD" w:rsidRPr="00903DBA">
              <w:rPr>
                <w:i/>
              </w:rPr>
              <w:t>removed</w:t>
            </w:r>
          </w:p>
          <w:p w14:paraId="6388A575" w14:textId="77777777" w:rsidR="005A0A21" w:rsidRPr="00903DBA" w:rsidRDefault="005A0A21" w:rsidP="008616EC">
            <w:pPr>
              <w:pStyle w:val="Code"/>
            </w:pPr>
            <w:r w:rsidRPr="00903DBA">
              <w:t>3. ...</w:t>
            </w:r>
          </w:p>
        </w:tc>
        <w:tc>
          <w:tcPr>
            <w:tcW w:w="3117" w:type="dxa"/>
          </w:tcPr>
          <w:p w14:paraId="0C40675A" w14:textId="77777777" w:rsidR="008616EC" w:rsidRPr="00903DBA" w:rsidRDefault="008616EC" w:rsidP="008616EC">
            <w:pPr>
              <w:pStyle w:val="Code"/>
            </w:pPr>
          </w:p>
        </w:tc>
      </w:tr>
    </w:tbl>
    <w:p w14:paraId="3741EBFA" w14:textId="559011C9" w:rsidR="003A0F6E" w:rsidRPr="00903DBA" w:rsidRDefault="003A0F6E" w:rsidP="00023E71">
      <w:r w:rsidRPr="00903DBA">
        <w:t xml:space="preserve">To begin with, we need the inverse map to change the condition. The swap map </w:t>
      </w:r>
      <w:r w:rsidR="00023E71" w:rsidRPr="00903DBA">
        <w:t xml:space="preserve">is used in </w:t>
      </w:r>
      <w:r w:rsidR="00023E71" w:rsidRPr="00903DBA">
        <w:rPr>
          <w:rStyle w:val="KeyWord0"/>
          <w:highlight w:val="white"/>
        </w:rPr>
        <w:t>OptimizeRelation</w:t>
      </w:r>
      <w:r w:rsidR="00023E71" w:rsidRPr="00903DBA">
        <w:t xml:space="preserve"> below.</w:t>
      </w:r>
      <w:r w:rsidR="00D15D74" w:rsidRPr="00903DBA">
        <w:t xml:space="preserve"> The </w:t>
      </w:r>
      <w:r w:rsidR="00694CB8" w:rsidRPr="00903DBA">
        <w:t>reason</w:t>
      </w:r>
      <w:r w:rsidR="00D15D74" w:rsidRPr="00903DBA">
        <w:t xml:space="preserve"> we define it at this point in the code is that we canno</w:t>
      </w:r>
      <w:r w:rsidR="00694CB8" w:rsidRPr="00903DBA">
        <w:t>t</w:t>
      </w:r>
      <w:r w:rsidR="00D15D74" w:rsidRPr="00903DBA">
        <w:t xml:space="preserve"> have more than one static area in the same class.</w:t>
      </w:r>
    </w:p>
    <w:p w14:paraId="583397E1" w14:textId="77777777" w:rsidR="00226452" w:rsidRPr="00903DBA" w:rsidRDefault="00226452" w:rsidP="00226452">
      <w:pPr>
        <w:pStyle w:val="Code"/>
        <w:rPr>
          <w:highlight w:val="white"/>
        </w:rPr>
      </w:pPr>
      <w:r w:rsidRPr="00903DBA">
        <w:rPr>
          <w:highlight w:val="white"/>
        </w:rPr>
        <w:t xml:space="preserve">    public static IDictionary&lt;MiddleOperator, MiddleOperator&gt; m_inverseMap =</w:t>
      </w:r>
    </w:p>
    <w:p w14:paraId="4E568348" w14:textId="77777777" w:rsidR="00226452" w:rsidRPr="00903DBA" w:rsidRDefault="00226452" w:rsidP="00226452">
      <w:pPr>
        <w:pStyle w:val="Code"/>
        <w:rPr>
          <w:highlight w:val="white"/>
        </w:rPr>
      </w:pPr>
      <w:r w:rsidRPr="00903DBA">
        <w:rPr>
          <w:highlight w:val="white"/>
        </w:rPr>
        <w:t xml:space="preserve">      new Dictionary&lt;MiddleOperator, MiddleOperator&gt;() {</w:t>
      </w:r>
    </w:p>
    <w:p w14:paraId="67F73440" w14:textId="77777777" w:rsidR="00226452" w:rsidRPr="00903DBA" w:rsidRDefault="00226452" w:rsidP="00226452">
      <w:pPr>
        <w:pStyle w:val="Code"/>
        <w:rPr>
          <w:highlight w:val="white"/>
        </w:rPr>
      </w:pPr>
      <w:r w:rsidRPr="00903DBA">
        <w:rPr>
          <w:highlight w:val="white"/>
        </w:rPr>
        <w:t xml:space="preserve">        {MiddleOperator.Equal, MiddleOperator.NotEqual},</w:t>
      </w:r>
    </w:p>
    <w:p w14:paraId="119C65F3" w14:textId="77777777" w:rsidR="00226452" w:rsidRPr="00903DBA" w:rsidRDefault="00226452" w:rsidP="00226452">
      <w:pPr>
        <w:pStyle w:val="Code"/>
        <w:rPr>
          <w:highlight w:val="white"/>
        </w:rPr>
      </w:pPr>
      <w:r w:rsidRPr="00903DBA">
        <w:rPr>
          <w:highlight w:val="white"/>
        </w:rPr>
        <w:t xml:space="preserve">        {MiddleOperator.NotEqual, MiddleOperator.Equal},</w:t>
      </w:r>
    </w:p>
    <w:p w14:paraId="37FFE7EE" w14:textId="77777777" w:rsidR="00226452" w:rsidRPr="00903DBA" w:rsidRDefault="00226452" w:rsidP="00226452">
      <w:pPr>
        <w:pStyle w:val="Code"/>
        <w:rPr>
          <w:highlight w:val="white"/>
        </w:rPr>
      </w:pPr>
      <w:r w:rsidRPr="00903DBA">
        <w:rPr>
          <w:highlight w:val="white"/>
        </w:rPr>
        <w:t xml:space="preserve">        {MiddleOperator.Carry, MiddleOperator.NotCarry},</w:t>
      </w:r>
    </w:p>
    <w:p w14:paraId="6F716854" w14:textId="77777777" w:rsidR="00226452" w:rsidRPr="00903DBA" w:rsidRDefault="00226452" w:rsidP="00226452">
      <w:pPr>
        <w:pStyle w:val="Code"/>
        <w:rPr>
          <w:highlight w:val="white"/>
        </w:rPr>
      </w:pPr>
      <w:r w:rsidRPr="00903DBA">
        <w:rPr>
          <w:highlight w:val="white"/>
        </w:rPr>
        <w:t xml:space="preserve">        {MiddleOperator.NotCarry, MiddleOperator.Carry},</w:t>
      </w:r>
    </w:p>
    <w:p w14:paraId="164A5E2F" w14:textId="77777777" w:rsidR="00226452" w:rsidRPr="00903DBA" w:rsidRDefault="00226452" w:rsidP="00226452">
      <w:pPr>
        <w:pStyle w:val="Code"/>
        <w:rPr>
          <w:highlight w:val="white"/>
        </w:rPr>
      </w:pPr>
      <w:r w:rsidRPr="00903DBA">
        <w:rPr>
          <w:highlight w:val="white"/>
        </w:rPr>
        <w:t xml:space="preserve">        {MiddleOperator.SignedLessThan,</w:t>
      </w:r>
    </w:p>
    <w:p w14:paraId="6CBC5AAB" w14:textId="776A0A43" w:rsidR="00226452" w:rsidRPr="00903DBA" w:rsidRDefault="00226452" w:rsidP="00226452">
      <w:pPr>
        <w:pStyle w:val="Code"/>
        <w:rPr>
          <w:highlight w:val="white"/>
        </w:rPr>
      </w:pPr>
      <w:r w:rsidRPr="00903DBA">
        <w:rPr>
          <w:highlight w:val="white"/>
        </w:rPr>
        <w:t xml:space="preserve">         MiddleOperator.SignedGreaterThanEqual},</w:t>
      </w:r>
    </w:p>
    <w:p w14:paraId="5EDAA893" w14:textId="77777777" w:rsidR="00226452" w:rsidRPr="00903DBA" w:rsidRDefault="00226452" w:rsidP="00226452">
      <w:pPr>
        <w:pStyle w:val="Code"/>
        <w:rPr>
          <w:highlight w:val="white"/>
        </w:rPr>
      </w:pPr>
      <w:r w:rsidRPr="00903DBA">
        <w:rPr>
          <w:highlight w:val="white"/>
        </w:rPr>
        <w:t xml:space="preserve">        {MiddleOperator.SignedLessThanEqual,</w:t>
      </w:r>
    </w:p>
    <w:p w14:paraId="10EF5194" w14:textId="2C022031" w:rsidR="00226452" w:rsidRPr="00903DBA" w:rsidRDefault="00226452" w:rsidP="00226452">
      <w:pPr>
        <w:pStyle w:val="Code"/>
        <w:rPr>
          <w:highlight w:val="white"/>
        </w:rPr>
      </w:pPr>
      <w:r w:rsidRPr="00903DBA">
        <w:rPr>
          <w:highlight w:val="white"/>
        </w:rPr>
        <w:t xml:space="preserve">         MiddleOperator.SignedGreaterThan},</w:t>
      </w:r>
    </w:p>
    <w:p w14:paraId="168B1B4D" w14:textId="77777777" w:rsidR="00226452" w:rsidRPr="00903DBA" w:rsidRDefault="00226452" w:rsidP="00226452">
      <w:pPr>
        <w:pStyle w:val="Code"/>
        <w:rPr>
          <w:highlight w:val="white"/>
        </w:rPr>
      </w:pPr>
      <w:r w:rsidRPr="00903DBA">
        <w:rPr>
          <w:highlight w:val="white"/>
        </w:rPr>
        <w:t xml:space="preserve">        {MiddleOperator.SignedGreaterThan,</w:t>
      </w:r>
    </w:p>
    <w:p w14:paraId="48194D31" w14:textId="7EFF9AEF" w:rsidR="00226452" w:rsidRPr="00903DBA" w:rsidRDefault="00226452" w:rsidP="00226452">
      <w:pPr>
        <w:pStyle w:val="Code"/>
        <w:rPr>
          <w:highlight w:val="white"/>
        </w:rPr>
      </w:pPr>
      <w:r w:rsidRPr="00903DBA">
        <w:rPr>
          <w:highlight w:val="white"/>
        </w:rPr>
        <w:t xml:space="preserve">         MiddleOperator.SignedLessThanEqual},</w:t>
      </w:r>
    </w:p>
    <w:p w14:paraId="0DAA4FD1" w14:textId="77777777" w:rsidR="00226452" w:rsidRPr="00903DBA" w:rsidRDefault="00226452" w:rsidP="00226452">
      <w:pPr>
        <w:pStyle w:val="Code"/>
        <w:rPr>
          <w:highlight w:val="white"/>
        </w:rPr>
      </w:pPr>
      <w:r w:rsidRPr="00903DBA">
        <w:rPr>
          <w:highlight w:val="white"/>
        </w:rPr>
        <w:t xml:space="preserve">        {MiddleOperator.SignedGreaterThanEqual,</w:t>
      </w:r>
    </w:p>
    <w:p w14:paraId="0DB33402" w14:textId="6800761B" w:rsidR="00226452" w:rsidRPr="00903DBA" w:rsidRDefault="00226452" w:rsidP="00226452">
      <w:pPr>
        <w:pStyle w:val="Code"/>
        <w:rPr>
          <w:highlight w:val="white"/>
        </w:rPr>
      </w:pPr>
      <w:r w:rsidRPr="00903DBA">
        <w:rPr>
          <w:highlight w:val="white"/>
        </w:rPr>
        <w:t xml:space="preserve">         MiddleOperator.SignedLessThan},</w:t>
      </w:r>
    </w:p>
    <w:p w14:paraId="00B25014" w14:textId="77777777" w:rsidR="00226452" w:rsidRPr="00903DBA" w:rsidRDefault="00226452" w:rsidP="00226452">
      <w:pPr>
        <w:pStyle w:val="Code"/>
        <w:rPr>
          <w:highlight w:val="white"/>
        </w:rPr>
      </w:pPr>
      <w:r w:rsidRPr="00903DBA">
        <w:rPr>
          <w:highlight w:val="white"/>
        </w:rPr>
        <w:t xml:space="preserve">        {MiddleOperator.UnsignedLessThan,</w:t>
      </w:r>
    </w:p>
    <w:p w14:paraId="2EDEF716" w14:textId="23923472" w:rsidR="00226452" w:rsidRPr="00903DBA" w:rsidRDefault="00226452" w:rsidP="00226452">
      <w:pPr>
        <w:pStyle w:val="Code"/>
        <w:rPr>
          <w:highlight w:val="white"/>
        </w:rPr>
      </w:pPr>
      <w:r w:rsidRPr="00903DBA">
        <w:rPr>
          <w:highlight w:val="white"/>
        </w:rPr>
        <w:t xml:space="preserve">         MiddleOperator.UnsignedGreaterThanEqual},</w:t>
      </w:r>
    </w:p>
    <w:p w14:paraId="0CD0C221" w14:textId="77777777" w:rsidR="00226452" w:rsidRPr="00903DBA" w:rsidRDefault="00226452" w:rsidP="00226452">
      <w:pPr>
        <w:pStyle w:val="Code"/>
        <w:rPr>
          <w:highlight w:val="white"/>
        </w:rPr>
      </w:pPr>
      <w:r w:rsidRPr="00903DBA">
        <w:rPr>
          <w:highlight w:val="white"/>
        </w:rPr>
        <w:t xml:space="preserve">        {MiddleOperator.UnsignedLessThanEqual,</w:t>
      </w:r>
    </w:p>
    <w:p w14:paraId="3AB9CFF9" w14:textId="3A1C3ECE" w:rsidR="00226452" w:rsidRPr="00903DBA" w:rsidRDefault="00226452" w:rsidP="00226452">
      <w:pPr>
        <w:pStyle w:val="Code"/>
        <w:rPr>
          <w:highlight w:val="white"/>
        </w:rPr>
      </w:pPr>
      <w:r w:rsidRPr="00903DBA">
        <w:rPr>
          <w:highlight w:val="white"/>
        </w:rPr>
        <w:t xml:space="preserve">         MiddleOperator.UnsignedGreaterThan},</w:t>
      </w:r>
    </w:p>
    <w:p w14:paraId="2FB03206" w14:textId="77777777" w:rsidR="00226452" w:rsidRPr="00903DBA" w:rsidRDefault="00226452" w:rsidP="00226452">
      <w:pPr>
        <w:pStyle w:val="Code"/>
        <w:rPr>
          <w:highlight w:val="white"/>
        </w:rPr>
      </w:pPr>
      <w:r w:rsidRPr="00903DBA">
        <w:rPr>
          <w:highlight w:val="white"/>
        </w:rPr>
        <w:t xml:space="preserve">        {MiddleOperator.UnsignedGreaterThan,</w:t>
      </w:r>
    </w:p>
    <w:p w14:paraId="056C5A27" w14:textId="7E8309CC" w:rsidR="00226452" w:rsidRPr="00903DBA" w:rsidRDefault="00226452" w:rsidP="00226452">
      <w:pPr>
        <w:pStyle w:val="Code"/>
        <w:rPr>
          <w:highlight w:val="white"/>
        </w:rPr>
      </w:pPr>
      <w:r w:rsidRPr="00903DBA">
        <w:rPr>
          <w:highlight w:val="white"/>
        </w:rPr>
        <w:t xml:space="preserve">         MiddleOperator.UnsignedLessThanEqual},</w:t>
      </w:r>
    </w:p>
    <w:p w14:paraId="3C78DA4A" w14:textId="77777777" w:rsidR="00226452" w:rsidRPr="00903DBA" w:rsidRDefault="00226452" w:rsidP="00226452">
      <w:pPr>
        <w:pStyle w:val="Code"/>
        <w:rPr>
          <w:highlight w:val="white"/>
        </w:rPr>
      </w:pPr>
      <w:r w:rsidRPr="00903DBA">
        <w:rPr>
          <w:highlight w:val="white"/>
        </w:rPr>
        <w:t xml:space="preserve">        {MiddleOperator.UnsignedGreaterThanEqual,</w:t>
      </w:r>
    </w:p>
    <w:p w14:paraId="28CB43B7" w14:textId="2B62B596" w:rsidR="00226452" w:rsidRPr="00903DBA" w:rsidRDefault="00226452" w:rsidP="00226452">
      <w:pPr>
        <w:pStyle w:val="Code"/>
        <w:rPr>
          <w:highlight w:val="white"/>
        </w:rPr>
      </w:pPr>
      <w:r w:rsidRPr="00903DBA">
        <w:rPr>
          <w:highlight w:val="white"/>
        </w:rPr>
        <w:t xml:space="preserve">         MiddleOperator.UnsignedLessThan}</w:t>
      </w:r>
    </w:p>
    <w:p w14:paraId="18F18A24" w14:textId="77777777" w:rsidR="00226452" w:rsidRPr="00903DBA" w:rsidRDefault="00226452" w:rsidP="00226452">
      <w:pPr>
        <w:pStyle w:val="Code"/>
        <w:rPr>
          <w:highlight w:val="white"/>
        </w:rPr>
      </w:pPr>
      <w:r w:rsidRPr="00903DBA">
        <w:rPr>
          <w:highlight w:val="white"/>
        </w:rPr>
        <w:t xml:space="preserve">      };</w:t>
      </w:r>
    </w:p>
    <w:p w14:paraId="6E98787B" w14:textId="68AB4623" w:rsidR="00833EE9" w:rsidRPr="00903DBA" w:rsidRDefault="00E455A9" w:rsidP="00E455A9">
      <w:pPr>
        <w:rPr>
          <w:highlight w:val="white"/>
        </w:rPr>
      </w:pPr>
      <w:r w:rsidRPr="00903DBA">
        <w:rPr>
          <w:highlight w:val="white"/>
        </w:rPr>
        <w:t xml:space="preserve">We iterate through the middle code list, from the first to the next to last </w:t>
      </w:r>
      <w:r w:rsidR="00457645" w:rsidRPr="00903DBA">
        <w:rPr>
          <w:highlight w:val="white"/>
        </w:rPr>
        <w:t>instruction since</w:t>
      </w:r>
      <w:r w:rsidRPr="00903DBA">
        <w:rPr>
          <w:highlight w:val="white"/>
        </w:rPr>
        <w:t xml:space="preserve"> we inspect the current instruction and the instruction</w:t>
      </w:r>
      <w:r w:rsidR="000F5DA7" w:rsidRPr="00903DBA">
        <w:rPr>
          <w:highlight w:val="white"/>
        </w:rPr>
        <w:t xml:space="preserve"> following it</w:t>
      </w:r>
      <w:r w:rsidRPr="00903DBA">
        <w:rPr>
          <w:highlight w:val="white"/>
        </w:rPr>
        <w:t>.</w:t>
      </w:r>
    </w:p>
    <w:p w14:paraId="3F4E6C89" w14:textId="77777777" w:rsidR="00833EE9" w:rsidRPr="00903DBA" w:rsidRDefault="00833EE9" w:rsidP="00833EE9">
      <w:pPr>
        <w:pStyle w:val="Code"/>
        <w:rPr>
          <w:highlight w:val="white"/>
        </w:rPr>
      </w:pPr>
      <w:r w:rsidRPr="00903DBA">
        <w:rPr>
          <w:highlight w:val="white"/>
        </w:rPr>
        <w:t xml:space="preserve">    private void ClearDoubleRelationStatements() {</w:t>
      </w:r>
    </w:p>
    <w:p w14:paraId="3EA69392" w14:textId="77777777" w:rsidR="00833EE9" w:rsidRPr="00903DBA" w:rsidRDefault="00833EE9" w:rsidP="00833EE9">
      <w:pPr>
        <w:pStyle w:val="Code"/>
        <w:rPr>
          <w:highlight w:val="white"/>
        </w:rPr>
      </w:pPr>
      <w:r w:rsidRPr="00903DBA">
        <w:rPr>
          <w:highlight w:val="white"/>
        </w:rPr>
        <w:t xml:space="preserve">      for (int index = 0; index &lt; (m_middleCodeList.Count - 1); ++index) {</w:t>
      </w:r>
    </w:p>
    <w:p w14:paraId="17780CAD" w14:textId="77777777" w:rsidR="00833EE9" w:rsidRPr="00903DBA" w:rsidRDefault="00833EE9" w:rsidP="00833EE9">
      <w:pPr>
        <w:pStyle w:val="Code"/>
        <w:rPr>
          <w:highlight w:val="white"/>
        </w:rPr>
      </w:pPr>
      <w:r w:rsidRPr="00903DBA">
        <w:rPr>
          <w:highlight w:val="white"/>
        </w:rPr>
        <w:t xml:space="preserve">        MiddleCode thisCode = m_middleCodeList[index],</w:t>
      </w:r>
    </w:p>
    <w:p w14:paraId="738B0B02" w14:textId="77777777" w:rsidR="00833EE9" w:rsidRPr="00903DBA" w:rsidRDefault="00833EE9" w:rsidP="00833EE9">
      <w:pPr>
        <w:pStyle w:val="Code"/>
        <w:rPr>
          <w:highlight w:val="white"/>
        </w:rPr>
      </w:pPr>
      <w:r w:rsidRPr="00903DBA">
        <w:rPr>
          <w:highlight w:val="white"/>
        </w:rPr>
        <w:t xml:space="preserve">                   nextCode = m_middleCodeList[index + 1];</w:t>
      </w:r>
    </w:p>
    <w:p w14:paraId="3832347A" w14:textId="77777777" w:rsidR="00833EE9" w:rsidRPr="00903DBA" w:rsidRDefault="00833EE9" w:rsidP="00833EE9">
      <w:pPr>
        <w:pStyle w:val="Code"/>
        <w:rPr>
          <w:highlight w:val="white"/>
        </w:rPr>
      </w:pPr>
    </w:p>
    <w:p w14:paraId="455F6155" w14:textId="77777777" w:rsidR="00833EE9" w:rsidRPr="00903DBA" w:rsidRDefault="00833EE9" w:rsidP="00833EE9">
      <w:pPr>
        <w:pStyle w:val="Code"/>
        <w:rPr>
          <w:highlight w:val="white"/>
        </w:rPr>
      </w:pPr>
      <w:r w:rsidRPr="00903DBA">
        <w:rPr>
          <w:highlight w:val="white"/>
        </w:rPr>
        <w:t xml:space="preserve">        if ((thisCode.IsRelation() || thisCode.IsCarry()) &amp;&amp;</w:t>
      </w:r>
    </w:p>
    <w:p w14:paraId="791403C2" w14:textId="7D7917F5" w:rsidR="00833EE9" w:rsidRPr="00903DBA" w:rsidRDefault="00833EE9" w:rsidP="00833EE9">
      <w:pPr>
        <w:pStyle w:val="Code"/>
        <w:rPr>
          <w:highlight w:val="white"/>
        </w:rPr>
      </w:pPr>
      <w:r w:rsidRPr="00903DBA">
        <w:rPr>
          <w:highlight w:val="white"/>
        </w:rPr>
        <w:t xml:space="preserve">            nextCode.IsGoto()) {</w:t>
      </w:r>
    </w:p>
    <w:p w14:paraId="0FE128B5" w14:textId="77777777" w:rsidR="00833EE9" w:rsidRPr="00903DBA" w:rsidRDefault="00833EE9" w:rsidP="00833EE9">
      <w:pPr>
        <w:pStyle w:val="Code"/>
        <w:rPr>
          <w:highlight w:val="white"/>
        </w:rPr>
      </w:pPr>
      <w:r w:rsidRPr="00903DBA">
        <w:rPr>
          <w:highlight w:val="white"/>
        </w:rPr>
        <w:t xml:space="preserve">          int target1 = (int) thisCode[0],</w:t>
      </w:r>
    </w:p>
    <w:p w14:paraId="4BE36BB7" w14:textId="77777777" w:rsidR="00833EE9" w:rsidRPr="00903DBA" w:rsidRDefault="00833EE9" w:rsidP="00833EE9">
      <w:pPr>
        <w:pStyle w:val="Code"/>
        <w:rPr>
          <w:highlight w:val="white"/>
        </w:rPr>
      </w:pPr>
      <w:r w:rsidRPr="00903DBA">
        <w:rPr>
          <w:highlight w:val="white"/>
        </w:rPr>
        <w:lastRenderedPageBreak/>
        <w:t xml:space="preserve">              target2 = (int) nextCode[0];</w:t>
      </w:r>
    </w:p>
    <w:p w14:paraId="6EA81BA7" w14:textId="30468C66" w:rsidR="00833EE9" w:rsidRPr="00903DBA" w:rsidRDefault="00666227" w:rsidP="00666227">
      <w:pPr>
        <w:rPr>
          <w:highlight w:val="white"/>
        </w:rPr>
      </w:pPr>
      <w:r w:rsidRPr="00903DBA">
        <w:rPr>
          <w:highlight w:val="white"/>
        </w:rPr>
        <w:t>If the</w:t>
      </w:r>
      <w:r w:rsidR="000A4D04" w:rsidRPr="00903DBA">
        <w:rPr>
          <w:highlight w:val="white"/>
        </w:rPr>
        <w:t xml:space="preserve"> </w:t>
      </w:r>
      <w:r w:rsidR="00457645" w:rsidRPr="00903DBA">
        <w:rPr>
          <w:highlight w:val="white"/>
        </w:rPr>
        <w:t xml:space="preserve">instruction jumps </w:t>
      </w:r>
      <w:r w:rsidR="005E43B2" w:rsidRPr="00903DBA">
        <w:rPr>
          <w:highlight w:val="white"/>
        </w:rPr>
        <w:t xml:space="preserve">over the next instruction, we </w:t>
      </w:r>
      <w:r w:rsidR="005D5FFE" w:rsidRPr="00903DBA">
        <w:rPr>
          <w:highlight w:val="white"/>
        </w:rPr>
        <w:t>use the inverse map to change the current instruction, and we clear the next instruction.</w:t>
      </w:r>
    </w:p>
    <w:p w14:paraId="4239BD25" w14:textId="77777777" w:rsidR="00833EE9" w:rsidRPr="00903DBA" w:rsidRDefault="00833EE9" w:rsidP="00833EE9">
      <w:pPr>
        <w:pStyle w:val="Code"/>
        <w:rPr>
          <w:highlight w:val="white"/>
        </w:rPr>
      </w:pPr>
      <w:r w:rsidRPr="00903DBA">
        <w:rPr>
          <w:highlight w:val="white"/>
        </w:rPr>
        <w:t xml:space="preserve">          if (target1 == (index + 2)) {</w:t>
      </w:r>
    </w:p>
    <w:p w14:paraId="3C1A0870" w14:textId="77777777" w:rsidR="00833EE9" w:rsidRPr="00903DBA" w:rsidRDefault="00833EE9" w:rsidP="00833EE9">
      <w:pPr>
        <w:pStyle w:val="Code"/>
        <w:rPr>
          <w:highlight w:val="white"/>
        </w:rPr>
      </w:pPr>
      <w:r w:rsidRPr="00903DBA">
        <w:rPr>
          <w:highlight w:val="white"/>
        </w:rPr>
        <w:t xml:space="preserve">            MiddleOperator operator1 = thisCode.Operator;</w:t>
      </w:r>
    </w:p>
    <w:p w14:paraId="4DC27BEA" w14:textId="77777777" w:rsidR="00833EE9" w:rsidRPr="00903DBA" w:rsidRDefault="00833EE9" w:rsidP="00833EE9">
      <w:pPr>
        <w:pStyle w:val="Code"/>
        <w:rPr>
          <w:highlight w:val="white"/>
        </w:rPr>
      </w:pPr>
      <w:r w:rsidRPr="00903DBA">
        <w:rPr>
          <w:highlight w:val="white"/>
        </w:rPr>
        <w:t xml:space="preserve">            thisCode.Operator = m_inverseMap[operator1];</w:t>
      </w:r>
    </w:p>
    <w:p w14:paraId="3918A7EF" w14:textId="77777777" w:rsidR="00833EE9" w:rsidRPr="00903DBA" w:rsidRDefault="00833EE9" w:rsidP="00833EE9">
      <w:pPr>
        <w:pStyle w:val="Code"/>
        <w:rPr>
          <w:highlight w:val="white"/>
        </w:rPr>
      </w:pPr>
      <w:r w:rsidRPr="00903DBA">
        <w:rPr>
          <w:highlight w:val="white"/>
        </w:rPr>
        <w:t xml:space="preserve">            thisCode[0] = target2;</w:t>
      </w:r>
    </w:p>
    <w:p w14:paraId="01EF5332" w14:textId="77777777" w:rsidR="00833EE9" w:rsidRPr="00903DBA" w:rsidRDefault="00833EE9" w:rsidP="00833EE9">
      <w:pPr>
        <w:pStyle w:val="Code"/>
        <w:rPr>
          <w:highlight w:val="white"/>
        </w:rPr>
      </w:pPr>
      <w:r w:rsidRPr="00903DBA">
        <w:rPr>
          <w:highlight w:val="white"/>
        </w:rPr>
        <w:t xml:space="preserve">            nextCode.Clear();</w:t>
      </w:r>
    </w:p>
    <w:p w14:paraId="555750B2" w14:textId="77777777" w:rsidR="00833EE9" w:rsidRPr="00903DBA" w:rsidRDefault="00833EE9" w:rsidP="00833EE9">
      <w:pPr>
        <w:pStyle w:val="Code"/>
        <w:rPr>
          <w:highlight w:val="white"/>
        </w:rPr>
      </w:pPr>
      <w:r w:rsidRPr="00903DBA">
        <w:rPr>
          <w:highlight w:val="white"/>
        </w:rPr>
        <w:t xml:space="preserve">            m_update = true;</w:t>
      </w:r>
    </w:p>
    <w:p w14:paraId="11BFAAF7" w14:textId="77777777" w:rsidR="00833EE9" w:rsidRPr="00903DBA" w:rsidRDefault="00833EE9" w:rsidP="00833EE9">
      <w:pPr>
        <w:pStyle w:val="Code"/>
        <w:rPr>
          <w:highlight w:val="white"/>
        </w:rPr>
      </w:pPr>
      <w:r w:rsidRPr="00903DBA">
        <w:rPr>
          <w:highlight w:val="white"/>
        </w:rPr>
        <w:t xml:space="preserve">          }</w:t>
      </w:r>
    </w:p>
    <w:p w14:paraId="010E783C" w14:textId="77777777" w:rsidR="00833EE9" w:rsidRPr="00903DBA" w:rsidRDefault="00833EE9" w:rsidP="00833EE9">
      <w:pPr>
        <w:pStyle w:val="Code"/>
        <w:rPr>
          <w:highlight w:val="white"/>
        </w:rPr>
      </w:pPr>
      <w:r w:rsidRPr="00903DBA">
        <w:rPr>
          <w:highlight w:val="white"/>
        </w:rPr>
        <w:t xml:space="preserve">        }</w:t>
      </w:r>
    </w:p>
    <w:p w14:paraId="2327599C" w14:textId="77777777" w:rsidR="00833EE9" w:rsidRPr="00903DBA" w:rsidRDefault="00833EE9" w:rsidP="00833EE9">
      <w:pPr>
        <w:pStyle w:val="Code"/>
        <w:rPr>
          <w:highlight w:val="white"/>
        </w:rPr>
      </w:pPr>
      <w:r w:rsidRPr="00903DBA">
        <w:rPr>
          <w:highlight w:val="white"/>
        </w:rPr>
        <w:t xml:space="preserve">      }</w:t>
      </w:r>
    </w:p>
    <w:p w14:paraId="2F7EBAFC" w14:textId="60DAEBD4" w:rsidR="003901CA" w:rsidRPr="00903DBA" w:rsidRDefault="00833EE9" w:rsidP="003901CA">
      <w:pPr>
        <w:pStyle w:val="Code"/>
        <w:rPr>
          <w:highlight w:val="white"/>
        </w:rPr>
      </w:pPr>
      <w:r w:rsidRPr="00903DBA">
        <w:rPr>
          <w:highlight w:val="white"/>
        </w:rPr>
        <w:t xml:space="preserve">    }</w:t>
      </w:r>
    </w:p>
    <w:p w14:paraId="733D0F1D" w14:textId="4E8FAA84" w:rsidR="001D1BEE" w:rsidRPr="00903DBA" w:rsidRDefault="00036C5E" w:rsidP="00223AD8">
      <w:pPr>
        <w:pStyle w:val="Rubrik3"/>
      </w:pPr>
      <w:bookmarkStart w:id="394" w:name="_Toc57656061"/>
      <w:proofErr w:type="spellStart"/>
      <w:r w:rsidRPr="00903DBA">
        <w:t>Goto</w:t>
      </w:r>
      <w:proofErr w:type="spellEnd"/>
      <w:r w:rsidRPr="00903DBA">
        <w:t xml:space="preserve"> Chains</w:t>
      </w:r>
      <w:bookmarkEnd w:id="394"/>
    </w:p>
    <w:p w14:paraId="0879AD9F" w14:textId="242FC810" w:rsidR="00134AB7" w:rsidRPr="00903DBA" w:rsidRDefault="00134AB7" w:rsidP="00134AB7">
      <w:r w:rsidRPr="00903DBA">
        <w:t xml:space="preserve">A </w:t>
      </w:r>
      <w:proofErr w:type="spellStart"/>
      <w:r w:rsidRPr="00903DBA">
        <w:t>goto</w:t>
      </w:r>
      <w:proofErr w:type="spellEnd"/>
      <w:r w:rsidRPr="00903DBA">
        <w:t xml:space="preserve"> chain is a sequence of unconditional jump </w:t>
      </w:r>
      <w:r w:rsidR="00526139" w:rsidRPr="00903DBA">
        <w:t>instructions where each instruction in the chain</w:t>
      </w:r>
      <w:r w:rsidR="0008717E" w:rsidRPr="00903DBA">
        <w:t>,</w:t>
      </w:r>
      <w:r w:rsidR="00526139" w:rsidRPr="00903DBA">
        <w:t xml:space="preserve"> except the last one</w:t>
      </w:r>
      <w:r w:rsidR="0008717E" w:rsidRPr="00903DBA">
        <w:t>,</w:t>
      </w:r>
      <w:r w:rsidR="00526139" w:rsidRPr="00903DBA">
        <w:t xml:space="preserve"> jumps to another unconditional jump instruction. It would be more effective i</w:t>
      </w:r>
      <w:r w:rsidR="009608B1" w:rsidRPr="00903DBA">
        <w:t>f they all jump to the same targ</w:t>
      </w:r>
      <w:r w:rsidR="00526139" w:rsidRPr="00903DBA">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903DBA" w14:paraId="721F44BE" w14:textId="77777777" w:rsidTr="00FA2F13">
        <w:tc>
          <w:tcPr>
            <w:tcW w:w="3116" w:type="dxa"/>
          </w:tcPr>
          <w:p w14:paraId="3F065765" w14:textId="77777777" w:rsidR="00D112FD" w:rsidRPr="00903DBA" w:rsidRDefault="00D112FD" w:rsidP="00FA2F13">
            <w:pPr>
              <w:pStyle w:val="Code"/>
            </w:pPr>
            <w:r w:rsidRPr="00903DBA">
              <w:t>1. goto 3</w:t>
            </w:r>
          </w:p>
          <w:p w14:paraId="7153A517" w14:textId="77777777" w:rsidR="00D112FD" w:rsidRPr="00903DBA" w:rsidRDefault="00D112FD" w:rsidP="00FA2F13">
            <w:pPr>
              <w:pStyle w:val="Code"/>
            </w:pPr>
            <w:r w:rsidRPr="00903DBA">
              <w:t>2. ..</w:t>
            </w:r>
          </w:p>
          <w:p w14:paraId="30F156AC" w14:textId="77777777" w:rsidR="00D112FD" w:rsidRPr="00903DBA" w:rsidRDefault="00D112FD" w:rsidP="00FA2F13">
            <w:pPr>
              <w:pStyle w:val="Code"/>
            </w:pPr>
            <w:r w:rsidRPr="00903DBA">
              <w:t>3. goto 5</w:t>
            </w:r>
          </w:p>
          <w:p w14:paraId="3596CCF1" w14:textId="77777777" w:rsidR="00D112FD" w:rsidRPr="00903DBA" w:rsidRDefault="00D112FD" w:rsidP="00FA2F13">
            <w:pPr>
              <w:pStyle w:val="Code"/>
            </w:pPr>
            <w:r w:rsidRPr="00903DBA">
              <w:t>4. ...</w:t>
            </w:r>
          </w:p>
          <w:p w14:paraId="754105D3" w14:textId="77777777" w:rsidR="00D112FD" w:rsidRPr="00903DBA" w:rsidRDefault="00D112FD" w:rsidP="00FA2F13">
            <w:pPr>
              <w:pStyle w:val="Code"/>
            </w:pPr>
            <w:r w:rsidRPr="00903DBA">
              <w:t xml:space="preserve">5. </w:t>
            </w:r>
            <w:r w:rsidR="00156521" w:rsidRPr="00903DBA">
              <w:t>goto 7</w:t>
            </w:r>
          </w:p>
          <w:p w14:paraId="5A896C68" w14:textId="77777777" w:rsidR="00156521" w:rsidRPr="00903DBA" w:rsidRDefault="00156521" w:rsidP="00FA2F13">
            <w:pPr>
              <w:pStyle w:val="Code"/>
            </w:pPr>
            <w:r w:rsidRPr="00903DBA">
              <w:t>6. ...</w:t>
            </w:r>
          </w:p>
          <w:p w14:paraId="00170329" w14:textId="77777777" w:rsidR="00025DC4" w:rsidRPr="00903DBA" w:rsidRDefault="00025DC4" w:rsidP="00FA2F13">
            <w:pPr>
              <w:pStyle w:val="Code"/>
            </w:pPr>
            <w:r w:rsidRPr="00903DBA">
              <w:t>7. a = 1</w:t>
            </w:r>
          </w:p>
          <w:p w14:paraId="6510BC41" w14:textId="09F9F1E7" w:rsidR="004B06A6" w:rsidRPr="00903DBA" w:rsidRDefault="004B06A6" w:rsidP="004B06A6">
            <w:r w:rsidRPr="00903DBA">
              <w:t>(a) Before</w:t>
            </w:r>
          </w:p>
        </w:tc>
        <w:tc>
          <w:tcPr>
            <w:tcW w:w="3117" w:type="dxa"/>
          </w:tcPr>
          <w:p w14:paraId="4E12E7B9" w14:textId="77777777" w:rsidR="00156521" w:rsidRPr="00903DBA" w:rsidRDefault="00156521" w:rsidP="00156521">
            <w:pPr>
              <w:pStyle w:val="Code"/>
            </w:pPr>
            <w:r w:rsidRPr="00903DBA">
              <w:t>1. goto 7</w:t>
            </w:r>
          </w:p>
          <w:p w14:paraId="46508371" w14:textId="77777777" w:rsidR="00156521" w:rsidRPr="00903DBA" w:rsidRDefault="00156521" w:rsidP="00156521">
            <w:pPr>
              <w:pStyle w:val="Code"/>
            </w:pPr>
            <w:r w:rsidRPr="00903DBA">
              <w:t>2. ..</w:t>
            </w:r>
          </w:p>
          <w:p w14:paraId="19CF5AB9" w14:textId="77777777" w:rsidR="00156521" w:rsidRPr="00903DBA" w:rsidRDefault="00156521" w:rsidP="00156521">
            <w:pPr>
              <w:pStyle w:val="Code"/>
            </w:pPr>
            <w:r w:rsidRPr="00903DBA">
              <w:t>3. goto 7</w:t>
            </w:r>
          </w:p>
          <w:p w14:paraId="42D8286C" w14:textId="77777777" w:rsidR="00156521" w:rsidRPr="00903DBA" w:rsidRDefault="00156521" w:rsidP="00156521">
            <w:pPr>
              <w:pStyle w:val="Code"/>
            </w:pPr>
            <w:r w:rsidRPr="00903DBA">
              <w:t>4. ...</w:t>
            </w:r>
          </w:p>
          <w:p w14:paraId="7993A06E" w14:textId="77777777" w:rsidR="00156521" w:rsidRPr="00903DBA" w:rsidRDefault="00156521" w:rsidP="00156521">
            <w:pPr>
              <w:pStyle w:val="Code"/>
            </w:pPr>
            <w:r w:rsidRPr="00903DBA">
              <w:t>5. goto 7</w:t>
            </w:r>
          </w:p>
          <w:p w14:paraId="2F7E9D10" w14:textId="77777777" w:rsidR="00D112FD" w:rsidRPr="00903DBA" w:rsidRDefault="00156521" w:rsidP="00156521">
            <w:pPr>
              <w:pStyle w:val="Code"/>
            </w:pPr>
            <w:r w:rsidRPr="00903DBA">
              <w:t>6. ...</w:t>
            </w:r>
          </w:p>
          <w:p w14:paraId="798B2457" w14:textId="77777777" w:rsidR="00E53301" w:rsidRPr="00903DBA" w:rsidRDefault="00E53301" w:rsidP="00156521">
            <w:pPr>
              <w:pStyle w:val="Code"/>
            </w:pPr>
            <w:r w:rsidRPr="00903DBA">
              <w:t>7. a = 1</w:t>
            </w:r>
          </w:p>
          <w:p w14:paraId="275C4774" w14:textId="35F80DCA" w:rsidR="004B06A6" w:rsidRPr="00903DBA" w:rsidRDefault="004B06A6" w:rsidP="004B06A6">
            <w:r w:rsidRPr="00903DBA">
              <w:t>(b) After</w:t>
            </w:r>
          </w:p>
        </w:tc>
        <w:tc>
          <w:tcPr>
            <w:tcW w:w="3117" w:type="dxa"/>
          </w:tcPr>
          <w:p w14:paraId="1A2E0269" w14:textId="77777777" w:rsidR="00D112FD" w:rsidRPr="00903DBA" w:rsidRDefault="00D112FD" w:rsidP="00FA2F13">
            <w:pPr>
              <w:pStyle w:val="Code"/>
            </w:pPr>
          </w:p>
        </w:tc>
      </w:tr>
    </w:tbl>
    <w:p w14:paraId="349D1B9E" w14:textId="793BE53E" w:rsidR="00F35889" w:rsidRPr="00903DBA" w:rsidRDefault="00F35889" w:rsidP="000603F5">
      <w:r w:rsidRPr="00903DBA">
        <w:t>First</w:t>
      </w:r>
      <w:r w:rsidR="00E3282C" w:rsidRPr="00903DBA">
        <w:t>,</w:t>
      </w:r>
      <w:r w:rsidRPr="00903DBA">
        <w:t xml:space="preserve"> we trace all the </w:t>
      </w:r>
      <w:r w:rsidR="00DE34EE" w:rsidRPr="00903DBA">
        <w:t>unconditional</w:t>
      </w:r>
      <w:r w:rsidRPr="00903DBA">
        <w:t xml:space="preserve"> jump instructions by calling </w:t>
      </w:r>
      <w:r w:rsidR="000603F5" w:rsidRPr="00903DBA">
        <w:rPr>
          <w:rStyle w:val="KeyWord0"/>
          <w:highlight w:val="white"/>
        </w:rPr>
        <w:t>TraceGotoChains</w:t>
      </w:r>
      <w:r w:rsidR="00DE34EE" w:rsidRPr="00903DBA">
        <w:t>,</w:t>
      </w:r>
      <w:r w:rsidR="003048B8" w:rsidRPr="00903DBA">
        <w:t xml:space="preserve"> that in turn calls </w:t>
      </w:r>
      <w:r w:rsidR="003048B8" w:rsidRPr="00903DBA">
        <w:rPr>
          <w:rStyle w:val="KeyWord0"/>
          <w:highlight w:val="white"/>
        </w:rPr>
        <w:t>TraceGoto</w:t>
      </w:r>
      <w:r w:rsidR="003048B8" w:rsidRPr="00903DBA">
        <w:t xml:space="preserve">. </w:t>
      </w:r>
      <w:r w:rsidR="003A173F" w:rsidRPr="00903DBA">
        <w:t>T</w:t>
      </w:r>
      <w:r w:rsidR="00DE34EE" w:rsidRPr="00903DBA">
        <w:t>hen we change all the jump targets.</w:t>
      </w:r>
    </w:p>
    <w:p w14:paraId="12411853" w14:textId="77777777" w:rsidR="003048B8" w:rsidRPr="00903DBA" w:rsidRDefault="003048B8" w:rsidP="003048B8">
      <w:pPr>
        <w:pStyle w:val="Code"/>
        <w:rPr>
          <w:highlight w:val="white"/>
        </w:rPr>
      </w:pPr>
      <w:r w:rsidRPr="00903DBA">
        <w:rPr>
          <w:highlight w:val="white"/>
        </w:rPr>
        <w:t xml:space="preserve">    private void TraceGotoChains() {</w:t>
      </w:r>
    </w:p>
    <w:p w14:paraId="664ED58F" w14:textId="77777777" w:rsidR="003048B8" w:rsidRPr="00903DBA" w:rsidRDefault="003048B8" w:rsidP="003048B8">
      <w:pPr>
        <w:pStyle w:val="Code"/>
        <w:rPr>
          <w:highlight w:val="white"/>
        </w:rPr>
      </w:pPr>
      <w:r w:rsidRPr="00903DBA">
        <w:rPr>
          <w:highlight w:val="white"/>
        </w:rPr>
        <w:t xml:space="preserve">      for (int index = 1; index &lt; m_middleCodeList.Count; ++index) {</w:t>
      </w:r>
    </w:p>
    <w:p w14:paraId="7963ABA2" w14:textId="77777777" w:rsidR="003048B8" w:rsidRPr="00903DBA" w:rsidRDefault="003048B8" w:rsidP="003048B8">
      <w:pPr>
        <w:pStyle w:val="Code"/>
        <w:rPr>
          <w:highlight w:val="white"/>
        </w:rPr>
      </w:pPr>
      <w:r w:rsidRPr="00903DBA">
        <w:rPr>
          <w:highlight w:val="white"/>
        </w:rPr>
        <w:t xml:space="preserve">        MiddleCode middleCode = m_middleCodeList[index];</w:t>
      </w:r>
    </w:p>
    <w:p w14:paraId="7FBC5A23" w14:textId="77777777" w:rsidR="003048B8" w:rsidRPr="00903DBA" w:rsidRDefault="003048B8" w:rsidP="003048B8">
      <w:pPr>
        <w:pStyle w:val="Code"/>
        <w:rPr>
          <w:highlight w:val="white"/>
        </w:rPr>
      </w:pPr>
    </w:p>
    <w:p w14:paraId="77DAED51" w14:textId="77777777" w:rsidR="003048B8" w:rsidRPr="00903DBA" w:rsidRDefault="003048B8" w:rsidP="003048B8">
      <w:pPr>
        <w:pStyle w:val="Code"/>
        <w:rPr>
          <w:highlight w:val="white"/>
        </w:rPr>
      </w:pPr>
      <w:r w:rsidRPr="00903DBA">
        <w:rPr>
          <w:highlight w:val="white"/>
        </w:rPr>
        <w:t xml:space="preserve">        if (middleCode.IsRelationCarryOrGoto()) {</w:t>
      </w:r>
    </w:p>
    <w:p w14:paraId="24CF3F54" w14:textId="77777777" w:rsidR="003048B8" w:rsidRPr="00903DBA" w:rsidRDefault="003048B8" w:rsidP="003048B8">
      <w:pPr>
        <w:pStyle w:val="Code"/>
        <w:rPr>
          <w:highlight w:val="white"/>
        </w:rPr>
      </w:pPr>
      <w:r w:rsidRPr="00903DBA">
        <w:rPr>
          <w:highlight w:val="white"/>
        </w:rPr>
        <w:t xml:space="preserve">          ISet&lt;int&gt; sourceSet = new HashSet&lt;int&gt;();</w:t>
      </w:r>
    </w:p>
    <w:p w14:paraId="3DBD3994" w14:textId="77777777" w:rsidR="003048B8" w:rsidRPr="00903DBA" w:rsidRDefault="003048B8" w:rsidP="003048B8">
      <w:pPr>
        <w:pStyle w:val="Code"/>
        <w:rPr>
          <w:highlight w:val="white"/>
        </w:rPr>
      </w:pPr>
      <w:r w:rsidRPr="00903DBA">
        <w:rPr>
          <w:highlight w:val="white"/>
        </w:rPr>
        <w:t xml:space="preserve">          sourceSet.Add(index);</w:t>
      </w:r>
    </w:p>
    <w:p w14:paraId="1F56C839" w14:textId="24F665AD" w:rsidR="003048B8" w:rsidRPr="00903DBA" w:rsidRDefault="00393013" w:rsidP="00393013">
      <w:pPr>
        <w:rPr>
          <w:highlight w:val="white"/>
        </w:rPr>
      </w:pPr>
      <w:r w:rsidRPr="00903DBA">
        <w:rPr>
          <w:highlight w:val="white"/>
        </w:rPr>
        <w:t xml:space="preserve">For each jump instruction we </w:t>
      </w:r>
      <w:r w:rsidR="003C4673" w:rsidRPr="00903DBA">
        <w:rPr>
          <w:highlight w:val="white"/>
        </w:rPr>
        <w:t xml:space="preserve">trace the </w:t>
      </w:r>
      <w:proofErr w:type="spellStart"/>
      <w:r w:rsidR="003C4673" w:rsidRPr="00903DBA">
        <w:rPr>
          <w:highlight w:val="white"/>
        </w:rPr>
        <w:t>goto</w:t>
      </w:r>
      <w:proofErr w:type="spellEnd"/>
      <w:r w:rsidR="003C4673" w:rsidRPr="00903DBA">
        <w:rPr>
          <w:highlight w:val="white"/>
        </w:rPr>
        <w:t xml:space="preserve"> chain and if the first and last jump instructions differs, we replace all the jumps in the chain with the last jump.</w:t>
      </w:r>
    </w:p>
    <w:p w14:paraId="5F4BE3EF" w14:textId="77777777" w:rsidR="003048B8" w:rsidRPr="00903DBA" w:rsidRDefault="003048B8" w:rsidP="003048B8">
      <w:pPr>
        <w:pStyle w:val="Code"/>
        <w:rPr>
          <w:highlight w:val="white"/>
        </w:rPr>
      </w:pPr>
      <w:r w:rsidRPr="00903DBA">
        <w:rPr>
          <w:highlight w:val="white"/>
        </w:rPr>
        <w:t xml:space="preserve">          int firstTarget = (int) middleCode[0];</w:t>
      </w:r>
    </w:p>
    <w:p w14:paraId="7D742E9F" w14:textId="77777777" w:rsidR="003048B8" w:rsidRPr="00903DBA" w:rsidRDefault="003048B8" w:rsidP="003048B8">
      <w:pPr>
        <w:pStyle w:val="Code"/>
        <w:rPr>
          <w:highlight w:val="white"/>
        </w:rPr>
      </w:pPr>
      <w:r w:rsidRPr="00903DBA">
        <w:rPr>
          <w:highlight w:val="white"/>
        </w:rPr>
        <w:t xml:space="preserve">          int finalTarget = TraceGoto(firstTarget, sourceSet);</w:t>
      </w:r>
    </w:p>
    <w:p w14:paraId="6D2D920E" w14:textId="77777777" w:rsidR="003048B8" w:rsidRPr="00903DBA" w:rsidRDefault="003048B8" w:rsidP="003048B8">
      <w:pPr>
        <w:pStyle w:val="Code"/>
        <w:rPr>
          <w:highlight w:val="white"/>
        </w:rPr>
      </w:pPr>
    </w:p>
    <w:p w14:paraId="08490C84" w14:textId="77777777" w:rsidR="003048B8" w:rsidRPr="00903DBA" w:rsidRDefault="003048B8" w:rsidP="003048B8">
      <w:pPr>
        <w:pStyle w:val="Code"/>
        <w:rPr>
          <w:highlight w:val="white"/>
        </w:rPr>
      </w:pPr>
      <w:r w:rsidRPr="00903DBA">
        <w:rPr>
          <w:highlight w:val="white"/>
        </w:rPr>
        <w:t xml:space="preserve">          if (firstTarget != finalTarget) {</w:t>
      </w:r>
    </w:p>
    <w:p w14:paraId="7571C6F1" w14:textId="77777777" w:rsidR="003048B8" w:rsidRPr="00903DBA" w:rsidRDefault="003048B8" w:rsidP="003048B8">
      <w:pPr>
        <w:pStyle w:val="Code"/>
        <w:rPr>
          <w:highlight w:val="white"/>
        </w:rPr>
      </w:pPr>
      <w:r w:rsidRPr="00903DBA">
        <w:rPr>
          <w:highlight w:val="white"/>
        </w:rPr>
        <w:t xml:space="preserve">            foreach (int source in sourceSet) {</w:t>
      </w:r>
    </w:p>
    <w:p w14:paraId="28EA0516" w14:textId="77777777" w:rsidR="003048B8" w:rsidRPr="00903DBA" w:rsidRDefault="003048B8" w:rsidP="003048B8">
      <w:pPr>
        <w:pStyle w:val="Code"/>
        <w:rPr>
          <w:highlight w:val="white"/>
        </w:rPr>
      </w:pPr>
      <w:r w:rsidRPr="00903DBA">
        <w:rPr>
          <w:highlight w:val="white"/>
        </w:rPr>
        <w:t xml:space="preserve">              MiddleCode sourceCode = m_middleCodeList[source];</w:t>
      </w:r>
    </w:p>
    <w:p w14:paraId="34D1E872" w14:textId="77777777" w:rsidR="003048B8" w:rsidRPr="00903DBA" w:rsidRDefault="003048B8" w:rsidP="003048B8">
      <w:pPr>
        <w:pStyle w:val="Code"/>
        <w:rPr>
          <w:highlight w:val="white"/>
        </w:rPr>
      </w:pPr>
      <w:r w:rsidRPr="00903DBA">
        <w:rPr>
          <w:highlight w:val="white"/>
        </w:rPr>
        <w:t xml:space="preserve">              sourceCode[0] = finalTarget;</w:t>
      </w:r>
    </w:p>
    <w:p w14:paraId="73CF33E1" w14:textId="77777777" w:rsidR="003048B8" w:rsidRPr="00903DBA" w:rsidRDefault="003048B8" w:rsidP="003048B8">
      <w:pPr>
        <w:pStyle w:val="Code"/>
        <w:rPr>
          <w:highlight w:val="white"/>
        </w:rPr>
      </w:pPr>
      <w:r w:rsidRPr="00903DBA">
        <w:rPr>
          <w:highlight w:val="white"/>
        </w:rPr>
        <w:t xml:space="preserve">            }</w:t>
      </w:r>
    </w:p>
    <w:p w14:paraId="6F06301A" w14:textId="77777777" w:rsidR="003048B8" w:rsidRPr="00903DBA" w:rsidRDefault="003048B8" w:rsidP="003048B8">
      <w:pPr>
        <w:pStyle w:val="Code"/>
        <w:rPr>
          <w:highlight w:val="white"/>
        </w:rPr>
      </w:pPr>
    </w:p>
    <w:p w14:paraId="5B704EE7" w14:textId="77777777" w:rsidR="003048B8" w:rsidRPr="00903DBA" w:rsidRDefault="003048B8" w:rsidP="003048B8">
      <w:pPr>
        <w:pStyle w:val="Code"/>
        <w:rPr>
          <w:highlight w:val="white"/>
        </w:rPr>
      </w:pPr>
      <w:r w:rsidRPr="00903DBA">
        <w:rPr>
          <w:highlight w:val="white"/>
        </w:rPr>
        <w:t xml:space="preserve">            m_update = true;</w:t>
      </w:r>
    </w:p>
    <w:p w14:paraId="7E8FDEB0" w14:textId="77777777" w:rsidR="003048B8" w:rsidRPr="00903DBA" w:rsidRDefault="003048B8" w:rsidP="003048B8">
      <w:pPr>
        <w:pStyle w:val="Code"/>
        <w:rPr>
          <w:highlight w:val="white"/>
        </w:rPr>
      </w:pPr>
      <w:r w:rsidRPr="00903DBA">
        <w:rPr>
          <w:highlight w:val="white"/>
        </w:rPr>
        <w:t xml:space="preserve">          }</w:t>
      </w:r>
    </w:p>
    <w:p w14:paraId="705EFFEB" w14:textId="77777777" w:rsidR="003048B8" w:rsidRPr="00903DBA" w:rsidRDefault="003048B8" w:rsidP="003048B8">
      <w:pPr>
        <w:pStyle w:val="Code"/>
        <w:rPr>
          <w:highlight w:val="white"/>
        </w:rPr>
      </w:pPr>
      <w:r w:rsidRPr="00903DBA">
        <w:rPr>
          <w:highlight w:val="white"/>
        </w:rPr>
        <w:t xml:space="preserve">        }</w:t>
      </w:r>
    </w:p>
    <w:p w14:paraId="078CCF7D" w14:textId="77777777" w:rsidR="003048B8" w:rsidRPr="00903DBA" w:rsidRDefault="003048B8" w:rsidP="003048B8">
      <w:pPr>
        <w:pStyle w:val="Code"/>
        <w:rPr>
          <w:highlight w:val="white"/>
        </w:rPr>
      </w:pPr>
      <w:r w:rsidRPr="00903DBA">
        <w:rPr>
          <w:highlight w:val="white"/>
        </w:rPr>
        <w:lastRenderedPageBreak/>
        <w:t xml:space="preserve">      }</w:t>
      </w:r>
    </w:p>
    <w:p w14:paraId="40009E4A" w14:textId="77777777" w:rsidR="003048B8" w:rsidRPr="00903DBA" w:rsidRDefault="003048B8" w:rsidP="003048B8">
      <w:pPr>
        <w:pStyle w:val="Code"/>
        <w:rPr>
          <w:highlight w:val="white"/>
        </w:rPr>
      </w:pPr>
      <w:r w:rsidRPr="00903DBA">
        <w:rPr>
          <w:highlight w:val="white"/>
        </w:rPr>
        <w:t xml:space="preserve">    }</w:t>
      </w:r>
    </w:p>
    <w:p w14:paraId="72C55957" w14:textId="37F02F7B" w:rsidR="003048B8" w:rsidRPr="00903DBA" w:rsidRDefault="00822DB1" w:rsidP="00822DB1">
      <w:pPr>
        <w:rPr>
          <w:highlight w:val="white"/>
        </w:rPr>
      </w:pPr>
      <w:r w:rsidRPr="00903DBA">
        <w:rPr>
          <w:highlight w:val="white"/>
        </w:rPr>
        <w:t xml:space="preserve">The </w:t>
      </w:r>
      <w:r w:rsidRPr="00903DBA">
        <w:rPr>
          <w:rStyle w:val="KeyWord0"/>
          <w:highlight w:val="white"/>
        </w:rPr>
        <w:t>TraceGoto</w:t>
      </w:r>
      <w:r w:rsidRPr="00903DBA">
        <w:rPr>
          <w:highlight w:val="white"/>
        </w:rPr>
        <w:t xml:space="preserve"> method </w:t>
      </w:r>
      <w:r w:rsidR="001861F5" w:rsidRPr="00903DBA">
        <w:rPr>
          <w:highlight w:val="white"/>
        </w:rPr>
        <w:t xml:space="preserve">follows the jump </w:t>
      </w:r>
      <w:r w:rsidR="00C160C2" w:rsidRPr="00903DBA">
        <w:rPr>
          <w:highlight w:val="white"/>
        </w:rPr>
        <w:t>instructions</w:t>
      </w:r>
      <w:r w:rsidR="001861F5" w:rsidRPr="00903DBA">
        <w:rPr>
          <w:highlight w:val="white"/>
        </w:rPr>
        <w:t xml:space="preserve"> </w:t>
      </w:r>
      <w:proofErr w:type="gramStart"/>
      <w:r w:rsidR="001861F5" w:rsidRPr="00903DBA">
        <w:rPr>
          <w:highlight w:val="white"/>
        </w:rPr>
        <w:t>as long as</w:t>
      </w:r>
      <w:proofErr w:type="gramEnd"/>
      <w:r w:rsidR="001861F5" w:rsidRPr="00903DBA">
        <w:rPr>
          <w:highlight w:val="white"/>
        </w:rPr>
        <w:t xml:space="preserve"> they continue to jump</w:t>
      </w:r>
      <w:r w:rsidR="00C160C2" w:rsidRPr="00903DBA">
        <w:rPr>
          <w:highlight w:val="white"/>
        </w:rPr>
        <w:t xml:space="preserve"> to new targets.</w:t>
      </w:r>
    </w:p>
    <w:p w14:paraId="1801645B" w14:textId="77777777" w:rsidR="003048B8" w:rsidRPr="00903DBA" w:rsidRDefault="003048B8" w:rsidP="003048B8">
      <w:pPr>
        <w:pStyle w:val="Code"/>
        <w:rPr>
          <w:highlight w:val="white"/>
        </w:rPr>
      </w:pPr>
      <w:r w:rsidRPr="00903DBA">
        <w:rPr>
          <w:highlight w:val="white"/>
        </w:rPr>
        <w:t xml:space="preserve">    private int TraceGoto(int target, ISet&lt;int&gt; sourceSet) {</w:t>
      </w:r>
    </w:p>
    <w:p w14:paraId="0873B361" w14:textId="77777777" w:rsidR="003048B8" w:rsidRPr="00903DBA" w:rsidRDefault="003048B8" w:rsidP="003048B8">
      <w:pPr>
        <w:pStyle w:val="Code"/>
        <w:rPr>
          <w:highlight w:val="white"/>
        </w:rPr>
      </w:pPr>
      <w:r w:rsidRPr="00903DBA">
        <w:rPr>
          <w:highlight w:val="white"/>
        </w:rPr>
        <w:t xml:space="preserve">      MiddleCode objectCode = m_middleCodeList[target];</w:t>
      </w:r>
    </w:p>
    <w:p w14:paraId="59B54C2E" w14:textId="77777777" w:rsidR="003048B8" w:rsidRPr="00903DBA" w:rsidRDefault="003048B8" w:rsidP="003048B8">
      <w:pPr>
        <w:pStyle w:val="Code"/>
        <w:rPr>
          <w:highlight w:val="white"/>
        </w:rPr>
      </w:pPr>
      <w:r w:rsidRPr="00903DBA">
        <w:rPr>
          <w:highlight w:val="white"/>
        </w:rPr>
        <w:t xml:space="preserve">    </w:t>
      </w:r>
    </w:p>
    <w:p w14:paraId="1B38668B" w14:textId="77777777" w:rsidR="003048B8" w:rsidRPr="00903DBA" w:rsidRDefault="003048B8" w:rsidP="003048B8">
      <w:pPr>
        <w:pStyle w:val="Code"/>
        <w:rPr>
          <w:highlight w:val="white"/>
        </w:rPr>
      </w:pPr>
      <w:r w:rsidRPr="00903DBA">
        <w:rPr>
          <w:highlight w:val="white"/>
        </w:rPr>
        <w:t xml:space="preserve">      if (!sourceSet.Contains(target) &amp;&amp; objectCode.IsGoto()) {</w:t>
      </w:r>
    </w:p>
    <w:p w14:paraId="5DC29033" w14:textId="77777777" w:rsidR="003048B8" w:rsidRPr="00903DBA" w:rsidRDefault="003048B8" w:rsidP="003048B8">
      <w:pPr>
        <w:pStyle w:val="Code"/>
        <w:rPr>
          <w:highlight w:val="white"/>
        </w:rPr>
      </w:pPr>
      <w:r w:rsidRPr="00903DBA">
        <w:rPr>
          <w:highlight w:val="white"/>
        </w:rPr>
        <w:t xml:space="preserve">        sourceSet.Add(target);</w:t>
      </w:r>
    </w:p>
    <w:p w14:paraId="0C22ED17" w14:textId="77777777" w:rsidR="003048B8" w:rsidRPr="00903DBA" w:rsidRDefault="003048B8" w:rsidP="003048B8">
      <w:pPr>
        <w:pStyle w:val="Code"/>
        <w:rPr>
          <w:highlight w:val="white"/>
        </w:rPr>
      </w:pPr>
      <w:r w:rsidRPr="00903DBA">
        <w:rPr>
          <w:highlight w:val="white"/>
        </w:rPr>
        <w:t xml:space="preserve">        int nextTarget = (int) objectCode[0];</w:t>
      </w:r>
    </w:p>
    <w:p w14:paraId="32EE48CC" w14:textId="77777777" w:rsidR="003048B8" w:rsidRPr="00903DBA" w:rsidRDefault="003048B8" w:rsidP="003048B8">
      <w:pPr>
        <w:pStyle w:val="Code"/>
        <w:rPr>
          <w:highlight w:val="white"/>
        </w:rPr>
      </w:pPr>
      <w:r w:rsidRPr="00903DBA">
        <w:rPr>
          <w:highlight w:val="white"/>
        </w:rPr>
        <w:t xml:space="preserve">        return TraceGoto(nextTarget, sourceSet);</w:t>
      </w:r>
    </w:p>
    <w:p w14:paraId="7A6B91D9" w14:textId="77777777" w:rsidR="003048B8" w:rsidRPr="00903DBA" w:rsidRDefault="003048B8" w:rsidP="003048B8">
      <w:pPr>
        <w:pStyle w:val="Code"/>
        <w:rPr>
          <w:highlight w:val="white"/>
        </w:rPr>
      </w:pPr>
      <w:r w:rsidRPr="00903DBA">
        <w:rPr>
          <w:highlight w:val="white"/>
        </w:rPr>
        <w:t xml:space="preserve">      }</w:t>
      </w:r>
    </w:p>
    <w:p w14:paraId="0BC72693" w14:textId="77777777" w:rsidR="003048B8" w:rsidRPr="00903DBA" w:rsidRDefault="003048B8" w:rsidP="003048B8">
      <w:pPr>
        <w:pStyle w:val="Code"/>
        <w:rPr>
          <w:highlight w:val="white"/>
        </w:rPr>
      </w:pPr>
      <w:r w:rsidRPr="00903DBA">
        <w:rPr>
          <w:highlight w:val="white"/>
        </w:rPr>
        <w:t xml:space="preserve">      else {</w:t>
      </w:r>
    </w:p>
    <w:p w14:paraId="721F88E0" w14:textId="77777777" w:rsidR="003048B8" w:rsidRPr="00903DBA" w:rsidRDefault="003048B8" w:rsidP="003048B8">
      <w:pPr>
        <w:pStyle w:val="Code"/>
        <w:rPr>
          <w:highlight w:val="white"/>
        </w:rPr>
      </w:pPr>
      <w:r w:rsidRPr="00903DBA">
        <w:rPr>
          <w:highlight w:val="white"/>
        </w:rPr>
        <w:t xml:space="preserve">        return target;</w:t>
      </w:r>
    </w:p>
    <w:p w14:paraId="3ED2F169" w14:textId="77777777" w:rsidR="003048B8" w:rsidRPr="00903DBA" w:rsidRDefault="003048B8" w:rsidP="003048B8">
      <w:pPr>
        <w:pStyle w:val="Code"/>
        <w:rPr>
          <w:highlight w:val="white"/>
        </w:rPr>
      </w:pPr>
      <w:r w:rsidRPr="00903DBA">
        <w:rPr>
          <w:highlight w:val="white"/>
        </w:rPr>
        <w:t xml:space="preserve">      }</w:t>
      </w:r>
    </w:p>
    <w:p w14:paraId="3D8422AF" w14:textId="77777777" w:rsidR="003048B8" w:rsidRPr="00903DBA" w:rsidRDefault="003048B8" w:rsidP="003048B8">
      <w:pPr>
        <w:pStyle w:val="Code"/>
        <w:rPr>
          <w:highlight w:val="white"/>
        </w:rPr>
      </w:pPr>
      <w:r w:rsidRPr="00903DBA">
        <w:rPr>
          <w:highlight w:val="white"/>
        </w:rPr>
        <w:t xml:space="preserve">    }</w:t>
      </w:r>
    </w:p>
    <w:p w14:paraId="185A6BF0" w14:textId="4F54C851" w:rsidR="001D1BEE" w:rsidRPr="00903DBA" w:rsidRDefault="00184E24" w:rsidP="00D1396E">
      <w:pPr>
        <w:pStyle w:val="Rubrik3"/>
      </w:pPr>
      <w:bookmarkStart w:id="395" w:name="_Toc57656062"/>
      <w:r w:rsidRPr="00903DBA">
        <w:t>Remove</w:t>
      </w:r>
      <w:r w:rsidR="00036C5E" w:rsidRPr="00903DBA">
        <w:t xml:space="preserve"> Unreachable Code</w:t>
      </w:r>
      <w:bookmarkEnd w:id="395"/>
    </w:p>
    <w:p w14:paraId="5FEB95F3" w14:textId="07DFD868" w:rsidR="0085318F" w:rsidRPr="00903DBA" w:rsidRDefault="0085318F" w:rsidP="00D97E30">
      <w:r w:rsidRPr="00903DBA">
        <w:t xml:space="preserve">Code that is not reachable from the first instruction of the function shall be </w:t>
      </w:r>
      <w:r w:rsidR="00C35C07" w:rsidRPr="00903DBA">
        <w:t>removed</w:t>
      </w:r>
      <w:r w:rsidRPr="00903DBA">
        <w:t>.</w:t>
      </w:r>
      <w:r w:rsidR="0081199B" w:rsidRPr="00903DBA">
        <w:t xml:space="preserve"> We call </w:t>
      </w:r>
      <w:r w:rsidR="002176A7" w:rsidRPr="00903DBA">
        <w:rPr>
          <w:rStyle w:val="KeyWord0"/>
        </w:rPr>
        <w:t>S</w:t>
      </w:r>
      <w:r w:rsidR="0081199B" w:rsidRPr="00903DBA">
        <w:rPr>
          <w:rStyle w:val="KeyWord0"/>
        </w:rPr>
        <w:t>earchReachableCode</w:t>
      </w:r>
      <w:r w:rsidR="0081199B" w:rsidRPr="00903DBA">
        <w:t xml:space="preserve"> that follows all conditional and unconditi</w:t>
      </w:r>
      <w:r w:rsidR="00D97E30" w:rsidRPr="00903DBA">
        <w:t>onal</w:t>
      </w:r>
      <w:r w:rsidR="0081199B" w:rsidRPr="00903DBA">
        <w:t xml:space="preserve"> jumps instructions and save their line numbers in </w:t>
      </w:r>
      <w:r w:rsidR="0091614C" w:rsidRPr="00903DBA">
        <w:t xml:space="preserve">the </w:t>
      </w:r>
      <w:r w:rsidR="0081199B" w:rsidRPr="00903DBA">
        <w:t>visited</w:t>
      </w:r>
      <w:r w:rsidR="0091614C" w:rsidRPr="00903DBA">
        <w:t xml:space="preserve"> s</w:t>
      </w:r>
      <w:r w:rsidR="0081199B" w:rsidRPr="00903DBA">
        <w:t>et.</w:t>
      </w:r>
      <w:r w:rsidR="00075980" w:rsidRPr="00903DBA">
        <w:t xml:space="preserve"> We also </w:t>
      </w:r>
      <w:r w:rsidR="0008717E" w:rsidRPr="00903DBA">
        <w:t>report an error</w:t>
      </w:r>
      <w:r w:rsidR="00075980" w:rsidRPr="00903DBA">
        <w:t xml:space="preserve"> if we reach the last instruction of a function that do not return void.</w:t>
      </w:r>
    </w:p>
    <w:p w14:paraId="3E9D46D2" w14:textId="77777777" w:rsidR="00275A17" w:rsidRPr="00903DBA" w:rsidRDefault="00275A17" w:rsidP="00275A17">
      <w:pPr>
        <w:pStyle w:val="Code"/>
        <w:rPr>
          <w:highlight w:val="white"/>
        </w:rPr>
      </w:pPr>
      <w:r w:rsidRPr="00903DBA">
        <w:rPr>
          <w:highlight w:val="white"/>
        </w:rPr>
        <w:t xml:space="preserve">    private void ClearUnreachableCode() {</w:t>
      </w:r>
    </w:p>
    <w:p w14:paraId="32B2AA2D" w14:textId="77777777" w:rsidR="00275A17" w:rsidRPr="00903DBA" w:rsidRDefault="00275A17" w:rsidP="00275A17">
      <w:pPr>
        <w:pStyle w:val="Code"/>
        <w:rPr>
          <w:highlight w:val="white"/>
        </w:rPr>
      </w:pPr>
      <w:r w:rsidRPr="00903DBA">
        <w:rPr>
          <w:highlight w:val="white"/>
        </w:rPr>
        <w:t xml:space="preserve">      ISet&lt;MiddleCode&gt; visitedSet = new HashSet&lt;MiddleCode&gt;();</w:t>
      </w:r>
    </w:p>
    <w:p w14:paraId="0B37498E" w14:textId="77777777" w:rsidR="00275A17" w:rsidRPr="00903DBA" w:rsidRDefault="00275A17" w:rsidP="00275A17">
      <w:pPr>
        <w:pStyle w:val="Code"/>
        <w:rPr>
          <w:highlight w:val="white"/>
        </w:rPr>
      </w:pPr>
      <w:r w:rsidRPr="00903DBA">
        <w:rPr>
          <w:highlight w:val="white"/>
        </w:rPr>
        <w:t xml:space="preserve">      SearchReachableCode(0, visitedSet);</w:t>
      </w:r>
    </w:p>
    <w:p w14:paraId="630D91D1" w14:textId="77777777" w:rsidR="00275A17" w:rsidRPr="00903DBA" w:rsidRDefault="00275A17" w:rsidP="00275A17">
      <w:pPr>
        <w:pStyle w:val="Code"/>
        <w:rPr>
          <w:highlight w:val="white"/>
        </w:rPr>
      </w:pPr>
    </w:p>
    <w:p w14:paraId="1A9FF8D6" w14:textId="77777777" w:rsidR="00275A17" w:rsidRPr="00903DBA" w:rsidRDefault="00275A17" w:rsidP="00275A17">
      <w:pPr>
        <w:pStyle w:val="Code"/>
        <w:rPr>
          <w:highlight w:val="white"/>
        </w:rPr>
      </w:pPr>
      <w:r w:rsidRPr="00903DBA">
        <w:rPr>
          <w:highlight w:val="white"/>
        </w:rPr>
        <w:t xml:space="preserve">      for (int index = 0; index &lt; (m_middleCodeList.Count - 1); ++index) {</w:t>
      </w:r>
    </w:p>
    <w:p w14:paraId="0619F187"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2C537BF8" w14:textId="77777777" w:rsidR="00275A17" w:rsidRPr="00903DBA" w:rsidRDefault="00275A17" w:rsidP="00275A17">
      <w:pPr>
        <w:pStyle w:val="Code"/>
        <w:rPr>
          <w:highlight w:val="white"/>
        </w:rPr>
      </w:pPr>
      <w:r w:rsidRPr="00903DBA">
        <w:rPr>
          <w:highlight w:val="white"/>
        </w:rPr>
        <w:t xml:space="preserve">        if (!visitedSet.Contains(middleCode)) {</w:t>
      </w:r>
    </w:p>
    <w:p w14:paraId="19C7AE37" w14:textId="77777777" w:rsidR="00275A17" w:rsidRPr="00903DBA" w:rsidRDefault="00275A17" w:rsidP="00275A17">
      <w:pPr>
        <w:pStyle w:val="Code"/>
        <w:rPr>
          <w:highlight w:val="white"/>
        </w:rPr>
      </w:pPr>
      <w:r w:rsidRPr="00903DBA">
        <w:rPr>
          <w:highlight w:val="white"/>
        </w:rPr>
        <w:t xml:space="preserve">          m_middleCodeList[index].Clear();</w:t>
      </w:r>
    </w:p>
    <w:p w14:paraId="1C7334A5" w14:textId="77777777" w:rsidR="00275A17" w:rsidRPr="00903DBA" w:rsidRDefault="00275A17" w:rsidP="00275A17">
      <w:pPr>
        <w:pStyle w:val="Code"/>
        <w:rPr>
          <w:highlight w:val="white"/>
        </w:rPr>
      </w:pPr>
      <w:r w:rsidRPr="00903DBA">
        <w:rPr>
          <w:highlight w:val="white"/>
        </w:rPr>
        <w:t xml:space="preserve">          m_update = true;</w:t>
      </w:r>
    </w:p>
    <w:p w14:paraId="0AB76E6B" w14:textId="77777777" w:rsidR="00275A17" w:rsidRPr="00903DBA" w:rsidRDefault="00275A17" w:rsidP="00275A17">
      <w:pPr>
        <w:pStyle w:val="Code"/>
        <w:rPr>
          <w:highlight w:val="white"/>
        </w:rPr>
      </w:pPr>
      <w:r w:rsidRPr="00903DBA">
        <w:rPr>
          <w:highlight w:val="white"/>
        </w:rPr>
        <w:t xml:space="preserve">        }</w:t>
      </w:r>
    </w:p>
    <w:p w14:paraId="3A13B57F" w14:textId="77777777" w:rsidR="00275A17" w:rsidRPr="00903DBA" w:rsidRDefault="00275A17" w:rsidP="00275A17">
      <w:pPr>
        <w:pStyle w:val="Code"/>
        <w:rPr>
          <w:highlight w:val="white"/>
        </w:rPr>
      </w:pPr>
      <w:r w:rsidRPr="00903DBA">
        <w:rPr>
          <w:highlight w:val="white"/>
        </w:rPr>
        <w:t xml:space="preserve">      }</w:t>
      </w:r>
    </w:p>
    <w:p w14:paraId="21268C93" w14:textId="77777777" w:rsidR="00275A17" w:rsidRPr="00903DBA" w:rsidRDefault="00275A17" w:rsidP="00275A17">
      <w:pPr>
        <w:pStyle w:val="Code"/>
        <w:rPr>
          <w:highlight w:val="white"/>
        </w:rPr>
      </w:pPr>
      <w:r w:rsidRPr="00903DBA">
        <w:rPr>
          <w:highlight w:val="white"/>
        </w:rPr>
        <w:t xml:space="preserve">    }</w:t>
      </w:r>
    </w:p>
    <w:p w14:paraId="5EEBA929" w14:textId="77777777" w:rsidR="00275A17" w:rsidRPr="00903DBA" w:rsidRDefault="00275A17" w:rsidP="00275A17">
      <w:pPr>
        <w:pStyle w:val="Code"/>
        <w:rPr>
          <w:highlight w:val="white"/>
        </w:rPr>
      </w:pPr>
      <w:r w:rsidRPr="00903DBA">
        <w:rPr>
          <w:highlight w:val="white"/>
        </w:rPr>
        <w:t xml:space="preserve">    </w:t>
      </w:r>
    </w:p>
    <w:p w14:paraId="11C567DC" w14:textId="77777777" w:rsidR="00275A17" w:rsidRPr="00903DBA" w:rsidRDefault="00275A17" w:rsidP="00275A17">
      <w:pPr>
        <w:pStyle w:val="Code"/>
        <w:rPr>
          <w:highlight w:val="white"/>
        </w:rPr>
      </w:pPr>
      <w:r w:rsidRPr="00903DBA">
        <w:rPr>
          <w:highlight w:val="white"/>
        </w:rPr>
        <w:t xml:space="preserve">    private void SearchReachableCode(int index, ISet&lt;MiddleCode&gt; visitedSet) {</w:t>
      </w:r>
    </w:p>
    <w:p w14:paraId="5D2E0DDB" w14:textId="77777777" w:rsidR="00275A17" w:rsidRPr="00903DBA" w:rsidRDefault="00275A17" w:rsidP="00275A17">
      <w:pPr>
        <w:pStyle w:val="Code"/>
        <w:rPr>
          <w:highlight w:val="white"/>
        </w:rPr>
      </w:pPr>
      <w:r w:rsidRPr="00903DBA">
        <w:rPr>
          <w:highlight w:val="white"/>
        </w:rPr>
        <w:t xml:space="preserve">      for (; index &lt; m_middleCodeList.Count; ++index) {</w:t>
      </w:r>
    </w:p>
    <w:p w14:paraId="4AD66778" w14:textId="77777777" w:rsidR="00275A17" w:rsidRPr="00903DBA" w:rsidRDefault="00275A17" w:rsidP="00275A17">
      <w:pPr>
        <w:pStyle w:val="Code"/>
        <w:rPr>
          <w:highlight w:val="white"/>
        </w:rPr>
      </w:pPr>
      <w:r w:rsidRPr="00903DBA">
        <w:rPr>
          <w:highlight w:val="white"/>
        </w:rPr>
        <w:t xml:space="preserve">        MiddleCode middleCode = m_middleCodeList[index];</w:t>
      </w:r>
    </w:p>
    <w:p w14:paraId="1E4C496D" w14:textId="77777777" w:rsidR="00275A17" w:rsidRPr="00903DBA" w:rsidRDefault="00275A17" w:rsidP="00275A17">
      <w:pPr>
        <w:pStyle w:val="Code"/>
        <w:rPr>
          <w:highlight w:val="white"/>
        </w:rPr>
      </w:pPr>
    </w:p>
    <w:p w14:paraId="6FA9A479" w14:textId="77777777" w:rsidR="00275A17" w:rsidRPr="00903DBA" w:rsidRDefault="00275A17" w:rsidP="00275A17">
      <w:pPr>
        <w:pStyle w:val="Code"/>
        <w:rPr>
          <w:highlight w:val="white"/>
        </w:rPr>
      </w:pPr>
      <w:r w:rsidRPr="00903DBA">
        <w:rPr>
          <w:highlight w:val="white"/>
        </w:rPr>
        <w:t xml:space="preserve">        if (visitedSet.Contains(middleCode)) {</w:t>
      </w:r>
    </w:p>
    <w:p w14:paraId="5A17B9E8" w14:textId="77777777" w:rsidR="00275A17" w:rsidRPr="00903DBA" w:rsidRDefault="00275A17" w:rsidP="00275A17">
      <w:pPr>
        <w:pStyle w:val="Code"/>
        <w:rPr>
          <w:highlight w:val="white"/>
        </w:rPr>
      </w:pPr>
      <w:r w:rsidRPr="00903DBA">
        <w:rPr>
          <w:highlight w:val="white"/>
        </w:rPr>
        <w:t xml:space="preserve">          return;</w:t>
      </w:r>
    </w:p>
    <w:p w14:paraId="5B43CE2C" w14:textId="77777777" w:rsidR="00275A17" w:rsidRPr="00903DBA" w:rsidRDefault="00275A17" w:rsidP="00275A17">
      <w:pPr>
        <w:pStyle w:val="Code"/>
        <w:rPr>
          <w:highlight w:val="white"/>
        </w:rPr>
      </w:pPr>
      <w:r w:rsidRPr="00903DBA">
        <w:rPr>
          <w:highlight w:val="white"/>
        </w:rPr>
        <w:t xml:space="preserve">        }</w:t>
      </w:r>
    </w:p>
    <w:p w14:paraId="53496678" w14:textId="77777777" w:rsidR="00275A17" w:rsidRPr="00903DBA" w:rsidRDefault="00275A17" w:rsidP="00275A17">
      <w:pPr>
        <w:pStyle w:val="Code"/>
        <w:rPr>
          <w:highlight w:val="white"/>
        </w:rPr>
      </w:pPr>
    </w:p>
    <w:p w14:paraId="41ECE66E" w14:textId="77777777" w:rsidR="00275A17" w:rsidRPr="00903DBA" w:rsidRDefault="00275A17" w:rsidP="00275A17">
      <w:pPr>
        <w:pStyle w:val="Code"/>
        <w:rPr>
          <w:highlight w:val="white"/>
        </w:rPr>
      </w:pPr>
      <w:r w:rsidRPr="00903DBA">
        <w:rPr>
          <w:highlight w:val="white"/>
        </w:rPr>
        <w:t xml:space="preserve">        visitedSet.Add(middleCode);</w:t>
      </w:r>
    </w:p>
    <w:p w14:paraId="3850E5D3" w14:textId="77777777" w:rsidR="00275A17" w:rsidRPr="00903DBA" w:rsidRDefault="00275A17" w:rsidP="00275A17">
      <w:pPr>
        <w:pStyle w:val="Code"/>
        <w:rPr>
          <w:highlight w:val="white"/>
        </w:rPr>
      </w:pPr>
    </w:p>
    <w:p w14:paraId="128D9DA8" w14:textId="77777777" w:rsidR="00275A17" w:rsidRPr="00903DBA" w:rsidRDefault="00275A17" w:rsidP="00275A17">
      <w:pPr>
        <w:pStyle w:val="Code"/>
        <w:rPr>
          <w:highlight w:val="white"/>
        </w:rPr>
      </w:pPr>
      <w:r w:rsidRPr="00903DBA">
        <w:rPr>
          <w:highlight w:val="white"/>
        </w:rPr>
        <w:t xml:space="preserve">        if (middleCode.IsRelation() || middleCode.IsCarry()) {</w:t>
      </w:r>
    </w:p>
    <w:p w14:paraId="5DE5ECE1" w14:textId="77777777" w:rsidR="00275A17" w:rsidRPr="00903DBA" w:rsidRDefault="00275A17" w:rsidP="00275A17">
      <w:pPr>
        <w:pStyle w:val="Code"/>
        <w:rPr>
          <w:highlight w:val="white"/>
        </w:rPr>
      </w:pPr>
      <w:r w:rsidRPr="00903DBA">
        <w:rPr>
          <w:highlight w:val="white"/>
        </w:rPr>
        <w:t xml:space="preserve">          int target = (int) middleCode[0];</w:t>
      </w:r>
    </w:p>
    <w:p w14:paraId="58BD4C14" w14:textId="77777777" w:rsidR="00275A17" w:rsidRPr="00903DBA" w:rsidRDefault="00275A17" w:rsidP="00275A17">
      <w:pPr>
        <w:pStyle w:val="Code"/>
        <w:rPr>
          <w:highlight w:val="white"/>
        </w:rPr>
      </w:pPr>
      <w:r w:rsidRPr="00903DBA">
        <w:rPr>
          <w:highlight w:val="white"/>
        </w:rPr>
        <w:t xml:space="preserve">          SearchReachableCode(target, visitedSet);</w:t>
      </w:r>
    </w:p>
    <w:p w14:paraId="711C7B05" w14:textId="77777777" w:rsidR="00275A17" w:rsidRPr="00903DBA" w:rsidRDefault="00275A17" w:rsidP="00275A17">
      <w:pPr>
        <w:pStyle w:val="Code"/>
        <w:rPr>
          <w:highlight w:val="white"/>
        </w:rPr>
      </w:pPr>
      <w:r w:rsidRPr="00903DBA">
        <w:rPr>
          <w:highlight w:val="white"/>
        </w:rPr>
        <w:t xml:space="preserve">        }</w:t>
      </w:r>
    </w:p>
    <w:p w14:paraId="6CA87443" w14:textId="77777777" w:rsidR="00275A17" w:rsidRPr="00903DBA" w:rsidRDefault="00275A17" w:rsidP="00275A17">
      <w:pPr>
        <w:pStyle w:val="Code"/>
        <w:rPr>
          <w:highlight w:val="white"/>
        </w:rPr>
      </w:pPr>
      <w:r w:rsidRPr="00903DBA">
        <w:rPr>
          <w:highlight w:val="white"/>
        </w:rPr>
        <w:t xml:space="preserve">        else if (middleCode.IsGoto()) {</w:t>
      </w:r>
    </w:p>
    <w:p w14:paraId="15811B83" w14:textId="77777777" w:rsidR="00275A17" w:rsidRPr="00903DBA" w:rsidRDefault="00275A17" w:rsidP="00275A17">
      <w:pPr>
        <w:pStyle w:val="Code"/>
        <w:rPr>
          <w:highlight w:val="white"/>
        </w:rPr>
      </w:pPr>
      <w:r w:rsidRPr="00903DBA">
        <w:rPr>
          <w:highlight w:val="white"/>
        </w:rPr>
        <w:t xml:space="preserve">          int target = (int) middleCode[0];</w:t>
      </w:r>
    </w:p>
    <w:p w14:paraId="15093D18" w14:textId="77777777" w:rsidR="00275A17" w:rsidRPr="00903DBA" w:rsidRDefault="00275A17" w:rsidP="00275A17">
      <w:pPr>
        <w:pStyle w:val="Code"/>
        <w:rPr>
          <w:highlight w:val="white"/>
        </w:rPr>
      </w:pPr>
      <w:r w:rsidRPr="00903DBA">
        <w:rPr>
          <w:highlight w:val="white"/>
        </w:rPr>
        <w:t xml:space="preserve">          SearchReachableCode(target, visitedSet);</w:t>
      </w:r>
    </w:p>
    <w:p w14:paraId="1E7986A8" w14:textId="77777777" w:rsidR="00275A17" w:rsidRPr="00903DBA" w:rsidRDefault="00275A17" w:rsidP="00275A17">
      <w:pPr>
        <w:pStyle w:val="Code"/>
        <w:rPr>
          <w:highlight w:val="white"/>
        </w:rPr>
      </w:pPr>
      <w:r w:rsidRPr="00903DBA">
        <w:rPr>
          <w:highlight w:val="white"/>
        </w:rPr>
        <w:t xml:space="preserve">          return;</w:t>
      </w:r>
    </w:p>
    <w:p w14:paraId="372F92B4" w14:textId="77777777" w:rsidR="00275A17" w:rsidRPr="00903DBA" w:rsidRDefault="00275A17" w:rsidP="00275A17">
      <w:pPr>
        <w:pStyle w:val="Code"/>
        <w:rPr>
          <w:highlight w:val="white"/>
        </w:rPr>
      </w:pPr>
      <w:r w:rsidRPr="00903DBA">
        <w:rPr>
          <w:highlight w:val="white"/>
        </w:rPr>
        <w:t xml:space="preserve">        }</w:t>
      </w:r>
    </w:p>
    <w:p w14:paraId="42C694D2" w14:textId="7C8EBF69" w:rsidR="00275A17" w:rsidRPr="00903DBA" w:rsidRDefault="00275A17" w:rsidP="00325AD9">
      <w:pPr>
        <w:pStyle w:val="Code"/>
        <w:rPr>
          <w:highlight w:val="white"/>
        </w:rPr>
      </w:pPr>
      <w:r w:rsidRPr="00903DBA">
        <w:rPr>
          <w:highlight w:val="white"/>
        </w:rPr>
        <w:t xml:space="preserve">        else if (middleCode.Operator == MiddleOperator.Return) {</w:t>
      </w:r>
    </w:p>
    <w:p w14:paraId="1F38CC20" w14:textId="77777777" w:rsidR="00300E42" w:rsidRPr="00903DBA" w:rsidRDefault="00300E42" w:rsidP="00300E42">
      <w:pPr>
        <w:pStyle w:val="Code"/>
        <w:rPr>
          <w:highlight w:val="white"/>
        </w:rPr>
      </w:pPr>
      <w:r w:rsidRPr="00903DBA">
        <w:rPr>
          <w:highlight w:val="white"/>
        </w:rPr>
        <w:lastRenderedPageBreak/>
        <w:t xml:space="preserve">          if (m_middleCodeList[index + 1].Operator == MiddleOperator.Exit) {</w:t>
      </w:r>
    </w:p>
    <w:p w14:paraId="60FB97A7" w14:textId="77777777" w:rsidR="00300E42" w:rsidRPr="00903DBA" w:rsidRDefault="00300E42" w:rsidP="00300E42">
      <w:pPr>
        <w:pStyle w:val="Code"/>
        <w:rPr>
          <w:highlight w:val="white"/>
        </w:rPr>
      </w:pPr>
      <w:r w:rsidRPr="00903DBA">
        <w:rPr>
          <w:highlight w:val="white"/>
        </w:rPr>
        <w:t xml:space="preserve">            visitedSet.Add(m_middleCodeList[index + 1]);</w:t>
      </w:r>
    </w:p>
    <w:p w14:paraId="2EF5CC11" w14:textId="77777777" w:rsidR="00300E42" w:rsidRPr="00903DBA" w:rsidRDefault="00300E42" w:rsidP="00300E42">
      <w:pPr>
        <w:pStyle w:val="Code"/>
        <w:rPr>
          <w:highlight w:val="white"/>
        </w:rPr>
      </w:pPr>
      <w:r w:rsidRPr="00903DBA">
        <w:rPr>
          <w:highlight w:val="white"/>
        </w:rPr>
        <w:t xml:space="preserve">          }</w:t>
      </w:r>
    </w:p>
    <w:p w14:paraId="26A27F52" w14:textId="77777777" w:rsidR="00300E42" w:rsidRPr="00903DBA" w:rsidRDefault="00300E42" w:rsidP="00300E42">
      <w:pPr>
        <w:pStyle w:val="Code"/>
        <w:rPr>
          <w:highlight w:val="white"/>
        </w:rPr>
      </w:pPr>
    </w:p>
    <w:p w14:paraId="57481F7E" w14:textId="77777777" w:rsidR="00275A17" w:rsidRPr="00903DBA" w:rsidRDefault="00275A17" w:rsidP="00275A17">
      <w:pPr>
        <w:pStyle w:val="Code"/>
        <w:rPr>
          <w:highlight w:val="white"/>
        </w:rPr>
      </w:pPr>
      <w:r w:rsidRPr="00903DBA">
        <w:rPr>
          <w:highlight w:val="white"/>
        </w:rPr>
        <w:t xml:space="preserve">          return;</w:t>
      </w:r>
    </w:p>
    <w:p w14:paraId="04ED1180" w14:textId="77777777" w:rsidR="00275A17" w:rsidRPr="00903DBA" w:rsidRDefault="00275A17" w:rsidP="00275A17">
      <w:pPr>
        <w:pStyle w:val="Code"/>
        <w:rPr>
          <w:highlight w:val="white"/>
        </w:rPr>
      </w:pPr>
      <w:r w:rsidRPr="00903DBA">
        <w:rPr>
          <w:highlight w:val="white"/>
        </w:rPr>
        <w:t xml:space="preserve">        }</w:t>
      </w:r>
    </w:p>
    <w:p w14:paraId="15C4FE1F" w14:textId="77777777" w:rsidR="00275A17" w:rsidRPr="00903DBA" w:rsidRDefault="00275A17" w:rsidP="00275A17">
      <w:pPr>
        <w:pStyle w:val="Code"/>
        <w:rPr>
          <w:highlight w:val="white"/>
        </w:rPr>
      </w:pPr>
      <w:r w:rsidRPr="00903DBA">
        <w:rPr>
          <w:highlight w:val="white"/>
        </w:rPr>
        <w:t xml:space="preserve">        else if (middleCode.Operator == MiddleOperator.FunctionEnd) {</w:t>
      </w:r>
    </w:p>
    <w:p w14:paraId="41559B97" w14:textId="77777777" w:rsidR="00275A17" w:rsidRPr="00903DBA" w:rsidRDefault="00275A17" w:rsidP="00275A17">
      <w:pPr>
        <w:pStyle w:val="Code"/>
        <w:rPr>
          <w:highlight w:val="white"/>
        </w:rPr>
      </w:pPr>
      <w:r w:rsidRPr="00903DBA">
        <w:rPr>
          <w:highlight w:val="white"/>
        </w:rPr>
        <w:t xml:space="preserve">          Symbol funcSymbol = (Symbol) middleCode[0];</w:t>
      </w:r>
    </w:p>
    <w:p w14:paraId="0C3ECFC4" w14:textId="77777777" w:rsidR="00275A17" w:rsidRPr="00903DBA" w:rsidRDefault="00275A17" w:rsidP="00275A17">
      <w:pPr>
        <w:pStyle w:val="Code"/>
        <w:rPr>
          <w:highlight w:val="white"/>
        </w:rPr>
      </w:pPr>
      <w:r w:rsidRPr="00903DBA">
        <w:rPr>
          <w:highlight w:val="white"/>
        </w:rPr>
        <w:t xml:space="preserve">          Assert.Error(funcSymbol.Type.ReturnType.IsVoid(),</w:t>
      </w:r>
    </w:p>
    <w:p w14:paraId="60B558DC" w14:textId="77777777" w:rsidR="00275A17" w:rsidRPr="00903DBA" w:rsidRDefault="00275A17" w:rsidP="00275A17">
      <w:pPr>
        <w:pStyle w:val="Code"/>
        <w:rPr>
          <w:highlight w:val="white"/>
        </w:rPr>
      </w:pPr>
      <w:r w:rsidRPr="00903DBA">
        <w:rPr>
          <w:highlight w:val="white"/>
        </w:rPr>
        <w:t xml:space="preserve">                       funcSymbol.Name,</w:t>
      </w:r>
    </w:p>
    <w:p w14:paraId="281ED4C7" w14:textId="77777777" w:rsidR="00275A17" w:rsidRPr="00903DBA" w:rsidRDefault="00275A17" w:rsidP="00275A17">
      <w:pPr>
        <w:pStyle w:val="Code"/>
        <w:rPr>
          <w:highlight w:val="white"/>
        </w:rPr>
      </w:pPr>
      <w:r w:rsidRPr="00903DBA">
        <w:rPr>
          <w:highlight w:val="white"/>
        </w:rPr>
        <w:t xml:space="preserve">                       Message.Reached_the_end_of_a_non__void_function);</w:t>
      </w:r>
    </w:p>
    <w:p w14:paraId="41D59C80" w14:textId="77777777" w:rsidR="00275A17" w:rsidRPr="00903DBA" w:rsidRDefault="00275A17" w:rsidP="00275A17">
      <w:pPr>
        <w:pStyle w:val="Code"/>
        <w:rPr>
          <w:highlight w:val="white"/>
        </w:rPr>
      </w:pPr>
      <w:r w:rsidRPr="00903DBA">
        <w:rPr>
          <w:highlight w:val="white"/>
        </w:rPr>
        <w:t xml:space="preserve">          return;</w:t>
      </w:r>
    </w:p>
    <w:p w14:paraId="3AE1BBE8" w14:textId="77777777" w:rsidR="00275A17" w:rsidRPr="00903DBA" w:rsidRDefault="00275A17" w:rsidP="00275A17">
      <w:pPr>
        <w:pStyle w:val="Code"/>
        <w:rPr>
          <w:highlight w:val="white"/>
        </w:rPr>
      </w:pPr>
      <w:r w:rsidRPr="00903DBA">
        <w:rPr>
          <w:highlight w:val="white"/>
        </w:rPr>
        <w:t xml:space="preserve">        }</w:t>
      </w:r>
    </w:p>
    <w:p w14:paraId="00F29238" w14:textId="77777777" w:rsidR="00275A17" w:rsidRPr="00903DBA" w:rsidRDefault="00275A17" w:rsidP="00275A17">
      <w:pPr>
        <w:pStyle w:val="Code"/>
        <w:rPr>
          <w:highlight w:val="white"/>
        </w:rPr>
      </w:pPr>
      <w:r w:rsidRPr="00903DBA">
        <w:rPr>
          <w:highlight w:val="white"/>
        </w:rPr>
        <w:t xml:space="preserve">      }</w:t>
      </w:r>
    </w:p>
    <w:p w14:paraId="74E02723" w14:textId="64F484FC" w:rsidR="00275A17" w:rsidRPr="00903DBA" w:rsidRDefault="00275A17" w:rsidP="00275A17">
      <w:pPr>
        <w:pStyle w:val="Code"/>
        <w:rPr>
          <w:highlight w:val="white"/>
        </w:rPr>
      </w:pPr>
      <w:r w:rsidRPr="00903DBA">
        <w:rPr>
          <w:highlight w:val="white"/>
        </w:rPr>
        <w:t xml:space="preserve">    }</w:t>
      </w:r>
    </w:p>
    <w:p w14:paraId="139EA3AC" w14:textId="77777777" w:rsidR="00D720CF" w:rsidRPr="00903DBA" w:rsidRDefault="00D720CF" w:rsidP="00275A17">
      <w:pPr>
        <w:pStyle w:val="Code"/>
        <w:rPr>
          <w:highlight w:val="white"/>
        </w:rPr>
      </w:pPr>
    </w:p>
    <w:p w14:paraId="27DBBDDF" w14:textId="77777777" w:rsidR="00E33CCC" w:rsidRPr="00903DBA" w:rsidRDefault="00E33CCC" w:rsidP="00E33CCC">
      <w:pPr>
        <w:pStyle w:val="Rubrik3"/>
        <w:numPr>
          <w:ilvl w:val="2"/>
          <w:numId w:val="128"/>
        </w:numPr>
      </w:pPr>
      <w:bookmarkStart w:id="396" w:name="_Toc57656063"/>
      <w:r w:rsidRPr="00903DBA">
        <w:t>Remove Push-Pop Chains</w:t>
      </w:r>
      <w:bookmarkEnd w:id="396"/>
    </w:p>
    <w:p w14:paraId="340FD427" w14:textId="77777777" w:rsidR="00E33CCC" w:rsidRPr="00903DBA" w:rsidRDefault="00E33CCC" w:rsidP="00E33CCC">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22361FAC" w14:textId="77777777" w:rsidTr="00E33CCC">
        <w:tc>
          <w:tcPr>
            <w:tcW w:w="3116" w:type="dxa"/>
          </w:tcPr>
          <w:p w14:paraId="5E4AA239" w14:textId="77777777" w:rsidR="00E33CCC" w:rsidRPr="00903DBA" w:rsidRDefault="00E33CCC" w:rsidP="00E33CCC">
            <w:pPr>
              <w:pStyle w:val="Code"/>
            </w:pPr>
            <w:r w:rsidRPr="00903DBA">
              <w:t>1. push x</w:t>
            </w:r>
          </w:p>
          <w:p w14:paraId="703E5E8A" w14:textId="77777777" w:rsidR="00E33CCC" w:rsidRPr="00903DBA" w:rsidRDefault="00E33CCC" w:rsidP="00E33CCC">
            <w:pPr>
              <w:pStyle w:val="Code"/>
            </w:pPr>
            <w:r w:rsidRPr="00903DBA">
              <w:t>2. pop x</w:t>
            </w:r>
          </w:p>
          <w:p w14:paraId="23BDBB50" w14:textId="77777777" w:rsidR="00E33CCC" w:rsidRPr="00903DBA" w:rsidRDefault="00E33CCC" w:rsidP="00E33CCC">
            <w:pPr>
              <w:pStyle w:val="Code"/>
            </w:pPr>
          </w:p>
          <w:p w14:paraId="40C7A42F" w14:textId="77777777" w:rsidR="00E33CCC" w:rsidRPr="00903DBA" w:rsidRDefault="00E33CCC" w:rsidP="00E33CCC">
            <w:pPr>
              <w:pStyle w:val="Code"/>
            </w:pPr>
            <w:r w:rsidRPr="00903DBA">
              <w:t>1. push x</w:t>
            </w:r>
          </w:p>
          <w:p w14:paraId="45F27AC9" w14:textId="77777777" w:rsidR="00E33CCC" w:rsidRPr="00903DBA" w:rsidRDefault="00E33CCC" w:rsidP="00E33CCC">
            <w:pPr>
              <w:pStyle w:val="Code"/>
            </w:pPr>
            <w:r w:rsidRPr="00903DBA">
              <w:t>2. pop</w:t>
            </w:r>
          </w:p>
        </w:tc>
        <w:tc>
          <w:tcPr>
            <w:tcW w:w="3117" w:type="dxa"/>
          </w:tcPr>
          <w:p w14:paraId="025D5773" w14:textId="77777777" w:rsidR="00E33CCC" w:rsidRPr="00903DBA" w:rsidRDefault="00E33CCC" w:rsidP="00E33CCC">
            <w:pPr>
              <w:pStyle w:val="Code"/>
            </w:pPr>
            <w:r w:rsidRPr="00903DBA">
              <w:t xml:space="preserve">1. </w:t>
            </w:r>
            <w:r w:rsidRPr="00903DBA">
              <w:rPr>
                <w:i/>
                <w:iCs/>
              </w:rPr>
              <w:t>removed</w:t>
            </w:r>
          </w:p>
          <w:p w14:paraId="51F095DE" w14:textId="77777777" w:rsidR="00E33CCC" w:rsidRPr="00903DBA" w:rsidRDefault="00E33CCC" w:rsidP="00E33CCC">
            <w:pPr>
              <w:pStyle w:val="Code"/>
              <w:rPr>
                <w:i/>
                <w:iCs/>
              </w:rPr>
            </w:pPr>
            <w:r w:rsidRPr="00903DBA">
              <w:t xml:space="preserve">2. </w:t>
            </w:r>
            <w:r w:rsidRPr="00903DBA">
              <w:rPr>
                <w:i/>
                <w:iCs/>
              </w:rPr>
              <w:t>removed</w:t>
            </w:r>
          </w:p>
          <w:p w14:paraId="15B23D3F" w14:textId="77777777" w:rsidR="00E33CCC" w:rsidRPr="00903DBA" w:rsidRDefault="00E33CCC" w:rsidP="00E33CCC">
            <w:pPr>
              <w:pStyle w:val="Code"/>
              <w:rPr>
                <w:i/>
                <w:iCs/>
              </w:rPr>
            </w:pPr>
          </w:p>
          <w:p w14:paraId="71E44AF6" w14:textId="77777777" w:rsidR="00E33CCC" w:rsidRPr="00903DBA" w:rsidRDefault="00E33CCC" w:rsidP="00E33CCC">
            <w:pPr>
              <w:pStyle w:val="Code"/>
            </w:pPr>
            <w:r w:rsidRPr="00903DBA">
              <w:t xml:space="preserve">1. </w:t>
            </w:r>
            <w:r w:rsidRPr="00903DBA">
              <w:rPr>
                <w:i/>
                <w:iCs/>
              </w:rPr>
              <w:t>removed</w:t>
            </w:r>
          </w:p>
          <w:p w14:paraId="5E1CBE98" w14:textId="77777777" w:rsidR="00E33CCC" w:rsidRPr="00903DBA" w:rsidRDefault="00E33CCC" w:rsidP="00E33CCC">
            <w:pPr>
              <w:pStyle w:val="Code"/>
            </w:pPr>
            <w:r w:rsidRPr="00903DBA">
              <w:t xml:space="preserve">2. </w:t>
            </w:r>
            <w:r w:rsidRPr="00903DBA">
              <w:rPr>
                <w:i/>
                <w:iCs/>
              </w:rPr>
              <w:t>removed</w:t>
            </w:r>
          </w:p>
        </w:tc>
        <w:tc>
          <w:tcPr>
            <w:tcW w:w="3117" w:type="dxa"/>
          </w:tcPr>
          <w:p w14:paraId="0FC8B78C" w14:textId="77777777" w:rsidR="00E33CCC" w:rsidRPr="00903DBA" w:rsidRDefault="00E33CCC" w:rsidP="00E33CCC">
            <w:pPr>
              <w:pStyle w:val="Code"/>
            </w:pPr>
          </w:p>
        </w:tc>
      </w:tr>
    </w:tbl>
    <w:p w14:paraId="1169CA9A" w14:textId="77777777" w:rsidR="00E33CCC" w:rsidRPr="00903DBA" w:rsidRDefault="00E33CCC" w:rsidP="00E33CCC">
      <w:r w:rsidRPr="00903DBA">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00EC1DB9" w14:textId="77777777" w:rsidTr="00E33CCC">
        <w:tc>
          <w:tcPr>
            <w:tcW w:w="3116" w:type="dxa"/>
          </w:tcPr>
          <w:p w14:paraId="228E2381" w14:textId="77777777" w:rsidR="00E33CCC" w:rsidRPr="00903DBA" w:rsidRDefault="00E33CCC" w:rsidP="00E33CCC">
            <w:pPr>
              <w:pStyle w:val="Code"/>
            </w:pPr>
            <w:r w:rsidRPr="00903DBA">
              <w:t>1. push x</w:t>
            </w:r>
          </w:p>
          <w:p w14:paraId="0A5B502C" w14:textId="77777777" w:rsidR="00E33CCC" w:rsidRPr="00903DBA" w:rsidRDefault="00E33CCC" w:rsidP="00E33CCC">
            <w:pPr>
              <w:pStyle w:val="Code"/>
            </w:pPr>
            <w:r w:rsidRPr="00903DBA">
              <w:t>2. pop y</w:t>
            </w:r>
          </w:p>
          <w:p w14:paraId="41F4D020" w14:textId="608285FE" w:rsidR="00765FE8" w:rsidRPr="00903DBA" w:rsidRDefault="00765FE8" w:rsidP="00E33CCC">
            <w:pPr>
              <w:pStyle w:val="Code"/>
            </w:pPr>
          </w:p>
        </w:tc>
        <w:tc>
          <w:tcPr>
            <w:tcW w:w="3117" w:type="dxa"/>
          </w:tcPr>
          <w:p w14:paraId="67E1214E" w14:textId="77777777" w:rsidR="00E33CCC" w:rsidRPr="00903DBA" w:rsidRDefault="00E33CCC" w:rsidP="00E33CCC">
            <w:pPr>
              <w:pStyle w:val="Code"/>
            </w:pPr>
          </w:p>
        </w:tc>
        <w:tc>
          <w:tcPr>
            <w:tcW w:w="3117" w:type="dxa"/>
          </w:tcPr>
          <w:p w14:paraId="42C7AAB1" w14:textId="77777777" w:rsidR="00E33CCC" w:rsidRPr="00903DBA" w:rsidRDefault="00E33CCC" w:rsidP="00E33CCC">
            <w:pPr>
              <w:pStyle w:val="Code"/>
            </w:pPr>
          </w:p>
        </w:tc>
      </w:tr>
    </w:tbl>
    <w:p w14:paraId="768769B4" w14:textId="77777777" w:rsidR="00765FE8" w:rsidRPr="00903DBA" w:rsidRDefault="00765FE8" w:rsidP="00765FE8">
      <w:pPr>
        <w:pStyle w:val="Code"/>
        <w:rPr>
          <w:highlight w:val="white"/>
        </w:rPr>
      </w:pPr>
      <w:r w:rsidRPr="00903DBA">
        <w:rPr>
          <w:highlight w:val="white"/>
        </w:rPr>
        <w:t xml:space="preserve">    public void RemovePushPop() {</w:t>
      </w:r>
    </w:p>
    <w:p w14:paraId="43EF1288" w14:textId="77777777" w:rsidR="00765FE8" w:rsidRPr="00903DBA" w:rsidRDefault="00765FE8" w:rsidP="00765FE8">
      <w:pPr>
        <w:pStyle w:val="Code"/>
        <w:rPr>
          <w:highlight w:val="white"/>
        </w:rPr>
      </w:pPr>
      <w:r w:rsidRPr="00903DBA">
        <w:rPr>
          <w:highlight w:val="white"/>
        </w:rPr>
        <w:t xml:space="preserve">      for (int index = 0; index &lt; (m_middleCodeList.Count - 1); ++index) {</w:t>
      </w:r>
    </w:p>
    <w:p w14:paraId="45A6B3DD" w14:textId="77777777" w:rsidR="00765FE8" w:rsidRPr="00903DBA" w:rsidRDefault="00765FE8" w:rsidP="00765FE8">
      <w:pPr>
        <w:pStyle w:val="Code"/>
        <w:rPr>
          <w:highlight w:val="white"/>
        </w:rPr>
      </w:pPr>
      <w:r w:rsidRPr="00903DBA">
        <w:rPr>
          <w:highlight w:val="white"/>
        </w:rPr>
        <w:t xml:space="preserve">        MiddleCode thisCode = m_middleCodeList[index],</w:t>
      </w:r>
    </w:p>
    <w:p w14:paraId="274EF190" w14:textId="77777777" w:rsidR="00765FE8" w:rsidRPr="00903DBA" w:rsidRDefault="00765FE8" w:rsidP="00765FE8">
      <w:pPr>
        <w:pStyle w:val="Code"/>
        <w:rPr>
          <w:highlight w:val="white"/>
        </w:rPr>
      </w:pPr>
      <w:r w:rsidRPr="00903DBA">
        <w:rPr>
          <w:highlight w:val="white"/>
        </w:rPr>
        <w:t xml:space="preserve">                   nextCode = m_middleCodeList[index + 1];</w:t>
      </w:r>
    </w:p>
    <w:p w14:paraId="1A95F7B5" w14:textId="77777777" w:rsidR="00765FE8" w:rsidRPr="00903DBA" w:rsidRDefault="00765FE8" w:rsidP="00765FE8">
      <w:pPr>
        <w:pStyle w:val="Code"/>
        <w:rPr>
          <w:highlight w:val="white"/>
        </w:rPr>
      </w:pPr>
      <w:r w:rsidRPr="00903DBA">
        <w:rPr>
          <w:highlight w:val="white"/>
        </w:rPr>
        <w:t xml:space="preserve">        if ((thisCode.Operator == MiddleOperator.PushFloat) &amp;&amp;</w:t>
      </w:r>
    </w:p>
    <w:p w14:paraId="064C9ECB" w14:textId="77777777" w:rsidR="00765FE8" w:rsidRPr="00903DBA" w:rsidRDefault="00765FE8" w:rsidP="00765FE8">
      <w:pPr>
        <w:pStyle w:val="Code"/>
        <w:rPr>
          <w:highlight w:val="white"/>
        </w:rPr>
      </w:pPr>
      <w:r w:rsidRPr="00903DBA">
        <w:rPr>
          <w:highlight w:val="white"/>
        </w:rPr>
        <w:t xml:space="preserve">            (nextCode.Operator == MiddleOperator.PopFloat) &amp;&amp;</w:t>
      </w:r>
    </w:p>
    <w:p w14:paraId="44748286" w14:textId="77777777" w:rsidR="00765FE8" w:rsidRPr="00903DBA" w:rsidRDefault="00765FE8" w:rsidP="00765FE8">
      <w:pPr>
        <w:pStyle w:val="Code"/>
        <w:rPr>
          <w:highlight w:val="white"/>
        </w:rPr>
      </w:pPr>
      <w:r w:rsidRPr="00903DBA">
        <w:rPr>
          <w:highlight w:val="white"/>
        </w:rPr>
        <w:t xml:space="preserve">            ((thisCode[0] == nextCode[0]) || (nextCode[0] == null))) {</w:t>
      </w:r>
    </w:p>
    <w:p w14:paraId="44C03209" w14:textId="77777777" w:rsidR="00765FE8" w:rsidRPr="00903DBA" w:rsidRDefault="00765FE8" w:rsidP="00765FE8">
      <w:pPr>
        <w:pStyle w:val="Code"/>
        <w:rPr>
          <w:highlight w:val="white"/>
        </w:rPr>
      </w:pPr>
      <w:r w:rsidRPr="00903DBA">
        <w:rPr>
          <w:highlight w:val="white"/>
        </w:rPr>
        <w:t xml:space="preserve">          thisCode.Clear();</w:t>
      </w:r>
    </w:p>
    <w:p w14:paraId="1C4C5791" w14:textId="77777777" w:rsidR="00765FE8" w:rsidRPr="00903DBA" w:rsidRDefault="00765FE8" w:rsidP="00765FE8">
      <w:pPr>
        <w:pStyle w:val="Code"/>
        <w:rPr>
          <w:highlight w:val="white"/>
        </w:rPr>
      </w:pPr>
      <w:r w:rsidRPr="00903DBA">
        <w:rPr>
          <w:highlight w:val="white"/>
        </w:rPr>
        <w:t xml:space="preserve">          nextCode.Clear();</w:t>
      </w:r>
    </w:p>
    <w:p w14:paraId="37C8166A" w14:textId="77777777" w:rsidR="00765FE8" w:rsidRPr="00903DBA" w:rsidRDefault="00765FE8" w:rsidP="00765FE8">
      <w:pPr>
        <w:pStyle w:val="Code"/>
        <w:rPr>
          <w:highlight w:val="white"/>
        </w:rPr>
      </w:pPr>
      <w:r w:rsidRPr="00903DBA">
        <w:rPr>
          <w:highlight w:val="white"/>
        </w:rPr>
        <w:t xml:space="preserve">          m_update = true;</w:t>
      </w:r>
    </w:p>
    <w:p w14:paraId="1210B7F4" w14:textId="77777777" w:rsidR="00765FE8" w:rsidRPr="00903DBA" w:rsidRDefault="00765FE8" w:rsidP="00765FE8">
      <w:pPr>
        <w:pStyle w:val="Code"/>
        <w:rPr>
          <w:highlight w:val="white"/>
        </w:rPr>
      </w:pPr>
      <w:r w:rsidRPr="00903DBA">
        <w:rPr>
          <w:highlight w:val="white"/>
        </w:rPr>
        <w:t xml:space="preserve">        }</w:t>
      </w:r>
    </w:p>
    <w:p w14:paraId="266DBE25" w14:textId="77777777" w:rsidR="00765FE8" w:rsidRPr="00903DBA" w:rsidRDefault="00765FE8" w:rsidP="00765FE8">
      <w:pPr>
        <w:pStyle w:val="Code"/>
        <w:rPr>
          <w:highlight w:val="white"/>
        </w:rPr>
      </w:pPr>
      <w:r w:rsidRPr="00903DBA">
        <w:rPr>
          <w:highlight w:val="white"/>
        </w:rPr>
        <w:t xml:space="preserve">      }</w:t>
      </w:r>
    </w:p>
    <w:p w14:paraId="5B245540" w14:textId="77777777" w:rsidR="00765FE8" w:rsidRPr="00903DBA" w:rsidRDefault="00765FE8" w:rsidP="00765FE8">
      <w:pPr>
        <w:pStyle w:val="Code"/>
        <w:rPr>
          <w:highlight w:val="white"/>
        </w:rPr>
      </w:pPr>
      <w:r w:rsidRPr="00903DBA">
        <w:rPr>
          <w:highlight w:val="white"/>
        </w:rPr>
        <w:t xml:space="preserve">    }</w:t>
      </w:r>
    </w:p>
    <w:p w14:paraId="1BE760DA" w14:textId="77777777" w:rsidR="00765FE8" w:rsidRPr="00903DBA" w:rsidRDefault="00765FE8" w:rsidP="00765FE8">
      <w:pPr>
        <w:pStyle w:val="Code"/>
        <w:rPr>
          <w:highlight w:val="white"/>
        </w:rPr>
      </w:pPr>
      <w:r w:rsidRPr="00903DBA">
        <w:rPr>
          <w:highlight w:val="white"/>
        </w:rPr>
        <w:t xml:space="preserve">  </w:t>
      </w:r>
    </w:p>
    <w:p w14:paraId="63998D5C" w14:textId="41B4ACE6" w:rsidR="00E33CCC" w:rsidRPr="00903DBA" w:rsidRDefault="00C068DA" w:rsidP="00E33CCC">
      <w:pPr>
        <w:pStyle w:val="Rubrik3"/>
        <w:numPr>
          <w:ilvl w:val="2"/>
          <w:numId w:val="155"/>
        </w:numPr>
      </w:pPr>
      <w:bookmarkStart w:id="397" w:name="_Toc57656064"/>
      <w:r w:rsidRPr="00903DBA">
        <w:t>Merge</w:t>
      </w:r>
      <w:r w:rsidR="00E33CCC" w:rsidRPr="00903DBA">
        <w:t xml:space="preserve"> Pop-Push Chains</w:t>
      </w:r>
      <w:bookmarkEnd w:id="397"/>
    </w:p>
    <w:p w14:paraId="14D0F6CA" w14:textId="7D445CD9" w:rsidR="00E33CCC" w:rsidRPr="00903DBA" w:rsidRDefault="00E33CCC" w:rsidP="00E33CCC">
      <w:r w:rsidRPr="00903DBA">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903DBA" w14:paraId="13DE970F" w14:textId="77777777" w:rsidTr="00E33CCC">
        <w:tc>
          <w:tcPr>
            <w:tcW w:w="3116" w:type="dxa"/>
          </w:tcPr>
          <w:p w14:paraId="2F985A3B" w14:textId="714EABCA" w:rsidR="00E33CCC" w:rsidRPr="00903DBA" w:rsidRDefault="00E33CCC" w:rsidP="00E33CCC">
            <w:pPr>
              <w:pStyle w:val="Code"/>
            </w:pPr>
            <w:r w:rsidRPr="00903DBA">
              <w:t xml:space="preserve">1. </w:t>
            </w:r>
            <w:r w:rsidR="00E11609" w:rsidRPr="00903DBA">
              <w:t>pop</w:t>
            </w:r>
            <w:r w:rsidRPr="00903DBA">
              <w:t xml:space="preserve"> x</w:t>
            </w:r>
          </w:p>
          <w:p w14:paraId="5A6BAEEA" w14:textId="46580349" w:rsidR="00E33CCC" w:rsidRPr="00903DBA" w:rsidRDefault="00E33CCC" w:rsidP="00E33CCC">
            <w:pPr>
              <w:pStyle w:val="Code"/>
            </w:pPr>
            <w:r w:rsidRPr="00903DBA">
              <w:t>2. p</w:t>
            </w:r>
            <w:r w:rsidR="00E11609" w:rsidRPr="00903DBA">
              <w:t>ush</w:t>
            </w:r>
            <w:r w:rsidRPr="00903DBA">
              <w:t xml:space="preserve"> x</w:t>
            </w:r>
          </w:p>
        </w:tc>
        <w:tc>
          <w:tcPr>
            <w:tcW w:w="3117" w:type="dxa"/>
          </w:tcPr>
          <w:p w14:paraId="702229C3" w14:textId="41BEEF38" w:rsidR="00E33CCC" w:rsidRPr="00903DBA" w:rsidRDefault="00E33CCC" w:rsidP="00E33CCC">
            <w:pPr>
              <w:pStyle w:val="Code"/>
            </w:pPr>
            <w:r w:rsidRPr="00903DBA">
              <w:t xml:space="preserve">1. </w:t>
            </w:r>
            <w:r w:rsidR="00E11609" w:rsidRPr="00903DBA">
              <w:t>top x</w:t>
            </w:r>
          </w:p>
          <w:p w14:paraId="4A12F5A9" w14:textId="2E2D18FF" w:rsidR="00E33CCC" w:rsidRPr="00903DBA" w:rsidRDefault="00E33CCC" w:rsidP="00E33CCC">
            <w:pPr>
              <w:pStyle w:val="Code"/>
              <w:rPr>
                <w:i/>
                <w:iCs/>
              </w:rPr>
            </w:pPr>
            <w:r w:rsidRPr="00903DBA">
              <w:t xml:space="preserve">2. </w:t>
            </w:r>
            <w:r w:rsidRPr="00903DBA">
              <w:rPr>
                <w:i/>
                <w:iCs/>
              </w:rPr>
              <w:t>remove</w:t>
            </w:r>
            <w:r w:rsidR="00E11609" w:rsidRPr="00903DBA">
              <w:rPr>
                <w:i/>
                <w:iCs/>
              </w:rPr>
              <w:t>d</w:t>
            </w:r>
          </w:p>
        </w:tc>
        <w:tc>
          <w:tcPr>
            <w:tcW w:w="3117" w:type="dxa"/>
          </w:tcPr>
          <w:p w14:paraId="5467240B" w14:textId="77777777" w:rsidR="00E33CCC" w:rsidRPr="00903DBA" w:rsidRDefault="00E33CCC" w:rsidP="00E33CCC">
            <w:pPr>
              <w:pStyle w:val="Code"/>
            </w:pPr>
          </w:p>
        </w:tc>
      </w:tr>
    </w:tbl>
    <w:p w14:paraId="274D235C" w14:textId="77777777" w:rsidR="000A0C51" w:rsidRPr="00903DBA" w:rsidRDefault="000A0C51" w:rsidP="00AD7D34">
      <w:pPr>
        <w:pStyle w:val="Code"/>
        <w:rPr>
          <w:highlight w:val="white"/>
        </w:rPr>
      </w:pPr>
    </w:p>
    <w:p w14:paraId="07ED62FC" w14:textId="3529FFF5" w:rsidR="00AD7D34" w:rsidRPr="00903DBA" w:rsidRDefault="00AD7D34" w:rsidP="00AD7D34">
      <w:pPr>
        <w:pStyle w:val="Code"/>
        <w:rPr>
          <w:highlight w:val="white"/>
        </w:rPr>
      </w:pPr>
      <w:r w:rsidRPr="00903DBA">
        <w:rPr>
          <w:highlight w:val="white"/>
        </w:rPr>
        <w:t xml:space="preserve">    public void MergePopPushToTop() {</w:t>
      </w:r>
    </w:p>
    <w:p w14:paraId="38FB0E7A" w14:textId="77777777" w:rsidR="00AD7D34" w:rsidRPr="00903DBA" w:rsidRDefault="00AD7D34" w:rsidP="00AD7D34">
      <w:pPr>
        <w:pStyle w:val="Code"/>
        <w:rPr>
          <w:highlight w:val="white"/>
        </w:rPr>
      </w:pPr>
      <w:r w:rsidRPr="00903DBA">
        <w:rPr>
          <w:highlight w:val="white"/>
        </w:rPr>
        <w:t xml:space="preserve">      for (int index = 0; index &lt; (m_middleCodeList.Count - 1); ++index) {</w:t>
      </w:r>
    </w:p>
    <w:p w14:paraId="12672940" w14:textId="77777777" w:rsidR="00AD7D34" w:rsidRPr="00903DBA" w:rsidRDefault="00AD7D34" w:rsidP="00AD7D34">
      <w:pPr>
        <w:pStyle w:val="Code"/>
        <w:rPr>
          <w:highlight w:val="white"/>
        </w:rPr>
      </w:pPr>
      <w:r w:rsidRPr="00903DBA">
        <w:rPr>
          <w:highlight w:val="white"/>
        </w:rPr>
        <w:t xml:space="preserve">        MiddleCode thisCode = m_middleCodeList[index],</w:t>
      </w:r>
    </w:p>
    <w:p w14:paraId="1AA6484E" w14:textId="77777777" w:rsidR="00AD7D34" w:rsidRPr="00903DBA" w:rsidRDefault="00AD7D34" w:rsidP="00AD7D34">
      <w:pPr>
        <w:pStyle w:val="Code"/>
        <w:rPr>
          <w:highlight w:val="white"/>
        </w:rPr>
      </w:pPr>
      <w:r w:rsidRPr="00903DBA">
        <w:rPr>
          <w:highlight w:val="white"/>
        </w:rPr>
        <w:t xml:space="preserve">                   nextCode = m_middleCodeList[index + 1];</w:t>
      </w:r>
    </w:p>
    <w:p w14:paraId="783099D2" w14:textId="77777777" w:rsidR="00AD7D34" w:rsidRPr="00903DBA" w:rsidRDefault="00AD7D34" w:rsidP="00AD7D34">
      <w:pPr>
        <w:pStyle w:val="Code"/>
        <w:rPr>
          <w:highlight w:val="white"/>
        </w:rPr>
      </w:pPr>
    </w:p>
    <w:p w14:paraId="7B8A040C" w14:textId="77777777" w:rsidR="00AD7D34" w:rsidRPr="00903DBA" w:rsidRDefault="00AD7D34" w:rsidP="00AD7D34">
      <w:pPr>
        <w:pStyle w:val="Code"/>
        <w:rPr>
          <w:highlight w:val="white"/>
        </w:rPr>
      </w:pPr>
      <w:r w:rsidRPr="00903DBA">
        <w:rPr>
          <w:highlight w:val="white"/>
        </w:rPr>
        <w:t xml:space="preserve">        if ((thisCode.Operator == MiddleOperator.PopFloat) &amp;&amp;</w:t>
      </w:r>
    </w:p>
    <w:p w14:paraId="78CA3CD0" w14:textId="77777777" w:rsidR="00AD7D34" w:rsidRPr="00903DBA" w:rsidRDefault="00AD7D34" w:rsidP="00AD7D34">
      <w:pPr>
        <w:pStyle w:val="Code"/>
        <w:rPr>
          <w:highlight w:val="white"/>
        </w:rPr>
      </w:pPr>
      <w:r w:rsidRPr="00903DBA">
        <w:rPr>
          <w:highlight w:val="white"/>
        </w:rPr>
        <w:t xml:space="preserve">            (nextCode.Operator == MiddleOperator.PushFloat) &amp;&amp;</w:t>
      </w:r>
    </w:p>
    <w:p w14:paraId="018BEC88" w14:textId="77777777" w:rsidR="00AD7D34" w:rsidRPr="00903DBA" w:rsidRDefault="00AD7D34" w:rsidP="00AD7D34">
      <w:pPr>
        <w:pStyle w:val="Code"/>
        <w:rPr>
          <w:highlight w:val="white"/>
        </w:rPr>
      </w:pPr>
      <w:r w:rsidRPr="00903DBA">
        <w:rPr>
          <w:highlight w:val="white"/>
        </w:rPr>
        <w:t xml:space="preserve">            (thisCode[0] == nextCode[0])) {</w:t>
      </w:r>
    </w:p>
    <w:p w14:paraId="6FFDBF59" w14:textId="77777777" w:rsidR="00AD7D34" w:rsidRPr="00903DBA" w:rsidRDefault="00AD7D34" w:rsidP="00AD7D34">
      <w:pPr>
        <w:pStyle w:val="Code"/>
        <w:rPr>
          <w:highlight w:val="white"/>
        </w:rPr>
      </w:pPr>
      <w:r w:rsidRPr="00903DBA">
        <w:rPr>
          <w:highlight w:val="white"/>
        </w:rPr>
        <w:t xml:space="preserve">          thisCode.Operator = MiddleOperator.TopFloat;</w:t>
      </w:r>
    </w:p>
    <w:p w14:paraId="74A29E09" w14:textId="77777777" w:rsidR="00AD7D34" w:rsidRPr="00903DBA" w:rsidRDefault="00AD7D34" w:rsidP="00AD7D34">
      <w:pPr>
        <w:pStyle w:val="Code"/>
        <w:rPr>
          <w:highlight w:val="white"/>
        </w:rPr>
      </w:pPr>
      <w:r w:rsidRPr="00903DBA">
        <w:rPr>
          <w:highlight w:val="white"/>
        </w:rPr>
        <w:t xml:space="preserve">          nextCode.Clear();</w:t>
      </w:r>
    </w:p>
    <w:p w14:paraId="1D95A972" w14:textId="77777777" w:rsidR="00AD7D34" w:rsidRPr="00903DBA" w:rsidRDefault="00AD7D34" w:rsidP="00AD7D34">
      <w:pPr>
        <w:pStyle w:val="Code"/>
        <w:rPr>
          <w:highlight w:val="white"/>
        </w:rPr>
      </w:pPr>
      <w:r w:rsidRPr="00903DBA">
        <w:rPr>
          <w:highlight w:val="white"/>
        </w:rPr>
        <w:t xml:space="preserve">          m_update = true;</w:t>
      </w:r>
    </w:p>
    <w:p w14:paraId="11923CBB" w14:textId="77777777" w:rsidR="00AD7D34" w:rsidRPr="00903DBA" w:rsidRDefault="00AD7D34" w:rsidP="00AD7D34">
      <w:pPr>
        <w:pStyle w:val="Code"/>
        <w:rPr>
          <w:highlight w:val="white"/>
        </w:rPr>
      </w:pPr>
      <w:r w:rsidRPr="00903DBA">
        <w:rPr>
          <w:highlight w:val="white"/>
        </w:rPr>
        <w:t xml:space="preserve">        }</w:t>
      </w:r>
    </w:p>
    <w:p w14:paraId="32307BE5" w14:textId="77777777" w:rsidR="00AD7D34" w:rsidRPr="00903DBA" w:rsidRDefault="00AD7D34" w:rsidP="00AD7D34">
      <w:pPr>
        <w:pStyle w:val="Code"/>
        <w:rPr>
          <w:highlight w:val="white"/>
        </w:rPr>
      </w:pPr>
      <w:r w:rsidRPr="00903DBA">
        <w:rPr>
          <w:highlight w:val="white"/>
        </w:rPr>
        <w:t xml:space="preserve">      }</w:t>
      </w:r>
    </w:p>
    <w:p w14:paraId="090DCF3F" w14:textId="77777777" w:rsidR="00AD7D34" w:rsidRPr="00903DBA" w:rsidRDefault="00AD7D34" w:rsidP="00AD7D34">
      <w:pPr>
        <w:pStyle w:val="Code"/>
        <w:rPr>
          <w:highlight w:val="white"/>
        </w:rPr>
      </w:pPr>
      <w:r w:rsidRPr="00903DBA">
        <w:rPr>
          <w:highlight w:val="white"/>
        </w:rPr>
        <w:t xml:space="preserve">    }</w:t>
      </w:r>
    </w:p>
    <w:p w14:paraId="73653B06" w14:textId="7E3362A4" w:rsidR="00AD7D34" w:rsidRPr="00903DBA" w:rsidRDefault="00AD7D34" w:rsidP="00AD7D34">
      <w:pPr>
        <w:pStyle w:val="Rubrik3"/>
      </w:pPr>
      <w:bookmarkStart w:id="398" w:name="_Toc57656065"/>
      <w:r w:rsidRPr="00903DBA">
        <w:t>Change Top-Pop to Pop</w:t>
      </w:r>
      <w:bookmarkEnd w:id="398"/>
    </w:p>
    <w:p w14:paraId="0D965B88" w14:textId="77777777" w:rsidR="00AD7D34" w:rsidRPr="00903DBA" w:rsidRDefault="00AD7D34" w:rsidP="00AD7D34">
      <w:r w:rsidRPr="00903DBA">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903DBA" w14:paraId="0EF3F6DD" w14:textId="77777777" w:rsidTr="00626D3B">
        <w:tc>
          <w:tcPr>
            <w:tcW w:w="3116" w:type="dxa"/>
          </w:tcPr>
          <w:p w14:paraId="5C4217BE" w14:textId="32BEF57F" w:rsidR="00AD7D34" w:rsidRPr="00903DBA" w:rsidRDefault="00AD7D34" w:rsidP="00626D3B">
            <w:pPr>
              <w:pStyle w:val="Code"/>
            </w:pPr>
            <w:r w:rsidRPr="00903DBA">
              <w:t>1. top x</w:t>
            </w:r>
          </w:p>
          <w:p w14:paraId="7A3E1E4C" w14:textId="1D0058F3" w:rsidR="00AD7D34" w:rsidRPr="00903DBA" w:rsidRDefault="00AD7D34" w:rsidP="00AD7D34">
            <w:pPr>
              <w:pStyle w:val="Code"/>
            </w:pPr>
            <w:r w:rsidRPr="00903DBA">
              <w:t>2. pop</w:t>
            </w:r>
          </w:p>
        </w:tc>
        <w:tc>
          <w:tcPr>
            <w:tcW w:w="3117" w:type="dxa"/>
          </w:tcPr>
          <w:p w14:paraId="11CFD664" w14:textId="77777777" w:rsidR="00AD7D34" w:rsidRPr="00903DBA" w:rsidRDefault="00AD7D34" w:rsidP="00626D3B">
            <w:pPr>
              <w:pStyle w:val="Code"/>
            </w:pPr>
            <w:r w:rsidRPr="00903DBA">
              <w:t>1. pop x</w:t>
            </w:r>
          </w:p>
          <w:p w14:paraId="0CA4BD08" w14:textId="6FEA0BB5" w:rsidR="00AD7D34" w:rsidRPr="00903DBA" w:rsidRDefault="00AD7D34" w:rsidP="00626D3B">
            <w:pPr>
              <w:pStyle w:val="Code"/>
              <w:rPr>
                <w:i/>
                <w:iCs/>
              </w:rPr>
            </w:pPr>
            <w:r w:rsidRPr="00903DBA">
              <w:t xml:space="preserve">2. </w:t>
            </w:r>
            <w:r w:rsidRPr="00903DBA">
              <w:rPr>
                <w:i/>
                <w:iCs/>
              </w:rPr>
              <w:t>empty</w:t>
            </w:r>
          </w:p>
        </w:tc>
        <w:tc>
          <w:tcPr>
            <w:tcW w:w="3117" w:type="dxa"/>
          </w:tcPr>
          <w:p w14:paraId="26F48DE3" w14:textId="77777777" w:rsidR="00AD7D34" w:rsidRPr="00903DBA" w:rsidRDefault="00AD7D34" w:rsidP="00626D3B">
            <w:pPr>
              <w:pStyle w:val="Code"/>
            </w:pPr>
          </w:p>
        </w:tc>
      </w:tr>
    </w:tbl>
    <w:p w14:paraId="525DB985" w14:textId="77777777" w:rsidR="000A0C51" w:rsidRPr="00903DBA" w:rsidRDefault="000A0C51" w:rsidP="00D701DF">
      <w:pPr>
        <w:pStyle w:val="Code"/>
        <w:rPr>
          <w:highlight w:val="white"/>
        </w:rPr>
      </w:pPr>
    </w:p>
    <w:p w14:paraId="5661F762" w14:textId="55525397" w:rsidR="00D701DF" w:rsidRPr="00903DBA" w:rsidRDefault="00D701DF" w:rsidP="00D701DF">
      <w:pPr>
        <w:pStyle w:val="Code"/>
        <w:rPr>
          <w:highlight w:val="white"/>
        </w:rPr>
      </w:pPr>
      <w:r w:rsidRPr="00903DBA">
        <w:rPr>
          <w:highlight w:val="white"/>
        </w:rPr>
        <w:t xml:space="preserve">    public void MergeTopPopToPop() {</w:t>
      </w:r>
    </w:p>
    <w:p w14:paraId="075C4126" w14:textId="77777777" w:rsidR="00D701DF" w:rsidRPr="00903DBA" w:rsidRDefault="00D701DF" w:rsidP="00D701DF">
      <w:pPr>
        <w:pStyle w:val="Code"/>
        <w:rPr>
          <w:highlight w:val="white"/>
        </w:rPr>
      </w:pPr>
      <w:r w:rsidRPr="00903DBA">
        <w:rPr>
          <w:highlight w:val="white"/>
        </w:rPr>
        <w:t xml:space="preserve">      for (int index = 0; index &lt; (m_middleCodeList.Count - 1); ++index) {</w:t>
      </w:r>
    </w:p>
    <w:p w14:paraId="793BFA69" w14:textId="77777777" w:rsidR="00D701DF" w:rsidRPr="00903DBA" w:rsidRDefault="00D701DF" w:rsidP="00D701DF">
      <w:pPr>
        <w:pStyle w:val="Code"/>
        <w:rPr>
          <w:highlight w:val="white"/>
        </w:rPr>
      </w:pPr>
      <w:r w:rsidRPr="00903DBA">
        <w:rPr>
          <w:highlight w:val="white"/>
        </w:rPr>
        <w:t xml:space="preserve">        MiddleCode thisCode = m_middleCodeList[index],</w:t>
      </w:r>
    </w:p>
    <w:p w14:paraId="0D028369" w14:textId="77777777" w:rsidR="00D701DF" w:rsidRPr="00903DBA" w:rsidRDefault="00D701DF" w:rsidP="00D701DF">
      <w:pPr>
        <w:pStyle w:val="Code"/>
        <w:rPr>
          <w:highlight w:val="white"/>
        </w:rPr>
      </w:pPr>
      <w:r w:rsidRPr="00903DBA">
        <w:rPr>
          <w:highlight w:val="white"/>
        </w:rPr>
        <w:t xml:space="preserve">                   nextCode = m_middleCodeList[index + 1];</w:t>
      </w:r>
    </w:p>
    <w:p w14:paraId="347810F6" w14:textId="77777777" w:rsidR="00D701DF" w:rsidRPr="00903DBA" w:rsidRDefault="00D701DF" w:rsidP="00601692">
      <w:pPr>
        <w:pStyle w:val="Code"/>
        <w:rPr>
          <w:highlight w:val="white"/>
        </w:rPr>
      </w:pPr>
    </w:p>
    <w:p w14:paraId="0CFBFD02" w14:textId="77777777" w:rsidR="00601692" w:rsidRPr="00903DBA" w:rsidRDefault="00601692" w:rsidP="00601692">
      <w:pPr>
        <w:pStyle w:val="Code"/>
        <w:rPr>
          <w:highlight w:val="white"/>
        </w:rPr>
      </w:pPr>
      <w:r w:rsidRPr="00903DBA">
        <w:rPr>
          <w:highlight w:val="white"/>
        </w:rPr>
        <w:t xml:space="preserve">        if ((thisCode.Operator == MiddleOperator.TopFloat) &amp;&amp;</w:t>
      </w:r>
    </w:p>
    <w:p w14:paraId="3A25FDE2" w14:textId="77777777" w:rsidR="00601692" w:rsidRPr="00903DBA" w:rsidRDefault="00601692" w:rsidP="00601692">
      <w:pPr>
        <w:pStyle w:val="Code"/>
        <w:rPr>
          <w:highlight w:val="white"/>
        </w:rPr>
      </w:pPr>
      <w:r w:rsidRPr="00903DBA">
        <w:rPr>
          <w:highlight w:val="white"/>
        </w:rPr>
        <w:t xml:space="preserve">            (nextCode.Operator == MiddleOperator.PopFloat) &amp;&amp;</w:t>
      </w:r>
    </w:p>
    <w:p w14:paraId="5E899DDE" w14:textId="77777777" w:rsidR="00601692" w:rsidRPr="00903DBA" w:rsidRDefault="00601692" w:rsidP="00601692">
      <w:pPr>
        <w:pStyle w:val="Code"/>
        <w:rPr>
          <w:highlight w:val="white"/>
        </w:rPr>
      </w:pPr>
      <w:r w:rsidRPr="00903DBA">
        <w:rPr>
          <w:highlight w:val="white"/>
        </w:rPr>
        <w:t xml:space="preserve">            (nextCode[0] == null)) {</w:t>
      </w:r>
    </w:p>
    <w:p w14:paraId="5F12A84C" w14:textId="77777777" w:rsidR="00D701DF" w:rsidRPr="00903DBA" w:rsidRDefault="00D701DF" w:rsidP="00D701DF">
      <w:pPr>
        <w:pStyle w:val="Code"/>
        <w:rPr>
          <w:highlight w:val="white"/>
        </w:rPr>
      </w:pPr>
      <w:r w:rsidRPr="00903DBA">
        <w:rPr>
          <w:highlight w:val="white"/>
        </w:rPr>
        <w:t xml:space="preserve">          thisCode.Operator = MiddleOperator.PopFloat;</w:t>
      </w:r>
    </w:p>
    <w:p w14:paraId="69CF552E" w14:textId="77777777" w:rsidR="00D701DF" w:rsidRPr="00903DBA" w:rsidRDefault="00D701DF" w:rsidP="00D701DF">
      <w:pPr>
        <w:pStyle w:val="Code"/>
        <w:rPr>
          <w:highlight w:val="white"/>
        </w:rPr>
      </w:pPr>
      <w:r w:rsidRPr="00903DBA">
        <w:rPr>
          <w:highlight w:val="white"/>
        </w:rPr>
        <w:t xml:space="preserve">          nextCode.Clear();</w:t>
      </w:r>
    </w:p>
    <w:p w14:paraId="5203C34A" w14:textId="77777777" w:rsidR="00D701DF" w:rsidRPr="00903DBA" w:rsidRDefault="00D701DF" w:rsidP="00D701DF">
      <w:pPr>
        <w:pStyle w:val="Code"/>
        <w:rPr>
          <w:highlight w:val="white"/>
        </w:rPr>
      </w:pPr>
      <w:r w:rsidRPr="00903DBA">
        <w:rPr>
          <w:highlight w:val="white"/>
        </w:rPr>
        <w:t xml:space="preserve">          m_update = true;</w:t>
      </w:r>
    </w:p>
    <w:p w14:paraId="7567D834" w14:textId="77777777" w:rsidR="00D701DF" w:rsidRPr="00903DBA" w:rsidRDefault="00D701DF" w:rsidP="00D701DF">
      <w:pPr>
        <w:pStyle w:val="Code"/>
        <w:rPr>
          <w:highlight w:val="white"/>
        </w:rPr>
      </w:pPr>
      <w:r w:rsidRPr="00903DBA">
        <w:rPr>
          <w:highlight w:val="white"/>
        </w:rPr>
        <w:t xml:space="preserve">        }</w:t>
      </w:r>
    </w:p>
    <w:p w14:paraId="2BDE396E" w14:textId="77777777" w:rsidR="00D701DF" w:rsidRPr="00903DBA" w:rsidRDefault="00D701DF" w:rsidP="00D701DF">
      <w:pPr>
        <w:pStyle w:val="Code"/>
        <w:rPr>
          <w:highlight w:val="white"/>
        </w:rPr>
      </w:pPr>
      <w:r w:rsidRPr="00903DBA">
        <w:rPr>
          <w:highlight w:val="white"/>
        </w:rPr>
        <w:t xml:space="preserve">      }</w:t>
      </w:r>
    </w:p>
    <w:p w14:paraId="074DF23A" w14:textId="77777777" w:rsidR="00D701DF" w:rsidRPr="00903DBA" w:rsidRDefault="00D701DF" w:rsidP="00D701DF">
      <w:pPr>
        <w:pStyle w:val="Code"/>
        <w:rPr>
          <w:highlight w:val="white"/>
        </w:rPr>
      </w:pPr>
      <w:r w:rsidRPr="00903DBA">
        <w:rPr>
          <w:highlight w:val="white"/>
        </w:rPr>
        <w:t xml:space="preserve">    }</w:t>
      </w:r>
    </w:p>
    <w:p w14:paraId="7FDC7600" w14:textId="63670FC5" w:rsidR="0007123C" w:rsidRPr="00903DBA" w:rsidRDefault="0007123C" w:rsidP="000137CF">
      <w:pPr>
        <w:pStyle w:val="Rubrik3"/>
        <w:rPr>
          <w:highlight w:val="white"/>
        </w:rPr>
      </w:pPr>
      <w:bookmarkStart w:id="399" w:name="_Toc57656066"/>
      <w:r w:rsidRPr="00903DBA">
        <w:rPr>
          <w:highlight w:val="white"/>
        </w:rPr>
        <w:t>Merge Binary</w:t>
      </w:r>
      <w:bookmarkEnd w:id="399"/>
    </w:p>
    <w:p w14:paraId="093BFA3E" w14:textId="77777777" w:rsidR="00C05019" w:rsidRPr="00903DBA" w:rsidRDefault="00C05019" w:rsidP="00C05019">
      <w:pPr>
        <w:pStyle w:val="Code"/>
        <w:rPr>
          <w:highlight w:val="white"/>
        </w:rPr>
      </w:pPr>
      <w:r w:rsidRPr="00903DBA">
        <w:rPr>
          <w:highlight w:val="white"/>
        </w:rPr>
        <w:t xml:space="preserve">    private void MergeBinary() {</w:t>
      </w:r>
    </w:p>
    <w:p w14:paraId="5CFBE2CE" w14:textId="77777777" w:rsidR="00C05019" w:rsidRPr="00903DBA" w:rsidRDefault="00C05019" w:rsidP="00C05019">
      <w:pPr>
        <w:pStyle w:val="Code"/>
        <w:rPr>
          <w:highlight w:val="white"/>
        </w:rPr>
      </w:pPr>
      <w:r w:rsidRPr="00903DBA">
        <w:rPr>
          <w:highlight w:val="white"/>
        </w:rPr>
        <w:t xml:space="preserve">      for (int index = 0; index &lt; (m_middleCodeList.Count - 1); ++index) {</w:t>
      </w:r>
    </w:p>
    <w:p w14:paraId="4638E136" w14:textId="77777777" w:rsidR="00C05019" w:rsidRPr="00903DBA" w:rsidRDefault="00C05019" w:rsidP="00C05019">
      <w:pPr>
        <w:pStyle w:val="Code"/>
        <w:rPr>
          <w:highlight w:val="white"/>
        </w:rPr>
      </w:pPr>
      <w:r w:rsidRPr="00903DBA">
        <w:rPr>
          <w:highlight w:val="white"/>
        </w:rPr>
        <w:t xml:space="preserve">        MiddleCode thisCode = m_middleCodeList[index],</w:t>
      </w:r>
    </w:p>
    <w:p w14:paraId="0F24AF6F" w14:textId="77777777" w:rsidR="00C05019" w:rsidRPr="00903DBA" w:rsidRDefault="00C05019" w:rsidP="00C05019">
      <w:pPr>
        <w:pStyle w:val="Code"/>
        <w:rPr>
          <w:highlight w:val="white"/>
        </w:rPr>
      </w:pPr>
      <w:r w:rsidRPr="00903DBA">
        <w:rPr>
          <w:highlight w:val="white"/>
        </w:rPr>
        <w:t xml:space="preserve">                   nextCode = m_middleCodeList[index + 1];</w:t>
      </w:r>
    </w:p>
    <w:p w14:paraId="0D6AEE7F" w14:textId="77777777" w:rsidR="00C05019" w:rsidRPr="00903DBA" w:rsidRDefault="00C05019" w:rsidP="00C05019">
      <w:pPr>
        <w:pStyle w:val="Code"/>
        <w:rPr>
          <w:highlight w:val="white"/>
        </w:rPr>
      </w:pPr>
    </w:p>
    <w:p w14:paraId="5A4C4850" w14:textId="77777777" w:rsidR="00C05019" w:rsidRPr="00903DBA" w:rsidRDefault="00C05019" w:rsidP="00C05019">
      <w:pPr>
        <w:pStyle w:val="Code"/>
        <w:rPr>
          <w:highlight w:val="white"/>
        </w:rPr>
      </w:pPr>
      <w:r w:rsidRPr="00903DBA">
        <w:rPr>
          <w:highlight w:val="white"/>
        </w:rPr>
        <w:t xml:space="preserve">        if ((/*thisCode.IsUnary() ||*/ thisCode.IsBinary()) &amp;&amp;</w:t>
      </w:r>
    </w:p>
    <w:p w14:paraId="3B7F1E86" w14:textId="77777777" w:rsidR="00C05019" w:rsidRPr="00903DBA" w:rsidRDefault="00C05019" w:rsidP="00C05019">
      <w:pPr>
        <w:pStyle w:val="Code"/>
        <w:rPr>
          <w:highlight w:val="white"/>
        </w:rPr>
      </w:pPr>
      <w:r w:rsidRPr="00903DBA">
        <w:rPr>
          <w:highlight w:val="white"/>
        </w:rPr>
        <w:t xml:space="preserve">            (nextCode.Operator == MiddleOperator.Assign) &amp;&amp;</w:t>
      </w:r>
    </w:p>
    <w:p w14:paraId="16C2BF04" w14:textId="77777777" w:rsidR="00C05019" w:rsidRPr="00903DBA" w:rsidRDefault="00C05019" w:rsidP="00C05019">
      <w:pPr>
        <w:pStyle w:val="Code"/>
        <w:rPr>
          <w:highlight w:val="white"/>
        </w:rPr>
      </w:pPr>
      <w:r w:rsidRPr="00903DBA">
        <w:rPr>
          <w:highlight w:val="white"/>
        </w:rPr>
        <w:t xml:space="preserve">            ((Symbol) thisCode[0]).IsTemporary() &amp;&amp;</w:t>
      </w:r>
    </w:p>
    <w:p w14:paraId="4826C91B" w14:textId="77777777" w:rsidR="00C05019" w:rsidRPr="00903DBA" w:rsidRDefault="00C05019" w:rsidP="00C05019">
      <w:pPr>
        <w:pStyle w:val="Code"/>
        <w:rPr>
          <w:highlight w:val="white"/>
        </w:rPr>
      </w:pPr>
      <w:r w:rsidRPr="00903DBA">
        <w:rPr>
          <w:highlight w:val="white"/>
        </w:rPr>
        <w:t xml:space="preserve">            (thisCode[0] == nextCode[1])) {</w:t>
      </w:r>
    </w:p>
    <w:p w14:paraId="12FDE3AF" w14:textId="77777777" w:rsidR="00C05019" w:rsidRPr="00903DBA" w:rsidRDefault="00C05019" w:rsidP="00C05019">
      <w:pPr>
        <w:pStyle w:val="Code"/>
        <w:rPr>
          <w:highlight w:val="white"/>
        </w:rPr>
      </w:pPr>
      <w:r w:rsidRPr="00903DBA">
        <w:rPr>
          <w:highlight w:val="white"/>
        </w:rPr>
        <w:t xml:space="preserve">          thisCode[0] = nextCode[0];</w:t>
      </w:r>
    </w:p>
    <w:p w14:paraId="31146001" w14:textId="77777777" w:rsidR="00C05019" w:rsidRPr="00903DBA" w:rsidRDefault="00C05019" w:rsidP="00C05019">
      <w:pPr>
        <w:pStyle w:val="Code"/>
        <w:rPr>
          <w:highlight w:val="white"/>
        </w:rPr>
      </w:pPr>
      <w:r w:rsidRPr="00903DBA">
        <w:rPr>
          <w:highlight w:val="white"/>
        </w:rPr>
        <w:t xml:space="preserve">          nextCode.Clear();</w:t>
      </w:r>
    </w:p>
    <w:p w14:paraId="75B3DF60" w14:textId="77777777" w:rsidR="00C05019" w:rsidRPr="00903DBA" w:rsidRDefault="00C05019" w:rsidP="00C05019">
      <w:pPr>
        <w:pStyle w:val="Code"/>
        <w:rPr>
          <w:highlight w:val="white"/>
        </w:rPr>
      </w:pPr>
      <w:r w:rsidRPr="00903DBA">
        <w:rPr>
          <w:highlight w:val="white"/>
        </w:rPr>
        <w:t xml:space="preserve">          m_update = true;</w:t>
      </w:r>
    </w:p>
    <w:p w14:paraId="108D5DFD" w14:textId="77777777" w:rsidR="00C05019" w:rsidRPr="00903DBA" w:rsidRDefault="00C05019" w:rsidP="00C05019">
      <w:pPr>
        <w:pStyle w:val="Code"/>
        <w:rPr>
          <w:highlight w:val="white"/>
        </w:rPr>
      </w:pPr>
      <w:r w:rsidRPr="00903DBA">
        <w:rPr>
          <w:highlight w:val="white"/>
        </w:rPr>
        <w:t xml:space="preserve">        }</w:t>
      </w:r>
    </w:p>
    <w:p w14:paraId="1A5B6CFB" w14:textId="77777777" w:rsidR="00C05019" w:rsidRPr="00903DBA" w:rsidRDefault="00C05019" w:rsidP="00C05019">
      <w:pPr>
        <w:pStyle w:val="Code"/>
        <w:rPr>
          <w:highlight w:val="white"/>
        </w:rPr>
      </w:pPr>
      <w:r w:rsidRPr="00903DBA">
        <w:rPr>
          <w:highlight w:val="white"/>
        </w:rPr>
        <w:t xml:space="preserve">      }</w:t>
      </w:r>
    </w:p>
    <w:p w14:paraId="03D4E2F9" w14:textId="784EC2FE" w:rsidR="0007123C" w:rsidRPr="00903DBA" w:rsidRDefault="00C05019" w:rsidP="00C05019">
      <w:pPr>
        <w:pStyle w:val="Code"/>
        <w:rPr>
          <w:highlight w:val="white"/>
        </w:rPr>
      </w:pPr>
      <w:r w:rsidRPr="00903DBA">
        <w:rPr>
          <w:highlight w:val="white"/>
        </w:rPr>
        <w:t xml:space="preserve">    }</w:t>
      </w:r>
    </w:p>
    <w:p w14:paraId="69FA0469" w14:textId="3EFCB5EF" w:rsidR="000137CF" w:rsidRPr="00903DBA" w:rsidRDefault="000137CF" w:rsidP="000137CF">
      <w:pPr>
        <w:pStyle w:val="Rubrik3"/>
        <w:rPr>
          <w:highlight w:val="white"/>
        </w:rPr>
      </w:pPr>
      <w:bookmarkStart w:id="400" w:name="_Toc57656067"/>
      <w:r w:rsidRPr="00903DBA">
        <w:rPr>
          <w:highlight w:val="white"/>
        </w:rPr>
        <w:t>Sema</w:t>
      </w:r>
      <w:r w:rsidR="0007123C" w:rsidRPr="00903DBA">
        <w:rPr>
          <w:highlight w:val="white"/>
        </w:rPr>
        <w:t>n</w:t>
      </w:r>
      <w:r w:rsidRPr="00903DBA">
        <w:rPr>
          <w:highlight w:val="white"/>
        </w:rPr>
        <w:t>tic Optimization</w:t>
      </w:r>
      <w:bookmarkEnd w:id="400"/>
    </w:p>
    <w:p w14:paraId="08F62FF6" w14:textId="2330DFA0" w:rsidR="00D33BAF" w:rsidRPr="00903DBA" w:rsidRDefault="00D33BAF" w:rsidP="00C858E7">
      <w:pPr>
        <w:rPr>
          <w:highlight w:val="white"/>
        </w:rPr>
      </w:pPr>
      <w:r w:rsidRPr="00903DBA">
        <w:rPr>
          <w:highlight w:val="white"/>
        </w:rPr>
        <w:t xml:space="preserve">The semantic </w:t>
      </w:r>
      <w:r w:rsidR="00267C81" w:rsidRPr="00903DBA">
        <w:rPr>
          <w:highlight w:val="white"/>
        </w:rPr>
        <w:t>optimization</w:t>
      </w:r>
      <w:r w:rsidRPr="00903DBA">
        <w:rPr>
          <w:highlight w:val="white"/>
        </w:rPr>
        <w:t xml:space="preserve"> handles </w:t>
      </w:r>
      <w:proofErr w:type="gramStart"/>
      <w:r w:rsidR="00E121ED" w:rsidRPr="00903DBA">
        <w:rPr>
          <w:highlight w:val="white"/>
        </w:rPr>
        <w:t>a number of</w:t>
      </w:r>
      <w:proofErr w:type="gramEnd"/>
      <w:r w:rsidR="00E121ED" w:rsidRPr="00903DBA">
        <w:rPr>
          <w:highlight w:val="white"/>
        </w:rPr>
        <w:t xml:space="preserve"> situations</w:t>
      </w:r>
      <w:r w:rsidR="00C858E7" w:rsidRPr="00903DBA">
        <w:rPr>
          <w:highlight w:val="white"/>
        </w:rPr>
        <w:t>:</w:t>
      </w:r>
    </w:p>
    <w:tbl>
      <w:tblPr>
        <w:tblStyle w:val="Tabellrutnt"/>
        <w:tblW w:w="0" w:type="auto"/>
        <w:tblLook w:val="04A0" w:firstRow="1" w:lastRow="0" w:firstColumn="1" w:lastColumn="0" w:noHBand="0" w:noVBand="1"/>
      </w:tblPr>
      <w:tblGrid>
        <w:gridCol w:w="3116"/>
        <w:gridCol w:w="3117"/>
        <w:gridCol w:w="3117"/>
      </w:tblGrid>
      <w:tr w:rsidR="00626651" w:rsidRPr="00903DBA" w14:paraId="2293980D" w14:textId="77777777" w:rsidTr="00626651">
        <w:tc>
          <w:tcPr>
            <w:tcW w:w="3116" w:type="dxa"/>
          </w:tcPr>
          <w:p w14:paraId="5AEF2F98" w14:textId="4B7DA214" w:rsidR="00626651" w:rsidRPr="00903DBA" w:rsidRDefault="00A45E3D" w:rsidP="00C858E7">
            <w:pPr>
              <w:rPr>
                <w:b/>
                <w:bCs/>
                <w:highlight w:val="white"/>
              </w:rPr>
            </w:pPr>
            <w:r w:rsidRPr="00903DBA">
              <w:rPr>
                <w:b/>
                <w:bCs/>
                <w:highlight w:val="white"/>
              </w:rPr>
              <w:t>Category</w:t>
            </w:r>
          </w:p>
        </w:tc>
        <w:tc>
          <w:tcPr>
            <w:tcW w:w="3117" w:type="dxa"/>
          </w:tcPr>
          <w:p w14:paraId="2501C020" w14:textId="61B94F22" w:rsidR="00626651" w:rsidRPr="00903DBA" w:rsidRDefault="00626651" w:rsidP="00C858E7">
            <w:pPr>
              <w:rPr>
                <w:b/>
                <w:bCs/>
                <w:highlight w:val="white"/>
              </w:rPr>
            </w:pPr>
            <w:r w:rsidRPr="00903DBA">
              <w:rPr>
                <w:b/>
                <w:bCs/>
                <w:highlight w:val="white"/>
              </w:rPr>
              <w:t>Example</w:t>
            </w:r>
          </w:p>
        </w:tc>
        <w:tc>
          <w:tcPr>
            <w:tcW w:w="3117" w:type="dxa"/>
          </w:tcPr>
          <w:p w14:paraId="4F34404D" w14:textId="3292DF23" w:rsidR="00626651" w:rsidRPr="00903DBA" w:rsidRDefault="00626651" w:rsidP="00C858E7">
            <w:pPr>
              <w:rPr>
                <w:b/>
                <w:bCs/>
                <w:highlight w:val="white"/>
              </w:rPr>
            </w:pPr>
            <w:r w:rsidRPr="00903DBA">
              <w:rPr>
                <w:b/>
                <w:bCs/>
                <w:highlight w:val="white"/>
              </w:rPr>
              <w:t>Result</w:t>
            </w:r>
          </w:p>
        </w:tc>
      </w:tr>
      <w:tr w:rsidR="00626651" w:rsidRPr="00903DBA" w14:paraId="1321A695" w14:textId="77777777" w:rsidTr="00626651">
        <w:tc>
          <w:tcPr>
            <w:tcW w:w="3116" w:type="dxa"/>
          </w:tcPr>
          <w:p w14:paraId="133CE88B" w14:textId="47E00457" w:rsidR="00626651" w:rsidRPr="00903DBA" w:rsidRDefault="00626651" w:rsidP="00C858E7">
            <w:pPr>
              <w:rPr>
                <w:highlight w:val="white"/>
              </w:rPr>
            </w:pPr>
            <w:r w:rsidRPr="00903DBA">
              <w:rPr>
                <w:highlight w:val="white"/>
              </w:rPr>
              <w:lastRenderedPageBreak/>
              <w:t>Constant Expression</w:t>
            </w:r>
          </w:p>
        </w:tc>
        <w:tc>
          <w:tcPr>
            <w:tcW w:w="3117" w:type="dxa"/>
          </w:tcPr>
          <w:p w14:paraId="22B1CA5B" w14:textId="4DA7D506" w:rsidR="00626651" w:rsidRPr="00903DBA" w:rsidRDefault="00626651" w:rsidP="00C858E7">
            <w:pPr>
              <w:rPr>
                <w:highlight w:val="white"/>
              </w:rPr>
            </w:pPr>
            <w:r w:rsidRPr="00903DBA">
              <w:rPr>
                <w:highlight w:val="white"/>
              </w:rPr>
              <w:t>2 * 3</w:t>
            </w:r>
          </w:p>
        </w:tc>
        <w:tc>
          <w:tcPr>
            <w:tcW w:w="3117" w:type="dxa"/>
          </w:tcPr>
          <w:p w14:paraId="19ACBED5" w14:textId="3AA42E0F" w:rsidR="00626651" w:rsidRPr="00903DBA" w:rsidRDefault="00626651" w:rsidP="00C858E7">
            <w:pPr>
              <w:rPr>
                <w:highlight w:val="white"/>
              </w:rPr>
            </w:pPr>
            <w:r w:rsidRPr="00903DBA">
              <w:rPr>
                <w:highlight w:val="white"/>
              </w:rPr>
              <w:t>6</w:t>
            </w:r>
          </w:p>
        </w:tc>
      </w:tr>
      <w:tr w:rsidR="00626651" w:rsidRPr="00903DBA" w14:paraId="71735BFA" w14:textId="77777777" w:rsidTr="00626651">
        <w:tc>
          <w:tcPr>
            <w:tcW w:w="3116" w:type="dxa"/>
          </w:tcPr>
          <w:p w14:paraId="0D005442" w14:textId="394C3796" w:rsidR="00626651" w:rsidRPr="00903DBA" w:rsidRDefault="001A32BA" w:rsidP="00C858E7">
            <w:pPr>
              <w:rPr>
                <w:highlight w:val="white"/>
              </w:rPr>
            </w:pPr>
            <w:r w:rsidRPr="00903DBA">
              <w:rPr>
                <w:highlight w:val="white"/>
              </w:rPr>
              <w:t xml:space="preserve">Binary </w:t>
            </w:r>
            <w:proofErr w:type="spellStart"/>
            <w:r w:rsidRPr="00903DBA">
              <w:rPr>
                <w:highlight w:val="white"/>
              </w:rPr>
              <w:t>Addtition</w:t>
            </w:r>
            <w:proofErr w:type="spellEnd"/>
          </w:p>
        </w:tc>
        <w:tc>
          <w:tcPr>
            <w:tcW w:w="3117" w:type="dxa"/>
          </w:tcPr>
          <w:p w14:paraId="436B5C43" w14:textId="77777777" w:rsidR="00626651" w:rsidRPr="00903DBA" w:rsidRDefault="009540AE" w:rsidP="00C858E7">
            <w:pPr>
              <w:rPr>
                <w:highlight w:val="white"/>
              </w:rPr>
            </w:pPr>
            <w:r w:rsidRPr="00903DBA">
              <w:rPr>
                <w:highlight w:val="white"/>
              </w:rPr>
              <w:t xml:space="preserve">0 + </w:t>
            </w:r>
            <w:proofErr w:type="spellStart"/>
            <w:r w:rsidRPr="00903DBA">
              <w:rPr>
                <w:highlight w:val="white"/>
              </w:rPr>
              <w:t>i</w:t>
            </w:r>
            <w:proofErr w:type="spellEnd"/>
          </w:p>
          <w:p w14:paraId="60AD2F4E" w14:textId="6F9D55B6" w:rsidR="00A45E3D" w:rsidRPr="00903DBA" w:rsidRDefault="00A45E3D" w:rsidP="00C858E7">
            <w:pPr>
              <w:rPr>
                <w:highlight w:val="white"/>
              </w:rPr>
            </w:pPr>
            <w:proofErr w:type="spellStart"/>
            <w:r w:rsidRPr="00903DBA">
              <w:rPr>
                <w:highlight w:val="white"/>
              </w:rPr>
              <w:t>i</w:t>
            </w:r>
            <w:proofErr w:type="spellEnd"/>
            <w:r w:rsidRPr="00903DBA">
              <w:rPr>
                <w:highlight w:val="white"/>
              </w:rPr>
              <w:t xml:space="preserve"> + 0</w:t>
            </w:r>
          </w:p>
        </w:tc>
        <w:tc>
          <w:tcPr>
            <w:tcW w:w="3117" w:type="dxa"/>
          </w:tcPr>
          <w:p w14:paraId="6F506207" w14:textId="77777777" w:rsidR="00626651" w:rsidRPr="00903DBA" w:rsidRDefault="009540AE" w:rsidP="00C858E7">
            <w:pPr>
              <w:rPr>
                <w:highlight w:val="white"/>
              </w:rPr>
            </w:pPr>
            <w:proofErr w:type="spellStart"/>
            <w:r w:rsidRPr="00903DBA">
              <w:rPr>
                <w:highlight w:val="white"/>
              </w:rPr>
              <w:t>i</w:t>
            </w:r>
            <w:proofErr w:type="spellEnd"/>
          </w:p>
          <w:p w14:paraId="6EFCC08A" w14:textId="79CDA65E" w:rsidR="00A45E3D" w:rsidRPr="00903DBA" w:rsidRDefault="00A45E3D" w:rsidP="00C858E7">
            <w:pPr>
              <w:rPr>
                <w:highlight w:val="white"/>
              </w:rPr>
            </w:pPr>
            <w:proofErr w:type="spellStart"/>
            <w:r w:rsidRPr="00903DBA">
              <w:rPr>
                <w:highlight w:val="white"/>
              </w:rPr>
              <w:t>i</w:t>
            </w:r>
            <w:proofErr w:type="spellEnd"/>
          </w:p>
        </w:tc>
      </w:tr>
      <w:tr w:rsidR="009540AE" w:rsidRPr="00903DBA" w14:paraId="106AACFD" w14:textId="77777777" w:rsidTr="00626651">
        <w:tc>
          <w:tcPr>
            <w:tcW w:w="3116" w:type="dxa"/>
          </w:tcPr>
          <w:p w14:paraId="678CFA88" w14:textId="77777777" w:rsidR="009540AE" w:rsidRPr="00903DBA" w:rsidRDefault="009540AE" w:rsidP="009540AE">
            <w:pPr>
              <w:rPr>
                <w:highlight w:val="white"/>
              </w:rPr>
            </w:pPr>
          </w:p>
        </w:tc>
        <w:tc>
          <w:tcPr>
            <w:tcW w:w="3117" w:type="dxa"/>
          </w:tcPr>
          <w:p w14:paraId="26741A82" w14:textId="15A0EB67" w:rsidR="009540AE" w:rsidRPr="00903DBA" w:rsidRDefault="009540AE" w:rsidP="009540AE">
            <w:pPr>
              <w:rPr>
                <w:highlight w:val="white"/>
              </w:rPr>
            </w:pPr>
          </w:p>
        </w:tc>
        <w:tc>
          <w:tcPr>
            <w:tcW w:w="3117" w:type="dxa"/>
          </w:tcPr>
          <w:p w14:paraId="4F29C4AB" w14:textId="61745FDA" w:rsidR="009540AE" w:rsidRPr="00903DBA" w:rsidRDefault="009540AE" w:rsidP="009540AE">
            <w:pPr>
              <w:rPr>
                <w:highlight w:val="white"/>
              </w:rPr>
            </w:pPr>
          </w:p>
        </w:tc>
      </w:tr>
      <w:tr w:rsidR="009540AE" w:rsidRPr="00903DBA" w14:paraId="53A9C9AC" w14:textId="77777777" w:rsidTr="00626651">
        <w:tc>
          <w:tcPr>
            <w:tcW w:w="3116" w:type="dxa"/>
          </w:tcPr>
          <w:p w14:paraId="719C6ABF" w14:textId="6210690A" w:rsidR="009540AE" w:rsidRPr="00903DBA" w:rsidRDefault="001A32BA" w:rsidP="009540AE">
            <w:pPr>
              <w:rPr>
                <w:highlight w:val="white"/>
              </w:rPr>
            </w:pPr>
            <w:r w:rsidRPr="00903DBA">
              <w:rPr>
                <w:highlight w:val="white"/>
              </w:rPr>
              <w:t>Binary Subtraction</w:t>
            </w:r>
          </w:p>
        </w:tc>
        <w:tc>
          <w:tcPr>
            <w:tcW w:w="3117" w:type="dxa"/>
          </w:tcPr>
          <w:p w14:paraId="42BD7829" w14:textId="77777777" w:rsidR="009540AE" w:rsidRPr="00903DBA" w:rsidRDefault="001A32BA" w:rsidP="009540AE">
            <w:pPr>
              <w:rPr>
                <w:highlight w:val="white"/>
              </w:rPr>
            </w:pPr>
            <w:r w:rsidRPr="00903DBA">
              <w:rPr>
                <w:highlight w:val="white"/>
              </w:rPr>
              <w:t xml:space="preserve">0 - </w:t>
            </w:r>
            <w:proofErr w:type="spellStart"/>
            <w:r w:rsidRPr="00903DBA">
              <w:rPr>
                <w:highlight w:val="white"/>
              </w:rPr>
              <w:t>i</w:t>
            </w:r>
            <w:proofErr w:type="spellEnd"/>
          </w:p>
          <w:p w14:paraId="18B81501" w14:textId="41C6A0EB" w:rsidR="00A45E3D" w:rsidRPr="00903DBA" w:rsidRDefault="00A45E3D" w:rsidP="009540AE">
            <w:pPr>
              <w:rPr>
                <w:highlight w:val="white"/>
              </w:rPr>
            </w:pPr>
            <w:proofErr w:type="spellStart"/>
            <w:r w:rsidRPr="00903DBA">
              <w:rPr>
                <w:highlight w:val="white"/>
              </w:rPr>
              <w:t>i</w:t>
            </w:r>
            <w:proofErr w:type="spellEnd"/>
            <w:r w:rsidRPr="00903DBA">
              <w:rPr>
                <w:highlight w:val="white"/>
              </w:rPr>
              <w:t xml:space="preserve"> - 0</w:t>
            </w:r>
          </w:p>
        </w:tc>
        <w:tc>
          <w:tcPr>
            <w:tcW w:w="3117" w:type="dxa"/>
          </w:tcPr>
          <w:p w14:paraId="01F34DAD" w14:textId="77777777" w:rsidR="009540AE" w:rsidRPr="00903DBA" w:rsidRDefault="001A32BA" w:rsidP="009540AE">
            <w:pPr>
              <w:rPr>
                <w:highlight w:val="white"/>
              </w:rPr>
            </w:pPr>
            <w:r w:rsidRPr="00903DBA">
              <w:rPr>
                <w:highlight w:val="white"/>
              </w:rPr>
              <w:t>-</w:t>
            </w:r>
            <w:proofErr w:type="spellStart"/>
            <w:r w:rsidRPr="00903DBA">
              <w:rPr>
                <w:highlight w:val="white"/>
              </w:rPr>
              <w:t>i</w:t>
            </w:r>
            <w:proofErr w:type="spellEnd"/>
          </w:p>
          <w:p w14:paraId="690A8554" w14:textId="6DF7A3A9" w:rsidR="00A45E3D" w:rsidRPr="00903DBA" w:rsidRDefault="00A45E3D" w:rsidP="009540AE">
            <w:pPr>
              <w:rPr>
                <w:highlight w:val="white"/>
              </w:rPr>
            </w:pPr>
            <w:proofErr w:type="spellStart"/>
            <w:r w:rsidRPr="00903DBA">
              <w:rPr>
                <w:highlight w:val="white"/>
              </w:rPr>
              <w:t>i</w:t>
            </w:r>
            <w:proofErr w:type="spellEnd"/>
          </w:p>
        </w:tc>
      </w:tr>
      <w:tr w:rsidR="004975C3" w:rsidRPr="00903DBA" w14:paraId="7B5428F2" w14:textId="77777777" w:rsidTr="00626651">
        <w:tc>
          <w:tcPr>
            <w:tcW w:w="3116" w:type="dxa"/>
          </w:tcPr>
          <w:p w14:paraId="33AAA360" w14:textId="4C549886" w:rsidR="004975C3" w:rsidRPr="00903DBA" w:rsidRDefault="004975C3" w:rsidP="004975C3">
            <w:pPr>
              <w:rPr>
                <w:highlight w:val="white"/>
              </w:rPr>
            </w:pPr>
            <w:r w:rsidRPr="00903DBA">
              <w:rPr>
                <w:highlight w:val="white"/>
              </w:rPr>
              <w:t>Binary Multiplication</w:t>
            </w:r>
          </w:p>
        </w:tc>
        <w:tc>
          <w:tcPr>
            <w:tcW w:w="3117" w:type="dxa"/>
          </w:tcPr>
          <w:p w14:paraId="646C2A7D" w14:textId="77777777" w:rsidR="004975C3" w:rsidRPr="00903DBA" w:rsidRDefault="004975C3" w:rsidP="004975C3">
            <w:pPr>
              <w:rPr>
                <w:highlight w:val="white"/>
              </w:rPr>
            </w:pPr>
            <w:r w:rsidRPr="00903DBA">
              <w:rPr>
                <w:highlight w:val="white"/>
              </w:rPr>
              <w:t xml:space="preserve">0 * </w:t>
            </w:r>
            <w:proofErr w:type="spellStart"/>
            <w:r w:rsidRPr="00903DBA">
              <w:rPr>
                <w:highlight w:val="white"/>
              </w:rPr>
              <w:t>i</w:t>
            </w:r>
            <w:proofErr w:type="spellEnd"/>
          </w:p>
          <w:p w14:paraId="24A6E723" w14:textId="77777777" w:rsidR="004975C3" w:rsidRPr="00903DBA" w:rsidRDefault="004975C3" w:rsidP="004975C3">
            <w:pPr>
              <w:rPr>
                <w:highlight w:val="white"/>
              </w:rPr>
            </w:pPr>
            <w:r w:rsidRPr="00903DBA">
              <w:rPr>
                <w:highlight w:val="white"/>
              </w:rPr>
              <w:t xml:space="preserve">1 * </w:t>
            </w:r>
            <w:proofErr w:type="spellStart"/>
            <w:r w:rsidRPr="00903DBA">
              <w:rPr>
                <w:highlight w:val="white"/>
              </w:rPr>
              <w:t>i</w:t>
            </w:r>
            <w:proofErr w:type="spellEnd"/>
          </w:p>
          <w:p w14:paraId="31FDE882" w14:textId="77777777"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0</w:t>
            </w:r>
          </w:p>
          <w:p w14:paraId="344A7630" w14:textId="74CD7EF1"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tc>
        <w:tc>
          <w:tcPr>
            <w:tcW w:w="3117" w:type="dxa"/>
          </w:tcPr>
          <w:p w14:paraId="0A8BDAD7" w14:textId="77777777" w:rsidR="004975C3" w:rsidRPr="00903DBA" w:rsidRDefault="004975C3" w:rsidP="004975C3">
            <w:pPr>
              <w:rPr>
                <w:highlight w:val="white"/>
              </w:rPr>
            </w:pPr>
            <w:r w:rsidRPr="00903DBA">
              <w:rPr>
                <w:highlight w:val="white"/>
              </w:rPr>
              <w:t>0</w:t>
            </w:r>
          </w:p>
          <w:p w14:paraId="3257242D" w14:textId="77777777" w:rsidR="004975C3" w:rsidRPr="00903DBA" w:rsidRDefault="004975C3" w:rsidP="004975C3">
            <w:pPr>
              <w:rPr>
                <w:highlight w:val="white"/>
              </w:rPr>
            </w:pPr>
            <w:proofErr w:type="spellStart"/>
            <w:r w:rsidRPr="00903DBA">
              <w:rPr>
                <w:highlight w:val="white"/>
              </w:rPr>
              <w:t>i</w:t>
            </w:r>
            <w:proofErr w:type="spellEnd"/>
          </w:p>
          <w:p w14:paraId="5413A36B" w14:textId="77777777" w:rsidR="004975C3" w:rsidRPr="00903DBA" w:rsidRDefault="004975C3" w:rsidP="004975C3">
            <w:pPr>
              <w:rPr>
                <w:highlight w:val="white"/>
              </w:rPr>
            </w:pPr>
            <w:r w:rsidRPr="00903DBA">
              <w:rPr>
                <w:highlight w:val="white"/>
              </w:rPr>
              <w:t>0</w:t>
            </w:r>
          </w:p>
          <w:p w14:paraId="27A4E0E3" w14:textId="10712E3E" w:rsidR="004975C3" w:rsidRPr="00903DBA" w:rsidRDefault="004975C3" w:rsidP="004975C3">
            <w:pPr>
              <w:rPr>
                <w:highlight w:val="white"/>
              </w:rPr>
            </w:pPr>
            <w:proofErr w:type="spellStart"/>
            <w:r w:rsidRPr="00903DBA">
              <w:rPr>
                <w:highlight w:val="white"/>
              </w:rPr>
              <w:t>i</w:t>
            </w:r>
            <w:proofErr w:type="spellEnd"/>
          </w:p>
        </w:tc>
      </w:tr>
      <w:tr w:rsidR="004975C3" w:rsidRPr="00903DBA" w14:paraId="0323341C" w14:textId="77777777" w:rsidTr="00626651">
        <w:tc>
          <w:tcPr>
            <w:tcW w:w="3116" w:type="dxa"/>
          </w:tcPr>
          <w:p w14:paraId="66B3CCDD" w14:textId="0BBED61D" w:rsidR="004975C3" w:rsidRPr="00903DBA" w:rsidRDefault="004975C3" w:rsidP="004975C3">
            <w:pPr>
              <w:rPr>
                <w:highlight w:val="white"/>
              </w:rPr>
            </w:pPr>
            <w:r w:rsidRPr="00903DBA">
              <w:rPr>
                <w:highlight w:val="white"/>
              </w:rPr>
              <w:t>Binary Division and Modulo</w:t>
            </w:r>
          </w:p>
        </w:tc>
        <w:tc>
          <w:tcPr>
            <w:tcW w:w="3117" w:type="dxa"/>
          </w:tcPr>
          <w:p w14:paraId="3328CBA9" w14:textId="77777777"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p w14:paraId="1AC72B5B" w14:textId="3F19E3EB" w:rsidR="004975C3" w:rsidRPr="00903DBA" w:rsidRDefault="004975C3" w:rsidP="004975C3">
            <w:pPr>
              <w:rPr>
                <w:highlight w:val="white"/>
              </w:rPr>
            </w:pPr>
            <w:proofErr w:type="spellStart"/>
            <w:r w:rsidRPr="00903DBA">
              <w:rPr>
                <w:highlight w:val="white"/>
              </w:rPr>
              <w:t>i</w:t>
            </w:r>
            <w:proofErr w:type="spellEnd"/>
            <w:r w:rsidRPr="00903DBA">
              <w:rPr>
                <w:highlight w:val="white"/>
              </w:rPr>
              <w:t xml:space="preserve"> % 1</w:t>
            </w:r>
          </w:p>
        </w:tc>
        <w:tc>
          <w:tcPr>
            <w:tcW w:w="3117" w:type="dxa"/>
          </w:tcPr>
          <w:p w14:paraId="5F4979D3" w14:textId="77777777" w:rsidR="004975C3" w:rsidRPr="00903DBA" w:rsidRDefault="004975C3" w:rsidP="004975C3">
            <w:pPr>
              <w:rPr>
                <w:highlight w:val="white"/>
              </w:rPr>
            </w:pPr>
            <w:proofErr w:type="spellStart"/>
            <w:r w:rsidRPr="00903DBA">
              <w:rPr>
                <w:highlight w:val="white"/>
              </w:rPr>
              <w:t>i</w:t>
            </w:r>
            <w:proofErr w:type="spellEnd"/>
          </w:p>
          <w:p w14:paraId="65D6F934" w14:textId="20D36A1F" w:rsidR="004975C3" w:rsidRPr="00903DBA" w:rsidRDefault="004975C3" w:rsidP="004975C3">
            <w:pPr>
              <w:rPr>
                <w:highlight w:val="white"/>
              </w:rPr>
            </w:pPr>
            <w:proofErr w:type="spellStart"/>
            <w:r w:rsidRPr="00903DBA">
              <w:rPr>
                <w:highlight w:val="white"/>
              </w:rPr>
              <w:t>i</w:t>
            </w:r>
            <w:proofErr w:type="spellEnd"/>
          </w:p>
        </w:tc>
      </w:tr>
    </w:tbl>
    <w:p w14:paraId="56232AD0" w14:textId="77777777" w:rsidR="009540AE" w:rsidRPr="00903DBA" w:rsidRDefault="009540AE" w:rsidP="00CF2F9E">
      <w:pPr>
        <w:pStyle w:val="Code"/>
        <w:rPr>
          <w:highlight w:val="white"/>
        </w:rPr>
      </w:pPr>
    </w:p>
    <w:p w14:paraId="2D3560F7" w14:textId="5A8908CB" w:rsidR="0074376E" w:rsidRPr="00903DBA" w:rsidRDefault="0074376E" w:rsidP="00CF2F9E">
      <w:pPr>
        <w:pStyle w:val="Code"/>
        <w:rPr>
          <w:highlight w:val="white"/>
        </w:rPr>
      </w:pPr>
      <w:r w:rsidRPr="00903DBA">
        <w:rPr>
          <w:highlight w:val="white"/>
        </w:rPr>
        <w:t xml:space="preserve">    private void SematicOptimization() {</w:t>
      </w:r>
    </w:p>
    <w:p w14:paraId="73D5B46D" w14:textId="77777777" w:rsidR="0074376E" w:rsidRPr="00903DBA" w:rsidRDefault="0074376E" w:rsidP="00CF2F9E">
      <w:pPr>
        <w:pStyle w:val="Code"/>
        <w:rPr>
          <w:highlight w:val="white"/>
        </w:rPr>
      </w:pPr>
      <w:r w:rsidRPr="00903DBA">
        <w:rPr>
          <w:highlight w:val="white"/>
        </w:rPr>
        <w:t xml:space="preserve">      for (int index = 0; index &lt; m_middleCodeList.Count; ++index) {</w:t>
      </w:r>
    </w:p>
    <w:p w14:paraId="6877AB7D" w14:textId="77777777" w:rsidR="0074376E" w:rsidRPr="00903DBA" w:rsidRDefault="0074376E" w:rsidP="00CF2F9E">
      <w:pPr>
        <w:pStyle w:val="Code"/>
        <w:rPr>
          <w:highlight w:val="white"/>
        </w:rPr>
      </w:pPr>
      <w:r w:rsidRPr="00903DBA">
        <w:rPr>
          <w:highlight w:val="white"/>
        </w:rPr>
        <w:t xml:space="preserve">        MiddleCode thisCode = m_middleCodeList[index];</w:t>
      </w:r>
    </w:p>
    <w:p w14:paraId="51FAB7D8" w14:textId="77777777" w:rsidR="0074376E" w:rsidRPr="00903DBA" w:rsidRDefault="0074376E" w:rsidP="00CF2F9E">
      <w:pPr>
        <w:pStyle w:val="Code"/>
        <w:rPr>
          <w:highlight w:val="white"/>
        </w:rPr>
      </w:pPr>
    </w:p>
    <w:p w14:paraId="1A6BC6B8" w14:textId="77777777" w:rsidR="0074376E" w:rsidRPr="00903DBA" w:rsidRDefault="0074376E" w:rsidP="00CF2F9E">
      <w:pPr>
        <w:pStyle w:val="Code"/>
        <w:rPr>
          <w:highlight w:val="white"/>
        </w:rPr>
      </w:pPr>
      <w:r w:rsidRPr="00903DBA">
        <w:rPr>
          <w:highlight w:val="white"/>
        </w:rPr>
        <w:t xml:space="preserve">        if (thisCode.IsBinary()) {</w:t>
      </w:r>
    </w:p>
    <w:p w14:paraId="33B32DE0" w14:textId="77777777" w:rsidR="0074376E" w:rsidRPr="00903DBA" w:rsidRDefault="0074376E" w:rsidP="00CF2F9E">
      <w:pPr>
        <w:pStyle w:val="Code"/>
        <w:rPr>
          <w:highlight w:val="white"/>
        </w:rPr>
      </w:pPr>
      <w:r w:rsidRPr="00903DBA">
        <w:rPr>
          <w:highlight w:val="white"/>
        </w:rPr>
        <w:t xml:space="preserve">          Symbol resultSymbol = (Symbol) thisCode[0],</w:t>
      </w:r>
    </w:p>
    <w:p w14:paraId="7BF3CA94" w14:textId="77777777" w:rsidR="0074376E" w:rsidRPr="00903DBA" w:rsidRDefault="0074376E" w:rsidP="00CF2F9E">
      <w:pPr>
        <w:pStyle w:val="Code"/>
        <w:rPr>
          <w:highlight w:val="white"/>
        </w:rPr>
      </w:pPr>
      <w:r w:rsidRPr="00903DBA">
        <w:rPr>
          <w:highlight w:val="white"/>
        </w:rPr>
        <w:t xml:space="preserve">                 leftSymbol = (Symbol) thisCode[1],</w:t>
      </w:r>
    </w:p>
    <w:p w14:paraId="52AF98A9" w14:textId="77777777" w:rsidR="0074376E" w:rsidRPr="00903DBA" w:rsidRDefault="0074376E" w:rsidP="00CF2F9E">
      <w:pPr>
        <w:pStyle w:val="Code"/>
        <w:rPr>
          <w:highlight w:val="white"/>
        </w:rPr>
      </w:pPr>
      <w:r w:rsidRPr="00903DBA">
        <w:rPr>
          <w:highlight w:val="white"/>
        </w:rPr>
        <w:t xml:space="preserve">                 rightSymbol = (Symbol) thisCode[2],</w:t>
      </w:r>
    </w:p>
    <w:p w14:paraId="35805FD7" w14:textId="77777777" w:rsidR="0074376E" w:rsidRPr="00903DBA" w:rsidRDefault="0074376E" w:rsidP="00CF2F9E">
      <w:pPr>
        <w:pStyle w:val="Code"/>
        <w:rPr>
          <w:highlight w:val="white"/>
        </w:rPr>
      </w:pPr>
      <w:r w:rsidRPr="00903DBA">
        <w:rPr>
          <w:highlight w:val="white"/>
        </w:rPr>
        <w:t xml:space="preserve">                 newSymbol = null;</w:t>
      </w:r>
    </w:p>
    <w:p w14:paraId="18E989C8" w14:textId="711896B3" w:rsidR="0074376E" w:rsidRPr="00903DBA" w:rsidRDefault="00CB56C2" w:rsidP="00353BA8">
      <w:pPr>
        <w:rPr>
          <w:highlight w:val="white"/>
        </w:rPr>
      </w:pPr>
      <w:r w:rsidRPr="00903DBA">
        <w:rPr>
          <w:highlight w:val="white"/>
        </w:rPr>
        <w:t xml:space="preserve">Even though the </w:t>
      </w:r>
      <w:r w:rsidRPr="00903DBA">
        <w:rPr>
          <w:rStyle w:val="KeyWord0"/>
          <w:highlight w:val="white"/>
        </w:rPr>
        <w:t>ConstantExpression</w:t>
      </w:r>
      <w:r w:rsidRPr="00903DBA">
        <w:rPr>
          <w:highlight w:val="white"/>
        </w:rPr>
        <w:t xml:space="preserve"> class evaluates all constant expressions caused by the programmer, t</w:t>
      </w:r>
      <w:r w:rsidR="005704E8" w:rsidRPr="00903DBA">
        <w:rPr>
          <w:highlight w:val="white"/>
        </w:rPr>
        <w:t xml:space="preserve">he </w:t>
      </w:r>
      <w:r w:rsidR="00353BA8" w:rsidRPr="00903DBA">
        <w:rPr>
          <w:highlight w:val="white"/>
        </w:rPr>
        <w:t xml:space="preserve">pointer </w:t>
      </w:r>
      <w:r w:rsidR="00E121ED" w:rsidRPr="00903DBA">
        <w:rPr>
          <w:highlight w:val="white"/>
        </w:rPr>
        <w:t>arithmetic</w:t>
      </w:r>
      <w:r w:rsidR="00353BA8" w:rsidRPr="00903DBA">
        <w:rPr>
          <w:highlight w:val="white"/>
        </w:rPr>
        <w:t xml:space="preserve"> during the parsing may have cause</w:t>
      </w:r>
      <w:r w:rsidRPr="00903DBA">
        <w:rPr>
          <w:highlight w:val="white"/>
        </w:rPr>
        <w:t xml:space="preserve"> more</w:t>
      </w:r>
      <w:r w:rsidR="00353BA8" w:rsidRPr="00903DBA">
        <w:rPr>
          <w:highlight w:val="white"/>
        </w:rPr>
        <w:t xml:space="preserve"> constant expression</w:t>
      </w:r>
      <w:r w:rsidRPr="00903DBA">
        <w:rPr>
          <w:highlight w:val="white"/>
        </w:rPr>
        <w:t>s</w:t>
      </w:r>
      <w:r w:rsidR="00353BA8" w:rsidRPr="00903DBA">
        <w:rPr>
          <w:highlight w:val="white"/>
        </w:rPr>
        <w:t>, expression</w:t>
      </w:r>
      <w:r w:rsidR="00EA1421" w:rsidRPr="00903DBA">
        <w:rPr>
          <w:highlight w:val="white"/>
        </w:rPr>
        <w:t>s</w:t>
      </w:r>
      <w:r w:rsidR="00353BA8" w:rsidRPr="00903DBA">
        <w:rPr>
          <w:highlight w:val="white"/>
        </w:rPr>
        <w:t xml:space="preserve"> where both operand</w:t>
      </w:r>
      <w:r w:rsidR="0086289F" w:rsidRPr="00903DBA">
        <w:rPr>
          <w:highlight w:val="white"/>
        </w:rPr>
        <w:t>s</w:t>
      </w:r>
      <w:r w:rsidR="00353BA8" w:rsidRPr="00903DBA">
        <w:rPr>
          <w:highlight w:val="white"/>
        </w:rPr>
        <w:t xml:space="preserve"> are constant values.</w:t>
      </w:r>
      <w:r w:rsidR="0086289F" w:rsidRPr="00903DBA">
        <w:rPr>
          <w:highlight w:val="white"/>
        </w:rPr>
        <w:t xml:space="preserve"> In that case </w:t>
      </w:r>
      <w:r w:rsidR="00C858E7" w:rsidRPr="00903DBA">
        <w:rPr>
          <w:highlight w:val="white"/>
        </w:rPr>
        <w:t xml:space="preserve">we </w:t>
      </w:r>
      <w:r w:rsidR="00AE2A26" w:rsidRPr="00903DBA">
        <w:rPr>
          <w:highlight w:val="white"/>
        </w:rPr>
        <w:t xml:space="preserve">call </w:t>
      </w:r>
      <w:r w:rsidR="00AE2A26" w:rsidRPr="00903DBA">
        <w:rPr>
          <w:rStyle w:val="KeyWord0"/>
          <w:highlight w:val="white"/>
        </w:rPr>
        <w:t>ArithmeticIntegral</w:t>
      </w:r>
      <w:r w:rsidR="00AE2A26" w:rsidRPr="00903DBA">
        <w:rPr>
          <w:highlight w:val="white"/>
        </w:rPr>
        <w:t xml:space="preserve"> in </w:t>
      </w:r>
      <w:r w:rsidR="00AE2A26" w:rsidRPr="00903DBA">
        <w:rPr>
          <w:rStyle w:val="KeyWord0"/>
          <w:highlight w:val="white"/>
        </w:rPr>
        <w:t>ConstantExpression</w:t>
      </w:r>
      <w:r w:rsidR="00AE2A26" w:rsidRPr="00903DBA">
        <w:rPr>
          <w:highlight w:val="white"/>
        </w:rPr>
        <w:t xml:space="preserve"> to evaluate the value of the expression.</w:t>
      </w:r>
    </w:p>
    <w:p w14:paraId="52578CDB" w14:textId="77777777" w:rsidR="0074376E" w:rsidRPr="00903DBA" w:rsidRDefault="0074376E" w:rsidP="00CF2F9E">
      <w:pPr>
        <w:pStyle w:val="Code"/>
        <w:rPr>
          <w:highlight w:val="white"/>
        </w:rPr>
      </w:pPr>
      <w:r w:rsidRPr="00903DBA">
        <w:rPr>
          <w:highlight w:val="white"/>
        </w:rPr>
        <w:t xml:space="preserve">          if ((leftSymbol.Value is BigInteger) &amp;&amp; // t0 = 2 * 3</w:t>
      </w:r>
    </w:p>
    <w:p w14:paraId="03C3872D" w14:textId="77777777" w:rsidR="0074376E" w:rsidRPr="00903DBA" w:rsidRDefault="0074376E" w:rsidP="00CF2F9E">
      <w:pPr>
        <w:pStyle w:val="Code"/>
        <w:rPr>
          <w:highlight w:val="white"/>
        </w:rPr>
      </w:pPr>
      <w:r w:rsidRPr="00903DBA">
        <w:rPr>
          <w:highlight w:val="white"/>
        </w:rPr>
        <w:t xml:space="preserve">              (rightSymbol.Value is BigInteger)) {</w:t>
      </w:r>
    </w:p>
    <w:p w14:paraId="637F73D9" w14:textId="77777777" w:rsidR="00F85DDF" w:rsidRPr="00903DBA" w:rsidRDefault="0074376E" w:rsidP="00CF2F9E">
      <w:pPr>
        <w:pStyle w:val="Code"/>
        <w:rPr>
          <w:highlight w:val="white"/>
        </w:rPr>
      </w:pPr>
      <w:r w:rsidRPr="00903DBA">
        <w:rPr>
          <w:highlight w:val="white"/>
        </w:rPr>
        <w:t xml:space="preserve">            newSymbol =</w:t>
      </w:r>
    </w:p>
    <w:p w14:paraId="4721F1FB" w14:textId="77777777" w:rsidR="00F85DDF" w:rsidRPr="00903DBA" w:rsidRDefault="00F85DDF" w:rsidP="00CF2F9E">
      <w:pPr>
        <w:pStyle w:val="Code"/>
        <w:rPr>
          <w:highlight w:val="white"/>
        </w:rPr>
      </w:pPr>
      <w:r w:rsidRPr="00903DBA">
        <w:rPr>
          <w:highlight w:val="white"/>
        </w:rPr>
        <w:t xml:space="preserve">              </w:t>
      </w:r>
      <w:r w:rsidR="0074376E" w:rsidRPr="00903DBA">
        <w:rPr>
          <w:highlight w:val="white"/>
        </w:rPr>
        <w:t>ConstantExpression.ArithmeticIntegral(thisCode.Operator,</w:t>
      </w:r>
    </w:p>
    <w:p w14:paraId="7F25861C" w14:textId="4DD62A54" w:rsidR="0074376E" w:rsidRPr="00903DBA" w:rsidRDefault="00F85DDF" w:rsidP="00CF2F9E">
      <w:pPr>
        <w:pStyle w:val="Code"/>
        <w:rPr>
          <w:highlight w:val="white"/>
        </w:rPr>
      </w:pPr>
      <w:r w:rsidRPr="00903DBA">
        <w:rPr>
          <w:highlight w:val="white"/>
        </w:rPr>
        <w:t xml:space="preserve">                                                   </w:t>
      </w:r>
      <w:r w:rsidR="0074376E" w:rsidRPr="00903DBA">
        <w:rPr>
          <w:highlight w:val="white"/>
        </w:rPr>
        <w:t xml:space="preserve"> leftSymbol, rightSymbol);</w:t>
      </w:r>
    </w:p>
    <w:p w14:paraId="5D96EC49" w14:textId="033054C6" w:rsidR="0074376E" w:rsidRPr="00903DBA" w:rsidRDefault="0074376E" w:rsidP="00CF2F9E">
      <w:pPr>
        <w:pStyle w:val="Code"/>
        <w:rPr>
          <w:highlight w:val="white"/>
        </w:rPr>
      </w:pPr>
      <w:r w:rsidRPr="00903DBA">
        <w:rPr>
          <w:highlight w:val="white"/>
        </w:rPr>
        <w:t xml:space="preserve">          }</w:t>
      </w:r>
    </w:p>
    <w:p w14:paraId="6B45C92F" w14:textId="6E6DA88F" w:rsidR="00E72B73" w:rsidRPr="00903DBA" w:rsidRDefault="00574044" w:rsidP="00E72B73">
      <w:pPr>
        <w:rPr>
          <w:highlight w:val="white"/>
        </w:rPr>
      </w:pPr>
      <w:r w:rsidRPr="00903DBA">
        <w:rPr>
          <w:highlight w:val="white"/>
        </w:rPr>
        <w:t xml:space="preserve">In case of </w:t>
      </w:r>
      <w:r w:rsidR="00510666" w:rsidRPr="00903DBA">
        <w:rPr>
          <w:highlight w:val="white"/>
        </w:rPr>
        <w:t xml:space="preserve">additions where the left </w:t>
      </w:r>
      <w:r w:rsidR="00E72B73" w:rsidRPr="00903DBA">
        <w:rPr>
          <w:highlight w:val="white"/>
        </w:rPr>
        <w:t>operand is zero</w:t>
      </w:r>
      <w:r w:rsidR="00F1481F" w:rsidRPr="00903DBA">
        <w:rPr>
          <w:highlight w:val="white"/>
        </w:rPr>
        <w:t xml:space="preserve">, </w:t>
      </w:r>
      <w:r w:rsidR="009073A9" w:rsidRPr="00903DBA">
        <w:rPr>
          <w:highlight w:val="white"/>
        </w:rPr>
        <w:t xml:space="preserve">0 + </w:t>
      </w:r>
      <w:proofErr w:type="spellStart"/>
      <w:r w:rsidR="009073A9" w:rsidRPr="00903DBA">
        <w:rPr>
          <w:highlight w:val="white"/>
        </w:rPr>
        <w:t>i</w:t>
      </w:r>
      <w:proofErr w:type="spellEnd"/>
      <w:r w:rsidR="00E72B73" w:rsidRPr="00903DBA">
        <w:rPr>
          <w:highlight w:val="white"/>
        </w:rPr>
        <w:t>, we</w:t>
      </w:r>
      <w:r w:rsidR="009073A9" w:rsidRPr="00903DBA">
        <w:rPr>
          <w:highlight w:val="white"/>
        </w:rPr>
        <w:t xml:space="preserve"> keep the right operand</w:t>
      </w:r>
      <w:r w:rsidR="00126CAB" w:rsidRPr="00903DBA">
        <w:rPr>
          <w:highlight w:val="white"/>
        </w:rPr>
        <w:t>.</w:t>
      </w:r>
    </w:p>
    <w:p w14:paraId="58E4C22D" w14:textId="77777777" w:rsidR="00E95E82" w:rsidRPr="00903DBA" w:rsidRDefault="00E95E82" w:rsidP="00E95E82">
      <w:pPr>
        <w:pStyle w:val="Code"/>
        <w:rPr>
          <w:highlight w:val="white"/>
        </w:rPr>
      </w:pPr>
      <w:r w:rsidRPr="00903DBA">
        <w:rPr>
          <w:highlight w:val="white"/>
        </w:rPr>
        <w:t xml:space="preserve">          // t0 = 0 + i</w:t>
      </w:r>
    </w:p>
    <w:p w14:paraId="5AFA2A89" w14:textId="77777777" w:rsidR="00E95E82" w:rsidRPr="00903DBA" w:rsidRDefault="00E95E82" w:rsidP="00E95E82">
      <w:pPr>
        <w:pStyle w:val="Code"/>
        <w:rPr>
          <w:highlight w:val="white"/>
        </w:rPr>
      </w:pPr>
      <w:r w:rsidRPr="00903DBA">
        <w:rPr>
          <w:highlight w:val="white"/>
        </w:rPr>
        <w:t xml:space="preserve">          else if ((thisCode.Operator == MiddleOperator.BinaryAdd) &amp;&amp;</w:t>
      </w:r>
    </w:p>
    <w:p w14:paraId="4A3EC314" w14:textId="77777777" w:rsidR="00E95E82" w:rsidRPr="00903DBA" w:rsidRDefault="00E95E82" w:rsidP="00E95E82">
      <w:pPr>
        <w:pStyle w:val="Code"/>
        <w:rPr>
          <w:highlight w:val="white"/>
        </w:rPr>
      </w:pPr>
      <w:r w:rsidRPr="00903DBA">
        <w:rPr>
          <w:highlight w:val="white"/>
        </w:rPr>
        <w:t xml:space="preserve">                    (leftSymbol.Value is BigInteger) &amp;&amp;</w:t>
      </w:r>
    </w:p>
    <w:p w14:paraId="64CEB306" w14:textId="77777777" w:rsidR="00E95E82" w:rsidRPr="00903DBA" w:rsidRDefault="00E95E82" w:rsidP="00E95E82">
      <w:pPr>
        <w:pStyle w:val="Code"/>
        <w:rPr>
          <w:highlight w:val="white"/>
        </w:rPr>
      </w:pPr>
      <w:r w:rsidRPr="00903DBA">
        <w:rPr>
          <w:highlight w:val="white"/>
        </w:rPr>
        <w:t xml:space="preserve">                    (leftSymbol.Value.Equals(BigInteger.Zero))) {</w:t>
      </w:r>
    </w:p>
    <w:p w14:paraId="68B6E86F" w14:textId="77777777" w:rsidR="00E95E82" w:rsidRPr="00903DBA" w:rsidRDefault="00E95E82" w:rsidP="00E95E82">
      <w:pPr>
        <w:pStyle w:val="Code"/>
        <w:rPr>
          <w:highlight w:val="white"/>
        </w:rPr>
      </w:pPr>
      <w:r w:rsidRPr="00903DBA">
        <w:rPr>
          <w:highlight w:val="white"/>
        </w:rPr>
        <w:t xml:space="preserve">            newSymbol = rightSymbol;</w:t>
      </w:r>
    </w:p>
    <w:p w14:paraId="4BFFE2CF" w14:textId="77777777" w:rsidR="00E95E82" w:rsidRPr="00903DBA" w:rsidRDefault="00E95E82" w:rsidP="00E95E82">
      <w:pPr>
        <w:pStyle w:val="Code"/>
        <w:rPr>
          <w:highlight w:val="white"/>
        </w:rPr>
      </w:pPr>
      <w:r w:rsidRPr="00903DBA">
        <w:rPr>
          <w:highlight w:val="white"/>
        </w:rPr>
        <w:t xml:space="preserve">          }</w:t>
      </w:r>
    </w:p>
    <w:p w14:paraId="31DF9BA3" w14:textId="4B164A76" w:rsidR="009B4D04" w:rsidRPr="00903DBA" w:rsidRDefault="009B4D04" w:rsidP="009B4D04">
      <w:pPr>
        <w:pStyle w:val="Code"/>
        <w:rPr>
          <w:highlight w:val="white"/>
        </w:rPr>
      </w:pPr>
      <w:r w:rsidRPr="00903DBA">
        <w:rPr>
          <w:highlight w:val="white"/>
        </w:rPr>
        <w:t xml:space="preserve">          // t0 = 0 - </w:t>
      </w:r>
      <w:r w:rsidR="00E71EA6" w:rsidRPr="00903DBA">
        <w:rPr>
          <w:highlight w:val="white"/>
        </w:rPr>
        <w:t>i; t0 = -i</w:t>
      </w:r>
    </w:p>
    <w:p w14:paraId="6A62772E" w14:textId="4C9859C3" w:rsidR="009B4D04" w:rsidRPr="00903DBA" w:rsidRDefault="009B4D04" w:rsidP="009B4D04">
      <w:pPr>
        <w:pStyle w:val="Code"/>
        <w:rPr>
          <w:highlight w:val="white"/>
        </w:rPr>
      </w:pPr>
      <w:r w:rsidRPr="00903DBA">
        <w:rPr>
          <w:highlight w:val="white"/>
        </w:rPr>
        <w:t xml:space="preserve">          else if ((thisCode.Operator == MiddleOperator.BinarySubtract) &amp;&amp;</w:t>
      </w:r>
    </w:p>
    <w:p w14:paraId="5E831E0A" w14:textId="77777777" w:rsidR="009B4D04" w:rsidRPr="00903DBA" w:rsidRDefault="009B4D04" w:rsidP="009B4D04">
      <w:pPr>
        <w:pStyle w:val="Code"/>
        <w:rPr>
          <w:highlight w:val="white"/>
        </w:rPr>
      </w:pPr>
      <w:r w:rsidRPr="00903DBA">
        <w:rPr>
          <w:highlight w:val="white"/>
        </w:rPr>
        <w:t xml:space="preserve">                    (leftSymbol.Value is BigInteger) &amp;&amp;</w:t>
      </w:r>
    </w:p>
    <w:p w14:paraId="5D95BECA" w14:textId="2E8FFB13" w:rsidR="00090FA4" w:rsidRPr="00903DBA" w:rsidRDefault="009B4D04" w:rsidP="009B4D04">
      <w:pPr>
        <w:pStyle w:val="Code"/>
        <w:rPr>
          <w:highlight w:val="white"/>
        </w:rPr>
      </w:pPr>
      <w:r w:rsidRPr="00903DBA">
        <w:rPr>
          <w:highlight w:val="white"/>
        </w:rPr>
        <w:lastRenderedPageBreak/>
        <w:t xml:space="preserve">                    (leftSymbol.Value.Equals(BigInteger.Zero))) {</w:t>
      </w:r>
    </w:p>
    <w:p w14:paraId="649FC318" w14:textId="25AC0C6D" w:rsidR="00090FA4" w:rsidRPr="00903DBA" w:rsidRDefault="00090FA4" w:rsidP="009B4D04">
      <w:pPr>
        <w:pStyle w:val="Code"/>
        <w:rPr>
          <w:highlight w:val="white"/>
        </w:rPr>
      </w:pPr>
      <w:r w:rsidRPr="00903DBA">
        <w:rPr>
          <w:highlight w:val="white"/>
        </w:rPr>
        <w:t xml:space="preserve">            thisCode.Operator = MiddleOperator.UnarySubtract;</w:t>
      </w:r>
    </w:p>
    <w:p w14:paraId="546570FC" w14:textId="210EFE98" w:rsidR="00992CE2" w:rsidRPr="00903DBA" w:rsidRDefault="00992CE2" w:rsidP="009B4D04">
      <w:pPr>
        <w:pStyle w:val="Code"/>
        <w:rPr>
          <w:highlight w:val="white"/>
        </w:rPr>
      </w:pPr>
      <w:r w:rsidRPr="00903DBA">
        <w:rPr>
          <w:highlight w:val="white"/>
        </w:rPr>
        <w:t xml:space="preserve">            thisCode[</w:t>
      </w:r>
      <w:r w:rsidR="00E71EA6" w:rsidRPr="00903DBA">
        <w:rPr>
          <w:highlight w:val="white"/>
        </w:rPr>
        <w:t>0] = thisCode[1];</w:t>
      </w:r>
    </w:p>
    <w:p w14:paraId="0CC2404B" w14:textId="6E4B2AF3" w:rsidR="00E71EA6" w:rsidRPr="00903DBA" w:rsidRDefault="00E71EA6" w:rsidP="00E71EA6">
      <w:pPr>
        <w:pStyle w:val="Code"/>
        <w:rPr>
          <w:highlight w:val="white"/>
        </w:rPr>
      </w:pPr>
      <w:r w:rsidRPr="00903DBA">
        <w:rPr>
          <w:highlight w:val="white"/>
        </w:rPr>
        <w:t xml:space="preserve">            thisCode[1] = null;</w:t>
      </w:r>
    </w:p>
    <w:p w14:paraId="1315D61B" w14:textId="77777777" w:rsidR="009B4D04" w:rsidRPr="00903DBA" w:rsidRDefault="009B4D04" w:rsidP="009B4D04">
      <w:pPr>
        <w:pStyle w:val="Code"/>
        <w:rPr>
          <w:highlight w:val="white"/>
        </w:rPr>
      </w:pPr>
      <w:r w:rsidRPr="00903DBA">
        <w:rPr>
          <w:highlight w:val="white"/>
        </w:rPr>
        <w:t xml:space="preserve">          }</w:t>
      </w:r>
    </w:p>
    <w:p w14:paraId="5F9B2BA3" w14:textId="628195CD" w:rsidR="00D70966" w:rsidRPr="00903DBA" w:rsidRDefault="00060CEA" w:rsidP="00126CAB">
      <w:pPr>
        <w:rPr>
          <w:highlight w:val="white"/>
        </w:rPr>
      </w:pPr>
      <w:r w:rsidRPr="00903DBA">
        <w:rPr>
          <w:highlight w:val="white"/>
        </w:rPr>
        <w:t xml:space="preserve">In case of additions or subtractions where the </w:t>
      </w:r>
      <w:r w:rsidR="009C25B9" w:rsidRPr="00903DBA">
        <w:rPr>
          <w:highlight w:val="white"/>
        </w:rPr>
        <w:t>right</w:t>
      </w:r>
      <w:r w:rsidRPr="00903DBA">
        <w:rPr>
          <w:highlight w:val="white"/>
        </w:rPr>
        <w:t xml:space="preserve"> operand is zero, </w:t>
      </w:r>
      <w:proofErr w:type="spellStart"/>
      <w:r w:rsidR="009C25B9" w:rsidRPr="00903DBA">
        <w:rPr>
          <w:highlight w:val="white"/>
        </w:rPr>
        <w:t>i</w:t>
      </w:r>
      <w:proofErr w:type="spellEnd"/>
      <w:r w:rsidR="009C25B9" w:rsidRPr="00903DBA">
        <w:rPr>
          <w:highlight w:val="white"/>
        </w:rPr>
        <w:t xml:space="preserve"> + 0 or </w:t>
      </w:r>
      <w:proofErr w:type="spellStart"/>
      <w:r w:rsidR="009C25B9" w:rsidRPr="00903DBA">
        <w:rPr>
          <w:highlight w:val="white"/>
        </w:rPr>
        <w:t>i</w:t>
      </w:r>
      <w:proofErr w:type="spellEnd"/>
      <w:r w:rsidR="009C25B9" w:rsidRPr="00903DBA">
        <w:rPr>
          <w:highlight w:val="white"/>
        </w:rPr>
        <w:t xml:space="preserve"> - 0</w:t>
      </w:r>
      <w:r w:rsidRPr="00903DBA">
        <w:rPr>
          <w:highlight w:val="white"/>
        </w:rPr>
        <w:t xml:space="preserve">, we keep the </w:t>
      </w:r>
      <w:r w:rsidR="009C25B9" w:rsidRPr="00903DBA">
        <w:rPr>
          <w:highlight w:val="white"/>
        </w:rPr>
        <w:t>left</w:t>
      </w:r>
      <w:r w:rsidRPr="00903DBA">
        <w:rPr>
          <w:highlight w:val="white"/>
        </w:rPr>
        <w:t xml:space="preserve"> operand</w:t>
      </w:r>
      <w:r w:rsidR="00126CAB" w:rsidRPr="00903DBA">
        <w:rPr>
          <w:highlight w:val="white"/>
        </w:rPr>
        <w:t>.</w:t>
      </w:r>
    </w:p>
    <w:p w14:paraId="2405C0AD" w14:textId="72D6B690" w:rsidR="00B46D8D" w:rsidRPr="00903DBA" w:rsidRDefault="00B46D8D" w:rsidP="00B46D8D">
      <w:pPr>
        <w:pStyle w:val="Code"/>
        <w:rPr>
          <w:highlight w:val="white"/>
        </w:rPr>
      </w:pPr>
      <w:r w:rsidRPr="00903DBA">
        <w:rPr>
          <w:highlight w:val="white"/>
        </w:rPr>
        <w:t xml:space="preserve">          // t0 = i + 0</w:t>
      </w:r>
    </w:p>
    <w:p w14:paraId="6D9123FA" w14:textId="0BA277B3" w:rsidR="00B46D8D" w:rsidRPr="00903DBA" w:rsidRDefault="00B46D8D" w:rsidP="00B46D8D">
      <w:pPr>
        <w:pStyle w:val="Code"/>
        <w:rPr>
          <w:highlight w:val="white"/>
        </w:rPr>
      </w:pPr>
      <w:r w:rsidRPr="00903DBA">
        <w:rPr>
          <w:highlight w:val="white"/>
        </w:rPr>
        <w:t xml:space="preserve">          // t0 = i - 0</w:t>
      </w:r>
    </w:p>
    <w:p w14:paraId="38DDCC6D" w14:textId="11E14F0E" w:rsidR="0074376E" w:rsidRPr="00903DBA" w:rsidRDefault="00B46D8D" w:rsidP="00CF2F9E">
      <w:pPr>
        <w:pStyle w:val="Code"/>
        <w:rPr>
          <w:highlight w:val="white"/>
        </w:rPr>
      </w:pPr>
      <w:r w:rsidRPr="00903DBA">
        <w:rPr>
          <w:highlight w:val="white"/>
        </w:rPr>
        <w:t xml:space="preserve">        </w:t>
      </w:r>
      <w:r w:rsidR="0074376E" w:rsidRPr="00903DBA">
        <w:rPr>
          <w:highlight w:val="white"/>
        </w:rPr>
        <w:t xml:space="preserve"> </w:t>
      </w:r>
      <w:r w:rsidRPr="00903DBA">
        <w:rPr>
          <w:highlight w:val="white"/>
        </w:rPr>
        <w:t xml:space="preserve"> </w:t>
      </w:r>
      <w:r w:rsidR="0074376E" w:rsidRPr="00903DBA">
        <w:rPr>
          <w:highlight w:val="white"/>
        </w:rPr>
        <w:t>else if (((thisCode.Operator == MiddleOperator.BinaryAdd) ||</w:t>
      </w:r>
    </w:p>
    <w:p w14:paraId="2FF84A9D" w14:textId="186529E3" w:rsidR="0074376E" w:rsidRPr="00903DBA" w:rsidRDefault="0074376E" w:rsidP="00CF2F9E">
      <w:pPr>
        <w:pStyle w:val="Code"/>
        <w:rPr>
          <w:highlight w:val="white"/>
        </w:rPr>
      </w:pPr>
      <w:r w:rsidRPr="00903DBA">
        <w:rPr>
          <w:highlight w:val="white"/>
        </w:rPr>
        <w:t xml:space="preserve">                    (thisCode.Operator == MiddleOperator.BinarySubtract)) &amp;&amp;</w:t>
      </w:r>
    </w:p>
    <w:p w14:paraId="63533AC8" w14:textId="77777777" w:rsidR="0074376E" w:rsidRPr="00903DBA" w:rsidRDefault="0074376E" w:rsidP="00CF2F9E">
      <w:pPr>
        <w:pStyle w:val="Code"/>
        <w:rPr>
          <w:highlight w:val="white"/>
        </w:rPr>
      </w:pPr>
      <w:r w:rsidRPr="00903DBA">
        <w:rPr>
          <w:highlight w:val="white"/>
        </w:rPr>
        <w:t xml:space="preserve">                    (rightSymbol.Value is BigInteger) &amp;&amp;</w:t>
      </w:r>
    </w:p>
    <w:p w14:paraId="0B02EB05" w14:textId="77777777" w:rsidR="0074376E" w:rsidRPr="00903DBA" w:rsidRDefault="0074376E" w:rsidP="00CF2F9E">
      <w:pPr>
        <w:pStyle w:val="Code"/>
        <w:rPr>
          <w:highlight w:val="white"/>
        </w:rPr>
      </w:pPr>
      <w:r w:rsidRPr="00903DBA">
        <w:rPr>
          <w:highlight w:val="white"/>
        </w:rPr>
        <w:t xml:space="preserve">                    (rightSymbol.Value.Equals(BigInteger.Zero))) {</w:t>
      </w:r>
    </w:p>
    <w:p w14:paraId="09FEC290" w14:textId="77777777" w:rsidR="0074376E" w:rsidRPr="00903DBA" w:rsidRDefault="0074376E" w:rsidP="00CF2F9E">
      <w:pPr>
        <w:pStyle w:val="Code"/>
        <w:rPr>
          <w:highlight w:val="white"/>
        </w:rPr>
      </w:pPr>
      <w:r w:rsidRPr="00903DBA">
        <w:rPr>
          <w:highlight w:val="white"/>
        </w:rPr>
        <w:t xml:space="preserve">            newSymbol = leftSymbol;</w:t>
      </w:r>
    </w:p>
    <w:p w14:paraId="0D7AB414" w14:textId="77777777" w:rsidR="0074376E" w:rsidRPr="00903DBA" w:rsidRDefault="0074376E" w:rsidP="00CF2F9E">
      <w:pPr>
        <w:pStyle w:val="Code"/>
        <w:rPr>
          <w:highlight w:val="white"/>
        </w:rPr>
      </w:pPr>
      <w:r w:rsidRPr="00903DBA">
        <w:rPr>
          <w:highlight w:val="white"/>
        </w:rPr>
        <w:t xml:space="preserve">          }</w:t>
      </w:r>
    </w:p>
    <w:p w14:paraId="1B2172B7" w14:textId="2489476E" w:rsidR="0000182D" w:rsidRPr="00903DBA" w:rsidRDefault="0000182D" w:rsidP="0000182D">
      <w:pPr>
        <w:rPr>
          <w:highlight w:val="white"/>
        </w:rPr>
      </w:pPr>
      <w:r w:rsidRPr="00903DBA">
        <w:rPr>
          <w:highlight w:val="white"/>
        </w:rPr>
        <w:t xml:space="preserve">In case of </w:t>
      </w:r>
      <w:r w:rsidR="00131061" w:rsidRPr="00903DBA">
        <w:rPr>
          <w:highlight w:val="white"/>
        </w:rPr>
        <w:t xml:space="preserve">multiplications where </w:t>
      </w:r>
      <w:r w:rsidRPr="00903DBA">
        <w:rPr>
          <w:highlight w:val="white"/>
        </w:rPr>
        <w:t xml:space="preserve">the </w:t>
      </w:r>
      <w:r w:rsidR="001539F5" w:rsidRPr="00903DBA">
        <w:rPr>
          <w:highlight w:val="white"/>
        </w:rPr>
        <w:t>left</w:t>
      </w:r>
      <w:r w:rsidRPr="00903DBA">
        <w:rPr>
          <w:highlight w:val="white"/>
        </w:rPr>
        <w:t xml:space="preserve"> operand is zero, </w:t>
      </w:r>
      <w:r w:rsidR="001539F5" w:rsidRPr="00903DBA">
        <w:rPr>
          <w:highlight w:val="white"/>
        </w:rPr>
        <w:t>the result is zero.</w:t>
      </w:r>
    </w:p>
    <w:p w14:paraId="03590D85" w14:textId="7ACFE241" w:rsidR="00B46D8D" w:rsidRPr="00903DBA" w:rsidRDefault="00B46D8D" w:rsidP="00B46D8D">
      <w:pPr>
        <w:pStyle w:val="Code"/>
        <w:rPr>
          <w:highlight w:val="white"/>
        </w:rPr>
      </w:pPr>
      <w:r w:rsidRPr="00903DBA">
        <w:rPr>
          <w:highlight w:val="white"/>
        </w:rPr>
        <w:t xml:space="preserve">          // t0 = 0 * i</w:t>
      </w:r>
    </w:p>
    <w:p w14:paraId="375B2BB9" w14:textId="0D655420" w:rsidR="0074376E" w:rsidRPr="00903DBA" w:rsidRDefault="0074376E" w:rsidP="00CF2F9E">
      <w:pPr>
        <w:pStyle w:val="Code"/>
        <w:rPr>
          <w:highlight w:val="white"/>
        </w:rPr>
      </w:pPr>
      <w:r w:rsidRPr="00903DBA">
        <w:rPr>
          <w:highlight w:val="white"/>
        </w:rPr>
        <w:t xml:space="preserve">          else if (((thisCode.Operator == MiddleOperator.SignedMultiply) ||</w:t>
      </w:r>
    </w:p>
    <w:p w14:paraId="3FA9247C"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56E97F70" w14:textId="77777777" w:rsidR="0074376E" w:rsidRPr="00903DBA" w:rsidRDefault="0074376E" w:rsidP="00CF2F9E">
      <w:pPr>
        <w:pStyle w:val="Code"/>
        <w:rPr>
          <w:highlight w:val="white"/>
        </w:rPr>
      </w:pPr>
      <w:r w:rsidRPr="00903DBA">
        <w:rPr>
          <w:highlight w:val="white"/>
        </w:rPr>
        <w:t xml:space="preserve">                    (leftSymbol.Value is BigInteger) &amp;&amp;</w:t>
      </w:r>
    </w:p>
    <w:p w14:paraId="56CAD616" w14:textId="77777777" w:rsidR="0074376E" w:rsidRPr="00903DBA" w:rsidRDefault="0074376E" w:rsidP="00CF2F9E">
      <w:pPr>
        <w:pStyle w:val="Code"/>
        <w:rPr>
          <w:highlight w:val="white"/>
        </w:rPr>
      </w:pPr>
      <w:r w:rsidRPr="00903DBA">
        <w:rPr>
          <w:highlight w:val="white"/>
        </w:rPr>
        <w:t xml:space="preserve">                    (leftSymbol.Value.Equals(BigInteger.Zero))) {</w:t>
      </w:r>
    </w:p>
    <w:p w14:paraId="3E83E122"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6460B8B4" w14:textId="77777777" w:rsidR="0074376E" w:rsidRPr="00903DBA" w:rsidRDefault="0074376E" w:rsidP="00CF2F9E">
      <w:pPr>
        <w:pStyle w:val="Code"/>
        <w:rPr>
          <w:highlight w:val="white"/>
        </w:rPr>
      </w:pPr>
      <w:r w:rsidRPr="00903DBA">
        <w:rPr>
          <w:highlight w:val="white"/>
        </w:rPr>
        <w:t xml:space="preserve">          }</w:t>
      </w:r>
    </w:p>
    <w:p w14:paraId="503DDA4F" w14:textId="02C6A93D" w:rsidR="001539F5" w:rsidRPr="00903DBA" w:rsidRDefault="001539F5" w:rsidP="001539F5">
      <w:pPr>
        <w:rPr>
          <w:highlight w:val="white"/>
        </w:rPr>
      </w:pPr>
      <w:r w:rsidRPr="00903DBA">
        <w:rPr>
          <w:highlight w:val="white"/>
        </w:rPr>
        <w:t>In case of multiplications where the left operand is one, we keep the right operand.</w:t>
      </w:r>
    </w:p>
    <w:p w14:paraId="56EC3C71" w14:textId="2DB40C86" w:rsidR="00B46D8D" w:rsidRPr="00903DBA" w:rsidRDefault="00B46D8D" w:rsidP="00B46D8D">
      <w:pPr>
        <w:pStyle w:val="Code"/>
        <w:rPr>
          <w:highlight w:val="white"/>
        </w:rPr>
      </w:pPr>
      <w:r w:rsidRPr="00903DBA">
        <w:rPr>
          <w:highlight w:val="white"/>
        </w:rPr>
        <w:t xml:space="preserve">          // t0 = 1 * i</w:t>
      </w:r>
    </w:p>
    <w:p w14:paraId="6D9ACC0C" w14:textId="568F6A42" w:rsidR="0074376E" w:rsidRPr="00903DBA" w:rsidRDefault="0074376E" w:rsidP="00CF2F9E">
      <w:pPr>
        <w:pStyle w:val="Code"/>
        <w:rPr>
          <w:highlight w:val="white"/>
        </w:rPr>
      </w:pPr>
      <w:r w:rsidRPr="00903DBA">
        <w:rPr>
          <w:highlight w:val="white"/>
        </w:rPr>
        <w:t xml:space="preserve">          else if (((thisCode.Operator == MiddleOperator.SignedMultiply) ||</w:t>
      </w:r>
    </w:p>
    <w:p w14:paraId="6692CF75"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292DB94F" w14:textId="77777777" w:rsidR="0074376E" w:rsidRPr="00903DBA" w:rsidRDefault="0074376E" w:rsidP="00CF2F9E">
      <w:pPr>
        <w:pStyle w:val="Code"/>
        <w:rPr>
          <w:highlight w:val="white"/>
        </w:rPr>
      </w:pPr>
      <w:r w:rsidRPr="00903DBA">
        <w:rPr>
          <w:highlight w:val="white"/>
        </w:rPr>
        <w:t xml:space="preserve">                    (leftSymbol.Value is BigInteger) &amp;&amp;</w:t>
      </w:r>
    </w:p>
    <w:p w14:paraId="5A2AE490" w14:textId="77777777" w:rsidR="0074376E" w:rsidRPr="00903DBA" w:rsidRDefault="0074376E" w:rsidP="00CF2F9E">
      <w:pPr>
        <w:pStyle w:val="Code"/>
        <w:rPr>
          <w:highlight w:val="white"/>
        </w:rPr>
      </w:pPr>
      <w:r w:rsidRPr="00903DBA">
        <w:rPr>
          <w:highlight w:val="white"/>
        </w:rPr>
        <w:t xml:space="preserve">                    (leftSymbol.Value.Equals(BigInteger.One))) {</w:t>
      </w:r>
    </w:p>
    <w:p w14:paraId="3A8F527D" w14:textId="77777777" w:rsidR="0074376E" w:rsidRPr="00903DBA" w:rsidRDefault="0074376E" w:rsidP="00CF2F9E">
      <w:pPr>
        <w:pStyle w:val="Code"/>
        <w:rPr>
          <w:highlight w:val="white"/>
        </w:rPr>
      </w:pPr>
      <w:r w:rsidRPr="00903DBA">
        <w:rPr>
          <w:highlight w:val="white"/>
        </w:rPr>
        <w:t xml:space="preserve">            newSymbol = rightSymbol;</w:t>
      </w:r>
    </w:p>
    <w:p w14:paraId="275C47A6" w14:textId="77777777" w:rsidR="0074376E" w:rsidRPr="00903DBA" w:rsidRDefault="0074376E" w:rsidP="00CF2F9E">
      <w:pPr>
        <w:pStyle w:val="Code"/>
        <w:rPr>
          <w:highlight w:val="white"/>
        </w:rPr>
      </w:pPr>
      <w:r w:rsidRPr="00903DBA">
        <w:rPr>
          <w:highlight w:val="white"/>
        </w:rPr>
        <w:t xml:space="preserve">          }</w:t>
      </w:r>
    </w:p>
    <w:p w14:paraId="7D9F7B58" w14:textId="54600A78" w:rsidR="004F19B5" w:rsidRPr="00903DBA" w:rsidRDefault="004F19B5" w:rsidP="004F19B5">
      <w:pPr>
        <w:rPr>
          <w:highlight w:val="white"/>
        </w:rPr>
      </w:pPr>
      <w:r w:rsidRPr="00903DBA">
        <w:rPr>
          <w:highlight w:val="white"/>
        </w:rPr>
        <w:t xml:space="preserve">In case of multiplications where the </w:t>
      </w:r>
      <w:r w:rsidR="00731F9D" w:rsidRPr="00903DBA">
        <w:rPr>
          <w:highlight w:val="white"/>
        </w:rPr>
        <w:t>right</w:t>
      </w:r>
      <w:r w:rsidRPr="00903DBA">
        <w:rPr>
          <w:highlight w:val="white"/>
        </w:rPr>
        <w:t xml:space="preserve"> operand is </w:t>
      </w:r>
      <w:r w:rsidR="00731F9D" w:rsidRPr="00903DBA">
        <w:rPr>
          <w:highlight w:val="white"/>
        </w:rPr>
        <w:t>zero, the result is zero.</w:t>
      </w:r>
    </w:p>
    <w:p w14:paraId="1C7E8D24" w14:textId="29CFAB23" w:rsidR="00B17BCC" w:rsidRPr="00903DBA" w:rsidRDefault="00B17BCC" w:rsidP="00CF2F9E">
      <w:pPr>
        <w:pStyle w:val="Code"/>
        <w:rPr>
          <w:highlight w:val="white"/>
        </w:rPr>
      </w:pPr>
      <w:r w:rsidRPr="00903DBA">
        <w:rPr>
          <w:highlight w:val="white"/>
        </w:rPr>
        <w:t xml:space="preserve">          // t0 = i * 0</w:t>
      </w:r>
    </w:p>
    <w:p w14:paraId="1A3574AA" w14:textId="010AF5A6" w:rsidR="0074376E" w:rsidRPr="00903DBA" w:rsidRDefault="0074376E" w:rsidP="00CF2F9E">
      <w:pPr>
        <w:pStyle w:val="Code"/>
        <w:rPr>
          <w:highlight w:val="white"/>
        </w:rPr>
      </w:pPr>
      <w:r w:rsidRPr="00903DBA">
        <w:rPr>
          <w:highlight w:val="white"/>
        </w:rPr>
        <w:t xml:space="preserve">          else if (((thisCode.Operator == MiddleOperator.SignedMultiply) ||</w:t>
      </w:r>
    </w:p>
    <w:p w14:paraId="0FC94A91" w14:textId="77777777" w:rsidR="0074376E" w:rsidRPr="00903DBA" w:rsidRDefault="0074376E" w:rsidP="00CF2F9E">
      <w:pPr>
        <w:pStyle w:val="Code"/>
        <w:rPr>
          <w:highlight w:val="white"/>
        </w:rPr>
      </w:pPr>
      <w:r w:rsidRPr="00903DBA">
        <w:rPr>
          <w:highlight w:val="white"/>
        </w:rPr>
        <w:t xml:space="preserve">                    (thisCode.Operator == MiddleOperator.UnsignedMultiply)) &amp;&amp;</w:t>
      </w:r>
    </w:p>
    <w:p w14:paraId="383E67FB" w14:textId="77777777" w:rsidR="0074376E" w:rsidRPr="00903DBA" w:rsidRDefault="0074376E" w:rsidP="00CF2F9E">
      <w:pPr>
        <w:pStyle w:val="Code"/>
        <w:rPr>
          <w:highlight w:val="white"/>
        </w:rPr>
      </w:pPr>
      <w:r w:rsidRPr="00903DBA">
        <w:rPr>
          <w:highlight w:val="white"/>
        </w:rPr>
        <w:t xml:space="preserve">                    (rightSymbol.Value is BigInteger) &amp;&amp;</w:t>
      </w:r>
    </w:p>
    <w:p w14:paraId="4D27D0B7" w14:textId="77777777" w:rsidR="0074376E" w:rsidRPr="00903DBA" w:rsidRDefault="0074376E" w:rsidP="00CF2F9E">
      <w:pPr>
        <w:pStyle w:val="Code"/>
        <w:rPr>
          <w:highlight w:val="white"/>
        </w:rPr>
      </w:pPr>
      <w:r w:rsidRPr="00903DBA">
        <w:rPr>
          <w:highlight w:val="white"/>
        </w:rPr>
        <w:t xml:space="preserve">                    (rightSymbol.Value.Equals(BigInteger.Zero))) {</w:t>
      </w:r>
    </w:p>
    <w:p w14:paraId="0B7ECFBB" w14:textId="77777777" w:rsidR="0074376E" w:rsidRPr="00903DBA" w:rsidRDefault="0074376E" w:rsidP="00CF2F9E">
      <w:pPr>
        <w:pStyle w:val="Code"/>
        <w:rPr>
          <w:highlight w:val="white"/>
        </w:rPr>
      </w:pPr>
      <w:r w:rsidRPr="00903DBA">
        <w:rPr>
          <w:highlight w:val="white"/>
        </w:rPr>
        <w:t xml:space="preserve">            newSymbol = new Symbol(resultSymbol.Type, BigInteger.Zero);</w:t>
      </w:r>
    </w:p>
    <w:p w14:paraId="1AF3E4D8" w14:textId="77777777" w:rsidR="0074376E" w:rsidRPr="00903DBA" w:rsidRDefault="0074376E" w:rsidP="00CF2F9E">
      <w:pPr>
        <w:pStyle w:val="Code"/>
        <w:rPr>
          <w:highlight w:val="white"/>
        </w:rPr>
      </w:pPr>
      <w:r w:rsidRPr="00903DBA">
        <w:rPr>
          <w:highlight w:val="white"/>
        </w:rPr>
        <w:t xml:space="preserve">          }</w:t>
      </w:r>
    </w:p>
    <w:p w14:paraId="0B780421" w14:textId="006674F7" w:rsidR="00CB32DC" w:rsidRPr="00903DBA" w:rsidRDefault="00CB32DC" w:rsidP="00CB32DC">
      <w:pPr>
        <w:rPr>
          <w:highlight w:val="white"/>
        </w:rPr>
      </w:pPr>
      <w:r w:rsidRPr="00903DBA">
        <w:rPr>
          <w:highlight w:val="white"/>
        </w:rPr>
        <w:t>In case of multiplications or division where the right operand is one, we keep the left operand.</w:t>
      </w:r>
    </w:p>
    <w:p w14:paraId="4B2435F5" w14:textId="5AF73C2B" w:rsidR="0008100D" w:rsidRPr="00903DBA" w:rsidRDefault="0008100D" w:rsidP="00CF2F9E">
      <w:pPr>
        <w:pStyle w:val="Code"/>
        <w:rPr>
          <w:highlight w:val="white"/>
        </w:rPr>
      </w:pPr>
      <w:r w:rsidRPr="00903DBA">
        <w:rPr>
          <w:highlight w:val="white"/>
        </w:rPr>
        <w:t xml:space="preserve">          // t0 = i * 1</w:t>
      </w:r>
    </w:p>
    <w:p w14:paraId="601A2711" w14:textId="59CC34C1" w:rsidR="0008100D" w:rsidRPr="00903DBA" w:rsidRDefault="0008100D" w:rsidP="00CF2F9E">
      <w:pPr>
        <w:pStyle w:val="Code"/>
        <w:rPr>
          <w:highlight w:val="white"/>
        </w:rPr>
      </w:pPr>
      <w:r w:rsidRPr="00903DBA">
        <w:rPr>
          <w:highlight w:val="white"/>
        </w:rPr>
        <w:t xml:space="preserve">          // t0 = i / 1</w:t>
      </w:r>
    </w:p>
    <w:p w14:paraId="199EF6E2" w14:textId="38345817" w:rsidR="0074376E" w:rsidRPr="00903DBA" w:rsidRDefault="0074376E" w:rsidP="00CF2F9E">
      <w:pPr>
        <w:pStyle w:val="Code"/>
        <w:rPr>
          <w:highlight w:val="white"/>
        </w:rPr>
      </w:pPr>
      <w:r w:rsidRPr="00903DBA">
        <w:rPr>
          <w:highlight w:val="white"/>
        </w:rPr>
        <w:t xml:space="preserve">          else if (((thisCode.Operator == MiddleOperator.SignedMultiply) ||</w:t>
      </w:r>
    </w:p>
    <w:p w14:paraId="0271E95D" w14:textId="3DBC1A0D" w:rsidR="0074376E" w:rsidRPr="00903DBA" w:rsidRDefault="0074376E" w:rsidP="00CF2F9E">
      <w:pPr>
        <w:pStyle w:val="Code"/>
        <w:rPr>
          <w:highlight w:val="white"/>
        </w:rPr>
      </w:pPr>
      <w:r w:rsidRPr="00903DBA">
        <w:rPr>
          <w:highlight w:val="white"/>
        </w:rPr>
        <w:t xml:space="preserve">                    (thisCode.Operator == MiddleOperator.UnsignedMultiply) ||</w:t>
      </w:r>
    </w:p>
    <w:p w14:paraId="4A3B9DE2" w14:textId="77777777" w:rsidR="00C54B67" w:rsidRPr="00903DBA" w:rsidRDefault="00C54B67" w:rsidP="00C54B67">
      <w:pPr>
        <w:pStyle w:val="Code"/>
        <w:rPr>
          <w:highlight w:val="white"/>
        </w:rPr>
      </w:pPr>
      <w:r w:rsidRPr="00903DBA">
        <w:rPr>
          <w:highlight w:val="white"/>
        </w:rPr>
        <w:t xml:space="preserve">                    (thisCode.Operator == MiddleOperator.SignedDivide) ||</w:t>
      </w:r>
    </w:p>
    <w:p w14:paraId="6C24D23F" w14:textId="3E6F5A38" w:rsidR="00C54B67" w:rsidRPr="00903DBA" w:rsidRDefault="00C54B67" w:rsidP="00C54B67">
      <w:pPr>
        <w:pStyle w:val="Code"/>
        <w:rPr>
          <w:highlight w:val="white"/>
        </w:rPr>
      </w:pPr>
      <w:r w:rsidRPr="00903DBA">
        <w:rPr>
          <w:highlight w:val="white"/>
        </w:rPr>
        <w:t xml:space="preserve">                    (thisCode.Operator == MiddleOperator.UnsignedDivide) ||</w:t>
      </w:r>
    </w:p>
    <w:p w14:paraId="5BA2B159" w14:textId="2669FCF8" w:rsidR="00C54B67" w:rsidRPr="00903DBA" w:rsidRDefault="00C54B67" w:rsidP="00C54B67">
      <w:pPr>
        <w:pStyle w:val="Code"/>
        <w:rPr>
          <w:highlight w:val="white"/>
        </w:rPr>
      </w:pPr>
      <w:r w:rsidRPr="00903DBA">
        <w:rPr>
          <w:highlight w:val="white"/>
        </w:rPr>
        <w:t xml:space="preserve">                    (thisCode.Operator == MiddleOperator.SignedModulo) ||</w:t>
      </w:r>
    </w:p>
    <w:p w14:paraId="0B7A83EB" w14:textId="2F76C607" w:rsidR="00C54B67" w:rsidRPr="00903DBA" w:rsidRDefault="00C54B67" w:rsidP="00C54B67">
      <w:pPr>
        <w:pStyle w:val="Code"/>
        <w:rPr>
          <w:highlight w:val="white"/>
        </w:rPr>
      </w:pPr>
      <w:r w:rsidRPr="00903DBA">
        <w:rPr>
          <w:highlight w:val="white"/>
        </w:rPr>
        <w:t xml:space="preserve">                    (thisCode.Operator == MiddleOperator.UnsignedModulo)) &amp;&amp;</w:t>
      </w:r>
    </w:p>
    <w:p w14:paraId="3AD09FAA" w14:textId="77777777" w:rsidR="0074376E" w:rsidRPr="00903DBA" w:rsidRDefault="0074376E" w:rsidP="00CF2F9E">
      <w:pPr>
        <w:pStyle w:val="Code"/>
        <w:rPr>
          <w:highlight w:val="white"/>
        </w:rPr>
      </w:pPr>
      <w:r w:rsidRPr="00903DBA">
        <w:rPr>
          <w:highlight w:val="white"/>
        </w:rPr>
        <w:t xml:space="preserve">                    (rightSymbol.Value is BigInteger) &amp;&amp;</w:t>
      </w:r>
    </w:p>
    <w:p w14:paraId="708A1732" w14:textId="77777777" w:rsidR="0074376E" w:rsidRPr="00903DBA" w:rsidRDefault="0074376E" w:rsidP="00CF2F9E">
      <w:pPr>
        <w:pStyle w:val="Code"/>
        <w:rPr>
          <w:highlight w:val="white"/>
        </w:rPr>
      </w:pPr>
      <w:r w:rsidRPr="00903DBA">
        <w:rPr>
          <w:highlight w:val="white"/>
        </w:rPr>
        <w:t xml:space="preserve">                    (rightSymbol.Value.Equals(BigInteger.One))) {</w:t>
      </w:r>
    </w:p>
    <w:p w14:paraId="7CA8BC37" w14:textId="77777777" w:rsidR="0074376E" w:rsidRPr="00903DBA" w:rsidRDefault="0074376E" w:rsidP="00CF2F9E">
      <w:pPr>
        <w:pStyle w:val="Code"/>
        <w:rPr>
          <w:highlight w:val="white"/>
        </w:rPr>
      </w:pPr>
      <w:r w:rsidRPr="00903DBA">
        <w:rPr>
          <w:highlight w:val="white"/>
        </w:rPr>
        <w:t xml:space="preserve">            newSymbol = leftSymbol;</w:t>
      </w:r>
    </w:p>
    <w:p w14:paraId="70498F46" w14:textId="77777777" w:rsidR="0074376E" w:rsidRPr="00903DBA" w:rsidRDefault="0074376E" w:rsidP="00CF2F9E">
      <w:pPr>
        <w:pStyle w:val="Code"/>
        <w:rPr>
          <w:highlight w:val="white"/>
        </w:rPr>
      </w:pPr>
      <w:r w:rsidRPr="00903DBA">
        <w:rPr>
          <w:highlight w:val="white"/>
        </w:rPr>
        <w:lastRenderedPageBreak/>
        <w:t xml:space="preserve">          }</w:t>
      </w:r>
    </w:p>
    <w:p w14:paraId="2C5D6EDD" w14:textId="59384747" w:rsidR="008B7EFC" w:rsidRPr="00903DBA" w:rsidRDefault="008B7EFC" w:rsidP="008B7EFC">
      <w:pPr>
        <w:rPr>
          <w:highlight w:val="white"/>
        </w:rPr>
      </w:pPr>
      <w:r w:rsidRPr="00903DBA">
        <w:rPr>
          <w:highlight w:val="white"/>
        </w:rPr>
        <w:t>If the new symbol is not null,</w:t>
      </w:r>
      <w:r w:rsidR="007A75F0" w:rsidRPr="00903DBA">
        <w:rPr>
          <w:highlight w:val="white"/>
        </w:rPr>
        <w:t xml:space="preserve"> </w:t>
      </w:r>
      <w:r w:rsidR="00FB58FE" w:rsidRPr="00903DBA">
        <w:rPr>
          <w:highlight w:val="white"/>
        </w:rPr>
        <w:t xml:space="preserve">we replace the expression with the new symbol. If the result symbol is a temporary symbol. We iterate until we find the place where the result symbol is </w:t>
      </w:r>
      <w:r w:rsidR="005D5DC4" w:rsidRPr="00903DBA">
        <w:rPr>
          <w:highlight w:val="white"/>
        </w:rPr>
        <w:t>accessed and</w:t>
      </w:r>
      <w:r w:rsidR="00FB58FE" w:rsidRPr="00903DBA">
        <w:rPr>
          <w:highlight w:val="white"/>
        </w:rPr>
        <w:t xml:space="preserve"> replace the result symbol with the new symbol at that place.</w:t>
      </w:r>
      <w:r w:rsidR="00EF6577" w:rsidRPr="00903DBA">
        <w:rPr>
          <w:highlight w:val="white"/>
        </w:rPr>
        <w:t xml:space="preserve"> For instance, the following sequence</w:t>
      </w:r>
    </w:p>
    <w:p w14:paraId="6950B800" w14:textId="274A5D86" w:rsidR="00EF6577" w:rsidRPr="00903DBA" w:rsidRDefault="00EF6577" w:rsidP="00EF6577">
      <w:pPr>
        <w:pStyle w:val="Code"/>
        <w:rPr>
          <w:highlight w:val="white"/>
        </w:rPr>
      </w:pPr>
      <w:r w:rsidRPr="00903DBA">
        <w:rPr>
          <w:highlight w:val="white"/>
        </w:rPr>
        <w:t>t1 = i + 0</w:t>
      </w:r>
    </w:p>
    <w:p w14:paraId="6AF2A190" w14:textId="7C11761E" w:rsidR="00EF6577" w:rsidRPr="00903DBA" w:rsidRDefault="00EF6577" w:rsidP="00EF6577">
      <w:pPr>
        <w:pStyle w:val="Code"/>
        <w:rPr>
          <w:highlight w:val="white"/>
        </w:rPr>
      </w:pPr>
      <w:r w:rsidRPr="00903DBA">
        <w:rPr>
          <w:highlight w:val="white"/>
        </w:rPr>
        <w:t>j = t1</w:t>
      </w:r>
    </w:p>
    <w:p w14:paraId="44ED675E" w14:textId="23876102" w:rsidR="00EF6577" w:rsidRPr="00903DBA" w:rsidRDefault="00EF6577" w:rsidP="00EF6577">
      <w:pPr>
        <w:pStyle w:val="Code"/>
        <w:rPr>
          <w:highlight w:val="white"/>
        </w:rPr>
      </w:pPr>
      <w:r w:rsidRPr="00903DBA">
        <w:rPr>
          <w:highlight w:val="white"/>
        </w:rPr>
        <w:t>k = t1</w:t>
      </w:r>
    </w:p>
    <w:p w14:paraId="4948CA57" w14:textId="7236BC1D" w:rsidR="00EF6577" w:rsidRPr="00903DBA" w:rsidRDefault="00EF6577" w:rsidP="00EF6577">
      <w:pPr>
        <w:rPr>
          <w:highlight w:val="white"/>
        </w:rPr>
      </w:pPr>
      <w:r w:rsidRPr="00903DBA">
        <w:rPr>
          <w:highlight w:val="white"/>
        </w:rPr>
        <w:t xml:space="preserve">will be changed to </w:t>
      </w:r>
    </w:p>
    <w:p w14:paraId="5AE44DA3" w14:textId="2DE63AA3" w:rsidR="00EF6577" w:rsidRPr="00903DBA" w:rsidRDefault="00EF6577" w:rsidP="00EF6577">
      <w:pPr>
        <w:pStyle w:val="Code"/>
        <w:rPr>
          <w:highlight w:val="white"/>
        </w:rPr>
      </w:pPr>
      <w:r w:rsidRPr="00903DBA">
        <w:rPr>
          <w:highlight w:val="white"/>
        </w:rPr>
        <w:t>j = i</w:t>
      </w:r>
    </w:p>
    <w:p w14:paraId="03834920" w14:textId="50C229A5" w:rsidR="00EF6577" w:rsidRPr="00903DBA" w:rsidRDefault="00EF6577" w:rsidP="00EF6577">
      <w:pPr>
        <w:pStyle w:val="Code"/>
        <w:rPr>
          <w:highlight w:val="white"/>
        </w:rPr>
      </w:pPr>
      <w:r w:rsidRPr="00903DBA">
        <w:rPr>
          <w:highlight w:val="white"/>
        </w:rPr>
        <w:t>k = i</w:t>
      </w:r>
    </w:p>
    <w:p w14:paraId="0A512D51" w14:textId="77777777" w:rsidR="002A30F2" w:rsidRPr="00903DBA" w:rsidRDefault="002A30F2" w:rsidP="002A30F2">
      <w:pPr>
        <w:pStyle w:val="Code"/>
        <w:rPr>
          <w:highlight w:val="white"/>
        </w:rPr>
      </w:pPr>
      <w:r w:rsidRPr="00903DBA">
        <w:rPr>
          <w:highlight w:val="white"/>
        </w:rPr>
        <w:t xml:space="preserve">          if (newSymbol != null) {</w:t>
      </w:r>
    </w:p>
    <w:p w14:paraId="67441FCF" w14:textId="77777777" w:rsidR="002A30F2" w:rsidRPr="00903DBA" w:rsidRDefault="002A30F2" w:rsidP="002A30F2">
      <w:pPr>
        <w:pStyle w:val="Code"/>
        <w:rPr>
          <w:highlight w:val="white"/>
        </w:rPr>
      </w:pPr>
      <w:r w:rsidRPr="00903DBA">
        <w:rPr>
          <w:highlight w:val="white"/>
        </w:rPr>
        <w:t xml:space="preserve">            if (resultSymbol.IsTemporary()) {              </w:t>
      </w:r>
    </w:p>
    <w:p w14:paraId="3B852ADD" w14:textId="77777777" w:rsidR="002A30F2" w:rsidRPr="00903DBA" w:rsidRDefault="002A30F2" w:rsidP="002A30F2">
      <w:pPr>
        <w:pStyle w:val="Code"/>
        <w:rPr>
          <w:highlight w:val="white"/>
        </w:rPr>
      </w:pPr>
      <w:r w:rsidRPr="00903DBA">
        <w:rPr>
          <w:highlight w:val="white"/>
        </w:rPr>
        <w:t xml:space="preserve">              thisCode.Operator = MiddleOperator.Empty;</w:t>
      </w:r>
    </w:p>
    <w:p w14:paraId="7ECA2417" w14:textId="77777777" w:rsidR="002A30F2" w:rsidRPr="00903DBA" w:rsidRDefault="002A30F2" w:rsidP="002A30F2">
      <w:pPr>
        <w:pStyle w:val="Code"/>
        <w:rPr>
          <w:highlight w:val="white"/>
        </w:rPr>
      </w:pPr>
    </w:p>
    <w:p w14:paraId="2BD79552" w14:textId="77777777" w:rsidR="002A30F2" w:rsidRPr="00903DBA" w:rsidRDefault="002A30F2" w:rsidP="002A30F2">
      <w:pPr>
        <w:pStyle w:val="Code"/>
        <w:rPr>
          <w:highlight w:val="white"/>
        </w:rPr>
      </w:pPr>
      <w:r w:rsidRPr="00903DBA">
        <w:rPr>
          <w:highlight w:val="white"/>
        </w:rPr>
        <w:t xml:space="preserve">              if (newSymbol.IsTemporary()) {</w:t>
      </w:r>
    </w:p>
    <w:p w14:paraId="08883426" w14:textId="77777777" w:rsidR="002A30F2" w:rsidRPr="00903DBA" w:rsidRDefault="002A30F2" w:rsidP="002A30F2">
      <w:pPr>
        <w:pStyle w:val="Code"/>
        <w:rPr>
          <w:highlight w:val="white"/>
        </w:rPr>
      </w:pPr>
      <w:r w:rsidRPr="00903DBA">
        <w:rPr>
          <w:highlight w:val="white"/>
        </w:rPr>
        <w:t xml:space="preserve">                int index2;</w:t>
      </w:r>
    </w:p>
    <w:p w14:paraId="6C45429C" w14:textId="77777777" w:rsidR="002A30F2" w:rsidRPr="00903DBA" w:rsidRDefault="002A30F2" w:rsidP="002A30F2">
      <w:pPr>
        <w:pStyle w:val="Code"/>
        <w:rPr>
          <w:highlight w:val="white"/>
        </w:rPr>
      </w:pPr>
      <w:r w:rsidRPr="00903DBA">
        <w:rPr>
          <w:highlight w:val="white"/>
        </w:rPr>
        <w:t xml:space="preserve">                for (index2 = (index - 1); index2 &gt;= 0; --index2) {</w:t>
      </w:r>
    </w:p>
    <w:p w14:paraId="38194C57" w14:textId="77777777" w:rsidR="002A30F2" w:rsidRPr="00903DBA" w:rsidRDefault="002A30F2" w:rsidP="002A30F2">
      <w:pPr>
        <w:pStyle w:val="Code"/>
        <w:rPr>
          <w:highlight w:val="white"/>
        </w:rPr>
      </w:pPr>
      <w:r w:rsidRPr="00903DBA">
        <w:rPr>
          <w:highlight w:val="white"/>
        </w:rPr>
        <w:t xml:space="preserve">                  MiddleCode previousCode = m_middleCodeList[index2];</w:t>
      </w:r>
    </w:p>
    <w:p w14:paraId="3D926E36" w14:textId="77777777" w:rsidR="002A30F2" w:rsidRPr="00903DBA" w:rsidRDefault="002A30F2" w:rsidP="002A30F2">
      <w:pPr>
        <w:pStyle w:val="Code"/>
        <w:rPr>
          <w:highlight w:val="white"/>
        </w:rPr>
      </w:pPr>
    </w:p>
    <w:p w14:paraId="359AE7D5" w14:textId="77777777" w:rsidR="002A30F2" w:rsidRPr="00903DBA" w:rsidRDefault="002A30F2" w:rsidP="002A30F2">
      <w:pPr>
        <w:pStyle w:val="Code"/>
        <w:rPr>
          <w:highlight w:val="white"/>
        </w:rPr>
      </w:pPr>
      <w:r w:rsidRPr="00903DBA">
        <w:rPr>
          <w:highlight w:val="white"/>
        </w:rPr>
        <w:t xml:space="preserve">                  if (previousCode[0] == resultSymbol) {</w:t>
      </w:r>
    </w:p>
    <w:p w14:paraId="12BCA488" w14:textId="77777777" w:rsidR="002A30F2" w:rsidRPr="00903DBA" w:rsidRDefault="002A30F2" w:rsidP="002A30F2">
      <w:pPr>
        <w:pStyle w:val="Code"/>
        <w:rPr>
          <w:highlight w:val="white"/>
        </w:rPr>
      </w:pPr>
      <w:r w:rsidRPr="00903DBA">
        <w:rPr>
          <w:highlight w:val="white"/>
        </w:rPr>
        <w:t xml:space="preserve">                    previousCode[0] = newSymbol;</w:t>
      </w:r>
    </w:p>
    <w:p w14:paraId="6A00BA30" w14:textId="77777777" w:rsidR="002A30F2" w:rsidRPr="00903DBA" w:rsidRDefault="002A30F2" w:rsidP="002A30F2">
      <w:pPr>
        <w:pStyle w:val="Code"/>
        <w:rPr>
          <w:highlight w:val="white"/>
        </w:rPr>
      </w:pPr>
      <w:r w:rsidRPr="00903DBA">
        <w:rPr>
          <w:highlight w:val="white"/>
        </w:rPr>
        <w:t xml:space="preserve">                    break;</w:t>
      </w:r>
    </w:p>
    <w:p w14:paraId="38F3B9E6" w14:textId="77777777" w:rsidR="002A30F2" w:rsidRPr="00903DBA" w:rsidRDefault="002A30F2" w:rsidP="002A30F2">
      <w:pPr>
        <w:pStyle w:val="Code"/>
        <w:rPr>
          <w:highlight w:val="white"/>
        </w:rPr>
      </w:pPr>
      <w:r w:rsidRPr="00903DBA">
        <w:rPr>
          <w:highlight w:val="white"/>
        </w:rPr>
        <w:t xml:space="preserve">                  }</w:t>
      </w:r>
    </w:p>
    <w:p w14:paraId="792F8D0F" w14:textId="77777777" w:rsidR="002A30F2" w:rsidRPr="00903DBA" w:rsidRDefault="002A30F2" w:rsidP="002A30F2">
      <w:pPr>
        <w:pStyle w:val="Code"/>
        <w:rPr>
          <w:highlight w:val="white"/>
        </w:rPr>
      </w:pPr>
      <w:r w:rsidRPr="00903DBA">
        <w:rPr>
          <w:highlight w:val="white"/>
        </w:rPr>
        <w:t xml:space="preserve">                }</w:t>
      </w:r>
    </w:p>
    <w:p w14:paraId="304376DB" w14:textId="77777777" w:rsidR="002A30F2" w:rsidRPr="00903DBA" w:rsidRDefault="002A30F2" w:rsidP="002A30F2">
      <w:pPr>
        <w:pStyle w:val="Code"/>
        <w:rPr>
          <w:highlight w:val="white"/>
        </w:rPr>
      </w:pPr>
      <w:r w:rsidRPr="00903DBA">
        <w:rPr>
          <w:highlight w:val="white"/>
        </w:rPr>
        <w:t xml:space="preserve">              }</w:t>
      </w:r>
    </w:p>
    <w:p w14:paraId="27337385" w14:textId="77777777" w:rsidR="002A30F2" w:rsidRPr="00903DBA" w:rsidRDefault="002A30F2" w:rsidP="002A30F2">
      <w:pPr>
        <w:pStyle w:val="Code"/>
        <w:rPr>
          <w:highlight w:val="white"/>
        </w:rPr>
      </w:pPr>
    </w:p>
    <w:p w14:paraId="7BE3857D" w14:textId="77777777" w:rsidR="002A30F2" w:rsidRPr="00903DBA" w:rsidRDefault="002A30F2" w:rsidP="002A30F2">
      <w:pPr>
        <w:pStyle w:val="Code"/>
        <w:rPr>
          <w:highlight w:val="white"/>
        </w:rPr>
      </w:pPr>
      <w:r w:rsidRPr="00903DBA">
        <w:rPr>
          <w:highlight w:val="white"/>
        </w:rPr>
        <w:t xml:space="preserve">              { int index2;</w:t>
      </w:r>
    </w:p>
    <w:p w14:paraId="6284F3E2" w14:textId="77777777" w:rsidR="002A30F2" w:rsidRPr="00903DBA" w:rsidRDefault="002A30F2" w:rsidP="002A30F2">
      <w:pPr>
        <w:pStyle w:val="Code"/>
        <w:rPr>
          <w:highlight w:val="white"/>
        </w:rPr>
      </w:pPr>
      <w:r w:rsidRPr="00903DBA">
        <w:rPr>
          <w:highlight w:val="white"/>
        </w:rPr>
        <w:t xml:space="preserve">                for (index2 = index + 1; index2 &lt; m_middleCodeList.Count;</w:t>
      </w:r>
    </w:p>
    <w:p w14:paraId="218D1F76" w14:textId="77777777" w:rsidR="002A30F2" w:rsidRPr="00903DBA" w:rsidRDefault="002A30F2" w:rsidP="002A30F2">
      <w:pPr>
        <w:pStyle w:val="Code"/>
        <w:rPr>
          <w:highlight w:val="white"/>
        </w:rPr>
      </w:pPr>
      <w:r w:rsidRPr="00903DBA">
        <w:rPr>
          <w:highlight w:val="white"/>
        </w:rPr>
        <w:t xml:space="preserve">                     ++index2) {</w:t>
      </w:r>
    </w:p>
    <w:p w14:paraId="3DFCBD18" w14:textId="77777777" w:rsidR="002A30F2" w:rsidRPr="00903DBA" w:rsidRDefault="002A30F2" w:rsidP="002A30F2">
      <w:pPr>
        <w:pStyle w:val="Code"/>
        <w:rPr>
          <w:highlight w:val="white"/>
        </w:rPr>
      </w:pPr>
      <w:r w:rsidRPr="00903DBA">
        <w:rPr>
          <w:highlight w:val="white"/>
        </w:rPr>
        <w:t xml:space="preserve">                  MiddleCode nextCode = m_middleCodeList[index2];</w:t>
      </w:r>
    </w:p>
    <w:p w14:paraId="23EF29A5" w14:textId="77777777" w:rsidR="002A30F2" w:rsidRPr="00903DBA" w:rsidRDefault="002A30F2" w:rsidP="002A30F2">
      <w:pPr>
        <w:pStyle w:val="Code"/>
        <w:rPr>
          <w:highlight w:val="white"/>
        </w:rPr>
      </w:pPr>
    </w:p>
    <w:p w14:paraId="291D764F" w14:textId="77777777" w:rsidR="002A30F2" w:rsidRPr="00903DBA" w:rsidRDefault="002A30F2" w:rsidP="002A30F2">
      <w:pPr>
        <w:pStyle w:val="Code"/>
        <w:rPr>
          <w:highlight w:val="white"/>
        </w:rPr>
      </w:pPr>
      <w:r w:rsidRPr="00903DBA">
        <w:rPr>
          <w:highlight w:val="white"/>
        </w:rPr>
        <w:t xml:space="preserve">                  if (nextCode[0] == resultSymbol) {</w:t>
      </w:r>
    </w:p>
    <w:p w14:paraId="6A508698" w14:textId="77777777" w:rsidR="002A30F2" w:rsidRPr="00903DBA" w:rsidRDefault="002A30F2" w:rsidP="002A30F2">
      <w:pPr>
        <w:pStyle w:val="Code"/>
        <w:rPr>
          <w:highlight w:val="white"/>
        </w:rPr>
      </w:pPr>
      <w:r w:rsidRPr="00903DBA">
        <w:rPr>
          <w:highlight w:val="white"/>
        </w:rPr>
        <w:t xml:space="preserve">                    nextCode[0] = newSymbol;</w:t>
      </w:r>
    </w:p>
    <w:p w14:paraId="2E486384" w14:textId="77777777" w:rsidR="002A30F2" w:rsidRPr="00903DBA" w:rsidRDefault="002A30F2" w:rsidP="002A30F2">
      <w:pPr>
        <w:pStyle w:val="Code"/>
        <w:rPr>
          <w:highlight w:val="white"/>
        </w:rPr>
      </w:pPr>
      <w:r w:rsidRPr="00903DBA">
        <w:rPr>
          <w:highlight w:val="white"/>
        </w:rPr>
        <w:t xml:space="preserve">                  }</w:t>
      </w:r>
    </w:p>
    <w:p w14:paraId="2A1E80D1" w14:textId="77777777" w:rsidR="002A30F2" w:rsidRPr="00903DBA" w:rsidRDefault="002A30F2" w:rsidP="002A30F2">
      <w:pPr>
        <w:pStyle w:val="Code"/>
        <w:rPr>
          <w:highlight w:val="white"/>
        </w:rPr>
      </w:pPr>
    </w:p>
    <w:p w14:paraId="6F409ECD" w14:textId="77777777" w:rsidR="002A30F2" w:rsidRPr="00903DBA" w:rsidRDefault="002A30F2" w:rsidP="002A30F2">
      <w:pPr>
        <w:pStyle w:val="Code"/>
        <w:rPr>
          <w:highlight w:val="white"/>
        </w:rPr>
      </w:pPr>
      <w:r w:rsidRPr="00903DBA">
        <w:rPr>
          <w:highlight w:val="white"/>
        </w:rPr>
        <w:t xml:space="preserve">                  if (nextCode[1] == resultSymbol) {</w:t>
      </w:r>
    </w:p>
    <w:p w14:paraId="1D190640" w14:textId="77777777" w:rsidR="002A30F2" w:rsidRPr="00903DBA" w:rsidRDefault="002A30F2" w:rsidP="002A30F2">
      <w:pPr>
        <w:pStyle w:val="Code"/>
        <w:rPr>
          <w:highlight w:val="white"/>
        </w:rPr>
      </w:pPr>
      <w:r w:rsidRPr="00903DBA">
        <w:rPr>
          <w:highlight w:val="white"/>
        </w:rPr>
        <w:t xml:space="preserve">                    nextCode[1] = newSymbol;</w:t>
      </w:r>
    </w:p>
    <w:p w14:paraId="64118EC1" w14:textId="77777777" w:rsidR="002A30F2" w:rsidRPr="00903DBA" w:rsidRDefault="002A30F2" w:rsidP="002A30F2">
      <w:pPr>
        <w:pStyle w:val="Code"/>
        <w:rPr>
          <w:highlight w:val="white"/>
        </w:rPr>
      </w:pPr>
      <w:r w:rsidRPr="00903DBA">
        <w:rPr>
          <w:highlight w:val="white"/>
        </w:rPr>
        <w:t xml:space="preserve">                  }</w:t>
      </w:r>
    </w:p>
    <w:p w14:paraId="109E6339" w14:textId="77777777" w:rsidR="002A30F2" w:rsidRPr="00903DBA" w:rsidRDefault="002A30F2" w:rsidP="002A30F2">
      <w:pPr>
        <w:pStyle w:val="Code"/>
        <w:rPr>
          <w:highlight w:val="white"/>
        </w:rPr>
      </w:pPr>
    </w:p>
    <w:p w14:paraId="275144C5" w14:textId="77777777" w:rsidR="002A30F2" w:rsidRPr="00903DBA" w:rsidRDefault="002A30F2" w:rsidP="002A30F2">
      <w:pPr>
        <w:pStyle w:val="Code"/>
        <w:rPr>
          <w:highlight w:val="white"/>
        </w:rPr>
      </w:pPr>
      <w:r w:rsidRPr="00903DBA">
        <w:rPr>
          <w:highlight w:val="white"/>
        </w:rPr>
        <w:t xml:space="preserve">                  if (nextCode[2] == resultSymbol) {</w:t>
      </w:r>
    </w:p>
    <w:p w14:paraId="73C802D8" w14:textId="77777777" w:rsidR="002A30F2" w:rsidRPr="00903DBA" w:rsidRDefault="002A30F2" w:rsidP="002A30F2">
      <w:pPr>
        <w:pStyle w:val="Code"/>
        <w:rPr>
          <w:highlight w:val="white"/>
        </w:rPr>
      </w:pPr>
      <w:r w:rsidRPr="00903DBA">
        <w:rPr>
          <w:highlight w:val="white"/>
        </w:rPr>
        <w:t xml:space="preserve">                    nextCode[2] = newSymbol;</w:t>
      </w:r>
    </w:p>
    <w:p w14:paraId="5B220B08" w14:textId="77777777" w:rsidR="002A30F2" w:rsidRPr="00903DBA" w:rsidRDefault="002A30F2" w:rsidP="002A30F2">
      <w:pPr>
        <w:pStyle w:val="Code"/>
        <w:rPr>
          <w:highlight w:val="white"/>
        </w:rPr>
      </w:pPr>
      <w:r w:rsidRPr="00903DBA">
        <w:rPr>
          <w:highlight w:val="white"/>
        </w:rPr>
        <w:t xml:space="preserve">                  }</w:t>
      </w:r>
    </w:p>
    <w:p w14:paraId="440E27C5" w14:textId="77777777" w:rsidR="002A30F2" w:rsidRPr="00903DBA" w:rsidRDefault="002A30F2" w:rsidP="002A30F2">
      <w:pPr>
        <w:pStyle w:val="Code"/>
        <w:rPr>
          <w:highlight w:val="white"/>
        </w:rPr>
      </w:pPr>
      <w:r w:rsidRPr="00903DBA">
        <w:rPr>
          <w:highlight w:val="white"/>
        </w:rPr>
        <w:t xml:space="preserve">                }</w:t>
      </w:r>
    </w:p>
    <w:p w14:paraId="6E187FB0" w14:textId="77777777" w:rsidR="002A30F2" w:rsidRPr="00903DBA" w:rsidRDefault="002A30F2" w:rsidP="002A30F2">
      <w:pPr>
        <w:pStyle w:val="Code"/>
        <w:rPr>
          <w:highlight w:val="white"/>
        </w:rPr>
      </w:pPr>
      <w:r w:rsidRPr="00903DBA">
        <w:rPr>
          <w:highlight w:val="white"/>
        </w:rPr>
        <w:t xml:space="preserve">              }</w:t>
      </w:r>
    </w:p>
    <w:p w14:paraId="3CE77BF2" w14:textId="77777777" w:rsidR="002A30F2" w:rsidRPr="00903DBA" w:rsidRDefault="002A30F2" w:rsidP="002A30F2">
      <w:pPr>
        <w:pStyle w:val="Code"/>
        <w:rPr>
          <w:highlight w:val="white"/>
        </w:rPr>
      </w:pPr>
      <w:r w:rsidRPr="00903DBA">
        <w:rPr>
          <w:highlight w:val="white"/>
        </w:rPr>
        <w:t xml:space="preserve">            }</w:t>
      </w:r>
    </w:p>
    <w:p w14:paraId="5B3AA0B3" w14:textId="71C9233B" w:rsidR="00EE1F48" w:rsidRPr="00903DBA" w:rsidRDefault="00EE1F48" w:rsidP="00F5219F">
      <w:pPr>
        <w:rPr>
          <w:highlight w:val="white"/>
        </w:rPr>
      </w:pPr>
      <w:r w:rsidRPr="00903DBA">
        <w:rPr>
          <w:highlight w:val="white"/>
        </w:rPr>
        <w:t xml:space="preserve">If the result symbol is not </w:t>
      </w:r>
      <w:r w:rsidR="00F5219F" w:rsidRPr="00903DBA">
        <w:rPr>
          <w:highlight w:val="white"/>
        </w:rPr>
        <w:t>tempo</w:t>
      </w:r>
      <w:r w:rsidR="00BD7428" w:rsidRPr="00903DBA">
        <w:rPr>
          <w:highlight w:val="white"/>
        </w:rPr>
        <w:t>rary</w:t>
      </w:r>
      <w:r w:rsidR="00F5219F" w:rsidRPr="00903DBA">
        <w:rPr>
          <w:highlight w:val="white"/>
        </w:rPr>
        <w:t xml:space="preserve"> symbol, we change the instruction into an assignment, where the result symbol is assigned to the new symbol.</w:t>
      </w:r>
      <w:r w:rsidR="00E24DDF" w:rsidRPr="00903DBA">
        <w:rPr>
          <w:highlight w:val="white"/>
        </w:rPr>
        <w:t xml:space="preserve"> For instance, we change </w:t>
      </w:r>
      <w:r w:rsidR="00E24DDF" w:rsidRPr="00903DBA">
        <w:rPr>
          <w:rStyle w:val="KeyWord0"/>
          <w:highlight w:val="white"/>
        </w:rPr>
        <w:t>i</w:t>
      </w:r>
      <w:r w:rsidR="00E24DDF" w:rsidRPr="00903DBA">
        <w:rPr>
          <w:highlight w:val="white"/>
        </w:rPr>
        <w:t xml:space="preserve"> = </w:t>
      </w:r>
      <w:r w:rsidR="00E24DDF" w:rsidRPr="00903DBA">
        <w:rPr>
          <w:rStyle w:val="KeyWord0"/>
          <w:highlight w:val="white"/>
        </w:rPr>
        <w:t>0</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 xml:space="preserve"> to </w:t>
      </w:r>
      <w:r w:rsidR="00E24DDF" w:rsidRPr="00903DBA">
        <w:rPr>
          <w:rStyle w:val="KeyWord0"/>
          <w:highlight w:val="white"/>
        </w:rPr>
        <w:t>i</w:t>
      </w:r>
      <w:r w:rsidR="00E24DDF" w:rsidRPr="00903DBA">
        <w:rPr>
          <w:highlight w:val="white"/>
        </w:rPr>
        <w:t xml:space="preserve"> </w:t>
      </w:r>
      <w:r w:rsidR="00E24DDF" w:rsidRPr="00903DBA">
        <w:rPr>
          <w:rStyle w:val="KeyWord0"/>
          <w:highlight w:val="white"/>
        </w:rPr>
        <w:t>=</w:t>
      </w:r>
      <w:r w:rsidR="00E24DDF" w:rsidRPr="00903DBA">
        <w:rPr>
          <w:highlight w:val="white"/>
        </w:rPr>
        <w:t xml:space="preserve"> </w:t>
      </w:r>
      <w:r w:rsidR="00E24DDF" w:rsidRPr="00903DBA">
        <w:rPr>
          <w:rStyle w:val="KeyWord0"/>
          <w:highlight w:val="white"/>
        </w:rPr>
        <w:t>j</w:t>
      </w:r>
      <w:r w:rsidR="00E24DDF" w:rsidRPr="00903DBA">
        <w:rPr>
          <w:highlight w:val="white"/>
        </w:rPr>
        <w:t>.</w:t>
      </w:r>
    </w:p>
    <w:p w14:paraId="0B4EB933" w14:textId="77777777" w:rsidR="0074376E" w:rsidRPr="00903DBA" w:rsidRDefault="0074376E" w:rsidP="00CF2F9E">
      <w:pPr>
        <w:pStyle w:val="Code"/>
        <w:rPr>
          <w:highlight w:val="white"/>
        </w:rPr>
      </w:pPr>
      <w:r w:rsidRPr="00903DBA">
        <w:rPr>
          <w:highlight w:val="white"/>
        </w:rPr>
        <w:t xml:space="preserve">            else {</w:t>
      </w:r>
    </w:p>
    <w:p w14:paraId="66237EFD" w14:textId="77777777" w:rsidR="0074376E" w:rsidRPr="00903DBA" w:rsidRDefault="0074376E" w:rsidP="00CF2F9E">
      <w:pPr>
        <w:pStyle w:val="Code"/>
        <w:rPr>
          <w:highlight w:val="white"/>
        </w:rPr>
      </w:pPr>
      <w:r w:rsidRPr="00903DBA">
        <w:rPr>
          <w:highlight w:val="white"/>
        </w:rPr>
        <w:t xml:space="preserve">              thisCode.Operator = MiddleOperator.Assign; // i = 0 + j;</w:t>
      </w:r>
    </w:p>
    <w:p w14:paraId="7ACBA937" w14:textId="77777777" w:rsidR="0074376E" w:rsidRPr="00903DBA" w:rsidRDefault="0074376E" w:rsidP="00CF2F9E">
      <w:pPr>
        <w:pStyle w:val="Code"/>
        <w:rPr>
          <w:highlight w:val="white"/>
        </w:rPr>
      </w:pPr>
      <w:r w:rsidRPr="00903DBA">
        <w:rPr>
          <w:highlight w:val="white"/>
        </w:rPr>
        <w:t xml:space="preserve">              thisCode[1] = newSymbol;                   // i = j;</w:t>
      </w:r>
    </w:p>
    <w:p w14:paraId="7227A61A" w14:textId="77777777" w:rsidR="0074376E" w:rsidRPr="00903DBA" w:rsidRDefault="0074376E" w:rsidP="00CF2F9E">
      <w:pPr>
        <w:pStyle w:val="Code"/>
        <w:rPr>
          <w:highlight w:val="white"/>
        </w:rPr>
      </w:pPr>
      <w:r w:rsidRPr="00903DBA">
        <w:rPr>
          <w:highlight w:val="white"/>
        </w:rPr>
        <w:t xml:space="preserve">              thisCode[2] = null;</w:t>
      </w:r>
    </w:p>
    <w:p w14:paraId="761C2ED9" w14:textId="77777777" w:rsidR="0074376E" w:rsidRPr="00903DBA" w:rsidRDefault="0074376E" w:rsidP="00CF2F9E">
      <w:pPr>
        <w:pStyle w:val="Code"/>
        <w:rPr>
          <w:highlight w:val="white"/>
        </w:rPr>
      </w:pPr>
      <w:r w:rsidRPr="00903DBA">
        <w:rPr>
          <w:highlight w:val="white"/>
        </w:rPr>
        <w:t xml:space="preserve">            }</w:t>
      </w:r>
    </w:p>
    <w:p w14:paraId="323E4154" w14:textId="77777777" w:rsidR="0074376E" w:rsidRPr="00903DBA" w:rsidRDefault="0074376E" w:rsidP="00CF2F9E">
      <w:pPr>
        <w:pStyle w:val="Code"/>
        <w:rPr>
          <w:highlight w:val="white"/>
        </w:rPr>
      </w:pPr>
    </w:p>
    <w:p w14:paraId="195D0F28" w14:textId="77777777" w:rsidR="0074376E" w:rsidRPr="00903DBA" w:rsidRDefault="0074376E" w:rsidP="00CF2F9E">
      <w:pPr>
        <w:pStyle w:val="Code"/>
        <w:rPr>
          <w:highlight w:val="white"/>
        </w:rPr>
      </w:pPr>
      <w:r w:rsidRPr="00903DBA">
        <w:rPr>
          <w:highlight w:val="white"/>
        </w:rPr>
        <w:t xml:space="preserve">            m_update = true;</w:t>
      </w:r>
    </w:p>
    <w:p w14:paraId="221B2AA1" w14:textId="77777777" w:rsidR="0074376E" w:rsidRPr="00903DBA" w:rsidRDefault="0074376E" w:rsidP="00CF2F9E">
      <w:pPr>
        <w:pStyle w:val="Code"/>
        <w:rPr>
          <w:highlight w:val="white"/>
        </w:rPr>
      </w:pPr>
      <w:r w:rsidRPr="00903DBA">
        <w:rPr>
          <w:highlight w:val="white"/>
        </w:rPr>
        <w:t xml:space="preserve">          }</w:t>
      </w:r>
    </w:p>
    <w:p w14:paraId="073F25B4" w14:textId="77777777" w:rsidR="0074376E" w:rsidRPr="00903DBA" w:rsidRDefault="0074376E" w:rsidP="00CF2F9E">
      <w:pPr>
        <w:pStyle w:val="Code"/>
        <w:rPr>
          <w:highlight w:val="white"/>
        </w:rPr>
      </w:pPr>
      <w:r w:rsidRPr="00903DBA">
        <w:rPr>
          <w:highlight w:val="white"/>
        </w:rPr>
        <w:t xml:space="preserve">        }</w:t>
      </w:r>
    </w:p>
    <w:p w14:paraId="1C961B3F" w14:textId="77777777" w:rsidR="0074376E" w:rsidRPr="00903DBA" w:rsidRDefault="0074376E" w:rsidP="00CF2F9E">
      <w:pPr>
        <w:pStyle w:val="Code"/>
        <w:rPr>
          <w:highlight w:val="white"/>
        </w:rPr>
      </w:pPr>
      <w:r w:rsidRPr="00903DBA">
        <w:rPr>
          <w:highlight w:val="white"/>
        </w:rPr>
        <w:t xml:space="preserve">      }</w:t>
      </w:r>
    </w:p>
    <w:p w14:paraId="1AE535A2" w14:textId="7FB32F2B" w:rsidR="00DC5011" w:rsidRPr="00903DBA" w:rsidRDefault="0074376E" w:rsidP="00CF2F9E">
      <w:pPr>
        <w:pStyle w:val="Code"/>
        <w:rPr>
          <w:highlight w:val="white"/>
        </w:rPr>
      </w:pPr>
      <w:r w:rsidRPr="00903DBA">
        <w:rPr>
          <w:highlight w:val="white"/>
        </w:rPr>
        <w:t xml:space="preserve">    }</w:t>
      </w:r>
    </w:p>
    <w:p w14:paraId="1825820E" w14:textId="05A443E5" w:rsidR="00DC5011" w:rsidRPr="00903DBA" w:rsidRDefault="00DC5011" w:rsidP="00DC5011">
      <w:pPr>
        <w:pStyle w:val="Rubrik3"/>
        <w:rPr>
          <w:highlight w:val="white"/>
        </w:rPr>
      </w:pPr>
      <w:bookmarkStart w:id="401" w:name="_Toc57656068"/>
      <w:r w:rsidRPr="00903DBA">
        <w:rPr>
          <w:highlight w:val="white"/>
        </w:rPr>
        <w:t>Optimize Relation Expression</w:t>
      </w:r>
      <w:bookmarkEnd w:id="401"/>
    </w:p>
    <w:p w14:paraId="1D7AF0F5" w14:textId="21B8EB16" w:rsidR="0099303B" w:rsidRPr="00903DBA" w:rsidRDefault="00E1756D" w:rsidP="0099303B">
      <w:pPr>
        <w:rPr>
          <w:highlight w:val="white"/>
        </w:rPr>
      </w:pPr>
      <w:proofErr w:type="gramStart"/>
      <w:r w:rsidRPr="00903DBA">
        <w:rPr>
          <w:highlight w:val="white"/>
        </w:rPr>
        <w:t>In order to</w:t>
      </w:r>
      <w:proofErr w:type="gramEnd"/>
      <w:r w:rsidRPr="00903DBA">
        <w:rPr>
          <w:highlight w:val="white"/>
        </w:rPr>
        <w:t xml:space="preserve"> optimize the final assembly code generation, we shall swap the operator in expression where the left operand is a value.</w:t>
      </w:r>
      <w:r w:rsidR="003C28D6" w:rsidRPr="00903DBA">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903DBA" w14:paraId="4ED480EB" w14:textId="77777777" w:rsidTr="00626D3B">
        <w:tc>
          <w:tcPr>
            <w:tcW w:w="3116" w:type="dxa"/>
          </w:tcPr>
          <w:p w14:paraId="4C345EF5" w14:textId="33298168" w:rsidR="0099303B" w:rsidRPr="00903DBA" w:rsidRDefault="0099303B" w:rsidP="00626D3B">
            <w:pPr>
              <w:pStyle w:val="Code"/>
            </w:pPr>
            <w:r w:rsidRPr="00903DBA">
              <w:t>1. if 1</w:t>
            </w:r>
            <w:r w:rsidR="009D3D28" w:rsidRPr="00903DBA">
              <w:t>0</w:t>
            </w:r>
            <w:r w:rsidRPr="00903DBA">
              <w:t xml:space="preserve"> &lt; </w:t>
            </w:r>
            <w:r w:rsidR="009D3D28" w:rsidRPr="00903DBA">
              <w:t>i</w:t>
            </w:r>
            <w:r w:rsidRPr="00903DBA">
              <w:t xml:space="preserve"> goto </w:t>
            </w:r>
            <w:r w:rsidR="009D3D28" w:rsidRPr="00903DBA">
              <w:t>2</w:t>
            </w:r>
            <w:r w:rsidRPr="00903DBA">
              <w:t>0</w:t>
            </w:r>
          </w:p>
        </w:tc>
        <w:tc>
          <w:tcPr>
            <w:tcW w:w="3117" w:type="dxa"/>
          </w:tcPr>
          <w:p w14:paraId="775A566A" w14:textId="0ABB737F" w:rsidR="0099303B" w:rsidRPr="00903DBA" w:rsidRDefault="0099303B" w:rsidP="00626D3B">
            <w:pPr>
              <w:pStyle w:val="Code"/>
              <w:rPr>
                <w:i/>
                <w:iCs/>
              </w:rPr>
            </w:pPr>
            <w:r w:rsidRPr="00903DBA">
              <w:t xml:space="preserve">1. if </w:t>
            </w:r>
            <w:r w:rsidR="009D3D28" w:rsidRPr="00903DBA">
              <w:t>i</w:t>
            </w:r>
            <w:r w:rsidRPr="00903DBA">
              <w:t xml:space="preserve"> &gt; 1</w:t>
            </w:r>
            <w:r w:rsidR="009D3D28" w:rsidRPr="00903DBA">
              <w:t>0</w:t>
            </w:r>
            <w:r w:rsidRPr="00903DBA">
              <w:t xml:space="preserve"> goto </w:t>
            </w:r>
            <w:r w:rsidR="009D3D28" w:rsidRPr="00903DBA">
              <w:t>2</w:t>
            </w:r>
            <w:r w:rsidRPr="00903DBA">
              <w:t>0</w:t>
            </w:r>
          </w:p>
        </w:tc>
        <w:tc>
          <w:tcPr>
            <w:tcW w:w="3117" w:type="dxa"/>
          </w:tcPr>
          <w:p w14:paraId="5FB21B77" w14:textId="77777777" w:rsidR="0099303B" w:rsidRPr="00903DBA" w:rsidRDefault="0099303B" w:rsidP="00626D3B">
            <w:pPr>
              <w:pStyle w:val="Code"/>
            </w:pPr>
          </w:p>
        </w:tc>
      </w:tr>
    </w:tbl>
    <w:p w14:paraId="3053CBCA" w14:textId="084F6186" w:rsidR="00D15334" w:rsidRPr="00903DBA" w:rsidRDefault="008F3479" w:rsidP="008F3479">
      <w:pPr>
        <w:rPr>
          <w:highlight w:val="white"/>
        </w:rPr>
      </w:pPr>
      <w:r w:rsidRPr="00903DBA">
        <w:rPr>
          <w:highlight w:val="white"/>
        </w:rPr>
        <w:t xml:space="preserve">When generating the final assembly code, we cannot have </w:t>
      </w:r>
      <w:r w:rsidR="00610130" w:rsidRPr="00903DBA">
        <w:rPr>
          <w:highlight w:val="white"/>
        </w:rPr>
        <w:t xml:space="preserve">an integer value as the left </w:t>
      </w:r>
      <w:r w:rsidR="00A94B77" w:rsidRPr="00903DBA">
        <w:rPr>
          <w:highlight w:val="white"/>
        </w:rPr>
        <w:t xml:space="preserve">expression </w:t>
      </w:r>
      <w:r w:rsidR="00BC5841" w:rsidRPr="00903DBA">
        <w:rPr>
          <w:highlight w:val="white"/>
        </w:rPr>
        <w:t>in a relational expression</w:t>
      </w:r>
      <w:r w:rsidR="00610130" w:rsidRPr="00903DBA">
        <w:rPr>
          <w:highlight w:val="white"/>
        </w:rPr>
        <w:t xml:space="preserve">. Therefore, we swap the operands </w:t>
      </w:r>
      <w:r w:rsidR="00BC5841" w:rsidRPr="00903DBA">
        <w:rPr>
          <w:highlight w:val="white"/>
        </w:rPr>
        <w:t xml:space="preserve">if the left operand holds an integer value. The expression cannot hold two integer values, in that case the </w:t>
      </w:r>
      <w:r w:rsidR="00BC5841" w:rsidRPr="00903DBA">
        <w:rPr>
          <w:rStyle w:val="KeyWord0"/>
          <w:highlight w:val="white"/>
        </w:rPr>
        <w:t>ConstantExpression</w:t>
      </w:r>
      <w:r w:rsidR="00BC5841" w:rsidRPr="00903DBA">
        <w:rPr>
          <w:highlight w:val="white"/>
        </w:rPr>
        <w:t xml:space="preserve"> class of </w:t>
      </w:r>
      <w:r w:rsidR="006818B4" w:rsidRPr="00903DBA">
        <w:rPr>
          <w:highlight w:val="white"/>
        </w:rPr>
        <w:t>Chapter</w:t>
      </w:r>
      <w:r w:rsidR="00BC5841" w:rsidRPr="00903DBA">
        <w:rPr>
          <w:highlight w:val="white"/>
        </w:rPr>
        <w:t xml:space="preserve"> </w:t>
      </w:r>
      <w:r w:rsidR="006818B4" w:rsidRPr="00903DBA">
        <w:rPr>
          <w:highlight w:val="white"/>
        </w:rPr>
        <w:fldChar w:fldCharType="begin"/>
      </w:r>
      <w:r w:rsidR="006818B4" w:rsidRPr="00903DBA">
        <w:rPr>
          <w:highlight w:val="white"/>
        </w:rPr>
        <w:instrText xml:space="preserve"> REF _Ref54016854 \r \h </w:instrText>
      </w:r>
      <w:r w:rsidR="006818B4" w:rsidRPr="00903DBA">
        <w:rPr>
          <w:highlight w:val="white"/>
        </w:rPr>
      </w:r>
      <w:r w:rsidR="006818B4" w:rsidRPr="00903DBA">
        <w:rPr>
          <w:highlight w:val="white"/>
        </w:rPr>
        <w:fldChar w:fldCharType="separate"/>
      </w:r>
      <w:r w:rsidR="005F7BC3" w:rsidRPr="00903DBA">
        <w:rPr>
          <w:highlight w:val="white"/>
        </w:rPr>
        <w:t>7</w:t>
      </w:r>
      <w:r w:rsidR="006818B4" w:rsidRPr="00903DBA">
        <w:rPr>
          <w:highlight w:val="white"/>
        </w:rPr>
        <w:fldChar w:fldCharType="end"/>
      </w:r>
      <w:r w:rsidR="00BC5841" w:rsidRPr="00903DBA">
        <w:rPr>
          <w:highlight w:val="white"/>
        </w:rPr>
        <w:t xml:space="preserve"> would have reduced the expression to its resulting value.</w:t>
      </w:r>
    </w:p>
    <w:p w14:paraId="68477FD2" w14:textId="1B0EB001" w:rsidR="008F3479" w:rsidRPr="00903DBA" w:rsidRDefault="00A94B77" w:rsidP="008F3479">
      <w:pPr>
        <w:rPr>
          <w:highlight w:val="white"/>
        </w:rPr>
      </w:pPr>
      <w:r w:rsidRPr="00903DBA">
        <w:rPr>
          <w:highlight w:val="white"/>
        </w:rPr>
        <w:t xml:space="preserve">Moreover, </w:t>
      </w:r>
      <w:r w:rsidR="009B1268" w:rsidRPr="00903DBA">
        <w:rPr>
          <w:highlight w:val="white"/>
        </w:rPr>
        <w:t>if the left expression is a</w:t>
      </w:r>
      <w:r w:rsidR="00A27850" w:rsidRPr="00903DBA">
        <w:rPr>
          <w:highlight w:val="white"/>
        </w:rPr>
        <w:t xml:space="preserve">n array, function, or string, we want to use its address rather than its value. </w:t>
      </w:r>
      <w:proofErr w:type="gramStart"/>
      <w:r w:rsidR="00A27850" w:rsidRPr="00903DBA">
        <w:rPr>
          <w:highlight w:val="white"/>
        </w:rPr>
        <w:t>Similar to</w:t>
      </w:r>
      <w:proofErr w:type="gramEnd"/>
      <w:r w:rsidR="00A27850" w:rsidRPr="00903DBA">
        <w:rPr>
          <w:highlight w:val="white"/>
        </w:rPr>
        <w:t xml:space="preserve"> the integer value case, we can</w:t>
      </w:r>
      <w:r w:rsidR="00076CB8" w:rsidRPr="00903DBA">
        <w:rPr>
          <w:highlight w:val="white"/>
        </w:rPr>
        <w:t>not use</w:t>
      </w:r>
      <w:r w:rsidR="00A27850" w:rsidRPr="00903DBA">
        <w:rPr>
          <w:highlight w:val="white"/>
        </w:rPr>
        <w:t xml:space="preserve"> the address directly </w:t>
      </w:r>
      <w:r w:rsidR="00076CB8" w:rsidRPr="00903DBA">
        <w:rPr>
          <w:highlight w:val="white"/>
        </w:rPr>
        <w:t xml:space="preserve">in </w:t>
      </w:r>
      <w:r w:rsidR="00A27850" w:rsidRPr="00903DBA">
        <w:rPr>
          <w:highlight w:val="white"/>
        </w:rPr>
        <w:t xml:space="preserve">the assembly code. </w:t>
      </w:r>
      <w:r w:rsidRPr="00903DBA">
        <w:rPr>
          <w:highlight w:val="white"/>
        </w:rPr>
        <w:t xml:space="preserve">Therefore, if the left expression is an array, function or string, and the right expression is not an array, function, or string, </w:t>
      </w:r>
      <w:r w:rsidR="00D15334" w:rsidRPr="00903DBA">
        <w:rPr>
          <w:highlight w:val="white"/>
        </w:rPr>
        <w:t xml:space="preserve">or </w:t>
      </w:r>
      <w:r w:rsidRPr="00903DBA">
        <w:rPr>
          <w:highlight w:val="white"/>
        </w:rPr>
        <w:t xml:space="preserve">an integer value, we </w:t>
      </w:r>
      <w:r w:rsidR="00A27850" w:rsidRPr="00903DBA">
        <w:rPr>
          <w:highlight w:val="white"/>
        </w:rPr>
        <w:t xml:space="preserve">also </w:t>
      </w:r>
      <w:r w:rsidRPr="00903DBA">
        <w:rPr>
          <w:highlight w:val="white"/>
        </w:rPr>
        <w:t>swap the expressions.</w:t>
      </w:r>
    </w:p>
    <w:p w14:paraId="1D82E21E" w14:textId="70A31235" w:rsidR="00877372" w:rsidRPr="00903DBA" w:rsidRDefault="00877372" w:rsidP="008F3479">
      <w:pPr>
        <w:rPr>
          <w:highlight w:val="white"/>
        </w:rPr>
      </w:pPr>
      <w:r w:rsidRPr="00903DBA">
        <w:rPr>
          <w:highlight w:val="white"/>
        </w:rPr>
        <w:t xml:space="preserve">We use the </w:t>
      </w:r>
      <w:r w:rsidRPr="00903DBA">
        <w:rPr>
          <w:rStyle w:val="KeyWord0"/>
          <w:highlight w:val="white"/>
        </w:rPr>
        <w:t>m_swapMap</w:t>
      </w:r>
      <w:r w:rsidR="00273499" w:rsidRPr="00903DBA">
        <w:rPr>
          <w:highlight w:val="white"/>
        </w:rPr>
        <w:t xml:space="preserve"> map to swap the </w:t>
      </w:r>
      <w:r w:rsidR="008C2B1C" w:rsidRPr="00903DBA">
        <w:rPr>
          <w:highlight w:val="white"/>
        </w:rPr>
        <w:t>operator. Not</w:t>
      </w:r>
      <w:r w:rsidR="000F50D2" w:rsidRPr="00903DBA">
        <w:rPr>
          <w:highlight w:val="white"/>
        </w:rPr>
        <w:t xml:space="preserve">e </w:t>
      </w:r>
      <w:r w:rsidR="008C2B1C" w:rsidRPr="00903DBA">
        <w:rPr>
          <w:highlight w:val="white"/>
        </w:rPr>
        <w:t>that th</w:t>
      </w:r>
      <w:r w:rsidR="003C28D6" w:rsidRPr="00903DBA">
        <w:rPr>
          <w:highlight w:val="white"/>
        </w:rPr>
        <w:t>at map</w:t>
      </w:r>
      <w:r w:rsidR="008C2B1C" w:rsidRPr="00903DBA">
        <w:rPr>
          <w:highlight w:val="white"/>
        </w:rPr>
        <w:t xml:space="preserve"> is not the same </w:t>
      </w:r>
      <w:r w:rsidR="003C28D6" w:rsidRPr="00903DBA">
        <w:rPr>
          <w:highlight w:val="white"/>
        </w:rPr>
        <w:t>map</w:t>
      </w:r>
      <w:r w:rsidR="000F50D2" w:rsidRPr="00903DBA">
        <w:rPr>
          <w:highlight w:val="white"/>
        </w:rPr>
        <w:t xml:space="preserve"> </w:t>
      </w:r>
      <w:r w:rsidR="008C2B1C" w:rsidRPr="00903DBA">
        <w:rPr>
          <w:highlight w:val="white"/>
        </w:rPr>
        <w:t xml:space="preserve">as the </w:t>
      </w:r>
      <w:r w:rsidR="000F50D2" w:rsidRPr="00903DBA">
        <w:rPr>
          <w:rStyle w:val="KeyWord0"/>
        </w:rPr>
        <w:t>m_inverseMap</w:t>
      </w:r>
      <w:r w:rsidR="000F50D2" w:rsidRPr="00903DBA">
        <w:t xml:space="preserve"> we used in the Next-</w:t>
      </w:r>
      <w:proofErr w:type="spellStart"/>
      <w:r w:rsidR="000F50D2" w:rsidRPr="00903DBA">
        <w:t>Goto</w:t>
      </w:r>
      <w:proofErr w:type="spellEnd"/>
      <w:r w:rsidR="000F50D2" w:rsidRPr="00903DBA">
        <w:t xml:space="preserve">-Double case above. When inversing an expression, we change its </w:t>
      </w:r>
      <w:r w:rsidR="00871D21" w:rsidRPr="00903DBA">
        <w:t>meaning, when we swap the expression it still has the same meaning, we just arrange the operands so that we can generate more efficient assembly code.</w:t>
      </w:r>
    </w:p>
    <w:p w14:paraId="6571F53D" w14:textId="77777777" w:rsidR="006C2BC5" w:rsidRPr="00903DBA" w:rsidRDefault="006C2BC5" w:rsidP="006C2BC5">
      <w:pPr>
        <w:pStyle w:val="Code"/>
        <w:rPr>
          <w:highlight w:val="white"/>
        </w:rPr>
      </w:pPr>
      <w:r w:rsidRPr="00903DBA">
        <w:rPr>
          <w:highlight w:val="white"/>
        </w:rPr>
        <w:t xml:space="preserve">    public static IDictionary&lt;MiddleOperator, MiddleOperator&gt; m_swapMap =</w:t>
      </w:r>
    </w:p>
    <w:p w14:paraId="5FDA225D" w14:textId="77777777" w:rsidR="006C2BC5" w:rsidRPr="00903DBA" w:rsidRDefault="006C2BC5" w:rsidP="006C2BC5">
      <w:pPr>
        <w:pStyle w:val="Code"/>
        <w:rPr>
          <w:highlight w:val="white"/>
        </w:rPr>
      </w:pPr>
      <w:r w:rsidRPr="00903DBA">
        <w:rPr>
          <w:highlight w:val="white"/>
        </w:rPr>
        <w:t xml:space="preserve">       new Dictionary&lt;MiddleOperator, MiddleOperator&gt;() {</w:t>
      </w:r>
    </w:p>
    <w:p w14:paraId="4E6537A1" w14:textId="77777777" w:rsidR="006C2BC5" w:rsidRPr="00903DBA" w:rsidRDefault="006C2BC5" w:rsidP="006C2BC5">
      <w:pPr>
        <w:pStyle w:val="Code"/>
        <w:rPr>
          <w:highlight w:val="white"/>
        </w:rPr>
      </w:pPr>
      <w:r w:rsidRPr="00903DBA">
        <w:rPr>
          <w:highlight w:val="white"/>
        </w:rPr>
        <w:t xml:space="preserve">        {MiddleOperator.Equal, MiddleOperator.Equal},</w:t>
      </w:r>
    </w:p>
    <w:p w14:paraId="1C140045" w14:textId="77777777" w:rsidR="006C2BC5" w:rsidRPr="00903DBA" w:rsidRDefault="006C2BC5" w:rsidP="006C2BC5">
      <w:pPr>
        <w:pStyle w:val="Code"/>
        <w:rPr>
          <w:highlight w:val="white"/>
        </w:rPr>
      </w:pPr>
      <w:r w:rsidRPr="00903DBA">
        <w:rPr>
          <w:highlight w:val="white"/>
        </w:rPr>
        <w:t xml:space="preserve">        {MiddleOperator.NotEqual, MiddleOperator.NotEqual},</w:t>
      </w:r>
    </w:p>
    <w:p w14:paraId="465B164E" w14:textId="77777777" w:rsidR="006C2BC5" w:rsidRPr="00903DBA" w:rsidRDefault="006C2BC5" w:rsidP="006C2BC5">
      <w:pPr>
        <w:pStyle w:val="Code"/>
        <w:rPr>
          <w:highlight w:val="white"/>
        </w:rPr>
      </w:pPr>
      <w:r w:rsidRPr="00903DBA">
        <w:rPr>
          <w:highlight w:val="white"/>
        </w:rPr>
        <w:t xml:space="preserve">        {MiddleOperator.SignedLessThan, MiddleOperator.SignedGreaterThan},</w:t>
      </w:r>
    </w:p>
    <w:p w14:paraId="2F7393DD" w14:textId="77777777" w:rsidR="006C2BC5" w:rsidRPr="00903DBA" w:rsidRDefault="006C2BC5" w:rsidP="006C2BC5">
      <w:pPr>
        <w:pStyle w:val="Code"/>
        <w:rPr>
          <w:highlight w:val="white"/>
        </w:rPr>
      </w:pPr>
      <w:r w:rsidRPr="00903DBA">
        <w:rPr>
          <w:highlight w:val="white"/>
        </w:rPr>
        <w:t xml:space="preserve">        {MiddleOperator.SignedGreaterThan, MiddleOperator.SignedLessThan},</w:t>
      </w:r>
    </w:p>
    <w:p w14:paraId="272EE50C" w14:textId="77777777" w:rsidR="006C2BC5" w:rsidRPr="00903DBA" w:rsidRDefault="006C2BC5" w:rsidP="006C2BC5">
      <w:pPr>
        <w:pStyle w:val="Code"/>
        <w:rPr>
          <w:highlight w:val="white"/>
        </w:rPr>
      </w:pPr>
      <w:r w:rsidRPr="00903DBA">
        <w:rPr>
          <w:highlight w:val="white"/>
        </w:rPr>
        <w:t xml:space="preserve">        {MiddleOperator.SignedLessThanEqual,</w:t>
      </w:r>
    </w:p>
    <w:p w14:paraId="7FFC63D7" w14:textId="32042345" w:rsidR="006C2BC5" w:rsidRPr="00903DBA" w:rsidRDefault="006C2BC5" w:rsidP="006C2BC5">
      <w:pPr>
        <w:pStyle w:val="Code"/>
        <w:rPr>
          <w:highlight w:val="white"/>
        </w:rPr>
      </w:pPr>
      <w:r w:rsidRPr="00903DBA">
        <w:rPr>
          <w:highlight w:val="white"/>
        </w:rPr>
        <w:t xml:space="preserve">         MiddleOperator.SignedGreaterThanEqual},</w:t>
      </w:r>
    </w:p>
    <w:p w14:paraId="52C44D1C" w14:textId="77777777" w:rsidR="006C2BC5" w:rsidRPr="00903DBA" w:rsidRDefault="006C2BC5" w:rsidP="006C2BC5">
      <w:pPr>
        <w:pStyle w:val="Code"/>
        <w:rPr>
          <w:highlight w:val="white"/>
        </w:rPr>
      </w:pPr>
      <w:r w:rsidRPr="00903DBA">
        <w:rPr>
          <w:highlight w:val="white"/>
        </w:rPr>
        <w:t xml:space="preserve">        {MiddleOperator.SignedGreaterThanEqual,</w:t>
      </w:r>
    </w:p>
    <w:p w14:paraId="108F3827" w14:textId="19EFA629" w:rsidR="006C2BC5" w:rsidRPr="00903DBA" w:rsidRDefault="006C2BC5" w:rsidP="006C2BC5">
      <w:pPr>
        <w:pStyle w:val="Code"/>
        <w:rPr>
          <w:highlight w:val="white"/>
        </w:rPr>
      </w:pPr>
      <w:r w:rsidRPr="00903DBA">
        <w:rPr>
          <w:highlight w:val="white"/>
        </w:rPr>
        <w:t xml:space="preserve">         MiddleOperator.SignedLessThanEqual},</w:t>
      </w:r>
    </w:p>
    <w:p w14:paraId="6169EC2F" w14:textId="77777777" w:rsidR="006C2BC5" w:rsidRPr="00903DBA" w:rsidRDefault="006C2BC5" w:rsidP="006C2BC5">
      <w:pPr>
        <w:pStyle w:val="Code"/>
        <w:rPr>
          <w:highlight w:val="white"/>
        </w:rPr>
      </w:pPr>
      <w:r w:rsidRPr="00903DBA">
        <w:rPr>
          <w:highlight w:val="white"/>
        </w:rPr>
        <w:t xml:space="preserve">        {MiddleOperator.UnsignedLessThan, MiddleOperator.UnsignedGreaterThan},</w:t>
      </w:r>
    </w:p>
    <w:p w14:paraId="3796B3DF" w14:textId="77777777" w:rsidR="006C2BC5" w:rsidRPr="00903DBA" w:rsidRDefault="006C2BC5" w:rsidP="006C2BC5">
      <w:pPr>
        <w:pStyle w:val="Code"/>
        <w:rPr>
          <w:highlight w:val="white"/>
        </w:rPr>
      </w:pPr>
      <w:r w:rsidRPr="00903DBA">
        <w:rPr>
          <w:highlight w:val="white"/>
        </w:rPr>
        <w:t xml:space="preserve">        {MiddleOperator.UnsignedGreaterThan, MiddleOperator.UnsignedLessThan},</w:t>
      </w:r>
    </w:p>
    <w:p w14:paraId="65F68B6D" w14:textId="77777777" w:rsidR="006C2BC5" w:rsidRPr="00903DBA" w:rsidRDefault="006C2BC5" w:rsidP="006C2BC5">
      <w:pPr>
        <w:pStyle w:val="Code"/>
        <w:rPr>
          <w:highlight w:val="white"/>
        </w:rPr>
      </w:pPr>
      <w:r w:rsidRPr="00903DBA">
        <w:rPr>
          <w:highlight w:val="white"/>
        </w:rPr>
        <w:t xml:space="preserve">        {MiddleOperator.UnsignedLessThanEqual,</w:t>
      </w:r>
    </w:p>
    <w:p w14:paraId="2B7F41F6" w14:textId="4DAC984B" w:rsidR="006C2BC5" w:rsidRPr="00903DBA" w:rsidRDefault="006C2BC5" w:rsidP="006C2BC5">
      <w:pPr>
        <w:pStyle w:val="Code"/>
        <w:rPr>
          <w:highlight w:val="white"/>
        </w:rPr>
      </w:pPr>
      <w:r w:rsidRPr="00903DBA">
        <w:rPr>
          <w:highlight w:val="white"/>
        </w:rPr>
        <w:t xml:space="preserve">         MiddleOperator.UnsignedGreaterThanEqual},</w:t>
      </w:r>
    </w:p>
    <w:p w14:paraId="55EA7CB1" w14:textId="77777777" w:rsidR="006C2BC5" w:rsidRPr="00903DBA" w:rsidRDefault="006C2BC5" w:rsidP="006C2BC5">
      <w:pPr>
        <w:pStyle w:val="Code"/>
        <w:rPr>
          <w:highlight w:val="white"/>
        </w:rPr>
      </w:pPr>
      <w:r w:rsidRPr="00903DBA">
        <w:rPr>
          <w:highlight w:val="white"/>
        </w:rPr>
        <w:t xml:space="preserve">        {MiddleOperator.UnsignedGreaterThanEqual,</w:t>
      </w:r>
    </w:p>
    <w:p w14:paraId="4C124CF0" w14:textId="25EA0789" w:rsidR="006C2BC5" w:rsidRPr="00903DBA" w:rsidRDefault="006C2BC5" w:rsidP="006C2BC5">
      <w:pPr>
        <w:pStyle w:val="Code"/>
        <w:rPr>
          <w:highlight w:val="white"/>
        </w:rPr>
      </w:pPr>
      <w:r w:rsidRPr="00903DBA">
        <w:rPr>
          <w:highlight w:val="white"/>
        </w:rPr>
        <w:t xml:space="preserve">         MiddleOperator.UnsignedLessThanEqual}</w:t>
      </w:r>
    </w:p>
    <w:p w14:paraId="751E7378" w14:textId="77777777" w:rsidR="006C2BC5" w:rsidRPr="00903DBA" w:rsidRDefault="006C2BC5" w:rsidP="006C2BC5">
      <w:pPr>
        <w:pStyle w:val="Code"/>
        <w:rPr>
          <w:highlight w:val="white"/>
        </w:rPr>
      </w:pPr>
      <w:r w:rsidRPr="00903DBA">
        <w:rPr>
          <w:highlight w:val="white"/>
        </w:rPr>
        <w:t xml:space="preserve">      };</w:t>
      </w:r>
    </w:p>
    <w:p w14:paraId="2C40AC18" w14:textId="77777777" w:rsidR="006C2BC5" w:rsidRPr="00903DBA" w:rsidRDefault="006C2BC5" w:rsidP="006C2BC5">
      <w:pPr>
        <w:pStyle w:val="Code"/>
        <w:rPr>
          <w:highlight w:val="white"/>
        </w:rPr>
      </w:pPr>
    </w:p>
    <w:p w14:paraId="02717C26" w14:textId="77777777" w:rsidR="006C2BC5" w:rsidRPr="00903DBA" w:rsidRDefault="006C2BC5" w:rsidP="006C2BC5">
      <w:pPr>
        <w:pStyle w:val="Code"/>
        <w:rPr>
          <w:highlight w:val="white"/>
        </w:rPr>
      </w:pPr>
      <w:r w:rsidRPr="00903DBA">
        <w:rPr>
          <w:highlight w:val="white"/>
        </w:rPr>
        <w:t xml:space="preserve">    private void SwapRelation() {</w:t>
      </w:r>
    </w:p>
    <w:p w14:paraId="56B48270" w14:textId="77777777" w:rsidR="006C2BC5" w:rsidRPr="00903DBA" w:rsidRDefault="006C2BC5" w:rsidP="006C2BC5">
      <w:pPr>
        <w:pStyle w:val="Code"/>
        <w:rPr>
          <w:highlight w:val="white"/>
        </w:rPr>
      </w:pPr>
      <w:r w:rsidRPr="00903DBA">
        <w:rPr>
          <w:highlight w:val="white"/>
        </w:rPr>
        <w:t xml:space="preserve">      foreach (MiddleCode middleCode in m_middleCodeList) {</w:t>
      </w:r>
    </w:p>
    <w:p w14:paraId="65FCEB36" w14:textId="77777777" w:rsidR="006C2BC5" w:rsidRPr="00903DBA" w:rsidRDefault="006C2BC5" w:rsidP="006C2BC5">
      <w:pPr>
        <w:pStyle w:val="Code"/>
        <w:rPr>
          <w:highlight w:val="white"/>
        </w:rPr>
      </w:pPr>
      <w:r w:rsidRPr="00903DBA">
        <w:rPr>
          <w:highlight w:val="white"/>
        </w:rPr>
        <w:t xml:space="preserve">        if (middleCode.IsRelation()) {</w:t>
      </w:r>
    </w:p>
    <w:p w14:paraId="32D8765F" w14:textId="77777777" w:rsidR="006C2BC5" w:rsidRPr="00903DBA" w:rsidRDefault="006C2BC5" w:rsidP="006C2BC5">
      <w:pPr>
        <w:pStyle w:val="Code"/>
        <w:rPr>
          <w:highlight w:val="white"/>
        </w:rPr>
      </w:pPr>
      <w:r w:rsidRPr="00903DBA">
        <w:rPr>
          <w:highlight w:val="white"/>
        </w:rPr>
        <w:t xml:space="preserve">          Symbol leftSymbol = (Symbol) middleCode[1],</w:t>
      </w:r>
    </w:p>
    <w:p w14:paraId="3541E8BD" w14:textId="77777777" w:rsidR="006C2BC5" w:rsidRPr="00903DBA" w:rsidRDefault="006C2BC5" w:rsidP="006C2BC5">
      <w:pPr>
        <w:pStyle w:val="Code"/>
        <w:rPr>
          <w:highlight w:val="white"/>
        </w:rPr>
      </w:pPr>
      <w:r w:rsidRPr="00903DBA">
        <w:rPr>
          <w:highlight w:val="white"/>
        </w:rPr>
        <w:t xml:space="preserve">                 rightSymbol = (Symbol) middleCode[2];</w:t>
      </w:r>
    </w:p>
    <w:p w14:paraId="3C8A666A" w14:textId="77777777" w:rsidR="006C2BC5" w:rsidRPr="00903DBA" w:rsidRDefault="006C2BC5" w:rsidP="006C2BC5">
      <w:pPr>
        <w:pStyle w:val="Code"/>
        <w:rPr>
          <w:highlight w:val="white"/>
        </w:rPr>
      </w:pPr>
      <w:r w:rsidRPr="00903DBA">
        <w:rPr>
          <w:highlight w:val="white"/>
        </w:rPr>
        <w:t xml:space="preserve">          if ((leftSymbol.Value is BigInteger) ||</w:t>
      </w:r>
    </w:p>
    <w:p w14:paraId="2487BC7D" w14:textId="77777777" w:rsidR="006C2BC5" w:rsidRPr="00903DBA" w:rsidRDefault="006C2BC5" w:rsidP="006C2BC5">
      <w:pPr>
        <w:pStyle w:val="Code"/>
        <w:rPr>
          <w:highlight w:val="white"/>
        </w:rPr>
      </w:pPr>
      <w:r w:rsidRPr="00903DBA">
        <w:rPr>
          <w:highlight w:val="white"/>
        </w:rPr>
        <w:t xml:space="preserve">              (leftSymbol.Type.IsArrayFunctionOrString()) &amp;&amp;</w:t>
      </w:r>
    </w:p>
    <w:p w14:paraId="0656C1EF" w14:textId="77777777" w:rsidR="006C2BC5" w:rsidRPr="00903DBA" w:rsidRDefault="006C2BC5" w:rsidP="006C2BC5">
      <w:pPr>
        <w:pStyle w:val="Code"/>
        <w:rPr>
          <w:highlight w:val="white"/>
        </w:rPr>
      </w:pPr>
      <w:r w:rsidRPr="00903DBA">
        <w:rPr>
          <w:highlight w:val="white"/>
        </w:rPr>
        <w:lastRenderedPageBreak/>
        <w:t xml:space="preserve">              !rightSymbol.Type.IsArrayFunctionOrString() &amp;&amp;</w:t>
      </w:r>
    </w:p>
    <w:p w14:paraId="495A9BFB" w14:textId="77777777" w:rsidR="006C2BC5" w:rsidRPr="00903DBA" w:rsidRDefault="006C2BC5" w:rsidP="006C2BC5">
      <w:pPr>
        <w:pStyle w:val="Code"/>
        <w:rPr>
          <w:highlight w:val="white"/>
        </w:rPr>
      </w:pPr>
      <w:r w:rsidRPr="00903DBA">
        <w:rPr>
          <w:highlight w:val="white"/>
        </w:rPr>
        <w:t xml:space="preserve">              !(rightSymbol.Value is BigInteger)) {</w:t>
      </w:r>
    </w:p>
    <w:p w14:paraId="341EC1D4" w14:textId="77777777" w:rsidR="006C2BC5" w:rsidRPr="00903DBA" w:rsidRDefault="006C2BC5" w:rsidP="006C2BC5">
      <w:pPr>
        <w:pStyle w:val="Code"/>
        <w:rPr>
          <w:highlight w:val="white"/>
        </w:rPr>
      </w:pPr>
      <w:r w:rsidRPr="00903DBA">
        <w:rPr>
          <w:highlight w:val="white"/>
        </w:rPr>
        <w:t xml:space="preserve">            middleCode.Operator = m_swapMap[middleCode.Operator];</w:t>
      </w:r>
    </w:p>
    <w:p w14:paraId="1AFEAD19" w14:textId="77777777" w:rsidR="006C2BC5" w:rsidRPr="00903DBA" w:rsidRDefault="006C2BC5" w:rsidP="006C2BC5">
      <w:pPr>
        <w:pStyle w:val="Code"/>
        <w:rPr>
          <w:highlight w:val="white"/>
        </w:rPr>
      </w:pPr>
      <w:r w:rsidRPr="00903DBA">
        <w:rPr>
          <w:highlight w:val="white"/>
        </w:rPr>
        <w:t xml:space="preserve">            middleCode[1] = rightSymbol;</w:t>
      </w:r>
    </w:p>
    <w:p w14:paraId="37434BB5" w14:textId="77777777" w:rsidR="006C2BC5" w:rsidRPr="00903DBA" w:rsidRDefault="006C2BC5" w:rsidP="006C2BC5">
      <w:pPr>
        <w:pStyle w:val="Code"/>
        <w:rPr>
          <w:highlight w:val="white"/>
        </w:rPr>
      </w:pPr>
      <w:r w:rsidRPr="00903DBA">
        <w:rPr>
          <w:highlight w:val="white"/>
        </w:rPr>
        <w:t xml:space="preserve">            middleCode[2] = leftSymbol;</w:t>
      </w:r>
    </w:p>
    <w:p w14:paraId="2BBC3E5D" w14:textId="77777777" w:rsidR="006C2BC5" w:rsidRPr="00903DBA" w:rsidRDefault="006C2BC5" w:rsidP="006C2BC5">
      <w:pPr>
        <w:pStyle w:val="Code"/>
        <w:rPr>
          <w:highlight w:val="white"/>
        </w:rPr>
      </w:pPr>
      <w:r w:rsidRPr="00903DBA">
        <w:rPr>
          <w:highlight w:val="white"/>
        </w:rPr>
        <w:t xml:space="preserve">          }</w:t>
      </w:r>
    </w:p>
    <w:p w14:paraId="6FB146EE" w14:textId="77777777" w:rsidR="006C2BC5" w:rsidRPr="00903DBA" w:rsidRDefault="006C2BC5" w:rsidP="006C2BC5">
      <w:pPr>
        <w:pStyle w:val="Code"/>
        <w:rPr>
          <w:highlight w:val="white"/>
        </w:rPr>
      </w:pPr>
      <w:r w:rsidRPr="00903DBA">
        <w:rPr>
          <w:highlight w:val="white"/>
        </w:rPr>
        <w:t xml:space="preserve">        }</w:t>
      </w:r>
    </w:p>
    <w:p w14:paraId="7EFB0DCC" w14:textId="77777777" w:rsidR="006C2BC5" w:rsidRPr="00903DBA" w:rsidRDefault="006C2BC5" w:rsidP="006C2BC5">
      <w:pPr>
        <w:pStyle w:val="Code"/>
        <w:rPr>
          <w:highlight w:val="white"/>
        </w:rPr>
      </w:pPr>
      <w:r w:rsidRPr="00903DBA">
        <w:rPr>
          <w:highlight w:val="white"/>
        </w:rPr>
        <w:t xml:space="preserve">      }</w:t>
      </w:r>
    </w:p>
    <w:p w14:paraId="08CD0B24" w14:textId="6044F3AA" w:rsidR="00CB763B" w:rsidRPr="00903DBA" w:rsidRDefault="006C2BC5" w:rsidP="00CF2F9E">
      <w:pPr>
        <w:pStyle w:val="Code"/>
        <w:rPr>
          <w:highlight w:val="white"/>
        </w:rPr>
      </w:pPr>
      <w:r w:rsidRPr="00903DBA">
        <w:rPr>
          <w:highlight w:val="white"/>
        </w:rPr>
        <w:t xml:space="preserve">    }</w:t>
      </w:r>
    </w:p>
    <w:p w14:paraId="6B3F7C15" w14:textId="5CC69F8A" w:rsidR="009D3B17" w:rsidRPr="00903DBA" w:rsidRDefault="009D3B17" w:rsidP="009D3B17">
      <w:pPr>
        <w:pStyle w:val="Rubrik3"/>
        <w:numPr>
          <w:ilvl w:val="2"/>
          <w:numId w:val="129"/>
        </w:numPr>
        <w:rPr>
          <w:highlight w:val="white"/>
        </w:rPr>
      </w:pPr>
      <w:bookmarkStart w:id="402" w:name="_Toc57656069"/>
      <w:r w:rsidRPr="00903DBA">
        <w:rPr>
          <w:highlight w:val="white"/>
        </w:rPr>
        <w:t xml:space="preserve">Optimize </w:t>
      </w:r>
      <w:r w:rsidR="001278F9" w:rsidRPr="00903DBA">
        <w:rPr>
          <w:highlight w:val="white"/>
        </w:rPr>
        <w:t>Communicative</w:t>
      </w:r>
      <w:r w:rsidRPr="00903DBA">
        <w:rPr>
          <w:highlight w:val="white"/>
        </w:rPr>
        <w:t xml:space="preserve"> Expression</w:t>
      </w:r>
      <w:bookmarkEnd w:id="402"/>
    </w:p>
    <w:p w14:paraId="3341248E" w14:textId="77777777" w:rsidR="002F07CC" w:rsidRPr="00903DBA" w:rsidRDefault="002F07CC" w:rsidP="002F07CC">
      <w:pPr>
        <w:pStyle w:val="Code"/>
        <w:rPr>
          <w:highlight w:val="white"/>
        </w:rPr>
      </w:pPr>
      <w:r w:rsidRPr="00903DBA">
        <w:rPr>
          <w:highlight w:val="white"/>
        </w:rPr>
        <w:t xml:space="preserve">    private void OptimizeCommutative() {</w:t>
      </w:r>
    </w:p>
    <w:p w14:paraId="652424CA" w14:textId="77777777" w:rsidR="002F07CC" w:rsidRPr="00903DBA" w:rsidRDefault="002F07CC" w:rsidP="002F07CC">
      <w:pPr>
        <w:pStyle w:val="Code"/>
        <w:rPr>
          <w:highlight w:val="white"/>
        </w:rPr>
      </w:pPr>
      <w:r w:rsidRPr="00903DBA">
        <w:rPr>
          <w:highlight w:val="white"/>
        </w:rPr>
        <w:t xml:space="preserve">      foreach (MiddleCode middleCode in m_middleCodeList) {</w:t>
      </w:r>
    </w:p>
    <w:p w14:paraId="36A444FB" w14:textId="77777777" w:rsidR="002F07CC" w:rsidRPr="00903DBA" w:rsidRDefault="002F07CC" w:rsidP="002F07CC">
      <w:pPr>
        <w:pStyle w:val="Code"/>
        <w:rPr>
          <w:highlight w:val="white"/>
        </w:rPr>
      </w:pPr>
      <w:r w:rsidRPr="00903DBA">
        <w:rPr>
          <w:highlight w:val="white"/>
        </w:rPr>
        <w:t xml:space="preserve">        if (middleCode.IsCommutative()) {</w:t>
      </w:r>
    </w:p>
    <w:p w14:paraId="56F724BA" w14:textId="77777777" w:rsidR="002F07CC" w:rsidRPr="00903DBA" w:rsidRDefault="002F07CC" w:rsidP="002F07CC">
      <w:pPr>
        <w:pStyle w:val="Code"/>
        <w:rPr>
          <w:highlight w:val="white"/>
        </w:rPr>
      </w:pPr>
      <w:r w:rsidRPr="00903DBA">
        <w:rPr>
          <w:highlight w:val="white"/>
        </w:rPr>
        <w:t xml:space="preserve">          Symbol leftSymbol = (Symbol) middleCode[1],</w:t>
      </w:r>
    </w:p>
    <w:p w14:paraId="6248E1B7" w14:textId="77777777" w:rsidR="002F07CC" w:rsidRPr="00903DBA" w:rsidRDefault="002F07CC" w:rsidP="002F07CC">
      <w:pPr>
        <w:pStyle w:val="Code"/>
        <w:rPr>
          <w:highlight w:val="white"/>
        </w:rPr>
      </w:pPr>
      <w:r w:rsidRPr="00903DBA">
        <w:rPr>
          <w:highlight w:val="white"/>
        </w:rPr>
        <w:t xml:space="preserve">                 rightSymbol = (Symbol) middleCode[2];</w:t>
      </w:r>
    </w:p>
    <w:p w14:paraId="210803C5" w14:textId="39D8E1AC" w:rsidR="002F07CC" w:rsidRPr="00903DBA" w:rsidRDefault="002F07CC" w:rsidP="002F07CC">
      <w:pPr>
        <w:pStyle w:val="Code"/>
        <w:rPr>
          <w:highlight w:val="white"/>
        </w:rPr>
      </w:pPr>
      <w:r w:rsidRPr="00903DBA">
        <w:rPr>
          <w:highlight w:val="white"/>
        </w:rPr>
        <w:t xml:space="preserve">   </w:t>
      </w:r>
    </w:p>
    <w:p w14:paraId="50565501" w14:textId="6DACB169" w:rsidR="002F07CC" w:rsidRPr="00903DBA" w:rsidRDefault="002F07CC" w:rsidP="002F07CC">
      <w:pPr>
        <w:pStyle w:val="Code"/>
        <w:rPr>
          <w:highlight w:val="white"/>
        </w:rPr>
      </w:pPr>
      <w:r w:rsidRPr="00903DBA">
        <w:rPr>
          <w:highlight w:val="white"/>
        </w:rPr>
        <w:t xml:space="preserve">          // not 1 - i</w:t>
      </w:r>
    </w:p>
    <w:p w14:paraId="4B8571AF" w14:textId="46E77DFB" w:rsidR="002F07CC" w:rsidRPr="00903DBA" w:rsidRDefault="002F07CC" w:rsidP="002F07CC">
      <w:pPr>
        <w:pStyle w:val="Code"/>
        <w:rPr>
          <w:highlight w:val="white"/>
        </w:rPr>
      </w:pPr>
      <w:r w:rsidRPr="00903DBA">
        <w:rPr>
          <w:highlight w:val="white"/>
        </w:rPr>
        <w:t xml:space="preserve">          if (leftSymbol.Type.IsIntegralPointerArrayOrFunction() &amp;&amp;</w:t>
      </w:r>
    </w:p>
    <w:p w14:paraId="59672D99" w14:textId="1CE1A8ED" w:rsidR="002F07CC" w:rsidRPr="00903DBA" w:rsidRDefault="002F07CC" w:rsidP="002F07CC">
      <w:pPr>
        <w:pStyle w:val="Code"/>
        <w:rPr>
          <w:highlight w:val="white"/>
        </w:rPr>
      </w:pPr>
      <w:r w:rsidRPr="00903DBA">
        <w:rPr>
          <w:highlight w:val="white"/>
        </w:rPr>
        <w:t xml:space="preserve">              </w:t>
      </w:r>
      <w:r w:rsidR="00B60206" w:rsidRPr="00903DBA">
        <w:rPr>
          <w:highlight w:val="white"/>
        </w:rPr>
        <w:t>(</w:t>
      </w:r>
      <w:r w:rsidRPr="00903DBA">
        <w:rPr>
          <w:highlight w:val="white"/>
        </w:rPr>
        <w:t>leftSymbol.Value</w:t>
      </w:r>
      <w:r w:rsidR="000930BC" w:rsidRPr="00903DBA">
        <w:rPr>
          <w:highlight w:val="white"/>
        </w:rPr>
        <w:t xml:space="preserve"> is BigInteger</w:t>
      </w:r>
      <w:r w:rsidRPr="00903DBA">
        <w:rPr>
          <w:highlight w:val="white"/>
        </w:rPr>
        <w:t>)</w:t>
      </w:r>
      <w:r w:rsidR="00B60206" w:rsidRPr="00903DBA">
        <w:rPr>
          <w:highlight w:val="white"/>
        </w:rPr>
        <w:t>)</w:t>
      </w:r>
      <w:r w:rsidRPr="00903DBA">
        <w:rPr>
          <w:highlight w:val="white"/>
        </w:rPr>
        <w:t xml:space="preserve"> {</w:t>
      </w:r>
    </w:p>
    <w:p w14:paraId="664D3D6B" w14:textId="77777777" w:rsidR="002F07CC" w:rsidRPr="00903DBA" w:rsidRDefault="002F07CC" w:rsidP="002F07CC">
      <w:pPr>
        <w:pStyle w:val="Code"/>
        <w:rPr>
          <w:highlight w:val="white"/>
        </w:rPr>
      </w:pPr>
      <w:r w:rsidRPr="00903DBA">
        <w:rPr>
          <w:highlight w:val="white"/>
        </w:rPr>
        <w:t xml:space="preserve">            middleCode[1] = rightSymbol;</w:t>
      </w:r>
    </w:p>
    <w:p w14:paraId="3C3A0EDC" w14:textId="77777777" w:rsidR="002F07CC" w:rsidRPr="00903DBA" w:rsidRDefault="002F07CC" w:rsidP="002F07CC">
      <w:pPr>
        <w:pStyle w:val="Code"/>
        <w:rPr>
          <w:highlight w:val="white"/>
        </w:rPr>
      </w:pPr>
      <w:r w:rsidRPr="00903DBA">
        <w:rPr>
          <w:highlight w:val="white"/>
        </w:rPr>
        <w:t xml:space="preserve">            middleCode[2] = leftSymbol;</w:t>
      </w:r>
    </w:p>
    <w:p w14:paraId="1A58D15C" w14:textId="77777777" w:rsidR="002F07CC" w:rsidRPr="00903DBA" w:rsidRDefault="002F07CC" w:rsidP="002F07CC">
      <w:pPr>
        <w:pStyle w:val="Code"/>
        <w:rPr>
          <w:highlight w:val="white"/>
        </w:rPr>
      </w:pPr>
      <w:r w:rsidRPr="00903DBA">
        <w:rPr>
          <w:highlight w:val="white"/>
        </w:rPr>
        <w:t xml:space="preserve">          }</w:t>
      </w:r>
    </w:p>
    <w:p w14:paraId="5C647C2E" w14:textId="77777777" w:rsidR="002F07CC" w:rsidRPr="00903DBA" w:rsidRDefault="002F07CC" w:rsidP="002F07CC">
      <w:pPr>
        <w:pStyle w:val="Code"/>
        <w:rPr>
          <w:highlight w:val="white"/>
        </w:rPr>
      </w:pPr>
      <w:r w:rsidRPr="00903DBA">
        <w:rPr>
          <w:highlight w:val="white"/>
        </w:rPr>
        <w:t xml:space="preserve">        }</w:t>
      </w:r>
    </w:p>
    <w:p w14:paraId="15FCCEAD" w14:textId="77777777" w:rsidR="002F07CC" w:rsidRPr="00903DBA" w:rsidRDefault="002F07CC" w:rsidP="002F07CC">
      <w:pPr>
        <w:pStyle w:val="Code"/>
        <w:rPr>
          <w:highlight w:val="white"/>
        </w:rPr>
      </w:pPr>
      <w:r w:rsidRPr="00903DBA">
        <w:rPr>
          <w:highlight w:val="white"/>
        </w:rPr>
        <w:t xml:space="preserve">      }</w:t>
      </w:r>
    </w:p>
    <w:p w14:paraId="76DDA1E2" w14:textId="05E2AC1C" w:rsidR="002F07CC" w:rsidRPr="00903DBA" w:rsidRDefault="002F07CC" w:rsidP="002F07CC">
      <w:pPr>
        <w:pStyle w:val="Code"/>
        <w:rPr>
          <w:highlight w:val="white"/>
        </w:rPr>
      </w:pPr>
      <w:r w:rsidRPr="00903DBA">
        <w:rPr>
          <w:highlight w:val="white"/>
        </w:rPr>
        <w:t xml:space="preserve">    }</w:t>
      </w:r>
    </w:p>
    <w:p w14:paraId="24057161" w14:textId="4D6567B3" w:rsidR="008F0B47" w:rsidRPr="00903DBA" w:rsidRDefault="008F0B47" w:rsidP="00626D3B">
      <w:pPr>
        <w:pStyle w:val="Rubrik3"/>
      </w:pPr>
      <w:bookmarkStart w:id="403" w:name="_Toc57656070"/>
      <w:r w:rsidRPr="00903DBA">
        <w:t>Remove Trivial Assignment</w:t>
      </w:r>
      <w:bookmarkEnd w:id="403"/>
    </w:p>
    <w:p w14:paraId="3E4059C5" w14:textId="286B5D83" w:rsidR="009F35D4" w:rsidRPr="00903DBA" w:rsidRDefault="009F35D4" w:rsidP="009F35D4">
      <w:r w:rsidRPr="00903DBA">
        <w:t xml:space="preserve">Trivial assignment, where a symbol is assigned the value of the same symbol, </w:t>
      </w:r>
      <w:r w:rsidR="00944992" w:rsidRPr="00903DBA">
        <w:t xml:space="preserve">such as </w:t>
      </w:r>
      <w:r w:rsidR="00944992" w:rsidRPr="00903DBA">
        <w:rPr>
          <w:rStyle w:val="KeyWord0"/>
        </w:rPr>
        <w:t>x</w:t>
      </w:r>
      <w:r w:rsidR="00944992" w:rsidRPr="00903DBA">
        <w:t xml:space="preserve"> </w:t>
      </w:r>
      <w:r w:rsidR="00944992" w:rsidRPr="00903DBA">
        <w:rPr>
          <w:rStyle w:val="KeyWord0"/>
        </w:rPr>
        <w:t>=</w:t>
      </w:r>
      <w:r w:rsidR="00944992" w:rsidRPr="00903DBA">
        <w:t xml:space="preserve"> </w:t>
      </w:r>
      <w:proofErr w:type="gramStart"/>
      <w:r w:rsidR="00944992" w:rsidRPr="00903DBA">
        <w:rPr>
          <w:rStyle w:val="KeyWord0"/>
        </w:rPr>
        <w:t>x;</w:t>
      </w:r>
      <w:r w:rsidR="00944992" w:rsidRPr="00903DBA">
        <w:t>,</w:t>
      </w:r>
      <w:proofErr w:type="gramEnd"/>
      <w:r w:rsidR="00944992" w:rsidRPr="00903DBA">
        <w:t xml:space="preserve"> </w:t>
      </w:r>
      <w:r w:rsidRPr="00903DBA">
        <w:t>shall be removed.</w:t>
      </w:r>
    </w:p>
    <w:p w14:paraId="16ECCE16" w14:textId="77777777" w:rsidR="003135D1" w:rsidRPr="00903DBA" w:rsidRDefault="003135D1" w:rsidP="003135D1">
      <w:pPr>
        <w:pStyle w:val="Code"/>
        <w:rPr>
          <w:highlight w:val="white"/>
        </w:rPr>
      </w:pPr>
      <w:r w:rsidRPr="00903DBA">
        <w:rPr>
          <w:highlight w:val="white"/>
        </w:rPr>
        <w:t xml:space="preserve">    private void RemoveTrivialAssign() {</w:t>
      </w:r>
    </w:p>
    <w:p w14:paraId="15AAD6D2" w14:textId="77777777" w:rsidR="003135D1" w:rsidRPr="00903DBA" w:rsidRDefault="003135D1" w:rsidP="003135D1">
      <w:pPr>
        <w:pStyle w:val="Code"/>
        <w:rPr>
          <w:highlight w:val="white"/>
        </w:rPr>
      </w:pPr>
      <w:r w:rsidRPr="00903DBA">
        <w:rPr>
          <w:highlight w:val="white"/>
        </w:rPr>
        <w:t xml:space="preserve">      foreach (MiddleCode middleCode in m_middleCodeList) {</w:t>
      </w:r>
    </w:p>
    <w:p w14:paraId="55FFEBF0" w14:textId="77777777" w:rsidR="003135D1" w:rsidRPr="00903DBA" w:rsidRDefault="003135D1" w:rsidP="003135D1">
      <w:pPr>
        <w:pStyle w:val="Code"/>
        <w:rPr>
          <w:highlight w:val="white"/>
        </w:rPr>
      </w:pPr>
      <w:r w:rsidRPr="00903DBA">
        <w:rPr>
          <w:highlight w:val="white"/>
        </w:rPr>
        <w:t xml:space="preserve">        MiddleOperator middleOperator = middleCode.Operator;</w:t>
      </w:r>
    </w:p>
    <w:p w14:paraId="560B3220" w14:textId="77777777" w:rsidR="003135D1" w:rsidRPr="00903DBA" w:rsidRDefault="003135D1" w:rsidP="003135D1">
      <w:pPr>
        <w:pStyle w:val="Code"/>
        <w:rPr>
          <w:highlight w:val="white"/>
        </w:rPr>
      </w:pPr>
      <w:r w:rsidRPr="00903DBA">
        <w:rPr>
          <w:highlight w:val="white"/>
        </w:rPr>
        <w:t xml:space="preserve">      </w:t>
      </w:r>
    </w:p>
    <w:p w14:paraId="068ECA99" w14:textId="77777777" w:rsidR="003135D1" w:rsidRPr="00903DBA" w:rsidRDefault="003135D1" w:rsidP="003135D1">
      <w:pPr>
        <w:pStyle w:val="Code"/>
        <w:rPr>
          <w:highlight w:val="white"/>
        </w:rPr>
      </w:pPr>
      <w:r w:rsidRPr="00903DBA">
        <w:rPr>
          <w:highlight w:val="white"/>
        </w:rPr>
        <w:t xml:space="preserve">        if (middleOperator == MiddleOperator.Assign) {</w:t>
      </w:r>
    </w:p>
    <w:p w14:paraId="2EFF024F" w14:textId="77777777" w:rsidR="003135D1" w:rsidRPr="00903DBA" w:rsidRDefault="003135D1" w:rsidP="003135D1">
      <w:pPr>
        <w:pStyle w:val="Code"/>
        <w:rPr>
          <w:highlight w:val="white"/>
        </w:rPr>
      </w:pPr>
      <w:r w:rsidRPr="00903DBA">
        <w:rPr>
          <w:highlight w:val="white"/>
        </w:rPr>
        <w:t xml:space="preserve">          Symbol resultSymbol = (Symbol) middleCode[0],</w:t>
      </w:r>
    </w:p>
    <w:p w14:paraId="0808696B" w14:textId="77777777" w:rsidR="003135D1" w:rsidRPr="00903DBA" w:rsidRDefault="003135D1" w:rsidP="003135D1">
      <w:pPr>
        <w:pStyle w:val="Code"/>
        <w:rPr>
          <w:highlight w:val="white"/>
        </w:rPr>
      </w:pPr>
      <w:r w:rsidRPr="00903DBA">
        <w:rPr>
          <w:highlight w:val="white"/>
        </w:rPr>
        <w:t xml:space="preserve">                 assignSymbol = (Symbol) middleCode[1];</w:t>
      </w:r>
    </w:p>
    <w:p w14:paraId="45C0E3BF" w14:textId="77777777" w:rsidR="003135D1" w:rsidRPr="00903DBA" w:rsidRDefault="003135D1" w:rsidP="003135D1">
      <w:pPr>
        <w:pStyle w:val="Code"/>
        <w:rPr>
          <w:highlight w:val="white"/>
        </w:rPr>
      </w:pPr>
      <w:r w:rsidRPr="00903DBA">
        <w:rPr>
          <w:highlight w:val="white"/>
        </w:rPr>
        <w:t xml:space="preserve">        </w:t>
      </w:r>
    </w:p>
    <w:p w14:paraId="13EDE0DE" w14:textId="77777777" w:rsidR="003135D1" w:rsidRPr="00903DBA" w:rsidRDefault="003135D1" w:rsidP="003135D1">
      <w:pPr>
        <w:pStyle w:val="Code"/>
        <w:rPr>
          <w:highlight w:val="white"/>
        </w:rPr>
      </w:pPr>
      <w:r w:rsidRPr="00903DBA">
        <w:rPr>
          <w:highlight w:val="white"/>
        </w:rPr>
        <w:t xml:space="preserve">          if (resultSymbol == assignSymbol) {</w:t>
      </w:r>
    </w:p>
    <w:p w14:paraId="27D86D41" w14:textId="77777777" w:rsidR="003135D1" w:rsidRPr="00903DBA" w:rsidRDefault="003135D1" w:rsidP="003135D1">
      <w:pPr>
        <w:pStyle w:val="Code"/>
        <w:rPr>
          <w:highlight w:val="white"/>
        </w:rPr>
      </w:pPr>
      <w:r w:rsidRPr="00903DBA">
        <w:rPr>
          <w:highlight w:val="white"/>
        </w:rPr>
        <w:t xml:space="preserve">            middleCode.Operator = MiddleOperator.Empty;</w:t>
      </w:r>
    </w:p>
    <w:p w14:paraId="34E430D4" w14:textId="77777777" w:rsidR="003135D1" w:rsidRPr="00903DBA" w:rsidRDefault="003135D1" w:rsidP="003135D1">
      <w:pPr>
        <w:pStyle w:val="Code"/>
        <w:rPr>
          <w:highlight w:val="white"/>
        </w:rPr>
      </w:pPr>
      <w:r w:rsidRPr="00903DBA">
        <w:rPr>
          <w:highlight w:val="white"/>
        </w:rPr>
        <w:t xml:space="preserve">            m_update = true;</w:t>
      </w:r>
    </w:p>
    <w:p w14:paraId="3132032B" w14:textId="77777777" w:rsidR="003135D1" w:rsidRPr="00903DBA" w:rsidRDefault="003135D1" w:rsidP="003135D1">
      <w:pPr>
        <w:pStyle w:val="Code"/>
        <w:rPr>
          <w:highlight w:val="white"/>
        </w:rPr>
      </w:pPr>
      <w:r w:rsidRPr="00903DBA">
        <w:rPr>
          <w:highlight w:val="white"/>
        </w:rPr>
        <w:t xml:space="preserve">          }</w:t>
      </w:r>
    </w:p>
    <w:p w14:paraId="66B04D67" w14:textId="77777777" w:rsidR="003135D1" w:rsidRPr="00903DBA" w:rsidRDefault="003135D1" w:rsidP="003135D1">
      <w:pPr>
        <w:pStyle w:val="Code"/>
        <w:rPr>
          <w:highlight w:val="white"/>
        </w:rPr>
      </w:pPr>
      <w:r w:rsidRPr="00903DBA">
        <w:rPr>
          <w:highlight w:val="white"/>
        </w:rPr>
        <w:t xml:space="preserve">        }</w:t>
      </w:r>
    </w:p>
    <w:p w14:paraId="14965EE2" w14:textId="77777777" w:rsidR="003135D1" w:rsidRPr="00903DBA" w:rsidRDefault="003135D1" w:rsidP="003135D1">
      <w:pPr>
        <w:pStyle w:val="Code"/>
        <w:rPr>
          <w:highlight w:val="white"/>
        </w:rPr>
      </w:pPr>
      <w:r w:rsidRPr="00903DBA">
        <w:rPr>
          <w:highlight w:val="white"/>
        </w:rPr>
        <w:t xml:space="preserve">      }</w:t>
      </w:r>
    </w:p>
    <w:p w14:paraId="0DBDB352" w14:textId="60EA5389" w:rsidR="00790057" w:rsidRPr="00903DBA" w:rsidRDefault="003135D1" w:rsidP="003135D1">
      <w:pPr>
        <w:pStyle w:val="Code"/>
        <w:rPr>
          <w:highlight w:val="white"/>
        </w:rPr>
      </w:pPr>
      <w:r w:rsidRPr="00903DBA">
        <w:rPr>
          <w:highlight w:val="white"/>
        </w:rPr>
        <w:t xml:space="preserve">    }</w:t>
      </w:r>
    </w:p>
    <w:p w14:paraId="01F89110" w14:textId="31CC5129" w:rsidR="001D1BEE" w:rsidRPr="00903DBA" w:rsidRDefault="00EF5A6C" w:rsidP="00BA6016">
      <w:pPr>
        <w:pStyle w:val="Rubrik3"/>
      </w:pPr>
      <w:bookmarkStart w:id="404" w:name="_Toc57656071"/>
      <w:r w:rsidRPr="00903DBA">
        <w:t xml:space="preserve">Remove </w:t>
      </w:r>
      <w:r w:rsidR="00F03A18" w:rsidRPr="00903DBA">
        <w:t>Cleared</w:t>
      </w:r>
      <w:r w:rsidRPr="00903DBA">
        <w:t xml:space="preserve"> Code</w:t>
      </w:r>
      <w:bookmarkEnd w:id="404"/>
    </w:p>
    <w:p w14:paraId="37E1B19C" w14:textId="7B1ED394" w:rsidR="00D27FDA" w:rsidRPr="00903DBA" w:rsidRDefault="00237ECB" w:rsidP="00D27FDA">
      <w:r w:rsidRPr="00903DBA">
        <w:t>Technically</w:t>
      </w:r>
      <w:r w:rsidR="00D27FDA" w:rsidRPr="00903DBA">
        <w:t xml:space="preserve">, it is not strictly necessary to remove </w:t>
      </w:r>
      <w:r w:rsidRPr="00903DBA">
        <w:t>cleared middle code instruction</w:t>
      </w:r>
      <w:r w:rsidR="0005253C" w:rsidRPr="00903DBA">
        <w:t>s</w:t>
      </w:r>
      <w:r w:rsidRPr="00903DBA">
        <w:t xml:space="preserve"> since </w:t>
      </w:r>
      <w:r w:rsidR="00C45031" w:rsidRPr="00903DBA">
        <w:t>it does</w:t>
      </w:r>
      <w:r w:rsidRPr="00903DBA">
        <w:t xml:space="preserve"> not generate </w:t>
      </w:r>
      <w:r w:rsidR="00896B61" w:rsidRPr="00903DBA">
        <w:t>target</w:t>
      </w:r>
      <w:r w:rsidRPr="00903DBA">
        <w:t xml:space="preserve"> code. However, </w:t>
      </w:r>
      <w:r w:rsidR="003060AC" w:rsidRPr="00903DBA">
        <w:t xml:space="preserve">it </w:t>
      </w:r>
      <w:r w:rsidR="007B0D93" w:rsidRPr="00903DBA">
        <w:t>simplif</w:t>
      </w:r>
      <w:r w:rsidR="003060AC" w:rsidRPr="00903DBA">
        <w:t>ies</w:t>
      </w:r>
      <w:r w:rsidR="007B0D93" w:rsidRPr="00903DBA">
        <w:t xml:space="preserve"> the </w:t>
      </w:r>
      <w:r w:rsidRPr="00903DBA">
        <w:t>optimization methods</w:t>
      </w:r>
      <w:r w:rsidR="003060AC" w:rsidRPr="00903DBA">
        <w:t xml:space="preserve"> of this section.</w:t>
      </w:r>
    </w:p>
    <w:p w14:paraId="697A9E85" w14:textId="77777777" w:rsidR="003A7420" w:rsidRPr="00903DBA" w:rsidRDefault="003A7420" w:rsidP="003A7420">
      <w:pPr>
        <w:pStyle w:val="Code"/>
        <w:rPr>
          <w:highlight w:val="white"/>
        </w:rPr>
      </w:pPr>
      <w:r w:rsidRPr="00903DBA">
        <w:rPr>
          <w:highlight w:val="white"/>
        </w:rPr>
        <w:t xml:space="preserve">    public void RemoveClearedCode() {</w:t>
      </w:r>
    </w:p>
    <w:p w14:paraId="547C044F" w14:textId="5C66092F" w:rsidR="00D67BB0" w:rsidRPr="00903DBA" w:rsidRDefault="00D67BB0" w:rsidP="00D67BB0">
      <w:pPr>
        <w:rPr>
          <w:highlight w:val="white"/>
        </w:rPr>
      </w:pPr>
      <w:r w:rsidRPr="00903DBA">
        <w:rPr>
          <w:highlight w:val="white"/>
        </w:rPr>
        <w:t xml:space="preserve">We iterate backwards through the middle code list </w:t>
      </w:r>
      <w:r w:rsidR="00BF19B1" w:rsidRPr="00903DBA">
        <w:rPr>
          <w:rFonts w:ascii="inherit" w:hAnsi="inherit"/>
          <w:color w:val="000000"/>
          <w:shd w:val="clear" w:color="auto" w:fill="FFFFFF"/>
        </w:rPr>
        <w:t>for performance reasons.</w:t>
      </w:r>
    </w:p>
    <w:p w14:paraId="20203B6C" w14:textId="204975FE" w:rsidR="003A7420" w:rsidRPr="00903DBA" w:rsidRDefault="003A7420" w:rsidP="003A7420">
      <w:pPr>
        <w:pStyle w:val="Code"/>
        <w:rPr>
          <w:highlight w:val="white"/>
        </w:rPr>
      </w:pPr>
      <w:r w:rsidRPr="00903DBA">
        <w:rPr>
          <w:highlight w:val="white"/>
        </w:rPr>
        <w:t xml:space="preserve">      for (int </w:t>
      </w:r>
      <w:r w:rsidR="00F06F03" w:rsidRPr="00903DBA">
        <w:rPr>
          <w:highlight w:val="white"/>
        </w:rPr>
        <w:t>index</w:t>
      </w:r>
      <w:r w:rsidRPr="00903DBA">
        <w:rPr>
          <w:highlight w:val="white"/>
        </w:rPr>
        <w:t xml:space="preserve"> = (m_middleCodeList.Count - </w:t>
      </w:r>
      <w:r w:rsidR="00085480" w:rsidRPr="00903DBA">
        <w:rPr>
          <w:highlight w:val="white"/>
        </w:rPr>
        <w:t>1</w:t>
      </w:r>
      <w:r w:rsidRPr="00903DBA">
        <w:rPr>
          <w:highlight w:val="white"/>
        </w:rPr>
        <w:t xml:space="preserve">); </w:t>
      </w:r>
      <w:r w:rsidR="00F06F03" w:rsidRPr="00903DBA">
        <w:rPr>
          <w:highlight w:val="white"/>
        </w:rPr>
        <w:t>index</w:t>
      </w:r>
      <w:r w:rsidRPr="00903DBA">
        <w:rPr>
          <w:highlight w:val="white"/>
        </w:rPr>
        <w:t xml:space="preserve"> </w:t>
      </w:r>
      <w:r w:rsidR="004A5B1B" w:rsidRPr="00903DBA">
        <w:rPr>
          <w:highlight w:val="white"/>
        </w:rPr>
        <w:t>&gt;=</w:t>
      </w:r>
      <w:r w:rsidRPr="00903DBA">
        <w:rPr>
          <w:highlight w:val="white"/>
        </w:rPr>
        <w:t xml:space="preserve"> 0;--</w:t>
      </w:r>
      <w:r w:rsidR="00F06F03" w:rsidRPr="00903DBA">
        <w:rPr>
          <w:highlight w:val="white"/>
        </w:rPr>
        <w:t>index</w:t>
      </w:r>
      <w:r w:rsidRPr="00903DBA">
        <w:rPr>
          <w:highlight w:val="white"/>
        </w:rPr>
        <w:t>){</w:t>
      </w:r>
    </w:p>
    <w:p w14:paraId="0F944F51" w14:textId="0DEDF0BA" w:rsidR="003A7420" w:rsidRPr="00903DBA" w:rsidRDefault="003A7420" w:rsidP="003A7420">
      <w:pPr>
        <w:pStyle w:val="Code"/>
        <w:rPr>
          <w:highlight w:val="white"/>
        </w:rPr>
      </w:pPr>
      <w:r w:rsidRPr="00903DBA">
        <w:rPr>
          <w:highlight w:val="white"/>
        </w:rPr>
        <w:lastRenderedPageBreak/>
        <w:t xml:space="preserve">        if (m_middleCodeList[</w:t>
      </w:r>
      <w:r w:rsidR="00F06F03" w:rsidRPr="00903DBA">
        <w:rPr>
          <w:highlight w:val="white"/>
        </w:rPr>
        <w:t>index</w:t>
      </w:r>
      <w:r w:rsidRPr="00903DBA">
        <w:rPr>
          <w:highlight w:val="white"/>
        </w:rPr>
        <w:t>].Operator == MiddleOperator.Empty) {</w:t>
      </w:r>
    </w:p>
    <w:p w14:paraId="73F97B19" w14:textId="52480F78" w:rsidR="001E2786" w:rsidRPr="00903DBA" w:rsidRDefault="001E2786" w:rsidP="009A0289">
      <w:pPr>
        <w:rPr>
          <w:highlight w:val="white"/>
        </w:rPr>
      </w:pPr>
      <w:r w:rsidRPr="00903DBA">
        <w:rPr>
          <w:highlight w:val="white"/>
        </w:rPr>
        <w:t xml:space="preserve">For each empty instruction we must </w:t>
      </w:r>
      <w:r w:rsidR="009A0289" w:rsidRPr="00903DBA">
        <w:rPr>
          <w:highlight w:val="white"/>
        </w:rPr>
        <w:t xml:space="preserve">go through all other instruction </w:t>
      </w:r>
      <w:r w:rsidR="00F06F03" w:rsidRPr="00903DBA">
        <w:rPr>
          <w:highlight w:val="white"/>
        </w:rPr>
        <w:t>and decrease all target by one that is greater than the index of the instruction to be removed.</w:t>
      </w:r>
    </w:p>
    <w:p w14:paraId="47B388ED" w14:textId="6CE12A3C" w:rsidR="003A7420" w:rsidRPr="00903DBA" w:rsidRDefault="003A7420" w:rsidP="003A7420">
      <w:pPr>
        <w:pStyle w:val="Code"/>
        <w:rPr>
          <w:highlight w:val="white"/>
        </w:rPr>
      </w:pPr>
      <w:r w:rsidRPr="00903DBA">
        <w:rPr>
          <w:highlight w:val="white"/>
        </w:rPr>
        <w:t xml:space="preserve">          </w:t>
      </w:r>
      <w:r w:rsidR="001E2786" w:rsidRPr="00903DBA">
        <w:rPr>
          <w:highlight w:val="white"/>
        </w:rPr>
        <w:t>foreach (MiddleCode middleCode in m</w:t>
      </w:r>
      <w:r w:rsidRPr="00903DBA">
        <w:rPr>
          <w:highlight w:val="white"/>
        </w:rPr>
        <w:t>_middleCodeList</w:t>
      </w:r>
      <w:r w:rsidR="001E2786" w:rsidRPr="00903DBA">
        <w:rPr>
          <w:highlight w:val="white"/>
        </w:rPr>
        <w:t>) {</w:t>
      </w:r>
    </w:p>
    <w:p w14:paraId="52F0527A" w14:textId="77777777" w:rsidR="003A7420" w:rsidRPr="00903DBA" w:rsidRDefault="003A7420" w:rsidP="003A7420">
      <w:pPr>
        <w:pStyle w:val="Code"/>
        <w:rPr>
          <w:highlight w:val="white"/>
        </w:rPr>
      </w:pPr>
      <w:r w:rsidRPr="00903DBA">
        <w:rPr>
          <w:highlight w:val="white"/>
        </w:rPr>
        <w:t xml:space="preserve">            if (middleCode.IsRelationCarryOrGoto()) {</w:t>
      </w:r>
    </w:p>
    <w:p w14:paraId="6898E590" w14:textId="77777777" w:rsidR="003A7420" w:rsidRPr="00903DBA" w:rsidRDefault="003A7420" w:rsidP="003A7420">
      <w:pPr>
        <w:pStyle w:val="Code"/>
        <w:rPr>
          <w:highlight w:val="white"/>
        </w:rPr>
      </w:pPr>
      <w:r w:rsidRPr="00903DBA">
        <w:rPr>
          <w:highlight w:val="white"/>
        </w:rPr>
        <w:t xml:space="preserve">              int target = (int) middleCode[0];</w:t>
      </w:r>
    </w:p>
    <w:p w14:paraId="4CABBDF2" w14:textId="77777777" w:rsidR="003A7420" w:rsidRPr="00903DBA" w:rsidRDefault="003A7420" w:rsidP="003A7420">
      <w:pPr>
        <w:pStyle w:val="Code"/>
        <w:rPr>
          <w:highlight w:val="white"/>
        </w:rPr>
      </w:pPr>
      <w:r w:rsidRPr="00903DBA">
        <w:rPr>
          <w:highlight w:val="white"/>
        </w:rPr>
        <w:t xml:space="preserve">            </w:t>
      </w:r>
    </w:p>
    <w:p w14:paraId="73A2D7AF" w14:textId="2AFDF9BF" w:rsidR="003A7420" w:rsidRPr="00903DBA" w:rsidRDefault="003A7420" w:rsidP="003A7420">
      <w:pPr>
        <w:pStyle w:val="Code"/>
        <w:rPr>
          <w:highlight w:val="white"/>
        </w:rPr>
      </w:pPr>
      <w:r w:rsidRPr="00903DBA">
        <w:rPr>
          <w:highlight w:val="white"/>
        </w:rPr>
        <w:t xml:space="preserve">              if (target &gt; </w:t>
      </w:r>
      <w:r w:rsidR="00F06F03" w:rsidRPr="00903DBA">
        <w:rPr>
          <w:highlight w:val="white"/>
        </w:rPr>
        <w:t>index</w:t>
      </w:r>
      <w:r w:rsidRPr="00903DBA">
        <w:rPr>
          <w:highlight w:val="white"/>
        </w:rPr>
        <w:t>) {</w:t>
      </w:r>
    </w:p>
    <w:p w14:paraId="49394E8F" w14:textId="77777777" w:rsidR="003A7420" w:rsidRPr="00903DBA" w:rsidRDefault="003A7420" w:rsidP="003A7420">
      <w:pPr>
        <w:pStyle w:val="Code"/>
        <w:rPr>
          <w:highlight w:val="white"/>
        </w:rPr>
      </w:pPr>
      <w:r w:rsidRPr="00903DBA">
        <w:rPr>
          <w:highlight w:val="white"/>
        </w:rPr>
        <w:t xml:space="preserve">                middleCode[0] = target - 1;</w:t>
      </w:r>
    </w:p>
    <w:p w14:paraId="368792B3" w14:textId="77777777" w:rsidR="003A7420" w:rsidRPr="00903DBA" w:rsidRDefault="003A7420" w:rsidP="003A7420">
      <w:pPr>
        <w:pStyle w:val="Code"/>
        <w:rPr>
          <w:highlight w:val="white"/>
        </w:rPr>
      </w:pPr>
      <w:r w:rsidRPr="00903DBA">
        <w:rPr>
          <w:highlight w:val="white"/>
        </w:rPr>
        <w:t xml:space="preserve">              }</w:t>
      </w:r>
    </w:p>
    <w:p w14:paraId="0A13B333" w14:textId="77777777" w:rsidR="003A7420" w:rsidRPr="00903DBA" w:rsidRDefault="003A7420" w:rsidP="003A7420">
      <w:pPr>
        <w:pStyle w:val="Code"/>
        <w:rPr>
          <w:highlight w:val="white"/>
        </w:rPr>
      </w:pPr>
      <w:r w:rsidRPr="00903DBA">
        <w:rPr>
          <w:highlight w:val="white"/>
        </w:rPr>
        <w:t xml:space="preserve">            }</w:t>
      </w:r>
    </w:p>
    <w:p w14:paraId="30CE5AA9" w14:textId="77777777" w:rsidR="003A7420" w:rsidRPr="00903DBA" w:rsidRDefault="003A7420" w:rsidP="003A7420">
      <w:pPr>
        <w:pStyle w:val="Code"/>
        <w:rPr>
          <w:highlight w:val="white"/>
        </w:rPr>
      </w:pPr>
      <w:r w:rsidRPr="00903DBA">
        <w:rPr>
          <w:highlight w:val="white"/>
        </w:rPr>
        <w:t xml:space="preserve">          }</w:t>
      </w:r>
    </w:p>
    <w:p w14:paraId="7778C288" w14:textId="77777777" w:rsidR="003A7420" w:rsidRPr="00903DBA" w:rsidRDefault="003A7420" w:rsidP="003A7420">
      <w:pPr>
        <w:pStyle w:val="Code"/>
        <w:rPr>
          <w:highlight w:val="white"/>
        </w:rPr>
      </w:pPr>
      <w:r w:rsidRPr="00903DBA">
        <w:rPr>
          <w:highlight w:val="white"/>
        </w:rPr>
        <w:t xml:space="preserve">        </w:t>
      </w:r>
    </w:p>
    <w:p w14:paraId="6ECBE3FF" w14:textId="2677657E" w:rsidR="003A7420" w:rsidRPr="00903DBA" w:rsidRDefault="003A7420" w:rsidP="003A7420">
      <w:pPr>
        <w:pStyle w:val="Code"/>
        <w:rPr>
          <w:highlight w:val="white"/>
        </w:rPr>
      </w:pPr>
      <w:r w:rsidRPr="00903DBA">
        <w:rPr>
          <w:highlight w:val="white"/>
        </w:rPr>
        <w:t xml:space="preserve">          m_middleCodeList.RemoveAt(</w:t>
      </w:r>
      <w:r w:rsidR="00F06F03" w:rsidRPr="00903DBA">
        <w:rPr>
          <w:highlight w:val="white"/>
        </w:rPr>
        <w:t>index</w:t>
      </w:r>
      <w:r w:rsidRPr="00903DBA">
        <w:rPr>
          <w:highlight w:val="white"/>
        </w:rPr>
        <w:t>);</w:t>
      </w:r>
    </w:p>
    <w:p w14:paraId="1EF6B2F0" w14:textId="77777777" w:rsidR="003A7420" w:rsidRPr="00903DBA" w:rsidRDefault="003A7420" w:rsidP="003A7420">
      <w:pPr>
        <w:pStyle w:val="Code"/>
        <w:rPr>
          <w:highlight w:val="white"/>
        </w:rPr>
      </w:pPr>
      <w:r w:rsidRPr="00903DBA">
        <w:rPr>
          <w:highlight w:val="white"/>
        </w:rPr>
        <w:t xml:space="preserve">        }</w:t>
      </w:r>
    </w:p>
    <w:p w14:paraId="793B5A0E" w14:textId="77777777" w:rsidR="003A7420" w:rsidRPr="00903DBA" w:rsidRDefault="003A7420" w:rsidP="003A7420">
      <w:pPr>
        <w:pStyle w:val="Code"/>
        <w:rPr>
          <w:highlight w:val="white"/>
        </w:rPr>
      </w:pPr>
      <w:r w:rsidRPr="00903DBA">
        <w:rPr>
          <w:highlight w:val="white"/>
        </w:rPr>
        <w:t xml:space="preserve">      }</w:t>
      </w:r>
    </w:p>
    <w:p w14:paraId="12E7FE42" w14:textId="0CE119B6" w:rsidR="003A7420" w:rsidRPr="00903DBA" w:rsidRDefault="003A7420" w:rsidP="003A7420">
      <w:pPr>
        <w:pStyle w:val="Code"/>
        <w:rPr>
          <w:highlight w:val="white"/>
        </w:rPr>
      </w:pPr>
      <w:r w:rsidRPr="00903DBA">
        <w:rPr>
          <w:highlight w:val="white"/>
        </w:rPr>
        <w:t xml:space="preserve">    }</w:t>
      </w:r>
    </w:p>
    <w:p w14:paraId="08D09400" w14:textId="5F13C6FF" w:rsidR="0099128E" w:rsidRPr="00903DBA" w:rsidRDefault="0099128E" w:rsidP="0099128E">
      <w:pPr>
        <w:pStyle w:val="Rubrik1"/>
      </w:pPr>
      <w:bookmarkStart w:id="405" w:name="_Ref54016612"/>
      <w:bookmarkStart w:id="406" w:name="_Ref54016688"/>
      <w:bookmarkStart w:id="407" w:name="_Toc57656072"/>
      <w:r w:rsidRPr="00903DBA">
        <w:lastRenderedPageBreak/>
        <w:t>Assembly Code Generation</w:t>
      </w:r>
      <w:bookmarkEnd w:id="405"/>
      <w:bookmarkEnd w:id="406"/>
      <w:bookmarkEnd w:id="407"/>
    </w:p>
    <w:p w14:paraId="70E477B9" w14:textId="277CFAE1" w:rsidR="009E30F3" w:rsidRPr="00903DBA" w:rsidRDefault="009E30F3" w:rsidP="00B157D0">
      <w:r w:rsidRPr="00903DBA">
        <w:t xml:space="preserve">When we have generated and optimized the middle code, </w:t>
      </w:r>
      <w:r w:rsidR="00756A35" w:rsidRPr="00903DBA">
        <w:t xml:space="preserve">we continue </w:t>
      </w:r>
      <w:r w:rsidR="003C351D" w:rsidRPr="00903DBA">
        <w:t>to</w:t>
      </w:r>
      <w:r w:rsidR="00756A35" w:rsidRPr="00903DBA">
        <w:t xml:space="preserve"> </w:t>
      </w:r>
      <w:r w:rsidRPr="00903DBA">
        <w:t>generat</w:t>
      </w:r>
      <w:r w:rsidR="003C351D" w:rsidRPr="00903DBA">
        <w:t>e</w:t>
      </w:r>
      <w:r w:rsidRPr="00903DBA">
        <w:t xml:space="preserve"> the final assembly code.</w:t>
      </w:r>
      <w:r w:rsidR="00ED302B" w:rsidRPr="00903DBA">
        <w:t xml:space="preserve"> The first step is to generate the assembly code with </w:t>
      </w:r>
      <w:r w:rsidR="00ED302B" w:rsidRPr="00903DBA">
        <w:rPr>
          <w:rStyle w:val="Italic"/>
        </w:rPr>
        <w:t>tracks</w:t>
      </w:r>
      <w:r w:rsidR="00ED302B" w:rsidRPr="00903DBA">
        <w:t xml:space="preserve">. </w:t>
      </w:r>
      <w:r w:rsidR="008562B1" w:rsidRPr="00903DBA">
        <w:t>A track is a place hold</w:t>
      </w:r>
      <w:r w:rsidR="0014723C" w:rsidRPr="00903DBA">
        <w:t>er</w:t>
      </w:r>
      <w:r w:rsidR="008562B1" w:rsidRPr="00903DBA">
        <w:t xml:space="preserve"> for a register </w:t>
      </w:r>
      <w:r w:rsidR="00220FF7" w:rsidRPr="00903DBA">
        <w:t>and</w:t>
      </w:r>
      <w:r w:rsidR="008562B1" w:rsidRPr="00903DBA">
        <w:t xml:space="preserve"> follows the (yet unknown) register through the code. The track is then replaced by a proper register by the register allocato</w:t>
      </w:r>
      <w:r w:rsidR="0014723C" w:rsidRPr="00903DBA">
        <w:t>r</w:t>
      </w:r>
      <w:r w:rsidR="008562B1" w:rsidRPr="00903DBA">
        <w:t>. Finally, the assembly code instruction</w:t>
      </w:r>
      <w:r w:rsidR="00220FF7" w:rsidRPr="00903DBA">
        <w:t>s</w:t>
      </w:r>
      <w:r w:rsidR="008562B1" w:rsidRPr="00903DBA">
        <w:t xml:space="preserve"> are written in plain text.</w:t>
      </w:r>
    </w:p>
    <w:p w14:paraId="4C71FC1D" w14:textId="4259987D" w:rsidR="006C5851" w:rsidRPr="00903DBA" w:rsidRDefault="004E1BBC" w:rsidP="00B25DBF">
      <w:pPr>
        <w:pStyle w:val="Rubrik2"/>
      </w:pPr>
      <w:bookmarkStart w:id="408" w:name="_Toc57656073"/>
      <w:r w:rsidRPr="00903DBA">
        <w:t>Runtime Management</w:t>
      </w:r>
      <w:bookmarkEnd w:id="408"/>
    </w:p>
    <w:p w14:paraId="023BD772" w14:textId="477EF4ED" w:rsidR="00B26610" w:rsidRPr="00903DBA" w:rsidRDefault="00B26610" w:rsidP="00B26610">
      <w:r w:rsidRPr="00903DBA">
        <w:t>When it comes to runtime management</w:t>
      </w:r>
      <w:r w:rsidR="000C3F22" w:rsidRPr="00903DBA">
        <w:t>,</w:t>
      </w:r>
      <w:r w:rsidRPr="00903DBA">
        <w:t xml:space="preserve"> we use the classic style where we allocate </w:t>
      </w:r>
      <w:r w:rsidR="007635EF" w:rsidRPr="00903DBA">
        <w:t>an activation record for each function call, beginning with the initi</w:t>
      </w:r>
      <w:r w:rsidR="000C3F22" w:rsidRPr="00903DBA">
        <w:t xml:space="preserve">al call to </w:t>
      </w:r>
      <w:r w:rsidR="000C3F22" w:rsidRPr="00903DBA">
        <w:rPr>
          <w:rStyle w:val="KeyWord0"/>
        </w:rPr>
        <w:t>main</w:t>
      </w:r>
      <w:r w:rsidR="000C3F22" w:rsidRPr="00903DBA">
        <w:t>. Each activation record holds the data for the functions’ parameters and local variables and constants.</w:t>
      </w:r>
      <w:r w:rsidR="00710D99" w:rsidRPr="00903DBA">
        <w:t xml:space="preserve"> We use </w:t>
      </w:r>
      <w:r w:rsidR="00B52600" w:rsidRPr="00903DBA">
        <w:t xml:space="preserve">the </w:t>
      </w:r>
      <w:r w:rsidR="00B52600" w:rsidRPr="00903DBA">
        <w:rPr>
          <w:rStyle w:val="KeyWord0"/>
        </w:rPr>
        <w:t>regular</w:t>
      </w:r>
      <w:r w:rsidR="00710D99" w:rsidRPr="00903DBA">
        <w:t xml:space="preserve"> </w:t>
      </w:r>
      <w:r w:rsidR="00710D99" w:rsidRPr="00903DBA">
        <w:rPr>
          <w:rStyle w:val="KeyWord0"/>
        </w:rPr>
        <w:t>frame</w:t>
      </w:r>
      <w:r w:rsidR="00710D99" w:rsidRPr="00903DBA">
        <w:t xml:space="preserve"> </w:t>
      </w:r>
      <w:r w:rsidR="00710D99" w:rsidRPr="00903DBA">
        <w:rPr>
          <w:rStyle w:val="KeyWord0"/>
        </w:rPr>
        <w:t>pointer</w:t>
      </w:r>
      <w:r w:rsidR="00710D99" w:rsidRPr="00903DBA">
        <w:t xml:space="preserve"> to hold the address of the current function call. The activation record also holds the</w:t>
      </w:r>
      <w:r w:rsidR="004664C2" w:rsidRPr="00903DBA">
        <w:t xml:space="preserve"> frame pointer of the previous activation record and the return address; that is, the</w:t>
      </w:r>
      <w:r w:rsidR="009344BA" w:rsidRPr="00903DBA">
        <w:t xml:space="preserve"> address to jump to when the execution</w:t>
      </w:r>
      <w:r w:rsidR="00992332" w:rsidRPr="00903DBA">
        <w:t xml:space="preserve"> of the current function</w:t>
      </w:r>
      <w:r w:rsidR="009344BA" w:rsidRPr="00903DBA">
        <w:t xml:space="preserve"> returns to the calling function</w:t>
      </w:r>
      <w:r w:rsidR="006B7466" w:rsidRPr="00903DBA">
        <w:t>. More specifically: the address of the instruction following the call in the calling function.</w:t>
      </w:r>
    </w:p>
    <w:p w14:paraId="7F8569E6" w14:textId="69035DC7" w:rsidR="00992332" w:rsidRPr="00903DBA" w:rsidRDefault="00F650C4" w:rsidP="00B26610">
      <w:r w:rsidRPr="00903DBA">
        <w:t xml:space="preserve">What makes it </w:t>
      </w:r>
      <w:r w:rsidR="00992332" w:rsidRPr="00903DBA">
        <w:t xml:space="preserve">a little bit more complicated is </w:t>
      </w:r>
      <w:r w:rsidRPr="00903DBA">
        <w:t xml:space="preserve">that a </w:t>
      </w:r>
      <w:r w:rsidR="00992332" w:rsidRPr="00903DBA">
        <w:t>function may be elliptic; that is, i</w:t>
      </w:r>
      <w:r w:rsidRPr="00903DBA">
        <w:t>t</w:t>
      </w:r>
      <w:r w:rsidR="00992332" w:rsidRPr="00903DBA">
        <w:t xml:space="preserve"> has a variable number of parameters, like </w:t>
      </w:r>
      <w:r w:rsidR="00992332" w:rsidRPr="00903DBA">
        <w:rPr>
          <w:rStyle w:val="KeyWord0"/>
        </w:rPr>
        <w:t>printf</w:t>
      </w:r>
      <w:r w:rsidR="00992332" w:rsidRPr="00903DBA">
        <w:t xml:space="preserve"> and </w:t>
      </w:r>
      <w:r w:rsidR="00992332" w:rsidRPr="00903DBA">
        <w:rPr>
          <w:rStyle w:val="KeyWord0"/>
        </w:rPr>
        <w:t>scanf</w:t>
      </w:r>
      <w:r w:rsidR="00992332" w:rsidRPr="00903DBA">
        <w:t>.</w:t>
      </w:r>
      <w:r w:rsidR="00DC619F" w:rsidRPr="00903DBA">
        <w:t xml:space="preserve"> We introduc</w:t>
      </w:r>
      <w:r w:rsidRPr="00903DBA">
        <w:t xml:space="preserve">e </w:t>
      </w:r>
      <w:r w:rsidR="00DC619F" w:rsidRPr="00903DBA">
        <w:t xml:space="preserve">a second frame pointer: </w:t>
      </w:r>
      <w:r w:rsidRPr="00903DBA">
        <w:t xml:space="preserve">the </w:t>
      </w:r>
      <w:r w:rsidRPr="00903DBA">
        <w:rPr>
          <w:rStyle w:val="KeyWord0"/>
        </w:rPr>
        <w:t>elliptic</w:t>
      </w:r>
      <w:r w:rsidRPr="00903DBA">
        <w:t xml:space="preserve"> </w:t>
      </w:r>
      <w:r w:rsidRPr="00903DBA">
        <w:rPr>
          <w:rStyle w:val="KeyWord0"/>
        </w:rPr>
        <w:t>frame</w:t>
      </w:r>
      <w:r w:rsidRPr="00903DBA">
        <w:t xml:space="preserve"> </w:t>
      </w:r>
      <w:r w:rsidRPr="00903DBA">
        <w:rPr>
          <w:rStyle w:val="KeyWord0"/>
        </w:rPr>
        <w:t>pointer</w:t>
      </w:r>
      <w:r w:rsidR="00B52600" w:rsidRPr="00903DBA">
        <w:t xml:space="preserve"> for elliptic functions. </w:t>
      </w:r>
      <w:r w:rsidR="00DA39EA" w:rsidRPr="00903DBA">
        <w:t>It holds the address of the activation record plus the size of the extra parameters in the call to an elliptic function.</w:t>
      </w:r>
    </w:p>
    <w:p w14:paraId="65E84F62" w14:textId="01698F55" w:rsidR="007C3461" w:rsidRPr="00903DBA" w:rsidRDefault="0054288A" w:rsidP="00B26610">
      <w:r w:rsidRPr="00903DBA">
        <w:t>To sum it up: the activation record holds the return address, regular frame pointer,</w:t>
      </w:r>
      <w:r w:rsidR="00617E3E" w:rsidRPr="00903DBA">
        <w:t xml:space="preserve"> and</w:t>
      </w:r>
      <w:r w:rsidRPr="00903DBA">
        <w:t xml:space="preserve"> elliptic frame pointer</w:t>
      </w:r>
      <w:r w:rsidR="00A00F1B" w:rsidRPr="00903DBA">
        <w:t xml:space="preserve"> </w:t>
      </w:r>
      <w:r w:rsidR="00617E3E" w:rsidRPr="00903DBA">
        <w:t xml:space="preserve">of the calling function as well as </w:t>
      </w:r>
      <w:r w:rsidR="00FC2AC1" w:rsidRPr="00903DBA">
        <w:t xml:space="preserve">the parameters, potential extra parameter in case of an </w:t>
      </w:r>
      <w:r w:rsidR="00617E3E" w:rsidRPr="00903DBA">
        <w:t>elliptic</w:t>
      </w:r>
      <w:r w:rsidR="00FC2AC1" w:rsidRPr="00903DBA">
        <w:t xml:space="preserve"> function, and local variables and constants</w:t>
      </w:r>
      <w:r w:rsidR="00617E3E" w:rsidRPr="00903DBA">
        <w:t xml:space="preserve"> of the current function.</w:t>
      </w:r>
      <w:r w:rsidR="00A00F1B" w:rsidRPr="00903DBA">
        <w:t xml:space="preserve"> The elliptic frame pointer is undefined in case of a non-elliptic calling function</w:t>
      </w:r>
      <w:r w:rsidR="00254F81" w:rsidRPr="00903DBA">
        <w:t>.</w:t>
      </w:r>
      <w:r w:rsidR="00097230" w:rsidRPr="00903DBA">
        <w:t xml:space="preserve"> However, we must always have the elliptic frame pointer in the activation </w:t>
      </w:r>
      <w:r w:rsidR="004A0724" w:rsidRPr="00903DBA">
        <w:t>record since</w:t>
      </w:r>
      <w:r w:rsidR="00097230" w:rsidRPr="00903DBA">
        <w:t xml:space="preserve"> the same function can be called by both elliptic and non-elliptic functions.</w:t>
      </w:r>
    </w:p>
    <w:p w14:paraId="278CA7F9" w14:textId="694B4415" w:rsidR="007D46D3" w:rsidRPr="00903DBA" w:rsidRDefault="007D46D3" w:rsidP="00B26610">
      <w:r w:rsidRPr="00903DBA">
        <w:t>When a function cal</w:t>
      </w:r>
      <w:r w:rsidR="003265E8" w:rsidRPr="00903DBA">
        <w:t xml:space="preserve">ls another function (or itself recursively) </w:t>
      </w:r>
      <w:r w:rsidR="002A0293" w:rsidRPr="00903DBA">
        <w:t>the activation record of the called function is located at the address above the activation record of the calling function</w:t>
      </w:r>
      <w:r w:rsidR="008A4999" w:rsidRPr="00903DBA">
        <w:t xml:space="preserve">. </w:t>
      </w:r>
      <w:r w:rsidR="002566E3" w:rsidRPr="00903DBA">
        <w:t>The return address, regular and frame pointers of the calling function are stored at the beginning of the activation record of the called function.</w:t>
      </w:r>
    </w:p>
    <w:p w14:paraId="6C7FDC26" w14:textId="6068172D" w:rsidR="00C07C4D" w:rsidRPr="00903DBA" w:rsidRDefault="002566E3" w:rsidP="00B26610">
      <w:r w:rsidRPr="00903DBA">
        <w:t>When a function returns to the calling function</w:t>
      </w:r>
      <w:r w:rsidR="00DC782D" w:rsidRPr="00903DBA">
        <w:t>, the regular and elliptic frame pointers are restored to the values of the calling function</w:t>
      </w:r>
      <w:r w:rsidR="003265E8" w:rsidRPr="00903DBA">
        <w:t>,</w:t>
      </w:r>
      <w:r w:rsidR="00DC782D" w:rsidRPr="00903DBA">
        <w:t xml:space="preserve"> and </w:t>
      </w:r>
      <w:r w:rsidR="003265E8" w:rsidRPr="00903DBA">
        <w:t xml:space="preserve">a </w:t>
      </w:r>
      <w:r w:rsidR="006B7466" w:rsidRPr="00903DBA">
        <w:t>jump back to the return address</w:t>
      </w:r>
      <w:r w:rsidR="007D46D3" w:rsidRPr="00903DBA">
        <w:t xml:space="preserve"> occurs.</w:t>
      </w:r>
    </w:p>
    <w:p w14:paraId="144DFB95" w14:textId="389D0C93" w:rsidR="000A7263" w:rsidRPr="00903DBA" w:rsidRDefault="000A7263" w:rsidP="00B26610">
      <w:r w:rsidRPr="00903DBA">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903DBA" w:rsidRDefault="006429E2" w:rsidP="00B26610">
      <w:r w:rsidRPr="00903DBA">
        <w:t xml:space="preserve">The return address of the activation record for the initial </w:t>
      </w:r>
      <w:r w:rsidRPr="00903DBA">
        <w:rPr>
          <w:rStyle w:val="KeyWord0"/>
        </w:rPr>
        <w:t>main</w:t>
      </w:r>
      <w:r w:rsidRPr="00903DBA">
        <w:t xml:space="preserve"> call is initialized to zero. When main return and the return address is zero, an exit of the execution occurs instead of a return. But only for the first call, subsequent recursive calls to </w:t>
      </w:r>
      <w:r w:rsidRPr="00903DBA">
        <w:rPr>
          <w:rStyle w:val="KeyWord0"/>
        </w:rPr>
        <w:t>main</w:t>
      </w:r>
      <w:r w:rsidRPr="00903DBA">
        <w:t xml:space="preserve"> have their own </w:t>
      </w:r>
      <w:r w:rsidR="00045B1F" w:rsidRPr="00903DBA">
        <w:t xml:space="preserve">regular </w:t>
      </w:r>
      <w:r w:rsidRPr="00903DBA">
        <w:t xml:space="preserve">return addresses since it is quite possible to make recursive calls to </w:t>
      </w:r>
      <w:r w:rsidRPr="00903DBA">
        <w:rPr>
          <w:rStyle w:val="KeyWord0"/>
        </w:rPr>
        <w:t>main</w:t>
      </w:r>
      <w:r w:rsidRPr="00903DBA">
        <w:t>. The following program writes the number one to ten.</w:t>
      </w:r>
    </w:p>
    <w:p w14:paraId="0A6BE69A" w14:textId="77777777" w:rsidR="00940436" w:rsidRPr="00903DBA" w:rsidRDefault="00940436" w:rsidP="00940436">
      <w:pPr>
        <w:pStyle w:val="Code"/>
        <w:rPr>
          <w:highlight w:val="white"/>
        </w:rPr>
      </w:pPr>
      <w:r w:rsidRPr="00903DBA">
        <w:rPr>
          <w:highlight w:val="white"/>
        </w:rPr>
        <w:t>void main() {</w:t>
      </w:r>
    </w:p>
    <w:p w14:paraId="687A5A24" w14:textId="77777777" w:rsidR="00940436" w:rsidRPr="00903DBA" w:rsidRDefault="00940436" w:rsidP="00940436">
      <w:pPr>
        <w:pStyle w:val="Code"/>
        <w:rPr>
          <w:highlight w:val="white"/>
        </w:rPr>
      </w:pPr>
      <w:r w:rsidRPr="00903DBA">
        <w:rPr>
          <w:highlight w:val="white"/>
        </w:rPr>
        <w:t xml:space="preserve">  static count = 1;</w:t>
      </w:r>
    </w:p>
    <w:p w14:paraId="38E0F9C2" w14:textId="77777777" w:rsidR="00940436" w:rsidRPr="00903DBA" w:rsidRDefault="00940436" w:rsidP="00940436">
      <w:pPr>
        <w:pStyle w:val="Code"/>
        <w:rPr>
          <w:highlight w:val="white"/>
        </w:rPr>
      </w:pPr>
    </w:p>
    <w:p w14:paraId="29DA69C9" w14:textId="77777777" w:rsidR="00940436" w:rsidRPr="00903DBA" w:rsidRDefault="00940436" w:rsidP="00940436">
      <w:pPr>
        <w:pStyle w:val="Code"/>
        <w:rPr>
          <w:highlight w:val="white"/>
        </w:rPr>
      </w:pPr>
      <w:r w:rsidRPr="00903DBA">
        <w:rPr>
          <w:highlight w:val="white"/>
        </w:rPr>
        <w:t xml:space="preserve">  if (count &lt;= 10) {</w:t>
      </w:r>
    </w:p>
    <w:p w14:paraId="3B19037C" w14:textId="77777777" w:rsidR="00940436" w:rsidRPr="00903DBA" w:rsidRDefault="00940436" w:rsidP="00940436">
      <w:pPr>
        <w:pStyle w:val="Code"/>
        <w:rPr>
          <w:highlight w:val="white"/>
        </w:rPr>
      </w:pPr>
      <w:r w:rsidRPr="00903DBA">
        <w:rPr>
          <w:highlight w:val="white"/>
        </w:rPr>
        <w:t xml:space="preserve">    printf("%d ", count++);</w:t>
      </w:r>
    </w:p>
    <w:p w14:paraId="49A7801E" w14:textId="77777777" w:rsidR="00940436" w:rsidRPr="00903DBA" w:rsidRDefault="00940436" w:rsidP="00940436">
      <w:pPr>
        <w:pStyle w:val="Code"/>
        <w:rPr>
          <w:highlight w:val="white"/>
        </w:rPr>
      </w:pPr>
      <w:r w:rsidRPr="00903DBA">
        <w:rPr>
          <w:highlight w:val="white"/>
        </w:rPr>
        <w:t xml:space="preserve">    main();</w:t>
      </w:r>
    </w:p>
    <w:p w14:paraId="39EAD118" w14:textId="77777777" w:rsidR="00940436" w:rsidRPr="00903DBA" w:rsidRDefault="00940436" w:rsidP="00940436">
      <w:pPr>
        <w:pStyle w:val="Code"/>
        <w:rPr>
          <w:highlight w:val="white"/>
        </w:rPr>
      </w:pPr>
      <w:r w:rsidRPr="00903DBA">
        <w:rPr>
          <w:highlight w:val="white"/>
        </w:rPr>
        <w:t xml:space="preserve">  }</w:t>
      </w:r>
    </w:p>
    <w:p w14:paraId="3CB9D3D9" w14:textId="00646987" w:rsidR="006429E2" w:rsidRPr="00903DBA" w:rsidRDefault="00940436" w:rsidP="00940436">
      <w:pPr>
        <w:pStyle w:val="Code"/>
      </w:pPr>
      <w:r w:rsidRPr="00903DBA">
        <w:rPr>
          <w:highlight w:val="white"/>
        </w:rPr>
        <w:lastRenderedPageBreak/>
        <w:t>}</w:t>
      </w:r>
    </w:p>
    <w:p w14:paraId="480A1FDD" w14:textId="2E224CA6" w:rsidR="00F05868" w:rsidRPr="00903DBA" w:rsidRDefault="00F05868" w:rsidP="00B26610">
      <w:r w:rsidRPr="00903DBA">
        <w:t xml:space="preserve">Let us look at the following </w:t>
      </w:r>
      <w:r w:rsidR="00D65976" w:rsidRPr="00903DBA">
        <w:t>example</w:t>
      </w:r>
      <w:r w:rsidRPr="00903DBA">
        <w:t>.</w:t>
      </w:r>
    </w:p>
    <w:p w14:paraId="2CD34192" w14:textId="0F84F255" w:rsidR="00F05868" w:rsidRPr="00903DBA" w:rsidRDefault="00F05868" w:rsidP="00F05868">
      <w:pPr>
        <w:pStyle w:val="Code"/>
      </w:pPr>
      <w:r w:rsidRPr="00903DBA">
        <w:t>void main() {</w:t>
      </w:r>
    </w:p>
    <w:p w14:paraId="7A515CD3" w14:textId="5C969254" w:rsidR="00F05868" w:rsidRPr="00903DBA" w:rsidRDefault="00F05868" w:rsidP="00F05868">
      <w:pPr>
        <w:pStyle w:val="Code"/>
      </w:pPr>
      <w:r w:rsidRPr="00903DBA">
        <w:t xml:space="preserve">  int a</w:t>
      </w:r>
      <w:r w:rsidR="00D65976" w:rsidRPr="00903DBA">
        <w:t xml:space="preserve"> = 1</w:t>
      </w:r>
      <w:r w:rsidR="00FF6A84" w:rsidRPr="00903DBA">
        <w:t>, b</w:t>
      </w:r>
      <w:r w:rsidR="00D65976" w:rsidRPr="00903DBA">
        <w:t xml:space="preserve"> = 2</w:t>
      </w:r>
      <w:r w:rsidRPr="00903DBA">
        <w:t>;</w:t>
      </w:r>
    </w:p>
    <w:p w14:paraId="56B38B51" w14:textId="053F981F" w:rsidR="00F05868" w:rsidRPr="00903DBA" w:rsidRDefault="00F05868" w:rsidP="00F05868">
      <w:pPr>
        <w:pStyle w:val="Code"/>
      </w:pPr>
      <w:r w:rsidRPr="00903DBA">
        <w:t xml:space="preserve">  f(1</w:t>
      </w:r>
      <w:r w:rsidR="00D65976" w:rsidRPr="00903DBA">
        <w:t>1</w:t>
      </w:r>
      <w:r w:rsidR="00FF6A84" w:rsidRPr="00903DBA">
        <w:t xml:space="preserve">, </w:t>
      </w:r>
      <w:r w:rsidR="00D65976" w:rsidRPr="00903DBA">
        <w:t>1</w:t>
      </w:r>
      <w:r w:rsidR="00FF6A84" w:rsidRPr="00903DBA">
        <w:t>2</w:t>
      </w:r>
      <w:r w:rsidRPr="00903DBA">
        <w:t>);</w:t>
      </w:r>
    </w:p>
    <w:p w14:paraId="4C475B4E" w14:textId="723EB601" w:rsidR="00E30AC4" w:rsidRPr="00903DBA" w:rsidRDefault="00E30AC4" w:rsidP="00F05868">
      <w:pPr>
        <w:pStyle w:val="Code"/>
      </w:pPr>
      <w:r w:rsidRPr="00903DBA">
        <w:t xml:space="preserve">  // </w:t>
      </w:r>
      <w:r w:rsidR="005D7821" w:rsidRPr="00903DBA">
        <w:t>point 1</w:t>
      </w:r>
    </w:p>
    <w:p w14:paraId="44CAC6A8" w14:textId="14F6DC92" w:rsidR="00F05868" w:rsidRPr="00903DBA" w:rsidRDefault="00F05868" w:rsidP="00F05868">
      <w:pPr>
        <w:pStyle w:val="Code"/>
      </w:pPr>
      <w:r w:rsidRPr="00903DBA">
        <w:t>}</w:t>
      </w:r>
    </w:p>
    <w:p w14:paraId="5D788B4E" w14:textId="74850700" w:rsidR="00F05868" w:rsidRPr="00903DBA" w:rsidRDefault="00F05868" w:rsidP="00F05868">
      <w:pPr>
        <w:pStyle w:val="Code"/>
      </w:pPr>
    </w:p>
    <w:p w14:paraId="2E6A78C5" w14:textId="68E0C28A" w:rsidR="00F05868" w:rsidRPr="00903DBA" w:rsidRDefault="00A6175E" w:rsidP="00F05868">
      <w:pPr>
        <w:pStyle w:val="Code"/>
      </w:pPr>
      <w:r w:rsidRPr="00903DBA">
        <w:t>v</w:t>
      </w:r>
      <w:r w:rsidR="00F05868" w:rsidRPr="00903DBA">
        <w:t>oid</w:t>
      </w:r>
      <w:r w:rsidRPr="00903DBA">
        <w:t xml:space="preserve"> f(int i, int j) {</w:t>
      </w:r>
    </w:p>
    <w:p w14:paraId="11940E7D" w14:textId="18CD771C" w:rsidR="00FF6A84" w:rsidRPr="00903DBA" w:rsidRDefault="00FF6A84" w:rsidP="00F05868">
      <w:pPr>
        <w:pStyle w:val="Code"/>
      </w:pPr>
      <w:r w:rsidRPr="00903DBA">
        <w:t xml:space="preserve">  int c</w:t>
      </w:r>
      <w:r w:rsidR="00D65976" w:rsidRPr="00903DBA">
        <w:t xml:space="preserve"> = 3</w:t>
      </w:r>
      <w:r w:rsidRPr="00903DBA">
        <w:t>, d</w:t>
      </w:r>
      <w:r w:rsidR="00D65976" w:rsidRPr="00903DBA">
        <w:t xml:space="preserve"> = 4</w:t>
      </w:r>
      <w:r w:rsidRPr="00903DBA">
        <w:t>;</w:t>
      </w:r>
    </w:p>
    <w:p w14:paraId="2092C4FF" w14:textId="668B256E" w:rsidR="00A6175E" w:rsidRPr="00903DBA" w:rsidRDefault="00A6175E" w:rsidP="00F05868">
      <w:pPr>
        <w:pStyle w:val="Code"/>
      </w:pPr>
      <w:r w:rsidRPr="00903DBA">
        <w:t xml:space="preserve">  g(</w:t>
      </w:r>
      <w:r w:rsidR="00D65976" w:rsidRPr="00903DBA">
        <w:t>1</w:t>
      </w:r>
      <w:r w:rsidR="00FF6A84" w:rsidRPr="00903DBA">
        <w:t xml:space="preserve">3, </w:t>
      </w:r>
      <w:r w:rsidR="00D65976" w:rsidRPr="00903DBA">
        <w:t>1</w:t>
      </w:r>
      <w:r w:rsidR="00FF6A84" w:rsidRPr="00903DBA">
        <w:t>4)</w:t>
      </w:r>
      <w:r w:rsidR="00E30AC4" w:rsidRPr="00903DBA">
        <w:t>;</w:t>
      </w:r>
    </w:p>
    <w:p w14:paraId="1EE98DD0" w14:textId="53C2065D" w:rsidR="00E30AC4" w:rsidRPr="00903DBA" w:rsidRDefault="00E30AC4" w:rsidP="00F05868">
      <w:pPr>
        <w:pStyle w:val="Code"/>
      </w:pPr>
      <w:r w:rsidRPr="00903DBA">
        <w:t xml:space="preserve">  // </w:t>
      </w:r>
      <w:r w:rsidR="005D7821" w:rsidRPr="00903DBA">
        <w:t>point 2</w:t>
      </w:r>
    </w:p>
    <w:p w14:paraId="428D2C9C" w14:textId="4A5FAE39" w:rsidR="00A6175E" w:rsidRPr="00903DBA" w:rsidRDefault="00A6175E" w:rsidP="00F05868">
      <w:pPr>
        <w:pStyle w:val="Code"/>
      </w:pPr>
      <w:r w:rsidRPr="00903DBA">
        <w:t>}</w:t>
      </w:r>
    </w:p>
    <w:p w14:paraId="53ABA470" w14:textId="7AD02D75" w:rsidR="00A6175E" w:rsidRPr="00903DBA" w:rsidRDefault="00A6175E" w:rsidP="00F05868">
      <w:pPr>
        <w:pStyle w:val="Code"/>
      </w:pPr>
    </w:p>
    <w:p w14:paraId="1F6CDA5E" w14:textId="7279F6C9" w:rsidR="00A6175E" w:rsidRPr="00903DBA" w:rsidRDefault="00A6175E" w:rsidP="00F05868">
      <w:pPr>
        <w:pStyle w:val="Code"/>
      </w:pPr>
      <w:r w:rsidRPr="00903DBA">
        <w:t xml:space="preserve">void g(int </w:t>
      </w:r>
      <w:r w:rsidR="00FF6A84" w:rsidRPr="00903DBA">
        <w:t>k, int l</w:t>
      </w:r>
      <w:r w:rsidRPr="00903DBA">
        <w:t>) {</w:t>
      </w:r>
    </w:p>
    <w:p w14:paraId="4BFD7834" w14:textId="63C09620" w:rsidR="00FF6A84" w:rsidRPr="00903DBA" w:rsidRDefault="00FF6A84" w:rsidP="00F05868">
      <w:pPr>
        <w:pStyle w:val="Code"/>
      </w:pPr>
      <w:r w:rsidRPr="00903DBA">
        <w:t xml:space="preserve">  int e</w:t>
      </w:r>
      <w:r w:rsidR="00D65976" w:rsidRPr="00903DBA">
        <w:t xml:space="preserve"> = 5</w:t>
      </w:r>
      <w:r w:rsidRPr="00903DBA">
        <w:t>, f</w:t>
      </w:r>
      <w:r w:rsidR="00D65976" w:rsidRPr="00903DBA">
        <w:t xml:space="preserve"> = 6</w:t>
      </w:r>
      <w:r w:rsidRPr="00903DBA">
        <w:t>;</w:t>
      </w:r>
    </w:p>
    <w:p w14:paraId="2A800184" w14:textId="4D790933" w:rsidR="00E745F5" w:rsidRPr="00903DBA" w:rsidRDefault="00A6175E" w:rsidP="00D65976">
      <w:pPr>
        <w:pStyle w:val="Code"/>
      </w:pPr>
      <w:r w:rsidRPr="00903DBA">
        <w:t>}</w:t>
      </w:r>
    </w:p>
    <w:p w14:paraId="67585AE6" w14:textId="068D6695" w:rsidR="00E745F5" w:rsidRPr="00903DBA" w:rsidRDefault="00E745F5" w:rsidP="00E11100">
      <w:r w:rsidRPr="00903DBA">
        <w:rPr>
          <w:noProof/>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5205DE" w:rsidRPr="00D2146B" w:rsidRDefault="005205DE"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5205DE" w:rsidRPr="00D2146B" w:rsidRDefault="005205DE" w:rsidP="00D2146B">
                              <w:pPr>
                                <w:spacing w:before="0" w:after="0"/>
                                <w:rPr>
                                  <w:sz w:val="18"/>
                                  <w:szCs w:val="18"/>
                                  <w:lang w:val="sv-SE"/>
                                </w:rPr>
                              </w:pPr>
                              <w:r w:rsidRPr="00D2146B">
                                <w:rPr>
                                  <w:sz w:val="18"/>
                                  <w:szCs w:val="18"/>
                                  <w:lang w:val="sv-SE"/>
                                </w:rPr>
                                <w:t xml:space="preserve">Variable </w:t>
                              </w:r>
                              <w:proofErr w:type="gramStart"/>
                              <w:r w:rsidRPr="00D2146B">
                                <w:rPr>
                                  <w:sz w:val="18"/>
                                  <w:szCs w:val="18"/>
                                  <w:lang w:val="sv-SE"/>
                                </w:rPr>
                                <w:t>e</w:t>
                              </w:r>
                              <w:proofErr w:type="gramEnd"/>
                              <w:r>
                                <w:rPr>
                                  <w:sz w:val="18"/>
                                  <w:szCs w:val="18"/>
                                  <w:lang w:val="sv-SE"/>
                                </w:rPr>
                                <w:t>: 5</w:t>
                              </w:r>
                            </w:p>
                            <w:p w14:paraId="67D3A24E" w14:textId="26A2ED72" w:rsidR="005205DE" w:rsidRPr="00D2146B" w:rsidRDefault="005205DE"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5205DE" w:rsidRPr="00D2146B" w:rsidRDefault="005205DE"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5205DE" w:rsidRPr="00D2146B" w:rsidRDefault="005205DE" w:rsidP="00D2146B">
                              <w:pPr>
                                <w:spacing w:before="0" w:after="0"/>
                                <w:rPr>
                                  <w:sz w:val="18"/>
                                  <w:szCs w:val="18"/>
                                  <w:lang w:val="sv-SE"/>
                                </w:rPr>
                              </w:pPr>
                              <w:r w:rsidRPr="00D2146B">
                                <w:rPr>
                                  <w:sz w:val="18"/>
                                  <w:szCs w:val="18"/>
                                  <w:lang w:val="sv-SE"/>
                                </w:rPr>
                                <w:t>Ellipse Frame Pointer</w:t>
                              </w:r>
                            </w:p>
                            <w:p w14:paraId="366E1AE1" w14:textId="757FAE9A" w:rsidR="005205DE" w:rsidRPr="00D2146B" w:rsidRDefault="005205DE" w:rsidP="00D2146B">
                              <w:pPr>
                                <w:spacing w:before="0" w:after="0"/>
                                <w:rPr>
                                  <w:sz w:val="18"/>
                                  <w:szCs w:val="18"/>
                                  <w:lang w:val="sv-SE"/>
                                </w:rPr>
                              </w:pPr>
                              <w:r w:rsidRPr="00D2146B">
                                <w:rPr>
                                  <w:sz w:val="18"/>
                                  <w:szCs w:val="18"/>
                                  <w:lang w:val="sv-SE"/>
                                </w:rPr>
                                <w:t>Regular Frame Pointer</w:t>
                              </w:r>
                            </w:p>
                            <w:p w14:paraId="3E5A4966" w14:textId="38836501" w:rsidR="005205DE" w:rsidRPr="00D2146B" w:rsidRDefault="005205DE"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5205DE" w:rsidRPr="00D2146B" w:rsidRDefault="005205DE" w:rsidP="00D2146B">
                              <w:pPr>
                                <w:spacing w:before="0" w:after="0"/>
                                <w:rPr>
                                  <w:sz w:val="18"/>
                                  <w:szCs w:val="18"/>
                                  <w:lang w:val="sv-SE"/>
                                </w:rPr>
                              </w:pPr>
                            </w:p>
                            <w:p w14:paraId="48B5950A" w14:textId="77777777" w:rsidR="005205DE" w:rsidRPr="00D2146B" w:rsidRDefault="005205DE"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5205DE" w:rsidRPr="00D2146B" w:rsidRDefault="005205DE"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5205DE" w:rsidRPr="00D2146B" w:rsidRDefault="005205D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5205DE" w:rsidRPr="00D2146B" w:rsidRDefault="005205D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5205DE" w:rsidRPr="00D2146B" w:rsidRDefault="005205D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5205DE" w:rsidRPr="00D2146B" w:rsidRDefault="005205D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5205DE" w:rsidRPr="00D2146B" w:rsidRDefault="005205DE"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5205DE" w:rsidRPr="00D2146B" w:rsidRDefault="005205DE"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5205DE" w:rsidRPr="00D2146B" w:rsidRDefault="005205DE"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5205DE" w:rsidRPr="00D2146B" w:rsidRDefault="005205DE" w:rsidP="00D2146B">
                              <w:pPr>
                                <w:spacing w:before="0" w:after="0" w:line="256" w:lineRule="auto"/>
                                <w:rPr>
                                  <w:sz w:val="18"/>
                                  <w:szCs w:val="18"/>
                                </w:rPr>
                              </w:pPr>
                              <w:r w:rsidRPr="00D2146B">
                                <w:rPr>
                                  <w:rFonts w:eastAsia="Calibri"/>
                                  <w:color w:val="000000"/>
                                  <w:sz w:val="18"/>
                                  <w:szCs w:val="18"/>
                                </w:rPr>
                                <w:t> </w:t>
                              </w:r>
                            </w:p>
                            <w:p w14:paraId="2924CD49" w14:textId="77777777" w:rsidR="005205DE" w:rsidRPr="00D2146B" w:rsidRDefault="005205DE"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5205DE" w:rsidRPr="00D2146B" w:rsidRDefault="005205DE"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5205DE" w:rsidRPr="00D2146B" w:rsidRDefault="005205D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5205DE" w:rsidRPr="00D2146B" w:rsidRDefault="005205D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5205DE" w:rsidRPr="00D2146B" w:rsidRDefault="005205DE"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5205DE" w:rsidRPr="00D2146B" w:rsidRDefault="005205DE"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5205DE" w:rsidRPr="00D2146B" w:rsidRDefault="005205DE"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5205DE" w:rsidRPr="00D2146B" w:rsidRDefault="005205DE" w:rsidP="00D2146B">
                              <w:pPr>
                                <w:spacing w:before="0" w:after="0" w:line="254" w:lineRule="auto"/>
                                <w:rPr>
                                  <w:sz w:val="18"/>
                                  <w:szCs w:val="18"/>
                                </w:rPr>
                              </w:pPr>
                              <w:r w:rsidRPr="00D2146B">
                                <w:rPr>
                                  <w:rFonts w:eastAsia="Calibri"/>
                                  <w:color w:val="000000"/>
                                  <w:sz w:val="18"/>
                                  <w:szCs w:val="18"/>
                                </w:rPr>
                                <w:t> </w:t>
                              </w:r>
                            </w:p>
                            <w:p w14:paraId="1ECBE518" w14:textId="77777777" w:rsidR="005205DE" w:rsidRPr="00D2146B" w:rsidRDefault="005205DE"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5205DE" w:rsidRPr="00D2146B" w:rsidRDefault="005205DE"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5205DE" w:rsidRPr="00D2146B" w:rsidRDefault="005205DE"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5205DE" w:rsidRPr="00D2146B" w:rsidRDefault="005205DE" w:rsidP="00D2146B">
                        <w:pPr>
                          <w:spacing w:before="0" w:after="0"/>
                          <w:rPr>
                            <w:sz w:val="18"/>
                            <w:szCs w:val="18"/>
                            <w:lang w:val="sv-SE"/>
                          </w:rPr>
                        </w:pPr>
                        <w:r w:rsidRPr="00D2146B">
                          <w:rPr>
                            <w:sz w:val="18"/>
                            <w:szCs w:val="18"/>
                            <w:lang w:val="sv-SE"/>
                          </w:rPr>
                          <w:t xml:space="preserve">Variable </w:t>
                        </w:r>
                        <w:proofErr w:type="gramStart"/>
                        <w:r w:rsidRPr="00D2146B">
                          <w:rPr>
                            <w:sz w:val="18"/>
                            <w:szCs w:val="18"/>
                            <w:lang w:val="sv-SE"/>
                          </w:rPr>
                          <w:t>e</w:t>
                        </w:r>
                        <w:proofErr w:type="gramEnd"/>
                        <w:r>
                          <w:rPr>
                            <w:sz w:val="18"/>
                            <w:szCs w:val="18"/>
                            <w:lang w:val="sv-SE"/>
                          </w:rPr>
                          <w:t>: 5</w:t>
                        </w:r>
                      </w:p>
                      <w:p w14:paraId="67D3A24E" w14:textId="26A2ED72" w:rsidR="005205DE" w:rsidRPr="00D2146B" w:rsidRDefault="005205DE"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5205DE" w:rsidRPr="00D2146B" w:rsidRDefault="005205DE"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5205DE" w:rsidRPr="00D2146B" w:rsidRDefault="005205DE" w:rsidP="00D2146B">
                        <w:pPr>
                          <w:spacing w:before="0" w:after="0"/>
                          <w:rPr>
                            <w:sz w:val="18"/>
                            <w:szCs w:val="18"/>
                            <w:lang w:val="sv-SE"/>
                          </w:rPr>
                        </w:pPr>
                        <w:r w:rsidRPr="00D2146B">
                          <w:rPr>
                            <w:sz w:val="18"/>
                            <w:szCs w:val="18"/>
                            <w:lang w:val="sv-SE"/>
                          </w:rPr>
                          <w:t>Ellipse Frame Pointer</w:t>
                        </w:r>
                      </w:p>
                      <w:p w14:paraId="366E1AE1" w14:textId="757FAE9A" w:rsidR="005205DE" w:rsidRPr="00D2146B" w:rsidRDefault="005205DE" w:rsidP="00D2146B">
                        <w:pPr>
                          <w:spacing w:before="0" w:after="0"/>
                          <w:rPr>
                            <w:sz w:val="18"/>
                            <w:szCs w:val="18"/>
                            <w:lang w:val="sv-SE"/>
                          </w:rPr>
                        </w:pPr>
                        <w:r w:rsidRPr="00D2146B">
                          <w:rPr>
                            <w:sz w:val="18"/>
                            <w:szCs w:val="18"/>
                            <w:lang w:val="sv-SE"/>
                          </w:rPr>
                          <w:t>Regular Frame Pointer</w:t>
                        </w:r>
                      </w:p>
                      <w:p w14:paraId="3E5A4966" w14:textId="38836501" w:rsidR="005205DE" w:rsidRPr="00D2146B" w:rsidRDefault="005205DE"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5205DE" w:rsidRPr="00D2146B" w:rsidRDefault="005205DE" w:rsidP="00D2146B">
                        <w:pPr>
                          <w:spacing w:before="0" w:after="0"/>
                          <w:rPr>
                            <w:sz w:val="18"/>
                            <w:szCs w:val="18"/>
                            <w:lang w:val="sv-SE"/>
                          </w:rPr>
                        </w:pPr>
                      </w:p>
                      <w:p w14:paraId="48B5950A" w14:textId="77777777" w:rsidR="005205DE" w:rsidRPr="00D2146B" w:rsidRDefault="005205DE"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5205DE" w:rsidRPr="00D2146B" w:rsidRDefault="005205DE"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5205DE" w:rsidRPr="00D2146B" w:rsidRDefault="005205D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5205DE" w:rsidRPr="00D2146B" w:rsidRDefault="005205DE"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5205DE" w:rsidRPr="00D2146B" w:rsidRDefault="005205D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5205DE" w:rsidRPr="00D2146B" w:rsidRDefault="005205DE"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5205DE" w:rsidRPr="00D2146B" w:rsidRDefault="005205DE"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5205DE" w:rsidRPr="00D2146B" w:rsidRDefault="005205DE"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5205DE" w:rsidRPr="00D2146B" w:rsidRDefault="005205DE"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5205DE" w:rsidRPr="00D2146B" w:rsidRDefault="005205DE" w:rsidP="00D2146B">
                        <w:pPr>
                          <w:spacing w:before="0" w:after="0" w:line="256" w:lineRule="auto"/>
                          <w:rPr>
                            <w:sz w:val="18"/>
                            <w:szCs w:val="18"/>
                          </w:rPr>
                        </w:pPr>
                        <w:r w:rsidRPr="00D2146B">
                          <w:rPr>
                            <w:rFonts w:eastAsia="Calibri"/>
                            <w:color w:val="000000"/>
                            <w:sz w:val="18"/>
                            <w:szCs w:val="18"/>
                          </w:rPr>
                          <w:t> </w:t>
                        </w:r>
                      </w:p>
                      <w:p w14:paraId="2924CD49" w14:textId="77777777" w:rsidR="005205DE" w:rsidRPr="00D2146B" w:rsidRDefault="005205DE"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5205DE" w:rsidRPr="00D2146B" w:rsidRDefault="005205DE"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5205DE" w:rsidRPr="00D2146B" w:rsidRDefault="005205D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5205DE" w:rsidRPr="00D2146B" w:rsidRDefault="005205DE"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5205DE" w:rsidRPr="00D2146B" w:rsidRDefault="005205DE"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5205DE" w:rsidRPr="00D2146B" w:rsidRDefault="005205DE"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5205DE" w:rsidRPr="00D2146B" w:rsidRDefault="005205DE"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5205DE" w:rsidRPr="00D2146B" w:rsidRDefault="005205DE" w:rsidP="00D2146B">
                        <w:pPr>
                          <w:spacing w:before="0" w:after="0" w:line="254" w:lineRule="auto"/>
                          <w:rPr>
                            <w:sz w:val="18"/>
                            <w:szCs w:val="18"/>
                          </w:rPr>
                        </w:pPr>
                        <w:r w:rsidRPr="00D2146B">
                          <w:rPr>
                            <w:rFonts w:eastAsia="Calibri"/>
                            <w:color w:val="000000"/>
                            <w:sz w:val="18"/>
                            <w:szCs w:val="18"/>
                          </w:rPr>
                          <w:t> </w:t>
                        </w:r>
                      </w:p>
                      <w:p w14:paraId="1ECBE518" w14:textId="77777777" w:rsidR="005205DE" w:rsidRPr="00D2146B" w:rsidRDefault="005205DE"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5205DE" w:rsidRPr="00D2146B" w:rsidRDefault="005205DE"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903DBA" w:rsidRDefault="001E3F1F" w:rsidP="00B26610">
      <w:r w:rsidRPr="00903DBA">
        <w:t xml:space="preserve">In the example above, the ellipse frame pointer is ignored. In the following example, however, we </w:t>
      </w:r>
      <w:r w:rsidR="005A5D2F" w:rsidRPr="00903DBA">
        <w:t xml:space="preserve">let </w:t>
      </w:r>
      <w:r w:rsidR="005A5D2F" w:rsidRPr="00903DBA">
        <w:rPr>
          <w:rStyle w:val="KeyWord0"/>
        </w:rPr>
        <w:t>f</w:t>
      </w:r>
      <w:r w:rsidR="005A5D2F" w:rsidRPr="00903DBA">
        <w:t xml:space="preserve"> and </w:t>
      </w:r>
      <w:r w:rsidR="005A5D2F" w:rsidRPr="00903DBA">
        <w:rPr>
          <w:rStyle w:val="KeyWord0"/>
        </w:rPr>
        <w:t>g</w:t>
      </w:r>
      <w:r w:rsidR="005A5D2F" w:rsidRPr="00903DBA">
        <w:t xml:space="preserve"> be elliptic functions.</w:t>
      </w:r>
      <w:r w:rsidR="00225D5C" w:rsidRPr="00903DBA">
        <w:t xml:space="preserve"> The elliptic status is marked by three dots (‘…’).</w:t>
      </w:r>
    </w:p>
    <w:p w14:paraId="39042993" w14:textId="77777777" w:rsidR="00B95260" w:rsidRPr="00903DBA" w:rsidRDefault="00B95260" w:rsidP="00B95260">
      <w:pPr>
        <w:pStyle w:val="Code"/>
      </w:pPr>
      <w:r w:rsidRPr="00903DBA">
        <w:t>void main() {</w:t>
      </w:r>
    </w:p>
    <w:p w14:paraId="6FBBCBA2" w14:textId="77777777" w:rsidR="00B95260" w:rsidRPr="00903DBA" w:rsidRDefault="00B95260" w:rsidP="00B95260">
      <w:pPr>
        <w:pStyle w:val="Code"/>
      </w:pPr>
      <w:r w:rsidRPr="00903DBA">
        <w:t xml:space="preserve">  int a = 1, b = 2;</w:t>
      </w:r>
    </w:p>
    <w:p w14:paraId="128000E3" w14:textId="74AD6D90" w:rsidR="00B95260" w:rsidRPr="00903DBA" w:rsidRDefault="00B95260" w:rsidP="00B95260">
      <w:pPr>
        <w:pStyle w:val="Code"/>
      </w:pPr>
      <w:r w:rsidRPr="00903DBA">
        <w:t xml:space="preserve">  f(11, 12</w:t>
      </w:r>
      <w:r w:rsidR="00C1450F" w:rsidRPr="00903DBA">
        <w:t>, 21</w:t>
      </w:r>
      <w:r w:rsidRPr="00903DBA">
        <w:t>);</w:t>
      </w:r>
    </w:p>
    <w:p w14:paraId="53AEC1D5" w14:textId="77777777" w:rsidR="00B95260" w:rsidRPr="00903DBA" w:rsidRDefault="00B95260" w:rsidP="00B95260">
      <w:pPr>
        <w:pStyle w:val="Code"/>
      </w:pPr>
      <w:r w:rsidRPr="00903DBA">
        <w:t xml:space="preserve">  // point 1</w:t>
      </w:r>
    </w:p>
    <w:p w14:paraId="724ED926" w14:textId="77777777" w:rsidR="00B95260" w:rsidRPr="00903DBA" w:rsidRDefault="00B95260" w:rsidP="00B95260">
      <w:pPr>
        <w:pStyle w:val="Code"/>
      </w:pPr>
      <w:r w:rsidRPr="00903DBA">
        <w:t>}</w:t>
      </w:r>
    </w:p>
    <w:p w14:paraId="55ED7FAA" w14:textId="77777777" w:rsidR="00B95260" w:rsidRPr="00903DBA" w:rsidRDefault="00B95260" w:rsidP="00B95260">
      <w:pPr>
        <w:pStyle w:val="Code"/>
      </w:pPr>
    </w:p>
    <w:p w14:paraId="13477626" w14:textId="654F084A" w:rsidR="00B95260" w:rsidRPr="00903DBA" w:rsidRDefault="00B95260" w:rsidP="00B95260">
      <w:pPr>
        <w:pStyle w:val="Code"/>
      </w:pPr>
      <w:r w:rsidRPr="00903DBA">
        <w:t>void f(int i, int j, ...) {</w:t>
      </w:r>
    </w:p>
    <w:p w14:paraId="378C5E08" w14:textId="77777777" w:rsidR="00B95260" w:rsidRPr="00903DBA" w:rsidRDefault="00B95260" w:rsidP="00B95260">
      <w:pPr>
        <w:pStyle w:val="Code"/>
      </w:pPr>
      <w:r w:rsidRPr="00903DBA">
        <w:t xml:space="preserve">  int c = 3, d = 4;</w:t>
      </w:r>
    </w:p>
    <w:p w14:paraId="1F0024A9" w14:textId="2D269295" w:rsidR="00B95260" w:rsidRPr="00903DBA" w:rsidRDefault="00B95260" w:rsidP="00B95260">
      <w:pPr>
        <w:pStyle w:val="Code"/>
      </w:pPr>
      <w:r w:rsidRPr="00903DBA">
        <w:t xml:space="preserve">  g(13, 14</w:t>
      </w:r>
      <w:r w:rsidR="00C1450F" w:rsidRPr="00903DBA">
        <w:t>, 22, 23, 24</w:t>
      </w:r>
      <w:r w:rsidRPr="00903DBA">
        <w:t>);</w:t>
      </w:r>
    </w:p>
    <w:p w14:paraId="638B335F" w14:textId="77777777" w:rsidR="00B95260" w:rsidRPr="00903DBA" w:rsidRDefault="00B95260" w:rsidP="00B95260">
      <w:pPr>
        <w:pStyle w:val="Code"/>
      </w:pPr>
      <w:r w:rsidRPr="00903DBA">
        <w:t xml:space="preserve">  // point 2</w:t>
      </w:r>
    </w:p>
    <w:p w14:paraId="6E3EA464" w14:textId="77777777" w:rsidR="00B95260" w:rsidRPr="00903DBA" w:rsidRDefault="00B95260" w:rsidP="00B95260">
      <w:pPr>
        <w:pStyle w:val="Code"/>
      </w:pPr>
      <w:r w:rsidRPr="00903DBA">
        <w:t>}</w:t>
      </w:r>
    </w:p>
    <w:p w14:paraId="74358B35" w14:textId="77777777" w:rsidR="00B95260" w:rsidRPr="00903DBA" w:rsidRDefault="00B95260" w:rsidP="00B95260">
      <w:pPr>
        <w:pStyle w:val="Code"/>
      </w:pPr>
    </w:p>
    <w:p w14:paraId="452A6C43" w14:textId="09F5577E" w:rsidR="00B95260" w:rsidRPr="00903DBA" w:rsidRDefault="00B95260" w:rsidP="00B95260">
      <w:pPr>
        <w:pStyle w:val="Code"/>
      </w:pPr>
      <w:r w:rsidRPr="00903DBA">
        <w:lastRenderedPageBreak/>
        <w:t>void g(int k, int l, ...) {</w:t>
      </w:r>
    </w:p>
    <w:p w14:paraId="0788117F" w14:textId="77777777" w:rsidR="00B95260" w:rsidRPr="00903DBA" w:rsidRDefault="00B95260" w:rsidP="00B95260">
      <w:pPr>
        <w:pStyle w:val="Code"/>
      </w:pPr>
      <w:r w:rsidRPr="00903DBA">
        <w:t xml:space="preserve">  int e = 5, f = 6;</w:t>
      </w:r>
    </w:p>
    <w:p w14:paraId="6F3E02F3" w14:textId="07D27263" w:rsidR="00B95260" w:rsidRPr="00903DBA" w:rsidRDefault="00B95260" w:rsidP="00B95260">
      <w:pPr>
        <w:pStyle w:val="Code"/>
      </w:pPr>
      <w:r w:rsidRPr="00903DBA">
        <w:t>}</w:t>
      </w:r>
    </w:p>
    <w:p w14:paraId="2F7AE55B" w14:textId="6AB190C3" w:rsidR="002903DF" w:rsidRPr="00903DBA" w:rsidRDefault="002903DF" w:rsidP="00B95260">
      <w:pPr>
        <w:pStyle w:val="Code"/>
      </w:pPr>
      <w:r w:rsidRPr="00903DBA">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5205DE" w:rsidRPr="00D2146B" w:rsidRDefault="005205DE"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5205DE" w:rsidRDefault="005205DE" w:rsidP="002903DF">
                              <w:pPr>
                                <w:spacing w:before="0" w:after="0"/>
                                <w:rPr>
                                  <w:sz w:val="18"/>
                                  <w:szCs w:val="18"/>
                                  <w:lang w:val="sv-SE"/>
                                </w:rPr>
                              </w:pPr>
                              <w:r w:rsidRPr="00D2146B">
                                <w:rPr>
                                  <w:sz w:val="18"/>
                                  <w:szCs w:val="18"/>
                                  <w:lang w:val="sv-SE"/>
                                </w:rPr>
                                <w:t xml:space="preserve">Variable </w:t>
                              </w:r>
                              <w:proofErr w:type="gramStart"/>
                              <w:r w:rsidRPr="00D2146B">
                                <w:rPr>
                                  <w:sz w:val="18"/>
                                  <w:szCs w:val="18"/>
                                  <w:lang w:val="sv-SE"/>
                                </w:rPr>
                                <w:t>e</w:t>
                              </w:r>
                              <w:proofErr w:type="gramEnd"/>
                              <w:r>
                                <w:rPr>
                                  <w:sz w:val="18"/>
                                  <w:szCs w:val="18"/>
                                  <w:lang w:val="sv-SE"/>
                                </w:rPr>
                                <w:t>: 5</w:t>
                              </w:r>
                            </w:p>
                            <w:p w14:paraId="114C5440" w14:textId="0AA70AB6" w:rsidR="005205DE" w:rsidRDefault="005205D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5205DE" w:rsidRPr="00D2146B" w:rsidRDefault="005205DE"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5205DE" w:rsidRPr="00D2146B" w:rsidRDefault="005205D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5205DE" w:rsidRPr="00D2146B" w:rsidRDefault="005205DE"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5205DE" w:rsidRPr="00D2146B" w:rsidRDefault="005205DE"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5205DE" w:rsidRPr="00D2146B" w:rsidRDefault="005205DE" w:rsidP="002903DF">
                              <w:pPr>
                                <w:spacing w:before="0" w:after="0"/>
                                <w:rPr>
                                  <w:sz w:val="18"/>
                                  <w:szCs w:val="18"/>
                                  <w:lang w:val="sv-SE"/>
                                </w:rPr>
                              </w:pPr>
                              <w:r w:rsidRPr="00D2146B">
                                <w:rPr>
                                  <w:sz w:val="18"/>
                                  <w:szCs w:val="18"/>
                                  <w:lang w:val="sv-SE"/>
                                </w:rPr>
                                <w:t>Ellipse Frame Pointer</w:t>
                              </w:r>
                            </w:p>
                            <w:p w14:paraId="5718813E" w14:textId="77777777" w:rsidR="005205DE" w:rsidRPr="00D2146B" w:rsidRDefault="005205DE" w:rsidP="002903DF">
                              <w:pPr>
                                <w:spacing w:before="0" w:after="0"/>
                                <w:rPr>
                                  <w:sz w:val="18"/>
                                  <w:szCs w:val="18"/>
                                  <w:lang w:val="sv-SE"/>
                                </w:rPr>
                              </w:pPr>
                              <w:r w:rsidRPr="00D2146B">
                                <w:rPr>
                                  <w:sz w:val="18"/>
                                  <w:szCs w:val="18"/>
                                  <w:lang w:val="sv-SE"/>
                                </w:rPr>
                                <w:t>Regular Frame Pointer</w:t>
                              </w:r>
                            </w:p>
                            <w:p w14:paraId="62230721" w14:textId="77777777" w:rsidR="005205DE" w:rsidRPr="00D2146B" w:rsidRDefault="005205DE"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5205DE" w:rsidRPr="00D2146B" w:rsidRDefault="005205DE" w:rsidP="002903DF">
                              <w:pPr>
                                <w:spacing w:before="0" w:after="0"/>
                                <w:rPr>
                                  <w:sz w:val="18"/>
                                  <w:szCs w:val="18"/>
                                  <w:lang w:val="sv-SE"/>
                                </w:rPr>
                              </w:pPr>
                            </w:p>
                            <w:p w14:paraId="3BE3217A" w14:textId="77777777" w:rsidR="005205DE" w:rsidRPr="00D2146B" w:rsidRDefault="005205DE"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5205DE" w:rsidRPr="00D2146B" w:rsidRDefault="005205DE"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5205DE" w:rsidRDefault="005205DE"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5205DE" w:rsidRPr="00D2146B" w:rsidRDefault="005205DE" w:rsidP="002903DF">
                              <w:pPr>
                                <w:spacing w:before="0" w:after="0" w:line="256" w:lineRule="auto"/>
                                <w:rPr>
                                  <w:sz w:val="18"/>
                                  <w:szCs w:val="18"/>
                                </w:rPr>
                              </w:pPr>
                              <w:r>
                                <w:rPr>
                                  <w:rFonts w:eastAsia="Calibri"/>
                                  <w:color w:val="000000"/>
                                  <w:sz w:val="18"/>
                                  <w:szCs w:val="18"/>
                                </w:rPr>
                                <w:t>Elliptic parameter: 21</w:t>
                              </w:r>
                            </w:p>
                            <w:p w14:paraId="0F8126A1"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 </w:t>
                              </w:r>
                            </w:p>
                            <w:p w14:paraId="28313E96"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5205DE" w:rsidRPr="00D2146B" w:rsidRDefault="005205DE"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5205DE" w:rsidRPr="00D2146B" w:rsidRDefault="005205D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5205DE" w:rsidRPr="00D2146B" w:rsidRDefault="005205D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5205DE" w:rsidRPr="00D2146B" w:rsidRDefault="005205DE"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5205DE" w:rsidRPr="00D2146B" w:rsidRDefault="005205DE"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5205DE" w:rsidRPr="00D2146B" w:rsidRDefault="005205DE"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5205DE" w:rsidRPr="00D2146B" w:rsidRDefault="005205DE" w:rsidP="002903DF">
                              <w:pPr>
                                <w:spacing w:before="0" w:after="0" w:line="254" w:lineRule="auto"/>
                                <w:rPr>
                                  <w:sz w:val="18"/>
                                  <w:szCs w:val="18"/>
                                </w:rPr>
                              </w:pPr>
                              <w:r w:rsidRPr="00D2146B">
                                <w:rPr>
                                  <w:rFonts w:eastAsia="Calibri"/>
                                  <w:color w:val="000000"/>
                                  <w:sz w:val="18"/>
                                  <w:szCs w:val="18"/>
                                </w:rPr>
                                <w:t> </w:t>
                              </w:r>
                            </w:p>
                            <w:p w14:paraId="48FC4ABF" w14:textId="77777777" w:rsidR="005205DE" w:rsidRPr="00D2146B" w:rsidRDefault="005205DE"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5205DE" w:rsidRPr="00D2146B" w:rsidRDefault="005205DE"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5205DE" w:rsidRPr="00D2146B" w:rsidRDefault="005205DE"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5205DE" w:rsidRDefault="005205DE" w:rsidP="002903DF">
                        <w:pPr>
                          <w:spacing w:before="0" w:after="0"/>
                          <w:rPr>
                            <w:sz w:val="18"/>
                            <w:szCs w:val="18"/>
                            <w:lang w:val="sv-SE"/>
                          </w:rPr>
                        </w:pPr>
                        <w:r w:rsidRPr="00D2146B">
                          <w:rPr>
                            <w:sz w:val="18"/>
                            <w:szCs w:val="18"/>
                            <w:lang w:val="sv-SE"/>
                          </w:rPr>
                          <w:t xml:space="preserve">Variable </w:t>
                        </w:r>
                        <w:proofErr w:type="gramStart"/>
                        <w:r w:rsidRPr="00D2146B">
                          <w:rPr>
                            <w:sz w:val="18"/>
                            <w:szCs w:val="18"/>
                            <w:lang w:val="sv-SE"/>
                          </w:rPr>
                          <w:t>e</w:t>
                        </w:r>
                        <w:proofErr w:type="gramEnd"/>
                        <w:r>
                          <w:rPr>
                            <w:sz w:val="18"/>
                            <w:szCs w:val="18"/>
                            <w:lang w:val="sv-SE"/>
                          </w:rPr>
                          <w:t>: 5</w:t>
                        </w:r>
                      </w:p>
                      <w:p w14:paraId="114C5440" w14:textId="0AA70AB6" w:rsidR="005205DE" w:rsidRDefault="005205D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5205DE" w:rsidRPr="00D2146B" w:rsidRDefault="005205DE"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5205DE" w:rsidRPr="00D2146B" w:rsidRDefault="005205DE"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5205DE" w:rsidRPr="00D2146B" w:rsidRDefault="005205DE"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5205DE" w:rsidRPr="00D2146B" w:rsidRDefault="005205DE"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5205DE" w:rsidRPr="00D2146B" w:rsidRDefault="005205DE" w:rsidP="002903DF">
                        <w:pPr>
                          <w:spacing w:before="0" w:after="0"/>
                          <w:rPr>
                            <w:sz w:val="18"/>
                            <w:szCs w:val="18"/>
                            <w:lang w:val="sv-SE"/>
                          </w:rPr>
                        </w:pPr>
                        <w:r w:rsidRPr="00D2146B">
                          <w:rPr>
                            <w:sz w:val="18"/>
                            <w:szCs w:val="18"/>
                            <w:lang w:val="sv-SE"/>
                          </w:rPr>
                          <w:t>Ellipse Frame Pointer</w:t>
                        </w:r>
                      </w:p>
                      <w:p w14:paraId="5718813E" w14:textId="77777777" w:rsidR="005205DE" w:rsidRPr="00D2146B" w:rsidRDefault="005205DE" w:rsidP="002903DF">
                        <w:pPr>
                          <w:spacing w:before="0" w:after="0"/>
                          <w:rPr>
                            <w:sz w:val="18"/>
                            <w:szCs w:val="18"/>
                            <w:lang w:val="sv-SE"/>
                          </w:rPr>
                        </w:pPr>
                        <w:r w:rsidRPr="00D2146B">
                          <w:rPr>
                            <w:sz w:val="18"/>
                            <w:szCs w:val="18"/>
                            <w:lang w:val="sv-SE"/>
                          </w:rPr>
                          <w:t>Regular Frame Pointer</w:t>
                        </w:r>
                      </w:p>
                      <w:p w14:paraId="62230721" w14:textId="77777777" w:rsidR="005205DE" w:rsidRPr="00D2146B" w:rsidRDefault="005205DE"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5205DE" w:rsidRPr="00D2146B" w:rsidRDefault="005205DE" w:rsidP="002903DF">
                        <w:pPr>
                          <w:spacing w:before="0" w:after="0"/>
                          <w:rPr>
                            <w:sz w:val="18"/>
                            <w:szCs w:val="18"/>
                            <w:lang w:val="sv-SE"/>
                          </w:rPr>
                        </w:pPr>
                      </w:p>
                      <w:p w14:paraId="3BE3217A" w14:textId="77777777" w:rsidR="005205DE" w:rsidRPr="00D2146B" w:rsidRDefault="005205DE"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5205DE" w:rsidRPr="00D2146B" w:rsidRDefault="005205DE"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5205DE" w:rsidRDefault="005205DE"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5205DE" w:rsidRPr="00D2146B" w:rsidRDefault="005205DE" w:rsidP="002903DF">
                        <w:pPr>
                          <w:spacing w:before="0" w:after="0" w:line="256" w:lineRule="auto"/>
                          <w:rPr>
                            <w:sz w:val="18"/>
                            <w:szCs w:val="18"/>
                          </w:rPr>
                        </w:pPr>
                        <w:r>
                          <w:rPr>
                            <w:rFonts w:eastAsia="Calibri"/>
                            <w:color w:val="000000"/>
                            <w:sz w:val="18"/>
                            <w:szCs w:val="18"/>
                          </w:rPr>
                          <w:t>Elliptic parameter: 21</w:t>
                        </w:r>
                      </w:p>
                      <w:p w14:paraId="0F8126A1"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 </w:t>
                        </w:r>
                      </w:p>
                      <w:p w14:paraId="28313E96" w14:textId="77777777" w:rsidR="005205DE" w:rsidRPr="00D2146B" w:rsidRDefault="005205DE"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5205DE" w:rsidRPr="00D2146B" w:rsidRDefault="005205DE"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5205DE" w:rsidRPr="00D2146B" w:rsidRDefault="005205D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5205DE" w:rsidRPr="00D2146B" w:rsidRDefault="005205DE"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5205DE" w:rsidRPr="00D2146B" w:rsidRDefault="005205DE"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5205DE" w:rsidRPr="00D2146B" w:rsidRDefault="005205DE"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5205DE" w:rsidRPr="00D2146B" w:rsidRDefault="005205DE"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5205DE" w:rsidRPr="00D2146B" w:rsidRDefault="005205DE" w:rsidP="002903DF">
                        <w:pPr>
                          <w:spacing w:before="0" w:after="0" w:line="254" w:lineRule="auto"/>
                          <w:rPr>
                            <w:sz w:val="18"/>
                            <w:szCs w:val="18"/>
                          </w:rPr>
                        </w:pPr>
                        <w:r w:rsidRPr="00D2146B">
                          <w:rPr>
                            <w:rFonts w:eastAsia="Calibri"/>
                            <w:color w:val="000000"/>
                            <w:sz w:val="18"/>
                            <w:szCs w:val="18"/>
                          </w:rPr>
                          <w:t> </w:t>
                        </w:r>
                      </w:p>
                      <w:p w14:paraId="48FC4ABF" w14:textId="77777777" w:rsidR="005205DE" w:rsidRPr="00D2146B" w:rsidRDefault="005205DE"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5205DE" w:rsidRPr="00D2146B" w:rsidRDefault="005205DE"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903DBA" w:rsidRDefault="00DA7E64" w:rsidP="00DA7E64">
      <w:r w:rsidRPr="00903DBA">
        <w:t xml:space="preserve">The </w:t>
      </w:r>
      <w:r w:rsidR="0063589A" w:rsidRPr="00903DBA">
        <w:t xml:space="preserve">elliptic </w:t>
      </w:r>
      <w:r w:rsidRPr="00903DBA">
        <w:t xml:space="preserve">parameters are stored after the </w:t>
      </w:r>
      <w:r w:rsidR="0063589A" w:rsidRPr="00903DBA">
        <w:t xml:space="preserve">regular parameters in the activation record. </w:t>
      </w:r>
      <w:proofErr w:type="gramStart"/>
      <w:r w:rsidR="001C40D2" w:rsidRPr="00903DBA">
        <w:t>Similar to</w:t>
      </w:r>
      <w:proofErr w:type="gramEnd"/>
      <w:r w:rsidR="001C40D2" w:rsidRPr="00903DBA">
        <w:t xml:space="preserve"> the </w:t>
      </w:r>
      <w:r w:rsidR="001A2322" w:rsidRPr="00903DBA">
        <w:t>previous</w:t>
      </w:r>
      <w:r w:rsidR="001C40D2" w:rsidRPr="00903DBA">
        <w:t xml:space="preserve"> example, t</w:t>
      </w:r>
      <w:r w:rsidR="0063589A" w:rsidRPr="00903DBA">
        <w:t xml:space="preserve">he </w:t>
      </w:r>
      <w:r w:rsidR="004A5367" w:rsidRPr="00903DBA">
        <w:t xml:space="preserve">regular frame pointers point at the beginning of the </w:t>
      </w:r>
      <w:r w:rsidR="001C40D2" w:rsidRPr="00903DBA">
        <w:t xml:space="preserve">activation record of the </w:t>
      </w:r>
      <w:r w:rsidR="001A2322" w:rsidRPr="00903DBA">
        <w:t>calling</w:t>
      </w:r>
      <w:r w:rsidR="001C40D2" w:rsidRPr="00903DBA">
        <w:t xml:space="preserve"> </w:t>
      </w:r>
      <w:r w:rsidR="001A2322" w:rsidRPr="00903DBA">
        <w:t>function</w:t>
      </w:r>
      <w:r w:rsidR="001C40D2" w:rsidRPr="00903DBA">
        <w:t xml:space="preserve">. However, the ellipse frame pointers </w:t>
      </w:r>
      <w:proofErr w:type="gramStart"/>
      <w:r w:rsidR="001C40D2" w:rsidRPr="00903DBA">
        <w:t>poin</w:t>
      </w:r>
      <w:r w:rsidR="001A2322" w:rsidRPr="00903DBA">
        <w:t>ts</w:t>
      </w:r>
      <w:proofErr w:type="gramEnd"/>
      <w:r w:rsidR="001C40D2" w:rsidRPr="00903DBA">
        <w:t xml:space="preserve"> at the beginning of the </w:t>
      </w:r>
      <w:r w:rsidR="001A2322" w:rsidRPr="00903DBA">
        <w:t xml:space="preserve">activation record of the calling function, plus the size of the elliptic parameters. </w:t>
      </w:r>
      <w:r w:rsidR="00FA2BB3" w:rsidRPr="00903DBA">
        <w:t>For the sake of argument, l</w:t>
      </w:r>
      <w:r w:rsidR="001A2322" w:rsidRPr="00903DBA">
        <w:t>et us assume that an integer value allocates four bytes</w:t>
      </w:r>
      <w:r w:rsidR="00FA2BB3" w:rsidRPr="00903DBA">
        <w:t xml:space="preserve">. </w:t>
      </w:r>
      <w:r w:rsidR="00D40D96" w:rsidRPr="00903DBA">
        <w:t xml:space="preserve">Then </w:t>
      </w:r>
      <w:r w:rsidR="00FA2BB3" w:rsidRPr="00903DBA">
        <w:t xml:space="preserve">the ellipse frame pointer </w:t>
      </w:r>
      <w:proofErr w:type="spellStart"/>
      <w:r w:rsidR="00FA2BB3" w:rsidRPr="00903DBA">
        <w:t xml:space="preserve">of </w:t>
      </w:r>
      <w:r w:rsidR="00FA2BB3" w:rsidRPr="00903DBA">
        <w:rPr>
          <w:rStyle w:val="KeyWord0"/>
        </w:rPr>
        <w:t>f</w:t>
      </w:r>
      <w:proofErr w:type="spellEnd"/>
      <w:r w:rsidR="00FA2BB3" w:rsidRPr="00903DBA">
        <w:t xml:space="preserve"> is the regular frame pointer plus four bytes (one integer value). The ellipse frame pointer of </w:t>
      </w:r>
      <w:r w:rsidR="00FA2BB3" w:rsidRPr="00903DBA">
        <w:rPr>
          <w:rStyle w:val="KeyWord0"/>
        </w:rPr>
        <w:t>g</w:t>
      </w:r>
      <w:r w:rsidR="00FA2BB3" w:rsidRPr="00903DBA">
        <w:t xml:space="preserve"> </w:t>
      </w:r>
      <w:r w:rsidR="00D40D96" w:rsidRPr="00903DBA">
        <w:t>the regular frame pointer plus twelve bytes (three integer values).</w:t>
      </w:r>
      <w:r w:rsidR="00551130" w:rsidRPr="00903DBA">
        <w:t xml:space="preserve"> When refereeing to parameters in an ecliptic function, the regular frame pointer is used, and when refereeing to variables, the ellipse frame pointer is used.</w:t>
      </w:r>
      <w:r w:rsidR="00201895" w:rsidRPr="00903DBA">
        <w:t xml:space="preserve"> The ellipse parameters </w:t>
      </w:r>
      <w:r w:rsidR="00E63AE7" w:rsidRPr="00903DBA">
        <w:t>are</w:t>
      </w:r>
      <w:r w:rsidR="00201895" w:rsidRPr="00903DBA">
        <w:t xml:space="preserve"> </w:t>
      </w:r>
      <w:r w:rsidR="00E63AE7" w:rsidRPr="00903DBA">
        <w:t xml:space="preserve">accessible by using address of the last regular parameter (it has to be at least one) and reading the values by increase the address, which is </w:t>
      </w:r>
      <w:r w:rsidR="00C347ED" w:rsidRPr="00903DBA">
        <w:t xml:space="preserve">the task of </w:t>
      </w:r>
      <w:r w:rsidR="00E63AE7" w:rsidRPr="00903DBA">
        <w:t xml:space="preserve">the macros </w:t>
      </w:r>
      <w:r w:rsidR="007B7478" w:rsidRPr="00903DBA">
        <w:rPr>
          <w:rStyle w:val="KeyWord0"/>
        </w:rPr>
        <w:t>va_list</w:t>
      </w:r>
      <w:r w:rsidR="007B7478" w:rsidRPr="00903DBA">
        <w:t xml:space="preserve">, </w:t>
      </w:r>
      <w:r w:rsidR="007B7478" w:rsidRPr="00903DBA">
        <w:rPr>
          <w:rStyle w:val="KeyWord0"/>
        </w:rPr>
        <w:t>va_start</w:t>
      </w:r>
      <w:r w:rsidR="007B7478" w:rsidRPr="00903DBA">
        <w:t xml:space="preserve">, and </w:t>
      </w:r>
      <w:r w:rsidR="007B7478" w:rsidRPr="00903DBA">
        <w:rPr>
          <w:rStyle w:val="KeyWord0"/>
        </w:rPr>
        <w:t>va_arg</w:t>
      </w:r>
      <w:r w:rsidR="007B7478" w:rsidRPr="00903DBA">
        <w:t xml:space="preserve"> in the </w:t>
      </w:r>
      <w:r w:rsidR="007B7478" w:rsidRPr="00903DBA">
        <w:rPr>
          <w:rStyle w:val="KeyWord0"/>
        </w:rPr>
        <w:t>stdarg</w:t>
      </w:r>
      <w:r w:rsidR="007B7478" w:rsidRPr="00903DBA">
        <w:t xml:space="preserve"> </w:t>
      </w:r>
      <w:r w:rsidR="00C347ED" w:rsidRPr="00903DBA">
        <w:t>standard library.</w:t>
      </w:r>
    </w:p>
    <w:p w14:paraId="185BB847" w14:textId="49996A08" w:rsidR="00694D32" w:rsidRPr="00903DBA" w:rsidRDefault="00694D32" w:rsidP="00B25DBF">
      <w:pPr>
        <w:pStyle w:val="Rubrik2"/>
      </w:pPr>
      <w:bookmarkStart w:id="409" w:name="_Toc57656074"/>
      <w:r w:rsidRPr="00903DBA">
        <w:t>Assembly Operator</w:t>
      </w:r>
      <w:bookmarkEnd w:id="409"/>
    </w:p>
    <w:p w14:paraId="75530511" w14:textId="5DF70300" w:rsidR="00EF68C0" w:rsidRPr="00903DBA" w:rsidRDefault="00234E9D" w:rsidP="005D6FD0">
      <w:r w:rsidRPr="00903DBA">
        <w:t>Like the middle code operators, we also have the assembly code operators.</w:t>
      </w:r>
      <w:r w:rsidR="00F05642" w:rsidRPr="00903DBA">
        <w:t xml:space="preserve"> </w:t>
      </w:r>
      <w:r w:rsidR="00665408" w:rsidRPr="00903DBA">
        <w:t xml:space="preserve">Several operators come in </w:t>
      </w:r>
      <w:r w:rsidR="00F05642" w:rsidRPr="00903DBA">
        <w:t xml:space="preserve">several </w:t>
      </w:r>
      <w:r w:rsidR="00284871" w:rsidRPr="00903DBA">
        <w:t>varieties</w:t>
      </w:r>
      <w:r w:rsidR="00F05642" w:rsidRPr="00903DBA">
        <w:t xml:space="preserve">. For instance, </w:t>
      </w:r>
      <w:r w:rsidR="00D41DFA" w:rsidRPr="00903DBA">
        <w:t xml:space="preserve">the </w:t>
      </w:r>
      <w:r w:rsidR="00D41DFA" w:rsidRPr="00903DBA">
        <w:rPr>
          <w:rStyle w:val="KeyWord0"/>
        </w:rPr>
        <w:t>add</w:t>
      </w:r>
      <w:r w:rsidR="00D41DFA" w:rsidRPr="00903DBA">
        <w:t xml:space="preserve"> instruction comes in the base form, which is used when a register is </w:t>
      </w:r>
      <w:r w:rsidR="00BE4698" w:rsidRPr="00903DBA">
        <w:t>involved</w:t>
      </w:r>
      <w:r w:rsidR="00D41DFA" w:rsidRPr="00903DBA">
        <w:t xml:space="preserve">, like </w:t>
      </w:r>
      <w:r w:rsidR="00D41DFA" w:rsidRPr="00903DBA">
        <w:rPr>
          <w:rStyle w:val="KeyWord0"/>
        </w:rPr>
        <w:t>add</w:t>
      </w:r>
      <w:r w:rsidR="00D41DFA" w:rsidRPr="00903DBA">
        <w:t xml:space="preserve"> </w:t>
      </w:r>
      <w:r w:rsidR="00D41DFA" w:rsidRPr="00903DBA">
        <w:rPr>
          <w:rStyle w:val="KeyWord0"/>
        </w:rPr>
        <w:t>ax,</w:t>
      </w:r>
      <w:r w:rsidR="00D41DFA" w:rsidRPr="00903DBA">
        <w:t xml:space="preserve"> </w:t>
      </w:r>
      <w:r w:rsidR="00D41DFA" w:rsidRPr="00903DBA">
        <w:rPr>
          <w:rStyle w:val="KeyWord0"/>
        </w:rPr>
        <w:t>123</w:t>
      </w:r>
      <w:r w:rsidR="00853286" w:rsidRPr="00903DBA">
        <w:t xml:space="preserve">, </w:t>
      </w:r>
      <w:r w:rsidR="00853286" w:rsidRPr="00903DBA">
        <w:rPr>
          <w:rStyle w:val="KeyWord0"/>
        </w:rPr>
        <w:t>sub</w:t>
      </w:r>
      <w:r w:rsidR="00853286" w:rsidRPr="00903DBA">
        <w:t xml:space="preserve"> </w:t>
      </w:r>
      <w:r w:rsidR="00853286" w:rsidRPr="00903DBA">
        <w:rPr>
          <w:rStyle w:val="KeyWord0"/>
        </w:rPr>
        <w:t>ax,</w:t>
      </w:r>
      <w:r w:rsidR="00853286" w:rsidRPr="00903DBA">
        <w:t xml:space="preserve"> </w:t>
      </w:r>
      <w:r w:rsidR="00853286" w:rsidRPr="00903DBA">
        <w:rPr>
          <w:rStyle w:val="KeyWord0"/>
        </w:rPr>
        <w:t>[bp + 2]</w:t>
      </w:r>
      <w:r w:rsidR="00853286" w:rsidRPr="00903DBA">
        <w:t xml:space="preserve"> or </w:t>
      </w:r>
      <w:r w:rsidR="00853286" w:rsidRPr="00903DBA">
        <w:rPr>
          <w:rStyle w:val="KeyWord0"/>
        </w:rPr>
        <w:t>xor</w:t>
      </w:r>
      <w:r w:rsidR="00853286" w:rsidRPr="00903DBA">
        <w:t xml:space="preserve"> </w:t>
      </w:r>
      <w:r w:rsidR="00853286" w:rsidRPr="00903DBA">
        <w:rPr>
          <w:rStyle w:val="KeyWord0"/>
        </w:rPr>
        <w:t>[count], bx</w:t>
      </w:r>
      <w:r w:rsidR="00853286" w:rsidRPr="00903DBA">
        <w:t xml:space="preserve">. </w:t>
      </w:r>
      <w:r w:rsidR="00D41DFA" w:rsidRPr="00903DBA">
        <w:t xml:space="preserve">The other varieties are used when there is no register </w:t>
      </w:r>
      <w:r w:rsidR="00BE4698" w:rsidRPr="00903DBA">
        <w:t>involved</w:t>
      </w:r>
      <w:r w:rsidR="00D41DFA" w:rsidRPr="00903DBA">
        <w:t xml:space="preserve">, </w:t>
      </w:r>
      <w:r w:rsidR="008B1AF3" w:rsidRPr="00903DBA">
        <w:t xml:space="preserve">and we therefore </w:t>
      </w:r>
      <w:proofErr w:type="gramStart"/>
      <w:r w:rsidR="00D41DFA" w:rsidRPr="00903DBA">
        <w:t>have to</w:t>
      </w:r>
      <w:proofErr w:type="gramEnd"/>
      <w:r w:rsidR="00D41DFA" w:rsidRPr="00903DBA">
        <w:t xml:space="preserve"> </w:t>
      </w:r>
      <w:r w:rsidR="00665408" w:rsidRPr="00903DBA">
        <w:t>specify</w:t>
      </w:r>
      <w:r w:rsidR="00D41DFA" w:rsidRPr="00903DBA">
        <w:t xml:space="preserve"> the size of the value to be assigned, like </w:t>
      </w:r>
      <w:r w:rsidR="00D41DFA" w:rsidRPr="00903DBA">
        <w:rPr>
          <w:rStyle w:val="KeyWord0"/>
        </w:rPr>
        <w:t>add</w:t>
      </w:r>
      <w:r w:rsidR="00D41DFA" w:rsidRPr="00903DBA">
        <w:t xml:space="preserve"> </w:t>
      </w:r>
      <w:r w:rsidR="00D41DFA" w:rsidRPr="00903DBA">
        <w:rPr>
          <w:rStyle w:val="KeyWord0"/>
        </w:rPr>
        <w:t>word</w:t>
      </w:r>
      <w:r w:rsidR="00D41DFA" w:rsidRPr="00903DBA">
        <w:t xml:space="preserve"> </w:t>
      </w:r>
      <w:r w:rsidR="00D41DFA" w:rsidRPr="00903DBA">
        <w:rPr>
          <w:rStyle w:val="KeyWord0"/>
        </w:rPr>
        <w:t>[bp</w:t>
      </w:r>
      <w:r w:rsidR="00D41DFA" w:rsidRPr="00903DBA">
        <w:t xml:space="preserve"> </w:t>
      </w:r>
      <w:r w:rsidR="00D41DFA" w:rsidRPr="00903DBA">
        <w:rPr>
          <w:rStyle w:val="KeyWord0"/>
        </w:rPr>
        <w:t>+</w:t>
      </w:r>
      <w:r w:rsidR="00D41DFA" w:rsidRPr="00903DBA">
        <w:t xml:space="preserve"> </w:t>
      </w:r>
      <w:r w:rsidR="00D41DFA" w:rsidRPr="00903DBA">
        <w:rPr>
          <w:rStyle w:val="KeyWord0"/>
        </w:rPr>
        <w:t>2],</w:t>
      </w:r>
      <w:r w:rsidR="00D41DFA" w:rsidRPr="00903DBA">
        <w:t xml:space="preserve"> </w:t>
      </w:r>
      <w:r w:rsidR="00D41DFA" w:rsidRPr="00903DBA">
        <w:rPr>
          <w:rStyle w:val="KeyWord0"/>
        </w:rPr>
        <w:t>123</w:t>
      </w:r>
      <w:r w:rsidR="00D41DFA" w:rsidRPr="00903DBA">
        <w:t>.</w:t>
      </w:r>
    </w:p>
    <w:p w14:paraId="14C7434E" w14:textId="69425247" w:rsidR="00234E9D" w:rsidRPr="00903DBA" w:rsidRDefault="00234E9D" w:rsidP="00234E9D">
      <w:pPr>
        <w:pStyle w:val="CodeHeader"/>
      </w:pPr>
      <w:proofErr w:type="spellStart"/>
      <w:r w:rsidRPr="00903DBA">
        <w:t>AssemblyOperator.cs</w:t>
      </w:r>
      <w:proofErr w:type="spellEnd"/>
    </w:p>
    <w:p w14:paraId="5D6B1FBE" w14:textId="77777777" w:rsidR="00F05642" w:rsidRPr="00903DBA" w:rsidRDefault="00F05642" w:rsidP="00F05642">
      <w:pPr>
        <w:pStyle w:val="Code"/>
        <w:rPr>
          <w:highlight w:val="white"/>
        </w:rPr>
      </w:pPr>
      <w:r w:rsidRPr="00903DBA">
        <w:rPr>
          <w:highlight w:val="white"/>
        </w:rPr>
        <w:t>namespace CCompiler {</w:t>
      </w:r>
    </w:p>
    <w:p w14:paraId="71AD921D" w14:textId="77777777" w:rsidR="00F05642" w:rsidRPr="00903DBA" w:rsidRDefault="00F05642" w:rsidP="00F05642">
      <w:pPr>
        <w:pStyle w:val="Code"/>
        <w:rPr>
          <w:highlight w:val="white"/>
        </w:rPr>
      </w:pPr>
      <w:r w:rsidRPr="00903DBA">
        <w:rPr>
          <w:highlight w:val="white"/>
        </w:rPr>
        <w:t xml:space="preserve">  public enum AssemblyOperator {</w:t>
      </w:r>
    </w:p>
    <w:p w14:paraId="2ACB576D" w14:textId="5F67EEAC" w:rsidR="00F05642" w:rsidRPr="00903DBA" w:rsidRDefault="00F05642" w:rsidP="00F05642">
      <w:pPr>
        <w:pStyle w:val="Code"/>
        <w:rPr>
          <w:highlight w:val="white"/>
        </w:rPr>
      </w:pPr>
      <w:r w:rsidRPr="00903DBA">
        <w:rPr>
          <w:highlight w:val="white"/>
        </w:rPr>
        <w:t xml:space="preserve">    add, add_byte, add_dword, add_qword, add_word, </w:t>
      </w:r>
      <w:r w:rsidR="007E5B53" w:rsidRPr="00903DBA">
        <w:rPr>
          <w:highlight w:val="white"/>
        </w:rPr>
        <w:t>return_address</w:t>
      </w:r>
      <w:r w:rsidRPr="00903DBA">
        <w:rPr>
          <w:highlight w:val="white"/>
        </w:rPr>
        <w:t>,</w:t>
      </w:r>
    </w:p>
    <w:p w14:paraId="55E5B1DC" w14:textId="77777777" w:rsidR="00F05642" w:rsidRPr="00903DBA" w:rsidRDefault="00F05642" w:rsidP="00F05642">
      <w:pPr>
        <w:pStyle w:val="Code"/>
        <w:rPr>
          <w:highlight w:val="white"/>
        </w:rPr>
      </w:pPr>
      <w:r w:rsidRPr="00903DBA">
        <w:rPr>
          <w:highlight w:val="white"/>
        </w:rPr>
        <w:lastRenderedPageBreak/>
        <w:t xml:space="preserve">    and, and_byte, and_dword, and_qword, and_word, call,</w:t>
      </w:r>
    </w:p>
    <w:p w14:paraId="67E526C7" w14:textId="77777777" w:rsidR="00F05642" w:rsidRPr="00903DBA" w:rsidRDefault="00F05642" w:rsidP="00F05642">
      <w:pPr>
        <w:pStyle w:val="Code"/>
        <w:rPr>
          <w:highlight w:val="white"/>
        </w:rPr>
      </w:pPr>
      <w:r w:rsidRPr="00903DBA">
        <w:rPr>
          <w:highlight w:val="white"/>
        </w:rPr>
        <w:t xml:space="preserve">    cmp, cmp_byte, cmp_dword, cmp_qword, cmp_word, comment,</w:t>
      </w:r>
    </w:p>
    <w:p w14:paraId="5D0D82AC" w14:textId="77777777" w:rsidR="00F05642" w:rsidRPr="00903DBA" w:rsidRDefault="00F05642" w:rsidP="00F05642">
      <w:pPr>
        <w:pStyle w:val="Code"/>
        <w:rPr>
          <w:highlight w:val="white"/>
        </w:rPr>
      </w:pPr>
      <w:r w:rsidRPr="00903DBA">
        <w:rPr>
          <w:highlight w:val="white"/>
        </w:rPr>
        <w:t xml:space="preserve">    dec, dec_byte, dec_dword, dec_qword, dec_word,</w:t>
      </w:r>
    </w:p>
    <w:p w14:paraId="6A5AED47" w14:textId="77777777" w:rsidR="00F05642" w:rsidRPr="00903DBA" w:rsidRDefault="00F05642" w:rsidP="00F05642">
      <w:pPr>
        <w:pStyle w:val="Code"/>
        <w:rPr>
          <w:highlight w:val="white"/>
        </w:rPr>
      </w:pPr>
      <w:r w:rsidRPr="00903DBA">
        <w:rPr>
          <w:highlight w:val="white"/>
        </w:rPr>
        <w:t xml:space="preserve">    define_address, define_value, define_zero_sequence,</w:t>
      </w:r>
    </w:p>
    <w:p w14:paraId="3D4DB31B" w14:textId="77777777" w:rsidR="00F05642" w:rsidRPr="00903DBA" w:rsidRDefault="00F05642" w:rsidP="00F05642">
      <w:pPr>
        <w:pStyle w:val="Code"/>
        <w:rPr>
          <w:highlight w:val="white"/>
        </w:rPr>
      </w:pPr>
      <w:r w:rsidRPr="00903DBA">
        <w:rPr>
          <w:highlight w:val="white"/>
        </w:rPr>
        <w:t xml:space="preserve">    div, div_byte, div_dword, div_qword, div_word, empty,</w:t>
      </w:r>
    </w:p>
    <w:p w14:paraId="68DCE561" w14:textId="77777777" w:rsidR="00F05642" w:rsidRPr="00903DBA" w:rsidRDefault="00F05642" w:rsidP="00F05642">
      <w:pPr>
        <w:pStyle w:val="Code"/>
        <w:rPr>
          <w:highlight w:val="white"/>
        </w:rPr>
      </w:pPr>
      <w:r w:rsidRPr="00903DBA">
        <w:rPr>
          <w:highlight w:val="white"/>
        </w:rPr>
        <w:t xml:space="preserve">    fabs, fadd, faddp, fchs, fcompp, fdiv, fdivp, fdivr,</w:t>
      </w:r>
    </w:p>
    <w:p w14:paraId="7D589A85" w14:textId="77777777" w:rsidR="00F05642" w:rsidRPr="00903DBA" w:rsidRDefault="00F05642" w:rsidP="00F05642">
      <w:pPr>
        <w:pStyle w:val="Code"/>
        <w:rPr>
          <w:highlight w:val="white"/>
        </w:rPr>
      </w:pPr>
      <w:r w:rsidRPr="00903DBA">
        <w:rPr>
          <w:highlight w:val="white"/>
        </w:rPr>
        <w:t xml:space="preserve">    fdivrp, fild_dword, fild_qword, fild_word,</w:t>
      </w:r>
    </w:p>
    <w:p w14:paraId="4B2CC9D1" w14:textId="77777777" w:rsidR="00F05642" w:rsidRPr="00903DBA" w:rsidRDefault="00F05642" w:rsidP="00F05642">
      <w:pPr>
        <w:pStyle w:val="Code"/>
        <w:rPr>
          <w:highlight w:val="white"/>
        </w:rPr>
      </w:pPr>
      <w:r w:rsidRPr="00903DBA">
        <w:rPr>
          <w:highlight w:val="white"/>
        </w:rPr>
        <w:t xml:space="preserve">    fist_dword, fist_qword, fist_word,</w:t>
      </w:r>
    </w:p>
    <w:p w14:paraId="1047272D" w14:textId="77777777" w:rsidR="00F05642" w:rsidRPr="00903DBA" w:rsidRDefault="00F05642" w:rsidP="00F05642">
      <w:pPr>
        <w:pStyle w:val="Code"/>
        <w:rPr>
          <w:highlight w:val="white"/>
        </w:rPr>
      </w:pPr>
      <w:r w:rsidRPr="00903DBA">
        <w:rPr>
          <w:highlight w:val="white"/>
        </w:rPr>
        <w:t xml:space="preserve">    fistp_dword, fistp_qword, fistp_word,</w:t>
      </w:r>
    </w:p>
    <w:p w14:paraId="14B6B16F" w14:textId="77777777" w:rsidR="00F05642" w:rsidRPr="00903DBA" w:rsidRDefault="00F05642" w:rsidP="00F05642">
      <w:pPr>
        <w:pStyle w:val="Code"/>
        <w:rPr>
          <w:highlight w:val="white"/>
        </w:rPr>
      </w:pPr>
      <w:r w:rsidRPr="00903DBA">
        <w:rPr>
          <w:highlight w:val="white"/>
        </w:rPr>
        <w:t xml:space="preserve">    fld1, fld_dword, fld_qword, fldcw, fldz,</w:t>
      </w:r>
    </w:p>
    <w:p w14:paraId="3FC198C3" w14:textId="77777777" w:rsidR="00F05642" w:rsidRPr="00903DBA" w:rsidRDefault="00F05642" w:rsidP="00F05642">
      <w:pPr>
        <w:pStyle w:val="Code"/>
        <w:rPr>
          <w:highlight w:val="white"/>
        </w:rPr>
      </w:pPr>
      <w:r w:rsidRPr="00903DBA">
        <w:rPr>
          <w:highlight w:val="white"/>
        </w:rPr>
        <w:t xml:space="preserve">    fmul, fmulp, fst_dword, fst_qword, fstcw,</w:t>
      </w:r>
    </w:p>
    <w:p w14:paraId="010E357A" w14:textId="77777777" w:rsidR="00F05642" w:rsidRPr="00903DBA" w:rsidRDefault="00F05642" w:rsidP="00F05642">
      <w:pPr>
        <w:pStyle w:val="Code"/>
        <w:rPr>
          <w:highlight w:val="white"/>
        </w:rPr>
      </w:pPr>
      <w:r w:rsidRPr="00903DBA">
        <w:rPr>
          <w:highlight w:val="white"/>
        </w:rPr>
        <w:t xml:space="preserve">    fstp_dword, fstp_qword, fstsw,</w:t>
      </w:r>
    </w:p>
    <w:p w14:paraId="19264B7C" w14:textId="77777777" w:rsidR="00F05642" w:rsidRPr="00903DBA" w:rsidRDefault="00F05642" w:rsidP="00F05642">
      <w:pPr>
        <w:pStyle w:val="Code"/>
        <w:rPr>
          <w:highlight w:val="white"/>
        </w:rPr>
      </w:pPr>
      <w:r w:rsidRPr="00903DBA">
        <w:rPr>
          <w:highlight w:val="white"/>
        </w:rPr>
        <w:t xml:space="preserve">    fsub, fsubp, fsubr, fsubrp, ftst,</w:t>
      </w:r>
    </w:p>
    <w:p w14:paraId="6D2A966F" w14:textId="77777777" w:rsidR="00F05642" w:rsidRPr="00903DBA" w:rsidRDefault="00F05642" w:rsidP="00F05642">
      <w:pPr>
        <w:pStyle w:val="Code"/>
        <w:rPr>
          <w:highlight w:val="white"/>
        </w:rPr>
      </w:pPr>
      <w:r w:rsidRPr="00903DBA">
        <w:rPr>
          <w:highlight w:val="white"/>
        </w:rPr>
        <w:t xml:space="preserve">    idiv, idiv_byte, idiv_dword, idiv_qword, idiv_word,</w:t>
      </w:r>
    </w:p>
    <w:p w14:paraId="15DA031F" w14:textId="77777777" w:rsidR="00F05642" w:rsidRPr="00903DBA" w:rsidRDefault="00F05642" w:rsidP="00F05642">
      <w:pPr>
        <w:pStyle w:val="Code"/>
        <w:rPr>
          <w:highlight w:val="white"/>
        </w:rPr>
      </w:pPr>
      <w:r w:rsidRPr="00903DBA">
        <w:rPr>
          <w:highlight w:val="white"/>
        </w:rPr>
        <w:t xml:space="preserve">    imul, imul_byte, imul_dword, imul_qword, imul_word,</w:t>
      </w:r>
    </w:p>
    <w:p w14:paraId="67B66F96" w14:textId="77777777" w:rsidR="00F05642" w:rsidRPr="00903DBA" w:rsidRDefault="00F05642" w:rsidP="00F05642">
      <w:pPr>
        <w:pStyle w:val="Code"/>
        <w:rPr>
          <w:highlight w:val="white"/>
        </w:rPr>
      </w:pPr>
      <w:r w:rsidRPr="00903DBA">
        <w:rPr>
          <w:highlight w:val="white"/>
        </w:rPr>
        <w:t xml:space="preserve">    inc, inc_byte, inc_dword, inc_qword, inc_word, interrupt,</w:t>
      </w:r>
    </w:p>
    <w:p w14:paraId="5CE3B797" w14:textId="77777777" w:rsidR="00F05642" w:rsidRPr="00903DBA" w:rsidRDefault="00F05642" w:rsidP="00F05642">
      <w:pPr>
        <w:pStyle w:val="Code"/>
        <w:rPr>
          <w:highlight w:val="white"/>
        </w:rPr>
      </w:pPr>
      <w:r w:rsidRPr="00903DBA">
        <w:rPr>
          <w:highlight w:val="white"/>
        </w:rPr>
        <w:t xml:space="preserve">    ja, jae, jb, jbe, jc, je, jg, jge, jl, jle, jmp, jnc, jne, jnz, jz,</w:t>
      </w:r>
    </w:p>
    <w:p w14:paraId="2706FD7D" w14:textId="77777777" w:rsidR="00F05642" w:rsidRPr="00903DBA" w:rsidRDefault="00F05642" w:rsidP="00F05642">
      <w:pPr>
        <w:pStyle w:val="Code"/>
        <w:rPr>
          <w:highlight w:val="white"/>
        </w:rPr>
      </w:pPr>
      <w:r w:rsidRPr="00903DBA">
        <w:rPr>
          <w:highlight w:val="white"/>
        </w:rPr>
        <w:t xml:space="preserve">    label, lahf, mov, mov_byte, mov_dword, mov_qword, mov_word,</w:t>
      </w:r>
    </w:p>
    <w:p w14:paraId="523771E3" w14:textId="77777777" w:rsidR="00F05642" w:rsidRPr="00903DBA" w:rsidRDefault="00F05642" w:rsidP="00F05642">
      <w:pPr>
        <w:pStyle w:val="Code"/>
        <w:rPr>
          <w:highlight w:val="white"/>
        </w:rPr>
      </w:pPr>
      <w:r w:rsidRPr="00903DBA">
        <w:rPr>
          <w:highlight w:val="white"/>
        </w:rPr>
        <w:t xml:space="preserve">    mul, mul_byte, mul_dword, mul_qword, mul_word,</w:t>
      </w:r>
    </w:p>
    <w:p w14:paraId="3418E443" w14:textId="77777777" w:rsidR="00F05642" w:rsidRPr="00903DBA" w:rsidRDefault="00F05642" w:rsidP="00F05642">
      <w:pPr>
        <w:pStyle w:val="Code"/>
        <w:rPr>
          <w:highlight w:val="white"/>
        </w:rPr>
      </w:pPr>
      <w:r w:rsidRPr="00903DBA">
        <w:rPr>
          <w:highlight w:val="white"/>
        </w:rPr>
        <w:t xml:space="preserve">    neg, neg_byte, neg_dword, neg_qword, neg_word, new_middle_code,</w:t>
      </w:r>
    </w:p>
    <w:p w14:paraId="39F9AD2A" w14:textId="77777777" w:rsidR="00F05642" w:rsidRPr="00903DBA" w:rsidRDefault="00F05642" w:rsidP="00F05642">
      <w:pPr>
        <w:pStyle w:val="Code"/>
        <w:rPr>
          <w:highlight w:val="white"/>
        </w:rPr>
      </w:pPr>
      <w:r w:rsidRPr="00903DBA">
        <w:rPr>
          <w:highlight w:val="white"/>
        </w:rPr>
        <w:t xml:space="preserve">    nop, not, not_byte, not_dword, not_qword, not_word,</w:t>
      </w:r>
    </w:p>
    <w:p w14:paraId="3A750165" w14:textId="77777777" w:rsidR="00F05642" w:rsidRPr="00903DBA" w:rsidRDefault="00F05642" w:rsidP="00F05642">
      <w:pPr>
        <w:pStyle w:val="Code"/>
        <w:rPr>
          <w:highlight w:val="white"/>
        </w:rPr>
      </w:pPr>
      <w:r w:rsidRPr="00903DBA">
        <w:rPr>
          <w:highlight w:val="white"/>
        </w:rPr>
        <w:t xml:space="preserve">    or, or_byte, or_dword, or_qword, or_word, pop, ret, sahf, set_track_size,</w:t>
      </w:r>
    </w:p>
    <w:p w14:paraId="35C35111" w14:textId="77777777" w:rsidR="00F05642" w:rsidRPr="00903DBA" w:rsidRDefault="00F05642" w:rsidP="00F05642">
      <w:pPr>
        <w:pStyle w:val="Code"/>
        <w:rPr>
          <w:highlight w:val="white"/>
        </w:rPr>
      </w:pPr>
      <w:r w:rsidRPr="00903DBA">
        <w:rPr>
          <w:highlight w:val="white"/>
        </w:rPr>
        <w:t xml:space="preserve">    shl, shl_byte, shl_dword, shl_qword, shl_word,</w:t>
      </w:r>
    </w:p>
    <w:p w14:paraId="2109B6B2" w14:textId="77777777" w:rsidR="00F05642" w:rsidRPr="00903DBA" w:rsidRDefault="00F05642" w:rsidP="00F05642">
      <w:pPr>
        <w:pStyle w:val="Code"/>
        <w:rPr>
          <w:highlight w:val="white"/>
        </w:rPr>
      </w:pPr>
      <w:r w:rsidRPr="00903DBA">
        <w:rPr>
          <w:highlight w:val="white"/>
        </w:rPr>
        <w:t xml:space="preserve">    shr, shr_byte, shr_dword, shr_qword, shr_word,</w:t>
      </w:r>
    </w:p>
    <w:p w14:paraId="0CB28303" w14:textId="77777777" w:rsidR="00F05642" w:rsidRPr="00903DBA" w:rsidRDefault="00F05642" w:rsidP="00F05642">
      <w:pPr>
        <w:pStyle w:val="Code"/>
        <w:rPr>
          <w:highlight w:val="white"/>
        </w:rPr>
      </w:pPr>
      <w:r w:rsidRPr="00903DBA">
        <w:rPr>
          <w:highlight w:val="white"/>
        </w:rPr>
        <w:t xml:space="preserve">    sub, sub_byte, sub_dword, sub_qword, sub_word, syscall,</w:t>
      </w:r>
    </w:p>
    <w:p w14:paraId="3758D458" w14:textId="77777777" w:rsidR="00F05642" w:rsidRPr="00903DBA" w:rsidRDefault="00F05642" w:rsidP="00F05642">
      <w:pPr>
        <w:pStyle w:val="Code"/>
        <w:rPr>
          <w:highlight w:val="white"/>
        </w:rPr>
      </w:pPr>
      <w:r w:rsidRPr="00903DBA">
        <w:rPr>
          <w:highlight w:val="white"/>
        </w:rPr>
        <w:t xml:space="preserve">    xor, xor_byte, xor_dword, xor_qword, xor_word</w:t>
      </w:r>
    </w:p>
    <w:p w14:paraId="65D70E08" w14:textId="77777777" w:rsidR="00F05642" w:rsidRPr="00903DBA" w:rsidRDefault="00F05642" w:rsidP="00F05642">
      <w:pPr>
        <w:pStyle w:val="Code"/>
        <w:rPr>
          <w:highlight w:val="white"/>
        </w:rPr>
      </w:pPr>
      <w:r w:rsidRPr="00903DBA">
        <w:rPr>
          <w:highlight w:val="white"/>
        </w:rPr>
        <w:t xml:space="preserve">  };</w:t>
      </w:r>
    </w:p>
    <w:p w14:paraId="06422F7D" w14:textId="77777777" w:rsidR="00F05642" w:rsidRPr="00903DBA" w:rsidRDefault="00F05642" w:rsidP="00F05642">
      <w:pPr>
        <w:pStyle w:val="Code"/>
        <w:rPr>
          <w:highlight w:val="white"/>
        </w:rPr>
      </w:pPr>
      <w:r w:rsidRPr="00903DBA">
        <w:rPr>
          <w:highlight w:val="white"/>
        </w:rPr>
        <w:t>};</w:t>
      </w:r>
    </w:p>
    <w:p w14:paraId="1F765370" w14:textId="68EB60F7" w:rsidR="00E444C3" w:rsidRPr="00903DBA" w:rsidRDefault="00E444C3" w:rsidP="00E444C3">
      <w:pPr>
        <w:pStyle w:val="Code"/>
        <w:rPr>
          <w:highlight w:val="white"/>
        </w:rPr>
      </w:pPr>
    </w:p>
    <w:p w14:paraId="2CF7A52D" w14:textId="255406E0" w:rsidR="00EF68C0" w:rsidRPr="00903DBA" w:rsidRDefault="00EF68C0" w:rsidP="00EF68C0">
      <w:pPr>
        <w:pStyle w:val="Rubrik2"/>
      </w:pPr>
      <w:bookmarkStart w:id="410" w:name="_Toc57656075"/>
      <w:r w:rsidRPr="00903DBA">
        <w:t>Assembly Code</w:t>
      </w:r>
      <w:bookmarkEnd w:id="410"/>
    </w:p>
    <w:p w14:paraId="239891A6" w14:textId="1F6B72C1" w:rsidR="00087EC8" w:rsidRPr="00903DBA" w:rsidRDefault="00087EC8" w:rsidP="00087EC8">
      <w:r w:rsidRPr="00903DBA">
        <w:t xml:space="preserve">The </w:t>
      </w:r>
      <w:r w:rsidR="00665408" w:rsidRPr="00903DBA">
        <w:rPr>
          <w:rStyle w:val="KeyWord0"/>
        </w:rPr>
        <w:t>A</w:t>
      </w:r>
      <w:r w:rsidRPr="00903DBA">
        <w:rPr>
          <w:rStyle w:val="KeyWord0"/>
        </w:rPr>
        <w:t>ssembly</w:t>
      </w:r>
      <w:r w:rsidR="00665408" w:rsidRPr="00903DBA">
        <w:rPr>
          <w:rStyle w:val="KeyWord0"/>
        </w:rPr>
        <w:t>C</w:t>
      </w:r>
      <w:r w:rsidRPr="00903DBA">
        <w:rPr>
          <w:rStyle w:val="KeyWord0"/>
        </w:rPr>
        <w:t>ode</w:t>
      </w:r>
      <w:r w:rsidRPr="00903DBA">
        <w:t xml:space="preserve"> </w:t>
      </w:r>
      <w:r w:rsidR="009705C3" w:rsidRPr="00903DBA">
        <w:t>class handles one assembly code instruction.</w:t>
      </w:r>
      <w:r w:rsidR="00730708" w:rsidRPr="00903DBA">
        <w:t xml:space="preserve"> It holds methods for initialization and optimization of a single instruction, a set of methods for testing and conversion of values and register, and </w:t>
      </w:r>
      <w:r w:rsidR="00C2089A" w:rsidRPr="00903DBA">
        <w:t xml:space="preserve">the </w:t>
      </w:r>
      <w:r w:rsidR="00C2089A" w:rsidRPr="00903DBA">
        <w:rPr>
          <w:rStyle w:val="KeyWord0"/>
        </w:rPr>
        <w:t>ToString</w:t>
      </w:r>
      <w:r w:rsidR="00C2089A" w:rsidRPr="00903DBA">
        <w:t xml:space="preserve"> method that writes the instruction in plain text.</w:t>
      </w:r>
    </w:p>
    <w:p w14:paraId="3CF6DD35" w14:textId="210DE08B" w:rsidR="007E07E9" w:rsidRPr="00903DBA" w:rsidRDefault="007E07E9" w:rsidP="007E07E9">
      <w:pPr>
        <w:pStyle w:val="CodeHeader"/>
      </w:pPr>
      <w:proofErr w:type="spellStart"/>
      <w:r w:rsidRPr="00903DBA">
        <w:t>AssemblyCode.cs</w:t>
      </w:r>
      <w:proofErr w:type="spellEnd"/>
    </w:p>
    <w:p w14:paraId="57443DEC" w14:textId="77777777" w:rsidR="002B63B5" w:rsidRPr="00903DBA" w:rsidRDefault="002B63B5" w:rsidP="00DB788F">
      <w:pPr>
        <w:pStyle w:val="Code"/>
        <w:rPr>
          <w:highlight w:val="white"/>
        </w:rPr>
      </w:pPr>
      <w:r w:rsidRPr="00903DBA">
        <w:rPr>
          <w:highlight w:val="white"/>
        </w:rPr>
        <w:t>using System;</w:t>
      </w:r>
    </w:p>
    <w:p w14:paraId="70086CA2" w14:textId="77777777" w:rsidR="002B63B5" w:rsidRPr="00903DBA" w:rsidRDefault="002B63B5" w:rsidP="00DB788F">
      <w:pPr>
        <w:pStyle w:val="Code"/>
        <w:rPr>
          <w:highlight w:val="white"/>
        </w:rPr>
      </w:pPr>
      <w:r w:rsidRPr="00903DBA">
        <w:rPr>
          <w:highlight w:val="white"/>
        </w:rPr>
        <w:t>using System.Text;</w:t>
      </w:r>
    </w:p>
    <w:p w14:paraId="0E3C8442" w14:textId="77777777" w:rsidR="002B63B5" w:rsidRPr="00903DBA" w:rsidRDefault="002B63B5" w:rsidP="00DB788F">
      <w:pPr>
        <w:pStyle w:val="Code"/>
        <w:rPr>
          <w:highlight w:val="white"/>
        </w:rPr>
      </w:pPr>
      <w:r w:rsidRPr="00903DBA">
        <w:rPr>
          <w:highlight w:val="white"/>
        </w:rPr>
        <w:t>using System.Numerics;</w:t>
      </w:r>
    </w:p>
    <w:p w14:paraId="42AA7FC3" w14:textId="77777777" w:rsidR="002B63B5" w:rsidRPr="00903DBA" w:rsidRDefault="002B63B5" w:rsidP="00DB788F">
      <w:pPr>
        <w:pStyle w:val="Code"/>
        <w:rPr>
          <w:highlight w:val="white"/>
        </w:rPr>
      </w:pPr>
      <w:r w:rsidRPr="00903DBA">
        <w:rPr>
          <w:highlight w:val="white"/>
        </w:rPr>
        <w:t>using System.Collections.Generic;</w:t>
      </w:r>
    </w:p>
    <w:p w14:paraId="21F446FD" w14:textId="2A6A9E63" w:rsidR="002B63B5" w:rsidRPr="00903DBA" w:rsidRDefault="00D52AED" w:rsidP="00D52AED">
      <w:pPr>
        <w:rPr>
          <w:highlight w:val="white"/>
        </w:rPr>
      </w:pPr>
      <w:r w:rsidRPr="00903DBA">
        <w:rPr>
          <w:highlight w:val="white"/>
        </w:rPr>
        <w:t>First, there is a set of special registers:</w:t>
      </w:r>
    </w:p>
    <w:p w14:paraId="429BB708" w14:textId="74C6D87B" w:rsidR="00C6682C" w:rsidRPr="00903DBA" w:rsidRDefault="00C6682C" w:rsidP="00C6682C">
      <w:pPr>
        <w:pStyle w:val="Liststycke"/>
        <w:numPr>
          <w:ilvl w:val="0"/>
          <w:numId w:val="141"/>
        </w:numPr>
        <w:rPr>
          <w:highlight w:val="white"/>
        </w:rPr>
      </w:pPr>
      <w:r w:rsidRPr="00903DBA">
        <w:rPr>
          <w:rStyle w:val="KeyWord0"/>
          <w:highlight w:val="white"/>
        </w:rPr>
        <w:t>Fram</w:t>
      </w:r>
      <w:r w:rsidR="004547FE" w:rsidRPr="00903DBA">
        <w:rPr>
          <w:rStyle w:val="KeyWord0"/>
          <w:highlight w:val="white"/>
        </w:rPr>
        <w:t>e</w:t>
      </w:r>
      <w:r w:rsidRPr="00903DBA">
        <w:rPr>
          <w:rStyle w:val="KeyWord0"/>
          <w:highlight w:val="white"/>
        </w:rPr>
        <w:t>Register</w:t>
      </w:r>
      <w:r w:rsidRPr="00903DBA">
        <w:rPr>
          <w:highlight w:val="white"/>
        </w:rPr>
        <w:t xml:space="preserve">. </w:t>
      </w:r>
      <w:r w:rsidR="00766F7D" w:rsidRPr="00903DBA">
        <w:rPr>
          <w:highlight w:val="white"/>
        </w:rPr>
        <w:t>T</w:t>
      </w:r>
      <w:r w:rsidRPr="00903DBA">
        <w:rPr>
          <w:highlight w:val="white"/>
        </w:rPr>
        <w:t xml:space="preserve">he </w:t>
      </w:r>
      <w:r w:rsidR="00766F7D" w:rsidRPr="00903DBA">
        <w:rPr>
          <w:highlight w:val="white"/>
        </w:rPr>
        <w:t xml:space="preserve">regular frame pointer: the address of the beginning of </w:t>
      </w:r>
      <w:r w:rsidRPr="00903DBA">
        <w:rPr>
          <w:highlight w:val="white"/>
        </w:rPr>
        <w:t>the current activation record.</w:t>
      </w:r>
    </w:p>
    <w:p w14:paraId="5681F8C8" w14:textId="77777777" w:rsidR="001A45D1" w:rsidRPr="00903DBA" w:rsidRDefault="00C6682C" w:rsidP="00DF23BC">
      <w:pPr>
        <w:pStyle w:val="Liststycke"/>
        <w:numPr>
          <w:ilvl w:val="0"/>
          <w:numId w:val="141"/>
        </w:numPr>
        <w:rPr>
          <w:highlight w:val="white"/>
        </w:rPr>
      </w:pPr>
      <w:r w:rsidRPr="00903DBA">
        <w:rPr>
          <w:rStyle w:val="KeyWord0"/>
          <w:highlight w:val="white"/>
        </w:rPr>
        <w:t>EllipseRegister</w:t>
      </w:r>
      <w:r w:rsidRPr="00903DBA">
        <w:rPr>
          <w:highlight w:val="white"/>
        </w:rPr>
        <w:t xml:space="preserve">. </w:t>
      </w:r>
      <w:r w:rsidR="00766F7D" w:rsidRPr="00903DBA">
        <w:rPr>
          <w:highlight w:val="white"/>
        </w:rPr>
        <w:t>The ellipse frame pointer: the address of the beginning of the current activation record plus the size (in bytes) of the elliptic parameters</w:t>
      </w:r>
      <w:r w:rsidR="00225DDC" w:rsidRPr="00903DBA">
        <w:rPr>
          <w:highlight w:val="white"/>
        </w:rPr>
        <w:t>, in order to correctly access the local variables of the function, which are located after the elliptic parameters. Ignored in non-elliptic functions.</w:t>
      </w:r>
    </w:p>
    <w:p w14:paraId="5A675D84" w14:textId="36304E1B" w:rsidR="001A45D1" w:rsidRPr="00903DBA" w:rsidRDefault="00B66FC6" w:rsidP="00DF23BC">
      <w:pPr>
        <w:pStyle w:val="Liststycke"/>
        <w:numPr>
          <w:ilvl w:val="0"/>
          <w:numId w:val="141"/>
        </w:numPr>
        <w:rPr>
          <w:highlight w:val="white"/>
        </w:rPr>
      </w:pPr>
      <w:r w:rsidRPr="00903DBA">
        <w:rPr>
          <w:rStyle w:val="KeyWord0"/>
          <w:highlight w:val="white"/>
        </w:rPr>
        <w:t>ReturnValueRegister</w:t>
      </w:r>
      <w:r w:rsidRPr="00903DBA">
        <w:rPr>
          <w:highlight w:val="white"/>
        </w:rPr>
        <w:t xml:space="preserve">. </w:t>
      </w:r>
      <w:r w:rsidR="00720FEB" w:rsidRPr="00903DBA">
        <w:rPr>
          <w:highlight w:val="white"/>
        </w:rPr>
        <w:t xml:space="preserve">Holds the function return value in case of integral </w:t>
      </w:r>
      <w:r w:rsidR="00AC4F90" w:rsidRPr="00903DBA">
        <w:rPr>
          <w:highlight w:val="white"/>
        </w:rPr>
        <w:t xml:space="preserve">or </w:t>
      </w:r>
      <w:r w:rsidR="00225DDC" w:rsidRPr="00903DBA">
        <w:rPr>
          <w:highlight w:val="white"/>
        </w:rPr>
        <w:t>pointer</w:t>
      </w:r>
      <w:r w:rsidR="00AC4F90" w:rsidRPr="00903DBA">
        <w:rPr>
          <w:highlight w:val="white"/>
        </w:rPr>
        <w:t xml:space="preserve"> </w:t>
      </w:r>
      <w:r w:rsidR="00720FEB" w:rsidRPr="00903DBA">
        <w:rPr>
          <w:highlight w:val="white"/>
        </w:rPr>
        <w:t>type</w:t>
      </w:r>
      <w:r w:rsidR="001A45D1" w:rsidRPr="00903DBA">
        <w:rPr>
          <w:highlight w:val="white"/>
        </w:rPr>
        <w:t>, or its address in case of struct or union type. Return values of floating types are not stored in a register or on the activation record, but rather at the floating-point stack. In C, it is not allowed to return values o</w:t>
      </w:r>
      <w:r w:rsidR="00F01DD4" w:rsidRPr="00903DBA">
        <w:rPr>
          <w:highlight w:val="white"/>
        </w:rPr>
        <w:t>r</w:t>
      </w:r>
      <w:r w:rsidR="001A45D1" w:rsidRPr="00903DBA">
        <w:rPr>
          <w:highlight w:val="white"/>
        </w:rPr>
        <w:t xml:space="preserve"> array of function types.</w:t>
      </w:r>
    </w:p>
    <w:p w14:paraId="6780DB86" w14:textId="1733C058" w:rsidR="00720FEB" w:rsidRPr="00903DBA" w:rsidRDefault="00720FEB" w:rsidP="00720FEB">
      <w:pPr>
        <w:pStyle w:val="Liststycke"/>
        <w:numPr>
          <w:ilvl w:val="0"/>
          <w:numId w:val="141"/>
        </w:numPr>
        <w:rPr>
          <w:highlight w:val="white"/>
        </w:rPr>
      </w:pPr>
      <w:r w:rsidRPr="00903DBA">
        <w:rPr>
          <w:rStyle w:val="KeyWord0"/>
          <w:highlight w:val="white"/>
        </w:rPr>
        <w:lastRenderedPageBreak/>
        <w:t>ReturnPointerRegister</w:t>
      </w:r>
      <w:r w:rsidRPr="00903DBA">
        <w:rPr>
          <w:highlight w:val="white"/>
        </w:rPr>
        <w:t xml:space="preserve">. Holds the address </w:t>
      </w:r>
      <w:r w:rsidR="00AC4F90" w:rsidRPr="00903DBA">
        <w:rPr>
          <w:highlight w:val="white"/>
        </w:rPr>
        <w:t xml:space="preserve">of the </w:t>
      </w:r>
      <w:r w:rsidRPr="00903DBA">
        <w:rPr>
          <w:highlight w:val="white"/>
        </w:rPr>
        <w:t xml:space="preserve">function return value in case of </w:t>
      </w:r>
      <w:r w:rsidR="00AC4F90" w:rsidRPr="00903DBA">
        <w:rPr>
          <w:highlight w:val="white"/>
        </w:rPr>
        <w:t>struct or union</w:t>
      </w:r>
      <w:r w:rsidRPr="00903DBA">
        <w:rPr>
          <w:highlight w:val="white"/>
        </w:rPr>
        <w:t xml:space="preserve"> type.</w:t>
      </w:r>
    </w:p>
    <w:p w14:paraId="19F7E5E2" w14:textId="78E69AE3" w:rsidR="00720FEB" w:rsidRPr="00903DBA" w:rsidRDefault="00720FEB" w:rsidP="00D52AED">
      <w:pPr>
        <w:pStyle w:val="Liststycke"/>
        <w:numPr>
          <w:ilvl w:val="0"/>
          <w:numId w:val="141"/>
        </w:numPr>
        <w:rPr>
          <w:highlight w:val="white"/>
        </w:rPr>
      </w:pPr>
      <w:r w:rsidRPr="00903DBA">
        <w:rPr>
          <w:rStyle w:val="KeyWord0"/>
          <w:highlight w:val="white"/>
        </w:rPr>
        <w:t>ShiftRegister</w:t>
      </w:r>
      <w:r w:rsidRPr="00903DBA">
        <w:rPr>
          <w:highlight w:val="white"/>
        </w:rPr>
        <w:t>.</w:t>
      </w:r>
      <w:r w:rsidR="00015EDE" w:rsidRPr="00903DBA">
        <w:rPr>
          <w:highlight w:val="white"/>
        </w:rPr>
        <w:t xml:space="preserve"> Holds the value of the right operand in a sh</w:t>
      </w:r>
      <w:r w:rsidR="001A45D1" w:rsidRPr="00903DBA">
        <w:rPr>
          <w:highlight w:val="white"/>
        </w:rPr>
        <w:t>ift</w:t>
      </w:r>
      <w:r w:rsidR="00015EDE" w:rsidRPr="00903DBA">
        <w:rPr>
          <w:highlight w:val="white"/>
        </w:rPr>
        <w:t xml:space="preserve"> operation, </w:t>
      </w:r>
      <w:r w:rsidR="0091002F" w:rsidRPr="00903DBA">
        <w:rPr>
          <w:highlight w:val="white"/>
        </w:rPr>
        <w:t>must always be</w:t>
      </w:r>
      <w:r w:rsidR="00015EDE" w:rsidRPr="00903DBA">
        <w:rPr>
          <w:highlight w:val="white"/>
        </w:rPr>
        <w:t xml:space="preserve"> </w:t>
      </w:r>
      <w:r w:rsidR="00015EDE" w:rsidRPr="00903DBA">
        <w:rPr>
          <w:rStyle w:val="KeyWord0"/>
          <w:highlight w:val="white"/>
        </w:rPr>
        <w:t>cl</w:t>
      </w:r>
      <w:r w:rsidR="00015EDE" w:rsidRPr="00903DBA">
        <w:rPr>
          <w:highlight w:val="white"/>
        </w:rPr>
        <w:t>.</w:t>
      </w:r>
    </w:p>
    <w:p w14:paraId="33542802" w14:textId="77777777" w:rsidR="002B63B5" w:rsidRPr="00903DBA" w:rsidRDefault="002B63B5" w:rsidP="00DB788F">
      <w:pPr>
        <w:pStyle w:val="Code"/>
        <w:rPr>
          <w:highlight w:val="white"/>
        </w:rPr>
      </w:pPr>
      <w:r w:rsidRPr="00903DBA">
        <w:rPr>
          <w:highlight w:val="white"/>
        </w:rPr>
        <w:t>namespace CCompiler {</w:t>
      </w:r>
    </w:p>
    <w:p w14:paraId="3E8FB53C" w14:textId="77777777" w:rsidR="002B63B5" w:rsidRPr="00903DBA" w:rsidRDefault="002B63B5" w:rsidP="00DB788F">
      <w:pPr>
        <w:pStyle w:val="Code"/>
        <w:rPr>
          <w:highlight w:val="white"/>
        </w:rPr>
      </w:pPr>
      <w:r w:rsidRPr="00903DBA">
        <w:rPr>
          <w:highlight w:val="white"/>
        </w:rPr>
        <w:t xml:space="preserve">  public class AssemblyCode {</w:t>
      </w:r>
    </w:p>
    <w:p w14:paraId="2A2896D7" w14:textId="77777777" w:rsidR="002B63B5" w:rsidRPr="00903DBA" w:rsidRDefault="002B63B5" w:rsidP="00DB788F">
      <w:pPr>
        <w:pStyle w:val="Code"/>
        <w:rPr>
          <w:highlight w:val="white"/>
        </w:rPr>
      </w:pPr>
      <w:r w:rsidRPr="00903DBA">
        <w:rPr>
          <w:highlight w:val="white"/>
        </w:rPr>
        <w:t xml:space="preserve">    public static Register FrameRegister;</w:t>
      </w:r>
    </w:p>
    <w:p w14:paraId="722F79FD" w14:textId="77777777" w:rsidR="002B63B5" w:rsidRPr="00903DBA" w:rsidRDefault="002B63B5" w:rsidP="00DB788F">
      <w:pPr>
        <w:pStyle w:val="Code"/>
        <w:rPr>
          <w:highlight w:val="white"/>
        </w:rPr>
      </w:pPr>
      <w:r w:rsidRPr="00903DBA">
        <w:rPr>
          <w:highlight w:val="white"/>
        </w:rPr>
        <w:t xml:space="preserve">    public static Register EllipseRegister;</w:t>
      </w:r>
    </w:p>
    <w:p w14:paraId="2267CE7B" w14:textId="77777777" w:rsidR="002B63B5" w:rsidRPr="00903DBA" w:rsidRDefault="002B63B5" w:rsidP="00DB788F">
      <w:pPr>
        <w:pStyle w:val="Code"/>
        <w:rPr>
          <w:highlight w:val="white"/>
        </w:rPr>
      </w:pPr>
      <w:r w:rsidRPr="00903DBA">
        <w:rPr>
          <w:highlight w:val="white"/>
        </w:rPr>
        <w:t xml:space="preserve">    public static Register ReturnValueRegister;</w:t>
      </w:r>
    </w:p>
    <w:p w14:paraId="036909FF" w14:textId="77777777" w:rsidR="002B63B5" w:rsidRPr="00903DBA" w:rsidRDefault="002B63B5" w:rsidP="00DB788F">
      <w:pPr>
        <w:pStyle w:val="Code"/>
        <w:rPr>
          <w:highlight w:val="white"/>
        </w:rPr>
      </w:pPr>
      <w:r w:rsidRPr="00903DBA">
        <w:rPr>
          <w:highlight w:val="white"/>
        </w:rPr>
        <w:t xml:space="preserve">    public static Register ReturnPointerRegister;</w:t>
      </w:r>
    </w:p>
    <w:p w14:paraId="6FB12FC9" w14:textId="77777777" w:rsidR="002B63B5" w:rsidRPr="00903DBA" w:rsidRDefault="002B63B5" w:rsidP="00DB788F">
      <w:pPr>
        <w:pStyle w:val="Code"/>
        <w:rPr>
          <w:highlight w:val="white"/>
        </w:rPr>
      </w:pPr>
      <w:r w:rsidRPr="00903DBA">
        <w:rPr>
          <w:highlight w:val="white"/>
        </w:rPr>
        <w:t xml:space="preserve">    public const Register ShiftRegister = Register.cl;</w:t>
      </w:r>
    </w:p>
    <w:p w14:paraId="7B831C0A" w14:textId="167D351B" w:rsidR="002B63B5" w:rsidRPr="00903DBA" w:rsidRDefault="00C1007D" w:rsidP="00C1007D">
      <w:pPr>
        <w:rPr>
          <w:highlight w:val="white"/>
        </w:rPr>
      </w:pPr>
      <w:r w:rsidRPr="00903DBA">
        <w:rPr>
          <w:highlight w:val="white"/>
        </w:rPr>
        <w:t xml:space="preserve">We chose </w:t>
      </w:r>
      <w:r w:rsidRPr="00903DBA">
        <w:rPr>
          <w:rStyle w:val="KeyWord0"/>
          <w:highlight w:val="white"/>
        </w:rPr>
        <w:t>bp</w:t>
      </w:r>
      <w:r w:rsidRPr="00903DBA">
        <w:rPr>
          <w:highlight w:val="white"/>
        </w:rPr>
        <w:t xml:space="preserve">, </w:t>
      </w:r>
      <w:r w:rsidRPr="00903DBA">
        <w:rPr>
          <w:rStyle w:val="KeyWord0"/>
          <w:highlight w:val="white"/>
        </w:rPr>
        <w:t>di</w:t>
      </w:r>
      <w:r w:rsidRPr="00903DBA">
        <w:rPr>
          <w:highlight w:val="white"/>
        </w:rPr>
        <w:t xml:space="preserve">, and </w:t>
      </w:r>
      <w:r w:rsidRPr="00903DBA">
        <w:rPr>
          <w:rStyle w:val="KeyWord0"/>
          <w:highlight w:val="white"/>
        </w:rPr>
        <w:t>bx</w:t>
      </w:r>
      <w:r w:rsidRPr="00903DBA">
        <w:rPr>
          <w:highlight w:val="white"/>
        </w:rPr>
        <w:t xml:space="preserve"> as the registers for the regular frame pointer, ellipse frame pointer, and return value, since they (together with </w:t>
      </w:r>
      <w:r w:rsidRPr="00903DBA">
        <w:rPr>
          <w:rStyle w:val="KeyWord0"/>
          <w:highlight w:val="white"/>
        </w:rPr>
        <w:t>si</w:t>
      </w:r>
      <w:r w:rsidRPr="00903DBA">
        <w:rPr>
          <w:highlight w:val="white"/>
        </w:rPr>
        <w:t>) can be used as addresses in assembly operations.</w:t>
      </w:r>
    </w:p>
    <w:p w14:paraId="6FD7ACBB" w14:textId="77777777" w:rsidR="002B63B5" w:rsidRPr="00903DBA" w:rsidRDefault="002B63B5" w:rsidP="00DB788F">
      <w:pPr>
        <w:pStyle w:val="Code"/>
        <w:rPr>
          <w:highlight w:val="white"/>
        </w:rPr>
      </w:pPr>
      <w:r w:rsidRPr="00903DBA">
        <w:rPr>
          <w:highlight w:val="white"/>
        </w:rPr>
        <w:t xml:space="preserve">    static AssemblyCode() {</w:t>
      </w:r>
    </w:p>
    <w:p w14:paraId="400A80F0" w14:textId="77777777" w:rsidR="002B63B5" w:rsidRPr="00903DBA" w:rsidRDefault="002B63B5" w:rsidP="00DB788F">
      <w:pPr>
        <w:pStyle w:val="Code"/>
        <w:rPr>
          <w:highlight w:val="white"/>
        </w:rPr>
      </w:pPr>
      <w:r w:rsidRPr="00903DBA">
        <w:rPr>
          <w:highlight w:val="white"/>
        </w:rPr>
        <w:t xml:space="preserve">      FrameRegister = RegisterToSize(Register.bp, TypeSize.PointerSize);</w:t>
      </w:r>
    </w:p>
    <w:p w14:paraId="6E014C87" w14:textId="77777777" w:rsidR="002B63B5" w:rsidRPr="00903DBA" w:rsidRDefault="002B63B5" w:rsidP="00DB788F">
      <w:pPr>
        <w:pStyle w:val="Code"/>
        <w:rPr>
          <w:highlight w:val="white"/>
        </w:rPr>
      </w:pPr>
      <w:r w:rsidRPr="00903DBA">
        <w:rPr>
          <w:highlight w:val="white"/>
        </w:rPr>
        <w:t xml:space="preserve">      EllipseRegister = RegisterToSize(Register.di, TypeSize.PointerSize);</w:t>
      </w:r>
    </w:p>
    <w:p w14:paraId="42E1D2F9" w14:textId="77777777" w:rsidR="002B63B5" w:rsidRPr="00903DBA" w:rsidRDefault="002B63B5" w:rsidP="00DB788F">
      <w:pPr>
        <w:pStyle w:val="Code"/>
        <w:rPr>
          <w:highlight w:val="white"/>
        </w:rPr>
      </w:pPr>
      <w:r w:rsidRPr="00903DBA">
        <w:rPr>
          <w:highlight w:val="white"/>
        </w:rPr>
        <w:t xml:space="preserve">      ReturnValueRegister = RegisterToSize(Register.bx, TypeSize.PointerSize);</w:t>
      </w:r>
    </w:p>
    <w:p w14:paraId="6C678514" w14:textId="0B0CF739" w:rsidR="002B63B5" w:rsidRPr="00903DBA" w:rsidRDefault="002B63B5" w:rsidP="00DB788F">
      <w:pPr>
        <w:pStyle w:val="Code"/>
        <w:rPr>
          <w:highlight w:val="white"/>
        </w:rPr>
      </w:pPr>
      <w:r w:rsidRPr="00903DBA">
        <w:rPr>
          <w:highlight w:val="white"/>
        </w:rPr>
        <w:t xml:space="preserve">      ReturnPointerRegister =RegisterToSize(Register.bx,TypeSize.PointerSize);</w:t>
      </w:r>
    </w:p>
    <w:p w14:paraId="5A693C50" w14:textId="77777777" w:rsidR="002B63B5" w:rsidRPr="00903DBA" w:rsidRDefault="002B63B5" w:rsidP="00DB788F">
      <w:pPr>
        <w:pStyle w:val="Code"/>
        <w:rPr>
          <w:highlight w:val="white"/>
        </w:rPr>
      </w:pPr>
      <w:r w:rsidRPr="00903DBA">
        <w:rPr>
          <w:highlight w:val="white"/>
        </w:rPr>
        <w:t xml:space="preserve">    }</w:t>
      </w:r>
    </w:p>
    <w:p w14:paraId="123BA035" w14:textId="6B8ABF41" w:rsidR="002B63B5" w:rsidRPr="00903DBA" w:rsidRDefault="0023583E" w:rsidP="0023583E">
      <w:pPr>
        <w:rPr>
          <w:highlight w:val="white"/>
        </w:rPr>
      </w:pPr>
      <w:r w:rsidRPr="00903DBA">
        <w:rPr>
          <w:highlight w:val="white"/>
        </w:rPr>
        <w:t>An assembly instruction is made up by an operator and at most three operands.</w:t>
      </w:r>
      <w:r w:rsidR="00DF23BC" w:rsidRPr="00903DBA">
        <w:rPr>
          <w:highlight w:val="white"/>
        </w:rPr>
        <w:t xml:space="preserve"> The operands are defined as objects, and they can be </w:t>
      </w:r>
      <w:r w:rsidR="00A23E0B" w:rsidRPr="00903DBA">
        <w:rPr>
          <w:rStyle w:val="KeyWord0"/>
          <w:highlight w:val="white"/>
        </w:rPr>
        <w:t>Register</w:t>
      </w:r>
      <w:r w:rsidR="00A23E0B" w:rsidRPr="00903DBA">
        <w:rPr>
          <w:highlight w:val="white"/>
        </w:rPr>
        <w:t xml:space="preserve">, </w:t>
      </w:r>
      <w:r w:rsidR="00A23E0B" w:rsidRPr="00903DBA">
        <w:rPr>
          <w:rStyle w:val="KeyWord0"/>
          <w:highlight w:val="white"/>
        </w:rPr>
        <w:t>int</w:t>
      </w:r>
      <w:r w:rsidR="00A23E0B" w:rsidRPr="00903DBA">
        <w:rPr>
          <w:highlight w:val="white"/>
        </w:rPr>
        <w:t xml:space="preserve">, </w:t>
      </w:r>
      <w:r w:rsidR="00A23E0B" w:rsidRPr="00903DBA">
        <w:rPr>
          <w:rStyle w:val="KeyWord0"/>
          <w:highlight w:val="white"/>
        </w:rPr>
        <w:t>string</w:t>
      </w:r>
      <w:r w:rsidR="00A23E0B" w:rsidRPr="00903DBA">
        <w:rPr>
          <w:highlight w:val="white"/>
        </w:rPr>
        <w:t xml:space="preserve"> and </w:t>
      </w:r>
      <w:r w:rsidR="00A23E0B" w:rsidRPr="00903DBA">
        <w:rPr>
          <w:rStyle w:val="KeyWord0"/>
          <w:highlight w:val="white"/>
        </w:rPr>
        <w:t>BigInteger</w:t>
      </w:r>
      <w:r w:rsidR="00A23E0B" w:rsidRPr="00903DBA">
        <w:rPr>
          <w:highlight w:val="white"/>
        </w:rPr>
        <w:t xml:space="preserve">. All offsets are </w:t>
      </w:r>
      <w:r w:rsidR="00A23E0B" w:rsidRPr="00903DBA">
        <w:rPr>
          <w:rStyle w:val="KeyWord0"/>
          <w:highlight w:val="white"/>
        </w:rPr>
        <w:t>int</w:t>
      </w:r>
      <w:r w:rsidR="00927FE5" w:rsidRPr="00903DBA">
        <w:rPr>
          <w:highlight w:val="white"/>
        </w:rPr>
        <w:t>, and</w:t>
      </w:r>
      <w:r w:rsidR="00A23E0B" w:rsidRPr="00903DBA">
        <w:rPr>
          <w:highlight w:val="white"/>
        </w:rPr>
        <w:t xml:space="preserve"> all integer values are </w:t>
      </w:r>
      <w:r w:rsidR="00A23E0B" w:rsidRPr="00903DBA">
        <w:rPr>
          <w:rStyle w:val="KeyWord0"/>
          <w:highlight w:val="white"/>
        </w:rPr>
        <w:t>BigInteger</w:t>
      </w:r>
      <w:r w:rsidR="00A23E0B" w:rsidRPr="00903DBA">
        <w:rPr>
          <w:highlight w:val="white"/>
        </w:rPr>
        <w:t>.</w:t>
      </w:r>
    </w:p>
    <w:p w14:paraId="147DCE40" w14:textId="77777777" w:rsidR="002B63B5" w:rsidRPr="00903DBA" w:rsidRDefault="002B63B5" w:rsidP="00DB788F">
      <w:pPr>
        <w:pStyle w:val="Code"/>
        <w:rPr>
          <w:highlight w:val="white"/>
        </w:rPr>
      </w:pPr>
      <w:r w:rsidRPr="00903DBA">
        <w:rPr>
          <w:highlight w:val="white"/>
        </w:rPr>
        <w:t xml:space="preserve">    private AssemblyOperator m_operator;</w:t>
      </w:r>
    </w:p>
    <w:p w14:paraId="395E1B2F" w14:textId="77777777" w:rsidR="002B63B5" w:rsidRPr="00903DBA" w:rsidRDefault="002B63B5" w:rsidP="00DB788F">
      <w:pPr>
        <w:pStyle w:val="Code"/>
        <w:rPr>
          <w:highlight w:val="white"/>
        </w:rPr>
      </w:pPr>
      <w:r w:rsidRPr="00903DBA">
        <w:rPr>
          <w:highlight w:val="white"/>
        </w:rPr>
        <w:t xml:space="preserve">    private object[] m_operandArray = new object[3];</w:t>
      </w:r>
    </w:p>
    <w:p w14:paraId="6A459ACF" w14:textId="5F60F1CA" w:rsidR="002B63B5" w:rsidRPr="00903DBA" w:rsidRDefault="001942B6" w:rsidP="001942B6">
      <w:pPr>
        <w:rPr>
          <w:highlight w:val="white"/>
        </w:rPr>
      </w:pPr>
      <w:r w:rsidRPr="00903DBA">
        <w:rPr>
          <w:highlight w:val="white"/>
        </w:rPr>
        <w:t xml:space="preserve">The constructor initializes the instruction, and calls </w:t>
      </w:r>
      <w:r w:rsidRPr="00903DBA">
        <w:rPr>
          <w:rStyle w:val="KeyWord0"/>
          <w:highlight w:val="white"/>
        </w:rPr>
        <w:t>FromAdditionToIncrement</w:t>
      </w:r>
      <w:r w:rsidR="00F44415" w:rsidRPr="00903DBA">
        <w:rPr>
          <w:highlight w:val="white"/>
        </w:rPr>
        <w:t xml:space="preserve">, which </w:t>
      </w:r>
      <w:r w:rsidR="00AE79B1" w:rsidRPr="00903DBA">
        <w:rPr>
          <w:highlight w:val="white"/>
        </w:rPr>
        <w:t xml:space="preserve">changes addition and subtraction to increment and decrement, </w:t>
      </w:r>
      <w:r w:rsidRPr="00903DBA">
        <w:rPr>
          <w:highlight w:val="white"/>
        </w:rPr>
        <w:t xml:space="preserve">and </w:t>
      </w:r>
      <w:r w:rsidRPr="00903DBA">
        <w:rPr>
          <w:rStyle w:val="KeyWord0"/>
          <w:highlight w:val="white"/>
        </w:rPr>
        <w:t>CheckSize</w:t>
      </w:r>
      <w:r w:rsidRPr="00903DBA">
        <w:rPr>
          <w:highlight w:val="white"/>
        </w:rPr>
        <w:t xml:space="preserve">, which </w:t>
      </w:r>
      <w:r w:rsidR="00E70E22" w:rsidRPr="00903DBA">
        <w:rPr>
          <w:highlight w:val="white"/>
        </w:rPr>
        <w:t>changes the operators in accordance with the size of the values of the instruction.</w:t>
      </w:r>
    </w:p>
    <w:p w14:paraId="0B50F502" w14:textId="77777777" w:rsidR="002B63B5" w:rsidRPr="00903DBA" w:rsidRDefault="002B63B5" w:rsidP="00DB788F">
      <w:pPr>
        <w:pStyle w:val="Code"/>
        <w:rPr>
          <w:highlight w:val="white"/>
        </w:rPr>
      </w:pPr>
      <w:r w:rsidRPr="00903DBA">
        <w:rPr>
          <w:highlight w:val="white"/>
        </w:rPr>
        <w:t xml:space="preserve">    public AssemblyCode(AssemblyOperator objectOp, object operand0,</w:t>
      </w:r>
    </w:p>
    <w:p w14:paraId="4108C01C" w14:textId="77777777" w:rsidR="005D12A7" w:rsidRPr="00903DBA" w:rsidRDefault="002B63B5" w:rsidP="00DB788F">
      <w:pPr>
        <w:pStyle w:val="Code"/>
        <w:rPr>
          <w:highlight w:val="white"/>
        </w:rPr>
      </w:pPr>
      <w:r w:rsidRPr="00903DBA">
        <w:rPr>
          <w:highlight w:val="white"/>
        </w:rPr>
        <w:t xml:space="preserve">                        object operand1, object operand2 = null,</w:t>
      </w:r>
    </w:p>
    <w:p w14:paraId="3BD4003B" w14:textId="46341AD8" w:rsidR="002B63B5" w:rsidRPr="00903DBA" w:rsidRDefault="005D12A7" w:rsidP="00DB788F">
      <w:pPr>
        <w:pStyle w:val="Code"/>
        <w:rPr>
          <w:highlight w:val="white"/>
        </w:rPr>
      </w:pPr>
      <w:r w:rsidRPr="00903DBA">
        <w:rPr>
          <w:highlight w:val="white"/>
        </w:rPr>
        <w:t xml:space="preserve">                       </w:t>
      </w:r>
      <w:r w:rsidR="002B63B5" w:rsidRPr="00903DBA">
        <w:rPr>
          <w:highlight w:val="white"/>
        </w:rPr>
        <w:t xml:space="preserve"> int size = 0)</w:t>
      </w:r>
      <w:r w:rsidR="001942B6" w:rsidRPr="00903DBA">
        <w:rPr>
          <w:highlight w:val="white"/>
        </w:rPr>
        <w:t xml:space="preserve"> </w:t>
      </w:r>
      <w:r w:rsidR="002B63B5" w:rsidRPr="00903DBA">
        <w:rPr>
          <w:highlight w:val="white"/>
        </w:rPr>
        <w:t>{</w:t>
      </w:r>
    </w:p>
    <w:p w14:paraId="4F199B3E" w14:textId="77777777" w:rsidR="002B63B5" w:rsidRPr="00903DBA" w:rsidRDefault="002B63B5" w:rsidP="00DB788F">
      <w:pPr>
        <w:pStyle w:val="Code"/>
        <w:rPr>
          <w:highlight w:val="white"/>
        </w:rPr>
      </w:pPr>
      <w:r w:rsidRPr="00903DBA">
        <w:rPr>
          <w:highlight w:val="white"/>
        </w:rPr>
        <w:t xml:space="preserve">      m_operator = objectOp;</w:t>
      </w:r>
    </w:p>
    <w:p w14:paraId="24658220" w14:textId="77777777" w:rsidR="002B63B5" w:rsidRPr="00903DBA" w:rsidRDefault="002B63B5" w:rsidP="00DB788F">
      <w:pPr>
        <w:pStyle w:val="Code"/>
        <w:rPr>
          <w:highlight w:val="white"/>
        </w:rPr>
      </w:pPr>
      <w:r w:rsidRPr="00903DBA">
        <w:rPr>
          <w:highlight w:val="white"/>
        </w:rPr>
        <w:t xml:space="preserve">      m_operandArray[0] = operand0;</w:t>
      </w:r>
    </w:p>
    <w:p w14:paraId="653DCEFA" w14:textId="77777777" w:rsidR="002B63B5" w:rsidRPr="00903DBA" w:rsidRDefault="002B63B5" w:rsidP="00DB788F">
      <w:pPr>
        <w:pStyle w:val="Code"/>
        <w:rPr>
          <w:highlight w:val="white"/>
        </w:rPr>
      </w:pPr>
      <w:r w:rsidRPr="00903DBA">
        <w:rPr>
          <w:highlight w:val="white"/>
        </w:rPr>
        <w:t xml:space="preserve">      m_operandArray[1] = operand1;</w:t>
      </w:r>
    </w:p>
    <w:p w14:paraId="0F3A465B" w14:textId="77777777" w:rsidR="002B63B5" w:rsidRPr="00903DBA" w:rsidRDefault="002B63B5" w:rsidP="00DB788F">
      <w:pPr>
        <w:pStyle w:val="Code"/>
        <w:rPr>
          <w:highlight w:val="white"/>
        </w:rPr>
      </w:pPr>
      <w:r w:rsidRPr="00903DBA">
        <w:rPr>
          <w:highlight w:val="white"/>
        </w:rPr>
        <w:t xml:space="preserve">      m_operandArray[2] = operand2;</w:t>
      </w:r>
    </w:p>
    <w:p w14:paraId="49A9DC5C" w14:textId="77777777" w:rsidR="002B63B5" w:rsidRPr="00903DBA" w:rsidRDefault="002B63B5" w:rsidP="00DB788F">
      <w:pPr>
        <w:pStyle w:val="Code"/>
        <w:rPr>
          <w:highlight w:val="white"/>
        </w:rPr>
      </w:pPr>
      <w:r w:rsidRPr="00903DBA">
        <w:rPr>
          <w:highlight w:val="white"/>
        </w:rPr>
        <w:t xml:space="preserve">      FromAdditionToIncrement();</w:t>
      </w:r>
    </w:p>
    <w:p w14:paraId="1477A452" w14:textId="77777777" w:rsidR="002B63B5" w:rsidRPr="00903DBA" w:rsidRDefault="002B63B5" w:rsidP="00DB788F">
      <w:pPr>
        <w:pStyle w:val="Code"/>
        <w:rPr>
          <w:highlight w:val="white"/>
        </w:rPr>
      </w:pPr>
      <w:r w:rsidRPr="00903DBA">
        <w:rPr>
          <w:highlight w:val="white"/>
        </w:rPr>
        <w:t xml:space="preserve">      CheckSize(size);</w:t>
      </w:r>
    </w:p>
    <w:p w14:paraId="4CE78AAC" w14:textId="77777777" w:rsidR="002B63B5" w:rsidRPr="00903DBA" w:rsidRDefault="002B63B5" w:rsidP="00DB788F">
      <w:pPr>
        <w:pStyle w:val="Code"/>
        <w:rPr>
          <w:highlight w:val="white"/>
        </w:rPr>
      </w:pPr>
      <w:r w:rsidRPr="00903DBA">
        <w:rPr>
          <w:highlight w:val="white"/>
        </w:rPr>
        <w:t xml:space="preserve">    }</w:t>
      </w:r>
    </w:p>
    <w:p w14:paraId="69BFBAC1" w14:textId="77777777" w:rsidR="002B63B5" w:rsidRPr="00903DBA" w:rsidRDefault="002B63B5" w:rsidP="00DB788F">
      <w:pPr>
        <w:pStyle w:val="Code"/>
        <w:rPr>
          <w:highlight w:val="white"/>
        </w:rPr>
      </w:pPr>
    </w:p>
    <w:p w14:paraId="60EA4610" w14:textId="77777777" w:rsidR="00AE79B1" w:rsidRPr="00903DBA" w:rsidRDefault="00AE79B1" w:rsidP="00AE79B1">
      <w:pPr>
        <w:pStyle w:val="Code"/>
        <w:rPr>
          <w:highlight w:val="white"/>
        </w:rPr>
      </w:pPr>
      <w:r w:rsidRPr="00903DBA">
        <w:rPr>
          <w:highlight w:val="white"/>
        </w:rPr>
        <w:t xml:space="preserve">    public AssemblyOperator Operator {</w:t>
      </w:r>
    </w:p>
    <w:p w14:paraId="168EC27C" w14:textId="77777777" w:rsidR="00AE79B1" w:rsidRPr="00903DBA" w:rsidRDefault="00AE79B1" w:rsidP="00AE79B1">
      <w:pPr>
        <w:pStyle w:val="Code"/>
        <w:rPr>
          <w:highlight w:val="white"/>
        </w:rPr>
      </w:pPr>
      <w:r w:rsidRPr="00903DBA">
        <w:rPr>
          <w:highlight w:val="white"/>
        </w:rPr>
        <w:t xml:space="preserve">      get { return m_operator; }</w:t>
      </w:r>
    </w:p>
    <w:p w14:paraId="7DC7CD62" w14:textId="77777777" w:rsidR="00AE79B1" w:rsidRPr="00903DBA" w:rsidRDefault="00AE79B1" w:rsidP="00AE79B1">
      <w:pPr>
        <w:pStyle w:val="Code"/>
        <w:rPr>
          <w:highlight w:val="white"/>
        </w:rPr>
      </w:pPr>
      <w:r w:rsidRPr="00903DBA">
        <w:rPr>
          <w:highlight w:val="white"/>
        </w:rPr>
        <w:t xml:space="preserve">      set { m_operator = value; }</w:t>
      </w:r>
    </w:p>
    <w:p w14:paraId="751F2D99" w14:textId="77777777" w:rsidR="00AE79B1" w:rsidRPr="00903DBA" w:rsidRDefault="00AE79B1" w:rsidP="00AE79B1">
      <w:pPr>
        <w:pStyle w:val="Code"/>
        <w:rPr>
          <w:highlight w:val="white"/>
        </w:rPr>
      </w:pPr>
      <w:r w:rsidRPr="00903DBA">
        <w:rPr>
          <w:highlight w:val="white"/>
        </w:rPr>
        <w:t xml:space="preserve">    }</w:t>
      </w:r>
    </w:p>
    <w:p w14:paraId="4825304E" w14:textId="77777777" w:rsidR="00AE79B1" w:rsidRPr="00903DBA" w:rsidRDefault="00AE79B1" w:rsidP="00AE79B1">
      <w:pPr>
        <w:pStyle w:val="Code"/>
        <w:rPr>
          <w:highlight w:val="white"/>
        </w:rPr>
      </w:pPr>
    </w:p>
    <w:p w14:paraId="665640AB" w14:textId="77777777" w:rsidR="00AE79B1" w:rsidRPr="00903DBA" w:rsidRDefault="00AE79B1" w:rsidP="00AE79B1">
      <w:pPr>
        <w:pStyle w:val="Code"/>
        <w:rPr>
          <w:highlight w:val="white"/>
        </w:rPr>
      </w:pPr>
      <w:r w:rsidRPr="00903DBA">
        <w:rPr>
          <w:highlight w:val="white"/>
        </w:rPr>
        <w:t xml:space="preserve">    public object this[int index] {</w:t>
      </w:r>
    </w:p>
    <w:p w14:paraId="15FBDDB4" w14:textId="77777777" w:rsidR="00AE79B1" w:rsidRPr="00903DBA" w:rsidRDefault="00AE79B1" w:rsidP="00AE79B1">
      <w:pPr>
        <w:pStyle w:val="Code"/>
        <w:rPr>
          <w:highlight w:val="white"/>
        </w:rPr>
      </w:pPr>
      <w:r w:rsidRPr="00903DBA">
        <w:rPr>
          <w:highlight w:val="white"/>
        </w:rPr>
        <w:t xml:space="preserve">      get { return m_operandArray[index]; }</w:t>
      </w:r>
    </w:p>
    <w:p w14:paraId="7A750659" w14:textId="77777777" w:rsidR="00AE79B1" w:rsidRPr="00903DBA" w:rsidRDefault="00AE79B1" w:rsidP="00AE79B1">
      <w:pPr>
        <w:pStyle w:val="Code"/>
        <w:rPr>
          <w:highlight w:val="white"/>
        </w:rPr>
      </w:pPr>
      <w:r w:rsidRPr="00903DBA">
        <w:rPr>
          <w:highlight w:val="white"/>
        </w:rPr>
        <w:t xml:space="preserve">      set { m_operandArray[index] = value; }</w:t>
      </w:r>
    </w:p>
    <w:p w14:paraId="76817ADE" w14:textId="5B1DC53C" w:rsidR="00AE79B1" w:rsidRPr="00903DBA" w:rsidRDefault="00AE79B1" w:rsidP="00AE79B1">
      <w:pPr>
        <w:pStyle w:val="Code"/>
        <w:rPr>
          <w:highlight w:val="white"/>
        </w:rPr>
      </w:pPr>
      <w:r w:rsidRPr="00903DBA">
        <w:rPr>
          <w:highlight w:val="white"/>
        </w:rPr>
        <w:t xml:space="preserve">    }</w:t>
      </w:r>
    </w:p>
    <w:p w14:paraId="20247B4C" w14:textId="11D278C8" w:rsidR="00CA5764" w:rsidRPr="00903DBA" w:rsidRDefault="00352478" w:rsidP="00352478">
      <w:pPr>
        <w:pStyle w:val="Rubrik3"/>
        <w:rPr>
          <w:highlight w:val="white"/>
        </w:rPr>
      </w:pPr>
      <w:bookmarkStart w:id="411" w:name="_Toc57656076"/>
      <w:r w:rsidRPr="00903DBA">
        <w:rPr>
          <w:highlight w:val="white"/>
        </w:rPr>
        <w:t>Assembly Code Optimization</w:t>
      </w:r>
      <w:bookmarkEnd w:id="411"/>
    </w:p>
    <w:p w14:paraId="60537E46" w14:textId="51683A8D" w:rsidR="00AE79B1" w:rsidRPr="00903DBA" w:rsidRDefault="001D1EC5" w:rsidP="00034040">
      <w:pPr>
        <w:rPr>
          <w:highlight w:val="white"/>
        </w:rPr>
      </w:pPr>
      <w:proofErr w:type="gramStart"/>
      <w:r w:rsidRPr="00903DBA">
        <w:rPr>
          <w:highlight w:val="white"/>
        </w:rPr>
        <w:t>Similar</w:t>
      </w:r>
      <w:proofErr w:type="gramEnd"/>
      <w:r w:rsidRPr="00903DBA">
        <w:rPr>
          <w:highlight w:val="white"/>
        </w:rPr>
        <w:t xml:space="preserve"> the middle code optimization in </w:t>
      </w:r>
      <w:r w:rsidR="00076546" w:rsidRPr="00903DBA">
        <w:rPr>
          <w:highlight w:val="white"/>
        </w:rPr>
        <w:t>C</w:t>
      </w:r>
      <w:r w:rsidRPr="00903DBA">
        <w:rPr>
          <w:highlight w:val="white"/>
        </w:rPr>
        <w:t xml:space="preserve">hapter </w:t>
      </w:r>
      <w:r w:rsidR="00115AE9" w:rsidRPr="00903DBA">
        <w:rPr>
          <w:highlight w:val="white"/>
        </w:rPr>
        <w:fldChar w:fldCharType="begin"/>
      </w:r>
      <w:r w:rsidR="00115AE9" w:rsidRPr="00903DBA">
        <w:rPr>
          <w:highlight w:val="white"/>
        </w:rPr>
        <w:instrText xml:space="preserve"> REF _Ref54016644 \r \h </w:instrText>
      </w:r>
      <w:r w:rsidR="00115AE9" w:rsidRPr="00903DBA">
        <w:rPr>
          <w:highlight w:val="white"/>
        </w:rPr>
      </w:r>
      <w:r w:rsidR="00115AE9" w:rsidRPr="00903DBA">
        <w:rPr>
          <w:highlight w:val="white"/>
        </w:rPr>
        <w:fldChar w:fldCharType="separate"/>
      </w:r>
      <w:r w:rsidR="005F7BC3" w:rsidRPr="00903DBA">
        <w:rPr>
          <w:highlight w:val="white"/>
        </w:rPr>
        <w:t>10</w:t>
      </w:r>
      <w:r w:rsidR="00115AE9" w:rsidRPr="00903DBA">
        <w:rPr>
          <w:highlight w:val="white"/>
        </w:rPr>
        <w:fldChar w:fldCharType="end"/>
      </w:r>
      <w:r w:rsidRPr="00903DBA">
        <w:rPr>
          <w:highlight w:val="white"/>
        </w:rPr>
        <w:t xml:space="preserve">, </w:t>
      </w:r>
      <w:r w:rsidR="00553ABB" w:rsidRPr="00903DBA">
        <w:rPr>
          <w:highlight w:val="white"/>
        </w:rPr>
        <w:t xml:space="preserve">there is also some optimization of the assembly code. </w:t>
      </w:r>
      <w:r w:rsidR="00034040" w:rsidRPr="00903DBA">
        <w:rPr>
          <w:highlight w:val="white"/>
        </w:rPr>
        <w:t xml:space="preserve">The </w:t>
      </w:r>
      <w:r w:rsidR="00034040" w:rsidRPr="00903DBA">
        <w:rPr>
          <w:rStyle w:val="KeyWord0"/>
          <w:highlight w:val="white"/>
        </w:rPr>
        <w:t>FromAdditionToIncrement</w:t>
      </w:r>
      <w:r w:rsidR="00034040" w:rsidRPr="00903DBA">
        <w:rPr>
          <w:highlight w:val="white"/>
        </w:rPr>
        <w:t xml:space="preserve"> metho</w:t>
      </w:r>
      <w:r w:rsidR="00666B2A" w:rsidRPr="00903DBA">
        <w:rPr>
          <w:highlight w:val="white"/>
        </w:rPr>
        <w:t xml:space="preserve">d changes the addition of one or subtraction of minus one to </w:t>
      </w:r>
      <w:r w:rsidR="00666B2A" w:rsidRPr="00903DBA">
        <w:rPr>
          <w:highlight w:val="white"/>
        </w:rPr>
        <w:lastRenderedPageBreak/>
        <w:t>increment, and subtraction of one and addition of minus on to decrement.</w:t>
      </w:r>
      <w:r w:rsidR="00A54CAD" w:rsidRPr="00903DBA">
        <w:rPr>
          <w:highlight w:val="white"/>
        </w:rPr>
        <w:t xml:space="preserve"> The first condition is that operator indeed is addition or subtraction and that the first operand is a track, register, or string.</w:t>
      </w:r>
    </w:p>
    <w:p w14:paraId="7BD87B8D" w14:textId="764B5CC6" w:rsidR="00F26B83" w:rsidRPr="00903DBA" w:rsidRDefault="00F26B83" w:rsidP="00F26B83">
      <w:pPr>
        <w:pStyle w:val="Code"/>
        <w:rPr>
          <w:highlight w:val="white"/>
        </w:rPr>
      </w:pPr>
      <w:r w:rsidRPr="00903DBA">
        <w:rPr>
          <w:highlight w:val="white"/>
        </w:rPr>
        <w:t xml:space="preserve">    </w:t>
      </w:r>
      <w:r w:rsidR="00321DF0" w:rsidRPr="00903DBA">
        <w:rPr>
          <w:highlight w:val="white"/>
        </w:rPr>
        <w:t>private</w:t>
      </w:r>
      <w:r w:rsidRPr="00903DBA">
        <w:rPr>
          <w:highlight w:val="white"/>
        </w:rPr>
        <w:t xml:space="preserve"> void FromAdditionToIncrement() {</w:t>
      </w:r>
    </w:p>
    <w:p w14:paraId="60EBA939" w14:textId="77777777" w:rsidR="00F26B83" w:rsidRPr="00903DBA" w:rsidRDefault="00F26B83" w:rsidP="00F26B83">
      <w:pPr>
        <w:pStyle w:val="Code"/>
        <w:rPr>
          <w:highlight w:val="white"/>
        </w:rPr>
      </w:pPr>
      <w:r w:rsidRPr="00903DBA">
        <w:rPr>
          <w:highlight w:val="white"/>
        </w:rPr>
        <w:t xml:space="preserve">      if (((Operator == AssemblyOperator.add) ||</w:t>
      </w:r>
    </w:p>
    <w:p w14:paraId="5B398277" w14:textId="37E49648" w:rsidR="00F26B83" w:rsidRPr="00903DBA" w:rsidRDefault="00A51FF8" w:rsidP="00F26B83">
      <w:pPr>
        <w:pStyle w:val="Code"/>
        <w:rPr>
          <w:highlight w:val="white"/>
        </w:rPr>
      </w:pPr>
      <w:r w:rsidRPr="00903DBA">
        <w:rPr>
          <w:highlight w:val="white"/>
        </w:rPr>
        <w:t xml:space="preserve"> </w:t>
      </w:r>
      <w:r w:rsidR="00F26B83" w:rsidRPr="00903DBA">
        <w:rPr>
          <w:highlight w:val="white"/>
        </w:rPr>
        <w:t xml:space="preserve">          (Operator == AssemblyOperator.sub)) &amp;&amp;</w:t>
      </w:r>
    </w:p>
    <w:p w14:paraId="484EF8BB" w14:textId="77777777" w:rsidR="00F26B83" w:rsidRPr="00903DBA" w:rsidRDefault="00F26B83" w:rsidP="00F26B83">
      <w:pPr>
        <w:pStyle w:val="Code"/>
        <w:rPr>
          <w:highlight w:val="white"/>
        </w:rPr>
      </w:pPr>
      <w:r w:rsidRPr="00903DBA">
        <w:rPr>
          <w:highlight w:val="white"/>
        </w:rPr>
        <w:t xml:space="preserve">          ((m_operandArray[0] is Track) || (m_operandArray[0] is Register) ||</w:t>
      </w:r>
    </w:p>
    <w:p w14:paraId="18A8EE2F" w14:textId="6EF2B52E" w:rsidR="00F26B83" w:rsidRPr="00903DBA" w:rsidRDefault="00F26B83" w:rsidP="00F26B83">
      <w:pPr>
        <w:pStyle w:val="Code"/>
        <w:rPr>
          <w:highlight w:val="white"/>
        </w:rPr>
      </w:pPr>
      <w:r w:rsidRPr="00903DBA">
        <w:rPr>
          <w:highlight w:val="white"/>
        </w:rPr>
        <w:t xml:space="preserve">           (m_operandArray[0] is string))) {</w:t>
      </w:r>
    </w:p>
    <w:p w14:paraId="701DA0E4" w14:textId="6172A20A" w:rsidR="00A54CAD" w:rsidRPr="00903DBA" w:rsidRDefault="00A54CAD" w:rsidP="00A54CAD">
      <w:pPr>
        <w:rPr>
          <w:highlight w:val="white"/>
        </w:rPr>
      </w:pPr>
      <w:r w:rsidRPr="00903DBA">
        <w:rPr>
          <w:highlight w:val="white"/>
        </w:rPr>
        <w:t xml:space="preserve">Then we check </w:t>
      </w:r>
      <w:r w:rsidR="00855BE9" w:rsidRPr="00903DBA">
        <w:rPr>
          <w:highlight w:val="white"/>
        </w:rPr>
        <w:t xml:space="preserve">whether </w:t>
      </w:r>
      <w:r w:rsidR="007E6EF5" w:rsidRPr="00903DBA">
        <w:rPr>
          <w:highlight w:val="white"/>
        </w:rPr>
        <w:t xml:space="preserve">the second operand is a </w:t>
      </w:r>
      <w:r w:rsidR="007E6EF5" w:rsidRPr="00903DBA">
        <w:rPr>
          <w:rStyle w:val="KeyWord0"/>
          <w:highlight w:val="white"/>
        </w:rPr>
        <w:t>BigInteger</w:t>
      </w:r>
      <w:r w:rsidR="007E6EF5" w:rsidRPr="00903DBA">
        <w:rPr>
          <w:highlight w:val="white"/>
        </w:rPr>
        <w:t xml:space="preserve"> and the </w:t>
      </w:r>
      <w:r w:rsidR="0049614B" w:rsidRPr="00903DBA">
        <w:rPr>
          <w:highlight w:val="white"/>
        </w:rPr>
        <w:t>third operand is null.</w:t>
      </w:r>
      <w:r w:rsidR="004340F7" w:rsidRPr="00903DBA">
        <w:rPr>
          <w:highlight w:val="white"/>
        </w:rPr>
        <w:t xml:space="preserve"> In that case the value to be inspected has index one</w:t>
      </w:r>
      <w:r w:rsidR="00C75789" w:rsidRPr="00903DBA">
        <w:rPr>
          <w:highlight w:val="white"/>
        </w:rPr>
        <w:t xml:space="preserve"> and we</w:t>
      </w:r>
      <w:r w:rsidR="004340F7" w:rsidRPr="00903DBA">
        <w:rPr>
          <w:highlight w:val="white"/>
        </w:rPr>
        <w:t xml:space="preserve"> call </w:t>
      </w:r>
      <w:r w:rsidR="004340F7" w:rsidRPr="00903DBA">
        <w:rPr>
          <w:rStyle w:val="KeyWord0"/>
          <w:highlight w:val="white"/>
        </w:rPr>
        <w:t>CheckIncrement</w:t>
      </w:r>
      <w:r w:rsidR="004340F7" w:rsidRPr="00903DBA">
        <w:rPr>
          <w:highlight w:val="white"/>
        </w:rPr>
        <w:t xml:space="preserve"> for further processing.</w:t>
      </w:r>
    </w:p>
    <w:p w14:paraId="56E4E2B9" w14:textId="36E08FAE" w:rsidR="00785C18" w:rsidRPr="00903DBA" w:rsidRDefault="00785C18" w:rsidP="00785C18">
      <w:pPr>
        <w:pStyle w:val="Code"/>
        <w:rPr>
          <w:highlight w:val="white"/>
        </w:rPr>
      </w:pPr>
      <w:r w:rsidRPr="00903DBA">
        <w:rPr>
          <w:highlight w:val="white"/>
        </w:rPr>
        <w:t xml:space="preserve">        if ((m_operandArray[1] is BigInteger) &amp;&amp; (m_operandArray[2] == null)){</w:t>
      </w:r>
    </w:p>
    <w:p w14:paraId="25DAA52E" w14:textId="77777777" w:rsidR="00785C18" w:rsidRPr="00903DBA" w:rsidRDefault="00785C18" w:rsidP="00785C18">
      <w:pPr>
        <w:pStyle w:val="Code"/>
        <w:rPr>
          <w:highlight w:val="white"/>
        </w:rPr>
      </w:pPr>
      <w:r w:rsidRPr="00903DBA">
        <w:rPr>
          <w:highlight w:val="white"/>
        </w:rPr>
        <w:t xml:space="preserve">          CheckIncrement(1);</w:t>
      </w:r>
    </w:p>
    <w:p w14:paraId="4FFFA49C" w14:textId="77777777" w:rsidR="00785C18" w:rsidRPr="00903DBA" w:rsidRDefault="00785C18" w:rsidP="00785C18">
      <w:pPr>
        <w:pStyle w:val="Code"/>
        <w:rPr>
          <w:highlight w:val="white"/>
        </w:rPr>
      </w:pPr>
      <w:r w:rsidRPr="00903DBA">
        <w:rPr>
          <w:highlight w:val="white"/>
        </w:rPr>
        <w:t xml:space="preserve">        }</w:t>
      </w:r>
    </w:p>
    <w:p w14:paraId="7193B7C4" w14:textId="666A8357" w:rsidR="004340F7" w:rsidRPr="00903DBA" w:rsidRDefault="004340F7" w:rsidP="004340F7">
      <w:pPr>
        <w:rPr>
          <w:highlight w:val="white"/>
        </w:rPr>
      </w:pPr>
      <w:r w:rsidRPr="00903DBA">
        <w:rPr>
          <w:highlight w:val="white"/>
        </w:rPr>
        <w:t xml:space="preserve">If the second operand is an integer and </w:t>
      </w:r>
      <w:r w:rsidR="001F6620" w:rsidRPr="00903DBA">
        <w:rPr>
          <w:highlight w:val="white"/>
        </w:rPr>
        <w:t>operand is a</w:t>
      </w:r>
      <w:r w:rsidRPr="00903DBA">
        <w:rPr>
          <w:highlight w:val="white"/>
        </w:rPr>
        <w:t xml:space="preserve"> </w:t>
      </w:r>
      <w:r w:rsidRPr="00903DBA">
        <w:rPr>
          <w:rStyle w:val="KeyWord0"/>
          <w:highlight w:val="white"/>
        </w:rPr>
        <w:t>BigInteger</w:t>
      </w:r>
      <w:r w:rsidR="001F6620" w:rsidRPr="00903DBA">
        <w:rPr>
          <w:highlight w:val="white"/>
        </w:rPr>
        <w:t>, t</w:t>
      </w:r>
      <w:r w:rsidRPr="00903DBA">
        <w:rPr>
          <w:highlight w:val="white"/>
        </w:rPr>
        <w:t xml:space="preserve">he value to be inspected has index </w:t>
      </w:r>
      <w:r w:rsidR="001F6620" w:rsidRPr="00903DBA">
        <w:rPr>
          <w:highlight w:val="white"/>
        </w:rPr>
        <w:t>two</w:t>
      </w:r>
      <w:r w:rsidRPr="00903DBA">
        <w:rPr>
          <w:highlight w:val="white"/>
        </w:rPr>
        <w:t>.</w:t>
      </w:r>
    </w:p>
    <w:p w14:paraId="562AF968" w14:textId="77777777" w:rsidR="00785C18" w:rsidRPr="00903DBA" w:rsidRDefault="00F26B83" w:rsidP="00F26B83">
      <w:pPr>
        <w:pStyle w:val="Code"/>
        <w:rPr>
          <w:highlight w:val="white"/>
        </w:rPr>
      </w:pPr>
      <w:r w:rsidRPr="00903DBA">
        <w:rPr>
          <w:highlight w:val="white"/>
        </w:rPr>
        <w:t xml:space="preserve">        </w:t>
      </w:r>
      <w:r w:rsidR="00785C18" w:rsidRPr="00903DBA">
        <w:rPr>
          <w:highlight w:val="white"/>
        </w:rPr>
        <w:t xml:space="preserve">else </w:t>
      </w:r>
      <w:r w:rsidRPr="00903DBA">
        <w:rPr>
          <w:highlight w:val="white"/>
        </w:rPr>
        <w:t>if ((m_operandArray[1] is int) &amp;&amp;</w:t>
      </w:r>
    </w:p>
    <w:p w14:paraId="08F15355" w14:textId="2BC60555" w:rsidR="00F26B83" w:rsidRPr="00903DBA" w:rsidRDefault="00785C18" w:rsidP="00F26B83">
      <w:pPr>
        <w:pStyle w:val="Code"/>
        <w:rPr>
          <w:highlight w:val="white"/>
        </w:rPr>
      </w:pPr>
      <w:r w:rsidRPr="00903DBA">
        <w:rPr>
          <w:highlight w:val="white"/>
        </w:rPr>
        <w:t xml:space="preserve">                </w:t>
      </w:r>
      <w:r w:rsidR="00F26B83" w:rsidRPr="00903DBA">
        <w:rPr>
          <w:highlight w:val="white"/>
        </w:rPr>
        <w:t xml:space="preserve"> (m_operandArray[2] is BigInteger)) {</w:t>
      </w:r>
    </w:p>
    <w:p w14:paraId="2D16A884" w14:textId="77777777" w:rsidR="00F26B83" w:rsidRPr="00903DBA" w:rsidRDefault="00F26B83" w:rsidP="00F26B83">
      <w:pPr>
        <w:pStyle w:val="Code"/>
        <w:rPr>
          <w:highlight w:val="white"/>
        </w:rPr>
      </w:pPr>
      <w:r w:rsidRPr="00903DBA">
        <w:rPr>
          <w:highlight w:val="white"/>
        </w:rPr>
        <w:t xml:space="preserve">          CheckIncrement(2);</w:t>
      </w:r>
    </w:p>
    <w:p w14:paraId="594B921D" w14:textId="77777777" w:rsidR="00F26B83" w:rsidRPr="00903DBA" w:rsidRDefault="00F26B83" w:rsidP="00F26B83">
      <w:pPr>
        <w:pStyle w:val="Code"/>
        <w:rPr>
          <w:highlight w:val="white"/>
        </w:rPr>
      </w:pPr>
      <w:r w:rsidRPr="00903DBA">
        <w:rPr>
          <w:highlight w:val="white"/>
        </w:rPr>
        <w:t xml:space="preserve">        }</w:t>
      </w:r>
    </w:p>
    <w:p w14:paraId="2DD8A381" w14:textId="77777777" w:rsidR="00F26B83" w:rsidRPr="00903DBA" w:rsidRDefault="00F26B83" w:rsidP="00F26B83">
      <w:pPr>
        <w:pStyle w:val="Code"/>
        <w:rPr>
          <w:highlight w:val="white"/>
        </w:rPr>
      </w:pPr>
      <w:r w:rsidRPr="00903DBA">
        <w:rPr>
          <w:highlight w:val="white"/>
        </w:rPr>
        <w:t xml:space="preserve">      }</w:t>
      </w:r>
    </w:p>
    <w:p w14:paraId="6B055C69" w14:textId="77777777" w:rsidR="00F26B83" w:rsidRPr="00903DBA" w:rsidRDefault="00F26B83" w:rsidP="00F26B83">
      <w:pPr>
        <w:pStyle w:val="Code"/>
        <w:rPr>
          <w:highlight w:val="white"/>
        </w:rPr>
      </w:pPr>
      <w:r w:rsidRPr="00903DBA">
        <w:rPr>
          <w:highlight w:val="white"/>
        </w:rPr>
        <w:t xml:space="preserve">    }</w:t>
      </w:r>
    </w:p>
    <w:p w14:paraId="47B70C19" w14:textId="36A78851" w:rsidR="00F26B83" w:rsidRPr="00903DBA" w:rsidRDefault="001F6620" w:rsidP="001F6620">
      <w:pPr>
        <w:rPr>
          <w:highlight w:val="white"/>
        </w:rPr>
      </w:pPr>
      <w:r w:rsidRPr="00903DBA">
        <w:rPr>
          <w:highlight w:val="white"/>
        </w:rPr>
        <w:t xml:space="preserve">The </w:t>
      </w:r>
      <w:r w:rsidRPr="00903DBA">
        <w:rPr>
          <w:rStyle w:val="KeyWord0"/>
          <w:highlight w:val="white"/>
        </w:rPr>
        <w:t>CheckIncrement</w:t>
      </w:r>
      <w:r w:rsidRPr="00903DBA">
        <w:rPr>
          <w:highlight w:val="white"/>
        </w:rPr>
        <w:t xml:space="preserve"> method </w:t>
      </w:r>
      <w:r w:rsidR="00C75789" w:rsidRPr="00903DBA">
        <w:rPr>
          <w:highlight w:val="white"/>
        </w:rPr>
        <w:t>inspects the value to be added or subtracted</w:t>
      </w:r>
      <w:r w:rsidR="003F764D" w:rsidRPr="00903DBA">
        <w:rPr>
          <w:highlight w:val="white"/>
        </w:rPr>
        <w:t xml:space="preserve">. If the operation is addition </w:t>
      </w:r>
      <w:r w:rsidR="007C7989" w:rsidRPr="00903DBA">
        <w:rPr>
          <w:highlight w:val="white"/>
        </w:rPr>
        <w:t xml:space="preserve">of </w:t>
      </w:r>
      <w:r w:rsidR="003F764D" w:rsidRPr="00903DBA">
        <w:rPr>
          <w:highlight w:val="white"/>
        </w:rPr>
        <w:t xml:space="preserve">one or </w:t>
      </w:r>
      <w:r w:rsidR="00830D14" w:rsidRPr="00903DBA">
        <w:rPr>
          <w:highlight w:val="white"/>
        </w:rPr>
        <w:t xml:space="preserve">subtraction </w:t>
      </w:r>
      <w:r w:rsidR="007C7989" w:rsidRPr="00903DBA">
        <w:rPr>
          <w:highlight w:val="white"/>
        </w:rPr>
        <w:t xml:space="preserve">of </w:t>
      </w:r>
      <w:r w:rsidR="00830D14" w:rsidRPr="00903DBA">
        <w:rPr>
          <w:highlight w:val="white"/>
        </w:rPr>
        <w:t>minus one, we replace the operator with increment.</w:t>
      </w:r>
    </w:p>
    <w:p w14:paraId="545800E9" w14:textId="77777777" w:rsidR="00F26B83" w:rsidRPr="00903DBA" w:rsidRDefault="00F26B83" w:rsidP="00F26B83">
      <w:pPr>
        <w:pStyle w:val="Code"/>
        <w:rPr>
          <w:highlight w:val="white"/>
        </w:rPr>
      </w:pPr>
      <w:r w:rsidRPr="00903DBA">
        <w:rPr>
          <w:highlight w:val="white"/>
        </w:rPr>
        <w:t xml:space="preserve">    private void CheckIncrement(int valueIndex) {</w:t>
      </w:r>
    </w:p>
    <w:p w14:paraId="4F27BEB7" w14:textId="77777777" w:rsidR="00F26B83" w:rsidRPr="00903DBA" w:rsidRDefault="00F26B83" w:rsidP="00F26B83">
      <w:pPr>
        <w:pStyle w:val="Code"/>
        <w:rPr>
          <w:highlight w:val="white"/>
        </w:rPr>
      </w:pPr>
      <w:r w:rsidRPr="00903DBA">
        <w:rPr>
          <w:highlight w:val="white"/>
        </w:rPr>
        <w:t xml:space="preserve">      int value = (int) ((BigInteger) m_operandArray[valueIndex]);</w:t>
      </w:r>
    </w:p>
    <w:p w14:paraId="42CC44AD" w14:textId="77777777" w:rsidR="00F26B83" w:rsidRPr="00903DBA" w:rsidRDefault="00F26B83" w:rsidP="00F26B83">
      <w:pPr>
        <w:pStyle w:val="Code"/>
        <w:rPr>
          <w:highlight w:val="white"/>
        </w:rPr>
      </w:pPr>
    </w:p>
    <w:p w14:paraId="317384A7" w14:textId="77777777" w:rsidR="00F26B83" w:rsidRPr="00903DBA" w:rsidRDefault="00F26B83" w:rsidP="00F26B83">
      <w:pPr>
        <w:pStyle w:val="Code"/>
        <w:rPr>
          <w:highlight w:val="white"/>
        </w:rPr>
      </w:pPr>
      <w:r w:rsidRPr="00903DBA">
        <w:rPr>
          <w:highlight w:val="white"/>
        </w:rPr>
        <w:t xml:space="preserve">      if (((Operator == AssemblyOperator.add) &amp;&amp; (value == 1)) ||</w:t>
      </w:r>
    </w:p>
    <w:p w14:paraId="37B4D269"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2EF8D485" w14:textId="77777777" w:rsidR="00F26B83" w:rsidRPr="00903DBA" w:rsidRDefault="00F26B83" w:rsidP="00F26B83">
      <w:pPr>
        <w:pStyle w:val="Code"/>
        <w:rPr>
          <w:highlight w:val="white"/>
        </w:rPr>
      </w:pPr>
      <w:r w:rsidRPr="00903DBA">
        <w:rPr>
          <w:highlight w:val="white"/>
        </w:rPr>
        <w:t xml:space="preserve">        m_operator = AssemblyOperator.inc;</w:t>
      </w:r>
    </w:p>
    <w:p w14:paraId="1AFDCC02" w14:textId="77777777" w:rsidR="00F26B83" w:rsidRPr="00903DBA" w:rsidRDefault="00F26B83" w:rsidP="00F26B83">
      <w:pPr>
        <w:pStyle w:val="Code"/>
        <w:rPr>
          <w:highlight w:val="white"/>
        </w:rPr>
      </w:pPr>
      <w:r w:rsidRPr="00903DBA">
        <w:rPr>
          <w:highlight w:val="white"/>
        </w:rPr>
        <w:t xml:space="preserve">        m_operandArray[valueIndex] = null;</w:t>
      </w:r>
    </w:p>
    <w:p w14:paraId="15882C77" w14:textId="0C60DFBD" w:rsidR="00F26B83" w:rsidRPr="00903DBA" w:rsidRDefault="00F26B83" w:rsidP="00F26B83">
      <w:pPr>
        <w:pStyle w:val="Code"/>
        <w:rPr>
          <w:highlight w:val="white"/>
        </w:rPr>
      </w:pPr>
      <w:r w:rsidRPr="00903DBA">
        <w:rPr>
          <w:highlight w:val="white"/>
        </w:rPr>
        <w:t xml:space="preserve">      }</w:t>
      </w:r>
    </w:p>
    <w:p w14:paraId="7B73FB59" w14:textId="5404DBED" w:rsidR="00830D14" w:rsidRPr="00903DBA" w:rsidRDefault="00447861" w:rsidP="00830D14">
      <w:pPr>
        <w:rPr>
          <w:highlight w:val="white"/>
        </w:rPr>
      </w:pPr>
      <w:r w:rsidRPr="00903DBA">
        <w:rPr>
          <w:highlight w:val="white"/>
        </w:rPr>
        <w:t>In the same way, i</w:t>
      </w:r>
      <w:r w:rsidR="00830D14" w:rsidRPr="00903DBA">
        <w:rPr>
          <w:highlight w:val="white"/>
        </w:rPr>
        <w:t xml:space="preserve">f the operation is addition </w:t>
      </w:r>
      <w:r w:rsidR="00927FE5" w:rsidRPr="00903DBA">
        <w:rPr>
          <w:highlight w:val="white"/>
        </w:rPr>
        <w:t>of</w:t>
      </w:r>
      <w:r w:rsidR="00830D14" w:rsidRPr="00903DBA">
        <w:rPr>
          <w:highlight w:val="white"/>
        </w:rPr>
        <w:t xml:space="preserve"> </w:t>
      </w:r>
      <w:r w:rsidRPr="00903DBA">
        <w:rPr>
          <w:highlight w:val="white"/>
        </w:rPr>
        <w:t xml:space="preserve">minus </w:t>
      </w:r>
      <w:r w:rsidR="00830D14" w:rsidRPr="00903DBA">
        <w:rPr>
          <w:highlight w:val="white"/>
        </w:rPr>
        <w:t xml:space="preserve">one subtraction </w:t>
      </w:r>
      <w:r w:rsidR="007C7989" w:rsidRPr="00903DBA">
        <w:rPr>
          <w:highlight w:val="white"/>
        </w:rPr>
        <w:t xml:space="preserve">of </w:t>
      </w:r>
      <w:r w:rsidR="00830D14" w:rsidRPr="00903DBA">
        <w:rPr>
          <w:highlight w:val="white"/>
        </w:rPr>
        <w:t xml:space="preserve">one, we replace the operator with </w:t>
      </w:r>
      <w:r w:rsidRPr="00903DBA">
        <w:rPr>
          <w:highlight w:val="white"/>
        </w:rPr>
        <w:t>de</w:t>
      </w:r>
      <w:r w:rsidR="00830D14" w:rsidRPr="00903DBA">
        <w:rPr>
          <w:highlight w:val="white"/>
        </w:rPr>
        <w:t>crement.</w:t>
      </w:r>
    </w:p>
    <w:p w14:paraId="241E8C80" w14:textId="77777777" w:rsidR="00F26B83" w:rsidRPr="00903DBA" w:rsidRDefault="00F26B83" w:rsidP="00F26B83">
      <w:pPr>
        <w:pStyle w:val="Code"/>
        <w:rPr>
          <w:highlight w:val="white"/>
        </w:rPr>
      </w:pPr>
      <w:r w:rsidRPr="00903DBA">
        <w:rPr>
          <w:highlight w:val="white"/>
        </w:rPr>
        <w:t xml:space="preserve">      else if (((Operator == AssemblyOperator.add) &amp;&amp; (value == -1)) ||</w:t>
      </w:r>
    </w:p>
    <w:p w14:paraId="4300D7FA" w14:textId="77777777" w:rsidR="00F26B83" w:rsidRPr="00903DBA" w:rsidRDefault="00F26B83" w:rsidP="00F26B83">
      <w:pPr>
        <w:pStyle w:val="Code"/>
        <w:rPr>
          <w:highlight w:val="white"/>
        </w:rPr>
      </w:pPr>
      <w:r w:rsidRPr="00903DBA">
        <w:rPr>
          <w:highlight w:val="white"/>
        </w:rPr>
        <w:t xml:space="preserve">               ((Operator == AssemblyOperator.sub) &amp;&amp; (value == 1))) {</w:t>
      </w:r>
    </w:p>
    <w:p w14:paraId="126A649F" w14:textId="77777777" w:rsidR="00F26B83" w:rsidRPr="00903DBA" w:rsidRDefault="00F26B83" w:rsidP="00F26B83">
      <w:pPr>
        <w:pStyle w:val="Code"/>
        <w:rPr>
          <w:highlight w:val="white"/>
        </w:rPr>
      </w:pPr>
      <w:r w:rsidRPr="00903DBA">
        <w:rPr>
          <w:highlight w:val="white"/>
        </w:rPr>
        <w:t xml:space="preserve">        m_operator = AssemblyOperator.dec;</w:t>
      </w:r>
    </w:p>
    <w:p w14:paraId="16A2D03A" w14:textId="77777777" w:rsidR="00F26B83" w:rsidRPr="00903DBA" w:rsidRDefault="00F26B83" w:rsidP="00F26B83">
      <w:pPr>
        <w:pStyle w:val="Code"/>
        <w:rPr>
          <w:highlight w:val="white"/>
        </w:rPr>
      </w:pPr>
      <w:r w:rsidRPr="00903DBA">
        <w:rPr>
          <w:highlight w:val="white"/>
        </w:rPr>
        <w:t xml:space="preserve">        m_operandArray[valueIndex] = null;</w:t>
      </w:r>
    </w:p>
    <w:p w14:paraId="7F1AF7D7" w14:textId="77777777" w:rsidR="00F26B83" w:rsidRPr="00903DBA" w:rsidRDefault="00F26B83" w:rsidP="00F26B83">
      <w:pPr>
        <w:pStyle w:val="Code"/>
        <w:rPr>
          <w:highlight w:val="white"/>
        </w:rPr>
      </w:pPr>
      <w:r w:rsidRPr="00903DBA">
        <w:rPr>
          <w:highlight w:val="white"/>
        </w:rPr>
        <w:t xml:space="preserve">      }</w:t>
      </w:r>
    </w:p>
    <w:p w14:paraId="48A2EAD7" w14:textId="77777777" w:rsidR="00F26B83" w:rsidRPr="00903DBA" w:rsidRDefault="00F26B83" w:rsidP="00F26B83">
      <w:pPr>
        <w:pStyle w:val="Code"/>
        <w:rPr>
          <w:highlight w:val="white"/>
        </w:rPr>
      </w:pPr>
      <w:r w:rsidRPr="00903DBA">
        <w:rPr>
          <w:highlight w:val="white"/>
        </w:rPr>
        <w:t xml:space="preserve">    }</w:t>
      </w:r>
    </w:p>
    <w:p w14:paraId="25021122" w14:textId="532014F2" w:rsidR="002B63B5" w:rsidRPr="00903DBA" w:rsidRDefault="00385372" w:rsidP="00385372">
      <w:pPr>
        <w:rPr>
          <w:highlight w:val="white"/>
        </w:rPr>
      </w:pPr>
      <w:r w:rsidRPr="00903DBA">
        <w:rPr>
          <w:highlight w:val="white"/>
        </w:rPr>
        <w:t xml:space="preserve">The </w:t>
      </w:r>
      <w:r w:rsidRPr="00903DBA">
        <w:rPr>
          <w:rStyle w:val="KeyWord0"/>
          <w:highlight w:val="white"/>
        </w:rPr>
        <w:t>CheckSize</w:t>
      </w:r>
      <w:r w:rsidRPr="00903DBA">
        <w:rPr>
          <w:highlight w:val="white"/>
        </w:rPr>
        <w:t xml:space="preserve"> method changes the operator to a size operator.</w:t>
      </w:r>
      <w:r w:rsidR="000D5F67" w:rsidRPr="00903DBA">
        <w:rPr>
          <w:highlight w:val="white"/>
        </w:rPr>
        <w:t xml:space="preserve"> For instance, </w:t>
      </w:r>
      <w:r w:rsidR="00B645E5" w:rsidRPr="00903DBA">
        <w:rPr>
          <w:rStyle w:val="KeyWord0"/>
          <w:highlight w:val="white"/>
        </w:rPr>
        <w:t>add [bp + 2], 3</w:t>
      </w:r>
      <w:r w:rsidR="00B645E5" w:rsidRPr="00903DBA">
        <w:rPr>
          <w:highlight w:val="white"/>
        </w:rPr>
        <w:t xml:space="preserve"> shall be changed to </w:t>
      </w:r>
      <w:r w:rsidR="00B645E5" w:rsidRPr="00903DBA">
        <w:rPr>
          <w:rStyle w:val="KeyWord0"/>
          <w:highlight w:val="white"/>
        </w:rPr>
        <w:t>add_word [bp + 2], 3</w:t>
      </w:r>
      <w:r w:rsidR="00B645E5" w:rsidRPr="00903DBA">
        <w:rPr>
          <w:highlight w:val="white"/>
        </w:rPr>
        <w:t xml:space="preserve"> if the</w:t>
      </w:r>
      <w:r w:rsidR="00C218F6" w:rsidRPr="00903DBA">
        <w:rPr>
          <w:highlight w:val="white"/>
        </w:rPr>
        <w:t xml:space="preserve"> </w:t>
      </w:r>
      <w:r w:rsidR="00B645E5" w:rsidRPr="00903DBA">
        <w:rPr>
          <w:highlight w:val="white"/>
        </w:rPr>
        <w:t>address represent</w:t>
      </w:r>
      <w:r w:rsidR="00C218F6" w:rsidRPr="00903DBA">
        <w:rPr>
          <w:highlight w:val="white"/>
        </w:rPr>
        <w:t>s</w:t>
      </w:r>
      <w:r w:rsidR="00B645E5" w:rsidRPr="00903DBA">
        <w:rPr>
          <w:highlight w:val="white"/>
        </w:rPr>
        <w:t xml:space="preserve"> a 2-byte value</w:t>
      </w:r>
      <w:r w:rsidR="000B0E2D" w:rsidRPr="00903DBA">
        <w:rPr>
          <w:highlight w:val="white"/>
        </w:rPr>
        <w:t xml:space="preserve"> (</w:t>
      </w:r>
      <w:r w:rsidR="000B0E2D" w:rsidRPr="00903DBA">
        <w:rPr>
          <w:rStyle w:val="KeyWord0"/>
          <w:highlight w:val="white"/>
        </w:rPr>
        <w:t>size</w:t>
      </w:r>
      <w:r w:rsidR="000B0E2D" w:rsidRPr="00903DBA">
        <w:rPr>
          <w:highlight w:val="white"/>
        </w:rPr>
        <w:t xml:space="preserve"> is two)</w:t>
      </w:r>
      <w:r w:rsidR="00B645E5" w:rsidRPr="00903DBA">
        <w:rPr>
          <w:highlight w:val="white"/>
        </w:rPr>
        <w:t xml:space="preserve">. </w:t>
      </w:r>
      <w:r w:rsidR="000D5F67" w:rsidRPr="00903DBA">
        <w:rPr>
          <w:highlight w:val="white"/>
        </w:rPr>
        <w:t>However, this method does not perform optimization, it just set the correct operator.</w:t>
      </w:r>
    </w:p>
    <w:p w14:paraId="659D1BC8" w14:textId="77777777" w:rsidR="00B01231" w:rsidRPr="00903DBA" w:rsidRDefault="00B01231" w:rsidP="00B01231">
      <w:pPr>
        <w:pStyle w:val="Code"/>
        <w:rPr>
          <w:highlight w:val="white"/>
        </w:rPr>
      </w:pPr>
      <w:r w:rsidRPr="00903DBA">
        <w:rPr>
          <w:highlight w:val="white"/>
        </w:rPr>
        <w:t xml:space="preserve">    private void CheckSize(int size) {</w:t>
      </w:r>
    </w:p>
    <w:p w14:paraId="2D09B976" w14:textId="2B58CCAF" w:rsidR="00863337" w:rsidRPr="00903DBA" w:rsidRDefault="00B01231" w:rsidP="00B01231">
      <w:pPr>
        <w:pStyle w:val="Code"/>
        <w:rPr>
          <w:highlight w:val="white"/>
        </w:rPr>
      </w:pPr>
      <w:r w:rsidRPr="00903DBA">
        <w:rPr>
          <w:highlight w:val="white"/>
        </w:rPr>
        <w:t xml:space="preserve">      if (</w:t>
      </w:r>
      <w:r w:rsidR="00863337" w:rsidRPr="00903DBA">
        <w:rPr>
          <w:highlight w:val="white"/>
        </w:rPr>
        <w:t xml:space="preserve">(size != 0) &amp;&amp; </w:t>
      </w:r>
      <w:r w:rsidRPr="00903DBA">
        <w:rPr>
          <w:highlight w:val="white"/>
        </w:rPr>
        <w:t>((m_operandArray[0] is Register) ||</w:t>
      </w:r>
    </w:p>
    <w:p w14:paraId="3F2636AE" w14:textId="4F52434E"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(m_operandArray[0] is Track)</w:t>
      </w:r>
      <w:r w:rsidR="0060211B" w:rsidRPr="00903DBA">
        <w:rPr>
          <w:highlight w:val="white"/>
        </w:rPr>
        <w:t xml:space="preserve"> </w:t>
      </w:r>
      <w:r w:rsidR="00B01231" w:rsidRPr="00903DBA">
        <w:rPr>
          <w:highlight w:val="white"/>
        </w:rPr>
        <w:t>||</w:t>
      </w:r>
      <w:r w:rsidRPr="00903DBA">
        <w:rPr>
          <w:highlight w:val="white"/>
        </w:rPr>
        <w:t xml:space="preserve"> </w:t>
      </w:r>
      <w:r w:rsidR="00B01231" w:rsidRPr="00903DBA">
        <w:rPr>
          <w:highlight w:val="white"/>
        </w:rPr>
        <w:t>(m_operandArray[0] is String)) &amp;&amp;</w:t>
      </w:r>
    </w:p>
    <w:p w14:paraId="011E85C2" w14:textId="3413F55A" w:rsidR="00B01231" w:rsidRPr="00903DBA" w:rsidRDefault="00B01231" w:rsidP="00B01231">
      <w:pPr>
        <w:pStyle w:val="Code"/>
        <w:rPr>
          <w:highlight w:val="white"/>
        </w:rPr>
      </w:pPr>
      <w:r w:rsidRPr="00903DBA">
        <w:rPr>
          <w:highlight w:val="white"/>
        </w:rPr>
        <w:t xml:space="preserve">          (m_operandArray[1] is int) &amp;&amp;</w:t>
      </w:r>
    </w:p>
    <w:p w14:paraId="14F12E2D" w14:textId="47A3ED33" w:rsidR="00B01231" w:rsidRPr="00903DBA" w:rsidRDefault="00863337" w:rsidP="00B01231">
      <w:pPr>
        <w:pStyle w:val="Code"/>
        <w:rPr>
          <w:highlight w:val="white"/>
        </w:rPr>
      </w:pPr>
      <w:r w:rsidRPr="00903DBA">
        <w:rPr>
          <w:highlight w:val="white"/>
        </w:rPr>
        <w:t xml:space="preserve">          (IsUnary() || </w:t>
      </w:r>
      <w:r w:rsidR="00B01231" w:rsidRPr="00903DBA">
        <w:rPr>
          <w:highlight w:val="white"/>
        </w:rPr>
        <w:t>((m_operandArray[2] is BigInteger) ||</w:t>
      </w:r>
    </w:p>
    <w:p w14:paraId="380C867B" w14:textId="14CC4460" w:rsidR="00B01231" w:rsidRPr="00903DBA" w:rsidRDefault="00863337" w:rsidP="00B01231">
      <w:pPr>
        <w:pStyle w:val="Code"/>
        <w:rPr>
          <w:highlight w:val="white"/>
        </w:rPr>
      </w:pPr>
      <w:r w:rsidRPr="00903DBA">
        <w:rPr>
          <w:highlight w:val="white"/>
        </w:rPr>
        <w:t xml:space="preserve">           </w:t>
      </w:r>
      <w:r w:rsidR="00B01231" w:rsidRPr="00903DBA">
        <w:rPr>
          <w:highlight w:val="white"/>
        </w:rPr>
        <w:t xml:space="preserve"> </w:t>
      </w:r>
      <w:r w:rsidRPr="00903DBA">
        <w:rPr>
          <w:highlight w:val="white"/>
        </w:rPr>
        <w:t xml:space="preserve"> </w:t>
      </w:r>
      <w:r w:rsidR="00B01231" w:rsidRPr="00903DBA">
        <w:rPr>
          <w:highlight w:val="white"/>
        </w:rPr>
        <w:t xml:space="preserve">            (m_operandArray[2] is String)))</w:t>
      </w:r>
      <w:r w:rsidRPr="00903DBA">
        <w:rPr>
          <w:highlight w:val="white"/>
        </w:rPr>
        <w:t>)</w:t>
      </w:r>
      <w:r w:rsidR="00B01231" w:rsidRPr="00903DBA">
        <w:rPr>
          <w:highlight w:val="white"/>
        </w:rPr>
        <w:t xml:space="preserve"> {</w:t>
      </w:r>
    </w:p>
    <w:p w14:paraId="538FEB48" w14:textId="59689DBE" w:rsidR="00B01231" w:rsidRPr="00903DBA" w:rsidRDefault="00B01231" w:rsidP="00B01231">
      <w:pPr>
        <w:pStyle w:val="Code"/>
        <w:rPr>
          <w:highlight w:val="white"/>
        </w:rPr>
      </w:pPr>
      <w:r w:rsidRPr="00903DBA">
        <w:rPr>
          <w:highlight w:val="white"/>
        </w:rPr>
        <w:t xml:space="preserve">        m_operator = OperatorToSize(m_operator, size);</w:t>
      </w:r>
    </w:p>
    <w:p w14:paraId="534217C0" w14:textId="306B5C4D" w:rsidR="00B01231" w:rsidRPr="00903DBA" w:rsidRDefault="00B01231" w:rsidP="00B01231">
      <w:pPr>
        <w:pStyle w:val="Code"/>
        <w:rPr>
          <w:highlight w:val="white"/>
        </w:rPr>
      </w:pPr>
      <w:r w:rsidRPr="00903DBA">
        <w:rPr>
          <w:highlight w:val="white"/>
        </w:rPr>
        <w:t xml:space="preserve">      }</w:t>
      </w:r>
    </w:p>
    <w:p w14:paraId="4DE9D7D3" w14:textId="629B934B" w:rsidR="00B01231" w:rsidRPr="00903DBA" w:rsidRDefault="00B01231" w:rsidP="00B01231">
      <w:pPr>
        <w:pStyle w:val="Code"/>
        <w:rPr>
          <w:highlight w:val="white"/>
        </w:rPr>
      </w:pPr>
      <w:r w:rsidRPr="00903DBA">
        <w:rPr>
          <w:highlight w:val="white"/>
        </w:rPr>
        <w:lastRenderedPageBreak/>
        <w:t xml:space="preserve">    }</w:t>
      </w:r>
    </w:p>
    <w:p w14:paraId="056E9B50" w14:textId="0A4FC941" w:rsidR="00CA5764" w:rsidRPr="00903DBA" w:rsidRDefault="00BF4EEA" w:rsidP="00CA5764">
      <w:pPr>
        <w:pStyle w:val="Rubrik3"/>
        <w:rPr>
          <w:highlight w:val="white"/>
        </w:rPr>
      </w:pPr>
      <w:bookmarkStart w:id="412" w:name="_Toc57656077"/>
      <w:r w:rsidRPr="00903DBA">
        <w:rPr>
          <w:highlight w:val="white"/>
        </w:rPr>
        <w:t xml:space="preserve">Operator </w:t>
      </w:r>
      <w:r w:rsidR="00CA5764" w:rsidRPr="00903DBA">
        <w:rPr>
          <w:highlight w:val="white"/>
        </w:rPr>
        <w:t>Test Methods</w:t>
      </w:r>
      <w:bookmarkEnd w:id="412"/>
    </w:p>
    <w:p w14:paraId="76947895" w14:textId="218E14BD" w:rsidR="00AE79B1" w:rsidRPr="00903DBA" w:rsidRDefault="00BF4EEA" w:rsidP="0060211B">
      <w:pPr>
        <w:rPr>
          <w:highlight w:val="white"/>
        </w:rPr>
      </w:pPr>
      <w:r w:rsidRPr="00903DBA">
        <w:rPr>
          <w:highlight w:val="white"/>
        </w:rPr>
        <w:t xml:space="preserve">There is a set of methods that test whether the operator holds certain properties. </w:t>
      </w:r>
      <w:r w:rsidR="0060211B" w:rsidRPr="00903DBA">
        <w:rPr>
          <w:highlight w:val="white"/>
        </w:rPr>
        <w:t xml:space="preserve">The </w:t>
      </w:r>
      <w:r w:rsidR="0060211B" w:rsidRPr="00903DBA">
        <w:rPr>
          <w:rStyle w:val="KeyWord0"/>
          <w:highlight w:val="white"/>
        </w:rPr>
        <w:t>IsUnary</w:t>
      </w:r>
      <w:r w:rsidR="0060211B" w:rsidRPr="00903DBA">
        <w:rPr>
          <w:highlight w:val="white"/>
        </w:rPr>
        <w:t xml:space="preserve"> method </w:t>
      </w:r>
      <w:r w:rsidR="009D5ED3" w:rsidRPr="00903DBA">
        <w:rPr>
          <w:highlight w:val="white"/>
        </w:rPr>
        <w:t>return true is the operator is unary</w:t>
      </w:r>
      <w:r w:rsidR="00D94B2A" w:rsidRPr="00903DBA">
        <w:rPr>
          <w:highlight w:val="white"/>
        </w:rPr>
        <w:t xml:space="preserve">; that is, </w:t>
      </w:r>
      <w:r w:rsidR="0021172F" w:rsidRPr="00903DBA">
        <w:rPr>
          <w:highlight w:val="white"/>
        </w:rPr>
        <w:t>it</w:t>
      </w:r>
      <w:r w:rsidR="009D5ED3" w:rsidRPr="00903DBA">
        <w:rPr>
          <w:highlight w:val="white"/>
        </w:rPr>
        <w:t xml:space="preserve"> takes one operand.</w:t>
      </w:r>
      <w:r w:rsidR="00F22EBD" w:rsidRPr="00903DBA">
        <w:rPr>
          <w:highlight w:val="white"/>
        </w:rPr>
        <w:t xml:space="preserve"> Note that we regard multiplication and division as una</w:t>
      </w:r>
      <w:r w:rsidR="009B442D" w:rsidRPr="00903DBA">
        <w:rPr>
          <w:highlight w:val="white"/>
        </w:rPr>
        <w:t>r</w:t>
      </w:r>
      <w:r w:rsidR="00F22EBD" w:rsidRPr="00903DBA">
        <w:rPr>
          <w:highlight w:val="white"/>
        </w:rPr>
        <w:t xml:space="preserve">y operators, </w:t>
      </w:r>
      <w:r w:rsidR="009B442D" w:rsidRPr="00903DBA">
        <w:rPr>
          <w:highlight w:val="white"/>
        </w:rPr>
        <w:t>even though it takes two operands.</w:t>
      </w:r>
      <w:r w:rsidR="00710BF8" w:rsidRPr="00903DBA">
        <w:rPr>
          <w:highlight w:val="white"/>
        </w:rPr>
        <w:t xml:space="preserve"> That is because </w:t>
      </w:r>
      <w:r w:rsidR="000E1834" w:rsidRPr="00903DBA">
        <w:rPr>
          <w:highlight w:val="white"/>
        </w:rPr>
        <w:t xml:space="preserve">the left operand is stored in a register, only the second operand is explicitly stated. </w:t>
      </w:r>
      <w:r w:rsidR="00710BF8" w:rsidRPr="00903DBA">
        <w:rPr>
          <w:highlight w:val="white"/>
        </w:rPr>
        <w:t xml:space="preserve">We </w:t>
      </w:r>
      <w:r w:rsidR="000E1834" w:rsidRPr="00903DBA">
        <w:rPr>
          <w:highlight w:val="white"/>
        </w:rPr>
        <w:t>also regard loading and storing of floating-point values as unary operators.</w:t>
      </w:r>
    </w:p>
    <w:p w14:paraId="274F6454" w14:textId="6D89AAE4" w:rsidR="00207C0A" w:rsidRPr="00903DBA" w:rsidRDefault="00207C0A" w:rsidP="00207C0A">
      <w:pPr>
        <w:pStyle w:val="Code"/>
        <w:rPr>
          <w:highlight w:val="white"/>
        </w:rPr>
      </w:pPr>
      <w:r w:rsidRPr="00903DBA">
        <w:rPr>
          <w:highlight w:val="white"/>
        </w:rPr>
        <w:t xml:space="preserve">    public bool </w:t>
      </w:r>
      <w:r w:rsidR="001B344B" w:rsidRPr="00903DBA">
        <w:rPr>
          <w:highlight w:val="white"/>
        </w:rPr>
        <w:t>IsUnary</w:t>
      </w:r>
      <w:r w:rsidRPr="00903DBA">
        <w:rPr>
          <w:highlight w:val="white"/>
        </w:rPr>
        <w:t>() {</w:t>
      </w:r>
    </w:p>
    <w:p w14:paraId="2BC8A9FB" w14:textId="77777777" w:rsidR="00207C0A" w:rsidRPr="00903DBA" w:rsidRDefault="00207C0A" w:rsidP="00207C0A">
      <w:pPr>
        <w:pStyle w:val="Code"/>
        <w:rPr>
          <w:highlight w:val="white"/>
        </w:rPr>
      </w:pPr>
      <w:r w:rsidRPr="00903DBA">
        <w:rPr>
          <w:highlight w:val="white"/>
        </w:rPr>
        <w:t xml:space="preserve">      string operatorName = Enum.GetName(typeof(AssemblyOperator), Operator);</w:t>
      </w:r>
    </w:p>
    <w:p w14:paraId="0B779EE2" w14:textId="77777777" w:rsidR="00207C0A" w:rsidRPr="00903DBA" w:rsidRDefault="00207C0A" w:rsidP="00207C0A">
      <w:pPr>
        <w:pStyle w:val="Code"/>
        <w:rPr>
          <w:highlight w:val="white"/>
        </w:rPr>
      </w:pPr>
      <w:r w:rsidRPr="00903DBA">
        <w:rPr>
          <w:highlight w:val="white"/>
        </w:rPr>
        <w:t xml:space="preserve">      return operatorName.StartsWith("neg") ||</w:t>
      </w:r>
    </w:p>
    <w:p w14:paraId="4C2DD641" w14:textId="19281637" w:rsidR="00207C0A" w:rsidRPr="00903DBA" w:rsidRDefault="00207C0A" w:rsidP="00207C0A">
      <w:pPr>
        <w:pStyle w:val="Code"/>
        <w:rPr>
          <w:highlight w:val="white"/>
        </w:rPr>
      </w:pPr>
      <w:r w:rsidRPr="00903DBA">
        <w:rPr>
          <w:highlight w:val="white"/>
        </w:rPr>
        <w:t xml:space="preserve">             operatorName.StartsWith("not") ||</w:t>
      </w:r>
    </w:p>
    <w:p w14:paraId="513FA147" w14:textId="77777777" w:rsidR="00207C0A" w:rsidRPr="00903DBA" w:rsidRDefault="00207C0A" w:rsidP="00207C0A">
      <w:pPr>
        <w:pStyle w:val="Code"/>
        <w:rPr>
          <w:highlight w:val="white"/>
        </w:rPr>
      </w:pPr>
      <w:r w:rsidRPr="00903DBA">
        <w:rPr>
          <w:highlight w:val="white"/>
        </w:rPr>
        <w:t xml:space="preserve">             operatorName.StartsWith("inc") ||</w:t>
      </w:r>
    </w:p>
    <w:p w14:paraId="15814DD0" w14:textId="7B03FAE7" w:rsidR="00207C0A" w:rsidRPr="00903DBA" w:rsidRDefault="00207C0A" w:rsidP="00207C0A">
      <w:pPr>
        <w:pStyle w:val="Code"/>
        <w:rPr>
          <w:highlight w:val="white"/>
        </w:rPr>
      </w:pPr>
      <w:r w:rsidRPr="00903DBA">
        <w:rPr>
          <w:highlight w:val="white"/>
        </w:rPr>
        <w:t xml:space="preserve">             operatorName.StartsWith("dec") ||</w:t>
      </w:r>
    </w:p>
    <w:p w14:paraId="1635E199" w14:textId="77777777" w:rsidR="00207C0A" w:rsidRPr="00903DBA" w:rsidRDefault="00207C0A" w:rsidP="00207C0A">
      <w:pPr>
        <w:pStyle w:val="Code"/>
        <w:rPr>
          <w:highlight w:val="white"/>
        </w:rPr>
      </w:pPr>
      <w:r w:rsidRPr="00903DBA">
        <w:rPr>
          <w:highlight w:val="white"/>
        </w:rPr>
        <w:t xml:space="preserve">             operatorName.StartsWith("mul") ||</w:t>
      </w:r>
    </w:p>
    <w:p w14:paraId="1C92E202" w14:textId="5E6C041E" w:rsidR="00207C0A" w:rsidRPr="00903DBA" w:rsidRDefault="00207C0A" w:rsidP="00207C0A">
      <w:pPr>
        <w:pStyle w:val="Code"/>
        <w:rPr>
          <w:highlight w:val="white"/>
        </w:rPr>
      </w:pPr>
      <w:r w:rsidRPr="00903DBA">
        <w:rPr>
          <w:highlight w:val="white"/>
        </w:rPr>
        <w:t xml:space="preserve">             operatorName.StartsWith("imul") ||</w:t>
      </w:r>
    </w:p>
    <w:p w14:paraId="60DEE51E" w14:textId="77777777" w:rsidR="00207C0A" w:rsidRPr="00903DBA" w:rsidRDefault="00207C0A" w:rsidP="00207C0A">
      <w:pPr>
        <w:pStyle w:val="Code"/>
        <w:rPr>
          <w:highlight w:val="white"/>
        </w:rPr>
      </w:pPr>
      <w:r w:rsidRPr="00903DBA">
        <w:rPr>
          <w:highlight w:val="white"/>
        </w:rPr>
        <w:t xml:space="preserve">             operatorName.StartsWith("div") ||</w:t>
      </w:r>
    </w:p>
    <w:p w14:paraId="20CEB2DF" w14:textId="33FA2714" w:rsidR="00207C0A" w:rsidRPr="00903DBA" w:rsidRDefault="00207C0A" w:rsidP="001B344B">
      <w:pPr>
        <w:pStyle w:val="Code"/>
        <w:rPr>
          <w:highlight w:val="white"/>
        </w:rPr>
      </w:pPr>
      <w:r w:rsidRPr="00903DBA">
        <w:rPr>
          <w:highlight w:val="white"/>
        </w:rPr>
        <w:t xml:space="preserve">             operatorName.StartsWith("idiv")</w:t>
      </w:r>
      <w:r w:rsidR="001B344B" w:rsidRPr="00903DBA">
        <w:rPr>
          <w:highlight w:val="white"/>
        </w:rPr>
        <w:t xml:space="preserve"> ||</w:t>
      </w:r>
    </w:p>
    <w:p w14:paraId="4005C2A5" w14:textId="42D51CEB" w:rsidR="00076698" w:rsidRPr="00903DBA" w:rsidRDefault="00207C0A" w:rsidP="00207C0A">
      <w:pPr>
        <w:pStyle w:val="Code"/>
        <w:rPr>
          <w:highlight w:val="white"/>
        </w:rPr>
      </w:pPr>
      <w:r w:rsidRPr="00903DBA">
        <w:rPr>
          <w:highlight w:val="white"/>
        </w:rPr>
        <w:t xml:space="preserve">      </w:t>
      </w:r>
      <w:r w:rsidR="001B344B" w:rsidRPr="00903DBA">
        <w:rPr>
          <w:highlight w:val="white"/>
        </w:rPr>
        <w:t xml:space="preserve">       </w:t>
      </w:r>
      <w:r w:rsidRPr="00903DBA">
        <w:rPr>
          <w:highlight w:val="white"/>
        </w:rPr>
        <w:t>operatorName.StartsWith("fst") ||</w:t>
      </w:r>
    </w:p>
    <w:p w14:paraId="34B0DFDE" w14:textId="5C50537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operatorName.StartsWith("fld") ||</w:t>
      </w:r>
    </w:p>
    <w:p w14:paraId="3511EA0B" w14:textId="77777777" w:rsidR="00076698" w:rsidRPr="00903DBA" w:rsidRDefault="00207C0A" w:rsidP="00207C0A">
      <w:pPr>
        <w:pStyle w:val="Code"/>
        <w:rPr>
          <w:highlight w:val="white"/>
        </w:rPr>
      </w:pPr>
      <w:r w:rsidRPr="00903DBA">
        <w:rPr>
          <w:highlight w:val="white"/>
        </w:rPr>
        <w:t xml:space="preserve">             operatorName.StartsWith("fist") ||</w:t>
      </w:r>
    </w:p>
    <w:p w14:paraId="00890CBD" w14:textId="5ABEAB56" w:rsidR="00207C0A" w:rsidRPr="00903DBA" w:rsidRDefault="00076698" w:rsidP="00207C0A">
      <w:pPr>
        <w:pStyle w:val="Code"/>
        <w:rPr>
          <w:highlight w:val="white"/>
        </w:rPr>
      </w:pPr>
      <w:r w:rsidRPr="00903DBA">
        <w:rPr>
          <w:highlight w:val="white"/>
        </w:rPr>
        <w:t xml:space="preserve">            </w:t>
      </w:r>
      <w:r w:rsidR="00207C0A" w:rsidRPr="00903DBA">
        <w:rPr>
          <w:highlight w:val="white"/>
        </w:rPr>
        <w:t xml:space="preserve"> operatorName.StartsWith("fild");</w:t>
      </w:r>
    </w:p>
    <w:p w14:paraId="24BA4DE8" w14:textId="77777777" w:rsidR="00207C0A" w:rsidRPr="00903DBA" w:rsidRDefault="00207C0A" w:rsidP="00207C0A">
      <w:pPr>
        <w:pStyle w:val="Code"/>
        <w:rPr>
          <w:highlight w:val="white"/>
        </w:rPr>
      </w:pPr>
      <w:r w:rsidRPr="00903DBA">
        <w:rPr>
          <w:highlight w:val="white"/>
        </w:rPr>
        <w:t xml:space="preserve">    }</w:t>
      </w:r>
    </w:p>
    <w:p w14:paraId="1A4B8D4F" w14:textId="66475C2D" w:rsidR="00207C0A" w:rsidRPr="00903DBA" w:rsidRDefault="000E1834" w:rsidP="000E1834">
      <w:pPr>
        <w:rPr>
          <w:highlight w:val="white"/>
        </w:rPr>
      </w:pPr>
      <w:r w:rsidRPr="00903DBA">
        <w:rPr>
          <w:highlight w:val="white"/>
        </w:rPr>
        <w:t xml:space="preserve">The jump and call test methods </w:t>
      </w:r>
      <w:r w:rsidR="00EE492B" w:rsidRPr="00903DBA">
        <w:rPr>
          <w:highlight w:val="white"/>
        </w:rPr>
        <w:t>tests whether the first operand is a register</w:t>
      </w:r>
      <w:r w:rsidR="00BE2FC3" w:rsidRPr="00903DBA">
        <w:rPr>
          <w:highlight w:val="white"/>
        </w:rPr>
        <w:t xml:space="preserve">. The jump instruction </w:t>
      </w:r>
      <w:r w:rsidR="006032E5" w:rsidRPr="00903DBA">
        <w:rPr>
          <w:highlight w:val="white"/>
        </w:rPr>
        <w:t>usually jumps to a specifically stated address. However, when returning from a function call, the address is stored in a register.</w:t>
      </w:r>
    </w:p>
    <w:p w14:paraId="1F0F86B3" w14:textId="77777777" w:rsidR="002B63B5" w:rsidRPr="00903DBA" w:rsidRDefault="002B63B5" w:rsidP="00DB788F">
      <w:pPr>
        <w:pStyle w:val="Code"/>
        <w:rPr>
          <w:highlight w:val="white"/>
        </w:rPr>
      </w:pPr>
      <w:r w:rsidRPr="00903DBA">
        <w:rPr>
          <w:highlight w:val="white"/>
        </w:rPr>
        <w:t xml:space="preserve">    public bool IsJumpRegister() {</w:t>
      </w:r>
    </w:p>
    <w:p w14:paraId="31AF4729"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C49CA56" w14:textId="77777777" w:rsidR="002B63B5" w:rsidRPr="00903DBA" w:rsidRDefault="002B63B5" w:rsidP="00DB788F">
      <w:pPr>
        <w:pStyle w:val="Code"/>
        <w:rPr>
          <w:highlight w:val="white"/>
        </w:rPr>
      </w:pPr>
      <w:r w:rsidRPr="00903DBA">
        <w:rPr>
          <w:highlight w:val="white"/>
        </w:rPr>
        <w:t xml:space="preserve">             (m_operandArray[0] is Register);</w:t>
      </w:r>
    </w:p>
    <w:p w14:paraId="25E401F0" w14:textId="77777777" w:rsidR="002B63B5" w:rsidRPr="00903DBA" w:rsidRDefault="002B63B5" w:rsidP="00DB788F">
      <w:pPr>
        <w:pStyle w:val="Code"/>
        <w:rPr>
          <w:highlight w:val="white"/>
        </w:rPr>
      </w:pPr>
      <w:r w:rsidRPr="00903DBA">
        <w:rPr>
          <w:highlight w:val="white"/>
        </w:rPr>
        <w:t xml:space="preserve">    }</w:t>
      </w:r>
    </w:p>
    <w:p w14:paraId="372B0C9C" w14:textId="77777777" w:rsidR="002B63B5" w:rsidRPr="00903DBA" w:rsidRDefault="002B63B5" w:rsidP="00DB788F">
      <w:pPr>
        <w:pStyle w:val="Code"/>
        <w:rPr>
          <w:highlight w:val="white"/>
        </w:rPr>
      </w:pPr>
    </w:p>
    <w:p w14:paraId="098F8DE6" w14:textId="77777777" w:rsidR="002B63B5" w:rsidRPr="00903DBA" w:rsidRDefault="002B63B5" w:rsidP="00DB788F">
      <w:pPr>
        <w:pStyle w:val="Code"/>
        <w:rPr>
          <w:highlight w:val="white"/>
        </w:rPr>
      </w:pPr>
      <w:r w:rsidRPr="00903DBA">
        <w:rPr>
          <w:highlight w:val="white"/>
        </w:rPr>
        <w:t xml:space="preserve">    public bool IsJumpNotRegister() {</w:t>
      </w:r>
    </w:p>
    <w:p w14:paraId="63436022" w14:textId="77777777" w:rsidR="002B63B5" w:rsidRPr="00903DBA" w:rsidRDefault="002B63B5" w:rsidP="00DB788F">
      <w:pPr>
        <w:pStyle w:val="Code"/>
        <w:rPr>
          <w:highlight w:val="white"/>
        </w:rPr>
      </w:pPr>
      <w:r w:rsidRPr="00903DBA">
        <w:rPr>
          <w:highlight w:val="white"/>
        </w:rPr>
        <w:t xml:space="preserve">      return (Operator == AssemblyOperator.jmp) &amp;&amp;</w:t>
      </w:r>
    </w:p>
    <w:p w14:paraId="2ACBDF4E" w14:textId="77777777" w:rsidR="002B63B5" w:rsidRPr="00903DBA" w:rsidRDefault="002B63B5" w:rsidP="00DB788F">
      <w:pPr>
        <w:pStyle w:val="Code"/>
        <w:rPr>
          <w:highlight w:val="white"/>
        </w:rPr>
      </w:pPr>
      <w:r w:rsidRPr="00903DBA">
        <w:rPr>
          <w:highlight w:val="white"/>
        </w:rPr>
        <w:t xml:space="preserve">             !(m_operandArray[0] is Register);</w:t>
      </w:r>
    </w:p>
    <w:p w14:paraId="6A427CD7" w14:textId="77777777" w:rsidR="002B63B5" w:rsidRPr="00903DBA" w:rsidRDefault="002B63B5" w:rsidP="00DB788F">
      <w:pPr>
        <w:pStyle w:val="Code"/>
        <w:rPr>
          <w:highlight w:val="white"/>
        </w:rPr>
      </w:pPr>
      <w:r w:rsidRPr="00903DBA">
        <w:rPr>
          <w:highlight w:val="white"/>
        </w:rPr>
        <w:t xml:space="preserve">    }</w:t>
      </w:r>
    </w:p>
    <w:p w14:paraId="13BC2537" w14:textId="7BB850CA" w:rsidR="002B63B5" w:rsidRPr="00903DBA" w:rsidRDefault="0034088F" w:rsidP="0034088F">
      <w:pPr>
        <w:rPr>
          <w:highlight w:val="white"/>
        </w:rPr>
      </w:pPr>
      <w:r w:rsidRPr="00903DBA">
        <w:rPr>
          <w:highlight w:val="white"/>
        </w:rPr>
        <w:t>A regular function call is to a specifically stated address. However, it is also possible to call a function</w:t>
      </w:r>
      <w:r w:rsidR="00526E5C" w:rsidRPr="00903DBA">
        <w:rPr>
          <w:highlight w:val="white"/>
        </w:rPr>
        <w:t xml:space="preserve"> whose address is stored in a function pointer.</w:t>
      </w:r>
    </w:p>
    <w:p w14:paraId="33EC720B" w14:textId="77777777" w:rsidR="002B63B5" w:rsidRPr="00903DBA" w:rsidRDefault="002B63B5" w:rsidP="00DB788F">
      <w:pPr>
        <w:pStyle w:val="Code"/>
        <w:rPr>
          <w:highlight w:val="white"/>
        </w:rPr>
      </w:pPr>
      <w:r w:rsidRPr="00903DBA">
        <w:rPr>
          <w:highlight w:val="white"/>
        </w:rPr>
        <w:t xml:space="preserve">    public bool IsCallRegister() {</w:t>
      </w:r>
    </w:p>
    <w:p w14:paraId="10DFD947"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769F44FE" w14:textId="77777777" w:rsidR="002B63B5" w:rsidRPr="00903DBA" w:rsidRDefault="002B63B5" w:rsidP="00DB788F">
      <w:pPr>
        <w:pStyle w:val="Code"/>
        <w:rPr>
          <w:highlight w:val="white"/>
        </w:rPr>
      </w:pPr>
      <w:r w:rsidRPr="00903DBA">
        <w:rPr>
          <w:highlight w:val="white"/>
        </w:rPr>
        <w:t xml:space="preserve">             (m_operandArray[0] is Register);</w:t>
      </w:r>
    </w:p>
    <w:p w14:paraId="5726BA0F" w14:textId="77777777" w:rsidR="002B63B5" w:rsidRPr="00903DBA" w:rsidRDefault="002B63B5" w:rsidP="00DB788F">
      <w:pPr>
        <w:pStyle w:val="Code"/>
        <w:rPr>
          <w:highlight w:val="white"/>
        </w:rPr>
      </w:pPr>
      <w:r w:rsidRPr="00903DBA">
        <w:rPr>
          <w:highlight w:val="white"/>
        </w:rPr>
        <w:t xml:space="preserve">    }</w:t>
      </w:r>
    </w:p>
    <w:p w14:paraId="03BCBFF9" w14:textId="77777777" w:rsidR="002B63B5" w:rsidRPr="00903DBA" w:rsidRDefault="002B63B5" w:rsidP="00DB788F">
      <w:pPr>
        <w:pStyle w:val="Code"/>
        <w:rPr>
          <w:highlight w:val="white"/>
        </w:rPr>
      </w:pPr>
    </w:p>
    <w:p w14:paraId="7B1D63DC" w14:textId="77777777" w:rsidR="002B63B5" w:rsidRPr="00903DBA" w:rsidRDefault="002B63B5" w:rsidP="00DB788F">
      <w:pPr>
        <w:pStyle w:val="Code"/>
        <w:rPr>
          <w:highlight w:val="white"/>
        </w:rPr>
      </w:pPr>
      <w:r w:rsidRPr="00903DBA">
        <w:rPr>
          <w:highlight w:val="white"/>
        </w:rPr>
        <w:t xml:space="preserve">    public bool IsCallNotRegister() {</w:t>
      </w:r>
    </w:p>
    <w:p w14:paraId="318CD5CD" w14:textId="77777777" w:rsidR="002B63B5" w:rsidRPr="00903DBA" w:rsidRDefault="002B63B5" w:rsidP="00DB788F">
      <w:pPr>
        <w:pStyle w:val="Code"/>
        <w:rPr>
          <w:highlight w:val="white"/>
        </w:rPr>
      </w:pPr>
      <w:r w:rsidRPr="00903DBA">
        <w:rPr>
          <w:highlight w:val="white"/>
        </w:rPr>
        <w:t xml:space="preserve">      return (Operator == AssemblyOperator.call) &amp;&amp;</w:t>
      </w:r>
    </w:p>
    <w:p w14:paraId="02F2DC17" w14:textId="77777777" w:rsidR="002B63B5" w:rsidRPr="00903DBA" w:rsidRDefault="002B63B5" w:rsidP="00DB788F">
      <w:pPr>
        <w:pStyle w:val="Code"/>
        <w:rPr>
          <w:highlight w:val="white"/>
        </w:rPr>
      </w:pPr>
      <w:r w:rsidRPr="00903DBA">
        <w:rPr>
          <w:highlight w:val="white"/>
        </w:rPr>
        <w:t xml:space="preserve">             (m_operandArray[0] is string);</w:t>
      </w:r>
    </w:p>
    <w:p w14:paraId="39F1FDD3" w14:textId="77777777" w:rsidR="002B63B5" w:rsidRPr="00903DBA" w:rsidRDefault="002B63B5" w:rsidP="00DB788F">
      <w:pPr>
        <w:pStyle w:val="Code"/>
        <w:rPr>
          <w:highlight w:val="white"/>
        </w:rPr>
      </w:pPr>
      <w:r w:rsidRPr="00903DBA">
        <w:rPr>
          <w:highlight w:val="white"/>
        </w:rPr>
        <w:t xml:space="preserve">    }</w:t>
      </w:r>
    </w:p>
    <w:p w14:paraId="13A36C96" w14:textId="50FB5A12" w:rsidR="002B63B5" w:rsidRPr="00903DBA" w:rsidRDefault="008C59C7" w:rsidP="00E431C3">
      <w:pPr>
        <w:rPr>
          <w:highlight w:val="white"/>
        </w:rPr>
      </w:pPr>
      <w:r w:rsidRPr="00903DBA">
        <w:rPr>
          <w:highlight w:val="white"/>
        </w:rPr>
        <w:t xml:space="preserve">The </w:t>
      </w:r>
      <w:r w:rsidRPr="00903DBA">
        <w:rPr>
          <w:rStyle w:val="KeyWord0"/>
          <w:highlight w:val="white"/>
        </w:rPr>
        <w:t>IsRelationNotRegister</w:t>
      </w:r>
      <w:r w:rsidRPr="00903DBA">
        <w:rPr>
          <w:highlight w:val="white"/>
        </w:rPr>
        <w:t xml:space="preserve"> method </w:t>
      </w:r>
      <w:r w:rsidR="00F22EBD" w:rsidRPr="00903DBA">
        <w:rPr>
          <w:highlight w:val="white"/>
        </w:rPr>
        <w:t xml:space="preserve">returns true if the operator is a relational jump operator. </w:t>
      </w:r>
      <w:r w:rsidR="00E431C3" w:rsidRPr="00903DBA">
        <w:rPr>
          <w:highlight w:val="white"/>
        </w:rPr>
        <w:t xml:space="preserve">Note that there is no </w:t>
      </w:r>
      <w:r w:rsidR="00E431C3" w:rsidRPr="00903DBA">
        <w:rPr>
          <w:rStyle w:val="KeyWord0"/>
          <w:highlight w:val="white"/>
        </w:rPr>
        <w:t>IsRelationRegister</w:t>
      </w:r>
      <w:r w:rsidR="00E431C3" w:rsidRPr="00903DBA">
        <w:rPr>
          <w:highlight w:val="white"/>
        </w:rPr>
        <w:t xml:space="preserve">, since </w:t>
      </w:r>
      <w:r w:rsidRPr="00903DBA">
        <w:rPr>
          <w:highlight w:val="white"/>
        </w:rPr>
        <w:t>there are only jumps to specific addresses, not to addresses stored in registers.</w:t>
      </w:r>
    </w:p>
    <w:p w14:paraId="7F89744E" w14:textId="77777777" w:rsidR="002B63B5" w:rsidRPr="00903DBA" w:rsidRDefault="002B63B5" w:rsidP="00DB788F">
      <w:pPr>
        <w:pStyle w:val="Code"/>
        <w:rPr>
          <w:highlight w:val="white"/>
        </w:rPr>
      </w:pPr>
      <w:r w:rsidRPr="00903DBA">
        <w:rPr>
          <w:highlight w:val="white"/>
        </w:rPr>
        <w:t xml:space="preserve">    public bool IsRelationNotRegister() {</w:t>
      </w:r>
    </w:p>
    <w:p w14:paraId="573FCEEB" w14:textId="77777777" w:rsidR="002B63B5" w:rsidRPr="00903DBA" w:rsidRDefault="002B63B5" w:rsidP="00DB788F">
      <w:pPr>
        <w:pStyle w:val="Code"/>
        <w:rPr>
          <w:highlight w:val="white"/>
        </w:rPr>
      </w:pPr>
      <w:r w:rsidRPr="00903DBA">
        <w:rPr>
          <w:highlight w:val="white"/>
        </w:rPr>
        <w:lastRenderedPageBreak/>
        <w:t xml:space="preserve">      switch (Operator) {</w:t>
      </w:r>
    </w:p>
    <w:p w14:paraId="45F1ED81" w14:textId="77777777" w:rsidR="002B63B5" w:rsidRPr="00903DBA" w:rsidRDefault="002B63B5" w:rsidP="00DB788F">
      <w:pPr>
        <w:pStyle w:val="Code"/>
        <w:rPr>
          <w:highlight w:val="white"/>
        </w:rPr>
      </w:pPr>
      <w:r w:rsidRPr="00903DBA">
        <w:rPr>
          <w:highlight w:val="white"/>
        </w:rPr>
        <w:t xml:space="preserve">        case AssemblyOperator.je:</w:t>
      </w:r>
    </w:p>
    <w:p w14:paraId="6D31496C" w14:textId="77777777" w:rsidR="002B63B5" w:rsidRPr="00903DBA" w:rsidRDefault="002B63B5" w:rsidP="00DB788F">
      <w:pPr>
        <w:pStyle w:val="Code"/>
        <w:rPr>
          <w:highlight w:val="white"/>
        </w:rPr>
      </w:pPr>
      <w:r w:rsidRPr="00903DBA">
        <w:rPr>
          <w:highlight w:val="white"/>
        </w:rPr>
        <w:t xml:space="preserve">        case AssemblyOperator.jne:</w:t>
      </w:r>
    </w:p>
    <w:p w14:paraId="16DAB317" w14:textId="77777777" w:rsidR="002B63B5" w:rsidRPr="00903DBA" w:rsidRDefault="002B63B5" w:rsidP="00DB788F">
      <w:pPr>
        <w:pStyle w:val="Code"/>
        <w:rPr>
          <w:highlight w:val="white"/>
        </w:rPr>
      </w:pPr>
      <w:r w:rsidRPr="00903DBA">
        <w:rPr>
          <w:highlight w:val="white"/>
        </w:rPr>
        <w:t xml:space="preserve">        case AssemblyOperator.jl:</w:t>
      </w:r>
    </w:p>
    <w:p w14:paraId="5F1540C3" w14:textId="77777777" w:rsidR="002B63B5" w:rsidRPr="00903DBA" w:rsidRDefault="002B63B5" w:rsidP="00DB788F">
      <w:pPr>
        <w:pStyle w:val="Code"/>
        <w:rPr>
          <w:highlight w:val="white"/>
        </w:rPr>
      </w:pPr>
      <w:r w:rsidRPr="00903DBA">
        <w:rPr>
          <w:highlight w:val="white"/>
        </w:rPr>
        <w:t xml:space="preserve">        case AssemblyOperator.jle:</w:t>
      </w:r>
    </w:p>
    <w:p w14:paraId="4D6256A6" w14:textId="77777777" w:rsidR="002B63B5" w:rsidRPr="00903DBA" w:rsidRDefault="002B63B5" w:rsidP="00DB788F">
      <w:pPr>
        <w:pStyle w:val="Code"/>
        <w:rPr>
          <w:highlight w:val="white"/>
        </w:rPr>
      </w:pPr>
      <w:r w:rsidRPr="00903DBA">
        <w:rPr>
          <w:highlight w:val="white"/>
        </w:rPr>
        <w:t xml:space="preserve">        case AssemblyOperator.jg:</w:t>
      </w:r>
    </w:p>
    <w:p w14:paraId="50A30807" w14:textId="77777777" w:rsidR="002B63B5" w:rsidRPr="00903DBA" w:rsidRDefault="002B63B5" w:rsidP="00DB788F">
      <w:pPr>
        <w:pStyle w:val="Code"/>
        <w:rPr>
          <w:highlight w:val="white"/>
        </w:rPr>
      </w:pPr>
      <w:r w:rsidRPr="00903DBA">
        <w:rPr>
          <w:highlight w:val="white"/>
        </w:rPr>
        <w:t xml:space="preserve">        case AssemblyOperator.jge:</w:t>
      </w:r>
    </w:p>
    <w:p w14:paraId="1977D9B3" w14:textId="77777777" w:rsidR="002B63B5" w:rsidRPr="00903DBA" w:rsidRDefault="002B63B5" w:rsidP="00DB788F">
      <w:pPr>
        <w:pStyle w:val="Code"/>
        <w:rPr>
          <w:highlight w:val="white"/>
        </w:rPr>
      </w:pPr>
      <w:r w:rsidRPr="00903DBA">
        <w:rPr>
          <w:highlight w:val="white"/>
        </w:rPr>
        <w:t xml:space="preserve">        case AssemblyOperator.jb:</w:t>
      </w:r>
    </w:p>
    <w:p w14:paraId="25E763BF" w14:textId="77777777" w:rsidR="002B63B5" w:rsidRPr="00903DBA" w:rsidRDefault="002B63B5" w:rsidP="00DB788F">
      <w:pPr>
        <w:pStyle w:val="Code"/>
        <w:rPr>
          <w:highlight w:val="white"/>
        </w:rPr>
      </w:pPr>
      <w:r w:rsidRPr="00903DBA">
        <w:rPr>
          <w:highlight w:val="white"/>
        </w:rPr>
        <w:t xml:space="preserve">        case AssemblyOperator.jbe:</w:t>
      </w:r>
    </w:p>
    <w:p w14:paraId="38EA674F" w14:textId="77777777" w:rsidR="002B63B5" w:rsidRPr="00903DBA" w:rsidRDefault="002B63B5" w:rsidP="00DB788F">
      <w:pPr>
        <w:pStyle w:val="Code"/>
        <w:rPr>
          <w:highlight w:val="white"/>
        </w:rPr>
      </w:pPr>
      <w:r w:rsidRPr="00903DBA">
        <w:rPr>
          <w:highlight w:val="white"/>
        </w:rPr>
        <w:t xml:space="preserve">        case AssemblyOperator.ja:</w:t>
      </w:r>
    </w:p>
    <w:p w14:paraId="138A2223" w14:textId="77777777" w:rsidR="002B63B5" w:rsidRPr="00903DBA" w:rsidRDefault="002B63B5" w:rsidP="00DB788F">
      <w:pPr>
        <w:pStyle w:val="Code"/>
        <w:rPr>
          <w:highlight w:val="white"/>
        </w:rPr>
      </w:pPr>
      <w:r w:rsidRPr="00903DBA">
        <w:rPr>
          <w:highlight w:val="white"/>
        </w:rPr>
        <w:t xml:space="preserve">        case AssemblyOperator.jae:</w:t>
      </w:r>
    </w:p>
    <w:p w14:paraId="354C436D" w14:textId="77777777" w:rsidR="002B63B5" w:rsidRPr="00903DBA" w:rsidRDefault="002B63B5" w:rsidP="00DB788F">
      <w:pPr>
        <w:pStyle w:val="Code"/>
        <w:rPr>
          <w:highlight w:val="white"/>
        </w:rPr>
      </w:pPr>
      <w:r w:rsidRPr="00903DBA">
        <w:rPr>
          <w:highlight w:val="white"/>
        </w:rPr>
        <w:t xml:space="preserve">        case AssemblyOperator.jc:</w:t>
      </w:r>
    </w:p>
    <w:p w14:paraId="49C3749A" w14:textId="77777777" w:rsidR="002B63B5" w:rsidRPr="00903DBA" w:rsidRDefault="002B63B5" w:rsidP="00DB788F">
      <w:pPr>
        <w:pStyle w:val="Code"/>
        <w:rPr>
          <w:highlight w:val="white"/>
        </w:rPr>
      </w:pPr>
      <w:r w:rsidRPr="00903DBA">
        <w:rPr>
          <w:highlight w:val="white"/>
        </w:rPr>
        <w:t xml:space="preserve">        case AssemblyOperator.jnc:</w:t>
      </w:r>
    </w:p>
    <w:p w14:paraId="6A5D2723" w14:textId="77777777" w:rsidR="002B63B5" w:rsidRPr="00903DBA" w:rsidRDefault="002B63B5" w:rsidP="00DB788F">
      <w:pPr>
        <w:pStyle w:val="Code"/>
        <w:rPr>
          <w:highlight w:val="white"/>
        </w:rPr>
      </w:pPr>
      <w:r w:rsidRPr="00903DBA">
        <w:rPr>
          <w:highlight w:val="white"/>
        </w:rPr>
        <w:t xml:space="preserve">          return true;</w:t>
      </w:r>
    </w:p>
    <w:p w14:paraId="12B358D6" w14:textId="77777777" w:rsidR="002B63B5" w:rsidRPr="00903DBA" w:rsidRDefault="002B63B5" w:rsidP="00DB788F">
      <w:pPr>
        <w:pStyle w:val="Code"/>
        <w:rPr>
          <w:highlight w:val="white"/>
        </w:rPr>
      </w:pPr>
    </w:p>
    <w:p w14:paraId="0563CB88" w14:textId="77777777" w:rsidR="002B63B5" w:rsidRPr="00903DBA" w:rsidRDefault="002B63B5" w:rsidP="00DB788F">
      <w:pPr>
        <w:pStyle w:val="Code"/>
        <w:rPr>
          <w:highlight w:val="white"/>
        </w:rPr>
      </w:pPr>
      <w:r w:rsidRPr="00903DBA">
        <w:rPr>
          <w:highlight w:val="white"/>
        </w:rPr>
        <w:t xml:space="preserve">        default:</w:t>
      </w:r>
    </w:p>
    <w:p w14:paraId="6083E650" w14:textId="77777777" w:rsidR="002B63B5" w:rsidRPr="00903DBA" w:rsidRDefault="002B63B5" w:rsidP="00DB788F">
      <w:pPr>
        <w:pStyle w:val="Code"/>
        <w:rPr>
          <w:highlight w:val="white"/>
        </w:rPr>
      </w:pPr>
      <w:r w:rsidRPr="00903DBA">
        <w:rPr>
          <w:highlight w:val="white"/>
        </w:rPr>
        <w:t xml:space="preserve">          return false;        </w:t>
      </w:r>
    </w:p>
    <w:p w14:paraId="3F2776F6" w14:textId="77777777" w:rsidR="002B63B5" w:rsidRPr="00903DBA" w:rsidRDefault="002B63B5" w:rsidP="00DB788F">
      <w:pPr>
        <w:pStyle w:val="Code"/>
        <w:rPr>
          <w:highlight w:val="white"/>
        </w:rPr>
      </w:pPr>
      <w:r w:rsidRPr="00903DBA">
        <w:rPr>
          <w:highlight w:val="white"/>
        </w:rPr>
        <w:t xml:space="preserve">      }</w:t>
      </w:r>
    </w:p>
    <w:p w14:paraId="680B846C" w14:textId="63AEA3A3" w:rsidR="002B63B5" w:rsidRPr="00903DBA" w:rsidRDefault="002B63B5" w:rsidP="00DB788F">
      <w:pPr>
        <w:pStyle w:val="Code"/>
        <w:rPr>
          <w:highlight w:val="white"/>
        </w:rPr>
      </w:pPr>
      <w:r w:rsidRPr="00903DBA">
        <w:rPr>
          <w:highlight w:val="white"/>
        </w:rPr>
        <w:t xml:space="preserve">    }</w:t>
      </w:r>
    </w:p>
    <w:p w14:paraId="3DC8840C" w14:textId="22CB12CF" w:rsidR="00037430" w:rsidRPr="00903DBA" w:rsidRDefault="00037430" w:rsidP="00037430">
      <w:pPr>
        <w:pStyle w:val="Rubrik3"/>
        <w:rPr>
          <w:highlight w:val="white"/>
        </w:rPr>
      </w:pPr>
      <w:bookmarkStart w:id="413" w:name="_Toc57656078"/>
      <w:r w:rsidRPr="00903DBA">
        <w:rPr>
          <w:highlight w:val="white"/>
        </w:rPr>
        <w:t>Register Overlapping</w:t>
      </w:r>
      <w:bookmarkEnd w:id="413"/>
    </w:p>
    <w:p w14:paraId="4DAC2A82" w14:textId="1C8F4EA3" w:rsidR="004A1E3D" w:rsidRPr="00903DBA" w:rsidRDefault="00784F22" w:rsidP="004A1E3D">
      <w:pPr>
        <w:rPr>
          <w:highlight w:val="white"/>
        </w:rPr>
      </w:pPr>
      <w:r w:rsidRPr="00903DBA">
        <w:rPr>
          <w:highlight w:val="white"/>
        </w:rPr>
        <w:t xml:space="preserve">When allocating registers, we </w:t>
      </w:r>
      <w:proofErr w:type="gramStart"/>
      <w:r w:rsidRPr="00903DBA">
        <w:rPr>
          <w:highlight w:val="white"/>
        </w:rPr>
        <w:t>have to</w:t>
      </w:r>
      <w:proofErr w:type="gramEnd"/>
      <w:r w:rsidRPr="00903DBA">
        <w:rPr>
          <w:highlight w:val="white"/>
        </w:rPr>
        <w:t xml:space="preserve"> make sure the registers do not overlap. </w:t>
      </w:r>
      <w:r w:rsidR="004A1E3D" w:rsidRPr="00903DBA">
        <w:rPr>
          <w:highlight w:val="white"/>
        </w:rPr>
        <w:t>T</w:t>
      </w:r>
      <w:r w:rsidR="00AA0446" w:rsidRPr="00903DBA">
        <w:rPr>
          <w:highlight w:val="white"/>
        </w:rPr>
        <w:t>o begin with, t</w:t>
      </w:r>
      <w:r w:rsidR="004A1E3D" w:rsidRPr="00903DBA">
        <w:rPr>
          <w:highlight w:val="white"/>
        </w:rPr>
        <w:t xml:space="preserve">he </w:t>
      </w:r>
      <w:r w:rsidR="004A1E3D" w:rsidRPr="00903DBA">
        <w:rPr>
          <w:rStyle w:val="KeyWord0"/>
          <w:highlight w:val="white"/>
        </w:rPr>
        <w:t>m_registerOverlapSet</w:t>
      </w:r>
      <w:r w:rsidR="004A1E3D" w:rsidRPr="00903DBA">
        <w:rPr>
          <w:highlight w:val="white"/>
        </w:rPr>
        <w:t xml:space="preserve"> set holds sets of </w:t>
      </w:r>
      <w:r w:rsidR="00A26A53" w:rsidRPr="00903DBA">
        <w:rPr>
          <w:highlight w:val="white"/>
        </w:rPr>
        <w:t xml:space="preserve">all </w:t>
      </w:r>
      <w:r w:rsidR="004A1E3D" w:rsidRPr="00903DBA">
        <w:rPr>
          <w:highlight w:val="white"/>
        </w:rPr>
        <w:t>overlapping registers.</w:t>
      </w:r>
      <w:r w:rsidR="00AA0446" w:rsidRPr="00903DBA">
        <w:rPr>
          <w:highlight w:val="white"/>
        </w:rPr>
        <w:t xml:space="preserve"> Note that the </w:t>
      </w:r>
      <w:r w:rsidR="00AA0446" w:rsidRPr="00903DBA">
        <w:rPr>
          <w:rStyle w:val="KeyWord0"/>
          <w:highlight w:val="white"/>
        </w:rPr>
        <w:t>al</w:t>
      </w:r>
      <w:r w:rsidR="00AA0446" w:rsidRPr="00903DBA">
        <w:rPr>
          <w:highlight w:val="white"/>
        </w:rPr>
        <w:t xml:space="preserve"> and </w:t>
      </w:r>
      <w:r w:rsidR="00AA0446" w:rsidRPr="00903DBA">
        <w:rPr>
          <w:rStyle w:val="KeyWord0"/>
          <w:highlight w:val="white"/>
        </w:rPr>
        <w:t>ah</w:t>
      </w:r>
      <w:r w:rsidR="00AA0446" w:rsidRPr="00903DBA">
        <w:rPr>
          <w:highlight w:val="white"/>
        </w:rPr>
        <w:t xml:space="preserve"> registers are stored in separate sets, since they do not overlap.</w:t>
      </w:r>
    </w:p>
    <w:p w14:paraId="60E79783" w14:textId="77777777" w:rsidR="004A1E3D" w:rsidRPr="00903DBA" w:rsidRDefault="004A1E3D" w:rsidP="004A1E3D">
      <w:pPr>
        <w:pStyle w:val="Code"/>
        <w:rPr>
          <w:highlight w:val="white"/>
        </w:rPr>
      </w:pPr>
      <w:r w:rsidRPr="00903DBA">
        <w:rPr>
          <w:highlight w:val="white"/>
        </w:rPr>
        <w:t xml:space="preserve">    private static ISet&lt;ISet&lt;Register&gt;&gt; m_registerOverlapSet =</w:t>
      </w:r>
    </w:p>
    <w:p w14:paraId="2FAC7813" w14:textId="77777777" w:rsidR="004A1E3D" w:rsidRPr="00903DBA" w:rsidRDefault="004A1E3D" w:rsidP="004A1E3D">
      <w:pPr>
        <w:pStyle w:val="Code"/>
        <w:rPr>
          <w:highlight w:val="white"/>
        </w:rPr>
      </w:pPr>
      <w:r w:rsidRPr="00903DBA">
        <w:rPr>
          <w:highlight w:val="white"/>
        </w:rPr>
        <w:t xml:space="preserve">      new HashSet&lt;ISet&lt;Register&gt;&gt;() {</w:t>
      </w:r>
    </w:p>
    <w:p w14:paraId="06873192" w14:textId="77777777" w:rsidR="004A1E3D" w:rsidRPr="00903DBA" w:rsidRDefault="004A1E3D" w:rsidP="004A1E3D">
      <w:pPr>
        <w:pStyle w:val="Code"/>
        <w:rPr>
          <w:highlight w:val="white"/>
        </w:rPr>
      </w:pPr>
      <w:r w:rsidRPr="00903DBA">
        <w:rPr>
          <w:highlight w:val="white"/>
        </w:rPr>
        <w:t xml:space="preserve">        new HashSet&lt;Register&gt;() {Register.al, Register.ax,</w:t>
      </w:r>
    </w:p>
    <w:p w14:paraId="0B855827" w14:textId="77777777" w:rsidR="004A1E3D" w:rsidRPr="00903DBA" w:rsidRDefault="004A1E3D" w:rsidP="004A1E3D">
      <w:pPr>
        <w:pStyle w:val="Code"/>
        <w:rPr>
          <w:highlight w:val="white"/>
        </w:rPr>
      </w:pPr>
      <w:r w:rsidRPr="00903DBA">
        <w:rPr>
          <w:highlight w:val="white"/>
        </w:rPr>
        <w:t xml:space="preserve">                                 Register.eax, Register.rax},</w:t>
      </w:r>
    </w:p>
    <w:p w14:paraId="159386CB" w14:textId="77777777" w:rsidR="004A1E3D" w:rsidRPr="00903DBA" w:rsidRDefault="004A1E3D" w:rsidP="004A1E3D">
      <w:pPr>
        <w:pStyle w:val="Code"/>
        <w:rPr>
          <w:highlight w:val="white"/>
        </w:rPr>
      </w:pPr>
      <w:r w:rsidRPr="00903DBA">
        <w:rPr>
          <w:highlight w:val="white"/>
        </w:rPr>
        <w:t xml:space="preserve">        new HashSet&lt;Register&gt;() {Register.ah, Register.ax,</w:t>
      </w:r>
    </w:p>
    <w:p w14:paraId="57A6DD2E" w14:textId="77777777" w:rsidR="004A1E3D" w:rsidRPr="00903DBA" w:rsidRDefault="004A1E3D" w:rsidP="004A1E3D">
      <w:pPr>
        <w:pStyle w:val="Code"/>
        <w:rPr>
          <w:highlight w:val="white"/>
        </w:rPr>
      </w:pPr>
      <w:r w:rsidRPr="00903DBA">
        <w:rPr>
          <w:highlight w:val="white"/>
        </w:rPr>
        <w:t xml:space="preserve">                                 Register.eax, Register.rax},</w:t>
      </w:r>
    </w:p>
    <w:p w14:paraId="378019D5" w14:textId="77777777" w:rsidR="004A1E3D" w:rsidRPr="00903DBA" w:rsidRDefault="004A1E3D" w:rsidP="004A1E3D">
      <w:pPr>
        <w:pStyle w:val="Code"/>
        <w:rPr>
          <w:highlight w:val="white"/>
        </w:rPr>
      </w:pPr>
      <w:r w:rsidRPr="00903DBA">
        <w:rPr>
          <w:highlight w:val="white"/>
        </w:rPr>
        <w:t xml:space="preserve">        new HashSet&lt;Register&gt;() {Register.bl, Register.bx,</w:t>
      </w:r>
    </w:p>
    <w:p w14:paraId="486BDE57" w14:textId="77777777" w:rsidR="004A1E3D" w:rsidRPr="00903DBA" w:rsidRDefault="004A1E3D" w:rsidP="004A1E3D">
      <w:pPr>
        <w:pStyle w:val="Code"/>
        <w:rPr>
          <w:highlight w:val="white"/>
        </w:rPr>
      </w:pPr>
      <w:r w:rsidRPr="00903DBA">
        <w:rPr>
          <w:highlight w:val="white"/>
        </w:rPr>
        <w:t xml:space="preserve">                                 Register.ebx, Register.rbx},</w:t>
      </w:r>
    </w:p>
    <w:p w14:paraId="6D3D80E6" w14:textId="77777777" w:rsidR="004A1E3D" w:rsidRPr="00903DBA" w:rsidRDefault="004A1E3D" w:rsidP="004A1E3D">
      <w:pPr>
        <w:pStyle w:val="Code"/>
        <w:rPr>
          <w:highlight w:val="white"/>
        </w:rPr>
      </w:pPr>
      <w:r w:rsidRPr="00903DBA">
        <w:rPr>
          <w:highlight w:val="white"/>
        </w:rPr>
        <w:t xml:space="preserve">        new HashSet&lt;Register&gt;() {Register.bh, Register.bx,</w:t>
      </w:r>
    </w:p>
    <w:p w14:paraId="6B86FAD4" w14:textId="77777777" w:rsidR="004A1E3D" w:rsidRPr="00903DBA" w:rsidRDefault="004A1E3D" w:rsidP="004A1E3D">
      <w:pPr>
        <w:pStyle w:val="Code"/>
        <w:rPr>
          <w:highlight w:val="white"/>
        </w:rPr>
      </w:pPr>
      <w:r w:rsidRPr="00903DBA">
        <w:rPr>
          <w:highlight w:val="white"/>
        </w:rPr>
        <w:t xml:space="preserve">                                 Register.ebx, Register.rbx},</w:t>
      </w:r>
    </w:p>
    <w:p w14:paraId="345179D9" w14:textId="77777777" w:rsidR="004A1E3D" w:rsidRPr="00903DBA" w:rsidRDefault="004A1E3D" w:rsidP="004A1E3D">
      <w:pPr>
        <w:pStyle w:val="Code"/>
        <w:rPr>
          <w:highlight w:val="white"/>
        </w:rPr>
      </w:pPr>
      <w:r w:rsidRPr="00903DBA">
        <w:rPr>
          <w:highlight w:val="white"/>
        </w:rPr>
        <w:t xml:space="preserve">        new HashSet&lt;Register&gt;() {Register.cl, Register.cx,</w:t>
      </w:r>
    </w:p>
    <w:p w14:paraId="34BC43CA" w14:textId="77777777" w:rsidR="004A1E3D" w:rsidRPr="00903DBA" w:rsidRDefault="004A1E3D" w:rsidP="004A1E3D">
      <w:pPr>
        <w:pStyle w:val="Code"/>
        <w:rPr>
          <w:highlight w:val="white"/>
        </w:rPr>
      </w:pPr>
      <w:r w:rsidRPr="00903DBA">
        <w:rPr>
          <w:highlight w:val="white"/>
        </w:rPr>
        <w:t xml:space="preserve">                                 Register.ecx, Register.rcx},</w:t>
      </w:r>
    </w:p>
    <w:p w14:paraId="35815A93" w14:textId="77777777" w:rsidR="004A1E3D" w:rsidRPr="00903DBA" w:rsidRDefault="004A1E3D" w:rsidP="004A1E3D">
      <w:pPr>
        <w:pStyle w:val="Code"/>
        <w:rPr>
          <w:highlight w:val="white"/>
        </w:rPr>
      </w:pPr>
      <w:r w:rsidRPr="00903DBA">
        <w:rPr>
          <w:highlight w:val="white"/>
        </w:rPr>
        <w:t xml:space="preserve">        new HashSet&lt;Register&gt;() {Register.ch, Register.cx,</w:t>
      </w:r>
    </w:p>
    <w:p w14:paraId="3E7C8A1A" w14:textId="77777777" w:rsidR="004A1E3D" w:rsidRPr="00903DBA" w:rsidRDefault="004A1E3D" w:rsidP="004A1E3D">
      <w:pPr>
        <w:pStyle w:val="Code"/>
        <w:rPr>
          <w:highlight w:val="white"/>
        </w:rPr>
      </w:pPr>
      <w:r w:rsidRPr="00903DBA">
        <w:rPr>
          <w:highlight w:val="white"/>
        </w:rPr>
        <w:t xml:space="preserve">                                 Register.ecx, Register.rcx},</w:t>
      </w:r>
    </w:p>
    <w:p w14:paraId="4ACAD2F9" w14:textId="77777777" w:rsidR="004A1E3D" w:rsidRPr="00903DBA" w:rsidRDefault="004A1E3D" w:rsidP="004A1E3D">
      <w:pPr>
        <w:pStyle w:val="Code"/>
        <w:rPr>
          <w:highlight w:val="white"/>
        </w:rPr>
      </w:pPr>
      <w:r w:rsidRPr="00903DBA">
        <w:rPr>
          <w:highlight w:val="white"/>
        </w:rPr>
        <w:t xml:space="preserve">        new HashSet&lt;Register&gt;() {Register.dl, Register.dx,</w:t>
      </w:r>
    </w:p>
    <w:p w14:paraId="620C77E4" w14:textId="77777777" w:rsidR="004A1E3D" w:rsidRPr="00903DBA" w:rsidRDefault="004A1E3D" w:rsidP="004A1E3D">
      <w:pPr>
        <w:pStyle w:val="Code"/>
        <w:rPr>
          <w:highlight w:val="white"/>
        </w:rPr>
      </w:pPr>
      <w:r w:rsidRPr="00903DBA">
        <w:rPr>
          <w:highlight w:val="white"/>
        </w:rPr>
        <w:t xml:space="preserve">                                 Register.edx, Register.rdx},</w:t>
      </w:r>
    </w:p>
    <w:p w14:paraId="13605314" w14:textId="77777777" w:rsidR="004A1E3D" w:rsidRPr="00903DBA" w:rsidRDefault="004A1E3D" w:rsidP="004A1E3D">
      <w:pPr>
        <w:pStyle w:val="Code"/>
        <w:rPr>
          <w:highlight w:val="white"/>
        </w:rPr>
      </w:pPr>
      <w:r w:rsidRPr="00903DBA">
        <w:rPr>
          <w:highlight w:val="white"/>
        </w:rPr>
        <w:t xml:space="preserve">        new HashSet&lt;Register&gt;() {Register.dh, Register.dx,</w:t>
      </w:r>
    </w:p>
    <w:p w14:paraId="715FD34B" w14:textId="77777777" w:rsidR="004A1E3D" w:rsidRPr="00903DBA" w:rsidRDefault="004A1E3D" w:rsidP="004A1E3D">
      <w:pPr>
        <w:pStyle w:val="Code"/>
        <w:rPr>
          <w:highlight w:val="white"/>
        </w:rPr>
      </w:pPr>
      <w:r w:rsidRPr="00903DBA">
        <w:rPr>
          <w:highlight w:val="white"/>
        </w:rPr>
        <w:t xml:space="preserve">                                 Register.edx, Register.rdx},</w:t>
      </w:r>
    </w:p>
    <w:p w14:paraId="0439EAD2" w14:textId="77777777" w:rsidR="004A1E3D" w:rsidRPr="00903DBA" w:rsidRDefault="004A1E3D" w:rsidP="004A1E3D">
      <w:pPr>
        <w:pStyle w:val="Code"/>
        <w:rPr>
          <w:highlight w:val="white"/>
        </w:rPr>
      </w:pPr>
      <w:r w:rsidRPr="00903DBA">
        <w:rPr>
          <w:highlight w:val="white"/>
        </w:rPr>
        <w:t xml:space="preserve">        new HashSet&lt;Register&gt;() {Register.si, Register.esi, Register.rsi},</w:t>
      </w:r>
    </w:p>
    <w:p w14:paraId="3CF23675" w14:textId="77777777" w:rsidR="004A1E3D" w:rsidRPr="00903DBA" w:rsidRDefault="004A1E3D" w:rsidP="004A1E3D">
      <w:pPr>
        <w:pStyle w:val="Code"/>
        <w:rPr>
          <w:highlight w:val="white"/>
        </w:rPr>
      </w:pPr>
      <w:r w:rsidRPr="00903DBA">
        <w:rPr>
          <w:highlight w:val="white"/>
        </w:rPr>
        <w:t xml:space="preserve">        new HashSet&lt;Register&gt;() {Register.di, Register.edi, Register.rdi},</w:t>
      </w:r>
    </w:p>
    <w:p w14:paraId="331FFAE0" w14:textId="77777777" w:rsidR="004A1E3D" w:rsidRPr="00903DBA" w:rsidRDefault="004A1E3D" w:rsidP="004A1E3D">
      <w:pPr>
        <w:pStyle w:val="Code"/>
        <w:rPr>
          <w:highlight w:val="white"/>
        </w:rPr>
      </w:pPr>
      <w:r w:rsidRPr="00903DBA">
        <w:rPr>
          <w:highlight w:val="white"/>
        </w:rPr>
        <w:t xml:space="preserve">        new HashSet&lt;Register&gt;() {Register.bp, Register.ebp, Register.rbp},</w:t>
      </w:r>
    </w:p>
    <w:p w14:paraId="6CE82B14" w14:textId="77777777" w:rsidR="004A1E3D" w:rsidRPr="00903DBA" w:rsidRDefault="004A1E3D" w:rsidP="004A1E3D">
      <w:pPr>
        <w:pStyle w:val="Code"/>
        <w:rPr>
          <w:highlight w:val="white"/>
        </w:rPr>
      </w:pPr>
      <w:r w:rsidRPr="00903DBA">
        <w:rPr>
          <w:highlight w:val="white"/>
        </w:rPr>
        <w:t xml:space="preserve">        new HashSet&lt;Register&gt;() {Register.sp, Register.esp, Register.rsp}</w:t>
      </w:r>
    </w:p>
    <w:p w14:paraId="21C997F4" w14:textId="77777777" w:rsidR="004A1E3D" w:rsidRPr="00903DBA" w:rsidRDefault="004A1E3D" w:rsidP="004A1E3D">
      <w:pPr>
        <w:pStyle w:val="Code"/>
        <w:rPr>
          <w:highlight w:val="white"/>
        </w:rPr>
      </w:pPr>
      <w:r w:rsidRPr="00903DBA">
        <w:rPr>
          <w:highlight w:val="white"/>
        </w:rPr>
        <w:t xml:space="preserve">      };</w:t>
      </w:r>
    </w:p>
    <w:p w14:paraId="4DD71E84" w14:textId="6B6CFDCD" w:rsidR="004A1E3D" w:rsidRPr="00903DBA" w:rsidRDefault="004A1E3D" w:rsidP="004A1E3D">
      <w:pPr>
        <w:rPr>
          <w:highlight w:val="white"/>
        </w:rPr>
      </w:pPr>
      <w:r w:rsidRPr="00903DBA">
        <w:rPr>
          <w:highlight w:val="white"/>
        </w:rPr>
        <w:t xml:space="preserve">The </w:t>
      </w:r>
      <w:r w:rsidRPr="00903DBA">
        <w:rPr>
          <w:rStyle w:val="KeyWord0"/>
          <w:highlight w:val="white"/>
        </w:rPr>
        <w:t>RegisterOverlaps</w:t>
      </w:r>
      <w:r w:rsidRPr="00903DBA">
        <w:rPr>
          <w:highlight w:val="white"/>
        </w:rPr>
        <w:t xml:space="preserve"> methods returns true if the two registers </w:t>
      </w:r>
      <w:proofErr w:type="gramStart"/>
      <w:r w:rsidRPr="00903DBA">
        <w:rPr>
          <w:highlight w:val="white"/>
        </w:rPr>
        <w:t>overlaps</w:t>
      </w:r>
      <w:proofErr w:type="gramEnd"/>
      <w:r w:rsidRPr="00903DBA">
        <w:rPr>
          <w:highlight w:val="white"/>
        </w:rPr>
        <w:t>. If at least one</w:t>
      </w:r>
      <w:r w:rsidR="00A829AD" w:rsidRPr="00903DBA">
        <w:rPr>
          <w:highlight w:val="white"/>
        </w:rPr>
        <w:t xml:space="preserve"> </w:t>
      </w:r>
      <w:r w:rsidRPr="00903DBA">
        <w:rPr>
          <w:highlight w:val="white"/>
        </w:rPr>
        <w:t xml:space="preserve">register is null, they do not </w:t>
      </w:r>
      <w:proofErr w:type="gramStart"/>
      <w:r w:rsidRPr="00903DBA">
        <w:rPr>
          <w:highlight w:val="white"/>
        </w:rPr>
        <w:t>overlap</w:t>
      </w:r>
      <w:proofErr w:type="gramEnd"/>
      <w:r w:rsidRPr="00903DBA">
        <w:rPr>
          <w:highlight w:val="white"/>
        </w:rPr>
        <w:t xml:space="preserve"> and we return false.</w:t>
      </w:r>
    </w:p>
    <w:p w14:paraId="50BA949B" w14:textId="77777777" w:rsidR="004A1E3D" w:rsidRPr="00903DBA" w:rsidRDefault="004A1E3D" w:rsidP="004A1E3D">
      <w:pPr>
        <w:pStyle w:val="Code"/>
        <w:rPr>
          <w:highlight w:val="white"/>
        </w:rPr>
      </w:pPr>
      <w:r w:rsidRPr="00903DBA">
        <w:rPr>
          <w:highlight w:val="white"/>
        </w:rPr>
        <w:t xml:space="preserve">    public static bool RegisterOverlap(Register? register1,</w:t>
      </w:r>
    </w:p>
    <w:p w14:paraId="20E3D24E" w14:textId="77777777" w:rsidR="004A1E3D" w:rsidRPr="00903DBA" w:rsidRDefault="004A1E3D" w:rsidP="004A1E3D">
      <w:pPr>
        <w:pStyle w:val="Code"/>
        <w:rPr>
          <w:highlight w:val="white"/>
        </w:rPr>
      </w:pPr>
      <w:r w:rsidRPr="00903DBA">
        <w:rPr>
          <w:highlight w:val="white"/>
        </w:rPr>
        <w:t xml:space="preserve">                                       Register? register2) {</w:t>
      </w:r>
    </w:p>
    <w:p w14:paraId="5F07C590" w14:textId="77777777" w:rsidR="004A1E3D" w:rsidRPr="00903DBA" w:rsidRDefault="004A1E3D" w:rsidP="004A1E3D">
      <w:pPr>
        <w:pStyle w:val="Code"/>
        <w:rPr>
          <w:highlight w:val="white"/>
        </w:rPr>
      </w:pPr>
      <w:r w:rsidRPr="00903DBA">
        <w:rPr>
          <w:highlight w:val="white"/>
        </w:rPr>
        <w:t xml:space="preserve">      if ((register1 == null) || (register2 == null)) {</w:t>
      </w:r>
    </w:p>
    <w:p w14:paraId="48330D3D" w14:textId="77777777" w:rsidR="004A1E3D" w:rsidRPr="00903DBA" w:rsidRDefault="004A1E3D" w:rsidP="004A1E3D">
      <w:pPr>
        <w:pStyle w:val="Code"/>
        <w:rPr>
          <w:highlight w:val="white"/>
        </w:rPr>
      </w:pPr>
      <w:r w:rsidRPr="00903DBA">
        <w:rPr>
          <w:highlight w:val="white"/>
        </w:rPr>
        <w:t xml:space="preserve">        return false;</w:t>
      </w:r>
    </w:p>
    <w:p w14:paraId="698FB486" w14:textId="77777777" w:rsidR="004A1E3D" w:rsidRPr="00903DBA" w:rsidRDefault="004A1E3D" w:rsidP="004A1E3D">
      <w:pPr>
        <w:pStyle w:val="Code"/>
        <w:rPr>
          <w:highlight w:val="white"/>
        </w:rPr>
      </w:pPr>
      <w:r w:rsidRPr="00903DBA">
        <w:rPr>
          <w:highlight w:val="white"/>
        </w:rPr>
        <w:t xml:space="preserve">      }</w:t>
      </w:r>
    </w:p>
    <w:p w14:paraId="490D70F0" w14:textId="1F65333E" w:rsidR="004A1E3D" w:rsidRPr="00903DBA" w:rsidRDefault="004A1E3D" w:rsidP="004A1E3D">
      <w:pPr>
        <w:rPr>
          <w:highlight w:val="white"/>
        </w:rPr>
      </w:pPr>
      <w:r w:rsidRPr="00903DBA">
        <w:rPr>
          <w:highlight w:val="white"/>
        </w:rPr>
        <w:lastRenderedPageBreak/>
        <w:t xml:space="preserve">Otherwise, we iterate through the </w:t>
      </w:r>
      <w:r w:rsidRPr="00903DBA">
        <w:rPr>
          <w:rStyle w:val="KeyWord0"/>
          <w:highlight w:val="white"/>
        </w:rPr>
        <w:t>m_registerOverlapSet</w:t>
      </w:r>
      <w:r w:rsidRPr="00903DBA">
        <w:rPr>
          <w:highlight w:val="white"/>
        </w:rPr>
        <w:t xml:space="preserve">. If one of the register sets holds both the registers, they </w:t>
      </w:r>
      <w:r w:rsidR="00B476DC" w:rsidRPr="00903DBA">
        <w:rPr>
          <w:highlight w:val="white"/>
        </w:rPr>
        <w:t>overlap,</w:t>
      </w:r>
      <w:r w:rsidRPr="00903DBA">
        <w:rPr>
          <w:highlight w:val="white"/>
        </w:rPr>
        <w:t xml:space="preserve"> and we return true.</w:t>
      </w:r>
    </w:p>
    <w:p w14:paraId="23B2957C" w14:textId="77777777" w:rsidR="004A1E3D" w:rsidRPr="00903DBA" w:rsidRDefault="004A1E3D" w:rsidP="004A1E3D">
      <w:pPr>
        <w:pStyle w:val="Code"/>
        <w:rPr>
          <w:highlight w:val="white"/>
        </w:rPr>
      </w:pPr>
      <w:r w:rsidRPr="00903DBA">
        <w:rPr>
          <w:highlight w:val="white"/>
        </w:rPr>
        <w:t xml:space="preserve">      foreach (ISet&lt;Register&gt; registerSet in m_registerOverlapSet) {</w:t>
      </w:r>
    </w:p>
    <w:p w14:paraId="151D77E9" w14:textId="77777777" w:rsidR="004A1E3D" w:rsidRPr="00903DBA" w:rsidRDefault="004A1E3D" w:rsidP="004A1E3D">
      <w:pPr>
        <w:pStyle w:val="Code"/>
        <w:rPr>
          <w:highlight w:val="white"/>
        </w:rPr>
      </w:pPr>
      <w:r w:rsidRPr="00903DBA">
        <w:rPr>
          <w:highlight w:val="white"/>
        </w:rPr>
        <w:t xml:space="preserve">        if (registerSet.Contains(register1.Value) &amp;&amp;</w:t>
      </w:r>
    </w:p>
    <w:p w14:paraId="268DF286" w14:textId="77777777" w:rsidR="004A1E3D" w:rsidRPr="00903DBA" w:rsidRDefault="004A1E3D" w:rsidP="004A1E3D">
      <w:pPr>
        <w:pStyle w:val="Code"/>
        <w:rPr>
          <w:highlight w:val="white"/>
        </w:rPr>
      </w:pPr>
      <w:r w:rsidRPr="00903DBA">
        <w:rPr>
          <w:highlight w:val="white"/>
        </w:rPr>
        <w:t xml:space="preserve">            registerSet.Contains(register2.Value)) {</w:t>
      </w:r>
    </w:p>
    <w:p w14:paraId="2E9DC018" w14:textId="77777777" w:rsidR="004A1E3D" w:rsidRPr="00903DBA" w:rsidRDefault="004A1E3D" w:rsidP="004A1E3D">
      <w:pPr>
        <w:pStyle w:val="Code"/>
        <w:rPr>
          <w:highlight w:val="white"/>
        </w:rPr>
      </w:pPr>
      <w:r w:rsidRPr="00903DBA">
        <w:rPr>
          <w:highlight w:val="white"/>
        </w:rPr>
        <w:t xml:space="preserve">          return true;</w:t>
      </w:r>
    </w:p>
    <w:p w14:paraId="74DF2225" w14:textId="77777777" w:rsidR="004A1E3D" w:rsidRPr="00903DBA" w:rsidRDefault="004A1E3D" w:rsidP="004A1E3D">
      <w:pPr>
        <w:pStyle w:val="Code"/>
        <w:rPr>
          <w:highlight w:val="white"/>
        </w:rPr>
      </w:pPr>
      <w:r w:rsidRPr="00903DBA">
        <w:rPr>
          <w:highlight w:val="white"/>
        </w:rPr>
        <w:t xml:space="preserve">        }</w:t>
      </w:r>
    </w:p>
    <w:p w14:paraId="2F2DE5F2" w14:textId="77777777" w:rsidR="004A1E3D" w:rsidRPr="00903DBA" w:rsidRDefault="004A1E3D" w:rsidP="004A1E3D">
      <w:pPr>
        <w:pStyle w:val="Code"/>
        <w:rPr>
          <w:highlight w:val="white"/>
        </w:rPr>
      </w:pPr>
      <w:r w:rsidRPr="00903DBA">
        <w:rPr>
          <w:highlight w:val="white"/>
        </w:rPr>
        <w:t xml:space="preserve">      }</w:t>
      </w:r>
    </w:p>
    <w:p w14:paraId="0EDB3C2D" w14:textId="398AB93B" w:rsidR="004A1E3D" w:rsidRPr="00903DBA" w:rsidRDefault="004A1E3D" w:rsidP="004A1E3D">
      <w:pPr>
        <w:rPr>
          <w:highlight w:val="white"/>
        </w:rPr>
      </w:pPr>
      <w:r w:rsidRPr="00903DBA">
        <w:rPr>
          <w:highlight w:val="white"/>
        </w:rPr>
        <w:t xml:space="preserve">If we have iterated through the </w:t>
      </w:r>
      <w:r w:rsidRPr="00903DBA">
        <w:rPr>
          <w:rStyle w:val="KeyWord0"/>
          <w:highlight w:val="white"/>
        </w:rPr>
        <w:t>m_registerOverlapSet</w:t>
      </w:r>
      <w:r w:rsidRPr="00903DBA">
        <w:rPr>
          <w:highlight w:val="white"/>
        </w:rPr>
        <w:t xml:space="preserve"> without finding a set holding both the registers, the registers do not overlap</w:t>
      </w:r>
      <w:r w:rsidR="0059440F" w:rsidRPr="00903DBA">
        <w:rPr>
          <w:highlight w:val="white"/>
        </w:rPr>
        <w:t>,</w:t>
      </w:r>
      <w:r w:rsidRPr="00903DBA">
        <w:rPr>
          <w:highlight w:val="white"/>
        </w:rPr>
        <w:t xml:space="preserve"> and we return false.</w:t>
      </w:r>
    </w:p>
    <w:p w14:paraId="0BA033DD" w14:textId="77777777" w:rsidR="004A1E3D" w:rsidRPr="00903DBA" w:rsidRDefault="004A1E3D" w:rsidP="004A1E3D">
      <w:pPr>
        <w:pStyle w:val="Code"/>
        <w:rPr>
          <w:highlight w:val="white"/>
        </w:rPr>
      </w:pPr>
      <w:r w:rsidRPr="00903DBA">
        <w:rPr>
          <w:highlight w:val="white"/>
        </w:rPr>
        <w:t xml:space="preserve">      return false;</w:t>
      </w:r>
    </w:p>
    <w:p w14:paraId="1BF24A87" w14:textId="475C13E5" w:rsidR="004A1E3D" w:rsidRPr="00903DBA" w:rsidRDefault="004A1E3D" w:rsidP="004A1E3D">
      <w:pPr>
        <w:pStyle w:val="Code"/>
        <w:rPr>
          <w:highlight w:val="white"/>
        </w:rPr>
      </w:pPr>
      <w:r w:rsidRPr="00903DBA">
        <w:rPr>
          <w:highlight w:val="white"/>
        </w:rPr>
        <w:t xml:space="preserve">    }</w:t>
      </w:r>
    </w:p>
    <w:p w14:paraId="3274193A" w14:textId="769B72C4" w:rsidR="00A405D4" w:rsidRPr="00903DBA" w:rsidRDefault="00A405D4" w:rsidP="00A405D4">
      <w:pPr>
        <w:pStyle w:val="Rubrik3"/>
        <w:rPr>
          <w:highlight w:val="white"/>
        </w:rPr>
      </w:pPr>
      <w:bookmarkStart w:id="414" w:name="_Toc57656079"/>
      <w:r w:rsidRPr="00903DBA">
        <w:rPr>
          <w:highlight w:val="white"/>
        </w:rPr>
        <w:t>Register Size</w:t>
      </w:r>
      <w:bookmarkEnd w:id="414"/>
    </w:p>
    <w:p w14:paraId="21208FC1" w14:textId="5648658B" w:rsidR="002563E3" w:rsidRPr="00903DBA" w:rsidRDefault="002563E3" w:rsidP="002563E3">
      <w:pPr>
        <w:rPr>
          <w:highlight w:val="white"/>
        </w:rPr>
      </w:pPr>
      <w:r w:rsidRPr="00903DBA">
        <w:rPr>
          <w:highlight w:val="white"/>
        </w:rPr>
        <w:t xml:space="preserve">The </w:t>
      </w:r>
      <w:r w:rsidRPr="00903DBA">
        <w:rPr>
          <w:rStyle w:val="KeyWord0"/>
          <w:highlight w:val="white"/>
        </w:rPr>
        <w:t>SizeOfRegister</w:t>
      </w:r>
      <w:r w:rsidRPr="00903DBA">
        <w:rPr>
          <w:highlight w:val="white"/>
        </w:rPr>
        <w:t xml:space="preserve"> method uses the </w:t>
      </w:r>
      <w:r w:rsidRPr="00903DBA">
        <w:rPr>
          <w:rStyle w:val="KeyWord0"/>
          <w:highlight w:val="white"/>
        </w:rPr>
        <w:t>m_registerSizeMap</w:t>
      </w:r>
      <w:r w:rsidRPr="00903DBA">
        <w:rPr>
          <w:highlight w:val="white"/>
        </w:rPr>
        <w:t xml:space="preserve"> map to look up and return the size of the register.</w:t>
      </w:r>
    </w:p>
    <w:p w14:paraId="31194B54" w14:textId="77777777" w:rsidR="00F273B3" w:rsidRPr="00903DBA" w:rsidRDefault="00F273B3" w:rsidP="00F273B3">
      <w:pPr>
        <w:pStyle w:val="Code"/>
        <w:rPr>
          <w:highlight w:val="white"/>
        </w:rPr>
      </w:pPr>
      <w:r w:rsidRPr="00903DBA">
        <w:rPr>
          <w:highlight w:val="white"/>
        </w:rPr>
        <w:t xml:space="preserve">    private static IDictionary&lt;Register,int&gt; m_registerSizeMap =</w:t>
      </w:r>
    </w:p>
    <w:p w14:paraId="326B998D" w14:textId="77777777" w:rsidR="00F273B3" w:rsidRPr="00903DBA" w:rsidRDefault="00F273B3" w:rsidP="00F273B3">
      <w:pPr>
        <w:pStyle w:val="Code"/>
        <w:rPr>
          <w:highlight w:val="white"/>
        </w:rPr>
      </w:pPr>
      <w:r w:rsidRPr="00903DBA">
        <w:rPr>
          <w:highlight w:val="white"/>
        </w:rPr>
        <w:t xml:space="preserve">      new Dictionary&lt;Register,int&gt;() {</w:t>
      </w:r>
    </w:p>
    <w:p w14:paraId="64EE8D5D" w14:textId="77777777" w:rsidR="00F273B3" w:rsidRPr="00903DBA" w:rsidRDefault="00F273B3" w:rsidP="00F273B3">
      <w:pPr>
        <w:pStyle w:val="Code"/>
        <w:rPr>
          <w:highlight w:val="white"/>
        </w:rPr>
      </w:pPr>
      <w:r w:rsidRPr="00903DBA">
        <w:rPr>
          <w:highlight w:val="white"/>
        </w:rPr>
        <w:t xml:space="preserve">       {Register.al, 1}, {Register.bl, 1}, {Register.cl, 1}, {Register.dl, 1},</w:t>
      </w:r>
    </w:p>
    <w:p w14:paraId="2EB20C24" w14:textId="77777777" w:rsidR="00F273B3" w:rsidRPr="00903DBA" w:rsidRDefault="00F273B3" w:rsidP="00F273B3">
      <w:pPr>
        <w:pStyle w:val="Code"/>
        <w:rPr>
          <w:highlight w:val="white"/>
        </w:rPr>
      </w:pPr>
      <w:r w:rsidRPr="00903DBA">
        <w:rPr>
          <w:highlight w:val="white"/>
        </w:rPr>
        <w:t xml:space="preserve">       {Register.ah, 1}, {Register.bh, 1}, {Register.ch, 1}, {Register.dh, 1},</w:t>
      </w:r>
    </w:p>
    <w:p w14:paraId="7F88955E" w14:textId="77777777" w:rsidR="00F273B3" w:rsidRPr="00903DBA" w:rsidRDefault="00F273B3" w:rsidP="00F273B3">
      <w:pPr>
        <w:pStyle w:val="Code"/>
        <w:rPr>
          <w:highlight w:val="white"/>
        </w:rPr>
      </w:pPr>
      <w:r w:rsidRPr="00903DBA">
        <w:rPr>
          <w:highlight w:val="white"/>
        </w:rPr>
        <w:t xml:space="preserve">       {Register.ax, 2}, {Register.bx, 2}, {Register.cx, 2}, {Register.dx, 2},</w:t>
      </w:r>
    </w:p>
    <w:p w14:paraId="35D7449D" w14:textId="0041FA11" w:rsidR="00F273B3" w:rsidRPr="00903DBA" w:rsidRDefault="00F273B3" w:rsidP="00F273B3">
      <w:pPr>
        <w:pStyle w:val="Code"/>
        <w:rPr>
          <w:highlight w:val="white"/>
        </w:rPr>
      </w:pPr>
      <w:r w:rsidRPr="00903DBA">
        <w:rPr>
          <w:highlight w:val="white"/>
        </w:rPr>
        <w:t xml:space="preserve">       {Register.eax,4}, {Register.ebx,4}, {Register.ecx,4}, {Register.edx,4},</w:t>
      </w:r>
    </w:p>
    <w:p w14:paraId="1E70127B" w14:textId="78372011" w:rsidR="00F273B3" w:rsidRPr="00903DBA" w:rsidRDefault="00F273B3" w:rsidP="00F273B3">
      <w:pPr>
        <w:pStyle w:val="Code"/>
        <w:rPr>
          <w:highlight w:val="white"/>
        </w:rPr>
      </w:pPr>
      <w:r w:rsidRPr="00903DBA">
        <w:rPr>
          <w:highlight w:val="white"/>
        </w:rPr>
        <w:t xml:space="preserve">       {Register.rax,8}, {Register.rbx,8}, {Register.rcx,8}, {Register.rdx,8},</w:t>
      </w:r>
    </w:p>
    <w:p w14:paraId="4C81AB2F" w14:textId="77777777" w:rsidR="00F273B3" w:rsidRPr="00903DBA" w:rsidRDefault="00F273B3" w:rsidP="00F273B3">
      <w:pPr>
        <w:pStyle w:val="Code"/>
        <w:rPr>
          <w:highlight w:val="white"/>
        </w:rPr>
      </w:pPr>
      <w:r w:rsidRPr="00903DBA">
        <w:rPr>
          <w:highlight w:val="white"/>
        </w:rPr>
        <w:t xml:space="preserve">       {Register.si, 2}, {Register.di, 2}, {Register.sp, 2}, {Register.bp, 2},</w:t>
      </w:r>
    </w:p>
    <w:p w14:paraId="25911440" w14:textId="3CF14BE4" w:rsidR="00F273B3" w:rsidRPr="00903DBA" w:rsidRDefault="00F273B3" w:rsidP="00F273B3">
      <w:pPr>
        <w:pStyle w:val="Code"/>
        <w:rPr>
          <w:highlight w:val="white"/>
        </w:rPr>
      </w:pPr>
      <w:r w:rsidRPr="00903DBA">
        <w:rPr>
          <w:highlight w:val="white"/>
        </w:rPr>
        <w:t xml:space="preserve">       {Register.esi,4}, {Register.edi,4}, {Register.esp,4}, {Register.ebp,4},</w:t>
      </w:r>
    </w:p>
    <w:p w14:paraId="49C29D7D" w14:textId="37136690" w:rsidR="00F273B3" w:rsidRPr="00903DBA" w:rsidRDefault="00F273B3" w:rsidP="00F273B3">
      <w:pPr>
        <w:pStyle w:val="Code"/>
        <w:rPr>
          <w:highlight w:val="white"/>
        </w:rPr>
      </w:pPr>
      <w:r w:rsidRPr="00903DBA">
        <w:rPr>
          <w:highlight w:val="white"/>
        </w:rPr>
        <w:t xml:space="preserve">       {Register.rsi,8}, {Register.rdi,8}, {Register.rsp,8}, {Register.rbp,</w:t>
      </w:r>
      <w:r w:rsidR="002563E3" w:rsidRPr="00903DBA">
        <w:rPr>
          <w:highlight w:val="white"/>
        </w:rPr>
        <w:t xml:space="preserve"> </w:t>
      </w:r>
      <w:r w:rsidRPr="00903DBA">
        <w:rPr>
          <w:highlight w:val="white"/>
        </w:rPr>
        <w:t>8}</w:t>
      </w:r>
    </w:p>
    <w:p w14:paraId="4A208DC4" w14:textId="77777777" w:rsidR="00F273B3" w:rsidRPr="00903DBA" w:rsidRDefault="00F273B3" w:rsidP="00F273B3">
      <w:pPr>
        <w:pStyle w:val="Code"/>
        <w:rPr>
          <w:highlight w:val="white"/>
        </w:rPr>
      </w:pPr>
      <w:r w:rsidRPr="00903DBA">
        <w:rPr>
          <w:highlight w:val="white"/>
        </w:rPr>
        <w:t xml:space="preserve">      };</w:t>
      </w:r>
    </w:p>
    <w:p w14:paraId="5DEB6B5F" w14:textId="77777777" w:rsidR="00F273B3" w:rsidRPr="00903DBA" w:rsidRDefault="00F273B3" w:rsidP="00F273B3">
      <w:pPr>
        <w:pStyle w:val="Code"/>
        <w:rPr>
          <w:highlight w:val="white"/>
        </w:rPr>
      </w:pPr>
    </w:p>
    <w:p w14:paraId="2B830D2E" w14:textId="77777777" w:rsidR="00F273B3" w:rsidRPr="00903DBA" w:rsidRDefault="00F273B3" w:rsidP="00F273B3">
      <w:pPr>
        <w:pStyle w:val="Code"/>
        <w:rPr>
          <w:highlight w:val="white"/>
        </w:rPr>
      </w:pPr>
      <w:r w:rsidRPr="00903DBA">
        <w:rPr>
          <w:highlight w:val="white"/>
        </w:rPr>
        <w:t xml:space="preserve">    public static int SizeOfRegister(Register register) {</w:t>
      </w:r>
    </w:p>
    <w:p w14:paraId="5D9D663D" w14:textId="77777777" w:rsidR="00F273B3" w:rsidRPr="00903DBA" w:rsidRDefault="00F273B3" w:rsidP="00F273B3">
      <w:pPr>
        <w:pStyle w:val="Code"/>
        <w:rPr>
          <w:highlight w:val="white"/>
        </w:rPr>
      </w:pPr>
      <w:r w:rsidRPr="00903DBA">
        <w:rPr>
          <w:highlight w:val="white"/>
        </w:rPr>
        <w:t xml:space="preserve">      return m_registerSizeMap[register];</w:t>
      </w:r>
    </w:p>
    <w:p w14:paraId="7A682BC4" w14:textId="77777777" w:rsidR="00F273B3" w:rsidRPr="00903DBA" w:rsidRDefault="00F273B3" w:rsidP="00F273B3">
      <w:pPr>
        <w:pStyle w:val="Code"/>
        <w:rPr>
          <w:highlight w:val="white"/>
        </w:rPr>
      </w:pPr>
      <w:r w:rsidRPr="00903DBA">
        <w:rPr>
          <w:highlight w:val="white"/>
        </w:rPr>
        <w:t xml:space="preserve">    }</w:t>
      </w:r>
    </w:p>
    <w:p w14:paraId="578CF480" w14:textId="7F207FB7" w:rsidR="00DF0E0B" w:rsidRPr="00903DBA" w:rsidRDefault="00DF0E0B" w:rsidP="0042441A">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converts a register to the given size.</w:t>
      </w:r>
      <w:r w:rsidR="0042441A" w:rsidRPr="00903DBA">
        <w:rPr>
          <w:highlight w:val="white"/>
        </w:rPr>
        <w:t xml:space="preserve"> The </w:t>
      </w:r>
      <w:r w:rsidR="004037D9" w:rsidRPr="00903DBA">
        <w:rPr>
          <w:rStyle w:val="KeyWord0"/>
          <w:highlight w:val="white"/>
        </w:rPr>
        <w:t>m_registerSet</w:t>
      </w:r>
      <w:r w:rsidR="003D7574" w:rsidRPr="00903DBA">
        <w:rPr>
          <w:highlight w:val="white"/>
        </w:rPr>
        <w:t xml:space="preserve"> set holds lists of registers of increasing sizes. Note that there are lists rather than </w:t>
      </w:r>
      <w:proofErr w:type="gramStart"/>
      <w:r w:rsidR="003D7574" w:rsidRPr="00903DBA">
        <w:rPr>
          <w:highlight w:val="white"/>
        </w:rPr>
        <w:t>sets</w:t>
      </w:r>
      <w:r w:rsidR="00C26D8B" w:rsidRPr="00903DBA">
        <w:rPr>
          <w:highlight w:val="white"/>
        </w:rPr>
        <w:t>,</w:t>
      </w:r>
      <w:r w:rsidR="003D7574" w:rsidRPr="00903DBA">
        <w:rPr>
          <w:highlight w:val="white"/>
        </w:rPr>
        <w:t xml:space="preserve"> because</w:t>
      </w:r>
      <w:proofErr w:type="gramEnd"/>
      <w:r w:rsidR="003D7574" w:rsidRPr="00903DBA">
        <w:rPr>
          <w:highlight w:val="white"/>
        </w:rPr>
        <w:t xml:space="preserve"> </w:t>
      </w:r>
      <w:r w:rsidR="00AA4FA6" w:rsidRPr="00903DBA">
        <w:rPr>
          <w:highlight w:val="white"/>
        </w:rPr>
        <w:t>the order of the registers is important.</w:t>
      </w:r>
    </w:p>
    <w:p w14:paraId="02D6AC1E" w14:textId="04EEE350" w:rsidR="00DF0E0B" w:rsidRPr="00903DBA" w:rsidRDefault="00DF0E0B" w:rsidP="00DF0E0B">
      <w:pPr>
        <w:pStyle w:val="Code"/>
        <w:rPr>
          <w:highlight w:val="white"/>
        </w:rPr>
      </w:pPr>
      <w:r w:rsidRPr="00903DBA">
        <w:rPr>
          <w:highlight w:val="white"/>
        </w:rPr>
        <w:t xml:space="preserve">    private static ISet&lt;IList&lt;Register&gt;&gt; </w:t>
      </w:r>
      <w:r w:rsidR="004037D9" w:rsidRPr="00903DBA">
        <w:rPr>
          <w:highlight w:val="white"/>
        </w:rPr>
        <w:t>m_registerSet</w:t>
      </w:r>
      <w:r w:rsidRPr="00903DBA">
        <w:rPr>
          <w:highlight w:val="white"/>
        </w:rPr>
        <w:t xml:space="preserve"> =</w:t>
      </w:r>
    </w:p>
    <w:p w14:paraId="0095B4F9" w14:textId="77777777" w:rsidR="00DF0E0B" w:rsidRPr="00903DBA" w:rsidRDefault="00DF0E0B" w:rsidP="00DF0E0B">
      <w:pPr>
        <w:pStyle w:val="Code"/>
        <w:rPr>
          <w:highlight w:val="white"/>
        </w:rPr>
      </w:pPr>
      <w:r w:rsidRPr="00903DBA">
        <w:rPr>
          <w:highlight w:val="white"/>
        </w:rPr>
        <w:t xml:space="preserve">      new HashSet&lt;IList&lt;Register&gt;&gt;() {</w:t>
      </w:r>
    </w:p>
    <w:p w14:paraId="0A4C5F2C" w14:textId="77777777" w:rsidR="00DF0E0B" w:rsidRPr="00903DBA" w:rsidRDefault="00DF0E0B" w:rsidP="00DF0E0B">
      <w:pPr>
        <w:pStyle w:val="Code"/>
        <w:rPr>
          <w:highlight w:val="white"/>
        </w:rPr>
      </w:pPr>
      <w:r w:rsidRPr="00903DBA">
        <w:rPr>
          <w:highlight w:val="white"/>
        </w:rPr>
        <w:t xml:space="preserve">        new Register[] {Register.al, Register.ax, Register.eax, Register.rax},</w:t>
      </w:r>
    </w:p>
    <w:p w14:paraId="2EEBD3A0" w14:textId="77777777" w:rsidR="00DF0E0B" w:rsidRPr="00903DBA" w:rsidRDefault="00DF0E0B" w:rsidP="00DF0E0B">
      <w:pPr>
        <w:pStyle w:val="Code"/>
        <w:rPr>
          <w:highlight w:val="white"/>
        </w:rPr>
      </w:pPr>
      <w:r w:rsidRPr="00903DBA">
        <w:rPr>
          <w:highlight w:val="white"/>
        </w:rPr>
        <w:t xml:space="preserve">        new Register[] {Register.bl, Register.bx, Register.ebx, Register.rbx},</w:t>
      </w:r>
    </w:p>
    <w:p w14:paraId="28227421" w14:textId="77777777" w:rsidR="00DF0E0B" w:rsidRPr="00903DBA" w:rsidRDefault="00DF0E0B" w:rsidP="00DF0E0B">
      <w:pPr>
        <w:pStyle w:val="Code"/>
        <w:rPr>
          <w:highlight w:val="white"/>
        </w:rPr>
      </w:pPr>
      <w:r w:rsidRPr="00903DBA">
        <w:rPr>
          <w:highlight w:val="white"/>
        </w:rPr>
        <w:t xml:space="preserve">        new Register[] {Register.cl, Register.cx, Register.ecx, Register.rcx},</w:t>
      </w:r>
    </w:p>
    <w:p w14:paraId="4CCDDB39" w14:textId="77777777" w:rsidR="00DF0E0B" w:rsidRPr="00903DBA" w:rsidRDefault="00DF0E0B" w:rsidP="00DF0E0B">
      <w:pPr>
        <w:pStyle w:val="Code"/>
        <w:rPr>
          <w:highlight w:val="white"/>
        </w:rPr>
      </w:pPr>
      <w:r w:rsidRPr="00903DBA">
        <w:rPr>
          <w:highlight w:val="white"/>
        </w:rPr>
        <w:t xml:space="preserve">        new Register[] {Register.dl, Register.dx, Register.edx, Register.rdx},</w:t>
      </w:r>
    </w:p>
    <w:p w14:paraId="092027D5" w14:textId="77777777" w:rsidR="00DF0E0B" w:rsidRPr="00903DBA" w:rsidRDefault="00DF0E0B" w:rsidP="00DF0E0B">
      <w:pPr>
        <w:pStyle w:val="Code"/>
        <w:rPr>
          <w:highlight w:val="white"/>
        </w:rPr>
      </w:pPr>
      <w:r w:rsidRPr="00903DBA">
        <w:rPr>
          <w:highlight w:val="white"/>
        </w:rPr>
        <w:t xml:space="preserve">        new Register[] {default(Register), Register.si,</w:t>
      </w:r>
    </w:p>
    <w:p w14:paraId="105FED41" w14:textId="7A3C3822" w:rsidR="00DF0E0B" w:rsidRPr="00903DBA" w:rsidRDefault="00DF0E0B" w:rsidP="00DF0E0B">
      <w:pPr>
        <w:pStyle w:val="Code"/>
        <w:rPr>
          <w:highlight w:val="white"/>
        </w:rPr>
      </w:pPr>
      <w:r w:rsidRPr="00903DBA">
        <w:rPr>
          <w:highlight w:val="white"/>
        </w:rPr>
        <w:t xml:space="preserve">                        Register.esi, Register.rsi},</w:t>
      </w:r>
    </w:p>
    <w:p w14:paraId="535E31F1" w14:textId="77777777" w:rsidR="00DF0E0B" w:rsidRPr="00903DBA" w:rsidRDefault="00DF0E0B" w:rsidP="00DF0E0B">
      <w:pPr>
        <w:pStyle w:val="Code"/>
        <w:rPr>
          <w:highlight w:val="white"/>
        </w:rPr>
      </w:pPr>
      <w:r w:rsidRPr="00903DBA">
        <w:rPr>
          <w:highlight w:val="white"/>
        </w:rPr>
        <w:t xml:space="preserve">        new Register[] {default(Register), Register.di,</w:t>
      </w:r>
    </w:p>
    <w:p w14:paraId="4B1D9E65" w14:textId="67606B39" w:rsidR="00DF0E0B" w:rsidRPr="00903DBA" w:rsidRDefault="00DF0E0B" w:rsidP="00DF0E0B">
      <w:pPr>
        <w:pStyle w:val="Code"/>
        <w:rPr>
          <w:highlight w:val="white"/>
        </w:rPr>
      </w:pPr>
      <w:r w:rsidRPr="00903DBA">
        <w:rPr>
          <w:highlight w:val="white"/>
        </w:rPr>
        <w:t xml:space="preserve">                        Register.edi, Register.rdi},</w:t>
      </w:r>
    </w:p>
    <w:p w14:paraId="51B0B2A5" w14:textId="77777777" w:rsidR="00DF0E0B" w:rsidRPr="00903DBA" w:rsidRDefault="00DF0E0B" w:rsidP="00DF0E0B">
      <w:pPr>
        <w:pStyle w:val="Code"/>
        <w:rPr>
          <w:highlight w:val="white"/>
        </w:rPr>
      </w:pPr>
      <w:r w:rsidRPr="00903DBA">
        <w:rPr>
          <w:highlight w:val="white"/>
        </w:rPr>
        <w:t xml:space="preserve">        new Register[] {default(Register), Register.bp,</w:t>
      </w:r>
    </w:p>
    <w:p w14:paraId="4A5262FB" w14:textId="6CFED91C" w:rsidR="00DF0E0B" w:rsidRPr="00903DBA" w:rsidRDefault="00DF0E0B" w:rsidP="00DF0E0B">
      <w:pPr>
        <w:pStyle w:val="Code"/>
        <w:rPr>
          <w:highlight w:val="white"/>
        </w:rPr>
      </w:pPr>
      <w:r w:rsidRPr="00903DBA">
        <w:rPr>
          <w:highlight w:val="white"/>
        </w:rPr>
        <w:t xml:space="preserve">                        Register.ebp, Register.rbp},</w:t>
      </w:r>
    </w:p>
    <w:p w14:paraId="1FA6591A" w14:textId="77777777" w:rsidR="00DF0E0B" w:rsidRPr="00903DBA" w:rsidRDefault="00DF0E0B" w:rsidP="00DF0E0B">
      <w:pPr>
        <w:pStyle w:val="Code"/>
        <w:rPr>
          <w:highlight w:val="white"/>
        </w:rPr>
      </w:pPr>
      <w:r w:rsidRPr="00903DBA">
        <w:rPr>
          <w:highlight w:val="white"/>
        </w:rPr>
        <w:t xml:space="preserve">        new Register[] {default(Register), Register.sp,</w:t>
      </w:r>
    </w:p>
    <w:p w14:paraId="55AC0C4D" w14:textId="767B7976" w:rsidR="00DF0E0B" w:rsidRPr="00903DBA" w:rsidRDefault="00DF0E0B" w:rsidP="00DF0E0B">
      <w:pPr>
        <w:pStyle w:val="Code"/>
        <w:rPr>
          <w:highlight w:val="white"/>
        </w:rPr>
      </w:pPr>
      <w:r w:rsidRPr="00903DBA">
        <w:rPr>
          <w:highlight w:val="white"/>
        </w:rPr>
        <w:t xml:space="preserve">                        Register.esp, Register.rsp}</w:t>
      </w:r>
    </w:p>
    <w:p w14:paraId="4460CD00" w14:textId="77777777" w:rsidR="00DF0E0B" w:rsidRPr="00903DBA" w:rsidRDefault="00DF0E0B" w:rsidP="00DF0E0B">
      <w:pPr>
        <w:pStyle w:val="Code"/>
        <w:rPr>
          <w:highlight w:val="white"/>
        </w:rPr>
      </w:pPr>
      <w:r w:rsidRPr="00903DBA">
        <w:rPr>
          <w:highlight w:val="white"/>
        </w:rPr>
        <w:t xml:space="preserve">      };</w:t>
      </w:r>
    </w:p>
    <w:p w14:paraId="50A54979" w14:textId="36C291EB" w:rsidR="00DF0E0B" w:rsidRPr="00903DBA" w:rsidRDefault="00AA4FA6" w:rsidP="00AA4FA6">
      <w:pPr>
        <w:rPr>
          <w:highlight w:val="white"/>
        </w:rPr>
      </w:pPr>
      <w:r w:rsidRPr="00903DBA">
        <w:rPr>
          <w:highlight w:val="white"/>
        </w:rPr>
        <w:t xml:space="preserve">The </w:t>
      </w:r>
      <w:r w:rsidRPr="00903DBA">
        <w:rPr>
          <w:rStyle w:val="KeyWord0"/>
          <w:highlight w:val="white"/>
        </w:rPr>
        <w:t>m_sizeToIndexMap</w:t>
      </w:r>
      <w:r w:rsidRPr="00903DBA">
        <w:rPr>
          <w:highlight w:val="white"/>
        </w:rPr>
        <w:t xml:space="preserve"> </w:t>
      </w:r>
      <w:r w:rsidR="00F26FD1" w:rsidRPr="00903DBA">
        <w:rPr>
          <w:highlight w:val="white"/>
        </w:rPr>
        <w:t xml:space="preserve">map maps the size of the registers to the index in the register lists of the </w:t>
      </w:r>
      <w:r w:rsidR="004037D9" w:rsidRPr="00903DBA">
        <w:rPr>
          <w:rStyle w:val="KeyWord0"/>
          <w:highlight w:val="white"/>
        </w:rPr>
        <w:t>m_registerSet</w:t>
      </w:r>
      <w:r w:rsidR="00F26FD1" w:rsidRPr="00903DBA">
        <w:rPr>
          <w:highlight w:val="white"/>
        </w:rPr>
        <w:t xml:space="preserve"> set above.</w:t>
      </w:r>
    </w:p>
    <w:p w14:paraId="700083F1" w14:textId="77777777" w:rsidR="00DF0E0B" w:rsidRPr="00903DBA" w:rsidRDefault="00DF0E0B" w:rsidP="00DF0E0B">
      <w:pPr>
        <w:pStyle w:val="Code"/>
        <w:rPr>
          <w:highlight w:val="white"/>
        </w:rPr>
      </w:pPr>
      <w:r w:rsidRPr="00903DBA">
        <w:rPr>
          <w:highlight w:val="white"/>
        </w:rPr>
        <w:lastRenderedPageBreak/>
        <w:t xml:space="preserve">    private static IDictionary&lt;int,int&gt; m_sizeToIndexMap =</w:t>
      </w:r>
    </w:p>
    <w:p w14:paraId="5ED29E59" w14:textId="77777777" w:rsidR="00DF0E0B" w:rsidRPr="00903DBA" w:rsidRDefault="00DF0E0B" w:rsidP="00DF0E0B">
      <w:pPr>
        <w:pStyle w:val="Code"/>
        <w:rPr>
          <w:highlight w:val="white"/>
        </w:rPr>
      </w:pPr>
      <w:r w:rsidRPr="00903DBA">
        <w:rPr>
          <w:highlight w:val="white"/>
        </w:rPr>
        <w:t xml:space="preserve">      new Dictionary&lt;int, int&gt;() {{1, 0}, {2, 1}, {4, 2}, {8, 3}};</w:t>
      </w:r>
    </w:p>
    <w:p w14:paraId="5111A874" w14:textId="5275CDCE" w:rsidR="00DF0E0B" w:rsidRPr="00903DBA" w:rsidRDefault="00D573CF" w:rsidP="002B21D0">
      <w:pPr>
        <w:rPr>
          <w:highlight w:val="white"/>
        </w:rPr>
      </w:pPr>
      <w:r w:rsidRPr="00903DBA">
        <w:rPr>
          <w:highlight w:val="white"/>
        </w:rPr>
        <w:t xml:space="preserve">The </w:t>
      </w:r>
      <w:r w:rsidRPr="00903DBA">
        <w:rPr>
          <w:rStyle w:val="KeyWord0"/>
          <w:highlight w:val="white"/>
        </w:rPr>
        <w:t>RegisterToSize</w:t>
      </w:r>
      <w:r w:rsidRPr="00903DBA">
        <w:rPr>
          <w:highlight w:val="white"/>
        </w:rPr>
        <w:t xml:space="preserve"> method returns the register with the given size. </w:t>
      </w:r>
      <w:r w:rsidR="002B21D0" w:rsidRPr="00903DBA">
        <w:rPr>
          <w:highlight w:val="white"/>
        </w:rPr>
        <w:t>If the register already hold</w:t>
      </w:r>
      <w:r w:rsidR="0042441A" w:rsidRPr="00903DBA">
        <w:rPr>
          <w:highlight w:val="white"/>
        </w:rPr>
        <w:t>s</w:t>
      </w:r>
      <w:r w:rsidR="002B21D0" w:rsidRPr="00903DBA">
        <w:rPr>
          <w:highlight w:val="white"/>
        </w:rPr>
        <w:t xml:space="preserve"> the given size, we just return the register.</w:t>
      </w:r>
    </w:p>
    <w:p w14:paraId="2D78481A" w14:textId="77777777" w:rsidR="00DF0E0B" w:rsidRPr="00903DBA" w:rsidRDefault="00DF0E0B" w:rsidP="00DF0E0B">
      <w:pPr>
        <w:pStyle w:val="Code"/>
        <w:rPr>
          <w:highlight w:val="white"/>
        </w:rPr>
      </w:pPr>
      <w:r w:rsidRPr="00903DBA">
        <w:rPr>
          <w:highlight w:val="white"/>
        </w:rPr>
        <w:t xml:space="preserve">    public static Register RegisterToSize(Register register, int size) {</w:t>
      </w:r>
    </w:p>
    <w:p w14:paraId="7A72DEBD" w14:textId="77777777" w:rsidR="00DF0E0B" w:rsidRPr="00903DBA" w:rsidRDefault="00DF0E0B" w:rsidP="00DF0E0B">
      <w:pPr>
        <w:pStyle w:val="Code"/>
        <w:rPr>
          <w:highlight w:val="white"/>
        </w:rPr>
      </w:pPr>
      <w:r w:rsidRPr="00903DBA">
        <w:rPr>
          <w:highlight w:val="white"/>
        </w:rPr>
        <w:t xml:space="preserve">      if (m_registerSizeMap[register] == size) {</w:t>
      </w:r>
    </w:p>
    <w:p w14:paraId="23D7FBF0" w14:textId="77777777" w:rsidR="00DF0E0B" w:rsidRPr="00903DBA" w:rsidRDefault="00DF0E0B" w:rsidP="00DF0E0B">
      <w:pPr>
        <w:pStyle w:val="Code"/>
        <w:rPr>
          <w:highlight w:val="white"/>
        </w:rPr>
      </w:pPr>
      <w:r w:rsidRPr="00903DBA">
        <w:rPr>
          <w:highlight w:val="white"/>
        </w:rPr>
        <w:t xml:space="preserve">        return register;</w:t>
      </w:r>
    </w:p>
    <w:p w14:paraId="2FE8E2A8" w14:textId="77777777" w:rsidR="00DF0E0B" w:rsidRPr="00903DBA" w:rsidRDefault="00DF0E0B" w:rsidP="00DF0E0B">
      <w:pPr>
        <w:pStyle w:val="Code"/>
        <w:rPr>
          <w:highlight w:val="white"/>
        </w:rPr>
      </w:pPr>
      <w:r w:rsidRPr="00903DBA">
        <w:rPr>
          <w:highlight w:val="white"/>
        </w:rPr>
        <w:t xml:space="preserve">      }</w:t>
      </w:r>
    </w:p>
    <w:p w14:paraId="7E2586B7" w14:textId="70499624" w:rsidR="002B21D0" w:rsidRPr="00903DBA" w:rsidRDefault="002B21D0" w:rsidP="002B21D0">
      <w:pPr>
        <w:rPr>
          <w:highlight w:val="white"/>
        </w:rPr>
      </w:pPr>
      <w:r w:rsidRPr="00903DBA">
        <w:rPr>
          <w:highlight w:val="white"/>
        </w:rPr>
        <w:t xml:space="preserve">Otherwise, we iterate through the </w:t>
      </w:r>
      <w:r w:rsidR="004037D9" w:rsidRPr="00903DBA">
        <w:rPr>
          <w:rStyle w:val="KeyWord0"/>
          <w:highlight w:val="white"/>
        </w:rPr>
        <w:t>m_registerSet</w:t>
      </w:r>
      <w:r w:rsidRPr="00903DBA">
        <w:rPr>
          <w:highlight w:val="white"/>
        </w:rPr>
        <w:t xml:space="preserve"> set, </w:t>
      </w:r>
      <w:r w:rsidR="0042441A" w:rsidRPr="00903DBA">
        <w:rPr>
          <w:highlight w:val="white"/>
        </w:rPr>
        <w:t xml:space="preserve">and check </w:t>
      </w:r>
      <w:r w:rsidR="00F26FD1" w:rsidRPr="00903DBA">
        <w:rPr>
          <w:highlight w:val="white"/>
        </w:rPr>
        <w:t xml:space="preserve">if </w:t>
      </w:r>
      <w:r w:rsidR="0042441A" w:rsidRPr="00903DBA">
        <w:rPr>
          <w:highlight w:val="white"/>
        </w:rPr>
        <w:t xml:space="preserve">any of the register sets contains the register. If it </w:t>
      </w:r>
      <w:r w:rsidR="00F26FD1" w:rsidRPr="00903DBA">
        <w:rPr>
          <w:highlight w:val="white"/>
        </w:rPr>
        <w:t>contains the register</w:t>
      </w:r>
      <w:r w:rsidR="00C12FE7" w:rsidRPr="00903DBA">
        <w:rPr>
          <w:highlight w:val="white"/>
        </w:rPr>
        <w:t>,</w:t>
      </w:r>
      <w:r w:rsidR="00F26FD1" w:rsidRPr="00903DBA">
        <w:rPr>
          <w:highlight w:val="white"/>
        </w:rPr>
        <w:t xml:space="preserve"> we </w:t>
      </w:r>
      <w:r w:rsidR="00303A7B" w:rsidRPr="00903DBA">
        <w:rPr>
          <w:highlight w:val="white"/>
        </w:rPr>
        <w:t xml:space="preserve">return the register on the index in the list </w:t>
      </w:r>
      <w:r w:rsidR="00F26FD1" w:rsidRPr="00903DBA">
        <w:rPr>
          <w:highlight w:val="white"/>
        </w:rPr>
        <w:t>corre</w:t>
      </w:r>
      <w:r w:rsidR="00303A7B" w:rsidRPr="00903DBA">
        <w:rPr>
          <w:highlight w:val="white"/>
        </w:rPr>
        <w:t>s</w:t>
      </w:r>
      <w:r w:rsidR="00F26FD1" w:rsidRPr="00903DBA">
        <w:rPr>
          <w:highlight w:val="white"/>
        </w:rPr>
        <w:t xml:space="preserve">ponding to the size </w:t>
      </w:r>
      <w:r w:rsidR="00303A7B" w:rsidRPr="00903DBA">
        <w:rPr>
          <w:highlight w:val="white"/>
        </w:rPr>
        <w:t>of the register.</w:t>
      </w:r>
    </w:p>
    <w:p w14:paraId="4531983B" w14:textId="117487E9" w:rsidR="00DF0E0B" w:rsidRPr="00903DBA" w:rsidRDefault="00DF0E0B" w:rsidP="00DF0E0B">
      <w:pPr>
        <w:pStyle w:val="Code"/>
        <w:rPr>
          <w:highlight w:val="white"/>
        </w:rPr>
      </w:pPr>
      <w:r w:rsidRPr="00903DBA">
        <w:rPr>
          <w:highlight w:val="white"/>
        </w:rPr>
        <w:t xml:space="preserve">      foreach (IList&lt;Register&gt; registerList in </w:t>
      </w:r>
      <w:r w:rsidR="004037D9" w:rsidRPr="00903DBA">
        <w:rPr>
          <w:highlight w:val="white"/>
        </w:rPr>
        <w:t>m_registerSet</w:t>
      </w:r>
      <w:r w:rsidRPr="00903DBA">
        <w:rPr>
          <w:highlight w:val="white"/>
        </w:rPr>
        <w:t>) {</w:t>
      </w:r>
    </w:p>
    <w:p w14:paraId="1AA9E441" w14:textId="77777777" w:rsidR="00DF0E0B" w:rsidRPr="00903DBA" w:rsidRDefault="00DF0E0B" w:rsidP="00DF0E0B">
      <w:pPr>
        <w:pStyle w:val="Code"/>
        <w:rPr>
          <w:highlight w:val="white"/>
        </w:rPr>
      </w:pPr>
      <w:r w:rsidRPr="00903DBA">
        <w:rPr>
          <w:highlight w:val="white"/>
        </w:rPr>
        <w:t xml:space="preserve">        if (registerList.Contains(register)) {</w:t>
      </w:r>
    </w:p>
    <w:p w14:paraId="02A65CC5" w14:textId="77777777" w:rsidR="00DF0E0B" w:rsidRPr="00903DBA" w:rsidRDefault="00DF0E0B" w:rsidP="00DF0E0B">
      <w:pPr>
        <w:pStyle w:val="Code"/>
        <w:rPr>
          <w:highlight w:val="white"/>
        </w:rPr>
      </w:pPr>
      <w:r w:rsidRPr="00903DBA">
        <w:rPr>
          <w:highlight w:val="white"/>
        </w:rPr>
        <w:t xml:space="preserve">          int index = m_sizeToIndexMap[size];</w:t>
      </w:r>
    </w:p>
    <w:p w14:paraId="4341AC29" w14:textId="77777777" w:rsidR="00DF0E0B" w:rsidRPr="00903DBA" w:rsidRDefault="00DF0E0B" w:rsidP="00DF0E0B">
      <w:pPr>
        <w:pStyle w:val="Code"/>
        <w:rPr>
          <w:highlight w:val="white"/>
        </w:rPr>
      </w:pPr>
      <w:r w:rsidRPr="00903DBA">
        <w:rPr>
          <w:highlight w:val="white"/>
        </w:rPr>
        <w:t xml:space="preserve">          Assert.ErrorXXX((index &gt;= 0) &amp;&amp; (index &lt; registerList.Count));</w:t>
      </w:r>
    </w:p>
    <w:p w14:paraId="49767C62" w14:textId="77777777" w:rsidR="00DF0E0B" w:rsidRPr="00903DBA" w:rsidRDefault="00DF0E0B" w:rsidP="00DF0E0B">
      <w:pPr>
        <w:pStyle w:val="Code"/>
        <w:rPr>
          <w:highlight w:val="white"/>
        </w:rPr>
      </w:pPr>
      <w:r w:rsidRPr="00903DBA">
        <w:rPr>
          <w:highlight w:val="white"/>
        </w:rPr>
        <w:t xml:space="preserve">          return registerList[index];</w:t>
      </w:r>
    </w:p>
    <w:p w14:paraId="618EA420" w14:textId="77777777" w:rsidR="00DF0E0B" w:rsidRPr="00903DBA" w:rsidRDefault="00DF0E0B" w:rsidP="00DF0E0B">
      <w:pPr>
        <w:pStyle w:val="Code"/>
        <w:rPr>
          <w:highlight w:val="white"/>
        </w:rPr>
      </w:pPr>
      <w:r w:rsidRPr="00903DBA">
        <w:rPr>
          <w:highlight w:val="white"/>
        </w:rPr>
        <w:t xml:space="preserve">        }</w:t>
      </w:r>
    </w:p>
    <w:p w14:paraId="383B4860" w14:textId="77777777" w:rsidR="00DF0E0B" w:rsidRPr="00903DBA" w:rsidRDefault="00DF0E0B" w:rsidP="00DF0E0B">
      <w:pPr>
        <w:pStyle w:val="Code"/>
        <w:rPr>
          <w:highlight w:val="white"/>
        </w:rPr>
      </w:pPr>
      <w:r w:rsidRPr="00903DBA">
        <w:rPr>
          <w:highlight w:val="white"/>
        </w:rPr>
        <w:t xml:space="preserve">      }</w:t>
      </w:r>
    </w:p>
    <w:p w14:paraId="5554622A" w14:textId="77777777" w:rsidR="00DF0E0B" w:rsidRPr="00903DBA" w:rsidRDefault="00DF0E0B" w:rsidP="00DF0E0B">
      <w:pPr>
        <w:pStyle w:val="Code"/>
        <w:rPr>
          <w:highlight w:val="white"/>
        </w:rPr>
      </w:pPr>
    </w:p>
    <w:p w14:paraId="2146D68D" w14:textId="77777777" w:rsidR="00DF0E0B" w:rsidRPr="00903DBA" w:rsidRDefault="00DF0E0B" w:rsidP="00DF0E0B">
      <w:pPr>
        <w:pStyle w:val="Code"/>
        <w:rPr>
          <w:highlight w:val="white"/>
        </w:rPr>
      </w:pPr>
      <w:r w:rsidRPr="00903DBA">
        <w:rPr>
          <w:highlight w:val="white"/>
        </w:rPr>
        <w:t xml:space="preserve">      Assert.ErrorXXX(false);</w:t>
      </w:r>
    </w:p>
    <w:p w14:paraId="35A1AB47" w14:textId="77777777" w:rsidR="00DF0E0B" w:rsidRPr="00903DBA" w:rsidRDefault="00DF0E0B" w:rsidP="00DF0E0B">
      <w:pPr>
        <w:pStyle w:val="Code"/>
        <w:rPr>
          <w:highlight w:val="white"/>
        </w:rPr>
      </w:pPr>
      <w:r w:rsidRPr="00903DBA">
        <w:rPr>
          <w:highlight w:val="white"/>
        </w:rPr>
        <w:t xml:space="preserve">      return default(Register);</w:t>
      </w:r>
    </w:p>
    <w:p w14:paraId="16348448" w14:textId="77777777" w:rsidR="00DF0E0B" w:rsidRPr="00903DBA" w:rsidRDefault="00DF0E0B" w:rsidP="00DF0E0B">
      <w:pPr>
        <w:pStyle w:val="Code"/>
        <w:rPr>
          <w:highlight w:val="white"/>
        </w:rPr>
      </w:pPr>
      <w:r w:rsidRPr="00903DBA">
        <w:rPr>
          <w:highlight w:val="white"/>
        </w:rPr>
        <w:t xml:space="preserve">    }</w:t>
      </w:r>
    </w:p>
    <w:p w14:paraId="036C7658" w14:textId="544BB547" w:rsidR="002B63B5" w:rsidRPr="00903DBA" w:rsidRDefault="0094375E" w:rsidP="0097122C">
      <w:pPr>
        <w:rPr>
          <w:highlight w:val="white"/>
        </w:rPr>
      </w:pPr>
      <w:r w:rsidRPr="00903DBA">
        <w:rPr>
          <w:highlight w:val="white"/>
        </w:rPr>
        <w:t>T</w:t>
      </w:r>
      <w:r w:rsidR="0097122C" w:rsidRPr="00903DBA">
        <w:rPr>
          <w:highlight w:val="white"/>
        </w:rPr>
        <w:t xml:space="preserve">he </w:t>
      </w:r>
      <w:r w:rsidR="0097122C" w:rsidRPr="00903DBA">
        <w:rPr>
          <w:rStyle w:val="KeyWord0"/>
          <w:highlight w:val="white"/>
        </w:rPr>
        <w:t>SizeOfOperator</w:t>
      </w:r>
      <w:r w:rsidR="0097122C" w:rsidRPr="00903DBA">
        <w:rPr>
          <w:highlight w:val="white"/>
        </w:rPr>
        <w:t xml:space="preserve"> method returns the size of the operator.</w:t>
      </w:r>
      <w:r w:rsidRPr="00903DBA">
        <w:rPr>
          <w:highlight w:val="white"/>
        </w:rPr>
        <w:t xml:space="preserve"> We </w:t>
      </w:r>
      <w:r w:rsidR="00902D36" w:rsidRPr="00903DBA">
        <w:rPr>
          <w:highlight w:val="white"/>
        </w:rPr>
        <w:t>obtain</w:t>
      </w:r>
      <w:r w:rsidRPr="00903DBA">
        <w:rPr>
          <w:highlight w:val="white"/>
        </w:rPr>
        <w:t xml:space="preserve"> the name of the operator</w:t>
      </w:r>
      <w:r w:rsidR="00902D36" w:rsidRPr="00903DBA">
        <w:rPr>
          <w:highlight w:val="white"/>
        </w:rPr>
        <w:t xml:space="preserve"> by calling the </w:t>
      </w:r>
      <w:r w:rsidR="00902D36" w:rsidRPr="00903DBA">
        <w:rPr>
          <w:rStyle w:val="KeyWord0"/>
          <w:highlight w:val="white"/>
        </w:rPr>
        <w:t>GetName</w:t>
      </w:r>
      <w:r w:rsidR="00902D36" w:rsidRPr="00903DBA">
        <w:rPr>
          <w:highlight w:val="white"/>
        </w:rPr>
        <w:t xml:space="preserve"> method in the </w:t>
      </w:r>
      <w:r w:rsidR="00902D36" w:rsidRPr="00903DBA">
        <w:rPr>
          <w:rStyle w:val="KeyWord0"/>
          <w:highlight w:val="white"/>
        </w:rPr>
        <w:t>Enum</w:t>
      </w:r>
      <w:r w:rsidR="00902D36" w:rsidRPr="00903DBA">
        <w:rPr>
          <w:highlight w:val="white"/>
        </w:rPr>
        <w:t xml:space="preserve"> class, </w:t>
      </w:r>
      <w:r w:rsidRPr="00903DBA">
        <w:rPr>
          <w:highlight w:val="white"/>
        </w:rPr>
        <w:t xml:space="preserve">and test whether is holds </w:t>
      </w:r>
      <w:r w:rsidR="00902D36" w:rsidRPr="00903DBA">
        <w:rPr>
          <w:highlight w:val="white"/>
        </w:rPr>
        <w:t>the suffix “byte”, “word”, “</w:t>
      </w:r>
      <w:proofErr w:type="spellStart"/>
      <w:r w:rsidR="00902D36" w:rsidRPr="00903DBA">
        <w:rPr>
          <w:highlight w:val="white"/>
        </w:rPr>
        <w:t>dword</w:t>
      </w:r>
      <w:proofErr w:type="spellEnd"/>
      <w:r w:rsidR="00902D36" w:rsidRPr="00903DBA">
        <w:rPr>
          <w:highlight w:val="white"/>
        </w:rPr>
        <w:t>”, or “qword”.</w:t>
      </w:r>
      <w:r w:rsidR="00102EEF" w:rsidRPr="00903DBA">
        <w:rPr>
          <w:highlight w:val="white"/>
        </w:rPr>
        <w:t xml:space="preserve">, in which cases the operator size is one, two, four, or </w:t>
      </w:r>
      <w:r w:rsidR="00E41CC8" w:rsidRPr="00903DBA">
        <w:rPr>
          <w:highlight w:val="white"/>
        </w:rPr>
        <w:t>e</w:t>
      </w:r>
      <w:r w:rsidR="00102EEF" w:rsidRPr="00903DBA">
        <w:rPr>
          <w:highlight w:val="white"/>
        </w:rPr>
        <w:t>ight bytes.</w:t>
      </w:r>
    </w:p>
    <w:p w14:paraId="4E7160F3" w14:textId="77777777" w:rsidR="00E41CC8" w:rsidRPr="00903DBA" w:rsidRDefault="00E41CC8" w:rsidP="00E41CC8">
      <w:pPr>
        <w:pStyle w:val="Code"/>
        <w:rPr>
          <w:highlight w:val="white"/>
        </w:rPr>
      </w:pPr>
      <w:r w:rsidRPr="00903DBA">
        <w:rPr>
          <w:highlight w:val="white"/>
        </w:rPr>
        <w:t xml:space="preserve">    public static int SizeOfOperator(AssemblyOperator objectOp) {</w:t>
      </w:r>
    </w:p>
    <w:p w14:paraId="6EA12C48" w14:textId="77777777" w:rsidR="00E41CC8" w:rsidRPr="00903DBA" w:rsidRDefault="00E41CC8" w:rsidP="00E41CC8">
      <w:pPr>
        <w:pStyle w:val="Code"/>
        <w:rPr>
          <w:highlight w:val="white"/>
        </w:rPr>
      </w:pPr>
      <w:r w:rsidRPr="00903DBA">
        <w:rPr>
          <w:highlight w:val="white"/>
        </w:rPr>
        <w:t xml:space="preserve">      string name = Enum.GetName(typeof(AssemblyOperator), objectOp);</w:t>
      </w:r>
    </w:p>
    <w:p w14:paraId="382CB679" w14:textId="77777777" w:rsidR="00E41CC8" w:rsidRPr="00903DBA" w:rsidRDefault="00E41CC8" w:rsidP="00E41CC8">
      <w:pPr>
        <w:pStyle w:val="Code"/>
        <w:rPr>
          <w:highlight w:val="white"/>
        </w:rPr>
      </w:pPr>
      <w:r w:rsidRPr="00903DBA">
        <w:rPr>
          <w:highlight w:val="white"/>
        </w:rPr>
        <w:t xml:space="preserve">      string suffix = name.Substring(name.IndexOf("_") + 1);</w:t>
      </w:r>
    </w:p>
    <w:p w14:paraId="26612496" w14:textId="77777777" w:rsidR="00E41CC8" w:rsidRPr="00903DBA" w:rsidRDefault="00E41CC8" w:rsidP="00E41CC8">
      <w:pPr>
        <w:pStyle w:val="Code"/>
        <w:rPr>
          <w:highlight w:val="white"/>
        </w:rPr>
      </w:pPr>
    </w:p>
    <w:p w14:paraId="77C56628" w14:textId="77777777" w:rsidR="00E41CC8" w:rsidRPr="00903DBA" w:rsidRDefault="00E41CC8" w:rsidP="00E41CC8">
      <w:pPr>
        <w:pStyle w:val="Code"/>
        <w:rPr>
          <w:highlight w:val="white"/>
        </w:rPr>
      </w:pPr>
      <w:r w:rsidRPr="00903DBA">
        <w:rPr>
          <w:highlight w:val="white"/>
        </w:rPr>
        <w:t xml:space="preserve">      switch (suffix) {</w:t>
      </w:r>
    </w:p>
    <w:p w14:paraId="6AECFA4D" w14:textId="77777777" w:rsidR="00E41CC8" w:rsidRPr="00903DBA" w:rsidRDefault="00E41CC8" w:rsidP="00E41CC8">
      <w:pPr>
        <w:pStyle w:val="Code"/>
        <w:rPr>
          <w:highlight w:val="white"/>
        </w:rPr>
      </w:pPr>
      <w:r w:rsidRPr="00903DBA">
        <w:rPr>
          <w:highlight w:val="white"/>
        </w:rPr>
        <w:t xml:space="preserve">        case "byte":</w:t>
      </w:r>
    </w:p>
    <w:p w14:paraId="204B39DC" w14:textId="77777777" w:rsidR="00E41CC8" w:rsidRPr="00903DBA" w:rsidRDefault="00E41CC8" w:rsidP="00E41CC8">
      <w:pPr>
        <w:pStyle w:val="Code"/>
        <w:rPr>
          <w:highlight w:val="white"/>
        </w:rPr>
      </w:pPr>
      <w:r w:rsidRPr="00903DBA">
        <w:rPr>
          <w:highlight w:val="white"/>
        </w:rPr>
        <w:t xml:space="preserve">          return 1;</w:t>
      </w:r>
    </w:p>
    <w:p w14:paraId="00F77754" w14:textId="77777777" w:rsidR="00E41CC8" w:rsidRPr="00903DBA" w:rsidRDefault="00E41CC8" w:rsidP="00E41CC8">
      <w:pPr>
        <w:pStyle w:val="Code"/>
        <w:rPr>
          <w:highlight w:val="white"/>
        </w:rPr>
      </w:pPr>
    </w:p>
    <w:p w14:paraId="30A99327" w14:textId="77777777" w:rsidR="00E41CC8" w:rsidRPr="00903DBA" w:rsidRDefault="00E41CC8" w:rsidP="00E41CC8">
      <w:pPr>
        <w:pStyle w:val="Code"/>
        <w:rPr>
          <w:highlight w:val="white"/>
        </w:rPr>
      </w:pPr>
      <w:r w:rsidRPr="00903DBA">
        <w:rPr>
          <w:highlight w:val="white"/>
        </w:rPr>
        <w:t xml:space="preserve">        case "word":</w:t>
      </w:r>
    </w:p>
    <w:p w14:paraId="747F1D80" w14:textId="77777777" w:rsidR="00E41CC8" w:rsidRPr="00903DBA" w:rsidRDefault="00E41CC8" w:rsidP="00E41CC8">
      <w:pPr>
        <w:pStyle w:val="Code"/>
        <w:rPr>
          <w:highlight w:val="white"/>
        </w:rPr>
      </w:pPr>
      <w:r w:rsidRPr="00903DBA">
        <w:rPr>
          <w:highlight w:val="white"/>
        </w:rPr>
        <w:t xml:space="preserve">          return 2;</w:t>
      </w:r>
    </w:p>
    <w:p w14:paraId="4B9BB724" w14:textId="77777777" w:rsidR="00E41CC8" w:rsidRPr="00903DBA" w:rsidRDefault="00E41CC8" w:rsidP="00E41CC8">
      <w:pPr>
        <w:pStyle w:val="Code"/>
        <w:rPr>
          <w:highlight w:val="white"/>
        </w:rPr>
      </w:pPr>
    </w:p>
    <w:p w14:paraId="2FCDB712" w14:textId="77777777" w:rsidR="00E41CC8" w:rsidRPr="00903DBA" w:rsidRDefault="00E41CC8" w:rsidP="00E41CC8">
      <w:pPr>
        <w:pStyle w:val="Code"/>
        <w:rPr>
          <w:highlight w:val="white"/>
        </w:rPr>
      </w:pPr>
      <w:r w:rsidRPr="00903DBA">
        <w:rPr>
          <w:highlight w:val="white"/>
        </w:rPr>
        <w:t xml:space="preserve">        case "dword":</w:t>
      </w:r>
    </w:p>
    <w:p w14:paraId="01F502F6" w14:textId="77777777" w:rsidR="00E41CC8" w:rsidRPr="00903DBA" w:rsidRDefault="00E41CC8" w:rsidP="00E41CC8">
      <w:pPr>
        <w:pStyle w:val="Code"/>
        <w:rPr>
          <w:highlight w:val="white"/>
        </w:rPr>
      </w:pPr>
      <w:r w:rsidRPr="00903DBA">
        <w:rPr>
          <w:highlight w:val="white"/>
        </w:rPr>
        <w:t xml:space="preserve">          return 4;</w:t>
      </w:r>
    </w:p>
    <w:p w14:paraId="2F7F4D8B" w14:textId="77777777" w:rsidR="00E41CC8" w:rsidRPr="00903DBA" w:rsidRDefault="00E41CC8" w:rsidP="00E41CC8">
      <w:pPr>
        <w:pStyle w:val="Code"/>
        <w:rPr>
          <w:highlight w:val="white"/>
        </w:rPr>
      </w:pPr>
    </w:p>
    <w:p w14:paraId="41CE8D7D" w14:textId="77777777" w:rsidR="00E41CC8" w:rsidRPr="00903DBA" w:rsidRDefault="00E41CC8" w:rsidP="00E41CC8">
      <w:pPr>
        <w:pStyle w:val="Code"/>
        <w:rPr>
          <w:highlight w:val="white"/>
        </w:rPr>
      </w:pPr>
      <w:r w:rsidRPr="00903DBA">
        <w:rPr>
          <w:highlight w:val="white"/>
        </w:rPr>
        <w:t xml:space="preserve">        default: // "qword":</w:t>
      </w:r>
    </w:p>
    <w:p w14:paraId="2C16C389" w14:textId="77777777" w:rsidR="00E41CC8" w:rsidRPr="00903DBA" w:rsidRDefault="00E41CC8" w:rsidP="00E41CC8">
      <w:pPr>
        <w:pStyle w:val="Code"/>
        <w:rPr>
          <w:highlight w:val="white"/>
        </w:rPr>
      </w:pPr>
      <w:r w:rsidRPr="00903DBA">
        <w:rPr>
          <w:highlight w:val="white"/>
        </w:rPr>
        <w:t xml:space="preserve">          return 8;</w:t>
      </w:r>
    </w:p>
    <w:p w14:paraId="0058316B" w14:textId="77777777" w:rsidR="00E41CC8" w:rsidRPr="00903DBA" w:rsidRDefault="00E41CC8" w:rsidP="00E41CC8">
      <w:pPr>
        <w:pStyle w:val="Code"/>
        <w:rPr>
          <w:highlight w:val="white"/>
        </w:rPr>
      </w:pPr>
      <w:r w:rsidRPr="00903DBA">
        <w:rPr>
          <w:highlight w:val="white"/>
        </w:rPr>
        <w:t xml:space="preserve">      }</w:t>
      </w:r>
    </w:p>
    <w:p w14:paraId="526C96C2" w14:textId="77777777" w:rsidR="00E41CC8" w:rsidRPr="00903DBA" w:rsidRDefault="00E41CC8" w:rsidP="00E41CC8">
      <w:pPr>
        <w:pStyle w:val="Code"/>
        <w:rPr>
          <w:highlight w:val="white"/>
        </w:rPr>
      </w:pPr>
      <w:r w:rsidRPr="00903DBA">
        <w:rPr>
          <w:highlight w:val="white"/>
        </w:rPr>
        <w:t xml:space="preserve">    }</w:t>
      </w:r>
    </w:p>
    <w:p w14:paraId="0939C666" w14:textId="59397D37" w:rsidR="002B63B5" w:rsidRPr="00903DBA" w:rsidRDefault="00E23E19" w:rsidP="00E23E19">
      <w:pPr>
        <w:rPr>
          <w:highlight w:val="white"/>
        </w:rPr>
      </w:pPr>
      <w:r w:rsidRPr="00903DBA">
        <w:rPr>
          <w:highlight w:val="white"/>
        </w:rPr>
        <w:t xml:space="preserve">The </w:t>
      </w:r>
      <w:r w:rsidRPr="00903DBA">
        <w:rPr>
          <w:rStyle w:val="KeyWord0"/>
          <w:highlight w:val="white"/>
        </w:rPr>
        <w:t>OperatorToSize</w:t>
      </w:r>
      <w:r w:rsidRPr="00903DBA">
        <w:rPr>
          <w:highlight w:val="white"/>
        </w:rPr>
        <w:t xml:space="preserve"> method </w:t>
      </w:r>
      <w:r w:rsidR="00717F58" w:rsidRPr="00903DBA">
        <w:rPr>
          <w:highlight w:val="white"/>
        </w:rPr>
        <w:t>changes a plain operator to a size operator.</w:t>
      </w:r>
      <w:r w:rsidR="005F7B77" w:rsidRPr="00903DBA">
        <w:rPr>
          <w:highlight w:val="white"/>
        </w:rPr>
        <w:t xml:space="preserve"> If the operator size is one, two, </w:t>
      </w:r>
      <w:r w:rsidR="00C46603" w:rsidRPr="00903DBA">
        <w:rPr>
          <w:highlight w:val="white"/>
        </w:rPr>
        <w:t>four, or eight, it</w:t>
      </w:r>
      <w:r w:rsidR="005A0D4F" w:rsidRPr="00903DBA">
        <w:rPr>
          <w:highlight w:val="white"/>
        </w:rPr>
        <w:t>s name</w:t>
      </w:r>
      <w:r w:rsidR="00C46603" w:rsidRPr="00903DBA">
        <w:rPr>
          <w:highlight w:val="white"/>
        </w:rPr>
        <w:t xml:space="preserve"> shall </w:t>
      </w:r>
      <w:r w:rsidR="0059440F" w:rsidRPr="00903DBA">
        <w:rPr>
          <w:highlight w:val="white"/>
        </w:rPr>
        <w:t xml:space="preserve">be </w:t>
      </w:r>
      <w:r w:rsidR="00157DE4" w:rsidRPr="00903DBA">
        <w:rPr>
          <w:highlight w:val="white"/>
        </w:rPr>
        <w:t>suffixed by “_byte”, “_word”, “_</w:t>
      </w:r>
      <w:proofErr w:type="spellStart"/>
      <w:r w:rsidR="00157DE4" w:rsidRPr="00903DBA">
        <w:rPr>
          <w:highlight w:val="white"/>
        </w:rPr>
        <w:t>dword</w:t>
      </w:r>
      <w:proofErr w:type="spellEnd"/>
      <w:r w:rsidR="00157DE4" w:rsidRPr="00903DBA">
        <w:rPr>
          <w:highlight w:val="white"/>
        </w:rPr>
        <w:t>”, or “_qw</w:t>
      </w:r>
      <w:r w:rsidR="00814430" w:rsidRPr="00903DBA">
        <w:rPr>
          <w:highlight w:val="white"/>
        </w:rPr>
        <w:t>o</w:t>
      </w:r>
      <w:r w:rsidR="00157DE4" w:rsidRPr="00903DBA">
        <w:rPr>
          <w:highlight w:val="white"/>
        </w:rPr>
        <w:t>rd”.</w:t>
      </w:r>
    </w:p>
    <w:p w14:paraId="087CED4E" w14:textId="77777777" w:rsidR="002B63B5" w:rsidRPr="00903DBA" w:rsidRDefault="002B63B5" w:rsidP="00DB788F">
      <w:pPr>
        <w:pStyle w:val="Code"/>
        <w:rPr>
          <w:highlight w:val="white"/>
        </w:rPr>
      </w:pPr>
      <w:r w:rsidRPr="00903DBA">
        <w:rPr>
          <w:highlight w:val="white"/>
        </w:rPr>
        <w:t xml:space="preserve">    public static AssemblyOperator OperatorToSize</w:t>
      </w:r>
    </w:p>
    <w:p w14:paraId="3BA8904B" w14:textId="77777777" w:rsidR="002B63B5" w:rsidRPr="00903DBA" w:rsidRDefault="002B63B5" w:rsidP="00DB788F">
      <w:pPr>
        <w:pStyle w:val="Code"/>
        <w:rPr>
          <w:highlight w:val="white"/>
        </w:rPr>
      </w:pPr>
      <w:r w:rsidRPr="00903DBA">
        <w:rPr>
          <w:highlight w:val="white"/>
        </w:rPr>
        <w:t xml:space="preserve">                                   (AssemblyOperator objectOp, int size) {</w:t>
      </w:r>
    </w:p>
    <w:p w14:paraId="4CB4679C" w14:textId="77777777" w:rsidR="002B63B5" w:rsidRPr="00903DBA" w:rsidRDefault="002B63B5" w:rsidP="00DB788F">
      <w:pPr>
        <w:pStyle w:val="Code"/>
        <w:rPr>
          <w:highlight w:val="white"/>
        </w:rPr>
      </w:pPr>
      <w:r w:rsidRPr="00903DBA">
        <w:rPr>
          <w:highlight w:val="white"/>
        </w:rPr>
        <w:t xml:space="preserve">      string name = Enum.GetName(typeof(AssemblyOperator), objectOp);    </w:t>
      </w:r>
    </w:p>
    <w:p w14:paraId="3FF7A7C2" w14:textId="77777777" w:rsidR="002B63B5" w:rsidRPr="00903DBA" w:rsidRDefault="002B63B5" w:rsidP="00DB788F">
      <w:pPr>
        <w:pStyle w:val="Code"/>
        <w:rPr>
          <w:highlight w:val="white"/>
        </w:rPr>
      </w:pPr>
      <w:r w:rsidRPr="00903DBA">
        <w:rPr>
          <w:highlight w:val="white"/>
        </w:rPr>
        <w:t xml:space="preserve">      Assert.ErrorXXX(objectOp != AssemblyOperator.interrupt);</w:t>
      </w:r>
    </w:p>
    <w:p w14:paraId="1AEBA062" w14:textId="77777777" w:rsidR="002B63B5" w:rsidRPr="00903DBA" w:rsidRDefault="002B63B5" w:rsidP="00DB788F">
      <w:pPr>
        <w:pStyle w:val="Code"/>
        <w:rPr>
          <w:highlight w:val="white"/>
        </w:rPr>
      </w:pPr>
      <w:r w:rsidRPr="00903DBA">
        <w:rPr>
          <w:highlight w:val="white"/>
        </w:rPr>
        <w:t xml:space="preserve">    </w:t>
      </w:r>
    </w:p>
    <w:p w14:paraId="5C74A073" w14:textId="77777777" w:rsidR="002B63B5" w:rsidRPr="00903DBA" w:rsidRDefault="002B63B5" w:rsidP="00DB788F">
      <w:pPr>
        <w:pStyle w:val="Code"/>
        <w:rPr>
          <w:highlight w:val="white"/>
        </w:rPr>
      </w:pPr>
      <w:r w:rsidRPr="00903DBA">
        <w:rPr>
          <w:highlight w:val="white"/>
        </w:rPr>
        <w:lastRenderedPageBreak/>
        <w:t xml:space="preserve">      switch (size) {</w:t>
      </w:r>
    </w:p>
    <w:p w14:paraId="013C353F" w14:textId="77777777" w:rsidR="002B63B5" w:rsidRPr="00903DBA" w:rsidRDefault="002B63B5" w:rsidP="00DB788F">
      <w:pPr>
        <w:pStyle w:val="Code"/>
        <w:rPr>
          <w:highlight w:val="white"/>
        </w:rPr>
      </w:pPr>
      <w:r w:rsidRPr="00903DBA">
        <w:rPr>
          <w:highlight w:val="white"/>
        </w:rPr>
        <w:t xml:space="preserve">        case 1:</w:t>
      </w:r>
    </w:p>
    <w:p w14:paraId="7DD360B7" w14:textId="77777777" w:rsidR="002B63B5" w:rsidRPr="00903DBA" w:rsidRDefault="002B63B5" w:rsidP="00DB788F">
      <w:pPr>
        <w:pStyle w:val="Code"/>
        <w:rPr>
          <w:highlight w:val="white"/>
        </w:rPr>
      </w:pPr>
      <w:r w:rsidRPr="00903DBA">
        <w:rPr>
          <w:highlight w:val="white"/>
        </w:rPr>
        <w:t xml:space="preserve">          name = name + "_byte";</w:t>
      </w:r>
    </w:p>
    <w:p w14:paraId="31323A7A" w14:textId="77777777" w:rsidR="002B63B5" w:rsidRPr="00903DBA" w:rsidRDefault="002B63B5" w:rsidP="00DB788F">
      <w:pPr>
        <w:pStyle w:val="Code"/>
        <w:rPr>
          <w:highlight w:val="white"/>
        </w:rPr>
      </w:pPr>
      <w:r w:rsidRPr="00903DBA">
        <w:rPr>
          <w:highlight w:val="white"/>
        </w:rPr>
        <w:t xml:space="preserve">          break;</w:t>
      </w:r>
    </w:p>
    <w:p w14:paraId="6EFA3235" w14:textId="77777777" w:rsidR="002B63B5" w:rsidRPr="00903DBA" w:rsidRDefault="002B63B5" w:rsidP="00DB788F">
      <w:pPr>
        <w:pStyle w:val="Code"/>
        <w:rPr>
          <w:highlight w:val="white"/>
        </w:rPr>
      </w:pPr>
      <w:r w:rsidRPr="00903DBA">
        <w:rPr>
          <w:highlight w:val="white"/>
        </w:rPr>
        <w:t xml:space="preserve">        </w:t>
      </w:r>
    </w:p>
    <w:p w14:paraId="0F651DEF" w14:textId="77777777" w:rsidR="002B63B5" w:rsidRPr="00903DBA" w:rsidRDefault="002B63B5" w:rsidP="00DB788F">
      <w:pPr>
        <w:pStyle w:val="Code"/>
        <w:rPr>
          <w:highlight w:val="white"/>
        </w:rPr>
      </w:pPr>
      <w:r w:rsidRPr="00903DBA">
        <w:rPr>
          <w:highlight w:val="white"/>
        </w:rPr>
        <w:t xml:space="preserve">        case 2:</w:t>
      </w:r>
    </w:p>
    <w:p w14:paraId="353A04E9" w14:textId="77777777" w:rsidR="002B63B5" w:rsidRPr="00903DBA" w:rsidRDefault="002B63B5" w:rsidP="00DB788F">
      <w:pPr>
        <w:pStyle w:val="Code"/>
        <w:rPr>
          <w:highlight w:val="white"/>
        </w:rPr>
      </w:pPr>
      <w:r w:rsidRPr="00903DBA">
        <w:rPr>
          <w:highlight w:val="white"/>
        </w:rPr>
        <w:t xml:space="preserve">          name = name + "_word";</w:t>
      </w:r>
    </w:p>
    <w:p w14:paraId="0DDB2322" w14:textId="77777777" w:rsidR="002B63B5" w:rsidRPr="00903DBA" w:rsidRDefault="002B63B5" w:rsidP="00DB788F">
      <w:pPr>
        <w:pStyle w:val="Code"/>
        <w:rPr>
          <w:highlight w:val="white"/>
        </w:rPr>
      </w:pPr>
      <w:r w:rsidRPr="00903DBA">
        <w:rPr>
          <w:highlight w:val="white"/>
        </w:rPr>
        <w:t xml:space="preserve">          break;</w:t>
      </w:r>
    </w:p>
    <w:p w14:paraId="2ADF8394" w14:textId="77777777" w:rsidR="002B63B5" w:rsidRPr="00903DBA" w:rsidRDefault="002B63B5" w:rsidP="00DB788F">
      <w:pPr>
        <w:pStyle w:val="Code"/>
        <w:rPr>
          <w:highlight w:val="white"/>
        </w:rPr>
      </w:pPr>
      <w:r w:rsidRPr="00903DBA">
        <w:rPr>
          <w:highlight w:val="white"/>
        </w:rPr>
        <w:t xml:space="preserve">        </w:t>
      </w:r>
    </w:p>
    <w:p w14:paraId="5BC78F65" w14:textId="77777777" w:rsidR="002B63B5" w:rsidRPr="00903DBA" w:rsidRDefault="002B63B5" w:rsidP="00DB788F">
      <w:pPr>
        <w:pStyle w:val="Code"/>
        <w:rPr>
          <w:highlight w:val="white"/>
        </w:rPr>
      </w:pPr>
      <w:r w:rsidRPr="00903DBA">
        <w:rPr>
          <w:highlight w:val="white"/>
        </w:rPr>
        <w:t xml:space="preserve">        case 4:</w:t>
      </w:r>
    </w:p>
    <w:p w14:paraId="11D4EC3D" w14:textId="77777777" w:rsidR="002B63B5" w:rsidRPr="00903DBA" w:rsidRDefault="002B63B5" w:rsidP="00DB788F">
      <w:pPr>
        <w:pStyle w:val="Code"/>
        <w:rPr>
          <w:highlight w:val="white"/>
        </w:rPr>
      </w:pPr>
      <w:r w:rsidRPr="00903DBA">
        <w:rPr>
          <w:highlight w:val="white"/>
        </w:rPr>
        <w:t xml:space="preserve">          name = name + "_dword";</w:t>
      </w:r>
    </w:p>
    <w:p w14:paraId="30778BC5" w14:textId="77777777" w:rsidR="002B63B5" w:rsidRPr="00903DBA" w:rsidRDefault="002B63B5" w:rsidP="00DB788F">
      <w:pPr>
        <w:pStyle w:val="Code"/>
        <w:rPr>
          <w:highlight w:val="white"/>
        </w:rPr>
      </w:pPr>
      <w:r w:rsidRPr="00903DBA">
        <w:rPr>
          <w:highlight w:val="white"/>
        </w:rPr>
        <w:t xml:space="preserve">          break;</w:t>
      </w:r>
    </w:p>
    <w:p w14:paraId="7539D377" w14:textId="77777777" w:rsidR="002B63B5" w:rsidRPr="00903DBA" w:rsidRDefault="002B63B5" w:rsidP="00DB788F">
      <w:pPr>
        <w:pStyle w:val="Code"/>
        <w:rPr>
          <w:highlight w:val="white"/>
        </w:rPr>
      </w:pPr>
    </w:p>
    <w:p w14:paraId="46726056" w14:textId="77777777" w:rsidR="002B63B5" w:rsidRPr="00903DBA" w:rsidRDefault="002B63B5" w:rsidP="00DB788F">
      <w:pPr>
        <w:pStyle w:val="Code"/>
        <w:rPr>
          <w:highlight w:val="white"/>
        </w:rPr>
      </w:pPr>
      <w:r w:rsidRPr="00903DBA">
        <w:rPr>
          <w:highlight w:val="white"/>
        </w:rPr>
        <w:t xml:space="preserve">        case 8:</w:t>
      </w:r>
    </w:p>
    <w:p w14:paraId="2CE6907F" w14:textId="77777777" w:rsidR="002B63B5" w:rsidRPr="00903DBA" w:rsidRDefault="002B63B5" w:rsidP="00DB788F">
      <w:pPr>
        <w:pStyle w:val="Code"/>
        <w:rPr>
          <w:highlight w:val="white"/>
        </w:rPr>
      </w:pPr>
      <w:r w:rsidRPr="00903DBA">
        <w:rPr>
          <w:highlight w:val="white"/>
        </w:rPr>
        <w:t xml:space="preserve">          name = name + "_qword";</w:t>
      </w:r>
    </w:p>
    <w:p w14:paraId="24421608" w14:textId="77777777" w:rsidR="002B63B5" w:rsidRPr="00903DBA" w:rsidRDefault="002B63B5" w:rsidP="00DB788F">
      <w:pPr>
        <w:pStyle w:val="Code"/>
        <w:rPr>
          <w:highlight w:val="white"/>
        </w:rPr>
      </w:pPr>
      <w:r w:rsidRPr="00903DBA">
        <w:rPr>
          <w:highlight w:val="white"/>
        </w:rPr>
        <w:t xml:space="preserve">          break;</w:t>
      </w:r>
    </w:p>
    <w:p w14:paraId="1653E5BC" w14:textId="77777777" w:rsidR="002B63B5" w:rsidRPr="00903DBA" w:rsidRDefault="002B63B5" w:rsidP="00DB788F">
      <w:pPr>
        <w:pStyle w:val="Code"/>
        <w:rPr>
          <w:highlight w:val="white"/>
        </w:rPr>
      </w:pPr>
      <w:r w:rsidRPr="00903DBA">
        <w:rPr>
          <w:highlight w:val="white"/>
        </w:rPr>
        <w:t xml:space="preserve">      }</w:t>
      </w:r>
    </w:p>
    <w:p w14:paraId="2BA112F2" w14:textId="545D0DBD" w:rsidR="002B63B5" w:rsidRPr="00903DBA" w:rsidRDefault="005A0D4F" w:rsidP="005A0D4F">
      <w:pPr>
        <w:rPr>
          <w:highlight w:val="white"/>
        </w:rPr>
      </w:pPr>
      <w:r w:rsidRPr="00903DBA">
        <w:rPr>
          <w:highlight w:val="white"/>
        </w:rPr>
        <w:t xml:space="preserve">We use the </w:t>
      </w:r>
      <w:proofErr w:type="spellStart"/>
      <w:r w:rsidRPr="00903DBA">
        <w:rPr>
          <w:highlight w:val="white"/>
        </w:rPr>
        <w:t>the</w:t>
      </w:r>
      <w:proofErr w:type="spellEnd"/>
      <w:r w:rsidRPr="00903DBA">
        <w:rPr>
          <w:highlight w:val="white"/>
        </w:rPr>
        <w:t xml:space="preserve"> </w:t>
      </w:r>
      <w:r w:rsidRPr="00903DBA">
        <w:rPr>
          <w:rStyle w:val="KeyWord0"/>
          <w:highlight w:val="white"/>
        </w:rPr>
        <w:t>Parse</w:t>
      </w:r>
      <w:r w:rsidRPr="00903DBA">
        <w:rPr>
          <w:highlight w:val="white"/>
        </w:rPr>
        <w:t xml:space="preserve"> method of the </w:t>
      </w:r>
      <w:r w:rsidRPr="00903DBA">
        <w:rPr>
          <w:rStyle w:val="KeyWord0"/>
          <w:highlight w:val="white"/>
        </w:rPr>
        <w:t>Enum</w:t>
      </w:r>
      <w:r w:rsidRPr="00903DBA">
        <w:rPr>
          <w:highlight w:val="white"/>
        </w:rPr>
        <w:t xml:space="preserve"> class to obtain the resulting operator from the name.</w:t>
      </w:r>
    </w:p>
    <w:p w14:paraId="5D60A9D9" w14:textId="77777777" w:rsidR="002B63B5" w:rsidRPr="00903DBA" w:rsidRDefault="002B63B5" w:rsidP="00DB788F">
      <w:pPr>
        <w:pStyle w:val="Code"/>
        <w:rPr>
          <w:highlight w:val="white"/>
        </w:rPr>
      </w:pPr>
      <w:r w:rsidRPr="00903DBA">
        <w:rPr>
          <w:highlight w:val="white"/>
        </w:rPr>
        <w:t xml:space="preserve">      Assert.ErrorXXX(name.Contains("_"));</w:t>
      </w:r>
    </w:p>
    <w:p w14:paraId="6060E52A" w14:textId="77777777" w:rsidR="002B63B5" w:rsidRPr="00903DBA" w:rsidRDefault="002B63B5" w:rsidP="00DB788F">
      <w:pPr>
        <w:pStyle w:val="Code"/>
        <w:rPr>
          <w:highlight w:val="white"/>
        </w:rPr>
      </w:pPr>
      <w:r w:rsidRPr="00903DBA">
        <w:rPr>
          <w:highlight w:val="white"/>
        </w:rPr>
        <w:t xml:space="preserve">      return ((AssemblyOperator) Enum.Parse(typeof(AssemblyOperator), name));</w:t>
      </w:r>
    </w:p>
    <w:p w14:paraId="0044555A" w14:textId="77777777" w:rsidR="002B63B5" w:rsidRPr="00903DBA" w:rsidRDefault="002B63B5" w:rsidP="00DB788F">
      <w:pPr>
        <w:pStyle w:val="Code"/>
        <w:rPr>
          <w:highlight w:val="white"/>
        </w:rPr>
      </w:pPr>
      <w:r w:rsidRPr="00903DBA">
        <w:rPr>
          <w:highlight w:val="white"/>
        </w:rPr>
        <w:t xml:space="preserve">    }</w:t>
      </w:r>
    </w:p>
    <w:p w14:paraId="588B100C" w14:textId="123700B5" w:rsidR="002B63B5" w:rsidRPr="00903DBA" w:rsidRDefault="00956AB6" w:rsidP="00956AB6">
      <w:pPr>
        <w:rPr>
          <w:highlight w:val="white"/>
        </w:rPr>
      </w:pPr>
      <w:r w:rsidRPr="00903DBA">
        <w:rPr>
          <w:highlight w:val="white"/>
        </w:rPr>
        <w:t xml:space="preserve">The </w:t>
      </w:r>
      <w:r w:rsidRPr="00903DBA">
        <w:rPr>
          <w:rStyle w:val="KeyWord0"/>
          <w:highlight w:val="white"/>
        </w:rPr>
        <w:t>SizeOfValue</w:t>
      </w:r>
      <w:r w:rsidRPr="00903DBA">
        <w:rPr>
          <w:highlight w:val="white"/>
        </w:rPr>
        <w:t xml:space="preserve"> method </w:t>
      </w:r>
      <w:r w:rsidR="00617A14" w:rsidRPr="00903DBA">
        <w:rPr>
          <w:highlight w:val="white"/>
        </w:rPr>
        <w:t xml:space="preserve">return a size of a value, with </w:t>
      </w:r>
      <w:r w:rsidR="00392CAA" w:rsidRPr="00903DBA">
        <w:rPr>
          <w:highlight w:val="white"/>
        </w:rPr>
        <w:t>two</w:t>
      </w:r>
      <w:r w:rsidR="00617A14" w:rsidRPr="00903DBA">
        <w:rPr>
          <w:highlight w:val="white"/>
        </w:rPr>
        <w:t xml:space="preserve"> exceptions.</w:t>
      </w:r>
      <w:r w:rsidR="00B53F04" w:rsidRPr="00903DBA">
        <w:rPr>
          <w:highlight w:val="white"/>
        </w:rPr>
        <w:t xml:space="preserve"> In case of a </w:t>
      </w:r>
      <w:r w:rsidR="00B53F04" w:rsidRPr="00903DBA">
        <w:rPr>
          <w:rStyle w:val="KeyWord0"/>
          <w:highlight w:val="white"/>
        </w:rPr>
        <w:t>mov</w:t>
      </w:r>
      <w:r w:rsidR="00673AF4" w:rsidRPr="00903DBA">
        <w:rPr>
          <w:highlight w:val="white"/>
        </w:rPr>
        <w:t xml:space="preserve"> o</w:t>
      </w:r>
      <w:r w:rsidR="00B53F04" w:rsidRPr="00903DBA">
        <w:rPr>
          <w:highlight w:val="white"/>
        </w:rPr>
        <w:t>perator, the size is given by the operator, and in case of a</w:t>
      </w:r>
      <w:r w:rsidR="00673AF4" w:rsidRPr="00903DBA">
        <w:rPr>
          <w:highlight w:val="white"/>
        </w:rPr>
        <w:t xml:space="preserve"> </w:t>
      </w:r>
      <w:r w:rsidR="00673AF4" w:rsidRPr="00903DBA">
        <w:rPr>
          <w:rStyle w:val="KeyWord0"/>
          <w:highlight w:val="white"/>
        </w:rPr>
        <w:t>cmp</w:t>
      </w:r>
      <w:r w:rsidR="00673AF4" w:rsidRPr="00903DBA">
        <w:rPr>
          <w:highlight w:val="white"/>
        </w:rPr>
        <w:t xml:space="preserve"> </w:t>
      </w:r>
      <w:r w:rsidR="00B53F04" w:rsidRPr="00903DBA">
        <w:rPr>
          <w:highlight w:val="white"/>
        </w:rPr>
        <w:t>operator with value zero</w:t>
      </w:r>
      <w:r w:rsidR="00673AF4" w:rsidRPr="00903DBA">
        <w:rPr>
          <w:highlight w:val="white"/>
        </w:rPr>
        <w:t>,</w:t>
      </w:r>
      <w:r w:rsidR="00B53F04" w:rsidRPr="00903DBA">
        <w:rPr>
          <w:highlight w:val="white"/>
        </w:rPr>
        <w:t xml:space="preserve"> the size is one. Otherwise, we just call the second </w:t>
      </w:r>
      <w:r w:rsidR="00B53F04" w:rsidRPr="00903DBA">
        <w:rPr>
          <w:rStyle w:val="KeyWord0"/>
          <w:highlight w:val="white"/>
        </w:rPr>
        <w:t>SizeOfValue</w:t>
      </w:r>
      <w:r w:rsidR="00B53F04" w:rsidRPr="00903DBA">
        <w:rPr>
          <w:highlight w:val="white"/>
        </w:rPr>
        <w:t xml:space="preserve"> to get the value size.</w:t>
      </w:r>
    </w:p>
    <w:p w14:paraId="69F37898" w14:textId="77777777" w:rsidR="002B63B5" w:rsidRPr="00903DBA" w:rsidRDefault="002B63B5" w:rsidP="00DB788F">
      <w:pPr>
        <w:pStyle w:val="Code"/>
        <w:rPr>
          <w:highlight w:val="white"/>
        </w:rPr>
      </w:pPr>
      <w:r w:rsidRPr="00903DBA">
        <w:rPr>
          <w:highlight w:val="white"/>
        </w:rPr>
        <w:t xml:space="preserve">    public static int SizeOfValue(BigInteger value, AssemblyOperator op) {</w:t>
      </w:r>
    </w:p>
    <w:p w14:paraId="3C665E73" w14:textId="77777777" w:rsidR="002B63B5" w:rsidRPr="00903DBA" w:rsidRDefault="002B63B5" w:rsidP="00DB788F">
      <w:pPr>
        <w:pStyle w:val="Code"/>
        <w:rPr>
          <w:highlight w:val="white"/>
        </w:rPr>
      </w:pPr>
      <w:r w:rsidRPr="00903DBA">
        <w:rPr>
          <w:highlight w:val="white"/>
        </w:rPr>
        <w:t xml:space="preserve">      string name = Enum.GetName(typeof(AssemblyOperator), op);</w:t>
      </w:r>
    </w:p>
    <w:p w14:paraId="3E422596" w14:textId="77777777" w:rsidR="002B63B5" w:rsidRPr="00903DBA" w:rsidRDefault="002B63B5" w:rsidP="00DB788F">
      <w:pPr>
        <w:pStyle w:val="Code"/>
        <w:rPr>
          <w:highlight w:val="white"/>
        </w:rPr>
      </w:pPr>
    </w:p>
    <w:p w14:paraId="0AA8D418" w14:textId="77777777" w:rsidR="002B63B5" w:rsidRPr="00903DBA" w:rsidRDefault="002B63B5" w:rsidP="00DB788F">
      <w:pPr>
        <w:pStyle w:val="Code"/>
        <w:rPr>
          <w:highlight w:val="white"/>
        </w:rPr>
      </w:pPr>
      <w:r w:rsidRPr="00903DBA">
        <w:rPr>
          <w:highlight w:val="white"/>
        </w:rPr>
        <w:t xml:space="preserve">      if (name.StartsWith("mov")) {</w:t>
      </w:r>
    </w:p>
    <w:p w14:paraId="09DD6614" w14:textId="77777777" w:rsidR="002B63B5" w:rsidRPr="00903DBA" w:rsidRDefault="002B63B5" w:rsidP="00DB788F">
      <w:pPr>
        <w:pStyle w:val="Code"/>
        <w:rPr>
          <w:highlight w:val="white"/>
        </w:rPr>
      </w:pPr>
      <w:r w:rsidRPr="00903DBA">
        <w:rPr>
          <w:highlight w:val="white"/>
        </w:rPr>
        <w:t xml:space="preserve">        return SizeOfOperator(op);</w:t>
      </w:r>
    </w:p>
    <w:p w14:paraId="0DA1BA13" w14:textId="77777777" w:rsidR="002B63B5" w:rsidRPr="00903DBA" w:rsidRDefault="002B63B5" w:rsidP="00DB788F">
      <w:pPr>
        <w:pStyle w:val="Code"/>
        <w:rPr>
          <w:highlight w:val="white"/>
        </w:rPr>
      </w:pPr>
      <w:r w:rsidRPr="00903DBA">
        <w:rPr>
          <w:highlight w:val="white"/>
        </w:rPr>
        <w:t xml:space="preserve">      }</w:t>
      </w:r>
    </w:p>
    <w:p w14:paraId="106C3635" w14:textId="77777777" w:rsidR="002B63B5" w:rsidRPr="00903DBA" w:rsidRDefault="002B63B5" w:rsidP="00DB788F">
      <w:pPr>
        <w:pStyle w:val="Code"/>
        <w:rPr>
          <w:highlight w:val="white"/>
        </w:rPr>
      </w:pPr>
      <w:r w:rsidRPr="00903DBA">
        <w:rPr>
          <w:highlight w:val="white"/>
        </w:rPr>
        <w:t xml:space="preserve">      else if (name.StartsWith("cmp") &amp;&amp; (value == 0)) {</w:t>
      </w:r>
    </w:p>
    <w:p w14:paraId="226857C9" w14:textId="77777777" w:rsidR="002B63B5" w:rsidRPr="00903DBA" w:rsidRDefault="002B63B5" w:rsidP="00DB788F">
      <w:pPr>
        <w:pStyle w:val="Code"/>
        <w:rPr>
          <w:highlight w:val="white"/>
        </w:rPr>
      </w:pPr>
      <w:r w:rsidRPr="00903DBA">
        <w:rPr>
          <w:highlight w:val="white"/>
        </w:rPr>
        <w:t xml:space="preserve">        return 1;</w:t>
      </w:r>
    </w:p>
    <w:p w14:paraId="17FC8D45" w14:textId="77777777" w:rsidR="002B63B5" w:rsidRPr="00903DBA" w:rsidRDefault="002B63B5" w:rsidP="00DB788F">
      <w:pPr>
        <w:pStyle w:val="Code"/>
        <w:rPr>
          <w:highlight w:val="white"/>
        </w:rPr>
      </w:pPr>
      <w:r w:rsidRPr="00903DBA">
        <w:rPr>
          <w:highlight w:val="white"/>
        </w:rPr>
        <w:t xml:space="preserve">      }</w:t>
      </w:r>
    </w:p>
    <w:p w14:paraId="4EC43BF9" w14:textId="77777777" w:rsidR="002B63B5" w:rsidRPr="00903DBA" w:rsidRDefault="002B63B5" w:rsidP="00DB788F">
      <w:pPr>
        <w:pStyle w:val="Code"/>
        <w:rPr>
          <w:highlight w:val="white"/>
        </w:rPr>
      </w:pPr>
      <w:r w:rsidRPr="00903DBA">
        <w:rPr>
          <w:highlight w:val="white"/>
        </w:rPr>
        <w:t xml:space="preserve">      else {</w:t>
      </w:r>
    </w:p>
    <w:p w14:paraId="593DAA3B" w14:textId="77777777" w:rsidR="002B63B5" w:rsidRPr="00903DBA" w:rsidRDefault="002B63B5" w:rsidP="00DB788F">
      <w:pPr>
        <w:pStyle w:val="Code"/>
        <w:rPr>
          <w:highlight w:val="white"/>
        </w:rPr>
      </w:pPr>
      <w:r w:rsidRPr="00903DBA">
        <w:rPr>
          <w:highlight w:val="white"/>
        </w:rPr>
        <w:t xml:space="preserve">        return SizeOfValue(value);</w:t>
      </w:r>
    </w:p>
    <w:p w14:paraId="2DB86D0E" w14:textId="77777777" w:rsidR="002B63B5" w:rsidRPr="00903DBA" w:rsidRDefault="002B63B5" w:rsidP="00DB788F">
      <w:pPr>
        <w:pStyle w:val="Code"/>
        <w:rPr>
          <w:highlight w:val="white"/>
        </w:rPr>
      </w:pPr>
      <w:r w:rsidRPr="00903DBA">
        <w:rPr>
          <w:highlight w:val="white"/>
        </w:rPr>
        <w:t xml:space="preserve">      }</w:t>
      </w:r>
    </w:p>
    <w:p w14:paraId="173C80D7" w14:textId="77777777" w:rsidR="002B63B5" w:rsidRPr="00903DBA" w:rsidRDefault="002B63B5" w:rsidP="00DB788F">
      <w:pPr>
        <w:pStyle w:val="Code"/>
        <w:rPr>
          <w:highlight w:val="white"/>
        </w:rPr>
      </w:pPr>
      <w:r w:rsidRPr="00903DBA">
        <w:rPr>
          <w:highlight w:val="white"/>
        </w:rPr>
        <w:t xml:space="preserve">    }</w:t>
      </w:r>
    </w:p>
    <w:p w14:paraId="1A4022AF" w14:textId="40D9B2EB" w:rsidR="00F55A33" w:rsidRPr="00903DBA" w:rsidRDefault="007846EC" w:rsidP="007846EC">
      <w:pPr>
        <w:rPr>
          <w:highlight w:val="white"/>
        </w:rPr>
      </w:pPr>
      <w:r w:rsidRPr="00903DBA">
        <w:rPr>
          <w:highlight w:val="white"/>
        </w:rPr>
        <w:t xml:space="preserve">The second version of </w:t>
      </w:r>
      <w:r w:rsidRPr="00903DBA">
        <w:rPr>
          <w:rStyle w:val="KeyWord0"/>
          <w:highlight w:val="white"/>
        </w:rPr>
        <w:t>SizeOfValue</w:t>
      </w:r>
      <w:r w:rsidRPr="00903DBA">
        <w:rPr>
          <w:highlight w:val="white"/>
        </w:rPr>
        <w:t xml:space="preserve"> return the size of a value.</w:t>
      </w:r>
      <w:r w:rsidR="00664E17" w:rsidRPr="00903DBA">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sidRPr="00903DBA">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sidRPr="00903DBA">
        <w:rPr>
          <w:rFonts w:eastAsiaTheme="minorEastAsia"/>
        </w:rPr>
        <w:t xml:space="preserve">, where </w:t>
      </w:r>
      <m:oMath>
        <m:r>
          <w:rPr>
            <w:rFonts w:ascii="Cambria Math" w:hAnsi="Cambria Math"/>
          </w:rPr>
          <m:t>b</m:t>
        </m:r>
      </m:oMath>
      <w:r w:rsidR="00F71786" w:rsidRPr="00903DBA">
        <w:rPr>
          <w:rFonts w:eastAsiaTheme="minorEastAsia"/>
        </w:rPr>
        <w:t xml:space="preserve"> is the number of bits.</w:t>
      </w:r>
    </w:p>
    <w:p w14:paraId="5B48CF26" w14:textId="77777777" w:rsidR="002C4D53" w:rsidRPr="00903DBA" w:rsidRDefault="002C4D53" w:rsidP="002C4D53">
      <w:pPr>
        <w:pStyle w:val="Code"/>
        <w:rPr>
          <w:highlight w:val="white"/>
        </w:rPr>
      </w:pPr>
      <w:r w:rsidRPr="00903DBA">
        <w:rPr>
          <w:highlight w:val="white"/>
        </w:rPr>
        <w:t xml:space="preserve">    public static int SizeOfValue(BigInteger value) {</w:t>
      </w:r>
    </w:p>
    <w:p w14:paraId="133FD43A" w14:textId="77777777" w:rsidR="002C4D53" w:rsidRPr="00903DBA" w:rsidRDefault="002C4D53" w:rsidP="002C4D53">
      <w:pPr>
        <w:pStyle w:val="Code"/>
        <w:rPr>
          <w:highlight w:val="white"/>
        </w:rPr>
      </w:pPr>
      <w:r w:rsidRPr="00903DBA">
        <w:rPr>
          <w:highlight w:val="white"/>
        </w:rPr>
        <w:t xml:space="preserve">      if (value == 0) {</w:t>
      </w:r>
    </w:p>
    <w:p w14:paraId="12BD6C5F" w14:textId="77777777" w:rsidR="002C4D53" w:rsidRPr="00903DBA" w:rsidRDefault="002C4D53" w:rsidP="002C4D53">
      <w:pPr>
        <w:pStyle w:val="Code"/>
        <w:rPr>
          <w:highlight w:val="white"/>
        </w:rPr>
      </w:pPr>
      <w:r w:rsidRPr="00903DBA">
        <w:rPr>
          <w:highlight w:val="white"/>
        </w:rPr>
        <w:t xml:space="preserve">        return 0;</w:t>
      </w:r>
    </w:p>
    <w:p w14:paraId="07F32DF0" w14:textId="77777777" w:rsidR="002C4D53" w:rsidRPr="00903DBA" w:rsidRDefault="002C4D53" w:rsidP="002C4D53">
      <w:pPr>
        <w:pStyle w:val="Code"/>
        <w:rPr>
          <w:highlight w:val="white"/>
        </w:rPr>
      </w:pPr>
      <w:r w:rsidRPr="00903DBA">
        <w:rPr>
          <w:highlight w:val="white"/>
        </w:rPr>
        <w:t xml:space="preserve">      }</w:t>
      </w:r>
    </w:p>
    <w:p w14:paraId="17361739" w14:textId="77777777" w:rsidR="002C4D53" w:rsidRPr="00903DBA" w:rsidRDefault="002C4D53" w:rsidP="002C4D53">
      <w:pPr>
        <w:pStyle w:val="Code"/>
        <w:rPr>
          <w:highlight w:val="white"/>
        </w:rPr>
      </w:pPr>
      <w:r w:rsidRPr="00903DBA">
        <w:rPr>
          <w:highlight w:val="white"/>
        </w:rPr>
        <w:t xml:space="preserve">      else if ((-128 &lt;= value) &amp;&amp; (value &lt;= 127)) {</w:t>
      </w:r>
    </w:p>
    <w:p w14:paraId="1125A0AE" w14:textId="77777777" w:rsidR="002C4D53" w:rsidRPr="00903DBA" w:rsidRDefault="002C4D53" w:rsidP="002C4D53">
      <w:pPr>
        <w:pStyle w:val="Code"/>
        <w:rPr>
          <w:highlight w:val="white"/>
        </w:rPr>
      </w:pPr>
      <w:r w:rsidRPr="00903DBA">
        <w:rPr>
          <w:highlight w:val="white"/>
        </w:rPr>
        <w:t xml:space="preserve">        return 1;</w:t>
      </w:r>
    </w:p>
    <w:p w14:paraId="6B91E4D0" w14:textId="77777777" w:rsidR="002C4D53" w:rsidRPr="00903DBA" w:rsidRDefault="002C4D53" w:rsidP="002C4D53">
      <w:pPr>
        <w:pStyle w:val="Code"/>
        <w:rPr>
          <w:highlight w:val="white"/>
        </w:rPr>
      </w:pPr>
      <w:r w:rsidRPr="00903DBA">
        <w:rPr>
          <w:highlight w:val="white"/>
        </w:rPr>
        <w:t xml:space="preserve">      }</w:t>
      </w:r>
    </w:p>
    <w:p w14:paraId="5703E2D7" w14:textId="77777777" w:rsidR="002C4D53" w:rsidRPr="00903DBA" w:rsidRDefault="002C4D53" w:rsidP="002C4D53">
      <w:pPr>
        <w:pStyle w:val="Code"/>
        <w:rPr>
          <w:highlight w:val="white"/>
        </w:rPr>
      </w:pPr>
      <w:r w:rsidRPr="00903DBA">
        <w:rPr>
          <w:highlight w:val="white"/>
        </w:rPr>
        <w:t xml:space="preserve">      else if ((-32768 &lt;= value) &amp;&amp; (value &lt;= 32767)) {</w:t>
      </w:r>
    </w:p>
    <w:p w14:paraId="4B2245DF" w14:textId="77777777" w:rsidR="002C4D53" w:rsidRPr="00903DBA" w:rsidRDefault="002C4D53" w:rsidP="002C4D53">
      <w:pPr>
        <w:pStyle w:val="Code"/>
        <w:rPr>
          <w:highlight w:val="white"/>
        </w:rPr>
      </w:pPr>
      <w:r w:rsidRPr="00903DBA">
        <w:rPr>
          <w:highlight w:val="white"/>
        </w:rPr>
        <w:t xml:space="preserve">        return 2;</w:t>
      </w:r>
    </w:p>
    <w:p w14:paraId="7CDF47D6" w14:textId="77777777" w:rsidR="002C4D53" w:rsidRPr="00903DBA" w:rsidRDefault="002C4D53" w:rsidP="002C4D53">
      <w:pPr>
        <w:pStyle w:val="Code"/>
        <w:rPr>
          <w:highlight w:val="white"/>
        </w:rPr>
      </w:pPr>
      <w:r w:rsidRPr="00903DBA">
        <w:rPr>
          <w:highlight w:val="white"/>
        </w:rPr>
        <w:t xml:space="preserve">      }</w:t>
      </w:r>
    </w:p>
    <w:p w14:paraId="1CD3D60E" w14:textId="77777777" w:rsidR="002C4D53" w:rsidRPr="00903DBA" w:rsidRDefault="002C4D53" w:rsidP="002C4D53">
      <w:pPr>
        <w:pStyle w:val="Code"/>
        <w:rPr>
          <w:highlight w:val="white"/>
        </w:rPr>
      </w:pPr>
      <w:r w:rsidRPr="00903DBA">
        <w:rPr>
          <w:highlight w:val="white"/>
        </w:rPr>
        <w:t xml:space="preserve">      else if ((-2147483648 &lt;= value) &amp;&amp; (value &lt;= 2147483647)) {</w:t>
      </w:r>
    </w:p>
    <w:p w14:paraId="05C78D90" w14:textId="77777777" w:rsidR="002C4D53" w:rsidRPr="00903DBA" w:rsidRDefault="002C4D53" w:rsidP="002C4D53">
      <w:pPr>
        <w:pStyle w:val="Code"/>
        <w:rPr>
          <w:highlight w:val="white"/>
        </w:rPr>
      </w:pPr>
      <w:r w:rsidRPr="00903DBA">
        <w:rPr>
          <w:highlight w:val="white"/>
        </w:rPr>
        <w:t xml:space="preserve">        return 4;</w:t>
      </w:r>
    </w:p>
    <w:p w14:paraId="538E82CF" w14:textId="77777777" w:rsidR="002C4D53" w:rsidRPr="00903DBA" w:rsidRDefault="002C4D53" w:rsidP="002C4D53">
      <w:pPr>
        <w:pStyle w:val="Code"/>
        <w:rPr>
          <w:highlight w:val="white"/>
        </w:rPr>
      </w:pPr>
      <w:r w:rsidRPr="00903DBA">
        <w:rPr>
          <w:highlight w:val="white"/>
        </w:rPr>
        <w:t xml:space="preserve">      }</w:t>
      </w:r>
    </w:p>
    <w:p w14:paraId="1D3D3391" w14:textId="77777777" w:rsidR="002C4D53" w:rsidRPr="00903DBA" w:rsidRDefault="002C4D53" w:rsidP="002C4D53">
      <w:pPr>
        <w:pStyle w:val="Code"/>
        <w:rPr>
          <w:highlight w:val="white"/>
        </w:rPr>
      </w:pPr>
      <w:r w:rsidRPr="00903DBA">
        <w:rPr>
          <w:highlight w:val="white"/>
        </w:rPr>
        <w:lastRenderedPageBreak/>
        <w:t xml:space="preserve">      else {</w:t>
      </w:r>
    </w:p>
    <w:p w14:paraId="4FEFF886" w14:textId="77777777" w:rsidR="002C4D53" w:rsidRPr="00903DBA" w:rsidRDefault="002C4D53" w:rsidP="002C4D53">
      <w:pPr>
        <w:pStyle w:val="Code"/>
        <w:rPr>
          <w:highlight w:val="white"/>
        </w:rPr>
      </w:pPr>
      <w:r w:rsidRPr="00903DBA">
        <w:rPr>
          <w:highlight w:val="white"/>
        </w:rPr>
        <w:t xml:space="preserve">        return 8;</w:t>
      </w:r>
    </w:p>
    <w:p w14:paraId="441E0505" w14:textId="77777777" w:rsidR="002C4D53" w:rsidRPr="00903DBA" w:rsidRDefault="002C4D53" w:rsidP="002C4D53">
      <w:pPr>
        <w:pStyle w:val="Code"/>
        <w:rPr>
          <w:highlight w:val="white"/>
        </w:rPr>
      </w:pPr>
      <w:r w:rsidRPr="00903DBA">
        <w:rPr>
          <w:highlight w:val="white"/>
        </w:rPr>
        <w:t xml:space="preserve">      }</w:t>
      </w:r>
    </w:p>
    <w:p w14:paraId="1A8F84E8" w14:textId="580650E6" w:rsidR="002B63B5" w:rsidRPr="00903DBA" w:rsidRDefault="002C4D53" w:rsidP="002C4D53">
      <w:pPr>
        <w:pStyle w:val="Code"/>
        <w:rPr>
          <w:highlight w:val="white"/>
        </w:rPr>
      </w:pPr>
      <w:r w:rsidRPr="00903DBA">
        <w:rPr>
          <w:highlight w:val="white"/>
        </w:rPr>
        <w:t xml:space="preserve">    }</w:t>
      </w:r>
    </w:p>
    <w:p w14:paraId="74C15C38" w14:textId="57C260F1" w:rsidR="00441DDC" w:rsidRPr="00903DBA" w:rsidRDefault="00441DDC" w:rsidP="00441DDC">
      <w:pPr>
        <w:pStyle w:val="Rubrik3"/>
        <w:rPr>
          <w:highlight w:val="white"/>
        </w:rPr>
      </w:pPr>
      <w:bookmarkStart w:id="415" w:name="_Toc57656080"/>
      <w:proofErr w:type="spellStart"/>
      <w:r w:rsidRPr="00903DBA">
        <w:rPr>
          <w:highlight w:val="white"/>
        </w:rPr>
        <w:t>ToString</w:t>
      </w:r>
      <w:bookmarkEnd w:id="415"/>
      <w:proofErr w:type="spellEnd"/>
    </w:p>
    <w:p w14:paraId="54D903EC" w14:textId="29B58484" w:rsidR="00E11A33" w:rsidRPr="00903DBA" w:rsidRDefault="00496922" w:rsidP="00B53F04">
      <w:pPr>
        <w:rPr>
          <w:highlight w:val="white"/>
        </w:rPr>
      </w:pPr>
      <w:r w:rsidRPr="00903DBA">
        <w:rPr>
          <w:highlight w:val="white"/>
        </w:rPr>
        <w:t>T</w:t>
      </w:r>
      <w:r w:rsidR="00B53F04" w:rsidRPr="00903DBA">
        <w:rPr>
          <w:highlight w:val="white"/>
        </w:rPr>
        <w:t xml:space="preserve">he </w:t>
      </w:r>
      <w:r w:rsidR="00B53F04" w:rsidRPr="00903DBA">
        <w:rPr>
          <w:rStyle w:val="KeyWord0"/>
          <w:highlight w:val="white"/>
        </w:rPr>
        <w:t>ToString</w:t>
      </w:r>
      <w:r w:rsidR="00B53F04" w:rsidRPr="00903DBA">
        <w:rPr>
          <w:highlight w:val="white"/>
        </w:rPr>
        <w:t xml:space="preserve"> method returns the instruction in plain text.</w:t>
      </w:r>
      <w:r w:rsidR="00E11A33" w:rsidRPr="00903DBA">
        <w:rPr>
          <w:highlight w:val="white"/>
        </w:rPr>
        <w:t xml:space="preserve"> We have six categories of operations:</w:t>
      </w:r>
    </w:p>
    <w:p w14:paraId="694203CB" w14:textId="77777777" w:rsidR="00097076" w:rsidRPr="00903DBA" w:rsidRDefault="00097076" w:rsidP="00097076">
      <w:pPr>
        <w:pStyle w:val="Code"/>
        <w:rPr>
          <w:highlight w:val="white"/>
        </w:rPr>
      </w:pPr>
      <w:r w:rsidRPr="00903DBA">
        <w:rPr>
          <w:highlight w:val="white"/>
        </w:rPr>
        <w:t xml:space="preserve">    public override string ToString() {</w:t>
      </w:r>
    </w:p>
    <w:p w14:paraId="24987397" w14:textId="77777777" w:rsidR="00097076" w:rsidRPr="00903DBA" w:rsidRDefault="00097076" w:rsidP="00097076">
      <w:pPr>
        <w:pStyle w:val="Code"/>
        <w:rPr>
          <w:highlight w:val="white"/>
        </w:rPr>
      </w:pPr>
      <w:r w:rsidRPr="00903DBA">
        <w:rPr>
          <w:highlight w:val="white"/>
        </w:rPr>
        <w:t xml:space="preserve">      object operand0 = m_operandArray[0],</w:t>
      </w:r>
    </w:p>
    <w:p w14:paraId="07973077" w14:textId="77777777" w:rsidR="00097076" w:rsidRPr="00903DBA" w:rsidRDefault="00097076" w:rsidP="00097076">
      <w:pPr>
        <w:pStyle w:val="Code"/>
        <w:rPr>
          <w:highlight w:val="white"/>
        </w:rPr>
      </w:pPr>
      <w:r w:rsidRPr="00903DBA">
        <w:rPr>
          <w:highlight w:val="white"/>
        </w:rPr>
        <w:t xml:space="preserve">             operand1 = m_operandArray[1],</w:t>
      </w:r>
    </w:p>
    <w:p w14:paraId="4E2AF915" w14:textId="77777777" w:rsidR="00097076" w:rsidRPr="00903DBA" w:rsidRDefault="00097076" w:rsidP="00097076">
      <w:pPr>
        <w:pStyle w:val="Code"/>
        <w:rPr>
          <w:highlight w:val="white"/>
        </w:rPr>
      </w:pPr>
      <w:r w:rsidRPr="00903DBA">
        <w:rPr>
          <w:highlight w:val="white"/>
        </w:rPr>
        <w:t xml:space="preserve">             operand2 = m_operandArray[2];</w:t>
      </w:r>
    </w:p>
    <w:p w14:paraId="61A268C7" w14:textId="77777777" w:rsidR="00097076" w:rsidRPr="00903DBA" w:rsidRDefault="00097076" w:rsidP="00097076">
      <w:pPr>
        <w:pStyle w:val="Code"/>
        <w:rPr>
          <w:highlight w:val="white"/>
        </w:rPr>
      </w:pPr>
      <w:r w:rsidRPr="00903DBA">
        <w:rPr>
          <w:highlight w:val="white"/>
        </w:rPr>
        <w:t xml:space="preserve">      string operatorName = Enum.GetName(typeof(AssemblyOperator),</w:t>
      </w:r>
    </w:p>
    <w:p w14:paraId="2E9A8571" w14:textId="77777777" w:rsidR="00097076" w:rsidRPr="00903DBA" w:rsidRDefault="00097076" w:rsidP="00097076">
      <w:pPr>
        <w:pStyle w:val="Code"/>
        <w:rPr>
          <w:highlight w:val="white"/>
        </w:rPr>
      </w:pPr>
      <w:r w:rsidRPr="00903DBA">
        <w:rPr>
          <w:highlight w:val="white"/>
        </w:rPr>
        <w:t xml:space="preserve">                                         Operator).Replace("_", " ");</w:t>
      </w:r>
    </w:p>
    <w:p w14:paraId="0DCDFEED" w14:textId="0C374C8C" w:rsidR="00654532" w:rsidRPr="00903DBA" w:rsidRDefault="00545E32" w:rsidP="00654532">
      <w:pPr>
        <w:rPr>
          <w:b/>
          <w:bCs/>
          <w:highlight w:val="white"/>
        </w:rPr>
      </w:pPr>
      <w:r w:rsidRPr="00903DBA">
        <w:rPr>
          <w:highlight w:val="white"/>
        </w:rPr>
        <w:t>I</w:t>
      </w:r>
      <w:r w:rsidR="00654532" w:rsidRPr="00903DBA">
        <w:rPr>
          <w:highlight w:val="white"/>
        </w:rPr>
        <w:t>nstructions that perform computations</w:t>
      </w:r>
      <w:r w:rsidRPr="00903DBA">
        <w:rPr>
          <w:highlight w:val="white"/>
        </w:rPr>
        <w:t xml:space="preserve"> </w:t>
      </w:r>
      <w:r w:rsidR="00D20C5F" w:rsidRPr="00903DBA">
        <w:rPr>
          <w:highlight w:val="white"/>
        </w:rPr>
        <w:t>are</w:t>
      </w:r>
      <w:r w:rsidRPr="00903DBA">
        <w:rPr>
          <w:highlight w:val="white"/>
        </w:rPr>
        <w:t xml:space="preserve"> nullary</w:t>
      </w:r>
      <w:r w:rsidR="00D20C5F" w:rsidRPr="00903DBA">
        <w:rPr>
          <w:highlight w:val="white"/>
        </w:rPr>
        <w:t xml:space="preserve"> (without operands)</w:t>
      </w:r>
      <w:r w:rsidRPr="00903DBA">
        <w:rPr>
          <w:highlight w:val="white"/>
        </w:rPr>
        <w:t>, unary</w:t>
      </w:r>
      <w:r w:rsidR="00D20C5F" w:rsidRPr="00903DBA">
        <w:rPr>
          <w:highlight w:val="white"/>
        </w:rPr>
        <w:t xml:space="preserve"> (with one operand)</w:t>
      </w:r>
      <w:r w:rsidRPr="00903DBA">
        <w:rPr>
          <w:highlight w:val="white"/>
        </w:rPr>
        <w:t xml:space="preserve">, </w:t>
      </w:r>
      <w:r w:rsidR="00D20C5F" w:rsidRPr="00903DBA">
        <w:rPr>
          <w:highlight w:val="white"/>
        </w:rPr>
        <w:t>or</w:t>
      </w:r>
      <w:r w:rsidRPr="00903DBA">
        <w:rPr>
          <w:highlight w:val="white"/>
        </w:rPr>
        <w:t xml:space="preserve"> binary </w:t>
      </w:r>
      <w:r w:rsidR="00D20C5F" w:rsidRPr="00903DBA">
        <w:rPr>
          <w:highlight w:val="white"/>
        </w:rPr>
        <w:t>(with two operands)</w:t>
      </w:r>
      <w:r w:rsidR="00654532" w:rsidRPr="00903DBA">
        <w:rPr>
          <w:highlight w:val="white"/>
        </w:rPr>
        <w:t xml:space="preserve">. </w:t>
      </w:r>
      <w:r w:rsidRPr="00903DBA">
        <w:rPr>
          <w:highlight w:val="white"/>
        </w:rPr>
        <w:t>In binary operations, t</w:t>
      </w:r>
      <w:r w:rsidR="00654532" w:rsidRPr="00903DBA">
        <w:rPr>
          <w:highlight w:val="white"/>
        </w:rPr>
        <w:t>he left operand must be a register or an address</w:t>
      </w:r>
      <w:r w:rsidR="00D20C5F" w:rsidRPr="00903DBA">
        <w:rPr>
          <w:highlight w:val="white"/>
        </w:rPr>
        <w:t>; a</w:t>
      </w:r>
      <w:r w:rsidR="00654532" w:rsidRPr="00903DBA">
        <w:rPr>
          <w:highlight w:val="white"/>
        </w:rPr>
        <w:t xml:space="preserve"> static name or an integer value is not allowed. The</w:t>
      </w:r>
      <w:r w:rsidRPr="00903DBA">
        <w:rPr>
          <w:highlight w:val="white"/>
        </w:rPr>
        <w:t xml:space="preserve"> operations can be further divided into </w:t>
      </w:r>
      <w:r w:rsidR="00654532" w:rsidRPr="00903DBA">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903DBA" w14:paraId="2A89CF9A" w14:textId="77777777" w:rsidTr="00654532">
        <w:tc>
          <w:tcPr>
            <w:tcW w:w="1078" w:type="dxa"/>
          </w:tcPr>
          <w:p w14:paraId="3AD3BFD9" w14:textId="76C63344" w:rsidR="00654532" w:rsidRPr="00903DBA" w:rsidRDefault="00654532" w:rsidP="00654532">
            <w:pPr>
              <w:spacing w:before="0" w:after="40"/>
              <w:rPr>
                <w:b/>
                <w:bCs/>
                <w:highlight w:val="white"/>
              </w:rPr>
            </w:pPr>
            <w:r w:rsidRPr="00903DBA">
              <w:rPr>
                <w:b/>
                <w:bCs/>
                <w:highlight w:val="white"/>
              </w:rPr>
              <w:t>Type</w:t>
            </w:r>
          </w:p>
        </w:tc>
        <w:tc>
          <w:tcPr>
            <w:tcW w:w="1236" w:type="dxa"/>
          </w:tcPr>
          <w:p w14:paraId="32B9867E" w14:textId="522D9C58" w:rsidR="00654532" w:rsidRPr="00903DBA" w:rsidRDefault="00654532" w:rsidP="00654532">
            <w:pPr>
              <w:spacing w:before="0" w:after="40"/>
              <w:rPr>
                <w:b/>
                <w:bCs/>
                <w:highlight w:val="white"/>
              </w:rPr>
            </w:pPr>
            <w:r w:rsidRPr="00903DBA">
              <w:rPr>
                <w:b/>
                <w:bCs/>
                <w:highlight w:val="white"/>
              </w:rPr>
              <w:t>Category</w:t>
            </w:r>
          </w:p>
        </w:tc>
        <w:tc>
          <w:tcPr>
            <w:tcW w:w="4979" w:type="dxa"/>
          </w:tcPr>
          <w:p w14:paraId="126952B0" w14:textId="77777777" w:rsidR="00654532" w:rsidRPr="00903DBA" w:rsidRDefault="00654532" w:rsidP="00654532">
            <w:pPr>
              <w:spacing w:before="0" w:after="40"/>
              <w:rPr>
                <w:b/>
                <w:bCs/>
                <w:highlight w:val="white"/>
              </w:rPr>
            </w:pPr>
            <w:r w:rsidRPr="00903DBA">
              <w:rPr>
                <w:b/>
                <w:bCs/>
                <w:highlight w:val="white"/>
              </w:rPr>
              <w:t>Description</w:t>
            </w:r>
          </w:p>
        </w:tc>
        <w:tc>
          <w:tcPr>
            <w:tcW w:w="2057" w:type="dxa"/>
          </w:tcPr>
          <w:p w14:paraId="6D95E547" w14:textId="77777777" w:rsidR="00654532" w:rsidRPr="00903DBA" w:rsidRDefault="00654532" w:rsidP="00654532">
            <w:pPr>
              <w:spacing w:before="0" w:after="40"/>
              <w:rPr>
                <w:b/>
                <w:bCs/>
                <w:highlight w:val="white"/>
              </w:rPr>
            </w:pPr>
            <w:r w:rsidRPr="00903DBA">
              <w:rPr>
                <w:b/>
                <w:bCs/>
                <w:highlight w:val="white"/>
              </w:rPr>
              <w:t>Examples</w:t>
            </w:r>
          </w:p>
        </w:tc>
      </w:tr>
      <w:tr w:rsidR="00313A2C" w:rsidRPr="00903DBA" w14:paraId="60CFA1DB" w14:textId="77777777" w:rsidTr="00654532">
        <w:tc>
          <w:tcPr>
            <w:tcW w:w="1078" w:type="dxa"/>
          </w:tcPr>
          <w:p w14:paraId="2802C263" w14:textId="713B307F" w:rsidR="00313A2C" w:rsidRPr="00903DBA" w:rsidRDefault="00F027BF" w:rsidP="00313A2C">
            <w:pPr>
              <w:spacing w:before="0" w:after="40"/>
              <w:rPr>
                <w:highlight w:val="white"/>
              </w:rPr>
            </w:pPr>
            <w:r w:rsidRPr="00903DBA">
              <w:rPr>
                <w:highlight w:val="white"/>
              </w:rPr>
              <w:t>Nullary</w:t>
            </w:r>
          </w:p>
        </w:tc>
        <w:tc>
          <w:tcPr>
            <w:tcW w:w="1236" w:type="dxa"/>
          </w:tcPr>
          <w:p w14:paraId="0CE81FEB" w14:textId="0C949A16" w:rsidR="00313A2C" w:rsidRPr="00903DBA" w:rsidRDefault="00F027BF" w:rsidP="00313A2C">
            <w:pPr>
              <w:spacing w:before="0" w:after="40"/>
              <w:rPr>
                <w:highlight w:val="white"/>
              </w:rPr>
            </w:pPr>
            <w:r w:rsidRPr="00903DBA">
              <w:rPr>
                <w:highlight w:val="white"/>
              </w:rPr>
              <w:t>1</w:t>
            </w:r>
          </w:p>
        </w:tc>
        <w:tc>
          <w:tcPr>
            <w:tcW w:w="4979" w:type="dxa"/>
          </w:tcPr>
          <w:p w14:paraId="401D2694" w14:textId="32EBE2E2" w:rsidR="00313A2C" w:rsidRPr="00903DBA" w:rsidRDefault="00A45E17" w:rsidP="00313A2C">
            <w:pPr>
              <w:spacing w:before="0" w:after="40"/>
            </w:pPr>
            <w:r w:rsidRPr="00903DBA">
              <w:t>operator</w:t>
            </w:r>
          </w:p>
        </w:tc>
        <w:tc>
          <w:tcPr>
            <w:tcW w:w="2057" w:type="dxa"/>
          </w:tcPr>
          <w:p w14:paraId="395DDC0D" w14:textId="329223B4" w:rsidR="00313A2C" w:rsidRPr="00903DBA" w:rsidRDefault="00597C19" w:rsidP="00313A2C">
            <w:pPr>
              <w:spacing w:before="0" w:after="40"/>
              <w:rPr>
                <w:highlight w:val="white"/>
              </w:rPr>
            </w:pPr>
            <w:proofErr w:type="spellStart"/>
            <w:r w:rsidRPr="00903DBA">
              <w:rPr>
                <w:highlight w:val="white"/>
              </w:rPr>
              <w:t>fadd</w:t>
            </w:r>
            <w:proofErr w:type="spellEnd"/>
          </w:p>
        </w:tc>
      </w:tr>
      <w:tr w:rsidR="00F027BF" w:rsidRPr="00903DBA" w14:paraId="5A0A61AA" w14:textId="77777777" w:rsidTr="00654532">
        <w:tc>
          <w:tcPr>
            <w:tcW w:w="1078" w:type="dxa"/>
            <w:vMerge w:val="restart"/>
          </w:tcPr>
          <w:p w14:paraId="1881452C" w14:textId="760A1089" w:rsidR="00F027BF" w:rsidRPr="00903DBA" w:rsidRDefault="00F027BF" w:rsidP="00A45E17">
            <w:pPr>
              <w:spacing w:before="0" w:after="40"/>
              <w:rPr>
                <w:highlight w:val="white"/>
              </w:rPr>
            </w:pPr>
            <w:r w:rsidRPr="00903DBA">
              <w:rPr>
                <w:highlight w:val="white"/>
              </w:rPr>
              <w:t>Unary</w:t>
            </w:r>
          </w:p>
        </w:tc>
        <w:tc>
          <w:tcPr>
            <w:tcW w:w="1236" w:type="dxa"/>
          </w:tcPr>
          <w:p w14:paraId="32477111" w14:textId="3BE7F2AB" w:rsidR="00F027BF" w:rsidRPr="00903DBA" w:rsidRDefault="00F027BF" w:rsidP="00A45E17">
            <w:pPr>
              <w:spacing w:before="0" w:after="40"/>
              <w:rPr>
                <w:highlight w:val="white"/>
              </w:rPr>
            </w:pPr>
            <w:r w:rsidRPr="00903DBA">
              <w:rPr>
                <w:highlight w:val="white"/>
              </w:rPr>
              <w:t>2</w:t>
            </w:r>
          </w:p>
        </w:tc>
        <w:tc>
          <w:tcPr>
            <w:tcW w:w="4979" w:type="dxa"/>
          </w:tcPr>
          <w:p w14:paraId="79C968F9" w14:textId="6E8EBFE0" w:rsidR="00F027BF" w:rsidRPr="00903DBA" w:rsidRDefault="00F027BF" w:rsidP="00A45E17">
            <w:pPr>
              <w:spacing w:before="0" w:after="40"/>
            </w:pPr>
            <w:proofErr w:type="gramStart"/>
            <w:r w:rsidRPr="00903DBA">
              <w:t>operator</w:t>
            </w:r>
            <w:proofErr w:type="gramEnd"/>
            <w:r w:rsidRPr="00903DBA">
              <w:t xml:space="preserve"> register</w:t>
            </w:r>
          </w:p>
        </w:tc>
        <w:tc>
          <w:tcPr>
            <w:tcW w:w="2057" w:type="dxa"/>
          </w:tcPr>
          <w:p w14:paraId="3ECD0374" w14:textId="11CB065A" w:rsidR="00F027BF" w:rsidRPr="00903DBA" w:rsidRDefault="00F027BF" w:rsidP="00A45E17">
            <w:pPr>
              <w:spacing w:before="0" w:after="40"/>
              <w:rPr>
                <w:highlight w:val="white"/>
              </w:rPr>
            </w:pPr>
            <w:r w:rsidRPr="00903DBA">
              <w:rPr>
                <w:highlight w:val="white"/>
              </w:rPr>
              <w:t>neg ax</w:t>
            </w:r>
          </w:p>
        </w:tc>
      </w:tr>
      <w:tr w:rsidR="00F027BF" w:rsidRPr="00903DBA" w14:paraId="5DC05509" w14:textId="77777777" w:rsidTr="00654532">
        <w:tc>
          <w:tcPr>
            <w:tcW w:w="1078" w:type="dxa"/>
            <w:vMerge/>
          </w:tcPr>
          <w:p w14:paraId="5B519F82" w14:textId="77777777" w:rsidR="00F027BF" w:rsidRPr="00903DBA" w:rsidRDefault="00F027BF" w:rsidP="00A45E17">
            <w:pPr>
              <w:spacing w:before="0" w:after="40"/>
              <w:rPr>
                <w:highlight w:val="white"/>
              </w:rPr>
            </w:pPr>
          </w:p>
        </w:tc>
        <w:tc>
          <w:tcPr>
            <w:tcW w:w="1236" w:type="dxa"/>
          </w:tcPr>
          <w:p w14:paraId="65611584" w14:textId="4C555832" w:rsidR="00F027BF" w:rsidRPr="00903DBA" w:rsidRDefault="00F027BF" w:rsidP="00A45E17">
            <w:pPr>
              <w:spacing w:before="0" w:after="40"/>
              <w:rPr>
                <w:highlight w:val="white"/>
              </w:rPr>
            </w:pPr>
            <w:r w:rsidRPr="00903DBA">
              <w:rPr>
                <w:highlight w:val="white"/>
              </w:rPr>
              <w:t>3</w:t>
            </w:r>
          </w:p>
        </w:tc>
        <w:tc>
          <w:tcPr>
            <w:tcW w:w="4979" w:type="dxa"/>
          </w:tcPr>
          <w:p w14:paraId="34BF560B" w14:textId="7563F04E" w:rsidR="00F027BF" w:rsidRPr="00903DBA" w:rsidRDefault="00F027BF" w:rsidP="00A45E17">
            <w:pPr>
              <w:spacing w:before="0" w:after="40"/>
            </w:pPr>
            <w:r w:rsidRPr="00903DBA">
              <w:t>operator [register + offset]</w:t>
            </w:r>
          </w:p>
          <w:p w14:paraId="58835A3E" w14:textId="1606CAF6" w:rsidR="00F027BF" w:rsidRPr="00903DBA" w:rsidRDefault="00F027BF" w:rsidP="00A45E17">
            <w:pPr>
              <w:spacing w:before="0" w:after="40"/>
            </w:pPr>
            <w:r w:rsidRPr="00903DBA">
              <w:t>operator [static name + offset]</w:t>
            </w:r>
          </w:p>
        </w:tc>
        <w:tc>
          <w:tcPr>
            <w:tcW w:w="2057" w:type="dxa"/>
          </w:tcPr>
          <w:p w14:paraId="6A981848" w14:textId="77777777" w:rsidR="00F027BF" w:rsidRPr="00903DBA" w:rsidRDefault="00F027BF" w:rsidP="00A45E17">
            <w:pPr>
              <w:spacing w:before="0" w:after="40"/>
              <w:rPr>
                <w:highlight w:val="white"/>
              </w:rPr>
            </w:pPr>
            <w:proofErr w:type="spellStart"/>
            <w:r w:rsidRPr="00903DBA">
              <w:rPr>
                <w:highlight w:val="white"/>
              </w:rPr>
              <w:t>inc</w:t>
            </w:r>
            <w:proofErr w:type="spellEnd"/>
            <w:r w:rsidRPr="00903DBA">
              <w:rPr>
                <w:highlight w:val="white"/>
              </w:rPr>
              <w:t xml:space="preserve"> [bp + 2]</w:t>
            </w:r>
          </w:p>
          <w:p w14:paraId="4229EEF0" w14:textId="67E87475" w:rsidR="00F027BF" w:rsidRPr="00903DBA" w:rsidRDefault="00F027BF" w:rsidP="00A45E17">
            <w:pPr>
              <w:spacing w:before="0" w:after="40"/>
              <w:rPr>
                <w:highlight w:val="white"/>
              </w:rPr>
            </w:pPr>
            <w:r w:rsidRPr="00903DBA">
              <w:rPr>
                <w:highlight w:val="white"/>
              </w:rPr>
              <w:t>dec [stdin + 4]</w:t>
            </w:r>
          </w:p>
        </w:tc>
      </w:tr>
      <w:tr w:rsidR="00F027BF" w:rsidRPr="00903DBA" w14:paraId="474D562A" w14:textId="77777777" w:rsidTr="00654532">
        <w:tc>
          <w:tcPr>
            <w:tcW w:w="1078" w:type="dxa"/>
            <w:vMerge w:val="restart"/>
          </w:tcPr>
          <w:p w14:paraId="3C948CC0" w14:textId="6C911011" w:rsidR="00F027BF" w:rsidRPr="00903DBA" w:rsidRDefault="00F027BF" w:rsidP="00A45E17">
            <w:pPr>
              <w:spacing w:before="0" w:after="40"/>
              <w:rPr>
                <w:highlight w:val="white"/>
              </w:rPr>
            </w:pPr>
            <w:r w:rsidRPr="00903DBA">
              <w:rPr>
                <w:highlight w:val="white"/>
              </w:rPr>
              <w:t>Binary</w:t>
            </w:r>
          </w:p>
        </w:tc>
        <w:tc>
          <w:tcPr>
            <w:tcW w:w="1236" w:type="dxa"/>
          </w:tcPr>
          <w:p w14:paraId="03EE15B3" w14:textId="1107B631" w:rsidR="00F027BF" w:rsidRPr="00903DBA" w:rsidRDefault="00F027BF" w:rsidP="00A45E17">
            <w:pPr>
              <w:spacing w:before="0" w:after="40"/>
              <w:rPr>
                <w:highlight w:val="white"/>
              </w:rPr>
            </w:pPr>
            <w:r w:rsidRPr="00903DBA">
              <w:rPr>
                <w:highlight w:val="white"/>
              </w:rPr>
              <w:t>5</w:t>
            </w:r>
          </w:p>
        </w:tc>
        <w:tc>
          <w:tcPr>
            <w:tcW w:w="4979" w:type="dxa"/>
          </w:tcPr>
          <w:p w14:paraId="5FC323D4" w14:textId="1DA50521" w:rsidR="00F027BF" w:rsidRPr="00903DBA" w:rsidRDefault="00F027BF" w:rsidP="00A45E17">
            <w:pPr>
              <w:spacing w:before="0" w:after="40"/>
            </w:pPr>
            <w:proofErr w:type="gramStart"/>
            <w:r w:rsidRPr="00903DBA">
              <w:t>operator</w:t>
            </w:r>
            <w:proofErr w:type="gramEnd"/>
            <w:r w:rsidRPr="00903DBA">
              <w:t xml:space="preserve"> register, register</w:t>
            </w:r>
          </w:p>
          <w:p w14:paraId="5C4277DF" w14:textId="5EC27A95" w:rsidR="00F027BF" w:rsidRPr="00903DBA" w:rsidRDefault="00F027BF" w:rsidP="00A45E17">
            <w:pPr>
              <w:spacing w:before="0" w:after="40"/>
            </w:pPr>
            <w:proofErr w:type="gramStart"/>
            <w:r w:rsidRPr="00903DBA">
              <w:t>operator</w:t>
            </w:r>
            <w:proofErr w:type="gramEnd"/>
            <w:r w:rsidRPr="00903DBA">
              <w:t xml:space="preserve"> register, static name</w:t>
            </w:r>
          </w:p>
          <w:p w14:paraId="7CFD8983" w14:textId="65E59DCA" w:rsidR="00F027BF" w:rsidRPr="00903DBA" w:rsidRDefault="00F027BF" w:rsidP="00A45E17">
            <w:pPr>
              <w:spacing w:before="0" w:after="40"/>
            </w:pPr>
            <w:proofErr w:type="gramStart"/>
            <w:r w:rsidRPr="00903DBA">
              <w:t>operator</w:t>
            </w:r>
            <w:proofErr w:type="gramEnd"/>
            <w:r w:rsidRPr="00903DBA">
              <w:t xml:space="preserve"> register, integer value</w:t>
            </w:r>
          </w:p>
        </w:tc>
        <w:tc>
          <w:tcPr>
            <w:tcW w:w="2057" w:type="dxa"/>
          </w:tcPr>
          <w:p w14:paraId="25916F30" w14:textId="77777777" w:rsidR="00F027BF" w:rsidRPr="00903DBA" w:rsidRDefault="00F027BF" w:rsidP="00A45E17">
            <w:pPr>
              <w:spacing w:before="0" w:after="40"/>
              <w:rPr>
                <w:highlight w:val="white"/>
              </w:rPr>
            </w:pPr>
            <w:r w:rsidRPr="00903DBA">
              <w:rPr>
                <w:highlight w:val="white"/>
              </w:rPr>
              <w:t>mov ax, bx</w:t>
            </w:r>
          </w:p>
          <w:p w14:paraId="57633D02" w14:textId="77777777" w:rsidR="00F027BF" w:rsidRPr="00903DBA" w:rsidRDefault="00F027BF" w:rsidP="00A45E17">
            <w:pPr>
              <w:spacing w:before="0" w:after="40"/>
              <w:rPr>
                <w:highlight w:val="white"/>
              </w:rPr>
            </w:pPr>
            <w:r w:rsidRPr="00903DBA">
              <w:rPr>
                <w:highlight w:val="white"/>
              </w:rPr>
              <w:t>add ax, stdin</w:t>
            </w:r>
          </w:p>
          <w:p w14:paraId="152854E3" w14:textId="77777777" w:rsidR="00F027BF" w:rsidRPr="00903DBA" w:rsidRDefault="00F027BF" w:rsidP="00A45E17">
            <w:pPr>
              <w:spacing w:before="0" w:after="40"/>
              <w:rPr>
                <w:highlight w:val="white"/>
              </w:rPr>
            </w:pPr>
            <w:r w:rsidRPr="00903DBA">
              <w:rPr>
                <w:highlight w:val="white"/>
              </w:rPr>
              <w:t>sub ax, 123</w:t>
            </w:r>
          </w:p>
        </w:tc>
      </w:tr>
      <w:tr w:rsidR="00F027BF" w:rsidRPr="00903DBA" w14:paraId="39A207DB" w14:textId="77777777" w:rsidTr="00654532">
        <w:tc>
          <w:tcPr>
            <w:tcW w:w="1078" w:type="dxa"/>
            <w:vMerge/>
          </w:tcPr>
          <w:p w14:paraId="56E2C123" w14:textId="77777777" w:rsidR="00F027BF" w:rsidRPr="00903DBA" w:rsidRDefault="00F027BF" w:rsidP="00A45E17">
            <w:pPr>
              <w:spacing w:before="0" w:after="40"/>
              <w:rPr>
                <w:highlight w:val="white"/>
              </w:rPr>
            </w:pPr>
          </w:p>
        </w:tc>
        <w:tc>
          <w:tcPr>
            <w:tcW w:w="1236" w:type="dxa"/>
          </w:tcPr>
          <w:p w14:paraId="7CEF70F5" w14:textId="465EDB1A" w:rsidR="00F027BF" w:rsidRPr="00903DBA" w:rsidRDefault="00F027BF" w:rsidP="00A45E17">
            <w:pPr>
              <w:spacing w:before="0" w:after="40"/>
              <w:rPr>
                <w:highlight w:val="white"/>
              </w:rPr>
            </w:pPr>
            <w:r w:rsidRPr="00903DBA">
              <w:rPr>
                <w:highlight w:val="white"/>
              </w:rPr>
              <w:t>6</w:t>
            </w:r>
          </w:p>
        </w:tc>
        <w:tc>
          <w:tcPr>
            <w:tcW w:w="4979" w:type="dxa"/>
          </w:tcPr>
          <w:p w14:paraId="08CD4FD5" w14:textId="34E32B4B" w:rsidR="00F027BF" w:rsidRPr="00903DBA" w:rsidRDefault="00F027BF" w:rsidP="00A45E17">
            <w:pPr>
              <w:spacing w:before="0" w:after="40"/>
            </w:pPr>
            <w:r w:rsidRPr="00903DBA">
              <w:t>operator [register + offset], register</w:t>
            </w:r>
          </w:p>
          <w:p w14:paraId="477C565A" w14:textId="0A00BF15" w:rsidR="00F027BF" w:rsidRPr="00903DBA" w:rsidRDefault="00F027BF" w:rsidP="00A45E17">
            <w:pPr>
              <w:spacing w:before="0" w:after="40"/>
            </w:pPr>
            <w:r w:rsidRPr="00903DBA">
              <w:t>operator [register + offset], static name</w:t>
            </w:r>
          </w:p>
          <w:p w14:paraId="0809887A" w14:textId="59AF2C25" w:rsidR="00F027BF" w:rsidRPr="00903DBA" w:rsidRDefault="00F027BF" w:rsidP="00A45E17">
            <w:pPr>
              <w:spacing w:before="0" w:after="40"/>
            </w:pPr>
            <w:r w:rsidRPr="00903DBA">
              <w:t>operator [register + offset], integer value</w:t>
            </w:r>
          </w:p>
          <w:p w14:paraId="70C55243" w14:textId="303D6507" w:rsidR="00F027BF" w:rsidRPr="00903DBA" w:rsidRDefault="00F027BF" w:rsidP="00A45E17">
            <w:pPr>
              <w:spacing w:before="0" w:after="40"/>
            </w:pPr>
            <w:r w:rsidRPr="00903DBA">
              <w:t>operator [static name + offset], register</w:t>
            </w:r>
          </w:p>
          <w:p w14:paraId="5CF1B90B" w14:textId="3E59925D" w:rsidR="00F027BF" w:rsidRPr="00903DBA" w:rsidRDefault="00F027BF" w:rsidP="00A45E17">
            <w:pPr>
              <w:spacing w:before="0" w:after="40"/>
            </w:pPr>
            <w:r w:rsidRPr="00903DBA">
              <w:t>operator [static name + offset], static name</w:t>
            </w:r>
          </w:p>
          <w:p w14:paraId="4054B9A1" w14:textId="0D50C4F1" w:rsidR="00F027BF" w:rsidRPr="00903DBA" w:rsidRDefault="00F027BF" w:rsidP="00A45E17">
            <w:pPr>
              <w:spacing w:before="0" w:after="40"/>
            </w:pPr>
            <w:r w:rsidRPr="00903DBA">
              <w:t>operator [static name + offset], integer value</w:t>
            </w:r>
          </w:p>
        </w:tc>
        <w:tc>
          <w:tcPr>
            <w:tcW w:w="2057" w:type="dxa"/>
          </w:tcPr>
          <w:p w14:paraId="0D623F24" w14:textId="77777777" w:rsidR="00F027BF" w:rsidRPr="00903DBA" w:rsidRDefault="00F027BF" w:rsidP="00A45E17">
            <w:pPr>
              <w:spacing w:before="0" w:after="40"/>
              <w:rPr>
                <w:highlight w:val="white"/>
              </w:rPr>
            </w:pPr>
            <w:r w:rsidRPr="00903DBA">
              <w:rPr>
                <w:highlight w:val="white"/>
              </w:rPr>
              <w:t>mov [bp + 2], bx</w:t>
            </w:r>
          </w:p>
          <w:p w14:paraId="0D1CFFE7" w14:textId="77777777" w:rsidR="00F027BF" w:rsidRPr="00903DBA" w:rsidRDefault="00F027BF" w:rsidP="00A45E17">
            <w:pPr>
              <w:spacing w:before="0" w:after="40"/>
              <w:rPr>
                <w:highlight w:val="white"/>
              </w:rPr>
            </w:pPr>
            <w:r w:rsidRPr="00903DBA">
              <w:rPr>
                <w:highlight w:val="white"/>
              </w:rPr>
              <w:t>add [bp + 2], stdin</w:t>
            </w:r>
          </w:p>
          <w:p w14:paraId="2C9200C2" w14:textId="77777777" w:rsidR="00F027BF" w:rsidRPr="00903DBA" w:rsidRDefault="00F027BF" w:rsidP="00A45E17">
            <w:pPr>
              <w:spacing w:before="0" w:after="40"/>
              <w:rPr>
                <w:highlight w:val="white"/>
              </w:rPr>
            </w:pPr>
            <w:r w:rsidRPr="00903DBA">
              <w:rPr>
                <w:highlight w:val="white"/>
              </w:rPr>
              <w:t>sub [bp + 2], 123</w:t>
            </w:r>
          </w:p>
          <w:p w14:paraId="7833E305" w14:textId="77777777" w:rsidR="00F027BF" w:rsidRPr="00903DBA" w:rsidRDefault="00F027BF" w:rsidP="00A45E17">
            <w:pPr>
              <w:spacing w:before="0" w:after="40"/>
              <w:rPr>
                <w:highlight w:val="white"/>
              </w:rPr>
            </w:pPr>
            <w:r w:rsidRPr="00903DBA">
              <w:rPr>
                <w:highlight w:val="white"/>
              </w:rPr>
              <w:t>mov [stdin + 4], bx</w:t>
            </w:r>
          </w:p>
          <w:p w14:paraId="79994121" w14:textId="77777777" w:rsidR="00F027BF" w:rsidRPr="00903DBA" w:rsidRDefault="00F027BF" w:rsidP="00A45E17">
            <w:pPr>
              <w:spacing w:before="0" w:after="40"/>
              <w:rPr>
                <w:highlight w:val="white"/>
              </w:rPr>
            </w:pPr>
            <w:r w:rsidRPr="00903DBA">
              <w:rPr>
                <w:highlight w:val="white"/>
              </w:rPr>
              <w:t>add [stdin + 4], stdin</w:t>
            </w:r>
          </w:p>
          <w:p w14:paraId="07649B2F" w14:textId="77777777" w:rsidR="00F027BF" w:rsidRPr="00903DBA" w:rsidRDefault="00F027BF" w:rsidP="00A45E17">
            <w:pPr>
              <w:spacing w:before="0" w:after="40"/>
              <w:rPr>
                <w:highlight w:val="white"/>
              </w:rPr>
            </w:pPr>
            <w:r w:rsidRPr="00903DBA">
              <w:rPr>
                <w:highlight w:val="white"/>
              </w:rPr>
              <w:t>sub [stdin + 4], 123</w:t>
            </w:r>
          </w:p>
        </w:tc>
      </w:tr>
      <w:tr w:rsidR="00F027BF" w:rsidRPr="00903DBA" w14:paraId="53C0DF47" w14:textId="77777777" w:rsidTr="00654532">
        <w:tc>
          <w:tcPr>
            <w:tcW w:w="1078" w:type="dxa"/>
            <w:vMerge/>
          </w:tcPr>
          <w:p w14:paraId="439F8E28" w14:textId="77777777" w:rsidR="00F027BF" w:rsidRPr="00903DBA" w:rsidRDefault="00F027BF" w:rsidP="00A45E17">
            <w:pPr>
              <w:spacing w:before="0" w:after="40"/>
              <w:rPr>
                <w:highlight w:val="white"/>
              </w:rPr>
            </w:pPr>
          </w:p>
        </w:tc>
        <w:tc>
          <w:tcPr>
            <w:tcW w:w="1236" w:type="dxa"/>
          </w:tcPr>
          <w:p w14:paraId="181435BA" w14:textId="50BA8F1E" w:rsidR="00F027BF" w:rsidRPr="00903DBA" w:rsidRDefault="00F027BF" w:rsidP="00A45E17">
            <w:pPr>
              <w:spacing w:before="0" w:after="40"/>
              <w:rPr>
                <w:highlight w:val="white"/>
              </w:rPr>
            </w:pPr>
            <w:r w:rsidRPr="00903DBA">
              <w:rPr>
                <w:highlight w:val="white"/>
              </w:rPr>
              <w:t>6</w:t>
            </w:r>
          </w:p>
        </w:tc>
        <w:tc>
          <w:tcPr>
            <w:tcW w:w="4979" w:type="dxa"/>
          </w:tcPr>
          <w:p w14:paraId="5A5DD9E4" w14:textId="6EA00C24" w:rsidR="00F027BF" w:rsidRPr="00903DBA" w:rsidRDefault="00F027BF" w:rsidP="00A45E17">
            <w:pPr>
              <w:spacing w:before="0" w:after="40"/>
            </w:pPr>
            <w:proofErr w:type="gramStart"/>
            <w:r w:rsidRPr="00903DBA">
              <w:t>operator</w:t>
            </w:r>
            <w:proofErr w:type="gramEnd"/>
            <w:r w:rsidRPr="00903DBA">
              <w:t xml:space="preserve"> register, [register + offset]</w:t>
            </w:r>
          </w:p>
          <w:p w14:paraId="5D7CD7F1" w14:textId="0CFEC2EF" w:rsidR="00F027BF" w:rsidRPr="00903DBA" w:rsidRDefault="00F027BF" w:rsidP="00A45E17">
            <w:pPr>
              <w:spacing w:before="0" w:after="40"/>
            </w:pPr>
            <w:proofErr w:type="gramStart"/>
            <w:r w:rsidRPr="00903DBA">
              <w:t>operator</w:t>
            </w:r>
            <w:proofErr w:type="gramEnd"/>
            <w:r w:rsidRPr="00903DBA">
              <w:t xml:space="preserve"> register, [static name + offset]</w:t>
            </w:r>
          </w:p>
        </w:tc>
        <w:tc>
          <w:tcPr>
            <w:tcW w:w="2057" w:type="dxa"/>
          </w:tcPr>
          <w:p w14:paraId="197529C5" w14:textId="77777777" w:rsidR="00F027BF" w:rsidRPr="00903DBA" w:rsidRDefault="00F027BF" w:rsidP="00A45E17">
            <w:pPr>
              <w:spacing w:before="0" w:after="40"/>
              <w:rPr>
                <w:highlight w:val="white"/>
              </w:rPr>
            </w:pPr>
            <w:r w:rsidRPr="00903DBA">
              <w:rPr>
                <w:highlight w:val="white"/>
              </w:rPr>
              <w:t>mov ax, [bp + 2]</w:t>
            </w:r>
          </w:p>
          <w:p w14:paraId="3ED02FA7" w14:textId="77777777" w:rsidR="00F027BF" w:rsidRPr="00903DBA" w:rsidRDefault="00F027BF" w:rsidP="00A45E17">
            <w:pPr>
              <w:spacing w:before="0" w:after="40"/>
              <w:rPr>
                <w:highlight w:val="white"/>
              </w:rPr>
            </w:pPr>
            <w:r w:rsidRPr="00903DBA">
              <w:rPr>
                <w:highlight w:val="white"/>
              </w:rPr>
              <w:t>add ax, [stdin +4]</w:t>
            </w:r>
          </w:p>
        </w:tc>
      </w:tr>
    </w:tbl>
    <w:p w14:paraId="78FE1025" w14:textId="77777777" w:rsidR="00097076" w:rsidRPr="00903DBA" w:rsidRDefault="00097076" w:rsidP="00097076">
      <w:pPr>
        <w:pStyle w:val="Code"/>
        <w:rPr>
          <w:highlight w:val="white"/>
        </w:rPr>
      </w:pPr>
    </w:p>
    <w:p w14:paraId="7C66D23D" w14:textId="0C8192B1" w:rsidR="00A12F90" w:rsidRPr="00903DBA" w:rsidRDefault="00744609" w:rsidP="00A12F90">
      <w:pPr>
        <w:rPr>
          <w:highlight w:val="white"/>
        </w:rPr>
      </w:pPr>
      <w:r w:rsidRPr="00903DBA">
        <w:rPr>
          <w:highlight w:val="white"/>
        </w:rPr>
        <w:t>In case of a nullary operator, we simply return its name.</w:t>
      </w:r>
    </w:p>
    <w:p w14:paraId="0F49C0C6" w14:textId="77777777" w:rsidR="00BB1C53" w:rsidRPr="00903DBA" w:rsidRDefault="00BB1C53" w:rsidP="00BB1C53">
      <w:pPr>
        <w:pStyle w:val="Code"/>
        <w:rPr>
          <w:highlight w:val="white"/>
        </w:rPr>
      </w:pPr>
      <w:r w:rsidRPr="00903DBA">
        <w:rPr>
          <w:highlight w:val="white"/>
        </w:rPr>
        <w:t xml:space="preserve">      if (IsNullary()) {</w:t>
      </w:r>
    </w:p>
    <w:p w14:paraId="76348D9C" w14:textId="77777777" w:rsidR="00BB1C53" w:rsidRPr="00903DBA" w:rsidRDefault="00BB1C53" w:rsidP="00BB1C53">
      <w:pPr>
        <w:pStyle w:val="Code"/>
        <w:rPr>
          <w:highlight w:val="white"/>
        </w:rPr>
      </w:pPr>
      <w:r w:rsidRPr="00903DBA">
        <w:rPr>
          <w:highlight w:val="white"/>
        </w:rPr>
        <w:t xml:space="preserve">        return "\t" + operatorName;</w:t>
      </w:r>
    </w:p>
    <w:p w14:paraId="5929941A" w14:textId="77777777" w:rsidR="00BB1C53" w:rsidRPr="00903DBA" w:rsidRDefault="00BB1C53" w:rsidP="00BB1C53">
      <w:pPr>
        <w:pStyle w:val="Code"/>
        <w:rPr>
          <w:highlight w:val="white"/>
        </w:rPr>
      </w:pPr>
      <w:r w:rsidRPr="00903DBA">
        <w:rPr>
          <w:highlight w:val="white"/>
        </w:rPr>
        <w:t xml:space="preserve">      }</w:t>
      </w:r>
    </w:p>
    <w:p w14:paraId="6F57E108" w14:textId="77777777" w:rsidR="00AE6BCE" w:rsidRPr="00903DBA" w:rsidRDefault="00117715" w:rsidP="00AE6BCE">
      <w:pPr>
        <w:rPr>
          <w:highlight w:val="white"/>
        </w:rPr>
      </w:pPr>
      <w:r w:rsidRPr="00903DBA">
        <w:rPr>
          <w:highlight w:val="white"/>
        </w:rPr>
        <w:t>U</w:t>
      </w:r>
      <w:r w:rsidR="00A12F90" w:rsidRPr="00903DBA">
        <w:rPr>
          <w:highlight w:val="white"/>
        </w:rPr>
        <w:t xml:space="preserve">nary operations </w:t>
      </w:r>
      <w:r w:rsidR="00244FA5" w:rsidRPr="00903DBA">
        <w:rPr>
          <w:highlight w:val="white"/>
        </w:rPr>
        <w:t xml:space="preserve">of category </w:t>
      </w:r>
      <w:r w:rsidRPr="00903DBA">
        <w:rPr>
          <w:highlight w:val="white"/>
        </w:rPr>
        <w:t>two and three</w:t>
      </w:r>
      <w:r w:rsidR="00244FA5" w:rsidRPr="00903DBA">
        <w:rPr>
          <w:highlight w:val="white"/>
        </w:rPr>
        <w:t>, where the operand is an address</w:t>
      </w:r>
      <w:r w:rsidR="00F8051B" w:rsidRPr="00903DBA">
        <w:rPr>
          <w:highlight w:val="white"/>
        </w:rPr>
        <w:t xml:space="preserve"> or a register. In case of an address, the first operand is a register or a string (static name), the second operand is an integer (offset), and the third operand is null. </w:t>
      </w:r>
      <w:r w:rsidR="00AE6BCE" w:rsidRPr="00903DBA">
        <w:rPr>
          <w:highlight w:val="white"/>
        </w:rPr>
        <w:t>In case of a register, the second and third operands are null.</w:t>
      </w:r>
    </w:p>
    <w:p w14:paraId="1209996C" w14:textId="77777777" w:rsidR="00744609" w:rsidRPr="00903DBA" w:rsidRDefault="00744609" w:rsidP="00744609">
      <w:pPr>
        <w:pStyle w:val="Code"/>
        <w:rPr>
          <w:highlight w:val="white"/>
        </w:rPr>
      </w:pPr>
      <w:r w:rsidRPr="00903DBA">
        <w:rPr>
          <w:highlight w:val="white"/>
        </w:rPr>
        <w:t xml:space="preserve">      else if (IsUnary()) {</w:t>
      </w:r>
    </w:p>
    <w:p w14:paraId="273FB54E" w14:textId="77777777" w:rsidR="00744609" w:rsidRPr="00903DBA" w:rsidRDefault="00744609" w:rsidP="00744609">
      <w:pPr>
        <w:pStyle w:val="Code"/>
        <w:rPr>
          <w:highlight w:val="white"/>
        </w:rPr>
      </w:pPr>
      <w:r w:rsidRPr="00903DBA">
        <w:rPr>
          <w:highlight w:val="white"/>
        </w:rPr>
        <w:t xml:space="preserve">        if (((operand0 is Register) || (operand0 is string)) &amp;&amp;</w:t>
      </w:r>
    </w:p>
    <w:p w14:paraId="521B37D8" w14:textId="77777777" w:rsidR="00744609" w:rsidRPr="00903DBA" w:rsidRDefault="00744609" w:rsidP="00744609">
      <w:pPr>
        <w:pStyle w:val="Code"/>
        <w:rPr>
          <w:highlight w:val="white"/>
        </w:rPr>
      </w:pPr>
      <w:r w:rsidRPr="00903DBA">
        <w:rPr>
          <w:highlight w:val="white"/>
        </w:rPr>
        <w:t xml:space="preserve">                 (operand1 is int) &amp;&amp; (operand2 == null)) {</w:t>
      </w:r>
    </w:p>
    <w:p w14:paraId="793A3062" w14:textId="77777777" w:rsidR="00744609" w:rsidRPr="00903DBA" w:rsidRDefault="00744609" w:rsidP="00744609">
      <w:pPr>
        <w:pStyle w:val="Code"/>
        <w:rPr>
          <w:highlight w:val="white"/>
        </w:rPr>
      </w:pPr>
      <w:r w:rsidRPr="00903DBA">
        <w:rPr>
          <w:highlight w:val="white"/>
        </w:rPr>
        <w:t xml:space="preserve">          return "\t" + operatorName + " [" + operand0 +</w:t>
      </w:r>
    </w:p>
    <w:p w14:paraId="485F146A" w14:textId="77777777" w:rsidR="00744609" w:rsidRPr="00903DBA" w:rsidRDefault="00744609" w:rsidP="00744609">
      <w:pPr>
        <w:pStyle w:val="Code"/>
        <w:rPr>
          <w:highlight w:val="white"/>
        </w:rPr>
      </w:pPr>
      <w:r w:rsidRPr="00903DBA">
        <w:rPr>
          <w:highlight w:val="white"/>
        </w:rPr>
        <w:t xml:space="preserve">                 WithSign(operand1) + "]";</w:t>
      </w:r>
    </w:p>
    <w:p w14:paraId="029F073F" w14:textId="77777777" w:rsidR="00744609" w:rsidRPr="00903DBA" w:rsidRDefault="00744609" w:rsidP="00744609">
      <w:pPr>
        <w:pStyle w:val="Code"/>
        <w:rPr>
          <w:highlight w:val="white"/>
        </w:rPr>
      </w:pPr>
      <w:r w:rsidRPr="00903DBA">
        <w:rPr>
          <w:highlight w:val="white"/>
        </w:rPr>
        <w:t xml:space="preserve">        }</w:t>
      </w:r>
    </w:p>
    <w:p w14:paraId="364AE613" w14:textId="1B90EBB1" w:rsidR="00744609" w:rsidRPr="00903DBA" w:rsidRDefault="00744609" w:rsidP="00744609">
      <w:pPr>
        <w:pStyle w:val="Code"/>
        <w:rPr>
          <w:highlight w:val="white"/>
        </w:rPr>
      </w:pPr>
      <w:r w:rsidRPr="00903DBA">
        <w:rPr>
          <w:highlight w:val="white"/>
        </w:rPr>
        <w:lastRenderedPageBreak/>
        <w:t xml:space="preserve">        else if ((operand0 is Register) &amp;&amp; (operand1 == null) &amp;&amp;</w:t>
      </w:r>
    </w:p>
    <w:p w14:paraId="72694370" w14:textId="77777777" w:rsidR="00744609" w:rsidRPr="00903DBA" w:rsidRDefault="00744609" w:rsidP="00744609">
      <w:pPr>
        <w:pStyle w:val="Code"/>
        <w:rPr>
          <w:highlight w:val="white"/>
        </w:rPr>
      </w:pPr>
      <w:r w:rsidRPr="00903DBA">
        <w:rPr>
          <w:highlight w:val="white"/>
        </w:rPr>
        <w:t xml:space="preserve">                 (operand2 == null)) {</w:t>
      </w:r>
    </w:p>
    <w:p w14:paraId="64ED8C44" w14:textId="77777777" w:rsidR="00744609" w:rsidRPr="00903DBA" w:rsidRDefault="00744609" w:rsidP="00744609">
      <w:pPr>
        <w:pStyle w:val="Code"/>
        <w:rPr>
          <w:highlight w:val="white"/>
        </w:rPr>
      </w:pPr>
      <w:r w:rsidRPr="00903DBA">
        <w:rPr>
          <w:highlight w:val="white"/>
        </w:rPr>
        <w:t xml:space="preserve">          return "\t" + operatorName + " " + operand0;</w:t>
      </w:r>
    </w:p>
    <w:p w14:paraId="082AF65B" w14:textId="77777777" w:rsidR="00744609" w:rsidRPr="00903DBA" w:rsidRDefault="00744609" w:rsidP="00744609">
      <w:pPr>
        <w:pStyle w:val="Code"/>
        <w:rPr>
          <w:highlight w:val="white"/>
        </w:rPr>
      </w:pPr>
      <w:r w:rsidRPr="00903DBA">
        <w:rPr>
          <w:highlight w:val="white"/>
        </w:rPr>
        <w:t xml:space="preserve">        }</w:t>
      </w:r>
    </w:p>
    <w:p w14:paraId="3000D057" w14:textId="73D6D879" w:rsidR="00832410" w:rsidRPr="00903DBA" w:rsidRDefault="00BC3573" w:rsidP="00832410">
      <w:pPr>
        <w:rPr>
          <w:b/>
          <w:noProof/>
        </w:rPr>
      </w:pPr>
      <w:r w:rsidRPr="00903DBA">
        <w:rPr>
          <w:highlight w:val="white"/>
        </w:rPr>
        <w:t>Next</w:t>
      </w:r>
      <w:r w:rsidR="000C1583" w:rsidRPr="00903DBA">
        <w:rPr>
          <w:highlight w:val="white"/>
        </w:rPr>
        <w:t>,</w:t>
      </w:r>
      <w:r w:rsidRPr="00903DBA">
        <w:rPr>
          <w:highlight w:val="white"/>
        </w:rPr>
        <w:t xml:space="preserve"> we handle </w:t>
      </w:r>
      <w:r w:rsidR="000C1583" w:rsidRPr="00903DBA">
        <w:rPr>
          <w:highlight w:val="white"/>
        </w:rPr>
        <w:t>binary</w:t>
      </w:r>
      <w:r w:rsidRPr="00903DBA">
        <w:rPr>
          <w:highlight w:val="white"/>
        </w:rPr>
        <w:t xml:space="preserve"> opera</w:t>
      </w:r>
      <w:r w:rsidR="000C1583" w:rsidRPr="00903DBA">
        <w:rPr>
          <w:highlight w:val="white"/>
        </w:rPr>
        <w:t xml:space="preserve">tions. </w:t>
      </w:r>
      <w:r w:rsidR="006F6581" w:rsidRPr="00903DBA">
        <w:rPr>
          <w:highlight w:val="white"/>
        </w:rPr>
        <w:t xml:space="preserve">In category </w:t>
      </w:r>
      <w:r w:rsidR="00F60D27" w:rsidRPr="00903DBA">
        <w:rPr>
          <w:highlight w:val="white"/>
        </w:rPr>
        <w:t>four</w:t>
      </w:r>
      <w:r w:rsidR="006F6581" w:rsidRPr="00903DBA">
        <w:rPr>
          <w:highlight w:val="white"/>
        </w:rPr>
        <w:t xml:space="preserve">, the first operand is a </w:t>
      </w:r>
      <w:proofErr w:type="gramStart"/>
      <w:r w:rsidR="006F6581" w:rsidRPr="00903DBA">
        <w:rPr>
          <w:highlight w:val="white"/>
        </w:rPr>
        <w:t>register</w:t>
      </w:r>
      <w:proofErr w:type="gramEnd"/>
      <w:r w:rsidR="003874C8" w:rsidRPr="00903DBA">
        <w:rPr>
          <w:highlight w:val="white"/>
        </w:rPr>
        <w:t xml:space="preserve"> and </w:t>
      </w:r>
      <w:r w:rsidR="006F6581" w:rsidRPr="00903DBA">
        <w:rPr>
          <w:highlight w:val="white"/>
        </w:rPr>
        <w:t>the second operand</w:t>
      </w:r>
      <w:r w:rsidR="006112F5" w:rsidRPr="00903DBA">
        <w:rPr>
          <w:highlight w:val="white"/>
        </w:rPr>
        <w:t xml:space="preserve"> is a </w:t>
      </w:r>
      <w:r w:rsidR="003874C8" w:rsidRPr="00903DBA">
        <w:rPr>
          <w:highlight w:val="white"/>
        </w:rPr>
        <w:t xml:space="preserve">register, a </w:t>
      </w:r>
      <w:r w:rsidR="006112F5" w:rsidRPr="00903DBA">
        <w:rPr>
          <w:highlight w:val="white"/>
        </w:rPr>
        <w:t xml:space="preserve">string (static name), </w:t>
      </w:r>
      <w:r w:rsidR="003874C8" w:rsidRPr="00903DBA">
        <w:rPr>
          <w:highlight w:val="white"/>
        </w:rPr>
        <w:t xml:space="preserve">or a </w:t>
      </w:r>
      <w:r w:rsidR="003874C8" w:rsidRPr="00903DBA">
        <w:rPr>
          <w:rStyle w:val="KeyWord0"/>
          <w:highlight w:val="white"/>
        </w:rPr>
        <w:t>BigInteger</w:t>
      </w:r>
      <w:r w:rsidR="003874C8" w:rsidRPr="00903DBA">
        <w:rPr>
          <w:highlight w:val="white"/>
        </w:rPr>
        <w:t xml:space="preserve"> (integer value).</w:t>
      </w:r>
    </w:p>
    <w:p w14:paraId="078B1010" w14:textId="77777777" w:rsidR="00F9114B" w:rsidRPr="00903DBA" w:rsidRDefault="00F9114B" w:rsidP="00F9114B">
      <w:pPr>
        <w:pStyle w:val="Code"/>
        <w:rPr>
          <w:highlight w:val="white"/>
        </w:rPr>
      </w:pPr>
      <w:r w:rsidRPr="00903DBA">
        <w:rPr>
          <w:highlight w:val="white"/>
        </w:rPr>
        <w:t xml:space="preserve">      else if (IsBinary()) {</w:t>
      </w:r>
    </w:p>
    <w:p w14:paraId="0ADAE3AD" w14:textId="77777777" w:rsidR="003F0CBB" w:rsidRPr="00903DBA" w:rsidRDefault="003F0CBB" w:rsidP="003F0CBB">
      <w:pPr>
        <w:pStyle w:val="Code"/>
        <w:rPr>
          <w:highlight w:val="white"/>
        </w:rPr>
      </w:pPr>
      <w:r w:rsidRPr="00903DBA">
        <w:rPr>
          <w:highlight w:val="white"/>
        </w:rPr>
        <w:t xml:space="preserve">        if ((operand0 is Register) &amp;&amp; ((operand1 is Register) ||</w:t>
      </w:r>
    </w:p>
    <w:p w14:paraId="0A5D28EF" w14:textId="77777777" w:rsidR="003F0CBB" w:rsidRPr="00903DBA" w:rsidRDefault="003F0CBB" w:rsidP="003F0CBB">
      <w:pPr>
        <w:pStyle w:val="Code"/>
        <w:rPr>
          <w:highlight w:val="white"/>
        </w:rPr>
      </w:pPr>
      <w:r w:rsidRPr="00903DBA">
        <w:rPr>
          <w:highlight w:val="white"/>
        </w:rPr>
        <w:t xml:space="preserve">            (operand1 is string) || (operand1 is BigInteger)) &amp;&amp;</w:t>
      </w:r>
    </w:p>
    <w:p w14:paraId="32F81E6F" w14:textId="77777777" w:rsidR="003F0CBB" w:rsidRPr="00903DBA" w:rsidRDefault="003F0CBB" w:rsidP="003F0CBB">
      <w:pPr>
        <w:pStyle w:val="Code"/>
        <w:rPr>
          <w:highlight w:val="white"/>
        </w:rPr>
      </w:pPr>
      <w:r w:rsidRPr="00903DBA">
        <w:rPr>
          <w:highlight w:val="white"/>
        </w:rPr>
        <w:t xml:space="preserve">            (operand2 == null)) {</w:t>
      </w:r>
    </w:p>
    <w:p w14:paraId="73B45858" w14:textId="77777777" w:rsidR="003F0CBB" w:rsidRPr="00903DBA" w:rsidRDefault="003F0CBB" w:rsidP="003F0CBB">
      <w:pPr>
        <w:pStyle w:val="Code"/>
        <w:rPr>
          <w:highlight w:val="white"/>
        </w:rPr>
      </w:pPr>
      <w:r w:rsidRPr="00903DBA">
        <w:rPr>
          <w:highlight w:val="white"/>
        </w:rPr>
        <w:t xml:space="preserve">          Assert.ErrorXXX(!(operand0 is string));</w:t>
      </w:r>
    </w:p>
    <w:p w14:paraId="68AE27DF" w14:textId="77777777" w:rsidR="003F0CBB" w:rsidRPr="00903DBA" w:rsidRDefault="003F0CBB" w:rsidP="003F0CBB">
      <w:pPr>
        <w:pStyle w:val="Code"/>
        <w:rPr>
          <w:highlight w:val="white"/>
        </w:rPr>
      </w:pPr>
      <w:r w:rsidRPr="00903DBA">
        <w:rPr>
          <w:highlight w:val="white"/>
        </w:rPr>
        <w:t xml:space="preserve">          return "\t" + operatorName + " " + operand0 + ", " + operand1;</w:t>
      </w:r>
    </w:p>
    <w:p w14:paraId="7C3C723F" w14:textId="77777777" w:rsidR="003F0CBB" w:rsidRPr="00903DBA" w:rsidRDefault="003F0CBB" w:rsidP="003F0CBB">
      <w:pPr>
        <w:pStyle w:val="Code"/>
        <w:rPr>
          <w:highlight w:val="white"/>
        </w:rPr>
      </w:pPr>
      <w:r w:rsidRPr="00903DBA">
        <w:rPr>
          <w:highlight w:val="white"/>
        </w:rPr>
        <w:t xml:space="preserve">        }</w:t>
      </w:r>
    </w:p>
    <w:p w14:paraId="6DFBB3A7" w14:textId="27963505" w:rsidR="007C4F8F" w:rsidRPr="00903DBA" w:rsidRDefault="007C4F8F" w:rsidP="007C4F8F">
      <w:pPr>
        <w:rPr>
          <w:b/>
          <w:noProof/>
        </w:rPr>
      </w:pPr>
      <w:r w:rsidRPr="00903DBA">
        <w:rPr>
          <w:highlight w:val="white"/>
        </w:rPr>
        <w:t xml:space="preserve">In category </w:t>
      </w:r>
      <w:r w:rsidR="000708FA" w:rsidRPr="00903DBA">
        <w:rPr>
          <w:highlight w:val="white"/>
        </w:rPr>
        <w:t>five</w:t>
      </w:r>
      <w:r w:rsidRPr="00903DBA">
        <w:rPr>
          <w:highlight w:val="white"/>
        </w:rPr>
        <w:t xml:space="preserve">, the first operand is a register or a string (static name), the second operand is an integer (offset), and the third operand is register, a string (static name), or a </w:t>
      </w:r>
      <w:r w:rsidRPr="00903DBA">
        <w:rPr>
          <w:rStyle w:val="KeyWord0"/>
          <w:highlight w:val="white"/>
        </w:rPr>
        <w:t>BigInteger</w:t>
      </w:r>
      <w:r w:rsidRPr="00903DBA">
        <w:rPr>
          <w:highlight w:val="white"/>
        </w:rPr>
        <w:t xml:space="preserve"> (integer value).</w:t>
      </w:r>
    </w:p>
    <w:p w14:paraId="3A484186" w14:textId="77777777" w:rsidR="009C3AAD" w:rsidRPr="00903DBA" w:rsidRDefault="009C3AAD" w:rsidP="009C3AAD">
      <w:pPr>
        <w:pStyle w:val="Code"/>
        <w:rPr>
          <w:highlight w:val="white"/>
        </w:rPr>
      </w:pPr>
      <w:r w:rsidRPr="00903DBA">
        <w:rPr>
          <w:highlight w:val="white"/>
        </w:rPr>
        <w:t xml:space="preserve">        else if (((operand0 is Register) || (operand0 is string)) &amp;&amp;</w:t>
      </w:r>
    </w:p>
    <w:p w14:paraId="01067E30" w14:textId="77777777" w:rsidR="009C3AAD" w:rsidRPr="00903DBA" w:rsidRDefault="009C3AAD" w:rsidP="009C3AAD">
      <w:pPr>
        <w:pStyle w:val="Code"/>
        <w:rPr>
          <w:highlight w:val="white"/>
        </w:rPr>
      </w:pPr>
      <w:r w:rsidRPr="00903DBA">
        <w:rPr>
          <w:highlight w:val="white"/>
        </w:rPr>
        <w:t xml:space="preserve">                 (operand1 is int) &amp;&amp; ((operand2 is Register) ||</w:t>
      </w:r>
    </w:p>
    <w:p w14:paraId="71239601" w14:textId="77777777" w:rsidR="009C3AAD" w:rsidRPr="00903DBA" w:rsidRDefault="009C3AAD" w:rsidP="009C3AAD">
      <w:pPr>
        <w:pStyle w:val="Code"/>
        <w:rPr>
          <w:highlight w:val="white"/>
        </w:rPr>
      </w:pPr>
      <w:r w:rsidRPr="00903DBA">
        <w:rPr>
          <w:highlight w:val="white"/>
        </w:rPr>
        <w:t xml:space="preserve">                  (operand2 is string) || (operand2 is BigInteger))) {</w:t>
      </w:r>
    </w:p>
    <w:p w14:paraId="7D3EA8C2" w14:textId="77777777" w:rsidR="009C3AAD" w:rsidRPr="00903DBA" w:rsidRDefault="009C3AAD" w:rsidP="009C3AAD">
      <w:pPr>
        <w:pStyle w:val="Code"/>
        <w:rPr>
          <w:highlight w:val="white"/>
        </w:rPr>
      </w:pPr>
      <w:r w:rsidRPr="00903DBA">
        <w:rPr>
          <w:highlight w:val="white"/>
        </w:rPr>
        <w:t xml:space="preserve">          return "\t" + operatorName +</w:t>
      </w:r>
    </w:p>
    <w:p w14:paraId="67DD24B8" w14:textId="77777777" w:rsidR="009C3AAD" w:rsidRPr="00903DBA" w:rsidRDefault="009C3AAD" w:rsidP="009C3AAD">
      <w:pPr>
        <w:pStyle w:val="Code"/>
        <w:rPr>
          <w:highlight w:val="white"/>
        </w:rPr>
      </w:pPr>
      <w:r w:rsidRPr="00903DBA">
        <w:rPr>
          <w:highlight w:val="white"/>
        </w:rPr>
        <w:t xml:space="preserve">                 " [" + operand0 + WithSign(operand1) + "], " + operand2;</w:t>
      </w:r>
    </w:p>
    <w:p w14:paraId="29D685A1" w14:textId="77777777" w:rsidR="009C3AAD" w:rsidRPr="00903DBA" w:rsidRDefault="009C3AAD" w:rsidP="009C3AAD">
      <w:pPr>
        <w:pStyle w:val="Code"/>
        <w:rPr>
          <w:highlight w:val="white"/>
        </w:rPr>
      </w:pPr>
      <w:r w:rsidRPr="00903DBA">
        <w:rPr>
          <w:highlight w:val="white"/>
        </w:rPr>
        <w:t xml:space="preserve">        }</w:t>
      </w:r>
    </w:p>
    <w:p w14:paraId="12E033C0" w14:textId="744B58E1" w:rsidR="000708FA" w:rsidRPr="00903DBA" w:rsidRDefault="000708FA" w:rsidP="000708FA">
      <w:pPr>
        <w:rPr>
          <w:b/>
          <w:noProof/>
        </w:rPr>
      </w:pPr>
      <w:r w:rsidRPr="00903DBA">
        <w:rPr>
          <w:highlight w:val="white"/>
        </w:rPr>
        <w:t>In category six, the first operand is a register, the second operand is register or string (static name), and the third operand is an integer (offset).</w:t>
      </w:r>
    </w:p>
    <w:p w14:paraId="3E2E17E7" w14:textId="77777777" w:rsidR="000708FA" w:rsidRPr="00903DBA" w:rsidRDefault="000708FA" w:rsidP="000708FA">
      <w:pPr>
        <w:pStyle w:val="Code"/>
        <w:rPr>
          <w:highlight w:val="white"/>
        </w:rPr>
      </w:pPr>
      <w:r w:rsidRPr="00903DBA">
        <w:rPr>
          <w:highlight w:val="white"/>
        </w:rPr>
        <w:t xml:space="preserve">        else if ((operand0 is Register) &amp;&amp; ((operand1 is Register) ||</w:t>
      </w:r>
    </w:p>
    <w:p w14:paraId="0957D9E1" w14:textId="77777777" w:rsidR="000708FA" w:rsidRPr="00903DBA" w:rsidRDefault="000708FA" w:rsidP="000708FA">
      <w:pPr>
        <w:pStyle w:val="Code"/>
        <w:rPr>
          <w:highlight w:val="white"/>
        </w:rPr>
      </w:pPr>
      <w:r w:rsidRPr="00903DBA">
        <w:rPr>
          <w:highlight w:val="white"/>
        </w:rPr>
        <w:t xml:space="preserve">                 (operand1 is string)) &amp;&amp; (operand2 is int)) {</w:t>
      </w:r>
    </w:p>
    <w:p w14:paraId="0A4E41DE" w14:textId="77777777" w:rsidR="000708FA" w:rsidRPr="00903DBA" w:rsidRDefault="000708FA" w:rsidP="000708FA">
      <w:pPr>
        <w:pStyle w:val="Code"/>
        <w:rPr>
          <w:highlight w:val="white"/>
        </w:rPr>
      </w:pPr>
      <w:r w:rsidRPr="00903DBA">
        <w:rPr>
          <w:highlight w:val="white"/>
        </w:rPr>
        <w:t xml:space="preserve">          return "\t" + operatorName + " " + operand0 +</w:t>
      </w:r>
    </w:p>
    <w:p w14:paraId="77418CCE" w14:textId="77777777" w:rsidR="000708FA" w:rsidRPr="00903DBA" w:rsidRDefault="000708FA" w:rsidP="000708FA">
      <w:pPr>
        <w:pStyle w:val="Code"/>
        <w:rPr>
          <w:highlight w:val="white"/>
        </w:rPr>
      </w:pPr>
      <w:r w:rsidRPr="00903DBA">
        <w:rPr>
          <w:highlight w:val="white"/>
        </w:rPr>
        <w:t xml:space="preserve">                 ", [" + operand1 + WithSign(operand2) + "]";</w:t>
      </w:r>
    </w:p>
    <w:p w14:paraId="28C3ACA7" w14:textId="77777777" w:rsidR="000708FA" w:rsidRPr="00903DBA" w:rsidRDefault="000708FA" w:rsidP="000708FA">
      <w:pPr>
        <w:pStyle w:val="Code"/>
        <w:rPr>
          <w:highlight w:val="white"/>
        </w:rPr>
      </w:pPr>
      <w:r w:rsidRPr="00903DBA">
        <w:rPr>
          <w:highlight w:val="white"/>
        </w:rPr>
        <w:t xml:space="preserve">        }</w:t>
      </w:r>
    </w:p>
    <w:p w14:paraId="25D142B6" w14:textId="022C3235" w:rsidR="009C3AAD" w:rsidRPr="00903DBA" w:rsidRDefault="009C3AAD" w:rsidP="009C3AAD">
      <w:pPr>
        <w:pStyle w:val="Code"/>
        <w:rPr>
          <w:highlight w:val="white"/>
        </w:rPr>
      </w:pPr>
      <w:r w:rsidRPr="00903DBA">
        <w:rPr>
          <w:highlight w:val="white"/>
        </w:rPr>
        <w:t xml:space="preserve">      }</w:t>
      </w:r>
    </w:p>
    <w:p w14:paraId="748ED3E6" w14:textId="297DDE82" w:rsidR="00212F79" w:rsidRPr="00903DBA" w:rsidRDefault="004F6538" w:rsidP="004F6538">
      <w:pPr>
        <w:rPr>
          <w:highlight w:val="white"/>
        </w:rPr>
      </w:pPr>
      <w:r w:rsidRPr="00903DBA">
        <w:rPr>
          <w:highlight w:val="white"/>
        </w:rPr>
        <w:t xml:space="preserve">In case of a label or comment, we simple return them. Note that we </w:t>
      </w:r>
      <w:r w:rsidR="00EF5E34" w:rsidRPr="00903DBA">
        <w:rPr>
          <w:highlight w:val="white"/>
        </w:rPr>
        <w:t xml:space="preserve">add a colon (‘:’) to the label and </w:t>
      </w:r>
      <w:r w:rsidRPr="00903DBA">
        <w:rPr>
          <w:highlight w:val="white"/>
        </w:rPr>
        <w:t>insert a semicolon (‘;’).</w:t>
      </w:r>
    </w:p>
    <w:p w14:paraId="34A7633F" w14:textId="77777777" w:rsidR="00097076" w:rsidRPr="00903DBA" w:rsidRDefault="00097076" w:rsidP="00097076">
      <w:pPr>
        <w:pStyle w:val="Code"/>
        <w:rPr>
          <w:highlight w:val="white"/>
        </w:rPr>
      </w:pPr>
      <w:r w:rsidRPr="00903DBA">
        <w:rPr>
          <w:highlight w:val="white"/>
        </w:rPr>
        <w:t xml:space="preserve">      else if (Operator == AssemblyOperator.label) {</w:t>
      </w:r>
    </w:p>
    <w:p w14:paraId="14973B6F" w14:textId="77777777" w:rsidR="00097076" w:rsidRPr="00903DBA" w:rsidRDefault="00097076" w:rsidP="00097076">
      <w:pPr>
        <w:pStyle w:val="Code"/>
        <w:rPr>
          <w:highlight w:val="white"/>
        </w:rPr>
      </w:pPr>
      <w:r w:rsidRPr="00903DBA">
        <w:rPr>
          <w:highlight w:val="white"/>
        </w:rPr>
        <w:t xml:space="preserve">        return "\n " + operand0 + ":";</w:t>
      </w:r>
    </w:p>
    <w:p w14:paraId="08CFD91C" w14:textId="77777777" w:rsidR="00097076" w:rsidRPr="00903DBA" w:rsidRDefault="00097076" w:rsidP="00097076">
      <w:pPr>
        <w:pStyle w:val="Code"/>
        <w:rPr>
          <w:highlight w:val="white"/>
        </w:rPr>
      </w:pPr>
      <w:r w:rsidRPr="00903DBA">
        <w:rPr>
          <w:highlight w:val="white"/>
        </w:rPr>
        <w:t xml:space="preserve">      }</w:t>
      </w:r>
    </w:p>
    <w:p w14:paraId="28C8BB19" w14:textId="77777777" w:rsidR="00097076" w:rsidRPr="00903DBA" w:rsidRDefault="00097076" w:rsidP="00097076">
      <w:pPr>
        <w:pStyle w:val="Code"/>
        <w:rPr>
          <w:highlight w:val="white"/>
        </w:rPr>
      </w:pPr>
      <w:r w:rsidRPr="00903DBA">
        <w:rPr>
          <w:highlight w:val="white"/>
        </w:rPr>
        <w:t xml:space="preserve">      else if (Operator == AssemblyOperator.comment) {</w:t>
      </w:r>
    </w:p>
    <w:p w14:paraId="37BE8334" w14:textId="77777777" w:rsidR="00097076" w:rsidRPr="00903DBA" w:rsidRDefault="00097076" w:rsidP="00097076">
      <w:pPr>
        <w:pStyle w:val="Code"/>
        <w:rPr>
          <w:highlight w:val="white"/>
        </w:rPr>
      </w:pPr>
      <w:r w:rsidRPr="00903DBA">
        <w:rPr>
          <w:highlight w:val="white"/>
        </w:rPr>
        <w:t xml:space="preserve">        return "\t; " + operand0;</w:t>
      </w:r>
    </w:p>
    <w:p w14:paraId="22BC228E" w14:textId="602FC9A7" w:rsidR="00097076" w:rsidRPr="00903DBA" w:rsidRDefault="00097076" w:rsidP="00097076">
      <w:pPr>
        <w:pStyle w:val="Code"/>
        <w:rPr>
          <w:highlight w:val="white"/>
        </w:rPr>
      </w:pPr>
      <w:r w:rsidRPr="00903DBA">
        <w:rPr>
          <w:highlight w:val="white"/>
        </w:rPr>
        <w:t xml:space="preserve">      }</w:t>
      </w:r>
    </w:p>
    <w:p w14:paraId="06DE8397" w14:textId="6631668F" w:rsidR="00374859" w:rsidRPr="00903DBA" w:rsidRDefault="00374859" w:rsidP="00374859">
      <w:pPr>
        <w:rPr>
          <w:highlight w:val="white"/>
        </w:rPr>
      </w:pPr>
      <w:r w:rsidRPr="00903DBA">
        <w:rPr>
          <w:highlight w:val="white"/>
        </w:rPr>
        <w:t xml:space="preserve">When defining a value, we call the </w:t>
      </w:r>
      <w:r w:rsidRPr="00903DBA">
        <w:rPr>
          <w:rStyle w:val="KeyWord0"/>
          <w:highlight w:val="white"/>
        </w:rPr>
        <w:t>ToVisibleString</w:t>
      </w:r>
      <w:r w:rsidRPr="00903DBA">
        <w:rPr>
          <w:highlight w:val="white"/>
        </w:rPr>
        <w:t xml:space="preserve"> method in case of a string.</w:t>
      </w:r>
      <w:r w:rsidR="00E85B63" w:rsidRPr="00903DBA">
        <w:rPr>
          <w:highlight w:val="white"/>
        </w:rPr>
        <w:t xml:space="preserve"> </w:t>
      </w:r>
    </w:p>
    <w:p w14:paraId="7AE6B59E" w14:textId="77777777" w:rsidR="00097076" w:rsidRPr="00903DBA" w:rsidRDefault="00097076" w:rsidP="00097076">
      <w:pPr>
        <w:pStyle w:val="Code"/>
        <w:rPr>
          <w:highlight w:val="white"/>
        </w:rPr>
      </w:pPr>
      <w:r w:rsidRPr="00903DBA">
        <w:rPr>
          <w:highlight w:val="white"/>
        </w:rPr>
        <w:t xml:space="preserve">      else if (Operator == AssemblyOperator.define_value) {</w:t>
      </w:r>
    </w:p>
    <w:p w14:paraId="7FD26A07" w14:textId="77777777" w:rsidR="00097076" w:rsidRPr="00903DBA" w:rsidRDefault="00097076" w:rsidP="00097076">
      <w:pPr>
        <w:pStyle w:val="Code"/>
        <w:rPr>
          <w:highlight w:val="white"/>
        </w:rPr>
      </w:pPr>
      <w:r w:rsidRPr="00903DBA">
        <w:rPr>
          <w:highlight w:val="white"/>
        </w:rPr>
        <w:t xml:space="preserve">        Sort sort = (Sort) operand0;</w:t>
      </w:r>
    </w:p>
    <w:p w14:paraId="463A83A8" w14:textId="77777777" w:rsidR="00097076" w:rsidRPr="00903DBA" w:rsidRDefault="00097076" w:rsidP="00097076">
      <w:pPr>
        <w:pStyle w:val="Code"/>
        <w:rPr>
          <w:highlight w:val="white"/>
        </w:rPr>
      </w:pPr>
      <w:r w:rsidRPr="00903DBA">
        <w:rPr>
          <w:highlight w:val="white"/>
        </w:rPr>
        <w:t xml:space="preserve">        object value = operand1;</w:t>
      </w:r>
    </w:p>
    <w:p w14:paraId="4DD99A46" w14:textId="77777777" w:rsidR="00097076" w:rsidRPr="00903DBA" w:rsidRDefault="00097076" w:rsidP="00097076">
      <w:pPr>
        <w:pStyle w:val="Code"/>
        <w:rPr>
          <w:highlight w:val="white"/>
        </w:rPr>
      </w:pPr>
    </w:p>
    <w:p w14:paraId="30004BE4" w14:textId="77777777" w:rsidR="00097076" w:rsidRPr="00903DBA" w:rsidRDefault="00097076" w:rsidP="00097076">
      <w:pPr>
        <w:pStyle w:val="Code"/>
        <w:rPr>
          <w:highlight w:val="white"/>
        </w:rPr>
      </w:pPr>
      <w:r w:rsidRPr="00903DBA">
        <w:rPr>
          <w:highlight w:val="white"/>
        </w:rPr>
        <w:t xml:space="preserve">        if (sort == Sort.String) {</w:t>
      </w:r>
    </w:p>
    <w:p w14:paraId="166C4937" w14:textId="77777777" w:rsidR="00097076" w:rsidRPr="00903DBA" w:rsidRDefault="00097076" w:rsidP="00097076">
      <w:pPr>
        <w:pStyle w:val="Code"/>
        <w:rPr>
          <w:highlight w:val="white"/>
        </w:rPr>
      </w:pPr>
      <w:r w:rsidRPr="00903DBA">
        <w:rPr>
          <w:highlight w:val="white"/>
        </w:rPr>
        <w:t xml:space="preserve">          return "\tdb " + ToVisibleString((string) operand1);</w:t>
      </w:r>
    </w:p>
    <w:p w14:paraId="53417F39" w14:textId="1038623B" w:rsidR="00097076" w:rsidRPr="00903DBA" w:rsidRDefault="00097076" w:rsidP="00097076">
      <w:pPr>
        <w:pStyle w:val="Code"/>
        <w:rPr>
          <w:highlight w:val="white"/>
        </w:rPr>
      </w:pPr>
      <w:r w:rsidRPr="00903DBA">
        <w:rPr>
          <w:highlight w:val="white"/>
        </w:rPr>
        <w:t xml:space="preserve">        }</w:t>
      </w:r>
    </w:p>
    <w:p w14:paraId="1EC4B454" w14:textId="19382203" w:rsidR="00E85B63" w:rsidRPr="00903DBA" w:rsidRDefault="00E85B63" w:rsidP="00E85B63">
      <w:pPr>
        <w:rPr>
          <w:highlight w:val="white"/>
        </w:rPr>
      </w:pPr>
      <w:r w:rsidRPr="00903DBA">
        <w:rPr>
          <w:highlight w:val="white"/>
        </w:rPr>
        <w:t>If the value is not a string, it is an integral or floating value. In case of floating value, we add a dot (‘.’), unless it already has a dot.</w:t>
      </w:r>
    </w:p>
    <w:p w14:paraId="12BA890C" w14:textId="77777777" w:rsidR="00097076" w:rsidRPr="00903DBA" w:rsidRDefault="00097076" w:rsidP="00097076">
      <w:pPr>
        <w:pStyle w:val="Code"/>
        <w:rPr>
          <w:highlight w:val="white"/>
        </w:rPr>
      </w:pPr>
      <w:r w:rsidRPr="00903DBA">
        <w:rPr>
          <w:highlight w:val="white"/>
        </w:rPr>
        <w:t xml:space="preserve">        else {</w:t>
      </w:r>
    </w:p>
    <w:p w14:paraId="192854F3" w14:textId="77777777" w:rsidR="00097076" w:rsidRPr="00903DBA" w:rsidRDefault="00097076" w:rsidP="00097076">
      <w:pPr>
        <w:pStyle w:val="Code"/>
        <w:rPr>
          <w:highlight w:val="white"/>
        </w:rPr>
      </w:pPr>
      <w:r w:rsidRPr="00903DBA">
        <w:rPr>
          <w:highlight w:val="white"/>
        </w:rPr>
        <w:lastRenderedPageBreak/>
        <w:t xml:space="preserve">          string text = operand1.ToString();</w:t>
      </w:r>
    </w:p>
    <w:p w14:paraId="3B4F9B9C" w14:textId="77777777" w:rsidR="00097076" w:rsidRPr="00903DBA" w:rsidRDefault="00097076" w:rsidP="00097076">
      <w:pPr>
        <w:pStyle w:val="Code"/>
        <w:rPr>
          <w:highlight w:val="white"/>
        </w:rPr>
      </w:pPr>
    </w:p>
    <w:p w14:paraId="78118563" w14:textId="77777777" w:rsidR="00097076" w:rsidRPr="00903DBA" w:rsidRDefault="00097076" w:rsidP="00097076">
      <w:pPr>
        <w:pStyle w:val="Code"/>
        <w:rPr>
          <w:highlight w:val="white"/>
        </w:rPr>
      </w:pPr>
      <w:r w:rsidRPr="00903DBA">
        <w:rPr>
          <w:highlight w:val="white"/>
        </w:rPr>
        <w:t xml:space="preserve">          if (((sort == Sort.Float) || (sort == Sort.Double) ||</w:t>
      </w:r>
    </w:p>
    <w:p w14:paraId="53371F60" w14:textId="117281F4" w:rsidR="00097076" w:rsidRPr="00903DBA" w:rsidRDefault="00097076" w:rsidP="00097076">
      <w:pPr>
        <w:pStyle w:val="Code"/>
        <w:rPr>
          <w:highlight w:val="white"/>
        </w:rPr>
      </w:pPr>
      <w:r w:rsidRPr="00903DBA">
        <w:rPr>
          <w:highlight w:val="white"/>
        </w:rPr>
        <w:t xml:space="preserve">              (sort == Sort.</w:t>
      </w:r>
      <w:r w:rsidR="001220BA" w:rsidRPr="00903DBA">
        <w:rPr>
          <w:highlight w:val="white"/>
        </w:rPr>
        <w:t>LongDouble</w:t>
      </w:r>
      <w:r w:rsidRPr="00903DBA">
        <w:rPr>
          <w:highlight w:val="white"/>
        </w:rPr>
        <w:t>)) &amp;&amp; !text.Contains(".")) {</w:t>
      </w:r>
    </w:p>
    <w:p w14:paraId="04BB7BD2" w14:textId="77777777" w:rsidR="00097076" w:rsidRPr="00903DBA" w:rsidRDefault="00097076" w:rsidP="00097076">
      <w:pPr>
        <w:pStyle w:val="Code"/>
        <w:rPr>
          <w:highlight w:val="white"/>
        </w:rPr>
      </w:pPr>
      <w:r w:rsidRPr="00903DBA">
        <w:rPr>
          <w:highlight w:val="white"/>
        </w:rPr>
        <w:t xml:space="preserve">            text += ".0";</w:t>
      </w:r>
    </w:p>
    <w:p w14:paraId="2789E7E1" w14:textId="77777777" w:rsidR="00097076" w:rsidRPr="00903DBA" w:rsidRDefault="00097076" w:rsidP="00097076">
      <w:pPr>
        <w:pStyle w:val="Code"/>
        <w:rPr>
          <w:highlight w:val="white"/>
        </w:rPr>
      </w:pPr>
      <w:r w:rsidRPr="00903DBA">
        <w:rPr>
          <w:highlight w:val="white"/>
        </w:rPr>
        <w:t xml:space="preserve">          }</w:t>
      </w:r>
    </w:p>
    <w:p w14:paraId="70916C3E" w14:textId="507A5D87" w:rsidR="00097076" w:rsidRPr="00903DBA" w:rsidRDefault="00E85B63" w:rsidP="00E85B63">
      <w:pPr>
        <w:rPr>
          <w:highlight w:val="white"/>
        </w:rPr>
      </w:pPr>
      <w:r w:rsidRPr="00903DBA">
        <w:rPr>
          <w:highlight w:val="white"/>
        </w:rPr>
        <w:t xml:space="preserve">When we define the value, we use different directives depending on the size of the value: </w:t>
      </w:r>
      <w:r w:rsidRPr="00903DBA">
        <w:rPr>
          <w:rStyle w:val="KeyWord0"/>
          <w:highlight w:val="white"/>
        </w:rPr>
        <w:t>db</w:t>
      </w:r>
      <w:r w:rsidRPr="00903DBA">
        <w:rPr>
          <w:highlight w:val="white"/>
        </w:rPr>
        <w:t xml:space="preserve"> (define byte) for one byte, </w:t>
      </w:r>
      <w:r w:rsidRPr="00903DBA">
        <w:rPr>
          <w:rStyle w:val="KeyWord0"/>
          <w:highlight w:val="white"/>
        </w:rPr>
        <w:t>dw</w:t>
      </w:r>
      <w:r w:rsidRPr="00903DBA">
        <w:rPr>
          <w:highlight w:val="white"/>
        </w:rPr>
        <w:t xml:space="preserve"> (define word) for two bytes, </w:t>
      </w:r>
      <w:r w:rsidRPr="00903DBA">
        <w:rPr>
          <w:rStyle w:val="KeyWord0"/>
          <w:highlight w:val="white"/>
        </w:rPr>
        <w:t>dd</w:t>
      </w:r>
      <w:r w:rsidRPr="00903DBA">
        <w:rPr>
          <w:highlight w:val="white"/>
        </w:rPr>
        <w:t xml:space="preserve"> (define double-word) for four bytes, and </w:t>
      </w:r>
      <w:r w:rsidRPr="00903DBA">
        <w:rPr>
          <w:rStyle w:val="KeyWord0"/>
          <w:highlight w:val="white"/>
        </w:rPr>
        <w:t>dq</w:t>
      </w:r>
      <w:r w:rsidRPr="00903DBA">
        <w:rPr>
          <w:highlight w:val="white"/>
        </w:rPr>
        <w:t xml:space="preserve"> (define </w:t>
      </w:r>
      <w:r w:rsidR="00EF6EC1" w:rsidRPr="00903DBA">
        <w:rPr>
          <w:highlight w:val="white"/>
        </w:rPr>
        <w:t>quarto) for eight bytes.</w:t>
      </w:r>
    </w:p>
    <w:p w14:paraId="15F267A2" w14:textId="77777777" w:rsidR="00097076" w:rsidRPr="00903DBA" w:rsidRDefault="00097076" w:rsidP="00097076">
      <w:pPr>
        <w:pStyle w:val="Code"/>
        <w:rPr>
          <w:highlight w:val="white"/>
        </w:rPr>
      </w:pPr>
      <w:r w:rsidRPr="00903DBA">
        <w:rPr>
          <w:highlight w:val="white"/>
        </w:rPr>
        <w:t xml:space="preserve">          switch (TypeSize.Size(sort)) {</w:t>
      </w:r>
    </w:p>
    <w:p w14:paraId="0F7E74EA" w14:textId="77777777" w:rsidR="00097076" w:rsidRPr="00903DBA" w:rsidRDefault="00097076" w:rsidP="00097076">
      <w:pPr>
        <w:pStyle w:val="Code"/>
        <w:rPr>
          <w:highlight w:val="white"/>
        </w:rPr>
      </w:pPr>
      <w:r w:rsidRPr="00903DBA">
        <w:rPr>
          <w:highlight w:val="white"/>
        </w:rPr>
        <w:t xml:space="preserve">            case 1:</w:t>
      </w:r>
    </w:p>
    <w:p w14:paraId="0157FE4B" w14:textId="77777777" w:rsidR="00097076" w:rsidRPr="00903DBA" w:rsidRDefault="00097076" w:rsidP="00097076">
      <w:pPr>
        <w:pStyle w:val="Code"/>
        <w:rPr>
          <w:highlight w:val="white"/>
        </w:rPr>
      </w:pPr>
      <w:r w:rsidRPr="00903DBA">
        <w:rPr>
          <w:highlight w:val="white"/>
        </w:rPr>
        <w:t xml:space="preserve">              return "\tdb " + text;</w:t>
      </w:r>
    </w:p>
    <w:p w14:paraId="27C32916" w14:textId="77777777" w:rsidR="00097076" w:rsidRPr="00903DBA" w:rsidRDefault="00097076" w:rsidP="00097076">
      <w:pPr>
        <w:pStyle w:val="Code"/>
        <w:rPr>
          <w:highlight w:val="white"/>
        </w:rPr>
      </w:pPr>
    </w:p>
    <w:p w14:paraId="050C006C" w14:textId="77777777" w:rsidR="00097076" w:rsidRPr="00903DBA" w:rsidRDefault="00097076" w:rsidP="00097076">
      <w:pPr>
        <w:pStyle w:val="Code"/>
        <w:rPr>
          <w:highlight w:val="white"/>
        </w:rPr>
      </w:pPr>
      <w:r w:rsidRPr="00903DBA">
        <w:rPr>
          <w:highlight w:val="white"/>
        </w:rPr>
        <w:t xml:space="preserve">            case 2:</w:t>
      </w:r>
    </w:p>
    <w:p w14:paraId="3878DC88" w14:textId="77777777" w:rsidR="00097076" w:rsidRPr="00903DBA" w:rsidRDefault="00097076" w:rsidP="00097076">
      <w:pPr>
        <w:pStyle w:val="Code"/>
        <w:rPr>
          <w:highlight w:val="white"/>
        </w:rPr>
      </w:pPr>
      <w:r w:rsidRPr="00903DBA">
        <w:rPr>
          <w:highlight w:val="white"/>
        </w:rPr>
        <w:t xml:space="preserve">              return "\tdw " + text;</w:t>
      </w:r>
    </w:p>
    <w:p w14:paraId="0FB10C76" w14:textId="77777777" w:rsidR="00097076" w:rsidRPr="00903DBA" w:rsidRDefault="00097076" w:rsidP="00097076">
      <w:pPr>
        <w:pStyle w:val="Code"/>
        <w:rPr>
          <w:highlight w:val="white"/>
        </w:rPr>
      </w:pPr>
    </w:p>
    <w:p w14:paraId="1637CBC2" w14:textId="77777777" w:rsidR="00097076" w:rsidRPr="00903DBA" w:rsidRDefault="00097076" w:rsidP="00097076">
      <w:pPr>
        <w:pStyle w:val="Code"/>
        <w:rPr>
          <w:highlight w:val="white"/>
        </w:rPr>
      </w:pPr>
      <w:r w:rsidRPr="00903DBA">
        <w:rPr>
          <w:highlight w:val="white"/>
        </w:rPr>
        <w:t xml:space="preserve">            case 4:</w:t>
      </w:r>
    </w:p>
    <w:p w14:paraId="7590907D" w14:textId="77777777" w:rsidR="00097076" w:rsidRPr="00903DBA" w:rsidRDefault="00097076" w:rsidP="00097076">
      <w:pPr>
        <w:pStyle w:val="Code"/>
        <w:rPr>
          <w:highlight w:val="white"/>
        </w:rPr>
      </w:pPr>
      <w:r w:rsidRPr="00903DBA">
        <w:rPr>
          <w:highlight w:val="white"/>
        </w:rPr>
        <w:t xml:space="preserve">              return "\tdd " + text;</w:t>
      </w:r>
    </w:p>
    <w:p w14:paraId="46040265" w14:textId="77777777" w:rsidR="00097076" w:rsidRPr="00903DBA" w:rsidRDefault="00097076" w:rsidP="00097076">
      <w:pPr>
        <w:pStyle w:val="Code"/>
        <w:rPr>
          <w:highlight w:val="white"/>
        </w:rPr>
      </w:pPr>
    </w:p>
    <w:p w14:paraId="22DCC79E" w14:textId="3F23FCCE" w:rsidR="00097076" w:rsidRPr="00903DBA" w:rsidRDefault="00097076" w:rsidP="00097076">
      <w:pPr>
        <w:pStyle w:val="Code"/>
        <w:rPr>
          <w:highlight w:val="white"/>
        </w:rPr>
      </w:pPr>
      <w:r w:rsidRPr="00903DBA">
        <w:rPr>
          <w:highlight w:val="white"/>
        </w:rPr>
        <w:t xml:space="preserve">            </w:t>
      </w:r>
      <w:r w:rsidR="00D319AD" w:rsidRPr="00903DBA">
        <w:rPr>
          <w:highlight w:val="white"/>
        </w:rPr>
        <w:t>case 8:</w:t>
      </w:r>
    </w:p>
    <w:p w14:paraId="0AE2B398" w14:textId="77777777" w:rsidR="00097076" w:rsidRPr="00903DBA" w:rsidRDefault="00097076" w:rsidP="00097076">
      <w:pPr>
        <w:pStyle w:val="Code"/>
        <w:rPr>
          <w:highlight w:val="white"/>
        </w:rPr>
      </w:pPr>
      <w:r w:rsidRPr="00903DBA">
        <w:rPr>
          <w:highlight w:val="white"/>
        </w:rPr>
        <w:t xml:space="preserve">              return "\tdq " + text;</w:t>
      </w:r>
    </w:p>
    <w:p w14:paraId="361094BA" w14:textId="77777777" w:rsidR="00097076" w:rsidRPr="00903DBA" w:rsidRDefault="00097076" w:rsidP="00097076">
      <w:pPr>
        <w:pStyle w:val="Code"/>
        <w:rPr>
          <w:highlight w:val="white"/>
        </w:rPr>
      </w:pPr>
      <w:r w:rsidRPr="00903DBA">
        <w:rPr>
          <w:highlight w:val="white"/>
        </w:rPr>
        <w:t xml:space="preserve">          }</w:t>
      </w:r>
    </w:p>
    <w:p w14:paraId="35267A7D" w14:textId="77777777" w:rsidR="00097076" w:rsidRPr="00903DBA" w:rsidRDefault="00097076" w:rsidP="00097076">
      <w:pPr>
        <w:pStyle w:val="Code"/>
        <w:rPr>
          <w:highlight w:val="white"/>
        </w:rPr>
      </w:pPr>
      <w:r w:rsidRPr="00903DBA">
        <w:rPr>
          <w:highlight w:val="white"/>
        </w:rPr>
        <w:t xml:space="preserve">        }</w:t>
      </w:r>
    </w:p>
    <w:p w14:paraId="2035DBDD" w14:textId="77777777" w:rsidR="00097076" w:rsidRPr="00903DBA" w:rsidRDefault="00097076" w:rsidP="00097076">
      <w:pPr>
        <w:pStyle w:val="Code"/>
        <w:rPr>
          <w:highlight w:val="white"/>
        </w:rPr>
      </w:pPr>
      <w:r w:rsidRPr="00903DBA">
        <w:rPr>
          <w:highlight w:val="white"/>
        </w:rPr>
        <w:t xml:space="preserve">      }</w:t>
      </w:r>
    </w:p>
    <w:p w14:paraId="29D09D98" w14:textId="487FC02E" w:rsidR="00A06DFC" w:rsidRPr="00903DBA" w:rsidRDefault="00A06DFC" w:rsidP="00A06DFC">
      <w:pPr>
        <w:rPr>
          <w:highlight w:val="white"/>
        </w:rPr>
      </w:pPr>
      <w:r w:rsidRPr="00903DBA">
        <w:rPr>
          <w:highlight w:val="white"/>
        </w:rPr>
        <w:t>When defining an address, w</w:t>
      </w:r>
      <w:r w:rsidR="00120DE0" w:rsidRPr="00903DBA">
        <w:rPr>
          <w:highlight w:val="white"/>
        </w:rPr>
        <w:t>e</w:t>
      </w:r>
      <w:r w:rsidRPr="00903DBA">
        <w:rPr>
          <w:highlight w:val="white"/>
        </w:rPr>
        <w:t xml:space="preserve"> use the </w:t>
      </w:r>
      <w:r w:rsidRPr="00903DBA">
        <w:rPr>
          <w:rStyle w:val="KeyWord0"/>
          <w:highlight w:val="white"/>
        </w:rPr>
        <w:t>dq</w:t>
      </w:r>
      <w:r w:rsidRPr="00903DBA">
        <w:rPr>
          <w:highlight w:val="white"/>
        </w:rPr>
        <w:t xml:space="preserve"> directive, since the size of addresses is eight bytes.</w:t>
      </w:r>
      <w:r w:rsidR="00120DE0" w:rsidRPr="00903DBA">
        <w:rPr>
          <w:highlight w:val="white"/>
        </w:rPr>
        <w:t xml:space="preserve"> The </w:t>
      </w:r>
      <w:r w:rsidR="00120DE0" w:rsidRPr="00903DBA">
        <w:rPr>
          <w:rStyle w:val="KeyWord0"/>
          <w:highlight w:val="white"/>
        </w:rPr>
        <w:t>WithSign</w:t>
      </w:r>
      <w:r w:rsidR="00120DE0" w:rsidRPr="00903DBA">
        <w:rPr>
          <w:highlight w:val="white"/>
        </w:rPr>
        <w:t xml:space="preserve"> method write a positive or negative </w:t>
      </w:r>
      <w:proofErr w:type="gramStart"/>
      <w:r w:rsidR="00120DE0" w:rsidRPr="00903DBA">
        <w:rPr>
          <w:highlight w:val="white"/>
        </w:rPr>
        <w:t>offset, unless</w:t>
      </w:r>
      <w:proofErr w:type="gramEnd"/>
      <w:r w:rsidR="00120DE0" w:rsidRPr="00903DBA">
        <w:rPr>
          <w:highlight w:val="white"/>
        </w:rPr>
        <w:t xml:space="preserve"> the offset is zero.</w:t>
      </w:r>
    </w:p>
    <w:p w14:paraId="433AA184" w14:textId="77777777" w:rsidR="00A06DFC" w:rsidRPr="00903DBA" w:rsidRDefault="00A06DFC" w:rsidP="00A06DFC">
      <w:pPr>
        <w:pStyle w:val="Code"/>
        <w:rPr>
          <w:highlight w:val="white"/>
        </w:rPr>
      </w:pPr>
      <w:r w:rsidRPr="00903DBA">
        <w:rPr>
          <w:highlight w:val="white"/>
        </w:rPr>
        <w:t xml:space="preserve">      else if (Operator == AssemblyOperator.define_address) {</w:t>
      </w:r>
    </w:p>
    <w:p w14:paraId="3B5321DD" w14:textId="77777777" w:rsidR="00A06DFC" w:rsidRPr="00903DBA" w:rsidRDefault="00A06DFC" w:rsidP="00A06DFC">
      <w:pPr>
        <w:pStyle w:val="Code"/>
        <w:rPr>
          <w:highlight w:val="white"/>
        </w:rPr>
      </w:pPr>
      <w:r w:rsidRPr="00903DBA">
        <w:rPr>
          <w:highlight w:val="white"/>
        </w:rPr>
        <w:t xml:space="preserve">        string name = (string) operand0;</w:t>
      </w:r>
    </w:p>
    <w:p w14:paraId="7F46FE1D" w14:textId="77777777" w:rsidR="00A06DFC" w:rsidRPr="00903DBA" w:rsidRDefault="00A06DFC" w:rsidP="00A06DFC">
      <w:pPr>
        <w:pStyle w:val="Code"/>
        <w:rPr>
          <w:highlight w:val="white"/>
        </w:rPr>
      </w:pPr>
      <w:r w:rsidRPr="00903DBA">
        <w:rPr>
          <w:highlight w:val="white"/>
        </w:rPr>
        <w:t xml:space="preserve">        int offset = (int) operand1;</w:t>
      </w:r>
    </w:p>
    <w:p w14:paraId="618F8EC7" w14:textId="77777777" w:rsidR="00A06DFC" w:rsidRPr="00903DBA" w:rsidRDefault="00A06DFC" w:rsidP="00A06DFC">
      <w:pPr>
        <w:pStyle w:val="Code"/>
        <w:rPr>
          <w:highlight w:val="white"/>
        </w:rPr>
      </w:pPr>
      <w:r w:rsidRPr="00903DBA">
        <w:rPr>
          <w:highlight w:val="white"/>
        </w:rPr>
        <w:t xml:space="preserve">        return "\tdq " + name + WithSign(offset);</w:t>
      </w:r>
    </w:p>
    <w:p w14:paraId="5B654607" w14:textId="77777777" w:rsidR="00A06DFC" w:rsidRPr="00903DBA" w:rsidRDefault="00A06DFC" w:rsidP="00A06DFC">
      <w:pPr>
        <w:pStyle w:val="Code"/>
        <w:rPr>
          <w:highlight w:val="white"/>
        </w:rPr>
      </w:pPr>
      <w:r w:rsidRPr="00903DBA">
        <w:rPr>
          <w:highlight w:val="white"/>
        </w:rPr>
        <w:t xml:space="preserve">      }</w:t>
      </w:r>
    </w:p>
    <w:p w14:paraId="573C5D4C" w14:textId="77777777" w:rsidR="00A06DFC" w:rsidRPr="00903DBA" w:rsidRDefault="00A06DFC" w:rsidP="00A06DFC">
      <w:pPr>
        <w:rPr>
          <w:highlight w:val="white"/>
        </w:rPr>
      </w:pPr>
      <w:r w:rsidRPr="00903DBA">
        <w:rPr>
          <w:highlight w:val="white"/>
        </w:rPr>
        <w:t xml:space="preserve">When defining a sequence of zeros, we use the </w:t>
      </w:r>
      <w:r w:rsidRPr="00903DBA">
        <w:rPr>
          <w:rStyle w:val="KeyWord0"/>
          <w:highlight w:val="white"/>
        </w:rPr>
        <w:t>times</w:t>
      </w:r>
      <w:r w:rsidRPr="00903DBA">
        <w:rPr>
          <w:highlight w:val="white"/>
        </w:rPr>
        <w:t xml:space="preserve"> and </w:t>
      </w:r>
      <w:r w:rsidRPr="00903DBA">
        <w:rPr>
          <w:rStyle w:val="KeyWord0"/>
          <w:highlight w:val="white"/>
        </w:rPr>
        <w:t>db</w:t>
      </w:r>
      <w:r w:rsidRPr="00903DBA">
        <w:rPr>
          <w:highlight w:val="white"/>
        </w:rPr>
        <w:t xml:space="preserve"> directive, which repeats the following definition, which is the zero value of one-byte size.</w:t>
      </w:r>
    </w:p>
    <w:p w14:paraId="41D415E2" w14:textId="77777777" w:rsidR="00A06DFC" w:rsidRPr="00903DBA" w:rsidRDefault="00A06DFC" w:rsidP="00A06DFC">
      <w:pPr>
        <w:pStyle w:val="Code"/>
        <w:rPr>
          <w:highlight w:val="white"/>
        </w:rPr>
      </w:pPr>
      <w:r w:rsidRPr="00903DBA">
        <w:rPr>
          <w:highlight w:val="white"/>
        </w:rPr>
        <w:t xml:space="preserve">      else if (Operator == AssemblyOperator.define_zero_sequence) {</w:t>
      </w:r>
    </w:p>
    <w:p w14:paraId="005860D0" w14:textId="77777777" w:rsidR="00A06DFC" w:rsidRPr="00903DBA" w:rsidRDefault="00A06DFC" w:rsidP="00A06DFC">
      <w:pPr>
        <w:pStyle w:val="Code"/>
        <w:rPr>
          <w:highlight w:val="white"/>
        </w:rPr>
      </w:pPr>
      <w:r w:rsidRPr="00903DBA">
        <w:rPr>
          <w:highlight w:val="white"/>
        </w:rPr>
        <w:t xml:space="preserve">        int size = (int) operand0;</w:t>
      </w:r>
    </w:p>
    <w:p w14:paraId="5986B9A4" w14:textId="77777777" w:rsidR="00A06DFC" w:rsidRPr="00903DBA" w:rsidRDefault="00A06DFC" w:rsidP="00A06DFC">
      <w:pPr>
        <w:pStyle w:val="Code"/>
        <w:rPr>
          <w:highlight w:val="white"/>
        </w:rPr>
      </w:pPr>
      <w:r w:rsidRPr="00903DBA">
        <w:rPr>
          <w:highlight w:val="white"/>
        </w:rPr>
        <w:t xml:space="preserve">        return "\ttimes " + size + " db 0";</w:t>
      </w:r>
    </w:p>
    <w:p w14:paraId="208CBD9F" w14:textId="67FC8358" w:rsidR="00A06DFC" w:rsidRPr="00903DBA" w:rsidRDefault="00A06DFC" w:rsidP="00A06DFC">
      <w:pPr>
        <w:pStyle w:val="Code"/>
        <w:rPr>
          <w:highlight w:val="white"/>
        </w:rPr>
      </w:pPr>
      <w:r w:rsidRPr="00903DBA">
        <w:rPr>
          <w:highlight w:val="white"/>
        </w:rPr>
        <w:t xml:space="preserve">      }</w:t>
      </w:r>
    </w:p>
    <w:p w14:paraId="5D47B09E" w14:textId="0653A02B" w:rsidR="00120DE0" w:rsidRPr="00903DBA" w:rsidRDefault="00120DE0" w:rsidP="00120DE0">
      <w:pPr>
        <w:rPr>
          <w:highlight w:val="white"/>
        </w:rPr>
      </w:pPr>
      <w:r w:rsidRPr="00903DBA">
        <w:rPr>
          <w:highlight w:val="white"/>
        </w:rPr>
        <w:t xml:space="preserve">For a jump or function call, we use the </w:t>
      </w:r>
      <w:r w:rsidRPr="00903DBA">
        <w:rPr>
          <w:rStyle w:val="KeyWord0"/>
          <w:highlight w:val="white"/>
        </w:rPr>
        <w:t>jmp</w:t>
      </w:r>
      <w:r w:rsidRPr="00903DBA">
        <w:rPr>
          <w:highlight w:val="white"/>
        </w:rPr>
        <w:t xml:space="preserve"> instruction.</w:t>
      </w:r>
    </w:p>
    <w:p w14:paraId="4D406794" w14:textId="77777777" w:rsidR="00097076" w:rsidRPr="00903DBA" w:rsidRDefault="00097076" w:rsidP="00097076">
      <w:pPr>
        <w:pStyle w:val="Code"/>
        <w:rPr>
          <w:highlight w:val="white"/>
        </w:rPr>
      </w:pPr>
      <w:r w:rsidRPr="00903DBA">
        <w:rPr>
          <w:highlight w:val="white"/>
        </w:rPr>
        <w:t xml:space="preserve">      else if (IsJumpRegister() || IsCallRegister() ||</w:t>
      </w:r>
    </w:p>
    <w:p w14:paraId="3AD27EBE" w14:textId="77777777" w:rsidR="00097076" w:rsidRPr="00903DBA" w:rsidRDefault="00097076" w:rsidP="00097076">
      <w:pPr>
        <w:pStyle w:val="Code"/>
        <w:rPr>
          <w:highlight w:val="white"/>
        </w:rPr>
      </w:pPr>
      <w:r w:rsidRPr="00903DBA">
        <w:rPr>
          <w:highlight w:val="white"/>
        </w:rPr>
        <w:t xml:space="preserve">               IsCallNotRegister()) {</w:t>
      </w:r>
    </w:p>
    <w:p w14:paraId="38552108" w14:textId="77777777" w:rsidR="00097076" w:rsidRPr="00903DBA" w:rsidRDefault="00097076" w:rsidP="00097076">
      <w:pPr>
        <w:pStyle w:val="Code"/>
        <w:rPr>
          <w:highlight w:val="white"/>
        </w:rPr>
      </w:pPr>
      <w:r w:rsidRPr="00903DBA">
        <w:rPr>
          <w:highlight w:val="white"/>
        </w:rPr>
        <w:t xml:space="preserve">        return "\tjmp " + operand0;</w:t>
      </w:r>
    </w:p>
    <w:p w14:paraId="34E0F9DD" w14:textId="0216E7D8" w:rsidR="00097076" w:rsidRPr="00903DBA" w:rsidRDefault="00097076" w:rsidP="00097076">
      <w:pPr>
        <w:pStyle w:val="Code"/>
        <w:rPr>
          <w:highlight w:val="white"/>
        </w:rPr>
      </w:pPr>
      <w:r w:rsidRPr="00903DBA">
        <w:rPr>
          <w:highlight w:val="white"/>
        </w:rPr>
        <w:t xml:space="preserve">      }</w:t>
      </w:r>
    </w:p>
    <w:p w14:paraId="43C90C15" w14:textId="402BCB39" w:rsidR="00120DE0" w:rsidRPr="00903DBA" w:rsidRDefault="00120DE0" w:rsidP="003F58A9">
      <w:pPr>
        <w:rPr>
          <w:highlight w:val="white"/>
        </w:rPr>
      </w:pPr>
      <w:r w:rsidRPr="00903DBA">
        <w:rPr>
          <w:highlight w:val="white"/>
        </w:rPr>
        <w:t xml:space="preserve">For </w:t>
      </w:r>
      <w:r w:rsidR="003F58A9" w:rsidRPr="00903DBA">
        <w:rPr>
          <w:highlight w:val="white"/>
        </w:rPr>
        <w:t xml:space="preserve">address return, we load the </w:t>
      </w:r>
      <w:r w:rsidR="001E6DE8" w:rsidRPr="00903DBA">
        <w:rPr>
          <w:highlight w:val="white"/>
        </w:rPr>
        <w:t>target into the address.</w:t>
      </w:r>
    </w:p>
    <w:p w14:paraId="35DE517A" w14:textId="244C4948" w:rsidR="00097076" w:rsidRPr="00903DBA" w:rsidRDefault="00097076" w:rsidP="00097076">
      <w:pPr>
        <w:pStyle w:val="Code"/>
        <w:rPr>
          <w:highlight w:val="white"/>
        </w:rPr>
      </w:pPr>
      <w:r w:rsidRPr="00903DBA">
        <w:rPr>
          <w:highlight w:val="white"/>
        </w:rPr>
        <w:t xml:space="preserve">      else if (Operator == AssemblyOperator.</w:t>
      </w:r>
      <w:r w:rsidR="007E5B53" w:rsidRPr="00903DBA">
        <w:rPr>
          <w:highlight w:val="white"/>
        </w:rPr>
        <w:t>return_address</w:t>
      </w:r>
      <w:r w:rsidRPr="00903DBA">
        <w:rPr>
          <w:highlight w:val="white"/>
        </w:rPr>
        <w:t>) {</w:t>
      </w:r>
    </w:p>
    <w:p w14:paraId="2CE88605" w14:textId="77777777" w:rsidR="00097076" w:rsidRPr="00903DBA" w:rsidRDefault="00097076" w:rsidP="00097076">
      <w:pPr>
        <w:pStyle w:val="Code"/>
        <w:rPr>
          <w:highlight w:val="white"/>
        </w:rPr>
      </w:pPr>
      <w:r w:rsidRPr="00903DBA">
        <w:rPr>
          <w:highlight w:val="white"/>
        </w:rPr>
        <w:t xml:space="preserve">        string target = SymbolTable.CurrentFunction.UniqueName +</w:t>
      </w:r>
    </w:p>
    <w:p w14:paraId="6F6A3957" w14:textId="77777777" w:rsidR="00097076" w:rsidRPr="00903DBA" w:rsidRDefault="00097076" w:rsidP="00097076">
      <w:pPr>
        <w:pStyle w:val="Code"/>
        <w:rPr>
          <w:highlight w:val="white"/>
        </w:rPr>
      </w:pPr>
      <w:r w:rsidRPr="00903DBA">
        <w:rPr>
          <w:highlight w:val="white"/>
        </w:rPr>
        <w:t xml:space="preserve">                        Symbol.SeparatorId + operand2;</w:t>
      </w:r>
    </w:p>
    <w:p w14:paraId="5926C267" w14:textId="77777777" w:rsidR="00097076" w:rsidRPr="00903DBA" w:rsidRDefault="00097076" w:rsidP="00097076">
      <w:pPr>
        <w:pStyle w:val="Code"/>
        <w:rPr>
          <w:highlight w:val="white"/>
        </w:rPr>
      </w:pPr>
      <w:r w:rsidRPr="00903DBA">
        <w:rPr>
          <w:highlight w:val="white"/>
        </w:rPr>
        <w:t xml:space="preserve">        return "\tmov qword [" + operand0 + WithSign(operand1) + "], " +</w:t>
      </w:r>
    </w:p>
    <w:p w14:paraId="3EFCD6BD" w14:textId="77777777" w:rsidR="00097076" w:rsidRPr="00903DBA" w:rsidRDefault="00097076" w:rsidP="00097076">
      <w:pPr>
        <w:pStyle w:val="Code"/>
        <w:rPr>
          <w:highlight w:val="white"/>
        </w:rPr>
      </w:pPr>
      <w:r w:rsidRPr="00903DBA">
        <w:rPr>
          <w:highlight w:val="white"/>
        </w:rPr>
        <w:t xml:space="preserve">               target;</w:t>
      </w:r>
    </w:p>
    <w:p w14:paraId="04C6EB07" w14:textId="6B20329B" w:rsidR="00097076" w:rsidRPr="00903DBA" w:rsidRDefault="00097076" w:rsidP="00097076">
      <w:pPr>
        <w:pStyle w:val="Code"/>
        <w:rPr>
          <w:highlight w:val="white"/>
        </w:rPr>
      </w:pPr>
      <w:r w:rsidRPr="00903DBA">
        <w:rPr>
          <w:highlight w:val="white"/>
        </w:rPr>
        <w:t xml:space="preserve">      }</w:t>
      </w:r>
    </w:p>
    <w:p w14:paraId="4D424989" w14:textId="4E043D83" w:rsidR="001E6DE8" w:rsidRPr="00903DBA" w:rsidRDefault="001E6DE8" w:rsidP="00205DE5">
      <w:pPr>
        <w:rPr>
          <w:highlight w:val="white"/>
        </w:rPr>
      </w:pPr>
      <w:r w:rsidRPr="00903DBA">
        <w:rPr>
          <w:highlight w:val="white"/>
        </w:rPr>
        <w:lastRenderedPageBreak/>
        <w:t xml:space="preserve">In case of </w:t>
      </w:r>
      <w:r w:rsidR="00152FCB" w:rsidRPr="00903DBA">
        <w:rPr>
          <w:highlight w:val="white"/>
        </w:rPr>
        <w:t>conditional</w:t>
      </w:r>
      <w:r w:rsidRPr="00903DBA">
        <w:rPr>
          <w:highlight w:val="white"/>
        </w:rPr>
        <w:t xml:space="preserve"> and uncondition</w:t>
      </w:r>
      <w:r w:rsidR="00152FCB" w:rsidRPr="00903DBA">
        <w:rPr>
          <w:highlight w:val="white"/>
        </w:rPr>
        <w:t>al</w:t>
      </w:r>
      <w:r w:rsidRPr="00903DBA">
        <w:rPr>
          <w:highlight w:val="white"/>
        </w:rPr>
        <w:t xml:space="preserve"> jump instructions</w:t>
      </w:r>
      <w:r w:rsidR="00EF3244" w:rsidRPr="00903DBA">
        <w:rPr>
          <w:highlight w:val="white"/>
        </w:rPr>
        <w:t>, we have three cases. If the third operand (</w:t>
      </w:r>
      <w:proofErr w:type="spellStart"/>
      <w:r w:rsidR="00EF3244" w:rsidRPr="00903DBA">
        <w:rPr>
          <w:rStyle w:val="KeyWord0"/>
          <w:highlight w:val="white"/>
        </w:rPr>
        <w:t>operand2</w:t>
      </w:r>
      <w:proofErr w:type="spellEnd"/>
      <w:r w:rsidR="00EF3244" w:rsidRPr="00903DBA">
        <w:rPr>
          <w:highlight w:val="white"/>
        </w:rPr>
        <w:t xml:space="preserve">) is an integer, </w:t>
      </w:r>
      <w:r w:rsidR="00F42015" w:rsidRPr="00903DBA">
        <w:rPr>
          <w:highlight w:val="white"/>
        </w:rPr>
        <w:t xml:space="preserve">we jump to the address of a middle code instruction. More specific, </w:t>
      </w:r>
      <w:r w:rsidR="0058403E" w:rsidRPr="00903DBA">
        <w:rPr>
          <w:highlight w:val="white"/>
        </w:rPr>
        <w:t>we jump to a</w:t>
      </w:r>
      <w:r w:rsidR="00EF3244" w:rsidRPr="00903DBA">
        <w:rPr>
          <w:highlight w:val="white"/>
        </w:rPr>
        <w:t xml:space="preserve"> </w:t>
      </w:r>
      <w:r w:rsidR="0058403E" w:rsidRPr="00903DBA">
        <w:rPr>
          <w:highlight w:val="white"/>
        </w:rPr>
        <w:t>label</w:t>
      </w:r>
      <w:r w:rsidR="00EF3244" w:rsidRPr="00903DBA">
        <w:rPr>
          <w:highlight w:val="white"/>
        </w:rPr>
        <w:t xml:space="preserve">, which is </w:t>
      </w:r>
      <w:r w:rsidR="0058403E" w:rsidRPr="00903DBA">
        <w:rPr>
          <w:highlight w:val="white"/>
        </w:rPr>
        <w:t xml:space="preserve">made up by </w:t>
      </w:r>
      <w:r w:rsidR="00EF3244" w:rsidRPr="00903DBA">
        <w:rPr>
          <w:highlight w:val="white"/>
        </w:rPr>
        <w:t xml:space="preserve">the name of the current function, and the </w:t>
      </w:r>
      <w:r w:rsidR="00F42015" w:rsidRPr="00903DBA">
        <w:rPr>
          <w:highlight w:val="white"/>
        </w:rPr>
        <w:t xml:space="preserve">middle code </w:t>
      </w:r>
      <w:r w:rsidR="00EF3244" w:rsidRPr="00903DBA">
        <w:rPr>
          <w:highlight w:val="white"/>
        </w:rPr>
        <w:t>index given by the third operand</w:t>
      </w:r>
      <w:r w:rsidR="00F42015" w:rsidRPr="00903DBA">
        <w:rPr>
          <w:highlight w:val="white"/>
        </w:rPr>
        <w:t>.</w:t>
      </w:r>
    </w:p>
    <w:p w14:paraId="5E332144" w14:textId="77777777" w:rsidR="00097076" w:rsidRPr="00903DBA" w:rsidRDefault="00097076" w:rsidP="00097076">
      <w:pPr>
        <w:pStyle w:val="Code"/>
        <w:rPr>
          <w:highlight w:val="white"/>
        </w:rPr>
      </w:pPr>
      <w:r w:rsidRPr="00903DBA">
        <w:rPr>
          <w:highlight w:val="white"/>
        </w:rPr>
        <w:t xml:space="preserve">      else if (IsRelationNotRegister() || IsJumpNotRegister()) {</w:t>
      </w:r>
    </w:p>
    <w:p w14:paraId="5A95F480" w14:textId="4DCCEB16" w:rsidR="00F42015" w:rsidRPr="00903DBA" w:rsidRDefault="00F42015" w:rsidP="00F42015">
      <w:pPr>
        <w:rPr>
          <w:highlight w:val="white"/>
        </w:rPr>
      </w:pPr>
      <w:r w:rsidRPr="00903DBA">
        <w:rPr>
          <w:highlight w:val="white"/>
        </w:rPr>
        <w:t xml:space="preserve">If the third operand is string, </w:t>
      </w:r>
      <w:r w:rsidR="00140333" w:rsidRPr="00903DBA">
        <w:rPr>
          <w:highlight w:val="white"/>
        </w:rPr>
        <w:t xml:space="preserve">we have a special case: the jump instruction is part of the handling of the command line arguments. </w:t>
      </w:r>
      <w:r w:rsidR="00832C1C" w:rsidRPr="00903DBA">
        <w:rPr>
          <w:highlight w:val="white"/>
        </w:rPr>
        <w:t>W</w:t>
      </w:r>
      <w:r w:rsidRPr="00903DBA">
        <w:rPr>
          <w:highlight w:val="white"/>
        </w:rPr>
        <w:t>e simply jump to the address given by the string.</w:t>
      </w:r>
    </w:p>
    <w:p w14:paraId="0A6A2B5D" w14:textId="3FE4658B" w:rsidR="00832C1C" w:rsidRPr="00903DBA" w:rsidRDefault="006A0607" w:rsidP="00832C1C">
      <w:pPr>
        <w:rPr>
          <w:highlight w:val="white"/>
        </w:rPr>
      </w:pPr>
      <w:r w:rsidRPr="00903DBA">
        <w:rPr>
          <w:highlight w:val="white"/>
        </w:rPr>
        <w:t xml:space="preserve">Otherwise, </w:t>
      </w:r>
      <w:r w:rsidR="00EA734C" w:rsidRPr="00903DBA">
        <w:rPr>
          <w:highlight w:val="white"/>
        </w:rPr>
        <w:t>we have jump in a memory copy of a struct or union.</w:t>
      </w:r>
    </w:p>
    <w:p w14:paraId="2420B335" w14:textId="77777777" w:rsidR="00FF76E5" w:rsidRPr="00903DBA" w:rsidRDefault="00FF76E5" w:rsidP="00FF76E5">
      <w:pPr>
        <w:pStyle w:val="Code"/>
        <w:rPr>
          <w:highlight w:val="white"/>
        </w:rPr>
      </w:pPr>
      <w:r w:rsidRPr="00903DBA">
        <w:rPr>
          <w:highlight w:val="white"/>
        </w:rPr>
        <w:t xml:space="preserve">        Assert.ErrorXXX(operand2 is int);</w:t>
      </w:r>
    </w:p>
    <w:p w14:paraId="1587C9EE" w14:textId="77777777" w:rsidR="00FF76E5" w:rsidRPr="00903DBA" w:rsidRDefault="00FF76E5" w:rsidP="00FF76E5">
      <w:pPr>
        <w:pStyle w:val="Code"/>
        <w:rPr>
          <w:highlight w:val="white"/>
        </w:rPr>
      </w:pPr>
      <w:r w:rsidRPr="00903DBA">
        <w:rPr>
          <w:highlight w:val="white"/>
        </w:rPr>
        <w:t xml:space="preserve">        string label = SymbolTable.CurrentFunction.UniqueName +</w:t>
      </w:r>
    </w:p>
    <w:p w14:paraId="155A627D" w14:textId="77777777" w:rsidR="00FF76E5" w:rsidRPr="00903DBA" w:rsidRDefault="00FF76E5" w:rsidP="00FF76E5">
      <w:pPr>
        <w:pStyle w:val="Code"/>
        <w:rPr>
          <w:highlight w:val="white"/>
        </w:rPr>
      </w:pPr>
      <w:r w:rsidRPr="00903DBA">
        <w:rPr>
          <w:highlight w:val="white"/>
        </w:rPr>
        <w:t xml:space="preserve">                        Symbol.SeparatorId + operand2;</w:t>
      </w:r>
    </w:p>
    <w:p w14:paraId="478123A3" w14:textId="77777777" w:rsidR="00FF76E5" w:rsidRPr="00903DBA" w:rsidRDefault="00FF76E5" w:rsidP="00FF76E5">
      <w:pPr>
        <w:pStyle w:val="Code"/>
        <w:rPr>
          <w:highlight w:val="white"/>
        </w:rPr>
      </w:pPr>
      <w:r w:rsidRPr="00903DBA">
        <w:rPr>
          <w:highlight w:val="white"/>
        </w:rPr>
        <w:t xml:space="preserve">        return "\t" + operatorName + " " + label;</w:t>
      </w:r>
    </w:p>
    <w:p w14:paraId="2173839B" w14:textId="44801FF2" w:rsidR="00097076" w:rsidRPr="00903DBA" w:rsidRDefault="00097076" w:rsidP="00097076">
      <w:pPr>
        <w:pStyle w:val="Code"/>
        <w:rPr>
          <w:highlight w:val="white"/>
        </w:rPr>
      </w:pPr>
      <w:r w:rsidRPr="00903DBA">
        <w:rPr>
          <w:highlight w:val="white"/>
        </w:rPr>
        <w:t xml:space="preserve">      }</w:t>
      </w:r>
    </w:p>
    <w:p w14:paraId="615C3FCE" w14:textId="77777777" w:rsidR="00097076" w:rsidRPr="00903DBA" w:rsidRDefault="00097076" w:rsidP="00F259DA">
      <w:pPr>
        <w:pStyle w:val="Code"/>
        <w:rPr>
          <w:highlight w:val="white"/>
        </w:rPr>
      </w:pPr>
      <w:r w:rsidRPr="00903DBA">
        <w:rPr>
          <w:highlight w:val="white"/>
        </w:rPr>
        <w:t xml:space="preserve">    }</w:t>
      </w:r>
    </w:p>
    <w:p w14:paraId="2B08AEC9" w14:textId="5B1FAEE8" w:rsidR="00097076" w:rsidRPr="00903DBA" w:rsidRDefault="00717D98" w:rsidP="00717D98">
      <w:pPr>
        <w:rPr>
          <w:highlight w:val="white"/>
        </w:rPr>
      </w:pPr>
      <w:r w:rsidRPr="00903DBA">
        <w:rPr>
          <w:highlight w:val="white"/>
        </w:rPr>
        <w:t xml:space="preserve">The </w:t>
      </w:r>
      <w:r w:rsidRPr="00903DBA">
        <w:rPr>
          <w:rStyle w:val="KeyWord0"/>
          <w:highlight w:val="white"/>
        </w:rPr>
        <w:t>ToVisibleString</w:t>
      </w:r>
      <w:r w:rsidRPr="00903DBA">
        <w:rPr>
          <w:highlight w:val="white"/>
        </w:rPr>
        <w:t xml:space="preserve"> method returns the </w:t>
      </w:r>
      <w:r w:rsidR="002F69EF" w:rsidRPr="00903DBA">
        <w:rPr>
          <w:highlight w:val="white"/>
        </w:rPr>
        <w:t xml:space="preserve">text with non-graphical character written </w:t>
      </w:r>
      <w:r w:rsidR="00AE1268" w:rsidRPr="00903DBA">
        <w:rPr>
          <w:highlight w:val="white"/>
        </w:rPr>
        <w:t>with their ascii numbers. For instance, the text “Hello\</w:t>
      </w:r>
      <w:proofErr w:type="spellStart"/>
      <w:r w:rsidR="00AE1268" w:rsidRPr="00903DBA">
        <w:rPr>
          <w:highlight w:val="white"/>
        </w:rPr>
        <w:t>nWorld</w:t>
      </w:r>
      <w:proofErr w:type="spellEnd"/>
      <w:r w:rsidR="00AE1268" w:rsidRPr="00903DBA">
        <w:rPr>
          <w:highlight w:val="white"/>
        </w:rPr>
        <w:t>\</w:t>
      </w:r>
      <w:r w:rsidR="00552E70" w:rsidRPr="00903DBA">
        <w:rPr>
          <w:highlight w:val="white"/>
        </w:rPr>
        <w:t>r</w:t>
      </w:r>
      <w:r w:rsidR="00AE1268" w:rsidRPr="00903DBA">
        <w:rPr>
          <w:highlight w:val="white"/>
        </w:rPr>
        <w:t xml:space="preserve">”, will be translated to “Hello”, 10, “World”, </w:t>
      </w:r>
      <w:r w:rsidR="00552E70" w:rsidRPr="00903DBA">
        <w:rPr>
          <w:highlight w:val="white"/>
        </w:rPr>
        <w:t>13</w:t>
      </w:r>
      <w:r w:rsidR="00AE1268" w:rsidRPr="00903DBA">
        <w:rPr>
          <w:highlight w:val="white"/>
        </w:rPr>
        <w:t>.</w:t>
      </w:r>
    </w:p>
    <w:p w14:paraId="07260C8C" w14:textId="77777777" w:rsidR="00097076" w:rsidRPr="00903DBA" w:rsidRDefault="00097076" w:rsidP="00097076">
      <w:pPr>
        <w:pStyle w:val="Code"/>
        <w:rPr>
          <w:highlight w:val="white"/>
        </w:rPr>
      </w:pPr>
      <w:r w:rsidRPr="00903DBA">
        <w:rPr>
          <w:highlight w:val="white"/>
        </w:rPr>
        <w:t xml:space="preserve">    private static string ToVisibleString(string text) {</w:t>
      </w:r>
    </w:p>
    <w:p w14:paraId="59BBFAD3" w14:textId="2CD59E03" w:rsidR="00097076" w:rsidRPr="00903DBA" w:rsidRDefault="00097076" w:rsidP="00097076">
      <w:pPr>
        <w:pStyle w:val="Code"/>
        <w:rPr>
          <w:highlight w:val="white"/>
        </w:rPr>
      </w:pPr>
      <w:r w:rsidRPr="00903DBA">
        <w:rPr>
          <w:highlight w:val="white"/>
        </w:rPr>
        <w:t xml:space="preserve">      StringBuilder buffer = new StringBuilder();</w:t>
      </w:r>
    </w:p>
    <w:p w14:paraId="1A1BA85E" w14:textId="15E0D000" w:rsidR="004C1FEB" w:rsidRPr="00903DBA" w:rsidRDefault="004C1FEB" w:rsidP="004C1FEB">
      <w:pPr>
        <w:rPr>
          <w:highlight w:val="white"/>
        </w:rPr>
      </w:pPr>
      <w:r w:rsidRPr="00903DBA">
        <w:rPr>
          <w:highlight w:val="white"/>
        </w:rPr>
        <w:t xml:space="preserve">The </w:t>
      </w:r>
      <w:r w:rsidRPr="00903DBA">
        <w:rPr>
          <w:rStyle w:val="KeyWord0"/>
          <w:highlight w:val="white"/>
        </w:rPr>
        <w:t>insideString</w:t>
      </w:r>
      <w:r w:rsidRPr="00903DBA">
        <w:rPr>
          <w:highlight w:val="white"/>
        </w:rPr>
        <w:t xml:space="preserve"> variable is true </w:t>
      </w:r>
      <w:proofErr w:type="gramStart"/>
      <w:r w:rsidRPr="00903DBA">
        <w:rPr>
          <w:highlight w:val="white"/>
        </w:rPr>
        <w:t>as long as</w:t>
      </w:r>
      <w:proofErr w:type="gramEnd"/>
      <w:r w:rsidRPr="00903DBA">
        <w:rPr>
          <w:highlight w:val="white"/>
        </w:rPr>
        <w:t xml:space="preserve"> the current character is </w:t>
      </w:r>
      <w:proofErr w:type="spellStart"/>
      <w:r w:rsidRPr="00903DBA">
        <w:rPr>
          <w:highlight w:val="white"/>
        </w:rPr>
        <w:t>locaed</w:t>
      </w:r>
      <w:proofErr w:type="spellEnd"/>
      <w:r w:rsidRPr="00903DBA">
        <w:rPr>
          <w:highlight w:val="white"/>
        </w:rPr>
        <w:t xml:space="preserve"> inside a string. </w:t>
      </w:r>
    </w:p>
    <w:p w14:paraId="1B9251B0" w14:textId="77777777" w:rsidR="00097076" w:rsidRPr="00903DBA" w:rsidRDefault="00097076" w:rsidP="00097076">
      <w:pPr>
        <w:pStyle w:val="Code"/>
        <w:rPr>
          <w:highlight w:val="white"/>
        </w:rPr>
      </w:pPr>
      <w:r w:rsidRPr="00903DBA">
        <w:rPr>
          <w:highlight w:val="white"/>
        </w:rPr>
        <w:t xml:space="preserve">      bool insideString = false;</w:t>
      </w:r>
    </w:p>
    <w:p w14:paraId="57548907" w14:textId="591A506E" w:rsidR="00097076" w:rsidRPr="00903DBA" w:rsidRDefault="004C1FEB" w:rsidP="00F842E6">
      <w:pPr>
        <w:rPr>
          <w:highlight w:val="white"/>
        </w:rPr>
      </w:pPr>
      <w:r w:rsidRPr="00903DBA">
        <w:rPr>
          <w:highlight w:val="white"/>
        </w:rPr>
        <w:t xml:space="preserve">We iterate </w:t>
      </w:r>
      <w:proofErr w:type="spellStart"/>
      <w:r w:rsidRPr="00903DBA">
        <w:rPr>
          <w:highlight w:val="white"/>
        </w:rPr>
        <w:t>throught</w:t>
      </w:r>
      <w:proofErr w:type="spellEnd"/>
      <w:r w:rsidRPr="00903DBA">
        <w:rPr>
          <w:highlight w:val="white"/>
        </w:rPr>
        <w:t xml:space="preserve"> the text and, for each character, check if it is not </w:t>
      </w:r>
      <w:r w:rsidR="00F842E6" w:rsidRPr="00903DBA">
        <w:rPr>
          <w:highlight w:val="white"/>
        </w:rPr>
        <w:t xml:space="preserve">a graphical character. In that case we </w:t>
      </w:r>
      <w:r w:rsidR="004801C1" w:rsidRPr="00903DBA">
        <w:rPr>
          <w:highlight w:val="white"/>
        </w:rPr>
        <w:t>end</w:t>
      </w:r>
      <w:r w:rsidR="00F842E6" w:rsidRPr="00903DBA">
        <w:rPr>
          <w:highlight w:val="white"/>
        </w:rPr>
        <w:t xml:space="preserve"> the string, if necessary, and add the ascii value of the character.</w:t>
      </w:r>
    </w:p>
    <w:p w14:paraId="6119C54E" w14:textId="77777777" w:rsidR="00097076" w:rsidRPr="00903DBA" w:rsidRDefault="00097076" w:rsidP="00097076">
      <w:pPr>
        <w:pStyle w:val="Code"/>
        <w:rPr>
          <w:highlight w:val="white"/>
        </w:rPr>
      </w:pPr>
      <w:r w:rsidRPr="00903DBA">
        <w:rPr>
          <w:highlight w:val="white"/>
        </w:rPr>
        <w:t xml:space="preserve">      foreach (char c in text) {</w:t>
      </w:r>
    </w:p>
    <w:p w14:paraId="34B33387" w14:textId="77777777" w:rsidR="00097076" w:rsidRPr="00903DBA" w:rsidRDefault="00097076" w:rsidP="00097076">
      <w:pPr>
        <w:pStyle w:val="Code"/>
        <w:rPr>
          <w:highlight w:val="white"/>
        </w:rPr>
      </w:pPr>
      <w:r w:rsidRPr="00903DBA">
        <w:rPr>
          <w:highlight w:val="white"/>
        </w:rPr>
        <w:t xml:space="preserve">        if (Char.IsControl(c) || (c == '\"') || (c == '\'')) {</w:t>
      </w:r>
    </w:p>
    <w:p w14:paraId="59CC94FD" w14:textId="77777777" w:rsidR="00097076" w:rsidRPr="00903DBA" w:rsidRDefault="00097076" w:rsidP="00097076">
      <w:pPr>
        <w:pStyle w:val="Code"/>
        <w:rPr>
          <w:highlight w:val="white"/>
        </w:rPr>
      </w:pPr>
      <w:r w:rsidRPr="00903DBA">
        <w:rPr>
          <w:highlight w:val="white"/>
        </w:rPr>
        <w:t xml:space="preserve">          if (insideString) {</w:t>
      </w:r>
    </w:p>
    <w:p w14:paraId="187C8AAD" w14:textId="77777777" w:rsidR="00097076" w:rsidRPr="00903DBA" w:rsidRDefault="00097076" w:rsidP="00097076">
      <w:pPr>
        <w:pStyle w:val="Code"/>
        <w:rPr>
          <w:highlight w:val="white"/>
        </w:rPr>
      </w:pPr>
      <w:r w:rsidRPr="00903DBA">
        <w:rPr>
          <w:highlight w:val="white"/>
        </w:rPr>
        <w:t xml:space="preserve">            buffer.Append("\", " + ((int) c).ToString() + ", ");</w:t>
      </w:r>
    </w:p>
    <w:p w14:paraId="7CE0BD60" w14:textId="77777777" w:rsidR="00097076" w:rsidRPr="00903DBA" w:rsidRDefault="00097076" w:rsidP="00097076">
      <w:pPr>
        <w:pStyle w:val="Code"/>
        <w:rPr>
          <w:highlight w:val="white"/>
        </w:rPr>
      </w:pPr>
      <w:r w:rsidRPr="00903DBA">
        <w:rPr>
          <w:highlight w:val="white"/>
        </w:rPr>
        <w:t xml:space="preserve">            insideString = false;</w:t>
      </w:r>
    </w:p>
    <w:p w14:paraId="54CE045C" w14:textId="77777777" w:rsidR="00097076" w:rsidRPr="00903DBA" w:rsidRDefault="00097076" w:rsidP="00097076">
      <w:pPr>
        <w:pStyle w:val="Code"/>
        <w:rPr>
          <w:highlight w:val="white"/>
        </w:rPr>
      </w:pPr>
      <w:r w:rsidRPr="00903DBA">
        <w:rPr>
          <w:highlight w:val="white"/>
        </w:rPr>
        <w:t xml:space="preserve">          }</w:t>
      </w:r>
    </w:p>
    <w:p w14:paraId="7E8A1A41" w14:textId="77777777" w:rsidR="00097076" w:rsidRPr="00903DBA" w:rsidRDefault="00097076" w:rsidP="00097076">
      <w:pPr>
        <w:pStyle w:val="Code"/>
        <w:rPr>
          <w:highlight w:val="white"/>
        </w:rPr>
      </w:pPr>
      <w:r w:rsidRPr="00903DBA">
        <w:rPr>
          <w:highlight w:val="white"/>
        </w:rPr>
        <w:t xml:space="preserve">          else {</w:t>
      </w:r>
    </w:p>
    <w:p w14:paraId="131E31D7" w14:textId="77777777" w:rsidR="00097076" w:rsidRPr="00903DBA" w:rsidRDefault="00097076" w:rsidP="00097076">
      <w:pPr>
        <w:pStyle w:val="Code"/>
        <w:rPr>
          <w:highlight w:val="white"/>
        </w:rPr>
      </w:pPr>
      <w:r w:rsidRPr="00903DBA">
        <w:rPr>
          <w:highlight w:val="white"/>
        </w:rPr>
        <w:t xml:space="preserve">            buffer.Append(((int) c).ToString() + ", ");</w:t>
      </w:r>
    </w:p>
    <w:p w14:paraId="086AD342" w14:textId="77777777" w:rsidR="00097076" w:rsidRPr="00903DBA" w:rsidRDefault="00097076" w:rsidP="00097076">
      <w:pPr>
        <w:pStyle w:val="Code"/>
        <w:rPr>
          <w:highlight w:val="white"/>
        </w:rPr>
      </w:pPr>
      <w:r w:rsidRPr="00903DBA">
        <w:rPr>
          <w:highlight w:val="white"/>
        </w:rPr>
        <w:t xml:space="preserve">          }</w:t>
      </w:r>
    </w:p>
    <w:p w14:paraId="05374FC4" w14:textId="77777777" w:rsidR="00097076" w:rsidRPr="00903DBA" w:rsidRDefault="00097076" w:rsidP="00097076">
      <w:pPr>
        <w:pStyle w:val="Code"/>
        <w:rPr>
          <w:highlight w:val="white"/>
        </w:rPr>
      </w:pPr>
      <w:r w:rsidRPr="00903DBA">
        <w:rPr>
          <w:highlight w:val="white"/>
        </w:rPr>
        <w:t xml:space="preserve">        }</w:t>
      </w:r>
    </w:p>
    <w:p w14:paraId="181F95E0" w14:textId="3B3B4E87" w:rsidR="00F842E6" w:rsidRPr="00903DBA" w:rsidRDefault="00F842E6" w:rsidP="00F842E6">
      <w:pPr>
        <w:rPr>
          <w:highlight w:val="white"/>
        </w:rPr>
      </w:pPr>
      <w:r w:rsidRPr="00903DBA">
        <w:rPr>
          <w:highlight w:val="white"/>
        </w:rPr>
        <w:t xml:space="preserve">If the character is a graphical character, we </w:t>
      </w:r>
      <w:r w:rsidR="004801C1" w:rsidRPr="00903DBA">
        <w:rPr>
          <w:highlight w:val="white"/>
        </w:rPr>
        <w:t>begin the string, if necessary,</w:t>
      </w:r>
      <w:r w:rsidRPr="00903DBA">
        <w:rPr>
          <w:highlight w:val="white"/>
        </w:rPr>
        <w:t xml:space="preserve"> and add the </w:t>
      </w:r>
      <w:r w:rsidR="004801C1" w:rsidRPr="00903DBA">
        <w:rPr>
          <w:highlight w:val="white"/>
        </w:rPr>
        <w:t>character to the string.</w:t>
      </w:r>
    </w:p>
    <w:p w14:paraId="35FBBBF0" w14:textId="77777777" w:rsidR="00097076" w:rsidRPr="00903DBA" w:rsidRDefault="00097076" w:rsidP="00097076">
      <w:pPr>
        <w:pStyle w:val="Code"/>
        <w:rPr>
          <w:highlight w:val="white"/>
        </w:rPr>
      </w:pPr>
      <w:r w:rsidRPr="00903DBA">
        <w:rPr>
          <w:highlight w:val="white"/>
        </w:rPr>
        <w:t xml:space="preserve">        else {</w:t>
      </w:r>
    </w:p>
    <w:p w14:paraId="1565C6B3" w14:textId="77777777" w:rsidR="00097076" w:rsidRPr="00903DBA" w:rsidRDefault="00097076" w:rsidP="00097076">
      <w:pPr>
        <w:pStyle w:val="Code"/>
        <w:rPr>
          <w:highlight w:val="white"/>
        </w:rPr>
      </w:pPr>
      <w:r w:rsidRPr="00903DBA">
        <w:rPr>
          <w:highlight w:val="white"/>
        </w:rPr>
        <w:t xml:space="preserve">          if (insideString) {</w:t>
      </w:r>
    </w:p>
    <w:p w14:paraId="7C8472B4" w14:textId="77777777" w:rsidR="00097076" w:rsidRPr="00903DBA" w:rsidRDefault="00097076" w:rsidP="00097076">
      <w:pPr>
        <w:pStyle w:val="Code"/>
        <w:rPr>
          <w:highlight w:val="white"/>
        </w:rPr>
      </w:pPr>
      <w:r w:rsidRPr="00903DBA">
        <w:rPr>
          <w:highlight w:val="white"/>
        </w:rPr>
        <w:t xml:space="preserve">            buffer.Append(c);</w:t>
      </w:r>
    </w:p>
    <w:p w14:paraId="00314DA5" w14:textId="77777777" w:rsidR="00097076" w:rsidRPr="00903DBA" w:rsidRDefault="00097076" w:rsidP="00097076">
      <w:pPr>
        <w:pStyle w:val="Code"/>
        <w:rPr>
          <w:highlight w:val="white"/>
        </w:rPr>
      </w:pPr>
      <w:r w:rsidRPr="00903DBA">
        <w:rPr>
          <w:highlight w:val="white"/>
        </w:rPr>
        <w:t xml:space="preserve">          }</w:t>
      </w:r>
    </w:p>
    <w:p w14:paraId="7E7C55EE" w14:textId="77777777" w:rsidR="00097076" w:rsidRPr="00903DBA" w:rsidRDefault="00097076" w:rsidP="00097076">
      <w:pPr>
        <w:pStyle w:val="Code"/>
        <w:rPr>
          <w:highlight w:val="white"/>
        </w:rPr>
      </w:pPr>
      <w:r w:rsidRPr="00903DBA">
        <w:rPr>
          <w:highlight w:val="white"/>
        </w:rPr>
        <w:t xml:space="preserve">          else {</w:t>
      </w:r>
    </w:p>
    <w:p w14:paraId="02F98500" w14:textId="77777777" w:rsidR="00097076" w:rsidRPr="00903DBA" w:rsidRDefault="00097076" w:rsidP="00097076">
      <w:pPr>
        <w:pStyle w:val="Code"/>
        <w:rPr>
          <w:highlight w:val="white"/>
        </w:rPr>
      </w:pPr>
      <w:r w:rsidRPr="00903DBA">
        <w:rPr>
          <w:highlight w:val="white"/>
        </w:rPr>
        <w:t xml:space="preserve">            buffer.Append("\"" + c.ToString());</w:t>
      </w:r>
    </w:p>
    <w:p w14:paraId="39700454" w14:textId="77777777" w:rsidR="00097076" w:rsidRPr="00903DBA" w:rsidRDefault="00097076" w:rsidP="00097076">
      <w:pPr>
        <w:pStyle w:val="Code"/>
        <w:rPr>
          <w:highlight w:val="white"/>
        </w:rPr>
      </w:pPr>
      <w:r w:rsidRPr="00903DBA">
        <w:rPr>
          <w:highlight w:val="white"/>
        </w:rPr>
        <w:t xml:space="preserve">            insideString = true;</w:t>
      </w:r>
    </w:p>
    <w:p w14:paraId="1962CE41" w14:textId="77777777" w:rsidR="00097076" w:rsidRPr="00903DBA" w:rsidRDefault="00097076" w:rsidP="00097076">
      <w:pPr>
        <w:pStyle w:val="Code"/>
        <w:rPr>
          <w:highlight w:val="white"/>
        </w:rPr>
      </w:pPr>
      <w:r w:rsidRPr="00903DBA">
        <w:rPr>
          <w:highlight w:val="white"/>
        </w:rPr>
        <w:t xml:space="preserve">          }</w:t>
      </w:r>
    </w:p>
    <w:p w14:paraId="7E8F65E2" w14:textId="77777777" w:rsidR="00097076" w:rsidRPr="00903DBA" w:rsidRDefault="00097076" w:rsidP="00097076">
      <w:pPr>
        <w:pStyle w:val="Code"/>
        <w:rPr>
          <w:highlight w:val="white"/>
        </w:rPr>
      </w:pPr>
      <w:r w:rsidRPr="00903DBA">
        <w:rPr>
          <w:highlight w:val="white"/>
        </w:rPr>
        <w:t xml:space="preserve">        }</w:t>
      </w:r>
    </w:p>
    <w:p w14:paraId="5E4479DF" w14:textId="77777777" w:rsidR="00097076" w:rsidRPr="00903DBA" w:rsidRDefault="00097076" w:rsidP="00097076">
      <w:pPr>
        <w:pStyle w:val="Code"/>
        <w:rPr>
          <w:highlight w:val="white"/>
        </w:rPr>
      </w:pPr>
      <w:r w:rsidRPr="00903DBA">
        <w:rPr>
          <w:highlight w:val="white"/>
        </w:rPr>
        <w:t xml:space="preserve">      }</w:t>
      </w:r>
    </w:p>
    <w:p w14:paraId="04045A13" w14:textId="49FD6562" w:rsidR="00097076" w:rsidRPr="00903DBA" w:rsidRDefault="004801C1" w:rsidP="00C36E87">
      <w:pPr>
        <w:rPr>
          <w:highlight w:val="white"/>
        </w:rPr>
      </w:pPr>
      <w:r w:rsidRPr="00903DBA">
        <w:rPr>
          <w:highlight w:val="white"/>
        </w:rPr>
        <w:t>We end the string by</w:t>
      </w:r>
      <w:r w:rsidR="00C36E87" w:rsidRPr="00903DBA">
        <w:rPr>
          <w:highlight w:val="white"/>
        </w:rPr>
        <w:t xml:space="preserve"> adding the terminating zero character.</w:t>
      </w:r>
    </w:p>
    <w:p w14:paraId="36003A42" w14:textId="77777777" w:rsidR="00097076" w:rsidRPr="00903DBA" w:rsidRDefault="00097076" w:rsidP="00097076">
      <w:pPr>
        <w:pStyle w:val="Code"/>
        <w:rPr>
          <w:highlight w:val="white"/>
        </w:rPr>
      </w:pPr>
      <w:r w:rsidRPr="00903DBA">
        <w:rPr>
          <w:highlight w:val="white"/>
        </w:rPr>
        <w:t xml:space="preserve">      if (insideString) {</w:t>
      </w:r>
    </w:p>
    <w:p w14:paraId="41C7C806" w14:textId="77777777" w:rsidR="00097076" w:rsidRPr="00903DBA" w:rsidRDefault="00097076" w:rsidP="00097076">
      <w:pPr>
        <w:pStyle w:val="Code"/>
        <w:rPr>
          <w:highlight w:val="white"/>
        </w:rPr>
      </w:pPr>
      <w:r w:rsidRPr="00903DBA">
        <w:rPr>
          <w:highlight w:val="white"/>
        </w:rPr>
        <w:t xml:space="preserve">        buffer.Append("\", 0");</w:t>
      </w:r>
    </w:p>
    <w:p w14:paraId="2851640D" w14:textId="77777777" w:rsidR="00097076" w:rsidRPr="00903DBA" w:rsidRDefault="00097076" w:rsidP="00097076">
      <w:pPr>
        <w:pStyle w:val="Code"/>
        <w:rPr>
          <w:highlight w:val="white"/>
        </w:rPr>
      </w:pPr>
      <w:r w:rsidRPr="00903DBA">
        <w:rPr>
          <w:highlight w:val="white"/>
        </w:rPr>
        <w:lastRenderedPageBreak/>
        <w:t xml:space="preserve">      }</w:t>
      </w:r>
    </w:p>
    <w:p w14:paraId="55780057" w14:textId="77777777" w:rsidR="00097076" w:rsidRPr="00903DBA" w:rsidRDefault="00097076" w:rsidP="00097076">
      <w:pPr>
        <w:pStyle w:val="Code"/>
        <w:rPr>
          <w:highlight w:val="white"/>
        </w:rPr>
      </w:pPr>
      <w:r w:rsidRPr="00903DBA">
        <w:rPr>
          <w:highlight w:val="white"/>
        </w:rPr>
        <w:t xml:space="preserve">      else {</w:t>
      </w:r>
    </w:p>
    <w:p w14:paraId="77B1FD97" w14:textId="77777777" w:rsidR="00097076" w:rsidRPr="00903DBA" w:rsidRDefault="00097076" w:rsidP="00097076">
      <w:pPr>
        <w:pStyle w:val="Code"/>
        <w:rPr>
          <w:highlight w:val="white"/>
        </w:rPr>
      </w:pPr>
      <w:r w:rsidRPr="00903DBA">
        <w:rPr>
          <w:highlight w:val="white"/>
        </w:rPr>
        <w:t xml:space="preserve">        buffer.Append("0");</w:t>
      </w:r>
    </w:p>
    <w:p w14:paraId="025A90F5" w14:textId="77777777" w:rsidR="00097076" w:rsidRPr="00903DBA" w:rsidRDefault="00097076" w:rsidP="00097076">
      <w:pPr>
        <w:pStyle w:val="Code"/>
        <w:rPr>
          <w:highlight w:val="white"/>
        </w:rPr>
      </w:pPr>
      <w:r w:rsidRPr="00903DBA">
        <w:rPr>
          <w:highlight w:val="white"/>
        </w:rPr>
        <w:t xml:space="preserve">      }</w:t>
      </w:r>
    </w:p>
    <w:p w14:paraId="6777A74C" w14:textId="77777777" w:rsidR="00097076" w:rsidRPr="00903DBA" w:rsidRDefault="00097076" w:rsidP="00097076">
      <w:pPr>
        <w:pStyle w:val="Code"/>
        <w:rPr>
          <w:highlight w:val="white"/>
        </w:rPr>
      </w:pPr>
    </w:p>
    <w:p w14:paraId="7459F376" w14:textId="77777777" w:rsidR="00097076" w:rsidRPr="00903DBA" w:rsidRDefault="00097076" w:rsidP="00097076">
      <w:pPr>
        <w:pStyle w:val="Code"/>
        <w:rPr>
          <w:highlight w:val="white"/>
        </w:rPr>
      </w:pPr>
      <w:r w:rsidRPr="00903DBA">
        <w:rPr>
          <w:highlight w:val="white"/>
        </w:rPr>
        <w:t xml:space="preserve">      return buffer.ToString();</w:t>
      </w:r>
    </w:p>
    <w:p w14:paraId="39DDF971" w14:textId="77777777" w:rsidR="00097076" w:rsidRPr="00903DBA" w:rsidRDefault="00097076" w:rsidP="00097076">
      <w:pPr>
        <w:pStyle w:val="Code"/>
        <w:rPr>
          <w:highlight w:val="white"/>
        </w:rPr>
      </w:pPr>
      <w:r w:rsidRPr="00903DBA">
        <w:rPr>
          <w:highlight w:val="white"/>
        </w:rPr>
        <w:t xml:space="preserve">    }</w:t>
      </w:r>
    </w:p>
    <w:p w14:paraId="394D9FDA" w14:textId="14154DC8" w:rsidR="002B63B5" w:rsidRPr="00903DBA" w:rsidRDefault="002B63B5" w:rsidP="00C36E87">
      <w:pPr>
        <w:rPr>
          <w:highlight w:val="white"/>
        </w:rPr>
      </w:pPr>
      <w:r w:rsidRPr="00903DBA">
        <w:rPr>
          <w:highlight w:val="white"/>
        </w:rPr>
        <w:t xml:space="preserve">  </w:t>
      </w:r>
      <w:r w:rsidR="00C36E87" w:rsidRPr="00903DBA">
        <w:rPr>
          <w:highlight w:val="white"/>
        </w:rPr>
        <w:t xml:space="preserve">The </w:t>
      </w:r>
      <w:r w:rsidR="00C36E87" w:rsidRPr="00903DBA">
        <w:rPr>
          <w:rStyle w:val="KeyWord0"/>
          <w:highlight w:val="white"/>
        </w:rPr>
        <w:t>MakeMemory</w:t>
      </w:r>
      <w:r w:rsidR="00C36E87" w:rsidRPr="00903DBA">
        <w:rPr>
          <w:highlight w:val="white"/>
        </w:rPr>
        <w:t xml:space="preserve"> method </w:t>
      </w:r>
      <w:r w:rsidR="00D5402B" w:rsidRPr="00903DBA">
        <w:rPr>
          <w:highlight w:val="white"/>
        </w:rPr>
        <w:t>return a label for the memory copy method.</w:t>
      </w:r>
    </w:p>
    <w:p w14:paraId="71FA518C" w14:textId="6FC32E3D" w:rsidR="002B63B5" w:rsidRPr="00903DBA" w:rsidRDefault="002B63B5" w:rsidP="00DB788F">
      <w:pPr>
        <w:pStyle w:val="Code"/>
        <w:rPr>
          <w:b/>
          <w:bCs/>
          <w:highlight w:val="white"/>
        </w:rPr>
      </w:pPr>
      <w:r w:rsidRPr="00903DBA">
        <w:rPr>
          <w:highlight w:val="white"/>
        </w:rPr>
        <w:t xml:space="preserve">    public static string MakeLabel(int labelIndex) {</w:t>
      </w:r>
    </w:p>
    <w:p w14:paraId="1A1AB9D8" w14:textId="77777777" w:rsidR="0013036F" w:rsidRPr="00903DBA" w:rsidRDefault="0013036F" w:rsidP="0013036F">
      <w:pPr>
        <w:pStyle w:val="Code"/>
        <w:rPr>
          <w:highlight w:val="white"/>
        </w:rPr>
      </w:pPr>
      <w:r w:rsidRPr="00903DBA">
        <w:rPr>
          <w:highlight w:val="white"/>
        </w:rPr>
        <w:t xml:space="preserve">      return "label" + Symbol.SeparatorId + labelIndex;</w:t>
      </w:r>
    </w:p>
    <w:p w14:paraId="3B2B4921" w14:textId="77777777" w:rsidR="002B63B5" w:rsidRPr="00903DBA" w:rsidRDefault="002B63B5" w:rsidP="00DB788F">
      <w:pPr>
        <w:pStyle w:val="Code"/>
        <w:rPr>
          <w:highlight w:val="white"/>
        </w:rPr>
      </w:pPr>
      <w:r w:rsidRPr="00903DBA">
        <w:rPr>
          <w:highlight w:val="white"/>
        </w:rPr>
        <w:t xml:space="preserve">    }</w:t>
      </w:r>
    </w:p>
    <w:p w14:paraId="06A15567" w14:textId="4980CA0E" w:rsidR="002B63B5" w:rsidRPr="00903DBA" w:rsidRDefault="00D5402B" w:rsidP="00D5402B">
      <w:pPr>
        <w:rPr>
          <w:highlight w:val="white"/>
        </w:rPr>
      </w:pPr>
      <w:r w:rsidRPr="00903DBA">
        <w:rPr>
          <w:highlight w:val="white"/>
        </w:rPr>
        <w:t xml:space="preserve">The </w:t>
      </w:r>
      <w:r w:rsidRPr="00903DBA">
        <w:rPr>
          <w:rStyle w:val="KeyWord0"/>
          <w:highlight w:val="white"/>
        </w:rPr>
        <w:t>WithSign</w:t>
      </w:r>
      <w:r w:rsidRPr="00903DBA">
        <w:rPr>
          <w:highlight w:val="white"/>
        </w:rPr>
        <w:t xml:space="preserve"> method returns </w:t>
      </w:r>
      <w:r w:rsidR="008937D3" w:rsidRPr="00903DBA">
        <w:rPr>
          <w:highlight w:val="white"/>
        </w:rPr>
        <w:t xml:space="preserve">the offset of an address preceded by a plus or minus sign. In case of a zero value, an empty string is returned. </w:t>
      </w:r>
    </w:p>
    <w:p w14:paraId="7655FECC" w14:textId="77777777" w:rsidR="002B63B5" w:rsidRPr="00903DBA" w:rsidRDefault="002B63B5" w:rsidP="00DB788F">
      <w:pPr>
        <w:pStyle w:val="Code"/>
        <w:rPr>
          <w:highlight w:val="white"/>
        </w:rPr>
      </w:pPr>
      <w:r w:rsidRPr="00903DBA">
        <w:rPr>
          <w:highlight w:val="white"/>
        </w:rPr>
        <w:t xml:space="preserve">    private string WithSign(object value) {</w:t>
      </w:r>
    </w:p>
    <w:p w14:paraId="5C1CC2A8" w14:textId="77777777" w:rsidR="002B63B5" w:rsidRPr="00903DBA" w:rsidRDefault="002B63B5" w:rsidP="00DB788F">
      <w:pPr>
        <w:pStyle w:val="Code"/>
        <w:rPr>
          <w:highlight w:val="white"/>
        </w:rPr>
      </w:pPr>
      <w:r w:rsidRPr="00903DBA">
        <w:rPr>
          <w:highlight w:val="white"/>
        </w:rPr>
        <w:t xml:space="preserve">      int offset = (int) value;</w:t>
      </w:r>
    </w:p>
    <w:p w14:paraId="56648C42" w14:textId="77777777" w:rsidR="002B63B5" w:rsidRPr="00903DBA" w:rsidRDefault="002B63B5" w:rsidP="00DB788F">
      <w:pPr>
        <w:pStyle w:val="Code"/>
        <w:rPr>
          <w:highlight w:val="white"/>
        </w:rPr>
      </w:pPr>
      <w:r w:rsidRPr="00903DBA">
        <w:rPr>
          <w:highlight w:val="white"/>
        </w:rPr>
        <w:t xml:space="preserve">      </w:t>
      </w:r>
    </w:p>
    <w:p w14:paraId="6A65A906" w14:textId="77777777" w:rsidR="002B63B5" w:rsidRPr="00903DBA" w:rsidRDefault="002B63B5" w:rsidP="00DB788F">
      <w:pPr>
        <w:pStyle w:val="Code"/>
        <w:rPr>
          <w:highlight w:val="white"/>
        </w:rPr>
      </w:pPr>
      <w:r w:rsidRPr="00903DBA">
        <w:rPr>
          <w:highlight w:val="white"/>
        </w:rPr>
        <w:t xml:space="preserve">      if (offset &gt; 0) {</w:t>
      </w:r>
    </w:p>
    <w:p w14:paraId="59123E58" w14:textId="77777777" w:rsidR="002B63B5" w:rsidRPr="00903DBA" w:rsidRDefault="002B63B5" w:rsidP="00DB788F">
      <w:pPr>
        <w:pStyle w:val="Code"/>
        <w:rPr>
          <w:highlight w:val="white"/>
        </w:rPr>
      </w:pPr>
      <w:r w:rsidRPr="00903DBA">
        <w:rPr>
          <w:highlight w:val="white"/>
        </w:rPr>
        <w:t xml:space="preserve">        return " + " + offset;</w:t>
      </w:r>
    </w:p>
    <w:p w14:paraId="2BEE96C7" w14:textId="77777777" w:rsidR="002B63B5" w:rsidRPr="00903DBA" w:rsidRDefault="002B63B5" w:rsidP="00DB788F">
      <w:pPr>
        <w:pStyle w:val="Code"/>
        <w:rPr>
          <w:highlight w:val="white"/>
        </w:rPr>
      </w:pPr>
      <w:r w:rsidRPr="00903DBA">
        <w:rPr>
          <w:highlight w:val="white"/>
        </w:rPr>
        <w:t xml:space="preserve">      }</w:t>
      </w:r>
    </w:p>
    <w:p w14:paraId="7B1B1DD7" w14:textId="77777777" w:rsidR="002B63B5" w:rsidRPr="00903DBA" w:rsidRDefault="002B63B5" w:rsidP="00DB788F">
      <w:pPr>
        <w:pStyle w:val="Code"/>
        <w:rPr>
          <w:highlight w:val="white"/>
        </w:rPr>
      </w:pPr>
      <w:r w:rsidRPr="00903DBA">
        <w:rPr>
          <w:highlight w:val="white"/>
        </w:rPr>
        <w:t xml:space="preserve">      else if (offset &lt; 0) {</w:t>
      </w:r>
    </w:p>
    <w:p w14:paraId="5A54C13B" w14:textId="77777777" w:rsidR="002B63B5" w:rsidRPr="00903DBA" w:rsidRDefault="002B63B5" w:rsidP="00DB788F">
      <w:pPr>
        <w:pStyle w:val="Code"/>
        <w:rPr>
          <w:highlight w:val="white"/>
        </w:rPr>
      </w:pPr>
      <w:r w:rsidRPr="00903DBA">
        <w:rPr>
          <w:highlight w:val="white"/>
        </w:rPr>
        <w:t xml:space="preserve">        return " - " + (-offset);</w:t>
      </w:r>
    </w:p>
    <w:p w14:paraId="0085E5A8" w14:textId="77777777" w:rsidR="002B63B5" w:rsidRPr="00903DBA" w:rsidRDefault="002B63B5" w:rsidP="00DB788F">
      <w:pPr>
        <w:pStyle w:val="Code"/>
        <w:rPr>
          <w:highlight w:val="white"/>
        </w:rPr>
      </w:pPr>
      <w:r w:rsidRPr="00903DBA">
        <w:rPr>
          <w:highlight w:val="white"/>
        </w:rPr>
        <w:t xml:space="preserve">      }</w:t>
      </w:r>
    </w:p>
    <w:p w14:paraId="2BC7FCC1" w14:textId="77777777" w:rsidR="002B63B5" w:rsidRPr="00903DBA" w:rsidRDefault="002B63B5" w:rsidP="00DB788F">
      <w:pPr>
        <w:pStyle w:val="Code"/>
        <w:rPr>
          <w:highlight w:val="white"/>
        </w:rPr>
      </w:pPr>
      <w:r w:rsidRPr="00903DBA">
        <w:rPr>
          <w:highlight w:val="white"/>
        </w:rPr>
        <w:t xml:space="preserve">      else {</w:t>
      </w:r>
    </w:p>
    <w:p w14:paraId="32383DB9" w14:textId="77777777" w:rsidR="002B63B5" w:rsidRPr="00903DBA" w:rsidRDefault="002B63B5" w:rsidP="00DB788F">
      <w:pPr>
        <w:pStyle w:val="Code"/>
        <w:rPr>
          <w:highlight w:val="white"/>
        </w:rPr>
      </w:pPr>
      <w:r w:rsidRPr="00903DBA">
        <w:rPr>
          <w:highlight w:val="white"/>
        </w:rPr>
        <w:t xml:space="preserve">        return "";</w:t>
      </w:r>
    </w:p>
    <w:p w14:paraId="32A4BDBC" w14:textId="77777777" w:rsidR="002B63B5" w:rsidRPr="00903DBA" w:rsidRDefault="002B63B5" w:rsidP="00DB788F">
      <w:pPr>
        <w:pStyle w:val="Code"/>
        <w:rPr>
          <w:highlight w:val="white"/>
        </w:rPr>
      </w:pPr>
      <w:r w:rsidRPr="00903DBA">
        <w:rPr>
          <w:highlight w:val="white"/>
        </w:rPr>
        <w:t xml:space="preserve">      }</w:t>
      </w:r>
    </w:p>
    <w:p w14:paraId="750F971E" w14:textId="77777777" w:rsidR="002B63B5" w:rsidRPr="00903DBA" w:rsidRDefault="002B63B5" w:rsidP="00DB788F">
      <w:pPr>
        <w:pStyle w:val="Code"/>
        <w:rPr>
          <w:highlight w:val="white"/>
        </w:rPr>
      </w:pPr>
      <w:r w:rsidRPr="00903DBA">
        <w:rPr>
          <w:highlight w:val="white"/>
        </w:rPr>
        <w:t xml:space="preserve">    }</w:t>
      </w:r>
    </w:p>
    <w:p w14:paraId="61C17865" w14:textId="77777777" w:rsidR="002B63B5" w:rsidRPr="00903DBA" w:rsidRDefault="002B63B5" w:rsidP="002B63B5">
      <w:pPr>
        <w:pStyle w:val="Code"/>
        <w:rPr>
          <w:highlight w:val="white"/>
        </w:rPr>
      </w:pPr>
      <w:r w:rsidRPr="00903DBA">
        <w:rPr>
          <w:highlight w:val="white"/>
        </w:rPr>
        <w:t xml:space="preserve">  }</w:t>
      </w:r>
    </w:p>
    <w:p w14:paraId="2C6C00B3" w14:textId="5634A1B7" w:rsidR="00B52FB6" w:rsidRPr="00903DBA" w:rsidRDefault="002B63B5" w:rsidP="002B63B5">
      <w:pPr>
        <w:pStyle w:val="Code"/>
      </w:pPr>
      <w:r w:rsidRPr="00903DBA">
        <w:rPr>
          <w:highlight w:val="white"/>
        </w:rPr>
        <w:t>}</w:t>
      </w:r>
    </w:p>
    <w:p w14:paraId="35405183" w14:textId="4CEF3886" w:rsidR="00B616B1" w:rsidRPr="00903DBA" w:rsidRDefault="00B616B1" w:rsidP="00565A0A">
      <w:pPr>
        <w:pStyle w:val="Rubrik2"/>
      </w:pPr>
      <w:bookmarkStart w:id="416" w:name="_Toc57656081"/>
      <w:r w:rsidRPr="00903DBA">
        <w:t>Tracks</w:t>
      </w:r>
      <w:bookmarkEnd w:id="416"/>
    </w:p>
    <w:p w14:paraId="105850DD" w14:textId="3B72D91E" w:rsidR="00A40BA8" w:rsidRPr="00903DBA" w:rsidRDefault="00A40BA8" w:rsidP="00A40BA8">
      <w:r w:rsidRPr="00903DBA">
        <w:t>A track is a place holder for a register through the assembly code.</w:t>
      </w:r>
      <w:r w:rsidR="00303B3B" w:rsidRPr="00903DBA">
        <w:t xml:space="preserve"> Let us look</w:t>
      </w:r>
      <w:r w:rsidR="00EC1062" w:rsidRPr="00903DBA">
        <w:t xml:space="preserve"> at the following C code</w:t>
      </w:r>
      <w:r w:rsidR="00303B3B" w:rsidRPr="00903DBA">
        <w:t>.</w:t>
      </w:r>
    </w:p>
    <w:p w14:paraId="30A4BB69" w14:textId="037451CE" w:rsidR="00303B3B" w:rsidRPr="00903DBA" w:rsidRDefault="00CA4F69" w:rsidP="00303B3B">
      <w:pPr>
        <w:pStyle w:val="Code"/>
      </w:pPr>
      <w:r w:rsidRPr="00903DBA">
        <w:t>return a + b &amp; c - d;</w:t>
      </w:r>
    </w:p>
    <w:p w14:paraId="618B8178" w14:textId="1CCA299A" w:rsidR="00EC1062" w:rsidRPr="00903DBA" w:rsidRDefault="00E445CA" w:rsidP="00E445CA">
      <w:r w:rsidRPr="00903DBA">
        <w:t>The following middle code is generated.</w:t>
      </w:r>
    </w:p>
    <w:p w14:paraId="6373DBDE" w14:textId="0A1FE66B" w:rsidR="0040312D" w:rsidRPr="00903DBA" w:rsidRDefault="004E71D8" w:rsidP="0040312D">
      <w:pPr>
        <w:pStyle w:val="Code"/>
      </w:pPr>
      <w:r w:rsidRPr="00903DBA">
        <w:t>t</w:t>
      </w:r>
      <w:r w:rsidR="00C54EFD" w:rsidRPr="00903DBA">
        <w:t>emporary</w:t>
      </w:r>
      <w:r w:rsidRPr="00903DBA">
        <w:t>0</w:t>
      </w:r>
      <w:r w:rsidR="0040312D" w:rsidRPr="00903DBA">
        <w:t xml:space="preserve"> = </w:t>
      </w:r>
      <w:r w:rsidR="00CA4F69" w:rsidRPr="00903DBA">
        <w:t>a + b</w:t>
      </w:r>
    </w:p>
    <w:p w14:paraId="6EC6B6C7" w14:textId="3FCC61AF" w:rsidR="0040312D" w:rsidRPr="00903DBA" w:rsidRDefault="004E71D8" w:rsidP="0040312D">
      <w:pPr>
        <w:pStyle w:val="Code"/>
      </w:pPr>
      <w:r w:rsidRPr="00903DBA">
        <w:t>t</w:t>
      </w:r>
      <w:r w:rsidR="00C54EFD" w:rsidRPr="00903DBA">
        <w:t>emporary</w:t>
      </w:r>
      <w:r w:rsidRPr="00903DBA">
        <w:t>1</w:t>
      </w:r>
      <w:r w:rsidR="0040312D" w:rsidRPr="00903DBA">
        <w:t xml:space="preserve"> = </w:t>
      </w:r>
      <w:r w:rsidR="00CA4F69" w:rsidRPr="00903DBA">
        <w:t>c - d</w:t>
      </w:r>
    </w:p>
    <w:p w14:paraId="439AA7AB" w14:textId="5A9D04AB" w:rsidR="0040312D" w:rsidRPr="00903DBA" w:rsidRDefault="004E71D8" w:rsidP="00303B3B">
      <w:pPr>
        <w:pStyle w:val="Code"/>
      </w:pPr>
      <w:r w:rsidRPr="00903DBA">
        <w:t>t</w:t>
      </w:r>
      <w:r w:rsidR="00C54EFD" w:rsidRPr="00903DBA">
        <w:t>emporary</w:t>
      </w:r>
      <w:r w:rsidRPr="00903DBA">
        <w:t>2</w:t>
      </w:r>
      <w:r w:rsidR="0040312D" w:rsidRPr="00903DBA">
        <w:t xml:space="preserve"> = </w:t>
      </w:r>
      <w:r w:rsidRPr="00903DBA">
        <w:t>t</w:t>
      </w:r>
      <w:r w:rsidR="00C54EFD" w:rsidRPr="00903DBA">
        <w:t>emporary</w:t>
      </w:r>
      <w:r w:rsidRPr="00903DBA">
        <w:t>0</w:t>
      </w:r>
      <w:r w:rsidR="0040312D" w:rsidRPr="00903DBA">
        <w:t xml:space="preserve"> </w:t>
      </w:r>
      <w:r w:rsidR="00FD3DC9" w:rsidRPr="00903DBA">
        <w:t>&amp;</w:t>
      </w:r>
      <w:r w:rsidR="0040312D" w:rsidRPr="00903DBA">
        <w:t xml:space="preserve"> </w:t>
      </w:r>
      <w:r w:rsidRPr="00903DBA">
        <w:t>t</w:t>
      </w:r>
      <w:r w:rsidR="00C54EFD" w:rsidRPr="00903DBA">
        <w:t>emporary</w:t>
      </w:r>
      <w:r w:rsidRPr="00903DBA">
        <w:t>1</w:t>
      </w:r>
    </w:p>
    <w:p w14:paraId="5782330C" w14:textId="54C90569" w:rsidR="000B3D5A" w:rsidRPr="00903DBA" w:rsidRDefault="00CA4F69" w:rsidP="00303B3B">
      <w:pPr>
        <w:pStyle w:val="Code"/>
      </w:pPr>
      <w:r w:rsidRPr="00903DBA">
        <w:t xml:space="preserve">return </w:t>
      </w:r>
      <w:r w:rsidR="004E71D8" w:rsidRPr="00903DBA">
        <w:t>t</w:t>
      </w:r>
      <w:r w:rsidR="00C54EFD" w:rsidRPr="00903DBA">
        <w:t>emporary</w:t>
      </w:r>
      <w:r w:rsidR="004E71D8" w:rsidRPr="00903DBA">
        <w:t>2</w:t>
      </w:r>
    </w:p>
    <w:p w14:paraId="7E061C7F" w14:textId="63E1DF98" w:rsidR="00651F24" w:rsidRPr="00903DBA" w:rsidRDefault="00651F24" w:rsidP="00E445CA">
      <w:r w:rsidRPr="00903DBA">
        <w:t xml:space="preserve">Let us assume that a, b, c, d, and </w:t>
      </w:r>
      <w:proofErr w:type="spellStart"/>
      <w:r w:rsidRPr="00903DBA">
        <w:t>e</w:t>
      </w:r>
      <w:proofErr w:type="spellEnd"/>
      <w:r w:rsidRPr="00903DBA">
        <w:t xml:space="preserve"> are placed on the current activation record </w:t>
      </w:r>
      <w:r w:rsidR="004174EC" w:rsidRPr="00903DBA">
        <w:t xml:space="preserve">of a non-elliptic function </w:t>
      </w:r>
      <w:r w:rsidRPr="00903DBA">
        <w:t xml:space="preserve">with offsets 6, 8, 10, </w:t>
      </w:r>
      <w:r w:rsidR="00CA4F69" w:rsidRPr="00903DBA">
        <w:t xml:space="preserve">and </w:t>
      </w:r>
      <w:r w:rsidRPr="00903DBA">
        <w:t xml:space="preserve">12, and the </w:t>
      </w:r>
      <w:r w:rsidRPr="00903DBA">
        <w:rPr>
          <w:rStyle w:val="KeyWord0"/>
        </w:rPr>
        <w:t>bp</w:t>
      </w:r>
      <w:r w:rsidRPr="00903DBA">
        <w:t xml:space="preserve"> </w:t>
      </w:r>
      <w:r w:rsidR="005C26C4" w:rsidRPr="00903DBA">
        <w:t xml:space="preserve">and </w:t>
      </w:r>
      <w:r w:rsidR="005C26C4" w:rsidRPr="00903DBA">
        <w:rPr>
          <w:rStyle w:val="KeyWord0"/>
        </w:rPr>
        <w:t>di</w:t>
      </w:r>
      <w:r w:rsidR="005C26C4" w:rsidRPr="00903DBA">
        <w:t xml:space="preserve"> </w:t>
      </w:r>
      <w:r w:rsidRPr="00903DBA">
        <w:t>register</w:t>
      </w:r>
      <w:r w:rsidR="005C26C4" w:rsidRPr="00903DBA">
        <w:t>s are</w:t>
      </w:r>
      <w:r w:rsidRPr="00903DBA">
        <w:t xml:space="preserve"> the regular frame pointer</w:t>
      </w:r>
      <w:r w:rsidR="005C26C4" w:rsidRPr="00903DBA">
        <w:t xml:space="preserve"> and the ellipse frame pointer.</w:t>
      </w:r>
    </w:p>
    <w:p w14:paraId="424AC986" w14:textId="1AAB6949" w:rsidR="00472ABE" w:rsidRPr="00903DBA" w:rsidRDefault="005D5EA2" w:rsidP="00E445CA">
      <w:r w:rsidRPr="00903DBA">
        <w:t xml:space="preserve">The following assembly code is generated, with </w:t>
      </w:r>
      <w:r w:rsidR="00FD3DC9" w:rsidRPr="00903DBA">
        <w:t>the</w:t>
      </w:r>
      <w:r w:rsidRPr="00903DBA">
        <w:t xml:space="preserve"> track</w:t>
      </w:r>
      <w:r w:rsidR="00FD3DC9" w:rsidRPr="00903DBA">
        <w:t>s</w:t>
      </w:r>
      <w:r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5C26C4"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5C26C4" w:rsidRPr="00903DBA">
        <w:t xml:space="preserve">, </w:t>
      </w:r>
      <w:r w:rsidR="00FD3DC9" w:rsidRPr="00903DBA">
        <w:t xml:space="preserve">and </w:t>
      </w:r>
      <w:r w:rsidR="004E71D8" w:rsidRPr="00903DBA">
        <w:rPr>
          <w:rStyle w:val="KeyWord0"/>
        </w:rPr>
        <w:t>t</w:t>
      </w:r>
      <w:r w:rsidR="00E82A57" w:rsidRPr="00903DBA">
        <w:rPr>
          <w:rStyle w:val="KeyWord0"/>
        </w:rPr>
        <w:t>rack</w:t>
      </w:r>
      <w:r w:rsidR="004E71D8" w:rsidRPr="00903DBA">
        <w:rPr>
          <w:rStyle w:val="KeyWord0"/>
        </w:rPr>
        <w:t>2</w:t>
      </w:r>
      <w:r w:rsidR="00FD3DC9" w:rsidRPr="00903DBA">
        <w:t xml:space="preserve"> </w:t>
      </w:r>
      <w:r w:rsidR="00A57E2E" w:rsidRPr="00903DBA">
        <w:t>as</w:t>
      </w:r>
      <w:r w:rsidRPr="00903DBA">
        <w:t xml:space="preserve"> place </w:t>
      </w:r>
      <w:r w:rsidR="00A57E2E" w:rsidRPr="00903DBA">
        <w:t xml:space="preserve">holders for the </w:t>
      </w:r>
      <w:r w:rsidRPr="00903DBA">
        <w:t>register</w:t>
      </w:r>
      <w:r w:rsidR="00A57E2E" w:rsidRPr="00903DBA">
        <w:t>s</w:t>
      </w:r>
      <w:r w:rsidRPr="00903DBA">
        <w:t>.</w:t>
      </w:r>
      <w:r w:rsidR="00A57E2E" w:rsidRPr="00903DBA">
        <w:t xml:space="preserve"> Each track represents a register, but we do not yet know which </w:t>
      </w:r>
      <w:r w:rsidR="005C26C4" w:rsidRPr="00903DBA">
        <w:t>one</w:t>
      </w:r>
      <w:r w:rsidR="00A57E2E" w:rsidRPr="00903DBA">
        <w:t>.</w:t>
      </w:r>
    </w:p>
    <w:p w14:paraId="1A2CB9D2" w14:textId="5777912B"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0</w:t>
      </w:r>
      <w:r w:rsidRPr="00903DBA">
        <w:t xml:space="preserve">,[bp + </w:t>
      </w:r>
      <w:r w:rsidR="009B3D3D" w:rsidRPr="00903DBA">
        <w:t>6</w:t>
      </w:r>
      <w:r w:rsidRPr="00903DBA">
        <w:t>]</w:t>
      </w:r>
    </w:p>
    <w:p w14:paraId="40E161F7" w14:textId="7929CD68" w:rsidR="000824A1" w:rsidRPr="00903DBA" w:rsidRDefault="00FD3DC9" w:rsidP="000824A1">
      <w:pPr>
        <w:pStyle w:val="Code"/>
      </w:pPr>
      <w:r w:rsidRPr="00903DBA">
        <w:t>add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,[bp +</w:t>
      </w:r>
      <w:r w:rsidR="004174EC" w:rsidRPr="00903DBA">
        <w:t xml:space="preserve"> </w:t>
      </w:r>
      <w:r w:rsidR="009B3D3D" w:rsidRPr="00903DBA">
        <w:t>8</w:t>
      </w:r>
      <w:r w:rsidR="000824A1" w:rsidRPr="00903DBA">
        <w:t>]</w:t>
      </w:r>
    </w:p>
    <w:p w14:paraId="11B8D6FB" w14:textId="7B1C1939" w:rsidR="000942DA" w:rsidRPr="00903DBA" w:rsidRDefault="000942DA" w:rsidP="00F93CE4">
      <w:pPr>
        <w:pStyle w:val="Code"/>
      </w:pPr>
    </w:p>
    <w:p w14:paraId="31376C07" w14:textId="53BA053E" w:rsidR="000824A1" w:rsidRPr="00903DBA" w:rsidRDefault="000824A1" w:rsidP="000824A1">
      <w:pPr>
        <w:pStyle w:val="Code"/>
      </w:pPr>
      <w:r w:rsidRPr="00903DBA">
        <w:t xml:space="preserve">mov </w:t>
      </w:r>
      <w:r w:rsidR="004E71D8" w:rsidRPr="00903DBA">
        <w:rPr>
          <w:rStyle w:val="KeyWord0"/>
        </w:rPr>
        <w:t>t</w:t>
      </w:r>
      <w:r w:rsidR="00E82A57" w:rsidRPr="00903DBA">
        <w:rPr>
          <w:rStyle w:val="KeyWord0"/>
        </w:rPr>
        <w:t>rack</w:t>
      </w:r>
      <w:r w:rsidR="004E71D8" w:rsidRPr="00903DBA">
        <w:rPr>
          <w:rStyle w:val="KeyWord0"/>
        </w:rPr>
        <w:t>1</w:t>
      </w:r>
      <w:r w:rsidRPr="00903DBA">
        <w:t xml:space="preserve">,[bp + </w:t>
      </w:r>
      <w:r w:rsidR="009B3D3D" w:rsidRPr="00903DBA">
        <w:t>10</w:t>
      </w:r>
      <w:r w:rsidRPr="00903DBA">
        <w:t>]</w:t>
      </w:r>
    </w:p>
    <w:p w14:paraId="3638223C" w14:textId="2267FC1C" w:rsidR="000824A1" w:rsidRPr="00903DBA" w:rsidRDefault="00FD3DC9" w:rsidP="000824A1">
      <w:pPr>
        <w:pStyle w:val="Code"/>
      </w:pPr>
      <w:r w:rsidRPr="00903DBA">
        <w:t>sub</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0824A1" w:rsidRPr="00903DBA">
        <w:t xml:space="preserve">,[bp + </w:t>
      </w:r>
      <w:r w:rsidR="009B3D3D" w:rsidRPr="00903DBA">
        <w:t>12</w:t>
      </w:r>
      <w:r w:rsidR="000824A1" w:rsidRPr="00903DBA">
        <w:t>]</w:t>
      </w:r>
    </w:p>
    <w:p w14:paraId="22861B89" w14:textId="65A6CF5F" w:rsidR="000824A1" w:rsidRPr="00903DBA" w:rsidRDefault="000824A1" w:rsidP="000824A1">
      <w:pPr>
        <w:pStyle w:val="Code"/>
      </w:pPr>
    </w:p>
    <w:p w14:paraId="35EC2A97" w14:textId="3FBE160E" w:rsidR="000824A1" w:rsidRPr="00903DBA" w:rsidRDefault="00FD3DC9" w:rsidP="000942DA">
      <w:pPr>
        <w:pStyle w:val="Code"/>
        <w:rPr>
          <w:rStyle w:val="KeyWord0"/>
        </w:rPr>
      </w:pPr>
      <w:r w:rsidRPr="00903DBA">
        <w:lastRenderedPageBreak/>
        <w:t>and</w:t>
      </w:r>
      <w:r w:rsidR="000824A1" w:rsidRPr="00903DBA">
        <w:t xml:space="preserve"> </w:t>
      </w:r>
      <w:r w:rsidR="004E71D8" w:rsidRPr="00903DBA">
        <w:rPr>
          <w:rStyle w:val="KeyWord0"/>
        </w:rPr>
        <w:t>t</w:t>
      </w:r>
      <w:r w:rsidR="00E82A57" w:rsidRPr="00903DBA">
        <w:rPr>
          <w:rStyle w:val="KeyWord0"/>
        </w:rPr>
        <w:t>rack</w:t>
      </w:r>
      <w:r w:rsidR="004E71D8" w:rsidRPr="00903DBA">
        <w:rPr>
          <w:rStyle w:val="KeyWord0"/>
        </w:rPr>
        <w:t>0</w:t>
      </w:r>
      <w:r w:rsidR="000824A1" w:rsidRPr="00903DBA">
        <w:t>,</w:t>
      </w:r>
      <w:r w:rsidR="000824A1" w:rsidRPr="00903DBA">
        <w:rPr>
          <w:rStyle w:val="KeyWord0"/>
        </w:rPr>
        <w:t xml:space="preserve"> </w:t>
      </w:r>
      <w:r w:rsidR="004E71D8" w:rsidRPr="00903DBA">
        <w:rPr>
          <w:rStyle w:val="KeyWord0"/>
        </w:rPr>
        <w:t>t</w:t>
      </w:r>
      <w:r w:rsidR="00E82A57" w:rsidRPr="00903DBA">
        <w:rPr>
          <w:rStyle w:val="KeyWord0"/>
        </w:rPr>
        <w:t>rack</w:t>
      </w:r>
      <w:r w:rsidR="004E71D8" w:rsidRPr="00903DBA">
        <w:rPr>
          <w:rStyle w:val="KeyWord0"/>
        </w:rPr>
        <w:t>1</w:t>
      </w:r>
    </w:p>
    <w:p w14:paraId="596066C8" w14:textId="447EB14C" w:rsidR="00573C1A" w:rsidRPr="00903DBA" w:rsidRDefault="007E333A" w:rsidP="007E333A">
      <w:pPr>
        <w:rPr>
          <w:highlight w:val="white"/>
        </w:rPr>
      </w:pPr>
      <w:r w:rsidRPr="00903DBA">
        <w:rPr>
          <w:highlight w:val="white"/>
        </w:rPr>
        <w:t xml:space="preserve">In the return sequence, we </w:t>
      </w:r>
      <w:r w:rsidR="00405820" w:rsidRPr="00903DBA">
        <w:rPr>
          <w:highlight w:val="white"/>
        </w:rPr>
        <w:t xml:space="preserve">reset the ellipse and regular frame pointers to the values of the calling function, which </w:t>
      </w:r>
      <w:r w:rsidR="001C00F5" w:rsidRPr="00903DBA">
        <w:rPr>
          <w:highlight w:val="white"/>
        </w:rPr>
        <w:t>is</w:t>
      </w:r>
      <w:r w:rsidR="00405820" w:rsidRPr="00903DBA">
        <w:rPr>
          <w:highlight w:val="white"/>
        </w:rPr>
        <w:t xml:space="preserve"> placed at offset 4 and 2 on the activation record</w:t>
      </w:r>
      <w:r w:rsidR="001C00F5" w:rsidRPr="00903DBA">
        <w:rPr>
          <w:highlight w:val="white"/>
        </w:rPr>
        <w:t>,</w:t>
      </w:r>
      <w:r w:rsidR="00405820" w:rsidRPr="00903DBA">
        <w:rPr>
          <w:highlight w:val="white"/>
        </w:rPr>
        <w:t xml:space="preserve"> and then jump to the return address</w:t>
      </w:r>
      <w:r w:rsidR="001C00F5" w:rsidRPr="00903DBA">
        <w:rPr>
          <w:highlight w:val="white"/>
        </w:rPr>
        <w:t xml:space="preserve">, which is placed at the beginning of the activation record. Note the order between the two middle lines. We cannot swap them, since </w:t>
      </w:r>
      <w:r w:rsidR="001C00F5" w:rsidRPr="00903DBA">
        <w:rPr>
          <w:rStyle w:val="KeyWord0"/>
          <w:highlight w:val="white"/>
        </w:rPr>
        <w:t>bp</w:t>
      </w:r>
      <w:r w:rsidR="001C00F5" w:rsidRPr="00903DBA">
        <w:rPr>
          <w:highlight w:val="white"/>
        </w:rPr>
        <w:t xml:space="preserve"> is set on the third line.</w:t>
      </w:r>
    </w:p>
    <w:p w14:paraId="5536A4F5" w14:textId="7A60E0AA" w:rsidR="00342B3D" w:rsidRPr="00903DBA" w:rsidRDefault="00342B3D" w:rsidP="005611AF">
      <w:pPr>
        <w:pStyle w:val="Code"/>
        <w:rPr>
          <w:highlight w:val="white"/>
        </w:rPr>
      </w:pPr>
      <w:r w:rsidRPr="00903DBA">
        <w:rPr>
          <w:highlight w:val="white"/>
        </w:rPr>
        <w:t xml:space="preserve">mov </w:t>
      </w:r>
      <w:r w:rsidR="004E71D8" w:rsidRPr="00903DBA">
        <w:rPr>
          <w:rStyle w:val="KeyWord0"/>
        </w:rPr>
        <w:t>t</w:t>
      </w:r>
      <w:r w:rsidR="00E82A57" w:rsidRPr="00903DBA">
        <w:rPr>
          <w:rStyle w:val="KeyWord0"/>
        </w:rPr>
        <w:t>rack</w:t>
      </w:r>
      <w:r w:rsidR="004E71D8" w:rsidRPr="00903DBA">
        <w:rPr>
          <w:rStyle w:val="KeyWord0"/>
        </w:rPr>
        <w:t>2</w:t>
      </w:r>
      <w:r w:rsidRPr="00903DBA">
        <w:rPr>
          <w:highlight w:val="white"/>
        </w:rPr>
        <w:t>, [bp]</w:t>
      </w:r>
    </w:p>
    <w:p w14:paraId="2C631E1A" w14:textId="44EB3007" w:rsidR="00342B3D" w:rsidRPr="00903DBA" w:rsidRDefault="00342B3D" w:rsidP="005611AF">
      <w:pPr>
        <w:pStyle w:val="Code"/>
        <w:rPr>
          <w:highlight w:val="white"/>
        </w:rPr>
      </w:pPr>
      <w:r w:rsidRPr="00903DBA">
        <w:rPr>
          <w:highlight w:val="white"/>
        </w:rPr>
        <w:t xml:space="preserve">mov di, [bp + </w:t>
      </w:r>
      <w:r w:rsidR="005611AF" w:rsidRPr="00903DBA">
        <w:rPr>
          <w:highlight w:val="white"/>
        </w:rPr>
        <w:t>4</w:t>
      </w:r>
      <w:r w:rsidRPr="00903DBA">
        <w:rPr>
          <w:highlight w:val="white"/>
        </w:rPr>
        <w:t>]</w:t>
      </w:r>
    </w:p>
    <w:p w14:paraId="71868FC7" w14:textId="0D9E447A" w:rsidR="00342B3D" w:rsidRPr="00903DBA" w:rsidRDefault="00342B3D" w:rsidP="005611AF">
      <w:pPr>
        <w:pStyle w:val="Code"/>
        <w:rPr>
          <w:highlight w:val="white"/>
        </w:rPr>
      </w:pPr>
      <w:r w:rsidRPr="00903DBA">
        <w:rPr>
          <w:highlight w:val="white"/>
        </w:rPr>
        <w:t xml:space="preserve">mov bp, [bp + </w:t>
      </w:r>
      <w:r w:rsidR="005611AF" w:rsidRPr="00903DBA">
        <w:rPr>
          <w:highlight w:val="white"/>
        </w:rPr>
        <w:t>2</w:t>
      </w:r>
      <w:r w:rsidRPr="00903DBA">
        <w:rPr>
          <w:highlight w:val="white"/>
        </w:rPr>
        <w:t>]</w:t>
      </w:r>
    </w:p>
    <w:p w14:paraId="5246B84F" w14:textId="7197C1D5" w:rsidR="00342B3D" w:rsidRPr="00903DBA" w:rsidRDefault="00342B3D" w:rsidP="005611AF">
      <w:pPr>
        <w:pStyle w:val="Code"/>
        <w:rPr>
          <w:highlight w:val="white"/>
        </w:rPr>
      </w:pPr>
      <w:r w:rsidRPr="00903DBA">
        <w:rPr>
          <w:highlight w:val="white"/>
        </w:rPr>
        <w:t xml:space="preserve">jmp </w:t>
      </w:r>
      <w:r w:rsidR="004E71D8" w:rsidRPr="00903DBA">
        <w:rPr>
          <w:rStyle w:val="KeyWord0"/>
        </w:rPr>
        <w:t>t</w:t>
      </w:r>
      <w:r w:rsidR="00E82A57" w:rsidRPr="00903DBA">
        <w:rPr>
          <w:rStyle w:val="KeyWord0"/>
        </w:rPr>
        <w:t>rack</w:t>
      </w:r>
      <w:r w:rsidR="004E71D8" w:rsidRPr="00903DBA">
        <w:rPr>
          <w:rStyle w:val="KeyWord0"/>
        </w:rPr>
        <w:t>2</w:t>
      </w:r>
    </w:p>
    <w:p w14:paraId="77050597" w14:textId="59F4FC2C" w:rsidR="009D7AF0" w:rsidRPr="00903DBA" w:rsidRDefault="009D7AF0" w:rsidP="005D5EA2">
      <w:r w:rsidRPr="00903DBA">
        <w:t xml:space="preserve">The return value </w:t>
      </w:r>
      <w:r w:rsidR="00EC1A4B" w:rsidRPr="00903DBA">
        <w:t xml:space="preserve">is stored in </w:t>
      </w:r>
      <w:proofErr w:type="gramStart"/>
      <w:r w:rsidR="004E71D8" w:rsidRPr="00903DBA">
        <w:rPr>
          <w:rStyle w:val="KeyWord0"/>
        </w:rPr>
        <w:t>t</w:t>
      </w:r>
      <w:r w:rsidR="00E82A57" w:rsidRPr="00903DBA">
        <w:rPr>
          <w:rStyle w:val="KeyWord0"/>
        </w:rPr>
        <w:t>rack</w:t>
      </w:r>
      <w:r w:rsidR="004E71D8" w:rsidRPr="00903DBA">
        <w:rPr>
          <w:rStyle w:val="KeyWord0"/>
        </w:rPr>
        <w:t>0</w:t>
      </w:r>
      <w:r w:rsidR="00EC1A4B" w:rsidRPr="00903DBA">
        <w:t>,</w:t>
      </w:r>
      <w:r w:rsidR="00B17A36" w:rsidRPr="00903DBA">
        <w:t xml:space="preserve"> </w:t>
      </w:r>
      <w:r w:rsidR="00EC1A4B" w:rsidRPr="00903DBA">
        <w:t>and</w:t>
      </w:r>
      <w:proofErr w:type="gramEnd"/>
      <w:r w:rsidR="00EC1A4B" w:rsidRPr="00903DBA">
        <w:t xml:space="preserve"> </w:t>
      </w:r>
      <w:r w:rsidR="00BE5569" w:rsidRPr="00903DBA">
        <w:t xml:space="preserve">shall thereby be assigned the return value register. I have chosen </w:t>
      </w:r>
      <w:r w:rsidR="00BE5569" w:rsidRPr="00903DBA">
        <w:rPr>
          <w:rStyle w:val="KeyWord0"/>
        </w:rPr>
        <w:t>bx</w:t>
      </w:r>
      <w:r w:rsidR="00BE5569" w:rsidRPr="00903DBA">
        <w:t xml:space="preserve"> </w:t>
      </w:r>
      <w:r w:rsidR="0082618B" w:rsidRPr="00903DBA">
        <w:t>for</w:t>
      </w:r>
      <w:r w:rsidR="00BE5569" w:rsidRPr="00903DBA">
        <w:t xml:space="preserve"> the return value </w:t>
      </w:r>
      <w:proofErr w:type="gramStart"/>
      <w:r w:rsidR="00BE5569" w:rsidRPr="00903DBA">
        <w:t>register, since</w:t>
      </w:r>
      <w:proofErr w:type="gramEnd"/>
      <w:r w:rsidR="00BE5569" w:rsidRPr="00903DBA">
        <w:t xml:space="preserve"> it can be used both as an operand in </w:t>
      </w:r>
      <w:r w:rsidR="00B17A36" w:rsidRPr="00903DBA">
        <w:t xml:space="preserve">arithmetic operations and as an address register. So </w:t>
      </w:r>
      <w:r w:rsidR="004E71D8" w:rsidRPr="00903DBA">
        <w:rPr>
          <w:rStyle w:val="KeyWord0"/>
        </w:rPr>
        <w:t>t</w:t>
      </w:r>
      <w:r w:rsidR="00E82A57" w:rsidRPr="00903DBA">
        <w:rPr>
          <w:rStyle w:val="KeyWord0"/>
        </w:rPr>
        <w:t>rack</w:t>
      </w:r>
      <w:r w:rsidR="004E71D8" w:rsidRPr="00903DBA">
        <w:rPr>
          <w:rStyle w:val="KeyWord0"/>
        </w:rPr>
        <w:t>0</w:t>
      </w:r>
      <w:r w:rsidR="00B17A36" w:rsidRPr="00903DBA">
        <w:t xml:space="preserve"> is assigned </w:t>
      </w:r>
      <w:r w:rsidR="00B17A36" w:rsidRPr="00903DBA">
        <w:rPr>
          <w:rStyle w:val="KeyWord0"/>
        </w:rPr>
        <w:t>bx</w:t>
      </w:r>
      <w:r w:rsidR="0082618B" w:rsidRPr="00903DBA">
        <w:t xml:space="preserve"> when the return instruction is added to the code.</w:t>
      </w:r>
    </w:p>
    <w:p w14:paraId="58140295" w14:textId="1F826572" w:rsidR="00B17A36" w:rsidRPr="00903DBA" w:rsidRDefault="00B17A36" w:rsidP="005D5EA2">
      <w:r w:rsidRPr="00903DBA">
        <w:t xml:space="preserve">The </w:t>
      </w:r>
      <w:r w:rsidR="002F7BF6" w:rsidRPr="00903DBA">
        <w:t>register allocator assigns the remaining track</w:t>
      </w:r>
      <w:r w:rsidR="002B7282" w:rsidRPr="00903DBA">
        <w:t>s</w:t>
      </w:r>
      <w:r w:rsidR="002F7BF6" w:rsidRPr="00903DBA">
        <w:t xml:space="preserve"> </w:t>
      </w:r>
      <w:r w:rsidR="004E71D8" w:rsidRPr="00903DBA">
        <w:rPr>
          <w:rStyle w:val="KeyWord0"/>
        </w:rPr>
        <w:t>t</w:t>
      </w:r>
      <w:r w:rsidR="00E82A57" w:rsidRPr="00903DBA">
        <w:rPr>
          <w:rStyle w:val="KeyWord0"/>
        </w:rPr>
        <w:t>rack</w:t>
      </w:r>
      <w:r w:rsidR="004E71D8" w:rsidRPr="00903DBA">
        <w:rPr>
          <w:rStyle w:val="KeyWord0"/>
        </w:rPr>
        <w:t>1</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to suitable registers. Since </w:t>
      </w:r>
      <w:r w:rsidR="004E71D8" w:rsidRPr="00903DBA">
        <w:rPr>
          <w:rStyle w:val="KeyWord0"/>
        </w:rPr>
        <w:t>t0</w:t>
      </w:r>
      <w:r w:rsidR="002F7BF6" w:rsidRPr="00903DBA">
        <w:t xml:space="preserve"> and </w:t>
      </w:r>
      <w:r w:rsidR="004E71D8" w:rsidRPr="00903DBA">
        <w:rPr>
          <w:rStyle w:val="KeyWord0"/>
        </w:rPr>
        <w:t>t</w:t>
      </w:r>
      <w:r w:rsidR="00E82A57" w:rsidRPr="00903DBA">
        <w:rPr>
          <w:rStyle w:val="KeyWord0"/>
        </w:rPr>
        <w:t>rack</w:t>
      </w:r>
      <w:r w:rsidR="004E71D8" w:rsidRPr="00903DBA">
        <w:rPr>
          <w:rStyle w:val="KeyWord0"/>
        </w:rPr>
        <w:t>2</w:t>
      </w:r>
      <w:r w:rsidR="002F7BF6" w:rsidRPr="00903DBA">
        <w:t xml:space="preserve"> do not overlap, it is quite possible to assign them the same register, </w:t>
      </w:r>
      <w:r w:rsidR="002B7282" w:rsidRPr="00903DBA">
        <w:t>such as</w:t>
      </w:r>
      <w:r w:rsidR="002F7BF6" w:rsidRPr="00903DBA">
        <w:t xml:space="preserve"> </w:t>
      </w:r>
      <w:r w:rsidR="002F7BF6" w:rsidRPr="00903DBA">
        <w:rPr>
          <w:rStyle w:val="KeyWord0"/>
        </w:rPr>
        <w:t>ax</w:t>
      </w:r>
      <w:r w:rsidR="002F7BF6" w:rsidRPr="00903DBA">
        <w:t>.</w:t>
      </w:r>
    </w:p>
    <w:p w14:paraId="37F288C1" w14:textId="325489E0" w:rsidR="002F7BF6" w:rsidRPr="00903DBA" w:rsidRDefault="002F7BF6" w:rsidP="002F7BF6">
      <w:pPr>
        <w:pStyle w:val="Code"/>
      </w:pPr>
      <w:r w:rsidRPr="00903DBA">
        <w:t xml:space="preserve">mov </w:t>
      </w:r>
      <w:r w:rsidR="002B7282" w:rsidRPr="00903DBA">
        <w:rPr>
          <w:rStyle w:val="KeyWord0"/>
        </w:rPr>
        <w:t>bx</w:t>
      </w:r>
      <w:r w:rsidRPr="00903DBA">
        <w:t>,[bp + 6]</w:t>
      </w:r>
    </w:p>
    <w:p w14:paraId="6E751DEA" w14:textId="0061B8CD" w:rsidR="002F7BF6" w:rsidRPr="00903DBA" w:rsidRDefault="002F7BF6" w:rsidP="002F7BF6">
      <w:pPr>
        <w:pStyle w:val="Code"/>
      </w:pPr>
      <w:r w:rsidRPr="00903DBA">
        <w:t xml:space="preserve">add </w:t>
      </w:r>
      <w:r w:rsidR="002B7282" w:rsidRPr="00903DBA">
        <w:rPr>
          <w:rStyle w:val="KeyWord0"/>
        </w:rPr>
        <w:t>bx</w:t>
      </w:r>
      <w:r w:rsidRPr="00903DBA">
        <w:t>,[bp + 8]</w:t>
      </w:r>
    </w:p>
    <w:p w14:paraId="1E0996FE" w14:textId="77777777" w:rsidR="002F7BF6" w:rsidRPr="00903DBA" w:rsidRDefault="002F7BF6" w:rsidP="002F7BF6">
      <w:pPr>
        <w:pStyle w:val="Code"/>
      </w:pPr>
    </w:p>
    <w:p w14:paraId="70F240D9" w14:textId="09E67A48" w:rsidR="002F7BF6" w:rsidRPr="00903DBA" w:rsidRDefault="002F7BF6" w:rsidP="002F7BF6">
      <w:pPr>
        <w:pStyle w:val="Code"/>
      </w:pPr>
      <w:r w:rsidRPr="00903DBA">
        <w:t xml:space="preserve">mov </w:t>
      </w:r>
      <w:r w:rsidR="002B7282" w:rsidRPr="00903DBA">
        <w:rPr>
          <w:rStyle w:val="KeyWord0"/>
        </w:rPr>
        <w:t>ax</w:t>
      </w:r>
      <w:r w:rsidRPr="00903DBA">
        <w:t>,[bp + 10]</w:t>
      </w:r>
    </w:p>
    <w:p w14:paraId="18AEB5FA" w14:textId="6171ABF9" w:rsidR="002F7BF6" w:rsidRPr="00903DBA" w:rsidRDefault="002F7BF6" w:rsidP="002F7BF6">
      <w:pPr>
        <w:pStyle w:val="Code"/>
      </w:pPr>
      <w:r w:rsidRPr="00903DBA">
        <w:t xml:space="preserve">sub </w:t>
      </w:r>
      <w:r w:rsidR="002B7282" w:rsidRPr="00903DBA">
        <w:rPr>
          <w:rStyle w:val="KeyWord0"/>
        </w:rPr>
        <w:t>ax</w:t>
      </w:r>
      <w:r w:rsidRPr="00903DBA">
        <w:t>,[bp + 12]</w:t>
      </w:r>
    </w:p>
    <w:p w14:paraId="0187F617" w14:textId="77777777" w:rsidR="002F7BF6" w:rsidRPr="00903DBA" w:rsidRDefault="002F7BF6" w:rsidP="002F7BF6">
      <w:pPr>
        <w:pStyle w:val="Code"/>
      </w:pPr>
    </w:p>
    <w:p w14:paraId="57F881A8" w14:textId="757B2732" w:rsidR="002F7BF6" w:rsidRPr="00903DBA" w:rsidRDefault="002F7BF6" w:rsidP="002F7BF6">
      <w:pPr>
        <w:pStyle w:val="Code"/>
        <w:rPr>
          <w:rStyle w:val="KeyWord0"/>
        </w:rPr>
      </w:pPr>
      <w:r w:rsidRPr="00903DBA">
        <w:t xml:space="preserve">and </w:t>
      </w:r>
      <w:r w:rsidR="002B7282" w:rsidRPr="00903DBA">
        <w:rPr>
          <w:rStyle w:val="KeyWord0"/>
        </w:rPr>
        <w:t>bx</w:t>
      </w:r>
      <w:r w:rsidRPr="00903DBA">
        <w:t>,</w:t>
      </w:r>
      <w:r w:rsidRPr="00903DBA">
        <w:rPr>
          <w:rStyle w:val="KeyWord0"/>
        </w:rPr>
        <w:t xml:space="preserve"> </w:t>
      </w:r>
      <w:r w:rsidR="002B7282" w:rsidRPr="00903DBA">
        <w:rPr>
          <w:rStyle w:val="KeyWord0"/>
        </w:rPr>
        <w:t>ax</w:t>
      </w:r>
    </w:p>
    <w:p w14:paraId="147CD609" w14:textId="77777777" w:rsidR="002F7BF6" w:rsidRPr="00903DBA" w:rsidRDefault="002F7BF6" w:rsidP="002F7BF6">
      <w:pPr>
        <w:pStyle w:val="Code"/>
        <w:rPr>
          <w:highlight w:val="white"/>
        </w:rPr>
      </w:pPr>
    </w:p>
    <w:p w14:paraId="68395CBF" w14:textId="3C30CA2E" w:rsidR="002F7BF6" w:rsidRPr="00903DBA" w:rsidRDefault="002F7BF6" w:rsidP="002F7BF6">
      <w:pPr>
        <w:pStyle w:val="Code"/>
        <w:rPr>
          <w:highlight w:val="white"/>
        </w:rPr>
      </w:pPr>
      <w:r w:rsidRPr="00903DBA">
        <w:rPr>
          <w:highlight w:val="white"/>
        </w:rPr>
        <w:t xml:space="preserve">mov </w:t>
      </w:r>
      <w:r w:rsidR="002B7282" w:rsidRPr="00903DBA">
        <w:rPr>
          <w:rStyle w:val="KeyWord0"/>
        </w:rPr>
        <w:t>ax</w:t>
      </w:r>
      <w:r w:rsidRPr="00903DBA">
        <w:rPr>
          <w:highlight w:val="white"/>
        </w:rPr>
        <w:t>, [bp]</w:t>
      </w:r>
    </w:p>
    <w:p w14:paraId="7BA7ED2A" w14:textId="77777777" w:rsidR="002F7BF6" w:rsidRPr="00903DBA" w:rsidRDefault="002F7BF6" w:rsidP="002F7BF6">
      <w:pPr>
        <w:pStyle w:val="Code"/>
        <w:rPr>
          <w:highlight w:val="white"/>
        </w:rPr>
      </w:pPr>
      <w:r w:rsidRPr="00903DBA">
        <w:rPr>
          <w:highlight w:val="white"/>
        </w:rPr>
        <w:t>mov di, [bp + 4]</w:t>
      </w:r>
    </w:p>
    <w:p w14:paraId="74426608" w14:textId="77777777" w:rsidR="002F7BF6" w:rsidRPr="00903DBA" w:rsidRDefault="002F7BF6" w:rsidP="002F7BF6">
      <w:pPr>
        <w:pStyle w:val="Code"/>
        <w:rPr>
          <w:highlight w:val="white"/>
        </w:rPr>
      </w:pPr>
      <w:r w:rsidRPr="00903DBA">
        <w:rPr>
          <w:highlight w:val="white"/>
        </w:rPr>
        <w:t>mov bp, [bp + 2]</w:t>
      </w:r>
    </w:p>
    <w:p w14:paraId="325131D3" w14:textId="5957DC68" w:rsidR="002F7BF6" w:rsidRPr="00903DBA" w:rsidRDefault="002F7BF6" w:rsidP="002F7BF6">
      <w:pPr>
        <w:pStyle w:val="Code"/>
        <w:rPr>
          <w:highlight w:val="white"/>
        </w:rPr>
      </w:pPr>
      <w:r w:rsidRPr="00903DBA">
        <w:rPr>
          <w:highlight w:val="white"/>
        </w:rPr>
        <w:t xml:space="preserve">jmp </w:t>
      </w:r>
      <w:r w:rsidR="002B7282" w:rsidRPr="00903DBA">
        <w:rPr>
          <w:rStyle w:val="KeyWord0"/>
        </w:rPr>
        <w:t>ax</w:t>
      </w:r>
    </w:p>
    <w:p w14:paraId="68DD47DB" w14:textId="4E7680E5" w:rsidR="00B616B1" w:rsidRPr="00903DBA" w:rsidRDefault="00B616B1" w:rsidP="00283127">
      <w:pPr>
        <w:pStyle w:val="CodeHeader"/>
      </w:pPr>
      <w:proofErr w:type="spellStart"/>
      <w:r w:rsidRPr="00903DBA">
        <w:t>Track.cs</w:t>
      </w:r>
      <w:proofErr w:type="spellEnd"/>
    </w:p>
    <w:p w14:paraId="7E2C18E6" w14:textId="77777777" w:rsidR="004D41A8" w:rsidRPr="00903DBA" w:rsidRDefault="004D41A8" w:rsidP="00132D4E">
      <w:pPr>
        <w:pStyle w:val="Code"/>
        <w:rPr>
          <w:highlight w:val="white"/>
        </w:rPr>
      </w:pPr>
      <w:r w:rsidRPr="00903DBA">
        <w:rPr>
          <w:highlight w:val="white"/>
        </w:rPr>
        <w:t>using System;</w:t>
      </w:r>
    </w:p>
    <w:p w14:paraId="7CC43260" w14:textId="77777777" w:rsidR="004D41A8" w:rsidRPr="00903DBA" w:rsidRDefault="004D41A8" w:rsidP="00132D4E">
      <w:pPr>
        <w:pStyle w:val="Code"/>
        <w:rPr>
          <w:highlight w:val="white"/>
        </w:rPr>
      </w:pPr>
      <w:r w:rsidRPr="00903DBA">
        <w:rPr>
          <w:highlight w:val="white"/>
        </w:rPr>
        <w:t>using System.Collections.Generic;</w:t>
      </w:r>
    </w:p>
    <w:p w14:paraId="0DCD92C6" w14:textId="7EDB1CE2" w:rsidR="004D41A8" w:rsidRPr="00903DBA" w:rsidRDefault="00CE25A3" w:rsidP="00CE25A3">
      <w:pPr>
        <w:rPr>
          <w:highlight w:val="white"/>
        </w:rPr>
      </w:pPr>
      <w:r w:rsidRPr="00903DBA">
        <w:rPr>
          <w:highlight w:val="white"/>
        </w:rPr>
        <w:t xml:space="preserve">The </w:t>
      </w:r>
      <w:r w:rsidRPr="00903DBA">
        <w:rPr>
          <w:rStyle w:val="KeyWord0"/>
          <w:highlight w:val="white"/>
        </w:rPr>
        <w:t>Track</w:t>
      </w:r>
      <w:r w:rsidRPr="00903DBA">
        <w:rPr>
          <w:highlight w:val="white"/>
        </w:rPr>
        <w:t xml:space="preserve"> class holds </w:t>
      </w:r>
      <w:r w:rsidR="003D2098" w:rsidRPr="00903DBA">
        <w:rPr>
          <w:highlight w:val="white"/>
        </w:rPr>
        <w:t>a track representing a known or unknown register.</w:t>
      </w:r>
      <w:r w:rsidR="0082618B" w:rsidRPr="00903DBA">
        <w:rPr>
          <w:highlight w:val="white"/>
        </w:rPr>
        <w:t xml:space="preserve"> It holds a list of entries, where each entry </w:t>
      </w:r>
      <w:r w:rsidR="001E6B8C" w:rsidRPr="00903DBA">
        <w:rPr>
          <w:highlight w:val="white"/>
        </w:rPr>
        <w:t xml:space="preserve">refers to an instruction where the track occur. </w:t>
      </w:r>
    </w:p>
    <w:p w14:paraId="22848030" w14:textId="77777777" w:rsidR="004D41A8" w:rsidRPr="00903DBA" w:rsidRDefault="004D41A8" w:rsidP="00132D4E">
      <w:pPr>
        <w:pStyle w:val="Code"/>
        <w:rPr>
          <w:highlight w:val="white"/>
        </w:rPr>
      </w:pPr>
      <w:r w:rsidRPr="00903DBA">
        <w:rPr>
          <w:highlight w:val="white"/>
        </w:rPr>
        <w:t>namespace CCompiler {</w:t>
      </w:r>
    </w:p>
    <w:p w14:paraId="50366523" w14:textId="77777777" w:rsidR="004D41A8" w:rsidRPr="00903DBA" w:rsidRDefault="004D41A8" w:rsidP="00132D4E">
      <w:pPr>
        <w:pStyle w:val="Code"/>
        <w:rPr>
          <w:highlight w:val="white"/>
        </w:rPr>
      </w:pPr>
      <w:r w:rsidRPr="00903DBA">
        <w:rPr>
          <w:highlight w:val="white"/>
        </w:rPr>
        <w:t xml:space="preserve">  public class Track {</w:t>
      </w:r>
    </w:p>
    <w:p w14:paraId="51D2D64A" w14:textId="77777777" w:rsidR="004D41A8" w:rsidRPr="00903DBA" w:rsidRDefault="004D41A8" w:rsidP="00132D4E">
      <w:pPr>
        <w:pStyle w:val="Code"/>
        <w:rPr>
          <w:highlight w:val="white"/>
        </w:rPr>
      </w:pPr>
      <w:r w:rsidRPr="00903DBA">
        <w:rPr>
          <w:highlight w:val="white"/>
        </w:rPr>
        <w:t xml:space="preserve">    private Register? m_register = null;</w:t>
      </w:r>
    </w:p>
    <w:p w14:paraId="7BA71876" w14:textId="788057C6" w:rsidR="003B0233" w:rsidRPr="00903DBA" w:rsidRDefault="003B0233" w:rsidP="003B0233">
      <w:pPr>
        <w:rPr>
          <w:highlight w:val="white"/>
        </w:rPr>
      </w:pPr>
      <w:r w:rsidRPr="00903DBA">
        <w:rPr>
          <w:highlight w:val="white"/>
        </w:rPr>
        <w:t xml:space="preserve">If the track is </w:t>
      </w:r>
      <w:proofErr w:type="spellStart"/>
      <w:r w:rsidRPr="00903DBA">
        <w:rPr>
          <w:highlight w:val="white"/>
        </w:rPr>
        <w:t>ised</w:t>
      </w:r>
      <w:proofErr w:type="spellEnd"/>
      <w:r w:rsidRPr="00903DBA">
        <w:rPr>
          <w:highlight w:val="white"/>
        </w:rPr>
        <w:t xml:space="preserve"> as a pointer, a reduced set of registers are </w:t>
      </w:r>
      <w:r w:rsidR="000F260C" w:rsidRPr="00903DBA">
        <w:rPr>
          <w:highlight w:val="white"/>
        </w:rPr>
        <w:t>available</w:t>
      </w:r>
      <w:r w:rsidRPr="00903DBA">
        <w:rPr>
          <w:highlight w:val="white"/>
        </w:rPr>
        <w:t>.</w:t>
      </w:r>
    </w:p>
    <w:p w14:paraId="14D6F4C8" w14:textId="62F1DEB1" w:rsidR="004D41A8" w:rsidRPr="00903DBA" w:rsidRDefault="004D41A8" w:rsidP="00132D4E">
      <w:pPr>
        <w:pStyle w:val="Code"/>
        <w:rPr>
          <w:highlight w:val="white"/>
        </w:rPr>
      </w:pPr>
      <w:r w:rsidRPr="00903DBA">
        <w:rPr>
          <w:highlight w:val="white"/>
        </w:rPr>
        <w:t xml:space="preserve">    private bool m_pointer;</w:t>
      </w:r>
    </w:p>
    <w:p w14:paraId="73F90E01" w14:textId="68387CDC" w:rsidR="00D232DF" w:rsidRPr="00903DBA" w:rsidRDefault="00D232DF" w:rsidP="00D232DF">
      <w:pPr>
        <w:rPr>
          <w:highlight w:val="white"/>
        </w:rPr>
      </w:pPr>
      <w:r w:rsidRPr="00903DBA">
        <w:rPr>
          <w:highlight w:val="white"/>
        </w:rPr>
        <w:t xml:space="preserve">A track has a current size and a maximal size. </w:t>
      </w:r>
      <w:r w:rsidR="00FA4F19" w:rsidRPr="00903DBA">
        <w:rPr>
          <w:highlight w:val="white"/>
        </w:rPr>
        <w:t>The current size may vary between entries</w:t>
      </w:r>
      <w:r w:rsidR="003B0233" w:rsidRPr="00903DBA">
        <w:rPr>
          <w:highlight w:val="white"/>
        </w:rPr>
        <w:t>, and each entry is given the current size</w:t>
      </w:r>
      <w:r w:rsidR="000F260C" w:rsidRPr="00903DBA">
        <w:rPr>
          <w:highlight w:val="white"/>
        </w:rPr>
        <w:t xml:space="preserve"> so that it is given a register of correct size</w:t>
      </w:r>
      <w:r w:rsidR="00FA4F19" w:rsidRPr="00903DBA">
        <w:rPr>
          <w:highlight w:val="white"/>
        </w:rPr>
        <w:t xml:space="preserve">. </w:t>
      </w:r>
      <w:r w:rsidR="003B0233" w:rsidRPr="00903DBA">
        <w:rPr>
          <w:highlight w:val="white"/>
        </w:rPr>
        <w:t xml:space="preserve">We need the maximal </w:t>
      </w:r>
      <w:r w:rsidR="000F260C" w:rsidRPr="00903DBA">
        <w:rPr>
          <w:highlight w:val="white"/>
        </w:rPr>
        <w:t xml:space="preserve">size </w:t>
      </w:r>
      <w:r w:rsidR="003B0233" w:rsidRPr="00903DBA">
        <w:rPr>
          <w:highlight w:val="white"/>
        </w:rPr>
        <w:t>for the register allocator</w:t>
      </w:r>
      <w:r w:rsidR="000F260C" w:rsidRPr="00903DBA">
        <w:rPr>
          <w:highlight w:val="white"/>
        </w:rPr>
        <w:t xml:space="preserve">. It the size </w:t>
      </w:r>
      <w:r w:rsidR="003B0233" w:rsidRPr="00903DBA">
        <w:rPr>
          <w:highlight w:val="white"/>
        </w:rPr>
        <w:t>more than one</w:t>
      </w:r>
      <w:r w:rsidR="000F260C" w:rsidRPr="00903DBA">
        <w:rPr>
          <w:highlight w:val="white"/>
        </w:rPr>
        <w:t xml:space="preserve"> byte, a reduced set of register is available.</w:t>
      </w:r>
    </w:p>
    <w:p w14:paraId="15795DD9" w14:textId="77777777" w:rsidR="004D41A8" w:rsidRPr="00903DBA" w:rsidRDefault="004D41A8" w:rsidP="00132D4E">
      <w:pPr>
        <w:pStyle w:val="Code"/>
        <w:rPr>
          <w:highlight w:val="white"/>
        </w:rPr>
      </w:pPr>
      <w:r w:rsidRPr="00903DBA">
        <w:rPr>
          <w:highlight w:val="white"/>
        </w:rPr>
        <w:t xml:space="preserve">    private int m_currentSize, m_maxSize;</w:t>
      </w:r>
    </w:p>
    <w:p w14:paraId="6C12025B" w14:textId="10586355" w:rsidR="004D41A8" w:rsidRPr="00903DBA" w:rsidRDefault="000F260C" w:rsidP="000F260C">
      <w:pPr>
        <w:rPr>
          <w:highlight w:val="white"/>
        </w:rPr>
      </w:pPr>
      <w:r w:rsidRPr="00903DBA">
        <w:rPr>
          <w:highlight w:val="white"/>
        </w:rPr>
        <w:t xml:space="preserve">The first constructor </w:t>
      </w:r>
      <w:r w:rsidR="005A0A77" w:rsidRPr="00903DBA">
        <w:rPr>
          <w:highlight w:val="white"/>
        </w:rPr>
        <w:t xml:space="preserve">takes a symbol and a potential register as </w:t>
      </w:r>
      <w:proofErr w:type="gramStart"/>
      <w:r w:rsidR="005A0A77" w:rsidRPr="00903DBA">
        <w:rPr>
          <w:highlight w:val="white"/>
        </w:rPr>
        <w:t>parameters, and</w:t>
      </w:r>
      <w:proofErr w:type="gramEnd"/>
      <w:r w:rsidR="005A0A77" w:rsidRPr="00903DBA">
        <w:rPr>
          <w:highlight w:val="white"/>
        </w:rPr>
        <w:t xml:space="preserve"> initializes the current and maximum sizes.</w:t>
      </w:r>
    </w:p>
    <w:p w14:paraId="09F14390" w14:textId="77777777" w:rsidR="004D41A8" w:rsidRPr="00903DBA" w:rsidRDefault="004D41A8" w:rsidP="00132D4E">
      <w:pPr>
        <w:pStyle w:val="Code"/>
        <w:rPr>
          <w:highlight w:val="white"/>
        </w:rPr>
      </w:pPr>
      <w:r w:rsidRPr="00903DBA">
        <w:rPr>
          <w:highlight w:val="white"/>
        </w:rPr>
        <w:t xml:space="preserve">    public Track(Symbol symbol, Register? register = null) {</w:t>
      </w:r>
    </w:p>
    <w:p w14:paraId="07B9B160" w14:textId="77777777" w:rsidR="004D41A8" w:rsidRPr="00903DBA" w:rsidRDefault="004D41A8" w:rsidP="00132D4E">
      <w:pPr>
        <w:pStyle w:val="Code"/>
        <w:rPr>
          <w:highlight w:val="white"/>
        </w:rPr>
      </w:pPr>
      <w:r w:rsidRPr="00903DBA">
        <w:rPr>
          <w:highlight w:val="white"/>
        </w:rPr>
        <w:t xml:space="preserve">      m_register = register;</w:t>
      </w:r>
    </w:p>
    <w:p w14:paraId="79D65CFB" w14:textId="77777777" w:rsidR="004D41A8" w:rsidRPr="00903DBA" w:rsidRDefault="004D41A8" w:rsidP="00132D4E">
      <w:pPr>
        <w:pStyle w:val="Code"/>
        <w:rPr>
          <w:highlight w:val="white"/>
        </w:rPr>
      </w:pPr>
      <w:r w:rsidRPr="00903DBA">
        <w:rPr>
          <w:highlight w:val="white"/>
        </w:rPr>
        <w:t xml:space="preserve">      Assert.ErrorXXX(symbol != null);</w:t>
      </w:r>
    </w:p>
    <w:p w14:paraId="2FB9F05C" w14:textId="77777777" w:rsidR="004D41A8" w:rsidRPr="00903DBA" w:rsidRDefault="004D41A8" w:rsidP="00132D4E">
      <w:pPr>
        <w:pStyle w:val="Code"/>
        <w:rPr>
          <w:highlight w:val="white"/>
        </w:rPr>
      </w:pPr>
      <w:r w:rsidRPr="00903DBA">
        <w:rPr>
          <w:highlight w:val="white"/>
        </w:rPr>
        <w:t xml:space="preserve">      Assert.ErrorXXX(!symbol.Type.IsStructOrUnion());</w:t>
      </w:r>
    </w:p>
    <w:p w14:paraId="0B46D7E9" w14:textId="17500405" w:rsidR="004D41A8" w:rsidRPr="00903DBA" w:rsidRDefault="004D41A8" w:rsidP="00132D4E">
      <w:pPr>
        <w:pStyle w:val="Code"/>
        <w:rPr>
          <w:highlight w:val="white"/>
        </w:rPr>
      </w:pPr>
      <w:r w:rsidRPr="00903DBA">
        <w:rPr>
          <w:highlight w:val="white"/>
        </w:rPr>
        <w:lastRenderedPageBreak/>
        <w:t xml:space="preserve">      m_currentSize = m_maxSize = symbol.Type.</w:t>
      </w:r>
      <w:r w:rsidR="00291B13" w:rsidRPr="00903DBA">
        <w:rPr>
          <w:highlight w:val="white"/>
        </w:rPr>
        <w:t>Return</w:t>
      </w:r>
      <w:r w:rsidR="001D0D41" w:rsidRPr="00903DBA">
        <w:rPr>
          <w:highlight w:val="white"/>
        </w:rPr>
        <w:t>Size</w:t>
      </w:r>
      <w:r w:rsidRPr="00903DBA">
        <w:rPr>
          <w:highlight w:val="white"/>
        </w:rPr>
        <w:t>();</w:t>
      </w:r>
    </w:p>
    <w:p w14:paraId="37D5BAFF" w14:textId="77777777" w:rsidR="004D41A8" w:rsidRPr="00903DBA" w:rsidRDefault="004D41A8" w:rsidP="00132D4E">
      <w:pPr>
        <w:pStyle w:val="Code"/>
        <w:rPr>
          <w:highlight w:val="white"/>
        </w:rPr>
      </w:pPr>
      <w:r w:rsidRPr="00903DBA">
        <w:rPr>
          <w:highlight w:val="white"/>
        </w:rPr>
        <w:t xml:space="preserve">    }</w:t>
      </w:r>
    </w:p>
    <w:p w14:paraId="40C6312C" w14:textId="23F5CDEE" w:rsidR="0063443C" w:rsidRPr="00903DBA" w:rsidRDefault="0063443C" w:rsidP="0063443C">
      <w:pPr>
        <w:rPr>
          <w:highlight w:val="white"/>
        </w:rPr>
      </w:pPr>
      <w:r w:rsidRPr="00903DBA">
        <w:rPr>
          <w:highlight w:val="white"/>
        </w:rPr>
        <w:t xml:space="preserve">The second constructor takes a </w:t>
      </w:r>
      <w:r w:rsidR="00754673" w:rsidRPr="00903DBA">
        <w:rPr>
          <w:highlight w:val="white"/>
        </w:rPr>
        <w:t>type and</w:t>
      </w:r>
      <w:r w:rsidRPr="00903DBA">
        <w:rPr>
          <w:highlight w:val="white"/>
        </w:rPr>
        <w:t xml:space="preserve"> initializes the current and maximum sizes.</w:t>
      </w:r>
    </w:p>
    <w:p w14:paraId="7450207A" w14:textId="77777777" w:rsidR="004D41A8" w:rsidRPr="00903DBA" w:rsidRDefault="004D41A8" w:rsidP="00132D4E">
      <w:pPr>
        <w:pStyle w:val="Code"/>
        <w:rPr>
          <w:highlight w:val="white"/>
        </w:rPr>
      </w:pPr>
      <w:r w:rsidRPr="00903DBA">
        <w:rPr>
          <w:highlight w:val="white"/>
        </w:rPr>
        <w:t xml:space="preserve">    public Track(Type type) {</w:t>
      </w:r>
    </w:p>
    <w:p w14:paraId="40FAE646" w14:textId="77777777" w:rsidR="004D41A8" w:rsidRPr="00903DBA" w:rsidRDefault="004D41A8" w:rsidP="00132D4E">
      <w:pPr>
        <w:pStyle w:val="Code"/>
        <w:rPr>
          <w:highlight w:val="white"/>
        </w:rPr>
      </w:pPr>
      <w:r w:rsidRPr="00903DBA">
        <w:rPr>
          <w:highlight w:val="white"/>
        </w:rPr>
        <w:t xml:space="preserve">      Assert.ErrorXXX(type != null);</w:t>
      </w:r>
    </w:p>
    <w:p w14:paraId="7460F24E" w14:textId="77777777" w:rsidR="004D41A8" w:rsidRPr="00903DBA" w:rsidRDefault="004D41A8" w:rsidP="00132D4E">
      <w:pPr>
        <w:pStyle w:val="Code"/>
        <w:rPr>
          <w:highlight w:val="white"/>
        </w:rPr>
      </w:pPr>
      <w:r w:rsidRPr="00903DBA">
        <w:rPr>
          <w:highlight w:val="white"/>
        </w:rPr>
        <w:t xml:space="preserve">      Assert.ErrorXXX(!type.IsStructOrUnion());</w:t>
      </w:r>
    </w:p>
    <w:p w14:paraId="463C833C" w14:textId="77777777" w:rsidR="004D41A8" w:rsidRPr="00903DBA" w:rsidRDefault="004D41A8" w:rsidP="00132D4E">
      <w:pPr>
        <w:pStyle w:val="Code"/>
        <w:rPr>
          <w:highlight w:val="white"/>
        </w:rPr>
      </w:pPr>
      <w:r w:rsidRPr="00903DBA">
        <w:rPr>
          <w:highlight w:val="white"/>
        </w:rPr>
        <w:t xml:space="preserve">      Assert.ErrorXXX(!type.IsArrayFunctionOrString());</w:t>
      </w:r>
    </w:p>
    <w:p w14:paraId="1A837A07" w14:textId="77777777" w:rsidR="004D41A8" w:rsidRPr="00903DBA" w:rsidRDefault="004D41A8" w:rsidP="00132D4E">
      <w:pPr>
        <w:pStyle w:val="Code"/>
        <w:rPr>
          <w:highlight w:val="white"/>
        </w:rPr>
      </w:pPr>
      <w:r w:rsidRPr="00903DBA">
        <w:rPr>
          <w:highlight w:val="white"/>
        </w:rPr>
        <w:t xml:space="preserve">      m_currentSize = m_maxSize = type.Size();</w:t>
      </w:r>
    </w:p>
    <w:p w14:paraId="40ED213B" w14:textId="77777777" w:rsidR="004D41A8" w:rsidRPr="00903DBA" w:rsidRDefault="004D41A8" w:rsidP="00132D4E">
      <w:pPr>
        <w:pStyle w:val="Code"/>
        <w:rPr>
          <w:highlight w:val="white"/>
        </w:rPr>
      </w:pPr>
      <w:r w:rsidRPr="00903DBA">
        <w:rPr>
          <w:highlight w:val="white"/>
        </w:rPr>
        <w:t xml:space="preserve">    }</w:t>
      </w:r>
    </w:p>
    <w:p w14:paraId="2AF00D97" w14:textId="77777777" w:rsidR="006E7BC4" w:rsidRPr="00903DBA" w:rsidRDefault="006E7BC4" w:rsidP="006E7BC4">
      <w:pPr>
        <w:pStyle w:val="Code"/>
        <w:rPr>
          <w:highlight w:val="white"/>
        </w:rPr>
      </w:pPr>
    </w:p>
    <w:p w14:paraId="385A0CD1" w14:textId="3890ED65" w:rsidR="006E7BC4" w:rsidRPr="00903DBA" w:rsidRDefault="006E7BC4" w:rsidP="006E7BC4">
      <w:pPr>
        <w:pStyle w:val="Code"/>
        <w:rPr>
          <w:highlight w:val="white"/>
        </w:rPr>
      </w:pPr>
      <w:r w:rsidRPr="00903DBA">
        <w:rPr>
          <w:highlight w:val="white"/>
        </w:rPr>
        <w:t xml:space="preserve">    public int CurrentSize {</w:t>
      </w:r>
    </w:p>
    <w:p w14:paraId="71AA8151" w14:textId="77777777" w:rsidR="006E7BC4" w:rsidRPr="00903DBA" w:rsidRDefault="006E7BC4" w:rsidP="006E7BC4">
      <w:pPr>
        <w:pStyle w:val="Code"/>
        <w:rPr>
          <w:highlight w:val="white"/>
        </w:rPr>
      </w:pPr>
      <w:r w:rsidRPr="00903DBA">
        <w:rPr>
          <w:highlight w:val="white"/>
        </w:rPr>
        <w:t xml:space="preserve">      get { return m_currentSize; }</w:t>
      </w:r>
    </w:p>
    <w:p w14:paraId="353006FF" w14:textId="77777777" w:rsidR="006E7BC4" w:rsidRPr="00903DBA" w:rsidRDefault="006E7BC4" w:rsidP="006E7BC4">
      <w:pPr>
        <w:pStyle w:val="Code"/>
        <w:rPr>
          <w:highlight w:val="white"/>
        </w:rPr>
      </w:pPr>
      <w:r w:rsidRPr="00903DBA">
        <w:rPr>
          <w:highlight w:val="white"/>
        </w:rPr>
        <w:t xml:space="preserve">      set { m_currentSize = value; }</w:t>
      </w:r>
    </w:p>
    <w:p w14:paraId="0E89472C" w14:textId="77777777" w:rsidR="006E7BC4" w:rsidRPr="00903DBA" w:rsidRDefault="006E7BC4" w:rsidP="006E7BC4">
      <w:pPr>
        <w:pStyle w:val="Code"/>
        <w:rPr>
          <w:highlight w:val="white"/>
        </w:rPr>
      </w:pPr>
      <w:r w:rsidRPr="00903DBA">
        <w:rPr>
          <w:highlight w:val="white"/>
        </w:rPr>
        <w:t xml:space="preserve">    }</w:t>
      </w:r>
    </w:p>
    <w:p w14:paraId="437C10FE" w14:textId="77777777" w:rsidR="006E7BC4" w:rsidRPr="00903DBA" w:rsidRDefault="006E7BC4" w:rsidP="006E7BC4">
      <w:pPr>
        <w:pStyle w:val="Code"/>
        <w:rPr>
          <w:highlight w:val="white"/>
        </w:rPr>
      </w:pPr>
    </w:p>
    <w:p w14:paraId="09A4A7FC" w14:textId="77777777" w:rsidR="006E7BC4" w:rsidRPr="00903DBA" w:rsidRDefault="006E7BC4" w:rsidP="006E7BC4">
      <w:pPr>
        <w:pStyle w:val="Code"/>
        <w:rPr>
          <w:highlight w:val="white"/>
        </w:rPr>
      </w:pPr>
      <w:r w:rsidRPr="00903DBA">
        <w:rPr>
          <w:highlight w:val="white"/>
        </w:rPr>
        <w:t xml:space="preserve">    public int MaxSize {</w:t>
      </w:r>
    </w:p>
    <w:p w14:paraId="0CCD1B82" w14:textId="77777777" w:rsidR="006E7BC4" w:rsidRPr="00903DBA" w:rsidRDefault="006E7BC4" w:rsidP="006E7BC4">
      <w:pPr>
        <w:pStyle w:val="Code"/>
        <w:rPr>
          <w:highlight w:val="white"/>
        </w:rPr>
      </w:pPr>
      <w:r w:rsidRPr="00903DBA">
        <w:rPr>
          <w:highlight w:val="white"/>
        </w:rPr>
        <w:t xml:space="preserve">      get { return m_maxSize; }</w:t>
      </w:r>
    </w:p>
    <w:p w14:paraId="33A4FD1B" w14:textId="77777777" w:rsidR="006E7BC4" w:rsidRPr="00903DBA" w:rsidRDefault="006E7BC4" w:rsidP="006E7BC4">
      <w:pPr>
        <w:pStyle w:val="Code"/>
        <w:rPr>
          <w:highlight w:val="white"/>
        </w:rPr>
      </w:pPr>
      <w:r w:rsidRPr="00903DBA">
        <w:rPr>
          <w:highlight w:val="white"/>
        </w:rPr>
        <w:t xml:space="preserve">      set { m_maxSize = Math.Max(m_maxSize, value); }</w:t>
      </w:r>
    </w:p>
    <w:p w14:paraId="5B8EB519" w14:textId="77777777" w:rsidR="006E7BC4" w:rsidRPr="00903DBA" w:rsidRDefault="006E7BC4" w:rsidP="006E7BC4">
      <w:pPr>
        <w:pStyle w:val="Code"/>
        <w:rPr>
          <w:highlight w:val="white"/>
        </w:rPr>
      </w:pPr>
      <w:r w:rsidRPr="00903DBA">
        <w:rPr>
          <w:highlight w:val="white"/>
        </w:rPr>
        <w:t xml:space="preserve">    }</w:t>
      </w:r>
    </w:p>
    <w:p w14:paraId="0CC65415" w14:textId="77777777" w:rsidR="006E7BC4" w:rsidRPr="00903DBA" w:rsidRDefault="006E7BC4" w:rsidP="006E7BC4">
      <w:pPr>
        <w:pStyle w:val="Code"/>
        <w:rPr>
          <w:highlight w:val="white"/>
        </w:rPr>
      </w:pPr>
    </w:p>
    <w:p w14:paraId="617F13CD" w14:textId="77777777" w:rsidR="00732062" w:rsidRPr="00903DBA" w:rsidRDefault="00732062" w:rsidP="006E7BC4">
      <w:pPr>
        <w:pStyle w:val="Code"/>
        <w:rPr>
          <w:highlight w:val="white"/>
        </w:rPr>
      </w:pPr>
      <w:r w:rsidRPr="00903DBA">
        <w:rPr>
          <w:highlight w:val="white"/>
        </w:rPr>
        <w:t xml:space="preserve">    public int Index {</w:t>
      </w:r>
    </w:p>
    <w:p w14:paraId="63277A5C" w14:textId="77777777" w:rsidR="00732062" w:rsidRPr="00903DBA" w:rsidRDefault="00732062" w:rsidP="006E7BC4">
      <w:pPr>
        <w:pStyle w:val="Code"/>
        <w:rPr>
          <w:highlight w:val="white"/>
        </w:rPr>
      </w:pPr>
      <w:r w:rsidRPr="00903DBA">
        <w:rPr>
          <w:highlight w:val="white"/>
        </w:rPr>
        <w:t xml:space="preserve">      set {</w:t>
      </w:r>
    </w:p>
    <w:p w14:paraId="7C8E01EC" w14:textId="77777777" w:rsidR="00732062" w:rsidRPr="00903DBA" w:rsidRDefault="00732062" w:rsidP="006E7BC4">
      <w:pPr>
        <w:pStyle w:val="Code"/>
        <w:rPr>
          <w:highlight w:val="white"/>
        </w:rPr>
      </w:pPr>
      <w:r w:rsidRPr="00903DBA">
        <w:rPr>
          <w:highlight w:val="white"/>
        </w:rPr>
        <w:t xml:space="preserve">        m_minIndex = (m_minIndex != -1) ? Math.Min(m_minIndex, value) : value;</w:t>
      </w:r>
    </w:p>
    <w:p w14:paraId="6EECA727" w14:textId="77777777" w:rsidR="00732062" w:rsidRPr="00903DBA" w:rsidRDefault="00732062" w:rsidP="006E7BC4">
      <w:pPr>
        <w:pStyle w:val="Code"/>
        <w:rPr>
          <w:highlight w:val="white"/>
        </w:rPr>
      </w:pPr>
      <w:r w:rsidRPr="00903DBA">
        <w:rPr>
          <w:highlight w:val="white"/>
        </w:rPr>
        <w:t xml:space="preserve">        m_maxIndex = Math.Max(m_maxIndex, value);</w:t>
      </w:r>
    </w:p>
    <w:p w14:paraId="07D57D14" w14:textId="77777777" w:rsidR="00732062" w:rsidRPr="00903DBA" w:rsidRDefault="00732062" w:rsidP="006E7BC4">
      <w:pPr>
        <w:pStyle w:val="Code"/>
        <w:rPr>
          <w:highlight w:val="white"/>
        </w:rPr>
      </w:pPr>
      <w:r w:rsidRPr="00903DBA">
        <w:rPr>
          <w:highlight w:val="white"/>
        </w:rPr>
        <w:t xml:space="preserve">      }</w:t>
      </w:r>
    </w:p>
    <w:p w14:paraId="242C3020" w14:textId="77777777" w:rsidR="00732062" w:rsidRPr="00903DBA" w:rsidRDefault="00732062" w:rsidP="006E7BC4">
      <w:pPr>
        <w:pStyle w:val="Code"/>
        <w:rPr>
          <w:highlight w:val="white"/>
        </w:rPr>
      </w:pPr>
      <w:r w:rsidRPr="00903DBA">
        <w:rPr>
          <w:highlight w:val="white"/>
        </w:rPr>
        <w:t xml:space="preserve">    }</w:t>
      </w:r>
    </w:p>
    <w:p w14:paraId="440A1454" w14:textId="0F0686F0" w:rsidR="004D41A8" w:rsidRPr="00903DBA" w:rsidRDefault="00976E5D" w:rsidP="00976E5D">
      <w:pPr>
        <w:rPr>
          <w:highlight w:val="white"/>
        </w:rPr>
      </w:pPr>
      <w:r w:rsidRPr="00903DBA">
        <w:rPr>
          <w:highlight w:val="white"/>
        </w:rPr>
        <w:t>Although the idea is that a track does not hold a register but is rather assigned a register by the</w:t>
      </w:r>
      <w:r w:rsidR="00ED550A" w:rsidRPr="00903DBA">
        <w:rPr>
          <w:highlight w:val="white"/>
        </w:rPr>
        <w:t xml:space="preserve"> register allocator, there are some cases where the track is assigned a register from the beginning. </w:t>
      </w:r>
      <w:r w:rsidRPr="00903DBA">
        <w:rPr>
          <w:highlight w:val="white"/>
        </w:rPr>
        <w:t xml:space="preserve">A track can hold a specific register. </w:t>
      </w:r>
      <w:r w:rsidR="00ED550A" w:rsidRPr="00903DBA">
        <w:rPr>
          <w:highlight w:val="white"/>
        </w:rPr>
        <w:t>I</w:t>
      </w:r>
      <w:r w:rsidRPr="00903DBA">
        <w:rPr>
          <w:highlight w:val="white"/>
        </w:rPr>
        <w:t xml:space="preserve">n multiplication and division, the </w:t>
      </w:r>
      <w:r w:rsidR="00ED550A" w:rsidRPr="00903DBA">
        <w:rPr>
          <w:highlight w:val="white"/>
        </w:rPr>
        <w:t xml:space="preserve">left operands must be stored in a specific register. </w:t>
      </w:r>
      <w:r w:rsidR="00F466D5" w:rsidRPr="00903DBA">
        <w:rPr>
          <w:highlight w:val="white"/>
        </w:rPr>
        <w:t xml:space="preserve">In left or right shift, the right operands must be stored in the </w:t>
      </w:r>
      <w:r w:rsidR="00F466D5" w:rsidRPr="00903DBA">
        <w:rPr>
          <w:rStyle w:val="KeyWord0"/>
          <w:highlight w:val="white"/>
        </w:rPr>
        <w:t>cl</w:t>
      </w:r>
      <w:r w:rsidR="00F466D5" w:rsidRPr="00903DBA">
        <w:rPr>
          <w:highlight w:val="white"/>
        </w:rPr>
        <w:t xml:space="preserve"> register. When returning a value, it must be stored in a specific register.</w:t>
      </w:r>
    </w:p>
    <w:p w14:paraId="51BAA30C" w14:textId="77777777" w:rsidR="004D41A8" w:rsidRPr="00903DBA" w:rsidRDefault="004D41A8" w:rsidP="00132D4E">
      <w:pPr>
        <w:pStyle w:val="Code"/>
        <w:rPr>
          <w:highlight w:val="white"/>
        </w:rPr>
      </w:pPr>
      <w:r w:rsidRPr="00903DBA">
        <w:rPr>
          <w:highlight w:val="white"/>
        </w:rPr>
        <w:t xml:space="preserve">    public Register? Register {</w:t>
      </w:r>
    </w:p>
    <w:p w14:paraId="000DED9D" w14:textId="77777777" w:rsidR="004D41A8" w:rsidRPr="00903DBA" w:rsidRDefault="004D41A8" w:rsidP="00132D4E">
      <w:pPr>
        <w:pStyle w:val="Code"/>
        <w:rPr>
          <w:highlight w:val="white"/>
        </w:rPr>
      </w:pPr>
      <w:r w:rsidRPr="00903DBA">
        <w:rPr>
          <w:highlight w:val="white"/>
        </w:rPr>
        <w:t xml:space="preserve">      get { return m_register; }</w:t>
      </w:r>
    </w:p>
    <w:p w14:paraId="39DA95B4" w14:textId="0A3BB627" w:rsidR="004D41A8" w:rsidRPr="00903DBA" w:rsidRDefault="004D41A8" w:rsidP="00132D4E">
      <w:pPr>
        <w:pStyle w:val="Code"/>
        <w:rPr>
          <w:highlight w:val="white"/>
        </w:rPr>
      </w:pPr>
      <w:r w:rsidRPr="00903DBA">
        <w:rPr>
          <w:highlight w:val="white"/>
        </w:rPr>
        <w:t xml:space="preserve">      set { m_register = value;</w:t>
      </w:r>
      <w:r w:rsidR="0084652D" w:rsidRPr="00903DBA">
        <w:rPr>
          <w:highlight w:val="white"/>
        </w:rPr>
        <w:t xml:space="preserve"> </w:t>
      </w:r>
      <w:r w:rsidRPr="00903DBA">
        <w:rPr>
          <w:highlight w:val="white"/>
        </w:rPr>
        <w:t>}</w:t>
      </w:r>
    </w:p>
    <w:p w14:paraId="11ADE2D9" w14:textId="77777777" w:rsidR="004D41A8" w:rsidRPr="00903DBA" w:rsidRDefault="004D41A8" w:rsidP="00132D4E">
      <w:pPr>
        <w:pStyle w:val="Code"/>
        <w:rPr>
          <w:highlight w:val="white"/>
        </w:rPr>
      </w:pPr>
      <w:r w:rsidRPr="00903DBA">
        <w:rPr>
          <w:highlight w:val="white"/>
        </w:rPr>
        <w:t xml:space="preserve">    }</w:t>
      </w:r>
    </w:p>
    <w:p w14:paraId="56E46B1C" w14:textId="2CF6F9EC" w:rsidR="004D41A8" w:rsidRPr="00903DBA" w:rsidRDefault="00275405" w:rsidP="00275405">
      <w:pPr>
        <w:rPr>
          <w:highlight w:val="white"/>
        </w:rPr>
      </w:pPr>
      <w:r w:rsidRPr="00903DBA">
        <w:rPr>
          <w:highlight w:val="white"/>
        </w:rPr>
        <w:t>If a track holds the pointer property, it can be allocated to a reduced set or registers</w:t>
      </w:r>
      <w:r w:rsidR="0084652D" w:rsidRPr="00903DBA">
        <w:rPr>
          <w:highlight w:val="white"/>
        </w:rPr>
        <w:t xml:space="preserve"> only</w:t>
      </w:r>
      <w:r w:rsidRPr="00903DBA">
        <w:rPr>
          <w:highlight w:val="white"/>
        </w:rPr>
        <w:t>.</w:t>
      </w:r>
    </w:p>
    <w:p w14:paraId="13EDE791" w14:textId="77777777" w:rsidR="004D41A8" w:rsidRPr="00903DBA" w:rsidRDefault="004D41A8" w:rsidP="00132D4E">
      <w:pPr>
        <w:pStyle w:val="Code"/>
        <w:rPr>
          <w:highlight w:val="white"/>
        </w:rPr>
      </w:pPr>
      <w:r w:rsidRPr="00903DBA">
        <w:rPr>
          <w:highlight w:val="white"/>
        </w:rPr>
        <w:t xml:space="preserve">    public bool Pointer {</w:t>
      </w:r>
    </w:p>
    <w:p w14:paraId="28D969B6" w14:textId="77777777" w:rsidR="004D41A8" w:rsidRPr="00903DBA" w:rsidRDefault="004D41A8" w:rsidP="00132D4E">
      <w:pPr>
        <w:pStyle w:val="Code"/>
        <w:rPr>
          <w:highlight w:val="white"/>
        </w:rPr>
      </w:pPr>
      <w:r w:rsidRPr="00903DBA">
        <w:rPr>
          <w:highlight w:val="white"/>
        </w:rPr>
        <w:t xml:space="preserve">      get { return m_pointer; }</w:t>
      </w:r>
    </w:p>
    <w:p w14:paraId="37B94242" w14:textId="77777777" w:rsidR="004D41A8" w:rsidRPr="00903DBA" w:rsidRDefault="004D41A8" w:rsidP="00132D4E">
      <w:pPr>
        <w:pStyle w:val="Code"/>
        <w:rPr>
          <w:highlight w:val="white"/>
        </w:rPr>
      </w:pPr>
      <w:r w:rsidRPr="00903DBA">
        <w:rPr>
          <w:highlight w:val="white"/>
        </w:rPr>
        <w:t xml:space="preserve">      set { m_pointer = value; }</w:t>
      </w:r>
    </w:p>
    <w:p w14:paraId="592FC155" w14:textId="77777777" w:rsidR="004D41A8" w:rsidRPr="00903DBA" w:rsidRDefault="004D41A8" w:rsidP="00132D4E">
      <w:pPr>
        <w:pStyle w:val="Code"/>
        <w:rPr>
          <w:highlight w:val="white"/>
        </w:rPr>
      </w:pPr>
      <w:r w:rsidRPr="00903DBA">
        <w:rPr>
          <w:highlight w:val="white"/>
        </w:rPr>
        <w:t xml:space="preserve">    }</w:t>
      </w:r>
    </w:p>
    <w:p w14:paraId="6016403D" w14:textId="5A2473EC" w:rsidR="00903B85" w:rsidRPr="00903DBA" w:rsidRDefault="00B50668" w:rsidP="00B50668">
      <w:pPr>
        <w:rPr>
          <w:highlight w:val="white"/>
        </w:rPr>
      </w:pPr>
      <w:r w:rsidRPr="00903DBA">
        <w:rPr>
          <w:highlight w:val="white"/>
        </w:rPr>
        <w:t xml:space="preserve">The </w:t>
      </w:r>
      <w:r w:rsidRPr="00903DBA">
        <w:rPr>
          <w:rStyle w:val="KeyWord0"/>
          <w:highlight w:val="white"/>
        </w:rPr>
        <w:t>Overlaps</w:t>
      </w:r>
      <w:r w:rsidRPr="00903DBA">
        <w:rPr>
          <w:highlight w:val="white"/>
        </w:rPr>
        <w:t xml:space="preserve"> method </w:t>
      </w:r>
      <w:r w:rsidR="00F206F4" w:rsidRPr="00903DBA">
        <w:rPr>
          <w:highlight w:val="white"/>
        </w:rPr>
        <w:t>returns true if the tracks overlaps.</w:t>
      </w:r>
      <w:r w:rsidR="00BF0311" w:rsidRPr="00903DBA">
        <w:rPr>
          <w:highlight w:val="white"/>
        </w:rPr>
        <w:t xml:space="preserve"> Two tracks overlap if the</w:t>
      </w:r>
      <w:r w:rsidR="00883C09" w:rsidRPr="00903DBA">
        <w:rPr>
          <w:highlight w:val="white"/>
        </w:rPr>
        <w:t xml:space="preserve"> line numbers of their entry lists overlap.</w:t>
      </w:r>
      <w:r w:rsidR="00F206F4" w:rsidRPr="00903DBA">
        <w:rPr>
          <w:highlight w:val="white"/>
        </w:rPr>
        <w:t xml:space="preserve"> </w:t>
      </w:r>
      <w:r w:rsidR="00885BC4" w:rsidRPr="00903DBA">
        <w:rPr>
          <w:highlight w:val="white"/>
        </w:rPr>
        <w:t xml:space="preserve">If at least one of the tracks’ entry lists is empty, the tracks does not </w:t>
      </w:r>
      <w:proofErr w:type="gramStart"/>
      <w:r w:rsidR="00885BC4" w:rsidRPr="00903DBA">
        <w:rPr>
          <w:highlight w:val="white"/>
        </w:rPr>
        <w:t>overlap</w:t>
      </w:r>
      <w:proofErr w:type="gramEnd"/>
      <w:r w:rsidR="00885BC4" w:rsidRPr="00903DBA">
        <w:rPr>
          <w:highlight w:val="white"/>
        </w:rPr>
        <w:t xml:space="preserve"> and we return false.</w:t>
      </w:r>
    </w:p>
    <w:p w14:paraId="41B61F46" w14:textId="7351FA82" w:rsidR="004D41A8" w:rsidRPr="00903DBA" w:rsidRDefault="00BF0311" w:rsidP="0086209C">
      <w:pPr>
        <w:rPr>
          <w:highlight w:val="white"/>
        </w:rPr>
      </w:pPr>
      <w:r w:rsidRPr="00903DBA">
        <w:rPr>
          <w:highlight w:val="white"/>
        </w:rPr>
        <w:t xml:space="preserve">Otherwise, we look </w:t>
      </w:r>
      <w:r w:rsidR="0086209C" w:rsidRPr="00903DBA">
        <w:rPr>
          <w:highlight w:val="white"/>
        </w:rPr>
        <w:t>up the first and last entry of each track</w:t>
      </w:r>
      <w:r w:rsidR="00DA5AD3" w:rsidRPr="00903DBA">
        <w:rPr>
          <w:highlight w:val="white"/>
        </w:rPr>
        <w:t>, and check if the</w:t>
      </w:r>
      <w:r w:rsidR="00032939" w:rsidRPr="00903DBA">
        <w:rPr>
          <w:highlight w:val="white"/>
        </w:rPr>
        <w:t xml:space="preserve"> tracks overlaps. If the </w:t>
      </w:r>
      <w:proofErr w:type="gramStart"/>
      <w:r w:rsidR="00032939" w:rsidRPr="00903DBA">
        <w:rPr>
          <w:highlight w:val="white"/>
        </w:rPr>
        <w:t>maximum  line</w:t>
      </w:r>
      <w:proofErr w:type="gramEnd"/>
      <w:r w:rsidR="00032939" w:rsidRPr="00903DBA">
        <w:rPr>
          <w:highlight w:val="white"/>
        </w:rPr>
        <w:t xml:space="preserve"> number of one track is smaller </w:t>
      </w:r>
      <w:proofErr w:type="spellStart"/>
      <w:r w:rsidR="00032939" w:rsidRPr="00903DBA">
        <w:rPr>
          <w:highlight w:val="white"/>
        </w:rPr>
        <w:t>that</w:t>
      </w:r>
      <w:proofErr w:type="spellEnd"/>
      <w:r w:rsidR="00032939" w:rsidRPr="00903DBA">
        <w:rPr>
          <w:highlight w:val="white"/>
        </w:rPr>
        <w:t xml:space="preserve"> the minimum line number of the other track, they do not overlap.</w:t>
      </w:r>
    </w:p>
    <w:p w14:paraId="15073EB5" w14:textId="77777777" w:rsidR="00732062" w:rsidRPr="00903DBA" w:rsidRDefault="00732062" w:rsidP="00732062">
      <w:pPr>
        <w:pStyle w:val="Code"/>
        <w:rPr>
          <w:highlight w:val="white"/>
        </w:rPr>
      </w:pPr>
      <w:r w:rsidRPr="00903DBA">
        <w:rPr>
          <w:highlight w:val="white"/>
        </w:rPr>
        <w:t xml:space="preserve">    public static bool Overlaps(Track track1, Track track2) {</w:t>
      </w:r>
    </w:p>
    <w:p w14:paraId="51FD5A21" w14:textId="77777777" w:rsidR="00732062" w:rsidRPr="00903DBA" w:rsidRDefault="00732062" w:rsidP="00732062">
      <w:pPr>
        <w:pStyle w:val="Code"/>
        <w:rPr>
          <w:highlight w:val="white"/>
        </w:rPr>
      </w:pPr>
      <w:r w:rsidRPr="00903DBA">
        <w:rPr>
          <w:highlight w:val="white"/>
        </w:rPr>
        <w:t xml:space="preserve">      Assert.ErrorXXX((track1.m_minIndex != -1) &amp;&amp; (track1.m_maxIndex != -1));</w:t>
      </w:r>
    </w:p>
    <w:p w14:paraId="7F777C8D" w14:textId="77777777" w:rsidR="00732062" w:rsidRPr="00903DBA" w:rsidRDefault="00732062" w:rsidP="00732062">
      <w:pPr>
        <w:pStyle w:val="Code"/>
        <w:rPr>
          <w:highlight w:val="white"/>
        </w:rPr>
      </w:pPr>
      <w:r w:rsidRPr="00903DBA">
        <w:rPr>
          <w:highlight w:val="white"/>
        </w:rPr>
        <w:t xml:space="preserve">      Assert.ErrorXXX((track2.m_minIndex != -1) &amp;&amp; (track2.m_maxIndex != -1));</w:t>
      </w:r>
    </w:p>
    <w:p w14:paraId="25F221E3" w14:textId="77777777" w:rsidR="00732062" w:rsidRPr="00903DBA" w:rsidRDefault="00732062" w:rsidP="00732062">
      <w:pPr>
        <w:pStyle w:val="Code"/>
        <w:rPr>
          <w:highlight w:val="white"/>
        </w:rPr>
      </w:pPr>
      <w:r w:rsidRPr="00903DBA">
        <w:rPr>
          <w:highlight w:val="white"/>
        </w:rPr>
        <w:t xml:space="preserve">      return !(((track1.m_maxIndex &lt; track2.m_minIndex) ||</w:t>
      </w:r>
    </w:p>
    <w:p w14:paraId="550AD442" w14:textId="77777777" w:rsidR="00732062" w:rsidRPr="00903DBA" w:rsidRDefault="00732062" w:rsidP="00732062">
      <w:pPr>
        <w:pStyle w:val="Code"/>
        <w:rPr>
          <w:highlight w:val="white"/>
        </w:rPr>
      </w:pPr>
      <w:r w:rsidRPr="00903DBA">
        <w:rPr>
          <w:highlight w:val="white"/>
        </w:rPr>
        <w:lastRenderedPageBreak/>
        <w:t xml:space="preserve">                (track2.m_maxIndex &lt; track1.m_minIndex)));</w:t>
      </w:r>
    </w:p>
    <w:p w14:paraId="1B7DDD2B" w14:textId="77777777" w:rsidR="00732062" w:rsidRPr="00903DBA" w:rsidRDefault="00732062" w:rsidP="00732062">
      <w:pPr>
        <w:pStyle w:val="Code"/>
        <w:rPr>
          <w:highlight w:val="white"/>
        </w:rPr>
      </w:pPr>
      <w:r w:rsidRPr="00903DBA">
        <w:rPr>
          <w:highlight w:val="white"/>
        </w:rPr>
        <w:t xml:space="preserve">    }</w:t>
      </w:r>
    </w:p>
    <w:p w14:paraId="0B79C294" w14:textId="57C54ABD" w:rsidR="004D41A8" w:rsidRPr="00903DBA" w:rsidRDefault="00126333" w:rsidP="00126333">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is called after the tracks have been assigned registers</w:t>
      </w:r>
      <w:r w:rsidR="00512DD6" w:rsidRPr="00903DBA">
        <w:rPr>
          <w:highlight w:val="white"/>
        </w:rPr>
        <w:t xml:space="preserve">. We iterate through the entries and assign them the given register. Note that the entries may have different sizes, why we </w:t>
      </w:r>
      <w:proofErr w:type="gramStart"/>
      <w:r w:rsidR="00512DD6" w:rsidRPr="00903DBA">
        <w:rPr>
          <w:highlight w:val="white"/>
        </w:rPr>
        <w:t>have to</w:t>
      </w:r>
      <w:proofErr w:type="gramEnd"/>
      <w:r w:rsidR="00512DD6" w:rsidRPr="00903DBA">
        <w:rPr>
          <w:highlight w:val="white"/>
        </w:rPr>
        <w:t xml:space="preserve"> </w:t>
      </w:r>
      <w:r w:rsidR="009F71A1" w:rsidRPr="00903DBA">
        <w:rPr>
          <w:highlight w:val="white"/>
        </w:rPr>
        <w:t>convert the register to the size of each entry.</w:t>
      </w:r>
    </w:p>
    <w:p w14:paraId="55A008D6" w14:textId="77777777" w:rsidR="004D41A8" w:rsidRPr="00903DBA" w:rsidRDefault="004D41A8" w:rsidP="004D41A8">
      <w:pPr>
        <w:pStyle w:val="Code"/>
        <w:rPr>
          <w:highlight w:val="white"/>
        </w:rPr>
      </w:pPr>
      <w:r w:rsidRPr="00903DBA">
        <w:rPr>
          <w:highlight w:val="white"/>
        </w:rPr>
        <w:t xml:space="preserve">  }</w:t>
      </w:r>
    </w:p>
    <w:p w14:paraId="777FCC89" w14:textId="77777777" w:rsidR="004D41A8" w:rsidRPr="00903DBA" w:rsidRDefault="004D41A8" w:rsidP="004D41A8">
      <w:pPr>
        <w:pStyle w:val="Code"/>
        <w:rPr>
          <w:highlight w:val="white"/>
        </w:rPr>
      </w:pPr>
      <w:r w:rsidRPr="00903DBA">
        <w:rPr>
          <w:highlight w:val="white"/>
        </w:rPr>
        <w:t>}</w:t>
      </w:r>
    </w:p>
    <w:p w14:paraId="1F4E6E7C" w14:textId="2B60FA12" w:rsidR="00283127" w:rsidRPr="00903DBA" w:rsidRDefault="00C36173" w:rsidP="009D541A">
      <w:pPr>
        <w:pStyle w:val="Rubrik2"/>
      </w:pPr>
      <w:bookmarkStart w:id="417" w:name="_Toc57656082"/>
      <w:r w:rsidRPr="00903DBA">
        <w:t>Register Allocation</w:t>
      </w:r>
      <w:bookmarkEnd w:id="417"/>
    </w:p>
    <w:p w14:paraId="6D9EAF1D" w14:textId="65A3E5F1" w:rsidR="00730167" w:rsidRPr="00903DBA" w:rsidRDefault="00EA6732" w:rsidP="00EA6732">
      <w:pPr>
        <w:rPr>
          <w:highlight w:val="white"/>
        </w:rPr>
      </w:pPr>
      <w:r w:rsidRPr="00903DBA">
        <w:rPr>
          <w:highlight w:val="white"/>
        </w:rPr>
        <w:t xml:space="preserve">The </w:t>
      </w:r>
      <w:r w:rsidRPr="00903DBA">
        <w:rPr>
          <w:rStyle w:val="KeyWord0"/>
          <w:highlight w:val="white"/>
        </w:rPr>
        <w:t>RegisterAllocator</w:t>
      </w:r>
      <w:r w:rsidRPr="00903DBA">
        <w:rPr>
          <w:highlight w:val="white"/>
        </w:rPr>
        <w:t xml:space="preserve"> method </w:t>
      </w:r>
      <w:r w:rsidR="005151D4" w:rsidRPr="00903DBA">
        <w:rPr>
          <w:highlight w:val="white"/>
        </w:rPr>
        <w:t xml:space="preserve">take the total track set and total assembly list; that is, the track set for the whole function, and the assembly list for the whole function. </w:t>
      </w:r>
      <w:r w:rsidR="00150BA5" w:rsidRPr="00903DBA">
        <w:rPr>
          <w:highlight w:val="white"/>
        </w:rPr>
        <w:t>The first task is the find out which tracks overlaps each other.</w:t>
      </w:r>
      <w:r w:rsidR="004117D3" w:rsidRPr="00903DBA">
        <w:rPr>
          <w:highlight w:val="white"/>
        </w:rPr>
        <w:t xml:space="preserve"> We const</w:t>
      </w:r>
      <w:r w:rsidR="007376AC" w:rsidRPr="00903DBA">
        <w:rPr>
          <w:highlight w:val="white"/>
        </w:rPr>
        <w:t>r</w:t>
      </w:r>
      <w:r w:rsidR="00025FE2" w:rsidRPr="00903DBA">
        <w:rPr>
          <w:highlight w:val="white"/>
        </w:rPr>
        <w:t>uct</w:t>
      </w:r>
      <w:r w:rsidR="004117D3" w:rsidRPr="00903DBA">
        <w:rPr>
          <w:highlight w:val="white"/>
        </w:rPr>
        <w:t xml:space="preserve"> the graph in this way: </w:t>
      </w:r>
      <w:r w:rsidR="00025FE2" w:rsidRPr="00903DBA">
        <w:rPr>
          <w:highlight w:val="white"/>
        </w:rPr>
        <w:t xml:space="preserve">the tracks are the </w:t>
      </w:r>
      <w:r w:rsidR="007376AC" w:rsidRPr="00903DBA">
        <w:rPr>
          <w:highlight w:val="white"/>
        </w:rPr>
        <w:t>vertices</w:t>
      </w:r>
      <w:r w:rsidR="00025FE2" w:rsidRPr="00903DBA">
        <w:rPr>
          <w:highlight w:val="white"/>
        </w:rPr>
        <w:t xml:space="preserve"> of the graph and two vertices have an edge if the two tracks overlaps.</w:t>
      </w:r>
      <w:r w:rsidR="000D3ED7" w:rsidRPr="00903DBA">
        <w:rPr>
          <w:highlight w:val="white"/>
        </w:rPr>
        <w:t xml:space="preserve"> The register allocation is then perform</w:t>
      </w:r>
      <w:r w:rsidR="00A11FF1" w:rsidRPr="00903DBA">
        <w:rPr>
          <w:highlight w:val="white"/>
        </w:rPr>
        <w:t>ed</w:t>
      </w:r>
      <w:r w:rsidR="000D3ED7" w:rsidRPr="00903DBA">
        <w:rPr>
          <w:highlight w:val="white"/>
        </w:rPr>
        <w:t xml:space="preserve"> as a graph coloring, two tracks that overlaps cannot be assigned the sam</w:t>
      </w:r>
      <w:r w:rsidR="00F05E6D" w:rsidRPr="00903DBA">
        <w:rPr>
          <w:highlight w:val="white"/>
        </w:rPr>
        <w:t>e</w:t>
      </w:r>
      <w:r w:rsidR="000D3ED7" w:rsidRPr="00903DBA">
        <w:rPr>
          <w:highlight w:val="white"/>
        </w:rPr>
        <w:t xml:space="preserve"> register.</w:t>
      </w:r>
    </w:p>
    <w:p w14:paraId="6C3214C3" w14:textId="77777777" w:rsidR="00E31ED1" w:rsidRPr="00903DBA" w:rsidRDefault="00E31ED1" w:rsidP="00E31ED1">
      <w:r w:rsidRPr="00903DBA">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903DBA">
        <w:rPr>
          <w:rStyle w:val="CodeInText"/>
        </w:rPr>
        <w:t>deep search</w:t>
      </w:r>
      <w:r w:rsidRPr="00903DBA">
        <w:t xml:space="preserve">, where we sort the vertices into a list and for each </w:t>
      </w:r>
      <w:proofErr w:type="gramStart"/>
      <w:r w:rsidRPr="00903DBA">
        <w:t>vertices</w:t>
      </w:r>
      <w:proofErr w:type="gramEnd"/>
      <w:r w:rsidRPr="00903DBA">
        <w:t xml:space="preserve"> try to found a register not already allocated by any of its neighbors. If we cannot find such </w:t>
      </w:r>
      <w:proofErr w:type="gramStart"/>
      <w:r w:rsidRPr="00903DBA">
        <w:t>register</w:t>
      </w:r>
      <w:proofErr w:type="gramEnd"/>
      <w:r w:rsidRPr="00903DBA">
        <w:t xml:space="preserve"> we backtrack and try another combination. If we finally find a solution where each vertex is mapped to a register not mapped by any of its neighbors, we have found an optimal solution.</w:t>
      </w:r>
    </w:p>
    <w:p w14:paraId="5BB93BA5" w14:textId="5853654A" w:rsidR="00E31ED1" w:rsidRPr="00903DBA" w:rsidRDefault="00E31ED1" w:rsidP="00E31ED1">
      <w:pPr>
        <w:rPr>
          <w:highlight w:val="white"/>
        </w:rPr>
      </w:pPr>
      <w:r w:rsidRPr="00903DBA">
        <w:t xml:space="preserve">If the deep search does not </w:t>
      </w:r>
      <w:proofErr w:type="gramStart"/>
      <w:r w:rsidRPr="00903DBA">
        <w:t>found</w:t>
      </w:r>
      <w:proofErr w:type="gramEnd"/>
      <w:r w:rsidRPr="00903DBA">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903DBA">
        <w:t>have to</w:t>
      </w:r>
      <w:proofErr w:type="gramEnd"/>
      <w:r w:rsidRPr="00903DBA">
        <w:t xml:space="preserve"> share we one register and that we have to add store and load instruction for the code to work. When we need to remove an </w:t>
      </w:r>
      <w:proofErr w:type="gramStart"/>
      <w:r w:rsidRPr="00903DBA">
        <w:t>edge</w:t>
      </w:r>
      <w:proofErr w:type="gramEnd"/>
      <w:r w:rsidRPr="00903DBA">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903DBA" w:rsidRDefault="003958DE" w:rsidP="003958DE">
      <w:pPr>
        <w:pStyle w:val="CodeHeader"/>
      </w:pPr>
      <w:proofErr w:type="spellStart"/>
      <w:r w:rsidRPr="00903DBA">
        <w:t>RegisterAllocator.cs</w:t>
      </w:r>
      <w:proofErr w:type="spellEnd"/>
    </w:p>
    <w:p w14:paraId="624CEA8A" w14:textId="77777777" w:rsidR="003958DE" w:rsidRPr="00903DBA" w:rsidRDefault="003958DE" w:rsidP="003958DE">
      <w:pPr>
        <w:pStyle w:val="Code"/>
        <w:rPr>
          <w:highlight w:val="white"/>
        </w:rPr>
      </w:pPr>
      <w:r w:rsidRPr="00903DBA">
        <w:rPr>
          <w:highlight w:val="white"/>
        </w:rPr>
        <w:t>using System.Collections.Generic;</w:t>
      </w:r>
    </w:p>
    <w:p w14:paraId="005E86CD" w14:textId="77777777" w:rsidR="003958DE" w:rsidRPr="00903DBA" w:rsidRDefault="003958DE" w:rsidP="00730167">
      <w:pPr>
        <w:pStyle w:val="Code"/>
        <w:rPr>
          <w:highlight w:val="white"/>
        </w:rPr>
      </w:pPr>
    </w:p>
    <w:p w14:paraId="7BB0EEBB" w14:textId="3BCE9CB4" w:rsidR="00730167" w:rsidRPr="00903DBA" w:rsidRDefault="00730167" w:rsidP="00730167">
      <w:pPr>
        <w:pStyle w:val="Code"/>
        <w:rPr>
          <w:highlight w:val="white"/>
        </w:rPr>
      </w:pPr>
      <w:r w:rsidRPr="00903DBA">
        <w:rPr>
          <w:highlight w:val="white"/>
        </w:rPr>
        <w:t>namespace CCompiler {</w:t>
      </w:r>
    </w:p>
    <w:p w14:paraId="4DC37E3C" w14:textId="77777777" w:rsidR="00730167" w:rsidRPr="00903DBA" w:rsidRDefault="00730167" w:rsidP="00730167">
      <w:pPr>
        <w:pStyle w:val="Code"/>
        <w:rPr>
          <w:highlight w:val="white"/>
        </w:rPr>
      </w:pPr>
      <w:r w:rsidRPr="00903DBA">
        <w:rPr>
          <w:highlight w:val="white"/>
        </w:rPr>
        <w:t xml:space="preserve">  public class RegisterAllocator {</w:t>
      </w:r>
    </w:p>
    <w:p w14:paraId="0F0D1531" w14:textId="77777777" w:rsidR="00730167" w:rsidRPr="00903DBA" w:rsidRDefault="00730167" w:rsidP="00730167">
      <w:pPr>
        <w:pStyle w:val="Code"/>
        <w:rPr>
          <w:highlight w:val="white"/>
        </w:rPr>
      </w:pPr>
      <w:r w:rsidRPr="00903DBA">
        <w:rPr>
          <w:highlight w:val="white"/>
        </w:rPr>
        <w:t xml:space="preserve">    public RegisterAllocator(ISet&lt;Track&gt; totalTrackSet,</w:t>
      </w:r>
    </w:p>
    <w:p w14:paraId="5FCE98D7" w14:textId="6031B995" w:rsidR="00730167" w:rsidRPr="00903DBA" w:rsidRDefault="00730167" w:rsidP="00730167">
      <w:pPr>
        <w:pStyle w:val="Code"/>
        <w:rPr>
          <w:highlight w:val="white"/>
        </w:rPr>
      </w:pPr>
      <w:r w:rsidRPr="00903DBA">
        <w:rPr>
          <w:highlight w:val="white"/>
        </w:rPr>
        <w:t xml:space="preserve">                             List&lt;AssemblyCode&gt; assemblyCodeList) {</w:t>
      </w:r>
    </w:p>
    <w:p w14:paraId="13CA502B" w14:textId="77777777" w:rsidR="00730167" w:rsidRPr="00903DBA" w:rsidRDefault="00730167" w:rsidP="00730167">
      <w:pPr>
        <w:pStyle w:val="Code"/>
        <w:rPr>
          <w:highlight w:val="white"/>
        </w:rPr>
      </w:pPr>
      <w:r w:rsidRPr="00903DBA">
        <w:rPr>
          <w:highlight w:val="white"/>
        </w:rPr>
        <w:t xml:space="preserve">      Graph&lt;Track&gt; totalTrackGraph = new Graph&lt;Track&gt;(totalTrackSet);</w:t>
      </w:r>
    </w:p>
    <w:p w14:paraId="53722FDA" w14:textId="193C18DE" w:rsidR="00730167" w:rsidRPr="00903DBA" w:rsidRDefault="00456724" w:rsidP="00456724">
      <w:pPr>
        <w:rPr>
          <w:highlight w:val="white"/>
        </w:rPr>
      </w:pPr>
      <w:r w:rsidRPr="00903DBA">
        <w:rPr>
          <w:highlight w:val="white"/>
        </w:rPr>
        <w:t>First</w:t>
      </w:r>
      <w:r w:rsidR="007B7A13" w:rsidRPr="00903DBA">
        <w:rPr>
          <w:highlight w:val="white"/>
        </w:rPr>
        <w:t>,</w:t>
      </w:r>
      <w:r w:rsidRPr="00903DBA">
        <w:rPr>
          <w:highlight w:val="white"/>
        </w:rPr>
        <w:t xml:space="preserve"> we build the </w:t>
      </w:r>
      <w:r w:rsidR="00AA66BF" w:rsidRPr="00903DBA">
        <w:rPr>
          <w:highlight w:val="white"/>
        </w:rPr>
        <w:t xml:space="preserve">total track graph, with all track as vertices and an edge between two vertices if the </w:t>
      </w:r>
      <w:r w:rsidR="007B7A13" w:rsidRPr="00903DBA">
        <w:rPr>
          <w:highlight w:val="white"/>
        </w:rPr>
        <w:t xml:space="preserve">tracks </w:t>
      </w:r>
      <w:r w:rsidR="00AA66BF" w:rsidRPr="00903DBA">
        <w:rPr>
          <w:highlight w:val="white"/>
        </w:rPr>
        <w:t xml:space="preserve">overlaps. </w:t>
      </w:r>
      <w:r w:rsidR="007B7A13" w:rsidRPr="00903DBA">
        <w:rPr>
          <w:highlight w:val="white"/>
        </w:rPr>
        <w:t>Two tracks that overlap shall not be assigned the same register (or two register</w:t>
      </w:r>
      <w:r w:rsidR="00F540A1" w:rsidRPr="00903DBA">
        <w:rPr>
          <w:highlight w:val="white"/>
        </w:rPr>
        <w:t>s</w:t>
      </w:r>
      <w:r w:rsidR="007B7A13" w:rsidRPr="00903DBA">
        <w:rPr>
          <w:highlight w:val="white"/>
        </w:rPr>
        <w:t xml:space="preserve"> that overlap).</w:t>
      </w:r>
    </w:p>
    <w:p w14:paraId="5EA29ACE" w14:textId="77777777" w:rsidR="00730167" w:rsidRPr="00903DBA" w:rsidRDefault="00730167" w:rsidP="00730167">
      <w:pPr>
        <w:pStyle w:val="Code"/>
        <w:rPr>
          <w:highlight w:val="white"/>
        </w:rPr>
      </w:pPr>
      <w:r w:rsidRPr="00903DBA">
        <w:rPr>
          <w:highlight w:val="white"/>
        </w:rPr>
        <w:t xml:space="preserve">      foreach (Track track1 in totalTrackSet) {</w:t>
      </w:r>
    </w:p>
    <w:p w14:paraId="1F19BE29" w14:textId="77777777" w:rsidR="00730167" w:rsidRPr="00903DBA" w:rsidRDefault="00730167" w:rsidP="00730167">
      <w:pPr>
        <w:pStyle w:val="Code"/>
        <w:rPr>
          <w:highlight w:val="white"/>
        </w:rPr>
      </w:pPr>
      <w:r w:rsidRPr="00903DBA">
        <w:rPr>
          <w:highlight w:val="white"/>
        </w:rPr>
        <w:t xml:space="preserve">        foreach (Track track2 in totalTrackSet) {</w:t>
      </w:r>
    </w:p>
    <w:p w14:paraId="39A0DEE5" w14:textId="77777777" w:rsidR="00730167" w:rsidRPr="00903DBA" w:rsidRDefault="00730167" w:rsidP="00730167">
      <w:pPr>
        <w:pStyle w:val="Code"/>
        <w:rPr>
          <w:highlight w:val="white"/>
        </w:rPr>
      </w:pPr>
      <w:r w:rsidRPr="00903DBA">
        <w:rPr>
          <w:highlight w:val="white"/>
        </w:rPr>
        <w:t xml:space="preserve">          if (!track1.Equals(track2) &amp;&amp; Track.Overlaps(track1, track2)) {</w:t>
      </w:r>
    </w:p>
    <w:p w14:paraId="6B93D347" w14:textId="77777777" w:rsidR="00730167" w:rsidRPr="00903DBA" w:rsidRDefault="00730167" w:rsidP="00730167">
      <w:pPr>
        <w:pStyle w:val="Code"/>
        <w:rPr>
          <w:highlight w:val="white"/>
        </w:rPr>
      </w:pPr>
      <w:r w:rsidRPr="00903DBA">
        <w:rPr>
          <w:highlight w:val="white"/>
        </w:rPr>
        <w:t xml:space="preserve">            totalTrackGraph.AddEdge(track1, track2);</w:t>
      </w:r>
    </w:p>
    <w:p w14:paraId="211D2DB3" w14:textId="77777777" w:rsidR="00730167" w:rsidRPr="00903DBA" w:rsidRDefault="00730167" w:rsidP="00730167">
      <w:pPr>
        <w:pStyle w:val="Code"/>
        <w:rPr>
          <w:highlight w:val="white"/>
        </w:rPr>
      </w:pPr>
      <w:r w:rsidRPr="00903DBA">
        <w:rPr>
          <w:highlight w:val="white"/>
        </w:rPr>
        <w:t xml:space="preserve">          }</w:t>
      </w:r>
    </w:p>
    <w:p w14:paraId="776EFCDF" w14:textId="77777777" w:rsidR="00730167" w:rsidRPr="00903DBA" w:rsidRDefault="00730167" w:rsidP="00730167">
      <w:pPr>
        <w:pStyle w:val="Code"/>
        <w:rPr>
          <w:highlight w:val="white"/>
        </w:rPr>
      </w:pPr>
      <w:r w:rsidRPr="00903DBA">
        <w:rPr>
          <w:highlight w:val="white"/>
        </w:rPr>
        <w:t xml:space="preserve">        }</w:t>
      </w:r>
    </w:p>
    <w:p w14:paraId="77E7F6D6" w14:textId="77777777" w:rsidR="00730167" w:rsidRPr="00903DBA" w:rsidRDefault="00730167" w:rsidP="00730167">
      <w:pPr>
        <w:pStyle w:val="Code"/>
        <w:rPr>
          <w:highlight w:val="white"/>
        </w:rPr>
      </w:pPr>
      <w:r w:rsidRPr="00903DBA">
        <w:rPr>
          <w:highlight w:val="white"/>
        </w:rPr>
        <w:t xml:space="preserve">      }</w:t>
      </w:r>
    </w:p>
    <w:p w14:paraId="18F56B74" w14:textId="05341D4B" w:rsidR="00730167" w:rsidRPr="00903DBA" w:rsidRDefault="00F540A1" w:rsidP="00F540A1">
      <w:pPr>
        <w:rPr>
          <w:highlight w:val="white"/>
        </w:rPr>
      </w:pPr>
      <w:r w:rsidRPr="00903DBA">
        <w:rPr>
          <w:highlight w:val="white"/>
        </w:rPr>
        <w:lastRenderedPageBreak/>
        <w:t xml:space="preserve">Then we split the total graph into independent </w:t>
      </w:r>
      <w:proofErr w:type="spellStart"/>
      <w:r w:rsidRPr="00903DBA">
        <w:rPr>
          <w:highlight w:val="white"/>
        </w:rPr>
        <w:t>subgrphs</w:t>
      </w:r>
      <w:proofErr w:type="spellEnd"/>
      <w:r w:rsidRPr="00903DBA">
        <w:rPr>
          <w:highlight w:val="white"/>
        </w:rPr>
        <w:t>, of performance reasons. It takes less time to evaluate a set of smaller graphs then one large graph.</w:t>
      </w:r>
    </w:p>
    <w:p w14:paraId="1A27F06C" w14:textId="24D80FF6" w:rsidR="00730167" w:rsidRPr="00903DBA" w:rsidRDefault="00730167" w:rsidP="00730167">
      <w:pPr>
        <w:pStyle w:val="Code"/>
        <w:rPr>
          <w:highlight w:val="white"/>
        </w:rPr>
      </w:pPr>
      <w:r w:rsidRPr="00903DBA">
        <w:rPr>
          <w:highlight w:val="white"/>
        </w:rPr>
        <w:t xml:space="preserve">      ISet&lt;Graph&lt;Track&gt;&gt; split = totalTrackGraph.Split();</w:t>
      </w:r>
    </w:p>
    <w:p w14:paraId="0FE92710" w14:textId="3D637E03" w:rsidR="004A7C41" w:rsidRPr="00903DBA" w:rsidRDefault="004A7C41" w:rsidP="0003006A">
      <w:pPr>
        <w:rPr>
          <w:highlight w:val="white"/>
        </w:rPr>
      </w:pPr>
      <w:r w:rsidRPr="00903DBA">
        <w:rPr>
          <w:highlight w:val="white"/>
        </w:rPr>
        <w:t xml:space="preserve">When the graph has been split, we iterate through the </w:t>
      </w:r>
      <w:r w:rsidR="0003006A" w:rsidRPr="00903DBA">
        <w:rPr>
          <w:highlight w:val="white"/>
        </w:rPr>
        <w:t xml:space="preserve">subgraphs and perform a deep-first search </w:t>
      </w:r>
      <w:r w:rsidR="003C5BD2" w:rsidRPr="00903DBA">
        <w:rPr>
          <w:highlight w:val="white"/>
        </w:rPr>
        <w:t xml:space="preserve">on each of them. If the </w:t>
      </w:r>
      <w:r w:rsidR="003C5BD2" w:rsidRPr="00903DBA">
        <w:rPr>
          <w:rStyle w:val="KeyWord0"/>
          <w:highlight w:val="white"/>
        </w:rPr>
        <w:t>DeepFirstSearch</w:t>
      </w:r>
      <w:r w:rsidR="003C5BD2" w:rsidRPr="00903DBA">
        <w:rPr>
          <w:highlight w:val="white"/>
        </w:rPr>
        <w:t xml:space="preserve"> method returns true, we have a graph coloring; that is, the tracks have been assigned registers that do not overlap. </w:t>
      </w:r>
      <w:r w:rsidR="007E30E7" w:rsidRPr="00903DBA">
        <w:rPr>
          <w:highlight w:val="white"/>
        </w:rPr>
        <w:t xml:space="preserve">If </w:t>
      </w:r>
      <w:r w:rsidR="007E30E7" w:rsidRPr="00903DBA">
        <w:rPr>
          <w:rStyle w:val="KeyWord0"/>
          <w:highlight w:val="white"/>
        </w:rPr>
        <w:t>DeepFirstSearch</w:t>
      </w:r>
      <w:r w:rsidR="007E30E7" w:rsidRPr="00903DBA">
        <w:rPr>
          <w:highlight w:val="white"/>
        </w:rPr>
        <w:t xml:space="preserve"> return false, we have not found a graph coloring, and we report an error, that we are out of registers.</w:t>
      </w:r>
      <w:r w:rsidR="007E30E7" w:rsidRPr="00903DBA">
        <w:rPr>
          <w:rStyle w:val="KeyWord0"/>
          <w:highlight w:val="white"/>
        </w:rPr>
        <w:t xml:space="preserve"> </w:t>
      </w:r>
    </w:p>
    <w:p w14:paraId="5747190D" w14:textId="77777777" w:rsidR="00730167" w:rsidRPr="00903DBA" w:rsidRDefault="00730167" w:rsidP="00730167">
      <w:pPr>
        <w:pStyle w:val="Code"/>
        <w:rPr>
          <w:highlight w:val="white"/>
        </w:rPr>
      </w:pPr>
      <w:r w:rsidRPr="00903DBA">
        <w:rPr>
          <w:highlight w:val="white"/>
        </w:rPr>
        <w:t xml:space="preserve">      foreach (Graph&lt;Track&gt; trackGraph in split) {</w:t>
      </w:r>
    </w:p>
    <w:p w14:paraId="5D98E754" w14:textId="77777777" w:rsidR="00730167" w:rsidRPr="00903DBA" w:rsidRDefault="00730167" w:rsidP="00730167">
      <w:pPr>
        <w:pStyle w:val="Code"/>
        <w:rPr>
          <w:highlight w:val="white"/>
        </w:rPr>
      </w:pPr>
      <w:r w:rsidRPr="00903DBA">
        <w:rPr>
          <w:highlight w:val="white"/>
        </w:rPr>
        <w:t xml:space="preserve">        List&lt;Track&gt; trackList = new List&lt;Track&gt;(trackGraph.VertexSet);</w:t>
      </w:r>
    </w:p>
    <w:p w14:paraId="740CECD7" w14:textId="3EDF38CF" w:rsidR="00730167" w:rsidRPr="00903DBA" w:rsidRDefault="00730167" w:rsidP="00730167">
      <w:pPr>
        <w:pStyle w:val="Code"/>
        <w:rPr>
          <w:highlight w:val="white"/>
        </w:rPr>
      </w:pPr>
      <w:r w:rsidRPr="00903DBA">
        <w:rPr>
          <w:highlight w:val="white"/>
        </w:rPr>
        <w:t xml:space="preserve">        Assert.Error(</w:t>
      </w:r>
      <w:r w:rsidR="00D03DAF" w:rsidRPr="00903DBA">
        <w:rPr>
          <w:highlight w:val="white"/>
        </w:rPr>
        <w:t>DeepFirstSearch</w:t>
      </w:r>
      <w:r w:rsidRPr="00903DBA">
        <w:rPr>
          <w:highlight w:val="white"/>
        </w:rPr>
        <w:t>(trackList, 0, trackGraph),</w:t>
      </w:r>
    </w:p>
    <w:p w14:paraId="4DEF7907" w14:textId="6532B6D1" w:rsidR="00730167" w:rsidRPr="00903DBA" w:rsidRDefault="00730167" w:rsidP="00730167">
      <w:pPr>
        <w:pStyle w:val="Code"/>
        <w:rPr>
          <w:highlight w:val="white"/>
        </w:rPr>
      </w:pPr>
      <w:r w:rsidRPr="00903DBA">
        <w:rPr>
          <w:highlight w:val="white"/>
        </w:rPr>
        <w:t xml:space="preserve">                     Message.Out_of_registers);</w:t>
      </w:r>
    </w:p>
    <w:p w14:paraId="0B53D46A" w14:textId="716144DD" w:rsidR="003D79E4" w:rsidRPr="00903DBA" w:rsidRDefault="003D79E4" w:rsidP="003D79E4">
      <w:pPr>
        <w:rPr>
          <w:highlight w:val="white"/>
        </w:rPr>
      </w:pPr>
      <w:r w:rsidRPr="00903DBA">
        <w:rPr>
          <w:highlight w:val="white"/>
        </w:rPr>
        <w:t xml:space="preserve">If we have iterated through the track graphs without encountering shortage of register, we iterate through the </w:t>
      </w:r>
      <w:r w:rsidR="002D2FF6" w:rsidRPr="00903DBA">
        <w:rPr>
          <w:highlight w:val="white"/>
        </w:rPr>
        <w:t xml:space="preserve">tracks and calls </w:t>
      </w:r>
      <w:r w:rsidR="002D2FF6" w:rsidRPr="00903DBA">
        <w:rPr>
          <w:rStyle w:val="KeyWord0"/>
          <w:highlight w:val="white"/>
        </w:rPr>
        <w:t>Generate</w:t>
      </w:r>
      <w:r w:rsidR="002D2FF6" w:rsidRPr="00903DBA">
        <w:rPr>
          <w:highlight w:val="white"/>
        </w:rPr>
        <w:t xml:space="preserve"> for each track, which load the assigned register to the assembly code of the track.</w:t>
      </w:r>
    </w:p>
    <w:p w14:paraId="2E8DEF85" w14:textId="77777777" w:rsidR="009C6CF2" w:rsidRPr="00903DBA" w:rsidRDefault="009C6CF2" w:rsidP="009C6CF2">
      <w:pPr>
        <w:pStyle w:val="Code"/>
        <w:rPr>
          <w:highlight w:val="white"/>
        </w:rPr>
      </w:pPr>
      <w:r w:rsidRPr="00903DBA">
        <w:rPr>
          <w:highlight w:val="white"/>
        </w:rPr>
        <w:t xml:space="preserve">      ISet&lt;Graph&lt;Track&gt;&gt; split = totalTrackGraph.Split();</w:t>
      </w:r>
    </w:p>
    <w:p w14:paraId="162A9C5B" w14:textId="77777777" w:rsidR="009C6CF2" w:rsidRPr="00903DBA" w:rsidRDefault="009C6CF2" w:rsidP="009C6CF2">
      <w:pPr>
        <w:pStyle w:val="Code"/>
        <w:rPr>
          <w:highlight w:val="white"/>
        </w:rPr>
      </w:pPr>
      <w:r w:rsidRPr="00903DBA">
        <w:rPr>
          <w:highlight w:val="white"/>
        </w:rPr>
        <w:t xml:space="preserve">      foreach (Graph&lt;Track&gt; trackGraph in split) {</w:t>
      </w:r>
    </w:p>
    <w:p w14:paraId="7BBD1D21" w14:textId="77777777" w:rsidR="009C6CF2" w:rsidRPr="00903DBA" w:rsidRDefault="009C6CF2" w:rsidP="009C6CF2">
      <w:pPr>
        <w:pStyle w:val="Code"/>
        <w:rPr>
          <w:highlight w:val="white"/>
        </w:rPr>
      </w:pPr>
      <w:r w:rsidRPr="00903DBA">
        <w:rPr>
          <w:highlight w:val="white"/>
        </w:rPr>
        <w:t xml:space="preserve">        List&lt;Track&gt; trackList = new List&lt;Track&gt;(trackGraph.VertexSet);</w:t>
      </w:r>
    </w:p>
    <w:p w14:paraId="21138588" w14:textId="77777777" w:rsidR="009C6CF2" w:rsidRPr="00903DBA" w:rsidRDefault="009C6CF2" w:rsidP="009C6CF2">
      <w:pPr>
        <w:pStyle w:val="Code"/>
        <w:rPr>
          <w:highlight w:val="white"/>
        </w:rPr>
      </w:pPr>
      <w:r w:rsidRPr="00903DBA">
        <w:rPr>
          <w:highlight w:val="white"/>
        </w:rPr>
        <w:t xml:space="preserve">        Assert.Error(DeepFirstSearch(trackList, 0, trackGraph),</w:t>
      </w:r>
    </w:p>
    <w:p w14:paraId="04F686B4" w14:textId="77777777" w:rsidR="009C6CF2" w:rsidRPr="00903DBA" w:rsidRDefault="009C6CF2" w:rsidP="009C6CF2">
      <w:pPr>
        <w:pStyle w:val="Code"/>
        <w:rPr>
          <w:highlight w:val="white"/>
        </w:rPr>
      </w:pPr>
      <w:r w:rsidRPr="00903DBA">
        <w:rPr>
          <w:highlight w:val="white"/>
        </w:rPr>
        <w:t xml:space="preserve">                     Message.Out_of_registers);</w:t>
      </w:r>
    </w:p>
    <w:p w14:paraId="009A6822" w14:textId="77777777" w:rsidR="009C6CF2" w:rsidRPr="00903DBA" w:rsidRDefault="009C6CF2" w:rsidP="009C6CF2">
      <w:pPr>
        <w:pStyle w:val="Code"/>
        <w:rPr>
          <w:highlight w:val="white"/>
        </w:rPr>
      </w:pPr>
      <w:r w:rsidRPr="00903DBA">
        <w:rPr>
          <w:highlight w:val="white"/>
        </w:rPr>
        <w:t xml:space="preserve">      }</w:t>
      </w:r>
    </w:p>
    <w:p w14:paraId="3E99916E" w14:textId="77777777" w:rsidR="009C6CF2" w:rsidRPr="00903DBA" w:rsidRDefault="009C6CF2" w:rsidP="009C6CF2">
      <w:pPr>
        <w:pStyle w:val="Code"/>
        <w:rPr>
          <w:highlight w:val="white"/>
        </w:rPr>
      </w:pPr>
      <w:r w:rsidRPr="00903DBA">
        <w:rPr>
          <w:highlight w:val="white"/>
        </w:rPr>
        <w:t xml:space="preserve">    </w:t>
      </w:r>
    </w:p>
    <w:p w14:paraId="246D01D4" w14:textId="77777777" w:rsidR="009C6CF2" w:rsidRPr="00903DBA" w:rsidRDefault="009C6CF2" w:rsidP="009C6CF2">
      <w:pPr>
        <w:pStyle w:val="Code"/>
        <w:rPr>
          <w:highlight w:val="white"/>
        </w:rPr>
      </w:pPr>
      <w:r w:rsidRPr="00903DBA">
        <w:rPr>
          <w:highlight w:val="white"/>
        </w:rPr>
        <w:t xml:space="preserve">      SetRegistersInCodeList(assemblyCodeList);</w:t>
      </w:r>
    </w:p>
    <w:p w14:paraId="54051249" w14:textId="77777777" w:rsidR="009C6CF2" w:rsidRPr="00903DBA" w:rsidRDefault="009C6CF2" w:rsidP="009C6CF2">
      <w:pPr>
        <w:pStyle w:val="Code"/>
        <w:rPr>
          <w:highlight w:val="white"/>
        </w:rPr>
      </w:pPr>
      <w:r w:rsidRPr="00903DBA">
        <w:rPr>
          <w:highlight w:val="white"/>
        </w:rPr>
        <w:t xml:space="preserve">    }</w:t>
      </w:r>
    </w:p>
    <w:p w14:paraId="44875B90" w14:textId="77777777" w:rsidR="009C6CF2" w:rsidRPr="00903DBA" w:rsidRDefault="009C6CF2" w:rsidP="009C6CF2">
      <w:pPr>
        <w:pStyle w:val="Code"/>
        <w:rPr>
          <w:highlight w:val="white"/>
        </w:rPr>
      </w:pPr>
    </w:p>
    <w:p w14:paraId="354CA81B" w14:textId="77777777" w:rsidR="009C6CF2" w:rsidRPr="00903DBA" w:rsidRDefault="009C6CF2" w:rsidP="009C6CF2">
      <w:pPr>
        <w:pStyle w:val="Code"/>
        <w:rPr>
          <w:highlight w:val="white"/>
        </w:rPr>
      </w:pPr>
      <w:r w:rsidRPr="00903DBA">
        <w:rPr>
          <w:highlight w:val="white"/>
        </w:rPr>
        <w:t xml:space="preserve">    private static void SetRegistersInCodeList(List&lt;AssemblyCode&gt; </w:t>
      </w:r>
    </w:p>
    <w:p w14:paraId="1B30884D" w14:textId="3F88D5B5" w:rsidR="009C6CF2" w:rsidRPr="00903DBA" w:rsidRDefault="009C6CF2" w:rsidP="009C6CF2">
      <w:pPr>
        <w:pStyle w:val="Code"/>
        <w:rPr>
          <w:highlight w:val="white"/>
        </w:rPr>
      </w:pPr>
      <w:r w:rsidRPr="00903DBA">
        <w:rPr>
          <w:highlight w:val="white"/>
        </w:rPr>
        <w:t xml:space="preserve">                                               assemblyCodeList) {</w:t>
      </w:r>
    </w:p>
    <w:p w14:paraId="2FE9B1F6" w14:textId="77777777" w:rsidR="009C6CF2" w:rsidRPr="00903DBA" w:rsidRDefault="009C6CF2" w:rsidP="009C6CF2">
      <w:pPr>
        <w:pStyle w:val="Code"/>
        <w:rPr>
          <w:highlight w:val="white"/>
        </w:rPr>
      </w:pPr>
      <w:r w:rsidRPr="00903DBA">
        <w:rPr>
          <w:highlight w:val="white"/>
        </w:rPr>
        <w:t xml:space="preserve">      foreach (AssemblyCode assemblyCode in assemblyCodeList) {</w:t>
      </w:r>
    </w:p>
    <w:p w14:paraId="335D08DA" w14:textId="77777777" w:rsidR="009C6CF2" w:rsidRPr="00903DBA" w:rsidRDefault="009C6CF2" w:rsidP="009C6CF2">
      <w:pPr>
        <w:pStyle w:val="Code"/>
        <w:rPr>
          <w:highlight w:val="white"/>
        </w:rPr>
      </w:pPr>
      <w:r w:rsidRPr="00903DBA">
        <w:rPr>
          <w:highlight w:val="white"/>
        </w:rPr>
        <w:t xml:space="preserve">        if (assemblyCode.Operator == AssemblyOperator.set_track_size) {</w:t>
      </w:r>
    </w:p>
    <w:p w14:paraId="13296EE9" w14:textId="77777777" w:rsidR="009C6CF2" w:rsidRPr="00903DBA" w:rsidRDefault="009C6CF2" w:rsidP="009C6CF2">
      <w:pPr>
        <w:pStyle w:val="Code"/>
        <w:rPr>
          <w:highlight w:val="white"/>
        </w:rPr>
      </w:pPr>
      <w:r w:rsidRPr="00903DBA">
        <w:rPr>
          <w:highlight w:val="white"/>
        </w:rPr>
        <w:t xml:space="preserve">          Track track = (Track) assemblyCode[0];</w:t>
      </w:r>
    </w:p>
    <w:p w14:paraId="3790A0B6" w14:textId="77777777" w:rsidR="009C6CF2" w:rsidRPr="00903DBA" w:rsidRDefault="009C6CF2" w:rsidP="009C6CF2">
      <w:pPr>
        <w:pStyle w:val="Code"/>
        <w:rPr>
          <w:highlight w:val="white"/>
        </w:rPr>
      </w:pPr>
      <w:r w:rsidRPr="00903DBA">
        <w:rPr>
          <w:highlight w:val="white"/>
        </w:rPr>
        <w:t xml:space="preserve">          object operand1 = assemblyCode[1];</w:t>
      </w:r>
    </w:p>
    <w:p w14:paraId="42722535" w14:textId="77777777" w:rsidR="009C6CF2" w:rsidRPr="00903DBA" w:rsidRDefault="009C6CF2" w:rsidP="009C6CF2">
      <w:pPr>
        <w:pStyle w:val="Code"/>
        <w:rPr>
          <w:highlight w:val="white"/>
        </w:rPr>
      </w:pPr>
    </w:p>
    <w:p w14:paraId="300A39D9" w14:textId="77777777" w:rsidR="009C6CF2" w:rsidRPr="00903DBA" w:rsidRDefault="009C6CF2" w:rsidP="009C6CF2">
      <w:pPr>
        <w:pStyle w:val="Code"/>
        <w:rPr>
          <w:highlight w:val="white"/>
        </w:rPr>
      </w:pPr>
      <w:r w:rsidRPr="00903DBA">
        <w:rPr>
          <w:highlight w:val="white"/>
        </w:rPr>
        <w:t xml:space="preserve">          if (operand1 is int) {</w:t>
      </w:r>
    </w:p>
    <w:p w14:paraId="1359FA46" w14:textId="77777777" w:rsidR="009C6CF2" w:rsidRPr="00903DBA" w:rsidRDefault="009C6CF2" w:rsidP="009C6CF2">
      <w:pPr>
        <w:pStyle w:val="Code"/>
        <w:rPr>
          <w:highlight w:val="white"/>
        </w:rPr>
      </w:pPr>
      <w:r w:rsidRPr="00903DBA">
        <w:rPr>
          <w:highlight w:val="white"/>
        </w:rPr>
        <w:t xml:space="preserve">            track.CurrentSize = (int) operand1;</w:t>
      </w:r>
    </w:p>
    <w:p w14:paraId="7DE30AFF" w14:textId="77777777" w:rsidR="009C6CF2" w:rsidRPr="00903DBA" w:rsidRDefault="009C6CF2" w:rsidP="009C6CF2">
      <w:pPr>
        <w:pStyle w:val="Code"/>
        <w:rPr>
          <w:highlight w:val="white"/>
        </w:rPr>
      </w:pPr>
      <w:r w:rsidRPr="00903DBA">
        <w:rPr>
          <w:highlight w:val="white"/>
        </w:rPr>
        <w:t xml:space="preserve">          }</w:t>
      </w:r>
    </w:p>
    <w:p w14:paraId="0A29C1FD" w14:textId="77777777" w:rsidR="009C6CF2" w:rsidRPr="00903DBA" w:rsidRDefault="009C6CF2" w:rsidP="009C6CF2">
      <w:pPr>
        <w:pStyle w:val="Code"/>
        <w:rPr>
          <w:highlight w:val="white"/>
        </w:rPr>
      </w:pPr>
      <w:r w:rsidRPr="00903DBA">
        <w:rPr>
          <w:highlight w:val="white"/>
        </w:rPr>
        <w:t xml:space="preserve">          else {</w:t>
      </w:r>
    </w:p>
    <w:p w14:paraId="7F03C95E" w14:textId="77777777" w:rsidR="009C6CF2" w:rsidRPr="00903DBA" w:rsidRDefault="009C6CF2" w:rsidP="009C6CF2">
      <w:pPr>
        <w:pStyle w:val="Code"/>
        <w:rPr>
          <w:highlight w:val="white"/>
        </w:rPr>
      </w:pPr>
      <w:r w:rsidRPr="00903DBA">
        <w:rPr>
          <w:highlight w:val="white"/>
        </w:rPr>
        <w:t xml:space="preserve">            track.CurrentSize = ((Track) operand1).CurrentSize;</w:t>
      </w:r>
    </w:p>
    <w:p w14:paraId="4F511FC5" w14:textId="77777777" w:rsidR="009C6CF2" w:rsidRPr="00903DBA" w:rsidRDefault="009C6CF2" w:rsidP="009C6CF2">
      <w:pPr>
        <w:pStyle w:val="Code"/>
        <w:rPr>
          <w:highlight w:val="white"/>
        </w:rPr>
      </w:pPr>
      <w:r w:rsidRPr="00903DBA">
        <w:rPr>
          <w:highlight w:val="white"/>
        </w:rPr>
        <w:t xml:space="preserve">          }</w:t>
      </w:r>
    </w:p>
    <w:p w14:paraId="763CB5E2" w14:textId="77777777" w:rsidR="009C6CF2" w:rsidRPr="00903DBA" w:rsidRDefault="009C6CF2" w:rsidP="009C6CF2">
      <w:pPr>
        <w:pStyle w:val="Code"/>
        <w:rPr>
          <w:highlight w:val="white"/>
        </w:rPr>
      </w:pPr>
    </w:p>
    <w:p w14:paraId="121A9FD5" w14:textId="77777777" w:rsidR="009C6CF2" w:rsidRPr="00903DBA" w:rsidRDefault="009C6CF2" w:rsidP="009C6CF2">
      <w:pPr>
        <w:pStyle w:val="Code"/>
        <w:rPr>
          <w:highlight w:val="white"/>
        </w:rPr>
      </w:pPr>
      <w:r w:rsidRPr="00903DBA">
        <w:rPr>
          <w:highlight w:val="white"/>
        </w:rPr>
        <w:t xml:space="preserve">          assemblyCode.Operator = AssemblyOperator.empty;</w:t>
      </w:r>
    </w:p>
    <w:p w14:paraId="22726441" w14:textId="77777777" w:rsidR="009C6CF2" w:rsidRPr="00903DBA" w:rsidRDefault="009C6CF2" w:rsidP="009C6CF2">
      <w:pPr>
        <w:pStyle w:val="Code"/>
        <w:rPr>
          <w:highlight w:val="white"/>
        </w:rPr>
      </w:pPr>
      <w:r w:rsidRPr="00903DBA">
        <w:rPr>
          <w:highlight w:val="white"/>
        </w:rPr>
        <w:t xml:space="preserve">        }</w:t>
      </w:r>
    </w:p>
    <w:p w14:paraId="197CDC18" w14:textId="77777777" w:rsidR="009C6CF2" w:rsidRPr="00903DBA" w:rsidRDefault="009C6CF2" w:rsidP="009C6CF2">
      <w:pPr>
        <w:pStyle w:val="Code"/>
        <w:rPr>
          <w:highlight w:val="white"/>
        </w:rPr>
      </w:pPr>
      <w:r w:rsidRPr="00903DBA">
        <w:rPr>
          <w:highlight w:val="white"/>
        </w:rPr>
        <w:t xml:space="preserve">        else {</w:t>
      </w:r>
    </w:p>
    <w:p w14:paraId="66144D53" w14:textId="77777777" w:rsidR="009C6CF2" w:rsidRPr="00903DBA" w:rsidRDefault="009C6CF2" w:rsidP="009C6CF2">
      <w:pPr>
        <w:pStyle w:val="Code"/>
        <w:rPr>
          <w:highlight w:val="white"/>
        </w:rPr>
      </w:pPr>
      <w:r w:rsidRPr="00903DBA">
        <w:rPr>
          <w:highlight w:val="white"/>
        </w:rPr>
        <w:t xml:space="preserve">          Check(assemblyCode, 0);</w:t>
      </w:r>
    </w:p>
    <w:p w14:paraId="33E7435E" w14:textId="77777777" w:rsidR="009C6CF2" w:rsidRPr="00903DBA" w:rsidRDefault="009C6CF2" w:rsidP="009C6CF2">
      <w:pPr>
        <w:pStyle w:val="Code"/>
        <w:rPr>
          <w:highlight w:val="white"/>
        </w:rPr>
      </w:pPr>
      <w:r w:rsidRPr="00903DBA">
        <w:rPr>
          <w:highlight w:val="white"/>
        </w:rPr>
        <w:t xml:space="preserve">          Check(assemblyCode, 1);</w:t>
      </w:r>
    </w:p>
    <w:p w14:paraId="4A103B4C" w14:textId="77777777" w:rsidR="009C6CF2" w:rsidRPr="00903DBA" w:rsidRDefault="009C6CF2" w:rsidP="009C6CF2">
      <w:pPr>
        <w:pStyle w:val="Code"/>
        <w:rPr>
          <w:highlight w:val="white"/>
        </w:rPr>
      </w:pPr>
      <w:r w:rsidRPr="00903DBA">
        <w:rPr>
          <w:highlight w:val="white"/>
        </w:rPr>
        <w:t xml:space="preserve">          Check(assemblyCode, 2);</w:t>
      </w:r>
    </w:p>
    <w:p w14:paraId="6BBFBDC1" w14:textId="77777777" w:rsidR="009C6CF2" w:rsidRPr="00903DBA" w:rsidRDefault="009C6CF2" w:rsidP="009C6CF2">
      <w:pPr>
        <w:pStyle w:val="Code"/>
        <w:rPr>
          <w:highlight w:val="white"/>
        </w:rPr>
      </w:pPr>
      <w:r w:rsidRPr="00903DBA">
        <w:rPr>
          <w:highlight w:val="white"/>
        </w:rPr>
        <w:t xml:space="preserve">        }</w:t>
      </w:r>
    </w:p>
    <w:p w14:paraId="35DF8B93" w14:textId="77777777" w:rsidR="009C6CF2" w:rsidRPr="00903DBA" w:rsidRDefault="009C6CF2" w:rsidP="009C6CF2">
      <w:pPr>
        <w:pStyle w:val="Code"/>
        <w:rPr>
          <w:highlight w:val="white"/>
        </w:rPr>
      </w:pPr>
      <w:r w:rsidRPr="00903DBA">
        <w:rPr>
          <w:highlight w:val="white"/>
        </w:rPr>
        <w:t xml:space="preserve">      }</w:t>
      </w:r>
    </w:p>
    <w:p w14:paraId="5BFA66FC" w14:textId="77777777" w:rsidR="009C6CF2" w:rsidRPr="00903DBA" w:rsidRDefault="009C6CF2" w:rsidP="009C6CF2">
      <w:pPr>
        <w:pStyle w:val="Code"/>
        <w:rPr>
          <w:highlight w:val="white"/>
        </w:rPr>
      </w:pPr>
      <w:r w:rsidRPr="00903DBA">
        <w:rPr>
          <w:highlight w:val="white"/>
        </w:rPr>
        <w:t xml:space="preserve">    }</w:t>
      </w:r>
    </w:p>
    <w:p w14:paraId="304DB08F" w14:textId="77777777" w:rsidR="009C6CF2" w:rsidRPr="00903DBA" w:rsidRDefault="009C6CF2" w:rsidP="009C6CF2">
      <w:pPr>
        <w:pStyle w:val="Code"/>
        <w:rPr>
          <w:highlight w:val="white"/>
        </w:rPr>
      </w:pPr>
    </w:p>
    <w:p w14:paraId="2F7B1DB7" w14:textId="77777777" w:rsidR="009C6CF2" w:rsidRPr="00903DBA" w:rsidRDefault="009C6CF2" w:rsidP="009C6CF2">
      <w:pPr>
        <w:pStyle w:val="Code"/>
        <w:rPr>
          <w:highlight w:val="white"/>
        </w:rPr>
      </w:pPr>
      <w:r w:rsidRPr="00903DBA">
        <w:rPr>
          <w:highlight w:val="white"/>
        </w:rPr>
        <w:t xml:space="preserve">    private static void Check(AssemblyCode assemblyCode, int position) {</w:t>
      </w:r>
    </w:p>
    <w:p w14:paraId="212FBF10" w14:textId="77777777" w:rsidR="009C6CF2" w:rsidRPr="00903DBA" w:rsidRDefault="009C6CF2" w:rsidP="009C6CF2">
      <w:pPr>
        <w:pStyle w:val="Code"/>
        <w:rPr>
          <w:highlight w:val="white"/>
        </w:rPr>
      </w:pPr>
      <w:r w:rsidRPr="00903DBA">
        <w:rPr>
          <w:highlight w:val="white"/>
        </w:rPr>
        <w:t xml:space="preserve">      if (assemblyCode[position] is Track) {</w:t>
      </w:r>
    </w:p>
    <w:p w14:paraId="3FC18A86" w14:textId="77777777" w:rsidR="009C6CF2" w:rsidRPr="00903DBA" w:rsidRDefault="009C6CF2" w:rsidP="009C6CF2">
      <w:pPr>
        <w:pStyle w:val="Code"/>
        <w:rPr>
          <w:highlight w:val="white"/>
        </w:rPr>
      </w:pPr>
      <w:r w:rsidRPr="00903DBA">
        <w:rPr>
          <w:highlight w:val="white"/>
        </w:rPr>
        <w:t xml:space="preserve">        Track track = (Track) assemblyCode[position];</w:t>
      </w:r>
    </w:p>
    <w:p w14:paraId="7EEC1BFB" w14:textId="77777777" w:rsidR="009C6CF2" w:rsidRPr="00903DBA" w:rsidRDefault="009C6CF2" w:rsidP="009C6CF2">
      <w:pPr>
        <w:pStyle w:val="Code"/>
        <w:rPr>
          <w:highlight w:val="white"/>
        </w:rPr>
      </w:pPr>
      <w:r w:rsidRPr="00903DBA">
        <w:rPr>
          <w:highlight w:val="white"/>
        </w:rPr>
        <w:t xml:space="preserve">        Assert.ErrorXXX(track.Register != null);</w:t>
      </w:r>
    </w:p>
    <w:p w14:paraId="3819045E" w14:textId="77777777" w:rsidR="009C6CF2" w:rsidRPr="00903DBA" w:rsidRDefault="009C6CF2" w:rsidP="009C6CF2">
      <w:pPr>
        <w:pStyle w:val="Code"/>
        <w:rPr>
          <w:highlight w:val="white"/>
        </w:rPr>
      </w:pPr>
      <w:r w:rsidRPr="00903DBA">
        <w:rPr>
          <w:highlight w:val="white"/>
        </w:rPr>
        <w:lastRenderedPageBreak/>
        <w:t xml:space="preserve">        assemblyCode[position] =</w:t>
      </w:r>
    </w:p>
    <w:p w14:paraId="42FA5C34" w14:textId="209DAD4B" w:rsidR="009C6CF2" w:rsidRPr="00903DBA" w:rsidRDefault="009C6CF2" w:rsidP="009C6CF2">
      <w:pPr>
        <w:pStyle w:val="Code"/>
        <w:rPr>
          <w:highlight w:val="white"/>
        </w:rPr>
      </w:pPr>
      <w:r w:rsidRPr="00903DBA">
        <w:rPr>
          <w:highlight w:val="white"/>
        </w:rPr>
        <w:t xml:space="preserve">         AssemblyCode.RegisterToSize(track.Register.Value, track.CurrentSize);</w:t>
      </w:r>
    </w:p>
    <w:p w14:paraId="19AFFFA6" w14:textId="77777777" w:rsidR="009C6CF2" w:rsidRPr="00903DBA" w:rsidRDefault="009C6CF2" w:rsidP="009C6CF2">
      <w:pPr>
        <w:pStyle w:val="Code"/>
        <w:rPr>
          <w:highlight w:val="white"/>
        </w:rPr>
      </w:pPr>
      <w:r w:rsidRPr="00903DBA">
        <w:rPr>
          <w:highlight w:val="white"/>
        </w:rPr>
        <w:t xml:space="preserve">      }</w:t>
      </w:r>
    </w:p>
    <w:p w14:paraId="0FEF4518" w14:textId="77777777" w:rsidR="009C6CF2" w:rsidRPr="00903DBA" w:rsidRDefault="009C6CF2" w:rsidP="009C6CF2">
      <w:pPr>
        <w:pStyle w:val="Code"/>
        <w:rPr>
          <w:highlight w:val="white"/>
        </w:rPr>
      </w:pPr>
      <w:r w:rsidRPr="00903DBA">
        <w:rPr>
          <w:highlight w:val="white"/>
        </w:rPr>
        <w:t xml:space="preserve">    }</w:t>
      </w:r>
    </w:p>
    <w:p w14:paraId="14AB2565" w14:textId="754C82A9" w:rsidR="00730167" w:rsidRPr="00903DBA" w:rsidRDefault="00F05E6D" w:rsidP="003C6850">
      <w:pPr>
        <w:rPr>
          <w:highlight w:val="white"/>
        </w:rPr>
      </w:pPr>
      <w:r w:rsidRPr="00903DBA">
        <w:rPr>
          <w:highlight w:val="white"/>
        </w:rPr>
        <w:t xml:space="preserve">The </w:t>
      </w:r>
      <w:r w:rsidR="00D03DAF" w:rsidRPr="00903DBA">
        <w:rPr>
          <w:rStyle w:val="KeyWord0"/>
          <w:highlight w:val="white"/>
        </w:rPr>
        <w:t>DeepFirstSearch</w:t>
      </w:r>
      <w:r w:rsidR="00730167" w:rsidRPr="00903DBA">
        <w:rPr>
          <w:highlight w:val="white"/>
        </w:rPr>
        <w:t xml:space="preserve"> </w:t>
      </w:r>
      <w:r w:rsidR="003C6850" w:rsidRPr="00903DBA">
        <w:rPr>
          <w:highlight w:val="white"/>
        </w:rPr>
        <w:t>method searches the graph in a deep</w:t>
      </w:r>
      <w:r w:rsidR="00B90F03" w:rsidRPr="00903DBA">
        <w:rPr>
          <w:highlight w:val="white"/>
        </w:rPr>
        <w:t>-first manner.</w:t>
      </w:r>
      <w:r w:rsidR="002A6EAE" w:rsidRPr="00903DBA">
        <w:rPr>
          <w:highlight w:val="white"/>
        </w:rPr>
        <w:t xml:space="preserve"> It takes the track list and the current index in that list as well as the track graph.</w:t>
      </w:r>
    </w:p>
    <w:p w14:paraId="2426E601" w14:textId="27D4C788" w:rsidR="00B727A9" w:rsidRPr="00903DBA" w:rsidRDefault="00730167" w:rsidP="00730167">
      <w:pPr>
        <w:pStyle w:val="Code"/>
        <w:rPr>
          <w:highlight w:val="white"/>
        </w:rPr>
      </w:pPr>
      <w:r w:rsidRPr="00903DBA">
        <w:rPr>
          <w:highlight w:val="white"/>
        </w:rPr>
        <w:t xml:space="preserve">    private bool </w:t>
      </w:r>
      <w:r w:rsidR="00D03DAF" w:rsidRPr="00903DBA">
        <w:rPr>
          <w:highlight w:val="white"/>
        </w:rPr>
        <w:t>DeepFirstSearch</w:t>
      </w:r>
      <w:r w:rsidRPr="00903DBA">
        <w:rPr>
          <w:highlight w:val="white"/>
        </w:rPr>
        <w:t>(List&lt;Track&gt; trackList, int listIndex,</w:t>
      </w:r>
    </w:p>
    <w:p w14:paraId="04C654CF" w14:textId="41B5973D" w:rsidR="00730167" w:rsidRPr="00903DBA" w:rsidRDefault="00B727A9" w:rsidP="00730167">
      <w:pPr>
        <w:pStyle w:val="Code"/>
        <w:rPr>
          <w:highlight w:val="white"/>
        </w:rPr>
      </w:pPr>
      <w:r w:rsidRPr="00903DBA">
        <w:rPr>
          <w:highlight w:val="white"/>
        </w:rPr>
        <w:t xml:space="preserve">                          </w:t>
      </w:r>
      <w:r w:rsidR="00D03DAF" w:rsidRPr="00903DBA">
        <w:rPr>
          <w:highlight w:val="white"/>
        </w:rPr>
        <w:t xml:space="preserve">     </w:t>
      </w:r>
      <w:r w:rsidRPr="00903DBA">
        <w:rPr>
          <w:highlight w:val="white"/>
        </w:rPr>
        <w:t xml:space="preserve"> </w:t>
      </w:r>
      <w:r w:rsidR="00730167" w:rsidRPr="00903DBA">
        <w:rPr>
          <w:highlight w:val="white"/>
        </w:rPr>
        <w:t xml:space="preserve"> Graph&lt;Track&gt; trackGraph) {</w:t>
      </w:r>
    </w:p>
    <w:p w14:paraId="6E77DB8B" w14:textId="02DC24BA" w:rsidR="00DC5811" w:rsidRPr="00903DBA" w:rsidRDefault="00DC5811" w:rsidP="00DC5811">
      <w:pPr>
        <w:rPr>
          <w:highlight w:val="white"/>
        </w:rPr>
      </w:pPr>
      <w:r w:rsidRPr="00903DBA">
        <w:rPr>
          <w:highlight w:val="white"/>
        </w:rPr>
        <w:t xml:space="preserve">If the index equals the size of the track list, </w:t>
      </w:r>
      <w:r w:rsidR="00EA7D5C" w:rsidRPr="00903DBA">
        <w:rPr>
          <w:highlight w:val="white"/>
        </w:rPr>
        <w:t xml:space="preserve">we return true because </w:t>
      </w:r>
      <w:r w:rsidRPr="00903DBA">
        <w:rPr>
          <w:highlight w:val="white"/>
        </w:rPr>
        <w:t>we have iterated th</w:t>
      </w:r>
      <w:r w:rsidR="00EA7D5C" w:rsidRPr="00903DBA">
        <w:rPr>
          <w:highlight w:val="white"/>
        </w:rPr>
        <w:t>rough</w:t>
      </w:r>
      <w:r w:rsidRPr="00903DBA">
        <w:rPr>
          <w:highlight w:val="white"/>
        </w:rPr>
        <w:t xml:space="preserve"> the list and found a match; that is, </w:t>
      </w:r>
      <w:r w:rsidR="00EA7D5C" w:rsidRPr="00903DBA">
        <w:rPr>
          <w:highlight w:val="white"/>
        </w:rPr>
        <w:t>each track has been assigned a register and no overlapping tracks have the same register.</w:t>
      </w:r>
    </w:p>
    <w:p w14:paraId="47B036C1" w14:textId="77777777" w:rsidR="00730167" w:rsidRPr="00903DBA" w:rsidRDefault="00730167" w:rsidP="00730167">
      <w:pPr>
        <w:pStyle w:val="Code"/>
        <w:rPr>
          <w:highlight w:val="white"/>
        </w:rPr>
      </w:pPr>
      <w:r w:rsidRPr="00903DBA">
        <w:rPr>
          <w:highlight w:val="white"/>
        </w:rPr>
        <w:t xml:space="preserve">      if (listIndex == trackList.Count) {</w:t>
      </w:r>
    </w:p>
    <w:p w14:paraId="4E3174BC" w14:textId="77777777" w:rsidR="00730167" w:rsidRPr="00903DBA" w:rsidRDefault="00730167" w:rsidP="00730167">
      <w:pPr>
        <w:pStyle w:val="Code"/>
        <w:rPr>
          <w:highlight w:val="white"/>
        </w:rPr>
      </w:pPr>
      <w:r w:rsidRPr="00903DBA">
        <w:rPr>
          <w:highlight w:val="white"/>
        </w:rPr>
        <w:t xml:space="preserve">        return true;</w:t>
      </w:r>
    </w:p>
    <w:p w14:paraId="5A583C58" w14:textId="77777777" w:rsidR="00730167" w:rsidRPr="00903DBA" w:rsidRDefault="00730167" w:rsidP="00730167">
      <w:pPr>
        <w:pStyle w:val="Code"/>
        <w:rPr>
          <w:highlight w:val="white"/>
        </w:rPr>
      </w:pPr>
      <w:r w:rsidRPr="00903DBA">
        <w:rPr>
          <w:highlight w:val="white"/>
        </w:rPr>
        <w:t xml:space="preserve">      }</w:t>
      </w:r>
    </w:p>
    <w:p w14:paraId="1EFEF510" w14:textId="64EBB2C4" w:rsidR="00EA7D5C" w:rsidRPr="00903DBA" w:rsidRDefault="00EA7D5C" w:rsidP="00E53BEB">
      <w:pPr>
        <w:rPr>
          <w:highlight w:val="white"/>
        </w:rPr>
      </w:pPr>
      <w:r w:rsidRPr="00903DBA">
        <w:rPr>
          <w:highlight w:val="white"/>
        </w:rPr>
        <w:t xml:space="preserve">If the current track has </w:t>
      </w:r>
      <w:r w:rsidR="00E53BEB" w:rsidRPr="00903DBA">
        <w:rPr>
          <w:highlight w:val="white"/>
        </w:rPr>
        <w:t>already</w:t>
      </w:r>
      <w:r w:rsidRPr="00903DBA">
        <w:rPr>
          <w:highlight w:val="white"/>
        </w:rPr>
        <w:t xml:space="preserve"> been assigned a </w:t>
      </w:r>
      <w:r w:rsidR="00E53BEB" w:rsidRPr="00903DBA">
        <w:rPr>
          <w:highlight w:val="white"/>
        </w:rPr>
        <w:t>register</w:t>
      </w:r>
      <w:r w:rsidR="00F84275" w:rsidRPr="00903DBA">
        <w:rPr>
          <w:highlight w:val="white"/>
        </w:rPr>
        <w:t xml:space="preserve">, </w:t>
      </w:r>
      <w:r w:rsidR="00D050F5" w:rsidRPr="00903DBA">
        <w:rPr>
          <w:highlight w:val="white"/>
        </w:rPr>
        <w:t xml:space="preserve">we just call </w:t>
      </w:r>
      <w:r w:rsidR="00D050F5" w:rsidRPr="00903DBA">
        <w:rPr>
          <w:rStyle w:val="KeyWord0"/>
          <w:highlight w:val="white"/>
        </w:rPr>
        <w:t>DeepFirstSearch</w:t>
      </w:r>
      <w:r w:rsidR="00D050F5" w:rsidRPr="00903DBA">
        <w:rPr>
          <w:highlight w:val="white"/>
        </w:rPr>
        <w:t xml:space="preserve"> with the next index.</w:t>
      </w:r>
    </w:p>
    <w:p w14:paraId="281CFCCA" w14:textId="77777777" w:rsidR="00730167" w:rsidRPr="00903DBA" w:rsidRDefault="00730167" w:rsidP="00730167">
      <w:pPr>
        <w:pStyle w:val="Code"/>
        <w:rPr>
          <w:highlight w:val="white"/>
        </w:rPr>
      </w:pPr>
      <w:r w:rsidRPr="00903DBA">
        <w:rPr>
          <w:highlight w:val="white"/>
        </w:rPr>
        <w:t xml:space="preserve">      Track track = trackList[listIndex];</w:t>
      </w:r>
    </w:p>
    <w:p w14:paraId="7B1A878D" w14:textId="77777777" w:rsidR="00730167" w:rsidRPr="00903DBA" w:rsidRDefault="00730167" w:rsidP="00730167">
      <w:pPr>
        <w:pStyle w:val="Code"/>
        <w:rPr>
          <w:highlight w:val="white"/>
        </w:rPr>
      </w:pPr>
      <w:r w:rsidRPr="00903DBA">
        <w:rPr>
          <w:highlight w:val="white"/>
        </w:rPr>
        <w:t xml:space="preserve">      if (track.Register != null) {</w:t>
      </w:r>
    </w:p>
    <w:p w14:paraId="43CF38F0" w14:textId="3A9B33EC" w:rsidR="00730167" w:rsidRPr="00903DBA" w:rsidRDefault="00730167" w:rsidP="00730167">
      <w:pPr>
        <w:pStyle w:val="Code"/>
        <w:rPr>
          <w:highlight w:val="white"/>
        </w:rPr>
      </w:pPr>
      <w:r w:rsidRPr="00903DBA">
        <w:rPr>
          <w:highlight w:val="white"/>
        </w:rPr>
        <w:t xml:space="preserve">        return </w:t>
      </w:r>
      <w:r w:rsidR="00D03DAF" w:rsidRPr="00903DBA">
        <w:rPr>
          <w:highlight w:val="white"/>
        </w:rPr>
        <w:t>DeepFirstSearch</w:t>
      </w:r>
      <w:r w:rsidRPr="00903DBA">
        <w:rPr>
          <w:highlight w:val="white"/>
        </w:rPr>
        <w:t>(trackList, listIndex + 1, trackGraph);</w:t>
      </w:r>
    </w:p>
    <w:p w14:paraId="7FC82DD2" w14:textId="77777777" w:rsidR="00730167" w:rsidRPr="00903DBA" w:rsidRDefault="00730167" w:rsidP="00730167">
      <w:pPr>
        <w:pStyle w:val="Code"/>
        <w:rPr>
          <w:highlight w:val="white"/>
        </w:rPr>
      </w:pPr>
      <w:r w:rsidRPr="00903DBA">
        <w:rPr>
          <w:highlight w:val="white"/>
        </w:rPr>
        <w:t xml:space="preserve">      }</w:t>
      </w:r>
    </w:p>
    <w:p w14:paraId="3D92BAF0" w14:textId="54FA2C54" w:rsidR="00730167" w:rsidRPr="00903DBA" w:rsidRDefault="00D050F5" w:rsidP="00D050F5">
      <w:pPr>
        <w:rPr>
          <w:highlight w:val="white"/>
        </w:rPr>
      </w:pPr>
      <w:r w:rsidRPr="00903DBA">
        <w:rPr>
          <w:highlight w:val="white"/>
        </w:rPr>
        <w:t>If the current track has not been assigned a register, we look up the set of possible register</w:t>
      </w:r>
      <w:r w:rsidR="00323206" w:rsidRPr="00903DBA">
        <w:rPr>
          <w:highlight w:val="white"/>
        </w:rPr>
        <w:t xml:space="preserve"> and the set of neighbor vertices; that is, the set of overl</w:t>
      </w:r>
      <w:r w:rsidR="00957006" w:rsidRPr="00903DBA">
        <w:rPr>
          <w:highlight w:val="white"/>
        </w:rPr>
        <w:t>app</w:t>
      </w:r>
      <w:r w:rsidR="00323206" w:rsidRPr="00903DBA">
        <w:rPr>
          <w:highlight w:val="white"/>
        </w:rPr>
        <w:t>ing tracks.</w:t>
      </w:r>
    </w:p>
    <w:p w14:paraId="411A6786" w14:textId="77777777" w:rsidR="00730167" w:rsidRPr="00903DBA" w:rsidRDefault="00730167" w:rsidP="00730167">
      <w:pPr>
        <w:pStyle w:val="Code"/>
        <w:rPr>
          <w:highlight w:val="white"/>
        </w:rPr>
      </w:pPr>
      <w:r w:rsidRPr="00903DBA">
        <w:rPr>
          <w:highlight w:val="white"/>
        </w:rPr>
        <w:t xml:space="preserve">      ISet&lt;Register&gt; possibleSet = GetPossibleSet(track);</w:t>
      </w:r>
    </w:p>
    <w:p w14:paraId="2D024D75" w14:textId="77777777" w:rsidR="00730167" w:rsidRPr="00903DBA" w:rsidRDefault="00730167" w:rsidP="00730167">
      <w:pPr>
        <w:pStyle w:val="Code"/>
        <w:rPr>
          <w:highlight w:val="white"/>
        </w:rPr>
      </w:pPr>
      <w:r w:rsidRPr="00903DBA">
        <w:rPr>
          <w:highlight w:val="white"/>
        </w:rPr>
        <w:t xml:space="preserve">      ISet&lt;Track&gt; neighbourSet = trackGraph.GetNeighbourSet(track);</w:t>
      </w:r>
    </w:p>
    <w:p w14:paraId="4C6249CF" w14:textId="2CFAA753" w:rsidR="00730167" w:rsidRPr="00903DBA" w:rsidRDefault="009F45F4" w:rsidP="009F45F4">
      <w:pPr>
        <w:rPr>
          <w:highlight w:val="white"/>
        </w:rPr>
      </w:pPr>
      <w:r w:rsidRPr="00903DBA">
        <w:rPr>
          <w:highlight w:val="white"/>
        </w:rPr>
        <w:t xml:space="preserve">We iterate </w:t>
      </w:r>
      <w:r w:rsidR="00D935A0" w:rsidRPr="00903DBA">
        <w:rPr>
          <w:highlight w:val="white"/>
        </w:rPr>
        <w:t>through</w:t>
      </w:r>
      <w:r w:rsidRPr="00903DBA">
        <w:rPr>
          <w:highlight w:val="white"/>
        </w:rPr>
        <w:t xml:space="preserve"> the set of possible register and, for each register that does not cause an overlapping, we assign the track the register and call </w:t>
      </w:r>
      <w:r w:rsidRPr="00903DBA">
        <w:rPr>
          <w:rStyle w:val="KeyWord0"/>
          <w:highlight w:val="white"/>
        </w:rPr>
        <w:t>DeepFirstSearch</w:t>
      </w:r>
      <w:r w:rsidR="005C5B2A" w:rsidRPr="00903DBA">
        <w:rPr>
          <w:highlight w:val="white"/>
        </w:rPr>
        <w:t xml:space="preserve"> recursively with the next index.</w:t>
      </w:r>
      <w:r w:rsidR="00FF1C15" w:rsidRPr="00903DBA">
        <w:rPr>
          <w:highlight w:val="white"/>
        </w:rPr>
        <w:t xml:space="preserve"> If the </w:t>
      </w:r>
      <w:r w:rsidR="00E671DB" w:rsidRPr="00903DBA">
        <w:rPr>
          <w:highlight w:val="white"/>
        </w:rPr>
        <w:t>call returns true</w:t>
      </w:r>
      <w:r w:rsidR="004669E0" w:rsidRPr="00903DBA">
        <w:rPr>
          <w:highlight w:val="white"/>
        </w:rPr>
        <w:t>,</w:t>
      </w:r>
      <w:r w:rsidR="00E671DB" w:rsidRPr="00903DBA">
        <w:rPr>
          <w:highlight w:val="white"/>
        </w:rPr>
        <w:t xml:space="preserve"> we have found a total mapping of registers to the track, and we </w:t>
      </w:r>
      <w:r w:rsidR="00DB7F63" w:rsidRPr="00903DBA">
        <w:rPr>
          <w:highlight w:val="white"/>
        </w:rPr>
        <w:t xml:space="preserve">just </w:t>
      </w:r>
      <w:r w:rsidR="00E671DB" w:rsidRPr="00903DBA">
        <w:rPr>
          <w:highlight w:val="white"/>
        </w:rPr>
        <w:t xml:space="preserve">return true. In this way, </w:t>
      </w:r>
      <w:r w:rsidR="004E49A1" w:rsidRPr="00903DBA">
        <w:rPr>
          <w:highlight w:val="white"/>
        </w:rPr>
        <w:t xml:space="preserve">every call to </w:t>
      </w:r>
      <w:r w:rsidR="004E49A1" w:rsidRPr="00903DBA">
        <w:rPr>
          <w:rStyle w:val="KeyWord0"/>
          <w:highlight w:val="white"/>
        </w:rPr>
        <w:t>DeepFirstSearch</w:t>
      </w:r>
      <w:r w:rsidR="00DB7F63" w:rsidRPr="00903DBA">
        <w:rPr>
          <w:highlight w:val="white"/>
        </w:rPr>
        <w:t xml:space="preserve">, including the first call in </w:t>
      </w:r>
      <w:r w:rsidR="00DB7F63" w:rsidRPr="00903DBA">
        <w:rPr>
          <w:rStyle w:val="KeyWord0"/>
          <w:highlight w:val="white"/>
        </w:rPr>
        <w:t>RegisterAllocator</w:t>
      </w:r>
      <w:r w:rsidR="00DB7F63" w:rsidRPr="00903DBA">
        <w:rPr>
          <w:highlight w:val="white"/>
        </w:rPr>
        <w:t>. However, if the call does not return false, we just try</w:t>
      </w:r>
      <w:r w:rsidR="007B1DA6" w:rsidRPr="00903DBA">
        <w:rPr>
          <w:highlight w:val="white"/>
        </w:rPr>
        <w:t xml:space="preserve"> with another of the possible register. If the none of the registers causes a match, we clear the register of the track and return false.</w:t>
      </w:r>
    </w:p>
    <w:p w14:paraId="71B66EE6" w14:textId="77777777" w:rsidR="00730167" w:rsidRPr="00903DBA" w:rsidRDefault="00730167" w:rsidP="00730167">
      <w:pPr>
        <w:pStyle w:val="Code"/>
        <w:rPr>
          <w:highlight w:val="white"/>
        </w:rPr>
      </w:pPr>
      <w:r w:rsidRPr="00903DBA">
        <w:rPr>
          <w:highlight w:val="white"/>
        </w:rPr>
        <w:t xml:space="preserve">      foreach (Register possibleRegister in possibleSet) {</w:t>
      </w:r>
    </w:p>
    <w:p w14:paraId="7EC9728D" w14:textId="77777777" w:rsidR="00730167" w:rsidRPr="00903DBA" w:rsidRDefault="00730167" w:rsidP="00730167">
      <w:pPr>
        <w:pStyle w:val="Code"/>
        <w:rPr>
          <w:highlight w:val="white"/>
        </w:rPr>
      </w:pPr>
      <w:r w:rsidRPr="00903DBA">
        <w:rPr>
          <w:highlight w:val="white"/>
        </w:rPr>
        <w:t xml:space="preserve">        if (!OverlapNeighbourSet(possibleRegister, neighbourSet)) {</w:t>
      </w:r>
    </w:p>
    <w:p w14:paraId="113C74F3" w14:textId="77777777" w:rsidR="00730167" w:rsidRPr="00903DBA" w:rsidRDefault="00730167" w:rsidP="00730167">
      <w:pPr>
        <w:pStyle w:val="Code"/>
        <w:rPr>
          <w:highlight w:val="white"/>
        </w:rPr>
      </w:pPr>
      <w:r w:rsidRPr="00903DBA">
        <w:rPr>
          <w:highlight w:val="white"/>
        </w:rPr>
        <w:t xml:space="preserve">          track.Register = possibleRegister;</w:t>
      </w:r>
    </w:p>
    <w:p w14:paraId="575F4D24" w14:textId="77777777" w:rsidR="00730167" w:rsidRPr="00903DBA" w:rsidRDefault="00730167" w:rsidP="00730167">
      <w:pPr>
        <w:pStyle w:val="Code"/>
        <w:rPr>
          <w:highlight w:val="white"/>
        </w:rPr>
      </w:pPr>
    </w:p>
    <w:p w14:paraId="7E1F4720" w14:textId="4810ED8F" w:rsidR="00730167" w:rsidRPr="00903DBA" w:rsidRDefault="00730167" w:rsidP="00730167">
      <w:pPr>
        <w:pStyle w:val="Code"/>
        <w:rPr>
          <w:highlight w:val="white"/>
        </w:rPr>
      </w:pPr>
      <w:r w:rsidRPr="00903DBA">
        <w:rPr>
          <w:highlight w:val="white"/>
        </w:rPr>
        <w:t xml:space="preserve">          if (</w:t>
      </w:r>
      <w:r w:rsidR="00D03DAF" w:rsidRPr="00903DBA">
        <w:rPr>
          <w:highlight w:val="white"/>
        </w:rPr>
        <w:t>DeepFirstSearch</w:t>
      </w:r>
      <w:r w:rsidRPr="00903DBA">
        <w:rPr>
          <w:highlight w:val="white"/>
        </w:rPr>
        <w:t>(trackList, listIndex + 1, trackGraph)) {</w:t>
      </w:r>
    </w:p>
    <w:p w14:paraId="10F889CB" w14:textId="77777777" w:rsidR="00730167" w:rsidRPr="00903DBA" w:rsidRDefault="00730167" w:rsidP="00730167">
      <w:pPr>
        <w:pStyle w:val="Code"/>
        <w:rPr>
          <w:highlight w:val="white"/>
        </w:rPr>
      </w:pPr>
      <w:r w:rsidRPr="00903DBA">
        <w:rPr>
          <w:highlight w:val="white"/>
        </w:rPr>
        <w:t xml:space="preserve">            return true;</w:t>
      </w:r>
    </w:p>
    <w:p w14:paraId="29CAEB44" w14:textId="77777777" w:rsidR="00730167" w:rsidRPr="00903DBA" w:rsidRDefault="00730167" w:rsidP="00730167">
      <w:pPr>
        <w:pStyle w:val="Code"/>
        <w:rPr>
          <w:highlight w:val="white"/>
        </w:rPr>
      </w:pPr>
      <w:r w:rsidRPr="00903DBA">
        <w:rPr>
          <w:highlight w:val="white"/>
        </w:rPr>
        <w:t xml:space="preserve">          }</w:t>
      </w:r>
    </w:p>
    <w:p w14:paraId="68B06438" w14:textId="77777777" w:rsidR="00730167" w:rsidRPr="00903DBA" w:rsidRDefault="00730167" w:rsidP="00730167">
      <w:pPr>
        <w:pStyle w:val="Code"/>
        <w:rPr>
          <w:highlight w:val="white"/>
        </w:rPr>
      </w:pPr>
    </w:p>
    <w:p w14:paraId="5201B459" w14:textId="77777777" w:rsidR="00730167" w:rsidRPr="00903DBA" w:rsidRDefault="00730167" w:rsidP="00730167">
      <w:pPr>
        <w:pStyle w:val="Code"/>
        <w:rPr>
          <w:highlight w:val="white"/>
        </w:rPr>
      </w:pPr>
      <w:r w:rsidRPr="00903DBA">
        <w:rPr>
          <w:highlight w:val="white"/>
        </w:rPr>
        <w:t xml:space="preserve">          track.Register = null;</w:t>
      </w:r>
    </w:p>
    <w:p w14:paraId="2670ABC6" w14:textId="77777777" w:rsidR="00730167" w:rsidRPr="00903DBA" w:rsidRDefault="00730167" w:rsidP="00730167">
      <w:pPr>
        <w:pStyle w:val="Code"/>
        <w:rPr>
          <w:highlight w:val="white"/>
        </w:rPr>
      </w:pPr>
      <w:r w:rsidRPr="00903DBA">
        <w:rPr>
          <w:highlight w:val="white"/>
        </w:rPr>
        <w:t xml:space="preserve">        }</w:t>
      </w:r>
    </w:p>
    <w:p w14:paraId="4B7AA4EB" w14:textId="77777777" w:rsidR="00730167" w:rsidRPr="00903DBA" w:rsidRDefault="00730167" w:rsidP="00730167">
      <w:pPr>
        <w:pStyle w:val="Code"/>
        <w:rPr>
          <w:highlight w:val="white"/>
        </w:rPr>
      </w:pPr>
      <w:r w:rsidRPr="00903DBA">
        <w:rPr>
          <w:highlight w:val="white"/>
        </w:rPr>
        <w:t xml:space="preserve">      }</w:t>
      </w:r>
    </w:p>
    <w:p w14:paraId="3B15AAFB" w14:textId="77777777" w:rsidR="00730167" w:rsidRPr="00903DBA" w:rsidRDefault="00730167" w:rsidP="00730167">
      <w:pPr>
        <w:pStyle w:val="Code"/>
        <w:rPr>
          <w:highlight w:val="white"/>
        </w:rPr>
      </w:pPr>
    </w:p>
    <w:p w14:paraId="494D3055" w14:textId="77777777" w:rsidR="00730167" w:rsidRPr="00903DBA" w:rsidRDefault="00730167" w:rsidP="00730167">
      <w:pPr>
        <w:pStyle w:val="Code"/>
        <w:rPr>
          <w:highlight w:val="white"/>
        </w:rPr>
      </w:pPr>
      <w:r w:rsidRPr="00903DBA">
        <w:rPr>
          <w:highlight w:val="white"/>
        </w:rPr>
        <w:t xml:space="preserve">      track.Register = null;</w:t>
      </w:r>
    </w:p>
    <w:p w14:paraId="3143FBDB" w14:textId="77777777" w:rsidR="00730167" w:rsidRPr="00903DBA" w:rsidRDefault="00730167" w:rsidP="00730167">
      <w:pPr>
        <w:pStyle w:val="Code"/>
        <w:rPr>
          <w:highlight w:val="white"/>
        </w:rPr>
      </w:pPr>
      <w:r w:rsidRPr="00903DBA">
        <w:rPr>
          <w:highlight w:val="white"/>
        </w:rPr>
        <w:t xml:space="preserve">      return false;</w:t>
      </w:r>
    </w:p>
    <w:p w14:paraId="1821C545" w14:textId="77777777" w:rsidR="00730167" w:rsidRPr="00903DBA" w:rsidRDefault="00730167" w:rsidP="00730167">
      <w:pPr>
        <w:pStyle w:val="Code"/>
        <w:rPr>
          <w:highlight w:val="white"/>
        </w:rPr>
      </w:pPr>
      <w:r w:rsidRPr="00903DBA">
        <w:rPr>
          <w:highlight w:val="white"/>
        </w:rPr>
        <w:t xml:space="preserve">    }</w:t>
      </w:r>
    </w:p>
    <w:p w14:paraId="6299B132" w14:textId="74605A0A" w:rsidR="00730167" w:rsidRPr="00903DBA" w:rsidRDefault="00CA4630" w:rsidP="000C6A6F">
      <w:pPr>
        <w:rPr>
          <w:highlight w:val="white"/>
        </w:rPr>
      </w:pPr>
      <w:r w:rsidRPr="00903DBA">
        <w:rPr>
          <w:highlight w:val="white"/>
        </w:rPr>
        <w:t xml:space="preserve">The </w:t>
      </w:r>
      <w:r w:rsidRPr="00903DBA">
        <w:rPr>
          <w:rStyle w:val="KeyWord0"/>
          <w:highlight w:val="white"/>
        </w:rPr>
        <w:t>OverlapNeighbourSet</w:t>
      </w:r>
      <w:r w:rsidRPr="00903DBA">
        <w:rPr>
          <w:highlight w:val="white"/>
        </w:rPr>
        <w:t xml:space="preserve"> </w:t>
      </w:r>
      <w:r w:rsidR="00D83418" w:rsidRPr="00903DBA">
        <w:rPr>
          <w:highlight w:val="white"/>
        </w:rPr>
        <w:t>method</w:t>
      </w:r>
      <w:r w:rsidR="00E76D50" w:rsidRPr="00903DBA">
        <w:rPr>
          <w:highlight w:val="white"/>
        </w:rPr>
        <w:t xml:space="preserve"> return true if the register overlaps any of its </w:t>
      </w:r>
      <w:r w:rsidR="000C6A6F" w:rsidRPr="00903DBA">
        <w:rPr>
          <w:highlight w:val="white"/>
        </w:rPr>
        <w:t>neighbors</w:t>
      </w:r>
      <w:r w:rsidR="00E76D50" w:rsidRPr="00903DBA">
        <w:rPr>
          <w:highlight w:val="white"/>
        </w:rPr>
        <w:t>.</w:t>
      </w:r>
      <w:r w:rsidR="000C6A6F" w:rsidRPr="00903DBA">
        <w:rPr>
          <w:highlight w:val="white"/>
        </w:rPr>
        <w:t xml:space="preserve"> The </w:t>
      </w:r>
      <w:r w:rsidR="000C6A6F" w:rsidRPr="00903DBA">
        <w:rPr>
          <w:rStyle w:val="KeyWord0"/>
          <w:highlight w:val="white"/>
        </w:rPr>
        <w:t>RegisterOverlap</w:t>
      </w:r>
      <w:r w:rsidR="000C6A6F" w:rsidRPr="00903DBA">
        <w:rPr>
          <w:highlight w:val="white"/>
        </w:rPr>
        <w:t xml:space="preserve"> method in the </w:t>
      </w:r>
      <w:r w:rsidR="000C6A6F" w:rsidRPr="00903DBA">
        <w:rPr>
          <w:rStyle w:val="KeyWord0"/>
          <w:highlight w:val="white"/>
        </w:rPr>
        <w:t>AssemblyCode</w:t>
      </w:r>
      <w:r w:rsidR="000C6A6F" w:rsidRPr="00903DBA">
        <w:rPr>
          <w:highlight w:val="white"/>
        </w:rPr>
        <w:t xml:space="preserve"> class test whether two register overlaps.</w:t>
      </w:r>
    </w:p>
    <w:p w14:paraId="40307742" w14:textId="77777777" w:rsidR="00B727A9" w:rsidRPr="00903DBA" w:rsidRDefault="00730167" w:rsidP="00730167">
      <w:pPr>
        <w:pStyle w:val="Code"/>
        <w:rPr>
          <w:highlight w:val="white"/>
        </w:rPr>
      </w:pPr>
      <w:r w:rsidRPr="00903DBA">
        <w:rPr>
          <w:highlight w:val="white"/>
        </w:rPr>
        <w:t xml:space="preserve">    private bool OverlapNeighbourSet(Register register,</w:t>
      </w:r>
    </w:p>
    <w:p w14:paraId="3D2FAFCB" w14:textId="60AD0F60" w:rsidR="00730167" w:rsidRPr="00903DBA" w:rsidRDefault="00B727A9" w:rsidP="00730167">
      <w:pPr>
        <w:pStyle w:val="Code"/>
        <w:rPr>
          <w:highlight w:val="white"/>
        </w:rPr>
      </w:pPr>
      <w:r w:rsidRPr="00903DBA">
        <w:rPr>
          <w:highlight w:val="white"/>
        </w:rPr>
        <w:lastRenderedPageBreak/>
        <w:t xml:space="preserve">                                    </w:t>
      </w:r>
      <w:r w:rsidR="00730167" w:rsidRPr="00903DBA">
        <w:rPr>
          <w:highlight w:val="white"/>
        </w:rPr>
        <w:t xml:space="preserve"> ISet&lt;Track&gt; neighbourSet) {</w:t>
      </w:r>
    </w:p>
    <w:p w14:paraId="6977D669" w14:textId="77777777" w:rsidR="00730167" w:rsidRPr="00903DBA" w:rsidRDefault="00730167" w:rsidP="00730167">
      <w:pPr>
        <w:pStyle w:val="Code"/>
        <w:rPr>
          <w:highlight w:val="white"/>
        </w:rPr>
      </w:pPr>
      <w:r w:rsidRPr="00903DBA">
        <w:rPr>
          <w:highlight w:val="white"/>
        </w:rPr>
        <w:t xml:space="preserve">      foreach (Track neighbourTrack in neighbourSet) {</w:t>
      </w:r>
    </w:p>
    <w:p w14:paraId="356967EA" w14:textId="77777777" w:rsidR="00730167" w:rsidRPr="00903DBA" w:rsidRDefault="00730167" w:rsidP="00730167">
      <w:pPr>
        <w:pStyle w:val="Code"/>
        <w:rPr>
          <w:highlight w:val="white"/>
        </w:rPr>
      </w:pPr>
      <w:r w:rsidRPr="00903DBA">
        <w:rPr>
          <w:highlight w:val="white"/>
        </w:rPr>
        <w:t xml:space="preserve">        if (AssemblyCode.RegisterOverlap(register, neighbourTrack.Register)) {</w:t>
      </w:r>
    </w:p>
    <w:p w14:paraId="27C459D2" w14:textId="77777777" w:rsidR="00730167" w:rsidRPr="00903DBA" w:rsidRDefault="00730167" w:rsidP="00730167">
      <w:pPr>
        <w:pStyle w:val="Code"/>
        <w:rPr>
          <w:highlight w:val="white"/>
        </w:rPr>
      </w:pPr>
      <w:r w:rsidRPr="00903DBA">
        <w:rPr>
          <w:highlight w:val="white"/>
        </w:rPr>
        <w:t xml:space="preserve">          return true;</w:t>
      </w:r>
    </w:p>
    <w:p w14:paraId="32B690A7" w14:textId="77777777" w:rsidR="00730167" w:rsidRPr="00903DBA" w:rsidRDefault="00730167" w:rsidP="00730167">
      <w:pPr>
        <w:pStyle w:val="Code"/>
        <w:rPr>
          <w:highlight w:val="white"/>
        </w:rPr>
      </w:pPr>
      <w:r w:rsidRPr="00903DBA">
        <w:rPr>
          <w:highlight w:val="white"/>
        </w:rPr>
        <w:t xml:space="preserve">        }</w:t>
      </w:r>
    </w:p>
    <w:p w14:paraId="20D81576" w14:textId="77777777" w:rsidR="00730167" w:rsidRPr="00903DBA" w:rsidRDefault="00730167" w:rsidP="00730167">
      <w:pPr>
        <w:pStyle w:val="Code"/>
        <w:rPr>
          <w:highlight w:val="white"/>
        </w:rPr>
      </w:pPr>
      <w:r w:rsidRPr="00903DBA">
        <w:rPr>
          <w:highlight w:val="white"/>
        </w:rPr>
        <w:t xml:space="preserve">      }</w:t>
      </w:r>
    </w:p>
    <w:p w14:paraId="1CBC0B96" w14:textId="77777777" w:rsidR="00730167" w:rsidRPr="00903DBA" w:rsidRDefault="00730167" w:rsidP="00730167">
      <w:pPr>
        <w:pStyle w:val="Code"/>
        <w:rPr>
          <w:highlight w:val="white"/>
        </w:rPr>
      </w:pPr>
    </w:p>
    <w:p w14:paraId="75154A69" w14:textId="77777777" w:rsidR="00730167" w:rsidRPr="00903DBA" w:rsidRDefault="00730167" w:rsidP="00730167">
      <w:pPr>
        <w:pStyle w:val="Code"/>
        <w:rPr>
          <w:highlight w:val="white"/>
        </w:rPr>
      </w:pPr>
      <w:r w:rsidRPr="00903DBA">
        <w:rPr>
          <w:highlight w:val="white"/>
        </w:rPr>
        <w:t xml:space="preserve">      return false;</w:t>
      </w:r>
    </w:p>
    <w:p w14:paraId="4CD4A4F1" w14:textId="77777777" w:rsidR="00730167" w:rsidRPr="00903DBA" w:rsidRDefault="00730167" w:rsidP="00730167">
      <w:pPr>
        <w:pStyle w:val="Code"/>
        <w:rPr>
          <w:highlight w:val="white"/>
        </w:rPr>
      </w:pPr>
      <w:r w:rsidRPr="00903DBA">
        <w:rPr>
          <w:highlight w:val="white"/>
        </w:rPr>
        <w:t xml:space="preserve">    }</w:t>
      </w:r>
    </w:p>
    <w:p w14:paraId="14C882B3" w14:textId="298643F8" w:rsidR="00730167" w:rsidRPr="00903DBA" w:rsidRDefault="00636B1C" w:rsidP="00636B1C">
      <w:pPr>
        <w:rPr>
          <w:highlight w:val="white"/>
        </w:rPr>
      </w:pPr>
      <w:r w:rsidRPr="00903DBA">
        <w:rPr>
          <w:highlight w:val="white"/>
        </w:rPr>
        <w:t xml:space="preserve">The </w:t>
      </w:r>
      <w:r w:rsidRPr="00903DBA">
        <w:rPr>
          <w:rStyle w:val="KeyWord0"/>
          <w:highlight w:val="white"/>
        </w:rPr>
        <w:t>PointerRegisterSetWithEllipse</w:t>
      </w:r>
      <w:r w:rsidRPr="00903DBA">
        <w:rPr>
          <w:highlight w:val="white"/>
        </w:rPr>
        <w:t xml:space="preserve"> set</w:t>
      </w:r>
      <w:r w:rsidR="007B0D7A" w:rsidRPr="00903DBA">
        <w:rPr>
          <w:highlight w:val="white"/>
        </w:rPr>
        <w:t xml:space="preserve"> holds the possible pointer registers of an elli</w:t>
      </w:r>
      <w:r w:rsidR="00625E52" w:rsidRPr="00903DBA">
        <w:rPr>
          <w:highlight w:val="white"/>
        </w:rPr>
        <w:t>ptic</w:t>
      </w:r>
      <w:r w:rsidR="00DA7877" w:rsidRPr="00903DBA">
        <w:rPr>
          <w:highlight w:val="white"/>
        </w:rPr>
        <w:t xml:space="preserve"> function</w:t>
      </w:r>
      <w:r w:rsidR="00625E52" w:rsidRPr="00903DBA">
        <w:rPr>
          <w:highlight w:val="white"/>
        </w:rPr>
        <w:t xml:space="preserve"> while </w:t>
      </w:r>
      <w:r w:rsidR="00625E52" w:rsidRPr="00903DBA">
        <w:rPr>
          <w:rStyle w:val="KeyWord0"/>
          <w:highlight w:val="white"/>
        </w:rPr>
        <w:t>PointerRegisterSetWithoutEllipse</w:t>
      </w:r>
      <w:r w:rsidR="00625E52" w:rsidRPr="00903DBA">
        <w:rPr>
          <w:highlight w:val="white"/>
        </w:rPr>
        <w:t xml:space="preserve"> holds the possible pointer registers of </w:t>
      </w:r>
      <w:proofErr w:type="gramStart"/>
      <w:r w:rsidR="00625E52" w:rsidRPr="00903DBA">
        <w:rPr>
          <w:highlight w:val="white"/>
        </w:rPr>
        <w:t>an</w:t>
      </w:r>
      <w:proofErr w:type="gramEnd"/>
      <w:r w:rsidR="00625E52" w:rsidRPr="00903DBA">
        <w:rPr>
          <w:highlight w:val="white"/>
        </w:rPr>
        <w:t xml:space="preserve"> non-elliptic function.</w:t>
      </w:r>
      <w:r w:rsidR="00D8653A" w:rsidRPr="00903DBA">
        <w:rPr>
          <w:highlight w:val="white"/>
        </w:rPr>
        <w:t xml:space="preserve"> The </w:t>
      </w:r>
      <w:r w:rsidR="00D8653A" w:rsidRPr="00903DBA">
        <w:rPr>
          <w:rStyle w:val="KeyWord0"/>
          <w:highlight w:val="white"/>
        </w:rPr>
        <w:t>Byte1RegisterSet</w:t>
      </w:r>
      <w:r w:rsidR="00D8653A" w:rsidRPr="00903DBA">
        <w:rPr>
          <w:highlight w:val="white"/>
        </w:rPr>
        <w:t xml:space="preserve"> </w:t>
      </w:r>
      <w:r w:rsidR="00380D3F" w:rsidRPr="00903DBA">
        <w:rPr>
          <w:highlight w:val="white"/>
        </w:rPr>
        <w:t>set</w:t>
      </w:r>
      <w:r w:rsidR="00D8653A" w:rsidRPr="00903DBA">
        <w:rPr>
          <w:highlight w:val="white"/>
        </w:rPr>
        <w:t xml:space="preserve"> holds all registers of one byte while </w:t>
      </w:r>
      <w:r w:rsidR="00D8653A" w:rsidRPr="00903DBA">
        <w:rPr>
          <w:rStyle w:val="KeyWord0"/>
          <w:highlight w:val="white"/>
        </w:rPr>
        <w:t>Byte2RegisterSet</w:t>
      </w:r>
      <w:r w:rsidR="00D8653A" w:rsidRPr="00903DBA">
        <w:rPr>
          <w:highlight w:val="white"/>
        </w:rPr>
        <w:t xml:space="preserve"> holds all registers of two bytes.</w:t>
      </w:r>
    </w:p>
    <w:p w14:paraId="491872B2" w14:textId="77777777" w:rsidR="00CA2B9C" w:rsidRPr="00903DBA" w:rsidRDefault="00CA2B9C" w:rsidP="00CA2B9C">
      <w:pPr>
        <w:pStyle w:val="Code"/>
        <w:rPr>
          <w:highlight w:val="white"/>
        </w:rPr>
      </w:pPr>
      <w:r w:rsidRPr="00903DBA">
        <w:rPr>
          <w:highlight w:val="white"/>
        </w:rPr>
        <w:t xml:space="preserve">    public static ISet&lt;Register&gt;</w:t>
      </w:r>
    </w:p>
    <w:p w14:paraId="49F4FAFE" w14:textId="77777777" w:rsidR="00CA2B9C" w:rsidRPr="00903DBA" w:rsidRDefault="00CA2B9C" w:rsidP="00CA2B9C">
      <w:pPr>
        <w:pStyle w:val="Code"/>
        <w:rPr>
          <w:highlight w:val="white"/>
        </w:rPr>
      </w:pPr>
      <w:r w:rsidRPr="00903DBA">
        <w:rPr>
          <w:highlight w:val="white"/>
        </w:rPr>
        <w:t xml:space="preserve">      PointerRegisterSetWithEllipse = new HashSet&lt;Register&gt;() {</w:t>
      </w:r>
    </w:p>
    <w:p w14:paraId="564DC46E" w14:textId="77777777" w:rsidR="00CA2B9C" w:rsidRPr="00903DBA" w:rsidRDefault="00CA2B9C" w:rsidP="00CA2B9C">
      <w:pPr>
        <w:pStyle w:val="Code"/>
        <w:rPr>
          <w:highlight w:val="white"/>
        </w:rPr>
      </w:pPr>
      <w:r w:rsidRPr="00903DBA">
        <w:rPr>
          <w:highlight w:val="white"/>
        </w:rPr>
        <w:t xml:space="preserve">        AssemblyCode.RegisterToSize(Register.bp, TypeSize.PointerSize),</w:t>
      </w:r>
    </w:p>
    <w:p w14:paraId="007587DB" w14:textId="77777777" w:rsidR="00CA2B9C" w:rsidRPr="00903DBA" w:rsidRDefault="00CA2B9C" w:rsidP="00CA2B9C">
      <w:pPr>
        <w:pStyle w:val="Code"/>
        <w:rPr>
          <w:highlight w:val="white"/>
        </w:rPr>
      </w:pPr>
      <w:r w:rsidRPr="00903DBA">
        <w:rPr>
          <w:highlight w:val="white"/>
        </w:rPr>
        <w:t xml:space="preserve">        AssemblyCode.RegisterToSize(Register.si, TypeSize.PointerSize),</w:t>
      </w:r>
    </w:p>
    <w:p w14:paraId="37E99282" w14:textId="77777777" w:rsidR="00CA2B9C" w:rsidRPr="00903DBA" w:rsidRDefault="00CA2B9C" w:rsidP="00CA2B9C">
      <w:pPr>
        <w:pStyle w:val="Code"/>
        <w:rPr>
          <w:highlight w:val="white"/>
        </w:rPr>
      </w:pPr>
      <w:r w:rsidRPr="00903DBA">
        <w:rPr>
          <w:highlight w:val="white"/>
        </w:rPr>
        <w:t xml:space="preserve">        AssemblyCode.RegisterToSize(Register.di, TypeSize.PointerSize),</w:t>
      </w:r>
    </w:p>
    <w:p w14:paraId="16A656AD" w14:textId="77777777" w:rsidR="00CA2B9C" w:rsidRPr="00903DBA" w:rsidRDefault="00CA2B9C" w:rsidP="00CA2B9C">
      <w:pPr>
        <w:pStyle w:val="Code"/>
        <w:rPr>
          <w:highlight w:val="white"/>
        </w:rPr>
      </w:pPr>
      <w:r w:rsidRPr="00903DBA">
        <w:rPr>
          <w:highlight w:val="white"/>
        </w:rPr>
        <w:t xml:space="preserve">        AssemblyCode.RegisterToSize(Register.bx, TypeSize.PointerSize)</w:t>
      </w:r>
    </w:p>
    <w:p w14:paraId="0657FACD" w14:textId="77777777" w:rsidR="00CA2B9C" w:rsidRPr="00903DBA" w:rsidRDefault="00CA2B9C" w:rsidP="00CA2B9C">
      <w:pPr>
        <w:pStyle w:val="Code"/>
        <w:rPr>
          <w:highlight w:val="white"/>
        </w:rPr>
      </w:pPr>
      <w:r w:rsidRPr="00903DBA">
        <w:rPr>
          <w:highlight w:val="white"/>
        </w:rPr>
        <w:t xml:space="preserve">      },</w:t>
      </w:r>
    </w:p>
    <w:p w14:paraId="694F5D09" w14:textId="77777777" w:rsidR="00720D19" w:rsidRPr="00903DBA" w:rsidRDefault="00720D19" w:rsidP="00720D19">
      <w:pPr>
        <w:pStyle w:val="Code"/>
        <w:rPr>
          <w:highlight w:val="white"/>
        </w:rPr>
      </w:pPr>
      <w:r w:rsidRPr="00903DBA">
        <w:rPr>
          <w:highlight w:val="white"/>
        </w:rPr>
        <w:t xml:space="preserve">      PointerRegisterSetWithoutEllipse =</w:t>
      </w:r>
    </w:p>
    <w:p w14:paraId="187088BA" w14:textId="0369365A" w:rsidR="00720D19" w:rsidRPr="00903DBA" w:rsidRDefault="00720D19" w:rsidP="00720D19">
      <w:pPr>
        <w:pStyle w:val="Code"/>
        <w:rPr>
          <w:highlight w:val="white"/>
        </w:rPr>
      </w:pPr>
      <w:r w:rsidRPr="00903DBA">
        <w:rPr>
          <w:highlight w:val="white"/>
        </w:rPr>
        <w:t xml:space="preserve">        new HashSet&lt;Register&gt;(PointerRegisterSetWithEllipse),</w:t>
      </w:r>
    </w:p>
    <w:p w14:paraId="63268D5C" w14:textId="77777777" w:rsidR="00CA2B9C" w:rsidRPr="00903DBA" w:rsidRDefault="00CA2B9C" w:rsidP="00CA2B9C">
      <w:pPr>
        <w:pStyle w:val="Code"/>
        <w:rPr>
          <w:highlight w:val="white"/>
        </w:rPr>
      </w:pPr>
      <w:r w:rsidRPr="00903DBA">
        <w:rPr>
          <w:highlight w:val="white"/>
        </w:rPr>
        <w:t xml:space="preserve">      Byte1RegisterSet = new HashSet&lt;Register&gt;() {</w:t>
      </w:r>
    </w:p>
    <w:p w14:paraId="5909FCB4" w14:textId="77777777" w:rsidR="00CA2B9C" w:rsidRPr="00903DBA" w:rsidRDefault="00CA2B9C" w:rsidP="00CA2B9C">
      <w:pPr>
        <w:pStyle w:val="Code"/>
        <w:rPr>
          <w:highlight w:val="white"/>
        </w:rPr>
      </w:pPr>
      <w:r w:rsidRPr="00903DBA">
        <w:rPr>
          <w:highlight w:val="white"/>
        </w:rPr>
        <w:t xml:space="preserve">        Register.al,Register.ah, Register.bl, Register.bh, </w:t>
      </w:r>
    </w:p>
    <w:p w14:paraId="6F307003" w14:textId="77777777" w:rsidR="00CA2B9C" w:rsidRPr="00903DBA" w:rsidRDefault="00CA2B9C" w:rsidP="00CA2B9C">
      <w:pPr>
        <w:pStyle w:val="Code"/>
        <w:rPr>
          <w:highlight w:val="white"/>
        </w:rPr>
      </w:pPr>
      <w:r w:rsidRPr="00903DBA">
        <w:rPr>
          <w:highlight w:val="white"/>
        </w:rPr>
        <w:t xml:space="preserve">        Register.cl, Register.ch, Register.dl, Register.dh</w:t>
      </w:r>
    </w:p>
    <w:p w14:paraId="30460F23" w14:textId="77777777" w:rsidR="00CA2B9C" w:rsidRPr="00903DBA" w:rsidRDefault="00CA2B9C" w:rsidP="00CA2B9C">
      <w:pPr>
        <w:pStyle w:val="Code"/>
        <w:rPr>
          <w:highlight w:val="white"/>
        </w:rPr>
      </w:pPr>
      <w:r w:rsidRPr="00903DBA">
        <w:rPr>
          <w:highlight w:val="white"/>
        </w:rPr>
        <w:t xml:space="preserve">      },</w:t>
      </w:r>
    </w:p>
    <w:p w14:paraId="0ABF88DC" w14:textId="77777777" w:rsidR="00CA2B9C" w:rsidRPr="00903DBA" w:rsidRDefault="00CA2B9C" w:rsidP="00CA2B9C">
      <w:pPr>
        <w:pStyle w:val="Code"/>
        <w:rPr>
          <w:highlight w:val="white"/>
        </w:rPr>
      </w:pPr>
      <w:r w:rsidRPr="00903DBA">
        <w:rPr>
          <w:highlight w:val="white"/>
        </w:rPr>
        <w:t xml:space="preserve">      Byte2RegisterSet = new HashSet&lt;Register&gt;() {</w:t>
      </w:r>
    </w:p>
    <w:p w14:paraId="70F21CE9" w14:textId="77777777" w:rsidR="00CA2B9C" w:rsidRPr="00903DBA" w:rsidRDefault="00CA2B9C" w:rsidP="00CA2B9C">
      <w:pPr>
        <w:pStyle w:val="Code"/>
        <w:rPr>
          <w:highlight w:val="white"/>
        </w:rPr>
      </w:pPr>
      <w:r w:rsidRPr="00903DBA">
        <w:rPr>
          <w:highlight w:val="white"/>
        </w:rPr>
        <w:t xml:space="preserve">        Register.ax, Register.bx, Register.cx, Register.dx</w:t>
      </w:r>
    </w:p>
    <w:p w14:paraId="134C114E" w14:textId="77777777" w:rsidR="00CA2B9C" w:rsidRPr="00903DBA" w:rsidRDefault="00CA2B9C" w:rsidP="00CA2B9C">
      <w:pPr>
        <w:pStyle w:val="Code"/>
        <w:rPr>
          <w:highlight w:val="white"/>
        </w:rPr>
      </w:pPr>
      <w:r w:rsidRPr="00903DBA">
        <w:rPr>
          <w:highlight w:val="white"/>
        </w:rPr>
        <w:t xml:space="preserve">      };</w:t>
      </w:r>
    </w:p>
    <w:p w14:paraId="7F64B6DC" w14:textId="01D0F8C0" w:rsidR="00CA2B9C" w:rsidRPr="00903DBA" w:rsidRDefault="00D43F83" w:rsidP="00CA2B9C">
      <w:pPr>
        <w:rPr>
          <w:highlight w:val="white"/>
        </w:rPr>
      </w:pPr>
      <w:r w:rsidRPr="00903DBA">
        <w:rPr>
          <w:highlight w:val="white"/>
        </w:rPr>
        <w:t xml:space="preserve">We remove the frame register from </w:t>
      </w:r>
      <w:r w:rsidR="00CA2B9C" w:rsidRPr="00903DBA">
        <w:rPr>
          <w:rStyle w:val="KeyWord0"/>
          <w:highlight w:val="white"/>
        </w:rPr>
        <w:t>PointerRegisterSetWithoutEllips</w:t>
      </w:r>
      <w:r w:rsidRPr="00903DBA">
        <w:rPr>
          <w:rStyle w:val="KeyWord0"/>
          <w:highlight w:val="white"/>
        </w:rPr>
        <w:t xml:space="preserve">e </w:t>
      </w:r>
      <w:r w:rsidR="008A6229" w:rsidRPr="00903DBA">
        <w:rPr>
          <w:highlight w:val="white"/>
        </w:rPr>
        <w:t xml:space="preserve">and </w:t>
      </w:r>
      <w:proofErr w:type="gramStart"/>
      <w:r w:rsidR="008A6229" w:rsidRPr="00903DBA">
        <w:rPr>
          <w:rStyle w:val="KeyWord0"/>
          <w:highlight w:val="white"/>
        </w:rPr>
        <w:t>PointerRegisterSetWithEllipse</w:t>
      </w:r>
      <w:r w:rsidR="008A6229" w:rsidRPr="00903DBA">
        <w:rPr>
          <w:highlight w:val="white"/>
        </w:rPr>
        <w:t>, since</w:t>
      </w:r>
      <w:proofErr w:type="gramEnd"/>
      <w:r w:rsidR="008A6229" w:rsidRPr="00903DBA">
        <w:rPr>
          <w:highlight w:val="white"/>
        </w:rPr>
        <w:t xml:space="preserve"> we need it to point at the current activation record. We </w:t>
      </w:r>
      <w:r w:rsidRPr="00903DBA">
        <w:rPr>
          <w:highlight w:val="white"/>
        </w:rPr>
        <w:t xml:space="preserve">also remove the ellipse register from </w:t>
      </w:r>
      <w:r w:rsidR="00CA2B9C" w:rsidRPr="00903DBA">
        <w:rPr>
          <w:rStyle w:val="KeyWord0"/>
          <w:highlight w:val="white"/>
        </w:rPr>
        <w:t>PointerRegisterSetWithEllipse</w:t>
      </w:r>
      <w:r w:rsidR="00302A38" w:rsidRPr="00903DBA">
        <w:rPr>
          <w:highlight w:val="white"/>
        </w:rPr>
        <w:t>, since we need it to point at the activation record in an elliptic function.</w:t>
      </w:r>
    </w:p>
    <w:p w14:paraId="11FFF638" w14:textId="77777777" w:rsidR="00CA2B9C" w:rsidRPr="00903DBA" w:rsidRDefault="00CA2B9C" w:rsidP="00CA2B9C">
      <w:pPr>
        <w:pStyle w:val="Code"/>
        <w:rPr>
          <w:highlight w:val="white"/>
        </w:rPr>
      </w:pPr>
      <w:r w:rsidRPr="00903DBA">
        <w:rPr>
          <w:highlight w:val="white"/>
        </w:rPr>
        <w:t xml:space="preserve">    static RegisterAllocator() {</w:t>
      </w:r>
    </w:p>
    <w:p w14:paraId="239570BA" w14:textId="77777777" w:rsidR="00CA2B9C" w:rsidRPr="00903DBA" w:rsidRDefault="00CA2B9C" w:rsidP="00CA2B9C">
      <w:pPr>
        <w:pStyle w:val="Code"/>
        <w:rPr>
          <w:highlight w:val="white"/>
        </w:rPr>
      </w:pPr>
      <w:r w:rsidRPr="00903DBA">
        <w:rPr>
          <w:highlight w:val="white"/>
        </w:rPr>
        <w:t xml:space="preserve">      PointerRegisterSetWithEllipse.Remove(AssemblyCode.FrameRegister);</w:t>
      </w:r>
    </w:p>
    <w:p w14:paraId="371253C2" w14:textId="77777777" w:rsidR="00CA2B9C" w:rsidRPr="00903DBA" w:rsidRDefault="00CA2B9C" w:rsidP="00CA2B9C">
      <w:pPr>
        <w:pStyle w:val="Code"/>
        <w:rPr>
          <w:highlight w:val="white"/>
        </w:rPr>
      </w:pPr>
      <w:r w:rsidRPr="00903DBA">
        <w:rPr>
          <w:highlight w:val="white"/>
        </w:rPr>
        <w:t xml:space="preserve">      PointerRegisterSetWithoutEllipse.Remove(AssemblyCode.FrameRegister);</w:t>
      </w:r>
    </w:p>
    <w:p w14:paraId="5523F831" w14:textId="77777777" w:rsidR="00CA2B9C" w:rsidRPr="00903DBA" w:rsidRDefault="00CA2B9C" w:rsidP="00CA2B9C">
      <w:pPr>
        <w:pStyle w:val="Code"/>
        <w:rPr>
          <w:highlight w:val="white"/>
        </w:rPr>
      </w:pPr>
      <w:r w:rsidRPr="00903DBA">
        <w:rPr>
          <w:highlight w:val="white"/>
        </w:rPr>
        <w:t xml:space="preserve">      PointerRegisterSetWithoutEllipse.Remove(AssemblyCode.EllipseRegister);</w:t>
      </w:r>
    </w:p>
    <w:p w14:paraId="5FF54AE9" w14:textId="77777777" w:rsidR="00CA2B9C" w:rsidRPr="00903DBA" w:rsidRDefault="00CA2B9C" w:rsidP="00CA2B9C">
      <w:pPr>
        <w:pStyle w:val="Code"/>
        <w:rPr>
          <w:highlight w:val="white"/>
        </w:rPr>
      </w:pPr>
      <w:r w:rsidRPr="00903DBA">
        <w:rPr>
          <w:highlight w:val="white"/>
        </w:rPr>
        <w:t xml:space="preserve">    }</w:t>
      </w:r>
    </w:p>
    <w:p w14:paraId="39804186" w14:textId="42B5E670" w:rsidR="00D94A0A" w:rsidRPr="00903DBA" w:rsidRDefault="00F91594" w:rsidP="00F91594">
      <w:pPr>
        <w:rPr>
          <w:highlight w:val="white"/>
        </w:rPr>
      </w:pPr>
      <w:r w:rsidRPr="00903DBA">
        <w:rPr>
          <w:highlight w:val="white"/>
        </w:rPr>
        <w:t xml:space="preserve">The </w:t>
      </w:r>
      <w:r w:rsidRPr="00903DBA">
        <w:rPr>
          <w:rStyle w:val="KeyWord0"/>
          <w:highlight w:val="white"/>
        </w:rPr>
        <w:t>GetPossibleSet</w:t>
      </w:r>
      <w:r w:rsidRPr="00903DBA">
        <w:rPr>
          <w:highlight w:val="white"/>
        </w:rPr>
        <w:t xml:space="preserve"> method returns the possible set a track, depending on whether the track hold</w:t>
      </w:r>
      <w:r w:rsidR="00E74B57" w:rsidRPr="00903DBA">
        <w:rPr>
          <w:highlight w:val="white"/>
        </w:rPr>
        <w:t>s</w:t>
      </w:r>
      <w:r w:rsidRPr="00903DBA">
        <w:rPr>
          <w:highlight w:val="white"/>
        </w:rPr>
        <w:t xml:space="preserve"> a pointer</w:t>
      </w:r>
      <w:r w:rsidR="00E74B57" w:rsidRPr="00903DBA">
        <w:rPr>
          <w:highlight w:val="white"/>
        </w:rPr>
        <w:t>, or the size of the track.</w:t>
      </w:r>
    </w:p>
    <w:p w14:paraId="085E7827" w14:textId="77777777" w:rsidR="00D94A0A" w:rsidRPr="00903DBA" w:rsidRDefault="00D94A0A" w:rsidP="00D94A0A">
      <w:pPr>
        <w:pStyle w:val="Code"/>
        <w:rPr>
          <w:highlight w:val="white"/>
        </w:rPr>
      </w:pPr>
      <w:r w:rsidRPr="00903DBA">
        <w:rPr>
          <w:highlight w:val="white"/>
        </w:rPr>
        <w:t xml:space="preserve">    private static ISet&lt;Register&gt; GetPossibleSet(Track track) {</w:t>
      </w:r>
    </w:p>
    <w:p w14:paraId="2B343075" w14:textId="77777777" w:rsidR="00D94A0A" w:rsidRPr="00903DBA" w:rsidRDefault="00D94A0A" w:rsidP="00D94A0A">
      <w:pPr>
        <w:pStyle w:val="Code"/>
        <w:rPr>
          <w:highlight w:val="white"/>
        </w:rPr>
      </w:pPr>
      <w:r w:rsidRPr="00903DBA">
        <w:rPr>
          <w:highlight w:val="white"/>
        </w:rPr>
        <w:t xml:space="preserve">      if (track.Pointer) {</w:t>
      </w:r>
    </w:p>
    <w:p w14:paraId="0C33CC81" w14:textId="77777777" w:rsidR="00D94A0A" w:rsidRPr="00903DBA" w:rsidRDefault="00D94A0A" w:rsidP="00D94A0A">
      <w:pPr>
        <w:pStyle w:val="Code"/>
        <w:rPr>
          <w:highlight w:val="white"/>
        </w:rPr>
      </w:pPr>
      <w:r w:rsidRPr="00903DBA">
        <w:rPr>
          <w:highlight w:val="white"/>
        </w:rPr>
        <w:t xml:space="preserve">        if (SymbolTable.CurrentFunction.Type.IsEllipse()) {</w:t>
      </w:r>
    </w:p>
    <w:p w14:paraId="3A3915BB" w14:textId="77777777" w:rsidR="00D94A0A" w:rsidRPr="00903DBA" w:rsidRDefault="00D94A0A" w:rsidP="00D94A0A">
      <w:pPr>
        <w:pStyle w:val="Code"/>
        <w:rPr>
          <w:highlight w:val="white"/>
        </w:rPr>
      </w:pPr>
      <w:r w:rsidRPr="00903DBA">
        <w:rPr>
          <w:highlight w:val="white"/>
        </w:rPr>
        <w:t xml:space="preserve">          return PointerRegisterSetWithoutEllipse;</w:t>
      </w:r>
    </w:p>
    <w:p w14:paraId="3B03687F" w14:textId="77777777" w:rsidR="00D94A0A" w:rsidRPr="00903DBA" w:rsidRDefault="00D94A0A" w:rsidP="00D94A0A">
      <w:pPr>
        <w:pStyle w:val="Code"/>
        <w:rPr>
          <w:highlight w:val="white"/>
        </w:rPr>
      </w:pPr>
      <w:r w:rsidRPr="00903DBA">
        <w:rPr>
          <w:highlight w:val="white"/>
        </w:rPr>
        <w:t xml:space="preserve">        }</w:t>
      </w:r>
    </w:p>
    <w:p w14:paraId="0CCCA782" w14:textId="77777777" w:rsidR="00D94A0A" w:rsidRPr="00903DBA" w:rsidRDefault="00D94A0A" w:rsidP="00D94A0A">
      <w:pPr>
        <w:pStyle w:val="Code"/>
        <w:rPr>
          <w:highlight w:val="white"/>
        </w:rPr>
      </w:pPr>
      <w:r w:rsidRPr="00903DBA">
        <w:rPr>
          <w:highlight w:val="white"/>
        </w:rPr>
        <w:t xml:space="preserve">        else {</w:t>
      </w:r>
    </w:p>
    <w:p w14:paraId="2242D1C3" w14:textId="77777777" w:rsidR="00D94A0A" w:rsidRPr="00903DBA" w:rsidRDefault="00D94A0A" w:rsidP="00D94A0A">
      <w:pPr>
        <w:pStyle w:val="Code"/>
        <w:rPr>
          <w:highlight w:val="white"/>
        </w:rPr>
      </w:pPr>
      <w:r w:rsidRPr="00903DBA">
        <w:rPr>
          <w:highlight w:val="white"/>
        </w:rPr>
        <w:t xml:space="preserve">          return PointerRegisterSetWithEllipse;</w:t>
      </w:r>
    </w:p>
    <w:p w14:paraId="7875EDC5" w14:textId="77777777" w:rsidR="00D94A0A" w:rsidRPr="00903DBA" w:rsidRDefault="00D94A0A" w:rsidP="00D94A0A">
      <w:pPr>
        <w:pStyle w:val="Code"/>
        <w:rPr>
          <w:highlight w:val="white"/>
        </w:rPr>
      </w:pPr>
      <w:r w:rsidRPr="00903DBA">
        <w:rPr>
          <w:highlight w:val="white"/>
        </w:rPr>
        <w:t xml:space="preserve">        }</w:t>
      </w:r>
    </w:p>
    <w:p w14:paraId="5F2F86CA" w14:textId="57562E5A" w:rsidR="00D94A0A" w:rsidRPr="00903DBA" w:rsidRDefault="00D94A0A" w:rsidP="00D94A0A">
      <w:pPr>
        <w:pStyle w:val="Code"/>
        <w:rPr>
          <w:highlight w:val="white"/>
        </w:rPr>
      </w:pPr>
      <w:r w:rsidRPr="00903DBA">
        <w:rPr>
          <w:highlight w:val="white"/>
        </w:rPr>
        <w:t xml:space="preserve">      }</w:t>
      </w:r>
    </w:p>
    <w:p w14:paraId="203D2078" w14:textId="39E8C81B" w:rsidR="00E74B57" w:rsidRPr="00903DBA" w:rsidRDefault="00E74B57" w:rsidP="00E74B57">
      <w:pPr>
        <w:rPr>
          <w:highlight w:val="white"/>
        </w:rPr>
      </w:pPr>
      <w:r w:rsidRPr="00903DBA">
        <w:rPr>
          <w:highlight w:val="white"/>
        </w:rPr>
        <w:t>If the track does not hold a pointer wee look into its size.</w:t>
      </w:r>
      <w:r w:rsidR="0034309C" w:rsidRPr="00903DBA">
        <w:rPr>
          <w:highlight w:val="white"/>
        </w:rPr>
        <w:t xml:space="preserve"> If the size is one, we have a larger set to choose from. There are eight non-pointer register</w:t>
      </w:r>
      <w:r w:rsidR="00007EF6" w:rsidRPr="00903DBA">
        <w:rPr>
          <w:highlight w:val="white"/>
        </w:rPr>
        <w:t>s</w:t>
      </w:r>
      <w:r w:rsidR="0034309C" w:rsidRPr="00903DBA">
        <w:rPr>
          <w:highlight w:val="white"/>
        </w:rPr>
        <w:t xml:space="preserve"> of size one while there </w:t>
      </w:r>
      <w:proofErr w:type="gramStart"/>
      <w:r w:rsidR="0034309C" w:rsidRPr="00903DBA">
        <w:rPr>
          <w:highlight w:val="white"/>
        </w:rPr>
        <w:t>is</w:t>
      </w:r>
      <w:proofErr w:type="gramEnd"/>
      <w:r w:rsidR="0034309C" w:rsidRPr="00903DBA">
        <w:rPr>
          <w:highlight w:val="white"/>
        </w:rPr>
        <w:t xml:space="preserve"> four registers of the other sizes. </w:t>
      </w:r>
    </w:p>
    <w:p w14:paraId="3D52E6B3" w14:textId="77777777" w:rsidR="00D94A0A" w:rsidRPr="00903DBA" w:rsidRDefault="00D94A0A" w:rsidP="00D94A0A">
      <w:pPr>
        <w:pStyle w:val="Code"/>
        <w:rPr>
          <w:highlight w:val="white"/>
        </w:rPr>
      </w:pPr>
      <w:r w:rsidRPr="00903DBA">
        <w:rPr>
          <w:highlight w:val="white"/>
        </w:rPr>
        <w:lastRenderedPageBreak/>
        <w:t xml:space="preserve">      else if (track.MaxSize == 1) {</w:t>
      </w:r>
    </w:p>
    <w:p w14:paraId="30692969" w14:textId="77777777" w:rsidR="00D94A0A" w:rsidRPr="00903DBA" w:rsidRDefault="00D94A0A" w:rsidP="00D94A0A">
      <w:pPr>
        <w:pStyle w:val="Code"/>
        <w:rPr>
          <w:highlight w:val="white"/>
        </w:rPr>
      </w:pPr>
      <w:r w:rsidRPr="00903DBA">
        <w:rPr>
          <w:highlight w:val="white"/>
        </w:rPr>
        <w:t xml:space="preserve">        return Byte1RegisterSet;</w:t>
      </w:r>
    </w:p>
    <w:p w14:paraId="4D666674" w14:textId="116ABF46" w:rsidR="00D94A0A" w:rsidRPr="00903DBA" w:rsidRDefault="00D94A0A" w:rsidP="00D94A0A">
      <w:pPr>
        <w:pStyle w:val="Code"/>
        <w:rPr>
          <w:highlight w:val="white"/>
        </w:rPr>
      </w:pPr>
      <w:r w:rsidRPr="00903DBA">
        <w:rPr>
          <w:highlight w:val="white"/>
        </w:rPr>
        <w:t xml:space="preserve">      }</w:t>
      </w:r>
    </w:p>
    <w:p w14:paraId="47388944" w14:textId="55FF004F" w:rsidR="005E7B07" w:rsidRPr="00903DBA" w:rsidRDefault="00100200" w:rsidP="00100200">
      <w:pPr>
        <w:rPr>
          <w:highlight w:val="white"/>
        </w:rPr>
      </w:pPr>
      <w:r w:rsidRPr="00903DBA">
        <w:rPr>
          <w:highlight w:val="white"/>
        </w:rPr>
        <w:t xml:space="preserve">We return the set of registers of size two, even if the size is </w:t>
      </w:r>
      <w:proofErr w:type="gramStart"/>
      <w:r w:rsidRPr="00903DBA">
        <w:rPr>
          <w:highlight w:val="white"/>
        </w:rPr>
        <w:t>actually larger</w:t>
      </w:r>
      <w:proofErr w:type="gramEnd"/>
      <w:r w:rsidRPr="00903DBA">
        <w:rPr>
          <w:highlight w:val="white"/>
        </w:rPr>
        <w:t xml:space="preserve"> than two. In that case, the </w:t>
      </w:r>
      <w:r w:rsidRPr="00903DBA">
        <w:rPr>
          <w:rStyle w:val="KeyWord0"/>
          <w:highlight w:val="white"/>
        </w:rPr>
        <w:t>RegisterToSize</w:t>
      </w:r>
      <w:r w:rsidRPr="00903DBA">
        <w:rPr>
          <w:highlight w:val="white"/>
        </w:rPr>
        <w:t xml:space="preserve"> method in the </w:t>
      </w:r>
      <w:r w:rsidRPr="00903DBA">
        <w:rPr>
          <w:rStyle w:val="KeyWord0"/>
          <w:highlight w:val="white"/>
        </w:rPr>
        <w:t>AssemblyCode</w:t>
      </w:r>
      <w:r w:rsidRPr="00903DBA">
        <w:rPr>
          <w:highlight w:val="white"/>
        </w:rPr>
        <w:t xml:space="preserve"> class will find the register of correct size.</w:t>
      </w:r>
    </w:p>
    <w:p w14:paraId="6C754AA7" w14:textId="77777777" w:rsidR="00D94A0A" w:rsidRPr="00903DBA" w:rsidRDefault="00D94A0A" w:rsidP="00D94A0A">
      <w:pPr>
        <w:pStyle w:val="Code"/>
        <w:rPr>
          <w:highlight w:val="white"/>
        </w:rPr>
      </w:pPr>
      <w:r w:rsidRPr="00903DBA">
        <w:rPr>
          <w:highlight w:val="white"/>
        </w:rPr>
        <w:t xml:space="preserve">      else {</w:t>
      </w:r>
    </w:p>
    <w:p w14:paraId="6ABDD2B0" w14:textId="77777777" w:rsidR="00D94A0A" w:rsidRPr="00903DBA" w:rsidRDefault="00D94A0A" w:rsidP="00D94A0A">
      <w:pPr>
        <w:pStyle w:val="Code"/>
        <w:rPr>
          <w:highlight w:val="white"/>
        </w:rPr>
      </w:pPr>
      <w:r w:rsidRPr="00903DBA">
        <w:rPr>
          <w:highlight w:val="white"/>
        </w:rPr>
        <w:t xml:space="preserve">        return Byte2RegisterSet;</w:t>
      </w:r>
    </w:p>
    <w:p w14:paraId="0F48AB0B" w14:textId="77777777" w:rsidR="00D94A0A" w:rsidRPr="00903DBA" w:rsidRDefault="00D94A0A" w:rsidP="00D94A0A">
      <w:pPr>
        <w:pStyle w:val="Code"/>
        <w:rPr>
          <w:highlight w:val="white"/>
        </w:rPr>
      </w:pPr>
      <w:r w:rsidRPr="00903DBA">
        <w:rPr>
          <w:highlight w:val="white"/>
        </w:rPr>
        <w:t xml:space="preserve">      }</w:t>
      </w:r>
    </w:p>
    <w:p w14:paraId="71D67732" w14:textId="77777777" w:rsidR="00D94A0A" w:rsidRPr="00903DBA" w:rsidRDefault="00D94A0A" w:rsidP="00D94A0A">
      <w:pPr>
        <w:pStyle w:val="Code"/>
        <w:rPr>
          <w:highlight w:val="white"/>
        </w:rPr>
      </w:pPr>
      <w:r w:rsidRPr="00903DBA">
        <w:rPr>
          <w:highlight w:val="white"/>
        </w:rPr>
        <w:t xml:space="preserve">    }</w:t>
      </w:r>
    </w:p>
    <w:p w14:paraId="4BA7ADD4" w14:textId="77777777" w:rsidR="00D94A0A" w:rsidRPr="00903DBA" w:rsidRDefault="00D94A0A" w:rsidP="00D94A0A">
      <w:pPr>
        <w:pStyle w:val="Code"/>
        <w:rPr>
          <w:highlight w:val="white"/>
        </w:rPr>
      </w:pPr>
      <w:r w:rsidRPr="00903DBA">
        <w:rPr>
          <w:highlight w:val="white"/>
        </w:rPr>
        <w:t xml:space="preserve">  }</w:t>
      </w:r>
    </w:p>
    <w:p w14:paraId="7AC470CF" w14:textId="77777777" w:rsidR="00D94A0A" w:rsidRPr="00903DBA" w:rsidRDefault="00D94A0A" w:rsidP="00D94A0A">
      <w:pPr>
        <w:pStyle w:val="Code"/>
        <w:rPr>
          <w:highlight w:val="white"/>
        </w:rPr>
      </w:pPr>
      <w:r w:rsidRPr="00903DBA">
        <w:rPr>
          <w:highlight w:val="white"/>
        </w:rPr>
        <w:t>}</w:t>
      </w:r>
    </w:p>
    <w:p w14:paraId="55CD0915" w14:textId="48D08956" w:rsidR="00E920BB" w:rsidRPr="00903DBA" w:rsidRDefault="00A11FF1" w:rsidP="00565A0A">
      <w:pPr>
        <w:pStyle w:val="Rubrik2"/>
      </w:pPr>
      <w:bookmarkStart w:id="418" w:name="_Toc57656083"/>
      <w:r w:rsidRPr="00903DBA">
        <w:t>Assembly Code Generation</w:t>
      </w:r>
      <w:bookmarkEnd w:id="418"/>
    </w:p>
    <w:p w14:paraId="033185E8" w14:textId="7B590BE4" w:rsidR="00EE209C" w:rsidRPr="00903DBA" w:rsidRDefault="00EE209C" w:rsidP="00EE209C">
      <w:r w:rsidRPr="00903DBA">
        <w:t xml:space="preserve">The </w:t>
      </w:r>
      <w:r w:rsidRPr="00903DBA">
        <w:rPr>
          <w:rStyle w:val="KeyWord0"/>
          <w:highlight w:val="white"/>
        </w:rPr>
        <w:t>AssemblyCodeGenerator</w:t>
      </w:r>
      <w:r w:rsidRPr="00903DBA">
        <w:t xml:space="preserve"> class holds </w:t>
      </w:r>
      <w:r w:rsidR="00037BA8" w:rsidRPr="00903DBA">
        <w:t>methods for generating the final assembly code.</w:t>
      </w:r>
      <w:r w:rsidR="004332E6" w:rsidRPr="00903DBA">
        <w:t xml:space="preserve"> When a value is stored in a register, to be used by a later instruction, its symbol and track is added to the </w:t>
      </w:r>
      <w:r w:rsidR="004332E6" w:rsidRPr="00903DBA">
        <w:rPr>
          <w:rStyle w:val="KeyWord0"/>
        </w:rPr>
        <w:t>m_trackMap</w:t>
      </w:r>
      <w:r w:rsidR="004332E6" w:rsidRPr="00903DBA">
        <w:t xml:space="preserve"> map.</w:t>
      </w:r>
      <w:r w:rsidR="00297453" w:rsidRPr="00903DBA">
        <w:t xml:space="preserve"> The generated assembly code instructions are stored in the </w:t>
      </w:r>
      <w:r w:rsidR="00297453" w:rsidRPr="00903DBA">
        <w:rPr>
          <w:rStyle w:val="KeyWord0"/>
          <w:highlight w:val="white"/>
        </w:rPr>
        <w:t>m_assemblyCodeList</w:t>
      </w:r>
      <w:r w:rsidR="00297453" w:rsidRPr="00903DBA">
        <w:t xml:space="preserve"> list.</w:t>
      </w:r>
    </w:p>
    <w:p w14:paraId="4E4A0DBD" w14:textId="26F1EC74" w:rsidR="00A11FF1" w:rsidRPr="00903DBA" w:rsidRDefault="00A11FF1" w:rsidP="00D935A0">
      <w:pPr>
        <w:pStyle w:val="CodeHeader"/>
      </w:pPr>
      <w:proofErr w:type="spellStart"/>
      <w:r w:rsidRPr="00903DBA">
        <w:t>AssemblyCodeGenerator.cs</w:t>
      </w:r>
      <w:proofErr w:type="spellEnd"/>
    </w:p>
    <w:p w14:paraId="3234007C" w14:textId="77777777" w:rsidR="0057414B" w:rsidRPr="00903DBA" w:rsidRDefault="0057414B" w:rsidP="001950E8">
      <w:pPr>
        <w:pStyle w:val="Code"/>
        <w:rPr>
          <w:highlight w:val="white"/>
        </w:rPr>
      </w:pPr>
      <w:r w:rsidRPr="00903DBA">
        <w:rPr>
          <w:highlight w:val="white"/>
        </w:rPr>
        <w:t>using System.Linq;</w:t>
      </w:r>
    </w:p>
    <w:p w14:paraId="1003557D" w14:textId="77777777" w:rsidR="0057414B" w:rsidRPr="00903DBA" w:rsidRDefault="0057414B" w:rsidP="001950E8">
      <w:pPr>
        <w:pStyle w:val="Code"/>
        <w:rPr>
          <w:highlight w:val="white"/>
        </w:rPr>
      </w:pPr>
      <w:r w:rsidRPr="00903DBA">
        <w:rPr>
          <w:highlight w:val="white"/>
        </w:rPr>
        <w:t>using System.Numerics;</w:t>
      </w:r>
    </w:p>
    <w:p w14:paraId="6AF357FA" w14:textId="77777777" w:rsidR="0057414B" w:rsidRPr="00903DBA" w:rsidRDefault="0057414B" w:rsidP="001950E8">
      <w:pPr>
        <w:pStyle w:val="Code"/>
        <w:rPr>
          <w:highlight w:val="white"/>
        </w:rPr>
      </w:pPr>
      <w:r w:rsidRPr="00903DBA">
        <w:rPr>
          <w:highlight w:val="white"/>
        </w:rPr>
        <w:t>using System.Collections.Generic;</w:t>
      </w:r>
    </w:p>
    <w:p w14:paraId="1482FB2C" w14:textId="77777777" w:rsidR="0057414B" w:rsidRPr="00903DBA" w:rsidRDefault="0057414B" w:rsidP="001950E8">
      <w:pPr>
        <w:pStyle w:val="Code"/>
        <w:rPr>
          <w:highlight w:val="white"/>
        </w:rPr>
      </w:pPr>
    </w:p>
    <w:p w14:paraId="7FEA8971" w14:textId="77777777" w:rsidR="0057414B" w:rsidRPr="00903DBA" w:rsidRDefault="0057414B" w:rsidP="001950E8">
      <w:pPr>
        <w:pStyle w:val="Code"/>
        <w:rPr>
          <w:highlight w:val="white"/>
        </w:rPr>
      </w:pPr>
      <w:r w:rsidRPr="00903DBA">
        <w:rPr>
          <w:highlight w:val="white"/>
        </w:rPr>
        <w:t>namespace CCompiler {</w:t>
      </w:r>
    </w:p>
    <w:p w14:paraId="63A7B8AC" w14:textId="77777777" w:rsidR="0057414B" w:rsidRPr="00903DBA" w:rsidRDefault="0057414B" w:rsidP="001950E8">
      <w:pPr>
        <w:pStyle w:val="Code"/>
        <w:rPr>
          <w:highlight w:val="white"/>
        </w:rPr>
      </w:pPr>
      <w:r w:rsidRPr="00903DBA">
        <w:rPr>
          <w:highlight w:val="white"/>
        </w:rPr>
        <w:t xml:space="preserve">  public class AssemblyCodeGenerator {</w:t>
      </w:r>
    </w:p>
    <w:p w14:paraId="34648BCE" w14:textId="3F0457A7" w:rsidR="0057414B" w:rsidRPr="00903DBA" w:rsidRDefault="0057414B" w:rsidP="0058628D">
      <w:pPr>
        <w:pStyle w:val="Code"/>
        <w:rPr>
          <w:highlight w:val="white"/>
        </w:rPr>
      </w:pPr>
      <w:r w:rsidRPr="00903DBA">
        <w:rPr>
          <w:highlight w:val="white"/>
        </w:rPr>
        <w:t xml:space="preserve">    </w:t>
      </w:r>
      <w:r w:rsidR="00BA5BBC" w:rsidRPr="00903DBA">
        <w:rPr>
          <w:highlight w:val="white"/>
        </w:rPr>
        <w:t>public</w:t>
      </w:r>
      <w:r w:rsidR="0058628D" w:rsidRPr="00903DBA">
        <w:rPr>
          <w:highlight w:val="white"/>
        </w:rPr>
        <w:t xml:space="preserve"> </w:t>
      </w:r>
      <w:r w:rsidRPr="00903DBA">
        <w:rPr>
          <w:highlight w:val="white"/>
        </w:rPr>
        <w:t>IDictionary&lt;Symbol,Track&gt; m_trackMap =</w:t>
      </w:r>
    </w:p>
    <w:p w14:paraId="10543834" w14:textId="35023F93" w:rsidR="0057414B" w:rsidRPr="00903DBA" w:rsidRDefault="0057414B" w:rsidP="0058628D">
      <w:pPr>
        <w:pStyle w:val="Code"/>
        <w:rPr>
          <w:highlight w:val="white"/>
        </w:rPr>
      </w:pPr>
      <w:r w:rsidRPr="00903DBA">
        <w:rPr>
          <w:highlight w:val="white"/>
        </w:rPr>
        <w:t xml:space="preserve">      new </w:t>
      </w:r>
      <w:r w:rsidR="00297453" w:rsidRPr="00903DBA">
        <w:rPr>
          <w:highlight w:val="white"/>
        </w:rPr>
        <w:t>Dictionary</w:t>
      </w:r>
      <w:r w:rsidRPr="00903DBA">
        <w:rPr>
          <w:highlight w:val="white"/>
        </w:rPr>
        <w:t>&lt;Symbol,Track&gt;();</w:t>
      </w:r>
    </w:p>
    <w:p w14:paraId="09FCD89E" w14:textId="77777777" w:rsidR="0057414B" w:rsidRPr="00903DBA" w:rsidRDefault="0057414B" w:rsidP="001950E8">
      <w:pPr>
        <w:pStyle w:val="Code"/>
        <w:rPr>
          <w:highlight w:val="white"/>
        </w:rPr>
      </w:pPr>
      <w:r w:rsidRPr="00903DBA">
        <w:rPr>
          <w:highlight w:val="white"/>
        </w:rPr>
        <w:t xml:space="preserve">    public List&lt;AssemblyCode&gt; m_assemblyCodeList;</w:t>
      </w:r>
    </w:p>
    <w:p w14:paraId="109456AA" w14:textId="1142E296" w:rsidR="007B2E31" w:rsidRPr="00903DBA" w:rsidRDefault="003C0310" w:rsidP="003C0310">
      <w:pPr>
        <w:rPr>
          <w:highlight w:val="white"/>
        </w:rPr>
      </w:pPr>
      <w:r w:rsidRPr="00903DBA">
        <w:rPr>
          <w:highlight w:val="white"/>
        </w:rPr>
        <w:t xml:space="preserve">The </w:t>
      </w:r>
      <w:r w:rsidRPr="00903DBA">
        <w:rPr>
          <w:rStyle w:val="KeyWord0"/>
          <w:highlight w:val="white"/>
        </w:rPr>
        <w:t>m_floatStackSize</w:t>
      </w:r>
      <w:r w:rsidRPr="00903DBA">
        <w:rPr>
          <w:highlight w:val="white"/>
        </w:rPr>
        <w:t xml:space="preserve"> field keeps track of the size of the current floating-point stack. It can hold at most seven values.</w:t>
      </w:r>
    </w:p>
    <w:p w14:paraId="2A5CB625" w14:textId="205A86BD" w:rsidR="007B2E31" w:rsidRPr="00903DBA" w:rsidRDefault="007B2E31" w:rsidP="007B2E31">
      <w:pPr>
        <w:pStyle w:val="Code"/>
        <w:rPr>
          <w:highlight w:val="white"/>
        </w:rPr>
      </w:pPr>
      <w:r w:rsidRPr="00903DBA">
        <w:rPr>
          <w:highlight w:val="white"/>
        </w:rPr>
        <w:t xml:space="preserve">    private int m_floatStackSize = 0</w:t>
      </w:r>
      <w:r w:rsidR="00656A9B" w:rsidRPr="00903DBA">
        <w:rPr>
          <w:highlight w:val="white"/>
        </w:rPr>
        <w:t>;</w:t>
      </w:r>
    </w:p>
    <w:p w14:paraId="46572EF4" w14:textId="77777777" w:rsidR="00656A9B" w:rsidRPr="00903DBA" w:rsidRDefault="00656A9B" w:rsidP="00656A9B">
      <w:pPr>
        <w:pStyle w:val="Code"/>
        <w:rPr>
          <w:highlight w:val="white"/>
        </w:rPr>
      </w:pPr>
      <w:r w:rsidRPr="00903DBA">
        <w:rPr>
          <w:highlight w:val="white"/>
        </w:rPr>
        <w:t xml:space="preserve">    public const int FloatingStackMaxSize = 7;</w:t>
      </w:r>
    </w:p>
    <w:p w14:paraId="06A6DF94" w14:textId="5C60955E" w:rsidR="0057414B" w:rsidRPr="00903DBA" w:rsidRDefault="00DA60EB" w:rsidP="00DA60EB">
      <w:pPr>
        <w:rPr>
          <w:highlight w:val="white"/>
        </w:rPr>
      </w:pPr>
      <w:r w:rsidRPr="00903DBA">
        <w:rPr>
          <w:highlight w:val="white"/>
        </w:rPr>
        <w:t xml:space="preserve">The </w:t>
      </w:r>
      <w:proofErr w:type="spellStart"/>
      <w:r w:rsidRPr="00903DBA">
        <w:rPr>
          <w:highlight w:val="white"/>
        </w:rPr>
        <w:t>MainName</w:t>
      </w:r>
      <w:proofErr w:type="spellEnd"/>
      <w:r w:rsidRPr="00903DBA">
        <w:rPr>
          <w:highlight w:val="white"/>
        </w:rPr>
        <w:t xml:space="preserve"> field holds the name of the main function. </w:t>
      </w:r>
    </w:p>
    <w:p w14:paraId="2B13F3BC" w14:textId="77777777" w:rsidR="0057414B" w:rsidRPr="00903DBA" w:rsidRDefault="0057414B" w:rsidP="001950E8">
      <w:pPr>
        <w:pStyle w:val="Code"/>
        <w:rPr>
          <w:highlight w:val="white"/>
        </w:rPr>
      </w:pPr>
      <w:r w:rsidRPr="00903DBA">
        <w:rPr>
          <w:highlight w:val="white"/>
        </w:rPr>
        <w:t xml:space="preserve">    public static string MainName = "main";</w:t>
      </w:r>
    </w:p>
    <w:p w14:paraId="377A31DD" w14:textId="77777777" w:rsidR="0057414B" w:rsidRPr="00903DBA" w:rsidRDefault="0057414B" w:rsidP="001950E8">
      <w:pPr>
        <w:pStyle w:val="Code"/>
        <w:rPr>
          <w:highlight w:val="white"/>
        </w:rPr>
      </w:pPr>
      <w:r w:rsidRPr="00903DBA">
        <w:rPr>
          <w:highlight w:val="white"/>
        </w:rPr>
        <w:t xml:space="preserve">    public static string InitializerName = Symbol.SeparatorId + "initializer";</w:t>
      </w:r>
    </w:p>
    <w:p w14:paraId="65D7B876" w14:textId="77777777" w:rsidR="0057414B" w:rsidRPr="00903DBA" w:rsidRDefault="0057414B" w:rsidP="001950E8">
      <w:pPr>
        <w:pStyle w:val="Code"/>
        <w:rPr>
          <w:highlight w:val="white"/>
        </w:rPr>
      </w:pPr>
      <w:r w:rsidRPr="00903DBA">
        <w:rPr>
          <w:highlight w:val="white"/>
        </w:rPr>
        <w:t xml:space="preserve">    public static string ArgsName = Symbol.SeparatorId + "args";</w:t>
      </w:r>
    </w:p>
    <w:p w14:paraId="1FCC6428" w14:textId="77777777" w:rsidR="0057414B" w:rsidRPr="00903DBA" w:rsidRDefault="0057414B" w:rsidP="001950E8">
      <w:pPr>
        <w:pStyle w:val="Code"/>
        <w:rPr>
          <w:highlight w:val="white"/>
        </w:rPr>
      </w:pPr>
      <w:r w:rsidRPr="00903DBA">
        <w:rPr>
          <w:highlight w:val="white"/>
        </w:rPr>
        <w:t xml:space="preserve">    public static string PathName = Symbol.SeparatorId + "PathName";</w:t>
      </w:r>
    </w:p>
    <w:p w14:paraId="316422F5" w14:textId="17C2F2D1" w:rsidR="0057414B" w:rsidRPr="00903DBA" w:rsidRDefault="0057414B" w:rsidP="00DF1802">
      <w:pPr>
        <w:rPr>
          <w:highlight w:val="white"/>
        </w:rPr>
      </w:pPr>
      <w:r w:rsidRPr="00903DBA">
        <w:rPr>
          <w:highlight w:val="white"/>
        </w:rPr>
        <w:t xml:space="preserve">  </w:t>
      </w:r>
      <w:r w:rsidR="00DF1802" w:rsidRPr="00903DBA">
        <w:rPr>
          <w:highlight w:val="white"/>
        </w:rPr>
        <w:t>The constructor takes the assembly code list.</w:t>
      </w:r>
    </w:p>
    <w:p w14:paraId="699DF089" w14:textId="77777777" w:rsidR="0057414B" w:rsidRPr="00903DBA" w:rsidRDefault="0057414B" w:rsidP="001950E8">
      <w:pPr>
        <w:pStyle w:val="Code"/>
        <w:rPr>
          <w:highlight w:val="white"/>
        </w:rPr>
      </w:pPr>
      <w:r w:rsidRPr="00903DBA">
        <w:rPr>
          <w:highlight w:val="white"/>
        </w:rPr>
        <w:t xml:space="preserve">    public AssemblyCodeGenerator(List&lt;AssemblyCode&gt; assemblyCodeList) {</w:t>
      </w:r>
    </w:p>
    <w:p w14:paraId="6B21A84F" w14:textId="77777777" w:rsidR="0057414B" w:rsidRPr="00903DBA" w:rsidRDefault="0057414B" w:rsidP="001950E8">
      <w:pPr>
        <w:pStyle w:val="Code"/>
        <w:rPr>
          <w:highlight w:val="white"/>
        </w:rPr>
      </w:pPr>
      <w:r w:rsidRPr="00903DBA">
        <w:rPr>
          <w:highlight w:val="white"/>
        </w:rPr>
        <w:t xml:space="preserve">      m_assemblyCodeList = assemblyCodeList;</w:t>
      </w:r>
    </w:p>
    <w:p w14:paraId="0542D829" w14:textId="77777777" w:rsidR="0057414B" w:rsidRPr="00903DBA" w:rsidRDefault="0057414B" w:rsidP="001950E8">
      <w:pPr>
        <w:pStyle w:val="Code"/>
        <w:rPr>
          <w:highlight w:val="white"/>
        </w:rPr>
      </w:pPr>
      <w:r w:rsidRPr="00903DBA">
        <w:rPr>
          <w:highlight w:val="white"/>
        </w:rPr>
        <w:t xml:space="preserve">    }</w:t>
      </w:r>
    </w:p>
    <w:p w14:paraId="706B614D" w14:textId="05D0CF40" w:rsidR="0057414B" w:rsidRPr="00903DBA" w:rsidRDefault="00DF1802" w:rsidP="00DF1802">
      <w:pPr>
        <w:rPr>
          <w:highlight w:val="white"/>
        </w:rPr>
      </w:pPr>
      <w:r w:rsidRPr="00903DBA">
        <w:rPr>
          <w:highlight w:val="white"/>
        </w:rPr>
        <w:t xml:space="preserve">The </w:t>
      </w:r>
      <w:r w:rsidRPr="00903DBA">
        <w:rPr>
          <w:rStyle w:val="KeyWord0"/>
          <w:highlight w:val="white"/>
        </w:rPr>
        <w:t>RegisterAllocation</w:t>
      </w:r>
      <w:r w:rsidRPr="00903DBA">
        <w:rPr>
          <w:highlight w:val="white"/>
        </w:rPr>
        <w:t xml:space="preserve"> method </w:t>
      </w:r>
      <w:r w:rsidR="004F2544" w:rsidRPr="00903DBA">
        <w:rPr>
          <w:highlight w:val="white"/>
        </w:rPr>
        <w:t xml:space="preserve">performs the register allocation by create an object if the </w:t>
      </w:r>
      <w:r w:rsidR="004F2544" w:rsidRPr="00903DBA">
        <w:rPr>
          <w:rStyle w:val="KeyWord0"/>
          <w:highlight w:val="white"/>
        </w:rPr>
        <w:t>RegisterAllocator</w:t>
      </w:r>
      <w:r w:rsidR="004F2544" w:rsidRPr="00903DBA">
        <w:rPr>
          <w:highlight w:val="white"/>
        </w:rPr>
        <w:t xml:space="preserve"> class. It may seem strange</w:t>
      </w:r>
      <w:r w:rsidR="003A173F" w:rsidRPr="00903DBA">
        <w:rPr>
          <w:highlight w:val="white"/>
        </w:rPr>
        <w:t>,</w:t>
      </w:r>
      <w:r w:rsidR="004F2544" w:rsidRPr="00903DBA">
        <w:rPr>
          <w:highlight w:val="white"/>
        </w:rPr>
        <w:t xml:space="preserve"> but it </w:t>
      </w:r>
      <w:proofErr w:type="gramStart"/>
      <w:r w:rsidR="004F2544" w:rsidRPr="00903DBA">
        <w:rPr>
          <w:highlight w:val="white"/>
        </w:rPr>
        <w:t>actually works</w:t>
      </w:r>
      <w:proofErr w:type="gramEnd"/>
      <w:r w:rsidR="004F2544" w:rsidRPr="00903DBA">
        <w:rPr>
          <w:highlight w:val="white"/>
        </w:rPr>
        <w:t xml:space="preserve">, since the constructor performs the register allocation and </w:t>
      </w:r>
      <w:r w:rsidR="0023020C" w:rsidRPr="00903DBA">
        <w:rPr>
          <w:highlight w:val="white"/>
        </w:rPr>
        <w:t>adds the register to the assembly code list.</w:t>
      </w:r>
    </w:p>
    <w:p w14:paraId="6280C0F4" w14:textId="77777777" w:rsidR="0057414B" w:rsidRPr="00903DBA" w:rsidRDefault="0057414B" w:rsidP="001950E8">
      <w:pPr>
        <w:pStyle w:val="Code"/>
        <w:rPr>
          <w:highlight w:val="white"/>
        </w:rPr>
      </w:pPr>
      <w:r w:rsidRPr="00903DBA">
        <w:rPr>
          <w:highlight w:val="white"/>
        </w:rPr>
        <w:t xml:space="preserve">    private void RegisterAllocation(ISet&lt;Track&gt; trackSet) {</w:t>
      </w:r>
    </w:p>
    <w:p w14:paraId="007745C2" w14:textId="625506AE" w:rsidR="0057414B" w:rsidRPr="00903DBA" w:rsidRDefault="0057414B" w:rsidP="001950E8">
      <w:pPr>
        <w:pStyle w:val="Code"/>
        <w:rPr>
          <w:highlight w:val="white"/>
        </w:rPr>
      </w:pPr>
      <w:r w:rsidRPr="00903DBA">
        <w:rPr>
          <w:highlight w:val="white"/>
        </w:rPr>
        <w:t xml:space="preserve">   </w:t>
      </w:r>
      <w:r w:rsidR="0079649C" w:rsidRPr="00903DBA">
        <w:rPr>
          <w:highlight w:val="white"/>
        </w:rPr>
        <w:t xml:space="preserve"> </w:t>
      </w:r>
      <w:r w:rsidRPr="00903DBA">
        <w:rPr>
          <w:highlight w:val="white"/>
        </w:rPr>
        <w:t xml:space="preserve">  new RegisterAllocator(trackSet, m_assemblyCodeList);</w:t>
      </w:r>
    </w:p>
    <w:p w14:paraId="7ABBD347" w14:textId="77777777" w:rsidR="0057414B" w:rsidRPr="00903DBA" w:rsidRDefault="0057414B" w:rsidP="001950E8">
      <w:pPr>
        <w:pStyle w:val="Code"/>
        <w:rPr>
          <w:highlight w:val="white"/>
        </w:rPr>
      </w:pPr>
      <w:r w:rsidRPr="00903DBA">
        <w:rPr>
          <w:highlight w:val="white"/>
        </w:rPr>
        <w:t xml:space="preserve">    }</w:t>
      </w:r>
    </w:p>
    <w:p w14:paraId="12A546A7" w14:textId="04FD3B8D" w:rsidR="0057414B" w:rsidRPr="00903DBA" w:rsidRDefault="008E02AD" w:rsidP="008E02AD">
      <w:pPr>
        <w:rPr>
          <w:highlight w:val="white"/>
        </w:rPr>
      </w:pPr>
      <w:r w:rsidRPr="00903DBA">
        <w:rPr>
          <w:highlight w:val="white"/>
        </w:rPr>
        <w:lastRenderedPageBreak/>
        <w:t>The</w:t>
      </w:r>
      <w:r w:rsidR="00B26CEE" w:rsidRPr="00903DBA">
        <w:rPr>
          <w:highlight w:val="white"/>
        </w:rPr>
        <w:t xml:space="preserve"> static</w:t>
      </w:r>
      <w:r w:rsidRPr="00903DBA">
        <w:rPr>
          <w:highlight w:val="white"/>
        </w:rPr>
        <w:t xml:space="preserve"> </w:t>
      </w:r>
      <w:r w:rsidRPr="00903DBA">
        <w:rPr>
          <w:rStyle w:val="KeyWord0"/>
          <w:highlight w:val="white"/>
        </w:rPr>
        <w:t>GenerateAssembly</w:t>
      </w:r>
      <w:r w:rsidRPr="00903DBA">
        <w:rPr>
          <w:highlight w:val="white"/>
        </w:rPr>
        <w:t xml:space="preserve"> method </w:t>
      </w:r>
      <w:r w:rsidR="00B26CEE" w:rsidRPr="00903DBA">
        <w:rPr>
          <w:highlight w:val="white"/>
        </w:rPr>
        <w:t xml:space="preserve">generates the assembly code by creating an object of the </w:t>
      </w:r>
      <w:r w:rsidR="00B26CEE" w:rsidRPr="00903DBA">
        <w:rPr>
          <w:rStyle w:val="KeyWord0"/>
          <w:highlight w:val="white"/>
        </w:rPr>
        <w:t>AssemblyCodeGenerator</w:t>
      </w:r>
      <w:r w:rsidR="00B26CEE" w:rsidRPr="00903DBA">
        <w:rPr>
          <w:highlight w:val="white"/>
        </w:rPr>
        <w:t xml:space="preserve"> class that </w:t>
      </w:r>
      <w:r w:rsidR="008B1E37" w:rsidRPr="00903DBA">
        <w:rPr>
          <w:highlight w:val="white"/>
        </w:rPr>
        <w:t xml:space="preserve">generates the assembly code with </w:t>
      </w:r>
      <w:proofErr w:type="gramStart"/>
      <w:r w:rsidR="008B1E37" w:rsidRPr="00903DBA">
        <w:rPr>
          <w:highlight w:val="white"/>
        </w:rPr>
        <w:t>tracks, and</w:t>
      </w:r>
      <w:proofErr w:type="gramEnd"/>
      <w:r w:rsidR="008B1E37" w:rsidRPr="00903DBA">
        <w:rPr>
          <w:highlight w:val="white"/>
        </w:rPr>
        <w:t xml:space="preserve"> replacing the tracks with proper registers by performing register allocation.</w:t>
      </w:r>
    </w:p>
    <w:p w14:paraId="69943D6C" w14:textId="77777777" w:rsidR="0057414B" w:rsidRPr="00903DBA" w:rsidRDefault="0057414B" w:rsidP="001950E8">
      <w:pPr>
        <w:pStyle w:val="Code"/>
        <w:rPr>
          <w:highlight w:val="white"/>
        </w:rPr>
      </w:pPr>
      <w:r w:rsidRPr="00903DBA">
        <w:rPr>
          <w:highlight w:val="white"/>
        </w:rPr>
        <w:t xml:space="preserve">    public static void GenerateAssembly(List&lt;MiddleCode&gt; middleCodeList,</w:t>
      </w:r>
    </w:p>
    <w:p w14:paraId="77054062" w14:textId="6EE92D87" w:rsidR="0057414B" w:rsidRPr="00903DBA" w:rsidRDefault="0057414B" w:rsidP="001950E8">
      <w:pPr>
        <w:pStyle w:val="Code"/>
        <w:rPr>
          <w:highlight w:val="white"/>
        </w:rPr>
      </w:pPr>
      <w:r w:rsidRPr="00903DBA">
        <w:rPr>
          <w:highlight w:val="white"/>
        </w:rPr>
        <w:t xml:space="preserve">                              </w:t>
      </w:r>
      <w:r w:rsidR="00037BA8" w:rsidRPr="00903DBA">
        <w:rPr>
          <w:highlight w:val="white"/>
        </w:rPr>
        <w:t xml:space="preserve">     </w:t>
      </w:r>
      <w:r w:rsidRPr="00903DBA">
        <w:rPr>
          <w:highlight w:val="white"/>
        </w:rPr>
        <w:t xml:space="preserve">     List&lt;AssemblyCode&gt; assemblyCodeList) {</w:t>
      </w:r>
    </w:p>
    <w:p w14:paraId="1F83DBE0" w14:textId="77777777" w:rsidR="0057414B" w:rsidRPr="00903DBA" w:rsidRDefault="0057414B" w:rsidP="001950E8">
      <w:pPr>
        <w:pStyle w:val="Code"/>
        <w:rPr>
          <w:highlight w:val="white"/>
        </w:rPr>
      </w:pPr>
      <w:r w:rsidRPr="00903DBA">
        <w:rPr>
          <w:highlight w:val="white"/>
        </w:rPr>
        <w:t xml:space="preserve">      AssemblyCodeGenerator objectCodeGenerator =</w:t>
      </w:r>
    </w:p>
    <w:p w14:paraId="2096E5FC" w14:textId="77777777" w:rsidR="0057414B" w:rsidRPr="00903DBA" w:rsidRDefault="0057414B" w:rsidP="001950E8">
      <w:pPr>
        <w:pStyle w:val="Code"/>
        <w:rPr>
          <w:highlight w:val="white"/>
        </w:rPr>
      </w:pPr>
      <w:r w:rsidRPr="00903DBA">
        <w:rPr>
          <w:highlight w:val="white"/>
        </w:rPr>
        <w:t xml:space="preserve">        new AssemblyCodeGenerator(assemblyCodeList);</w:t>
      </w:r>
    </w:p>
    <w:p w14:paraId="5801C492" w14:textId="77777777" w:rsidR="0057414B" w:rsidRPr="00903DBA" w:rsidRDefault="0057414B" w:rsidP="001950E8">
      <w:pPr>
        <w:pStyle w:val="Code"/>
        <w:rPr>
          <w:highlight w:val="white"/>
        </w:rPr>
      </w:pPr>
      <w:r w:rsidRPr="00903DBA">
        <w:rPr>
          <w:highlight w:val="white"/>
        </w:rPr>
        <w:t xml:space="preserve">      objectCodeGenerator.AssemblyCodeList(middleCodeList);</w:t>
      </w:r>
    </w:p>
    <w:p w14:paraId="56DEEE94" w14:textId="77777777" w:rsidR="0057414B" w:rsidRPr="00903DBA" w:rsidRDefault="0057414B" w:rsidP="001950E8">
      <w:pPr>
        <w:pStyle w:val="Code"/>
        <w:rPr>
          <w:highlight w:val="white"/>
        </w:rPr>
      </w:pPr>
      <w:r w:rsidRPr="00903DBA">
        <w:rPr>
          <w:highlight w:val="white"/>
        </w:rPr>
        <w:t xml:space="preserve">      ISet&lt;Track&gt; trackSet = objectCodeGenerator.TrackSet();</w:t>
      </w:r>
    </w:p>
    <w:p w14:paraId="41737FED" w14:textId="77777777" w:rsidR="0057414B" w:rsidRPr="00903DBA" w:rsidRDefault="0057414B" w:rsidP="001950E8">
      <w:pPr>
        <w:pStyle w:val="Code"/>
        <w:rPr>
          <w:highlight w:val="white"/>
        </w:rPr>
      </w:pPr>
      <w:r w:rsidRPr="00903DBA">
        <w:rPr>
          <w:highlight w:val="white"/>
        </w:rPr>
        <w:t xml:space="preserve">      objectCodeGenerator.RegisterAllocation(trackSet);</w:t>
      </w:r>
    </w:p>
    <w:p w14:paraId="15696D30" w14:textId="61FCEF4A" w:rsidR="0057414B" w:rsidRPr="00903DBA" w:rsidRDefault="0057414B" w:rsidP="001950E8">
      <w:pPr>
        <w:pStyle w:val="Code"/>
        <w:rPr>
          <w:highlight w:val="white"/>
        </w:rPr>
      </w:pPr>
      <w:r w:rsidRPr="00903DBA">
        <w:rPr>
          <w:highlight w:val="white"/>
        </w:rPr>
        <w:t xml:space="preserve">    }</w:t>
      </w:r>
    </w:p>
    <w:p w14:paraId="476C254B" w14:textId="12DE9CA1" w:rsidR="00D935A0" w:rsidRPr="00903DBA" w:rsidRDefault="004B25F5" w:rsidP="004B25F5">
      <w:pPr>
        <w:rPr>
          <w:highlight w:val="white"/>
        </w:rPr>
      </w:pPr>
      <w:r w:rsidRPr="00903DBA">
        <w:rPr>
          <w:highlight w:val="white"/>
        </w:rPr>
        <w:t>The</w:t>
      </w:r>
      <w:r w:rsidR="00202633" w:rsidRPr="00903DBA">
        <w:rPr>
          <w:highlight w:val="white"/>
        </w:rPr>
        <w:t xml:space="preserve"> first</w:t>
      </w:r>
      <w:r w:rsidRPr="00903DBA">
        <w:rPr>
          <w:highlight w:val="white"/>
        </w:rPr>
        <w:t xml:space="preserve"> </w:t>
      </w:r>
      <w:r w:rsidRPr="00903DBA">
        <w:rPr>
          <w:rStyle w:val="KeyWord0"/>
          <w:highlight w:val="white"/>
        </w:rPr>
        <w:t>AddAssemblyCode</w:t>
      </w:r>
      <w:r w:rsidRPr="00903DBA">
        <w:rPr>
          <w:highlight w:val="white"/>
        </w:rPr>
        <w:t xml:space="preserve"> method adds a new assembly instruction to the assembly code list </w:t>
      </w:r>
      <w:r w:rsidRPr="00903DBA">
        <w:rPr>
          <w:rStyle w:val="KeyWord0"/>
          <w:highlight w:val="white"/>
        </w:rPr>
        <w:t>m_assemblyCodeList</w:t>
      </w:r>
      <w:r w:rsidRPr="00903DBA">
        <w:rPr>
          <w:highlight w:val="white"/>
        </w:rPr>
        <w:t>.</w:t>
      </w:r>
    </w:p>
    <w:p w14:paraId="1DE9FC05" w14:textId="77777777" w:rsidR="0016661E" w:rsidRPr="00903DBA" w:rsidRDefault="0016661E" w:rsidP="0016661E">
      <w:pPr>
        <w:pStyle w:val="Code"/>
        <w:rPr>
          <w:highlight w:val="white"/>
        </w:rPr>
      </w:pPr>
      <w:r w:rsidRPr="00903DBA">
        <w:rPr>
          <w:highlight w:val="white"/>
        </w:rPr>
        <w:t xml:space="preserve">    public AssemblyCode AddAssemblyCode(AssemblyOperator objectOp,</w:t>
      </w:r>
    </w:p>
    <w:p w14:paraId="347620B6" w14:textId="77777777" w:rsidR="0016661E" w:rsidRPr="00903DBA" w:rsidRDefault="0016661E" w:rsidP="0016661E">
      <w:pPr>
        <w:pStyle w:val="Code"/>
        <w:rPr>
          <w:highlight w:val="white"/>
        </w:rPr>
      </w:pPr>
      <w:r w:rsidRPr="00903DBA">
        <w:rPr>
          <w:highlight w:val="white"/>
        </w:rPr>
        <w:t xml:space="preserve">                          object operand0 = null, object operand1 = null,</w:t>
      </w:r>
    </w:p>
    <w:p w14:paraId="32D1C3BE" w14:textId="77777777" w:rsidR="0016661E" w:rsidRPr="00903DBA" w:rsidRDefault="0016661E" w:rsidP="0016661E">
      <w:pPr>
        <w:pStyle w:val="Code"/>
        <w:rPr>
          <w:highlight w:val="white"/>
        </w:rPr>
      </w:pPr>
      <w:r w:rsidRPr="00903DBA">
        <w:rPr>
          <w:highlight w:val="white"/>
        </w:rPr>
        <w:t xml:space="preserve">                          object operand2 = null, int size = 0) {</w:t>
      </w:r>
    </w:p>
    <w:p w14:paraId="344F1525" w14:textId="77777777" w:rsidR="0016661E" w:rsidRPr="00903DBA" w:rsidRDefault="0016661E" w:rsidP="0016661E">
      <w:pPr>
        <w:pStyle w:val="Code"/>
        <w:rPr>
          <w:highlight w:val="white"/>
        </w:rPr>
      </w:pPr>
      <w:r w:rsidRPr="00903DBA">
        <w:rPr>
          <w:highlight w:val="white"/>
        </w:rPr>
        <w:t xml:space="preserve">      AssemblyCode assemblyCode =</w:t>
      </w:r>
    </w:p>
    <w:p w14:paraId="58EB08B7" w14:textId="77777777" w:rsidR="0016661E" w:rsidRPr="00903DBA" w:rsidRDefault="0016661E" w:rsidP="0016661E">
      <w:pPr>
        <w:pStyle w:val="Code"/>
        <w:rPr>
          <w:highlight w:val="white"/>
        </w:rPr>
      </w:pPr>
      <w:r w:rsidRPr="00903DBA">
        <w:rPr>
          <w:highlight w:val="white"/>
        </w:rPr>
        <w:t xml:space="preserve">        new AssemblyCode(objectOp, operand0, operand1, operand2, size);</w:t>
      </w:r>
    </w:p>
    <w:p w14:paraId="4BBA35A0" w14:textId="77777777" w:rsidR="0016661E" w:rsidRPr="00903DBA" w:rsidRDefault="0016661E" w:rsidP="0016661E">
      <w:pPr>
        <w:pStyle w:val="Code"/>
        <w:rPr>
          <w:highlight w:val="white"/>
        </w:rPr>
      </w:pPr>
      <w:r w:rsidRPr="00903DBA">
        <w:rPr>
          <w:highlight w:val="white"/>
        </w:rPr>
        <w:t xml:space="preserve">      m_assemblyCodeList.Add(assemblyCode);</w:t>
      </w:r>
    </w:p>
    <w:p w14:paraId="41A814E4" w14:textId="77777777" w:rsidR="0016661E" w:rsidRPr="00903DBA" w:rsidRDefault="0016661E" w:rsidP="0016661E">
      <w:pPr>
        <w:pStyle w:val="Code"/>
        <w:rPr>
          <w:highlight w:val="white"/>
        </w:rPr>
      </w:pPr>
      <w:r w:rsidRPr="00903DBA">
        <w:rPr>
          <w:highlight w:val="white"/>
        </w:rPr>
        <w:t xml:space="preserve">      return assemblyCode;</w:t>
      </w:r>
    </w:p>
    <w:p w14:paraId="68363988" w14:textId="77777777" w:rsidR="0016661E" w:rsidRPr="00903DBA" w:rsidRDefault="0016661E" w:rsidP="0016661E">
      <w:pPr>
        <w:pStyle w:val="Code"/>
        <w:rPr>
          <w:highlight w:val="white"/>
        </w:rPr>
      </w:pPr>
      <w:r w:rsidRPr="00903DBA">
        <w:rPr>
          <w:highlight w:val="white"/>
        </w:rPr>
        <w:t xml:space="preserve">    }</w:t>
      </w:r>
    </w:p>
    <w:p w14:paraId="714761EC" w14:textId="6A116DAE" w:rsidR="00202633" w:rsidRPr="00903DBA" w:rsidRDefault="00202633" w:rsidP="00202633">
      <w:pPr>
        <w:rPr>
          <w:highlight w:val="white"/>
        </w:rPr>
      </w:pPr>
      <w:r w:rsidRPr="00903DBA">
        <w:rPr>
          <w:highlight w:val="white"/>
        </w:rPr>
        <w:t xml:space="preserve">The second </w:t>
      </w:r>
      <w:r w:rsidRPr="00903DBA">
        <w:rPr>
          <w:rStyle w:val="KeyWord0"/>
          <w:highlight w:val="white"/>
        </w:rPr>
        <w:t>AddAssemblyCode</w:t>
      </w:r>
      <w:r w:rsidRPr="00903DBA">
        <w:rPr>
          <w:highlight w:val="white"/>
        </w:rPr>
        <w:t xml:space="preserve"> method adds a new assembly instruction to the </w:t>
      </w:r>
      <w:r w:rsidR="009F5447" w:rsidRPr="00903DBA">
        <w:rPr>
          <w:highlight w:val="white"/>
        </w:rPr>
        <w:t xml:space="preserve">given </w:t>
      </w:r>
      <w:r w:rsidRPr="00903DBA">
        <w:rPr>
          <w:highlight w:val="white"/>
        </w:rPr>
        <w:t>assembly code list</w:t>
      </w:r>
      <w:r w:rsidR="009F5447" w:rsidRPr="00903DBA">
        <w:rPr>
          <w:highlight w:val="white"/>
        </w:rPr>
        <w:t>.</w:t>
      </w:r>
      <w:r w:rsidR="00A76A09" w:rsidRPr="00903DBA">
        <w:rPr>
          <w:highlight w:val="white"/>
        </w:rPr>
        <w:t xml:space="preserve"> </w:t>
      </w:r>
      <w:r w:rsidR="00741CEA" w:rsidRPr="00903DBA">
        <w:rPr>
          <w:highlight w:val="white"/>
        </w:rPr>
        <w:t>It</w:t>
      </w:r>
      <w:r w:rsidR="00A76A09" w:rsidRPr="00903DBA">
        <w:rPr>
          <w:highlight w:val="white"/>
        </w:rPr>
        <w:t xml:space="preserve"> is static and is called </w:t>
      </w:r>
      <w:r w:rsidR="00607EF0" w:rsidRPr="00903DBA">
        <w:rPr>
          <w:highlight w:val="white"/>
        </w:rPr>
        <w:t xml:space="preserve">when generating special assembly code, such as </w:t>
      </w:r>
      <w:r w:rsidR="0032579A" w:rsidRPr="00903DBA">
        <w:rPr>
          <w:highlight w:val="white"/>
        </w:rPr>
        <w:t xml:space="preserve">initialization code and </w:t>
      </w:r>
      <w:r w:rsidR="008D22C7" w:rsidRPr="00903DBA">
        <w:rPr>
          <w:highlight w:val="white"/>
        </w:rPr>
        <w:t xml:space="preserve">code for </w:t>
      </w:r>
      <w:r w:rsidR="0032579A" w:rsidRPr="00903DBA">
        <w:rPr>
          <w:highlight w:val="white"/>
        </w:rPr>
        <w:t xml:space="preserve">command </w:t>
      </w:r>
      <w:r w:rsidR="008D22C7" w:rsidRPr="00903DBA">
        <w:rPr>
          <w:highlight w:val="white"/>
        </w:rPr>
        <w:t>line arguments.</w:t>
      </w:r>
    </w:p>
    <w:p w14:paraId="180DEA3E" w14:textId="77777777" w:rsidR="0016661E" w:rsidRPr="00903DBA" w:rsidRDefault="0016661E" w:rsidP="0016661E">
      <w:pPr>
        <w:pStyle w:val="Code"/>
        <w:rPr>
          <w:highlight w:val="white"/>
        </w:rPr>
      </w:pPr>
      <w:r w:rsidRPr="00903DBA">
        <w:rPr>
          <w:highlight w:val="white"/>
        </w:rPr>
        <w:t xml:space="preserve">    public static AssemblyCode AddAssemblyCode(List&lt;AssemblyCode&gt; list,</w:t>
      </w:r>
    </w:p>
    <w:p w14:paraId="68E017D3" w14:textId="77777777" w:rsidR="0016661E" w:rsidRPr="00903DBA" w:rsidRDefault="0016661E" w:rsidP="0016661E">
      <w:pPr>
        <w:pStyle w:val="Code"/>
        <w:rPr>
          <w:highlight w:val="white"/>
        </w:rPr>
      </w:pPr>
      <w:r w:rsidRPr="00903DBA">
        <w:rPr>
          <w:highlight w:val="white"/>
        </w:rPr>
        <w:t xml:space="preserve">                    AssemblyOperator objectOp, object operand0 = null,</w:t>
      </w:r>
    </w:p>
    <w:p w14:paraId="15730B22" w14:textId="77777777" w:rsidR="008D196B" w:rsidRPr="00903DBA" w:rsidRDefault="0016661E" w:rsidP="0016661E">
      <w:pPr>
        <w:pStyle w:val="Code"/>
        <w:rPr>
          <w:highlight w:val="white"/>
        </w:rPr>
      </w:pPr>
      <w:r w:rsidRPr="00903DBA">
        <w:rPr>
          <w:highlight w:val="white"/>
        </w:rPr>
        <w:t xml:space="preserve">                    object operand1 = null, object operand2 = null</w:t>
      </w:r>
      <w:r w:rsidR="008D196B" w:rsidRPr="00903DBA">
        <w:rPr>
          <w:highlight w:val="white"/>
        </w:rPr>
        <w:t>,</w:t>
      </w:r>
    </w:p>
    <w:p w14:paraId="77FEE88B" w14:textId="4B76F8CF" w:rsidR="0016661E" w:rsidRPr="00903DBA" w:rsidRDefault="008D196B" w:rsidP="0016661E">
      <w:pPr>
        <w:pStyle w:val="Code"/>
        <w:rPr>
          <w:highlight w:val="white"/>
        </w:rPr>
      </w:pPr>
      <w:r w:rsidRPr="00903DBA">
        <w:rPr>
          <w:highlight w:val="white"/>
        </w:rPr>
        <w:t xml:space="preserve">                    int size = 0</w:t>
      </w:r>
      <w:r w:rsidR="0016661E" w:rsidRPr="00903DBA">
        <w:rPr>
          <w:highlight w:val="white"/>
        </w:rPr>
        <w:t>) {</w:t>
      </w:r>
    </w:p>
    <w:p w14:paraId="092C161C" w14:textId="77777777" w:rsidR="0016661E" w:rsidRPr="00903DBA" w:rsidRDefault="0016661E" w:rsidP="0016661E">
      <w:pPr>
        <w:pStyle w:val="Code"/>
        <w:rPr>
          <w:highlight w:val="white"/>
        </w:rPr>
      </w:pPr>
      <w:r w:rsidRPr="00903DBA">
        <w:rPr>
          <w:highlight w:val="white"/>
        </w:rPr>
        <w:t xml:space="preserve">      AssemblyCode assemblyCode =</w:t>
      </w:r>
    </w:p>
    <w:p w14:paraId="7B58DC27" w14:textId="420F06F6" w:rsidR="0016661E" w:rsidRPr="00903DBA" w:rsidRDefault="0016661E" w:rsidP="0016661E">
      <w:pPr>
        <w:pStyle w:val="Code"/>
        <w:rPr>
          <w:highlight w:val="white"/>
        </w:rPr>
      </w:pPr>
      <w:r w:rsidRPr="00903DBA">
        <w:rPr>
          <w:highlight w:val="white"/>
        </w:rPr>
        <w:t xml:space="preserve">        new AssemblyCode(objectOp, operand0, operand1, operand2</w:t>
      </w:r>
      <w:r w:rsidR="008D196B" w:rsidRPr="00903DBA">
        <w:rPr>
          <w:highlight w:val="white"/>
        </w:rPr>
        <w:t>, size</w:t>
      </w:r>
      <w:r w:rsidRPr="00903DBA">
        <w:rPr>
          <w:highlight w:val="white"/>
        </w:rPr>
        <w:t>);</w:t>
      </w:r>
    </w:p>
    <w:p w14:paraId="1B02B5E9" w14:textId="77777777" w:rsidR="0016661E" w:rsidRPr="00903DBA" w:rsidRDefault="0016661E" w:rsidP="0016661E">
      <w:pPr>
        <w:pStyle w:val="Code"/>
        <w:rPr>
          <w:highlight w:val="white"/>
        </w:rPr>
      </w:pPr>
      <w:r w:rsidRPr="00903DBA">
        <w:rPr>
          <w:highlight w:val="white"/>
        </w:rPr>
        <w:t xml:space="preserve">      list.Add(assemblyCode);</w:t>
      </w:r>
    </w:p>
    <w:p w14:paraId="52097B4B" w14:textId="77777777" w:rsidR="0016661E" w:rsidRPr="00903DBA" w:rsidRDefault="0016661E" w:rsidP="0016661E">
      <w:pPr>
        <w:pStyle w:val="Code"/>
        <w:rPr>
          <w:highlight w:val="white"/>
        </w:rPr>
      </w:pPr>
      <w:r w:rsidRPr="00903DBA">
        <w:rPr>
          <w:highlight w:val="white"/>
        </w:rPr>
        <w:t xml:space="preserve">      return assemblyCode;</w:t>
      </w:r>
    </w:p>
    <w:p w14:paraId="50CBC94E" w14:textId="77777777" w:rsidR="0016661E" w:rsidRPr="00903DBA" w:rsidRDefault="0016661E" w:rsidP="0016661E">
      <w:pPr>
        <w:pStyle w:val="Code"/>
        <w:rPr>
          <w:highlight w:val="white"/>
        </w:rPr>
      </w:pPr>
      <w:r w:rsidRPr="00903DBA">
        <w:rPr>
          <w:highlight w:val="white"/>
        </w:rPr>
        <w:t xml:space="preserve">    }</w:t>
      </w:r>
    </w:p>
    <w:p w14:paraId="1E454F38" w14:textId="0E0F1488" w:rsidR="0046489D" w:rsidRPr="00903DBA" w:rsidRDefault="0046489D" w:rsidP="003B440A">
      <w:pPr>
        <w:pStyle w:val="Rubrik3"/>
        <w:rPr>
          <w:highlight w:val="white"/>
        </w:rPr>
      </w:pPr>
      <w:bookmarkStart w:id="419" w:name="_Toc57656084"/>
      <w:r w:rsidRPr="00903DBA">
        <w:rPr>
          <w:highlight w:val="white"/>
        </w:rPr>
        <w:t xml:space="preserve">The </w:t>
      </w:r>
      <w:r w:rsidR="00FF0094" w:rsidRPr="00903DBA">
        <w:rPr>
          <w:highlight w:val="white"/>
        </w:rPr>
        <w:t>L</w:t>
      </w:r>
      <w:r w:rsidRPr="00903DBA">
        <w:rPr>
          <w:highlight w:val="white"/>
        </w:rPr>
        <w:t xml:space="preserve">ong </w:t>
      </w:r>
      <w:r w:rsidR="00FF0094" w:rsidRPr="00903DBA">
        <w:rPr>
          <w:highlight w:val="white"/>
        </w:rPr>
        <w:t>S</w:t>
      </w:r>
      <w:r w:rsidRPr="00903DBA">
        <w:rPr>
          <w:highlight w:val="white"/>
        </w:rPr>
        <w:t xml:space="preserve">witch </w:t>
      </w:r>
      <w:r w:rsidR="00FF0094" w:rsidRPr="00903DBA">
        <w:rPr>
          <w:highlight w:val="white"/>
        </w:rPr>
        <w:t>S</w:t>
      </w:r>
      <w:r w:rsidRPr="00903DBA">
        <w:rPr>
          <w:highlight w:val="white"/>
        </w:rPr>
        <w:t>tatement</w:t>
      </w:r>
      <w:bookmarkEnd w:id="419"/>
    </w:p>
    <w:p w14:paraId="51571483" w14:textId="71484D6E" w:rsidR="00D935A0" w:rsidRPr="00903DBA" w:rsidRDefault="008B2CCC" w:rsidP="008B2CCC">
      <w:pPr>
        <w:rPr>
          <w:highlight w:val="white"/>
        </w:rPr>
      </w:pPr>
      <w:r w:rsidRPr="00903DBA">
        <w:rPr>
          <w:highlight w:val="white"/>
        </w:rPr>
        <w:t xml:space="preserve">The constructor </w:t>
      </w:r>
      <w:r w:rsidR="00053383" w:rsidRPr="00903DBA">
        <w:rPr>
          <w:highlight w:val="white"/>
        </w:rPr>
        <w:t xml:space="preserve">iterates </w:t>
      </w:r>
      <w:r w:rsidR="004B61D4" w:rsidRPr="00903DBA">
        <w:rPr>
          <w:highlight w:val="white"/>
        </w:rPr>
        <w:t>through</w:t>
      </w:r>
      <w:r w:rsidR="00053383" w:rsidRPr="00903DBA">
        <w:rPr>
          <w:highlight w:val="white"/>
        </w:rPr>
        <w:t xml:space="preserve"> the middle code </w:t>
      </w:r>
      <w:r w:rsidR="00596410" w:rsidRPr="00903DBA">
        <w:rPr>
          <w:highlight w:val="white"/>
        </w:rPr>
        <w:t>list and</w:t>
      </w:r>
      <w:r w:rsidR="004B61D4" w:rsidRPr="00903DBA">
        <w:rPr>
          <w:highlight w:val="white"/>
        </w:rPr>
        <w:t xml:space="preserve"> calls an appropriate method for each kind of </w:t>
      </w:r>
      <w:r w:rsidR="002E0A43" w:rsidRPr="00903DBA">
        <w:rPr>
          <w:highlight w:val="white"/>
        </w:rPr>
        <w:t xml:space="preserve">middle code </w:t>
      </w:r>
      <w:r w:rsidR="004B61D4" w:rsidRPr="00903DBA">
        <w:rPr>
          <w:highlight w:val="white"/>
        </w:rPr>
        <w:t>instruction.</w:t>
      </w:r>
    </w:p>
    <w:p w14:paraId="140A848A" w14:textId="77777777" w:rsidR="00152B8E" w:rsidRPr="00903DBA" w:rsidRDefault="00152B8E" w:rsidP="00152B8E">
      <w:pPr>
        <w:pStyle w:val="Code"/>
        <w:rPr>
          <w:highlight w:val="white"/>
        </w:rPr>
      </w:pPr>
      <w:r w:rsidRPr="00903DBA">
        <w:rPr>
          <w:highlight w:val="white"/>
        </w:rPr>
        <w:t xml:space="preserve">    public void AssemblyCodeList(List&lt;MiddleCode&gt; middleCodeList){</w:t>
      </w:r>
    </w:p>
    <w:p w14:paraId="728B68CA" w14:textId="77777777" w:rsidR="00152B8E" w:rsidRPr="00903DBA" w:rsidRDefault="00152B8E" w:rsidP="00152B8E">
      <w:pPr>
        <w:pStyle w:val="Code"/>
        <w:rPr>
          <w:highlight w:val="white"/>
        </w:rPr>
      </w:pPr>
      <w:r w:rsidRPr="00903DBA">
        <w:rPr>
          <w:highlight w:val="white"/>
        </w:rPr>
        <w:t xml:space="preserve">      for (int middleIndex = 0; middleIndex &lt; middleCodeList.Count;</w:t>
      </w:r>
    </w:p>
    <w:p w14:paraId="693FF23C" w14:textId="77777777" w:rsidR="00152B8E" w:rsidRPr="00903DBA" w:rsidRDefault="00152B8E" w:rsidP="00152B8E">
      <w:pPr>
        <w:pStyle w:val="Code"/>
        <w:rPr>
          <w:highlight w:val="white"/>
        </w:rPr>
      </w:pPr>
      <w:r w:rsidRPr="00903DBA">
        <w:rPr>
          <w:highlight w:val="white"/>
        </w:rPr>
        <w:t xml:space="preserve">           ++middleIndex) {</w:t>
      </w:r>
    </w:p>
    <w:p w14:paraId="553CD484" w14:textId="77777777" w:rsidR="00152B8E" w:rsidRPr="00903DBA" w:rsidRDefault="00152B8E" w:rsidP="00152B8E">
      <w:pPr>
        <w:pStyle w:val="Code"/>
        <w:rPr>
          <w:highlight w:val="white"/>
        </w:rPr>
      </w:pPr>
      <w:r w:rsidRPr="00903DBA">
        <w:rPr>
          <w:highlight w:val="white"/>
        </w:rPr>
        <w:t xml:space="preserve">        MiddleCode middleCode = middleCodeList[middleIndex];</w:t>
      </w:r>
    </w:p>
    <w:p w14:paraId="19B1BB4D" w14:textId="77777777" w:rsidR="00152B8E" w:rsidRPr="00903DBA" w:rsidRDefault="00152B8E" w:rsidP="00152B8E">
      <w:pPr>
        <w:pStyle w:val="Code"/>
        <w:rPr>
          <w:highlight w:val="white"/>
        </w:rPr>
      </w:pPr>
      <w:r w:rsidRPr="00903DBA">
        <w:rPr>
          <w:highlight w:val="white"/>
        </w:rPr>
        <w:t xml:space="preserve">        AddAssemblyCode(AssemblyOperator.new_middle_code, middleIndex);</w:t>
      </w:r>
    </w:p>
    <w:p w14:paraId="2A3F0C65" w14:textId="116AD8A5" w:rsidR="00D935A0" w:rsidRPr="00903DBA" w:rsidRDefault="00D77E69" w:rsidP="00D77E69">
      <w:pPr>
        <w:rPr>
          <w:highlight w:val="white"/>
        </w:rPr>
      </w:pPr>
      <w:r w:rsidRPr="00903DBA">
        <w:rPr>
          <w:highlight w:val="white"/>
        </w:rPr>
        <w:t xml:space="preserve">If the current function is not null (if the code </w:t>
      </w:r>
      <w:r w:rsidR="002F6544" w:rsidRPr="00903DBA">
        <w:rPr>
          <w:highlight w:val="white"/>
        </w:rPr>
        <w:t>is in</w:t>
      </w:r>
      <w:r w:rsidRPr="00903DBA">
        <w:rPr>
          <w:highlight w:val="white"/>
        </w:rPr>
        <w:t xml:space="preserve"> function scope rather global scope)</w:t>
      </w:r>
      <w:r w:rsidR="00C66325" w:rsidRPr="00903DBA">
        <w:rPr>
          <w:highlight w:val="white"/>
        </w:rPr>
        <w:t xml:space="preserve">, we add a label. If the middle code instruction is an initializer, </w:t>
      </w:r>
      <w:r w:rsidR="00B51A55" w:rsidRPr="00903DBA">
        <w:rPr>
          <w:highlight w:val="white"/>
        </w:rPr>
        <w:t>we just add a label with the text of the middle code instruction.</w:t>
      </w:r>
    </w:p>
    <w:p w14:paraId="0D4D2FA6" w14:textId="77777777" w:rsidR="00152B8E" w:rsidRPr="00903DBA" w:rsidRDefault="00152B8E" w:rsidP="00152B8E">
      <w:pPr>
        <w:pStyle w:val="Code"/>
        <w:rPr>
          <w:highlight w:val="white"/>
        </w:rPr>
      </w:pPr>
      <w:r w:rsidRPr="00903DBA">
        <w:rPr>
          <w:highlight w:val="white"/>
        </w:rPr>
        <w:t xml:space="preserve">        if (SymbolTable.CurrentFunction != null) {</w:t>
      </w:r>
    </w:p>
    <w:p w14:paraId="3B728C23" w14:textId="77777777" w:rsidR="00BB4AB4" w:rsidRPr="00903DBA" w:rsidRDefault="00152B8E" w:rsidP="00152B8E">
      <w:pPr>
        <w:pStyle w:val="Code"/>
        <w:rPr>
          <w:highlight w:val="white"/>
        </w:rPr>
      </w:pPr>
      <w:r w:rsidRPr="00903DBA">
        <w:rPr>
          <w:highlight w:val="white"/>
        </w:rPr>
        <w:t xml:space="preserve">          if </w:t>
      </w:r>
      <w:r w:rsidR="00BB4AB4" w:rsidRPr="00903DBA">
        <w:rPr>
          <w:highlight w:val="white"/>
        </w:rPr>
        <w:t>(</w:t>
      </w:r>
      <w:r w:rsidRPr="00903DBA">
        <w:rPr>
          <w:highlight w:val="white"/>
        </w:rPr>
        <w:t>(middleCode.Operator == MiddleOperator.Initializer)</w:t>
      </w:r>
      <w:r w:rsidR="00BB4AB4" w:rsidRPr="00903DBA">
        <w:rPr>
          <w:highlight w:val="white"/>
        </w:rPr>
        <w:t xml:space="preserve"> ||</w:t>
      </w:r>
    </w:p>
    <w:p w14:paraId="65299FCF" w14:textId="2551A388" w:rsidR="00152B8E" w:rsidRPr="00903DBA" w:rsidRDefault="00BB4AB4" w:rsidP="00152B8E">
      <w:pPr>
        <w:pStyle w:val="Code"/>
        <w:rPr>
          <w:highlight w:val="white"/>
        </w:rPr>
      </w:pPr>
      <w:r w:rsidRPr="00903DBA">
        <w:rPr>
          <w:highlight w:val="white"/>
        </w:rPr>
        <w:t xml:space="preserve">              (middleCode.Operator == MiddleOperator.Initializer</w:t>
      </w:r>
      <w:r w:rsidR="00FB50CE" w:rsidRPr="00903DBA">
        <w:rPr>
          <w:highlight w:val="white"/>
        </w:rPr>
        <w:t>Zero</w:t>
      </w:r>
      <w:r w:rsidRPr="00903DBA">
        <w:rPr>
          <w:highlight w:val="white"/>
        </w:rPr>
        <w:t>))</w:t>
      </w:r>
      <w:r w:rsidR="00152B8E" w:rsidRPr="00903DBA">
        <w:rPr>
          <w:highlight w:val="white"/>
        </w:rPr>
        <w:t xml:space="preserve"> {</w:t>
      </w:r>
    </w:p>
    <w:p w14:paraId="08E4C45C" w14:textId="77777777" w:rsidR="00152B8E" w:rsidRPr="00903DBA" w:rsidRDefault="00152B8E" w:rsidP="00152B8E">
      <w:pPr>
        <w:pStyle w:val="Code"/>
        <w:rPr>
          <w:highlight w:val="white"/>
        </w:rPr>
      </w:pPr>
      <w:r w:rsidRPr="00903DBA">
        <w:rPr>
          <w:highlight w:val="white"/>
        </w:rPr>
        <w:t xml:space="preserve">            AddAssemblyCode(AssemblyOperator.label, null,</w:t>
      </w:r>
    </w:p>
    <w:p w14:paraId="4B4DB013" w14:textId="77777777" w:rsidR="00152B8E" w:rsidRPr="00903DBA" w:rsidRDefault="00152B8E" w:rsidP="00152B8E">
      <w:pPr>
        <w:pStyle w:val="Code"/>
        <w:rPr>
          <w:highlight w:val="white"/>
        </w:rPr>
      </w:pPr>
      <w:r w:rsidRPr="00903DBA">
        <w:rPr>
          <w:highlight w:val="white"/>
        </w:rPr>
        <w:t xml:space="preserve">                            middleCode.ToString());</w:t>
      </w:r>
    </w:p>
    <w:p w14:paraId="7E689AA5" w14:textId="77777777" w:rsidR="00152B8E" w:rsidRPr="00903DBA" w:rsidRDefault="00152B8E" w:rsidP="00152B8E">
      <w:pPr>
        <w:pStyle w:val="Code"/>
        <w:rPr>
          <w:highlight w:val="white"/>
        </w:rPr>
      </w:pPr>
      <w:r w:rsidRPr="00903DBA">
        <w:rPr>
          <w:highlight w:val="white"/>
        </w:rPr>
        <w:lastRenderedPageBreak/>
        <w:t xml:space="preserve">          }</w:t>
      </w:r>
    </w:p>
    <w:p w14:paraId="681EFEAA" w14:textId="163BC01F" w:rsidR="00C66325" w:rsidRPr="00903DBA" w:rsidRDefault="00C66325" w:rsidP="00515D56">
      <w:pPr>
        <w:rPr>
          <w:highlight w:val="white"/>
        </w:rPr>
      </w:pPr>
      <w:r w:rsidRPr="00903DBA">
        <w:rPr>
          <w:highlight w:val="white"/>
        </w:rPr>
        <w:t xml:space="preserve">If the </w:t>
      </w:r>
      <w:r w:rsidR="00B83B74" w:rsidRPr="00903DBA">
        <w:rPr>
          <w:highlight w:val="white"/>
        </w:rPr>
        <w:t xml:space="preserve">middle code instruction is not </w:t>
      </w:r>
      <w:r w:rsidR="001811B8" w:rsidRPr="00903DBA">
        <w:rPr>
          <w:highlight w:val="white"/>
        </w:rPr>
        <w:t xml:space="preserve">an initializer, we add a label with the unique name of the function. If the middle code index is greater the zero, we also add </w:t>
      </w:r>
      <w:r w:rsidR="005A671D" w:rsidRPr="00903DBA">
        <w:rPr>
          <w:highlight w:val="white"/>
        </w:rPr>
        <w:t>it to the label.</w:t>
      </w:r>
    </w:p>
    <w:p w14:paraId="1E8D2FB7" w14:textId="77777777" w:rsidR="00152B8E" w:rsidRPr="00903DBA" w:rsidRDefault="00152B8E" w:rsidP="00152B8E">
      <w:pPr>
        <w:pStyle w:val="Code"/>
        <w:rPr>
          <w:highlight w:val="white"/>
        </w:rPr>
      </w:pPr>
      <w:r w:rsidRPr="00903DBA">
        <w:rPr>
          <w:highlight w:val="white"/>
        </w:rPr>
        <w:t xml:space="preserve">          else {</w:t>
      </w:r>
    </w:p>
    <w:p w14:paraId="296C4936" w14:textId="77777777" w:rsidR="00152B8E" w:rsidRPr="00903DBA" w:rsidRDefault="00152B8E" w:rsidP="00152B8E">
      <w:pPr>
        <w:pStyle w:val="Code"/>
        <w:rPr>
          <w:highlight w:val="white"/>
        </w:rPr>
      </w:pPr>
      <w:r w:rsidRPr="00903DBA">
        <w:rPr>
          <w:highlight w:val="white"/>
        </w:rPr>
        <w:t xml:space="preserve">            string label = SymbolTable.CurrentFunction.UniqueName;</w:t>
      </w:r>
    </w:p>
    <w:p w14:paraId="3A416C44" w14:textId="77777777" w:rsidR="00152B8E" w:rsidRPr="00903DBA" w:rsidRDefault="00152B8E" w:rsidP="00152B8E">
      <w:pPr>
        <w:pStyle w:val="Code"/>
        <w:rPr>
          <w:highlight w:val="white"/>
        </w:rPr>
      </w:pPr>
      <w:r w:rsidRPr="00903DBA">
        <w:rPr>
          <w:highlight w:val="white"/>
        </w:rPr>
        <w:t xml:space="preserve">            </w:t>
      </w:r>
    </w:p>
    <w:p w14:paraId="7AE349C3" w14:textId="77777777" w:rsidR="00152B8E" w:rsidRPr="00903DBA" w:rsidRDefault="00152B8E" w:rsidP="00152B8E">
      <w:pPr>
        <w:pStyle w:val="Code"/>
        <w:rPr>
          <w:highlight w:val="white"/>
        </w:rPr>
      </w:pPr>
      <w:r w:rsidRPr="00903DBA">
        <w:rPr>
          <w:highlight w:val="white"/>
        </w:rPr>
        <w:t xml:space="preserve">            if (middleIndex &gt; 0) {</w:t>
      </w:r>
    </w:p>
    <w:p w14:paraId="7C91AE9B" w14:textId="77777777" w:rsidR="00152B8E" w:rsidRPr="00903DBA" w:rsidRDefault="00152B8E" w:rsidP="00152B8E">
      <w:pPr>
        <w:pStyle w:val="Code"/>
        <w:rPr>
          <w:highlight w:val="white"/>
        </w:rPr>
      </w:pPr>
      <w:r w:rsidRPr="00903DBA">
        <w:rPr>
          <w:highlight w:val="white"/>
        </w:rPr>
        <w:t xml:space="preserve">              label += Symbol.SeparatorId + middleIndex;</w:t>
      </w:r>
    </w:p>
    <w:p w14:paraId="7BE45861" w14:textId="77777777" w:rsidR="00152B8E" w:rsidRPr="00903DBA" w:rsidRDefault="00152B8E" w:rsidP="00152B8E">
      <w:pPr>
        <w:pStyle w:val="Code"/>
        <w:rPr>
          <w:highlight w:val="white"/>
        </w:rPr>
      </w:pPr>
      <w:r w:rsidRPr="00903DBA">
        <w:rPr>
          <w:highlight w:val="white"/>
        </w:rPr>
        <w:t xml:space="preserve">            }</w:t>
      </w:r>
    </w:p>
    <w:p w14:paraId="021F8CFC" w14:textId="77777777" w:rsidR="00152B8E" w:rsidRPr="00903DBA" w:rsidRDefault="00152B8E" w:rsidP="00152B8E">
      <w:pPr>
        <w:pStyle w:val="Code"/>
        <w:rPr>
          <w:highlight w:val="white"/>
        </w:rPr>
      </w:pPr>
      <w:r w:rsidRPr="00903DBA">
        <w:rPr>
          <w:highlight w:val="white"/>
        </w:rPr>
        <w:t xml:space="preserve">            </w:t>
      </w:r>
    </w:p>
    <w:p w14:paraId="0F7049E2" w14:textId="77777777" w:rsidR="00152B8E" w:rsidRPr="00903DBA" w:rsidRDefault="00152B8E" w:rsidP="00152B8E">
      <w:pPr>
        <w:pStyle w:val="Code"/>
        <w:rPr>
          <w:highlight w:val="white"/>
        </w:rPr>
      </w:pPr>
      <w:r w:rsidRPr="00903DBA">
        <w:rPr>
          <w:highlight w:val="white"/>
        </w:rPr>
        <w:t xml:space="preserve">            AddAssemblyCode(AssemblyOperator.label, label,</w:t>
      </w:r>
    </w:p>
    <w:p w14:paraId="61CF2EA1" w14:textId="77777777" w:rsidR="00152B8E" w:rsidRPr="00903DBA" w:rsidRDefault="00152B8E" w:rsidP="00152B8E">
      <w:pPr>
        <w:pStyle w:val="Code"/>
        <w:rPr>
          <w:highlight w:val="white"/>
        </w:rPr>
      </w:pPr>
      <w:r w:rsidRPr="00903DBA">
        <w:rPr>
          <w:highlight w:val="white"/>
        </w:rPr>
        <w:t xml:space="preserve">                            middleCode.ToString());</w:t>
      </w:r>
    </w:p>
    <w:p w14:paraId="643CCAED" w14:textId="77777777" w:rsidR="00152B8E" w:rsidRPr="00903DBA" w:rsidRDefault="00152B8E" w:rsidP="00152B8E">
      <w:pPr>
        <w:pStyle w:val="Code"/>
        <w:rPr>
          <w:highlight w:val="white"/>
        </w:rPr>
      </w:pPr>
      <w:r w:rsidRPr="00903DBA">
        <w:rPr>
          <w:highlight w:val="white"/>
        </w:rPr>
        <w:t xml:space="preserve">          }</w:t>
      </w:r>
    </w:p>
    <w:p w14:paraId="0B41CA48" w14:textId="77777777" w:rsidR="00152B8E" w:rsidRPr="00903DBA" w:rsidRDefault="00152B8E" w:rsidP="00152B8E">
      <w:pPr>
        <w:pStyle w:val="Code"/>
        <w:rPr>
          <w:highlight w:val="white"/>
        </w:rPr>
      </w:pPr>
      <w:r w:rsidRPr="00903DBA">
        <w:rPr>
          <w:highlight w:val="white"/>
        </w:rPr>
        <w:t xml:space="preserve">        }</w:t>
      </w:r>
    </w:p>
    <w:p w14:paraId="2AEE4CCA" w14:textId="15D23C41" w:rsidR="00D935A0" w:rsidRPr="00903DBA" w:rsidRDefault="00B36515" w:rsidP="00B36515">
      <w:pPr>
        <w:rPr>
          <w:highlight w:val="white"/>
        </w:rPr>
      </w:pPr>
      <w:r w:rsidRPr="00903DBA">
        <w:rPr>
          <w:highlight w:val="white"/>
        </w:rPr>
        <w:t xml:space="preserve">Now follows </w:t>
      </w:r>
      <w:r w:rsidR="00596410" w:rsidRPr="00903DBA">
        <w:rPr>
          <w:highlight w:val="white"/>
        </w:rPr>
        <w:t>the</w:t>
      </w:r>
      <w:r w:rsidRPr="00903DBA">
        <w:rPr>
          <w:highlight w:val="white"/>
        </w:rPr>
        <w:t xml:space="preserve"> long switch statement, where each middle code instruction is matched to a function call</w:t>
      </w:r>
      <w:r w:rsidR="00032DEE" w:rsidRPr="00903DBA">
        <w:rPr>
          <w:highlight w:val="white"/>
        </w:rPr>
        <w:t xml:space="preserve"> that generates the </w:t>
      </w:r>
      <w:r w:rsidR="002F6544" w:rsidRPr="00903DBA">
        <w:rPr>
          <w:highlight w:val="white"/>
        </w:rPr>
        <w:t xml:space="preserve">corresponding </w:t>
      </w:r>
      <w:r w:rsidR="00032DEE" w:rsidRPr="00903DBA">
        <w:rPr>
          <w:highlight w:val="white"/>
        </w:rPr>
        <w:t>assembly code.</w:t>
      </w:r>
    </w:p>
    <w:p w14:paraId="2DD791BC" w14:textId="77777777" w:rsidR="00152B8E" w:rsidRPr="00903DBA" w:rsidRDefault="00152B8E" w:rsidP="00D851A7">
      <w:pPr>
        <w:pStyle w:val="Code"/>
        <w:rPr>
          <w:highlight w:val="white"/>
        </w:rPr>
      </w:pPr>
      <w:r w:rsidRPr="00903DBA">
        <w:rPr>
          <w:highlight w:val="white"/>
        </w:rPr>
        <w:t xml:space="preserve">        switch (middleCode.Operator) {</w:t>
      </w:r>
    </w:p>
    <w:p w14:paraId="41FEB60F" w14:textId="77777777" w:rsidR="00152B8E" w:rsidRPr="00903DBA" w:rsidRDefault="00152B8E" w:rsidP="00D851A7">
      <w:pPr>
        <w:pStyle w:val="Code"/>
        <w:rPr>
          <w:highlight w:val="white"/>
        </w:rPr>
      </w:pPr>
      <w:r w:rsidRPr="00903DBA">
        <w:rPr>
          <w:highlight w:val="white"/>
        </w:rPr>
        <w:t xml:space="preserve">          case MiddleOperator.CallHeader:</w:t>
      </w:r>
    </w:p>
    <w:p w14:paraId="639B3257" w14:textId="645661DB" w:rsidR="00152B8E" w:rsidRPr="00903DBA" w:rsidRDefault="00152B8E" w:rsidP="00D851A7">
      <w:pPr>
        <w:pStyle w:val="Code"/>
        <w:rPr>
          <w:highlight w:val="white"/>
        </w:rPr>
      </w:pPr>
      <w:r w:rsidRPr="00903DBA">
        <w:rPr>
          <w:highlight w:val="white"/>
        </w:rPr>
        <w:t xml:space="preserve">            </w:t>
      </w:r>
      <w:r w:rsidR="00976B44" w:rsidRPr="00903DBA">
        <w:rPr>
          <w:highlight w:val="white"/>
        </w:rPr>
        <w:t>FunctionPreCall</w:t>
      </w:r>
      <w:r w:rsidRPr="00903DBA">
        <w:rPr>
          <w:highlight w:val="white"/>
        </w:rPr>
        <w:t>(middleCode);</w:t>
      </w:r>
    </w:p>
    <w:p w14:paraId="53E72C17" w14:textId="77777777" w:rsidR="00152B8E" w:rsidRPr="00903DBA" w:rsidRDefault="00152B8E" w:rsidP="00D851A7">
      <w:pPr>
        <w:pStyle w:val="Code"/>
        <w:rPr>
          <w:highlight w:val="white"/>
        </w:rPr>
      </w:pPr>
      <w:r w:rsidRPr="00903DBA">
        <w:rPr>
          <w:highlight w:val="white"/>
        </w:rPr>
        <w:t xml:space="preserve">            break;</w:t>
      </w:r>
    </w:p>
    <w:p w14:paraId="66934B31" w14:textId="77777777" w:rsidR="00152B8E" w:rsidRPr="00903DBA" w:rsidRDefault="00152B8E" w:rsidP="00D851A7">
      <w:pPr>
        <w:pStyle w:val="Code"/>
        <w:rPr>
          <w:highlight w:val="white"/>
        </w:rPr>
      </w:pPr>
    </w:p>
    <w:p w14:paraId="3BB872AA" w14:textId="77777777" w:rsidR="00152B8E" w:rsidRPr="00903DBA" w:rsidRDefault="00152B8E" w:rsidP="00D851A7">
      <w:pPr>
        <w:pStyle w:val="Code"/>
        <w:rPr>
          <w:highlight w:val="white"/>
        </w:rPr>
      </w:pPr>
      <w:r w:rsidRPr="00903DBA">
        <w:rPr>
          <w:highlight w:val="white"/>
        </w:rPr>
        <w:t xml:space="preserve">          case MiddleOperator.Call:</w:t>
      </w:r>
    </w:p>
    <w:p w14:paraId="2E13B1C2" w14:textId="77777777" w:rsidR="00152B8E" w:rsidRPr="00903DBA" w:rsidRDefault="00152B8E" w:rsidP="00D851A7">
      <w:pPr>
        <w:pStyle w:val="Code"/>
        <w:rPr>
          <w:highlight w:val="white"/>
        </w:rPr>
      </w:pPr>
      <w:r w:rsidRPr="00903DBA">
        <w:rPr>
          <w:highlight w:val="white"/>
        </w:rPr>
        <w:t xml:space="preserve">            FunctionCall(middleCode, middleIndex);</w:t>
      </w:r>
    </w:p>
    <w:p w14:paraId="44973CB0" w14:textId="77777777" w:rsidR="00152B8E" w:rsidRPr="00903DBA" w:rsidRDefault="00152B8E" w:rsidP="00D851A7">
      <w:pPr>
        <w:pStyle w:val="Code"/>
        <w:rPr>
          <w:highlight w:val="white"/>
        </w:rPr>
      </w:pPr>
      <w:r w:rsidRPr="00903DBA">
        <w:rPr>
          <w:highlight w:val="white"/>
        </w:rPr>
        <w:t xml:space="preserve">            break;</w:t>
      </w:r>
    </w:p>
    <w:p w14:paraId="79000446" w14:textId="77777777" w:rsidR="00152B8E" w:rsidRPr="00903DBA" w:rsidRDefault="00152B8E" w:rsidP="00D851A7">
      <w:pPr>
        <w:pStyle w:val="Code"/>
        <w:rPr>
          <w:highlight w:val="white"/>
        </w:rPr>
      </w:pPr>
    </w:p>
    <w:p w14:paraId="10B0F78E" w14:textId="77777777" w:rsidR="00152B8E" w:rsidRPr="00903DBA" w:rsidRDefault="00152B8E" w:rsidP="00D851A7">
      <w:pPr>
        <w:pStyle w:val="Code"/>
        <w:rPr>
          <w:highlight w:val="white"/>
        </w:rPr>
      </w:pPr>
      <w:r w:rsidRPr="00903DBA">
        <w:rPr>
          <w:highlight w:val="white"/>
        </w:rPr>
        <w:t xml:space="preserve">          case MiddleOperator.PostCall:</w:t>
      </w:r>
    </w:p>
    <w:p w14:paraId="7015BB74" w14:textId="77777777" w:rsidR="00152B8E" w:rsidRPr="00903DBA" w:rsidRDefault="00152B8E" w:rsidP="00D851A7">
      <w:pPr>
        <w:pStyle w:val="Code"/>
        <w:rPr>
          <w:highlight w:val="white"/>
        </w:rPr>
      </w:pPr>
      <w:r w:rsidRPr="00903DBA">
        <w:rPr>
          <w:highlight w:val="white"/>
        </w:rPr>
        <w:t xml:space="preserve">            FunctionPostCall(middleCode);</w:t>
      </w:r>
    </w:p>
    <w:p w14:paraId="0CC54C2D" w14:textId="77777777" w:rsidR="00152B8E" w:rsidRPr="00903DBA" w:rsidRDefault="00152B8E" w:rsidP="00D851A7">
      <w:pPr>
        <w:pStyle w:val="Code"/>
        <w:rPr>
          <w:highlight w:val="white"/>
        </w:rPr>
      </w:pPr>
      <w:r w:rsidRPr="00903DBA">
        <w:rPr>
          <w:highlight w:val="white"/>
        </w:rPr>
        <w:t xml:space="preserve">            break;</w:t>
      </w:r>
    </w:p>
    <w:p w14:paraId="080817B8" w14:textId="77777777" w:rsidR="00152B8E" w:rsidRPr="00903DBA" w:rsidRDefault="00152B8E" w:rsidP="00A06C14">
      <w:pPr>
        <w:pStyle w:val="Code"/>
        <w:rPr>
          <w:highlight w:val="white"/>
        </w:rPr>
      </w:pPr>
    </w:p>
    <w:p w14:paraId="1399BFCD" w14:textId="77777777" w:rsidR="00A06C14" w:rsidRPr="00903DBA" w:rsidRDefault="00A06C14" w:rsidP="00A06C14">
      <w:pPr>
        <w:pStyle w:val="Code"/>
        <w:rPr>
          <w:highlight w:val="white"/>
        </w:rPr>
      </w:pPr>
      <w:r w:rsidRPr="00903DBA">
        <w:rPr>
          <w:highlight w:val="white"/>
        </w:rPr>
        <w:t xml:space="preserve">          case MiddleOperator.Return:</w:t>
      </w:r>
    </w:p>
    <w:p w14:paraId="0C5FD3F9" w14:textId="77777777" w:rsidR="00A06C14" w:rsidRPr="00903DBA" w:rsidRDefault="00A06C14" w:rsidP="00A06C14">
      <w:pPr>
        <w:pStyle w:val="Code"/>
        <w:rPr>
          <w:highlight w:val="white"/>
        </w:rPr>
      </w:pPr>
      <w:r w:rsidRPr="00903DBA">
        <w:rPr>
          <w:highlight w:val="white"/>
        </w:rPr>
        <w:t xml:space="preserve">            Return(middleCode, middleIndex);</w:t>
      </w:r>
    </w:p>
    <w:p w14:paraId="5353A949" w14:textId="77777777" w:rsidR="00A06C14" w:rsidRPr="00903DBA" w:rsidRDefault="00A06C14" w:rsidP="00A06C14">
      <w:pPr>
        <w:pStyle w:val="Code"/>
        <w:rPr>
          <w:highlight w:val="white"/>
        </w:rPr>
      </w:pPr>
      <w:r w:rsidRPr="00903DBA">
        <w:rPr>
          <w:highlight w:val="white"/>
        </w:rPr>
        <w:t xml:space="preserve">            break;</w:t>
      </w:r>
    </w:p>
    <w:p w14:paraId="4B922757" w14:textId="77777777" w:rsidR="00A06C14" w:rsidRPr="00903DBA" w:rsidRDefault="00A06C14" w:rsidP="00A06C14">
      <w:pPr>
        <w:pStyle w:val="Code"/>
        <w:rPr>
          <w:highlight w:val="white"/>
        </w:rPr>
      </w:pPr>
    </w:p>
    <w:p w14:paraId="40FC1BEF" w14:textId="77777777" w:rsidR="00A06C14" w:rsidRPr="00903DBA" w:rsidRDefault="00A06C14" w:rsidP="00A06C14">
      <w:pPr>
        <w:pStyle w:val="Code"/>
        <w:rPr>
          <w:highlight w:val="white"/>
        </w:rPr>
      </w:pPr>
      <w:r w:rsidRPr="00903DBA">
        <w:rPr>
          <w:highlight w:val="white"/>
        </w:rPr>
        <w:t xml:space="preserve">          case MiddleOperator.Exit:</w:t>
      </w:r>
    </w:p>
    <w:p w14:paraId="22C865CF" w14:textId="77777777" w:rsidR="00A06C14" w:rsidRPr="00903DBA" w:rsidRDefault="00A06C14" w:rsidP="00A06C14">
      <w:pPr>
        <w:pStyle w:val="Code"/>
        <w:rPr>
          <w:highlight w:val="white"/>
        </w:rPr>
      </w:pPr>
      <w:r w:rsidRPr="00903DBA">
        <w:rPr>
          <w:highlight w:val="white"/>
        </w:rPr>
        <w:t xml:space="preserve">            Exit(middleCode);</w:t>
      </w:r>
    </w:p>
    <w:p w14:paraId="7CF682B3" w14:textId="77777777" w:rsidR="00A06C14" w:rsidRPr="00903DBA" w:rsidRDefault="00A06C14" w:rsidP="00A06C14">
      <w:pPr>
        <w:pStyle w:val="Code"/>
        <w:rPr>
          <w:highlight w:val="white"/>
        </w:rPr>
      </w:pPr>
      <w:r w:rsidRPr="00903DBA">
        <w:rPr>
          <w:highlight w:val="white"/>
        </w:rPr>
        <w:t xml:space="preserve">            break;</w:t>
      </w:r>
    </w:p>
    <w:p w14:paraId="434689AB" w14:textId="77777777" w:rsidR="00152B8E" w:rsidRPr="00903DBA" w:rsidRDefault="00152B8E" w:rsidP="00A06C14">
      <w:pPr>
        <w:pStyle w:val="Code"/>
        <w:rPr>
          <w:highlight w:val="white"/>
        </w:rPr>
      </w:pPr>
    </w:p>
    <w:p w14:paraId="50E8CB75" w14:textId="77777777" w:rsidR="00152B8E" w:rsidRPr="00903DBA" w:rsidRDefault="00152B8E" w:rsidP="00D851A7">
      <w:pPr>
        <w:pStyle w:val="Code"/>
        <w:rPr>
          <w:highlight w:val="white"/>
        </w:rPr>
      </w:pPr>
      <w:r w:rsidRPr="00903DBA">
        <w:rPr>
          <w:highlight w:val="white"/>
        </w:rPr>
        <w:t xml:space="preserve">          case MiddleOperator.Goto:</w:t>
      </w:r>
    </w:p>
    <w:p w14:paraId="0DD22432" w14:textId="77777777" w:rsidR="00152B8E" w:rsidRPr="00903DBA" w:rsidRDefault="00152B8E" w:rsidP="00D851A7">
      <w:pPr>
        <w:pStyle w:val="Code"/>
        <w:rPr>
          <w:highlight w:val="white"/>
        </w:rPr>
      </w:pPr>
      <w:r w:rsidRPr="00903DBA">
        <w:rPr>
          <w:highlight w:val="white"/>
        </w:rPr>
        <w:t xml:space="preserve">            Goto(middleCode);</w:t>
      </w:r>
    </w:p>
    <w:p w14:paraId="51C339BA" w14:textId="77777777" w:rsidR="00152B8E" w:rsidRPr="00903DBA" w:rsidRDefault="00152B8E" w:rsidP="00D851A7">
      <w:pPr>
        <w:pStyle w:val="Code"/>
        <w:rPr>
          <w:highlight w:val="white"/>
        </w:rPr>
      </w:pPr>
      <w:r w:rsidRPr="00903DBA">
        <w:rPr>
          <w:highlight w:val="white"/>
        </w:rPr>
        <w:t xml:space="preserve">            break;</w:t>
      </w:r>
    </w:p>
    <w:p w14:paraId="498A6AD0" w14:textId="77777777" w:rsidR="00152B8E" w:rsidRPr="00903DBA" w:rsidRDefault="00152B8E" w:rsidP="00D851A7">
      <w:pPr>
        <w:pStyle w:val="Code"/>
        <w:rPr>
          <w:highlight w:val="white"/>
        </w:rPr>
      </w:pPr>
    </w:p>
    <w:p w14:paraId="5E308A06" w14:textId="77777777" w:rsidR="00152B8E" w:rsidRPr="00903DBA" w:rsidRDefault="00152B8E" w:rsidP="00D851A7">
      <w:pPr>
        <w:pStyle w:val="Code"/>
        <w:rPr>
          <w:highlight w:val="white"/>
        </w:rPr>
      </w:pPr>
      <w:r w:rsidRPr="00903DBA">
        <w:rPr>
          <w:highlight w:val="white"/>
        </w:rPr>
        <w:t xml:space="preserve">          case MiddleOperator.AssignRegister:</w:t>
      </w:r>
    </w:p>
    <w:p w14:paraId="072BE791" w14:textId="77777777" w:rsidR="00152B8E" w:rsidRPr="00903DBA" w:rsidRDefault="00152B8E" w:rsidP="00D851A7">
      <w:pPr>
        <w:pStyle w:val="Code"/>
        <w:rPr>
          <w:highlight w:val="white"/>
        </w:rPr>
      </w:pPr>
      <w:r w:rsidRPr="00903DBA">
        <w:rPr>
          <w:highlight w:val="white"/>
        </w:rPr>
        <w:t xml:space="preserve">            LoadToRegister(middleCode);</w:t>
      </w:r>
    </w:p>
    <w:p w14:paraId="3A5F61EB" w14:textId="77777777" w:rsidR="00152B8E" w:rsidRPr="00903DBA" w:rsidRDefault="00152B8E" w:rsidP="00D851A7">
      <w:pPr>
        <w:pStyle w:val="Code"/>
        <w:rPr>
          <w:highlight w:val="white"/>
        </w:rPr>
      </w:pPr>
      <w:r w:rsidRPr="00903DBA">
        <w:rPr>
          <w:highlight w:val="white"/>
        </w:rPr>
        <w:t xml:space="preserve">            break;</w:t>
      </w:r>
    </w:p>
    <w:p w14:paraId="783C4FB5" w14:textId="77777777" w:rsidR="00152B8E" w:rsidRPr="00903DBA" w:rsidRDefault="00152B8E" w:rsidP="00D851A7">
      <w:pPr>
        <w:pStyle w:val="Code"/>
        <w:rPr>
          <w:highlight w:val="white"/>
        </w:rPr>
      </w:pPr>
    </w:p>
    <w:p w14:paraId="3CCABCB4" w14:textId="77777777" w:rsidR="00152B8E" w:rsidRPr="00903DBA" w:rsidRDefault="00152B8E" w:rsidP="00D851A7">
      <w:pPr>
        <w:pStyle w:val="Code"/>
        <w:rPr>
          <w:highlight w:val="white"/>
        </w:rPr>
      </w:pPr>
      <w:r w:rsidRPr="00903DBA">
        <w:rPr>
          <w:highlight w:val="white"/>
        </w:rPr>
        <w:t xml:space="preserve">          case MiddleOperator.InspectRegister:</w:t>
      </w:r>
    </w:p>
    <w:p w14:paraId="48B6193C" w14:textId="77777777" w:rsidR="00152B8E" w:rsidRPr="00903DBA" w:rsidRDefault="00152B8E" w:rsidP="00D851A7">
      <w:pPr>
        <w:pStyle w:val="Code"/>
        <w:rPr>
          <w:highlight w:val="white"/>
        </w:rPr>
      </w:pPr>
      <w:r w:rsidRPr="00903DBA">
        <w:rPr>
          <w:highlight w:val="white"/>
        </w:rPr>
        <w:t xml:space="preserve">            InspectRegister(middleCode);</w:t>
      </w:r>
    </w:p>
    <w:p w14:paraId="0CF2F674" w14:textId="77777777" w:rsidR="00152B8E" w:rsidRPr="00903DBA" w:rsidRDefault="00152B8E" w:rsidP="00D851A7">
      <w:pPr>
        <w:pStyle w:val="Code"/>
        <w:rPr>
          <w:highlight w:val="white"/>
        </w:rPr>
      </w:pPr>
      <w:r w:rsidRPr="00903DBA">
        <w:rPr>
          <w:highlight w:val="white"/>
        </w:rPr>
        <w:t xml:space="preserve">            break;</w:t>
      </w:r>
    </w:p>
    <w:p w14:paraId="5FE589F2" w14:textId="77777777" w:rsidR="00152B8E" w:rsidRPr="00903DBA" w:rsidRDefault="00152B8E" w:rsidP="00D851A7">
      <w:pPr>
        <w:pStyle w:val="Code"/>
        <w:rPr>
          <w:highlight w:val="white"/>
        </w:rPr>
      </w:pPr>
    </w:p>
    <w:p w14:paraId="03E9DF89" w14:textId="77777777" w:rsidR="00152B8E" w:rsidRPr="00903DBA" w:rsidRDefault="00152B8E" w:rsidP="00D851A7">
      <w:pPr>
        <w:pStyle w:val="Code"/>
        <w:rPr>
          <w:highlight w:val="white"/>
        </w:rPr>
      </w:pPr>
      <w:r w:rsidRPr="00903DBA">
        <w:rPr>
          <w:highlight w:val="white"/>
        </w:rPr>
        <w:t xml:space="preserve">          case MiddleOperator.JumpRegister:</w:t>
      </w:r>
    </w:p>
    <w:p w14:paraId="3E313D59" w14:textId="77777777" w:rsidR="00152B8E" w:rsidRPr="00903DBA" w:rsidRDefault="00152B8E" w:rsidP="00D851A7">
      <w:pPr>
        <w:pStyle w:val="Code"/>
        <w:rPr>
          <w:highlight w:val="white"/>
        </w:rPr>
      </w:pPr>
      <w:r w:rsidRPr="00903DBA">
        <w:rPr>
          <w:highlight w:val="white"/>
        </w:rPr>
        <w:t xml:space="preserve">            JumpToRegister(middleCode);</w:t>
      </w:r>
    </w:p>
    <w:p w14:paraId="020B4A1D" w14:textId="77777777" w:rsidR="00152B8E" w:rsidRPr="00903DBA" w:rsidRDefault="00152B8E" w:rsidP="00D851A7">
      <w:pPr>
        <w:pStyle w:val="Code"/>
        <w:rPr>
          <w:highlight w:val="white"/>
        </w:rPr>
      </w:pPr>
      <w:r w:rsidRPr="00903DBA">
        <w:rPr>
          <w:highlight w:val="white"/>
        </w:rPr>
        <w:t xml:space="preserve">            break;</w:t>
      </w:r>
    </w:p>
    <w:p w14:paraId="0626F8A8" w14:textId="77777777" w:rsidR="00152B8E" w:rsidRPr="00903DBA" w:rsidRDefault="00152B8E" w:rsidP="00D851A7">
      <w:pPr>
        <w:pStyle w:val="Code"/>
        <w:rPr>
          <w:highlight w:val="white"/>
        </w:rPr>
      </w:pPr>
    </w:p>
    <w:p w14:paraId="201DE867" w14:textId="77777777" w:rsidR="00152B8E" w:rsidRPr="00903DBA" w:rsidRDefault="00152B8E" w:rsidP="00D851A7">
      <w:pPr>
        <w:pStyle w:val="Code"/>
        <w:rPr>
          <w:highlight w:val="white"/>
        </w:rPr>
      </w:pPr>
      <w:r w:rsidRPr="00903DBA">
        <w:rPr>
          <w:highlight w:val="white"/>
        </w:rPr>
        <w:t xml:space="preserve">          case MiddleOperator.Interrupt:</w:t>
      </w:r>
    </w:p>
    <w:p w14:paraId="366977B3" w14:textId="77777777" w:rsidR="00152B8E" w:rsidRPr="00903DBA" w:rsidRDefault="00152B8E" w:rsidP="00D851A7">
      <w:pPr>
        <w:pStyle w:val="Code"/>
        <w:rPr>
          <w:highlight w:val="white"/>
        </w:rPr>
      </w:pPr>
      <w:r w:rsidRPr="00903DBA">
        <w:rPr>
          <w:highlight w:val="white"/>
        </w:rPr>
        <w:lastRenderedPageBreak/>
        <w:t xml:space="preserve">            Interrupt(middleCode);</w:t>
      </w:r>
    </w:p>
    <w:p w14:paraId="0721D2C7" w14:textId="77777777" w:rsidR="00152B8E" w:rsidRPr="00903DBA" w:rsidRDefault="00152B8E" w:rsidP="00D851A7">
      <w:pPr>
        <w:pStyle w:val="Code"/>
        <w:rPr>
          <w:highlight w:val="white"/>
        </w:rPr>
      </w:pPr>
      <w:r w:rsidRPr="00903DBA">
        <w:rPr>
          <w:highlight w:val="white"/>
        </w:rPr>
        <w:t xml:space="preserve">            break;</w:t>
      </w:r>
    </w:p>
    <w:p w14:paraId="379FD5B0" w14:textId="77777777" w:rsidR="00152B8E" w:rsidRPr="00903DBA" w:rsidRDefault="00152B8E" w:rsidP="00D851A7">
      <w:pPr>
        <w:pStyle w:val="Code"/>
        <w:rPr>
          <w:highlight w:val="white"/>
        </w:rPr>
      </w:pPr>
    </w:p>
    <w:p w14:paraId="09D5A006" w14:textId="77777777" w:rsidR="00152B8E" w:rsidRPr="00903DBA" w:rsidRDefault="00152B8E" w:rsidP="00D851A7">
      <w:pPr>
        <w:pStyle w:val="Code"/>
        <w:rPr>
          <w:highlight w:val="white"/>
        </w:rPr>
      </w:pPr>
      <w:r w:rsidRPr="00903DBA">
        <w:rPr>
          <w:highlight w:val="white"/>
        </w:rPr>
        <w:t xml:space="preserve">          case MiddleOperator.SysCall:</w:t>
      </w:r>
    </w:p>
    <w:p w14:paraId="6368CCE9" w14:textId="77777777" w:rsidR="00152B8E" w:rsidRPr="00903DBA" w:rsidRDefault="00152B8E" w:rsidP="00D851A7">
      <w:pPr>
        <w:pStyle w:val="Code"/>
        <w:rPr>
          <w:highlight w:val="white"/>
        </w:rPr>
      </w:pPr>
      <w:r w:rsidRPr="00903DBA">
        <w:rPr>
          <w:highlight w:val="white"/>
        </w:rPr>
        <w:t xml:space="preserve">            SystemCall(middleCode);</w:t>
      </w:r>
    </w:p>
    <w:p w14:paraId="4689F277" w14:textId="77777777" w:rsidR="00152B8E" w:rsidRPr="00903DBA" w:rsidRDefault="00152B8E" w:rsidP="00D851A7">
      <w:pPr>
        <w:pStyle w:val="Code"/>
        <w:rPr>
          <w:highlight w:val="white"/>
        </w:rPr>
      </w:pPr>
      <w:r w:rsidRPr="00903DBA">
        <w:rPr>
          <w:highlight w:val="white"/>
        </w:rPr>
        <w:t xml:space="preserve">            break;</w:t>
      </w:r>
    </w:p>
    <w:p w14:paraId="3527A7AE" w14:textId="77777777" w:rsidR="00152B8E" w:rsidRPr="00903DBA" w:rsidRDefault="00152B8E" w:rsidP="00D851A7">
      <w:pPr>
        <w:pStyle w:val="Code"/>
        <w:rPr>
          <w:highlight w:val="white"/>
        </w:rPr>
      </w:pPr>
    </w:p>
    <w:p w14:paraId="4D589FFE" w14:textId="77777777" w:rsidR="00152B8E" w:rsidRPr="00903DBA" w:rsidRDefault="00152B8E" w:rsidP="00D851A7">
      <w:pPr>
        <w:pStyle w:val="Code"/>
        <w:rPr>
          <w:highlight w:val="white"/>
        </w:rPr>
      </w:pPr>
      <w:r w:rsidRPr="00903DBA">
        <w:rPr>
          <w:highlight w:val="white"/>
        </w:rPr>
        <w:t xml:space="preserve">          case MiddleOperator.Initializer:</w:t>
      </w:r>
    </w:p>
    <w:p w14:paraId="5BFEAEAF" w14:textId="77777777" w:rsidR="00152B8E" w:rsidRPr="00903DBA" w:rsidRDefault="00152B8E" w:rsidP="00D851A7">
      <w:pPr>
        <w:pStyle w:val="Code"/>
        <w:rPr>
          <w:highlight w:val="white"/>
        </w:rPr>
      </w:pPr>
      <w:r w:rsidRPr="00903DBA">
        <w:rPr>
          <w:highlight w:val="white"/>
        </w:rPr>
        <w:t xml:space="preserve">            Initializer(middleCode);</w:t>
      </w:r>
    </w:p>
    <w:p w14:paraId="5480607D" w14:textId="77777777" w:rsidR="00152B8E" w:rsidRPr="00903DBA" w:rsidRDefault="00152B8E" w:rsidP="00D851A7">
      <w:pPr>
        <w:pStyle w:val="Code"/>
        <w:rPr>
          <w:highlight w:val="white"/>
        </w:rPr>
      </w:pPr>
      <w:r w:rsidRPr="00903DBA">
        <w:rPr>
          <w:highlight w:val="white"/>
        </w:rPr>
        <w:t xml:space="preserve">            break;</w:t>
      </w:r>
    </w:p>
    <w:p w14:paraId="5C029159" w14:textId="77777777" w:rsidR="00152B8E" w:rsidRPr="00903DBA" w:rsidRDefault="00152B8E" w:rsidP="00D851A7">
      <w:pPr>
        <w:pStyle w:val="Code"/>
        <w:rPr>
          <w:highlight w:val="white"/>
        </w:rPr>
      </w:pPr>
    </w:p>
    <w:p w14:paraId="698ED96C" w14:textId="77777777" w:rsidR="00152B8E" w:rsidRPr="00903DBA" w:rsidRDefault="00152B8E" w:rsidP="00D851A7">
      <w:pPr>
        <w:pStyle w:val="Code"/>
        <w:rPr>
          <w:highlight w:val="white"/>
        </w:rPr>
      </w:pPr>
      <w:r w:rsidRPr="00903DBA">
        <w:rPr>
          <w:highlight w:val="white"/>
        </w:rPr>
        <w:t xml:space="preserve">          case MiddleOperator.InitializerZero:</w:t>
      </w:r>
    </w:p>
    <w:p w14:paraId="2837F920" w14:textId="77777777" w:rsidR="00152B8E" w:rsidRPr="00903DBA" w:rsidRDefault="00152B8E" w:rsidP="00D851A7">
      <w:pPr>
        <w:pStyle w:val="Code"/>
        <w:rPr>
          <w:highlight w:val="white"/>
        </w:rPr>
      </w:pPr>
      <w:r w:rsidRPr="00903DBA">
        <w:rPr>
          <w:highlight w:val="white"/>
        </w:rPr>
        <w:t xml:space="preserve">            InitializerZero(middleCode);</w:t>
      </w:r>
    </w:p>
    <w:p w14:paraId="065D01E4" w14:textId="77777777" w:rsidR="00152B8E" w:rsidRPr="00903DBA" w:rsidRDefault="00152B8E" w:rsidP="00D851A7">
      <w:pPr>
        <w:pStyle w:val="Code"/>
        <w:rPr>
          <w:highlight w:val="white"/>
        </w:rPr>
      </w:pPr>
      <w:r w:rsidRPr="00903DBA">
        <w:rPr>
          <w:highlight w:val="white"/>
        </w:rPr>
        <w:t xml:space="preserve">            break;</w:t>
      </w:r>
    </w:p>
    <w:p w14:paraId="7DBCB1E6" w14:textId="06AD3300" w:rsidR="00D935A0" w:rsidRPr="00903DBA" w:rsidRDefault="00C90D35" w:rsidP="00C90D35">
      <w:pPr>
        <w:rPr>
          <w:highlight w:val="white"/>
        </w:rPr>
      </w:pPr>
      <w:r w:rsidRPr="00903DBA">
        <w:rPr>
          <w:highlight w:val="white"/>
        </w:rPr>
        <w:t xml:space="preserve">In case of assignment, </w:t>
      </w:r>
      <w:r w:rsidR="00CA78AD" w:rsidRPr="00903DBA">
        <w:rPr>
          <w:highlight w:val="white"/>
        </w:rPr>
        <w:t xml:space="preserve">we </w:t>
      </w:r>
      <w:r w:rsidR="00B615E5" w:rsidRPr="00903DBA">
        <w:rPr>
          <w:highlight w:val="white"/>
        </w:rPr>
        <w:t xml:space="preserve">inspect </w:t>
      </w:r>
      <w:r w:rsidR="00CA78AD" w:rsidRPr="00903DBA">
        <w:rPr>
          <w:highlight w:val="white"/>
        </w:rPr>
        <w:t xml:space="preserve">the type </w:t>
      </w:r>
      <w:r w:rsidR="00C70C53" w:rsidRPr="00903DBA">
        <w:rPr>
          <w:highlight w:val="white"/>
        </w:rPr>
        <w:t xml:space="preserve">of the symbol </w:t>
      </w:r>
      <w:r w:rsidR="00CA78AD" w:rsidRPr="00903DBA">
        <w:rPr>
          <w:highlight w:val="white"/>
        </w:rPr>
        <w:t>to be assigned</w:t>
      </w:r>
      <w:r w:rsidR="00C70C53" w:rsidRPr="00903DBA">
        <w:rPr>
          <w:highlight w:val="white"/>
        </w:rPr>
        <w:t>. If it is</w:t>
      </w:r>
      <w:r w:rsidR="00B615E5" w:rsidRPr="00903DBA">
        <w:rPr>
          <w:highlight w:val="white"/>
        </w:rPr>
        <w:t xml:space="preserve"> a struct or union, we call</w:t>
      </w:r>
      <w:r w:rsidR="00247F6C" w:rsidRPr="00903DBA">
        <w:rPr>
          <w:highlight w:val="white"/>
        </w:rPr>
        <w:t xml:space="preserve"> </w:t>
      </w:r>
      <w:r w:rsidR="00247F6C" w:rsidRPr="00903DBA">
        <w:rPr>
          <w:rStyle w:val="KeyWord0"/>
          <w:highlight w:val="white"/>
        </w:rPr>
        <w:t>StructUnionAssign</w:t>
      </w:r>
      <w:r w:rsidR="00247F6C" w:rsidRPr="00903DBA">
        <w:rPr>
          <w:highlight w:val="white"/>
        </w:rPr>
        <w:t xml:space="preserve">. Otherwise, the type must be integral, and we call </w:t>
      </w:r>
      <w:r w:rsidR="00247F6C" w:rsidRPr="00903DBA">
        <w:rPr>
          <w:rStyle w:val="KeyWord0"/>
          <w:highlight w:val="white"/>
        </w:rPr>
        <w:t>IntegralAssign</w:t>
      </w:r>
      <w:r w:rsidR="00247F6C" w:rsidRPr="00903DBA">
        <w:rPr>
          <w:highlight w:val="white"/>
        </w:rPr>
        <w:t xml:space="preserve">. Note that the assignment middle code instruction is not used for assignment of floating values. In those case, we </w:t>
      </w:r>
      <w:r w:rsidR="006F41FF" w:rsidRPr="00903DBA">
        <w:rPr>
          <w:highlight w:val="white"/>
        </w:rPr>
        <w:t>instead top or pop the floating value stack.</w:t>
      </w:r>
    </w:p>
    <w:p w14:paraId="0A4751A1" w14:textId="2F5F35D3" w:rsidR="00CF0C15" w:rsidRPr="00903DBA" w:rsidRDefault="00CF0C15" w:rsidP="00CF0C15">
      <w:pPr>
        <w:pStyle w:val="Code"/>
        <w:rPr>
          <w:highlight w:val="white"/>
        </w:rPr>
      </w:pPr>
      <w:r w:rsidRPr="00903DBA">
        <w:rPr>
          <w:highlight w:val="white"/>
        </w:rPr>
        <w:t xml:space="preserve">          case MiddleOperator.</w:t>
      </w:r>
      <w:r w:rsidR="008E27F0" w:rsidRPr="00903DBA">
        <w:rPr>
          <w:highlight w:val="white"/>
        </w:rPr>
        <w:t>AssignInit</w:t>
      </w:r>
      <w:r w:rsidRPr="00903DBA">
        <w:rPr>
          <w:highlight w:val="white"/>
        </w:rPr>
        <w:t>:</w:t>
      </w:r>
    </w:p>
    <w:p w14:paraId="6D133E30" w14:textId="18B162B3" w:rsidR="00CF0C15" w:rsidRPr="00903DBA" w:rsidRDefault="00CF0C15" w:rsidP="00CF0C15">
      <w:pPr>
        <w:pStyle w:val="Code"/>
        <w:rPr>
          <w:highlight w:val="white"/>
        </w:rPr>
      </w:pPr>
      <w:r w:rsidRPr="00903DBA">
        <w:rPr>
          <w:highlight w:val="white"/>
        </w:rPr>
        <w:t xml:space="preserve">            StructUnion</w:t>
      </w:r>
      <w:r w:rsidR="008E27F0" w:rsidRPr="00903DBA">
        <w:rPr>
          <w:highlight w:val="white"/>
        </w:rPr>
        <w:t>AssignInit</w:t>
      </w:r>
      <w:r w:rsidRPr="00903DBA">
        <w:rPr>
          <w:highlight w:val="white"/>
        </w:rPr>
        <w:t>(middleCode);</w:t>
      </w:r>
    </w:p>
    <w:p w14:paraId="1645BA31" w14:textId="77777777" w:rsidR="00CF0C15" w:rsidRPr="00903DBA" w:rsidRDefault="00CF0C15" w:rsidP="00CF0C15">
      <w:pPr>
        <w:pStyle w:val="Code"/>
        <w:rPr>
          <w:highlight w:val="white"/>
        </w:rPr>
      </w:pPr>
      <w:r w:rsidRPr="00903DBA">
        <w:rPr>
          <w:highlight w:val="white"/>
        </w:rPr>
        <w:t xml:space="preserve">            break;</w:t>
      </w:r>
    </w:p>
    <w:p w14:paraId="674B2256" w14:textId="77777777" w:rsidR="00CF0C15" w:rsidRPr="00903DBA" w:rsidRDefault="00CF0C15" w:rsidP="00CF0C15">
      <w:pPr>
        <w:pStyle w:val="Code"/>
        <w:rPr>
          <w:highlight w:val="white"/>
        </w:rPr>
      </w:pPr>
    </w:p>
    <w:p w14:paraId="16D89185" w14:textId="27970297" w:rsidR="00D851A7" w:rsidRPr="00903DBA" w:rsidRDefault="00D851A7" w:rsidP="00D851A7">
      <w:pPr>
        <w:pStyle w:val="Code"/>
        <w:rPr>
          <w:highlight w:val="white"/>
        </w:rPr>
      </w:pPr>
      <w:r w:rsidRPr="00903DBA">
        <w:rPr>
          <w:highlight w:val="white"/>
        </w:rPr>
        <w:t xml:space="preserve">          case MiddleOperator.Assign: {</w:t>
      </w:r>
    </w:p>
    <w:p w14:paraId="0D5357F0" w14:textId="19E42079" w:rsidR="00D851A7" w:rsidRPr="00903DBA" w:rsidRDefault="00D851A7" w:rsidP="00D851A7">
      <w:pPr>
        <w:pStyle w:val="Code"/>
        <w:rPr>
          <w:highlight w:val="white"/>
        </w:rPr>
      </w:pPr>
      <w:r w:rsidRPr="00903DBA">
        <w:rPr>
          <w:highlight w:val="white"/>
        </w:rPr>
        <w:t xml:space="preserve">              Symbol symbol = (Symbol)</w:t>
      </w:r>
      <w:r w:rsidR="004D4198" w:rsidRPr="00903DBA">
        <w:rPr>
          <w:highlight w:val="white"/>
        </w:rPr>
        <w:t xml:space="preserve"> </w:t>
      </w:r>
      <w:r w:rsidRPr="00903DBA">
        <w:rPr>
          <w:highlight w:val="white"/>
        </w:rPr>
        <w:t>middleCode[0];</w:t>
      </w:r>
    </w:p>
    <w:p w14:paraId="516143A4" w14:textId="77777777" w:rsidR="00D851A7" w:rsidRPr="00903DBA" w:rsidRDefault="00D851A7" w:rsidP="00D851A7">
      <w:pPr>
        <w:pStyle w:val="Code"/>
        <w:rPr>
          <w:highlight w:val="white"/>
        </w:rPr>
      </w:pPr>
    </w:p>
    <w:p w14:paraId="1B6CBFED" w14:textId="77777777" w:rsidR="00D851A7" w:rsidRPr="00903DBA" w:rsidRDefault="00D851A7" w:rsidP="00D851A7">
      <w:pPr>
        <w:pStyle w:val="Code"/>
        <w:rPr>
          <w:highlight w:val="white"/>
        </w:rPr>
      </w:pPr>
      <w:r w:rsidRPr="00903DBA">
        <w:rPr>
          <w:highlight w:val="white"/>
        </w:rPr>
        <w:t xml:space="preserve">              if (symbol.Type.IsStructOrUnion()) {</w:t>
      </w:r>
    </w:p>
    <w:p w14:paraId="360B964E" w14:textId="77777777" w:rsidR="00D851A7" w:rsidRPr="00903DBA" w:rsidRDefault="00D851A7" w:rsidP="00D851A7">
      <w:pPr>
        <w:pStyle w:val="Code"/>
        <w:rPr>
          <w:highlight w:val="white"/>
        </w:rPr>
      </w:pPr>
      <w:r w:rsidRPr="00903DBA">
        <w:rPr>
          <w:highlight w:val="white"/>
        </w:rPr>
        <w:t xml:space="preserve">                StructUnionAssign(middleCode, middleIndex);</w:t>
      </w:r>
    </w:p>
    <w:p w14:paraId="7591F271" w14:textId="77777777" w:rsidR="00D851A7" w:rsidRPr="00903DBA" w:rsidRDefault="00D851A7" w:rsidP="00D851A7">
      <w:pPr>
        <w:pStyle w:val="Code"/>
        <w:rPr>
          <w:highlight w:val="white"/>
        </w:rPr>
      </w:pPr>
      <w:r w:rsidRPr="00903DBA">
        <w:rPr>
          <w:highlight w:val="white"/>
        </w:rPr>
        <w:t xml:space="preserve">              }</w:t>
      </w:r>
    </w:p>
    <w:p w14:paraId="7B0EDD85" w14:textId="77777777" w:rsidR="00D851A7" w:rsidRPr="00903DBA" w:rsidRDefault="00D851A7" w:rsidP="00D851A7">
      <w:pPr>
        <w:pStyle w:val="Code"/>
        <w:rPr>
          <w:highlight w:val="white"/>
        </w:rPr>
      </w:pPr>
      <w:r w:rsidRPr="00903DBA">
        <w:rPr>
          <w:highlight w:val="white"/>
        </w:rPr>
        <w:t xml:space="preserve">              else {</w:t>
      </w:r>
    </w:p>
    <w:p w14:paraId="04553CEB" w14:textId="77777777" w:rsidR="00D851A7" w:rsidRPr="00903DBA" w:rsidRDefault="00D851A7" w:rsidP="00D851A7">
      <w:pPr>
        <w:pStyle w:val="Code"/>
        <w:rPr>
          <w:highlight w:val="white"/>
        </w:rPr>
      </w:pPr>
      <w:r w:rsidRPr="00903DBA">
        <w:rPr>
          <w:highlight w:val="white"/>
        </w:rPr>
        <w:t xml:space="preserve">                IntegralAssign(middleCode);</w:t>
      </w:r>
    </w:p>
    <w:p w14:paraId="550EB1C0" w14:textId="77777777" w:rsidR="00D851A7" w:rsidRPr="00903DBA" w:rsidRDefault="00D851A7" w:rsidP="00D851A7">
      <w:pPr>
        <w:pStyle w:val="Code"/>
        <w:rPr>
          <w:highlight w:val="white"/>
        </w:rPr>
      </w:pPr>
      <w:r w:rsidRPr="00903DBA">
        <w:rPr>
          <w:highlight w:val="white"/>
        </w:rPr>
        <w:t xml:space="preserve">              }</w:t>
      </w:r>
    </w:p>
    <w:p w14:paraId="2FC5FD4D" w14:textId="77777777" w:rsidR="00D851A7" w:rsidRPr="00903DBA" w:rsidRDefault="00D851A7" w:rsidP="00D851A7">
      <w:pPr>
        <w:pStyle w:val="Code"/>
        <w:rPr>
          <w:highlight w:val="white"/>
        </w:rPr>
      </w:pPr>
      <w:r w:rsidRPr="00903DBA">
        <w:rPr>
          <w:highlight w:val="white"/>
        </w:rPr>
        <w:t xml:space="preserve">            }</w:t>
      </w:r>
    </w:p>
    <w:p w14:paraId="599331B0" w14:textId="77777777" w:rsidR="00D851A7" w:rsidRPr="00903DBA" w:rsidRDefault="00D851A7" w:rsidP="00D851A7">
      <w:pPr>
        <w:pStyle w:val="Code"/>
        <w:rPr>
          <w:highlight w:val="white"/>
        </w:rPr>
      </w:pPr>
      <w:r w:rsidRPr="00903DBA">
        <w:rPr>
          <w:highlight w:val="white"/>
        </w:rPr>
        <w:t xml:space="preserve">            break;</w:t>
      </w:r>
    </w:p>
    <w:p w14:paraId="7EE6080C" w14:textId="77777777" w:rsidR="00D851A7" w:rsidRPr="00903DBA" w:rsidRDefault="00D851A7" w:rsidP="00D851A7">
      <w:pPr>
        <w:pStyle w:val="Code"/>
        <w:rPr>
          <w:highlight w:val="white"/>
        </w:rPr>
      </w:pPr>
      <w:r w:rsidRPr="00903DBA">
        <w:rPr>
          <w:highlight w:val="white"/>
        </w:rPr>
        <w:t xml:space="preserve">        </w:t>
      </w:r>
    </w:p>
    <w:p w14:paraId="59CFAFC4" w14:textId="77777777" w:rsidR="00D851A7" w:rsidRPr="00903DBA" w:rsidRDefault="00D851A7" w:rsidP="00D851A7">
      <w:pPr>
        <w:pStyle w:val="Code"/>
        <w:rPr>
          <w:highlight w:val="white"/>
        </w:rPr>
      </w:pPr>
      <w:r w:rsidRPr="00903DBA">
        <w:rPr>
          <w:highlight w:val="white"/>
        </w:rPr>
        <w:t xml:space="preserve">          case MiddleOperator.BitwiseAnd:</w:t>
      </w:r>
    </w:p>
    <w:p w14:paraId="0F96D257" w14:textId="77777777" w:rsidR="00D851A7" w:rsidRPr="00903DBA" w:rsidRDefault="00D851A7" w:rsidP="00D851A7">
      <w:pPr>
        <w:pStyle w:val="Code"/>
        <w:rPr>
          <w:highlight w:val="white"/>
        </w:rPr>
      </w:pPr>
      <w:r w:rsidRPr="00903DBA">
        <w:rPr>
          <w:highlight w:val="white"/>
        </w:rPr>
        <w:t xml:space="preserve">          case MiddleOperator.BitwiseOr:</w:t>
      </w:r>
    </w:p>
    <w:p w14:paraId="281008CE" w14:textId="77777777" w:rsidR="00D851A7" w:rsidRPr="00903DBA" w:rsidRDefault="00D851A7" w:rsidP="00D851A7">
      <w:pPr>
        <w:pStyle w:val="Code"/>
        <w:rPr>
          <w:highlight w:val="white"/>
        </w:rPr>
      </w:pPr>
      <w:r w:rsidRPr="00903DBA">
        <w:rPr>
          <w:highlight w:val="white"/>
        </w:rPr>
        <w:t xml:space="preserve">          case MiddleOperator.BitwiseXOr:</w:t>
      </w:r>
    </w:p>
    <w:p w14:paraId="0A2E9F54" w14:textId="77777777" w:rsidR="00D851A7" w:rsidRPr="00903DBA" w:rsidRDefault="00D851A7" w:rsidP="00D851A7">
      <w:pPr>
        <w:pStyle w:val="Code"/>
        <w:rPr>
          <w:highlight w:val="white"/>
        </w:rPr>
      </w:pPr>
      <w:r w:rsidRPr="00903DBA">
        <w:rPr>
          <w:highlight w:val="white"/>
        </w:rPr>
        <w:t xml:space="preserve">          case MiddleOperator.ShiftLeft:</w:t>
      </w:r>
    </w:p>
    <w:p w14:paraId="39A320D9" w14:textId="77777777" w:rsidR="00D851A7" w:rsidRPr="00903DBA" w:rsidRDefault="00D851A7" w:rsidP="00D851A7">
      <w:pPr>
        <w:pStyle w:val="Code"/>
        <w:rPr>
          <w:highlight w:val="white"/>
        </w:rPr>
      </w:pPr>
      <w:r w:rsidRPr="00903DBA">
        <w:rPr>
          <w:highlight w:val="white"/>
        </w:rPr>
        <w:t xml:space="preserve">          case MiddleOperator.ShiftRight:</w:t>
      </w:r>
    </w:p>
    <w:p w14:paraId="422FFBAD" w14:textId="37238660"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45D6E354" w14:textId="77777777" w:rsidR="00D851A7" w:rsidRPr="00903DBA" w:rsidRDefault="00D851A7" w:rsidP="00D851A7">
      <w:pPr>
        <w:pStyle w:val="Code"/>
        <w:rPr>
          <w:highlight w:val="white"/>
        </w:rPr>
      </w:pPr>
      <w:r w:rsidRPr="00903DBA">
        <w:rPr>
          <w:highlight w:val="white"/>
        </w:rPr>
        <w:t xml:space="preserve">            break;</w:t>
      </w:r>
    </w:p>
    <w:p w14:paraId="7E4744D9" w14:textId="7C88C2A3" w:rsidR="00D935A0" w:rsidRPr="00903DBA" w:rsidRDefault="00473A8D" w:rsidP="00165FB2">
      <w:pPr>
        <w:rPr>
          <w:highlight w:val="white"/>
        </w:rPr>
      </w:pPr>
      <w:r w:rsidRPr="00903DBA">
        <w:rPr>
          <w:highlight w:val="white"/>
        </w:rPr>
        <w:t>In case of addition or subtract, we check the type of the</w:t>
      </w:r>
      <w:r w:rsidR="00165FB2" w:rsidRPr="00903DBA">
        <w:rPr>
          <w:highlight w:val="white"/>
        </w:rPr>
        <w:t xml:space="preserve"> left</w:t>
      </w:r>
      <w:r w:rsidRPr="00903DBA">
        <w:rPr>
          <w:highlight w:val="white"/>
        </w:rPr>
        <w:t xml:space="preserve"> operan</w:t>
      </w:r>
      <w:r w:rsidR="00165FB2" w:rsidRPr="00903DBA">
        <w:rPr>
          <w:highlight w:val="white"/>
        </w:rPr>
        <w:t xml:space="preserve">d. If it is a floating value, we call </w:t>
      </w:r>
      <w:r w:rsidR="00165FB2" w:rsidRPr="00903DBA">
        <w:rPr>
          <w:rStyle w:val="KeyWord0"/>
          <w:highlight w:val="white"/>
        </w:rPr>
        <w:t>FloatingBinary</w:t>
      </w:r>
      <w:r w:rsidR="00165FB2" w:rsidRPr="00903DBA">
        <w:rPr>
          <w:highlight w:val="white"/>
        </w:rPr>
        <w:t xml:space="preserve">. Otherwise, the type </w:t>
      </w:r>
      <w:r w:rsidR="000663AD" w:rsidRPr="00903DBA">
        <w:rPr>
          <w:highlight w:val="white"/>
        </w:rPr>
        <w:t>is</w:t>
      </w:r>
      <w:r w:rsidR="00165FB2" w:rsidRPr="00903DBA">
        <w:rPr>
          <w:highlight w:val="white"/>
        </w:rPr>
        <w:t xml:space="preserve"> integral, and we call </w:t>
      </w:r>
      <w:r w:rsidR="003D500A" w:rsidRPr="00903DBA">
        <w:rPr>
          <w:rStyle w:val="KeyWord0"/>
          <w:highlight w:val="white"/>
        </w:rPr>
        <w:t>IntegralBinary</w:t>
      </w:r>
      <w:r w:rsidR="00165FB2" w:rsidRPr="00903DBA">
        <w:rPr>
          <w:highlight w:val="white"/>
        </w:rPr>
        <w:t>.</w:t>
      </w:r>
    </w:p>
    <w:p w14:paraId="18E1D9A9" w14:textId="77777777" w:rsidR="00D851A7" w:rsidRPr="00903DBA" w:rsidRDefault="00D851A7" w:rsidP="00D851A7">
      <w:pPr>
        <w:pStyle w:val="Code"/>
        <w:rPr>
          <w:highlight w:val="white"/>
        </w:rPr>
      </w:pPr>
      <w:r w:rsidRPr="00903DBA">
        <w:rPr>
          <w:highlight w:val="white"/>
        </w:rPr>
        <w:t xml:space="preserve">          case MiddleOperator.BinaryAdd:</w:t>
      </w:r>
    </w:p>
    <w:p w14:paraId="2B67D4FA" w14:textId="77777777" w:rsidR="00D851A7" w:rsidRPr="00903DBA" w:rsidRDefault="00D851A7" w:rsidP="00D851A7">
      <w:pPr>
        <w:pStyle w:val="Code"/>
        <w:rPr>
          <w:highlight w:val="white"/>
        </w:rPr>
      </w:pPr>
      <w:r w:rsidRPr="00903DBA">
        <w:rPr>
          <w:highlight w:val="white"/>
        </w:rPr>
        <w:t xml:space="preserve">          case MiddleOperator.BinarySubtract: {</w:t>
      </w:r>
    </w:p>
    <w:p w14:paraId="49625795" w14:textId="77777777" w:rsidR="00D851A7" w:rsidRPr="00903DBA" w:rsidRDefault="00D851A7" w:rsidP="00D851A7">
      <w:pPr>
        <w:pStyle w:val="Code"/>
        <w:rPr>
          <w:highlight w:val="white"/>
        </w:rPr>
      </w:pPr>
      <w:r w:rsidRPr="00903DBA">
        <w:rPr>
          <w:highlight w:val="white"/>
        </w:rPr>
        <w:t xml:space="preserve">              Symbol resultSymbol = (Symbol) middleCode[1];</w:t>
      </w:r>
    </w:p>
    <w:p w14:paraId="5CC6C405" w14:textId="77777777" w:rsidR="00D851A7" w:rsidRPr="00903DBA" w:rsidRDefault="00D851A7" w:rsidP="00D851A7">
      <w:pPr>
        <w:pStyle w:val="Code"/>
        <w:rPr>
          <w:highlight w:val="white"/>
        </w:rPr>
      </w:pPr>
    </w:p>
    <w:p w14:paraId="505AEC4D" w14:textId="77777777" w:rsidR="00D851A7" w:rsidRPr="00903DBA" w:rsidRDefault="00D851A7" w:rsidP="00D851A7">
      <w:pPr>
        <w:pStyle w:val="Code"/>
        <w:rPr>
          <w:highlight w:val="white"/>
        </w:rPr>
      </w:pPr>
      <w:r w:rsidRPr="00903DBA">
        <w:rPr>
          <w:highlight w:val="white"/>
        </w:rPr>
        <w:t xml:space="preserve">              if (resultSymbol.Type.IsFloating()) {</w:t>
      </w:r>
    </w:p>
    <w:p w14:paraId="4B2822CF" w14:textId="77777777" w:rsidR="00D851A7" w:rsidRPr="00903DBA" w:rsidRDefault="00D851A7" w:rsidP="00D851A7">
      <w:pPr>
        <w:pStyle w:val="Code"/>
        <w:rPr>
          <w:highlight w:val="white"/>
        </w:rPr>
      </w:pPr>
      <w:r w:rsidRPr="00903DBA">
        <w:rPr>
          <w:highlight w:val="white"/>
        </w:rPr>
        <w:t xml:space="preserve">                FloatingBinary(middleCode);</w:t>
      </w:r>
    </w:p>
    <w:p w14:paraId="5DCC3B0F" w14:textId="77777777" w:rsidR="00D851A7" w:rsidRPr="00903DBA" w:rsidRDefault="00D851A7" w:rsidP="00D851A7">
      <w:pPr>
        <w:pStyle w:val="Code"/>
        <w:rPr>
          <w:highlight w:val="white"/>
        </w:rPr>
      </w:pPr>
      <w:r w:rsidRPr="00903DBA">
        <w:rPr>
          <w:highlight w:val="white"/>
        </w:rPr>
        <w:t xml:space="preserve">              }</w:t>
      </w:r>
    </w:p>
    <w:p w14:paraId="7F02A2CF" w14:textId="77777777" w:rsidR="00D851A7" w:rsidRPr="00903DBA" w:rsidRDefault="00D851A7" w:rsidP="00D851A7">
      <w:pPr>
        <w:pStyle w:val="Code"/>
        <w:rPr>
          <w:highlight w:val="white"/>
        </w:rPr>
      </w:pPr>
      <w:r w:rsidRPr="00903DBA">
        <w:rPr>
          <w:highlight w:val="white"/>
        </w:rPr>
        <w:t xml:space="preserve">              else {</w:t>
      </w:r>
    </w:p>
    <w:p w14:paraId="232CE2C6" w14:textId="40B0C92D" w:rsidR="00D851A7" w:rsidRPr="00903DBA" w:rsidRDefault="00D851A7" w:rsidP="00D851A7">
      <w:pPr>
        <w:pStyle w:val="Code"/>
        <w:rPr>
          <w:highlight w:val="white"/>
        </w:rPr>
      </w:pPr>
      <w:r w:rsidRPr="00903DBA">
        <w:rPr>
          <w:highlight w:val="white"/>
        </w:rPr>
        <w:t xml:space="preserve">                </w:t>
      </w:r>
      <w:r w:rsidR="003D500A" w:rsidRPr="00903DBA">
        <w:rPr>
          <w:highlight w:val="white"/>
        </w:rPr>
        <w:t>IntegralBinary</w:t>
      </w:r>
      <w:r w:rsidRPr="00903DBA">
        <w:rPr>
          <w:highlight w:val="white"/>
        </w:rPr>
        <w:t>(middleCode);</w:t>
      </w:r>
    </w:p>
    <w:p w14:paraId="0C049E46" w14:textId="77777777" w:rsidR="00D851A7" w:rsidRPr="00903DBA" w:rsidRDefault="00D851A7" w:rsidP="00D851A7">
      <w:pPr>
        <w:pStyle w:val="Code"/>
        <w:rPr>
          <w:highlight w:val="white"/>
        </w:rPr>
      </w:pPr>
      <w:r w:rsidRPr="00903DBA">
        <w:rPr>
          <w:highlight w:val="white"/>
        </w:rPr>
        <w:t xml:space="preserve">              }</w:t>
      </w:r>
    </w:p>
    <w:p w14:paraId="28389CD4" w14:textId="77777777" w:rsidR="00D851A7" w:rsidRPr="00903DBA" w:rsidRDefault="00D851A7" w:rsidP="00D851A7">
      <w:pPr>
        <w:pStyle w:val="Code"/>
        <w:rPr>
          <w:highlight w:val="white"/>
        </w:rPr>
      </w:pPr>
      <w:r w:rsidRPr="00903DBA">
        <w:rPr>
          <w:highlight w:val="white"/>
        </w:rPr>
        <w:lastRenderedPageBreak/>
        <w:t xml:space="preserve">            }</w:t>
      </w:r>
    </w:p>
    <w:p w14:paraId="1EE529BD" w14:textId="77777777" w:rsidR="00D851A7" w:rsidRPr="00903DBA" w:rsidRDefault="00D851A7" w:rsidP="00D851A7">
      <w:pPr>
        <w:pStyle w:val="Code"/>
        <w:rPr>
          <w:highlight w:val="white"/>
        </w:rPr>
      </w:pPr>
      <w:r w:rsidRPr="00903DBA">
        <w:rPr>
          <w:highlight w:val="white"/>
        </w:rPr>
        <w:t xml:space="preserve">            break;</w:t>
      </w:r>
    </w:p>
    <w:p w14:paraId="3FA025A3" w14:textId="0238EF29" w:rsidR="00D935A0" w:rsidRPr="00903DBA" w:rsidRDefault="00B35460" w:rsidP="00B35460">
      <w:pPr>
        <w:rPr>
          <w:highlight w:val="white"/>
        </w:rPr>
      </w:pPr>
      <w:r w:rsidRPr="00903DBA">
        <w:rPr>
          <w:highlight w:val="white"/>
        </w:rPr>
        <w:t xml:space="preserve">We have a similar case when performing multiplication or division. If case of floating values, we call </w:t>
      </w:r>
      <w:r w:rsidRPr="00903DBA">
        <w:rPr>
          <w:rStyle w:val="KeyWord0"/>
          <w:highlight w:val="white"/>
        </w:rPr>
        <w:t>FloatingBinary</w:t>
      </w:r>
      <w:r w:rsidR="00397FD4" w:rsidRPr="00903DBA">
        <w:rPr>
          <w:highlight w:val="white"/>
        </w:rPr>
        <w:t xml:space="preserve"> (the same method as in the floating addition and subtracting case). </w:t>
      </w:r>
      <w:r w:rsidRPr="00903DBA">
        <w:rPr>
          <w:highlight w:val="white"/>
        </w:rPr>
        <w:t xml:space="preserve">Otherwise, the type </w:t>
      </w:r>
      <w:r w:rsidR="00DE718A" w:rsidRPr="00903DBA">
        <w:rPr>
          <w:highlight w:val="white"/>
        </w:rPr>
        <w:t>is</w:t>
      </w:r>
      <w:r w:rsidR="005110C0" w:rsidRPr="00903DBA">
        <w:rPr>
          <w:highlight w:val="white"/>
        </w:rPr>
        <w:t xml:space="preserve"> </w:t>
      </w:r>
      <w:r w:rsidRPr="00903DBA">
        <w:rPr>
          <w:highlight w:val="white"/>
        </w:rPr>
        <w:t xml:space="preserve">integral, and we call </w:t>
      </w:r>
      <w:r w:rsidR="004F22C1" w:rsidRPr="00903DBA">
        <w:rPr>
          <w:rStyle w:val="KeyWord0"/>
          <w:highlight w:val="white"/>
        </w:rPr>
        <w:t>IntegralMultiply</w:t>
      </w:r>
      <w:r w:rsidRPr="00903DBA">
        <w:rPr>
          <w:highlight w:val="white"/>
        </w:rPr>
        <w:t>.</w:t>
      </w:r>
    </w:p>
    <w:p w14:paraId="3B2B2BBF" w14:textId="77777777" w:rsidR="00D851A7" w:rsidRPr="00903DBA" w:rsidRDefault="00D851A7" w:rsidP="00D851A7">
      <w:pPr>
        <w:pStyle w:val="Code"/>
        <w:rPr>
          <w:highlight w:val="white"/>
        </w:rPr>
      </w:pPr>
      <w:r w:rsidRPr="00903DBA">
        <w:rPr>
          <w:highlight w:val="white"/>
        </w:rPr>
        <w:t xml:space="preserve">          case MiddleOperator.SignedMultiply:</w:t>
      </w:r>
    </w:p>
    <w:p w14:paraId="0239FF21" w14:textId="77777777" w:rsidR="00D851A7" w:rsidRPr="00903DBA" w:rsidRDefault="00D851A7" w:rsidP="00D851A7">
      <w:pPr>
        <w:pStyle w:val="Code"/>
        <w:rPr>
          <w:highlight w:val="white"/>
        </w:rPr>
      </w:pPr>
      <w:r w:rsidRPr="00903DBA">
        <w:rPr>
          <w:highlight w:val="white"/>
        </w:rPr>
        <w:t xml:space="preserve">          case MiddleOperator.SignedDivide:</w:t>
      </w:r>
    </w:p>
    <w:p w14:paraId="05FD4612" w14:textId="77777777" w:rsidR="00D851A7" w:rsidRPr="00903DBA" w:rsidRDefault="00D851A7" w:rsidP="00D851A7">
      <w:pPr>
        <w:pStyle w:val="Code"/>
        <w:rPr>
          <w:highlight w:val="white"/>
        </w:rPr>
      </w:pPr>
      <w:r w:rsidRPr="00903DBA">
        <w:rPr>
          <w:highlight w:val="white"/>
        </w:rPr>
        <w:t xml:space="preserve">          case MiddleOperator.SignedModulo:</w:t>
      </w:r>
    </w:p>
    <w:p w14:paraId="6075D30B" w14:textId="77777777" w:rsidR="00D851A7" w:rsidRPr="00903DBA" w:rsidRDefault="00D851A7" w:rsidP="00D851A7">
      <w:pPr>
        <w:pStyle w:val="Code"/>
        <w:rPr>
          <w:highlight w:val="white"/>
        </w:rPr>
      </w:pPr>
      <w:r w:rsidRPr="00903DBA">
        <w:rPr>
          <w:highlight w:val="white"/>
        </w:rPr>
        <w:t xml:space="preserve">          case MiddleOperator.UnsignedMultiply:</w:t>
      </w:r>
    </w:p>
    <w:p w14:paraId="232E27CD" w14:textId="77777777" w:rsidR="00D851A7" w:rsidRPr="00903DBA" w:rsidRDefault="00D851A7" w:rsidP="00D851A7">
      <w:pPr>
        <w:pStyle w:val="Code"/>
        <w:rPr>
          <w:highlight w:val="white"/>
        </w:rPr>
      </w:pPr>
      <w:r w:rsidRPr="00903DBA">
        <w:rPr>
          <w:highlight w:val="white"/>
        </w:rPr>
        <w:t xml:space="preserve">          case MiddleOperator.UnsignedDivide:</w:t>
      </w:r>
    </w:p>
    <w:p w14:paraId="3CB9B3B9" w14:textId="77777777" w:rsidR="00D851A7" w:rsidRPr="00903DBA" w:rsidRDefault="00D851A7" w:rsidP="00D851A7">
      <w:pPr>
        <w:pStyle w:val="Code"/>
        <w:rPr>
          <w:highlight w:val="white"/>
        </w:rPr>
      </w:pPr>
      <w:r w:rsidRPr="00903DBA">
        <w:rPr>
          <w:highlight w:val="white"/>
        </w:rPr>
        <w:t xml:space="preserve">          case MiddleOperator.UnsignedModulo: {</w:t>
      </w:r>
    </w:p>
    <w:p w14:paraId="3B30884A" w14:textId="77777777" w:rsidR="00D851A7" w:rsidRPr="00903DBA" w:rsidRDefault="00D851A7" w:rsidP="00D851A7">
      <w:pPr>
        <w:pStyle w:val="Code"/>
        <w:rPr>
          <w:highlight w:val="white"/>
        </w:rPr>
      </w:pPr>
      <w:r w:rsidRPr="00903DBA">
        <w:rPr>
          <w:highlight w:val="white"/>
        </w:rPr>
        <w:t xml:space="preserve">              Symbol resultSymbol = (Symbol) middleCode[0];</w:t>
      </w:r>
    </w:p>
    <w:p w14:paraId="4FE94EAE" w14:textId="77777777" w:rsidR="00D851A7" w:rsidRPr="00903DBA" w:rsidRDefault="00D851A7" w:rsidP="00D851A7">
      <w:pPr>
        <w:pStyle w:val="Code"/>
        <w:rPr>
          <w:highlight w:val="white"/>
        </w:rPr>
      </w:pPr>
    </w:p>
    <w:p w14:paraId="447C5435" w14:textId="77777777" w:rsidR="00D851A7" w:rsidRPr="00903DBA" w:rsidRDefault="00D851A7" w:rsidP="00D851A7">
      <w:pPr>
        <w:pStyle w:val="Code"/>
        <w:rPr>
          <w:highlight w:val="white"/>
        </w:rPr>
      </w:pPr>
      <w:r w:rsidRPr="00903DBA">
        <w:rPr>
          <w:highlight w:val="white"/>
        </w:rPr>
        <w:t xml:space="preserve">              if (resultSymbol.Type.IsFloating()) {</w:t>
      </w:r>
    </w:p>
    <w:p w14:paraId="70B75DC7" w14:textId="77777777" w:rsidR="00D851A7" w:rsidRPr="00903DBA" w:rsidRDefault="00D851A7" w:rsidP="00D851A7">
      <w:pPr>
        <w:pStyle w:val="Code"/>
        <w:rPr>
          <w:highlight w:val="white"/>
        </w:rPr>
      </w:pPr>
      <w:r w:rsidRPr="00903DBA">
        <w:rPr>
          <w:highlight w:val="white"/>
        </w:rPr>
        <w:t xml:space="preserve">                FloatingBinary(middleCode);</w:t>
      </w:r>
    </w:p>
    <w:p w14:paraId="4595840B" w14:textId="77777777" w:rsidR="00D851A7" w:rsidRPr="00903DBA" w:rsidRDefault="00D851A7" w:rsidP="00D851A7">
      <w:pPr>
        <w:pStyle w:val="Code"/>
        <w:rPr>
          <w:highlight w:val="white"/>
        </w:rPr>
      </w:pPr>
      <w:r w:rsidRPr="00903DBA">
        <w:rPr>
          <w:highlight w:val="white"/>
        </w:rPr>
        <w:t xml:space="preserve">              }</w:t>
      </w:r>
    </w:p>
    <w:p w14:paraId="13F77171" w14:textId="77777777" w:rsidR="00D851A7" w:rsidRPr="00903DBA" w:rsidRDefault="00D851A7" w:rsidP="00D851A7">
      <w:pPr>
        <w:pStyle w:val="Code"/>
        <w:rPr>
          <w:highlight w:val="white"/>
        </w:rPr>
      </w:pPr>
      <w:r w:rsidRPr="00903DBA">
        <w:rPr>
          <w:highlight w:val="white"/>
        </w:rPr>
        <w:t xml:space="preserve">              else {</w:t>
      </w:r>
    </w:p>
    <w:p w14:paraId="16C7AE8E" w14:textId="77777777" w:rsidR="00D851A7" w:rsidRPr="00903DBA" w:rsidRDefault="00D851A7" w:rsidP="00D851A7">
      <w:pPr>
        <w:pStyle w:val="Code"/>
        <w:rPr>
          <w:highlight w:val="white"/>
        </w:rPr>
      </w:pPr>
      <w:r w:rsidRPr="00903DBA">
        <w:rPr>
          <w:highlight w:val="white"/>
        </w:rPr>
        <w:t xml:space="preserve">                IntegralMultiply(middleCode);</w:t>
      </w:r>
    </w:p>
    <w:p w14:paraId="05804166" w14:textId="77777777" w:rsidR="00D851A7" w:rsidRPr="00903DBA" w:rsidRDefault="00D851A7" w:rsidP="00D851A7">
      <w:pPr>
        <w:pStyle w:val="Code"/>
        <w:rPr>
          <w:highlight w:val="white"/>
        </w:rPr>
      </w:pPr>
      <w:r w:rsidRPr="00903DBA">
        <w:rPr>
          <w:highlight w:val="white"/>
        </w:rPr>
        <w:t xml:space="preserve">              }</w:t>
      </w:r>
    </w:p>
    <w:p w14:paraId="2459A84B" w14:textId="77777777" w:rsidR="00D851A7" w:rsidRPr="00903DBA" w:rsidRDefault="00D851A7" w:rsidP="00D851A7">
      <w:pPr>
        <w:pStyle w:val="Code"/>
        <w:rPr>
          <w:highlight w:val="white"/>
        </w:rPr>
      </w:pPr>
      <w:r w:rsidRPr="00903DBA">
        <w:rPr>
          <w:highlight w:val="white"/>
        </w:rPr>
        <w:t xml:space="preserve">            }</w:t>
      </w:r>
    </w:p>
    <w:p w14:paraId="1E9A0E9A" w14:textId="77777777" w:rsidR="00D851A7" w:rsidRPr="00903DBA" w:rsidRDefault="00D851A7" w:rsidP="00D851A7">
      <w:pPr>
        <w:pStyle w:val="Code"/>
        <w:rPr>
          <w:highlight w:val="white"/>
        </w:rPr>
      </w:pPr>
      <w:r w:rsidRPr="00903DBA">
        <w:rPr>
          <w:highlight w:val="white"/>
        </w:rPr>
        <w:t xml:space="preserve">            break;</w:t>
      </w:r>
    </w:p>
    <w:p w14:paraId="172EFD1E" w14:textId="77777777" w:rsidR="00D851A7" w:rsidRPr="00903DBA" w:rsidRDefault="00D851A7" w:rsidP="00D851A7">
      <w:pPr>
        <w:pStyle w:val="Code"/>
        <w:rPr>
          <w:highlight w:val="white"/>
        </w:rPr>
      </w:pPr>
    </w:p>
    <w:p w14:paraId="00B13335" w14:textId="77777777" w:rsidR="00D851A7" w:rsidRPr="00903DBA" w:rsidRDefault="00D851A7" w:rsidP="00D851A7">
      <w:pPr>
        <w:pStyle w:val="Code"/>
        <w:rPr>
          <w:highlight w:val="white"/>
        </w:rPr>
      </w:pPr>
      <w:r w:rsidRPr="00903DBA">
        <w:rPr>
          <w:highlight w:val="white"/>
        </w:rPr>
        <w:t xml:space="preserve">          case MiddleOperator.Carry:</w:t>
      </w:r>
    </w:p>
    <w:p w14:paraId="29061A6C" w14:textId="77777777" w:rsidR="00D851A7" w:rsidRPr="00903DBA" w:rsidRDefault="00D851A7" w:rsidP="00D851A7">
      <w:pPr>
        <w:pStyle w:val="Code"/>
        <w:rPr>
          <w:highlight w:val="white"/>
        </w:rPr>
      </w:pPr>
      <w:r w:rsidRPr="00903DBA">
        <w:rPr>
          <w:highlight w:val="white"/>
        </w:rPr>
        <w:t xml:space="preserve">          case MiddleOperator.NotCarry:</w:t>
      </w:r>
    </w:p>
    <w:p w14:paraId="6A30747B" w14:textId="77777777" w:rsidR="00D851A7" w:rsidRPr="00903DBA" w:rsidRDefault="00D851A7" w:rsidP="00D851A7">
      <w:pPr>
        <w:pStyle w:val="Code"/>
        <w:rPr>
          <w:highlight w:val="white"/>
        </w:rPr>
      </w:pPr>
      <w:r w:rsidRPr="00903DBA">
        <w:rPr>
          <w:highlight w:val="white"/>
        </w:rPr>
        <w:t xml:space="preserve">            CarryExpression(middleCode);</w:t>
      </w:r>
    </w:p>
    <w:p w14:paraId="5FF17074" w14:textId="77777777" w:rsidR="00D851A7" w:rsidRPr="00903DBA" w:rsidRDefault="00D851A7" w:rsidP="00D851A7">
      <w:pPr>
        <w:pStyle w:val="Code"/>
        <w:rPr>
          <w:highlight w:val="white"/>
        </w:rPr>
      </w:pPr>
      <w:r w:rsidRPr="00903DBA">
        <w:rPr>
          <w:highlight w:val="white"/>
        </w:rPr>
        <w:t xml:space="preserve">            break;</w:t>
      </w:r>
    </w:p>
    <w:p w14:paraId="7CC22499" w14:textId="2C826700" w:rsidR="00D935A0" w:rsidRPr="00903DBA" w:rsidRDefault="00EE5D6D" w:rsidP="00EE5D6D">
      <w:pPr>
        <w:rPr>
          <w:highlight w:val="white"/>
        </w:rPr>
      </w:pPr>
      <w:r w:rsidRPr="00903DBA">
        <w:rPr>
          <w:highlight w:val="white"/>
        </w:rPr>
        <w:t>In case of</w:t>
      </w:r>
      <w:r w:rsidR="00D35D02" w:rsidRPr="00903DBA">
        <w:rPr>
          <w:highlight w:val="white"/>
        </w:rPr>
        <w:t xml:space="preserve"> equality </w:t>
      </w:r>
      <w:r w:rsidRPr="00903DBA">
        <w:rPr>
          <w:highlight w:val="white"/>
        </w:rPr>
        <w:t xml:space="preserve">and relational operators, </w:t>
      </w:r>
      <w:r w:rsidR="00551EE1" w:rsidRPr="00903DBA">
        <w:rPr>
          <w:highlight w:val="white"/>
        </w:rPr>
        <w:t xml:space="preserve">we call </w:t>
      </w:r>
      <w:r w:rsidR="00551EE1" w:rsidRPr="00903DBA">
        <w:rPr>
          <w:rStyle w:val="KeyWord0"/>
          <w:highlight w:val="white"/>
        </w:rPr>
        <w:t>FloatingRelation</w:t>
      </w:r>
      <w:r w:rsidR="00551EE1" w:rsidRPr="00903DBA">
        <w:rPr>
          <w:highlight w:val="white"/>
        </w:rPr>
        <w:t xml:space="preserve"> in case of floating values and </w:t>
      </w:r>
      <w:r w:rsidR="00551EE1" w:rsidRPr="00903DBA">
        <w:rPr>
          <w:rStyle w:val="KeyWord0"/>
          <w:highlight w:val="white"/>
        </w:rPr>
        <w:t>Integral</w:t>
      </w:r>
      <w:r w:rsidR="00177957" w:rsidRPr="00903DBA">
        <w:rPr>
          <w:rStyle w:val="KeyWord0"/>
          <w:highlight w:val="white"/>
        </w:rPr>
        <w:t>Binary</w:t>
      </w:r>
      <w:r w:rsidR="00551EE1" w:rsidRPr="00903DBA">
        <w:rPr>
          <w:highlight w:val="white"/>
        </w:rPr>
        <w:t xml:space="preserve"> otherwise.</w:t>
      </w:r>
    </w:p>
    <w:p w14:paraId="7A81EEDF" w14:textId="77777777" w:rsidR="00D851A7" w:rsidRPr="00903DBA" w:rsidRDefault="00D851A7" w:rsidP="00D851A7">
      <w:pPr>
        <w:pStyle w:val="Code"/>
        <w:rPr>
          <w:highlight w:val="white"/>
        </w:rPr>
      </w:pPr>
      <w:r w:rsidRPr="00903DBA">
        <w:rPr>
          <w:highlight w:val="white"/>
        </w:rPr>
        <w:t xml:space="preserve">          case MiddleOperator.Equal:</w:t>
      </w:r>
    </w:p>
    <w:p w14:paraId="65B5DAEB" w14:textId="77777777" w:rsidR="00D851A7" w:rsidRPr="00903DBA" w:rsidRDefault="00D851A7" w:rsidP="00D851A7">
      <w:pPr>
        <w:pStyle w:val="Code"/>
        <w:rPr>
          <w:highlight w:val="white"/>
        </w:rPr>
      </w:pPr>
      <w:r w:rsidRPr="00903DBA">
        <w:rPr>
          <w:highlight w:val="white"/>
        </w:rPr>
        <w:t xml:space="preserve">          case MiddleOperator.NotEqual:</w:t>
      </w:r>
    </w:p>
    <w:p w14:paraId="0C9C5798" w14:textId="77777777" w:rsidR="00D851A7" w:rsidRPr="00903DBA" w:rsidRDefault="00D851A7" w:rsidP="00D851A7">
      <w:pPr>
        <w:pStyle w:val="Code"/>
        <w:rPr>
          <w:highlight w:val="white"/>
        </w:rPr>
      </w:pPr>
      <w:r w:rsidRPr="00903DBA">
        <w:rPr>
          <w:highlight w:val="white"/>
        </w:rPr>
        <w:t xml:space="preserve">          case MiddleOperator.SignedLessThan:</w:t>
      </w:r>
    </w:p>
    <w:p w14:paraId="64D91D1C" w14:textId="77777777" w:rsidR="00D851A7" w:rsidRPr="00903DBA" w:rsidRDefault="00D851A7" w:rsidP="00D851A7">
      <w:pPr>
        <w:pStyle w:val="Code"/>
        <w:rPr>
          <w:highlight w:val="white"/>
        </w:rPr>
      </w:pPr>
      <w:r w:rsidRPr="00903DBA">
        <w:rPr>
          <w:highlight w:val="white"/>
        </w:rPr>
        <w:t xml:space="preserve">          case MiddleOperator.SignedLessThanEqual:</w:t>
      </w:r>
    </w:p>
    <w:p w14:paraId="783EB288" w14:textId="77777777" w:rsidR="00D851A7" w:rsidRPr="00903DBA" w:rsidRDefault="00D851A7" w:rsidP="00D851A7">
      <w:pPr>
        <w:pStyle w:val="Code"/>
        <w:rPr>
          <w:highlight w:val="white"/>
        </w:rPr>
      </w:pPr>
      <w:r w:rsidRPr="00903DBA">
        <w:rPr>
          <w:highlight w:val="white"/>
        </w:rPr>
        <w:t xml:space="preserve">          case MiddleOperator.SignedGreaterThan:</w:t>
      </w:r>
    </w:p>
    <w:p w14:paraId="1853F2CF" w14:textId="77777777" w:rsidR="00D851A7" w:rsidRPr="00903DBA" w:rsidRDefault="00D851A7" w:rsidP="00D851A7">
      <w:pPr>
        <w:pStyle w:val="Code"/>
        <w:rPr>
          <w:highlight w:val="white"/>
        </w:rPr>
      </w:pPr>
      <w:r w:rsidRPr="00903DBA">
        <w:rPr>
          <w:highlight w:val="white"/>
        </w:rPr>
        <w:t xml:space="preserve">          case MiddleOperator.SignedGreaterThanEqual:</w:t>
      </w:r>
    </w:p>
    <w:p w14:paraId="6796BC26" w14:textId="77777777" w:rsidR="00D851A7" w:rsidRPr="00903DBA" w:rsidRDefault="00D851A7" w:rsidP="00D851A7">
      <w:pPr>
        <w:pStyle w:val="Code"/>
        <w:rPr>
          <w:highlight w:val="white"/>
        </w:rPr>
      </w:pPr>
      <w:r w:rsidRPr="00903DBA">
        <w:rPr>
          <w:highlight w:val="white"/>
        </w:rPr>
        <w:t xml:space="preserve">          case MiddleOperator.UnsignedLessThan:</w:t>
      </w:r>
    </w:p>
    <w:p w14:paraId="1CBCEC8D" w14:textId="77777777" w:rsidR="00D851A7" w:rsidRPr="00903DBA" w:rsidRDefault="00D851A7" w:rsidP="00D851A7">
      <w:pPr>
        <w:pStyle w:val="Code"/>
        <w:rPr>
          <w:highlight w:val="white"/>
        </w:rPr>
      </w:pPr>
      <w:r w:rsidRPr="00903DBA">
        <w:rPr>
          <w:highlight w:val="white"/>
        </w:rPr>
        <w:t xml:space="preserve">          case MiddleOperator.UnsignedLessThanEqual:</w:t>
      </w:r>
    </w:p>
    <w:p w14:paraId="16CBA289" w14:textId="77777777" w:rsidR="00D851A7" w:rsidRPr="00903DBA" w:rsidRDefault="00D851A7" w:rsidP="00D851A7">
      <w:pPr>
        <w:pStyle w:val="Code"/>
        <w:rPr>
          <w:highlight w:val="white"/>
        </w:rPr>
      </w:pPr>
      <w:r w:rsidRPr="00903DBA">
        <w:rPr>
          <w:highlight w:val="white"/>
        </w:rPr>
        <w:t xml:space="preserve">          case MiddleOperator.UnsignedGreaterThan:</w:t>
      </w:r>
    </w:p>
    <w:p w14:paraId="1D2715EC" w14:textId="77777777" w:rsidR="00D851A7" w:rsidRPr="00903DBA" w:rsidRDefault="00D851A7" w:rsidP="00D851A7">
      <w:pPr>
        <w:pStyle w:val="Code"/>
        <w:rPr>
          <w:highlight w:val="white"/>
        </w:rPr>
      </w:pPr>
      <w:r w:rsidRPr="00903DBA">
        <w:rPr>
          <w:highlight w:val="white"/>
        </w:rPr>
        <w:t xml:space="preserve">          case MiddleOperator.UnsignedGreaterThanEqual: {</w:t>
      </w:r>
    </w:p>
    <w:p w14:paraId="7F80C264" w14:textId="77777777" w:rsidR="00D851A7" w:rsidRPr="00903DBA" w:rsidRDefault="00D851A7" w:rsidP="00D851A7">
      <w:pPr>
        <w:pStyle w:val="Code"/>
        <w:rPr>
          <w:highlight w:val="white"/>
        </w:rPr>
      </w:pPr>
      <w:r w:rsidRPr="00903DBA">
        <w:rPr>
          <w:highlight w:val="white"/>
        </w:rPr>
        <w:t xml:space="preserve">              Symbol leftSymbol = (Symbol) middleCode[1];</w:t>
      </w:r>
    </w:p>
    <w:p w14:paraId="09AE775C" w14:textId="77777777" w:rsidR="00D851A7" w:rsidRPr="00903DBA" w:rsidRDefault="00D851A7" w:rsidP="00D851A7">
      <w:pPr>
        <w:pStyle w:val="Code"/>
        <w:rPr>
          <w:highlight w:val="white"/>
        </w:rPr>
      </w:pPr>
    </w:p>
    <w:p w14:paraId="0525AFCF" w14:textId="77777777" w:rsidR="00D851A7" w:rsidRPr="00903DBA" w:rsidRDefault="00D851A7" w:rsidP="00D851A7">
      <w:pPr>
        <w:pStyle w:val="Code"/>
        <w:rPr>
          <w:highlight w:val="white"/>
        </w:rPr>
      </w:pPr>
      <w:r w:rsidRPr="00903DBA">
        <w:rPr>
          <w:highlight w:val="white"/>
        </w:rPr>
        <w:t xml:space="preserve">              if (leftSymbol.Type.IsFloating()) {</w:t>
      </w:r>
    </w:p>
    <w:p w14:paraId="11D65232" w14:textId="75096345" w:rsidR="00D851A7" w:rsidRPr="00903DBA" w:rsidRDefault="00D851A7" w:rsidP="00D851A7">
      <w:pPr>
        <w:pStyle w:val="Code"/>
        <w:rPr>
          <w:highlight w:val="white"/>
        </w:rPr>
      </w:pPr>
      <w:r w:rsidRPr="00903DBA">
        <w:rPr>
          <w:highlight w:val="white"/>
        </w:rPr>
        <w:t xml:space="preserve">                FloatingRelation(middleCode);</w:t>
      </w:r>
    </w:p>
    <w:p w14:paraId="661C1244" w14:textId="77777777" w:rsidR="00D851A7" w:rsidRPr="00903DBA" w:rsidRDefault="00D851A7" w:rsidP="00D851A7">
      <w:pPr>
        <w:pStyle w:val="Code"/>
        <w:rPr>
          <w:highlight w:val="white"/>
        </w:rPr>
      </w:pPr>
      <w:r w:rsidRPr="00903DBA">
        <w:rPr>
          <w:highlight w:val="white"/>
        </w:rPr>
        <w:t xml:space="preserve">              }</w:t>
      </w:r>
    </w:p>
    <w:p w14:paraId="5DF5AD31" w14:textId="77777777" w:rsidR="00D851A7" w:rsidRPr="00903DBA" w:rsidRDefault="00D851A7" w:rsidP="00D851A7">
      <w:pPr>
        <w:pStyle w:val="Code"/>
        <w:rPr>
          <w:highlight w:val="white"/>
        </w:rPr>
      </w:pPr>
      <w:r w:rsidRPr="00903DBA">
        <w:rPr>
          <w:highlight w:val="white"/>
        </w:rPr>
        <w:t xml:space="preserve">              else {</w:t>
      </w:r>
    </w:p>
    <w:p w14:paraId="35021F9F" w14:textId="364ADCE0" w:rsidR="00D851A7" w:rsidRPr="00903DBA" w:rsidRDefault="00D851A7" w:rsidP="00D851A7">
      <w:pPr>
        <w:pStyle w:val="Code"/>
        <w:rPr>
          <w:highlight w:val="white"/>
        </w:rPr>
      </w:pPr>
      <w:r w:rsidRPr="00903DBA">
        <w:rPr>
          <w:highlight w:val="white"/>
        </w:rPr>
        <w:t xml:space="preserve">                Integral</w:t>
      </w:r>
      <w:r w:rsidR="00177957" w:rsidRPr="00903DBA">
        <w:rPr>
          <w:highlight w:val="white"/>
        </w:rPr>
        <w:t>Binary</w:t>
      </w:r>
      <w:r w:rsidRPr="00903DBA">
        <w:rPr>
          <w:highlight w:val="white"/>
        </w:rPr>
        <w:t>(middleCode);</w:t>
      </w:r>
    </w:p>
    <w:p w14:paraId="2D83E30A" w14:textId="77777777" w:rsidR="00D851A7" w:rsidRPr="00903DBA" w:rsidRDefault="00D851A7" w:rsidP="00D851A7">
      <w:pPr>
        <w:pStyle w:val="Code"/>
        <w:rPr>
          <w:highlight w:val="white"/>
        </w:rPr>
      </w:pPr>
      <w:r w:rsidRPr="00903DBA">
        <w:rPr>
          <w:highlight w:val="white"/>
        </w:rPr>
        <w:t xml:space="preserve">              }</w:t>
      </w:r>
    </w:p>
    <w:p w14:paraId="37A9CD07" w14:textId="77777777" w:rsidR="00D851A7" w:rsidRPr="00903DBA" w:rsidRDefault="00D851A7" w:rsidP="00D851A7">
      <w:pPr>
        <w:pStyle w:val="Code"/>
        <w:rPr>
          <w:highlight w:val="white"/>
        </w:rPr>
      </w:pPr>
      <w:r w:rsidRPr="00903DBA">
        <w:rPr>
          <w:highlight w:val="white"/>
        </w:rPr>
        <w:t xml:space="preserve">            }</w:t>
      </w:r>
    </w:p>
    <w:p w14:paraId="082B4995" w14:textId="77777777" w:rsidR="00D851A7" w:rsidRPr="00903DBA" w:rsidRDefault="00D851A7" w:rsidP="00D851A7">
      <w:pPr>
        <w:pStyle w:val="Code"/>
        <w:rPr>
          <w:highlight w:val="white"/>
        </w:rPr>
      </w:pPr>
      <w:r w:rsidRPr="00903DBA">
        <w:rPr>
          <w:highlight w:val="white"/>
        </w:rPr>
        <w:t xml:space="preserve">            break;</w:t>
      </w:r>
    </w:p>
    <w:p w14:paraId="7FB289E7" w14:textId="77777777" w:rsidR="00D851A7" w:rsidRPr="00903DBA" w:rsidRDefault="00D851A7" w:rsidP="00D851A7">
      <w:pPr>
        <w:pStyle w:val="Code"/>
        <w:rPr>
          <w:highlight w:val="white"/>
        </w:rPr>
      </w:pPr>
      <w:r w:rsidRPr="00903DBA">
        <w:rPr>
          <w:highlight w:val="white"/>
        </w:rPr>
        <w:t xml:space="preserve">        </w:t>
      </w:r>
    </w:p>
    <w:p w14:paraId="7F616CA2" w14:textId="77777777" w:rsidR="00D851A7" w:rsidRPr="00903DBA" w:rsidRDefault="00D851A7" w:rsidP="00D851A7">
      <w:pPr>
        <w:pStyle w:val="Code"/>
        <w:rPr>
          <w:highlight w:val="white"/>
        </w:rPr>
      </w:pPr>
      <w:r w:rsidRPr="00903DBA">
        <w:rPr>
          <w:highlight w:val="white"/>
        </w:rPr>
        <w:t xml:space="preserve">          case MiddleOperator.Case:</w:t>
      </w:r>
    </w:p>
    <w:p w14:paraId="57917DA8" w14:textId="77777777" w:rsidR="00D851A7" w:rsidRPr="00903DBA" w:rsidRDefault="00D851A7" w:rsidP="00D851A7">
      <w:pPr>
        <w:pStyle w:val="Code"/>
        <w:rPr>
          <w:highlight w:val="white"/>
        </w:rPr>
      </w:pPr>
      <w:r w:rsidRPr="00903DBA">
        <w:rPr>
          <w:highlight w:val="white"/>
        </w:rPr>
        <w:t xml:space="preserve">            Case(middleCode);</w:t>
      </w:r>
    </w:p>
    <w:p w14:paraId="038E8B26" w14:textId="77777777" w:rsidR="00D851A7" w:rsidRPr="00903DBA" w:rsidRDefault="00D851A7" w:rsidP="00D851A7">
      <w:pPr>
        <w:pStyle w:val="Code"/>
        <w:rPr>
          <w:highlight w:val="white"/>
        </w:rPr>
      </w:pPr>
      <w:r w:rsidRPr="00903DBA">
        <w:rPr>
          <w:highlight w:val="white"/>
        </w:rPr>
        <w:t xml:space="preserve">            break;</w:t>
      </w:r>
    </w:p>
    <w:p w14:paraId="0E7CE09D" w14:textId="77777777" w:rsidR="00D851A7" w:rsidRPr="00903DBA" w:rsidRDefault="00D851A7" w:rsidP="00D851A7">
      <w:pPr>
        <w:pStyle w:val="Code"/>
        <w:rPr>
          <w:highlight w:val="white"/>
        </w:rPr>
      </w:pPr>
    </w:p>
    <w:p w14:paraId="67C1962A" w14:textId="77777777" w:rsidR="00D851A7" w:rsidRPr="00903DBA" w:rsidRDefault="00D851A7" w:rsidP="00D851A7">
      <w:pPr>
        <w:pStyle w:val="Code"/>
        <w:rPr>
          <w:highlight w:val="white"/>
        </w:rPr>
      </w:pPr>
      <w:r w:rsidRPr="00903DBA">
        <w:rPr>
          <w:highlight w:val="white"/>
        </w:rPr>
        <w:t xml:space="preserve">          case MiddleOperator.CaseEnd:</w:t>
      </w:r>
    </w:p>
    <w:p w14:paraId="08AAACC4" w14:textId="77777777" w:rsidR="00D851A7" w:rsidRPr="00903DBA" w:rsidRDefault="00D851A7" w:rsidP="00D851A7">
      <w:pPr>
        <w:pStyle w:val="Code"/>
        <w:rPr>
          <w:highlight w:val="white"/>
        </w:rPr>
      </w:pPr>
      <w:r w:rsidRPr="00903DBA">
        <w:rPr>
          <w:highlight w:val="white"/>
        </w:rPr>
        <w:lastRenderedPageBreak/>
        <w:t xml:space="preserve">            CaseEnd(middleCode);</w:t>
      </w:r>
    </w:p>
    <w:p w14:paraId="16B29713" w14:textId="77777777" w:rsidR="00D851A7" w:rsidRPr="00903DBA" w:rsidRDefault="00D851A7" w:rsidP="00D851A7">
      <w:pPr>
        <w:pStyle w:val="Code"/>
        <w:rPr>
          <w:highlight w:val="white"/>
        </w:rPr>
      </w:pPr>
      <w:r w:rsidRPr="00903DBA">
        <w:rPr>
          <w:highlight w:val="white"/>
        </w:rPr>
        <w:t xml:space="preserve">            break;</w:t>
      </w:r>
    </w:p>
    <w:p w14:paraId="5C5A6C66" w14:textId="59A3EBA9" w:rsidR="00D851A7" w:rsidRPr="00903DBA" w:rsidRDefault="005110C0" w:rsidP="005110C0">
      <w:pPr>
        <w:rPr>
          <w:highlight w:val="white"/>
        </w:rPr>
      </w:pPr>
      <w:r w:rsidRPr="00903DBA">
        <w:rPr>
          <w:highlight w:val="white"/>
        </w:rPr>
        <w:t xml:space="preserve">The same goes for the unary operations. In case of floating </w:t>
      </w:r>
      <w:proofErr w:type="gramStart"/>
      <w:r w:rsidRPr="00903DBA">
        <w:rPr>
          <w:highlight w:val="white"/>
        </w:rPr>
        <w:t>type</w:t>
      </w:r>
      <w:proofErr w:type="gramEnd"/>
      <w:r w:rsidRPr="00903DBA">
        <w:rPr>
          <w:highlight w:val="white"/>
        </w:rPr>
        <w:t xml:space="preserve"> we call </w:t>
      </w:r>
      <w:r w:rsidRPr="00903DBA">
        <w:rPr>
          <w:rStyle w:val="KeyWord0"/>
          <w:highlight w:val="white"/>
        </w:rPr>
        <w:t>FloatingUnary</w:t>
      </w:r>
      <w:r w:rsidRPr="00903DBA">
        <w:rPr>
          <w:highlight w:val="white"/>
        </w:rPr>
        <w:t xml:space="preserve">, and in case of integral type we call </w:t>
      </w:r>
      <w:r w:rsidRPr="00903DBA">
        <w:rPr>
          <w:rStyle w:val="KeyWord0"/>
          <w:highlight w:val="white"/>
        </w:rPr>
        <w:t>InategralUnary</w:t>
      </w:r>
      <w:r w:rsidRPr="00903DBA">
        <w:rPr>
          <w:highlight w:val="white"/>
        </w:rPr>
        <w:t>.</w:t>
      </w:r>
    </w:p>
    <w:p w14:paraId="13FD5D40" w14:textId="77777777" w:rsidR="00D851A7" w:rsidRPr="00903DBA" w:rsidRDefault="00D851A7" w:rsidP="00D851A7">
      <w:pPr>
        <w:pStyle w:val="Code"/>
        <w:rPr>
          <w:highlight w:val="white"/>
        </w:rPr>
      </w:pPr>
      <w:r w:rsidRPr="00903DBA">
        <w:rPr>
          <w:highlight w:val="white"/>
        </w:rPr>
        <w:t xml:space="preserve">          case MiddleOperator.UnaryAdd:</w:t>
      </w:r>
    </w:p>
    <w:p w14:paraId="79EF0BB5" w14:textId="77777777" w:rsidR="00D851A7" w:rsidRPr="00903DBA" w:rsidRDefault="00D851A7" w:rsidP="00D851A7">
      <w:pPr>
        <w:pStyle w:val="Code"/>
        <w:rPr>
          <w:highlight w:val="white"/>
        </w:rPr>
      </w:pPr>
      <w:r w:rsidRPr="00903DBA">
        <w:rPr>
          <w:highlight w:val="white"/>
        </w:rPr>
        <w:t xml:space="preserve">          case MiddleOperator.UnarySubtract:</w:t>
      </w:r>
    </w:p>
    <w:p w14:paraId="62A10614" w14:textId="77777777" w:rsidR="00D851A7" w:rsidRPr="00903DBA" w:rsidRDefault="00D851A7" w:rsidP="00D851A7">
      <w:pPr>
        <w:pStyle w:val="Code"/>
        <w:rPr>
          <w:highlight w:val="white"/>
        </w:rPr>
      </w:pPr>
      <w:r w:rsidRPr="00903DBA">
        <w:rPr>
          <w:highlight w:val="white"/>
        </w:rPr>
        <w:t xml:space="preserve">          case MiddleOperator.BitwiseNot: {</w:t>
      </w:r>
    </w:p>
    <w:p w14:paraId="567319B0" w14:textId="77777777" w:rsidR="00D851A7" w:rsidRPr="00903DBA" w:rsidRDefault="00D851A7" w:rsidP="00D851A7">
      <w:pPr>
        <w:pStyle w:val="Code"/>
        <w:rPr>
          <w:highlight w:val="white"/>
        </w:rPr>
      </w:pPr>
      <w:r w:rsidRPr="00903DBA">
        <w:rPr>
          <w:highlight w:val="white"/>
        </w:rPr>
        <w:t xml:space="preserve">              Symbol resultSymbol = (Symbol) middleCode[0];</w:t>
      </w:r>
    </w:p>
    <w:p w14:paraId="18AD4869" w14:textId="77777777" w:rsidR="00D851A7" w:rsidRPr="00903DBA" w:rsidRDefault="00D851A7" w:rsidP="00D851A7">
      <w:pPr>
        <w:pStyle w:val="Code"/>
        <w:rPr>
          <w:highlight w:val="white"/>
        </w:rPr>
      </w:pPr>
    </w:p>
    <w:p w14:paraId="4ABFA4F5" w14:textId="77777777" w:rsidR="00D851A7" w:rsidRPr="00903DBA" w:rsidRDefault="00D851A7" w:rsidP="00D851A7">
      <w:pPr>
        <w:pStyle w:val="Code"/>
        <w:rPr>
          <w:highlight w:val="white"/>
        </w:rPr>
      </w:pPr>
      <w:r w:rsidRPr="00903DBA">
        <w:rPr>
          <w:highlight w:val="white"/>
        </w:rPr>
        <w:t xml:space="preserve">              if (resultSymbol.Type.IsFloating()) {</w:t>
      </w:r>
    </w:p>
    <w:p w14:paraId="3528296A" w14:textId="77777777" w:rsidR="00D851A7" w:rsidRPr="00903DBA" w:rsidRDefault="00D851A7" w:rsidP="00D851A7">
      <w:pPr>
        <w:pStyle w:val="Code"/>
        <w:rPr>
          <w:highlight w:val="white"/>
        </w:rPr>
      </w:pPr>
      <w:r w:rsidRPr="00903DBA">
        <w:rPr>
          <w:highlight w:val="white"/>
        </w:rPr>
        <w:t xml:space="preserve">                FloatingUnary(middleCode);</w:t>
      </w:r>
    </w:p>
    <w:p w14:paraId="60C99C40" w14:textId="77777777" w:rsidR="00D851A7" w:rsidRPr="00903DBA" w:rsidRDefault="00D851A7" w:rsidP="00D851A7">
      <w:pPr>
        <w:pStyle w:val="Code"/>
        <w:rPr>
          <w:highlight w:val="white"/>
        </w:rPr>
      </w:pPr>
      <w:r w:rsidRPr="00903DBA">
        <w:rPr>
          <w:highlight w:val="white"/>
        </w:rPr>
        <w:t xml:space="preserve">              }</w:t>
      </w:r>
    </w:p>
    <w:p w14:paraId="317C2DCD" w14:textId="77777777" w:rsidR="00D851A7" w:rsidRPr="00903DBA" w:rsidRDefault="00D851A7" w:rsidP="00D851A7">
      <w:pPr>
        <w:pStyle w:val="Code"/>
        <w:rPr>
          <w:highlight w:val="white"/>
        </w:rPr>
      </w:pPr>
      <w:r w:rsidRPr="00903DBA">
        <w:rPr>
          <w:highlight w:val="white"/>
        </w:rPr>
        <w:t xml:space="preserve">              else {</w:t>
      </w:r>
    </w:p>
    <w:p w14:paraId="03F5D031" w14:textId="77777777" w:rsidR="00D851A7" w:rsidRPr="00903DBA" w:rsidRDefault="00D851A7" w:rsidP="00D851A7">
      <w:pPr>
        <w:pStyle w:val="Code"/>
        <w:rPr>
          <w:highlight w:val="white"/>
        </w:rPr>
      </w:pPr>
      <w:r w:rsidRPr="00903DBA">
        <w:rPr>
          <w:highlight w:val="white"/>
        </w:rPr>
        <w:t xml:space="preserve">                IntegralUnary(middleCode);</w:t>
      </w:r>
    </w:p>
    <w:p w14:paraId="08409C8E" w14:textId="77777777" w:rsidR="00D851A7" w:rsidRPr="00903DBA" w:rsidRDefault="00D851A7" w:rsidP="00D851A7">
      <w:pPr>
        <w:pStyle w:val="Code"/>
        <w:rPr>
          <w:highlight w:val="white"/>
        </w:rPr>
      </w:pPr>
      <w:r w:rsidRPr="00903DBA">
        <w:rPr>
          <w:highlight w:val="white"/>
        </w:rPr>
        <w:t xml:space="preserve">              }</w:t>
      </w:r>
    </w:p>
    <w:p w14:paraId="31C2A244" w14:textId="77777777" w:rsidR="00D851A7" w:rsidRPr="00903DBA" w:rsidRDefault="00D851A7" w:rsidP="00D851A7">
      <w:pPr>
        <w:pStyle w:val="Code"/>
        <w:rPr>
          <w:highlight w:val="white"/>
        </w:rPr>
      </w:pPr>
      <w:r w:rsidRPr="00903DBA">
        <w:rPr>
          <w:highlight w:val="white"/>
        </w:rPr>
        <w:t xml:space="preserve">            }</w:t>
      </w:r>
    </w:p>
    <w:p w14:paraId="12D7EAC4" w14:textId="77777777" w:rsidR="00D851A7" w:rsidRPr="00903DBA" w:rsidRDefault="00D851A7" w:rsidP="00D851A7">
      <w:pPr>
        <w:pStyle w:val="Code"/>
        <w:rPr>
          <w:highlight w:val="white"/>
        </w:rPr>
      </w:pPr>
      <w:r w:rsidRPr="00903DBA">
        <w:rPr>
          <w:highlight w:val="white"/>
        </w:rPr>
        <w:t xml:space="preserve">            break;</w:t>
      </w:r>
    </w:p>
    <w:p w14:paraId="00560F70" w14:textId="77777777" w:rsidR="00D851A7" w:rsidRPr="00903DBA" w:rsidRDefault="00D851A7" w:rsidP="00D851A7">
      <w:pPr>
        <w:pStyle w:val="Code"/>
        <w:rPr>
          <w:highlight w:val="white"/>
        </w:rPr>
      </w:pPr>
      <w:r w:rsidRPr="00903DBA">
        <w:rPr>
          <w:highlight w:val="white"/>
        </w:rPr>
        <w:t xml:space="preserve">          </w:t>
      </w:r>
    </w:p>
    <w:p w14:paraId="009AF1F1" w14:textId="77777777" w:rsidR="00D851A7" w:rsidRPr="00903DBA" w:rsidRDefault="00D851A7" w:rsidP="00D851A7">
      <w:pPr>
        <w:pStyle w:val="Code"/>
        <w:rPr>
          <w:highlight w:val="white"/>
        </w:rPr>
      </w:pPr>
      <w:r w:rsidRPr="00903DBA">
        <w:rPr>
          <w:highlight w:val="white"/>
        </w:rPr>
        <w:t xml:space="preserve">          case MiddleOperator.Address:</w:t>
      </w:r>
    </w:p>
    <w:p w14:paraId="53404B25" w14:textId="77777777" w:rsidR="00D851A7" w:rsidRPr="00903DBA" w:rsidRDefault="00D851A7" w:rsidP="00D851A7">
      <w:pPr>
        <w:pStyle w:val="Code"/>
        <w:rPr>
          <w:highlight w:val="white"/>
        </w:rPr>
      </w:pPr>
      <w:r w:rsidRPr="00903DBA">
        <w:rPr>
          <w:highlight w:val="white"/>
        </w:rPr>
        <w:t xml:space="preserve">            Address(middleCode);</w:t>
      </w:r>
    </w:p>
    <w:p w14:paraId="648FB32D" w14:textId="77777777" w:rsidR="00D851A7" w:rsidRPr="00903DBA" w:rsidRDefault="00D851A7" w:rsidP="00D851A7">
      <w:pPr>
        <w:pStyle w:val="Code"/>
        <w:rPr>
          <w:highlight w:val="white"/>
        </w:rPr>
      </w:pPr>
      <w:r w:rsidRPr="00903DBA">
        <w:rPr>
          <w:highlight w:val="white"/>
        </w:rPr>
        <w:t xml:space="preserve">            break;</w:t>
      </w:r>
    </w:p>
    <w:p w14:paraId="77D9B79C" w14:textId="77777777" w:rsidR="00D851A7" w:rsidRPr="00903DBA" w:rsidRDefault="00D851A7" w:rsidP="00D851A7">
      <w:pPr>
        <w:pStyle w:val="Code"/>
        <w:rPr>
          <w:highlight w:val="white"/>
        </w:rPr>
      </w:pPr>
    </w:p>
    <w:p w14:paraId="7665DBF2" w14:textId="77777777" w:rsidR="00D851A7" w:rsidRPr="00903DBA" w:rsidRDefault="00D851A7" w:rsidP="00D851A7">
      <w:pPr>
        <w:pStyle w:val="Code"/>
        <w:rPr>
          <w:highlight w:val="white"/>
        </w:rPr>
      </w:pPr>
      <w:r w:rsidRPr="00903DBA">
        <w:rPr>
          <w:highlight w:val="white"/>
        </w:rPr>
        <w:t xml:space="preserve">          case MiddleOperator.Dereference: {</w:t>
      </w:r>
    </w:p>
    <w:p w14:paraId="3CB3D1EB" w14:textId="77777777" w:rsidR="00D851A7" w:rsidRPr="00903DBA" w:rsidRDefault="00D851A7" w:rsidP="00D851A7">
      <w:pPr>
        <w:pStyle w:val="Code"/>
        <w:rPr>
          <w:highlight w:val="white"/>
        </w:rPr>
      </w:pPr>
      <w:r w:rsidRPr="00903DBA">
        <w:rPr>
          <w:highlight w:val="white"/>
        </w:rPr>
        <w:t xml:space="preserve">              Symbol symbol = (Symbol) middleCode[1];</w:t>
      </w:r>
    </w:p>
    <w:p w14:paraId="5988F9B7" w14:textId="77777777" w:rsidR="00D851A7" w:rsidRPr="00903DBA" w:rsidRDefault="00D851A7" w:rsidP="00D851A7">
      <w:pPr>
        <w:pStyle w:val="Code"/>
        <w:rPr>
          <w:highlight w:val="white"/>
        </w:rPr>
      </w:pPr>
    </w:p>
    <w:p w14:paraId="76E0B70C" w14:textId="77777777" w:rsidR="00D851A7" w:rsidRPr="00903DBA" w:rsidRDefault="00D851A7" w:rsidP="00D851A7">
      <w:pPr>
        <w:pStyle w:val="Code"/>
        <w:rPr>
          <w:highlight w:val="white"/>
        </w:rPr>
      </w:pPr>
      <w:r w:rsidRPr="00903DBA">
        <w:rPr>
          <w:highlight w:val="white"/>
        </w:rPr>
        <w:t xml:space="preserve">              if (symbol.Type.IsFloating()) {</w:t>
      </w:r>
    </w:p>
    <w:p w14:paraId="25DB31D6" w14:textId="77777777" w:rsidR="00D851A7" w:rsidRPr="00903DBA" w:rsidRDefault="00D851A7" w:rsidP="00D851A7">
      <w:pPr>
        <w:pStyle w:val="Code"/>
        <w:rPr>
          <w:highlight w:val="white"/>
        </w:rPr>
      </w:pPr>
      <w:r w:rsidRPr="00903DBA">
        <w:rPr>
          <w:highlight w:val="white"/>
        </w:rPr>
        <w:t xml:space="preserve">                FloatingDereference(middleCode);</w:t>
      </w:r>
    </w:p>
    <w:p w14:paraId="65139690" w14:textId="77777777" w:rsidR="00D851A7" w:rsidRPr="00903DBA" w:rsidRDefault="00D851A7" w:rsidP="00D851A7">
      <w:pPr>
        <w:pStyle w:val="Code"/>
        <w:rPr>
          <w:highlight w:val="white"/>
        </w:rPr>
      </w:pPr>
      <w:r w:rsidRPr="00903DBA">
        <w:rPr>
          <w:highlight w:val="white"/>
        </w:rPr>
        <w:t xml:space="preserve">              }</w:t>
      </w:r>
    </w:p>
    <w:p w14:paraId="3B83F884" w14:textId="77777777" w:rsidR="00D851A7" w:rsidRPr="00903DBA" w:rsidRDefault="00D851A7" w:rsidP="00D851A7">
      <w:pPr>
        <w:pStyle w:val="Code"/>
        <w:rPr>
          <w:highlight w:val="white"/>
        </w:rPr>
      </w:pPr>
      <w:r w:rsidRPr="00903DBA">
        <w:rPr>
          <w:highlight w:val="white"/>
        </w:rPr>
        <w:t xml:space="preserve">              else {</w:t>
      </w:r>
    </w:p>
    <w:p w14:paraId="50E1B080" w14:textId="77777777" w:rsidR="00D851A7" w:rsidRPr="00903DBA" w:rsidRDefault="00D851A7" w:rsidP="00D851A7">
      <w:pPr>
        <w:pStyle w:val="Code"/>
        <w:rPr>
          <w:highlight w:val="white"/>
        </w:rPr>
      </w:pPr>
      <w:r w:rsidRPr="00903DBA">
        <w:rPr>
          <w:highlight w:val="white"/>
        </w:rPr>
        <w:t xml:space="preserve">                IntegralDereference(middleCode);</w:t>
      </w:r>
    </w:p>
    <w:p w14:paraId="7D3D0273" w14:textId="77777777" w:rsidR="00D851A7" w:rsidRPr="00903DBA" w:rsidRDefault="00D851A7" w:rsidP="00D851A7">
      <w:pPr>
        <w:pStyle w:val="Code"/>
        <w:rPr>
          <w:highlight w:val="white"/>
        </w:rPr>
      </w:pPr>
      <w:r w:rsidRPr="00903DBA">
        <w:rPr>
          <w:highlight w:val="white"/>
        </w:rPr>
        <w:t xml:space="preserve">              }</w:t>
      </w:r>
    </w:p>
    <w:p w14:paraId="289401D2" w14:textId="77777777" w:rsidR="00D851A7" w:rsidRPr="00903DBA" w:rsidRDefault="00D851A7" w:rsidP="00D851A7">
      <w:pPr>
        <w:pStyle w:val="Code"/>
        <w:rPr>
          <w:highlight w:val="white"/>
        </w:rPr>
      </w:pPr>
      <w:r w:rsidRPr="00903DBA">
        <w:rPr>
          <w:highlight w:val="white"/>
        </w:rPr>
        <w:t xml:space="preserve">            }</w:t>
      </w:r>
    </w:p>
    <w:p w14:paraId="51169B7F" w14:textId="77777777" w:rsidR="00D851A7" w:rsidRPr="00903DBA" w:rsidRDefault="00D851A7" w:rsidP="00D851A7">
      <w:pPr>
        <w:pStyle w:val="Code"/>
        <w:rPr>
          <w:highlight w:val="white"/>
        </w:rPr>
      </w:pPr>
      <w:r w:rsidRPr="00903DBA">
        <w:rPr>
          <w:highlight w:val="white"/>
        </w:rPr>
        <w:t xml:space="preserve">            break;</w:t>
      </w:r>
    </w:p>
    <w:p w14:paraId="6B58388B" w14:textId="77777777" w:rsidR="00D851A7" w:rsidRPr="00903DBA" w:rsidRDefault="00D851A7" w:rsidP="00D851A7">
      <w:pPr>
        <w:pStyle w:val="Code"/>
        <w:rPr>
          <w:highlight w:val="white"/>
        </w:rPr>
      </w:pPr>
    </w:p>
    <w:p w14:paraId="327E0B6E" w14:textId="77777777" w:rsidR="00D851A7" w:rsidRPr="00903DBA" w:rsidRDefault="00D851A7" w:rsidP="00D851A7">
      <w:pPr>
        <w:pStyle w:val="Code"/>
        <w:rPr>
          <w:highlight w:val="white"/>
        </w:rPr>
      </w:pPr>
      <w:r w:rsidRPr="00903DBA">
        <w:rPr>
          <w:highlight w:val="white"/>
        </w:rPr>
        <w:t xml:space="preserve">          case MiddleOperator.DecreaseStack:</w:t>
      </w:r>
    </w:p>
    <w:p w14:paraId="28895A32" w14:textId="77777777" w:rsidR="00D851A7" w:rsidRPr="00903DBA" w:rsidRDefault="00D851A7" w:rsidP="00D851A7">
      <w:pPr>
        <w:pStyle w:val="Code"/>
        <w:rPr>
          <w:highlight w:val="white"/>
        </w:rPr>
      </w:pPr>
      <w:r w:rsidRPr="00903DBA">
        <w:rPr>
          <w:highlight w:val="white"/>
        </w:rPr>
        <w:t xml:space="preserve">            Assert.ErrorXXX((--m_floatStackSize) &gt;= 0);</w:t>
      </w:r>
    </w:p>
    <w:p w14:paraId="385604D5" w14:textId="77777777" w:rsidR="00D851A7" w:rsidRPr="00903DBA" w:rsidRDefault="00D851A7" w:rsidP="00D851A7">
      <w:pPr>
        <w:pStyle w:val="Code"/>
        <w:rPr>
          <w:highlight w:val="white"/>
        </w:rPr>
      </w:pPr>
      <w:r w:rsidRPr="00903DBA">
        <w:rPr>
          <w:highlight w:val="white"/>
        </w:rPr>
        <w:t xml:space="preserve">            break;</w:t>
      </w:r>
    </w:p>
    <w:p w14:paraId="570442F5" w14:textId="77777777" w:rsidR="00D851A7" w:rsidRPr="00903DBA" w:rsidRDefault="00D851A7" w:rsidP="00D851A7">
      <w:pPr>
        <w:pStyle w:val="Code"/>
        <w:rPr>
          <w:highlight w:val="white"/>
        </w:rPr>
      </w:pPr>
    </w:p>
    <w:p w14:paraId="59899A34" w14:textId="77777777" w:rsidR="00D851A7" w:rsidRPr="00903DBA" w:rsidRDefault="00D851A7" w:rsidP="00D851A7">
      <w:pPr>
        <w:pStyle w:val="Code"/>
        <w:rPr>
          <w:highlight w:val="white"/>
        </w:rPr>
      </w:pPr>
      <w:r w:rsidRPr="00903DBA">
        <w:rPr>
          <w:highlight w:val="white"/>
        </w:rPr>
        <w:t xml:space="preserve">          case MiddleOperator.CheckTrackMapFloatStack:</w:t>
      </w:r>
    </w:p>
    <w:p w14:paraId="0EED97A2" w14:textId="77777777" w:rsidR="00D851A7" w:rsidRPr="00903DBA" w:rsidRDefault="00D851A7" w:rsidP="00D851A7">
      <w:pPr>
        <w:pStyle w:val="Code"/>
        <w:rPr>
          <w:highlight w:val="white"/>
        </w:rPr>
      </w:pPr>
      <w:r w:rsidRPr="00903DBA">
        <w:rPr>
          <w:highlight w:val="white"/>
        </w:rPr>
        <w:t xml:space="preserve">            Assert.ErrorXXX((m_trackMap.Count == 0) &amp;&amp;</w:t>
      </w:r>
    </w:p>
    <w:p w14:paraId="4BDED40E" w14:textId="77777777" w:rsidR="00D851A7" w:rsidRPr="00903DBA" w:rsidRDefault="00D851A7" w:rsidP="00D851A7">
      <w:pPr>
        <w:pStyle w:val="Code"/>
        <w:rPr>
          <w:highlight w:val="white"/>
        </w:rPr>
      </w:pPr>
      <w:r w:rsidRPr="00903DBA">
        <w:rPr>
          <w:highlight w:val="white"/>
        </w:rPr>
        <w:t xml:space="preserve">                          (m_floatStackSize == 0));</w:t>
      </w:r>
    </w:p>
    <w:p w14:paraId="3E79EB63" w14:textId="77777777" w:rsidR="00D851A7" w:rsidRPr="00903DBA" w:rsidRDefault="00D851A7" w:rsidP="00D851A7">
      <w:pPr>
        <w:pStyle w:val="Code"/>
        <w:rPr>
          <w:highlight w:val="white"/>
        </w:rPr>
      </w:pPr>
      <w:r w:rsidRPr="00903DBA">
        <w:rPr>
          <w:highlight w:val="white"/>
        </w:rPr>
        <w:t xml:space="preserve">            break;</w:t>
      </w:r>
    </w:p>
    <w:p w14:paraId="664807AF" w14:textId="77777777" w:rsidR="00D851A7" w:rsidRPr="00903DBA" w:rsidRDefault="00D851A7" w:rsidP="00D851A7">
      <w:pPr>
        <w:pStyle w:val="Code"/>
        <w:rPr>
          <w:highlight w:val="white"/>
        </w:rPr>
      </w:pPr>
    </w:p>
    <w:p w14:paraId="745BB2CA" w14:textId="77777777" w:rsidR="00D851A7" w:rsidRPr="00903DBA" w:rsidRDefault="00D851A7" w:rsidP="00D851A7">
      <w:pPr>
        <w:pStyle w:val="Code"/>
        <w:rPr>
          <w:highlight w:val="white"/>
        </w:rPr>
      </w:pPr>
      <w:r w:rsidRPr="00903DBA">
        <w:rPr>
          <w:highlight w:val="white"/>
        </w:rPr>
        <w:t xml:space="preserve">          case MiddleOperator.PushZero:</w:t>
      </w:r>
    </w:p>
    <w:p w14:paraId="7CE6F700" w14:textId="77777777" w:rsidR="00D851A7" w:rsidRPr="00903DBA" w:rsidRDefault="00D851A7" w:rsidP="00D851A7">
      <w:pPr>
        <w:pStyle w:val="Code"/>
        <w:rPr>
          <w:highlight w:val="white"/>
        </w:rPr>
      </w:pPr>
      <w:r w:rsidRPr="00903DBA">
        <w:rPr>
          <w:highlight w:val="white"/>
        </w:rPr>
        <w:t xml:space="preserve">            PushSymbol(new Symbol(Type.DoubleType, (decimal) 0));</w:t>
      </w:r>
    </w:p>
    <w:p w14:paraId="439EB283" w14:textId="77777777" w:rsidR="00D851A7" w:rsidRPr="00903DBA" w:rsidRDefault="00D851A7" w:rsidP="00D851A7">
      <w:pPr>
        <w:pStyle w:val="Code"/>
        <w:rPr>
          <w:highlight w:val="white"/>
        </w:rPr>
      </w:pPr>
      <w:r w:rsidRPr="00903DBA">
        <w:rPr>
          <w:highlight w:val="white"/>
        </w:rPr>
        <w:t xml:space="preserve">            break;</w:t>
      </w:r>
    </w:p>
    <w:p w14:paraId="3A331AA4" w14:textId="77777777" w:rsidR="00D851A7" w:rsidRPr="00903DBA" w:rsidRDefault="00D851A7" w:rsidP="00D851A7">
      <w:pPr>
        <w:pStyle w:val="Code"/>
        <w:rPr>
          <w:highlight w:val="white"/>
        </w:rPr>
      </w:pPr>
    </w:p>
    <w:p w14:paraId="5591D141" w14:textId="77777777" w:rsidR="00D851A7" w:rsidRPr="00903DBA" w:rsidRDefault="00D851A7" w:rsidP="00D851A7">
      <w:pPr>
        <w:pStyle w:val="Code"/>
        <w:rPr>
          <w:highlight w:val="white"/>
        </w:rPr>
      </w:pPr>
      <w:r w:rsidRPr="00903DBA">
        <w:rPr>
          <w:highlight w:val="white"/>
        </w:rPr>
        <w:t xml:space="preserve">          case MiddleOperator.PushOne:</w:t>
      </w:r>
    </w:p>
    <w:p w14:paraId="561595FC" w14:textId="77777777" w:rsidR="00D851A7" w:rsidRPr="00903DBA" w:rsidRDefault="00D851A7" w:rsidP="00D851A7">
      <w:pPr>
        <w:pStyle w:val="Code"/>
        <w:rPr>
          <w:highlight w:val="white"/>
        </w:rPr>
      </w:pPr>
      <w:r w:rsidRPr="00903DBA">
        <w:rPr>
          <w:highlight w:val="white"/>
        </w:rPr>
        <w:t xml:space="preserve">            PushSymbol(new Symbol(Type.DoubleType, (decimal) 1));</w:t>
      </w:r>
    </w:p>
    <w:p w14:paraId="1527C98E" w14:textId="77777777" w:rsidR="00D851A7" w:rsidRPr="00903DBA" w:rsidRDefault="00D851A7" w:rsidP="00D851A7">
      <w:pPr>
        <w:pStyle w:val="Code"/>
        <w:rPr>
          <w:highlight w:val="white"/>
        </w:rPr>
      </w:pPr>
      <w:r w:rsidRPr="00903DBA">
        <w:rPr>
          <w:highlight w:val="white"/>
        </w:rPr>
        <w:t xml:space="preserve">            break;</w:t>
      </w:r>
    </w:p>
    <w:p w14:paraId="326BFA5E" w14:textId="77777777" w:rsidR="00D851A7" w:rsidRPr="00903DBA" w:rsidRDefault="00D851A7" w:rsidP="00D851A7">
      <w:pPr>
        <w:pStyle w:val="Code"/>
        <w:rPr>
          <w:highlight w:val="white"/>
        </w:rPr>
      </w:pPr>
    </w:p>
    <w:p w14:paraId="7370C14F" w14:textId="77777777" w:rsidR="00D851A7" w:rsidRPr="00903DBA" w:rsidRDefault="00D851A7" w:rsidP="00D851A7">
      <w:pPr>
        <w:pStyle w:val="Code"/>
        <w:rPr>
          <w:highlight w:val="white"/>
        </w:rPr>
      </w:pPr>
      <w:r w:rsidRPr="00903DBA">
        <w:rPr>
          <w:highlight w:val="white"/>
        </w:rPr>
        <w:t xml:space="preserve">          case MiddleOperator.PushFloat:</w:t>
      </w:r>
    </w:p>
    <w:p w14:paraId="47B4F9BF" w14:textId="77777777" w:rsidR="00D851A7" w:rsidRPr="00903DBA" w:rsidRDefault="00D851A7" w:rsidP="00D851A7">
      <w:pPr>
        <w:pStyle w:val="Code"/>
        <w:rPr>
          <w:highlight w:val="white"/>
        </w:rPr>
      </w:pPr>
      <w:r w:rsidRPr="00903DBA">
        <w:rPr>
          <w:highlight w:val="white"/>
        </w:rPr>
        <w:t xml:space="preserve">            PushSymbol((Symbol) middleCode[0]);</w:t>
      </w:r>
    </w:p>
    <w:p w14:paraId="04DDEC95" w14:textId="77777777" w:rsidR="00D851A7" w:rsidRPr="00903DBA" w:rsidRDefault="00D851A7" w:rsidP="00D851A7">
      <w:pPr>
        <w:pStyle w:val="Code"/>
        <w:rPr>
          <w:highlight w:val="white"/>
        </w:rPr>
      </w:pPr>
      <w:r w:rsidRPr="00903DBA">
        <w:rPr>
          <w:highlight w:val="white"/>
        </w:rPr>
        <w:t xml:space="preserve">            break;</w:t>
      </w:r>
    </w:p>
    <w:p w14:paraId="50C9BB96" w14:textId="77777777" w:rsidR="00D851A7" w:rsidRPr="00903DBA" w:rsidRDefault="00D851A7" w:rsidP="00D851A7">
      <w:pPr>
        <w:pStyle w:val="Code"/>
        <w:rPr>
          <w:highlight w:val="white"/>
        </w:rPr>
      </w:pPr>
    </w:p>
    <w:p w14:paraId="662E50D1" w14:textId="77777777" w:rsidR="00D851A7" w:rsidRPr="00903DBA" w:rsidRDefault="00D851A7" w:rsidP="00D851A7">
      <w:pPr>
        <w:pStyle w:val="Code"/>
        <w:rPr>
          <w:highlight w:val="white"/>
        </w:rPr>
      </w:pPr>
      <w:r w:rsidRPr="00903DBA">
        <w:rPr>
          <w:highlight w:val="white"/>
        </w:rPr>
        <w:lastRenderedPageBreak/>
        <w:t xml:space="preserve">          case MiddleOperator.TopFloat:</w:t>
      </w:r>
    </w:p>
    <w:p w14:paraId="19DF4E46" w14:textId="77777777" w:rsidR="00D851A7" w:rsidRPr="00903DBA" w:rsidRDefault="00D851A7" w:rsidP="00D851A7">
      <w:pPr>
        <w:pStyle w:val="Code"/>
        <w:rPr>
          <w:highlight w:val="white"/>
        </w:rPr>
      </w:pPr>
      <w:r w:rsidRPr="00903DBA">
        <w:rPr>
          <w:highlight w:val="white"/>
        </w:rPr>
        <w:t xml:space="preserve">            TopPopSymbol((Symbol) middleCode[0], TopOrPop.Top);</w:t>
      </w:r>
    </w:p>
    <w:p w14:paraId="26CA9FEF" w14:textId="77777777" w:rsidR="00D851A7" w:rsidRPr="00903DBA" w:rsidRDefault="00D851A7" w:rsidP="00D851A7">
      <w:pPr>
        <w:pStyle w:val="Code"/>
        <w:rPr>
          <w:highlight w:val="white"/>
        </w:rPr>
      </w:pPr>
      <w:r w:rsidRPr="00903DBA">
        <w:rPr>
          <w:highlight w:val="white"/>
        </w:rPr>
        <w:t xml:space="preserve">            break;</w:t>
      </w:r>
    </w:p>
    <w:p w14:paraId="466658C2" w14:textId="77777777" w:rsidR="00D851A7" w:rsidRPr="00903DBA" w:rsidRDefault="00D851A7" w:rsidP="00D851A7">
      <w:pPr>
        <w:pStyle w:val="Code"/>
        <w:rPr>
          <w:highlight w:val="white"/>
        </w:rPr>
      </w:pPr>
      <w:r w:rsidRPr="00903DBA">
        <w:rPr>
          <w:highlight w:val="white"/>
        </w:rPr>
        <w:t xml:space="preserve">          </w:t>
      </w:r>
    </w:p>
    <w:p w14:paraId="5F67E883" w14:textId="77777777" w:rsidR="00D851A7" w:rsidRPr="00903DBA" w:rsidRDefault="00D851A7" w:rsidP="00D851A7">
      <w:pPr>
        <w:pStyle w:val="Code"/>
        <w:rPr>
          <w:highlight w:val="white"/>
        </w:rPr>
      </w:pPr>
      <w:r w:rsidRPr="00903DBA">
        <w:rPr>
          <w:highlight w:val="white"/>
        </w:rPr>
        <w:t xml:space="preserve">          case MiddleOperator.PopFloat:</w:t>
      </w:r>
    </w:p>
    <w:p w14:paraId="304FC1DB" w14:textId="77777777" w:rsidR="00D851A7" w:rsidRPr="00903DBA" w:rsidRDefault="00D851A7" w:rsidP="00D851A7">
      <w:pPr>
        <w:pStyle w:val="Code"/>
        <w:rPr>
          <w:highlight w:val="white"/>
        </w:rPr>
      </w:pPr>
      <w:r w:rsidRPr="00903DBA">
        <w:rPr>
          <w:highlight w:val="white"/>
        </w:rPr>
        <w:t xml:space="preserve">            TopPopSymbol((Symbol) middleCode[0], TopOrPop.Pop);</w:t>
      </w:r>
    </w:p>
    <w:p w14:paraId="7ECCC758" w14:textId="77777777" w:rsidR="00D851A7" w:rsidRPr="00903DBA" w:rsidRDefault="00D851A7" w:rsidP="00D851A7">
      <w:pPr>
        <w:pStyle w:val="Code"/>
        <w:rPr>
          <w:highlight w:val="white"/>
        </w:rPr>
      </w:pPr>
      <w:r w:rsidRPr="00903DBA">
        <w:rPr>
          <w:highlight w:val="white"/>
        </w:rPr>
        <w:t xml:space="preserve">            break;</w:t>
      </w:r>
    </w:p>
    <w:p w14:paraId="1108848A" w14:textId="77777777" w:rsidR="00D851A7" w:rsidRPr="00903DBA" w:rsidRDefault="00D851A7" w:rsidP="00D851A7">
      <w:pPr>
        <w:pStyle w:val="Code"/>
        <w:rPr>
          <w:highlight w:val="white"/>
        </w:rPr>
      </w:pPr>
    </w:p>
    <w:p w14:paraId="0ED1687E" w14:textId="77777777" w:rsidR="00D851A7" w:rsidRPr="00903DBA" w:rsidRDefault="00D851A7" w:rsidP="00D851A7">
      <w:pPr>
        <w:pStyle w:val="Code"/>
        <w:rPr>
          <w:highlight w:val="white"/>
        </w:rPr>
      </w:pPr>
      <w:r w:rsidRPr="00903DBA">
        <w:rPr>
          <w:highlight w:val="white"/>
        </w:rPr>
        <w:t xml:space="preserve">          case MiddleOperator.PopEmpty:</w:t>
      </w:r>
    </w:p>
    <w:p w14:paraId="12A272C2" w14:textId="77777777" w:rsidR="00D851A7" w:rsidRPr="00903DBA" w:rsidRDefault="00D851A7" w:rsidP="00D851A7">
      <w:pPr>
        <w:pStyle w:val="Code"/>
        <w:rPr>
          <w:highlight w:val="white"/>
        </w:rPr>
      </w:pPr>
      <w:r w:rsidRPr="00903DBA">
        <w:rPr>
          <w:highlight w:val="white"/>
        </w:rPr>
        <w:t xml:space="preserve">            PopEmpty();</w:t>
      </w:r>
    </w:p>
    <w:p w14:paraId="7D192CCD" w14:textId="77777777" w:rsidR="00D851A7" w:rsidRPr="00903DBA" w:rsidRDefault="00D851A7" w:rsidP="00D851A7">
      <w:pPr>
        <w:pStyle w:val="Code"/>
        <w:rPr>
          <w:highlight w:val="white"/>
        </w:rPr>
      </w:pPr>
      <w:r w:rsidRPr="00903DBA">
        <w:rPr>
          <w:highlight w:val="white"/>
        </w:rPr>
        <w:t xml:space="preserve">            break;</w:t>
      </w:r>
    </w:p>
    <w:p w14:paraId="49D8BABE" w14:textId="77777777" w:rsidR="00D851A7" w:rsidRPr="00903DBA" w:rsidRDefault="00D851A7" w:rsidP="00D851A7">
      <w:pPr>
        <w:pStyle w:val="Code"/>
        <w:rPr>
          <w:highlight w:val="white"/>
        </w:rPr>
      </w:pPr>
    </w:p>
    <w:p w14:paraId="1A80F80C" w14:textId="77777777" w:rsidR="00D851A7" w:rsidRPr="00903DBA" w:rsidRDefault="00D851A7" w:rsidP="00D851A7">
      <w:pPr>
        <w:pStyle w:val="Code"/>
        <w:rPr>
          <w:highlight w:val="white"/>
        </w:rPr>
      </w:pPr>
      <w:r w:rsidRPr="00903DBA">
        <w:rPr>
          <w:highlight w:val="white"/>
        </w:rPr>
        <w:t xml:space="preserve">          case MiddleOperator.IntegralToIntegral:</w:t>
      </w:r>
    </w:p>
    <w:p w14:paraId="60B8A2D9" w14:textId="77777777" w:rsidR="00D851A7" w:rsidRPr="00903DBA" w:rsidRDefault="00D851A7" w:rsidP="00D851A7">
      <w:pPr>
        <w:pStyle w:val="Code"/>
        <w:rPr>
          <w:highlight w:val="white"/>
        </w:rPr>
      </w:pPr>
      <w:r w:rsidRPr="00903DBA">
        <w:rPr>
          <w:highlight w:val="white"/>
        </w:rPr>
        <w:t xml:space="preserve">            IntegralToIntegral(middleCode, middleIndex);</w:t>
      </w:r>
    </w:p>
    <w:p w14:paraId="264C4B68" w14:textId="77777777" w:rsidR="00D851A7" w:rsidRPr="00903DBA" w:rsidRDefault="00D851A7" w:rsidP="00D851A7">
      <w:pPr>
        <w:pStyle w:val="Code"/>
        <w:rPr>
          <w:highlight w:val="white"/>
        </w:rPr>
      </w:pPr>
      <w:r w:rsidRPr="00903DBA">
        <w:rPr>
          <w:highlight w:val="white"/>
        </w:rPr>
        <w:t xml:space="preserve">            break;</w:t>
      </w:r>
    </w:p>
    <w:p w14:paraId="57F58FD3" w14:textId="77777777" w:rsidR="00D851A7" w:rsidRPr="00903DBA" w:rsidRDefault="00D851A7" w:rsidP="00D851A7">
      <w:pPr>
        <w:pStyle w:val="Code"/>
        <w:rPr>
          <w:highlight w:val="white"/>
        </w:rPr>
      </w:pPr>
    </w:p>
    <w:p w14:paraId="029B7097" w14:textId="77777777" w:rsidR="00D851A7" w:rsidRPr="00903DBA" w:rsidRDefault="00D851A7" w:rsidP="00D851A7">
      <w:pPr>
        <w:pStyle w:val="Code"/>
        <w:rPr>
          <w:highlight w:val="white"/>
        </w:rPr>
      </w:pPr>
      <w:r w:rsidRPr="00903DBA">
        <w:rPr>
          <w:highlight w:val="white"/>
        </w:rPr>
        <w:t xml:space="preserve">          case MiddleOperator.IntegralToFloating:</w:t>
      </w:r>
    </w:p>
    <w:p w14:paraId="203B09A7" w14:textId="77777777" w:rsidR="00D851A7" w:rsidRPr="00903DBA" w:rsidRDefault="00D851A7" w:rsidP="00D851A7">
      <w:pPr>
        <w:pStyle w:val="Code"/>
        <w:rPr>
          <w:highlight w:val="white"/>
        </w:rPr>
      </w:pPr>
      <w:r w:rsidRPr="00903DBA">
        <w:rPr>
          <w:highlight w:val="white"/>
        </w:rPr>
        <w:t xml:space="preserve">            IntegralToFloating(middleCode);</w:t>
      </w:r>
    </w:p>
    <w:p w14:paraId="13EE1960" w14:textId="77777777" w:rsidR="00D851A7" w:rsidRPr="00903DBA" w:rsidRDefault="00D851A7" w:rsidP="00D851A7">
      <w:pPr>
        <w:pStyle w:val="Code"/>
        <w:rPr>
          <w:highlight w:val="white"/>
        </w:rPr>
      </w:pPr>
      <w:r w:rsidRPr="00903DBA">
        <w:rPr>
          <w:highlight w:val="white"/>
        </w:rPr>
        <w:t xml:space="preserve">            break;</w:t>
      </w:r>
    </w:p>
    <w:p w14:paraId="305029DA" w14:textId="77777777" w:rsidR="00D851A7" w:rsidRPr="00903DBA" w:rsidRDefault="00D851A7" w:rsidP="00D851A7">
      <w:pPr>
        <w:pStyle w:val="Code"/>
        <w:rPr>
          <w:highlight w:val="white"/>
        </w:rPr>
      </w:pPr>
    </w:p>
    <w:p w14:paraId="0E626FF5" w14:textId="77777777" w:rsidR="00D851A7" w:rsidRPr="00903DBA" w:rsidRDefault="00D851A7" w:rsidP="00D851A7">
      <w:pPr>
        <w:pStyle w:val="Code"/>
        <w:rPr>
          <w:highlight w:val="white"/>
        </w:rPr>
      </w:pPr>
      <w:r w:rsidRPr="00903DBA">
        <w:rPr>
          <w:highlight w:val="white"/>
        </w:rPr>
        <w:t xml:space="preserve">          case MiddleOperator.FloatingToIntegral:</w:t>
      </w:r>
    </w:p>
    <w:p w14:paraId="716DC2B9" w14:textId="77777777" w:rsidR="00D851A7" w:rsidRPr="00903DBA" w:rsidRDefault="00D851A7" w:rsidP="00D851A7">
      <w:pPr>
        <w:pStyle w:val="Code"/>
        <w:rPr>
          <w:highlight w:val="white"/>
        </w:rPr>
      </w:pPr>
      <w:r w:rsidRPr="00903DBA">
        <w:rPr>
          <w:highlight w:val="white"/>
        </w:rPr>
        <w:t xml:space="preserve">            FloatingToIntegral(middleCode);</w:t>
      </w:r>
    </w:p>
    <w:p w14:paraId="1AD4204E" w14:textId="77777777" w:rsidR="00D851A7" w:rsidRPr="00903DBA" w:rsidRDefault="00D851A7" w:rsidP="00D851A7">
      <w:pPr>
        <w:pStyle w:val="Code"/>
        <w:rPr>
          <w:highlight w:val="white"/>
        </w:rPr>
      </w:pPr>
      <w:r w:rsidRPr="00903DBA">
        <w:rPr>
          <w:highlight w:val="white"/>
        </w:rPr>
        <w:t xml:space="preserve">            break;</w:t>
      </w:r>
    </w:p>
    <w:p w14:paraId="56E815CB" w14:textId="77777777" w:rsidR="00D851A7" w:rsidRPr="00903DBA" w:rsidRDefault="00D851A7" w:rsidP="005618C4">
      <w:pPr>
        <w:pStyle w:val="Code"/>
        <w:rPr>
          <w:highlight w:val="white"/>
        </w:rPr>
      </w:pPr>
    </w:p>
    <w:p w14:paraId="1AEE51BD" w14:textId="77777777" w:rsidR="005618C4" w:rsidRPr="00903DBA" w:rsidRDefault="005618C4" w:rsidP="005618C4">
      <w:pPr>
        <w:pStyle w:val="Code"/>
        <w:rPr>
          <w:highlight w:val="white"/>
        </w:rPr>
      </w:pPr>
      <w:r w:rsidRPr="00903DBA">
        <w:rPr>
          <w:highlight w:val="white"/>
        </w:rPr>
        <w:t xml:space="preserve">          case MiddleOperator.ParameterInitSize:</w:t>
      </w:r>
    </w:p>
    <w:p w14:paraId="615F3626" w14:textId="50B2826A" w:rsidR="00BA4086" w:rsidRPr="00903DBA" w:rsidRDefault="00BA4086" w:rsidP="00BA4086">
      <w:pPr>
        <w:pStyle w:val="Code"/>
        <w:rPr>
          <w:highlight w:val="white"/>
        </w:rPr>
      </w:pPr>
      <w:r w:rsidRPr="00903DBA">
        <w:rPr>
          <w:highlight w:val="white"/>
        </w:rPr>
        <w:t xml:space="preserve">            </w:t>
      </w:r>
      <w:r w:rsidR="008E27F0" w:rsidRPr="00903DBA">
        <w:rPr>
          <w:highlight w:val="white"/>
        </w:rPr>
        <w:t>StructUnionParameterInit</w:t>
      </w:r>
      <w:r w:rsidRPr="00903DBA">
        <w:rPr>
          <w:highlight w:val="white"/>
        </w:rPr>
        <w:t>(middleCode);</w:t>
      </w:r>
    </w:p>
    <w:p w14:paraId="1A5CA2A0" w14:textId="77777777" w:rsidR="005618C4" w:rsidRPr="00903DBA" w:rsidRDefault="005618C4" w:rsidP="005618C4">
      <w:pPr>
        <w:pStyle w:val="Code"/>
        <w:rPr>
          <w:highlight w:val="white"/>
        </w:rPr>
      </w:pPr>
      <w:r w:rsidRPr="00903DBA">
        <w:rPr>
          <w:highlight w:val="white"/>
        </w:rPr>
        <w:t xml:space="preserve">            break;</w:t>
      </w:r>
    </w:p>
    <w:p w14:paraId="6ED78DBE" w14:textId="77777777" w:rsidR="005618C4" w:rsidRPr="00903DBA" w:rsidRDefault="005618C4" w:rsidP="005618C4">
      <w:pPr>
        <w:pStyle w:val="Code"/>
        <w:rPr>
          <w:highlight w:val="white"/>
        </w:rPr>
      </w:pPr>
    </w:p>
    <w:p w14:paraId="2098F533" w14:textId="77777777" w:rsidR="00D851A7" w:rsidRPr="00903DBA" w:rsidRDefault="00D851A7" w:rsidP="00D851A7">
      <w:pPr>
        <w:pStyle w:val="Code"/>
        <w:rPr>
          <w:highlight w:val="white"/>
        </w:rPr>
      </w:pPr>
      <w:r w:rsidRPr="00903DBA">
        <w:rPr>
          <w:highlight w:val="white"/>
        </w:rPr>
        <w:t xml:space="preserve">          case MiddleOperator.Parameter: {</w:t>
      </w:r>
    </w:p>
    <w:p w14:paraId="270360F3" w14:textId="0B3A7FAA" w:rsidR="00D851A7" w:rsidRPr="00903DBA" w:rsidRDefault="00D851A7" w:rsidP="00D851A7">
      <w:pPr>
        <w:pStyle w:val="Code"/>
        <w:rPr>
          <w:highlight w:val="white"/>
        </w:rPr>
      </w:pPr>
      <w:r w:rsidRPr="00903DBA">
        <w:rPr>
          <w:highlight w:val="white"/>
        </w:rPr>
        <w:t xml:space="preserve">              Symbol paramSymbol = (Symbol) middleCode[</w:t>
      </w:r>
      <w:r w:rsidR="00D75130" w:rsidRPr="00903DBA">
        <w:rPr>
          <w:highlight w:val="white"/>
        </w:rPr>
        <w:t>2</w:t>
      </w:r>
      <w:r w:rsidRPr="00903DBA">
        <w:rPr>
          <w:highlight w:val="white"/>
        </w:rPr>
        <w:t>];</w:t>
      </w:r>
    </w:p>
    <w:p w14:paraId="47AAFF54" w14:textId="77777777" w:rsidR="00D851A7" w:rsidRPr="00903DBA" w:rsidRDefault="00D851A7" w:rsidP="00D851A7">
      <w:pPr>
        <w:pStyle w:val="Code"/>
        <w:rPr>
          <w:highlight w:val="white"/>
        </w:rPr>
      </w:pPr>
    </w:p>
    <w:p w14:paraId="06120413" w14:textId="77777777" w:rsidR="00D851A7" w:rsidRPr="00903DBA" w:rsidRDefault="00D851A7" w:rsidP="00D851A7">
      <w:pPr>
        <w:pStyle w:val="Code"/>
        <w:rPr>
          <w:highlight w:val="white"/>
        </w:rPr>
      </w:pPr>
      <w:r w:rsidRPr="00903DBA">
        <w:rPr>
          <w:highlight w:val="white"/>
        </w:rPr>
        <w:t xml:space="preserve">              if (paramSymbol.Type.IsFloating()) {</w:t>
      </w:r>
    </w:p>
    <w:p w14:paraId="7C32F61C" w14:textId="77777777" w:rsidR="00D851A7" w:rsidRPr="00903DBA" w:rsidRDefault="00D851A7" w:rsidP="00D851A7">
      <w:pPr>
        <w:pStyle w:val="Code"/>
        <w:rPr>
          <w:highlight w:val="white"/>
        </w:rPr>
      </w:pPr>
      <w:r w:rsidRPr="00903DBA">
        <w:rPr>
          <w:highlight w:val="white"/>
        </w:rPr>
        <w:t xml:space="preserve">                FloatingParameter(middleCode);</w:t>
      </w:r>
    </w:p>
    <w:p w14:paraId="4A188CA1" w14:textId="77777777" w:rsidR="00D851A7" w:rsidRPr="00903DBA" w:rsidRDefault="00D851A7" w:rsidP="00D851A7">
      <w:pPr>
        <w:pStyle w:val="Code"/>
        <w:rPr>
          <w:highlight w:val="white"/>
        </w:rPr>
      </w:pPr>
      <w:r w:rsidRPr="00903DBA">
        <w:rPr>
          <w:highlight w:val="white"/>
        </w:rPr>
        <w:t xml:space="preserve">              }</w:t>
      </w:r>
    </w:p>
    <w:p w14:paraId="2AD7CB17" w14:textId="77777777" w:rsidR="00D851A7" w:rsidRPr="00903DBA" w:rsidRDefault="00D851A7" w:rsidP="00D851A7">
      <w:pPr>
        <w:pStyle w:val="Code"/>
        <w:rPr>
          <w:highlight w:val="white"/>
        </w:rPr>
      </w:pPr>
      <w:r w:rsidRPr="00903DBA">
        <w:rPr>
          <w:highlight w:val="white"/>
        </w:rPr>
        <w:t xml:space="preserve">              else if (paramSymbol.Type.IsStructOrUnion()) {</w:t>
      </w:r>
    </w:p>
    <w:p w14:paraId="3396F996" w14:textId="77777777" w:rsidR="00D851A7" w:rsidRPr="00903DBA" w:rsidRDefault="00D851A7" w:rsidP="00D851A7">
      <w:pPr>
        <w:pStyle w:val="Code"/>
        <w:rPr>
          <w:highlight w:val="white"/>
        </w:rPr>
      </w:pPr>
      <w:r w:rsidRPr="00903DBA">
        <w:rPr>
          <w:highlight w:val="white"/>
        </w:rPr>
        <w:t xml:space="preserve">                StructUnionParameter(middleCode, middleIndex);</w:t>
      </w:r>
    </w:p>
    <w:p w14:paraId="41F1CD3A" w14:textId="77777777" w:rsidR="00D851A7" w:rsidRPr="00903DBA" w:rsidRDefault="00D851A7" w:rsidP="00D851A7">
      <w:pPr>
        <w:pStyle w:val="Code"/>
        <w:rPr>
          <w:highlight w:val="white"/>
        </w:rPr>
      </w:pPr>
      <w:r w:rsidRPr="00903DBA">
        <w:rPr>
          <w:highlight w:val="white"/>
        </w:rPr>
        <w:t xml:space="preserve">              }</w:t>
      </w:r>
    </w:p>
    <w:p w14:paraId="745B0CD3" w14:textId="77777777" w:rsidR="00D851A7" w:rsidRPr="00903DBA" w:rsidRDefault="00D851A7" w:rsidP="00D851A7">
      <w:pPr>
        <w:pStyle w:val="Code"/>
        <w:rPr>
          <w:highlight w:val="white"/>
        </w:rPr>
      </w:pPr>
      <w:r w:rsidRPr="00903DBA">
        <w:rPr>
          <w:highlight w:val="white"/>
        </w:rPr>
        <w:t xml:space="preserve">              else {</w:t>
      </w:r>
    </w:p>
    <w:p w14:paraId="6407E3ED" w14:textId="77777777" w:rsidR="00D851A7" w:rsidRPr="00903DBA" w:rsidRDefault="00D851A7" w:rsidP="00D851A7">
      <w:pPr>
        <w:pStyle w:val="Code"/>
        <w:rPr>
          <w:highlight w:val="white"/>
        </w:rPr>
      </w:pPr>
      <w:r w:rsidRPr="00903DBA">
        <w:rPr>
          <w:highlight w:val="white"/>
        </w:rPr>
        <w:t xml:space="preserve">                IntegralParameter(middleCode);</w:t>
      </w:r>
    </w:p>
    <w:p w14:paraId="1DBFDCE2" w14:textId="77777777" w:rsidR="00D851A7" w:rsidRPr="00903DBA" w:rsidRDefault="00D851A7" w:rsidP="00D851A7">
      <w:pPr>
        <w:pStyle w:val="Code"/>
        <w:rPr>
          <w:highlight w:val="white"/>
        </w:rPr>
      </w:pPr>
      <w:r w:rsidRPr="00903DBA">
        <w:rPr>
          <w:highlight w:val="white"/>
        </w:rPr>
        <w:t xml:space="preserve">              }</w:t>
      </w:r>
    </w:p>
    <w:p w14:paraId="64897F26" w14:textId="77777777" w:rsidR="00D851A7" w:rsidRPr="00903DBA" w:rsidRDefault="00D851A7" w:rsidP="00D851A7">
      <w:pPr>
        <w:pStyle w:val="Code"/>
        <w:rPr>
          <w:highlight w:val="white"/>
        </w:rPr>
      </w:pPr>
      <w:r w:rsidRPr="00903DBA">
        <w:rPr>
          <w:highlight w:val="white"/>
        </w:rPr>
        <w:t xml:space="preserve">            }</w:t>
      </w:r>
    </w:p>
    <w:p w14:paraId="09DFC5BA" w14:textId="77777777" w:rsidR="00D851A7" w:rsidRPr="00903DBA" w:rsidRDefault="00D851A7" w:rsidP="00D851A7">
      <w:pPr>
        <w:pStyle w:val="Code"/>
        <w:rPr>
          <w:highlight w:val="white"/>
        </w:rPr>
      </w:pPr>
      <w:r w:rsidRPr="00903DBA">
        <w:rPr>
          <w:highlight w:val="white"/>
        </w:rPr>
        <w:t xml:space="preserve">            break;</w:t>
      </w:r>
    </w:p>
    <w:p w14:paraId="68B119C7" w14:textId="77777777" w:rsidR="00D851A7" w:rsidRPr="00903DBA" w:rsidRDefault="00D851A7" w:rsidP="00D851A7">
      <w:pPr>
        <w:pStyle w:val="Code"/>
        <w:rPr>
          <w:highlight w:val="white"/>
        </w:rPr>
      </w:pPr>
      <w:r w:rsidRPr="00903DBA">
        <w:rPr>
          <w:highlight w:val="white"/>
        </w:rPr>
        <w:t xml:space="preserve">          </w:t>
      </w:r>
    </w:p>
    <w:p w14:paraId="6D36E3BF" w14:textId="77777777" w:rsidR="00D851A7" w:rsidRPr="00903DBA" w:rsidRDefault="00D851A7" w:rsidP="00D851A7">
      <w:pPr>
        <w:pStyle w:val="Code"/>
        <w:rPr>
          <w:highlight w:val="white"/>
        </w:rPr>
      </w:pPr>
      <w:r w:rsidRPr="00903DBA">
        <w:rPr>
          <w:highlight w:val="white"/>
        </w:rPr>
        <w:t xml:space="preserve">          case MiddleOperator.GetReturnValue: {</w:t>
      </w:r>
    </w:p>
    <w:p w14:paraId="6DCC0B46" w14:textId="77777777" w:rsidR="00D851A7" w:rsidRPr="00903DBA" w:rsidRDefault="00D851A7" w:rsidP="00D851A7">
      <w:pPr>
        <w:pStyle w:val="Code"/>
        <w:rPr>
          <w:highlight w:val="white"/>
        </w:rPr>
      </w:pPr>
      <w:r w:rsidRPr="00903DBA">
        <w:rPr>
          <w:highlight w:val="white"/>
        </w:rPr>
        <w:t xml:space="preserve">              Symbol returnSymbol = (Symbol) middleCode[0];</w:t>
      </w:r>
    </w:p>
    <w:p w14:paraId="47D9640E" w14:textId="77777777" w:rsidR="00D851A7" w:rsidRPr="00903DBA" w:rsidRDefault="00D851A7" w:rsidP="00D851A7">
      <w:pPr>
        <w:pStyle w:val="Code"/>
        <w:rPr>
          <w:highlight w:val="white"/>
        </w:rPr>
      </w:pPr>
    </w:p>
    <w:p w14:paraId="79E04F04" w14:textId="77777777" w:rsidR="00D851A7" w:rsidRPr="00903DBA" w:rsidRDefault="00D851A7" w:rsidP="00D851A7">
      <w:pPr>
        <w:pStyle w:val="Code"/>
        <w:rPr>
          <w:highlight w:val="white"/>
        </w:rPr>
      </w:pPr>
      <w:r w:rsidRPr="00903DBA">
        <w:rPr>
          <w:highlight w:val="white"/>
        </w:rPr>
        <w:t xml:space="preserve">              if (returnSymbol.Type.IsStructOrUnion()) {</w:t>
      </w:r>
    </w:p>
    <w:p w14:paraId="2D4435CE" w14:textId="77777777" w:rsidR="00D851A7" w:rsidRPr="00903DBA" w:rsidRDefault="00D851A7" w:rsidP="00D851A7">
      <w:pPr>
        <w:pStyle w:val="Code"/>
        <w:rPr>
          <w:highlight w:val="white"/>
        </w:rPr>
      </w:pPr>
      <w:r w:rsidRPr="00903DBA">
        <w:rPr>
          <w:highlight w:val="white"/>
        </w:rPr>
        <w:t xml:space="preserve">                StructUnionGetReturnValue(middleCode);</w:t>
      </w:r>
    </w:p>
    <w:p w14:paraId="2CD0E24D" w14:textId="77777777" w:rsidR="00D851A7" w:rsidRPr="00903DBA" w:rsidRDefault="00D851A7" w:rsidP="00D851A7">
      <w:pPr>
        <w:pStyle w:val="Code"/>
        <w:rPr>
          <w:highlight w:val="white"/>
        </w:rPr>
      </w:pPr>
      <w:r w:rsidRPr="00903DBA">
        <w:rPr>
          <w:highlight w:val="white"/>
        </w:rPr>
        <w:t xml:space="preserve">              }</w:t>
      </w:r>
    </w:p>
    <w:p w14:paraId="64865BDE" w14:textId="77777777" w:rsidR="00D851A7" w:rsidRPr="00903DBA" w:rsidRDefault="00D851A7" w:rsidP="00D851A7">
      <w:pPr>
        <w:pStyle w:val="Code"/>
        <w:rPr>
          <w:highlight w:val="white"/>
        </w:rPr>
      </w:pPr>
      <w:r w:rsidRPr="00903DBA">
        <w:rPr>
          <w:highlight w:val="white"/>
        </w:rPr>
        <w:t xml:space="preserve">              else if (returnSymbol.Type.IsFloating()) {</w:t>
      </w:r>
    </w:p>
    <w:p w14:paraId="117F40D2" w14:textId="77777777" w:rsidR="00D851A7" w:rsidRPr="00903DBA" w:rsidRDefault="00D851A7" w:rsidP="00D851A7">
      <w:pPr>
        <w:pStyle w:val="Code"/>
        <w:rPr>
          <w:highlight w:val="white"/>
        </w:rPr>
      </w:pPr>
      <w:r w:rsidRPr="00903DBA">
        <w:rPr>
          <w:highlight w:val="white"/>
        </w:rPr>
        <w:t xml:space="preserve">                Assert.Error((++m_floatStackSize) &lt;= FloatingStackMaxSize,</w:t>
      </w:r>
    </w:p>
    <w:p w14:paraId="59E684B7" w14:textId="77777777" w:rsidR="00D851A7" w:rsidRPr="00903DBA" w:rsidRDefault="00D851A7" w:rsidP="00D851A7">
      <w:pPr>
        <w:pStyle w:val="Code"/>
        <w:rPr>
          <w:highlight w:val="white"/>
        </w:rPr>
      </w:pPr>
      <w:r w:rsidRPr="00903DBA">
        <w:rPr>
          <w:highlight w:val="white"/>
        </w:rPr>
        <w:t xml:space="preserve">                             null, Message.Floating_stack_overflow);</w:t>
      </w:r>
    </w:p>
    <w:p w14:paraId="7B7E44CE" w14:textId="77777777" w:rsidR="00D851A7" w:rsidRPr="00903DBA" w:rsidRDefault="00D851A7" w:rsidP="00D851A7">
      <w:pPr>
        <w:pStyle w:val="Code"/>
        <w:rPr>
          <w:highlight w:val="white"/>
        </w:rPr>
      </w:pPr>
      <w:r w:rsidRPr="00903DBA">
        <w:rPr>
          <w:highlight w:val="white"/>
        </w:rPr>
        <w:t xml:space="preserve">              }</w:t>
      </w:r>
    </w:p>
    <w:p w14:paraId="36229B5B" w14:textId="77777777" w:rsidR="00D851A7" w:rsidRPr="00903DBA" w:rsidRDefault="00D851A7" w:rsidP="00D851A7">
      <w:pPr>
        <w:pStyle w:val="Code"/>
        <w:rPr>
          <w:highlight w:val="white"/>
        </w:rPr>
      </w:pPr>
      <w:r w:rsidRPr="00903DBA">
        <w:rPr>
          <w:highlight w:val="white"/>
        </w:rPr>
        <w:t xml:space="preserve">              else {</w:t>
      </w:r>
    </w:p>
    <w:p w14:paraId="68AECA19" w14:textId="77777777" w:rsidR="00D851A7" w:rsidRPr="00903DBA" w:rsidRDefault="00D851A7" w:rsidP="00D851A7">
      <w:pPr>
        <w:pStyle w:val="Code"/>
        <w:rPr>
          <w:highlight w:val="white"/>
        </w:rPr>
      </w:pPr>
      <w:r w:rsidRPr="00903DBA">
        <w:rPr>
          <w:highlight w:val="white"/>
        </w:rPr>
        <w:t xml:space="preserve">                IntegralGetReturnValue(middleCode);</w:t>
      </w:r>
    </w:p>
    <w:p w14:paraId="148C0B55" w14:textId="77777777" w:rsidR="00D851A7" w:rsidRPr="00903DBA" w:rsidRDefault="00D851A7" w:rsidP="00D851A7">
      <w:pPr>
        <w:pStyle w:val="Code"/>
        <w:rPr>
          <w:highlight w:val="white"/>
        </w:rPr>
      </w:pPr>
      <w:r w:rsidRPr="00903DBA">
        <w:rPr>
          <w:highlight w:val="white"/>
        </w:rPr>
        <w:t xml:space="preserve">              }</w:t>
      </w:r>
    </w:p>
    <w:p w14:paraId="5B9B8515" w14:textId="77777777" w:rsidR="00D851A7" w:rsidRPr="00903DBA" w:rsidRDefault="00D851A7" w:rsidP="00D851A7">
      <w:pPr>
        <w:pStyle w:val="Code"/>
        <w:rPr>
          <w:highlight w:val="white"/>
        </w:rPr>
      </w:pPr>
      <w:r w:rsidRPr="00903DBA">
        <w:rPr>
          <w:highlight w:val="white"/>
        </w:rPr>
        <w:t xml:space="preserve">            }</w:t>
      </w:r>
    </w:p>
    <w:p w14:paraId="784D6239" w14:textId="77777777" w:rsidR="00D851A7" w:rsidRPr="00903DBA" w:rsidRDefault="00D851A7" w:rsidP="00D851A7">
      <w:pPr>
        <w:pStyle w:val="Code"/>
        <w:rPr>
          <w:highlight w:val="white"/>
        </w:rPr>
      </w:pPr>
      <w:r w:rsidRPr="00903DBA">
        <w:rPr>
          <w:highlight w:val="white"/>
        </w:rPr>
        <w:lastRenderedPageBreak/>
        <w:t xml:space="preserve">            break;</w:t>
      </w:r>
    </w:p>
    <w:p w14:paraId="5CE9AD58" w14:textId="77777777" w:rsidR="00D851A7" w:rsidRPr="00903DBA" w:rsidRDefault="00D851A7" w:rsidP="00D851A7">
      <w:pPr>
        <w:pStyle w:val="Code"/>
        <w:rPr>
          <w:highlight w:val="white"/>
        </w:rPr>
      </w:pPr>
      <w:r w:rsidRPr="00903DBA">
        <w:rPr>
          <w:highlight w:val="white"/>
        </w:rPr>
        <w:t xml:space="preserve">        }</w:t>
      </w:r>
    </w:p>
    <w:p w14:paraId="0BAC03A1" w14:textId="77777777" w:rsidR="00D851A7" w:rsidRPr="00903DBA" w:rsidRDefault="00D851A7" w:rsidP="00D851A7">
      <w:pPr>
        <w:pStyle w:val="Code"/>
        <w:rPr>
          <w:highlight w:val="white"/>
        </w:rPr>
      </w:pPr>
      <w:r w:rsidRPr="00903DBA">
        <w:rPr>
          <w:highlight w:val="white"/>
        </w:rPr>
        <w:t xml:space="preserve">      }</w:t>
      </w:r>
    </w:p>
    <w:p w14:paraId="152DD4DF" w14:textId="507A3E50" w:rsidR="00D851A7" w:rsidRPr="00903DBA" w:rsidRDefault="00D851A7" w:rsidP="00D851A7">
      <w:pPr>
        <w:pStyle w:val="Code"/>
        <w:rPr>
          <w:highlight w:val="white"/>
        </w:rPr>
      </w:pPr>
      <w:r w:rsidRPr="00903DBA">
        <w:rPr>
          <w:highlight w:val="white"/>
        </w:rPr>
        <w:t xml:space="preserve">    }</w:t>
      </w:r>
    </w:p>
    <w:p w14:paraId="4D379628" w14:textId="3A0BFA8C" w:rsidR="00B60C9E" w:rsidRPr="00903DBA" w:rsidRDefault="00B60C9E" w:rsidP="00B60C9E">
      <w:pPr>
        <w:pStyle w:val="Rubrik3"/>
        <w:rPr>
          <w:highlight w:val="white"/>
        </w:rPr>
      </w:pPr>
      <w:bookmarkStart w:id="420" w:name="_Toc57656085"/>
      <w:r w:rsidRPr="00903DBA">
        <w:rPr>
          <w:highlight w:val="white"/>
        </w:rPr>
        <w:t xml:space="preserve">Track </w:t>
      </w:r>
      <w:r w:rsidR="004846F8" w:rsidRPr="00903DBA">
        <w:rPr>
          <w:highlight w:val="white"/>
        </w:rPr>
        <w:t>S</w:t>
      </w:r>
      <w:r w:rsidRPr="00903DBA">
        <w:rPr>
          <w:highlight w:val="white"/>
        </w:rPr>
        <w:t xml:space="preserve">et </w:t>
      </w:r>
      <w:r w:rsidR="004846F8" w:rsidRPr="00903DBA">
        <w:rPr>
          <w:highlight w:val="white"/>
        </w:rPr>
        <w:t>G</w:t>
      </w:r>
      <w:r w:rsidRPr="00903DBA">
        <w:rPr>
          <w:highlight w:val="white"/>
        </w:rPr>
        <w:t>eneration</w:t>
      </w:r>
      <w:bookmarkEnd w:id="420"/>
    </w:p>
    <w:p w14:paraId="3C33D8A9" w14:textId="2C0B95CD" w:rsidR="0068534A" w:rsidRPr="00903DBA" w:rsidRDefault="00C353E5" w:rsidP="00D23A03">
      <w:pPr>
        <w:rPr>
          <w:highlight w:val="white"/>
        </w:rPr>
      </w:pPr>
      <w:r w:rsidRPr="00903DBA">
        <w:rPr>
          <w:highlight w:val="white"/>
        </w:rPr>
        <w:t xml:space="preserve">When the assembly code </w:t>
      </w:r>
      <w:r w:rsidR="00D4043F" w:rsidRPr="00903DBA">
        <w:rPr>
          <w:highlight w:val="white"/>
        </w:rPr>
        <w:t>has been</w:t>
      </w:r>
      <w:r w:rsidRPr="00903DBA">
        <w:rPr>
          <w:highlight w:val="white"/>
        </w:rPr>
        <w:t xml:space="preserve"> generated</w:t>
      </w:r>
      <w:r w:rsidR="00C00170" w:rsidRPr="00903DBA">
        <w:rPr>
          <w:highlight w:val="white"/>
        </w:rPr>
        <w:t>,</w:t>
      </w:r>
      <w:r w:rsidRPr="00903DBA">
        <w:rPr>
          <w:highlight w:val="white"/>
        </w:rPr>
        <w:t xml:space="preserve"> </w:t>
      </w:r>
      <w:r w:rsidR="006C3383" w:rsidRPr="00903DBA">
        <w:rPr>
          <w:highlight w:val="white"/>
        </w:rPr>
        <w:t xml:space="preserve">a lot of tracks has been added to the assembly code. The task of the </w:t>
      </w:r>
      <w:r w:rsidR="006C3383" w:rsidRPr="00903DBA">
        <w:rPr>
          <w:rStyle w:val="KeyWord0"/>
          <w:highlight w:val="white"/>
        </w:rPr>
        <w:t>TrackSet</w:t>
      </w:r>
      <w:r w:rsidR="006C3383" w:rsidRPr="00903DBA">
        <w:rPr>
          <w:highlight w:val="white"/>
        </w:rPr>
        <w:t xml:space="preserve"> method is </w:t>
      </w:r>
      <w:r w:rsidR="0068534A" w:rsidRPr="00903DBA">
        <w:rPr>
          <w:highlight w:val="white"/>
        </w:rPr>
        <w:t xml:space="preserve">to pick up the tracks from the and generate the track set; that is, a set holding the tracks of the code. Each track holds a list of entries, specifying the positions of the track in the code. </w:t>
      </w:r>
    </w:p>
    <w:p w14:paraId="19032BEB" w14:textId="77777777" w:rsidR="00757795" w:rsidRPr="00903DBA" w:rsidRDefault="00757795" w:rsidP="00226B65">
      <w:pPr>
        <w:pStyle w:val="Code"/>
        <w:rPr>
          <w:highlight w:val="white"/>
        </w:rPr>
      </w:pPr>
      <w:r w:rsidRPr="00903DBA">
        <w:rPr>
          <w:highlight w:val="white"/>
        </w:rPr>
        <w:t xml:space="preserve">    private ISet&lt;Track&gt; TrackSet() {</w:t>
      </w:r>
    </w:p>
    <w:p w14:paraId="29B8A4BF" w14:textId="77777777" w:rsidR="00757795" w:rsidRPr="00903DBA" w:rsidRDefault="00757795" w:rsidP="00226B65">
      <w:pPr>
        <w:pStyle w:val="Code"/>
        <w:rPr>
          <w:highlight w:val="white"/>
        </w:rPr>
      </w:pPr>
      <w:r w:rsidRPr="00903DBA">
        <w:rPr>
          <w:highlight w:val="white"/>
        </w:rPr>
        <w:t xml:space="preserve">      ISet&lt;Track&gt; trackSet = new HashSet&lt;Track&gt;();</w:t>
      </w:r>
    </w:p>
    <w:p w14:paraId="2B950D14" w14:textId="77777777" w:rsidR="00757795" w:rsidRPr="00903DBA" w:rsidRDefault="00757795" w:rsidP="00226B65">
      <w:pPr>
        <w:pStyle w:val="Code"/>
        <w:rPr>
          <w:highlight w:val="white"/>
        </w:rPr>
      </w:pPr>
    </w:p>
    <w:p w14:paraId="10237C01" w14:textId="77777777" w:rsidR="00757795" w:rsidRPr="00903DBA" w:rsidRDefault="00757795" w:rsidP="00226B65">
      <w:pPr>
        <w:pStyle w:val="Code"/>
        <w:rPr>
          <w:highlight w:val="white"/>
        </w:rPr>
      </w:pPr>
      <w:r w:rsidRPr="00903DBA">
        <w:rPr>
          <w:highlight w:val="white"/>
        </w:rPr>
        <w:t xml:space="preserve">      for (int index = 0; index &lt; m_assemblyCodeList.Count; ++index) {</w:t>
      </w:r>
    </w:p>
    <w:p w14:paraId="3C58EDA2" w14:textId="77777777" w:rsidR="00757795" w:rsidRPr="00903DBA" w:rsidRDefault="00757795" w:rsidP="00226B65">
      <w:pPr>
        <w:pStyle w:val="Code"/>
        <w:rPr>
          <w:highlight w:val="white"/>
        </w:rPr>
      </w:pPr>
      <w:r w:rsidRPr="00903DBA">
        <w:rPr>
          <w:highlight w:val="white"/>
        </w:rPr>
        <w:t xml:space="preserve">        AssemblyCode assemblyCode = m_assemblyCodeList[index];</w:t>
      </w:r>
    </w:p>
    <w:p w14:paraId="3B128B2D" w14:textId="4EEBC6A0" w:rsidR="00D935A0" w:rsidRPr="00903DBA" w:rsidRDefault="002B7B4F" w:rsidP="002B7B4F">
      <w:pPr>
        <w:rPr>
          <w:highlight w:val="white"/>
        </w:rPr>
      </w:pPr>
      <w:r w:rsidRPr="00903DBA">
        <w:rPr>
          <w:highlight w:val="white"/>
        </w:rPr>
        <w:t xml:space="preserve">In case of the set-track-size </w:t>
      </w:r>
      <w:r w:rsidR="0075035D" w:rsidRPr="00903DBA">
        <w:rPr>
          <w:highlight w:val="white"/>
        </w:rPr>
        <w:t>instruction</w:t>
      </w:r>
      <w:r w:rsidRPr="00903DBA">
        <w:rPr>
          <w:highlight w:val="white"/>
        </w:rPr>
        <w:t xml:space="preserve">, we set the </w:t>
      </w:r>
      <w:r w:rsidR="00AF12CD" w:rsidRPr="00903DBA">
        <w:rPr>
          <w:highlight w:val="white"/>
        </w:rPr>
        <w:t xml:space="preserve">current </w:t>
      </w:r>
      <w:r w:rsidRPr="00903DBA">
        <w:rPr>
          <w:highlight w:val="white"/>
        </w:rPr>
        <w:t>size of its track</w:t>
      </w:r>
      <w:r w:rsidR="00154690" w:rsidRPr="00903DBA">
        <w:rPr>
          <w:highlight w:val="white"/>
        </w:rPr>
        <w:t xml:space="preserve"> and replace the instruction with an empty instruction.</w:t>
      </w:r>
      <w:r w:rsidR="009A3075" w:rsidRPr="00903DBA">
        <w:rPr>
          <w:highlight w:val="white"/>
        </w:rPr>
        <w:t xml:space="preserve"> The current size is then used when adding entries to the track so that the registers in the end are given the correct size.</w:t>
      </w:r>
    </w:p>
    <w:p w14:paraId="5802A2C1" w14:textId="77777777" w:rsidR="00757795" w:rsidRPr="00903DBA" w:rsidRDefault="00757795" w:rsidP="00226B65">
      <w:pPr>
        <w:pStyle w:val="Code"/>
        <w:rPr>
          <w:highlight w:val="white"/>
        </w:rPr>
      </w:pPr>
      <w:r w:rsidRPr="00903DBA">
        <w:rPr>
          <w:highlight w:val="white"/>
        </w:rPr>
        <w:t xml:space="preserve">        if (assemblyCode.Operator == AssemblyOperator.set_track_size) {</w:t>
      </w:r>
    </w:p>
    <w:p w14:paraId="782AA7F7" w14:textId="77777777" w:rsidR="00757795" w:rsidRPr="00903DBA" w:rsidRDefault="00757795" w:rsidP="00226B65">
      <w:pPr>
        <w:pStyle w:val="Code"/>
        <w:rPr>
          <w:highlight w:val="white"/>
        </w:rPr>
      </w:pPr>
      <w:r w:rsidRPr="00903DBA">
        <w:rPr>
          <w:highlight w:val="white"/>
        </w:rPr>
        <w:t xml:space="preserve">          Track track = (Track)assemblyCode[0];</w:t>
      </w:r>
    </w:p>
    <w:p w14:paraId="177AB77A" w14:textId="77777777" w:rsidR="00757795" w:rsidRPr="00903DBA" w:rsidRDefault="00757795" w:rsidP="00226B65">
      <w:pPr>
        <w:pStyle w:val="Code"/>
        <w:rPr>
          <w:highlight w:val="white"/>
        </w:rPr>
      </w:pPr>
    </w:p>
    <w:p w14:paraId="59DD89D4" w14:textId="77777777" w:rsidR="00757795" w:rsidRPr="00903DBA" w:rsidRDefault="00757795" w:rsidP="00226B65">
      <w:pPr>
        <w:pStyle w:val="Code"/>
        <w:rPr>
          <w:highlight w:val="white"/>
        </w:rPr>
      </w:pPr>
      <w:r w:rsidRPr="00903DBA">
        <w:rPr>
          <w:highlight w:val="white"/>
        </w:rPr>
        <w:t xml:space="preserve">          if (assemblyCode[1] is int) {</w:t>
      </w:r>
    </w:p>
    <w:p w14:paraId="22FD60EF" w14:textId="77777777" w:rsidR="00757795" w:rsidRPr="00903DBA" w:rsidRDefault="00757795" w:rsidP="00226B65">
      <w:pPr>
        <w:pStyle w:val="Code"/>
        <w:rPr>
          <w:highlight w:val="white"/>
        </w:rPr>
      </w:pPr>
      <w:r w:rsidRPr="00903DBA">
        <w:rPr>
          <w:highlight w:val="white"/>
        </w:rPr>
        <w:t xml:space="preserve">            track.MaxSize = (int) assemblyCode[1];</w:t>
      </w:r>
    </w:p>
    <w:p w14:paraId="6D7C7F46" w14:textId="77777777" w:rsidR="00757795" w:rsidRPr="00903DBA" w:rsidRDefault="00757795" w:rsidP="00226B65">
      <w:pPr>
        <w:pStyle w:val="Code"/>
        <w:rPr>
          <w:highlight w:val="white"/>
        </w:rPr>
      </w:pPr>
      <w:r w:rsidRPr="00903DBA">
        <w:rPr>
          <w:highlight w:val="white"/>
        </w:rPr>
        <w:t xml:space="preserve">          }</w:t>
      </w:r>
    </w:p>
    <w:p w14:paraId="5C2B8116" w14:textId="77777777" w:rsidR="00757795" w:rsidRPr="00903DBA" w:rsidRDefault="00757795" w:rsidP="00226B65">
      <w:pPr>
        <w:pStyle w:val="Code"/>
        <w:rPr>
          <w:highlight w:val="white"/>
        </w:rPr>
      </w:pPr>
      <w:r w:rsidRPr="00903DBA">
        <w:rPr>
          <w:highlight w:val="white"/>
        </w:rPr>
        <w:t xml:space="preserve">          else {</w:t>
      </w:r>
    </w:p>
    <w:p w14:paraId="0C040F1F" w14:textId="77777777" w:rsidR="00757795" w:rsidRPr="00903DBA" w:rsidRDefault="00757795" w:rsidP="00226B65">
      <w:pPr>
        <w:pStyle w:val="Code"/>
        <w:rPr>
          <w:highlight w:val="white"/>
        </w:rPr>
      </w:pPr>
      <w:r w:rsidRPr="00903DBA">
        <w:rPr>
          <w:highlight w:val="white"/>
        </w:rPr>
        <w:t xml:space="preserve">            track.MaxSize = ((Track) assemblyCode[1]).MaxSize;</w:t>
      </w:r>
    </w:p>
    <w:p w14:paraId="12C4E1D8" w14:textId="77777777" w:rsidR="00757795" w:rsidRPr="00903DBA" w:rsidRDefault="00757795" w:rsidP="00226B65">
      <w:pPr>
        <w:pStyle w:val="Code"/>
        <w:rPr>
          <w:highlight w:val="white"/>
        </w:rPr>
      </w:pPr>
      <w:r w:rsidRPr="00903DBA">
        <w:rPr>
          <w:highlight w:val="white"/>
        </w:rPr>
        <w:t xml:space="preserve">          }</w:t>
      </w:r>
    </w:p>
    <w:p w14:paraId="2618DD2F" w14:textId="77777777" w:rsidR="00757795" w:rsidRPr="00903DBA" w:rsidRDefault="00757795" w:rsidP="00226B65">
      <w:pPr>
        <w:pStyle w:val="Code"/>
        <w:rPr>
          <w:highlight w:val="white"/>
        </w:rPr>
      </w:pPr>
      <w:r w:rsidRPr="00903DBA">
        <w:rPr>
          <w:highlight w:val="white"/>
        </w:rPr>
        <w:t xml:space="preserve">        }</w:t>
      </w:r>
    </w:p>
    <w:p w14:paraId="5A9B39E6" w14:textId="4D32BA45" w:rsidR="004D7299" w:rsidRPr="00903DBA" w:rsidRDefault="004D7299" w:rsidP="004D7299">
      <w:pPr>
        <w:rPr>
          <w:highlight w:val="white"/>
        </w:rPr>
      </w:pPr>
      <w:r w:rsidRPr="00903DBA">
        <w:rPr>
          <w:highlight w:val="white"/>
        </w:rPr>
        <w:t xml:space="preserve">In all other cases, we exam the operators of the instruction by calling </w:t>
      </w:r>
      <w:r w:rsidRPr="00903DBA">
        <w:rPr>
          <w:rStyle w:val="KeyWord0"/>
          <w:highlight w:val="white"/>
        </w:rPr>
        <w:t>CheckTrack</w:t>
      </w:r>
      <w:r w:rsidRPr="00903DBA">
        <w:rPr>
          <w:highlight w:val="white"/>
        </w:rPr>
        <w:t>.</w:t>
      </w:r>
    </w:p>
    <w:p w14:paraId="37DA6B6C" w14:textId="77777777" w:rsidR="00757795" w:rsidRPr="00903DBA" w:rsidRDefault="00757795" w:rsidP="00226B65">
      <w:pPr>
        <w:pStyle w:val="Code"/>
        <w:rPr>
          <w:highlight w:val="white"/>
        </w:rPr>
      </w:pPr>
      <w:r w:rsidRPr="00903DBA">
        <w:rPr>
          <w:highlight w:val="white"/>
        </w:rPr>
        <w:t xml:space="preserve">        else {</w:t>
      </w:r>
    </w:p>
    <w:p w14:paraId="5157E467" w14:textId="77777777" w:rsidR="00757795" w:rsidRPr="00903DBA" w:rsidRDefault="00757795" w:rsidP="00226B65">
      <w:pPr>
        <w:pStyle w:val="Code"/>
        <w:rPr>
          <w:highlight w:val="white"/>
        </w:rPr>
      </w:pPr>
      <w:r w:rsidRPr="00903DBA">
        <w:rPr>
          <w:highlight w:val="white"/>
        </w:rPr>
        <w:t xml:space="preserve">          CheckTrack(trackSet, assemblyCode, 0, index);</w:t>
      </w:r>
    </w:p>
    <w:p w14:paraId="33E218EA" w14:textId="77777777" w:rsidR="00757795" w:rsidRPr="00903DBA" w:rsidRDefault="00757795" w:rsidP="00226B65">
      <w:pPr>
        <w:pStyle w:val="Code"/>
        <w:rPr>
          <w:highlight w:val="white"/>
        </w:rPr>
      </w:pPr>
      <w:r w:rsidRPr="00903DBA">
        <w:rPr>
          <w:highlight w:val="white"/>
        </w:rPr>
        <w:t xml:space="preserve">          CheckTrack(trackSet, assemblyCode, 1, index);</w:t>
      </w:r>
    </w:p>
    <w:p w14:paraId="03E28627" w14:textId="77777777" w:rsidR="00757795" w:rsidRPr="00903DBA" w:rsidRDefault="00757795" w:rsidP="00226B65">
      <w:pPr>
        <w:pStyle w:val="Code"/>
        <w:rPr>
          <w:highlight w:val="white"/>
        </w:rPr>
      </w:pPr>
      <w:r w:rsidRPr="00903DBA">
        <w:rPr>
          <w:highlight w:val="white"/>
        </w:rPr>
        <w:t xml:space="preserve">          CheckTrack(trackSet, assemblyCode, 2, index);</w:t>
      </w:r>
    </w:p>
    <w:p w14:paraId="2441420A" w14:textId="77777777" w:rsidR="00757795" w:rsidRPr="00903DBA" w:rsidRDefault="00757795" w:rsidP="00226B65">
      <w:pPr>
        <w:pStyle w:val="Code"/>
        <w:rPr>
          <w:highlight w:val="white"/>
        </w:rPr>
      </w:pPr>
      <w:r w:rsidRPr="00903DBA">
        <w:rPr>
          <w:highlight w:val="white"/>
        </w:rPr>
        <w:t xml:space="preserve">        }</w:t>
      </w:r>
    </w:p>
    <w:p w14:paraId="768F3220" w14:textId="77777777" w:rsidR="00757795" w:rsidRPr="00903DBA" w:rsidRDefault="00757795" w:rsidP="00226B65">
      <w:pPr>
        <w:pStyle w:val="Code"/>
        <w:rPr>
          <w:highlight w:val="white"/>
        </w:rPr>
      </w:pPr>
      <w:r w:rsidRPr="00903DBA">
        <w:rPr>
          <w:highlight w:val="white"/>
        </w:rPr>
        <w:t xml:space="preserve">      }</w:t>
      </w:r>
    </w:p>
    <w:p w14:paraId="6E82F42D" w14:textId="77777777" w:rsidR="00757795" w:rsidRPr="00903DBA" w:rsidRDefault="00757795" w:rsidP="00226B65">
      <w:pPr>
        <w:pStyle w:val="Code"/>
        <w:rPr>
          <w:highlight w:val="white"/>
        </w:rPr>
      </w:pPr>
    </w:p>
    <w:p w14:paraId="30DE5A9C" w14:textId="77777777" w:rsidR="00757795" w:rsidRPr="00903DBA" w:rsidRDefault="00757795" w:rsidP="00226B65">
      <w:pPr>
        <w:pStyle w:val="Code"/>
        <w:rPr>
          <w:highlight w:val="white"/>
        </w:rPr>
      </w:pPr>
      <w:r w:rsidRPr="00903DBA">
        <w:rPr>
          <w:highlight w:val="white"/>
        </w:rPr>
        <w:t xml:space="preserve">      return trackSet;</w:t>
      </w:r>
    </w:p>
    <w:p w14:paraId="5D46DAAD" w14:textId="77777777" w:rsidR="00757795" w:rsidRPr="00903DBA" w:rsidRDefault="00757795" w:rsidP="00226B65">
      <w:pPr>
        <w:pStyle w:val="Code"/>
        <w:rPr>
          <w:highlight w:val="white"/>
        </w:rPr>
      </w:pPr>
      <w:r w:rsidRPr="00903DBA">
        <w:rPr>
          <w:highlight w:val="white"/>
        </w:rPr>
        <w:t xml:space="preserve">    }</w:t>
      </w:r>
    </w:p>
    <w:p w14:paraId="36EE3DB6" w14:textId="3B17794E" w:rsidR="00D935A0" w:rsidRPr="00903DBA" w:rsidRDefault="004D7299" w:rsidP="004D7299">
      <w:pPr>
        <w:rPr>
          <w:highlight w:val="white"/>
        </w:rPr>
      </w:pPr>
      <w:r w:rsidRPr="00903DBA">
        <w:rPr>
          <w:highlight w:val="white"/>
        </w:rPr>
        <w:t xml:space="preserve">The </w:t>
      </w:r>
      <w:r w:rsidRPr="00903DBA">
        <w:rPr>
          <w:rStyle w:val="KeyWord0"/>
          <w:highlight w:val="white"/>
        </w:rPr>
        <w:t>CheckTrack</w:t>
      </w:r>
      <w:r w:rsidRPr="00903DBA">
        <w:rPr>
          <w:highlight w:val="white"/>
        </w:rPr>
        <w:t xml:space="preserve"> method takes </w:t>
      </w:r>
      <w:r w:rsidR="0066049D" w:rsidRPr="00903DBA">
        <w:rPr>
          <w:highlight w:val="white"/>
        </w:rPr>
        <w:t>the track set, one of the operand</w:t>
      </w:r>
      <w:r w:rsidR="00384998" w:rsidRPr="00903DBA">
        <w:rPr>
          <w:highlight w:val="white"/>
        </w:rPr>
        <w:t>s</w:t>
      </w:r>
      <w:r w:rsidR="0066049D" w:rsidRPr="00903DBA">
        <w:rPr>
          <w:highlight w:val="white"/>
        </w:rPr>
        <w:t xml:space="preserve"> in an assembly code instruction, the position of the operand (zero, one, or two), and the index of the assembly code instruction in the assembly code list.</w:t>
      </w:r>
    </w:p>
    <w:p w14:paraId="5180FE68" w14:textId="77777777" w:rsidR="00226B65" w:rsidRPr="00903DBA" w:rsidRDefault="00226B65" w:rsidP="00226B65">
      <w:pPr>
        <w:pStyle w:val="Code"/>
        <w:rPr>
          <w:highlight w:val="white"/>
        </w:rPr>
      </w:pPr>
      <w:r w:rsidRPr="00903DBA">
        <w:rPr>
          <w:highlight w:val="white"/>
        </w:rPr>
        <w:t xml:space="preserve">    private void CheckTrack(ISet&lt;Track&gt; trackSet, AssemblyCode assemblyCode,</w:t>
      </w:r>
    </w:p>
    <w:p w14:paraId="5CACBEFC" w14:textId="77777777" w:rsidR="00226B65" w:rsidRPr="00903DBA" w:rsidRDefault="00226B65" w:rsidP="00226B65">
      <w:pPr>
        <w:pStyle w:val="Code"/>
        <w:rPr>
          <w:highlight w:val="white"/>
        </w:rPr>
      </w:pPr>
      <w:r w:rsidRPr="00903DBA">
        <w:rPr>
          <w:highlight w:val="white"/>
        </w:rPr>
        <w:t xml:space="preserve">                            int position, int index) {</w:t>
      </w:r>
    </w:p>
    <w:p w14:paraId="6A27B644" w14:textId="77777777" w:rsidR="00226B65" w:rsidRPr="00903DBA" w:rsidRDefault="00226B65" w:rsidP="00226B65">
      <w:pPr>
        <w:pStyle w:val="Code"/>
        <w:rPr>
          <w:highlight w:val="white"/>
        </w:rPr>
      </w:pPr>
      <w:r w:rsidRPr="00903DBA">
        <w:rPr>
          <w:highlight w:val="white"/>
        </w:rPr>
        <w:t xml:space="preserve">      if (assemblyCode[position] is Track) {</w:t>
      </w:r>
    </w:p>
    <w:p w14:paraId="10883E0D" w14:textId="77777777" w:rsidR="00226B65" w:rsidRPr="00903DBA" w:rsidRDefault="00226B65" w:rsidP="00226B65">
      <w:pPr>
        <w:pStyle w:val="Code"/>
        <w:rPr>
          <w:highlight w:val="white"/>
        </w:rPr>
      </w:pPr>
      <w:r w:rsidRPr="00903DBA">
        <w:rPr>
          <w:highlight w:val="white"/>
        </w:rPr>
        <w:t xml:space="preserve">        Track track = (Track) assemblyCode[position];</w:t>
      </w:r>
    </w:p>
    <w:p w14:paraId="28D0C40B" w14:textId="77777777" w:rsidR="00226B65" w:rsidRPr="00903DBA" w:rsidRDefault="00226B65" w:rsidP="00226B65">
      <w:pPr>
        <w:pStyle w:val="Code"/>
        <w:rPr>
          <w:highlight w:val="white"/>
        </w:rPr>
      </w:pPr>
      <w:r w:rsidRPr="00903DBA">
        <w:rPr>
          <w:highlight w:val="white"/>
        </w:rPr>
        <w:t xml:space="preserve">        trackSet.Add(track);</w:t>
      </w:r>
    </w:p>
    <w:p w14:paraId="6BFD92F0" w14:textId="77777777" w:rsidR="00226B65" w:rsidRPr="00903DBA" w:rsidRDefault="00226B65" w:rsidP="00226B65">
      <w:pPr>
        <w:pStyle w:val="Code"/>
        <w:rPr>
          <w:highlight w:val="white"/>
        </w:rPr>
      </w:pPr>
      <w:r w:rsidRPr="00903DBA">
        <w:rPr>
          <w:highlight w:val="white"/>
        </w:rPr>
        <w:t xml:space="preserve">        track.Index = index;</w:t>
      </w:r>
    </w:p>
    <w:p w14:paraId="2DB627F9" w14:textId="77777777" w:rsidR="00226B65" w:rsidRPr="00903DBA" w:rsidRDefault="00226B65" w:rsidP="00226B65">
      <w:pPr>
        <w:pStyle w:val="Code"/>
        <w:rPr>
          <w:highlight w:val="white"/>
        </w:rPr>
      </w:pPr>
      <w:r w:rsidRPr="00903DBA">
        <w:rPr>
          <w:highlight w:val="white"/>
        </w:rPr>
        <w:t xml:space="preserve">      }</w:t>
      </w:r>
    </w:p>
    <w:p w14:paraId="402845B6" w14:textId="77777777" w:rsidR="00226B65" w:rsidRPr="00903DBA" w:rsidRDefault="00226B65" w:rsidP="00226B65">
      <w:pPr>
        <w:pStyle w:val="Code"/>
        <w:rPr>
          <w:highlight w:val="white"/>
        </w:rPr>
      </w:pPr>
      <w:r w:rsidRPr="00903DBA">
        <w:rPr>
          <w:highlight w:val="white"/>
        </w:rPr>
        <w:t xml:space="preserve">    }</w:t>
      </w:r>
    </w:p>
    <w:p w14:paraId="670C2081" w14:textId="7F7ADE9D" w:rsidR="00BC157C" w:rsidRPr="00903DBA" w:rsidRDefault="00BC157C" w:rsidP="00BC157C">
      <w:pPr>
        <w:pStyle w:val="Rubrik3"/>
        <w:rPr>
          <w:highlight w:val="white"/>
        </w:rPr>
      </w:pPr>
      <w:bookmarkStart w:id="421" w:name="_Toc57656086"/>
      <w:r w:rsidRPr="00903DBA">
        <w:rPr>
          <w:highlight w:val="white"/>
        </w:rPr>
        <w:lastRenderedPageBreak/>
        <w:t>Function Calls</w:t>
      </w:r>
      <w:bookmarkEnd w:id="421"/>
    </w:p>
    <w:p w14:paraId="407EEE07" w14:textId="785E7E8B" w:rsidR="00813000" w:rsidRPr="00903DBA" w:rsidRDefault="00813000" w:rsidP="00813000">
      <w:pPr>
        <w:rPr>
          <w:highlight w:val="white"/>
        </w:rPr>
      </w:pPr>
      <w:r w:rsidRPr="00903DBA">
        <w:rPr>
          <w:highlight w:val="white"/>
        </w:rPr>
        <w:t xml:space="preserve">The </w:t>
      </w:r>
      <w:r w:rsidRPr="00903DBA">
        <w:rPr>
          <w:rStyle w:val="KeyWord0"/>
          <w:highlight w:val="white"/>
        </w:rPr>
        <w:t>BaseRegister</w:t>
      </w:r>
      <w:r w:rsidRPr="00903DBA">
        <w:rPr>
          <w:highlight w:val="white"/>
        </w:rPr>
        <w:t xml:space="preserve"> method returns the base register of a symbol</w:t>
      </w:r>
      <w:r w:rsidR="00EF71F0" w:rsidRPr="00903DBA">
        <w:rPr>
          <w:highlight w:val="white"/>
        </w:rPr>
        <w:t xml:space="preserve"> that</w:t>
      </w:r>
      <w:r w:rsidRPr="00903DBA">
        <w:rPr>
          <w:highlight w:val="white"/>
        </w:rPr>
        <w:t xml:space="preserve"> represent</w:t>
      </w:r>
      <w:r w:rsidR="00EF71F0" w:rsidRPr="00903DBA">
        <w:rPr>
          <w:highlight w:val="white"/>
        </w:rPr>
        <w:t>s</w:t>
      </w:r>
      <w:r w:rsidRPr="00903DBA">
        <w:rPr>
          <w:highlight w:val="white"/>
        </w:rPr>
        <w:t xml:space="preserve"> a</w:t>
      </w:r>
      <w:r w:rsidR="00D50D7B" w:rsidRPr="00903DBA">
        <w:rPr>
          <w:highlight w:val="white"/>
        </w:rPr>
        <w:t xml:space="preserve">n auto or register </w:t>
      </w:r>
      <w:r w:rsidRPr="00903DBA">
        <w:rPr>
          <w:highlight w:val="white"/>
        </w:rPr>
        <w:t xml:space="preserve">variable or parameter. However, the symbol can also be null, in case of an unnamed parameter. The method returns </w:t>
      </w:r>
      <w:r w:rsidR="00B205D9" w:rsidRPr="00903DBA">
        <w:rPr>
          <w:highlight w:val="white"/>
        </w:rPr>
        <w:t xml:space="preserve">the </w:t>
      </w:r>
      <w:r w:rsidRPr="00903DBA">
        <w:rPr>
          <w:highlight w:val="white"/>
        </w:rPr>
        <w:t>regular frame pointer or the ellipse frame pointer.</w:t>
      </w:r>
      <w:r w:rsidR="00D76482" w:rsidRPr="00903DBA">
        <w:rPr>
          <w:highlight w:val="white"/>
        </w:rPr>
        <w:t xml:space="preserve"> Note that we always use the regular frame pointer in non-elliptic functions.</w:t>
      </w:r>
    </w:p>
    <w:p w14:paraId="28B08CCE" w14:textId="77777777" w:rsidR="00813000" w:rsidRPr="00903DBA" w:rsidRDefault="00813000" w:rsidP="00813000">
      <w:pPr>
        <w:pStyle w:val="Code"/>
        <w:rPr>
          <w:highlight w:val="white"/>
        </w:rPr>
      </w:pPr>
      <w:r w:rsidRPr="00903DBA">
        <w:rPr>
          <w:highlight w:val="white"/>
        </w:rPr>
        <w:t xml:space="preserve">    public Register BaseRegister(Symbol symbol) {</w:t>
      </w:r>
    </w:p>
    <w:p w14:paraId="18168B9D" w14:textId="77777777" w:rsidR="00813000" w:rsidRPr="00903DBA" w:rsidRDefault="00813000" w:rsidP="00813000">
      <w:pPr>
        <w:pStyle w:val="Code"/>
        <w:rPr>
          <w:highlight w:val="white"/>
        </w:rPr>
      </w:pPr>
      <w:r w:rsidRPr="00903DBA">
        <w:rPr>
          <w:highlight w:val="white"/>
        </w:rPr>
        <w:t xml:space="preserve">      Assert.ErrorXXX((symbol == null) || symbol.IsAutoOrRegister());</w:t>
      </w:r>
    </w:p>
    <w:p w14:paraId="208BD507" w14:textId="39BAB461" w:rsidR="00813000" w:rsidRPr="00903DBA" w:rsidRDefault="00813000" w:rsidP="00813000">
      <w:pPr>
        <w:rPr>
          <w:highlight w:val="white"/>
        </w:rPr>
      </w:pPr>
      <w:r w:rsidRPr="00903DBA">
        <w:rPr>
          <w:highlight w:val="white"/>
        </w:rPr>
        <w:t>We return the elliptic frame pointer is the function is elliptic and the symbol is not a parameter. If the symbol is null, it represents an unnamed parameter</w:t>
      </w:r>
      <w:r w:rsidR="008604C9" w:rsidRPr="00903DBA">
        <w:rPr>
          <w:highlight w:val="white"/>
        </w:rPr>
        <w:t xml:space="preserve"> in which case the elliptic frame pointer is returned.</w:t>
      </w:r>
    </w:p>
    <w:p w14:paraId="01B3057D" w14:textId="77777777" w:rsidR="00813000" w:rsidRPr="00903DBA" w:rsidRDefault="00813000" w:rsidP="00813000">
      <w:pPr>
        <w:pStyle w:val="Code"/>
        <w:rPr>
          <w:highlight w:val="white"/>
        </w:rPr>
      </w:pPr>
      <w:r w:rsidRPr="00903DBA">
        <w:rPr>
          <w:highlight w:val="white"/>
        </w:rPr>
        <w:t xml:space="preserve">      if (SymbolTable.CurrentFunction.Type.IsEllipse() &amp;&amp;</w:t>
      </w:r>
    </w:p>
    <w:p w14:paraId="4BE64A73" w14:textId="77777777" w:rsidR="00813000" w:rsidRPr="00903DBA" w:rsidRDefault="00813000" w:rsidP="00813000">
      <w:pPr>
        <w:pStyle w:val="Code"/>
        <w:rPr>
          <w:highlight w:val="white"/>
        </w:rPr>
      </w:pPr>
      <w:r w:rsidRPr="00903DBA">
        <w:rPr>
          <w:highlight w:val="white"/>
        </w:rPr>
        <w:t xml:space="preserve">          (symbol != null) &amp;&amp; !symbol.IsParameter()) {</w:t>
      </w:r>
    </w:p>
    <w:p w14:paraId="5CC306E7" w14:textId="77777777" w:rsidR="00813000" w:rsidRPr="00903DBA" w:rsidRDefault="00813000" w:rsidP="00813000">
      <w:pPr>
        <w:pStyle w:val="Code"/>
        <w:rPr>
          <w:highlight w:val="white"/>
        </w:rPr>
      </w:pPr>
      <w:r w:rsidRPr="00903DBA">
        <w:rPr>
          <w:highlight w:val="white"/>
        </w:rPr>
        <w:t xml:space="preserve">        return AssemblyCode.EllipseRegister;</w:t>
      </w:r>
    </w:p>
    <w:p w14:paraId="40ECB6B1" w14:textId="77777777" w:rsidR="00813000" w:rsidRPr="00903DBA" w:rsidRDefault="00813000" w:rsidP="00813000">
      <w:pPr>
        <w:pStyle w:val="Code"/>
        <w:rPr>
          <w:highlight w:val="white"/>
        </w:rPr>
      </w:pPr>
      <w:r w:rsidRPr="00903DBA">
        <w:rPr>
          <w:highlight w:val="white"/>
        </w:rPr>
        <w:t xml:space="preserve">      }</w:t>
      </w:r>
    </w:p>
    <w:p w14:paraId="013BB631" w14:textId="73B80A93" w:rsidR="00813000" w:rsidRPr="00903DBA" w:rsidRDefault="00813000" w:rsidP="00813000">
      <w:pPr>
        <w:rPr>
          <w:highlight w:val="white"/>
        </w:rPr>
      </w:pPr>
      <w:r w:rsidRPr="00903DBA">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sidRPr="00903DBA">
        <w:rPr>
          <w:highlight w:val="white"/>
        </w:rPr>
        <w:t xml:space="preserve"> the regular parameters and the variables</w:t>
      </w:r>
      <w:r w:rsidRPr="00903DBA">
        <w:rPr>
          <w:highlight w:val="white"/>
        </w:rPr>
        <w:t xml:space="preserve">. Therefore, we use the regular frame pointer for parameters in both elliptic and non-elliptic functions, and the elliptic frame pointer for variables </w:t>
      </w:r>
      <w:r w:rsidR="00C027DB" w:rsidRPr="00903DBA">
        <w:rPr>
          <w:highlight w:val="white"/>
        </w:rPr>
        <w:t xml:space="preserve">in elliptic functions </w:t>
      </w:r>
      <w:r w:rsidRPr="00903DBA">
        <w:rPr>
          <w:highlight w:val="white"/>
        </w:rPr>
        <w:t xml:space="preserve">since they are located after the extra parameters. </w:t>
      </w:r>
    </w:p>
    <w:p w14:paraId="6A2CE2BA" w14:textId="77777777" w:rsidR="0043182A" w:rsidRPr="00903DBA" w:rsidRDefault="0043182A" w:rsidP="0043182A">
      <w:pPr>
        <w:pStyle w:val="Code"/>
        <w:rPr>
          <w:highlight w:val="white"/>
        </w:rPr>
      </w:pPr>
      <w:r w:rsidRPr="00903DBA">
        <w:rPr>
          <w:highlight w:val="white"/>
        </w:rPr>
        <w:t xml:space="preserve">      else {</w:t>
      </w:r>
    </w:p>
    <w:p w14:paraId="5702E850" w14:textId="77777777" w:rsidR="0043182A" w:rsidRPr="00903DBA" w:rsidRDefault="0043182A" w:rsidP="0043182A">
      <w:pPr>
        <w:pStyle w:val="Code"/>
        <w:rPr>
          <w:highlight w:val="white"/>
        </w:rPr>
      </w:pPr>
      <w:r w:rsidRPr="00903DBA">
        <w:rPr>
          <w:highlight w:val="white"/>
        </w:rPr>
        <w:t xml:space="preserve">        return AssemblyCode.FrameRegister;</w:t>
      </w:r>
    </w:p>
    <w:p w14:paraId="259730BD" w14:textId="77777777" w:rsidR="0043182A" w:rsidRPr="00903DBA" w:rsidRDefault="0043182A" w:rsidP="0043182A">
      <w:pPr>
        <w:pStyle w:val="Code"/>
        <w:rPr>
          <w:highlight w:val="white"/>
        </w:rPr>
      </w:pPr>
      <w:r w:rsidRPr="00903DBA">
        <w:rPr>
          <w:highlight w:val="white"/>
        </w:rPr>
        <w:t xml:space="preserve">      }</w:t>
      </w:r>
    </w:p>
    <w:p w14:paraId="021BCD3A" w14:textId="1C097F99" w:rsidR="0043182A" w:rsidRPr="00903DBA" w:rsidRDefault="0043182A" w:rsidP="0043182A">
      <w:pPr>
        <w:pStyle w:val="Code"/>
        <w:rPr>
          <w:highlight w:val="white"/>
        </w:rPr>
      </w:pPr>
      <w:r w:rsidRPr="00903DBA">
        <w:rPr>
          <w:highlight w:val="white"/>
        </w:rPr>
        <w:t xml:space="preserve">    }</w:t>
      </w:r>
    </w:p>
    <w:p w14:paraId="476EBFA5" w14:textId="755F0D87" w:rsidR="00D935A0" w:rsidRPr="00903DBA" w:rsidRDefault="00384998" w:rsidP="00384998">
      <w:pPr>
        <w:rPr>
          <w:highlight w:val="white"/>
        </w:rPr>
      </w:pPr>
      <w:r w:rsidRPr="00903DBA">
        <w:rPr>
          <w:highlight w:val="white"/>
        </w:rPr>
        <w:t xml:space="preserve">The </w:t>
      </w:r>
      <w:r w:rsidR="0043182A" w:rsidRPr="00903DBA">
        <w:rPr>
          <w:rStyle w:val="KeyWord0"/>
          <w:highlight w:val="white"/>
        </w:rPr>
        <w:t>FunctionPreCall</w:t>
      </w:r>
      <w:r w:rsidRPr="00903DBA">
        <w:rPr>
          <w:highlight w:val="white"/>
        </w:rPr>
        <w:t xml:space="preserve"> methods is called before the actual </w:t>
      </w:r>
      <w:r w:rsidR="00315CBB" w:rsidRPr="00903DBA">
        <w:rPr>
          <w:highlight w:val="white"/>
        </w:rPr>
        <w:t xml:space="preserve">function </w:t>
      </w:r>
      <w:r w:rsidRPr="00903DBA">
        <w:rPr>
          <w:highlight w:val="white"/>
        </w:rPr>
        <w:t>call</w:t>
      </w:r>
      <w:r w:rsidR="00315CBB" w:rsidRPr="00903DBA">
        <w:rPr>
          <w:highlight w:val="white"/>
        </w:rPr>
        <w:t>, and before the parameter list of the function call. The idea is that each expression in the parameter shall have access to all the registers and the whole floating</w:t>
      </w:r>
      <w:r w:rsidR="004D1B0F" w:rsidRPr="00903DBA">
        <w:rPr>
          <w:highlight w:val="white"/>
        </w:rPr>
        <w:t>-</w:t>
      </w:r>
      <w:r w:rsidR="00315CBB" w:rsidRPr="00903DBA">
        <w:rPr>
          <w:highlight w:val="white"/>
        </w:rPr>
        <w:t>point value stack. Therefore, we need to</w:t>
      </w:r>
      <w:r w:rsidR="006F5812" w:rsidRPr="00903DBA">
        <w:rPr>
          <w:highlight w:val="white"/>
        </w:rPr>
        <w:t xml:space="preserve"> </w:t>
      </w:r>
      <w:r w:rsidR="006A6C8B" w:rsidRPr="00903DBA">
        <w:rPr>
          <w:highlight w:val="white"/>
        </w:rPr>
        <w:t xml:space="preserve">store the values currently stored in registers and </w:t>
      </w:r>
      <w:r w:rsidR="00F75546" w:rsidRPr="00903DBA">
        <w:rPr>
          <w:highlight w:val="white"/>
        </w:rPr>
        <w:t>on</w:t>
      </w:r>
      <w:r w:rsidR="006A6C8B" w:rsidRPr="00903DBA">
        <w:rPr>
          <w:highlight w:val="white"/>
        </w:rPr>
        <w:t xml:space="preserve"> the floating</w:t>
      </w:r>
      <w:r w:rsidR="00F75546" w:rsidRPr="00903DBA">
        <w:rPr>
          <w:highlight w:val="white"/>
        </w:rPr>
        <w:t>-point</w:t>
      </w:r>
      <w:r w:rsidR="006A6C8B" w:rsidRPr="00903DBA">
        <w:rPr>
          <w:highlight w:val="white"/>
        </w:rPr>
        <w:t xml:space="preserve"> value stack at the activation record.</w:t>
      </w:r>
      <w:r w:rsidR="00F75546" w:rsidRPr="00903DBA">
        <w:rPr>
          <w:highlight w:val="white"/>
        </w:rPr>
        <w:t xml:space="preserve"> The </w:t>
      </w:r>
      <w:r w:rsidR="00F75546" w:rsidRPr="00903DBA">
        <w:rPr>
          <w:rStyle w:val="KeyWord0"/>
          <w:highlight w:val="white"/>
        </w:rPr>
        <w:t>FunctionPostCall</w:t>
      </w:r>
      <w:r w:rsidR="00F75546" w:rsidRPr="00903DBA">
        <w:rPr>
          <w:highlight w:val="white"/>
        </w:rPr>
        <w:t xml:space="preserve"> method below restores the values after the function call.</w:t>
      </w:r>
    </w:p>
    <w:p w14:paraId="5A96DA18" w14:textId="35D32848" w:rsidR="00644189" w:rsidRPr="00903DBA" w:rsidRDefault="00644189" w:rsidP="00384998">
      <w:pPr>
        <w:rPr>
          <w:rStyle w:val="KeyWord0"/>
          <w:highlight w:val="white"/>
        </w:rPr>
      </w:pPr>
      <w:r w:rsidRPr="00903DBA">
        <w:rPr>
          <w:highlight w:val="white"/>
        </w:rPr>
        <w:t xml:space="preserve">The </w:t>
      </w:r>
      <w:r w:rsidR="006E0307" w:rsidRPr="00903DBA">
        <w:rPr>
          <w:rStyle w:val="KeyWord0"/>
          <w:highlight w:val="white"/>
        </w:rPr>
        <w:t>m_totalExtraSize</w:t>
      </w:r>
      <w:r w:rsidRPr="00903DBA">
        <w:rPr>
          <w:highlight w:val="white"/>
        </w:rPr>
        <w:t xml:space="preserve"> field </w:t>
      </w:r>
      <w:r w:rsidR="0089526A" w:rsidRPr="00903DBA">
        <w:rPr>
          <w:highlight w:val="white"/>
        </w:rPr>
        <w:t xml:space="preserve">keeps track of the current record size, which increases with nested calls. The </w:t>
      </w:r>
      <w:r w:rsidR="0089526A" w:rsidRPr="00903DBA">
        <w:rPr>
          <w:rStyle w:val="KeyWord0"/>
          <w:highlight w:val="white"/>
        </w:rPr>
        <w:t>m_recordSizeStack</w:t>
      </w:r>
      <w:r w:rsidR="0089526A" w:rsidRPr="00903DBA">
        <w:rPr>
          <w:highlight w:val="white"/>
        </w:rPr>
        <w:t xml:space="preserve"> field </w:t>
      </w:r>
      <w:r w:rsidR="007166B9" w:rsidRPr="00903DBA">
        <w:rPr>
          <w:highlight w:val="white"/>
        </w:rPr>
        <w:t>holds the record sizes of nested calls.</w:t>
      </w:r>
      <w:r w:rsidR="00BC3E20" w:rsidRPr="00903DBA">
        <w:rPr>
          <w:highlight w:val="white"/>
        </w:rPr>
        <w:t xml:space="preserve"> Tech, we could manage with only the stack, and sum the record sizes to find the total record size. However, we include </w:t>
      </w:r>
      <w:r w:rsidR="006E0307" w:rsidRPr="00903DBA">
        <w:rPr>
          <w:rStyle w:val="KeyWord0"/>
          <w:highlight w:val="white"/>
        </w:rPr>
        <w:t>m_totalExtraSize</w:t>
      </w:r>
      <w:r w:rsidR="00390A79" w:rsidRPr="00903DBA">
        <w:rPr>
          <w:highlight w:val="white"/>
        </w:rPr>
        <w:t xml:space="preserve"> for </w:t>
      </w:r>
      <w:proofErr w:type="spellStart"/>
      <w:r w:rsidR="00390A79" w:rsidRPr="00903DBA">
        <w:rPr>
          <w:highlight w:val="white"/>
        </w:rPr>
        <w:t>effency</w:t>
      </w:r>
      <w:proofErr w:type="spellEnd"/>
      <w:r w:rsidR="00390A79" w:rsidRPr="00903DBA">
        <w:rPr>
          <w:highlight w:val="white"/>
        </w:rPr>
        <w:t xml:space="preserve"> reasons.</w:t>
      </w:r>
    </w:p>
    <w:p w14:paraId="0C6463A1" w14:textId="758F98D2" w:rsidR="00206473" w:rsidRPr="00903DBA" w:rsidRDefault="00483C5F" w:rsidP="00483C5F">
      <w:pPr>
        <w:pStyle w:val="Code"/>
        <w:rPr>
          <w:highlight w:val="white"/>
        </w:rPr>
      </w:pPr>
      <w:r w:rsidRPr="00903DBA">
        <w:rPr>
          <w:highlight w:val="white"/>
        </w:rPr>
        <w:t xml:space="preserve">    private int </w:t>
      </w:r>
      <w:r w:rsidR="006E0307" w:rsidRPr="00903DBA">
        <w:rPr>
          <w:highlight w:val="white"/>
        </w:rPr>
        <w:t>m_totalExtraSize</w:t>
      </w:r>
      <w:r w:rsidRPr="00903DBA">
        <w:rPr>
          <w:highlight w:val="white"/>
        </w:rPr>
        <w:t xml:space="preserve"> = 0;</w:t>
      </w:r>
    </w:p>
    <w:p w14:paraId="2D5D383A" w14:textId="67C0C265" w:rsidR="00C36E8E" w:rsidRPr="00903DBA" w:rsidRDefault="00C36E8E" w:rsidP="00C36E8E">
      <w:pPr>
        <w:pStyle w:val="Code"/>
        <w:rPr>
          <w:highlight w:val="white"/>
        </w:rPr>
      </w:pPr>
      <w:r w:rsidRPr="00903DBA">
        <w:rPr>
          <w:highlight w:val="white"/>
        </w:rPr>
        <w:t xml:space="preserve">    private Stack&lt;int&gt; m_recordSizeStack = new Stack&lt;int&gt;();</w:t>
      </w:r>
    </w:p>
    <w:p w14:paraId="68EE9121" w14:textId="668D4B60" w:rsidR="00BC3E20" w:rsidRPr="00903DBA" w:rsidRDefault="00115E98" w:rsidP="00115E98">
      <w:pPr>
        <w:rPr>
          <w:highlight w:val="white"/>
        </w:rPr>
      </w:pPr>
      <w:r w:rsidRPr="00903DBA">
        <w:rPr>
          <w:highlight w:val="white"/>
        </w:rPr>
        <w:t xml:space="preserve">As </w:t>
      </w:r>
      <w:r w:rsidR="009B6350" w:rsidRPr="00903DBA">
        <w:rPr>
          <w:highlight w:val="white"/>
        </w:rPr>
        <w:t>mentioned</w:t>
      </w:r>
      <w:r w:rsidRPr="00903DBA">
        <w:rPr>
          <w:highlight w:val="white"/>
        </w:rPr>
        <w:t xml:space="preserve"> above, </w:t>
      </w:r>
      <w:r w:rsidR="009B6350" w:rsidRPr="00903DBA">
        <w:rPr>
          <w:highlight w:val="white"/>
        </w:rPr>
        <w:t xml:space="preserve">each parameter expression shall have access to all registers. Therefore, we need to </w:t>
      </w:r>
      <w:r w:rsidR="00357A3E" w:rsidRPr="00903DBA">
        <w:rPr>
          <w:highlight w:val="white"/>
        </w:rPr>
        <w:t xml:space="preserve">save the track map of each nested call in the </w:t>
      </w:r>
      <w:r w:rsidR="00357A3E" w:rsidRPr="00903DBA">
        <w:rPr>
          <w:rStyle w:val="KeyWord0"/>
          <w:highlight w:val="white"/>
        </w:rPr>
        <w:t>m_trackMapStack</w:t>
      </w:r>
      <w:r w:rsidR="00357A3E" w:rsidRPr="00903DBA">
        <w:rPr>
          <w:highlight w:val="white"/>
        </w:rPr>
        <w:t xml:space="preserve"> field. We need also keep track of the position of each saved register on the activation record in </w:t>
      </w:r>
      <w:r w:rsidR="00357A3E" w:rsidRPr="00903DBA">
        <w:rPr>
          <w:rStyle w:val="KeyWord0"/>
          <w:highlight w:val="white"/>
        </w:rPr>
        <w:t>m_</w:t>
      </w:r>
      <w:r w:rsidR="00E33459" w:rsidRPr="00903DBA">
        <w:rPr>
          <w:rStyle w:val="KeyWord0"/>
          <w:highlight w:val="white"/>
        </w:rPr>
        <w:t>registerMapStack</w:t>
      </w:r>
      <w:r w:rsidR="00357A3E" w:rsidRPr="00903DBA">
        <w:rPr>
          <w:highlight w:val="white"/>
        </w:rPr>
        <w:t xml:space="preserve">. Both stacks are popped in </w:t>
      </w:r>
      <w:r w:rsidR="006D4802" w:rsidRPr="00903DBA">
        <w:rPr>
          <w:highlight w:val="white"/>
        </w:rPr>
        <w:t xml:space="preserve">the </w:t>
      </w:r>
      <w:r w:rsidR="006D4802" w:rsidRPr="00903DBA">
        <w:rPr>
          <w:rStyle w:val="KeyWord0"/>
          <w:highlight w:val="white"/>
        </w:rPr>
        <w:t>PostFunctionCall</w:t>
      </w:r>
      <w:r w:rsidR="006D4802" w:rsidRPr="00903DBA">
        <w:rPr>
          <w:highlight w:val="white"/>
        </w:rPr>
        <w:t xml:space="preserve"> method below.</w:t>
      </w:r>
    </w:p>
    <w:p w14:paraId="6C42D4E5" w14:textId="77777777" w:rsidR="00C36E8E" w:rsidRPr="00903DBA" w:rsidRDefault="00C36E8E" w:rsidP="00C36E8E">
      <w:pPr>
        <w:pStyle w:val="Code"/>
        <w:rPr>
          <w:highlight w:val="white"/>
        </w:rPr>
      </w:pPr>
      <w:r w:rsidRPr="00903DBA">
        <w:rPr>
          <w:highlight w:val="white"/>
        </w:rPr>
        <w:t xml:space="preserve">    private Stack&lt;IDictionary&lt;Symbol,Track&gt;&gt; m_trackMapStack =</w:t>
      </w:r>
    </w:p>
    <w:p w14:paraId="5AEE4E80" w14:textId="77777777" w:rsidR="00C36E8E" w:rsidRPr="00903DBA" w:rsidRDefault="00C36E8E" w:rsidP="00C36E8E">
      <w:pPr>
        <w:pStyle w:val="Code"/>
        <w:rPr>
          <w:highlight w:val="white"/>
        </w:rPr>
      </w:pPr>
      <w:r w:rsidRPr="00903DBA">
        <w:rPr>
          <w:highlight w:val="white"/>
        </w:rPr>
        <w:t xml:space="preserve">      new Stack&lt;IDictionary&lt;Symbol,Track&gt;&gt;();</w:t>
      </w:r>
    </w:p>
    <w:p w14:paraId="03466157" w14:textId="4AE1DA87" w:rsidR="00C36E8E" w:rsidRPr="00903DBA" w:rsidRDefault="00C36E8E" w:rsidP="00C36E8E">
      <w:pPr>
        <w:pStyle w:val="Code"/>
        <w:rPr>
          <w:highlight w:val="white"/>
        </w:rPr>
      </w:pPr>
      <w:r w:rsidRPr="00903DBA">
        <w:rPr>
          <w:highlight w:val="white"/>
        </w:rPr>
        <w:t xml:space="preserve">    private Stack&lt;IDictionary&lt;</w:t>
      </w:r>
      <w:r w:rsidR="00C5142A" w:rsidRPr="00903DBA">
        <w:rPr>
          <w:highlight w:val="white"/>
        </w:rPr>
        <w:t>Track,int</w:t>
      </w:r>
      <w:r w:rsidRPr="00903DBA">
        <w:rPr>
          <w:highlight w:val="white"/>
        </w:rPr>
        <w:t>&gt;&gt; m_</w:t>
      </w:r>
      <w:r w:rsidR="00E33459" w:rsidRPr="00903DBA">
        <w:rPr>
          <w:highlight w:val="white"/>
        </w:rPr>
        <w:t>registerMapStack</w:t>
      </w:r>
      <w:r w:rsidRPr="00903DBA">
        <w:rPr>
          <w:highlight w:val="white"/>
        </w:rPr>
        <w:t xml:space="preserve"> =</w:t>
      </w:r>
    </w:p>
    <w:p w14:paraId="3FA162EF" w14:textId="5CF2608E" w:rsidR="00C36E8E" w:rsidRPr="00903DBA" w:rsidRDefault="00C36E8E" w:rsidP="00483C5F">
      <w:pPr>
        <w:pStyle w:val="Code"/>
        <w:rPr>
          <w:highlight w:val="white"/>
        </w:rPr>
      </w:pPr>
      <w:r w:rsidRPr="00903DBA">
        <w:rPr>
          <w:highlight w:val="white"/>
        </w:rPr>
        <w:t xml:space="preserve">      new Stack&lt;IDictionary&lt;</w:t>
      </w:r>
      <w:r w:rsidR="00C5142A" w:rsidRPr="00903DBA">
        <w:rPr>
          <w:highlight w:val="white"/>
        </w:rPr>
        <w:t>Track,int</w:t>
      </w:r>
      <w:r w:rsidRPr="00903DBA">
        <w:rPr>
          <w:highlight w:val="white"/>
        </w:rPr>
        <w:t>&gt;&gt;();</w:t>
      </w:r>
    </w:p>
    <w:p w14:paraId="017BCBEA" w14:textId="5C8D2CE1" w:rsidR="00483C5F" w:rsidRPr="00903DBA" w:rsidRDefault="00755A00" w:rsidP="00755A00">
      <w:pPr>
        <w:rPr>
          <w:highlight w:val="white"/>
        </w:rPr>
      </w:pPr>
      <w:r w:rsidRPr="00903DBA">
        <w:rPr>
          <w:highlight w:val="white"/>
        </w:rPr>
        <w:t xml:space="preserve">In the </w:t>
      </w:r>
      <w:r w:rsidRPr="00903DBA">
        <w:rPr>
          <w:rStyle w:val="KeyWord0"/>
          <w:highlight w:val="white"/>
        </w:rPr>
        <w:t>FunctionPreCall</w:t>
      </w:r>
      <w:r w:rsidRPr="00903DBA">
        <w:rPr>
          <w:highlight w:val="white"/>
        </w:rPr>
        <w:t xml:space="preserve"> method, </w:t>
      </w:r>
      <w:r w:rsidR="00491CBC" w:rsidRPr="00903DBA">
        <w:rPr>
          <w:highlight w:val="white"/>
        </w:rPr>
        <w:t>we start by obtaining the base register, which is the regular or elliptic frame pointer, depending on whether the function is elliptic. The</w:t>
      </w:r>
      <w:r w:rsidR="00800C95" w:rsidRPr="00903DBA">
        <w:rPr>
          <w:highlight w:val="white"/>
        </w:rPr>
        <w:t xml:space="preserve"> </w:t>
      </w:r>
      <w:r w:rsidR="00DA2E74" w:rsidRPr="00903DBA">
        <w:rPr>
          <w:rStyle w:val="KeyWord0"/>
          <w:highlight w:val="white"/>
        </w:rPr>
        <w:t>record</w:t>
      </w:r>
      <w:r w:rsidR="00834681" w:rsidRPr="00903DBA">
        <w:rPr>
          <w:rStyle w:val="KeyWord0"/>
          <w:highlight w:val="white"/>
        </w:rPr>
        <w:t>Size</w:t>
      </w:r>
      <w:r w:rsidR="00DA2E74" w:rsidRPr="00903DBA">
        <w:rPr>
          <w:highlight w:val="white"/>
        </w:rPr>
        <w:t xml:space="preserve"> variable is the original size of </w:t>
      </w:r>
      <w:r w:rsidR="00DA2E74" w:rsidRPr="00903DBA">
        <w:rPr>
          <w:highlight w:val="white"/>
        </w:rPr>
        <w:lastRenderedPageBreak/>
        <w:t xml:space="preserve">the </w:t>
      </w:r>
      <w:r w:rsidR="00AD6CBF" w:rsidRPr="00903DBA">
        <w:rPr>
          <w:highlight w:val="white"/>
        </w:rPr>
        <w:t>activation record</w:t>
      </w:r>
      <w:r w:rsidR="00134E66" w:rsidRPr="00903DBA">
        <w:rPr>
          <w:highlight w:val="white"/>
        </w:rPr>
        <w:t xml:space="preserve"> while the </w:t>
      </w:r>
      <w:r w:rsidR="00134E66" w:rsidRPr="00903DBA">
        <w:rPr>
          <w:rStyle w:val="KeyWord0"/>
          <w:highlight w:val="white"/>
        </w:rPr>
        <w:t>extraSize</w:t>
      </w:r>
      <w:r w:rsidR="00134E66" w:rsidRPr="00903DBA">
        <w:rPr>
          <w:highlight w:val="white"/>
        </w:rPr>
        <w:t xml:space="preserve"> field </w:t>
      </w:r>
      <w:r w:rsidR="00471B08" w:rsidRPr="00903DBA">
        <w:rPr>
          <w:highlight w:val="white"/>
        </w:rPr>
        <w:t xml:space="preserve">holds the size of the extra values int the registers and on the floating-point value stack. </w:t>
      </w:r>
    </w:p>
    <w:p w14:paraId="75945AC7" w14:textId="77777777" w:rsidR="0043182A" w:rsidRPr="00903DBA" w:rsidRDefault="0043182A" w:rsidP="0043182A">
      <w:pPr>
        <w:pStyle w:val="Code"/>
        <w:rPr>
          <w:highlight w:val="white"/>
        </w:rPr>
      </w:pPr>
      <w:r w:rsidRPr="00903DBA">
        <w:rPr>
          <w:highlight w:val="white"/>
        </w:rPr>
        <w:t xml:space="preserve">    public void FunctionPreCall(MiddleCode middleCode) {</w:t>
      </w:r>
    </w:p>
    <w:p w14:paraId="45D3DC6B" w14:textId="77777777" w:rsidR="0043182A" w:rsidRPr="00903DBA" w:rsidRDefault="0043182A" w:rsidP="0043182A">
      <w:pPr>
        <w:pStyle w:val="Code"/>
        <w:rPr>
          <w:highlight w:val="white"/>
        </w:rPr>
      </w:pPr>
      <w:r w:rsidRPr="00903DBA">
        <w:rPr>
          <w:highlight w:val="white"/>
        </w:rPr>
        <w:t xml:space="preserve">      Register baseRegister = BaseRegister(null);</w:t>
      </w:r>
    </w:p>
    <w:p w14:paraId="6BBBD41A" w14:textId="702F3B46" w:rsidR="0043182A" w:rsidRPr="00903DBA" w:rsidRDefault="0043182A" w:rsidP="0043182A">
      <w:pPr>
        <w:pStyle w:val="Code"/>
        <w:rPr>
          <w:highlight w:val="white"/>
        </w:rPr>
      </w:pPr>
      <w:r w:rsidRPr="00903DBA">
        <w:rPr>
          <w:highlight w:val="white"/>
        </w:rPr>
        <w:t xml:space="preserve">      int </w:t>
      </w:r>
      <w:r w:rsidR="00BC05D2" w:rsidRPr="00903DBA">
        <w:rPr>
          <w:highlight w:val="white"/>
        </w:rPr>
        <w:t>recordSize</w:t>
      </w:r>
      <w:r w:rsidRPr="00903DBA">
        <w:rPr>
          <w:highlight w:val="white"/>
        </w:rPr>
        <w:t xml:space="preserve"> = (int) middleCode[0], </w:t>
      </w:r>
      <w:r w:rsidR="00BC05D2" w:rsidRPr="00903DBA">
        <w:rPr>
          <w:highlight w:val="white"/>
        </w:rPr>
        <w:t>extraSize</w:t>
      </w:r>
      <w:r w:rsidRPr="00903DBA">
        <w:rPr>
          <w:highlight w:val="white"/>
        </w:rPr>
        <w:t xml:space="preserve"> = 0;</w:t>
      </w:r>
    </w:p>
    <w:p w14:paraId="58DF4A85" w14:textId="63F6288F" w:rsidR="00167A31" w:rsidRPr="00903DBA" w:rsidRDefault="00232947" w:rsidP="00232947">
      <w:pPr>
        <w:rPr>
          <w:highlight w:val="white"/>
        </w:rPr>
      </w:pPr>
      <w:r w:rsidRPr="00903DBA">
        <w:rPr>
          <w:highlight w:val="white"/>
        </w:rPr>
        <w:t xml:space="preserve">We </w:t>
      </w:r>
      <w:r w:rsidR="00167A31" w:rsidRPr="00903DBA">
        <w:rPr>
          <w:highlight w:val="white"/>
        </w:rPr>
        <w:t xml:space="preserve">load the </w:t>
      </w:r>
      <w:r w:rsidRPr="00903DBA">
        <w:rPr>
          <w:highlight w:val="white"/>
        </w:rPr>
        <w:t xml:space="preserve">post map </w:t>
      </w:r>
      <w:r w:rsidR="00167A31" w:rsidRPr="00903DBA">
        <w:rPr>
          <w:highlight w:val="white"/>
        </w:rPr>
        <w:t>with the tracks of the register with their locations on the activation record.</w:t>
      </w:r>
      <w:r w:rsidR="004C3DD0" w:rsidRPr="00903DBA">
        <w:rPr>
          <w:highlight w:val="white"/>
        </w:rPr>
        <w:t xml:space="preserve"> For each register to be stored on the activation record, we add a mov-instruction.</w:t>
      </w:r>
      <w:r w:rsidR="00ED0D2D" w:rsidRPr="00903DBA">
        <w:rPr>
          <w:highlight w:val="white"/>
        </w:rPr>
        <w:t xml:space="preserve"> The </w:t>
      </w:r>
      <w:r w:rsidR="00ED0D2D" w:rsidRPr="00903DBA">
        <w:rPr>
          <w:rStyle w:val="KeyWord0"/>
          <w:highlight w:val="white"/>
        </w:rPr>
        <w:t>extraSize</w:t>
      </w:r>
      <w:r w:rsidR="00ED0D2D" w:rsidRPr="00903DBA">
        <w:rPr>
          <w:highlight w:val="white"/>
        </w:rPr>
        <w:t xml:space="preserve"> field</w:t>
      </w:r>
      <w:r w:rsidR="001F64AE" w:rsidRPr="00903DBA">
        <w:rPr>
          <w:highlight w:val="white"/>
        </w:rPr>
        <w:t xml:space="preserve"> </w:t>
      </w:r>
      <w:r w:rsidR="007A23A1" w:rsidRPr="00903DBA">
        <w:rPr>
          <w:highlight w:val="white"/>
        </w:rPr>
        <w:t>is increased for each register.</w:t>
      </w:r>
    </w:p>
    <w:p w14:paraId="4484487E" w14:textId="77777777" w:rsidR="0018228F" w:rsidRPr="00903DBA" w:rsidRDefault="0018228F" w:rsidP="0018228F">
      <w:pPr>
        <w:pStyle w:val="Code"/>
        <w:rPr>
          <w:highlight w:val="white"/>
        </w:rPr>
      </w:pPr>
      <w:r w:rsidRPr="00903DBA">
        <w:rPr>
          <w:highlight w:val="white"/>
        </w:rPr>
        <w:t xml:space="preserve">      int totalSize = 0;</w:t>
      </w:r>
    </w:p>
    <w:p w14:paraId="21DDD7E8" w14:textId="77777777" w:rsidR="0018228F" w:rsidRPr="00903DBA" w:rsidRDefault="0018228F" w:rsidP="0018228F">
      <w:pPr>
        <w:pStyle w:val="Code"/>
        <w:rPr>
          <w:highlight w:val="white"/>
        </w:rPr>
      </w:pPr>
      <w:r w:rsidRPr="00903DBA">
        <w:rPr>
          <w:highlight w:val="white"/>
        </w:rPr>
        <w:t xml:space="preserve">      int doubleTypeSize = Type.DoubleType.Size();</w:t>
      </w:r>
    </w:p>
    <w:p w14:paraId="56B0ABEF" w14:textId="77777777" w:rsidR="0018228F" w:rsidRPr="00903DBA" w:rsidRDefault="0018228F" w:rsidP="0018228F">
      <w:pPr>
        <w:pStyle w:val="Code"/>
        <w:rPr>
          <w:highlight w:val="white"/>
        </w:rPr>
      </w:pPr>
      <w:r w:rsidRPr="00903DBA">
        <w:rPr>
          <w:highlight w:val="white"/>
        </w:rPr>
        <w:t xml:space="preserve">      foreach (int size in m_topStack) {</w:t>
      </w:r>
    </w:p>
    <w:p w14:paraId="52C0C2B2" w14:textId="77777777" w:rsidR="0018228F" w:rsidRPr="00903DBA" w:rsidRDefault="0018228F" w:rsidP="0018228F">
      <w:pPr>
        <w:pStyle w:val="Code"/>
        <w:rPr>
          <w:highlight w:val="white"/>
        </w:rPr>
      </w:pPr>
      <w:r w:rsidRPr="00903DBA">
        <w:rPr>
          <w:highlight w:val="white"/>
        </w:rPr>
        <w:t xml:space="preserve">        totalSize += size;</w:t>
      </w:r>
    </w:p>
    <w:p w14:paraId="47F9FC75" w14:textId="77777777" w:rsidR="0018228F" w:rsidRPr="00903DBA" w:rsidRDefault="0018228F" w:rsidP="0018228F">
      <w:pPr>
        <w:pStyle w:val="Code"/>
        <w:rPr>
          <w:highlight w:val="white"/>
        </w:rPr>
      </w:pPr>
      <w:r w:rsidRPr="00903DBA">
        <w:rPr>
          <w:highlight w:val="white"/>
        </w:rPr>
        <w:t xml:space="preserve">      }</w:t>
      </w:r>
    </w:p>
    <w:p w14:paraId="5C56ED84" w14:textId="77777777" w:rsidR="0018228F" w:rsidRPr="00903DBA" w:rsidRDefault="0018228F" w:rsidP="0018228F">
      <w:pPr>
        <w:pStyle w:val="Code"/>
        <w:rPr>
          <w:highlight w:val="white"/>
        </w:rPr>
      </w:pPr>
      <w:r w:rsidRPr="00903DBA">
        <w:rPr>
          <w:highlight w:val="white"/>
        </w:rPr>
        <w:t xml:space="preserve">      extraSize += totalSize * doubleTypeSize;</w:t>
      </w:r>
    </w:p>
    <w:p w14:paraId="6B490B7B" w14:textId="77777777" w:rsidR="0018228F" w:rsidRPr="00903DBA" w:rsidRDefault="0018228F" w:rsidP="0018228F">
      <w:pPr>
        <w:pStyle w:val="Code"/>
        <w:rPr>
          <w:highlight w:val="white"/>
        </w:rPr>
      </w:pPr>
    </w:p>
    <w:p w14:paraId="5F7E000C" w14:textId="7C553116" w:rsidR="0043182A" w:rsidRPr="00903DBA" w:rsidRDefault="0043182A" w:rsidP="0043182A">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new Dictionary&lt;Track,int&gt;();</w:t>
      </w:r>
    </w:p>
    <w:p w14:paraId="7FD4C37E" w14:textId="77777777" w:rsidR="0043182A" w:rsidRPr="00903DBA" w:rsidRDefault="0043182A" w:rsidP="0043182A">
      <w:pPr>
        <w:pStyle w:val="Code"/>
        <w:rPr>
          <w:highlight w:val="white"/>
        </w:rPr>
      </w:pPr>
      <w:r w:rsidRPr="00903DBA">
        <w:rPr>
          <w:highlight w:val="white"/>
        </w:rPr>
        <w:t xml:space="preserve">      foreach (KeyValuePair&lt;Symbol, Track&gt; pair in m_trackMap) {</w:t>
      </w:r>
    </w:p>
    <w:p w14:paraId="205CB1A3" w14:textId="77777777" w:rsidR="0043182A" w:rsidRPr="00903DBA" w:rsidRDefault="0043182A" w:rsidP="0043182A">
      <w:pPr>
        <w:pStyle w:val="Code"/>
        <w:rPr>
          <w:highlight w:val="white"/>
        </w:rPr>
      </w:pPr>
      <w:r w:rsidRPr="00903DBA">
        <w:rPr>
          <w:highlight w:val="white"/>
        </w:rPr>
        <w:t xml:space="preserve">        Track track = pair.Value;</w:t>
      </w:r>
    </w:p>
    <w:p w14:paraId="1F176D3E" w14:textId="77777777" w:rsidR="0043182A" w:rsidRPr="00903DBA" w:rsidRDefault="0043182A" w:rsidP="0043182A">
      <w:pPr>
        <w:pStyle w:val="Code"/>
        <w:rPr>
          <w:highlight w:val="white"/>
        </w:rPr>
      </w:pPr>
      <w:r w:rsidRPr="00903DBA">
        <w:rPr>
          <w:highlight w:val="white"/>
        </w:rPr>
        <w:t xml:space="preserve">        AddAssemblyCode(AssemblyOperator.mov, baseRegister,</w:t>
      </w:r>
    </w:p>
    <w:p w14:paraId="60C6B1BF" w14:textId="679AD7B3" w:rsidR="0043182A" w:rsidRPr="00903DBA" w:rsidRDefault="0043182A" w:rsidP="0043182A">
      <w:pPr>
        <w:pStyle w:val="Code"/>
        <w:rPr>
          <w:highlight w:val="white"/>
        </w:rPr>
      </w:pPr>
      <w:r w:rsidRPr="00903DBA">
        <w:rPr>
          <w:highlight w:val="white"/>
        </w:rPr>
        <w:t xml:space="preserve">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 track);</w:t>
      </w:r>
    </w:p>
    <w:p w14:paraId="419DDE81" w14:textId="58B19032" w:rsidR="0043182A" w:rsidRPr="00903DBA" w:rsidRDefault="0043182A" w:rsidP="0043182A">
      <w:pPr>
        <w:pStyle w:val="Code"/>
        <w:rPr>
          <w:highlight w:val="white"/>
        </w:rPr>
      </w:pPr>
      <w:r w:rsidRPr="00903DBA">
        <w:rPr>
          <w:highlight w:val="white"/>
        </w:rPr>
        <w:t xml:space="preserve">        </w:t>
      </w:r>
      <w:r w:rsidR="00273957" w:rsidRPr="00903DBA">
        <w:rPr>
          <w:highlight w:val="white"/>
        </w:rPr>
        <w:t>registerMap</w:t>
      </w:r>
      <w:r w:rsidRPr="00903DBA">
        <w:rPr>
          <w:highlight w:val="white"/>
        </w:rPr>
        <w:t xml:space="preserve">.Add(track, </w:t>
      </w:r>
      <w:r w:rsidR="00BC05D2" w:rsidRPr="00903DBA">
        <w:rPr>
          <w:highlight w:val="white"/>
        </w:rPr>
        <w:t>recordSize</w:t>
      </w:r>
      <w:r w:rsidRPr="00903DBA">
        <w:rPr>
          <w:highlight w:val="white"/>
        </w:rPr>
        <w:t xml:space="preserve"> + </w:t>
      </w:r>
      <w:r w:rsidR="00BC05D2" w:rsidRPr="00903DBA">
        <w:rPr>
          <w:highlight w:val="white"/>
        </w:rPr>
        <w:t>extraSize</w:t>
      </w:r>
      <w:r w:rsidRPr="00903DBA">
        <w:rPr>
          <w:highlight w:val="white"/>
        </w:rPr>
        <w:t>);</w:t>
      </w:r>
    </w:p>
    <w:p w14:paraId="606DC6D7" w14:textId="77777777" w:rsidR="0043182A" w:rsidRPr="00903DBA" w:rsidRDefault="0043182A" w:rsidP="0043182A">
      <w:pPr>
        <w:pStyle w:val="Code"/>
        <w:rPr>
          <w:highlight w:val="white"/>
        </w:rPr>
      </w:pPr>
      <w:r w:rsidRPr="00903DBA">
        <w:rPr>
          <w:highlight w:val="white"/>
        </w:rPr>
        <w:t xml:space="preserve">        Symbol symbol = pair.Key;</w:t>
      </w:r>
    </w:p>
    <w:p w14:paraId="6E7206FC" w14:textId="68B7265F" w:rsidR="0043182A" w:rsidRPr="00903DBA" w:rsidRDefault="0043182A" w:rsidP="0043182A">
      <w:pPr>
        <w:pStyle w:val="Code"/>
        <w:rPr>
          <w:highlight w:val="white"/>
        </w:rPr>
      </w:pPr>
      <w:r w:rsidRPr="00903DBA">
        <w:rPr>
          <w:highlight w:val="white"/>
        </w:rPr>
        <w:t xml:space="preserve">        </w:t>
      </w:r>
      <w:r w:rsidR="00BC05D2" w:rsidRPr="00903DBA">
        <w:rPr>
          <w:highlight w:val="white"/>
        </w:rPr>
        <w:t>extraSize</w:t>
      </w:r>
      <w:r w:rsidRPr="00903DBA">
        <w:rPr>
          <w:highlight w:val="white"/>
        </w:rPr>
        <w:t xml:space="preserve"> += symbol.Type.Size();</w:t>
      </w:r>
    </w:p>
    <w:p w14:paraId="2782EC6E" w14:textId="77777777" w:rsidR="0043182A" w:rsidRPr="00903DBA" w:rsidRDefault="0043182A" w:rsidP="0043182A">
      <w:pPr>
        <w:pStyle w:val="Code"/>
        <w:rPr>
          <w:highlight w:val="white"/>
        </w:rPr>
      </w:pPr>
      <w:r w:rsidRPr="00903DBA">
        <w:rPr>
          <w:highlight w:val="white"/>
        </w:rPr>
        <w:t xml:space="preserve">      }</w:t>
      </w:r>
    </w:p>
    <w:p w14:paraId="64B50D9A" w14:textId="7407004E" w:rsidR="0043182A" w:rsidRPr="00903DBA" w:rsidRDefault="007A23A1" w:rsidP="00167A31">
      <w:pPr>
        <w:rPr>
          <w:highlight w:val="white"/>
        </w:rPr>
      </w:pPr>
      <w:r w:rsidRPr="00903DBA">
        <w:rPr>
          <w:highlight w:val="white"/>
        </w:rPr>
        <w:t>After the registers have been stored on the activation record, we store the values of the floating</w:t>
      </w:r>
      <w:r w:rsidR="00D339D8" w:rsidRPr="00903DBA">
        <w:rPr>
          <w:highlight w:val="white"/>
        </w:rPr>
        <w:t>-</w:t>
      </w:r>
      <w:r w:rsidRPr="00903DBA">
        <w:rPr>
          <w:highlight w:val="white"/>
        </w:rPr>
        <w:t>poin</w:t>
      </w:r>
      <w:r w:rsidR="00AF4DBB" w:rsidRPr="00903DBA">
        <w:rPr>
          <w:highlight w:val="white"/>
        </w:rPr>
        <w:t>t</w:t>
      </w:r>
      <w:r w:rsidRPr="00903DBA">
        <w:rPr>
          <w:highlight w:val="white"/>
        </w:rPr>
        <w:t xml:space="preserve"> value stack on the activation record. Again, the </w:t>
      </w:r>
      <w:r w:rsidRPr="00903DBA">
        <w:rPr>
          <w:rStyle w:val="KeyWord0"/>
          <w:highlight w:val="white"/>
        </w:rPr>
        <w:t>extraSize</w:t>
      </w:r>
      <w:r w:rsidRPr="00903DBA">
        <w:rPr>
          <w:highlight w:val="white"/>
        </w:rPr>
        <w:t xml:space="preserve"> field is being increased</w:t>
      </w:r>
      <w:r w:rsidR="00AF4DBB" w:rsidRPr="00903DBA">
        <w:rPr>
          <w:highlight w:val="white"/>
        </w:rPr>
        <w:t xml:space="preserve"> with the size of the values</w:t>
      </w:r>
      <w:r w:rsidRPr="00903DBA">
        <w:rPr>
          <w:highlight w:val="white"/>
        </w:rPr>
        <w:t>.</w:t>
      </w:r>
    </w:p>
    <w:p w14:paraId="4BA39544" w14:textId="6C7EB5D1" w:rsidR="003B6141" w:rsidRPr="00903DBA" w:rsidRDefault="003B6141" w:rsidP="003B6141">
      <w:pPr>
        <w:pStyle w:val="Code"/>
        <w:rPr>
          <w:highlight w:val="white"/>
        </w:rPr>
      </w:pPr>
      <w:r w:rsidRPr="00903DBA">
        <w:rPr>
          <w:highlight w:val="white"/>
        </w:rPr>
        <w:t xml:space="preserve">      int topSize = m_floatStackSize - totalSize;</w:t>
      </w:r>
    </w:p>
    <w:p w14:paraId="7EA5E14A" w14:textId="77777777" w:rsidR="003B6141" w:rsidRPr="00903DBA" w:rsidRDefault="003B6141" w:rsidP="003B6141">
      <w:pPr>
        <w:pStyle w:val="Code"/>
        <w:rPr>
          <w:highlight w:val="white"/>
        </w:rPr>
      </w:pPr>
      <w:r w:rsidRPr="00903DBA">
        <w:rPr>
          <w:highlight w:val="white"/>
        </w:rPr>
        <w:t xml:space="preserve">      m_topStack.Push(topSize);</w:t>
      </w:r>
    </w:p>
    <w:p w14:paraId="4ACC163A" w14:textId="77777777" w:rsidR="003B6141" w:rsidRPr="00903DBA" w:rsidRDefault="003B6141" w:rsidP="0018228F">
      <w:pPr>
        <w:pStyle w:val="Code"/>
        <w:rPr>
          <w:highlight w:val="white"/>
        </w:rPr>
      </w:pPr>
    </w:p>
    <w:p w14:paraId="4D08A8F7" w14:textId="3CC0C82C" w:rsidR="0018228F" w:rsidRPr="00903DBA" w:rsidRDefault="0018228F" w:rsidP="0018228F">
      <w:pPr>
        <w:pStyle w:val="Code"/>
        <w:rPr>
          <w:highlight w:val="white"/>
        </w:rPr>
      </w:pPr>
      <w:r w:rsidRPr="00903DBA">
        <w:rPr>
          <w:highlight w:val="white"/>
        </w:rPr>
        <w:t xml:space="preserve">      for (int count = 0; count &lt; </w:t>
      </w:r>
      <w:r w:rsidR="003B6141" w:rsidRPr="00903DBA">
        <w:rPr>
          <w:highlight w:val="white"/>
        </w:rPr>
        <w:t>topSize</w:t>
      </w:r>
      <w:r w:rsidRPr="00903DBA">
        <w:rPr>
          <w:highlight w:val="white"/>
        </w:rPr>
        <w:t>; ++count) {</w:t>
      </w:r>
    </w:p>
    <w:p w14:paraId="6046F59B" w14:textId="77777777" w:rsidR="0018228F" w:rsidRPr="00903DBA" w:rsidRDefault="0018228F" w:rsidP="0018228F">
      <w:pPr>
        <w:pStyle w:val="Code"/>
        <w:rPr>
          <w:highlight w:val="white"/>
        </w:rPr>
      </w:pPr>
      <w:r w:rsidRPr="00903DBA">
        <w:rPr>
          <w:highlight w:val="white"/>
        </w:rPr>
        <w:t xml:space="preserve">        AddAssemblyCode(AssemblyOperator.fstp_qword, baseRegister,</w:t>
      </w:r>
    </w:p>
    <w:p w14:paraId="1D491380" w14:textId="77777777" w:rsidR="0018228F" w:rsidRPr="00903DBA" w:rsidRDefault="0018228F" w:rsidP="0018228F">
      <w:pPr>
        <w:pStyle w:val="Code"/>
        <w:rPr>
          <w:highlight w:val="white"/>
        </w:rPr>
      </w:pPr>
      <w:r w:rsidRPr="00903DBA">
        <w:rPr>
          <w:highlight w:val="white"/>
        </w:rPr>
        <w:t xml:space="preserve">                        recordSize + extraSize);</w:t>
      </w:r>
    </w:p>
    <w:p w14:paraId="177DE753" w14:textId="77777777" w:rsidR="0018228F" w:rsidRPr="00903DBA" w:rsidRDefault="0018228F" w:rsidP="0018228F">
      <w:pPr>
        <w:pStyle w:val="Code"/>
        <w:rPr>
          <w:highlight w:val="white"/>
        </w:rPr>
      </w:pPr>
      <w:r w:rsidRPr="00903DBA">
        <w:rPr>
          <w:highlight w:val="white"/>
        </w:rPr>
        <w:t xml:space="preserve">        extraSize += doubleTypeSize;</w:t>
      </w:r>
    </w:p>
    <w:p w14:paraId="54201C1D" w14:textId="77777777" w:rsidR="0018228F" w:rsidRPr="00903DBA" w:rsidRDefault="0018228F" w:rsidP="0018228F">
      <w:pPr>
        <w:pStyle w:val="Code"/>
        <w:rPr>
          <w:highlight w:val="white"/>
        </w:rPr>
      </w:pPr>
      <w:r w:rsidRPr="00903DBA">
        <w:rPr>
          <w:highlight w:val="white"/>
        </w:rPr>
        <w:t xml:space="preserve">      }</w:t>
      </w:r>
    </w:p>
    <w:p w14:paraId="4EEF4C9D" w14:textId="74331D06" w:rsidR="0043182A" w:rsidRPr="00903DBA" w:rsidRDefault="000A712F" w:rsidP="000A712F">
      <w:pPr>
        <w:rPr>
          <w:highlight w:val="white"/>
        </w:rPr>
      </w:pPr>
      <w:r w:rsidRPr="00903DBA">
        <w:rPr>
          <w:highlight w:val="white"/>
        </w:rPr>
        <w:t xml:space="preserve">When the </w:t>
      </w:r>
      <w:r w:rsidR="00E33AE6" w:rsidRPr="00903DBA">
        <w:rPr>
          <w:highlight w:val="white"/>
        </w:rPr>
        <w:t xml:space="preserve">values have been stored on the activation record, we need to store the </w:t>
      </w:r>
      <w:r w:rsidR="0076289C" w:rsidRPr="00903DBA">
        <w:rPr>
          <w:highlight w:val="white"/>
        </w:rPr>
        <w:t xml:space="preserve">register map </w:t>
      </w:r>
      <w:r w:rsidR="00612F6C" w:rsidRPr="00903DBA">
        <w:rPr>
          <w:highlight w:val="white"/>
        </w:rPr>
        <w:t>for</w:t>
      </w:r>
      <w:r w:rsidR="00357180" w:rsidRPr="00903DBA">
        <w:rPr>
          <w:highlight w:val="white"/>
        </w:rPr>
        <w:t xml:space="preserve"> the registers to be restored after the function call in the </w:t>
      </w:r>
      <w:r w:rsidR="00357180" w:rsidRPr="00903DBA">
        <w:rPr>
          <w:rStyle w:val="KeyWord0"/>
          <w:highlight w:val="white"/>
        </w:rPr>
        <w:t>PostFunctionCall</w:t>
      </w:r>
      <w:r w:rsidR="00357180" w:rsidRPr="00903DBA">
        <w:rPr>
          <w:highlight w:val="white"/>
        </w:rPr>
        <w:t xml:space="preserve"> method below.</w:t>
      </w:r>
    </w:p>
    <w:p w14:paraId="5F4EBE40" w14:textId="0D08BBCA" w:rsidR="00E33AE6" w:rsidRPr="00903DBA" w:rsidRDefault="00E33AE6" w:rsidP="00E33AE6">
      <w:pPr>
        <w:pStyle w:val="Code"/>
        <w:rPr>
          <w:highlight w:val="white"/>
        </w:rPr>
      </w:pPr>
      <w:r w:rsidRPr="00903DBA">
        <w:rPr>
          <w:highlight w:val="white"/>
        </w:rPr>
        <w:t xml:space="preserve">      m_</w:t>
      </w:r>
      <w:r w:rsidR="00E33459" w:rsidRPr="00903DBA">
        <w:rPr>
          <w:highlight w:val="white"/>
        </w:rPr>
        <w:t>registerMapStack</w:t>
      </w:r>
      <w:r w:rsidRPr="00903DBA">
        <w:rPr>
          <w:highlight w:val="white"/>
        </w:rPr>
        <w:t>.Push(</w:t>
      </w:r>
      <w:r w:rsidR="00273957" w:rsidRPr="00903DBA">
        <w:rPr>
          <w:highlight w:val="white"/>
        </w:rPr>
        <w:t>registerMap</w:t>
      </w:r>
      <w:r w:rsidRPr="00903DBA">
        <w:rPr>
          <w:highlight w:val="white"/>
        </w:rPr>
        <w:t>);</w:t>
      </w:r>
    </w:p>
    <w:p w14:paraId="4D5B1287" w14:textId="209DF6A3" w:rsidR="0043182A" w:rsidRPr="00903DBA" w:rsidRDefault="0043182A" w:rsidP="0043182A">
      <w:pPr>
        <w:pStyle w:val="Code"/>
        <w:rPr>
          <w:highlight w:val="white"/>
        </w:rPr>
      </w:pPr>
      <w:r w:rsidRPr="00903DBA">
        <w:rPr>
          <w:highlight w:val="white"/>
        </w:rPr>
        <w:t xml:space="preserve">      m_recordSizeStack.Push(</w:t>
      </w:r>
      <w:r w:rsidR="00BC05D2" w:rsidRPr="00903DBA">
        <w:rPr>
          <w:highlight w:val="white"/>
        </w:rPr>
        <w:t>extraSize</w:t>
      </w:r>
      <w:r w:rsidRPr="00903DBA">
        <w:rPr>
          <w:highlight w:val="white"/>
        </w:rPr>
        <w:t>);</w:t>
      </w:r>
    </w:p>
    <w:p w14:paraId="670B8D86" w14:textId="48E1509A" w:rsidR="00AB6471" w:rsidRPr="00903DBA" w:rsidRDefault="00A5588B" w:rsidP="00AB6471">
      <w:pPr>
        <w:rPr>
          <w:highlight w:val="white"/>
        </w:rPr>
      </w:pPr>
      <w:r w:rsidRPr="00903DBA">
        <w:rPr>
          <w:highlight w:val="white"/>
        </w:rPr>
        <w:t xml:space="preserve">We also use the </w:t>
      </w:r>
      <w:r w:rsidRPr="00903DBA">
        <w:rPr>
          <w:rStyle w:val="KeyWord0"/>
          <w:highlight w:val="white"/>
        </w:rPr>
        <w:t>m_totalExtraSize</w:t>
      </w:r>
      <w:r w:rsidRPr="00903DBA">
        <w:rPr>
          <w:highlight w:val="white"/>
        </w:rPr>
        <w:t xml:space="preserve"> field to store the total extra size for the </w:t>
      </w:r>
      <w:r w:rsidR="00104C79" w:rsidRPr="00903DBA">
        <w:rPr>
          <w:highlight w:val="white"/>
        </w:rPr>
        <w:t xml:space="preserve">in case of nested calls. </w:t>
      </w:r>
      <w:r w:rsidR="00AB6471" w:rsidRPr="00903DBA">
        <w:rPr>
          <w:highlight w:val="white"/>
        </w:rPr>
        <w:t>Technically, we do not need th</w:t>
      </w:r>
      <w:r w:rsidRPr="00903DBA">
        <w:rPr>
          <w:highlight w:val="white"/>
        </w:rPr>
        <w:t xml:space="preserve">is </w:t>
      </w:r>
      <w:r w:rsidR="00AB6471" w:rsidRPr="00903DBA">
        <w:rPr>
          <w:highlight w:val="white"/>
        </w:rPr>
        <w:t xml:space="preserve">field since we could </w:t>
      </w:r>
      <w:r w:rsidR="00A4072E" w:rsidRPr="00903DBA">
        <w:rPr>
          <w:highlight w:val="white"/>
        </w:rPr>
        <w:t>obtain</w:t>
      </w:r>
      <w:r w:rsidR="009A6B24" w:rsidRPr="00903DBA">
        <w:rPr>
          <w:highlight w:val="white"/>
        </w:rPr>
        <w:t xml:space="preserve"> the same value by </w:t>
      </w:r>
      <w:r w:rsidR="00D95F63" w:rsidRPr="00903DBA">
        <w:rPr>
          <w:highlight w:val="white"/>
        </w:rPr>
        <w:t>summariz</w:t>
      </w:r>
      <w:r w:rsidR="009A6B24" w:rsidRPr="00903DBA">
        <w:rPr>
          <w:highlight w:val="white"/>
        </w:rPr>
        <w:t xml:space="preserve">ing </w:t>
      </w:r>
      <w:r w:rsidR="00AB6471" w:rsidRPr="00903DBA">
        <w:rPr>
          <w:highlight w:val="white"/>
        </w:rPr>
        <w:t xml:space="preserve">the </w:t>
      </w:r>
      <w:r w:rsidR="009A6B24" w:rsidRPr="00903DBA">
        <w:rPr>
          <w:highlight w:val="white"/>
        </w:rPr>
        <w:t xml:space="preserve">values </w:t>
      </w:r>
      <w:r w:rsidR="001016BD" w:rsidRPr="00903DBA">
        <w:rPr>
          <w:highlight w:val="white"/>
        </w:rPr>
        <w:t xml:space="preserve">pushed on </w:t>
      </w:r>
      <w:r w:rsidR="009A6B24" w:rsidRPr="00903DBA">
        <w:rPr>
          <w:highlight w:val="white"/>
        </w:rPr>
        <w:t xml:space="preserve">the </w:t>
      </w:r>
      <w:r w:rsidR="001016BD" w:rsidRPr="00903DBA">
        <w:rPr>
          <w:rStyle w:val="KeyWord0"/>
          <w:highlight w:val="white"/>
        </w:rPr>
        <w:t>m_recordSizeStack</w:t>
      </w:r>
      <w:r w:rsidR="00C306A9" w:rsidRPr="00903DBA">
        <w:rPr>
          <w:highlight w:val="white"/>
        </w:rPr>
        <w:t xml:space="preserve"> stack. However, it has been included for </w:t>
      </w:r>
      <w:r w:rsidR="00A4072E" w:rsidRPr="00903DBA">
        <w:rPr>
          <w:highlight w:val="white"/>
        </w:rPr>
        <w:t>efficiency</w:t>
      </w:r>
      <w:r w:rsidR="00C306A9" w:rsidRPr="00903DBA">
        <w:rPr>
          <w:highlight w:val="white"/>
        </w:rPr>
        <w:t xml:space="preserve"> reasons.</w:t>
      </w:r>
    </w:p>
    <w:p w14:paraId="39E2A9AC" w14:textId="7DF75724" w:rsidR="0043182A" w:rsidRPr="00903DBA" w:rsidRDefault="0043182A" w:rsidP="0043182A">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w:t>
      </w:r>
      <w:r w:rsidR="00BC05D2" w:rsidRPr="00903DBA">
        <w:rPr>
          <w:highlight w:val="white"/>
        </w:rPr>
        <w:t>extraSize</w:t>
      </w:r>
      <w:r w:rsidRPr="00903DBA">
        <w:rPr>
          <w:highlight w:val="white"/>
        </w:rPr>
        <w:t>;</w:t>
      </w:r>
    </w:p>
    <w:p w14:paraId="14D70395" w14:textId="0632A77D" w:rsidR="00F4107E" w:rsidRPr="00903DBA" w:rsidRDefault="00F4107E" w:rsidP="004D05E4">
      <w:pPr>
        <w:jc w:val="center"/>
        <w:rPr>
          <w:highlight w:val="white"/>
        </w:rPr>
      </w:pPr>
      <w:r w:rsidRPr="00903DBA">
        <w:rPr>
          <w:highlight w:val="white"/>
        </w:rPr>
        <w:t xml:space="preserve">The track map is pushed on the stack, and a new object is </w:t>
      </w:r>
      <w:r w:rsidR="00BA5BBC" w:rsidRPr="00903DBA">
        <w:rPr>
          <w:highlight w:val="white"/>
        </w:rPr>
        <w:t>instantiated</w:t>
      </w:r>
      <w:r w:rsidRPr="00903DBA">
        <w:rPr>
          <w:highlight w:val="white"/>
        </w:rPr>
        <w:t xml:space="preserve"> as the new track map. The track map will be restored after the function call.</w:t>
      </w:r>
    </w:p>
    <w:p w14:paraId="47940326" w14:textId="77777777" w:rsidR="0043182A" w:rsidRPr="00903DBA" w:rsidRDefault="0043182A" w:rsidP="0043182A">
      <w:pPr>
        <w:pStyle w:val="Code"/>
        <w:rPr>
          <w:highlight w:val="white"/>
        </w:rPr>
      </w:pPr>
      <w:r w:rsidRPr="00903DBA">
        <w:rPr>
          <w:highlight w:val="white"/>
        </w:rPr>
        <w:t xml:space="preserve">      m_trackMapStack.Push(m_trackMap);</w:t>
      </w:r>
    </w:p>
    <w:p w14:paraId="6AEE0336" w14:textId="0BEFD565" w:rsidR="0043182A" w:rsidRPr="00903DBA" w:rsidRDefault="0043182A" w:rsidP="0043182A">
      <w:pPr>
        <w:pStyle w:val="Code"/>
        <w:rPr>
          <w:highlight w:val="white"/>
        </w:rPr>
      </w:pPr>
      <w:r w:rsidRPr="00903DBA">
        <w:rPr>
          <w:highlight w:val="white"/>
        </w:rPr>
        <w:t xml:space="preserve">      m_trackMap = new Dictionary&lt;Symbol, Track&gt;();</w:t>
      </w:r>
    </w:p>
    <w:p w14:paraId="47FE1857" w14:textId="77777777" w:rsidR="0043182A" w:rsidRPr="00903DBA" w:rsidRDefault="0043182A" w:rsidP="0043182A">
      <w:pPr>
        <w:pStyle w:val="Code"/>
        <w:rPr>
          <w:highlight w:val="white"/>
        </w:rPr>
      </w:pPr>
      <w:r w:rsidRPr="00903DBA">
        <w:rPr>
          <w:highlight w:val="white"/>
        </w:rPr>
        <w:t xml:space="preserve">    }</w:t>
      </w:r>
    </w:p>
    <w:p w14:paraId="558C78CF" w14:textId="3E0E1E2A" w:rsidR="006E5A65" w:rsidRPr="00903DBA" w:rsidRDefault="006E5A65" w:rsidP="006E5A65">
      <w:pPr>
        <w:rPr>
          <w:highlight w:val="white"/>
        </w:rPr>
      </w:pPr>
      <w:bookmarkStart w:id="422" w:name="_Hlk43301151"/>
      <w:r w:rsidRPr="00903DBA">
        <w:rPr>
          <w:highlight w:val="white"/>
        </w:rPr>
        <w:lastRenderedPageBreak/>
        <w:t xml:space="preserve">The </w:t>
      </w:r>
      <w:r w:rsidRPr="00903DBA">
        <w:rPr>
          <w:rStyle w:val="KeyWord0"/>
          <w:highlight w:val="white"/>
        </w:rPr>
        <w:t>m_returnFloating</w:t>
      </w:r>
      <w:r w:rsidRPr="00903DBA">
        <w:rPr>
          <w:highlight w:val="white"/>
        </w:rPr>
        <w:t xml:space="preserve"> is set to true if the </w:t>
      </w:r>
      <w:r w:rsidR="00B57D1B" w:rsidRPr="00903DBA">
        <w:rPr>
          <w:highlight w:val="white"/>
        </w:rPr>
        <w:t xml:space="preserve">function returns a floating value. In that case the value is stored on the floating-point value stack and need to be considered by the </w:t>
      </w:r>
      <w:r w:rsidR="00B57D1B" w:rsidRPr="00903DBA">
        <w:rPr>
          <w:rStyle w:val="KeyWord0"/>
          <w:highlight w:val="white"/>
        </w:rPr>
        <w:t>PostCallFunction</w:t>
      </w:r>
      <w:r w:rsidR="00B57D1B" w:rsidRPr="00903DBA">
        <w:rPr>
          <w:highlight w:val="white"/>
        </w:rPr>
        <w:t xml:space="preserve"> method below.</w:t>
      </w:r>
    </w:p>
    <w:p w14:paraId="44EFD300" w14:textId="6B0C6506" w:rsidR="00F3041E" w:rsidRPr="00903DBA" w:rsidRDefault="00F3041E" w:rsidP="00F3041E">
      <w:pPr>
        <w:pStyle w:val="Code"/>
        <w:rPr>
          <w:highlight w:val="white"/>
        </w:rPr>
      </w:pPr>
      <w:r w:rsidRPr="00903DBA">
        <w:rPr>
          <w:highlight w:val="white"/>
        </w:rPr>
        <w:t xml:space="preserve">    private bool m_returnFloating = false;</w:t>
      </w:r>
    </w:p>
    <w:p w14:paraId="3F7E8BC7" w14:textId="169EE820" w:rsidR="00F3041E" w:rsidRPr="00903DBA" w:rsidRDefault="005B2629" w:rsidP="005B2629">
      <w:pPr>
        <w:rPr>
          <w:color w:val="auto"/>
          <w:highlight w:val="white"/>
        </w:rPr>
      </w:pPr>
      <w:r w:rsidRPr="00903DBA">
        <w:rPr>
          <w:highlight w:val="white"/>
        </w:rPr>
        <w:t xml:space="preserve">When calling a function there are several cases to consider: the function symbol </w:t>
      </w:r>
      <w:r w:rsidR="00973B3A" w:rsidRPr="00903DBA">
        <w:rPr>
          <w:highlight w:val="white"/>
        </w:rPr>
        <w:t>holding the func</w:t>
      </w:r>
      <w:r w:rsidR="0035730A" w:rsidRPr="00903DBA">
        <w:rPr>
          <w:highlight w:val="white"/>
        </w:rPr>
        <w:t>t</w:t>
      </w:r>
      <w:r w:rsidR="00973B3A" w:rsidRPr="00903DBA">
        <w:rPr>
          <w:highlight w:val="white"/>
        </w:rPr>
        <w:t xml:space="preserve">ion to be called </w:t>
      </w:r>
      <w:r w:rsidRPr="00903DBA">
        <w:rPr>
          <w:highlight w:val="white"/>
        </w:rPr>
        <w:t xml:space="preserve">may be a </w:t>
      </w:r>
      <w:r w:rsidR="000706B9" w:rsidRPr="00903DBA">
        <w:rPr>
          <w:highlight w:val="white"/>
        </w:rPr>
        <w:t xml:space="preserve">proper </w:t>
      </w:r>
      <w:r w:rsidRPr="00903DBA">
        <w:rPr>
          <w:highlight w:val="white"/>
        </w:rPr>
        <w:t>function or a pointer to a function</w:t>
      </w:r>
      <w:r w:rsidR="00D70CB1" w:rsidRPr="00903DBA">
        <w:rPr>
          <w:highlight w:val="white"/>
        </w:rPr>
        <w:t>, and</w:t>
      </w:r>
      <w:r w:rsidRPr="00903DBA">
        <w:rPr>
          <w:highlight w:val="white"/>
        </w:rPr>
        <w:t xml:space="preserve"> the caller or callee function (or both) may be elliptic.</w:t>
      </w:r>
    </w:p>
    <w:p w14:paraId="30684DF5" w14:textId="77777777" w:rsidR="0043182A" w:rsidRPr="00903DBA" w:rsidRDefault="0043182A" w:rsidP="0043182A">
      <w:pPr>
        <w:pStyle w:val="Code"/>
        <w:rPr>
          <w:highlight w:val="white"/>
        </w:rPr>
      </w:pPr>
      <w:r w:rsidRPr="00903DBA">
        <w:rPr>
          <w:highlight w:val="white"/>
        </w:rPr>
        <w:t xml:space="preserve">    public void FunctionCall(MiddleCode middleCode, int index) {</w:t>
      </w:r>
    </w:p>
    <w:p w14:paraId="4D1B1757" w14:textId="345B1765" w:rsidR="0043182A" w:rsidRPr="00903DBA" w:rsidRDefault="0043182A" w:rsidP="0043182A">
      <w:pPr>
        <w:pStyle w:val="Code"/>
        <w:rPr>
          <w:highlight w:val="white"/>
        </w:rPr>
      </w:pPr>
      <w:r w:rsidRPr="00903DBA">
        <w:rPr>
          <w:highlight w:val="white"/>
        </w:rPr>
        <w:t xml:space="preserve">      int recordSize = ((int) middleCode[</w:t>
      </w:r>
      <w:r w:rsidR="00984453" w:rsidRPr="00903DBA">
        <w:rPr>
          <w:highlight w:val="white"/>
        </w:rPr>
        <w:t>0</w:t>
      </w:r>
      <w:r w:rsidRPr="00903DBA">
        <w:rPr>
          <w:highlight w:val="white"/>
        </w:rPr>
        <w:t>]) +</w:t>
      </w:r>
      <w:r w:rsidR="00AA79D3" w:rsidRPr="00903DBA">
        <w:rPr>
          <w:highlight w:val="white"/>
        </w:rPr>
        <w:t xml:space="preserve"> </w:t>
      </w:r>
      <w:r w:rsidR="006E0307" w:rsidRPr="00903DBA">
        <w:rPr>
          <w:highlight w:val="white"/>
        </w:rPr>
        <w:t>m_totalExtraSize</w:t>
      </w:r>
      <w:r w:rsidRPr="00903DBA">
        <w:rPr>
          <w:highlight w:val="white"/>
        </w:rPr>
        <w:t>;</w:t>
      </w:r>
    </w:p>
    <w:p w14:paraId="235B3754" w14:textId="483D04AB" w:rsidR="0043182A" w:rsidRPr="00903DBA" w:rsidRDefault="0043182A" w:rsidP="0043182A">
      <w:pPr>
        <w:pStyle w:val="Code"/>
        <w:rPr>
          <w:highlight w:val="white"/>
        </w:rPr>
      </w:pPr>
      <w:r w:rsidRPr="00903DBA">
        <w:rPr>
          <w:highlight w:val="white"/>
        </w:rPr>
        <w:t xml:space="preserve">      Symbol calleeSymbol = (Symbol) middleCode[</w:t>
      </w:r>
      <w:r w:rsidR="00984453" w:rsidRPr="00903DBA">
        <w:rPr>
          <w:highlight w:val="white"/>
        </w:rPr>
        <w:t>1</w:t>
      </w:r>
      <w:r w:rsidRPr="00903DBA">
        <w:rPr>
          <w:highlight w:val="white"/>
        </w:rPr>
        <w:t>];</w:t>
      </w:r>
    </w:p>
    <w:p w14:paraId="7D66595E" w14:textId="77777777" w:rsidR="0043182A" w:rsidRPr="00903DBA" w:rsidRDefault="0043182A" w:rsidP="0043182A">
      <w:pPr>
        <w:pStyle w:val="Code"/>
        <w:rPr>
          <w:highlight w:val="white"/>
        </w:rPr>
      </w:pPr>
      <w:r w:rsidRPr="00903DBA">
        <w:rPr>
          <w:highlight w:val="white"/>
        </w:rPr>
        <w:t xml:space="preserve">      int extraSize = (int) middleCode[2];</w:t>
      </w:r>
    </w:p>
    <w:p w14:paraId="7C4D0FF8" w14:textId="77777777" w:rsidR="00D5503D" w:rsidRPr="00903DBA" w:rsidRDefault="00D5503D" w:rsidP="00D5503D">
      <w:pPr>
        <w:rPr>
          <w:color w:val="auto"/>
          <w:highlight w:val="white"/>
        </w:rPr>
      </w:pPr>
      <w:r w:rsidRPr="00903DBA">
        <w:rPr>
          <w:highlight w:val="white"/>
        </w:rPr>
        <w:t>The type is the function or, in case of a pointer the pointer type, the function the pointer points at.</w:t>
      </w:r>
    </w:p>
    <w:p w14:paraId="7A0EEF14" w14:textId="77777777" w:rsidR="0043182A" w:rsidRPr="00903DBA" w:rsidRDefault="0043182A" w:rsidP="0043182A">
      <w:pPr>
        <w:pStyle w:val="Code"/>
        <w:rPr>
          <w:highlight w:val="white"/>
        </w:rPr>
      </w:pPr>
      <w:r w:rsidRPr="00903DBA">
        <w:rPr>
          <w:highlight w:val="white"/>
        </w:rPr>
        <w:t xml:space="preserve">      Type calleeType = calleeSymbol.Type.IsFunction()</w:t>
      </w:r>
    </w:p>
    <w:p w14:paraId="29F6CB47" w14:textId="77777777" w:rsidR="0043182A" w:rsidRPr="00903DBA" w:rsidRDefault="0043182A" w:rsidP="0043182A">
      <w:pPr>
        <w:pStyle w:val="Code"/>
        <w:rPr>
          <w:highlight w:val="white"/>
        </w:rPr>
      </w:pPr>
      <w:r w:rsidRPr="00903DBA">
        <w:rPr>
          <w:highlight w:val="white"/>
        </w:rPr>
        <w:t xml:space="preserve">                      ? calleeSymbol.Type : calleeSymbol.Type.PointerType;</w:t>
      </w:r>
    </w:p>
    <w:p w14:paraId="70CDD2E6" w14:textId="0049C914" w:rsidR="004D4C39" w:rsidRPr="00903DBA" w:rsidRDefault="00D5503D" w:rsidP="00D5503D">
      <w:pPr>
        <w:rPr>
          <w:highlight w:val="white"/>
        </w:rPr>
      </w:pPr>
      <w:r w:rsidRPr="00903DBA">
        <w:rPr>
          <w:highlight w:val="white"/>
        </w:rPr>
        <w:t xml:space="preserve">Both the caller and callee function may be </w:t>
      </w:r>
      <w:r w:rsidR="003225A4" w:rsidRPr="00903DBA">
        <w:rPr>
          <w:highlight w:val="white"/>
        </w:rPr>
        <w:t>elliptic</w:t>
      </w:r>
      <w:r w:rsidR="00D45BBB" w:rsidRPr="00903DBA">
        <w:rPr>
          <w:highlight w:val="white"/>
        </w:rPr>
        <w:t>.</w:t>
      </w:r>
    </w:p>
    <w:p w14:paraId="3BD1823B" w14:textId="77777777" w:rsidR="0043182A" w:rsidRPr="00903DBA" w:rsidRDefault="0043182A" w:rsidP="0043182A">
      <w:pPr>
        <w:pStyle w:val="Code"/>
        <w:rPr>
          <w:highlight w:val="white"/>
        </w:rPr>
      </w:pPr>
      <w:r w:rsidRPr="00903DBA">
        <w:rPr>
          <w:highlight w:val="white"/>
        </w:rPr>
        <w:t xml:space="preserve">      bool callerEllipse = SymbolTable.CurrentFunction.Type.IsEllipse(),</w:t>
      </w:r>
    </w:p>
    <w:p w14:paraId="6F7DEA72" w14:textId="77777777" w:rsidR="0043182A" w:rsidRPr="00903DBA" w:rsidRDefault="0043182A" w:rsidP="0043182A">
      <w:pPr>
        <w:pStyle w:val="Code"/>
        <w:rPr>
          <w:highlight w:val="white"/>
        </w:rPr>
      </w:pPr>
      <w:r w:rsidRPr="00903DBA">
        <w:rPr>
          <w:highlight w:val="white"/>
        </w:rPr>
        <w:t xml:space="preserve">           calleeEllipse = calleeType.IsEllipse();</w:t>
      </w:r>
    </w:p>
    <w:p w14:paraId="6CBCBB4B" w14:textId="0C45E13F" w:rsidR="00D45BBB" w:rsidRPr="00903DBA" w:rsidRDefault="003B7755" w:rsidP="00D45BBB">
      <w:pPr>
        <w:rPr>
          <w:highlight w:val="white"/>
        </w:rPr>
      </w:pPr>
      <w:r w:rsidRPr="00903DBA">
        <w:rPr>
          <w:highlight w:val="white"/>
        </w:rPr>
        <w:t xml:space="preserve">The frame register is the elliptic frame pointer </w:t>
      </w:r>
      <w:r w:rsidR="00C666BF" w:rsidRPr="00903DBA">
        <w:rPr>
          <w:highlight w:val="white"/>
        </w:rPr>
        <w:t xml:space="preserve">register if the caller function is elliptic. </w:t>
      </w:r>
      <w:r w:rsidR="006323A0" w:rsidRPr="00903DBA">
        <w:rPr>
          <w:highlight w:val="white"/>
        </w:rPr>
        <w:t>If it not, i</w:t>
      </w:r>
      <w:r w:rsidR="00C666BF" w:rsidRPr="00903DBA">
        <w:rPr>
          <w:highlight w:val="white"/>
        </w:rPr>
        <w:t>t is the regular frame pointer register</w:t>
      </w:r>
      <w:r w:rsidR="006323A0" w:rsidRPr="00903DBA">
        <w:rPr>
          <w:highlight w:val="white"/>
        </w:rPr>
        <w:t>.</w:t>
      </w:r>
    </w:p>
    <w:p w14:paraId="2431A8A8" w14:textId="77777777" w:rsidR="0043182A" w:rsidRPr="00903DBA" w:rsidRDefault="0043182A" w:rsidP="0043182A">
      <w:pPr>
        <w:pStyle w:val="Code"/>
        <w:rPr>
          <w:highlight w:val="white"/>
        </w:rPr>
      </w:pPr>
      <w:r w:rsidRPr="00903DBA">
        <w:rPr>
          <w:highlight w:val="white"/>
        </w:rPr>
        <w:t xml:space="preserve">      Register frameRegister = callerEllipse ? AssemblyCode.EllipseRegister</w:t>
      </w:r>
    </w:p>
    <w:p w14:paraId="202003B5" w14:textId="77777777" w:rsidR="0043182A" w:rsidRPr="00903DBA" w:rsidRDefault="0043182A" w:rsidP="0043182A">
      <w:pPr>
        <w:pStyle w:val="Code"/>
        <w:rPr>
          <w:highlight w:val="white"/>
        </w:rPr>
      </w:pPr>
      <w:r w:rsidRPr="00903DBA">
        <w:rPr>
          <w:highlight w:val="white"/>
        </w:rPr>
        <w:t xml:space="preserve">                                             : AssemblyCode.FrameRegister;               </w:t>
      </w:r>
    </w:p>
    <w:p w14:paraId="1E9812D6" w14:textId="64526300" w:rsidR="0029649A" w:rsidRPr="00903DBA" w:rsidRDefault="0029649A" w:rsidP="0029649A">
      <w:pPr>
        <w:rPr>
          <w:color w:val="auto"/>
          <w:highlight w:val="white"/>
        </w:rPr>
      </w:pPr>
      <w:r w:rsidRPr="00903DBA">
        <w:rPr>
          <w:highlight w:val="white"/>
        </w:rPr>
        <w:t xml:space="preserve">We start by adding the assembly code instruction for the return address. To begin with, we set it to the index of the next middle code instruction. However, the address will be changed </w:t>
      </w:r>
      <w:r w:rsidR="00D36CCF" w:rsidRPr="00903DBA">
        <w:rPr>
          <w:highlight w:val="white"/>
        </w:rPr>
        <w:t>by</w:t>
      </w:r>
      <w:r w:rsidR="002A5B54" w:rsidRPr="00903DBA">
        <w:rPr>
          <w:highlight w:val="white"/>
        </w:rPr>
        <w:t xml:space="preserve"> the</w:t>
      </w:r>
      <w:r w:rsidR="00D36CCF" w:rsidRPr="00903DBA">
        <w:rPr>
          <w:highlight w:val="white"/>
        </w:rPr>
        <w:t xml:space="preserve"> </w:t>
      </w:r>
      <w:r w:rsidR="002977AF" w:rsidRPr="00903DBA">
        <w:rPr>
          <w:rStyle w:val="KeyWord0"/>
          <w:highlight w:val="white"/>
        </w:rPr>
        <w:t>WindowsJumpInfo</w:t>
      </w:r>
      <w:r w:rsidR="00D36CCF" w:rsidRPr="00903DBA">
        <w:rPr>
          <w:highlight w:val="white"/>
        </w:rPr>
        <w:t xml:space="preserve"> </w:t>
      </w:r>
      <w:r w:rsidR="002A5B54" w:rsidRPr="00903DBA">
        <w:rPr>
          <w:highlight w:val="white"/>
        </w:rPr>
        <w:t xml:space="preserve">method </w:t>
      </w:r>
      <w:r w:rsidRPr="00903DBA">
        <w:rPr>
          <w:highlight w:val="white"/>
        </w:rPr>
        <w:t>to a proper assembly code address.</w:t>
      </w:r>
    </w:p>
    <w:p w14:paraId="5F81038A" w14:textId="62C910BF" w:rsidR="00041417" w:rsidRPr="00903DBA" w:rsidRDefault="00041417" w:rsidP="00041417">
      <w:pPr>
        <w:pStyle w:val="Code"/>
        <w:rPr>
          <w:highlight w:val="white"/>
        </w:rPr>
      </w:pPr>
      <w:r w:rsidRPr="00903DBA">
        <w:rPr>
          <w:highlight w:val="white"/>
        </w:rPr>
        <w:t xml:space="preserve">      AddAssemblyCode(AssemblyOperator.</w:t>
      </w:r>
      <w:r w:rsidR="007E5B53" w:rsidRPr="00903DBA">
        <w:rPr>
          <w:highlight w:val="white"/>
        </w:rPr>
        <w:t>return_address</w:t>
      </w:r>
      <w:r w:rsidRPr="00903DBA">
        <w:rPr>
          <w:highlight w:val="white"/>
        </w:rPr>
        <w:t>, frameRegister,</w:t>
      </w:r>
    </w:p>
    <w:p w14:paraId="7371AF3A" w14:textId="77777777" w:rsidR="00041417" w:rsidRPr="00903DBA" w:rsidRDefault="00041417" w:rsidP="00041417">
      <w:pPr>
        <w:pStyle w:val="Code"/>
        <w:rPr>
          <w:highlight w:val="white"/>
        </w:rPr>
      </w:pPr>
      <w:r w:rsidRPr="00903DBA">
        <w:rPr>
          <w:highlight w:val="white"/>
        </w:rPr>
        <w:t xml:space="preserve">                      recordSize + SymbolTable.ReturnAddressOffset,</w:t>
      </w:r>
    </w:p>
    <w:p w14:paraId="6B5C4C10" w14:textId="77777777" w:rsidR="00041417" w:rsidRPr="00903DBA" w:rsidRDefault="00041417" w:rsidP="00041417">
      <w:pPr>
        <w:pStyle w:val="Code"/>
        <w:rPr>
          <w:highlight w:val="white"/>
        </w:rPr>
      </w:pPr>
      <w:r w:rsidRPr="00903DBA">
        <w:rPr>
          <w:highlight w:val="white"/>
        </w:rPr>
        <w:t xml:space="preserve">                      (BigInteger) (index + 1));</w:t>
      </w:r>
    </w:p>
    <w:p w14:paraId="2FDF911E" w14:textId="25C03E53" w:rsidR="0085524D" w:rsidRPr="00903DBA" w:rsidRDefault="0085524D" w:rsidP="0085524D">
      <w:pPr>
        <w:rPr>
          <w:color w:val="auto"/>
          <w:highlight w:val="white"/>
        </w:rPr>
      </w:pPr>
      <w:r w:rsidRPr="00903DBA">
        <w:rPr>
          <w:highlight w:val="white"/>
        </w:rPr>
        <w:t xml:space="preserve">We set the current regular </w:t>
      </w:r>
      <w:r w:rsidR="00784B16" w:rsidRPr="00903DBA">
        <w:rPr>
          <w:highlight w:val="white"/>
        </w:rPr>
        <w:t xml:space="preserve">frame pointer </w:t>
      </w:r>
      <w:r w:rsidRPr="00903DBA">
        <w:rPr>
          <w:highlight w:val="white"/>
        </w:rPr>
        <w:t>and</w:t>
      </w:r>
      <w:r w:rsidR="004B36F4" w:rsidRPr="00903DBA">
        <w:rPr>
          <w:highlight w:val="white"/>
        </w:rPr>
        <w:t xml:space="preserve">, in case of </w:t>
      </w:r>
      <w:r w:rsidR="00784B16" w:rsidRPr="00903DBA">
        <w:rPr>
          <w:highlight w:val="white"/>
        </w:rPr>
        <w:t xml:space="preserve">an </w:t>
      </w:r>
      <w:r w:rsidR="004B36F4" w:rsidRPr="00903DBA">
        <w:rPr>
          <w:highlight w:val="white"/>
        </w:rPr>
        <w:t xml:space="preserve">elliptic caller function, </w:t>
      </w:r>
      <w:r w:rsidR="00784B16" w:rsidRPr="00903DBA">
        <w:rPr>
          <w:highlight w:val="white"/>
        </w:rPr>
        <w:t xml:space="preserve">the </w:t>
      </w:r>
      <w:r w:rsidRPr="00903DBA">
        <w:rPr>
          <w:highlight w:val="white"/>
        </w:rPr>
        <w:t xml:space="preserve">elliptic pointer to their offset in the activations record of the callee function. </w:t>
      </w:r>
      <w:r w:rsidR="00FF6DE2" w:rsidRPr="00903DBA">
        <w:rPr>
          <w:highlight w:val="white"/>
        </w:rPr>
        <w:t>In this way, we can reset their values in accordance with the caller function r</w:t>
      </w:r>
      <w:r w:rsidRPr="00903DBA">
        <w:rPr>
          <w:highlight w:val="white"/>
        </w:rPr>
        <w:t>eturning from the function call.</w:t>
      </w:r>
    </w:p>
    <w:p w14:paraId="2AC66AE8"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8FFFF9B" w14:textId="77777777" w:rsidR="00041417" w:rsidRPr="00903DBA" w:rsidRDefault="00041417" w:rsidP="00041417">
      <w:pPr>
        <w:pStyle w:val="Code"/>
        <w:rPr>
          <w:highlight w:val="white"/>
        </w:rPr>
      </w:pPr>
      <w:r w:rsidRPr="00903DBA">
        <w:rPr>
          <w:highlight w:val="white"/>
        </w:rPr>
        <w:t xml:space="preserve">                      recordSize + SymbolTable.RegularFrameOffset,</w:t>
      </w:r>
    </w:p>
    <w:p w14:paraId="2FFD8F10" w14:textId="77777777" w:rsidR="00041417" w:rsidRPr="00903DBA" w:rsidRDefault="00041417" w:rsidP="00041417">
      <w:pPr>
        <w:pStyle w:val="Code"/>
        <w:rPr>
          <w:highlight w:val="white"/>
        </w:rPr>
      </w:pPr>
      <w:r w:rsidRPr="00903DBA">
        <w:rPr>
          <w:highlight w:val="white"/>
        </w:rPr>
        <w:t xml:space="preserve">                      AssemblyCode.FrameRegister);</w:t>
      </w:r>
    </w:p>
    <w:p w14:paraId="2D6623AB" w14:textId="77777777" w:rsidR="00041417" w:rsidRPr="00903DBA" w:rsidRDefault="00041417" w:rsidP="00041417">
      <w:pPr>
        <w:pStyle w:val="Code"/>
        <w:rPr>
          <w:highlight w:val="white"/>
        </w:rPr>
      </w:pPr>
    </w:p>
    <w:p w14:paraId="42731C35" w14:textId="77777777" w:rsidR="00041417" w:rsidRPr="00903DBA" w:rsidRDefault="00041417" w:rsidP="00041417">
      <w:pPr>
        <w:pStyle w:val="Code"/>
        <w:rPr>
          <w:highlight w:val="white"/>
        </w:rPr>
      </w:pPr>
      <w:r w:rsidRPr="00903DBA">
        <w:rPr>
          <w:highlight w:val="white"/>
        </w:rPr>
        <w:t xml:space="preserve">      if (callerEllipse) {</w:t>
      </w:r>
    </w:p>
    <w:p w14:paraId="550DE2DD" w14:textId="77777777" w:rsidR="00041417" w:rsidRPr="00903DBA" w:rsidRDefault="00041417" w:rsidP="00041417">
      <w:pPr>
        <w:pStyle w:val="Code"/>
        <w:rPr>
          <w:highlight w:val="white"/>
        </w:rPr>
      </w:pPr>
      <w:r w:rsidRPr="00903DBA">
        <w:rPr>
          <w:highlight w:val="white"/>
        </w:rPr>
        <w:t xml:space="preserve">        AddAssemblyCode(AssemblyOperator.mov, frameRegister,</w:t>
      </w:r>
    </w:p>
    <w:p w14:paraId="10C50850" w14:textId="77777777" w:rsidR="00041417" w:rsidRPr="00903DBA" w:rsidRDefault="00041417" w:rsidP="00041417">
      <w:pPr>
        <w:pStyle w:val="Code"/>
        <w:rPr>
          <w:highlight w:val="white"/>
        </w:rPr>
      </w:pPr>
      <w:r w:rsidRPr="00903DBA">
        <w:rPr>
          <w:highlight w:val="white"/>
        </w:rPr>
        <w:t xml:space="preserve">                        recordSize + SymbolTable.EllipseFrameOffset,</w:t>
      </w:r>
    </w:p>
    <w:p w14:paraId="71DC983C" w14:textId="77777777" w:rsidR="00041417" w:rsidRPr="00903DBA" w:rsidRDefault="00041417" w:rsidP="00041417">
      <w:pPr>
        <w:pStyle w:val="Code"/>
        <w:rPr>
          <w:highlight w:val="white"/>
        </w:rPr>
      </w:pPr>
      <w:r w:rsidRPr="00903DBA">
        <w:rPr>
          <w:highlight w:val="white"/>
        </w:rPr>
        <w:t xml:space="preserve">                        AssemblyCode.EllipseRegister);</w:t>
      </w:r>
    </w:p>
    <w:p w14:paraId="36C93853" w14:textId="55C63047" w:rsidR="00041417" w:rsidRPr="00903DBA" w:rsidRDefault="00041417" w:rsidP="00041417">
      <w:pPr>
        <w:pStyle w:val="Code"/>
        <w:rPr>
          <w:highlight w:val="white"/>
        </w:rPr>
      </w:pPr>
      <w:r w:rsidRPr="00903DBA">
        <w:rPr>
          <w:highlight w:val="white"/>
        </w:rPr>
        <w:t xml:space="preserve">      }</w:t>
      </w:r>
    </w:p>
    <w:p w14:paraId="2F3701A4" w14:textId="1BC5E268" w:rsidR="00840F91" w:rsidRPr="00903DBA" w:rsidRDefault="005B0C79" w:rsidP="005B0C79">
      <w:pPr>
        <w:rPr>
          <w:highlight w:val="white"/>
        </w:rPr>
      </w:pPr>
      <w:r w:rsidRPr="00903DBA">
        <w:rPr>
          <w:highlight w:val="white"/>
        </w:rPr>
        <w:t xml:space="preserve">If the callee function is a pointer to a function, we load its value into the </w:t>
      </w:r>
      <w:r w:rsidRPr="00903DBA">
        <w:rPr>
          <w:rStyle w:val="KeyWord0"/>
          <w:highlight w:val="white"/>
        </w:rPr>
        <w:t>jumpTrack</w:t>
      </w:r>
      <w:r w:rsidRPr="00903DBA">
        <w:rPr>
          <w:highlight w:val="white"/>
        </w:rPr>
        <w:t xml:space="preserve"> track. We must load the value into the track before we increase the frame register below.</w:t>
      </w:r>
    </w:p>
    <w:p w14:paraId="3F12820D" w14:textId="77777777" w:rsidR="00840F91" w:rsidRPr="00903DBA" w:rsidRDefault="00840F91" w:rsidP="00840F91">
      <w:pPr>
        <w:pStyle w:val="Code"/>
        <w:rPr>
          <w:highlight w:val="white"/>
        </w:rPr>
      </w:pPr>
      <w:r w:rsidRPr="00903DBA">
        <w:rPr>
          <w:highlight w:val="white"/>
        </w:rPr>
        <w:t xml:space="preserve">      Track jumpTrack = null;</w:t>
      </w:r>
    </w:p>
    <w:p w14:paraId="44140FC7" w14:textId="77777777" w:rsidR="00840F91" w:rsidRPr="00903DBA" w:rsidRDefault="00840F91" w:rsidP="00840F91">
      <w:pPr>
        <w:pStyle w:val="Code"/>
        <w:rPr>
          <w:highlight w:val="white"/>
        </w:rPr>
      </w:pPr>
      <w:r w:rsidRPr="00903DBA">
        <w:rPr>
          <w:highlight w:val="white"/>
        </w:rPr>
        <w:t xml:space="preserve">      if (!calleeSymbol.Type.IsFunction()) {</w:t>
      </w:r>
    </w:p>
    <w:p w14:paraId="50AE2414" w14:textId="77777777" w:rsidR="00840F91" w:rsidRPr="00903DBA" w:rsidRDefault="00840F91" w:rsidP="00840F91">
      <w:pPr>
        <w:pStyle w:val="Code"/>
        <w:rPr>
          <w:highlight w:val="white"/>
        </w:rPr>
      </w:pPr>
      <w:r w:rsidRPr="00903DBA">
        <w:rPr>
          <w:highlight w:val="white"/>
        </w:rPr>
        <w:t xml:space="preserve">        jumpTrack = LoadValueToRegister(calleeSymbol);</w:t>
      </w:r>
    </w:p>
    <w:p w14:paraId="43AAE47D" w14:textId="77777777" w:rsidR="00840F91" w:rsidRPr="00903DBA" w:rsidRDefault="00840F91" w:rsidP="00840F91">
      <w:pPr>
        <w:pStyle w:val="Code"/>
        <w:rPr>
          <w:highlight w:val="white"/>
        </w:rPr>
      </w:pPr>
      <w:r w:rsidRPr="00903DBA">
        <w:rPr>
          <w:highlight w:val="white"/>
        </w:rPr>
        <w:t xml:space="preserve">      }            </w:t>
      </w:r>
    </w:p>
    <w:p w14:paraId="34A78B12" w14:textId="0613A090" w:rsidR="004D4C39" w:rsidRPr="00903DBA" w:rsidRDefault="00A01914" w:rsidP="00A01914">
      <w:pPr>
        <w:rPr>
          <w:highlight w:val="white"/>
        </w:rPr>
      </w:pPr>
      <w:r w:rsidRPr="00903DBA">
        <w:rPr>
          <w:highlight w:val="white"/>
        </w:rPr>
        <w:lastRenderedPageBreak/>
        <w:t>We add the size of the caller function’s activation record to the frame pointer, so that it pointes at the activation record of the callee function.</w:t>
      </w:r>
    </w:p>
    <w:p w14:paraId="74248E20" w14:textId="77777777" w:rsidR="00041417" w:rsidRPr="00903DBA" w:rsidRDefault="00041417" w:rsidP="00041417">
      <w:pPr>
        <w:pStyle w:val="Code"/>
        <w:rPr>
          <w:highlight w:val="white"/>
        </w:rPr>
      </w:pPr>
      <w:r w:rsidRPr="00903DBA">
        <w:rPr>
          <w:highlight w:val="white"/>
        </w:rPr>
        <w:t xml:space="preserve">      AddAssemblyCode(AssemblyOperator.add, frameRegister, // add di, 10</w:t>
      </w:r>
    </w:p>
    <w:p w14:paraId="396D4727" w14:textId="77777777" w:rsidR="00041417" w:rsidRPr="00903DBA" w:rsidRDefault="00041417" w:rsidP="00041417">
      <w:pPr>
        <w:pStyle w:val="Code"/>
        <w:rPr>
          <w:highlight w:val="white"/>
        </w:rPr>
      </w:pPr>
      <w:r w:rsidRPr="00903DBA">
        <w:rPr>
          <w:highlight w:val="white"/>
        </w:rPr>
        <w:t xml:space="preserve">                      (BigInteger) recordSize);</w:t>
      </w:r>
    </w:p>
    <w:p w14:paraId="3309EDFA" w14:textId="77777777" w:rsidR="00FE22BA" w:rsidRPr="00903DBA" w:rsidRDefault="00FE22BA" w:rsidP="00FE22BA">
      <w:pPr>
        <w:rPr>
          <w:highlight w:val="white"/>
        </w:rPr>
      </w:pPr>
      <w:r w:rsidRPr="00903DBA">
        <w:rPr>
          <w:highlight w:val="white"/>
        </w:rPr>
        <w:t>If the caller function is elliptic, the frame pointer that we just added is the elliptic frame pointer, and we also need to set the regular frame pointer to the same value.</w:t>
      </w:r>
    </w:p>
    <w:p w14:paraId="4BAE3787" w14:textId="77777777" w:rsidR="00041417" w:rsidRPr="00903DBA" w:rsidRDefault="00041417" w:rsidP="00041417">
      <w:pPr>
        <w:pStyle w:val="Code"/>
        <w:rPr>
          <w:highlight w:val="white"/>
        </w:rPr>
      </w:pPr>
      <w:r w:rsidRPr="00903DBA">
        <w:rPr>
          <w:highlight w:val="white"/>
        </w:rPr>
        <w:t xml:space="preserve">      if (callerEllipse) { // mov bp, di</w:t>
      </w:r>
    </w:p>
    <w:p w14:paraId="75951F2A" w14:textId="77777777" w:rsidR="00041417" w:rsidRPr="00903DBA" w:rsidRDefault="00041417" w:rsidP="00041417">
      <w:pPr>
        <w:pStyle w:val="Code"/>
        <w:rPr>
          <w:highlight w:val="white"/>
        </w:rPr>
      </w:pPr>
      <w:r w:rsidRPr="00903DBA">
        <w:rPr>
          <w:highlight w:val="white"/>
        </w:rPr>
        <w:t xml:space="preserve">        AddAssemblyCode(AssemblyOperator.mov, AssemblyCode.FrameRegister,</w:t>
      </w:r>
    </w:p>
    <w:p w14:paraId="74D98863" w14:textId="77777777" w:rsidR="00041417" w:rsidRPr="00903DBA" w:rsidRDefault="00041417" w:rsidP="00041417">
      <w:pPr>
        <w:pStyle w:val="Code"/>
        <w:rPr>
          <w:highlight w:val="white"/>
        </w:rPr>
      </w:pPr>
      <w:r w:rsidRPr="00903DBA">
        <w:rPr>
          <w:highlight w:val="white"/>
        </w:rPr>
        <w:t xml:space="preserve">                        AssemblyCode.EllipseRegister);</w:t>
      </w:r>
    </w:p>
    <w:p w14:paraId="5852412A" w14:textId="77777777" w:rsidR="00041417" w:rsidRPr="00903DBA" w:rsidRDefault="00041417" w:rsidP="00041417">
      <w:pPr>
        <w:pStyle w:val="Code"/>
        <w:rPr>
          <w:highlight w:val="white"/>
        </w:rPr>
      </w:pPr>
      <w:r w:rsidRPr="00903DBA">
        <w:rPr>
          <w:highlight w:val="white"/>
        </w:rPr>
        <w:t xml:space="preserve">      }</w:t>
      </w:r>
    </w:p>
    <w:p w14:paraId="7B797A1C" w14:textId="38653BBE" w:rsidR="00727492" w:rsidRPr="00903DBA" w:rsidRDefault="00727492" w:rsidP="00727492">
      <w:pPr>
        <w:rPr>
          <w:highlight w:val="white"/>
        </w:rPr>
      </w:pPr>
      <w:r w:rsidRPr="00903DBA">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903DBA" w:rsidRDefault="00041417" w:rsidP="00041417">
      <w:pPr>
        <w:pStyle w:val="Code"/>
        <w:rPr>
          <w:highlight w:val="white"/>
        </w:rPr>
      </w:pPr>
      <w:r w:rsidRPr="00903DBA">
        <w:rPr>
          <w:highlight w:val="white"/>
        </w:rPr>
        <w:t xml:space="preserve">      else if (calleeEllipse) {</w:t>
      </w:r>
    </w:p>
    <w:p w14:paraId="49BEBA4E" w14:textId="77777777" w:rsidR="00041417" w:rsidRPr="00903DBA" w:rsidRDefault="00041417" w:rsidP="00041417">
      <w:pPr>
        <w:pStyle w:val="Code"/>
        <w:rPr>
          <w:highlight w:val="white"/>
        </w:rPr>
      </w:pPr>
      <w:r w:rsidRPr="00903DBA">
        <w:rPr>
          <w:highlight w:val="white"/>
        </w:rPr>
        <w:t xml:space="preserve">        AddAssemblyCode(AssemblyOperator.mov, AssemblyCode.EllipseRegister,</w:t>
      </w:r>
    </w:p>
    <w:p w14:paraId="34FE107D" w14:textId="77777777" w:rsidR="00041417" w:rsidRPr="00903DBA" w:rsidRDefault="00041417" w:rsidP="00041417">
      <w:pPr>
        <w:pStyle w:val="Code"/>
        <w:rPr>
          <w:highlight w:val="white"/>
        </w:rPr>
      </w:pPr>
      <w:r w:rsidRPr="00903DBA">
        <w:rPr>
          <w:highlight w:val="white"/>
        </w:rPr>
        <w:t xml:space="preserve">                        AssemblyCode.FrameRegister);</w:t>
      </w:r>
    </w:p>
    <w:p w14:paraId="11CB5033" w14:textId="77777777" w:rsidR="00041417" w:rsidRPr="00903DBA" w:rsidRDefault="00041417" w:rsidP="00041417">
      <w:pPr>
        <w:pStyle w:val="Code"/>
        <w:rPr>
          <w:highlight w:val="white"/>
        </w:rPr>
      </w:pPr>
      <w:r w:rsidRPr="00903DBA">
        <w:rPr>
          <w:highlight w:val="white"/>
        </w:rPr>
        <w:t xml:space="preserve">      }</w:t>
      </w:r>
    </w:p>
    <w:p w14:paraId="1999436B" w14:textId="4DD7C61B" w:rsidR="004D4C39" w:rsidRPr="00903DBA" w:rsidRDefault="0066665E" w:rsidP="0066665E">
      <w:pPr>
        <w:rPr>
          <w:highlight w:val="white"/>
        </w:rPr>
      </w:pPr>
      <w:r w:rsidRPr="00903DBA">
        <w:rPr>
          <w:highlight w:val="white"/>
        </w:rPr>
        <w:t>If the callee function is elliptic, and the ext</w:t>
      </w:r>
      <w:r w:rsidR="00B05A64" w:rsidRPr="00903DBA">
        <w:rPr>
          <w:highlight w:val="white"/>
        </w:rPr>
        <w:t>ra</w:t>
      </w:r>
      <w:r w:rsidRPr="00903DBA">
        <w:rPr>
          <w:highlight w:val="white"/>
        </w:rPr>
        <w:t xml:space="preserve"> size is more than zero (</w:t>
      </w:r>
      <w:r w:rsidR="00BD6141" w:rsidRPr="00903DBA">
        <w:rPr>
          <w:highlight w:val="white"/>
        </w:rPr>
        <w:t xml:space="preserve">there are extra arguments in the function calls </w:t>
      </w:r>
      <w:r w:rsidR="00B05A64" w:rsidRPr="00903DBA">
        <w:rPr>
          <w:highlight w:val="white"/>
        </w:rPr>
        <w:t xml:space="preserve">that </w:t>
      </w:r>
      <w:r w:rsidR="00724EE6" w:rsidRPr="00903DBA">
        <w:rPr>
          <w:highlight w:val="white"/>
        </w:rPr>
        <w:t xml:space="preserve">are </w:t>
      </w:r>
      <w:r w:rsidR="00B05A64" w:rsidRPr="00903DBA">
        <w:rPr>
          <w:highlight w:val="white"/>
        </w:rPr>
        <w:t xml:space="preserve">not matched </w:t>
      </w:r>
      <w:r w:rsidR="00724EE6" w:rsidRPr="00903DBA">
        <w:rPr>
          <w:highlight w:val="white"/>
        </w:rPr>
        <w:t xml:space="preserve">to the </w:t>
      </w:r>
      <w:r w:rsidR="00B05A64" w:rsidRPr="00903DBA">
        <w:rPr>
          <w:highlight w:val="white"/>
        </w:rPr>
        <w:t>declared parameters</w:t>
      </w:r>
      <w:r w:rsidRPr="00903DBA">
        <w:rPr>
          <w:highlight w:val="white"/>
        </w:rPr>
        <w:t>)</w:t>
      </w:r>
      <w:r w:rsidR="00724EE6" w:rsidRPr="00903DBA">
        <w:rPr>
          <w:highlight w:val="white"/>
        </w:rPr>
        <w:t>, we add the size to the elliptic frame pointer.</w:t>
      </w:r>
      <w:r w:rsidR="003F24C8" w:rsidRPr="00903DBA">
        <w:rPr>
          <w:highlight w:val="white"/>
        </w:rPr>
        <w:t xml:space="preserve"> The callee function </w:t>
      </w:r>
      <w:r w:rsidR="003A3642" w:rsidRPr="00903DBA">
        <w:rPr>
          <w:highlight w:val="white"/>
        </w:rPr>
        <w:t>will have both a regular frame pointer and an e</w:t>
      </w:r>
      <w:r w:rsidR="00753AF5" w:rsidRPr="00903DBA">
        <w:rPr>
          <w:highlight w:val="white"/>
        </w:rPr>
        <w:t>l</w:t>
      </w:r>
      <w:r w:rsidR="003A3642" w:rsidRPr="00903DBA">
        <w:rPr>
          <w:highlight w:val="white"/>
        </w:rPr>
        <w:t>liptic frame pointer.</w:t>
      </w:r>
      <w:r w:rsidR="003A5CAF" w:rsidRPr="00903DBA">
        <w:rPr>
          <w:highlight w:val="white"/>
        </w:rPr>
        <w:t xml:space="preserve"> However, the elliptic pointer will point to a higher address to give space to the extra arguments.</w:t>
      </w:r>
    </w:p>
    <w:p w14:paraId="6C391FEA" w14:textId="77777777" w:rsidR="00041417" w:rsidRPr="00903DBA" w:rsidRDefault="00041417" w:rsidP="00041417">
      <w:pPr>
        <w:pStyle w:val="Code"/>
        <w:rPr>
          <w:highlight w:val="white"/>
        </w:rPr>
      </w:pPr>
      <w:r w:rsidRPr="00903DBA">
        <w:rPr>
          <w:highlight w:val="white"/>
        </w:rPr>
        <w:t xml:space="preserve">      if (calleeEllipse &amp;&amp; (extraSize &gt; 0)) {</w:t>
      </w:r>
    </w:p>
    <w:p w14:paraId="668A3EC7" w14:textId="77777777" w:rsidR="00041417" w:rsidRPr="00903DBA" w:rsidRDefault="00041417" w:rsidP="00041417">
      <w:pPr>
        <w:pStyle w:val="Code"/>
        <w:rPr>
          <w:highlight w:val="white"/>
        </w:rPr>
      </w:pPr>
      <w:r w:rsidRPr="00903DBA">
        <w:rPr>
          <w:highlight w:val="white"/>
        </w:rPr>
        <w:t xml:space="preserve">        AddAssemblyCode(AssemblyOperator.add, AssemblyCode.EllipseRegister,</w:t>
      </w:r>
    </w:p>
    <w:p w14:paraId="60975259" w14:textId="77777777" w:rsidR="00041417" w:rsidRPr="00903DBA" w:rsidRDefault="00041417" w:rsidP="00041417">
      <w:pPr>
        <w:pStyle w:val="Code"/>
        <w:rPr>
          <w:highlight w:val="white"/>
        </w:rPr>
      </w:pPr>
      <w:r w:rsidRPr="00903DBA">
        <w:rPr>
          <w:highlight w:val="white"/>
        </w:rPr>
        <w:t xml:space="preserve">                        (BigInteger) extraSize);</w:t>
      </w:r>
    </w:p>
    <w:p w14:paraId="283F1C6A" w14:textId="77777777" w:rsidR="00041417" w:rsidRPr="00903DBA" w:rsidRDefault="00041417" w:rsidP="00041417">
      <w:pPr>
        <w:pStyle w:val="Code"/>
        <w:rPr>
          <w:highlight w:val="white"/>
        </w:rPr>
      </w:pPr>
      <w:r w:rsidRPr="00903DBA">
        <w:rPr>
          <w:highlight w:val="white"/>
        </w:rPr>
        <w:t xml:space="preserve">      }</w:t>
      </w:r>
    </w:p>
    <w:p w14:paraId="71066B27" w14:textId="7BB3EA79" w:rsidR="004D4C39" w:rsidRPr="00903DBA" w:rsidRDefault="00AB00DC" w:rsidP="00FD5BC2">
      <w:pPr>
        <w:rPr>
          <w:highlight w:val="white"/>
        </w:rPr>
      </w:pPr>
      <w:r w:rsidRPr="00903DBA">
        <w:rPr>
          <w:highlight w:val="white"/>
        </w:rPr>
        <w:t>Finally. i</w:t>
      </w:r>
      <w:r w:rsidR="00385478" w:rsidRPr="00903DBA">
        <w:rPr>
          <w:highlight w:val="white"/>
        </w:rPr>
        <w:t xml:space="preserve">f the callee function </w:t>
      </w:r>
      <w:r w:rsidR="00870AEF" w:rsidRPr="00903DBA">
        <w:rPr>
          <w:highlight w:val="white"/>
        </w:rPr>
        <w:t xml:space="preserve">is </w:t>
      </w:r>
      <w:r w:rsidR="00CB2C9D" w:rsidRPr="00903DBA">
        <w:rPr>
          <w:highlight w:val="white"/>
        </w:rPr>
        <w:t>a function (not a pointer to a function)</w:t>
      </w:r>
      <w:r w:rsidRPr="00903DBA">
        <w:rPr>
          <w:highlight w:val="white"/>
        </w:rPr>
        <w:t xml:space="preserve"> we </w:t>
      </w:r>
      <w:r w:rsidR="00FD5BC2" w:rsidRPr="00903DBA">
        <w:rPr>
          <w:highlight w:val="white"/>
        </w:rPr>
        <w:t xml:space="preserve">a middle code call instruction. The </w:t>
      </w:r>
      <w:r w:rsidR="00054AE3" w:rsidRPr="00903DBA">
        <w:rPr>
          <w:rStyle w:val="KeyWord0"/>
          <w:highlight w:val="white"/>
        </w:rPr>
        <w:t>m_</w:t>
      </w:r>
      <w:r w:rsidR="00FD5BC2" w:rsidRPr="00903DBA">
        <w:rPr>
          <w:rStyle w:val="KeyWord0"/>
          <w:highlight w:val="white"/>
        </w:rPr>
        <w:t>return</w:t>
      </w:r>
      <w:r w:rsidR="00054AE3" w:rsidRPr="00903DBA">
        <w:rPr>
          <w:rStyle w:val="KeyWord0"/>
          <w:highlight w:val="white"/>
        </w:rPr>
        <w:t>F</w:t>
      </w:r>
      <w:r w:rsidR="00FD5BC2" w:rsidRPr="00903DBA">
        <w:rPr>
          <w:rStyle w:val="KeyWord0"/>
          <w:highlight w:val="white"/>
        </w:rPr>
        <w:t>loating</w:t>
      </w:r>
      <w:r w:rsidR="00FD5BC2" w:rsidRPr="00903DBA">
        <w:rPr>
          <w:highlight w:val="white"/>
        </w:rPr>
        <w:t xml:space="preserve"> field is set to true if the callee function returns a floating value. It will later be inspected by the </w:t>
      </w:r>
      <w:r w:rsidR="00FD5BC2" w:rsidRPr="00903DBA">
        <w:rPr>
          <w:rStyle w:val="KeyWord0"/>
          <w:highlight w:val="white"/>
        </w:rPr>
        <w:t>FunctionPostCall</w:t>
      </w:r>
      <w:r w:rsidR="00FD5BC2" w:rsidRPr="00903DBA">
        <w:rPr>
          <w:highlight w:val="white"/>
        </w:rPr>
        <w:t xml:space="preserve"> method.</w:t>
      </w:r>
    </w:p>
    <w:p w14:paraId="3749F8E0" w14:textId="77777777" w:rsidR="00041417" w:rsidRPr="00903DBA" w:rsidRDefault="00041417" w:rsidP="00041417">
      <w:pPr>
        <w:pStyle w:val="Code"/>
        <w:rPr>
          <w:highlight w:val="white"/>
        </w:rPr>
      </w:pPr>
      <w:r w:rsidRPr="00903DBA">
        <w:rPr>
          <w:highlight w:val="white"/>
        </w:rPr>
        <w:t xml:space="preserve">      if (calleeSymbol.Type.IsFunction()) {</w:t>
      </w:r>
    </w:p>
    <w:p w14:paraId="2BDD73B5" w14:textId="77777777" w:rsidR="00041417" w:rsidRPr="00903DBA" w:rsidRDefault="00041417" w:rsidP="00041417">
      <w:pPr>
        <w:pStyle w:val="Code"/>
        <w:rPr>
          <w:highlight w:val="white"/>
        </w:rPr>
      </w:pPr>
      <w:r w:rsidRPr="00903DBA">
        <w:rPr>
          <w:highlight w:val="white"/>
        </w:rPr>
        <w:t xml:space="preserve">        AddAssemblyCode(AssemblyOperator.call, calleeSymbol.UniqueName);</w:t>
      </w:r>
    </w:p>
    <w:p w14:paraId="69ACA16C" w14:textId="77777777" w:rsidR="00041417" w:rsidRPr="00903DBA" w:rsidRDefault="00041417" w:rsidP="00041417">
      <w:pPr>
        <w:pStyle w:val="Code"/>
        <w:rPr>
          <w:highlight w:val="white"/>
        </w:rPr>
      </w:pPr>
      <w:r w:rsidRPr="00903DBA">
        <w:rPr>
          <w:highlight w:val="white"/>
        </w:rPr>
        <w:t xml:space="preserve">        m_returnFloating = calleeSymbol.Type.ReturnType.IsFloating();</w:t>
      </w:r>
    </w:p>
    <w:p w14:paraId="1EB98EB1" w14:textId="77777777" w:rsidR="00041417" w:rsidRPr="00903DBA" w:rsidRDefault="00041417" w:rsidP="00041417">
      <w:pPr>
        <w:pStyle w:val="Code"/>
        <w:rPr>
          <w:highlight w:val="white"/>
        </w:rPr>
      </w:pPr>
      <w:r w:rsidRPr="00903DBA">
        <w:rPr>
          <w:highlight w:val="white"/>
        </w:rPr>
        <w:t xml:space="preserve">      }</w:t>
      </w:r>
    </w:p>
    <w:p w14:paraId="7CFDE240" w14:textId="43067F4F" w:rsidR="00824926" w:rsidRPr="00903DBA" w:rsidRDefault="00380E1B" w:rsidP="00824926">
      <w:pPr>
        <w:rPr>
          <w:color w:val="auto"/>
          <w:highlight w:val="white"/>
        </w:rPr>
      </w:pPr>
      <w:r w:rsidRPr="00903DBA">
        <w:rPr>
          <w:highlight w:val="white"/>
        </w:rPr>
        <w:t xml:space="preserve">If the callee function is a pointer to a function </w:t>
      </w:r>
      <w:r w:rsidR="0045205F" w:rsidRPr="00903DBA">
        <w:rPr>
          <w:highlight w:val="white"/>
        </w:rPr>
        <w:t xml:space="preserve">and </w:t>
      </w:r>
      <w:r w:rsidR="00B00B59" w:rsidRPr="00903DBA">
        <w:rPr>
          <w:highlight w:val="white"/>
        </w:rPr>
        <w:t xml:space="preserve">jump to the address stored in </w:t>
      </w:r>
      <w:r w:rsidR="00B00B59" w:rsidRPr="00903DBA">
        <w:rPr>
          <w:rStyle w:val="KeyWord0"/>
          <w:highlight w:val="white"/>
        </w:rPr>
        <w:t>jumpTrack</w:t>
      </w:r>
      <w:r w:rsidR="00B00B59" w:rsidRPr="00903DBA">
        <w:rPr>
          <w:highlight w:val="white"/>
        </w:rPr>
        <w:t>.</w:t>
      </w:r>
    </w:p>
    <w:bookmarkEnd w:id="422"/>
    <w:p w14:paraId="4BA19719" w14:textId="77777777" w:rsidR="00041417" w:rsidRPr="00903DBA" w:rsidRDefault="00041417" w:rsidP="00041417">
      <w:pPr>
        <w:pStyle w:val="Code"/>
        <w:rPr>
          <w:highlight w:val="white"/>
        </w:rPr>
      </w:pPr>
      <w:r w:rsidRPr="00903DBA">
        <w:rPr>
          <w:highlight w:val="white"/>
        </w:rPr>
        <w:t xml:space="preserve">      else {</w:t>
      </w:r>
    </w:p>
    <w:p w14:paraId="11D5350C" w14:textId="77777777" w:rsidR="005B0C79" w:rsidRPr="00903DBA" w:rsidRDefault="005B0C79" w:rsidP="005B0C79">
      <w:pPr>
        <w:pStyle w:val="Code"/>
        <w:rPr>
          <w:highlight w:val="white"/>
        </w:rPr>
      </w:pPr>
      <w:r w:rsidRPr="00903DBA">
        <w:rPr>
          <w:highlight w:val="white"/>
        </w:rPr>
        <w:t xml:space="preserve">        AddAssemblyCode(AssemblyOperator.jmp, jumpTrack);</w:t>
      </w:r>
    </w:p>
    <w:p w14:paraId="3B60C1BC" w14:textId="77777777" w:rsidR="005B0C79" w:rsidRPr="00903DBA" w:rsidRDefault="005B0C79" w:rsidP="005B0C79">
      <w:pPr>
        <w:pStyle w:val="Code"/>
        <w:rPr>
          <w:highlight w:val="white"/>
        </w:rPr>
      </w:pPr>
      <w:r w:rsidRPr="00903DBA">
        <w:rPr>
          <w:highlight w:val="white"/>
        </w:rPr>
        <w:t xml:space="preserve">        m_returnFloating =</w:t>
      </w:r>
    </w:p>
    <w:p w14:paraId="09F521DE" w14:textId="77777777" w:rsidR="005B0C79" w:rsidRPr="00903DBA" w:rsidRDefault="005B0C79" w:rsidP="005B0C79">
      <w:pPr>
        <w:pStyle w:val="Code"/>
        <w:rPr>
          <w:highlight w:val="white"/>
        </w:rPr>
      </w:pPr>
      <w:r w:rsidRPr="00903DBA">
        <w:rPr>
          <w:highlight w:val="white"/>
        </w:rPr>
        <w:t xml:space="preserve">          calleeSymbol.Type.PointerType.ReturnType.IsFloating();</w:t>
      </w:r>
    </w:p>
    <w:p w14:paraId="28ABB148" w14:textId="77777777" w:rsidR="00041417" w:rsidRPr="00903DBA" w:rsidRDefault="00041417" w:rsidP="00041417">
      <w:pPr>
        <w:pStyle w:val="Code"/>
        <w:rPr>
          <w:highlight w:val="white"/>
        </w:rPr>
      </w:pPr>
      <w:r w:rsidRPr="00903DBA">
        <w:rPr>
          <w:highlight w:val="white"/>
        </w:rPr>
        <w:t xml:space="preserve">      }            </w:t>
      </w:r>
    </w:p>
    <w:p w14:paraId="5DBCD0D9" w14:textId="77777777" w:rsidR="00041417" w:rsidRPr="00903DBA" w:rsidRDefault="00041417" w:rsidP="00041417">
      <w:pPr>
        <w:pStyle w:val="Code"/>
        <w:rPr>
          <w:highlight w:val="white"/>
        </w:rPr>
      </w:pPr>
      <w:r w:rsidRPr="00903DBA">
        <w:rPr>
          <w:highlight w:val="white"/>
        </w:rPr>
        <w:t xml:space="preserve">    }</w:t>
      </w:r>
    </w:p>
    <w:p w14:paraId="2C8CD2A5" w14:textId="2F50798C" w:rsidR="00C55256" w:rsidRPr="00903DBA" w:rsidRDefault="000D08BE" w:rsidP="000D08BE">
      <w:pPr>
        <w:rPr>
          <w:highlight w:val="white"/>
        </w:rPr>
      </w:pPr>
      <w:r w:rsidRPr="00903DBA">
        <w:rPr>
          <w:highlight w:val="white"/>
        </w:rPr>
        <w:t xml:space="preserve">The </w:t>
      </w:r>
      <w:r w:rsidRPr="00903DBA">
        <w:rPr>
          <w:rStyle w:val="KeyWord0"/>
          <w:highlight w:val="white"/>
        </w:rPr>
        <w:t>FunctionPostCall</w:t>
      </w:r>
      <w:r w:rsidRPr="00903DBA">
        <w:rPr>
          <w:highlight w:val="white"/>
        </w:rPr>
        <w:t xml:space="preserve"> method is called after a function call. Its task is to </w:t>
      </w:r>
      <w:r w:rsidR="007B5560" w:rsidRPr="00903DBA">
        <w:rPr>
          <w:highlight w:val="white"/>
        </w:rPr>
        <w:t xml:space="preserve">restore the actions </w:t>
      </w:r>
      <w:r w:rsidR="006E2142" w:rsidRPr="00903DBA">
        <w:rPr>
          <w:highlight w:val="white"/>
        </w:rPr>
        <w:t>performed</w:t>
      </w:r>
      <w:r w:rsidR="007B5560" w:rsidRPr="00903DBA">
        <w:rPr>
          <w:highlight w:val="white"/>
        </w:rPr>
        <w:t xml:space="preserve"> by </w:t>
      </w:r>
      <w:r w:rsidR="00976B44" w:rsidRPr="00903DBA">
        <w:rPr>
          <w:rStyle w:val="KeyWord0"/>
          <w:highlight w:val="white"/>
        </w:rPr>
        <w:t>FunctionPreCall</w:t>
      </w:r>
      <w:r w:rsidR="007B5560" w:rsidRPr="00903DBA">
        <w:rPr>
          <w:highlight w:val="white"/>
        </w:rPr>
        <w:t xml:space="preserve"> above.</w:t>
      </w:r>
    </w:p>
    <w:p w14:paraId="3A4C9201" w14:textId="77777777" w:rsidR="00C13A3B" w:rsidRPr="00903DBA" w:rsidRDefault="00C13A3B" w:rsidP="00C13A3B">
      <w:pPr>
        <w:pStyle w:val="Code"/>
        <w:rPr>
          <w:highlight w:val="white"/>
        </w:rPr>
      </w:pPr>
      <w:r w:rsidRPr="00903DBA">
        <w:rPr>
          <w:highlight w:val="white"/>
        </w:rPr>
        <w:t xml:space="preserve">    public void FunctionPostCall(MiddleCode middleCode) {</w:t>
      </w:r>
    </w:p>
    <w:p w14:paraId="268A0C87" w14:textId="77777777" w:rsidR="00C13A3B" w:rsidRPr="00903DBA" w:rsidRDefault="00C13A3B" w:rsidP="00C13A3B">
      <w:pPr>
        <w:pStyle w:val="Code"/>
        <w:rPr>
          <w:highlight w:val="white"/>
        </w:rPr>
      </w:pPr>
      <w:r w:rsidRPr="00903DBA">
        <w:rPr>
          <w:highlight w:val="white"/>
        </w:rPr>
        <w:t xml:space="preserve">      Register baseRegister = BaseRegister(null);</w:t>
      </w:r>
    </w:p>
    <w:p w14:paraId="190F5A8E" w14:textId="77777777" w:rsidR="00C13A3B" w:rsidRPr="00903DBA" w:rsidRDefault="00C13A3B" w:rsidP="00C13A3B">
      <w:pPr>
        <w:pStyle w:val="Code"/>
        <w:rPr>
          <w:highlight w:val="white"/>
        </w:rPr>
      </w:pPr>
      <w:r w:rsidRPr="00903DBA">
        <w:rPr>
          <w:highlight w:val="white"/>
        </w:rPr>
        <w:t xml:space="preserve">      m_trackMap = m_trackMapStack.Pop();</w:t>
      </w:r>
    </w:p>
    <w:p w14:paraId="7D11C64F" w14:textId="0C364399" w:rsidR="00C13A3B" w:rsidRPr="00903DBA" w:rsidRDefault="00C13A3B" w:rsidP="00C13A3B">
      <w:pPr>
        <w:pStyle w:val="Code"/>
        <w:rPr>
          <w:highlight w:val="white"/>
        </w:rPr>
      </w:pPr>
      <w:r w:rsidRPr="00903DBA">
        <w:rPr>
          <w:highlight w:val="white"/>
        </w:rPr>
        <w:t xml:space="preserve">      IDictionary&lt;Track,int&gt; </w:t>
      </w:r>
      <w:r w:rsidR="00273957" w:rsidRPr="00903DBA">
        <w:rPr>
          <w:highlight w:val="white"/>
        </w:rPr>
        <w:t>registerMap</w:t>
      </w:r>
      <w:r w:rsidRPr="00903DBA">
        <w:rPr>
          <w:highlight w:val="white"/>
        </w:rPr>
        <w:t xml:space="preserve"> = m_</w:t>
      </w:r>
      <w:r w:rsidR="00E33459" w:rsidRPr="00903DBA">
        <w:rPr>
          <w:highlight w:val="white"/>
        </w:rPr>
        <w:t>registerMapStack</w:t>
      </w:r>
      <w:r w:rsidRPr="00903DBA">
        <w:rPr>
          <w:highlight w:val="white"/>
        </w:rPr>
        <w:t>.Pop();</w:t>
      </w:r>
    </w:p>
    <w:p w14:paraId="7BED8AE3" w14:textId="5215F104" w:rsidR="00D935A0" w:rsidRPr="00903DBA" w:rsidRDefault="007B5560" w:rsidP="007B5560">
      <w:pPr>
        <w:rPr>
          <w:highlight w:val="white"/>
        </w:rPr>
      </w:pPr>
      <w:r w:rsidRPr="00903DBA">
        <w:rPr>
          <w:highlight w:val="white"/>
        </w:rPr>
        <w:t xml:space="preserve">First, we iterate </w:t>
      </w:r>
      <w:r w:rsidR="00533491" w:rsidRPr="00903DBA">
        <w:rPr>
          <w:highlight w:val="white"/>
        </w:rPr>
        <w:t>through</w:t>
      </w:r>
      <w:r w:rsidRPr="00903DBA">
        <w:rPr>
          <w:highlight w:val="white"/>
        </w:rPr>
        <w:t xml:space="preserve"> the post map defined in </w:t>
      </w:r>
      <w:r w:rsidR="00976B44" w:rsidRPr="00903DBA">
        <w:rPr>
          <w:rStyle w:val="KeyWord0"/>
          <w:highlight w:val="white"/>
        </w:rPr>
        <w:t>FunctionPreCall</w:t>
      </w:r>
      <w:r w:rsidRPr="00903DBA">
        <w:rPr>
          <w:highlight w:val="white"/>
        </w:rPr>
        <w:t xml:space="preserve"> before the function call. </w:t>
      </w:r>
      <w:r w:rsidR="001C1F9D" w:rsidRPr="00903DBA">
        <w:rPr>
          <w:highlight w:val="white"/>
        </w:rPr>
        <w:t>We load the values stored in the map into the registers.</w:t>
      </w:r>
    </w:p>
    <w:p w14:paraId="281D5DA9" w14:textId="682B591C" w:rsidR="00C13A3B" w:rsidRPr="00903DBA" w:rsidRDefault="00C13A3B" w:rsidP="00C13A3B">
      <w:pPr>
        <w:pStyle w:val="Code"/>
        <w:rPr>
          <w:highlight w:val="white"/>
        </w:rPr>
      </w:pPr>
      <w:r w:rsidRPr="00903DBA">
        <w:rPr>
          <w:highlight w:val="white"/>
        </w:rPr>
        <w:lastRenderedPageBreak/>
        <w:t xml:space="preserve">      foreach (KeyValuePair&lt;Track,int&gt; pair in </w:t>
      </w:r>
      <w:r w:rsidR="00273957" w:rsidRPr="00903DBA">
        <w:rPr>
          <w:highlight w:val="white"/>
        </w:rPr>
        <w:t>registerMap</w:t>
      </w:r>
      <w:r w:rsidRPr="00903DBA">
        <w:rPr>
          <w:highlight w:val="white"/>
        </w:rPr>
        <w:t>) {</w:t>
      </w:r>
    </w:p>
    <w:p w14:paraId="099EEE5F" w14:textId="77777777" w:rsidR="00C13A3B" w:rsidRPr="00903DBA" w:rsidRDefault="00C13A3B" w:rsidP="00C13A3B">
      <w:pPr>
        <w:pStyle w:val="Code"/>
        <w:rPr>
          <w:highlight w:val="white"/>
        </w:rPr>
      </w:pPr>
      <w:r w:rsidRPr="00903DBA">
        <w:rPr>
          <w:highlight w:val="white"/>
        </w:rPr>
        <w:t xml:space="preserve">        Track track = pair.Key;</w:t>
      </w:r>
    </w:p>
    <w:p w14:paraId="312B5B0D" w14:textId="77777777" w:rsidR="00C13A3B" w:rsidRPr="00903DBA" w:rsidRDefault="00C13A3B" w:rsidP="00C13A3B">
      <w:pPr>
        <w:pStyle w:val="Code"/>
        <w:rPr>
          <w:highlight w:val="white"/>
        </w:rPr>
      </w:pPr>
      <w:r w:rsidRPr="00903DBA">
        <w:rPr>
          <w:highlight w:val="white"/>
        </w:rPr>
        <w:t xml:space="preserve">        int offset = pair.Value;</w:t>
      </w:r>
    </w:p>
    <w:p w14:paraId="6750BF76" w14:textId="77777777" w:rsidR="00C13A3B" w:rsidRPr="00903DBA" w:rsidRDefault="00C13A3B" w:rsidP="00C13A3B">
      <w:pPr>
        <w:pStyle w:val="Code"/>
        <w:rPr>
          <w:highlight w:val="white"/>
        </w:rPr>
      </w:pPr>
      <w:r w:rsidRPr="00903DBA">
        <w:rPr>
          <w:highlight w:val="white"/>
        </w:rPr>
        <w:t xml:space="preserve">        AddAssemblyCode(AssemblyOperator.mov, track, baseRegister,offset);</w:t>
      </w:r>
    </w:p>
    <w:p w14:paraId="1FCE057C" w14:textId="77777777" w:rsidR="00C13A3B" w:rsidRPr="00903DBA" w:rsidRDefault="00C13A3B" w:rsidP="00C13A3B">
      <w:pPr>
        <w:pStyle w:val="Code"/>
        <w:rPr>
          <w:highlight w:val="white"/>
        </w:rPr>
      </w:pPr>
      <w:r w:rsidRPr="00903DBA">
        <w:rPr>
          <w:highlight w:val="white"/>
        </w:rPr>
        <w:t xml:space="preserve">      }</w:t>
      </w:r>
    </w:p>
    <w:p w14:paraId="116AC396" w14:textId="20B56C39" w:rsidR="00D935A0" w:rsidRPr="00903DBA" w:rsidRDefault="00A46821" w:rsidP="00A46821">
      <w:pPr>
        <w:rPr>
          <w:highlight w:val="white"/>
        </w:rPr>
      </w:pPr>
      <w:r w:rsidRPr="00903DBA">
        <w:rPr>
          <w:highlight w:val="white"/>
        </w:rPr>
        <w:t>The</w:t>
      </w:r>
      <w:r w:rsidR="00AB1B4F" w:rsidRPr="00903DBA">
        <w:rPr>
          <w:highlight w:val="white"/>
        </w:rPr>
        <w:t>n</w:t>
      </w:r>
      <w:r w:rsidRPr="00903DBA">
        <w:rPr>
          <w:highlight w:val="white"/>
        </w:rPr>
        <w:t xml:space="preserve"> we </w:t>
      </w:r>
      <w:r w:rsidR="00FE73F9" w:rsidRPr="00903DBA">
        <w:rPr>
          <w:highlight w:val="white"/>
        </w:rPr>
        <w:t>investigate</w:t>
      </w:r>
      <w:r w:rsidRPr="00903DBA">
        <w:rPr>
          <w:highlight w:val="white"/>
        </w:rPr>
        <w:t xml:space="preserve"> the </w:t>
      </w:r>
      <w:r w:rsidR="009F0215" w:rsidRPr="00903DBA">
        <w:rPr>
          <w:highlight w:val="white"/>
        </w:rPr>
        <w:t xml:space="preserve">floating value stack. If </w:t>
      </w:r>
      <w:r w:rsidR="00AB1B4F" w:rsidRPr="00903DBA">
        <w:rPr>
          <w:highlight w:val="white"/>
        </w:rPr>
        <w:t>floating stack value before the function call was non-empty, we need to restore it.</w:t>
      </w:r>
      <w:r w:rsidR="0042515F" w:rsidRPr="00903DBA">
        <w:rPr>
          <w:highlight w:val="white"/>
        </w:rPr>
        <w:t xml:space="preserve"> </w:t>
      </w:r>
    </w:p>
    <w:p w14:paraId="1FCFFD7D" w14:textId="77777777" w:rsidR="006545C6" w:rsidRPr="00903DBA" w:rsidRDefault="006545C6" w:rsidP="006545C6">
      <w:pPr>
        <w:pStyle w:val="Code"/>
        <w:rPr>
          <w:highlight w:val="white"/>
        </w:rPr>
      </w:pPr>
      <w:r w:rsidRPr="00903DBA">
        <w:rPr>
          <w:highlight w:val="white"/>
        </w:rPr>
        <w:t xml:space="preserve">      Assert.ErrorXXX(m_topStack.Count &gt; 0);</w:t>
      </w:r>
    </w:p>
    <w:p w14:paraId="6B059468" w14:textId="10061F6D" w:rsidR="006545C6" w:rsidRPr="00903DBA" w:rsidRDefault="006545C6" w:rsidP="006545C6">
      <w:pPr>
        <w:pStyle w:val="Code"/>
        <w:rPr>
          <w:highlight w:val="white"/>
        </w:rPr>
      </w:pPr>
      <w:r w:rsidRPr="00903DBA">
        <w:rPr>
          <w:highlight w:val="white"/>
        </w:rPr>
        <w:t xml:space="preserve">      int topSize = m_topStack.Pop();</w:t>
      </w:r>
    </w:p>
    <w:p w14:paraId="7F63DDE8" w14:textId="77777777" w:rsidR="006545C6" w:rsidRPr="00903DBA" w:rsidRDefault="006545C6" w:rsidP="006545C6">
      <w:pPr>
        <w:pStyle w:val="Code"/>
        <w:rPr>
          <w:highlight w:val="white"/>
        </w:rPr>
      </w:pPr>
    </w:p>
    <w:p w14:paraId="2B5D520E" w14:textId="55F05118" w:rsidR="00C13A3B" w:rsidRPr="00903DBA" w:rsidRDefault="00C13A3B" w:rsidP="00C13A3B">
      <w:pPr>
        <w:pStyle w:val="Code"/>
        <w:rPr>
          <w:highlight w:val="white"/>
        </w:rPr>
      </w:pPr>
      <w:r w:rsidRPr="00903DBA">
        <w:rPr>
          <w:highlight w:val="white"/>
        </w:rPr>
        <w:t xml:space="preserve">      if (</w:t>
      </w:r>
      <w:r w:rsidR="006545C6" w:rsidRPr="00903DBA">
        <w:rPr>
          <w:highlight w:val="white"/>
        </w:rPr>
        <w:t>topSize</w:t>
      </w:r>
      <w:r w:rsidRPr="00903DBA">
        <w:rPr>
          <w:highlight w:val="white"/>
        </w:rPr>
        <w:t xml:space="preserve"> &gt; 0) {</w:t>
      </w:r>
    </w:p>
    <w:p w14:paraId="3621BBE0" w14:textId="7ACBE9E1" w:rsidR="00C13A3B" w:rsidRPr="00903DBA" w:rsidRDefault="00C13A3B" w:rsidP="00C13A3B">
      <w:pPr>
        <w:pStyle w:val="Code"/>
        <w:rPr>
          <w:highlight w:val="white"/>
        </w:rPr>
      </w:pPr>
      <w:r w:rsidRPr="00903DBA">
        <w:rPr>
          <w:highlight w:val="white"/>
        </w:rPr>
        <w:t xml:space="preserve">        int recordOffset = (int) middleCode[</w:t>
      </w:r>
      <w:r w:rsidR="00AA79D3" w:rsidRPr="00903DBA">
        <w:rPr>
          <w:highlight w:val="white"/>
        </w:rPr>
        <w:t>0</w:t>
      </w:r>
      <w:r w:rsidRPr="00903DBA">
        <w:rPr>
          <w:highlight w:val="white"/>
        </w:rPr>
        <w:t>];</w:t>
      </w:r>
    </w:p>
    <w:p w14:paraId="374B6764" w14:textId="77777777" w:rsidR="006545C6" w:rsidRPr="00903DBA" w:rsidRDefault="006545C6" w:rsidP="006545C6">
      <w:pPr>
        <w:pStyle w:val="Code"/>
        <w:rPr>
          <w:highlight w:val="white"/>
        </w:rPr>
      </w:pPr>
      <w:r w:rsidRPr="00903DBA">
        <w:rPr>
          <w:highlight w:val="white"/>
        </w:rPr>
        <w:t xml:space="preserve">        int doubleTypeSize = Type.DoubleType.Size();</w:t>
      </w:r>
    </w:p>
    <w:p w14:paraId="47316394" w14:textId="77777777" w:rsidR="00C13A3B" w:rsidRPr="00903DBA" w:rsidRDefault="00C13A3B" w:rsidP="00C13A3B">
      <w:pPr>
        <w:pStyle w:val="Code"/>
        <w:rPr>
          <w:highlight w:val="white"/>
        </w:rPr>
      </w:pPr>
      <w:r w:rsidRPr="00903DBA">
        <w:rPr>
          <w:highlight w:val="white"/>
        </w:rPr>
        <w:t xml:space="preserve">        int recordSize = m_recordSizeStack.Pop();</w:t>
      </w:r>
    </w:p>
    <w:p w14:paraId="186E7688" w14:textId="3A2CA00A" w:rsidR="00D935A0" w:rsidRPr="00903DBA" w:rsidRDefault="0042515F" w:rsidP="0042515F">
      <w:pPr>
        <w:rPr>
          <w:highlight w:val="white"/>
        </w:rPr>
      </w:pPr>
      <w:r w:rsidRPr="00903DBA">
        <w:rPr>
          <w:highlight w:val="white"/>
        </w:rPr>
        <w:t>If the return value of the previous function call is a floating value, we need to temporary restore it when we restore the</w:t>
      </w:r>
      <w:r w:rsidR="00D05D54" w:rsidRPr="00903DBA">
        <w:rPr>
          <w:highlight w:val="white"/>
        </w:rPr>
        <w:t xml:space="preserve"> floating value stack, since the return value shall be placed at the top of the floating stack.</w:t>
      </w:r>
    </w:p>
    <w:p w14:paraId="7CFAFC4D" w14:textId="77777777" w:rsidR="00C13A3B" w:rsidRPr="00903DBA" w:rsidRDefault="00C13A3B" w:rsidP="00C13A3B">
      <w:pPr>
        <w:pStyle w:val="Code"/>
        <w:rPr>
          <w:highlight w:val="white"/>
        </w:rPr>
      </w:pPr>
      <w:r w:rsidRPr="00903DBA">
        <w:rPr>
          <w:highlight w:val="white"/>
        </w:rPr>
        <w:t xml:space="preserve">        if (m_returnFloating) {</w:t>
      </w:r>
    </w:p>
    <w:p w14:paraId="43AE1DBE" w14:textId="77777777" w:rsidR="00C13A3B" w:rsidRPr="00903DBA" w:rsidRDefault="00C13A3B" w:rsidP="00C13A3B">
      <w:pPr>
        <w:pStyle w:val="Code"/>
        <w:rPr>
          <w:highlight w:val="white"/>
        </w:rPr>
      </w:pPr>
      <w:r w:rsidRPr="00903DBA">
        <w:rPr>
          <w:highlight w:val="white"/>
        </w:rPr>
        <w:t xml:space="preserve">          AddAssemblyCode(AssemblyOperator.fstp_qword, baseRegister,</w:t>
      </w:r>
    </w:p>
    <w:p w14:paraId="09B7E0F6" w14:textId="77777777" w:rsidR="00C13A3B" w:rsidRPr="00903DBA" w:rsidRDefault="00C13A3B" w:rsidP="00C13A3B">
      <w:pPr>
        <w:pStyle w:val="Code"/>
        <w:rPr>
          <w:highlight w:val="white"/>
        </w:rPr>
      </w:pPr>
      <w:r w:rsidRPr="00903DBA">
        <w:rPr>
          <w:highlight w:val="white"/>
        </w:rPr>
        <w:t xml:space="preserve">                          recordOffset + recordSize);</w:t>
      </w:r>
    </w:p>
    <w:p w14:paraId="6E3DF629" w14:textId="77777777" w:rsidR="00C13A3B" w:rsidRPr="00903DBA" w:rsidRDefault="00C13A3B" w:rsidP="00C13A3B">
      <w:pPr>
        <w:pStyle w:val="Code"/>
        <w:rPr>
          <w:highlight w:val="white"/>
        </w:rPr>
      </w:pPr>
      <w:r w:rsidRPr="00903DBA">
        <w:rPr>
          <w:highlight w:val="white"/>
        </w:rPr>
        <w:t xml:space="preserve">        }</w:t>
      </w:r>
    </w:p>
    <w:p w14:paraId="38B6DC75" w14:textId="49DBD742" w:rsidR="00D935A0" w:rsidRPr="00903DBA" w:rsidRDefault="001D78E8" w:rsidP="001D78E8">
      <w:pPr>
        <w:rPr>
          <w:highlight w:val="white"/>
        </w:rPr>
      </w:pPr>
      <w:r w:rsidRPr="00903DBA">
        <w:rPr>
          <w:highlight w:val="white"/>
        </w:rPr>
        <w:t>We iterate through the floating values, as they are located above the activation record.</w:t>
      </w:r>
      <w:r w:rsidR="002C1888" w:rsidRPr="00903DBA">
        <w:rPr>
          <w:highlight w:val="white"/>
        </w:rPr>
        <w:t xml:space="preserve"> We begin by pushing the </w:t>
      </w:r>
      <w:r w:rsidR="009B15FB" w:rsidRPr="00903DBA">
        <w:rPr>
          <w:highlight w:val="white"/>
        </w:rPr>
        <w:t>top-most value</w:t>
      </w:r>
      <w:r w:rsidR="002B43D9" w:rsidRPr="00903DBA">
        <w:rPr>
          <w:highlight w:val="white"/>
        </w:rPr>
        <w:t xml:space="preserve"> and iterate to the bottom-most value.</w:t>
      </w:r>
    </w:p>
    <w:p w14:paraId="204B6831" w14:textId="77777777" w:rsidR="00C13A3B" w:rsidRPr="00903DBA" w:rsidRDefault="00C13A3B" w:rsidP="00C13A3B">
      <w:pPr>
        <w:pStyle w:val="Code"/>
        <w:rPr>
          <w:highlight w:val="white"/>
        </w:rPr>
      </w:pPr>
      <w:r w:rsidRPr="00903DBA">
        <w:rPr>
          <w:highlight w:val="white"/>
        </w:rPr>
        <w:t xml:space="preserve">        int currentOffset = recordOffset + recordSize;</w:t>
      </w:r>
    </w:p>
    <w:p w14:paraId="07E8F393" w14:textId="23C6F2D6" w:rsidR="00C13A3B" w:rsidRPr="00903DBA" w:rsidRDefault="00C13A3B" w:rsidP="00C13A3B">
      <w:pPr>
        <w:pStyle w:val="Code"/>
        <w:rPr>
          <w:highlight w:val="white"/>
        </w:rPr>
      </w:pPr>
      <w:r w:rsidRPr="00903DBA">
        <w:rPr>
          <w:highlight w:val="white"/>
        </w:rPr>
        <w:t xml:space="preserve">        for (int count = 0; count &lt; </w:t>
      </w:r>
      <w:r w:rsidR="006545C6" w:rsidRPr="00903DBA">
        <w:rPr>
          <w:highlight w:val="white"/>
        </w:rPr>
        <w:t>topSize</w:t>
      </w:r>
      <w:r w:rsidRPr="00903DBA">
        <w:rPr>
          <w:highlight w:val="white"/>
        </w:rPr>
        <w:t>; ++count) {</w:t>
      </w:r>
    </w:p>
    <w:p w14:paraId="0ED504BB" w14:textId="08975981" w:rsidR="00C13A3B" w:rsidRPr="00903DBA" w:rsidRDefault="00C13A3B" w:rsidP="00C13A3B">
      <w:pPr>
        <w:pStyle w:val="Code"/>
        <w:rPr>
          <w:highlight w:val="white"/>
        </w:rPr>
      </w:pPr>
      <w:r w:rsidRPr="00903DBA">
        <w:rPr>
          <w:highlight w:val="white"/>
        </w:rPr>
        <w:t xml:space="preserve">          currentOffset -= </w:t>
      </w:r>
      <w:r w:rsidR="006545C6" w:rsidRPr="00903DBA">
        <w:rPr>
          <w:highlight w:val="white"/>
        </w:rPr>
        <w:t>doubleTypeSize</w:t>
      </w:r>
      <w:r w:rsidRPr="00903DBA">
        <w:rPr>
          <w:highlight w:val="white"/>
        </w:rPr>
        <w:t>;</w:t>
      </w:r>
    </w:p>
    <w:p w14:paraId="1D232180"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67C8DB61" w14:textId="77777777" w:rsidR="00C13A3B" w:rsidRPr="00903DBA" w:rsidRDefault="00C13A3B" w:rsidP="00C13A3B">
      <w:pPr>
        <w:pStyle w:val="Code"/>
        <w:rPr>
          <w:highlight w:val="white"/>
        </w:rPr>
      </w:pPr>
      <w:r w:rsidRPr="00903DBA">
        <w:rPr>
          <w:highlight w:val="white"/>
        </w:rPr>
        <w:t xml:space="preserve">                          currentOffset);</w:t>
      </w:r>
    </w:p>
    <w:p w14:paraId="1F94F4B4" w14:textId="77777777" w:rsidR="00C13A3B" w:rsidRPr="00903DBA" w:rsidRDefault="00C13A3B" w:rsidP="00C13A3B">
      <w:pPr>
        <w:pStyle w:val="Code"/>
        <w:rPr>
          <w:highlight w:val="white"/>
        </w:rPr>
      </w:pPr>
      <w:r w:rsidRPr="00903DBA">
        <w:rPr>
          <w:highlight w:val="white"/>
        </w:rPr>
        <w:t xml:space="preserve">        }</w:t>
      </w:r>
    </w:p>
    <w:p w14:paraId="1CE6A85B" w14:textId="79865819" w:rsidR="00D935A0" w:rsidRPr="00903DBA" w:rsidRDefault="002B43D9" w:rsidP="002B43D9">
      <w:pPr>
        <w:rPr>
          <w:highlight w:val="white"/>
        </w:rPr>
      </w:pPr>
      <w:r w:rsidRPr="00903DBA">
        <w:rPr>
          <w:highlight w:val="white"/>
        </w:rPr>
        <w:t>If the function returned a floating value, we push it from its temporary location to the top of the floating value stack.</w:t>
      </w:r>
    </w:p>
    <w:p w14:paraId="4A8BB23E" w14:textId="77777777" w:rsidR="00C13A3B" w:rsidRPr="00903DBA" w:rsidRDefault="00C13A3B" w:rsidP="00C13A3B">
      <w:pPr>
        <w:pStyle w:val="Code"/>
        <w:rPr>
          <w:highlight w:val="white"/>
        </w:rPr>
      </w:pPr>
      <w:r w:rsidRPr="00903DBA">
        <w:rPr>
          <w:highlight w:val="white"/>
        </w:rPr>
        <w:t xml:space="preserve">        if (m_returnFloating) {</w:t>
      </w:r>
    </w:p>
    <w:p w14:paraId="6C41C49F" w14:textId="77777777" w:rsidR="00C13A3B" w:rsidRPr="00903DBA" w:rsidRDefault="00C13A3B" w:rsidP="00C13A3B">
      <w:pPr>
        <w:pStyle w:val="Code"/>
        <w:rPr>
          <w:highlight w:val="white"/>
        </w:rPr>
      </w:pPr>
      <w:r w:rsidRPr="00903DBA">
        <w:rPr>
          <w:highlight w:val="white"/>
        </w:rPr>
        <w:t xml:space="preserve">          AddAssemblyCode(AssemblyOperator.fld_qword, baseRegister,</w:t>
      </w:r>
    </w:p>
    <w:p w14:paraId="3220E845" w14:textId="77777777" w:rsidR="00C13A3B" w:rsidRPr="00903DBA" w:rsidRDefault="00C13A3B" w:rsidP="00C13A3B">
      <w:pPr>
        <w:pStyle w:val="Code"/>
        <w:rPr>
          <w:highlight w:val="white"/>
        </w:rPr>
      </w:pPr>
      <w:r w:rsidRPr="00903DBA">
        <w:rPr>
          <w:highlight w:val="white"/>
        </w:rPr>
        <w:t xml:space="preserve">                          recordOffset + recordSize);</w:t>
      </w:r>
    </w:p>
    <w:p w14:paraId="337B771C" w14:textId="77777777" w:rsidR="00C13A3B" w:rsidRPr="00903DBA" w:rsidRDefault="00C13A3B" w:rsidP="00C13A3B">
      <w:pPr>
        <w:pStyle w:val="Code"/>
        <w:rPr>
          <w:highlight w:val="white"/>
        </w:rPr>
      </w:pPr>
      <w:r w:rsidRPr="00903DBA">
        <w:rPr>
          <w:highlight w:val="white"/>
        </w:rPr>
        <w:t xml:space="preserve">        }</w:t>
      </w:r>
    </w:p>
    <w:p w14:paraId="2295310F" w14:textId="77777777" w:rsidR="00C13A3B" w:rsidRPr="00903DBA" w:rsidRDefault="00C13A3B" w:rsidP="00C13A3B">
      <w:pPr>
        <w:pStyle w:val="Code"/>
        <w:rPr>
          <w:highlight w:val="white"/>
        </w:rPr>
      </w:pPr>
    </w:p>
    <w:p w14:paraId="5087D5A7" w14:textId="5DC01427"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recordSize;</w:t>
      </w:r>
    </w:p>
    <w:p w14:paraId="061C5345" w14:textId="77777777" w:rsidR="00C13A3B" w:rsidRPr="00903DBA" w:rsidRDefault="00C13A3B" w:rsidP="00C13A3B">
      <w:pPr>
        <w:pStyle w:val="Code"/>
        <w:rPr>
          <w:highlight w:val="white"/>
        </w:rPr>
      </w:pPr>
      <w:r w:rsidRPr="00903DBA">
        <w:rPr>
          <w:highlight w:val="white"/>
        </w:rPr>
        <w:t xml:space="preserve">      }</w:t>
      </w:r>
    </w:p>
    <w:p w14:paraId="07B32B40" w14:textId="77777777" w:rsidR="00C13A3B" w:rsidRPr="00903DBA" w:rsidRDefault="00C13A3B" w:rsidP="00C13A3B">
      <w:pPr>
        <w:pStyle w:val="Code"/>
        <w:rPr>
          <w:highlight w:val="white"/>
        </w:rPr>
      </w:pPr>
      <w:r w:rsidRPr="00903DBA">
        <w:rPr>
          <w:highlight w:val="white"/>
        </w:rPr>
        <w:t xml:space="preserve">      else {</w:t>
      </w:r>
    </w:p>
    <w:p w14:paraId="7F8EFE07" w14:textId="111ED6A3" w:rsidR="00C13A3B" w:rsidRPr="00903DBA" w:rsidRDefault="00C13A3B" w:rsidP="00C13A3B">
      <w:pPr>
        <w:pStyle w:val="Code"/>
        <w:rPr>
          <w:highlight w:val="white"/>
        </w:rPr>
      </w:pPr>
      <w:r w:rsidRPr="00903DBA">
        <w:rPr>
          <w:highlight w:val="white"/>
        </w:rPr>
        <w:t xml:space="preserve">        </w:t>
      </w:r>
      <w:r w:rsidR="006E0307" w:rsidRPr="00903DBA">
        <w:rPr>
          <w:highlight w:val="white"/>
        </w:rPr>
        <w:t>m_totalExtraSize</w:t>
      </w:r>
      <w:r w:rsidRPr="00903DBA">
        <w:rPr>
          <w:highlight w:val="white"/>
        </w:rPr>
        <w:t xml:space="preserve"> -= m_recordSizeStack.Pop();</w:t>
      </w:r>
    </w:p>
    <w:p w14:paraId="2BB45332" w14:textId="77777777" w:rsidR="00C13A3B" w:rsidRPr="00903DBA" w:rsidRDefault="00C13A3B" w:rsidP="00C13A3B">
      <w:pPr>
        <w:pStyle w:val="Code"/>
        <w:rPr>
          <w:highlight w:val="white"/>
        </w:rPr>
      </w:pPr>
      <w:r w:rsidRPr="00903DBA">
        <w:rPr>
          <w:highlight w:val="white"/>
        </w:rPr>
        <w:t xml:space="preserve">      }</w:t>
      </w:r>
    </w:p>
    <w:p w14:paraId="3FE87A5C" w14:textId="77777777" w:rsidR="00C13A3B" w:rsidRPr="00903DBA" w:rsidRDefault="00C13A3B" w:rsidP="00C13A3B">
      <w:pPr>
        <w:pStyle w:val="Code"/>
        <w:rPr>
          <w:highlight w:val="white"/>
        </w:rPr>
      </w:pPr>
      <w:r w:rsidRPr="00903DBA">
        <w:rPr>
          <w:highlight w:val="white"/>
        </w:rPr>
        <w:t xml:space="preserve">    }</w:t>
      </w:r>
    </w:p>
    <w:p w14:paraId="50F1A3DB" w14:textId="0484E24D" w:rsidR="00BC157C" w:rsidRPr="00903DBA" w:rsidRDefault="00216A71" w:rsidP="00BC157C">
      <w:pPr>
        <w:pStyle w:val="Rubrik3"/>
        <w:rPr>
          <w:highlight w:val="white"/>
        </w:rPr>
      </w:pPr>
      <w:bookmarkStart w:id="423" w:name="_Toc57656087"/>
      <w:r w:rsidRPr="00903DBA">
        <w:rPr>
          <w:highlight w:val="white"/>
        </w:rPr>
        <w:t>Loading Values into Registers</w:t>
      </w:r>
      <w:bookmarkEnd w:id="423"/>
    </w:p>
    <w:p w14:paraId="2FA14416" w14:textId="1AE3FE53" w:rsidR="00455BBD" w:rsidRPr="00903DBA" w:rsidRDefault="0024340B" w:rsidP="0024340B">
      <w:pPr>
        <w:rPr>
          <w:highlight w:val="white"/>
        </w:rPr>
      </w:pPr>
      <w:r w:rsidRPr="00903DBA">
        <w:rPr>
          <w:highlight w:val="white"/>
        </w:rPr>
        <w:t xml:space="preserve">The </w:t>
      </w:r>
      <w:r w:rsidRPr="00903DBA">
        <w:rPr>
          <w:rStyle w:val="KeyWord0"/>
          <w:highlight w:val="white"/>
        </w:rPr>
        <w:t>LoadValueToRegister</w:t>
      </w:r>
      <w:r w:rsidRPr="00903DBA">
        <w:rPr>
          <w:highlight w:val="white"/>
        </w:rPr>
        <w:t xml:space="preserve"> method </w:t>
      </w:r>
      <w:r w:rsidR="00894787" w:rsidRPr="00903DBA">
        <w:rPr>
          <w:highlight w:val="white"/>
        </w:rPr>
        <w:t xml:space="preserve">loads the value of a symbol into a register. </w:t>
      </w:r>
      <w:r w:rsidR="00AF77DE" w:rsidRPr="00903DBA">
        <w:rPr>
          <w:highlight w:val="white"/>
        </w:rPr>
        <w:t xml:space="preserve">A specific register may be given. </w:t>
      </w:r>
      <w:r w:rsidR="00894787" w:rsidRPr="00903DBA">
        <w:rPr>
          <w:highlight w:val="white"/>
        </w:rPr>
        <w:t xml:space="preserve">However, the register is represented by a track object that will be replaced by a proper register </w:t>
      </w:r>
      <w:r w:rsidR="009B4BC0" w:rsidRPr="00903DBA">
        <w:rPr>
          <w:highlight w:val="white"/>
        </w:rPr>
        <w:t>by the register allocator.</w:t>
      </w:r>
    </w:p>
    <w:p w14:paraId="0A802ADD" w14:textId="77777777" w:rsidR="00D935A0" w:rsidRPr="00903DBA" w:rsidRDefault="00D935A0" w:rsidP="007B4210">
      <w:pPr>
        <w:pStyle w:val="Code"/>
        <w:rPr>
          <w:highlight w:val="white"/>
        </w:rPr>
      </w:pPr>
      <w:r w:rsidRPr="00903DBA">
        <w:rPr>
          <w:highlight w:val="white"/>
        </w:rPr>
        <w:t xml:space="preserve">    public Track LoadValueToRegister(Symbol symbol,</w:t>
      </w:r>
    </w:p>
    <w:p w14:paraId="71F90DEA" w14:textId="78F93F20" w:rsidR="00D935A0" w:rsidRPr="00903DBA" w:rsidRDefault="00D935A0" w:rsidP="007B4210">
      <w:pPr>
        <w:pStyle w:val="Code"/>
        <w:rPr>
          <w:highlight w:val="white"/>
        </w:rPr>
      </w:pPr>
      <w:r w:rsidRPr="00903DBA">
        <w:rPr>
          <w:highlight w:val="white"/>
        </w:rPr>
        <w:t xml:space="preserve">                                     Register? register = null) {</w:t>
      </w:r>
    </w:p>
    <w:p w14:paraId="0CF7B307" w14:textId="6163E9F5" w:rsidR="00707D84" w:rsidRPr="00903DBA" w:rsidRDefault="00707D84" w:rsidP="00707D84">
      <w:pPr>
        <w:rPr>
          <w:highlight w:val="white"/>
        </w:rPr>
      </w:pPr>
      <w:r w:rsidRPr="00903DBA">
        <w:rPr>
          <w:highlight w:val="white"/>
        </w:rPr>
        <w:lastRenderedPageBreak/>
        <w:t>If the register is specified, we must check that no other value is stored in that register. If it is, we must move it to another register.</w:t>
      </w:r>
    </w:p>
    <w:p w14:paraId="7A97BB99" w14:textId="77777777" w:rsidR="00D935A0" w:rsidRPr="00903DBA" w:rsidRDefault="00D935A0" w:rsidP="007B4210">
      <w:pPr>
        <w:pStyle w:val="Code"/>
        <w:rPr>
          <w:highlight w:val="white"/>
        </w:rPr>
      </w:pPr>
      <w:r w:rsidRPr="00903DBA">
        <w:rPr>
          <w:highlight w:val="white"/>
        </w:rPr>
        <w:t xml:space="preserve">      if (register != null) {</w:t>
      </w:r>
    </w:p>
    <w:p w14:paraId="2A04C482" w14:textId="0754316B" w:rsidR="00D935A0" w:rsidRPr="00903DBA" w:rsidRDefault="00D935A0" w:rsidP="007B4210">
      <w:pPr>
        <w:pStyle w:val="Code"/>
        <w:rPr>
          <w:highlight w:val="white"/>
        </w:rPr>
      </w:pPr>
      <w:r w:rsidRPr="00903DBA">
        <w:rPr>
          <w:highlight w:val="white"/>
        </w:rPr>
        <w:t xml:space="preserve">        CheckRegister(symbol, register</w:t>
      </w:r>
      <w:r w:rsidR="00AF748F" w:rsidRPr="00903DBA">
        <w:rPr>
          <w:highlight w:val="white"/>
        </w:rPr>
        <w:t>.Value</w:t>
      </w:r>
      <w:r w:rsidRPr="00903DBA">
        <w:rPr>
          <w:highlight w:val="white"/>
        </w:rPr>
        <w:t>);</w:t>
      </w:r>
    </w:p>
    <w:p w14:paraId="13F386AC" w14:textId="77777777" w:rsidR="00D935A0" w:rsidRPr="00903DBA" w:rsidRDefault="00D935A0" w:rsidP="007B4210">
      <w:pPr>
        <w:pStyle w:val="Code"/>
        <w:rPr>
          <w:highlight w:val="white"/>
        </w:rPr>
      </w:pPr>
      <w:r w:rsidRPr="00903DBA">
        <w:rPr>
          <w:highlight w:val="white"/>
        </w:rPr>
        <w:t xml:space="preserve">      }</w:t>
      </w:r>
    </w:p>
    <w:p w14:paraId="008226FE" w14:textId="51CAF451" w:rsidR="00D935A0" w:rsidRPr="00903DBA" w:rsidRDefault="00D87096" w:rsidP="00D87096">
      <w:pPr>
        <w:rPr>
          <w:highlight w:val="white"/>
        </w:rPr>
      </w:pPr>
      <w:r w:rsidRPr="00903DBA">
        <w:rPr>
          <w:highlight w:val="white"/>
        </w:rPr>
        <w:t>Then we check if the value is alr</w:t>
      </w:r>
      <w:r w:rsidR="007A706C" w:rsidRPr="00903DBA">
        <w:rPr>
          <w:highlight w:val="white"/>
        </w:rPr>
        <w:t>e</w:t>
      </w:r>
      <w:r w:rsidRPr="00903DBA">
        <w:rPr>
          <w:highlight w:val="white"/>
        </w:rPr>
        <w:t xml:space="preserve">ady stored in a register. </w:t>
      </w:r>
      <w:r w:rsidR="007A706C" w:rsidRPr="00903DBA">
        <w:rPr>
          <w:highlight w:val="white"/>
        </w:rPr>
        <w:t xml:space="preserve">If it is, </w:t>
      </w:r>
      <w:r w:rsidR="002D0236" w:rsidRPr="00903DBA">
        <w:rPr>
          <w:highlight w:val="white"/>
        </w:rPr>
        <w:t xml:space="preserve">we look up it track and compare the specified register with the register of the track. If the </w:t>
      </w:r>
    </w:p>
    <w:p w14:paraId="73127402" w14:textId="77777777" w:rsidR="00293CEB" w:rsidRPr="00903DBA" w:rsidRDefault="00293CEB" w:rsidP="00293CEB">
      <w:pPr>
        <w:pStyle w:val="Code"/>
        <w:rPr>
          <w:highlight w:val="white"/>
        </w:rPr>
      </w:pPr>
      <w:r w:rsidRPr="00903DBA">
        <w:rPr>
          <w:highlight w:val="white"/>
        </w:rPr>
        <w:t xml:space="preserve">      Track track;</w:t>
      </w:r>
    </w:p>
    <w:p w14:paraId="25F9592E" w14:textId="77777777" w:rsidR="00293CEB" w:rsidRPr="00903DBA" w:rsidRDefault="00293CEB" w:rsidP="00293CEB">
      <w:pPr>
        <w:pStyle w:val="Code"/>
        <w:rPr>
          <w:highlight w:val="white"/>
        </w:rPr>
      </w:pPr>
      <w:r w:rsidRPr="00903DBA">
        <w:rPr>
          <w:highlight w:val="white"/>
        </w:rPr>
        <w:t xml:space="preserve">      if (m_trackMap.TryGetValue(symbol, out track)) {</w:t>
      </w:r>
    </w:p>
    <w:p w14:paraId="69DEF547" w14:textId="2F72D15D" w:rsidR="00293CEB" w:rsidRPr="00903DBA" w:rsidRDefault="00293CEB" w:rsidP="00293CEB">
      <w:pPr>
        <w:pStyle w:val="Code"/>
        <w:rPr>
          <w:highlight w:val="white"/>
        </w:rPr>
      </w:pPr>
      <w:r w:rsidRPr="00903DBA">
        <w:rPr>
          <w:highlight w:val="white"/>
        </w:rPr>
        <w:t xml:space="preserve">        m_trackMap.Remove(symbol);</w:t>
      </w:r>
    </w:p>
    <w:p w14:paraId="6C9CC40F" w14:textId="5730AA6E" w:rsidR="00B80E3D" w:rsidRPr="00903DBA" w:rsidRDefault="000778DE" w:rsidP="00B80E3D">
      <w:pPr>
        <w:rPr>
          <w:highlight w:val="white"/>
        </w:rPr>
      </w:pPr>
      <w:r w:rsidRPr="00903DBA">
        <w:rPr>
          <w:highlight w:val="white"/>
        </w:rPr>
        <w:t>If the registers are not null do not overlap, we need to remove the previous register from the track.</w:t>
      </w:r>
      <w:r w:rsidR="00B80E3D" w:rsidRPr="00903DBA">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903DBA" w:rsidRDefault="00714CE9" w:rsidP="00714CE9">
      <w:pPr>
        <w:pStyle w:val="Code"/>
        <w:rPr>
          <w:highlight w:val="white"/>
        </w:rPr>
      </w:pPr>
      <w:r w:rsidRPr="00903DBA">
        <w:rPr>
          <w:highlight w:val="white"/>
        </w:rPr>
        <w:t xml:space="preserve">        if ((register != null) &amp;&amp; (track.Register != null) &amp;&amp;</w:t>
      </w:r>
    </w:p>
    <w:p w14:paraId="208BE607" w14:textId="77777777" w:rsidR="00714CE9" w:rsidRPr="00903DBA" w:rsidRDefault="00714CE9" w:rsidP="00714CE9">
      <w:pPr>
        <w:pStyle w:val="Code"/>
        <w:rPr>
          <w:highlight w:val="white"/>
        </w:rPr>
      </w:pPr>
      <w:r w:rsidRPr="00903DBA">
        <w:rPr>
          <w:highlight w:val="white"/>
        </w:rPr>
        <w:t xml:space="preserve">            !AssemblyCode.RegisterOverlap(register, track.Register)) {</w:t>
      </w:r>
    </w:p>
    <w:p w14:paraId="32046147" w14:textId="77777777" w:rsidR="00714CE9" w:rsidRPr="00903DBA" w:rsidRDefault="00714CE9" w:rsidP="00714CE9">
      <w:pPr>
        <w:pStyle w:val="Code"/>
        <w:rPr>
          <w:highlight w:val="white"/>
        </w:rPr>
      </w:pPr>
      <w:r w:rsidRPr="00903DBA">
        <w:rPr>
          <w:highlight w:val="white"/>
        </w:rPr>
        <w:t xml:space="preserve">          Track newTrack = new Track(symbol, register.Value);</w:t>
      </w:r>
    </w:p>
    <w:p w14:paraId="6D14A640" w14:textId="77777777" w:rsidR="00714CE9" w:rsidRPr="00903DBA" w:rsidRDefault="00714CE9" w:rsidP="00714CE9">
      <w:pPr>
        <w:pStyle w:val="Code"/>
        <w:rPr>
          <w:highlight w:val="white"/>
        </w:rPr>
      </w:pPr>
      <w:r w:rsidRPr="00903DBA">
        <w:rPr>
          <w:highlight w:val="white"/>
        </w:rPr>
        <w:t xml:space="preserve">          AddAssemblyCode(AssemblyOperator.set_track_size,</w:t>
      </w:r>
    </w:p>
    <w:p w14:paraId="4C3ACDB3" w14:textId="77777777" w:rsidR="00714CE9" w:rsidRPr="00903DBA" w:rsidRDefault="00714CE9" w:rsidP="00714CE9">
      <w:pPr>
        <w:pStyle w:val="Code"/>
        <w:rPr>
          <w:highlight w:val="white"/>
        </w:rPr>
      </w:pPr>
      <w:r w:rsidRPr="00903DBA">
        <w:rPr>
          <w:highlight w:val="white"/>
        </w:rPr>
        <w:t xml:space="preserve">                          newTrack, track);</w:t>
      </w:r>
    </w:p>
    <w:p w14:paraId="06F22DF6" w14:textId="77777777" w:rsidR="00714CE9" w:rsidRPr="00903DBA" w:rsidRDefault="00714CE9" w:rsidP="00714CE9">
      <w:pPr>
        <w:pStyle w:val="Code"/>
        <w:rPr>
          <w:highlight w:val="white"/>
        </w:rPr>
      </w:pPr>
      <w:r w:rsidRPr="00903DBA">
        <w:rPr>
          <w:highlight w:val="white"/>
        </w:rPr>
        <w:t xml:space="preserve">          AddAssemblyCode(AssemblyOperator.mov, newTrack, track);</w:t>
      </w:r>
    </w:p>
    <w:p w14:paraId="13D9F95B" w14:textId="77777777" w:rsidR="00714CE9" w:rsidRPr="00903DBA" w:rsidRDefault="00714CE9" w:rsidP="00714CE9">
      <w:pPr>
        <w:pStyle w:val="Code"/>
        <w:rPr>
          <w:highlight w:val="white"/>
        </w:rPr>
      </w:pPr>
      <w:r w:rsidRPr="00903DBA">
        <w:rPr>
          <w:highlight w:val="white"/>
        </w:rPr>
        <w:t xml:space="preserve">          return newTrack;</w:t>
      </w:r>
    </w:p>
    <w:p w14:paraId="2C3FDA5F" w14:textId="0107163B" w:rsidR="00714CE9" w:rsidRPr="00903DBA" w:rsidRDefault="00714CE9" w:rsidP="00714CE9">
      <w:pPr>
        <w:pStyle w:val="Code"/>
        <w:rPr>
          <w:highlight w:val="white"/>
        </w:rPr>
      </w:pPr>
      <w:r w:rsidRPr="00903DBA">
        <w:rPr>
          <w:highlight w:val="white"/>
        </w:rPr>
        <w:t xml:space="preserve">        }</w:t>
      </w:r>
    </w:p>
    <w:p w14:paraId="07EC87DD" w14:textId="20AC1FB8" w:rsidR="00B80E3D" w:rsidRPr="00903DBA" w:rsidRDefault="00B80E3D" w:rsidP="00B80E3D">
      <w:pPr>
        <w:rPr>
          <w:highlight w:val="white"/>
        </w:rPr>
      </w:pPr>
      <w:r w:rsidRPr="00903DBA">
        <w:rPr>
          <w:highlight w:val="white"/>
        </w:rPr>
        <w:t xml:space="preserve">If there is no non-overlapping </w:t>
      </w:r>
      <w:proofErr w:type="gramStart"/>
      <w:r w:rsidRPr="00903DBA">
        <w:rPr>
          <w:highlight w:val="white"/>
        </w:rPr>
        <w:t>register</w:t>
      </w:r>
      <w:proofErr w:type="gramEnd"/>
      <w:r w:rsidRPr="00903DBA">
        <w:rPr>
          <w:highlight w:val="white"/>
        </w:rPr>
        <w:t xml:space="preserve"> we set the register of the track</w:t>
      </w:r>
      <w:r w:rsidR="00DF6C5E" w:rsidRPr="00903DBA">
        <w:rPr>
          <w:highlight w:val="white"/>
        </w:rPr>
        <w:t>,</w:t>
      </w:r>
      <w:r w:rsidRPr="00903DBA">
        <w:rPr>
          <w:highlight w:val="white"/>
        </w:rPr>
        <w:t xml:space="preserve"> if it is not null, and return the track.</w:t>
      </w:r>
    </w:p>
    <w:p w14:paraId="28A93ED6" w14:textId="77777777" w:rsidR="00714CE9" w:rsidRPr="00903DBA" w:rsidRDefault="00714CE9" w:rsidP="00714CE9">
      <w:pPr>
        <w:pStyle w:val="Code"/>
        <w:rPr>
          <w:highlight w:val="white"/>
        </w:rPr>
      </w:pPr>
      <w:r w:rsidRPr="00903DBA">
        <w:rPr>
          <w:highlight w:val="white"/>
        </w:rPr>
        <w:t xml:space="preserve">        else {</w:t>
      </w:r>
    </w:p>
    <w:p w14:paraId="7FDC66CA" w14:textId="77777777" w:rsidR="00714CE9" w:rsidRPr="00903DBA" w:rsidRDefault="00714CE9" w:rsidP="00714CE9">
      <w:pPr>
        <w:pStyle w:val="Code"/>
        <w:rPr>
          <w:highlight w:val="white"/>
        </w:rPr>
      </w:pPr>
      <w:r w:rsidRPr="00903DBA">
        <w:rPr>
          <w:highlight w:val="white"/>
        </w:rPr>
        <w:t xml:space="preserve">          if (register != null) {</w:t>
      </w:r>
    </w:p>
    <w:p w14:paraId="4560456C" w14:textId="77777777" w:rsidR="00714CE9" w:rsidRPr="00903DBA" w:rsidRDefault="00714CE9" w:rsidP="00714CE9">
      <w:pPr>
        <w:pStyle w:val="Code"/>
        <w:rPr>
          <w:highlight w:val="white"/>
        </w:rPr>
      </w:pPr>
      <w:r w:rsidRPr="00903DBA">
        <w:rPr>
          <w:highlight w:val="white"/>
        </w:rPr>
        <w:t xml:space="preserve">            track.Register = register;</w:t>
      </w:r>
    </w:p>
    <w:p w14:paraId="19542BC2" w14:textId="77777777" w:rsidR="00714CE9" w:rsidRPr="00903DBA" w:rsidRDefault="00714CE9" w:rsidP="00714CE9">
      <w:pPr>
        <w:pStyle w:val="Code"/>
        <w:rPr>
          <w:highlight w:val="white"/>
        </w:rPr>
      </w:pPr>
      <w:r w:rsidRPr="00903DBA">
        <w:rPr>
          <w:highlight w:val="white"/>
        </w:rPr>
        <w:t xml:space="preserve">          }</w:t>
      </w:r>
    </w:p>
    <w:p w14:paraId="4D1F7E0E" w14:textId="77777777" w:rsidR="00714CE9" w:rsidRPr="00903DBA" w:rsidRDefault="00714CE9" w:rsidP="00714CE9">
      <w:pPr>
        <w:pStyle w:val="Code"/>
        <w:rPr>
          <w:highlight w:val="white"/>
        </w:rPr>
      </w:pPr>
    </w:p>
    <w:p w14:paraId="4C33AAFD" w14:textId="77777777" w:rsidR="00714CE9" w:rsidRPr="00903DBA" w:rsidRDefault="00714CE9" w:rsidP="00714CE9">
      <w:pPr>
        <w:pStyle w:val="Code"/>
        <w:rPr>
          <w:highlight w:val="white"/>
        </w:rPr>
      </w:pPr>
      <w:r w:rsidRPr="00903DBA">
        <w:rPr>
          <w:highlight w:val="white"/>
        </w:rPr>
        <w:t xml:space="preserve">          return track;</w:t>
      </w:r>
    </w:p>
    <w:p w14:paraId="753385D2" w14:textId="77777777" w:rsidR="00714CE9" w:rsidRPr="00903DBA" w:rsidRDefault="00714CE9" w:rsidP="00714CE9">
      <w:pPr>
        <w:pStyle w:val="Code"/>
        <w:rPr>
          <w:highlight w:val="white"/>
        </w:rPr>
      </w:pPr>
      <w:r w:rsidRPr="00903DBA">
        <w:rPr>
          <w:highlight w:val="white"/>
        </w:rPr>
        <w:t xml:space="preserve">        }</w:t>
      </w:r>
    </w:p>
    <w:p w14:paraId="777DE3C0" w14:textId="77777777" w:rsidR="00293CEB" w:rsidRPr="00903DBA" w:rsidRDefault="00293CEB" w:rsidP="00293CEB">
      <w:pPr>
        <w:pStyle w:val="Code"/>
        <w:rPr>
          <w:highlight w:val="white"/>
        </w:rPr>
      </w:pPr>
      <w:r w:rsidRPr="00903DBA">
        <w:rPr>
          <w:highlight w:val="white"/>
        </w:rPr>
        <w:t xml:space="preserve">      }</w:t>
      </w:r>
    </w:p>
    <w:p w14:paraId="4CEBCE3F" w14:textId="79F08321" w:rsidR="00E369C4" w:rsidRPr="00903DBA" w:rsidRDefault="000C7C88" w:rsidP="00E369C4">
      <w:pPr>
        <w:rPr>
          <w:highlight w:val="white"/>
        </w:rPr>
      </w:pPr>
      <w:r w:rsidRPr="00903DBA">
        <w:rPr>
          <w:highlight w:val="white"/>
        </w:rPr>
        <w:t xml:space="preserve">If the </w:t>
      </w:r>
      <w:r w:rsidR="00E369C4" w:rsidRPr="00903DBA">
        <w:rPr>
          <w:highlight w:val="white"/>
        </w:rPr>
        <w:t>track register is null, we assign it the specified register (w</w:t>
      </w:r>
      <w:r w:rsidR="00521536" w:rsidRPr="00903DBA">
        <w:rPr>
          <w:highlight w:val="white"/>
        </w:rPr>
        <w:t>h</w:t>
      </w:r>
      <w:r w:rsidR="00E369C4" w:rsidRPr="00903DBA">
        <w:rPr>
          <w:highlight w:val="white"/>
        </w:rPr>
        <w:t>ich may or may not be null).</w:t>
      </w:r>
    </w:p>
    <w:p w14:paraId="25C2722C" w14:textId="3CE3AB25" w:rsidR="00521536" w:rsidRPr="00903DBA" w:rsidRDefault="00521536" w:rsidP="00521536">
      <w:pPr>
        <w:rPr>
          <w:highlight w:val="white"/>
        </w:rPr>
      </w:pPr>
      <w:r w:rsidRPr="00903DBA">
        <w:rPr>
          <w:highlight w:val="white"/>
        </w:rPr>
        <w:t xml:space="preserve">However, if both the specified register and the track register is non-null, and they do not overlap each other, </w:t>
      </w:r>
      <w:r w:rsidR="00A86CD6" w:rsidRPr="00903DBA">
        <w:rPr>
          <w:highlight w:val="white"/>
        </w:rPr>
        <w:t xml:space="preserve">we need to move the value of the track register to </w:t>
      </w:r>
      <w:r w:rsidR="009657A3" w:rsidRPr="00903DBA">
        <w:rPr>
          <w:highlight w:val="white"/>
        </w:rPr>
        <w:t xml:space="preserve">specified </w:t>
      </w:r>
      <w:r w:rsidR="00A86CD6" w:rsidRPr="00903DBA">
        <w:rPr>
          <w:highlight w:val="white"/>
        </w:rPr>
        <w:t>register.</w:t>
      </w:r>
      <w:r w:rsidR="009657A3" w:rsidRPr="00903DBA">
        <w:rPr>
          <w:highlight w:val="white"/>
        </w:rPr>
        <w:t xml:space="preserve"> We create a</w:t>
      </w:r>
      <w:r w:rsidR="009F686D" w:rsidRPr="00903DBA">
        <w:rPr>
          <w:highlight w:val="white"/>
        </w:rPr>
        <w:t>nd return a</w:t>
      </w:r>
      <w:r w:rsidR="009657A3" w:rsidRPr="00903DBA">
        <w:rPr>
          <w:highlight w:val="white"/>
        </w:rPr>
        <w:t xml:space="preserve"> new track for the </w:t>
      </w:r>
      <w:r w:rsidR="009F686D" w:rsidRPr="00903DBA">
        <w:rPr>
          <w:highlight w:val="white"/>
        </w:rPr>
        <w:t>specified register.</w:t>
      </w:r>
      <w:r w:rsidR="009657A3" w:rsidRPr="00903DBA">
        <w:rPr>
          <w:highlight w:val="white"/>
        </w:rPr>
        <w:t xml:space="preserve"> </w:t>
      </w:r>
    </w:p>
    <w:p w14:paraId="22C4E6DA" w14:textId="633F1067" w:rsidR="009F686D" w:rsidRPr="00903DBA" w:rsidRDefault="009F686D" w:rsidP="009F686D">
      <w:pPr>
        <w:rPr>
          <w:highlight w:val="white"/>
        </w:rPr>
      </w:pPr>
      <w:r w:rsidRPr="00903DBA">
        <w:rPr>
          <w:highlight w:val="white"/>
        </w:rPr>
        <w:t>If the</w:t>
      </w:r>
      <w:r w:rsidR="00CB62E7" w:rsidRPr="00903DBA">
        <w:rPr>
          <w:highlight w:val="white"/>
        </w:rPr>
        <w:t xml:space="preserve"> symbol does not already have a track</w:t>
      </w:r>
      <w:r w:rsidR="001D4287" w:rsidRPr="00903DBA">
        <w:rPr>
          <w:highlight w:val="white"/>
        </w:rPr>
        <w:t>, we create a new track for it.</w:t>
      </w:r>
    </w:p>
    <w:p w14:paraId="4062780C" w14:textId="1CA43A61" w:rsidR="00964855" w:rsidRPr="00903DBA" w:rsidRDefault="00964855" w:rsidP="003D3A52">
      <w:pPr>
        <w:rPr>
          <w:highlight w:val="white"/>
        </w:rPr>
      </w:pPr>
      <w:r w:rsidRPr="00903DBA">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903DBA" w:rsidRDefault="00293CEB" w:rsidP="00293CEB">
      <w:pPr>
        <w:pStyle w:val="Code"/>
        <w:rPr>
          <w:highlight w:val="white"/>
        </w:rPr>
      </w:pPr>
      <w:r w:rsidRPr="00903DBA">
        <w:rPr>
          <w:highlight w:val="white"/>
        </w:rPr>
        <w:t xml:space="preserve">        if (symbol.Value is BigInteger)  {</w:t>
      </w:r>
    </w:p>
    <w:p w14:paraId="2BE4DFE6" w14:textId="77777777" w:rsidR="00293CEB" w:rsidRPr="00903DBA" w:rsidRDefault="00293CEB" w:rsidP="00293CEB">
      <w:pPr>
        <w:pStyle w:val="Code"/>
        <w:rPr>
          <w:highlight w:val="white"/>
        </w:rPr>
      </w:pPr>
      <w:r w:rsidRPr="00903DBA">
        <w:rPr>
          <w:highlight w:val="white"/>
        </w:rPr>
        <w:t xml:space="preserve">          AddAssemblyCode(AssemblyOperator.mov, track, symbol.Value);</w:t>
      </w:r>
    </w:p>
    <w:p w14:paraId="066E371A" w14:textId="77777777" w:rsidR="00293CEB" w:rsidRPr="00903DBA" w:rsidRDefault="00293CEB" w:rsidP="00293CEB">
      <w:pPr>
        <w:pStyle w:val="Code"/>
        <w:rPr>
          <w:highlight w:val="white"/>
        </w:rPr>
      </w:pPr>
      <w:r w:rsidRPr="00903DBA">
        <w:rPr>
          <w:highlight w:val="white"/>
        </w:rPr>
        <w:t xml:space="preserve">        }</w:t>
      </w:r>
    </w:p>
    <w:p w14:paraId="3E73B09C" w14:textId="27C902DD" w:rsidR="00964855" w:rsidRPr="00903DBA" w:rsidRDefault="00964855" w:rsidP="00964855">
      <w:pPr>
        <w:rPr>
          <w:highlight w:val="white"/>
        </w:rPr>
      </w:pPr>
      <w:r w:rsidRPr="00903DBA">
        <w:rPr>
          <w:highlight w:val="white"/>
        </w:rPr>
        <w:t>If the symbol is an array, function, or string, or if it holds a static address, we load the address of the value into the register, not the value itself.</w:t>
      </w:r>
      <w:r w:rsidR="00FD0AE2" w:rsidRPr="00903DBA">
        <w:rPr>
          <w:highlight w:val="white"/>
        </w:rPr>
        <w:t xml:space="preserve"> </w:t>
      </w:r>
      <w:r w:rsidR="00605E9E" w:rsidRPr="00903DBA">
        <w:rPr>
          <w:highlight w:val="white"/>
        </w:rPr>
        <w:t xml:space="preserve">We load the base of the symbol into the register. The base is the symbol’s unique name if it is extern or static, the regular or </w:t>
      </w:r>
      <w:r w:rsidR="004E7BC3" w:rsidRPr="00903DBA">
        <w:rPr>
          <w:highlight w:val="white"/>
        </w:rPr>
        <w:t>ellipse</w:t>
      </w:r>
      <w:r w:rsidR="00605E9E" w:rsidRPr="00903DBA">
        <w:rPr>
          <w:highlight w:val="white"/>
        </w:rPr>
        <w:t xml:space="preserve"> </w:t>
      </w:r>
      <w:r w:rsidR="00B10950" w:rsidRPr="00903DBA">
        <w:rPr>
          <w:highlight w:val="white"/>
        </w:rPr>
        <w:t>frame register in case of an auto or register array (a function or string is always static), and the name of a static address.</w:t>
      </w:r>
      <w:r w:rsidR="00605E9E" w:rsidRPr="00903DBA">
        <w:rPr>
          <w:highlight w:val="white"/>
        </w:rPr>
        <w:t xml:space="preserve"> </w:t>
      </w:r>
      <w:r w:rsidR="00FD0AE2" w:rsidRPr="00903DBA">
        <w:rPr>
          <w:highlight w:val="white"/>
        </w:rPr>
        <w:t>If the offset of the address is non-zero, we add it to the register.</w:t>
      </w:r>
    </w:p>
    <w:p w14:paraId="4D448AEE" w14:textId="77777777" w:rsidR="00293CEB" w:rsidRPr="00903DBA" w:rsidRDefault="00293CEB" w:rsidP="00293CEB">
      <w:pPr>
        <w:pStyle w:val="Code"/>
        <w:rPr>
          <w:highlight w:val="white"/>
        </w:rPr>
      </w:pPr>
      <w:r w:rsidRPr="00903DBA">
        <w:rPr>
          <w:highlight w:val="white"/>
        </w:rPr>
        <w:lastRenderedPageBreak/>
        <w:t xml:space="preserve">        else if (symbol.Type.IsArrayFunctionOrString() ||</w:t>
      </w:r>
    </w:p>
    <w:p w14:paraId="5992A5ED" w14:textId="77777777" w:rsidR="00293CEB" w:rsidRPr="00903DBA" w:rsidRDefault="00293CEB" w:rsidP="00293CEB">
      <w:pPr>
        <w:pStyle w:val="Code"/>
        <w:rPr>
          <w:highlight w:val="white"/>
        </w:rPr>
      </w:pPr>
      <w:r w:rsidRPr="00903DBA">
        <w:rPr>
          <w:highlight w:val="white"/>
        </w:rPr>
        <w:t xml:space="preserve">                 (symbol.Value is StaticAddress)) {</w:t>
      </w:r>
    </w:p>
    <w:p w14:paraId="69F44A4A" w14:textId="77777777" w:rsidR="00293CEB" w:rsidRPr="00903DBA" w:rsidRDefault="00293CEB" w:rsidP="00293CEB">
      <w:pPr>
        <w:pStyle w:val="Code"/>
        <w:rPr>
          <w:highlight w:val="white"/>
        </w:rPr>
      </w:pPr>
      <w:r w:rsidRPr="00903DBA">
        <w:rPr>
          <w:highlight w:val="white"/>
        </w:rPr>
        <w:t xml:space="preserve">          AddAssemblyCode(AssemblyOperator.mov, track,</w:t>
      </w:r>
    </w:p>
    <w:p w14:paraId="5BD2E6E0" w14:textId="77777777" w:rsidR="00293CEB" w:rsidRPr="00903DBA" w:rsidRDefault="00293CEB" w:rsidP="00293CEB">
      <w:pPr>
        <w:pStyle w:val="Code"/>
        <w:rPr>
          <w:highlight w:val="white"/>
        </w:rPr>
      </w:pPr>
      <w:r w:rsidRPr="00903DBA">
        <w:rPr>
          <w:highlight w:val="white"/>
        </w:rPr>
        <w:t xml:space="preserve">                          Base(symbol));</w:t>
      </w:r>
    </w:p>
    <w:p w14:paraId="796A10CC" w14:textId="77777777" w:rsidR="00FD0AE2" w:rsidRPr="00903DBA" w:rsidRDefault="00FD0AE2" w:rsidP="00293CEB">
      <w:pPr>
        <w:pStyle w:val="Code"/>
        <w:rPr>
          <w:highlight w:val="white"/>
        </w:rPr>
      </w:pPr>
    </w:p>
    <w:p w14:paraId="48F2D9B7" w14:textId="27DD8CAA" w:rsidR="00293CEB" w:rsidRPr="00903DBA" w:rsidRDefault="00293CEB" w:rsidP="00293CEB">
      <w:pPr>
        <w:pStyle w:val="Code"/>
        <w:rPr>
          <w:highlight w:val="white"/>
        </w:rPr>
      </w:pPr>
      <w:r w:rsidRPr="00903DBA">
        <w:rPr>
          <w:highlight w:val="white"/>
        </w:rPr>
        <w:t xml:space="preserve">          int offset = Offset(symbol);</w:t>
      </w:r>
    </w:p>
    <w:p w14:paraId="279727C2" w14:textId="77777777" w:rsidR="00293CEB" w:rsidRPr="00903DBA" w:rsidRDefault="00293CEB" w:rsidP="00293CEB">
      <w:pPr>
        <w:pStyle w:val="Code"/>
        <w:rPr>
          <w:highlight w:val="white"/>
        </w:rPr>
      </w:pPr>
      <w:r w:rsidRPr="00903DBA">
        <w:rPr>
          <w:highlight w:val="white"/>
        </w:rPr>
        <w:t xml:space="preserve">          if (offset != 0) {</w:t>
      </w:r>
    </w:p>
    <w:p w14:paraId="6CDD14FE" w14:textId="77777777" w:rsidR="00293CEB" w:rsidRPr="00903DBA" w:rsidRDefault="00293CEB" w:rsidP="00293CEB">
      <w:pPr>
        <w:pStyle w:val="Code"/>
        <w:rPr>
          <w:highlight w:val="white"/>
        </w:rPr>
      </w:pPr>
      <w:r w:rsidRPr="00903DBA">
        <w:rPr>
          <w:highlight w:val="white"/>
        </w:rPr>
        <w:t xml:space="preserve">            AddAssemblyCode(AssemblyOperator.add, track,</w:t>
      </w:r>
    </w:p>
    <w:p w14:paraId="787B341B" w14:textId="77777777" w:rsidR="00293CEB" w:rsidRPr="00903DBA" w:rsidRDefault="00293CEB" w:rsidP="00293CEB">
      <w:pPr>
        <w:pStyle w:val="Code"/>
        <w:rPr>
          <w:highlight w:val="white"/>
        </w:rPr>
      </w:pPr>
      <w:r w:rsidRPr="00903DBA">
        <w:rPr>
          <w:highlight w:val="white"/>
        </w:rPr>
        <w:t xml:space="preserve">                            (BigInteger) offset);</w:t>
      </w:r>
    </w:p>
    <w:p w14:paraId="298AD5F0" w14:textId="77777777" w:rsidR="00293CEB" w:rsidRPr="00903DBA" w:rsidRDefault="00293CEB" w:rsidP="00293CEB">
      <w:pPr>
        <w:pStyle w:val="Code"/>
        <w:rPr>
          <w:highlight w:val="white"/>
        </w:rPr>
      </w:pPr>
      <w:r w:rsidRPr="00903DBA">
        <w:rPr>
          <w:highlight w:val="white"/>
        </w:rPr>
        <w:t xml:space="preserve">          }</w:t>
      </w:r>
    </w:p>
    <w:p w14:paraId="4E3E21D7" w14:textId="1BC66639" w:rsidR="00293CEB" w:rsidRPr="00903DBA" w:rsidRDefault="00293CEB" w:rsidP="00293CEB">
      <w:pPr>
        <w:pStyle w:val="Code"/>
        <w:rPr>
          <w:highlight w:val="white"/>
        </w:rPr>
      </w:pPr>
      <w:r w:rsidRPr="00903DBA">
        <w:rPr>
          <w:highlight w:val="white"/>
        </w:rPr>
        <w:t xml:space="preserve">        }</w:t>
      </w:r>
    </w:p>
    <w:p w14:paraId="254C4CB6" w14:textId="5636A1E0" w:rsidR="00B10950" w:rsidRPr="00903DBA" w:rsidRDefault="000E5445" w:rsidP="000E5445">
      <w:pPr>
        <w:rPr>
          <w:highlight w:val="white"/>
        </w:rPr>
      </w:pPr>
      <w:r w:rsidRPr="00903DBA">
        <w:rPr>
          <w:highlight w:val="white"/>
        </w:rPr>
        <w:t xml:space="preserve">In all other </w:t>
      </w:r>
      <w:r w:rsidR="00606AB9" w:rsidRPr="00903DBA">
        <w:rPr>
          <w:highlight w:val="white"/>
        </w:rPr>
        <w:t>cases</w:t>
      </w:r>
      <w:r w:rsidRPr="00903DBA">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903DBA" w:rsidRDefault="00293CEB" w:rsidP="00293CEB">
      <w:pPr>
        <w:pStyle w:val="Code"/>
        <w:rPr>
          <w:highlight w:val="white"/>
        </w:rPr>
      </w:pPr>
      <w:r w:rsidRPr="00903DBA">
        <w:rPr>
          <w:highlight w:val="white"/>
        </w:rPr>
        <w:t xml:space="preserve">        else {</w:t>
      </w:r>
    </w:p>
    <w:p w14:paraId="1A68A6FD" w14:textId="77777777" w:rsidR="00293CEB" w:rsidRPr="00903DBA" w:rsidRDefault="00293CEB" w:rsidP="00293CEB">
      <w:pPr>
        <w:pStyle w:val="Code"/>
        <w:rPr>
          <w:highlight w:val="white"/>
        </w:rPr>
      </w:pPr>
      <w:r w:rsidRPr="00903DBA">
        <w:rPr>
          <w:highlight w:val="white"/>
        </w:rPr>
        <w:t xml:space="preserve">          AddAssemblyCode(AssemblyOperator.mov, track,</w:t>
      </w:r>
    </w:p>
    <w:p w14:paraId="3BDB01F1" w14:textId="77777777" w:rsidR="00293CEB" w:rsidRPr="00903DBA" w:rsidRDefault="00293CEB" w:rsidP="00293CEB">
      <w:pPr>
        <w:pStyle w:val="Code"/>
        <w:rPr>
          <w:highlight w:val="white"/>
        </w:rPr>
      </w:pPr>
      <w:r w:rsidRPr="00903DBA">
        <w:rPr>
          <w:highlight w:val="white"/>
        </w:rPr>
        <w:t xml:space="preserve">                          Base(symbol), Offset(symbol));</w:t>
      </w:r>
    </w:p>
    <w:p w14:paraId="5BE63FB5" w14:textId="77777777" w:rsidR="00293CEB" w:rsidRPr="00903DBA" w:rsidRDefault="00293CEB" w:rsidP="00293CEB">
      <w:pPr>
        <w:pStyle w:val="Code"/>
        <w:rPr>
          <w:highlight w:val="white"/>
        </w:rPr>
      </w:pPr>
      <w:r w:rsidRPr="00903DBA">
        <w:rPr>
          <w:highlight w:val="white"/>
        </w:rPr>
        <w:t xml:space="preserve">        }</w:t>
      </w:r>
    </w:p>
    <w:p w14:paraId="2B26F5B2" w14:textId="77777777" w:rsidR="00293CEB" w:rsidRPr="00903DBA" w:rsidRDefault="00293CEB" w:rsidP="00293CEB">
      <w:pPr>
        <w:pStyle w:val="Code"/>
        <w:rPr>
          <w:highlight w:val="white"/>
        </w:rPr>
      </w:pPr>
      <w:r w:rsidRPr="00903DBA">
        <w:rPr>
          <w:highlight w:val="white"/>
        </w:rPr>
        <w:t xml:space="preserve">        </w:t>
      </w:r>
    </w:p>
    <w:p w14:paraId="10AC7992" w14:textId="77777777" w:rsidR="00293CEB" w:rsidRPr="00903DBA" w:rsidRDefault="00293CEB" w:rsidP="00293CEB">
      <w:pPr>
        <w:pStyle w:val="Code"/>
        <w:rPr>
          <w:highlight w:val="white"/>
        </w:rPr>
      </w:pPr>
      <w:r w:rsidRPr="00903DBA">
        <w:rPr>
          <w:highlight w:val="white"/>
        </w:rPr>
        <w:t xml:space="preserve">        return track;</w:t>
      </w:r>
    </w:p>
    <w:p w14:paraId="43C08997" w14:textId="77777777" w:rsidR="00293CEB" w:rsidRPr="00903DBA" w:rsidRDefault="00293CEB" w:rsidP="00293CEB">
      <w:pPr>
        <w:pStyle w:val="Code"/>
        <w:rPr>
          <w:highlight w:val="white"/>
        </w:rPr>
      </w:pPr>
      <w:r w:rsidRPr="00903DBA">
        <w:rPr>
          <w:highlight w:val="white"/>
        </w:rPr>
        <w:t xml:space="preserve">      }</w:t>
      </w:r>
    </w:p>
    <w:p w14:paraId="4C6B3E7F" w14:textId="77777777" w:rsidR="00293CEB" w:rsidRPr="00903DBA" w:rsidRDefault="00293CEB" w:rsidP="00293CEB">
      <w:pPr>
        <w:pStyle w:val="Code"/>
        <w:rPr>
          <w:highlight w:val="white"/>
        </w:rPr>
      </w:pPr>
      <w:r w:rsidRPr="00903DBA">
        <w:rPr>
          <w:highlight w:val="white"/>
        </w:rPr>
        <w:t xml:space="preserve">    }</w:t>
      </w:r>
    </w:p>
    <w:p w14:paraId="6B9EDC27" w14:textId="137C9B5A" w:rsidR="004F004E" w:rsidRPr="00903DBA" w:rsidRDefault="00AC3288" w:rsidP="00AC3288">
      <w:pPr>
        <w:rPr>
          <w:highlight w:val="white"/>
        </w:rPr>
      </w:pPr>
      <w:r w:rsidRPr="00903DBA">
        <w:rPr>
          <w:highlight w:val="white"/>
        </w:rPr>
        <w:t xml:space="preserve">If the symbol is a static </w:t>
      </w:r>
      <w:r w:rsidR="00AC7CC6" w:rsidRPr="00903DBA">
        <w:rPr>
          <w:highlight w:val="white"/>
        </w:rPr>
        <w:t>address</w:t>
      </w:r>
      <w:r w:rsidRPr="00903DBA">
        <w:rPr>
          <w:highlight w:val="white"/>
        </w:rPr>
        <w:t>, we load its address into the register.</w:t>
      </w:r>
      <w:r w:rsidR="00BE6101" w:rsidRPr="00903DBA">
        <w:rPr>
          <w:highlight w:val="white"/>
        </w:rPr>
        <w:t xml:space="preserve"> </w:t>
      </w:r>
      <w:proofErr w:type="gramStart"/>
      <w:r w:rsidR="00BE6101" w:rsidRPr="00903DBA">
        <w:rPr>
          <w:highlight w:val="white"/>
        </w:rPr>
        <w:t>At the moment</w:t>
      </w:r>
      <w:proofErr w:type="gramEnd"/>
      <w:r w:rsidR="00A044A4" w:rsidRPr="00903DBA">
        <w:rPr>
          <w:highlight w:val="white"/>
        </w:rPr>
        <w:t>,</w:t>
      </w:r>
      <w:r w:rsidR="00BE6101" w:rsidRPr="00903DBA">
        <w:rPr>
          <w:highlight w:val="white"/>
        </w:rPr>
        <w:t xml:space="preserve"> we load its name into the register</w:t>
      </w:r>
      <w:r w:rsidR="00970DB5" w:rsidRPr="00903DBA">
        <w:rPr>
          <w:highlight w:val="white"/>
        </w:rPr>
        <w:t xml:space="preserve"> </w:t>
      </w:r>
      <w:r w:rsidR="00BE6101" w:rsidRPr="00903DBA">
        <w:rPr>
          <w:highlight w:val="white"/>
        </w:rPr>
        <w:t>and add its offset</w:t>
      </w:r>
      <w:r w:rsidR="00C51ADA" w:rsidRPr="00903DBA">
        <w:rPr>
          <w:highlight w:val="white"/>
        </w:rPr>
        <w:t>,</w:t>
      </w:r>
      <w:r w:rsidR="00BE6101" w:rsidRPr="00903DBA">
        <w:rPr>
          <w:highlight w:val="white"/>
        </w:rPr>
        <w:t xml:space="preserve"> if more than zero. The name will </w:t>
      </w:r>
      <w:r w:rsidR="00F51ABF" w:rsidRPr="00903DBA">
        <w:rPr>
          <w:highlight w:val="white"/>
        </w:rPr>
        <w:t xml:space="preserve">later </w:t>
      </w:r>
      <w:r w:rsidR="00BE6101" w:rsidRPr="00903DBA">
        <w:rPr>
          <w:highlight w:val="white"/>
        </w:rPr>
        <w:t>be replaced by the address by the linker.</w:t>
      </w:r>
    </w:p>
    <w:p w14:paraId="4B44C7F0" w14:textId="48C2BBA6" w:rsidR="00C51ADA" w:rsidRPr="00903DBA" w:rsidRDefault="00C51ADA" w:rsidP="00C51ADA">
      <w:pPr>
        <w:rPr>
          <w:highlight w:val="white"/>
        </w:rPr>
      </w:pPr>
      <w:r w:rsidRPr="00903DBA">
        <w:rPr>
          <w:highlight w:val="white"/>
        </w:rPr>
        <w:t>If the symbol is an array, we load i</w:t>
      </w:r>
      <w:r w:rsidR="001D73E2" w:rsidRPr="00903DBA">
        <w:rPr>
          <w:highlight w:val="white"/>
        </w:rPr>
        <w:t>ts base</w:t>
      </w:r>
      <w:r w:rsidRPr="00903DBA">
        <w:rPr>
          <w:highlight w:val="white"/>
        </w:rPr>
        <w:t xml:space="preserve"> into the register</w:t>
      </w:r>
      <w:r w:rsidR="001D73E2" w:rsidRPr="00903DBA">
        <w:rPr>
          <w:highlight w:val="white"/>
        </w:rPr>
        <w:t xml:space="preserve"> and add its offset, if more than zero</w:t>
      </w:r>
      <w:r w:rsidRPr="00903DBA">
        <w:rPr>
          <w:highlight w:val="white"/>
        </w:rPr>
        <w:t xml:space="preserve">. The base may be the unique name of a static symbol, </w:t>
      </w:r>
      <w:r w:rsidR="001A7ED9" w:rsidRPr="00903DBA">
        <w:rPr>
          <w:highlight w:val="white"/>
        </w:rPr>
        <w:t xml:space="preserve">or </w:t>
      </w:r>
      <w:r w:rsidRPr="00903DBA">
        <w:rPr>
          <w:highlight w:val="white"/>
        </w:rPr>
        <w:t>the regular or elliptic frame pointer</w:t>
      </w:r>
      <w:r w:rsidR="001A7ED9" w:rsidRPr="00903DBA">
        <w:rPr>
          <w:highlight w:val="white"/>
        </w:rPr>
        <w:t xml:space="preserve"> in case of a parameter or local variable.</w:t>
      </w:r>
    </w:p>
    <w:p w14:paraId="7B4E033F" w14:textId="24F3B374" w:rsidR="002D1301" w:rsidRPr="00903DBA" w:rsidRDefault="002D1301" w:rsidP="002D1301">
      <w:pPr>
        <w:rPr>
          <w:highlight w:val="white"/>
        </w:rPr>
      </w:pPr>
      <w:r w:rsidRPr="00903DBA">
        <w:rPr>
          <w:highlight w:val="white"/>
        </w:rPr>
        <w:t xml:space="preserve">If the symbol is not a constant, an array, or a static function, struct, or union, we </w:t>
      </w:r>
      <w:r w:rsidR="00F31AFE" w:rsidRPr="00903DBA">
        <w:rPr>
          <w:highlight w:val="white"/>
        </w:rPr>
        <w:t>load the value of the symbol to the register with the help of the symbol’s base and offset. The base may be the unique name of a static</w:t>
      </w:r>
      <w:r w:rsidRPr="00903DBA">
        <w:rPr>
          <w:highlight w:val="white"/>
        </w:rPr>
        <w:t xml:space="preserve"> </w:t>
      </w:r>
      <w:r w:rsidR="00F31AFE" w:rsidRPr="00903DBA">
        <w:rPr>
          <w:highlight w:val="white"/>
        </w:rPr>
        <w:t xml:space="preserve">symbol, or the regular or elliptic frame pointer. </w:t>
      </w:r>
    </w:p>
    <w:p w14:paraId="5808811F" w14:textId="41D89ACA" w:rsidR="00D935A0" w:rsidRPr="00903DBA" w:rsidRDefault="00A044A4" w:rsidP="00A044A4">
      <w:pPr>
        <w:rPr>
          <w:highlight w:val="white"/>
        </w:rPr>
      </w:pPr>
      <w:r w:rsidRPr="00903DBA">
        <w:rPr>
          <w:highlight w:val="white"/>
        </w:rPr>
        <w:t xml:space="preserve">The </w:t>
      </w:r>
      <w:r w:rsidRPr="00903DBA">
        <w:rPr>
          <w:rStyle w:val="KeyWord0"/>
          <w:highlight w:val="white"/>
        </w:rPr>
        <w:t>CheckRegister</w:t>
      </w:r>
      <w:r w:rsidRPr="00903DBA">
        <w:rPr>
          <w:highlight w:val="white"/>
        </w:rPr>
        <w:t xml:space="preserve"> method checks whether </w:t>
      </w:r>
      <w:r w:rsidR="00D27687" w:rsidRPr="00903DBA">
        <w:rPr>
          <w:highlight w:val="white"/>
        </w:rPr>
        <w:t xml:space="preserve">a symbol value is stored in the register </w:t>
      </w:r>
    </w:p>
    <w:p w14:paraId="1AC8C76F" w14:textId="77777777" w:rsidR="006C56A6" w:rsidRPr="00903DBA" w:rsidRDefault="006C56A6" w:rsidP="006C56A6">
      <w:pPr>
        <w:pStyle w:val="Code"/>
        <w:rPr>
          <w:highlight w:val="white"/>
        </w:rPr>
      </w:pPr>
      <w:r w:rsidRPr="00903DBA">
        <w:rPr>
          <w:highlight w:val="white"/>
        </w:rPr>
        <w:t xml:space="preserve">    public void CheckRegister(Symbol symbol, Register register) {</w:t>
      </w:r>
    </w:p>
    <w:p w14:paraId="2397A5F9" w14:textId="77777777" w:rsidR="006C56A6" w:rsidRPr="00903DBA" w:rsidRDefault="006C56A6" w:rsidP="006C56A6">
      <w:pPr>
        <w:pStyle w:val="Code"/>
        <w:rPr>
          <w:highlight w:val="white"/>
        </w:rPr>
      </w:pPr>
      <w:r w:rsidRPr="00903DBA">
        <w:rPr>
          <w:highlight w:val="white"/>
        </w:rPr>
        <w:t xml:space="preserve">      foreach (KeyValuePair&lt;Symbol,Track&gt; entry in m_trackMap) {</w:t>
      </w:r>
    </w:p>
    <w:p w14:paraId="0BC70139" w14:textId="77777777" w:rsidR="006C56A6" w:rsidRPr="00903DBA" w:rsidRDefault="006C56A6" w:rsidP="006C56A6">
      <w:pPr>
        <w:pStyle w:val="Code"/>
        <w:rPr>
          <w:highlight w:val="white"/>
        </w:rPr>
      </w:pPr>
      <w:r w:rsidRPr="00903DBA">
        <w:rPr>
          <w:highlight w:val="white"/>
        </w:rPr>
        <w:t xml:space="preserve">        Symbol oldSymbol = entry.Key;</w:t>
      </w:r>
    </w:p>
    <w:p w14:paraId="6C86B149" w14:textId="77777777" w:rsidR="006C56A6" w:rsidRPr="00903DBA" w:rsidRDefault="006C56A6" w:rsidP="006C56A6">
      <w:pPr>
        <w:pStyle w:val="Code"/>
        <w:rPr>
          <w:highlight w:val="white"/>
        </w:rPr>
      </w:pPr>
      <w:r w:rsidRPr="00903DBA">
        <w:rPr>
          <w:highlight w:val="white"/>
        </w:rPr>
        <w:t xml:space="preserve">        Track oldTrack = entry.Value;</w:t>
      </w:r>
    </w:p>
    <w:p w14:paraId="00D977CD" w14:textId="6BA0753A" w:rsidR="00D935A0" w:rsidRPr="00903DBA" w:rsidRDefault="00DC29EA" w:rsidP="00DC29EA">
      <w:pPr>
        <w:rPr>
          <w:highlight w:val="white"/>
        </w:rPr>
      </w:pPr>
      <w:r w:rsidRPr="00903DBA">
        <w:rPr>
          <w:highlight w:val="white"/>
        </w:rPr>
        <w:t>We iterate th</w:t>
      </w:r>
      <w:r w:rsidR="00E97998" w:rsidRPr="00903DBA">
        <w:rPr>
          <w:highlight w:val="white"/>
        </w:rPr>
        <w:t>rou</w:t>
      </w:r>
      <w:r w:rsidRPr="00903DBA">
        <w:rPr>
          <w:highlight w:val="white"/>
        </w:rPr>
        <w:t xml:space="preserve">gh the track map </w:t>
      </w:r>
      <w:r w:rsidR="004C0702" w:rsidRPr="00903DBA">
        <w:rPr>
          <w:highlight w:val="white"/>
        </w:rPr>
        <w:t>and check if any track holds a register overlapping the specified register.</w:t>
      </w:r>
    </w:p>
    <w:p w14:paraId="0A058D1F" w14:textId="77777777" w:rsidR="006C56A6" w:rsidRPr="00903DBA" w:rsidRDefault="006C56A6" w:rsidP="006C56A6">
      <w:pPr>
        <w:pStyle w:val="Code"/>
        <w:rPr>
          <w:highlight w:val="white"/>
        </w:rPr>
      </w:pPr>
      <w:r w:rsidRPr="00903DBA">
        <w:rPr>
          <w:highlight w:val="white"/>
        </w:rPr>
        <w:t xml:space="preserve">        if (!oldSymbol.Equals(symbol) &amp;&amp;</w:t>
      </w:r>
    </w:p>
    <w:p w14:paraId="1203A4C6" w14:textId="77777777" w:rsidR="006C56A6" w:rsidRPr="00903DBA" w:rsidRDefault="006C56A6" w:rsidP="006C56A6">
      <w:pPr>
        <w:pStyle w:val="Code"/>
        <w:rPr>
          <w:highlight w:val="white"/>
        </w:rPr>
      </w:pPr>
      <w:r w:rsidRPr="00903DBA">
        <w:rPr>
          <w:highlight w:val="white"/>
        </w:rPr>
        <w:t xml:space="preserve">            AssemblyCode.RegisterOverlap(register, oldTrack.Register)) {</w:t>
      </w:r>
    </w:p>
    <w:p w14:paraId="2ABF592C" w14:textId="0A601919" w:rsidR="00DE4DC0" w:rsidRPr="00903DBA" w:rsidRDefault="00DE4DC0" w:rsidP="00DE4DC0">
      <w:pPr>
        <w:rPr>
          <w:highlight w:val="white"/>
        </w:rPr>
      </w:pPr>
      <w:r w:rsidRPr="00903DBA">
        <w:rPr>
          <w:highlight w:val="white"/>
        </w:rPr>
        <w:t>If the find a match, we create a new track and insert instructions for setting the size of the track and moving the value from the previous track to the new track.</w:t>
      </w:r>
    </w:p>
    <w:p w14:paraId="4F531B85" w14:textId="77777777" w:rsidR="006C56A6" w:rsidRPr="00903DBA" w:rsidRDefault="006C56A6" w:rsidP="006C56A6">
      <w:pPr>
        <w:pStyle w:val="Code"/>
        <w:rPr>
          <w:highlight w:val="white"/>
        </w:rPr>
      </w:pPr>
      <w:r w:rsidRPr="00903DBA">
        <w:rPr>
          <w:highlight w:val="white"/>
        </w:rPr>
        <w:t xml:space="preserve">          Track newTrack = new Track(oldSymbol);</w:t>
      </w:r>
    </w:p>
    <w:p w14:paraId="4253A864" w14:textId="77777777" w:rsidR="006C56A6" w:rsidRPr="00903DBA" w:rsidRDefault="006C56A6" w:rsidP="006C56A6">
      <w:pPr>
        <w:pStyle w:val="Code"/>
        <w:rPr>
          <w:highlight w:val="white"/>
        </w:rPr>
      </w:pPr>
      <w:r w:rsidRPr="00903DBA">
        <w:rPr>
          <w:highlight w:val="white"/>
        </w:rPr>
        <w:t xml:space="preserve">          m_trackMap[oldSymbol] = newTrack;</w:t>
      </w:r>
    </w:p>
    <w:p w14:paraId="1E6FCD76" w14:textId="77777777" w:rsidR="006C56A6" w:rsidRPr="00903DBA" w:rsidRDefault="006C56A6" w:rsidP="006C56A6">
      <w:pPr>
        <w:pStyle w:val="Code"/>
        <w:rPr>
          <w:highlight w:val="white"/>
        </w:rPr>
      </w:pPr>
    </w:p>
    <w:p w14:paraId="4229E622" w14:textId="77777777" w:rsidR="006C56A6" w:rsidRPr="00903DBA" w:rsidRDefault="006C56A6" w:rsidP="006C56A6">
      <w:pPr>
        <w:pStyle w:val="Code"/>
        <w:rPr>
          <w:highlight w:val="white"/>
        </w:rPr>
      </w:pPr>
      <w:r w:rsidRPr="00903DBA">
        <w:rPr>
          <w:highlight w:val="white"/>
        </w:rPr>
        <w:t xml:space="preserve">          int lastLine;</w:t>
      </w:r>
    </w:p>
    <w:p w14:paraId="5C6E7E04" w14:textId="77777777" w:rsidR="006C56A6" w:rsidRPr="00903DBA" w:rsidRDefault="006C56A6" w:rsidP="006C56A6">
      <w:pPr>
        <w:pStyle w:val="Code"/>
        <w:rPr>
          <w:highlight w:val="white"/>
        </w:rPr>
      </w:pPr>
      <w:r w:rsidRPr="00903DBA">
        <w:rPr>
          <w:highlight w:val="white"/>
        </w:rPr>
        <w:t xml:space="preserve">          for (lastLine = m_assemblyCodeList.Count - 1; lastLine &gt;= 0;</w:t>
      </w:r>
    </w:p>
    <w:p w14:paraId="15E54D3A" w14:textId="77777777" w:rsidR="006C56A6" w:rsidRPr="00903DBA" w:rsidRDefault="006C56A6" w:rsidP="006C56A6">
      <w:pPr>
        <w:pStyle w:val="Code"/>
        <w:rPr>
          <w:highlight w:val="white"/>
        </w:rPr>
      </w:pPr>
      <w:r w:rsidRPr="00903DBA">
        <w:rPr>
          <w:highlight w:val="white"/>
        </w:rPr>
        <w:t xml:space="preserve">               --lastLine) {</w:t>
      </w:r>
    </w:p>
    <w:p w14:paraId="18D06185" w14:textId="77777777" w:rsidR="006C56A6" w:rsidRPr="00903DBA" w:rsidRDefault="006C56A6" w:rsidP="006C56A6">
      <w:pPr>
        <w:pStyle w:val="Code"/>
        <w:rPr>
          <w:highlight w:val="white"/>
        </w:rPr>
      </w:pPr>
      <w:r w:rsidRPr="00903DBA">
        <w:rPr>
          <w:highlight w:val="white"/>
        </w:rPr>
        <w:t xml:space="preserve">            AssemblyCode assemblyCode = m_assemblyCodeList[lastLine];</w:t>
      </w:r>
    </w:p>
    <w:p w14:paraId="0D39EEAE" w14:textId="77777777" w:rsidR="006C56A6" w:rsidRPr="00903DBA" w:rsidRDefault="006C56A6" w:rsidP="006C56A6">
      <w:pPr>
        <w:pStyle w:val="Code"/>
        <w:rPr>
          <w:highlight w:val="white"/>
        </w:rPr>
      </w:pPr>
      <w:r w:rsidRPr="00903DBA">
        <w:rPr>
          <w:highlight w:val="white"/>
        </w:rPr>
        <w:t xml:space="preserve">            if (oldTrack.Equals(assemblyCode[0])) {</w:t>
      </w:r>
    </w:p>
    <w:p w14:paraId="02864801" w14:textId="77777777" w:rsidR="006C56A6" w:rsidRPr="00903DBA" w:rsidRDefault="006C56A6" w:rsidP="006C56A6">
      <w:pPr>
        <w:pStyle w:val="Code"/>
        <w:rPr>
          <w:highlight w:val="white"/>
        </w:rPr>
      </w:pPr>
      <w:r w:rsidRPr="00903DBA">
        <w:rPr>
          <w:highlight w:val="white"/>
        </w:rPr>
        <w:lastRenderedPageBreak/>
        <w:t xml:space="preserve">              break;</w:t>
      </w:r>
    </w:p>
    <w:p w14:paraId="74850A14" w14:textId="77777777" w:rsidR="006C56A6" w:rsidRPr="00903DBA" w:rsidRDefault="006C56A6" w:rsidP="006C56A6">
      <w:pPr>
        <w:pStyle w:val="Code"/>
        <w:rPr>
          <w:highlight w:val="white"/>
        </w:rPr>
      </w:pPr>
      <w:r w:rsidRPr="00903DBA">
        <w:rPr>
          <w:highlight w:val="white"/>
        </w:rPr>
        <w:t xml:space="preserve">            }    </w:t>
      </w:r>
    </w:p>
    <w:p w14:paraId="2EE0988E" w14:textId="77777777" w:rsidR="006C56A6" w:rsidRPr="00903DBA" w:rsidRDefault="006C56A6" w:rsidP="006C56A6">
      <w:pPr>
        <w:pStyle w:val="Code"/>
        <w:rPr>
          <w:highlight w:val="white"/>
        </w:rPr>
      </w:pPr>
      <w:r w:rsidRPr="00903DBA">
        <w:rPr>
          <w:highlight w:val="white"/>
        </w:rPr>
        <w:t xml:space="preserve">          }</w:t>
      </w:r>
    </w:p>
    <w:p w14:paraId="794950BB" w14:textId="77777777" w:rsidR="006C56A6" w:rsidRPr="00903DBA" w:rsidRDefault="006C56A6" w:rsidP="006C56A6">
      <w:pPr>
        <w:pStyle w:val="Code"/>
        <w:rPr>
          <w:highlight w:val="white"/>
        </w:rPr>
      </w:pPr>
      <w:r w:rsidRPr="00903DBA">
        <w:rPr>
          <w:highlight w:val="white"/>
        </w:rPr>
        <w:t xml:space="preserve">          Assert.ErrorXXX(lastLine &gt;= 0);</w:t>
      </w:r>
    </w:p>
    <w:p w14:paraId="0CAB0B46" w14:textId="77777777" w:rsidR="006C56A6" w:rsidRPr="00903DBA" w:rsidRDefault="006C56A6" w:rsidP="006C56A6">
      <w:pPr>
        <w:pStyle w:val="Code"/>
        <w:rPr>
          <w:highlight w:val="white"/>
        </w:rPr>
      </w:pPr>
    </w:p>
    <w:p w14:paraId="18DC414B" w14:textId="77777777" w:rsidR="006C56A6" w:rsidRPr="00903DBA" w:rsidRDefault="006C56A6" w:rsidP="006C56A6">
      <w:pPr>
        <w:pStyle w:val="Code"/>
        <w:rPr>
          <w:highlight w:val="white"/>
        </w:rPr>
      </w:pPr>
      <w:r w:rsidRPr="00903DBA">
        <w:rPr>
          <w:highlight w:val="white"/>
        </w:rPr>
        <w:t xml:space="preserve">          AssemblyCode setCode =</w:t>
      </w:r>
    </w:p>
    <w:p w14:paraId="54C18AF3" w14:textId="77777777" w:rsidR="006C56A6" w:rsidRPr="00903DBA" w:rsidRDefault="006C56A6" w:rsidP="006C56A6">
      <w:pPr>
        <w:pStyle w:val="Code"/>
        <w:rPr>
          <w:highlight w:val="white"/>
        </w:rPr>
      </w:pPr>
      <w:r w:rsidRPr="00903DBA">
        <w:rPr>
          <w:highlight w:val="white"/>
        </w:rPr>
        <w:t xml:space="preserve">            new AssemblyCode(AssemblyOperator.set_track_size,</w:t>
      </w:r>
    </w:p>
    <w:p w14:paraId="1FFC68AB" w14:textId="77777777" w:rsidR="006C56A6" w:rsidRPr="00903DBA" w:rsidRDefault="006C56A6" w:rsidP="006C56A6">
      <w:pPr>
        <w:pStyle w:val="Code"/>
        <w:rPr>
          <w:highlight w:val="white"/>
        </w:rPr>
      </w:pPr>
      <w:r w:rsidRPr="00903DBA">
        <w:rPr>
          <w:highlight w:val="white"/>
        </w:rPr>
        <w:t xml:space="preserve">                             newTrack, oldTrack);</w:t>
      </w:r>
    </w:p>
    <w:p w14:paraId="31481A2D" w14:textId="77777777" w:rsidR="006C56A6" w:rsidRPr="00903DBA" w:rsidRDefault="006C56A6" w:rsidP="006C56A6">
      <w:pPr>
        <w:pStyle w:val="Code"/>
        <w:rPr>
          <w:highlight w:val="white"/>
        </w:rPr>
      </w:pPr>
      <w:r w:rsidRPr="00903DBA">
        <w:rPr>
          <w:highlight w:val="white"/>
        </w:rPr>
        <w:t xml:space="preserve">          AssemblyCode movCode =</w:t>
      </w:r>
    </w:p>
    <w:p w14:paraId="3620F0B6" w14:textId="77777777" w:rsidR="006C56A6" w:rsidRPr="00903DBA" w:rsidRDefault="006C56A6" w:rsidP="006C56A6">
      <w:pPr>
        <w:pStyle w:val="Code"/>
        <w:rPr>
          <w:highlight w:val="white"/>
        </w:rPr>
      </w:pPr>
      <w:r w:rsidRPr="00903DBA">
        <w:rPr>
          <w:highlight w:val="white"/>
        </w:rPr>
        <w:t xml:space="preserve">            new AssemblyCode(AssemblyOperator.mov, newTrack, oldTrack);</w:t>
      </w:r>
    </w:p>
    <w:p w14:paraId="28BF5115" w14:textId="77777777" w:rsidR="006C56A6" w:rsidRPr="00903DBA" w:rsidRDefault="006C56A6" w:rsidP="006C56A6">
      <w:pPr>
        <w:pStyle w:val="Code"/>
        <w:rPr>
          <w:highlight w:val="white"/>
        </w:rPr>
      </w:pPr>
      <w:r w:rsidRPr="00903DBA">
        <w:rPr>
          <w:highlight w:val="white"/>
        </w:rPr>
        <w:t xml:space="preserve">          m_assemblyCodeList.Insert(lastLine + 1, setCode);</w:t>
      </w:r>
    </w:p>
    <w:p w14:paraId="4E9659BC" w14:textId="77777777" w:rsidR="006C56A6" w:rsidRPr="00903DBA" w:rsidRDefault="006C56A6" w:rsidP="006C56A6">
      <w:pPr>
        <w:pStyle w:val="Code"/>
        <w:rPr>
          <w:highlight w:val="white"/>
        </w:rPr>
      </w:pPr>
      <w:r w:rsidRPr="00903DBA">
        <w:rPr>
          <w:highlight w:val="white"/>
        </w:rPr>
        <w:t xml:space="preserve">          m_assemblyCodeList.Insert(lastLine + 2, movCode);</w:t>
      </w:r>
    </w:p>
    <w:p w14:paraId="78FD6998" w14:textId="77777777" w:rsidR="006C56A6" w:rsidRPr="00903DBA" w:rsidRDefault="006C56A6" w:rsidP="006C56A6">
      <w:pPr>
        <w:pStyle w:val="Code"/>
        <w:rPr>
          <w:highlight w:val="white"/>
        </w:rPr>
      </w:pPr>
      <w:r w:rsidRPr="00903DBA">
        <w:rPr>
          <w:highlight w:val="white"/>
        </w:rPr>
        <w:t xml:space="preserve">          break;</w:t>
      </w:r>
    </w:p>
    <w:p w14:paraId="2CC8E66E" w14:textId="77777777" w:rsidR="006C56A6" w:rsidRPr="00903DBA" w:rsidRDefault="006C56A6" w:rsidP="006C56A6">
      <w:pPr>
        <w:pStyle w:val="Code"/>
        <w:rPr>
          <w:highlight w:val="white"/>
        </w:rPr>
      </w:pPr>
      <w:r w:rsidRPr="00903DBA">
        <w:rPr>
          <w:highlight w:val="white"/>
        </w:rPr>
        <w:t xml:space="preserve">        }</w:t>
      </w:r>
    </w:p>
    <w:p w14:paraId="323CC754" w14:textId="77777777" w:rsidR="006C56A6" w:rsidRPr="00903DBA" w:rsidRDefault="006C56A6" w:rsidP="006C56A6">
      <w:pPr>
        <w:pStyle w:val="Code"/>
        <w:rPr>
          <w:highlight w:val="white"/>
        </w:rPr>
      </w:pPr>
      <w:r w:rsidRPr="00903DBA">
        <w:rPr>
          <w:highlight w:val="white"/>
        </w:rPr>
        <w:t xml:space="preserve">      }</w:t>
      </w:r>
    </w:p>
    <w:p w14:paraId="01902C59" w14:textId="4F9AC404" w:rsidR="006C56A6" w:rsidRPr="00903DBA" w:rsidRDefault="006C56A6" w:rsidP="006C56A6">
      <w:pPr>
        <w:pStyle w:val="Code"/>
        <w:rPr>
          <w:highlight w:val="white"/>
        </w:rPr>
      </w:pPr>
      <w:r w:rsidRPr="00903DBA">
        <w:rPr>
          <w:highlight w:val="white"/>
        </w:rPr>
        <w:t xml:space="preserve">    }</w:t>
      </w:r>
    </w:p>
    <w:p w14:paraId="5E0A892B" w14:textId="1F4829F2" w:rsidR="005F3452" w:rsidRPr="00903DBA" w:rsidRDefault="00A16E56" w:rsidP="005F3452">
      <w:pPr>
        <w:rPr>
          <w:highlight w:val="white"/>
        </w:rPr>
      </w:pPr>
      <w:r w:rsidRPr="00903DBA">
        <w:rPr>
          <w:highlight w:val="white"/>
        </w:rPr>
        <w:t xml:space="preserve">The </w:t>
      </w:r>
      <w:r w:rsidRPr="00903DBA">
        <w:rPr>
          <w:rStyle w:val="KeyWord0"/>
          <w:highlight w:val="white"/>
        </w:rPr>
        <w:t>LoadAddressToRegister</w:t>
      </w:r>
      <w:r w:rsidRPr="00903DBA">
        <w:rPr>
          <w:highlight w:val="white"/>
        </w:rPr>
        <w:t xml:space="preserve"> </w:t>
      </w:r>
      <w:r w:rsidR="006B7435" w:rsidRPr="00903DBA">
        <w:rPr>
          <w:highlight w:val="white"/>
        </w:rPr>
        <w:t>loads the address of value, rather the value itself, into a register.</w:t>
      </w:r>
    </w:p>
    <w:p w14:paraId="55A1A17D" w14:textId="17714D48" w:rsidR="003734EF" w:rsidRPr="00903DBA" w:rsidRDefault="003734EF" w:rsidP="003734EF">
      <w:pPr>
        <w:pStyle w:val="Code"/>
        <w:rPr>
          <w:highlight w:val="white"/>
        </w:rPr>
      </w:pPr>
      <w:r w:rsidRPr="00903DBA">
        <w:rPr>
          <w:highlight w:val="white"/>
        </w:rPr>
        <w:t xml:space="preserve">    public Track LoadAddressToRegister(Symbol symbol,</w:t>
      </w:r>
    </w:p>
    <w:p w14:paraId="34BD15B2" w14:textId="3762372B" w:rsidR="003734EF" w:rsidRPr="00903DBA" w:rsidRDefault="003734EF" w:rsidP="003734EF">
      <w:pPr>
        <w:pStyle w:val="Code"/>
        <w:rPr>
          <w:highlight w:val="white"/>
        </w:rPr>
      </w:pPr>
      <w:r w:rsidRPr="00903DBA">
        <w:rPr>
          <w:highlight w:val="white"/>
        </w:rPr>
        <w:t xml:space="preserve">                                       Register? register = null) {</w:t>
      </w:r>
    </w:p>
    <w:p w14:paraId="4DEB3FCA" w14:textId="78D84C18" w:rsidR="0010515E" w:rsidRPr="00903DBA" w:rsidRDefault="0010515E" w:rsidP="0010515E">
      <w:pPr>
        <w:rPr>
          <w:highlight w:val="white"/>
        </w:rPr>
      </w:pPr>
      <w:r w:rsidRPr="00903DBA">
        <w:rPr>
          <w:highlight w:val="white"/>
        </w:rPr>
        <w:t xml:space="preserve">If the address symbol of the symbol is not null, we simply call </w:t>
      </w:r>
      <w:r w:rsidRPr="00903DBA">
        <w:rPr>
          <w:rStyle w:val="KeyWord0"/>
          <w:highlight w:val="white"/>
        </w:rPr>
        <w:t>LoadValueToRegister</w:t>
      </w:r>
      <w:r w:rsidRPr="00903DBA">
        <w:rPr>
          <w:highlight w:val="white"/>
        </w:rPr>
        <w:t xml:space="preserve"> with the address symbol, and returns the track. However, we must mark the track as a pointer, which </w:t>
      </w:r>
      <w:r w:rsidR="00560CDA" w:rsidRPr="00903DBA">
        <w:rPr>
          <w:highlight w:val="white"/>
        </w:rPr>
        <w:t>means that the set of possible register re will be restricted.</w:t>
      </w:r>
    </w:p>
    <w:p w14:paraId="03282819" w14:textId="5711696D" w:rsidR="003734EF" w:rsidRPr="00903DBA" w:rsidRDefault="003734EF" w:rsidP="003734EF">
      <w:pPr>
        <w:pStyle w:val="Code"/>
        <w:rPr>
          <w:highlight w:val="white"/>
        </w:rPr>
      </w:pPr>
      <w:r w:rsidRPr="00903DBA">
        <w:rPr>
          <w:highlight w:val="white"/>
        </w:rPr>
        <w:t xml:space="preserve">      if (symbol.AddressSymbol != null)</w:t>
      </w:r>
      <w:r w:rsidR="004B3739" w:rsidRPr="00903DBA">
        <w:rPr>
          <w:highlight w:val="white"/>
        </w:rPr>
        <w:t xml:space="preserve"> </w:t>
      </w:r>
      <w:r w:rsidRPr="00903DBA">
        <w:rPr>
          <w:highlight w:val="white"/>
        </w:rPr>
        <w:t>{</w:t>
      </w:r>
    </w:p>
    <w:p w14:paraId="3697002E" w14:textId="77777777" w:rsidR="003734EF" w:rsidRPr="00903DBA" w:rsidRDefault="003734EF" w:rsidP="003734EF">
      <w:pPr>
        <w:pStyle w:val="Code"/>
        <w:rPr>
          <w:highlight w:val="white"/>
        </w:rPr>
      </w:pPr>
      <w:r w:rsidRPr="00903DBA">
        <w:rPr>
          <w:highlight w:val="white"/>
        </w:rPr>
        <w:t xml:space="preserve">        Track addressTrack = LoadValueToRegister(symbol.AddressSymbol);</w:t>
      </w:r>
    </w:p>
    <w:p w14:paraId="59EEA7EC" w14:textId="77777777" w:rsidR="003734EF" w:rsidRPr="00903DBA" w:rsidRDefault="003734EF" w:rsidP="003734EF">
      <w:pPr>
        <w:pStyle w:val="Code"/>
        <w:rPr>
          <w:highlight w:val="white"/>
        </w:rPr>
      </w:pPr>
      <w:r w:rsidRPr="00903DBA">
        <w:rPr>
          <w:highlight w:val="white"/>
        </w:rPr>
        <w:t xml:space="preserve">        addressTrack.Pointer = true;</w:t>
      </w:r>
    </w:p>
    <w:p w14:paraId="33ACF6F4" w14:textId="77777777" w:rsidR="003734EF" w:rsidRPr="00903DBA" w:rsidRDefault="003734EF" w:rsidP="003734EF">
      <w:pPr>
        <w:pStyle w:val="Code"/>
        <w:rPr>
          <w:highlight w:val="white"/>
        </w:rPr>
      </w:pPr>
      <w:r w:rsidRPr="00903DBA">
        <w:rPr>
          <w:highlight w:val="white"/>
        </w:rPr>
        <w:t xml:space="preserve">        return addressTrack;</w:t>
      </w:r>
    </w:p>
    <w:p w14:paraId="0D8ACFE7" w14:textId="443CBCCC" w:rsidR="003734EF" w:rsidRPr="00903DBA" w:rsidRDefault="003734EF" w:rsidP="003734EF">
      <w:pPr>
        <w:pStyle w:val="Code"/>
        <w:rPr>
          <w:highlight w:val="white"/>
        </w:rPr>
      </w:pPr>
      <w:r w:rsidRPr="00903DBA">
        <w:rPr>
          <w:highlight w:val="white"/>
        </w:rPr>
        <w:t xml:space="preserve">      }</w:t>
      </w:r>
    </w:p>
    <w:p w14:paraId="6923B087" w14:textId="5E4A5879" w:rsidR="002A09BA" w:rsidRPr="00903DBA" w:rsidRDefault="002A09BA" w:rsidP="001F068E">
      <w:pPr>
        <w:rPr>
          <w:highlight w:val="white"/>
        </w:rPr>
      </w:pPr>
      <w:r w:rsidRPr="00903DBA">
        <w:rPr>
          <w:highlight w:val="white"/>
        </w:rPr>
        <w:t xml:space="preserve">If the address symbol is null, we need to obtain the address manually. </w:t>
      </w:r>
      <w:r w:rsidR="001F068E" w:rsidRPr="00903DBA">
        <w:rPr>
          <w:highlight w:val="white"/>
        </w:rPr>
        <w:t xml:space="preserve">We start by mov the base of the symbol to the register. </w:t>
      </w:r>
      <w:r w:rsidR="009B78A5" w:rsidRPr="00903DBA">
        <w:rPr>
          <w:highlight w:val="white"/>
        </w:rPr>
        <w:t>The base</w:t>
      </w:r>
      <w:r w:rsidR="00A77564" w:rsidRPr="00903DBA">
        <w:rPr>
          <w:highlight w:val="white"/>
        </w:rPr>
        <w:t xml:space="preserve"> is the regular or ellipse frame pointer in case of an auto or register storage, since the value is located on the activation record, or the name of the symbol in case of </w:t>
      </w:r>
      <w:r w:rsidR="00602643" w:rsidRPr="00903DBA">
        <w:rPr>
          <w:highlight w:val="white"/>
        </w:rPr>
        <w:t>extern or static storage.</w:t>
      </w:r>
      <w:r w:rsidR="00620A6C" w:rsidRPr="00903DBA">
        <w:rPr>
          <w:highlight w:val="white"/>
        </w:rPr>
        <w:t xml:space="preserve"> However, the symbol may have a static address its value. In that case, the base is the name of the static address.</w:t>
      </w:r>
    </w:p>
    <w:p w14:paraId="0DCEB7A1" w14:textId="53C84264" w:rsidR="003734EF" w:rsidRPr="00903DBA" w:rsidRDefault="003734EF" w:rsidP="003734EF">
      <w:pPr>
        <w:pStyle w:val="Code"/>
        <w:rPr>
          <w:highlight w:val="white"/>
        </w:rPr>
      </w:pPr>
      <w:r w:rsidRPr="00903DBA">
        <w:rPr>
          <w:highlight w:val="white"/>
        </w:rPr>
        <w:t xml:space="preserve">      else {</w:t>
      </w:r>
    </w:p>
    <w:p w14:paraId="4E674213" w14:textId="77777777" w:rsidR="003734EF" w:rsidRPr="00903DBA" w:rsidRDefault="003734EF" w:rsidP="003734EF">
      <w:pPr>
        <w:pStyle w:val="Code"/>
        <w:rPr>
          <w:highlight w:val="white"/>
        </w:rPr>
      </w:pPr>
      <w:r w:rsidRPr="00903DBA">
        <w:rPr>
          <w:highlight w:val="white"/>
        </w:rPr>
        <w:t xml:space="preserve">        Symbol addressSymbol = new Symbol(new Type(symbol.Type));</w:t>
      </w:r>
    </w:p>
    <w:p w14:paraId="6A5EC1A5" w14:textId="77777777" w:rsidR="003734EF" w:rsidRPr="00903DBA" w:rsidRDefault="003734EF" w:rsidP="003734EF">
      <w:pPr>
        <w:pStyle w:val="Code"/>
        <w:rPr>
          <w:highlight w:val="white"/>
        </w:rPr>
      </w:pPr>
      <w:r w:rsidRPr="00903DBA">
        <w:rPr>
          <w:highlight w:val="white"/>
        </w:rPr>
        <w:t xml:space="preserve">        Track addressTrack = new Track(addressSymbol, register);</w:t>
      </w:r>
    </w:p>
    <w:p w14:paraId="5037C29D" w14:textId="77777777" w:rsidR="003734EF" w:rsidRPr="00903DBA" w:rsidRDefault="003734EF" w:rsidP="003734EF">
      <w:pPr>
        <w:pStyle w:val="Code"/>
        <w:rPr>
          <w:highlight w:val="white"/>
        </w:rPr>
      </w:pPr>
      <w:r w:rsidRPr="00903DBA">
        <w:rPr>
          <w:highlight w:val="white"/>
        </w:rPr>
        <w:t xml:space="preserve">        Assert.ErrorXXX((addressTrack.Register == null) ||</w:t>
      </w:r>
    </w:p>
    <w:p w14:paraId="0631DB8D" w14:textId="77777777" w:rsidR="003734EF" w:rsidRPr="00903DBA" w:rsidRDefault="003734EF" w:rsidP="003734EF">
      <w:pPr>
        <w:pStyle w:val="Code"/>
        <w:rPr>
          <w:highlight w:val="white"/>
        </w:rPr>
      </w:pPr>
      <w:r w:rsidRPr="00903DBA">
        <w:rPr>
          <w:highlight w:val="white"/>
        </w:rPr>
        <w:t xml:space="preserve">                        RegisterAllocator.PointerRegisterSetWithEllipse.</w:t>
      </w:r>
    </w:p>
    <w:p w14:paraId="41C073E2" w14:textId="77777777" w:rsidR="003734EF" w:rsidRPr="00903DBA" w:rsidRDefault="003734EF" w:rsidP="003734EF">
      <w:pPr>
        <w:pStyle w:val="Code"/>
        <w:rPr>
          <w:highlight w:val="white"/>
        </w:rPr>
      </w:pPr>
      <w:r w:rsidRPr="00903DBA">
        <w:rPr>
          <w:highlight w:val="white"/>
        </w:rPr>
        <w:t xml:space="preserve">                        Contains(addressTrack.Register.Value));</w:t>
      </w:r>
    </w:p>
    <w:p w14:paraId="0F2A7FC5" w14:textId="77777777" w:rsidR="003734EF" w:rsidRPr="00903DBA" w:rsidRDefault="003734EF" w:rsidP="003734EF">
      <w:pPr>
        <w:pStyle w:val="Code"/>
        <w:rPr>
          <w:highlight w:val="white"/>
        </w:rPr>
      </w:pPr>
      <w:r w:rsidRPr="00903DBA">
        <w:rPr>
          <w:highlight w:val="white"/>
        </w:rPr>
        <w:t xml:space="preserve">        addressTrack.Pointer = true;</w:t>
      </w:r>
    </w:p>
    <w:p w14:paraId="6C7453CC" w14:textId="77777777" w:rsidR="003734EF" w:rsidRPr="00903DBA" w:rsidRDefault="003734EF" w:rsidP="003734EF">
      <w:pPr>
        <w:pStyle w:val="Code"/>
        <w:rPr>
          <w:highlight w:val="white"/>
        </w:rPr>
      </w:pPr>
      <w:r w:rsidRPr="00903DBA">
        <w:rPr>
          <w:highlight w:val="white"/>
        </w:rPr>
        <w:t xml:space="preserve">        Assert.ErrorXXX(!(symbol.Value is BigInteger));</w:t>
      </w:r>
    </w:p>
    <w:p w14:paraId="66187089" w14:textId="77777777" w:rsidR="003734EF" w:rsidRPr="00903DBA" w:rsidRDefault="003734EF" w:rsidP="003734EF">
      <w:pPr>
        <w:pStyle w:val="Code"/>
        <w:rPr>
          <w:highlight w:val="white"/>
        </w:rPr>
      </w:pPr>
      <w:r w:rsidRPr="00903DBA">
        <w:rPr>
          <w:highlight w:val="white"/>
        </w:rPr>
        <w:t xml:space="preserve">        AddAssemblyCode(AssemblyOperator.mov, addressTrack, Base(symbol));</w:t>
      </w:r>
    </w:p>
    <w:p w14:paraId="52A22983" w14:textId="3190BA0D" w:rsidR="003734EF" w:rsidRPr="00903DBA" w:rsidRDefault="00B34ECA" w:rsidP="004E2BFD">
      <w:pPr>
        <w:rPr>
          <w:highlight w:val="white"/>
        </w:rPr>
      </w:pPr>
      <w:r w:rsidRPr="00903DBA">
        <w:rPr>
          <w:highlight w:val="white"/>
        </w:rPr>
        <w:t xml:space="preserve">Then we add the offset of the symbol, which is always non-zero in case of auto or register storage and zero in case of </w:t>
      </w:r>
      <w:r w:rsidR="004E2BFD" w:rsidRPr="00903DBA">
        <w:rPr>
          <w:highlight w:val="white"/>
        </w:rPr>
        <w:t>extern or static storage.</w:t>
      </w:r>
      <w:r w:rsidR="00184D0F" w:rsidRPr="00903DBA">
        <w:rPr>
          <w:highlight w:val="white"/>
        </w:rPr>
        <w:t xml:space="preserve"> In case a static address, the offset may be zero or non-zero.</w:t>
      </w:r>
    </w:p>
    <w:p w14:paraId="321F5617" w14:textId="77777777" w:rsidR="003734EF" w:rsidRPr="00903DBA" w:rsidRDefault="003734EF" w:rsidP="003734EF">
      <w:pPr>
        <w:pStyle w:val="Code"/>
        <w:rPr>
          <w:highlight w:val="white"/>
        </w:rPr>
      </w:pPr>
      <w:r w:rsidRPr="00903DBA">
        <w:rPr>
          <w:highlight w:val="white"/>
        </w:rPr>
        <w:t xml:space="preserve">        int offset = Offset(symbol);</w:t>
      </w:r>
    </w:p>
    <w:p w14:paraId="00C56455" w14:textId="52DB6EE0" w:rsidR="003734EF" w:rsidRPr="00903DBA" w:rsidRDefault="003734EF" w:rsidP="003734EF">
      <w:pPr>
        <w:pStyle w:val="Code"/>
        <w:rPr>
          <w:highlight w:val="white"/>
        </w:rPr>
      </w:pPr>
      <w:r w:rsidRPr="00903DBA">
        <w:rPr>
          <w:highlight w:val="white"/>
        </w:rPr>
        <w:t xml:space="preserve">        if (offset != 0)</w:t>
      </w:r>
      <w:r w:rsidR="00B34ECA" w:rsidRPr="00903DBA">
        <w:rPr>
          <w:highlight w:val="white"/>
        </w:rPr>
        <w:t xml:space="preserve"> </w:t>
      </w:r>
      <w:r w:rsidRPr="00903DBA">
        <w:rPr>
          <w:highlight w:val="white"/>
        </w:rPr>
        <w:t>{</w:t>
      </w:r>
    </w:p>
    <w:p w14:paraId="0CC9BF26" w14:textId="77777777" w:rsidR="001D7EC0" w:rsidRPr="00903DBA" w:rsidRDefault="003734EF" w:rsidP="003734EF">
      <w:pPr>
        <w:pStyle w:val="Code"/>
        <w:rPr>
          <w:highlight w:val="white"/>
        </w:rPr>
      </w:pPr>
      <w:r w:rsidRPr="00903DBA">
        <w:rPr>
          <w:highlight w:val="white"/>
        </w:rPr>
        <w:t xml:space="preserve">          AddAssemblyCode(AssemblyOperator.add, addressTrack,</w:t>
      </w:r>
    </w:p>
    <w:p w14:paraId="2FA6D1D8" w14:textId="3DFA3D2D" w:rsidR="003734EF" w:rsidRPr="00903DBA" w:rsidRDefault="001D7EC0" w:rsidP="003734EF">
      <w:pPr>
        <w:pStyle w:val="Code"/>
        <w:rPr>
          <w:highlight w:val="white"/>
        </w:rPr>
      </w:pPr>
      <w:r w:rsidRPr="00903DBA">
        <w:rPr>
          <w:highlight w:val="white"/>
        </w:rPr>
        <w:t xml:space="preserve">                         </w:t>
      </w:r>
      <w:r w:rsidR="003734EF" w:rsidRPr="00903DBA">
        <w:rPr>
          <w:highlight w:val="white"/>
        </w:rPr>
        <w:t xml:space="preserve"> </w:t>
      </w:r>
      <w:r w:rsidRPr="00903DBA">
        <w:rPr>
          <w:highlight w:val="white"/>
        </w:rPr>
        <w:t xml:space="preserve">(BigInteger) </w:t>
      </w:r>
      <w:r w:rsidR="003734EF" w:rsidRPr="00903DBA">
        <w:rPr>
          <w:highlight w:val="white"/>
        </w:rPr>
        <w:t>offset);</w:t>
      </w:r>
    </w:p>
    <w:p w14:paraId="2DCD1174" w14:textId="77777777" w:rsidR="003734EF" w:rsidRPr="00903DBA" w:rsidRDefault="003734EF" w:rsidP="003734EF">
      <w:pPr>
        <w:pStyle w:val="Code"/>
        <w:rPr>
          <w:highlight w:val="white"/>
        </w:rPr>
      </w:pPr>
      <w:r w:rsidRPr="00903DBA">
        <w:rPr>
          <w:highlight w:val="white"/>
        </w:rPr>
        <w:t xml:space="preserve">        }</w:t>
      </w:r>
    </w:p>
    <w:p w14:paraId="2F236725" w14:textId="77777777" w:rsidR="003734EF" w:rsidRPr="00903DBA" w:rsidRDefault="003734EF" w:rsidP="003734EF">
      <w:pPr>
        <w:pStyle w:val="Code"/>
        <w:rPr>
          <w:highlight w:val="white"/>
        </w:rPr>
      </w:pPr>
    </w:p>
    <w:p w14:paraId="7C38CA05" w14:textId="77777777" w:rsidR="003734EF" w:rsidRPr="00903DBA" w:rsidRDefault="003734EF" w:rsidP="003734EF">
      <w:pPr>
        <w:pStyle w:val="Code"/>
        <w:rPr>
          <w:highlight w:val="white"/>
        </w:rPr>
      </w:pPr>
      <w:r w:rsidRPr="00903DBA">
        <w:rPr>
          <w:highlight w:val="white"/>
        </w:rPr>
        <w:t xml:space="preserve">        return addressTrack;</w:t>
      </w:r>
    </w:p>
    <w:p w14:paraId="29AB26A1" w14:textId="77777777" w:rsidR="003734EF" w:rsidRPr="00903DBA" w:rsidRDefault="003734EF" w:rsidP="003734EF">
      <w:pPr>
        <w:pStyle w:val="Code"/>
        <w:rPr>
          <w:highlight w:val="white"/>
        </w:rPr>
      </w:pPr>
      <w:r w:rsidRPr="00903DBA">
        <w:rPr>
          <w:highlight w:val="white"/>
        </w:rPr>
        <w:lastRenderedPageBreak/>
        <w:t xml:space="preserve">      }</w:t>
      </w:r>
    </w:p>
    <w:p w14:paraId="25F5B3A6" w14:textId="77777777" w:rsidR="003734EF" w:rsidRPr="00903DBA" w:rsidRDefault="003734EF" w:rsidP="003734EF">
      <w:pPr>
        <w:pStyle w:val="Code"/>
        <w:rPr>
          <w:highlight w:val="white"/>
        </w:rPr>
      </w:pPr>
      <w:r w:rsidRPr="00903DBA">
        <w:rPr>
          <w:highlight w:val="white"/>
        </w:rPr>
        <w:t xml:space="preserve">    }</w:t>
      </w:r>
    </w:p>
    <w:p w14:paraId="72232E1B" w14:textId="651213D8" w:rsidR="00AC7CC6" w:rsidRPr="00903DBA" w:rsidRDefault="00AC7CC6" w:rsidP="00AC7CC6">
      <w:pPr>
        <w:pStyle w:val="Rubrik3"/>
        <w:rPr>
          <w:highlight w:val="white"/>
        </w:rPr>
      </w:pPr>
      <w:bookmarkStart w:id="424" w:name="_Toc57656088"/>
      <w:r w:rsidRPr="00903DBA">
        <w:rPr>
          <w:highlight w:val="white"/>
        </w:rPr>
        <w:t>Return</w:t>
      </w:r>
      <w:r w:rsidR="0066666A" w:rsidRPr="00903DBA">
        <w:rPr>
          <w:highlight w:val="white"/>
        </w:rPr>
        <w:t>,</w:t>
      </w:r>
      <w:r w:rsidRPr="00903DBA">
        <w:rPr>
          <w:highlight w:val="white"/>
        </w:rPr>
        <w:t xml:space="preserve"> Exit</w:t>
      </w:r>
      <w:r w:rsidR="0066666A" w:rsidRPr="00903DBA">
        <w:rPr>
          <w:highlight w:val="white"/>
        </w:rPr>
        <w:t xml:space="preserve">, and </w:t>
      </w:r>
      <w:proofErr w:type="spellStart"/>
      <w:r w:rsidR="0066666A" w:rsidRPr="00903DBA">
        <w:rPr>
          <w:highlight w:val="white"/>
        </w:rPr>
        <w:t>Goto</w:t>
      </w:r>
      <w:bookmarkEnd w:id="424"/>
      <w:proofErr w:type="spellEnd"/>
    </w:p>
    <w:p w14:paraId="2C5AA6DF" w14:textId="0D9FB8B9" w:rsidR="00D935A0" w:rsidRPr="00903DBA" w:rsidRDefault="00DE4DC0" w:rsidP="003E4E87">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generate</w:t>
      </w:r>
      <w:r w:rsidR="003E4E87" w:rsidRPr="00903DBA">
        <w:rPr>
          <w:highlight w:val="white"/>
        </w:rPr>
        <w:t xml:space="preserve">s the code for returning from a function call. </w:t>
      </w:r>
      <w:r w:rsidR="0070076E" w:rsidRPr="00903DBA">
        <w:rPr>
          <w:highlight w:val="white"/>
        </w:rPr>
        <w:t>W</w:t>
      </w:r>
      <w:r w:rsidR="00B14BFC" w:rsidRPr="00903DBA">
        <w:rPr>
          <w:highlight w:val="white"/>
        </w:rPr>
        <w:t>e catch the return address</w:t>
      </w:r>
      <w:r w:rsidR="0070076E" w:rsidRPr="00903DBA">
        <w:rPr>
          <w:highlight w:val="white"/>
        </w:rPr>
        <w:t xml:space="preserve"> (which we </w:t>
      </w:r>
      <w:r w:rsidR="000C6BAE" w:rsidRPr="00903DBA">
        <w:rPr>
          <w:highlight w:val="white"/>
        </w:rPr>
        <w:t>must</w:t>
      </w:r>
      <w:r w:rsidR="0070076E" w:rsidRPr="00903DBA">
        <w:rPr>
          <w:highlight w:val="white"/>
        </w:rPr>
        <w:t xml:space="preserve"> do before we reset the pointers), </w:t>
      </w:r>
      <w:r w:rsidR="003E4E87" w:rsidRPr="00903DBA">
        <w:rPr>
          <w:highlight w:val="white"/>
        </w:rPr>
        <w:t xml:space="preserve">reset the </w:t>
      </w:r>
      <w:r w:rsidR="00B14BFC" w:rsidRPr="00903DBA">
        <w:rPr>
          <w:highlight w:val="white"/>
        </w:rPr>
        <w:t>regular frame pointer and elliptic frame pointer</w:t>
      </w:r>
      <w:r w:rsidR="0070076E" w:rsidRPr="00903DBA">
        <w:rPr>
          <w:highlight w:val="white"/>
        </w:rPr>
        <w:t>, and jump back to the return address.</w:t>
      </w:r>
    </w:p>
    <w:p w14:paraId="707CFE77" w14:textId="77777777" w:rsidR="00476FE6" w:rsidRPr="00903DBA" w:rsidRDefault="00476FE6" w:rsidP="00476FE6">
      <w:pPr>
        <w:pStyle w:val="Code"/>
        <w:rPr>
          <w:highlight w:val="white"/>
        </w:rPr>
      </w:pPr>
      <w:r w:rsidRPr="00903DBA">
        <w:rPr>
          <w:highlight w:val="white"/>
        </w:rPr>
        <w:t xml:space="preserve">    public void Return(MiddleCode middleCode, int middleIndex) {</w:t>
      </w:r>
    </w:p>
    <w:p w14:paraId="063B1A2A" w14:textId="77777777" w:rsidR="00476FE6" w:rsidRPr="00903DBA" w:rsidRDefault="00476FE6" w:rsidP="00476FE6">
      <w:pPr>
        <w:pStyle w:val="Code"/>
        <w:rPr>
          <w:highlight w:val="white"/>
        </w:rPr>
      </w:pPr>
      <w:r w:rsidRPr="00903DBA">
        <w:rPr>
          <w:highlight w:val="white"/>
        </w:rPr>
        <w:t xml:space="preserve">      if (SymbolTable.CurrentFunction.UniqueName.Equals</w:t>
      </w:r>
    </w:p>
    <w:p w14:paraId="24676559" w14:textId="77777777" w:rsidR="00476FE6" w:rsidRPr="00903DBA" w:rsidRDefault="00476FE6" w:rsidP="00476FE6">
      <w:pPr>
        <w:pStyle w:val="Code"/>
        <w:rPr>
          <w:highlight w:val="white"/>
        </w:rPr>
      </w:pPr>
      <w:r w:rsidRPr="00903DBA">
        <w:rPr>
          <w:highlight w:val="white"/>
        </w:rPr>
        <w:t xml:space="preserve">                      (AssemblyCodeGenerator.MainName)) {</w:t>
      </w:r>
    </w:p>
    <w:p w14:paraId="2DA7C1A1" w14:textId="77777777" w:rsidR="00476FE6" w:rsidRPr="00903DBA" w:rsidRDefault="00476FE6" w:rsidP="00476FE6">
      <w:pPr>
        <w:pStyle w:val="Code"/>
        <w:rPr>
          <w:highlight w:val="white"/>
        </w:rPr>
      </w:pPr>
      <w:r w:rsidRPr="00903DBA">
        <w:rPr>
          <w:highlight w:val="white"/>
        </w:rPr>
        <w:t xml:space="preserve">        Assert.ErrorXXX(m_floatStackSize == 0);</w:t>
      </w:r>
    </w:p>
    <w:p w14:paraId="17BBFD1B" w14:textId="77777777" w:rsidR="00476FE6" w:rsidRPr="00903DBA" w:rsidRDefault="00476FE6" w:rsidP="00476FE6">
      <w:pPr>
        <w:pStyle w:val="Code"/>
        <w:rPr>
          <w:highlight w:val="white"/>
        </w:rPr>
      </w:pPr>
      <w:r w:rsidRPr="00903DBA">
        <w:rPr>
          <w:highlight w:val="white"/>
        </w:rPr>
        <w:t xml:space="preserve">        AddAssemblyCode(AssemblyOperator.cmp, AssemblyCode.FrameRegister,</w:t>
      </w:r>
    </w:p>
    <w:p w14:paraId="21E9B074" w14:textId="77777777" w:rsidR="00476FE6" w:rsidRPr="00903DBA" w:rsidRDefault="00476FE6" w:rsidP="00476FE6">
      <w:pPr>
        <w:pStyle w:val="Code"/>
        <w:rPr>
          <w:highlight w:val="white"/>
        </w:rPr>
      </w:pPr>
      <w:r w:rsidRPr="00903DBA">
        <w:rPr>
          <w:highlight w:val="white"/>
        </w:rPr>
        <w:t xml:space="preserve">                        SymbolTable.ReturnAddressOffset, BigInteger.Zero,</w:t>
      </w:r>
    </w:p>
    <w:p w14:paraId="1D231C19" w14:textId="77777777" w:rsidR="00476FE6" w:rsidRPr="00903DBA" w:rsidRDefault="00476FE6" w:rsidP="00476FE6">
      <w:pPr>
        <w:pStyle w:val="Code"/>
        <w:rPr>
          <w:highlight w:val="white"/>
        </w:rPr>
      </w:pPr>
      <w:r w:rsidRPr="00903DBA">
        <w:rPr>
          <w:highlight w:val="white"/>
        </w:rPr>
        <w:t xml:space="preserve">                        TypeSize.PointerSize);</w:t>
      </w:r>
    </w:p>
    <w:p w14:paraId="66F9A945" w14:textId="77777777" w:rsidR="00476FE6" w:rsidRPr="00903DBA" w:rsidRDefault="00476FE6" w:rsidP="00476FE6">
      <w:pPr>
        <w:pStyle w:val="Code"/>
        <w:rPr>
          <w:highlight w:val="white"/>
        </w:rPr>
      </w:pPr>
    </w:p>
    <w:p w14:paraId="12DFB321" w14:textId="77777777" w:rsidR="00476FE6" w:rsidRPr="00903DBA" w:rsidRDefault="00476FE6" w:rsidP="00476FE6">
      <w:pPr>
        <w:pStyle w:val="Code"/>
        <w:rPr>
          <w:highlight w:val="white"/>
        </w:rPr>
      </w:pPr>
      <w:r w:rsidRPr="00903DBA">
        <w:rPr>
          <w:highlight w:val="white"/>
        </w:rPr>
        <w:t xml:space="preserve">        AssemblyCode jumpCode =</w:t>
      </w:r>
    </w:p>
    <w:p w14:paraId="2AE7C485" w14:textId="77777777" w:rsidR="00476FE6" w:rsidRPr="00903DBA" w:rsidRDefault="00476FE6" w:rsidP="00476FE6">
      <w:pPr>
        <w:pStyle w:val="Code"/>
        <w:rPr>
          <w:highlight w:val="white"/>
        </w:rPr>
      </w:pPr>
      <w:r w:rsidRPr="00903DBA">
        <w:rPr>
          <w:highlight w:val="white"/>
        </w:rPr>
        <w:t xml:space="preserve">          AddAssemblyCode(AssemblyOperator.je, null, null, middleIndex + 1);</w:t>
      </w:r>
    </w:p>
    <w:p w14:paraId="186AD964" w14:textId="77777777" w:rsidR="00476FE6" w:rsidRPr="00903DBA" w:rsidRDefault="00476FE6" w:rsidP="00476FE6">
      <w:pPr>
        <w:pStyle w:val="Code"/>
        <w:rPr>
          <w:highlight w:val="white"/>
        </w:rPr>
      </w:pPr>
      <w:r w:rsidRPr="00903DBA">
        <w:rPr>
          <w:highlight w:val="white"/>
        </w:rPr>
        <w:t xml:space="preserve">        Return();</w:t>
      </w:r>
    </w:p>
    <w:p w14:paraId="56229836" w14:textId="77777777" w:rsidR="00476FE6" w:rsidRPr="00903DBA" w:rsidRDefault="00476FE6" w:rsidP="00476FE6">
      <w:pPr>
        <w:pStyle w:val="Code"/>
        <w:rPr>
          <w:highlight w:val="white"/>
        </w:rPr>
      </w:pPr>
      <w:r w:rsidRPr="00903DBA">
        <w:rPr>
          <w:highlight w:val="white"/>
        </w:rPr>
        <w:t xml:space="preserve">      }</w:t>
      </w:r>
    </w:p>
    <w:p w14:paraId="08362304" w14:textId="77777777" w:rsidR="00476FE6" w:rsidRPr="00903DBA" w:rsidRDefault="00476FE6" w:rsidP="00476FE6">
      <w:pPr>
        <w:pStyle w:val="Code"/>
        <w:rPr>
          <w:highlight w:val="white"/>
        </w:rPr>
      </w:pPr>
      <w:r w:rsidRPr="00903DBA">
        <w:rPr>
          <w:highlight w:val="white"/>
        </w:rPr>
        <w:t xml:space="preserve">      else {</w:t>
      </w:r>
    </w:p>
    <w:p w14:paraId="1FEA0A4D" w14:textId="77777777" w:rsidR="00476FE6" w:rsidRPr="00903DBA" w:rsidRDefault="00476FE6" w:rsidP="00476FE6">
      <w:pPr>
        <w:pStyle w:val="Code"/>
        <w:rPr>
          <w:highlight w:val="white"/>
        </w:rPr>
      </w:pPr>
      <w:r w:rsidRPr="00903DBA">
        <w:rPr>
          <w:highlight w:val="white"/>
        </w:rPr>
        <w:t xml:space="preserve">        SetReturnValue(middleCode);</w:t>
      </w:r>
    </w:p>
    <w:p w14:paraId="7099E823" w14:textId="77777777" w:rsidR="00476FE6" w:rsidRPr="00903DBA" w:rsidRDefault="00476FE6" w:rsidP="00476FE6">
      <w:pPr>
        <w:pStyle w:val="Code"/>
        <w:rPr>
          <w:highlight w:val="white"/>
        </w:rPr>
      </w:pPr>
      <w:r w:rsidRPr="00903DBA">
        <w:rPr>
          <w:highlight w:val="white"/>
        </w:rPr>
        <w:t xml:space="preserve">        Assert.ErrorXXX(m_floatStackSize == 0);</w:t>
      </w:r>
    </w:p>
    <w:p w14:paraId="5B6B8172" w14:textId="77777777" w:rsidR="00476FE6" w:rsidRPr="00903DBA" w:rsidRDefault="00476FE6" w:rsidP="00476FE6">
      <w:pPr>
        <w:pStyle w:val="Code"/>
        <w:rPr>
          <w:highlight w:val="white"/>
        </w:rPr>
      </w:pPr>
      <w:r w:rsidRPr="00903DBA">
        <w:rPr>
          <w:highlight w:val="white"/>
        </w:rPr>
        <w:t xml:space="preserve">        Return();</w:t>
      </w:r>
    </w:p>
    <w:p w14:paraId="4651E0A2" w14:textId="77777777" w:rsidR="00476FE6" w:rsidRPr="00903DBA" w:rsidRDefault="00476FE6" w:rsidP="00476FE6">
      <w:pPr>
        <w:pStyle w:val="Code"/>
        <w:rPr>
          <w:highlight w:val="white"/>
        </w:rPr>
      </w:pPr>
      <w:r w:rsidRPr="00903DBA">
        <w:rPr>
          <w:highlight w:val="white"/>
        </w:rPr>
        <w:t xml:space="preserve">      }</w:t>
      </w:r>
    </w:p>
    <w:p w14:paraId="4E23881C" w14:textId="77777777" w:rsidR="00476FE6" w:rsidRPr="00903DBA" w:rsidRDefault="00476FE6" w:rsidP="00476FE6">
      <w:pPr>
        <w:pStyle w:val="Code"/>
        <w:rPr>
          <w:highlight w:val="white"/>
        </w:rPr>
      </w:pPr>
      <w:r w:rsidRPr="00903DBA">
        <w:rPr>
          <w:highlight w:val="white"/>
        </w:rPr>
        <w:t xml:space="preserve">    }</w:t>
      </w:r>
    </w:p>
    <w:p w14:paraId="65A90FEA" w14:textId="7ED13FAF" w:rsidR="00C953A1" w:rsidRPr="00903DBA" w:rsidRDefault="007416FE" w:rsidP="007416FE">
      <w:pPr>
        <w:rPr>
          <w:highlight w:val="white"/>
        </w:rPr>
      </w:pPr>
      <w:r w:rsidRPr="00903DBA">
        <w:rPr>
          <w:highlight w:val="white"/>
        </w:rPr>
        <w:t xml:space="preserve">The </w:t>
      </w:r>
      <w:r w:rsidRPr="00903DBA">
        <w:rPr>
          <w:rStyle w:val="KeyWord0"/>
          <w:highlight w:val="white"/>
        </w:rPr>
        <w:t>SetReturnValue</w:t>
      </w:r>
      <w:r w:rsidRPr="00903DBA">
        <w:rPr>
          <w:highlight w:val="white"/>
        </w:rPr>
        <w:t xml:space="preserve"> method </w:t>
      </w:r>
      <w:r w:rsidR="00E67F3C" w:rsidRPr="00903DBA">
        <w:rPr>
          <w:highlight w:val="white"/>
        </w:rPr>
        <w:t xml:space="preserve">calls </w:t>
      </w:r>
      <w:r w:rsidR="00E67F3C" w:rsidRPr="00903DBA">
        <w:rPr>
          <w:rStyle w:val="KeyWord0"/>
          <w:highlight w:val="white"/>
        </w:rPr>
        <w:t>StructUnionSetReturnValue</w:t>
      </w:r>
      <w:r w:rsidR="00E67F3C" w:rsidRPr="00903DBA">
        <w:rPr>
          <w:highlight w:val="white"/>
        </w:rPr>
        <w:t xml:space="preserve"> or </w:t>
      </w:r>
      <w:r w:rsidR="00D40CCA" w:rsidRPr="00903DBA">
        <w:rPr>
          <w:rStyle w:val="KeyWord0"/>
          <w:highlight w:val="white"/>
        </w:rPr>
        <w:t>IntegralSetReturnValue</w:t>
      </w:r>
      <w:r w:rsidR="004213DF" w:rsidRPr="00903DBA">
        <w:rPr>
          <w:highlight w:val="white"/>
        </w:rPr>
        <w:t xml:space="preserve"> </w:t>
      </w:r>
      <w:r w:rsidR="00831E92" w:rsidRPr="00903DBA">
        <w:rPr>
          <w:highlight w:val="white"/>
        </w:rPr>
        <w:t>in case of a struc</w:t>
      </w:r>
      <w:r w:rsidR="00E7704A" w:rsidRPr="00903DBA">
        <w:rPr>
          <w:highlight w:val="white"/>
        </w:rPr>
        <w:t>t</w:t>
      </w:r>
      <w:r w:rsidR="00831E92" w:rsidRPr="00903DBA">
        <w:rPr>
          <w:highlight w:val="white"/>
        </w:rPr>
        <w:t xml:space="preserve"> or union value, or an integral value. In case of a floating-point value we do </w:t>
      </w:r>
      <w:proofErr w:type="gramStart"/>
      <w:r w:rsidR="00831E92" w:rsidRPr="00903DBA">
        <w:rPr>
          <w:highlight w:val="white"/>
        </w:rPr>
        <w:t>not</w:t>
      </w:r>
      <w:r w:rsidR="001E3A59" w:rsidRPr="00903DBA">
        <w:rPr>
          <w:highlight w:val="white"/>
        </w:rPr>
        <w:t>h</w:t>
      </w:r>
      <w:r w:rsidR="00831E92" w:rsidRPr="00903DBA">
        <w:rPr>
          <w:highlight w:val="white"/>
        </w:rPr>
        <w:t>ing</w:t>
      </w:r>
      <w:r w:rsidR="00E7704A" w:rsidRPr="00903DBA">
        <w:rPr>
          <w:highlight w:val="white"/>
        </w:rPr>
        <w:t>, since</w:t>
      </w:r>
      <w:proofErr w:type="gramEnd"/>
      <w:r w:rsidR="00E7704A" w:rsidRPr="00903DBA">
        <w:rPr>
          <w:highlight w:val="white"/>
        </w:rPr>
        <w:t xml:space="preserve"> the return value is already</w:t>
      </w:r>
      <w:r w:rsidR="00767FA9" w:rsidRPr="00903DBA">
        <w:rPr>
          <w:highlight w:val="white"/>
        </w:rPr>
        <w:t xml:space="preserve"> properly placed on the top of the floating-point stack.</w:t>
      </w:r>
    </w:p>
    <w:p w14:paraId="21D47B25" w14:textId="77777777" w:rsidR="00C953A1" w:rsidRPr="00903DBA" w:rsidRDefault="00C953A1" w:rsidP="00941019">
      <w:pPr>
        <w:pStyle w:val="Code"/>
        <w:rPr>
          <w:highlight w:val="white"/>
        </w:rPr>
      </w:pPr>
      <w:r w:rsidRPr="00903DBA">
        <w:rPr>
          <w:highlight w:val="white"/>
        </w:rPr>
        <w:t xml:space="preserve">    private void SetReturnValue(MiddleCode middleCode) {</w:t>
      </w:r>
    </w:p>
    <w:p w14:paraId="6F850CEF" w14:textId="77777777" w:rsidR="00C953A1" w:rsidRPr="00903DBA" w:rsidRDefault="00C953A1" w:rsidP="00C953A1">
      <w:pPr>
        <w:pStyle w:val="Code"/>
        <w:rPr>
          <w:highlight w:val="white"/>
        </w:rPr>
      </w:pPr>
      <w:r w:rsidRPr="00903DBA">
        <w:rPr>
          <w:highlight w:val="white"/>
        </w:rPr>
        <w:t xml:space="preserve">      if (middleCode[1] != null) {</w:t>
      </w:r>
    </w:p>
    <w:p w14:paraId="5E4E2C80" w14:textId="77777777" w:rsidR="00C953A1" w:rsidRPr="00903DBA" w:rsidRDefault="00C953A1" w:rsidP="00C953A1">
      <w:pPr>
        <w:pStyle w:val="Code"/>
        <w:rPr>
          <w:highlight w:val="white"/>
        </w:rPr>
      </w:pPr>
      <w:r w:rsidRPr="00903DBA">
        <w:rPr>
          <w:highlight w:val="white"/>
        </w:rPr>
        <w:t xml:space="preserve">        Symbol returnSymbol = (Symbol) middleCode[1];</w:t>
      </w:r>
    </w:p>
    <w:p w14:paraId="780E181E" w14:textId="77777777" w:rsidR="00C953A1" w:rsidRPr="00903DBA" w:rsidRDefault="00C953A1" w:rsidP="00C953A1">
      <w:pPr>
        <w:pStyle w:val="Code"/>
        <w:rPr>
          <w:highlight w:val="white"/>
        </w:rPr>
      </w:pPr>
    </w:p>
    <w:p w14:paraId="4FC02D22" w14:textId="77777777" w:rsidR="00C953A1" w:rsidRPr="00903DBA" w:rsidRDefault="00C953A1" w:rsidP="00C953A1">
      <w:pPr>
        <w:pStyle w:val="Code"/>
        <w:rPr>
          <w:highlight w:val="white"/>
        </w:rPr>
      </w:pPr>
      <w:r w:rsidRPr="00903DBA">
        <w:rPr>
          <w:highlight w:val="white"/>
        </w:rPr>
        <w:t xml:space="preserve">        if (returnSymbol.Type.IsStructOrUnion()) {</w:t>
      </w:r>
    </w:p>
    <w:p w14:paraId="1A906378" w14:textId="77777777" w:rsidR="00C953A1" w:rsidRPr="00903DBA" w:rsidRDefault="00C953A1" w:rsidP="00C953A1">
      <w:pPr>
        <w:pStyle w:val="Code"/>
        <w:rPr>
          <w:highlight w:val="white"/>
        </w:rPr>
      </w:pPr>
      <w:r w:rsidRPr="00903DBA">
        <w:rPr>
          <w:highlight w:val="white"/>
        </w:rPr>
        <w:t xml:space="preserve">          StructUnionSetReturnValue(middleCode);</w:t>
      </w:r>
    </w:p>
    <w:p w14:paraId="3044BE93" w14:textId="77777777" w:rsidR="00C953A1" w:rsidRPr="00903DBA" w:rsidRDefault="00C953A1" w:rsidP="00C953A1">
      <w:pPr>
        <w:pStyle w:val="Code"/>
        <w:rPr>
          <w:highlight w:val="white"/>
        </w:rPr>
      </w:pPr>
      <w:r w:rsidRPr="00903DBA">
        <w:rPr>
          <w:highlight w:val="white"/>
        </w:rPr>
        <w:t xml:space="preserve">        }</w:t>
      </w:r>
    </w:p>
    <w:p w14:paraId="584FC7EC" w14:textId="77777777" w:rsidR="00C953A1" w:rsidRPr="00903DBA" w:rsidRDefault="00C953A1" w:rsidP="00C953A1">
      <w:pPr>
        <w:pStyle w:val="Code"/>
        <w:rPr>
          <w:highlight w:val="white"/>
        </w:rPr>
      </w:pPr>
      <w:r w:rsidRPr="00903DBA">
        <w:rPr>
          <w:highlight w:val="white"/>
        </w:rPr>
        <w:t xml:space="preserve">        else if (returnSymbol.Type.IsFloating()) {</w:t>
      </w:r>
    </w:p>
    <w:p w14:paraId="07B57D42" w14:textId="77777777" w:rsidR="00C953A1" w:rsidRPr="00903DBA" w:rsidRDefault="00C953A1" w:rsidP="00C953A1">
      <w:pPr>
        <w:pStyle w:val="Code"/>
        <w:rPr>
          <w:highlight w:val="white"/>
        </w:rPr>
      </w:pPr>
      <w:r w:rsidRPr="00903DBA">
        <w:rPr>
          <w:highlight w:val="white"/>
        </w:rPr>
        <w:t xml:space="preserve">          Assert.ErrorXXX((--m_floatStackSize) == 0);</w:t>
      </w:r>
    </w:p>
    <w:p w14:paraId="5892FC41" w14:textId="77777777" w:rsidR="00C953A1" w:rsidRPr="00903DBA" w:rsidRDefault="00C953A1" w:rsidP="00C953A1">
      <w:pPr>
        <w:pStyle w:val="Code"/>
        <w:rPr>
          <w:highlight w:val="white"/>
        </w:rPr>
      </w:pPr>
      <w:r w:rsidRPr="00903DBA">
        <w:rPr>
          <w:highlight w:val="white"/>
        </w:rPr>
        <w:t xml:space="preserve">        }</w:t>
      </w:r>
    </w:p>
    <w:p w14:paraId="19E43B0F" w14:textId="77777777" w:rsidR="00C953A1" w:rsidRPr="00903DBA" w:rsidRDefault="00C953A1" w:rsidP="00C953A1">
      <w:pPr>
        <w:pStyle w:val="Code"/>
        <w:rPr>
          <w:highlight w:val="white"/>
        </w:rPr>
      </w:pPr>
      <w:r w:rsidRPr="00903DBA">
        <w:rPr>
          <w:highlight w:val="white"/>
        </w:rPr>
        <w:t xml:space="preserve">        else {</w:t>
      </w:r>
    </w:p>
    <w:p w14:paraId="63BA6213" w14:textId="77777777" w:rsidR="00C953A1" w:rsidRPr="00903DBA" w:rsidRDefault="00C953A1" w:rsidP="00C953A1">
      <w:pPr>
        <w:pStyle w:val="Code"/>
        <w:rPr>
          <w:highlight w:val="white"/>
        </w:rPr>
      </w:pPr>
      <w:r w:rsidRPr="00903DBA">
        <w:rPr>
          <w:highlight w:val="white"/>
        </w:rPr>
        <w:t xml:space="preserve">          IntegralSetReturnValue(middleCode);</w:t>
      </w:r>
    </w:p>
    <w:p w14:paraId="00515284" w14:textId="77777777" w:rsidR="00C953A1" w:rsidRPr="00903DBA" w:rsidRDefault="00C953A1" w:rsidP="00C953A1">
      <w:pPr>
        <w:pStyle w:val="Code"/>
        <w:rPr>
          <w:highlight w:val="white"/>
        </w:rPr>
      </w:pPr>
      <w:r w:rsidRPr="00903DBA">
        <w:rPr>
          <w:highlight w:val="white"/>
        </w:rPr>
        <w:t xml:space="preserve">        }</w:t>
      </w:r>
    </w:p>
    <w:p w14:paraId="4AD73CBD" w14:textId="77777777" w:rsidR="00C953A1" w:rsidRPr="00903DBA" w:rsidRDefault="00C953A1" w:rsidP="00C953A1">
      <w:pPr>
        <w:pStyle w:val="Code"/>
        <w:rPr>
          <w:highlight w:val="white"/>
        </w:rPr>
      </w:pPr>
      <w:r w:rsidRPr="00903DBA">
        <w:rPr>
          <w:highlight w:val="white"/>
        </w:rPr>
        <w:t xml:space="preserve">      }</w:t>
      </w:r>
    </w:p>
    <w:p w14:paraId="3E41EDA3" w14:textId="77777777" w:rsidR="00C953A1" w:rsidRPr="00903DBA" w:rsidRDefault="00C953A1" w:rsidP="00C953A1">
      <w:pPr>
        <w:pStyle w:val="Code"/>
        <w:rPr>
          <w:highlight w:val="white"/>
        </w:rPr>
      </w:pPr>
      <w:r w:rsidRPr="00903DBA">
        <w:rPr>
          <w:highlight w:val="white"/>
        </w:rPr>
        <w:t xml:space="preserve">    }</w:t>
      </w:r>
    </w:p>
    <w:p w14:paraId="02465950" w14:textId="34C2AD56" w:rsidR="00C953A1" w:rsidRPr="00903DBA" w:rsidRDefault="001E3A59" w:rsidP="001E3A59">
      <w:pPr>
        <w:rPr>
          <w:highlight w:val="white"/>
        </w:rPr>
      </w:pPr>
      <w:r w:rsidRPr="00903DBA">
        <w:rPr>
          <w:highlight w:val="white"/>
        </w:rPr>
        <w:t xml:space="preserve">The </w:t>
      </w:r>
      <w:r w:rsidRPr="00903DBA">
        <w:rPr>
          <w:rStyle w:val="KeyWord0"/>
          <w:highlight w:val="white"/>
        </w:rPr>
        <w:t>Return</w:t>
      </w:r>
      <w:r w:rsidRPr="00903DBA">
        <w:rPr>
          <w:highlight w:val="white"/>
        </w:rPr>
        <w:t xml:space="preserve"> method </w:t>
      </w:r>
      <w:r w:rsidR="00536DCA" w:rsidRPr="00903DBA">
        <w:rPr>
          <w:highlight w:val="white"/>
        </w:rPr>
        <w:t>adds assembly code for return control back to the calling function.</w:t>
      </w:r>
      <w:r w:rsidR="002B7057" w:rsidRPr="00903DBA">
        <w:rPr>
          <w:highlight w:val="white"/>
        </w:rPr>
        <w:t xml:space="preserve"> We restore</w:t>
      </w:r>
      <w:r w:rsidR="00EB7F51" w:rsidRPr="00903DBA">
        <w:rPr>
          <w:highlight w:val="white"/>
        </w:rPr>
        <w:t xml:space="preserve"> </w:t>
      </w:r>
      <w:r w:rsidR="002B7057" w:rsidRPr="00903DBA">
        <w:rPr>
          <w:highlight w:val="white"/>
        </w:rPr>
        <w:t>the frame and ellipse pointers</w:t>
      </w:r>
      <w:r w:rsidR="00EB7F51" w:rsidRPr="00903DBA">
        <w:rPr>
          <w:highlight w:val="white"/>
        </w:rPr>
        <w:t xml:space="preserve"> of the calling function and jump back to the calling function. Note that we </w:t>
      </w:r>
      <w:proofErr w:type="gramStart"/>
      <w:r w:rsidR="00EB7F51" w:rsidRPr="00903DBA">
        <w:rPr>
          <w:highlight w:val="white"/>
        </w:rPr>
        <w:t>have to</w:t>
      </w:r>
      <w:proofErr w:type="gramEnd"/>
      <w:r w:rsidR="00EB7F51" w:rsidRPr="00903DBA">
        <w:rPr>
          <w:highlight w:val="white"/>
        </w:rPr>
        <w:t xml:space="preserve"> load the return jump address into register before we restore the </w:t>
      </w:r>
      <w:r w:rsidR="00035673" w:rsidRPr="00903DBA">
        <w:rPr>
          <w:highlight w:val="white"/>
        </w:rPr>
        <w:t>frame pointer, otherwise we would obtain the return address of the calling function.</w:t>
      </w:r>
    </w:p>
    <w:p w14:paraId="5FDD1665" w14:textId="77777777" w:rsidR="00C953A1" w:rsidRPr="00903DBA" w:rsidRDefault="00C953A1" w:rsidP="00C953A1">
      <w:pPr>
        <w:pStyle w:val="Code"/>
        <w:rPr>
          <w:highlight w:val="white"/>
        </w:rPr>
      </w:pPr>
      <w:r w:rsidRPr="00903DBA">
        <w:rPr>
          <w:highlight w:val="white"/>
        </w:rPr>
        <w:t xml:space="preserve">    private void Return() {</w:t>
      </w:r>
    </w:p>
    <w:p w14:paraId="3FB113B6" w14:textId="77777777" w:rsidR="00C953A1" w:rsidRPr="00903DBA" w:rsidRDefault="00C953A1" w:rsidP="00C953A1">
      <w:pPr>
        <w:pStyle w:val="Code"/>
        <w:rPr>
          <w:highlight w:val="white"/>
        </w:rPr>
      </w:pPr>
      <w:r w:rsidRPr="00903DBA">
        <w:rPr>
          <w:highlight w:val="white"/>
        </w:rPr>
        <w:t xml:space="preserve">      Track track = new Track(Type.VoidPointerType);</w:t>
      </w:r>
    </w:p>
    <w:p w14:paraId="074DF0A2" w14:textId="77777777" w:rsidR="00C953A1" w:rsidRPr="00903DBA" w:rsidRDefault="00C953A1" w:rsidP="00C953A1">
      <w:pPr>
        <w:pStyle w:val="Code"/>
        <w:rPr>
          <w:highlight w:val="white"/>
        </w:rPr>
      </w:pPr>
      <w:r w:rsidRPr="00903DBA">
        <w:rPr>
          <w:highlight w:val="white"/>
        </w:rPr>
        <w:t xml:space="preserve">      AddAssemblyCode(AssemblyOperator.mov, track,</w:t>
      </w:r>
    </w:p>
    <w:p w14:paraId="54151D37" w14:textId="77777777" w:rsidR="00C953A1" w:rsidRPr="00903DBA" w:rsidRDefault="00C953A1" w:rsidP="00C953A1">
      <w:pPr>
        <w:pStyle w:val="Code"/>
        <w:rPr>
          <w:highlight w:val="white"/>
        </w:rPr>
      </w:pPr>
      <w:r w:rsidRPr="00903DBA">
        <w:rPr>
          <w:highlight w:val="white"/>
        </w:rPr>
        <w:t xml:space="preserve">                  AssemblyCode.FrameRegister,</w:t>
      </w:r>
    </w:p>
    <w:p w14:paraId="490EA0D2" w14:textId="77777777" w:rsidR="00C953A1" w:rsidRPr="00903DBA" w:rsidRDefault="00C953A1" w:rsidP="00C953A1">
      <w:pPr>
        <w:pStyle w:val="Code"/>
        <w:rPr>
          <w:highlight w:val="white"/>
        </w:rPr>
      </w:pPr>
      <w:r w:rsidRPr="00903DBA">
        <w:rPr>
          <w:highlight w:val="white"/>
        </w:rPr>
        <w:lastRenderedPageBreak/>
        <w:t xml:space="preserve">                  SymbolTable.ReturnAddressOffset);</w:t>
      </w:r>
    </w:p>
    <w:p w14:paraId="513C69F6" w14:textId="77777777" w:rsidR="00C953A1" w:rsidRPr="00903DBA" w:rsidRDefault="00C953A1" w:rsidP="00C953A1">
      <w:pPr>
        <w:pStyle w:val="Code"/>
        <w:rPr>
          <w:highlight w:val="white"/>
        </w:rPr>
      </w:pPr>
      <w:r w:rsidRPr="00903DBA">
        <w:rPr>
          <w:highlight w:val="white"/>
        </w:rPr>
        <w:t xml:space="preserve">      AddAssemblyCode(AssemblyOperator.mov, AssemblyCode.EllipseRegister,</w:t>
      </w:r>
    </w:p>
    <w:p w14:paraId="15B9DBC2" w14:textId="77777777" w:rsidR="00C953A1" w:rsidRPr="00903DBA" w:rsidRDefault="00C953A1" w:rsidP="00C953A1">
      <w:pPr>
        <w:pStyle w:val="Code"/>
        <w:rPr>
          <w:highlight w:val="white"/>
        </w:rPr>
      </w:pPr>
      <w:r w:rsidRPr="00903DBA">
        <w:rPr>
          <w:highlight w:val="white"/>
        </w:rPr>
        <w:t xml:space="preserve">                      AssemblyCode.FrameRegister,</w:t>
      </w:r>
    </w:p>
    <w:p w14:paraId="16306FB4" w14:textId="77777777" w:rsidR="00C953A1" w:rsidRPr="00903DBA" w:rsidRDefault="00C953A1" w:rsidP="00C953A1">
      <w:pPr>
        <w:pStyle w:val="Code"/>
        <w:rPr>
          <w:highlight w:val="white"/>
        </w:rPr>
      </w:pPr>
      <w:r w:rsidRPr="00903DBA">
        <w:rPr>
          <w:highlight w:val="white"/>
        </w:rPr>
        <w:t xml:space="preserve">                      SymbolTable.EllipseFrameOffset);</w:t>
      </w:r>
    </w:p>
    <w:p w14:paraId="5B3A1824" w14:textId="77777777" w:rsidR="00C953A1" w:rsidRPr="00903DBA" w:rsidRDefault="00C953A1" w:rsidP="00C953A1">
      <w:pPr>
        <w:pStyle w:val="Code"/>
        <w:rPr>
          <w:highlight w:val="white"/>
        </w:rPr>
      </w:pPr>
      <w:r w:rsidRPr="00903DBA">
        <w:rPr>
          <w:highlight w:val="white"/>
        </w:rPr>
        <w:t xml:space="preserve">      AddAssemblyCode(AssemblyOperator.mov, AssemblyCode.FrameRegister,</w:t>
      </w:r>
    </w:p>
    <w:p w14:paraId="5EBD0F6B" w14:textId="77777777" w:rsidR="00C953A1" w:rsidRPr="00903DBA" w:rsidRDefault="00C953A1" w:rsidP="00C953A1">
      <w:pPr>
        <w:pStyle w:val="Code"/>
        <w:rPr>
          <w:highlight w:val="white"/>
        </w:rPr>
      </w:pPr>
      <w:r w:rsidRPr="00903DBA">
        <w:rPr>
          <w:highlight w:val="white"/>
        </w:rPr>
        <w:t xml:space="preserve">                      AssemblyCode.FrameRegister,</w:t>
      </w:r>
    </w:p>
    <w:p w14:paraId="16055CC2" w14:textId="77777777" w:rsidR="00C953A1" w:rsidRPr="00903DBA" w:rsidRDefault="00C953A1" w:rsidP="00C953A1">
      <w:pPr>
        <w:pStyle w:val="Code"/>
        <w:rPr>
          <w:highlight w:val="white"/>
        </w:rPr>
      </w:pPr>
      <w:r w:rsidRPr="00903DBA">
        <w:rPr>
          <w:highlight w:val="white"/>
        </w:rPr>
        <w:t xml:space="preserve">                      SymbolTable.RegularFrameOffset);</w:t>
      </w:r>
    </w:p>
    <w:p w14:paraId="66C42CA1" w14:textId="77777777" w:rsidR="00C953A1" w:rsidRPr="00903DBA" w:rsidRDefault="00C953A1" w:rsidP="00C953A1">
      <w:pPr>
        <w:pStyle w:val="Code"/>
        <w:rPr>
          <w:highlight w:val="white"/>
        </w:rPr>
      </w:pPr>
      <w:r w:rsidRPr="00903DBA">
        <w:rPr>
          <w:highlight w:val="white"/>
        </w:rPr>
        <w:t xml:space="preserve">      AddAssemblyCode(AssemblyOperator.jmp, track);</w:t>
      </w:r>
    </w:p>
    <w:p w14:paraId="0EF1187F" w14:textId="77777777" w:rsidR="00C953A1" w:rsidRPr="00903DBA" w:rsidRDefault="00C953A1" w:rsidP="00C953A1">
      <w:pPr>
        <w:pStyle w:val="Code"/>
        <w:rPr>
          <w:highlight w:val="white"/>
        </w:rPr>
      </w:pPr>
      <w:r w:rsidRPr="00903DBA">
        <w:rPr>
          <w:highlight w:val="white"/>
        </w:rPr>
        <w:t xml:space="preserve">    }</w:t>
      </w:r>
    </w:p>
    <w:p w14:paraId="308EC157" w14:textId="1E2FB8DA" w:rsidR="000E343D" w:rsidRPr="00903DBA" w:rsidRDefault="00D60AF1" w:rsidP="00D60AF1">
      <w:pPr>
        <w:rPr>
          <w:highlight w:val="white"/>
        </w:rPr>
      </w:pPr>
      <w:r w:rsidRPr="00903DBA">
        <w:rPr>
          <w:highlight w:val="white"/>
        </w:rPr>
        <w:t xml:space="preserve">The </w:t>
      </w:r>
      <w:r w:rsidRPr="00903DBA">
        <w:rPr>
          <w:rStyle w:val="KeyWord0"/>
          <w:highlight w:val="white"/>
        </w:rPr>
        <w:t>IntegralGetReturnValue</w:t>
      </w:r>
      <w:r w:rsidRPr="00903DBA">
        <w:rPr>
          <w:highlight w:val="white"/>
        </w:rPr>
        <w:t xml:space="preserve"> method </w:t>
      </w:r>
      <w:r w:rsidR="005F3BC8" w:rsidRPr="00903DBA">
        <w:rPr>
          <w:highlight w:val="white"/>
        </w:rPr>
        <w:t xml:space="preserve">stores the </w:t>
      </w:r>
      <w:r w:rsidR="00BA4A08" w:rsidRPr="00903DBA">
        <w:rPr>
          <w:highlight w:val="white"/>
        </w:rPr>
        <w:t>return register in a track</w:t>
      </w:r>
      <w:r w:rsidR="00CC6710" w:rsidRPr="00903DBA">
        <w:rPr>
          <w:highlight w:val="white"/>
        </w:rPr>
        <w:t>.</w:t>
      </w:r>
      <w:r w:rsidR="00BA4A08" w:rsidRPr="00903DBA">
        <w:rPr>
          <w:highlight w:val="white"/>
        </w:rPr>
        <w:t xml:space="preserve"> </w:t>
      </w:r>
    </w:p>
    <w:p w14:paraId="0C3D7C76" w14:textId="77777777" w:rsidR="000E343D" w:rsidRPr="00903DBA" w:rsidRDefault="000E343D" w:rsidP="000E343D">
      <w:pPr>
        <w:pStyle w:val="Code"/>
        <w:rPr>
          <w:highlight w:val="white"/>
        </w:rPr>
      </w:pPr>
      <w:r w:rsidRPr="00903DBA">
        <w:rPr>
          <w:highlight w:val="white"/>
        </w:rPr>
        <w:t xml:space="preserve">    public void IntegralGetReturnValue(MiddleCode middleCode) {</w:t>
      </w:r>
    </w:p>
    <w:p w14:paraId="2DDC6B1F" w14:textId="77777777" w:rsidR="000E343D" w:rsidRPr="00903DBA" w:rsidRDefault="000E343D" w:rsidP="000E343D">
      <w:pPr>
        <w:pStyle w:val="Code"/>
        <w:rPr>
          <w:highlight w:val="white"/>
        </w:rPr>
      </w:pPr>
      <w:r w:rsidRPr="00903DBA">
        <w:rPr>
          <w:highlight w:val="white"/>
        </w:rPr>
        <w:t xml:space="preserve">      Symbol returnSymbol = (Symbol) middleCode[0];</w:t>
      </w:r>
    </w:p>
    <w:p w14:paraId="7C065D33" w14:textId="77777777" w:rsidR="000E343D" w:rsidRPr="00903DBA" w:rsidRDefault="000E343D" w:rsidP="000E343D">
      <w:pPr>
        <w:pStyle w:val="Code"/>
        <w:rPr>
          <w:highlight w:val="white"/>
        </w:rPr>
      </w:pPr>
      <w:r w:rsidRPr="00903DBA">
        <w:rPr>
          <w:highlight w:val="white"/>
        </w:rPr>
        <w:t xml:space="preserve">      Register returnRegister =</w:t>
      </w:r>
    </w:p>
    <w:p w14:paraId="1B325EAC"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7666AABF" w14:textId="01683169" w:rsidR="000E343D" w:rsidRPr="00903DBA" w:rsidRDefault="000E343D" w:rsidP="000E343D">
      <w:pPr>
        <w:pStyle w:val="Code"/>
        <w:rPr>
          <w:highlight w:val="white"/>
        </w:rPr>
      </w:pPr>
      <w:r w:rsidRPr="00903DBA">
        <w:rPr>
          <w:highlight w:val="white"/>
        </w:rPr>
        <w:t xml:space="preserve">                                    returnSymbol.Type.Size());</w:t>
      </w:r>
    </w:p>
    <w:p w14:paraId="153C3894" w14:textId="5550DAFC" w:rsidR="005F3BC8" w:rsidRPr="00903DBA" w:rsidRDefault="00035673" w:rsidP="005F3BC8">
      <w:pPr>
        <w:rPr>
          <w:highlight w:val="white"/>
        </w:rPr>
      </w:pPr>
      <w:r w:rsidRPr="00903DBA">
        <w:rPr>
          <w:highlight w:val="white"/>
        </w:rPr>
        <w:t xml:space="preserve">We </w:t>
      </w:r>
      <w:r w:rsidR="005F3BC8" w:rsidRPr="00903DBA">
        <w:rPr>
          <w:highlight w:val="white"/>
        </w:rPr>
        <w:t xml:space="preserve">call </w:t>
      </w:r>
      <w:r w:rsidR="005F3BC8" w:rsidRPr="00903DBA">
        <w:rPr>
          <w:rStyle w:val="KeyWord0"/>
          <w:highlight w:val="white"/>
        </w:rPr>
        <w:t>CheckRegister</w:t>
      </w:r>
      <w:r w:rsidR="005F3BC8" w:rsidRPr="00903DBA">
        <w:rPr>
          <w:highlight w:val="white"/>
        </w:rPr>
        <w:t xml:space="preserve"> </w:t>
      </w:r>
      <w:r w:rsidRPr="00903DBA">
        <w:rPr>
          <w:highlight w:val="white"/>
        </w:rPr>
        <w:t xml:space="preserve">to </w:t>
      </w:r>
      <w:r w:rsidR="005F3BC8" w:rsidRPr="00903DBA">
        <w:rPr>
          <w:highlight w:val="white"/>
        </w:rPr>
        <w:t xml:space="preserve">make sure </w:t>
      </w:r>
      <w:r w:rsidR="00785987" w:rsidRPr="00903DBA">
        <w:rPr>
          <w:highlight w:val="white"/>
        </w:rPr>
        <w:t>that if the register already has a value, it is moved to another register.</w:t>
      </w:r>
    </w:p>
    <w:p w14:paraId="5BB15F6A" w14:textId="77777777" w:rsidR="000E343D" w:rsidRPr="00903DBA" w:rsidRDefault="000E343D" w:rsidP="000E343D">
      <w:pPr>
        <w:pStyle w:val="Code"/>
        <w:rPr>
          <w:highlight w:val="white"/>
        </w:rPr>
      </w:pPr>
      <w:r w:rsidRPr="00903DBA">
        <w:rPr>
          <w:highlight w:val="white"/>
        </w:rPr>
        <w:t xml:space="preserve">      CheckRegister(returnSymbol, returnRegister);</w:t>
      </w:r>
    </w:p>
    <w:p w14:paraId="3EA6536E" w14:textId="77777777" w:rsidR="000E343D" w:rsidRPr="00903DBA" w:rsidRDefault="000E343D" w:rsidP="000E343D">
      <w:pPr>
        <w:pStyle w:val="Code"/>
        <w:rPr>
          <w:highlight w:val="white"/>
        </w:rPr>
      </w:pPr>
      <w:r w:rsidRPr="00903DBA">
        <w:rPr>
          <w:highlight w:val="white"/>
        </w:rPr>
        <w:t xml:space="preserve">      Track returnTrack = new Track(returnSymbol, returnRegister);</w:t>
      </w:r>
    </w:p>
    <w:p w14:paraId="0DDB6859" w14:textId="77777777" w:rsidR="000E343D" w:rsidRPr="00903DBA" w:rsidRDefault="000E343D" w:rsidP="000E343D">
      <w:pPr>
        <w:pStyle w:val="Code"/>
        <w:rPr>
          <w:highlight w:val="white"/>
        </w:rPr>
      </w:pPr>
      <w:r w:rsidRPr="00903DBA">
        <w:rPr>
          <w:highlight w:val="white"/>
        </w:rPr>
        <w:t xml:space="preserve">      m_trackMap.Add(returnSymbol, returnTrack);</w:t>
      </w:r>
    </w:p>
    <w:p w14:paraId="353ED974" w14:textId="77777777" w:rsidR="000E343D" w:rsidRPr="00903DBA" w:rsidRDefault="000E343D" w:rsidP="000E343D">
      <w:pPr>
        <w:pStyle w:val="Code"/>
        <w:rPr>
          <w:highlight w:val="white"/>
        </w:rPr>
      </w:pPr>
      <w:r w:rsidRPr="00903DBA">
        <w:rPr>
          <w:highlight w:val="white"/>
        </w:rPr>
        <w:t xml:space="preserve">      AddAssemblyCode(AssemblyOperator.empty, returnTrack);</w:t>
      </w:r>
    </w:p>
    <w:p w14:paraId="4728F6AE" w14:textId="77777777" w:rsidR="000E343D" w:rsidRPr="00903DBA" w:rsidRDefault="000E343D" w:rsidP="000E343D">
      <w:pPr>
        <w:pStyle w:val="Code"/>
        <w:rPr>
          <w:highlight w:val="white"/>
        </w:rPr>
      </w:pPr>
      <w:r w:rsidRPr="00903DBA">
        <w:rPr>
          <w:highlight w:val="white"/>
        </w:rPr>
        <w:t xml:space="preserve">    }</w:t>
      </w:r>
    </w:p>
    <w:p w14:paraId="098C4C41" w14:textId="33D8F089" w:rsidR="000E343D" w:rsidRPr="00903DBA" w:rsidRDefault="00CC6710" w:rsidP="00CC6710">
      <w:pPr>
        <w:rPr>
          <w:highlight w:val="white"/>
        </w:rPr>
      </w:pPr>
      <w:r w:rsidRPr="00903DBA">
        <w:rPr>
          <w:highlight w:val="white"/>
        </w:rPr>
        <w:t xml:space="preserve">The </w:t>
      </w:r>
      <w:r w:rsidRPr="00903DBA">
        <w:rPr>
          <w:rStyle w:val="KeyWord0"/>
          <w:highlight w:val="white"/>
        </w:rPr>
        <w:t>IntegralSetReturnValue</w:t>
      </w:r>
      <w:r w:rsidRPr="00903DBA">
        <w:rPr>
          <w:highlight w:val="white"/>
        </w:rPr>
        <w:t xml:space="preserve"> </w:t>
      </w:r>
      <w:r w:rsidR="000D4667" w:rsidRPr="00903DBA">
        <w:rPr>
          <w:highlight w:val="white"/>
        </w:rPr>
        <w:t xml:space="preserve">loads the </w:t>
      </w:r>
      <w:r w:rsidR="003C716C" w:rsidRPr="00903DBA">
        <w:rPr>
          <w:highlight w:val="white"/>
        </w:rPr>
        <w:t xml:space="preserve">symbol of the </w:t>
      </w:r>
      <w:r w:rsidR="000D4667" w:rsidRPr="00903DBA">
        <w:rPr>
          <w:highlight w:val="white"/>
        </w:rPr>
        <w:t>expression into the return register.</w:t>
      </w:r>
    </w:p>
    <w:p w14:paraId="66560153" w14:textId="77777777" w:rsidR="000E343D" w:rsidRPr="00903DBA" w:rsidRDefault="000E343D" w:rsidP="000E343D">
      <w:pPr>
        <w:pStyle w:val="Code"/>
        <w:rPr>
          <w:highlight w:val="white"/>
        </w:rPr>
      </w:pPr>
      <w:r w:rsidRPr="00903DBA">
        <w:rPr>
          <w:highlight w:val="white"/>
        </w:rPr>
        <w:t xml:space="preserve">    public void IntegralSetReturnValue(MiddleCode middleCode) {</w:t>
      </w:r>
    </w:p>
    <w:p w14:paraId="0C7DB156" w14:textId="77777777" w:rsidR="000E343D" w:rsidRPr="00903DBA" w:rsidRDefault="000E343D" w:rsidP="000E343D">
      <w:pPr>
        <w:pStyle w:val="Code"/>
        <w:rPr>
          <w:highlight w:val="white"/>
        </w:rPr>
      </w:pPr>
      <w:r w:rsidRPr="00903DBA">
        <w:rPr>
          <w:highlight w:val="white"/>
        </w:rPr>
        <w:t xml:space="preserve">      Symbol returnSymbol = (Symbol) middleCode[1];</w:t>
      </w:r>
    </w:p>
    <w:p w14:paraId="4D08DE19" w14:textId="77777777" w:rsidR="000E343D" w:rsidRPr="00903DBA" w:rsidRDefault="000E343D" w:rsidP="000E343D">
      <w:pPr>
        <w:pStyle w:val="Code"/>
        <w:rPr>
          <w:highlight w:val="white"/>
        </w:rPr>
      </w:pPr>
      <w:r w:rsidRPr="00903DBA">
        <w:rPr>
          <w:highlight w:val="white"/>
        </w:rPr>
        <w:t xml:space="preserve">      Register returnRegister =</w:t>
      </w:r>
    </w:p>
    <w:p w14:paraId="683D4537" w14:textId="77777777" w:rsidR="000E343D" w:rsidRPr="00903DBA" w:rsidRDefault="000E343D" w:rsidP="000E343D">
      <w:pPr>
        <w:pStyle w:val="Code"/>
        <w:rPr>
          <w:highlight w:val="white"/>
        </w:rPr>
      </w:pPr>
      <w:r w:rsidRPr="00903DBA">
        <w:rPr>
          <w:highlight w:val="white"/>
        </w:rPr>
        <w:t xml:space="preserve">        AssemblyCode.RegisterToSize(AssemblyCode.ReturnValueRegister,</w:t>
      </w:r>
    </w:p>
    <w:p w14:paraId="11952A8C" w14:textId="0E533D9E" w:rsidR="000E343D" w:rsidRPr="00903DBA" w:rsidRDefault="000E343D" w:rsidP="000E343D">
      <w:pPr>
        <w:pStyle w:val="Code"/>
        <w:rPr>
          <w:highlight w:val="white"/>
        </w:rPr>
      </w:pPr>
      <w:r w:rsidRPr="00903DBA">
        <w:rPr>
          <w:highlight w:val="white"/>
        </w:rPr>
        <w:t xml:space="preserve">                                    returnSymbol.Type.</w:t>
      </w:r>
      <w:r w:rsidR="0058084A" w:rsidRPr="00903DBA">
        <w:rPr>
          <w:highlight w:val="white"/>
        </w:rPr>
        <w:t>SizeArray</w:t>
      </w:r>
      <w:r w:rsidRPr="00903DBA">
        <w:rPr>
          <w:highlight w:val="white"/>
        </w:rPr>
        <w:t>());</w:t>
      </w:r>
    </w:p>
    <w:p w14:paraId="228DEEFD" w14:textId="77777777" w:rsidR="000E343D" w:rsidRPr="00903DBA" w:rsidRDefault="000E343D" w:rsidP="000E343D">
      <w:pPr>
        <w:pStyle w:val="Code"/>
        <w:rPr>
          <w:highlight w:val="white"/>
        </w:rPr>
      </w:pPr>
      <w:r w:rsidRPr="00903DBA">
        <w:rPr>
          <w:highlight w:val="white"/>
        </w:rPr>
        <w:t xml:space="preserve">      LoadValueToRegister(returnSymbol, returnRegister);</w:t>
      </w:r>
    </w:p>
    <w:p w14:paraId="3A16273E" w14:textId="77777777" w:rsidR="000E343D" w:rsidRPr="00903DBA" w:rsidRDefault="000E343D" w:rsidP="000E343D">
      <w:pPr>
        <w:pStyle w:val="Code"/>
        <w:rPr>
          <w:highlight w:val="white"/>
        </w:rPr>
      </w:pPr>
      <w:r w:rsidRPr="00903DBA">
        <w:rPr>
          <w:highlight w:val="white"/>
        </w:rPr>
        <w:t xml:space="preserve">      m_trackMap.Remove(returnSymbol);</w:t>
      </w:r>
    </w:p>
    <w:p w14:paraId="4A3A79A1" w14:textId="0C6A24FF" w:rsidR="000E343D" w:rsidRPr="00903DBA" w:rsidRDefault="000E343D" w:rsidP="000E343D">
      <w:pPr>
        <w:pStyle w:val="Code"/>
        <w:rPr>
          <w:highlight w:val="white"/>
        </w:rPr>
      </w:pPr>
      <w:r w:rsidRPr="00903DBA">
        <w:rPr>
          <w:highlight w:val="white"/>
        </w:rPr>
        <w:t xml:space="preserve">    }</w:t>
      </w:r>
    </w:p>
    <w:p w14:paraId="3B4D1F6A" w14:textId="4625DCBC" w:rsidR="00D935A0" w:rsidRPr="00903DBA" w:rsidRDefault="000F132E" w:rsidP="0064474B">
      <w:pPr>
        <w:rPr>
          <w:highlight w:val="white"/>
        </w:rPr>
      </w:pPr>
      <w:r w:rsidRPr="00903DBA">
        <w:rPr>
          <w:highlight w:val="white"/>
        </w:rPr>
        <w:t xml:space="preserve">The </w:t>
      </w:r>
      <w:r w:rsidRPr="00903DBA">
        <w:rPr>
          <w:rStyle w:val="KeyWord0"/>
          <w:highlight w:val="white"/>
        </w:rPr>
        <w:t>Exit</w:t>
      </w:r>
      <w:r w:rsidRPr="00903DBA">
        <w:rPr>
          <w:highlight w:val="white"/>
        </w:rPr>
        <w:t xml:space="preserve"> method</w:t>
      </w:r>
      <w:r w:rsidR="0064474B" w:rsidRPr="00903DBA">
        <w:rPr>
          <w:highlight w:val="white"/>
        </w:rPr>
        <w:t xml:space="preserve"> generates code for exit the execution of the program. However, the code is different depending on whether we generate Windows or Linux code</w:t>
      </w:r>
      <w:r w:rsidR="000776ED" w:rsidRPr="00903DBA">
        <w:rPr>
          <w:highlight w:val="white"/>
        </w:rPr>
        <w:t xml:space="preserve">, and whether there is an </w:t>
      </w:r>
      <w:r w:rsidR="0033532B" w:rsidRPr="00903DBA">
        <w:rPr>
          <w:highlight w:val="white"/>
        </w:rPr>
        <w:t xml:space="preserve">exit symbol </w:t>
      </w:r>
      <w:r w:rsidR="000776ED" w:rsidRPr="00903DBA">
        <w:rPr>
          <w:highlight w:val="white"/>
        </w:rPr>
        <w:t>given.</w:t>
      </w:r>
    </w:p>
    <w:p w14:paraId="18BB0A5D" w14:textId="77777777" w:rsidR="00D935A0" w:rsidRPr="00903DBA" w:rsidRDefault="00D935A0" w:rsidP="007B4210">
      <w:pPr>
        <w:pStyle w:val="Code"/>
        <w:rPr>
          <w:highlight w:val="white"/>
        </w:rPr>
      </w:pPr>
      <w:r w:rsidRPr="00903DBA">
        <w:rPr>
          <w:highlight w:val="white"/>
        </w:rPr>
        <w:t xml:space="preserve">    public void Exit(MiddleCode middleCode) {</w:t>
      </w:r>
    </w:p>
    <w:p w14:paraId="5A8957FE" w14:textId="77777777" w:rsidR="00D935A0" w:rsidRPr="00903DBA" w:rsidRDefault="00D935A0" w:rsidP="007B4210">
      <w:pPr>
        <w:pStyle w:val="Code"/>
        <w:rPr>
          <w:highlight w:val="white"/>
        </w:rPr>
      </w:pPr>
      <w:r w:rsidRPr="00903DBA">
        <w:rPr>
          <w:highlight w:val="white"/>
        </w:rPr>
        <w:t xml:space="preserve">      Symbol exitSymbol = (Symbol) middleCode[0];</w:t>
      </w:r>
    </w:p>
    <w:p w14:paraId="602C7482" w14:textId="33C94CB6" w:rsidR="00DD2A11" w:rsidRPr="00903DBA" w:rsidRDefault="00DD2A11" w:rsidP="00DD2A11">
      <w:pPr>
        <w:rPr>
          <w:highlight w:val="white"/>
        </w:rPr>
      </w:pPr>
      <w:r w:rsidRPr="00903DBA">
        <w:rPr>
          <w:highlight w:val="white"/>
        </w:rPr>
        <w:t xml:space="preserve">If the exit symbol is not null, we load its value into </w:t>
      </w:r>
      <w:r w:rsidR="007467FA" w:rsidRPr="00903DBA">
        <w:rPr>
          <w:highlight w:val="white"/>
        </w:rPr>
        <w:t>the</w:t>
      </w:r>
      <w:r w:rsidRPr="00903DBA">
        <w:rPr>
          <w:highlight w:val="white"/>
        </w:rPr>
        <w:t xml:space="preserve"> </w:t>
      </w:r>
      <w:r w:rsidR="007467FA" w:rsidRPr="00903DBA">
        <w:rPr>
          <w:rStyle w:val="KeyWord0"/>
          <w:highlight w:val="white"/>
        </w:rPr>
        <w:t>rdi</w:t>
      </w:r>
      <w:r w:rsidR="007467FA" w:rsidRPr="00903DBA">
        <w:rPr>
          <w:highlight w:val="white"/>
        </w:rPr>
        <w:t xml:space="preserve"> register</w:t>
      </w:r>
      <w:r w:rsidRPr="00903DBA">
        <w:rPr>
          <w:highlight w:val="white"/>
        </w:rPr>
        <w:t xml:space="preserve"> If it is null, we just load zero into the register. This value will be returned to the surrounding operation system.</w:t>
      </w:r>
    </w:p>
    <w:p w14:paraId="34B8CDBD" w14:textId="2EE25613" w:rsidR="00D935A0" w:rsidRPr="00903DBA" w:rsidRDefault="00D935A0" w:rsidP="007B4210">
      <w:pPr>
        <w:pStyle w:val="Code"/>
        <w:rPr>
          <w:highlight w:val="white"/>
        </w:rPr>
      </w:pPr>
      <w:r w:rsidRPr="00903DBA">
        <w:rPr>
          <w:highlight w:val="white"/>
        </w:rPr>
        <w:t xml:space="preserve">      if (Start.Linux) {</w:t>
      </w:r>
    </w:p>
    <w:p w14:paraId="30B9983D" w14:textId="0FF04429" w:rsidR="00D935A0" w:rsidRPr="00903DBA" w:rsidRDefault="00D935A0" w:rsidP="007B4210">
      <w:pPr>
        <w:pStyle w:val="Code"/>
        <w:rPr>
          <w:highlight w:val="white"/>
        </w:rPr>
      </w:pPr>
      <w:r w:rsidRPr="00903DBA">
        <w:rPr>
          <w:highlight w:val="white"/>
        </w:rPr>
        <w:t xml:space="preserve">        if (exitSymbol </w:t>
      </w:r>
      <w:r w:rsidR="0033532B" w:rsidRPr="00903DBA">
        <w:rPr>
          <w:highlight w:val="white"/>
        </w:rPr>
        <w:t>!</w:t>
      </w:r>
      <w:r w:rsidRPr="00903DBA">
        <w:rPr>
          <w:highlight w:val="white"/>
        </w:rPr>
        <w:t>= null) {</w:t>
      </w:r>
    </w:p>
    <w:p w14:paraId="5ADB38EE" w14:textId="77777777" w:rsidR="0033532B" w:rsidRPr="00903DBA" w:rsidRDefault="0033532B" w:rsidP="0033532B">
      <w:pPr>
        <w:pStyle w:val="Code"/>
        <w:rPr>
          <w:highlight w:val="white"/>
        </w:rPr>
      </w:pPr>
      <w:r w:rsidRPr="00903DBA">
        <w:rPr>
          <w:highlight w:val="white"/>
        </w:rPr>
        <w:t xml:space="preserve">          LoadValueToRegister(exitSymbol, Register.rdi);</w:t>
      </w:r>
    </w:p>
    <w:p w14:paraId="73D60335" w14:textId="77777777" w:rsidR="00D935A0" w:rsidRPr="00903DBA" w:rsidRDefault="00D935A0" w:rsidP="007B4210">
      <w:pPr>
        <w:pStyle w:val="Code"/>
        <w:rPr>
          <w:highlight w:val="white"/>
        </w:rPr>
      </w:pPr>
      <w:r w:rsidRPr="00903DBA">
        <w:rPr>
          <w:highlight w:val="white"/>
        </w:rPr>
        <w:t xml:space="preserve">        }</w:t>
      </w:r>
    </w:p>
    <w:p w14:paraId="744603E2" w14:textId="77777777" w:rsidR="00D935A0" w:rsidRPr="00903DBA" w:rsidRDefault="00D935A0" w:rsidP="007B4210">
      <w:pPr>
        <w:pStyle w:val="Code"/>
        <w:rPr>
          <w:highlight w:val="white"/>
        </w:rPr>
      </w:pPr>
      <w:r w:rsidRPr="00903DBA">
        <w:rPr>
          <w:highlight w:val="white"/>
        </w:rPr>
        <w:t xml:space="preserve">        else {</w:t>
      </w:r>
    </w:p>
    <w:p w14:paraId="38DBF476" w14:textId="77777777" w:rsidR="0033532B" w:rsidRPr="00903DBA" w:rsidRDefault="0033532B" w:rsidP="0033532B">
      <w:pPr>
        <w:pStyle w:val="Code"/>
        <w:rPr>
          <w:highlight w:val="white"/>
        </w:rPr>
      </w:pPr>
      <w:r w:rsidRPr="00903DBA">
        <w:rPr>
          <w:highlight w:val="white"/>
        </w:rPr>
        <w:t xml:space="preserve">          AddAssemblyCode(AssemblyOperator.mov, Register.rdi,</w:t>
      </w:r>
    </w:p>
    <w:p w14:paraId="693E1780" w14:textId="77777777" w:rsidR="0033532B" w:rsidRPr="00903DBA" w:rsidRDefault="0033532B" w:rsidP="0033532B">
      <w:pPr>
        <w:pStyle w:val="Code"/>
        <w:rPr>
          <w:highlight w:val="white"/>
        </w:rPr>
      </w:pPr>
      <w:r w:rsidRPr="00903DBA">
        <w:rPr>
          <w:highlight w:val="white"/>
        </w:rPr>
        <w:t xml:space="preserve">                          BigInteger.Zero);</w:t>
      </w:r>
    </w:p>
    <w:p w14:paraId="2699163A" w14:textId="77777777" w:rsidR="00D935A0" w:rsidRPr="00903DBA" w:rsidRDefault="00D935A0" w:rsidP="007B4210">
      <w:pPr>
        <w:pStyle w:val="Code"/>
        <w:rPr>
          <w:highlight w:val="white"/>
        </w:rPr>
      </w:pPr>
      <w:r w:rsidRPr="00903DBA">
        <w:rPr>
          <w:highlight w:val="white"/>
        </w:rPr>
        <w:t xml:space="preserve">        }</w:t>
      </w:r>
    </w:p>
    <w:p w14:paraId="0388AA84" w14:textId="35A6E85C" w:rsidR="009E5010" w:rsidRPr="00903DBA" w:rsidRDefault="009E5010" w:rsidP="009E5010">
      <w:pPr>
        <w:rPr>
          <w:highlight w:val="white"/>
        </w:rPr>
      </w:pPr>
      <w:r w:rsidRPr="00903DBA">
        <w:rPr>
          <w:highlight w:val="white"/>
        </w:rPr>
        <w:t xml:space="preserve">The </w:t>
      </w:r>
      <w:r w:rsidR="00B61B21" w:rsidRPr="00903DBA">
        <w:rPr>
          <w:highlight w:val="white"/>
        </w:rPr>
        <w:t xml:space="preserve">Linux </w:t>
      </w:r>
      <w:r w:rsidRPr="00903DBA">
        <w:rPr>
          <w:highlight w:val="white"/>
        </w:rPr>
        <w:t xml:space="preserve">exit code is to load value </w:t>
      </w:r>
      <w:r w:rsidR="003F0859" w:rsidRPr="00903DBA">
        <w:rPr>
          <w:highlight w:val="white"/>
        </w:rPr>
        <w:t>60</w:t>
      </w:r>
      <w:r w:rsidRPr="00903DBA">
        <w:rPr>
          <w:highlight w:val="white"/>
        </w:rPr>
        <w:t xml:space="preserve"> to register </w:t>
      </w:r>
      <w:r w:rsidR="003F0859" w:rsidRPr="00903DBA">
        <w:rPr>
          <w:rStyle w:val="KeyWord0"/>
          <w:highlight w:val="white"/>
        </w:rPr>
        <w:t>rax</w:t>
      </w:r>
      <w:r w:rsidRPr="00903DBA">
        <w:rPr>
          <w:highlight w:val="white"/>
        </w:rPr>
        <w:t xml:space="preserve"> and</w:t>
      </w:r>
      <w:r w:rsidR="00B61B21" w:rsidRPr="00903DBA">
        <w:rPr>
          <w:highlight w:val="white"/>
        </w:rPr>
        <w:t xml:space="preserve"> do a system call.</w:t>
      </w:r>
    </w:p>
    <w:p w14:paraId="5C940201" w14:textId="77777777" w:rsidR="00D935A0" w:rsidRPr="00903DBA" w:rsidRDefault="00D935A0" w:rsidP="007B4210">
      <w:pPr>
        <w:pStyle w:val="Code"/>
        <w:rPr>
          <w:highlight w:val="white"/>
        </w:rPr>
      </w:pPr>
      <w:r w:rsidRPr="00903DBA">
        <w:rPr>
          <w:highlight w:val="white"/>
        </w:rPr>
        <w:t xml:space="preserve">        AddAssemblyCode(AssemblyOperator.mov, Register.rax,</w:t>
      </w:r>
    </w:p>
    <w:p w14:paraId="351DC2F8" w14:textId="5455C4B6" w:rsidR="00D935A0" w:rsidRPr="00903DBA" w:rsidRDefault="00D935A0" w:rsidP="007B4210">
      <w:pPr>
        <w:pStyle w:val="Code"/>
        <w:rPr>
          <w:highlight w:val="white"/>
        </w:rPr>
      </w:pPr>
      <w:r w:rsidRPr="00903DBA">
        <w:rPr>
          <w:highlight w:val="white"/>
        </w:rPr>
        <w:t xml:space="preserve">                        </w:t>
      </w:r>
      <w:r w:rsidR="008B0F59" w:rsidRPr="00903DBA">
        <w:rPr>
          <w:highlight w:val="white"/>
        </w:rPr>
        <w:t>(BigInteger)</w:t>
      </w:r>
      <w:r w:rsidR="004760C9" w:rsidRPr="00903DBA">
        <w:rPr>
          <w:highlight w:val="white"/>
        </w:rPr>
        <w:t xml:space="preserve"> 60); // </w:t>
      </w:r>
      <w:r w:rsidR="008B0F59" w:rsidRPr="00903DBA">
        <w:rPr>
          <w:highlight w:val="white"/>
        </w:rPr>
        <w:t>0x3C</w:t>
      </w:r>
    </w:p>
    <w:p w14:paraId="51CD7F6E" w14:textId="77777777" w:rsidR="00D935A0" w:rsidRPr="00903DBA" w:rsidRDefault="00D935A0" w:rsidP="007B4210">
      <w:pPr>
        <w:pStyle w:val="Code"/>
        <w:rPr>
          <w:highlight w:val="white"/>
        </w:rPr>
      </w:pPr>
      <w:r w:rsidRPr="00903DBA">
        <w:rPr>
          <w:highlight w:val="white"/>
        </w:rPr>
        <w:t xml:space="preserve">        AddAssemblyCode(AssemblyOperator.syscall);</w:t>
      </w:r>
    </w:p>
    <w:p w14:paraId="539E88E9" w14:textId="77777777" w:rsidR="00D935A0" w:rsidRPr="00903DBA" w:rsidRDefault="00D935A0" w:rsidP="007B4210">
      <w:pPr>
        <w:pStyle w:val="Code"/>
        <w:rPr>
          <w:highlight w:val="white"/>
        </w:rPr>
      </w:pPr>
      <w:r w:rsidRPr="00903DBA">
        <w:rPr>
          <w:highlight w:val="white"/>
        </w:rPr>
        <w:t xml:space="preserve">      }</w:t>
      </w:r>
    </w:p>
    <w:p w14:paraId="79591085" w14:textId="77777777" w:rsidR="00710964" w:rsidRPr="00903DBA" w:rsidRDefault="00710964" w:rsidP="00EC4BC5">
      <w:pPr>
        <w:pStyle w:val="Code"/>
        <w:rPr>
          <w:highlight w:val="white"/>
        </w:rPr>
      </w:pPr>
    </w:p>
    <w:p w14:paraId="3F867295" w14:textId="1D88DF93" w:rsidR="00EC4BC5" w:rsidRPr="00903DBA" w:rsidRDefault="00EC4BC5" w:rsidP="00EC4BC5">
      <w:pPr>
        <w:pStyle w:val="Code"/>
        <w:rPr>
          <w:highlight w:val="white"/>
        </w:rPr>
      </w:pPr>
      <w:r w:rsidRPr="00903DBA">
        <w:rPr>
          <w:highlight w:val="white"/>
        </w:rPr>
        <w:t xml:space="preserve">      if (Start.Windows) {</w:t>
      </w:r>
    </w:p>
    <w:p w14:paraId="26F5BA6F" w14:textId="794911C4" w:rsidR="00710964" w:rsidRPr="00903DBA" w:rsidRDefault="00710964" w:rsidP="00EC4BC5">
      <w:pPr>
        <w:pStyle w:val="Code"/>
        <w:rPr>
          <w:highlight w:val="white"/>
        </w:rPr>
      </w:pPr>
      <w:r w:rsidRPr="00903DBA">
        <w:rPr>
          <w:highlight w:val="white"/>
        </w:rPr>
        <w:t xml:space="preserve">        // ...</w:t>
      </w:r>
    </w:p>
    <w:p w14:paraId="7BC6BC94" w14:textId="77777777" w:rsidR="00EC4BC5" w:rsidRPr="00903DBA" w:rsidRDefault="00EC4BC5" w:rsidP="00EC4BC5">
      <w:pPr>
        <w:pStyle w:val="Code"/>
        <w:rPr>
          <w:highlight w:val="white"/>
        </w:rPr>
      </w:pPr>
      <w:r w:rsidRPr="00903DBA">
        <w:rPr>
          <w:highlight w:val="white"/>
        </w:rPr>
        <w:t xml:space="preserve">      }</w:t>
      </w:r>
    </w:p>
    <w:p w14:paraId="03F72658" w14:textId="63B842FA" w:rsidR="00D935A0" w:rsidRPr="00903DBA" w:rsidRDefault="00D935A0" w:rsidP="007B4210">
      <w:pPr>
        <w:pStyle w:val="Code"/>
        <w:rPr>
          <w:highlight w:val="white"/>
        </w:rPr>
      </w:pPr>
      <w:r w:rsidRPr="00903DBA">
        <w:rPr>
          <w:highlight w:val="white"/>
        </w:rPr>
        <w:t xml:space="preserve">    }</w:t>
      </w:r>
    </w:p>
    <w:p w14:paraId="3B86AD53" w14:textId="0EE034E7" w:rsidR="00D935A0" w:rsidRPr="00903DBA" w:rsidRDefault="000E514A" w:rsidP="005046A3">
      <w:pPr>
        <w:rPr>
          <w:highlight w:val="white"/>
        </w:rPr>
      </w:pPr>
      <w:r w:rsidRPr="00903DBA">
        <w:rPr>
          <w:highlight w:val="white"/>
        </w:rPr>
        <w:t xml:space="preserve">The </w:t>
      </w:r>
      <w:r w:rsidRPr="00903DBA">
        <w:rPr>
          <w:rStyle w:val="KeyWord0"/>
          <w:highlight w:val="white"/>
        </w:rPr>
        <w:t>Goto</w:t>
      </w:r>
      <w:r w:rsidR="005046A3" w:rsidRPr="00903DBA">
        <w:rPr>
          <w:highlight w:val="white"/>
        </w:rPr>
        <w:t xml:space="preserve"> method simply add a jump instruction with the index a middle code instruction as target.</w:t>
      </w:r>
    </w:p>
    <w:p w14:paraId="28729063" w14:textId="77777777" w:rsidR="007E0C80" w:rsidRPr="00903DBA" w:rsidRDefault="007E0C80" w:rsidP="007E0C80">
      <w:pPr>
        <w:pStyle w:val="Code"/>
        <w:rPr>
          <w:highlight w:val="white"/>
        </w:rPr>
      </w:pPr>
      <w:r w:rsidRPr="00903DBA">
        <w:rPr>
          <w:highlight w:val="white"/>
        </w:rPr>
        <w:t xml:space="preserve">    public void Goto(MiddleCode middleCode) {</w:t>
      </w:r>
    </w:p>
    <w:p w14:paraId="4E19E820" w14:textId="77777777" w:rsidR="007E0C80" w:rsidRPr="00903DBA" w:rsidRDefault="007E0C80" w:rsidP="007E0C80">
      <w:pPr>
        <w:pStyle w:val="Code"/>
        <w:rPr>
          <w:highlight w:val="white"/>
        </w:rPr>
      </w:pPr>
      <w:r w:rsidRPr="00903DBA">
        <w:rPr>
          <w:highlight w:val="white"/>
        </w:rPr>
        <w:t xml:space="preserve">      int jumpTarget = (int) middleCode[0];</w:t>
      </w:r>
    </w:p>
    <w:p w14:paraId="52EAFC60" w14:textId="77777777" w:rsidR="007E0C80" w:rsidRPr="00903DBA" w:rsidRDefault="007E0C80" w:rsidP="007E0C80">
      <w:pPr>
        <w:pStyle w:val="Code"/>
        <w:rPr>
          <w:highlight w:val="white"/>
        </w:rPr>
      </w:pPr>
      <w:r w:rsidRPr="00903DBA">
        <w:rPr>
          <w:highlight w:val="white"/>
        </w:rPr>
        <w:t xml:space="preserve">      AddAssemblyCode(AssemblyOperator.jmp, null, null, jumpTarget);</w:t>
      </w:r>
    </w:p>
    <w:p w14:paraId="1BE0C62B" w14:textId="77777777" w:rsidR="007E0C80" w:rsidRPr="00903DBA" w:rsidRDefault="007E0C80" w:rsidP="007E0C80">
      <w:pPr>
        <w:pStyle w:val="Code"/>
        <w:rPr>
          <w:highlight w:val="white"/>
        </w:rPr>
      </w:pPr>
      <w:r w:rsidRPr="00903DBA">
        <w:rPr>
          <w:highlight w:val="white"/>
        </w:rPr>
        <w:t xml:space="preserve">    }</w:t>
      </w:r>
    </w:p>
    <w:p w14:paraId="2CBE3811" w14:textId="1033D43B" w:rsidR="00153408" w:rsidRPr="00903DBA" w:rsidRDefault="00153408" w:rsidP="00153408">
      <w:pPr>
        <w:pStyle w:val="Rubrik3"/>
        <w:rPr>
          <w:highlight w:val="white"/>
        </w:rPr>
      </w:pPr>
      <w:bookmarkStart w:id="425" w:name="_Toc57656089"/>
      <w:r w:rsidRPr="00903DBA">
        <w:rPr>
          <w:highlight w:val="white"/>
        </w:rPr>
        <w:t>Load and Inspect Registers</w:t>
      </w:r>
      <w:bookmarkEnd w:id="425"/>
    </w:p>
    <w:p w14:paraId="62E4738F" w14:textId="019A9E98" w:rsidR="00D935A0" w:rsidRPr="00903DBA" w:rsidRDefault="0088021F" w:rsidP="0088021F">
      <w:pPr>
        <w:rPr>
          <w:highlight w:val="white"/>
        </w:rPr>
      </w:pPr>
      <w:r w:rsidRPr="00903DBA">
        <w:rPr>
          <w:highlight w:val="white"/>
        </w:rPr>
        <w:t xml:space="preserve">The </w:t>
      </w:r>
      <w:r w:rsidRPr="00903DBA">
        <w:rPr>
          <w:rStyle w:val="KeyWord0"/>
          <w:highlight w:val="white"/>
        </w:rPr>
        <w:t>LoadToRegister</w:t>
      </w:r>
      <w:r w:rsidRPr="00903DBA">
        <w:rPr>
          <w:highlight w:val="white"/>
        </w:rPr>
        <w:t xml:space="preserve"> method </w:t>
      </w:r>
      <w:r w:rsidR="00E228CE" w:rsidRPr="00903DBA">
        <w:rPr>
          <w:highlight w:val="white"/>
        </w:rPr>
        <w:t xml:space="preserve">adds assembly code that </w:t>
      </w:r>
      <w:r w:rsidR="00CE3538" w:rsidRPr="00903DBA">
        <w:rPr>
          <w:highlight w:val="white"/>
        </w:rPr>
        <w:t>loads the value of a symbol into a specified register. This method</w:t>
      </w:r>
      <w:r w:rsidR="00AF2B56" w:rsidRPr="00903DBA">
        <w:rPr>
          <w:highlight w:val="white"/>
        </w:rPr>
        <w:t xml:space="preserve">, as well as </w:t>
      </w:r>
      <w:r w:rsidR="00AF2B56" w:rsidRPr="00903DBA">
        <w:rPr>
          <w:rStyle w:val="KeyWord0"/>
          <w:highlight w:val="white"/>
        </w:rPr>
        <w:t>InspectRegister</w:t>
      </w:r>
      <w:r w:rsidR="00AF2B56" w:rsidRPr="00903DBA">
        <w:rPr>
          <w:highlight w:val="white"/>
        </w:rPr>
        <w:t xml:space="preserve">, </w:t>
      </w:r>
      <w:r w:rsidR="00AF2B56" w:rsidRPr="00903DBA">
        <w:rPr>
          <w:rStyle w:val="KeyWord0"/>
          <w:highlight w:val="white"/>
        </w:rPr>
        <w:t>CarryExpression</w:t>
      </w:r>
      <w:r w:rsidR="00AF2B56" w:rsidRPr="00903DBA">
        <w:rPr>
          <w:highlight w:val="white"/>
        </w:rPr>
        <w:t xml:space="preserve">, </w:t>
      </w:r>
      <w:r w:rsidR="00AF2B56" w:rsidRPr="00903DBA">
        <w:rPr>
          <w:rStyle w:val="KeyWord0"/>
          <w:highlight w:val="white"/>
        </w:rPr>
        <w:t>JumpRegister</w:t>
      </w:r>
      <w:r w:rsidR="00AF2B56" w:rsidRPr="00903DBA">
        <w:rPr>
          <w:highlight w:val="white"/>
        </w:rPr>
        <w:t xml:space="preserve">, </w:t>
      </w:r>
      <w:r w:rsidR="00AF2B56" w:rsidRPr="00903DBA">
        <w:rPr>
          <w:rStyle w:val="KeyWord0"/>
          <w:highlight w:val="white"/>
        </w:rPr>
        <w:t>Interrupt</w:t>
      </w:r>
      <w:r w:rsidR="00AF2B56" w:rsidRPr="00903DBA">
        <w:rPr>
          <w:highlight w:val="white"/>
        </w:rPr>
        <w:t xml:space="preserve">, and </w:t>
      </w:r>
      <w:r w:rsidR="00AF2B56" w:rsidRPr="00903DBA">
        <w:rPr>
          <w:rStyle w:val="KeyWord0"/>
          <w:highlight w:val="white"/>
        </w:rPr>
        <w:t>SystemCall</w:t>
      </w:r>
      <w:r w:rsidR="00AF2B56" w:rsidRPr="00903DBA">
        <w:rPr>
          <w:highlight w:val="white"/>
        </w:rPr>
        <w:t xml:space="preserve">, </w:t>
      </w:r>
      <w:r w:rsidR="00CE3538" w:rsidRPr="00903DBA">
        <w:rPr>
          <w:highlight w:val="white"/>
        </w:rPr>
        <w:t xml:space="preserve">is only used </w:t>
      </w:r>
      <w:r w:rsidR="00AF2B56" w:rsidRPr="00903DBA">
        <w:rPr>
          <w:highlight w:val="white"/>
        </w:rPr>
        <w:t>by the standard library in internal system calls.</w:t>
      </w:r>
    </w:p>
    <w:p w14:paraId="1AFAAC54" w14:textId="77777777" w:rsidR="002F1704" w:rsidRPr="00903DBA" w:rsidRDefault="002F1704" w:rsidP="002F1704">
      <w:pPr>
        <w:pStyle w:val="Code"/>
        <w:rPr>
          <w:highlight w:val="white"/>
        </w:rPr>
      </w:pPr>
      <w:r w:rsidRPr="00903DBA">
        <w:rPr>
          <w:highlight w:val="white"/>
        </w:rPr>
        <w:t xml:space="preserve">    private ISet&lt;Track&gt; m_syscallSet = new HashSet&lt;Track&gt;();</w:t>
      </w:r>
    </w:p>
    <w:p w14:paraId="1DB1D4FB" w14:textId="77777777" w:rsidR="002F1704" w:rsidRPr="00903DBA" w:rsidRDefault="002F1704" w:rsidP="002F1704">
      <w:pPr>
        <w:pStyle w:val="Code"/>
        <w:rPr>
          <w:highlight w:val="white"/>
        </w:rPr>
      </w:pPr>
    </w:p>
    <w:p w14:paraId="54404805" w14:textId="77777777" w:rsidR="002F1704" w:rsidRPr="00903DBA" w:rsidRDefault="002F1704" w:rsidP="002F1704">
      <w:pPr>
        <w:pStyle w:val="Code"/>
        <w:rPr>
          <w:highlight w:val="white"/>
        </w:rPr>
      </w:pPr>
      <w:r w:rsidRPr="00903DBA">
        <w:rPr>
          <w:highlight w:val="white"/>
        </w:rPr>
        <w:t xml:space="preserve">    public void LoadToRegister(MiddleCode middleCode) {</w:t>
      </w:r>
    </w:p>
    <w:p w14:paraId="4117D00B" w14:textId="77777777" w:rsidR="002F1704" w:rsidRPr="00903DBA" w:rsidRDefault="002F1704" w:rsidP="002F1704">
      <w:pPr>
        <w:pStyle w:val="Code"/>
        <w:rPr>
          <w:highlight w:val="white"/>
        </w:rPr>
      </w:pPr>
      <w:r w:rsidRPr="00903DBA">
        <w:rPr>
          <w:highlight w:val="white"/>
        </w:rPr>
        <w:t xml:space="preserve">      Register register = (Register) middleCode[0];</w:t>
      </w:r>
    </w:p>
    <w:p w14:paraId="499502DF" w14:textId="77777777" w:rsidR="002F1704" w:rsidRPr="00903DBA" w:rsidRDefault="002F1704" w:rsidP="002F1704">
      <w:pPr>
        <w:pStyle w:val="Code"/>
        <w:rPr>
          <w:highlight w:val="white"/>
        </w:rPr>
      </w:pPr>
      <w:r w:rsidRPr="00903DBA">
        <w:rPr>
          <w:highlight w:val="white"/>
        </w:rPr>
        <w:t xml:space="preserve">      Symbol symbol = (Symbol) middleCode[1];</w:t>
      </w:r>
    </w:p>
    <w:p w14:paraId="749C0CC9" w14:textId="77777777" w:rsidR="002F1704" w:rsidRPr="00903DBA" w:rsidRDefault="002F1704" w:rsidP="002F1704">
      <w:pPr>
        <w:pStyle w:val="Code"/>
        <w:rPr>
          <w:highlight w:val="white"/>
        </w:rPr>
      </w:pPr>
      <w:r w:rsidRPr="00903DBA">
        <w:rPr>
          <w:highlight w:val="white"/>
        </w:rPr>
        <w:t xml:space="preserve">      Track track = LoadValueToRegister(symbol, register);</w:t>
      </w:r>
    </w:p>
    <w:p w14:paraId="21A36AD1" w14:textId="77777777" w:rsidR="002F1704" w:rsidRPr="00903DBA" w:rsidRDefault="002F1704" w:rsidP="002F1704">
      <w:pPr>
        <w:pStyle w:val="Code"/>
        <w:rPr>
          <w:highlight w:val="white"/>
        </w:rPr>
      </w:pPr>
      <w:r w:rsidRPr="00903DBA">
        <w:rPr>
          <w:highlight w:val="white"/>
        </w:rPr>
        <w:t xml:space="preserve">      m_syscallSet.Add(track);</w:t>
      </w:r>
    </w:p>
    <w:p w14:paraId="154587B4" w14:textId="77777777" w:rsidR="002F1704" w:rsidRPr="00903DBA" w:rsidRDefault="002F1704" w:rsidP="002F1704">
      <w:pPr>
        <w:pStyle w:val="Code"/>
        <w:rPr>
          <w:highlight w:val="white"/>
        </w:rPr>
      </w:pPr>
      <w:r w:rsidRPr="00903DBA">
        <w:rPr>
          <w:highlight w:val="white"/>
        </w:rPr>
        <w:t xml:space="preserve">    }</w:t>
      </w:r>
    </w:p>
    <w:p w14:paraId="4224679A" w14:textId="0D67996D" w:rsidR="00D935A0" w:rsidRPr="00903DBA" w:rsidRDefault="00EF070C" w:rsidP="00EF070C">
      <w:pPr>
        <w:rPr>
          <w:highlight w:val="white"/>
        </w:rPr>
      </w:pPr>
      <w:r w:rsidRPr="00903DBA">
        <w:rPr>
          <w:highlight w:val="white"/>
        </w:rPr>
        <w:t xml:space="preserve">The </w:t>
      </w:r>
      <w:r w:rsidRPr="00903DBA">
        <w:rPr>
          <w:rStyle w:val="KeyWord0"/>
          <w:highlight w:val="white"/>
        </w:rPr>
        <w:t>InspectRegister</w:t>
      </w:r>
      <w:r w:rsidRPr="00903DBA">
        <w:rPr>
          <w:highlight w:val="white"/>
        </w:rPr>
        <w:t xml:space="preserve"> method </w:t>
      </w:r>
      <w:r w:rsidR="001C3004" w:rsidRPr="00903DBA">
        <w:rPr>
          <w:highlight w:val="white"/>
        </w:rPr>
        <w:t xml:space="preserve">loads the value of a register to a symbol. More specifically, it </w:t>
      </w:r>
      <w:r w:rsidR="003303A2" w:rsidRPr="00903DBA">
        <w:rPr>
          <w:highlight w:val="white"/>
        </w:rPr>
        <w:t>adds a track holding the symbol and register to the track map.</w:t>
      </w:r>
    </w:p>
    <w:p w14:paraId="0CD2B6E1" w14:textId="77777777" w:rsidR="002F1704" w:rsidRPr="00903DBA" w:rsidRDefault="002F1704" w:rsidP="002F1704">
      <w:pPr>
        <w:pStyle w:val="Code"/>
        <w:rPr>
          <w:highlight w:val="white"/>
        </w:rPr>
      </w:pPr>
      <w:r w:rsidRPr="00903DBA">
        <w:rPr>
          <w:highlight w:val="white"/>
        </w:rPr>
        <w:t xml:space="preserve">    public void InspectRegister(MiddleCode middleCode) {</w:t>
      </w:r>
    </w:p>
    <w:p w14:paraId="0ABE8DCA" w14:textId="77777777" w:rsidR="002F1704" w:rsidRPr="00903DBA" w:rsidRDefault="002F1704" w:rsidP="002F1704">
      <w:pPr>
        <w:pStyle w:val="Code"/>
        <w:rPr>
          <w:highlight w:val="white"/>
        </w:rPr>
      </w:pPr>
      <w:r w:rsidRPr="00903DBA">
        <w:rPr>
          <w:highlight w:val="white"/>
        </w:rPr>
        <w:t xml:space="preserve">      Symbol symbol = (Symbol) middleCode[0];</w:t>
      </w:r>
    </w:p>
    <w:p w14:paraId="4B522CC3" w14:textId="77777777" w:rsidR="002F1704" w:rsidRPr="00903DBA" w:rsidRDefault="002F1704" w:rsidP="002F1704">
      <w:pPr>
        <w:pStyle w:val="Code"/>
        <w:rPr>
          <w:highlight w:val="white"/>
        </w:rPr>
      </w:pPr>
      <w:r w:rsidRPr="00903DBA">
        <w:rPr>
          <w:highlight w:val="white"/>
        </w:rPr>
        <w:t xml:space="preserve">      Register register = (Register) middleCode[1];</w:t>
      </w:r>
    </w:p>
    <w:p w14:paraId="2A8C1F64" w14:textId="77777777" w:rsidR="002F1704" w:rsidRPr="00903DBA" w:rsidRDefault="002F1704" w:rsidP="002F1704">
      <w:pPr>
        <w:pStyle w:val="Code"/>
        <w:rPr>
          <w:highlight w:val="white"/>
        </w:rPr>
      </w:pPr>
      <w:r w:rsidRPr="00903DBA">
        <w:rPr>
          <w:highlight w:val="white"/>
        </w:rPr>
        <w:t xml:space="preserve">      Track track = new Track(symbol, register);</w:t>
      </w:r>
    </w:p>
    <w:p w14:paraId="5C9CFE0B" w14:textId="77777777" w:rsidR="002F1704" w:rsidRPr="00903DBA" w:rsidRDefault="002F1704" w:rsidP="002F1704">
      <w:pPr>
        <w:pStyle w:val="Code"/>
        <w:rPr>
          <w:highlight w:val="white"/>
        </w:rPr>
      </w:pPr>
      <w:r w:rsidRPr="00903DBA">
        <w:rPr>
          <w:highlight w:val="white"/>
        </w:rPr>
        <w:t xml:space="preserve">      m_trackMap.Add(symbol, track);</w:t>
      </w:r>
    </w:p>
    <w:p w14:paraId="0DCAC71D" w14:textId="77777777" w:rsidR="002F1704" w:rsidRPr="00903DBA" w:rsidRDefault="002F1704" w:rsidP="002F1704">
      <w:pPr>
        <w:pStyle w:val="Code"/>
        <w:rPr>
          <w:highlight w:val="white"/>
        </w:rPr>
      </w:pPr>
      <w:r w:rsidRPr="00903DBA">
        <w:rPr>
          <w:highlight w:val="white"/>
        </w:rPr>
        <w:t xml:space="preserve">    }</w:t>
      </w:r>
    </w:p>
    <w:p w14:paraId="6899ACFE" w14:textId="65FDA1AA" w:rsidR="00D935A0" w:rsidRPr="00903DBA" w:rsidRDefault="003303A2" w:rsidP="003303A2">
      <w:pPr>
        <w:rPr>
          <w:highlight w:val="white"/>
        </w:rPr>
      </w:pPr>
      <w:r w:rsidRPr="00903DBA">
        <w:rPr>
          <w:highlight w:val="white"/>
        </w:rPr>
        <w:t xml:space="preserve">The </w:t>
      </w:r>
      <w:r w:rsidRPr="00903DBA">
        <w:rPr>
          <w:rStyle w:val="KeyWord0"/>
          <w:highlight w:val="white"/>
        </w:rPr>
        <w:t>CarryExpression</w:t>
      </w:r>
      <w:r w:rsidRPr="00903DBA">
        <w:rPr>
          <w:highlight w:val="white"/>
        </w:rPr>
        <w:t xml:space="preserve"> method</w:t>
      </w:r>
      <w:r w:rsidR="002F1D03" w:rsidRPr="00903DBA">
        <w:rPr>
          <w:highlight w:val="white"/>
        </w:rPr>
        <w:t xml:space="preserve"> </w:t>
      </w:r>
      <w:r w:rsidR="00E228CE" w:rsidRPr="00903DBA">
        <w:rPr>
          <w:highlight w:val="white"/>
        </w:rPr>
        <w:t xml:space="preserve">adds assembly code that </w:t>
      </w:r>
      <w:r w:rsidR="00D36CCF" w:rsidRPr="00903DBA">
        <w:rPr>
          <w:highlight w:val="white"/>
        </w:rPr>
        <w:t>jumps to a middle code target if the carry flag is set. The target will later be changed</w:t>
      </w:r>
      <w:r w:rsidR="000635D0" w:rsidRPr="00903DBA">
        <w:rPr>
          <w:highlight w:val="white"/>
        </w:rPr>
        <w:t xml:space="preserve"> by the </w:t>
      </w:r>
      <w:r w:rsidR="002977AF" w:rsidRPr="00903DBA">
        <w:rPr>
          <w:rStyle w:val="KeyWord0"/>
          <w:highlight w:val="white"/>
        </w:rPr>
        <w:t>WindowsJumpInfo</w:t>
      </w:r>
      <w:r w:rsidR="000635D0" w:rsidRPr="00903DBA">
        <w:rPr>
          <w:highlight w:val="white"/>
        </w:rPr>
        <w:t xml:space="preserve"> method</w:t>
      </w:r>
      <w:r w:rsidR="00D36CCF" w:rsidRPr="00903DBA">
        <w:rPr>
          <w:highlight w:val="white"/>
        </w:rPr>
        <w:t xml:space="preserve"> to a proper assembly code target.</w:t>
      </w:r>
    </w:p>
    <w:p w14:paraId="688A4FD3" w14:textId="77777777" w:rsidR="002F1704" w:rsidRPr="00903DBA" w:rsidRDefault="002F1704" w:rsidP="002F1704">
      <w:pPr>
        <w:pStyle w:val="Code"/>
        <w:rPr>
          <w:highlight w:val="white"/>
        </w:rPr>
      </w:pPr>
      <w:r w:rsidRPr="00903DBA">
        <w:rPr>
          <w:highlight w:val="white"/>
        </w:rPr>
        <w:t xml:space="preserve">    public void CarryExpression(MiddleCode middleCode) {</w:t>
      </w:r>
    </w:p>
    <w:p w14:paraId="1D25474B" w14:textId="77777777" w:rsidR="002F1704" w:rsidRPr="00903DBA" w:rsidRDefault="002F1704" w:rsidP="002F1704">
      <w:pPr>
        <w:pStyle w:val="Code"/>
        <w:rPr>
          <w:highlight w:val="white"/>
        </w:rPr>
      </w:pPr>
      <w:r w:rsidRPr="00903DBA">
        <w:rPr>
          <w:highlight w:val="white"/>
        </w:rPr>
        <w:t xml:space="preserve">      AssemblyOperator objectOperator =</w:t>
      </w:r>
    </w:p>
    <w:p w14:paraId="3A2CC277" w14:textId="77777777" w:rsidR="002F1704" w:rsidRPr="00903DBA" w:rsidRDefault="002F1704" w:rsidP="002F1704">
      <w:pPr>
        <w:pStyle w:val="Code"/>
        <w:rPr>
          <w:highlight w:val="white"/>
        </w:rPr>
      </w:pPr>
      <w:r w:rsidRPr="00903DBA">
        <w:rPr>
          <w:highlight w:val="white"/>
        </w:rPr>
        <w:t xml:space="preserve">        m_middleToIntegralMap[middleCode.Operator];</w:t>
      </w:r>
    </w:p>
    <w:p w14:paraId="622D2E3D" w14:textId="77777777" w:rsidR="002F1704" w:rsidRPr="00903DBA" w:rsidRDefault="002F1704" w:rsidP="002F1704">
      <w:pPr>
        <w:pStyle w:val="Code"/>
        <w:rPr>
          <w:highlight w:val="white"/>
        </w:rPr>
      </w:pPr>
      <w:r w:rsidRPr="00903DBA">
        <w:rPr>
          <w:highlight w:val="white"/>
        </w:rPr>
        <w:t xml:space="preserve">      int jumpTarget = (int) middleCode[0];</w:t>
      </w:r>
    </w:p>
    <w:p w14:paraId="7A53C049" w14:textId="77777777" w:rsidR="002F1704" w:rsidRPr="00903DBA" w:rsidRDefault="002F1704" w:rsidP="002F1704">
      <w:pPr>
        <w:pStyle w:val="Code"/>
        <w:rPr>
          <w:highlight w:val="white"/>
        </w:rPr>
      </w:pPr>
      <w:r w:rsidRPr="00903DBA">
        <w:rPr>
          <w:highlight w:val="white"/>
        </w:rPr>
        <w:t xml:space="preserve">      AddAssemblyCode(objectOperator, null, null, jumpTarget);</w:t>
      </w:r>
    </w:p>
    <w:p w14:paraId="7A04A076" w14:textId="77777777" w:rsidR="002F1704" w:rsidRPr="00903DBA" w:rsidRDefault="002F1704" w:rsidP="002F1704">
      <w:pPr>
        <w:pStyle w:val="Code"/>
        <w:rPr>
          <w:highlight w:val="white"/>
        </w:rPr>
      </w:pPr>
      <w:r w:rsidRPr="00903DBA">
        <w:rPr>
          <w:highlight w:val="white"/>
        </w:rPr>
        <w:t xml:space="preserve">    }</w:t>
      </w:r>
    </w:p>
    <w:p w14:paraId="74F13057" w14:textId="1AD8587F" w:rsidR="00E228CE" w:rsidRPr="00903DBA" w:rsidRDefault="00E228CE" w:rsidP="00E228CE">
      <w:pPr>
        <w:rPr>
          <w:highlight w:val="white"/>
        </w:rPr>
      </w:pPr>
      <w:r w:rsidRPr="00903DBA">
        <w:rPr>
          <w:highlight w:val="white"/>
        </w:rPr>
        <w:t xml:space="preserve">The </w:t>
      </w:r>
      <w:r w:rsidRPr="00903DBA">
        <w:rPr>
          <w:rStyle w:val="KeyWord0"/>
          <w:highlight w:val="white"/>
        </w:rPr>
        <w:t>JumpRegister</w:t>
      </w:r>
      <w:r w:rsidRPr="00903DBA">
        <w:rPr>
          <w:highlight w:val="white"/>
        </w:rPr>
        <w:t xml:space="preserve"> method adds assembly code that</w:t>
      </w:r>
      <w:r w:rsidR="009E72E5" w:rsidRPr="00903DBA">
        <w:rPr>
          <w:highlight w:val="white"/>
        </w:rPr>
        <w:t xml:space="preserve"> jumps to the address stored in a register.</w:t>
      </w:r>
    </w:p>
    <w:p w14:paraId="3EF63DDB" w14:textId="77777777" w:rsidR="002F1704" w:rsidRPr="00903DBA" w:rsidRDefault="002F1704" w:rsidP="002F1704">
      <w:pPr>
        <w:pStyle w:val="Code"/>
        <w:rPr>
          <w:highlight w:val="white"/>
        </w:rPr>
      </w:pPr>
      <w:r w:rsidRPr="00903DBA">
        <w:rPr>
          <w:highlight w:val="white"/>
        </w:rPr>
        <w:t xml:space="preserve">    public void JumpToRegister(MiddleCode middleCode) {</w:t>
      </w:r>
    </w:p>
    <w:p w14:paraId="07AFD9F2" w14:textId="77777777" w:rsidR="002F1704" w:rsidRPr="00903DBA" w:rsidRDefault="002F1704" w:rsidP="002F1704">
      <w:pPr>
        <w:pStyle w:val="Code"/>
        <w:rPr>
          <w:highlight w:val="white"/>
        </w:rPr>
      </w:pPr>
      <w:r w:rsidRPr="00903DBA">
        <w:rPr>
          <w:highlight w:val="white"/>
        </w:rPr>
        <w:t xml:space="preserve">      Register jumpRegister = (Register) middleCode[0];</w:t>
      </w:r>
    </w:p>
    <w:p w14:paraId="0048D529" w14:textId="77777777" w:rsidR="002F1704" w:rsidRPr="00903DBA" w:rsidRDefault="002F1704" w:rsidP="002F1704">
      <w:pPr>
        <w:pStyle w:val="Code"/>
        <w:rPr>
          <w:highlight w:val="white"/>
        </w:rPr>
      </w:pPr>
      <w:r w:rsidRPr="00903DBA">
        <w:rPr>
          <w:highlight w:val="white"/>
        </w:rPr>
        <w:t xml:space="preserve">      AddAssemblyCode(AssemblyOperator.jmp, jumpRegister);</w:t>
      </w:r>
    </w:p>
    <w:p w14:paraId="05263ADF" w14:textId="77777777" w:rsidR="002F1704" w:rsidRPr="00903DBA" w:rsidRDefault="002F1704" w:rsidP="002F1704">
      <w:pPr>
        <w:pStyle w:val="Code"/>
        <w:rPr>
          <w:highlight w:val="white"/>
        </w:rPr>
      </w:pPr>
      <w:r w:rsidRPr="00903DBA">
        <w:rPr>
          <w:highlight w:val="white"/>
        </w:rPr>
        <w:t xml:space="preserve">    }</w:t>
      </w:r>
    </w:p>
    <w:p w14:paraId="2738998E" w14:textId="1F6C90D6" w:rsidR="00D935A0" w:rsidRPr="00903DBA" w:rsidRDefault="009B54E1" w:rsidP="00631894">
      <w:pPr>
        <w:rPr>
          <w:highlight w:val="white"/>
        </w:rPr>
      </w:pPr>
      <w:r w:rsidRPr="00903DBA">
        <w:rPr>
          <w:highlight w:val="white"/>
        </w:rPr>
        <w:t xml:space="preserve">The </w:t>
      </w:r>
      <w:r w:rsidRPr="00903DBA">
        <w:rPr>
          <w:rStyle w:val="KeyWord0"/>
          <w:highlight w:val="white"/>
        </w:rPr>
        <w:t>Interrupt</w:t>
      </w:r>
      <w:r w:rsidRPr="00903DBA">
        <w:rPr>
          <w:highlight w:val="white"/>
        </w:rPr>
        <w:t xml:space="preserve"> method adds code that performs an interrupt</w:t>
      </w:r>
      <w:r w:rsidR="008673BA" w:rsidRPr="00903DBA">
        <w:rPr>
          <w:highlight w:val="white"/>
        </w:rPr>
        <w:t xml:space="preserve"> call</w:t>
      </w:r>
      <w:r w:rsidRPr="00903DBA">
        <w:rPr>
          <w:highlight w:val="white"/>
        </w:rPr>
        <w:t xml:space="preserve">. </w:t>
      </w:r>
      <w:r w:rsidR="008673BA" w:rsidRPr="00903DBA">
        <w:rPr>
          <w:highlight w:val="white"/>
        </w:rPr>
        <w:t xml:space="preserve">Before the call, we clear the </w:t>
      </w:r>
      <w:r w:rsidR="00460475" w:rsidRPr="00903DBA">
        <w:rPr>
          <w:highlight w:val="white"/>
        </w:rPr>
        <w:t>system call set.</w:t>
      </w:r>
    </w:p>
    <w:p w14:paraId="05C45A42" w14:textId="77777777" w:rsidR="00F43544" w:rsidRPr="00903DBA" w:rsidRDefault="00F43544" w:rsidP="00F43544">
      <w:pPr>
        <w:pStyle w:val="Code"/>
        <w:rPr>
          <w:highlight w:val="white"/>
        </w:rPr>
      </w:pPr>
      <w:r w:rsidRPr="00903DBA">
        <w:rPr>
          <w:highlight w:val="white"/>
        </w:rPr>
        <w:t xml:space="preserve">    public void Interrupt(MiddleCode middleCode) {</w:t>
      </w:r>
    </w:p>
    <w:p w14:paraId="58C73EBD" w14:textId="77777777" w:rsidR="00F43544" w:rsidRPr="00903DBA" w:rsidRDefault="00F43544" w:rsidP="00F43544">
      <w:pPr>
        <w:pStyle w:val="Code"/>
        <w:rPr>
          <w:highlight w:val="white"/>
        </w:rPr>
      </w:pPr>
      <w:r w:rsidRPr="00903DBA">
        <w:rPr>
          <w:highlight w:val="white"/>
        </w:rPr>
        <w:t xml:space="preserve">      foreach (Track track in m_syscallSet) {        </w:t>
      </w:r>
    </w:p>
    <w:p w14:paraId="6EBEAB4E" w14:textId="77777777" w:rsidR="00F43544" w:rsidRPr="00903DBA" w:rsidRDefault="00F43544" w:rsidP="00F43544">
      <w:pPr>
        <w:pStyle w:val="Code"/>
        <w:rPr>
          <w:highlight w:val="white"/>
        </w:rPr>
      </w:pPr>
      <w:r w:rsidRPr="00903DBA">
        <w:rPr>
          <w:highlight w:val="white"/>
        </w:rPr>
        <w:lastRenderedPageBreak/>
        <w:t xml:space="preserve">        AddAssemblyCode(AssemblyOperator.empty, track);</w:t>
      </w:r>
    </w:p>
    <w:p w14:paraId="23BEB697" w14:textId="77777777" w:rsidR="00F43544" w:rsidRPr="00903DBA" w:rsidRDefault="00F43544" w:rsidP="00F43544">
      <w:pPr>
        <w:pStyle w:val="Code"/>
        <w:rPr>
          <w:highlight w:val="white"/>
        </w:rPr>
      </w:pPr>
      <w:r w:rsidRPr="00903DBA">
        <w:rPr>
          <w:highlight w:val="white"/>
        </w:rPr>
        <w:t xml:space="preserve">      }</w:t>
      </w:r>
    </w:p>
    <w:p w14:paraId="666F7E05" w14:textId="77777777" w:rsidR="00F43544" w:rsidRPr="00903DBA" w:rsidRDefault="00F43544" w:rsidP="00F43544">
      <w:pPr>
        <w:pStyle w:val="Code"/>
        <w:rPr>
          <w:highlight w:val="white"/>
        </w:rPr>
      </w:pPr>
    </w:p>
    <w:p w14:paraId="5E426460" w14:textId="77777777" w:rsidR="00F43544" w:rsidRPr="00903DBA" w:rsidRDefault="00F43544" w:rsidP="00F43544">
      <w:pPr>
        <w:pStyle w:val="Code"/>
        <w:rPr>
          <w:highlight w:val="white"/>
        </w:rPr>
      </w:pPr>
      <w:r w:rsidRPr="00903DBA">
        <w:rPr>
          <w:highlight w:val="white"/>
        </w:rPr>
        <w:t xml:space="preserve">      AddAssemblyCode(AssemblyOperator.interrupt,</w:t>
      </w:r>
    </w:p>
    <w:p w14:paraId="3411998E" w14:textId="77777777" w:rsidR="00F43544" w:rsidRPr="00903DBA" w:rsidRDefault="00F43544" w:rsidP="00F43544">
      <w:pPr>
        <w:pStyle w:val="Code"/>
        <w:rPr>
          <w:highlight w:val="white"/>
        </w:rPr>
      </w:pPr>
      <w:r w:rsidRPr="00903DBA">
        <w:rPr>
          <w:highlight w:val="white"/>
        </w:rPr>
        <w:t xml:space="preserve">                      (BigInteger) middleCode[0]);</w:t>
      </w:r>
    </w:p>
    <w:p w14:paraId="223CBEE5" w14:textId="77777777" w:rsidR="00F43544" w:rsidRPr="00903DBA" w:rsidRDefault="00F43544" w:rsidP="00F43544">
      <w:pPr>
        <w:pStyle w:val="Code"/>
        <w:rPr>
          <w:highlight w:val="white"/>
        </w:rPr>
      </w:pPr>
      <w:r w:rsidRPr="00903DBA">
        <w:rPr>
          <w:highlight w:val="white"/>
        </w:rPr>
        <w:t xml:space="preserve">      m_trackMap.Clear();</w:t>
      </w:r>
    </w:p>
    <w:p w14:paraId="0F7416A9" w14:textId="77777777" w:rsidR="00F43544" w:rsidRPr="00903DBA" w:rsidRDefault="00F43544" w:rsidP="00F43544">
      <w:pPr>
        <w:pStyle w:val="Code"/>
        <w:rPr>
          <w:highlight w:val="white"/>
        </w:rPr>
      </w:pPr>
      <w:r w:rsidRPr="00903DBA">
        <w:rPr>
          <w:highlight w:val="white"/>
        </w:rPr>
        <w:t xml:space="preserve">    }</w:t>
      </w:r>
    </w:p>
    <w:p w14:paraId="236C365F" w14:textId="273F5159" w:rsidR="003B2CE4" w:rsidRPr="00903DBA" w:rsidRDefault="003B2CE4" w:rsidP="003B2CE4">
      <w:pPr>
        <w:rPr>
          <w:highlight w:val="white"/>
        </w:rPr>
      </w:pPr>
      <w:r w:rsidRPr="00903DBA">
        <w:rPr>
          <w:highlight w:val="white"/>
        </w:rPr>
        <w:t xml:space="preserve">The </w:t>
      </w:r>
      <w:r w:rsidRPr="00903DBA">
        <w:rPr>
          <w:rStyle w:val="KeyWord0"/>
          <w:highlight w:val="white"/>
        </w:rPr>
        <w:t>SystemCall</w:t>
      </w:r>
      <w:r w:rsidRPr="00903DBA">
        <w:rPr>
          <w:highlight w:val="white"/>
        </w:rPr>
        <w:t xml:space="preserve"> method adds code that performs an interrupt call. </w:t>
      </w:r>
      <w:r w:rsidR="00A954D1" w:rsidRPr="00903DBA">
        <w:rPr>
          <w:highlight w:val="white"/>
        </w:rPr>
        <w:t>Like</w:t>
      </w:r>
      <w:r w:rsidRPr="00903DBA">
        <w:rPr>
          <w:highlight w:val="white"/>
        </w:rPr>
        <w:t xml:space="preserve"> the interrupt case, we clear the system call set before the call.</w:t>
      </w:r>
    </w:p>
    <w:p w14:paraId="4720F77F" w14:textId="77777777" w:rsidR="00F43544" w:rsidRPr="00903DBA" w:rsidRDefault="00F43544" w:rsidP="00F43544">
      <w:pPr>
        <w:pStyle w:val="Code"/>
        <w:rPr>
          <w:highlight w:val="white"/>
        </w:rPr>
      </w:pPr>
      <w:r w:rsidRPr="00903DBA">
        <w:rPr>
          <w:highlight w:val="white"/>
        </w:rPr>
        <w:t xml:space="preserve">    public void SystemCall(MiddleCode middleCode) {</w:t>
      </w:r>
    </w:p>
    <w:p w14:paraId="56C3A584" w14:textId="77777777" w:rsidR="00F43544" w:rsidRPr="00903DBA" w:rsidRDefault="00F43544" w:rsidP="00F43544">
      <w:pPr>
        <w:pStyle w:val="Code"/>
        <w:rPr>
          <w:highlight w:val="white"/>
        </w:rPr>
      </w:pPr>
      <w:r w:rsidRPr="00903DBA">
        <w:rPr>
          <w:highlight w:val="white"/>
        </w:rPr>
        <w:t xml:space="preserve">      foreach (Track track in m_syscallSet) {        </w:t>
      </w:r>
    </w:p>
    <w:p w14:paraId="2AB1A5C0" w14:textId="77777777" w:rsidR="00F43544" w:rsidRPr="00903DBA" w:rsidRDefault="00F43544" w:rsidP="00F43544">
      <w:pPr>
        <w:pStyle w:val="Code"/>
        <w:rPr>
          <w:highlight w:val="white"/>
        </w:rPr>
      </w:pPr>
      <w:r w:rsidRPr="00903DBA">
        <w:rPr>
          <w:highlight w:val="white"/>
        </w:rPr>
        <w:t xml:space="preserve">        AddAssemblyCode(AssemblyOperator.empty, track);</w:t>
      </w:r>
    </w:p>
    <w:p w14:paraId="7C3086B2" w14:textId="77777777" w:rsidR="00F43544" w:rsidRPr="00903DBA" w:rsidRDefault="00F43544" w:rsidP="00F43544">
      <w:pPr>
        <w:pStyle w:val="Code"/>
        <w:rPr>
          <w:highlight w:val="white"/>
        </w:rPr>
      </w:pPr>
      <w:r w:rsidRPr="00903DBA">
        <w:rPr>
          <w:highlight w:val="white"/>
        </w:rPr>
        <w:t xml:space="preserve">      }</w:t>
      </w:r>
    </w:p>
    <w:p w14:paraId="6CAC5399" w14:textId="77777777" w:rsidR="00F43544" w:rsidRPr="00903DBA" w:rsidRDefault="00F43544" w:rsidP="00F43544">
      <w:pPr>
        <w:pStyle w:val="Code"/>
        <w:rPr>
          <w:highlight w:val="white"/>
        </w:rPr>
      </w:pPr>
    </w:p>
    <w:p w14:paraId="2A0FF504" w14:textId="77777777" w:rsidR="00F43544" w:rsidRPr="00903DBA" w:rsidRDefault="00F43544" w:rsidP="00F43544">
      <w:pPr>
        <w:pStyle w:val="Code"/>
        <w:rPr>
          <w:highlight w:val="white"/>
        </w:rPr>
      </w:pPr>
      <w:r w:rsidRPr="00903DBA">
        <w:rPr>
          <w:highlight w:val="white"/>
        </w:rPr>
        <w:t xml:space="preserve">      AddAssemblyCode(AssemblyOperator.syscall);</w:t>
      </w:r>
    </w:p>
    <w:p w14:paraId="41376B9A" w14:textId="77777777" w:rsidR="00F43544" w:rsidRPr="00903DBA" w:rsidRDefault="00F43544" w:rsidP="00F43544">
      <w:pPr>
        <w:pStyle w:val="Code"/>
        <w:rPr>
          <w:highlight w:val="white"/>
        </w:rPr>
      </w:pPr>
      <w:r w:rsidRPr="00903DBA">
        <w:rPr>
          <w:highlight w:val="white"/>
        </w:rPr>
        <w:t xml:space="preserve">      m_trackMap.Clear();</w:t>
      </w:r>
    </w:p>
    <w:p w14:paraId="0627C1EC" w14:textId="77777777" w:rsidR="00F43544" w:rsidRPr="00903DBA" w:rsidRDefault="00F43544" w:rsidP="00F43544">
      <w:pPr>
        <w:pStyle w:val="Code"/>
        <w:rPr>
          <w:highlight w:val="white"/>
        </w:rPr>
      </w:pPr>
      <w:r w:rsidRPr="00903DBA">
        <w:rPr>
          <w:highlight w:val="white"/>
        </w:rPr>
        <w:t xml:space="preserve">    }</w:t>
      </w:r>
    </w:p>
    <w:p w14:paraId="54EEF24A" w14:textId="1F7D6896" w:rsidR="002847C8" w:rsidRPr="00903DBA" w:rsidRDefault="002847C8" w:rsidP="002847C8">
      <w:pPr>
        <w:pStyle w:val="Rubrik3"/>
        <w:rPr>
          <w:highlight w:val="white"/>
        </w:rPr>
      </w:pPr>
      <w:bookmarkStart w:id="426" w:name="_Toc57656090"/>
      <w:r w:rsidRPr="00903DBA">
        <w:rPr>
          <w:highlight w:val="white"/>
        </w:rPr>
        <w:t>Initialization</w:t>
      </w:r>
      <w:bookmarkEnd w:id="426"/>
    </w:p>
    <w:p w14:paraId="43CA664B" w14:textId="7F285CED" w:rsidR="00D935A0" w:rsidRPr="00903DBA" w:rsidRDefault="00A25AF5" w:rsidP="00A25AF5">
      <w:pPr>
        <w:rPr>
          <w:highlight w:val="white"/>
        </w:rPr>
      </w:pPr>
      <w:r w:rsidRPr="00903DBA">
        <w:rPr>
          <w:highlight w:val="white"/>
        </w:rPr>
        <w:t xml:space="preserve">The </w:t>
      </w:r>
      <w:r w:rsidRPr="00903DBA">
        <w:rPr>
          <w:rStyle w:val="KeyWord0"/>
          <w:highlight w:val="white"/>
        </w:rPr>
        <w:t>Initializer</w:t>
      </w:r>
      <w:r w:rsidRPr="00903DBA">
        <w:rPr>
          <w:highlight w:val="white"/>
        </w:rPr>
        <w:t xml:space="preserve"> method </w:t>
      </w:r>
      <w:r w:rsidR="00FE0CF2" w:rsidRPr="00903DBA">
        <w:rPr>
          <w:highlight w:val="white"/>
        </w:rPr>
        <w:t>adds code initializing a value.</w:t>
      </w:r>
      <w:r w:rsidR="00E10662" w:rsidRPr="00903DBA">
        <w:rPr>
          <w:highlight w:val="white"/>
        </w:rPr>
        <w:t xml:space="preserve"> The value becomes static block, or a part of a static block</w:t>
      </w:r>
      <w:r w:rsidR="00E449AA" w:rsidRPr="00903DBA">
        <w:rPr>
          <w:highlight w:val="white"/>
        </w:rPr>
        <w:t xml:space="preserve">, </w:t>
      </w:r>
      <w:r w:rsidR="00561A94" w:rsidRPr="00903DBA">
        <w:rPr>
          <w:highlight w:val="white"/>
        </w:rPr>
        <w:t xml:space="preserve">which </w:t>
      </w:r>
    </w:p>
    <w:p w14:paraId="0623B030" w14:textId="77777777" w:rsidR="00BB28B4" w:rsidRPr="00903DBA" w:rsidRDefault="00BB28B4" w:rsidP="00BB28B4">
      <w:pPr>
        <w:pStyle w:val="Code"/>
        <w:rPr>
          <w:highlight w:val="white"/>
        </w:rPr>
      </w:pPr>
      <w:r w:rsidRPr="00903DBA">
        <w:rPr>
          <w:highlight w:val="white"/>
        </w:rPr>
        <w:t xml:space="preserve">    private void Initializer(MiddleCode middleCode) {</w:t>
      </w:r>
    </w:p>
    <w:p w14:paraId="222AE22D" w14:textId="77777777" w:rsidR="00BB28B4" w:rsidRPr="00903DBA" w:rsidRDefault="00BB28B4" w:rsidP="00BB28B4">
      <w:pPr>
        <w:pStyle w:val="Code"/>
        <w:rPr>
          <w:highlight w:val="white"/>
        </w:rPr>
      </w:pPr>
      <w:r w:rsidRPr="00903DBA">
        <w:rPr>
          <w:highlight w:val="white"/>
        </w:rPr>
        <w:t xml:space="preserve">      Sort sort = (Sort) middleCode[0];</w:t>
      </w:r>
    </w:p>
    <w:p w14:paraId="6233AFCA" w14:textId="77777777" w:rsidR="00BB28B4" w:rsidRPr="00903DBA" w:rsidRDefault="00BB28B4" w:rsidP="00BB28B4">
      <w:pPr>
        <w:pStyle w:val="Code"/>
        <w:rPr>
          <w:highlight w:val="white"/>
        </w:rPr>
      </w:pPr>
      <w:r w:rsidRPr="00903DBA">
        <w:rPr>
          <w:highlight w:val="white"/>
        </w:rPr>
        <w:t xml:space="preserve">      object value = middleCode[1];</w:t>
      </w:r>
    </w:p>
    <w:p w14:paraId="0AF3F281" w14:textId="1D5C2601" w:rsidR="002D7019" w:rsidRPr="00903DBA" w:rsidRDefault="00E10662" w:rsidP="00E10662">
      <w:pPr>
        <w:rPr>
          <w:highlight w:val="white"/>
        </w:rPr>
      </w:pPr>
      <w:r w:rsidRPr="00903DBA">
        <w:rPr>
          <w:highlight w:val="white"/>
        </w:rPr>
        <w:t xml:space="preserve">If the value is a static address, </w:t>
      </w:r>
      <w:r w:rsidR="00FB25DC" w:rsidRPr="00903DBA">
        <w:rPr>
          <w:highlight w:val="white"/>
        </w:rPr>
        <w:t xml:space="preserve">we </w:t>
      </w:r>
      <w:r w:rsidRPr="00903DBA">
        <w:rPr>
          <w:highlight w:val="white"/>
        </w:rPr>
        <w:t xml:space="preserve">add code for defining the address with </w:t>
      </w:r>
      <w:r w:rsidR="00010D69" w:rsidRPr="00903DBA">
        <w:rPr>
          <w:highlight w:val="white"/>
        </w:rPr>
        <w:t>its</w:t>
      </w:r>
      <w:r w:rsidRPr="00903DBA">
        <w:rPr>
          <w:highlight w:val="white"/>
        </w:rPr>
        <w:t xml:space="preserve"> name and offset.</w:t>
      </w:r>
    </w:p>
    <w:p w14:paraId="3DB81DA8" w14:textId="77777777" w:rsidR="00BB28B4" w:rsidRPr="00903DBA" w:rsidRDefault="00BB28B4" w:rsidP="00BB28B4">
      <w:pPr>
        <w:pStyle w:val="Code"/>
        <w:rPr>
          <w:highlight w:val="white"/>
        </w:rPr>
      </w:pPr>
      <w:r w:rsidRPr="00903DBA">
        <w:rPr>
          <w:highlight w:val="white"/>
        </w:rPr>
        <w:t xml:space="preserve">      if (value is StaticAddress) {</w:t>
      </w:r>
    </w:p>
    <w:p w14:paraId="5B568EAC" w14:textId="77777777" w:rsidR="00BB28B4" w:rsidRPr="00903DBA" w:rsidRDefault="00BB28B4" w:rsidP="00BB28B4">
      <w:pPr>
        <w:pStyle w:val="Code"/>
        <w:rPr>
          <w:highlight w:val="white"/>
        </w:rPr>
      </w:pPr>
      <w:r w:rsidRPr="00903DBA">
        <w:rPr>
          <w:highlight w:val="white"/>
        </w:rPr>
        <w:t xml:space="preserve">        StaticAddress staticAddress = (StaticAddress) value;</w:t>
      </w:r>
    </w:p>
    <w:p w14:paraId="22AC31C1" w14:textId="77777777" w:rsidR="00BB28B4" w:rsidRPr="00903DBA" w:rsidRDefault="00BB28B4" w:rsidP="00BB28B4">
      <w:pPr>
        <w:pStyle w:val="Code"/>
        <w:rPr>
          <w:highlight w:val="white"/>
        </w:rPr>
      </w:pPr>
      <w:r w:rsidRPr="00903DBA">
        <w:rPr>
          <w:highlight w:val="white"/>
        </w:rPr>
        <w:t xml:space="preserve">        string name = staticAddress.UniqueName;</w:t>
      </w:r>
    </w:p>
    <w:p w14:paraId="42FD87B7" w14:textId="77777777" w:rsidR="00BB28B4" w:rsidRPr="00903DBA" w:rsidRDefault="00BB28B4" w:rsidP="00BB28B4">
      <w:pPr>
        <w:pStyle w:val="Code"/>
        <w:rPr>
          <w:highlight w:val="white"/>
        </w:rPr>
      </w:pPr>
      <w:r w:rsidRPr="00903DBA">
        <w:rPr>
          <w:highlight w:val="white"/>
        </w:rPr>
        <w:t xml:space="preserve">        int offset = staticAddress.Offset;</w:t>
      </w:r>
    </w:p>
    <w:p w14:paraId="134C3FB7" w14:textId="77777777" w:rsidR="00BB28B4" w:rsidRPr="00903DBA" w:rsidRDefault="00BB28B4" w:rsidP="00BB28B4">
      <w:pPr>
        <w:pStyle w:val="Code"/>
        <w:rPr>
          <w:highlight w:val="white"/>
        </w:rPr>
      </w:pPr>
      <w:r w:rsidRPr="00903DBA">
        <w:rPr>
          <w:highlight w:val="white"/>
        </w:rPr>
        <w:t xml:space="preserve">        // dw name + offset</w:t>
      </w:r>
    </w:p>
    <w:p w14:paraId="6F3506DA" w14:textId="77777777" w:rsidR="00BB28B4" w:rsidRPr="00903DBA" w:rsidRDefault="00BB28B4" w:rsidP="00BB28B4">
      <w:pPr>
        <w:pStyle w:val="Code"/>
        <w:rPr>
          <w:highlight w:val="white"/>
        </w:rPr>
      </w:pPr>
      <w:r w:rsidRPr="00903DBA">
        <w:rPr>
          <w:highlight w:val="white"/>
        </w:rPr>
        <w:t xml:space="preserve">        AddAssemblyCode(AssemblyOperator.define_address, name, offset);</w:t>
      </w:r>
    </w:p>
    <w:p w14:paraId="6054BBF3" w14:textId="77777777" w:rsidR="00BB28B4" w:rsidRPr="00903DBA" w:rsidRDefault="00BB28B4" w:rsidP="00BB28B4">
      <w:pPr>
        <w:pStyle w:val="Code"/>
        <w:rPr>
          <w:highlight w:val="white"/>
        </w:rPr>
      </w:pPr>
      <w:r w:rsidRPr="00903DBA">
        <w:rPr>
          <w:highlight w:val="white"/>
        </w:rPr>
        <w:t xml:space="preserve">      }</w:t>
      </w:r>
    </w:p>
    <w:p w14:paraId="1A5CE0F2" w14:textId="7FADAD40" w:rsidR="00E10662" w:rsidRPr="00903DBA" w:rsidRDefault="00FB25DC" w:rsidP="00BA20ED">
      <w:pPr>
        <w:rPr>
          <w:highlight w:val="white"/>
        </w:rPr>
      </w:pPr>
      <w:r w:rsidRPr="00903DBA">
        <w:rPr>
          <w:highlight w:val="white"/>
        </w:rPr>
        <w:t>Otherwise, we add code for defining the value.</w:t>
      </w:r>
      <w:r w:rsidR="000B4E76" w:rsidRPr="00903DBA">
        <w:rPr>
          <w:highlight w:val="white"/>
        </w:rPr>
        <w:t xml:space="preserve"> The initialization</w:t>
      </w:r>
      <w:r w:rsidR="00CC006A" w:rsidRPr="00903DBA">
        <w:rPr>
          <w:highlight w:val="white"/>
        </w:rPr>
        <w:t xml:space="preserve"> instruction will later be transformed to a sequence of instructions in the Linux case and memory block in the Windows case.</w:t>
      </w:r>
    </w:p>
    <w:p w14:paraId="02BABC29" w14:textId="77777777" w:rsidR="00285CAD" w:rsidRPr="00903DBA" w:rsidRDefault="00285CAD" w:rsidP="00285CAD">
      <w:pPr>
        <w:pStyle w:val="Code"/>
        <w:rPr>
          <w:highlight w:val="white"/>
        </w:rPr>
      </w:pPr>
      <w:r w:rsidRPr="00903DBA">
        <w:rPr>
          <w:highlight w:val="white"/>
        </w:rPr>
        <w:t xml:space="preserve">      else {</w:t>
      </w:r>
    </w:p>
    <w:p w14:paraId="50D1287E" w14:textId="77777777" w:rsidR="00285CAD" w:rsidRPr="00903DBA" w:rsidRDefault="00285CAD" w:rsidP="00285CAD">
      <w:pPr>
        <w:pStyle w:val="Code"/>
        <w:rPr>
          <w:highlight w:val="white"/>
        </w:rPr>
      </w:pPr>
      <w:r w:rsidRPr="00903DBA">
        <w:rPr>
          <w:highlight w:val="white"/>
        </w:rPr>
        <w:t xml:space="preserve">        AddAssemblyCode(AssemblyOperator.define_value, sort, value);</w:t>
      </w:r>
    </w:p>
    <w:p w14:paraId="030B3B14" w14:textId="77777777" w:rsidR="00285CAD" w:rsidRPr="00903DBA" w:rsidRDefault="00285CAD" w:rsidP="00285CAD">
      <w:pPr>
        <w:pStyle w:val="Code"/>
        <w:rPr>
          <w:highlight w:val="white"/>
        </w:rPr>
      </w:pPr>
      <w:r w:rsidRPr="00903DBA">
        <w:rPr>
          <w:highlight w:val="white"/>
        </w:rPr>
        <w:t xml:space="preserve">      }</w:t>
      </w:r>
    </w:p>
    <w:p w14:paraId="60E61574" w14:textId="77777777" w:rsidR="00285CAD" w:rsidRPr="00903DBA" w:rsidRDefault="00285CAD" w:rsidP="00285CAD">
      <w:pPr>
        <w:pStyle w:val="Code"/>
        <w:rPr>
          <w:highlight w:val="white"/>
        </w:rPr>
      </w:pPr>
      <w:r w:rsidRPr="00903DBA">
        <w:rPr>
          <w:highlight w:val="white"/>
        </w:rPr>
        <w:t xml:space="preserve">    }</w:t>
      </w:r>
    </w:p>
    <w:p w14:paraId="492454ED" w14:textId="3F0E38D0" w:rsidR="00D935A0" w:rsidRPr="00903DBA" w:rsidRDefault="00CC006A" w:rsidP="00612BF2">
      <w:pPr>
        <w:rPr>
          <w:highlight w:val="white"/>
        </w:rPr>
      </w:pPr>
      <w:r w:rsidRPr="00903DBA">
        <w:rPr>
          <w:highlight w:val="white"/>
        </w:rPr>
        <w:t xml:space="preserve">The </w:t>
      </w:r>
      <w:r w:rsidRPr="00903DBA">
        <w:rPr>
          <w:rStyle w:val="KeyWord0"/>
          <w:highlight w:val="white"/>
        </w:rPr>
        <w:t>InitializerZero</w:t>
      </w:r>
      <w:r w:rsidRPr="00903DBA">
        <w:rPr>
          <w:highlight w:val="white"/>
        </w:rPr>
        <w:t xml:space="preserve"> adds an instruction for </w:t>
      </w:r>
      <w:r w:rsidR="00612BF2" w:rsidRPr="00903DBA">
        <w:rPr>
          <w:highlight w:val="white"/>
        </w:rPr>
        <w:t>a sequence of zero values, each holding one byte.</w:t>
      </w:r>
      <w:r w:rsidR="00806C87" w:rsidRPr="00903DBA">
        <w:rPr>
          <w:highlight w:val="white"/>
        </w:rPr>
        <w:t xml:space="preserve"> Like the Initializer method above, the initialization instruction will later be transformed to a sequence of instructions in the Linux case and memory block in the Windows case.</w:t>
      </w:r>
    </w:p>
    <w:p w14:paraId="1A855B71" w14:textId="77777777" w:rsidR="00285CAD" w:rsidRPr="00903DBA" w:rsidRDefault="00285CAD" w:rsidP="00285CAD">
      <w:pPr>
        <w:pStyle w:val="Code"/>
        <w:rPr>
          <w:highlight w:val="white"/>
        </w:rPr>
      </w:pPr>
      <w:r w:rsidRPr="00903DBA">
        <w:rPr>
          <w:highlight w:val="white"/>
        </w:rPr>
        <w:t xml:space="preserve">    private void InitializerZero(MiddleCode middleCode) {</w:t>
      </w:r>
    </w:p>
    <w:p w14:paraId="0911C982" w14:textId="77777777" w:rsidR="00285CAD" w:rsidRPr="00903DBA" w:rsidRDefault="00285CAD" w:rsidP="00285CAD">
      <w:pPr>
        <w:pStyle w:val="Code"/>
        <w:rPr>
          <w:highlight w:val="white"/>
        </w:rPr>
      </w:pPr>
      <w:r w:rsidRPr="00903DBA">
        <w:rPr>
          <w:highlight w:val="white"/>
        </w:rPr>
        <w:t xml:space="preserve">      int size = (int) middleCode[0];</w:t>
      </w:r>
    </w:p>
    <w:p w14:paraId="0A6C3056" w14:textId="77777777" w:rsidR="00285CAD" w:rsidRPr="00903DBA" w:rsidRDefault="00285CAD" w:rsidP="00285CAD">
      <w:pPr>
        <w:pStyle w:val="Code"/>
        <w:rPr>
          <w:highlight w:val="white"/>
        </w:rPr>
      </w:pPr>
      <w:r w:rsidRPr="00903DBA">
        <w:rPr>
          <w:highlight w:val="white"/>
        </w:rPr>
        <w:t xml:space="preserve">      Assert.ErrorXXX(size &gt; 0);</w:t>
      </w:r>
    </w:p>
    <w:p w14:paraId="7386F7E1" w14:textId="77777777" w:rsidR="00285CAD" w:rsidRPr="00903DBA" w:rsidRDefault="00285CAD" w:rsidP="00285CAD">
      <w:pPr>
        <w:pStyle w:val="Code"/>
        <w:rPr>
          <w:highlight w:val="white"/>
        </w:rPr>
      </w:pPr>
      <w:r w:rsidRPr="00903DBA">
        <w:rPr>
          <w:highlight w:val="white"/>
        </w:rPr>
        <w:t xml:space="preserve">      AddAssemblyCode(AssemblyOperator.define_zero_sequence, size);</w:t>
      </w:r>
    </w:p>
    <w:p w14:paraId="1BE06C20" w14:textId="77777777" w:rsidR="00285CAD" w:rsidRPr="00903DBA" w:rsidRDefault="00285CAD" w:rsidP="00285CAD">
      <w:pPr>
        <w:pStyle w:val="Code"/>
        <w:rPr>
          <w:highlight w:val="white"/>
        </w:rPr>
      </w:pPr>
      <w:r w:rsidRPr="00903DBA">
        <w:rPr>
          <w:highlight w:val="white"/>
        </w:rPr>
        <w:t xml:space="preserve">    }</w:t>
      </w:r>
    </w:p>
    <w:p w14:paraId="5AE46892" w14:textId="1FAD5CDD" w:rsidR="000E4DA6" w:rsidRPr="00903DBA" w:rsidRDefault="000E4DA6" w:rsidP="000E4DA6">
      <w:pPr>
        <w:pStyle w:val="Rubrik3"/>
        <w:rPr>
          <w:highlight w:val="white"/>
        </w:rPr>
      </w:pPr>
      <w:bookmarkStart w:id="427" w:name="_Toc57656091"/>
      <w:r w:rsidRPr="00903DBA">
        <w:rPr>
          <w:highlight w:val="white"/>
        </w:rPr>
        <w:lastRenderedPageBreak/>
        <w:t>Integral Multipl</w:t>
      </w:r>
      <w:r w:rsidR="00285456" w:rsidRPr="00903DBA">
        <w:rPr>
          <w:highlight w:val="white"/>
        </w:rPr>
        <w:t>i</w:t>
      </w:r>
      <w:r w:rsidRPr="00903DBA">
        <w:rPr>
          <w:highlight w:val="white"/>
        </w:rPr>
        <w:t>cation, Division, and Modulo</w:t>
      </w:r>
      <w:bookmarkEnd w:id="427"/>
    </w:p>
    <w:p w14:paraId="3263741B" w14:textId="026C706D" w:rsidR="0011692D" w:rsidRPr="00903DBA" w:rsidRDefault="0033060D" w:rsidP="00E33B16">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9E53E4" w:rsidRPr="00903DBA">
        <w:rPr>
          <w:highlight w:val="white"/>
        </w:rPr>
        <w:t xml:space="preserve">adds assembly code for </w:t>
      </w:r>
      <w:r w:rsidR="001B5E51" w:rsidRPr="00903DBA">
        <w:rPr>
          <w:highlight w:val="white"/>
        </w:rPr>
        <w:t xml:space="preserve">the </w:t>
      </w:r>
      <w:r w:rsidR="009E53E4" w:rsidRPr="00903DBA">
        <w:rPr>
          <w:highlight w:val="white"/>
        </w:rPr>
        <w:t xml:space="preserve">integral </w:t>
      </w:r>
      <w:proofErr w:type="gramStart"/>
      <w:r w:rsidR="009E53E4" w:rsidRPr="00903DBA">
        <w:rPr>
          <w:highlight w:val="white"/>
        </w:rPr>
        <w:t>operators</w:t>
      </w:r>
      <w:proofErr w:type="gramEnd"/>
      <w:r w:rsidR="009E53E4" w:rsidRPr="00903DBA">
        <w:rPr>
          <w:highlight w:val="white"/>
        </w:rPr>
        <w:t xml:space="preserve"> multipl</w:t>
      </w:r>
      <w:r w:rsidR="00E21B0D" w:rsidRPr="00903DBA">
        <w:rPr>
          <w:highlight w:val="white"/>
        </w:rPr>
        <w:t>ication</w:t>
      </w:r>
      <w:r w:rsidR="009E53E4" w:rsidRPr="00903DBA">
        <w:rPr>
          <w:highlight w:val="white"/>
        </w:rPr>
        <w:t>, divi</w:t>
      </w:r>
      <w:r w:rsidR="00E21B0D" w:rsidRPr="00903DBA">
        <w:rPr>
          <w:highlight w:val="white"/>
        </w:rPr>
        <w:t>sion</w:t>
      </w:r>
      <w:r w:rsidR="009E53E4" w:rsidRPr="00903DBA">
        <w:rPr>
          <w:highlight w:val="white"/>
        </w:rPr>
        <w:t xml:space="preserve">, </w:t>
      </w:r>
      <w:r w:rsidR="00E21B0D" w:rsidRPr="00903DBA">
        <w:rPr>
          <w:highlight w:val="white"/>
        </w:rPr>
        <w:t xml:space="preserve">and </w:t>
      </w:r>
      <w:r w:rsidR="009E53E4" w:rsidRPr="00903DBA">
        <w:rPr>
          <w:highlight w:val="white"/>
        </w:rPr>
        <w:t>module.</w:t>
      </w:r>
      <w:r w:rsidR="001E123D" w:rsidRPr="00903DBA">
        <w:rPr>
          <w:highlight w:val="white"/>
        </w:rPr>
        <w:t xml:space="preserve"> Th</w:t>
      </w:r>
      <w:r w:rsidR="00CA22DE" w:rsidRPr="00903DBA">
        <w:rPr>
          <w:highlight w:val="white"/>
        </w:rPr>
        <w:t>ese</w:t>
      </w:r>
      <w:r w:rsidR="001E123D" w:rsidRPr="00903DBA">
        <w:rPr>
          <w:highlight w:val="white"/>
        </w:rPr>
        <w:t xml:space="preserve"> operation</w:t>
      </w:r>
      <w:r w:rsidR="00CA22DE" w:rsidRPr="00903DBA">
        <w:rPr>
          <w:highlight w:val="white"/>
        </w:rPr>
        <w:t>s differ from the previous integral operations in that way that the value of left symbol is always assumed to be stored in a specific register</w:t>
      </w:r>
      <w:r w:rsidR="001C1CE6" w:rsidRPr="00903DBA">
        <w:rPr>
          <w:highlight w:val="white"/>
        </w:rPr>
        <w:t xml:space="preserve">. However, the right symbol is given in the operation. The value of the </w:t>
      </w:r>
      <w:r w:rsidR="00E86A67" w:rsidRPr="00903DBA">
        <w:rPr>
          <w:highlight w:val="white"/>
        </w:rPr>
        <w:t xml:space="preserve">right symbol is given in the operations. It can be stored in a register or on a memory address. However, unlike the previous </w:t>
      </w:r>
      <w:r w:rsidR="0011692D" w:rsidRPr="00903DBA">
        <w:rPr>
          <w:highlight w:val="white"/>
        </w:rPr>
        <w:t xml:space="preserve">integral operations, we cannot give an integer value directly. Instead, we </w:t>
      </w:r>
      <w:proofErr w:type="gramStart"/>
      <w:r w:rsidR="0011692D" w:rsidRPr="00903DBA">
        <w:rPr>
          <w:highlight w:val="white"/>
        </w:rPr>
        <w:t>have to</w:t>
      </w:r>
      <w:proofErr w:type="gramEnd"/>
      <w:r w:rsidR="0011692D" w:rsidRPr="00903DBA">
        <w:rPr>
          <w:highlight w:val="white"/>
        </w:rPr>
        <w:t xml:space="preserve"> store the value on an address, and give the address to the operation.</w:t>
      </w:r>
    </w:p>
    <w:p w14:paraId="774981C8" w14:textId="25F785B4" w:rsidR="0011692D" w:rsidRPr="00903DBA" w:rsidRDefault="0011692D" w:rsidP="00E33B16">
      <w:pPr>
        <w:rPr>
          <w:highlight w:val="white"/>
        </w:rPr>
      </w:pPr>
      <w:r w:rsidRPr="00903DBA">
        <w:rPr>
          <w:highlight w:val="white"/>
        </w:rPr>
        <w:t>Moreover, there are in fact four registers invo</w:t>
      </w:r>
      <w:r w:rsidR="007C13EC" w:rsidRPr="00903DBA">
        <w:rPr>
          <w:highlight w:val="white"/>
        </w:rPr>
        <w:t>lved in the operation</w:t>
      </w:r>
      <w:r w:rsidR="00037BA4" w:rsidRPr="00903DBA">
        <w:rPr>
          <w:highlight w:val="white"/>
        </w:rPr>
        <w:t>. The specific registers depend on the type size.</w:t>
      </w:r>
    </w:p>
    <w:p w14:paraId="0028B1BB" w14:textId="2B87A1A9" w:rsidR="007C13EC" w:rsidRPr="00903DBA" w:rsidRDefault="007D47EF" w:rsidP="007C13EC">
      <w:pPr>
        <w:pStyle w:val="Liststycke"/>
        <w:numPr>
          <w:ilvl w:val="0"/>
          <w:numId w:val="138"/>
        </w:numPr>
        <w:rPr>
          <w:highlight w:val="white"/>
        </w:rPr>
      </w:pPr>
      <w:r w:rsidRPr="00903DBA">
        <w:rPr>
          <w:highlight w:val="white"/>
        </w:rPr>
        <w:t>The register where we store the value of the left symbol.</w:t>
      </w:r>
    </w:p>
    <w:p w14:paraId="0D518EBD" w14:textId="0857A773" w:rsidR="007D47EF" w:rsidRPr="00903DBA" w:rsidRDefault="007D47EF" w:rsidP="007C13EC">
      <w:pPr>
        <w:pStyle w:val="Liststycke"/>
        <w:numPr>
          <w:ilvl w:val="0"/>
          <w:numId w:val="138"/>
        </w:numPr>
        <w:rPr>
          <w:highlight w:val="white"/>
        </w:rPr>
      </w:pPr>
      <w:r w:rsidRPr="00903DBA">
        <w:rPr>
          <w:highlight w:val="white"/>
        </w:rPr>
        <w:t xml:space="preserve">The register holding the </w:t>
      </w:r>
      <w:r w:rsidR="00452BF1" w:rsidRPr="00903DBA">
        <w:rPr>
          <w:highlight w:val="white"/>
        </w:rPr>
        <w:t>upper part of the left symbol value. We ignore the value in this register, but we must set it to zero</w:t>
      </w:r>
      <w:r w:rsidR="00CF6BF4" w:rsidRPr="00903DBA">
        <w:rPr>
          <w:highlight w:val="white"/>
        </w:rPr>
        <w:t xml:space="preserve"> and mark in the track map we have in fact altered its value.</w:t>
      </w:r>
    </w:p>
    <w:p w14:paraId="65E6C728" w14:textId="6998DB5B" w:rsidR="00452BF1" w:rsidRPr="00903DBA" w:rsidRDefault="008B2F1E" w:rsidP="007C13EC">
      <w:pPr>
        <w:pStyle w:val="Liststycke"/>
        <w:numPr>
          <w:ilvl w:val="0"/>
          <w:numId w:val="138"/>
        </w:numPr>
        <w:rPr>
          <w:highlight w:val="white"/>
        </w:rPr>
      </w:pPr>
      <w:r w:rsidRPr="00903DBA">
        <w:rPr>
          <w:highlight w:val="white"/>
        </w:rPr>
        <w:t xml:space="preserve">The result of multiplication or division, which </w:t>
      </w:r>
      <w:r w:rsidR="00F33D86" w:rsidRPr="00903DBA">
        <w:rPr>
          <w:highlight w:val="white"/>
        </w:rPr>
        <w:t>is</w:t>
      </w:r>
      <w:r w:rsidR="00037BA4" w:rsidRPr="00903DBA">
        <w:rPr>
          <w:highlight w:val="white"/>
        </w:rPr>
        <w:t xml:space="preserve"> ignored </w:t>
      </w:r>
      <w:r w:rsidR="00860887" w:rsidRPr="00903DBA">
        <w:rPr>
          <w:highlight w:val="white"/>
        </w:rPr>
        <w:t>by</w:t>
      </w:r>
      <w:r w:rsidR="00F33D86" w:rsidRPr="00903DBA">
        <w:rPr>
          <w:highlight w:val="white"/>
        </w:rPr>
        <w:t xml:space="preserve"> modulo</w:t>
      </w:r>
      <w:r w:rsidR="00860887" w:rsidRPr="00903DBA">
        <w:rPr>
          <w:highlight w:val="white"/>
        </w:rPr>
        <w:t>.</w:t>
      </w:r>
    </w:p>
    <w:p w14:paraId="0B01AC37" w14:textId="79873F9F" w:rsidR="00F33D86" w:rsidRPr="00903DBA" w:rsidRDefault="00F33D86" w:rsidP="00664603">
      <w:pPr>
        <w:pStyle w:val="Liststycke"/>
        <w:numPr>
          <w:ilvl w:val="0"/>
          <w:numId w:val="138"/>
        </w:numPr>
        <w:rPr>
          <w:highlight w:val="white"/>
        </w:rPr>
      </w:pPr>
      <w:r w:rsidRPr="00903DBA">
        <w:rPr>
          <w:highlight w:val="white"/>
        </w:rPr>
        <w:t xml:space="preserve">The result of module, </w:t>
      </w:r>
      <w:r w:rsidR="008B2F1E" w:rsidRPr="00903DBA">
        <w:rPr>
          <w:highlight w:val="white"/>
        </w:rPr>
        <w:t xml:space="preserve">which </w:t>
      </w:r>
      <w:r w:rsidRPr="00903DBA">
        <w:rPr>
          <w:highlight w:val="white"/>
        </w:rPr>
        <w:t>is ignored by multiplication or division.</w:t>
      </w:r>
    </w:p>
    <w:p w14:paraId="5CC3223C" w14:textId="3FD417B4" w:rsidR="00F33D86" w:rsidRPr="00903DBA" w:rsidRDefault="008B2F1E" w:rsidP="008B2F1E">
      <w:pPr>
        <w:rPr>
          <w:highlight w:val="white"/>
        </w:rPr>
      </w:pPr>
      <w:r w:rsidRPr="00903DBA">
        <w:rPr>
          <w:highlight w:val="white"/>
        </w:rPr>
        <w:t>Even if one of the last two registers is ignored, we still need to mark in the track map that is has in fact been assigned a new value.</w:t>
      </w:r>
    </w:p>
    <w:p w14:paraId="68413879" w14:textId="5BEFB081" w:rsidR="00940A72" w:rsidRPr="00903DBA" w:rsidRDefault="00922AE8" w:rsidP="00C85FD6">
      <w:pPr>
        <w:rPr>
          <w:highlight w:val="white"/>
        </w:rPr>
      </w:pPr>
      <w:r w:rsidRPr="00903DBA">
        <w:rPr>
          <w:highlight w:val="white"/>
        </w:rPr>
        <w:t xml:space="preserve">The </w:t>
      </w:r>
      <w:r w:rsidR="009D180C" w:rsidRPr="00903DBA">
        <w:rPr>
          <w:rStyle w:val="KeyWord0"/>
          <w:highlight w:val="white"/>
        </w:rPr>
        <w:t>m_leftRegisterMap</w:t>
      </w:r>
      <w:r w:rsidR="00A33B83" w:rsidRPr="00903DBA">
        <w:rPr>
          <w:highlight w:val="white"/>
        </w:rPr>
        <w:t xml:space="preserve"> </w:t>
      </w:r>
      <w:r w:rsidR="00DB0126" w:rsidRPr="00903DBA">
        <w:rPr>
          <w:highlight w:val="white"/>
        </w:rPr>
        <w:t>map</w:t>
      </w:r>
      <w:r w:rsidR="00A33B83" w:rsidRPr="00903DBA">
        <w:rPr>
          <w:highlight w:val="white"/>
        </w:rPr>
        <w:t xml:space="preserve"> hold the registers where we store the value of the left symbol. The </w:t>
      </w:r>
      <w:r w:rsidR="00A33B83" w:rsidRPr="00903DBA">
        <w:rPr>
          <w:rStyle w:val="KeyWord0"/>
          <w:highlight w:val="white"/>
        </w:rPr>
        <w:t>m_zeroRegisterMap</w:t>
      </w:r>
      <w:r w:rsidR="00A33B83" w:rsidRPr="00903DBA">
        <w:rPr>
          <w:highlight w:val="white"/>
        </w:rPr>
        <w:t xml:space="preserve"> </w:t>
      </w:r>
      <w:r w:rsidR="00DB0126" w:rsidRPr="00903DBA">
        <w:rPr>
          <w:highlight w:val="white"/>
        </w:rPr>
        <w:t xml:space="preserve">map </w:t>
      </w:r>
      <w:r w:rsidR="00185DFA" w:rsidRPr="00903DBA">
        <w:rPr>
          <w:highlight w:val="white"/>
        </w:rPr>
        <w:t xml:space="preserve">holds the registers that era to be set to zero before the operation. The </w:t>
      </w:r>
      <w:r w:rsidR="00C155AE" w:rsidRPr="00903DBA">
        <w:rPr>
          <w:rStyle w:val="KeyWord0"/>
          <w:highlight w:val="white"/>
        </w:rPr>
        <w:t>m_productQuintentRegisterMap</w:t>
      </w:r>
      <w:r w:rsidR="00C155AE" w:rsidRPr="00903DBA">
        <w:rPr>
          <w:highlight w:val="white"/>
        </w:rPr>
        <w:t xml:space="preserve"> </w:t>
      </w:r>
      <w:r w:rsidR="00940A72" w:rsidRPr="00903DBA">
        <w:rPr>
          <w:highlight w:val="white"/>
        </w:rPr>
        <w:t xml:space="preserve">map </w:t>
      </w:r>
      <w:r w:rsidR="00C155AE" w:rsidRPr="00903DBA">
        <w:rPr>
          <w:highlight w:val="white"/>
        </w:rPr>
        <w:t xml:space="preserve">holds the registers where the product or </w:t>
      </w:r>
      <w:r w:rsidR="00940A72" w:rsidRPr="00903DBA">
        <w:rPr>
          <w:highlight w:val="white"/>
        </w:rPr>
        <w:t>quintet</w:t>
      </w:r>
      <w:r w:rsidR="00C155AE" w:rsidRPr="00903DBA">
        <w:rPr>
          <w:highlight w:val="white"/>
        </w:rPr>
        <w:t xml:space="preserve"> is stored after a multiplication or division </w:t>
      </w:r>
      <w:r w:rsidR="00F57945" w:rsidRPr="00903DBA">
        <w:rPr>
          <w:highlight w:val="white"/>
        </w:rPr>
        <w:t xml:space="preserve">operations, </w:t>
      </w:r>
      <w:r w:rsidR="00C155AE" w:rsidRPr="00903DBA">
        <w:rPr>
          <w:highlight w:val="white"/>
        </w:rPr>
        <w:t xml:space="preserve">while </w:t>
      </w:r>
      <w:r w:rsidR="009B53C8" w:rsidRPr="00903DBA">
        <w:rPr>
          <w:rStyle w:val="KeyWord0"/>
          <w:highlight w:val="white"/>
        </w:rPr>
        <w:t>m_remainderRegisterMap</w:t>
      </w:r>
      <w:r w:rsidR="009B53C8" w:rsidRPr="00903DBA">
        <w:rPr>
          <w:highlight w:val="white"/>
        </w:rPr>
        <w:t xml:space="preserve"> holds </w:t>
      </w:r>
      <w:r w:rsidR="00940A72" w:rsidRPr="00903DBA">
        <w:rPr>
          <w:highlight w:val="white"/>
        </w:rPr>
        <w:t xml:space="preserve">the </w:t>
      </w:r>
      <w:r w:rsidR="00DB0126" w:rsidRPr="00903DBA">
        <w:rPr>
          <w:highlight w:val="white"/>
        </w:rPr>
        <w:t xml:space="preserve">registers of the </w:t>
      </w:r>
      <w:r w:rsidR="00940A72" w:rsidRPr="00903DBA">
        <w:rPr>
          <w:highlight w:val="white"/>
        </w:rPr>
        <w:t xml:space="preserve">remainder of a modulo operations. </w:t>
      </w:r>
    </w:p>
    <w:p w14:paraId="1EEA00B4" w14:textId="77777777" w:rsidR="009779FC" w:rsidRPr="00903DBA" w:rsidRDefault="009779FC" w:rsidP="009779FC">
      <w:pPr>
        <w:pStyle w:val="Code"/>
        <w:rPr>
          <w:highlight w:val="white"/>
        </w:rPr>
      </w:pPr>
      <w:r w:rsidRPr="00903DBA">
        <w:rPr>
          <w:highlight w:val="white"/>
        </w:rPr>
        <w:t xml:space="preserve">    public static IDictionary&lt;int,Register&gt; m_leftRegisterMap =</w:t>
      </w:r>
    </w:p>
    <w:p w14:paraId="1229B62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653E0248" w14:textId="77777777" w:rsidR="009779FC" w:rsidRPr="00903DBA" w:rsidRDefault="009779FC" w:rsidP="009779FC">
      <w:pPr>
        <w:pStyle w:val="Code"/>
        <w:rPr>
          <w:highlight w:val="white"/>
        </w:rPr>
      </w:pPr>
      <w:r w:rsidRPr="00903DBA">
        <w:rPr>
          <w:highlight w:val="white"/>
        </w:rPr>
        <w:t xml:space="preserve">                                      {4, Register.eax}, {8, Register.rax}};</w:t>
      </w:r>
    </w:p>
    <w:p w14:paraId="16EA77A0" w14:textId="77777777" w:rsidR="009779FC" w:rsidRPr="00903DBA" w:rsidRDefault="009779FC" w:rsidP="009779FC">
      <w:pPr>
        <w:pStyle w:val="Code"/>
        <w:rPr>
          <w:highlight w:val="white"/>
        </w:rPr>
      </w:pPr>
    </w:p>
    <w:p w14:paraId="3BFBE514" w14:textId="3F3F5A11" w:rsidR="009779FC" w:rsidRPr="00903DBA" w:rsidRDefault="009779FC" w:rsidP="009779FC">
      <w:pPr>
        <w:pStyle w:val="Code"/>
        <w:rPr>
          <w:highlight w:val="white"/>
        </w:rPr>
      </w:pPr>
      <w:r w:rsidRPr="00903DBA">
        <w:rPr>
          <w:highlight w:val="white"/>
        </w:rPr>
        <w:t xml:space="preserve">    public static IDictionary&lt;int,Register&gt; </w:t>
      </w:r>
      <w:r w:rsidR="00A33B83" w:rsidRPr="00903DBA">
        <w:rPr>
          <w:highlight w:val="white"/>
        </w:rPr>
        <w:t>m_zeroRegisterMap</w:t>
      </w:r>
      <w:r w:rsidRPr="00903DBA">
        <w:rPr>
          <w:highlight w:val="white"/>
        </w:rPr>
        <w:t xml:space="preserve"> =</w:t>
      </w:r>
    </w:p>
    <w:p w14:paraId="499013B2"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37506EED" w14:textId="77777777" w:rsidR="009779FC" w:rsidRPr="00903DBA" w:rsidRDefault="009779FC" w:rsidP="009779FC">
      <w:pPr>
        <w:pStyle w:val="Code"/>
        <w:rPr>
          <w:highlight w:val="white"/>
        </w:rPr>
      </w:pPr>
      <w:r w:rsidRPr="00903DBA">
        <w:rPr>
          <w:highlight w:val="white"/>
        </w:rPr>
        <w:t xml:space="preserve">                                      {4, Register.edx}, {8, Register.rdx}};</w:t>
      </w:r>
    </w:p>
    <w:p w14:paraId="23BC5D14" w14:textId="77777777" w:rsidR="009779FC" w:rsidRPr="00903DBA" w:rsidRDefault="009779FC" w:rsidP="009779FC">
      <w:pPr>
        <w:pStyle w:val="Code"/>
        <w:rPr>
          <w:highlight w:val="white"/>
        </w:rPr>
      </w:pPr>
    </w:p>
    <w:p w14:paraId="0C4BA016" w14:textId="77777777" w:rsidR="009779FC" w:rsidRPr="00903DBA" w:rsidRDefault="009779FC" w:rsidP="009779FC">
      <w:pPr>
        <w:pStyle w:val="Code"/>
        <w:rPr>
          <w:highlight w:val="white"/>
        </w:rPr>
      </w:pPr>
      <w:r w:rsidRPr="00903DBA">
        <w:rPr>
          <w:highlight w:val="white"/>
        </w:rPr>
        <w:t xml:space="preserve">    public static IDictionary&lt;int,Register&gt; m_productQuintentRegisterMap =</w:t>
      </w:r>
    </w:p>
    <w:p w14:paraId="4C491AF9" w14:textId="77777777" w:rsidR="009779FC" w:rsidRPr="00903DBA" w:rsidRDefault="009779FC" w:rsidP="009779FC">
      <w:pPr>
        <w:pStyle w:val="Code"/>
        <w:rPr>
          <w:highlight w:val="white"/>
        </w:rPr>
      </w:pPr>
      <w:r w:rsidRPr="00903DBA">
        <w:rPr>
          <w:highlight w:val="white"/>
        </w:rPr>
        <w:t xml:space="preserve">      new Dictionary&lt;int,Register&gt;() {{1, Register.al}, {2, Register.ax},</w:t>
      </w:r>
    </w:p>
    <w:p w14:paraId="2B9C9807" w14:textId="77777777" w:rsidR="009779FC" w:rsidRPr="00903DBA" w:rsidRDefault="009779FC" w:rsidP="009779FC">
      <w:pPr>
        <w:pStyle w:val="Code"/>
        <w:rPr>
          <w:highlight w:val="white"/>
        </w:rPr>
      </w:pPr>
      <w:r w:rsidRPr="00903DBA">
        <w:rPr>
          <w:highlight w:val="white"/>
        </w:rPr>
        <w:t xml:space="preserve">                                      {4, Register.eax}, {8, Register.rax}};</w:t>
      </w:r>
    </w:p>
    <w:p w14:paraId="318108A7" w14:textId="77777777" w:rsidR="009779FC" w:rsidRPr="00903DBA" w:rsidRDefault="009779FC" w:rsidP="009779FC">
      <w:pPr>
        <w:pStyle w:val="Code"/>
        <w:rPr>
          <w:highlight w:val="white"/>
        </w:rPr>
      </w:pPr>
    </w:p>
    <w:p w14:paraId="3E35CCC7" w14:textId="77777777" w:rsidR="009779FC" w:rsidRPr="00903DBA" w:rsidRDefault="009779FC" w:rsidP="009779FC">
      <w:pPr>
        <w:pStyle w:val="Code"/>
        <w:rPr>
          <w:highlight w:val="white"/>
        </w:rPr>
      </w:pPr>
      <w:r w:rsidRPr="00903DBA">
        <w:rPr>
          <w:highlight w:val="white"/>
        </w:rPr>
        <w:t xml:space="preserve">    public static IDictionary&lt;int,Register&gt; m_remainderRegisterMap =</w:t>
      </w:r>
    </w:p>
    <w:p w14:paraId="30FDCD87" w14:textId="77777777" w:rsidR="009779FC" w:rsidRPr="00903DBA" w:rsidRDefault="009779FC" w:rsidP="009779FC">
      <w:pPr>
        <w:pStyle w:val="Code"/>
        <w:rPr>
          <w:highlight w:val="white"/>
        </w:rPr>
      </w:pPr>
      <w:r w:rsidRPr="00903DBA">
        <w:rPr>
          <w:highlight w:val="white"/>
        </w:rPr>
        <w:t xml:space="preserve">      new Dictionary&lt;int,Register&gt;() {{1, Register.ah}, {2, Register.dx},</w:t>
      </w:r>
    </w:p>
    <w:p w14:paraId="13C288B7" w14:textId="77777777" w:rsidR="009779FC" w:rsidRPr="00903DBA" w:rsidRDefault="009779FC" w:rsidP="009779FC">
      <w:pPr>
        <w:pStyle w:val="Code"/>
        <w:rPr>
          <w:highlight w:val="white"/>
        </w:rPr>
      </w:pPr>
      <w:r w:rsidRPr="00903DBA">
        <w:rPr>
          <w:highlight w:val="white"/>
        </w:rPr>
        <w:t xml:space="preserve">                                      {4, Register.edx}, {8, Register.rdx}};</w:t>
      </w:r>
    </w:p>
    <w:p w14:paraId="290391B3" w14:textId="0841E9D1" w:rsidR="009779FC" w:rsidRPr="00903DBA" w:rsidRDefault="008710C0" w:rsidP="008710C0">
      <w:pPr>
        <w:rPr>
          <w:highlight w:val="white"/>
        </w:rPr>
      </w:pPr>
      <w:r w:rsidRPr="00903DBA">
        <w:rPr>
          <w:highlight w:val="white"/>
        </w:rPr>
        <w:t xml:space="preserve">The </w:t>
      </w:r>
      <w:r w:rsidRPr="00903DBA">
        <w:rPr>
          <w:rStyle w:val="KeyWord0"/>
          <w:highlight w:val="white"/>
        </w:rPr>
        <w:t>IntegralMultiply</w:t>
      </w:r>
      <w:r w:rsidRPr="00903DBA">
        <w:rPr>
          <w:highlight w:val="white"/>
        </w:rPr>
        <w:t xml:space="preserve"> method </w:t>
      </w:r>
      <w:r w:rsidR="00EB3998" w:rsidRPr="00903DBA">
        <w:rPr>
          <w:highlight w:val="white"/>
        </w:rPr>
        <w:t xml:space="preserve">adds code for multiplication operations. To begin with, we </w:t>
      </w:r>
      <w:r w:rsidR="00340D50" w:rsidRPr="00903DBA">
        <w:rPr>
          <w:highlight w:val="white"/>
        </w:rPr>
        <w:t xml:space="preserve">load the </w:t>
      </w:r>
      <w:r w:rsidR="00EB3998" w:rsidRPr="00903DBA">
        <w:rPr>
          <w:highlight w:val="white"/>
        </w:rPr>
        <w:t xml:space="preserve">value of the left symbol </w:t>
      </w:r>
      <w:r w:rsidR="00340D50" w:rsidRPr="00903DBA">
        <w:rPr>
          <w:highlight w:val="white"/>
        </w:rPr>
        <w:t xml:space="preserve">into the register given by </w:t>
      </w:r>
      <w:r w:rsidR="00340D50" w:rsidRPr="00903DBA">
        <w:rPr>
          <w:rStyle w:val="KeyWord0"/>
          <w:highlight w:val="white"/>
        </w:rPr>
        <w:t>m_leftRegisterMap</w:t>
      </w:r>
      <w:r w:rsidR="00340D50" w:rsidRPr="00903DBA">
        <w:rPr>
          <w:highlight w:val="white"/>
        </w:rPr>
        <w:t xml:space="preserve">. </w:t>
      </w:r>
    </w:p>
    <w:p w14:paraId="7EC57C84" w14:textId="77777777" w:rsidR="008D520A" w:rsidRPr="00903DBA" w:rsidRDefault="008D520A" w:rsidP="00BF638D">
      <w:pPr>
        <w:pStyle w:val="Code"/>
        <w:rPr>
          <w:highlight w:val="white"/>
        </w:rPr>
      </w:pPr>
      <w:r w:rsidRPr="00903DBA">
        <w:rPr>
          <w:highlight w:val="white"/>
        </w:rPr>
        <w:t xml:space="preserve">    public void IntegralMultiply(MiddleCode middleCode) {</w:t>
      </w:r>
    </w:p>
    <w:p w14:paraId="7946C3F8" w14:textId="77777777" w:rsidR="008D520A" w:rsidRPr="00903DBA" w:rsidRDefault="008D520A" w:rsidP="00BF638D">
      <w:pPr>
        <w:pStyle w:val="Code"/>
        <w:rPr>
          <w:highlight w:val="white"/>
        </w:rPr>
      </w:pPr>
      <w:r w:rsidRPr="00903DBA">
        <w:rPr>
          <w:highlight w:val="white"/>
        </w:rPr>
        <w:t xml:space="preserve">      Symbol leftSymbol = (Symbol) middleCode[1];</w:t>
      </w:r>
    </w:p>
    <w:p w14:paraId="2AD8F037" w14:textId="77777777" w:rsidR="008D520A" w:rsidRPr="00903DBA" w:rsidRDefault="008D520A" w:rsidP="00BF638D">
      <w:pPr>
        <w:pStyle w:val="Code"/>
        <w:rPr>
          <w:highlight w:val="white"/>
        </w:rPr>
      </w:pPr>
      <w:r w:rsidRPr="00903DBA">
        <w:rPr>
          <w:highlight w:val="white"/>
        </w:rPr>
        <w:t xml:space="preserve">      int typeSize = leftSymbol.Type.SizeArray();</w:t>
      </w:r>
    </w:p>
    <w:p w14:paraId="5F842FD7" w14:textId="77777777" w:rsidR="008D520A" w:rsidRPr="00903DBA" w:rsidRDefault="008D520A" w:rsidP="00BF638D">
      <w:pPr>
        <w:pStyle w:val="Code"/>
        <w:rPr>
          <w:highlight w:val="white"/>
        </w:rPr>
      </w:pPr>
      <w:r w:rsidRPr="00903DBA">
        <w:rPr>
          <w:highlight w:val="white"/>
        </w:rPr>
        <w:t xml:space="preserve">      Register leftRegister = m_leftRegisterMap[typeSize];</w:t>
      </w:r>
    </w:p>
    <w:p w14:paraId="6D2C3E58" w14:textId="77777777" w:rsidR="008D520A" w:rsidRPr="00903DBA" w:rsidRDefault="008D520A" w:rsidP="00BF638D">
      <w:pPr>
        <w:pStyle w:val="Code"/>
        <w:rPr>
          <w:highlight w:val="white"/>
        </w:rPr>
      </w:pPr>
      <w:r w:rsidRPr="00903DBA">
        <w:rPr>
          <w:highlight w:val="white"/>
        </w:rPr>
        <w:t xml:space="preserve">      Track leftTrack = LoadValueToRegister(leftSymbol, leftRegister);</w:t>
      </w:r>
    </w:p>
    <w:p w14:paraId="55609DBE" w14:textId="34A1EA0B" w:rsidR="008D520A" w:rsidRPr="00903DBA" w:rsidRDefault="00955B86" w:rsidP="00955B86">
      <w:pPr>
        <w:rPr>
          <w:highlight w:val="white"/>
        </w:rPr>
      </w:pPr>
      <w:r w:rsidRPr="00903DBA">
        <w:rPr>
          <w:highlight w:val="white"/>
        </w:rPr>
        <w:t xml:space="preserve">Then we clear the zero register by </w:t>
      </w:r>
      <w:r w:rsidR="00E9358C" w:rsidRPr="00903DBA">
        <w:rPr>
          <w:highlight w:val="white"/>
        </w:rPr>
        <w:t>perform</w:t>
      </w:r>
      <w:r w:rsidRPr="00903DBA">
        <w:rPr>
          <w:highlight w:val="white"/>
        </w:rPr>
        <w:t xml:space="preserve"> the </w:t>
      </w:r>
      <w:r w:rsidR="00E9358C" w:rsidRPr="00903DBA">
        <w:rPr>
          <w:highlight w:val="white"/>
        </w:rPr>
        <w:t>exclusive</w:t>
      </w:r>
      <w:r w:rsidRPr="00903DBA">
        <w:rPr>
          <w:highlight w:val="white"/>
        </w:rPr>
        <w:t xml:space="preserve"> operation on itself, which is an </w:t>
      </w:r>
      <w:r w:rsidR="00E9358C" w:rsidRPr="00903DBA">
        <w:rPr>
          <w:highlight w:val="white"/>
        </w:rPr>
        <w:t>effective</w:t>
      </w:r>
      <w:r w:rsidRPr="00903DBA">
        <w:rPr>
          <w:highlight w:val="white"/>
        </w:rPr>
        <w:t xml:space="preserve"> way to clear a register</w:t>
      </w:r>
      <w:r w:rsidR="00871B84" w:rsidRPr="00903DBA">
        <w:rPr>
          <w:highlight w:val="white"/>
        </w:rPr>
        <w:t xml:space="preserve">, </w:t>
      </w:r>
      <w:proofErr w:type="gramStart"/>
      <w:r w:rsidR="00871B84" w:rsidRPr="00903DBA">
        <w:rPr>
          <w:highlight w:val="white"/>
        </w:rPr>
        <w:t>in order to</w:t>
      </w:r>
      <w:proofErr w:type="gramEnd"/>
      <w:r w:rsidR="00871B84" w:rsidRPr="00903DBA">
        <w:rPr>
          <w:highlight w:val="white"/>
        </w:rPr>
        <w:t xml:space="preserve"> provide current input to the operation.</w:t>
      </w:r>
    </w:p>
    <w:p w14:paraId="769071E3" w14:textId="26B9A37D" w:rsidR="008D520A" w:rsidRPr="00903DBA" w:rsidRDefault="008D520A" w:rsidP="00BF638D">
      <w:pPr>
        <w:pStyle w:val="Code"/>
        <w:rPr>
          <w:highlight w:val="white"/>
        </w:rPr>
      </w:pPr>
      <w:r w:rsidRPr="00903DBA">
        <w:rPr>
          <w:highlight w:val="white"/>
        </w:rPr>
        <w:lastRenderedPageBreak/>
        <w:t xml:space="preserve">      Register </w:t>
      </w:r>
      <w:r w:rsidR="007E3DB7" w:rsidRPr="00903DBA">
        <w:rPr>
          <w:highlight w:val="white"/>
        </w:rPr>
        <w:t>zero</w:t>
      </w:r>
      <w:r w:rsidRPr="00903DBA">
        <w:rPr>
          <w:highlight w:val="white"/>
        </w:rPr>
        <w:t xml:space="preserve">Register = </w:t>
      </w:r>
      <w:r w:rsidR="00A33B83" w:rsidRPr="00903DBA">
        <w:rPr>
          <w:highlight w:val="white"/>
        </w:rPr>
        <w:t>m_zeroRegisterMap</w:t>
      </w:r>
      <w:r w:rsidRPr="00903DBA">
        <w:rPr>
          <w:highlight w:val="white"/>
        </w:rPr>
        <w:t>[typeSize];</w:t>
      </w:r>
    </w:p>
    <w:p w14:paraId="1E6E18F0" w14:textId="2D456A68" w:rsidR="008D520A" w:rsidRPr="00903DBA" w:rsidRDefault="008D520A" w:rsidP="00BF638D">
      <w:pPr>
        <w:pStyle w:val="Code"/>
        <w:rPr>
          <w:highlight w:val="white"/>
        </w:rPr>
      </w:pPr>
      <w:r w:rsidRPr="00903DBA">
        <w:rPr>
          <w:highlight w:val="white"/>
        </w:rPr>
        <w:t xml:space="preserve">      Track </w:t>
      </w:r>
      <w:r w:rsidR="00955B86" w:rsidRPr="00903DBA">
        <w:rPr>
          <w:highlight w:val="white"/>
        </w:rPr>
        <w:t>zero</w:t>
      </w:r>
      <w:r w:rsidRPr="00903DBA">
        <w:rPr>
          <w:highlight w:val="white"/>
        </w:rPr>
        <w:t xml:space="preserve">Track = new Track(leftSymbol, </w:t>
      </w:r>
      <w:r w:rsidR="00955B86" w:rsidRPr="00903DBA">
        <w:rPr>
          <w:highlight w:val="white"/>
        </w:rPr>
        <w:t>zero</w:t>
      </w:r>
      <w:r w:rsidRPr="00903DBA">
        <w:rPr>
          <w:highlight w:val="white"/>
        </w:rPr>
        <w:t>Register);</w:t>
      </w:r>
    </w:p>
    <w:p w14:paraId="00BF7241" w14:textId="2C046520" w:rsidR="008D520A" w:rsidRPr="00903DBA" w:rsidRDefault="008D520A" w:rsidP="00BF638D">
      <w:pPr>
        <w:pStyle w:val="Code"/>
        <w:rPr>
          <w:highlight w:val="white"/>
        </w:rPr>
      </w:pPr>
      <w:r w:rsidRPr="00903DBA">
        <w:rPr>
          <w:highlight w:val="white"/>
        </w:rPr>
        <w:t xml:space="preserve">      AddAssemblyCode(AssemblyOperator.xor, </w:t>
      </w:r>
      <w:r w:rsidR="00955B86" w:rsidRPr="00903DBA">
        <w:rPr>
          <w:highlight w:val="white"/>
        </w:rPr>
        <w:t>zero</w:t>
      </w:r>
      <w:r w:rsidRPr="00903DBA">
        <w:rPr>
          <w:highlight w:val="white"/>
        </w:rPr>
        <w:t xml:space="preserve">Track, </w:t>
      </w:r>
      <w:r w:rsidR="00955B86" w:rsidRPr="00903DBA">
        <w:rPr>
          <w:highlight w:val="white"/>
        </w:rPr>
        <w:t>zero</w:t>
      </w:r>
      <w:r w:rsidRPr="00903DBA">
        <w:rPr>
          <w:highlight w:val="white"/>
        </w:rPr>
        <w:t>Track);</w:t>
      </w:r>
    </w:p>
    <w:p w14:paraId="4B8ECA88" w14:textId="3AA6A354" w:rsidR="008D520A" w:rsidRPr="00903DBA" w:rsidRDefault="00BA7714" w:rsidP="00F078AC">
      <w:pPr>
        <w:rPr>
          <w:highlight w:val="white"/>
        </w:rPr>
      </w:pPr>
      <w:r w:rsidRPr="00903DBA">
        <w:rPr>
          <w:highlight w:val="white"/>
        </w:rPr>
        <w:t xml:space="preserve">The we call </w:t>
      </w:r>
      <w:r w:rsidRPr="00903DBA">
        <w:rPr>
          <w:rStyle w:val="KeyWord0"/>
          <w:highlight w:val="white"/>
        </w:rPr>
        <w:t>IntegralUnary</w:t>
      </w:r>
      <w:r w:rsidRPr="00903DBA">
        <w:rPr>
          <w:highlight w:val="white"/>
        </w:rPr>
        <w:t xml:space="preserve"> to load the right symbol</w:t>
      </w:r>
      <w:r w:rsidR="00F078AC" w:rsidRPr="00903DBA">
        <w:rPr>
          <w:highlight w:val="white"/>
        </w:rPr>
        <w:t xml:space="preserve"> into a suitable storage and perform the operation.</w:t>
      </w:r>
    </w:p>
    <w:p w14:paraId="3FFC8F9C" w14:textId="77777777" w:rsidR="008D520A" w:rsidRPr="00903DBA" w:rsidRDefault="008D520A" w:rsidP="00BF638D">
      <w:pPr>
        <w:pStyle w:val="Code"/>
        <w:rPr>
          <w:highlight w:val="white"/>
        </w:rPr>
      </w:pPr>
      <w:r w:rsidRPr="00903DBA">
        <w:rPr>
          <w:highlight w:val="white"/>
        </w:rPr>
        <w:t xml:space="preserve">      Symbol rightSymbol = (Symbol) middleCode[2];</w:t>
      </w:r>
    </w:p>
    <w:p w14:paraId="571E2E8F" w14:textId="77777777" w:rsidR="008D520A" w:rsidRPr="00903DBA" w:rsidRDefault="008D520A" w:rsidP="00BF638D">
      <w:pPr>
        <w:pStyle w:val="Code"/>
        <w:rPr>
          <w:highlight w:val="white"/>
        </w:rPr>
      </w:pPr>
      <w:r w:rsidRPr="00903DBA">
        <w:rPr>
          <w:highlight w:val="white"/>
        </w:rPr>
        <w:t xml:space="preserve">      IntegralUnary(middleCode.Operator, rightSymbol, rightSymbol);</w:t>
      </w:r>
    </w:p>
    <w:p w14:paraId="6D624652" w14:textId="6D59DCE0" w:rsidR="00BE3EA8" w:rsidRPr="00903DBA" w:rsidRDefault="00F078AC" w:rsidP="00B6354B">
      <w:pPr>
        <w:rPr>
          <w:highlight w:val="white"/>
        </w:rPr>
      </w:pPr>
      <w:r w:rsidRPr="00903DBA">
        <w:rPr>
          <w:highlight w:val="white"/>
        </w:rPr>
        <w:t xml:space="preserve">When the operation is done, we need to </w:t>
      </w:r>
      <w:r w:rsidR="00B6354B" w:rsidRPr="00903DBA">
        <w:rPr>
          <w:highlight w:val="white"/>
        </w:rPr>
        <w:t xml:space="preserve">find out </w:t>
      </w:r>
      <w:r w:rsidR="004C73C1" w:rsidRPr="00903DBA">
        <w:rPr>
          <w:highlight w:val="white"/>
        </w:rPr>
        <w:t>which</w:t>
      </w:r>
      <w:r w:rsidR="00B6354B" w:rsidRPr="00903DBA">
        <w:rPr>
          <w:highlight w:val="white"/>
        </w:rPr>
        <w:t xml:space="preserve"> register to keep and which one to discard. We only use one of the registers, depending on the operation. But we also need to mark that the value of the discarded register has been modified, </w:t>
      </w:r>
      <w:r w:rsidR="00871B84" w:rsidRPr="00903DBA">
        <w:rPr>
          <w:highlight w:val="white"/>
        </w:rPr>
        <w:t>to</w:t>
      </w:r>
      <w:r w:rsidR="00B6354B" w:rsidRPr="00903DBA">
        <w:rPr>
          <w:highlight w:val="white"/>
        </w:rPr>
        <w:t xml:space="preserve"> </w:t>
      </w:r>
      <w:r w:rsidR="00871B84" w:rsidRPr="00903DBA">
        <w:rPr>
          <w:highlight w:val="white"/>
        </w:rPr>
        <w:t xml:space="preserve">prevent that another value </w:t>
      </w:r>
      <w:r w:rsidR="00BE3EA8" w:rsidRPr="00903DBA">
        <w:rPr>
          <w:highlight w:val="white"/>
        </w:rPr>
        <w:t>is stored in the register during the operation.</w:t>
      </w:r>
    </w:p>
    <w:p w14:paraId="0FB6CA34" w14:textId="38BE89C2" w:rsidR="008D520A" w:rsidRPr="00903DBA" w:rsidRDefault="008D520A" w:rsidP="00BF638D">
      <w:pPr>
        <w:pStyle w:val="Code"/>
        <w:rPr>
          <w:highlight w:val="white"/>
        </w:rPr>
      </w:pPr>
      <w:r w:rsidRPr="00903DBA">
        <w:rPr>
          <w:highlight w:val="white"/>
        </w:rPr>
        <w:t xml:space="preserve">      Register resultRegister, discardRegister;</w:t>
      </w:r>
    </w:p>
    <w:p w14:paraId="00B79F69" w14:textId="7F5261D1" w:rsidR="00871B84" w:rsidRPr="00903DBA" w:rsidRDefault="00871B84" w:rsidP="00871B84">
      <w:pPr>
        <w:rPr>
          <w:highlight w:val="white"/>
        </w:rPr>
      </w:pPr>
      <w:r w:rsidRPr="00903DBA">
        <w:rPr>
          <w:highlight w:val="white"/>
        </w:rPr>
        <w:t>I</w:t>
      </w:r>
      <w:r w:rsidR="00C04AE6" w:rsidRPr="00903DBA">
        <w:rPr>
          <w:highlight w:val="white"/>
        </w:rPr>
        <w:t xml:space="preserve">n case of the modulo operation, the resulting register is picked from </w:t>
      </w:r>
      <w:r w:rsidR="00C04AE6" w:rsidRPr="00903DBA">
        <w:rPr>
          <w:rStyle w:val="KeyWord0"/>
          <w:highlight w:val="white"/>
        </w:rPr>
        <w:t>m_remainderRegisterMap</w:t>
      </w:r>
      <w:r w:rsidR="00C04AE6" w:rsidRPr="00903DBA">
        <w:rPr>
          <w:highlight w:val="white"/>
        </w:rPr>
        <w:t xml:space="preserve">, and the register to be discarded </w:t>
      </w:r>
      <w:r w:rsidR="00C04AE6" w:rsidRPr="00903DBA">
        <w:rPr>
          <w:rStyle w:val="KeyWord0"/>
          <w:highlight w:val="white"/>
        </w:rPr>
        <w:t>m_productQuintentRegisterMap</w:t>
      </w:r>
      <w:r w:rsidR="00C04AE6" w:rsidRPr="00903DBA">
        <w:rPr>
          <w:highlight w:val="white"/>
        </w:rPr>
        <w:t>. In case of multiplication or division, it is the other way around.</w:t>
      </w:r>
    </w:p>
    <w:p w14:paraId="7277D9FF" w14:textId="77777777" w:rsidR="008D520A" w:rsidRPr="00903DBA" w:rsidRDefault="008D520A" w:rsidP="00BF638D">
      <w:pPr>
        <w:pStyle w:val="Code"/>
        <w:rPr>
          <w:highlight w:val="white"/>
        </w:rPr>
      </w:pPr>
      <w:r w:rsidRPr="00903DBA">
        <w:rPr>
          <w:highlight w:val="white"/>
        </w:rPr>
        <w:t xml:space="preserve">      if ((middleCode.Operator == MiddleOperator.SignedModulo) ||</w:t>
      </w:r>
    </w:p>
    <w:p w14:paraId="7AF2F2CF" w14:textId="77777777" w:rsidR="008D520A" w:rsidRPr="00903DBA" w:rsidRDefault="008D520A" w:rsidP="00BF638D">
      <w:pPr>
        <w:pStyle w:val="Code"/>
        <w:rPr>
          <w:highlight w:val="white"/>
        </w:rPr>
      </w:pPr>
      <w:r w:rsidRPr="00903DBA">
        <w:rPr>
          <w:highlight w:val="white"/>
        </w:rPr>
        <w:t xml:space="preserve">          (middleCode.Operator == MiddleOperator.UnsignedModulo)) {</w:t>
      </w:r>
    </w:p>
    <w:p w14:paraId="5559F40C" w14:textId="77777777" w:rsidR="008D520A" w:rsidRPr="00903DBA" w:rsidRDefault="008D520A" w:rsidP="00BF638D">
      <w:pPr>
        <w:pStyle w:val="Code"/>
        <w:rPr>
          <w:highlight w:val="white"/>
        </w:rPr>
      </w:pPr>
      <w:r w:rsidRPr="00903DBA">
        <w:rPr>
          <w:highlight w:val="white"/>
        </w:rPr>
        <w:t xml:space="preserve">        resultRegister = m_remainderRegisterMap[typeSize];</w:t>
      </w:r>
    </w:p>
    <w:p w14:paraId="76F44C25" w14:textId="77777777" w:rsidR="008D520A" w:rsidRPr="00903DBA" w:rsidRDefault="008D520A" w:rsidP="00BF638D">
      <w:pPr>
        <w:pStyle w:val="Code"/>
        <w:rPr>
          <w:highlight w:val="white"/>
        </w:rPr>
      </w:pPr>
      <w:r w:rsidRPr="00903DBA">
        <w:rPr>
          <w:highlight w:val="white"/>
        </w:rPr>
        <w:t xml:space="preserve">        discardRegister = m_productQuintentRegisterMap[typeSize];</w:t>
      </w:r>
    </w:p>
    <w:p w14:paraId="151A14D7" w14:textId="77777777" w:rsidR="008D520A" w:rsidRPr="00903DBA" w:rsidRDefault="008D520A" w:rsidP="00BF638D">
      <w:pPr>
        <w:pStyle w:val="Code"/>
        <w:rPr>
          <w:highlight w:val="white"/>
        </w:rPr>
      </w:pPr>
      <w:r w:rsidRPr="00903DBA">
        <w:rPr>
          <w:highlight w:val="white"/>
        </w:rPr>
        <w:t xml:space="preserve">      }</w:t>
      </w:r>
    </w:p>
    <w:p w14:paraId="249E3713" w14:textId="77777777" w:rsidR="008D520A" w:rsidRPr="00903DBA" w:rsidRDefault="008D520A" w:rsidP="00BF638D">
      <w:pPr>
        <w:pStyle w:val="Code"/>
        <w:rPr>
          <w:highlight w:val="white"/>
        </w:rPr>
      </w:pPr>
      <w:r w:rsidRPr="00903DBA">
        <w:rPr>
          <w:highlight w:val="white"/>
        </w:rPr>
        <w:t xml:space="preserve">      else {</w:t>
      </w:r>
    </w:p>
    <w:p w14:paraId="64B3ABDE" w14:textId="77777777" w:rsidR="008D520A" w:rsidRPr="00903DBA" w:rsidRDefault="008D520A" w:rsidP="00BF638D">
      <w:pPr>
        <w:pStyle w:val="Code"/>
        <w:rPr>
          <w:highlight w:val="white"/>
        </w:rPr>
      </w:pPr>
      <w:r w:rsidRPr="00903DBA">
        <w:rPr>
          <w:highlight w:val="white"/>
        </w:rPr>
        <w:t xml:space="preserve">        resultRegister = m_productQuintentRegisterMap[typeSize];</w:t>
      </w:r>
    </w:p>
    <w:p w14:paraId="5BD546ED" w14:textId="77777777" w:rsidR="008D520A" w:rsidRPr="00903DBA" w:rsidRDefault="008D520A" w:rsidP="00BF638D">
      <w:pPr>
        <w:pStyle w:val="Code"/>
        <w:rPr>
          <w:highlight w:val="white"/>
        </w:rPr>
      </w:pPr>
      <w:r w:rsidRPr="00903DBA">
        <w:rPr>
          <w:highlight w:val="white"/>
        </w:rPr>
        <w:t xml:space="preserve">        discardRegister = m_remainderRegisterMap[typeSize];</w:t>
      </w:r>
    </w:p>
    <w:p w14:paraId="200EE5CA" w14:textId="77777777" w:rsidR="008D520A" w:rsidRPr="00903DBA" w:rsidRDefault="008D520A" w:rsidP="00BF638D">
      <w:pPr>
        <w:pStyle w:val="Code"/>
        <w:rPr>
          <w:highlight w:val="white"/>
        </w:rPr>
      </w:pPr>
      <w:r w:rsidRPr="00903DBA">
        <w:rPr>
          <w:highlight w:val="white"/>
        </w:rPr>
        <w:t xml:space="preserve">      }</w:t>
      </w:r>
    </w:p>
    <w:p w14:paraId="76923B3D" w14:textId="1BADCD79" w:rsidR="008D520A" w:rsidRPr="00903DBA" w:rsidRDefault="00EF09C4" w:rsidP="00EF09C4">
      <w:pPr>
        <w:rPr>
          <w:highlight w:val="white"/>
        </w:rPr>
      </w:pPr>
      <w:r w:rsidRPr="00903DBA">
        <w:rPr>
          <w:highlight w:val="white"/>
        </w:rPr>
        <w:t>We create a new tra</w:t>
      </w:r>
      <w:r w:rsidR="000518AA" w:rsidRPr="00903DBA">
        <w:rPr>
          <w:highlight w:val="white"/>
        </w:rPr>
        <w:t>ck</w:t>
      </w:r>
      <w:r w:rsidRPr="00903DBA">
        <w:rPr>
          <w:highlight w:val="white"/>
        </w:rPr>
        <w:t xml:space="preserve"> holding the result symbol and register.</w:t>
      </w:r>
      <w:r w:rsidR="006D5A4E" w:rsidRPr="00903DBA">
        <w:rPr>
          <w:highlight w:val="white"/>
        </w:rPr>
        <w:t xml:space="preserve"> If the result symbol is a temporary variable, we store </w:t>
      </w:r>
      <w:r w:rsidR="00A654D1" w:rsidRPr="00903DBA">
        <w:rPr>
          <w:highlight w:val="white"/>
        </w:rPr>
        <w:t>the</w:t>
      </w:r>
      <w:r w:rsidR="006D5A4E" w:rsidRPr="00903DBA">
        <w:rPr>
          <w:highlight w:val="white"/>
        </w:rPr>
        <w:t xml:space="preserve"> </w:t>
      </w:r>
      <w:r w:rsidR="006F5A33" w:rsidRPr="00903DBA">
        <w:rPr>
          <w:highlight w:val="white"/>
        </w:rPr>
        <w:t>track in the track map.</w:t>
      </w:r>
      <w:r w:rsidR="00A654D1" w:rsidRPr="00903DBA">
        <w:rPr>
          <w:highlight w:val="white"/>
        </w:rPr>
        <w:t xml:space="preserve"> We also add an empty instruction, to mark that the register has been altered by the operation.</w:t>
      </w:r>
    </w:p>
    <w:p w14:paraId="62F79097" w14:textId="77777777" w:rsidR="008D520A" w:rsidRPr="00903DBA" w:rsidRDefault="008D520A" w:rsidP="00BF638D">
      <w:pPr>
        <w:pStyle w:val="Code"/>
        <w:rPr>
          <w:highlight w:val="white"/>
        </w:rPr>
      </w:pPr>
      <w:r w:rsidRPr="00903DBA">
        <w:rPr>
          <w:highlight w:val="white"/>
        </w:rPr>
        <w:t xml:space="preserve">      Symbol resultSymbol = (Symbol) middleCode[0];</w:t>
      </w:r>
    </w:p>
    <w:p w14:paraId="4E72CD64" w14:textId="77777777" w:rsidR="008D520A" w:rsidRPr="00903DBA" w:rsidRDefault="008D520A" w:rsidP="00BF638D">
      <w:pPr>
        <w:pStyle w:val="Code"/>
        <w:rPr>
          <w:highlight w:val="white"/>
        </w:rPr>
      </w:pPr>
      <w:r w:rsidRPr="00903DBA">
        <w:rPr>
          <w:highlight w:val="white"/>
        </w:rPr>
        <w:t xml:space="preserve">      Track resultTrack = new Track(resultSymbol, resultRegister);</w:t>
      </w:r>
    </w:p>
    <w:p w14:paraId="253E5BAF" w14:textId="77777777" w:rsidR="008D520A" w:rsidRPr="00903DBA" w:rsidRDefault="008D520A" w:rsidP="00BF638D">
      <w:pPr>
        <w:pStyle w:val="Code"/>
        <w:rPr>
          <w:highlight w:val="white"/>
        </w:rPr>
      </w:pPr>
    </w:p>
    <w:p w14:paraId="139CDFA5" w14:textId="5DF591FE" w:rsidR="00E622E4" w:rsidRPr="00903DBA" w:rsidRDefault="00E622E4" w:rsidP="00E622E4">
      <w:pPr>
        <w:pStyle w:val="Code"/>
        <w:rPr>
          <w:highlight w:val="white"/>
        </w:rPr>
      </w:pPr>
      <w:r w:rsidRPr="00903DBA">
        <w:rPr>
          <w:highlight w:val="white"/>
        </w:rPr>
        <w:t xml:space="preserve">      if (resultSymbol.</w:t>
      </w:r>
      <w:r w:rsidR="005D1A38" w:rsidRPr="00903DBA">
        <w:rPr>
          <w:highlight w:val="white"/>
        </w:rPr>
        <w:t>Is</w:t>
      </w:r>
      <w:r w:rsidR="00986125" w:rsidRPr="00903DBA">
        <w:rPr>
          <w:highlight w:val="white"/>
        </w:rPr>
        <w:t>Temporary</w:t>
      </w:r>
      <w:r w:rsidR="005D1A38" w:rsidRPr="00903DBA">
        <w:rPr>
          <w:highlight w:val="white"/>
        </w:rPr>
        <w:t>()</w:t>
      </w:r>
      <w:r w:rsidRPr="00903DBA">
        <w:rPr>
          <w:highlight w:val="white"/>
        </w:rPr>
        <w:t>) {</w:t>
      </w:r>
    </w:p>
    <w:p w14:paraId="043C7FEE" w14:textId="77777777" w:rsidR="00E622E4" w:rsidRPr="00903DBA" w:rsidRDefault="00E622E4" w:rsidP="00E622E4">
      <w:pPr>
        <w:pStyle w:val="Code"/>
        <w:rPr>
          <w:highlight w:val="white"/>
        </w:rPr>
      </w:pPr>
      <w:r w:rsidRPr="00903DBA">
        <w:rPr>
          <w:highlight w:val="white"/>
        </w:rPr>
        <w:t xml:space="preserve">        Assert.ErrorXXX(resultSymbol.AddressSymbol == null);</w:t>
      </w:r>
    </w:p>
    <w:p w14:paraId="2977B14E" w14:textId="77777777" w:rsidR="008D520A" w:rsidRPr="00903DBA" w:rsidRDefault="008D520A" w:rsidP="00BF638D">
      <w:pPr>
        <w:pStyle w:val="Code"/>
        <w:rPr>
          <w:highlight w:val="white"/>
        </w:rPr>
      </w:pPr>
      <w:r w:rsidRPr="00903DBA">
        <w:rPr>
          <w:highlight w:val="white"/>
        </w:rPr>
        <w:t xml:space="preserve">        m_trackMap.Add(resultSymbol, resultTrack);</w:t>
      </w:r>
    </w:p>
    <w:p w14:paraId="6FD9BC7F" w14:textId="77777777" w:rsidR="008D520A" w:rsidRPr="00903DBA" w:rsidRDefault="008D520A" w:rsidP="00BF638D">
      <w:pPr>
        <w:pStyle w:val="Code"/>
        <w:rPr>
          <w:highlight w:val="white"/>
        </w:rPr>
      </w:pPr>
      <w:r w:rsidRPr="00903DBA">
        <w:rPr>
          <w:highlight w:val="white"/>
        </w:rPr>
        <w:t xml:space="preserve">        AddAssemblyCode(AssemblyOperator.empty, resultTrack);</w:t>
      </w:r>
    </w:p>
    <w:p w14:paraId="0F215910" w14:textId="77777777" w:rsidR="008D520A" w:rsidRPr="00903DBA" w:rsidRDefault="008D520A" w:rsidP="00BF638D">
      <w:pPr>
        <w:pStyle w:val="Code"/>
        <w:rPr>
          <w:highlight w:val="white"/>
        </w:rPr>
      </w:pPr>
      <w:r w:rsidRPr="00903DBA">
        <w:rPr>
          <w:highlight w:val="white"/>
        </w:rPr>
        <w:t xml:space="preserve">      }</w:t>
      </w:r>
    </w:p>
    <w:p w14:paraId="09510AE1" w14:textId="0AC693A7" w:rsidR="00836A60" w:rsidRPr="00903DBA" w:rsidRDefault="00836A60" w:rsidP="00836A60">
      <w:pPr>
        <w:rPr>
          <w:highlight w:val="white"/>
        </w:rPr>
      </w:pPr>
      <w:r w:rsidRPr="00903DBA">
        <w:rPr>
          <w:highlight w:val="white"/>
        </w:rPr>
        <w:t>If the result symbol is a regular variable, we store the value in the register at the address of the variable. In this case we do not need to add an empty</w:t>
      </w:r>
      <w:r w:rsidR="001B7CAD" w:rsidRPr="00903DBA">
        <w:rPr>
          <w:highlight w:val="white"/>
        </w:rPr>
        <w:t xml:space="preserve"> instruction since the </w:t>
      </w:r>
      <w:r w:rsidR="000518AA" w:rsidRPr="00903DBA">
        <w:rPr>
          <w:highlight w:val="white"/>
        </w:rPr>
        <w:t>loading of the register marks that is has been in use.</w:t>
      </w:r>
    </w:p>
    <w:p w14:paraId="0D627748" w14:textId="22CF648C" w:rsidR="008D520A" w:rsidRPr="00903DBA" w:rsidRDefault="008D520A" w:rsidP="00BF638D">
      <w:pPr>
        <w:pStyle w:val="Code"/>
        <w:rPr>
          <w:highlight w:val="white"/>
        </w:rPr>
      </w:pPr>
      <w:r w:rsidRPr="00903DBA">
        <w:rPr>
          <w:highlight w:val="white"/>
        </w:rPr>
        <w:t xml:space="preserve">      else {</w:t>
      </w:r>
    </w:p>
    <w:p w14:paraId="1586CF0A" w14:textId="77777777" w:rsidR="008D520A" w:rsidRPr="00903DBA" w:rsidRDefault="008D520A" w:rsidP="00BF638D">
      <w:pPr>
        <w:pStyle w:val="Code"/>
        <w:rPr>
          <w:highlight w:val="white"/>
        </w:rPr>
      </w:pPr>
      <w:r w:rsidRPr="00903DBA">
        <w:rPr>
          <w:highlight w:val="white"/>
        </w:rPr>
        <w:t xml:space="preserve">        AddAssemblyCode(AssemblyOperator.mov, Base(resultSymbol),</w:t>
      </w:r>
    </w:p>
    <w:p w14:paraId="6FC169DA" w14:textId="77777777" w:rsidR="008D520A" w:rsidRPr="00903DBA" w:rsidRDefault="008D520A" w:rsidP="00BF638D">
      <w:pPr>
        <w:pStyle w:val="Code"/>
        <w:rPr>
          <w:highlight w:val="white"/>
        </w:rPr>
      </w:pPr>
      <w:r w:rsidRPr="00903DBA">
        <w:rPr>
          <w:highlight w:val="white"/>
        </w:rPr>
        <w:t xml:space="preserve">                        Offset(resultSymbol), resultTrack);</w:t>
      </w:r>
    </w:p>
    <w:p w14:paraId="6A06CB60" w14:textId="77777777" w:rsidR="008D520A" w:rsidRPr="00903DBA" w:rsidRDefault="008D520A" w:rsidP="00BF638D">
      <w:pPr>
        <w:pStyle w:val="Code"/>
        <w:rPr>
          <w:highlight w:val="white"/>
        </w:rPr>
      </w:pPr>
      <w:r w:rsidRPr="00903DBA">
        <w:rPr>
          <w:highlight w:val="white"/>
        </w:rPr>
        <w:t xml:space="preserve">      }</w:t>
      </w:r>
    </w:p>
    <w:p w14:paraId="21B51365" w14:textId="4F2A3CAE" w:rsidR="008D520A" w:rsidRPr="00903DBA" w:rsidRDefault="000518AA" w:rsidP="008F56DD">
      <w:pPr>
        <w:rPr>
          <w:highlight w:val="white"/>
        </w:rPr>
      </w:pPr>
      <w:r w:rsidRPr="00903DBA">
        <w:rPr>
          <w:highlight w:val="white"/>
        </w:rPr>
        <w:t xml:space="preserve">However, we need to add an empty </w:t>
      </w:r>
      <w:r w:rsidR="008F56DD" w:rsidRPr="00903DBA">
        <w:rPr>
          <w:highlight w:val="white"/>
        </w:rPr>
        <w:t>instruction for the discarded register, to mark that it has been altered.</w:t>
      </w:r>
    </w:p>
    <w:p w14:paraId="3AB5C449" w14:textId="32FF332A" w:rsidR="008D520A" w:rsidRPr="00903DBA" w:rsidRDefault="008D520A" w:rsidP="00BF638D">
      <w:pPr>
        <w:pStyle w:val="Code"/>
        <w:rPr>
          <w:highlight w:val="white"/>
        </w:rPr>
      </w:pPr>
      <w:r w:rsidRPr="00903DBA">
        <w:rPr>
          <w:highlight w:val="white"/>
        </w:rPr>
        <w:t xml:space="preserve">      Track </w:t>
      </w:r>
      <w:r w:rsidR="000518AA" w:rsidRPr="00903DBA">
        <w:rPr>
          <w:highlight w:val="white"/>
        </w:rPr>
        <w:t>discared</w:t>
      </w:r>
      <w:r w:rsidRPr="00903DBA">
        <w:rPr>
          <w:highlight w:val="white"/>
        </w:rPr>
        <w:t>Track = new Track(resultSymbol, discardRegister);</w:t>
      </w:r>
    </w:p>
    <w:p w14:paraId="6A380001" w14:textId="78A580B8" w:rsidR="008D520A" w:rsidRPr="00903DBA" w:rsidRDefault="008D520A" w:rsidP="00BF638D">
      <w:pPr>
        <w:pStyle w:val="Code"/>
        <w:rPr>
          <w:highlight w:val="white"/>
        </w:rPr>
      </w:pPr>
      <w:r w:rsidRPr="00903DBA">
        <w:rPr>
          <w:highlight w:val="white"/>
        </w:rPr>
        <w:t xml:space="preserve">      AddAssemblyCode(AssemblyOperator.empty, </w:t>
      </w:r>
      <w:r w:rsidR="008F56DD" w:rsidRPr="00903DBA">
        <w:rPr>
          <w:highlight w:val="white"/>
        </w:rPr>
        <w:t>discaredTrack</w:t>
      </w:r>
      <w:r w:rsidRPr="00903DBA">
        <w:rPr>
          <w:highlight w:val="white"/>
        </w:rPr>
        <w:t>);</w:t>
      </w:r>
    </w:p>
    <w:p w14:paraId="1E6E14BE" w14:textId="0AB4896E" w:rsidR="008D520A" w:rsidRPr="00903DBA" w:rsidRDefault="008D520A" w:rsidP="00BF638D">
      <w:pPr>
        <w:pStyle w:val="Code"/>
        <w:rPr>
          <w:highlight w:val="white"/>
        </w:rPr>
      </w:pPr>
      <w:r w:rsidRPr="00903DBA">
        <w:rPr>
          <w:highlight w:val="white"/>
        </w:rPr>
        <w:t xml:space="preserve">    }</w:t>
      </w:r>
    </w:p>
    <w:p w14:paraId="2EC7F8A4" w14:textId="77777777" w:rsidR="002F73EF" w:rsidRPr="00903DBA" w:rsidRDefault="002F73EF" w:rsidP="002F73EF">
      <w:pPr>
        <w:pStyle w:val="Rubrik3"/>
        <w:numPr>
          <w:ilvl w:val="2"/>
          <w:numId w:val="137"/>
        </w:numPr>
        <w:rPr>
          <w:highlight w:val="white"/>
        </w:rPr>
      </w:pPr>
      <w:bookmarkStart w:id="428" w:name="_Toc57656092"/>
      <w:r w:rsidRPr="00903DBA">
        <w:rPr>
          <w:highlight w:val="white"/>
        </w:rPr>
        <w:lastRenderedPageBreak/>
        <w:t>Integral Assignment and Parameters</w:t>
      </w:r>
      <w:bookmarkEnd w:id="428"/>
    </w:p>
    <w:p w14:paraId="489A73CF"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903DBA" w:rsidRDefault="002F73EF" w:rsidP="002F73EF">
      <w:pPr>
        <w:pStyle w:val="Code"/>
        <w:rPr>
          <w:highlight w:val="white"/>
        </w:rPr>
      </w:pPr>
      <w:r w:rsidRPr="00903DBA">
        <w:rPr>
          <w:highlight w:val="white"/>
        </w:rPr>
        <w:t xml:space="preserve">    public void IntegralAssign(MiddleCode middleCode) {</w:t>
      </w:r>
    </w:p>
    <w:p w14:paraId="52D91894" w14:textId="77777777" w:rsidR="002F73EF" w:rsidRPr="00903DBA" w:rsidRDefault="002F73EF" w:rsidP="002F73EF">
      <w:pPr>
        <w:pStyle w:val="Code"/>
        <w:rPr>
          <w:highlight w:val="white"/>
        </w:rPr>
      </w:pPr>
      <w:r w:rsidRPr="00903DBA">
        <w:rPr>
          <w:highlight w:val="white"/>
        </w:rPr>
        <w:t xml:space="preserve">      Symbol resultSymbol = (Symbol) middleCode[0],</w:t>
      </w:r>
    </w:p>
    <w:p w14:paraId="6D90CF0A" w14:textId="77777777" w:rsidR="002F73EF" w:rsidRPr="00903DBA" w:rsidRDefault="002F73EF" w:rsidP="002F73EF">
      <w:pPr>
        <w:pStyle w:val="Code"/>
        <w:rPr>
          <w:highlight w:val="white"/>
        </w:rPr>
      </w:pPr>
      <w:r w:rsidRPr="00903DBA">
        <w:rPr>
          <w:highlight w:val="white"/>
        </w:rPr>
        <w:t xml:space="preserve">             assignSymbol = (Symbol) middleCode[1];</w:t>
      </w:r>
    </w:p>
    <w:p w14:paraId="67639456" w14:textId="77777777" w:rsidR="002F73EF" w:rsidRPr="00903DBA" w:rsidRDefault="002F73EF" w:rsidP="002F73EF">
      <w:pPr>
        <w:pStyle w:val="Code"/>
        <w:rPr>
          <w:highlight w:val="white"/>
        </w:rPr>
      </w:pPr>
      <w:r w:rsidRPr="00903DBA">
        <w:rPr>
          <w:highlight w:val="white"/>
        </w:rPr>
        <w:t xml:space="preserve">      IntegralAssign(resultSymbol, assignSymbol);</w:t>
      </w:r>
    </w:p>
    <w:p w14:paraId="723EA20C" w14:textId="77777777" w:rsidR="002F73EF" w:rsidRPr="00903DBA" w:rsidRDefault="002F73EF" w:rsidP="002F73EF">
      <w:pPr>
        <w:pStyle w:val="Code"/>
        <w:rPr>
          <w:highlight w:val="white"/>
        </w:rPr>
      </w:pPr>
      <w:r w:rsidRPr="00903DBA">
        <w:rPr>
          <w:highlight w:val="white"/>
        </w:rPr>
        <w:t xml:space="preserve">    }</w:t>
      </w:r>
    </w:p>
    <w:p w14:paraId="67DB9B6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IntegralParameter</w:t>
      </w:r>
      <w:r w:rsidRPr="00903DBA">
        <w:rPr>
          <w:highlight w:val="white"/>
        </w:rPr>
        <w:t xml:space="preserve"> method is quite simple. We only need to create the symbol representing the parameter, and then call </w:t>
      </w:r>
      <w:r w:rsidRPr="00903DBA">
        <w:rPr>
          <w:rStyle w:val="KeyWord0"/>
          <w:highlight w:val="white"/>
        </w:rPr>
        <w:t>IntegralAssign</w:t>
      </w:r>
      <w:r w:rsidRPr="00903DBA">
        <w:rPr>
          <w:highlight w:val="white"/>
        </w:rPr>
        <w:t>.</w:t>
      </w:r>
    </w:p>
    <w:p w14:paraId="6EE56767" w14:textId="77777777" w:rsidR="002F73EF" w:rsidRPr="00903DBA" w:rsidRDefault="002F73EF" w:rsidP="002F73EF">
      <w:pPr>
        <w:pStyle w:val="Code"/>
        <w:rPr>
          <w:highlight w:val="white"/>
        </w:rPr>
      </w:pPr>
      <w:r w:rsidRPr="00903DBA">
        <w:rPr>
          <w:highlight w:val="white"/>
        </w:rPr>
        <w:t xml:space="preserve">    public void IntegralParameter(MiddleCode middleCode) {</w:t>
      </w:r>
    </w:p>
    <w:p w14:paraId="71BCC1F7" w14:textId="7625FC43" w:rsidR="002F73EF" w:rsidRPr="00903DBA" w:rsidRDefault="002F73EF" w:rsidP="002F73EF">
      <w:pPr>
        <w:pStyle w:val="Code"/>
        <w:rPr>
          <w:highlight w:val="white"/>
        </w:rPr>
      </w:pPr>
      <w:r w:rsidRPr="00903DBA">
        <w:rPr>
          <w:highlight w:val="white"/>
        </w:rPr>
        <w:t xml:space="preserve">      Type toType = (Type) middleCode[</w:t>
      </w:r>
      <w:r w:rsidR="005020B9" w:rsidRPr="00903DBA">
        <w:rPr>
          <w:highlight w:val="white"/>
        </w:rPr>
        <w:t>1</w:t>
      </w:r>
      <w:r w:rsidRPr="00903DBA">
        <w:rPr>
          <w:highlight w:val="white"/>
        </w:rPr>
        <w:t>];</w:t>
      </w:r>
    </w:p>
    <w:p w14:paraId="716A2221" w14:textId="77777777" w:rsidR="002F73EF" w:rsidRPr="00903DBA" w:rsidRDefault="002F73EF" w:rsidP="002F73EF">
      <w:pPr>
        <w:pStyle w:val="Code"/>
        <w:rPr>
          <w:highlight w:val="white"/>
        </w:rPr>
      </w:pPr>
      <w:r w:rsidRPr="00903DBA">
        <w:rPr>
          <w:highlight w:val="white"/>
        </w:rPr>
        <w:t xml:space="preserve">      Symbol toSymbol = new Symbol(null, false, Storage.Auto, toType);</w:t>
      </w:r>
    </w:p>
    <w:p w14:paraId="0FAC4081" w14:textId="2CE751C4" w:rsidR="002F73EF" w:rsidRPr="00903DBA" w:rsidRDefault="002F73EF" w:rsidP="002F73EF">
      <w:pPr>
        <w:pStyle w:val="Code"/>
        <w:rPr>
          <w:highlight w:val="white"/>
        </w:rPr>
      </w:pPr>
      <w:r w:rsidRPr="00903DBA">
        <w:rPr>
          <w:highlight w:val="white"/>
        </w:rPr>
        <w:t xml:space="preserve">      Symbol fromSymbol = (Symbol) middleCode[</w:t>
      </w:r>
      <w:r w:rsidR="005020B9" w:rsidRPr="00903DBA">
        <w:rPr>
          <w:highlight w:val="white"/>
        </w:rPr>
        <w:t>2</w:t>
      </w:r>
      <w:r w:rsidRPr="00903DBA">
        <w:rPr>
          <w:highlight w:val="white"/>
        </w:rPr>
        <w:t>];</w:t>
      </w:r>
    </w:p>
    <w:p w14:paraId="5E3359B9" w14:textId="1F633FFE" w:rsidR="002F73EF" w:rsidRPr="00903DBA" w:rsidRDefault="002F73EF" w:rsidP="002F73EF">
      <w:pPr>
        <w:pStyle w:val="Code"/>
        <w:rPr>
          <w:highlight w:val="white"/>
        </w:rPr>
      </w:pPr>
      <w:r w:rsidRPr="00903DBA">
        <w:rPr>
          <w:highlight w:val="white"/>
        </w:rPr>
        <w:t xml:space="preserve">      int parameterOffset = (int) middleCode[</w:t>
      </w:r>
      <w:r w:rsidR="005020B9" w:rsidRPr="00903DBA">
        <w:rPr>
          <w:highlight w:val="white"/>
        </w:rPr>
        <w:t>0</w:t>
      </w:r>
      <w:r w:rsidRPr="00903DBA">
        <w:rPr>
          <w:highlight w:val="white"/>
        </w:rPr>
        <w:t>];</w:t>
      </w:r>
    </w:p>
    <w:p w14:paraId="7305E545" w14:textId="77777777" w:rsidR="002F73EF" w:rsidRPr="00903DBA" w:rsidRDefault="002F73EF" w:rsidP="002F73EF">
      <w:pPr>
        <w:pStyle w:val="Code"/>
        <w:rPr>
          <w:highlight w:val="white"/>
        </w:rPr>
      </w:pPr>
      <w:r w:rsidRPr="00903DBA">
        <w:rPr>
          <w:highlight w:val="white"/>
        </w:rPr>
        <w:t xml:space="preserve">      toSymbol.Offset = m_totalExtraSize + parameterOffset;</w:t>
      </w:r>
    </w:p>
    <w:p w14:paraId="44398AD1" w14:textId="77777777" w:rsidR="002F73EF" w:rsidRPr="00903DBA" w:rsidRDefault="002F73EF" w:rsidP="002F73EF">
      <w:pPr>
        <w:pStyle w:val="Code"/>
        <w:rPr>
          <w:highlight w:val="white"/>
        </w:rPr>
      </w:pPr>
      <w:r w:rsidRPr="00903DBA">
        <w:rPr>
          <w:highlight w:val="white"/>
        </w:rPr>
        <w:t xml:space="preserve">      IntegralAssign(toSymbol, fromSymbol);</w:t>
      </w:r>
    </w:p>
    <w:p w14:paraId="6E8F4C6A" w14:textId="77777777" w:rsidR="002F73EF" w:rsidRPr="00903DBA" w:rsidRDefault="002F73EF" w:rsidP="002F73EF">
      <w:pPr>
        <w:pStyle w:val="Code"/>
        <w:rPr>
          <w:highlight w:val="white"/>
        </w:rPr>
      </w:pPr>
      <w:r w:rsidRPr="00903DBA">
        <w:rPr>
          <w:highlight w:val="white"/>
        </w:rPr>
        <w:t xml:space="preserve">    }</w:t>
      </w:r>
    </w:p>
    <w:p w14:paraId="0A736C35" w14:textId="77777777" w:rsidR="002F73EF" w:rsidRPr="00903DBA" w:rsidRDefault="002F73EF" w:rsidP="002F73EF">
      <w:pPr>
        <w:rPr>
          <w:highlight w:val="white"/>
        </w:rPr>
      </w:pPr>
      <w:r w:rsidRPr="00903DBA">
        <w:rPr>
          <w:highlight w:val="white"/>
        </w:rPr>
        <w:t xml:space="preserve">The </w:t>
      </w:r>
      <w:r w:rsidRPr="00903DBA">
        <w:rPr>
          <w:rStyle w:val="KeyWord0"/>
          <w:highlight w:val="white"/>
        </w:rPr>
        <w:t>IntegralAssign</w:t>
      </w:r>
      <w:r w:rsidRPr="00903DBA">
        <w:rPr>
          <w:highlight w:val="white"/>
        </w:rPr>
        <w:t xml:space="preserve"> method is central in the assembly code generator. It is called by </w:t>
      </w:r>
      <w:r w:rsidRPr="00903DBA">
        <w:rPr>
          <w:rStyle w:val="KeyWord0"/>
          <w:highlight w:val="white"/>
        </w:rPr>
        <w:t>IntegralAssign</w:t>
      </w:r>
      <w:r w:rsidRPr="00903DBA">
        <w:rPr>
          <w:highlight w:val="white"/>
        </w:rPr>
        <w:t xml:space="preserve">, </w:t>
      </w:r>
      <w:r w:rsidRPr="00903DBA">
        <w:rPr>
          <w:rStyle w:val="KeyWord0"/>
          <w:highlight w:val="white"/>
        </w:rPr>
        <w:t>IntegralParameter</w:t>
      </w:r>
      <w:r w:rsidRPr="00903DBA">
        <w:rPr>
          <w:highlight w:val="white"/>
        </w:rPr>
        <w:t xml:space="preserve">. We have main two cases: the value of left symbol may be stored in a register, </w:t>
      </w:r>
    </w:p>
    <w:p w14:paraId="090ADDBC" w14:textId="77777777" w:rsidR="002F73EF" w:rsidRPr="00903DBA" w:rsidRDefault="002F73EF" w:rsidP="002F73EF">
      <w:pPr>
        <w:pStyle w:val="Code"/>
        <w:rPr>
          <w:highlight w:val="white"/>
        </w:rPr>
      </w:pPr>
      <w:r w:rsidRPr="00903DBA">
        <w:rPr>
          <w:highlight w:val="white"/>
        </w:rPr>
        <w:t xml:space="preserve">    public void IntegralAssign(Symbol resultSymbol, Symbol assignSymbol) {</w:t>
      </w:r>
    </w:p>
    <w:p w14:paraId="00E93CC8" w14:textId="77777777" w:rsidR="002F73EF" w:rsidRPr="00903DBA" w:rsidRDefault="002F73EF" w:rsidP="002F73EF">
      <w:pPr>
        <w:pStyle w:val="Code"/>
        <w:rPr>
          <w:highlight w:val="white"/>
        </w:rPr>
      </w:pPr>
      <w:r w:rsidRPr="00903DBA">
        <w:rPr>
          <w:highlight w:val="white"/>
        </w:rPr>
        <w:t xml:space="preserve">      Track resultTrack = null, assignTrack = null;</w:t>
      </w:r>
    </w:p>
    <w:p w14:paraId="0ECD8313" w14:textId="77777777" w:rsidR="002F73EF" w:rsidRPr="00903DBA" w:rsidRDefault="002F73EF" w:rsidP="002F73EF">
      <w:pPr>
        <w:pStyle w:val="Code"/>
        <w:rPr>
          <w:highlight w:val="white"/>
        </w:rPr>
      </w:pPr>
      <w:r w:rsidRPr="00903DBA">
        <w:rPr>
          <w:highlight w:val="white"/>
        </w:rPr>
        <w:t xml:space="preserve">      m_trackMap.TryGetValue(resultSymbol, out resultTrack);</w:t>
      </w:r>
    </w:p>
    <w:p w14:paraId="7D2A2F24" w14:textId="77777777" w:rsidR="002F73EF" w:rsidRPr="00903DBA" w:rsidRDefault="002F73EF" w:rsidP="002F73EF">
      <w:pPr>
        <w:pStyle w:val="Code"/>
        <w:rPr>
          <w:highlight w:val="white"/>
        </w:rPr>
      </w:pPr>
      <w:r w:rsidRPr="00903DBA">
        <w:rPr>
          <w:highlight w:val="white"/>
        </w:rPr>
        <w:t xml:space="preserve">      m_trackMap.TryGetValue(assignSymbol, out assignTrack);</w:t>
      </w:r>
    </w:p>
    <w:p w14:paraId="565F691B" w14:textId="77777777" w:rsidR="002F73EF" w:rsidRPr="00903DBA" w:rsidRDefault="002F73EF" w:rsidP="002F73EF">
      <w:pPr>
        <w:pStyle w:val="Code"/>
        <w:rPr>
          <w:highlight w:val="white"/>
        </w:rPr>
      </w:pPr>
      <w:r w:rsidRPr="00903DBA">
        <w:rPr>
          <w:highlight w:val="white"/>
        </w:rPr>
        <w:t xml:space="preserve">      int typeSize = assignSymbol.Type.SizeArray();</w:t>
      </w:r>
    </w:p>
    <w:p w14:paraId="25501E22" w14:textId="77777777" w:rsidR="002F73EF" w:rsidRPr="00903DBA" w:rsidRDefault="002F73EF" w:rsidP="002F73EF">
      <w:pPr>
        <w:rPr>
          <w:highlight w:val="white"/>
        </w:rPr>
      </w:pPr>
      <w:r w:rsidRPr="00903DBA">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sidRPr="00903DBA">
        <w:rPr>
          <w:highlight w:val="white"/>
        </w:rPr>
        <w:t>dereferred</w:t>
      </w:r>
      <w:proofErr w:type="spellEnd"/>
      <w:r w:rsidRPr="00903DBA">
        <w:rPr>
          <w:highlight w:val="white"/>
        </w:rPr>
        <w:t>, index, or arrow expression. However, in those cases, the address symbol is not null.</w:t>
      </w:r>
    </w:p>
    <w:p w14:paraId="1AC58397" w14:textId="77777777" w:rsidR="00546EB3" w:rsidRPr="00903DBA" w:rsidRDefault="00546EB3" w:rsidP="00546EB3">
      <w:pPr>
        <w:pStyle w:val="Code"/>
        <w:rPr>
          <w:highlight w:val="white"/>
        </w:rPr>
      </w:pPr>
      <w:r w:rsidRPr="00903DBA">
        <w:rPr>
          <w:highlight w:val="white"/>
        </w:rPr>
        <w:t xml:space="preserve">      if (resultSymbol.IsTemporary()) {</w:t>
      </w:r>
    </w:p>
    <w:p w14:paraId="2655FF30" w14:textId="77777777" w:rsidR="00546EB3" w:rsidRPr="00903DBA" w:rsidRDefault="00546EB3" w:rsidP="00546EB3">
      <w:pPr>
        <w:pStyle w:val="Code"/>
        <w:rPr>
          <w:highlight w:val="white"/>
        </w:rPr>
      </w:pPr>
      <w:r w:rsidRPr="00903DBA">
        <w:rPr>
          <w:highlight w:val="white"/>
        </w:rPr>
        <w:t xml:space="preserve">        Assert.ErrorXXX(assignTrack == null);</w:t>
      </w:r>
    </w:p>
    <w:p w14:paraId="4C2BAB47" w14:textId="77777777" w:rsidR="00546EB3" w:rsidRPr="00903DBA" w:rsidRDefault="00546EB3" w:rsidP="00546EB3">
      <w:pPr>
        <w:pStyle w:val="Code"/>
        <w:rPr>
          <w:highlight w:val="white"/>
        </w:rPr>
      </w:pPr>
    </w:p>
    <w:p w14:paraId="4256B0A3" w14:textId="77777777" w:rsidR="00546EB3" w:rsidRPr="00903DBA" w:rsidRDefault="00546EB3" w:rsidP="00546EB3">
      <w:pPr>
        <w:pStyle w:val="Code"/>
        <w:rPr>
          <w:highlight w:val="white"/>
        </w:rPr>
      </w:pPr>
      <w:r w:rsidRPr="00903DBA">
        <w:rPr>
          <w:highlight w:val="white"/>
        </w:rPr>
        <w:t xml:space="preserve">        if (resultTrack == null) {</w:t>
      </w:r>
    </w:p>
    <w:p w14:paraId="12C341FF" w14:textId="77777777" w:rsidR="00546EB3" w:rsidRPr="00903DBA" w:rsidRDefault="00546EB3" w:rsidP="00546EB3">
      <w:pPr>
        <w:pStyle w:val="Code"/>
        <w:rPr>
          <w:highlight w:val="white"/>
        </w:rPr>
      </w:pPr>
      <w:r w:rsidRPr="00903DBA">
        <w:rPr>
          <w:highlight w:val="white"/>
        </w:rPr>
        <w:t xml:space="preserve">          resultTrack = new Track(resultSymbol);</w:t>
      </w:r>
    </w:p>
    <w:p w14:paraId="67C792E0" w14:textId="77777777" w:rsidR="00546EB3" w:rsidRPr="00903DBA" w:rsidRDefault="00546EB3" w:rsidP="00546EB3">
      <w:pPr>
        <w:pStyle w:val="Code"/>
        <w:rPr>
          <w:highlight w:val="white"/>
        </w:rPr>
      </w:pPr>
      <w:r w:rsidRPr="00903DBA">
        <w:rPr>
          <w:highlight w:val="white"/>
        </w:rPr>
        <w:t xml:space="preserve">          m_trackMap.Add(resultSymbol, resultTrack);</w:t>
      </w:r>
    </w:p>
    <w:p w14:paraId="6E5A80E6" w14:textId="77777777" w:rsidR="00546EB3" w:rsidRPr="00903DBA" w:rsidRDefault="00546EB3" w:rsidP="00546EB3">
      <w:pPr>
        <w:pStyle w:val="Code"/>
        <w:rPr>
          <w:highlight w:val="white"/>
        </w:rPr>
      </w:pPr>
      <w:r w:rsidRPr="00903DBA">
        <w:rPr>
          <w:highlight w:val="white"/>
        </w:rPr>
        <w:t xml:space="preserve">        }</w:t>
      </w:r>
    </w:p>
    <w:p w14:paraId="01629591" w14:textId="77777777" w:rsidR="002F73EF" w:rsidRPr="00903DBA" w:rsidRDefault="002F73EF" w:rsidP="002F73EF">
      <w:pPr>
        <w:rPr>
          <w:highlight w:val="white"/>
        </w:rPr>
      </w:pPr>
      <w:r w:rsidRPr="00903DBA">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10A7D3D9" w14:textId="77777777" w:rsidR="002F73EF" w:rsidRPr="00903DBA" w:rsidRDefault="002F73EF" w:rsidP="002F73EF">
      <w:pPr>
        <w:rPr>
          <w:highlight w:val="white"/>
        </w:rPr>
      </w:pPr>
      <w:r w:rsidRPr="00903DBA">
        <w:rPr>
          <w:highlight w:val="white"/>
        </w:rPr>
        <w:t>If the assignment symbol is not stored in the track map, which means that we assign the false expression of the conditional expression, we begin by creating a track for the result symbol.</w:t>
      </w:r>
    </w:p>
    <w:p w14:paraId="3E4540BA" w14:textId="77777777" w:rsidR="002F73EF" w:rsidRPr="00903DBA" w:rsidRDefault="002F73EF" w:rsidP="002F73EF">
      <w:pPr>
        <w:rPr>
          <w:highlight w:val="white"/>
        </w:rPr>
      </w:pPr>
      <w:r w:rsidRPr="00903DBA">
        <w:rPr>
          <w:highlight w:val="white"/>
        </w:rPr>
        <w:t>If the assign symbol is an integer value, we move it into the register.</w:t>
      </w:r>
    </w:p>
    <w:p w14:paraId="110009E2" w14:textId="77777777" w:rsidR="00546EB3" w:rsidRPr="00903DBA" w:rsidRDefault="00546EB3" w:rsidP="0082666A">
      <w:pPr>
        <w:pStyle w:val="Code"/>
        <w:rPr>
          <w:highlight w:val="white"/>
        </w:rPr>
      </w:pPr>
      <w:r w:rsidRPr="00903DBA">
        <w:rPr>
          <w:highlight w:val="white"/>
        </w:rPr>
        <w:t xml:space="preserve">        if (assignSymbol.Value is BigInteger) {</w:t>
      </w:r>
    </w:p>
    <w:p w14:paraId="4987EF4E" w14:textId="77777777" w:rsidR="00546EB3" w:rsidRPr="00903DBA" w:rsidRDefault="00546EB3" w:rsidP="0082666A">
      <w:pPr>
        <w:pStyle w:val="Code"/>
        <w:rPr>
          <w:highlight w:val="white"/>
        </w:rPr>
      </w:pPr>
      <w:r w:rsidRPr="00903DBA">
        <w:rPr>
          <w:highlight w:val="white"/>
        </w:rPr>
        <w:t xml:space="preserve">          AddAssemblyCode(AssemblyOperator.mov, resultTrack,</w:t>
      </w:r>
    </w:p>
    <w:p w14:paraId="7EF452C2" w14:textId="77777777" w:rsidR="00546EB3" w:rsidRPr="00903DBA" w:rsidRDefault="00546EB3" w:rsidP="0082666A">
      <w:pPr>
        <w:pStyle w:val="Code"/>
        <w:rPr>
          <w:highlight w:val="white"/>
        </w:rPr>
      </w:pPr>
      <w:r w:rsidRPr="00903DBA">
        <w:rPr>
          <w:highlight w:val="white"/>
        </w:rPr>
        <w:t xml:space="preserve">                          assignSymbol.Value);</w:t>
      </w:r>
    </w:p>
    <w:p w14:paraId="7E17CAFE" w14:textId="77777777" w:rsidR="00546EB3" w:rsidRPr="00903DBA" w:rsidRDefault="00546EB3" w:rsidP="0082666A">
      <w:pPr>
        <w:pStyle w:val="Code"/>
        <w:rPr>
          <w:highlight w:val="white"/>
        </w:rPr>
      </w:pPr>
      <w:r w:rsidRPr="00903DBA">
        <w:rPr>
          <w:highlight w:val="white"/>
        </w:rPr>
        <w:t xml:space="preserve">        }</w:t>
      </w:r>
    </w:p>
    <w:p w14:paraId="185F222F" w14:textId="77777777" w:rsidR="002F73EF" w:rsidRPr="00903DBA" w:rsidRDefault="002F73EF" w:rsidP="002F73EF">
      <w:pPr>
        <w:rPr>
          <w:highlight w:val="white"/>
        </w:rPr>
      </w:pPr>
      <w:r w:rsidRPr="00903DBA">
        <w:rPr>
          <w:highlight w:val="white"/>
        </w:rPr>
        <w:lastRenderedPageBreak/>
        <w:t xml:space="preserve">If the assign symbol is an array, function, string, or static address, we move its address rather than </w:t>
      </w:r>
      <w:proofErr w:type="spellStart"/>
      <w:r w:rsidRPr="00903DBA">
        <w:rPr>
          <w:highlight w:val="white"/>
        </w:rPr>
        <w:t>ist</w:t>
      </w:r>
      <w:proofErr w:type="spellEnd"/>
      <w:r w:rsidRPr="00903DBA">
        <w:rPr>
          <w:highlight w:val="white"/>
        </w:rPr>
        <w:t xml:space="preserve"> value into the register.</w:t>
      </w:r>
    </w:p>
    <w:p w14:paraId="45313E7F" w14:textId="77777777" w:rsidR="00546EB3" w:rsidRPr="00903DBA" w:rsidRDefault="00546EB3" w:rsidP="00A25120">
      <w:pPr>
        <w:pStyle w:val="Code"/>
        <w:rPr>
          <w:highlight w:val="white"/>
        </w:rPr>
      </w:pPr>
      <w:r w:rsidRPr="00903DBA">
        <w:rPr>
          <w:highlight w:val="white"/>
        </w:rPr>
        <w:t xml:space="preserve">        else if (assignSymbol.Type.IsArrayFunctionOrString() ||</w:t>
      </w:r>
    </w:p>
    <w:p w14:paraId="0D375E17" w14:textId="77777777" w:rsidR="00546EB3" w:rsidRPr="00903DBA" w:rsidRDefault="00546EB3" w:rsidP="00A25120">
      <w:pPr>
        <w:pStyle w:val="Code"/>
        <w:rPr>
          <w:highlight w:val="white"/>
        </w:rPr>
      </w:pPr>
      <w:r w:rsidRPr="00903DBA">
        <w:rPr>
          <w:highlight w:val="white"/>
        </w:rPr>
        <w:t xml:space="preserve">                  (assignSymbol.Value is StaticAddress)) {</w:t>
      </w:r>
    </w:p>
    <w:p w14:paraId="20214491"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7502899" w14:textId="77777777" w:rsidR="00546EB3" w:rsidRPr="00903DBA" w:rsidRDefault="00546EB3" w:rsidP="00A25120">
      <w:pPr>
        <w:pStyle w:val="Code"/>
        <w:rPr>
          <w:highlight w:val="white"/>
        </w:rPr>
      </w:pPr>
      <w:r w:rsidRPr="00903DBA">
        <w:rPr>
          <w:highlight w:val="white"/>
        </w:rPr>
        <w:t xml:space="preserve">                          Base(assignSymbol));</w:t>
      </w:r>
    </w:p>
    <w:p w14:paraId="193238B8" w14:textId="77777777" w:rsidR="00546EB3" w:rsidRPr="00903DBA" w:rsidRDefault="00546EB3" w:rsidP="00A25120">
      <w:pPr>
        <w:pStyle w:val="Code"/>
        <w:rPr>
          <w:highlight w:val="white"/>
        </w:rPr>
      </w:pPr>
    </w:p>
    <w:p w14:paraId="36B6BB18" w14:textId="77777777" w:rsidR="00546EB3" w:rsidRPr="00903DBA" w:rsidRDefault="00546EB3" w:rsidP="00A25120">
      <w:pPr>
        <w:pStyle w:val="Code"/>
        <w:rPr>
          <w:highlight w:val="white"/>
        </w:rPr>
      </w:pPr>
      <w:r w:rsidRPr="00903DBA">
        <w:rPr>
          <w:highlight w:val="white"/>
        </w:rPr>
        <w:t xml:space="preserve">          int offset = Offset(assignSymbol);</w:t>
      </w:r>
    </w:p>
    <w:p w14:paraId="1B344FCD" w14:textId="77777777" w:rsidR="00546EB3" w:rsidRPr="00903DBA" w:rsidRDefault="00546EB3" w:rsidP="00A25120">
      <w:pPr>
        <w:pStyle w:val="Code"/>
        <w:rPr>
          <w:highlight w:val="white"/>
        </w:rPr>
      </w:pPr>
      <w:r w:rsidRPr="00903DBA">
        <w:rPr>
          <w:highlight w:val="white"/>
        </w:rPr>
        <w:t xml:space="preserve">          if (offset != 0) {</w:t>
      </w:r>
    </w:p>
    <w:p w14:paraId="40E63B46" w14:textId="77777777" w:rsidR="00546EB3" w:rsidRPr="00903DBA" w:rsidRDefault="00546EB3" w:rsidP="00A25120">
      <w:pPr>
        <w:pStyle w:val="Code"/>
        <w:rPr>
          <w:highlight w:val="white"/>
        </w:rPr>
      </w:pPr>
      <w:r w:rsidRPr="00903DBA">
        <w:rPr>
          <w:highlight w:val="white"/>
        </w:rPr>
        <w:t xml:space="preserve">            AddAssemblyCode(AssemblyOperator.add, resultTrack,</w:t>
      </w:r>
    </w:p>
    <w:p w14:paraId="5B7CB110" w14:textId="77777777" w:rsidR="00546EB3" w:rsidRPr="00903DBA" w:rsidRDefault="00546EB3" w:rsidP="00A25120">
      <w:pPr>
        <w:pStyle w:val="Code"/>
        <w:rPr>
          <w:highlight w:val="white"/>
        </w:rPr>
      </w:pPr>
      <w:r w:rsidRPr="00903DBA">
        <w:rPr>
          <w:highlight w:val="white"/>
        </w:rPr>
        <w:t xml:space="preserve">                            (BigInteger) offset);</w:t>
      </w:r>
    </w:p>
    <w:p w14:paraId="59A19B56" w14:textId="77777777" w:rsidR="00546EB3" w:rsidRPr="00903DBA" w:rsidRDefault="00546EB3" w:rsidP="00A25120">
      <w:pPr>
        <w:pStyle w:val="Code"/>
        <w:rPr>
          <w:highlight w:val="white"/>
        </w:rPr>
      </w:pPr>
      <w:r w:rsidRPr="00903DBA">
        <w:rPr>
          <w:highlight w:val="white"/>
        </w:rPr>
        <w:t xml:space="preserve">          }</w:t>
      </w:r>
    </w:p>
    <w:p w14:paraId="27D11AFE" w14:textId="77777777" w:rsidR="00546EB3" w:rsidRPr="00903DBA" w:rsidRDefault="00546EB3" w:rsidP="00A25120">
      <w:pPr>
        <w:pStyle w:val="Code"/>
        <w:rPr>
          <w:highlight w:val="white"/>
        </w:rPr>
      </w:pPr>
      <w:r w:rsidRPr="00903DBA">
        <w:rPr>
          <w:highlight w:val="white"/>
        </w:rPr>
        <w:t xml:space="preserve">        }</w:t>
      </w:r>
    </w:p>
    <w:p w14:paraId="21271222" w14:textId="77777777" w:rsidR="002F73EF" w:rsidRPr="00903DBA" w:rsidRDefault="002F73EF" w:rsidP="002F73EF">
      <w:pPr>
        <w:rPr>
          <w:highlight w:val="white"/>
        </w:rPr>
      </w:pPr>
      <w:r w:rsidRPr="00903DBA">
        <w:rPr>
          <w:highlight w:val="white"/>
        </w:rPr>
        <w:t>Otherwise, we move the value of the symbol into the register.</w:t>
      </w:r>
    </w:p>
    <w:p w14:paraId="414BEA2B" w14:textId="77777777" w:rsidR="00546EB3" w:rsidRPr="00903DBA" w:rsidRDefault="00546EB3" w:rsidP="00A25120">
      <w:pPr>
        <w:pStyle w:val="Code"/>
        <w:rPr>
          <w:highlight w:val="white"/>
        </w:rPr>
      </w:pPr>
      <w:r w:rsidRPr="00903DBA">
        <w:rPr>
          <w:highlight w:val="white"/>
        </w:rPr>
        <w:t xml:space="preserve">        else {</w:t>
      </w:r>
    </w:p>
    <w:p w14:paraId="18635BA0" w14:textId="77777777" w:rsidR="00546EB3" w:rsidRPr="00903DBA" w:rsidRDefault="00546EB3" w:rsidP="00A25120">
      <w:pPr>
        <w:pStyle w:val="Code"/>
        <w:rPr>
          <w:highlight w:val="white"/>
        </w:rPr>
      </w:pPr>
      <w:r w:rsidRPr="00903DBA">
        <w:rPr>
          <w:highlight w:val="white"/>
        </w:rPr>
        <w:t xml:space="preserve">          AddAssemblyCode(AssemblyOperator.mov, resultTrack,</w:t>
      </w:r>
    </w:p>
    <w:p w14:paraId="36BEC119" w14:textId="77777777" w:rsidR="00546EB3" w:rsidRPr="00903DBA" w:rsidRDefault="00546EB3" w:rsidP="00A25120">
      <w:pPr>
        <w:pStyle w:val="Code"/>
        <w:rPr>
          <w:highlight w:val="white"/>
        </w:rPr>
      </w:pPr>
      <w:r w:rsidRPr="00903DBA">
        <w:rPr>
          <w:highlight w:val="white"/>
        </w:rPr>
        <w:t xml:space="preserve">                          Base(assignSymbol), Offset(assignSymbol));</w:t>
      </w:r>
    </w:p>
    <w:p w14:paraId="4F02A9DB" w14:textId="77777777" w:rsidR="00546EB3" w:rsidRPr="00903DBA" w:rsidRDefault="00546EB3" w:rsidP="00A25120">
      <w:pPr>
        <w:pStyle w:val="Code"/>
        <w:rPr>
          <w:highlight w:val="white"/>
        </w:rPr>
      </w:pPr>
      <w:r w:rsidRPr="00903DBA">
        <w:rPr>
          <w:highlight w:val="white"/>
        </w:rPr>
        <w:t xml:space="preserve">        }</w:t>
      </w:r>
    </w:p>
    <w:p w14:paraId="343B253B" w14:textId="77777777" w:rsidR="00546EB3" w:rsidRPr="00903DBA" w:rsidRDefault="00546EB3" w:rsidP="00A25120">
      <w:pPr>
        <w:pStyle w:val="Code"/>
        <w:rPr>
          <w:highlight w:val="white"/>
        </w:rPr>
      </w:pPr>
      <w:r w:rsidRPr="00903DBA">
        <w:rPr>
          <w:highlight w:val="white"/>
        </w:rPr>
        <w:t xml:space="preserve">      }</w:t>
      </w:r>
    </w:p>
    <w:p w14:paraId="279C2E6D" w14:textId="77777777" w:rsidR="00875C49" w:rsidRPr="00903DBA" w:rsidRDefault="00875C49" w:rsidP="00875C49">
      <w:pPr>
        <w:pStyle w:val="Code"/>
        <w:rPr>
          <w:highlight w:val="white"/>
        </w:rPr>
      </w:pPr>
      <w:r w:rsidRPr="00903DBA">
        <w:rPr>
          <w:highlight w:val="white"/>
        </w:rPr>
        <w:t xml:space="preserve">      else {</w:t>
      </w:r>
    </w:p>
    <w:p w14:paraId="2DADD1BB" w14:textId="77777777" w:rsidR="00875C49" w:rsidRPr="00903DBA" w:rsidRDefault="00875C49" w:rsidP="00875C49">
      <w:pPr>
        <w:pStyle w:val="Code"/>
        <w:rPr>
          <w:highlight w:val="white"/>
        </w:rPr>
      </w:pPr>
      <w:r w:rsidRPr="00903DBA">
        <w:rPr>
          <w:highlight w:val="white"/>
        </w:rPr>
        <w:t xml:space="preserve">        IntegralBinary(MiddleOperator.Assign, resultSymbol,</w:t>
      </w:r>
    </w:p>
    <w:p w14:paraId="0053CD60" w14:textId="77777777" w:rsidR="00875C49" w:rsidRPr="00903DBA" w:rsidRDefault="00875C49" w:rsidP="00875C49">
      <w:pPr>
        <w:pStyle w:val="Code"/>
        <w:rPr>
          <w:highlight w:val="white"/>
        </w:rPr>
      </w:pPr>
      <w:r w:rsidRPr="00903DBA">
        <w:rPr>
          <w:highlight w:val="white"/>
        </w:rPr>
        <w:t xml:space="preserve">                       resultSymbol, assignSymbol);</w:t>
      </w:r>
    </w:p>
    <w:p w14:paraId="29FA9892" w14:textId="77777777" w:rsidR="00875C49" w:rsidRPr="00903DBA" w:rsidRDefault="00875C49" w:rsidP="00875C49">
      <w:pPr>
        <w:pStyle w:val="Code"/>
        <w:rPr>
          <w:highlight w:val="white"/>
        </w:rPr>
      </w:pPr>
      <w:r w:rsidRPr="00903DBA">
        <w:rPr>
          <w:highlight w:val="white"/>
        </w:rPr>
        <w:t xml:space="preserve">      }</w:t>
      </w:r>
    </w:p>
    <w:p w14:paraId="0DBBD177" w14:textId="77777777" w:rsidR="00875C49" w:rsidRPr="00903DBA" w:rsidRDefault="00875C49" w:rsidP="00875C49">
      <w:pPr>
        <w:pStyle w:val="Code"/>
        <w:rPr>
          <w:highlight w:val="white"/>
        </w:rPr>
      </w:pPr>
      <w:r w:rsidRPr="00903DBA">
        <w:rPr>
          <w:highlight w:val="white"/>
        </w:rPr>
        <w:t xml:space="preserve">    }</w:t>
      </w:r>
    </w:p>
    <w:p w14:paraId="1C67915A" w14:textId="77777777" w:rsidR="002F73EF" w:rsidRPr="00903DBA" w:rsidRDefault="002F73EF" w:rsidP="002F73EF">
      <w:pPr>
        <w:rPr>
          <w:highlight w:val="white"/>
        </w:rPr>
      </w:pPr>
      <w:r w:rsidRPr="00903DBA">
        <w:rPr>
          <w:highlight w:val="white"/>
        </w:rPr>
        <w:t>If the result symbol is not temporary, we move the value directly into the address of the result symbol.</w:t>
      </w:r>
    </w:p>
    <w:p w14:paraId="4C3FF659" w14:textId="77777777" w:rsidR="002F73EF" w:rsidRPr="00903DBA" w:rsidRDefault="002F73EF" w:rsidP="002F73EF">
      <w:pPr>
        <w:rPr>
          <w:highlight w:val="white"/>
        </w:rPr>
      </w:pPr>
      <w:r w:rsidRPr="00903DBA">
        <w:rPr>
          <w:highlight w:val="white"/>
        </w:rPr>
        <w:t xml:space="preserve">In case of an integer value, there is a special case due to technical limitations if the size is eight bytes. In that case we </w:t>
      </w:r>
      <w:proofErr w:type="gramStart"/>
      <w:r w:rsidRPr="00903DBA">
        <w:rPr>
          <w:highlight w:val="white"/>
        </w:rPr>
        <w:t>have to</w:t>
      </w:r>
      <w:proofErr w:type="gramEnd"/>
      <w:r w:rsidRPr="00903DBA">
        <w:rPr>
          <w:highlight w:val="white"/>
        </w:rPr>
        <w:t xml:space="preserve"> load the value into a register and load the register into the address, since we cannot load an eight-byte value directly into an address.</w:t>
      </w:r>
    </w:p>
    <w:p w14:paraId="4CDA8734" w14:textId="77777777" w:rsidR="002F73EF" w:rsidRPr="00903DBA" w:rsidRDefault="002F73EF" w:rsidP="002F73EF">
      <w:pPr>
        <w:rPr>
          <w:highlight w:val="white"/>
        </w:rPr>
      </w:pPr>
      <w:r w:rsidRPr="00903DBA">
        <w:rPr>
          <w:highlight w:val="white"/>
        </w:rPr>
        <w:t>If the value size is not eight-byte, we load the value directly into the address.</w:t>
      </w:r>
    </w:p>
    <w:p w14:paraId="7681ABAE" w14:textId="77777777" w:rsidR="002F73EF" w:rsidRPr="00903DBA" w:rsidRDefault="002F73EF" w:rsidP="002F73EF">
      <w:pPr>
        <w:rPr>
          <w:highlight w:val="white"/>
        </w:rPr>
      </w:pPr>
      <w:r w:rsidRPr="00903DBA">
        <w:rPr>
          <w:highlight w:val="white"/>
        </w:rPr>
        <w:t>If the symbol is an array, function, string, or static address, we load the address rather than the value onto the address.</w:t>
      </w:r>
    </w:p>
    <w:p w14:paraId="67A43196" w14:textId="77777777" w:rsidR="002F73EF" w:rsidRPr="00903DBA" w:rsidRDefault="002F73EF" w:rsidP="002F73EF">
      <w:pPr>
        <w:rPr>
          <w:highlight w:val="white"/>
        </w:rPr>
      </w:pPr>
      <w:r w:rsidRPr="00903DBA">
        <w:rPr>
          <w:highlight w:val="white"/>
        </w:rPr>
        <w:t>Otherwise, we need to load the value into a register, which we than load onto the address.</w:t>
      </w:r>
    </w:p>
    <w:p w14:paraId="6E51EFB7" w14:textId="77777777" w:rsidR="00184AA8" w:rsidRPr="00903DBA" w:rsidRDefault="00184AA8" w:rsidP="00184AA8">
      <w:pPr>
        <w:pStyle w:val="Rubrik3"/>
        <w:rPr>
          <w:highlight w:val="white"/>
        </w:rPr>
      </w:pPr>
      <w:bookmarkStart w:id="429" w:name="_Toc57656093"/>
      <w:r w:rsidRPr="00903DBA">
        <w:rPr>
          <w:highlight w:val="white"/>
        </w:rPr>
        <w:t>Unary Integral Operations</w:t>
      </w:r>
      <w:bookmarkEnd w:id="429"/>
    </w:p>
    <w:p w14:paraId="58663A23"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Unary</w:t>
      </w:r>
      <w:r w:rsidRPr="00903DBA">
        <w:rPr>
          <w:highlight w:val="white"/>
        </w:rPr>
        <w:t xml:space="preserve"> method is called to add code for unary subtraction and bitwise not. There is also unary addition, but it generates no code.</w:t>
      </w:r>
    </w:p>
    <w:p w14:paraId="64D137E4" w14:textId="77777777" w:rsidR="00184AA8" w:rsidRPr="00903DBA" w:rsidRDefault="00184AA8" w:rsidP="00184AA8">
      <w:pPr>
        <w:rPr>
          <w:highlight w:val="white"/>
        </w:rPr>
      </w:pPr>
      <w:r w:rsidRPr="00903DBA">
        <w:rPr>
          <w:highlight w:val="white"/>
        </w:rPr>
        <w:t xml:space="preserve">First, we need a map from middle code operators to assembly code operators for integral types. We will use the map in the </w:t>
      </w:r>
      <w:r w:rsidRPr="00903DBA">
        <w:rPr>
          <w:rStyle w:val="KeyWord0"/>
          <w:highlight w:val="white"/>
        </w:rPr>
        <w:t>IntegralUnary</w:t>
      </w:r>
      <w:r w:rsidRPr="00903DBA">
        <w:rPr>
          <w:highlight w:val="white"/>
        </w:rPr>
        <w:t xml:space="preserve"> and </w:t>
      </w:r>
      <w:r w:rsidRPr="00903DBA">
        <w:rPr>
          <w:rStyle w:val="KeyWord0"/>
          <w:highlight w:val="white"/>
        </w:rPr>
        <w:t>IntegralBinary</w:t>
      </w:r>
      <w:r w:rsidRPr="00903DBA">
        <w:rPr>
          <w:highlight w:val="white"/>
        </w:rPr>
        <w:t xml:space="preserve"> methods.</w:t>
      </w:r>
    </w:p>
    <w:p w14:paraId="495A043D" w14:textId="77777777" w:rsidR="00184AA8" w:rsidRPr="00903DBA" w:rsidRDefault="00184AA8" w:rsidP="00184AA8">
      <w:pPr>
        <w:pStyle w:val="Code"/>
        <w:rPr>
          <w:highlight w:val="white"/>
        </w:rPr>
      </w:pPr>
      <w:r w:rsidRPr="00903DBA">
        <w:rPr>
          <w:highlight w:val="white"/>
        </w:rPr>
        <w:t xml:space="preserve">    public static IDictionary&lt;MiddleOperator,AssemblyOperator&gt;</w:t>
      </w:r>
    </w:p>
    <w:p w14:paraId="1D616CE8" w14:textId="77777777" w:rsidR="00184AA8" w:rsidRPr="00903DBA" w:rsidRDefault="00184AA8" w:rsidP="00184AA8">
      <w:pPr>
        <w:pStyle w:val="Code"/>
        <w:rPr>
          <w:highlight w:val="white"/>
        </w:rPr>
      </w:pPr>
      <w:r w:rsidRPr="00903DBA">
        <w:rPr>
          <w:highlight w:val="white"/>
        </w:rPr>
        <w:t xml:space="preserve">      m_middleToIntegralMap =</w:t>
      </w:r>
    </w:p>
    <w:p w14:paraId="3D9BC477" w14:textId="77777777" w:rsidR="00184AA8" w:rsidRPr="00903DBA" w:rsidRDefault="00184AA8" w:rsidP="00184AA8">
      <w:pPr>
        <w:pStyle w:val="Code"/>
        <w:rPr>
          <w:highlight w:val="white"/>
        </w:rPr>
      </w:pPr>
      <w:r w:rsidRPr="00903DBA">
        <w:rPr>
          <w:highlight w:val="white"/>
        </w:rPr>
        <w:t xml:space="preserve">      new Dictionary&lt;MiddleOperator,AssemblyOperator&gt;() {</w:t>
      </w:r>
    </w:p>
    <w:p w14:paraId="1BCCEE50" w14:textId="77777777" w:rsidR="00184AA8" w:rsidRPr="00903DBA" w:rsidRDefault="00184AA8" w:rsidP="00184AA8">
      <w:pPr>
        <w:pStyle w:val="Code"/>
        <w:rPr>
          <w:highlight w:val="white"/>
        </w:rPr>
      </w:pPr>
      <w:r w:rsidRPr="00903DBA">
        <w:rPr>
          <w:highlight w:val="white"/>
        </w:rPr>
        <w:t xml:space="preserve">        {MiddleOperator.BitwiseNot, AssemblyOperator.not},</w:t>
      </w:r>
    </w:p>
    <w:p w14:paraId="1FDF27D0" w14:textId="77777777" w:rsidR="00184AA8" w:rsidRPr="00903DBA" w:rsidRDefault="00184AA8" w:rsidP="00184AA8">
      <w:pPr>
        <w:pStyle w:val="Code"/>
        <w:rPr>
          <w:highlight w:val="white"/>
        </w:rPr>
      </w:pPr>
      <w:r w:rsidRPr="00903DBA">
        <w:rPr>
          <w:highlight w:val="white"/>
        </w:rPr>
        <w:t xml:space="preserve">        {MiddleOperator.UnarySubtract, AssemblyOperator.neg},</w:t>
      </w:r>
    </w:p>
    <w:p w14:paraId="4F072B9B" w14:textId="77777777" w:rsidR="00184AA8" w:rsidRPr="00903DBA" w:rsidRDefault="00184AA8" w:rsidP="00184AA8">
      <w:pPr>
        <w:pStyle w:val="Code"/>
        <w:rPr>
          <w:highlight w:val="white"/>
        </w:rPr>
      </w:pPr>
      <w:r w:rsidRPr="00903DBA">
        <w:rPr>
          <w:highlight w:val="white"/>
        </w:rPr>
        <w:t xml:space="preserve">        {MiddleOperator.SignedMultiply, AssemblyOperator.imul},</w:t>
      </w:r>
    </w:p>
    <w:p w14:paraId="6120B95D" w14:textId="77777777" w:rsidR="00184AA8" w:rsidRPr="00903DBA" w:rsidRDefault="00184AA8" w:rsidP="00184AA8">
      <w:pPr>
        <w:pStyle w:val="Code"/>
        <w:rPr>
          <w:highlight w:val="white"/>
        </w:rPr>
      </w:pPr>
      <w:r w:rsidRPr="00903DBA">
        <w:rPr>
          <w:highlight w:val="white"/>
        </w:rPr>
        <w:t xml:space="preserve">        {MiddleOperator.SignedDivide, AssemblyOperator.idiv},</w:t>
      </w:r>
    </w:p>
    <w:p w14:paraId="3F741FBE" w14:textId="77777777" w:rsidR="00184AA8" w:rsidRPr="00903DBA" w:rsidRDefault="00184AA8" w:rsidP="00184AA8">
      <w:pPr>
        <w:pStyle w:val="Code"/>
        <w:rPr>
          <w:highlight w:val="white"/>
        </w:rPr>
      </w:pPr>
      <w:r w:rsidRPr="00903DBA">
        <w:rPr>
          <w:highlight w:val="white"/>
        </w:rPr>
        <w:t xml:space="preserve">        {MiddleOperator.SignedModulo, AssemblyOperator.idiv},</w:t>
      </w:r>
    </w:p>
    <w:p w14:paraId="64F298A2" w14:textId="77777777" w:rsidR="00184AA8" w:rsidRPr="00903DBA" w:rsidRDefault="00184AA8" w:rsidP="00184AA8">
      <w:pPr>
        <w:pStyle w:val="Code"/>
        <w:rPr>
          <w:highlight w:val="white"/>
        </w:rPr>
      </w:pPr>
      <w:r w:rsidRPr="00903DBA">
        <w:rPr>
          <w:highlight w:val="white"/>
        </w:rPr>
        <w:t xml:space="preserve">        {MiddleOperator.UnsignedMultiply, AssemblyOperator.mul},</w:t>
      </w:r>
    </w:p>
    <w:p w14:paraId="49D66C2C" w14:textId="77777777" w:rsidR="00184AA8" w:rsidRPr="00903DBA" w:rsidRDefault="00184AA8" w:rsidP="00184AA8">
      <w:pPr>
        <w:pStyle w:val="Code"/>
        <w:rPr>
          <w:highlight w:val="white"/>
        </w:rPr>
      </w:pPr>
      <w:r w:rsidRPr="00903DBA">
        <w:rPr>
          <w:highlight w:val="white"/>
        </w:rPr>
        <w:lastRenderedPageBreak/>
        <w:t xml:space="preserve">        {MiddleOperator.UnsignedDivide, AssemblyOperator.div},</w:t>
      </w:r>
    </w:p>
    <w:p w14:paraId="4200AE59" w14:textId="77777777" w:rsidR="00184AA8" w:rsidRPr="00903DBA" w:rsidRDefault="00184AA8" w:rsidP="00184AA8">
      <w:pPr>
        <w:pStyle w:val="Code"/>
        <w:rPr>
          <w:highlight w:val="white"/>
        </w:rPr>
      </w:pPr>
      <w:r w:rsidRPr="00903DBA">
        <w:rPr>
          <w:highlight w:val="white"/>
        </w:rPr>
        <w:t xml:space="preserve">        {MiddleOperator.UnsignedModulo, AssemblyOperator.div},</w:t>
      </w:r>
    </w:p>
    <w:p w14:paraId="2F2D686C" w14:textId="77777777" w:rsidR="00184AA8" w:rsidRPr="00903DBA" w:rsidRDefault="00184AA8" w:rsidP="00184AA8">
      <w:pPr>
        <w:pStyle w:val="Code"/>
        <w:rPr>
          <w:highlight w:val="white"/>
        </w:rPr>
      </w:pPr>
      <w:r w:rsidRPr="00903DBA">
        <w:rPr>
          <w:highlight w:val="white"/>
        </w:rPr>
        <w:t xml:space="preserve">        {MiddleOperator.Assign, AssemblyOperator.mov},</w:t>
      </w:r>
    </w:p>
    <w:p w14:paraId="7C0BB3C6" w14:textId="77777777" w:rsidR="00184AA8" w:rsidRPr="00903DBA" w:rsidRDefault="00184AA8" w:rsidP="00184AA8">
      <w:pPr>
        <w:pStyle w:val="Code"/>
        <w:rPr>
          <w:highlight w:val="white"/>
        </w:rPr>
      </w:pPr>
      <w:r w:rsidRPr="00903DBA">
        <w:rPr>
          <w:highlight w:val="white"/>
        </w:rPr>
        <w:t xml:space="preserve">        {MiddleOperator.BinaryAdd, AssemblyOperator.add},</w:t>
      </w:r>
    </w:p>
    <w:p w14:paraId="67FCAA23" w14:textId="77777777" w:rsidR="00184AA8" w:rsidRPr="00903DBA" w:rsidRDefault="00184AA8" w:rsidP="00184AA8">
      <w:pPr>
        <w:pStyle w:val="Code"/>
        <w:rPr>
          <w:highlight w:val="white"/>
        </w:rPr>
      </w:pPr>
      <w:r w:rsidRPr="00903DBA">
        <w:rPr>
          <w:highlight w:val="white"/>
        </w:rPr>
        <w:t xml:space="preserve">        {MiddleOperator.BinarySubtract, AssemblyOperator.sub},</w:t>
      </w:r>
    </w:p>
    <w:p w14:paraId="6318009E" w14:textId="77777777" w:rsidR="00184AA8" w:rsidRPr="00903DBA" w:rsidRDefault="00184AA8" w:rsidP="00184AA8">
      <w:pPr>
        <w:pStyle w:val="Code"/>
        <w:rPr>
          <w:highlight w:val="white"/>
        </w:rPr>
      </w:pPr>
      <w:r w:rsidRPr="00903DBA">
        <w:rPr>
          <w:highlight w:val="white"/>
        </w:rPr>
        <w:t xml:space="preserve">        {MiddleOperator.BitwiseAnd, AssemblyOperator.and},</w:t>
      </w:r>
    </w:p>
    <w:p w14:paraId="2ADC8990" w14:textId="77777777" w:rsidR="00184AA8" w:rsidRPr="00903DBA" w:rsidRDefault="00184AA8" w:rsidP="00184AA8">
      <w:pPr>
        <w:pStyle w:val="Code"/>
        <w:rPr>
          <w:highlight w:val="white"/>
        </w:rPr>
      </w:pPr>
      <w:r w:rsidRPr="00903DBA">
        <w:rPr>
          <w:highlight w:val="white"/>
        </w:rPr>
        <w:t xml:space="preserve">        {MiddleOperator.BitwiseOr, AssemblyOperator.or},</w:t>
      </w:r>
    </w:p>
    <w:p w14:paraId="69961CD2" w14:textId="77777777" w:rsidR="00184AA8" w:rsidRPr="00903DBA" w:rsidRDefault="00184AA8" w:rsidP="00184AA8">
      <w:pPr>
        <w:pStyle w:val="Code"/>
        <w:rPr>
          <w:highlight w:val="white"/>
        </w:rPr>
      </w:pPr>
      <w:r w:rsidRPr="00903DBA">
        <w:rPr>
          <w:highlight w:val="white"/>
        </w:rPr>
        <w:t xml:space="preserve">        {MiddleOperator.BitwiseXOr, AssemblyOperator.xor},</w:t>
      </w:r>
    </w:p>
    <w:p w14:paraId="3EDC9761" w14:textId="77777777" w:rsidR="00184AA8" w:rsidRPr="00903DBA" w:rsidRDefault="00184AA8" w:rsidP="00184AA8">
      <w:pPr>
        <w:pStyle w:val="Code"/>
        <w:rPr>
          <w:highlight w:val="white"/>
        </w:rPr>
      </w:pPr>
      <w:r w:rsidRPr="00903DBA">
        <w:rPr>
          <w:highlight w:val="white"/>
        </w:rPr>
        <w:t xml:space="preserve">        {MiddleOperator.ShiftLeft, AssemblyOperator.shl},</w:t>
      </w:r>
    </w:p>
    <w:p w14:paraId="2FA83E14" w14:textId="77777777" w:rsidR="00184AA8" w:rsidRPr="00903DBA" w:rsidRDefault="00184AA8" w:rsidP="00184AA8">
      <w:pPr>
        <w:pStyle w:val="Code"/>
        <w:rPr>
          <w:highlight w:val="white"/>
        </w:rPr>
      </w:pPr>
      <w:r w:rsidRPr="00903DBA">
        <w:rPr>
          <w:highlight w:val="white"/>
        </w:rPr>
        <w:t xml:space="preserve">        {MiddleOperator.ShiftRight, AssemblyOperator.shr},</w:t>
      </w:r>
    </w:p>
    <w:p w14:paraId="646256F0" w14:textId="77777777" w:rsidR="00184AA8" w:rsidRPr="00903DBA" w:rsidRDefault="00184AA8" w:rsidP="00184AA8">
      <w:pPr>
        <w:pStyle w:val="Code"/>
        <w:rPr>
          <w:highlight w:val="white"/>
        </w:rPr>
      </w:pPr>
      <w:r w:rsidRPr="00903DBA">
        <w:rPr>
          <w:highlight w:val="white"/>
        </w:rPr>
        <w:t xml:space="preserve">        {MiddleOperator.Equal, AssemblyOperator.je},</w:t>
      </w:r>
    </w:p>
    <w:p w14:paraId="2BAE0E94" w14:textId="77777777" w:rsidR="00184AA8" w:rsidRPr="00903DBA" w:rsidRDefault="00184AA8" w:rsidP="00184AA8">
      <w:pPr>
        <w:pStyle w:val="Code"/>
        <w:rPr>
          <w:highlight w:val="white"/>
        </w:rPr>
      </w:pPr>
      <w:r w:rsidRPr="00903DBA">
        <w:rPr>
          <w:highlight w:val="white"/>
        </w:rPr>
        <w:t xml:space="preserve">        {MiddleOperator.NotEqual, AssemblyOperator.jne},</w:t>
      </w:r>
    </w:p>
    <w:p w14:paraId="4F7211FD" w14:textId="77777777" w:rsidR="00184AA8" w:rsidRPr="00903DBA" w:rsidRDefault="00184AA8" w:rsidP="00184AA8">
      <w:pPr>
        <w:pStyle w:val="Code"/>
        <w:rPr>
          <w:highlight w:val="white"/>
        </w:rPr>
      </w:pPr>
      <w:r w:rsidRPr="00903DBA">
        <w:rPr>
          <w:highlight w:val="white"/>
        </w:rPr>
        <w:t xml:space="preserve">        {MiddleOperator.Carry, AssemblyOperator.jc},</w:t>
      </w:r>
    </w:p>
    <w:p w14:paraId="66290906" w14:textId="77777777" w:rsidR="00184AA8" w:rsidRPr="00903DBA" w:rsidRDefault="00184AA8" w:rsidP="00184AA8">
      <w:pPr>
        <w:pStyle w:val="Code"/>
        <w:rPr>
          <w:highlight w:val="white"/>
        </w:rPr>
      </w:pPr>
      <w:r w:rsidRPr="00903DBA">
        <w:rPr>
          <w:highlight w:val="white"/>
        </w:rPr>
        <w:t xml:space="preserve">        {MiddleOperator.NotCarry, AssemblyOperator.jnc},</w:t>
      </w:r>
    </w:p>
    <w:p w14:paraId="4F4C1D85" w14:textId="77777777" w:rsidR="00184AA8" w:rsidRPr="00903DBA" w:rsidRDefault="00184AA8" w:rsidP="00184AA8">
      <w:pPr>
        <w:pStyle w:val="Code"/>
        <w:rPr>
          <w:highlight w:val="white"/>
        </w:rPr>
      </w:pPr>
      <w:r w:rsidRPr="00903DBA">
        <w:rPr>
          <w:highlight w:val="white"/>
        </w:rPr>
        <w:t xml:space="preserve">        {MiddleOperator.Compare, AssemblyOperator.cmp},</w:t>
      </w:r>
    </w:p>
    <w:p w14:paraId="36155833" w14:textId="77777777" w:rsidR="00184AA8" w:rsidRPr="00903DBA" w:rsidRDefault="00184AA8" w:rsidP="00184AA8">
      <w:pPr>
        <w:pStyle w:val="Code"/>
        <w:rPr>
          <w:highlight w:val="white"/>
        </w:rPr>
      </w:pPr>
      <w:r w:rsidRPr="00903DBA">
        <w:rPr>
          <w:highlight w:val="white"/>
        </w:rPr>
        <w:t xml:space="preserve">        {MiddleOperator.SignedLessThan, AssemblyOperator.jl},</w:t>
      </w:r>
    </w:p>
    <w:p w14:paraId="6BE5710B" w14:textId="77777777" w:rsidR="00184AA8" w:rsidRPr="00903DBA" w:rsidRDefault="00184AA8" w:rsidP="00184AA8">
      <w:pPr>
        <w:pStyle w:val="Code"/>
        <w:rPr>
          <w:highlight w:val="white"/>
        </w:rPr>
      </w:pPr>
      <w:r w:rsidRPr="00903DBA">
        <w:rPr>
          <w:highlight w:val="white"/>
        </w:rPr>
        <w:t xml:space="preserve">        {MiddleOperator.SignedLessThanEqual,AssemblyOperator.jle},</w:t>
      </w:r>
    </w:p>
    <w:p w14:paraId="5C2EAF00" w14:textId="77777777" w:rsidR="00184AA8" w:rsidRPr="00903DBA" w:rsidRDefault="00184AA8" w:rsidP="00184AA8">
      <w:pPr>
        <w:pStyle w:val="Code"/>
        <w:rPr>
          <w:highlight w:val="white"/>
        </w:rPr>
      </w:pPr>
      <w:r w:rsidRPr="00903DBA">
        <w:rPr>
          <w:highlight w:val="white"/>
        </w:rPr>
        <w:t xml:space="preserve">        {MiddleOperator.SignedGreaterThan, AssemblyOperator.jg},</w:t>
      </w:r>
    </w:p>
    <w:p w14:paraId="05FC8485" w14:textId="77777777" w:rsidR="00184AA8" w:rsidRPr="00903DBA" w:rsidRDefault="00184AA8" w:rsidP="00184AA8">
      <w:pPr>
        <w:pStyle w:val="Code"/>
        <w:rPr>
          <w:highlight w:val="white"/>
        </w:rPr>
      </w:pPr>
      <w:r w:rsidRPr="00903DBA">
        <w:rPr>
          <w:highlight w:val="white"/>
        </w:rPr>
        <w:t xml:space="preserve">        {MiddleOperator.SignedGreaterThanEqual, AssemblyOperator.jge},</w:t>
      </w:r>
    </w:p>
    <w:p w14:paraId="43749CE9" w14:textId="77777777" w:rsidR="00184AA8" w:rsidRPr="00903DBA" w:rsidRDefault="00184AA8" w:rsidP="00184AA8">
      <w:pPr>
        <w:pStyle w:val="Code"/>
        <w:rPr>
          <w:highlight w:val="white"/>
        </w:rPr>
      </w:pPr>
      <w:r w:rsidRPr="00903DBA">
        <w:rPr>
          <w:highlight w:val="white"/>
        </w:rPr>
        <w:t xml:space="preserve">        {MiddleOperator.UnsignedLessThan, AssemblyOperator.jb},</w:t>
      </w:r>
    </w:p>
    <w:p w14:paraId="6BB47221" w14:textId="77777777" w:rsidR="00184AA8" w:rsidRPr="00903DBA" w:rsidRDefault="00184AA8" w:rsidP="00184AA8">
      <w:pPr>
        <w:pStyle w:val="Code"/>
        <w:rPr>
          <w:highlight w:val="white"/>
        </w:rPr>
      </w:pPr>
      <w:r w:rsidRPr="00903DBA">
        <w:rPr>
          <w:highlight w:val="white"/>
        </w:rPr>
        <w:t xml:space="preserve">        {MiddleOperator.UnsignedLessThanEqual, AssemblyOperator.jbe},</w:t>
      </w:r>
    </w:p>
    <w:p w14:paraId="048B53E1" w14:textId="77777777" w:rsidR="00184AA8" w:rsidRPr="00903DBA" w:rsidRDefault="00184AA8" w:rsidP="00184AA8">
      <w:pPr>
        <w:pStyle w:val="Code"/>
        <w:rPr>
          <w:highlight w:val="white"/>
        </w:rPr>
      </w:pPr>
      <w:r w:rsidRPr="00903DBA">
        <w:rPr>
          <w:highlight w:val="white"/>
        </w:rPr>
        <w:t xml:space="preserve">        {MiddleOperator.UnsignedGreaterThan, AssemblyOperator.ja},</w:t>
      </w:r>
    </w:p>
    <w:p w14:paraId="701D83D3" w14:textId="77777777" w:rsidR="00184AA8" w:rsidRPr="00903DBA" w:rsidRDefault="00184AA8" w:rsidP="00184AA8">
      <w:pPr>
        <w:pStyle w:val="Code"/>
        <w:rPr>
          <w:highlight w:val="white"/>
        </w:rPr>
      </w:pPr>
      <w:r w:rsidRPr="00903DBA">
        <w:rPr>
          <w:highlight w:val="white"/>
        </w:rPr>
        <w:t xml:space="preserve">        {MiddleOperator.UnsignedGreaterThanEqual, AssemblyOperator.jae}};</w:t>
      </w:r>
    </w:p>
    <w:p w14:paraId="3757327C" w14:textId="77777777" w:rsidR="00184AA8" w:rsidRPr="00903DBA" w:rsidRDefault="00184AA8" w:rsidP="00184AA8">
      <w:pPr>
        <w:pStyle w:val="Code"/>
        <w:rPr>
          <w:highlight w:val="white"/>
        </w:rPr>
      </w:pPr>
    </w:p>
    <w:p w14:paraId="27388A34" w14:textId="77777777" w:rsidR="00184AA8" w:rsidRPr="00903DBA" w:rsidRDefault="00184AA8" w:rsidP="00184AA8">
      <w:pPr>
        <w:pStyle w:val="Code"/>
        <w:rPr>
          <w:highlight w:val="white"/>
        </w:rPr>
      </w:pPr>
      <w:r w:rsidRPr="00903DBA">
        <w:rPr>
          <w:highlight w:val="white"/>
        </w:rPr>
        <w:t xml:space="preserve">    public void IntegralUnary(MiddleCode middleCode) {</w:t>
      </w:r>
    </w:p>
    <w:p w14:paraId="3F1AA77C" w14:textId="77777777" w:rsidR="00184AA8" w:rsidRPr="00903DBA" w:rsidRDefault="00184AA8" w:rsidP="00184AA8">
      <w:pPr>
        <w:pStyle w:val="Code"/>
        <w:rPr>
          <w:highlight w:val="white"/>
        </w:rPr>
      </w:pPr>
      <w:r w:rsidRPr="00903DBA">
        <w:rPr>
          <w:highlight w:val="white"/>
        </w:rPr>
        <w:t xml:space="preserve">      Symbol resultSymbol = (Symbol)middleCode[0],</w:t>
      </w:r>
    </w:p>
    <w:p w14:paraId="7C981B88" w14:textId="77777777" w:rsidR="00184AA8" w:rsidRPr="00903DBA" w:rsidRDefault="00184AA8" w:rsidP="00184AA8">
      <w:pPr>
        <w:pStyle w:val="Code"/>
        <w:rPr>
          <w:highlight w:val="white"/>
        </w:rPr>
      </w:pPr>
      <w:r w:rsidRPr="00903DBA">
        <w:rPr>
          <w:highlight w:val="white"/>
        </w:rPr>
        <w:t xml:space="preserve">             unarySymbol = (Symbol)middleCode[1];</w:t>
      </w:r>
    </w:p>
    <w:p w14:paraId="7265284A" w14:textId="77777777" w:rsidR="00184AA8" w:rsidRPr="00903DBA" w:rsidRDefault="00184AA8" w:rsidP="00184AA8">
      <w:pPr>
        <w:pStyle w:val="Code"/>
        <w:rPr>
          <w:highlight w:val="white"/>
        </w:rPr>
      </w:pPr>
      <w:r w:rsidRPr="00903DBA">
        <w:rPr>
          <w:highlight w:val="white"/>
        </w:rPr>
        <w:t xml:space="preserve">      IntegralUnary(middleCode.Operator, resultSymbol, unarySymbol);</w:t>
      </w:r>
    </w:p>
    <w:p w14:paraId="2DC790B3" w14:textId="77777777" w:rsidR="00184AA8" w:rsidRPr="00903DBA" w:rsidRDefault="00184AA8" w:rsidP="00184AA8">
      <w:pPr>
        <w:pStyle w:val="Code"/>
        <w:rPr>
          <w:highlight w:val="white"/>
        </w:rPr>
      </w:pPr>
      <w:r w:rsidRPr="00903DBA">
        <w:rPr>
          <w:highlight w:val="white"/>
        </w:rPr>
        <w:t xml:space="preserve">    }</w:t>
      </w:r>
    </w:p>
    <w:p w14:paraId="5C06F991" w14:textId="77777777" w:rsidR="00184AA8" w:rsidRPr="00903DBA" w:rsidRDefault="00184AA8" w:rsidP="00184AA8">
      <w:pPr>
        <w:pStyle w:val="Code"/>
        <w:rPr>
          <w:highlight w:val="white"/>
        </w:rPr>
      </w:pPr>
    </w:p>
    <w:p w14:paraId="12A12804" w14:textId="77777777" w:rsidR="00184AA8" w:rsidRPr="00903DBA" w:rsidRDefault="00184AA8" w:rsidP="00184AA8">
      <w:pPr>
        <w:pStyle w:val="Code"/>
        <w:rPr>
          <w:highlight w:val="white"/>
        </w:rPr>
      </w:pPr>
      <w:r w:rsidRPr="00903DBA">
        <w:rPr>
          <w:highlight w:val="white"/>
        </w:rPr>
        <w:t xml:space="preserve">    public void IntegralUnary(MiddleOperator middleOperator,</w:t>
      </w:r>
    </w:p>
    <w:p w14:paraId="4B88C9FD" w14:textId="77777777" w:rsidR="00184AA8" w:rsidRPr="00903DBA" w:rsidRDefault="00184AA8" w:rsidP="00184AA8">
      <w:pPr>
        <w:pStyle w:val="Code"/>
        <w:rPr>
          <w:highlight w:val="white"/>
        </w:rPr>
      </w:pPr>
      <w:r w:rsidRPr="00903DBA">
        <w:rPr>
          <w:highlight w:val="white"/>
        </w:rPr>
        <w:t xml:space="preserve">                              Symbol resultSymbol, Symbol unarySymbol) {</w:t>
      </w:r>
    </w:p>
    <w:p w14:paraId="59B9D303" w14:textId="77777777" w:rsidR="00184AA8" w:rsidRPr="00903DBA" w:rsidRDefault="00184AA8" w:rsidP="00184AA8">
      <w:pPr>
        <w:pStyle w:val="Code"/>
        <w:rPr>
          <w:highlight w:val="white"/>
        </w:rPr>
      </w:pPr>
      <w:r w:rsidRPr="00903DBA">
        <w:rPr>
          <w:highlight w:val="white"/>
        </w:rPr>
        <w:t xml:space="preserve">      AssemblyOperator objectOperator =</w:t>
      </w:r>
    </w:p>
    <w:p w14:paraId="48E10DB4" w14:textId="77777777" w:rsidR="00184AA8" w:rsidRPr="00903DBA" w:rsidRDefault="00184AA8" w:rsidP="00184AA8">
      <w:pPr>
        <w:pStyle w:val="Code"/>
        <w:rPr>
          <w:highlight w:val="white"/>
        </w:rPr>
      </w:pPr>
      <w:r w:rsidRPr="00903DBA">
        <w:rPr>
          <w:highlight w:val="white"/>
        </w:rPr>
        <w:t xml:space="preserve">        m_middleToIntegralMap[middleOperator];</w:t>
      </w:r>
    </w:p>
    <w:p w14:paraId="7CD796A4" w14:textId="77777777" w:rsidR="00184AA8" w:rsidRPr="00903DBA" w:rsidRDefault="00184AA8" w:rsidP="00184AA8">
      <w:pPr>
        <w:pStyle w:val="Code"/>
        <w:rPr>
          <w:highlight w:val="white"/>
        </w:rPr>
      </w:pPr>
      <w:r w:rsidRPr="00903DBA">
        <w:rPr>
          <w:highlight w:val="white"/>
        </w:rPr>
        <w:t xml:space="preserve">      int typeSize = unarySymbol.Type.SizeArray();</w:t>
      </w:r>
    </w:p>
    <w:p w14:paraId="75BB1320" w14:textId="77777777" w:rsidR="00184AA8" w:rsidRPr="00903DBA" w:rsidRDefault="00184AA8" w:rsidP="00184AA8">
      <w:pPr>
        <w:pStyle w:val="Code"/>
        <w:rPr>
          <w:highlight w:val="white"/>
        </w:rPr>
      </w:pPr>
    </w:p>
    <w:p w14:paraId="24D9B514" w14:textId="77777777" w:rsidR="00184AA8" w:rsidRPr="00903DBA" w:rsidRDefault="00184AA8" w:rsidP="00184AA8">
      <w:pPr>
        <w:pStyle w:val="Code"/>
        <w:rPr>
          <w:highlight w:val="white"/>
        </w:rPr>
      </w:pPr>
      <w:r w:rsidRPr="00903DBA">
        <w:rPr>
          <w:highlight w:val="white"/>
        </w:rPr>
        <w:t xml:space="preserve">      Track unaryTrack = null;</w:t>
      </w:r>
    </w:p>
    <w:p w14:paraId="481729B7" w14:textId="77777777" w:rsidR="00184AA8" w:rsidRPr="00903DBA" w:rsidRDefault="00184AA8" w:rsidP="00184AA8">
      <w:pPr>
        <w:pStyle w:val="Code"/>
        <w:rPr>
          <w:highlight w:val="white"/>
        </w:rPr>
      </w:pPr>
      <w:r w:rsidRPr="00903DBA">
        <w:rPr>
          <w:highlight w:val="white"/>
        </w:rPr>
        <w:t xml:space="preserve">      if (unarySymbol.Value is BigInteger) {</w:t>
      </w:r>
    </w:p>
    <w:p w14:paraId="3BA82720" w14:textId="206ED784" w:rsidR="00184AA8" w:rsidRPr="00903DBA" w:rsidRDefault="00184AA8" w:rsidP="00184AA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Add(ConstantExpression.Value(unarySymbol));</w:t>
      </w:r>
    </w:p>
    <w:p w14:paraId="3CF1C1B4" w14:textId="77777777" w:rsidR="00184AA8" w:rsidRPr="00903DBA" w:rsidRDefault="00184AA8" w:rsidP="00184AA8">
      <w:pPr>
        <w:pStyle w:val="Code"/>
        <w:rPr>
          <w:highlight w:val="white"/>
        </w:rPr>
      </w:pPr>
      <w:r w:rsidRPr="00903DBA">
        <w:rPr>
          <w:highlight w:val="white"/>
        </w:rPr>
        <w:t xml:space="preserve">        AddAssemblyCode(objectOperator, unarySymbol.UniqueName,</w:t>
      </w:r>
    </w:p>
    <w:p w14:paraId="21A0F062" w14:textId="77777777" w:rsidR="00184AA8" w:rsidRPr="00903DBA" w:rsidRDefault="00184AA8" w:rsidP="00184AA8">
      <w:pPr>
        <w:pStyle w:val="Code"/>
        <w:rPr>
          <w:highlight w:val="white"/>
        </w:rPr>
      </w:pPr>
      <w:r w:rsidRPr="00903DBA">
        <w:rPr>
          <w:highlight w:val="white"/>
        </w:rPr>
        <w:t xml:space="preserve">                        0, null, typeSize);</w:t>
      </w:r>
    </w:p>
    <w:p w14:paraId="363298D9" w14:textId="7EA877B7" w:rsidR="00184AA8" w:rsidRPr="00903DBA" w:rsidRDefault="00184AA8" w:rsidP="00184AA8">
      <w:pPr>
        <w:pStyle w:val="Code"/>
        <w:rPr>
          <w:highlight w:val="white"/>
        </w:rPr>
      </w:pPr>
      <w:r w:rsidRPr="00903DBA">
        <w:rPr>
          <w:highlight w:val="white"/>
        </w:rPr>
        <w:t xml:space="preserve">      }</w:t>
      </w:r>
    </w:p>
    <w:p w14:paraId="1A1E856D" w14:textId="77777777" w:rsidR="00BB1E04" w:rsidRPr="00903DBA" w:rsidRDefault="00BB1E04" w:rsidP="00BB1E04">
      <w:pPr>
        <w:pStyle w:val="Code"/>
        <w:rPr>
          <w:highlight w:val="white"/>
        </w:rPr>
      </w:pPr>
      <w:r w:rsidRPr="00903DBA">
        <w:rPr>
          <w:highlight w:val="white"/>
        </w:rPr>
        <w:t xml:space="preserve">      else if (m_trackMap.TryGetValue(unarySymbol, out unaryTrack)) {</w:t>
      </w:r>
    </w:p>
    <w:p w14:paraId="1FF16C22" w14:textId="77777777" w:rsidR="00BB1E04" w:rsidRPr="00903DBA" w:rsidRDefault="00BB1E04" w:rsidP="00BB1E04">
      <w:pPr>
        <w:pStyle w:val="Code"/>
        <w:rPr>
          <w:highlight w:val="white"/>
        </w:rPr>
      </w:pPr>
      <w:r w:rsidRPr="00903DBA">
        <w:rPr>
          <w:highlight w:val="white"/>
        </w:rPr>
        <w:t xml:space="preserve">        if (middleOperator != MiddleOperator.UnaryAdd) {</w:t>
      </w:r>
    </w:p>
    <w:p w14:paraId="0BCE1D69" w14:textId="77777777" w:rsidR="00BB1E04" w:rsidRPr="00903DBA" w:rsidRDefault="00BB1E04" w:rsidP="00BB1E04">
      <w:pPr>
        <w:pStyle w:val="Code"/>
        <w:rPr>
          <w:highlight w:val="white"/>
        </w:rPr>
      </w:pPr>
      <w:r w:rsidRPr="00903DBA">
        <w:rPr>
          <w:highlight w:val="white"/>
        </w:rPr>
        <w:t xml:space="preserve">          AddAssemblyCode(objectOperator, unaryTrack);</w:t>
      </w:r>
    </w:p>
    <w:p w14:paraId="7D4AFC70" w14:textId="77777777" w:rsidR="00BB1E04" w:rsidRPr="00903DBA" w:rsidRDefault="00BB1E04" w:rsidP="00BB1E04">
      <w:pPr>
        <w:pStyle w:val="Code"/>
        <w:rPr>
          <w:highlight w:val="white"/>
        </w:rPr>
      </w:pPr>
      <w:r w:rsidRPr="00903DBA">
        <w:rPr>
          <w:highlight w:val="white"/>
        </w:rPr>
        <w:t xml:space="preserve">        }</w:t>
      </w:r>
    </w:p>
    <w:p w14:paraId="40C356D7" w14:textId="77777777" w:rsidR="00BB1E04" w:rsidRPr="00903DBA" w:rsidRDefault="00BB1E04" w:rsidP="00BB1E04">
      <w:pPr>
        <w:pStyle w:val="Code"/>
        <w:rPr>
          <w:highlight w:val="white"/>
        </w:rPr>
      </w:pPr>
      <w:r w:rsidRPr="00903DBA">
        <w:rPr>
          <w:highlight w:val="white"/>
        </w:rPr>
        <w:t xml:space="preserve">        m_trackMap.Remove(unarySymbol);</w:t>
      </w:r>
    </w:p>
    <w:p w14:paraId="20E73D37" w14:textId="77777777" w:rsidR="00BB1E04" w:rsidRPr="00903DBA" w:rsidRDefault="00BB1E04" w:rsidP="00BB1E04">
      <w:pPr>
        <w:pStyle w:val="Code"/>
        <w:rPr>
          <w:highlight w:val="white"/>
        </w:rPr>
      </w:pPr>
      <w:r w:rsidRPr="00903DBA">
        <w:rPr>
          <w:highlight w:val="white"/>
        </w:rPr>
        <w:t xml:space="preserve">      }</w:t>
      </w:r>
    </w:p>
    <w:p w14:paraId="4E1E8DFB" w14:textId="77777777" w:rsidR="00184AA8" w:rsidRPr="00903DBA" w:rsidRDefault="00184AA8" w:rsidP="00184AA8">
      <w:pPr>
        <w:rPr>
          <w:highlight w:val="white"/>
        </w:rPr>
      </w:pPr>
      <w:r w:rsidRPr="00903DBA">
        <w:rPr>
          <w:highlight w:val="white"/>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903DBA" w:rsidRDefault="00184AA8" w:rsidP="00184AA8">
      <w:pPr>
        <w:pStyle w:val="Code"/>
        <w:rPr>
          <w:highlight w:val="white"/>
        </w:rPr>
      </w:pPr>
      <w:r w:rsidRPr="00903DBA">
        <w:rPr>
          <w:highlight w:val="white"/>
        </w:rPr>
        <w:t xml:space="preserve">      else if (resultSymbol == unarySymbol) {</w:t>
      </w:r>
    </w:p>
    <w:p w14:paraId="0F81DA9B" w14:textId="77777777" w:rsidR="00184AA8" w:rsidRPr="00903DBA" w:rsidRDefault="00184AA8" w:rsidP="00184AA8">
      <w:pPr>
        <w:pStyle w:val="Code"/>
        <w:rPr>
          <w:highlight w:val="white"/>
        </w:rPr>
      </w:pPr>
      <w:r w:rsidRPr="00903DBA">
        <w:rPr>
          <w:highlight w:val="white"/>
        </w:rPr>
        <w:t xml:space="preserve">        Assert.ErrorXXX(unaryTrack == null);</w:t>
      </w:r>
    </w:p>
    <w:p w14:paraId="03AC3571"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008AEE52" w14:textId="77777777" w:rsidR="00184AA8" w:rsidRPr="00903DBA" w:rsidRDefault="00184AA8" w:rsidP="00184AA8">
      <w:pPr>
        <w:pStyle w:val="Code"/>
        <w:rPr>
          <w:highlight w:val="white"/>
        </w:rPr>
      </w:pPr>
      <w:r w:rsidRPr="00903DBA">
        <w:rPr>
          <w:highlight w:val="white"/>
        </w:rPr>
        <w:t xml:space="preserve">          AddAssemblyCode(objectOperator, Base(unarySymbol),</w:t>
      </w:r>
    </w:p>
    <w:p w14:paraId="6CE57117" w14:textId="77777777" w:rsidR="00184AA8" w:rsidRPr="00903DBA" w:rsidRDefault="00184AA8" w:rsidP="00184AA8">
      <w:pPr>
        <w:pStyle w:val="Code"/>
        <w:rPr>
          <w:highlight w:val="white"/>
        </w:rPr>
      </w:pPr>
      <w:r w:rsidRPr="00903DBA">
        <w:rPr>
          <w:highlight w:val="white"/>
        </w:rPr>
        <w:lastRenderedPageBreak/>
        <w:t xml:space="preserve">                          Offset(unarySymbol), null, typeSize);</w:t>
      </w:r>
    </w:p>
    <w:p w14:paraId="39306D21" w14:textId="77777777" w:rsidR="00184AA8" w:rsidRPr="00903DBA" w:rsidRDefault="00184AA8" w:rsidP="00184AA8">
      <w:pPr>
        <w:pStyle w:val="Code"/>
        <w:rPr>
          <w:highlight w:val="white"/>
        </w:rPr>
      </w:pPr>
      <w:r w:rsidRPr="00903DBA">
        <w:rPr>
          <w:highlight w:val="white"/>
        </w:rPr>
        <w:t xml:space="preserve">        }</w:t>
      </w:r>
    </w:p>
    <w:p w14:paraId="11D74E0D" w14:textId="77777777" w:rsidR="00184AA8" w:rsidRPr="00903DBA" w:rsidRDefault="00184AA8" w:rsidP="00184AA8">
      <w:pPr>
        <w:pStyle w:val="Code"/>
        <w:rPr>
          <w:highlight w:val="white"/>
        </w:rPr>
      </w:pPr>
      <w:r w:rsidRPr="00903DBA">
        <w:rPr>
          <w:highlight w:val="white"/>
        </w:rPr>
        <w:t xml:space="preserve">      }</w:t>
      </w:r>
    </w:p>
    <w:p w14:paraId="0BDA1202" w14:textId="77777777" w:rsidR="00184AA8" w:rsidRPr="00903DBA" w:rsidRDefault="00184AA8" w:rsidP="00184AA8">
      <w:pPr>
        <w:rPr>
          <w:highlight w:val="white"/>
        </w:rPr>
      </w:pPr>
      <w:r w:rsidRPr="00903DBA">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903DBA" w:rsidRDefault="00184AA8" w:rsidP="00184AA8">
      <w:pPr>
        <w:pStyle w:val="Code"/>
        <w:rPr>
          <w:highlight w:val="white"/>
        </w:rPr>
      </w:pPr>
      <w:r w:rsidRPr="00903DBA">
        <w:rPr>
          <w:highlight w:val="white"/>
        </w:rPr>
        <w:t xml:space="preserve">      else {</w:t>
      </w:r>
    </w:p>
    <w:p w14:paraId="1644961A" w14:textId="77777777" w:rsidR="00184AA8" w:rsidRPr="00903DBA" w:rsidRDefault="00184AA8" w:rsidP="00184AA8">
      <w:pPr>
        <w:pStyle w:val="Code"/>
        <w:rPr>
          <w:highlight w:val="white"/>
        </w:rPr>
      </w:pPr>
      <w:r w:rsidRPr="00903DBA">
        <w:rPr>
          <w:highlight w:val="white"/>
        </w:rPr>
        <w:t xml:space="preserve">        unaryTrack = LoadValueToRegister(unarySymbol);</w:t>
      </w:r>
    </w:p>
    <w:p w14:paraId="603F2B9A" w14:textId="77777777" w:rsidR="00184AA8" w:rsidRPr="00903DBA" w:rsidRDefault="00184AA8" w:rsidP="00184AA8">
      <w:pPr>
        <w:pStyle w:val="Code"/>
        <w:rPr>
          <w:highlight w:val="white"/>
        </w:rPr>
      </w:pPr>
    </w:p>
    <w:p w14:paraId="727889B6" w14:textId="77777777" w:rsidR="00184AA8" w:rsidRPr="00903DBA" w:rsidRDefault="00184AA8" w:rsidP="00184AA8">
      <w:pPr>
        <w:pStyle w:val="Code"/>
        <w:rPr>
          <w:highlight w:val="white"/>
        </w:rPr>
      </w:pPr>
      <w:r w:rsidRPr="00903DBA">
        <w:rPr>
          <w:highlight w:val="white"/>
        </w:rPr>
        <w:t xml:space="preserve">        if (middleOperator != MiddleOperator.UnaryAdd) {</w:t>
      </w:r>
    </w:p>
    <w:p w14:paraId="1547F1FF" w14:textId="77777777" w:rsidR="00184AA8" w:rsidRPr="00903DBA" w:rsidRDefault="00184AA8" w:rsidP="00184AA8">
      <w:pPr>
        <w:pStyle w:val="Code"/>
        <w:rPr>
          <w:highlight w:val="white"/>
        </w:rPr>
      </w:pPr>
      <w:r w:rsidRPr="00903DBA">
        <w:rPr>
          <w:highlight w:val="white"/>
        </w:rPr>
        <w:t xml:space="preserve">          AddAssemblyCode(objectOperator, unaryTrack);</w:t>
      </w:r>
    </w:p>
    <w:p w14:paraId="041B8641" w14:textId="77777777" w:rsidR="00184AA8" w:rsidRPr="00903DBA" w:rsidRDefault="00184AA8" w:rsidP="00184AA8">
      <w:pPr>
        <w:pStyle w:val="Code"/>
        <w:rPr>
          <w:highlight w:val="white"/>
        </w:rPr>
      </w:pPr>
      <w:r w:rsidRPr="00903DBA">
        <w:rPr>
          <w:highlight w:val="white"/>
        </w:rPr>
        <w:t xml:space="preserve">        }</w:t>
      </w:r>
    </w:p>
    <w:p w14:paraId="2EFA0B16" w14:textId="77777777" w:rsidR="00184AA8" w:rsidRPr="00903DBA" w:rsidRDefault="00184AA8" w:rsidP="00184AA8">
      <w:pPr>
        <w:rPr>
          <w:highlight w:val="white"/>
        </w:rPr>
      </w:pPr>
      <w:r w:rsidRPr="00903DBA">
        <w:rPr>
          <w:highlight w:val="white"/>
        </w:rPr>
        <w:t>If the result symbol is a temporary variable, we add the unary track to the result symbol in the track map.</w:t>
      </w:r>
    </w:p>
    <w:p w14:paraId="4988098F" w14:textId="63D4D962" w:rsidR="00184AA8" w:rsidRPr="00903DBA" w:rsidRDefault="00184AA8" w:rsidP="00184AA8">
      <w:pPr>
        <w:pStyle w:val="Code"/>
        <w:rPr>
          <w:highlight w:val="white"/>
        </w:rPr>
      </w:pPr>
      <w:r w:rsidRPr="00903DBA">
        <w:rPr>
          <w:highlight w:val="white"/>
        </w:rPr>
        <w:t xml:space="preserve">        if (resultSymbol.</w:t>
      </w:r>
      <w:r w:rsidR="00380086" w:rsidRPr="00903DBA">
        <w:rPr>
          <w:highlight w:val="white"/>
        </w:rPr>
        <w:t>Is</w:t>
      </w:r>
      <w:r w:rsidR="00986125" w:rsidRPr="00903DBA">
        <w:rPr>
          <w:highlight w:val="white"/>
        </w:rPr>
        <w:t>Temporary</w:t>
      </w:r>
      <w:r w:rsidR="00380086" w:rsidRPr="00903DBA">
        <w:rPr>
          <w:highlight w:val="white"/>
        </w:rPr>
        <w:t>()</w:t>
      </w:r>
      <w:r w:rsidRPr="00903DBA">
        <w:rPr>
          <w:highlight w:val="white"/>
        </w:rPr>
        <w:t>) {</w:t>
      </w:r>
    </w:p>
    <w:p w14:paraId="02E38021" w14:textId="77777777" w:rsidR="00184AA8" w:rsidRPr="00903DBA" w:rsidRDefault="00184AA8" w:rsidP="00184AA8">
      <w:pPr>
        <w:pStyle w:val="Code"/>
        <w:rPr>
          <w:highlight w:val="white"/>
        </w:rPr>
      </w:pPr>
      <w:r w:rsidRPr="00903DBA">
        <w:rPr>
          <w:highlight w:val="white"/>
        </w:rPr>
        <w:t xml:space="preserve">          Assert.ErrorXXX(resultSymbol.AddressSymbol == null);</w:t>
      </w:r>
    </w:p>
    <w:p w14:paraId="6CB728E9" w14:textId="77777777" w:rsidR="00184AA8" w:rsidRPr="00903DBA" w:rsidRDefault="00184AA8" w:rsidP="00184AA8">
      <w:pPr>
        <w:pStyle w:val="Code"/>
        <w:rPr>
          <w:highlight w:val="white"/>
        </w:rPr>
      </w:pPr>
      <w:r w:rsidRPr="00903DBA">
        <w:rPr>
          <w:highlight w:val="white"/>
        </w:rPr>
        <w:t xml:space="preserve">          m_trackMap.Add(resultSymbol, unaryTrack);</w:t>
      </w:r>
    </w:p>
    <w:p w14:paraId="49A951F5" w14:textId="77777777" w:rsidR="00184AA8" w:rsidRPr="00903DBA" w:rsidRDefault="00184AA8" w:rsidP="00184AA8">
      <w:pPr>
        <w:pStyle w:val="Code"/>
        <w:rPr>
          <w:highlight w:val="white"/>
        </w:rPr>
      </w:pPr>
      <w:r w:rsidRPr="00903DBA">
        <w:rPr>
          <w:highlight w:val="white"/>
        </w:rPr>
        <w:t xml:space="preserve">        }</w:t>
      </w:r>
    </w:p>
    <w:p w14:paraId="7FB9F05A" w14:textId="77777777" w:rsidR="00184AA8" w:rsidRPr="00903DBA" w:rsidRDefault="00184AA8" w:rsidP="00184AA8">
      <w:pPr>
        <w:rPr>
          <w:highlight w:val="white"/>
        </w:rPr>
      </w:pPr>
      <w:r w:rsidRPr="00903DBA">
        <w:rPr>
          <w:highlight w:val="white"/>
        </w:rPr>
        <w:t>If the result symbol is a regular variable, we store the resulting value of the register on its address.</w:t>
      </w:r>
    </w:p>
    <w:p w14:paraId="1B46B06C" w14:textId="77777777" w:rsidR="00184AA8" w:rsidRPr="00903DBA" w:rsidRDefault="00184AA8" w:rsidP="00184AA8">
      <w:pPr>
        <w:pStyle w:val="Code"/>
        <w:rPr>
          <w:highlight w:val="white"/>
        </w:rPr>
      </w:pPr>
      <w:r w:rsidRPr="00903DBA">
        <w:rPr>
          <w:highlight w:val="white"/>
        </w:rPr>
        <w:t xml:space="preserve">        else {</w:t>
      </w:r>
    </w:p>
    <w:p w14:paraId="01EADF4D" w14:textId="77777777" w:rsidR="00184AA8" w:rsidRPr="00903DBA" w:rsidRDefault="00184AA8" w:rsidP="00184AA8">
      <w:pPr>
        <w:pStyle w:val="Code"/>
        <w:rPr>
          <w:highlight w:val="white"/>
        </w:rPr>
      </w:pPr>
      <w:r w:rsidRPr="00903DBA">
        <w:rPr>
          <w:highlight w:val="white"/>
        </w:rPr>
        <w:t xml:space="preserve">          AddAssemblyCode(AssemblyOperator.mov, Base(resultSymbol),</w:t>
      </w:r>
    </w:p>
    <w:p w14:paraId="2A854C10" w14:textId="77777777" w:rsidR="00184AA8" w:rsidRPr="00903DBA" w:rsidRDefault="00184AA8" w:rsidP="00184AA8">
      <w:pPr>
        <w:pStyle w:val="Code"/>
        <w:rPr>
          <w:highlight w:val="white"/>
        </w:rPr>
      </w:pPr>
      <w:r w:rsidRPr="00903DBA">
        <w:rPr>
          <w:highlight w:val="white"/>
        </w:rPr>
        <w:t xml:space="preserve">                          Offset(resultSymbol), unaryTrack);</w:t>
      </w:r>
    </w:p>
    <w:p w14:paraId="56C3D968" w14:textId="77777777" w:rsidR="00184AA8" w:rsidRPr="00903DBA" w:rsidRDefault="00184AA8" w:rsidP="00184AA8">
      <w:pPr>
        <w:pStyle w:val="Code"/>
        <w:rPr>
          <w:highlight w:val="white"/>
        </w:rPr>
      </w:pPr>
      <w:r w:rsidRPr="00903DBA">
        <w:rPr>
          <w:highlight w:val="white"/>
        </w:rPr>
        <w:t xml:space="preserve">        }</w:t>
      </w:r>
    </w:p>
    <w:p w14:paraId="32784239" w14:textId="77777777" w:rsidR="00184AA8" w:rsidRPr="00903DBA" w:rsidRDefault="00184AA8" w:rsidP="00184AA8">
      <w:pPr>
        <w:pStyle w:val="Code"/>
        <w:rPr>
          <w:highlight w:val="white"/>
        </w:rPr>
      </w:pPr>
    </w:p>
    <w:p w14:paraId="4A915D92" w14:textId="77777777" w:rsidR="00184AA8" w:rsidRPr="00903DBA" w:rsidRDefault="00184AA8" w:rsidP="00184AA8">
      <w:pPr>
        <w:pStyle w:val="Code"/>
        <w:rPr>
          <w:highlight w:val="white"/>
        </w:rPr>
      </w:pPr>
      <w:r w:rsidRPr="00903DBA">
        <w:rPr>
          <w:highlight w:val="white"/>
        </w:rPr>
        <w:t xml:space="preserve">        m_trackMap.Remove(unarySymbol);</w:t>
      </w:r>
    </w:p>
    <w:p w14:paraId="45BF9436" w14:textId="77777777" w:rsidR="00184AA8" w:rsidRPr="00903DBA" w:rsidRDefault="00184AA8" w:rsidP="00184AA8">
      <w:pPr>
        <w:pStyle w:val="Code"/>
        <w:rPr>
          <w:highlight w:val="white"/>
        </w:rPr>
      </w:pPr>
      <w:r w:rsidRPr="00903DBA">
        <w:rPr>
          <w:highlight w:val="white"/>
        </w:rPr>
        <w:t xml:space="preserve">      }</w:t>
      </w:r>
    </w:p>
    <w:p w14:paraId="61A5C437" w14:textId="77777777" w:rsidR="00184AA8" w:rsidRPr="00903DBA" w:rsidRDefault="00184AA8" w:rsidP="00184AA8">
      <w:pPr>
        <w:pStyle w:val="Code"/>
        <w:rPr>
          <w:highlight w:val="white"/>
        </w:rPr>
      </w:pPr>
      <w:r w:rsidRPr="00903DBA">
        <w:rPr>
          <w:highlight w:val="white"/>
        </w:rPr>
        <w:t xml:space="preserve">    }</w:t>
      </w:r>
    </w:p>
    <w:p w14:paraId="210F3F9B" w14:textId="448C8041" w:rsidR="002F73EF" w:rsidRPr="00903DBA" w:rsidRDefault="002F73EF" w:rsidP="002F73EF">
      <w:pPr>
        <w:pStyle w:val="Rubrik3"/>
        <w:rPr>
          <w:highlight w:val="white"/>
        </w:rPr>
      </w:pPr>
      <w:bookmarkStart w:id="430" w:name="_Toc57656094"/>
      <w:r w:rsidRPr="00903DBA">
        <w:rPr>
          <w:highlight w:val="white"/>
        </w:rPr>
        <w:t>Integral Binary</w:t>
      </w:r>
      <w:bookmarkEnd w:id="430"/>
    </w:p>
    <w:p w14:paraId="5D21094A" w14:textId="5F329B7A" w:rsidR="00F00DE2" w:rsidRPr="00903DBA" w:rsidRDefault="00F00DE2" w:rsidP="00F00DE2">
      <w:pPr>
        <w:rPr>
          <w:highlight w:val="white"/>
        </w:rPr>
      </w:pPr>
      <w:r w:rsidRPr="00903DBA">
        <w:rPr>
          <w:highlight w:val="white"/>
        </w:rPr>
        <w:t xml:space="preserve">The binary integral </w:t>
      </w:r>
      <w:r w:rsidR="0041393E" w:rsidRPr="00903DBA">
        <w:rPr>
          <w:highlight w:val="white"/>
        </w:rPr>
        <w:t>addition</w:t>
      </w:r>
      <w:r w:rsidR="00CF52E0" w:rsidRPr="00903DBA">
        <w:rPr>
          <w:highlight w:val="white"/>
        </w:rPr>
        <w:t xml:space="preserve"> and </w:t>
      </w:r>
      <w:r w:rsidR="0041393E" w:rsidRPr="00903DBA">
        <w:rPr>
          <w:highlight w:val="white"/>
        </w:rPr>
        <w:t>subtraction</w:t>
      </w:r>
      <w:r w:rsidR="00CF52E0" w:rsidRPr="00903DBA">
        <w:rPr>
          <w:highlight w:val="white"/>
        </w:rPr>
        <w:t xml:space="preserve"> as well as the bitwise and, or, and </w:t>
      </w:r>
      <w:proofErr w:type="spellStart"/>
      <w:r w:rsidR="00CF52E0" w:rsidRPr="00903DBA">
        <w:rPr>
          <w:highlight w:val="white"/>
        </w:rPr>
        <w:t>xor</w:t>
      </w:r>
      <w:proofErr w:type="spellEnd"/>
      <w:r w:rsidR="00CF52E0" w:rsidRPr="00903DBA">
        <w:rPr>
          <w:highlight w:val="white"/>
        </w:rPr>
        <w:t xml:space="preserve"> operations are rather straightforward. </w:t>
      </w:r>
      <w:r w:rsidR="00F237E9" w:rsidRPr="00903DBA">
        <w:rPr>
          <w:highlight w:val="white"/>
        </w:rPr>
        <w:t xml:space="preserve">They take two values stored in registers, on memory addresses, or as integer values. </w:t>
      </w:r>
      <w:r w:rsidR="00CF52E0" w:rsidRPr="00903DBA">
        <w:rPr>
          <w:highlight w:val="white"/>
        </w:rPr>
        <w:t xml:space="preserve">However, </w:t>
      </w:r>
      <w:r w:rsidR="009C5120" w:rsidRPr="00903DBA">
        <w:rPr>
          <w:highlight w:val="white"/>
        </w:rPr>
        <w:t xml:space="preserve">the left and right shift operation demands that the right operands is stored in a specific register. </w:t>
      </w:r>
      <w:r w:rsidR="00832336" w:rsidRPr="00903DBA">
        <w:rPr>
          <w:highlight w:val="white"/>
        </w:rPr>
        <w:t>T</w:t>
      </w:r>
      <w:r w:rsidR="00CF52E0" w:rsidRPr="00903DBA">
        <w:rPr>
          <w:highlight w:val="white"/>
        </w:rPr>
        <w:t xml:space="preserve">he multiplication, division, and modulo operations </w:t>
      </w:r>
      <w:r w:rsidR="00832336" w:rsidRPr="00903DBA">
        <w:rPr>
          <w:highlight w:val="white"/>
        </w:rPr>
        <w:t xml:space="preserve">demands that </w:t>
      </w:r>
      <w:r w:rsidR="00F237E9" w:rsidRPr="00903DBA">
        <w:rPr>
          <w:highlight w:val="white"/>
        </w:rPr>
        <w:t>the left operands must be stored in a specific register</w:t>
      </w:r>
      <w:r w:rsidR="00832336" w:rsidRPr="00903DBA">
        <w:rPr>
          <w:highlight w:val="white"/>
        </w:rPr>
        <w:t xml:space="preserve"> before the operation. In this way, the operation itself takes only the right operands. </w:t>
      </w:r>
    </w:p>
    <w:p w14:paraId="4955F43F" w14:textId="2332B11A" w:rsidR="00F237E9" w:rsidRPr="00903DBA" w:rsidRDefault="009C7769" w:rsidP="00F00DE2">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calls the second </w:t>
      </w:r>
      <w:r w:rsidRPr="00903DBA">
        <w:rPr>
          <w:rStyle w:val="KeyWord0"/>
          <w:highlight w:val="white"/>
        </w:rPr>
        <w:t>IntegralBinary</w:t>
      </w:r>
      <w:r w:rsidRPr="00903DBA">
        <w:rPr>
          <w:highlight w:val="white"/>
        </w:rPr>
        <w:t xml:space="preserve"> method with the operator and the operands.</w:t>
      </w:r>
    </w:p>
    <w:p w14:paraId="6107D74D" w14:textId="77777777" w:rsidR="002F73EF" w:rsidRPr="00903DBA" w:rsidRDefault="002F73EF" w:rsidP="002F73EF">
      <w:pPr>
        <w:pStyle w:val="Code"/>
        <w:rPr>
          <w:highlight w:val="white"/>
        </w:rPr>
      </w:pPr>
      <w:r w:rsidRPr="00903DBA">
        <w:rPr>
          <w:highlight w:val="white"/>
        </w:rPr>
        <w:t xml:space="preserve">    public void IntegralBinary(MiddleCode middleCode) {</w:t>
      </w:r>
    </w:p>
    <w:p w14:paraId="04DB9572" w14:textId="77777777" w:rsidR="002F73EF" w:rsidRPr="00903DBA" w:rsidRDefault="002F73EF" w:rsidP="002F73EF">
      <w:pPr>
        <w:pStyle w:val="Code"/>
        <w:rPr>
          <w:highlight w:val="white"/>
        </w:rPr>
      </w:pPr>
      <w:r w:rsidRPr="00903DBA">
        <w:rPr>
          <w:highlight w:val="white"/>
        </w:rPr>
        <w:t xml:space="preserve">      Symbol resultSymbol = (Symbol)middleCode[0],</w:t>
      </w:r>
    </w:p>
    <w:p w14:paraId="7700DC2D" w14:textId="77777777" w:rsidR="002F73EF" w:rsidRPr="00903DBA" w:rsidRDefault="002F73EF" w:rsidP="002F73EF">
      <w:pPr>
        <w:pStyle w:val="Code"/>
        <w:rPr>
          <w:highlight w:val="white"/>
        </w:rPr>
      </w:pPr>
      <w:r w:rsidRPr="00903DBA">
        <w:rPr>
          <w:highlight w:val="white"/>
        </w:rPr>
        <w:t xml:space="preserve">             leftSymbol = (Symbol)middleCode[1],</w:t>
      </w:r>
    </w:p>
    <w:p w14:paraId="770B992A" w14:textId="77777777" w:rsidR="002F73EF" w:rsidRPr="00903DBA" w:rsidRDefault="002F73EF" w:rsidP="002F73EF">
      <w:pPr>
        <w:pStyle w:val="Code"/>
        <w:rPr>
          <w:highlight w:val="white"/>
        </w:rPr>
      </w:pPr>
      <w:r w:rsidRPr="00903DBA">
        <w:rPr>
          <w:highlight w:val="white"/>
        </w:rPr>
        <w:t xml:space="preserve">             rightSymbol = (Symbol)middleCode[2];</w:t>
      </w:r>
    </w:p>
    <w:p w14:paraId="12FFD2FA" w14:textId="77777777" w:rsidR="002F73EF" w:rsidRPr="00903DBA" w:rsidRDefault="002F73EF" w:rsidP="002F73EF">
      <w:pPr>
        <w:pStyle w:val="Code"/>
        <w:rPr>
          <w:highlight w:val="white"/>
        </w:rPr>
      </w:pPr>
      <w:r w:rsidRPr="00903DBA">
        <w:rPr>
          <w:highlight w:val="white"/>
        </w:rPr>
        <w:t xml:space="preserve">      IntegralBinary(middleCode.Operator, resultSymbol,</w:t>
      </w:r>
    </w:p>
    <w:p w14:paraId="7B4D77E4" w14:textId="77777777" w:rsidR="002F73EF" w:rsidRPr="00903DBA" w:rsidRDefault="002F73EF" w:rsidP="002F73EF">
      <w:pPr>
        <w:pStyle w:val="Code"/>
        <w:rPr>
          <w:highlight w:val="white"/>
        </w:rPr>
      </w:pPr>
      <w:r w:rsidRPr="00903DBA">
        <w:rPr>
          <w:highlight w:val="white"/>
        </w:rPr>
        <w:t xml:space="preserve">                     leftSymbol, rightSymbol);</w:t>
      </w:r>
    </w:p>
    <w:p w14:paraId="65FD5312" w14:textId="77777777" w:rsidR="002F73EF" w:rsidRPr="00903DBA" w:rsidRDefault="002F73EF" w:rsidP="002F73EF">
      <w:pPr>
        <w:pStyle w:val="Code"/>
        <w:rPr>
          <w:highlight w:val="white"/>
        </w:rPr>
      </w:pPr>
      <w:r w:rsidRPr="00903DBA">
        <w:rPr>
          <w:highlight w:val="white"/>
        </w:rPr>
        <w:t xml:space="preserve">    }</w:t>
      </w:r>
    </w:p>
    <w:p w14:paraId="1C0678FF" w14:textId="5B7B5608" w:rsidR="009C7769" w:rsidRPr="00903DBA" w:rsidRDefault="009C7769" w:rsidP="009C7769">
      <w:pPr>
        <w:rPr>
          <w:highlight w:val="white"/>
        </w:rPr>
      </w:pPr>
      <w:r w:rsidRPr="00903DBA">
        <w:rPr>
          <w:highlight w:val="white"/>
        </w:rPr>
        <w:t xml:space="preserve">The </w:t>
      </w:r>
      <w:r w:rsidRPr="00903DBA">
        <w:rPr>
          <w:rStyle w:val="KeyWord0"/>
          <w:highlight w:val="white"/>
        </w:rPr>
        <w:t>IntegralRelation</w:t>
      </w:r>
      <w:r w:rsidRPr="00903DBA">
        <w:rPr>
          <w:highlight w:val="white"/>
        </w:rPr>
        <w:t xml:space="preserve"> method also calls the </w:t>
      </w:r>
      <w:r w:rsidRPr="00903DBA">
        <w:rPr>
          <w:rStyle w:val="KeyWord0"/>
          <w:highlight w:val="white"/>
        </w:rPr>
        <w:t>IntegralBinary</w:t>
      </w:r>
      <w:r w:rsidRPr="00903DBA">
        <w:rPr>
          <w:highlight w:val="white"/>
        </w:rPr>
        <w:t xml:space="preserve"> with </w:t>
      </w:r>
      <w:r w:rsidR="002B3131" w:rsidRPr="00903DBA">
        <w:rPr>
          <w:highlight w:val="white"/>
        </w:rPr>
        <w:t>comparation</w:t>
      </w:r>
      <w:r w:rsidRPr="00903DBA">
        <w:rPr>
          <w:highlight w:val="white"/>
        </w:rPr>
        <w:t xml:space="preserve"> operator and the operands.</w:t>
      </w:r>
      <w:r w:rsidR="002B3131" w:rsidRPr="00903DBA">
        <w:rPr>
          <w:highlight w:val="white"/>
        </w:rPr>
        <w:t xml:space="preserve"> Note that the result symbol is null in this case. We do not expect a result value of the comparations. Instead, the </w:t>
      </w:r>
      <w:r w:rsidR="001312F5" w:rsidRPr="00903DBA">
        <w:rPr>
          <w:highlight w:val="white"/>
        </w:rPr>
        <w:t xml:space="preserve">result is placed in flags that the following jump instruction catches. The assembly code operator corresponding to the middle code operator is </w:t>
      </w:r>
      <w:r w:rsidR="006A4185" w:rsidRPr="00903DBA">
        <w:rPr>
          <w:highlight w:val="white"/>
        </w:rPr>
        <w:t xml:space="preserve">looked up in </w:t>
      </w:r>
      <w:r w:rsidR="001312F5" w:rsidRPr="00903DBA">
        <w:rPr>
          <w:highlight w:val="white"/>
        </w:rPr>
        <w:t xml:space="preserve">the </w:t>
      </w:r>
      <w:r w:rsidR="001312F5" w:rsidRPr="00903DBA">
        <w:rPr>
          <w:rStyle w:val="KeyWord0"/>
          <w:highlight w:val="white"/>
        </w:rPr>
        <w:t>m_middleToIntegralMap</w:t>
      </w:r>
      <w:r w:rsidR="001312F5" w:rsidRPr="00903DBA">
        <w:rPr>
          <w:highlight w:val="white"/>
        </w:rPr>
        <w:t xml:space="preserve"> map.</w:t>
      </w:r>
    </w:p>
    <w:p w14:paraId="4A84AA8F" w14:textId="77777777" w:rsidR="002F73EF" w:rsidRPr="00903DBA" w:rsidRDefault="002F73EF" w:rsidP="002F73EF">
      <w:pPr>
        <w:pStyle w:val="Code"/>
        <w:rPr>
          <w:highlight w:val="white"/>
        </w:rPr>
      </w:pPr>
      <w:r w:rsidRPr="00903DBA">
        <w:rPr>
          <w:highlight w:val="white"/>
        </w:rPr>
        <w:t xml:space="preserve">    public void IntegralRelation(MiddleCode middleCode) {</w:t>
      </w:r>
    </w:p>
    <w:p w14:paraId="5E900A3C" w14:textId="77777777" w:rsidR="002F73EF" w:rsidRPr="00903DBA" w:rsidRDefault="002F73EF" w:rsidP="002F73EF">
      <w:pPr>
        <w:pStyle w:val="Code"/>
        <w:rPr>
          <w:highlight w:val="white"/>
        </w:rPr>
      </w:pPr>
      <w:r w:rsidRPr="00903DBA">
        <w:rPr>
          <w:highlight w:val="white"/>
        </w:rPr>
        <w:t xml:space="preserve">      Symbol leftSymbol = (Symbol) middleCode[1],</w:t>
      </w:r>
    </w:p>
    <w:p w14:paraId="56E59B47" w14:textId="77777777" w:rsidR="002F73EF" w:rsidRPr="00903DBA" w:rsidRDefault="002F73EF" w:rsidP="002F73EF">
      <w:pPr>
        <w:pStyle w:val="Code"/>
        <w:rPr>
          <w:highlight w:val="white"/>
        </w:rPr>
      </w:pPr>
      <w:r w:rsidRPr="00903DBA">
        <w:rPr>
          <w:highlight w:val="white"/>
        </w:rPr>
        <w:lastRenderedPageBreak/>
        <w:t xml:space="preserve">             rightSymbol = (Symbol) middleCode[2];</w:t>
      </w:r>
    </w:p>
    <w:p w14:paraId="4182D9D2" w14:textId="77777777" w:rsidR="002F73EF" w:rsidRPr="00903DBA" w:rsidRDefault="002F73EF" w:rsidP="002F73EF">
      <w:pPr>
        <w:pStyle w:val="Code"/>
        <w:rPr>
          <w:highlight w:val="white"/>
        </w:rPr>
      </w:pPr>
      <w:r w:rsidRPr="00903DBA">
        <w:rPr>
          <w:highlight w:val="white"/>
        </w:rPr>
        <w:t xml:space="preserve">      IntegralBinary(MiddleOperator.Compare, null, leftSymbol, rightSymbol);</w:t>
      </w:r>
    </w:p>
    <w:p w14:paraId="53EB1DC3" w14:textId="77777777" w:rsidR="002F73EF" w:rsidRPr="00903DBA" w:rsidRDefault="002F73EF" w:rsidP="002F73EF">
      <w:pPr>
        <w:pStyle w:val="Code"/>
        <w:rPr>
          <w:highlight w:val="white"/>
        </w:rPr>
      </w:pPr>
      <w:r w:rsidRPr="00903DBA">
        <w:rPr>
          <w:highlight w:val="white"/>
        </w:rPr>
        <w:t xml:space="preserve">      AssemblyOperator objectOperator =</w:t>
      </w:r>
    </w:p>
    <w:p w14:paraId="7DE19ED3" w14:textId="77777777" w:rsidR="002F73EF" w:rsidRPr="00903DBA" w:rsidRDefault="002F73EF" w:rsidP="002F73EF">
      <w:pPr>
        <w:pStyle w:val="Code"/>
        <w:rPr>
          <w:highlight w:val="white"/>
        </w:rPr>
      </w:pPr>
      <w:r w:rsidRPr="00903DBA">
        <w:rPr>
          <w:highlight w:val="white"/>
        </w:rPr>
        <w:t xml:space="preserve">        m_middleToIntegralMap[middleCode.Operator];</w:t>
      </w:r>
    </w:p>
    <w:p w14:paraId="5396EE73" w14:textId="77777777" w:rsidR="002F73EF" w:rsidRPr="00903DBA" w:rsidRDefault="002F73EF" w:rsidP="002F73EF">
      <w:pPr>
        <w:pStyle w:val="Code"/>
        <w:rPr>
          <w:highlight w:val="white"/>
        </w:rPr>
      </w:pPr>
      <w:r w:rsidRPr="00903DBA">
        <w:rPr>
          <w:highlight w:val="white"/>
        </w:rPr>
        <w:t xml:space="preserve">      int target = (int) middleCode[0];</w:t>
      </w:r>
    </w:p>
    <w:p w14:paraId="60469DE6" w14:textId="77777777" w:rsidR="002F73EF" w:rsidRPr="00903DBA" w:rsidRDefault="002F73EF" w:rsidP="002F73EF">
      <w:pPr>
        <w:pStyle w:val="Code"/>
        <w:rPr>
          <w:highlight w:val="white"/>
        </w:rPr>
      </w:pPr>
      <w:r w:rsidRPr="00903DBA">
        <w:rPr>
          <w:highlight w:val="white"/>
        </w:rPr>
        <w:t xml:space="preserve">      AddAssemblyCode(objectOperator, null, null, target);</w:t>
      </w:r>
    </w:p>
    <w:p w14:paraId="10245E85" w14:textId="77777777" w:rsidR="002F73EF" w:rsidRPr="00903DBA" w:rsidRDefault="002F73EF" w:rsidP="002F73EF">
      <w:pPr>
        <w:pStyle w:val="Code"/>
        <w:rPr>
          <w:highlight w:val="white"/>
        </w:rPr>
      </w:pPr>
      <w:r w:rsidRPr="00903DBA">
        <w:rPr>
          <w:highlight w:val="white"/>
        </w:rPr>
        <w:t xml:space="preserve">    }</w:t>
      </w:r>
    </w:p>
    <w:p w14:paraId="5E4ABF40" w14:textId="64901881" w:rsidR="002F73EF" w:rsidRPr="00903DBA" w:rsidRDefault="002F73EF" w:rsidP="002F73EF">
      <w:pPr>
        <w:rPr>
          <w:highlight w:val="white"/>
        </w:rPr>
      </w:pPr>
      <w:r w:rsidRPr="00903DBA">
        <w:rPr>
          <w:highlight w:val="white"/>
        </w:rPr>
        <w:t xml:space="preserve">The </w:t>
      </w:r>
      <w:r w:rsidRPr="00903DBA">
        <w:rPr>
          <w:rStyle w:val="KeyWord0"/>
          <w:highlight w:val="white"/>
        </w:rPr>
        <w:t>IntegralBinary</w:t>
      </w:r>
      <w:r w:rsidRPr="00903DBA">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903DBA" w:rsidRDefault="002F73EF" w:rsidP="002F73EF">
      <w:pPr>
        <w:pStyle w:val="Code"/>
        <w:rPr>
          <w:highlight w:val="white"/>
        </w:rPr>
      </w:pPr>
      <w:r w:rsidRPr="00903DBA">
        <w:rPr>
          <w:highlight w:val="white"/>
        </w:rPr>
        <w:t xml:space="preserve">    public void IntegralBinary(MiddleOperator middleOperator,</w:t>
      </w:r>
    </w:p>
    <w:p w14:paraId="002622BB" w14:textId="77777777" w:rsidR="002F73EF" w:rsidRPr="00903DBA" w:rsidRDefault="002F73EF" w:rsidP="002F73EF">
      <w:pPr>
        <w:pStyle w:val="Code"/>
        <w:rPr>
          <w:highlight w:val="white"/>
        </w:rPr>
      </w:pPr>
      <w:r w:rsidRPr="00903DBA">
        <w:rPr>
          <w:highlight w:val="white"/>
        </w:rPr>
        <w:t xml:space="preserve">                               Symbol resultSymbol,  Symbol leftSymbol,</w:t>
      </w:r>
    </w:p>
    <w:p w14:paraId="520F0386" w14:textId="77777777" w:rsidR="002F73EF" w:rsidRPr="00903DBA" w:rsidRDefault="002F73EF" w:rsidP="002F73EF">
      <w:pPr>
        <w:pStyle w:val="Code"/>
        <w:rPr>
          <w:highlight w:val="white"/>
        </w:rPr>
      </w:pPr>
      <w:r w:rsidRPr="00903DBA">
        <w:rPr>
          <w:highlight w:val="white"/>
        </w:rPr>
        <w:t xml:space="preserve">                                Symbol rightSymbol) {</w:t>
      </w:r>
    </w:p>
    <w:p w14:paraId="2507103D" w14:textId="4F70BF9B" w:rsidR="002F73EF" w:rsidRPr="00903DBA" w:rsidRDefault="002F73EF" w:rsidP="002F73EF">
      <w:pPr>
        <w:pStyle w:val="Code"/>
        <w:rPr>
          <w:highlight w:val="white"/>
        </w:rPr>
      </w:pPr>
      <w:r w:rsidRPr="00903DBA">
        <w:rPr>
          <w:highlight w:val="white"/>
        </w:rPr>
        <w:t xml:space="preserve">      Track leftTrack = null, rightTrack = null;</w:t>
      </w:r>
    </w:p>
    <w:p w14:paraId="1B06ACE2" w14:textId="77777777" w:rsidR="002F73EF" w:rsidRPr="00903DBA" w:rsidRDefault="002F73EF" w:rsidP="002F73EF">
      <w:pPr>
        <w:pStyle w:val="Code"/>
        <w:rPr>
          <w:highlight w:val="white"/>
        </w:rPr>
      </w:pPr>
      <w:r w:rsidRPr="00903DBA">
        <w:rPr>
          <w:highlight w:val="white"/>
        </w:rPr>
        <w:t xml:space="preserve">      m_trackMap.TryGetValue(leftSymbol, out leftTrack);</w:t>
      </w:r>
    </w:p>
    <w:p w14:paraId="6A2320D5" w14:textId="77777777" w:rsidR="002F73EF" w:rsidRPr="00903DBA" w:rsidRDefault="002F73EF" w:rsidP="002F73EF">
      <w:pPr>
        <w:pStyle w:val="Code"/>
        <w:rPr>
          <w:highlight w:val="white"/>
        </w:rPr>
      </w:pPr>
      <w:r w:rsidRPr="00903DBA">
        <w:rPr>
          <w:highlight w:val="white"/>
        </w:rPr>
        <w:t xml:space="preserve">      m_trackMap.TryGetValue(rightSymbol, out rightTrack);</w:t>
      </w:r>
    </w:p>
    <w:p w14:paraId="7446407D" w14:textId="10730AD2" w:rsidR="00E91165" w:rsidRPr="00903DBA" w:rsidRDefault="00F04854" w:rsidP="0004552B">
      <w:pPr>
        <w:rPr>
          <w:highlight w:val="white"/>
        </w:rPr>
      </w:pPr>
      <w:proofErr w:type="gramStart"/>
      <w:r w:rsidRPr="00903DBA">
        <w:rPr>
          <w:highlight w:val="white"/>
        </w:rPr>
        <w:t>Generally speaking, we</w:t>
      </w:r>
      <w:proofErr w:type="gramEnd"/>
      <w:r w:rsidRPr="00903DBA">
        <w:rPr>
          <w:highlight w:val="white"/>
        </w:rPr>
        <w:t xml:space="preserve"> try to keep the values in their current form as long as possible</w:t>
      </w:r>
      <w:r w:rsidR="00FC5873" w:rsidRPr="00903DBA">
        <w:rPr>
          <w:highlight w:val="white"/>
        </w:rPr>
        <w:t xml:space="preserve"> in order to generate as effective code as possible.</w:t>
      </w:r>
      <w:r w:rsidRPr="00903DBA">
        <w:rPr>
          <w:highlight w:val="white"/>
        </w:rPr>
        <w:t xml:space="preserve"> However, there are some cases where</w:t>
      </w:r>
      <w:r w:rsidR="00FC5873" w:rsidRPr="00903DBA">
        <w:rPr>
          <w:highlight w:val="white"/>
        </w:rPr>
        <w:t xml:space="preserve"> we </w:t>
      </w:r>
      <w:proofErr w:type="gramStart"/>
      <w:r w:rsidR="00FC5873" w:rsidRPr="00903DBA">
        <w:rPr>
          <w:highlight w:val="white"/>
        </w:rPr>
        <w:t>have to</w:t>
      </w:r>
      <w:proofErr w:type="gramEnd"/>
      <w:r w:rsidR="00FC5873" w:rsidRPr="00903DBA">
        <w:rPr>
          <w:highlight w:val="white"/>
        </w:rPr>
        <w:t xml:space="preserve"> load the value into a register. </w:t>
      </w:r>
      <w:r w:rsidR="008328B4" w:rsidRPr="00903DBA">
        <w:rPr>
          <w:highlight w:val="white"/>
        </w:rPr>
        <w:t xml:space="preserve">More specifically, </w:t>
      </w:r>
      <w:r w:rsidR="0004552B" w:rsidRPr="00903DBA">
        <w:rPr>
          <w:highlight w:val="white"/>
        </w:rPr>
        <w:t xml:space="preserve">if the result </w:t>
      </w:r>
      <w:r w:rsidR="008E104B" w:rsidRPr="00903DBA">
        <w:rPr>
          <w:highlight w:val="white"/>
        </w:rPr>
        <w:t>symbol is not null</w:t>
      </w:r>
      <w:r w:rsidR="00B67F9B" w:rsidRPr="00903DBA">
        <w:rPr>
          <w:highlight w:val="white"/>
        </w:rPr>
        <w:t xml:space="preserve"> (</w:t>
      </w:r>
      <w:r w:rsidR="008E104B" w:rsidRPr="00903DBA">
        <w:rPr>
          <w:highlight w:val="white"/>
        </w:rPr>
        <w:t>which it is in comparations</w:t>
      </w:r>
      <w:r w:rsidR="00B67F9B" w:rsidRPr="00903DBA">
        <w:rPr>
          <w:highlight w:val="white"/>
        </w:rPr>
        <w:t>)</w:t>
      </w:r>
      <w:r w:rsidR="008E104B" w:rsidRPr="00903DBA">
        <w:rPr>
          <w:highlight w:val="white"/>
        </w:rPr>
        <w:t xml:space="preserve"> and it does not equal the left symbol</w:t>
      </w:r>
      <w:r w:rsidR="00B67F9B" w:rsidRPr="00903DBA">
        <w:rPr>
          <w:highlight w:val="white"/>
        </w:rPr>
        <w:t xml:space="preserve"> (</w:t>
      </w:r>
      <w:r w:rsidR="008E104B" w:rsidRPr="00903DBA">
        <w:rPr>
          <w:highlight w:val="white"/>
        </w:rPr>
        <w:t xml:space="preserve">which it does </w:t>
      </w:r>
      <w:r w:rsidR="00276911" w:rsidRPr="00903DBA">
        <w:rPr>
          <w:highlight w:val="white"/>
        </w:rPr>
        <w:t>in compound assignment)</w:t>
      </w:r>
      <w:r w:rsidR="0004552B" w:rsidRPr="00903DBA">
        <w:rPr>
          <w:highlight w:val="white"/>
        </w:rPr>
        <w:t>, we load its value into a register.</w:t>
      </w:r>
    </w:p>
    <w:p w14:paraId="51E0C0F8" w14:textId="77777777" w:rsidR="00BE5C16" w:rsidRPr="00903DBA" w:rsidRDefault="00BE5C16" w:rsidP="00BE5C16">
      <w:pPr>
        <w:pStyle w:val="Code"/>
        <w:rPr>
          <w:highlight w:val="white"/>
        </w:rPr>
      </w:pPr>
      <w:r w:rsidRPr="00903DBA">
        <w:rPr>
          <w:highlight w:val="white"/>
        </w:rPr>
        <w:t xml:space="preserve">      if ((leftTrack == null) &amp;&amp;</w:t>
      </w:r>
    </w:p>
    <w:p w14:paraId="3657C4FC" w14:textId="77777777" w:rsidR="00BE5C16" w:rsidRPr="00903DBA" w:rsidRDefault="00BE5C16" w:rsidP="00BE5C16">
      <w:pPr>
        <w:pStyle w:val="Code"/>
        <w:rPr>
          <w:highlight w:val="white"/>
        </w:rPr>
      </w:pPr>
      <w:r w:rsidRPr="00903DBA">
        <w:rPr>
          <w:highlight w:val="white"/>
        </w:rPr>
        <w:t xml:space="preserve">          (resultSymbol != null) &amp;&amp; (resultSymbol != leftSymbol)) {</w:t>
      </w:r>
    </w:p>
    <w:p w14:paraId="602CB7AF" w14:textId="77777777" w:rsidR="00BE5C16" w:rsidRPr="00903DBA" w:rsidRDefault="00BE5C16" w:rsidP="00BE5C16">
      <w:pPr>
        <w:pStyle w:val="Code"/>
        <w:rPr>
          <w:highlight w:val="white"/>
        </w:rPr>
      </w:pPr>
      <w:r w:rsidRPr="00903DBA">
        <w:rPr>
          <w:highlight w:val="white"/>
        </w:rPr>
        <w:t xml:space="preserve">        leftTrack = LoadValueToRegister(leftSymbol);</w:t>
      </w:r>
    </w:p>
    <w:p w14:paraId="2E8FA0FF" w14:textId="77777777" w:rsidR="00BE5C16" w:rsidRPr="00903DBA" w:rsidRDefault="00BE5C16" w:rsidP="00BE5C16">
      <w:pPr>
        <w:pStyle w:val="Code"/>
        <w:rPr>
          <w:highlight w:val="white"/>
        </w:rPr>
      </w:pPr>
      <w:r w:rsidRPr="00903DBA">
        <w:rPr>
          <w:highlight w:val="white"/>
        </w:rPr>
        <w:t xml:space="preserve">      }</w:t>
      </w:r>
    </w:p>
    <w:p w14:paraId="464A8235" w14:textId="0CF0330B" w:rsidR="000041E1" w:rsidRPr="00903DBA" w:rsidRDefault="000041E1" w:rsidP="00E74B27">
      <w:pPr>
        <w:rPr>
          <w:highlight w:val="white"/>
        </w:rPr>
      </w:pPr>
      <w:r w:rsidRPr="00903DBA">
        <w:rPr>
          <w:highlight w:val="white"/>
        </w:rPr>
        <w:t xml:space="preserve">Another condition is </w:t>
      </w:r>
      <w:r w:rsidR="003F553D" w:rsidRPr="00903DBA">
        <w:rPr>
          <w:highlight w:val="white"/>
        </w:rPr>
        <w:t>that the left symbol may be an array, a function, or a string, or a static address. If their offset is non-zero, we must load its value into a register.</w:t>
      </w:r>
    </w:p>
    <w:p w14:paraId="4C475968" w14:textId="77777777" w:rsidR="003F553D" w:rsidRPr="00903DBA" w:rsidRDefault="003F553D" w:rsidP="003F553D">
      <w:pPr>
        <w:pStyle w:val="Code"/>
        <w:rPr>
          <w:highlight w:val="white"/>
        </w:rPr>
      </w:pPr>
      <w:r w:rsidRPr="00903DBA">
        <w:rPr>
          <w:highlight w:val="white"/>
        </w:rPr>
        <w:t xml:space="preserve">      if ((leftTrack == null) &amp;&amp;</w:t>
      </w:r>
    </w:p>
    <w:p w14:paraId="683DC9DD" w14:textId="77777777" w:rsidR="003F553D" w:rsidRPr="00903DBA" w:rsidRDefault="003F553D" w:rsidP="003F553D">
      <w:pPr>
        <w:pStyle w:val="Code"/>
        <w:rPr>
          <w:highlight w:val="white"/>
        </w:rPr>
      </w:pPr>
      <w:r w:rsidRPr="00903DBA">
        <w:rPr>
          <w:highlight w:val="white"/>
        </w:rPr>
        <w:t xml:space="preserve">          ((leftSymbol.Type.IsArrayFunctionOrString() &amp;&amp;</w:t>
      </w:r>
    </w:p>
    <w:p w14:paraId="25761062" w14:textId="77777777" w:rsidR="003F553D" w:rsidRPr="00903DBA" w:rsidRDefault="003F553D" w:rsidP="003F553D">
      <w:pPr>
        <w:pStyle w:val="Code"/>
        <w:rPr>
          <w:highlight w:val="white"/>
        </w:rPr>
      </w:pPr>
      <w:r w:rsidRPr="00903DBA">
        <w:rPr>
          <w:highlight w:val="white"/>
        </w:rPr>
        <w:t xml:space="preserve">           (leftSymbol.Offset != 0)) ||</w:t>
      </w:r>
    </w:p>
    <w:p w14:paraId="3D5F4510" w14:textId="77777777" w:rsidR="003F553D" w:rsidRPr="00903DBA" w:rsidRDefault="003F553D" w:rsidP="003F553D">
      <w:pPr>
        <w:pStyle w:val="Code"/>
        <w:rPr>
          <w:highlight w:val="white"/>
        </w:rPr>
      </w:pPr>
      <w:r w:rsidRPr="00903DBA">
        <w:rPr>
          <w:highlight w:val="white"/>
        </w:rPr>
        <w:t xml:space="preserve">           ((leftSymbol.Value is StaticAddress) &amp;&amp;</w:t>
      </w:r>
    </w:p>
    <w:p w14:paraId="0AE938E7" w14:textId="77777777" w:rsidR="003F553D" w:rsidRPr="00903DBA" w:rsidRDefault="003F553D" w:rsidP="003F553D">
      <w:pPr>
        <w:pStyle w:val="Code"/>
        <w:rPr>
          <w:highlight w:val="white"/>
        </w:rPr>
      </w:pPr>
      <w:r w:rsidRPr="00903DBA">
        <w:rPr>
          <w:highlight w:val="white"/>
        </w:rPr>
        <w:t xml:space="preserve">           (((StaticAddress) leftSymbol.Value).Offset != 0)))) {</w:t>
      </w:r>
    </w:p>
    <w:p w14:paraId="3038B156" w14:textId="77777777" w:rsidR="003F553D" w:rsidRPr="00903DBA" w:rsidRDefault="003F553D" w:rsidP="003F553D">
      <w:pPr>
        <w:pStyle w:val="Code"/>
        <w:rPr>
          <w:highlight w:val="white"/>
        </w:rPr>
      </w:pPr>
      <w:r w:rsidRPr="00903DBA">
        <w:rPr>
          <w:highlight w:val="white"/>
        </w:rPr>
        <w:t xml:space="preserve">        leftTrack = LoadValueToRegister(leftSymbol);</w:t>
      </w:r>
    </w:p>
    <w:p w14:paraId="09F80BA9" w14:textId="77777777" w:rsidR="003F553D" w:rsidRPr="00903DBA" w:rsidRDefault="003F553D" w:rsidP="003F553D">
      <w:pPr>
        <w:pStyle w:val="Code"/>
        <w:rPr>
          <w:highlight w:val="white"/>
        </w:rPr>
      </w:pPr>
      <w:r w:rsidRPr="00903DBA">
        <w:rPr>
          <w:highlight w:val="white"/>
        </w:rPr>
        <w:t xml:space="preserve">      }</w:t>
      </w:r>
    </w:p>
    <w:p w14:paraId="24C0CC54" w14:textId="049C185E" w:rsidR="006F472B" w:rsidRPr="00903DBA" w:rsidRDefault="006F472B" w:rsidP="00E74B27">
      <w:pPr>
        <w:rPr>
          <w:highlight w:val="white"/>
        </w:rPr>
      </w:pPr>
      <w:r w:rsidRPr="00903DBA">
        <w:rPr>
          <w:highlight w:val="white"/>
        </w:rPr>
        <w:t xml:space="preserve">If the same conditions apply on the right symbol, </w:t>
      </w:r>
      <w:proofErr w:type="gramStart"/>
      <w:r w:rsidR="003F553D" w:rsidRPr="00903DBA">
        <w:rPr>
          <w:highlight w:val="white"/>
        </w:rPr>
        <w:t>with the exception of</w:t>
      </w:r>
      <w:proofErr w:type="gramEnd"/>
      <w:r w:rsidR="003F553D" w:rsidRPr="00903DBA">
        <w:rPr>
          <w:highlight w:val="white"/>
        </w:rPr>
        <w:t xml:space="preserve"> the assignment, addition, or subtraction operator. </w:t>
      </w:r>
      <w:r w:rsidR="00C741EF" w:rsidRPr="00903DBA">
        <w:rPr>
          <w:highlight w:val="white"/>
        </w:rPr>
        <w:t>For those operators we can handle the value with or without an offset.</w:t>
      </w:r>
    </w:p>
    <w:p w14:paraId="2DF2A7F4" w14:textId="77777777" w:rsidR="003F553D" w:rsidRPr="00903DBA" w:rsidRDefault="003F553D" w:rsidP="003F553D">
      <w:pPr>
        <w:pStyle w:val="Code"/>
        <w:rPr>
          <w:highlight w:val="white"/>
        </w:rPr>
      </w:pPr>
      <w:r w:rsidRPr="00903DBA">
        <w:rPr>
          <w:highlight w:val="white"/>
        </w:rPr>
        <w:t xml:space="preserve">      if ((rightTrack == null) &amp;&amp;</w:t>
      </w:r>
    </w:p>
    <w:p w14:paraId="51220478" w14:textId="77777777" w:rsidR="003F553D" w:rsidRPr="00903DBA" w:rsidRDefault="003F553D" w:rsidP="003F553D">
      <w:pPr>
        <w:pStyle w:val="Code"/>
        <w:rPr>
          <w:highlight w:val="white"/>
        </w:rPr>
      </w:pPr>
      <w:r w:rsidRPr="00903DBA">
        <w:rPr>
          <w:highlight w:val="white"/>
        </w:rPr>
        <w:t xml:space="preserve">          (middleOperator != MiddleOperator.Assign) &amp;&amp;</w:t>
      </w:r>
    </w:p>
    <w:p w14:paraId="21125EB7" w14:textId="77777777" w:rsidR="003F553D" w:rsidRPr="00903DBA" w:rsidRDefault="003F553D" w:rsidP="003F553D">
      <w:pPr>
        <w:pStyle w:val="Code"/>
        <w:rPr>
          <w:highlight w:val="white"/>
        </w:rPr>
      </w:pPr>
      <w:r w:rsidRPr="00903DBA">
        <w:rPr>
          <w:highlight w:val="white"/>
        </w:rPr>
        <w:t xml:space="preserve">          (middleOperator != MiddleOperator.BinaryAdd) &amp;&amp;</w:t>
      </w:r>
    </w:p>
    <w:p w14:paraId="58C85444" w14:textId="77777777" w:rsidR="003F553D" w:rsidRPr="00903DBA" w:rsidRDefault="003F553D" w:rsidP="003F553D">
      <w:pPr>
        <w:pStyle w:val="Code"/>
        <w:rPr>
          <w:highlight w:val="white"/>
        </w:rPr>
      </w:pPr>
      <w:r w:rsidRPr="00903DBA">
        <w:rPr>
          <w:highlight w:val="white"/>
        </w:rPr>
        <w:t xml:space="preserve">          (middleOperator != MiddleOperator.BinarySubtract) &amp;&amp;</w:t>
      </w:r>
    </w:p>
    <w:p w14:paraId="1855A0FA" w14:textId="77777777" w:rsidR="003F553D" w:rsidRPr="00903DBA" w:rsidRDefault="003F553D" w:rsidP="003F553D">
      <w:pPr>
        <w:pStyle w:val="Code"/>
        <w:rPr>
          <w:highlight w:val="white"/>
        </w:rPr>
      </w:pPr>
      <w:r w:rsidRPr="00903DBA">
        <w:rPr>
          <w:highlight w:val="white"/>
        </w:rPr>
        <w:t xml:space="preserve">          ((rightSymbol.Type.IsArrayFunctionOrString() &amp;&amp;</w:t>
      </w:r>
    </w:p>
    <w:p w14:paraId="280D5C5B" w14:textId="77777777" w:rsidR="003F553D" w:rsidRPr="00903DBA" w:rsidRDefault="003F553D" w:rsidP="003F553D">
      <w:pPr>
        <w:pStyle w:val="Code"/>
        <w:rPr>
          <w:highlight w:val="white"/>
        </w:rPr>
      </w:pPr>
      <w:r w:rsidRPr="00903DBA">
        <w:rPr>
          <w:highlight w:val="white"/>
        </w:rPr>
        <w:t xml:space="preserve">           (rightSymbol.Offset != 0)) ||</w:t>
      </w:r>
    </w:p>
    <w:p w14:paraId="239CD81E" w14:textId="77777777" w:rsidR="003F553D" w:rsidRPr="00903DBA" w:rsidRDefault="003F553D" w:rsidP="003F553D">
      <w:pPr>
        <w:pStyle w:val="Code"/>
        <w:rPr>
          <w:highlight w:val="white"/>
        </w:rPr>
      </w:pPr>
      <w:r w:rsidRPr="00903DBA">
        <w:rPr>
          <w:highlight w:val="white"/>
        </w:rPr>
        <w:t xml:space="preserve">           ((rightSymbol.Value is StaticAddress) &amp;&amp;</w:t>
      </w:r>
    </w:p>
    <w:p w14:paraId="531BAE32" w14:textId="77777777" w:rsidR="003F553D" w:rsidRPr="00903DBA" w:rsidRDefault="003F553D" w:rsidP="003F553D">
      <w:pPr>
        <w:pStyle w:val="Code"/>
        <w:rPr>
          <w:highlight w:val="white"/>
        </w:rPr>
      </w:pPr>
      <w:r w:rsidRPr="00903DBA">
        <w:rPr>
          <w:highlight w:val="white"/>
        </w:rPr>
        <w:t xml:space="preserve">            (((StaticAddress) rightSymbol.Value).Offset != 0)))) {</w:t>
      </w:r>
    </w:p>
    <w:p w14:paraId="67F68FF3" w14:textId="77777777" w:rsidR="003F553D" w:rsidRPr="00903DBA" w:rsidRDefault="003F553D" w:rsidP="003F553D">
      <w:pPr>
        <w:pStyle w:val="Code"/>
        <w:rPr>
          <w:highlight w:val="white"/>
        </w:rPr>
      </w:pPr>
      <w:r w:rsidRPr="00903DBA">
        <w:rPr>
          <w:highlight w:val="white"/>
        </w:rPr>
        <w:t xml:space="preserve">        rightTrack = LoadValueToRegister(rightSymbol);</w:t>
      </w:r>
    </w:p>
    <w:p w14:paraId="78FD4AAB" w14:textId="77777777" w:rsidR="003F553D" w:rsidRPr="00903DBA" w:rsidRDefault="003F553D" w:rsidP="003F553D">
      <w:pPr>
        <w:pStyle w:val="Code"/>
        <w:rPr>
          <w:highlight w:val="white"/>
        </w:rPr>
      </w:pPr>
      <w:r w:rsidRPr="00903DBA">
        <w:rPr>
          <w:highlight w:val="white"/>
        </w:rPr>
        <w:t xml:space="preserve">      }</w:t>
      </w:r>
    </w:p>
    <w:p w14:paraId="0CBDEFEB" w14:textId="64C578B0" w:rsidR="005A193E" w:rsidRPr="00903DBA" w:rsidRDefault="00DE4827" w:rsidP="003D30E7">
      <w:pPr>
        <w:rPr>
          <w:highlight w:val="white"/>
        </w:rPr>
      </w:pPr>
      <w:r w:rsidRPr="00903DBA">
        <w:rPr>
          <w:highlight w:val="white"/>
        </w:rPr>
        <w:t xml:space="preserve">Another condition </w:t>
      </w:r>
      <w:r w:rsidR="003D30E7" w:rsidRPr="00903DBA">
        <w:rPr>
          <w:highlight w:val="white"/>
        </w:rPr>
        <w:t>we need to check is whether the right symbol holds a large value. Due to technical limitation of the architecture, we must load the value into a register if it exceeds 31 bits</w:t>
      </w:r>
      <w:r w:rsidR="00782546" w:rsidRPr="00903DBA">
        <w:rPr>
          <w:highlight w:val="white"/>
        </w:rPr>
        <w:t xml:space="preserve">. In that case, the value will be loaded to the register with the </w:t>
      </w:r>
      <w:r w:rsidR="00782546" w:rsidRPr="00903DBA">
        <w:rPr>
          <w:rStyle w:val="KeyWord0"/>
          <w:highlight w:val="white"/>
        </w:rPr>
        <w:t>mov</w:t>
      </w:r>
      <w:r w:rsidR="00782546" w:rsidRPr="00903DBA">
        <w:rPr>
          <w:highlight w:val="white"/>
        </w:rPr>
        <w:t xml:space="preserve"> instruction, which is the only allowed instruction for values </w:t>
      </w:r>
      <w:r w:rsidR="00782546" w:rsidRPr="00903DBA">
        <w:rPr>
          <w:highlight w:val="white"/>
        </w:rPr>
        <w:lastRenderedPageBreak/>
        <w:t xml:space="preserve">exceeding 31 bits. </w:t>
      </w:r>
      <w:proofErr w:type="gramStart"/>
      <w:r w:rsidR="00782546" w:rsidRPr="00903DBA">
        <w:rPr>
          <w:highlight w:val="white"/>
        </w:rPr>
        <w:t>With the exception of</w:t>
      </w:r>
      <w:proofErr w:type="gramEnd"/>
      <w:r w:rsidR="00782546" w:rsidRPr="00903DBA">
        <w:rPr>
          <w:highlight w:val="white"/>
        </w:rPr>
        <w:t xml:space="preserve"> </w:t>
      </w:r>
      <w:r w:rsidR="00110333" w:rsidRPr="00903DBA">
        <w:rPr>
          <w:highlight w:val="white"/>
        </w:rPr>
        <w:t xml:space="preserve">the </w:t>
      </w:r>
      <w:r w:rsidR="00782546" w:rsidRPr="00903DBA">
        <w:rPr>
          <w:highlight w:val="white"/>
        </w:rPr>
        <w:t>assignment</w:t>
      </w:r>
      <w:r w:rsidR="00110333" w:rsidRPr="00903DBA">
        <w:rPr>
          <w:highlight w:val="white"/>
        </w:rPr>
        <w:t xml:space="preserve"> operator</w:t>
      </w:r>
      <w:r w:rsidR="00782546" w:rsidRPr="00903DBA">
        <w:rPr>
          <w:highlight w:val="white"/>
        </w:rPr>
        <w:t xml:space="preserve">, in which case we will use the </w:t>
      </w:r>
      <w:r w:rsidR="00110333" w:rsidRPr="00903DBA">
        <w:rPr>
          <w:rStyle w:val="KeyWord0"/>
          <w:highlight w:val="white"/>
        </w:rPr>
        <w:t>mov</w:t>
      </w:r>
      <w:r w:rsidR="00110333" w:rsidRPr="00903DBA">
        <w:rPr>
          <w:highlight w:val="white"/>
        </w:rPr>
        <w:t xml:space="preserve"> instruction anyway. We do not need to check the left symbol in the same way, since the middle code optimizer has reduced the expression </w:t>
      </w:r>
      <w:r w:rsidR="00596D62" w:rsidRPr="00903DBA">
        <w:rPr>
          <w:highlight w:val="white"/>
        </w:rPr>
        <w:t xml:space="preserve">or </w:t>
      </w:r>
      <w:r w:rsidR="00110333" w:rsidRPr="00903DBA">
        <w:rPr>
          <w:highlight w:val="white"/>
        </w:rPr>
        <w:t>swapped the operands if the left operand holds an integer value.</w:t>
      </w:r>
    </w:p>
    <w:p w14:paraId="2DA2EDAA" w14:textId="77777777" w:rsidR="00DE4827" w:rsidRPr="00903DBA" w:rsidRDefault="00DE4827" w:rsidP="00DE4827">
      <w:pPr>
        <w:pStyle w:val="Code"/>
        <w:rPr>
          <w:highlight w:val="white"/>
        </w:rPr>
      </w:pPr>
      <w:r w:rsidRPr="00903DBA">
        <w:rPr>
          <w:highlight w:val="white"/>
        </w:rPr>
        <w:t xml:space="preserve">      if ((rightTrack == null) &amp;&amp; (rightSymbol.Value is BigInteger) &amp;&amp;</w:t>
      </w:r>
    </w:p>
    <w:p w14:paraId="5E84500C" w14:textId="77777777" w:rsidR="00DE4827" w:rsidRPr="00903DBA" w:rsidRDefault="00DE4827" w:rsidP="00DE4827">
      <w:pPr>
        <w:pStyle w:val="Code"/>
        <w:rPr>
          <w:highlight w:val="white"/>
        </w:rPr>
      </w:pPr>
      <w:r w:rsidRPr="00903DBA">
        <w:rPr>
          <w:highlight w:val="white"/>
        </w:rPr>
        <w:t xml:space="preserve">          ((middleOperator != MiddleOperator.Assign) ||</w:t>
      </w:r>
    </w:p>
    <w:p w14:paraId="14FFCC88" w14:textId="77777777" w:rsidR="00DE4827" w:rsidRPr="00903DBA" w:rsidRDefault="00DE4827" w:rsidP="00DE4827">
      <w:pPr>
        <w:pStyle w:val="Code"/>
        <w:rPr>
          <w:highlight w:val="white"/>
        </w:rPr>
      </w:pPr>
      <w:r w:rsidRPr="00903DBA">
        <w:rPr>
          <w:highlight w:val="white"/>
        </w:rPr>
        <w:t xml:space="preserve">           (leftTrack == null))) {</w:t>
      </w:r>
    </w:p>
    <w:p w14:paraId="34562DA9" w14:textId="77777777" w:rsidR="00DE4827" w:rsidRPr="00903DBA" w:rsidRDefault="00DE4827" w:rsidP="00DE4827">
      <w:pPr>
        <w:pStyle w:val="Code"/>
        <w:rPr>
          <w:highlight w:val="white"/>
        </w:rPr>
      </w:pPr>
      <w:r w:rsidRPr="00903DBA">
        <w:rPr>
          <w:highlight w:val="white"/>
        </w:rPr>
        <w:t xml:space="preserve">        BigInteger bigValue = (BigInteger) rightSymbol.Value;</w:t>
      </w:r>
    </w:p>
    <w:p w14:paraId="080D0AD4" w14:textId="172B1F4C" w:rsidR="00735809" w:rsidRPr="00903DBA" w:rsidRDefault="00DE4827" w:rsidP="00DE4827">
      <w:pPr>
        <w:pStyle w:val="Code"/>
        <w:rPr>
          <w:highlight w:val="white"/>
        </w:rPr>
      </w:pPr>
      <w:r w:rsidRPr="00903DBA">
        <w:rPr>
          <w:highlight w:val="white"/>
        </w:rPr>
        <w:t xml:space="preserve">        if (</w:t>
      </w:r>
      <w:r w:rsidR="00735809" w:rsidRPr="00903DBA">
        <w:rPr>
          <w:highlight w:val="white"/>
        </w:rPr>
        <w:t>Start.Linux &amp;&amp;</w:t>
      </w:r>
    </w:p>
    <w:p w14:paraId="69228555" w14:textId="34DCD6D9" w:rsidR="00DE4827" w:rsidRPr="00903DBA" w:rsidRDefault="00735809" w:rsidP="00DE4827">
      <w:pPr>
        <w:pStyle w:val="Code"/>
        <w:rPr>
          <w:highlight w:val="white"/>
        </w:rPr>
      </w:pPr>
      <w:r w:rsidRPr="00903DBA">
        <w:rPr>
          <w:highlight w:val="white"/>
        </w:rPr>
        <w:t xml:space="preserve">            </w:t>
      </w:r>
      <w:r w:rsidR="00DE4827" w:rsidRPr="00903DBA">
        <w:rPr>
          <w:highlight w:val="white"/>
        </w:rPr>
        <w:t>!((-2147483648 &lt;= bigValue) &amp;&amp; (bigValue &lt;= 2147483647))) {</w:t>
      </w:r>
    </w:p>
    <w:p w14:paraId="6C61FF05" w14:textId="77777777" w:rsidR="00DE4827" w:rsidRPr="00903DBA" w:rsidRDefault="00DE4827" w:rsidP="00DE4827">
      <w:pPr>
        <w:pStyle w:val="Code"/>
        <w:rPr>
          <w:highlight w:val="white"/>
        </w:rPr>
      </w:pPr>
      <w:r w:rsidRPr="00903DBA">
        <w:rPr>
          <w:highlight w:val="white"/>
        </w:rPr>
        <w:t xml:space="preserve">          rightTrack = LoadValueToRegister(rightSymbol);</w:t>
      </w:r>
    </w:p>
    <w:p w14:paraId="0681474D" w14:textId="77777777" w:rsidR="00DE4827" w:rsidRPr="00903DBA" w:rsidRDefault="00DE4827" w:rsidP="00DE4827">
      <w:pPr>
        <w:pStyle w:val="Code"/>
        <w:rPr>
          <w:highlight w:val="white"/>
        </w:rPr>
      </w:pPr>
      <w:r w:rsidRPr="00903DBA">
        <w:rPr>
          <w:highlight w:val="white"/>
        </w:rPr>
        <w:t xml:space="preserve">        }</w:t>
      </w:r>
    </w:p>
    <w:p w14:paraId="2898F86A" w14:textId="77777777" w:rsidR="00DE4827" w:rsidRPr="00903DBA" w:rsidRDefault="00DE4827" w:rsidP="00DE4827">
      <w:pPr>
        <w:pStyle w:val="Code"/>
        <w:rPr>
          <w:highlight w:val="white"/>
        </w:rPr>
      </w:pPr>
      <w:r w:rsidRPr="00903DBA">
        <w:rPr>
          <w:highlight w:val="white"/>
        </w:rPr>
        <w:t xml:space="preserve">      }</w:t>
      </w:r>
    </w:p>
    <w:p w14:paraId="560CC73D" w14:textId="67D75008" w:rsidR="002F73EF" w:rsidRPr="00903DBA" w:rsidRDefault="002F73EF" w:rsidP="002F73EF">
      <w:pPr>
        <w:rPr>
          <w:highlight w:val="white"/>
        </w:rPr>
      </w:pPr>
      <w:r w:rsidRPr="00903DBA">
        <w:rPr>
          <w:highlight w:val="white"/>
        </w:rPr>
        <w:t>In case of the shift operator, we need to load the right symbol into a specific register</w:t>
      </w:r>
      <w:r w:rsidR="00596D62" w:rsidRPr="00903DBA">
        <w:rPr>
          <w:highlight w:val="white"/>
        </w:rPr>
        <w:t xml:space="preserve"> (which is always </w:t>
      </w:r>
      <w:r w:rsidR="00596D62" w:rsidRPr="00903DBA">
        <w:rPr>
          <w:rStyle w:val="KeyWord0"/>
          <w:highlight w:val="white"/>
        </w:rPr>
        <w:t>cl</w:t>
      </w:r>
      <w:r w:rsidR="00596D62" w:rsidRPr="00903DBA">
        <w:rPr>
          <w:highlight w:val="white"/>
        </w:rPr>
        <w:t>)</w:t>
      </w:r>
      <w:r w:rsidRPr="00903DBA">
        <w:rPr>
          <w:highlight w:val="white"/>
        </w:rPr>
        <w:t xml:space="preserve"> due to technical limitations</w:t>
      </w:r>
      <w:r w:rsidR="008C50C3" w:rsidRPr="00903DBA">
        <w:rPr>
          <w:highlight w:val="white"/>
        </w:rPr>
        <w:t xml:space="preserve"> of the architecture.</w:t>
      </w:r>
    </w:p>
    <w:p w14:paraId="43445A28" w14:textId="77777777" w:rsidR="002F73EF" w:rsidRPr="00903DBA" w:rsidRDefault="002F73EF" w:rsidP="002F73EF">
      <w:pPr>
        <w:pStyle w:val="Code"/>
        <w:rPr>
          <w:highlight w:val="white"/>
        </w:rPr>
      </w:pPr>
      <w:r w:rsidRPr="00903DBA">
        <w:rPr>
          <w:highlight w:val="white"/>
        </w:rPr>
        <w:t xml:space="preserve">      if (MiddleCode.IsShift(middleOperator)) {</w:t>
      </w:r>
    </w:p>
    <w:p w14:paraId="3043990F" w14:textId="77777777" w:rsidR="002F73EF" w:rsidRPr="00903DBA" w:rsidRDefault="002F73EF" w:rsidP="002F73EF">
      <w:pPr>
        <w:pStyle w:val="Code"/>
        <w:rPr>
          <w:highlight w:val="white"/>
        </w:rPr>
      </w:pPr>
      <w:r w:rsidRPr="00903DBA">
        <w:rPr>
          <w:highlight w:val="white"/>
        </w:rPr>
        <w:t xml:space="preserve">        rightTrack =</w:t>
      </w:r>
    </w:p>
    <w:p w14:paraId="2C5396D6" w14:textId="77777777" w:rsidR="002F73EF" w:rsidRPr="00903DBA" w:rsidRDefault="002F73EF" w:rsidP="002F73EF">
      <w:pPr>
        <w:pStyle w:val="Code"/>
        <w:rPr>
          <w:highlight w:val="white"/>
        </w:rPr>
      </w:pPr>
      <w:r w:rsidRPr="00903DBA">
        <w:rPr>
          <w:highlight w:val="white"/>
        </w:rPr>
        <w:t xml:space="preserve">          LoadValueToRegister(rightSymbol, AssemblyCode.ShiftRegister);</w:t>
      </w:r>
    </w:p>
    <w:p w14:paraId="1DCE6709" w14:textId="77777777" w:rsidR="002F73EF" w:rsidRPr="00903DBA" w:rsidRDefault="002F73EF" w:rsidP="002F73EF">
      <w:pPr>
        <w:pStyle w:val="Code"/>
        <w:rPr>
          <w:highlight w:val="white"/>
        </w:rPr>
      </w:pPr>
      <w:r w:rsidRPr="00903DBA">
        <w:rPr>
          <w:highlight w:val="white"/>
        </w:rPr>
        <w:t xml:space="preserve">      }</w:t>
      </w:r>
    </w:p>
    <w:p w14:paraId="12538F33" w14:textId="77777777" w:rsidR="002F73EF" w:rsidRPr="00903DBA" w:rsidRDefault="002F73EF" w:rsidP="002F73EF">
      <w:pPr>
        <w:pStyle w:val="Code"/>
        <w:rPr>
          <w:highlight w:val="white"/>
        </w:rPr>
      </w:pPr>
    </w:p>
    <w:p w14:paraId="2AA96395" w14:textId="77777777" w:rsidR="002F73EF" w:rsidRPr="00903DBA" w:rsidRDefault="002F73EF" w:rsidP="002F73EF">
      <w:pPr>
        <w:pStyle w:val="Code"/>
        <w:rPr>
          <w:highlight w:val="white"/>
        </w:rPr>
      </w:pPr>
      <w:r w:rsidRPr="00903DBA">
        <w:rPr>
          <w:highlight w:val="white"/>
        </w:rPr>
        <w:t xml:space="preserve">      int typeSize = leftSymbol.Type.Size();</w:t>
      </w:r>
    </w:p>
    <w:p w14:paraId="3F5E0C9E" w14:textId="77777777" w:rsidR="002F73EF" w:rsidRPr="00903DBA" w:rsidRDefault="002F73EF" w:rsidP="002F73EF">
      <w:pPr>
        <w:pStyle w:val="Code"/>
        <w:rPr>
          <w:highlight w:val="white"/>
        </w:rPr>
      </w:pPr>
      <w:r w:rsidRPr="00903DBA">
        <w:rPr>
          <w:highlight w:val="white"/>
        </w:rPr>
        <w:t xml:space="preserve">      AssemblyOperator objectOperator = m_middleToIntegralMap[middleOperator];</w:t>
      </w:r>
    </w:p>
    <w:p w14:paraId="1616D9CD" w14:textId="77777777" w:rsidR="002F73EF" w:rsidRPr="00903DBA" w:rsidRDefault="002F73EF" w:rsidP="002F73EF">
      <w:pPr>
        <w:pStyle w:val="Code"/>
        <w:rPr>
          <w:highlight w:val="white"/>
        </w:rPr>
      </w:pPr>
      <w:r w:rsidRPr="00903DBA">
        <w:rPr>
          <w:highlight w:val="white"/>
        </w:rPr>
        <w:t xml:space="preserve">      Assert.ErrorXXX(!(leftSymbol.Value is BigInteger));</w:t>
      </w:r>
    </w:p>
    <w:p w14:paraId="72E62DDA" w14:textId="798D7E77" w:rsidR="00E9212B" w:rsidRPr="00903DBA" w:rsidRDefault="00E9212B" w:rsidP="00213C9A">
      <w:pPr>
        <w:rPr>
          <w:highlight w:val="white"/>
        </w:rPr>
      </w:pPr>
      <w:r w:rsidRPr="00903DBA">
        <w:rPr>
          <w:highlight w:val="white"/>
        </w:rPr>
        <w:t xml:space="preserve">In this section, we call the </w:t>
      </w:r>
      <w:r w:rsidRPr="00903DBA">
        <w:rPr>
          <w:rStyle w:val="KeyWord0"/>
          <w:highlight w:val="white"/>
        </w:rPr>
        <w:t>Base</w:t>
      </w:r>
      <w:r w:rsidRPr="00903DBA">
        <w:rPr>
          <w:highlight w:val="white"/>
        </w:rPr>
        <w:t xml:space="preserve"> and </w:t>
      </w:r>
      <w:r w:rsidRPr="00903DBA">
        <w:rPr>
          <w:rStyle w:val="KeyWord0"/>
          <w:highlight w:val="white"/>
        </w:rPr>
        <w:t>Offset</w:t>
      </w:r>
      <w:r w:rsidRPr="00903DBA">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903DBA" w:rsidRDefault="002F73EF" w:rsidP="00213C9A">
      <w:pPr>
        <w:rPr>
          <w:highlight w:val="white"/>
        </w:rPr>
      </w:pPr>
      <w:r w:rsidRPr="00903DBA">
        <w:rPr>
          <w:highlight w:val="white"/>
        </w:rPr>
        <w:t xml:space="preserve">If the </w:t>
      </w:r>
      <w:r w:rsidR="00213C9A" w:rsidRPr="00903DBA">
        <w:rPr>
          <w:highlight w:val="white"/>
        </w:rPr>
        <w:t xml:space="preserve">value of </w:t>
      </w:r>
      <w:r w:rsidRPr="00903DBA">
        <w:rPr>
          <w:highlight w:val="white"/>
        </w:rPr>
        <w:t>left symbol i</w:t>
      </w:r>
      <w:r w:rsidR="00213C9A" w:rsidRPr="00903DBA">
        <w:rPr>
          <w:highlight w:val="white"/>
        </w:rPr>
        <w:t>s</w:t>
      </w:r>
      <w:r w:rsidRPr="00903DBA">
        <w:rPr>
          <w:highlight w:val="white"/>
        </w:rPr>
        <w:t xml:space="preserve"> stored in a register </w:t>
      </w:r>
      <w:r w:rsidR="00213C9A" w:rsidRPr="00903DBA">
        <w:rPr>
          <w:highlight w:val="white"/>
        </w:rPr>
        <w:t>(</w:t>
      </w:r>
      <w:proofErr w:type="spellStart"/>
      <w:r w:rsidR="00213C9A" w:rsidRPr="00903DBA">
        <w:rPr>
          <w:rStyle w:val="KeyWord0"/>
          <w:highlight w:val="white"/>
        </w:rPr>
        <w:t>leftTrack</w:t>
      </w:r>
      <w:proofErr w:type="spellEnd"/>
      <w:r w:rsidR="00213C9A" w:rsidRPr="00903DB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903DBA" w:rsidRDefault="00D37F7C" w:rsidP="00D37F7C">
      <w:pPr>
        <w:pStyle w:val="Code"/>
        <w:rPr>
          <w:highlight w:val="white"/>
        </w:rPr>
      </w:pPr>
      <w:r w:rsidRPr="00903DBA">
        <w:rPr>
          <w:highlight w:val="white"/>
        </w:rPr>
        <w:t xml:space="preserve">      if (leftTrack != null) {</w:t>
      </w:r>
    </w:p>
    <w:p w14:paraId="0BEC6A29" w14:textId="77777777" w:rsidR="00D37F7C" w:rsidRPr="00903DBA" w:rsidRDefault="00D37F7C" w:rsidP="00D37F7C">
      <w:pPr>
        <w:pStyle w:val="Code"/>
        <w:rPr>
          <w:highlight w:val="white"/>
        </w:rPr>
      </w:pPr>
      <w:r w:rsidRPr="00903DBA">
        <w:rPr>
          <w:highlight w:val="white"/>
        </w:rPr>
        <w:t xml:space="preserve">        if (rightTrack != null) {</w:t>
      </w:r>
    </w:p>
    <w:p w14:paraId="07B160AB" w14:textId="77777777" w:rsidR="00D37F7C" w:rsidRPr="00903DBA" w:rsidRDefault="00D37F7C" w:rsidP="00D37F7C">
      <w:pPr>
        <w:pStyle w:val="Code"/>
        <w:rPr>
          <w:highlight w:val="white"/>
        </w:rPr>
      </w:pPr>
      <w:r w:rsidRPr="00903DBA">
        <w:rPr>
          <w:highlight w:val="white"/>
        </w:rPr>
        <w:t xml:space="preserve">          AddAssemblyCode(objectOperator, leftTrack, rightTrack);</w:t>
      </w:r>
    </w:p>
    <w:p w14:paraId="3AD63552" w14:textId="77777777" w:rsidR="00D37F7C" w:rsidRPr="00903DBA" w:rsidRDefault="00D37F7C" w:rsidP="00D37F7C">
      <w:pPr>
        <w:pStyle w:val="Code"/>
        <w:rPr>
          <w:highlight w:val="white"/>
        </w:rPr>
      </w:pPr>
      <w:r w:rsidRPr="00903DBA">
        <w:rPr>
          <w:highlight w:val="white"/>
        </w:rPr>
        <w:t xml:space="preserve">        }</w:t>
      </w:r>
    </w:p>
    <w:p w14:paraId="2BB9882D" w14:textId="2CF8033E" w:rsidR="002F73EF" w:rsidRPr="00903DBA" w:rsidRDefault="002F73EF" w:rsidP="002F73EF">
      <w:pPr>
        <w:rPr>
          <w:highlight w:val="white"/>
        </w:rPr>
      </w:pPr>
      <w:r w:rsidRPr="00903DBA">
        <w:rPr>
          <w:highlight w:val="white"/>
        </w:rPr>
        <w:t>If the right symbol is an integer value, we use that value directly.</w:t>
      </w:r>
      <w:r w:rsidR="00DE44D7" w:rsidRPr="00903DBA">
        <w:rPr>
          <w:highlight w:val="white"/>
        </w:rPr>
        <w:t xml:space="preserve"> Note that the integer value does not exceed 31 bits</w:t>
      </w:r>
      <w:r w:rsidR="00CC4389" w:rsidRPr="00903DBA">
        <w:rPr>
          <w:highlight w:val="white"/>
        </w:rPr>
        <w:t>. I</w:t>
      </w:r>
      <w:r w:rsidR="00030A18" w:rsidRPr="00903DBA">
        <w:rPr>
          <w:highlight w:val="white"/>
        </w:rPr>
        <w:t>f</w:t>
      </w:r>
      <w:r w:rsidR="00CC4389" w:rsidRPr="00903DBA">
        <w:rPr>
          <w:highlight w:val="white"/>
        </w:rPr>
        <w:t xml:space="preserve"> it d</w:t>
      </w:r>
      <w:r w:rsidR="004A033E" w:rsidRPr="00903DBA">
        <w:rPr>
          <w:highlight w:val="white"/>
        </w:rPr>
        <w:t>oes</w:t>
      </w:r>
      <w:r w:rsidR="00CC4389" w:rsidRPr="00903DBA">
        <w:rPr>
          <w:highlight w:val="white"/>
        </w:rPr>
        <w:t>, the value would have already been loaded int a register.</w:t>
      </w:r>
    </w:p>
    <w:p w14:paraId="3E04A5BD" w14:textId="77777777" w:rsidR="00D37F7C" w:rsidRPr="00903DBA" w:rsidRDefault="00D37F7C" w:rsidP="00D37F7C">
      <w:pPr>
        <w:pStyle w:val="Code"/>
        <w:rPr>
          <w:highlight w:val="white"/>
        </w:rPr>
      </w:pPr>
      <w:r w:rsidRPr="00903DBA">
        <w:rPr>
          <w:highlight w:val="white"/>
        </w:rPr>
        <w:t xml:space="preserve">        else if (rightSymbol.Value is BigInteger) {</w:t>
      </w:r>
    </w:p>
    <w:p w14:paraId="53572930" w14:textId="77777777" w:rsidR="00D37F7C" w:rsidRPr="00903DBA" w:rsidRDefault="00D37F7C" w:rsidP="00D37F7C">
      <w:pPr>
        <w:pStyle w:val="Code"/>
        <w:rPr>
          <w:highlight w:val="white"/>
        </w:rPr>
      </w:pPr>
      <w:r w:rsidRPr="00903DBA">
        <w:rPr>
          <w:highlight w:val="white"/>
        </w:rPr>
        <w:t xml:space="preserve">          AddAssemblyCode(objectOperator, leftTrack, rightSymbol.Value);</w:t>
      </w:r>
    </w:p>
    <w:p w14:paraId="51D3F4FF" w14:textId="77777777" w:rsidR="00D37F7C" w:rsidRPr="00903DBA" w:rsidRDefault="00D37F7C" w:rsidP="00D37F7C">
      <w:pPr>
        <w:pStyle w:val="Code"/>
        <w:rPr>
          <w:highlight w:val="white"/>
        </w:rPr>
      </w:pPr>
      <w:r w:rsidRPr="00903DBA">
        <w:rPr>
          <w:highlight w:val="white"/>
        </w:rPr>
        <w:t xml:space="preserve">        }</w:t>
      </w:r>
    </w:p>
    <w:p w14:paraId="53E1AFFE" w14:textId="25513FF7" w:rsidR="002F73EF" w:rsidRPr="00903DBA" w:rsidRDefault="0062696B" w:rsidP="002F73EF">
      <w:pPr>
        <w:rPr>
          <w:highlight w:val="white"/>
        </w:rPr>
      </w:pPr>
      <w:r w:rsidRPr="00903DBA">
        <w:rPr>
          <w:highlight w:val="white"/>
        </w:rPr>
        <w:t>If the right symbol is an array, function, string, or static value, we use its address rather than its value. W</w:t>
      </w:r>
      <w:r w:rsidR="002C7231" w:rsidRPr="00903DBA">
        <w:rPr>
          <w:highlight w:val="white"/>
        </w:rPr>
        <w:t xml:space="preserve">e start by </w:t>
      </w:r>
      <w:r w:rsidR="0019159E" w:rsidRPr="00903DBA">
        <w:rPr>
          <w:highlight w:val="white"/>
        </w:rPr>
        <w:t>applying the operator</w:t>
      </w:r>
      <w:r w:rsidRPr="00903DBA">
        <w:rPr>
          <w:highlight w:val="white"/>
        </w:rPr>
        <w:t>, t</w:t>
      </w:r>
      <w:r w:rsidR="002C7231" w:rsidRPr="00903DBA">
        <w:rPr>
          <w:highlight w:val="white"/>
        </w:rPr>
        <w:t xml:space="preserve">he call to </w:t>
      </w:r>
      <w:r w:rsidR="002C7231" w:rsidRPr="00903DBA">
        <w:rPr>
          <w:rStyle w:val="KeyWord0"/>
          <w:highlight w:val="white"/>
        </w:rPr>
        <w:t>Base</w:t>
      </w:r>
      <w:r w:rsidR="002C7231" w:rsidRPr="00903DBA">
        <w:rPr>
          <w:highlight w:val="white"/>
        </w:rPr>
        <w:t xml:space="preserve"> gives </w:t>
      </w:r>
      <w:r w:rsidR="003F7277" w:rsidRPr="00903DBA">
        <w:rPr>
          <w:highlight w:val="white"/>
        </w:rPr>
        <w:t xml:space="preserve">the </w:t>
      </w:r>
      <w:r w:rsidR="002C7231" w:rsidRPr="00903DBA">
        <w:rPr>
          <w:highlight w:val="white"/>
        </w:rPr>
        <w:t>name</w:t>
      </w:r>
      <w:r w:rsidR="003F7277" w:rsidRPr="00903DBA">
        <w:rPr>
          <w:highlight w:val="white"/>
        </w:rPr>
        <w:t xml:space="preserve"> of the symbol</w:t>
      </w:r>
      <w:r w:rsidR="002C7231" w:rsidRPr="00903DBA">
        <w:rPr>
          <w:highlight w:val="white"/>
        </w:rPr>
        <w:t>.</w:t>
      </w:r>
    </w:p>
    <w:p w14:paraId="6174188A" w14:textId="77777777" w:rsidR="00D37F7C" w:rsidRPr="00903DBA" w:rsidRDefault="00D37F7C" w:rsidP="00D37F7C">
      <w:pPr>
        <w:pStyle w:val="Code"/>
        <w:rPr>
          <w:highlight w:val="white"/>
        </w:rPr>
      </w:pPr>
      <w:r w:rsidRPr="00903DBA">
        <w:rPr>
          <w:highlight w:val="white"/>
        </w:rPr>
        <w:t xml:space="preserve">        else if (rightSymbol.Type.IsArrayFunctionOrString() ||</w:t>
      </w:r>
    </w:p>
    <w:p w14:paraId="3DDE48AA" w14:textId="77777777" w:rsidR="00D37F7C" w:rsidRPr="00903DBA" w:rsidRDefault="00D37F7C" w:rsidP="00D37F7C">
      <w:pPr>
        <w:pStyle w:val="Code"/>
        <w:rPr>
          <w:highlight w:val="white"/>
        </w:rPr>
      </w:pPr>
      <w:r w:rsidRPr="00903DBA">
        <w:rPr>
          <w:highlight w:val="white"/>
        </w:rPr>
        <w:t xml:space="preserve">                 (rightSymbol.Value is StaticAddress)) {</w:t>
      </w:r>
    </w:p>
    <w:p w14:paraId="13967621" w14:textId="77777777" w:rsidR="00D37F7C" w:rsidRPr="00903DBA" w:rsidRDefault="00D37F7C" w:rsidP="00D37F7C">
      <w:pPr>
        <w:pStyle w:val="Code"/>
        <w:rPr>
          <w:highlight w:val="white"/>
        </w:rPr>
      </w:pPr>
      <w:r w:rsidRPr="00903DBA">
        <w:rPr>
          <w:highlight w:val="white"/>
        </w:rPr>
        <w:t xml:space="preserve">          AddAssemblyCode(objectOperator, leftTrack, Base(rightSymbol));</w:t>
      </w:r>
    </w:p>
    <w:p w14:paraId="0E6EA695" w14:textId="45F94977" w:rsidR="00B01D3E" w:rsidRPr="00903DBA" w:rsidRDefault="00B01D3E" w:rsidP="00B01D3E">
      <w:pPr>
        <w:rPr>
          <w:highlight w:val="white"/>
        </w:rPr>
      </w:pPr>
      <w:r w:rsidRPr="00903DBA">
        <w:rPr>
          <w:highlight w:val="white"/>
        </w:rPr>
        <w:t xml:space="preserve">Then we need to </w:t>
      </w:r>
      <w:proofErr w:type="gramStart"/>
      <w:r w:rsidRPr="00903DBA">
        <w:rPr>
          <w:highlight w:val="white"/>
        </w:rPr>
        <w:t>look into</w:t>
      </w:r>
      <w:proofErr w:type="gramEnd"/>
      <w:r w:rsidRPr="00903DBA">
        <w:rPr>
          <w:highlight w:val="white"/>
        </w:rPr>
        <w:t xml:space="preserve"> the offset. Remember that there can only be addition, subtraction, or assignment if the offset is non-zero. Otherwise, the address would have been loaded into a register. In case of assignment, we add the offset to the address. Otherwise, we just apply the operator (</w:t>
      </w:r>
      <w:r w:rsidRPr="00903DBA">
        <w:rPr>
          <w:rStyle w:val="KeyWord0"/>
          <w:highlight w:val="white"/>
        </w:rPr>
        <w:t>add</w:t>
      </w:r>
      <w:r w:rsidRPr="00903DBA">
        <w:rPr>
          <w:highlight w:val="white"/>
        </w:rPr>
        <w:t xml:space="preserve"> or </w:t>
      </w:r>
      <w:r w:rsidRPr="00903DBA">
        <w:rPr>
          <w:rStyle w:val="KeyWord0"/>
          <w:highlight w:val="white"/>
        </w:rPr>
        <w:t>sub</w:t>
      </w:r>
      <w:r w:rsidRPr="00903DBA">
        <w:rPr>
          <w:highlight w:val="white"/>
        </w:rPr>
        <w:t>).</w:t>
      </w:r>
    </w:p>
    <w:p w14:paraId="124E5AFD" w14:textId="77777777" w:rsidR="00D37F7C" w:rsidRPr="00903DBA" w:rsidRDefault="00D37F7C" w:rsidP="00D37F7C">
      <w:pPr>
        <w:pStyle w:val="Code"/>
        <w:rPr>
          <w:highlight w:val="white"/>
        </w:rPr>
      </w:pPr>
      <w:r w:rsidRPr="00903DBA">
        <w:rPr>
          <w:highlight w:val="white"/>
        </w:rPr>
        <w:lastRenderedPageBreak/>
        <w:t xml:space="preserve">          int rightOffset = Offset(rightSymbol);</w:t>
      </w:r>
    </w:p>
    <w:p w14:paraId="63054EC9" w14:textId="77777777" w:rsidR="00D37F7C" w:rsidRPr="00903DBA" w:rsidRDefault="00D37F7C" w:rsidP="00D37F7C">
      <w:pPr>
        <w:pStyle w:val="Code"/>
        <w:rPr>
          <w:highlight w:val="white"/>
        </w:rPr>
      </w:pPr>
      <w:r w:rsidRPr="00903DBA">
        <w:rPr>
          <w:highlight w:val="white"/>
        </w:rPr>
        <w:t xml:space="preserve">          if (rightOffset != 0) {</w:t>
      </w:r>
    </w:p>
    <w:p w14:paraId="5DAC5BAB" w14:textId="77777777" w:rsidR="00D37F7C" w:rsidRPr="00903DBA" w:rsidRDefault="00D37F7C" w:rsidP="00D37F7C">
      <w:pPr>
        <w:pStyle w:val="Code"/>
        <w:rPr>
          <w:highlight w:val="white"/>
        </w:rPr>
      </w:pPr>
      <w:r w:rsidRPr="00903DBA">
        <w:rPr>
          <w:highlight w:val="white"/>
        </w:rPr>
        <w:t xml:space="preserve">            if (middleOperator == MiddleOperator.Assign) {</w:t>
      </w:r>
    </w:p>
    <w:p w14:paraId="3845A97B" w14:textId="77777777" w:rsidR="00D37F7C" w:rsidRPr="00903DBA" w:rsidRDefault="00D37F7C" w:rsidP="00D37F7C">
      <w:pPr>
        <w:pStyle w:val="Code"/>
        <w:rPr>
          <w:highlight w:val="white"/>
        </w:rPr>
      </w:pPr>
      <w:r w:rsidRPr="00903DBA">
        <w:rPr>
          <w:highlight w:val="white"/>
        </w:rPr>
        <w:t xml:space="preserve">              AddAssemblyCode(AssemblyOperator.add, leftTrack,</w:t>
      </w:r>
    </w:p>
    <w:p w14:paraId="63839EE9" w14:textId="77777777" w:rsidR="00D37F7C" w:rsidRPr="00903DBA" w:rsidRDefault="00D37F7C" w:rsidP="00D37F7C">
      <w:pPr>
        <w:pStyle w:val="Code"/>
        <w:rPr>
          <w:highlight w:val="white"/>
        </w:rPr>
      </w:pPr>
      <w:r w:rsidRPr="00903DBA">
        <w:rPr>
          <w:highlight w:val="white"/>
        </w:rPr>
        <w:t xml:space="preserve">                              (BigInteger) rightOffset);</w:t>
      </w:r>
    </w:p>
    <w:p w14:paraId="4B743892" w14:textId="77777777" w:rsidR="00D37F7C" w:rsidRPr="00903DBA" w:rsidRDefault="00D37F7C" w:rsidP="00D37F7C">
      <w:pPr>
        <w:pStyle w:val="Code"/>
        <w:rPr>
          <w:highlight w:val="white"/>
        </w:rPr>
      </w:pPr>
      <w:r w:rsidRPr="00903DBA">
        <w:rPr>
          <w:highlight w:val="white"/>
        </w:rPr>
        <w:t xml:space="preserve">            }</w:t>
      </w:r>
    </w:p>
    <w:p w14:paraId="44AB1068" w14:textId="77777777" w:rsidR="00D37F7C" w:rsidRPr="00903DBA" w:rsidRDefault="00D37F7C" w:rsidP="00D37F7C">
      <w:pPr>
        <w:pStyle w:val="Code"/>
        <w:rPr>
          <w:highlight w:val="white"/>
        </w:rPr>
      </w:pPr>
      <w:r w:rsidRPr="00903DBA">
        <w:rPr>
          <w:highlight w:val="white"/>
        </w:rPr>
        <w:t xml:space="preserve">            else {</w:t>
      </w:r>
    </w:p>
    <w:p w14:paraId="71A137AD" w14:textId="77777777" w:rsidR="00D37F7C" w:rsidRPr="00903DBA" w:rsidRDefault="00D37F7C" w:rsidP="00D37F7C">
      <w:pPr>
        <w:pStyle w:val="Code"/>
        <w:rPr>
          <w:highlight w:val="white"/>
        </w:rPr>
      </w:pPr>
      <w:r w:rsidRPr="00903DBA">
        <w:rPr>
          <w:highlight w:val="white"/>
        </w:rPr>
        <w:t xml:space="preserve">              AddAssemblyCode(objectOperator, leftTrack,</w:t>
      </w:r>
    </w:p>
    <w:p w14:paraId="50E1D624" w14:textId="77777777" w:rsidR="00D37F7C" w:rsidRPr="00903DBA" w:rsidRDefault="00D37F7C" w:rsidP="00D37F7C">
      <w:pPr>
        <w:pStyle w:val="Code"/>
        <w:rPr>
          <w:highlight w:val="white"/>
        </w:rPr>
      </w:pPr>
      <w:r w:rsidRPr="00903DBA">
        <w:rPr>
          <w:highlight w:val="white"/>
        </w:rPr>
        <w:t xml:space="preserve">                              (BigInteger) rightOffset);</w:t>
      </w:r>
    </w:p>
    <w:p w14:paraId="02E10B4F" w14:textId="77777777" w:rsidR="00D37F7C" w:rsidRPr="00903DBA" w:rsidRDefault="00D37F7C" w:rsidP="00D37F7C">
      <w:pPr>
        <w:pStyle w:val="Code"/>
        <w:rPr>
          <w:highlight w:val="white"/>
        </w:rPr>
      </w:pPr>
      <w:r w:rsidRPr="00903DBA">
        <w:rPr>
          <w:highlight w:val="white"/>
        </w:rPr>
        <w:t xml:space="preserve">            }</w:t>
      </w:r>
    </w:p>
    <w:p w14:paraId="0E7B7C37" w14:textId="77777777" w:rsidR="00D37F7C" w:rsidRPr="00903DBA" w:rsidRDefault="00D37F7C" w:rsidP="00D37F7C">
      <w:pPr>
        <w:pStyle w:val="Code"/>
        <w:rPr>
          <w:highlight w:val="white"/>
        </w:rPr>
      </w:pPr>
      <w:r w:rsidRPr="00903DBA">
        <w:rPr>
          <w:highlight w:val="white"/>
        </w:rPr>
        <w:t xml:space="preserve">          }</w:t>
      </w:r>
    </w:p>
    <w:p w14:paraId="32590B65" w14:textId="77777777" w:rsidR="00D37F7C" w:rsidRPr="00903DBA" w:rsidRDefault="00D37F7C" w:rsidP="00D37F7C">
      <w:pPr>
        <w:pStyle w:val="Code"/>
        <w:rPr>
          <w:highlight w:val="white"/>
        </w:rPr>
      </w:pPr>
      <w:r w:rsidRPr="00903DBA">
        <w:rPr>
          <w:highlight w:val="white"/>
        </w:rPr>
        <w:t xml:space="preserve">        }</w:t>
      </w:r>
    </w:p>
    <w:p w14:paraId="32EFE82C" w14:textId="39F7338F" w:rsidR="002F73EF" w:rsidRPr="00903DBA" w:rsidRDefault="002F73EF" w:rsidP="002F73EF">
      <w:pPr>
        <w:rPr>
          <w:highlight w:val="white"/>
        </w:rPr>
      </w:pPr>
      <w:r w:rsidRPr="00903DBA">
        <w:rPr>
          <w:highlight w:val="white"/>
        </w:rPr>
        <w:t xml:space="preserve">If none of the above cases apply, we </w:t>
      </w:r>
      <w:r w:rsidR="00744236" w:rsidRPr="00903DBA">
        <w:rPr>
          <w:highlight w:val="white"/>
        </w:rPr>
        <w:t>use the base and offset of the left symbol.</w:t>
      </w:r>
    </w:p>
    <w:p w14:paraId="26392629" w14:textId="77777777" w:rsidR="00D37F7C" w:rsidRPr="00903DBA" w:rsidRDefault="00D37F7C" w:rsidP="00D37F7C">
      <w:pPr>
        <w:pStyle w:val="Code"/>
        <w:rPr>
          <w:highlight w:val="white"/>
        </w:rPr>
      </w:pPr>
      <w:r w:rsidRPr="00903DBA">
        <w:rPr>
          <w:highlight w:val="white"/>
        </w:rPr>
        <w:t xml:space="preserve">        else {</w:t>
      </w:r>
    </w:p>
    <w:p w14:paraId="7979B9EC" w14:textId="77777777" w:rsidR="00D37F7C" w:rsidRPr="00903DBA" w:rsidRDefault="00D37F7C" w:rsidP="00D37F7C">
      <w:pPr>
        <w:pStyle w:val="Code"/>
        <w:rPr>
          <w:highlight w:val="white"/>
        </w:rPr>
      </w:pPr>
      <w:r w:rsidRPr="00903DBA">
        <w:rPr>
          <w:highlight w:val="white"/>
        </w:rPr>
        <w:t xml:space="preserve">          if (middleOperator == MiddleOperator.Assign) {</w:t>
      </w:r>
    </w:p>
    <w:p w14:paraId="4DDE9A6E" w14:textId="77777777" w:rsidR="00D37F7C" w:rsidRPr="00903DBA" w:rsidRDefault="00D37F7C" w:rsidP="00D37F7C">
      <w:pPr>
        <w:pStyle w:val="Code"/>
        <w:rPr>
          <w:highlight w:val="white"/>
        </w:rPr>
      </w:pPr>
      <w:r w:rsidRPr="00903DBA">
        <w:rPr>
          <w:highlight w:val="white"/>
        </w:rPr>
        <w:t xml:space="preserve">            leftTrack = new Track(resultSymbol);</w:t>
      </w:r>
    </w:p>
    <w:p w14:paraId="6FD74600" w14:textId="77777777" w:rsidR="00D37F7C" w:rsidRPr="00903DBA" w:rsidRDefault="00D37F7C" w:rsidP="00D37F7C">
      <w:pPr>
        <w:pStyle w:val="Code"/>
        <w:rPr>
          <w:highlight w:val="white"/>
        </w:rPr>
      </w:pPr>
      <w:r w:rsidRPr="00903DBA">
        <w:rPr>
          <w:highlight w:val="white"/>
        </w:rPr>
        <w:t xml:space="preserve">          }</w:t>
      </w:r>
    </w:p>
    <w:p w14:paraId="30A55840" w14:textId="77777777" w:rsidR="00D37F7C" w:rsidRPr="00903DBA" w:rsidRDefault="00D37F7C" w:rsidP="00D37F7C">
      <w:pPr>
        <w:pStyle w:val="Code"/>
        <w:rPr>
          <w:highlight w:val="white"/>
        </w:rPr>
      </w:pPr>
    </w:p>
    <w:p w14:paraId="5237589B" w14:textId="77777777" w:rsidR="00D37F7C" w:rsidRPr="00903DBA" w:rsidRDefault="00D37F7C" w:rsidP="00D37F7C">
      <w:pPr>
        <w:pStyle w:val="Code"/>
        <w:rPr>
          <w:highlight w:val="white"/>
        </w:rPr>
      </w:pPr>
      <w:r w:rsidRPr="00903DBA">
        <w:rPr>
          <w:highlight w:val="white"/>
        </w:rPr>
        <w:t xml:space="preserve">          AddAssemblyCode(objectOperator, leftTrack,</w:t>
      </w:r>
    </w:p>
    <w:p w14:paraId="304F057B" w14:textId="77777777" w:rsidR="00D37F7C" w:rsidRPr="00903DBA" w:rsidRDefault="00D37F7C" w:rsidP="00D37F7C">
      <w:pPr>
        <w:pStyle w:val="Code"/>
        <w:rPr>
          <w:highlight w:val="white"/>
        </w:rPr>
      </w:pPr>
      <w:r w:rsidRPr="00903DBA">
        <w:rPr>
          <w:highlight w:val="white"/>
        </w:rPr>
        <w:t xml:space="preserve">                          Base(rightSymbol), Offset(rightSymbol));</w:t>
      </w:r>
    </w:p>
    <w:p w14:paraId="62920AFC" w14:textId="77777777" w:rsidR="00D37F7C" w:rsidRPr="00903DBA" w:rsidRDefault="00D37F7C" w:rsidP="00D37F7C">
      <w:pPr>
        <w:pStyle w:val="Code"/>
        <w:rPr>
          <w:highlight w:val="white"/>
        </w:rPr>
      </w:pPr>
      <w:r w:rsidRPr="00903DBA">
        <w:rPr>
          <w:highlight w:val="white"/>
        </w:rPr>
        <w:t xml:space="preserve">        }</w:t>
      </w:r>
    </w:p>
    <w:p w14:paraId="28CBC266" w14:textId="65A3D4BC" w:rsidR="002F73EF" w:rsidRPr="00903DBA" w:rsidRDefault="002F73EF" w:rsidP="002F73EF">
      <w:pPr>
        <w:rPr>
          <w:highlight w:val="white"/>
        </w:rPr>
      </w:pPr>
      <w:r w:rsidRPr="00903DBA">
        <w:rPr>
          <w:highlight w:val="white"/>
        </w:rPr>
        <w:t xml:space="preserve">The only remaining </w:t>
      </w:r>
      <w:r w:rsidR="001C7103" w:rsidRPr="00903DBA">
        <w:rPr>
          <w:highlight w:val="white"/>
        </w:rPr>
        <w:t>issue</w:t>
      </w:r>
      <w:r w:rsidRPr="00903DBA">
        <w:rPr>
          <w:highlight w:val="white"/>
        </w:rPr>
        <w:t xml:space="preserve"> is what to do with the resulting </w:t>
      </w:r>
      <w:proofErr w:type="gramStart"/>
      <w:r w:rsidRPr="00903DBA">
        <w:rPr>
          <w:highlight w:val="white"/>
        </w:rPr>
        <w:t>value</w:t>
      </w:r>
      <w:r w:rsidR="002F6651" w:rsidRPr="00903DBA">
        <w:rPr>
          <w:highlight w:val="white"/>
        </w:rPr>
        <w:t>, if</w:t>
      </w:r>
      <w:proofErr w:type="gramEnd"/>
      <w:r w:rsidR="002F6651" w:rsidRPr="00903DBA">
        <w:rPr>
          <w:highlight w:val="white"/>
        </w:rPr>
        <w:t xml:space="preserve"> there is one</w:t>
      </w:r>
      <w:r w:rsidRPr="00903DBA">
        <w:rPr>
          <w:highlight w:val="white"/>
        </w:rPr>
        <w:t xml:space="preserve">. If the result is a temporary </w:t>
      </w:r>
      <w:r w:rsidR="007A2911" w:rsidRPr="00903DBA">
        <w:rPr>
          <w:highlight w:val="white"/>
        </w:rPr>
        <w:t>variable,</w:t>
      </w:r>
      <w:r w:rsidRPr="00903DBA">
        <w:rPr>
          <w:highlight w:val="white"/>
        </w:rPr>
        <w:t xml:space="preserve"> we add it to the track map to be used by succeeding instructions.</w:t>
      </w:r>
    </w:p>
    <w:p w14:paraId="54A89CCA" w14:textId="77777777" w:rsidR="00D37F7C" w:rsidRPr="00903DBA" w:rsidRDefault="00D37F7C" w:rsidP="00D37F7C">
      <w:pPr>
        <w:pStyle w:val="Code"/>
        <w:rPr>
          <w:highlight w:val="white"/>
        </w:rPr>
      </w:pPr>
      <w:r w:rsidRPr="00903DBA">
        <w:rPr>
          <w:highlight w:val="white"/>
        </w:rPr>
        <w:t xml:space="preserve">        if (resultSymbol != null) {</w:t>
      </w:r>
    </w:p>
    <w:p w14:paraId="6393D0C4" w14:textId="7A476790" w:rsidR="00D37F7C" w:rsidRPr="00903DBA" w:rsidRDefault="00D37F7C" w:rsidP="00D37F7C">
      <w:pPr>
        <w:pStyle w:val="Code"/>
        <w:rPr>
          <w:highlight w:val="white"/>
        </w:rPr>
      </w:pPr>
      <w:r w:rsidRPr="00903DBA">
        <w:rPr>
          <w:highlight w:val="white"/>
        </w:rPr>
        <w:t xml:space="preserve">          if (resultSymbol.</w:t>
      </w:r>
      <w:r w:rsidR="00D1346A" w:rsidRPr="00903DBA">
        <w:rPr>
          <w:highlight w:val="white"/>
        </w:rPr>
        <w:t>Is</w:t>
      </w:r>
      <w:r w:rsidR="00986125" w:rsidRPr="00903DBA">
        <w:rPr>
          <w:highlight w:val="white"/>
        </w:rPr>
        <w:t>Temporary</w:t>
      </w:r>
      <w:r w:rsidR="00D1346A" w:rsidRPr="00903DBA">
        <w:rPr>
          <w:highlight w:val="white"/>
        </w:rPr>
        <w:t>()</w:t>
      </w:r>
      <w:r w:rsidRPr="00903DBA">
        <w:rPr>
          <w:highlight w:val="white"/>
        </w:rPr>
        <w:t>) {</w:t>
      </w:r>
    </w:p>
    <w:p w14:paraId="38BCD1CF" w14:textId="77777777" w:rsidR="00D37F7C" w:rsidRPr="00903DBA" w:rsidRDefault="00D37F7C" w:rsidP="00D37F7C">
      <w:pPr>
        <w:pStyle w:val="Code"/>
        <w:rPr>
          <w:highlight w:val="white"/>
        </w:rPr>
      </w:pPr>
      <w:r w:rsidRPr="00903DBA">
        <w:rPr>
          <w:highlight w:val="white"/>
        </w:rPr>
        <w:t xml:space="preserve">            Assert.ErrorXXX(resultSymbol.AddressSymbol == null);</w:t>
      </w:r>
    </w:p>
    <w:p w14:paraId="3EC9CD8A" w14:textId="77777777" w:rsidR="00D37F7C" w:rsidRPr="00903DBA" w:rsidRDefault="00D37F7C" w:rsidP="00D37F7C">
      <w:pPr>
        <w:pStyle w:val="Code"/>
        <w:rPr>
          <w:highlight w:val="white"/>
        </w:rPr>
      </w:pPr>
      <w:r w:rsidRPr="00903DBA">
        <w:rPr>
          <w:highlight w:val="white"/>
        </w:rPr>
        <w:t xml:space="preserve">            m_trackMap.Add(resultSymbol, leftTrack);</w:t>
      </w:r>
    </w:p>
    <w:p w14:paraId="5EDEEAB7" w14:textId="77777777" w:rsidR="00D37F7C" w:rsidRPr="00903DBA" w:rsidRDefault="00D37F7C" w:rsidP="00D37F7C">
      <w:pPr>
        <w:pStyle w:val="Code"/>
        <w:rPr>
          <w:highlight w:val="white"/>
        </w:rPr>
      </w:pPr>
      <w:r w:rsidRPr="00903DBA">
        <w:rPr>
          <w:highlight w:val="white"/>
        </w:rPr>
        <w:t xml:space="preserve">          }</w:t>
      </w:r>
    </w:p>
    <w:p w14:paraId="069E1B42" w14:textId="77777777" w:rsidR="002F73EF" w:rsidRPr="00903DBA" w:rsidRDefault="002F73EF" w:rsidP="002F73EF">
      <w:pPr>
        <w:rPr>
          <w:highlight w:val="white"/>
        </w:rPr>
      </w:pPr>
      <w:r w:rsidRPr="00903DBA">
        <w:rPr>
          <w:highlight w:val="white"/>
        </w:rPr>
        <w:t>If the result is not a temporary variable, we store the value on its address.</w:t>
      </w:r>
    </w:p>
    <w:p w14:paraId="06086D11" w14:textId="77777777" w:rsidR="00D37F7C" w:rsidRPr="00903DBA" w:rsidRDefault="00D37F7C" w:rsidP="00D37F7C">
      <w:pPr>
        <w:pStyle w:val="Code"/>
        <w:rPr>
          <w:highlight w:val="white"/>
        </w:rPr>
      </w:pPr>
      <w:r w:rsidRPr="00903DBA">
        <w:rPr>
          <w:highlight w:val="white"/>
        </w:rPr>
        <w:t xml:space="preserve">          else {</w:t>
      </w:r>
    </w:p>
    <w:p w14:paraId="0C4CC938" w14:textId="77777777" w:rsidR="00D37F7C" w:rsidRPr="00903DBA" w:rsidRDefault="00D37F7C" w:rsidP="00D37F7C">
      <w:pPr>
        <w:pStyle w:val="Code"/>
        <w:rPr>
          <w:highlight w:val="white"/>
        </w:rPr>
      </w:pPr>
      <w:r w:rsidRPr="00903DBA">
        <w:rPr>
          <w:highlight w:val="white"/>
        </w:rPr>
        <w:t xml:space="preserve">            AddAssemblyCode(AssemblyOperator.mov, Base(resultSymbol),</w:t>
      </w:r>
    </w:p>
    <w:p w14:paraId="78D02AFA" w14:textId="77777777" w:rsidR="00D37F7C" w:rsidRPr="00903DBA" w:rsidRDefault="00D37F7C" w:rsidP="00D37F7C">
      <w:pPr>
        <w:pStyle w:val="Code"/>
        <w:rPr>
          <w:highlight w:val="white"/>
        </w:rPr>
      </w:pPr>
      <w:r w:rsidRPr="00903DBA">
        <w:rPr>
          <w:highlight w:val="white"/>
        </w:rPr>
        <w:t xml:space="preserve">                            Offset(resultSymbol), leftTrack);</w:t>
      </w:r>
    </w:p>
    <w:p w14:paraId="650DBD84" w14:textId="77777777" w:rsidR="00D37F7C" w:rsidRPr="00903DBA" w:rsidRDefault="00D37F7C" w:rsidP="00D37F7C">
      <w:pPr>
        <w:pStyle w:val="Code"/>
        <w:rPr>
          <w:highlight w:val="white"/>
        </w:rPr>
      </w:pPr>
      <w:r w:rsidRPr="00903DBA">
        <w:rPr>
          <w:highlight w:val="white"/>
        </w:rPr>
        <w:t xml:space="preserve">          }</w:t>
      </w:r>
    </w:p>
    <w:p w14:paraId="5B2C652A" w14:textId="77777777" w:rsidR="00D37F7C" w:rsidRPr="00903DBA" w:rsidRDefault="00D37F7C" w:rsidP="00D37F7C">
      <w:pPr>
        <w:pStyle w:val="Code"/>
        <w:rPr>
          <w:highlight w:val="white"/>
        </w:rPr>
      </w:pPr>
      <w:r w:rsidRPr="00903DBA">
        <w:rPr>
          <w:highlight w:val="white"/>
        </w:rPr>
        <w:t xml:space="preserve">        }</w:t>
      </w:r>
    </w:p>
    <w:p w14:paraId="5131F1E5" w14:textId="77777777" w:rsidR="00D37F7C" w:rsidRPr="00903DBA" w:rsidRDefault="00D37F7C" w:rsidP="00D37F7C">
      <w:pPr>
        <w:pStyle w:val="Code"/>
        <w:rPr>
          <w:highlight w:val="white"/>
        </w:rPr>
      </w:pPr>
      <w:r w:rsidRPr="00903DBA">
        <w:rPr>
          <w:highlight w:val="white"/>
        </w:rPr>
        <w:t xml:space="preserve">      }</w:t>
      </w:r>
    </w:p>
    <w:p w14:paraId="068EF98D" w14:textId="41F32819" w:rsidR="002F73EF" w:rsidRPr="00903DBA" w:rsidRDefault="00E9212B" w:rsidP="002F73EF">
      <w:pPr>
        <w:rPr>
          <w:highlight w:val="white"/>
        </w:rPr>
      </w:pPr>
      <w:r w:rsidRPr="00903DBA">
        <w:rPr>
          <w:highlight w:val="white"/>
        </w:rPr>
        <w:t>If the left symbol is not stored in a register, we have a</w:t>
      </w:r>
      <w:r w:rsidR="004B5FD9" w:rsidRPr="00903DBA">
        <w:rPr>
          <w:highlight w:val="white"/>
        </w:rPr>
        <w:t xml:space="preserve"> </w:t>
      </w:r>
      <w:r w:rsidRPr="00903DBA">
        <w:rPr>
          <w:highlight w:val="white"/>
        </w:rPr>
        <w:t xml:space="preserve">new sequence of cases to consider. </w:t>
      </w:r>
      <w:r w:rsidR="002F73EF" w:rsidRPr="00903DBA">
        <w:rPr>
          <w:highlight w:val="white"/>
        </w:rPr>
        <w:t>If the right symbol is stored in a register, we simply use it.</w:t>
      </w:r>
    </w:p>
    <w:p w14:paraId="36084E1F" w14:textId="77777777" w:rsidR="002F73EF" w:rsidRPr="00903DBA" w:rsidRDefault="002F73EF" w:rsidP="002F73EF">
      <w:pPr>
        <w:pStyle w:val="Code"/>
        <w:rPr>
          <w:highlight w:val="white"/>
        </w:rPr>
      </w:pPr>
      <w:r w:rsidRPr="00903DBA">
        <w:rPr>
          <w:highlight w:val="white"/>
        </w:rPr>
        <w:t xml:space="preserve">      else {</w:t>
      </w:r>
    </w:p>
    <w:p w14:paraId="77A9C211" w14:textId="77777777" w:rsidR="002F73EF" w:rsidRPr="00903DBA" w:rsidRDefault="002F73EF" w:rsidP="002F73EF">
      <w:pPr>
        <w:pStyle w:val="Code"/>
        <w:rPr>
          <w:highlight w:val="white"/>
        </w:rPr>
      </w:pPr>
      <w:r w:rsidRPr="00903DBA">
        <w:rPr>
          <w:highlight w:val="white"/>
        </w:rPr>
        <w:t xml:space="preserve">        if (rightTrack != null) {</w:t>
      </w:r>
    </w:p>
    <w:p w14:paraId="4686F8F7"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430A000F" w14:textId="77777777" w:rsidR="002F73EF" w:rsidRPr="00903DBA" w:rsidRDefault="002F73EF" w:rsidP="002F73EF">
      <w:pPr>
        <w:pStyle w:val="Code"/>
        <w:rPr>
          <w:highlight w:val="white"/>
        </w:rPr>
      </w:pPr>
      <w:r w:rsidRPr="00903DBA">
        <w:rPr>
          <w:highlight w:val="white"/>
        </w:rPr>
        <w:t xml:space="preserve">                          Offset(leftSymbol), rightTrack);</w:t>
      </w:r>
    </w:p>
    <w:p w14:paraId="71B1219A" w14:textId="77777777" w:rsidR="002F73EF" w:rsidRPr="00903DBA" w:rsidRDefault="002F73EF" w:rsidP="002F73EF">
      <w:pPr>
        <w:pStyle w:val="Code"/>
        <w:rPr>
          <w:highlight w:val="white"/>
        </w:rPr>
      </w:pPr>
      <w:r w:rsidRPr="00903DBA">
        <w:rPr>
          <w:highlight w:val="white"/>
        </w:rPr>
        <w:t xml:space="preserve">        }</w:t>
      </w:r>
    </w:p>
    <w:p w14:paraId="33630F33" w14:textId="04A3598E" w:rsidR="002F73EF" w:rsidRPr="00903DBA" w:rsidRDefault="002F73EF" w:rsidP="002F73EF">
      <w:pPr>
        <w:rPr>
          <w:highlight w:val="white"/>
        </w:rPr>
      </w:pPr>
      <w:r w:rsidRPr="00903DBA">
        <w:rPr>
          <w:highlight w:val="white"/>
        </w:rPr>
        <w:t>If the right symbol is an integer value, we simply use it.</w:t>
      </w:r>
      <w:r w:rsidR="00820F58" w:rsidRPr="00903DBA">
        <w:rPr>
          <w:highlight w:val="white"/>
        </w:rPr>
        <w:t xml:space="preserve"> Again, note that the </w:t>
      </w:r>
      <w:r w:rsidR="004A033E" w:rsidRPr="00903DBA">
        <w:rPr>
          <w:highlight w:val="white"/>
        </w:rPr>
        <w:t xml:space="preserve">value does not exceeds 31 bits. If it does, </w:t>
      </w:r>
      <w:r w:rsidR="00E1133C" w:rsidRPr="00903DBA">
        <w:rPr>
          <w:highlight w:val="white"/>
        </w:rPr>
        <w:t>it would have been loaded into a register.</w:t>
      </w:r>
    </w:p>
    <w:p w14:paraId="7A4AF3E9" w14:textId="77777777" w:rsidR="002F73EF" w:rsidRPr="00903DBA" w:rsidRDefault="002F73EF" w:rsidP="002F73EF">
      <w:pPr>
        <w:pStyle w:val="Code"/>
        <w:rPr>
          <w:highlight w:val="white"/>
        </w:rPr>
      </w:pPr>
      <w:r w:rsidRPr="00903DBA">
        <w:rPr>
          <w:highlight w:val="white"/>
        </w:rPr>
        <w:t xml:space="preserve">        else if (rightSymbol.Value is BigInteger) {</w:t>
      </w:r>
    </w:p>
    <w:p w14:paraId="38DFFF41" w14:textId="77777777" w:rsidR="001258D6" w:rsidRPr="00903DBA" w:rsidRDefault="001258D6" w:rsidP="00133CD0">
      <w:pPr>
        <w:pStyle w:val="Code"/>
        <w:rPr>
          <w:highlight w:val="white"/>
        </w:rPr>
      </w:pPr>
      <w:r w:rsidRPr="00903DBA">
        <w:rPr>
          <w:highlight w:val="white"/>
        </w:rPr>
        <w:t xml:space="preserve">          AddAssemblyCode(objectOperator, Base(leftSymbol),</w:t>
      </w:r>
    </w:p>
    <w:p w14:paraId="0450257A" w14:textId="77777777" w:rsidR="001258D6" w:rsidRPr="00903DBA" w:rsidRDefault="001258D6" w:rsidP="00133CD0">
      <w:pPr>
        <w:pStyle w:val="Code"/>
        <w:rPr>
          <w:highlight w:val="white"/>
        </w:rPr>
      </w:pPr>
      <w:r w:rsidRPr="00903DBA">
        <w:rPr>
          <w:highlight w:val="white"/>
        </w:rPr>
        <w:t xml:space="preserve">                          Offset(leftSymbol), rightSymbol.Value, typeSize);</w:t>
      </w:r>
    </w:p>
    <w:p w14:paraId="611075F9" w14:textId="77777777" w:rsidR="002F73EF" w:rsidRPr="00903DBA" w:rsidRDefault="002F73EF" w:rsidP="002F73EF">
      <w:pPr>
        <w:pStyle w:val="Code"/>
        <w:rPr>
          <w:highlight w:val="white"/>
        </w:rPr>
      </w:pPr>
      <w:r w:rsidRPr="00903DBA">
        <w:rPr>
          <w:highlight w:val="white"/>
        </w:rPr>
        <w:t xml:space="preserve">        }</w:t>
      </w:r>
    </w:p>
    <w:p w14:paraId="4F8AAAFF" w14:textId="571E6E1F" w:rsidR="002F73EF" w:rsidRPr="00903DBA" w:rsidRDefault="002F73EF" w:rsidP="002F73EF">
      <w:pPr>
        <w:rPr>
          <w:highlight w:val="white"/>
        </w:rPr>
      </w:pPr>
      <w:r w:rsidRPr="00903DBA">
        <w:rPr>
          <w:highlight w:val="white"/>
        </w:rPr>
        <w:lastRenderedPageBreak/>
        <w:t>If the right symbol is an array, function, string, or static value, we use its address</w:t>
      </w:r>
      <w:r w:rsidR="00AB1C79" w:rsidRPr="00903DBA">
        <w:rPr>
          <w:highlight w:val="white"/>
        </w:rPr>
        <w:t xml:space="preserve"> and apply the operators in the same way as above.</w:t>
      </w:r>
    </w:p>
    <w:p w14:paraId="15CED4CD" w14:textId="77777777" w:rsidR="002F73EF" w:rsidRPr="00903DBA" w:rsidRDefault="002F73EF" w:rsidP="002F73EF">
      <w:pPr>
        <w:pStyle w:val="Code"/>
        <w:rPr>
          <w:highlight w:val="white"/>
        </w:rPr>
      </w:pPr>
      <w:r w:rsidRPr="00903DBA">
        <w:rPr>
          <w:highlight w:val="white"/>
        </w:rPr>
        <w:t xml:space="preserve">        else if (rightSymbol.Type.IsArrayFunctionOrString() ||</w:t>
      </w:r>
    </w:p>
    <w:p w14:paraId="3AC67FFC" w14:textId="77777777" w:rsidR="002F73EF" w:rsidRPr="00903DBA" w:rsidRDefault="002F73EF" w:rsidP="002F73EF">
      <w:pPr>
        <w:pStyle w:val="Code"/>
        <w:rPr>
          <w:highlight w:val="white"/>
        </w:rPr>
      </w:pPr>
      <w:r w:rsidRPr="00903DBA">
        <w:rPr>
          <w:highlight w:val="white"/>
        </w:rPr>
        <w:t xml:space="preserve">                 (rightSymbol.Value is StaticAddress)) {</w:t>
      </w:r>
    </w:p>
    <w:p w14:paraId="6C28B34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29CAF0F0" w14:textId="77777777" w:rsidR="000D67DA" w:rsidRPr="00903DBA" w:rsidRDefault="002F73EF" w:rsidP="002F73EF">
      <w:pPr>
        <w:pStyle w:val="Code"/>
        <w:rPr>
          <w:highlight w:val="white"/>
        </w:rPr>
      </w:pPr>
      <w:r w:rsidRPr="00903DBA">
        <w:rPr>
          <w:highlight w:val="white"/>
        </w:rPr>
        <w:t xml:space="preserve">                          Offset(leftSymbol), Base(rightSymbol),</w:t>
      </w:r>
    </w:p>
    <w:p w14:paraId="70725E44" w14:textId="4F5A00D6" w:rsidR="002F73EF" w:rsidRPr="00903DBA" w:rsidRDefault="000D67DA" w:rsidP="002F73EF">
      <w:pPr>
        <w:pStyle w:val="Code"/>
        <w:rPr>
          <w:highlight w:val="white"/>
        </w:rPr>
      </w:pPr>
      <w:r w:rsidRPr="00903DBA">
        <w:rPr>
          <w:highlight w:val="white"/>
        </w:rPr>
        <w:t xml:space="preserve">                         </w:t>
      </w:r>
      <w:r w:rsidR="002F73EF" w:rsidRPr="00903DBA">
        <w:rPr>
          <w:highlight w:val="white"/>
        </w:rPr>
        <w:t xml:space="preserve"> </w:t>
      </w:r>
      <w:r w:rsidRPr="00903DBA">
        <w:rPr>
          <w:highlight w:val="white"/>
        </w:rPr>
        <w:t>T</w:t>
      </w:r>
      <w:r w:rsidR="002F73EF" w:rsidRPr="00903DBA">
        <w:rPr>
          <w:highlight w:val="white"/>
        </w:rPr>
        <w:t>ypeSize</w:t>
      </w:r>
      <w:r w:rsidRPr="00903DBA">
        <w:rPr>
          <w:highlight w:val="white"/>
        </w:rPr>
        <w:t>.PointerSize</w:t>
      </w:r>
      <w:r w:rsidR="002F73EF" w:rsidRPr="00903DBA">
        <w:rPr>
          <w:highlight w:val="white"/>
        </w:rPr>
        <w:t>);</w:t>
      </w:r>
    </w:p>
    <w:p w14:paraId="6E974ED0" w14:textId="77777777" w:rsidR="002F73EF" w:rsidRPr="00903DBA" w:rsidRDefault="002F73EF" w:rsidP="002F73EF">
      <w:pPr>
        <w:pStyle w:val="Code"/>
        <w:rPr>
          <w:highlight w:val="white"/>
        </w:rPr>
      </w:pPr>
    </w:p>
    <w:p w14:paraId="3DB761FF" w14:textId="77777777" w:rsidR="002F73EF" w:rsidRPr="00903DBA" w:rsidRDefault="002F73EF" w:rsidP="002F73EF">
      <w:pPr>
        <w:pStyle w:val="Code"/>
        <w:rPr>
          <w:highlight w:val="white"/>
        </w:rPr>
      </w:pPr>
      <w:r w:rsidRPr="00903DBA">
        <w:rPr>
          <w:highlight w:val="white"/>
        </w:rPr>
        <w:t xml:space="preserve">          int rightOffset = Offset(rightSymbol);</w:t>
      </w:r>
    </w:p>
    <w:p w14:paraId="3F3744C9" w14:textId="77777777" w:rsidR="002F73EF" w:rsidRPr="00903DBA" w:rsidRDefault="002F73EF" w:rsidP="002F73EF">
      <w:pPr>
        <w:pStyle w:val="Code"/>
        <w:rPr>
          <w:highlight w:val="white"/>
        </w:rPr>
      </w:pPr>
      <w:r w:rsidRPr="00903DBA">
        <w:rPr>
          <w:highlight w:val="white"/>
        </w:rPr>
        <w:t xml:space="preserve">          if (rightOffset != 0) {</w:t>
      </w:r>
    </w:p>
    <w:p w14:paraId="4656A1FE" w14:textId="77777777" w:rsidR="002F73EF" w:rsidRPr="00903DBA" w:rsidRDefault="002F73EF" w:rsidP="002F73EF">
      <w:pPr>
        <w:pStyle w:val="Code"/>
        <w:rPr>
          <w:highlight w:val="white"/>
        </w:rPr>
      </w:pPr>
      <w:r w:rsidRPr="00903DBA">
        <w:rPr>
          <w:highlight w:val="white"/>
        </w:rPr>
        <w:t xml:space="preserve">            if (middleOperator == MiddleOperator.Assign) {</w:t>
      </w:r>
    </w:p>
    <w:p w14:paraId="0491785A" w14:textId="77777777" w:rsidR="002F73EF" w:rsidRPr="00903DBA" w:rsidRDefault="002F73EF" w:rsidP="002F73EF">
      <w:pPr>
        <w:pStyle w:val="Code"/>
        <w:rPr>
          <w:highlight w:val="white"/>
        </w:rPr>
      </w:pPr>
      <w:r w:rsidRPr="00903DBA">
        <w:rPr>
          <w:highlight w:val="white"/>
        </w:rPr>
        <w:t xml:space="preserve">              AddAssemblyCode(AssemblyOperator.add, Base(leftSymbol),</w:t>
      </w:r>
    </w:p>
    <w:p w14:paraId="5BC2B776" w14:textId="77777777" w:rsidR="002F73EF" w:rsidRPr="00903DBA" w:rsidRDefault="002F73EF" w:rsidP="002F73EF">
      <w:pPr>
        <w:pStyle w:val="Code"/>
        <w:rPr>
          <w:highlight w:val="white"/>
        </w:rPr>
      </w:pPr>
      <w:r w:rsidRPr="00903DBA">
        <w:rPr>
          <w:highlight w:val="white"/>
        </w:rPr>
        <w:t xml:space="preserve">                              Offset(leftSymbol), (BigInteger) rightOffset,</w:t>
      </w:r>
    </w:p>
    <w:p w14:paraId="58050E7F" w14:textId="77777777" w:rsidR="002F73EF" w:rsidRPr="00903DBA" w:rsidRDefault="002F73EF" w:rsidP="002F73EF">
      <w:pPr>
        <w:pStyle w:val="Code"/>
        <w:rPr>
          <w:highlight w:val="white"/>
        </w:rPr>
      </w:pPr>
      <w:r w:rsidRPr="00903DBA">
        <w:rPr>
          <w:highlight w:val="white"/>
        </w:rPr>
        <w:t xml:space="preserve">                              typeSize);</w:t>
      </w:r>
    </w:p>
    <w:p w14:paraId="5509F5CD" w14:textId="77777777" w:rsidR="002F73EF" w:rsidRPr="00903DBA" w:rsidRDefault="002F73EF" w:rsidP="002F73EF">
      <w:pPr>
        <w:pStyle w:val="Code"/>
        <w:rPr>
          <w:highlight w:val="white"/>
        </w:rPr>
      </w:pPr>
      <w:r w:rsidRPr="00903DBA">
        <w:rPr>
          <w:highlight w:val="white"/>
        </w:rPr>
        <w:t xml:space="preserve">            }</w:t>
      </w:r>
    </w:p>
    <w:p w14:paraId="7A27A73D" w14:textId="77777777" w:rsidR="002F73EF" w:rsidRPr="00903DBA" w:rsidRDefault="002F73EF" w:rsidP="002F73EF">
      <w:pPr>
        <w:pStyle w:val="Code"/>
        <w:rPr>
          <w:highlight w:val="white"/>
        </w:rPr>
      </w:pPr>
      <w:r w:rsidRPr="00903DBA">
        <w:rPr>
          <w:highlight w:val="white"/>
        </w:rPr>
        <w:t xml:space="preserve">            else {</w:t>
      </w:r>
    </w:p>
    <w:p w14:paraId="5E47D355"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04834D9B" w14:textId="77777777" w:rsidR="002F73EF" w:rsidRPr="00903DBA" w:rsidRDefault="002F73EF" w:rsidP="002F73EF">
      <w:pPr>
        <w:pStyle w:val="Code"/>
        <w:rPr>
          <w:highlight w:val="white"/>
        </w:rPr>
      </w:pPr>
      <w:r w:rsidRPr="00903DBA">
        <w:rPr>
          <w:highlight w:val="white"/>
        </w:rPr>
        <w:t xml:space="preserve">                              Offset(leftSymbol), (BigInteger) rightOffset,</w:t>
      </w:r>
    </w:p>
    <w:p w14:paraId="3C44F219" w14:textId="77777777" w:rsidR="002F73EF" w:rsidRPr="00903DBA" w:rsidRDefault="002F73EF" w:rsidP="002F73EF">
      <w:pPr>
        <w:pStyle w:val="Code"/>
        <w:rPr>
          <w:highlight w:val="white"/>
        </w:rPr>
      </w:pPr>
      <w:r w:rsidRPr="00903DBA">
        <w:rPr>
          <w:highlight w:val="white"/>
        </w:rPr>
        <w:t xml:space="preserve">                              typeSize);</w:t>
      </w:r>
    </w:p>
    <w:p w14:paraId="3C088B2A" w14:textId="77777777" w:rsidR="002F73EF" w:rsidRPr="00903DBA" w:rsidRDefault="002F73EF" w:rsidP="002F73EF">
      <w:pPr>
        <w:pStyle w:val="Code"/>
        <w:rPr>
          <w:highlight w:val="white"/>
        </w:rPr>
      </w:pPr>
      <w:r w:rsidRPr="00903DBA">
        <w:rPr>
          <w:highlight w:val="white"/>
        </w:rPr>
        <w:t xml:space="preserve">            }</w:t>
      </w:r>
    </w:p>
    <w:p w14:paraId="2ECF9B2F" w14:textId="77777777" w:rsidR="002F73EF" w:rsidRPr="00903DBA" w:rsidRDefault="002F73EF" w:rsidP="002F73EF">
      <w:pPr>
        <w:pStyle w:val="Code"/>
        <w:rPr>
          <w:highlight w:val="white"/>
        </w:rPr>
      </w:pPr>
      <w:r w:rsidRPr="00903DBA">
        <w:rPr>
          <w:highlight w:val="white"/>
        </w:rPr>
        <w:t xml:space="preserve">          }</w:t>
      </w:r>
    </w:p>
    <w:p w14:paraId="6D811424" w14:textId="77777777" w:rsidR="002F73EF" w:rsidRPr="00903DBA" w:rsidRDefault="002F73EF" w:rsidP="002F73EF">
      <w:pPr>
        <w:pStyle w:val="Code"/>
        <w:rPr>
          <w:highlight w:val="white"/>
        </w:rPr>
      </w:pPr>
      <w:r w:rsidRPr="00903DBA">
        <w:rPr>
          <w:highlight w:val="white"/>
        </w:rPr>
        <w:t xml:space="preserve">        }</w:t>
      </w:r>
    </w:p>
    <w:p w14:paraId="0BEEA084" w14:textId="085BAD34" w:rsidR="002F73EF" w:rsidRPr="00903DBA" w:rsidRDefault="002F73EF" w:rsidP="002F73EF">
      <w:pPr>
        <w:rPr>
          <w:highlight w:val="white"/>
        </w:rPr>
      </w:pPr>
      <w:r w:rsidRPr="00903DBA">
        <w:rPr>
          <w:highlight w:val="white"/>
        </w:rPr>
        <w:t xml:space="preserve">If none of the above cases apply, we </w:t>
      </w:r>
      <w:r w:rsidR="002C7231" w:rsidRPr="00903DBA">
        <w:rPr>
          <w:highlight w:val="white"/>
        </w:rPr>
        <w:t xml:space="preserve">load the value of the right symbol into a register and </w:t>
      </w:r>
      <w:r w:rsidRPr="00903DBA">
        <w:rPr>
          <w:highlight w:val="white"/>
        </w:rPr>
        <w:t xml:space="preserve">use the base and offset of the </w:t>
      </w:r>
      <w:r w:rsidR="002C7231" w:rsidRPr="00903DBA">
        <w:rPr>
          <w:highlight w:val="white"/>
        </w:rPr>
        <w:t>left</w:t>
      </w:r>
      <w:r w:rsidRPr="00903DBA">
        <w:rPr>
          <w:highlight w:val="white"/>
        </w:rPr>
        <w:t xml:space="preserve"> symbol.</w:t>
      </w:r>
    </w:p>
    <w:p w14:paraId="5C90B01C" w14:textId="77777777" w:rsidR="002F73EF" w:rsidRPr="00903DBA" w:rsidRDefault="002F73EF" w:rsidP="002F73EF">
      <w:pPr>
        <w:pStyle w:val="Code"/>
        <w:rPr>
          <w:highlight w:val="white"/>
        </w:rPr>
      </w:pPr>
      <w:r w:rsidRPr="00903DBA">
        <w:rPr>
          <w:highlight w:val="white"/>
        </w:rPr>
        <w:t xml:space="preserve">        else {</w:t>
      </w:r>
    </w:p>
    <w:p w14:paraId="35C0F8F1" w14:textId="77777777" w:rsidR="002F73EF" w:rsidRPr="00903DBA" w:rsidRDefault="002F73EF" w:rsidP="002F73EF">
      <w:pPr>
        <w:pStyle w:val="Code"/>
        <w:rPr>
          <w:highlight w:val="white"/>
        </w:rPr>
      </w:pPr>
      <w:r w:rsidRPr="00903DBA">
        <w:rPr>
          <w:highlight w:val="white"/>
        </w:rPr>
        <w:t xml:space="preserve">          rightTrack = LoadValueToRegister(rightSymbol);</w:t>
      </w:r>
    </w:p>
    <w:p w14:paraId="471AF610" w14:textId="77777777" w:rsidR="002F73EF" w:rsidRPr="00903DBA" w:rsidRDefault="002F73EF" w:rsidP="002F73EF">
      <w:pPr>
        <w:pStyle w:val="Code"/>
        <w:rPr>
          <w:highlight w:val="white"/>
        </w:rPr>
      </w:pPr>
      <w:r w:rsidRPr="00903DBA">
        <w:rPr>
          <w:highlight w:val="white"/>
        </w:rPr>
        <w:t xml:space="preserve">          AddAssemblyCode(objectOperator, Base(leftSymbol),</w:t>
      </w:r>
    </w:p>
    <w:p w14:paraId="705EACB6" w14:textId="77777777" w:rsidR="002F73EF" w:rsidRPr="00903DBA" w:rsidRDefault="002F73EF" w:rsidP="002F73EF">
      <w:pPr>
        <w:pStyle w:val="Code"/>
        <w:rPr>
          <w:highlight w:val="white"/>
        </w:rPr>
      </w:pPr>
      <w:r w:rsidRPr="00903DBA">
        <w:rPr>
          <w:highlight w:val="white"/>
        </w:rPr>
        <w:t xml:space="preserve">                          Offset(leftSymbol), rightTrack);</w:t>
      </w:r>
    </w:p>
    <w:p w14:paraId="7B14A758" w14:textId="77777777" w:rsidR="002F73EF" w:rsidRPr="00903DBA" w:rsidRDefault="002F73EF" w:rsidP="002F73EF">
      <w:pPr>
        <w:pStyle w:val="Code"/>
        <w:rPr>
          <w:highlight w:val="white"/>
        </w:rPr>
      </w:pPr>
      <w:r w:rsidRPr="00903DBA">
        <w:rPr>
          <w:highlight w:val="white"/>
        </w:rPr>
        <w:t xml:space="preserve">        }</w:t>
      </w:r>
    </w:p>
    <w:p w14:paraId="6264C417" w14:textId="77777777" w:rsidR="002F73EF" w:rsidRPr="00903DBA" w:rsidRDefault="002F73EF" w:rsidP="002F73EF">
      <w:pPr>
        <w:pStyle w:val="Code"/>
        <w:rPr>
          <w:highlight w:val="white"/>
        </w:rPr>
      </w:pPr>
      <w:r w:rsidRPr="00903DBA">
        <w:rPr>
          <w:highlight w:val="white"/>
        </w:rPr>
        <w:t xml:space="preserve">      }</w:t>
      </w:r>
    </w:p>
    <w:p w14:paraId="4EC3A090" w14:textId="77777777" w:rsidR="002F73EF" w:rsidRPr="00903DBA" w:rsidRDefault="002F73EF" w:rsidP="002F73EF">
      <w:pPr>
        <w:rPr>
          <w:highlight w:val="white"/>
        </w:rPr>
      </w:pPr>
      <w:r w:rsidRPr="00903DBA">
        <w:rPr>
          <w:highlight w:val="white"/>
        </w:rPr>
        <w:t>Finally, we need to remove the left and right symbol from the track map, since they shall not be used any more.</w:t>
      </w:r>
    </w:p>
    <w:p w14:paraId="41F397F8" w14:textId="77777777" w:rsidR="002F73EF" w:rsidRPr="00903DBA" w:rsidRDefault="002F73EF" w:rsidP="002F73EF">
      <w:pPr>
        <w:pStyle w:val="Code"/>
        <w:rPr>
          <w:highlight w:val="white"/>
        </w:rPr>
      </w:pPr>
      <w:r w:rsidRPr="00903DBA">
        <w:rPr>
          <w:highlight w:val="white"/>
        </w:rPr>
        <w:t xml:space="preserve">      m_trackMap.Remove(leftSymbol);</w:t>
      </w:r>
    </w:p>
    <w:p w14:paraId="3919CEE6" w14:textId="77777777" w:rsidR="002F73EF" w:rsidRPr="00903DBA" w:rsidRDefault="002F73EF" w:rsidP="002F73EF">
      <w:pPr>
        <w:pStyle w:val="Code"/>
        <w:rPr>
          <w:highlight w:val="white"/>
        </w:rPr>
      </w:pPr>
      <w:r w:rsidRPr="00903DBA">
        <w:rPr>
          <w:highlight w:val="white"/>
        </w:rPr>
        <w:t xml:space="preserve">      m_trackMap.Remove(rightSymbol);</w:t>
      </w:r>
    </w:p>
    <w:p w14:paraId="2E23242C" w14:textId="77777777" w:rsidR="002F73EF" w:rsidRPr="00903DBA" w:rsidRDefault="002F73EF" w:rsidP="002F73EF">
      <w:pPr>
        <w:pStyle w:val="Code"/>
        <w:rPr>
          <w:highlight w:val="white"/>
        </w:rPr>
      </w:pPr>
      <w:r w:rsidRPr="00903DBA">
        <w:rPr>
          <w:highlight w:val="white"/>
        </w:rPr>
        <w:t xml:space="preserve">    }</w:t>
      </w:r>
    </w:p>
    <w:p w14:paraId="57AE9FF8" w14:textId="77777777" w:rsidR="00184AA8" w:rsidRPr="00903DBA" w:rsidRDefault="00184AA8" w:rsidP="00184AA8">
      <w:pPr>
        <w:pStyle w:val="Rubrik3"/>
        <w:numPr>
          <w:ilvl w:val="2"/>
          <w:numId w:val="133"/>
        </w:numPr>
        <w:rPr>
          <w:highlight w:val="white"/>
        </w:rPr>
      </w:pPr>
      <w:bookmarkStart w:id="431" w:name="_Toc57656095"/>
      <w:r w:rsidRPr="00903DBA">
        <w:rPr>
          <w:highlight w:val="white"/>
        </w:rPr>
        <w:t>Base and Offset</w:t>
      </w:r>
      <w:bookmarkEnd w:id="431"/>
    </w:p>
    <w:p w14:paraId="613BC4AF"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Base</w:t>
      </w:r>
      <w:r w:rsidRPr="00903DBA">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903DBA" w:rsidRDefault="00184AA8" w:rsidP="00184AA8">
      <w:pPr>
        <w:pStyle w:val="Code"/>
        <w:rPr>
          <w:highlight w:val="white"/>
        </w:rPr>
      </w:pPr>
      <w:r w:rsidRPr="00903DBA">
        <w:rPr>
          <w:highlight w:val="white"/>
        </w:rPr>
        <w:t xml:space="preserve">    private object Base(Symbol symbol) {</w:t>
      </w:r>
    </w:p>
    <w:p w14:paraId="7AB2C8CE" w14:textId="77777777" w:rsidR="00184AA8" w:rsidRPr="00903DBA" w:rsidRDefault="00184AA8" w:rsidP="00184AA8">
      <w:pPr>
        <w:pStyle w:val="Code"/>
        <w:rPr>
          <w:highlight w:val="white"/>
        </w:rPr>
      </w:pPr>
      <w:r w:rsidRPr="00903DBA">
        <w:rPr>
          <w:highlight w:val="white"/>
        </w:rPr>
        <w:t xml:space="preserve">      Assert.ErrorXXX(!(symbol.Value is BigInteger));</w:t>
      </w:r>
    </w:p>
    <w:p w14:paraId="37CE7030" w14:textId="77777777" w:rsidR="00184AA8" w:rsidRPr="00903DBA" w:rsidRDefault="00184AA8" w:rsidP="00184AA8">
      <w:pPr>
        <w:pStyle w:val="Code"/>
        <w:rPr>
          <w:highlight w:val="white"/>
        </w:rPr>
      </w:pPr>
    </w:p>
    <w:p w14:paraId="05B2A3E7" w14:textId="77777777" w:rsidR="00184AA8" w:rsidRPr="00903DBA" w:rsidRDefault="00184AA8" w:rsidP="00184AA8">
      <w:pPr>
        <w:pStyle w:val="Code"/>
        <w:rPr>
          <w:highlight w:val="white"/>
        </w:rPr>
      </w:pPr>
      <w:r w:rsidRPr="00903DBA">
        <w:rPr>
          <w:highlight w:val="white"/>
        </w:rPr>
        <w:t xml:space="preserve">      if (symbol.Value is StaticAddress) {</w:t>
      </w:r>
    </w:p>
    <w:p w14:paraId="31468CD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7A94F4BB" w14:textId="77777777" w:rsidR="00184AA8" w:rsidRPr="00903DBA" w:rsidRDefault="00184AA8" w:rsidP="00184AA8">
      <w:pPr>
        <w:pStyle w:val="Code"/>
        <w:rPr>
          <w:highlight w:val="white"/>
        </w:rPr>
      </w:pPr>
      <w:r w:rsidRPr="00903DBA">
        <w:rPr>
          <w:highlight w:val="white"/>
        </w:rPr>
        <w:t xml:space="preserve">        return staticAddress.UniqueName;</w:t>
      </w:r>
    </w:p>
    <w:p w14:paraId="3F7D9CB9" w14:textId="77777777" w:rsidR="00184AA8" w:rsidRPr="00903DBA" w:rsidRDefault="00184AA8" w:rsidP="00184AA8">
      <w:pPr>
        <w:pStyle w:val="Code"/>
        <w:rPr>
          <w:highlight w:val="white"/>
        </w:rPr>
      </w:pPr>
      <w:r w:rsidRPr="00903DBA">
        <w:rPr>
          <w:highlight w:val="white"/>
        </w:rPr>
        <w:t xml:space="preserve">      }</w:t>
      </w:r>
    </w:p>
    <w:p w14:paraId="50F24989" w14:textId="77777777" w:rsidR="00184AA8" w:rsidRPr="00903DBA" w:rsidRDefault="00184AA8" w:rsidP="00184AA8">
      <w:pPr>
        <w:rPr>
          <w:highlight w:val="white"/>
        </w:rPr>
      </w:pPr>
      <w:r w:rsidRPr="00903DBA">
        <w:rPr>
          <w:highlight w:val="white"/>
        </w:rPr>
        <w:t xml:space="preserve">If the symbol’s address symbol is not null, the symbol represents a </w:t>
      </w:r>
      <w:proofErr w:type="spellStart"/>
      <w:r w:rsidRPr="00903DBA">
        <w:rPr>
          <w:highlight w:val="white"/>
        </w:rPr>
        <w:t>dereferred</w:t>
      </w:r>
      <w:proofErr w:type="spellEnd"/>
      <w:r w:rsidRPr="00903DBA">
        <w:rPr>
          <w:highlight w:val="white"/>
        </w:rPr>
        <w:t xml:space="preserve"> symbol in a dereference, index, or arrow expression, and we return the register holding the address. We look up the address track (the track of the address symbol) by calling </w:t>
      </w:r>
      <w:r w:rsidRPr="00903DBA">
        <w:rPr>
          <w:rStyle w:val="KeyWord0"/>
          <w:highlight w:val="white"/>
        </w:rPr>
        <w:t>LoadValueToRegister</w:t>
      </w:r>
      <w:r w:rsidRPr="00903DBA">
        <w:rPr>
          <w:highlight w:val="white"/>
        </w:rPr>
        <w:t xml:space="preserve"> and mark the track as pointer, which </w:t>
      </w:r>
      <w:r w:rsidRPr="00903DBA">
        <w:rPr>
          <w:highlight w:val="white"/>
        </w:rPr>
        <w:lastRenderedPageBreak/>
        <w:t>means that the register allocator will choose the register from a smaller set. Since the track is no longer needed, we delete it from the track map before we return it.</w:t>
      </w:r>
    </w:p>
    <w:p w14:paraId="79FBEEEC" w14:textId="77777777" w:rsidR="00184AA8" w:rsidRPr="00903DBA" w:rsidRDefault="00184AA8" w:rsidP="00184AA8">
      <w:pPr>
        <w:pStyle w:val="Code"/>
        <w:rPr>
          <w:highlight w:val="white"/>
        </w:rPr>
      </w:pPr>
      <w:r w:rsidRPr="00903DBA">
        <w:rPr>
          <w:highlight w:val="white"/>
        </w:rPr>
        <w:t xml:space="preserve">      else if (symbol.AddressSymbol != null) {</w:t>
      </w:r>
    </w:p>
    <w:p w14:paraId="5109D1FD" w14:textId="77777777" w:rsidR="00184AA8" w:rsidRPr="00903DBA" w:rsidRDefault="00184AA8" w:rsidP="00184AA8">
      <w:pPr>
        <w:pStyle w:val="Code"/>
        <w:rPr>
          <w:highlight w:val="white"/>
        </w:rPr>
      </w:pPr>
      <w:r w:rsidRPr="00903DBA">
        <w:rPr>
          <w:highlight w:val="white"/>
        </w:rPr>
        <w:t xml:space="preserve">        Track addressTrack = LoadValueToRegister(symbol.AddressSymbol);</w:t>
      </w:r>
    </w:p>
    <w:p w14:paraId="00C9B34D" w14:textId="77777777" w:rsidR="00184AA8" w:rsidRPr="00903DBA" w:rsidRDefault="00184AA8" w:rsidP="00184AA8">
      <w:pPr>
        <w:pStyle w:val="Code"/>
        <w:rPr>
          <w:highlight w:val="white"/>
        </w:rPr>
      </w:pPr>
      <w:r w:rsidRPr="00903DBA">
        <w:rPr>
          <w:highlight w:val="white"/>
        </w:rPr>
        <w:t xml:space="preserve">        Assert.ErrorXXX((addressTrack.Register == null) ||</w:t>
      </w:r>
    </w:p>
    <w:p w14:paraId="54F04306" w14:textId="77777777" w:rsidR="00184AA8" w:rsidRPr="00903DBA" w:rsidRDefault="00184AA8" w:rsidP="00184AA8">
      <w:pPr>
        <w:pStyle w:val="Code"/>
        <w:rPr>
          <w:highlight w:val="white"/>
        </w:rPr>
      </w:pPr>
      <w:r w:rsidRPr="00903DBA">
        <w:rPr>
          <w:highlight w:val="white"/>
        </w:rPr>
        <w:t xml:space="preserve">                        RegisterAllocator.PointerRegisterSetWithEllipse.</w:t>
      </w:r>
    </w:p>
    <w:p w14:paraId="204823E9" w14:textId="77777777" w:rsidR="00184AA8" w:rsidRPr="00903DBA" w:rsidRDefault="00184AA8" w:rsidP="00184AA8">
      <w:pPr>
        <w:pStyle w:val="Code"/>
        <w:rPr>
          <w:highlight w:val="white"/>
        </w:rPr>
      </w:pPr>
      <w:r w:rsidRPr="00903DBA">
        <w:rPr>
          <w:highlight w:val="white"/>
        </w:rPr>
        <w:t xml:space="preserve">                        Contains(addressTrack.Register.Value));</w:t>
      </w:r>
    </w:p>
    <w:p w14:paraId="0A9661B6" w14:textId="77777777" w:rsidR="00184AA8" w:rsidRPr="00903DBA" w:rsidRDefault="00184AA8" w:rsidP="00184AA8">
      <w:pPr>
        <w:pStyle w:val="Code"/>
        <w:rPr>
          <w:highlight w:val="white"/>
        </w:rPr>
      </w:pPr>
      <w:r w:rsidRPr="00903DBA">
        <w:rPr>
          <w:highlight w:val="white"/>
        </w:rPr>
        <w:t xml:space="preserve">        addressTrack.Pointer = true;</w:t>
      </w:r>
    </w:p>
    <w:p w14:paraId="462F4235" w14:textId="77777777" w:rsidR="00184AA8" w:rsidRPr="00903DBA" w:rsidRDefault="00184AA8" w:rsidP="00184AA8">
      <w:pPr>
        <w:pStyle w:val="Code"/>
        <w:rPr>
          <w:highlight w:val="white"/>
        </w:rPr>
      </w:pPr>
      <w:r w:rsidRPr="00903DBA">
        <w:rPr>
          <w:highlight w:val="white"/>
        </w:rPr>
        <w:t xml:space="preserve">        m_trackMap.Remove(symbol.AddressSymbol);</w:t>
      </w:r>
    </w:p>
    <w:p w14:paraId="1E0BC2D9" w14:textId="77777777" w:rsidR="00184AA8" w:rsidRPr="00903DBA" w:rsidRDefault="00184AA8" w:rsidP="00184AA8">
      <w:pPr>
        <w:pStyle w:val="Code"/>
        <w:rPr>
          <w:highlight w:val="white"/>
        </w:rPr>
      </w:pPr>
      <w:r w:rsidRPr="00903DBA">
        <w:rPr>
          <w:highlight w:val="white"/>
        </w:rPr>
        <w:t xml:space="preserve">        return addressTrack;</w:t>
      </w:r>
    </w:p>
    <w:p w14:paraId="443EBF45" w14:textId="77777777" w:rsidR="00184AA8" w:rsidRPr="00903DBA" w:rsidRDefault="00184AA8" w:rsidP="00184AA8">
      <w:pPr>
        <w:pStyle w:val="Code"/>
        <w:rPr>
          <w:highlight w:val="white"/>
        </w:rPr>
      </w:pPr>
      <w:r w:rsidRPr="00903DBA">
        <w:rPr>
          <w:highlight w:val="white"/>
        </w:rPr>
        <w:t xml:space="preserve">      }</w:t>
      </w:r>
    </w:p>
    <w:p w14:paraId="363C9C00" w14:textId="77777777" w:rsidR="00184AA8" w:rsidRPr="00903DBA" w:rsidRDefault="00184AA8" w:rsidP="00184AA8">
      <w:pPr>
        <w:rPr>
          <w:highlight w:val="white"/>
        </w:rPr>
      </w:pPr>
      <w:r w:rsidRPr="00903DBA">
        <w:rPr>
          <w:highlight w:val="white"/>
        </w:rPr>
        <w:t>If the symbol is extern or static, we return its unique name, which will later be replaced by a proper address by the linker.</w:t>
      </w:r>
    </w:p>
    <w:p w14:paraId="4E396EFC" w14:textId="77777777" w:rsidR="00184AA8" w:rsidRPr="00903DBA" w:rsidRDefault="00184AA8" w:rsidP="00184AA8">
      <w:pPr>
        <w:pStyle w:val="Code"/>
        <w:rPr>
          <w:highlight w:val="white"/>
        </w:rPr>
      </w:pPr>
      <w:r w:rsidRPr="00903DBA">
        <w:rPr>
          <w:highlight w:val="white"/>
        </w:rPr>
        <w:t xml:space="preserve">      else if (symbol.IsExternOrStatic()) {</w:t>
      </w:r>
    </w:p>
    <w:p w14:paraId="0C63A23A" w14:textId="77777777" w:rsidR="00184AA8" w:rsidRPr="00903DBA" w:rsidRDefault="00184AA8" w:rsidP="00184AA8">
      <w:pPr>
        <w:pStyle w:val="Code"/>
        <w:rPr>
          <w:highlight w:val="white"/>
        </w:rPr>
      </w:pPr>
      <w:r w:rsidRPr="00903DBA">
        <w:rPr>
          <w:highlight w:val="white"/>
        </w:rPr>
        <w:t xml:space="preserve">        return symbol.UniqueName;</w:t>
      </w:r>
    </w:p>
    <w:p w14:paraId="65533507" w14:textId="77777777" w:rsidR="00184AA8" w:rsidRPr="00903DBA" w:rsidRDefault="00184AA8" w:rsidP="00184AA8">
      <w:pPr>
        <w:pStyle w:val="Code"/>
        <w:rPr>
          <w:highlight w:val="white"/>
        </w:rPr>
      </w:pPr>
      <w:r w:rsidRPr="00903DBA">
        <w:rPr>
          <w:highlight w:val="white"/>
        </w:rPr>
        <w:t xml:space="preserve">      }</w:t>
      </w:r>
    </w:p>
    <w:p w14:paraId="442642F5" w14:textId="77777777" w:rsidR="00184AA8" w:rsidRPr="00903DBA" w:rsidRDefault="00184AA8" w:rsidP="00184AA8">
      <w:pPr>
        <w:rPr>
          <w:highlight w:val="white"/>
        </w:rPr>
      </w:pPr>
      <w:r w:rsidRPr="00903DBA">
        <w:rPr>
          <w:highlight w:val="white"/>
        </w:rPr>
        <w:t xml:space="preserve">Finally, if the symbol is auto or register, we call </w:t>
      </w:r>
      <w:r w:rsidRPr="00903DBA">
        <w:rPr>
          <w:rStyle w:val="KeyWord0"/>
          <w:highlight w:val="white"/>
        </w:rPr>
        <w:t>BaseRegister</w:t>
      </w:r>
      <w:r w:rsidRPr="00903DBA">
        <w:rPr>
          <w:highlight w:val="white"/>
        </w:rPr>
        <w:t xml:space="preserve"> to obtain the regular or ellipse frame pointer.</w:t>
      </w:r>
    </w:p>
    <w:p w14:paraId="0AE37CAF" w14:textId="77777777" w:rsidR="00184AA8" w:rsidRPr="00903DBA" w:rsidRDefault="00184AA8" w:rsidP="00184AA8">
      <w:pPr>
        <w:pStyle w:val="Code"/>
        <w:rPr>
          <w:highlight w:val="white"/>
        </w:rPr>
      </w:pPr>
      <w:r w:rsidRPr="00903DBA">
        <w:rPr>
          <w:highlight w:val="white"/>
        </w:rPr>
        <w:t xml:space="preserve">      else { //resultSymbol.IsAutoOrRegister()</w:t>
      </w:r>
    </w:p>
    <w:p w14:paraId="54330A95" w14:textId="77777777" w:rsidR="00184AA8" w:rsidRPr="00903DBA" w:rsidRDefault="00184AA8" w:rsidP="00184AA8">
      <w:pPr>
        <w:pStyle w:val="Code"/>
        <w:rPr>
          <w:highlight w:val="white"/>
        </w:rPr>
      </w:pPr>
      <w:r w:rsidRPr="00903DBA">
        <w:rPr>
          <w:highlight w:val="white"/>
        </w:rPr>
        <w:t xml:space="preserve">        return BaseRegister(symbol);</w:t>
      </w:r>
    </w:p>
    <w:p w14:paraId="4529DB22" w14:textId="77777777" w:rsidR="00184AA8" w:rsidRPr="00903DBA" w:rsidRDefault="00184AA8" w:rsidP="00184AA8">
      <w:pPr>
        <w:pStyle w:val="Code"/>
        <w:rPr>
          <w:highlight w:val="white"/>
        </w:rPr>
      </w:pPr>
      <w:r w:rsidRPr="00903DBA">
        <w:rPr>
          <w:highlight w:val="white"/>
        </w:rPr>
        <w:t xml:space="preserve">      }</w:t>
      </w:r>
    </w:p>
    <w:p w14:paraId="71C87B7E" w14:textId="77777777" w:rsidR="00184AA8" w:rsidRPr="00903DBA" w:rsidRDefault="00184AA8" w:rsidP="00184AA8">
      <w:pPr>
        <w:pStyle w:val="Code"/>
        <w:rPr>
          <w:highlight w:val="white"/>
        </w:rPr>
      </w:pPr>
      <w:r w:rsidRPr="00903DBA">
        <w:rPr>
          <w:highlight w:val="white"/>
        </w:rPr>
        <w:t xml:space="preserve">    }</w:t>
      </w:r>
    </w:p>
    <w:p w14:paraId="3336904D" w14:textId="77777777" w:rsidR="00184AA8" w:rsidRPr="00903DBA" w:rsidRDefault="00184AA8" w:rsidP="00184AA8">
      <w:pPr>
        <w:rPr>
          <w:highlight w:val="white"/>
        </w:rPr>
      </w:pPr>
      <w:r w:rsidRPr="00903DBA">
        <w:rPr>
          <w:highlight w:val="white"/>
        </w:rPr>
        <w:t xml:space="preserve">The </w:t>
      </w:r>
      <w:r w:rsidRPr="00903DBA">
        <w:rPr>
          <w:rStyle w:val="KeyWord0"/>
          <w:highlight w:val="white"/>
        </w:rPr>
        <w:t>Offset</w:t>
      </w:r>
      <w:r w:rsidRPr="00903DBA">
        <w:rPr>
          <w:highlight w:val="white"/>
        </w:rPr>
        <w:t xml:space="preserve"> method returns the offset of the symbol. If its value is a static address, we return the offset of the static address.</w:t>
      </w:r>
    </w:p>
    <w:p w14:paraId="4F4AB9CE" w14:textId="77777777" w:rsidR="00184AA8" w:rsidRPr="00903DBA" w:rsidRDefault="00184AA8" w:rsidP="00184AA8">
      <w:pPr>
        <w:pStyle w:val="Code"/>
        <w:rPr>
          <w:highlight w:val="white"/>
        </w:rPr>
      </w:pPr>
      <w:r w:rsidRPr="00903DBA">
        <w:rPr>
          <w:highlight w:val="white"/>
        </w:rPr>
        <w:t xml:space="preserve">    private int Offset(Symbol symbol) {</w:t>
      </w:r>
    </w:p>
    <w:p w14:paraId="00C6F9E4" w14:textId="77777777" w:rsidR="00184AA8" w:rsidRPr="00903DBA" w:rsidRDefault="00184AA8" w:rsidP="00184AA8">
      <w:pPr>
        <w:pStyle w:val="Code"/>
        <w:rPr>
          <w:highlight w:val="white"/>
        </w:rPr>
      </w:pPr>
      <w:r w:rsidRPr="00903DBA">
        <w:rPr>
          <w:highlight w:val="white"/>
        </w:rPr>
        <w:t xml:space="preserve">      Assert.ErrorXXX(!(symbol.Value is BigInteger));</w:t>
      </w:r>
    </w:p>
    <w:p w14:paraId="6C6D6270" w14:textId="77777777" w:rsidR="00184AA8" w:rsidRPr="00903DBA" w:rsidRDefault="00184AA8" w:rsidP="00184AA8">
      <w:pPr>
        <w:pStyle w:val="Code"/>
        <w:rPr>
          <w:highlight w:val="white"/>
        </w:rPr>
      </w:pPr>
    </w:p>
    <w:p w14:paraId="3B664EE3" w14:textId="77777777" w:rsidR="00184AA8" w:rsidRPr="00903DBA" w:rsidRDefault="00184AA8" w:rsidP="00184AA8">
      <w:pPr>
        <w:pStyle w:val="Code"/>
        <w:rPr>
          <w:highlight w:val="white"/>
        </w:rPr>
      </w:pPr>
      <w:r w:rsidRPr="00903DBA">
        <w:rPr>
          <w:highlight w:val="white"/>
        </w:rPr>
        <w:t xml:space="preserve">      if (symbol.Value is StaticAddress) {</w:t>
      </w:r>
    </w:p>
    <w:p w14:paraId="5EED2491" w14:textId="77777777" w:rsidR="00184AA8" w:rsidRPr="00903DBA" w:rsidRDefault="00184AA8" w:rsidP="00184AA8">
      <w:pPr>
        <w:pStyle w:val="Code"/>
        <w:rPr>
          <w:highlight w:val="white"/>
        </w:rPr>
      </w:pPr>
      <w:r w:rsidRPr="00903DBA">
        <w:rPr>
          <w:highlight w:val="white"/>
        </w:rPr>
        <w:t xml:space="preserve">        StaticAddress staticAddress = (StaticAddress) symbol.Value;</w:t>
      </w:r>
    </w:p>
    <w:p w14:paraId="4AA0C12A" w14:textId="77777777" w:rsidR="00184AA8" w:rsidRPr="00903DBA" w:rsidRDefault="00184AA8" w:rsidP="00184AA8">
      <w:pPr>
        <w:pStyle w:val="Code"/>
        <w:rPr>
          <w:highlight w:val="white"/>
        </w:rPr>
      </w:pPr>
      <w:r w:rsidRPr="00903DBA">
        <w:rPr>
          <w:highlight w:val="white"/>
        </w:rPr>
        <w:t xml:space="preserve">        return staticAddress.Offset;</w:t>
      </w:r>
    </w:p>
    <w:p w14:paraId="141F5714" w14:textId="77777777" w:rsidR="00184AA8" w:rsidRPr="00903DBA" w:rsidRDefault="00184AA8" w:rsidP="00184AA8">
      <w:pPr>
        <w:pStyle w:val="Code"/>
        <w:rPr>
          <w:highlight w:val="white"/>
        </w:rPr>
      </w:pPr>
      <w:r w:rsidRPr="00903DBA">
        <w:rPr>
          <w:highlight w:val="white"/>
        </w:rPr>
        <w:t xml:space="preserve">      }</w:t>
      </w:r>
    </w:p>
    <w:p w14:paraId="115C668C" w14:textId="77777777" w:rsidR="00184AA8" w:rsidRPr="00903DBA" w:rsidRDefault="00184AA8" w:rsidP="00184AA8">
      <w:pPr>
        <w:rPr>
          <w:highlight w:val="white"/>
        </w:rPr>
      </w:pPr>
      <w:r w:rsidRPr="00903DBA">
        <w:rPr>
          <w:highlight w:val="white"/>
        </w:rPr>
        <w:t>If the symbol’s address symbol is not null, we return the offset of the address symbol.</w:t>
      </w:r>
    </w:p>
    <w:p w14:paraId="20D6B8E4" w14:textId="77777777" w:rsidR="00184AA8" w:rsidRPr="00903DBA" w:rsidRDefault="00184AA8" w:rsidP="00184AA8">
      <w:pPr>
        <w:pStyle w:val="Code"/>
        <w:rPr>
          <w:highlight w:val="white"/>
        </w:rPr>
      </w:pPr>
      <w:r w:rsidRPr="00903DBA">
        <w:rPr>
          <w:highlight w:val="white"/>
        </w:rPr>
        <w:t xml:space="preserve">      else if (symbol.AddressSymbol != null) {</w:t>
      </w:r>
    </w:p>
    <w:p w14:paraId="687FC6DC" w14:textId="77777777" w:rsidR="00184AA8" w:rsidRPr="00903DBA" w:rsidRDefault="00184AA8" w:rsidP="00184AA8">
      <w:pPr>
        <w:pStyle w:val="Code"/>
        <w:rPr>
          <w:highlight w:val="white"/>
        </w:rPr>
      </w:pPr>
      <w:r w:rsidRPr="00903DBA">
        <w:rPr>
          <w:highlight w:val="white"/>
        </w:rPr>
        <w:t xml:space="preserve">        return symbol.AddressOffset;</w:t>
      </w:r>
    </w:p>
    <w:p w14:paraId="08FCE36E" w14:textId="77777777" w:rsidR="00184AA8" w:rsidRPr="00903DBA" w:rsidRDefault="00184AA8" w:rsidP="00184AA8">
      <w:pPr>
        <w:pStyle w:val="Code"/>
        <w:rPr>
          <w:highlight w:val="white"/>
        </w:rPr>
      </w:pPr>
      <w:r w:rsidRPr="00903DBA">
        <w:rPr>
          <w:highlight w:val="white"/>
        </w:rPr>
        <w:t xml:space="preserve">      }</w:t>
      </w:r>
    </w:p>
    <w:p w14:paraId="68ADAFF3" w14:textId="77777777" w:rsidR="00184AA8" w:rsidRPr="00903DBA" w:rsidRDefault="00184AA8" w:rsidP="00184AA8">
      <w:pPr>
        <w:rPr>
          <w:highlight w:val="white"/>
        </w:rPr>
      </w:pPr>
      <w:r w:rsidRPr="00903DBA">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903DBA" w:rsidRDefault="00184AA8" w:rsidP="00184AA8">
      <w:pPr>
        <w:pStyle w:val="Code"/>
        <w:rPr>
          <w:highlight w:val="white"/>
        </w:rPr>
      </w:pPr>
      <w:r w:rsidRPr="00903DBA">
        <w:rPr>
          <w:highlight w:val="white"/>
        </w:rPr>
        <w:t xml:space="preserve">      else {</w:t>
      </w:r>
    </w:p>
    <w:p w14:paraId="4C8B72ED" w14:textId="77777777" w:rsidR="00184AA8" w:rsidRPr="00903DBA" w:rsidRDefault="00184AA8" w:rsidP="00184AA8">
      <w:pPr>
        <w:pStyle w:val="Code"/>
        <w:rPr>
          <w:highlight w:val="white"/>
        </w:rPr>
      </w:pPr>
      <w:r w:rsidRPr="00903DBA">
        <w:rPr>
          <w:highlight w:val="white"/>
        </w:rPr>
        <w:t xml:space="preserve">        return symbol.Offset;</w:t>
      </w:r>
    </w:p>
    <w:p w14:paraId="1CC4C58B" w14:textId="77777777" w:rsidR="00184AA8" w:rsidRPr="00903DBA" w:rsidRDefault="00184AA8" w:rsidP="00184AA8">
      <w:pPr>
        <w:pStyle w:val="Code"/>
        <w:rPr>
          <w:highlight w:val="white"/>
        </w:rPr>
      </w:pPr>
      <w:r w:rsidRPr="00903DBA">
        <w:rPr>
          <w:highlight w:val="white"/>
        </w:rPr>
        <w:t xml:space="preserve">      }</w:t>
      </w:r>
    </w:p>
    <w:p w14:paraId="43DB17FF" w14:textId="77777777" w:rsidR="00184AA8" w:rsidRPr="00903DBA" w:rsidRDefault="00184AA8" w:rsidP="00184AA8">
      <w:pPr>
        <w:pStyle w:val="Code"/>
        <w:rPr>
          <w:highlight w:val="white"/>
        </w:rPr>
      </w:pPr>
      <w:r w:rsidRPr="00903DBA">
        <w:rPr>
          <w:highlight w:val="white"/>
        </w:rPr>
        <w:t xml:space="preserve">    }</w:t>
      </w:r>
    </w:p>
    <w:p w14:paraId="7AF1EC0E" w14:textId="44894349" w:rsidR="00D935A0" w:rsidRPr="00903DBA" w:rsidRDefault="00791AEE" w:rsidP="00791AEE">
      <w:pPr>
        <w:pStyle w:val="Rubrik3"/>
        <w:rPr>
          <w:highlight w:val="white"/>
        </w:rPr>
      </w:pPr>
      <w:bookmarkStart w:id="432" w:name="_Toc57656096"/>
      <w:r w:rsidRPr="00903DBA">
        <w:rPr>
          <w:highlight w:val="white"/>
        </w:rPr>
        <w:t>Case</w:t>
      </w:r>
      <w:bookmarkEnd w:id="432"/>
    </w:p>
    <w:p w14:paraId="60E72913" w14:textId="00924B20" w:rsidR="00542755" w:rsidRPr="00903DBA" w:rsidRDefault="00542755" w:rsidP="00542755">
      <w:pPr>
        <w:rPr>
          <w:highlight w:val="white"/>
        </w:rPr>
      </w:pPr>
      <w:r w:rsidRPr="00903DBA">
        <w:rPr>
          <w:highlight w:val="white"/>
        </w:rPr>
        <w:t xml:space="preserve">The </w:t>
      </w:r>
      <w:r w:rsidRPr="00903DBA">
        <w:rPr>
          <w:rStyle w:val="KeyWord0"/>
          <w:highlight w:val="white"/>
        </w:rPr>
        <w:t>Case</w:t>
      </w:r>
      <w:r w:rsidRPr="00903DBA">
        <w:rPr>
          <w:highlight w:val="white"/>
        </w:rPr>
        <w:t xml:space="preserve"> is method checks whether the switch symbol equals a value.</w:t>
      </w:r>
      <w:r w:rsidR="00392E21" w:rsidRPr="00903DBA">
        <w:rPr>
          <w:highlight w:val="white"/>
        </w:rPr>
        <w:t xml:space="preserve"> </w:t>
      </w:r>
      <w:r w:rsidR="00DE762C" w:rsidRPr="00903DBA">
        <w:rPr>
          <w:highlight w:val="white"/>
        </w:rPr>
        <w:t>Normally, we load the value of a symbol into a register, which we add to the track map. After the operation has been performed, we remove the register from the track map. Ho</w:t>
      </w:r>
      <w:r w:rsidR="00182F96" w:rsidRPr="00903DBA">
        <w:rPr>
          <w:highlight w:val="white"/>
        </w:rPr>
        <w:t>we</w:t>
      </w:r>
      <w:r w:rsidR="00DE762C" w:rsidRPr="00903DBA">
        <w:rPr>
          <w:highlight w:val="white"/>
        </w:rPr>
        <w:t xml:space="preserve">ver, </w:t>
      </w:r>
      <w:r w:rsidR="006C6B5A" w:rsidRPr="00903DBA">
        <w:rPr>
          <w:highlight w:val="white"/>
        </w:rPr>
        <w:t xml:space="preserve">when dealing with </w:t>
      </w:r>
      <w:r w:rsidR="00DE762C" w:rsidRPr="00903DBA">
        <w:rPr>
          <w:highlight w:val="white"/>
        </w:rPr>
        <w:t xml:space="preserve">a sequence of case statements, we load </w:t>
      </w:r>
      <w:r w:rsidR="00182F96" w:rsidRPr="00903DBA">
        <w:rPr>
          <w:highlight w:val="white"/>
        </w:rPr>
        <w:t xml:space="preserve">the </w:t>
      </w:r>
      <w:r w:rsidR="00182F96" w:rsidRPr="00903DBA">
        <w:rPr>
          <w:highlight w:val="white"/>
        </w:rPr>
        <w:lastRenderedPageBreak/>
        <w:t xml:space="preserve">value of the switch symbol into a register, and then we keep </w:t>
      </w:r>
      <w:r w:rsidR="006C6B5A" w:rsidRPr="00903DBA">
        <w:rPr>
          <w:highlight w:val="white"/>
        </w:rPr>
        <w:t>the value</w:t>
      </w:r>
      <w:r w:rsidR="00182F96" w:rsidRPr="00903DBA">
        <w:rPr>
          <w:highlight w:val="white"/>
        </w:rPr>
        <w:t xml:space="preserve"> in the register during all the case test instructions.</w:t>
      </w:r>
    </w:p>
    <w:p w14:paraId="14495308" w14:textId="77777777" w:rsidR="00943F9A" w:rsidRPr="00903DBA" w:rsidRDefault="00943F9A" w:rsidP="00943F9A">
      <w:pPr>
        <w:pStyle w:val="Code"/>
        <w:rPr>
          <w:highlight w:val="white"/>
        </w:rPr>
      </w:pPr>
      <w:r w:rsidRPr="00903DBA">
        <w:rPr>
          <w:highlight w:val="white"/>
        </w:rPr>
        <w:t xml:space="preserve">    public void Case(MiddleCode middleCode) {</w:t>
      </w:r>
    </w:p>
    <w:p w14:paraId="5C0316F9" w14:textId="77777777" w:rsidR="00943F9A" w:rsidRPr="00903DBA" w:rsidRDefault="00943F9A" w:rsidP="00943F9A">
      <w:pPr>
        <w:pStyle w:val="Code"/>
        <w:rPr>
          <w:highlight w:val="white"/>
        </w:rPr>
      </w:pPr>
      <w:r w:rsidRPr="00903DBA">
        <w:rPr>
          <w:highlight w:val="white"/>
        </w:rPr>
        <w:t xml:space="preserve">      Symbol switchSymbol = (Symbol) middleCode[1];</w:t>
      </w:r>
    </w:p>
    <w:p w14:paraId="7D9529B7" w14:textId="037DC4B0" w:rsidR="00943F9A" w:rsidRPr="00903DBA" w:rsidRDefault="00943F9A" w:rsidP="00943F9A">
      <w:pPr>
        <w:pStyle w:val="Code"/>
        <w:rPr>
          <w:highlight w:val="white"/>
        </w:rPr>
      </w:pPr>
      <w:r w:rsidRPr="00903DBA">
        <w:rPr>
          <w:highlight w:val="white"/>
        </w:rPr>
        <w:t xml:space="preserve">      Track switchTrack</w:t>
      </w:r>
      <w:r w:rsidR="00AF349E" w:rsidRPr="00903DBA">
        <w:rPr>
          <w:highlight w:val="white"/>
        </w:rPr>
        <w:t xml:space="preserve"> = LoadValue</w:t>
      </w:r>
      <w:r w:rsidR="00E54B8B" w:rsidRPr="00903DBA">
        <w:rPr>
          <w:highlight w:val="white"/>
        </w:rPr>
        <w:t>To</w:t>
      </w:r>
      <w:r w:rsidR="00AF349E" w:rsidRPr="00903DBA">
        <w:rPr>
          <w:highlight w:val="white"/>
        </w:rPr>
        <w:t>Register(switchSymbol);</w:t>
      </w:r>
    </w:p>
    <w:p w14:paraId="5EDA485B" w14:textId="77777777" w:rsidR="00943F9A" w:rsidRPr="00903DBA" w:rsidRDefault="00943F9A" w:rsidP="00943F9A">
      <w:pPr>
        <w:pStyle w:val="Code"/>
        <w:rPr>
          <w:highlight w:val="white"/>
        </w:rPr>
      </w:pPr>
      <w:r w:rsidRPr="00903DBA">
        <w:rPr>
          <w:highlight w:val="white"/>
        </w:rPr>
        <w:t xml:space="preserve">      Symbol caseSymbol = (Symbol) middleCode[2];</w:t>
      </w:r>
    </w:p>
    <w:p w14:paraId="7716AF4F" w14:textId="77777777" w:rsidR="00943F9A" w:rsidRPr="00903DBA" w:rsidRDefault="00943F9A" w:rsidP="00943F9A">
      <w:pPr>
        <w:pStyle w:val="Code"/>
        <w:rPr>
          <w:highlight w:val="white"/>
        </w:rPr>
      </w:pPr>
      <w:r w:rsidRPr="00903DBA">
        <w:rPr>
          <w:highlight w:val="white"/>
        </w:rPr>
        <w:t xml:space="preserve">      BigInteger caseValue = (BigInteger) caseSymbol.Value; // cmp ax, 123</w:t>
      </w:r>
    </w:p>
    <w:p w14:paraId="3C506B40" w14:textId="68F1C461" w:rsidR="00943F9A" w:rsidRPr="00903DBA" w:rsidRDefault="00943F9A" w:rsidP="00943F9A">
      <w:pPr>
        <w:pStyle w:val="Code"/>
        <w:rPr>
          <w:highlight w:val="white"/>
        </w:rPr>
      </w:pPr>
      <w:r w:rsidRPr="00903DBA">
        <w:rPr>
          <w:highlight w:val="white"/>
        </w:rPr>
        <w:t xml:space="preserve">      AddAssemblyCode(AssemblyOperator.cmp, switchTrack, caseValue);</w:t>
      </w:r>
    </w:p>
    <w:p w14:paraId="4F50127A" w14:textId="77777777" w:rsidR="00172F89" w:rsidRPr="00903DBA" w:rsidRDefault="00172F89" w:rsidP="00172F89">
      <w:pPr>
        <w:pStyle w:val="Code"/>
        <w:rPr>
          <w:highlight w:val="white"/>
        </w:rPr>
      </w:pPr>
      <w:r w:rsidRPr="00903DBA">
        <w:rPr>
          <w:highlight w:val="white"/>
        </w:rPr>
        <w:t xml:space="preserve">      int target = (int) middleCode[0];</w:t>
      </w:r>
    </w:p>
    <w:p w14:paraId="4DE1A32B" w14:textId="77777777" w:rsidR="00172F89" w:rsidRPr="00903DBA" w:rsidRDefault="00172F89" w:rsidP="00172F89">
      <w:pPr>
        <w:pStyle w:val="Code"/>
        <w:rPr>
          <w:highlight w:val="white"/>
        </w:rPr>
      </w:pPr>
      <w:r w:rsidRPr="00903DBA">
        <w:rPr>
          <w:highlight w:val="white"/>
        </w:rPr>
        <w:t xml:space="preserve">      AddAssemblyCode(AssemblyOperator.je, null, null, target);</w:t>
      </w:r>
    </w:p>
    <w:p w14:paraId="1E07A0E6" w14:textId="50621E03" w:rsidR="00392E21" w:rsidRPr="00903DBA" w:rsidRDefault="00392E21" w:rsidP="000D21FE">
      <w:pPr>
        <w:rPr>
          <w:highlight w:val="white"/>
        </w:rPr>
      </w:pPr>
      <w:r w:rsidRPr="00903DBA">
        <w:rPr>
          <w:highlight w:val="white"/>
        </w:rPr>
        <w:t xml:space="preserve">Note that we do </w:t>
      </w:r>
      <w:r w:rsidR="00953190" w:rsidRPr="00903DBA">
        <w:rPr>
          <w:highlight w:val="white"/>
        </w:rPr>
        <w:t>add</w:t>
      </w:r>
      <w:r w:rsidRPr="00903DBA">
        <w:rPr>
          <w:highlight w:val="white"/>
        </w:rPr>
        <w:t xml:space="preserve"> the symbol </w:t>
      </w:r>
      <w:r w:rsidR="00953190" w:rsidRPr="00903DBA">
        <w:rPr>
          <w:highlight w:val="white"/>
        </w:rPr>
        <w:t>to</w:t>
      </w:r>
      <w:r w:rsidRPr="00903DBA">
        <w:rPr>
          <w:highlight w:val="white"/>
        </w:rPr>
        <w:t xml:space="preserve"> the </w:t>
      </w:r>
      <w:r w:rsidR="000D21FE" w:rsidRPr="00903DBA">
        <w:rPr>
          <w:highlight w:val="white"/>
        </w:rPr>
        <w:t>track map</w:t>
      </w:r>
      <w:r w:rsidR="00953190" w:rsidRPr="00903DBA">
        <w:rPr>
          <w:highlight w:val="white"/>
        </w:rPr>
        <w:t xml:space="preserve">, </w:t>
      </w:r>
      <w:proofErr w:type="gramStart"/>
      <w:r w:rsidR="00953190" w:rsidRPr="00903DBA">
        <w:rPr>
          <w:highlight w:val="white"/>
        </w:rPr>
        <w:t>in order to</w:t>
      </w:r>
      <w:proofErr w:type="gramEnd"/>
      <w:r w:rsidR="00953190" w:rsidRPr="00903DBA">
        <w:rPr>
          <w:highlight w:val="white"/>
        </w:rPr>
        <w:t xml:space="preserve"> keep the value in the register thought out all the succeeding case instruction of the switch statement.</w:t>
      </w:r>
    </w:p>
    <w:p w14:paraId="3A6F4747" w14:textId="2CD3228F" w:rsidR="00E54B8B" w:rsidRPr="00903DBA" w:rsidRDefault="00E54B8B" w:rsidP="00943F9A">
      <w:pPr>
        <w:pStyle w:val="Code"/>
        <w:rPr>
          <w:highlight w:val="white"/>
        </w:rPr>
      </w:pPr>
      <w:r w:rsidRPr="00903DBA">
        <w:rPr>
          <w:highlight w:val="white"/>
        </w:rPr>
        <w:t xml:space="preserve">      m_trackMap.Add(switchSymbol, switchTrack);</w:t>
      </w:r>
    </w:p>
    <w:p w14:paraId="0B922A23" w14:textId="77777777" w:rsidR="00943F9A" w:rsidRPr="00903DBA" w:rsidRDefault="00943F9A" w:rsidP="00943F9A">
      <w:pPr>
        <w:pStyle w:val="Code"/>
        <w:rPr>
          <w:highlight w:val="white"/>
        </w:rPr>
      </w:pPr>
      <w:r w:rsidRPr="00903DBA">
        <w:rPr>
          <w:highlight w:val="white"/>
        </w:rPr>
        <w:t xml:space="preserve">    }</w:t>
      </w:r>
    </w:p>
    <w:p w14:paraId="01672F8D" w14:textId="5D5DEF9E" w:rsidR="00943F9A" w:rsidRPr="00903DBA" w:rsidRDefault="00F52C9A" w:rsidP="00F52C9A">
      <w:pPr>
        <w:rPr>
          <w:highlight w:val="white"/>
        </w:rPr>
      </w:pPr>
      <w:r w:rsidRPr="00903DBA">
        <w:rPr>
          <w:highlight w:val="white"/>
        </w:rPr>
        <w:t xml:space="preserve">The </w:t>
      </w:r>
      <w:r w:rsidRPr="00903DBA">
        <w:rPr>
          <w:rStyle w:val="KeyWord0"/>
          <w:highlight w:val="white"/>
        </w:rPr>
        <w:t>CaseEnd</w:t>
      </w:r>
      <w:r w:rsidRPr="00903DBA">
        <w:rPr>
          <w:highlight w:val="white"/>
        </w:rPr>
        <w:t xml:space="preserve"> method is called after the last case </w:t>
      </w:r>
      <w:r w:rsidR="00B419FE" w:rsidRPr="00903DBA">
        <w:rPr>
          <w:highlight w:val="white"/>
        </w:rPr>
        <w:t>instruction</w:t>
      </w:r>
      <w:r w:rsidR="00DE762C" w:rsidRPr="00903DBA">
        <w:rPr>
          <w:highlight w:val="white"/>
        </w:rPr>
        <w:t xml:space="preserve"> of the switch statement</w:t>
      </w:r>
      <w:r w:rsidRPr="00903DBA">
        <w:rPr>
          <w:highlight w:val="white"/>
        </w:rPr>
        <w:t xml:space="preserve">. We only remove the switch symbol from the track </w:t>
      </w:r>
      <w:proofErr w:type="gramStart"/>
      <w:r w:rsidRPr="00903DBA">
        <w:rPr>
          <w:highlight w:val="white"/>
        </w:rPr>
        <w:t>map</w:t>
      </w:r>
      <w:r w:rsidR="00B419FE" w:rsidRPr="00903DBA">
        <w:rPr>
          <w:highlight w:val="white"/>
        </w:rPr>
        <w:t>, since</w:t>
      </w:r>
      <w:proofErr w:type="gramEnd"/>
      <w:r w:rsidR="00B419FE" w:rsidRPr="00903DBA">
        <w:rPr>
          <w:highlight w:val="white"/>
        </w:rPr>
        <w:t xml:space="preserve"> we </w:t>
      </w:r>
      <w:r w:rsidR="0078678B" w:rsidRPr="00903DBA">
        <w:rPr>
          <w:highlight w:val="white"/>
        </w:rPr>
        <w:t xml:space="preserve">shall not </w:t>
      </w:r>
      <w:r w:rsidR="00B419FE" w:rsidRPr="00903DBA">
        <w:rPr>
          <w:highlight w:val="white"/>
        </w:rPr>
        <w:t>keep the value in the register after the last case instruction.</w:t>
      </w:r>
    </w:p>
    <w:p w14:paraId="6E97D57D" w14:textId="77777777" w:rsidR="00943F9A" w:rsidRPr="00903DBA" w:rsidRDefault="00943F9A" w:rsidP="00943F9A">
      <w:pPr>
        <w:pStyle w:val="Code"/>
        <w:rPr>
          <w:highlight w:val="white"/>
        </w:rPr>
      </w:pPr>
      <w:r w:rsidRPr="00903DBA">
        <w:rPr>
          <w:highlight w:val="white"/>
        </w:rPr>
        <w:t xml:space="preserve">    public void CaseEnd(MiddleCode middleCode) {</w:t>
      </w:r>
    </w:p>
    <w:p w14:paraId="51E60F20" w14:textId="77777777" w:rsidR="00943F9A" w:rsidRPr="00903DBA" w:rsidRDefault="00943F9A" w:rsidP="00943F9A">
      <w:pPr>
        <w:pStyle w:val="Code"/>
        <w:rPr>
          <w:highlight w:val="white"/>
        </w:rPr>
      </w:pPr>
      <w:r w:rsidRPr="00903DBA">
        <w:rPr>
          <w:highlight w:val="white"/>
        </w:rPr>
        <w:t xml:space="preserve">      Symbol symbol = (Symbol) middleCode[0];</w:t>
      </w:r>
    </w:p>
    <w:p w14:paraId="01DF279B" w14:textId="77777777" w:rsidR="00943F9A" w:rsidRPr="00903DBA" w:rsidRDefault="00943F9A" w:rsidP="00943F9A">
      <w:pPr>
        <w:pStyle w:val="Code"/>
        <w:rPr>
          <w:highlight w:val="white"/>
        </w:rPr>
      </w:pPr>
      <w:r w:rsidRPr="00903DBA">
        <w:rPr>
          <w:highlight w:val="white"/>
        </w:rPr>
        <w:t xml:space="preserve">      m_trackMap.Remove(symbol);</w:t>
      </w:r>
    </w:p>
    <w:p w14:paraId="68FF04C7" w14:textId="77777777" w:rsidR="00943F9A" w:rsidRPr="00903DBA" w:rsidRDefault="00943F9A" w:rsidP="00943F9A">
      <w:pPr>
        <w:pStyle w:val="Code"/>
        <w:rPr>
          <w:highlight w:val="white"/>
        </w:rPr>
      </w:pPr>
      <w:r w:rsidRPr="00903DBA">
        <w:rPr>
          <w:highlight w:val="white"/>
        </w:rPr>
        <w:t xml:space="preserve">    }</w:t>
      </w:r>
    </w:p>
    <w:p w14:paraId="01E76C00" w14:textId="500C093D" w:rsidR="0094556E" w:rsidRPr="00903DBA" w:rsidRDefault="007B36F7" w:rsidP="0094556E">
      <w:pPr>
        <w:pStyle w:val="Rubrik3"/>
        <w:rPr>
          <w:highlight w:val="white"/>
        </w:rPr>
      </w:pPr>
      <w:bookmarkStart w:id="433" w:name="_Toc57656097"/>
      <w:r w:rsidRPr="00903DBA">
        <w:rPr>
          <w:highlight w:val="white"/>
        </w:rPr>
        <w:t>Address</w:t>
      </w:r>
      <w:bookmarkEnd w:id="433"/>
    </w:p>
    <w:p w14:paraId="78CB4685" w14:textId="15024F5A" w:rsidR="00B419FE" w:rsidRPr="00903DBA" w:rsidRDefault="00B419FE" w:rsidP="00B419FE">
      <w:pPr>
        <w:rPr>
          <w:highlight w:val="white"/>
        </w:rPr>
      </w:pPr>
      <w:r w:rsidRPr="00903DBA">
        <w:rPr>
          <w:highlight w:val="white"/>
        </w:rPr>
        <w:t xml:space="preserve">The </w:t>
      </w:r>
      <w:r w:rsidRPr="00903DBA">
        <w:rPr>
          <w:rStyle w:val="KeyWord0"/>
          <w:highlight w:val="white"/>
        </w:rPr>
        <w:t>Address</w:t>
      </w:r>
      <w:r w:rsidRPr="00903DBA">
        <w:rPr>
          <w:highlight w:val="white"/>
        </w:rPr>
        <w:t xml:space="preserve"> method </w:t>
      </w:r>
      <w:r w:rsidR="00745599" w:rsidRPr="00903DBA">
        <w:rPr>
          <w:highlight w:val="white"/>
        </w:rPr>
        <w:t xml:space="preserve">adds assembly code instructions for the address operator. It is </w:t>
      </w:r>
      <w:proofErr w:type="gramStart"/>
      <w:r w:rsidR="00745599" w:rsidRPr="00903DBA">
        <w:rPr>
          <w:highlight w:val="white"/>
        </w:rPr>
        <w:t>actually quite</w:t>
      </w:r>
      <w:proofErr w:type="gramEnd"/>
      <w:r w:rsidR="00745599" w:rsidRPr="00903DBA">
        <w:rPr>
          <w:highlight w:val="white"/>
        </w:rPr>
        <w:t xml:space="preserve"> simple, since we only gave to call </w:t>
      </w:r>
      <w:r w:rsidR="00745599" w:rsidRPr="00903DBA">
        <w:rPr>
          <w:rStyle w:val="KeyWord0"/>
          <w:highlight w:val="white"/>
        </w:rPr>
        <w:t>LoadAddressToRegister</w:t>
      </w:r>
      <w:r w:rsidR="00745599" w:rsidRPr="00903DBA">
        <w:rPr>
          <w:highlight w:val="white"/>
        </w:rPr>
        <w:t xml:space="preserve"> to load the address of the symbol int</w:t>
      </w:r>
      <w:r w:rsidR="00B07894" w:rsidRPr="00903DBA">
        <w:rPr>
          <w:highlight w:val="white"/>
        </w:rPr>
        <w:t>o</w:t>
      </w:r>
      <w:r w:rsidR="00745599" w:rsidRPr="00903DBA">
        <w:rPr>
          <w:highlight w:val="white"/>
        </w:rPr>
        <w:t xml:space="preserve"> a register.</w:t>
      </w:r>
    </w:p>
    <w:p w14:paraId="10580E92" w14:textId="77777777" w:rsidR="005571B5" w:rsidRPr="00903DBA" w:rsidRDefault="005571B5" w:rsidP="005571B5">
      <w:pPr>
        <w:pStyle w:val="Code"/>
        <w:rPr>
          <w:highlight w:val="white"/>
        </w:rPr>
      </w:pPr>
      <w:r w:rsidRPr="00903DBA">
        <w:rPr>
          <w:highlight w:val="white"/>
        </w:rPr>
        <w:t xml:space="preserve">    public void Address(MiddleCode middleCode) {</w:t>
      </w:r>
    </w:p>
    <w:p w14:paraId="1D33B861" w14:textId="77777777" w:rsidR="005571B5" w:rsidRPr="00903DBA" w:rsidRDefault="005571B5" w:rsidP="005571B5">
      <w:pPr>
        <w:pStyle w:val="Code"/>
        <w:rPr>
          <w:highlight w:val="white"/>
        </w:rPr>
      </w:pPr>
      <w:r w:rsidRPr="00903DBA">
        <w:rPr>
          <w:highlight w:val="white"/>
        </w:rPr>
        <w:t xml:space="preserve">      Symbol resultSymbol = (Symbol) middleCode[0],</w:t>
      </w:r>
    </w:p>
    <w:p w14:paraId="643523B3" w14:textId="77777777" w:rsidR="005571B5" w:rsidRPr="00903DBA" w:rsidRDefault="005571B5" w:rsidP="005571B5">
      <w:pPr>
        <w:pStyle w:val="Code"/>
        <w:rPr>
          <w:highlight w:val="white"/>
        </w:rPr>
      </w:pPr>
      <w:r w:rsidRPr="00903DBA">
        <w:rPr>
          <w:highlight w:val="white"/>
        </w:rPr>
        <w:t xml:space="preserve">             addressSymbol = (Symbol) middleCode[1];</w:t>
      </w:r>
    </w:p>
    <w:p w14:paraId="65A76849" w14:textId="77777777" w:rsidR="005571B5" w:rsidRPr="00903DBA" w:rsidRDefault="005571B5" w:rsidP="005571B5">
      <w:pPr>
        <w:pStyle w:val="Code"/>
        <w:rPr>
          <w:highlight w:val="white"/>
        </w:rPr>
      </w:pPr>
      <w:r w:rsidRPr="00903DBA">
        <w:rPr>
          <w:highlight w:val="white"/>
        </w:rPr>
        <w:t xml:space="preserve">      Track track = LoadAddressToRegister(addressSymbol);</w:t>
      </w:r>
    </w:p>
    <w:p w14:paraId="6258A5B0" w14:textId="77777777" w:rsidR="005571B5" w:rsidRPr="00903DBA" w:rsidRDefault="005571B5" w:rsidP="005571B5">
      <w:pPr>
        <w:pStyle w:val="Code"/>
        <w:rPr>
          <w:highlight w:val="white"/>
        </w:rPr>
      </w:pPr>
      <w:r w:rsidRPr="00903DBA">
        <w:rPr>
          <w:highlight w:val="white"/>
        </w:rPr>
        <w:t xml:space="preserve">      m_trackMap.Add(resultSymbol, track);</w:t>
      </w:r>
    </w:p>
    <w:p w14:paraId="7DD943B9" w14:textId="77777777" w:rsidR="005571B5" w:rsidRPr="00903DBA" w:rsidRDefault="005571B5" w:rsidP="005571B5">
      <w:pPr>
        <w:pStyle w:val="Code"/>
        <w:rPr>
          <w:highlight w:val="white"/>
        </w:rPr>
      </w:pPr>
      <w:r w:rsidRPr="00903DBA">
        <w:rPr>
          <w:highlight w:val="white"/>
        </w:rPr>
        <w:t xml:space="preserve">      m_trackMap.Remove(addressSymbol);</w:t>
      </w:r>
    </w:p>
    <w:p w14:paraId="13081AE7" w14:textId="77777777" w:rsidR="005571B5" w:rsidRPr="00903DBA" w:rsidRDefault="005571B5" w:rsidP="005571B5">
      <w:pPr>
        <w:pStyle w:val="Code"/>
        <w:rPr>
          <w:highlight w:val="white"/>
        </w:rPr>
      </w:pPr>
      <w:r w:rsidRPr="00903DBA">
        <w:rPr>
          <w:highlight w:val="white"/>
        </w:rPr>
        <w:t xml:space="preserve">    }</w:t>
      </w:r>
    </w:p>
    <w:p w14:paraId="1BA02D02" w14:textId="755840B5" w:rsidR="007A5D19" w:rsidRPr="00903DBA" w:rsidRDefault="007A5D19" w:rsidP="007A5D19">
      <w:pPr>
        <w:rPr>
          <w:highlight w:val="white"/>
        </w:rPr>
      </w:pPr>
      <w:r w:rsidRPr="00903DBA">
        <w:rPr>
          <w:highlight w:val="white"/>
        </w:rPr>
        <w:t xml:space="preserve">The </w:t>
      </w:r>
      <w:r w:rsidRPr="00903DBA">
        <w:rPr>
          <w:rStyle w:val="KeyWord0"/>
          <w:highlight w:val="white"/>
        </w:rPr>
        <w:t>IntegralDereference</w:t>
      </w:r>
      <w:r w:rsidRPr="00903DBA">
        <w:rPr>
          <w:highlight w:val="white"/>
        </w:rPr>
        <w:t xml:space="preserve"> method adds assembly code instructions for </w:t>
      </w:r>
      <w:proofErr w:type="spellStart"/>
      <w:r w:rsidRPr="00903DBA">
        <w:rPr>
          <w:highlight w:val="white"/>
        </w:rPr>
        <w:t>de</w:t>
      </w:r>
      <w:r w:rsidR="006114E0" w:rsidRPr="00903DBA">
        <w:rPr>
          <w:highlight w:val="white"/>
        </w:rPr>
        <w:t>refereeing</w:t>
      </w:r>
      <w:proofErr w:type="spellEnd"/>
      <w:r w:rsidRPr="00903DBA">
        <w:rPr>
          <w:highlight w:val="white"/>
        </w:rPr>
        <w:t xml:space="preserve"> a pointer to a</w:t>
      </w:r>
      <w:r w:rsidR="006114E0" w:rsidRPr="00903DBA">
        <w:rPr>
          <w:highlight w:val="white"/>
        </w:rPr>
        <w:t>n integral</w:t>
      </w:r>
      <w:r w:rsidRPr="00903DBA">
        <w:rPr>
          <w:highlight w:val="white"/>
        </w:rPr>
        <w:t xml:space="preserve"> value. </w:t>
      </w:r>
      <w:r w:rsidR="006114E0" w:rsidRPr="00903DBA">
        <w:rPr>
          <w:highlight w:val="white"/>
        </w:rPr>
        <w:t xml:space="preserve">We only </w:t>
      </w:r>
      <w:proofErr w:type="gramStart"/>
      <w:r w:rsidR="006114E0" w:rsidRPr="00903DBA">
        <w:rPr>
          <w:highlight w:val="white"/>
        </w:rPr>
        <w:t>have to</w:t>
      </w:r>
      <w:proofErr w:type="gramEnd"/>
      <w:r w:rsidR="006114E0" w:rsidRPr="00903DBA">
        <w:rPr>
          <w:highlight w:val="white"/>
        </w:rPr>
        <w:t xml:space="preserve"> call </w:t>
      </w:r>
      <w:r w:rsidR="006114E0" w:rsidRPr="00903DBA">
        <w:rPr>
          <w:rStyle w:val="KeyWord0"/>
          <w:highlight w:val="white"/>
        </w:rPr>
        <w:t>LoadValueToRegister</w:t>
      </w:r>
      <w:r w:rsidR="006114E0" w:rsidRPr="00903DBA">
        <w:rPr>
          <w:highlight w:val="white"/>
        </w:rPr>
        <w:t xml:space="preserve"> for the address symbol</w:t>
      </w:r>
      <w:r w:rsidR="009B528B" w:rsidRPr="00903DBA">
        <w:rPr>
          <w:highlight w:val="white"/>
        </w:rPr>
        <w:t>.</w:t>
      </w:r>
    </w:p>
    <w:p w14:paraId="73A53CD2" w14:textId="520DFE55" w:rsidR="002200BD" w:rsidRPr="00903DBA" w:rsidRDefault="002200BD" w:rsidP="002200BD">
      <w:pPr>
        <w:pStyle w:val="Code"/>
        <w:rPr>
          <w:highlight w:val="white"/>
        </w:rPr>
      </w:pPr>
      <w:r w:rsidRPr="00903DBA">
        <w:rPr>
          <w:highlight w:val="white"/>
        </w:rPr>
        <w:t xml:space="preserve">    public void IntegralDereference(MiddleCode middleCode) {</w:t>
      </w:r>
    </w:p>
    <w:p w14:paraId="251B3AD4" w14:textId="77777777" w:rsidR="002200BD" w:rsidRPr="00903DBA" w:rsidRDefault="002200BD" w:rsidP="002200BD">
      <w:pPr>
        <w:pStyle w:val="Code"/>
        <w:rPr>
          <w:highlight w:val="white"/>
        </w:rPr>
      </w:pPr>
      <w:r w:rsidRPr="00903DBA">
        <w:rPr>
          <w:highlight w:val="white"/>
        </w:rPr>
        <w:t xml:space="preserve">      Symbol resultSymbol = (Symbol) middleCode[0];</w:t>
      </w:r>
    </w:p>
    <w:p w14:paraId="1EB9E93D"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0AC9848" w14:textId="77777777" w:rsidR="002200BD" w:rsidRPr="00903DBA" w:rsidRDefault="002200BD" w:rsidP="002200BD">
      <w:pPr>
        <w:pStyle w:val="Code"/>
        <w:rPr>
          <w:highlight w:val="white"/>
        </w:rPr>
      </w:pPr>
      <w:r w:rsidRPr="00903DBA">
        <w:rPr>
          <w:highlight w:val="white"/>
        </w:rPr>
        <w:t xml:space="preserve">      Track addressTrack = LoadValueToRegister(resultSymbol.AddressSymbol);</w:t>
      </w:r>
    </w:p>
    <w:p w14:paraId="185ABDA7" w14:textId="77777777" w:rsidR="002200BD" w:rsidRPr="00903DBA" w:rsidRDefault="002200BD" w:rsidP="002200BD">
      <w:pPr>
        <w:pStyle w:val="Code"/>
        <w:rPr>
          <w:highlight w:val="white"/>
        </w:rPr>
      </w:pPr>
      <w:r w:rsidRPr="00903DBA">
        <w:rPr>
          <w:highlight w:val="white"/>
        </w:rPr>
        <w:t xml:space="preserve">      m_trackMap.Add(resultSymbol.AddressSymbol, addressTrack);</w:t>
      </w:r>
    </w:p>
    <w:p w14:paraId="6C2A6BAF" w14:textId="77777777" w:rsidR="002200BD" w:rsidRPr="00903DBA" w:rsidRDefault="002200BD" w:rsidP="002200BD">
      <w:pPr>
        <w:pStyle w:val="Code"/>
        <w:rPr>
          <w:highlight w:val="white"/>
        </w:rPr>
      </w:pPr>
      <w:r w:rsidRPr="00903DBA">
        <w:rPr>
          <w:highlight w:val="white"/>
        </w:rPr>
        <w:t xml:space="preserve">    }</w:t>
      </w:r>
    </w:p>
    <w:p w14:paraId="1B9F468E" w14:textId="657A8E28" w:rsidR="00D935A0" w:rsidRPr="00903DBA" w:rsidRDefault="00C540BA" w:rsidP="00C540BA">
      <w:pPr>
        <w:rPr>
          <w:highlight w:val="white"/>
        </w:rPr>
      </w:pPr>
      <w:r w:rsidRPr="00903DBA">
        <w:rPr>
          <w:highlight w:val="white"/>
        </w:rPr>
        <w:t xml:space="preserve">The </w:t>
      </w:r>
      <w:r w:rsidRPr="00903DBA">
        <w:rPr>
          <w:rStyle w:val="KeyWord0"/>
          <w:highlight w:val="white"/>
        </w:rPr>
        <w:t>FloatingDereference</w:t>
      </w:r>
      <w:r w:rsidRPr="00903DBA">
        <w:rPr>
          <w:highlight w:val="white"/>
        </w:rPr>
        <w:t xml:space="preserve"> method </w:t>
      </w:r>
      <w:r w:rsidR="002200BD" w:rsidRPr="00903DBA">
        <w:rPr>
          <w:highlight w:val="white"/>
        </w:rPr>
        <w:t xml:space="preserve">adds assembly code instructions for </w:t>
      </w:r>
      <w:proofErr w:type="spellStart"/>
      <w:r w:rsidR="002200BD" w:rsidRPr="00903DBA">
        <w:rPr>
          <w:highlight w:val="white"/>
        </w:rPr>
        <w:t>derefereing</w:t>
      </w:r>
      <w:proofErr w:type="spellEnd"/>
      <w:r w:rsidR="002200BD" w:rsidRPr="00903DBA">
        <w:rPr>
          <w:highlight w:val="white"/>
        </w:rPr>
        <w:t xml:space="preserve"> a pointer to a floating value. </w:t>
      </w:r>
    </w:p>
    <w:p w14:paraId="48626CBC" w14:textId="77777777" w:rsidR="00D935A0" w:rsidRPr="00903DBA" w:rsidRDefault="00D935A0" w:rsidP="00E30569">
      <w:pPr>
        <w:pStyle w:val="Code"/>
        <w:rPr>
          <w:highlight w:val="white"/>
        </w:rPr>
      </w:pPr>
      <w:r w:rsidRPr="00903DBA">
        <w:rPr>
          <w:highlight w:val="white"/>
        </w:rPr>
        <w:t xml:space="preserve">    public void FloatingDereference(MiddleCode middleCode) {</w:t>
      </w:r>
    </w:p>
    <w:p w14:paraId="02F23627" w14:textId="77777777" w:rsidR="00D935A0" w:rsidRPr="00903DBA" w:rsidRDefault="00D935A0" w:rsidP="00E30569">
      <w:pPr>
        <w:pStyle w:val="Code"/>
        <w:rPr>
          <w:highlight w:val="white"/>
        </w:rPr>
      </w:pPr>
      <w:r w:rsidRPr="00903DBA">
        <w:rPr>
          <w:highlight w:val="white"/>
        </w:rPr>
        <w:t xml:space="preserve">      Symbol resultSymbol = (Symbol) middleCode[0];</w:t>
      </w:r>
    </w:p>
    <w:p w14:paraId="0151566F" w14:textId="77777777" w:rsidR="00765656" w:rsidRPr="00903DBA" w:rsidRDefault="00765656" w:rsidP="00765656">
      <w:pPr>
        <w:pStyle w:val="Code"/>
        <w:rPr>
          <w:highlight w:val="white"/>
        </w:rPr>
      </w:pPr>
      <w:r w:rsidRPr="00903DBA">
        <w:rPr>
          <w:highlight w:val="white"/>
        </w:rPr>
        <w:t xml:space="preserve">      Assert.ErrorXXX(resultSymbol.AddressSymbol != null);</w:t>
      </w:r>
    </w:p>
    <w:p w14:paraId="21141F15" w14:textId="77777777" w:rsidR="00D935A0" w:rsidRPr="00903DBA" w:rsidRDefault="00D935A0" w:rsidP="00E30569">
      <w:pPr>
        <w:pStyle w:val="Code"/>
        <w:rPr>
          <w:highlight w:val="white"/>
        </w:rPr>
      </w:pPr>
      <w:r w:rsidRPr="00903DBA">
        <w:rPr>
          <w:highlight w:val="white"/>
        </w:rPr>
        <w:t xml:space="preserve">      Track addressTrack = LoadValueToRegister(resultSymbol.AddressSymbol);</w:t>
      </w:r>
    </w:p>
    <w:p w14:paraId="1BF922DA" w14:textId="77777777" w:rsidR="00D935A0" w:rsidRPr="00903DBA" w:rsidRDefault="00D935A0" w:rsidP="00E30569">
      <w:pPr>
        <w:pStyle w:val="Code"/>
        <w:rPr>
          <w:highlight w:val="white"/>
        </w:rPr>
      </w:pPr>
      <w:r w:rsidRPr="00903DBA">
        <w:rPr>
          <w:highlight w:val="white"/>
        </w:rPr>
        <w:t xml:space="preserve">      m_trackMap.Add(resultSymbol.AddressSymbol, addressTrack);</w:t>
      </w:r>
    </w:p>
    <w:p w14:paraId="3FBAD4D8" w14:textId="77777777" w:rsidR="00D935A0" w:rsidRPr="00903DBA" w:rsidRDefault="00D935A0" w:rsidP="00E30569">
      <w:pPr>
        <w:pStyle w:val="Code"/>
        <w:rPr>
          <w:highlight w:val="white"/>
        </w:rPr>
      </w:pPr>
      <w:r w:rsidRPr="00903DBA">
        <w:rPr>
          <w:highlight w:val="white"/>
        </w:rPr>
        <w:t xml:space="preserve">    }</w:t>
      </w:r>
    </w:p>
    <w:p w14:paraId="3E823727" w14:textId="745B94A7" w:rsidR="00CF4437" w:rsidRPr="00903DBA" w:rsidRDefault="00CF4437" w:rsidP="00CF4437">
      <w:pPr>
        <w:pStyle w:val="Rubrik3"/>
        <w:numPr>
          <w:ilvl w:val="2"/>
          <w:numId w:val="136"/>
        </w:numPr>
        <w:rPr>
          <w:highlight w:val="white"/>
        </w:rPr>
      </w:pPr>
      <w:bookmarkStart w:id="434" w:name="_Toc57656098"/>
      <w:r w:rsidRPr="00903DBA">
        <w:rPr>
          <w:highlight w:val="white"/>
        </w:rPr>
        <w:lastRenderedPageBreak/>
        <w:t>Floating Binary</w:t>
      </w:r>
      <w:bookmarkEnd w:id="434"/>
    </w:p>
    <w:p w14:paraId="7862C5D9" w14:textId="6922FC87" w:rsidR="00673D57" w:rsidRPr="00903DBA" w:rsidRDefault="00673D57" w:rsidP="00673D57">
      <w:pPr>
        <w:rPr>
          <w:highlight w:val="white"/>
        </w:rPr>
      </w:pPr>
      <w:proofErr w:type="gramStart"/>
      <w:r w:rsidRPr="00903DBA">
        <w:rPr>
          <w:highlight w:val="white"/>
        </w:rPr>
        <w:t>Similar to</w:t>
      </w:r>
      <w:proofErr w:type="gramEnd"/>
      <w:r w:rsidRPr="00903DBA">
        <w:rPr>
          <w:highlight w:val="white"/>
        </w:rPr>
        <w:t xml:space="preserve"> the integral operations, we need the </w:t>
      </w:r>
      <w:r w:rsidRPr="00903DBA">
        <w:rPr>
          <w:rStyle w:val="KeyWord0"/>
          <w:highlight w:val="white"/>
        </w:rPr>
        <w:t>m_middleToFloatingMap</w:t>
      </w:r>
      <w:r w:rsidRPr="00903DBA">
        <w:rPr>
          <w:highlight w:val="white"/>
        </w:rPr>
        <w:t xml:space="preserve"> map to translate </w:t>
      </w:r>
      <w:r w:rsidR="00B55237" w:rsidRPr="00903DBA">
        <w:rPr>
          <w:highlight w:val="white"/>
        </w:rPr>
        <w:t>the middle code operators to the</w:t>
      </w:r>
      <w:r w:rsidR="00F33F0D" w:rsidRPr="00903DBA">
        <w:rPr>
          <w:highlight w:val="white"/>
        </w:rPr>
        <w:t>ir</w:t>
      </w:r>
      <w:r w:rsidR="00B55237" w:rsidRPr="00903DBA">
        <w:rPr>
          <w:highlight w:val="white"/>
        </w:rPr>
        <w:t xml:space="preserve"> </w:t>
      </w:r>
      <w:r w:rsidR="00F33F0D" w:rsidRPr="00903DBA">
        <w:rPr>
          <w:highlight w:val="white"/>
        </w:rPr>
        <w:t xml:space="preserve">equivalent </w:t>
      </w:r>
      <w:r w:rsidR="00B55237" w:rsidRPr="00903DBA">
        <w:rPr>
          <w:highlight w:val="white"/>
        </w:rPr>
        <w:t>assembly code operators.</w:t>
      </w:r>
    </w:p>
    <w:p w14:paraId="446D23A5" w14:textId="77777777" w:rsidR="00A81C3D" w:rsidRPr="00903DBA" w:rsidRDefault="00A81C3D" w:rsidP="00A81C3D">
      <w:pPr>
        <w:pStyle w:val="Code"/>
        <w:rPr>
          <w:highlight w:val="white"/>
        </w:rPr>
      </w:pPr>
      <w:r w:rsidRPr="00903DBA">
        <w:rPr>
          <w:highlight w:val="white"/>
        </w:rPr>
        <w:t xml:space="preserve">    public static IDictionary&lt;MiddleOperator, AssemblyOperator&gt;</w:t>
      </w:r>
    </w:p>
    <w:p w14:paraId="29FD3C35" w14:textId="77777777" w:rsidR="00A81C3D" w:rsidRPr="00903DBA" w:rsidRDefault="00A81C3D" w:rsidP="00A81C3D">
      <w:pPr>
        <w:pStyle w:val="Code"/>
        <w:rPr>
          <w:highlight w:val="white"/>
        </w:rPr>
      </w:pPr>
      <w:r w:rsidRPr="00903DBA">
        <w:rPr>
          <w:highlight w:val="white"/>
        </w:rPr>
        <w:t xml:space="preserve">      m_middleToFloatingMap =</w:t>
      </w:r>
    </w:p>
    <w:p w14:paraId="72FB9584" w14:textId="77777777" w:rsidR="00A81C3D" w:rsidRPr="00903DBA" w:rsidRDefault="00A81C3D" w:rsidP="00A81C3D">
      <w:pPr>
        <w:pStyle w:val="Code"/>
        <w:rPr>
          <w:highlight w:val="white"/>
        </w:rPr>
      </w:pPr>
      <w:r w:rsidRPr="00903DBA">
        <w:rPr>
          <w:highlight w:val="white"/>
        </w:rPr>
        <w:t xml:space="preserve">        new Dictionary&lt;MiddleOperator, AssemblyOperator&gt;() {</w:t>
      </w:r>
    </w:p>
    <w:p w14:paraId="38A3E81B" w14:textId="77777777" w:rsidR="00A81C3D" w:rsidRPr="00903DBA" w:rsidRDefault="00A81C3D" w:rsidP="00A81C3D">
      <w:pPr>
        <w:pStyle w:val="Code"/>
        <w:rPr>
          <w:highlight w:val="white"/>
        </w:rPr>
      </w:pPr>
      <w:r w:rsidRPr="00903DBA">
        <w:rPr>
          <w:highlight w:val="white"/>
        </w:rPr>
        <w:t xml:space="preserve">          {MiddleOperator.UnarySubtract, AssemblyOperator.fchs},</w:t>
      </w:r>
    </w:p>
    <w:p w14:paraId="030C3718" w14:textId="77777777" w:rsidR="00A81C3D" w:rsidRPr="00903DBA" w:rsidRDefault="00A81C3D" w:rsidP="00A81C3D">
      <w:pPr>
        <w:pStyle w:val="Code"/>
        <w:rPr>
          <w:highlight w:val="white"/>
        </w:rPr>
      </w:pPr>
      <w:r w:rsidRPr="00903DBA">
        <w:rPr>
          <w:highlight w:val="white"/>
        </w:rPr>
        <w:t xml:space="preserve">          {MiddleOperator.BinaryAdd, AssemblyOperator.fadd},</w:t>
      </w:r>
    </w:p>
    <w:p w14:paraId="06AA3AAF" w14:textId="77777777" w:rsidR="00A81C3D" w:rsidRPr="00903DBA" w:rsidRDefault="00A81C3D" w:rsidP="00A81C3D">
      <w:pPr>
        <w:pStyle w:val="Code"/>
        <w:rPr>
          <w:highlight w:val="white"/>
        </w:rPr>
      </w:pPr>
      <w:r w:rsidRPr="00903DBA">
        <w:rPr>
          <w:highlight w:val="white"/>
        </w:rPr>
        <w:t xml:space="preserve">          {MiddleOperator.BinarySubtract, AssemblyOperator.fsub},</w:t>
      </w:r>
    </w:p>
    <w:p w14:paraId="4B9A106F" w14:textId="77777777" w:rsidR="00A81C3D" w:rsidRPr="00903DBA" w:rsidRDefault="00A81C3D" w:rsidP="00A81C3D">
      <w:pPr>
        <w:pStyle w:val="Code"/>
        <w:rPr>
          <w:highlight w:val="white"/>
        </w:rPr>
      </w:pPr>
      <w:r w:rsidRPr="00903DBA">
        <w:rPr>
          <w:highlight w:val="white"/>
        </w:rPr>
        <w:t xml:space="preserve">          {MiddleOperator.SignedMultiply, AssemblyOperator.fmul},</w:t>
      </w:r>
    </w:p>
    <w:p w14:paraId="70756062" w14:textId="77777777" w:rsidR="00A81C3D" w:rsidRPr="00903DBA" w:rsidRDefault="00A81C3D" w:rsidP="00A81C3D">
      <w:pPr>
        <w:pStyle w:val="Code"/>
        <w:rPr>
          <w:highlight w:val="white"/>
        </w:rPr>
      </w:pPr>
      <w:r w:rsidRPr="00903DBA">
        <w:rPr>
          <w:highlight w:val="white"/>
        </w:rPr>
        <w:t xml:space="preserve">          {MiddleOperator.SignedDivide, AssemblyOperator.fdiv},</w:t>
      </w:r>
    </w:p>
    <w:p w14:paraId="61FF79FF" w14:textId="77777777" w:rsidR="00A81C3D" w:rsidRPr="00903DBA" w:rsidRDefault="00A81C3D" w:rsidP="00A81C3D">
      <w:pPr>
        <w:pStyle w:val="Code"/>
        <w:rPr>
          <w:highlight w:val="white"/>
        </w:rPr>
      </w:pPr>
      <w:r w:rsidRPr="00903DBA">
        <w:rPr>
          <w:highlight w:val="white"/>
        </w:rPr>
        <w:t xml:space="preserve">          {MiddleOperator.Equal, AssemblyOperator.je},</w:t>
      </w:r>
    </w:p>
    <w:p w14:paraId="20F82925" w14:textId="77777777" w:rsidR="00A81C3D" w:rsidRPr="00903DBA" w:rsidRDefault="00A81C3D" w:rsidP="00A81C3D">
      <w:pPr>
        <w:pStyle w:val="Code"/>
        <w:rPr>
          <w:highlight w:val="white"/>
        </w:rPr>
      </w:pPr>
      <w:r w:rsidRPr="00903DBA">
        <w:rPr>
          <w:highlight w:val="white"/>
        </w:rPr>
        <w:t xml:space="preserve">          {MiddleOperator.NotEqual, AssemblyOperator.jne},</w:t>
      </w:r>
    </w:p>
    <w:p w14:paraId="6B4F2D6E" w14:textId="77777777" w:rsidR="00A81C3D" w:rsidRPr="00903DBA" w:rsidRDefault="00A81C3D" w:rsidP="00A81C3D">
      <w:pPr>
        <w:pStyle w:val="Code"/>
        <w:rPr>
          <w:highlight w:val="white"/>
        </w:rPr>
      </w:pPr>
      <w:r w:rsidRPr="00903DBA">
        <w:rPr>
          <w:highlight w:val="white"/>
        </w:rPr>
        <w:t xml:space="preserve">          {MiddleOperator.SignedLessThan, AssemblyOperator.ja},</w:t>
      </w:r>
    </w:p>
    <w:p w14:paraId="578ECF9E" w14:textId="77777777" w:rsidR="00A81C3D" w:rsidRPr="00903DBA" w:rsidRDefault="00A81C3D" w:rsidP="00A81C3D">
      <w:pPr>
        <w:pStyle w:val="Code"/>
        <w:rPr>
          <w:highlight w:val="white"/>
        </w:rPr>
      </w:pPr>
      <w:r w:rsidRPr="00903DBA">
        <w:rPr>
          <w:highlight w:val="white"/>
        </w:rPr>
        <w:t xml:space="preserve">          {MiddleOperator.SignedLessThanEqual, AssemblyOperator.jae},</w:t>
      </w:r>
    </w:p>
    <w:p w14:paraId="1CBFC794" w14:textId="77777777" w:rsidR="00A81C3D" w:rsidRPr="00903DBA" w:rsidRDefault="00A81C3D" w:rsidP="00A81C3D">
      <w:pPr>
        <w:pStyle w:val="Code"/>
        <w:rPr>
          <w:highlight w:val="white"/>
        </w:rPr>
      </w:pPr>
      <w:r w:rsidRPr="00903DBA">
        <w:rPr>
          <w:highlight w:val="white"/>
        </w:rPr>
        <w:t xml:space="preserve">          {MiddleOperator.SignedGreaterThan, AssemblyOperator.jb},</w:t>
      </w:r>
    </w:p>
    <w:p w14:paraId="045830D1" w14:textId="77777777" w:rsidR="00A81C3D" w:rsidRPr="00903DBA" w:rsidRDefault="00A81C3D" w:rsidP="00A81C3D">
      <w:pPr>
        <w:pStyle w:val="Code"/>
        <w:rPr>
          <w:highlight w:val="white"/>
        </w:rPr>
      </w:pPr>
      <w:r w:rsidRPr="00903DBA">
        <w:rPr>
          <w:highlight w:val="white"/>
        </w:rPr>
        <w:t xml:space="preserve">          {MiddleOperator.SignedGreaterThanEqual, AssemblyOperator.jbe}</w:t>
      </w:r>
    </w:p>
    <w:p w14:paraId="4655704E" w14:textId="77777777" w:rsidR="00A81C3D" w:rsidRPr="00903DBA" w:rsidRDefault="00A81C3D" w:rsidP="00A81C3D">
      <w:pPr>
        <w:pStyle w:val="Code"/>
        <w:rPr>
          <w:highlight w:val="white"/>
        </w:rPr>
      </w:pPr>
      <w:r w:rsidRPr="00903DBA">
        <w:rPr>
          <w:highlight w:val="white"/>
        </w:rPr>
        <w:t xml:space="preserve">        };</w:t>
      </w:r>
    </w:p>
    <w:p w14:paraId="56C24AE2" w14:textId="441389A9" w:rsidR="00A81C3D" w:rsidRPr="00903DBA" w:rsidRDefault="00E2361B" w:rsidP="00683167">
      <w:pPr>
        <w:rPr>
          <w:highlight w:val="white"/>
        </w:rPr>
      </w:pPr>
      <w:r w:rsidRPr="00903DBA">
        <w:rPr>
          <w:highlight w:val="white"/>
        </w:rPr>
        <w:t>The methods for the floatin</w:t>
      </w:r>
      <w:r w:rsidR="003F6D7D" w:rsidRPr="00903DBA">
        <w:rPr>
          <w:highlight w:val="white"/>
        </w:rPr>
        <w:t>g</w:t>
      </w:r>
      <w:r w:rsidR="0067615B" w:rsidRPr="00903DBA">
        <w:rPr>
          <w:highlight w:val="white"/>
        </w:rPr>
        <w:t>-</w:t>
      </w:r>
      <w:r w:rsidRPr="00903DBA">
        <w:rPr>
          <w:highlight w:val="white"/>
        </w:rPr>
        <w:t>point operations are in fact mu</w:t>
      </w:r>
      <w:r w:rsidR="00335270" w:rsidRPr="00903DBA">
        <w:rPr>
          <w:highlight w:val="white"/>
        </w:rPr>
        <w:t>c</w:t>
      </w:r>
      <w:r w:rsidRPr="00903DBA">
        <w:rPr>
          <w:highlight w:val="white"/>
        </w:rPr>
        <w:t xml:space="preserve">h </w:t>
      </w:r>
      <w:proofErr w:type="gramStart"/>
      <w:r w:rsidR="00335270" w:rsidRPr="00903DBA">
        <w:rPr>
          <w:highlight w:val="white"/>
        </w:rPr>
        <w:t>more simple</w:t>
      </w:r>
      <w:proofErr w:type="gramEnd"/>
      <w:r w:rsidRPr="00903DBA">
        <w:rPr>
          <w:highlight w:val="white"/>
        </w:rPr>
        <w:t xml:space="preserve"> than the</w:t>
      </w:r>
      <w:r w:rsidR="00683167" w:rsidRPr="00903DBA">
        <w:rPr>
          <w:highlight w:val="white"/>
        </w:rPr>
        <w:t xml:space="preserve"> corresponding integral methods.</w:t>
      </w:r>
      <w:r w:rsidR="003F6D7D" w:rsidRPr="00903DBA">
        <w:rPr>
          <w:highlight w:val="white"/>
        </w:rPr>
        <w:t xml:space="preserve"> </w:t>
      </w:r>
      <w:r w:rsidR="0067615B" w:rsidRPr="00903DBA">
        <w:rPr>
          <w:highlight w:val="white"/>
        </w:rPr>
        <w:t xml:space="preserve">The </w:t>
      </w:r>
      <w:r w:rsidR="0067615B" w:rsidRPr="00903DBA">
        <w:rPr>
          <w:rStyle w:val="KeyWord0"/>
          <w:highlight w:val="white"/>
        </w:rPr>
        <w:t>FloatingUnary</w:t>
      </w:r>
      <w:r w:rsidR="0067615B" w:rsidRPr="00903DBA">
        <w:rPr>
          <w:highlight w:val="white"/>
        </w:rPr>
        <w:t xml:space="preserve"> </w:t>
      </w:r>
      <w:r w:rsidR="00F067D6" w:rsidRPr="00903DBA">
        <w:rPr>
          <w:highlight w:val="white"/>
        </w:rPr>
        <w:t xml:space="preserve">method just adds the instruction to the assembly code. The operand of the operator has already been pushed to the </w:t>
      </w:r>
      <w:r w:rsidR="00771DCD" w:rsidRPr="00903DBA">
        <w:rPr>
          <w:highlight w:val="white"/>
        </w:rPr>
        <w:t xml:space="preserve">floating-point </w:t>
      </w:r>
      <w:r w:rsidR="00F067D6" w:rsidRPr="00903DBA">
        <w:rPr>
          <w:highlight w:val="white"/>
        </w:rPr>
        <w:t>stack</w:t>
      </w:r>
      <w:r w:rsidR="002D487E" w:rsidRPr="00903DBA">
        <w:rPr>
          <w:highlight w:val="white"/>
        </w:rPr>
        <w:t xml:space="preserve">, the operator pops that value, and pushes the result </w:t>
      </w:r>
      <w:r w:rsidR="00F77DE8" w:rsidRPr="00903DBA">
        <w:rPr>
          <w:highlight w:val="white"/>
        </w:rPr>
        <w:t>to the stack.</w:t>
      </w:r>
    </w:p>
    <w:p w14:paraId="3F3F72C8" w14:textId="77777777" w:rsidR="00F33F0D" w:rsidRPr="00903DBA" w:rsidRDefault="00F33F0D" w:rsidP="00F33F0D">
      <w:pPr>
        <w:pStyle w:val="Code"/>
        <w:rPr>
          <w:highlight w:val="white"/>
        </w:rPr>
      </w:pPr>
      <w:r w:rsidRPr="00903DBA">
        <w:rPr>
          <w:highlight w:val="white"/>
        </w:rPr>
        <w:t xml:space="preserve">    public void FloatingUnary(MiddleCode middleCode) {</w:t>
      </w:r>
    </w:p>
    <w:p w14:paraId="00233109" w14:textId="77777777" w:rsidR="00F33F0D" w:rsidRPr="00903DBA" w:rsidRDefault="00F33F0D" w:rsidP="00F33F0D">
      <w:pPr>
        <w:pStyle w:val="Code"/>
        <w:rPr>
          <w:highlight w:val="white"/>
        </w:rPr>
      </w:pPr>
      <w:r w:rsidRPr="00903DBA">
        <w:rPr>
          <w:highlight w:val="white"/>
        </w:rPr>
        <w:t xml:space="preserve">      AddAssemblyCode(m_middleToFloatingMap[middleCode.Operator]);</w:t>
      </w:r>
    </w:p>
    <w:p w14:paraId="611CD998" w14:textId="77777777" w:rsidR="00F33F0D" w:rsidRPr="00903DBA" w:rsidRDefault="00F33F0D" w:rsidP="00F33F0D">
      <w:pPr>
        <w:pStyle w:val="Code"/>
        <w:rPr>
          <w:highlight w:val="white"/>
        </w:rPr>
      </w:pPr>
      <w:r w:rsidRPr="00903DBA">
        <w:rPr>
          <w:highlight w:val="white"/>
        </w:rPr>
        <w:t xml:space="preserve">    }</w:t>
      </w:r>
    </w:p>
    <w:p w14:paraId="2AD48652" w14:textId="0613367F" w:rsidR="00F33F0D" w:rsidRPr="00903DBA" w:rsidRDefault="00F77DE8" w:rsidP="00F77DE8">
      <w:pPr>
        <w:rPr>
          <w:highlight w:val="white"/>
        </w:rPr>
      </w:pPr>
      <w:r w:rsidRPr="00903DBA">
        <w:rPr>
          <w:highlight w:val="white"/>
        </w:rPr>
        <w:t xml:space="preserve">The </w:t>
      </w:r>
      <w:r w:rsidRPr="00903DBA">
        <w:rPr>
          <w:rStyle w:val="KeyWord0"/>
          <w:highlight w:val="white"/>
        </w:rPr>
        <w:t>FloatingBinary</w:t>
      </w:r>
      <w:r w:rsidRPr="00903DBA">
        <w:rPr>
          <w:highlight w:val="white"/>
        </w:rPr>
        <w:t xml:space="preserve"> </w:t>
      </w:r>
      <w:r w:rsidR="00B07ECC" w:rsidRPr="00903DBA">
        <w:rPr>
          <w:highlight w:val="white"/>
        </w:rPr>
        <w:t xml:space="preserve">works in the same way, </w:t>
      </w:r>
      <w:r w:rsidR="00DC3E5E" w:rsidRPr="00903DBA">
        <w:rPr>
          <w:highlight w:val="white"/>
        </w:rPr>
        <w:t xml:space="preserve">the operator </w:t>
      </w:r>
      <w:r w:rsidR="00771DCD" w:rsidRPr="00903DBA">
        <w:rPr>
          <w:highlight w:val="white"/>
        </w:rPr>
        <w:t>pops the two operands from the floating-point stack and pushes the result on the stack.</w:t>
      </w:r>
    </w:p>
    <w:p w14:paraId="248AB540" w14:textId="77777777" w:rsidR="00CF4437" w:rsidRPr="00903DBA" w:rsidRDefault="00CF4437" w:rsidP="00CF4437">
      <w:pPr>
        <w:pStyle w:val="Code"/>
        <w:rPr>
          <w:highlight w:val="white"/>
        </w:rPr>
      </w:pPr>
      <w:r w:rsidRPr="00903DBA">
        <w:rPr>
          <w:highlight w:val="white"/>
        </w:rPr>
        <w:t xml:space="preserve">    public void FloatingBinary(MiddleCode middleCode) {</w:t>
      </w:r>
    </w:p>
    <w:p w14:paraId="7858292B" w14:textId="77777777" w:rsidR="00CF4437" w:rsidRPr="00903DBA" w:rsidRDefault="00CF4437" w:rsidP="00CF4437">
      <w:pPr>
        <w:pStyle w:val="Code"/>
        <w:rPr>
          <w:highlight w:val="white"/>
        </w:rPr>
      </w:pPr>
      <w:r w:rsidRPr="00903DBA">
        <w:rPr>
          <w:highlight w:val="white"/>
        </w:rPr>
        <w:t xml:space="preserve">      Assert.ErrorXXX((--m_floatStackSize) &gt;= 0);</w:t>
      </w:r>
    </w:p>
    <w:p w14:paraId="69305D6A" w14:textId="77777777" w:rsidR="00CF4437" w:rsidRPr="00903DBA" w:rsidRDefault="00CF4437" w:rsidP="00CF4437">
      <w:pPr>
        <w:pStyle w:val="Code"/>
        <w:rPr>
          <w:highlight w:val="white"/>
        </w:rPr>
      </w:pPr>
      <w:r w:rsidRPr="00903DBA">
        <w:rPr>
          <w:highlight w:val="white"/>
        </w:rPr>
        <w:t xml:space="preserve">      AddAssemblyCode(m_middleToFloatingMap[middleCode.Operator]);</w:t>
      </w:r>
    </w:p>
    <w:p w14:paraId="7F7CA304" w14:textId="77777777" w:rsidR="00CF4437" w:rsidRPr="00903DBA" w:rsidRDefault="00CF4437" w:rsidP="00CF4437">
      <w:pPr>
        <w:pStyle w:val="Code"/>
        <w:rPr>
          <w:highlight w:val="white"/>
        </w:rPr>
      </w:pPr>
      <w:r w:rsidRPr="00903DBA">
        <w:rPr>
          <w:highlight w:val="white"/>
        </w:rPr>
        <w:t xml:space="preserve">    }</w:t>
      </w:r>
    </w:p>
    <w:p w14:paraId="6B86C5CA" w14:textId="6AD32320" w:rsidR="00CF4437" w:rsidRPr="00903DBA" w:rsidRDefault="00D52D8A" w:rsidP="00D52D8A">
      <w:pPr>
        <w:rPr>
          <w:highlight w:val="white"/>
        </w:rPr>
      </w:pPr>
      <w:r w:rsidRPr="00903DBA">
        <w:rPr>
          <w:highlight w:val="white"/>
        </w:rPr>
        <w:t xml:space="preserve">In the </w:t>
      </w:r>
      <w:r w:rsidRPr="00903DBA">
        <w:rPr>
          <w:rStyle w:val="KeyWord0"/>
          <w:highlight w:val="white"/>
        </w:rPr>
        <w:t>FloatingParameter</w:t>
      </w:r>
      <w:r w:rsidRPr="00903DBA">
        <w:rPr>
          <w:highlight w:val="white"/>
        </w:rPr>
        <w:t xml:space="preserve"> we do not need to actual parameter </w:t>
      </w:r>
      <w:proofErr w:type="gramStart"/>
      <w:r w:rsidRPr="00903DBA">
        <w:rPr>
          <w:highlight w:val="white"/>
        </w:rPr>
        <w:t>symbol, since</w:t>
      </w:r>
      <w:proofErr w:type="gramEnd"/>
      <w:r w:rsidRPr="00903DBA">
        <w:rPr>
          <w:highlight w:val="white"/>
        </w:rPr>
        <w:t xml:space="preserve"> its value has already been pushed on the floating-point stack.</w:t>
      </w:r>
      <w:r w:rsidR="00941CB8" w:rsidRPr="00903DBA">
        <w:rPr>
          <w:highlight w:val="white"/>
        </w:rPr>
        <w:t xml:space="preserve"> We only need to type and offset of the parameter</w:t>
      </w:r>
      <w:r w:rsidR="006C79F7" w:rsidRPr="00903DBA">
        <w:rPr>
          <w:highlight w:val="white"/>
        </w:rPr>
        <w:t xml:space="preserve"> when we pop it on the floating-point stack by calling </w:t>
      </w:r>
      <w:r w:rsidR="0093327C" w:rsidRPr="00903DBA">
        <w:rPr>
          <w:rStyle w:val="KeyWord0"/>
          <w:highlight w:val="white"/>
        </w:rPr>
        <w:t>TopPopSymbol</w:t>
      </w:r>
      <w:r w:rsidR="0093327C" w:rsidRPr="00903DBA">
        <w:rPr>
          <w:highlight w:val="white"/>
        </w:rPr>
        <w:t>.</w:t>
      </w:r>
    </w:p>
    <w:p w14:paraId="7CA4D9D0" w14:textId="77777777" w:rsidR="00372133" w:rsidRPr="00903DBA" w:rsidRDefault="00372133" w:rsidP="00372133">
      <w:pPr>
        <w:pStyle w:val="Code"/>
        <w:rPr>
          <w:highlight w:val="white"/>
        </w:rPr>
      </w:pPr>
      <w:r w:rsidRPr="00903DBA">
        <w:rPr>
          <w:highlight w:val="white"/>
        </w:rPr>
        <w:t xml:space="preserve">    public void FloatingParameter(MiddleCode middleCode) {</w:t>
      </w:r>
    </w:p>
    <w:p w14:paraId="5B450A5B" w14:textId="7DF4C459" w:rsidR="00372133" w:rsidRPr="00903DBA" w:rsidRDefault="00372133" w:rsidP="00372133">
      <w:pPr>
        <w:pStyle w:val="Code"/>
        <w:rPr>
          <w:highlight w:val="white"/>
        </w:rPr>
      </w:pPr>
      <w:r w:rsidRPr="00903DBA">
        <w:rPr>
          <w:highlight w:val="white"/>
        </w:rPr>
        <w:t xml:space="preserve">      Type paramType = (Type) middleCode[</w:t>
      </w:r>
      <w:r w:rsidR="005020B9" w:rsidRPr="00903DBA">
        <w:rPr>
          <w:highlight w:val="white"/>
        </w:rPr>
        <w:t>1</w:t>
      </w:r>
      <w:r w:rsidRPr="00903DBA">
        <w:rPr>
          <w:highlight w:val="white"/>
        </w:rPr>
        <w:t>];</w:t>
      </w:r>
    </w:p>
    <w:p w14:paraId="02AB2066" w14:textId="77777777" w:rsidR="00372133" w:rsidRPr="00903DBA" w:rsidRDefault="00372133" w:rsidP="00372133">
      <w:pPr>
        <w:pStyle w:val="Code"/>
        <w:rPr>
          <w:highlight w:val="white"/>
        </w:rPr>
      </w:pPr>
      <w:r w:rsidRPr="00903DBA">
        <w:rPr>
          <w:highlight w:val="white"/>
        </w:rPr>
        <w:t xml:space="preserve">      Symbol paramSymbol = new Symbol(paramType);</w:t>
      </w:r>
    </w:p>
    <w:p w14:paraId="7A06ACA3" w14:textId="3013D5A4" w:rsidR="00372133" w:rsidRPr="00903DBA" w:rsidRDefault="00372133" w:rsidP="00372133">
      <w:pPr>
        <w:pStyle w:val="Code"/>
        <w:rPr>
          <w:highlight w:val="white"/>
        </w:rPr>
      </w:pPr>
      <w:r w:rsidRPr="00903DBA">
        <w:rPr>
          <w:highlight w:val="white"/>
        </w:rPr>
        <w:t xml:space="preserve">      int paramOffset = (int) middleCode[</w:t>
      </w:r>
      <w:r w:rsidR="005020B9" w:rsidRPr="00903DBA">
        <w:rPr>
          <w:highlight w:val="white"/>
        </w:rPr>
        <w:t>0</w:t>
      </w:r>
      <w:r w:rsidRPr="00903DBA">
        <w:rPr>
          <w:highlight w:val="white"/>
        </w:rPr>
        <w:t>];</w:t>
      </w:r>
    </w:p>
    <w:p w14:paraId="6D19E346" w14:textId="77777777" w:rsidR="00372133" w:rsidRPr="00903DBA" w:rsidRDefault="00372133" w:rsidP="00372133">
      <w:pPr>
        <w:pStyle w:val="Code"/>
        <w:rPr>
          <w:highlight w:val="white"/>
        </w:rPr>
      </w:pPr>
      <w:r w:rsidRPr="00903DBA">
        <w:rPr>
          <w:highlight w:val="white"/>
        </w:rPr>
        <w:t xml:space="preserve">      paramSymbol.Offset = m_totalExtraSize + paramOffset;</w:t>
      </w:r>
    </w:p>
    <w:p w14:paraId="1530E127" w14:textId="77777777" w:rsidR="00372133" w:rsidRPr="00903DBA" w:rsidRDefault="00372133" w:rsidP="00372133">
      <w:pPr>
        <w:pStyle w:val="Code"/>
        <w:rPr>
          <w:highlight w:val="white"/>
        </w:rPr>
      </w:pPr>
      <w:r w:rsidRPr="00903DBA">
        <w:rPr>
          <w:highlight w:val="white"/>
        </w:rPr>
        <w:t xml:space="preserve">      TopPopSymbol(paramSymbol, TopOrPop.Pop);</w:t>
      </w:r>
    </w:p>
    <w:p w14:paraId="0F3A5E3A" w14:textId="77777777" w:rsidR="00372133" w:rsidRPr="00903DBA" w:rsidRDefault="00372133" w:rsidP="00372133">
      <w:pPr>
        <w:pStyle w:val="Code"/>
        <w:rPr>
          <w:highlight w:val="white"/>
        </w:rPr>
      </w:pPr>
      <w:r w:rsidRPr="00903DBA">
        <w:rPr>
          <w:highlight w:val="white"/>
        </w:rPr>
        <w:t xml:space="preserve">    }</w:t>
      </w:r>
    </w:p>
    <w:p w14:paraId="52780A16" w14:textId="77777777" w:rsidR="00924172" w:rsidRPr="00903DBA" w:rsidRDefault="00924172" w:rsidP="00924172">
      <w:pPr>
        <w:pStyle w:val="Rubrik3"/>
        <w:numPr>
          <w:ilvl w:val="2"/>
          <w:numId w:val="135"/>
        </w:numPr>
        <w:rPr>
          <w:highlight w:val="white"/>
        </w:rPr>
      </w:pPr>
      <w:bookmarkStart w:id="435" w:name="_Toc57656099"/>
      <w:r w:rsidRPr="00903DBA">
        <w:rPr>
          <w:highlight w:val="white"/>
        </w:rPr>
        <w:t>Floating Relation</w:t>
      </w:r>
      <w:bookmarkEnd w:id="435"/>
    </w:p>
    <w:p w14:paraId="6227BE04" w14:textId="77777777" w:rsidR="00924172" w:rsidRPr="00903DBA" w:rsidRDefault="00924172" w:rsidP="00924172">
      <w:pPr>
        <w:rPr>
          <w:highlight w:val="white"/>
        </w:rPr>
      </w:pPr>
      <w:r w:rsidRPr="00903DBA">
        <w:rPr>
          <w:highlight w:val="white"/>
        </w:rPr>
        <w:t xml:space="preserve">The </w:t>
      </w:r>
      <w:r w:rsidRPr="00903DBA">
        <w:rPr>
          <w:rStyle w:val="KeyWord0"/>
          <w:highlight w:val="white"/>
        </w:rPr>
        <w:t>FloatingRelation</w:t>
      </w:r>
      <w:r w:rsidRPr="00903DBA">
        <w:rPr>
          <w:highlight w:val="white"/>
        </w:rPr>
        <w:t xml:space="preserve"> method generate code for relation operators for floating types. The </w:t>
      </w:r>
      <w:r w:rsidRPr="00903DBA">
        <w:rPr>
          <w:rStyle w:val="KeyWord0"/>
          <w:highlight w:val="white"/>
        </w:rPr>
        <w:t>fcompp</w:t>
      </w:r>
      <w:r w:rsidRPr="00903DBA">
        <w:rPr>
          <w:highlight w:val="white"/>
        </w:rPr>
        <w:t xml:space="preserve"> (float compare pop) assembly code instruction performs a comparation on the two values on top of the floating value stack, stores the result in the internal float status word, and pops the values from the stack. The </w:t>
      </w:r>
      <w:r w:rsidRPr="00903DBA">
        <w:rPr>
          <w:rStyle w:val="KeyWord0"/>
          <w:highlight w:val="white"/>
        </w:rPr>
        <w:t>fstsw</w:t>
      </w:r>
      <w:r w:rsidRPr="00903DBA">
        <w:rPr>
          <w:highlight w:val="white"/>
        </w:rPr>
        <w:t xml:space="preserve"> (float store status word) assembly code instruction stores the floating status word in the </w:t>
      </w:r>
      <w:r w:rsidRPr="00903DBA">
        <w:rPr>
          <w:rStyle w:val="KeyWord0"/>
          <w:highlight w:val="white"/>
        </w:rPr>
        <w:t>ax</w:t>
      </w:r>
      <w:r w:rsidRPr="00903DBA">
        <w:rPr>
          <w:highlight w:val="white"/>
        </w:rPr>
        <w:t xml:space="preserve"> register. The </w:t>
      </w:r>
      <w:r w:rsidRPr="00903DBA">
        <w:rPr>
          <w:rStyle w:val="KeyWord0"/>
          <w:highlight w:val="white"/>
        </w:rPr>
        <w:t>sahf</w:t>
      </w:r>
      <w:r w:rsidRPr="00903DBA">
        <w:rPr>
          <w:highlight w:val="white"/>
        </w:rPr>
        <w:t xml:space="preserve"> (store ah into flags) stores the value of register </w:t>
      </w:r>
      <w:r w:rsidRPr="00903DBA">
        <w:rPr>
          <w:rStyle w:val="KeyWord0"/>
          <w:highlight w:val="white"/>
        </w:rPr>
        <w:t>ah</w:t>
      </w:r>
      <w:r w:rsidRPr="00903DBA">
        <w:rPr>
          <w:highlight w:val="white"/>
        </w:rPr>
        <w:t xml:space="preserve"> (which hold the higher byte of register </w:t>
      </w:r>
      <w:r w:rsidRPr="00903DBA">
        <w:rPr>
          <w:rStyle w:val="KeyWord0"/>
          <w:highlight w:val="white"/>
        </w:rPr>
        <w:t>ax</w:t>
      </w:r>
      <w:r w:rsidRPr="00903DBA">
        <w:rPr>
          <w:highlight w:val="white"/>
        </w:rPr>
        <w:t xml:space="preserve">) into the </w:t>
      </w:r>
      <w:r w:rsidRPr="00903DBA">
        <w:rPr>
          <w:highlight w:val="white"/>
        </w:rPr>
        <w:lastRenderedPageBreak/>
        <w:t>integral flags. Finally, we add a jump instruction that matches the original middle code instruction and is looked up in the middle to floating map.</w:t>
      </w:r>
    </w:p>
    <w:p w14:paraId="6DD953EA" w14:textId="77777777" w:rsidR="00924172" w:rsidRPr="00903DBA" w:rsidRDefault="00924172" w:rsidP="00924172">
      <w:pPr>
        <w:pStyle w:val="Code"/>
        <w:rPr>
          <w:highlight w:val="white"/>
        </w:rPr>
      </w:pPr>
      <w:r w:rsidRPr="00903DBA">
        <w:rPr>
          <w:highlight w:val="white"/>
        </w:rPr>
        <w:t xml:space="preserve">    public void FloatingRelation(MiddleCode middleCode) {</w:t>
      </w:r>
    </w:p>
    <w:p w14:paraId="45752939" w14:textId="77777777" w:rsidR="00924172" w:rsidRPr="00903DBA" w:rsidRDefault="00924172" w:rsidP="00924172">
      <w:pPr>
        <w:pStyle w:val="Code"/>
        <w:rPr>
          <w:highlight w:val="white"/>
        </w:rPr>
      </w:pPr>
      <w:r w:rsidRPr="00903DBA">
        <w:rPr>
          <w:highlight w:val="white"/>
        </w:rPr>
        <w:t xml:space="preserve">      Assert.ErrorXXX((m_floatStackSize -= 2) &gt;= 0);</w:t>
      </w:r>
    </w:p>
    <w:p w14:paraId="3ABB5B3B" w14:textId="77777777" w:rsidR="00924172" w:rsidRPr="00903DBA" w:rsidRDefault="00924172" w:rsidP="00924172">
      <w:pPr>
        <w:pStyle w:val="Code"/>
        <w:rPr>
          <w:highlight w:val="white"/>
        </w:rPr>
      </w:pPr>
      <w:r w:rsidRPr="00903DBA">
        <w:rPr>
          <w:highlight w:val="white"/>
        </w:rPr>
        <w:t xml:space="preserve">      int target = (int) middleCode[0];</w:t>
      </w:r>
    </w:p>
    <w:p w14:paraId="40A7B303" w14:textId="77777777" w:rsidR="00924172" w:rsidRPr="00903DBA" w:rsidRDefault="00924172" w:rsidP="00924172">
      <w:pPr>
        <w:pStyle w:val="Code"/>
        <w:rPr>
          <w:highlight w:val="white"/>
        </w:rPr>
      </w:pPr>
      <w:r w:rsidRPr="00903DBA">
        <w:rPr>
          <w:highlight w:val="white"/>
        </w:rPr>
        <w:t xml:space="preserve">      AddAssemblyCode(AssemblyOperator.fcompp);</w:t>
      </w:r>
    </w:p>
    <w:p w14:paraId="7C8B45FD" w14:textId="77777777" w:rsidR="00924172" w:rsidRPr="00903DBA" w:rsidRDefault="00924172" w:rsidP="00924172">
      <w:pPr>
        <w:pStyle w:val="Code"/>
        <w:rPr>
          <w:highlight w:val="white"/>
        </w:rPr>
      </w:pPr>
      <w:r w:rsidRPr="00903DBA">
        <w:rPr>
          <w:highlight w:val="white"/>
        </w:rPr>
        <w:t xml:space="preserve">      AddAssemblyCode(AssemblyOperator.fstsw, Register.ax);</w:t>
      </w:r>
    </w:p>
    <w:p w14:paraId="0608FB31" w14:textId="77777777" w:rsidR="00924172" w:rsidRPr="00903DBA" w:rsidRDefault="00924172" w:rsidP="00924172">
      <w:pPr>
        <w:pStyle w:val="Code"/>
        <w:rPr>
          <w:highlight w:val="white"/>
        </w:rPr>
      </w:pPr>
      <w:r w:rsidRPr="00903DBA">
        <w:rPr>
          <w:highlight w:val="white"/>
        </w:rPr>
        <w:t xml:space="preserve">      AddAssemblyCode(AssemblyOperator.sahf);</w:t>
      </w:r>
    </w:p>
    <w:p w14:paraId="21993914" w14:textId="77777777" w:rsidR="00924172" w:rsidRPr="00903DBA" w:rsidRDefault="00924172" w:rsidP="00924172">
      <w:pPr>
        <w:pStyle w:val="Code"/>
        <w:rPr>
          <w:highlight w:val="white"/>
        </w:rPr>
      </w:pPr>
      <w:r w:rsidRPr="00903DBA">
        <w:rPr>
          <w:highlight w:val="white"/>
        </w:rPr>
        <w:t xml:space="preserve">      AssemblyOperator objectOperator =</w:t>
      </w:r>
    </w:p>
    <w:p w14:paraId="0E2F898A" w14:textId="77777777" w:rsidR="00924172" w:rsidRPr="00903DBA" w:rsidRDefault="00924172" w:rsidP="00924172">
      <w:pPr>
        <w:pStyle w:val="Code"/>
        <w:rPr>
          <w:highlight w:val="white"/>
        </w:rPr>
      </w:pPr>
      <w:r w:rsidRPr="00903DBA">
        <w:rPr>
          <w:highlight w:val="white"/>
        </w:rPr>
        <w:t xml:space="preserve">        m_middleToFloatingMap[middleCode.Operator];</w:t>
      </w:r>
    </w:p>
    <w:p w14:paraId="50BC1B5E" w14:textId="77777777" w:rsidR="00924172" w:rsidRPr="00903DBA" w:rsidRDefault="00924172" w:rsidP="00924172">
      <w:pPr>
        <w:pStyle w:val="Code"/>
        <w:rPr>
          <w:highlight w:val="white"/>
        </w:rPr>
      </w:pPr>
      <w:r w:rsidRPr="00903DBA">
        <w:rPr>
          <w:highlight w:val="white"/>
        </w:rPr>
        <w:t xml:space="preserve">      AddAssemblyCode(objectOperator, null, null, target);</w:t>
      </w:r>
    </w:p>
    <w:p w14:paraId="5B72D3BE" w14:textId="77777777" w:rsidR="00924172" w:rsidRPr="00903DBA" w:rsidRDefault="00924172" w:rsidP="00924172">
      <w:pPr>
        <w:pStyle w:val="Code"/>
        <w:rPr>
          <w:highlight w:val="white"/>
        </w:rPr>
      </w:pPr>
      <w:r w:rsidRPr="00903DBA">
        <w:rPr>
          <w:highlight w:val="white"/>
        </w:rPr>
        <w:t xml:space="preserve">    }</w:t>
      </w:r>
    </w:p>
    <w:p w14:paraId="2BD101B8" w14:textId="21CF54CA" w:rsidR="00D935A0" w:rsidRPr="00903DBA" w:rsidRDefault="0017732E" w:rsidP="0017732E">
      <w:pPr>
        <w:pStyle w:val="Rubrik3"/>
        <w:rPr>
          <w:highlight w:val="white"/>
        </w:rPr>
      </w:pPr>
      <w:bookmarkStart w:id="436" w:name="_Toc57656100"/>
      <w:r w:rsidRPr="00903DBA">
        <w:rPr>
          <w:highlight w:val="white"/>
        </w:rPr>
        <w:t>Floating Push and Pop</w:t>
      </w:r>
      <w:bookmarkEnd w:id="436"/>
    </w:p>
    <w:p w14:paraId="7984E4D9" w14:textId="214086C5" w:rsidR="00803EA4" w:rsidRPr="00903DBA" w:rsidRDefault="00803EA4" w:rsidP="00803EA4">
      <w:pPr>
        <w:rPr>
          <w:highlight w:val="white"/>
        </w:rPr>
      </w:pPr>
      <w:r w:rsidRPr="00903DBA">
        <w:rPr>
          <w:highlight w:val="white"/>
        </w:rPr>
        <w:t xml:space="preserve">When pushing floating values to the floating-point stack, we need the </w:t>
      </w:r>
      <w:r w:rsidRPr="00903DBA">
        <w:rPr>
          <w:rStyle w:val="KeyWord0"/>
          <w:highlight w:val="white"/>
        </w:rPr>
        <w:t>m_</w:t>
      </w:r>
      <w:r w:rsidR="000254F7" w:rsidRPr="00903DBA">
        <w:rPr>
          <w:rStyle w:val="KeyWord0"/>
          <w:highlight w:val="white"/>
        </w:rPr>
        <w:t>floatP</w:t>
      </w:r>
      <w:r w:rsidR="00BD28D4" w:rsidRPr="00903DBA">
        <w:rPr>
          <w:rStyle w:val="KeyWord0"/>
          <w:highlight w:val="white"/>
        </w:rPr>
        <w:t>ushMap</w:t>
      </w:r>
      <w:r w:rsidR="000254F7" w:rsidRPr="00903DBA">
        <w:rPr>
          <w:rStyle w:val="KeyWord0"/>
          <w:highlight w:val="white"/>
        </w:rPr>
        <w:t xml:space="preserve"> </w:t>
      </w:r>
      <w:r w:rsidRPr="00903DBA">
        <w:rPr>
          <w:highlight w:val="white"/>
        </w:rPr>
        <w:t>map</w:t>
      </w:r>
      <w:r w:rsidR="00DF7E57" w:rsidRPr="00903DBA">
        <w:rPr>
          <w:highlight w:val="white"/>
        </w:rPr>
        <w:t xml:space="preserve"> that </w:t>
      </w:r>
      <w:r w:rsidR="002E44D3" w:rsidRPr="00903DBA">
        <w:rPr>
          <w:highlight w:val="white"/>
        </w:rPr>
        <w:t>map</w:t>
      </w:r>
      <w:r w:rsidR="00CF3F93" w:rsidRPr="00903DBA">
        <w:rPr>
          <w:highlight w:val="white"/>
        </w:rPr>
        <w:t>s</w:t>
      </w:r>
      <w:r w:rsidR="002E44D3" w:rsidRPr="00903DBA">
        <w:rPr>
          <w:highlight w:val="white"/>
        </w:rPr>
        <w:t xml:space="preserve"> the </w:t>
      </w:r>
      <w:r w:rsidR="00842DEE" w:rsidRPr="00903DBA">
        <w:rPr>
          <w:highlight w:val="white"/>
        </w:rPr>
        <w:t xml:space="preserve">whether the type is logical and the </w:t>
      </w:r>
      <w:r w:rsidR="00F02EA2" w:rsidRPr="00903DBA">
        <w:rPr>
          <w:highlight w:val="white"/>
        </w:rPr>
        <w:t xml:space="preserve">type </w:t>
      </w:r>
      <w:r w:rsidR="003732B2" w:rsidRPr="00903DBA">
        <w:rPr>
          <w:highlight w:val="white"/>
        </w:rPr>
        <w:t xml:space="preserve">size </w:t>
      </w:r>
      <w:r w:rsidR="002E44D3" w:rsidRPr="00903DBA">
        <w:rPr>
          <w:highlight w:val="white"/>
        </w:rPr>
        <w:t xml:space="preserve">to </w:t>
      </w:r>
      <w:r w:rsidR="00DF7E57" w:rsidRPr="00903DBA">
        <w:rPr>
          <w:highlight w:val="white"/>
        </w:rPr>
        <w:t>assembly code operators.</w:t>
      </w:r>
    </w:p>
    <w:p w14:paraId="411D20BB" w14:textId="77777777" w:rsidR="000254F7" w:rsidRPr="00903DBA" w:rsidRDefault="000254F7" w:rsidP="000254F7">
      <w:pPr>
        <w:pStyle w:val="Code"/>
        <w:rPr>
          <w:highlight w:val="white"/>
        </w:rPr>
      </w:pPr>
      <w:r w:rsidRPr="00903DBA">
        <w:rPr>
          <w:highlight w:val="white"/>
        </w:rPr>
        <w:t xml:space="preserve">    public static IDictionary&lt;Pair&lt;bool, int&gt;, AssemblyOperator&gt;</w:t>
      </w:r>
    </w:p>
    <w:p w14:paraId="157D8984" w14:textId="77777777" w:rsidR="000254F7" w:rsidRPr="00903DBA" w:rsidRDefault="000254F7" w:rsidP="000254F7">
      <w:pPr>
        <w:pStyle w:val="Code"/>
        <w:rPr>
          <w:highlight w:val="white"/>
        </w:rPr>
      </w:pPr>
      <w:r w:rsidRPr="00903DBA">
        <w:rPr>
          <w:highlight w:val="white"/>
        </w:rPr>
        <w:t xml:space="preserve">      m_floatPushMap = new Dictionary&lt;Pair&lt;bool, int&gt;, AssemblyOperator&gt;() {</w:t>
      </w:r>
    </w:p>
    <w:p w14:paraId="0C114FCB" w14:textId="77777777" w:rsidR="000254F7" w:rsidRPr="00903DBA" w:rsidRDefault="000254F7" w:rsidP="000254F7">
      <w:pPr>
        <w:pStyle w:val="Code"/>
        <w:rPr>
          <w:highlight w:val="white"/>
        </w:rPr>
      </w:pPr>
      <w:r w:rsidRPr="00903DBA">
        <w:rPr>
          <w:highlight w:val="white"/>
        </w:rPr>
        <w:t xml:space="preserve">        {new Pair&lt;bool,int&gt;(false, 2), AssemblyOperator.fild_word},</w:t>
      </w:r>
    </w:p>
    <w:p w14:paraId="0F2ED320" w14:textId="77777777" w:rsidR="000254F7" w:rsidRPr="00903DBA" w:rsidRDefault="000254F7" w:rsidP="000254F7">
      <w:pPr>
        <w:pStyle w:val="Code"/>
        <w:rPr>
          <w:highlight w:val="white"/>
        </w:rPr>
      </w:pPr>
      <w:r w:rsidRPr="00903DBA">
        <w:rPr>
          <w:highlight w:val="white"/>
        </w:rPr>
        <w:t xml:space="preserve">        {new Pair&lt;bool,int&gt;(false, 4), AssemblyOperator.fild_dword},</w:t>
      </w:r>
    </w:p>
    <w:p w14:paraId="126624D4" w14:textId="77777777" w:rsidR="000254F7" w:rsidRPr="00903DBA" w:rsidRDefault="000254F7" w:rsidP="000254F7">
      <w:pPr>
        <w:pStyle w:val="Code"/>
        <w:rPr>
          <w:highlight w:val="white"/>
        </w:rPr>
      </w:pPr>
      <w:r w:rsidRPr="00903DBA">
        <w:rPr>
          <w:highlight w:val="white"/>
        </w:rPr>
        <w:t xml:space="preserve">        {new Pair&lt;bool,int&gt;(false, 8), AssemblyOperator.fild_qword},</w:t>
      </w:r>
    </w:p>
    <w:p w14:paraId="739FA750" w14:textId="77777777" w:rsidR="000254F7" w:rsidRPr="00903DBA" w:rsidRDefault="000254F7" w:rsidP="000254F7">
      <w:pPr>
        <w:pStyle w:val="Code"/>
        <w:rPr>
          <w:highlight w:val="white"/>
        </w:rPr>
      </w:pPr>
      <w:r w:rsidRPr="00903DBA">
        <w:rPr>
          <w:highlight w:val="white"/>
        </w:rPr>
        <w:t xml:space="preserve">        {new Pair&lt;bool,int&gt;(true, 4), AssemblyOperator.fld_dword},</w:t>
      </w:r>
    </w:p>
    <w:p w14:paraId="4EE2A125" w14:textId="77777777" w:rsidR="000254F7" w:rsidRPr="00903DBA" w:rsidRDefault="000254F7" w:rsidP="000254F7">
      <w:pPr>
        <w:pStyle w:val="Code"/>
        <w:rPr>
          <w:highlight w:val="white"/>
        </w:rPr>
      </w:pPr>
      <w:r w:rsidRPr="00903DBA">
        <w:rPr>
          <w:highlight w:val="white"/>
        </w:rPr>
        <w:t xml:space="preserve">        {new Pair&lt;bool,int&gt;(true, 8), AssemblyOperator.fld_qword}</w:t>
      </w:r>
    </w:p>
    <w:p w14:paraId="674CF6A9" w14:textId="77777777" w:rsidR="000254F7" w:rsidRPr="00903DBA" w:rsidRDefault="000254F7" w:rsidP="000254F7">
      <w:pPr>
        <w:pStyle w:val="Code"/>
        <w:rPr>
          <w:highlight w:val="white"/>
        </w:rPr>
      </w:pPr>
      <w:r w:rsidRPr="00903DBA">
        <w:rPr>
          <w:highlight w:val="white"/>
        </w:rPr>
        <w:t xml:space="preserve">      };</w:t>
      </w:r>
    </w:p>
    <w:p w14:paraId="5A049407" w14:textId="2BBD1F40" w:rsidR="00530CE4" w:rsidRPr="00903DBA" w:rsidRDefault="00085FB8" w:rsidP="00C0154B">
      <w:pPr>
        <w:rPr>
          <w:highlight w:val="white"/>
        </w:rPr>
      </w:pPr>
      <w:r w:rsidRPr="00903DBA">
        <w:rPr>
          <w:highlight w:val="white"/>
        </w:rPr>
        <w:t xml:space="preserve">The </w:t>
      </w:r>
      <w:r w:rsidRPr="00903DBA">
        <w:rPr>
          <w:rStyle w:val="KeyWord0"/>
          <w:highlight w:val="white"/>
        </w:rPr>
        <w:t>PushSymbol</w:t>
      </w:r>
      <w:r w:rsidRPr="00903DBA">
        <w:rPr>
          <w:highlight w:val="white"/>
        </w:rPr>
        <w:t xml:space="preserve"> </w:t>
      </w:r>
      <w:r w:rsidR="00C0154B" w:rsidRPr="00903DBA">
        <w:rPr>
          <w:highlight w:val="white"/>
        </w:rPr>
        <w:t>method generates code that pushes the value of a symbol to the floating-point stack.</w:t>
      </w:r>
    </w:p>
    <w:p w14:paraId="2225813B" w14:textId="77777777" w:rsidR="00170065" w:rsidRPr="00903DBA" w:rsidRDefault="00170065" w:rsidP="00170065">
      <w:pPr>
        <w:pStyle w:val="Code"/>
        <w:rPr>
          <w:highlight w:val="white"/>
        </w:rPr>
      </w:pPr>
      <w:r w:rsidRPr="00903DBA">
        <w:rPr>
          <w:highlight w:val="white"/>
        </w:rPr>
        <w:t xml:space="preserve">    public void PushSymbol(Symbol symbol) {</w:t>
      </w:r>
    </w:p>
    <w:p w14:paraId="13DB6B22" w14:textId="77777777" w:rsidR="00170065" w:rsidRPr="00903DBA" w:rsidRDefault="00170065" w:rsidP="00170065">
      <w:pPr>
        <w:pStyle w:val="Code"/>
        <w:rPr>
          <w:highlight w:val="white"/>
        </w:rPr>
      </w:pPr>
      <w:r w:rsidRPr="00903DBA">
        <w:rPr>
          <w:highlight w:val="white"/>
        </w:rPr>
        <w:t xml:space="preserve">      Assert.ErrorXXX((++m_floatStackSize) &lt;= FloatingStackMaxSize);</w:t>
      </w:r>
    </w:p>
    <w:p w14:paraId="63A9C1C1" w14:textId="77777777" w:rsidR="00170065" w:rsidRPr="00903DBA" w:rsidRDefault="00170065" w:rsidP="00170065">
      <w:pPr>
        <w:pStyle w:val="Code"/>
        <w:rPr>
          <w:highlight w:val="white"/>
        </w:rPr>
      </w:pPr>
      <w:r w:rsidRPr="00903DBA">
        <w:rPr>
          <w:highlight w:val="white"/>
        </w:rPr>
        <w:t xml:space="preserve">      Track track;</w:t>
      </w:r>
    </w:p>
    <w:p w14:paraId="3BE5F871" w14:textId="35C88179" w:rsidR="004C69FA" w:rsidRPr="00903DBA" w:rsidRDefault="004C69FA" w:rsidP="004C69FA">
      <w:pPr>
        <w:rPr>
          <w:highlight w:val="white"/>
        </w:rPr>
      </w:pPr>
      <w:r w:rsidRPr="00903DBA">
        <w:rPr>
          <w:highlight w:val="white"/>
        </w:rPr>
        <w:t xml:space="preserve">There are two special assembly code instructions for pushing the value zero or one to the floating-point stack: </w:t>
      </w:r>
      <w:r w:rsidRPr="00903DBA">
        <w:rPr>
          <w:rStyle w:val="KeyWord0"/>
          <w:highlight w:val="white"/>
        </w:rPr>
        <w:t>fldz</w:t>
      </w:r>
      <w:r w:rsidRPr="00903DBA">
        <w:rPr>
          <w:highlight w:val="white"/>
        </w:rPr>
        <w:t xml:space="preserve"> (float load zero) </w:t>
      </w:r>
      <w:r w:rsidRPr="00903DBA">
        <w:rPr>
          <w:rStyle w:val="KeyWord0"/>
          <w:highlight w:val="white"/>
        </w:rPr>
        <w:t>fld1</w:t>
      </w:r>
      <w:r w:rsidRPr="00903DBA">
        <w:rPr>
          <w:highlight w:val="white"/>
        </w:rPr>
        <w:t xml:space="preserve"> (float load one). </w:t>
      </w:r>
      <w:r w:rsidR="007F24CC" w:rsidRPr="00903DBA">
        <w:rPr>
          <w:highlight w:val="white"/>
        </w:rPr>
        <w:t>If the value is (integral or floating) zero</w:t>
      </w:r>
      <w:r w:rsidR="00805B78" w:rsidRPr="00903DBA">
        <w:rPr>
          <w:highlight w:val="white"/>
        </w:rPr>
        <w:t xml:space="preserve">, we use </w:t>
      </w:r>
      <w:r w:rsidRPr="00903DBA">
        <w:rPr>
          <w:rStyle w:val="KeyWord0"/>
          <w:highlight w:val="white"/>
        </w:rPr>
        <w:t>fldz</w:t>
      </w:r>
      <w:r w:rsidRPr="00903DBA">
        <w:rPr>
          <w:highlight w:val="white"/>
        </w:rPr>
        <w:t xml:space="preserve"> to </w:t>
      </w:r>
      <w:r w:rsidR="00805B78" w:rsidRPr="00903DBA">
        <w:rPr>
          <w:highlight w:val="white"/>
        </w:rPr>
        <w:t>load the value zero</w:t>
      </w:r>
      <w:r w:rsidRPr="00903DBA">
        <w:rPr>
          <w:highlight w:val="white"/>
        </w:rPr>
        <w:t xml:space="preserve">, and if the value is (integral or floating) one we use </w:t>
      </w:r>
      <w:r w:rsidRPr="00903DBA">
        <w:rPr>
          <w:rStyle w:val="KeyWord0"/>
          <w:highlight w:val="white"/>
        </w:rPr>
        <w:t>fld1</w:t>
      </w:r>
      <w:r w:rsidRPr="00903DBA">
        <w:rPr>
          <w:highlight w:val="white"/>
        </w:rPr>
        <w:t xml:space="preserve"> to load the value zero.</w:t>
      </w:r>
    </w:p>
    <w:p w14:paraId="69C57796" w14:textId="77777777" w:rsidR="00170065" w:rsidRPr="00903DBA" w:rsidRDefault="00170065" w:rsidP="00170065">
      <w:pPr>
        <w:pStyle w:val="Code"/>
        <w:rPr>
          <w:highlight w:val="white"/>
        </w:rPr>
      </w:pPr>
      <w:r w:rsidRPr="00903DBA">
        <w:rPr>
          <w:highlight w:val="white"/>
        </w:rPr>
        <w:t xml:space="preserve">      if (((symbol.Value is BigInteger) &amp;&amp;</w:t>
      </w:r>
    </w:p>
    <w:p w14:paraId="5789A50F" w14:textId="77777777" w:rsidR="00170065" w:rsidRPr="00903DBA" w:rsidRDefault="00170065" w:rsidP="00170065">
      <w:pPr>
        <w:pStyle w:val="Code"/>
        <w:rPr>
          <w:highlight w:val="white"/>
        </w:rPr>
      </w:pPr>
      <w:r w:rsidRPr="00903DBA">
        <w:rPr>
          <w:highlight w:val="white"/>
        </w:rPr>
        <w:t xml:space="preserve">          (((BigInteger) symbol.Value).IsZero)) ||</w:t>
      </w:r>
    </w:p>
    <w:p w14:paraId="568E1C0C" w14:textId="77777777" w:rsidR="00170065" w:rsidRPr="00903DBA" w:rsidRDefault="00170065" w:rsidP="00170065">
      <w:pPr>
        <w:pStyle w:val="Code"/>
        <w:rPr>
          <w:highlight w:val="white"/>
        </w:rPr>
      </w:pPr>
      <w:r w:rsidRPr="00903DBA">
        <w:rPr>
          <w:highlight w:val="white"/>
        </w:rPr>
        <w:t xml:space="preserve">          ((symbol.Value is decimal) &amp;&amp; (((decimal) symbol.Value) == 0))) {</w:t>
      </w:r>
    </w:p>
    <w:p w14:paraId="24D6CBE8" w14:textId="77777777" w:rsidR="00170065" w:rsidRPr="00903DBA" w:rsidRDefault="00170065" w:rsidP="00170065">
      <w:pPr>
        <w:pStyle w:val="Code"/>
        <w:rPr>
          <w:highlight w:val="white"/>
        </w:rPr>
      </w:pPr>
      <w:r w:rsidRPr="00903DBA">
        <w:rPr>
          <w:highlight w:val="white"/>
        </w:rPr>
        <w:t xml:space="preserve">        AddAssemblyCode(AssemblyOperator.fldz);</w:t>
      </w:r>
    </w:p>
    <w:p w14:paraId="5F594B10" w14:textId="77777777" w:rsidR="00170065" w:rsidRPr="00903DBA" w:rsidRDefault="00170065" w:rsidP="00170065">
      <w:pPr>
        <w:pStyle w:val="Code"/>
        <w:rPr>
          <w:highlight w:val="white"/>
        </w:rPr>
      </w:pPr>
      <w:r w:rsidRPr="00903DBA">
        <w:rPr>
          <w:highlight w:val="white"/>
        </w:rPr>
        <w:t xml:space="preserve">      }</w:t>
      </w:r>
    </w:p>
    <w:p w14:paraId="7FA17F19" w14:textId="77777777" w:rsidR="00170065" w:rsidRPr="00903DBA" w:rsidRDefault="00170065" w:rsidP="00170065">
      <w:pPr>
        <w:pStyle w:val="Code"/>
        <w:rPr>
          <w:highlight w:val="white"/>
        </w:rPr>
      </w:pPr>
      <w:r w:rsidRPr="00903DBA">
        <w:rPr>
          <w:highlight w:val="white"/>
        </w:rPr>
        <w:t xml:space="preserve">      else if (((symbol.Value is BigInteger) &amp;&amp;</w:t>
      </w:r>
    </w:p>
    <w:p w14:paraId="7195DD90" w14:textId="77777777" w:rsidR="00170065" w:rsidRPr="00903DBA" w:rsidRDefault="00170065" w:rsidP="00170065">
      <w:pPr>
        <w:pStyle w:val="Code"/>
        <w:rPr>
          <w:highlight w:val="white"/>
        </w:rPr>
      </w:pPr>
      <w:r w:rsidRPr="00903DBA">
        <w:rPr>
          <w:highlight w:val="white"/>
        </w:rPr>
        <w:t xml:space="preserve">                (((BigInteger) symbol.Value).IsOne)) ||</w:t>
      </w:r>
    </w:p>
    <w:p w14:paraId="1D61C457" w14:textId="77777777" w:rsidR="00170065" w:rsidRPr="00903DBA" w:rsidRDefault="00170065" w:rsidP="00170065">
      <w:pPr>
        <w:pStyle w:val="Code"/>
        <w:rPr>
          <w:highlight w:val="white"/>
        </w:rPr>
      </w:pPr>
      <w:r w:rsidRPr="00903DBA">
        <w:rPr>
          <w:highlight w:val="white"/>
        </w:rPr>
        <w:t xml:space="preserve">               ((symbol.Value is decimal) &amp;&amp;</w:t>
      </w:r>
    </w:p>
    <w:p w14:paraId="4AB60E27" w14:textId="77777777" w:rsidR="00170065" w:rsidRPr="00903DBA" w:rsidRDefault="00170065" w:rsidP="00170065">
      <w:pPr>
        <w:pStyle w:val="Code"/>
        <w:rPr>
          <w:highlight w:val="white"/>
        </w:rPr>
      </w:pPr>
      <w:r w:rsidRPr="00903DBA">
        <w:rPr>
          <w:highlight w:val="white"/>
        </w:rPr>
        <w:t xml:space="preserve">                (((decimal) symbol.Value) == 1))) {</w:t>
      </w:r>
    </w:p>
    <w:p w14:paraId="4549D21F" w14:textId="77777777" w:rsidR="00170065" w:rsidRPr="00903DBA" w:rsidRDefault="00170065" w:rsidP="00170065">
      <w:pPr>
        <w:pStyle w:val="Code"/>
        <w:rPr>
          <w:highlight w:val="white"/>
        </w:rPr>
      </w:pPr>
      <w:r w:rsidRPr="00903DBA">
        <w:rPr>
          <w:highlight w:val="white"/>
        </w:rPr>
        <w:t xml:space="preserve">        AddAssemblyCode(AssemblyOperator.fld1);</w:t>
      </w:r>
    </w:p>
    <w:p w14:paraId="3C0ED4F1" w14:textId="77777777" w:rsidR="00170065" w:rsidRPr="00903DBA" w:rsidRDefault="00170065" w:rsidP="00170065">
      <w:pPr>
        <w:pStyle w:val="Code"/>
        <w:rPr>
          <w:highlight w:val="white"/>
        </w:rPr>
      </w:pPr>
      <w:r w:rsidRPr="00903DBA">
        <w:rPr>
          <w:highlight w:val="white"/>
        </w:rPr>
        <w:t xml:space="preserve">      }</w:t>
      </w:r>
    </w:p>
    <w:p w14:paraId="61D18CD7" w14:textId="19D34CAF" w:rsidR="004224B0" w:rsidRPr="00903DBA" w:rsidRDefault="00857422" w:rsidP="00C2308A">
      <w:pPr>
        <w:rPr>
          <w:highlight w:val="white"/>
        </w:rPr>
      </w:pPr>
      <w:r w:rsidRPr="00903DBA">
        <w:rPr>
          <w:highlight w:val="white"/>
        </w:rPr>
        <w:t xml:space="preserve">For any other </w:t>
      </w:r>
      <w:r w:rsidR="00C2308A" w:rsidRPr="00903DBA">
        <w:rPr>
          <w:highlight w:val="white"/>
        </w:rPr>
        <w:t xml:space="preserve">integral or floating value, </w:t>
      </w:r>
      <w:r w:rsidRPr="00903DBA">
        <w:rPr>
          <w:highlight w:val="white"/>
        </w:rPr>
        <w:t>we cannot load it directly. Instead, we need store the value on a memory address and load the value from the address</w:t>
      </w:r>
      <w:r w:rsidR="00997ACE" w:rsidRPr="00903DBA">
        <w:rPr>
          <w:highlight w:val="white"/>
        </w:rPr>
        <w:t>.</w:t>
      </w:r>
      <w:r w:rsidR="005C0B13" w:rsidRPr="00903DBA">
        <w:rPr>
          <w:highlight w:val="white"/>
        </w:rPr>
        <w:t xml:space="preserve"> </w:t>
      </w:r>
      <w:r w:rsidR="00B94488" w:rsidRPr="00903DBA">
        <w:rPr>
          <w:highlight w:val="white"/>
        </w:rPr>
        <w:t xml:space="preserve">We add the symbol to </w:t>
      </w:r>
      <w:r w:rsidR="005C0B13" w:rsidRPr="00903DBA">
        <w:rPr>
          <w:highlight w:val="white"/>
        </w:rPr>
        <w:t>the global static set</w:t>
      </w:r>
      <w:r w:rsidR="00B94488" w:rsidRPr="00903DBA">
        <w:rPr>
          <w:highlight w:val="white"/>
        </w:rPr>
        <w:t xml:space="preserve"> for the linker to be able to find the value, and we add the push operation with the name of symbol, which will be changed to a proper address by the linker.</w:t>
      </w:r>
    </w:p>
    <w:p w14:paraId="2A1D2BAB" w14:textId="2ED8646B" w:rsidR="008F2D38" w:rsidRPr="00903DBA" w:rsidRDefault="008F2D38" w:rsidP="008F2D38">
      <w:pPr>
        <w:pStyle w:val="Code"/>
        <w:rPr>
          <w:highlight w:val="white"/>
        </w:rPr>
      </w:pPr>
      <w:r w:rsidRPr="00903DBA">
        <w:rPr>
          <w:highlight w:val="white"/>
        </w:rPr>
        <w:t xml:space="preserve">      else {</w:t>
      </w:r>
    </w:p>
    <w:p w14:paraId="5705FC7F" w14:textId="77777777" w:rsidR="002214C9" w:rsidRPr="00903DBA" w:rsidRDefault="002214C9" w:rsidP="008F2D38">
      <w:pPr>
        <w:pStyle w:val="Code"/>
        <w:rPr>
          <w:highlight w:val="white"/>
        </w:rPr>
      </w:pPr>
      <w:r w:rsidRPr="00903DBA">
        <w:rPr>
          <w:highlight w:val="white"/>
        </w:rPr>
        <w:t xml:space="preserve">        Pair&lt;bool,int&gt; pair =</w:t>
      </w:r>
    </w:p>
    <w:p w14:paraId="3E912A92" w14:textId="261A8568" w:rsidR="002214C9" w:rsidRPr="00903DBA" w:rsidRDefault="002214C9" w:rsidP="008F2D38">
      <w:pPr>
        <w:pStyle w:val="Code"/>
        <w:rPr>
          <w:highlight w:val="white"/>
        </w:rPr>
      </w:pPr>
      <w:r w:rsidRPr="00903DBA">
        <w:rPr>
          <w:highlight w:val="white"/>
        </w:rPr>
        <w:t xml:space="preserve">          new Pair</w:t>
      </w:r>
      <w:r w:rsidR="00F81FD1" w:rsidRPr="00903DBA">
        <w:rPr>
          <w:highlight w:val="white"/>
        </w:rPr>
        <w:t>&lt;bool,int&gt;</w:t>
      </w:r>
      <w:r w:rsidRPr="00903DBA">
        <w:rPr>
          <w:highlight w:val="white"/>
        </w:rPr>
        <w:t>(symbol.</w:t>
      </w:r>
      <w:r w:rsidR="00F81FD1" w:rsidRPr="00903DBA">
        <w:rPr>
          <w:highlight w:val="white"/>
        </w:rPr>
        <w:t>T</w:t>
      </w:r>
      <w:r w:rsidRPr="00903DBA">
        <w:rPr>
          <w:highlight w:val="white"/>
        </w:rPr>
        <w:t>ype.Is</w:t>
      </w:r>
      <w:r w:rsidR="00620A87" w:rsidRPr="00903DBA">
        <w:rPr>
          <w:highlight w:val="white"/>
        </w:rPr>
        <w:t>Floating</w:t>
      </w:r>
      <w:r w:rsidRPr="00903DBA">
        <w:rPr>
          <w:highlight w:val="white"/>
        </w:rPr>
        <w:t>(), symbol.Type.Size());</w:t>
      </w:r>
    </w:p>
    <w:p w14:paraId="1236FA37" w14:textId="3F42AB83" w:rsidR="008F2D38" w:rsidRPr="00903DBA" w:rsidRDefault="008F2D38" w:rsidP="008F2D38">
      <w:pPr>
        <w:pStyle w:val="Code"/>
        <w:rPr>
          <w:highlight w:val="white"/>
        </w:rPr>
      </w:pPr>
      <w:r w:rsidRPr="00903DBA">
        <w:rPr>
          <w:highlight w:val="white"/>
        </w:rPr>
        <w:lastRenderedPageBreak/>
        <w:t xml:space="preserve">        AssemblyOperator objectOperator</w:t>
      </w:r>
      <w:r w:rsidR="00040B8D" w:rsidRPr="00903DBA">
        <w:rPr>
          <w:highlight w:val="white"/>
        </w:rPr>
        <w:t xml:space="preserve"> </w:t>
      </w:r>
      <w:r w:rsidRPr="00903DBA">
        <w:rPr>
          <w:highlight w:val="white"/>
        </w:rPr>
        <w:t>=</w:t>
      </w:r>
      <w:r w:rsidR="002214C9" w:rsidRPr="00903DBA">
        <w:rPr>
          <w:highlight w:val="white"/>
        </w:rPr>
        <w:t xml:space="preserve"> </w:t>
      </w:r>
      <w:r w:rsidRPr="00903DBA">
        <w:rPr>
          <w:highlight w:val="white"/>
        </w:rPr>
        <w:t>m_</w:t>
      </w:r>
      <w:r w:rsidR="00040B8D" w:rsidRPr="00903DBA">
        <w:rPr>
          <w:highlight w:val="white"/>
        </w:rPr>
        <w:t>floatPush</w:t>
      </w:r>
      <w:r w:rsidRPr="00903DBA">
        <w:rPr>
          <w:highlight w:val="white"/>
        </w:rPr>
        <w:t>Map[</w:t>
      </w:r>
      <w:r w:rsidR="002214C9" w:rsidRPr="00903DBA">
        <w:rPr>
          <w:highlight w:val="white"/>
        </w:rPr>
        <w:t>pair</w:t>
      </w:r>
      <w:r w:rsidRPr="00903DBA">
        <w:rPr>
          <w:highlight w:val="white"/>
        </w:rPr>
        <w:t>];</w:t>
      </w:r>
    </w:p>
    <w:p w14:paraId="1F3D40C9" w14:textId="77777777" w:rsidR="002214C9" w:rsidRPr="00903DBA" w:rsidRDefault="002214C9" w:rsidP="008F2D38">
      <w:pPr>
        <w:pStyle w:val="Code"/>
        <w:rPr>
          <w:highlight w:val="white"/>
        </w:rPr>
      </w:pPr>
    </w:p>
    <w:p w14:paraId="5E79774D" w14:textId="1A71EA7B" w:rsidR="008F2D38" w:rsidRPr="00903DBA" w:rsidRDefault="008F2D38" w:rsidP="008F2D38">
      <w:pPr>
        <w:pStyle w:val="Code"/>
        <w:rPr>
          <w:highlight w:val="white"/>
        </w:rPr>
      </w:pPr>
      <w:r w:rsidRPr="00903DBA">
        <w:rPr>
          <w:highlight w:val="white"/>
        </w:rPr>
        <w:t xml:space="preserve">        if ((symbol.Value is BigInteger) || (symbol.Value is decimal)) {</w:t>
      </w:r>
    </w:p>
    <w:p w14:paraId="74E2A27B" w14:textId="2517FF7E" w:rsidR="008F2D38" w:rsidRPr="00903DBA" w:rsidRDefault="008F2D38" w:rsidP="008F2D38">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Add(ConstantExpression.Value(symbol));</w:t>
      </w:r>
    </w:p>
    <w:p w14:paraId="35803CE6" w14:textId="77777777" w:rsidR="008F2D38" w:rsidRPr="00903DBA" w:rsidRDefault="008F2D38" w:rsidP="008F2D38">
      <w:pPr>
        <w:pStyle w:val="Code"/>
        <w:rPr>
          <w:highlight w:val="white"/>
        </w:rPr>
      </w:pPr>
      <w:r w:rsidRPr="00903DBA">
        <w:rPr>
          <w:highlight w:val="white"/>
        </w:rPr>
        <w:t xml:space="preserve">          AddAssemblyCode(objectOperator, symbol.UniqueName, 0);</w:t>
      </w:r>
    </w:p>
    <w:p w14:paraId="13AD12E8" w14:textId="77777777" w:rsidR="008F2D38" w:rsidRPr="00903DBA" w:rsidRDefault="008F2D38" w:rsidP="008F2D38">
      <w:pPr>
        <w:pStyle w:val="Code"/>
        <w:rPr>
          <w:highlight w:val="white"/>
        </w:rPr>
      </w:pPr>
      <w:r w:rsidRPr="00903DBA">
        <w:rPr>
          <w:highlight w:val="white"/>
        </w:rPr>
        <w:t xml:space="preserve">        }</w:t>
      </w:r>
    </w:p>
    <w:p w14:paraId="46BD902A" w14:textId="3AA46538" w:rsidR="00B94488" w:rsidRPr="00903DBA" w:rsidRDefault="00F36984" w:rsidP="000434DF">
      <w:pPr>
        <w:rPr>
          <w:highlight w:val="white"/>
        </w:rPr>
      </w:pPr>
      <w:r w:rsidRPr="00903DBA">
        <w:rPr>
          <w:highlight w:val="white"/>
        </w:rPr>
        <w:t>If the symbol does not hold an integral or a floating</w:t>
      </w:r>
      <w:r w:rsidR="000434DF" w:rsidRPr="00903DBA">
        <w:rPr>
          <w:highlight w:val="white"/>
        </w:rPr>
        <w:t xml:space="preserve"> value, w</w:t>
      </w:r>
      <w:r w:rsidRPr="00903DBA">
        <w:rPr>
          <w:highlight w:val="white"/>
        </w:rPr>
        <w:t xml:space="preserve">e check if the value is </w:t>
      </w:r>
      <w:r w:rsidR="000434DF" w:rsidRPr="00903DBA">
        <w:rPr>
          <w:highlight w:val="white"/>
        </w:rPr>
        <w:t xml:space="preserve">stored in a register. In that case </w:t>
      </w:r>
      <w:r w:rsidR="00B944D7" w:rsidRPr="00903DBA">
        <w:rPr>
          <w:highlight w:val="white"/>
        </w:rPr>
        <w:t xml:space="preserve">we cannot store the register directly, but </w:t>
      </w:r>
      <w:r w:rsidR="00016D46" w:rsidRPr="00903DBA">
        <w:rPr>
          <w:highlight w:val="white"/>
        </w:rPr>
        <w:t>like</w:t>
      </w:r>
      <w:r w:rsidR="00B944D7" w:rsidRPr="00903DBA">
        <w:rPr>
          <w:highlight w:val="white"/>
        </w:rPr>
        <w:t xml:space="preserve"> the value case above we need to store the value </w:t>
      </w:r>
      <w:r w:rsidR="00AE72AA" w:rsidRPr="00903DBA">
        <w:rPr>
          <w:highlight w:val="white"/>
        </w:rPr>
        <w:t>at</w:t>
      </w:r>
      <w:r w:rsidR="00B944D7" w:rsidRPr="00903DBA">
        <w:rPr>
          <w:highlight w:val="white"/>
        </w:rPr>
        <w:t xml:space="preserve"> </w:t>
      </w:r>
      <w:r w:rsidR="00AE72AA" w:rsidRPr="00903DBA">
        <w:rPr>
          <w:highlight w:val="white"/>
        </w:rPr>
        <w:t xml:space="preserve">the memory address. </w:t>
      </w:r>
      <w:r w:rsidR="00810BCB" w:rsidRPr="00903DBA">
        <w:rPr>
          <w:highlight w:val="white"/>
        </w:rPr>
        <w:t>We use the special integral storage to load the value.</w:t>
      </w:r>
    </w:p>
    <w:p w14:paraId="3E119497" w14:textId="77777777" w:rsidR="008F2D38" w:rsidRPr="00903DBA" w:rsidRDefault="008F2D38" w:rsidP="008F2D38">
      <w:pPr>
        <w:pStyle w:val="Code"/>
        <w:rPr>
          <w:highlight w:val="white"/>
        </w:rPr>
      </w:pPr>
      <w:r w:rsidRPr="00903DBA">
        <w:rPr>
          <w:highlight w:val="white"/>
        </w:rPr>
        <w:t xml:space="preserve">        else if (m_trackMap.TryGetValue(symbol, out track)) {</w:t>
      </w:r>
    </w:p>
    <w:p w14:paraId="437E3853" w14:textId="77777777" w:rsidR="008F2D38" w:rsidRPr="00903DBA" w:rsidRDefault="008F2D38" w:rsidP="008F2D38">
      <w:pPr>
        <w:pStyle w:val="Code"/>
        <w:rPr>
          <w:highlight w:val="white"/>
        </w:rPr>
      </w:pPr>
      <w:r w:rsidRPr="00903DBA">
        <w:rPr>
          <w:highlight w:val="white"/>
        </w:rPr>
        <w:t xml:space="preserve">          m_trackMap.Remove(symbol);</w:t>
      </w:r>
    </w:p>
    <w:p w14:paraId="5C43AF54"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2BAA07ED" w14:textId="77777777" w:rsidR="008F2D38" w:rsidRPr="00903DBA" w:rsidRDefault="008F2D38" w:rsidP="008F2D38">
      <w:pPr>
        <w:pStyle w:val="Code"/>
        <w:rPr>
          <w:highlight w:val="white"/>
        </w:rPr>
      </w:pPr>
      <w:r w:rsidRPr="00903DBA">
        <w:rPr>
          <w:highlight w:val="white"/>
        </w:rPr>
        <w:t xml:space="preserve">          AddAssemblyCode(AssemblyOperator.mov, containerName, 0, track);</w:t>
      </w:r>
    </w:p>
    <w:p w14:paraId="34FEE3D8"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317799A8" w14:textId="77777777" w:rsidR="008F2D38" w:rsidRPr="00903DBA" w:rsidRDefault="008F2D38" w:rsidP="008F2D38">
      <w:pPr>
        <w:pStyle w:val="Code"/>
        <w:rPr>
          <w:highlight w:val="white"/>
        </w:rPr>
      </w:pPr>
      <w:r w:rsidRPr="00903DBA">
        <w:rPr>
          <w:highlight w:val="white"/>
        </w:rPr>
        <w:t xml:space="preserve">        }</w:t>
      </w:r>
    </w:p>
    <w:p w14:paraId="760FC824" w14:textId="5E1A4D22" w:rsidR="00611BEB" w:rsidRPr="00903DBA" w:rsidRDefault="00611BEB" w:rsidP="00611BEB">
      <w:pPr>
        <w:rPr>
          <w:highlight w:val="white"/>
        </w:rPr>
      </w:pPr>
      <w:r w:rsidRPr="00903DBA">
        <w:rPr>
          <w:highlight w:val="white"/>
        </w:rPr>
        <w:t xml:space="preserve">If the symbol is an array, function, or string, </w:t>
      </w:r>
      <w:r w:rsidR="00137398" w:rsidRPr="00903DBA">
        <w:rPr>
          <w:highlight w:val="white"/>
        </w:rPr>
        <w:t>we also use the integral storage name to store the value. However, in this case will shall load the address of the symbol, rather than its value.</w:t>
      </w:r>
      <w:r w:rsidR="00191962" w:rsidRPr="00903DBA">
        <w:rPr>
          <w:highlight w:val="white"/>
        </w:rPr>
        <w:t xml:space="preserve"> We start by </w:t>
      </w:r>
      <w:r w:rsidR="00631791" w:rsidRPr="00903DBA">
        <w:rPr>
          <w:highlight w:val="white"/>
        </w:rPr>
        <w:t xml:space="preserve">loading the base address of the symbol to the integral storage. Then we add its </w:t>
      </w:r>
      <w:proofErr w:type="gramStart"/>
      <w:r w:rsidR="00631791" w:rsidRPr="00903DBA">
        <w:rPr>
          <w:highlight w:val="white"/>
        </w:rPr>
        <w:t>offset, unless</w:t>
      </w:r>
      <w:proofErr w:type="gramEnd"/>
      <w:r w:rsidR="00631791" w:rsidRPr="00903DBA">
        <w:rPr>
          <w:highlight w:val="white"/>
        </w:rPr>
        <w:t xml:space="preserve"> it is zero.</w:t>
      </w:r>
    </w:p>
    <w:p w14:paraId="02B577E6" w14:textId="77777777" w:rsidR="008F2D38" w:rsidRPr="00903DBA" w:rsidRDefault="008F2D38" w:rsidP="008F2D38">
      <w:pPr>
        <w:pStyle w:val="Code"/>
        <w:rPr>
          <w:highlight w:val="white"/>
        </w:rPr>
      </w:pPr>
      <w:r w:rsidRPr="00903DBA">
        <w:rPr>
          <w:highlight w:val="white"/>
        </w:rPr>
        <w:t xml:space="preserve">        else if (symbol.Type.IsArrayFunctionOrString()) {</w:t>
      </w:r>
    </w:p>
    <w:p w14:paraId="06C5729F" w14:textId="77777777" w:rsidR="008F2D38" w:rsidRPr="00903DBA" w:rsidRDefault="008F2D38" w:rsidP="008F2D38">
      <w:pPr>
        <w:pStyle w:val="Code"/>
        <w:rPr>
          <w:highlight w:val="white"/>
        </w:rPr>
      </w:pPr>
      <w:r w:rsidRPr="00903DBA">
        <w:rPr>
          <w:highlight w:val="white"/>
        </w:rPr>
        <w:t xml:space="preserve">          string containerName = AddStaticContainer(symbol.Type);</w:t>
      </w:r>
    </w:p>
    <w:p w14:paraId="5FCAFCDA" w14:textId="77777777" w:rsidR="008F2D38" w:rsidRPr="00903DBA" w:rsidRDefault="008F2D38" w:rsidP="008F2D38">
      <w:pPr>
        <w:pStyle w:val="Code"/>
        <w:rPr>
          <w:highlight w:val="white"/>
        </w:rPr>
      </w:pPr>
      <w:r w:rsidRPr="00903DBA">
        <w:rPr>
          <w:highlight w:val="white"/>
        </w:rPr>
        <w:t xml:space="preserve">          AddAssemblyCode(AssemblyOperator.mov, containerName, 0,</w:t>
      </w:r>
    </w:p>
    <w:p w14:paraId="095325C9" w14:textId="77777777" w:rsidR="008F2D38" w:rsidRPr="00903DBA" w:rsidRDefault="008F2D38" w:rsidP="008F2D38">
      <w:pPr>
        <w:pStyle w:val="Code"/>
        <w:rPr>
          <w:highlight w:val="white"/>
        </w:rPr>
      </w:pPr>
      <w:r w:rsidRPr="00903DBA">
        <w:rPr>
          <w:highlight w:val="white"/>
        </w:rPr>
        <w:t xml:space="preserve">                          Base(symbol), TypeSize.PointerSize);</w:t>
      </w:r>
    </w:p>
    <w:p w14:paraId="55DD381B" w14:textId="77777777" w:rsidR="008F2D38" w:rsidRPr="00903DBA" w:rsidRDefault="008F2D38" w:rsidP="008F2D38">
      <w:pPr>
        <w:pStyle w:val="Code"/>
        <w:rPr>
          <w:highlight w:val="white"/>
        </w:rPr>
      </w:pPr>
    </w:p>
    <w:p w14:paraId="22BE4478" w14:textId="77777777" w:rsidR="008F2D38" w:rsidRPr="00903DBA" w:rsidRDefault="008F2D38" w:rsidP="008F2D38">
      <w:pPr>
        <w:pStyle w:val="Code"/>
        <w:rPr>
          <w:highlight w:val="white"/>
        </w:rPr>
      </w:pPr>
      <w:r w:rsidRPr="00903DBA">
        <w:rPr>
          <w:highlight w:val="white"/>
        </w:rPr>
        <w:t xml:space="preserve">          int offset = Offset(symbol);</w:t>
      </w:r>
    </w:p>
    <w:p w14:paraId="78556F34" w14:textId="77777777" w:rsidR="008F2D38" w:rsidRPr="00903DBA" w:rsidRDefault="008F2D38" w:rsidP="008F2D38">
      <w:pPr>
        <w:pStyle w:val="Code"/>
        <w:rPr>
          <w:highlight w:val="white"/>
        </w:rPr>
      </w:pPr>
      <w:r w:rsidRPr="00903DBA">
        <w:rPr>
          <w:highlight w:val="white"/>
        </w:rPr>
        <w:t xml:space="preserve">          if (offset != 0) {</w:t>
      </w:r>
    </w:p>
    <w:p w14:paraId="00982644" w14:textId="77777777" w:rsidR="008F2D38" w:rsidRPr="00903DBA" w:rsidRDefault="008F2D38" w:rsidP="008F2D38">
      <w:pPr>
        <w:pStyle w:val="Code"/>
        <w:rPr>
          <w:highlight w:val="white"/>
        </w:rPr>
      </w:pPr>
      <w:r w:rsidRPr="00903DBA">
        <w:rPr>
          <w:highlight w:val="white"/>
        </w:rPr>
        <w:t xml:space="preserve">            AddAssemblyCode(AssemblyOperator.add, containerName, 0,</w:t>
      </w:r>
    </w:p>
    <w:p w14:paraId="6800A24B" w14:textId="77777777" w:rsidR="008F2D38" w:rsidRPr="00903DBA" w:rsidRDefault="008F2D38" w:rsidP="008F2D38">
      <w:pPr>
        <w:pStyle w:val="Code"/>
        <w:rPr>
          <w:highlight w:val="white"/>
        </w:rPr>
      </w:pPr>
      <w:r w:rsidRPr="00903DBA">
        <w:rPr>
          <w:highlight w:val="white"/>
        </w:rPr>
        <w:t xml:space="preserve">                            (BigInteger) offset, TypeSize.PointerSize);</w:t>
      </w:r>
    </w:p>
    <w:p w14:paraId="7B5EFBCC" w14:textId="77777777" w:rsidR="008F2D38" w:rsidRPr="00903DBA" w:rsidRDefault="008F2D38" w:rsidP="008F2D38">
      <w:pPr>
        <w:pStyle w:val="Code"/>
        <w:rPr>
          <w:highlight w:val="white"/>
        </w:rPr>
      </w:pPr>
      <w:r w:rsidRPr="00903DBA">
        <w:rPr>
          <w:highlight w:val="white"/>
        </w:rPr>
        <w:t xml:space="preserve">          }</w:t>
      </w:r>
    </w:p>
    <w:p w14:paraId="05EEC3A3" w14:textId="77777777" w:rsidR="008F2D38" w:rsidRPr="00903DBA" w:rsidRDefault="008F2D38" w:rsidP="008F2D38">
      <w:pPr>
        <w:pStyle w:val="Code"/>
        <w:rPr>
          <w:highlight w:val="white"/>
        </w:rPr>
      </w:pPr>
    </w:p>
    <w:p w14:paraId="33D407E0" w14:textId="77777777" w:rsidR="008F2D38" w:rsidRPr="00903DBA" w:rsidRDefault="008F2D38" w:rsidP="008F2D38">
      <w:pPr>
        <w:pStyle w:val="Code"/>
        <w:rPr>
          <w:highlight w:val="white"/>
        </w:rPr>
      </w:pPr>
      <w:r w:rsidRPr="00903DBA">
        <w:rPr>
          <w:highlight w:val="white"/>
        </w:rPr>
        <w:t xml:space="preserve">          AddAssemblyCode(objectOperator, containerName, 0);</w:t>
      </w:r>
    </w:p>
    <w:p w14:paraId="683EF709" w14:textId="77777777" w:rsidR="008F2D38" w:rsidRPr="00903DBA" w:rsidRDefault="008F2D38" w:rsidP="008F2D38">
      <w:pPr>
        <w:pStyle w:val="Code"/>
        <w:rPr>
          <w:highlight w:val="white"/>
        </w:rPr>
      </w:pPr>
      <w:r w:rsidRPr="00903DBA">
        <w:rPr>
          <w:highlight w:val="white"/>
        </w:rPr>
        <w:t xml:space="preserve">        }</w:t>
      </w:r>
    </w:p>
    <w:p w14:paraId="452BB170" w14:textId="6DE2EDC5" w:rsidR="00B5274B" w:rsidRPr="00903DBA" w:rsidRDefault="00B5274B" w:rsidP="00575159">
      <w:pPr>
        <w:rPr>
          <w:highlight w:val="white"/>
        </w:rPr>
      </w:pPr>
      <w:r w:rsidRPr="00903DBA">
        <w:rPr>
          <w:highlight w:val="white"/>
        </w:rPr>
        <w:t>If non</w:t>
      </w:r>
      <w:r w:rsidR="00B45BF1" w:rsidRPr="00903DBA">
        <w:rPr>
          <w:highlight w:val="white"/>
        </w:rPr>
        <w:t>e</w:t>
      </w:r>
      <w:r w:rsidRPr="00903DBA">
        <w:rPr>
          <w:highlight w:val="white"/>
        </w:rPr>
        <w:t xml:space="preserve"> of the above </w:t>
      </w:r>
      <w:r w:rsidR="00575159" w:rsidRPr="00903DBA">
        <w:rPr>
          <w:highlight w:val="white"/>
        </w:rPr>
        <w:t>apply, we perform the operation on the address of the symbol.</w:t>
      </w:r>
    </w:p>
    <w:p w14:paraId="6B7EE4CA" w14:textId="77777777" w:rsidR="008F2D38" w:rsidRPr="00903DBA" w:rsidRDefault="008F2D38" w:rsidP="008F2D38">
      <w:pPr>
        <w:pStyle w:val="Code"/>
        <w:rPr>
          <w:highlight w:val="white"/>
        </w:rPr>
      </w:pPr>
      <w:r w:rsidRPr="00903DBA">
        <w:rPr>
          <w:highlight w:val="white"/>
        </w:rPr>
        <w:t xml:space="preserve">        else {</w:t>
      </w:r>
    </w:p>
    <w:p w14:paraId="7E1BFEE8" w14:textId="77777777" w:rsidR="008F2D38" w:rsidRPr="00903DBA" w:rsidRDefault="008F2D38" w:rsidP="008F2D38">
      <w:pPr>
        <w:pStyle w:val="Code"/>
        <w:rPr>
          <w:highlight w:val="white"/>
        </w:rPr>
      </w:pPr>
      <w:r w:rsidRPr="00903DBA">
        <w:rPr>
          <w:highlight w:val="white"/>
        </w:rPr>
        <w:t xml:space="preserve">          AddAssemblyCode(objectOperator, Base(symbol), Offset(symbol));</w:t>
      </w:r>
    </w:p>
    <w:p w14:paraId="130F0F48" w14:textId="77777777" w:rsidR="008F2D38" w:rsidRPr="00903DBA" w:rsidRDefault="008F2D38" w:rsidP="008F2D38">
      <w:pPr>
        <w:pStyle w:val="Code"/>
        <w:rPr>
          <w:highlight w:val="white"/>
        </w:rPr>
      </w:pPr>
      <w:r w:rsidRPr="00903DBA">
        <w:rPr>
          <w:highlight w:val="white"/>
        </w:rPr>
        <w:t xml:space="preserve">        }</w:t>
      </w:r>
    </w:p>
    <w:p w14:paraId="43CA0084" w14:textId="77777777" w:rsidR="008F2D38" w:rsidRPr="00903DBA" w:rsidRDefault="008F2D38" w:rsidP="008F2D38">
      <w:pPr>
        <w:pStyle w:val="Code"/>
        <w:rPr>
          <w:highlight w:val="white"/>
        </w:rPr>
      </w:pPr>
      <w:r w:rsidRPr="00903DBA">
        <w:rPr>
          <w:highlight w:val="white"/>
        </w:rPr>
        <w:t xml:space="preserve">      }</w:t>
      </w:r>
    </w:p>
    <w:p w14:paraId="3782AD1B" w14:textId="77777777" w:rsidR="008F2D38" w:rsidRPr="00903DBA" w:rsidRDefault="008F2D38" w:rsidP="008F2D38">
      <w:pPr>
        <w:pStyle w:val="Code"/>
        <w:rPr>
          <w:highlight w:val="white"/>
        </w:rPr>
      </w:pPr>
      <w:r w:rsidRPr="00903DBA">
        <w:rPr>
          <w:highlight w:val="white"/>
        </w:rPr>
        <w:t xml:space="preserve">    }</w:t>
      </w:r>
    </w:p>
    <w:p w14:paraId="10D21B26" w14:textId="77777777" w:rsidR="008F2D38" w:rsidRPr="00903DBA" w:rsidRDefault="008F2D38" w:rsidP="008F2D38">
      <w:pPr>
        <w:pStyle w:val="Code"/>
        <w:rPr>
          <w:highlight w:val="white"/>
        </w:rPr>
      </w:pPr>
    </w:p>
    <w:p w14:paraId="2E59EE62" w14:textId="4A754B2F" w:rsidR="00F024B0" w:rsidRPr="00903DBA" w:rsidRDefault="00F024B0" w:rsidP="00F024B0">
      <w:pPr>
        <w:pStyle w:val="Code"/>
        <w:rPr>
          <w:highlight w:val="white"/>
        </w:rPr>
      </w:pPr>
      <w:r w:rsidRPr="00903DBA">
        <w:rPr>
          <w:highlight w:val="white"/>
        </w:rPr>
        <w:t xml:space="preserve">    private static string AddStaticContainer(Type type) {</w:t>
      </w:r>
    </w:p>
    <w:p w14:paraId="4D04412E" w14:textId="77777777" w:rsidR="00F8692E" w:rsidRPr="00903DBA" w:rsidRDefault="00F024B0" w:rsidP="00F024B0">
      <w:pPr>
        <w:pStyle w:val="Code"/>
        <w:rPr>
          <w:highlight w:val="white"/>
        </w:rPr>
      </w:pPr>
      <w:r w:rsidRPr="00903DBA">
        <w:rPr>
          <w:highlight w:val="white"/>
        </w:rPr>
        <w:t xml:space="preserve">      string containerName = "container" + type.Size() +</w:t>
      </w:r>
    </w:p>
    <w:p w14:paraId="4B1B0236" w14:textId="6714C50F"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"bytes" + Symbol.NumberId;</w:t>
      </w:r>
    </w:p>
    <w:p w14:paraId="6D996416" w14:textId="40DB5D7D" w:rsidR="00F8692E" w:rsidRPr="00903DBA" w:rsidRDefault="00F024B0" w:rsidP="00F024B0">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Add(ConstantExpression.Value(containerName,</w:t>
      </w:r>
    </w:p>
    <w:p w14:paraId="6630BEF0" w14:textId="6BBE8893" w:rsidR="00F024B0" w:rsidRPr="00903DBA" w:rsidRDefault="00F8692E" w:rsidP="00F024B0">
      <w:pPr>
        <w:pStyle w:val="Code"/>
        <w:rPr>
          <w:highlight w:val="white"/>
        </w:rPr>
      </w:pPr>
      <w:r w:rsidRPr="00903DBA">
        <w:rPr>
          <w:highlight w:val="white"/>
        </w:rPr>
        <w:t xml:space="preserve">                                                        </w:t>
      </w:r>
      <w:r w:rsidR="00F024B0" w:rsidRPr="00903DBA">
        <w:rPr>
          <w:highlight w:val="white"/>
        </w:rPr>
        <w:t xml:space="preserve"> type, null));</w:t>
      </w:r>
    </w:p>
    <w:p w14:paraId="7719D78C" w14:textId="77777777" w:rsidR="00F024B0" w:rsidRPr="00903DBA" w:rsidRDefault="00F024B0" w:rsidP="00F024B0">
      <w:pPr>
        <w:pStyle w:val="Code"/>
        <w:rPr>
          <w:highlight w:val="white"/>
        </w:rPr>
      </w:pPr>
      <w:r w:rsidRPr="00903DBA">
        <w:rPr>
          <w:highlight w:val="white"/>
        </w:rPr>
        <w:t xml:space="preserve">      return containerName;</w:t>
      </w:r>
    </w:p>
    <w:p w14:paraId="356F184F" w14:textId="77777777" w:rsidR="00F024B0" w:rsidRPr="00903DBA" w:rsidRDefault="00F024B0" w:rsidP="00F024B0">
      <w:pPr>
        <w:pStyle w:val="Code"/>
        <w:rPr>
          <w:highlight w:val="white"/>
        </w:rPr>
      </w:pPr>
      <w:r w:rsidRPr="00903DBA">
        <w:rPr>
          <w:highlight w:val="white"/>
        </w:rPr>
        <w:t xml:space="preserve">    }</w:t>
      </w:r>
    </w:p>
    <w:p w14:paraId="5CC85F9D" w14:textId="47EE50F2" w:rsidR="006F3439" w:rsidRPr="00903DBA" w:rsidRDefault="00546C2B" w:rsidP="002E44D3">
      <w:pPr>
        <w:rPr>
          <w:highlight w:val="white"/>
        </w:rPr>
      </w:pPr>
      <w:r w:rsidRPr="00903DBA">
        <w:rPr>
          <w:highlight w:val="white"/>
        </w:rPr>
        <w:t xml:space="preserve">When </w:t>
      </w:r>
      <w:r w:rsidR="002E44D3" w:rsidRPr="00903DBA">
        <w:rPr>
          <w:highlight w:val="white"/>
        </w:rPr>
        <w:t xml:space="preserve">popping or topping a value from the floating-point stack, we also need </w:t>
      </w:r>
      <w:r w:rsidR="006F3439" w:rsidRPr="00903DBA">
        <w:rPr>
          <w:highlight w:val="white"/>
        </w:rPr>
        <w:t>the</w:t>
      </w:r>
      <w:r w:rsidR="002A382D" w:rsidRPr="00903DBA">
        <w:rPr>
          <w:highlight w:val="white"/>
        </w:rPr>
        <w:t xml:space="preserve"> </w:t>
      </w:r>
      <w:r w:rsidR="002A382D" w:rsidRPr="00903DBA">
        <w:rPr>
          <w:rStyle w:val="KeyWord0"/>
          <w:highlight w:val="white"/>
        </w:rPr>
        <w:t>m_floatPopMap</w:t>
      </w:r>
      <w:r w:rsidR="002A382D" w:rsidRPr="00903DBA">
        <w:rPr>
          <w:highlight w:val="white"/>
        </w:rPr>
        <w:t xml:space="preserve"> and </w:t>
      </w:r>
      <w:r w:rsidR="0016107B" w:rsidRPr="00903DBA">
        <w:rPr>
          <w:highlight w:val="white"/>
        </w:rPr>
        <w:t xml:space="preserve"> </w:t>
      </w:r>
      <w:r w:rsidR="00D702CD" w:rsidRPr="00903DBA">
        <w:rPr>
          <w:highlight w:val="white"/>
        </w:rPr>
        <w:t xml:space="preserve"> </w:t>
      </w:r>
      <w:r w:rsidR="002A382D" w:rsidRPr="00903DBA">
        <w:rPr>
          <w:rStyle w:val="KeyWord0"/>
          <w:highlight w:val="white"/>
        </w:rPr>
        <w:t>m_floatTopMap</w:t>
      </w:r>
      <w:r w:rsidR="002A382D" w:rsidRPr="00903DBA">
        <w:rPr>
          <w:highlight w:val="white"/>
        </w:rPr>
        <w:t xml:space="preserve"> maps</w:t>
      </w:r>
      <w:r w:rsidR="002E44D3" w:rsidRPr="00903DBA">
        <w:rPr>
          <w:highlight w:val="white"/>
        </w:rPr>
        <w:t xml:space="preserve"> </w:t>
      </w:r>
      <w:r w:rsidR="00D702CD" w:rsidRPr="00903DBA">
        <w:rPr>
          <w:highlight w:val="white"/>
        </w:rPr>
        <w:t>that map</w:t>
      </w:r>
      <w:r w:rsidR="00CF3F93" w:rsidRPr="00903DBA">
        <w:rPr>
          <w:highlight w:val="white"/>
        </w:rPr>
        <w:t xml:space="preserve"> whether the type is logical and the type size to </w:t>
      </w:r>
      <w:r w:rsidR="00A925C8" w:rsidRPr="00903DBA">
        <w:rPr>
          <w:rStyle w:val="KeyWord0"/>
          <w:highlight w:val="white"/>
        </w:rPr>
        <w:t>pop</w:t>
      </w:r>
      <w:r w:rsidR="00A925C8" w:rsidRPr="00903DBA">
        <w:rPr>
          <w:highlight w:val="white"/>
        </w:rPr>
        <w:t xml:space="preserve"> and </w:t>
      </w:r>
      <w:r w:rsidR="00A925C8" w:rsidRPr="00903DBA">
        <w:rPr>
          <w:rStyle w:val="KeyWord0"/>
          <w:highlight w:val="white"/>
        </w:rPr>
        <w:t>top</w:t>
      </w:r>
      <w:r w:rsidR="00A925C8" w:rsidRPr="00903DBA">
        <w:rPr>
          <w:highlight w:val="white"/>
        </w:rPr>
        <w:t xml:space="preserve"> </w:t>
      </w:r>
      <w:r w:rsidR="00D702CD" w:rsidRPr="00903DBA">
        <w:rPr>
          <w:highlight w:val="white"/>
        </w:rPr>
        <w:t>assembly code instructions.</w:t>
      </w:r>
    </w:p>
    <w:p w14:paraId="3CCF77CF"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7E340727" w14:textId="77777777" w:rsidR="007B5B99" w:rsidRPr="00903DBA" w:rsidRDefault="007B5B99" w:rsidP="007B5B99">
      <w:pPr>
        <w:pStyle w:val="Code"/>
        <w:rPr>
          <w:highlight w:val="white"/>
        </w:rPr>
      </w:pPr>
      <w:r w:rsidRPr="00903DBA">
        <w:rPr>
          <w:highlight w:val="white"/>
        </w:rPr>
        <w:t xml:space="preserve">      m_floatPopMap = new Dictionary&lt;Pair&lt;bool,int&gt;, AssemblyOperator&gt;() {</w:t>
      </w:r>
    </w:p>
    <w:p w14:paraId="2D0363E5" w14:textId="77777777" w:rsidR="007B5B99" w:rsidRPr="00903DBA" w:rsidRDefault="007B5B99" w:rsidP="007B5B99">
      <w:pPr>
        <w:pStyle w:val="Code"/>
        <w:rPr>
          <w:highlight w:val="white"/>
        </w:rPr>
      </w:pPr>
      <w:r w:rsidRPr="00903DBA">
        <w:rPr>
          <w:highlight w:val="white"/>
        </w:rPr>
        <w:lastRenderedPageBreak/>
        <w:t xml:space="preserve">        {new Pair&lt;bool,int&gt;(false, 2), AssemblyOperator.fistp_word},</w:t>
      </w:r>
    </w:p>
    <w:p w14:paraId="761C246D" w14:textId="77777777" w:rsidR="007B5B99" w:rsidRPr="00903DBA" w:rsidRDefault="007B5B99" w:rsidP="007B5B99">
      <w:pPr>
        <w:pStyle w:val="Code"/>
        <w:rPr>
          <w:highlight w:val="white"/>
        </w:rPr>
      </w:pPr>
      <w:r w:rsidRPr="00903DBA">
        <w:rPr>
          <w:highlight w:val="white"/>
        </w:rPr>
        <w:t xml:space="preserve">        {new Pair&lt;bool,int&gt;(false, 4), AssemblyOperator.fistp_dword},</w:t>
      </w:r>
    </w:p>
    <w:p w14:paraId="30AE5A71" w14:textId="77777777" w:rsidR="007B5B99" w:rsidRPr="00903DBA" w:rsidRDefault="007B5B99" w:rsidP="007B5B99">
      <w:pPr>
        <w:pStyle w:val="Code"/>
        <w:rPr>
          <w:highlight w:val="white"/>
        </w:rPr>
      </w:pPr>
      <w:r w:rsidRPr="00903DBA">
        <w:rPr>
          <w:highlight w:val="white"/>
        </w:rPr>
        <w:t xml:space="preserve">        {new Pair&lt;bool,int&gt;(false, 8), AssemblyOperator.fistp_qword},</w:t>
      </w:r>
    </w:p>
    <w:p w14:paraId="2BD069CF" w14:textId="77777777" w:rsidR="007B5B99" w:rsidRPr="00903DBA" w:rsidRDefault="007B5B99" w:rsidP="007B5B99">
      <w:pPr>
        <w:pStyle w:val="Code"/>
        <w:rPr>
          <w:highlight w:val="white"/>
        </w:rPr>
      </w:pPr>
      <w:r w:rsidRPr="00903DBA">
        <w:rPr>
          <w:highlight w:val="white"/>
        </w:rPr>
        <w:t xml:space="preserve">        {new Pair&lt;bool,int&gt;(true, 4), AssemblyOperator.fstp_dword},</w:t>
      </w:r>
    </w:p>
    <w:p w14:paraId="7577EBFC" w14:textId="77777777" w:rsidR="007B5B99" w:rsidRPr="00903DBA" w:rsidRDefault="007B5B99" w:rsidP="007B5B99">
      <w:pPr>
        <w:pStyle w:val="Code"/>
        <w:rPr>
          <w:highlight w:val="white"/>
        </w:rPr>
      </w:pPr>
      <w:r w:rsidRPr="00903DBA">
        <w:rPr>
          <w:highlight w:val="white"/>
        </w:rPr>
        <w:t xml:space="preserve">        {new Pair&lt;bool,int&gt;(true, 8), AssemblyOperator.fstp_qword}</w:t>
      </w:r>
    </w:p>
    <w:p w14:paraId="14A50ED2" w14:textId="77777777" w:rsidR="007B5B99" w:rsidRPr="00903DBA" w:rsidRDefault="007B5B99" w:rsidP="007B5B99">
      <w:pPr>
        <w:pStyle w:val="Code"/>
        <w:rPr>
          <w:highlight w:val="white"/>
        </w:rPr>
      </w:pPr>
      <w:r w:rsidRPr="00903DBA">
        <w:rPr>
          <w:highlight w:val="white"/>
        </w:rPr>
        <w:t xml:space="preserve">      };</w:t>
      </w:r>
    </w:p>
    <w:p w14:paraId="1B3653E6" w14:textId="77777777" w:rsidR="007B5B99" w:rsidRPr="00903DBA" w:rsidRDefault="007B5B99" w:rsidP="007B5B99">
      <w:pPr>
        <w:pStyle w:val="Code"/>
        <w:rPr>
          <w:highlight w:val="white"/>
        </w:rPr>
      </w:pPr>
    </w:p>
    <w:p w14:paraId="0E3D6E95" w14:textId="77777777" w:rsidR="007B5B99" w:rsidRPr="00903DBA" w:rsidRDefault="007B5B99" w:rsidP="007B5B99">
      <w:pPr>
        <w:pStyle w:val="Code"/>
        <w:rPr>
          <w:highlight w:val="white"/>
        </w:rPr>
      </w:pPr>
      <w:r w:rsidRPr="00903DBA">
        <w:rPr>
          <w:highlight w:val="white"/>
        </w:rPr>
        <w:t xml:space="preserve">    public static IDictionary&lt;Pair&lt;bool,int&gt;,AssemblyOperator&gt;</w:t>
      </w:r>
    </w:p>
    <w:p w14:paraId="65C7FD4E" w14:textId="77777777" w:rsidR="007B5B99" w:rsidRPr="00903DBA" w:rsidRDefault="007B5B99" w:rsidP="007B5B99">
      <w:pPr>
        <w:pStyle w:val="Code"/>
        <w:rPr>
          <w:highlight w:val="white"/>
        </w:rPr>
      </w:pPr>
      <w:r w:rsidRPr="00903DBA">
        <w:rPr>
          <w:highlight w:val="white"/>
        </w:rPr>
        <w:t xml:space="preserve">      m_floatTopMap = new Dictionary&lt;Pair&lt;bool,int&gt;, AssemblyOperator&gt;() {</w:t>
      </w:r>
    </w:p>
    <w:p w14:paraId="444D757F" w14:textId="77777777" w:rsidR="007B5B99" w:rsidRPr="00903DBA" w:rsidRDefault="007B5B99" w:rsidP="007B5B99">
      <w:pPr>
        <w:pStyle w:val="Code"/>
        <w:rPr>
          <w:highlight w:val="white"/>
        </w:rPr>
      </w:pPr>
      <w:r w:rsidRPr="00903DBA">
        <w:rPr>
          <w:highlight w:val="white"/>
        </w:rPr>
        <w:t xml:space="preserve">        {new Pair&lt;bool,int&gt;(false, 2), AssemblyOperator.fist_word},</w:t>
      </w:r>
    </w:p>
    <w:p w14:paraId="6AA17302" w14:textId="77777777" w:rsidR="007B5B99" w:rsidRPr="00903DBA" w:rsidRDefault="007B5B99" w:rsidP="007B5B99">
      <w:pPr>
        <w:pStyle w:val="Code"/>
        <w:rPr>
          <w:highlight w:val="white"/>
        </w:rPr>
      </w:pPr>
      <w:r w:rsidRPr="00903DBA">
        <w:rPr>
          <w:highlight w:val="white"/>
        </w:rPr>
        <w:t xml:space="preserve">        {new Pair&lt;bool,int&gt;(false, 4), AssemblyOperator.fist_dword},</w:t>
      </w:r>
    </w:p>
    <w:p w14:paraId="4EC606D1" w14:textId="77777777" w:rsidR="007B5B99" w:rsidRPr="00903DBA" w:rsidRDefault="007B5B99" w:rsidP="007B5B99">
      <w:pPr>
        <w:pStyle w:val="Code"/>
        <w:rPr>
          <w:highlight w:val="white"/>
        </w:rPr>
      </w:pPr>
      <w:r w:rsidRPr="00903DBA">
        <w:rPr>
          <w:highlight w:val="white"/>
        </w:rPr>
        <w:t xml:space="preserve">        {new Pair&lt;bool,int&gt;(false, 8), AssemblyOperator.fist_qword},</w:t>
      </w:r>
    </w:p>
    <w:p w14:paraId="1E0059C4" w14:textId="77777777" w:rsidR="007B5B99" w:rsidRPr="00903DBA" w:rsidRDefault="007B5B99" w:rsidP="007B5B99">
      <w:pPr>
        <w:pStyle w:val="Code"/>
        <w:rPr>
          <w:highlight w:val="white"/>
        </w:rPr>
      </w:pPr>
      <w:r w:rsidRPr="00903DBA">
        <w:rPr>
          <w:highlight w:val="white"/>
        </w:rPr>
        <w:t xml:space="preserve">        {new Pair&lt;bool,int&gt;(true, 4), AssemblyOperator.fst_dword},</w:t>
      </w:r>
    </w:p>
    <w:p w14:paraId="0E8085E1" w14:textId="77777777" w:rsidR="007B5B99" w:rsidRPr="00903DBA" w:rsidRDefault="007B5B99" w:rsidP="007B5B99">
      <w:pPr>
        <w:pStyle w:val="Code"/>
        <w:rPr>
          <w:highlight w:val="white"/>
        </w:rPr>
      </w:pPr>
      <w:r w:rsidRPr="00903DBA">
        <w:rPr>
          <w:highlight w:val="white"/>
        </w:rPr>
        <w:t xml:space="preserve">        {new Pair&lt;bool,int&gt;(true, 8), AssemblyOperator.fst_qword}</w:t>
      </w:r>
    </w:p>
    <w:p w14:paraId="739CBBC3" w14:textId="77777777" w:rsidR="007B5B99" w:rsidRPr="00903DBA" w:rsidRDefault="007B5B99" w:rsidP="007B5B99">
      <w:pPr>
        <w:pStyle w:val="Code"/>
        <w:rPr>
          <w:highlight w:val="white"/>
        </w:rPr>
      </w:pPr>
      <w:r w:rsidRPr="00903DBA">
        <w:rPr>
          <w:highlight w:val="white"/>
        </w:rPr>
        <w:t xml:space="preserve">      };</w:t>
      </w:r>
    </w:p>
    <w:p w14:paraId="092498B2" w14:textId="77777777" w:rsidR="007B5B99" w:rsidRPr="00903DBA" w:rsidRDefault="007B5B99" w:rsidP="00530CE4">
      <w:pPr>
        <w:pStyle w:val="Code"/>
        <w:rPr>
          <w:highlight w:val="white"/>
        </w:rPr>
      </w:pPr>
    </w:p>
    <w:p w14:paraId="20EBF24A" w14:textId="31AB067C" w:rsidR="00530CE4" w:rsidRPr="00903DBA" w:rsidRDefault="00530CE4" w:rsidP="00530CE4">
      <w:pPr>
        <w:pStyle w:val="Code"/>
        <w:rPr>
          <w:highlight w:val="white"/>
        </w:rPr>
      </w:pPr>
      <w:r w:rsidRPr="00903DBA">
        <w:rPr>
          <w:highlight w:val="white"/>
        </w:rPr>
        <w:t xml:space="preserve">    public enum TopOrPop {Top, Pop};</w:t>
      </w:r>
    </w:p>
    <w:p w14:paraId="16BAC200" w14:textId="16665D66" w:rsidR="00530CE4" w:rsidRPr="00903DBA" w:rsidRDefault="00331A84" w:rsidP="00331A84">
      <w:pPr>
        <w:rPr>
          <w:highlight w:val="white"/>
        </w:rPr>
      </w:pPr>
      <w:r w:rsidRPr="00903DBA">
        <w:rPr>
          <w:highlight w:val="white"/>
        </w:rPr>
        <w:t xml:space="preserve">The </w:t>
      </w:r>
      <w:r w:rsidRPr="00903DBA">
        <w:rPr>
          <w:rStyle w:val="KeyWord0"/>
          <w:highlight w:val="white"/>
        </w:rPr>
        <w:t>PopEmpty</w:t>
      </w:r>
      <w:r w:rsidRPr="00903DBA">
        <w:rPr>
          <w:highlight w:val="white"/>
        </w:rPr>
        <w:t xml:space="preserve"> method pops the floating-point stack without </w:t>
      </w:r>
      <w:r w:rsidR="001E4841" w:rsidRPr="00903DBA">
        <w:rPr>
          <w:highlight w:val="white"/>
        </w:rPr>
        <w:t xml:space="preserve">storing the value anywhere. However, there is no matching assembly code instruction. The instructions always store the value somewhere. Therefore, we use the </w:t>
      </w:r>
      <w:r w:rsidR="009845E6" w:rsidRPr="00903DBA">
        <w:rPr>
          <w:highlight w:val="white"/>
        </w:rPr>
        <w:t>integral</w:t>
      </w:r>
      <w:r w:rsidR="001E4841" w:rsidRPr="00903DBA">
        <w:rPr>
          <w:highlight w:val="white"/>
        </w:rPr>
        <w:t xml:space="preserve"> storage, simply </w:t>
      </w:r>
      <w:r w:rsidR="009845E6" w:rsidRPr="00903DBA">
        <w:rPr>
          <w:highlight w:val="white"/>
        </w:rPr>
        <w:t xml:space="preserve">because we </w:t>
      </w:r>
      <w:proofErr w:type="gramStart"/>
      <w:r w:rsidR="009845E6" w:rsidRPr="00903DBA">
        <w:rPr>
          <w:highlight w:val="white"/>
        </w:rPr>
        <w:t>have to</w:t>
      </w:r>
      <w:proofErr w:type="gramEnd"/>
      <w:r w:rsidR="009845E6" w:rsidRPr="00903DBA">
        <w:rPr>
          <w:highlight w:val="white"/>
        </w:rPr>
        <w:t xml:space="preserve"> use some storage.</w:t>
      </w:r>
    </w:p>
    <w:p w14:paraId="15B1278F" w14:textId="77777777" w:rsidR="00530CE4" w:rsidRPr="00903DBA" w:rsidRDefault="00530CE4" w:rsidP="00530CE4">
      <w:pPr>
        <w:pStyle w:val="Code"/>
        <w:rPr>
          <w:highlight w:val="white"/>
        </w:rPr>
      </w:pPr>
      <w:r w:rsidRPr="00903DBA">
        <w:rPr>
          <w:highlight w:val="white"/>
        </w:rPr>
        <w:t xml:space="preserve">    public void PopEmpty() {</w:t>
      </w:r>
    </w:p>
    <w:p w14:paraId="296E2FC8" w14:textId="477D357E" w:rsidR="000242A0" w:rsidRPr="00903DBA" w:rsidRDefault="000242A0" w:rsidP="000242A0">
      <w:pPr>
        <w:pStyle w:val="Code"/>
        <w:rPr>
          <w:highlight w:val="white"/>
        </w:rPr>
      </w:pPr>
      <w:r w:rsidRPr="00903DBA">
        <w:rPr>
          <w:highlight w:val="white"/>
        </w:rPr>
        <w:t xml:space="preserve">      string containerName = AddStaticContainer(</w:t>
      </w:r>
      <w:r w:rsidR="00D5071D" w:rsidRPr="00903DBA">
        <w:rPr>
          <w:highlight w:val="white"/>
        </w:rPr>
        <w:t>Type.LongDoubleType</w:t>
      </w:r>
      <w:r w:rsidRPr="00903DBA">
        <w:rPr>
          <w:highlight w:val="white"/>
        </w:rPr>
        <w:t>);</w:t>
      </w:r>
    </w:p>
    <w:p w14:paraId="74CFA64C" w14:textId="0BCB4A17" w:rsidR="00530CE4" w:rsidRPr="00903DBA" w:rsidRDefault="00530CE4" w:rsidP="002618E3">
      <w:pPr>
        <w:pStyle w:val="Code"/>
        <w:rPr>
          <w:highlight w:val="white"/>
        </w:rPr>
      </w:pPr>
      <w:r w:rsidRPr="00903DBA">
        <w:rPr>
          <w:highlight w:val="white"/>
        </w:rPr>
        <w:t xml:space="preserve">      AddAssemblyCode(AssemblyOperator.fistp_word,</w:t>
      </w:r>
      <w:r w:rsidR="002618E3" w:rsidRPr="00903DBA">
        <w:rPr>
          <w:highlight w:val="white"/>
        </w:rPr>
        <w:t xml:space="preserve"> containerName</w:t>
      </w:r>
      <w:r w:rsidRPr="00903DBA">
        <w:rPr>
          <w:highlight w:val="white"/>
        </w:rPr>
        <w:t>, 0);</w:t>
      </w:r>
    </w:p>
    <w:p w14:paraId="5D2BAEF7" w14:textId="77777777" w:rsidR="00530CE4" w:rsidRPr="00903DBA" w:rsidRDefault="00530CE4" w:rsidP="00530CE4">
      <w:pPr>
        <w:pStyle w:val="Code"/>
        <w:rPr>
          <w:highlight w:val="white"/>
        </w:rPr>
      </w:pPr>
      <w:r w:rsidRPr="00903DBA">
        <w:rPr>
          <w:highlight w:val="white"/>
        </w:rPr>
        <w:t xml:space="preserve">    }</w:t>
      </w:r>
    </w:p>
    <w:p w14:paraId="2AF4BEF7" w14:textId="087CC6A7" w:rsidR="009845E6" w:rsidRPr="00903DBA" w:rsidRDefault="009845E6" w:rsidP="009845E6">
      <w:pPr>
        <w:rPr>
          <w:highlight w:val="white"/>
        </w:rPr>
      </w:pPr>
      <w:r w:rsidRPr="00903DBA">
        <w:rPr>
          <w:highlight w:val="white"/>
        </w:rPr>
        <w:t xml:space="preserve">The </w:t>
      </w:r>
      <w:r w:rsidRPr="00903DBA">
        <w:rPr>
          <w:rStyle w:val="KeyWord0"/>
          <w:highlight w:val="white"/>
        </w:rPr>
        <w:t>TopPopSymbol</w:t>
      </w:r>
      <w:r w:rsidRPr="00903DBA">
        <w:rPr>
          <w:highlight w:val="white"/>
        </w:rPr>
        <w:t xml:space="preserve"> method</w:t>
      </w:r>
      <w:r w:rsidR="00D41FF5" w:rsidRPr="00903DBA">
        <w:rPr>
          <w:highlight w:val="white"/>
        </w:rPr>
        <w:t xml:space="preserve"> tops or pops the top-most value of the floating-point stack.</w:t>
      </w:r>
    </w:p>
    <w:p w14:paraId="1B28E137" w14:textId="0AA90644" w:rsidR="00530CE4" w:rsidRPr="00903DBA" w:rsidRDefault="00530CE4" w:rsidP="00530CE4">
      <w:pPr>
        <w:pStyle w:val="Code"/>
        <w:rPr>
          <w:highlight w:val="white"/>
        </w:rPr>
      </w:pPr>
      <w:r w:rsidRPr="00903DBA">
        <w:rPr>
          <w:highlight w:val="white"/>
        </w:rPr>
        <w:t xml:space="preserve">    public void TopPopSymbol(Symbol symbol, TopOrPop topOrPop) {</w:t>
      </w:r>
    </w:p>
    <w:p w14:paraId="0A54B6DA" w14:textId="77777777" w:rsidR="00530CE4" w:rsidRPr="00903DBA" w:rsidRDefault="00530CE4" w:rsidP="00530CE4">
      <w:pPr>
        <w:pStyle w:val="Code"/>
        <w:rPr>
          <w:highlight w:val="white"/>
        </w:rPr>
      </w:pPr>
      <w:r w:rsidRPr="00903DBA">
        <w:rPr>
          <w:highlight w:val="white"/>
        </w:rPr>
        <w:t xml:space="preserve">      Assert.ErrorXXX(symbol != null);</w:t>
      </w:r>
    </w:p>
    <w:p w14:paraId="476D4555" w14:textId="77777777" w:rsidR="007B5B99" w:rsidRPr="00903DBA" w:rsidRDefault="007B5B99" w:rsidP="007B5B99">
      <w:pPr>
        <w:pStyle w:val="Code"/>
        <w:rPr>
          <w:highlight w:val="white"/>
        </w:rPr>
      </w:pPr>
      <w:r w:rsidRPr="00903DBA">
        <w:rPr>
          <w:highlight w:val="white"/>
        </w:rPr>
        <w:t xml:space="preserve">      Pair&lt;bool,int&gt; pair =</w:t>
      </w:r>
    </w:p>
    <w:p w14:paraId="685D283A" w14:textId="5AD46C20" w:rsidR="007B5B99" w:rsidRPr="00903DBA" w:rsidRDefault="007B5B99" w:rsidP="007B5B99">
      <w:pPr>
        <w:pStyle w:val="Code"/>
        <w:rPr>
          <w:highlight w:val="white"/>
        </w:rPr>
      </w:pPr>
      <w:r w:rsidRPr="00903DBA">
        <w:rPr>
          <w:highlight w:val="white"/>
        </w:rPr>
        <w:t xml:space="preserve">        new Pair&lt;bool,int&gt;(symbol.Type.Is</w:t>
      </w:r>
      <w:r w:rsidR="00620A87" w:rsidRPr="00903DBA">
        <w:rPr>
          <w:highlight w:val="white"/>
        </w:rPr>
        <w:t>Floating</w:t>
      </w:r>
      <w:r w:rsidRPr="00903DBA">
        <w:rPr>
          <w:highlight w:val="white"/>
        </w:rPr>
        <w:t>(), symbol.Type.Size());</w:t>
      </w:r>
    </w:p>
    <w:p w14:paraId="1F4ED42C" w14:textId="77777777" w:rsidR="00620A87" w:rsidRPr="00903DBA" w:rsidRDefault="00620A87" w:rsidP="00620A87">
      <w:pPr>
        <w:pStyle w:val="Code"/>
        <w:rPr>
          <w:highlight w:val="white"/>
        </w:rPr>
      </w:pPr>
      <w:r w:rsidRPr="00903DBA">
        <w:rPr>
          <w:highlight w:val="white"/>
        </w:rPr>
        <w:t xml:space="preserve">      AssemblyOperator objectOperator;</w:t>
      </w:r>
    </w:p>
    <w:p w14:paraId="3BE3892B" w14:textId="246C2AE1" w:rsidR="003D7D04" w:rsidRPr="00903DBA" w:rsidRDefault="00234B87" w:rsidP="00234B87">
      <w:pPr>
        <w:rPr>
          <w:highlight w:val="white"/>
        </w:rPr>
      </w:pPr>
      <w:r w:rsidRPr="00903DBA">
        <w:rPr>
          <w:highlight w:val="white"/>
        </w:rPr>
        <w:t xml:space="preserve">Depending on the value of the </w:t>
      </w:r>
      <w:r w:rsidRPr="00903DBA">
        <w:rPr>
          <w:rStyle w:val="KeyWord0"/>
          <w:highlight w:val="white"/>
        </w:rPr>
        <w:t>topOrPop</w:t>
      </w:r>
      <w:r w:rsidRPr="00903DBA">
        <w:rPr>
          <w:highlight w:val="white"/>
        </w:rPr>
        <w:t xml:space="preserve"> parameter</w:t>
      </w:r>
      <w:r w:rsidR="000E4CDF" w:rsidRPr="00903DBA">
        <w:rPr>
          <w:highlight w:val="white"/>
        </w:rPr>
        <w:t xml:space="preserve">, we extract the assembly code instruction from the </w:t>
      </w:r>
      <w:r w:rsidR="00A925C8" w:rsidRPr="00903DBA">
        <w:rPr>
          <w:rStyle w:val="KeyWord0"/>
          <w:highlight w:val="white"/>
        </w:rPr>
        <w:t>m_</w:t>
      </w:r>
      <w:r w:rsidR="00EF7778" w:rsidRPr="00903DBA">
        <w:rPr>
          <w:rStyle w:val="KeyWord0"/>
          <w:highlight w:val="white"/>
        </w:rPr>
        <w:t>floatPop</w:t>
      </w:r>
      <w:r w:rsidR="00A925C8" w:rsidRPr="00903DBA">
        <w:rPr>
          <w:rStyle w:val="KeyWord0"/>
          <w:highlight w:val="white"/>
        </w:rPr>
        <w:t>Map</w:t>
      </w:r>
      <w:r w:rsidR="00A925C8" w:rsidRPr="00903DBA">
        <w:rPr>
          <w:highlight w:val="white"/>
        </w:rPr>
        <w:t xml:space="preserve"> and </w:t>
      </w:r>
      <w:r w:rsidR="00A925C8" w:rsidRPr="00903DBA">
        <w:rPr>
          <w:rStyle w:val="KeyWord0"/>
          <w:highlight w:val="white"/>
        </w:rPr>
        <w:t>m_</w:t>
      </w:r>
      <w:r w:rsidR="00EF7778" w:rsidRPr="00903DBA">
        <w:rPr>
          <w:rStyle w:val="KeyWord0"/>
          <w:highlight w:val="white"/>
        </w:rPr>
        <w:t>floatTop</w:t>
      </w:r>
      <w:r w:rsidR="00A925C8" w:rsidRPr="00903DBA">
        <w:rPr>
          <w:rStyle w:val="KeyWord0"/>
          <w:highlight w:val="white"/>
        </w:rPr>
        <w:t>Map</w:t>
      </w:r>
      <w:r w:rsidR="003D7D04" w:rsidRPr="00903DBA">
        <w:rPr>
          <w:highlight w:val="white"/>
        </w:rPr>
        <w:t xml:space="preserve"> maps</w:t>
      </w:r>
      <w:r w:rsidR="00EF7778" w:rsidRPr="00903DBA">
        <w:rPr>
          <w:highlight w:val="white"/>
        </w:rPr>
        <w:t>.</w:t>
      </w:r>
    </w:p>
    <w:p w14:paraId="07F34B34" w14:textId="77777777" w:rsidR="007B5B99" w:rsidRPr="00903DBA" w:rsidRDefault="007B5B99" w:rsidP="007B5B99">
      <w:pPr>
        <w:pStyle w:val="Code"/>
        <w:rPr>
          <w:highlight w:val="white"/>
        </w:rPr>
      </w:pPr>
      <w:r w:rsidRPr="00903DBA">
        <w:rPr>
          <w:highlight w:val="white"/>
        </w:rPr>
        <w:t xml:space="preserve">      if (topOrPop == TopOrPop.Pop) {</w:t>
      </w:r>
    </w:p>
    <w:p w14:paraId="1B98AC5C" w14:textId="77777777" w:rsidR="007B5B99" w:rsidRPr="00903DBA" w:rsidRDefault="007B5B99" w:rsidP="007B5B99">
      <w:pPr>
        <w:pStyle w:val="Code"/>
        <w:rPr>
          <w:highlight w:val="white"/>
        </w:rPr>
      </w:pPr>
      <w:r w:rsidRPr="00903DBA">
        <w:rPr>
          <w:highlight w:val="white"/>
        </w:rPr>
        <w:t xml:space="preserve">        objectOperator = m_floatPopMap[pair];</w:t>
      </w:r>
    </w:p>
    <w:p w14:paraId="4B190E2D" w14:textId="77777777" w:rsidR="007B5B99" w:rsidRPr="00903DBA" w:rsidRDefault="007B5B99" w:rsidP="007B5B99">
      <w:pPr>
        <w:pStyle w:val="Code"/>
        <w:rPr>
          <w:highlight w:val="white"/>
        </w:rPr>
      </w:pPr>
      <w:r w:rsidRPr="00903DBA">
        <w:rPr>
          <w:highlight w:val="white"/>
        </w:rPr>
        <w:t xml:space="preserve">        Assert.ErrorXXX((--m_floatStackSize) &gt;= 0);</w:t>
      </w:r>
    </w:p>
    <w:p w14:paraId="1B41BC80" w14:textId="77777777" w:rsidR="007B5B99" w:rsidRPr="00903DBA" w:rsidRDefault="007B5B99" w:rsidP="007B5B99">
      <w:pPr>
        <w:pStyle w:val="Code"/>
        <w:rPr>
          <w:highlight w:val="white"/>
        </w:rPr>
      </w:pPr>
      <w:r w:rsidRPr="00903DBA">
        <w:rPr>
          <w:highlight w:val="white"/>
        </w:rPr>
        <w:t xml:space="preserve">      }</w:t>
      </w:r>
    </w:p>
    <w:p w14:paraId="43E94068" w14:textId="77777777" w:rsidR="007B5B99" w:rsidRPr="00903DBA" w:rsidRDefault="007B5B99" w:rsidP="007B5B99">
      <w:pPr>
        <w:pStyle w:val="Code"/>
        <w:rPr>
          <w:highlight w:val="white"/>
        </w:rPr>
      </w:pPr>
      <w:r w:rsidRPr="00903DBA">
        <w:rPr>
          <w:highlight w:val="white"/>
        </w:rPr>
        <w:t xml:space="preserve">      else {</w:t>
      </w:r>
    </w:p>
    <w:p w14:paraId="6658C1AD" w14:textId="77777777" w:rsidR="007B5B99" w:rsidRPr="00903DBA" w:rsidRDefault="007B5B99" w:rsidP="007B5B99">
      <w:pPr>
        <w:pStyle w:val="Code"/>
        <w:rPr>
          <w:highlight w:val="white"/>
        </w:rPr>
      </w:pPr>
      <w:r w:rsidRPr="00903DBA">
        <w:rPr>
          <w:highlight w:val="white"/>
        </w:rPr>
        <w:t xml:space="preserve">        objectOperator = m_floatTopMap[pair];</w:t>
      </w:r>
    </w:p>
    <w:p w14:paraId="760AF943" w14:textId="77777777" w:rsidR="007B5B99" w:rsidRPr="00903DBA" w:rsidRDefault="007B5B99" w:rsidP="007B5B99">
      <w:pPr>
        <w:pStyle w:val="Code"/>
        <w:rPr>
          <w:highlight w:val="white"/>
        </w:rPr>
      </w:pPr>
      <w:r w:rsidRPr="00903DBA">
        <w:rPr>
          <w:highlight w:val="white"/>
        </w:rPr>
        <w:t xml:space="preserve">      }</w:t>
      </w:r>
    </w:p>
    <w:p w14:paraId="5FEBAAEC" w14:textId="5A319317" w:rsidR="001924B9" w:rsidRPr="00903DBA" w:rsidRDefault="00B16EE9" w:rsidP="00B16EE9">
      <w:pPr>
        <w:rPr>
          <w:highlight w:val="white"/>
        </w:rPr>
      </w:pPr>
      <w:r w:rsidRPr="00903DBA">
        <w:rPr>
          <w:highlight w:val="white"/>
        </w:rPr>
        <w:t xml:space="preserve">If the symbol is a temporary variable, we store </w:t>
      </w:r>
      <w:proofErr w:type="gramStart"/>
      <w:r w:rsidRPr="00903DBA">
        <w:rPr>
          <w:highlight w:val="white"/>
        </w:rPr>
        <w:t>it</w:t>
      </w:r>
      <w:r w:rsidR="004F2926" w:rsidRPr="00903DBA">
        <w:rPr>
          <w:highlight w:val="white"/>
        </w:rPr>
        <w:t>s</w:t>
      </w:r>
      <w:proofErr w:type="gramEnd"/>
      <w:r w:rsidRPr="00903DBA">
        <w:rPr>
          <w:highlight w:val="white"/>
        </w:rPr>
        <w:t xml:space="preserve"> value in a register.</w:t>
      </w:r>
      <w:r w:rsidR="003E5B2E" w:rsidRPr="00903DBA">
        <w:rPr>
          <w:highlight w:val="white"/>
        </w:rPr>
        <w:t xml:space="preserve"> However, we cannot store the value directly in a register. Therefore, </w:t>
      </w:r>
      <w:r w:rsidR="00010BA1" w:rsidRPr="00903DBA">
        <w:rPr>
          <w:highlight w:val="white"/>
        </w:rPr>
        <w:t>we pop or top the value to the integral storage and loads the value from there into the register.</w:t>
      </w:r>
    </w:p>
    <w:p w14:paraId="21174511" w14:textId="59D83DD9" w:rsidR="008566DD" w:rsidRPr="00903DBA" w:rsidRDefault="008566DD" w:rsidP="008566DD">
      <w:pPr>
        <w:pStyle w:val="Code"/>
        <w:rPr>
          <w:highlight w:val="white"/>
        </w:rPr>
      </w:pPr>
      <w:r w:rsidRPr="00903DBA">
        <w:rPr>
          <w:highlight w:val="white"/>
        </w:rPr>
        <w:t xml:space="preserve">      if (symbol.Type.</w:t>
      </w:r>
      <w:r w:rsidR="002C4F32" w:rsidRPr="00903DBA">
        <w:rPr>
          <w:highlight w:val="white"/>
        </w:rPr>
        <w:t>IsIntegralPointerOrArray</w:t>
      </w:r>
      <w:r w:rsidRPr="00903DBA">
        <w:rPr>
          <w:highlight w:val="white"/>
        </w:rPr>
        <w:t xml:space="preserve">() &amp;&amp; symbol.IsTemporary()) {        </w:t>
      </w:r>
    </w:p>
    <w:p w14:paraId="3C842183" w14:textId="77777777" w:rsidR="008072C8" w:rsidRPr="00903DBA" w:rsidRDefault="008072C8" w:rsidP="008072C8">
      <w:pPr>
        <w:pStyle w:val="Code"/>
        <w:rPr>
          <w:highlight w:val="white"/>
        </w:rPr>
      </w:pPr>
      <w:r w:rsidRPr="00903DBA">
        <w:rPr>
          <w:highlight w:val="white"/>
        </w:rPr>
        <w:t xml:space="preserve">        string containerName = AddStaticContainer(symbol.Type);</w:t>
      </w:r>
    </w:p>
    <w:p w14:paraId="70CD7F0A" w14:textId="1720B766" w:rsidR="00530CE4" w:rsidRPr="00903DBA" w:rsidRDefault="00530CE4" w:rsidP="007155AD">
      <w:pPr>
        <w:pStyle w:val="Code"/>
        <w:rPr>
          <w:highlight w:val="white"/>
        </w:rPr>
      </w:pPr>
      <w:r w:rsidRPr="00903DBA">
        <w:rPr>
          <w:highlight w:val="white"/>
        </w:rPr>
        <w:t xml:space="preserve">        AddAssemblyCode(objectOperator,</w:t>
      </w:r>
      <w:r w:rsidR="007155AD" w:rsidRPr="00903DBA">
        <w:rPr>
          <w:highlight w:val="white"/>
        </w:rPr>
        <w:t xml:space="preserve"> containerName</w:t>
      </w:r>
      <w:r w:rsidRPr="00903DBA">
        <w:rPr>
          <w:highlight w:val="white"/>
        </w:rPr>
        <w:t>, 0);</w:t>
      </w:r>
    </w:p>
    <w:p w14:paraId="168FA8C2" w14:textId="77777777" w:rsidR="00530CE4" w:rsidRPr="00903DBA" w:rsidRDefault="00530CE4" w:rsidP="00530CE4">
      <w:pPr>
        <w:pStyle w:val="Code"/>
        <w:rPr>
          <w:highlight w:val="white"/>
        </w:rPr>
      </w:pPr>
      <w:r w:rsidRPr="00903DBA">
        <w:rPr>
          <w:highlight w:val="white"/>
        </w:rPr>
        <w:t xml:space="preserve">        Track track = new Track(symbol);</w:t>
      </w:r>
    </w:p>
    <w:p w14:paraId="4B3DD200" w14:textId="1C614E70" w:rsidR="00530CE4" w:rsidRPr="00903DBA" w:rsidRDefault="00530CE4" w:rsidP="009537A3">
      <w:pPr>
        <w:pStyle w:val="Code"/>
        <w:rPr>
          <w:highlight w:val="white"/>
        </w:rPr>
      </w:pPr>
      <w:r w:rsidRPr="00903DBA">
        <w:rPr>
          <w:highlight w:val="white"/>
        </w:rPr>
        <w:t xml:space="preserve">        AddAssemblyCode(AssemblyOperator.mov, track,</w:t>
      </w:r>
      <w:r w:rsidR="009537A3" w:rsidRPr="00903DBA">
        <w:rPr>
          <w:highlight w:val="white"/>
        </w:rPr>
        <w:t xml:space="preserve"> containerName</w:t>
      </w:r>
      <w:r w:rsidRPr="00903DBA">
        <w:rPr>
          <w:highlight w:val="white"/>
        </w:rPr>
        <w:t>, 0);</w:t>
      </w:r>
    </w:p>
    <w:p w14:paraId="1DAE2D95" w14:textId="77777777" w:rsidR="00530CE4" w:rsidRPr="00903DBA" w:rsidRDefault="00530CE4" w:rsidP="00530CE4">
      <w:pPr>
        <w:pStyle w:val="Code"/>
        <w:rPr>
          <w:highlight w:val="white"/>
        </w:rPr>
      </w:pPr>
      <w:r w:rsidRPr="00903DBA">
        <w:rPr>
          <w:highlight w:val="white"/>
        </w:rPr>
        <w:t xml:space="preserve">        m_trackMap.Add(symbol, track);</w:t>
      </w:r>
    </w:p>
    <w:p w14:paraId="3E176FF7" w14:textId="77777777" w:rsidR="00530CE4" w:rsidRPr="00903DBA" w:rsidRDefault="00530CE4" w:rsidP="00530CE4">
      <w:pPr>
        <w:pStyle w:val="Code"/>
        <w:rPr>
          <w:highlight w:val="white"/>
        </w:rPr>
      </w:pPr>
      <w:r w:rsidRPr="00903DBA">
        <w:rPr>
          <w:highlight w:val="white"/>
        </w:rPr>
        <w:t xml:space="preserve">      }</w:t>
      </w:r>
    </w:p>
    <w:p w14:paraId="5BA8B56B" w14:textId="78FB1C30" w:rsidR="00B16EE9" w:rsidRPr="00903DBA" w:rsidRDefault="00B16EE9" w:rsidP="00B16EE9">
      <w:pPr>
        <w:rPr>
          <w:highlight w:val="white"/>
        </w:rPr>
      </w:pPr>
      <w:r w:rsidRPr="00903DBA">
        <w:rPr>
          <w:highlight w:val="white"/>
        </w:rPr>
        <w:t xml:space="preserve">If none of the above cases apply, we </w:t>
      </w:r>
      <w:r w:rsidR="00010BA1" w:rsidRPr="00903DBA">
        <w:rPr>
          <w:highlight w:val="white"/>
        </w:rPr>
        <w:t>pop or top the value to the address of the symbol.</w:t>
      </w:r>
    </w:p>
    <w:p w14:paraId="242F3178" w14:textId="77777777" w:rsidR="00530CE4" w:rsidRPr="00903DBA" w:rsidRDefault="00530CE4" w:rsidP="00530CE4">
      <w:pPr>
        <w:pStyle w:val="Code"/>
        <w:rPr>
          <w:highlight w:val="white"/>
        </w:rPr>
      </w:pPr>
      <w:r w:rsidRPr="00903DBA">
        <w:rPr>
          <w:highlight w:val="white"/>
        </w:rPr>
        <w:lastRenderedPageBreak/>
        <w:t xml:space="preserve">      else {</w:t>
      </w:r>
    </w:p>
    <w:p w14:paraId="4189A129" w14:textId="77777777" w:rsidR="00530CE4" w:rsidRPr="00903DBA" w:rsidRDefault="00530CE4" w:rsidP="00530CE4">
      <w:pPr>
        <w:pStyle w:val="Code"/>
        <w:rPr>
          <w:highlight w:val="white"/>
        </w:rPr>
      </w:pPr>
      <w:r w:rsidRPr="00903DBA">
        <w:rPr>
          <w:highlight w:val="white"/>
        </w:rPr>
        <w:t xml:space="preserve">        AddAssemblyCode(objectOperator, Base(symbol), Offset(symbol));</w:t>
      </w:r>
    </w:p>
    <w:p w14:paraId="57F87032" w14:textId="77777777" w:rsidR="00530CE4" w:rsidRPr="00903DBA" w:rsidRDefault="00530CE4" w:rsidP="00530CE4">
      <w:pPr>
        <w:pStyle w:val="Code"/>
        <w:rPr>
          <w:highlight w:val="white"/>
        </w:rPr>
      </w:pPr>
      <w:r w:rsidRPr="00903DBA">
        <w:rPr>
          <w:highlight w:val="white"/>
        </w:rPr>
        <w:t xml:space="preserve">      }</w:t>
      </w:r>
    </w:p>
    <w:p w14:paraId="70F500E2" w14:textId="77777777" w:rsidR="00530CE4" w:rsidRPr="00903DBA" w:rsidRDefault="00530CE4" w:rsidP="00530CE4">
      <w:pPr>
        <w:pStyle w:val="Code"/>
        <w:rPr>
          <w:highlight w:val="white"/>
        </w:rPr>
      </w:pPr>
      <w:r w:rsidRPr="00903DBA">
        <w:rPr>
          <w:highlight w:val="white"/>
        </w:rPr>
        <w:t xml:space="preserve">    }</w:t>
      </w:r>
    </w:p>
    <w:p w14:paraId="23228F00" w14:textId="31C9AAB4" w:rsidR="00D935A0" w:rsidRPr="00903DBA" w:rsidRDefault="0017732E" w:rsidP="0017732E">
      <w:pPr>
        <w:pStyle w:val="Rubrik3"/>
        <w:rPr>
          <w:highlight w:val="white"/>
        </w:rPr>
      </w:pPr>
      <w:bookmarkStart w:id="437" w:name="_Toc57656101"/>
      <w:r w:rsidRPr="00903DBA">
        <w:rPr>
          <w:highlight w:val="white"/>
        </w:rPr>
        <w:t>Type Conversion</w:t>
      </w:r>
      <w:bookmarkEnd w:id="437"/>
    </w:p>
    <w:p w14:paraId="20A68C2A" w14:textId="66AC5450" w:rsidR="00B12E08" w:rsidRPr="00903DBA" w:rsidRDefault="00A65E58" w:rsidP="00B12E08">
      <w:pPr>
        <w:rPr>
          <w:highlight w:val="white"/>
        </w:rPr>
      </w:pPr>
      <w:r w:rsidRPr="00903DBA">
        <w:rPr>
          <w:highlight w:val="white"/>
        </w:rPr>
        <w:t xml:space="preserve">The </w:t>
      </w:r>
      <w:r w:rsidRPr="00903DBA">
        <w:rPr>
          <w:rStyle w:val="KeyWord0"/>
          <w:highlight w:val="white"/>
        </w:rPr>
        <w:t>IntegralToIntegral</w:t>
      </w:r>
      <w:r w:rsidRPr="00903DBA">
        <w:rPr>
          <w:highlight w:val="white"/>
        </w:rPr>
        <w:t xml:space="preserve"> method</w:t>
      </w:r>
      <w:r w:rsidR="004C4B1C" w:rsidRPr="00903DBA">
        <w:rPr>
          <w:highlight w:val="white"/>
        </w:rPr>
        <w:t xml:space="preserve"> adds assembly code instructions that converts an integral value from one size to another size.</w:t>
      </w:r>
    </w:p>
    <w:p w14:paraId="226C3B2F" w14:textId="77777777" w:rsidR="00530CE4" w:rsidRPr="00903DBA" w:rsidRDefault="00530CE4" w:rsidP="00530CE4">
      <w:pPr>
        <w:pStyle w:val="Code"/>
        <w:rPr>
          <w:highlight w:val="white"/>
        </w:rPr>
      </w:pPr>
      <w:r w:rsidRPr="00903DBA">
        <w:rPr>
          <w:highlight w:val="white"/>
        </w:rPr>
        <w:t xml:space="preserve">    public void IntegralToIntegral(MiddleCode middleCode, int index) {</w:t>
      </w:r>
    </w:p>
    <w:p w14:paraId="2D27508B" w14:textId="4D8108C2" w:rsidR="00530CE4" w:rsidRPr="00903DBA" w:rsidRDefault="00530CE4" w:rsidP="00530CE4">
      <w:pPr>
        <w:pStyle w:val="Code"/>
        <w:rPr>
          <w:highlight w:val="white"/>
        </w:rPr>
      </w:pPr>
      <w:r w:rsidRPr="00903DBA">
        <w:rPr>
          <w:highlight w:val="white"/>
        </w:rPr>
        <w:t xml:space="preserve">      Symbol </w:t>
      </w:r>
      <w:r w:rsidR="00A17FA1" w:rsidRPr="00903DBA">
        <w:rPr>
          <w:highlight w:val="white"/>
        </w:rPr>
        <w:t>target</w:t>
      </w:r>
      <w:r w:rsidRPr="00903DBA">
        <w:rPr>
          <w:highlight w:val="white"/>
        </w:rPr>
        <w:t>Symbol = (Symbol) middleCode[0],</w:t>
      </w:r>
    </w:p>
    <w:p w14:paraId="5849AF80" w14:textId="15BECF0F" w:rsidR="00530CE4" w:rsidRPr="00903DBA" w:rsidRDefault="00530CE4" w:rsidP="00530CE4">
      <w:pPr>
        <w:pStyle w:val="Code"/>
        <w:rPr>
          <w:highlight w:val="white"/>
        </w:rPr>
      </w:pPr>
      <w:r w:rsidRPr="00903DBA">
        <w:rPr>
          <w:highlight w:val="white"/>
        </w:rPr>
        <w:t xml:space="preserve">             </w:t>
      </w:r>
      <w:r w:rsidR="00A17FA1" w:rsidRPr="00903DBA">
        <w:rPr>
          <w:highlight w:val="white"/>
        </w:rPr>
        <w:t>source</w:t>
      </w:r>
      <w:r w:rsidRPr="00903DBA">
        <w:rPr>
          <w:highlight w:val="white"/>
        </w:rPr>
        <w:t>Symbol = (Symbol) middleCode[1];</w:t>
      </w:r>
    </w:p>
    <w:p w14:paraId="1DDE9486" w14:textId="7BF70B00" w:rsidR="00530CE4" w:rsidRPr="00903DBA" w:rsidRDefault="00374C70" w:rsidP="00374C70">
      <w:pPr>
        <w:rPr>
          <w:highlight w:val="white"/>
        </w:rPr>
      </w:pPr>
      <w:r w:rsidRPr="00903DBA">
        <w:rPr>
          <w:highlight w:val="white"/>
        </w:rPr>
        <w:t xml:space="preserve">The </w:t>
      </w:r>
      <w:r w:rsidRPr="00903DBA">
        <w:rPr>
          <w:rStyle w:val="KeyWord0"/>
          <w:highlight w:val="white"/>
        </w:rPr>
        <w:t>sizeArray</w:t>
      </w:r>
      <w:r w:rsidRPr="00903DBA">
        <w:rPr>
          <w:highlight w:val="white"/>
        </w:rPr>
        <w:t xml:space="preserve"> method returns pointer size for arrays, functions, and strings.</w:t>
      </w:r>
    </w:p>
    <w:p w14:paraId="7EF4960B" w14:textId="75E5C30F" w:rsidR="00530CE4" w:rsidRPr="00903DBA" w:rsidRDefault="00530CE4" w:rsidP="00530CE4">
      <w:pPr>
        <w:pStyle w:val="Code"/>
        <w:rPr>
          <w:highlight w:val="white"/>
        </w:rPr>
      </w:pPr>
      <w:r w:rsidRPr="00903DBA">
        <w:rPr>
          <w:highlight w:val="white"/>
        </w:rPr>
        <w:t xml:space="preserve">      Type </w:t>
      </w:r>
      <w:r w:rsidR="00A17FA1" w:rsidRPr="00903DBA">
        <w:rPr>
          <w:highlight w:val="white"/>
        </w:rPr>
        <w:t>target</w:t>
      </w:r>
      <w:r w:rsidRPr="00903DBA">
        <w:rPr>
          <w:highlight w:val="white"/>
        </w:rPr>
        <w:t xml:space="preserve">Type = </w:t>
      </w:r>
      <w:r w:rsidR="00A17FA1" w:rsidRPr="00903DBA">
        <w:rPr>
          <w:highlight w:val="white"/>
        </w:rPr>
        <w:t>target</w:t>
      </w:r>
      <w:r w:rsidRPr="00903DBA">
        <w:rPr>
          <w:highlight w:val="white"/>
        </w:rPr>
        <w:t xml:space="preserve">Symbol.Type, </w:t>
      </w:r>
      <w:r w:rsidR="00A17FA1" w:rsidRPr="00903DBA">
        <w:rPr>
          <w:highlight w:val="white"/>
        </w:rPr>
        <w:t>sourceType</w:t>
      </w:r>
      <w:r w:rsidRPr="00903DBA">
        <w:rPr>
          <w:highlight w:val="white"/>
        </w:rPr>
        <w:t xml:space="preserve"> = </w:t>
      </w:r>
      <w:r w:rsidR="00A17FA1" w:rsidRPr="00903DBA">
        <w:rPr>
          <w:highlight w:val="white"/>
        </w:rPr>
        <w:t>source</w:t>
      </w:r>
      <w:r w:rsidRPr="00903DBA">
        <w:rPr>
          <w:highlight w:val="white"/>
        </w:rPr>
        <w:t>Symbol.Type;</w:t>
      </w:r>
    </w:p>
    <w:p w14:paraId="776CBEA7" w14:textId="77777777" w:rsidR="0064546A" w:rsidRPr="00903DBA" w:rsidRDefault="00530CE4" w:rsidP="00530CE4">
      <w:pPr>
        <w:pStyle w:val="Code"/>
        <w:rPr>
          <w:highlight w:val="white"/>
        </w:rPr>
      </w:pPr>
      <w:r w:rsidRPr="00903DBA">
        <w:rPr>
          <w:highlight w:val="white"/>
        </w:rPr>
        <w:t xml:space="preserve">      int </w:t>
      </w:r>
      <w:r w:rsidR="00A17FA1" w:rsidRPr="00903DBA">
        <w:rPr>
          <w:highlight w:val="white"/>
        </w:rPr>
        <w:t>target</w:t>
      </w:r>
      <w:r w:rsidRPr="00903DBA">
        <w:rPr>
          <w:highlight w:val="white"/>
        </w:rPr>
        <w:t xml:space="preserve">Size = </w:t>
      </w:r>
      <w:r w:rsidR="00A17FA1" w:rsidRPr="00903DBA">
        <w:rPr>
          <w:highlight w:val="white"/>
        </w:rPr>
        <w:t>target</w:t>
      </w:r>
      <w:r w:rsidRPr="00903DBA">
        <w:rPr>
          <w:highlight w:val="white"/>
        </w:rPr>
        <w:t>Type.SizeArray(),</w:t>
      </w:r>
    </w:p>
    <w:p w14:paraId="082D1B23" w14:textId="228742CF" w:rsidR="00530CE4" w:rsidRPr="00903DBA" w:rsidRDefault="0064546A"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Size = </w:t>
      </w:r>
      <w:r w:rsidR="00A17FA1" w:rsidRPr="00903DBA">
        <w:rPr>
          <w:highlight w:val="white"/>
        </w:rPr>
        <w:t>sourceType</w:t>
      </w:r>
      <w:r w:rsidR="00530CE4" w:rsidRPr="00903DBA">
        <w:rPr>
          <w:highlight w:val="white"/>
        </w:rPr>
        <w:t>.SizeArray();</w:t>
      </w:r>
    </w:p>
    <w:p w14:paraId="4576B9FF" w14:textId="29B58A17" w:rsidR="00530CE4" w:rsidRPr="00903DBA" w:rsidRDefault="00374C70" w:rsidP="00374C70">
      <w:pPr>
        <w:rPr>
          <w:highlight w:val="white"/>
        </w:rPr>
      </w:pPr>
      <w:r w:rsidRPr="00903DBA">
        <w:rPr>
          <w:highlight w:val="white"/>
        </w:rPr>
        <w:t xml:space="preserve">We need </w:t>
      </w:r>
      <w:r w:rsidR="00364F45" w:rsidRPr="00903DBA">
        <w:rPr>
          <w:highlight w:val="white"/>
        </w:rPr>
        <w:t>target</w:t>
      </w:r>
      <w:r w:rsidRPr="00903DBA">
        <w:rPr>
          <w:highlight w:val="white"/>
        </w:rPr>
        <w:t xml:space="preserve"> add a set-track-size instruction for </w:t>
      </w:r>
    </w:p>
    <w:p w14:paraId="76CA52E3" w14:textId="200E7171" w:rsidR="00530CE4" w:rsidRPr="00903DBA" w:rsidRDefault="00530CE4" w:rsidP="00530CE4">
      <w:pPr>
        <w:pStyle w:val="Code"/>
        <w:rPr>
          <w:highlight w:val="white"/>
        </w:rPr>
      </w:pPr>
      <w:r w:rsidRPr="00903DBA">
        <w:rPr>
          <w:highlight w:val="white"/>
        </w:rPr>
        <w:t xml:space="preserve">      Track </w:t>
      </w:r>
      <w:r w:rsidR="00A17FA1" w:rsidRPr="00903DBA">
        <w:rPr>
          <w:highlight w:val="white"/>
        </w:rPr>
        <w:t>source</w:t>
      </w:r>
      <w:r w:rsidRPr="00903DBA">
        <w:rPr>
          <w:highlight w:val="white"/>
        </w:rPr>
        <w:t>Track = LoadValueToRegister(</w:t>
      </w:r>
      <w:r w:rsidR="00A17FA1" w:rsidRPr="00903DBA">
        <w:rPr>
          <w:highlight w:val="white"/>
        </w:rPr>
        <w:t>source</w:t>
      </w:r>
      <w:r w:rsidRPr="00903DBA">
        <w:rPr>
          <w:highlight w:val="white"/>
        </w:rPr>
        <w:t>Symbol);</w:t>
      </w:r>
    </w:p>
    <w:p w14:paraId="0F9B8F1C" w14:textId="77777777" w:rsidR="006D50C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4ADAB3D8" w14:textId="46602560" w:rsidR="00530CE4" w:rsidRPr="00903DBA" w:rsidRDefault="006D50C1" w:rsidP="00530CE4">
      <w:pPr>
        <w:pStyle w:val="Code"/>
        <w:rPr>
          <w:highlight w:val="white"/>
        </w:rPr>
      </w:pPr>
      <w:r w:rsidRPr="00903DBA">
        <w:rPr>
          <w:highlight w:val="white"/>
        </w:rPr>
        <w:t xml:space="preserve">                     </w:t>
      </w:r>
      <w:r w:rsidR="00530CE4"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4332362B" w14:textId="2C8A67A4" w:rsidR="00530CE4" w:rsidRPr="00903DBA" w:rsidRDefault="003C0424" w:rsidP="00364F45">
      <w:pPr>
        <w:rPr>
          <w:highlight w:val="white"/>
        </w:rPr>
      </w:pPr>
      <w:r w:rsidRPr="00903DBA">
        <w:rPr>
          <w:highlight w:val="white"/>
        </w:rPr>
        <w:t xml:space="preserve">If the </w:t>
      </w:r>
      <w:r w:rsidR="00364F45" w:rsidRPr="00903DBA">
        <w:rPr>
          <w:highlight w:val="white"/>
        </w:rPr>
        <w:t>source</w:t>
      </w:r>
      <w:r w:rsidRPr="00903DBA">
        <w:rPr>
          <w:highlight w:val="white"/>
        </w:rPr>
        <w:t xml:space="preserve"> size is smaller tha</w:t>
      </w:r>
      <w:r w:rsidR="006D50C1" w:rsidRPr="00903DBA">
        <w:rPr>
          <w:highlight w:val="white"/>
        </w:rPr>
        <w:t>n</w:t>
      </w:r>
      <w:r w:rsidRPr="00903DBA">
        <w:rPr>
          <w:highlight w:val="white"/>
        </w:rPr>
        <w:t xml:space="preserve"> the </w:t>
      </w:r>
      <w:r w:rsidR="00364F45" w:rsidRPr="00903DBA">
        <w:rPr>
          <w:highlight w:val="white"/>
        </w:rPr>
        <w:t>target</w:t>
      </w:r>
      <w:r w:rsidRPr="00903DBA">
        <w:rPr>
          <w:highlight w:val="white"/>
        </w:rPr>
        <w:t xml:space="preserve"> size, we add code </w:t>
      </w:r>
      <w:r w:rsidR="00985F3A" w:rsidRPr="00903DBA">
        <w:rPr>
          <w:highlight w:val="white"/>
        </w:rPr>
        <w:t>to</w:t>
      </w:r>
      <w:r w:rsidRPr="00903DBA">
        <w:rPr>
          <w:highlight w:val="white"/>
        </w:rPr>
        <w:t xml:space="preserve"> mask </w:t>
      </w:r>
      <w:r w:rsidR="00364F45" w:rsidRPr="00903DBA">
        <w:rPr>
          <w:highlight w:val="white"/>
        </w:rPr>
        <w:t xml:space="preserve">the upper bits; that is, we set </w:t>
      </w:r>
      <w:r w:rsidR="00985F3A" w:rsidRPr="00903DBA">
        <w:rPr>
          <w:highlight w:val="white"/>
        </w:rPr>
        <w:t xml:space="preserve">to zero </w:t>
      </w:r>
      <w:r w:rsidR="00364F45" w:rsidRPr="00903DBA">
        <w:rPr>
          <w:highlight w:val="white"/>
        </w:rPr>
        <w:t xml:space="preserve">the bits of the target value </w:t>
      </w:r>
      <w:r w:rsidR="00985F3A" w:rsidRPr="00903DBA">
        <w:rPr>
          <w:highlight w:val="white"/>
        </w:rPr>
        <w:t>that do not fit in the source value.</w:t>
      </w:r>
    </w:p>
    <w:p w14:paraId="7854DB25" w14:textId="4D136431"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 </w:t>
      </w:r>
      <w:r w:rsidR="00A17FA1" w:rsidRPr="00903DBA">
        <w:rPr>
          <w:highlight w:val="white"/>
        </w:rPr>
        <w:t>target</w:t>
      </w:r>
      <w:r w:rsidRPr="00903DBA">
        <w:rPr>
          <w:highlight w:val="white"/>
        </w:rPr>
        <w:t>Size) {</w:t>
      </w:r>
    </w:p>
    <w:p w14:paraId="6A681E3D" w14:textId="54B6D6EB"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w:t>
      </w:r>
      <w:r w:rsidRPr="00903DBA">
        <w:rPr>
          <w:highlight w:val="white"/>
        </w:rPr>
        <w:t xml:space="preserve">Size &lt; </w:t>
      </w:r>
      <w:r w:rsidR="00A17FA1" w:rsidRPr="00903DBA">
        <w:rPr>
          <w:highlight w:val="white"/>
        </w:rPr>
        <w:t>target</w:t>
      </w:r>
      <w:r w:rsidRPr="00903DBA">
        <w:rPr>
          <w:highlight w:val="white"/>
        </w:rPr>
        <w:t>Size) {</w:t>
      </w:r>
    </w:p>
    <w:p w14:paraId="055FD522" w14:textId="351C75E9" w:rsidR="00985F3A" w:rsidRPr="00903DBA" w:rsidRDefault="00985F3A" w:rsidP="00413CD3">
      <w:pPr>
        <w:rPr>
          <w:highlight w:val="white"/>
        </w:rPr>
      </w:pPr>
      <w:r w:rsidRPr="00903DBA">
        <w:rPr>
          <w:highlight w:val="white"/>
        </w:rPr>
        <w:t>If the target size is eight byt</w:t>
      </w:r>
      <w:r w:rsidR="00413CD3" w:rsidRPr="00903DBA">
        <w:rPr>
          <w:highlight w:val="white"/>
        </w:rPr>
        <w:t>es, we have a special case.</w:t>
      </w:r>
      <w:r w:rsidR="00B20D15" w:rsidRPr="00903DBA">
        <w:rPr>
          <w:highlight w:val="white"/>
        </w:rPr>
        <w:t xml:space="preserve"> We need to load the mask to a </w:t>
      </w:r>
      <w:proofErr w:type="gramStart"/>
      <w:r w:rsidR="00B20D15" w:rsidRPr="00903DBA">
        <w:rPr>
          <w:highlight w:val="white"/>
        </w:rPr>
        <w:t>register, and</w:t>
      </w:r>
      <w:proofErr w:type="gramEnd"/>
      <w:r w:rsidR="00B20D15" w:rsidRPr="00903DBA">
        <w:rPr>
          <w:highlight w:val="white"/>
        </w:rPr>
        <w:t xml:space="preserve"> </w:t>
      </w:r>
      <w:r w:rsidR="003E224B" w:rsidRPr="00903DBA">
        <w:rPr>
          <w:highlight w:val="white"/>
        </w:rPr>
        <w:t xml:space="preserve">use the </w:t>
      </w:r>
      <w:r w:rsidR="003E224B" w:rsidRPr="00903DBA">
        <w:rPr>
          <w:rStyle w:val="KeyWord0"/>
          <w:highlight w:val="white"/>
        </w:rPr>
        <w:t>and</w:t>
      </w:r>
      <w:r w:rsidR="003E224B" w:rsidRPr="00903DBA">
        <w:rPr>
          <w:highlight w:val="white"/>
        </w:rPr>
        <w:t xml:space="preserve"> instruction to do the actual masking.</w:t>
      </w:r>
    </w:p>
    <w:p w14:paraId="375CF77B" w14:textId="4C795539" w:rsidR="00530CE4" w:rsidRPr="00903DBA" w:rsidRDefault="00530CE4" w:rsidP="00530CE4">
      <w:pPr>
        <w:pStyle w:val="Code"/>
        <w:rPr>
          <w:highlight w:val="white"/>
        </w:rPr>
      </w:pPr>
      <w:r w:rsidRPr="00903DBA">
        <w:rPr>
          <w:highlight w:val="white"/>
        </w:rPr>
        <w:t xml:space="preserve">          if (</w:t>
      </w:r>
      <w:r w:rsidR="00A17FA1" w:rsidRPr="00903DBA">
        <w:rPr>
          <w:highlight w:val="white"/>
        </w:rPr>
        <w:t>target</w:t>
      </w:r>
      <w:r w:rsidRPr="00903DBA">
        <w:rPr>
          <w:highlight w:val="white"/>
        </w:rPr>
        <w:t>Size == 8) {</w:t>
      </w:r>
    </w:p>
    <w:p w14:paraId="048F040D" w14:textId="174F8AC4" w:rsidR="00530CE4" w:rsidRPr="00903DBA" w:rsidRDefault="00530CE4" w:rsidP="00530CE4">
      <w:pPr>
        <w:pStyle w:val="Code"/>
        <w:rPr>
          <w:highlight w:val="white"/>
        </w:rPr>
      </w:pPr>
      <w:r w:rsidRPr="00903DBA">
        <w:rPr>
          <w:highlight w:val="white"/>
        </w:rPr>
        <w:t xml:space="preserve">            Track </w:t>
      </w:r>
      <w:r w:rsidR="00A17FA1" w:rsidRPr="00903DBA">
        <w:rPr>
          <w:highlight w:val="white"/>
        </w:rPr>
        <w:t>target</w:t>
      </w:r>
      <w:r w:rsidRPr="00903DBA">
        <w:rPr>
          <w:highlight w:val="white"/>
        </w:rPr>
        <w:t>Track = new Track(</w:t>
      </w:r>
      <w:r w:rsidR="00A17FA1" w:rsidRPr="00903DBA">
        <w:rPr>
          <w:highlight w:val="white"/>
        </w:rPr>
        <w:t>target</w:t>
      </w:r>
      <w:r w:rsidRPr="00903DBA">
        <w:rPr>
          <w:highlight w:val="white"/>
        </w:rPr>
        <w:t>Symbol);</w:t>
      </w:r>
    </w:p>
    <w:p w14:paraId="7D9B1C71" w14:textId="35F334A9"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r.mov, </w:t>
      </w:r>
      <w:r w:rsidR="00A17FA1" w:rsidRPr="00903DBA">
        <w:rPr>
          <w:highlight w:val="white"/>
        </w:rPr>
        <w:t>target</w:t>
      </w:r>
      <w:r w:rsidRPr="00903DBA">
        <w:rPr>
          <w:highlight w:val="white"/>
        </w:rPr>
        <w:t>Track,</w:t>
      </w:r>
    </w:p>
    <w:p w14:paraId="429F2452" w14:textId="33B0D03A"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77270EA7" w14:textId="77777777" w:rsidR="00A17FA1"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r.and,</w:t>
      </w:r>
    </w:p>
    <w:p w14:paraId="6E412EA2" w14:textId="0B30ACCA" w:rsidR="00530CE4" w:rsidRPr="00903DBA" w:rsidRDefault="00A17FA1" w:rsidP="00530CE4">
      <w:pPr>
        <w:pStyle w:val="Code"/>
        <w:rPr>
          <w:highlight w:val="white"/>
        </w:rPr>
      </w:pPr>
      <w:r w:rsidRPr="00903DBA">
        <w:rPr>
          <w:highlight w:val="white"/>
        </w:rPr>
        <w:t xml:space="preserve">                           </w:t>
      </w:r>
      <w:r w:rsidR="00530CE4" w:rsidRPr="00903DBA">
        <w:rPr>
          <w:highlight w:val="white"/>
        </w:rPr>
        <w:t xml:space="preserve"> </w:t>
      </w:r>
      <w:r w:rsidRPr="00903DBA">
        <w:rPr>
          <w:highlight w:val="white"/>
        </w:rPr>
        <w:t>source</w:t>
      </w:r>
      <w:r w:rsidR="00530CE4" w:rsidRPr="00903DBA">
        <w:rPr>
          <w:highlight w:val="white"/>
        </w:rPr>
        <w:t xml:space="preserve">Track, </w:t>
      </w:r>
      <w:r w:rsidRPr="00903DBA">
        <w:rPr>
          <w:highlight w:val="white"/>
        </w:rPr>
        <w:t>target</w:t>
      </w:r>
      <w:r w:rsidR="00530CE4" w:rsidRPr="00903DBA">
        <w:rPr>
          <w:highlight w:val="white"/>
        </w:rPr>
        <w:t>Track);</w:t>
      </w:r>
    </w:p>
    <w:p w14:paraId="55A6FCAE" w14:textId="77777777" w:rsidR="00530CE4" w:rsidRPr="00903DBA" w:rsidRDefault="00530CE4" w:rsidP="00530CE4">
      <w:pPr>
        <w:pStyle w:val="Code"/>
        <w:rPr>
          <w:highlight w:val="white"/>
        </w:rPr>
      </w:pPr>
      <w:r w:rsidRPr="00903DBA">
        <w:rPr>
          <w:highlight w:val="white"/>
        </w:rPr>
        <w:t xml:space="preserve">          }</w:t>
      </w:r>
    </w:p>
    <w:p w14:paraId="78B137B6" w14:textId="2F04CB20" w:rsidR="003E224B" w:rsidRPr="00903DBA" w:rsidRDefault="003E224B" w:rsidP="003E224B">
      <w:pPr>
        <w:rPr>
          <w:highlight w:val="white"/>
        </w:rPr>
      </w:pPr>
      <w:r w:rsidRPr="00903DBA">
        <w:rPr>
          <w:highlight w:val="white"/>
        </w:rPr>
        <w:t xml:space="preserve">If the target size is not eight bytes, we can use the </w:t>
      </w:r>
      <w:r w:rsidRPr="00903DBA">
        <w:rPr>
          <w:rStyle w:val="KeyWord0"/>
          <w:highlight w:val="white"/>
        </w:rPr>
        <w:t>and</w:t>
      </w:r>
      <w:r w:rsidRPr="00903DBA">
        <w:rPr>
          <w:highlight w:val="white"/>
        </w:rPr>
        <w:t xml:space="preserve"> instruction directly.</w:t>
      </w:r>
    </w:p>
    <w:p w14:paraId="0238748F" w14:textId="77777777" w:rsidR="00530CE4" w:rsidRPr="00903DBA" w:rsidRDefault="00530CE4" w:rsidP="00530CE4">
      <w:pPr>
        <w:pStyle w:val="Code"/>
        <w:rPr>
          <w:highlight w:val="white"/>
        </w:rPr>
      </w:pPr>
      <w:r w:rsidRPr="00903DBA">
        <w:rPr>
          <w:highlight w:val="white"/>
        </w:rPr>
        <w:t xml:space="preserve">          else {</w:t>
      </w:r>
    </w:p>
    <w:p w14:paraId="4ADC4127" w14:textId="3ADEF48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r.and, </w:t>
      </w:r>
      <w:r w:rsidR="00A17FA1" w:rsidRPr="00903DBA">
        <w:rPr>
          <w:highlight w:val="white"/>
        </w:rPr>
        <w:t>source</w:t>
      </w:r>
      <w:r w:rsidRPr="00903DBA">
        <w:rPr>
          <w:highlight w:val="white"/>
        </w:rPr>
        <w:t>Track,</w:t>
      </w:r>
    </w:p>
    <w:p w14:paraId="7EBC5FA4" w14:textId="73F64D69" w:rsidR="00530CE4" w:rsidRPr="00903DBA" w:rsidRDefault="00530CE4" w:rsidP="00530CE4">
      <w:pPr>
        <w:pStyle w:val="Code"/>
        <w:rPr>
          <w:highlight w:val="white"/>
        </w:rPr>
      </w:pPr>
      <w:r w:rsidRPr="00903DBA">
        <w:rPr>
          <w:highlight w:val="white"/>
        </w:rPr>
        <w:t xml:space="preserve">                            TypeSize.GetMask(</w:t>
      </w:r>
      <w:r w:rsidR="00A17FA1" w:rsidRPr="00903DBA">
        <w:rPr>
          <w:highlight w:val="white"/>
        </w:rPr>
        <w:t>sourceType</w:t>
      </w:r>
      <w:r w:rsidRPr="00903DBA">
        <w:rPr>
          <w:highlight w:val="white"/>
        </w:rPr>
        <w:t>.Sort));</w:t>
      </w:r>
    </w:p>
    <w:p w14:paraId="1BAE0BB2" w14:textId="77777777" w:rsidR="00530CE4" w:rsidRPr="00903DBA" w:rsidRDefault="00530CE4" w:rsidP="00530CE4">
      <w:pPr>
        <w:pStyle w:val="Code"/>
        <w:rPr>
          <w:highlight w:val="white"/>
        </w:rPr>
      </w:pPr>
      <w:r w:rsidRPr="00903DBA">
        <w:rPr>
          <w:highlight w:val="white"/>
        </w:rPr>
        <w:t xml:space="preserve">          }</w:t>
      </w:r>
    </w:p>
    <w:p w14:paraId="3EDBBFF5" w14:textId="77777777" w:rsidR="00530CE4" w:rsidRPr="00903DBA" w:rsidRDefault="00530CE4" w:rsidP="00530CE4">
      <w:pPr>
        <w:pStyle w:val="Code"/>
        <w:rPr>
          <w:highlight w:val="white"/>
        </w:rPr>
      </w:pPr>
      <w:r w:rsidRPr="00903DBA">
        <w:rPr>
          <w:highlight w:val="white"/>
        </w:rPr>
        <w:t xml:space="preserve">        }</w:t>
      </w:r>
    </w:p>
    <w:p w14:paraId="0F5FF98A" w14:textId="5A7114AF" w:rsidR="00530CE4" w:rsidRPr="00903DBA" w:rsidRDefault="003E224B" w:rsidP="004153E4">
      <w:pPr>
        <w:rPr>
          <w:highlight w:val="white"/>
        </w:rPr>
      </w:pPr>
      <w:r w:rsidRPr="00903DBA">
        <w:rPr>
          <w:highlight w:val="white"/>
        </w:rPr>
        <w:t xml:space="preserve">If both the source type and target type is signed, we need to preserve the signed status </w:t>
      </w:r>
      <w:proofErr w:type="spellStart"/>
      <w:r w:rsidRPr="00903DBA">
        <w:rPr>
          <w:highlight w:val="white"/>
        </w:rPr>
        <w:t>throught</w:t>
      </w:r>
      <w:proofErr w:type="spellEnd"/>
      <w:r w:rsidRPr="00903DBA">
        <w:rPr>
          <w:highlight w:val="white"/>
        </w:rPr>
        <w:t xml:space="preserve"> the </w:t>
      </w:r>
      <w:r w:rsidR="004153E4" w:rsidRPr="00903DBA">
        <w:rPr>
          <w:highlight w:val="white"/>
        </w:rPr>
        <w:t xml:space="preserve">conversion process. </w:t>
      </w:r>
      <w:r w:rsidR="00E02924" w:rsidRPr="00903DBA">
        <w:rPr>
          <w:highlight w:val="white"/>
        </w:rPr>
        <w:t xml:space="preserve">If the </w:t>
      </w:r>
      <w:r w:rsidR="0004293F" w:rsidRPr="00903DBA">
        <w:rPr>
          <w:highlight w:val="white"/>
        </w:rPr>
        <w:t xml:space="preserve">value is negative, the top-most bit is set to one. Since the source size does not equals the target size, </w:t>
      </w:r>
      <w:r w:rsidR="006C3B0E" w:rsidRPr="00903DBA">
        <w:rPr>
          <w:highlight w:val="white"/>
        </w:rPr>
        <w:t xml:space="preserve">the top-most bits differ between the values. Therefore, if the value is negative, we need to </w:t>
      </w:r>
      <w:r w:rsidR="00AF7DB1" w:rsidRPr="00903DBA">
        <w:rPr>
          <w:highlight w:val="white"/>
        </w:rPr>
        <w:t>change it to a positive value with the source size and change it back to a negative value with the target size. In this way, the signed status will be preserved.</w:t>
      </w:r>
      <w:r w:rsidR="001A4153" w:rsidRPr="00903DBA">
        <w:rPr>
          <w:highlight w:val="white"/>
        </w:rPr>
        <w:t xml:space="preserve"> However, if the value is non-negative</w:t>
      </w:r>
      <w:r w:rsidR="00116411" w:rsidRPr="00903DBA">
        <w:rPr>
          <w:highlight w:val="white"/>
        </w:rPr>
        <w:t xml:space="preserve"> (zero or positive), we do nothing. We just add to the track map that the values </w:t>
      </w:r>
      <w:proofErr w:type="gramStart"/>
      <w:r w:rsidR="00116411" w:rsidRPr="00903DBA">
        <w:rPr>
          <w:highlight w:val="white"/>
        </w:rPr>
        <w:t>holds</w:t>
      </w:r>
      <w:proofErr w:type="gramEnd"/>
      <w:r w:rsidR="00116411" w:rsidRPr="00903DBA">
        <w:rPr>
          <w:highlight w:val="white"/>
        </w:rPr>
        <w:t xml:space="preserve"> a new size.</w:t>
      </w:r>
    </w:p>
    <w:p w14:paraId="6FF4ED4F" w14:textId="66DFB52A" w:rsidR="00530CE4" w:rsidRPr="00903DBA" w:rsidRDefault="00530CE4" w:rsidP="00530CE4">
      <w:pPr>
        <w:pStyle w:val="Code"/>
        <w:rPr>
          <w:highlight w:val="white"/>
        </w:rPr>
      </w:pPr>
      <w:r w:rsidRPr="00903DBA">
        <w:rPr>
          <w:highlight w:val="white"/>
        </w:rPr>
        <w:t xml:space="preserve">        if (</w:t>
      </w:r>
      <w:r w:rsidR="00A17FA1" w:rsidRPr="00903DBA">
        <w:rPr>
          <w:highlight w:val="white"/>
        </w:rPr>
        <w:t>sourceType</w:t>
      </w:r>
      <w:r w:rsidRPr="00903DBA">
        <w:rPr>
          <w:highlight w:val="white"/>
        </w:rPr>
        <w:t xml:space="preserve">.IsSigned() &amp;&amp; </w:t>
      </w:r>
      <w:r w:rsidR="00A17FA1" w:rsidRPr="00903DBA">
        <w:rPr>
          <w:highlight w:val="white"/>
        </w:rPr>
        <w:t>target</w:t>
      </w:r>
      <w:r w:rsidRPr="00903DBA">
        <w:rPr>
          <w:highlight w:val="white"/>
        </w:rPr>
        <w:t>Type.IsSigned()) {</w:t>
      </w:r>
    </w:p>
    <w:p w14:paraId="2240E929" w14:textId="4424C398"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2F3D8E4E" w14:textId="04BD643C" w:rsidR="00530CE4" w:rsidRPr="00903DBA" w:rsidRDefault="00530CE4" w:rsidP="00530CE4">
      <w:pPr>
        <w:pStyle w:val="Code"/>
        <w:rPr>
          <w:highlight w:val="white"/>
        </w:rPr>
      </w:pPr>
      <w:r w:rsidRPr="00903DBA">
        <w:rPr>
          <w:highlight w:val="white"/>
        </w:rPr>
        <w:lastRenderedPageBreak/>
        <w:t xml:space="preserve">                          </w:t>
      </w:r>
      <w:r w:rsidR="00A17FA1" w:rsidRPr="00903DBA">
        <w:rPr>
          <w:highlight w:val="white"/>
        </w:rPr>
        <w:t>source</w:t>
      </w:r>
      <w:r w:rsidRPr="00903DBA">
        <w:rPr>
          <w:highlight w:val="white"/>
        </w:rPr>
        <w:t xml:space="preserve">Track, </w:t>
      </w:r>
      <w:r w:rsidR="00A17FA1" w:rsidRPr="00903DBA">
        <w:rPr>
          <w:highlight w:val="white"/>
        </w:rPr>
        <w:t>source</w:t>
      </w:r>
      <w:r w:rsidRPr="00903DBA">
        <w:rPr>
          <w:highlight w:val="white"/>
        </w:rPr>
        <w:t>Size);</w:t>
      </w:r>
    </w:p>
    <w:p w14:paraId="20DD4690"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r.cmp, </w:t>
      </w:r>
      <w:r w:rsidR="00A17FA1" w:rsidRPr="00903DBA">
        <w:rPr>
          <w:highlight w:val="white"/>
        </w:rPr>
        <w:t>source</w:t>
      </w:r>
      <w:r w:rsidRPr="00903DBA">
        <w:rPr>
          <w:highlight w:val="white"/>
        </w:rPr>
        <w:t>Track,</w:t>
      </w:r>
    </w:p>
    <w:p w14:paraId="678919F4" w14:textId="42165C2C" w:rsidR="00530CE4" w:rsidRPr="00903DBA" w:rsidRDefault="00060A58" w:rsidP="00530CE4">
      <w:pPr>
        <w:pStyle w:val="Code"/>
        <w:rPr>
          <w:highlight w:val="white"/>
        </w:rPr>
      </w:pPr>
      <w:r w:rsidRPr="00903DBA">
        <w:rPr>
          <w:highlight w:val="white"/>
        </w:rPr>
        <w:t xml:space="preserve">                         </w:t>
      </w:r>
      <w:r w:rsidR="00530CE4" w:rsidRPr="00903DBA">
        <w:rPr>
          <w:highlight w:val="white"/>
        </w:rPr>
        <w:t xml:space="preserve"> BigInteger.Zero);</w:t>
      </w:r>
    </w:p>
    <w:p w14:paraId="11B59AC2" w14:textId="491D3880"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r.jge, null, null, index + 1);</w:t>
      </w:r>
    </w:p>
    <w:p w14:paraId="7EFEB447" w14:textId="7BB99E4E"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14DE7EB2" w14:textId="77777777" w:rsidR="00060A58"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r.set_track_size,</w:t>
      </w:r>
    </w:p>
    <w:p w14:paraId="0C5703A7" w14:textId="6AF967CF" w:rsidR="00530CE4" w:rsidRPr="00903DBA" w:rsidRDefault="00060A58" w:rsidP="00530CE4">
      <w:pPr>
        <w:pStyle w:val="Code"/>
        <w:rPr>
          <w:highlight w:val="white"/>
        </w:rPr>
      </w:pPr>
      <w:r w:rsidRPr="00903DBA">
        <w:rPr>
          <w:highlight w:val="white"/>
        </w:rPr>
        <w:t xml:space="preserve">                          </w:t>
      </w:r>
      <w:r w:rsidR="00A17FA1" w:rsidRPr="00903DBA">
        <w:rPr>
          <w:highlight w:val="white"/>
        </w:rPr>
        <w:t>source</w:t>
      </w:r>
      <w:r w:rsidR="00530CE4" w:rsidRPr="00903DBA">
        <w:rPr>
          <w:highlight w:val="white"/>
        </w:rPr>
        <w:t xml:space="preserve">Track, </w:t>
      </w:r>
      <w:r w:rsidR="00A17FA1" w:rsidRPr="00903DBA">
        <w:rPr>
          <w:highlight w:val="white"/>
        </w:rPr>
        <w:t>target</w:t>
      </w:r>
      <w:r w:rsidR="00530CE4" w:rsidRPr="00903DBA">
        <w:rPr>
          <w:highlight w:val="white"/>
        </w:rPr>
        <w:t>Size);</w:t>
      </w:r>
    </w:p>
    <w:p w14:paraId="0133DAE3" w14:textId="5C5DA283" w:rsidR="00530CE4" w:rsidRPr="00903DBA" w:rsidRDefault="00530CE4" w:rsidP="00530CE4">
      <w:pPr>
        <w:pStyle w:val="Code"/>
        <w:rPr>
          <w:highlight w:val="white"/>
        </w:rPr>
      </w:pPr>
      <w:r w:rsidRPr="00903DBA">
        <w:rPr>
          <w:highlight w:val="white"/>
        </w:rPr>
        <w:t xml:space="preserve">          AddAssemblyCode(AssemblyOpera</w:t>
      </w:r>
      <w:r w:rsidR="00A17FA1" w:rsidRPr="00903DBA">
        <w:rPr>
          <w:highlight w:val="white"/>
        </w:rPr>
        <w:t>target</w:t>
      </w:r>
      <w:r w:rsidRPr="00903DBA">
        <w:rPr>
          <w:highlight w:val="white"/>
        </w:rPr>
        <w:t xml:space="preserve">r.neg, </w:t>
      </w:r>
      <w:r w:rsidR="00A17FA1" w:rsidRPr="00903DBA">
        <w:rPr>
          <w:highlight w:val="white"/>
        </w:rPr>
        <w:t>source</w:t>
      </w:r>
      <w:r w:rsidRPr="00903DBA">
        <w:rPr>
          <w:highlight w:val="white"/>
        </w:rPr>
        <w:t>Track);</w:t>
      </w:r>
    </w:p>
    <w:p w14:paraId="3D60F94D" w14:textId="77777777" w:rsidR="00530CE4" w:rsidRPr="00903DBA" w:rsidRDefault="00530CE4" w:rsidP="00530CE4">
      <w:pPr>
        <w:pStyle w:val="Code"/>
        <w:rPr>
          <w:highlight w:val="white"/>
        </w:rPr>
      </w:pPr>
      <w:r w:rsidRPr="00903DBA">
        <w:rPr>
          <w:highlight w:val="white"/>
        </w:rPr>
        <w:t xml:space="preserve">        }</w:t>
      </w:r>
    </w:p>
    <w:p w14:paraId="4C48D9B6" w14:textId="77777777" w:rsidR="00530CE4" w:rsidRPr="00903DBA" w:rsidRDefault="00530CE4" w:rsidP="00530CE4">
      <w:pPr>
        <w:pStyle w:val="Code"/>
        <w:rPr>
          <w:highlight w:val="white"/>
        </w:rPr>
      </w:pPr>
      <w:r w:rsidRPr="00903DBA">
        <w:rPr>
          <w:highlight w:val="white"/>
        </w:rPr>
        <w:t xml:space="preserve">      }</w:t>
      </w:r>
    </w:p>
    <w:p w14:paraId="21D4FF26" w14:textId="176893A4" w:rsidR="00530CE4" w:rsidRPr="00903DBA" w:rsidRDefault="00022679" w:rsidP="003C0424">
      <w:pPr>
        <w:rPr>
          <w:highlight w:val="white"/>
        </w:rPr>
      </w:pPr>
      <w:r w:rsidRPr="00903DBA">
        <w:rPr>
          <w:highlight w:val="white"/>
        </w:rPr>
        <w:t xml:space="preserve">If the </w:t>
      </w:r>
      <w:r w:rsidR="00364F45" w:rsidRPr="00903DBA">
        <w:rPr>
          <w:highlight w:val="white"/>
        </w:rPr>
        <w:t>target</w:t>
      </w:r>
      <w:r w:rsidR="003C0424" w:rsidRPr="00903DBA">
        <w:rPr>
          <w:highlight w:val="white"/>
        </w:rPr>
        <w:t xml:space="preserve"> type and </w:t>
      </w:r>
      <w:r w:rsidR="00364F45" w:rsidRPr="00903DBA">
        <w:rPr>
          <w:highlight w:val="white"/>
        </w:rPr>
        <w:t>source</w:t>
      </w:r>
      <w:r w:rsidR="003C0424" w:rsidRPr="00903DBA">
        <w:rPr>
          <w:highlight w:val="white"/>
        </w:rPr>
        <w:t xml:space="preserve"> type ha</w:t>
      </w:r>
      <w:r w:rsidR="00C03733" w:rsidRPr="00903DBA">
        <w:rPr>
          <w:highlight w:val="white"/>
        </w:rPr>
        <w:t>ve</w:t>
      </w:r>
      <w:r w:rsidR="003C0424" w:rsidRPr="00903DBA">
        <w:rPr>
          <w:highlight w:val="white"/>
        </w:rPr>
        <w:t xml:space="preserve"> the same size, we only add the </w:t>
      </w:r>
      <w:r w:rsidR="00364F45" w:rsidRPr="00903DBA">
        <w:rPr>
          <w:highlight w:val="white"/>
        </w:rPr>
        <w:t>target</w:t>
      </w:r>
      <w:r w:rsidR="003C0424" w:rsidRPr="00903DBA">
        <w:rPr>
          <w:highlight w:val="white"/>
        </w:rPr>
        <w:t xml:space="preserve"> symbol with the </w:t>
      </w:r>
      <w:r w:rsidR="00364F45" w:rsidRPr="00903DBA">
        <w:rPr>
          <w:highlight w:val="white"/>
        </w:rPr>
        <w:t>source</w:t>
      </w:r>
      <w:r w:rsidR="003C0424" w:rsidRPr="00903DBA">
        <w:rPr>
          <w:highlight w:val="white"/>
        </w:rPr>
        <w:t xml:space="preserve"> track in the track map.</w:t>
      </w:r>
    </w:p>
    <w:p w14:paraId="034D1B17" w14:textId="4CBA4997" w:rsidR="00530CE4" w:rsidRPr="00903DBA" w:rsidRDefault="00530CE4" w:rsidP="00530CE4">
      <w:pPr>
        <w:pStyle w:val="Code"/>
        <w:rPr>
          <w:highlight w:val="white"/>
        </w:rPr>
      </w:pPr>
      <w:r w:rsidRPr="00903DBA">
        <w:rPr>
          <w:highlight w:val="white"/>
        </w:rPr>
        <w:t xml:space="preserve">      m_trackMap.Add(</w:t>
      </w:r>
      <w:r w:rsidR="00A17FA1" w:rsidRPr="00903DBA">
        <w:rPr>
          <w:highlight w:val="white"/>
        </w:rPr>
        <w:t>target</w:t>
      </w:r>
      <w:r w:rsidRPr="00903DBA">
        <w:rPr>
          <w:highlight w:val="white"/>
        </w:rPr>
        <w:t xml:space="preserve">Symbol, </w:t>
      </w:r>
      <w:r w:rsidR="00A17FA1" w:rsidRPr="00903DBA">
        <w:rPr>
          <w:highlight w:val="white"/>
        </w:rPr>
        <w:t>source</w:t>
      </w:r>
      <w:r w:rsidRPr="00903DBA">
        <w:rPr>
          <w:highlight w:val="white"/>
        </w:rPr>
        <w:t>Track);</w:t>
      </w:r>
    </w:p>
    <w:p w14:paraId="4015035E" w14:textId="77777777" w:rsidR="00530CE4" w:rsidRPr="00903DBA" w:rsidRDefault="00530CE4" w:rsidP="00530CE4">
      <w:pPr>
        <w:pStyle w:val="Code"/>
        <w:rPr>
          <w:highlight w:val="white"/>
        </w:rPr>
      </w:pPr>
      <w:r w:rsidRPr="00903DBA">
        <w:rPr>
          <w:highlight w:val="white"/>
        </w:rPr>
        <w:t xml:space="preserve">    }</w:t>
      </w:r>
    </w:p>
    <w:p w14:paraId="012F07F8" w14:textId="0D529EAF" w:rsidR="00530CE4" w:rsidRPr="00903DBA" w:rsidRDefault="00116411" w:rsidP="00116411">
      <w:pPr>
        <w:rPr>
          <w:highlight w:val="white"/>
        </w:rPr>
      </w:pPr>
      <w:r w:rsidRPr="00903DBA">
        <w:rPr>
          <w:highlight w:val="white"/>
        </w:rPr>
        <w:t xml:space="preserve">The </w:t>
      </w:r>
      <w:r w:rsidRPr="00903DBA">
        <w:rPr>
          <w:rStyle w:val="KeyWord0"/>
          <w:highlight w:val="white"/>
        </w:rPr>
        <w:t>IntegralToFloating</w:t>
      </w:r>
      <w:r w:rsidRPr="00903DBA">
        <w:rPr>
          <w:highlight w:val="white"/>
        </w:rPr>
        <w:t xml:space="preserve"> and </w:t>
      </w:r>
      <w:r w:rsidRPr="00903DBA">
        <w:rPr>
          <w:rStyle w:val="KeyWord0"/>
          <w:highlight w:val="white"/>
        </w:rPr>
        <w:t>FloatingToIntegral</w:t>
      </w:r>
      <w:r w:rsidRPr="00903DBA">
        <w:rPr>
          <w:highlight w:val="white"/>
        </w:rPr>
        <w:t xml:space="preserve"> </w:t>
      </w:r>
      <w:r w:rsidR="0078711E" w:rsidRPr="00903DBA">
        <w:rPr>
          <w:highlight w:val="white"/>
        </w:rPr>
        <w:t>are quite simple. In the integral</w:t>
      </w:r>
      <w:r w:rsidR="0082298E" w:rsidRPr="00903DBA">
        <w:rPr>
          <w:highlight w:val="white"/>
        </w:rPr>
        <w:t>-</w:t>
      </w:r>
      <w:r w:rsidR="0078711E" w:rsidRPr="00903DBA">
        <w:rPr>
          <w:highlight w:val="white"/>
        </w:rPr>
        <w:t xml:space="preserve">to-floating-case </w:t>
      </w:r>
      <w:r w:rsidR="0082298E" w:rsidRPr="00903DBA">
        <w:rPr>
          <w:highlight w:val="white"/>
        </w:rPr>
        <w:t xml:space="preserve">we push the integral value at the floating-point stack, and in the floating-to-integral case, we pop the value from the stack. Note that there is no floating-to-floating case. </w:t>
      </w:r>
      <w:r w:rsidR="00613923" w:rsidRPr="00903DBA">
        <w:rPr>
          <w:highlight w:val="white"/>
        </w:rPr>
        <w:t xml:space="preserve">In that case, we just keep the value on the stack, the type conversion occurs when the </w:t>
      </w:r>
      <w:r w:rsidR="004312DA" w:rsidRPr="00903DBA">
        <w:rPr>
          <w:highlight w:val="white"/>
        </w:rPr>
        <w:t>value is pushed, popped, or topped.</w:t>
      </w:r>
    </w:p>
    <w:p w14:paraId="04515EE8" w14:textId="77777777" w:rsidR="00530CE4" w:rsidRPr="00903DBA" w:rsidRDefault="00530CE4" w:rsidP="00530CE4">
      <w:pPr>
        <w:pStyle w:val="Code"/>
        <w:rPr>
          <w:highlight w:val="white"/>
        </w:rPr>
      </w:pPr>
      <w:r w:rsidRPr="00903DBA">
        <w:rPr>
          <w:highlight w:val="white"/>
        </w:rPr>
        <w:t xml:space="preserve">    public void IntegralToFloating(MiddleCode middleCode) {</w:t>
      </w:r>
    </w:p>
    <w:p w14:paraId="40B2AB65" w14:textId="77777777" w:rsidR="00530CE4" w:rsidRPr="00903DBA" w:rsidRDefault="00530CE4" w:rsidP="00530CE4">
      <w:pPr>
        <w:pStyle w:val="Code"/>
        <w:rPr>
          <w:highlight w:val="white"/>
        </w:rPr>
      </w:pPr>
      <w:r w:rsidRPr="00903DBA">
        <w:rPr>
          <w:highlight w:val="white"/>
        </w:rPr>
        <w:t xml:space="preserve">      Symbol fromSymbol = (Symbol) middleCode[1];</w:t>
      </w:r>
    </w:p>
    <w:p w14:paraId="2166211C" w14:textId="77777777" w:rsidR="00530CE4" w:rsidRPr="00903DBA" w:rsidRDefault="00530CE4" w:rsidP="00530CE4">
      <w:pPr>
        <w:pStyle w:val="Code"/>
        <w:rPr>
          <w:highlight w:val="white"/>
        </w:rPr>
      </w:pPr>
      <w:r w:rsidRPr="00903DBA">
        <w:rPr>
          <w:highlight w:val="white"/>
        </w:rPr>
        <w:t xml:space="preserve">      PushSymbol(fromSymbol);</w:t>
      </w:r>
    </w:p>
    <w:p w14:paraId="6610FA79" w14:textId="77777777" w:rsidR="00530CE4" w:rsidRPr="00903DBA" w:rsidRDefault="00530CE4" w:rsidP="00530CE4">
      <w:pPr>
        <w:pStyle w:val="Code"/>
        <w:rPr>
          <w:highlight w:val="white"/>
        </w:rPr>
      </w:pPr>
      <w:r w:rsidRPr="00903DBA">
        <w:rPr>
          <w:highlight w:val="white"/>
        </w:rPr>
        <w:t xml:space="preserve">    }</w:t>
      </w:r>
    </w:p>
    <w:p w14:paraId="3465E2DA" w14:textId="77777777" w:rsidR="00530CE4" w:rsidRPr="00903DBA" w:rsidRDefault="00530CE4" w:rsidP="00530CE4">
      <w:pPr>
        <w:pStyle w:val="Code"/>
        <w:rPr>
          <w:highlight w:val="white"/>
        </w:rPr>
      </w:pPr>
      <w:r w:rsidRPr="00903DBA">
        <w:rPr>
          <w:highlight w:val="white"/>
        </w:rPr>
        <w:t xml:space="preserve">  </w:t>
      </w:r>
    </w:p>
    <w:p w14:paraId="43BC9871" w14:textId="77777777" w:rsidR="00530CE4" w:rsidRPr="00903DBA" w:rsidRDefault="00530CE4" w:rsidP="00530CE4">
      <w:pPr>
        <w:pStyle w:val="Code"/>
        <w:rPr>
          <w:highlight w:val="white"/>
        </w:rPr>
      </w:pPr>
      <w:r w:rsidRPr="00903DBA">
        <w:rPr>
          <w:highlight w:val="white"/>
        </w:rPr>
        <w:t xml:space="preserve">    public void FloatingToIntegral(MiddleCode middleCode) {</w:t>
      </w:r>
    </w:p>
    <w:p w14:paraId="3530F953" w14:textId="77777777" w:rsidR="00530CE4" w:rsidRPr="00903DBA" w:rsidRDefault="00530CE4" w:rsidP="00530CE4">
      <w:pPr>
        <w:pStyle w:val="Code"/>
        <w:rPr>
          <w:highlight w:val="white"/>
        </w:rPr>
      </w:pPr>
      <w:r w:rsidRPr="00903DBA">
        <w:rPr>
          <w:highlight w:val="white"/>
        </w:rPr>
        <w:t xml:space="preserve">      Symbol toSymbol = (Symbol) middleCode[0];</w:t>
      </w:r>
    </w:p>
    <w:p w14:paraId="32D9A990" w14:textId="77777777" w:rsidR="00530CE4" w:rsidRPr="00903DBA" w:rsidRDefault="00530CE4" w:rsidP="00530CE4">
      <w:pPr>
        <w:pStyle w:val="Code"/>
        <w:rPr>
          <w:highlight w:val="white"/>
        </w:rPr>
      </w:pPr>
      <w:r w:rsidRPr="00903DBA">
        <w:rPr>
          <w:highlight w:val="white"/>
        </w:rPr>
        <w:t xml:space="preserve">      TopPopSymbol(toSymbol, TopOrPop.Pop);</w:t>
      </w:r>
    </w:p>
    <w:p w14:paraId="634ACCEE" w14:textId="77777777" w:rsidR="00530CE4" w:rsidRPr="00903DBA" w:rsidRDefault="00530CE4" w:rsidP="00530CE4">
      <w:pPr>
        <w:pStyle w:val="Code"/>
        <w:rPr>
          <w:highlight w:val="white"/>
        </w:rPr>
      </w:pPr>
      <w:r w:rsidRPr="00903DBA">
        <w:rPr>
          <w:highlight w:val="white"/>
        </w:rPr>
        <w:t xml:space="preserve">    }</w:t>
      </w:r>
    </w:p>
    <w:p w14:paraId="2E4DE932" w14:textId="213AB8DC" w:rsidR="00D935A0" w:rsidRPr="00903DBA" w:rsidRDefault="009F60A9" w:rsidP="009F60A9">
      <w:pPr>
        <w:pStyle w:val="Rubrik3"/>
        <w:rPr>
          <w:highlight w:val="white"/>
        </w:rPr>
      </w:pPr>
      <w:bookmarkStart w:id="438" w:name="_Toc57656102"/>
      <w:r w:rsidRPr="00903DBA">
        <w:rPr>
          <w:highlight w:val="white"/>
        </w:rPr>
        <w:t>Struct and Union</w:t>
      </w:r>
      <w:bookmarkEnd w:id="438"/>
    </w:p>
    <w:p w14:paraId="64D28C63" w14:textId="10DC007A" w:rsidR="00444674" w:rsidRPr="00903DBA" w:rsidRDefault="00444674" w:rsidP="00444674">
      <w:pPr>
        <w:rPr>
          <w:highlight w:val="white"/>
        </w:rPr>
      </w:pPr>
      <w:r w:rsidRPr="00903DBA">
        <w:rPr>
          <w:highlight w:val="white"/>
        </w:rPr>
        <w:t xml:space="preserve">This section describes the handling of struct and unions, assignment, parameter, </w:t>
      </w:r>
      <w:r w:rsidR="00B158AB" w:rsidRPr="00903DBA">
        <w:rPr>
          <w:highlight w:val="white"/>
        </w:rPr>
        <w:t>and function return value</w:t>
      </w:r>
      <w:r w:rsidRPr="00903DBA">
        <w:rPr>
          <w:highlight w:val="white"/>
        </w:rPr>
        <w:t xml:space="preserve">. Note that </w:t>
      </w:r>
      <w:r w:rsidR="00B158AB" w:rsidRPr="00903DBA">
        <w:rPr>
          <w:highlight w:val="white"/>
        </w:rPr>
        <w:t xml:space="preserve">these methods make no </w:t>
      </w:r>
      <w:r w:rsidRPr="00903DBA">
        <w:rPr>
          <w:highlight w:val="white"/>
        </w:rPr>
        <w:t xml:space="preserve">difference </w:t>
      </w:r>
      <w:r w:rsidR="00B158AB" w:rsidRPr="00903DBA">
        <w:rPr>
          <w:highlight w:val="white"/>
        </w:rPr>
        <w:t xml:space="preserve">between </w:t>
      </w:r>
      <w:r w:rsidR="00B64F63" w:rsidRPr="00903DBA">
        <w:rPr>
          <w:highlight w:val="white"/>
        </w:rPr>
        <w:t xml:space="preserve">struct and unions, in all cases the task is to move </w:t>
      </w:r>
      <w:r w:rsidR="001C7F1D" w:rsidRPr="00903DBA">
        <w:rPr>
          <w:highlight w:val="white"/>
        </w:rPr>
        <w:t xml:space="preserve">the data of </w:t>
      </w:r>
      <w:r w:rsidR="00B64F63" w:rsidRPr="00903DBA">
        <w:rPr>
          <w:highlight w:val="white"/>
        </w:rPr>
        <w:t>a memory block between two addresses.</w:t>
      </w:r>
    </w:p>
    <w:p w14:paraId="0F0A7E15" w14:textId="462360EB" w:rsidR="00DE20A4" w:rsidRPr="00903DBA" w:rsidRDefault="00DE20A4" w:rsidP="00DE20A4">
      <w:pPr>
        <w:rPr>
          <w:highlight w:val="white"/>
        </w:rPr>
      </w:pPr>
      <w:r w:rsidRPr="00903DBA">
        <w:rPr>
          <w:highlight w:val="white"/>
        </w:rPr>
        <w:t xml:space="preserve">The </w:t>
      </w:r>
      <w:r w:rsidRPr="00903DBA">
        <w:rPr>
          <w:rStyle w:val="KeyWord0"/>
          <w:highlight w:val="white"/>
        </w:rPr>
        <w:t>StructUnionAssign</w:t>
      </w:r>
      <w:r w:rsidRPr="00903DBA">
        <w:rPr>
          <w:highlight w:val="white"/>
        </w:rPr>
        <w:t xml:space="preserve"> method</w:t>
      </w:r>
      <w:r w:rsidR="000E5B40" w:rsidRPr="00903DBA">
        <w:rPr>
          <w:highlight w:val="white"/>
        </w:rPr>
        <w:t xml:space="preserve"> copies the data from the address of the target symbol to address of the source symbol by calling </w:t>
      </w:r>
      <w:r w:rsidR="000E5B40" w:rsidRPr="00903DBA">
        <w:rPr>
          <w:rStyle w:val="KeyWord0"/>
          <w:highlight w:val="white"/>
        </w:rPr>
        <w:t>MemoryCopy</w:t>
      </w:r>
      <w:r w:rsidR="000E5B40" w:rsidRPr="00903DBA">
        <w:rPr>
          <w:highlight w:val="white"/>
        </w:rPr>
        <w:t>.</w:t>
      </w:r>
    </w:p>
    <w:p w14:paraId="61CE9321" w14:textId="77777777" w:rsidR="005B3B4D" w:rsidRPr="00903DBA" w:rsidRDefault="005B3B4D" w:rsidP="005B3B4D">
      <w:pPr>
        <w:pStyle w:val="Code"/>
        <w:rPr>
          <w:highlight w:val="white"/>
        </w:rPr>
      </w:pPr>
      <w:r w:rsidRPr="00903DBA">
        <w:rPr>
          <w:highlight w:val="white"/>
        </w:rPr>
        <w:t xml:space="preserve">    public void StructUnionAssignInit(MiddleCode middleCode) {</w:t>
      </w:r>
    </w:p>
    <w:p w14:paraId="4CEF4449" w14:textId="77777777" w:rsidR="005B3B4D" w:rsidRPr="00903DBA" w:rsidRDefault="005B3B4D" w:rsidP="005B3B4D">
      <w:pPr>
        <w:pStyle w:val="Code"/>
        <w:rPr>
          <w:highlight w:val="white"/>
        </w:rPr>
      </w:pPr>
      <w:r w:rsidRPr="00903DBA">
        <w:rPr>
          <w:highlight w:val="white"/>
        </w:rPr>
        <w:t xml:space="preserve">      Symbol targetSymbol = (Symbol)middleCode[0],</w:t>
      </w:r>
    </w:p>
    <w:p w14:paraId="121B828F" w14:textId="77777777" w:rsidR="005B3B4D" w:rsidRPr="00903DBA" w:rsidRDefault="005B3B4D" w:rsidP="005B3B4D">
      <w:pPr>
        <w:pStyle w:val="Code"/>
        <w:rPr>
          <w:highlight w:val="white"/>
        </w:rPr>
      </w:pPr>
      <w:r w:rsidRPr="00903DBA">
        <w:rPr>
          <w:highlight w:val="white"/>
        </w:rPr>
        <w:t xml:space="preserve">             sourceSymbol = (Symbol)middleCode[1];</w:t>
      </w:r>
    </w:p>
    <w:p w14:paraId="446C59DA" w14:textId="02E90648" w:rsidR="005B3B4D" w:rsidRPr="00903DBA" w:rsidRDefault="005B3B4D" w:rsidP="005B3B4D">
      <w:pPr>
        <w:pStyle w:val="Code"/>
        <w:rPr>
          <w:highlight w:val="white"/>
        </w:rPr>
      </w:pPr>
      <w:r w:rsidRPr="00903DBA">
        <w:rPr>
          <w:highlight w:val="white"/>
        </w:rPr>
        <w:t xml:space="preserve">      </w:t>
      </w:r>
      <w:r w:rsidR="00D0099B" w:rsidRPr="00903DBA">
        <w:rPr>
          <w:highlight w:val="white"/>
        </w:rPr>
        <w:t>MemoryCopyInit</w:t>
      </w:r>
      <w:r w:rsidRPr="00903DBA">
        <w:rPr>
          <w:highlight w:val="white"/>
        </w:rPr>
        <w:t>(targetSymbol, sourceSymbol);</w:t>
      </w:r>
    </w:p>
    <w:p w14:paraId="0BBFD8FD" w14:textId="77777777" w:rsidR="005B3B4D" w:rsidRPr="00903DBA" w:rsidRDefault="005B3B4D" w:rsidP="005B3B4D">
      <w:pPr>
        <w:pStyle w:val="Code"/>
        <w:rPr>
          <w:highlight w:val="white"/>
        </w:rPr>
      </w:pPr>
      <w:r w:rsidRPr="00903DBA">
        <w:rPr>
          <w:highlight w:val="white"/>
        </w:rPr>
        <w:t xml:space="preserve">    }</w:t>
      </w:r>
    </w:p>
    <w:p w14:paraId="59F41EC0" w14:textId="77777777" w:rsidR="005B3B4D" w:rsidRPr="00903DBA" w:rsidRDefault="005B3B4D" w:rsidP="005B3B4D">
      <w:pPr>
        <w:pStyle w:val="Code"/>
        <w:rPr>
          <w:highlight w:val="white"/>
        </w:rPr>
      </w:pPr>
    </w:p>
    <w:p w14:paraId="054C987A" w14:textId="77777777" w:rsidR="005B3B4D" w:rsidRPr="00903DBA" w:rsidRDefault="005B3B4D" w:rsidP="005B3B4D">
      <w:pPr>
        <w:pStyle w:val="Code"/>
        <w:rPr>
          <w:highlight w:val="white"/>
        </w:rPr>
      </w:pPr>
      <w:r w:rsidRPr="00903DBA">
        <w:rPr>
          <w:highlight w:val="white"/>
        </w:rPr>
        <w:t xml:space="preserve">    public void StructUnionAssign(MiddleCode middleCode, int middleIndex) {</w:t>
      </w:r>
    </w:p>
    <w:p w14:paraId="668222EF" w14:textId="77777777" w:rsidR="005B3B4D" w:rsidRPr="00903DBA" w:rsidRDefault="005B3B4D" w:rsidP="005B3B4D">
      <w:pPr>
        <w:pStyle w:val="Code"/>
        <w:rPr>
          <w:highlight w:val="white"/>
        </w:rPr>
      </w:pPr>
      <w:r w:rsidRPr="00903DBA">
        <w:rPr>
          <w:highlight w:val="white"/>
        </w:rPr>
        <w:t xml:space="preserve">      MemoryCopyLoop(middleIndex);</w:t>
      </w:r>
    </w:p>
    <w:p w14:paraId="298327E2" w14:textId="77777777" w:rsidR="005B3B4D" w:rsidRPr="00903DBA" w:rsidRDefault="005B3B4D" w:rsidP="005B3B4D">
      <w:pPr>
        <w:pStyle w:val="Code"/>
        <w:rPr>
          <w:highlight w:val="white"/>
        </w:rPr>
      </w:pPr>
      <w:r w:rsidRPr="00903DBA">
        <w:rPr>
          <w:highlight w:val="white"/>
        </w:rPr>
        <w:t xml:space="preserve">    }</w:t>
      </w:r>
    </w:p>
    <w:p w14:paraId="35771245" w14:textId="674C6B11" w:rsidR="00655B7D" w:rsidRPr="00903DBA" w:rsidRDefault="00195B92" w:rsidP="00195B92">
      <w:pPr>
        <w:rPr>
          <w:highlight w:val="white"/>
        </w:rPr>
      </w:pPr>
      <w:r w:rsidRPr="00903DBA">
        <w:rPr>
          <w:highlight w:val="white"/>
        </w:rPr>
        <w:t xml:space="preserve">The </w:t>
      </w:r>
      <w:r w:rsidRPr="00903DBA">
        <w:rPr>
          <w:rStyle w:val="KeyWord0"/>
          <w:highlight w:val="white"/>
        </w:rPr>
        <w:t>StructUnionParameter</w:t>
      </w:r>
      <w:r w:rsidRPr="00903DBA">
        <w:rPr>
          <w:highlight w:val="white"/>
        </w:rPr>
        <w:t xml:space="preserve"> copies the data from the address of the parameter symbol to the address </w:t>
      </w:r>
      <w:r w:rsidR="002D38C0" w:rsidRPr="00903DBA">
        <w:rPr>
          <w:highlight w:val="white"/>
        </w:rPr>
        <w:t xml:space="preserve">on the </w:t>
      </w:r>
      <w:r w:rsidR="00084BE4" w:rsidRPr="00903DBA">
        <w:rPr>
          <w:highlight w:val="white"/>
        </w:rPr>
        <w:t xml:space="preserve">activation record by calling </w:t>
      </w:r>
      <w:r w:rsidR="00084BE4" w:rsidRPr="00903DBA">
        <w:rPr>
          <w:rStyle w:val="KeyWord0"/>
          <w:highlight w:val="white"/>
        </w:rPr>
        <w:t>MemoryCopy</w:t>
      </w:r>
      <w:r w:rsidR="00084BE4" w:rsidRPr="00903DBA">
        <w:rPr>
          <w:highlight w:val="white"/>
        </w:rPr>
        <w:t>.</w:t>
      </w:r>
      <w:r w:rsidRPr="00903DBA">
        <w:rPr>
          <w:highlight w:val="white"/>
        </w:rPr>
        <w:t xml:space="preserve"> </w:t>
      </w:r>
    </w:p>
    <w:p w14:paraId="2B9C9536" w14:textId="77777777" w:rsidR="00C25B4C" w:rsidRPr="00903DBA" w:rsidRDefault="00C25B4C" w:rsidP="00C25B4C">
      <w:pPr>
        <w:pStyle w:val="Code"/>
        <w:rPr>
          <w:highlight w:val="white"/>
        </w:rPr>
      </w:pPr>
      <w:r w:rsidRPr="00903DBA">
        <w:rPr>
          <w:highlight w:val="white"/>
        </w:rPr>
        <w:t xml:space="preserve">    public void StructUnionParameterInit(MiddleCode middleCode) {</w:t>
      </w:r>
    </w:p>
    <w:p w14:paraId="3115142E" w14:textId="77777777" w:rsidR="00C25B4C" w:rsidRPr="00903DBA" w:rsidRDefault="00C25B4C" w:rsidP="00C25B4C">
      <w:pPr>
        <w:pStyle w:val="Code"/>
        <w:rPr>
          <w:highlight w:val="white"/>
        </w:rPr>
      </w:pPr>
      <w:r w:rsidRPr="00903DBA">
        <w:rPr>
          <w:highlight w:val="white"/>
        </w:rPr>
        <w:t xml:space="preserve">      int paramOffset = (int) middleCode[0];</w:t>
      </w:r>
    </w:p>
    <w:p w14:paraId="10B40134" w14:textId="77777777" w:rsidR="00C25B4C" w:rsidRPr="00903DBA" w:rsidRDefault="00C25B4C" w:rsidP="00C25B4C">
      <w:pPr>
        <w:pStyle w:val="Code"/>
        <w:rPr>
          <w:highlight w:val="white"/>
        </w:rPr>
      </w:pPr>
      <w:r w:rsidRPr="00903DBA">
        <w:rPr>
          <w:highlight w:val="white"/>
        </w:rPr>
        <w:t xml:space="preserve">      Symbol sourceSymbol = (Symbol) middleCode[2];</w:t>
      </w:r>
    </w:p>
    <w:p w14:paraId="649EEF38" w14:textId="77777777" w:rsidR="00C25B4C" w:rsidRPr="00903DBA" w:rsidRDefault="00C25B4C" w:rsidP="00C25B4C">
      <w:pPr>
        <w:pStyle w:val="Code"/>
        <w:rPr>
          <w:highlight w:val="white"/>
        </w:rPr>
      </w:pPr>
      <w:r w:rsidRPr="00903DBA">
        <w:rPr>
          <w:highlight w:val="white"/>
        </w:rPr>
        <w:t xml:space="preserve">      Symbol targetSymbol = new Symbol(Type.IntegerPointerType);</w:t>
      </w:r>
    </w:p>
    <w:p w14:paraId="404C348D" w14:textId="77777777" w:rsidR="00C25B4C" w:rsidRPr="00903DBA" w:rsidRDefault="00C25B4C" w:rsidP="00C25B4C">
      <w:pPr>
        <w:pStyle w:val="Code"/>
        <w:rPr>
          <w:highlight w:val="white"/>
        </w:rPr>
      </w:pPr>
      <w:r w:rsidRPr="00903DBA">
        <w:rPr>
          <w:highlight w:val="white"/>
        </w:rPr>
        <w:lastRenderedPageBreak/>
        <w:t xml:space="preserve">      targetSymbol.Offset = m_totalExtraSize + paramOffset;</w:t>
      </w:r>
    </w:p>
    <w:p w14:paraId="4688CCB4" w14:textId="77777777" w:rsidR="00C25B4C" w:rsidRPr="00903DBA" w:rsidRDefault="00C25B4C" w:rsidP="00C25B4C">
      <w:pPr>
        <w:pStyle w:val="Code"/>
        <w:rPr>
          <w:highlight w:val="white"/>
        </w:rPr>
      </w:pPr>
      <w:r w:rsidRPr="00903DBA">
        <w:rPr>
          <w:highlight w:val="white"/>
        </w:rPr>
        <w:t xml:space="preserve">      MemoryCopyInit(targetSymbol, sourceSymbol);</w:t>
      </w:r>
    </w:p>
    <w:p w14:paraId="0921FA2C" w14:textId="77777777" w:rsidR="00C25B4C" w:rsidRPr="00903DBA" w:rsidRDefault="00C25B4C" w:rsidP="00C25B4C">
      <w:pPr>
        <w:pStyle w:val="Code"/>
        <w:rPr>
          <w:highlight w:val="white"/>
        </w:rPr>
      </w:pPr>
      <w:r w:rsidRPr="00903DBA">
        <w:rPr>
          <w:highlight w:val="white"/>
        </w:rPr>
        <w:t xml:space="preserve">    }</w:t>
      </w:r>
    </w:p>
    <w:p w14:paraId="6C3AE6AA" w14:textId="77777777" w:rsidR="005B3B4D" w:rsidRPr="00903DBA" w:rsidRDefault="005B3B4D" w:rsidP="00C25B4C">
      <w:pPr>
        <w:pStyle w:val="Code"/>
        <w:rPr>
          <w:highlight w:val="white"/>
        </w:rPr>
      </w:pPr>
    </w:p>
    <w:p w14:paraId="2AB0068A" w14:textId="77777777" w:rsidR="005B3B4D" w:rsidRPr="00903DBA" w:rsidRDefault="005B3B4D" w:rsidP="005B3B4D">
      <w:pPr>
        <w:pStyle w:val="Code"/>
        <w:rPr>
          <w:highlight w:val="white"/>
        </w:rPr>
      </w:pPr>
      <w:r w:rsidRPr="00903DBA">
        <w:rPr>
          <w:highlight w:val="white"/>
        </w:rPr>
        <w:t xml:space="preserve">    public void StructUnionParameter(MiddleCode middleCode, int middleIndex) {</w:t>
      </w:r>
    </w:p>
    <w:p w14:paraId="3DF79C7F" w14:textId="77777777" w:rsidR="005B3B4D" w:rsidRPr="00903DBA" w:rsidRDefault="005B3B4D" w:rsidP="005B3B4D">
      <w:pPr>
        <w:pStyle w:val="Code"/>
        <w:rPr>
          <w:highlight w:val="white"/>
        </w:rPr>
      </w:pPr>
      <w:r w:rsidRPr="00903DBA">
        <w:rPr>
          <w:highlight w:val="white"/>
        </w:rPr>
        <w:t xml:space="preserve">      MemoryCopyLoop(middleIndex);</w:t>
      </w:r>
    </w:p>
    <w:p w14:paraId="5F3B8F19" w14:textId="77777777" w:rsidR="005B3B4D" w:rsidRPr="00903DBA" w:rsidRDefault="005B3B4D" w:rsidP="005B3B4D">
      <w:pPr>
        <w:pStyle w:val="Code"/>
        <w:rPr>
          <w:highlight w:val="white"/>
        </w:rPr>
      </w:pPr>
      <w:r w:rsidRPr="00903DBA">
        <w:rPr>
          <w:highlight w:val="white"/>
        </w:rPr>
        <w:t xml:space="preserve">    }</w:t>
      </w:r>
    </w:p>
    <w:p w14:paraId="1E371798" w14:textId="464F8E9C" w:rsidR="00655B7D" w:rsidRPr="00903DBA" w:rsidRDefault="00084BE4" w:rsidP="00084BE4">
      <w:pPr>
        <w:rPr>
          <w:highlight w:val="white"/>
        </w:rPr>
      </w:pPr>
      <w:r w:rsidRPr="00903DBA">
        <w:rPr>
          <w:highlight w:val="white"/>
        </w:rPr>
        <w:t xml:space="preserve">The </w:t>
      </w:r>
      <w:r w:rsidRPr="00903DBA">
        <w:rPr>
          <w:rStyle w:val="KeyWord0"/>
          <w:highlight w:val="white"/>
        </w:rPr>
        <w:t>StructUnionGetReturnValue</w:t>
      </w:r>
      <w:r w:rsidRPr="00903DBA">
        <w:rPr>
          <w:highlight w:val="white"/>
        </w:rPr>
        <w:t xml:space="preserve"> </w:t>
      </w:r>
      <w:r w:rsidR="00E1687B" w:rsidRPr="00903DBA">
        <w:rPr>
          <w:highlight w:val="white"/>
        </w:rPr>
        <w:t xml:space="preserve">loads the address </w:t>
      </w:r>
      <w:r w:rsidR="0054237E" w:rsidRPr="00903DBA">
        <w:rPr>
          <w:highlight w:val="white"/>
        </w:rPr>
        <w:t xml:space="preserve">symbol </w:t>
      </w:r>
      <w:r w:rsidR="00E1687B" w:rsidRPr="00903DBA">
        <w:rPr>
          <w:highlight w:val="white"/>
        </w:rPr>
        <w:t>of the symbol</w:t>
      </w:r>
      <w:r w:rsidR="00953741" w:rsidRPr="00903DBA">
        <w:rPr>
          <w:highlight w:val="white"/>
        </w:rPr>
        <w:t xml:space="preserve"> into the return pointer register, which is then added to the track map. </w:t>
      </w:r>
      <w:r w:rsidR="008801EC" w:rsidRPr="00903DBA">
        <w:rPr>
          <w:highlight w:val="white"/>
        </w:rPr>
        <w:t xml:space="preserve">In this way, is the value of the address symbol of the struct or union stored in the </w:t>
      </w:r>
      <w:r w:rsidR="009278B7" w:rsidRPr="00903DBA">
        <w:rPr>
          <w:highlight w:val="white"/>
        </w:rPr>
        <w:t>track and</w:t>
      </w:r>
      <w:r w:rsidR="008801EC" w:rsidRPr="00903DBA">
        <w:rPr>
          <w:highlight w:val="white"/>
        </w:rPr>
        <w:t xml:space="preserve"> will be used in later operations.</w:t>
      </w:r>
    </w:p>
    <w:p w14:paraId="4290EF05" w14:textId="77777777" w:rsidR="00655B7D" w:rsidRPr="00903DBA" w:rsidRDefault="00655B7D" w:rsidP="00655B7D">
      <w:pPr>
        <w:pStyle w:val="Code"/>
        <w:rPr>
          <w:highlight w:val="white"/>
        </w:rPr>
      </w:pPr>
      <w:r w:rsidRPr="00903DBA">
        <w:rPr>
          <w:highlight w:val="white"/>
        </w:rPr>
        <w:t xml:space="preserve">    public void StructUnionGetReturnValue(MiddleCode middleCode) {</w:t>
      </w:r>
    </w:p>
    <w:p w14:paraId="4D2E73A0" w14:textId="77777777" w:rsidR="00655B7D" w:rsidRPr="00903DBA" w:rsidRDefault="00655B7D" w:rsidP="00655B7D">
      <w:pPr>
        <w:pStyle w:val="Code"/>
        <w:rPr>
          <w:highlight w:val="white"/>
        </w:rPr>
      </w:pPr>
      <w:r w:rsidRPr="00903DBA">
        <w:rPr>
          <w:highlight w:val="white"/>
        </w:rPr>
        <w:t xml:space="preserve">      Symbol targetSymbol = (Symbol) middleCode[0];</w:t>
      </w:r>
    </w:p>
    <w:p w14:paraId="0A168EAE" w14:textId="77777777" w:rsidR="00655B7D" w:rsidRPr="00903DBA" w:rsidRDefault="00655B7D" w:rsidP="00655B7D">
      <w:pPr>
        <w:pStyle w:val="Code"/>
        <w:rPr>
          <w:highlight w:val="white"/>
        </w:rPr>
      </w:pPr>
      <w:r w:rsidRPr="00903DBA">
        <w:rPr>
          <w:highlight w:val="white"/>
        </w:rPr>
        <w:t xml:space="preserve">      CheckRegister(targetSymbol, AssemblyCode.ReturnPointerRegister);</w:t>
      </w:r>
    </w:p>
    <w:p w14:paraId="1E6C5C9D" w14:textId="77777777" w:rsidR="00655B7D" w:rsidRPr="00903DBA" w:rsidRDefault="00655B7D" w:rsidP="00655B7D">
      <w:pPr>
        <w:pStyle w:val="Code"/>
        <w:rPr>
          <w:highlight w:val="white"/>
        </w:rPr>
      </w:pPr>
      <w:r w:rsidRPr="00903DBA">
        <w:rPr>
          <w:highlight w:val="white"/>
        </w:rPr>
        <w:t xml:space="preserve">      Track targetAddressTrack =</w:t>
      </w:r>
    </w:p>
    <w:p w14:paraId="3E29BDBD" w14:textId="77777777" w:rsidR="00655B7D" w:rsidRPr="00903DBA" w:rsidRDefault="00655B7D" w:rsidP="00655B7D">
      <w:pPr>
        <w:pStyle w:val="Code"/>
        <w:rPr>
          <w:highlight w:val="white"/>
        </w:rPr>
      </w:pPr>
      <w:r w:rsidRPr="00903DBA">
        <w:rPr>
          <w:highlight w:val="white"/>
        </w:rPr>
        <w:t xml:space="preserve">        new Track(targetSymbol.AddressSymbol, </w:t>
      </w:r>
    </w:p>
    <w:p w14:paraId="6260D92B" w14:textId="77777777" w:rsidR="00655B7D" w:rsidRPr="00903DBA" w:rsidRDefault="00655B7D" w:rsidP="00655B7D">
      <w:pPr>
        <w:pStyle w:val="Code"/>
        <w:rPr>
          <w:highlight w:val="white"/>
        </w:rPr>
      </w:pPr>
      <w:r w:rsidRPr="00903DBA">
        <w:rPr>
          <w:highlight w:val="white"/>
        </w:rPr>
        <w:t xml:space="preserve">                  AssemblyCode.ReturnPointerRegister);</w:t>
      </w:r>
    </w:p>
    <w:p w14:paraId="38783AD6" w14:textId="77777777" w:rsidR="00655B7D" w:rsidRPr="00903DBA" w:rsidRDefault="00655B7D" w:rsidP="00655B7D">
      <w:pPr>
        <w:pStyle w:val="Code"/>
        <w:rPr>
          <w:highlight w:val="white"/>
        </w:rPr>
      </w:pPr>
      <w:r w:rsidRPr="00903DBA">
        <w:rPr>
          <w:highlight w:val="white"/>
        </w:rPr>
        <w:t xml:space="preserve">      m_trackMap.Add(targetSymbol.AddressSymbol, targetAddressTrack);</w:t>
      </w:r>
    </w:p>
    <w:p w14:paraId="7775F303" w14:textId="77777777" w:rsidR="00655B7D" w:rsidRPr="00903DBA" w:rsidRDefault="00655B7D" w:rsidP="00655B7D">
      <w:pPr>
        <w:pStyle w:val="Code"/>
        <w:rPr>
          <w:highlight w:val="white"/>
        </w:rPr>
      </w:pPr>
      <w:r w:rsidRPr="00903DBA">
        <w:rPr>
          <w:highlight w:val="white"/>
        </w:rPr>
        <w:t xml:space="preserve">    }</w:t>
      </w:r>
    </w:p>
    <w:p w14:paraId="02F8C10A" w14:textId="3BBB5314" w:rsidR="00655B7D" w:rsidRPr="00903DBA" w:rsidRDefault="00E1687B" w:rsidP="00E1687B">
      <w:pPr>
        <w:rPr>
          <w:highlight w:val="white"/>
        </w:rPr>
      </w:pPr>
      <w:r w:rsidRPr="00903DBA">
        <w:rPr>
          <w:highlight w:val="white"/>
        </w:rPr>
        <w:t xml:space="preserve">The </w:t>
      </w:r>
      <w:r w:rsidRPr="00903DBA">
        <w:rPr>
          <w:rStyle w:val="KeyWord0"/>
          <w:highlight w:val="white"/>
        </w:rPr>
        <w:t>StructUnionSetReturnValue</w:t>
      </w:r>
      <w:r w:rsidRPr="00903DBA">
        <w:rPr>
          <w:highlight w:val="white"/>
        </w:rPr>
        <w:t xml:space="preserve"> method </w:t>
      </w:r>
    </w:p>
    <w:p w14:paraId="1C12555B" w14:textId="77777777" w:rsidR="00655B7D" w:rsidRPr="00903DBA" w:rsidRDefault="00655B7D" w:rsidP="00655B7D">
      <w:pPr>
        <w:pStyle w:val="Code"/>
        <w:rPr>
          <w:highlight w:val="white"/>
        </w:rPr>
      </w:pPr>
      <w:r w:rsidRPr="00903DBA">
        <w:rPr>
          <w:highlight w:val="white"/>
        </w:rPr>
        <w:t xml:space="preserve">    public void StructUnionSetReturnValue(MiddleCode middleCode) {</w:t>
      </w:r>
    </w:p>
    <w:p w14:paraId="06614ACC" w14:textId="77777777" w:rsidR="00655B7D" w:rsidRPr="00903DBA" w:rsidRDefault="00655B7D" w:rsidP="00655B7D">
      <w:pPr>
        <w:pStyle w:val="Code"/>
        <w:rPr>
          <w:highlight w:val="white"/>
        </w:rPr>
      </w:pPr>
      <w:r w:rsidRPr="00903DBA">
        <w:rPr>
          <w:highlight w:val="white"/>
        </w:rPr>
        <w:t xml:space="preserve">      Symbol returnSymbol = (Symbol) middleCode[1];</w:t>
      </w:r>
    </w:p>
    <w:p w14:paraId="5D7F2A35" w14:textId="77777777" w:rsidR="00655B7D" w:rsidRPr="00903DBA" w:rsidRDefault="00655B7D" w:rsidP="00655B7D">
      <w:pPr>
        <w:pStyle w:val="Code"/>
        <w:rPr>
          <w:highlight w:val="white"/>
        </w:rPr>
      </w:pPr>
      <w:r w:rsidRPr="00903DBA">
        <w:rPr>
          <w:highlight w:val="white"/>
        </w:rPr>
        <w:t xml:space="preserve">      LoadAddressToRegister(returnSymbol, AssemblyCode.ReturnPointerRegister);</w:t>
      </w:r>
    </w:p>
    <w:p w14:paraId="728312A3" w14:textId="77777777" w:rsidR="00655B7D" w:rsidRPr="00903DBA" w:rsidRDefault="00655B7D" w:rsidP="00655B7D">
      <w:pPr>
        <w:pStyle w:val="Code"/>
        <w:rPr>
          <w:highlight w:val="white"/>
        </w:rPr>
      </w:pPr>
      <w:r w:rsidRPr="00903DBA">
        <w:rPr>
          <w:highlight w:val="white"/>
        </w:rPr>
        <w:t xml:space="preserve">    }</w:t>
      </w:r>
    </w:p>
    <w:p w14:paraId="296ED9D2" w14:textId="562BBAD8" w:rsidR="00655B7D" w:rsidRPr="00903DBA" w:rsidRDefault="003944DA" w:rsidP="0072264B">
      <w:pPr>
        <w:rPr>
          <w:highlight w:val="white"/>
        </w:rPr>
      </w:pPr>
      <w:r w:rsidRPr="00903DBA">
        <w:rPr>
          <w:highlight w:val="white"/>
        </w:rPr>
        <w:t xml:space="preserve">The </w:t>
      </w:r>
      <w:r w:rsidRPr="00903DBA">
        <w:rPr>
          <w:rStyle w:val="KeyWord0"/>
          <w:highlight w:val="white"/>
        </w:rPr>
        <w:t>m_labelCount</w:t>
      </w:r>
      <w:r w:rsidRPr="00903DBA">
        <w:rPr>
          <w:highlight w:val="white"/>
        </w:rPr>
        <w:t xml:space="preserve"> field is used by </w:t>
      </w:r>
      <w:r w:rsidRPr="00903DBA">
        <w:rPr>
          <w:rStyle w:val="KeyWord0"/>
          <w:highlight w:val="white"/>
        </w:rPr>
        <w:t>MemoryCop</w:t>
      </w:r>
      <w:r w:rsidR="0072264B" w:rsidRPr="00903DBA">
        <w:rPr>
          <w:rStyle w:val="KeyWord0"/>
          <w:highlight w:val="white"/>
        </w:rPr>
        <w:t>y</w:t>
      </w:r>
      <w:r w:rsidRPr="00903DBA">
        <w:rPr>
          <w:highlight w:val="white"/>
        </w:rPr>
        <w:t xml:space="preserve"> to </w:t>
      </w:r>
      <w:r w:rsidR="004E1BF3" w:rsidRPr="00903DBA">
        <w:rPr>
          <w:highlight w:val="white"/>
        </w:rPr>
        <w:t>generate a new label for each copy process.</w:t>
      </w:r>
    </w:p>
    <w:p w14:paraId="67F42D95" w14:textId="77777777" w:rsidR="00B74A96" w:rsidRPr="00903DBA" w:rsidRDefault="00B74A96" w:rsidP="00B74A96">
      <w:pPr>
        <w:pStyle w:val="Code"/>
        <w:rPr>
          <w:highlight w:val="white"/>
        </w:rPr>
      </w:pPr>
      <w:r w:rsidRPr="00903DBA">
        <w:rPr>
          <w:highlight w:val="white"/>
        </w:rPr>
        <w:t xml:space="preserve">    private Track m_targetAddressTrack = null, m_sourceAddressTrack = null;</w:t>
      </w:r>
    </w:p>
    <w:p w14:paraId="1D859D26" w14:textId="77777777" w:rsidR="00B74A96" w:rsidRPr="00903DBA" w:rsidRDefault="00B74A96" w:rsidP="00B74A96">
      <w:pPr>
        <w:pStyle w:val="Code"/>
        <w:rPr>
          <w:highlight w:val="white"/>
        </w:rPr>
      </w:pPr>
      <w:r w:rsidRPr="00903DBA">
        <w:rPr>
          <w:highlight w:val="white"/>
        </w:rPr>
        <w:t xml:space="preserve">    private static Track m_countTrack = null;</w:t>
      </w:r>
    </w:p>
    <w:p w14:paraId="77F44B12" w14:textId="33E7A35B" w:rsidR="00BB5595" w:rsidRPr="00903DBA" w:rsidRDefault="004E1BF3" w:rsidP="004E1BF3">
      <w:pPr>
        <w:rPr>
          <w:highlight w:val="white"/>
        </w:rPr>
      </w:pPr>
      <w:r w:rsidRPr="00903DBA">
        <w:rPr>
          <w:highlight w:val="white"/>
        </w:rPr>
        <w:t xml:space="preserve">The </w:t>
      </w:r>
      <w:r w:rsidRPr="00903DBA">
        <w:rPr>
          <w:rStyle w:val="KeyWord0"/>
          <w:highlight w:val="white"/>
        </w:rPr>
        <w:t>MemoryCopy</w:t>
      </w:r>
      <w:r w:rsidRPr="00903DBA">
        <w:rPr>
          <w:highlight w:val="white"/>
        </w:rPr>
        <w:t xml:space="preserve"> method </w:t>
      </w:r>
      <w:r w:rsidR="001C7F1D" w:rsidRPr="00903DBA">
        <w:rPr>
          <w:highlight w:val="white"/>
        </w:rPr>
        <w:t xml:space="preserve">adds code to copy the data of a memory block </w:t>
      </w:r>
      <w:r w:rsidR="0066115E" w:rsidRPr="00903DBA">
        <w:rPr>
          <w:highlight w:val="white"/>
        </w:rPr>
        <w:t>between two memory addresses.</w:t>
      </w:r>
    </w:p>
    <w:p w14:paraId="1A5CE430" w14:textId="77777777" w:rsidR="00B74A96" w:rsidRPr="00903DBA" w:rsidRDefault="00B74A96" w:rsidP="00B74A96">
      <w:pPr>
        <w:pStyle w:val="Code"/>
        <w:rPr>
          <w:highlight w:val="white"/>
        </w:rPr>
      </w:pPr>
      <w:r w:rsidRPr="00903DBA">
        <w:rPr>
          <w:highlight w:val="white"/>
        </w:rPr>
        <w:t xml:space="preserve">    private void MemoryCopyInit(Symbol targetSymbol, Symbol sourceSymbol) {</w:t>
      </w:r>
    </w:p>
    <w:p w14:paraId="78AAB8FC" w14:textId="77777777" w:rsidR="00B74A96" w:rsidRPr="00903DBA" w:rsidRDefault="00B74A96" w:rsidP="00B74A96">
      <w:pPr>
        <w:pStyle w:val="Code"/>
        <w:rPr>
          <w:highlight w:val="white"/>
        </w:rPr>
      </w:pPr>
      <w:r w:rsidRPr="00903DBA">
        <w:rPr>
          <w:highlight w:val="white"/>
        </w:rPr>
        <w:t xml:space="preserve">      m_targetAddressTrack = LoadAddressToRegister(targetSymbol);</w:t>
      </w:r>
    </w:p>
    <w:p w14:paraId="48879A8D" w14:textId="77777777" w:rsidR="00B74A96" w:rsidRPr="00903DBA" w:rsidRDefault="00B74A96" w:rsidP="00B74A96">
      <w:pPr>
        <w:pStyle w:val="Code"/>
        <w:rPr>
          <w:highlight w:val="white"/>
        </w:rPr>
      </w:pPr>
      <w:r w:rsidRPr="00903DBA">
        <w:rPr>
          <w:highlight w:val="white"/>
        </w:rPr>
        <w:t xml:space="preserve">      m_sourceAddressTrack = LoadAddressToRegister(sourceSymbol);</w:t>
      </w:r>
    </w:p>
    <w:p w14:paraId="68AF08EF" w14:textId="20A5D6F1" w:rsidR="00C31A0F" w:rsidRPr="00903DBA" w:rsidRDefault="006E5A4D" w:rsidP="006E5A4D">
      <w:pPr>
        <w:rPr>
          <w:highlight w:val="white"/>
        </w:rPr>
      </w:pPr>
      <w:r w:rsidRPr="00903DBA">
        <w:rPr>
          <w:highlight w:val="white"/>
        </w:rPr>
        <w:t xml:space="preserve">We create tracks for the </w:t>
      </w:r>
      <w:r w:rsidR="00C31A0F" w:rsidRPr="00903DBA">
        <w:rPr>
          <w:highlight w:val="white"/>
        </w:rPr>
        <w:t xml:space="preserve">register to </w:t>
      </w:r>
      <w:r w:rsidRPr="00903DBA">
        <w:rPr>
          <w:highlight w:val="white"/>
        </w:rPr>
        <w:t>count of the data block and</w:t>
      </w:r>
      <w:r w:rsidR="00C31A0F" w:rsidRPr="00903DBA">
        <w:rPr>
          <w:highlight w:val="white"/>
        </w:rPr>
        <w:t xml:space="preserve"> the value being copied. If the size of the </w:t>
      </w:r>
      <w:r w:rsidR="00F85D1B" w:rsidRPr="00903DBA">
        <w:rPr>
          <w:highlight w:val="white"/>
        </w:rPr>
        <w:t>data</w:t>
      </w:r>
      <w:r w:rsidR="00C31A0F" w:rsidRPr="00903DBA">
        <w:rPr>
          <w:highlight w:val="white"/>
        </w:rPr>
        <w:t xml:space="preserve"> block is less than 256</w:t>
      </w:r>
      <w:r w:rsidR="00F3192C" w:rsidRPr="00903DBA">
        <w:rPr>
          <w:highlight w:val="white"/>
        </w:rPr>
        <w:t>, we use the character types (</w:t>
      </w:r>
      <w:r w:rsidR="00B95009" w:rsidRPr="00903DBA">
        <w:rPr>
          <w:highlight w:val="white"/>
        </w:rPr>
        <w:t>one</w:t>
      </w:r>
      <w:r w:rsidR="00F3192C" w:rsidRPr="00903DBA">
        <w:rPr>
          <w:highlight w:val="white"/>
        </w:rPr>
        <w:t xml:space="preserve"> byte)</w:t>
      </w:r>
      <w:r w:rsidR="002E5628" w:rsidRPr="00903DBA">
        <w:rPr>
          <w:highlight w:val="white"/>
        </w:rPr>
        <w:t xml:space="preserve"> for the </w:t>
      </w:r>
      <w:proofErr w:type="spellStart"/>
      <w:r w:rsidR="002E5628" w:rsidRPr="00903DBA">
        <w:rPr>
          <w:highlight w:val="white"/>
        </w:rPr>
        <w:t>count</w:t>
      </w:r>
      <w:proofErr w:type="spellEnd"/>
      <w:r w:rsidR="002E5628" w:rsidRPr="00903DBA">
        <w:rPr>
          <w:highlight w:val="white"/>
        </w:rPr>
        <w:t xml:space="preserve"> register, otherwise we use the integer type (</w:t>
      </w:r>
      <w:r w:rsidR="00C54051" w:rsidRPr="00903DBA">
        <w:rPr>
          <w:highlight w:val="white"/>
        </w:rPr>
        <w:t>four bytes for Linux, two bytes for Windows</w:t>
      </w:r>
      <w:r w:rsidR="002E5628" w:rsidRPr="00903DBA">
        <w:rPr>
          <w:highlight w:val="white"/>
        </w:rPr>
        <w:t>)</w:t>
      </w:r>
      <w:r w:rsidR="00C54051" w:rsidRPr="00903DBA">
        <w:rPr>
          <w:highlight w:val="white"/>
        </w:rPr>
        <w:t>.</w:t>
      </w:r>
    </w:p>
    <w:p w14:paraId="5FBDE852" w14:textId="77777777" w:rsidR="00B74A96" w:rsidRPr="00903DBA" w:rsidRDefault="00B74A96" w:rsidP="00B74A96">
      <w:pPr>
        <w:pStyle w:val="Code"/>
        <w:rPr>
          <w:highlight w:val="white"/>
        </w:rPr>
      </w:pPr>
      <w:r w:rsidRPr="00903DBA">
        <w:rPr>
          <w:highlight w:val="white"/>
        </w:rPr>
        <w:t xml:space="preserve">      int size = sourceSymbol.Type.Size();</w:t>
      </w:r>
    </w:p>
    <w:p w14:paraId="138675BF" w14:textId="77777777" w:rsidR="00B74A96" w:rsidRPr="00903DBA" w:rsidRDefault="00B74A96" w:rsidP="00B74A96">
      <w:pPr>
        <w:pStyle w:val="Code"/>
        <w:rPr>
          <w:highlight w:val="white"/>
        </w:rPr>
      </w:pPr>
      <w:r w:rsidRPr="00903DBA">
        <w:rPr>
          <w:highlight w:val="white"/>
        </w:rPr>
        <w:t xml:space="preserve">      Type countType = (size &lt; 256) ? Type.UnsignedCharType</w:t>
      </w:r>
    </w:p>
    <w:p w14:paraId="285FDFB4" w14:textId="77777777" w:rsidR="00B74A96" w:rsidRPr="00903DBA" w:rsidRDefault="00B74A96" w:rsidP="00B74A96">
      <w:pPr>
        <w:pStyle w:val="Code"/>
        <w:rPr>
          <w:highlight w:val="white"/>
        </w:rPr>
      </w:pPr>
      <w:r w:rsidRPr="00903DBA">
        <w:rPr>
          <w:highlight w:val="white"/>
        </w:rPr>
        <w:t xml:space="preserve">                                    : Type.UnsignedIntegerType;</w:t>
      </w:r>
    </w:p>
    <w:p w14:paraId="4B9E16A9" w14:textId="758092F8" w:rsidR="00BB5595" w:rsidRPr="00903DBA" w:rsidRDefault="00F85D1B" w:rsidP="00F85D1B">
      <w:pPr>
        <w:rPr>
          <w:highlight w:val="white"/>
        </w:rPr>
      </w:pPr>
      <w:r w:rsidRPr="00903DBA">
        <w:rPr>
          <w:highlight w:val="white"/>
        </w:rPr>
        <w:t xml:space="preserve">We start by loading the size of the data block into the </w:t>
      </w:r>
      <w:proofErr w:type="spellStart"/>
      <w:r w:rsidRPr="00903DBA">
        <w:rPr>
          <w:highlight w:val="white"/>
        </w:rPr>
        <w:t>count</w:t>
      </w:r>
      <w:proofErr w:type="spellEnd"/>
      <w:r w:rsidRPr="00903DBA">
        <w:rPr>
          <w:highlight w:val="white"/>
        </w:rPr>
        <w:t xml:space="preserve"> register, the loop continues until it reaches zero.</w:t>
      </w:r>
    </w:p>
    <w:p w14:paraId="4983C787" w14:textId="77777777" w:rsidR="00B74A96" w:rsidRPr="00903DBA" w:rsidRDefault="00B74A96" w:rsidP="00B74A96">
      <w:pPr>
        <w:pStyle w:val="Code"/>
        <w:rPr>
          <w:highlight w:val="white"/>
        </w:rPr>
      </w:pPr>
      <w:r w:rsidRPr="00903DBA">
        <w:rPr>
          <w:highlight w:val="white"/>
        </w:rPr>
        <w:t xml:space="preserve">      m_countTrack = new Track(countType);</w:t>
      </w:r>
    </w:p>
    <w:p w14:paraId="5F8A5491" w14:textId="19430384" w:rsidR="00B74A96" w:rsidRPr="00903DBA" w:rsidRDefault="00B74A96" w:rsidP="00B74A96">
      <w:pPr>
        <w:pStyle w:val="Code"/>
        <w:rPr>
          <w:highlight w:val="white"/>
        </w:rPr>
      </w:pPr>
      <w:r w:rsidRPr="00903DBA">
        <w:rPr>
          <w:highlight w:val="white"/>
        </w:rPr>
        <w:t xml:space="preserve">      AddAssemblyCode(AssemblyOperator.mov, m_countTrack, (BigInteger) size);</w:t>
      </w:r>
    </w:p>
    <w:p w14:paraId="3AEA93A1" w14:textId="27367B58" w:rsidR="00B74A96" w:rsidRPr="00903DBA" w:rsidRDefault="00B74A96" w:rsidP="00B74A96">
      <w:pPr>
        <w:pStyle w:val="Code"/>
        <w:rPr>
          <w:highlight w:val="white"/>
        </w:rPr>
      </w:pPr>
      <w:r w:rsidRPr="00903DBA">
        <w:rPr>
          <w:highlight w:val="white"/>
        </w:rPr>
        <w:t xml:space="preserve">    }</w:t>
      </w:r>
    </w:p>
    <w:p w14:paraId="35DD98A3" w14:textId="3D321116" w:rsidR="00F85D1B" w:rsidRPr="00903DBA" w:rsidRDefault="00F46C23" w:rsidP="00F46C23">
      <w:pPr>
        <w:rPr>
          <w:highlight w:val="white"/>
        </w:rPr>
      </w:pPr>
      <w:r w:rsidRPr="00903DBA">
        <w:rPr>
          <w:highlight w:val="white"/>
        </w:rPr>
        <w:t xml:space="preserve">Then the loop begins, we use a label that is unique in the assembly file with the </w:t>
      </w:r>
      <w:r w:rsidRPr="00903DBA">
        <w:rPr>
          <w:rStyle w:val="KeyWord0"/>
          <w:highlight w:val="white"/>
        </w:rPr>
        <w:t>m_labelCount</w:t>
      </w:r>
      <w:r w:rsidRPr="00903DBA">
        <w:rPr>
          <w:highlight w:val="white"/>
        </w:rPr>
        <w:t xml:space="preserve"> field.</w:t>
      </w:r>
    </w:p>
    <w:p w14:paraId="1858F134" w14:textId="3CC27E3F" w:rsidR="00B74A96" w:rsidRPr="00903DBA" w:rsidRDefault="00B74A96" w:rsidP="00972775">
      <w:pPr>
        <w:pStyle w:val="Code"/>
        <w:rPr>
          <w:highlight w:val="white"/>
        </w:rPr>
      </w:pPr>
      <w:r w:rsidRPr="00903DBA">
        <w:rPr>
          <w:highlight w:val="white"/>
        </w:rPr>
        <w:t xml:space="preserve">    private void MemoryCopyLoop(int middleIndex) {</w:t>
      </w:r>
    </w:p>
    <w:p w14:paraId="34CD91A1" w14:textId="77777777" w:rsidR="00972775" w:rsidRPr="00903DBA" w:rsidRDefault="00972775" w:rsidP="00972775">
      <w:pPr>
        <w:pStyle w:val="Code"/>
        <w:rPr>
          <w:highlight w:val="white"/>
        </w:rPr>
      </w:pPr>
      <w:r w:rsidRPr="00903DBA">
        <w:rPr>
          <w:highlight w:val="white"/>
        </w:rPr>
        <w:t xml:space="preserve">      Track valueTrack = new Track(Type.UnsignedCharType);</w:t>
      </w:r>
    </w:p>
    <w:p w14:paraId="28DA07E3" w14:textId="2D12BABD" w:rsidR="006E5A84" w:rsidRPr="00903DBA" w:rsidRDefault="006E5A84" w:rsidP="006E5A84">
      <w:pPr>
        <w:rPr>
          <w:highlight w:val="white"/>
        </w:rPr>
      </w:pPr>
      <w:r w:rsidRPr="00903DBA">
        <w:rPr>
          <w:highlight w:val="white"/>
        </w:rPr>
        <w:t>We move a value from the source address to the target address.</w:t>
      </w:r>
    </w:p>
    <w:p w14:paraId="0BC19384" w14:textId="77777777" w:rsidR="00972775" w:rsidRPr="00903DBA" w:rsidRDefault="00972775" w:rsidP="00972775">
      <w:pPr>
        <w:pStyle w:val="Code"/>
        <w:rPr>
          <w:highlight w:val="white"/>
        </w:rPr>
      </w:pPr>
      <w:r w:rsidRPr="00903DBA">
        <w:rPr>
          <w:highlight w:val="white"/>
        </w:rPr>
        <w:t xml:space="preserve">      AddAssemblyCode(AssemblyOperator.mov, valueTrack,</w:t>
      </w:r>
    </w:p>
    <w:p w14:paraId="1C44D312" w14:textId="77777777" w:rsidR="00972775" w:rsidRPr="00903DBA" w:rsidRDefault="00972775" w:rsidP="00972775">
      <w:pPr>
        <w:pStyle w:val="Code"/>
        <w:rPr>
          <w:highlight w:val="white"/>
        </w:rPr>
      </w:pPr>
      <w:r w:rsidRPr="00903DBA">
        <w:rPr>
          <w:highlight w:val="white"/>
        </w:rPr>
        <w:t xml:space="preserve">                      m_sourceAddressTrack, 0);</w:t>
      </w:r>
    </w:p>
    <w:p w14:paraId="17622226" w14:textId="77777777" w:rsidR="00972775" w:rsidRPr="00903DBA" w:rsidRDefault="00972775" w:rsidP="00972775">
      <w:pPr>
        <w:pStyle w:val="Code"/>
        <w:rPr>
          <w:highlight w:val="white"/>
        </w:rPr>
      </w:pPr>
      <w:r w:rsidRPr="00903DBA">
        <w:rPr>
          <w:highlight w:val="white"/>
        </w:rPr>
        <w:lastRenderedPageBreak/>
        <w:t xml:space="preserve">      AddAssemblyCode(AssemblyOperator.mov, m_targetAddressTrack,</w:t>
      </w:r>
    </w:p>
    <w:p w14:paraId="2AC4BFA8" w14:textId="77777777" w:rsidR="00972775" w:rsidRPr="00903DBA" w:rsidRDefault="00972775" w:rsidP="00972775">
      <w:pPr>
        <w:pStyle w:val="Code"/>
        <w:rPr>
          <w:highlight w:val="white"/>
        </w:rPr>
      </w:pPr>
      <w:r w:rsidRPr="00903DBA">
        <w:rPr>
          <w:highlight w:val="white"/>
        </w:rPr>
        <w:t xml:space="preserve">                      0, valueTrack);</w:t>
      </w:r>
    </w:p>
    <w:p w14:paraId="0E6756EE" w14:textId="5A34F743" w:rsidR="006E5A84" w:rsidRPr="00903DBA" w:rsidRDefault="006E5A84" w:rsidP="006E5A84">
      <w:pPr>
        <w:rPr>
          <w:highlight w:val="white"/>
        </w:rPr>
      </w:pPr>
      <w:r w:rsidRPr="00903DBA">
        <w:rPr>
          <w:highlight w:val="white"/>
        </w:rPr>
        <w:t>We increment the source and target address.</w:t>
      </w:r>
    </w:p>
    <w:p w14:paraId="26EC1924" w14:textId="77777777" w:rsidR="00972775" w:rsidRPr="00903DBA" w:rsidRDefault="00972775" w:rsidP="00972775">
      <w:pPr>
        <w:pStyle w:val="Code"/>
        <w:rPr>
          <w:highlight w:val="white"/>
        </w:rPr>
      </w:pPr>
      <w:r w:rsidRPr="00903DBA">
        <w:rPr>
          <w:highlight w:val="white"/>
        </w:rPr>
        <w:t xml:space="preserve">      AddAssemblyCode(AssemblyOperator.inc, m_sourceAddressTrack);</w:t>
      </w:r>
    </w:p>
    <w:p w14:paraId="4A8D40CF" w14:textId="77777777" w:rsidR="00972775" w:rsidRPr="00903DBA" w:rsidRDefault="00972775" w:rsidP="00972775">
      <w:pPr>
        <w:pStyle w:val="Code"/>
        <w:rPr>
          <w:highlight w:val="white"/>
        </w:rPr>
      </w:pPr>
      <w:r w:rsidRPr="00903DBA">
        <w:rPr>
          <w:highlight w:val="white"/>
        </w:rPr>
        <w:t xml:space="preserve">      AddAssemblyCode(AssemblyOperator.inc, m_targetAddressTrack);</w:t>
      </w:r>
    </w:p>
    <w:p w14:paraId="1114B381" w14:textId="2C498945" w:rsidR="006E5A84" w:rsidRPr="00903DBA" w:rsidRDefault="006E5A84" w:rsidP="006E5A84">
      <w:pPr>
        <w:rPr>
          <w:highlight w:val="white"/>
        </w:rPr>
      </w:pPr>
      <w:r w:rsidRPr="00903DBA">
        <w:rPr>
          <w:highlight w:val="white"/>
        </w:rPr>
        <w:t xml:space="preserve">We decrement the </w:t>
      </w:r>
      <w:proofErr w:type="spellStart"/>
      <w:r w:rsidRPr="00903DBA">
        <w:rPr>
          <w:highlight w:val="white"/>
        </w:rPr>
        <w:t>count</w:t>
      </w:r>
      <w:proofErr w:type="spellEnd"/>
      <w:r w:rsidRPr="00903DBA">
        <w:rPr>
          <w:highlight w:val="white"/>
        </w:rPr>
        <w:t xml:space="preserve"> register.</w:t>
      </w:r>
    </w:p>
    <w:p w14:paraId="3B22D776" w14:textId="77777777" w:rsidR="00972775" w:rsidRPr="00903DBA" w:rsidRDefault="00972775" w:rsidP="00972775">
      <w:pPr>
        <w:pStyle w:val="Code"/>
        <w:rPr>
          <w:highlight w:val="white"/>
        </w:rPr>
      </w:pPr>
      <w:r w:rsidRPr="00903DBA">
        <w:rPr>
          <w:highlight w:val="white"/>
        </w:rPr>
        <w:t xml:space="preserve">      AddAssemblyCode(AssemblyOperator.dec, m_countTrack);</w:t>
      </w:r>
    </w:p>
    <w:p w14:paraId="276D3BAF" w14:textId="27DC3896" w:rsidR="006E5A84" w:rsidRPr="00903DBA" w:rsidRDefault="006E5A84" w:rsidP="006E5A84">
      <w:pPr>
        <w:rPr>
          <w:highlight w:val="white"/>
        </w:rPr>
      </w:pPr>
      <w:r w:rsidRPr="00903DBA">
        <w:rPr>
          <w:highlight w:val="white"/>
        </w:rPr>
        <w:t xml:space="preserve">If the </w:t>
      </w:r>
      <w:proofErr w:type="spellStart"/>
      <w:r w:rsidRPr="00903DBA">
        <w:rPr>
          <w:highlight w:val="white"/>
        </w:rPr>
        <w:t>count</w:t>
      </w:r>
      <w:proofErr w:type="spellEnd"/>
      <w:r w:rsidRPr="00903DBA">
        <w:rPr>
          <w:highlight w:val="white"/>
        </w:rPr>
        <w:t xml:space="preserve"> register does not </w:t>
      </w:r>
      <w:r w:rsidR="00995B7B" w:rsidRPr="00903DBA">
        <w:rPr>
          <w:highlight w:val="white"/>
        </w:rPr>
        <w:t>equal</w:t>
      </w:r>
      <w:r w:rsidRPr="00903DBA">
        <w:rPr>
          <w:highlight w:val="white"/>
        </w:rPr>
        <w:t xml:space="preserve"> zero, we jump to the label.</w:t>
      </w:r>
      <w:r w:rsidR="00775434" w:rsidRPr="00903DBA">
        <w:rPr>
          <w:highlight w:val="white"/>
        </w:rPr>
        <w:t xml:space="preserve"> If it does equal zero, the copy process is done.</w:t>
      </w:r>
    </w:p>
    <w:p w14:paraId="255C2932" w14:textId="77777777" w:rsidR="00972775" w:rsidRPr="00903DBA" w:rsidRDefault="00972775" w:rsidP="00972775">
      <w:pPr>
        <w:pStyle w:val="Code"/>
        <w:rPr>
          <w:highlight w:val="white"/>
        </w:rPr>
      </w:pPr>
      <w:r w:rsidRPr="00903DBA">
        <w:rPr>
          <w:highlight w:val="white"/>
        </w:rPr>
        <w:t xml:space="preserve">      AddAssemblyCode(AssemblyOperator.cmp, m_countTrack, BigInteger.Zero);</w:t>
      </w:r>
    </w:p>
    <w:p w14:paraId="5BA51EBB" w14:textId="5774A2B3" w:rsidR="00972775" w:rsidRPr="00903DBA" w:rsidRDefault="00972775" w:rsidP="00972775">
      <w:pPr>
        <w:pStyle w:val="Code"/>
        <w:rPr>
          <w:highlight w:val="white"/>
        </w:rPr>
      </w:pPr>
      <w:r w:rsidRPr="00903DBA">
        <w:rPr>
          <w:highlight w:val="white"/>
        </w:rPr>
        <w:t xml:space="preserve">      AddAssemblyCode(AssemblyOperator.jne, null, null, middleIndex);</w:t>
      </w:r>
    </w:p>
    <w:p w14:paraId="3092A271" w14:textId="0BF2061A" w:rsidR="00972775" w:rsidRPr="00903DBA" w:rsidRDefault="00972775" w:rsidP="00972775">
      <w:pPr>
        <w:pStyle w:val="Code"/>
        <w:rPr>
          <w:highlight w:val="white"/>
        </w:rPr>
      </w:pPr>
      <w:r w:rsidRPr="00903DBA">
        <w:rPr>
          <w:highlight w:val="white"/>
        </w:rPr>
        <w:t xml:space="preserve">    }</w:t>
      </w:r>
    </w:p>
    <w:p w14:paraId="6A2742AC" w14:textId="01BDF9E0" w:rsidR="00D935A0" w:rsidRPr="00903DBA" w:rsidRDefault="00CC29C4" w:rsidP="00B84658">
      <w:pPr>
        <w:pStyle w:val="Rubrik3"/>
        <w:rPr>
          <w:highlight w:val="white"/>
        </w:rPr>
      </w:pPr>
      <w:bookmarkStart w:id="439" w:name="_Toc57656103"/>
      <w:r w:rsidRPr="00903DBA">
        <w:rPr>
          <w:highlight w:val="white"/>
        </w:rPr>
        <w:t>Initialization Code</w:t>
      </w:r>
      <w:bookmarkEnd w:id="439"/>
    </w:p>
    <w:p w14:paraId="4A5AAFA6" w14:textId="25902DA4" w:rsidR="001C492E" w:rsidRPr="00903DBA" w:rsidRDefault="00510899" w:rsidP="00B70491">
      <w:pPr>
        <w:rPr>
          <w:highlight w:val="white"/>
        </w:rPr>
      </w:pPr>
      <w:r w:rsidRPr="00903DBA">
        <w:rPr>
          <w:highlight w:val="white"/>
        </w:rPr>
        <w:t>The initialization of data blocks differs between the Linux and Windows environment.</w:t>
      </w:r>
      <w:r w:rsidR="00995B7B" w:rsidRPr="00903DBA">
        <w:rPr>
          <w:highlight w:val="white"/>
        </w:rPr>
        <w:t xml:space="preserve"> In this section we </w:t>
      </w:r>
      <w:proofErr w:type="gramStart"/>
      <w:r w:rsidR="00995B7B" w:rsidRPr="00903DBA">
        <w:rPr>
          <w:highlight w:val="white"/>
        </w:rPr>
        <w:t>look into</w:t>
      </w:r>
      <w:proofErr w:type="gramEnd"/>
      <w:r w:rsidR="00995B7B" w:rsidRPr="00903DBA">
        <w:rPr>
          <w:highlight w:val="white"/>
        </w:rPr>
        <w:t xml:space="preserve"> the Linux environment</w:t>
      </w:r>
      <w:r w:rsidR="00BA5FFA" w:rsidRPr="00903DBA">
        <w:rPr>
          <w:highlight w:val="white"/>
        </w:rPr>
        <w:t>, t</w:t>
      </w:r>
      <w:r w:rsidR="00995B7B" w:rsidRPr="00903DBA">
        <w:rPr>
          <w:highlight w:val="white"/>
        </w:rPr>
        <w:t xml:space="preserve">he Windows environment is described in </w:t>
      </w:r>
      <w:r w:rsidR="00BA5FFA" w:rsidRPr="00903DBA">
        <w:rPr>
          <w:highlight w:val="white"/>
        </w:rPr>
        <w:t>C</w:t>
      </w:r>
      <w:r w:rsidR="00FB0A98" w:rsidRPr="00903DBA">
        <w:rPr>
          <w:highlight w:val="white"/>
        </w:rPr>
        <w:t>hapter</w:t>
      </w:r>
      <w:r w:rsidR="00995B7B" w:rsidRPr="00903DBA">
        <w:rPr>
          <w:highlight w:val="white"/>
        </w:rPr>
        <w:t xml:space="preserve"> </w:t>
      </w:r>
      <w:r w:rsidR="00076546" w:rsidRPr="00903DBA">
        <w:fldChar w:fldCharType="begin"/>
      </w:r>
      <w:r w:rsidR="00076546" w:rsidRPr="00903DBA">
        <w:instrText xml:space="preserve"> REF _Ref54009755 \r \h </w:instrText>
      </w:r>
      <w:r w:rsidR="00076546" w:rsidRPr="00903DBA">
        <w:fldChar w:fldCharType="separate"/>
      </w:r>
      <w:r w:rsidR="005F7BC3" w:rsidRPr="00903DBA">
        <w:t>12</w:t>
      </w:r>
      <w:r w:rsidR="00076546" w:rsidRPr="00903DBA">
        <w:fldChar w:fldCharType="end"/>
      </w:r>
      <w:r w:rsidR="00995B7B" w:rsidRPr="00903DBA">
        <w:rPr>
          <w:highlight w:val="white"/>
        </w:rPr>
        <w:t>.</w:t>
      </w:r>
    </w:p>
    <w:p w14:paraId="4FCC748A" w14:textId="696A3127" w:rsidR="00B84346" w:rsidRPr="00903DBA" w:rsidRDefault="001C492E" w:rsidP="001C492E">
      <w:pPr>
        <w:pStyle w:val="CodeHeader"/>
        <w:rPr>
          <w:highlight w:val="white"/>
        </w:rPr>
      </w:pPr>
      <w:proofErr w:type="spellStart"/>
      <w:r w:rsidRPr="00903DBA">
        <w:rPr>
          <w:highlight w:val="white"/>
        </w:rPr>
        <w:t>AssemblyCodeGenerator.cs</w:t>
      </w:r>
      <w:proofErr w:type="spellEnd"/>
    </w:p>
    <w:p w14:paraId="7AE9206A" w14:textId="0816FAD4" w:rsidR="00BA61C9" w:rsidRPr="00903DBA" w:rsidRDefault="00BA61C9" w:rsidP="00BA61C9">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5C8D8841" w14:textId="77777777" w:rsidR="00BA61C9" w:rsidRPr="00903DBA" w:rsidRDefault="00BA61C9" w:rsidP="00BA61C9">
      <w:pPr>
        <w:pStyle w:val="Code"/>
        <w:rPr>
          <w:highlight w:val="white"/>
        </w:rPr>
      </w:pPr>
      <w:r w:rsidRPr="00903DBA">
        <w:rPr>
          <w:highlight w:val="white"/>
        </w:rPr>
        <w:t xml:space="preserve">      List&lt;AssemblyCode&gt; assemblyCodeList = new List&lt;AssemblyCode&gt;();</w:t>
      </w:r>
    </w:p>
    <w:p w14:paraId="1476F554" w14:textId="77777777" w:rsidR="0024310F" w:rsidRPr="00903DBA" w:rsidRDefault="0024310F" w:rsidP="0024310F">
      <w:pPr>
        <w:pStyle w:val="Code"/>
        <w:rPr>
          <w:highlight w:val="white"/>
        </w:rPr>
      </w:pPr>
      <w:r w:rsidRPr="00903DBA">
        <w:rPr>
          <w:highlight w:val="white"/>
        </w:rPr>
        <w:t xml:space="preserve">      AddAssemblyCode(assemblyCodeList, AssemblyOperator.label, "_start");</w:t>
      </w:r>
    </w:p>
    <w:p w14:paraId="3CB1084B"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6E98078D" w14:textId="77777777" w:rsidR="00BA61C9" w:rsidRPr="00903DBA" w:rsidRDefault="00BA61C9" w:rsidP="00BA61C9">
      <w:pPr>
        <w:pStyle w:val="Code"/>
        <w:rPr>
          <w:highlight w:val="white"/>
        </w:rPr>
      </w:pPr>
      <w:r w:rsidRPr="00903DBA">
        <w:rPr>
          <w:highlight w:val="white"/>
        </w:rPr>
        <w:t xml:space="preserve">                      "Initializerialize Stack Pointer");</w:t>
      </w:r>
    </w:p>
    <w:p w14:paraId="5966920D" w14:textId="4EC97234" w:rsidR="00BA61C9" w:rsidRPr="00903DBA" w:rsidRDefault="00FB433F" w:rsidP="00FB433F">
      <w:pPr>
        <w:rPr>
          <w:highlight w:val="white"/>
        </w:rPr>
      </w:pPr>
      <w:r w:rsidRPr="00903DBA">
        <w:rPr>
          <w:highlight w:val="white"/>
        </w:rPr>
        <w:t xml:space="preserve">We begin by </w:t>
      </w:r>
      <w:r w:rsidR="007C21DA" w:rsidRPr="00903DBA">
        <w:rPr>
          <w:highlight w:val="white"/>
        </w:rPr>
        <w:t>initializ</w:t>
      </w:r>
      <w:r w:rsidR="00F12254" w:rsidRPr="00903DBA">
        <w:rPr>
          <w:highlight w:val="white"/>
        </w:rPr>
        <w:t>e</w:t>
      </w:r>
      <w:r w:rsidRPr="00903DBA">
        <w:rPr>
          <w:highlight w:val="white"/>
        </w:rPr>
        <w:t xml:space="preserve"> the frame pointer</w:t>
      </w:r>
      <w:r w:rsidR="007C21DA" w:rsidRPr="00903DBA">
        <w:rPr>
          <w:highlight w:val="white"/>
        </w:rPr>
        <w:t>. It set to the address of the stack</w:t>
      </w:r>
      <w:r w:rsidR="00F12254" w:rsidRPr="00903DBA">
        <w:rPr>
          <w:highlight w:val="white"/>
        </w:rPr>
        <w:t>, which is the address directly after the code and static data. We do not need to set the ellipse pointer, since the main function is not elliptic.</w:t>
      </w:r>
    </w:p>
    <w:p w14:paraId="4EFDD0DE" w14:textId="77777777" w:rsidR="00BA61C9" w:rsidRPr="00903DBA" w:rsidRDefault="00BA61C9" w:rsidP="00BA61C9">
      <w:pPr>
        <w:pStyle w:val="Code"/>
        <w:rPr>
          <w:highlight w:val="white"/>
        </w:rPr>
      </w:pPr>
      <w:r w:rsidRPr="00903DBA">
        <w:rPr>
          <w:highlight w:val="white"/>
        </w:rPr>
        <w:t xml:space="preserve">      AddAssemblyCode(assemblyCodeList, AssemblyOperator.mov,</w:t>
      </w:r>
    </w:p>
    <w:p w14:paraId="7A42ADCF" w14:textId="6E70DCAF" w:rsidR="00BA61C9" w:rsidRPr="00903DBA" w:rsidRDefault="00BA61C9" w:rsidP="00BA61C9">
      <w:pPr>
        <w:pStyle w:val="Code"/>
        <w:rPr>
          <w:highlight w:val="white"/>
        </w:rPr>
      </w:pPr>
      <w:r w:rsidRPr="00903DBA">
        <w:rPr>
          <w:highlight w:val="white"/>
        </w:rPr>
        <w:t xml:space="preserve">                      AssemblyCode.FrameRegister, Linker.</w:t>
      </w:r>
      <w:r w:rsidR="00601724" w:rsidRPr="00903DBA">
        <w:rPr>
          <w:highlight w:val="white"/>
        </w:rPr>
        <w:t>CallStackStart</w:t>
      </w:r>
      <w:r w:rsidRPr="00903DBA">
        <w:rPr>
          <w:highlight w:val="white"/>
        </w:rPr>
        <w:t>);</w:t>
      </w:r>
    </w:p>
    <w:p w14:paraId="6B12E43E" w14:textId="209DA3C8" w:rsidR="00BA61C9" w:rsidRPr="00903DBA" w:rsidRDefault="008A1E65" w:rsidP="002B05B1">
      <w:pPr>
        <w:rPr>
          <w:highlight w:val="white"/>
        </w:rPr>
      </w:pPr>
      <w:r w:rsidRPr="00903DBA">
        <w:rPr>
          <w:highlight w:val="white"/>
        </w:rPr>
        <w:t>We initialize the heap to 64 kilobytes (65536 bytes)</w:t>
      </w:r>
      <w:r w:rsidR="001627E4" w:rsidRPr="00903DBA">
        <w:rPr>
          <w:highlight w:val="white"/>
        </w:rPr>
        <w:t xml:space="preserve"> and set the heap pointer at address 65534 to zero, since the heap is empty at the beginning of the execution.</w:t>
      </w:r>
    </w:p>
    <w:p w14:paraId="4ECB1D14" w14:textId="77777777" w:rsidR="00BA61C9" w:rsidRPr="00903DBA" w:rsidRDefault="00BA61C9" w:rsidP="00BA61C9">
      <w:pPr>
        <w:pStyle w:val="Code"/>
        <w:rPr>
          <w:highlight w:val="white"/>
        </w:rPr>
      </w:pPr>
      <w:r w:rsidRPr="00903DBA">
        <w:rPr>
          <w:highlight w:val="white"/>
        </w:rPr>
        <w:t xml:space="preserve">      if (Start.Linux) {</w:t>
      </w:r>
    </w:p>
    <w:p w14:paraId="61275A29"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3DBAC530" w14:textId="77777777" w:rsidR="00BA61C9" w:rsidRPr="00903DBA" w:rsidRDefault="00BA61C9" w:rsidP="00BA61C9">
      <w:pPr>
        <w:pStyle w:val="Code"/>
        <w:rPr>
          <w:highlight w:val="white"/>
        </w:rPr>
      </w:pPr>
      <w:r w:rsidRPr="00903DBA">
        <w:rPr>
          <w:highlight w:val="white"/>
        </w:rPr>
        <w:t xml:space="preserve">                        "Initializerialize Heap Pointer");</w:t>
      </w:r>
    </w:p>
    <w:p w14:paraId="412BAAAA" w14:textId="77777777" w:rsidR="00BA61C9" w:rsidRPr="00903DBA" w:rsidRDefault="00BA61C9" w:rsidP="00BA61C9">
      <w:pPr>
        <w:pStyle w:val="Code"/>
        <w:rPr>
          <w:highlight w:val="white"/>
        </w:rPr>
      </w:pPr>
      <w:r w:rsidRPr="00903DBA">
        <w:rPr>
          <w:highlight w:val="white"/>
        </w:rPr>
        <w:t xml:space="preserve">        AddAssemblyCode(assemblyCodeList, AssemblyOperator.mov_dword,</w:t>
      </w:r>
    </w:p>
    <w:p w14:paraId="433F08A2" w14:textId="738AE76B"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643B16A0" w14:textId="625B455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w:t>
      </w:r>
    </w:p>
    <w:p w14:paraId="49DFE7EB" w14:textId="77777777" w:rsidR="00BA61C9" w:rsidRPr="00903DBA" w:rsidRDefault="00BA61C9" w:rsidP="00BA61C9">
      <w:pPr>
        <w:pStyle w:val="Code"/>
        <w:rPr>
          <w:highlight w:val="white"/>
        </w:rPr>
      </w:pPr>
      <w:r w:rsidRPr="00903DBA">
        <w:rPr>
          <w:highlight w:val="white"/>
        </w:rPr>
        <w:t xml:space="preserve">        AddAssemblyCode(assemblyCodeList, AssemblyOperator.add_dword,</w:t>
      </w:r>
    </w:p>
    <w:p w14:paraId="2DD0FC83" w14:textId="5E92D076" w:rsidR="00BA61C9"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65534,</w:t>
      </w:r>
    </w:p>
    <w:p w14:paraId="4573F4C6" w14:textId="5AA0E707" w:rsidR="00BA61C9" w:rsidRPr="00903DBA" w:rsidRDefault="00BA61C9" w:rsidP="00BA61C9">
      <w:pPr>
        <w:pStyle w:val="Code"/>
        <w:rPr>
          <w:highlight w:val="white"/>
        </w:rPr>
      </w:pPr>
      <w:r w:rsidRPr="00903DBA">
        <w:rPr>
          <w:highlight w:val="white"/>
        </w:rPr>
        <w:t xml:space="preserve">                        (BigInteger) 65534);</w:t>
      </w:r>
    </w:p>
    <w:p w14:paraId="69CBDA4C" w14:textId="78FC6EF7" w:rsidR="001627E4" w:rsidRPr="00903DBA" w:rsidRDefault="00E37FF7" w:rsidP="00E37FF7">
      <w:pPr>
        <w:rPr>
          <w:highlight w:val="white"/>
        </w:rPr>
      </w:pPr>
      <w:r w:rsidRPr="00903DBA">
        <w:rPr>
          <w:highlight w:val="white"/>
        </w:rPr>
        <w:t xml:space="preserve">We also need to </w:t>
      </w:r>
      <w:r w:rsidR="00FC07A4" w:rsidRPr="00903DBA">
        <w:rPr>
          <w:highlight w:val="white"/>
        </w:rPr>
        <w:t>initialize the floating-point unit control word so that floating point operations truncates.</w:t>
      </w:r>
    </w:p>
    <w:p w14:paraId="0C8218D7" w14:textId="77777777" w:rsidR="00BA61C9" w:rsidRPr="00903DBA" w:rsidRDefault="00BA61C9" w:rsidP="00BA61C9">
      <w:pPr>
        <w:pStyle w:val="Code"/>
        <w:rPr>
          <w:highlight w:val="white"/>
        </w:rPr>
      </w:pPr>
      <w:r w:rsidRPr="00903DBA">
        <w:rPr>
          <w:highlight w:val="white"/>
        </w:rPr>
        <w:t xml:space="preserve">        AddAssemblyCode(assemblyCodeList, AssemblyOperator.comment,</w:t>
      </w:r>
    </w:p>
    <w:p w14:paraId="75FF9977" w14:textId="77777777" w:rsidR="00BA61C9" w:rsidRPr="00903DBA" w:rsidRDefault="00BA61C9" w:rsidP="00BA61C9">
      <w:pPr>
        <w:pStyle w:val="Code"/>
        <w:rPr>
          <w:highlight w:val="white"/>
        </w:rPr>
      </w:pPr>
      <w:r w:rsidRPr="00903DBA">
        <w:rPr>
          <w:highlight w:val="white"/>
        </w:rPr>
        <w:t xml:space="preserve">                        "Initializerialize FPU Control Word, truncate mode " +</w:t>
      </w:r>
    </w:p>
    <w:p w14:paraId="69AF4E42" w14:textId="77777777" w:rsidR="00BA61C9" w:rsidRPr="00903DBA" w:rsidRDefault="00BA61C9" w:rsidP="00BA61C9">
      <w:pPr>
        <w:pStyle w:val="Code"/>
        <w:rPr>
          <w:highlight w:val="white"/>
        </w:rPr>
      </w:pPr>
      <w:r w:rsidRPr="00903DBA">
        <w:rPr>
          <w:highlight w:val="white"/>
        </w:rPr>
        <w:t xml:space="preserve">                        "=&gt; set bit 10 and 11.");</w:t>
      </w:r>
    </w:p>
    <w:p w14:paraId="055A26B4" w14:textId="77777777" w:rsidR="00BA61C9" w:rsidRPr="00903DBA" w:rsidRDefault="00BA61C9" w:rsidP="00BA61C9">
      <w:pPr>
        <w:pStyle w:val="Code"/>
        <w:rPr>
          <w:highlight w:val="white"/>
        </w:rPr>
      </w:pPr>
      <w:r w:rsidRPr="00903DBA">
        <w:rPr>
          <w:highlight w:val="white"/>
        </w:rPr>
        <w:t xml:space="preserve">        AddAssemblyCode(assemblyCodeList, AssemblyOperator.fstcw,</w:t>
      </w:r>
    </w:p>
    <w:p w14:paraId="6E8B6A01" w14:textId="77777777" w:rsidR="00BA61C9" w:rsidRPr="00903DBA" w:rsidRDefault="00BA61C9" w:rsidP="00BA61C9">
      <w:pPr>
        <w:pStyle w:val="Code"/>
        <w:rPr>
          <w:highlight w:val="white"/>
        </w:rPr>
      </w:pPr>
      <w:r w:rsidRPr="00903DBA">
        <w:rPr>
          <w:highlight w:val="white"/>
        </w:rPr>
        <w:t xml:space="preserve">                        AssemblyCode.FrameRegister, 0);</w:t>
      </w:r>
    </w:p>
    <w:p w14:paraId="756EA56A" w14:textId="77777777" w:rsidR="00BA61C9" w:rsidRPr="00903DBA" w:rsidRDefault="00BA61C9" w:rsidP="00BA61C9">
      <w:pPr>
        <w:pStyle w:val="Code"/>
        <w:rPr>
          <w:highlight w:val="white"/>
        </w:rPr>
      </w:pPr>
      <w:r w:rsidRPr="00903DBA">
        <w:rPr>
          <w:highlight w:val="white"/>
        </w:rPr>
        <w:t xml:space="preserve">        AddAssemblyCode(assemblyCodeList, AssemblyOperator.or_word,</w:t>
      </w:r>
    </w:p>
    <w:p w14:paraId="30CCD9DB" w14:textId="77777777" w:rsidR="00BA61C9" w:rsidRPr="00903DBA" w:rsidRDefault="00BA61C9" w:rsidP="00BA61C9">
      <w:pPr>
        <w:pStyle w:val="Code"/>
        <w:rPr>
          <w:highlight w:val="white"/>
        </w:rPr>
      </w:pPr>
      <w:r w:rsidRPr="00903DBA">
        <w:rPr>
          <w:highlight w:val="white"/>
        </w:rPr>
        <w:t xml:space="preserve">                        AssemblyCode.FrameRegister, 0, (BigInteger) 0x0C00);</w:t>
      </w:r>
    </w:p>
    <w:p w14:paraId="3DCE7442" w14:textId="77777777" w:rsidR="00BA61C9" w:rsidRPr="00903DBA" w:rsidRDefault="00BA61C9" w:rsidP="00BA61C9">
      <w:pPr>
        <w:pStyle w:val="Code"/>
        <w:rPr>
          <w:highlight w:val="white"/>
        </w:rPr>
      </w:pPr>
      <w:r w:rsidRPr="00903DBA">
        <w:rPr>
          <w:highlight w:val="white"/>
        </w:rPr>
        <w:t xml:space="preserve">        AddAssemblyCode(assemblyCodeList, AssemblyOperator.fldcw,</w:t>
      </w:r>
    </w:p>
    <w:p w14:paraId="344EEFAE" w14:textId="77777777" w:rsidR="00BA61C9" w:rsidRPr="00903DBA" w:rsidRDefault="00BA61C9" w:rsidP="00BA61C9">
      <w:pPr>
        <w:pStyle w:val="Code"/>
        <w:rPr>
          <w:highlight w:val="white"/>
        </w:rPr>
      </w:pPr>
      <w:r w:rsidRPr="00903DBA">
        <w:rPr>
          <w:highlight w:val="white"/>
        </w:rPr>
        <w:t xml:space="preserve">                        AssemblyCode.FrameRegister, 0);</w:t>
      </w:r>
    </w:p>
    <w:p w14:paraId="534DA8AC" w14:textId="77777777" w:rsidR="00BA61C9" w:rsidRPr="00903DBA" w:rsidRDefault="00BA61C9" w:rsidP="00BA61C9">
      <w:pPr>
        <w:pStyle w:val="Code"/>
        <w:rPr>
          <w:highlight w:val="white"/>
        </w:rPr>
      </w:pPr>
      <w:r w:rsidRPr="00903DBA">
        <w:rPr>
          <w:highlight w:val="white"/>
        </w:rPr>
        <w:lastRenderedPageBreak/>
        <w:t xml:space="preserve">        AddAssemblyCode(assemblyCodeList, AssemblyOperator.mov,</w:t>
      </w:r>
    </w:p>
    <w:p w14:paraId="174A2222" w14:textId="5275873A" w:rsidR="008E3DC4" w:rsidRPr="00903DBA" w:rsidRDefault="00BA61C9" w:rsidP="00BA61C9">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654CACBE" w14:textId="76114030" w:rsidR="00BA61C9" w:rsidRPr="00903DBA" w:rsidRDefault="008E3DC4" w:rsidP="00BA61C9">
      <w:pPr>
        <w:pStyle w:val="Code"/>
        <w:rPr>
          <w:highlight w:val="white"/>
        </w:rPr>
      </w:pPr>
      <w:r w:rsidRPr="00903DBA">
        <w:rPr>
          <w:highlight w:val="white"/>
        </w:rPr>
        <w:t xml:space="preserve">                       </w:t>
      </w:r>
      <w:r w:rsidR="00BA61C9" w:rsidRPr="00903DBA">
        <w:rPr>
          <w:highlight w:val="white"/>
        </w:rPr>
        <w:t xml:space="preserve"> TypeSize.PointerSize);</w:t>
      </w:r>
    </w:p>
    <w:p w14:paraId="498BE232" w14:textId="77777777" w:rsidR="00BA61C9" w:rsidRPr="00903DBA" w:rsidRDefault="00BA61C9" w:rsidP="00BA61C9">
      <w:pPr>
        <w:pStyle w:val="Code"/>
        <w:rPr>
          <w:highlight w:val="white"/>
        </w:rPr>
      </w:pPr>
    </w:p>
    <w:p w14:paraId="16716498" w14:textId="77777777" w:rsidR="00BA61C9" w:rsidRPr="00903DBA" w:rsidRDefault="00BA61C9" w:rsidP="00BA61C9">
      <w:pPr>
        <w:pStyle w:val="Code"/>
        <w:rPr>
          <w:highlight w:val="white"/>
        </w:rPr>
      </w:pPr>
      <w:r w:rsidRPr="00903DBA">
        <w:rPr>
          <w:highlight w:val="white"/>
        </w:rPr>
        <w:t xml:space="preserve">        List&lt;string&gt; textList = new List&lt;string&gt;();</w:t>
      </w:r>
    </w:p>
    <w:p w14:paraId="6CD34263" w14:textId="77777777" w:rsidR="00742B96" w:rsidRPr="00903DBA" w:rsidRDefault="00742B96" w:rsidP="00742B96">
      <w:pPr>
        <w:pStyle w:val="Code"/>
        <w:rPr>
          <w:highlight w:val="white"/>
        </w:rPr>
      </w:pPr>
      <w:r w:rsidRPr="00903DBA">
        <w:rPr>
          <w:highlight w:val="white"/>
        </w:rPr>
        <w:t xml:space="preserve">        textList.Add("section .text");</w:t>
      </w:r>
    </w:p>
    <w:p w14:paraId="172CD930" w14:textId="77777777" w:rsidR="00BA61C9" w:rsidRPr="00903DBA" w:rsidRDefault="00BA61C9" w:rsidP="00BA61C9">
      <w:pPr>
        <w:pStyle w:val="Code"/>
        <w:rPr>
          <w:highlight w:val="white"/>
        </w:rPr>
      </w:pPr>
      <w:r w:rsidRPr="00903DBA">
        <w:rPr>
          <w:highlight w:val="white"/>
        </w:rPr>
        <w:t xml:space="preserve">        ISet&lt;string&gt; externSet = new HashSet&lt;string&gt;();</w:t>
      </w:r>
    </w:p>
    <w:p w14:paraId="2E94C23B" w14:textId="77777777" w:rsidR="00BA61C9" w:rsidRPr="00903DBA" w:rsidRDefault="00BA61C9" w:rsidP="00BA61C9">
      <w:pPr>
        <w:pStyle w:val="Code"/>
        <w:rPr>
          <w:highlight w:val="white"/>
        </w:rPr>
      </w:pPr>
      <w:r w:rsidRPr="00903DBA">
        <w:rPr>
          <w:highlight w:val="white"/>
        </w:rPr>
        <w:t xml:space="preserve">        AssemblyCodeGenerator.LinuxTextList(assemblyCodeList, textList,</w:t>
      </w:r>
    </w:p>
    <w:p w14:paraId="1BEC2954" w14:textId="77777777" w:rsidR="00BA61C9" w:rsidRPr="00903DBA" w:rsidRDefault="00BA61C9" w:rsidP="00BA61C9">
      <w:pPr>
        <w:pStyle w:val="Code"/>
        <w:rPr>
          <w:highlight w:val="white"/>
        </w:rPr>
      </w:pPr>
      <w:r w:rsidRPr="00903DBA">
        <w:rPr>
          <w:highlight w:val="white"/>
        </w:rPr>
        <w:t xml:space="preserve">                                            externSet);</w:t>
      </w:r>
    </w:p>
    <w:p w14:paraId="1BE18CDD" w14:textId="77777777" w:rsidR="000D3056" w:rsidRPr="00903DBA" w:rsidRDefault="00BA61C9" w:rsidP="00BA61C9">
      <w:pPr>
        <w:pStyle w:val="Code"/>
        <w:rPr>
          <w:highlight w:val="white"/>
        </w:rPr>
      </w:pPr>
      <w:r w:rsidRPr="00903DBA">
        <w:rPr>
          <w:highlight w:val="white"/>
        </w:rPr>
        <w:t xml:space="preserve">        SymbolTable.</w:t>
      </w:r>
      <w:r w:rsidR="000D3056" w:rsidRPr="00903DBA">
        <w:rPr>
          <w:highlight w:val="white"/>
        </w:rPr>
        <w:t>InitSymbol =</w:t>
      </w:r>
    </w:p>
    <w:p w14:paraId="1BE2DF0A" w14:textId="77777777" w:rsidR="000D3056" w:rsidRPr="00903DBA" w:rsidRDefault="000D3056" w:rsidP="00742B96">
      <w:pPr>
        <w:pStyle w:val="Code"/>
        <w:rPr>
          <w:highlight w:val="white"/>
        </w:rPr>
      </w:pPr>
      <w:r w:rsidRPr="00903DBA">
        <w:rPr>
          <w:highlight w:val="white"/>
        </w:rPr>
        <w:t xml:space="preserve">          </w:t>
      </w:r>
      <w:r w:rsidR="00BA61C9" w:rsidRPr="00903DBA">
        <w:rPr>
          <w:highlight w:val="white"/>
        </w:rPr>
        <w:t>new StaticSymbolLinux(AssemblyCodeGenerator.InitializerName,</w:t>
      </w:r>
    </w:p>
    <w:p w14:paraId="008A9EB3" w14:textId="145EF18D" w:rsidR="00BA61C9" w:rsidRPr="00903DBA" w:rsidRDefault="000D3056" w:rsidP="00742B96">
      <w:pPr>
        <w:pStyle w:val="Code"/>
        <w:rPr>
          <w:highlight w:val="white"/>
        </w:rPr>
      </w:pPr>
      <w:r w:rsidRPr="00903DBA">
        <w:rPr>
          <w:highlight w:val="white"/>
        </w:rPr>
        <w:t xml:space="preserve">                               </w:t>
      </w:r>
      <w:r w:rsidR="00BA61C9" w:rsidRPr="00903DBA">
        <w:rPr>
          <w:highlight w:val="white"/>
        </w:rPr>
        <w:t xml:space="preserve"> textList, externSet);</w:t>
      </w:r>
    </w:p>
    <w:p w14:paraId="60F6ED40" w14:textId="77777777" w:rsidR="00BA61C9" w:rsidRPr="00903DBA" w:rsidRDefault="00BA61C9" w:rsidP="00BA61C9">
      <w:pPr>
        <w:pStyle w:val="Code"/>
        <w:rPr>
          <w:highlight w:val="white"/>
        </w:rPr>
      </w:pPr>
      <w:r w:rsidRPr="00903DBA">
        <w:rPr>
          <w:highlight w:val="white"/>
        </w:rPr>
        <w:t xml:space="preserve">      }</w:t>
      </w:r>
    </w:p>
    <w:p w14:paraId="7BF8A13D" w14:textId="77777777" w:rsidR="00BA61C9" w:rsidRPr="00903DBA" w:rsidRDefault="00BA61C9" w:rsidP="00BA61C9">
      <w:pPr>
        <w:pStyle w:val="Code"/>
        <w:rPr>
          <w:highlight w:val="white"/>
        </w:rPr>
      </w:pPr>
    </w:p>
    <w:p w14:paraId="0C4EA988" w14:textId="04EF01F4" w:rsidR="00BA61C9" w:rsidRPr="00903DBA" w:rsidRDefault="00BA61C9" w:rsidP="00BA61C9">
      <w:pPr>
        <w:pStyle w:val="Code"/>
        <w:rPr>
          <w:highlight w:val="white"/>
        </w:rPr>
      </w:pPr>
      <w:r w:rsidRPr="00903DBA">
        <w:rPr>
          <w:highlight w:val="white"/>
        </w:rPr>
        <w:t xml:space="preserve">      if (Start.Windows) {</w:t>
      </w:r>
    </w:p>
    <w:p w14:paraId="602A9EF1" w14:textId="4DFE9F1C" w:rsidR="0041373F" w:rsidRPr="00903DBA" w:rsidRDefault="0041373F" w:rsidP="00BA61C9">
      <w:pPr>
        <w:pStyle w:val="Code"/>
        <w:rPr>
          <w:highlight w:val="white"/>
        </w:rPr>
      </w:pPr>
      <w:r w:rsidRPr="00903DBA">
        <w:rPr>
          <w:highlight w:val="white"/>
        </w:rPr>
        <w:t xml:space="preserve">        // ...</w:t>
      </w:r>
    </w:p>
    <w:p w14:paraId="3C4ECA5D" w14:textId="77777777" w:rsidR="00BA61C9" w:rsidRPr="00903DBA" w:rsidRDefault="00BA61C9" w:rsidP="00BA61C9">
      <w:pPr>
        <w:pStyle w:val="Code"/>
        <w:rPr>
          <w:highlight w:val="white"/>
        </w:rPr>
      </w:pPr>
      <w:r w:rsidRPr="00903DBA">
        <w:rPr>
          <w:highlight w:val="white"/>
        </w:rPr>
        <w:t xml:space="preserve">      }</w:t>
      </w:r>
    </w:p>
    <w:p w14:paraId="35B63092" w14:textId="77777777" w:rsidR="00BA61C9" w:rsidRPr="00903DBA" w:rsidRDefault="00BA61C9" w:rsidP="00BA61C9">
      <w:pPr>
        <w:pStyle w:val="Code"/>
        <w:rPr>
          <w:highlight w:val="white"/>
        </w:rPr>
      </w:pPr>
      <w:r w:rsidRPr="00903DBA">
        <w:rPr>
          <w:highlight w:val="white"/>
        </w:rPr>
        <w:t xml:space="preserve">    }</w:t>
      </w:r>
    </w:p>
    <w:p w14:paraId="2C64163B" w14:textId="2D177E88" w:rsidR="00D935A0" w:rsidRPr="00903DBA" w:rsidRDefault="00B84658" w:rsidP="00B84658">
      <w:pPr>
        <w:pStyle w:val="Rubrik3"/>
        <w:rPr>
          <w:highlight w:val="white"/>
        </w:rPr>
      </w:pPr>
      <w:bookmarkStart w:id="440" w:name="_Toc57656104"/>
      <w:r w:rsidRPr="00903DBA">
        <w:rPr>
          <w:highlight w:val="white"/>
        </w:rPr>
        <w:t>Command Line Arguments</w:t>
      </w:r>
      <w:bookmarkEnd w:id="440"/>
    </w:p>
    <w:p w14:paraId="55A537A4" w14:textId="77777777" w:rsidR="00B70491" w:rsidRPr="00903DBA" w:rsidRDefault="00B70491" w:rsidP="00B70491">
      <w:pPr>
        <w:rPr>
          <w:highlight w:val="white"/>
        </w:rPr>
      </w:pPr>
      <w:r w:rsidRPr="00903DBA">
        <w:rPr>
          <w:highlight w:val="white"/>
        </w:rPr>
        <w:t xml:space="preserve">Assuming that the </w:t>
      </w:r>
      <w:r w:rsidRPr="00903DBA">
        <w:rPr>
          <w:rStyle w:val="KeyWord0"/>
          <w:highlight w:val="white"/>
        </w:rPr>
        <w:t>main</w:t>
      </w:r>
      <w:r w:rsidRPr="00903DBA">
        <w:rPr>
          <w:highlight w:val="white"/>
        </w:rPr>
        <w:t xml:space="preserve"> function is declared as </w:t>
      </w:r>
      <w:r w:rsidRPr="00903DBA">
        <w:rPr>
          <w:rStyle w:val="KeyWord0"/>
          <w:highlight w:val="white"/>
        </w:rPr>
        <w:t>void main(int argc, char* argv[]);</w:t>
      </w:r>
      <w:r w:rsidRPr="00903DBA">
        <w:rPr>
          <w:highlight w:val="white"/>
        </w:rPr>
        <w:t xml:space="preserve"> and that we start the execution with the command line </w:t>
      </w:r>
      <w:r w:rsidRPr="00903DBA">
        <w:rPr>
          <w:rStyle w:val="KeyWord0"/>
          <w:highlight w:val="white"/>
        </w:rPr>
        <w:t>main Hello World</w:t>
      </w:r>
      <w:r w:rsidRPr="00903DBA">
        <w:rPr>
          <w:highlight w:val="white"/>
        </w:rPr>
        <w:t xml:space="preserve"> the following structure becomes generated:</w:t>
      </w:r>
    </w:p>
    <w:p w14:paraId="1CE18C3F" w14:textId="77777777" w:rsidR="002436D9" w:rsidRPr="00903DBA" w:rsidRDefault="00B70491" w:rsidP="00B70491">
      <w:pPr>
        <w:rPr>
          <w:highlight w:val="white"/>
        </w:rPr>
      </w:pPr>
      <w:r w:rsidRPr="00903DBA">
        <w:rPr>
          <w:noProof/>
        </w:rPr>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5205DE" w:rsidRPr="00DF14A9" w:rsidRDefault="005205DE"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5205DE" w:rsidRPr="00490BCB" w:rsidRDefault="005205DE"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5205DE" w:rsidRPr="00490BCB" w:rsidRDefault="005205DE"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5205DE" w:rsidRPr="00490BCB" w:rsidRDefault="005205DE"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5205DE" w:rsidRPr="00490BCB" w:rsidRDefault="005205DE"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5205DE" w:rsidRPr="00490BCB" w:rsidRDefault="005205DE"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5205DE" w:rsidRPr="00490BCB" w:rsidRDefault="005205DE"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5205DE" w:rsidRPr="00090144" w:rsidRDefault="005205DE"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5205DE" w:rsidRPr="00090144" w:rsidRDefault="005205DE" w:rsidP="00B70491">
                              <w:pPr>
                                <w:spacing w:before="0" w:after="0" w:line="240" w:lineRule="auto"/>
                                <w:rPr>
                                  <w:rFonts w:eastAsia="Calibri"/>
                                  <w:color w:val="000000"/>
                                </w:rPr>
                              </w:pPr>
                              <w:r w:rsidRPr="00090144">
                                <w:rPr>
                                  <w:rFonts w:eastAsia="Calibri"/>
                                  <w:color w:val="000000"/>
                                </w:rPr>
                                <w:t>Frame pointer of</w:t>
                              </w:r>
                            </w:p>
                            <w:p w14:paraId="77E191A3" w14:textId="77777777" w:rsidR="005205DE" w:rsidRPr="00090144" w:rsidRDefault="005205DE"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5205DE" w:rsidRPr="00090144" w:rsidRDefault="005205DE"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5205DE" w:rsidRPr="00090144" w:rsidRDefault="005205DE"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5205DE" w:rsidRPr="00090144" w:rsidRDefault="005205DE"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5205DE" w:rsidRPr="00090144" w:rsidRDefault="005205DE"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5205DE" w:rsidRDefault="005205DE"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5205DE" w:rsidRDefault="005205DE"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5205DE" w:rsidRDefault="005205DE"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5205DE" w:rsidRDefault="005205DE"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5205DE" w:rsidRPr="00DF14A9" w:rsidRDefault="005205DE"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5205DE" w:rsidRPr="00490BCB" w:rsidRDefault="005205DE"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5205DE" w:rsidRPr="00490BCB" w:rsidRDefault="005205DE"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5205DE" w:rsidRPr="00490BCB" w:rsidRDefault="005205DE"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5205DE" w:rsidRPr="00490BCB" w:rsidRDefault="005205DE"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5205DE" w:rsidRPr="00490BCB" w:rsidRDefault="005205DE"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5205DE" w:rsidRPr="00490BCB" w:rsidRDefault="005205DE"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5205DE" w:rsidRPr="00490BCB" w:rsidRDefault="005205DE"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5205DE" w:rsidRPr="00090144" w:rsidRDefault="005205DE"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5205DE" w:rsidRPr="00090144" w:rsidRDefault="005205DE" w:rsidP="00B70491">
                        <w:pPr>
                          <w:spacing w:before="0" w:after="0" w:line="240" w:lineRule="auto"/>
                          <w:rPr>
                            <w:rFonts w:eastAsia="Calibri"/>
                            <w:color w:val="000000"/>
                          </w:rPr>
                        </w:pPr>
                        <w:r w:rsidRPr="00090144">
                          <w:rPr>
                            <w:rFonts w:eastAsia="Calibri"/>
                            <w:color w:val="000000"/>
                          </w:rPr>
                          <w:t>Frame pointer of</w:t>
                        </w:r>
                      </w:p>
                      <w:p w14:paraId="77E191A3" w14:textId="77777777" w:rsidR="005205DE" w:rsidRPr="00090144" w:rsidRDefault="005205DE"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5205DE" w:rsidRPr="00090144" w:rsidRDefault="005205DE"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5205DE" w:rsidRPr="00090144" w:rsidRDefault="005205DE"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5205DE" w:rsidRPr="00090144" w:rsidRDefault="005205DE"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5205DE" w:rsidRPr="00090144" w:rsidRDefault="005205DE"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5205DE" w:rsidRDefault="005205DE"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5205DE" w:rsidRDefault="005205DE"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5205DE" w:rsidRDefault="005205DE"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5205DE" w:rsidRDefault="005205DE"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903DBA" w:rsidRDefault="00B70491" w:rsidP="00B70491">
      <w:pPr>
        <w:rPr>
          <w:highlight w:val="white"/>
        </w:rPr>
      </w:pPr>
      <w:r w:rsidRPr="00903DBA">
        <w:rPr>
          <w:highlight w:val="white"/>
        </w:rPr>
        <w:lastRenderedPageBreak/>
        <w:t xml:space="preserve">The initialization code looks as follows. We begin by popping the system stack to </w:t>
      </w:r>
      <w:r w:rsidRPr="00903DBA">
        <w:rPr>
          <w:rStyle w:val="KeyWord0"/>
          <w:highlight w:val="white"/>
        </w:rPr>
        <w:t>rbx</w:t>
      </w:r>
      <w:r w:rsidRPr="00903DBA">
        <w:rPr>
          <w:highlight w:val="white"/>
        </w:rPr>
        <w:t xml:space="preserve"> to obtain the number of arguments, which is three in the example above. We also copy the value to </w:t>
      </w:r>
      <w:r w:rsidRPr="00903DBA">
        <w:rPr>
          <w:rStyle w:val="KeyWord0"/>
          <w:highlight w:val="white"/>
        </w:rPr>
        <w:t>rax</w:t>
      </w:r>
      <w:r w:rsidRPr="00903DBA">
        <w:rPr>
          <w:highlight w:val="white"/>
        </w:rPr>
        <w:t xml:space="preserve">. We will use </w:t>
      </w:r>
      <w:r w:rsidRPr="00903DBA">
        <w:rPr>
          <w:rStyle w:val="KeyWord0"/>
          <w:highlight w:val="white"/>
        </w:rPr>
        <w:t>rbx</w:t>
      </w:r>
      <w:r w:rsidRPr="00903DBA">
        <w:rPr>
          <w:highlight w:val="white"/>
        </w:rPr>
        <w:t xml:space="preserve"> to count down the number or arguments, and </w:t>
      </w:r>
      <w:r w:rsidRPr="00903DBA">
        <w:rPr>
          <w:rStyle w:val="KeyWord0"/>
          <w:highlight w:val="white"/>
        </w:rPr>
        <w:t>rax</w:t>
      </w:r>
      <w:r w:rsidRPr="00903DBA">
        <w:rPr>
          <w:highlight w:val="white"/>
        </w:rPr>
        <w:t xml:space="preserve"> to store the number on the activation record. Moreover, we use </w:t>
      </w:r>
      <w:r w:rsidRPr="00903DBA">
        <w:rPr>
          <w:rStyle w:val="KeyWord0"/>
          <w:highlight w:val="white"/>
        </w:rPr>
        <w:t>rbp</w:t>
      </w:r>
      <w:r w:rsidRPr="00903DBA">
        <w:rPr>
          <w:highlight w:val="white"/>
        </w:rPr>
        <w:t xml:space="preserve"> as the frame pointer and copy its value in </w:t>
      </w:r>
      <w:r w:rsidRPr="00903DBA">
        <w:rPr>
          <w:rStyle w:val="KeyWord0"/>
          <w:highlight w:val="white"/>
        </w:rPr>
        <w:t>rdx</w:t>
      </w:r>
      <w:r w:rsidRPr="00903DBA">
        <w:rPr>
          <w:highlight w:val="white"/>
        </w:rPr>
        <w:t xml:space="preserve">. We will put the pointer to the argument directly above the code and data part of the code, and directly below the activation record for the first </w:t>
      </w:r>
      <w:r w:rsidRPr="00903DBA">
        <w:rPr>
          <w:rStyle w:val="KeyWord0"/>
          <w:highlight w:val="white"/>
        </w:rPr>
        <w:t>main</w:t>
      </w:r>
      <w:r w:rsidRPr="00903DBA">
        <w:rPr>
          <w:highlight w:val="white"/>
        </w:rPr>
        <w:t xml:space="preserve"> call.</w:t>
      </w:r>
    </w:p>
    <w:p w14:paraId="06102B8E" w14:textId="77777777" w:rsidR="00B70491" w:rsidRPr="00903DBA" w:rsidRDefault="00B70491" w:rsidP="00B70491">
      <w:pPr>
        <w:pStyle w:val="Code"/>
        <w:rPr>
          <w:highlight w:val="white"/>
        </w:rPr>
      </w:pPr>
      <w:r w:rsidRPr="00903DBA">
        <w:rPr>
          <w:highlight w:val="white"/>
        </w:rPr>
        <w:tab/>
        <w:t>pop rbx</w:t>
      </w:r>
    </w:p>
    <w:p w14:paraId="3563A8C0" w14:textId="77777777" w:rsidR="00B70491" w:rsidRPr="00903DBA" w:rsidRDefault="00B70491" w:rsidP="00B70491">
      <w:pPr>
        <w:pStyle w:val="Code"/>
        <w:rPr>
          <w:highlight w:val="white"/>
        </w:rPr>
      </w:pPr>
      <w:r w:rsidRPr="00903DBA">
        <w:rPr>
          <w:highlight w:val="white"/>
        </w:rPr>
        <w:tab/>
        <w:t>mov rax, rbx</w:t>
      </w:r>
    </w:p>
    <w:p w14:paraId="4B4D9023" w14:textId="77777777" w:rsidR="00B70491" w:rsidRPr="00903DBA" w:rsidRDefault="00B70491" w:rsidP="00B70491">
      <w:pPr>
        <w:pStyle w:val="Code"/>
        <w:rPr>
          <w:highlight w:val="white"/>
        </w:rPr>
      </w:pPr>
      <w:r w:rsidRPr="00903DBA">
        <w:rPr>
          <w:highlight w:val="white"/>
        </w:rPr>
        <w:tab/>
        <w:t>mov rdx, rbp</w:t>
      </w:r>
    </w:p>
    <w:p w14:paraId="799F6601" w14:textId="77777777" w:rsidR="00B70491" w:rsidRPr="00903DBA" w:rsidRDefault="00B70491" w:rsidP="00B70491">
      <w:pPr>
        <w:rPr>
          <w:highlight w:val="white"/>
        </w:rPr>
      </w:pPr>
      <w:r w:rsidRPr="00903DBA">
        <w:rPr>
          <w:highlight w:val="white"/>
        </w:rPr>
        <w:t xml:space="preserve">We count down the number of arguments in </w:t>
      </w:r>
      <w:r w:rsidRPr="00903DBA">
        <w:rPr>
          <w:rStyle w:val="KeyWord0"/>
          <w:highlight w:val="white"/>
        </w:rPr>
        <w:t>rbx</w:t>
      </w:r>
      <w:r w:rsidRPr="00903DBA">
        <w:rPr>
          <w:highlight w:val="white"/>
        </w:rPr>
        <w:t xml:space="preserve">. When it has reached zero, we quit the loop. Each pointer to e new argument is popped from the system stack, added to memory with </w:t>
      </w:r>
      <w:r w:rsidRPr="00903DBA">
        <w:rPr>
          <w:rStyle w:val="KeyWord0"/>
          <w:highlight w:val="white"/>
        </w:rPr>
        <w:t>rbp</w:t>
      </w:r>
      <w:r w:rsidRPr="00903DBA">
        <w:rPr>
          <w:highlight w:val="white"/>
        </w:rPr>
        <w:t xml:space="preserve">. The </w:t>
      </w:r>
      <w:r w:rsidRPr="00903DBA">
        <w:rPr>
          <w:rStyle w:val="KeyWord0"/>
          <w:highlight w:val="white"/>
        </w:rPr>
        <w:t>rbp</w:t>
      </w:r>
      <w:r w:rsidRPr="00903DBA">
        <w:rPr>
          <w:highlight w:val="white"/>
        </w:rPr>
        <w:t xml:space="preserve"> is increased by eight bytes, and </w:t>
      </w:r>
      <w:r w:rsidRPr="00903DBA">
        <w:rPr>
          <w:rStyle w:val="KeyWord0"/>
          <w:highlight w:val="white"/>
        </w:rPr>
        <w:t>rbx</w:t>
      </w:r>
      <w:r w:rsidRPr="00903DBA">
        <w:rPr>
          <w:highlight w:val="white"/>
        </w:rPr>
        <w:t xml:space="preserve"> is decreased by one. </w:t>
      </w:r>
    </w:p>
    <w:p w14:paraId="731925A7" w14:textId="77777777" w:rsidR="00B70491" w:rsidRPr="00903DBA" w:rsidRDefault="00B70491" w:rsidP="00B70491">
      <w:pPr>
        <w:pStyle w:val="Code"/>
        <w:rPr>
          <w:highlight w:val="white"/>
        </w:rPr>
      </w:pPr>
      <w:r w:rsidRPr="00903DBA">
        <w:rPr>
          <w:highlight w:val="white"/>
        </w:rPr>
        <w:t xml:space="preserve"> $args$loop:</w:t>
      </w:r>
    </w:p>
    <w:p w14:paraId="26C66A16" w14:textId="77777777" w:rsidR="00B70491" w:rsidRPr="00903DBA" w:rsidRDefault="00B70491" w:rsidP="00B70491">
      <w:pPr>
        <w:pStyle w:val="Code"/>
        <w:rPr>
          <w:highlight w:val="white"/>
        </w:rPr>
      </w:pPr>
      <w:r w:rsidRPr="00903DBA">
        <w:rPr>
          <w:highlight w:val="white"/>
        </w:rPr>
        <w:tab/>
        <w:t>cmp rbx, 0</w:t>
      </w:r>
    </w:p>
    <w:p w14:paraId="24E08F8E" w14:textId="77777777" w:rsidR="00B70491" w:rsidRPr="00903DBA" w:rsidRDefault="00B70491" w:rsidP="00B70491">
      <w:pPr>
        <w:pStyle w:val="Code"/>
        <w:rPr>
          <w:highlight w:val="white"/>
        </w:rPr>
      </w:pPr>
      <w:r w:rsidRPr="00903DBA">
        <w:rPr>
          <w:highlight w:val="white"/>
        </w:rPr>
        <w:tab/>
        <w:t>je $args$exit</w:t>
      </w:r>
    </w:p>
    <w:p w14:paraId="55F011F4" w14:textId="77777777" w:rsidR="00B70491" w:rsidRPr="00903DBA" w:rsidRDefault="00B70491" w:rsidP="00B70491">
      <w:pPr>
        <w:pStyle w:val="Code"/>
        <w:rPr>
          <w:highlight w:val="white"/>
        </w:rPr>
      </w:pPr>
      <w:r w:rsidRPr="00903DBA">
        <w:rPr>
          <w:highlight w:val="white"/>
        </w:rPr>
        <w:tab/>
        <w:t>pop rsi</w:t>
      </w:r>
    </w:p>
    <w:p w14:paraId="75ED8F89" w14:textId="77777777" w:rsidR="00B70491" w:rsidRPr="00903DBA" w:rsidRDefault="00B70491" w:rsidP="00B70491">
      <w:pPr>
        <w:pStyle w:val="Code"/>
        <w:rPr>
          <w:highlight w:val="white"/>
        </w:rPr>
      </w:pPr>
      <w:r w:rsidRPr="00903DBA">
        <w:rPr>
          <w:highlight w:val="white"/>
        </w:rPr>
        <w:tab/>
        <w:t>mov [rbp], rsi</w:t>
      </w:r>
    </w:p>
    <w:p w14:paraId="35A86911" w14:textId="77777777" w:rsidR="00B70491" w:rsidRPr="00903DBA" w:rsidRDefault="00B70491" w:rsidP="00B70491">
      <w:pPr>
        <w:pStyle w:val="Code"/>
        <w:rPr>
          <w:highlight w:val="white"/>
        </w:rPr>
      </w:pPr>
      <w:r w:rsidRPr="00903DBA">
        <w:rPr>
          <w:highlight w:val="white"/>
        </w:rPr>
        <w:tab/>
        <w:t>add rbp, 8</w:t>
      </w:r>
    </w:p>
    <w:p w14:paraId="18D3730A" w14:textId="77777777" w:rsidR="00B70491" w:rsidRPr="00903DBA" w:rsidRDefault="00B70491" w:rsidP="00B70491">
      <w:pPr>
        <w:pStyle w:val="Code"/>
        <w:rPr>
          <w:highlight w:val="white"/>
        </w:rPr>
      </w:pPr>
      <w:r w:rsidRPr="00903DBA">
        <w:rPr>
          <w:highlight w:val="white"/>
        </w:rPr>
        <w:tab/>
        <w:t>dec rbx</w:t>
      </w:r>
    </w:p>
    <w:p w14:paraId="02F11383" w14:textId="77777777" w:rsidR="00B70491" w:rsidRPr="00903DBA" w:rsidRDefault="00B70491" w:rsidP="00B70491">
      <w:pPr>
        <w:pStyle w:val="Code"/>
        <w:rPr>
          <w:highlight w:val="white"/>
        </w:rPr>
      </w:pPr>
      <w:r w:rsidRPr="00903DBA">
        <w:rPr>
          <w:highlight w:val="white"/>
        </w:rPr>
        <w:tab/>
        <w:t>jmp $args$loop</w:t>
      </w:r>
    </w:p>
    <w:p w14:paraId="75864A00" w14:textId="77777777" w:rsidR="00B70491" w:rsidRPr="00903DBA" w:rsidRDefault="00B70491" w:rsidP="00B70491">
      <w:pPr>
        <w:rPr>
          <w:highlight w:val="white"/>
        </w:rPr>
      </w:pPr>
      <w:r w:rsidRPr="00903DBA">
        <w:rPr>
          <w:highlight w:val="white"/>
        </w:rPr>
        <w:t xml:space="preserve">When all argument pointers have been added, we add the final null pointer and increase </w:t>
      </w:r>
      <w:r w:rsidRPr="00903DBA">
        <w:rPr>
          <w:rStyle w:val="KeyWord0"/>
          <w:highlight w:val="white"/>
        </w:rPr>
        <w:t>rbp</w:t>
      </w:r>
      <w:r w:rsidRPr="00903DBA">
        <w:rPr>
          <w:highlight w:val="white"/>
        </w:rPr>
        <w:t>. By then the argument list has been properly added to the memory.</w:t>
      </w:r>
    </w:p>
    <w:p w14:paraId="3BD1D1CC" w14:textId="77777777" w:rsidR="00B70491" w:rsidRPr="00903DBA" w:rsidRDefault="00B70491" w:rsidP="00B70491">
      <w:pPr>
        <w:pStyle w:val="Code"/>
        <w:rPr>
          <w:highlight w:val="white"/>
        </w:rPr>
      </w:pPr>
      <w:r w:rsidRPr="00903DBA">
        <w:rPr>
          <w:highlight w:val="white"/>
        </w:rPr>
        <w:t xml:space="preserve"> $args$exit:</w:t>
      </w:r>
    </w:p>
    <w:p w14:paraId="7B6A49F6" w14:textId="77777777" w:rsidR="00B70491" w:rsidRPr="00903DBA" w:rsidRDefault="00B70491" w:rsidP="00B70491">
      <w:pPr>
        <w:pStyle w:val="Code"/>
        <w:rPr>
          <w:highlight w:val="white"/>
        </w:rPr>
      </w:pPr>
      <w:r w:rsidRPr="00903DBA">
        <w:rPr>
          <w:highlight w:val="white"/>
        </w:rPr>
        <w:tab/>
        <w:t>mov qword [rbp], 0</w:t>
      </w:r>
    </w:p>
    <w:p w14:paraId="37A44DD1" w14:textId="77777777" w:rsidR="00B70491" w:rsidRPr="00903DBA" w:rsidRDefault="00B70491" w:rsidP="00B70491">
      <w:pPr>
        <w:pStyle w:val="Code"/>
        <w:rPr>
          <w:highlight w:val="white"/>
        </w:rPr>
      </w:pPr>
      <w:r w:rsidRPr="00903DBA">
        <w:rPr>
          <w:highlight w:val="white"/>
        </w:rPr>
        <w:tab/>
        <w:t>add rbp, 8</w:t>
      </w:r>
    </w:p>
    <w:p w14:paraId="354A10AF" w14:textId="77777777" w:rsidR="00B70491" w:rsidRPr="00903DBA" w:rsidRDefault="00B70491" w:rsidP="00B70491">
      <w:pPr>
        <w:rPr>
          <w:highlight w:val="white"/>
        </w:rPr>
      </w:pPr>
      <w:r w:rsidRPr="00903DBA">
        <w:rPr>
          <w:highlight w:val="white"/>
        </w:rPr>
        <w:t xml:space="preserve">The </w:t>
      </w:r>
      <w:r w:rsidRPr="00903DBA">
        <w:rPr>
          <w:rStyle w:val="KeyWord0"/>
          <w:highlight w:val="white"/>
        </w:rPr>
        <w:t>rbp</w:t>
      </w:r>
      <w:r w:rsidRPr="00903DBA">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903DBA">
        <w:rPr>
          <w:rStyle w:val="KeyWord0"/>
          <w:highlight w:val="white"/>
        </w:rPr>
        <w:t>argc</w:t>
      </w:r>
      <w:r w:rsidRPr="00903DBA">
        <w:rPr>
          <w:highlight w:val="white"/>
        </w:rPr>
        <w:t xml:space="preserve"> parameter (at offset 24) to the value </w:t>
      </w:r>
      <w:r w:rsidRPr="00903DBA">
        <w:rPr>
          <w:rStyle w:val="KeyWord0"/>
          <w:highlight w:val="white"/>
        </w:rPr>
        <w:t>eax</w:t>
      </w:r>
      <w:r w:rsidRPr="00903DBA">
        <w:rPr>
          <w:highlight w:val="white"/>
        </w:rPr>
        <w:t xml:space="preserve">, holding the number of arguments, and the </w:t>
      </w:r>
      <w:r w:rsidRPr="00903DBA">
        <w:rPr>
          <w:rStyle w:val="KeyWord0"/>
          <w:highlight w:val="white"/>
        </w:rPr>
        <w:t>argv</w:t>
      </w:r>
      <w:r w:rsidRPr="00903DBA">
        <w:rPr>
          <w:highlight w:val="white"/>
        </w:rPr>
        <w:t xml:space="preserve"> parameter (at offset 28) the value of </w:t>
      </w:r>
      <w:r w:rsidRPr="00903DBA">
        <w:rPr>
          <w:rStyle w:val="KeyWord0"/>
          <w:highlight w:val="white"/>
        </w:rPr>
        <w:t>rdx</w:t>
      </w:r>
      <w:r w:rsidRPr="00903DBA">
        <w:rPr>
          <w:highlight w:val="white"/>
        </w:rPr>
        <w:t>, holding the value of the first argument pointer.</w:t>
      </w:r>
    </w:p>
    <w:p w14:paraId="43A650F1" w14:textId="77777777" w:rsidR="00E17F5D" w:rsidRPr="00903DBA" w:rsidRDefault="00E17F5D" w:rsidP="00E17F5D">
      <w:pPr>
        <w:pStyle w:val="Code"/>
        <w:rPr>
          <w:highlight w:val="white"/>
        </w:rPr>
      </w:pPr>
      <w:r w:rsidRPr="00903DBA">
        <w:rPr>
          <w:highlight w:val="white"/>
        </w:rPr>
        <w:tab/>
        <w:t>mov qword [rbp], 0</w:t>
      </w:r>
    </w:p>
    <w:p w14:paraId="3AB54411" w14:textId="77777777" w:rsidR="00B70491" w:rsidRPr="00903DBA" w:rsidRDefault="00B70491" w:rsidP="00B70491">
      <w:pPr>
        <w:pStyle w:val="Code"/>
        <w:rPr>
          <w:highlight w:val="white"/>
        </w:rPr>
      </w:pPr>
      <w:r w:rsidRPr="00903DBA">
        <w:rPr>
          <w:highlight w:val="white"/>
        </w:rPr>
        <w:tab/>
        <w:t>mov [rbp + 24], eax</w:t>
      </w:r>
    </w:p>
    <w:p w14:paraId="57011D29" w14:textId="77777777" w:rsidR="00B70491" w:rsidRPr="00903DBA" w:rsidRDefault="00B70491" w:rsidP="00B70491">
      <w:pPr>
        <w:pStyle w:val="Code"/>
        <w:rPr>
          <w:highlight w:val="white"/>
        </w:rPr>
      </w:pPr>
      <w:r w:rsidRPr="00903DBA">
        <w:rPr>
          <w:highlight w:val="white"/>
        </w:rPr>
        <w:tab/>
        <w:t>mov [rbp + 28], rdx</w:t>
      </w:r>
    </w:p>
    <w:p w14:paraId="795DF434" w14:textId="631B60D8" w:rsidR="00172946" w:rsidRPr="00903DBA" w:rsidRDefault="00172946" w:rsidP="00172946">
      <w:pPr>
        <w:rPr>
          <w:highlight w:val="white"/>
        </w:rPr>
      </w:pPr>
      <w:r w:rsidRPr="00903DBA">
        <w:rPr>
          <w:highlight w:val="white"/>
        </w:rPr>
        <w:t>The code for obtaining the command line arguments differs</w:t>
      </w:r>
      <w:r w:rsidR="008610D2" w:rsidRPr="00903DBA">
        <w:rPr>
          <w:highlight w:val="white"/>
        </w:rPr>
        <w:t xml:space="preserve"> between the Linux and Windows environment.</w:t>
      </w:r>
    </w:p>
    <w:p w14:paraId="548A447B" w14:textId="77777777" w:rsidR="00CC34B1" w:rsidRPr="00903DBA" w:rsidRDefault="00CC34B1" w:rsidP="00CC34B1">
      <w:pPr>
        <w:pStyle w:val="Code"/>
        <w:rPr>
          <w:highlight w:val="white"/>
        </w:rPr>
      </w:pPr>
      <w:r w:rsidRPr="00903DBA">
        <w:rPr>
          <w:highlight w:val="white"/>
        </w:rPr>
        <w:t xml:space="preserve">    public static void ArgumentCodeList() {</w:t>
      </w:r>
    </w:p>
    <w:p w14:paraId="57720870" w14:textId="77777777" w:rsidR="00CC34B1" w:rsidRPr="00903DBA" w:rsidRDefault="00CC34B1" w:rsidP="00CC34B1">
      <w:pPr>
        <w:pStyle w:val="Code"/>
        <w:rPr>
          <w:highlight w:val="white"/>
        </w:rPr>
      </w:pPr>
      <w:r w:rsidRPr="00903DBA">
        <w:rPr>
          <w:highlight w:val="white"/>
        </w:rPr>
        <w:t xml:space="preserve">      List&lt;AssemblyCode&gt; assemblyCodeList = new List&lt;AssemblyCode&gt;();</w:t>
      </w:r>
    </w:p>
    <w:p w14:paraId="39925318" w14:textId="78162591" w:rsidR="00B4734E" w:rsidRPr="00903DBA" w:rsidRDefault="006326FE" w:rsidP="00901C05">
      <w:pPr>
        <w:rPr>
          <w:highlight w:val="white"/>
        </w:rPr>
      </w:pPr>
      <w:r w:rsidRPr="00903DBA">
        <w:rPr>
          <w:highlight w:val="white"/>
        </w:rPr>
        <w:t>When to execution starts, the</w:t>
      </w:r>
      <w:r w:rsidR="00341CBF" w:rsidRPr="00903DBA">
        <w:rPr>
          <w:highlight w:val="white"/>
        </w:rPr>
        <w:t xml:space="preserve"> system</w:t>
      </w:r>
      <w:r w:rsidRPr="00903DBA">
        <w:rPr>
          <w:highlight w:val="white"/>
        </w:rPr>
        <w:t xml:space="preserve"> stack is loaded with values corresponding to the command line arguments. </w:t>
      </w:r>
      <w:r w:rsidR="00065A43" w:rsidRPr="00903DBA">
        <w:rPr>
          <w:highlight w:val="white"/>
        </w:rPr>
        <w:t xml:space="preserve">We pop the stack </w:t>
      </w:r>
      <w:r w:rsidR="00E30148" w:rsidRPr="00903DBA">
        <w:rPr>
          <w:highlight w:val="white"/>
        </w:rPr>
        <w:t xml:space="preserve">to the </w:t>
      </w:r>
      <w:r w:rsidR="00E30148" w:rsidRPr="00903DBA">
        <w:rPr>
          <w:rStyle w:val="KeyWord0"/>
          <w:highlight w:val="white"/>
        </w:rPr>
        <w:t>rbx</w:t>
      </w:r>
      <w:r w:rsidR="00E30148" w:rsidRPr="00903DBA">
        <w:rPr>
          <w:highlight w:val="white"/>
        </w:rPr>
        <w:t xml:space="preserve"> register</w:t>
      </w:r>
      <w:r w:rsidR="00065A43" w:rsidRPr="00903DBA">
        <w:rPr>
          <w:highlight w:val="white"/>
        </w:rPr>
        <w:t xml:space="preserve"> to obtain the number of </w:t>
      </w:r>
      <w:r w:rsidR="00DA2000" w:rsidRPr="00903DBA">
        <w:rPr>
          <w:highlight w:val="white"/>
        </w:rPr>
        <w:t>arguments</w:t>
      </w:r>
      <w:r w:rsidR="00E30148" w:rsidRPr="00903DBA">
        <w:rPr>
          <w:highlight w:val="white"/>
        </w:rPr>
        <w:t>.</w:t>
      </w:r>
    </w:p>
    <w:p w14:paraId="2B807893" w14:textId="77777777" w:rsidR="00CC34B1" w:rsidRPr="00903DBA" w:rsidRDefault="00CC34B1" w:rsidP="00CC34B1">
      <w:pPr>
        <w:pStyle w:val="Code"/>
        <w:rPr>
          <w:highlight w:val="white"/>
        </w:rPr>
      </w:pPr>
      <w:r w:rsidRPr="00903DBA">
        <w:rPr>
          <w:highlight w:val="white"/>
        </w:rPr>
        <w:t xml:space="preserve">      if (Start.Linux) {</w:t>
      </w:r>
    </w:p>
    <w:p w14:paraId="67830C1A" w14:textId="7C8E5797" w:rsidR="00A629D5" w:rsidRPr="00903DBA" w:rsidRDefault="00A629D5" w:rsidP="00A629D5">
      <w:pPr>
        <w:pStyle w:val="Code"/>
        <w:rPr>
          <w:highlight w:val="white"/>
        </w:rPr>
      </w:pPr>
      <w:r w:rsidRPr="00903DBA">
        <w:rPr>
          <w:highlight w:val="white"/>
        </w:rPr>
        <w:t xml:space="preserve">        /*</w:t>
      </w:r>
      <w:r w:rsidR="00C3664E" w:rsidRPr="00903DBA">
        <w:rPr>
          <w:highlight w:val="white"/>
        </w:rPr>
        <w:t xml:space="preserve">  </w:t>
      </w:r>
      <w:r w:rsidRPr="00903DBA">
        <w:rPr>
          <w:highlight w:val="white"/>
        </w:rPr>
        <w:t>pop rbx</w:t>
      </w:r>
    </w:p>
    <w:p w14:paraId="297435BC" w14:textId="63122C01" w:rsidR="00A629D5" w:rsidRPr="00903DBA" w:rsidRDefault="00A629D5" w:rsidP="00A629D5">
      <w:pPr>
        <w:pStyle w:val="Code"/>
        <w:rPr>
          <w:highlight w:val="white"/>
        </w:rPr>
      </w:pPr>
      <w:r w:rsidRPr="00903DBA">
        <w:rPr>
          <w:highlight w:val="white"/>
        </w:rPr>
        <w:t xml:space="preserve">            mov rax, rbx</w:t>
      </w:r>
    </w:p>
    <w:p w14:paraId="6A3E4389" w14:textId="7BC348DE" w:rsidR="00A629D5" w:rsidRPr="00903DBA" w:rsidRDefault="00A629D5" w:rsidP="00A629D5">
      <w:pPr>
        <w:pStyle w:val="Code"/>
        <w:rPr>
          <w:highlight w:val="white"/>
        </w:rPr>
      </w:pPr>
      <w:r w:rsidRPr="00903DBA">
        <w:rPr>
          <w:highlight w:val="white"/>
        </w:rPr>
        <w:t xml:space="preserve">            mov rdx, rbp */</w:t>
      </w:r>
    </w:p>
    <w:p w14:paraId="0DCF6729" w14:textId="77777777" w:rsidR="00C3664E" w:rsidRPr="00903DBA" w:rsidRDefault="00C3664E" w:rsidP="00A629D5">
      <w:pPr>
        <w:pStyle w:val="Code"/>
        <w:rPr>
          <w:highlight w:val="white"/>
        </w:rPr>
      </w:pPr>
    </w:p>
    <w:p w14:paraId="7A9E7903" w14:textId="71B1E197" w:rsidR="00CC34B1" w:rsidRPr="00903DBA" w:rsidRDefault="00CC34B1" w:rsidP="00CC34B1">
      <w:pPr>
        <w:pStyle w:val="Code"/>
        <w:rPr>
          <w:highlight w:val="white"/>
        </w:rPr>
      </w:pPr>
      <w:r w:rsidRPr="00903DBA">
        <w:rPr>
          <w:highlight w:val="white"/>
        </w:rPr>
        <w:t xml:space="preserve">        AddAssemblyCode(assemblyCodeList, AssemblyOperator.comment,</w:t>
      </w:r>
    </w:p>
    <w:p w14:paraId="2C957196" w14:textId="206F9CDD" w:rsidR="00CC34B1" w:rsidRPr="00903DBA" w:rsidRDefault="00CC34B1" w:rsidP="00CC34B1">
      <w:pPr>
        <w:pStyle w:val="Code"/>
        <w:rPr>
          <w:highlight w:val="white"/>
        </w:rPr>
      </w:pPr>
      <w:r w:rsidRPr="00903DBA">
        <w:rPr>
          <w:highlight w:val="white"/>
        </w:rPr>
        <w:t xml:space="preserve">                        "</w:t>
      </w:r>
      <w:r w:rsidR="00631D4D" w:rsidRPr="00903DBA">
        <w:rPr>
          <w:highlight w:val="white"/>
        </w:rPr>
        <w:t>Initialize</w:t>
      </w:r>
      <w:r w:rsidRPr="00903DBA">
        <w:rPr>
          <w:highlight w:val="white"/>
        </w:rPr>
        <w:t xml:space="preserve"> Command Line Arguments");</w:t>
      </w:r>
    </w:p>
    <w:p w14:paraId="7C3346F4" w14:textId="77777777" w:rsidR="00CC34B1" w:rsidRPr="00903DBA" w:rsidRDefault="00CC34B1" w:rsidP="00CC34B1">
      <w:pPr>
        <w:pStyle w:val="Code"/>
        <w:rPr>
          <w:highlight w:val="white"/>
        </w:rPr>
      </w:pPr>
      <w:r w:rsidRPr="00903DBA">
        <w:rPr>
          <w:highlight w:val="white"/>
        </w:rPr>
        <w:t xml:space="preserve">        AddAssemblyCode(assemblyCodeList, AssemblyOperator.pop, Register.rbx);</w:t>
      </w:r>
    </w:p>
    <w:p w14:paraId="5635F913"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6FA1203F" w14:textId="77777777" w:rsidR="00CC34B1" w:rsidRPr="00903DBA" w:rsidRDefault="00CC34B1" w:rsidP="00CC34B1">
      <w:pPr>
        <w:pStyle w:val="Code"/>
        <w:rPr>
          <w:highlight w:val="white"/>
        </w:rPr>
      </w:pPr>
      <w:r w:rsidRPr="00903DBA">
        <w:rPr>
          <w:highlight w:val="white"/>
        </w:rPr>
        <w:t xml:space="preserve">                        Register.rax, Register.rbx);</w:t>
      </w:r>
    </w:p>
    <w:p w14:paraId="135F02A2" w14:textId="77777777" w:rsidR="00CC34B1" w:rsidRPr="00903DBA" w:rsidRDefault="00CC34B1" w:rsidP="00CC34B1">
      <w:pPr>
        <w:pStyle w:val="Code"/>
        <w:rPr>
          <w:highlight w:val="white"/>
        </w:rPr>
      </w:pPr>
      <w:r w:rsidRPr="00903DBA">
        <w:rPr>
          <w:highlight w:val="white"/>
        </w:rPr>
        <w:lastRenderedPageBreak/>
        <w:t xml:space="preserve">        AddAssemblyCode(assemblyCodeList, AssemblyOperator.mov,</w:t>
      </w:r>
    </w:p>
    <w:p w14:paraId="3EF4AA23" w14:textId="77777777" w:rsidR="00CC34B1" w:rsidRPr="00903DBA" w:rsidRDefault="00CC34B1" w:rsidP="00CC34B1">
      <w:pPr>
        <w:pStyle w:val="Code"/>
        <w:rPr>
          <w:highlight w:val="white"/>
        </w:rPr>
      </w:pPr>
      <w:r w:rsidRPr="00903DBA">
        <w:rPr>
          <w:highlight w:val="white"/>
        </w:rPr>
        <w:t xml:space="preserve">                        Register.rdx, Register.rbp);</w:t>
      </w:r>
    </w:p>
    <w:p w14:paraId="4B2FDDC7" w14:textId="493691E7" w:rsidR="00CC34B1" w:rsidRPr="00903DBA" w:rsidRDefault="00CC34B1" w:rsidP="00CC34B1">
      <w:pPr>
        <w:pStyle w:val="Code"/>
        <w:rPr>
          <w:highlight w:val="white"/>
        </w:rPr>
      </w:pPr>
    </w:p>
    <w:p w14:paraId="7BFF6C3F" w14:textId="0FAEBC97" w:rsidR="00F27D7C" w:rsidRPr="00903DBA" w:rsidRDefault="000A26DD" w:rsidP="00F27D7C">
      <w:pPr>
        <w:pStyle w:val="Code"/>
        <w:rPr>
          <w:highlight w:val="white"/>
        </w:rPr>
      </w:pPr>
      <w:r w:rsidRPr="00903DBA">
        <w:rPr>
          <w:highlight w:val="white"/>
        </w:rPr>
        <w:t xml:space="preserve">        /* </w:t>
      </w:r>
      <w:r w:rsidR="00F27D7C" w:rsidRPr="00903DBA">
        <w:rPr>
          <w:highlight w:val="white"/>
        </w:rPr>
        <w:t>$args$loop:</w:t>
      </w:r>
    </w:p>
    <w:p w14:paraId="10E8B123" w14:textId="40495F8E" w:rsidR="00F27D7C" w:rsidRPr="00903DBA" w:rsidRDefault="000A26DD" w:rsidP="00F27D7C">
      <w:pPr>
        <w:pStyle w:val="Code"/>
        <w:rPr>
          <w:highlight w:val="white"/>
        </w:rPr>
      </w:pPr>
      <w:r w:rsidRPr="00903DBA">
        <w:rPr>
          <w:highlight w:val="white"/>
        </w:rPr>
        <w:t xml:space="preserve">             </w:t>
      </w:r>
      <w:r w:rsidR="00F27D7C" w:rsidRPr="00903DBA">
        <w:rPr>
          <w:highlight w:val="white"/>
        </w:rPr>
        <w:t>cmp rbx, 0</w:t>
      </w:r>
    </w:p>
    <w:p w14:paraId="49E0561E" w14:textId="50CDEE20" w:rsidR="00F27D7C" w:rsidRPr="00903DBA" w:rsidRDefault="000A26DD" w:rsidP="00F27D7C">
      <w:pPr>
        <w:pStyle w:val="Code"/>
        <w:rPr>
          <w:highlight w:val="white"/>
        </w:rPr>
      </w:pPr>
      <w:r w:rsidRPr="00903DBA">
        <w:rPr>
          <w:highlight w:val="white"/>
        </w:rPr>
        <w:t xml:space="preserve">             </w:t>
      </w:r>
      <w:r w:rsidR="00F27D7C" w:rsidRPr="00903DBA">
        <w:rPr>
          <w:highlight w:val="white"/>
        </w:rPr>
        <w:t>je $args$exit</w:t>
      </w:r>
    </w:p>
    <w:p w14:paraId="3E54A4E6" w14:textId="33BA05C7" w:rsidR="00F27D7C" w:rsidRPr="00903DBA" w:rsidRDefault="000A26DD" w:rsidP="00F27D7C">
      <w:pPr>
        <w:pStyle w:val="Code"/>
        <w:rPr>
          <w:highlight w:val="white"/>
        </w:rPr>
      </w:pPr>
      <w:r w:rsidRPr="00903DBA">
        <w:rPr>
          <w:highlight w:val="white"/>
        </w:rPr>
        <w:t xml:space="preserve">             </w:t>
      </w:r>
      <w:r w:rsidR="00F27D7C" w:rsidRPr="00903DBA">
        <w:rPr>
          <w:highlight w:val="white"/>
        </w:rPr>
        <w:t>pop rsi</w:t>
      </w:r>
    </w:p>
    <w:p w14:paraId="5046E9E4" w14:textId="6D2CD1BB" w:rsidR="00F27D7C" w:rsidRPr="00903DBA" w:rsidRDefault="000A26DD" w:rsidP="00F27D7C">
      <w:pPr>
        <w:pStyle w:val="Code"/>
        <w:rPr>
          <w:highlight w:val="white"/>
        </w:rPr>
      </w:pPr>
      <w:r w:rsidRPr="00903DBA">
        <w:rPr>
          <w:highlight w:val="white"/>
        </w:rPr>
        <w:t xml:space="preserve">             </w:t>
      </w:r>
      <w:r w:rsidR="00F27D7C" w:rsidRPr="00903DBA">
        <w:rPr>
          <w:highlight w:val="white"/>
        </w:rPr>
        <w:t>mov [rbp], rsi</w:t>
      </w:r>
    </w:p>
    <w:p w14:paraId="4B879D9A" w14:textId="571338CC" w:rsidR="00F27D7C" w:rsidRPr="00903DBA" w:rsidRDefault="000A26DD" w:rsidP="00F27D7C">
      <w:pPr>
        <w:pStyle w:val="Code"/>
        <w:rPr>
          <w:highlight w:val="white"/>
        </w:rPr>
      </w:pPr>
      <w:r w:rsidRPr="00903DBA">
        <w:rPr>
          <w:highlight w:val="white"/>
        </w:rPr>
        <w:t xml:space="preserve">             </w:t>
      </w:r>
      <w:r w:rsidR="00F27D7C" w:rsidRPr="00903DBA">
        <w:rPr>
          <w:highlight w:val="white"/>
        </w:rPr>
        <w:t>add rbp, 8</w:t>
      </w:r>
    </w:p>
    <w:p w14:paraId="2CB60B9E" w14:textId="2190DB1A" w:rsidR="00F27D7C" w:rsidRPr="00903DBA" w:rsidRDefault="000A26DD" w:rsidP="00F27D7C">
      <w:pPr>
        <w:pStyle w:val="Code"/>
        <w:rPr>
          <w:highlight w:val="white"/>
        </w:rPr>
      </w:pPr>
      <w:r w:rsidRPr="00903DBA">
        <w:rPr>
          <w:highlight w:val="white"/>
        </w:rPr>
        <w:t xml:space="preserve">             </w:t>
      </w:r>
      <w:r w:rsidR="00F27D7C" w:rsidRPr="00903DBA">
        <w:rPr>
          <w:highlight w:val="white"/>
        </w:rPr>
        <w:t>dec rbx</w:t>
      </w:r>
    </w:p>
    <w:p w14:paraId="5EE86ABD" w14:textId="0D1A3F90" w:rsidR="00F27D7C" w:rsidRPr="00903DBA" w:rsidRDefault="000A26DD" w:rsidP="00F27D7C">
      <w:pPr>
        <w:pStyle w:val="Code"/>
        <w:rPr>
          <w:highlight w:val="white"/>
        </w:rPr>
      </w:pPr>
      <w:r w:rsidRPr="00903DBA">
        <w:rPr>
          <w:highlight w:val="white"/>
        </w:rPr>
        <w:t xml:space="preserve">             </w:t>
      </w:r>
      <w:r w:rsidR="00F27D7C" w:rsidRPr="00903DBA">
        <w:rPr>
          <w:highlight w:val="white"/>
        </w:rPr>
        <w:t>jmp $args$loop</w:t>
      </w:r>
      <w:r w:rsidRPr="00903DBA">
        <w:rPr>
          <w:highlight w:val="white"/>
        </w:rPr>
        <w:t xml:space="preserve"> */</w:t>
      </w:r>
    </w:p>
    <w:p w14:paraId="4D882BA6" w14:textId="77777777" w:rsidR="00F27D7C" w:rsidRPr="00903DBA" w:rsidRDefault="00F27D7C" w:rsidP="00CC34B1">
      <w:pPr>
        <w:pStyle w:val="Code"/>
        <w:rPr>
          <w:highlight w:val="white"/>
        </w:rPr>
      </w:pPr>
    </w:p>
    <w:p w14:paraId="796089C3" w14:textId="77777777" w:rsidR="00825462" w:rsidRPr="00903DBA" w:rsidRDefault="00CC34B1" w:rsidP="00CC34B1">
      <w:pPr>
        <w:pStyle w:val="Code"/>
        <w:rPr>
          <w:highlight w:val="white"/>
        </w:rPr>
      </w:pPr>
      <w:r w:rsidRPr="00903DBA">
        <w:rPr>
          <w:highlight w:val="white"/>
        </w:rPr>
        <w:t xml:space="preserve">        AddAssemblyCode(assemblyCodeList, AssemblyOperator.label,</w:t>
      </w:r>
    </w:p>
    <w:p w14:paraId="065BE5B3" w14:textId="27D0E2F7" w:rsidR="00CC34B1" w:rsidRPr="00903DBA" w:rsidRDefault="00825462" w:rsidP="00CC34B1">
      <w:pPr>
        <w:pStyle w:val="Code"/>
        <w:rPr>
          <w:highlight w:val="white"/>
        </w:rPr>
      </w:pPr>
      <w:r w:rsidRPr="00903DBA">
        <w:rPr>
          <w:highlight w:val="white"/>
        </w:rPr>
        <w:t xml:space="preserve">                       </w:t>
      </w:r>
      <w:r w:rsidR="00CC34B1" w:rsidRPr="00903DBA">
        <w:rPr>
          <w:highlight w:val="white"/>
        </w:rPr>
        <w:t xml:space="preserve"> "$args$loop");</w:t>
      </w:r>
    </w:p>
    <w:p w14:paraId="0E87C5AB" w14:textId="77777777" w:rsidR="00CC34B1" w:rsidRPr="00903DBA" w:rsidRDefault="00CC34B1" w:rsidP="00CC34B1">
      <w:pPr>
        <w:pStyle w:val="Code"/>
        <w:rPr>
          <w:highlight w:val="white"/>
        </w:rPr>
      </w:pPr>
      <w:r w:rsidRPr="00903DBA">
        <w:rPr>
          <w:highlight w:val="white"/>
        </w:rPr>
        <w:t xml:space="preserve">        AddAssemblyCode(assemblyCodeList, AssemblyOperator.cmp,</w:t>
      </w:r>
    </w:p>
    <w:p w14:paraId="09B6E919" w14:textId="77777777" w:rsidR="00CC34B1" w:rsidRPr="00903DBA" w:rsidRDefault="00CC34B1" w:rsidP="00CC34B1">
      <w:pPr>
        <w:pStyle w:val="Code"/>
        <w:rPr>
          <w:highlight w:val="white"/>
        </w:rPr>
      </w:pPr>
      <w:r w:rsidRPr="00903DBA">
        <w:rPr>
          <w:highlight w:val="white"/>
        </w:rPr>
        <w:t xml:space="preserve">                        Register.rbx, BigInteger.Zero);</w:t>
      </w:r>
    </w:p>
    <w:p w14:paraId="49190B7E" w14:textId="77777777" w:rsidR="00CC34B1" w:rsidRPr="00903DBA" w:rsidRDefault="00CC34B1" w:rsidP="00CC34B1">
      <w:pPr>
        <w:pStyle w:val="Code"/>
        <w:rPr>
          <w:highlight w:val="white"/>
        </w:rPr>
      </w:pPr>
      <w:r w:rsidRPr="00903DBA">
        <w:rPr>
          <w:highlight w:val="white"/>
        </w:rPr>
        <w:t xml:space="preserve">        AddAssemblyCode(assemblyCodeList, AssemblyOperator.je,</w:t>
      </w:r>
    </w:p>
    <w:p w14:paraId="60DACF71" w14:textId="77777777" w:rsidR="00CC34B1" w:rsidRPr="00903DBA" w:rsidRDefault="00CC34B1" w:rsidP="00CC34B1">
      <w:pPr>
        <w:pStyle w:val="Code"/>
        <w:rPr>
          <w:highlight w:val="white"/>
        </w:rPr>
      </w:pPr>
      <w:r w:rsidRPr="00903DBA">
        <w:rPr>
          <w:highlight w:val="white"/>
        </w:rPr>
        <w:t xml:space="preserve">                        null, null, "$args$exit");</w:t>
      </w:r>
    </w:p>
    <w:p w14:paraId="69F0F8BF" w14:textId="77777777" w:rsidR="00CC34B1" w:rsidRPr="00903DBA" w:rsidRDefault="00CC34B1" w:rsidP="00CC34B1">
      <w:pPr>
        <w:pStyle w:val="Code"/>
        <w:rPr>
          <w:highlight w:val="white"/>
        </w:rPr>
      </w:pPr>
      <w:r w:rsidRPr="00903DBA">
        <w:rPr>
          <w:highlight w:val="white"/>
        </w:rPr>
        <w:t xml:space="preserve">        AddAssemblyCode(assemblyCodeList, AssemblyOperator.pop, Register.rsi);</w:t>
      </w:r>
    </w:p>
    <w:p w14:paraId="5C83A109" w14:textId="77777777" w:rsidR="00CC34B1" w:rsidRPr="00903DBA" w:rsidRDefault="00CC34B1" w:rsidP="00CC34B1">
      <w:pPr>
        <w:pStyle w:val="Code"/>
        <w:rPr>
          <w:highlight w:val="white"/>
        </w:rPr>
      </w:pPr>
      <w:r w:rsidRPr="00903DBA">
        <w:rPr>
          <w:highlight w:val="white"/>
        </w:rPr>
        <w:t xml:space="preserve">        AddAssemblyCode(assemblyCodeList, AssemblyOperator.mov,</w:t>
      </w:r>
    </w:p>
    <w:p w14:paraId="40C5B474" w14:textId="77777777" w:rsidR="00CC34B1" w:rsidRPr="00903DBA" w:rsidRDefault="00CC34B1" w:rsidP="00CC34B1">
      <w:pPr>
        <w:pStyle w:val="Code"/>
        <w:rPr>
          <w:highlight w:val="white"/>
        </w:rPr>
      </w:pPr>
      <w:r w:rsidRPr="00903DBA">
        <w:rPr>
          <w:highlight w:val="white"/>
        </w:rPr>
        <w:t xml:space="preserve">                        Register.rbp, 0, Register.rsi);</w:t>
      </w:r>
    </w:p>
    <w:p w14:paraId="7BA8AC57"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0E87C85" w14:textId="77777777" w:rsidR="00CC34B1" w:rsidRPr="00903DBA" w:rsidRDefault="00CC34B1" w:rsidP="00CC34B1">
      <w:pPr>
        <w:pStyle w:val="Code"/>
        <w:rPr>
          <w:highlight w:val="white"/>
        </w:rPr>
      </w:pPr>
      <w:r w:rsidRPr="00903DBA">
        <w:rPr>
          <w:highlight w:val="white"/>
        </w:rPr>
        <w:t xml:space="preserve">                        (BigInteger) TypeSize.PointerSize);</w:t>
      </w:r>
    </w:p>
    <w:p w14:paraId="41FDB7FC" w14:textId="77777777" w:rsidR="00CC34B1" w:rsidRPr="00903DBA" w:rsidRDefault="00CC34B1" w:rsidP="00CC34B1">
      <w:pPr>
        <w:pStyle w:val="Code"/>
        <w:rPr>
          <w:highlight w:val="white"/>
        </w:rPr>
      </w:pPr>
      <w:r w:rsidRPr="00903DBA">
        <w:rPr>
          <w:highlight w:val="white"/>
        </w:rPr>
        <w:t xml:space="preserve">        AddAssemblyCode(assemblyCodeList, AssemblyOperator.dec, Register.rbx);</w:t>
      </w:r>
    </w:p>
    <w:p w14:paraId="3D8804D5" w14:textId="77777777" w:rsidR="00CC34B1" w:rsidRPr="00903DBA" w:rsidRDefault="00CC34B1" w:rsidP="00CC34B1">
      <w:pPr>
        <w:pStyle w:val="Code"/>
        <w:rPr>
          <w:highlight w:val="white"/>
        </w:rPr>
      </w:pPr>
      <w:r w:rsidRPr="00903DBA">
        <w:rPr>
          <w:highlight w:val="white"/>
        </w:rPr>
        <w:t xml:space="preserve">        AddAssemblyCode(assemblyCodeList, AssemblyOperator.jmp,</w:t>
      </w:r>
    </w:p>
    <w:p w14:paraId="262E2165" w14:textId="77777777" w:rsidR="00CC34B1" w:rsidRPr="00903DBA" w:rsidRDefault="00CC34B1" w:rsidP="00CC34B1">
      <w:pPr>
        <w:pStyle w:val="Code"/>
        <w:rPr>
          <w:highlight w:val="white"/>
        </w:rPr>
      </w:pPr>
      <w:r w:rsidRPr="00903DBA">
        <w:rPr>
          <w:highlight w:val="white"/>
        </w:rPr>
        <w:t xml:space="preserve">                        null, null, "$args$loop");</w:t>
      </w:r>
    </w:p>
    <w:p w14:paraId="52C3D424" w14:textId="77777777" w:rsidR="00CC34B1" w:rsidRPr="00903DBA" w:rsidRDefault="00CC34B1" w:rsidP="00CC34B1">
      <w:pPr>
        <w:pStyle w:val="Code"/>
        <w:rPr>
          <w:highlight w:val="white"/>
        </w:rPr>
      </w:pPr>
    </w:p>
    <w:p w14:paraId="3DAE489D" w14:textId="77777777" w:rsidR="00CC34B1" w:rsidRPr="00903DBA" w:rsidRDefault="00CC34B1" w:rsidP="00CC34B1">
      <w:pPr>
        <w:pStyle w:val="Code"/>
        <w:rPr>
          <w:highlight w:val="white"/>
        </w:rPr>
      </w:pPr>
      <w:r w:rsidRPr="00903DBA">
        <w:rPr>
          <w:highlight w:val="white"/>
        </w:rPr>
        <w:t xml:space="preserve">        AddAssemblyCode(assemblyCodeList, AssemblyOperator.label,</w:t>
      </w:r>
    </w:p>
    <w:p w14:paraId="62247936" w14:textId="77777777" w:rsidR="00CC34B1" w:rsidRPr="00903DBA" w:rsidRDefault="00CC34B1" w:rsidP="00CC34B1">
      <w:pPr>
        <w:pStyle w:val="Code"/>
        <w:rPr>
          <w:highlight w:val="white"/>
        </w:rPr>
      </w:pPr>
      <w:r w:rsidRPr="00903DBA">
        <w:rPr>
          <w:highlight w:val="white"/>
        </w:rPr>
        <w:t xml:space="preserve">                        "$args$exit");</w:t>
      </w:r>
    </w:p>
    <w:p w14:paraId="2C4B0614" w14:textId="77777777" w:rsidR="00CC34B1" w:rsidRPr="00903DBA" w:rsidRDefault="00CC34B1" w:rsidP="00CC34B1">
      <w:pPr>
        <w:pStyle w:val="Code"/>
        <w:rPr>
          <w:highlight w:val="white"/>
        </w:rPr>
      </w:pPr>
      <w:r w:rsidRPr="00903DBA">
        <w:rPr>
          <w:highlight w:val="white"/>
        </w:rPr>
        <w:t xml:space="preserve">        AddAssemblyCode(assemblyCodeList, AssemblyOperator.mov_qword,</w:t>
      </w:r>
    </w:p>
    <w:p w14:paraId="5534F199" w14:textId="77777777" w:rsidR="00CC34B1" w:rsidRPr="00903DBA" w:rsidRDefault="00CC34B1" w:rsidP="00CC34B1">
      <w:pPr>
        <w:pStyle w:val="Code"/>
        <w:rPr>
          <w:highlight w:val="white"/>
        </w:rPr>
      </w:pPr>
      <w:r w:rsidRPr="00903DBA">
        <w:rPr>
          <w:highlight w:val="white"/>
        </w:rPr>
        <w:t xml:space="preserve">                        Register.rbp, 0, BigInteger.Zero);</w:t>
      </w:r>
    </w:p>
    <w:p w14:paraId="6B256D98" w14:textId="77777777" w:rsidR="00CC34B1" w:rsidRPr="00903DBA" w:rsidRDefault="00CC34B1" w:rsidP="00CC34B1">
      <w:pPr>
        <w:pStyle w:val="Code"/>
        <w:rPr>
          <w:highlight w:val="white"/>
        </w:rPr>
      </w:pPr>
      <w:r w:rsidRPr="00903DBA">
        <w:rPr>
          <w:highlight w:val="white"/>
        </w:rPr>
        <w:t xml:space="preserve">        AddAssemblyCode(assemblyCodeList, AssemblyOperator.add, Register.rbp,</w:t>
      </w:r>
    </w:p>
    <w:p w14:paraId="15EA5975" w14:textId="77777777" w:rsidR="00CC34B1" w:rsidRPr="00903DBA" w:rsidRDefault="00CC34B1" w:rsidP="00CC34B1">
      <w:pPr>
        <w:pStyle w:val="Code"/>
        <w:rPr>
          <w:highlight w:val="white"/>
        </w:rPr>
      </w:pPr>
      <w:r w:rsidRPr="00903DBA">
        <w:rPr>
          <w:highlight w:val="white"/>
        </w:rPr>
        <w:t xml:space="preserve">                        (BigInteger) TypeSize.PointerSize);</w:t>
      </w:r>
    </w:p>
    <w:p w14:paraId="779F0B65" w14:textId="77777777" w:rsidR="00382797" w:rsidRPr="00903DBA" w:rsidRDefault="007A03A1" w:rsidP="00970D66">
      <w:pPr>
        <w:pStyle w:val="Code"/>
        <w:rPr>
          <w:highlight w:val="white"/>
        </w:rPr>
      </w:pPr>
      <w:r w:rsidRPr="00903DBA">
        <w:rPr>
          <w:highlight w:val="white"/>
        </w:rPr>
        <w:t xml:space="preserve">        AddAssemblyCode(assemblyCodeList, AssemblyOperator.mov,</w:t>
      </w:r>
    </w:p>
    <w:p w14:paraId="63FEB4A5" w14:textId="6CAF5B6A" w:rsidR="007A03A1" w:rsidRPr="00903DBA" w:rsidRDefault="00382797" w:rsidP="00382797">
      <w:pPr>
        <w:pStyle w:val="Code"/>
        <w:rPr>
          <w:highlight w:val="white"/>
        </w:rPr>
      </w:pPr>
      <w:r w:rsidRPr="00903DBA">
        <w:rPr>
          <w:highlight w:val="white"/>
        </w:rPr>
        <w:t xml:space="preserve">                        </w:t>
      </w:r>
      <w:r w:rsidR="007A03A1" w:rsidRPr="00903DBA">
        <w:rPr>
          <w:highlight w:val="white"/>
        </w:rPr>
        <w:t>Register.rbp,</w:t>
      </w:r>
      <w:r w:rsidR="00970D66" w:rsidRPr="00903DBA">
        <w:rPr>
          <w:highlight w:val="white"/>
        </w:rPr>
        <w:t>0,</w:t>
      </w:r>
      <w:r w:rsidR="00FC178C" w:rsidRPr="00903DBA">
        <w:rPr>
          <w:highlight w:val="white"/>
        </w:rPr>
        <w:t xml:space="preserve"> </w:t>
      </w:r>
      <w:r w:rsidRPr="00903DBA">
        <w:rPr>
          <w:highlight w:val="white"/>
        </w:rPr>
        <w:t>BigInteger.Zero</w:t>
      </w:r>
      <w:r w:rsidR="00FC178C" w:rsidRPr="00903DBA">
        <w:rPr>
          <w:highlight w:val="white"/>
        </w:rPr>
        <w:t>,TypeSize.PointerSize</w:t>
      </w:r>
      <w:r w:rsidR="00970D66" w:rsidRPr="00903DBA">
        <w:rPr>
          <w:highlight w:val="white"/>
        </w:rPr>
        <w:t>);</w:t>
      </w:r>
    </w:p>
    <w:p w14:paraId="5A768D15"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110F4595" w14:textId="77777777" w:rsidR="00CC34B1" w:rsidRPr="00903DBA" w:rsidRDefault="00CC34B1" w:rsidP="00CC34B1">
      <w:pPr>
        <w:pStyle w:val="Code"/>
        <w:rPr>
          <w:highlight w:val="white"/>
        </w:rPr>
      </w:pPr>
      <w:r w:rsidRPr="00903DBA">
        <w:rPr>
          <w:highlight w:val="white"/>
        </w:rPr>
        <w:t xml:space="preserve">                        SymbolTable.FunctionHeaderSize, Register.eax);</w:t>
      </w:r>
    </w:p>
    <w:p w14:paraId="11ED2EA3" w14:textId="77777777" w:rsidR="00CC34B1" w:rsidRPr="00903DBA" w:rsidRDefault="00CC34B1" w:rsidP="00CC34B1">
      <w:pPr>
        <w:pStyle w:val="Code"/>
        <w:rPr>
          <w:highlight w:val="white"/>
        </w:rPr>
      </w:pPr>
      <w:r w:rsidRPr="00903DBA">
        <w:rPr>
          <w:highlight w:val="white"/>
        </w:rPr>
        <w:t xml:space="preserve">        AddAssemblyCode(assemblyCodeList, AssemblyOperator.mov, Register.rbp,</w:t>
      </w:r>
    </w:p>
    <w:p w14:paraId="5322DDF5" w14:textId="77777777" w:rsidR="00CC34B1" w:rsidRPr="00903DBA" w:rsidRDefault="00CC34B1" w:rsidP="00CC34B1">
      <w:pPr>
        <w:pStyle w:val="Code"/>
        <w:rPr>
          <w:highlight w:val="white"/>
        </w:rPr>
      </w:pPr>
      <w:r w:rsidRPr="00903DBA">
        <w:rPr>
          <w:highlight w:val="white"/>
        </w:rPr>
        <w:t xml:space="preserve">                        SymbolTable.FunctionHeaderSize +</w:t>
      </w:r>
    </w:p>
    <w:p w14:paraId="7BA9E96D" w14:textId="77777777" w:rsidR="00CC34B1" w:rsidRPr="00903DBA" w:rsidRDefault="00CC34B1" w:rsidP="00CC34B1">
      <w:pPr>
        <w:pStyle w:val="Code"/>
        <w:rPr>
          <w:highlight w:val="white"/>
        </w:rPr>
      </w:pPr>
      <w:r w:rsidRPr="00903DBA">
        <w:rPr>
          <w:highlight w:val="white"/>
        </w:rPr>
        <w:t xml:space="preserve">                        TypeSize.SignedIntegerSize, Register.rdx);</w:t>
      </w:r>
    </w:p>
    <w:p w14:paraId="406CEA3E" w14:textId="7D52ED53" w:rsidR="00CC34B1" w:rsidRPr="00903DBA" w:rsidRDefault="00CC34B1" w:rsidP="00CC34B1">
      <w:pPr>
        <w:pStyle w:val="Code"/>
        <w:rPr>
          <w:highlight w:val="white"/>
        </w:rPr>
      </w:pPr>
    </w:p>
    <w:p w14:paraId="2B1324FC" w14:textId="637E3836" w:rsidR="00F27D7C" w:rsidRPr="00903DBA" w:rsidRDefault="00F27D7C" w:rsidP="00F27D7C">
      <w:pPr>
        <w:pStyle w:val="Code"/>
        <w:rPr>
          <w:highlight w:val="white"/>
        </w:rPr>
      </w:pPr>
      <w:r w:rsidRPr="00903DBA">
        <w:rPr>
          <w:highlight w:val="white"/>
        </w:rPr>
        <w:t xml:space="preserve">        /* $args$exit:</w:t>
      </w:r>
    </w:p>
    <w:p w14:paraId="73259CC1" w14:textId="77777777" w:rsidR="00F27D7C" w:rsidRPr="00903DBA" w:rsidRDefault="00F27D7C" w:rsidP="00F27D7C">
      <w:pPr>
        <w:pStyle w:val="Code"/>
        <w:rPr>
          <w:highlight w:val="white"/>
        </w:rPr>
      </w:pPr>
      <w:r w:rsidRPr="00903DBA">
        <w:rPr>
          <w:highlight w:val="white"/>
        </w:rPr>
        <w:t xml:space="preserve">             mov qword [rbp], 0</w:t>
      </w:r>
    </w:p>
    <w:p w14:paraId="4B96A09B" w14:textId="5D145F86" w:rsidR="00F27D7C" w:rsidRPr="00903DBA" w:rsidRDefault="00F27D7C" w:rsidP="00F27D7C">
      <w:pPr>
        <w:pStyle w:val="Code"/>
        <w:rPr>
          <w:highlight w:val="white"/>
        </w:rPr>
      </w:pPr>
      <w:r w:rsidRPr="00903DBA">
        <w:rPr>
          <w:highlight w:val="white"/>
        </w:rPr>
        <w:t xml:space="preserve">             add rbp, 8 */</w:t>
      </w:r>
    </w:p>
    <w:p w14:paraId="716782D5" w14:textId="77777777" w:rsidR="00F27D7C" w:rsidRPr="00903DBA" w:rsidRDefault="00F27D7C" w:rsidP="00CC34B1">
      <w:pPr>
        <w:pStyle w:val="Code"/>
        <w:rPr>
          <w:highlight w:val="white"/>
        </w:rPr>
      </w:pPr>
    </w:p>
    <w:p w14:paraId="2D6318E0" w14:textId="77777777" w:rsidR="00CC34B1" w:rsidRPr="00903DBA" w:rsidRDefault="00CC34B1" w:rsidP="00CC34B1">
      <w:pPr>
        <w:pStyle w:val="Code"/>
        <w:rPr>
          <w:highlight w:val="white"/>
        </w:rPr>
      </w:pPr>
      <w:r w:rsidRPr="00903DBA">
        <w:rPr>
          <w:highlight w:val="white"/>
        </w:rPr>
        <w:t xml:space="preserve">        List&lt;string&gt; textList = new List&lt;string&gt;();</w:t>
      </w:r>
    </w:p>
    <w:p w14:paraId="4DBE26BC" w14:textId="77777777" w:rsidR="00CC34B1" w:rsidRPr="00903DBA" w:rsidRDefault="00CC34B1" w:rsidP="00CC34B1">
      <w:pPr>
        <w:pStyle w:val="Code"/>
        <w:rPr>
          <w:highlight w:val="white"/>
        </w:rPr>
      </w:pPr>
      <w:r w:rsidRPr="00903DBA">
        <w:rPr>
          <w:highlight w:val="white"/>
        </w:rPr>
        <w:t xml:space="preserve">        ISet&lt;string&gt; externSet = new HashSet&lt;string&gt;();</w:t>
      </w:r>
    </w:p>
    <w:p w14:paraId="12E0E094" w14:textId="77777777" w:rsidR="00CC34B1" w:rsidRPr="00903DBA" w:rsidRDefault="00CC34B1" w:rsidP="00CC34B1">
      <w:pPr>
        <w:pStyle w:val="Code"/>
        <w:rPr>
          <w:highlight w:val="white"/>
        </w:rPr>
      </w:pPr>
      <w:r w:rsidRPr="00903DBA">
        <w:rPr>
          <w:highlight w:val="white"/>
        </w:rPr>
        <w:t xml:space="preserve">        AssemblyCodeGenerator.LinuxTextList(assemblyCodeList, textList,</w:t>
      </w:r>
    </w:p>
    <w:p w14:paraId="58143EEB" w14:textId="63CB09D7" w:rsidR="00CC34B1" w:rsidRPr="00903DBA" w:rsidRDefault="00CC34B1" w:rsidP="00CC34B1">
      <w:pPr>
        <w:pStyle w:val="Code"/>
        <w:rPr>
          <w:highlight w:val="white"/>
        </w:rPr>
      </w:pPr>
      <w:r w:rsidRPr="00903DBA">
        <w:rPr>
          <w:highlight w:val="white"/>
        </w:rPr>
        <w:t xml:space="preserve">    </w:t>
      </w:r>
      <w:r w:rsidR="00075FCE" w:rsidRPr="00903DBA">
        <w:rPr>
          <w:highlight w:val="white"/>
        </w:rPr>
        <w:t xml:space="preserve">            </w:t>
      </w:r>
      <w:r w:rsidRPr="00903DBA">
        <w:rPr>
          <w:highlight w:val="white"/>
        </w:rPr>
        <w:t xml:space="preserve">                            externSet);</w:t>
      </w:r>
    </w:p>
    <w:p w14:paraId="719E1BCA" w14:textId="77777777" w:rsidR="000D3056" w:rsidRPr="00903DBA" w:rsidRDefault="00CC34B1" w:rsidP="000D3056">
      <w:pPr>
        <w:pStyle w:val="Code"/>
        <w:rPr>
          <w:highlight w:val="white"/>
        </w:rPr>
      </w:pPr>
      <w:r w:rsidRPr="00903DBA">
        <w:rPr>
          <w:highlight w:val="white"/>
        </w:rPr>
        <w:t xml:space="preserve">        SymbolTable.</w:t>
      </w:r>
      <w:r w:rsidR="000D3056" w:rsidRPr="00903DBA">
        <w:rPr>
          <w:highlight w:val="white"/>
        </w:rPr>
        <w:t xml:space="preserve">ArgsSymbol = </w:t>
      </w:r>
    </w:p>
    <w:p w14:paraId="0DC25600" w14:textId="77777777" w:rsidR="000D3056" w:rsidRPr="00903DBA" w:rsidRDefault="000D3056" w:rsidP="00CC34B1">
      <w:pPr>
        <w:pStyle w:val="Code"/>
        <w:rPr>
          <w:highlight w:val="white"/>
        </w:rPr>
      </w:pPr>
      <w:r w:rsidRPr="00903DBA">
        <w:rPr>
          <w:highlight w:val="white"/>
        </w:rPr>
        <w:t xml:space="preserve">          </w:t>
      </w:r>
      <w:r w:rsidR="00CC34B1" w:rsidRPr="00903DBA">
        <w:rPr>
          <w:highlight w:val="white"/>
        </w:rPr>
        <w:t>new StaticSymbolLinux(AssemblyCodeGenerator.ArgsName,</w:t>
      </w:r>
    </w:p>
    <w:p w14:paraId="29673B87" w14:textId="02E2BECC" w:rsidR="00CC34B1" w:rsidRPr="00903DBA" w:rsidRDefault="000D3056" w:rsidP="00CC34B1">
      <w:pPr>
        <w:pStyle w:val="Code"/>
        <w:rPr>
          <w:highlight w:val="white"/>
        </w:rPr>
      </w:pPr>
      <w:r w:rsidRPr="00903DBA">
        <w:rPr>
          <w:highlight w:val="white"/>
        </w:rPr>
        <w:t xml:space="preserve">   </w:t>
      </w:r>
      <w:r w:rsidR="00742B96" w:rsidRPr="00903DBA">
        <w:rPr>
          <w:highlight w:val="white"/>
        </w:rPr>
        <w:t xml:space="preserve">                            </w:t>
      </w:r>
      <w:r w:rsidR="00CC34B1" w:rsidRPr="00903DBA">
        <w:rPr>
          <w:highlight w:val="white"/>
        </w:rPr>
        <w:t xml:space="preserve"> textList, externSet);</w:t>
      </w:r>
    </w:p>
    <w:p w14:paraId="78636FF3" w14:textId="77E01B38" w:rsidR="00CC34B1" w:rsidRPr="00903DBA" w:rsidRDefault="00CC34B1" w:rsidP="00CC34B1">
      <w:pPr>
        <w:pStyle w:val="Code"/>
        <w:rPr>
          <w:highlight w:val="white"/>
        </w:rPr>
      </w:pPr>
      <w:r w:rsidRPr="00903DBA">
        <w:rPr>
          <w:highlight w:val="white"/>
        </w:rPr>
        <w:t xml:space="preserve">      }</w:t>
      </w:r>
    </w:p>
    <w:p w14:paraId="546A2D36" w14:textId="77777777" w:rsidR="0000392B" w:rsidRPr="00903DBA" w:rsidRDefault="0000392B" w:rsidP="0000392B">
      <w:pPr>
        <w:pStyle w:val="Code"/>
        <w:rPr>
          <w:highlight w:val="white"/>
        </w:rPr>
      </w:pPr>
    </w:p>
    <w:p w14:paraId="08555B65" w14:textId="77777777" w:rsidR="0000392B" w:rsidRPr="00903DBA" w:rsidRDefault="0000392B" w:rsidP="0000392B">
      <w:pPr>
        <w:pStyle w:val="Code"/>
        <w:rPr>
          <w:highlight w:val="white"/>
        </w:rPr>
      </w:pPr>
      <w:r w:rsidRPr="00903DBA">
        <w:rPr>
          <w:highlight w:val="white"/>
        </w:rPr>
        <w:t xml:space="preserve">      if (Start.Windows) {</w:t>
      </w:r>
    </w:p>
    <w:p w14:paraId="4D9FDEF3" w14:textId="77777777" w:rsidR="0000392B" w:rsidRPr="00903DBA" w:rsidRDefault="0000392B" w:rsidP="0000392B">
      <w:pPr>
        <w:pStyle w:val="Code"/>
        <w:rPr>
          <w:highlight w:val="white"/>
        </w:rPr>
      </w:pPr>
      <w:r w:rsidRPr="00903DBA">
        <w:rPr>
          <w:highlight w:val="white"/>
        </w:rPr>
        <w:t xml:space="preserve">        // ...</w:t>
      </w:r>
    </w:p>
    <w:p w14:paraId="6B8124B5" w14:textId="65D0E5B5" w:rsidR="0000392B" w:rsidRPr="00903DBA" w:rsidRDefault="0000392B" w:rsidP="00CC34B1">
      <w:pPr>
        <w:pStyle w:val="Code"/>
        <w:rPr>
          <w:highlight w:val="white"/>
        </w:rPr>
      </w:pPr>
      <w:r w:rsidRPr="00903DBA">
        <w:rPr>
          <w:highlight w:val="white"/>
        </w:rPr>
        <w:t xml:space="preserve">      }</w:t>
      </w:r>
    </w:p>
    <w:p w14:paraId="4303E2BF" w14:textId="77777777" w:rsidR="00CC34B1" w:rsidRPr="00903DBA" w:rsidRDefault="00CC34B1" w:rsidP="00CC34B1">
      <w:pPr>
        <w:pStyle w:val="Code"/>
        <w:rPr>
          <w:highlight w:val="white"/>
        </w:rPr>
      </w:pPr>
      <w:r w:rsidRPr="00903DBA">
        <w:rPr>
          <w:highlight w:val="white"/>
        </w:rPr>
        <w:lastRenderedPageBreak/>
        <w:t xml:space="preserve">    }</w:t>
      </w:r>
    </w:p>
    <w:p w14:paraId="160C648D" w14:textId="0731E164" w:rsidR="003C15D9" w:rsidRPr="00903DBA" w:rsidRDefault="003C15D9" w:rsidP="003C15D9">
      <w:pPr>
        <w:pStyle w:val="Rubrik3"/>
        <w:numPr>
          <w:ilvl w:val="2"/>
          <w:numId w:val="139"/>
        </w:numPr>
        <w:rPr>
          <w:highlight w:val="white"/>
        </w:rPr>
      </w:pPr>
      <w:bookmarkStart w:id="441" w:name="_Toc57656105"/>
      <w:r w:rsidRPr="00903DBA">
        <w:rPr>
          <w:highlight w:val="white"/>
        </w:rPr>
        <w:t>Text List</w:t>
      </w:r>
      <w:bookmarkEnd w:id="441"/>
    </w:p>
    <w:p w14:paraId="3945A52B" w14:textId="432ACA2C" w:rsidR="001A1639" w:rsidRPr="00903DBA" w:rsidRDefault="001A1639" w:rsidP="001A1639">
      <w:pPr>
        <w:rPr>
          <w:highlight w:val="white"/>
        </w:rPr>
      </w:pPr>
      <w:r w:rsidRPr="00903DBA">
        <w:rPr>
          <w:highlight w:val="white"/>
        </w:rPr>
        <w:t xml:space="preserve">When the assembly code has been generated, </w:t>
      </w:r>
      <w:r w:rsidR="001F2B2C" w:rsidRPr="00903DBA">
        <w:rPr>
          <w:highlight w:val="white"/>
        </w:rPr>
        <w:t>we</w:t>
      </w:r>
      <w:r w:rsidRPr="00903DBA">
        <w:rPr>
          <w:highlight w:val="white"/>
        </w:rPr>
        <w:t xml:space="preserve"> need to be </w:t>
      </w:r>
      <w:r w:rsidR="00AA1F95" w:rsidRPr="00903DBA">
        <w:rPr>
          <w:highlight w:val="white"/>
        </w:rPr>
        <w:t>written</w:t>
      </w:r>
      <w:r w:rsidR="0095458E" w:rsidRPr="00903DBA">
        <w:rPr>
          <w:highlight w:val="white"/>
        </w:rPr>
        <w:t xml:space="preserve"> as a text file, which is the task of </w:t>
      </w:r>
      <w:r w:rsidR="0095458E" w:rsidRPr="00903DBA">
        <w:rPr>
          <w:rStyle w:val="KeyWord0"/>
          <w:highlight w:val="white"/>
        </w:rPr>
        <w:t>LinuxTextList</w:t>
      </w:r>
      <w:r w:rsidR="0095458E" w:rsidRPr="00903DBA">
        <w:rPr>
          <w:highlight w:val="white"/>
        </w:rPr>
        <w:t xml:space="preserve">. It iterates through the assembly code list and </w:t>
      </w:r>
      <w:r w:rsidR="00DD61D3" w:rsidRPr="00903DBA">
        <w:rPr>
          <w:highlight w:val="white"/>
        </w:rPr>
        <w:t xml:space="preserve">writes the assembly code instruction at one line each by calling </w:t>
      </w:r>
      <w:r w:rsidR="00DD61D3" w:rsidRPr="00903DBA">
        <w:rPr>
          <w:rStyle w:val="KeyWord0"/>
          <w:highlight w:val="white"/>
        </w:rPr>
        <w:t>ToString</w:t>
      </w:r>
      <w:r w:rsidR="00DD61D3" w:rsidRPr="00903DBA">
        <w:rPr>
          <w:highlight w:val="white"/>
        </w:rPr>
        <w:t xml:space="preserve"> in </w:t>
      </w:r>
      <w:r w:rsidR="00DD61D3" w:rsidRPr="00903DBA">
        <w:rPr>
          <w:rStyle w:val="KeyWord0"/>
          <w:highlight w:val="white"/>
        </w:rPr>
        <w:t>AssemblyCode</w:t>
      </w:r>
      <w:r w:rsidR="00DD61D3" w:rsidRPr="00903DBA">
        <w:rPr>
          <w:highlight w:val="white"/>
        </w:rPr>
        <w:t xml:space="preserve">. It also adds names add the </w:t>
      </w:r>
      <w:r w:rsidR="00DD61D3" w:rsidRPr="00903DBA">
        <w:rPr>
          <w:rStyle w:val="KeyWord0"/>
          <w:highlight w:val="white"/>
        </w:rPr>
        <w:t>externSet</w:t>
      </w:r>
      <w:r w:rsidR="00DD61D3" w:rsidRPr="00903DBA">
        <w:rPr>
          <w:highlight w:val="white"/>
        </w:rPr>
        <w:t xml:space="preserve"> parameter</w:t>
      </w:r>
      <w:r w:rsidR="00906A9B" w:rsidRPr="00903DBA">
        <w:rPr>
          <w:highlight w:val="white"/>
        </w:rPr>
        <w:t xml:space="preserve"> for each name in the instructions.</w:t>
      </w:r>
    </w:p>
    <w:p w14:paraId="747A343C" w14:textId="77777777" w:rsidR="003C15D9" w:rsidRPr="00903DBA" w:rsidRDefault="003C15D9" w:rsidP="003C15D9">
      <w:pPr>
        <w:pStyle w:val="Code"/>
        <w:rPr>
          <w:highlight w:val="white"/>
        </w:rPr>
      </w:pPr>
      <w:r w:rsidRPr="00903DBA">
        <w:rPr>
          <w:highlight w:val="white"/>
        </w:rPr>
        <w:t xml:space="preserve">    public static void LinuxTextList(IList&lt;AssemblyCode&gt; assemblyCodeList,</w:t>
      </w:r>
    </w:p>
    <w:p w14:paraId="0F32D8C9" w14:textId="77777777" w:rsidR="003C15D9" w:rsidRPr="00903DBA" w:rsidRDefault="003C15D9" w:rsidP="003C15D9">
      <w:pPr>
        <w:pStyle w:val="Code"/>
        <w:rPr>
          <w:highlight w:val="white"/>
        </w:rPr>
      </w:pPr>
      <w:r w:rsidRPr="00903DBA">
        <w:rPr>
          <w:highlight w:val="white"/>
        </w:rPr>
        <w:t xml:space="preserve">                                     IList&lt;string&gt; textList,</w:t>
      </w:r>
    </w:p>
    <w:p w14:paraId="2CB35B95" w14:textId="77777777" w:rsidR="003C15D9" w:rsidRPr="00903DBA" w:rsidRDefault="003C15D9" w:rsidP="003C15D9">
      <w:pPr>
        <w:pStyle w:val="Code"/>
        <w:rPr>
          <w:highlight w:val="white"/>
        </w:rPr>
      </w:pPr>
      <w:r w:rsidRPr="00903DBA">
        <w:rPr>
          <w:highlight w:val="white"/>
        </w:rPr>
        <w:t xml:space="preserve">                                     ISet&lt;string&gt; externSet) {</w:t>
      </w:r>
    </w:p>
    <w:p w14:paraId="77CD1E52" w14:textId="77777777" w:rsidR="003C15D9" w:rsidRPr="00903DBA" w:rsidRDefault="003C15D9" w:rsidP="003C15D9">
      <w:pPr>
        <w:pStyle w:val="Code"/>
        <w:rPr>
          <w:highlight w:val="white"/>
        </w:rPr>
      </w:pPr>
      <w:r w:rsidRPr="00903DBA">
        <w:rPr>
          <w:highlight w:val="white"/>
        </w:rPr>
        <w:t xml:space="preserve">      foreach (AssemblyCode assemblyCode in assemblyCodeList) {</w:t>
      </w:r>
    </w:p>
    <w:p w14:paraId="13111CAA" w14:textId="77777777" w:rsidR="003C15D9" w:rsidRPr="00903DBA" w:rsidRDefault="003C15D9" w:rsidP="003C15D9">
      <w:pPr>
        <w:pStyle w:val="Code"/>
        <w:rPr>
          <w:highlight w:val="white"/>
        </w:rPr>
      </w:pPr>
      <w:r w:rsidRPr="00903DBA">
        <w:rPr>
          <w:highlight w:val="white"/>
        </w:rPr>
        <w:t xml:space="preserve">        AssemblyOperator assemblyOperator = assemblyCode.Operator;</w:t>
      </w:r>
    </w:p>
    <w:p w14:paraId="12855664" w14:textId="77777777" w:rsidR="003C15D9" w:rsidRPr="00903DBA" w:rsidRDefault="003C15D9" w:rsidP="003C15D9">
      <w:pPr>
        <w:pStyle w:val="Code"/>
        <w:rPr>
          <w:highlight w:val="white"/>
        </w:rPr>
      </w:pPr>
      <w:r w:rsidRPr="00903DBA">
        <w:rPr>
          <w:highlight w:val="white"/>
        </w:rPr>
        <w:t xml:space="preserve">        object operand0 = assemblyCode[0],</w:t>
      </w:r>
    </w:p>
    <w:p w14:paraId="204FE963" w14:textId="77777777" w:rsidR="003C15D9" w:rsidRPr="00903DBA" w:rsidRDefault="003C15D9" w:rsidP="003C15D9">
      <w:pPr>
        <w:pStyle w:val="Code"/>
        <w:rPr>
          <w:highlight w:val="white"/>
        </w:rPr>
      </w:pPr>
      <w:r w:rsidRPr="00903DBA">
        <w:rPr>
          <w:highlight w:val="white"/>
        </w:rPr>
        <w:t xml:space="preserve">               operand1 = assemblyCode[1],</w:t>
      </w:r>
    </w:p>
    <w:p w14:paraId="34B93124" w14:textId="77777777" w:rsidR="003C15D9" w:rsidRPr="00903DBA" w:rsidRDefault="003C15D9" w:rsidP="003C15D9">
      <w:pPr>
        <w:pStyle w:val="Code"/>
        <w:rPr>
          <w:highlight w:val="white"/>
        </w:rPr>
      </w:pPr>
      <w:r w:rsidRPr="00903DBA">
        <w:rPr>
          <w:highlight w:val="white"/>
        </w:rPr>
        <w:t xml:space="preserve">               operand2 = assemblyCode[2];</w:t>
      </w:r>
    </w:p>
    <w:p w14:paraId="3F9EF211" w14:textId="77777777" w:rsidR="003C15D9" w:rsidRPr="00903DBA" w:rsidRDefault="003C15D9" w:rsidP="003C15D9">
      <w:pPr>
        <w:pStyle w:val="Code"/>
        <w:rPr>
          <w:highlight w:val="white"/>
        </w:rPr>
      </w:pPr>
    </w:p>
    <w:p w14:paraId="4FB954A9" w14:textId="77777777" w:rsidR="003C15D9" w:rsidRPr="00903DBA" w:rsidRDefault="003C15D9" w:rsidP="003C15D9">
      <w:pPr>
        <w:pStyle w:val="Code"/>
        <w:rPr>
          <w:highlight w:val="white"/>
        </w:rPr>
      </w:pPr>
      <w:r w:rsidRPr="00903DBA">
        <w:rPr>
          <w:highlight w:val="white"/>
        </w:rPr>
        <w:t xml:space="preserve">        if (assemblyOperator == AssemblyOperator.define_value) {</w:t>
      </w:r>
    </w:p>
    <w:p w14:paraId="13F1B31C" w14:textId="77777777" w:rsidR="003C15D9" w:rsidRPr="00903DBA" w:rsidRDefault="003C15D9" w:rsidP="003C15D9">
      <w:pPr>
        <w:pStyle w:val="Code"/>
        <w:rPr>
          <w:highlight w:val="white"/>
        </w:rPr>
      </w:pPr>
      <w:r w:rsidRPr="00903DBA">
        <w:rPr>
          <w:highlight w:val="white"/>
        </w:rPr>
        <w:t xml:space="preserve">          Sort sort = (Sort) operand0;</w:t>
      </w:r>
    </w:p>
    <w:p w14:paraId="3A70F93C" w14:textId="77777777" w:rsidR="003C15D9" w:rsidRPr="00903DBA" w:rsidRDefault="003C15D9" w:rsidP="003C15D9">
      <w:pPr>
        <w:pStyle w:val="Code"/>
        <w:rPr>
          <w:highlight w:val="white"/>
        </w:rPr>
      </w:pPr>
    </w:p>
    <w:p w14:paraId="1B165841" w14:textId="77777777" w:rsidR="003C15D9" w:rsidRPr="00903DBA" w:rsidRDefault="003C15D9" w:rsidP="003C15D9">
      <w:pPr>
        <w:pStyle w:val="Code"/>
        <w:rPr>
          <w:highlight w:val="white"/>
        </w:rPr>
      </w:pPr>
      <w:r w:rsidRPr="00903DBA">
        <w:rPr>
          <w:highlight w:val="white"/>
        </w:rPr>
        <w:t xml:space="preserve">          if ((sort != Sort.String) &amp;&amp; (operand1 is string)) {</w:t>
      </w:r>
    </w:p>
    <w:p w14:paraId="434466D7" w14:textId="77777777" w:rsidR="003C15D9" w:rsidRPr="00903DBA" w:rsidRDefault="003C15D9" w:rsidP="003C15D9">
      <w:pPr>
        <w:pStyle w:val="Code"/>
        <w:rPr>
          <w:highlight w:val="white"/>
        </w:rPr>
      </w:pPr>
      <w:r w:rsidRPr="00903DBA">
        <w:rPr>
          <w:highlight w:val="white"/>
        </w:rPr>
        <w:t xml:space="preserve">            string name1 = (string) operand1;</w:t>
      </w:r>
    </w:p>
    <w:p w14:paraId="322A2CE9" w14:textId="77777777" w:rsidR="003C15D9" w:rsidRPr="00903DBA" w:rsidRDefault="003C15D9" w:rsidP="003C15D9">
      <w:pPr>
        <w:pStyle w:val="Code"/>
        <w:rPr>
          <w:highlight w:val="white"/>
        </w:rPr>
      </w:pPr>
      <w:r w:rsidRPr="00903DBA">
        <w:rPr>
          <w:highlight w:val="white"/>
        </w:rPr>
        <w:t xml:space="preserve">               </w:t>
      </w:r>
    </w:p>
    <w:p w14:paraId="1709A237" w14:textId="77777777" w:rsidR="003C15D9" w:rsidRPr="00903DBA" w:rsidRDefault="003C15D9" w:rsidP="003C15D9">
      <w:pPr>
        <w:pStyle w:val="Code"/>
        <w:rPr>
          <w:highlight w:val="white"/>
        </w:rPr>
      </w:pPr>
      <w:r w:rsidRPr="00903DBA">
        <w:rPr>
          <w:highlight w:val="white"/>
        </w:rPr>
        <w:t xml:space="preserve">            if (!name1.Contains(Symbol.SeparatorId)) {</w:t>
      </w:r>
    </w:p>
    <w:p w14:paraId="67A0DAF7" w14:textId="77777777" w:rsidR="003C15D9" w:rsidRPr="00903DBA" w:rsidRDefault="003C15D9" w:rsidP="003C15D9">
      <w:pPr>
        <w:pStyle w:val="Code"/>
        <w:rPr>
          <w:highlight w:val="white"/>
        </w:rPr>
      </w:pPr>
      <w:r w:rsidRPr="00903DBA">
        <w:rPr>
          <w:highlight w:val="white"/>
        </w:rPr>
        <w:t xml:space="preserve">              externSet.Add(name1);</w:t>
      </w:r>
    </w:p>
    <w:p w14:paraId="20FD1E68" w14:textId="77777777" w:rsidR="003C15D9" w:rsidRPr="00903DBA" w:rsidRDefault="003C15D9" w:rsidP="003C15D9">
      <w:pPr>
        <w:pStyle w:val="Code"/>
        <w:rPr>
          <w:highlight w:val="white"/>
        </w:rPr>
      </w:pPr>
      <w:r w:rsidRPr="00903DBA">
        <w:rPr>
          <w:highlight w:val="white"/>
        </w:rPr>
        <w:t xml:space="preserve">            }</w:t>
      </w:r>
    </w:p>
    <w:p w14:paraId="29844C1B" w14:textId="77777777" w:rsidR="003C15D9" w:rsidRPr="00903DBA" w:rsidRDefault="003C15D9" w:rsidP="003C15D9">
      <w:pPr>
        <w:pStyle w:val="Code"/>
        <w:rPr>
          <w:highlight w:val="white"/>
        </w:rPr>
      </w:pPr>
      <w:r w:rsidRPr="00903DBA">
        <w:rPr>
          <w:highlight w:val="white"/>
        </w:rPr>
        <w:t xml:space="preserve">          }</w:t>
      </w:r>
    </w:p>
    <w:p w14:paraId="536876DB" w14:textId="77777777" w:rsidR="003C15D9" w:rsidRPr="00903DBA" w:rsidRDefault="003C15D9" w:rsidP="003C15D9">
      <w:pPr>
        <w:pStyle w:val="Code"/>
        <w:rPr>
          <w:highlight w:val="white"/>
        </w:rPr>
      </w:pPr>
      <w:r w:rsidRPr="00903DBA">
        <w:rPr>
          <w:highlight w:val="white"/>
        </w:rPr>
        <w:t xml:space="preserve">        }</w:t>
      </w:r>
    </w:p>
    <w:p w14:paraId="69A4A199" w14:textId="77777777" w:rsidR="003C15D9" w:rsidRPr="00903DBA" w:rsidRDefault="003C15D9" w:rsidP="003C15D9">
      <w:pPr>
        <w:pStyle w:val="Code"/>
        <w:rPr>
          <w:highlight w:val="white"/>
        </w:rPr>
      </w:pPr>
      <w:r w:rsidRPr="00903DBA">
        <w:rPr>
          <w:highlight w:val="white"/>
        </w:rPr>
        <w:t xml:space="preserve">        else if ((assemblyOperator != AssemblyOperator.label) &amp;&amp;</w:t>
      </w:r>
    </w:p>
    <w:p w14:paraId="6BD855F4" w14:textId="77777777" w:rsidR="003C15D9" w:rsidRPr="00903DBA" w:rsidRDefault="003C15D9" w:rsidP="003C15D9">
      <w:pPr>
        <w:pStyle w:val="Code"/>
        <w:rPr>
          <w:highlight w:val="white"/>
        </w:rPr>
      </w:pPr>
      <w:r w:rsidRPr="00903DBA">
        <w:rPr>
          <w:highlight w:val="white"/>
        </w:rPr>
        <w:t xml:space="preserve">                 (assemblyOperator != AssemblyOperator.comment)) {</w:t>
      </w:r>
    </w:p>
    <w:p w14:paraId="656656A4" w14:textId="77777777" w:rsidR="003C15D9" w:rsidRPr="00903DBA" w:rsidRDefault="003C15D9" w:rsidP="003C15D9">
      <w:pPr>
        <w:pStyle w:val="Code"/>
        <w:rPr>
          <w:highlight w:val="white"/>
        </w:rPr>
      </w:pPr>
      <w:r w:rsidRPr="00903DBA">
        <w:rPr>
          <w:highlight w:val="white"/>
        </w:rPr>
        <w:t xml:space="preserve">          if (operand0 is string) {</w:t>
      </w:r>
    </w:p>
    <w:p w14:paraId="2216CC17" w14:textId="77777777" w:rsidR="003C15D9" w:rsidRPr="00903DBA" w:rsidRDefault="003C15D9" w:rsidP="003C15D9">
      <w:pPr>
        <w:pStyle w:val="Code"/>
        <w:rPr>
          <w:highlight w:val="white"/>
        </w:rPr>
      </w:pPr>
      <w:r w:rsidRPr="00903DBA">
        <w:rPr>
          <w:highlight w:val="white"/>
        </w:rPr>
        <w:t xml:space="preserve">            string name0 = (string) operand0;</w:t>
      </w:r>
    </w:p>
    <w:p w14:paraId="5FA04128" w14:textId="77777777" w:rsidR="003C15D9" w:rsidRPr="00903DBA" w:rsidRDefault="003C15D9" w:rsidP="003C15D9">
      <w:pPr>
        <w:pStyle w:val="Code"/>
        <w:rPr>
          <w:highlight w:val="white"/>
        </w:rPr>
      </w:pPr>
      <w:r w:rsidRPr="00903DBA">
        <w:rPr>
          <w:highlight w:val="white"/>
        </w:rPr>
        <w:t xml:space="preserve">               </w:t>
      </w:r>
    </w:p>
    <w:p w14:paraId="21F07B38" w14:textId="77777777" w:rsidR="003C15D9" w:rsidRPr="00903DBA" w:rsidRDefault="003C15D9" w:rsidP="003C15D9">
      <w:pPr>
        <w:pStyle w:val="Code"/>
        <w:rPr>
          <w:highlight w:val="white"/>
        </w:rPr>
      </w:pPr>
      <w:r w:rsidRPr="00903DBA">
        <w:rPr>
          <w:highlight w:val="white"/>
        </w:rPr>
        <w:t xml:space="preserve">            if (!name0.Contains(Symbol.SeparatorId)) {</w:t>
      </w:r>
    </w:p>
    <w:p w14:paraId="21B3C519" w14:textId="77777777" w:rsidR="003C15D9" w:rsidRPr="00903DBA" w:rsidRDefault="003C15D9" w:rsidP="003C15D9">
      <w:pPr>
        <w:pStyle w:val="Code"/>
        <w:rPr>
          <w:highlight w:val="white"/>
        </w:rPr>
      </w:pPr>
      <w:r w:rsidRPr="00903DBA">
        <w:rPr>
          <w:highlight w:val="white"/>
        </w:rPr>
        <w:t xml:space="preserve">              externSet.Add(name0);</w:t>
      </w:r>
    </w:p>
    <w:p w14:paraId="089D1AF0" w14:textId="77777777" w:rsidR="003C15D9" w:rsidRPr="00903DBA" w:rsidRDefault="003C15D9" w:rsidP="003C15D9">
      <w:pPr>
        <w:pStyle w:val="Code"/>
        <w:rPr>
          <w:highlight w:val="white"/>
        </w:rPr>
      </w:pPr>
      <w:r w:rsidRPr="00903DBA">
        <w:rPr>
          <w:highlight w:val="white"/>
        </w:rPr>
        <w:t xml:space="preserve">            }</w:t>
      </w:r>
    </w:p>
    <w:p w14:paraId="0E1F2E46" w14:textId="77777777" w:rsidR="003C15D9" w:rsidRPr="00903DBA" w:rsidRDefault="003C15D9" w:rsidP="003C15D9">
      <w:pPr>
        <w:pStyle w:val="Code"/>
        <w:rPr>
          <w:highlight w:val="white"/>
        </w:rPr>
      </w:pPr>
      <w:r w:rsidRPr="00903DBA">
        <w:rPr>
          <w:highlight w:val="white"/>
        </w:rPr>
        <w:t xml:space="preserve">          }</w:t>
      </w:r>
    </w:p>
    <w:p w14:paraId="5D3EF909" w14:textId="77777777" w:rsidR="003C15D9" w:rsidRPr="00903DBA" w:rsidRDefault="003C15D9" w:rsidP="003C15D9">
      <w:pPr>
        <w:pStyle w:val="Code"/>
        <w:rPr>
          <w:highlight w:val="white"/>
        </w:rPr>
      </w:pPr>
    </w:p>
    <w:p w14:paraId="53E4C4A8" w14:textId="77777777" w:rsidR="003C15D9" w:rsidRPr="00903DBA" w:rsidRDefault="003C15D9" w:rsidP="003C15D9">
      <w:pPr>
        <w:pStyle w:val="Code"/>
        <w:rPr>
          <w:highlight w:val="white"/>
        </w:rPr>
      </w:pPr>
      <w:r w:rsidRPr="00903DBA">
        <w:rPr>
          <w:highlight w:val="white"/>
        </w:rPr>
        <w:t xml:space="preserve">          if (operand1 is string) {</w:t>
      </w:r>
    </w:p>
    <w:p w14:paraId="0A593A93" w14:textId="77777777" w:rsidR="003C15D9" w:rsidRPr="00903DBA" w:rsidRDefault="003C15D9" w:rsidP="003C15D9">
      <w:pPr>
        <w:pStyle w:val="Code"/>
        <w:rPr>
          <w:highlight w:val="white"/>
        </w:rPr>
      </w:pPr>
      <w:r w:rsidRPr="00903DBA">
        <w:rPr>
          <w:highlight w:val="white"/>
        </w:rPr>
        <w:t xml:space="preserve">            string name1 = (string) operand1;</w:t>
      </w:r>
    </w:p>
    <w:p w14:paraId="1C28CF34" w14:textId="77777777" w:rsidR="003C15D9" w:rsidRPr="00903DBA" w:rsidRDefault="003C15D9" w:rsidP="003C15D9">
      <w:pPr>
        <w:pStyle w:val="Code"/>
        <w:rPr>
          <w:highlight w:val="white"/>
        </w:rPr>
      </w:pPr>
      <w:r w:rsidRPr="00903DBA">
        <w:rPr>
          <w:highlight w:val="white"/>
        </w:rPr>
        <w:t xml:space="preserve">               </w:t>
      </w:r>
    </w:p>
    <w:p w14:paraId="64A1C166" w14:textId="77777777" w:rsidR="003C15D9" w:rsidRPr="00903DBA" w:rsidRDefault="003C15D9" w:rsidP="003C15D9">
      <w:pPr>
        <w:pStyle w:val="Code"/>
        <w:rPr>
          <w:highlight w:val="white"/>
        </w:rPr>
      </w:pPr>
      <w:r w:rsidRPr="00903DBA">
        <w:rPr>
          <w:highlight w:val="white"/>
        </w:rPr>
        <w:t xml:space="preserve">            if (!name1.Contains(Symbol.SeparatorId)) {</w:t>
      </w:r>
    </w:p>
    <w:p w14:paraId="2C855925" w14:textId="77777777" w:rsidR="003C15D9" w:rsidRPr="00903DBA" w:rsidRDefault="003C15D9" w:rsidP="003C15D9">
      <w:pPr>
        <w:pStyle w:val="Code"/>
        <w:rPr>
          <w:highlight w:val="white"/>
        </w:rPr>
      </w:pPr>
      <w:r w:rsidRPr="00903DBA">
        <w:rPr>
          <w:highlight w:val="white"/>
        </w:rPr>
        <w:t xml:space="preserve">              externSet.Add(name1);</w:t>
      </w:r>
    </w:p>
    <w:p w14:paraId="12B9BA49" w14:textId="77777777" w:rsidR="003C15D9" w:rsidRPr="00903DBA" w:rsidRDefault="003C15D9" w:rsidP="003C15D9">
      <w:pPr>
        <w:pStyle w:val="Code"/>
        <w:rPr>
          <w:highlight w:val="white"/>
        </w:rPr>
      </w:pPr>
      <w:r w:rsidRPr="00903DBA">
        <w:rPr>
          <w:highlight w:val="white"/>
        </w:rPr>
        <w:t xml:space="preserve">            }</w:t>
      </w:r>
    </w:p>
    <w:p w14:paraId="7A2C2DD3" w14:textId="77777777" w:rsidR="003C15D9" w:rsidRPr="00903DBA" w:rsidRDefault="003C15D9" w:rsidP="003C15D9">
      <w:pPr>
        <w:pStyle w:val="Code"/>
        <w:rPr>
          <w:highlight w:val="white"/>
        </w:rPr>
      </w:pPr>
      <w:r w:rsidRPr="00903DBA">
        <w:rPr>
          <w:highlight w:val="white"/>
        </w:rPr>
        <w:t xml:space="preserve">          }</w:t>
      </w:r>
    </w:p>
    <w:p w14:paraId="0BE6F769" w14:textId="77777777" w:rsidR="003C15D9" w:rsidRPr="00903DBA" w:rsidRDefault="003C15D9" w:rsidP="003C15D9">
      <w:pPr>
        <w:pStyle w:val="Code"/>
        <w:rPr>
          <w:highlight w:val="white"/>
        </w:rPr>
      </w:pPr>
    </w:p>
    <w:p w14:paraId="36AE1F15" w14:textId="77777777" w:rsidR="003C15D9" w:rsidRPr="00903DBA" w:rsidRDefault="003C15D9" w:rsidP="003C15D9">
      <w:pPr>
        <w:pStyle w:val="Code"/>
        <w:rPr>
          <w:highlight w:val="white"/>
        </w:rPr>
      </w:pPr>
      <w:r w:rsidRPr="00903DBA">
        <w:rPr>
          <w:highlight w:val="white"/>
        </w:rPr>
        <w:t xml:space="preserve">          if (operand2 is string) {</w:t>
      </w:r>
    </w:p>
    <w:p w14:paraId="50EB3B59" w14:textId="77777777" w:rsidR="003C15D9" w:rsidRPr="00903DBA" w:rsidRDefault="003C15D9" w:rsidP="003C15D9">
      <w:pPr>
        <w:pStyle w:val="Code"/>
        <w:rPr>
          <w:highlight w:val="white"/>
        </w:rPr>
      </w:pPr>
      <w:r w:rsidRPr="00903DBA">
        <w:rPr>
          <w:highlight w:val="white"/>
        </w:rPr>
        <w:t xml:space="preserve">            string name2 = (string) operand2;</w:t>
      </w:r>
    </w:p>
    <w:p w14:paraId="6B50B38D" w14:textId="77777777" w:rsidR="003C15D9" w:rsidRPr="00903DBA" w:rsidRDefault="003C15D9" w:rsidP="003C15D9">
      <w:pPr>
        <w:pStyle w:val="Code"/>
        <w:rPr>
          <w:highlight w:val="white"/>
        </w:rPr>
      </w:pPr>
      <w:r w:rsidRPr="00903DBA">
        <w:rPr>
          <w:highlight w:val="white"/>
        </w:rPr>
        <w:t xml:space="preserve">               </w:t>
      </w:r>
    </w:p>
    <w:p w14:paraId="1205097C" w14:textId="77777777" w:rsidR="003C15D9" w:rsidRPr="00903DBA" w:rsidRDefault="003C15D9" w:rsidP="003C15D9">
      <w:pPr>
        <w:pStyle w:val="Code"/>
        <w:rPr>
          <w:highlight w:val="white"/>
        </w:rPr>
      </w:pPr>
      <w:r w:rsidRPr="00903DBA">
        <w:rPr>
          <w:highlight w:val="white"/>
        </w:rPr>
        <w:t xml:space="preserve">            if (!name2.Contains(Symbol.SeparatorId)) {</w:t>
      </w:r>
    </w:p>
    <w:p w14:paraId="664984D4" w14:textId="77777777" w:rsidR="003C15D9" w:rsidRPr="00903DBA" w:rsidRDefault="003C15D9" w:rsidP="003C15D9">
      <w:pPr>
        <w:pStyle w:val="Code"/>
        <w:rPr>
          <w:highlight w:val="white"/>
        </w:rPr>
      </w:pPr>
      <w:r w:rsidRPr="00903DBA">
        <w:rPr>
          <w:highlight w:val="white"/>
        </w:rPr>
        <w:t xml:space="preserve">              externSet.Add(name2);</w:t>
      </w:r>
    </w:p>
    <w:p w14:paraId="2D79AE5B" w14:textId="77777777" w:rsidR="003C15D9" w:rsidRPr="00903DBA" w:rsidRDefault="003C15D9" w:rsidP="003C15D9">
      <w:pPr>
        <w:pStyle w:val="Code"/>
        <w:rPr>
          <w:highlight w:val="white"/>
        </w:rPr>
      </w:pPr>
      <w:r w:rsidRPr="00903DBA">
        <w:rPr>
          <w:highlight w:val="white"/>
        </w:rPr>
        <w:t xml:space="preserve">            }</w:t>
      </w:r>
    </w:p>
    <w:p w14:paraId="30229DC5" w14:textId="77777777" w:rsidR="003C15D9" w:rsidRPr="00903DBA" w:rsidRDefault="003C15D9" w:rsidP="003C15D9">
      <w:pPr>
        <w:pStyle w:val="Code"/>
        <w:rPr>
          <w:highlight w:val="white"/>
        </w:rPr>
      </w:pPr>
      <w:r w:rsidRPr="00903DBA">
        <w:rPr>
          <w:highlight w:val="white"/>
        </w:rPr>
        <w:t xml:space="preserve">          }</w:t>
      </w:r>
    </w:p>
    <w:p w14:paraId="3B0B57B2" w14:textId="77777777" w:rsidR="003C15D9" w:rsidRPr="00903DBA" w:rsidRDefault="003C15D9" w:rsidP="003C15D9">
      <w:pPr>
        <w:pStyle w:val="Code"/>
        <w:rPr>
          <w:highlight w:val="white"/>
        </w:rPr>
      </w:pPr>
      <w:r w:rsidRPr="00903DBA">
        <w:rPr>
          <w:highlight w:val="white"/>
        </w:rPr>
        <w:t xml:space="preserve">        }</w:t>
      </w:r>
    </w:p>
    <w:p w14:paraId="3D302C4B" w14:textId="77777777" w:rsidR="003C15D9" w:rsidRPr="00903DBA" w:rsidRDefault="003C15D9" w:rsidP="003C15D9">
      <w:pPr>
        <w:pStyle w:val="Code"/>
        <w:rPr>
          <w:highlight w:val="white"/>
        </w:rPr>
      </w:pPr>
    </w:p>
    <w:p w14:paraId="7C2010E9" w14:textId="77777777" w:rsidR="003C15D9" w:rsidRPr="00903DBA" w:rsidRDefault="003C15D9" w:rsidP="003C15D9">
      <w:pPr>
        <w:pStyle w:val="Code"/>
        <w:rPr>
          <w:highlight w:val="white"/>
        </w:rPr>
      </w:pPr>
      <w:r w:rsidRPr="00903DBA">
        <w:rPr>
          <w:highlight w:val="white"/>
        </w:rPr>
        <w:t xml:space="preserve">        string text = assemblyCode.ToString();</w:t>
      </w:r>
    </w:p>
    <w:p w14:paraId="7535A869" w14:textId="77777777" w:rsidR="003C15D9" w:rsidRPr="00903DBA" w:rsidRDefault="003C15D9" w:rsidP="003C15D9">
      <w:pPr>
        <w:pStyle w:val="Code"/>
        <w:rPr>
          <w:highlight w:val="white"/>
        </w:rPr>
      </w:pPr>
      <w:r w:rsidRPr="00903DBA">
        <w:rPr>
          <w:highlight w:val="white"/>
        </w:rPr>
        <w:lastRenderedPageBreak/>
        <w:t xml:space="preserve">        if (text != null) {</w:t>
      </w:r>
    </w:p>
    <w:p w14:paraId="268AC865" w14:textId="77777777" w:rsidR="003C15D9" w:rsidRPr="00903DBA" w:rsidRDefault="003C15D9" w:rsidP="003C15D9">
      <w:pPr>
        <w:pStyle w:val="Code"/>
        <w:rPr>
          <w:highlight w:val="white"/>
        </w:rPr>
      </w:pPr>
      <w:r w:rsidRPr="00903DBA">
        <w:rPr>
          <w:highlight w:val="white"/>
        </w:rPr>
        <w:t xml:space="preserve">          textList.Add(text);</w:t>
      </w:r>
    </w:p>
    <w:p w14:paraId="35369519" w14:textId="77777777" w:rsidR="003C15D9" w:rsidRPr="00903DBA" w:rsidRDefault="003C15D9" w:rsidP="003C15D9">
      <w:pPr>
        <w:pStyle w:val="Code"/>
        <w:rPr>
          <w:highlight w:val="white"/>
        </w:rPr>
      </w:pPr>
      <w:r w:rsidRPr="00903DBA">
        <w:rPr>
          <w:highlight w:val="white"/>
        </w:rPr>
        <w:t xml:space="preserve">        }</w:t>
      </w:r>
    </w:p>
    <w:p w14:paraId="0A02A1B9" w14:textId="77777777" w:rsidR="003C15D9" w:rsidRPr="00903DBA" w:rsidRDefault="003C15D9" w:rsidP="003C15D9">
      <w:pPr>
        <w:pStyle w:val="Code"/>
        <w:rPr>
          <w:highlight w:val="white"/>
        </w:rPr>
      </w:pPr>
      <w:r w:rsidRPr="00903DBA">
        <w:rPr>
          <w:highlight w:val="white"/>
        </w:rPr>
        <w:t xml:space="preserve">      }</w:t>
      </w:r>
    </w:p>
    <w:p w14:paraId="5FE951CD" w14:textId="232709F4" w:rsidR="007F292F" w:rsidRPr="00903DBA" w:rsidRDefault="003C15D9" w:rsidP="007F292F">
      <w:pPr>
        <w:pStyle w:val="Code"/>
        <w:rPr>
          <w:highlight w:val="white"/>
        </w:rPr>
      </w:pPr>
      <w:r w:rsidRPr="00903DBA">
        <w:rPr>
          <w:highlight w:val="white"/>
        </w:rPr>
        <w:t xml:space="preserve">    }</w:t>
      </w:r>
    </w:p>
    <w:p w14:paraId="66ADD6F5" w14:textId="670EA4F3" w:rsidR="008C2C53" w:rsidRPr="00903DBA" w:rsidRDefault="008C2C53" w:rsidP="00AD7B52">
      <w:pPr>
        <w:pStyle w:val="Rubrik1"/>
      </w:pPr>
      <w:bookmarkStart w:id="442" w:name="_Ref54009755"/>
      <w:bookmarkStart w:id="443" w:name="_Ref420874022"/>
      <w:bookmarkStart w:id="444" w:name="_Toc57656106"/>
      <w:r w:rsidRPr="00903DBA">
        <w:lastRenderedPageBreak/>
        <w:t>Executable Code Generation</w:t>
      </w:r>
      <w:bookmarkEnd w:id="442"/>
      <w:bookmarkEnd w:id="444"/>
    </w:p>
    <w:p w14:paraId="37DAF005" w14:textId="279135BE" w:rsidR="008C2C53" w:rsidRPr="00903DBA" w:rsidRDefault="0033098A" w:rsidP="008C2C53">
      <w:r w:rsidRPr="00903DBA">
        <w:t>So far i</w:t>
      </w:r>
      <w:r w:rsidR="00DF3D11" w:rsidRPr="00903DBA">
        <w:t xml:space="preserve">n this book, the </w:t>
      </w:r>
      <w:r w:rsidRPr="00903DBA">
        <w:t xml:space="preserve">compiler has generated </w:t>
      </w:r>
      <w:r w:rsidR="00DF3D11" w:rsidRPr="00903DBA">
        <w:t xml:space="preserve">assembly code </w:t>
      </w:r>
      <w:r w:rsidRPr="00903DBA">
        <w:t>files and a make file.</w:t>
      </w:r>
      <w:r w:rsidR="00DF3D11" w:rsidRPr="00903DBA">
        <w:t xml:space="preserve"> </w:t>
      </w:r>
      <w:r w:rsidR="00F1702D" w:rsidRPr="00903DBA">
        <w:t>I</w:t>
      </w:r>
      <w:r w:rsidR="00DF3D11" w:rsidRPr="00903DBA">
        <w:t>n this chapter</w:t>
      </w:r>
      <w:r w:rsidRPr="00903DBA">
        <w:t xml:space="preserve">, the compiler </w:t>
      </w:r>
      <w:r w:rsidR="00E14164" w:rsidRPr="00903DBA">
        <w:t>instead</w:t>
      </w:r>
      <w:r w:rsidR="00DF3D11" w:rsidRPr="00903DBA">
        <w:t xml:space="preserve"> </w:t>
      </w:r>
      <w:r w:rsidR="000839DC" w:rsidRPr="00903DBA">
        <w:t>generate</w:t>
      </w:r>
      <w:r w:rsidRPr="00903DBA">
        <w:t>s</w:t>
      </w:r>
      <w:r w:rsidR="000839DC" w:rsidRPr="00903DBA">
        <w:t xml:space="preserve"> </w:t>
      </w:r>
      <w:r w:rsidRPr="00903DBA">
        <w:t xml:space="preserve">an </w:t>
      </w:r>
      <w:r w:rsidR="000839DC" w:rsidRPr="00903DBA">
        <w:t xml:space="preserve">executable file. I have chosen the 16-bit .com format, which is a simple file format. </w:t>
      </w:r>
      <w:r w:rsidR="004702AD" w:rsidRPr="00903DBA">
        <w:t xml:space="preserve">Unfortunately, the format is no longer supported by Windows. Therefore, we need </w:t>
      </w:r>
      <w:r w:rsidR="00AA2195" w:rsidRPr="00903DBA">
        <w:t xml:space="preserve">use a </w:t>
      </w:r>
      <w:r w:rsidR="00C14D7C" w:rsidRPr="00903DBA">
        <w:t xml:space="preserve">simulator the supports the format. </w:t>
      </w:r>
      <w:r w:rsidR="00AA2195" w:rsidRPr="00903DBA">
        <w:t xml:space="preserve">I have chosen </w:t>
      </w:r>
      <w:r w:rsidR="00942E51" w:rsidRPr="00903DBA">
        <w:rPr>
          <w:rStyle w:val="KeyWord0"/>
        </w:rPr>
        <w:t>DosBox</w:t>
      </w:r>
      <w:r w:rsidR="00C14D7C" w:rsidRPr="00903DBA">
        <w:t>, which is a simple simulator</w:t>
      </w:r>
      <w:r w:rsidR="00B30073" w:rsidRPr="00903DBA">
        <w:t xml:space="preserve"> capable of executing files in the </w:t>
      </w:r>
      <w:r w:rsidR="00942E51" w:rsidRPr="00903DBA">
        <w:rPr>
          <w:rStyle w:val="KeyWord0"/>
        </w:rPr>
        <w:t>.com</w:t>
      </w:r>
      <w:r w:rsidR="00942E51" w:rsidRPr="00903DBA">
        <w:t xml:space="preserve"> </w:t>
      </w:r>
      <w:r w:rsidR="00B30073" w:rsidRPr="00903DBA">
        <w:t>format.</w:t>
      </w:r>
    </w:p>
    <w:p w14:paraId="26FE0DEB" w14:textId="1E92E72F" w:rsidR="009D716B" w:rsidRPr="00903DBA" w:rsidRDefault="009D716B" w:rsidP="009D716B">
      <w:pPr>
        <w:pStyle w:val="Rubrik2"/>
      </w:pPr>
      <w:bookmarkStart w:id="445" w:name="_Toc57656107"/>
      <w:r w:rsidRPr="00903DBA">
        <w:t xml:space="preserve">The </w:t>
      </w:r>
      <w:r w:rsidR="00E6483C" w:rsidRPr="00903DBA">
        <w:t>Windows Mode</w:t>
      </w:r>
      <w:bookmarkEnd w:id="445"/>
    </w:p>
    <w:p w14:paraId="58367745" w14:textId="37137E23" w:rsidR="00C14D7C" w:rsidRPr="00903DBA" w:rsidRDefault="00786AFE" w:rsidP="008C2C53">
      <w:r w:rsidRPr="00903DBA">
        <w:t xml:space="preserve">In the book so far, we have </w:t>
      </w:r>
      <w:r w:rsidR="007F767B" w:rsidRPr="00903DBA">
        <w:t>regarded</w:t>
      </w:r>
      <w:r w:rsidRPr="00903DBA">
        <w:t xml:space="preserve"> the </w:t>
      </w:r>
      <w:r w:rsidRPr="00903DBA">
        <w:rPr>
          <w:rStyle w:val="KeyWord0"/>
        </w:rPr>
        <w:t>Start.Linux</w:t>
      </w:r>
      <w:r w:rsidRPr="00903DBA">
        <w:t xml:space="preserve"> condition on several occasion</w:t>
      </w:r>
      <w:r w:rsidR="00C97215" w:rsidRPr="00903DBA">
        <w:t xml:space="preserve">s, indicating code specific for the Linux target machine. </w:t>
      </w:r>
      <w:r w:rsidR="007F767B" w:rsidRPr="00903DBA">
        <w:t xml:space="preserve">In this chapter we go the outer way around and regard the </w:t>
      </w:r>
      <w:r w:rsidR="007F767B" w:rsidRPr="00903DBA">
        <w:rPr>
          <w:rStyle w:val="KeyWord0"/>
        </w:rPr>
        <w:t>Start.Windows</w:t>
      </w:r>
      <w:r w:rsidR="007F767B" w:rsidRPr="00903DBA">
        <w:t xml:space="preserve"> condition, which indicates </w:t>
      </w:r>
      <w:r w:rsidR="00CC21E0" w:rsidRPr="00903DBA">
        <w:t>code specific for the Windows target machine</w:t>
      </w:r>
      <w:r w:rsidR="007F767B" w:rsidRPr="00903DBA">
        <w:t>.</w:t>
      </w:r>
    </w:p>
    <w:p w14:paraId="01DAC66E" w14:textId="7D428577" w:rsidR="00065716" w:rsidRPr="00903DBA" w:rsidRDefault="00065716" w:rsidP="008C2C53">
      <w:r w:rsidRPr="00903DBA">
        <w:t>The difference between Linus and Windows mode</w:t>
      </w:r>
      <w:r w:rsidR="00D5337C" w:rsidRPr="00903DBA">
        <w:t xml:space="preserve"> is:</w:t>
      </w:r>
    </w:p>
    <w:p w14:paraId="7C072229" w14:textId="7C630569" w:rsidR="00D5337C" w:rsidRPr="00903DBA" w:rsidRDefault="00D5337C" w:rsidP="00D5337C">
      <w:pPr>
        <w:pStyle w:val="Liststycke"/>
        <w:numPr>
          <w:ilvl w:val="0"/>
          <w:numId w:val="159"/>
        </w:numPr>
      </w:pPr>
      <w:r w:rsidRPr="00903DBA">
        <w:t xml:space="preserve">The types </w:t>
      </w:r>
      <w:r w:rsidR="00415A13" w:rsidRPr="00903DBA">
        <w:t>hold</w:t>
      </w:r>
      <w:r w:rsidRPr="00903DBA">
        <w:t xml:space="preserve"> different sizes.</w:t>
      </w:r>
    </w:p>
    <w:p w14:paraId="57F48727" w14:textId="30ADF9D2" w:rsidR="00D5337C" w:rsidRPr="00903DBA" w:rsidRDefault="00256A4B" w:rsidP="00D5337C">
      <w:pPr>
        <w:pStyle w:val="Liststycke"/>
        <w:numPr>
          <w:ilvl w:val="0"/>
          <w:numId w:val="159"/>
        </w:numPr>
      </w:pPr>
      <w:r w:rsidRPr="00903DBA">
        <w:t>A s</w:t>
      </w:r>
      <w:r w:rsidR="00CE106F" w:rsidRPr="00903DBA">
        <w:t xml:space="preserve">tatic value </w:t>
      </w:r>
      <w:r w:rsidRPr="00903DBA">
        <w:t>is</w:t>
      </w:r>
      <w:r w:rsidR="00CE106F" w:rsidRPr="00903DBA">
        <w:t xml:space="preserve"> stored as </w:t>
      </w:r>
      <w:r w:rsidRPr="00903DBA">
        <w:t xml:space="preserve">a </w:t>
      </w:r>
      <w:r w:rsidR="00354D48" w:rsidRPr="00903DBA">
        <w:t xml:space="preserve">byte list rather than </w:t>
      </w:r>
      <w:r w:rsidRPr="00903DBA">
        <w:t xml:space="preserve">a </w:t>
      </w:r>
      <w:r w:rsidR="00354D48" w:rsidRPr="00903DBA">
        <w:t>text list</w:t>
      </w:r>
      <w:r w:rsidRPr="00903DBA">
        <w:t xml:space="preserve">, with </w:t>
      </w:r>
      <w:r w:rsidR="009B515E" w:rsidRPr="00903DBA">
        <w:t>an access map</w:t>
      </w:r>
      <w:r w:rsidR="0044096F" w:rsidRPr="00903DBA">
        <w:t xml:space="preserve"> that keep track of </w:t>
      </w:r>
      <w:r w:rsidR="00A71679" w:rsidRPr="00903DBA">
        <w:t>the accesses of other static values.</w:t>
      </w:r>
    </w:p>
    <w:p w14:paraId="624CE661" w14:textId="5CE29FE9" w:rsidR="00A71679" w:rsidRPr="00903DBA" w:rsidRDefault="00256A4B" w:rsidP="00D5337C">
      <w:pPr>
        <w:pStyle w:val="Liststycke"/>
        <w:numPr>
          <w:ilvl w:val="0"/>
          <w:numId w:val="159"/>
        </w:numPr>
      </w:pPr>
      <w:r w:rsidRPr="00903DBA">
        <w:t>A f</w:t>
      </w:r>
      <w:r w:rsidR="00A71679" w:rsidRPr="00903DBA">
        <w:t>unction</w:t>
      </w:r>
      <w:r w:rsidRPr="00903DBA">
        <w:t xml:space="preserve"> is</w:t>
      </w:r>
      <w:r w:rsidR="00A71679" w:rsidRPr="00903DBA">
        <w:t xml:space="preserve"> also stored as</w:t>
      </w:r>
      <w:r w:rsidRPr="00903DBA">
        <w:t xml:space="preserve"> a</w:t>
      </w:r>
      <w:r w:rsidR="00A71679" w:rsidRPr="00903DBA">
        <w:t xml:space="preserve"> byte list</w:t>
      </w:r>
      <w:r w:rsidR="00C239B6" w:rsidRPr="00903DBA">
        <w:t>, w</w:t>
      </w:r>
      <w:r w:rsidRPr="00903DBA">
        <w:t>ith an access map</w:t>
      </w:r>
      <w:r w:rsidR="00C239B6" w:rsidRPr="00903DBA">
        <w:t>.</w:t>
      </w:r>
      <w:r w:rsidR="00094066" w:rsidRPr="00903DBA">
        <w:t xml:space="preserve"> A function also holds a call map to keep track </w:t>
      </w:r>
      <w:r w:rsidR="00730E52" w:rsidRPr="00903DBA">
        <w:t>of functions calls and a return set to keep track of the return addresses of the calls.</w:t>
      </w:r>
    </w:p>
    <w:p w14:paraId="7D1D8947" w14:textId="2FF1EF8E" w:rsidR="009835FC" w:rsidRPr="00903DBA" w:rsidRDefault="009835FC" w:rsidP="00D5337C">
      <w:pPr>
        <w:pStyle w:val="Liststycke"/>
        <w:numPr>
          <w:ilvl w:val="0"/>
          <w:numId w:val="159"/>
        </w:numPr>
      </w:pPr>
      <w:r w:rsidRPr="00903DBA">
        <w:t>To exit the execution</w:t>
      </w:r>
      <w:r w:rsidR="00A05B2C" w:rsidRPr="00903DBA">
        <w:t>,</w:t>
      </w:r>
      <w:r w:rsidRPr="00903DBA">
        <w:t xml:space="preserve"> we perform an </w:t>
      </w:r>
      <w:r w:rsidR="00E94939" w:rsidRPr="00903DBA">
        <w:t>interrupt call rather than a system call.</w:t>
      </w:r>
    </w:p>
    <w:p w14:paraId="770C5A52" w14:textId="1406E0FC" w:rsidR="00A05B2C" w:rsidRPr="00903DBA" w:rsidRDefault="00A05B2C" w:rsidP="00D5337C">
      <w:pPr>
        <w:pStyle w:val="Liststycke"/>
        <w:numPr>
          <w:ilvl w:val="0"/>
          <w:numId w:val="159"/>
        </w:numPr>
      </w:pPr>
      <w:r w:rsidRPr="00903DBA">
        <w:t>The initialization code is different</w:t>
      </w:r>
      <w:r w:rsidR="003766CF" w:rsidRPr="00903DBA">
        <w:t xml:space="preserve">. The total code, including code, static values, call stack and heap, is stored </w:t>
      </w:r>
      <w:r w:rsidR="00FF2E94" w:rsidRPr="00903DBA">
        <w:t>in</w:t>
      </w:r>
      <w:r w:rsidR="003766CF" w:rsidRPr="00903DBA">
        <w:t xml:space="preserve"> 64 kilobytes.</w:t>
      </w:r>
    </w:p>
    <w:p w14:paraId="148E0B13" w14:textId="172CDB77" w:rsidR="003766CF" w:rsidRPr="00903DBA" w:rsidRDefault="006A35C6" w:rsidP="00D5337C">
      <w:pPr>
        <w:pStyle w:val="Liststycke"/>
        <w:numPr>
          <w:ilvl w:val="0"/>
          <w:numId w:val="159"/>
        </w:numPr>
      </w:pPr>
      <w:r w:rsidRPr="00903DBA">
        <w:t>The command line arguments</w:t>
      </w:r>
      <w:r w:rsidR="00A36C5C" w:rsidRPr="00903DBA">
        <w:t xml:space="preserve"> code</w:t>
      </w:r>
      <w:r w:rsidRPr="00903DBA">
        <w:t xml:space="preserve"> is also different. </w:t>
      </w:r>
      <w:r w:rsidR="00092F20" w:rsidRPr="00903DBA">
        <w:t>The command line is stored in the first 256 bytes of the segment.</w:t>
      </w:r>
    </w:p>
    <w:p w14:paraId="0FA7813B" w14:textId="1114E9D3" w:rsidR="00B70AD4" w:rsidRPr="00903DBA" w:rsidRDefault="00B70AD4" w:rsidP="00D5337C">
      <w:pPr>
        <w:pStyle w:val="Liststycke"/>
        <w:numPr>
          <w:ilvl w:val="0"/>
          <w:numId w:val="159"/>
        </w:numPr>
      </w:pPr>
      <w:r w:rsidRPr="00903DBA">
        <w:t>In the standard library, we use interrupts instead of system calls to access the surrounding operating system.</w:t>
      </w:r>
    </w:p>
    <w:p w14:paraId="238B12A8" w14:textId="64BAD923" w:rsidR="00730E52" w:rsidRPr="00903DBA" w:rsidRDefault="00730E52" w:rsidP="00BA3773">
      <w:pPr>
        <w:jc w:val="left"/>
      </w:pPr>
      <w:r w:rsidRPr="00903DBA">
        <w:t>The access and calls are stored with their unique names</w:t>
      </w:r>
      <w:r w:rsidR="00C55029" w:rsidRPr="00903DBA">
        <w:t xml:space="preserve">, they are replaced by proper address by the linker in the next step. </w:t>
      </w:r>
      <w:r w:rsidR="004B7A67" w:rsidRPr="00903DBA">
        <w:t>The return addresses are stored as the address relative the beginning of the function and will be replaced by the corresponding global address by the linker.</w:t>
      </w:r>
      <w:r w:rsidRPr="00903DBA">
        <w:t xml:space="preserve"> </w:t>
      </w:r>
      <w:r w:rsidR="004B7A67" w:rsidRPr="00903DBA">
        <w:t>The reason we keep the access an</w:t>
      </w:r>
      <w:r w:rsidR="00FE01E2" w:rsidRPr="00903DBA">
        <w:t>d</w:t>
      </w:r>
      <w:r w:rsidR="004B7A67" w:rsidRPr="00903DBA">
        <w:t xml:space="preserve"> calls in separate maps is </w:t>
      </w:r>
      <w:r w:rsidR="00D72ED6" w:rsidRPr="00903DBA">
        <w:t xml:space="preserve">that an </w:t>
      </w:r>
      <w:r w:rsidR="00FE01E2" w:rsidRPr="00903DBA">
        <w:t xml:space="preserve">access </w:t>
      </w:r>
      <w:r w:rsidR="00D72ED6" w:rsidRPr="00903DBA">
        <w:t>is</w:t>
      </w:r>
      <w:r w:rsidR="00FE01E2" w:rsidRPr="00903DBA">
        <w:t xml:space="preserve"> replaced by </w:t>
      </w:r>
      <w:r w:rsidR="009835FC" w:rsidRPr="00903DBA">
        <w:t xml:space="preserve">an </w:t>
      </w:r>
      <w:r w:rsidR="00FE01E2" w:rsidRPr="00903DBA">
        <w:t xml:space="preserve">absolute </w:t>
      </w:r>
      <w:r w:rsidR="00D72ED6" w:rsidRPr="00903DBA">
        <w:t>global address while a call is replaced by a</w:t>
      </w:r>
      <w:r w:rsidR="000F61FC" w:rsidRPr="00903DBA">
        <w:t>n</w:t>
      </w:r>
      <w:r w:rsidR="00D72ED6" w:rsidRPr="00903DBA">
        <w:t xml:space="preserve"> address relative </w:t>
      </w:r>
      <w:r w:rsidR="000F61FC" w:rsidRPr="00903DBA">
        <w:t xml:space="preserve">to </w:t>
      </w:r>
      <w:r w:rsidR="00D72ED6" w:rsidRPr="00903DBA">
        <w:t>the call.</w:t>
      </w:r>
    </w:p>
    <w:p w14:paraId="7F9BCDFE" w14:textId="173A8DE6" w:rsidR="00F65204" w:rsidRPr="00903DBA" w:rsidRDefault="00F65204" w:rsidP="00571855">
      <w:pPr>
        <w:pStyle w:val="Rubrik3"/>
        <w:numPr>
          <w:ilvl w:val="2"/>
          <w:numId w:val="156"/>
        </w:numPr>
        <w:rPr>
          <w:highlight w:val="white"/>
        </w:rPr>
      </w:pPr>
      <w:bookmarkStart w:id="446" w:name="_Toc57656108"/>
      <w:r w:rsidRPr="00903DBA">
        <w:rPr>
          <w:highlight w:val="white"/>
        </w:rPr>
        <w:t>Main</w:t>
      </w:r>
      <w:bookmarkEnd w:id="446"/>
    </w:p>
    <w:p w14:paraId="3C627783" w14:textId="6CE6492F" w:rsidR="00F65204" w:rsidRPr="00903DBA" w:rsidRDefault="00F65204" w:rsidP="00F65204">
      <w:pPr>
        <w:pStyle w:val="CodeHeader"/>
        <w:rPr>
          <w:highlight w:val="white"/>
        </w:rPr>
      </w:pPr>
      <w:proofErr w:type="spellStart"/>
      <w:r w:rsidRPr="00903DBA">
        <w:rPr>
          <w:highlight w:val="white"/>
        </w:rPr>
        <w:t>Main.cs</w:t>
      </w:r>
      <w:proofErr w:type="spellEnd"/>
    </w:p>
    <w:p w14:paraId="5888865B" w14:textId="77777777" w:rsidR="00F65204" w:rsidRPr="00903DBA" w:rsidRDefault="00F65204" w:rsidP="00F65204">
      <w:pPr>
        <w:pStyle w:val="Code"/>
        <w:rPr>
          <w:highlight w:val="white"/>
        </w:rPr>
      </w:pPr>
      <w:r w:rsidRPr="00903DBA">
        <w:rPr>
          <w:highlight w:val="white"/>
        </w:rPr>
        <w:t>using System;</w:t>
      </w:r>
    </w:p>
    <w:p w14:paraId="08972D26" w14:textId="77777777" w:rsidR="00F65204" w:rsidRPr="00903DBA" w:rsidRDefault="00F65204" w:rsidP="00F65204">
      <w:pPr>
        <w:pStyle w:val="Code"/>
        <w:rPr>
          <w:highlight w:val="white"/>
        </w:rPr>
      </w:pPr>
      <w:r w:rsidRPr="00903DBA">
        <w:rPr>
          <w:highlight w:val="white"/>
        </w:rPr>
        <w:t>using System.IO;</w:t>
      </w:r>
    </w:p>
    <w:p w14:paraId="2AABC759" w14:textId="77777777" w:rsidR="00F65204" w:rsidRPr="00903DBA" w:rsidRDefault="00F65204" w:rsidP="00F65204">
      <w:pPr>
        <w:pStyle w:val="Code"/>
        <w:rPr>
          <w:highlight w:val="white"/>
        </w:rPr>
      </w:pPr>
      <w:r w:rsidRPr="00903DBA">
        <w:rPr>
          <w:highlight w:val="white"/>
        </w:rPr>
        <w:t>using System.Text;</w:t>
      </w:r>
    </w:p>
    <w:p w14:paraId="1B0B722F" w14:textId="77777777" w:rsidR="00F65204" w:rsidRPr="00903DBA" w:rsidRDefault="00F65204" w:rsidP="00F65204">
      <w:pPr>
        <w:pStyle w:val="Code"/>
        <w:rPr>
          <w:highlight w:val="white"/>
        </w:rPr>
      </w:pPr>
      <w:r w:rsidRPr="00903DBA">
        <w:rPr>
          <w:highlight w:val="white"/>
        </w:rPr>
        <w:t>using System.Globalization;</w:t>
      </w:r>
    </w:p>
    <w:p w14:paraId="2128282D" w14:textId="77777777" w:rsidR="00F65204" w:rsidRPr="00903DBA" w:rsidRDefault="00F65204" w:rsidP="00F65204">
      <w:pPr>
        <w:pStyle w:val="Code"/>
        <w:rPr>
          <w:highlight w:val="white"/>
        </w:rPr>
      </w:pPr>
      <w:r w:rsidRPr="00903DBA">
        <w:rPr>
          <w:highlight w:val="white"/>
        </w:rPr>
        <w:t>using System.Collections.Generic;</w:t>
      </w:r>
    </w:p>
    <w:p w14:paraId="1C9A1B8B" w14:textId="77777777" w:rsidR="00F65204" w:rsidRPr="00903DBA" w:rsidRDefault="00F65204" w:rsidP="00F65204">
      <w:pPr>
        <w:pStyle w:val="Code"/>
        <w:rPr>
          <w:highlight w:val="white"/>
        </w:rPr>
      </w:pPr>
    </w:p>
    <w:p w14:paraId="5F1F6B20" w14:textId="77777777" w:rsidR="00F65204" w:rsidRPr="00903DBA" w:rsidRDefault="00F65204" w:rsidP="00F65204">
      <w:pPr>
        <w:pStyle w:val="Code"/>
        <w:rPr>
          <w:highlight w:val="white"/>
        </w:rPr>
      </w:pPr>
      <w:r w:rsidRPr="00903DBA">
        <w:rPr>
          <w:highlight w:val="white"/>
        </w:rPr>
        <w:t>namespace CCompiler {</w:t>
      </w:r>
    </w:p>
    <w:p w14:paraId="535D9D57" w14:textId="699F07B0" w:rsidR="00F65204" w:rsidRPr="00903DBA" w:rsidRDefault="00F65204" w:rsidP="00F65204">
      <w:pPr>
        <w:pStyle w:val="Code"/>
        <w:rPr>
          <w:highlight w:val="white"/>
        </w:rPr>
      </w:pPr>
      <w:r w:rsidRPr="00903DBA">
        <w:rPr>
          <w:highlight w:val="white"/>
        </w:rPr>
        <w:t xml:space="preserve">  public class Start {</w:t>
      </w:r>
    </w:p>
    <w:p w14:paraId="14F6DE7B" w14:textId="131229A1" w:rsidR="00F65204" w:rsidRPr="00903DBA" w:rsidRDefault="00F65204" w:rsidP="00F65204">
      <w:pPr>
        <w:pStyle w:val="Code"/>
        <w:rPr>
          <w:highlight w:val="white"/>
        </w:rPr>
      </w:pPr>
      <w:r w:rsidRPr="00903DBA">
        <w:rPr>
          <w:highlight w:val="white"/>
        </w:rPr>
        <w:t xml:space="preserve">    // ...</w:t>
      </w:r>
    </w:p>
    <w:p w14:paraId="5CB7CE7A" w14:textId="77777777" w:rsidR="00F65204" w:rsidRPr="00903DBA" w:rsidRDefault="00F65204" w:rsidP="00F65204">
      <w:pPr>
        <w:pStyle w:val="Code"/>
        <w:rPr>
          <w:highlight w:val="white"/>
        </w:rPr>
      </w:pPr>
    </w:p>
    <w:p w14:paraId="4BA53DAC" w14:textId="77777777" w:rsidR="00F65204" w:rsidRPr="00903DBA" w:rsidRDefault="00F65204" w:rsidP="00F65204">
      <w:pPr>
        <w:pStyle w:val="Code"/>
        <w:rPr>
          <w:highlight w:val="white"/>
        </w:rPr>
      </w:pPr>
      <w:r w:rsidRPr="00903DBA">
        <w:rPr>
          <w:highlight w:val="white"/>
        </w:rPr>
        <w:t xml:space="preserve">    public static void Main(string[] args){</w:t>
      </w:r>
    </w:p>
    <w:p w14:paraId="1D3610F0" w14:textId="29CB0582" w:rsidR="00F65204" w:rsidRPr="00903DBA" w:rsidRDefault="00F65204" w:rsidP="00F65204">
      <w:pPr>
        <w:pStyle w:val="Code"/>
        <w:rPr>
          <w:highlight w:val="white"/>
        </w:rPr>
      </w:pPr>
      <w:r w:rsidRPr="00903DBA">
        <w:rPr>
          <w:highlight w:val="white"/>
        </w:rPr>
        <w:t xml:space="preserve">      // ...</w:t>
      </w:r>
    </w:p>
    <w:p w14:paraId="6C9F1175" w14:textId="77777777" w:rsidR="00F65204" w:rsidRPr="00903DBA" w:rsidRDefault="00F65204" w:rsidP="00F65204">
      <w:pPr>
        <w:pStyle w:val="Code"/>
        <w:rPr>
          <w:highlight w:val="white"/>
        </w:rPr>
      </w:pPr>
    </w:p>
    <w:p w14:paraId="3143F9C9" w14:textId="5E51FA87" w:rsidR="00F65204" w:rsidRPr="00903DBA" w:rsidRDefault="00F65204" w:rsidP="00C92EA6">
      <w:pPr>
        <w:pStyle w:val="Code"/>
        <w:rPr>
          <w:highlight w:val="white"/>
        </w:rPr>
      </w:pPr>
      <w:r w:rsidRPr="00903DBA">
        <w:rPr>
          <w:highlight w:val="white"/>
        </w:rPr>
        <w:lastRenderedPageBreak/>
        <w:t xml:space="preserve">      if (</w:t>
      </w:r>
      <w:r w:rsidR="00731647" w:rsidRPr="00903DBA">
        <w:rPr>
          <w:highlight w:val="white"/>
        </w:rPr>
        <w:t>Start.Windows</w:t>
      </w:r>
      <w:r w:rsidRPr="00903DBA">
        <w:rPr>
          <w:highlight w:val="white"/>
        </w:rPr>
        <w:t>) {</w:t>
      </w:r>
    </w:p>
    <w:p w14:paraId="17D25416" w14:textId="77777777" w:rsidR="00F65204" w:rsidRPr="00903DBA" w:rsidRDefault="00F65204" w:rsidP="00C92EA6">
      <w:pPr>
        <w:pStyle w:val="Code"/>
        <w:rPr>
          <w:highlight w:val="white"/>
        </w:rPr>
      </w:pPr>
      <w:r w:rsidRPr="00903DBA">
        <w:rPr>
          <w:highlight w:val="white"/>
        </w:rPr>
        <w:t xml:space="preserve">        ObjectCodeTable.Initializer();</w:t>
      </w:r>
    </w:p>
    <w:p w14:paraId="7AF08F14" w14:textId="0A46F32A" w:rsidR="00F65204" w:rsidRPr="00903DBA" w:rsidRDefault="00F65204" w:rsidP="00C92EA6">
      <w:pPr>
        <w:pStyle w:val="Code"/>
        <w:rPr>
          <w:highlight w:val="white"/>
        </w:rPr>
      </w:pPr>
      <w:r w:rsidRPr="00903DBA">
        <w:rPr>
          <w:highlight w:val="white"/>
        </w:rPr>
        <w:t xml:space="preserve">      }</w:t>
      </w:r>
    </w:p>
    <w:p w14:paraId="5EEB4ECC" w14:textId="043ADF53" w:rsidR="00C92EA6" w:rsidRPr="00903DBA" w:rsidRDefault="00C92EA6" w:rsidP="00C92EA6">
      <w:pPr>
        <w:pStyle w:val="Code"/>
        <w:rPr>
          <w:highlight w:val="white"/>
        </w:rPr>
      </w:pPr>
    </w:p>
    <w:p w14:paraId="61962640" w14:textId="29A54F35" w:rsidR="00C92EA6" w:rsidRPr="00903DBA" w:rsidRDefault="00C92EA6" w:rsidP="00C92EA6">
      <w:pPr>
        <w:pStyle w:val="Code"/>
        <w:rPr>
          <w:highlight w:val="white"/>
        </w:rPr>
      </w:pPr>
      <w:r w:rsidRPr="00903DBA">
        <w:rPr>
          <w:highlight w:val="white"/>
        </w:rPr>
        <w:t xml:space="preserve">      // ...</w:t>
      </w:r>
    </w:p>
    <w:p w14:paraId="45DC7B52" w14:textId="3673D52D" w:rsidR="00C92EA6" w:rsidRPr="00903DBA" w:rsidRDefault="00C92EA6" w:rsidP="00C92EA6">
      <w:pPr>
        <w:pStyle w:val="Code"/>
        <w:rPr>
          <w:highlight w:val="white"/>
        </w:rPr>
      </w:pPr>
    </w:p>
    <w:p w14:paraId="63EF3D5D" w14:textId="5AC99DCA" w:rsidR="00F65204" w:rsidRPr="00903DBA" w:rsidRDefault="00C92EA6" w:rsidP="00C92EA6">
      <w:pPr>
        <w:pStyle w:val="Code"/>
        <w:rPr>
          <w:highlight w:val="white"/>
        </w:rPr>
      </w:pPr>
      <w:r w:rsidRPr="00903DBA">
        <w:rPr>
          <w:highlight w:val="white"/>
        </w:rPr>
        <w:t xml:space="preserve">      try {</w:t>
      </w:r>
    </w:p>
    <w:p w14:paraId="03B723CE" w14:textId="74580844" w:rsidR="00C92EA6" w:rsidRPr="00903DBA" w:rsidRDefault="00C92EA6" w:rsidP="00C92EA6">
      <w:pPr>
        <w:pStyle w:val="Code"/>
        <w:rPr>
          <w:highlight w:val="white"/>
        </w:rPr>
      </w:pPr>
      <w:r w:rsidRPr="00903DBA">
        <w:rPr>
          <w:highlight w:val="white"/>
        </w:rPr>
        <w:t xml:space="preserve">        // ...</w:t>
      </w:r>
    </w:p>
    <w:p w14:paraId="70420D4B" w14:textId="77777777" w:rsidR="00C92EA6" w:rsidRPr="00903DBA" w:rsidRDefault="00C92EA6" w:rsidP="00C92EA6">
      <w:pPr>
        <w:pStyle w:val="Code"/>
        <w:rPr>
          <w:highlight w:val="white"/>
        </w:rPr>
      </w:pPr>
    </w:p>
    <w:p w14:paraId="7EC11114" w14:textId="466700EB"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1C3421C2" w14:textId="2FC9074D" w:rsidR="00C92EA6" w:rsidRPr="00903DBA" w:rsidRDefault="00C92EA6" w:rsidP="00C92EA6">
      <w:pPr>
        <w:pStyle w:val="Code"/>
        <w:rPr>
          <w:highlight w:val="white"/>
        </w:rPr>
      </w:pPr>
      <w:r w:rsidRPr="00903DBA">
        <w:rPr>
          <w:highlight w:val="white"/>
        </w:rPr>
        <w:t xml:space="preserve">          // ...</w:t>
      </w:r>
    </w:p>
    <w:p w14:paraId="3034986C" w14:textId="77777777" w:rsidR="00C92EA6" w:rsidRPr="00903DBA" w:rsidRDefault="00C92EA6" w:rsidP="00C92EA6">
      <w:pPr>
        <w:pStyle w:val="Code"/>
        <w:rPr>
          <w:highlight w:val="white"/>
        </w:rPr>
      </w:pPr>
      <w:r w:rsidRPr="00903DBA">
        <w:rPr>
          <w:highlight w:val="white"/>
        </w:rPr>
        <w:t xml:space="preserve">        }</w:t>
      </w:r>
    </w:p>
    <w:p w14:paraId="6CC826D9" w14:textId="0627E161" w:rsidR="00C92EA6" w:rsidRPr="00903DBA" w:rsidRDefault="009117EB" w:rsidP="009117EB">
      <w:pPr>
        <w:rPr>
          <w:highlight w:val="white"/>
        </w:rPr>
      </w:pPr>
      <w:r w:rsidRPr="00903DBA">
        <w:rPr>
          <w:highlight w:val="white"/>
        </w:rPr>
        <w:t xml:space="preserve">We iterate through the command line arguments in the same way as in Chapter </w:t>
      </w:r>
      <w:r w:rsidR="00115AE9" w:rsidRPr="00903DBA">
        <w:rPr>
          <w:highlight w:val="white"/>
        </w:rPr>
        <w:fldChar w:fldCharType="begin"/>
      </w:r>
      <w:r w:rsidR="00115AE9" w:rsidRPr="00903DBA">
        <w:rPr>
          <w:highlight w:val="white"/>
        </w:rPr>
        <w:instrText xml:space="preserve"> REF _Ref54016688 \r \h </w:instrText>
      </w:r>
      <w:r w:rsidR="00115AE9" w:rsidRPr="00903DBA">
        <w:rPr>
          <w:highlight w:val="white"/>
        </w:rPr>
      </w:r>
      <w:r w:rsidR="00115AE9" w:rsidRPr="00903DBA">
        <w:rPr>
          <w:highlight w:val="white"/>
        </w:rPr>
        <w:fldChar w:fldCharType="separate"/>
      </w:r>
      <w:r w:rsidR="005F7BC3" w:rsidRPr="00903DBA">
        <w:rPr>
          <w:highlight w:val="white"/>
        </w:rPr>
        <w:t>11</w:t>
      </w:r>
      <w:r w:rsidR="00115AE9" w:rsidRPr="00903DBA">
        <w:rPr>
          <w:highlight w:val="white"/>
        </w:rPr>
        <w:fldChar w:fldCharType="end"/>
      </w:r>
      <w:r w:rsidRPr="00903DBA">
        <w:rPr>
          <w:highlight w:val="white"/>
        </w:rPr>
        <w:t xml:space="preserve">. However, </w:t>
      </w:r>
      <w:r w:rsidR="007F5ED1" w:rsidRPr="00903DBA">
        <w:rPr>
          <w:highlight w:val="white"/>
        </w:rPr>
        <w:t>w</w:t>
      </w:r>
      <w:r w:rsidRPr="00903DBA">
        <w:rPr>
          <w:highlight w:val="white"/>
        </w:rPr>
        <w:t xml:space="preserve">e add the </w:t>
      </w:r>
      <w:r w:rsidRPr="00903DBA">
        <w:rPr>
          <w:rStyle w:val="KeyWord0"/>
          <w:highlight w:val="white"/>
        </w:rPr>
        <w:t>doLink</w:t>
      </w:r>
      <w:r w:rsidRPr="00903DBA">
        <w:rPr>
          <w:highlight w:val="white"/>
        </w:rPr>
        <w:t xml:space="preserve"> variable that is set to true if at least one </w:t>
      </w:r>
      <w:r w:rsidR="00253885" w:rsidRPr="00903DBA">
        <w:rPr>
          <w:highlight w:val="white"/>
        </w:rPr>
        <w:t xml:space="preserve">source file becomes </w:t>
      </w:r>
      <w:r w:rsidR="007F5ED1" w:rsidRPr="00903DBA">
        <w:rPr>
          <w:highlight w:val="white"/>
        </w:rPr>
        <w:t>recompiled and we thereby shall link the files into an executable file.</w:t>
      </w:r>
      <w:r w:rsidR="001603C3" w:rsidRPr="00903DBA">
        <w:rPr>
          <w:highlight w:val="white"/>
        </w:rPr>
        <w:t xml:space="preserve"> We also state the file suffix as “.obj” rather than “.</w:t>
      </w:r>
      <w:proofErr w:type="spellStart"/>
      <w:r w:rsidR="001603C3" w:rsidRPr="00903DBA">
        <w:rPr>
          <w:highlight w:val="white"/>
        </w:rPr>
        <w:t>asm</w:t>
      </w:r>
      <w:proofErr w:type="spellEnd"/>
      <w:r w:rsidR="001603C3" w:rsidRPr="00903DBA">
        <w:rPr>
          <w:highlight w:val="white"/>
        </w:rPr>
        <w:t>”.</w:t>
      </w:r>
    </w:p>
    <w:p w14:paraId="558734D6" w14:textId="63C37982" w:rsidR="00C92EA6" w:rsidRPr="00903DBA" w:rsidRDefault="00C92EA6" w:rsidP="00C92EA6">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24824B9D" w14:textId="77777777" w:rsidR="009F5ECB" w:rsidRPr="00903DBA" w:rsidRDefault="009F5ECB" w:rsidP="009F5ECB">
      <w:pPr>
        <w:pStyle w:val="Code"/>
        <w:rPr>
          <w:highlight w:val="white"/>
        </w:rPr>
      </w:pPr>
      <w:r w:rsidRPr="00903DBA">
        <w:rPr>
          <w:highlight w:val="white"/>
        </w:rPr>
        <w:t xml:space="preserve">          bool doLink = false;</w:t>
      </w:r>
    </w:p>
    <w:p w14:paraId="359B9CF4" w14:textId="77777777" w:rsidR="009F5ECB" w:rsidRPr="00903DBA" w:rsidRDefault="009F5ECB" w:rsidP="009F5ECB">
      <w:pPr>
        <w:pStyle w:val="Code"/>
        <w:rPr>
          <w:highlight w:val="white"/>
        </w:rPr>
      </w:pPr>
    </w:p>
    <w:p w14:paraId="2DE10B18" w14:textId="77777777" w:rsidR="009F5ECB" w:rsidRPr="00903DBA" w:rsidRDefault="009F5ECB" w:rsidP="009F5ECB">
      <w:pPr>
        <w:pStyle w:val="Code"/>
        <w:rPr>
          <w:highlight w:val="white"/>
        </w:rPr>
      </w:pPr>
      <w:r w:rsidRPr="00903DBA">
        <w:rPr>
          <w:highlight w:val="white"/>
        </w:rPr>
        <w:t xml:space="preserve">          foreach (string arg in argList) {</w:t>
      </w:r>
    </w:p>
    <w:p w14:paraId="2D735204" w14:textId="77777777" w:rsidR="009F5ECB" w:rsidRPr="00903DBA" w:rsidRDefault="009F5ECB" w:rsidP="009F5ECB">
      <w:pPr>
        <w:pStyle w:val="Code"/>
        <w:rPr>
          <w:highlight w:val="white"/>
        </w:rPr>
      </w:pPr>
      <w:r w:rsidRPr="00903DBA">
        <w:rPr>
          <w:highlight w:val="white"/>
        </w:rPr>
        <w:t xml:space="preserve">            FileInfo file = new FileInfo(SourcePath + arg);</w:t>
      </w:r>
    </w:p>
    <w:p w14:paraId="2B30D4B1" w14:textId="77777777" w:rsidR="001603C3" w:rsidRPr="00903DBA" w:rsidRDefault="001603C3" w:rsidP="009F5ECB">
      <w:pPr>
        <w:pStyle w:val="Code"/>
        <w:rPr>
          <w:highlight w:val="white"/>
        </w:rPr>
      </w:pPr>
    </w:p>
    <w:p w14:paraId="6B34252E" w14:textId="7F093AE6" w:rsidR="009F5ECB" w:rsidRPr="00903DBA" w:rsidRDefault="009F5ECB" w:rsidP="009F5ECB">
      <w:pPr>
        <w:pStyle w:val="Code"/>
        <w:rPr>
          <w:highlight w:val="white"/>
        </w:rPr>
      </w:pPr>
      <w:r w:rsidRPr="00903DBA">
        <w:rPr>
          <w:highlight w:val="white"/>
        </w:rPr>
        <w:t xml:space="preserve">            if (rebuild || !</w:t>
      </w:r>
      <w:r w:rsidR="008E74E1" w:rsidRPr="00903DBA">
        <w:rPr>
          <w:highlight w:val="white"/>
        </w:rPr>
        <w:t>IsGeneratedFile</w:t>
      </w:r>
      <w:r w:rsidR="00FA5797" w:rsidRPr="00903DBA">
        <w:rPr>
          <w:highlight w:val="white"/>
        </w:rPr>
        <w:t>Fresh</w:t>
      </w:r>
      <w:r w:rsidRPr="00903DBA">
        <w:rPr>
          <w:highlight w:val="white"/>
        </w:rPr>
        <w:t>(file, ".</w:t>
      </w:r>
      <w:r w:rsidR="00791F52" w:rsidRPr="00903DBA">
        <w:rPr>
          <w:highlight w:val="white"/>
        </w:rPr>
        <w:t>obj</w:t>
      </w:r>
      <w:r w:rsidRPr="00903DBA">
        <w:rPr>
          <w:highlight w:val="white"/>
        </w:rPr>
        <w:t>")) {</w:t>
      </w:r>
    </w:p>
    <w:p w14:paraId="4A834607" w14:textId="77777777" w:rsidR="009F5ECB" w:rsidRPr="00903DBA" w:rsidRDefault="009F5ECB" w:rsidP="009F5ECB">
      <w:pPr>
        <w:pStyle w:val="Code"/>
        <w:rPr>
          <w:highlight w:val="white"/>
        </w:rPr>
      </w:pPr>
      <w:r w:rsidRPr="00903DBA">
        <w:rPr>
          <w:highlight w:val="white"/>
        </w:rPr>
        <w:t xml:space="preserve">              if (print) {</w:t>
      </w:r>
    </w:p>
    <w:p w14:paraId="29225F2C" w14:textId="77777777" w:rsidR="009F5ECB" w:rsidRPr="00903DBA" w:rsidRDefault="009F5ECB" w:rsidP="009F5ECB">
      <w:pPr>
        <w:pStyle w:val="Code"/>
        <w:rPr>
          <w:highlight w:val="white"/>
        </w:rPr>
      </w:pPr>
      <w:r w:rsidRPr="00903DBA">
        <w:rPr>
          <w:highlight w:val="white"/>
        </w:rPr>
        <w:t xml:space="preserve">                Console.Out.WriteLine("Compiling \"" +</w:t>
      </w:r>
    </w:p>
    <w:p w14:paraId="26A9F2A7" w14:textId="77777777" w:rsidR="009F5ECB" w:rsidRPr="00903DBA" w:rsidRDefault="009F5ECB" w:rsidP="009F5ECB">
      <w:pPr>
        <w:pStyle w:val="Code"/>
        <w:rPr>
          <w:highlight w:val="white"/>
        </w:rPr>
      </w:pPr>
      <w:r w:rsidRPr="00903DBA">
        <w:rPr>
          <w:highlight w:val="white"/>
        </w:rPr>
        <w:t xml:space="preserve">                                      file.FullName + ".c\".");  </w:t>
      </w:r>
    </w:p>
    <w:p w14:paraId="60CEB813" w14:textId="77777777" w:rsidR="009F5ECB" w:rsidRPr="00903DBA" w:rsidRDefault="009F5ECB" w:rsidP="009F5ECB">
      <w:pPr>
        <w:pStyle w:val="Code"/>
        <w:rPr>
          <w:highlight w:val="white"/>
        </w:rPr>
      </w:pPr>
      <w:r w:rsidRPr="00903DBA">
        <w:rPr>
          <w:highlight w:val="white"/>
        </w:rPr>
        <w:t xml:space="preserve">              }</w:t>
      </w:r>
    </w:p>
    <w:p w14:paraId="75788EB6" w14:textId="77777777" w:rsidR="009F5ECB" w:rsidRPr="00903DBA" w:rsidRDefault="009F5ECB" w:rsidP="009F5ECB">
      <w:pPr>
        <w:pStyle w:val="Code"/>
        <w:rPr>
          <w:highlight w:val="white"/>
        </w:rPr>
      </w:pPr>
    </w:p>
    <w:p w14:paraId="2D07C5D8" w14:textId="77777777" w:rsidR="009F5ECB" w:rsidRPr="00903DBA" w:rsidRDefault="009F5ECB" w:rsidP="009F5ECB">
      <w:pPr>
        <w:pStyle w:val="Code"/>
        <w:rPr>
          <w:highlight w:val="white"/>
        </w:rPr>
      </w:pPr>
      <w:r w:rsidRPr="00903DBA">
        <w:rPr>
          <w:highlight w:val="white"/>
        </w:rPr>
        <w:t xml:space="preserve">              CompileSourceFile(file);</w:t>
      </w:r>
    </w:p>
    <w:p w14:paraId="3F55DBEE" w14:textId="77777777" w:rsidR="009F5ECB" w:rsidRPr="00903DBA" w:rsidRDefault="009F5ECB" w:rsidP="009F5ECB">
      <w:pPr>
        <w:pStyle w:val="Code"/>
        <w:rPr>
          <w:highlight w:val="white"/>
        </w:rPr>
      </w:pPr>
      <w:r w:rsidRPr="00903DBA">
        <w:rPr>
          <w:highlight w:val="white"/>
        </w:rPr>
        <w:t xml:space="preserve">              doLink = true;</w:t>
      </w:r>
    </w:p>
    <w:p w14:paraId="5BE30643" w14:textId="62604ABF" w:rsidR="009F5ECB" w:rsidRPr="00903DBA" w:rsidRDefault="009F5ECB" w:rsidP="009F5ECB">
      <w:pPr>
        <w:pStyle w:val="Code"/>
        <w:rPr>
          <w:highlight w:val="white"/>
        </w:rPr>
      </w:pPr>
      <w:r w:rsidRPr="00903DBA">
        <w:rPr>
          <w:highlight w:val="white"/>
        </w:rPr>
        <w:t xml:space="preserve">            }</w:t>
      </w:r>
    </w:p>
    <w:p w14:paraId="23205EF9" w14:textId="2DDA7ED7" w:rsidR="00731647" w:rsidRPr="00903DBA" w:rsidRDefault="00731647" w:rsidP="009F5ECB">
      <w:pPr>
        <w:pStyle w:val="Code"/>
        <w:rPr>
          <w:highlight w:val="white"/>
        </w:rPr>
      </w:pPr>
      <w:r w:rsidRPr="00903DBA">
        <w:rPr>
          <w:highlight w:val="white"/>
        </w:rPr>
        <w:t xml:space="preserve">          }</w:t>
      </w:r>
    </w:p>
    <w:p w14:paraId="7A8CC8E5" w14:textId="77777777" w:rsidR="00731647" w:rsidRPr="00903DBA" w:rsidRDefault="00731647" w:rsidP="00C92EA6">
      <w:pPr>
        <w:pStyle w:val="Code"/>
        <w:rPr>
          <w:highlight w:val="white"/>
        </w:rPr>
      </w:pPr>
    </w:p>
    <w:p w14:paraId="3F02E60F" w14:textId="3240C9DC" w:rsidR="00C92EA6" w:rsidRPr="00903DBA" w:rsidRDefault="00C92EA6" w:rsidP="00C92EA6">
      <w:pPr>
        <w:pStyle w:val="Code"/>
        <w:rPr>
          <w:highlight w:val="white"/>
        </w:rPr>
      </w:pPr>
      <w:r w:rsidRPr="00903DBA">
        <w:rPr>
          <w:highlight w:val="white"/>
        </w:rPr>
        <w:t xml:space="preserve">          if (doLink) {</w:t>
      </w:r>
    </w:p>
    <w:p w14:paraId="6D40B200" w14:textId="77777777" w:rsidR="00C92EA6" w:rsidRPr="00903DBA" w:rsidRDefault="00C92EA6" w:rsidP="00C92EA6">
      <w:pPr>
        <w:pStyle w:val="Code"/>
        <w:rPr>
          <w:highlight w:val="white"/>
        </w:rPr>
      </w:pPr>
      <w:r w:rsidRPr="00903DBA">
        <w:rPr>
          <w:highlight w:val="white"/>
        </w:rPr>
        <w:t xml:space="preserve">            FileInfo targetFile =</w:t>
      </w:r>
    </w:p>
    <w:p w14:paraId="65F9A10F" w14:textId="77777777" w:rsidR="00C92EA6" w:rsidRPr="00903DBA" w:rsidRDefault="00C92EA6" w:rsidP="00C92EA6">
      <w:pPr>
        <w:pStyle w:val="Code"/>
        <w:rPr>
          <w:highlight w:val="white"/>
        </w:rPr>
      </w:pPr>
      <w:r w:rsidRPr="00903DBA">
        <w:rPr>
          <w:highlight w:val="white"/>
        </w:rPr>
        <w:t xml:space="preserve">              new FileInfo(TargetPath + argList[0] + ".com");</w:t>
      </w:r>
    </w:p>
    <w:p w14:paraId="34A4AE6B" w14:textId="77777777" w:rsidR="00C92EA6" w:rsidRPr="00903DBA" w:rsidRDefault="00C92EA6" w:rsidP="00C92EA6">
      <w:pPr>
        <w:pStyle w:val="Code"/>
        <w:rPr>
          <w:highlight w:val="white"/>
        </w:rPr>
      </w:pPr>
      <w:r w:rsidRPr="00903DBA">
        <w:rPr>
          <w:highlight w:val="white"/>
        </w:rPr>
        <w:t xml:space="preserve">            Linker linker = new Linker();</w:t>
      </w:r>
    </w:p>
    <w:p w14:paraId="2CC3FCEA" w14:textId="77777777" w:rsidR="00C92EA6" w:rsidRPr="00903DBA" w:rsidRDefault="00C92EA6" w:rsidP="00C92EA6">
      <w:pPr>
        <w:pStyle w:val="Code"/>
        <w:rPr>
          <w:highlight w:val="white"/>
        </w:rPr>
      </w:pPr>
    </w:p>
    <w:p w14:paraId="75CA5FC4" w14:textId="77777777" w:rsidR="00C92EA6" w:rsidRPr="00903DBA" w:rsidRDefault="00C92EA6" w:rsidP="00C92EA6">
      <w:pPr>
        <w:pStyle w:val="Code"/>
        <w:rPr>
          <w:highlight w:val="white"/>
        </w:rPr>
      </w:pPr>
      <w:r w:rsidRPr="00903DBA">
        <w:rPr>
          <w:highlight w:val="white"/>
        </w:rPr>
        <w:t xml:space="preserve">            CCompiler_Main.Scanner.Path = null;</w:t>
      </w:r>
    </w:p>
    <w:p w14:paraId="6FC8DC55" w14:textId="77777777" w:rsidR="00C92EA6" w:rsidRPr="00903DBA" w:rsidRDefault="00C92EA6" w:rsidP="00C92EA6">
      <w:pPr>
        <w:pStyle w:val="Code"/>
        <w:rPr>
          <w:highlight w:val="white"/>
        </w:rPr>
      </w:pPr>
      <w:r w:rsidRPr="00903DBA">
        <w:rPr>
          <w:highlight w:val="white"/>
        </w:rPr>
        <w:t xml:space="preserve">            foreach (string arg in argList) {</w:t>
      </w:r>
    </w:p>
    <w:p w14:paraId="07B9AC15" w14:textId="77777777" w:rsidR="00C92EA6" w:rsidRPr="00903DBA" w:rsidRDefault="00C92EA6" w:rsidP="00C92EA6">
      <w:pPr>
        <w:pStyle w:val="Code"/>
        <w:rPr>
          <w:highlight w:val="white"/>
        </w:rPr>
      </w:pPr>
      <w:r w:rsidRPr="00903DBA">
        <w:rPr>
          <w:highlight w:val="white"/>
        </w:rPr>
        <w:t xml:space="preserve">              FileInfo file = new FileInfo(SourcePath + arg);</w:t>
      </w:r>
    </w:p>
    <w:p w14:paraId="790B5733" w14:textId="77777777" w:rsidR="00C92EA6" w:rsidRPr="00903DBA" w:rsidRDefault="00C92EA6" w:rsidP="00C92EA6">
      <w:pPr>
        <w:pStyle w:val="Code"/>
        <w:rPr>
          <w:highlight w:val="white"/>
        </w:rPr>
      </w:pPr>
    </w:p>
    <w:p w14:paraId="431D3ADC" w14:textId="77777777" w:rsidR="00C92EA6" w:rsidRPr="00903DBA" w:rsidRDefault="00C92EA6" w:rsidP="00C92EA6">
      <w:pPr>
        <w:pStyle w:val="Code"/>
        <w:rPr>
          <w:highlight w:val="white"/>
        </w:rPr>
      </w:pPr>
      <w:r w:rsidRPr="00903DBA">
        <w:rPr>
          <w:highlight w:val="white"/>
        </w:rPr>
        <w:t xml:space="preserve">              if (print) {</w:t>
      </w:r>
    </w:p>
    <w:p w14:paraId="5367E329" w14:textId="77777777" w:rsidR="00C92EA6" w:rsidRPr="00903DBA" w:rsidRDefault="00C92EA6" w:rsidP="00C92EA6">
      <w:pPr>
        <w:pStyle w:val="Code"/>
        <w:rPr>
          <w:highlight w:val="white"/>
        </w:rPr>
      </w:pPr>
      <w:r w:rsidRPr="00903DBA">
        <w:rPr>
          <w:highlight w:val="white"/>
        </w:rPr>
        <w:t xml:space="preserve">                Console.Out.WriteLine("Loading \"" + file.FullName +</w:t>
      </w:r>
    </w:p>
    <w:p w14:paraId="5382828C" w14:textId="4733CD48" w:rsidR="00C92EA6" w:rsidRPr="00903DBA" w:rsidRDefault="00C92EA6" w:rsidP="00C92EA6">
      <w:pPr>
        <w:pStyle w:val="Code"/>
        <w:rPr>
          <w:highlight w:val="white"/>
        </w:rPr>
      </w:pPr>
      <w:r w:rsidRPr="00903DBA">
        <w:rPr>
          <w:highlight w:val="white"/>
        </w:rPr>
        <w:t xml:space="preserve">                                      ".o</w:t>
      </w:r>
      <w:r w:rsidR="00FF114A" w:rsidRPr="00903DBA">
        <w:rPr>
          <w:highlight w:val="white"/>
        </w:rPr>
        <w:t>bj</w:t>
      </w:r>
      <w:r w:rsidRPr="00903DBA">
        <w:rPr>
          <w:highlight w:val="white"/>
        </w:rPr>
        <w:t xml:space="preserve">\".");  </w:t>
      </w:r>
    </w:p>
    <w:p w14:paraId="50D708DA" w14:textId="77777777" w:rsidR="00C92EA6" w:rsidRPr="00903DBA" w:rsidRDefault="00C92EA6" w:rsidP="00C92EA6">
      <w:pPr>
        <w:pStyle w:val="Code"/>
        <w:rPr>
          <w:highlight w:val="white"/>
        </w:rPr>
      </w:pPr>
      <w:r w:rsidRPr="00903DBA">
        <w:rPr>
          <w:highlight w:val="white"/>
        </w:rPr>
        <w:t xml:space="preserve">              }</w:t>
      </w:r>
    </w:p>
    <w:p w14:paraId="647B84C9" w14:textId="77777777" w:rsidR="00C92EA6" w:rsidRPr="00903DBA" w:rsidRDefault="00C92EA6" w:rsidP="00C92EA6">
      <w:pPr>
        <w:pStyle w:val="Code"/>
        <w:rPr>
          <w:highlight w:val="white"/>
        </w:rPr>
      </w:pPr>
      <w:r w:rsidRPr="00903DBA">
        <w:rPr>
          <w:highlight w:val="white"/>
        </w:rPr>
        <w:t xml:space="preserve">          </w:t>
      </w:r>
    </w:p>
    <w:p w14:paraId="71A1FAF1" w14:textId="77777777" w:rsidR="00C92EA6" w:rsidRPr="00903DBA" w:rsidRDefault="00C92EA6" w:rsidP="00C92EA6">
      <w:pPr>
        <w:pStyle w:val="Code"/>
        <w:rPr>
          <w:highlight w:val="white"/>
        </w:rPr>
      </w:pPr>
      <w:r w:rsidRPr="00903DBA">
        <w:rPr>
          <w:highlight w:val="white"/>
        </w:rPr>
        <w:t xml:space="preserve">              ReadObjectFile(file, linker);</w:t>
      </w:r>
    </w:p>
    <w:p w14:paraId="6E24ED47" w14:textId="77777777" w:rsidR="00C92EA6" w:rsidRPr="00903DBA" w:rsidRDefault="00C92EA6" w:rsidP="00C92EA6">
      <w:pPr>
        <w:pStyle w:val="Code"/>
        <w:rPr>
          <w:highlight w:val="white"/>
        </w:rPr>
      </w:pPr>
      <w:r w:rsidRPr="00903DBA">
        <w:rPr>
          <w:highlight w:val="white"/>
        </w:rPr>
        <w:t xml:space="preserve">            }</w:t>
      </w:r>
    </w:p>
    <w:p w14:paraId="19AFB535" w14:textId="77777777" w:rsidR="00C92EA6" w:rsidRPr="00903DBA" w:rsidRDefault="00C92EA6" w:rsidP="00C92EA6">
      <w:pPr>
        <w:pStyle w:val="Code"/>
        <w:rPr>
          <w:highlight w:val="white"/>
        </w:rPr>
      </w:pPr>
    </w:p>
    <w:p w14:paraId="04C761D6" w14:textId="77777777" w:rsidR="00C92EA6" w:rsidRPr="00903DBA" w:rsidRDefault="00C92EA6" w:rsidP="00C92EA6">
      <w:pPr>
        <w:pStyle w:val="Code"/>
        <w:rPr>
          <w:highlight w:val="white"/>
        </w:rPr>
      </w:pPr>
      <w:r w:rsidRPr="00903DBA">
        <w:rPr>
          <w:highlight w:val="white"/>
        </w:rPr>
        <w:t xml:space="preserve">            linker.Generate(targetFile);</w:t>
      </w:r>
    </w:p>
    <w:p w14:paraId="70010F54" w14:textId="77777777" w:rsidR="00C92EA6" w:rsidRPr="00903DBA" w:rsidRDefault="00C92EA6" w:rsidP="00C92EA6">
      <w:pPr>
        <w:pStyle w:val="Code"/>
        <w:rPr>
          <w:highlight w:val="white"/>
        </w:rPr>
      </w:pPr>
      <w:r w:rsidRPr="00903DBA">
        <w:rPr>
          <w:highlight w:val="white"/>
        </w:rPr>
        <w:t xml:space="preserve">          }</w:t>
      </w:r>
    </w:p>
    <w:p w14:paraId="73B5F961" w14:textId="77777777" w:rsidR="00C92EA6" w:rsidRPr="00903DBA" w:rsidRDefault="00C92EA6" w:rsidP="00C92EA6">
      <w:pPr>
        <w:pStyle w:val="Code"/>
        <w:rPr>
          <w:highlight w:val="white"/>
        </w:rPr>
      </w:pPr>
      <w:r w:rsidRPr="00903DBA">
        <w:rPr>
          <w:highlight w:val="white"/>
        </w:rPr>
        <w:t xml:space="preserve">          else if (print) {</w:t>
      </w:r>
    </w:p>
    <w:p w14:paraId="272D05C9" w14:textId="77777777" w:rsidR="00C92EA6" w:rsidRPr="00903DBA" w:rsidRDefault="00C92EA6" w:rsidP="00C92EA6">
      <w:pPr>
        <w:pStyle w:val="Code"/>
        <w:rPr>
          <w:highlight w:val="white"/>
        </w:rPr>
      </w:pPr>
      <w:r w:rsidRPr="00903DBA">
        <w:rPr>
          <w:highlight w:val="white"/>
        </w:rPr>
        <w:t xml:space="preserve">            Console.Out.WriteLine(SourcePath + argList[0] +</w:t>
      </w:r>
    </w:p>
    <w:p w14:paraId="0543BA21" w14:textId="77777777" w:rsidR="00C92EA6" w:rsidRPr="00903DBA" w:rsidRDefault="00C92EA6" w:rsidP="00C92EA6">
      <w:pPr>
        <w:pStyle w:val="Code"/>
        <w:rPr>
          <w:highlight w:val="white"/>
        </w:rPr>
      </w:pPr>
      <w:r w:rsidRPr="00903DBA">
        <w:rPr>
          <w:highlight w:val="white"/>
        </w:rPr>
        <w:t xml:space="preserve">                                  ".com is up-to-date.");</w:t>
      </w:r>
    </w:p>
    <w:p w14:paraId="124829C1" w14:textId="77777777" w:rsidR="00C92EA6" w:rsidRPr="00903DBA" w:rsidRDefault="00C92EA6" w:rsidP="00C92EA6">
      <w:pPr>
        <w:pStyle w:val="Code"/>
        <w:rPr>
          <w:highlight w:val="white"/>
        </w:rPr>
      </w:pPr>
      <w:r w:rsidRPr="00903DBA">
        <w:rPr>
          <w:highlight w:val="white"/>
        </w:rPr>
        <w:t xml:space="preserve">          }</w:t>
      </w:r>
    </w:p>
    <w:p w14:paraId="75769991" w14:textId="3104D914" w:rsidR="00C92EA6" w:rsidRPr="00903DBA" w:rsidRDefault="00C92EA6" w:rsidP="00C92EA6">
      <w:pPr>
        <w:pStyle w:val="Code"/>
        <w:rPr>
          <w:highlight w:val="white"/>
        </w:rPr>
      </w:pPr>
      <w:r w:rsidRPr="00903DBA">
        <w:rPr>
          <w:highlight w:val="white"/>
        </w:rPr>
        <w:lastRenderedPageBreak/>
        <w:t xml:space="preserve">        }</w:t>
      </w:r>
    </w:p>
    <w:p w14:paraId="22089E39" w14:textId="3FAAAEE6" w:rsidR="00C92EA6" w:rsidRPr="00903DBA" w:rsidRDefault="00C92EA6" w:rsidP="00C92EA6">
      <w:pPr>
        <w:pStyle w:val="Code"/>
        <w:rPr>
          <w:highlight w:val="white"/>
        </w:rPr>
      </w:pPr>
    </w:p>
    <w:p w14:paraId="12047E41" w14:textId="612F4FBB" w:rsidR="00C92EA6" w:rsidRPr="00903DBA" w:rsidRDefault="00C92EA6" w:rsidP="00C92EA6">
      <w:pPr>
        <w:pStyle w:val="Code"/>
        <w:rPr>
          <w:highlight w:val="white"/>
        </w:rPr>
      </w:pPr>
      <w:r w:rsidRPr="00903DBA">
        <w:rPr>
          <w:highlight w:val="white"/>
        </w:rPr>
        <w:t xml:space="preserve">        // ...</w:t>
      </w:r>
    </w:p>
    <w:p w14:paraId="6F129458" w14:textId="3B70C3F1" w:rsidR="00C92EA6" w:rsidRPr="00903DBA" w:rsidRDefault="00C92EA6" w:rsidP="00C92EA6">
      <w:pPr>
        <w:pStyle w:val="Code"/>
        <w:rPr>
          <w:highlight w:val="white"/>
        </w:rPr>
      </w:pPr>
      <w:r w:rsidRPr="00903DBA">
        <w:rPr>
          <w:highlight w:val="white"/>
        </w:rPr>
        <w:t xml:space="preserve">      }</w:t>
      </w:r>
    </w:p>
    <w:p w14:paraId="02B74397" w14:textId="69B40BAC" w:rsidR="00F65204" w:rsidRPr="00903DBA" w:rsidRDefault="00F65204" w:rsidP="00C92EA6">
      <w:pPr>
        <w:pStyle w:val="Code"/>
        <w:rPr>
          <w:highlight w:val="white"/>
        </w:rPr>
      </w:pPr>
      <w:r w:rsidRPr="00903DBA">
        <w:rPr>
          <w:highlight w:val="white"/>
        </w:rPr>
        <w:t xml:space="preserve">    }</w:t>
      </w:r>
    </w:p>
    <w:p w14:paraId="3B30C1F1" w14:textId="2B18E513" w:rsidR="00F01798" w:rsidRPr="00903DBA" w:rsidRDefault="00F01798" w:rsidP="00F01798">
      <w:pPr>
        <w:pStyle w:val="Code"/>
        <w:rPr>
          <w:highlight w:val="white"/>
        </w:rPr>
      </w:pPr>
    </w:p>
    <w:p w14:paraId="7518E563" w14:textId="7DC02A6C" w:rsidR="00F01798" w:rsidRPr="00903DBA" w:rsidRDefault="00F01798" w:rsidP="00F01798">
      <w:pPr>
        <w:pStyle w:val="Code"/>
        <w:rPr>
          <w:highlight w:val="white"/>
        </w:rPr>
      </w:pPr>
      <w:r w:rsidRPr="00903DBA">
        <w:rPr>
          <w:highlight w:val="white"/>
        </w:rPr>
        <w:t xml:space="preserve">    // ...</w:t>
      </w:r>
    </w:p>
    <w:p w14:paraId="50285C88" w14:textId="77777777" w:rsidR="00F01798" w:rsidRPr="00903DBA" w:rsidRDefault="00F01798" w:rsidP="00F01798">
      <w:pPr>
        <w:pStyle w:val="Code"/>
        <w:rPr>
          <w:highlight w:val="white"/>
        </w:rPr>
      </w:pPr>
    </w:p>
    <w:p w14:paraId="750E69D4" w14:textId="77777777" w:rsidR="00F01798" w:rsidRPr="00903DBA" w:rsidRDefault="00F01798" w:rsidP="00F01798">
      <w:pPr>
        <w:pStyle w:val="Code"/>
        <w:rPr>
          <w:highlight w:val="white"/>
        </w:rPr>
      </w:pPr>
      <w:r w:rsidRPr="00903DBA">
        <w:rPr>
          <w:highlight w:val="white"/>
        </w:rPr>
        <w:t xml:space="preserve">    public static void CompileSourceFile(FileInfo file) {</w:t>
      </w:r>
    </w:p>
    <w:p w14:paraId="29DAC6E2" w14:textId="77777777" w:rsidR="00F01798" w:rsidRPr="00903DBA" w:rsidRDefault="00F01798" w:rsidP="00F01798">
      <w:pPr>
        <w:pStyle w:val="Code"/>
        <w:rPr>
          <w:highlight w:val="white"/>
        </w:rPr>
      </w:pPr>
      <w:r w:rsidRPr="00903DBA">
        <w:rPr>
          <w:highlight w:val="white"/>
        </w:rPr>
        <w:t xml:space="preserve">      // ...</w:t>
      </w:r>
    </w:p>
    <w:p w14:paraId="3E801C41" w14:textId="7B1FF81F" w:rsidR="00F01798" w:rsidRPr="00903DBA" w:rsidRDefault="00F01798" w:rsidP="00F01798">
      <w:pPr>
        <w:pStyle w:val="Code"/>
        <w:rPr>
          <w:highlight w:val="white"/>
        </w:rPr>
      </w:pPr>
    </w:p>
    <w:p w14:paraId="4D6B340E" w14:textId="34D0446E"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Start.Linux</w:t>
      </w:r>
      <w:r w:rsidRPr="00903DBA">
        <w:rPr>
          <w:highlight w:val="white"/>
        </w:rPr>
        <w:t>) {</w:t>
      </w:r>
    </w:p>
    <w:p w14:paraId="42731BF2" w14:textId="5A77DC0E" w:rsidR="00F86C24" w:rsidRPr="00903DBA" w:rsidRDefault="00F86C24" w:rsidP="00F86C24">
      <w:pPr>
        <w:pStyle w:val="Code"/>
        <w:rPr>
          <w:highlight w:val="white"/>
        </w:rPr>
      </w:pPr>
      <w:r w:rsidRPr="00903DBA">
        <w:rPr>
          <w:highlight w:val="white"/>
        </w:rPr>
        <w:t xml:space="preserve">        // ...</w:t>
      </w:r>
    </w:p>
    <w:p w14:paraId="147EC1AA" w14:textId="474FD1DC" w:rsidR="00F86C24" w:rsidRPr="00903DBA" w:rsidRDefault="00F86C24" w:rsidP="00F86C24">
      <w:pPr>
        <w:pStyle w:val="Code"/>
        <w:rPr>
          <w:highlight w:val="white"/>
        </w:rPr>
      </w:pPr>
      <w:r w:rsidRPr="00903DBA">
        <w:rPr>
          <w:highlight w:val="white"/>
        </w:rPr>
        <w:t xml:space="preserve">      }</w:t>
      </w:r>
    </w:p>
    <w:p w14:paraId="5C32B000" w14:textId="1F96C9FE" w:rsidR="00F86C24" w:rsidRPr="00903DBA" w:rsidRDefault="00F86C24" w:rsidP="00F86C24">
      <w:pPr>
        <w:pStyle w:val="Code"/>
        <w:rPr>
          <w:highlight w:val="white"/>
        </w:rPr>
      </w:pPr>
    </w:p>
    <w:p w14:paraId="76CFCE84" w14:textId="472FE698" w:rsidR="00F86C24" w:rsidRPr="00903DBA" w:rsidRDefault="00F86C24" w:rsidP="00F86C24">
      <w:pPr>
        <w:pStyle w:val="Code"/>
        <w:rPr>
          <w:highlight w:val="white"/>
        </w:rPr>
      </w:pPr>
      <w:r w:rsidRPr="00903DBA">
        <w:rPr>
          <w:highlight w:val="white"/>
        </w:rPr>
        <w:t xml:space="preserve">      // ...</w:t>
      </w:r>
    </w:p>
    <w:p w14:paraId="13AE2279" w14:textId="77777777" w:rsidR="00F86C24" w:rsidRPr="00903DBA" w:rsidRDefault="00F86C24" w:rsidP="00F86C24">
      <w:pPr>
        <w:pStyle w:val="Code"/>
        <w:rPr>
          <w:highlight w:val="white"/>
        </w:rPr>
      </w:pPr>
    </w:p>
    <w:p w14:paraId="3BBDDC84" w14:textId="7ECA414D" w:rsidR="00F86C24" w:rsidRPr="00903DBA" w:rsidRDefault="00F86C24" w:rsidP="00F86C24">
      <w:pPr>
        <w:pStyle w:val="Code"/>
        <w:rPr>
          <w:highlight w:val="white"/>
        </w:rPr>
      </w:pPr>
      <w:r w:rsidRPr="00903DBA">
        <w:rPr>
          <w:highlight w:val="white"/>
        </w:rPr>
        <w:t xml:space="preserve">      if (</w:t>
      </w:r>
      <w:r w:rsidR="00731647" w:rsidRPr="00903DBA">
        <w:rPr>
          <w:highlight w:val="white"/>
        </w:rPr>
        <w:t>Start.Windows</w:t>
      </w:r>
      <w:r w:rsidRPr="00903DBA">
        <w:rPr>
          <w:highlight w:val="white"/>
        </w:rPr>
        <w:t>) {</w:t>
      </w:r>
    </w:p>
    <w:p w14:paraId="7DC188FE" w14:textId="77777777" w:rsidR="00F86C24" w:rsidRPr="00903DBA" w:rsidRDefault="00F86C24" w:rsidP="00F86C24">
      <w:pPr>
        <w:pStyle w:val="Code"/>
        <w:rPr>
          <w:highlight w:val="white"/>
        </w:rPr>
      </w:pPr>
      <w:r w:rsidRPr="00903DBA">
        <w:rPr>
          <w:highlight w:val="white"/>
        </w:rPr>
        <w:t xml:space="preserve">        FileInfo objectFile = new FileInfo(file.FullName + ".obj");</w:t>
      </w:r>
    </w:p>
    <w:p w14:paraId="04B17EB3" w14:textId="77777777" w:rsidR="00F86C24" w:rsidRPr="00903DBA" w:rsidRDefault="00F86C24" w:rsidP="00F86C24">
      <w:pPr>
        <w:pStyle w:val="Code"/>
        <w:rPr>
          <w:highlight w:val="white"/>
        </w:rPr>
      </w:pPr>
      <w:r w:rsidRPr="00903DBA">
        <w:rPr>
          <w:highlight w:val="white"/>
        </w:rPr>
        <w:t xml:space="preserve">        BinaryWriter binaryWriter =</w:t>
      </w:r>
    </w:p>
    <w:p w14:paraId="28564769" w14:textId="77777777" w:rsidR="00F86C24" w:rsidRPr="00903DBA" w:rsidRDefault="00F86C24" w:rsidP="00F86C24">
      <w:pPr>
        <w:pStyle w:val="Code"/>
        <w:rPr>
          <w:highlight w:val="white"/>
        </w:rPr>
      </w:pPr>
      <w:r w:rsidRPr="00903DBA">
        <w:rPr>
          <w:highlight w:val="white"/>
        </w:rPr>
        <w:t xml:space="preserve">          new BinaryWriter(File.Open(objectFile.FullName, FileMode.Create));</w:t>
      </w:r>
    </w:p>
    <w:p w14:paraId="10FE4B55" w14:textId="77777777" w:rsidR="00F86C24" w:rsidRPr="00903DBA" w:rsidRDefault="00F86C24" w:rsidP="00F86C24">
      <w:pPr>
        <w:pStyle w:val="Code"/>
        <w:rPr>
          <w:highlight w:val="white"/>
        </w:rPr>
      </w:pPr>
    </w:p>
    <w:p w14:paraId="069CBA99" w14:textId="22CB7E0E" w:rsidR="00F86C24" w:rsidRPr="00903DBA" w:rsidRDefault="00F86C24" w:rsidP="00F86C24">
      <w:pPr>
        <w:pStyle w:val="Code"/>
        <w:rPr>
          <w:highlight w:val="white"/>
        </w:rPr>
      </w:pPr>
      <w:r w:rsidRPr="00903DBA">
        <w:rPr>
          <w:highlight w:val="white"/>
        </w:rPr>
        <w:t xml:space="preserve">        binaryWriter.Write(</w:t>
      </w:r>
      <w:r w:rsidR="005E3B60" w:rsidRPr="00903DBA">
        <w:rPr>
          <w:highlight w:val="white"/>
        </w:rPr>
        <w:t>SymbolTable.StaticSet.</w:t>
      </w:r>
      <w:r w:rsidRPr="00903DBA">
        <w:rPr>
          <w:highlight w:val="white"/>
        </w:rPr>
        <w:t xml:space="preserve">Count);    </w:t>
      </w:r>
    </w:p>
    <w:p w14:paraId="45AF3455" w14:textId="34C06B5E" w:rsidR="00F86C24" w:rsidRPr="00903DBA" w:rsidRDefault="00F86C24" w:rsidP="00F86C24">
      <w:pPr>
        <w:pStyle w:val="Code"/>
        <w:rPr>
          <w:highlight w:val="white"/>
        </w:rPr>
      </w:pPr>
      <w:r w:rsidRPr="00903DBA">
        <w:rPr>
          <w:highlight w:val="white"/>
        </w:rPr>
        <w:t xml:space="preserve">        foreach (StaticSymbol staticSymbol in </w:t>
      </w:r>
      <w:r w:rsidR="00B52224" w:rsidRPr="00903DBA">
        <w:rPr>
          <w:highlight w:val="white"/>
        </w:rPr>
        <w:t>SymbolTable.GlobalStaticSet</w:t>
      </w:r>
      <w:r w:rsidRPr="00903DBA">
        <w:rPr>
          <w:highlight w:val="white"/>
        </w:rPr>
        <w:t>) {</w:t>
      </w:r>
    </w:p>
    <w:p w14:paraId="6D7775EC" w14:textId="50D41516" w:rsidR="00F86C24" w:rsidRPr="00903DBA" w:rsidRDefault="00F86C24" w:rsidP="00F86C24">
      <w:pPr>
        <w:pStyle w:val="Code"/>
        <w:rPr>
          <w:highlight w:val="white"/>
        </w:rPr>
      </w:pPr>
      <w:r w:rsidRPr="00903DBA">
        <w:rPr>
          <w:highlight w:val="white"/>
        </w:rPr>
        <w:t xml:space="preserve">          staticSymbol.</w:t>
      </w:r>
      <w:r w:rsidR="00697ECC" w:rsidRPr="00903DBA">
        <w:rPr>
          <w:highlight w:val="white"/>
        </w:rPr>
        <w:t>Write</w:t>
      </w:r>
      <w:r w:rsidRPr="00903DBA">
        <w:rPr>
          <w:highlight w:val="white"/>
        </w:rPr>
        <w:t>(binaryWriter);</w:t>
      </w:r>
    </w:p>
    <w:p w14:paraId="1AF3BECC" w14:textId="77777777" w:rsidR="00F86C24" w:rsidRPr="00903DBA" w:rsidRDefault="00F86C24" w:rsidP="00F86C24">
      <w:pPr>
        <w:pStyle w:val="Code"/>
        <w:rPr>
          <w:highlight w:val="white"/>
        </w:rPr>
      </w:pPr>
      <w:r w:rsidRPr="00903DBA">
        <w:rPr>
          <w:highlight w:val="white"/>
        </w:rPr>
        <w:t xml:space="preserve">        }</w:t>
      </w:r>
    </w:p>
    <w:p w14:paraId="13EB467E" w14:textId="77777777" w:rsidR="00F86C24" w:rsidRPr="00903DBA" w:rsidRDefault="00F86C24" w:rsidP="00F86C24">
      <w:pPr>
        <w:pStyle w:val="Code"/>
        <w:rPr>
          <w:highlight w:val="white"/>
        </w:rPr>
      </w:pPr>
    </w:p>
    <w:p w14:paraId="43FC13F5" w14:textId="77777777" w:rsidR="00F86C24" w:rsidRPr="00903DBA" w:rsidRDefault="00F86C24" w:rsidP="00F86C24">
      <w:pPr>
        <w:pStyle w:val="Code"/>
        <w:rPr>
          <w:highlight w:val="white"/>
        </w:rPr>
      </w:pPr>
      <w:r w:rsidRPr="00903DBA">
        <w:rPr>
          <w:highlight w:val="white"/>
        </w:rPr>
        <w:t xml:space="preserve">        binaryWriter.Close();</w:t>
      </w:r>
    </w:p>
    <w:p w14:paraId="38968315" w14:textId="77777777" w:rsidR="00F86C24" w:rsidRPr="00903DBA" w:rsidRDefault="00F86C24" w:rsidP="00F86C24">
      <w:pPr>
        <w:pStyle w:val="Code"/>
        <w:rPr>
          <w:highlight w:val="white"/>
        </w:rPr>
      </w:pPr>
      <w:r w:rsidRPr="00903DBA">
        <w:rPr>
          <w:highlight w:val="white"/>
        </w:rPr>
        <w:t xml:space="preserve">      }</w:t>
      </w:r>
    </w:p>
    <w:p w14:paraId="35A20587" w14:textId="4120CBFA" w:rsidR="00F01798" w:rsidRPr="00903DBA" w:rsidRDefault="00F01798" w:rsidP="00C92EA6">
      <w:pPr>
        <w:pStyle w:val="Code"/>
        <w:rPr>
          <w:highlight w:val="white"/>
        </w:rPr>
      </w:pPr>
      <w:r w:rsidRPr="00903DBA">
        <w:rPr>
          <w:highlight w:val="white"/>
        </w:rPr>
        <w:t xml:space="preserve">    }</w:t>
      </w:r>
    </w:p>
    <w:p w14:paraId="2C57EFB4" w14:textId="5487B89F" w:rsidR="00F65204" w:rsidRPr="00903DBA" w:rsidRDefault="00F65204" w:rsidP="00C92EA6">
      <w:pPr>
        <w:pStyle w:val="Code"/>
        <w:rPr>
          <w:highlight w:val="white"/>
        </w:rPr>
      </w:pPr>
      <w:r w:rsidRPr="00903DBA">
        <w:rPr>
          <w:highlight w:val="white"/>
        </w:rPr>
        <w:t xml:space="preserve">  }</w:t>
      </w:r>
    </w:p>
    <w:p w14:paraId="5992949F" w14:textId="78D8FB58" w:rsidR="00F65204" w:rsidRPr="00903DBA" w:rsidRDefault="00F65204" w:rsidP="00F65204">
      <w:pPr>
        <w:pStyle w:val="Code"/>
        <w:rPr>
          <w:highlight w:val="white"/>
        </w:rPr>
      </w:pPr>
      <w:r w:rsidRPr="00903DBA">
        <w:rPr>
          <w:highlight w:val="white"/>
        </w:rPr>
        <w:t>}</w:t>
      </w:r>
    </w:p>
    <w:p w14:paraId="5383C72A" w14:textId="5190B1B7" w:rsidR="00CF7245" w:rsidRPr="00903DBA" w:rsidRDefault="00CF7245" w:rsidP="00CF7245">
      <w:pPr>
        <w:rPr>
          <w:highlight w:val="white"/>
        </w:rPr>
      </w:pPr>
      <w:r w:rsidRPr="00903DBA">
        <w:rPr>
          <w:highlight w:val="white"/>
        </w:rPr>
        <w:t xml:space="preserve">The </w:t>
      </w:r>
      <w:r w:rsidRPr="00903DBA">
        <w:rPr>
          <w:rStyle w:val="KeyWord0"/>
          <w:highlight w:val="white"/>
        </w:rPr>
        <w:t>ReadObjectFile</w:t>
      </w:r>
      <w:r w:rsidRPr="00903DBA">
        <w:rPr>
          <w:highlight w:val="white"/>
        </w:rPr>
        <w:t xml:space="preserve"> method is called for reading an object file when it is not necessary to recompile the source file. An object file is made up by static object, and we read </w:t>
      </w:r>
      <w:r w:rsidR="00F72D22" w:rsidRPr="00903DBA">
        <w:rPr>
          <w:highlight w:val="white"/>
        </w:rPr>
        <w:t>the object and add them to the linker.</w:t>
      </w:r>
      <w:r w:rsidRPr="00903DBA">
        <w:rPr>
          <w:highlight w:val="white"/>
        </w:rPr>
        <w:t xml:space="preserve"> </w:t>
      </w:r>
    </w:p>
    <w:p w14:paraId="017C847B" w14:textId="77777777" w:rsidR="00CF7245" w:rsidRPr="00903DBA" w:rsidRDefault="00CF7245" w:rsidP="00CF7245">
      <w:pPr>
        <w:pStyle w:val="Code"/>
        <w:rPr>
          <w:highlight w:val="white"/>
        </w:rPr>
      </w:pPr>
      <w:r w:rsidRPr="00903DBA">
        <w:rPr>
          <w:highlight w:val="white"/>
        </w:rPr>
        <w:t xml:space="preserve">    public static void ReadObjectFile(FileInfo file, Linker linker) {</w:t>
      </w:r>
    </w:p>
    <w:p w14:paraId="20F31D94" w14:textId="77777777" w:rsidR="00CF7245" w:rsidRPr="00903DBA" w:rsidRDefault="00CF7245" w:rsidP="00CF7245">
      <w:pPr>
        <w:pStyle w:val="Code"/>
        <w:rPr>
          <w:highlight w:val="white"/>
        </w:rPr>
      </w:pPr>
      <w:r w:rsidRPr="00903DBA">
        <w:rPr>
          <w:highlight w:val="white"/>
        </w:rPr>
        <w:t xml:space="preserve">      FileInfo objectFile = new FileInfo(file.FullName + ".obj");</w:t>
      </w:r>
    </w:p>
    <w:p w14:paraId="29C287C4" w14:textId="77777777" w:rsidR="00CF7245" w:rsidRPr="00903DBA" w:rsidRDefault="00CF7245" w:rsidP="00CF7245">
      <w:pPr>
        <w:pStyle w:val="Code"/>
        <w:rPr>
          <w:highlight w:val="white"/>
        </w:rPr>
      </w:pPr>
    </w:p>
    <w:p w14:paraId="26DF36BF" w14:textId="77777777" w:rsidR="00CF7245" w:rsidRPr="00903DBA" w:rsidRDefault="00CF7245" w:rsidP="00CF7245">
      <w:pPr>
        <w:pStyle w:val="Code"/>
        <w:rPr>
          <w:highlight w:val="white"/>
        </w:rPr>
      </w:pPr>
      <w:r w:rsidRPr="00903DBA">
        <w:rPr>
          <w:highlight w:val="white"/>
        </w:rPr>
        <w:t xml:space="preserve">      try {</w:t>
      </w:r>
    </w:p>
    <w:p w14:paraId="5C43F29F" w14:textId="77777777" w:rsidR="00CF7245" w:rsidRPr="00903DBA" w:rsidRDefault="00CF7245" w:rsidP="00CF7245">
      <w:pPr>
        <w:pStyle w:val="Code"/>
        <w:rPr>
          <w:highlight w:val="white"/>
        </w:rPr>
      </w:pPr>
      <w:r w:rsidRPr="00903DBA">
        <w:rPr>
          <w:highlight w:val="white"/>
        </w:rPr>
        <w:t xml:space="preserve">        BinaryReader dataInputStream =</w:t>
      </w:r>
    </w:p>
    <w:p w14:paraId="35BFACEB" w14:textId="77777777" w:rsidR="00CF7245" w:rsidRPr="00903DBA" w:rsidRDefault="00CF7245" w:rsidP="00CF7245">
      <w:pPr>
        <w:pStyle w:val="Code"/>
        <w:rPr>
          <w:highlight w:val="white"/>
        </w:rPr>
      </w:pPr>
      <w:r w:rsidRPr="00903DBA">
        <w:rPr>
          <w:highlight w:val="white"/>
        </w:rPr>
        <w:t xml:space="preserve">          new BinaryReader(File.OpenRead(objectFile.FullName));</w:t>
      </w:r>
    </w:p>
    <w:p w14:paraId="15598BCA" w14:textId="2304488F" w:rsidR="00CF7245" w:rsidRPr="00903DBA" w:rsidRDefault="00FE60F5" w:rsidP="00FE60F5">
      <w:pPr>
        <w:rPr>
          <w:highlight w:val="white"/>
        </w:rPr>
      </w:pPr>
      <w:r w:rsidRPr="00903DBA">
        <w:rPr>
          <w:highlight w:val="white"/>
        </w:rPr>
        <w:t>The first value of the file is the number of static objects.</w:t>
      </w:r>
      <w:r w:rsidR="001454D4" w:rsidRPr="00903DBA">
        <w:rPr>
          <w:highlight w:val="white"/>
        </w:rPr>
        <w:t xml:space="preserve"> For each object we call the Load method of the </w:t>
      </w:r>
      <w:r w:rsidR="001454D4" w:rsidRPr="00903DBA">
        <w:rPr>
          <w:rStyle w:val="KeyWord0"/>
          <w:highlight w:val="white"/>
        </w:rPr>
        <w:t>StaticSymbolWindows</w:t>
      </w:r>
      <w:r w:rsidR="001454D4" w:rsidRPr="00903DBA">
        <w:rPr>
          <w:highlight w:val="white"/>
        </w:rPr>
        <w:t xml:space="preserve"> class and the </w:t>
      </w:r>
      <w:r w:rsidR="001454D4" w:rsidRPr="00903DBA">
        <w:rPr>
          <w:rStyle w:val="KeyWord0"/>
          <w:highlight w:val="white"/>
        </w:rPr>
        <w:t>Add</w:t>
      </w:r>
      <w:r w:rsidR="001454D4" w:rsidRPr="00903DBA">
        <w:rPr>
          <w:highlight w:val="white"/>
        </w:rPr>
        <w:t xml:space="preserve"> method of the </w:t>
      </w:r>
      <w:r w:rsidR="001454D4" w:rsidRPr="00903DBA">
        <w:rPr>
          <w:rStyle w:val="KeyWord0"/>
          <w:highlight w:val="white"/>
        </w:rPr>
        <w:t>Linker</w:t>
      </w:r>
      <w:r w:rsidR="001454D4" w:rsidRPr="00903DBA">
        <w:rPr>
          <w:highlight w:val="white"/>
        </w:rPr>
        <w:t xml:space="preserve"> class.</w:t>
      </w:r>
    </w:p>
    <w:p w14:paraId="275484C0" w14:textId="77777777" w:rsidR="00CF7245" w:rsidRPr="00903DBA" w:rsidRDefault="00CF7245" w:rsidP="00CF7245">
      <w:pPr>
        <w:pStyle w:val="Code"/>
        <w:rPr>
          <w:highlight w:val="white"/>
        </w:rPr>
      </w:pPr>
      <w:r w:rsidRPr="00903DBA">
        <w:rPr>
          <w:highlight w:val="white"/>
        </w:rPr>
        <w:t xml:space="preserve">        int linkerSetSize = dataInputStream.ReadInt32();</w:t>
      </w:r>
    </w:p>
    <w:p w14:paraId="70756E59" w14:textId="77777777" w:rsidR="00CF7245" w:rsidRPr="00903DBA" w:rsidRDefault="00CF7245" w:rsidP="00CF7245">
      <w:pPr>
        <w:pStyle w:val="Code"/>
        <w:rPr>
          <w:highlight w:val="white"/>
        </w:rPr>
      </w:pPr>
      <w:r w:rsidRPr="00903DBA">
        <w:rPr>
          <w:highlight w:val="white"/>
        </w:rPr>
        <w:t xml:space="preserve">        for (int count = 0; count &lt; linkerSetSize; ++count) {</w:t>
      </w:r>
    </w:p>
    <w:p w14:paraId="641739CD" w14:textId="77777777" w:rsidR="00CF7245" w:rsidRPr="00903DBA" w:rsidRDefault="00CF7245" w:rsidP="00CF7245">
      <w:pPr>
        <w:pStyle w:val="Code"/>
        <w:rPr>
          <w:highlight w:val="white"/>
        </w:rPr>
      </w:pPr>
      <w:r w:rsidRPr="00903DBA">
        <w:rPr>
          <w:highlight w:val="white"/>
        </w:rPr>
        <w:t xml:space="preserve">          StaticSymbolWindows staticSymbol = new StaticSymbolWindows();</w:t>
      </w:r>
    </w:p>
    <w:p w14:paraId="6A1155D8" w14:textId="2E5E5074" w:rsidR="00CF7245" w:rsidRPr="00903DBA" w:rsidRDefault="00CF7245" w:rsidP="00CF7245">
      <w:pPr>
        <w:pStyle w:val="Code"/>
        <w:rPr>
          <w:highlight w:val="white"/>
        </w:rPr>
      </w:pPr>
      <w:r w:rsidRPr="00903DBA">
        <w:rPr>
          <w:highlight w:val="white"/>
        </w:rPr>
        <w:t xml:space="preserve">          staticSymbol.</w:t>
      </w:r>
      <w:r w:rsidR="00081B8C" w:rsidRPr="00903DBA">
        <w:rPr>
          <w:highlight w:val="white"/>
        </w:rPr>
        <w:t>Read</w:t>
      </w:r>
      <w:r w:rsidRPr="00903DBA">
        <w:rPr>
          <w:highlight w:val="white"/>
        </w:rPr>
        <w:t>(dataInputStream);</w:t>
      </w:r>
    </w:p>
    <w:p w14:paraId="361740A5" w14:textId="77777777" w:rsidR="00CF7245" w:rsidRPr="00903DBA" w:rsidRDefault="00CF7245" w:rsidP="00CF7245">
      <w:pPr>
        <w:pStyle w:val="Code"/>
        <w:rPr>
          <w:highlight w:val="white"/>
        </w:rPr>
      </w:pPr>
      <w:r w:rsidRPr="00903DBA">
        <w:rPr>
          <w:highlight w:val="white"/>
        </w:rPr>
        <w:t xml:space="preserve">          linker.Add(staticSymbol);</w:t>
      </w:r>
    </w:p>
    <w:p w14:paraId="3517D97A" w14:textId="77777777" w:rsidR="00CF7245" w:rsidRPr="00903DBA" w:rsidRDefault="00CF7245" w:rsidP="00CF7245">
      <w:pPr>
        <w:pStyle w:val="Code"/>
        <w:rPr>
          <w:highlight w:val="white"/>
        </w:rPr>
      </w:pPr>
      <w:r w:rsidRPr="00903DBA">
        <w:rPr>
          <w:highlight w:val="white"/>
        </w:rPr>
        <w:t xml:space="preserve">        }</w:t>
      </w:r>
    </w:p>
    <w:p w14:paraId="6EFEE77F" w14:textId="77777777" w:rsidR="00CF7245" w:rsidRPr="00903DBA" w:rsidRDefault="00CF7245" w:rsidP="00CF7245">
      <w:pPr>
        <w:pStyle w:val="Code"/>
        <w:rPr>
          <w:highlight w:val="white"/>
        </w:rPr>
      </w:pPr>
    </w:p>
    <w:p w14:paraId="4403EC98" w14:textId="77777777" w:rsidR="00CF7245" w:rsidRPr="00903DBA" w:rsidRDefault="00CF7245" w:rsidP="00CF7245">
      <w:pPr>
        <w:pStyle w:val="Code"/>
        <w:rPr>
          <w:highlight w:val="white"/>
        </w:rPr>
      </w:pPr>
      <w:r w:rsidRPr="00903DBA">
        <w:rPr>
          <w:highlight w:val="white"/>
        </w:rPr>
        <w:t xml:space="preserve">        dataInputStream.Close();</w:t>
      </w:r>
    </w:p>
    <w:p w14:paraId="65986DFD" w14:textId="77777777" w:rsidR="00CF7245" w:rsidRPr="00903DBA" w:rsidRDefault="00CF7245" w:rsidP="00CF7245">
      <w:pPr>
        <w:pStyle w:val="Code"/>
        <w:rPr>
          <w:highlight w:val="white"/>
        </w:rPr>
      </w:pPr>
      <w:r w:rsidRPr="00903DBA">
        <w:rPr>
          <w:highlight w:val="white"/>
        </w:rPr>
        <w:t xml:space="preserve">      }</w:t>
      </w:r>
    </w:p>
    <w:p w14:paraId="23C07CE5" w14:textId="77777777" w:rsidR="00CF7245" w:rsidRPr="00903DBA" w:rsidRDefault="00CF7245" w:rsidP="00CF7245">
      <w:pPr>
        <w:pStyle w:val="Code"/>
        <w:rPr>
          <w:highlight w:val="white"/>
        </w:rPr>
      </w:pPr>
      <w:r w:rsidRPr="00903DBA">
        <w:rPr>
          <w:highlight w:val="white"/>
        </w:rPr>
        <w:t xml:space="preserve">      catch (Exception exception) {</w:t>
      </w:r>
    </w:p>
    <w:p w14:paraId="2A842BF1" w14:textId="77777777" w:rsidR="00CF7245" w:rsidRPr="00903DBA" w:rsidRDefault="00CF7245" w:rsidP="00CF7245">
      <w:pPr>
        <w:pStyle w:val="Code"/>
        <w:rPr>
          <w:highlight w:val="white"/>
        </w:rPr>
      </w:pPr>
      <w:r w:rsidRPr="00903DBA">
        <w:rPr>
          <w:highlight w:val="white"/>
        </w:rPr>
        <w:t xml:space="preserve">        Console.Out.WriteLine(exception.StackTrace);</w:t>
      </w:r>
    </w:p>
    <w:p w14:paraId="2B9692B8" w14:textId="77777777" w:rsidR="00CF7245" w:rsidRPr="00903DBA" w:rsidRDefault="00CF7245" w:rsidP="00CF7245">
      <w:pPr>
        <w:pStyle w:val="Code"/>
        <w:rPr>
          <w:highlight w:val="white"/>
        </w:rPr>
      </w:pPr>
      <w:r w:rsidRPr="00903DBA">
        <w:rPr>
          <w:highlight w:val="white"/>
        </w:rPr>
        <w:t xml:space="preserve">        Assert.Error(exception.Message);</w:t>
      </w:r>
    </w:p>
    <w:p w14:paraId="4A877256" w14:textId="77777777" w:rsidR="00CF7245" w:rsidRPr="00903DBA" w:rsidRDefault="00CF7245" w:rsidP="00CF7245">
      <w:pPr>
        <w:pStyle w:val="Code"/>
        <w:rPr>
          <w:highlight w:val="white"/>
        </w:rPr>
      </w:pPr>
      <w:r w:rsidRPr="00903DBA">
        <w:rPr>
          <w:highlight w:val="white"/>
        </w:rPr>
        <w:lastRenderedPageBreak/>
        <w:t xml:space="preserve">      }</w:t>
      </w:r>
    </w:p>
    <w:p w14:paraId="493A30BF" w14:textId="77777777" w:rsidR="00CF7245" w:rsidRPr="00903DBA" w:rsidRDefault="00CF7245" w:rsidP="00CF7245">
      <w:pPr>
        <w:pStyle w:val="Code"/>
        <w:rPr>
          <w:highlight w:val="white"/>
        </w:rPr>
      </w:pPr>
      <w:r w:rsidRPr="00903DBA">
        <w:rPr>
          <w:highlight w:val="white"/>
        </w:rPr>
        <w:t xml:space="preserve">    }</w:t>
      </w:r>
    </w:p>
    <w:p w14:paraId="1305426C" w14:textId="48444F1C" w:rsidR="000C4DBF" w:rsidRPr="00903DBA" w:rsidRDefault="000C4DBF" w:rsidP="00571855">
      <w:pPr>
        <w:pStyle w:val="Rubrik3"/>
        <w:numPr>
          <w:ilvl w:val="2"/>
          <w:numId w:val="156"/>
        </w:numPr>
        <w:rPr>
          <w:highlight w:val="white"/>
        </w:rPr>
      </w:pPr>
      <w:bookmarkStart w:id="447" w:name="_Toc57656109"/>
      <w:r w:rsidRPr="00903DBA">
        <w:rPr>
          <w:highlight w:val="white"/>
        </w:rPr>
        <w:t>Type Size</w:t>
      </w:r>
      <w:bookmarkEnd w:id="447"/>
    </w:p>
    <w:p w14:paraId="67CDE55A" w14:textId="5CD4F933" w:rsidR="004568A2" w:rsidRPr="00903DBA" w:rsidRDefault="004568A2" w:rsidP="004568A2">
      <w:pPr>
        <w:rPr>
          <w:highlight w:val="white"/>
        </w:rPr>
      </w:pPr>
      <w:r w:rsidRPr="00903DBA">
        <w:rPr>
          <w:highlight w:val="white"/>
        </w:rPr>
        <w:t xml:space="preserve">To begin with, </w:t>
      </w:r>
      <w:r w:rsidR="00436D32" w:rsidRPr="00903DBA">
        <w:rPr>
          <w:highlight w:val="white"/>
        </w:rPr>
        <w:t>we need new type sizes for Windows mode. A character is, as always, one byte</w:t>
      </w:r>
      <w:r w:rsidR="007F65F7" w:rsidRPr="00903DBA">
        <w:rPr>
          <w:highlight w:val="white"/>
        </w:rPr>
        <w:t>. A short is one byte, an integer or a pointer is two bytes, and a long is four bytes. Note that an integer and a pointer have equal sizes in windows mode.</w:t>
      </w:r>
    </w:p>
    <w:p w14:paraId="4BD1E361" w14:textId="77777777" w:rsidR="000C4DBF" w:rsidRPr="00903DBA" w:rsidRDefault="000C4DBF" w:rsidP="000C4DBF">
      <w:pPr>
        <w:pStyle w:val="CodeHeader"/>
      </w:pPr>
      <w:proofErr w:type="spellStart"/>
      <w:r w:rsidRPr="00903DBA">
        <w:t>TypeSize.cs</w:t>
      </w:r>
      <w:proofErr w:type="spellEnd"/>
    </w:p>
    <w:p w14:paraId="3316A343" w14:textId="7BA50C50" w:rsidR="000C4DBF" w:rsidRPr="00903DBA" w:rsidRDefault="000C4DBF" w:rsidP="000C4DBF">
      <w:pPr>
        <w:pStyle w:val="Code"/>
        <w:rPr>
          <w:highlight w:val="white"/>
        </w:rPr>
      </w:pPr>
      <w:r w:rsidRPr="00903DBA">
        <w:rPr>
          <w:highlight w:val="white"/>
        </w:rPr>
        <w:t xml:space="preserve">    static TypeSize() {</w:t>
      </w:r>
    </w:p>
    <w:p w14:paraId="05D64D35" w14:textId="633788CF" w:rsidR="000C4DBF" w:rsidRPr="00903DBA" w:rsidRDefault="000C4DBF" w:rsidP="000C4DBF">
      <w:pPr>
        <w:pStyle w:val="Code"/>
        <w:rPr>
          <w:highlight w:val="white"/>
        </w:rPr>
      </w:pPr>
      <w:r w:rsidRPr="00903DBA">
        <w:rPr>
          <w:highlight w:val="white"/>
        </w:rPr>
        <w:t xml:space="preserve">      // ...</w:t>
      </w:r>
    </w:p>
    <w:p w14:paraId="6597FBC7" w14:textId="77777777" w:rsidR="00DC1E70" w:rsidRPr="00903DBA" w:rsidRDefault="00DC1E70" w:rsidP="00DC1E70">
      <w:pPr>
        <w:pStyle w:val="Code"/>
        <w:rPr>
          <w:highlight w:val="white"/>
        </w:rPr>
      </w:pPr>
      <w:r w:rsidRPr="00903DBA">
        <w:rPr>
          <w:highlight w:val="white"/>
        </w:rPr>
        <w:t xml:space="preserve">      </w:t>
      </w:r>
    </w:p>
    <w:p w14:paraId="12A2EC12" w14:textId="77777777" w:rsidR="00DC1E70" w:rsidRPr="00903DBA" w:rsidRDefault="00DC1E70" w:rsidP="00DC1E70">
      <w:pPr>
        <w:pStyle w:val="Code"/>
        <w:rPr>
          <w:highlight w:val="white"/>
        </w:rPr>
      </w:pPr>
      <w:r w:rsidRPr="00903DBA">
        <w:rPr>
          <w:highlight w:val="white"/>
        </w:rPr>
        <w:t xml:space="preserve">      if (Start.Linux) {</w:t>
      </w:r>
    </w:p>
    <w:p w14:paraId="0F471BCD" w14:textId="77777777" w:rsidR="00DC1E70" w:rsidRPr="00903DBA" w:rsidRDefault="00DC1E70" w:rsidP="00DC1E70">
      <w:pPr>
        <w:pStyle w:val="Code"/>
        <w:rPr>
          <w:highlight w:val="white"/>
        </w:rPr>
      </w:pPr>
      <w:r w:rsidRPr="00903DBA">
        <w:rPr>
          <w:highlight w:val="white"/>
        </w:rPr>
        <w:t xml:space="preserve">        // ...</w:t>
      </w:r>
    </w:p>
    <w:p w14:paraId="36022FDC" w14:textId="77777777" w:rsidR="00DC1E70" w:rsidRPr="00903DBA" w:rsidRDefault="00DC1E70" w:rsidP="00DC1E70">
      <w:pPr>
        <w:pStyle w:val="Code"/>
        <w:rPr>
          <w:highlight w:val="white"/>
        </w:rPr>
      </w:pPr>
      <w:r w:rsidRPr="00903DBA">
        <w:rPr>
          <w:highlight w:val="white"/>
        </w:rPr>
        <w:t xml:space="preserve">      }</w:t>
      </w:r>
    </w:p>
    <w:p w14:paraId="5CB204D9" w14:textId="77777777" w:rsidR="00DC1E70" w:rsidRPr="00903DBA" w:rsidRDefault="00DC1E70" w:rsidP="000C4DBF">
      <w:pPr>
        <w:pStyle w:val="Code"/>
        <w:rPr>
          <w:highlight w:val="white"/>
        </w:rPr>
      </w:pPr>
    </w:p>
    <w:p w14:paraId="39E1057D" w14:textId="0CF2E118" w:rsidR="000C4DBF" w:rsidRPr="00903DBA" w:rsidRDefault="000C4DBF" w:rsidP="000C4DBF">
      <w:pPr>
        <w:pStyle w:val="Code"/>
        <w:rPr>
          <w:highlight w:val="white"/>
        </w:rPr>
      </w:pPr>
      <w:r w:rsidRPr="00903DBA">
        <w:rPr>
          <w:highlight w:val="white"/>
        </w:rPr>
        <w:t xml:space="preserve">      if (Start.Windows) {</w:t>
      </w:r>
    </w:p>
    <w:p w14:paraId="089C667A" w14:textId="77777777" w:rsidR="000C4DBF" w:rsidRPr="00903DBA" w:rsidRDefault="000C4DBF" w:rsidP="000C4DBF">
      <w:pPr>
        <w:pStyle w:val="Code"/>
        <w:rPr>
          <w:highlight w:val="white"/>
        </w:rPr>
      </w:pPr>
      <w:r w:rsidRPr="00903DBA">
        <w:rPr>
          <w:highlight w:val="white"/>
        </w:rPr>
        <w:t xml:space="preserve">        PointerSize = 2;</w:t>
      </w:r>
    </w:p>
    <w:p w14:paraId="73141688" w14:textId="77777777" w:rsidR="000C4DBF" w:rsidRPr="00903DBA" w:rsidRDefault="000C4DBF" w:rsidP="000C4DBF">
      <w:pPr>
        <w:pStyle w:val="Code"/>
        <w:rPr>
          <w:highlight w:val="white"/>
        </w:rPr>
      </w:pPr>
      <w:r w:rsidRPr="00903DBA">
        <w:rPr>
          <w:highlight w:val="white"/>
        </w:rPr>
        <w:t xml:space="preserve">        SignedIntegerSize = 2;</w:t>
      </w:r>
    </w:p>
    <w:p w14:paraId="64B152CB" w14:textId="77777777" w:rsidR="000C4DBF" w:rsidRPr="00903DBA" w:rsidRDefault="000C4DBF" w:rsidP="000C4DBF">
      <w:pPr>
        <w:pStyle w:val="Code"/>
        <w:rPr>
          <w:highlight w:val="white"/>
        </w:rPr>
      </w:pPr>
    </w:p>
    <w:p w14:paraId="01C22B76" w14:textId="77777777" w:rsidR="000C4DBF" w:rsidRPr="00903DBA" w:rsidRDefault="000C4DBF" w:rsidP="000C4DBF">
      <w:pPr>
        <w:pStyle w:val="Code"/>
        <w:rPr>
          <w:highlight w:val="white"/>
        </w:rPr>
      </w:pPr>
      <w:r w:rsidRPr="00903DBA">
        <w:rPr>
          <w:highlight w:val="white"/>
        </w:rPr>
        <w:t xml:space="preserve">        m_sizeMap.Add(Sort.Void, 0);</w:t>
      </w:r>
    </w:p>
    <w:p w14:paraId="110A0F0F" w14:textId="77777777" w:rsidR="000C4DBF" w:rsidRPr="00903DBA" w:rsidRDefault="000C4DBF" w:rsidP="000C4DBF">
      <w:pPr>
        <w:pStyle w:val="Code"/>
        <w:rPr>
          <w:highlight w:val="white"/>
        </w:rPr>
      </w:pPr>
      <w:r w:rsidRPr="00903DBA">
        <w:rPr>
          <w:highlight w:val="white"/>
        </w:rPr>
        <w:t xml:space="preserve">        m_sizeMap.Add(Sort.Function, 0);</w:t>
      </w:r>
    </w:p>
    <w:p w14:paraId="49F066FA" w14:textId="77777777" w:rsidR="000C4DBF" w:rsidRPr="00903DBA" w:rsidRDefault="000C4DBF" w:rsidP="000C4DBF">
      <w:pPr>
        <w:pStyle w:val="Code"/>
        <w:rPr>
          <w:highlight w:val="white"/>
        </w:rPr>
      </w:pPr>
      <w:r w:rsidRPr="00903DBA">
        <w:rPr>
          <w:highlight w:val="white"/>
        </w:rPr>
        <w:t xml:space="preserve">        m_sizeMap.Add(Sort.Logical, 1);</w:t>
      </w:r>
    </w:p>
    <w:p w14:paraId="26AB5BF7" w14:textId="77777777" w:rsidR="000C4DBF" w:rsidRPr="00903DBA" w:rsidRDefault="000C4DBF" w:rsidP="000C4DBF">
      <w:pPr>
        <w:pStyle w:val="Code"/>
        <w:rPr>
          <w:highlight w:val="white"/>
        </w:rPr>
      </w:pPr>
      <w:r w:rsidRPr="00903DBA">
        <w:rPr>
          <w:highlight w:val="white"/>
        </w:rPr>
        <w:t xml:space="preserve">        m_sizeMap.Add(Sort.Array, 2);</w:t>
      </w:r>
    </w:p>
    <w:p w14:paraId="16F3CFBA" w14:textId="77777777" w:rsidR="000C4DBF" w:rsidRPr="00903DBA" w:rsidRDefault="000C4DBF" w:rsidP="000C4DBF">
      <w:pPr>
        <w:pStyle w:val="Code"/>
        <w:rPr>
          <w:highlight w:val="white"/>
        </w:rPr>
      </w:pPr>
      <w:r w:rsidRPr="00903DBA">
        <w:rPr>
          <w:highlight w:val="white"/>
        </w:rPr>
        <w:t xml:space="preserve">        m_sizeMap.Add(Sort.Pointer, 2);</w:t>
      </w:r>
    </w:p>
    <w:p w14:paraId="2274C081" w14:textId="77777777" w:rsidR="000C4DBF" w:rsidRPr="00903DBA" w:rsidRDefault="000C4DBF" w:rsidP="000C4DBF">
      <w:pPr>
        <w:pStyle w:val="Code"/>
        <w:rPr>
          <w:highlight w:val="white"/>
        </w:rPr>
      </w:pPr>
      <w:r w:rsidRPr="00903DBA">
        <w:rPr>
          <w:highlight w:val="white"/>
        </w:rPr>
        <w:t xml:space="preserve">        m_sizeMap.Add(Sort.String, 2);</w:t>
      </w:r>
    </w:p>
    <w:p w14:paraId="7409D599" w14:textId="208D1979"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SignedChar</w:t>
      </w:r>
      <w:r w:rsidRPr="00903DBA">
        <w:rPr>
          <w:highlight w:val="white"/>
        </w:rPr>
        <w:t>, 1);</w:t>
      </w:r>
    </w:p>
    <w:p w14:paraId="38544C63" w14:textId="56046FC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UnsignedChar</w:t>
      </w:r>
      <w:r w:rsidRPr="00903DBA">
        <w:rPr>
          <w:highlight w:val="white"/>
        </w:rPr>
        <w:t>, 1);</w:t>
      </w:r>
    </w:p>
    <w:p w14:paraId="15034AE8" w14:textId="3C00A45A"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SignedShortInt</w:t>
      </w:r>
      <w:r w:rsidRPr="00903DBA">
        <w:rPr>
          <w:highlight w:val="white"/>
        </w:rPr>
        <w:t>, 1);</w:t>
      </w:r>
    </w:p>
    <w:p w14:paraId="3A5D710F" w14:textId="3D0EA2E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UnsignedShortInt</w:t>
      </w:r>
      <w:r w:rsidRPr="00903DBA">
        <w:rPr>
          <w:highlight w:val="white"/>
        </w:rPr>
        <w:t>, 1);</w:t>
      </w:r>
    </w:p>
    <w:p w14:paraId="2DC730EE" w14:textId="5ED1E36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SignedInt</w:t>
      </w:r>
      <w:r w:rsidRPr="00903DBA">
        <w:rPr>
          <w:highlight w:val="white"/>
        </w:rPr>
        <w:t>, 2);</w:t>
      </w:r>
    </w:p>
    <w:p w14:paraId="4DACE431" w14:textId="7AD5512C"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UnsignedInt</w:t>
      </w:r>
      <w:r w:rsidRPr="00903DBA">
        <w:rPr>
          <w:highlight w:val="white"/>
        </w:rPr>
        <w:t>, 2);</w:t>
      </w:r>
    </w:p>
    <w:p w14:paraId="7CBAFB72" w14:textId="131BC044"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SignedLongInt</w:t>
      </w:r>
      <w:r w:rsidRPr="00903DBA">
        <w:rPr>
          <w:highlight w:val="white"/>
        </w:rPr>
        <w:t>, 4);</w:t>
      </w:r>
    </w:p>
    <w:p w14:paraId="2C4D47D7" w14:textId="44D26C10" w:rsidR="000C4DBF" w:rsidRPr="00903DBA" w:rsidRDefault="000C4DBF" w:rsidP="000C4DBF">
      <w:pPr>
        <w:pStyle w:val="Code"/>
        <w:rPr>
          <w:highlight w:val="white"/>
        </w:rPr>
      </w:pPr>
      <w:r w:rsidRPr="00903DBA">
        <w:rPr>
          <w:highlight w:val="white"/>
        </w:rPr>
        <w:t xml:space="preserve">        m_sizeMap.Add(Sort.</w:t>
      </w:r>
      <w:r w:rsidR="005D4E81" w:rsidRPr="00903DBA">
        <w:rPr>
          <w:highlight w:val="white"/>
        </w:rPr>
        <w:t>UnsignedLongInt</w:t>
      </w:r>
      <w:r w:rsidRPr="00903DBA">
        <w:rPr>
          <w:highlight w:val="white"/>
        </w:rPr>
        <w:t>, 4);</w:t>
      </w:r>
    </w:p>
    <w:p w14:paraId="2BC9CDA9" w14:textId="77777777" w:rsidR="000C4DBF" w:rsidRPr="00903DBA" w:rsidRDefault="000C4DBF" w:rsidP="000C4DBF">
      <w:pPr>
        <w:pStyle w:val="Code"/>
        <w:rPr>
          <w:highlight w:val="white"/>
        </w:rPr>
      </w:pPr>
      <w:r w:rsidRPr="00903DBA">
        <w:rPr>
          <w:highlight w:val="white"/>
        </w:rPr>
        <w:t xml:space="preserve">        m_sizeMap.Add(Sort.Float, 4);</w:t>
      </w:r>
    </w:p>
    <w:p w14:paraId="77E39BF7" w14:textId="77777777" w:rsidR="000C4DBF" w:rsidRPr="00903DBA" w:rsidRDefault="000C4DBF" w:rsidP="000C4DBF">
      <w:pPr>
        <w:pStyle w:val="Code"/>
        <w:rPr>
          <w:highlight w:val="white"/>
        </w:rPr>
      </w:pPr>
      <w:r w:rsidRPr="00903DBA">
        <w:rPr>
          <w:highlight w:val="white"/>
        </w:rPr>
        <w:t xml:space="preserve">        m_sizeMap.Add(Sort.Double, 8);</w:t>
      </w:r>
    </w:p>
    <w:p w14:paraId="71E34F2F" w14:textId="4A9D2641" w:rsidR="000C4DBF" w:rsidRPr="00903DBA" w:rsidRDefault="000C4DBF" w:rsidP="000C4DBF">
      <w:pPr>
        <w:pStyle w:val="Code"/>
        <w:rPr>
          <w:highlight w:val="white"/>
        </w:rPr>
      </w:pPr>
      <w:r w:rsidRPr="00903DBA">
        <w:rPr>
          <w:highlight w:val="white"/>
        </w:rPr>
        <w:t xml:space="preserve">        m_sizeMap.Add(Sort.</w:t>
      </w:r>
      <w:r w:rsidR="001220BA" w:rsidRPr="00903DBA">
        <w:rPr>
          <w:highlight w:val="white"/>
        </w:rPr>
        <w:t>LongDouble</w:t>
      </w:r>
      <w:r w:rsidRPr="00903DBA">
        <w:rPr>
          <w:highlight w:val="white"/>
        </w:rPr>
        <w:t>, 8);</w:t>
      </w:r>
    </w:p>
    <w:p w14:paraId="3861B30A" w14:textId="77777777" w:rsidR="000C4DBF" w:rsidRPr="00903DBA" w:rsidRDefault="000C4DBF" w:rsidP="00A33D64">
      <w:pPr>
        <w:pStyle w:val="Code"/>
        <w:rPr>
          <w:highlight w:val="white"/>
        </w:rPr>
      </w:pPr>
    </w:p>
    <w:p w14:paraId="1CA13448" w14:textId="6AE75917" w:rsidR="00A33D64" w:rsidRPr="00903DBA" w:rsidRDefault="00A33D64" w:rsidP="00A33D64">
      <w:pPr>
        <w:pStyle w:val="Code"/>
        <w:rPr>
          <w:highlight w:val="white"/>
        </w:rPr>
      </w:pPr>
      <w:r w:rsidRPr="00903DBA">
        <w:rPr>
          <w:highlight w:val="white"/>
        </w:rPr>
        <w:t xml:space="preserve">        m_signedMap.Add(1, Sort.</w:t>
      </w:r>
      <w:r w:rsidR="005D4E81" w:rsidRPr="00903DBA">
        <w:rPr>
          <w:highlight w:val="white"/>
        </w:rPr>
        <w:t>SignedChar</w:t>
      </w:r>
      <w:r w:rsidRPr="00903DBA">
        <w:rPr>
          <w:highlight w:val="white"/>
        </w:rPr>
        <w:t>);</w:t>
      </w:r>
    </w:p>
    <w:p w14:paraId="6F5F7E67" w14:textId="5E0511DF" w:rsidR="00A33D64" w:rsidRPr="00903DBA" w:rsidRDefault="00A33D64" w:rsidP="00A33D64">
      <w:pPr>
        <w:pStyle w:val="Code"/>
        <w:rPr>
          <w:highlight w:val="white"/>
        </w:rPr>
      </w:pPr>
      <w:r w:rsidRPr="00903DBA">
        <w:rPr>
          <w:highlight w:val="white"/>
        </w:rPr>
        <w:t xml:space="preserve">        m_signedMap.Add(2, Sort.</w:t>
      </w:r>
      <w:r w:rsidR="005D4E81" w:rsidRPr="00903DBA">
        <w:rPr>
          <w:highlight w:val="white"/>
        </w:rPr>
        <w:t>SignedInt</w:t>
      </w:r>
      <w:r w:rsidRPr="00903DBA">
        <w:rPr>
          <w:highlight w:val="white"/>
        </w:rPr>
        <w:t>);</w:t>
      </w:r>
    </w:p>
    <w:p w14:paraId="3D8123DD" w14:textId="19D9BB71" w:rsidR="00A33D64" w:rsidRPr="00903DBA" w:rsidRDefault="00A33D64" w:rsidP="00A33D64">
      <w:pPr>
        <w:pStyle w:val="Code"/>
        <w:rPr>
          <w:highlight w:val="white"/>
        </w:rPr>
      </w:pPr>
      <w:r w:rsidRPr="00903DBA">
        <w:rPr>
          <w:highlight w:val="white"/>
        </w:rPr>
        <w:t xml:space="preserve">        m_signedMap.Add(4, Sort.</w:t>
      </w:r>
      <w:r w:rsidR="005D4E81" w:rsidRPr="00903DBA">
        <w:rPr>
          <w:highlight w:val="white"/>
        </w:rPr>
        <w:t>SignedLongInt</w:t>
      </w:r>
      <w:r w:rsidRPr="00903DBA">
        <w:rPr>
          <w:highlight w:val="white"/>
        </w:rPr>
        <w:t>);</w:t>
      </w:r>
    </w:p>
    <w:p w14:paraId="1E49A53C" w14:textId="77777777" w:rsidR="00A33D64" w:rsidRPr="00903DBA" w:rsidRDefault="00A33D64" w:rsidP="00A33D64">
      <w:pPr>
        <w:pStyle w:val="Code"/>
        <w:rPr>
          <w:highlight w:val="white"/>
        </w:rPr>
      </w:pPr>
    </w:p>
    <w:p w14:paraId="0A54C15F" w14:textId="0FEA980D" w:rsidR="00A33D64" w:rsidRPr="00903DBA" w:rsidRDefault="00A33D64" w:rsidP="00A33D64">
      <w:pPr>
        <w:pStyle w:val="Code"/>
        <w:rPr>
          <w:highlight w:val="white"/>
        </w:rPr>
      </w:pPr>
      <w:r w:rsidRPr="00903DBA">
        <w:rPr>
          <w:highlight w:val="white"/>
        </w:rPr>
        <w:t xml:space="preserve">        m_unsignedMap.Add(1, Sort.</w:t>
      </w:r>
      <w:r w:rsidR="005D4E81" w:rsidRPr="00903DBA">
        <w:rPr>
          <w:highlight w:val="white"/>
        </w:rPr>
        <w:t>UnsignedChar</w:t>
      </w:r>
      <w:r w:rsidRPr="00903DBA">
        <w:rPr>
          <w:highlight w:val="white"/>
        </w:rPr>
        <w:t>);</w:t>
      </w:r>
    </w:p>
    <w:p w14:paraId="708B136E" w14:textId="34A4AFDC" w:rsidR="00A33D64" w:rsidRPr="00903DBA" w:rsidRDefault="00A33D64" w:rsidP="00A33D64">
      <w:pPr>
        <w:pStyle w:val="Code"/>
        <w:rPr>
          <w:highlight w:val="white"/>
        </w:rPr>
      </w:pPr>
      <w:r w:rsidRPr="00903DBA">
        <w:rPr>
          <w:highlight w:val="white"/>
        </w:rPr>
        <w:t xml:space="preserve">        m_unsignedMap.Add(2, Sort.</w:t>
      </w:r>
      <w:r w:rsidR="005D4E81" w:rsidRPr="00903DBA">
        <w:rPr>
          <w:highlight w:val="white"/>
        </w:rPr>
        <w:t>UnsignedInt</w:t>
      </w:r>
      <w:r w:rsidRPr="00903DBA">
        <w:rPr>
          <w:highlight w:val="white"/>
        </w:rPr>
        <w:t>);</w:t>
      </w:r>
    </w:p>
    <w:p w14:paraId="22754C76" w14:textId="2A8F37C0" w:rsidR="00A33D64" w:rsidRPr="00903DBA" w:rsidRDefault="00A33D64" w:rsidP="00A33D64">
      <w:pPr>
        <w:pStyle w:val="Code"/>
        <w:rPr>
          <w:highlight w:val="white"/>
        </w:rPr>
      </w:pPr>
      <w:r w:rsidRPr="00903DBA">
        <w:rPr>
          <w:highlight w:val="white"/>
        </w:rPr>
        <w:t xml:space="preserve">        m_unsignedMap.Add(4, Sort.</w:t>
      </w:r>
      <w:r w:rsidR="005D4E81" w:rsidRPr="00903DBA">
        <w:rPr>
          <w:highlight w:val="white"/>
        </w:rPr>
        <w:t>UnsignedLongInt</w:t>
      </w:r>
      <w:r w:rsidRPr="00903DBA">
        <w:rPr>
          <w:highlight w:val="white"/>
        </w:rPr>
        <w:t>);</w:t>
      </w:r>
    </w:p>
    <w:p w14:paraId="1C479D8E" w14:textId="77777777" w:rsidR="000C4DBF" w:rsidRPr="00903DBA" w:rsidRDefault="000C4DBF" w:rsidP="00A33D64">
      <w:pPr>
        <w:pStyle w:val="Code"/>
        <w:rPr>
          <w:highlight w:val="white"/>
        </w:rPr>
      </w:pPr>
    </w:p>
    <w:p w14:paraId="02740AA9" w14:textId="77777777" w:rsidR="000C4DBF" w:rsidRPr="00903DBA" w:rsidRDefault="000C4DBF" w:rsidP="000C4DBF">
      <w:pPr>
        <w:pStyle w:val="Code"/>
        <w:rPr>
          <w:highlight w:val="white"/>
        </w:rPr>
      </w:pPr>
      <w:r w:rsidRPr="00903DBA">
        <w:rPr>
          <w:highlight w:val="white"/>
        </w:rPr>
        <w:t xml:space="preserve">        m_minValueMap.Add(Sort.Logical, 0);</w:t>
      </w:r>
    </w:p>
    <w:p w14:paraId="38C9A01B" w14:textId="00DDD341"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SignedChar</w:t>
      </w:r>
      <w:r w:rsidRPr="00903DBA">
        <w:rPr>
          <w:highlight w:val="white"/>
        </w:rPr>
        <w:t>, -128);</w:t>
      </w:r>
    </w:p>
    <w:p w14:paraId="2A0FF3D2" w14:textId="3682670C"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UnsignedChar</w:t>
      </w:r>
      <w:r w:rsidRPr="00903DBA">
        <w:rPr>
          <w:highlight w:val="white"/>
        </w:rPr>
        <w:t>, 0);</w:t>
      </w:r>
    </w:p>
    <w:p w14:paraId="410978C2" w14:textId="4E2DD9E4"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SignedShortInt</w:t>
      </w:r>
      <w:r w:rsidRPr="00903DBA">
        <w:rPr>
          <w:highlight w:val="white"/>
        </w:rPr>
        <w:t>, -128);</w:t>
      </w:r>
    </w:p>
    <w:p w14:paraId="236A9088" w14:textId="412157F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UnsignedShortInt</w:t>
      </w:r>
      <w:r w:rsidRPr="00903DBA">
        <w:rPr>
          <w:highlight w:val="white"/>
        </w:rPr>
        <w:t>, 0);</w:t>
      </w:r>
    </w:p>
    <w:p w14:paraId="4A377404" w14:textId="1BF117F3"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SignedInt</w:t>
      </w:r>
      <w:r w:rsidRPr="00903DBA">
        <w:rPr>
          <w:highlight w:val="white"/>
        </w:rPr>
        <w:t>, -32768);</w:t>
      </w:r>
    </w:p>
    <w:p w14:paraId="4C6AA9A6" w14:textId="443E3409"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UnsignedInt</w:t>
      </w:r>
      <w:r w:rsidRPr="00903DBA">
        <w:rPr>
          <w:highlight w:val="white"/>
        </w:rPr>
        <w:t>, 0);</w:t>
      </w:r>
    </w:p>
    <w:p w14:paraId="32FB2A3C" w14:textId="77777777" w:rsidR="000C4DBF" w:rsidRPr="00903DBA" w:rsidRDefault="000C4DBF" w:rsidP="000C4DBF">
      <w:pPr>
        <w:pStyle w:val="Code"/>
        <w:rPr>
          <w:highlight w:val="white"/>
        </w:rPr>
      </w:pPr>
      <w:r w:rsidRPr="00903DBA">
        <w:rPr>
          <w:highlight w:val="white"/>
        </w:rPr>
        <w:t xml:space="preserve">        m_minValueMap.Add(Sort.Array, 0);</w:t>
      </w:r>
    </w:p>
    <w:p w14:paraId="68900CF9" w14:textId="77777777" w:rsidR="000C4DBF" w:rsidRPr="00903DBA" w:rsidRDefault="000C4DBF" w:rsidP="000C4DBF">
      <w:pPr>
        <w:pStyle w:val="Code"/>
        <w:rPr>
          <w:highlight w:val="white"/>
        </w:rPr>
      </w:pPr>
      <w:r w:rsidRPr="00903DBA">
        <w:rPr>
          <w:highlight w:val="white"/>
        </w:rPr>
        <w:t xml:space="preserve">        m_minValueMap.Add(Sort.Pointer, 0);</w:t>
      </w:r>
    </w:p>
    <w:p w14:paraId="794E89BD" w14:textId="6AEB1A1A" w:rsidR="000C4DBF" w:rsidRPr="00903DBA" w:rsidRDefault="000C4DBF" w:rsidP="000C4DBF">
      <w:pPr>
        <w:pStyle w:val="Code"/>
        <w:rPr>
          <w:highlight w:val="white"/>
        </w:rPr>
      </w:pPr>
      <w:r w:rsidRPr="00903DBA">
        <w:rPr>
          <w:highlight w:val="white"/>
        </w:rPr>
        <w:t xml:space="preserve">        m_minValueMap.Add(Sort.</w:t>
      </w:r>
      <w:r w:rsidR="005D4E81" w:rsidRPr="00903DBA">
        <w:rPr>
          <w:highlight w:val="white"/>
        </w:rPr>
        <w:t>SignedLongInt</w:t>
      </w:r>
      <w:r w:rsidRPr="00903DBA">
        <w:rPr>
          <w:highlight w:val="white"/>
        </w:rPr>
        <w:t>, -2147483648);</w:t>
      </w:r>
    </w:p>
    <w:p w14:paraId="55071D55" w14:textId="51BC14A3" w:rsidR="000C4DBF" w:rsidRPr="00903DBA" w:rsidRDefault="000C4DBF" w:rsidP="000C4DBF">
      <w:pPr>
        <w:pStyle w:val="Code"/>
        <w:rPr>
          <w:highlight w:val="white"/>
        </w:rPr>
      </w:pPr>
      <w:r w:rsidRPr="00903DBA">
        <w:rPr>
          <w:highlight w:val="white"/>
        </w:rPr>
        <w:lastRenderedPageBreak/>
        <w:t xml:space="preserve">        m_minValueMap.Add(Sort.</w:t>
      </w:r>
      <w:r w:rsidR="005D4E81" w:rsidRPr="00903DBA">
        <w:rPr>
          <w:highlight w:val="white"/>
        </w:rPr>
        <w:t>UnsignedLongInt</w:t>
      </w:r>
      <w:r w:rsidRPr="00903DBA">
        <w:rPr>
          <w:highlight w:val="white"/>
        </w:rPr>
        <w:t>, 0);</w:t>
      </w:r>
    </w:p>
    <w:p w14:paraId="0CFD2185" w14:textId="77777777" w:rsidR="000C4DBF" w:rsidRPr="00903DBA" w:rsidRDefault="000C4DBF" w:rsidP="000C4DBF">
      <w:pPr>
        <w:pStyle w:val="Code"/>
        <w:rPr>
          <w:highlight w:val="white"/>
        </w:rPr>
      </w:pPr>
    </w:p>
    <w:p w14:paraId="65FBA469" w14:textId="77777777" w:rsidR="000C4DBF" w:rsidRPr="00903DBA" w:rsidRDefault="000C4DBF" w:rsidP="000C4DBF">
      <w:pPr>
        <w:pStyle w:val="Code"/>
        <w:rPr>
          <w:highlight w:val="white"/>
        </w:rPr>
      </w:pPr>
      <w:r w:rsidRPr="00903DBA">
        <w:rPr>
          <w:highlight w:val="white"/>
        </w:rPr>
        <w:t xml:space="preserve">        m_maxValueMap.Add(Sort.Logical, 1);</w:t>
      </w:r>
    </w:p>
    <w:p w14:paraId="01DF39B9" w14:textId="26C99DB6"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SignedChar</w:t>
      </w:r>
      <w:r w:rsidRPr="00903DBA">
        <w:rPr>
          <w:highlight w:val="white"/>
        </w:rPr>
        <w:t>, 127);</w:t>
      </w:r>
    </w:p>
    <w:p w14:paraId="6BB61F0F" w14:textId="057BDA18"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UnsignedChar</w:t>
      </w:r>
      <w:r w:rsidRPr="00903DBA">
        <w:rPr>
          <w:highlight w:val="white"/>
        </w:rPr>
        <w:t>, 255);</w:t>
      </w:r>
    </w:p>
    <w:p w14:paraId="44D26CC6" w14:textId="16525A74"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SignedShortInt</w:t>
      </w:r>
      <w:r w:rsidRPr="00903DBA">
        <w:rPr>
          <w:highlight w:val="white"/>
        </w:rPr>
        <w:t>, 127);</w:t>
      </w:r>
    </w:p>
    <w:p w14:paraId="57A3CF1B" w14:textId="1F537172"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UnsignedShortInt</w:t>
      </w:r>
      <w:r w:rsidRPr="00903DBA">
        <w:rPr>
          <w:highlight w:val="white"/>
        </w:rPr>
        <w:t>, 255);</w:t>
      </w:r>
    </w:p>
    <w:p w14:paraId="424D1D38" w14:textId="6097B320"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SignedInt</w:t>
      </w:r>
      <w:r w:rsidRPr="00903DBA">
        <w:rPr>
          <w:highlight w:val="white"/>
        </w:rPr>
        <w:t>, 32767);</w:t>
      </w:r>
    </w:p>
    <w:p w14:paraId="2366C217" w14:textId="59ACEBD5"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UnsignedInt</w:t>
      </w:r>
      <w:r w:rsidRPr="00903DBA">
        <w:rPr>
          <w:highlight w:val="white"/>
        </w:rPr>
        <w:t>, 65535);</w:t>
      </w:r>
    </w:p>
    <w:p w14:paraId="3830B08B" w14:textId="77777777" w:rsidR="000C4DBF" w:rsidRPr="00903DBA" w:rsidRDefault="000C4DBF" w:rsidP="000C4DBF">
      <w:pPr>
        <w:pStyle w:val="Code"/>
        <w:rPr>
          <w:highlight w:val="white"/>
        </w:rPr>
      </w:pPr>
      <w:r w:rsidRPr="00903DBA">
        <w:rPr>
          <w:highlight w:val="white"/>
        </w:rPr>
        <w:t xml:space="preserve">        m_maxValueMap.Add(Sort.Array, 65535);</w:t>
      </w:r>
    </w:p>
    <w:p w14:paraId="3EF18336" w14:textId="77777777" w:rsidR="000C4DBF" w:rsidRPr="00903DBA" w:rsidRDefault="000C4DBF" w:rsidP="000C4DBF">
      <w:pPr>
        <w:pStyle w:val="Code"/>
        <w:rPr>
          <w:highlight w:val="white"/>
        </w:rPr>
      </w:pPr>
      <w:r w:rsidRPr="00903DBA">
        <w:rPr>
          <w:highlight w:val="white"/>
        </w:rPr>
        <w:t xml:space="preserve">        m_maxValueMap.Add(Sort.Pointer, 65535);</w:t>
      </w:r>
    </w:p>
    <w:p w14:paraId="524389BB" w14:textId="59199AC7"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SignedLongInt</w:t>
      </w:r>
      <w:r w:rsidRPr="00903DBA">
        <w:rPr>
          <w:highlight w:val="white"/>
        </w:rPr>
        <w:t>, 2147483647);</w:t>
      </w:r>
    </w:p>
    <w:p w14:paraId="04079FFB" w14:textId="7348AD1E" w:rsidR="000C4DBF" w:rsidRPr="00903DBA" w:rsidRDefault="000C4DBF" w:rsidP="000C4DBF">
      <w:pPr>
        <w:pStyle w:val="Code"/>
        <w:rPr>
          <w:highlight w:val="white"/>
        </w:rPr>
      </w:pPr>
      <w:r w:rsidRPr="00903DBA">
        <w:rPr>
          <w:highlight w:val="white"/>
        </w:rPr>
        <w:t xml:space="preserve">        m_maxValueMap.Add(Sort.</w:t>
      </w:r>
      <w:r w:rsidR="005D4E81" w:rsidRPr="00903DBA">
        <w:rPr>
          <w:highlight w:val="white"/>
        </w:rPr>
        <w:t>UnsignedLongInt</w:t>
      </w:r>
      <w:r w:rsidRPr="00903DBA">
        <w:rPr>
          <w:highlight w:val="white"/>
        </w:rPr>
        <w:t>, 4294967295);</w:t>
      </w:r>
    </w:p>
    <w:p w14:paraId="339119E1" w14:textId="77777777" w:rsidR="000C4DBF" w:rsidRPr="00903DBA" w:rsidRDefault="000C4DBF" w:rsidP="000C4DBF">
      <w:pPr>
        <w:pStyle w:val="Code"/>
        <w:rPr>
          <w:highlight w:val="white"/>
        </w:rPr>
      </w:pPr>
      <w:r w:rsidRPr="00903DBA">
        <w:rPr>
          <w:highlight w:val="white"/>
        </w:rPr>
        <w:t xml:space="preserve">      }</w:t>
      </w:r>
    </w:p>
    <w:p w14:paraId="4752B66C" w14:textId="250303A3" w:rsidR="000C4DBF" w:rsidRPr="00903DBA" w:rsidRDefault="000C4DBF" w:rsidP="000C4DBF">
      <w:pPr>
        <w:pStyle w:val="Code"/>
        <w:rPr>
          <w:color w:val="000000"/>
          <w:highlight w:val="white"/>
        </w:rPr>
      </w:pPr>
      <w:r w:rsidRPr="00903DBA">
        <w:rPr>
          <w:color w:val="000000"/>
          <w:highlight w:val="white"/>
        </w:rPr>
        <w:t xml:space="preserve">    }</w:t>
      </w:r>
    </w:p>
    <w:p w14:paraId="1BF0B038" w14:textId="77777777" w:rsidR="000C4DBF" w:rsidRPr="00903DBA" w:rsidRDefault="000C4DBF" w:rsidP="000C4DBF">
      <w:pPr>
        <w:pStyle w:val="Code"/>
        <w:rPr>
          <w:color w:val="000000"/>
          <w:highlight w:val="white"/>
        </w:rPr>
      </w:pPr>
    </w:p>
    <w:p w14:paraId="131F9459" w14:textId="79B75A04" w:rsidR="00303C4E" w:rsidRPr="00903DBA" w:rsidRDefault="00303C4E" w:rsidP="004568A2">
      <w:pPr>
        <w:pStyle w:val="Rubrik3"/>
        <w:numPr>
          <w:ilvl w:val="2"/>
          <w:numId w:val="157"/>
        </w:numPr>
        <w:rPr>
          <w:highlight w:val="white"/>
        </w:rPr>
      </w:pPr>
      <w:bookmarkStart w:id="448" w:name="_Toc57656110"/>
      <w:r w:rsidRPr="00903DBA">
        <w:rPr>
          <w:highlight w:val="white"/>
        </w:rPr>
        <w:t>Static Symbol</w:t>
      </w:r>
      <w:bookmarkEnd w:id="448"/>
    </w:p>
    <w:p w14:paraId="0A053B40" w14:textId="404E0AEE" w:rsidR="00303C4E" w:rsidRPr="00903DBA" w:rsidRDefault="00303C4E" w:rsidP="00303C4E">
      <w:pPr>
        <w:pStyle w:val="CodeHeader"/>
        <w:rPr>
          <w:highlight w:val="white"/>
        </w:rPr>
      </w:pPr>
      <w:proofErr w:type="spellStart"/>
      <w:r w:rsidRPr="00903DBA">
        <w:rPr>
          <w:highlight w:val="white"/>
        </w:rPr>
        <w:t>StaticSymbolWindows.cs</w:t>
      </w:r>
      <w:proofErr w:type="spellEnd"/>
    </w:p>
    <w:p w14:paraId="1B9B5D21" w14:textId="77777777" w:rsidR="00303C4E" w:rsidRPr="00903DBA" w:rsidRDefault="00303C4E" w:rsidP="00303C4E">
      <w:pPr>
        <w:pStyle w:val="Code"/>
        <w:rPr>
          <w:highlight w:val="white"/>
        </w:rPr>
      </w:pPr>
      <w:r w:rsidRPr="00903DBA">
        <w:rPr>
          <w:highlight w:val="white"/>
        </w:rPr>
        <w:t>using System;</w:t>
      </w:r>
    </w:p>
    <w:p w14:paraId="32508312" w14:textId="77777777" w:rsidR="00303C4E" w:rsidRPr="00903DBA" w:rsidRDefault="00303C4E" w:rsidP="00303C4E">
      <w:pPr>
        <w:pStyle w:val="Code"/>
        <w:rPr>
          <w:highlight w:val="white"/>
        </w:rPr>
      </w:pPr>
      <w:r w:rsidRPr="00903DBA">
        <w:rPr>
          <w:highlight w:val="white"/>
        </w:rPr>
        <w:t>using System.IO;</w:t>
      </w:r>
    </w:p>
    <w:p w14:paraId="55C11956" w14:textId="77777777" w:rsidR="00303C4E" w:rsidRPr="00903DBA" w:rsidRDefault="00303C4E" w:rsidP="00303C4E">
      <w:pPr>
        <w:pStyle w:val="Code"/>
        <w:rPr>
          <w:highlight w:val="white"/>
        </w:rPr>
      </w:pPr>
      <w:r w:rsidRPr="00903DBA">
        <w:rPr>
          <w:highlight w:val="white"/>
        </w:rPr>
        <w:t>using System.Text;</w:t>
      </w:r>
    </w:p>
    <w:p w14:paraId="6BF5E33D" w14:textId="77777777" w:rsidR="00303C4E" w:rsidRPr="00903DBA" w:rsidRDefault="00303C4E" w:rsidP="00303C4E">
      <w:pPr>
        <w:pStyle w:val="Code"/>
        <w:rPr>
          <w:highlight w:val="white"/>
        </w:rPr>
      </w:pPr>
      <w:r w:rsidRPr="00903DBA">
        <w:rPr>
          <w:highlight w:val="white"/>
        </w:rPr>
        <w:t>using System.Globalization;</w:t>
      </w:r>
    </w:p>
    <w:p w14:paraId="531B83AF" w14:textId="77777777" w:rsidR="00303C4E" w:rsidRPr="00903DBA" w:rsidRDefault="00303C4E" w:rsidP="00303C4E">
      <w:pPr>
        <w:pStyle w:val="Code"/>
        <w:rPr>
          <w:highlight w:val="white"/>
        </w:rPr>
      </w:pPr>
      <w:r w:rsidRPr="00903DBA">
        <w:rPr>
          <w:highlight w:val="white"/>
        </w:rPr>
        <w:t>using System.Collections.Generic;</w:t>
      </w:r>
    </w:p>
    <w:p w14:paraId="6197B966" w14:textId="77777777" w:rsidR="00303C4E" w:rsidRPr="00903DBA" w:rsidRDefault="00303C4E" w:rsidP="00303C4E">
      <w:pPr>
        <w:pStyle w:val="Code"/>
        <w:rPr>
          <w:highlight w:val="white"/>
        </w:rPr>
      </w:pPr>
    </w:p>
    <w:p w14:paraId="14B05C51" w14:textId="77777777" w:rsidR="00303C4E" w:rsidRPr="00903DBA" w:rsidRDefault="00303C4E" w:rsidP="00303C4E">
      <w:pPr>
        <w:pStyle w:val="Code"/>
        <w:rPr>
          <w:highlight w:val="white"/>
        </w:rPr>
      </w:pPr>
      <w:r w:rsidRPr="00903DBA">
        <w:rPr>
          <w:highlight w:val="white"/>
        </w:rPr>
        <w:t>namespace CCompiler {</w:t>
      </w:r>
    </w:p>
    <w:p w14:paraId="4CD2563C" w14:textId="77777777" w:rsidR="00303C4E" w:rsidRPr="00903DBA" w:rsidRDefault="00303C4E" w:rsidP="00303C4E">
      <w:pPr>
        <w:pStyle w:val="Code"/>
        <w:rPr>
          <w:highlight w:val="white"/>
        </w:rPr>
      </w:pPr>
      <w:r w:rsidRPr="00903DBA">
        <w:rPr>
          <w:highlight w:val="white"/>
        </w:rPr>
        <w:t xml:space="preserve">  public class StaticSymbolWindows : StaticSymbol {</w:t>
      </w:r>
    </w:p>
    <w:p w14:paraId="3C430839" w14:textId="77777777" w:rsidR="00303C4E" w:rsidRPr="00903DBA" w:rsidRDefault="00303C4E" w:rsidP="00303C4E">
      <w:pPr>
        <w:pStyle w:val="Code"/>
        <w:rPr>
          <w:highlight w:val="white"/>
        </w:rPr>
      </w:pPr>
      <w:r w:rsidRPr="00903DBA">
        <w:rPr>
          <w:highlight w:val="white"/>
        </w:rPr>
        <w:t xml:space="preserve">    private List&lt;byte&gt; m_byteList;</w:t>
      </w:r>
    </w:p>
    <w:p w14:paraId="729F5709" w14:textId="77777777" w:rsidR="00303C4E" w:rsidRPr="00903DBA" w:rsidRDefault="00303C4E" w:rsidP="00303C4E">
      <w:pPr>
        <w:pStyle w:val="Code"/>
        <w:rPr>
          <w:highlight w:val="white"/>
        </w:rPr>
      </w:pPr>
      <w:r w:rsidRPr="00903DBA">
        <w:rPr>
          <w:highlight w:val="white"/>
        </w:rPr>
        <w:t xml:space="preserve">    private IDictionary&lt;int,string&gt; m_accessMap, m_callMap;</w:t>
      </w:r>
    </w:p>
    <w:p w14:paraId="65DAD66C" w14:textId="77777777" w:rsidR="00303C4E" w:rsidRPr="00903DBA" w:rsidRDefault="00303C4E" w:rsidP="00303C4E">
      <w:pPr>
        <w:pStyle w:val="Code"/>
        <w:rPr>
          <w:highlight w:val="white"/>
        </w:rPr>
      </w:pPr>
      <w:r w:rsidRPr="00903DBA">
        <w:rPr>
          <w:highlight w:val="white"/>
        </w:rPr>
        <w:t xml:space="preserve">    private ISet&lt;int&gt; m_returnSet;</w:t>
      </w:r>
    </w:p>
    <w:p w14:paraId="1760EBA4" w14:textId="77777777" w:rsidR="00303C4E" w:rsidRPr="00903DBA" w:rsidRDefault="00303C4E" w:rsidP="00303C4E">
      <w:pPr>
        <w:pStyle w:val="Code"/>
        <w:rPr>
          <w:highlight w:val="white"/>
        </w:rPr>
      </w:pPr>
    </w:p>
    <w:p w14:paraId="7C3CB676" w14:textId="77777777" w:rsidR="00303C4E" w:rsidRPr="00903DBA" w:rsidRDefault="00303C4E" w:rsidP="00303C4E">
      <w:pPr>
        <w:pStyle w:val="Code"/>
        <w:rPr>
          <w:highlight w:val="white"/>
        </w:rPr>
      </w:pPr>
      <w:r w:rsidRPr="00903DBA">
        <w:rPr>
          <w:highlight w:val="white"/>
        </w:rPr>
        <w:t xml:space="preserve">    public StaticSymbolWindows() {</w:t>
      </w:r>
    </w:p>
    <w:p w14:paraId="4030BC70" w14:textId="77777777" w:rsidR="00303C4E" w:rsidRPr="00903DBA" w:rsidRDefault="00303C4E" w:rsidP="00303C4E">
      <w:pPr>
        <w:pStyle w:val="Code"/>
        <w:rPr>
          <w:highlight w:val="white"/>
        </w:rPr>
      </w:pPr>
      <w:r w:rsidRPr="00903DBA">
        <w:rPr>
          <w:highlight w:val="white"/>
        </w:rPr>
        <w:t xml:space="preserve">      // Empty.</w:t>
      </w:r>
    </w:p>
    <w:p w14:paraId="28B9D9FF" w14:textId="77777777" w:rsidR="00303C4E" w:rsidRPr="00903DBA" w:rsidRDefault="00303C4E" w:rsidP="00303C4E">
      <w:pPr>
        <w:pStyle w:val="Code"/>
        <w:rPr>
          <w:highlight w:val="white"/>
        </w:rPr>
      </w:pPr>
      <w:r w:rsidRPr="00903DBA">
        <w:rPr>
          <w:highlight w:val="white"/>
        </w:rPr>
        <w:t xml:space="preserve">    }</w:t>
      </w:r>
    </w:p>
    <w:p w14:paraId="7CECE626" w14:textId="77777777" w:rsidR="00303C4E" w:rsidRPr="00903DBA" w:rsidRDefault="00303C4E" w:rsidP="00303C4E">
      <w:pPr>
        <w:pStyle w:val="Code"/>
        <w:rPr>
          <w:highlight w:val="white"/>
        </w:rPr>
      </w:pPr>
    </w:p>
    <w:p w14:paraId="274629D4" w14:textId="77777777" w:rsidR="00303C4E" w:rsidRPr="00903DBA" w:rsidRDefault="00303C4E" w:rsidP="00303C4E">
      <w:pPr>
        <w:pStyle w:val="Code"/>
        <w:rPr>
          <w:highlight w:val="white"/>
        </w:rPr>
      </w:pPr>
      <w:r w:rsidRPr="00903DBA">
        <w:rPr>
          <w:highlight w:val="white"/>
        </w:rPr>
        <w:t xml:space="preserve">    public StaticSymbolWindows(string uniqueName, List&lt;byte&gt; byteList = null, // Windows static object</w:t>
      </w:r>
    </w:p>
    <w:p w14:paraId="49BF84C1" w14:textId="77777777" w:rsidR="00303C4E" w:rsidRPr="00903DBA" w:rsidRDefault="00303C4E" w:rsidP="00303C4E">
      <w:pPr>
        <w:pStyle w:val="Code"/>
        <w:rPr>
          <w:highlight w:val="white"/>
        </w:rPr>
      </w:pPr>
      <w:r w:rsidRPr="00903DBA">
        <w:rPr>
          <w:highlight w:val="white"/>
        </w:rPr>
        <w:t xml:space="preserve">                        IDictionary&lt;int,string&gt; accessMap = null)</w:t>
      </w:r>
    </w:p>
    <w:p w14:paraId="5354B8AD" w14:textId="77777777" w:rsidR="00303C4E" w:rsidRPr="00903DBA" w:rsidRDefault="00303C4E" w:rsidP="00303C4E">
      <w:pPr>
        <w:pStyle w:val="Code"/>
        <w:rPr>
          <w:highlight w:val="white"/>
        </w:rPr>
      </w:pPr>
      <w:r w:rsidRPr="00903DBA">
        <w:rPr>
          <w:highlight w:val="white"/>
        </w:rPr>
        <w:t xml:space="preserve">     :base(uniqueName) {</w:t>
      </w:r>
    </w:p>
    <w:p w14:paraId="743DB982" w14:textId="77777777" w:rsidR="00303C4E" w:rsidRPr="00903DBA" w:rsidRDefault="00303C4E" w:rsidP="00303C4E">
      <w:pPr>
        <w:pStyle w:val="Code"/>
        <w:rPr>
          <w:highlight w:val="white"/>
        </w:rPr>
      </w:pPr>
      <w:r w:rsidRPr="00903DBA">
        <w:rPr>
          <w:highlight w:val="white"/>
        </w:rPr>
        <w:t xml:space="preserve">      m_byteList = (byteList != null) ? byteList : (new List&lt;byte&gt;());</w:t>
      </w:r>
    </w:p>
    <w:p w14:paraId="7F02A94F" w14:textId="77777777" w:rsidR="00303C4E" w:rsidRPr="00903DBA" w:rsidRDefault="00303C4E" w:rsidP="00303C4E">
      <w:pPr>
        <w:pStyle w:val="Code"/>
        <w:rPr>
          <w:highlight w:val="white"/>
        </w:rPr>
      </w:pPr>
      <w:r w:rsidRPr="00903DBA">
        <w:rPr>
          <w:highlight w:val="white"/>
        </w:rPr>
        <w:t xml:space="preserve">      m_accessMap = (accessMap != null) ? accessMap : (new Dictionary&lt;int,string&gt;());</w:t>
      </w:r>
    </w:p>
    <w:p w14:paraId="242629EC" w14:textId="77777777" w:rsidR="00303C4E" w:rsidRPr="00903DBA" w:rsidRDefault="00303C4E" w:rsidP="00303C4E">
      <w:pPr>
        <w:pStyle w:val="Code"/>
        <w:rPr>
          <w:highlight w:val="white"/>
        </w:rPr>
      </w:pPr>
      <w:r w:rsidRPr="00903DBA">
        <w:rPr>
          <w:highlight w:val="white"/>
        </w:rPr>
        <w:t xml:space="preserve">      m_callMap = new Dictionary&lt;int,string&gt;();</w:t>
      </w:r>
    </w:p>
    <w:p w14:paraId="6722FDB3" w14:textId="77777777" w:rsidR="00303C4E" w:rsidRPr="00903DBA" w:rsidRDefault="00303C4E" w:rsidP="00303C4E">
      <w:pPr>
        <w:pStyle w:val="Code"/>
        <w:rPr>
          <w:highlight w:val="white"/>
        </w:rPr>
      </w:pPr>
      <w:r w:rsidRPr="00903DBA">
        <w:rPr>
          <w:highlight w:val="white"/>
        </w:rPr>
        <w:t xml:space="preserve">      m_returnSet = new HashSet&lt;int&gt;();</w:t>
      </w:r>
    </w:p>
    <w:p w14:paraId="446BBA5B" w14:textId="77777777" w:rsidR="00303C4E" w:rsidRPr="00903DBA" w:rsidRDefault="00303C4E" w:rsidP="00303C4E">
      <w:pPr>
        <w:pStyle w:val="Code"/>
        <w:rPr>
          <w:highlight w:val="white"/>
        </w:rPr>
      </w:pPr>
      <w:r w:rsidRPr="00903DBA">
        <w:rPr>
          <w:highlight w:val="white"/>
        </w:rPr>
        <w:t xml:space="preserve">    }</w:t>
      </w:r>
    </w:p>
    <w:p w14:paraId="73D91856" w14:textId="77777777" w:rsidR="00303C4E" w:rsidRPr="00903DBA" w:rsidRDefault="00303C4E" w:rsidP="00303C4E">
      <w:pPr>
        <w:pStyle w:val="Code"/>
        <w:rPr>
          <w:highlight w:val="white"/>
        </w:rPr>
      </w:pPr>
    </w:p>
    <w:p w14:paraId="6A878EEE" w14:textId="77777777" w:rsidR="00303C4E" w:rsidRPr="00903DBA" w:rsidRDefault="00303C4E" w:rsidP="00303C4E">
      <w:pPr>
        <w:pStyle w:val="Code"/>
        <w:rPr>
          <w:highlight w:val="white"/>
        </w:rPr>
      </w:pPr>
      <w:r w:rsidRPr="00903DBA">
        <w:rPr>
          <w:highlight w:val="white"/>
        </w:rPr>
        <w:t xml:space="preserve">    public StaticSymbolWindows(string uniqueName, List&lt;byte&gt; byteList, // Windows function definitializerion</w:t>
      </w:r>
    </w:p>
    <w:p w14:paraId="6D832BAE" w14:textId="77777777" w:rsidR="00303C4E" w:rsidRPr="00903DBA" w:rsidRDefault="00303C4E" w:rsidP="00303C4E">
      <w:pPr>
        <w:pStyle w:val="Code"/>
        <w:rPr>
          <w:highlight w:val="white"/>
        </w:rPr>
      </w:pPr>
      <w:r w:rsidRPr="00903DBA">
        <w:rPr>
          <w:highlight w:val="white"/>
        </w:rPr>
        <w:t xml:space="preserve">                        IDictionary&lt;int,string&gt; accessMap,</w:t>
      </w:r>
    </w:p>
    <w:p w14:paraId="5C2FAFA4" w14:textId="77777777" w:rsidR="00303C4E" w:rsidRPr="00903DBA" w:rsidRDefault="00303C4E" w:rsidP="00303C4E">
      <w:pPr>
        <w:pStyle w:val="Code"/>
        <w:rPr>
          <w:highlight w:val="white"/>
        </w:rPr>
      </w:pPr>
      <w:r w:rsidRPr="00903DBA">
        <w:rPr>
          <w:highlight w:val="white"/>
        </w:rPr>
        <w:t xml:space="preserve">                        IDictionary&lt;int,string&gt; callMap, ISet&lt;int&gt; returnSet)</w:t>
      </w:r>
    </w:p>
    <w:p w14:paraId="2C72031E" w14:textId="77777777" w:rsidR="00303C4E" w:rsidRPr="00903DBA" w:rsidRDefault="00303C4E" w:rsidP="00303C4E">
      <w:pPr>
        <w:pStyle w:val="Code"/>
        <w:rPr>
          <w:highlight w:val="white"/>
        </w:rPr>
      </w:pPr>
      <w:r w:rsidRPr="00903DBA">
        <w:rPr>
          <w:highlight w:val="white"/>
        </w:rPr>
        <w:t xml:space="preserve">     :base(uniqueName) {</w:t>
      </w:r>
    </w:p>
    <w:p w14:paraId="2CEE55E4" w14:textId="77777777" w:rsidR="00303C4E" w:rsidRPr="00903DBA" w:rsidRDefault="00303C4E" w:rsidP="00303C4E">
      <w:pPr>
        <w:pStyle w:val="Code"/>
        <w:rPr>
          <w:highlight w:val="white"/>
        </w:rPr>
      </w:pPr>
      <w:r w:rsidRPr="00903DBA">
        <w:rPr>
          <w:highlight w:val="white"/>
        </w:rPr>
        <w:t xml:space="preserve">      m_byteList = byteList;</w:t>
      </w:r>
    </w:p>
    <w:p w14:paraId="4E61C3F3" w14:textId="77777777" w:rsidR="00303C4E" w:rsidRPr="00903DBA" w:rsidRDefault="00303C4E" w:rsidP="00303C4E">
      <w:pPr>
        <w:pStyle w:val="Code"/>
        <w:rPr>
          <w:highlight w:val="white"/>
        </w:rPr>
      </w:pPr>
      <w:r w:rsidRPr="00903DBA">
        <w:rPr>
          <w:highlight w:val="white"/>
        </w:rPr>
        <w:t xml:space="preserve">      m_accessMap = accessMap;</w:t>
      </w:r>
    </w:p>
    <w:p w14:paraId="17A71CFE" w14:textId="77777777" w:rsidR="00303C4E" w:rsidRPr="00903DBA" w:rsidRDefault="00303C4E" w:rsidP="00303C4E">
      <w:pPr>
        <w:pStyle w:val="Code"/>
        <w:rPr>
          <w:highlight w:val="white"/>
        </w:rPr>
      </w:pPr>
      <w:r w:rsidRPr="00903DBA">
        <w:rPr>
          <w:highlight w:val="white"/>
        </w:rPr>
        <w:t xml:space="preserve">      m_callMap = callMap;</w:t>
      </w:r>
    </w:p>
    <w:p w14:paraId="010FFC57" w14:textId="77777777" w:rsidR="00303C4E" w:rsidRPr="00903DBA" w:rsidRDefault="00303C4E" w:rsidP="00303C4E">
      <w:pPr>
        <w:pStyle w:val="Code"/>
        <w:rPr>
          <w:highlight w:val="white"/>
        </w:rPr>
      </w:pPr>
      <w:r w:rsidRPr="00903DBA">
        <w:rPr>
          <w:highlight w:val="white"/>
        </w:rPr>
        <w:t xml:space="preserve">      m_returnSet = returnSet;</w:t>
      </w:r>
    </w:p>
    <w:p w14:paraId="5D5054B2" w14:textId="77777777" w:rsidR="00303C4E" w:rsidRPr="00903DBA" w:rsidRDefault="00303C4E" w:rsidP="00303C4E">
      <w:pPr>
        <w:pStyle w:val="Code"/>
        <w:rPr>
          <w:highlight w:val="white"/>
        </w:rPr>
      </w:pPr>
      <w:r w:rsidRPr="00903DBA">
        <w:rPr>
          <w:highlight w:val="white"/>
        </w:rPr>
        <w:t xml:space="preserve">    }</w:t>
      </w:r>
    </w:p>
    <w:p w14:paraId="6DCE0841" w14:textId="77777777" w:rsidR="00303C4E" w:rsidRPr="00903DBA" w:rsidRDefault="00303C4E" w:rsidP="00303C4E">
      <w:pPr>
        <w:pStyle w:val="Code"/>
        <w:rPr>
          <w:highlight w:val="white"/>
        </w:rPr>
      </w:pPr>
    </w:p>
    <w:p w14:paraId="141F97E2" w14:textId="77777777" w:rsidR="00303C4E" w:rsidRPr="00903DBA" w:rsidRDefault="00303C4E" w:rsidP="00303C4E">
      <w:pPr>
        <w:pStyle w:val="Code"/>
        <w:rPr>
          <w:highlight w:val="white"/>
        </w:rPr>
      </w:pPr>
      <w:r w:rsidRPr="00903DBA">
        <w:rPr>
          <w:highlight w:val="white"/>
        </w:rPr>
        <w:t xml:space="preserve">    public List&lt;byte&gt; ByteList {</w:t>
      </w:r>
    </w:p>
    <w:p w14:paraId="1B126CBB" w14:textId="77777777" w:rsidR="00303C4E" w:rsidRPr="00903DBA" w:rsidRDefault="00303C4E" w:rsidP="00303C4E">
      <w:pPr>
        <w:pStyle w:val="Code"/>
        <w:rPr>
          <w:highlight w:val="white"/>
        </w:rPr>
      </w:pPr>
      <w:r w:rsidRPr="00903DBA">
        <w:rPr>
          <w:highlight w:val="white"/>
        </w:rPr>
        <w:t xml:space="preserve">      get { return m_byteList; }</w:t>
      </w:r>
    </w:p>
    <w:p w14:paraId="2CE1FB2E" w14:textId="77777777" w:rsidR="00303C4E" w:rsidRPr="00903DBA" w:rsidRDefault="00303C4E" w:rsidP="00303C4E">
      <w:pPr>
        <w:pStyle w:val="Code"/>
        <w:rPr>
          <w:highlight w:val="white"/>
        </w:rPr>
      </w:pPr>
      <w:r w:rsidRPr="00903DBA">
        <w:rPr>
          <w:highlight w:val="white"/>
        </w:rPr>
        <w:t xml:space="preserve">    }</w:t>
      </w:r>
    </w:p>
    <w:p w14:paraId="746DE4DB" w14:textId="77777777" w:rsidR="00303C4E" w:rsidRPr="00903DBA" w:rsidRDefault="00303C4E" w:rsidP="00303C4E">
      <w:pPr>
        <w:pStyle w:val="Code"/>
        <w:rPr>
          <w:highlight w:val="white"/>
        </w:rPr>
      </w:pPr>
      <w:r w:rsidRPr="00903DBA">
        <w:rPr>
          <w:highlight w:val="white"/>
        </w:rPr>
        <w:t xml:space="preserve">  </w:t>
      </w:r>
    </w:p>
    <w:p w14:paraId="36F19AE6" w14:textId="77777777" w:rsidR="00303C4E" w:rsidRPr="00903DBA" w:rsidRDefault="00303C4E" w:rsidP="00303C4E">
      <w:pPr>
        <w:pStyle w:val="Code"/>
        <w:rPr>
          <w:highlight w:val="white"/>
        </w:rPr>
      </w:pPr>
      <w:r w:rsidRPr="00903DBA">
        <w:rPr>
          <w:highlight w:val="white"/>
        </w:rPr>
        <w:t xml:space="preserve">    public IDictionary&lt;int,string&gt; AccessMap {</w:t>
      </w:r>
    </w:p>
    <w:p w14:paraId="6DD02E69" w14:textId="77777777" w:rsidR="00303C4E" w:rsidRPr="00903DBA" w:rsidRDefault="00303C4E" w:rsidP="00303C4E">
      <w:pPr>
        <w:pStyle w:val="Code"/>
        <w:rPr>
          <w:highlight w:val="white"/>
        </w:rPr>
      </w:pPr>
      <w:r w:rsidRPr="00903DBA">
        <w:rPr>
          <w:highlight w:val="white"/>
        </w:rPr>
        <w:t xml:space="preserve">      get { return m_accessMap; }</w:t>
      </w:r>
    </w:p>
    <w:p w14:paraId="66916F93" w14:textId="77777777" w:rsidR="00303C4E" w:rsidRPr="00903DBA" w:rsidRDefault="00303C4E" w:rsidP="00303C4E">
      <w:pPr>
        <w:pStyle w:val="Code"/>
        <w:rPr>
          <w:highlight w:val="white"/>
        </w:rPr>
      </w:pPr>
      <w:r w:rsidRPr="00903DBA">
        <w:rPr>
          <w:highlight w:val="white"/>
        </w:rPr>
        <w:t xml:space="preserve">    }</w:t>
      </w:r>
    </w:p>
    <w:p w14:paraId="747236F0" w14:textId="77777777" w:rsidR="00303C4E" w:rsidRPr="00903DBA" w:rsidRDefault="00303C4E" w:rsidP="00303C4E">
      <w:pPr>
        <w:pStyle w:val="Code"/>
        <w:rPr>
          <w:highlight w:val="white"/>
        </w:rPr>
      </w:pPr>
      <w:r w:rsidRPr="00903DBA">
        <w:rPr>
          <w:highlight w:val="white"/>
        </w:rPr>
        <w:t xml:space="preserve">  </w:t>
      </w:r>
    </w:p>
    <w:p w14:paraId="5CB27B8A" w14:textId="77777777" w:rsidR="00303C4E" w:rsidRPr="00903DBA" w:rsidRDefault="00303C4E" w:rsidP="00303C4E">
      <w:pPr>
        <w:pStyle w:val="Code"/>
        <w:rPr>
          <w:highlight w:val="white"/>
        </w:rPr>
      </w:pPr>
      <w:r w:rsidRPr="00903DBA">
        <w:rPr>
          <w:highlight w:val="white"/>
        </w:rPr>
        <w:t xml:space="preserve">    public IDictionary&lt;int,string&gt; CallMap {</w:t>
      </w:r>
    </w:p>
    <w:p w14:paraId="463A3BC4" w14:textId="77777777" w:rsidR="00303C4E" w:rsidRPr="00903DBA" w:rsidRDefault="00303C4E" w:rsidP="00303C4E">
      <w:pPr>
        <w:pStyle w:val="Code"/>
        <w:rPr>
          <w:highlight w:val="white"/>
        </w:rPr>
      </w:pPr>
      <w:r w:rsidRPr="00903DBA">
        <w:rPr>
          <w:highlight w:val="white"/>
        </w:rPr>
        <w:t xml:space="preserve">      get { return m_callMap; }</w:t>
      </w:r>
    </w:p>
    <w:p w14:paraId="4313B7DA" w14:textId="77777777" w:rsidR="00303C4E" w:rsidRPr="00903DBA" w:rsidRDefault="00303C4E" w:rsidP="00303C4E">
      <w:pPr>
        <w:pStyle w:val="Code"/>
        <w:rPr>
          <w:highlight w:val="white"/>
        </w:rPr>
      </w:pPr>
      <w:r w:rsidRPr="00903DBA">
        <w:rPr>
          <w:highlight w:val="white"/>
        </w:rPr>
        <w:t xml:space="preserve">    }  </w:t>
      </w:r>
    </w:p>
    <w:p w14:paraId="66810461" w14:textId="77777777" w:rsidR="00303C4E" w:rsidRPr="00903DBA" w:rsidRDefault="00303C4E" w:rsidP="00303C4E">
      <w:pPr>
        <w:pStyle w:val="Code"/>
        <w:rPr>
          <w:highlight w:val="white"/>
        </w:rPr>
      </w:pPr>
      <w:r w:rsidRPr="00903DBA">
        <w:rPr>
          <w:highlight w:val="white"/>
        </w:rPr>
        <w:t xml:space="preserve">  </w:t>
      </w:r>
    </w:p>
    <w:p w14:paraId="7E91E370" w14:textId="77777777" w:rsidR="00303C4E" w:rsidRPr="00903DBA" w:rsidRDefault="00303C4E" w:rsidP="00303C4E">
      <w:pPr>
        <w:pStyle w:val="Code"/>
        <w:rPr>
          <w:highlight w:val="white"/>
        </w:rPr>
      </w:pPr>
      <w:r w:rsidRPr="00903DBA">
        <w:rPr>
          <w:highlight w:val="white"/>
        </w:rPr>
        <w:t xml:space="preserve">    public ISet&lt;int&gt; ReturnSet {</w:t>
      </w:r>
    </w:p>
    <w:p w14:paraId="3DCF3699" w14:textId="77777777" w:rsidR="00303C4E" w:rsidRPr="00903DBA" w:rsidRDefault="00303C4E" w:rsidP="00303C4E">
      <w:pPr>
        <w:pStyle w:val="Code"/>
        <w:rPr>
          <w:highlight w:val="white"/>
        </w:rPr>
      </w:pPr>
      <w:r w:rsidRPr="00903DBA">
        <w:rPr>
          <w:highlight w:val="white"/>
        </w:rPr>
        <w:t xml:space="preserve">      get { return m_returnSet; }</w:t>
      </w:r>
    </w:p>
    <w:p w14:paraId="516E6F9C" w14:textId="77777777" w:rsidR="00303C4E" w:rsidRPr="00903DBA" w:rsidRDefault="00303C4E" w:rsidP="00303C4E">
      <w:pPr>
        <w:pStyle w:val="Code"/>
        <w:rPr>
          <w:highlight w:val="white"/>
        </w:rPr>
      </w:pPr>
      <w:r w:rsidRPr="00903DBA">
        <w:rPr>
          <w:highlight w:val="white"/>
        </w:rPr>
        <w:t xml:space="preserve">    }</w:t>
      </w:r>
    </w:p>
    <w:p w14:paraId="14BCA052" w14:textId="77777777" w:rsidR="00303C4E" w:rsidRPr="00903DBA" w:rsidRDefault="00303C4E" w:rsidP="00303C4E">
      <w:pPr>
        <w:pStyle w:val="Code"/>
        <w:rPr>
          <w:highlight w:val="white"/>
        </w:rPr>
      </w:pPr>
      <w:r w:rsidRPr="00903DBA">
        <w:rPr>
          <w:highlight w:val="white"/>
        </w:rPr>
        <w:t xml:space="preserve">    </w:t>
      </w:r>
    </w:p>
    <w:p w14:paraId="235F2BCE" w14:textId="27EFAA5B"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Write</w:t>
      </w:r>
      <w:r w:rsidRPr="00903DBA">
        <w:rPr>
          <w:highlight w:val="white"/>
        </w:rPr>
        <w:t>(BinaryWriter outStream) {</w:t>
      </w:r>
    </w:p>
    <w:p w14:paraId="1520324A" w14:textId="7EF40820" w:rsidR="00303C4E" w:rsidRPr="00903DBA" w:rsidRDefault="00303C4E" w:rsidP="00303C4E">
      <w:pPr>
        <w:pStyle w:val="Code"/>
        <w:rPr>
          <w:highlight w:val="white"/>
        </w:rPr>
      </w:pPr>
      <w:r w:rsidRPr="00903DBA">
        <w:rPr>
          <w:highlight w:val="white"/>
        </w:rPr>
        <w:t xml:space="preserve">      base.</w:t>
      </w:r>
      <w:r w:rsidR="002C2AFE" w:rsidRPr="00903DBA">
        <w:rPr>
          <w:highlight w:val="white"/>
        </w:rPr>
        <w:t>Write</w:t>
      </w:r>
      <w:r w:rsidRPr="00903DBA">
        <w:rPr>
          <w:highlight w:val="white"/>
        </w:rPr>
        <w:t>(outStream);</w:t>
      </w:r>
    </w:p>
    <w:p w14:paraId="0F35FA0E" w14:textId="77777777" w:rsidR="00303C4E" w:rsidRPr="00903DBA" w:rsidRDefault="00303C4E" w:rsidP="00303C4E">
      <w:pPr>
        <w:pStyle w:val="Code"/>
        <w:rPr>
          <w:highlight w:val="white"/>
        </w:rPr>
      </w:pPr>
    </w:p>
    <w:p w14:paraId="24C6B544" w14:textId="77777777" w:rsidR="00303C4E" w:rsidRPr="00903DBA" w:rsidRDefault="00303C4E" w:rsidP="00303C4E">
      <w:pPr>
        <w:pStyle w:val="Code"/>
        <w:rPr>
          <w:highlight w:val="white"/>
        </w:rPr>
      </w:pPr>
      <w:r w:rsidRPr="00903DBA">
        <w:rPr>
          <w:highlight w:val="white"/>
        </w:rPr>
        <w:t xml:space="preserve">      if (m_byteList != null) {</w:t>
      </w:r>
    </w:p>
    <w:p w14:paraId="7624C4CC" w14:textId="77777777" w:rsidR="00303C4E" w:rsidRPr="00903DBA" w:rsidRDefault="00303C4E" w:rsidP="00303C4E">
      <w:pPr>
        <w:pStyle w:val="Code"/>
        <w:rPr>
          <w:highlight w:val="white"/>
        </w:rPr>
      </w:pPr>
      <w:r w:rsidRPr="00903DBA">
        <w:rPr>
          <w:highlight w:val="white"/>
        </w:rPr>
        <w:t xml:space="preserve">        outStream.Write(m_byteList.Count);</w:t>
      </w:r>
    </w:p>
    <w:p w14:paraId="7B9EB0CE" w14:textId="77777777" w:rsidR="00303C4E" w:rsidRPr="00903DBA" w:rsidRDefault="00303C4E" w:rsidP="00303C4E">
      <w:pPr>
        <w:pStyle w:val="Code"/>
        <w:rPr>
          <w:highlight w:val="white"/>
        </w:rPr>
      </w:pPr>
      <w:r w:rsidRPr="00903DBA">
        <w:rPr>
          <w:highlight w:val="white"/>
        </w:rPr>
        <w:t xml:space="preserve">        foreach (sbyte b in m_byteList) {</w:t>
      </w:r>
    </w:p>
    <w:p w14:paraId="11F1C1DB" w14:textId="77777777" w:rsidR="00303C4E" w:rsidRPr="00903DBA" w:rsidRDefault="00303C4E" w:rsidP="00303C4E">
      <w:pPr>
        <w:pStyle w:val="Code"/>
        <w:rPr>
          <w:highlight w:val="white"/>
        </w:rPr>
      </w:pPr>
      <w:r w:rsidRPr="00903DBA">
        <w:rPr>
          <w:highlight w:val="white"/>
        </w:rPr>
        <w:t xml:space="preserve">          outStream.Write(b);</w:t>
      </w:r>
    </w:p>
    <w:p w14:paraId="02A69B25" w14:textId="77777777" w:rsidR="00303C4E" w:rsidRPr="00903DBA" w:rsidRDefault="00303C4E" w:rsidP="00303C4E">
      <w:pPr>
        <w:pStyle w:val="Code"/>
        <w:rPr>
          <w:highlight w:val="white"/>
        </w:rPr>
      </w:pPr>
      <w:r w:rsidRPr="00903DBA">
        <w:rPr>
          <w:highlight w:val="white"/>
        </w:rPr>
        <w:t xml:space="preserve">        }</w:t>
      </w:r>
    </w:p>
    <w:p w14:paraId="4C9A90D7" w14:textId="77777777" w:rsidR="00303C4E" w:rsidRPr="00903DBA" w:rsidRDefault="00303C4E" w:rsidP="00303C4E">
      <w:pPr>
        <w:pStyle w:val="Code"/>
        <w:rPr>
          <w:highlight w:val="white"/>
        </w:rPr>
      </w:pPr>
      <w:r w:rsidRPr="00903DBA">
        <w:rPr>
          <w:highlight w:val="white"/>
        </w:rPr>
        <w:t xml:space="preserve">      }</w:t>
      </w:r>
    </w:p>
    <w:p w14:paraId="60B35D00" w14:textId="77777777" w:rsidR="00303C4E" w:rsidRPr="00903DBA" w:rsidRDefault="00303C4E" w:rsidP="00303C4E">
      <w:pPr>
        <w:pStyle w:val="Code"/>
        <w:rPr>
          <w:highlight w:val="white"/>
        </w:rPr>
      </w:pPr>
      <w:r w:rsidRPr="00903DBA">
        <w:rPr>
          <w:highlight w:val="white"/>
        </w:rPr>
        <w:t xml:space="preserve">      else {</w:t>
      </w:r>
    </w:p>
    <w:p w14:paraId="5C03B21F" w14:textId="77777777" w:rsidR="00303C4E" w:rsidRPr="00903DBA" w:rsidRDefault="00303C4E" w:rsidP="00303C4E">
      <w:pPr>
        <w:pStyle w:val="Code"/>
        <w:rPr>
          <w:highlight w:val="white"/>
        </w:rPr>
      </w:pPr>
      <w:r w:rsidRPr="00903DBA">
        <w:rPr>
          <w:highlight w:val="white"/>
        </w:rPr>
        <w:t xml:space="preserve">        outStream.Write(0);</w:t>
      </w:r>
    </w:p>
    <w:p w14:paraId="14D54966" w14:textId="77777777" w:rsidR="00303C4E" w:rsidRPr="00903DBA" w:rsidRDefault="00303C4E" w:rsidP="00303C4E">
      <w:pPr>
        <w:pStyle w:val="Code"/>
        <w:rPr>
          <w:highlight w:val="white"/>
        </w:rPr>
      </w:pPr>
      <w:r w:rsidRPr="00903DBA">
        <w:rPr>
          <w:highlight w:val="white"/>
        </w:rPr>
        <w:t xml:space="preserve">      }</w:t>
      </w:r>
    </w:p>
    <w:p w14:paraId="556D8460" w14:textId="77777777" w:rsidR="00303C4E" w:rsidRPr="00903DBA" w:rsidRDefault="00303C4E" w:rsidP="00303C4E">
      <w:pPr>
        <w:pStyle w:val="Code"/>
        <w:rPr>
          <w:highlight w:val="white"/>
        </w:rPr>
      </w:pPr>
    </w:p>
    <w:p w14:paraId="657C4B29" w14:textId="77777777" w:rsidR="00303C4E" w:rsidRPr="00903DBA" w:rsidRDefault="00303C4E" w:rsidP="00303C4E">
      <w:pPr>
        <w:pStyle w:val="Code"/>
        <w:rPr>
          <w:highlight w:val="white"/>
        </w:rPr>
      </w:pPr>
      <w:r w:rsidRPr="00903DBA">
        <w:rPr>
          <w:highlight w:val="white"/>
        </w:rPr>
        <w:t xml:space="preserve">      if (m_accessMap != null) {</w:t>
      </w:r>
    </w:p>
    <w:p w14:paraId="6C5C607F" w14:textId="77777777" w:rsidR="00303C4E" w:rsidRPr="00903DBA" w:rsidRDefault="00303C4E" w:rsidP="00303C4E">
      <w:pPr>
        <w:pStyle w:val="Code"/>
        <w:rPr>
          <w:highlight w:val="white"/>
        </w:rPr>
      </w:pPr>
      <w:r w:rsidRPr="00903DBA">
        <w:rPr>
          <w:highlight w:val="white"/>
        </w:rPr>
        <w:t xml:space="preserve">        outStream.Write(m_accessMap.Count);</w:t>
      </w:r>
    </w:p>
    <w:p w14:paraId="2EEEEAF7" w14:textId="77777777" w:rsidR="00303C4E" w:rsidRPr="00903DBA" w:rsidRDefault="00303C4E" w:rsidP="00303C4E">
      <w:pPr>
        <w:pStyle w:val="Code"/>
        <w:rPr>
          <w:highlight w:val="white"/>
        </w:rPr>
      </w:pPr>
      <w:r w:rsidRPr="00903DBA">
        <w:rPr>
          <w:highlight w:val="white"/>
        </w:rPr>
        <w:t xml:space="preserve">        foreach (KeyValuePair&lt;int,string&gt; entry in m_accessMap) {</w:t>
      </w:r>
    </w:p>
    <w:p w14:paraId="1EB8BEE7" w14:textId="77777777" w:rsidR="00303C4E" w:rsidRPr="00903DBA" w:rsidRDefault="00303C4E" w:rsidP="00303C4E">
      <w:pPr>
        <w:pStyle w:val="Code"/>
        <w:rPr>
          <w:highlight w:val="white"/>
        </w:rPr>
      </w:pPr>
      <w:r w:rsidRPr="00903DBA">
        <w:rPr>
          <w:highlight w:val="white"/>
        </w:rPr>
        <w:t xml:space="preserve">          outStream.Write(entry.Key);</w:t>
      </w:r>
    </w:p>
    <w:p w14:paraId="30806E19" w14:textId="77777777" w:rsidR="00303C4E" w:rsidRPr="00903DBA" w:rsidRDefault="00303C4E" w:rsidP="00303C4E">
      <w:pPr>
        <w:pStyle w:val="Code"/>
        <w:rPr>
          <w:highlight w:val="white"/>
        </w:rPr>
      </w:pPr>
      <w:r w:rsidRPr="00903DBA">
        <w:rPr>
          <w:highlight w:val="white"/>
        </w:rPr>
        <w:t xml:space="preserve">          outStream.Write(entry.Value);</w:t>
      </w:r>
    </w:p>
    <w:p w14:paraId="4A0C882D" w14:textId="77777777" w:rsidR="00303C4E" w:rsidRPr="00903DBA" w:rsidRDefault="00303C4E" w:rsidP="00303C4E">
      <w:pPr>
        <w:pStyle w:val="Code"/>
        <w:rPr>
          <w:highlight w:val="white"/>
        </w:rPr>
      </w:pPr>
      <w:r w:rsidRPr="00903DBA">
        <w:rPr>
          <w:highlight w:val="white"/>
        </w:rPr>
        <w:t xml:space="preserve">        }</w:t>
      </w:r>
    </w:p>
    <w:p w14:paraId="5DD1110B" w14:textId="77777777" w:rsidR="00303C4E" w:rsidRPr="00903DBA" w:rsidRDefault="00303C4E" w:rsidP="00303C4E">
      <w:pPr>
        <w:pStyle w:val="Code"/>
        <w:rPr>
          <w:highlight w:val="white"/>
        </w:rPr>
      </w:pPr>
      <w:r w:rsidRPr="00903DBA">
        <w:rPr>
          <w:highlight w:val="white"/>
        </w:rPr>
        <w:t xml:space="preserve">      }</w:t>
      </w:r>
    </w:p>
    <w:p w14:paraId="3887C603" w14:textId="77777777" w:rsidR="00303C4E" w:rsidRPr="00903DBA" w:rsidRDefault="00303C4E" w:rsidP="00303C4E">
      <w:pPr>
        <w:pStyle w:val="Code"/>
        <w:rPr>
          <w:highlight w:val="white"/>
        </w:rPr>
      </w:pPr>
      <w:r w:rsidRPr="00903DBA">
        <w:rPr>
          <w:highlight w:val="white"/>
        </w:rPr>
        <w:t xml:space="preserve">      else {</w:t>
      </w:r>
    </w:p>
    <w:p w14:paraId="4BC433F6" w14:textId="77777777" w:rsidR="00303C4E" w:rsidRPr="00903DBA" w:rsidRDefault="00303C4E" w:rsidP="00303C4E">
      <w:pPr>
        <w:pStyle w:val="Code"/>
        <w:rPr>
          <w:highlight w:val="white"/>
        </w:rPr>
      </w:pPr>
      <w:r w:rsidRPr="00903DBA">
        <w:rPr>
          <w:highlight w:val="white"/>
        </w:rPr>
        <w:t xml:space="preserve">        outStream.Write(0);</w:t>
      </w:r>
    </w:p>
    <w:p w14:paraId="410A3A29" w14:textId="77777777" w:rsidR="00303C4E" w:rsidRPr="00903DBA" w:rsidRDefault="00303C4E" w:rsidP="00303C4E">
      <w:pPr>
        <w:pStyle w:val="Code"/>
        <w:rPr>
          <w:highlight w:val="white"/>
        </w:rPr>
      </w:pPr>
      <w:r w:rsidRPr="00903DBA">
        <w:rPr>
          <w:highlight w:val="white"/>
        </w:rPr>
        <w:t xml:space="preserve">      }</w:t>
      </w:r>
    </w:p>
    <w:p w14:paraId="40660FE9" w14:textId="77777777" w:rsidR="00303C4E" w:rsidRPr="00903DBA" w:rsidRDefault="00303C4E" w:rsidP="00303C4E">
      <w:pPr>
        <w:pStyle w:val="Code"/>
        <w:rPr>
          <w:highlight w:val="white"/>
        </w:rPr>
      </w:pPr>
      <w:r w:rsidRPr="00903DBA">
        <w:rPr>
          <w:highlight w:val="white"/>
        </w:rPr>
        <w:t xml:space="preserve">    </w:t>
      </w:r>
    </w:p>
    <w:p w14:paraId="267D2F65" w14:textId="77777777" w:rsidR="00303C4E" w:rsidRPr="00903DBA" w:rsidRDefault="00303C4E" w:rsidP="00303C4E">
      <w:pPr>
        <w:pStyle w:val="Code"/>
        <w:rPr>
          <w:highlight w:val="white"/>
        </w:rPr>
      </w:pPr>
      <w:r w:rsidRPr="00903DBA">
        <w:rPr>
          <w:highlight w:val="white"/>
        </w:rPr>
        <w:t xml:space="preserve">      if (m_callMap != null) {</w:t>
      </w:r>
    </w:p>
    <w:p w14:paraId="2B8FEFB0" w14:textId="77777777" w:rsidR="00303C4E" w:rsidRPr="00903DBA" w:rsidRDefault="00303C4E" w:rsidP="00303C4E">
      <w:pPr>
        <w:pStyle w:val="Code"/>
        <w:rPr>
          <w:highlight w:val="white"/>
        </w:rPr>
      </w:pPr>
      <w:r w:rsidRPr="00903DBA">
        <w:rPr>
          <w:highlight w:val="white"/>
        </w:rPr>
        <w:t xml:space="preserve">        outStream.Write(m_callMap.Count);</w:t>
      </w:r>
    </w:p>
    <w:p w14:paraId="4BEAFD0B" w14:textId="77777777" w:rsidR="00303C4E" w:rsidRPr="00903DBA" w:rsidRDefault="00303C4E" w:rsidP="00303C4E">
      <w:pPr>
        <w:pStyle w:val="Code"/>
        <w:rPr>
          <w:highlight w:val="white"/>
        </w:rPr>
      </w:pPr>
      <w:r w:rsidRPr="00903DBA">
        <w:rPr>
          <w:highlight w:val="white"/>
        </w:rPr>
        <w:t xml:space="preserve">        foreach (KeyValuePair&lt;int,string&gt; entry in m_callMap) {</w:t>
      </w:r>
    </w:p>
    <w:p w14:paraId="10FA5B20" w14:textId="77777777" w:rsidR="00303C4E" w:rsidRPr="00903DBA" w:rsidRDefault="00303C4E" w:rsidP="00303C4E">
      <w:pPr>
        <w:pStyle w:val="Code"/>
        <w:rPr>
          <w:highlight w:val="white"/>
        </w:rPr>
      </w:pPr>
      <w:r w:rsidRPr="00903DBA">
        <w:rPr>
          <w:highlight w:val="white"/>
        </w:rPr>
        <w:t xml:space="preserve">          outStream.Write(entry.Key);</w:t>
      </w:r>
    </w:p>
    <w:p w14:paraId="6F86A314" w14:textId="77777777" w:rsidR="00303C4E" w:rsidRPr="00903DBA" w:rsidRDefault="00303C4E" w:rsidP="00303C4E">
      <w:pPr>
        <w:pStyle w:val="Code"/>
        <w:rPr>
          <w:highlight w:val="white"/>
        </w:rPr>
      </w:pPr>
      <w:r w:rsidRPr="00903DBA">
        <w:rPr>
          <w:highlight w:val="white"/>
        </w:rPr>
        <w:t xml:space="preserve">          outStream.Write(entry.Value);</w:t>
      </w:r>
    </w:p>
    <w:p w14:paraId="1B2B28E9" w14:textId="77777777" w:rsidR="00303C4E" w:rsidRPr="00903DBA" w:rsidRDefault="00303C4E" w:rsidP="00303C4E">
      <w:pPr>
        <w:pStyle w:val="Code"/>
        <w:rPr>
          <w:highlight w:val="white"/>
        </w:rPr>
      </w:pPr>
      <w:r w:rsidRPr="00903DBA">
        <w:rPr>
          <w:highlight w:val="white"/>
        </w:rPr>
        <w:t xml:space="preserve">        }</w:t>
      </w:r>
    </w:p>
    <w:p w14:paraId="61CD22D2" w14:textId="77777777" w:rsidR="00303C4E" w:rsidRPr="00903DBA" w:rsidRDefault="00303C4E" w:rsidP="00303C4E">
      <w:pPr>
        <w:pStyle w:val="Code"/>
        <w:rPr>
          <w:highlight w:val="white"/>
        </w:rPr>
      </w:pPr>
      <w:r w:rsidRPr="00903DBA">
        <w:rPr>
          <w:highlight w:val="white"/>
        </w:rPr>
        <w:t xml:space="preserve">      }</w:t>
      </w:r>
    </w:p>
    <w:p w14:paraId="15BDCAA0" w14:textId="77777777" w:rsidR="00303C4E" w:rsidRPr="00903DBA" w:rsidRDefault="00303C4E" w:rsidP="00303C4E">
      <w:pPr>
        <w:pStyle w:val="Code"/>
        <w:rPr>
          <w:highlight w:val="white"/>
        </w:rPr>
      </w:pPr>
      <w:r w:rsidRPr="00903DBA">
        <w:rPr>
          <w:highlight w:val="white"/>
        </w:rPr>
        <w:t xml:space="preserve">      else {</w:t>
      </w:r>
    </w:p>
    <w:p w14:paraId="2D132B07" w14:textId="77777777" w:rsidR="00303C4E" w:rsidRPr="00903DBA" w:rsidRDefault="00303C4E" w:rsidP="00303C4E">
      <w:pPr>
        <w:pStyle w:val="Code"/>
        <w:rPr>
          <w:highlight w:val="white"/>
        </w:rPr>
      </w:pPr>
      <w:r w:rsidRPr="00903DBA">
        <w:rPr>
          <w:highlight w:val="white"/>
        </w:rPr>
        <w:t xml:space="preserve">        outStream.Write(0);</w:t>
      </w:r>
    </w:p>
    <w:p w14:paraId="53666948" w14:textId="77777777" w:rsidR="00303C4E" w:rsidRPr="00903DBA" w:rsidRDefault="00303C4E" w:rsidP="00303C4E">
      <w:pPr>
        <w:pStyle w:val="Code"/>
        <w:rPr>
          <w:highlight w:val="white"/>
        </w:rPr>
      </w:pPr>
      <w:r w:rsidRPr="00903DBA">
        <w:rPr>
          <w:highlight w:val="white"/>
        </w:rPr>
        <w:t xml:space="preserve">      }</w:t>
      </w:r>
    </w:p>
    <w:p w14:paraId="1AE1E2C6" w14:textId="77777777" w:rsidR="00303C4E" w:rsidRPr="00903DBA" w:rsidRDefault="00303C4E" w:rsidP="00303C4E">
      <w:pPr>
        <w:pStyle w:val="Code"/>
        <w:rPr>
          <w:highlight w:val="white"/>
        </w:rPr>
      </w:pPr>
    </w:p>
    <w:p w14:paraId="66C583D2" w14:textId="77777777" w:rsidR="00303C4E" w:rsidRPr="00903DBA" w:rsidRDefault="00303C4E" w:rsidP="00303C4E">
      <w:pPr>
        <w:pStyle w:val="Code"/>
        <w:rPr>
          <w:highlight w:val="white"/>
        </w:rPr>
      </w:pPr>
      <w:r w:rsidRPr="00903DBA">
        <w:rPr>
          <w:highlight w:val="white"/>
        </w:rPr>
        <w:t xml:space="preserve">      if (m_returnSet != null) {</w:t>
      </w:r>
    </w:p>
    <w:p w14:paraId="425EEA7A" w14:textId="77777777" w:rsidR="00303C4E" w:rsidRPr="00903DBA" w:rsidRDefault="00303C4E" w:rsidP="00303C4E">
      <w:pPr>
        <w:pStyle w:val="Code"/>
        <w:rPr>
          <w:highlight w:val="white"/>
        </w:rPr>
      </w:pPr>
      <w:r w:rsidRPr="00903DBA">
        <w:rPr>
          <w:highlight w:val="white"/>
        </w:rPr>
        <w:t xml:space="preserve">        outStream.Write(m_returnSet.Count);</w:t>
      </w:r>
    </w:p>
    <w:p w14:paraId="4E562655" w14:textId="77777777" w:rsidR="00303C4E" w:rsidRPr="00903DBA" w:rsidRDefault="00303C4E" w:rsidP="00303C4E">
      <w:pPr>
        <w:pStyle w:val="Code"/>
        <w:rPr>
          <w:highlight w:val="white"/>
        </w:rPr>
      </w:pPr>
      <w:r w:rsidRPr="00903DBA">
        <w:rPr>
          <w:highlight w:val="white"/>
        </w:rPr>
        <w:t xml:space="preserve">        foreach (int address in m_returnSet) {</w:t>
      </w:r>
    </w:p>
    <w:p w14:paraId="5A0966D1" w14:textId="77777777" w:rsidR="00303C4E" w:rsidRPr="00903DBA" w:rsidRDefault="00303C4E" w:rsidP="00303C4E">
      <w:pPr>
        <w:pStyle w:val="Code"/>
        <w:rPr>
          <w:highlight w:val="white"/>
        </w:rPr>
      </w:pPr>
      <w:r w:rsidRPr="00903DBA">
        <w:rPr>
          <w:highlight w:val="white"/>
        </w:rPr>
        <w:t xml:space="preserve">          outStream.Write(address);</w:t>
      </w:r>
    </w:p>
    <w:p w14:paraId="35BA34E5" w14:textId="77777777" w:rsidR="00303C4E" w:rsidRPr="00903DBA" w:rsidRDefault="00303C4E" w:rsidP="00303C4E">
      <w:pPr>
        <w:pStyle w:val="Code"/>
        <w:rPr>
          <w:highlight w:val="white"/>
        </w:rPr>
      </w:pPr>
      <w:r w:rsidRPr="00903DBA">
        <w:rPr>
          <w:highlight w:val="white"/>
        </w:rPr>
        <w:t xml:space="preserve">        }</w:t>
      </w:r>
    </w:p>
    <w:p w14:paraId="438C0E48" w14:textId="77777777" w:rsidR="00303C4E" w:rsidRPr="00903DBA" w:rsidRDefault="00303C4E" w:rsidP="00303C4E">
      <w:pPr>
        <w:pStyle w:val="Code"/>
        <w:rPr>
          <w:highlight w:val="white"/>
        </w:rPr>
      </w:pPr>
      <w:r w:rsidRPr="00903DBA">
        <w:rPr>
          <w:highlight w:val="white"/>
        </w:rPr>
        <w:lastRenderedPageBreak/>
        <w:t xml:space="preserve">      }</w:t>
      </w:r>
    </w:p>
    <w:p w14:paraId="6F0CB8DE" w14:textId="77777777" w:rsidR="00303C4E" w:rsidRPr="00903DBA" w:rsidRDefault="00303C4E" w:rsidP="00303C4E">
      <w:pPr>
        <w:pStyle w:val="Code"/>
        <w:rPr>
          <w:highlight w:val="white"/>
        </w:rPr>
      </w:pPr>
      <w:r w:rsidRPr="00903DBA">
        <w:rPr>
          <w:highlight w:val="white"/>
        </w:rPr>
        <w:t xml:space="preserve">      else {</w:t>
      </w:r>
    </w:p>
    <w:p w14:paraId="561D1F3F" w14:textId="77777777" w:rsidR="00303C4E" w:rsidRPr="00903DBA" w:rsidRDefault="00303C4E" w:rsidP="00303C4E">
      <w:pPr>
        <w:pStyle w:val="Code"/>
        <w:rPr>
          <w:highlight w:val="white"/>
        </w:rPr>
      </w:pPr>
      <w:r w:rsidRPr="00903DBA">
        <w:rPr>
          <w:highlight w:val="white"/>
        </w:rPr>
        <w:t xml:space="preserve">        outStream.Write(0);</w:t>
      </w:r>
    </w:p>
    <w:p w14:paraId="3644A4CE" w14:textId="77777777" w:rsidR="00303C4E" w:rsidRPr="00903DBA" w:rsidRDefault="00303C4E" w:rsidP="00303C4E">
      <w:pPr>
        <w:pStyle w:val="Code"/>
        <w:rPr>
          <w:highlight w:val="white"/>
        </w:rPr>
      </w:pPr>
      <w:r w:rsidRPr="00903DBA">
        <w:rPr>
          <w:highlight w:val="white"/>
        </w:rPr>
        <w:t xml:space="preserve">      }</w:t>
      </w:r>
    </w:p>
    <w:p w14:paraId="0273426A" w14:textId="77777777" w:rsidR="00303C4E" w:rsidRPr="00903DBA" w:rsidRDefault="00303C4E" w:rsidP="00303C4E">
      <w:pPr>
        <w:pStyle w:val="Code"/>
        <w:rPr>
          <w:highlight w:val="white"/>
        </w:rPr>
      </w:pPr>
    </w:p>
    <w:p w14:paraId="1AC78C3D" w14:textId="77777777" w:rsidR="00303C4E" w:rsidRPr="00903DBA" w:rsidRDefault="00303C4E" w:rsidP="00303C4E">
      <w:pPr>
        <w:pStyle w:val="Code"/>
        <w:rPr>
          <w:highlight w:val="white"/>
        </w:rPr>
      </w:pPr>
      <w:r w:rsidRPr="00903DBA">
        <w:rPr>
          <w:highlight w:val="white"/>
        </w:rPr>
        <w:t xml:space="preserve">    }</w:t>
      </w:r>
    </w:p>
    <w:p w14:paraId="745BCEAF" w14:textId="77777777" w:rsidR="00303C4E" w:rsidRPr="00903DBA" w:rsidRDefault="00303C4E" w:rsidP="00303C4E">
      <w:pPr>
        <w:pStyle w:val="Code"/>
        <w:rPr>
          <w:highlight w:val="white"/>
        </w:rPr>
      </w:pPr>
    </w:p>
    <w:p w14:paraId="01150E35" w14:textId="6AB288E6" w:rsidR="00303C4E" w:rsidRPr="00903DBA" w:rsidRDefault="00303C4E" w:rsidP="00303C4E">
      <w:pPr>
        <w:pStyle w:val="Code"/>
        <w:rPr>
          <w:highlight w:val="white"/>
        </w:rPr>
      </w:pPr>
      <w:r w:rsidRPr="00903DBA">
        <w:rPr>
          <w:highlight w:val="white"/>
        </w:rPr>
        <w:t xml:space="preserve">    public override void </w:t>
      </w:r>
      <w:r w:rsidR="002C2AFE" w:rsidRPr="00903DBA">
        <w:rPr>
          <w:highlight w:val="white"/>
        </w:rPr>
        <w:t>Read</w:t>
      </w:r>
      <w:r w:rsidRPr="00903DBA">
        <w:rPr>
          <w:highlight w:val="white"/>
        </w:rPr>
        <w:t>(BinaryReader inStream) {</w:t>
      </w:r>
    </w:p>
    <w:p w14:paraId="1FCEB9D5" w14:textId="11E0BB96" w:rsidR="00303C4E" w:rsidRPr="00903DBA" w:rsidRDefault="00303C4E" w:rsidP="00303C4E">
      <w:pPr>
        <w:pStyle w:val="Code"/>
        <w:rPr>
          <w:highlight w:val="white"/>
        </w:rPr>
      </w:pPr>
      <w:r w:rsidRPr="00903DBA">
        <w:rPr>
          <w:highlight w:val="white"/>
        </w:rPr>
        <w:t xml:space="preserve">      base.</w:t>
      </w:r>
      <w:r w:rsidR="002C2AFE" w:rsidRPr="00903DBA">
        <w:rPr>
          <w:highlight w:val="white"/>
        </w:rPr>
        <w:t>Read</w:t>
      </w:r>
      <w:r w:rsidRPr="00903DBA">
        <w:rPr>
          <w:highlight w:val="white"/>
        </w:rPr>
        <w:t>(inStream);</w:t>
      </w:r>
    </w:p>
    <w:p w14:paraId="58BBEB28" w14:textId="77777777" w:rsidR="00303C4E" w:rsidRPr="00903DBA" w:rsidRDefault="00303C4E" w:rsidP="00303C4E">
      <w:pPr>
        <w:pStyle w:val="Code"/>
        <w:rPr>
          <w:highlight w:val="white"/>
        </w:rPr>
      </w:pPr>
    </w:p>
    <w:p w14:paraId="3C394D83" w14:textId="77777777" w:rsidR="00303C4E" w:rsidRPr="00903DBA" w:rsidRDefault="00303C4E" w:rsidP="00303C4E">
      <w:pPr>
        <w:pStyle w:val="Code"/>
        <w:rPr>
          <w:highlight w:val="white"/>
        </w:rPr>
      </w:pPr>
      <w:r w:rsidRPr="00903DBA">
        <w:rPr>
          <w:highlight w:val="white"/>
        </w:rPr>
        <w:t xml:space="preserve">      { m_byteList = new List&lt;byte&gt;();</w:t>
      </w:r>
    </w:p>
    <w:p w14:paraId="7D5F7300" w14:textId="77777777" w:rsidR="00303C4E" w:rsidRPr="00903DBA" w:rsidRDefault="00303C4E" w:rsidP="00303C4E">
      <w:pPr>
        <w:pStyle w:val="Code"/>
        <w:rPr>
          <w:highlight w:val="white"/>
        </w:rPr>
      </w:pPr>
      <w:r w:rsidRPr="00903DBA">
        <w:rPr>
          <w:highlight w:val="white"/>
        </w:rPr>
        <w:t xml:space="preserve">        int byteListSize = inStream.ReadInt32();</w:t>
      </w:r>
    </w:p>
    <w:p w14:paraId="51CBD417" w14:textId="77777777" w:rsidR="00303C4E" w:rsidRPr="00903DBA" w:rsidRDefault="00303C4E" w:rsidP="00303C4E">
      <w:pPr>
        <w:pStyle w:val="Code"/>
        <w:rPr>
          <w:highlight w:val="white"/>
        </w:rPr>
      </w:pPr>
    </w:p>
    <w:p w14:paraId="13945165" w14:textId="77777777" w:rsidR="00303C4E" w:rsidRPr="00903DBA" w:rsidRDefault="00303C4E" w:rsidP="00303C4E">
      <w:pPr>
        <w:pStyle w:val="Code"/>
        <w:rPr>
          <w:highlight w:val="white"/>
        </w:rPr>
      </w:pPr>
      <w:r w:rsidRPr="00903DBA">
        <w:rPr>
          <w:highlight w:val="white"/>
        </w:rPr>
        <w:t xml:space="preserve">        for (int index = 0; index &lt; byteListSize; ++index) {</w:t>
      </w:r>
    </w:p>
    <w:p w14:paraId="3C035DC4" w14:textId="77777777" w:rsidR="00303C4E" w:rsidRPr="00903DBA" w:rsidRDefault="00303C4E" w:rsidP="00303C4E">
      <w:pPr>
        <w:pStyle w:val="Code"/>
        <w:rPr>
          <w:highlight w:val="white"/>
        </w:rPr>
      </w:pPr>
      <w:r w:rsidRPr="00903DBA">
        <w:rPr>
          <w:highlight w:val="white"/>
        </w:rPr>
        <w:t xml:space="preserve">          byte b = inStream.ReadByte();</w:t>
      </w:r>
    </w:p>
    <w:p w14:paraId="68310C61" w14:textId="77777777" w:rsidR="00303C4E" w:rsidRPr="00903DBA" w:rsidRDefault="00303C4E" w:rsidP="00303C4E">
      <w:pPr>
        <w:pStyle w:val="Code"/>
        <w:rPr>
          <w:highlight w:val="white"/>
        </w:rPr>
      </w:pPr>
      <w:r w:rsidRPr="00903DBA">
        <w:rPr>
          <w:highlight w:val="white"/>
        </w:rPr>
        <w:t xml:space="preserve">          m_byteList.Add(b);</w:t>
      </w:r>
    </w:p>
    <w:p w14:paraId="3CB4DFD2" w14:textId="77777777" w:rsidR="00303C4E" w:rsidRPr="00903DBA" w:rsidRDefault="00303C4E" w:rsidP="00303C4E">
      <w:pPr>
        <w:pStyle w:val="Code"/>
        <w:rPr>
          <w:highlight w:val="white"/>
        </w:rPr>
      </w:pPr>
      <w:r w:rsidRPr="00903DBA">
        <w:rPr>
          <w:highlight w:val="white"/>
        </w:rPr>
        <w:t xml:space="preserve">        }</w:t>
      </w:r>
    </w:p>
    <w:p w14:paraId="01FB5B6D" w14:textId="77777777" w:rsidR="00303C4E" w:rsidRPr="00903DBA" w:rsidRDefault="00303C4E" w:rsidP="00303C4E">
      <w:pPr>
        <w:pStyle w:val="Code"/>
        <w:rPr>
          <w:highlight w:val="white"/>
        </w:rPr>
      </w:pPr>
      <w:r w:rsidRPr="00903DBA">
        <w:rPr>
          <w:highlight w:val="white"/>
        </w:rPr>
        <w:t xml:space="preserve">      }</w:t>
      </w:r>
    </w:p>
    <w:p w14:paraId="22EF19CD" w14:textId="77777777" w:rsidR="00303C4E" w:rsidRPr="00903DBA" w:rsidRDefault="00303C4E" w:rsidP="00303C4E">
      <w:pPr>
        <w:pStyle w:val="Code"/>
        <w:rPr>
          <w:highlight w:val="white"/>
        </w:rPr>
      </w:pPr>
      <w:r w:rsidRPr="00903DBA">
        <w:rPr>
          <w:highlight w:val="white"/>
        </w:rPr>
        <w:t xml:space="preserve">    </w:t>
      </w:r>
    </w:p>
    <w:p w14:paraId="49BD7F9A" w14:textId="77777777" w:rsidR="00303C4E" w:rsidRPr="00903DBA" w:rsidRDefault="00303C4E" w:rsidP="00303C4E">
      <w:pPr>
        <w:pStyle w:val="Code"/>
        <w:rPr>
          <w:highlight w:val="white"/>
        </w:rPr>
      </w:pPr>
      <w:r w:rsidRPr="00903DBA">
        <w:rPr>
          <w:highlight w:val="white"/>
        </w:rPr>
        <w:t xml:space="preserve">      { m_accessMap = new Dictionary&lt;int,string&gt;();</w:t>
      </w:r>
    </w:p>
    <w:p w14:paraId="05D51549" w14:textId="77777777" w:rsidR="00303C4E" w:rsidRPr="00903DBA" w:rsidRDefault="00303C4E" w:rsidP="00303C4E">
      <w:pPr>
        <w:pStyle w:val="Code"/>
        <w:rPr>
          <w:highlight w:val="white"/>
        </w:rPr>
      </w:pPr>
      <w:r w:rsidRPr="00903DBA">
        <w:rPr>
          <w:highlight w:val="white"/>
        </w:rPr>
        <w:t xml:space="preserve">        int accessMapSize = inStream.ReadInt32();</w:t>
      </w:r>
    </w:p>
    <w:p w14:paraId="5A9E38EE" w14:textId="77777777" w:rsidR="00303C4E" w:rsidRPr="00903DBA" w:rsidRDefault="00303C4E" w:rsidP="00303C4E">
      <w:pPr>
        <w:pStyle w:val="Code"/>
        <w:rPr>
          <w:highlight w:val="white"/>
        </w:rPr>
      </w:pPr>
      <w:r w:rsidRPr="00903DBA">
        <w:rPr>
          <w:highlight w:val="white"/>
        </w:rPr>
        <w:t xml:space="preserve">        for (int index = 0; index &lt; accessMapSize; ++index) {</w:t>
      </w:r>
    </w:p>
    <w:p w14:paraId="02FAF122" w14:textId="77777777" w:rsidR="00303C4E" w:rsidRPr="00903DBA" w:rsidRDefault="00303C4E" w:rsidP="00303C4E">
      <w:pPr>
        <w:pStyle w:val="Code"/>
        <w:rPr>
          <w:highlight w:val="white"/>
        </w:rPr>
      </w:pPr>
      <w:r w:rsidRPr="00903DBA">
        <w:rPr>
          <w:highlight w:val="white"/>
        </w:rPr>
        <w:t xml:space="preserve">          int address = inStream.ReadInt32();</w:t>
      </w:r>
    </w:p>
    <w:p w14:paraId="700163B0" w14:textId="77777777" w:rsidR="00303C4E" w:rsidRPr="00903DBA" w:rsidRDefault="00303C4E" w:rsidP="00303C4E">
      <w:pPr>
        <w:pStyle w:val="Code"/>
        <w:rPr>
          <w:highlight w:val="white"/>
        </w:rPr>
      </w:pPr>
      <w:r w:rsidRPr="00903DBA">
        <w:rPr>
          <w:highlight w:val="white"/>
        </w:rPr>
        <w:t xml:space="preserve">          string name = inStream.ReadString();</w:t>
      </w:r>
    </w:p>
    <w:p w14:paraId="005A5BF1" w14:textId="77777777" w:rsidR="00303C4E" w:rsidRPr="00903DBA" w:rsidRDefault="00303C4E" w:rsidP="00303C4E">
      <w:pPr>
        <w:pStyle w:val="Code"/>
        <w:rPr>
          <w:highlight w:val="white"/>
        </w:rPr>
      </w:pPr>
      <w:r w:rsidRPr="00903DBA">
        <w:rPr>
          <w:highlight w:val="white"/>
        </w:rPr>
        <w:t xml:space="preserve">          m_accessMap.Add(address, name);</w:t>
      </w:r>
    </w:p>
    <w:p w14:paraId="2585E07A" w14:textId="77777777" w:rsidR="00303C4E" w:rsidRPr="00903DBA" w:rsidRDefault="00303C4E" w:rsidP="00303C4E">
      <w:pPr>
        <w:pStyle w:val="Code"/>
        <w:rPr>
          <w:highlight w:val="white"/>
        </w:rPr>
      </w:pPr>
      <w:r w:rsidRPr="00903DBA">
        <w:rPr>
          <w:highlight w:val="white"/>
        </w:rPr>
        <w:t xml:space="preserve">        }</w:t>
      </w:r>
    </w:p>
    <w:p w14:paraId="1C017D71" w14:textId="77777777" w:rsidR="00303C4E" w:rsidRPr="00903DBA" w:rsidRDefault="00303C4E" w:rsidP="00303C4E">
      <w:pPr>
        <w:pStyle w:val="Code"/>
        <w:rPr>
          <w:highlight w:val="white"/>
        </w:rPr>
      </w:pPr>
      <w:r w:rsidRPr="00903DBA">
        <w:rPr>
          <w:highlight w:val="white"/>
        </w:rPr>
        <w:t xml:space="preserve">      }</w:t>
      </w:r>
    </w:p>
    <w:p w14:paraId="0036271B" w14:textId="77777777" w:rsidR="00303C4E" w:rsidRPr="00903DBA" w:rsidRDefault="00303C4E" w:rsidP="00303C4E">
      <w:pPr>
        <w:pStyle w:val="Code"/>
        <w:rPr>
          <w:highlight w:val="white"/>
        </w:rPr>
      </w:pPr>
      <w:r w:rsidRPr="00903DBA">
        <w:rPr>
          <w:highlight w:val="white"/>
        </w:rPr>
        <w:t xml:space="preserve">    </w:t>
      </w:r>
    </w:p>
    <w:p w14:paraId="3886DC20" w14:textId="77777777" w:rsidR="00303C4E" w:rsidRPr="00903DBA" w:rsidRDefault="00303C4E" w:rsidP="00303C4E">
      <w:pPr>
        <w:pStyle w:val="Code"/>
        <w:rPr>
          <w:highlight w:val="white"/>
        </w:rPr>
      </w:pPr>
      <w:r w:rsidRPr="00903DBA">
        <w:rPr>
          <w:highlight w:val="white"/>
        </w:rPr>
        <w:t xml:space="preserve">      { m_callMap = new Dictionary&lt;int,string&gt;();</w:t>
      </w:r>
    </w:p>
    <w:p w14:paraId="28B77CA3" w14:textId="77777777" w:rsidR="00303C4E" w:rsidRPr="00903DBA" w:rsidRDefault="00303C4E" w:rsidP="00303C4E">
      <w:pPr>
        <w:pStyle w:val="Code"/>
        <w:rPr>
          <w:highlight w:val="white"/>
        </w:rPr>
      </w:pPr>
      <w:r w:rsidRPr="00903DBA">
        <w:rPr>
          <w:highlight w:val="white"/>
        </w:rPr>
        <w:t xml:space="preserve">        int callMapSize = inStream.ReadInt32();</w:t>
      </w:r>
    </w:p>
    <w:p w14:paraId="2235463E" w14:textId="77777777" w:rsidR="00303C4E" w:rsidRPr="00903DBA" w:rsidRDefault="00303C4E" w:rsidP="00303C4E">
      <w:pPr>
        <w:pStyle w:val="Code"/>
        <w:rPr>
          <w:highlight w:val="white"/>
        </w:rPr>
      </w:pPr>
      <w:r w:rsidRPr="00903DBA">
        <w:rPr>
          <w:highlight w:val="white"/>
        </w:rPr>
        <w:t xml:space="preserve">        for (int index = 0; index &lt; callMapSize; ++index) {</w:t>
      </w:r>
    </w:p>
    <w:p w14:paraId="70D487DF" w14:textId="77777777" w:rsidR="00303C4E" w:rsidRPr="00903DBA" w:rsidRDefault="00303C4E" w:rsidP="00303C4E">
      <w:pPr>
        <w:pStyle w:val="Code"/>
        <w:rPr>
          <w:highlight w:val="white"/>
        </w:rPr>
      </w:pPr>
      <w:r w:rsidRPr="00903DBA">
        <w:rPr>
          <w:highlight w:val="white"/>
        </w:rPr>
        <w:t xml:space="preserve">          int address = inStream.ReadInt32();</w:t>
      </w:r>
    </w:p>
    <w:p w14:paraId="246D5D91" w14:textId="77777777" w:rsidR="00303C4E" w:rsidRPr="00903DBA" w:rsidRDefault="00303C4E" w:rsidP="00303C4E">
      <w:pPr>
        <w:pStyle w:val="Code"/>
        <w:rPr>
          <w:highlight w:val="white"/>
        </w:rPr>
      </w:pPr>
      <w:r w:rsidRPr="00903DBA">
        <w:rPr>
          <w:highlight w:val="white"/>
        </w:rPr>
        <w:t xml:space="preserve">          string name = inStream.ReadString();</w:t>
      </w:r>
    </w:p>
    <w:p w14:paraId="12AB385A" w14:textId="77777777" w:rsidR="00303C4E" w:rsidRPr="00903DBA" w:rsidRDefault="00303C4E" w:rsidP="00303C4E">
      <w:pPr>
        <w:pStyle w:val="Code"/>
        <w:rPr>
          <w:highlight w:val="white"/>
        </w:rPr>
      </w:pPr>
      <w:r w:rsidRPr="00903DBA">
        <w:rPr>
          <w:highlight w:val="white"/>
        </w:rPr>
        <w:t xml:space="preserve">          m_callMap.Add(address, name);</w:t>
      </w:r>
    </w:p>
    <w:p w14:paraId="4D9DA2C5" w14:textId="77777777" w:rsidR="00303C4E" w:rsidRPr="00903DBA" w:rsidRDefault="00303C4E" w:rsidP="00303C4E">
      <w:pPr>
        <w:pStyle w:val="Code"/>
        <w:rPr>
          <w:highlight w:val="white"/>
        </w:rPr>
      </w:pPr>
      <w:r w:rsidRPr="00903DBA">
        <w:rPr>
          <w:highlight w:val="white"/>
        </w:rPr>
        <w:t xml:space="preserve">        }</w:t>
      </w:r>
    </w:p>
    <w:p w14:paraId="337A43BF" w14:textId="77777777" w:rsidR="00303C4E" w:rsidRPr="00903DBA" w:rsidRDefault="00303C4E" w:rsidP="00303C4E">
      <w:pPr>
        <w:pStyle w:val="Code"/>
        <w:rPr>
          <w:highlight w:val="white"/>
        </w:rPr>
      </w:pPr>
      <w:r w:rsidRPr="00903DBA">
        <w:rPr>
          <w:highlight w:val="white"/>
        </w:rPr>
        <w:t xml:space="preserve">      }</w:t>
      </w:r>
    </w:p>
    <w:p w14:paraId="7485CA9A" w14:textId="77777777" w:rsidR="00303C4E" w:rsidRPr="00903DBA" w:rsidRDefault="00303C4E" w:rsidP="00303C4E">
      <w:pPr>
        <w:pStyle w:val="Code"/>
        <w:rPr>
          <w:highlight w:val="white"/>
        </w:rPr>
      </w:pPr>
      <w:r w:rsidRPr="00903DBA">
        <w:rPr>
          <w:highlight w:val="white"/>
        </w:rPr>
        <w:t xml:space="preserve">    </w:t>
      </w:r>
    </w:p>
    <w:p w14:paraId="4BBA7C71" w14:textId="77777777" w:rsidR="00303C4E" w:rsidRPr="00903DBA" w:rsidRDefault="00303C4E" w:rsidP="00303C4E">
      <w:pPr>
        <w:pStyle w:val="Code"/>
        <w:rPr>
          <w:highlight w:val="white"/>
        </w:rPr>
      </w:pPr>
      <w:r w:rsidRPr="00903DBA">
        <w:rPr>
          <w:highlight w:val="white"/>
        </w:rPr>
        <w:t xml:space="preserve">      { m_returnSet = new HashSet&lt;int&gt;();</w:t>
      </w:r>
    </w:p>
    <w:p w14:paraId="4C44D6B0" w14:textId="77777777" w:rsidR="00303C4E" w:rsidRPr="00903DBA" w:rsidRDefault="00303C4E" w:rsidP="00303C4E">
      <w:pPr>
        <w:pStyle w:val="Code"/>
        <w:rPr>
          <w:highlight w:val="white"/>
        </w:rPr>
      </w:pPr>
      <w:r w:rsidRPr="00903DBA">
        <w:rPr>
          <w:highlight w:val="white"/>
        </w:rPr>
        <w:t xml:space="preserve">        int returnSetSize = inStream.ReadInt32();</w:t>
      </w:r>
    </w:p>
    <w:p w14:paraId="07ECFD66" w14:textId="77777777" w:rsidR="00303C4E" w:rsidRPr="00903DBA" w:rsidRDefault="00303C4E" w:rsidP="00303C4E">
      <w:pPr>
        <w:pStyle w:val="Code"/>
        <w:rPr>
          <w:highlight w:val="white"/>
        </w:rPr>
      </w:pPr>
      <w:r w:rsidRPr="00903DBA">
        <w:rPr>
          <w:highlight w:val="white"/>
        </w:rPr>
        <w:t xml:space="preserve">        for (int index = 0; index &lt; returnSetSize; ++index) {</w:t>
      </w:r>
    </w:p>
    <w:p w14:paraId="29C1F544" w14:textId="77777777" w:rsidR="00303C4E" w:rsidRPr="00903DBA" w:rsidRDefault="00303C4E" w:rsidP="00303C4E">
      <w:pPr>
        <w:pStyle w:val="Code"/>
        <w:rPr>
          <w:highlight w:val="white"/>
        </w:rPr>
      </w:pPr>
      <w:r w:rsidRPr="00903DBA">
        <w:rPr>
          <w:highlight w:val="white"/>
        </w:rPr>
        <w:t xml:space="preserve">          int address = inStream.ReadInt32();</w:t>
      </w:r>
    </w:p>
    <w:p w14:paraId="10EB08EC" w14:textId="77777777" w:rsidR="00303C4E" w:rsidRPr="00903DBA" w:rsidRDefault="00303C4E" w:rsidP="00303C4E">
      <w:pPr>
        <w:pStyle w:val="Code"/>
        <w:rPr>
          <w:highlight w:val="white"/>
        </w:rPr>
      </w:pPr>
      <w:r w:rsidRPr="00903DBA">
        <w:rPr>
          <w:highlight w:val="white"/>
        </w:rPr>
        <w:t xml:space="preserve">          m_returnSet.Add(address);</w:t>
      </w:r>
    </w:p>
    <w:p w14:paraId="23C209B2" w14:textId="77777777" w:rsidR="00303C4E" w:rsidRPr="00903DBA" w:rsidRDefault="00303C4E" w:rsidP="00303C4E">
      <w:pPr>
        <w:pStyle w:val="Code"/>
        <w:rPr>
          <w:highlight w:val="white"/>
        </w:rPr>
      </w:pPr>
      <w:r w:rsidRPr="00903DBA">
        <w:rPr>
          <w:highlight w:val="white"/>
        </w:rPr>
        <w:t xml:space="preserve">        }</w:t>
      </w:r>
    </w:p>
    <w:p w14:paraId="65FAC1D6" w14:textId="77777777" w:rsidR="00303C4E" w:rsidRPr="00903DBA" w:rsidRDefault="00303C4E" w:rsidP="00303C4E">
      <w:pPr>
        <w:pStyle w:val="Code"/>
        <w:rPr>
          <w:highlight w:val="white"/>
        </w:rPr>
      </w:pPr>
      <w:r w:rsidRPr="00903DBA">
        <w:rPr>
          <w:highlight w:val="white"/>
        </w:rPr>
        <w:t xml:space="preserve">      }</w:t>
      </w:r>
    </w:p>
    <w:p w14:paraId="5FEB1637" w14:textId="77777777" w:rsidR="00303C4E" w:rsidRPr="00903DBA" w:rsidRDefault="00303C4E" w:rsidP="00303C4E">
      <w:pPr>
        <w:pStyle w:val="Code"/>
        <w:rPr>
          <w:highlight w:val="white"/>
        </w:rPr>
      </w:pPr>
      <w:r w:rsidRPr="00903DBA">
        <w:rPr>
          <w:highlight w:val="white"/>
        </w:rPr>
        <w:t xml:space="preserve">    }</w:t>
      </w:r>
    </w:p>
    <w:p w14:paraId="58C03643" w14:textId="77777777" w:rsidR="00303C4E" w:rsidRPr="00903DBA" w:rsidRDefault="00303C4E" w:rsidP="00303C4E">
      <w:pPr>
        <w:pStyle w:val="Code"/>
        <w:rPr>
          <w:highlight w:val="white"/>
        </w:rPr>
      </w:pPr>
      <w:r w:rsidRPr="00903DBA">
        <w:rPr>
          <w:highlight w:val="white"/>
        </w:rPr>
        <w:t xml:space="preserve">  }</w:t>
      </w:r>
    </w:p>
    <w:p w14:paraId="60EE92F6" w14:textId="77777777" w:rsidR="00303C4E" w:rsidRPr="00903DBA" w:rsidRDefault="00303C4E" w:rsidP="00303C4E">
      <w:pPr>
        <w:pStyle w:val="Code"/>
        <w:rPr>
          <w:highlight w:val="white"/>
        </w:rPr>
      </w:pPr>
      <w:r w:rsidRPr="00903DBA">
        <w:rPr>
          <w:highlight w:val="white"/>
        </w:rPr>
        <w:t>}</w:t>
      </w:r>
    </w:p>
    <w:p w14:paraId="0D062B66" w14:textId="77777777" w:rsidR="00303C4E" w:rsidRPr="00903DBA" w:rsidRDefault="00303C4E" w:rsidP="00303C4E">
      <w:pPr>
        <w:pStyle w:val="Code"/>
        <w:rPr>
          <w:highlight w:val="white"/>
        </w:rPr>
      </w:pPr>
    </w:p>
    <w:p w14:paraId="4DC6DAFD" w14:textId="492E5FD7" w:rsidR="004568A2" w:rsidRPr="00903DBA" w:rsidRDefault="00847141" w:rsidP="004568A2">
      <w:pPr>
        <w:pStyle w:val="Rubrik3"/>
        <w:numPr>
          <w:ilvl w:val="2"/>
          <w:numId w:val="157"/>
        </w:numPr>
        <w:rPr>
          <w:highlight w:val="white"/>
        </w:rPr>
      </w:pPr>
      <w:bookmarkStart w:id="449" w:name="_Toc57656111"/>
      <w:r w:rsidRPr="00903DBA">
        <w:rPr>
          <w:highlight w:val="white"/>
        </w:rPr>
        <w:t>Static Value</w:t>
      </w:r>
      <w:bookmarkEnd w:id="449"/>
    </w:p>
    <w:p w14:paraId="1CF984F8" w14:textId="77777777" w:rsidR="00B523C4" w:rsidRPr="00903DBA" w:rsidRDefault="00B523C4" w:rsidP="00B523C4">
      <w:pPr>
        <w:rPr>
          <w:highlight w:val="white"/>
        </w:rPr>
      </w:pPr>
      <w:r w:rsidRPr="00903DBA">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903DBA" w:rsidRDefault="004568A2" w:rsidP="004568A2">
      <w:pPr>
        <w:pStyle w:val="CodeHeader"/>
        <w:rPr>
          <w:highlight w:val="white"/>
        </w:rPr>
      </w:pPr>
      <w:proofErr w:type="spellStart"/>
      <w:r w:rsidRPr="00903DBA">
        <w:rPr>
          <w:highlight w:val="white"/>
        </w:rPr>
        <w:t>ConstantExpression.cs</w:t>
      </w:r>
      <w:proofErr w:type="spellEnd"/>
    </w:p>
    <w:p w14:paraId="0EDB732E" w14:textId="77777777" w:rsidR="004568A2" w:rsidRPr="00903DBA" w:rsidRDefault="004568A2" w:rsidP="004568A2">
      <w:pPr>
        <w:pStyle w:val="Code"/>
        <w:rPr>
          <w:highlight w:val="white"/>
        </w:rPr>
      </w:pPr>
      <w:r w:rsidRPr="00903DBA">
        <w:rPr>
          <w:highlight w:val="white"/>
        </w:rPr>
        <w:t xml:space="preserve">    public static StaticSymbol Value(string uniqueName, Type type,</w:t>
      </w:r>
    </w:p>
    <w:p w14:paraId="13DE6123" w14:textId="77777777" w:rsidR="004568A2" w:rsidRPr="00903DBA" w:rsidRDefault="004568A2" w:rsidP="004568A2">
      <w:pPr>
        <w:pStyle w:val="Code"/>
        <w:rPr>
          <w:highlight w:val="white"/>
        </w:rPr>
      </w:pPr>
      <w:r w:rsidRPr="00903DBA">
        <w:rPr>
          <w:highlight w:val="white"/>
        </w:rPr>
        <w:lastRenderedPageBreak/>
        <w:t xml:space="preserve">                                     object value) {</w:t>
      </w:r>
    </w:p>
    <w:p w14:paraId="554142BF" w14:textId="77777777" w:rsidR="004568A2" w:rsidRPr="00903DBA" w:rsidRDefault="004568A2" w:rsidP="004568A2">
      <w:pPr>
        <w:pStyle w:val="Code"/>
        <w:rPr>
          <w:highlight w:val="white"/>
        </w:rPr>
      </w:pPr>
      <w:r w:rsidRPr="00903DBA">
        <w:rPr>
          <w:highlight w:val="white"/>
        </w:rPr>
        <w:t xml:space="preserve">      // ...</w:t>
      </w:r>
    </w:p>
    <w:p w14:paraId="43AA7AB8" w14:textId="77777777" w:rsidR="004568A2" w:rsidRPr="00903DBA" w:rsidRDefault="004568A2" w:rsidP="004568A2">
      <w:pPr>
        <w:pStyle w:val="Code"/>
        <w:rPr>
          <w:highlight w:val="white"/>
        </w:rPr>
      </w:pPr>
    </w:p>
    <w:p w14:paraId="7E32BCCE" w14:textId="77777777" w:rsidR="004568A2" w:rsidRPr="00903DBA" w:rsidRDefault="004568A2" w:rsidP="004568A2">
      <w:pPr>
        <w:pStyle w:val="Code"/>
        <w:rPr>
          <w:highlight w:val="white"/>
        </w:rPr>
      </w:pPr>
      <w:r w:rsidRPr="00903DBA">
        <w:rPr>
          <w:highlight w:val="white"/>
        </w:rPr>
        <w:t xml:space="preserve">      if (Start.Linux) {</w:t>
      </w:r>
    </w:p>
    <w:p w14:paraId="7B82347A" w14:textId="77777777" w:rsidR="004568A2" w:rsidRPr="00903DBA" w:rsidRDefault="004568A2" w:rsidP="004568A2">
      <w:pPr>
        <w:pStyle w:val="Code"/>
        <w:rPr>
          <w:highlight w:val="white"/>
        </w:rPr>
      </w:pPr>
      <w:r w:rsidRPr="00903DBA">
        <w:rPr>
          <w:highlight w:val="white"/>
        </w:rPr>
        <w:t xml:space="preserve">        // ...</w:t>
      </w:r>
    </w:p>
    <w:p w14:paraId="4D242016" w14:textId="77777777" w:rsidR="004568A2" w:rsidRPr="00903DBA" w:rsidRDefault="004568A2" w:rsidP="004568A2">
      <w:pPr>
        <w:pStyle w:val="Code"/>
        <w:rPr>
          <w:highlight w:val="white"/>
        </w:rPr>
      </w:pPr>
      <w:r w:rsidRPr="00903DBA">
        <w:rPr>
          <w:highlight w:val="white"/>
        </w:rPr>
        <w:t xml:space="preserve">      }</w:t>
      </w:r>
    </w:p>
    <w:p w14:paraId="5B8BCB0C" w14:textId="77777777" w:rsidR="00B523C4" w:rsidRPr="00903DBA" w:rsidRDefault="00B523C4" w:rsidP="004568A2">
      <w:pPr>
        <w:pStyle w:val="Code"/>
        <w:rPr>
          <w:highlight w:val="white"/>
        </w:rPr>
      </w:pPr>
    </w:p>
    <w:p w14:paraId="706EA61A" w14:textId="349F3A49" w:rsidR="004568A2" w:rsidRPr="00903DBA" w:rsidRDefault="004568A2" w:rsidP="004568A2">
      <w:pPr>
        <w:pStyle w:val="Code"/>
        <w:rPr>
          <w:highlight w:val="white"/>
        </w:rPr>
      </w:pPr>
      <w:r w:rsidRPr="00903DBA">
        <w:rPr>
          <w:highlight w:val="white"/>
        </w:rPr>
        <w:t xml:space="preserve">      if (Start.Windows) {</w:t>
      </w:r>
    </w:p>
    <w:p w14:paraId="5FE73272" w14:textId="77777777" w:rsidR="004568A2" w:rsidRPr="00903DBA" w:rsidRDefault="004568A2" w:rsidP="004568A2">
      <w:pPr>
        <w:pStyle w:val="Code"/>
        <w:rPr>
          <w:highlight w:val="white"/>
        </w:rPr>
      </w:pPr>
      <w:r w:rsidRPr="00903DBA">
        <w:rPr>
          <w:highlight w:val="white"/>
        </w:rPr>
        <w:t xml:space="preserve">        List&lt;byte&gt; byteList = new List&lt;byte&gt;();</w:t>
      </w:r>
    </w:p>
    <w:p w14:paraId="43873B1F" w14:textId="77777777" w:rsidR="004568A2" w:rsidRPr="00903DBA" w:rsidRDefault="004568A2" w:rsidP="004568A2">
      <w:pPr>
        <w:pStyle w:val="Code"/>
        <w:rPr>
          <w:highlight w:val="white"/>
        </w:rPr>
      </w:pPr>
      <w:r w:rsidRPr="00903DBA">
        <w:rPr>
          <w:highlight w:val="white"/>
        </w:rPr>
        <w:t xml:space="preserve">        IDictionary&lt;int,string&gt; accessMap = new Dictionary&lt;int,string&gt;();</w:t>
      </w:r>
    </w:p>
    <w:p w14:paraId="35F3E9D5" w14:textId="77777777" w:rsidR="004568A2" w:rsidRPr="00903DBA" w:rsidRDefault="004568A2" w:rsidP="004568A2">
      <w:pPr>
        <w:pStyle w:val="Code"/>
        <w:rPr>
          <w:highlight w:val="white"/>
        </w:rPr>
      </w:pPr>
      <w:r w:rsidRPr="00903DBA">
        <w:rPr>
          <w:highlight w:val="white"/>
        </w:rPr>
        <w:t xml:space="preserve">        AssemblyCodeGenerator.</w:t>
      </w:r>
    </w:p>
    <w:p w14:paraId="695E547D" w14:textId="77777777" w:rsidR="004568A2" w:rsidRPr="00903DBA" w:rsidRDefault="004568A2" w:rsidP="004568A2">
      <w:pPr>
        <w:pStyle w:val="Code"/>
        <w:rPr>
          <w:highlight w:val="white"/>
        </w:rPr>
      </w:pPr>
      <w:r w:rsidRPr="00903DBA">
        <w:rPr>
          <w:highlight w:val="white"/>
        </w:rPr>
        <w:t xml:space="preserve">          GenerateTargetWindows(assemblyCodeList, byteList,</w:t>
      </w:r>
    </w:p>
    <w:p w14:paraId="62DC1D85" w14:textId="77777777" w:rsidR="004568A2" w:rsidRPr="00903DBA" w:rsidRDefault="004568A2" w:rsidP="004568A2">
      <w:pPr>
        <w:pStyle w:val="Code"/>
        <w:rPr>
          <w:highlight w:val="white"/>
        </w:rPr>
      </w:pPr>
      <w:r w:rsidRPr="00903DBA">
        <w:rPr>
          <w:highlight w:val="white"/>
        </w:rPr>
        <w:t xml:space="preserve">                                accessMap, null, null);</w:t>
      </w:r>
    </w:p>
    <w:p w14:paraId="3165568D" w14:textId="77777777" w:rsidR="004568A2" w:rsidRPr="00903DBA" w:rsidRDefault="004568A2" w:rsidP="004568A2">
      <w:pPr>
        <w:pStyle w:val="Code"/>
        <w:rPr>
          <w:highlight w:val="white"/>
        </w:rPr>
      </w:pPr>
      <w:r w:rsidRPr="00903DBA">
        <w:rPr>
          <w:highlight w:val="white"/>
        </w:rPr>
        <w:t xml:space="preserve">        return (new StaticSymbolWindows(uniqueName, byteList, accessMap));</w:t>
      </w:r>
    </w:p>
    <w:p w14:paraId="17B633E5" w14:textId="77777777" w:rsidR="004568A2" w:rsidRPr="00903DBA" w:rsidRDefault="004568A2" w:rsidP="004568A2">
      <w:pPr>
        <w:pStyle w:val="Code"/>
        <w:rPr>
          <w:highlight w:val="white"/>
        </w:rPr>
      </w:pPr>
      <w:r w:rsidRPr="00903DBA">
        <w:rPr>
          <w:highlight w:val="white"/>
        </w:rPr>
        <w:t xml:space="preserve">      }</w:t>
      </w:r>
    </w:p>
    <w:p w14:paraId="43F19568" w14:textId="77777777" w:rsidR="004568A2" w:rsidRPr="00903DBA" w:rsidRDefault="004568A2" w:rsidP="004568A2">
      <w:pPr>
        <w:pStyle w:val="Code"/>
        <w:rPr>
          <w:highlight w:val="white"/>
        </w:rPr>
      </w:pPr>
      <w:r w:rsidRPr="00903DBA">
        <w:rPr>
          <w:highlight w:val="white"/>
        </w:rPr>
        <w:t xml:space="preserve">      </w:t>
      </w:r>
    </w:p>
    <w:p w14:paraId="25FD9FFC" w14:textId="77777777" w:rsidR="004568A2" w:rsidRPr="00903DBA" w:rsidRDefault="004568A2" w:rsidP="004568A2">
      <w:pPr>
        <w:pStyle w:val="Code"/>
        <w:rPr>
          <w:highlight w:val="white"/>
        </w:rPr>
      </w:pPr>
      <w:r w:rsidRPr="00903DBA">
        <w:rPr>
          <w:highlight w:val="white"/>
        </w:rPr>
        <w:t xml:space="preserve">      // ...</w:t>
      </w:r>
    </w:p>
    <w:p w14:paraId="0DEF3AED" w14:textId="77777777" w:rsidR="004568A2" w:rsidRPr="00903DBA" w:rsidRDefault="004568A2" w:rsidP="004568A2">
      <w:pPr>
        <w:pStyle w:val="Code"/>
        <w:rPr>
          <w:highlight w:val="white"/>
        </w:rPr>
      </w:pPr>
      <w:r w:rsidRPr="00903DBA">
        <w:rPr>
          <w:highlight w:val="white"/>
        </w:rPr>
        <w:t xml:space="preserve">    }</w:t>
      </w:r>
    </w:p>
    <w:p w14:paraId="2DB4484D" w14:textId="77777777" w:rsidR="004568A2" w:rsidRPr="00903DBA" w:rsidRDefault="004568A2" w:rsidP="004568A2">
      <w:pPr>
        <w:pStyle w:val="Code"/>
        <w:rPr>
          <w:highlight w:val="white"/>
        </w:rPr>
      </w:pPr>
      <w:r w:rsidRPr="00903DBA">
        <w:rPr>
          <w:highlight w:val="white"/>
        </w:rPr>
        <w:t xml:space="preserve">  }</w:t>
      </w:r>
    </w:p>
    <w:p w14:paraId="78468045" w14:textId="77777777" w:rsidR="004568A2" w:rsidRPr="00903DBA" w:rsidRDefault="004568A2" w:rsidP="004568A2">
      <w:pPr>
        <w:pStyle w:val="Code"/>
        <w:rPr>
          <w:highlight w:val="white"/>
        </w:rPr>
      </w:pPr>
      <w:r w:rsidRPr="00903DBA">
        <w:rPr>
          <w:highlight w:val="white"/>
        </w:rPr>
        <w:t>}</w:t>
      </w:r>
    </w:p>
    <w:p w14:paraId="02A22232" w14:textId="5B883279" w:rsidR="00AB1196" w:rsidRPr="00903DBA" w:rsidRDefault="00AB1196" w:rsidP="00A44596">
      <w:pPr>
        <w:pStyle w:val="Rubrik3"/>
        <w:rPr>
          <w:highlight w:val="white"/>
        </w:rPr>
      </w:pPr>
      <w:bookmarkStart w:id="450" w:name="_Toc57656112"/>
      <w:r w:rsidRPr="00903DBA">
        <w:rPr>
          <w:highlight w:val="white"/>
        </w:rPr>
        <w:t>Function End</w:t>
      </w:r>
      <w:bookmarkEnd w:id="450"/>
    </w:p>
    <w:p w14:paraId="439B0D61" w14:textId="138A50CC" w:rsidR="00022F16" w:rsidRPr="00903DBA" w:rsidRDefault="007F65F7" w:rsidP="007F65F7">
      <w:pPr>
        <w:rPr>
          <w:highlight w:val="white"/>
        </w:rPr>
      </w:pPr>
      <w:r w:rsidRPr="00903DBA">
        <w:rPr>
          <w:highlight w:val="white"/>
        </w:rPr>
        <w:t xml:space="preserve">When creating a function in Windows mode, we need the byte list and access map </w:t>
      </w:r>
      <w:r w:rsidR="00022F16" w:rsidRPr="00903DBA">
        <w:rPr>
          <w:highlight w:val="white"/>
        </w:rPr>
        <w:t>as in the static value case above.</w:t>
      </w:r>
      <w:r w:rsidR="001C591A" w:rsidRPr="00903DBA">
        <w:rPr>
          <w:highlight w:val="white"/>
        </w:rPr>
        <w:t xml:space="preserve"> However, we also need a call map and a return set to keep track of the </w:t>
      </w:r>
      <w:r w:rsidR="002738B4" w:rsidRPr="00903DBA">
        <w:rPr>
          <w:highlight w:val="white"/>
        </w:rPr>
        <w:t>function calls and the return addresses of those calls.</w:t>
      </w:r>
    </w:p>
    <w:p w14:paraId="427EBFE7" w14:textId="70C14C82" w:rsidR="00B03395" w:rsidRPr="00903DBA" w:rsidRDefault="00B03395" w:rsidP="00B03395">
      <w:pPr>
        <w:pStyle w:val="CodeHeader"/>
        <w:rPr>
          <w:highlight w:val="white"/>
        </w:rPr>
      </w:pPr>
      <w:proofErr w:type="spellStart"/>
      <w:r w:rsidRPr="00903DBA">
        <w:rPr>
          <w:highlight w:val="white"/>
        </w:rPr>
        <w:t>MiddleCodeGenerator.cs</w:t>
      </w:r>
      <w:proofErr w:type="spellEnd"/>
    </w:p>
    <w:p w14:paraId="20452BEA" w14:textId="06DC3638" w:rsidR="00AB1196" w:rsidRPr="00903DBA" w:rsidRDefault="00AB1196" w:rsidP="00AB1196">
      <w:pPr>
        <w:pStyle w:val="Code"/>
        <w:rPr>
          <w:highlight w:val="white"/>
        </w:rPr>
      </w:pPr>
      <w:r w:rsidRPr="00903DBA">
        <w:rPr>
          <w:highlight w:val="white"/>
        </w:rPr>
        <w:t xml:space="preserve">    public static void FunctionEnd(Statement statement) {</w:t>
      </w:r>
    </w:p>
    <w:p w14:paraId="71AF732F" w14:textId="77777777" w:rsidR="00AB1196" w:rsidRPr="00903DBA" w:rsidRDefault="00AB1196" w:rsidP="00AB1196">
      <w:pPr>
        <w:pStyle w:val="Code"/>
        <w:rPr>
          <w:highlight w:val="white"/>
        </w:rPr>
      </w:pPr>
    </w:p>
    <w:p w14:paraId="4918C15C" w14:textId="1D8425EB" w:rsidR="00AB1196" w:rsidRPr="00903DBA" w:rsidRDefault="00AB1196" w:rsidP="00AB1196">
      <w:pPr>
        <w:pStyle w:val="Code"/>
        <w:rPr>
          <w:highlight w:val="white"/>
        </w:rPr>
      </w:pPr>
      <w:r w:rsidRPr="00903DBA">
        <w:rPr>
          <w:highlight w:val="white"/>
        </w:rPr>
        <w:t xml:space="preserve">      // ...</w:t>
      </w:r>
    </w:p>
    <w:p w14:paraId="01E7B83C" w14:textId="77777777" w:rsidR="00AB1196" w:rsidRPr="00903DBA" w:rsidRDefault="00AB1196" w:rsidP="00AB1196">
      <w:pPr>
        <w:pStyle w:val="Code"/>
        <w:rPr>
          <w:highlight w:val="white"/>
        </w:rPr>
      </w:pPr>
    </w:p>
    <w:p w14:paraId="78668806" w14:textId="31939603" w:rsidR="00AB1196" w:rsidRPr="00903DBA" w:rsidRDefault="00AB1196" w:rsidP="00AB1196">
      <w:pPr>
        <w:pStyle w:val="Code"/>
        <w:rPr>
          <w:highlight w:val="white"/>
        </w:rPr>
      </w:pPr>
      <w:r w:rsidRPr="00903DBA">
        <w:rPr>
          <w:highlight w:val="white"/>
        </w:rPr>
        <w:t xml:space="preserve">      if (Start.Linux) {</w:t>
      </w:r>
    </w:p>
    <w:p w14:paraId="05EEBE1F" w14:textId="5F81A86D" w:rsidR="00AB1196" w:rsidRPr="00903DBA" w:rsidRDefault="00AB1196" w:rsidP="00AB1196">
      <w:pPr>
        <w:pStyle w:val="Code"/>
        <w:rPr>
          <w:highlight w:val="white"/>
        </w:rPr>
      </w:pPr>
      <w:r w:rsidRPr="00903DBA">
        <w:rPr>
          <w:highlight w:val="white"/>
        </w:rPr>
        <w:t xml:space="preserve">        // ...</w:t>
      </w:r>
    </w:p>
    <w:p w14:paraId="4D57F316" w14:textId="77777777" w:rsidR="00AB1196" w:rsidRPr="00903DBA" w:rsidRDefault="00AB1196" w:rsidP="00AB1196">
      <w:pPr>
        <w:pStyle w:val="Code"/>
        <w:rPr>
          <w:highlight w:val="white"/>
        </w:rPr>
      </w:pPr>
      <w:r w:rsidRPr="00903DBA">
        <w:rPr>
          <w:highlight w:val="white"/>
        </w:rPr>
        <w:t xml:space="preserve">      }</w:t>
      </w:r>
    </w:p>
    <w:p w14:paraId="42156929" w14:textId="77777777" w:rsidR="00AB1196" w:rsidRPr="00903DBA" w:rsidRDefault="00AB1196" w:rsidP="00AB1196">
      <w:pPr>
        <w:pStyle w:val="Code"/>
        <w:rPr>
          <w:highlight w:val="white"/>
        </w:rPr>
      </w:pPr>
    </w:p>
    <w:p w14:paraId="4A701F63" w14:textId="77777777" w:rsidR="00AB1196" w:rsidRPr="00903DBA" w:rsidRDefault="00AB1196" w:rsidP="00AB1196">
      <w:pPr>
        <w:pStyle w:val="Code"/>
        <w:rPr>
          <w:highlight w:val="white"/>
        </w:rPr>
      </w:pPr>
      <w:r w:rsidRPr="00903DBA">
        <w:rPr>
          <w:highlight w:val="white"/>
        </w:rPr>
        <w:t xml:space="preserve">      if (Start.Windows) {</w:t>
      </w:r>
    </w:p>
    <w:p w14:paraId="67111FDC" w14:textId="77777777" w:rsidR="00AB1196" w:rsidRPr="00903DBA" w:rsidRDefault="00AB1196" w:rsidP="00AB1196">
      <w:pPr>
        <w:pStyle w:val="Code"/>
        <w:rPr>
          <w:highlight w:val="white"/>
        </w:rPr>
      </w:pPr>
      <w:r w:rsidRPr="00903DBA">
        <w:rPr>
          <w:highlight w:val="white"/>
        </w:rPr>
        <w:t xml:space="preserve">        List&lt;byte&gt; byteList = new List&lt;byte&gt;();</w:t>
      </w:r>
    </w:p>
    <w:p w14:paraId="17003176" w14:textId="77777777" w:rsidR="00AB1196" w:rsidRPr="00903DBA" w:rsidRDefault="00AB1196" w:rsidP="00AB1196">
      <w:pPr>
        <w:pStyle w:val="Code"/>
        <w:rPr>
          <w:highlight w:val="white"/>
        </w:rPr>
      </w:pPr>
      <w:r w:rsidRPr="00903DBA">
        <w:rPr>
          <w:highlight w:val="white"/>
        </w:rPr>
        <w:t xml:space="preserve">        IDictionary&lt;int,string&gt; accessMap = new Dictionary&lt;int,string&gt;();</w:t>
      </w:r>
    </w:p>
    <w:p w14:paraId="7D763CFA" w14:textId="77777777" w:rsidR="00AB1196" w:rsidRPr="00903DBA" w:rsidRDefault="00AB1196" w:rsidP="00AB1196">
      <w:pPr>
        <w:pStyle w:val="Code"/>
        <w:rPr>
          <w:highlight w:val="white"/>
        </w:rPr>
      </w:pPr>
      <w:r w:rsidRPr="00903DBA">
        <w:rPr>
          <w:highlight w:val="white"/>
        </w:rPr>
        <w:t xml:space="preserve">        IDictionary&lt;int,string&gt; callMap = new Dictionary&lt;int,string&gt;();</w:t>
      </w:r>
    </w:p>
    <w:p w14:paraId="3C0E3D1B" w14:textId="77777777" w:rsidR="00AB1196" w:rsidRPr="00903DBA" w:rsidRDefault="00AB1196" w:rsidP="00AB1196">
      <w:pPr>
        <w:pStyle w:val="Code"/>
        <w:rPr>
          <w:highlight w:val="white"/>
        </w:rPr>
      </w:pPr>
      <w:r w:rsidRPr="00903DBA">
        <w:rPr>
          <w:highlight w:val="white"/>
        </w:rPr>
        <w:t xml:space="preserve">        ISet&lt;int&gt; returnSet = new HashSet&lt;int&gt;();</w:t>
      </w:r>
    </w:p>
    <w:p w14:paraId="548F43C1" w14:textId="77777777" w:rsidR="00AB1196" w:rsidRPr="00903DBA" w:rsidRDefault="00AB1196" w:rsidP="00AB1196">
      <w:pPr>
        <w:pStyle w:val="Code"/>
        <w:rPr>
          <w:highlight w:val="white"/>
        </w:rPr>
      </w:pPr>
      <w:r w:rsidRPr="00903DBA">
        <w:rPr>
          <w:highlight w:val="white"/>
        </w:rPr>
        <w:t xml:space="preserve">        AssemblyCodeGenerator.GenerateTargetWindows</w:t>
      </w:r>
    </w:p>
    <w:p w14:paraId="094AF912" w14:textId="73A71E03" w:rsidR="00AB1196" w:rsidRPr="00903DBA" w:rsidRDefault="00AB1196" w:rsidP="00AB1196">
      <w:pPr>
        <w:pStyle w:val="Code"/>
        <w:rPr>
          <w:highlight w:val="white"/>
        </w:rPr>
      </w:pPr>
      <w:r w:rsidRPr="00903DBA">
        <w:rPr>
          <w:highlight w:val="white"/>
        </w:rPr>
        <w:t xml:space="preserve">          (assemblyCodeList, byteList, accessMap, callMap, returnSet);</w:t>
      </w:r>
    </w:p>
    <w:p w14:paraId="61A97706" w14:textId="77777777" w:rsidR="00AB1196" w:rsidRPr="00903DBA" w:rsidRDefault="00AB1196" w:rsidP="00AB1196">
      <w:pPr>
        <w:pStyle w:val="Code"/>
        <w:rPr>
          <w:highlight w:val="white"/>
        </w:rPr>
      </w:pPr>
      <w:r w:rsidRPr="00903DBA">
        <w:rPr>
          <w:highlight w:val="white"/>
        </w:rPr>
        <w:t xml:space="preserve">        StaticSymbol staticSymbol =</w:t>
      </w:r>
    </w:p>
    <w:p w14:paraId="1C41ED3A" w14:textId="22EBF729" w:rsidR="00AB1196" w:rsidRPr="00903DBA" w:rsidRDefault="00AB1196" w:rsidP="00AB1196">
      <w:pPr>
        <w:pStyle w:val="Code"/>
        <w:rPr>
          <w:highlight w:val="white"/>
        </w:rPr>
      </w:pPr>
      <w:r w:rsidRPr="00903DBA">
        <w:rPr>
          <w:highlight w:val="white"/>
        </w:rPr>
        <w:t xml:space="preserve">          new StaticSymbolWindows(SymbolTable.CurrentFunction.UniqueName,</w:t>
      </w:r>
    </w:p>
    <w:p w14:paraId="28367AB3" w14:textId="38B16EDB" w:rsidR="00AB1196" w:rsidRPr="00903DBA" w:rsidRDefault="00AB1196" w:rsidP="00AB1196">
      <w:pPr>
        <w:pStyle w:val="Code"/>
        <w:rPr>
          <w:highlight w:val="white"/>
        </w:rPr>
      </w:pPr>
      <w:r w:rsidRPr="00903DBA">
        <w:rPr>
          <w:highlight w:val="white"/>
        </w:rPr>
        <w:t xml:space="preserve">                                  byteList, accessMap, callMap, returnSet);</w:t>
      </w:r>
    </w:p>
    <w:p w14:paraId="4D0DFA72" w14:textId="344B30D1" w:rsidR="00AB1196" w:rsidRPr="00903DBA" w:rsidRDefault="00AB1196" w:rsidP="00AB1196">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6B9269D3" w14:textId="77777777" w:rsidR="00AB1196" w:rsidRPr="00903DBA" w:rsidRDefault="00AB1196" w:rsidP="00AB1196">
      <w:pPr>
        <w:pStyle w:val="Code"/>
        <w:rPr>
          <w:highlight w:val="white"/>
        </w:rPr>
      </w:pPr>
      <w:r w:rsidRPr="00903DBA">
        <w:rPr>
          <w:highlight w:val="white"/>
        </w:rPr>
        <w:t xml:space="preserve">      }</w:t>
      </w:r>
    </w:p>
    <w:p w14:paraId="2E1FBD28" w14:textId="50873E27" w:rsidR="00AB1196" w:rsidRPr="00903DBA" w:rsidRDefault="00AB1196" w:rsidP="00AB1196">
      <w:pPr>
        <w:pStyle w:val="Code"/>
        <w:rPr>
          <w:highlight w:val="white"/>
        </w:rPr>
      </w:pPr>
    </w:p>
    <w:p w14:paraId="6F6851B4" w14:textId="492FE4EB" w:rsidR="00C10718" w:rsidRPr="00903DBA" w:rsidRDefault="00C10718" w:rsidP="00AB1196">
      <w:pPr>
        <w:pStyle w:val="Code"/>
        <w:rPr>
          <w:highlight w:val="white"/>
        </w:rPr>
      </w:pPr>
      <w:r w:rsidRPr="00903DBA">
        <w:rPr>
          <w:highlight w:val="white"/>
        </w:rPr>
        <w:t xml:space="preserve">      // ...</w:t>
      </w:r>
    </w:p>
    <w:p w14:paraId="06A32E9F" w14:textId="7D7EDC73" w:rsidR="00AB1196" w:rsidRPr="00903DBA" w:rsidRDefault="00AB1196" w:rsidP="00AB1196">
      <w:pPr>
        <w:pStyle w:val="Code"/>
        <w:rPr>
          <w:highlight w:val="white"/>
        </w:rPr>
      </w:pPr>
      <w:r w:rsidRPr="00903DBA">
        <w:rPr>
          <w:highlight w:val="white"/>
        </w:rPr>
        <w:t xml:space="preserve">    }</w:t>
      </w:r>
    </w:p>
    <w:p w14:paraId="2185FD9C" w14:textId="0002E35D" w:rsidR="005D66F3" w:rsidRPr="00903DBA" w:rsidRDefault="005D66F3" w:rsidP="00A44596">
      <w:pPr>
        <w:pStyle w:val="Rubrik3"/>
        <w:rPr>
          <w:highlight w:val="white"/>
        </w:rPr>
      </w:pPr>
      <w:bookmarkStart w:id="451" w:name="_Toc57656113"/>
      <w:r w:rsidRPr="00903DBA">
        <w:rPr>
          <w:highlight w:val="white"/>
        </w:rPr>
        <w:t>Target Code Generation</w:t>
      </w:r>
      <w:bookmarkEnd w:id="451"/>
    </w:p>
    <w:p w14:paraId="5428169E" w14:textId="77777777" w:rsidR="005D66F3" w:rsidRPr="00903DBA" w:rsidRDefault="005D66F3" w:rsidP="005D66F3">
      <w:pPr>
        <w:pStyle w:val="Code"/>
        <w:rPr>
          <w:highlight w:val="white"/>
        </w:rPr>
      </w:pPr>
      <w:r w:rsidRPr="00903DBA">
        <w:rPr>
          <w:highlight w:val="white"/>
        </w:rPr>
        <w:t xml:space="preserve">    public static void GenerateTargetWindows</w:t>
      </w:r>
    </w:p>
    <w:p w14:paraId="20F88863" w14:textId="77777777" w:rsidR="005D66F3" w:rsidRPr="00903DBA" w:rsidRDefault="005D66F3" w:rsidP="005D66F3">
      <w:pPr>
        <w:pStyle w:val="Code"/>
        <w:rPr>
          <w:highlight w:val="white"/>
        </w:rPr>
      </w:pPr>
      <w:r w:rsidRPr="00903DBA">
        <w:rPr>
          <w:highlight w:val="white"/>
        </w:rPr>
        <w:t xml:space="preserve">      (List&lt;AssemblyCode&gt; assemblyCodeList, List&lt;byte&gt; byteList,</w:t>
      </w:r>
    </w:p>
    <w:p w14:paraId="79950166" w14:textId="77777777" w:rsidR="005D66F3" w:rsidRPr="00903DBA" w:rsidRDefault="005D66F3" w:rsidP="005D66F3">
      <w:pPr>
        <w:pStyle w:val="Code"/>
        <w:rPr>
          <w:highlight w:val="white"/>
        </w:rPr>
      </w:pPr>
      <w:r w:rsidRPr="00903DBA">
        <w:rPr>
          <w:highlight w:val="white"/>
        </w:rPr>
        <w:t xml:space="preserve">       IDictionary&lt;int,string&gt; accessMap, IDictionary&lt;int,string&gt; callMap,</w:t>
      </w:r>
    </w:p>
    <w:p w14:paraId="6463922D" w14:textId="77777777" w:rsidR="005D66F3" w:rsidRPr="00903DBA" w:rsidRDefault="005D66F3" w:rsidP="005D66F3">
      <w:pPr>
        <w:pStyle w:val="Code"/>
        <w:rPr>
          <w:highlight w:val="white"/>
        </w:rPr>
      </w:pPr>
      <w:r w:rsidRPr="00903DBA">
        <w:rPr>
          <w:highlight w:val="white"/>
        </w:rPr>
        <w:lastRenderedPageBreak/>
        <w:t xml:space="preserve">       ISet&lt;int&gt; returnSet) {</w:t>
      </w:r>
    </w:p>
    <w:p w14:paraId="5AEBA662" w14:textId="77777777" w:rsidR="005D66F3" w:rsidRPr="00903DBA" w:rsidRDefault="005D66F3" w:rsidP="005D66F3">
      <w:pPr>
        <w:pStyle w:val="Code"/>
        <w:rPr>
          <w:highlight w:val="white"/>
        </w:rPr>
      </w:pPr>
      <w:r w:rsidRPr="00903DBA">
        <w:rPr>
          <w:highlight w:val="white"/>
        </w:rPr>
        <w:t xml:space="preserve">      AssemblyCodeGenerator objectCodeGenerator =</w:t>
      </w:r>
    </w:p>
    <w:p w14:paraId="1D5AD5DF" w14:textId="77777777" w:rsidR="005D66F3" w:rsidRPr="00903DBA" w:rsidRDefault="005D66F3" w:rsidP="005D66F3">
      <w:pPr>
        <w:pStyle w:val="Code"/>
        <w:rPr>
          <w:highlight w:val="white"/>
        </w:rPr>
      </w:pPr>
      <w:r w:rsidRPr="00903DBA">
        <w:rPr>
          <w:highlight w:val="white"/>
        </w:rPr>
        <w:t xml:space="preserve">        new AssemblyCodeGenerator(assemblyCodeList);</w:t>
      </w:r>
    </w:p>
    <w:p w14:paraId="40CB7E70" w14:textId="77777777" w:rsidR="005D66F3" w:rsidRPr="00903DBA" w:rsidRDefault="005D66F3" w:rsidP="005D66F3">
      <w:pPr>
        <w:pStyle w:val="Code"/>
        <w:rPr>
          <w:highlight w:val="white"/>
        </w:rPr>
      </w:pPr>
      <w:r w:rsidRPr="00903DBA">
        <w:rPr>
          <w:highlight w:val="white"/>
        </w:rPr>
        <w:t xml:space="preserve">      objectCodeGenerator.WindowsJumpInfo();</w:t>
      </w:r>
    </w:p>
    <w:p w14:paraId="59BE71E4" w14:textId="77777777" w:rsidR="005D66F3" w:rsidRPr="00903DBA" w:rsidRDefault="005D66F3" w:rsidP="005D66F3">
      <w:pPr>
        <w:pStyle w:val="Code"/>
        <w:rPr>
          <w:highlight w:val="white"/>
        </w:rPr>
      </w:pPr>
      <w:r w:rsidRPr="00903DBA">
        <w:rPr>
          <w:highlight w:val="white"/>
        </w:rPr>
        <w:t xml:space="preserve">      objectCodeGenerator.WindowsByteList</w:t>
      </w:r>
    </w:p>
    <w:p w14:paraId="7A24248C" w14:textId="77777777" w:rsidR="005D66F3" w:rsidRPr="00903DBA" w:rsidRDefault="005D66F3" w:rsidP="005D66F3">
      <w:pPr>
        <w:pStyle w:val="Code"/>
        <w:rPr>
          <w:highlight w:val="white"/>
        </w:rPr>
      </w:pPr>
      <w:r w:rsidRPr="00903DBA">
        <w:rPr>
          <w:highlight w:val="white"/>
        </w:rPr>
        <w:t xml:space="preserve">                          (byteList, accessMap, callMap, returnSet);</w:t>
      </w:r>
    </w:p>
    <w:p w14:paraId="582D1268" w14:textId="7016E7BB" w:rsidR="005D66F3" w:rsidRPr="00903DBA" w:rsidRDefault="005D66F3" w:rsidP="005D66F3">
      <w:pPr>
        <w:pStyle w:val="Code"/>
        <w:rPr>
          <w:highlight w:val="white"/>
        </w:rPr>
      </w:pPr>
      <w:r w:rsidRPr="00903DBA">
        <w:rPr>
          <w:highlight w:val="white"/>
        </w:rPr>
        <w:t xml:space="preserve">    }</w:t>
      </w:r>
    </w:p>
    <w:p w14:paraId="73E9C98E" w14:textId="667E9779" w:rsidR="00A44596" w:rsidRPr="00903DBA" w:rsidRDefault="00A44596" w:rsidP="00A44596">
      <w:pPr>
        <w:pStyle w:val="Rubrik3"/>
        <w:rPr>
          <w:highlight w:val="white"/>
        </w:rPr>
      </w:pPr>
      <w:bookmarkStart w:id="452" w:name="_Toc57656114"/>
      <w:r w:rsidRPr="00903DBA">
        <w:rPr>
          <w:highlight w:val="white"/>
        </w:rPr>
        <w:t>Exit</w:t>
      </w:r>
      <w:bookmarkEnd w:id="452"/>
    </w:p>
    <w:p w14:paraId="7BCD1BC3" w14:textId="48BC2D04" w:rsidR="00266FC0" w:rsidRPr="00903DBA" w:rsidRDefault="00266FC0" w:rsidP="00A44596">
      <w:pPr>
        <w:rPr>
          <w:highlight w:val="white"/>
        </w:rPr>
      </w:pPr>
      <w:r w:rsidRPr="00903DBA">
        <w:rPr>
          <w:highlight w:val="white"/>
        </w:rPr>
        <w:t xml:space="preserve">To exit the </w:t>
      </w:r>
      <w:r w:rsidR="008A6754" w:rsidRPr="00903DBA">
        <w:rPr>
          <w:highlight w:val="white"/>
        </w:rPr>
        <w:t xml:space="preserve">execution and return control to the surrounding operating system in Windows mode, </w:t>
      </w:r>
      <w:r w:rsidR="00F4396D" w:rsidRPr="00903DBA">
        <w:rPr>
          <w:highlight w:val="white"/>
        </w:rPr>
        <w:t xml:space="preserve">we perform an interrupt 33 system call, with the value 76 in the </w:t>
      </w:r>
      <w:r w:rsidR="00F4396D" w:rsidRPr="00903DBA">
        <w:rPr>
          <w:rStyle w:val="KeyWord0"/>
          <w:highlight w:val="white"/>
        </w:rPr>
        <w:t>ah</w:t>
      </w:r>
      <w:r w:rsidR="00F4396D" w:rsidRPr="00903DBA">
        <w:rPr>
          <w:highlight w:val="white"/>
        </w:rPr>
        <w:t xml:space="preserve"> register. We store the return value in the </w:t>
      </w:r>
      <w:r w:rsidR="00F4396D" w:rsidRPr="00903DBA">
        <w:rPr>
          <w:rStyle w:val="KeyWord0"/>
          <w:highlight w:val="white"/>
        </w:rPr>
        <w:t>al</w:t>
      </w:r>
      <w:r w:rsidR="00F4396D" w:rsidRPr="00903DBA">
        <w:rPr>
          <w:highlight w:val="white"/>
        </w:rPr>
        <w:t xml:space="preserve"> register. If there is no return value, we store zero in </w:t>
      </w:r>
      <w:r w:rsidR="00F4396D" w:rsidRPr="00903DBA">
        <w:rPr>
          <w:rStyle w:val="KeyWord0"/>
          <w:highlight w:val="white"/>
        </w:rPr>
        <w:t>al</w:t>
      </w:r>
      <w:r w:rsidR="00F4396D" w:rsidRPr="00903DBA">
        <w:rPr>
          <w:highlight w:val="white"/>
        </w:rPr>
        <w:t>.</w:t>
      </w:r>
    </w:p>
    <w:p w14:paraId="42524533" w14:textId="6CBD718F" w:rsidR="00FD152A" w:rsidRPr="00903DBA" w:rsidRDefault="00FD152A" w:rsidP="00FD152A">
      <w:pPr>
        <w:pStyle w:val="CodeHeader"/>
        <w:rPr>
          <w:highlight w:val="white"/>
        </w:rPr>
      </w:pPr>
      <w:proofErr w:type="spellStart"/>
      <w:r w:rsidRPr="00903DBA">
        <w:rPr>
          <w:highlight w:val="white"/>
        </w:rPr>
        <w:t>AssemblyCodeGenerator.cs</w:t>
      </w:r>
      <w:proofErr w:type="spellEnd"/>
    </w:p>
    <w:p w14:paraId="1FE335B8" w14:textId="77777777" w:rsidR="00A44596" w:rsidRPr="00903DBA" w:rsidRDefault="00A44596" w:rsidP="00A44596">
      <w:pPr>
        <w:pStyle w:val="Code"/>
        <w:rPr>
          <w:highlight w:val="white"/>
        </w:rPr>
      </w:pPr>
      <w:r w:rsidRPr="00903DBA">
        <w:rPr>
          <w:highlight w:val="white"/>
        </w:rPr>
        <w:t xml:space="preserve">    public void Exit(MiddleCode middleCode) {</w:t>
      </w:r>
    </w:p>
    <w:p w14:paraId="6A90939B" w14:textId="77777777" w:rsidR="00A44596" w:rsidRPr="00903DBA" w:rsidRDefault="00A44596" w:rsidP="00A44596">
      <w:pPr>
        <w:pStyle w:val="Code"/>
        <w:rPr>
          <w:highlight w:val="white"/>
        </w:rPr>
      </w:pPr>
      <w:r w:rsidRPr="00903DBA">
        <w:rPr>
          <w:highlight w:val="white"/>
        </w:rPr>
        <w:t xml:space="preserve">      Symbol exitSymbol = (Symbol) middleCode[0];</w:t>
      </w:r>
    </w:p>
    <w:p w14:paraId="477B9140" w14:textId="77777777" w:rsidR="00A44596" w:rsidRPr="00903DBA" w:rsidRDefault="00A44596" w:rsidP="00A44596">
      <w:pPr>
        <w:pStyle w:val="Code"/>
        <w:rPr>
          <w:highlight w:val="white"/>
        </w:rPr>
      </w:pPr>
    </w:p>
    <w:p w14:paraId="6A802C53" w14:textId="77777777" w:rsidR="00A44596" w:rsidRPr="00903DBA" w:rsidRDefault="00A44596" w:rsidP="00A44596">
      <w:pPr>
        <w:pStyle w:val="Code"/>
        <w:rPr>
          <w:highlight w:val="white"/>
        </w:rPr>
      </w:pPr>
      <w:r w:rsidRPr="00903DBA">
        <w:rPr>
          <w:highlight w:val="white"/>
        </w:rPr>
        <w:t xml:space="preserve">      if (Start.Linux) {</w:t>
      </w:r>
    </w:p>
    <w:p w14:paraId="52315174" w14:textId="77777777" w:rsidR="00A44596" w:rsidRPr="00903DBA" w:rsidRDefault="00A44596" w:rsidP="00A44596">
      <w:pPr>
        <w:pStyle w:val="Code"/>
        <w:rPr>
          <w:highlight w:val="white"/>
        </w:rPr>
      </w:pPr>
      <w:r w:rsidRPr="00903DBA">
        <w:rPr>
          <w:highlight w:val="white"/>
        </w:rPr>
        <w:t xml:space="preserve">        // ...</w:t>
      </w:r>
    </w:p>
    <w:p w14:paraId="490EBF28" w14:textId="77777777" w:rsidR="00A44596" w:rsidRPr="00903DBA" w:rsidRDefault="00A44596" w:rsidP="00A44596">
      <w:pPr>
        <w:pStyle w:val="Code"/>
        <w:rPr>
          <w:highlight w:val="white"/>
        </w:rPr>
      </w:pPr>
      <w:r w:rsidRPr="00903DBA">
        <w:rPr>
          <w:highlight w:val="white"/>
        </w:rPr>
        <w:t xml:space="preserve">      }</w:t>
      </w:r>
    </w:p>
    <w:p w14:paraId="55C85093" w14:textId="77777777" w:rsidR="00A44596" w:rsidRPr="00903DBA" w:rsidRDefault="00A44596" w:rsidP="00A44596">
      <w:pPr>
        <w:pStyle w:val="Code"/>
        <w:rPr>
          <w:highlight w:val="white"/>
        </w:rPr>
      </w:pPr>
    </w:p>
    <w:p w14:paraId="00C7F897" w14:textId="77777777" w:rsidR="00A44596" w:rsidRPr="00903DBA" w:rsidRDefault="00A44596" w:rsidP="00A44596">
      <w:pPr>
        <w:pStyle w:val="Code"/>
        <w:rPr>
          <w:highlight w:val="white"/>
        </w:rPr>
      </w:pPr>
      <w:r w:rsidRPr="00903DBA">
        <w:rPr>
          <w:highlight w:val="white"/>
        </w:rPr>
        <w:t xml:space="preserve">      if (Start.Windows) {        </w:t>
      </w:r>
    </w:p>
    <w:p w14:paraId="12985C86" w14:textId="77777777" w:rsidR="00A44596" w:rsidRPr="00903DBA" w:rsidRDefault="00A44596" w:rsidP="00A44596">
      <w:pPr>
        <w:pStyle w:val="Code"/>
        <w:rPr>
          <w:highlight w:val="white"/>
        </w:rPr>
      </w:pPr>
      <w:r w:rsidRPr="00903DBA">
        <w:rPr>
          <w:highlight w:val="white"/>
        </w:rPr>
        <w:t xml:space="preserve">        if (exitSymbol != null) {</w:t>
      </w:r>
    </w:p>
    <w:p w14:paraId="7A2245D6" w14:textId="77777777" w:rsidR="00A44596" w:rsidRPr="00903DBA" w:rsidRDefault="00A44596" w:rsidP="00A44596">
      <w:pPr>
        <w:pStyle w:val="Code"/>
        <w:rPr>
          <w:highlight w:val="white"/>
        </w:rPr>
      </w:pPr>
      <w:r w:rsidRPr="00903DBA">
        <w:rPr>
          <w:highlight w:val="white"/>
        </w:rPr>
        <w:t xml:space="preserve">          LoadValueToRegister(exitSymbol, Register.al);</w:t>
      </w:r>
    </w:p>
    <w:p w14:paraId="0FDE2130" w14:textId="77777777" w:rsidR="00A44596" w:rsidRPr="00903DBA" w:rsidRDefault="00A44596" w:rsidP="00A44596">
      <w:pPr>
        <w:pStyle w:val="Code"/>
        <w:rPr>
          <w:highlight w:val="white"/>
        </w:rPr>
      </w:pPr>
      <w:r w:rsidRPr="00903DBA">
        <w:rPr>
          <w:highlight w:val="white"/>
        </w:rPr>
        <w:t xml:space="preserve">        }</w:t>
      </w:r>
    </w:p>
    <w:p w14:paraId="57ABE2A9" w14:textId="77777777" w:rsidR="00A44596" w:rsidRPr="00903DBA" w:rsidRDefault="00A44596" w:rsidP="00A44596">
      <w:pPr>
        <w:pStyle w:val="Code"/>
        <w:rPr>
          <w:highlight w:val="white"/>
        </w:rPr>
      </w:pPr>
      <w:r w:rsidRPr="00903DBA">
        <w:rPr>
          <w:highlight w:val="white"/>
        </w:rPr>
        <w:t xml:space="preserve">        else {</w:t>
      </w:r>
    </w:p>
    <w:p w14:paraId="78235E62" w14:textId="77777777" w:rsidR="00A44596" w:rsidRPr="00903DBA" w:rsidRDefault="00A44596" w:rsidP="00A44596">
      <w:pPr>
        <w:pStyle w:val="Code"/>
        <w:rPr>
          <w:highlight w:val="white"/>
        </w:rPr>
      </w:pPr>
      <w:r w:rsidRPr="00903DBA">
        <w:rPr>
          <w:highlight w:val="white"/>
        </w:rPr>
        <w:t xml:space="preserve">          AddAssemblyCode(AssemblyOperator.mov, Register.al,</w:t>
      </w:r>
    </w:p>
    <w:p w14:paraId="7FE8D281" w14:textId="77777777" w:rsidR="00A44596" w:rsidRPr="00903DBA" w:rsidRDefault="00A44596" w:rsidP="00A44596">
      <w:pPr>
        <w:pStyle w:val="Code"/>
        <w:rPr>
          <w:highlight w:val="white"/>
        </w:rPr>
      </w:pPr>
      <w:r w:rsidRPr="00903DBA">
        <w:rPr>
          <w:highlight w:val="white"/>
        </w:rPr>
        <w:t xml:space="preserve">                          BigInteger.Zero);</w:t>
      </w:r>
    </w:p>
    <w:p w14:paraId="21E09746" w14:textId="77777777" w:rsidR="00A44596" w:rsidRPr="00903DBA" w:rsidRDefault="00A44596" w:rsidP="00A44596">
      <w:pPr>
        <w:pStyle w:val="Code"/>
        <w:rPr>
          <w:highlight w:val="white"/>
        </w:rPr>
      </w:pPr>
      <w:r w:rsidRPr="00903DBA">
        <w:rPr>
          <w:highlight w:val="white"/>
        </w:rPr>
        <w:t xml:space="preserve">        }</w:t>
      </w:r>
    </w:p>
    <w:p w14:paraId="1DCAD74B" w14:textId="77777777" w:rsidR="00597838" w:rsidRPr="00903DBA" w:rsidRDefault="00597838" w:rsidP="00A44596">
      <w:pPr>
        <w:pStyle w:val="Code"/>
        <w:rPr>
          <w:highlight w:val="white"/>
        </w:rPr>
      </w:pPr>
    </w:p>
    <w:p w14:paraId="7AB7D976" w14:textId="4C135C5A" w:rsidR="00A44596" w:rsidRPr="00903DBA" w:rsidRDefault="00A44596" w:rsidP="00A44596">
      <w:pPr>
        <w:pStyle w:val="Code"/>
        <w:rPr>
          <w:highlight w:val="white"/>
        </w:rPr>
      </w:pPr>
      <w:r w:rsidRPr="00903DBA">
        <w:rPr>
          <w:highlight w:val="white"/>
        </w:rPr>
        <w:t xml:space="preserve">        AddAssemblyCode(AssemblyOperator.mov, Register.ah,</w:t>
      </w:r>
    </w:p>
    <w:p w14:paraId="7A1E73BB" w14:textId="77777777" w:rsidR="00A44596" w:rsidRPr="00903DBA" w:rsidRDefault="00A44596" w:rsidP="00A44596">
      <w:pPr>
        <w:pStyle w:val="Code"/>
        <w:rPr>
          <w:highlight w:val="white"/>
        </w:rPr>
      </w:pPr>
      <w:r w:rsidRPr="00903DBA">
        <w:rPr>
          <w:highlight w:val="white"/>
        </w:rPr>
        <w:t xml:space="preserve">                        (BigInteger) 76); // 0x4C</w:t>
      </w:r>
    </w:p>
    <w:p w14:paraId="7D4AD47A" w14:textId="77777777" w:rsidR="00A44596" w:rsidRPr="00903DBA" w:rsidRDefault="00A44596" w:rsidP="00A44596">
      <w:pPr>
        <w:pStyle w:val="Code"/>
        <w:rPr>
          <w:highlight w:val="white"/>
        </w:rPr>
      </w:pPr>
      <w:r w:rsidRPr="00903DBA">
        <w:rPr>
          <w:highlight w:val="white"/>
        </w:rPr>
        <w:t xml:space="preserve">        AddAssemblyCode(AssemblyOperator.interrupt, (BigInteger) 33); // 0x21</w:t>
      </w:r>
    </w:p>
    <w:p w14:paraId="3AC63CCA" w14:textId="77777777" w:rsidR="00A44596" w:rsidRPr="00903DBA" w:rsidRDefault="00A44596" w:rsidP="00A44596">
      <w:pPr>
        <w:pStyle w:val="Code"/>
        <w:rPr>
          <w:highlight w:val="white"/>
        </w:rPr>
      </w:pPr>
      <w:r w:rsidRPr="00903DBA">
        <w:rPr>
          <w:highlight w:val="white"/>
        </w:rPr>
        <w:t xml:space="preserve">      }</w:t>
      </w:r>
    </w:p>
    <w:p w14:paraId="6216DD95" w14:textId="77777777" w:rsidR="00A44596" w:rsidRPr="00903DBA" w:rsidRDefault="00A44596" w:rsidP="00A44596">
      <w:pPr>
        <w:pStyle w:val="Code"/>
        <w:rPr>
          <w:highlight w:val="white"/>
        </w:rPr>
      </w:pPr>
      <w:r w:rsidRPr="00903DBA">
        <w:rPr>
          <w:highlight w:val="white"/>
        </w:rPr>
        <w:t xml:space="preserve">    }</w:t>
      </w:r>
    </w:p>
    <w:p w14:paraId="4E97CA59" w14:textId="77777777" w:rsidR="003D2653" w:rsidRPr="00903DBA" w:rsidRDefault="003D2653" w:rsidP="003D2653">
      <w:pPr>
        <w:pStyle w:val="Rubrik3"/>
        <w:rPr>
          <w:highlight w:val="white"/>
        </w:rPr>
      </w:pPr>
      <w:bookmarkStart w:id="453" w:name="_Toc57656115"/>
      <w:r w:rsidRPr="00903DBA">
        <w:rPr>
          <w:highlight w:val="white"/>
        </w:rPr>
        <w:t>Initialization Code</w:t>
      </w:r>
      <w:bookmarkEnd w:id="453"/>
    </w:p>
    <w:p w14:paraId="303A93D2" w14:textId="49AFB31F" w:rsidR="003D2653" w:rsidRPr="00903DBA" w:rsidRDefault="003D2653" w:rsidP="003D2653">
      <w:pPr>
        <w:rPr>
          <w:highlight w:val="white"/>
        </w:rPr>
      </w:pPr>
      <w:r w:rsidRPr="00903DBA">
        <w:rPr>
          <w:highlight w:val="white"/>
        </w:rPr>
        <w:t>The initialization of data blocks differs between the Linux and Windows environment.</w:t>
      </w:r>
    </w:p>
    <w:p w14:paraId="2909FD7D" w14:textId="77777777" w:rsidR="000103FB" w:rsidRPr="00903DBA" w:rsidRDefault="000103FB" w:rsidP="000103FB">
      <w:pPr>
        <w:pStyle w:val="CodeHeader"/>
        <w:rPr>
          <w:highlight w:val="white"/>
        </w:rPr>
      </w:pPr>
      <w:proofErr w:type="spellStart"/>
      <w:r w:rsidRPr="00903DBA">
        <w:rPr>
          <w:highlight w:val="white"/>
        </w:rPr>
        <w:t>AssemblyCodeGenerator.cs</w:t>
      </w:r>
      <w:proofErr w:type="spellEnd"/>
    </w:p>
    <w:p w14:paraId="64EACDC7" w14:textId="725C2146" w:rsidR="008E3DC4" w:rsidRPr="00903DBA" w:rsidRDefault="008E3DC4" w:rsidP="008E3DC4">
      <w:pPr>
        <w:pStyle w:val="Code"/>
        <w:rPr>
          <w:highlight w:val="white"/>
        </w:rPr>
      </w:pPr>
      <w:r w:rsidRPr="00903DBA">
        <w:rPr>
          <w:highlight w:val="white"/>
        </w:rPr>
        <w:t xml:space="preserve">    public static void </w:t>
      </w:r>
      <w:r w:rsidR="00B92C63" w:rsidRPr="00903DBA">
        <w:rPr>
          <w:highlight w:val="white"/>
        </w:rPr>
        <w:t>Initialization</w:t>
      </w:r>
      <w:r w:rsidRPr="00903DBA">
        <w:rPr>
          <w:highlight w:val="white"/>
        </w:rPr>
        <w:t>CodeList() {</w:t>
      </w:r>
    </w:p>
    <w:p w14:paraId="1EE52FD9" w14:textId="77777777" w:rsidR="008E3DC4" w:rsidRPr="00903DBA" w:rsidRDefault="008E3DC4" w:rsidP="008E3DC4">
      <w:pPr>
        <w:pStyle w:val="Code"/>
        <w:rPr>
          <w:highlight w:val="white"/>
        </w:rPr>
      </w:pPr>
      <w:r w:rsidRPr="00903DBA">
        <w:rPr>
          <w:highlight w:val="white"/>
        </w:rPr>
        <w:t xml:space="preserve">      List&lt;AssemblyCode&gt; assemblyCodeList = new List&lt;AssemblyCode&gt;();</w:t>
      </w:r>
    </w:p>
    <w:p w14:paraId="59696887" w14:textId="77777777" w:rsidR="008E3DC4" w:rsidRPr="00903DBA" w:rsidRDefault="008E3DC4" w:rsidP="008E3DC4">
      <w:pPr>
        <w:pStyle w:val="Code"/>
        <w:rPr>
          <w:highlight w:val="white"/>
        </w:rPr>
      </w:pPr>
      <w:r w:rsidRPr="00903DBA">
        <w:rPr>
          <w:highlight w:val="white"/>
        </w:rPr>
        <w:t xml:space="preserve">      AddAssemblyCode(assemblyCodeList, AssemblyOperator.comment,</w:t>
      </w:r>
    </w:p>
    <w:p w14:paraId="3BDBF4EF" w14:textId="77777777" w:rsidR="008E3DC4" w:rsidRPr="00903DBA" w:rsidRDefault="008E3DC4" w:rsidP="008E3DC4">
      <w:pPr>
        <w:pStyle w:val="Code"/>
        <w:rPr>
          <w:highlight w:val="white"/>
        </w:rPr>
      </w:pPr>
      <w:r w:rsidRPr="00903DBA">
        <w:rPr>
          <w:highlight w:val="white"/>
        </w:rPr>
        <w:t xml:space="preserve">                      "Initializerialize Stack Pointer");</w:t>
      </w:r>
    </w:p>
    <w:p w14:paraId="00505244" w14:textId="77777777" w:rsidR="008E3DC4" w:rsidRPr="00903DBA" w:rsidRDefault="008E3DC4" w:rsidP="008E3DC4">
      <w:pPr>
        <w:pStyle w:val="Code"/>
        <w:rPr>
          <w:highlight w:val="white"/>
        </w:rPr>
      </w:pPr>
    </w:p>
    <w:p w14:paraId="24709B39"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0EFFAD1B" w14:textId="615F7295" w:rsidR="008E3DC4" w:rsidRPr="00903DBA" w:rsidRDefault="008E3DC4" w:rsidP="008E3DC4">
      <w:pPr>
        <w:pStyle w:val="Code"/>
        <w:rPr>
          <w:highlight w:val="white"/>
        </w:rPr>
      </w:pPr>
      <w:r w:rsidRPr="00903DBA">
        <w:rPr>
          <w:highlight w:val="white"/>
        </w:rPr>
        <w:t xml:space="preserve">                      AssemblyCode.FrameRegister, Linker.</w:t>
      </w:r>
      <w:r w:rsidR="00601724" w:rsidRPr="00903DBA">
        <w:rPr>
          <w:highlight w:val="white"/>
        </w:rPr>
        <w:t>CallStackStart</w:t>
      </w:r>
      <w:r w:rsidRPr="00903DBA">
        <w:rPr>
          <w:highlight w:val="white"/>
        </w:rPr>
        <w:t>);</w:t>
      </w:r>
    </w:p>
    <w:p w14:paraId="01A0AD0B" w14:textId="77777777" w:rsidR="008E3DC4" w:rsidRPr="00903DBA" w:rsidRDefault="008E3DC4" w:rsidP="008E3DC4">
      <w:pPr>
        <w:pStyle w:val="Code"/>
        <w:rPr>
          <w:highlight w:val="white"/>
        </w:rPr>
      </w:pPr>
    </w:p>
    <w:p w14:paraId="0C1B365F" w14:textId="06FE6B8B" w:rsidR="008E3DC4" w:rsidRPr="00903DBA" w:rsidRDefault="008E3DC4" w:rsidP="008E3DC4">
      <w:pPr>
        <w:pStyle w:val="Code"/>
        <w:rPr>
          <w:highlight w:val="white"/>
        </w:rPr>
      </w:pPr>
      <w:r w:rsidRPr="00903DBA">
        <w:rPr>
          <w:highlight w:val="white"/>
        </w:rPr>
        <w:t xml:space="preserve">      if (Start.Linux) {</w:t>
      </w:r>
    </w:p>
    <w:p w14:paraId="6970750E" w14:textId="59BE724B" w:rsidR="008E3DC4" w:rsidRPr="00903DBA" w:rsidRDefault="008E3DC4" w:rsidP="008E3DC4">
      <w:pPr>
        <w:pStyle w:val="Code"/>
        <w:rPr>
          <w:highlight w:val="white"/>
        </w:rPr>
      </w:pPr>
      <w:r w:rsidRPr="00903DBA">
        <w:rPr>
          <w:highlight w:val="white"/>
        </w:rPr>
        <w:t xml:space="preserve">        // ...</w:t>
      </w:r>
    </w:p>
    <w:p w14:paraId="5706FC90" w14:textId="77777777" w:rsidR="008E3DC4" w:rsidRPr="00903DBA" w:rsidRDefault="008E3DC4" w:rsidP="008E3DC4">
      <w:pPr>
        <w:pStyle w:val="Code"/>
        <w:rPr>
          <w:highlight w:val="white"/>
        </w:rPr>
      </w:pPr>
      <w:r w:rsidRPr="00903DBA">
        <w:rPr>
          <w:highlight w:val="white"/>
        </w:rPr>
        <w:t xml:space="preserve">      }</w:t>
      </w:r>
    </w:p>
    <w:p w14:paraId="4213F6DB" w14:textId="77777777" w:rsidR="008E3DC4" w:rsidRPr="00903DBA" w:rsidRDefault="008E3DC4" w:rsidP="008E3DC4">
      <w:pPr>
        <w:pStyle w:val="Code"/>
        <w:rPr>
          <w:highlight w:val="white"/>
        </w:rPr>
      </w:pPr>
    </w:p>
    <w:p w14:paraId="12F20189" w14:textId="77777777" w:rsidR="008E3DC4" w:rsidRPr="00903DBA" w:rsidRDefault="008E3DC4" w:rsidP="008E3DC4">
      <w:pPr>
        <w:pStyle w:val="Code"/>
        <w:rPr>
          <w:highlight w:val="white"/>
        </w:rPr>
      </w:pPr>
      <w:r w:rsidRPr="00903DBA">
        <w:rPr>
          <w:highlight w:val="white"/>
        </w:rPr>
        <w:t xml:space="preserve">      if (Start.Windows) {</w:t>
      </w:r>
    </w:p>
    <w:p w14:paraId="69318D4E" w14:textId="77777777" w:rsidR="008E3DC4" w:rsidRPr="00903DBA" w:rsidRDefault="008E3DC4" w:rsidP="008E3DC4">
      <w:pPr>
        <w:pStyle w:val="Code"/>
        <w:rPr>
          <w:highlight w:val="white"/>
        </w:rPr>
      </w:pPr>
      <w:r w:rsidRPr="00903DBA">
        <w:rPr>
          <w:highlight w:val="white"/>
        </w:rPr>
        <w:t xml:space="preserve">        AddAssemblyCode(assemblyCodeList, AssemblyOperator.mov_word,</w:t>
      </w:r>
    </w:p>
    <w:p w14:paraId="2D06CD71" w14:textId="77777777" w:rsidR="008E3DC4" w:rsidRPr="00903DBA" w:rsidRDefault="008E3DC4" w:rsidP="008E3DC4">
      <w:pPr>
        <w:pStyle w:val="Code"/>
        <w:rPr>
          <w:highlight w:val="white"/>
        </w:rPr>
      </w:pPr>
      <w:r w:rsidRPr="00903DBA">
        <w:rPr>
          <w:highlight w:val="white"/>
        </w:rPr>
        <w:t xml:space="preserve">                        null, 65534, (BigInteger)65534);</w:t>
      </w:r>
    </w:p>
    <w:p w14:paraId="7904354C" w14:textId="77777777" w:rsidR="008E3DC4" w:rsidRPr="00903DBA" w:rsidRDefault="008E3DC4" w:rsidP="008E3DC4">
      <w:pPr>
        <w:pStyle w:val="Code"/>
        <w:rPr>
          <w:highlight w:val="white"/>
        </w:rPr>
      </w:pPr>
      <w:r w:rsidRPr="00903DBA">
        <w:rPr>
          <w:highlight w:val="white"/>
        </w:rPr>
        <w:lastRenderedPageBreak/>
        <w:t xml:space="preserve">        AddAssemblyCode(assemblyCodeList, AssemblyOperator.fstcw,</w:t>
      </w:r>
    </w:p>
    <w:p w14:paraId="317DAF3A" w14:textId="77777777" w:rsidR="008E3DC4" w:rsidRPr="00903DBA" w:rsidRDefault="008E3DC4" w:rsidP="008E3DC4">
      <w:pPr>
        <w:pStyle w:val="Code"/>
        <w:rPr>
          <w:highlight w:val="white"/>
        </w:rPr>
      </w:pPr>
      <w:r w:rsidRPr="00903DBA">
        <w:rPr>
          <w:highlight w:val="white"/>
        </w:rPr>
        <w:t xml:space="preserve">                        AssemblyCode.FrameRegister, 0);</w:t>
      </w:r>
    </w:p>
    <w:p w14:paraId="3DB81F69" w14:textId="77777777" w:rsidR="008E3DC4" w:rsidRPr="00903DBA" w:rsidRDefault="008E3DC4" w:rsidP="008E3DC4">
      <w:pPr>
        <w:pStyle w:val="Code"/>
        <w:rPr>
          <w:highlight w:val="white"/>
        </w:rPr>
      </w:pPr>
      <w:r w:rsidRPr="00903DBA">
        <w:rPr>
          <w:highlight w:val="white"/>
        </w:rPr>
        <w:t xml:space="preserve">        AddAssemblyCode(assemblyCodeList, AssemblyOperator.or_word,</w:t>
      </w:r>
    </w:p>
    <w:p w14:paraId="5B99C2BA" w14:textId="77777777" w:rsidR="008E3DC4" w:rsidRPr="00903DBA" w:rsidRDefault="008E3DC4" w:rsidP="008E3DC4">
      <w:pPr>
        <w:pStyle w:val="Code"/>
        <w:rPr>
          <w:highlight w:val="white"/>
        </w:rPr>
      </w:pPr>
      <w:r w:rsidRPr="00903DBA">
        <w:rPr>
          <w:highlight w:val="white"/>
        </w:rPr>
        <w:t xml:space="preserve">                        AssemblyCode.FrameRegister, 0, (BigInteger) 0x0C00);</w:t>
      </w:r>
    </w:p>
    <w:p w14:paraId="34D053A1" w14:textId="77777777" w:rsidR="008E3DC4" w:rsidRPr="00903DBA" w:rsidRDefault="008E3DC4" w:rsidP="008E3DC4">
      <w:pPr>
        <w:pStyle w:val="Code"/>
        <w:rPr>
          <w:highlight w:val="white"/>
        </w:rPr>
      </w:pPr>
      <w:r w:rsidRPr="00903DBA">
        <w:rPr>
          <w:highlight w:val="white"/>
        </w:rPr>
        <w:t xml:space="preserve">        AddAssemblyCode(assemblyCodeList, AssemblyOperator.fldcw,</w:t>
      </w:r>
    </w:p>
    <w:p w14:paraId="37251D35" w14:textId="77777777" w:rsidR="008E3DC4" w:rsidRPr="00903DBA" w:rsidRDefault="008E3DC4" w:rsidP="008E3DC4">
      <w:pPr>
        <w:pStyle w:val="Code"/>
        <w:rPr>
          <w:highlight w:val="white"/>
        </w:rPr>
      </w:pPr>
      <w:r w:rsidRPr="00903DBA">
        <w:rPr>
          <w:highlight w:val="white"/>
        </w:rPr>
        <w:t xml:space="preserve">                        AssemblyCode.FrameRegister, 0);</w:t>
      </w:r>
    </w:p>
    <w:p w14:paraId="25DE4C4D" w14:textId="77777777" w:rsidR="008E3DC4" w:rsidRPr="00903DBA" w:rsidRDefault="008E3DC4" w:rsidP="008E3DC4">
      <w:pPr>
        <w:pStyle w:val="Code"/>
        <w:rPr>
          <w:highlight w:val="white"/>
        </w:rPr>
      </w:pPr>
      <w:r w:rsidRPr="00903DBA">
        <w:rPr>
          <w:highlight w:val="white"/>
        </w:rPr>
        <w:t xml:space="preserve">        AddAssemblyCode(assemblyCodeList, AssemblyOperator.mov,</w:t>
      </w:r>
    </w:p>
    <w:p w14:paraId="5C21FBD7" w14:textId="292C48FC" w:rsidR="008E3DC4" w:rsidRPr="00903DBA" w:rsidRDefault="008E3DC4" w:rsidP="008E3DC4">
      <w:pPr>
        <w:pStyle w:val="Code"/>
        <w:rPr>
          <w:highlight w:val="white"/>
        </w:rPr>
      </w:pPr>
      <w:r w:rsidRPr="00903DBA">
        <w:rPr>
          <w:highlight w:val="white"/>
        </w:rPr>
        <w:t xml:space="preserve">                        Linker.</w:t>
      </w:r>
      <w:r w:rsidR="00601724" w:rsidRPr="00903DBA">
        <w:rPr>
          <w:highlight w:val="white"/>
        </w:rPr>
        <w:t>CallStackStart</w:t>
      </w:r>
      <w:r w:rsidRPr="00903DBA">
        <w:rPr>
          <w:highlight w:val="white"/>
        </w:rPr>
        <w:t>, 0, BigInteger.Zero,</w:t>
      </w:r>
    </w:p>
    <w:p w14:paraId="1EC74717" w14:textId="77777777" w:rsidR="008E3DC4" w:rsidRPr="00903DBA" w:rsidRDefault="008E3DC4" w:rsidP="008E3DC4">
      <w:pPr>
        <w:pStyle w:val="Code"/>
        <w:rPr>
          <w:highlight w:val="white"/>
        </w:rPr>
      </w:pPr>
      <w:r w:rsidRPr="00903DBA">
        <w:rPr>
          <w:highlight w:val="white"/>
        </w:rPr>
        <w:t xml:space="preserve">                        TypeSize.PointerSize);</w:t>
      </w:r>
    </w:p>
    <w:p w14:paraId="5DFF0AFB" w14:textId="77777777" w:rsidR="008E3DC4" w:rsidRPr="00903DBA" w:rsidRDefault="008E3DC4" w:rsidP="008E3DC4">
      <w:pPr>
        <w:pStyle w:val="Code"/>
        <w:rPr>
          <w:highlight w:val="white"/>
        </w:rPr>
      </w:pPr>
    </w:p>
    <w:p w14:paraId="1C551FEB" w14:textId="77777777" w:rsidR="008E3DC4" w:rsidRPr="00903DBA" w:rsidRDefault="008E3DC4" w:rsidP="008E3DC4">
      <w:pPr>
        <w:pStyle w:val="Code"/>
        <w:rPr>
          <w:highlight w:val="white"/>
        </w:rPr>
      </w:pPr>
      <w:r w:rsidRPr="00903DBA">
        <w:rPr>
          <w:highlight w:val="white"/>
        </w:rPr>
        <w:t xml:space="preserve">        List&lt;byte&gt; byteList = new List&lt;byte&gt;();</w:t>
      </w:r>
    </w:p>
    <w:p w14:paraId="08B640F5" w14:textId="77777777" w:rsidR="008E3DC4" w:rsidRPr="00903DBA" w:rsidRDefault="008E3DC4" w:rsidP="008E3DC4">
      <w:pPr>
        <w:pStyle w:val="Code"/>
        <w:rPr>
          <w:highlight w:val="white"/>
        </w:rPr>
      </w:pPr>
      <w:r w:rsidRPr="00903DBA">
        <w:rPr>
          <w:highlight w:val="white"/>
        </w:rPr>
        <w:t xml:space="preserve">        IDictionary&lt;int, string&gt; accessMap = new Dictionary&lt;int, string&gt;();</w:t>
      </w:r>
    </w:p>
    <w:p w14:paraId="52E6AE86" w14:textId="77777777" w:rsidR="008E3DC4" w:rsidRPr="00903DBA" w:rsidRDefault="008E3DC4" w:rsidP="008E3DC4">
      <w:pPr>
        <w:pStyle w:val="Code"/>
        <w:rPr>
          <w:highlight w:val="white"/>
        </w:rPr>
      </w:pPr>
      <w:r w:rsidRPr="00903DBA">
        <w:rPr>
          <w:highlight w:val="white"/>
        </w:rPr>
        <w:t xml:space="preserve">        IDictionary&lt;int, string&gt; callMap = new Dictionary&lt;int, string&gt;();</w:t>
      </w:r>
    </w:p>
    <w:p w14:paraId="76C23B5E" w14:textId="77777777" w:rsidR="008E3DC4" w:rsidRPr="00903DBA" w:rsidRDefault="008E3DC4" w:rsidP="008E3DC4">
      <w:pPr>
        <w:pStyle w:val="Code"/>
        <w:rPr>
          <w:highlight w:val="white"/>
        </w:rPr>
      </w:pPr>
      <w:r w:rsidRPr="00903DBA">
        <w:rPr>
          <w:highlight w:val="white"/>
        </w:rPr>
        <w:t xml:space="preserve">        ISet&lt;int&gt; returnSet = new HashSet&lt;int&gt;();</w:t>
      </w:r>
    </w:p>
    <w:p w14:paraId="146C8C8C" w14:textId="77777777" w:rsidR="008E3DC4" w:rsidRPr="00903DBA" w:rsidRDefault="008E3DC4" w:rsidP="008E3DC4">
      <w:pPr>
        <w:pStyle w:val="Code"/>
        <w:rPr>
          <w:highlight w:val="white"/>
        </w:rPr>
      </w:pPr>
      <w:r w:rsidRPr="00903DBA">
        <w:rPr>
          <w:highlight w:val="white"/>
        </w:rPr>
        <w:t xml:space="preserve">        AssemblyCodeGenerator.GenerateTargetWindows(assemblyCodeList,</w:t>
      </w:r>
    </w:p>
    <w:p w14:paraId="23589307" w14:textId="77777777" w:rsidR="008E3DC4" w:rsidRPr="00903DBA" w:rsidRDefault="008E3DC4" w:rsidP="008E3DC4">
      <w:pPr>
        <w:pStyle w:val="Code"/>
        <w:rPr>
          <w:highlight w:val="white"/>
        </w:rPr>
      </w:pPr>
      <w:r w:rsidRPr="00903DBA">
        <w:rPr>
          <w:highlight w:val="white"/>
        </w:rPr>
        <w:t xml:space="preserve">                              byteList, accessMap, callMap, returnSet);</w:t>
      </w:r>
    </w:p>
    <w:p w14:paraId="180D47EA" w14:textId="77777777" w:rsidR="008E3DC4" w:rsidRPr="00903DBA" w:rsidRDefault="008E3DC4" w:rsidP="008E3DC4">
      <w:pPr>
        <w:pStyle w:val="Code"/>
        <w:rPr>
          <w:highlight w:val="white"/>
        </w:rPr>
      </w:pPr>
      <w:r w:rsidRPr="00903DBA">
        <w:rPr>
          <w:highlight w:val="white"/>
        </w:rPr>
        <w:t xml:space="preserve">        StaticSymbol staticSymbol =</w:t>
      </w:r>
    </w:p>
    <w:p w14:paraId="508CA3B7" w14:textId="77777777" w:rsidR="008E3DC4" w:rsidRPr="00903DBA" w:rsidRDefault="008E3DC4" w:rsidP="008E3DC4">
      <w:pPr>
        <w:pStyle w:val="Code"/>
        <w:rPr>
          <w:highlight w:val="white"/>
        </w:rPr>
      </w:pPr>
      <w:r w:rsidRPr="00903DBA">
        <w:rPr>
          <w:highlight w:val="white"/>
        </w:rPr>
        <w:t xml:space="preserve">          new StaticSymbolWindows(AssemblyCodeGenerator.InitializerName,</w:t>
      </w:r>
    </w:p>
    <w:p w14:paraId="3E7176CD" w14:textId="77777777" w:rsidR="008E3DC4" w:rsidRPr="00903DBA" w:rsidRDefault="008E3DC4" w:rsidP="008E3DC4">
      <w:pPr>
        <w:pStyle w:val="Code"/>
        <w:rPr>
          <w:highlight w:val="white"/>
        </w:rPr>
      </w:pPr>
      <w:r w:rsidRPr="00903DBA">
        <w:rPr>
          <w:highlight w:val="white"/>
        </w:rPr>
        <w:t xml:space="preserve">                                  byteList, accessMap, callMap, returnSet);</w:t>
      </w:r>
    </w:p>
    <w:p w14:paraId="21E76FB7" w14:textId="6AA5F926" w:rsidR="008E3DC4" w:rsidRPr="00903DBA" w:rsidRDefault="008E3DC4" w:rsidP="008E3DC4">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46B57FC5" w14:textId="77777777" w:rsidR="008E3DC4" w:rsidRPr="00903DBA" w:rsidRDefault="008E3DC4" w:rsidP="008E3DC4">
      <w:pPr>
        <w:pStyle w:val="Code"/>
        <w:rPr>
          <w:highlight w:val="white"/>
        </w:rPr>
      </w:pPr>
      <w:r w:rsidRPr="00903DBA">
        <w:rPr>
          <w:highlight w:val="white"/>
        </w:rPr>
        <w:t xml:space="preserve">      }</w:t>
      </w:r>
    </w:p>
    <w:p w14:paraId="3BF37C90" w14:textId="77777777" w:rsidR="008E3DC4" w:rsidRPr="00903DBA" w:rsidRDefault="008E3DC4" w:rsidP="008E3DC4">
      <w:pPr>
        <w:pStyle w:val="Code"/>
        <w:rPr>
          <w:highlight w:val="white"/>
        </w:rPr>
      </w:pPr>
      <w:r w:rsidRPr="00903DBA">
        <w:rPr>
          <w:highlight w:val="white"/>
        </w:rPr>
        <w:t xml:space="preserve">    }</w:t>
      </w:r>
    </w:p>
    <w:p w14:paraId="44D2B088" w14:textId="77777777" w:rsidR="00825462" w:rsidRPr="00903DBA" w:rsidRDefault="00825462" w:rsidP="00825462">
      <w:pPr>
        <w:pStyle w:val="Rubrik3"/>
        <w:rPr>
          <w:highlight w:val="white"/>
        </w:rPr>
      </w:pPr>
      <w:bookmarkStart w:id="454" w:name="_Toc57656116"/>
      <w:r w:rsidRPr="00903DBA">
        <w:rPr>
          <w:highlight w:val="white"/>
        </w:rPr>
        <w:t>Command Line Arguments</w:t>
      </w:r>
      <w:bookmarkEnd w:id="454"/>
    </w:p>
    <w:p w14:paraId="61CB3429" w14:textId="41BC09D2" w:rsidR="00825462" w:rsidRPr="00903DBA" w:rsidRDefault="00825462" w:rsidP="00825462">
      <w:pPr>
        <w:rPr>
          <w:highlight w:val="white"/>
        </w:rPr>
      </w:pPr>
      <w:r w:rsidRPr="00903DBA">
        <w:rPr>
          <w:highlight w:val="white"/>
        </w:rPr>
        <w:t xml:space="preserve">The code for obtaining the command line arguments differs between the Linux </w:t>
      </w:r>
      <w:r w:rsidR="00BF0A63" w:rsidRPr="00903DBA">
        <w:rPr>
          <w:highlight w:val="white"/>
        </w:rPr>
        <w:t xml:space="preserve">code in </w:t>
      </w:r>
      <w:r w:rsidR="006818B4" w:rsidRPr="00903DBA">
        <w:rPr>
          <w:highlight w:val="white"/>
        </w:rPr>
        <w:t>Chapter</w:t>
      </w:r>
      <w:r w:rsidR="00BF0A63" w:rsidRPr="00903DBA">
        <w:rPr>
          <w:highlight w:val="white"/>
        </w:rPr>
        <w:t xml:space="preserve"> XXX. </w:t>
      </w:r>
      <w:r w:rsidR="00096772" w:rsidRPr="00903DBA">
        <w:rPr>
          <w:highlight w:val="white"/>
        </w:rPr>
        <w:t>The main difference is the arguments (excluding the file name) is stored at address 129,</w:t>
      </w:r>
      <w:r w:rsidR="001C722C" w:rsidRPr="00903DBA">
        <w:rPr>
          <w:highlight w:val="white"/>
        </w:rPr>
        <w:t xml:space="preserve"> each word may begin with one or several spaces,</w:t>
      </w:r>
      <w:r w:rsidR="00096772" w:rsidRPr="00903DBA">
        <w:rPr>
          <w:highlight w:val="white"/>
        </w:rPr>
        <w:t xml:space="preserve"> and that the list is finished by </w:t>
      </w:r>
      <w:r w:rsidR="00235D86" w:rsidRPr="00903DBA">
        <w:rPr>
          <w:highlight w:val="white"/>
        </w:rPr>
        <w:t xml:space="preserve">a return </w:t>
      </w:r>
      <w:r w:rsidR="00096772" w:rsidRPr="00903DBA">
        <w:rPr>
          <w:highlight w:val="white"/>
        </w:rPr>
        <w:t xml:space="preserve">character. The file name is unfortunately not stored, why we </w:t>
      </w:r>
      <w:r w:rsidR="009B53D4" w:rsidRPr="00903DBA">
        <w:rPr>
          <w:highlight w:val="white"/>
        </w:rPr>
        <w:t xml:space="preserve">instead </w:t>
      </w:r>
      <w:r w:rsidR="00096772" w:rsidRPr="00903DBA">
        <w:rPr>
          <w:highlight w:val="white"/>
        </w:rPr>
        <w:t>let the linker stored the name of the final executable file</w:t>
      </w:r>
      <w:r w:rsidR="004B3D19" w:rsidRPr="00903DBA">
        <w:rPr>
          <w:highlight w:val="white"/>
        </w:rPr>
        <w:t xml:space="preserve"> with the </w:t>
      </w:r>
      <w:r w:rsidR="004B3D19" w:rsidRPr="00903DBA">
        <w:rPr>
          <w:rStyle w:val="KeyWord0"/>
          <w:highlight w:val="white"/>
        </w:rPr>
        <w:t>$Path</w:t>
      </w:r>
      <w:r w:rsidR="004B3D19" w:rsidRPr="00903DBA">
        <w:rPr>
          <w:highlight w:val="white"/>
        </w:rPr>
        <w:t xml:space="preserve"> name</w:t>
      </w:r>
    </w:p>
    <w:p w14:paraId="5D468E0C" w14:textId="66B590F5" w:rsidR="00605AE9" w:rsidRPr="00903DBA" w:rsidRDefault="00605AE9" w:rsidP="00825462">
      <w:pPr>
        <w:rPr>
          <w:highlight w:val="white"/>
        </w:rPr>
      </w:pPr>
      <w:r w:rsidRPr="00903DBA">
        <w:rPr>
          <w:noProof/>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5205DE" w:rsidRPr="00DF14A9" w:rsidRDefault="005205DE"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5205DE" w:rsidRPr="00490BCB" w:rsidRDefault="005205DE"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5205DE" w:rsidRPr="00490BCB" w:rsidRDefault="005205DE"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5205DE" w:rsidRPr="00490BCB" w:rsidRDefault="005205DE"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5205DE" w:rsidRPr="00490BCB" w:rsidRDefault="005205DE"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5205DE" w:rsidRPr="00090144" w:rsidRDefault="005205DE"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5205DE" w:rsidRPr="00090144" w:rsidRDefault="005205DE" w:rsidP="00605AE9">
                              <w:pPr>
                                <w:spacing w:before="0" w:after="0" w:line="240" w:lineRule="auto"/>
                                <w:rPr>
                                  <w:rFonts w:eastAsia="Calibri"/>
                                  <w:color w:val="000000"/>
                                </w:rPr>
                              </w:pPr>
                              <w:r w:rsidRPr="00090144">
                                <w:rPr>
                                  <w:rFonts w:eastAsia="Calibri"/>
                                  <w:color w:val="000000"/>
                                </w:rPr>
                                <w:t>Frame pointer of</w:t>
                              </w:r>
                            </w:p>
                            <w:p w14:paraId="68E90914" w14:textId="77777777" w:rsidR="005205DE" w:rsidRPr="00090144" w:rsidRDefault="005205DE"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5205DE" w:rsidRPr="00090144" w:rsidRDefault="005205DE"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5205DE" w:rsidRPr="00090144" w:rsidRDefault="005205DE"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5205DE" w:rsidRPr="00090144" w:rsidRDefault="005205DE"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5205DE" w:rsidRPr="00090144" w:rsidRDefault="005205DE"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5205DE" w:rsidRDefault="005205DE"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5205DE" w:rsidRDefault="005205DE"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5205DE" w:rsidRDefault="005205DE"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5205DE" w:rsidRDefault="005205DE"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5205DE" w:rsidRDefault="005205DE"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5205DE" w:rsidRDefault="005205DE"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5205DE" w:rsidRPr="00582B75" w:rsidRDefault="005205DE"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5205DE" w:rsidRPr="00490BCB" w:rsidRDefault="005205DE"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5205DE" w:rsidRPr="00490BCB" w:rsidRDefault="005205DE"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5205DE" w:rsidRDefault="005205DE"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5205DE" w:rsidRPr="00E55D4A" w:rsidRDefault="005205DE"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5205DE" w:rsidRDefault="005205DE"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5205DE" w:rsidRDefault="005205DE"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5205DE" w:rsidRDefault="005205DE"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5205DE" w:rsidRDefault="005205DE"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5205DE" w:rsidRDefault="005205DE"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5205DE" w:rsidRDefault="005205DE"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5205DE" w:rsidRDefault="005205DE"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5205DE" w:rsidRDefault="005205DE"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5205DE" w:rsidRDefault="005205DE"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5205DE" w:rsidRDefault="005205DE"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5205DE" w:rsidRDefault="005205DE"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5205DE" w:rsidRDefault="005205DE"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5205DE" w:rsidRDefault="005205DE"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5205DE" w:rsidRDefault="005205DE"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5205DE" w:rsidRDefault="005205DE" w:rsidP="00496983">
                              <w:pPr>
                                <w:spacing w:before="0" w:line="257" w:lineRule="auto"/>
                                <w:jc w:val="center"/>
                                <w:rPr>
                                  <w:sz w:val="24"/>
                                  <w:szCs w:val="24"/>
                                </w:rPr>
                              </w:pPr>
                              <w:r>
                                <w:rPr>
                                  <w:rFonts w:eastAsia="Calibri"/>
                                  <w:color w:val="000000"/>
                                  <w:sz w:val="16"/>
                                  <w:szCs w:val="16"/>
                                </w:rPr>
                                <w:t>129</w:t>
                              </w:r>
                            </w:p>
                            <w:p w14:paraId="3E4A06D3" w14:textId="77777777" w:rsidR="005205DE" w:rsidRDefault="005205DE"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5205DE" w:rsidRDefault="005205DE"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5205DE" w:rsidRDefault="005205DE"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5205DE" w:rsidRDefault="005205DE"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5205DE" w:rsidRDefault="005205DE" w:rsidP="006A7496">
                              <w:pPr>
                                <w:spacing w:before="100" w:line="257" w:lineRule="auto"/>
                                <w:jc w:val="left"/>
                                <w:rPr>
                                  <w:sz w:val="24"/>
                                  <w:szCs w:val="24"/>
                                </w:rPr>
                              </w:pPr>
                              <w:r>
                                <w:rPr>
                                  <w:rFonts w:eastAsia="Calibri"/>
                                  <w:color w:val="000000"/>
                                  <w:sz w:val="16"/>
                                  <w:szCs w:val="16"/>
                                </w:rPr>
                                <w:t>Before</w:t>
                              </w:r>
                            </w:p>
                            <w:p w14:paraId="6B197F32" w14:textId="77777777" w:rsidR="005205DE" w:rsidRDefault="005205DE"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5205DE" w:rsidRDefault="005205DE" w:rsidP="006A7496">
                              <w:pPr>
                                <w:spacing w:before="100" w:line="256" w:lineRule="auto"/>
                                <w:rPr>
                                  <w:sz w:val="24"/>
                                  <w:szCs w:val="24"/>
                                </w:rPr>
                              </w:pPr>
                              <w:r>
                                <w:rPr>
                                  <w:rFonts w:eastAsia="Calibri"/>
                                  <w:color w:val="000000"/>
                                  <w:sz w:val="16"/>
                                  <w:szCs w:val="16"/>
                                </w:rPr>
                                <w:t>After</w:t>
                              </w:r>
                            </w:p>
                            <w:p w14:paraId="7E3E04C8" w14:textId="77777777" w:rsidR="005205DE" w:rsidRDefault="005205DE"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5205DE" w:rsidRPr="00DF14A9" w:rsidRDefault="005205DE"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5205DE" w:rsidRPr="00490BCB" w:rsidRDefault="005205DE"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5205DE" w:rsidRPr="00490BCB" w:rsidRDefault="005205DE"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5205DE" w:rsidRPr="00490BCB" w:rsidRDefault="005205DE"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5205DE" w:rsidRPr="00490BCB" w:rsidRDefault="005205DE"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5205DE" w:rsidRPr="00490BCB" w:rsidRDefault="005205DE"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5205DE" w:rsidRPr="00090144" w:rsidRDefault="005205DE"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5205DE" w:rsidRPr="00090144" w:rsidRDefault="005205DE" w:rsidP="00605AE9">
                        <w:pPr>
                          <w:spacing w:before="0" w:after="0" w:line="240" w:lineRule="auto"/>
                          <w:rPr>
                            <w:rFonts w:eastAsia="Calibri"/>
                            <w:color w:val="000000"/>
                          </w:rPr>
                        </w:pPr>
                        <w:r w:rsidRPr="00090144">
                          <w:rPr>
                            <w:rFonts w:eastAsia="Calibri"/>
                            <w:color w:val="000000"/>
                          </w:rPr>
                          <w:t>Frame pointer of</w:t>
                        </w:r>
                      </w:p>
                      <w:p w14:paraId="68E90914" w14:textId="77777777" w:rsidR="005205DE" w:rsidRPr="00090144" w:rsidRDefault="005205DE"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5205DE" w:rsidRPr="00090144" w:rsidRDefault="005205DE"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5205DE" w:rsidRPr="00090144" w:rsidRDefault="005205DE"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5205DE" w:rsidRPr="00090144" w:rsidRDefault="005205DE"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5205DE" w:rsidRPr="00090144" w:rsidRDefault="005205DE"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5205DE" w:rsidRDefault="005205DE"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5205DE" w:rsidRDefault="005205DE"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5205DE" w:rsidRDefault="005205DE"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5205DE" w:rsidRDefault="005205DE"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5205DE" w:rsidRDefault="005205DE"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5205DE" w:rsidRDefault="005205DE"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5205DE" w:rsidRPr="00582B75" w:rsidRDefault="005205DE"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5205DE" w:rsidRPr="00490BCB" w:rsidRDefault="005205DE"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5205DE" w:rsidRPr="00490BCB" w:rsidRDefault="005205DE"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5205DE" w:rsidRDefault="005205DE"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5205DE" w:rsidRPr="00E55D4A" w:rsidRDefault="005205DE"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5205DE" w:rsidRDefault="005205DE"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5205DE" w:rsidRDefault="005205DE"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5205DE" w:rsidRDefault="005205DE"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5205DE" w:rsidRDefault="005205DE"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5205DE" w:rsidRDefault="005205DE"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5205DE" w:rsidRDefault="005205DE"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5205DE" w:rsidRDefault="005205DE"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5205DE" w:rsidRDefault="005205DE"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5205DE" w:rsidRDefault="005205DE"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5205DE" w:rsidRDefault="005205DE"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5205DE" w:rsidRDefault="005205DE"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5205DE" w:rsidRDefault="005205DE"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5205DE" w:rsidRDefault="005205DE"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5205DE" w:rsidRDefault="005205DE"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5205DE" w:rsidRDefault="005205DE" w:rsidP="00496983">
                        <w:pPr>
                          <w:spacing w:before="0" w:line="257" w:lineRule="auto"/>
                          <w:jc w:val="center"/>
                          <w:rPr>
                            <w:sz w:val="24"/>
                            <w:szCs w:val="24"/>
                          </w:rPr>
                        </w:pPr>
                        <w:r>
                          <w:rPr>
                            <w:rFonts w:eastAsia="Calibri"/>
                            <w:color w:val="000000"/>
                            <w:sz w:val="16"/>
                            <w:szCs w:val="16"/>
                          </w:rPr>
                          <w:t>129</w:t>
                        </w:r>
                      </w:p>
                      <w:p w14:paraId="3E4A06D3" w14:textId="77777777" w:rsidR="005205DE" w:rsidRDefault="005205DE"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5205DE" w:rsidRDefault="005205DE"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5205DE" w:rsidRDefault="005205DE"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5205DE" w:rsidRDefault="005205DE"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5205DE" w:rsidRDefault="005205DE" w:rsidP="006A7496">
                        <w:pPr>
                          <w:spacing w:before="100" w:line="257" w:lineRule="auto"/>
                          <w:jc w:val="left"/>
                          <w:rPr>
                            <w:sz w:val="24"/>
                            <w:szCs w:val="24"/>
                          </w:rPr>
                        </w:pPr>
                        <w:r>
                          <w:rPr>
                            <w:rFonts w:eastAsia="Calibri"/>
                            <w:color w:val="000000"/>
                            <w:sz w:val="16"/>
                            <w:szCs w:val="16"/>
                          </w:rPr>
                          <w:t>Before</w:t>
                        </w:r>
                      </w:p>
                      <w:p w14:paraId="6B197F32" w14:textId="77777777" w:rsidR="005205DE" w:rsidRDefault="005205DE"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5205DE" w:rsidRDefault="005205DE" w:rsidP="006A7496">
                        <w:pPr>
                          <w:spacing w:before="100" w:line="256" w:lineRule="auto"/>
                          <w:rPr>
                            <w:sz w:val="24"/>
                            <w:szCs w:val="24"/>
                          </w:rPr>
                        </w:pPr>
                        <w:r>
                          <w:rPr>
                            <w:rFonts w:eastAsia="Calibri"/>
                            <w:color w:val="000000"/>
                            <w:sz w:val="16"/>
                            <w:szCs w:val="16"/>
                          </w:rPr>
                          <w:t>After</w:t>
                        </w:r>
                      </w:p>
                      <w:p w14:paraId="7E3E04C8" w14:textId="77777777" w:rsidR="005205DE" w:rsidRDefault="005205DE"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903DBA" w:rsidRDefault="000F0E26" w:rsidP="009F406A">
      <w:pPr>
        <w:pStyle w:val="Code"/>
        <w:rPr>
          <w:highlight w:val="white"/>
        </w:rPr>
      </w:pPr>
    </w:p>
    <w:p w14:paraId="1038DBA0" w14:textId="77777777" w:rsidR="000F0E26" w:rsidRPr="00903DBA" w:rsidRDefault="000F0E26" w:rsidP="009F406A">
      <w:pPr>
        <w:pStyle w:val="Code"/>
        <w:rPr>
          <w:highlight w:val="white"/>
        </w:rPr>
      </w:pPr>
    </w:p>
    <w:p w14:paraId="058BA535" w14:textId="77777777" w:rsidR="000F0E26" w:rsidRPr="00903DBA" w:rsidRDefault="000F0E26" w:rsidP="009F406A">
      <w:pPr>
        <w:pStyle w:val="Code"/>
        <w:rPr>
          <w:highlight w:val="white"/>
        </w:rPr>
      </w:pPr>
    </w:p>
    <w:p w14:paraId="0E9E8DD1" w14:textId="77777777" w:rsidR="000F0E26" w:rsidRPr="00903DBA" w:rsidRDefault="000F0E26" w:rsidP="009F406A">
      <w:pPr>
        <w:pStyle w:val="Code"/>
        <w:rPr>
          <w:highlight w:val="white"/>
        </w:rPr>
      </w:pPr>
    </w:p>
    <w:p w14:paraId="41E8DF00" w14:textId="77777777" w:rsidR="000F0E26" w:rsidRPr="00903DBA" w:rsidRDefault="000F0E26" w:rsidP="009F406A">
      <w:pPr>
        <w:pStyle w:val="Code"/>
        <w:rPr>
          <w:highlight w:val="white"/>
        </w:rPr>
      </w:pPr>
    </w:p>
    <w:p w14:paraId="62BC0A78" w14:textId="77777777" w:rsidR="000F0E26" w:rsidRPr="00903DBA" w:rsidRDefault="000F0E26" w:rsidP="009F406A">
      <w:pPr>
        <w:pStyle w:val="Code"/>
        <w:rPr>
          <w:highlight w:val="white"/>
        </w:rPr>
      </w:pPr>
    </w:p>
    <w:p w14:paraId="58F7635B" w14:textId="77777777" w:rsidR="000F0E26" w:rsidRPr="00903DBA" w:rsidRDefault="000F0E26" w:rsidP="009F406A">
      <w:pPr>
        <w:pStyle w:val="Code"/>
        <w:rPr>
          <w:highlight w:val="white"/>
        </w:rPr>
      </w:pPr>
    </w:p>
    <w:p w14:paraId="3F617B04" w14:textId="77777777" w:rsidR="000F0E26" w:rsidRPr="00903DBA" w:rsidRDefault="000F0E26" w:rsidP="009F406A">
      <w:pPr>
        <w:pStyle w:val="Code"/>
        <w:rPr>
          <w:highlight w:val="white"/>
        </w:rPr>
      </w:pPr>
    </w:p>
    <w:p w14:paraId="70879058" w14:textId="77777777" w:rsidR="000F0E26" w:rsidRPr="00903DBA" w:rsidRDefault="000F0E26" w:rsidP="009F406A">
      <w:pPr>
        <w:pStyle w:val="Code"/>
        <w:rPr>
          <w:highlight w:val="white"/>
        </w:rPr>
      </w:pPr>
    </w:p>
    <w:p w14:paraId="340A05AB" w14:textId="77777777" w:rsidR="000F0E26" w:rsidRPr="00903DBA" w:rsidRDefault="000F0E26" w:rsidP="009F406A">
      <w:pPr>
        <w:pStyle w:val="Code"/>
        <w:rPr>
          <w:highlight w:val="white"/>
        </w:rPr>
      </w:pPr>
    </w:p>
    <w:p w14:paraId="2715DA8E" w14:textId="77777777" w:rsidR="000F0E26" w:rsidRPr="00903DBA" w:rsidRDefault="000F0E26" w:rsidP="009F406A">
      <w:pPr>
        <w:pStyle w:val="Code"/>
        <w:rPr>
          <w:highlight w:val="white"/>
        </w:rPr>
      </w:pPr>
    </w:p>
    <w:p w14:paraId="7C7B312F" w14:textId="77777777" w:rsidR="000F0E26" w:rsidRPr="00903DBA" w:rsidRDefault="000F0E26" w:rsidP="009F406A">
      <w:pPr>
        <w:pStyle w:val="Code"/>
        <w:rPr>
          <w:highlight w:val="white"/>
        </w:rPr>
      </w:pPr>
    </w:p>
    <w:p w14:paraId="29DC6E0F" w14:textId="77777777" w:rsidR="000F0E26" w:rsidRPr="00903DBA" w:rsidRDefault="000F0E26" w:rsidP="009F406A">
      <w:pPr>
        <w:pStyle w:val="Code"/>
        <w:rPr>
          <w:highlight w:val="white"/>
        </w:rPr>
      </w:pPr>
    </w:p>
    <w:p w14:paraId="58451611" w14:textId="77777777" w:rsidR="000F0E26" w:rsidRPr="00903DBA" w:rsidRDefault="000F0E26" w:rsidP="009F406A">
      <w:pPr>
        <w:pStyle w:val="Code"/>
        <w:rPr>
          <w:highlight w:val="white"/>
        </w:rPr>
      </w:pPr>
    </w:p>
    <w:p w14:paraId="72541E7A" w14:textId="77777777" w:rsidR="000F0E26" w:rsidRPr="00903DBA" w:rsidRDefault="000F0E26" w:rsidP="009F406A">
      <w:pPr>
        <w:pStyle w:val="Code"/>
        <w:rPr>
          <w:highlight w:val="white"/>
        </w:rPr>
      </w:pPr>
    </w:p>
    <w:p w14:paraId="573AC0A3" w14:textId="77777777" w:rsidR="000F0E26" w:rsidRPr="00903DBA" w:rsidRDefault="000F0E26" w:rsidP="009F406A">
      <w:pPr>
        <w:pStyle w:val="Code"/>
        <w:rPr>
          <w:highlight w:val="white"/>
        </w:rPr>
      </w:pPr>
    </w:p>
    <w:p w14:paraId="1E718556" w14:textId="0B39F574" w:rsidR="000F0E26" w:rsidRPr="00903DBA" w:rsidRDefault="00DE7E2B" w:rsidP="00DE7E2B">
      <w:pPr>
        <w:rPr>
          <w:highlight w:val="white"/>
        </w:rPr>
      </w:pPr>
      <w:r w:rsidRPr="00903DBA">
        <w:rPr>
          <w:highlight w:val="white"/>
        </w:rPr>
        <w:t xml:space="preserve">We start by </w:t>
      </w:r>
      <w:r w:rsidR="00412C0D" w:rsidRPr="00903DBA">
        <w:rPr>
          <w:highlight w:val="white"/>
        </w:rPr>
        <w:t xml:space="preserve">saving the current value of </w:t>
      </w:r>
      <w:r w:rsidR="00412C0D" w:rsidRPr="00903DBA">
        <w:rPr>
          <w:rStyle w:val="KeyWord0"/>
          <w:highlight w:val="white"/>
        </w:rPr>
        <w:t>bp</w:t>
      </w:r>
      <w:r w:rsidR="00412C0D" w:rsidRPr="00903DBA">
        <w:rPr>
          <w:highlight w:val="white"/>
        </w:rPr>
        <w:t xml:space="preserve"> in </w:t>
      </w:r>
      <w:r w:rsidR="00412C0D" w:rsidRPr="00903DBA">
        <w:rPr>
          <w:rStyle w:val="KeyWord0"/>
          <w:highlight w:val="white"/>
        </w:rPr>
        <w:t>si</w:t>
      </w:r>
      <w:r w:rsidR="00412C0D" w:rsidRPr="00903DBA">
        <w:rPr>
          <w:highlight w:val="white"/>
        </w:rPr>
        <w:t xml:space="preserve">, we will need it when we set the </w:t>
      </w:r>
      <w:r w:rsidR="00412C0D" w:rsidRPr="00903DBA">
        <w:rPr>
          <w:rStyle w:val="KeyWord0"/>
          <w:highlight w:val="white"/>
        </w:rPr>
        <w:t>main</w:t>
      </w:r>
      <w:r w:rsidR="00412C0D" w:rsidRPr="00903DBA">
        <w:rPr>
          <w:highlight w:val="white"/>
        </w:rPr>
        <w:t xml:space="preserve"> parameter list at the end. We then move to </w:t>
      </w:r>
      <w:r w:rsidR="00412C0D" w:rsidRPr="00903DBA">
        <w:rPr>
          <w:rStyle w:val="KeyWord0"/>
          <w:highlight w:val="white"/>
        </w:rPr>
        <w:t>$Path</w:t>
      </w:r>
      <w:r w:rsidR="00412C0D" w:rsidRPr="00903DBA">
        <w:rPr>
          <w:highlight w:val="white"/>
        </w:rPr>
        <w:t xml:space="preserve"> address to the current address of </w:t>
      </w:r>
      <w:r w:rsidR="00412C0D" w:rsidRPr="00903DBA">
        <w:rPr>
          <w:rStyle w:val="KeyWord0"/>
          <w:highlight w:val="white"/>
        </w:rPr>
        <w:t>bp</w:t>
      </w:r>
      <w:r w:rsidR="003C054C" w:rsidRPr="00903DBA">
        <w:rPr>
          <w:highlight w:val="white"/>
        </w:rPr>
        <w:t xml:space="preserve"> </w:t>
      </w:r>
      <w:r w:rsidR="007E505F" w:rsidRPr="00903DBA">
        <w:rPr>
          <w:highlight w:val="white"/>
        </w:rPr>
        <w:t>and increase it value by two bytes</w:t>
      </w:r>
      <w:r w:rsidR="003C054C" w:rsidRPr="00903DBA">
        <w:rPr>
          <w:highlight w:val="white"/>
        </w:rPr>
        <w:t xml:space="preserve"> (a pointer in the Windows environment is bytes long)</w:t>
      </w:r>
      <w:r w:rsidR="007E505F" w:rsidRPr="00903DBA">
        <w:rPr>
          <w:highlight w:val="white"/>
        </w:rPr>
        <w:t>. By now we have the name of the execution file stored at the beginning of the array.</w:t>
      </w:r>
    </w:p>
    <w:p w14:paraId="7C047847" w14:textId="0414F4FC" w:rsidR="009F406A" w:rsidRPr="00903DBA" w:rsidRDefault="009F406A" w:rsidP="009F406A">
      <w:pPr>
        <w:pStyle w:val="Code"/>
        <w:rPr>
          <w:highlight w:val="white"/>
        </w:rPr>
      </w:pPr>
      <w:r w:rsidRPr="00903DBA">
        <w:rPr>
          <w:highlight w:val="white"/>
        </w:rPr>
        <w:t xml:space="preserve">    mov si, bp</w:t>
      </w:r>
    </w:p>
    <w:p w14:paraId="52873148" w14:textId="1424E7CE" w:rsidR="009F406A" w:rsidRPr="00903DBA" w:rsidRDefault="009F406A" w:rsidP="009F406A">
      <w:pPr>
        <w:pStyle w:val="Code"/>
        <w:rPr>
          <w:highlight w:val="white"/>
        </w:rPr>
      </w:pPr>
      <w:r w:rsidRPr="00903DBA">
        <w:rPr>
          <w:highlight w:val="white"/>
        </w:rPr>
        <w:t xml:space="preserve">    mov word [bp], </w:t>
      </w:r>
      <w:r w:rsidR="00E40EED" w:rsidRPr="00903DBA">
        <w:rPr>
          <w:highlight w:val="white"/>
        </w:rPr>
        <w:t>$</w:t>
      </w:r>
      <w:r w:rsidR="004B3D19" w:rsidRPr="00903DBA">
        <w:rPr>
          <w:highlight w:val="white"/>
        </w:rPr>
        <w:t>P</w:t>
      </w:r>
      <w:r w:rsidRPr="00903DBA">
        <w:rPr>
          <w:highlight w:val="white"/>
        </w:rPr>
        <w:t>ath</w:t>
      </w:r>
    </w:p>
    <w:p w14:paraId="277A69CE" w14:textId="7B60A7DA" w:rsidR="009F406A" w:rsidRPr="00903DBA" w:rsidRDefault="009F406A" w:rsidP="009F406A">
      <w:pPr>
        <w:pStyle w:val="Code"/>
        <w:rPr>
          <w:highlight w:val="white"/>
        </w:rPr>
      </w:pPr>
      <w:r w:rsidRPr="00903DBA">
        <w:rPr>
          <w:highlight w:val="white"/>
        </w:rPr>
        <w:t xml:space="preserve">    add bp, 2</w:t>
      </w:r>
    </w:p>
    <w:p w14:paraId="46144743" w14:textId="35195780" w:rsidR="007E505F" w:rsidRPr="00903DBA" w:rsidRDefault="007E505F" w:rsidP="00EF4340">
      <w:pPr>
        <w:rPr>
          <w:highlight w:val="white"/>
        </w:rPr>
      </w:pPr>
      <w:r w:rsidRPr="00903DBA">
        <w:rPr>
          <w:highlight w:val="white"/>
        </w:rPr>
        <w:t xml:space="preserve">We let ax hold the number of arguments, which is one to begin with since we </w:t>
      </w:r>
      <w:r w:rsidR="00EE5D0C" w:rsidRPr="00903DBA">
        <w:rPr>
          <w:highlight w:val="white"/>
        </w:rPr>
        <w:t xml:space="preserve">have already </w:t>
      </w:r>
      <w:r w:rsidR="00EF4340" w:rsidRPr="00903DBA">
        <w:rPr>
          <w:highlight w:val="white"/>
        </w:rPr>
        <w:t>include</w:t>
      </w:r>
      <w:r w:rsidR="00EE5D0C" w:rsidRPr="00903DBA">
        <w:rPr>
          <w:highlight w:val="white"/>
        </w:rPr>
        <w:t>d</w:t>
      </w:r>
      <w:r w:rsidR="00EF4340" w:rsidRPr="00903DBA">
        <w:rPr>
          <w:highlight w:val="white"/>
        </w:rPr>
        <w:t xml:space="preserve"> the</w:t>
      </w:r>
      <w:r w:rsidR="00EE5D0C" w:rsidRPr="00903DBA">
        <w:rPr>
          <w:highlight w:val="white"/>
        </w:rPr>
        <w:t xml:space="preserve"> execution file name. We let </w:t>
      </w:r>
      <w:r w:rsidR="00EE5D0C" w:rsidRPr="00903DBA">
        <w:rPr>
          <w:rStyle w:val="KeyWord0"/>
          <w:highlight w:val="white"/>
        </w:rPr>
        <w:t>bx</w:t>
      </w:r>
      <w:r w:rsidR="00EE5D0C" w:rsidRPr="00903DBA">
        <w:rPr>
          <w:highlight w:val="white"/>
        </w:rPr>
        <w:t xml:space="preserve"> hold the current address of the characters in the command line, which starts at address 129. We begin by checking the special case where we have no arguments at all. In that case, address 129 hold the return character (</w:t>
      </w:r>
      <w:r w:rsidR="009358AA" w:rsidRPr="00903DBA">
        <w:rPr>
          <w:highlight w:val="white"/>
        </w:rPr>
        <w:t xml:space="preserve">with ASCII value 13) and we jump to </w:t>
      </w:r>
      <w:r w:rsidR="009358AA" w:rsidRPr="00903DBA">
        <w:rPr>
          <w:rStyle w:val="KeyWord0"/>
          <w:highlight w:val="white"/>
        </w:rPr>
        <w:t>ListDone</w:t>
      </w:r>
      <w:r w:rsidR="009358AA" w:rsidRPr="00903DBA">
        <w:rPr>
          <w:highlight w:val="white"/>
        </w:rPr>
        <w:t>.</w:t>
      </w:r>
    </w:p>
    <w:p w14:paraId="1E39C4BA" w14:textId="0676FECC" w:rsidR="009F406A" w:rsidRPr="00903DBA" w:rsidRDefault="009F406A" w:rsidP="009F406A">
      <w:pPr>
        <w:pStyle w:val="Code"/>
        <w:rPr>
          <w:highlight w:val="white"/>
        </w:rPr>
      </w:pPr>
      <w:r w:rsidRPr="00903DBA">
        <w:rPr>
          <w:highlight w:val="white"/>
        </w:rPr>
        <w:t xml:space="preserve">    mov ax, 1</w:t>
      </w:r>
    </w:p>
    <w:p w14:paraId="293CD296" w14:textId="4BB64808" w:rsidR="009F406A" w:rsidRPr="00903DBA" w:rsidRDefault="009F406A" w:rsidP="009F406A">
      <w:pPr>
        <w:pStyle w:val="Code"/>
        <w:rPr>
          <w:highlight w:val="white"/>
        </w:rPr>
      </w:pPr>
      <w:r w:rsidRPr="00903DBA">
        <w:rPr>
          <w:highlight w:val="white"/>
        </w:rPr>
        <w:t xml:space="preserve">    mov bx, 12</w:t>
      </w:r>
      <w:r w:rsidR="001C722C" w:rsidRPr="00903DBA">
        <w:rPr>
          <w:highlight w:val="white"/>
        </w:rPr>
        <w:t>9</w:t>
      </w:r>
    </w:p>
    <w:p w14:paraId="1EC6125A" w14:textId="77777777" w:rsidR="003A5744" w:rsidRPr="00903DBA" w:rsidRDefault="003A5744" w:rsidP="003A5744">
      <w:pPr>
        <w:pStyle w:val="Code"/>
        <w:rPr>
          <w:highlight w:val="white"/>
        </w:rPr>
      </w:pPr>
      <w:r w:rsidRPr="00903DBA">
        <w:rPr>
          <w:highlight w:val="white"/>
        </w:rPr>
        <w:t xml:space="preserve">    cmp byte [bx], 13</w:t>
      </w:r>
    </w:p>
    <w:p w14:paraId="1D67951E" w14:textId="29CCD86D" w:rsidR="009F406A" w:rsidRPr="00903DBA" w:rsidRDefault="003A5744" w:rsidP="009F406A">
      <w:pPr>
        <w:pStyle w:val="Code"/>
        <w:rPr>
          <w:highlight w:val="white"/>
        </w:rPr>
      </w:pPr>
      <w:r w:rsidRPr="00903DBA">
        <w:rPr>
          <w:highlight w:val="white"/>
        </w:rPr>
        <w:t xml:space="preserve">    je ListDone</w:t>
      </w:r>
    </w:p>
    <w:p w14:paraId="2E416B81" w14:textId="0F9A1A82" w:rsidR="003A5744" w:rsidRPr="00903DBA" w:rsidRDefault="009358AA" w:rsidP="009358AA">
      <w:pPr>
        <w:rPr>
          <w:highlight w:val="white"/>
        </w:rPr>
      </w:pPr>
      <w:r w:rsidRPr="00903DBA">
        <w:rPr>
          <w:highlight w:val="white"/>
        </w:rPr>
        <w:t xml:space="preserve">If the argument list is not empty, we start by </w:t>
      </w:r>
      <w:r w:rsidR="00BE1302" w:rsidRPr="00903DBA">
        <w:rPr>
          <w:highlight w:val="white"/>
        </w:rPr>
        <w:t>iterating through the looping through the potential initial space characters.</w:t>
      </w:r>
      <w:r w:rsidR="00C37BFB" w:rsidRPr="00903DBA">
        <w:rPr>
          <w:highlight w:val="white"/>
        </w:rPr>
        <w:t xml:space="preserve"> They shall not be included in the argument word.</w:t>
      </w:r>
      <w:r w:rsidR="00FC5FFE" w:rsidRPr="00903DBA">
        <w:rPr>
          <w:highlight w:val="white"/>
        </w:rPr>
        <w:t xml:space="preserve"> </w:t>
      </w:r>
      <w:r w:rsidR="00A42E4E" w:rsidRPr="00903DBA">
        <w:rPr>
          <w:highlight w:val="white"/>
        </w:rPr>
        <w:t xml:space="preserve">We continue to increase </w:t>
      </w:r>
      <w:r w:rsidR="00A42E4E" w:rsidRPr="00903DBA">
        <w:rPr>
          <w:rStyle w:val="KeyWord0"/>
          <w:highlight w:val="white"/>
        </w:rPr>
        <w:t>bx</w:t>
      </w:r>
      <w:r w:rsidR="00A42E4E" w:rsidRPr="00903DBA">
        <w:rPr>
          <w:highlight w:val="white"/>
        </w:rPr>
        <w:t xml:space="preserve"> and jump back to </w:t>
      </w:r>
      <w:r w:rsidR="00A42E4E" w:rsidRPr="00903DBA">
        <w:rPr>
          <w:rStyle w:val="KeyWord0"/>
          <w:highlight w:val="white"/>
        </w:rPr>
        <w:t>SpaceLoop</w:t>
      </w:r>
      <w:r w:rsidR="00A42E4E" w:rsidRPr="00903DBA">
        <w:rPr>
          <w:highlight w:val="white"/>
        </w:rPr>
        <w:t xml:space="preserve"> an long as we encounter space</w:t>
      </w:r>
      <w:r w:rsidR="00E86472" w:rsidRPr="00903DBA">
        <w:rPr>
          <w:highlight w:val="white"/>
        </w:rPr>
        <w:t xml:space="preserve"> character</w:t>
      </w:r>
      <w:r w:rsidR="00A42E4E" w:rsidRPr="00903DBA">
        <w:rPr>
          <w:highlight w:val="white"/>
        </w:rPr>
        <w:t xml:space="preserve">s. </w:t>
      </w:r>
      <w:r w:rsidR="00FC5FFE" w:rsidRPr="00903DBA">
        <w:rPr>
          <w:highlight w:val="white"/>
        </w:rPr>
        <w:t>Note that we cannot encounter a return character since they only occur after the last argument word. The case without any arguments words</w:t>
      </w:r>
      <w:r w:rsidR="00AC6D12" w:rsidRPr="00903DBA">
        <w:rPr>
          <w:highlight w:val="white"/>
        </w:rPr>
        <w:t xml:space="preserve">, where the list only holds one single return character, </w:t>
      </w:r>
      <w:r w:rsidR="00FC5FFE" w:rsidRPr="00903DBA">
        <w:rPr>
          <w:highlight w:val="white"/>
        </w:rPr>
        <w:t>we have dealt with above.</w:t>
      </w:r>
    </w:p>
    <w:p w14:paraId="774D4292" w14:textId="77777777" w:rsidR="0020252C" w:rsidRPr="00903DBA" w:rsidRDefault="0020252C" w:rsidP="0020252C">
      <w:pPr>
        <w:pStyle w:val="Code"/>
        <w:rPr>
          <w:highlight w:val="white"/>
        </w:rPr>
      </w:pPr>
      <w:r w:rsidRPr="00903DBA">
        <w:rPr>
          <w:highlight w:val="white"/>
        </w:rPr>
        <w:t>SpaceLoop:</w:t>
      </w:r>
    </w:p>
    <w:p w14:paraId="16746603" w14:textId="77777777" w:rsidR="00E857B8" w:rsidRPr="00903DBA" w:rsidRDefault="00E857B8" w:rsidP="00E857B8">
      <w:pPr>
        <w:pStyle w:val="Code"/>
        <w:rPr>
          <w:highlight w:val="white"/>
        </w:rPr>
      </w:pPr>
      <w:r w:rsidRPr="00903DBA">
        <w:rPr>
          <w:highlight w:val="white"/>
        </w:rPr>
        <w:t xml:space="preserve">    cmp byte [bx], 32</w:t>
      </w:r>
    </w:p>
    <w:p w14:paraId="0A7A4727" w14:textId="75CA7DE5" w:rsidR="00E857B8" w:rsidRPr="00903DBA" w:rsidRDefault="00E857B8" w:rsidP="00E857B8">
      <w:pPr>
        <w:pStyle w:val="Code"/>
        <w:rPr>
          <w:highlight w:val="white"/>
        </w:rPr>
      </w:pPr>
      <w:r w:rsidRPr="00903DBA">
        <w:rPr>
          <w:highlight w:val="white"/>
        </w:rPr>
        <w:t xml:space="preserve">    j</w:t>
      </w:r>
      <w:r w:rsidR="00A31E74" w:rsidRPr="00903DBA">
        <w:rPr>
          <w:highlight w:val="white"/>
        </w:rPr>
        <w:t>n</w:t>
      </w:r>
      <w:r w:rsidRPr="00903DBA">
        <w:rPr>
          <w:highlight w:val="white"/>
        </w:rPr>
        <w:t>e WordStart</w:t>
      </w:r>
    </w:p>
    <w:p w14:paraId="1227EB6F" w14:textId="77777777" w:rsidR="0020252C" w:rsidRPr="00903DBA" w:rsidRDefault="0020252C" w:rsidP="0020252C">
      <w:pPr>
        <w:pStyle w:val="Code"/>
        <w:rPr>
          <w:highlight w:val="white"/>
        </w:rPr>
      </w:pPr>
      <w:r w:rsidRPr="00903DBA">
        <w:rPr>
          <w:highlight w:val="white"/>
        </w:rPr>
        <w:t xml:space="preserve">    inc bx</w:t>
      </w:r>
    </w:p>
    <w:p w14:paraId="053C234B" w14:textId="6B77ABD1" w:rsidR="0020252C" w:rsidRPr="00903DBA" w:rsidRDefault="0020252C" w:rsidP="0020252C">
      <w:pPr>
        <w:pStyle w:val="Code"/>
        <w:rPr>
          <w:highlight w:val="white"/>
        </w:rPr>
      </w:pPr>
      <w:r w:rsidRPr="00903DBA">
        <w:rPr>
          <w:highlight w:val="white"/>
        </w:rPr>
        <w:t xml:space="preserve">    </w:t>
      </w:r>
      <w:r w:rsidR="00B12981" w:rsidRPr="00903DBA">
        <w:rPr>
          <w:highlight w:val="white"/>
        </w:rPr>
        <w:t>jmp</w:t>
      </w:r>
      <w:r w:rsidRPr="00903DBA">
        <w:rPr>
          <w:highlight w:val="white"/>
        </w:rPr>
        <w:t xml:space="preserve"> SpaceLoop</w:t>
      </w:r>
    </w:p>
    <w:p w14:paraId="0D629E88" w14:textId="6A775905" w:rsidR="006732B6" w:rsidRPr="00903DBA" w:rsidRDefault="00C37BFB" w:rsidP="00C37BFB">
      <w:pPr>
        <w:rPr>
          <w:highlight w:val="white"/>
        </w:rPr>
      </w:pPr>
      <w:r w:rsidRPr="00903DBA">
        <w:rPr>
          <w:highlight w:val="white"/>
        </w:rPr>
        <w:t>When we encounter a word different from space, we have found the beg</w:t>
      </w:r>
      <w:r w:rsidR="0056696E" w:rsidRPr="00903DBA">
        <w:rPr>
          <w:highlight w:val="white"/>
        </w:rPr>
        <w:t>in</w:t>
      </w:r>
      <w:r w:rsidRPr="00903DBA">
        <w:rPr>
          <w:highlight w:val="white"/>
        </w:rPr>
        <w:t>ning a new argument word.</w:t>
      </w:r>
      <w:r w:rsidR="0056696E" w:rsidRPr="00903DBA">
        <w:rPr>
          <w:highlight w:val="white"/>
        </w:rPr>
        <w:t xml:space="preserve"> We increment </w:t>
      </w:r>
      <w:r w:rsidR="0056696E" w:rsidRPr="00903DBA">
        <w:rPr>
          <w:rStyle w:val="KeyWord0"/>
          <w:highlight w:val="white"/>
        </w:rPr>
        <w:t>ax</w:t>
      </w:r>
      <w:r w:rsidR="0056696E" w:rsidRPr="00903DBA">
        <w:rPr>
          <w:highlight w:val="white"/>
        </w:rPr>
        <w:t xml:space="preserve">, </w:t>
      </w:r>
      <w:r w:rsidR="00051BB6" w:rsidRPr="00903DBA">
        <w:rPr>
          <w:highlight w:val="white"/>
        </w:rPr>
        <w:t xml:space="preserve">holding </w:t>
      </w:r>
      <w:r w:rsidR="0056696E" w:rsidRPr="00903DBA">
        <w:rPr>
          <w:highlight w:val="white"/>
        </w:rPr>
        <w:t>the number of arguments, with one.</w:t>
      </w:r>
      <w:r w:rsidR="00B93D1D" w:rsidRPr="00903DBA">
        <w:rPr>
          <w:highlight w:val="white"/>
        </w:rPr>
        <w:t xml:space="preserve"> We also store the </w:t>
      </w:r>
      <w:r w:rsidR="00AC6D12" w:rsidRPr="00903DBA">
        <w:rPr>
          <w:highlight w:val="white"/>
        </w:rPr>
        <w:t xml:space="preserve">address of the first character in the word and the array pointed at by </w:t>
      </w:r>
      <w:r w:rsidR="00AC6D12" w:rsidRPr="00903DBA">
        <w:rPr>
          <w:rStyle w:val="KeyWord0"/>
          <w:highlight w:val="white"/>
        </w:rPr>
        <w:t>bp</w:t>
      </w:r>
      <w:r w:rsidR="00AC6D12" w:rsidRPr="00903DBA">
        <w:rPr>
          <w:highlight w:val="white"/>
        </w:rPr>
        <w:t xml:space="preserve"> and increase bp with two bytes.</w:t>
      </w:r>
    </w:p>
    <w:p w14:paraId="3F7D7C18" w14:textId="288D85E7" w:rsidR="00A31E74" w:rsidRPr="00903DBA" w:rsidRDefault="00A31E74" w:rsidP="009F406A">
      <w:pPr>
        <w:pStyle w:val="Code"/>
        <w:rPr>
          <w:highlight w:val="white"/>
        </w:rPr>
      </w:pPr>
      <w:r w:rsidRPr="00903DBA">
        <w:rPr>
          <w:highlight w:val="white"/>
        </w:rPr>
        <w:t>WordStart:</w:t>
      </w:r>
    </w:p>
    <w:p w14:paraId="4B0B6C7E" w14:textId="19CDB776" w:rsidR="007E7115" w:rsidRPr="00903DBA" w:rsidRDefault="007E7115" w:rsidP="009F406A">
      <w:pPr>
        <w:pStyle w:val="Code"/>
        <w:rPr>
          <w:highlight w:val="white"/>
        </w:rPr>
      </w:pPr>
      <w:r w:rsidRPr="00903DBA">
        <w:rPr>
          <w:highlight w:val="white"/>
        </w:rPr>
        <w:t xml:space="preserve">    inc ax</w:t>
      </w:r>
    </w:p>
    <w:p w14:paraId="5856B44D" w14:textId="45A60B6E" w:rsidR="00A31E74" w:rsidRPr="00903DBA" w:rsidRDefault="00A31E74" w:rsidP="009F406A">
      <w:pPr>
        <w:pStyle w:val="Code"/>
        <w:rPr>
          <w:highlight w:val="white"/>
        </w:rPr>
      </w:pPr>
      <w:r w:rsidRPr="00903DBA">
        <w:rPr>
          <w:highlight w:val="white"/>
        </w:rPr>
        <w:t xml:space="preserve">    </w:t>
      </w:r>
      <w:r w:rsidR="007E7115" w:rsidRPr="00903DBA">
        <w:rPr>
          <w:highlight w:val="white"/>
        </w:rPr>
        <w:t>mov word [bp], bx</w:t>
      </w:r>
    </w:p>
    <w:p w14:paraId="0E115E65" w14:textId="43C41280" w:rsidR="007E7115" w:rsidRPr="00903DBA" w:rsidRDefault="007E7115" w:rsidP="009F406A">
      <w:pPr>
        <w:pStyle w:val="Code"/>
        <w:rPr>
          <w:highlight w:val="white"/>
        </w:rPr>
      </w:pPr>
      <w:r w:rsidRPr="00903DBA">
        <w:rPr>
          <w:highlight w:val="white"/>
        </w:rPr>
        <w:t xml:space="preserve">    add b</w:t>
      </w:r>
      <w:r w:rsidR="002A645C" w:rsidRPr="00903DBA">
        <w:rPr>
          <w:highlight w:val="white"/>
        </w:rPr>
        <w:t>p</w:t>
      </w:r>
      <w:r w:rsidRPr="00903DBA">
        <w:rPr>
          <w:highlight w:val="white"/>
        </w:rPr>
        <w:t>, 2</w:t>
      </w:r>
    </w:p>
    <w:p w14:paraId="1B2CE5E8" w14:textId="6B8CBCF7" w:rsidR="007E7115" w:rsidRPr="00903DBA" w:rsidRDefault="00111AE3" w:rsidP="00111AE3">
      <w:pPr>
        <w:rPr>
          <w:highlight w:val="white"/>
        </w:rPr>
      </w:pPr>
      <w:r w:rsidRPr="00903DBA">
        <w:rPr>
          <w:highlight w:val="white"/>
        </w:rPr>
        <w:t>Then we iterate the argument word, until we encounter a space (ASCII value 32) of a return (ASCII value 13).</w:t>
      </w:r>
      <w:r w:rsidR="004F756F" w:rsidRPr="00903DBA">
        <w:rPr>
          <w:highlight w:val="white"/>
        </w:rPr>
        <w:t xml:space="preserve"> In case of a space</w:t>
      </w:r>
      <w:r w:rsidR="00E86472" w:rsidRPr="00903DBA">
        <w:rPr>
          <w:highlight w:val="white"/>
        </w:rPr>
        <w:t xml:space="preserve"> character</w:t>
      </w:r>
      <w:r w:rsidR="004F756F" w:rsidRPr="00903DBA">
        <w:rPr>
          <w:highlight w:val="white"/>
        </w:rPr>
        <w:t xml:space="preserve">, the current word is </w:t>
      </w:r>
      <w:proofErr w:type="gramStart"/>
      <w:r w:rsidR="004F756F" w:rsidRPr="00903DBA">
        <w:rPr>
          <w:highlight w:val="white"/>
        </w:rPr>
        <w:t>done</w:t>
      </w:r>
      <w:proofErr w:type="gramEnd"/>
      <w:r w:rsidR="004F756F" w:rsidRPr="00903DBA">
        <w:rPr>
          <w:highlight w:val="white"/>
        </w:rPr>
        <w:t xml:space="preserve"> and we jump to </w:t>
      </w:r>
      <w:r w:rsidR="004F756F" w:rsidRPr="00903DBA">
        <w:rPr>
          <w:rStyle w:val="KeyWord0"/>
          <w:highlight w:val="white"/>
        </w:rPr>
        <w:t>WordDone</w:t>
      </w:r>
      <w:r w:rsidR="004F756F" w:rsidRPr="00903DBA">
        <w:rPr>
          <w:highlight w:val="white"/>
        </w:rPr>
        <w:t xml:space="preserve"> to address the next word. In case of a return</w:t>
      </w:r>
      <w:r w:rsidR="00E86472" w:rsidRPr="00903DBA">
        <w:rPr>
          <w:highlight w:val="white"/>
        </w:rPr>
        <w:t xml:space="preserve"> character</w:t>
      </w:r>
      <w:r w:rsidR="004F756F" w:rsidRPr="00903DBA">
        <w:rPr>
          <w:highlight w:val="white"/>
        </w:rPr>
        <w:t xml:space="preserve">, the list </w:t>
      </w:r>
      <w:r w:rsidR="001B15BC" w:rsidRPr="00903DBA">
        <w:rPr>
          <w:highlight w:val="white"/>
        </w:rPr>
        <w:t xml:space="preserve">is </w:t>
      </w:r>
      <w:proofErr w:type="gramStart"/>
      <w:r w:rsidR="001B15BC" w:rsidRPr="00903DBA">
        <w:rPr>
          <w:highlight w:val="white"/>
        </w:rPr>
        <w:t>done</w:t>
      </w:r>
      <w:proofErr w:type="gramEnd"/>
      <w:r w:rsidR="001B15BC" w:rsidRPr="00903DBA">
        <w:rPr>
          <w:highlight w:val="white"/>
        </w:rPr>
        <w:t xml:space="preserve"> and we jump to </w:t>
      </w:r>
      <w:r w:rsidR="001B15BC" w:rsidRPr="00903DBA">
        <w:rPr>
          <w:rStyle w:val="KeyWord0"/>
          <w:highlight w:val="white"/>
        </w:rPr>
        <w:t>ListDone</w:t>
      </w:r>
      <w:r w:rsidR="001B15BC" w:rsidRPr="00903DBA">
        <w:rPr>
          <w:highlight w:val="white"/>
        </w:rPr>
        <w:t xml:space="preserve">. If none of those cases apply, we increase </w:t>
      </w:r>
      <w:r w:rsidR="001B15BC" w:rsidRPr="00903DBA">
        <w:rPr>
          <w:rStyle w:val="KeyWord0"/>
          <w:highlight w:val="white"/>
        </w:rPr>
        <w:t>bx</w:t>
      </w:r>
      <w:r w:rsidR="001B15BC" w:rsidRPr="00903DBA">
        <w:rPr>
          <w:highlight w:val="white"/>
        </w:rPr>
        <w:t xml:space="preserve"> and jump back to </w:t>
      </w:r>
      <w:r w:rsidR="001B15BC" w:rsidRPr="00903DBA">
        <w:rPr>
          <w:rStyle w:val="KeyWord0"/>
          <w:highlight w:val="white"/>
        </w:rPr>
        <w:t>WordLoop</w:t>
      </w:r>
      <w:r w:rsidR="001B15BC" w:rsidRPr="00903DBA">
        <w:rPr>
          <w:highlight w:val="white"/>
        </w:rPr>
        <w:t xml:space="preserve"> to handle the next character of the word.</w:t>
      </w:r>
    </w:p>
    <w:p w14:paraId="11C92714" w14:textId="674A9158" w:rsidR="006732B6" w:rsidRPr="00903DBA" w:rsidRDefault="006732B6" w:rsidP="009F406A">
      <w:pPr>
        <w:pStyle w:val="Code"/>
        <w:rPr>
          <w:highlight w:val="white"/>
        </w:rPr>
      </w:pPr>
      <w:r w:rsidRPr="00903DBA">
        <w:rPr>
          <w:highlight w:val="white"/>
        </w:rPr>
        <w:t>WordLoop:</w:t>
      </w:r>
    </w:p>
    <w:p w14:paraId="3AAABE10" w14:textId="4BFC494D" w:rsidR="009F406A" w:rsidRPr="00903DBA" w:rsidRDefault="009F406A" w:rsidP="009F406A">
      <w:pPr>
        <w:pStyle w:val="Code"/>
        <w:rPr>
          <w:highlight w:val="white"/>
        </w:rPr>
      </w:pPr>
      <w:r w:rsidRPr="00903DBA">
        <w:rPr>
          <w:highlight w:val="white"/>
        </w:rPr>
        <w:t xml:space="preserve">    cmp byte [bx], </w:t>
      </w:r>
      <w:r w:rsidR="00B452D2" w:rsidRPr="00903DBA">
        <w:rPr>
          <w:highlight w:val="white"/>
        </w:rPr>
        <w:t>32</w:t>
      </w:r>
    </w:p>
    <w:p w14:paraId="434A3252" w14:textId="015C212A" w:rsidR="009F406A" w:rsidRPr="00903DBA" w:rsidRDefault="009F406A" w:rsidP="009F406A">
      <w:pPr>
        <w:pStyle w:val="Code"/>
        <w:rPr>
          <w:highlight w:val="white"/>
        </w:rPr>
      </w:pPr>
      <w:r w:rsidRPr="00903DBA">
        <w:rPr>
          <w:highlight w:val="white"/>
        </w:rPr>
        <w:lastRenderedPageBreak/>
        <w:t xml:space="preserve">    je </w:t>
      </w:r>
      <w:r w:rsidR="005F4D5D" w:rsidRPr="00903DBA">
        <w:rPr>
          <w:highlight w:val="white"/>
        </w:rPr>
        <w:t>WordDone</w:t>
      </w:r>
    </w:p>
    <w:p w14:paraId="10794AB6" w14:textId="35061962" w:rsidR="009F406A" w:rsidRPr="00903DBA" w:rsidRDefault="009F406A" w:rsidP="009F406A">
      <w:pPr>
        <w:pStyle w:val="Code"/>
        <w:rPr>
          <w:highlight w:val="white"/>
        </w:rPr>
      </w:pPr>
      <w:r w:rsidRPr="00903DBA">
        <w:rPr>
          <w:highlight w:val="white"/>
        </w:rPr>
        <w:t xml:space="preserve">    cmp byte [bx], 13</w:t>
      </w:r>
    </w:p>
    <w:p w14:paraId="1833D035" w14:textId="2B01012C" w:rsidR="009F406A" w:rsidRPr="00903DBA" w:rsidRDefault="009F406A" w:rsidP="009F406A">
      <w:pPr>
        <w:pStyle w:val="Code"/>
        <w:rPr>
          <w:highlight w:val="white"/>
        </w:rPr>
      </w:pPr>
      <w:r w:rsidRPr="00903DBA">
        <w:rPr>
          <w:highlight w:val="white"/>
        </w:rPr>
        <w:t xml:space="preserve">    je </w:t>
      </w:r>
      <w:r w:rsidR="00F817FA" w:rsidRPr="00903DBA">
        <w:rPr>
          <w:highlight w:val="white"/>
        </w:rPr>
        <w:t>ListDone</w:t>
      </w:r>
    </w:p>
    <w:p w14:paraId="16C73B8D" w14:textId="530F4E18" w:rsidR="009F406A" w:rsidRPr="00903DBA" w:rsidRDefault="009F406A" w:rsidP="009F406A">
      <w:pPr>
        <w:pStyle w:val="Code"/>
        <w:rPr>
          <w:highlight w:val="white"/>
        </w:rPr>
      </w:pPr>
      <w:r w:rsidRPr="00903DBA">
        <w:rPr>
          <w:highlight w:val="white"/>
        </w:rPr>
        <w:t xml:space="preserve">    inc bx</w:t>
      </w:r>
    </w:p>
    <w:p w14:paraId="74444FD5" w14:textId="67B8A6BA" w:rsidR="009F406A" w:rsidRPr="00903DBA" w:rsidRDefault="009F406A" w:rsidP="009F406A">
      <w:pPr>
        <w:pStyle w:val="Code"/>
        <w:rPr>
          <w:highlight w:val="white"/>
        </w:rPr>
      </w:pPr>
      <w:r w:rsidRPr="00903DBA">
        <w:rPr>
          <w:highlight w:val="white"/>
        </w:rPr>
        <w:t xml:space="preserve">    jmp </w:t>
      </w:r>
      <w:r w:rsidR="000F0E26" w:rsidRPr="00903DBA">
        <w:rPr>
          <w:highlight w:val="white"/>
        </w:rPr>
        <w:t>WordLoop</w:t>
      </w:r>
    </w:p>
    <w:p w14:paraId="7BB7A6BF" w14:textId="4BDBB69C" w:rsidR="009F406A" w:rsidRPr="00903DBA" w:rsidRDefault="00A42E4E" w:rsidP="00A42E4E">
      <w:pPr>
        <w:rPr>
          <w:highlight w:val="white"/>
        </w:rPr>
      </w:pPr>
      <w:r w:rsidRPr="00903DBA">
        <w:rPr>
          <w:highlight w:val="white"/>
        </w:rPr>
        <w:t xml:space="preserve">When we are finish with a word, we replace its </w:t>
      </w:r>
      <w:r w:rsidR="00E86472" w:rsidRPr="00903DBA">
        <w:rPr>
          <w:highlight w:val="white"/>
        </w:rPr>
        <w:t>finishing</w:t>
      </w:r>
      <w:r w:rsidRPr="00903DBA">
        <w:rPr>
          <w:highlight w:val="white"/>
        </w:rPr>
        <w:t xml:space="preserve"> space with a zero character. </w:t>
      </w:r>
      <w:r w:rsidR="003B202A" w:rsidRPr="00903DBA">
        <w:rPr>
          <w:highlight w:val="white"/>
        </w:rPr>
        <w:t>We also i</w:t>
      </w:r>
      <w:r w:rsidR="00E86472" w:rsidRPr="00903DBA">
        <w:rPr>
          <w:highlight w:val="white"/>
        </w:rPr>
        <w:t xml:space="preserve">ncrease </w:t>
      </w:r>
      <w:r w:rsidR="00E86472" w:rsidRPr="00903DBA">
        <w:rPr>
          <w:rStyle w:val="KeyWord0"/>
          <w:highlight w:val="white"/>
        </w:rPr>
        <w:t>bx</w:t>
      </w:r>
      <w:r w:rsidR="00E86472" w:rsidRPr="00903DBA">
        <w:rPr>
          <w:highlight w:val="white"/>
        </w:rPr>
        <w:t xml:space="preserve"> to </w:t>
      </w:r>
      <w:r w:rsidR="003B202A" w:rsidRPr="00903DBA">
        <w:rPr>
          <w:highlight w:val="white"/>
        </w:rPr>
        <w:t xml:space="preserve">let it point at the character following the </w:t>
      </w:r>
      <w:proofErr w:type="gramStart"/>
      <w:r w:rsidR="003B202A" w:rsidRPr="00903DBA">
        <w:rPr>
          <w:highlight w:val="white"/>
        </w:rPr>
        <w:t>word, and</w:t>
      </w:r>
      <w:proofErr w:type="gramEnd"/>
      <w:r w:rsidR="003B202A" w:rsidRPr="00903DBA">
        <w:rPr>
          <w:highlight w:val="white"/>
        </w:rPr>
        <w:t xml:space="preserve"> jump back to </w:t>
      </w:r>
      <w:r w:rsidR="003B202A" w:rsidRPr="00903DBA">
        <w:rPr>
          <w:rStyle w:val="KeyWord0"/>
          <w:highlight w:val="white"/>
        </w:rPr>
        <w:t>SpaceLoop</w:t>
      </w:r>
      <w:r w:rsidR="003B202A" w:rsidRPr="00903DBA">
        <w:rPr>
          <w:highlight w:val="white"/>
        </w:rPr>
        <w:t xml:space="preserve"> to find the next word in the list.</w:t>
      </w:r>
    </w:p>
    <w:p w14:paraId="76A73647" w14:textId="78FF00E7" w:rsidR="005F4D5D" w:rsidRPr="00903DBA" w:rsidRDefault="005F4D5D" w:rsidP="009F406A">
      <w:pPr>
        <w:pStyle w:val="Code"/>
        <w:rPr>
          <w:highlight w:val="white"/>
        </w:rPr>
      </w:pPr>
      <w:r w:rsidRPr="00903DBA">
        <w:rPr>
          <w:highlight w:val="white"/>
        </w:rPr>
        <w:t>WordDone:</w:t>
      </w:r>
    </w:p>
    <w:p w14:paraId="69D298A6" w14:textId="50B46DF5" w:rsidR="00B452D2" w:rsidRPr="00903DBA" w:rsidRDefault="00B452D2" w:rsidP="009F406A">
      <w:pPr>
        <w:pStyle w:val="Code"/>
        <w:rPr>
          <w:highlight w:val="white"/>
        </w:rPr>
      </w:pPr>
      <w:r w:rsidRPr="00903DBA">
        <w:rPr>
          <w:highlight w:val="white"/>
        </w:rPr>
        <w:t xml:space="preserve">    mov</w:t>
      </w:r>
      <w:r w:rsidR="00816F23" w:rsidRPr="00903DBA">
        <w:rPr>
          <w:highlight w:val="white"/>
        </w:rPr>
        <w:t xml:space="preserve"> byte</w:t>
      </w:r>
      <w:r w:rsidRPr="00903DBA">
        <w:rPr>
          <w:highlight w:val="white"/>
        </w:rPr>
        <w:t xml:space="preserve"> [b</w:t>
      </w:r>
      <w:r w:rsidR="003476E7" w:rsidRPr="00903DBA">
        <w:rPr>
          <w:highlight w:val="white"/>
        </w:rPr>
        <w:t>x</w:t>
      </w:r>
      <w:r w:rsidRPr="00903DBA">
        <w:rPr>
          <w:highlight w:val="white"/>
        </w:rPr>
        <w:t>], 0</w:t>
      </w:r>
    </w:p>
    <w:p w14:paraId="3121D585" w14:textId="34EB298B" w:rsidR="005F4D5D" w:rsidRPr="00903DBA" w:rsidRDefault="005F4D5D" w:rsidP="009F406A">
      <w:pPr>
        <w:pStyle w:val="Code"/>
        <w:rPr>
          <w:highlight w:val="white"/>
        </w:rPr>
      </w:pPr>
      <w:r w:rsidRPr="00903DBA">
        <w:rPr>
          <w:highlight w:val="white"/>
        </w:rPr>
        <w:t xml:space="preserve">    inc bx</w:t>
      </w:r>
    </w:p>
    <w:p w14:paraId="0B651394" w14:textId="4A465ABD" w:rsidR="005F4D5D" w:rsidRPr="00903DBA" w:rsidRDefault="005F4D5D" w:rsidP="009F406A">
      <w:pPr>
        <w:pStyle w:val="Code"/>
        <w:rPr>
          <w:highlight w:val="white"/>
        </w:rPr>
      </w:pPr>
      <w:r w:rsidRPr="00903DBA">
        <w:rPr>
          <w:highlight w:val="white"/>
        </w:rPr>
        <w:t xml:space="preserve">    jmp SpaceLoop</w:t>
      </w:r>
    </w:p>
    <w:p w14:paraId="10E23E8F" w14:textId="776D87AE" w:rsidR="005F4D5D" w:rsidRPr="00903DBA" w:rsidRDefault="00AB5864" w:rsidP="00AB5864">
      <w:pPr>
        <w:rPr>
          <w:highlight w:val="white"/>
        </w:rPr>
      </w:pPr>
      <w:r w:rsidRPr="00903DBA">
        <w:rPr>
          <w:highlight w:val="white"/>
        </w:rPr>
        <w:t xml:space="preserve">When we have iterated through the whole list, there are </w:t>
      </w:r>
      <w:proofErr w:type="spellStart"/>
      <w:r w:rsidRPr="00903DBA">
        <w:rPr>
          <w:highlight w:val="white"/>
        </w:rPr>
        <w:t>som</w:t>
      </w:r>
      <w:proofErr w:type="spellEnd"/>
      <w:r w:rsidRPr="00903DBA">
        <w:rPr>
          <w:highlight w:val="white"/>
        </w:rPr>
        <w:t xml:space="preserve"> finishing up to do.</w:t>
      </w:r>
      <w:r w:rsidR="005D1364" w:rsidRPr="00903DBA">
        <w:rPr>
          <w:highlight w:val="white"/>
        </w:rPr>
        <w:t xml:space="preserve"> Just as when we encountered a space character at the end of a word, we need to change the last character to a zero character also when we encounter a return character. We also add a zero to the </w:t>
      </w:r>
      <w:proofErr w:type="gramStart"/>
      <w:r w:rsidR="005D1364" w:rsidRPr="00903DBA">
        <w:rPr>
          <w:highlight w:val="white"/>
        </w:rPr>
        <w:t>array</w:t>
      </w:r>
      <w:r w:rsidR="00C3735D" w:rsidRPr="00903DBA">
        <w:rPr>
          <w:highlight w:val="white"/>
        </w:rPr>
        <w:t xml:space="preserve">, </w:t>
      </w:r>
      <w:r w:rsidR="005D1364" w:rsidRPr="00903DBA">
        <w:rPr>
          <w:highlight w:val="white"/>
        </w:rPr>
        <w:t>since</w:t>
      </w:r>
      <w:proofErr w:type="gramEnd"/>
      <w:r w:rsidR="005D1364" w:rsidRPr="00903DBA">
        <w:rPr>
          <w:highlight w:val="white"/>
        </w:rPr>
        <w:t xml:space="preserve"> the last entry in the argument array shall be a null pointer. Finally, we increase </w:t>
      </w:r>
      <w:r w:rsidR="005D1364" w:rsidRPr="00903DBA">
        <w:rPr>
          <w:rStyle w:val="KeyWord0"/>
          <w:highlight w:val="white"/>
        </w:rPr>
        <w:t>bx</w:t>
      </w:r>
      <w:r w:rsidR="005D1364" w:rsidRPr="00903DBA">
        <w:rPr>
          <w:highlight w:val="white"/>
        </w:rPr>
        <w:t xml:space="preserve"> with two.</w:t>
      </w:r>
    </w:p>
    <w:p w14:paraId="5620E2E7" w14:textId="19D528D4" w:rsidR="00A52E66" w:rsidRPr="00903DBA" w:rsidRDefault="00A52E66" w:rsidP="00A52E66">
      <w:pPr>
        <w:pStyle w:val="Code"/>
        <w:rPr>
          <w:highlight w:val="white"/>
        </w:rPr>
      </w:pPr>
      <w:r w:rsidRPr="00903DBA">
        <w:rPr>
          <w:highlight w:val="white"/>
        </w:rPr>
        <w:t>Li</w:t>
      </w:r>
      <w:r w:rsidR="000011FF" w:rsidRPr="00903DBA">
        <w:rPr>
          <w:highlight w:val="white"/>
        </w:rPr>
        <w:t>st</w:t>
      </w:r>
      <w:r w:rsidRPr="00903DBA">
        <w:rPr>
          <w:highlight w:val="white"/>
        </w:rPr>
        <w:t>Done:</w:t>
      </w:r>
    </w:p>
    <w:p w14:paraId="46ADAC95" w14:textId="7185BA31" w:rsidR="00A52E66" w:rsidRPr="00903DBA" w:rsidRDefault="00A52E66" w:rsidP="00A52E66">
      <w:pPr>
        <w:pStyle w:val="Code"/>
        <w:rPr>
          <w:highlight w:val="white"/>
        </w:rPr>
      </w:pPr>
      <w:r w:rsidRPr="00903DBA">
        <w:rPr>
          <w:highlight w:val="white"/>
        </w:rPr>
        <w:t xml:space="preserve">    mov byte [bx], 0</w:t>
      </w:r>
    </w:p>
    <w:p w14:paraId="0FC2A2DA" w14:textId="1B6BD7DB" w:rsidR="00A52E66" w:rsidRPr="00903DBA" w:rsidRDefault="00A52E66" w:rsidP="00A52E66">
      <w:pPr>
        <w:pStyle w:val="Code"/>
        <w:rPr>
          <w:highlight w:val="white"/>
        </w:rPr>
      </w:pPr>
      <w:r w:rsidRPr="00903DBA">
        <w:rPr>
          <w:highlight w:val="white"/>
        </w:rPr>
        <w:t xml:space="preserve">    mov word [bp], 0</w:t>
      </w:r>
    </w:p>
    <w:p w14:paraId="38EE4D0D" w14:textId="20A7432B" w:rsidR="00A52E66" w:rsidRPr="00903DBA" w:rsidRDefault="00A52E66" w:rsidP="00A52E66">
      <w:pPr>
        <w:pStyle w:val="Code"/>
        <w:rPr>
          <w:highlight w:val="white"/>
        </w:rPr>
      </w:pPr>
      <w:r w:rsidRPr="00903DBA">
        <w:rPr>
          <w:highlight w:val="white"/>
        </w:rPr>
        <w:t xml:space="preserve">    add bp, 2</w:t>
      </w:r>
    </w:p>
    <w:p w14:paraId="4BC89C77" w14:textId="042BF431" w:rsidR="00C3735D" w:rsidRPr="00903DBA" w:rsidRDefault="00C3735D" w:rsidP="00C3735D">
      <w:pPr>
        <w:rPr>
          <w:highlight w:val="white"/>
        </w:rPr>
      </w:pPr>
      <w:r w:rsidRPr="00903DBA">
        <w:rPr>
          <w:highlight w:val="white"/>
        </w:rPr>
        <w:t xml:space="preserve">By now, </w:t>
      </w:r>
      <w:r w:rsidRPr="00903DBA">
        <w:rPr>
          <w:rStyle w:val="KeyWord0"/>
          <w:highlight w:val="white"/>
        </w:rPr>
        <w:t>bx</w:t>
      </w:r>
      <w:r w:rsidRPr="00903DBA">
        <w:rPr>
          <w:highlight w:val="white"/>
        </w:rPr>
        <w:t xml:space="preserve"> points at the beginning of the first activation record</w:t>
      </w:r>
      <w:r w:rsidR="00E80B96" w:rsidRPr="00903DBA">
        <w:rPr>
          <w:highlight w:val="white"/>
        </w:rPr>
        <w:t xml:space="preserve">, for the initial call to </w:t>
      </w:r>
      <w:r w:rsidR="00E80B96" w:rsidRPr="00903DBA">
        <w:rPr>
          <w:rStyle w:val="KeyWord0"/>
          <w:highlight w:val="white"/>
        </w:rPr>
        <w:t>main</w:t>
      </w:r>
      <w:r w:rsidR="00E80B96" w:rsidRPr="00903DBA">
        <w:rPr>
          <w:highlight w:val="white"/>
        </w:rPr>
        <w:t>.</w:t>
      </w:r>
      <w:r w:rsidR="0053320F" w:rsidRPr="00903DBA">
        <w:rPr>
          <w:highlight w:val="white"/>
        </w:rPr>
        <w:t xml:space="preserve"> We need to set its return address (offset zero) to zero, for the return statement to exit the execution, and the </w:t>
      </w:r>
      <w:r w:rsidR="0053320F" w:rsidRPr="00903DBA">
        <w:rPr>
          <w:rStyle w:val="KeyWord0"/>
          <w:highlight w:val="white"/>
        </w:rPr>
        <w:t>argc</w:t>
      </w:r>
      <w:r w:rsidR="0053320F" w:rsidRPr="00903DBA">
        <w:rPr>
          <w:highlight w:val="white"/>
        </w:rPr>
        <w:t xml:space="preserve"> and </w:t>
      </w:r>
      <w:r w:rsidR="0053320F" w:rsidRPr="00903DBA">
        <w:rPr>
          <w:rStyle w:val="KeyWord0"/>
          <w:highlight w:val="white"/>
        </w:rPr>
        <w:t>argv</w:t>
      </w:r>
      <w:r w:rsidR="0053320F" w:rsidRPr="00903DBA">
        <w:rPr>
          <w:highlight w:val="white"/>
        </w:rPr>
        <w:t xml:space="preserve"> parameters.</w:t>
      </w:r>
      <w:r w:rsidR="00336E39" w:rsidRPr="00903DBA">
        <w:rPr>
          <w:highlight w:val="white"/>
        </w:rPr>
        <w:t xml:space="preserve"> We mov the number of arguments (</w:t>
      </w:r>
      <w:r w:rsidR="00336E39" w:rsidRPr="00903DBA">
        <w:rPr>
          <w:rStyle w:val="KeyWord0"/>
          <w:highlight w:val="white"/>
        </w:rPr>
        <w:t>ax</w:t>
      </w:r>
      <w:r w:rsidR="00336E39" w:rsidRPr="00903DBA">
        <w:rPr>
          <w:highlight w:val="white"/>
        </w:rPr>
        <w:t xml:space="preserve">) to </w:t>
      </w:r>
      <w:r w:rsidR="00336E39" w:rsidRPr="00903DBA">
        <w:rPr>
          <w:rStyle w:val="KeyWord0"/>
          <w:highlight w:val="white"/>
        </w:rPr>
        <w:t>argc</w:t>
      </w:r>
      <w:r w:rsidR="00336E39" w:rsidRPr="00903DBA">
        <w:rPr>
          <w:highlight w:val="white"/>
        </w:rPr>
        <w:t xml:space="preserve"> (offset six), and the beginning of the argument list (</w:t>
      </w:r>
      <w:proofErr w:type="spellStart"/>
      <w:r w:rsidR="00336E39" w:rsidRPr="00903DBA">
        <w:rPr>
          <w:rStyle w:val="KeyWord0"/>
          <w:highlight w:val="white"/>
        </w:rPr>
        <w:t>si</w:t>
      </w:r>
      <w:proofErr w:type="spellEnd"/>
      <w:r w:rsidR="00336E39" w:rsidRPr="00903DBA">
        <w:rPr>
          <w:highlight w:val="white"/>
        </w:rPr>
        <w:t xml:space="preserve">) to </w:t>
      </w:r>
      <w:r w:rsidR="00336E39" w:rsidRPr="00903DBA">
        <w:rPr>
          <w:rStyle w:val="KeyWord0"/>
          <w:highlight w:val="white"/>
        </w:rPr>
        <w:t>argv</w:t>
      </w:r>
      <w:r w:rsidR="00336E39" w:rsidRPr="00903DBA">
        <w:rPr>
          <w:highlight w:val="white"/>
        </w:rPr>
        <w:t xml:space="preserve"> (offset eight).</w:t>
      </w:r>
    </w:p>
    <w:p w14:paraId="1E76A631" w14:textId="63F2A5FD" w:rsidR="00F32DBC" w:rsidRPr="00903DBA" w:rsidRDefault="00F32DBC" w:rsidP="00F32DBC">
      <w:pPr>
        <w:pStyle w:val="Code"/>
        <w:rPr>
          <w:highlight w:val="white"/>
        </w:rPr>
      </w:pPr>
      <w:r w:rsidRPr="00903DBA">
        <w:rPr>
          <w:highlight w:val="white"/>
        </w:rPr>
        <w:t xml:space="preserve">    mov </w:t>
      </w:r>
      <w:r w:rsidR="0015331B" w:rsidRPr="00903DBA">
        <w:rPr>
          <w:highlight w:val="white"/>
        </w:rPr>
        <w:t xml:space="preserve">word </w:t>
      </w:r>
      <w:r w:rsidRPr="00903DBA">
        <w:rPr>
          <w:highlight w:val="white"/>
        </w:rPr>
        <w:t>[bp], 0</w:t>
      </w:r>
    </w:p>
    <w:p w14:paraId="48D26AE2" w14:textId="77777777" w:rsidR="00F32DBC" w:rsidRPr="00903DBA" w:rsidRDefault="00F32DBC" w:rsidP="00F32DBC">
      <w:pPr>
        <w:pStyle w:val="Code"/>
        <w:rPr>
          <w:highlight w:val="white"/>
        </w:rPr>
      </w:pPr>
      <w:r w:rsidRPr="00903DBA">
        <w:rPr>
          <w:highlight w:val="white"/>
        </w:rPr>
        <w:t xml:space="preserve">    mov [bp + 6], ax</w:t>
      </w:r>
    </w:p>
    <w:p w14:paraId="569D9A19" w14:textId="37DA8A2F" w:rsidR="00A52E66" w:rsidRPr="00903DBA" w:rsidRDefault="00A52E66" w:rsidP="00A52E66">
      <w:pPr>
        <w:pStyle w:val="Code"/>
        <w:rPr>
          <w:highlight w:val="white"/>
        </w:rPr>
      </w:pPr>
      <w:r w:rsidRPr="00903DBA">
        <w:rPr>
          <w:highlight w:val="white"/>
        </w:rPr>
        <w:t xml:space="preserve">    mov [bp + 8], si</w:t>
      </w:r>
    </w:p>
    <w:p w14:paraId="3AEFC702" w14:textId="177E3D3A" w:rsidR="00083509" w:rsidRPr="00903DBA" w:rsidRDefault="00083509" w:rsidP="00083509">
      <w:pPr>
        <w:rPr>
          <w:highlight w:val="white"/>
        </w:rPr>
      </w:pPr>
      <w:r w:rsidRPr="00903DBA">
        <w:rPr>
          <w:highlight w:val="white"/>
        </w:rPr>
        <w:t>Below follows the code that generates the argument list code.</w:t>
      </w:r>
    </w:p>
    <w:p w14:paraId="7F4E70E9" w14:textId="6AD2FAE3" w:rsidR="000103FB" w:rsidRPr="00903DBA" w:rsidRDefault="000103FB" w:rsidP="000103FB">
      <w:pPr>
        <w:pStyle w:val="CodeHeader"/>
        <w:rPr>
          <w:highlight w:val="white"/>
        </w:rPr>
      </w:pPr>
      <w:proofErr w:type="spellStart"/>
      <w:r w:rsidRPr="00903DBA">
        <w:rPr>
          <w:highlight w:val="white"/>
        </w:rPr>
        <w:t>AssemblyCodeGenerator.cs</w:t>
      </w:r>
      <w:proofErr w:type="spellEnd"/>
    </w:p>
    <w:p w14:paraId="4B9CF22B" w14:textId="77777777" w:rsidR="00825462" w:rsidRPr="00903DBA" w:rsidRDefault="00825462" w:rsidP="00825462">
      <w:pPr>
        <w:pStyle w:val="Code"/>
        <w:rPr>
          <w:highlight w:val="white"/>
        </w:rPr>
      </w:pPr>
      <w:r w:rsidRPr="00903DBA">
        <w:rPr>
          <w:highlight w:val="white"/>
        </w:rPr>
        <w:t xml:space="preserve">    public static void ArgumentCodeList() {</w:t>
      </w:r>
    </w:p>
    <w:p w14:paraId="5F033D53" w14:textId="77777777" w:rsidR="00825462" w:rsidRPr="00903DBA" w:rsidRDefault="00825462" w:rsidP="00825462">
      <w:pPr>
        <w:pStyle w:val="Code"/>
        <w:rPr>
          <w:highlight w:val="white"/>
        </w:rPr>
      </w:pPr>
      <w:r w:rsidRPr="00903DBA">
        <w:rPr>
          <w:highlight w:val="white"/>
        </w:rPr>
        <w:t xml:space="preserve">      List&lt;AssemblyCode&gt; assemblyCodeList = new List&lt;AssemblyCode&gt;();</w:t>
      </w:r>
    </w:p>
    <w:p w14:paraId="1F853D35" w14:textId="77777777" w:rsidR="00825462" w:rsidRPr="00903DBA" w:rsidRDefault="00825462" w:rsidP="00825462">
      <w:pPr>
        <w:pStyle w:val="Code"/>
        <w:rPr>
          <w:highlight w:val="white"/>
        </w:rPr>
      </w:pPr>
    </w:p>
    <w:p w14:paraId="5E5AEE32" w14:textId="77777777" w:rsidR="00DA7B37" w:rsidRPr="00903DBA" w:rsidRDefault="00DA7B37" w:rsidP="00DA7B37">
      <w:pPr>
        <w:pStyle w:val="Code"/>
        <w:rPr>
          <w:highlight w:val="white"/>
        </w:rPr>
      </w:pPr>
      <w:r w:rsidRPr="00903DBA">
        <w:rPr>
          <w:highlight w:val="white"/>
        </w:rPr>
        <w:t xml:space="preserve">      if (Start.Linux) {</w:t>
      </w:r>
    </w:p>
    <w:p w14:paraId="6170E7B4" w14:textId="77777777" w:rsidR="00DA7B37" w:rsidRPr="00903DBA" w:rsidRDefault="00DA7B37" w:rsidP="00DA7B37">
      <w:pPr>
        <w:pStyle w:val="Code"/>
        <w:rPr>
          <w:highlight w:val="white"/>
        </w:rPr>
      </w:pPr>
      <w:r w:rsidRPr="00903DBA">
        <w:rPr>
          <w:highlight w:val="white"/>
        </w:rPr>
        <w:t xml:space="preserve">        // ...</w:t>
      </w:r>
    </w:p>
    <w:p w14:paraId="4375C1AD" w14:textId="77777777" w:rsidR="00DA7B37" w:rsidRPr="00903DBA" w:rsidRDefault="00DA7B37" w:rsidP="00DA7B37">
      <w:pPr>
        <w:pStyle w:val="Code"/>
        <w:rPr>
          <w:highlight w:val="white"/>
        </w:rPr>
      </w:pPr>
      <w:r w:rsidRPr="00903DBA">
        <w:rPr>
          <w:highlight w:val="white"/>
        </w:rPr>
        <w:t xml:space="preserve">      }</w:t>
      </w:r>
    </w:p>
    <w:p w14:paraId="25583192" w14:textId="77777777" w:rsidR="00825462" w:rsidRPr="00903DBA" w:rsidRDefault="00825462" w:rsidP="00AF5631">
      <w:pPr>
        <w:pStyle w:val="Code"/>
        <w:rPr>
          <w:highlight w:val="white"/>
        </w:rPr>
      </w:pPr>
    </w:p>
    <w:p w14:paraId="4C95F7A1" w14:textId="77777777" w:rsidR="00AF5631" w:rsidRPr="00903DBA" w:rsidRDefault="00AF5631" w:rsidP="00AF5631">
      <w:pPr>
        <w:pStyle w:val="Code"/>
        <w:rPr>
          <w:highlight w:val="white"/>
        </w:rPr>
      </w:pPr>
      <w:r w:rsidRPr="00903DBA">
        <w:rPr>
          <w:highlight w:val="white"/>
        </w:rPr>
        <w:t xml:space="preserve">      if (Start.Windows) {</w:t>
      </w:r>
    </w:p>
    <w:p w14:paraId="3049AEE2" w14:textId="3DA73819" w:rsidR="00AF5631" w:rsidRPr="00903DBA" w:rsidRDefault="00AF5631" w:rsidP="00AF5631">
      <w:pPr>
        <w:pStyle w:val="Code"/>
        <w:rPr>
          <w:highlight w:val="white"/>
        </w:rPr>
      </w:pPr>
      <w:r w:rsidRPr="00903DBA">
        <w:rPr>
          <w:highlight w:val="white"/>
        </w:rPr>
        <w:t xml:space="preserve">        /*    mov si, bp</w:t>
      </w:r>
    </w:p>
    <w:p w14:paraId="15C6F450" w14:textId="0A8A297F" w:rsidR="00AF5631" w:rsidRPr="00903DBA" w:rsidRDefault="00AF5631" w:rsidP="00AF5631">
      <w:pPr>
        <w:pStyle w:val="Code"/>
        <w:rPr>
          <w:highlight w:val="white"/>
        </w:rPr>
      </w:pPr>
      <w:r w:rsidRPr="00903DBA">
        <w:rPr>
          <w:highlight w:val="white"/>
        </w:rPr>
        <w:t xml:space="preserve">              mov word [bp], $Path</w:t>
      </w:r>
    </w:p>
    <w:p w14:paraId="0C975D3C" w14:textId="0B48E066" w:rsidR="00AF5631" w:rsidRPr="00903DBA" w:rsidRDefault="00AF5631" w:rsidP="00AF5631">
      <w:pPr>
        <w:pStyle w:val="Code"/>
        <w:rPr>
          <w:highlight w:val="white"/>
        </w:rPr>
      </w:pPr>
      <w:r w:rsidRPr="00903DBA">
        <w:rPr>
          <w:highlight w:val="white"/>
        </w:rPr>
        <w:t xml:space="preserve">              add bp, 2</w:t>
      </w:r>
    </w:p>
    <w:p w14:paraId="25E074CE" w14:textId="6420AC87" w:rsidR="00AF5631" w:rsidRPr="00903DBA" w:rsidRDefault="00AF5631" w:rsidP="00AF5631">
      <w:pPr>
        <w:pStyle w:val="Code"/>
        <w:rPr>
          <w:highlight w:val="white"/>
        </w:rPr>
      </w:pPr>
      <w:r w:rsidRPr="00903DBA">
        <w:rPr>
          <w:highlight w:val="white"/>
        </w:rPr>
        <w:t xml:space="preserve">              mov ax, 1</w:t>
      </w:r>
    </w:p>
    <w:p w14:paraId="2EEDCA8B" w14:textId="70B9B52B" w:rsidR="00AF5631" w:rsidRPr="00903DBA" w:rsidRDefault="00AF5631" w:rsidP="00AF5631">
      <w:pPr>
        <w:pStyle w:val="Code"/>
        <w:rPr>
          <w:highlight w:val="white"/>
        </w:rPr>
      </w:pPr>
      <w:r w:rsidRPr="00903DBA">
        <w:rPr>
          <w:highlight w:val="white"/>
        </w:rPr>
        <w:t xml:space="preserve">              mov bx, 129</w:t>
      </w:r>
    </w:p>
    <w:p w14:paraId="738009D0" w14:textId="76BB50B7" w:rsidR="00AF5631" w:rsidRPr="00903DBA" w:rsidRDefault="00AF5631" w:rsidP="00AF5631">
      <w:pPr>
        <w:pStyle w:val="Code"/>
        <w:rPr>
          <w:highlight w:val="white"/>
        </w:rPr>
      </w:pPr>
      <w:r w:rsidRPr="00903DBA">
        <w:rPr>
          <w:highlight w:val="white"/>
        </w:rPr>
        <w:t xml:space="preserve">              cmp byte [bx], 13</w:t>
      </w:r>
    </w:p>
    <w:p w14:paraId="1205702B" w14:textId="27E6E69A" w:rsidR="00AF5631" w:rsidRPr="00903DBA" w:rsidRDefault="00AF5631" w:rsidP="00AF5631">
      <w:pPr>
        <w:pStyle w:val="Code"/>
        <w:rPr>
          <w:highlight w:val="white"/>
        </w:rPr>
      </w:pPr>
      <w:r w:rsidRPr="00903DBA">
        <w:rPr>
          <w:highlight w:val="white"/>
        </w:rPr>
        <w:t xml:space="preserve">              je ListDone */</w:t>
      </w:r>
    </w:p>
    <w:p w14:paraId="75ACE1FB" w14:textId="77777777" w:rsidR="00AF5631" w:rsidRPr="00903DBA" w:rsidRDefault="00AF5631" w:rsidP="00AF5631">
      <w:pPr>
        <w:pStyle w:val="Code"/>
        <w:rPr>
          <w:highlight w:val="white"/>
        </w:rPr>
      </w:pPr>
    </w:p>
    <w:p w14:paraId="04665B84"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5D177D8" w14:textId="77777777" w:rsidR="00AF5631" w:rsidRPr="00903DBA" w:rsidRDefault="00AF5631" w:rsidP="00AF5631">
      <w:pPr>
        <w:pStyle w:val="Code"/>
        <w:rPr>
          <w:highlight w:val="white"/>
        </w:rPr>
      </w:pPr>
      <w:r w:rsidRPr="00903DBA">
        <w:rPr>
          <w:highlight w:val="white"/>
        </w:rPr>
        <w:t xml:space="preserve">                        Register.si, Register.bp);</w:t>
      </w:r>
    </w:p>
    <w:p w14:paraId="2FEF8FB5"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1468DE5C" w14:textId="77777777" w:rsidR="00AF5631" w:rsidRPr="00903DBA" w:rsidRDefault="00AF5631" w:rsidP="00AF5631">
      <w:pPr>
        <w:pStyle w:val="Code"/>
        <w:rPr>
          <w:highlight w:val="white"/>
        </w:rPr>
      </w:pPr>
      <w:r w:rsidRPr="00903DBA">
        <w:rPr>
          <w:highlight w:val="white"/>
        </w:rPr>
        <w:t xml:space="preserve">                        Register.bp, 0, AssemblyCodeGenerator.PathName);</w:t>
      </w:r>
    </w:p>
    <w:p w14:paraId="16272D77"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7807F0FD" w14:textId="77777777" w:rsidR="00AF5631" w:rsidRPr="00903DBA" w:rsidRDefault="00AF5631" w:rsidP="00AF5631">
      <w:pPr>
        <w:pStyle w:val="Code"/>
        <w:rPr>
          <w:highlight w:val="white"/>
        </w:rPr>
      </w:pPr>
      <w:r w:rsidRPr="00903DBA">
        <w:rPr>
          <w:highlight w:val="white"/>
        </w:rPr>
        <w:lastRenderedPageBreak/>
        <w:t xml:space="preserve">                        Register.bp, (BigInteger) 2);</w:t>
      </w:r>
    </w:p>
    <w:p w14:paraId="63B5140B"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34CEC6D5" w14:textId="77777777" w:rsidR="00AF5631" w:rsidRPr="00903DBA" w:rsidRDefault="00AF5631" w:rsidP="00AF5631">
      <w:pPr>
        <w:pStyle w:val="Code"/>
        <w:rPr>
          <w:highlight w:val="white"/>
        </w:rPr>
      </w:pPr>
      <w:r w:rsidRPr="00903DBA">
        <w:rPr>
          <w:highlight w:val="white"/>
        </w:rPr>
        <w:t xml:space="preserve">                        Register.ax, BigInteger.One);</w:t>
      </w:r>
    </w:p>
    <w:p w14:paraId="7BAEB53D"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786BD985" w14:textId="77777777" w:rsidR="00AF5631" w:rsidRPr="00903DBA" w:rsidRDefault="00AF5631" w:rsidP="00AF5631">
      <w:pPr>
        <w:pStyle w:val="Code"/>
        <w:rPr>
          <w:highlight w:val="white"/>
        </w:rPr>
      </w:pPr>
      <w:r w:rsidRPr="00903DBA">
        <w:rPr>
          <w:highlight w:val="white"/>
        </w:rPr>
        <w:t xml:space="preserve">                        Register.bx, (BigInteger) 129);</w:t>
      </w:r>
    </w:p>
    <w:p w14:paraId="5C84C6F7"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CD1D11D" w14:textId="77777777" w:rsidR="00AF5631" w:rsidRPr="00903DBA" w:rsidRDefault="00AF5631" w:rsidP="00AF5631">
      <w:pPr>
        <w:pStyle w:val="Code"/>
        <w:rPr>
          <w:highlight w:val="white"/>
        </w:rPr>
      </w:pPr>
      <w:r w:rsidRPr="00903DBA">
        <w:rPr>
          <w:highlight w:val="white"/>
        </w:rPr>
        <w:t xml:space="preserve">                        Register.bx, 0, (BigInteger) 13);</w:t>
      </w:r>
    </w:p>
    <w:p w14:paraId="4850282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4620C86A" w14:textId="77777777" w:rsidR="00AF5631" w:rsidRPr="00903DBA" w:rsidRDefault="00AF5631" w:rsidP="00AF5631">
      <w:pPr>
        <w:pStyle w:val="Code"/>
        <w:rPr>
          <w:highlight w:val="white"/>
        </w:rPr>
      </w:pPr>
      <w:r w:rsidRPr="00903DBA">
        <w:rPr>
          <w:highlight w:val="white"/>
        </w:rPr>
        <w:t xml:space="preserve">                        null, assemblyCodeList.Count + 17);</w:t>
      </w:r>
    </w:p>
    <w:p w14:paraId="72B57474" w14:textId="77777777" w:rsidR="00AF5631" w:rsidRPr="00903DBA" w:rsidRDefault="00AF5631" w:rsidP="00AF5631">
      <w:pPr>
        <w:pStyle w:val="Code"/>
        <w:rPr>
          <w:highlight w:val="white"/>
        </w:rPr>
      </w:pPr>
    </w:p>
    <w:p w14:paraId="36418033" w14:textId="77777777" w:rsidR="00AF5631" w:rsidRPr="00903DBA" w:rsidRDefault="00AF5631" w:rsidP="00AF5631">
      <w:pPr>
        <w:pStyle w:val="Code"/>
        <w:rPr>
          <w:highlight w:val="white"/>
        </w:rPr>
      </w:pPr>
      <w:r w:rsidRPr="00903DBA">
        <w:rPr>
          <w:highlight w:val="white"/>
        </w:rPr>
        <w:t xml:space="preserve">        /* SpaceLoop:</w:t>
      </w:r>
    </w:p>
    <w:p w14:paraId="09DFFA53" w14:textId="2FF7DCCA" w:rsidR="00AF5631" w:rsidRPr="00903DBA" w:rsidRDefault="00AF5631" w:rsidP="00AF5631">
      <w:pPr>
        <w:pStyle w:val="Code"/>
        <w:rPr>
          <w:highlight w:val="white"/>
        </w:rPr>
      </w:pPr>
      <w:r w:rsidRPr="00903DBA">
        <w:rPr>
          <w:highlight w:val="white"/>
        </w:rPr>
        <w:t xml:space="preserve">             cmp byte [bx], 32</w:t>
      </w:r>
    </w:p>
    <w:p w14:paraId="7092F4CD" w14:textId="2C4A30E8" w:rsidR="00AF5631" w:rsidRPr="00903DBA" w:rsidRDefault="00AF5631" w:rsidP="00AF5631">
      <w:pPr>
        <w:pStyle w:val="Code"/>
        <w:rPr>
          <w:highlight w:val="white"/>
        </w:rPr>
      </w:pPr>
      <w:r w:rsidRPr="00903DBA">
        <w:rPr>
          <w:highlight w:val="white"/>
        </w:rPr>
        <w:t xml:space="preserve">             jne WordStart</w:t>
      </w:r>
    </w:p>
    <w:p w14:paraId="50C65495" w14:textId="64685C23" w:rsidR="00AF5631" w:rsidRPr="00903DBA" w:rsidRDefault="00AF5631" w:rsidP="00AF5631">
      <w:pPr>
        <w:pStyle w:val="Code"/>
        <w:rPr>
          <w:highlight w:val="white"/>
        </w:rPr>
      </w:pPr>
      <w:r w:rsidRPr="00903DBA">
        <w:rPr>
          <w:highlight w:val="white"/>
        </w:rPr>
        <w:t xml:space="preserve">             inc bx</w:t>
      </w:r>
    </w:p>
    <w:p w14:paraId="63A7B88F" w14:textId="27436033" w:rsidR="00AF5631" w:rsidRPr="00903DBA" w:rsidRDefault="00AF5631" w:rsidP="00AF5631">
      <w:pPr>
        <w:pStyle w:val="Code"/>
        <w:rPr>
          <w:highlight w:val="white"/>
        </w:rPr>
      </w:pPr>
      <w:r w:rsidRPr="00903DBA">
        <w:rPr>
          <w:highlight w:val="white"/>
        </w:rPr>
        <w:t xml:space="preserve">             jmp SpaceLoop */</w:t>
      </w:r>
    </w:p>
    <w:p w14:paraId="34603D63" w14:textId="77777777" w:rsidR="00AF5631" w:rsidRPr="00903DBA" w:rsidRDefault="00AF5631" w:rsidP="00AF5631">
      <w:pPr>
        <w:pStyle w:val="Code"/>
        <w:rPr>
          <w:highlight w:val="white"/>
        </w:rPr>
      </w:pPr>
    </w:p>
    <w:p w14:paraId="6B1FC6F8"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3D21074A" w14:textId="77777777" w:rsidR="00AF5631" w:rsidRPr="00903DBA" w:rsidRDefault="00AF5631" w:rsidP="00AF5631">
      <w:pPr>
        <w:pStyle w:val="Code"/>
        <w:rPr>
          <w:highlight w:val="white"/>
        </w:rPr>
      </w:pPr>
      <w:r w:rsidRPr="00903DBA">
        <w:rPr>
          <w:highlight w:val="white"/>
        </w:rPr>
        <w:t xml:space="preserve">                        Register.bx, 0, (BigInteger) 32);</w:t>
      </w:r>
    </w:p>
    <w:p w14:paraId="37216AA4" w14:textId="77777777" w:rsidR="00AF5631" w:rsidRPr="00903DBA" w:rsidRDefault="00AF5631" w:rsidP="00AF5631">
      <w:pPr>
        <w:pStyle w:val="Code"/>
        <w:rPr>
          <w:highlight w:val="white"/>
        </w:rPr>
      </w:pPr>
      <w:r w:rsidRPr="00903DBA">
        <w:rPr>
          <w:highlight w:val="white"/>
        </w:rPr>
        <w:t xml:space="preserve">        AddAssemblyCode(assemblyCodeList, AssemblyOperator.jne,</w:t>
      </w:r>
    </w:p>
    <w:p w14:paraId="1804D75E" w14:textId="77777777" w:rsidR="00AF5631" w:rsidRPr="00903DBA" w:rsidRDefault="00AF5631" w:rsidP="00AF5631">
      <w:pPr>
        <w:pStyle w:val="Code"/>
        <w:rPr>
          <w:highlight w:val="white"/>
        </w:rPr>
      </w:pPr>
      <w:r w:rsidRPr="00903DBA">
        <w:rPr>
          <w:highlight w:val="white"/>
        </w:rPr>
        <w:t xml:space="preserve">                        null, assemblyCodeList.Count + 3);</w:t>
      </w:r>
    </w:p>
    <w:p w14:paraId="0CC6F70F"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4800BFFC"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FD1EF9A" w14:textId="77777777" w:rsidR="00AF5631" w:rsidRPr="00903DBA" w:rsidRDefault="00AF5631" w:rsidP="00AF5631">
      <w:pPr>
        <w:pStyle w:val="Code"/>
        <w:rPr>
          <w:highlight w:val="white"/>
        </w:rPr>
      </w:pPr>
      <w:r w:rsidRPr="00903DBA">
        <w:rPr>
          <w:highlight w:val="white"/>
        </w:rPr>
        <w:t xml:space="preserve">                        null, assemblyCodeList.Count - 3);</w:t>
      </w:r>
    </w:p>
    <w:p w14:paraId="13E1C49C" w14:textId="77777777" w:rsidR="00AF5631" w:rsidRPr="00903DBA" w:rsidRDefault="00AF5631" w:rsidP="00AF5631">
      <w:pPr>
        <w:pStyle w:val="Code"/>
        <w:rPr>
          <w:highlight w:val="white"/>
        </w:rPr>
      </w:pPr>
    </w:p>
    <w:p w14:paraId="57404A18" w14:textId="77777777" w:rsidR="00AF5631" w:rsidRPr="00903DBA" w:rsidRDefault="00AF5631" w:rsidP="00AF5631">
      <w:pPr>
        <w:pStyle w:val="Code"/>
        <w:rPr>
          <w:highlight w:val="white"/>
        </w:rPr>
      </w:pPr>
      <w:r w:rsidRPr="00903DBA">
        <w:rPr>
          <w:highlight w:val="white"/>
        </w:rPr>
        <w:t xml:space="preserve">        /* WordStart:</w:t>
      </w:r>
    </w:p>
    <w:p w14:paraId="5867681D" w14:textId="291366DB" w:rsidR="00AF5631" w:rsidRPr="00903DBA" w:rsidRDefault="00AF5631" w:rsidP="00AF5631">
      <w:pPr>
        <w:pStyle w:val="Code"/>
        <w:rPr>
          <w:highlight w:val="white"/>
        </w:rPr>
      </w:pPr>
      <w:r w:rsidRPr="00903DBA">
        <w:rPr>
          <w:highlight w:val="white"/>
        </w:rPr>
        <w:t xml:space="preserve">             inc ax</w:t>
      </w:r>
    </w:p>
    <w:p w14:paraId="121201DF" w14:textId="6AF25A04" w:rsidR="00AF5631" w:rsidRPr="00903DBA" w:rsidRDefault="00AF5631" w:rsidP="00AF5631">
      <w:pPr>
        <w:pStyle w:val="Code"/>
        <w:rPr>
          <w:highlight w:val="white"/>
        </w:rPr>
      </w:pPr>
      <w:r w:rsidRPr="00903DBA">
        <w:rPr>
          <w:highlight w:val="white"/>
        </w:rPr>
        <w:t xml:space="preserve">             mov word [bp], bx</w:t>
      </w:r>
    </w:p>
    <w:p w14:paraId="57DE799D" w14:textId="7971186F" w:rsidR="00AF5631" w:rsidRPr="00903DBA" w:rsidRDefault="00AF5631" w:rsidP="00AF5631">
      <w:pPr>
        <w:pStyle w:val="Code"/>
        <w:rPr>
          <w:highlight w:val="white"/>
        </w:rPr>
      </w:pPr>
      <w:r w:rsidRPr="00903DBA">
        <w:rPr>
          <w:highlight w:val="white"/>
        </w:rPr>
        <w:t xml:space="preserve">             add bp, 2 */</w:t>
      </w:r>
    </w:p>
    <w:p w14:paraId="0CEC5F52" w14:textId="77777777" w:rsidR="00AF5631" w:rsidRPr="00903DBA" w:rsidRDefault="00AF5631" w:rsidP="00AF5631">
      <w:pPr>
        <w:pStyle w:val="Code"/>
        <w:rPr>
          <w:highlight w:val="white"/>
        </w:rPr>
      </w:pPr>
    </w:p>
    <w:p w14:paraId="631173C0" w14:textId="77777777" w:rsidR="00AF5631" w:rsidRPr="00903DBA" w:rsidRDefault="00AF5631" w:rsidP="00AF5631">
      <w:pPr>
        <w:pStyle w:val="Code"/>
        <w:rPr>
          <w:highlight w:val="white"/>
        </w:rPr>
      </w:pPr>
      <w:r w:rsidRPr="00903DBA">
        <w:rPr>
          <w:highlight w:val="white"/>
        </w:rPr>
        <w:t xml:space="preserve">        AddAssemblyCode(assemblyCodeList, AssemblyOperator.inc, Register.ax);</w:t>
      </w:r>
    </w:p>
    <w:p w14:paraId="2F9277F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21116287" w14:textId="77777777" w:rsidR="00AF5631" w:rsidRPr="00903DBA" w:rsidRDefault="00AF5631" w:rsidP="00AF5631">
      <w:pPr>
        <w:pStyle w:val="Code"/>
        <w:rPr>
          <w:highlight w:val="white"/>
        </w:rPr>
      </w:pPr>
      <w:r w:rsidRPr="00903DBA">
        <w:rPr>
          <w:highlight w:val="white"/>
        </w:rPr>
        <w:t xml:space="preserve">                        Register.bp, 0, Register.bx);</w:t>
      </w:r>
    </w:p>
    <w:p w14:paraId="32FD8B11"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43CCE397" w14:textId="77777777" w:rsidR="00AF5631" w:rsidRPr="00903DBA" w:rsidRDefault="00AF5631" w:rsidP="00AF5631">
      <w:pPr>
        <w:pStyle w:val="Code"/>
        <w:rPr>
          <w:highlight w:val="white"/>
        </w:rPr>
      </w:pPr>
      <w:r w:rsidRPr="00903DBA">
        <w:rPr>
          <w:highlight w:val="white"/>
        </w:rPr>
        <w:t xml:space="preserve">                        Register.bp, (BigInteger) 2);</w:t>
      </w:r>
    </w:p>
    <w:p w14:paraId="2643FE96" w14:textId="77777777" w:rsidR="00AF5631" w:rsidRPr="00903DBA" w:rsidRDefault="00AF5631" w:rsidP="00AF5631">
      <w:pPr>
        <w:pStyle w:val="Code"/>
        <w:rPr>
          <w:highlight w:val="white"/>
        </w:rPr>
      </w:pPr>
    </w:p>
    <w:p w14:paraId="198A7518" w14:textId="77777777" w:rsidR="00AF5631" w:rsidRPr="00903DBA" w:rsidRDefault="00AF5631" w:rsidP="00AF5631">
      <w:pPr>
        <w:pStyle w:val="Code"/>
        <w:rPr>
          <w:highlight w:val="white"/>
        </w:rPr>
      </w:pPr>
      <w:r w:rsidRPr="00903DBA">
        <w:rPr>
          <w:highlight w:val="white"/>
        </w:rPr>
        <w:t xml:space="preserve">        /* WordLoop:</w:t>
      </w:r>
    </w:p>
    <w:p w14:paraId="6FBAE0D3" w14:textId="7044D78E" w:rsidR="00AF5631" w:rsidRPr="00903DBA" w:rsidRDefault="00AF5631" w:rsidP="00AF5631">
      <w:pPr>
        <w:pStyle w:val="Code"/>
        <w:rPr>
          <w:highlight w:val="white"/>
        </w:rPr>
      </w:pPr>
      <w:r w:rsidRPr="00903DBA">
        <w:rPr>
          <w:highlight w:val="white"/>
        </w:rPr>
        <w:t xml:space="preserve">             cmp byte [bx], 32</w:t>
      </w:r>
    </w:p>
    <w:p w14:paraId="6F4FE6F3" w14:textId="6D6F8275" w:rsidR="00AF5631" w:rsidRPr="00903DBA" w:rsidRDefault="00AF5631" w:rsidP="00AF5631">
      <w:pPr>
        <w:pStyle w:val="Code"/>
        <w:rPr>
          <w:highlight w:val="white"/>
        </w:rPr>
      </w:pPr>
      <w:r w:rsidRPr="00903DBA">
        <w:rPr>
          <w:highlight w:val="white"/>
        </w:rPr>
        <w:t xml:space="preserve">             je WordDone</w:t>
      </w:r>
    </w:p>
    <w:p w14:paraId="675BF27C" w14:textId="38756844" w:rsidR="00AF5631" w:rsidRPr="00903DBA" w:rsidRDefault="00AF5631" w:rsidP="00AF5631">
      <w:pPr>
        <w:pStyle w:val="Code"/>
        <w:rPr>
          <w:highlight w:val="white"/>
        </w:rPr>
      </w:pPr>
      <w:r w:rsidRPr="00903DBA">
        <w:rPr>
          <w:highlight w:val="white"/>
        </w:rPr>
        <w:t xml:space="preserve">             cmp byte [bx], 13</w:t>
      </w:r>
    </w:p>
    <w:p w14:paraId="4D7262C7" w14:textId="779F93EA" w:rsidR="00AF5631" w:rsidRPr="00903DBA" w:rsidRDefault="00AF5631" w:rsidP="00AF5631">
      <w:pPr>
        <w:pStyle w:val="Code"/>
        <w:rPr>
          <w:highlight w:val="white"/>
        </w:rPr>
      </w:pPr>
      <w:r w:rsidRPr="00903DBA">
        <w:rPr>
          <w:highlight w:val="white"/>
        </w:rPr>
        <w:t xml:space="preserve">             je ListDone</w:t>
      </w:r>
    </w:p>
    <w:p w14:paraId="38443D11" w14:textId="077ADA70" w:rsidR="00AF5631" w:rsidRPr="00903DBA" w:rsidRDefault="00AF5631" w:rsidP="00AF5631">
      <w:pPr>
        <w:pStyle w:val="Code"/>
        <w:rPr>
          <w:highlight w:val="white"/>
        </w:rPr>
      </w:pPr>
      <w:r w:rsidRPr="00903DBA">
        <w:rPr>
          <w:highlight w:val="white"/>
        </w:rPr>
        <w:t xml:space="preserve">             inc bx</w:t>
      </w:r>
    </w:p>
    <w:p w14:paraId="2CE787AC" w14:textId="44AB4005" w:rsidR="00AF5631" w:rsidRPr="00903DBA" w:rsidRDefault="00AF5631" w:rsidP="00AF5631">
      <w:pPr>
        <w:pStyle w:val="Code"/>
        <w:rPr>
          <w:highlight w:val="white"/>
        </w:rPr>
      </w:pPr>
      <w:r w:rsidRPr="00903DBA">
        <w:rPr>
          <w:highlight w:val="white"/>
        </w:rPr>
        <w:t xml:space="preserve">             jmp WordLoop */</w:t>
      </w:r>
    </w:p>
    <w:p w14:paraId="494CAACC" w14:textId="77777777" w:rsidR="00AF5631" w:rsidRPr="00903DBA" w:rsidRDefault="00AF5631" w:rsidP="00AF5631">
      <w:pPr>
        <w:pStyle w:val="Code"/>
        <w:rPr>
          <w:highlight w:val="white"/>
        </w:rPr>
      </w:pPr>
    </w:p>
    <w:p w14:paraId="1D4141BB"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6B8372CE" w14:textId="77777777" w:rsidR="00AF5631" w:rsidRPr="00903DBA" w:rsidRDefault="00AF5631" w:rsidP="00AF5631">
      <w:pPr>
        <w:pStyle w:val="Code"/>
        <w:rPr>
          <w:highlight w:val="white"/>
        </w:rPr>
      </w:pPr>
      <w:r w:rsidRPr="00903DBA">
        <w:rPr>
          <w:highlight w:val="white"/>
        </w:rPr>
        <w:t xml:space="preserve">                        Register.bx, 0, (BigInteger) 32);</w:t>
      </w:r>
    </w:p>
    <w:p w14:paraId="2CD83ACE"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7E54AEF3" w14:textId="77777777" w:rsidR="00AF5631" w:rsidRPr="00903DBA" w:rsidRDefault="00AF5631" w:rsidP="00AF5631">
      <w:pPr>
        <w:pStyle w:val="Code"/>
        <w:rPr>
          <w:highlight w:val="white"/>
        </w:rPr>
      </w:pPr>
      <w:r w:rsidRPr="00903DBA">
        <w:rPr>
          <w:highlight w:val="white"/>
        </w:rPr>
        <w:t xml:space="preserve">                        null, assemblyCodeList.Count + 5);</w:t>
      </w:r>
    </w:p>
    <w:p w14:paraId="11C89060" w14:textId="77777777" w:rsidR="00AF5631" w:rsidRPr="00903DBA" w:rsidRDefault="00AF5631" w:rsidP="00AF5631">
      <w:pPr>
        <w:pStyle w:val="Code"/>
        <w:rPr>
          <w:highlight w:val="white"/>
        </w:rPr>
      </w:pPr>
      <w:r w:rsidRPr="00903DBA">
        <w:rPr>
          <w:highlight w:val="white"/>
        </w:rPr>
        <w:t xml:space="preserve">        AddAssemblyCode(assemblyCodeList, AssemblyOperator.cmp_byte,</w:t>
      </w:r>
    </w:p>
    <w:p w14:paraId="56575C29" w14:textId="77777777" w:rsidR="00AF5631" w:rsidRPr="00903DBA" w:rsidRDefault="00AF5631" w:rsidP="00AF5631">
      <w:pPr>
        <w:pStyle w:val="Code"/>
        <w:rPr>
          <w:highlight w:val="white"/>
        </w:rPr>
      </w:pPr>
      <w:r w:rsidRPr="00903DBA">
        <w:rPr>
          <w:highlight w:val="white"/>
        </w:rPr>
        <w:t xml:space="preserve">                        Register.bx, 0, (BigInteger) 13);</w:t>
      </w:r>
    </w:p>
    <w:p w14:paraId="70776DF4" w14:textId="77777777" w:rsidR="00AF5631" w:rsidRPr="00903DBA" w:rsidRDefault="00AF5631" w:rsidP="00AF5631">
      <w:pPr>
        <w:pStyle w:val="Code"/>
        <w:rPr>
          <w:highlight w:val="white"/>
        </w:rPr>
      </w:pPr>
      <w:r w:rsidRPr="00903DBA">
        <w:rPr>
          <w:highlight w:val="white"/>
        </w:rPr>
        <w:t xml:space="preserve">        AddAssemblyCode(assemblyCodeList, AssemblyOperator.je,</w:t>
      </w:r>
    </w:p>
    <w:p w14:paraId="30C21A69" w14:textId="77777777" w:rsidR="00AF5631" w:rsidRPr="00903DBA" w:rsidRDefault="00AF5631" w:rsidP="00AF5631">
      <w:pPr>
        <w:pStyle w:val="Code"/>
        <w:rPr>
          <w:highlight w:val="white"/>
        </w:rPr>
      </w:pPr>
      <w:r w:rsidRPr="00903DBA">
        <w:rPr>
          <w:highlight w:val="white"/>
        </w:rPr>
        <w:t xml:space="preserve">                        null, assemblyCodeList.Count + 6);</w:t>
      </w:r>
    </w:p>
    <w:p w14:paraId="217BEFDC"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2AAD89DD"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5E8EACF0" w14:textId="77777777" w:rsidR="00AF5631" w:rsidRPr="00903DBA" w:rsidRDefault="00AF5631" w:rsidP="00AF5631">
      <w:pPr>
        <w:pStyle w:val="Code"/>
        <w:rPr>
          <w:highlight w:val="white"/>
        </w:rPr>
      </w:pPr>
      <w:r w:rsidRPr="00903DBA">
        <w:rPr>
          <w:highlight w:val="white"/>
        </w:rPr>
        <w:t xml:space="preserve">                        null, assemblyCodeList.Count - 5);</w:t>
      </w:r>
    </w:p>
    <w:p w14:paraId="228D623C" w14:textId="77777777" w:rsidR="00AF5631" w:rsidRPr="00903DBA" w:rsidRDefault="00AF5631" w:rsidP="00AF5631">
      <w:pPr>
        <w:pStyle w:val="Code"/>
        <w:rPr>
          <w:highlight w:val="white"/>
        </w:rPr>
      </w:pPr>
      <w:r w:rsidRPr="00903DBA">
        <w:rPr>
          <w:highlight w:val="white"/>
        </w:rPr>
        <w:t xml:space="preserve">    </w:t>
      </w:r>
    </w:p>
    <w:p w14:paraId="24FE529E" w14:textId="77777777" w:rsidR="00AF5631" w:rsidRPr="00903DBA" w:rsidRDefault="00AF5631" w:rsidP="00AF5631">
      <w:pPr>
        <w:pStyle w:val="Code"/>
        <w:rPr>
          <w:highlight w:val="white"/>
        </w:rPr>
      </w:pPr>
      <w:r w:rsidRPr="00903DBA">
        <w:rPr>
          <w:highlight w:val="white"/>
        </w:rPr>
        <w:t xml:space="preserve">        /* WordDone:</w:t>
      </w:r>
    </w:p>
    <w:p w14:paraId="4BB4416D" w14:textId="47EE79A2" w:rsidR="00AF5631" w:rsidRPr="00903DBA" w:rsidRDefault="00AF5631" w:rsidP="00AF5631">
      <w:pPr>
        <w:pStyle w:val="Code"/>
        <w:rPr>
          <w:highlight w:val="white"/>
        </w:rPr>
      </w:pPr>
      <w:r w:rsidRPr="00903DBA">
        <w:rPr>
          <w:highlight w:val="white"/>
        </w:rPr>
        <w:t xml:space="preserve">             mov byte [bx], 0</w:t>
      </w:r>
    </w:p>
    <w:p w14:paraId="5D3EDE1E" w14:textId="60FF9470" w:rsidR="00AF5631" w:rsidRPr="00903DBA" w:rsidRDefault="00AF5631" w:rsidP="00AF5631">
      <w:pPr>
        <w:pStyle w:val="Code"/>
        <w:rPr>
          <w:highlight w:val="white"/>
        </w:rPr>
      </w:pPr>
      <w:r w:rsidRPr="00903DBA">
        <w:rPr>
          <w:highlight w:val="white"/>
        </w:rPr>
        <w:lastRenderedPageBreak/>
        <w:t xml:space="preserve">             inc bx</w:t>
      </w:r>
    </w:p>
    <w:p w14:paraId="4FDC17D6" w14:textId="724AB96F" w:rsidR="00AF5631" w:rsidRPr="00903DBA" w:rsidRDefault="00AF5631" w:rsidP="00AF5631">
      <w:pPr>
        <w:pStyle w:val="Code"/>
        <w:rPr>
          <w:highlight w:val="white"/>
        </w:rPr>
      </w:pPr>
      <w:r w:rsidRPr="00903DBA">
        <w:rPr>
          <w:highlight w:val="white"/>
        </w:rPr>
        <w:t xml:space="preserve">             jmp SpaceLoop */</w:t>
      </w:r>
    </w:p>
    <w:p w14:paraId="498B5F02" w14:textId="77777777" w:rsidR="00AF5631" w:rsidRPr="00903DBA" w:rsidRDefault="00AF5631" w:rsidP="00AF5631">
      <w:pPr>
        <w:pStyle w:val="Code"/>
        <w:rPr>
          <w:highlight w:val="white"/>
        </w:rPr>
      </w:pPr>
    </w:p>
    <w:p w14:paraId="02C8A9A5"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720D137" w14:textId="77777777" w:rsidR="00AF5631" w:rsidRPr="00903DBA" w:rsidRDefault="00AF5631" w:rsidP="00AF5631">
      <w:pPr>
        <w:pStyle w:val="Code"/>
        <w:rPr>
          <w:highlight w:val="white"/>
        </w:rPr>
      </w:pPr>
      <w:r w:rsidRPr="00903DBA">
        <w:rPr>
          <w:highlight w:val="white"/>
        </w:rPr>
        <w:t xml:space="preserve">                        Register.bx, 0, BigInteger.Zero);</w:t>
      </w:r>
    </w:p>
    <w:p w14:paraId="7107269D" w14:textId="77777777" w:rsidR="00AF5631" w:rsidRPr="00903DBA" w:rsidRDefault="00AF5631" w:rsidP="00AF5631">
      <w:pPr>
        <w:pStyle w:val="Code"/>
        <w:rPr>
          <w:highlight w:val="white"/>
        </w:rPr>
      </w:pPr>
      <w:r w:rsidRPr="00903DBA">
        <w:rPr>
          <w:highlight w:val="white"/>
        </w:rPr>
        <w:t xml:space="preserve">        AddAssemblyCode(assemblyCodeList, AssemblyOperator.inc, Register.bx);</w:t>
      </w:r>
    </w:p>
    <w:p w14:paraId="3A613AA3" w14:textId="77777777" w:rsidR="00AF5631" w:rsidRPr="00903DBA" w:rsidRDefault="00AF5631" w:rsidP="00AF5631">
      <w:pPr>
        <w:pStyle w:val="Code"/>
        <w:rPr>
          <w:highlight w:val="white"/>
        </w:rPr>
      </w:pPr>
      <w:r w:rsidRPr="00903DBA">
        <w:rPr>
          <w:highlight w:val="white"/>
        </w:rPr>
        <w:t xml:space="preserve">        AddAssemblyCode(assemblyCodeList, AssemblyOperator.jmp,</w:t>
      </w:r>
    </w:p>
    <w:p w14:paraId="3F1364BE" w14:textId="77777777" w:rsidR="00AF5631" w:rsidRPr="00903DBA" w:rsidRDefault="00AF5631" w:rsidP="00AF5631">
      <w:pPr>
        <w:pStyle w:val="Code"/>
        <w:rPr>
          <w:highlight w:val="white"/>
        </w:rPr>
      </w:pPr>
      <w:r w:rsidRPr="00903DBA">
        <w:rPr>
          <w:highlight w:val="white"/>
        </w:rPr>
        <w:t xml:space="preserve">                        null, assemblyCodeList.Count - 15);</w:t>
      </w:r>
    </w:p>
    <w:p w14:paraId="660CAB95" w14:textId="77777777" w:rsidR="00AF5631" w:rsidRPr="00903DBA" w:rsidRDefault="00AF5631" w:rsidP="00AF5631">
      <w:pPr>
        <w:pStyle w:val="Code"/>
        <w:rPr>
          <w:highlight w:val="white"/>
        </w:rPr>
      </w:pPr>
    </w:p>
    <w:p w14:paraId="0F1F55D0" w14:textId="77777777" w:rsidR="00AF5631" w:rsidRPr="00903DBA" w:rsidRDefault="00AF5631" w:rsidP="00AF5631">
      <w:pPr>
        <w:pStyle w:val="Code"/>
        <w:rPr>
          <w:highlight w:val="white"/>
        </w:rPr>
      </w:pPr>
      <w:r w:rsidRPr="00903DBA">
        <w:rPr>
          <w:highlight w:val="white"/>
        </w:rPr>
        <w:t xml:space="preserve">        /* ListDone:</w:t>
      </w:r>
    </w:p>
    <w:p w14:paraId="402BC881" w14:textId="22BD19BD" w:rsidR="00AF5631" w:rsidRPr="00903DBA" w:rsidRDefault="00AF5631" w:rsidP="00AF5631">
      <w:pPr>
        <w:pStyle w:val="Code"/>
        <w:rPr>
          <w:highlight w:val="white"/>
        </w:rPr>
      </w:pPr>
      <w:r w:rsidRPr="00903DBA">
        <w:rPr>
          <w:highlight w:val="white"/>
        </w:rPr>
        <w:t xml:space="preserve">             mov byte [bx], 0</w:t>
      </w:r>
    </w:p>
    <w:p w14:paraId="6AB7E2B0" w14:textId="0B344953" w:rsidR="00AF5631" w:rsidRPr="00903DBA" w:rsidRDefault="00AF5631" w:rsidP="00AF5631">
      <w:pPr>
        <w:pStyle w:val="Code"/>
        <w:rPr>
          <w:highlight w:val="white"/>
        </w:rPr>
      </w:pPr>
      <w:r w:rsidRPr="00903DBA">
        <w:rPr>
          <w:highlight w:val="white"/>
        </w:rPr>
        <w:t xml:space="preserve">             mov word [bp], 0</w:t>
      </w:r>
    </w:p>
    <w:p w14:paraId="2B80745F" w14:textId="0BBE566A" w:rsidR="00AF5631" w:rsidRPr="00903DBA" w:rsidRDefault="00AF5631" w:rsidP="00AF5631">
      <w:pPr>
        <w:pStyle w:val="Code"/>
        <w:rPr>
          <w:highlight w:val="white"/>
        </w:rPr>
      </w:pPr>
      <w:r w:rsidRPr="00903DBA">
        <w:rPr>
          <w:highlight w:val="white"/>
        </w:rPr>
        <w:t xml:space="preserve">             add bp, 2</w:t>
      </w:r>
    </w:p>
    <w:p w14:paraId="79FD32B4" w14:textId="19EA4480" w:rsidR="00AF5631" w:rsidRPr="00903DBA" w:rsidRDefault="00AF5631" w:rsidP="00AF5631">
      <w:pPr>
        <w:pStyle w:val="Code"/>
        <w:rPr>
          <w:highlight w:val="white"/>
        </w:rPr>
      </w:pPr>
      <w:r w:rsidRPr="00903DBA">
        <w:rPr>
          <w:highlight w:val="white"/>
        </w:rPr>
        <w:t xml:space="preserve">             mov word [bp], 0</w:t>
      </w:r>
    </w:p>
    <w:p w14:paraId="018F2D90" w14:textId="3987328C" w:rsidR="00AF5631" w:rsidRPr="00903DBA" w:rsidRDefault="00AF5631" w:rsidP="00AF5631">
      <w:pPr>
        <w:pStyle w:val="Code"/>
        <w:rPr>
          <w:highlight w:val="white"/>
        </w:rPr>
      </w:pPr>
      <w:r w:rsidRPr="00903DBA">
        <w:rPr>
          <w:highlight w:val="white"/>
        </w:rPr>
        <w:t xml:space="preserve">             mov [bp + 6], ax</w:t>
      </w:r>
    </w:p>
    <w:p w14:paraId="6CD39EB0" w14:textId="42258B4A" w:rsidR="00AF5631" w:rsidRPr="00903DBA" w:rsidRDefault="00AF5631" w:rsidP="00AF5631">
      <w:pPr>
        <w:pStyle w:val="Code"/>
        <w:rPr>
          <w:highlight w:val="white"/>
        </w:rPr>
      </w:pPr>
      <w:r w:rsidRPr="00903DBA">
        <w:rPr>
          <w:highlight w:val="white"/>
        </w:rPr>
        <w:t xml:space="preserve">             mov [bp + 8], si */</w:t>
      </w:r>
    </w:p>
    <w:p w14:paraId="0D7BBAAE" w14:textId="77777777" w:rsidR="00AF5631" w:rsidRPr="00903DBA" w:rsidRDefault="00AF5631" w:rsidP="00AF5631">
      <w:pPr>
        <w:pStyle w:val="Code"/>
        <w:rPr>
          <w:highlight w:val="white"/>
        </w:rPr>
      </w:pPr>
    </w:p>
    <w:p w14:paraId="5EB56413" w14:textId="77777777" w:rsidR="00AF5631" w:rsidRPr="00903DBA" w:rsidRDefault="00AF5631" w:rsidP="00AF5631">
      <w:pPr>
        <w:pStyle w:val="Code"/>
        <w:rPr>
          <w:highlight w:val="white"/>
        </w:rPr>
      </w:pPr>
      <w:r w:rsidRPr="00903DBA">
        <w:rPr>
          <w:highlight w:val="white"/>
        </w:rPr>
        <w:t xml:space="preserve">        AddAssemblyCode(assemblyCodeList, AssemblyOperator.mov_byte,</w:t>
      </w:r>
    </w:p>
    <w:p w14:paraId="6FCD15F3" w14:textId="77777777" w:rsidR="00AF5631" w:rsidRPr="00903DBA" w:rsidRDefault="00AF5631" w:rsidP="00AF5631">
      <w:pPr>
        <w:pStyle w:val="Code"/>
        <w:rPr>
          <w:highlight w:val="white"/>
        </w:rPr>
      </w:pPr>
      <w:r w:rsidRPr="00903DBA">
        <w:rPr>
          <w:highlight w:val="white"/>
        </w:rPr>
        <w:t xml:space="preserve">                        Register.bx, 0, BigInteger.Zero);</w:t>
      </w:r>
    </w:p>
    <w:p w14:paraId="29CFFE72"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2B6115EF" w14:textId="77777777" w:rsidR="00AF5631" w:rsidRPr="00903DBA" w:rsidRDefault="00AF5631" w:rsidP="00AF5631">
      <w:pPr>
        <w:pStyle w:val="Code"/>
        <w:rPr>
          <w:highlight w:val="white"/>
        </w:rPr>
      </w:pPr>
      <w:r w:rsidRPr="00903DBA">
        <w:rPr>
          <w:highlight w:val="white"/>
        </w:rPr>
        <w:t xml:space="preserve">                        Register.bp, 0, BigInteger.Zero);</w:t>
      </w:r>
    </w:p>
    <w:p w14:paraId="46934658" w14:textId="77777777" w:rsidR="00AF5631" w:rsidRPr="00903DBA" w:rsidRDefault="00AF5631" w:rsidP="00AF5631">
      <w:pPr>
        <w:pStyle w:val="Code"/>
        <w:rPr>
          <w:highlight w:val="white"/>
        </w:rPr>
      </w:pPr>
      <w:r w:rsidRPr="00903DBA">
        <w:rPr>
          <w:highlight w:val="white"/>
        </w:rPr>
        <w:t xml:space="preserve">        AddAssemblyCode(assemblyCodeList, AssemblyOperator.add,</w:t>
      </w:r>
    </w:p>
    <w:p w14:paraId="1AFE739D" w14:textId="77777777" w:rsidR="00AF5631" w:rsidRPr="00903DBA" w:rsidRDefault="00AF5631" w:rsidP="00AF5631">
      <w:pPr>
        <w:pStyle w:val="Code"/>
        <w:rPr>
          <w:highlight w:val="white"/>
        </w:rPr>
      </w:pPr>
      <w:r w:rsidRPr="00903DBA">
        <w:rPr>
          <w:highlight w:val="white"/>
        </w:rPr>
        <w:t xml:space="preserve">                        Register.bp, (BigInteger) 2);</w:t>
      </w:r>
    </w:p>
    <w:p w14:paraId="2EA6191D" w14:textId="77777777" w:rsidR="00AF5631" w:rsidRPr="00903DBA" w:rsidRDefault="00AF5631" w:rsidP="00AF5631">
      <w:pPr>
        <w:pStyle w:val="Code"/>
        <w:rPr>
          <w:highlight w:val="white"/>
        </w:rPr>
      </w:pPr>
      <w:r w:rsidRPr="00903DBA">
        <w:rPr>
          <w:highlight w:val="white"/>
        </w:rPr>
        <w:t xml:space="preserve">        AddAssemblyCode(assemblyCodeList, AssemblyOperator.mov_word,</w:t>
      </w:r>
    </w:p>
    <w:p w14:paraId="351E4786" w14:textId="77777777" w:rsidR="00AF5631" w:rsidRPr="00903DBA" w:rsidRDefault="00AF5631" w:rsidP="00AF5631">
      <w:pPr>
        <w:pStyle w:val="Code"/>
        <w:rPr>
          <w:highlight w:val="white"/>
        </w:rPr>
      </w:pPr>
      <w:r w:rsidRPr="00903DBA">
        <w:rPr>
          <w:highlight w:val="white"/>
        </w:rPr>
        <w:t xml:space="preserve">                        Register.bp, 0, BigInteger.Zero);</w:t>
      </w:r>
    </w:p>
    <w:p w14:paraId="65AABF49"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62794B07" w14:textId="77777777" w:rsidR="00AF5631" w:rsidRPr="00903DBA" w:rsidRDefault="00AF5631" w:rsidP="00AF5631">
      <w:pPr>
        <w:pStyle w:val="Code"/>
        <w:rPr>
          <w:highlight w:val="white"/>
        </w:rPr>
      </w:pPr>
      <w:r w:rsidRPr="00903DBA">
        <w:rPr>
          <w:highlight w:val="white"/>
        </w:rPr>
        <w:t xml:space="preserve">                        Register.bp, 6, Register.ax);</w:t>
      </w:r>
    </w:p>
    <w:p w14:paraId="624040E1" w14:textId="77777777" w:rsidR="00AF5631" w:rsidRPr="00903DBA" w:rsidRDefault="00AF5631" w:rsidP="00AF5631">
      <w:pPr>
        <w:pStyle w:val="Code"/>
        <w:rPr>
          <w:highlight w:val="white"/>
        </w:rPr>
      </w:pPr>
      <w:r w:rsidRPr="00903DBA">
        <w:rPr>
          <w:highlight w:val="white"/>
        </w:rPr>
        <w:t xml:space="preserve">        AddAssemblyCode(assemblyCodeList, AssemblyOperator.mov,</w:t>
      </w:r>
    </w:p>
    <w:p w14:paraId="5605E2CF" w14:textId="77777777" w:rsidR="00AF5631" w:rsidRPr="00903DBA" w:rsidRDefault="00AF5631" w:rsidP="00AF5631">
      <w:pPr>
        <w:pStyle w:val="Code"/>
        <w:rPr>
          <w:highlight w:val="white"/>
        </w:rPr>
      </w:pPr>
      <w:r w:rsidRPr="00903DBA">
        <w:rPr>
          <w:highlight w:val="white"/>
        </w:rPr>
        <w:t xml:space="preserve">                        Register.bp, 8, Register.si);</w:t>
      </w:r>
    </w:p>
    <w:p w14:paraId="3ADB0EB1" w14:textId="77777777" w:rsidR="00AF5631" w:rsidRPr="00903DBA" w:rsidRDefault="00AF5631" w:rsidP="00AF5631">
      <w:pPr>
        <w:pStyle w:val="Code"/>
        <w:rPr>
          <w:highlight w:val="white"/>
        </w:rPr>
      </w:pPr>
    </w:p>
    <w:p w14:paraId="00CF80EF" w14:textId="77777777" w:rsidR="00AF5631" w:rsidRPr="00903DBA" w:rsidRDefault="00AF5631" w:rsidP="00AF5631">
      <w:pPr>
        <w:pStyle w:val="Code"/>
        <w:rPr>
          <w:highlight w:val="white"/>
        </w:rPr>
      </w:pPr>
      <w:r w:rsidRPr="00903DBA">
        <w:rPr>
          <w:highlight w:val="white"/>
        </w:rPr>
        <w:t xml:space="preserve">        List&lt;byte&gt; byteList = new List&lt;byte&gt;();</w:t>
      </w:r>
    </w:p>
    <w:p w14:paraId="33920221" w14:textId="77777777" w:rsidR="00AF5631" w:rsidRPr="00903DBA" w:rsidRDefault="00AF5631" w:rsidP="00AF5631">
      <w:pPr>
        <w:pStyle w:val="Code"/>
        <w:rPr>
          <w:highlight w:val="white"/>
        </w:rPr>
      </w:pPr>
      <w:r w:rsidRPr="00903DBA">
        <w:rPr>
          <w:highlight w:val="white"/>
        </w:rPr>
        <w:t xml:space="preserve">        IDictionary&lt;int, string&gt; accessMap = new Dictionary&lt;int, string&gt;();</w:t>
      </w:r>
    </w:p>
    <w:p w14:paraId="03687366" w14:textId="77777777" w:rsidR="00AF5631" w:rsidRPr="00903DBA" w:rsidRDefault="00AF5631" w:rsidP="00AF5631">
      <w:pPr>
        <w:pStyle w:val="Code"/>
        <w:rPr>
          <w:highlight w:val="white"/>
        </w:rPr>
      </w:pPr>
      <w:r w:rsidRPr="00903DBA">
        <w:rPr>
          <w:highlight w:val="white"/>
        </w:rPr>
        <w:t xml:space="preserve">        IDictionary&lt;int, string&gt; callMap = new Dictionary&lt;int, string&gt;();</w:t>
      </w:r>
    </w:p>
    <w:p w14:paraId="591FD300" w14:textId="77777777" w:rsidR="00AF5631" w:rsidRPr="00903DBA" w:rsidRDefault="00AF5631" w:rsidP="00AF5631">
      <w:pPr>
        <w:pStyle w:val="Code"/>
        <w:rPr>
          <w:highlight w:val="white"/>
        </w:rPr>
      </w:pPr>
      <w:r w:rsidRPr="00903DBA">
        <w:rPr>
          <w:highlight w:val="white"/>
        </w:rPr>
        <w:t xml:space="preserve">        ISet&lt;int&gt; returnSet = new HashSet&lt;int&gt;();</w:t>
      </w:r>
    </w:p>
    <w:p w14:paraId="34EE9F60" w14:textId="77777777" w:rsidR="00AF5631" w:rsidRPr="00903DBA" w:rsidRDefault="00AF5631" w:rsidP="00AF5631">
      <w:pPr>
        <w:pStyle w:val="Code"/>
        <w:rPr>
          <w:highlight w:val="white"/>
        </w:rPr>
      </w:pPr>
      <w:r w:rsidRPr="00903DBA">
        <w:rPr>
          <w:highlight w:val="white"/>
        </w:rPr>
        <w:t xml:space="preserve">        AssemblyCodeGenerator.</w:t>
      </w:r>
    </w:p>
    <w:p w14:paraId="4164E51D" w14:textId="77777777" w:rsidR="00AF5631" w:rsidRPr="00903DBA" w:rsidRDefault="00AF5631" w:rsidP="00AF5631">
      <w:pPr>
        <w:pStyle w:val="Code"/>
        <w:rPr>
          <w:highlight w:val="white"/>
        </w:rPr>
      </w:pPr>
      <w:r w:rsidRPr="00903DBA">
        <w:rPr>
          <w:highlight w:val="white"/>
        </w:rPr>
        <w:t xml:space="preserve">          GenerateTargetWindows(assemblyCodeList, byteList,</w:t>
      </w:r>
    </w:p>
    <w:p w14:paraId="56B66F10" w14:textId="77777777" w:rsidR="00AF5631" w:rsidRPr="00903DBA" w:rsidRDefault="00AF5631" w:rsidP="00AF5631">
      <w:pPr>
        <w:pStyle w:val="Code"/>
        <w:rPr>
          <w:highlight w:val="white"/>
        </w:rPr>
      </w:pPr>
      <w:r w:rsidRPr="00903DBA">
        <w:rPr>
          <w:highlight w:val="white"/>
        </w:rPr>
        <w:t xml:space="preserve">                                accessMap, callMap, returnSet);</w:t>
      </w:r>
    </w:p>
    <w:p w14:paraId="2FCF9760" w14:textId="77777777" w:rsidR="00AF5631" w:rsidRPr="00903DBA" w:rsidRDefault="00AF5631" w:rsidP="00AF5631">
      <w:pPr>
        <w:pStyle w:val="Code"/>
        <w:rPr>
          <w:highlight w:val="white"/>
        </w:rPr>
      </w:pPr>
      <w:r w:rsidRPr="00903DBA">
        <w:rPr>
          <w:highlight w:val="white"/>
        </w:rPr>
        <w:t xml:space="preserve">        StaticSymbol staticSymbol =</w:t>
      </w:r>
    </w:p>
    <w:p w14:paraId="49EEFA31" w14:textId="77777777" w:rsidR="00AF5631" w:rsidRPr="00903DBA" w:rsidRDefault="00AF5631" w:rsidP="00AF5631">
      <w:pPr>
        <w:pStyle w:val="Code"/>
        <w:rPr>
          <w:highlight w:val="white"/>
        </w:rPr>
      </w:pPr>
      <w:r w:rsidRPr="00903DBA">
        <w:rPr>
          <w:highlight w:val="white"/>
        </w:rPr>
        <w:t xml:space="preserve">          new StaticSymbolWindows(AssemblyCodeGenerator.ArgsName, byteList,</w:t>
      </w:r>
    </w:p>
    <w:p w14:paraId="70010C1B" w14:textId="77777777" w:rsidR="00AF5631" w:rsidRPr="00903DBA" w:rsidRDefault="00AF5631" w:rsidP="00AF5631">
      <w:pPr>
        <w:pStyle w:val="Code"/>
        <w:rPr>
          <w:highlight w:val="white"/>
        </w:rPr>
      </w:pPr>
      <w:r w:rsidRPr="00903DBA">
        <w:rPr>
          <w:highlight w:val="white"/>
        </w:rPr>
        <w:t xml:space="preserve">                                  accessMap, callMap, returnSet);</w:t>
      </w:r>
    </w:p>
    <w:p w14:paraId="733A4DA2" w14:textId="3FF9B0F9" w:rsidR="00AF5631" w:rsidRPr="00903DBA" w:rsidRDefault="00AF5631" w:rsidP="00AF5631">
      <w:pPr>
        <w:pStyle w:val="Code"/>
        <w:rPr>
          <w:highlight w:val="white"/>
        </w:rPr>
      </w:pPr>
      <w:r w:rsidRPr="00903DBA">
        <w:rPr>
          <w:highlight w:val="white"/>
        </w:rPr>
        <w:t xml:space="preserve">        </w:t>
      </w:r>
      <w:r w:rsidR="005E3B60" w:rsidRPr="00903DBA">
        <w:rPr>
          <w:highlight w:val="white"/>
        </w:rPr>
        <w:t>SymbolTable.StaticSet.</w:t>
      </w:r>
      <w:r w:rsidRPr="00903DBA">
        <w:rPr>
          <w:highlight w:val="white"/>
        </w:rPr>
        <w:t>Add(staticSymbol);</w:t>
      </w:r>
    </w:p>
    <w:p w14:paraId="75E8B4A9" w14:textId="47A21678" w:rsidR="00AF5631" w:rsidRPr="00903DBA" w:rsidRDefault="00AF5631" w:rsidP="00AF5631">
      <w:pPr>
        <w:pStyle w:val="Code"/>
        <w:rPr>
          <w:highlight w:val="white"/>
        </w:rPr>
      </w:pPr>
      <w:r w:rsidRPr="00903DBA">
        <w:rPr>
          <w:highlight w:val="white"/>
        </w:rPr>
        <w:t xml:space="preserve">      }</w:t>
      </w:r>
    </w:p>
    <w:p w14:paraId="77BC834B" w14:textId="5D81B585" w:rsidR="00825462" w:rsidRPr="00903DBA" w:rsidRDefault="00825462" w:rsidP="00825462">
      <w:pPr>
        <w:pStyle w:val="Code"/>
        <w:rPr>
          <w:highlight w:val="white"/>
        </w:rPr>
      </w:pPr>
      <w:r w:rsidRPr="00903DBA">
        <w:rPr>
          <w:highlight w:val="white"/>
        </w:rPr>
        <w:t xml:space="preserve">    }</w:t>
      </w:r>
    </w:p>
    <w:p w14:paraId="2BB5A61D" w14:textId="77777777" w:rsidR="00614EB1" w:rsidRPr="00903DBA" w:rsidRDefault="00614EB1" w:rsidP="00614EB1">
      <w:pPr>
        <w:pStyle w:val="Rubrik3"/>
        <w:numPr>
          <w:ilvl w:val="2"/>
          <w:numId w:val="158"/>
        </w:numPr>
        <w:rPr>
          <w:highlight w:val="white"/>
        </w:rPr>
      </w:pPr>
      <w:bookmarkStart w:id="455" w:name="_Toc57656117"/>
      <w:r w:rsidRPr="00903DBA">
        <w:rPr>
          <w:highlight w:val="white"/>
        </w:rPr>
        <w:t>Windows Jump Info</w:t>
      </w:r>
      <w:bookmarkEnd w:id="455"/>
    </w:p>
    <w:p w14:paraId="72B28385"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WindowsJumpInfo</w:t>
      </w:r>
      <w:r w:rsidRPr="00903DBA">
        <w:rPr>
          <w:highlight w:val="white"/>
        </w:rPr>
        <w:t xml:space="preserve"> method changes the jump addresses from middle code line numbers to assembly code line numbers, and then to relative byte size addresses. To begin with we need the </w:t>
      </w:r>
      <w:r w:rsidRPr="00903DBA">
        <w:rPr>
          <w:rStyle w:val="KeyWord0"/>
          <w:highlight w:val="white"/>
        </w:rPr>
        <w:t>middleToAssemblyMap</w:t>
      </w:r>
      <w:r w:rsidRPr="00903DBA">
        <w:rPr>
          <w:highlight w:val="white"/>
        </w:rPr>
        <w:t xml:space="preserve"> map to keep track of the assembly code addresses.</w:t>
      </w:r>
    </w:p>
    <w:p w14:paraId="18034316" w14:textId="77777777" w:rsidR="009A15FB" w:rsidRPr="00903DBA" w:rsidRDefault="009A15FB" w:rsidP="009A15FB">
      <w:pPr>
        <w:pStyle w:val="CodeHeader"/>
        <w:rPr>
          <w:highlight w:val="white"/>
        </w:rPr>
      </w:pPr>
      <w:proofErr w:type="spellStart"/>
      <w:r w:rsidRPr="00903DBA">
        <w:rPr>
          <w:highlight w:val="white"/>
        </w:rPr>
        <w:t>AssemblyCodeGenerator.cs</w:t>
      </w:r>
      <w:proofErr w:type="spellEnd"/>
    </w:p>
    <w:p w14:paraId="456C6F1D" w14:textId="77777777" w:rsidR="00614EB1" w:rsidRPr="00903DBA" w:rsidRDefault="00614EB1" w:rsidP="00614EB1">
      <w:pPr>
        <w:pStyle w:val="Code"/>
        <w:rPr>
          <w:highlight w:val="white"/>
        </w:rPr>
      </w:pPr>
      <w:r w:rsidRPr="00903DBA">
        <w:rPr>
          <w:highlight w:val="white"/>
        </w:rPr>
        <w:t xml:space="preserve">    private void WindowsJumpInfo() {</w:t>
      </w:r>
    </w:p>
    <w:p w14:paraId="6BEF97A8" w14:textId="77777777" w:rsidR="00614EB1" w:rsidRPr="00903DBA" w:rsidRDefault="00614EB1" w:rsidP="00614EB1">
      <w:pPr>
        <w:pStyle w:val="Code"/>
        <w:rPr>
          <w:highlight w:val="white"/>
        </w:rPr>
      </w:pPr>
      <w:r w:rsidRPr="00903DBA">
        <w:rPr>
          <w:highlight w:val="white"/>
        </w:rPr>
        <w:t xml:space="preserve">      IDictionary&lt;int,int&gt; middleToAssemblyMap = new Dictionary&lt;int,int&gt;();</w:t>
      </w:r>
    </w:p>
    <w:p w14:paraId="6199E5FD" w14:textId="77777777" w:rsidR="00614EB1" w:rsidRPr="00903DBA" w:rsidRDefault="00614EB1" w:rsidP="00614EB1">
      <w:pPr>
        <w:rPr>
          <w:highlight w:val="white"/>
        </w:rPr>
      </w:pPr>
      <w:r w:rsidRPr="00903DBA">
        <w:rPr>
          <w:highlight w:val="white"/>
        </w:rPr>
        <w:t xml:space="preserve">We iterate through the assembly code list and add the middle code line number the assembly code line number each time we encounter a new-middle-code instruction. We really need just the line numbers of </w:t>
      </w:r>
      <w:r w:rsidRPr="00903DBA">
        <w:rPr>
          <w:highlight w:val="white"/>
        </w:rPr>
        <w:lastRenderedPageBreak/>
        <w:t xml:space="preserve">first of the assembly line that corresponds to a middle code instruction, since all jumps are to those addresses. </w:t>
      </w:r>
    </w:p>
    <w:p w14:paraId="681912B8" w14:textId="77777777" w:rsidR="00614EB1" w:rsidRPr="00903DBA" w:rsidRDefault="00614EB1" w:rsidP="00614EB1">
      <w:pPr>
        <w:pStyle w:val="Code"/>
        <w:rPr>
          <w:highlight w:val="white"/>
        </w:rPr>
      </w:pPr>
      <w:r w:rsidRPr="00903DBA">
        <w:rPr>
          <w:highlight w:val="white"/>
        </w:rPr>
        <w:t xml:space="preserve">      for (int assemblyIndex = 0;</w:t>
      </w:r>
    </w:p>
    <w:p w14:paraId="24F007B2" w14:textId="77777777" w:rsidR="00614EB1" w:rsidRPr="00903DBA" w:rsidRDefault="00614EB1" w:rsidP="00614EB1">
      <w:pPr>
        <w:pStyle w:val="Code"/>
        <w:rPr>
          <w:highlight w:val="white"/>
        </w:rPr>
      </w:pPr>
      <w:r w:rsidRPr="00903DBA">
        <w:rPr>
          <w:highlight w:val="white"/>
        </w:rPr>
        <w:t xml:space="preserve">           assemblyIndex &lt; m_assemblyCodeList.Count; ++assemblyIndex) {</w:t>
      </w:r>
    </w:p>
    <w:p w14:paraId="2763EBE4" w14:textId="77777777" w:rsidR="00614EB1" w:rsidRPr="00903DBA" w:rsidRDefault="00614EB1" w:rsidP="00614EB1">
      <w:pPr>
        <w:pStyle w:val="Code"/>
        <w:rPr>
          <w:highlight w:val="white"/>
        </w:rPr>
      </w:pPr>
      <w:r w:rsidRPr="00903DBA">
        <w:rPr>
          <w:highlight w:val="white"/>
        </w:rPr>
        <w:t xml:space="preserve">        AssemblyCode assemblyCode = m_assemblyCodeList[assemblyIndex];</w:t>
      </w:r>
    </w:p>
    <w:p w14:paraId="3F5D5475" w14:textId="77777777" w:rsidR="00614EB1" w:rsidRPr="00903DBA" w:rsidRDefault="00614EB1" w:rsidP="00614EB1">
      <w:pPr>
        <w:pStyle w:val="Code"/>
        <w:rPr>
          <w:highlight w:val="white"/>
        </w:rPr>
      </w:pPr>
    </w:p>
    <w:p w14:paraId="7A7DE30B" w14:textId="77777777" w:rsidR="00614EB1" w:rsidRPr="00903DBA" w:rsidRDefault="00614EB1" w:rsidP="00614EB1">
      <w:pPr>
        <w:pStyle w:val="Code"/>
        <w:rPr>
          <w:highlight w:val="white"/>
        </w:rPr>
      </w:pPr>
      <w:r w:rsidRPr="00903DBA">
        <w:rPr>
          <w:highlight w:val="white"/>
        </w:rPr>
        <w:t xml:space="preserve">        if (assemblyCode.Operator == AssemblyOperator.new_middle_code) {</w:t>
      </w:r>
    </w:p>
    <w:p w14:paraId="4A7C1555" w14:textId="77777777" w:rsidR="00614EB1" w:rsidRPr="00903DBA" w:rsidRDefault="00614EB1" w:rsidP="00614EB1">
      <w:pPr>
        <w:pStyle w:val="Code"/>
        <w:rPr>
          <w:highlight w:val="white"/>
        </w:rPr>
      </w:pPr>
      <w:r w:rsidRPr="00903DBA">
        <w:rPr>
          <w:highlight w:val="white"/>
        </w:rPr>
        <w:t xml:space="preserve">          int middleIndex = (int) assemblyCode[0];</w:t>
      </w:r>
    </w:p>
    <w:p w14:paraId="154B2CEE" w14:textId="77777777" w:rsidR="00614EB1" w:rsidRPr="00903DBA" w:rsidRDefault="00614EB1" w:rsidP="00614EB1">
      <w:pPr>
        <w:pStyle w:val="Code"/>
        <w:rPr>
          <w:highlight w:val="white"/>
        </w:rPr>
      </w:pPr>
      <w:r w:rsidRPr="00903DBA">
        <w:rPr>
          <w:highlight w:val="white"/>
        </w:rPr>
        <w:t xml:space="preserve">          middleToAssemblyMap.Add(middleIndex, assemblyIndex);</w:t>
      </w:r>
    </w:p>
    <w:p w14:paraId="00077225" w14:textId="77777777" w:rsidR="00614EB1" w:rsidRPr="00903DBA" w:rsidRDefault="00614EB1" w:rsidP="00614EB1">
      <w:pPr>
        <w:pStyle w:val="Code"/>
        <w:rPr>
          <w:highlight w:val="white"/>
        </w:rPr>
      </w:pPr>
      <w:r w:rsidRPr="00903DBA">
        <w:rPr>
          <w:highlight w:val="white"/>
        </w:rPr>
        <w:t xml:space="preserve">          assemblyCode.Operator = AssemblyOperator.empty;</w:t>
      </w:r>
    </w:p>
    <w:p w14:paraId="38B29416" w14:textId="77777777" w:rsidR="00614EB1" w:rsidRPr="00903DBA" w:rsidRDefault="00614EB1" w:rsidP="00614EB1">
      <w:pPr>
        <w:pStyle w:val="Code"/>
        <w:rPr>
          <w:highlight w:val="white"/>
        </w:rPr>
      </w:pPr>
      <w:r w:rsidRPr="00903DBA">
        <w:rPr>
          <w:highlight w:val="white"/>
        </w:rPr>
        <w:t xml:space="preserve">        }</w:t>
      </w:r>
    </w:p>
    <w:p w14:paraId="35E7F4FF" w14:textId="77777777" w:rsidR="00614EB1" w:rsidRPr="00903DBA" w:rsidRDefault="00614EB1" w:rsidP="00614EB1">
      <w:pPr>
        <w:pStyle w:val="Code"/>
        <w:rPr>
          <w:highlight w:val="white"/>
        </w:rPr>
      </w:pPr>
      <w:r w:rsidRPr="00903DBA">
        <w:rPr>
          <w:highlight w:val="white"/>
        </w:rPr>
        <w:t xml:space="preserve">      }</w:t>
      </w:r>
    </w:p>
    <w:p w14:paraId="1EAEBC6C" w14:textId="77777777" w:rsidR="00614EB1" w:rsidRPr="00903DBA" w:rsidRDefault="00614EB1" w:rsidP="00614EB1">
      <w:pPr>
        <w:rPr>
          <w:highlight w:val="white"/>
        </w:rPr>
      </w:pPr>
      <w:r w:rsidRPr="00903DBA">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903DBA" w:rsidRDefault="00614EB1" w:rsidP="00614EB1">
      <w:pPr>
        <w:pStyle w:val="Code"/>
        <w:rPr>
          <w:highlight w:val="white"/>
        </w:rPr>
      </w:pPr>
      <w:r w:rsidRPr="00903DBA">
        <w:rPr>
          <w:highlight w:val="white"/>
        </w:rPr>
        <w:t xml:space="preserve">      for (int line = 0; line &lt; m_assemblyCodeList.Count; ++line) {</w:t>
      </w:r>
    </w:p>
    <w:p w14:paraId="1A6C2B13"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42BD477A" w14:textId="77777777" w:rsidR="00614EB1" w:rsidRPr="00903DBA" w:rsidRDefault="00614EB1" w:rsidP="0078288A">
      <w:pPr>
        <w:pStyle w:val="Code"/>
        <w:rPr>
          <w:highlight w:val="white"/>
        </w:rPr>
      </w:pPr>
    </w:p>
    <w:p w14:paraId="1E9BE102" w14:textId="56C925CE" w:rsidR="006F0ABE" w:rsidRPr="00903DBA" w:rsidRDefault="0078288A" w:rsidP="0078288A">
      <w:pPr>
        <w:pStyle w:val="Code"/>
        <w:rPr>
          <w:highlight w:val="white"/>
        </w:rPr>
      </w:pPr>
      <w:r w:rsidRPr="00903DBA">
        <w:rPr>
          <w:highlight w:val="white"/>
        </w:rPr>
        <w:t xml:space="preserve">        if (</w:t>
      </w:r>
      <w:r w:rsidR="00E1527F" w:rsidRPr="00903DBA">
        <w:rPr>
          <w:highlight w:val="white"/>
        </w:rPr>
        <w:t>/*</w:t>
      </w:r>
      <w:r w:rsidRPr="00903DBA">
        <w:rPr>
          <w:highlight w:val="white"/>
        </w:rPr>
        <w:t>(assemblyCode[0] == null) &amp;&amp;</w:t>
      </w:r>
      <w:r w:rsidR="00E1527F" w:rsidRPr="00903DBA">
        <w:rPr>
          <w:highlight w:val="white"/>
        </w:rPr>
        <w:t>*/</w:t>
      </w:r>
      <w:r w:rsidR="006F0ABE" w:rsidRPr="00903DBA">
        <w:rPr>
          <w:highlight w:val="white"/>
        </w:rPr>
        <w:t xml:space="preserve"> !(assemblyCode[1] is int) &amp;&amp;</w:t>
      </w:r>
    </w:p>
    <w:p w14:paraId="4E80EA33" w14:textId="77777777" w:rsidR="0078288A" w:rsidRPr="00903DBA" w:rsidRDefault="0078288A" w:rsidP="0078288A">
      <w:pPr>
        <w:pStyle w:val="Code"/>
        <w:rPr>
          <w:highlight w:val="white"/>
        </w:rPr>
      </w:pPr>
      <w:r w:rsidRPr="00903DBA">
        <w:rPr>
          <w:highlight w:val="white"/>
        </w:rPr>
        <w:t xml:space="preserve">            (assemblyCode.IsRelationNotRegister() ||</w:t>
      </w:r>
    </w:p>
    <w:p w14:paraId="42A598B8" w14:textId="77777777" w:rsidR="0078288A" w:rsidRPr="00903DBA" w:rsidRDefault="0078288A" w:rsidP="0078288A">
      <w:pPr>
        <w:pStyle w:val="Code"/>
        <w:rPr>
          <w:highlight w:val="white"/>
        </w:rPr>
      </w:pPr>
      <w:r w:rsidRPr="00903DBA">
        <w:rPr>
          <w:highlight w:val="white"/>
        </w:rPr>
        <w:t xml:space="preserve">             assemblyCode.IsJumpNotRegister())) {</w:t>
      </w:r>
    </w:p>
    <w:p w14:paraId="75122B24" w14:textId="15942F4C" w:rsidR="0078288A" w:rsidRPr="00903DBA" w:rsidRDefault="0078288A" w:rsidP="0078288A">
      <w:pPr>
        <w:pStyle w:val="Code"/>
        <w:rPr>
          <w:highlight w:val="white"/>
        </w:rPr>
      </w:pPr>
      <w:r w:rsidRPr="00903DBA">
        <w:rPr>
          <w:highlight w:val="white"/>
        </w:rPr>
        <w:t xml:space="preserve">          int middleTarget = (int) assemblyCode[2];</w:t>
      </w:r>
    </w:p>
    <w:p w14:paraId="550DFF56" w14:textId="6F8B5C8F" w:rsidR="0078288A" w:rsidRPr="00903DBA" w:rsidRDefault="0078288A" w:rsidP="0078288A">
      <w:pPr>
        <w:pStyle w:val="Code"/>
        <w:rPr>
          <w:highlight w:val="white"/>
        </w:rPr>
      </w:pPr>
      <w:r w:rsidRPr="00903DBA">
        <w:rPr>
          <w:highlight w:val="white"/>
        </w:rPr>
        <w:t xml:space="preserve">          assemblyCode[1] = middleToAssemblyMap[middleTarget];</w:t>
      </w:r>
    </w:p>
    <w:p w14:paraId="2292A47E" w14:textId="77777777" w:rsidR="0078288A" w:rsidRPr="00903DBA" w:rsidRDefault="0078288A" w:rsidP="0078288A">
      <w:pPr>
        <w:pStyle w:val="Code"/>
        <w:rPr>
          <w:highlight w:val="white"/>
        </w:rPr>
      </w:pPr>
      <w:r w:rsidRPr="00903DBA">
        <w:rPr>
          <w:highlight w:val="white"/>
        </w:rPr>
        <w:t xml:space="preserve">        }</w:t>
      </w:r>
    </w:p>
    <w:p w14:paraId="076A829E" w14:textId="77777777" w:rsidR="00614EB1" w:rsidRPr="00903DBA" w:rsidRDefault="00614EB1" w:rsidP="00614EB1">
      <w:pPr>
        <w:pStyle w:val="Code"/>
        <w:rPr>
          <w:highlight w:val="white"/>
        </w:rPr>
      </w:pPr>
      <w:r w:rsidRPr="00903DBA">
        <w:rPr>
          <w:highlight w:val="white"/>
        </w:rPr>
        <w:t xml:space="preserve">      }</w:t>
      </w:r>
    </w:p>
    <w:p w14:paraId="1C21A152" w14:textId="77777777" w:rsidR="00614EB1" w:rsidRPr="00903DBA" w:rsidRDefault="00614EB1" w:rsidP="00614EB1">
      <w:pPr>
        <w:rPr>
          <w:highlight w:val="white"/>
        </w:rPr>
      </w:pPr>
      <w:r w:rsidRPr="00903DBA">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903DBA" w:rsidRDefault="00614EB1" w:rsidP="00614EB1">
      <w:pPr>
        <w:rPr>
          <w:highlight w:val="white"/>
        </w:rPr>
      </w:pPr>
      <w:r w:rsidRPr="00903DBA">
        <w:rPr>
          <w:highlight w:val="white"/>
        </w:rPr>
        <w:t xml:space="preserve">First, we need the </w:t>
      </w:r>
      <w:r w:rsidRPr="00903DBA">
        <w:rPr>
          <w:rStyle w:val="KeyWord0"/>
          <w:highlight w:val="white"/>
        </w:rPr>
        <w:t>assemblyToByteMap</w:t>
      </w:r>
      <w:r w:rsidRPr="00903DBA">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w:t>
      </w:r>
      <w:proofErr w:type="gramStart"/>
      <w:r w:rsidRPr="00903DBA">
        <w:rPr>
          <w:highlight w:val="white"/>
        </w:rPr>
        <w:t>are</w:t>
      </w:r>
      <w:proofErr w:type="gramEnd"/>
      <w:r w:rsidRPr="00903DBA">
        <w:rPr>
          <w:highlight w:val="white"/>
        </w:rPr>
        <w:t xml:space="preserve"> equally large (in bytes), but that may change later on.</w:t>
      </w:r>
    </w:p>
    <w:p w14:paraId="34561959" w14:textId="77777777" w:rsidR="00614EB1" w:rsidRPr="00903DBA" w:rsidRDefault="00614EB1" w:rsidP="00614EB1">
      <w:pPr>
        <w:pStyle w:val="Code"/>
        <w:rPr>
          <w:highlight w:val="white"/>
        </w:rPr>
      </w:pPr>
      <w:r w:rsidRPr="00903DBA">
        <w:rPr>
          <w:highlight w:val="white"/>
        </w:rPr>
        <w:t xml:space="preserve">      IDictionary&lt;int,int&gt; assemblyToByteMap = new Dictionary&lt;int,int&gt;();</w:t>
      </w:r>
    </w:p>
    <w:p w14:paraId="66173369" w14:textId="77777777" w:rsidR="00614EB1" w:rsidRPr="00903DBA" w:rsidRDefault="00614EB1" w:rsidP="00614EB1">
      <w:pPr>
        <w:pStyle w:val="Code"/>
        <w:rPr>
          <w:highlight w:val="white"/>
        </w:rPr>
      </w:pPr>
    </w:p>
    <w:p w14:paraId="231C394F" w14:textId="77777777" w:rsidR="00614EB1" w:rsidRPr="00903DBA" w:rsidRDefault="00614EB1" w:rsidP="00614EB1">
      <w:pPr>
        <w:pStyle w:val="Code"/>
        <w:rPr>
          <w:highlight w:val="white"/>
        </w:rPr>
      </w:pPr>
      <w:r w:rsidRPr="00903DBA">
        <w:rPr>
          <w:highlight w:val="white"/>
        </w:rPr>
        <w:t xml:space="preserve">      { int byteSize = 0, line = 0;</w:t>
      </w:r>
    </w:p>
    <w:p w14:paraId="0CCF5056"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0849B568" w14:textId="77777777" w:rsidR="00614EB1" w:rsidRPr="00903DBA" w:rsidRDefault="00614EB1" w:rsidP="00614EB1">
      <w:pPr>
        <w:pStyle w:val="Code"/>
        <w:rPr>
          <w:highlight w:val="white"/>
        </w:rPr>
      </w:pPr>
      <w:r w:rsidRPr="00903DBA">
        <w:rPr>
          <w:highlight w:val="white"/>
        </w:rPr>
        <w:t xml:space="preserve">          assemblyToByteMap.Add(line++, byteSize);</w:t>
      </w:r>
    </w:p>
    <w:p w14:paraId="0EC1192C" w14:textId="77777777" w:rsidR="00614EB1" w:rsidRPr="00903DBA" w:rsidRDefault="00614EB1" w:rsidP="00614EB1">
      <w:pPr>
        <w:pStyle w:val="Code"/>
        <w:rPr>
          <w:highlight w:val="white"/>
        </w:rPr>
      </w:pPr>
      <w:r w:rsidRPr="00903DBA">
        <w:rPr>
          <w:highlight w:val="white"/>
        </w:rPr>
        <w:t xml:space="preserve">  </w:t>
      </w:r>
    </w:p>
    <w:p w14:paraId="20EF5DEA" w14:textId="77777777" w:rsidR="00614EB1" w:rsidRPr="00903DBA" w:rsidRDefault="00614EB1" w:rsidP="00614EB1">
      <w:pPr>
        <w:pStyle w:val="Code"/>
        <w:rPr>
          <w:highlight w:val="white"/>
        </w:rPr>
      </w:pPr>
      <w:r w:rsidRPr="00903DBA">
        <w:rPr>
          <w:highlight w:val="white"/>
        </w:rPr>
        <w:t xml:space="preserve">          if (!(assemblyCode.IsRelationNotRegister() ||</w:t>
      </w:r>
    </w:p>
    <w:p w14:paraId="19F2A4F0" w14:textId="77777777" w:rsidR="00614EB1" w:rsidRPr="00903DBA" w:rsidRDefault="00614EB1" w:rsidP="00614EB1">
      <w:pPr>
        <w:pStyle w:val="Code"/>
        <w:rPr>
          <w:highlight w:val="white"/>
        </w:rPr>
      </w:pPr>
      <w:r w:rsidRPr="00903DBA">
        <w:rPr>
          <w:highlight w:val="white"/>
        </w:rPr>
        <w:t xml:space="preserve">                assemblyCode.IsJumpNotRegister())) {</w:t>
      </w:r>
    </w:p>
    <w:p w14:paraId="0CAE573E" w14:textId="77777777" w:rsidR="00614EB1" w:rsidRPr="00903DBA" w:rsidRDefault="00614EB1" w:rsidP="00614EB1">
      <w:pPr>
        <w:pStyle w:val="Code"/>
        <w:rPr>
          <w:highlight w:val="white"/>
        </w:rPr>
      </w:pPr>
      <w:r w:rsidRPr="00903DBA">
        <w:rPr>
          <w:highlight w:val="white"/>
        </w:rPr>
        <w:t xml:space="preserve">            byteSize += assemblyCode.ByteList().Count;</w:t>
      </w:r>
    </w:p>
    <w:p w14:paraId="1755A703" w14:textId="77777777" w:rsidR="00614EB1" w:rsidRPr="00903DBA" w:rsidRDefault="00614EB1" w:rsidP="00614EB1">
      <w:pPr>
        <w:pStyle w:val="Code"/>
        <w:rPr>
          <w:highlight w:val="white"/>
        </w:rPr>
      </w:pPr>
      <w:r w:rsidRPr="00903DBA">
        <w:rPr>
          <w:highlight w:val="white"/>
        </w:rPr>
        <w:t xml:space="preserve">          }</w:t>
      </w:r>
    </w:p>
    <w:p w14:paraId="4BF4EE7D" w14:textId="77777777" w:rsidR="00614EB1" w:rsidRPr="00903DBA" w:rsidRDefault="00614EB1" w:rsidP="00614EB1">
      <w:pPr>
        <w:pStyle w:val="Code"/>
        <w:rPr>
          <w:highlight w:val="white"/>
        </w:rPr>
      </w:pPr>
      <w:r w:rsidRPr="00903DBA">
        <w:rPr>
          <w:highlight w:val="white"/>
        </w:rPr>
        <w:t xml:space="preserve">        }</w:t>
      </w:r>
    </w:p>
    <w:p w14:paraId="0E6E076E" w14:textId="77777777" w:rsidR="00614EB1" w:rsidRPr="00903DBA" w:rsidRDefault="00614EB1" w:rsidP="00614EB1">
      <w:pPr>
        <w:pStyle w:val="Code"/>
        <w:rPr>
          <w:highlight w:val="white"/>
        </w:rPr>
      </w:pPr>
      <w:r w:rsidRPr="00903DBA">
        <w:rPr>
          <w:highlight w:val="white"/>
        </w:rPr>
        <w:t xml:space="preserve">        assemblyToByteMap.Add(m_assemblyCodeList.Count, byteSize);</w:t>
      </w:r>
    </w:p>
    <w:p w14:paraId="2E1FCE85" w14:textId="77777777" w:rsidR="00614EB1" w:rsidRPr="00903DBA" w:rsidRDefault="00614EB1" w:rsidP="00614EB1">
      <w:pPr>
        <w:pStyle w:val="Code"/>
        <w:rPr>
          <w:highlight w:val="white"/>
        </w:rPr>
      </w:pPr>
      <w:r w:rsidRPr="00903DBA">
        <w:rPr>
          <w:highlight w:val="white"/>
        </w:rPr>
        <w:t xml:space="preserve">      }</w:t>
      </w:r>
    </w:p>
    <w:p w14:paraId="154289B4" w14:textId="77777777" w:rsidR="00614EB1" w:rsidRPr="00903DBA" w:rsidRDefault="00614EB1" w:rsidP="00614EB1">
      <w:pPr>
        <w:rPr>
          <w:highlight w:val="white"/>
        </w:rPr>
      </w:pPr>
      <w:r w:rsidRPr="00903DBA">
        <w:rPr>
          <w:highlight w:val="white"/>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903DBA" w:rsidRDefault="00614EB1" w:rsidP="00614EB1">
      <w:pPr>
        <w:pStyle w:val="Code"/>
        <w:rPr>
          <w:highlight w:val="white"/>
        </w:rPr>
      </w:pPr>
      <w:r w:rsidRPr="00903DBA">
        <w:rPr>
          <w:highlight w:val="white"/>
        </w:rPr>
        <w:lastRenderedPageBreak/>
        <w:t xml:space="preserve">      while (true) {</w:t>
      </w:r>
    </w:p>
    <w:p w14:paraId="64A75621" w14:textId="77777777" w:rsidR="00614EB1" w:rsidRPr="00903DBA" w:rsidRDefault="00614EB1" w:rsidP="00614EB1">
      <w:pPr>
        <w:pStyle w:val="Code"/>
        <w:rPr>
          <w:highlight w:val="white"/>
        </w:rPr>
      </w:pPr>
      <w:r w:rsidRPr="00903DBA">
        <w:rPr>
          <w:highlight w:val="white"/>
        </w:rPr>
        <w:t xml:space="preserve">        for (int line = 0; line &lt; (m_assemblyCodeList.Count - 1); ++line) {</w:t>
      </w:r>
    </w:p>
    <w:p w14:paraId="02A00B08" w14:textId="77777777" w:rsidR="00614EB1" w:rsidRPr="00903DBA" w:rsidRDefault="00614EB1" w:rsidP="00614EB1">
      <w:pPr>
        <w:pStyle w:val="Code"/>
        <w:rPr>
          <w:highlight w:val="white"/>
        </w:rPr>
      </w:pPr>
      <w:r w:rsidRPr="00903DBA">
        <w:rPr>
          <w:highlight w:val="white"/>
        </w:rPr>
        <w:t xml:space="preserve">          AssemblyCode thisCode = m_assemblyCodeList[line],</w:t>
      </w:r>
    </w:p>
    <w:p w14:paraId="50D3D99E" w14:textId="77777777" w:rsidR="00614EB1" w:rsidRPr="00903DBA" w:rsidRDefault="00614EB1" w:rsidP="00614EB1">
      <w:pPr>
        <w:pStyle w:val="Code"/>
        <w:rPr>
          <w:highlight w:val="white"/>
        </w:rPr>
      </w:pPr>
      <w:r w:rsidRPr="00903DBA">
        <w:rPr>
          <w:highlight w:val="white"/>
        </w:rPr>
        <w:t xml:space="preserve">                       nextCode = m_assemblyCodeList[line + 1];</w:t>
      </w:r>
    </w:p>
    <w:p w14:paraId="6A506694" w14:textId="77777777" w:rsidR="00614EB1" w:rsidRPr="00903DBA" w:rsidRDefault="00614EB1" w:rsidP="006466C4">
      <w:pPr>
        <w:pStyle w:val="Code"/>
        <w:rPr>
          <w:highlight w:val="white"/>
        </w:rPr>
      </w:pPr>
    </w:p>
    <w:p w14:paraId="5AE01809" w14:textId="3FCE3526" w:rsidR="006466C4" w:rsidRPr="00903DBA" w:rsidRDefault="006466C4" w:rsidP="006466C4">
      <w:pPr>
        <w:pStyle w:val="Code"/>
        <w:rPr>
          <w:highlight w:val="white"/>
        </w:rPr>
      </w:pPr>
      <w:r w:rsidRPr="00903DBA">
        <w:rPr>
          <w:highlight w:val="white"/>
        </w:rPr>
        <w:t xml:space="preserve">          if (</w:t>
      </w:r>
      <w:r w:rsidR="00E1527F" w:rsidRPr="00903DBA">
        <w:rPr>
          <w:highlight w:val="white"/>
        </w:rPr>
        <w:t>/*</w:t>
      </w:r>
      <w:r w:rsidRPr="00903DBA">
        <w:rPr>
          <w:highlight w:val="white"/>
        </w:rPr>
        <w:t>(thisCode[0] == null) &amp;&amp;</w:t>
      </w:r>
      <w:r w:rsidR="00F34CEB" w:rsidRPr="00903DBA">
        <w:rPr>
          <w:highlight w:val="white"/>
        </w:rPr>
        <w:t xml:space="preserve"> */</w:t>
      </w:r>
    </w:p>
    <w:p w14:paraId="6206E8C9" w14:textId="77777777" w:rsidR="006466C4" w:rsidRPr="00903DBA" w:rsidRDefault="006466C4" w:rsidP="006466C4">
      <w:pPr>
        <w:pStyle w:val="Code"/>
        <w:rPr>
          <w:highlight w:val="white"/>
        </w:rPr>
      </w:pPr>
      <w:r w:rsidRPr="00903DBA">
        <w:rPr>
          <w:highlight w:val="white"/>
        </w:rPr>
        <w:t xml:space="preserve">              (thisCode.IsRelationNotRegister() ||</w:t>
      </w:r>
    </w:p>
    <w:p w14:paraId="3E1D46DA" w14:textId="3A76F641" w:rsidR="006466C4" w:rsidRPr="00903DBA" w:rsidRDefault="006466C4" w:rsidP="006466C4">
      <w:pPr>
        <w:pStyle w:val="Code"/>
        <w:rPr>
          <w:highlight w:val="white"/>
        </w:rPr>
      </w:pPr>
      <w:r w:rsidRPr="00903DBA">
        <w:rPr>
          <w:highlight w:val="white"/>
        </w:rPr>
        <w:t xml:space="preserve">               thisCode.IsJumpNotRegister())) {</w:t>
      </w:r>
    </w:p>
    <w:p w14:paraId="19A9E936" w14:textId="77777777" w:rsidR="00614EB1" w:rsidRPr="00903DBA" w:rsidRDefault="00614EB1" w:rsidP="00614EB1">
      <w:pPr>
        <w:pStyle w:val="Code"/>
        <w:rPr>
          <w:highlight w:val="white"/>
        </w:rPr>
      </w:pPr>
      <w:r w:rsidRPr="00903DBA">
        <w:rPr>
          <w:highlight w:val="white"/>
        </w:rPr>
        <w:t xml:space="preserve">            int assemblyTarget = (int) thisCode[1];</w:t>
      </w:r>
    </w:p>
    <w:p w14:paraId="26646EAC" w14:textId="77777777" w:rsidR="00614EB1" w:rsidRPr="00903DBA" w:rsidRDefault="00614EB1" w:rsidP="00614EB1">
      <w:pPr>
        <w:rPr>
          <w:highlight w:val="white"/>
        </w:rPr>
      </w:pPr>
      <w:r w:rsidRPr="00903DBA">
        <w:rPr>
          <w:highlight w:val="white"/>
        </w:rPr>
        <w:t xml:space="preserve">The </w:t>
      </w:r>
      <w:r w:rsidRPr="00903DBA">
        <w:rPr>
          <w:rStyle w:val="KeyWord0"/>
          <w:highlight w:val="white"/>
        </w:rPr>
        <w:t>byteSource</w:t>
      </w:r>
      <w:r w:rsidRPr="00903DBA">
        <w:rPr>
          <w:highlight w:val="white"/>
        </w:rPr>
        <w:t xml:space="preserve"> variable is the byte address of the target assembly instruction following the current instruction, </w:t>
      </w:r>
      <w:r w:rsidRPr="00903DBA">
        <w:rPr>
          <w:rStyle w:val="KeyWord0"/>
          <w:highlight w:val="white"/>
        </w:rPr>
        <w:t>byteTarget</w:t>
      </w:r>
      <w:r w:rsidRPr="00903DBA">
        <w:rPr>
          <w:highlight w:val="white"/>
        </w:rPr>
        <w:t xml:space="preserve"> is the byte address of the target instruction, and </w:t>
      </w:r>
      <w:r w:rsidRPr="00903DBA">
        <w:rPr>
          <w:rStyle w:val="KeyWord0"/>
          <w:highlight w:val="white"/>
        </w:rPr>
        <w:t>byteDistance</w:t>
      </w:r>
      <w:r w:rsidRPr="00903DBA">
        <w:rPr>
          <w:highlight w:val="white"/>
        </w:rPr>
        <w:t xml:space="preserve"> is difference between </w:t>
      </w:r>
      <w:r w:rsidRPr="00903DBA">
        <w:rPr>
          <w:rStyle w:val="KeyWord0"/>
          <w:highlight w:val="white"/>
        </w:rPr>
        <w:t>byteTarget</w:t>
      </w:r>
      <w:r w:rsidRPr="00903DBA">
        <w:rPr>
          <w:highlight w:val="white"/>
        </w:rPr>
        <w:t xml:space="preserve"> and </w:t>
      </w:r>
      <w:r w:rsidRPr="00903DBA">
        <w:rPr>
          <w:rStyle w:val="KeyWord0"/>
          <w:highlight w:val="white"/>
        </w:rPr>
        <w:t>byteSource</w:t>
      </w:r>
      <w:r w:rsidRPr="00903DBA">
        <w:rPr>
          <w:highlight w:val="white"/>
        </w:rPr>
        <w:t>, which becomes the final target address.</w:t>
      </w:r>
    </w:p>
    <w:p w14:paraId="75F67CD8" w14:textId="77777777" w:rsidR="00614EB1" w:rsidRPr="00903DBA" w:rsidRDefault="00614EB1" w:rsidP="00614EB1">
      <w:pPr>
        <w:pStyle w:val="Code"/>
        <w:rPr>
          <w:highlight w:val="white"/>
        </w:rPr>
      </w:pPr>
      <w:r w:rsidRPr="00903DBA">
        <w:rPr>
          <w:highlight w:val="white"/>
        </w:rPr>
        <w:t xml:space="preserve">            int byteSource = assemblyToByteMap[line + 1],</w:t>
      </w:r>
    </w:p>
    <w:p w14:paraId="0C206BCC" w14:textId="77777777" w:rsidR="00614EB1" w:rsidRPr="00903DBA" w:rsidRDefault="00614EB1" w:rsidP="00614EB1">
      <w:pPr>
        <w:pStyle w:val="Code"/>
        <w:rPr>
          <w:highlight w:val="white"/>
        </w:rPr>
      </w:pPr>
      <w:r w:rsidRPr="00903DBA">
        <w:rPr>
          <w:highlight w:val="white"/>
        </w:rPr>
        <w:t xml:space="preserve">                byteTarget = assemblyToByteMap[assemblyTarget];</w:t>
      </w:r>
    </w:p>
    <w:p w14:paraId="52D4385E" w14:textId="77777777" w:rsidR="00614EB1" w:rsidRPr="00903DBA" w:rsidRDefault="00614EB1" w:rsidP="00614EB1">
      <w:pPr>
        <w:pStyle w:val="Code"/>
        <w:rPr>
          <w:highlight w:val="white"/>
        </w:rPr>
      </w:pPr>
      <w:r w:rsidRPr="00903DBA">
        <w:rPr>
          <w:highlight w:val="white"/>
        </w:rPr>
        <w:t xml:space="preserve">            int byteDistance = byteTarget - byteSource;</w:t>
      </w:r>
    </w:p>
    <w:p w14:paraId="32833E06" w14:textId="77777777" w:rsidR="00614EB1" w:rsidRPr="00903DBA" w:rsidRDefault="00614EB1" w:rsidP="00614EB1">
      <w:pPr>
        <w:pStyle w:val="Code"/>
        <w:rPr>
          <w:highlight w:val="white"/>
        </w:rPr>
      </w:pPr>
      <w:r w:rsidRPr="00903DBA">
        <w:rPr>
          <w:highlight w:val="white"/>
        </w:rPr>
        <w:t xml:space="preserve">            Assert.ErrorXXX(byteDistance != 0);</w:t>
      </w:r>
    </w:p>
    <w:p w14:paraId="6FEF37C8" w14:textId="77777777" w:rsidR="00614EB1" w:rsidRPr="00903DBA" w:rsidRDefault="00614EB1" w:rsidP="00614EB1">
      <w:pPr>
        <w:pStyle w:val="Code"/>
        <w:rPr>
          <w:highlight w:val="white"/>
        </w:rPr>
      </w:pPr>
      <w:r w:rsidRPr="00903DBA">
        <w:rPr>
          <w:highlight w:val="white"/>
        </w:rPr>
        <w:t xml:space="preserve">            thisCode[0] = byteDistance;</w:t>
      </w:r>
    </w:p>
    <w:p w14:paraId="473BD80F" w14:textId="77777777" w:rsidR="00614EB1" w:rsidRPr="00903DBA" w:rsidRDefault="00614EB1" w:rsidP="00614EB1">
      <w:pPr>
        <w:pStyle w:val="Code"/>
        <w:rPr>
          <w:highlight w:val="white"/>
        </w:rPr>
      </w:pPr>
      <w:r w:rsidRPr="00903DBA">
        <w:rPr>
          <w:highlight w:val="white"/>
        </w:rPr>
        <w:t xml:space="preserve">          }</w:t>
      </w:r>
    </w:p>
    <w:p w14:paraId="5DDCA092" w14:textId="77777777" w:rsidR="00614EB1" w:rsidRPr="00903DBA" w:rsidRDefault="00614EB1" w:rsidP="00614EB1">
      <w:pPr>
        <w:pStyle w:val="Code"/>
        <w:rPr>
          <w:highlight w:val="white"/>
        </w:rPr>
      </w:pPr>
      <w:r w:rsidRPr="00903DBA">
        <w:rPr>
          <w:highlight w:val="white"/>
        </w:rPr>
        <w:t xml:space="preserve">        }</w:t>
      </w:r>
    </w:p>
    <w:p w14:paraId="7408FB2B" w14:textId="77777777" w:rsidR="00614EB1" w:rsidRPr="00903DBA" w:rsidRDefault="00614EB1" w:rsidP="00614EB1">
      <w:pPr>
        <w:rPr>
          <w:highlight w:val="white"/>
        </w:rPr>
      </w:pPr>
      <w:r w:rsidRPr="00903DBA">
        <w:rPr>
          <w:highlight w:val="white"/>
        </w:rPr>
        <w:t xml:space="preserve">When the jump instruction has been given proper target address, we iterate through the assembly list and update the </w:t>
      </w:r>
      <w:r w:rsidRPr="00903DBA">
        <w:rPr>
          <w:rStyle w:val="KeyWord0"/>
          <w:highlight w:val="white"/>
        </w:rPr>
        <w:t>assemblyToByteMap</w:t>
      </w:r>
      <w:r w:rsidRPr="00903DBA">
        <w:rPr>
          <w:highlight w:val="white"/>
        </w:rPr>
        <w:t xml:space="preserve">. Some byte address may have been changed because some long jump instructions have been changed to short jump instructions. If any address has been changed, </w:t>
      </w:r>
      <w:r w:rsidRPr="00903DBA">
        <w:rPr>
          <w:rStyle w:val="KeyWord0"/>
          <w:highlight w:val="white"/>
        </w:rPr>
        <w:t>update</w:t>
      </w:r>
      <w:r w:rsidRPr="00903DBA">
        <w:rPr>
          <w:highlight w:val="white"/>
        </w:rPr>
        <w:t xml:space="preserve"> is set to true and the overall loop will perform another iteration.</w:t>
      </w:r>
    </w:p>
    <w:p w14:paraId="1798A3AC" w14:textId="77777777" w:rsidR="00614EB1" w:rsidRPr="00903DBA" w:rsidRDefault="00614EB1" w:rsidP="00614EB1">
      <w:pPr>
        <w:pStyle w:val="Code"/>
        <w:rPr>
          <w:highlight w:val="white"/>
        </w:rPr>
      </w:pPr>
      <w:r w:rsidRPr="00903DBA">
        <w:rPr>
          <w:highlight w:val="white"/>
        </w:rPr>
        <w:t xml:space="preserve">        bool update = false;</w:t>
      </w:r>
    </w:p>
    <w:p w14:paraId="55CBCB7C" w14:textId="77777777" w:rsidR="00614EB1" w:rsidRPr="00903DBA" w:rsidRDefault="00614EB1" w:rsidP="00614EB1">
      <w:pPr>
        <w:pStyle w:val="Code"/>
        <w:rPr>
          <w:highlight w:val="white"/>
        </w:rPr>
      </w:pPr>
      <w:r w:rsidRPr="00903DBA">
        <w:rPr>
          <w:highlight w:val="white"/>
        </w:rPr>
        <w:t xml:space="preserve">        { int byteSize = 0, line = 0;</w:t>
      </w:r>
    </w:p>
    <w:p w14:paraId="064A3143" w14:textId="77777777" w:rsidR="00614EB1" w:rsidRPr="00903DBA" w:rsidRDefault="00614EB1" w:rsidP="00614EB1">
      <w:pPr>
        <w:pStyle w:val="Code"/>
        <w:rPr>
          <w:highlight w:val="white"/>
        </w:rPr>
      </w:pPr>
      <w:r w:rsidRPr="00903DBA">
        <w:rPr>
          <w:highlight w:val="white"/>
        </w:rPr>
        <w:t xml:space="preserve">          foreach (AssemblyCode objectCode in m_assemblyCodeList) {</w:t>
      </w:r>
    </w:p>
    <w:p w14:paraId="67508951" w14:textId="77777777" w:rsidR="00614EB1" w:rsidRPr="00903DBA" w:rsidRDefault="00614EB1" w:rsidP="00614EB1">
      <w:pPr>
        <w:pStyle w:val="Code"/>
        <w:rPr>
          <w:highlight w:val="white"/>
        </w:rPr>
      </w:pPr>
      <w:r w:rsidRPr="00903DBA">
        <w:rPr>
          <w:highlight w:val="white"/>
        </w:rPr>
        <w:t xml:space="preserve">            if (assemblyToByteMap[line] != byteSize) {</w:t>
      </w:r>
    </w:p>
    <w:p w14:paraId="17B0C830" w14:textId="77777777" w:rsidR="00614EB1" w:rsidRPr="00903DBA" w:rsidRDefault="00614EB1" w:rsidP="00614EB1">
      <w:pPr>
        <w:pStyle w:val="Code"/>
        <w:rPr>
          <w:highlight w:val="white"/>
        </w:rPr>
      </w:pPr>
      <w:r w:rsidRPr="00903DBA">
        <w:rPr>
          <w:highlight w:val="white"/>
        </w:rPr>
        <w:t xml:space="preserve">              assemblyToByteMap[line] = byteSize;</w:t>
      </w:r>
    </w:p>
    <w:p w14:paraId="73FC9228" w14:textId="77777777" w:rsidR="00614EB1" w:rsidRPr="00903DBA" w:rsidRDefault="00614EB1" w:rsidP="00614EB1">
      <w:pPr>
        <w:pStyle w:val="Code"/>
        <w:rPr>
          <w:highlight w:val="white"/>
        </w:rPr>
      </w:pPr>
      <w:r w:rsidRPr="00903DBA">
        <w:rPr>
          <w:highlight w:val="white"/>
        </w:rPr>
        <w:t xml:space="preserve">              update = true;</w:t>
      </w:r>
    </w:p>
    <w:p w14:paraId="3B7FF5A1" w14:textId="77777777" w:rsidR="00614EB1" w:rsidRPr="00903DBA" w:rsidRDefault="00614EB1" w:rsidP="00614EB1">
      <w:pPr>
        <w:pStyle w:val="Code"/>
        <w:rPr>
          <w:highlight w:val="white"/>
        </w:rPr>
      </w:pPr>
      <w:r w:rsidRPr="00903DBA">
        <w:rPr>
          <w:highlight w:val="white"/>
        </w:rPr>
        <w:t xml:space="preserve">            }</w:t>
      </w:r>
    </w:p>
    <w:p w14:paraId="36FEE6F3" w14:textId="77777777" w:rsidR="00614EB1" w:rsidRPr="00903DBA" w:rsidRDefault="00614EB1" w:rsidP="00614EB1">
      <w:pPr>
        <w:pStyle w:val="Code"/>
        <w:rPr>
          <w:highlight w:val="white"/>
        </w:rPr>
      </w:pPr>
      <w:r w:rsidRPr="00903DBA">
        <w:rPr>
          <w:highlight w:val="white"/>
        </w:rPr>
        <w:t xml:space="preserve">            </w:t>
      </w:r>
    </w:p>
    <w:p w14:paraId="6BEEBA5D" w14:textId="77777777" w:rsidR="00614EB1" w:rsidRPr="00903DBA" w:rsidRDefault="00614EB1" w:rsidP="00614EB1">
      <w:pPr>
        <w:pStyle w:val="Code"/>
        <w:rPr>
          <w:highlight w:val="white"/>
        </w:rPr>
      </w:pPr>
      <w:r w:rsidRPr="00903DBA">
        <w:rPr>
          <w:highlight w:val="white"/>
        </w:rPr>
        <w:t xml:space="preserve">            byteSize += objectCode.ByteList().Count;</w:t>
      </w:r>
    </w:p>
    <w:p w14:paraId="40706391" w14:textId="77777777" w:rsidR="00614EB1" w:rsidRPr="00903DBA" w:rsidRDefault="00614EB1" w:rsidP="00614EB1">
      <w:pPr>
        <w:pStyle w:val="Code"/>
        <w:rPr>
          <w:highlight w:val="white"/>
        </w:rPr>
      </w:pPr>
      <w:r w:rsidRPr="00903DBA">
        <w:rPr>
          <w:highlight w:val="white"/>
        </w:rPr>
        <w:t xml:space="preserve">            ++line;</w:t>
      </w:r>
    </w:p>
    <w:p w14:paraId="32A88D2A" w14:textId="77777777" w:rsidR="00614EB1" w:rsidRPr="00903DBA" w:rsidRDefault="00614EB1" w:rsidP="00614EB1">
      <w:pPr>
        <w:pStyle w:val="Code"/>
        <w:rPr>
          <w:highlight w:val="white"/>
        </w:rPr>
      </w:pPr>
      <w:r w:rsidRPr="00903DBA">
        <w:rPr>
          <w:highlight w:val="white"/>
        </w:rPr>
        <w:t xml:space="preserve">          }</w:t>
      </w:r>
    </w:p>
    <w:p w14:paraId="073C55C9" w14:textId="77777777" w:rsidR="00614EB1" w:rsidRPr="00903DBA" w:rsidRDefault="00614EB1" w:rsidP="00614EB1">
      <w:pPr>
        <w:pStyle w:val="Code"/>
        <w:rPr>
          <w:highlight w:val="white"/>
        </w:rPr>
      </w:pPr>
      <w:r w:rsidRPr="00903DBA">
        <w:rPr>
          <w:highlight w:val="white"/>
        </w:rPr>
        <w:t xml:space="preserve">        }</w:t>
      </w:r>
    </w:p>
    <w:p w14:paraId="30B3A51C" w14:textId="77777777" w:rsidR="00614EB1" w:rsidRPr="00903DBA" w:rsidRDefault="00614EB1" w:rsidP="00614EB1">
      <w:pPr>
        <w:rPr>
          <w:highlight w:val="white"/>
        </w:rPr>
      </w:pPr>
      <w:r w:rsidRPr="00903DBA">
        <w:rPr>
          <w:highlight w:val="white"/>
        </w:rPr>
        <w:t xml:space="preserve">If nothing has been changed from the previous iteration, every assembly jump instruction holds the correct target </w:t>
      </w:r>
      <w:proofErr w:type="gramStart"/>
      <w:r w:rsidRPr="00903DBA">
        <w:rPr>
          <w:highlight w:val="white"/>
        </w:rPr>
        <w:t>address</w:t>
      </w:r>
      <w:proofErr w:type="gramEnd"/>
      <w:r w:rsidRPr="00903DBA">
        <w:rPr>
          <w:highlight w:val="white"/>
        </w:rPr>
        <w:t xml:space="preserve"> and we break the loop.</w:t>
      </w:r>
    </w:p>
    <w:p w14:paraId="76D1F9A3" w14:textId="77777777" w:rsidR="00614EB1" w:rsidRPr="00903DBA" w:rsidRDefault="00614EB1" w:rsidP="00614EB1">
      <w:pPr>
        <w:pStyle w:val="Code"/>
        <w:rPr>
          <w:highlight w:val="white"/>
        </w:rPr>
      </w:pPr>
      <w:r w:rsidRPr="00903DBA">
        <w:rPr>
          <w:highlight w:val="white"/>
        </w:rPr>
        <w:t xml:space="preserve">        if (!update) {</w:t>
      </w:r>
    </w:p>
    <w:p w14:paraId="7062D394" w14:textId="77777777" w:rsidR="00614EB1" w:rsidRPr="00903DBA" w:rsidRDefault="00614EB1" w:rsidP="00614EB1">
      <w:pPr>
        <w:pStyle w:val="Code"/>
        <w:rPr>
          <w:highlight w:val="white"/>
        </w:rPr>
      </w:pPr>
      <w:r w:rsidRPr="00903DBA">
        <w:rPr>
          <w:highlight w:val="white"/>
        </w:rPr>
        <w:t xml:space="preserve">          break;</w:t>
      </w:r>
    </w:p>
    <w:p w14:paraId="1A5BCE3A" w14:textId="77777777" w:rsidR="00614EB1" w:rsidRPr="00903DBA" w:rsidRDefault="00614EB1" w:rsidP="00614EB1">
      <w:pPr>
        <w:pStyle w:val="Code"/>
        <w:rPr>
          <w:highlight w:val="white"/>
        </w:rPr>
      </w:pPr>
      <w:r w:rsidRPr="00903DBA">
        <w:rPr>
          <w:highlight w:val="white"/>
        </w:rPr>
        <w:t xml:space="preserve">        }</w:t>
      </w:r>
    </w:p>
    <w:p w14:paraId="4F034B7B" w14:textId="77777777" w:rsidR="00614EB1" w:rsidRPr="00903DBA" w:rsidRDefault="00614EB1" w:rsidP="00614EB1">
      <w:pPr>
        <w:pStyle w:val="Code"/>
        <w:rPr>
          <w:highlight w:val="white"/>
        </w:rPr>
      </w:pPr>
      <w:r w:rsidRPr="00903DBA">
        <w:rPr>
          <w:highlight w:val="white"/>
        </w:rPr>
        <w:t xml:space="preserve">      }</w:t>
      </w:r>
    </w:p>
    <w:p w14:paraId="4C73814E" w14:textId="77777777" w:rsidR="00614EB1" w:rsidRPr="00903DBA" w:rsidRDefault="00614EB1" w:rsidP="00614EB1">
      <w:pPr>
        <w:rPr>
          <w:highlight w:val="white"/>
        </w:rPr>
      </w:pPr>
      <w:r w:rsidRPr="00903DBA">
        <w:rPr>
          <w:highlight w:val="white"/>
        </w:rPr>
        <w:t xml:space="preserve">Finally, we need to iterate through the assembly code list, and change the return addresses in the same way as the byte target addresses above. </w:t>
      </w:r>
    </w:p>
    <w:p w14:paraId="06345C17" w14:textId="77777777" w:rsidR="00614EB1" w:rsidRPr="00903DBA" w:rsidRDefault="00614EB1" w:rsidP="00614EB1">
      <w:pPr>
        <w:pStyle w:val="Code"/>
        <w:rPr>
          <w:highlight w:val="white"/>
        </w:rPr>
      </w:pPr>
      <w:r w:rsidRPr="00903DBA">
        <w:rPr>
          <w:highlight w:val="white"/>
        </w:rPr>
        <w:t xml:space="preserve">      for (int line = 0; line &lt; m_assemblyCodeList.Count; ++line) {        </w:t>
      </w:r>
    </w:p>
    <w:p w14:paraId="21BD8E29" w14:textId="77777777" w:rsidR="00614EB1" w:rsidRPr="00903DBA" w:rsidRDefault="00614EB1" w:rsidP="00614EB1">
      <w:pPr>
        <w:pStyle w:val="Code"/>
        <w:rPr>
          <w:highlight w:val="white"/>
        </w:rPr>
      </w:pPr>
      <w:r w:rsidRPr="00903DBA">
        <w:rPr>
          <w:highlight w:val="white"/>
        </w:rPr>
        <w:t xml:space="preserve">        AssemblyCode assemblyCode = m_assemblyCodeList[line];</w:t>
      </w:r>
    </w:p>
    <w:p w14:paraId="00039064" w14:textId="77777777" w:rsidR="00614EB1" w:rsidRPr="00903DBA" w:rsidRDefault="00614EB1" w:rsidP="00614EB1">
      <w:pPr>
        <w:pStyle w:val="Code"/>
        <w:rPr>
          <w:highlight w:val="white"/>
        </w:rPr>
      </w:pPr>
    </w:p>
    <w:p w14:paraId="23C70979" w14:textId="77777777" w:rsidR="00614EB1" w:rsidRPr="00903DBA" w:rsidRDefault="00614EB1" w:rsidP="00614EB1">
      <w:pPr>
        <w:pStyle w:val="Code"/>
        <w:rPr>
          <w:highlight w:val="white"/>
        </w:rPr>
      </w:pPr>
      <w:r w:rsidRPr="00903DBA">
        <w:rPr>
          <w:highlight w:val="white"/>
        </w:rPr>
        <w:t xml:space="preserve">        if (assemblyCode.Operator == AssemblyOperator.return_address) {</w:t>
      </w:r>
    </w:p>
    <w:p w14:paraId="25C322D4" w14:textId="77777777" w:rsidR="00614EB1" w:rsidRPr="00903DBA" w:rsidRDefault="00614EB1" w:rsidP="00614EB1">
      <w:pPr>
        <w:pStyle w:val="Code"/>
        <w:rPr>
          <w:highlight w:val="white"/>
        </w:rPr>
      </w:pPr>
      <w:r w:rsidRPr="00903DBA">
        <w:rPr>
          <w:highlight w:val="white"/>
        </w:rPr>
        <w:t xml:space="preserve">          int middleAddress = (int) ((BigInteger) assemblyCode[2]);</w:t>
      </w:r>
    </w:p>
    <w:p w14:paraId="4A1BE556" w14:textId="77777777" w:rsidR="00614EB1" w:rsidRPr="00903DBA" w:rsidRDefault="00614EB1" w:rsidP="00614EB1">
      <w:pPr>
        <w:pStyle w:val="Code"/>
        <w:rPr>
          <w:highlight w:val="white"/>
        </w:rPr>
      </w:pPr>
      <w:r w:rsidRPr="00903DBA">
        <w:rPr>
          <w:highlight w:val="white"/>
        </w:rPr>
        <w:t xml:space="preserve">          int assemblyAddress = middleToAssemblyMap[middleAddress];</w:t>
      </w:r>
    </w:p>
    <w:p w14:paraId="2B39ECEC" w14:textId="77777777" w:rsidR="00614EB1" w:rsidRPr="00903DBA" w:rsidRDefault="00614EB1" w:rsidP="00614EB1">
      <w:pPr>
        <w:pStyle w:val="Code"/>
        <w:rPr>
          <w:highlight w:val="white"/>
        </w:rPr>
      </w:pPr>
      <w:r w:rsidRPr="00903DBA">
        <w:rPr>
          <w:highlight w:val="white"/>
        </w:rPr>
        <w:t xml:space="preserve">          int byteAddress = assemblyToByteMap[assemblyAddress];</w:t>
      </w:r>
    </w:p>
    <w:p w14:paraId="6842DF44" w14:textId="77777777" w:rsidR="00614EB1" w:rsidRPr="00903DBA" w:rsidRDefault="00614EB1" w:rsidP="00614EB1">
      <w:pPr>
        <w:pStyle w:val="Code"/>
        <w:rPr>
          <w:highlight w:val="white"/>
        </w:rPr>
      </w:pPr>
      <w:r w:rsidRPr="00903DBA">
        <w:rPr>
          <w:highlight w:val="white"/>
        </w:rPr>
        <w:lastRenderedPageBreak/>
        <w:t xml:space="preserve">          assemblyCode[2] = (BigInteger) byteAddress;</w:t>
      </w:r>
    </w:p>
    <w:p w14:paraId="687C231F" w14:textId="77777777" w:rsidR="00614EB1" w:rsidRPr="00903DBA" w:rsidRDefault="00614EB1" w:rsidP="00614EB1">
      <w:pPr>
        <w:pStyle w:val="Code"/>
        <w:rPr>
          <w:highlight w:val="white"/>
        </w:rPr>
      </w:pPr>
      <w:r w:rsidRPr="00903DBA">
        <w:rPr>
          <w:highlight w:val="white"/>
        </w:rPr>
        <w:t xml:space="preserve">        }</w:t>
      </w:r>
    </w:p>
    <w:p w14:paraId="7D5C39EB" w14:textId="77777777" w:rsidR="00614EB1" w:rsidRPr="00903DBA" w:rsidRDefault="00614EB1" w:rsidP="00614EB1">
      <w:pPr>
        <w:pStyle w:val="Code"/>
        <w:rPr>
          <w:highlight w:val="white"/>
        </w:rPr>
      </w:pPr>
      <w:r w:rsidRPr="00903DBA">
        <w:rPr>
          <w:highlight w:val="white"/>
        </w:rPr>
        <w:t xml:space="preserve">      }</w:t>
      </w:r>
    </w:p>
    <w:p w14:paraId="5626EE85" w14:textId="77777777" w:rsidR="00614EB1" w:rsidRPr="00903DBA" w:rsidRDefault="00614EB1" w:rsidP="00614EB1">
      <w:pPr>
        <w:pStyle w:val="Code"/>
        <w:rPr>
          <w:highlight w:val="white"/>
        </w:rPr>
      </w:pPr>
      <w:r w:rsidRPr="00903DBA">
        <w:rPr>
          <w:highlight w:val="white"/>
        </w:rPr>
        <w:t xml:space="preserve">    }</w:t>
      </w:r>
    </w:p>
    <w:p w14:paraId="2E9951CA" w14:textId="77777777" w:rsidR="00614EB1" w:rsidRPr="00903DBA" w:rsidRDefault="00614EB1" w:rsidP="00614EB1">
      <w:pPr>
        <w:pStyle w:val="Rubrik3"/>
        <w:rPr>
          <w:highlight w:val="white"/>
        </w:rPr>
      </w:pPr>
      <w:bookmarkStart w:id="456" w:name="_Toc57656118"/>
      <w:r w:rsidRPr="00903DBA">
        <w:rPr>
          <w:highlight w:val="white"/>
        </w:rPr>
        <w:t>Windows Byte List</w:t>
      </w:r>
      <w:bookmarkEnd w:id="456"/>
    </w:p>
    <w:p w14:paraId="4AE37452" w14:textId="683EBE19" w:rsidR="00614EB1" w:rsidRPr="00903DBA" w:rsidRDefault="00614EB1" w:rsidP="00614EB1">
      <w:pPr>
        <w:rPr>
          <w:highlight w:val="white"/>
        </w:rPr>
      </w:pPr>
      <w:r w:rsidRPr="00903DBA">
        <w:rPr>
          <w:highlight w:val="white"/>
        </w:rPr>
        <w:t xml:space="preserve">The </w:t>
      </w:r>
      <w:r w:rsidRPr="00903DBA">
        <w:rPr>
          <w:rStyle w:val="KeyWord0"/>
          <w:highlight w:val="white"/>
        </w:rPr>
        <w:t>WindowsByteList</w:t>
      </w:r>
      <w:r w:rsidRPr="00903DBA">
        <w:rPr>
          <w:highlight w:val="white"/>
        </w:rPr>
        <w:t xml:space="preserve"> method iterates through the assembly code list and generates the byte list for each instruction by calling </w:t>
      </w:r>
      <w:r w:rsidRPr="00903DBA">
        <w:rPr>
          <w:rStyle w:val="KeyWord0"/>
          <w:highlight w:val="white"/>
        </w:rPr>
        <w:t>ByteList</w:t>
      </w:r>
      <w:r w:rsidRPr="00903DBA">
        <w:rPr>
          <w:highlight w:val="white"/>
        </w:rPr>
        <w:t xml:space="preserve"> in </w:t>
      </w:r>
      <w:r w:rsidRPr="00903DBA">
        <w:rPr>
          <w:rStyle w:val="KeyWord0"/>
          <w:highlight w:val="white"/>
        </w:rPr>
        <w:t>AssemblyCode</w:t>
      </w:r>
      <w:r w:rsidRPr="00903DBA">
        <w:rPr>
          <w:highlight w:val="white"/>
        </w:rPr>
        <w:t xml:space="preserve">. It also adds names to the </w:t>
      </w:r>
      <w:r w:rsidRPr="00903DBA">
        <w:rPr>
          <w:rStyle w:val="KeyWord0"/>
          <w:highlight w:val="white"/>
        </w:rPr>
        <w:t>accessMap</w:t>
      </w:r>
      <w:r w:rsidRPr="00903DBA">
        <w:rPr>
          <w:highlight w:val="white"/>
        </w:rPr>
        <w:t xml:space="preserve">, </w:t>
      </w:r>
      <w:r w:rsidRPr="00903DBA">
        <w:rPr>
          <w:rStyle w:val="KeyWord0"/>
          <w:highlight w:val="white"/>
        </w:rPr>
        <w:t>callMap</w:t>
      </w:r>
      <w:r w:rsidRPr="00903DBA">
        <w:rPr>
          <w:highlight w:val="white"/>
        </w:rPr>
        <w:t xml:space="preserve">, and </w:t>
      </w:r>
      <w:r w:rsidRPr="00903DBA">
        <w:rPr>
          <w:rStyle w:val="KeyWord0"/>
          <w:highlight w:val="white"/>
        </w:rPr>
        <w:t>returnSet</w:t>
      </w:r>
      <w:r w:rsidRPr="00903DBA">
        <w:rPr>
          <w:highlight w:val="white"/>
        </w:rPr>
        <w:t xml:space="preserve"> parameters.</w:t>
      </w:r>
    </w:p>
    <w:p w14:paraId="4A0FA61D" w14:textId="3DDBBBD2" w:rsidR="00614EB1" w:rsidRPr="00903DBA" w:rsidRDefault="00614EB1" w:rsidP="00614EB1">
      <w:pPr>
        <w:pStyle w:val="CodeHeader"/>
        <w:rPr>
          <w:highlight w:val="white"/>
        </w:rPr>
      </w:pPr>
      <w:proofErr w:type="spellStart"/>
      <w:r w:rsidRPr="00903DBA">
        <w:rPr>
          <w:highlight w:val="white"/>
        </w:rPr>
        <w:t>AssemblyCodeGenerator.cs</w:t>
      </w:r>
      <w:proofErr w:type="spellEnd"/>
    </w:p>
    <w:p w14:paraId="12F241A3" w14:textId="77777777" w:rsidR="00614EB1" w:rsidRPr="00903DBA" w:rsidRDefault="00614EB1" w:rsidP="00614EB1">
      <w:pPr>
        <w:pStyle w:val="Code"/>
        <w:rPr>
          <w:highlight w:val="white"/>
        </w:rPr>
      </w:pPr>
      <w:r w:rsidRPr="00903DBA">
        <w:rPr>
          <w:highlight w:val="white"/>
        </w:rPr>
        <w:t xml:space="preserve">    private void </w:t>
      </w:r>
      <w:bookmarkStart w:id="457" w:name="_Hlk51314142"/>
      <w:r w:rsidRPr="00903DBA">
        <w:rPr>
          <w:highlight w:val="white"/>
        </w:rPr>
        <w:t>WindowsByteList</w:t>
      </w:r>
      <w:bookmarkEnd w:id="457"/>
      <w:r w:rsidRPr="00903DBA">
        <w:rPr>
          <w:highlight w:val="white"/>
        </w:rPr>
        <w:t>(List&lt;byte&gt; byteList,</w:t>
      </w:r>
    </w:p>
    <w:p w14:paraId="72CCC781" w14:textId="77777777" w:rsidR="00614EB1" w:rsidRPr="00903DBA" w:rsidRDefault="00614EB1" w:rsidP="00614EB1">
      <w:pPr>
        <w:pStyle w:val="Code"/>
        <w:rPr>
          <w:highlight w:val="white"/>
        </w:rPr>
      </w:pPr>
      <w:r w:rsidRPr="00903DBA">
        <w:rPr>
          <w:highlight w:val="white"/>
        </w:rPr>
        <w:t xml:space="preserve">                                 IDictionary&lt;int,string&gt; accessMap,</w:t>
      </w:r>
    </w:p>
    <w:p w14:paraId="350E9008" w14:textId="77777777" w:rsidR="00614EB1" w:rsidRPr="00903DBA" w:rsidRDefault="00614EB1" w:rsidP="00614EB1">
      <w:pPr>
        <w:pStyle w:val="Code"/>
        <w:rPr>
          <w:highlight w:val="white"/>
        </w:rPr>
      </w:pPr>
      <w:r w:rsidRPr="00903DBA">
        <w:rPr>
          <w:highlight w:val="white"/>
        </w:rPr>
        <w:t xml:space="preserve">                                 IDictionary&lt;int,string&gt; callMap,</w:t>
      </w:r>
    </w:p>
    <w:p w14:paraId="0AB8599A" w14:textId="77777777" w:rsidR="00614EB1" w:rsidRPr="00903DBA" w:rsidRDefault="00614EB1" w:rsidP="00614EB1">
      <w:pPr>
        <w:pStyle w:val="Code"/>
        <w:rPr>
          <w:highlight w:val="white"/>
        </w:rPr>
      </w:pPr>
      <w:r w:rsidRPr="00903DBA">
        <w:rPr>
          <w:highlight w:val="white"/>
        </w:rPr>
        <w:t xml:space="preserve">                                 ISet&lt;int&gt; returnSet) {</w:t>
      </w:r>
    </w:p>
    <w:p w14:paraId="5D52227D" w14:textId="77777777" w:rsidR="00614EB1" w:rsidRPr="00903DBA" w:rsidRDefault="00614EB1" w:rsidP="00614EB1">
      <w:pPr>
        <w:pStyle w:val="Code"/>
        <w:rPr>
          <w:highlight w:val="white"/>
        </w:rPr>
      </w:pPr>
      <w:r w:rsidRPr="00903DBA">
        <w:rPr>
          <w:highlight w:val="white"/>
        </w:rPr>
        <w:t xml:space="preserve">      foreach (AssemblyCode assemblyCode in m_assemblyCodeList) {</w:t>
      </w:r>
    </w:p>
    <w:p w14:paraId="3302026F" w14:textId="77777777" w:rsidR="00614EB1" w:rsidRPr="00903DBA" w:rsidRDefault="00614EB1" w:rsidP="00614EB1">
      <w:pPr>
        <w:rPr>
          <w:highlight w:val="white"/>
        </w:rPr>
      </w:pPr>
      <w:r w:rsidRPr="00903DBA">
        <w:rPr>
          <w:highlight w:val="white"/>
        </w:rPr>
        <w:t>We add the byte list of the instruction to the byte list parameter.</w:t>
      </w:r>
    </w:p>
    <w:p w14:paraId="6F241AD0" w14:textId="77777777" w:rsidR="00614EB1" w:rsidRPr="00903DBA" w:rsidRDefault="00614EB1" w:rsidP="00614EB1">
      <w:pPr>
        <w:pStyle w:val="Code"/>
        <w:rPr>
          <w:highlight w:val="white"/>
        </w:rPr>
      </w:pPr>
      <w:r w:rsidRPr="00903DBA">
        <w:rPr>
          <w:highlight w:val="white"/>
        </w:rPr>
        <w:t xml:space="preserve">        byteList.AddRange(assemblyCode.ByteList());</w:t>
      </w:r>
    </w:p>
    <w:p w14:paraId="57258A22" w14:textId="77777777" w:rsidR="00614EB1" w:rsidRPr="00903DBA" w:rsidRDefault="00614EB1" w:rsidP="00614EB1">
      <w:pPr>
        <w:rPr>
          <w:highlight w:val="white"/>
        </w:rPr>
      </w:pPr>
      <w:r w:rsidRPr="00903DBA">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903DBA" w:rsidRDefault="00614EB1" w:rsidP="00614EB1">
      <w:pPr>
        <w:pStyle w:val="Code"/>
        <w:rPr>
          <w:highlight w:val="white"/>
        </w:rPr>
      </w:pPr>
      <w:r w:rsidRPr="00903DBA">
        <w:rPr>
          <w:highlight w:val="white"/>
        </w:rPr>
        <w:t xml:space="preserve">        if ((assemblyCode.Operator != AssemblyOperator.label) &amp;&amp;</w:t>
      </w:r>
    </w:p>
    <w:p w14:paraId="3505A048" w14:textId="77777777" w:rsidR="00614EB1" w:rsidRPr="00903DBA" w:rsidRDefault="00614EB1" w:rsidP="00614EB1">
      <w:pPr>
        <w:pStyle w:val="Code"/>
        <w:rPr>
          <w:highlight w:val="white"/>
        </w:rPr>
      </w:pPr>
      <w:r w:rsidRPr="00903DBA">
        <w:rPr>
          <w:highlight w:val="white"/>
        </w:rPr>
        <w:t xml:space="preserve">            (assemblyCode.Operator != AssemblyOperator.comment) &amp;&amp;</w:t>
      </w:r>
    </w:p>
    <w:p w14:paraId="33E2C532" w14:textId="77777777" w:rsidR="00614EB1" w:rsidRPr="00903DBA" w:rsidRDefault="00614EB1" w:rsidP="00614EB1">
      <w:pPr>
        <w:pStyle w:val="Code"/>
        <w:rPr>
          <w:highlight w:val="white"/>
        </w:rPr>
      </w:pPr>
      <w:r w:rsidRPr="00903DBA">
        <w:rPr>
          <w:highlight w:val="white"/>
        </w:rPr>
        <w:t xml:space="preserve">            (assemblyCode.Operator != AssemblyOperator.define_zero_sequence)){</w:t>
      </w:r>
    </w:p>
    <w:p w14:paraId="1DB3DD3E" w14:textId="77777777" w:rsidR="00614EB1" w:rsidRPr="00903DBA" w:rsidRDefault="00614EB1" w:rsidP="00614EB1">
      <w:pPr>
        <w:rPr>
          <w:highlight w:val="white"/>
        </w:rPr>
      </w:pPr>
      <w:r w:rsidRPr="00903DBA">
        <w:rPr>
          <w:highlight w:val="white"/>
        </w:rPr>
        <w:t>If the instruction is an address definition, we add its name to the access map.</w:t>
      </w:r>
    </w:p>
    <w:p w14:paraId="183B5158" w14:textId="77777777" w:rsidR="00614EB1" w:rsidRPr="00903DBA" w:rsidRDefault="00614EB1" w:rsidP="00614EB1">
      <w:pPr>
        <w:pStyle w:val="Code"/>
        <w:rPr>
          <w:highlight w:val="white"/>
        </w:rPr>
      </w:pPr>
      <w:r w:rsidRPr="00903DBA">
        <w:rPr>
          <w:highlight w:val="white"/>
        </w:rPr>
        <w:t xml:space="preserve">          if (assemblyCode.Operator == AssemblyOperator.define_address) {</w:t>
      </w:r>
    </w:p>
    <w:p w14:paraId="36AC4AD3" w14:textId="77777777" w:rsidR="00614EB1" w:rsidRPr="00903DBA" w:rsidRDefault="00614EB1" w:rsidP="00614EB1">
      <w:pPr>
        <w:pStyle w:val="Code"/>
        <w:rPr>
          <w:highlight w:val="white"/>
        </w:rPr>
      </w:pPr>
      <w:r w:rsidRPr="00903DBA">
        <w:rPr>
          <w:highlight w:val="white"/>
        </w:rPr>
        <w:t xml:space="preserve">            string name = (string) assemblyCode[0];</w:t>
      </w:r>
    </w:p>
    <w:p w14:paraId="0ABF60CA" w14:textId="77777777" w:rsidR="00614EB1" w:rsidRPr="00903DBA" w:rsidRDefault="00614EB1" w:rsidP="00614EB1">
      <w:pPr>
        <w:pStyle w:val="Code"/>
        <w:rPr>
          <w:highlight w:val="white"/>
        </w:rPr>
      </w:pPr>
      <w:r w:rsidRPr="00903DBA">
        <w:rPr>
          <w:highlight w:val="white"/>
        </w:rPr>
        <w:t xml:space="preserve">            accessMap.Add(byteList.Count - TypeSize.PointerSize, name);</w:t>
      </w:r>
    </w:p>
    <w:p w14:paraId="6AF0DA94" w14:textId="77777777" w:rsidR="00614EB1" w:rsidRPr="00903DBA" w:rsidRDefault="00614EB1" w:rsidP="00614EB1">
      <w:pPr>
        <w:pStyle w:val="Code"/>
        <w:rPr>
          <w:highlight w:val="white"/>
        </w:rPr>
      </w:pPr>
      <w:r w:rsidRPr="00903DBA">
        <w:rPr>
          <w:highlight w:val="white"/>
        </w:rPr>
        <w:t xml:space="preserve">          }</w:t>
      </w:r>
    </w:p>
    <w:p w14:paraId="34FE5E9F" w14:textId="77777777" w:rsidR="00614EB1" w:rsidRPr="00903DBA" w:rsidRDefault="00614EB1" w:rsidP="00614EB1">
      <w:pPr>
        <w:rPr>
          <w:highlight w:val="white"/>
        </w:rPr>
      </w:pPr>
      <w:r w:rsidRPr="00903DBA">
        <w:rPr>
          <w:highlight w:val="white"/>
        </w:rPr>
        <w:t xml:space="preserve">If the instruction is a value definition, we need to </w:t>
      </w:r>
      <w:proofErr w:type="gramStart"/>
      <w:r w:rsidRPr="00903DBA">
        <w:rPr>
          <w:highlight w:val="white"/>
        </w:rPr>
        <w:t>look into</w:t>
      </w:r>
      <w:proofErr w:type="gramEnd"/>
      <w:r w:rsidRPr="00903DBA">
        <w:rPr>
          <w:highlight w:val="white"/>
        </w:rPr>
        <w:t xml:space="preserve"> its sort. If it is a pointer or a static address, we add its name.</w:t>
      </w:r>
    </w:p>
    <w:p w14:paraId="1D80C12C" w14:textId="77777777" w:rsidR="00614EB1" w:rsidRPr="00903DBA" w:rsidRDefault="00614EB1" w:rsidP="00614EB1">
      <w:pPr>
        <w:pStyle w:val="Code"/>
        <w:rPr>
          <w:highlight w:val="white"/>
        </w:rPr>
      </w:pPr>
      <w:r w:rsidRPr="00903DBA">
        <w:rPr>
          <w:highlight w:val="white"/>
        </w:rPr>
        <w:t xml:space="preserve">          else if (assemblyCode.Operator == AssemblyOperator.define_value) {</w:t>
      </w:r>
    </w:p>
    <w:p w14:paraId="6F7F6C6E" w14:textId="77777777" w:rsidR="00614EB1" w:rsidRPr="00903DBA" w:rsidRDefault="00614EB1" w:rsidP="00614EB1">
      <w:pPr>
        <w:pStyle w:val="Code"/>
        <w:rPr>
          <w:highlight w:val="white"/>
        </w:rPr>
      </w:pPr>
      <w:r w:rsidRPr="00903DBA">
        <w:rPr>
          <w:highlight w:val="white"/>
        </w:rPr>
        <w:t xml:space="preserve">            Sort sort = (Sort) assemblyCode[0];</w:t>
      </w:r>
    </w:p>
    <w:p w14:paraId="066FA1B0" w14:textId="77777777" w:rsidR="00614EB1" w:rsidRPr="00903DBA" w:rsidRDefault="00614EB1" w:rsidP="00614EB1">
      <w:pPr>
        <w:pStyle w:val="Code"/>
        <w:rPr>
          <w:highlight w:val="white"/>
        </w:rPr>
      </w:pPr>
      <w:r w:rsidRPr="00903DBA">
        <w:rPr>
          <w:highlight w:val="white"/>
        </w:rPr>
        <w:t xml:space="preserve">            object value = assemblyCode[1];</w:t>
      </w:r>
    </w:p>
    <w:p w14:paraId="039A9BCE" w14:textId="77777777" w:rsidR="00614EB1" w:rsidRPr="00903DBA" w:rsidRDefault="00614EB1" w:rsidP="00614EB1">
      <w:pPr>
        <w:pStyle w:val="Code"/>
        <w:rPr>
          <w:highlight w:val="white"/>
        </w:rPr>
      </w:pPr>
    </w:p>
    <w:p w14:paraId="5D57F085" w14:textId="77777777" w:rsidR="00614EB1" w:rsidRPr="00903DBA" w:rsidRDefault="00614EB1" w:rsidP="00614EB1">
      <w:pPr>
        <w:pStyle w:val="Code"/>
        <w:rPr>
          <w:highlight w:val="white"/>
        </w:rPr>
      </w:pPr>
      <w:r w:rsidRPr="00903DBA">
        <w:rPr>
          <w:highlight w:val="white"/>
        </w:rPr>
        <w:t xml:space="preserve">            if (sort == Sort.Pointer) {</w:t>
      </w:r>
    </w:p>
    <w:p w14:paraId="11B3117C" w14:textId="77777777" w:rsidR="00614EB1" w:rsidRPr="00903DBA" w:rsidRDefault="00614EB1" w:rsidP="00614EB1">
      <w:pPr>
        <w:pStyle w:val="Code"/>
        <w:rPr>
          <w:highlight w:val="white"/>
        </w:rPr>
      </w:pPr>
      <w:r w:rsidRPr="00903DBA">
        <w:rPr>
          <w:highlight w:val="white"/>
        </w:rPr>
        <w:t xml:space="preserve">              if (value is string) {</w:t>
      </w:r>
    </w:p>
    <w:p w14:paraId="1DB27C7E"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635EBB53" w14:textId="77777777" w:rsidR="00614EB1" w:rsidRPr="00903DBA" w:rsidRDefault="00614EB1" w:rsidP="00614EB1">
      <w:pPr>
        <w:pStyle w:val="Code"/>
        <w:rPr>
          <w:highlight w:val="white"/>
        </w:rPr>
      </w:pPr>
      <w:r w:rsidRPr="00903DBA">
        <w:rPr>
          <w:highlight w:val="white"/>
        </w:rPr>
        <w:t xml:space="preserve">                              (string) value);</w:t>
      </w:r>
    </w:p>
    <w:p w14:paraId="444538EB" w14:textId="77777777" w:rsidR="00614EB1" w:rsidRPr="00903DBA" w:rsidRDefault="00614EB1" w:rsidP="00614EB1">
      <w:pPr>
        <w:pStyle w:val="Code"/>
        <w:rPr>
          <w:highlight w:val="white"/>
        </w:rPr>
      </w:pPr>
      <w:r w:rsidRPr="00903DBA">
        <w:rPr>
          <w:highlight w:val="white"/>
        </w:rPr>
        <w:t xml:space="preserve">              }</w:t>
      </w:r>
    </w:p>
    <w:p w14:paraId="2EA55A13" w14:textId="77777777" w:rsidR="00614EB1" w:rsidRPr="00903DBA" w:rsidRDefault="00614EB1" w:rsidP="00614EB1">
      <w:pPr>
        <w:pStyle w:val="Code"/>
        <w:rPr>
          <w:highlight w:val="white"/>
        </w:rPr>
      </w:pPr>
      <w:r w:rsidRPr="00903DBA">
        <w:rPr>
          <w:highlight w:val="white"/>
        </w:rPr>
        <w:t xml:space="preserve">              else if (value is StaticAddress) {</w:t>
      </w:r>
    </w:p>
    <w:p w14:paraId="187D686A" w14:textId="77777777" w:rsidR="00614EB1" w:rsidRPr="00903DBA" w:rsidRDefault="00614EB1" w:rsidP="00614EB1">
      <w:pPr>
        <w:pStyle w:val="Code"/>
        <w:rPr>
          <w:highlight w:val="white"/>
        </w:rPr>
      </w:pPr>
      <w:r w:rsidRPr="00903DBA">
        <w:rPr>
          <w:highlight w:val="white"/>
        </w:rPr>
        <w:t xml:space="preserve">                StaticAddress staticAddress = (StaticAddress) value;</w:t>
      </w:r>
    </w:p>
    <w:p w14:paraId="1E1B785C" w14:textId="77777777" w:rsidR="00614EB1" w:rsidRPr="00903DBA" w:rsidRDefault="00614EB1" w:rsidP="00614EB1">
      <w:pPr>
        <w:pStyle w:val="Code"/>
        <w:rPr>
          <w:highlight w:val="white"/>
        </w:rPr>
      </w:pPr>
      <w:r w:rsidRPr="00903DBA">
        <w:rPr>
          <w:highlight w:val="white"/>
        </w:rPr>
        <w:t xml:space="preserve">                accessMap.Add(byteList.Count - TypeSize.PointerSize,</w:t>
      </w:r>
    </w:p>
    <w:p w14:paraId="1EE530B3" w14:textId="77777777" w:rsidR="00614EB1" w:rsidRPr="00903DBA" w:rsidRDefault="00614EB1" w:rsidP="00614EB1">
      <w:pPr>
        <w:pStyle w:val="Code"/>
        <w:rPr>
          <w:highlight w:val="white"/>
        </w:rPr>
      </w:pPr>
      <w:r w:rsidRPr="00903DBA">
        <w:rPr>
          <w:highlight w:val="white"/>
        </w:rPr>
        <w:t xml:space="preserve">                              staticAddress.UniqueName);</w:t>
      </w:r>
    </w:p>
    <w:p w14:paraId="5989FD3F" w14:textId="77777777" w:rsidR="00614EB1" w:rsidRPr="00903DBA" w:rsidRDefault="00614EB1" w:rsidP="00614EB1">
      <w:pPr>
        <w:pStyle w:val="Code"/>
        <w:rPr>
          <w:highlight w:val="white"/>
        </w:rPr>
      </w:pPr>
      <w:r w:rsidRPr="00903DBA">
        <w:rPr>
          <w:highlight w:val="white"/>
        </w:rPr>
        <w:t xml:space="preserve">              }</w:t>
      </w:r>
    </w:p>
    <w:p w14:paraId="1DC538E6" w14:textId="77777777" w:rsidR="00614EB1" w:rsidRPr="00903DBA" w:rsidRDefault="00614EB1" w:rsidP="00614EB1">
      <w:pPr>
        <w:pStyle w:val="Code"/>
        <w:rPr>
          <w:highlight w:val="white"/>
        </w:rPr>
      </w:pPr>
      <w:r w:rsidRPr="00903DBA">
        <w:rPr>
          <w:highlight w:val="white"/>
        </w:rPr>
        <w:t xml:space="preserve">            }</w:t>
      </w:r>
    </w:p>
    <w:p w14:paraId="32248F52" w14:textId="77777777" w:rsidR="00614EB1" w:rsidRPr="00903DBA" w:rsidRDefault="00614EB1" w:rsidP="00614EB1">
      <w:pPr>
        <w:pStyle w:val="Code"/>
        <w:rPr>
          <w:highlight w:val="white"/>
        </w:rPr>
      </w:pPr>
      <w:r w:rsidRPr="00903DBA">
        <w:rPr>
          <w:highlight w:val="white"/>
        </w:rPr>
        <w:t xml:space="preserve">          }</w:t>
      </w:r>
    </w:p>
    <w:p w14:paraId="3F9B065E" w14:textId="77777777" w:rsidR="00614EB1" w:rsidRPr="00903DBA" w:rsidRDefault="00614EB1" w:rsidP="00614EB1">
      <w:pPr>
        <w:rPr>
          <w:highlight w:val="white"/>
        </w:rPr>
      </w:pPr>
      <w:r w:rsidRPr="00903DBA">
        <w:rPr>
          <w:highlight w:val="white"/>
        </w:rPr>
        <w:t>In case of a function call, add the name of the function to be called to the call map.</w:t>
      </w:r>
    </w:p>
    <w:p w14:paraId="39502C39" w14:textId="77777777" w:rsidR="00614EB1" w:rsidRPr="00903DBA" w:rsidRDefault="00614EB1" w:rsidP="00614EB1">
      <w:pPr>
        <w:pStyle w:val="Code"/>
        <w:rPr>
          <w:highlight w:val="white"/>
        </w:rPr>
      </w:pPr>
      <w:r w:rsidRPr="00903DBA">
        <w:rPr>
          <w:highlight w:val="white"/>
        </w:rPr>
        <w:t xml:space="preserve">          else if ((assemblyCode.Operator == AssemblyOperator.call) &amp;&amp;</w:t>
      </w:r>
    </w:p>
    <w:p w14:paraId="53BD6C02" w14:textId="77777777" w:rsidR="00614EB1" w:rsidRPr="00903DBA" w:rsidRDefault="00614EB1" w:rsidP="00614EB1">
      <w:pPr>
        <w:pStyle w:val="Code"/>
        <w:rPr>
          <w:highlight w:val="white"/>
        </w:rPr>
      </w:pPr>
      <w:r w:rsidRPr="00903DBA">
        <w:rPr>
          <w:highlight w:val="white"/>
        </w:rPr>
        <w:t xml:space="preserve">                   (assemblyCode[0] is string)) {</w:t>
      </w:r>
    </w:p>
    <w:p w14:paraId="24E578BF" w14:textId="77777777" w:rsidR="00614EB1" w:rsidRPr="00903DBA" w:rsidRDefault="00614EB1" w:rsidP="00614EB1">
      <w:pPr>
        <w:pStyle w:val="Code"/>
        <w:rPr>
          <w:highlight w:val="white"/>
        </w:rPr>
      </w:pPr>
      <w:r w:rsidRPr="00903DBA">
        <w:rPr>
          <w:highlight w:val="white"/>
        </w:rPr>
        <w:lastRenderedPageBreak/>
        <w:t xml:space="preserve">            string calleeName = (string) assemblyCode[0];</w:t>
      </w:r>
    </w:p>
    <w:p w14:paraId="12560012"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84D6D5D" w14:textId="77777777" w:rsidR="00614EB1" w:rsidRPr="00903DBA" w:rsidRDefault="00614EB1" w:rsidP="00614EB1">
      <w:pPr>
        <w:pStyle w:val="Code"/>
        <w:rPr>
          <w:highlight w:val="white"/>
        </w:rPr>
      </w:pPr>
      <w:r w:rsidRPr="00903DBA">
        <w:rPr>
          <w:highlight w:val="white"/>
        </w:rPr>
        <w:t xml:space="preserve">            callMap.Add(address, calleeName);</w:t>
      </w:r>
    </w:p>
    <w:p w14:paraId="1D692C74" w14:textId="77777777" w:rsidR="00614EB1" w:rsidRPr="00903DBA" w:rsidRDefault="00614EB1" w:rsidP="00614EB1">
      <w:pPr>
        <w:pStyle w:val="Code"/>
        <w:rPr>
          <w:highlight w:val="white"/>
        </w:rPr>
      </w:pPr>
      <w:r w:rsidRPr="00903DBA">
        <w:rPr>
          <w:highlight w:val="white"/>
        </w:rPr>
        <w:t xml:space="preserve">          }</w:t>
      </w:r>
    </w:p>
    <w:p w14:paraId="66DB234C" w14:textId="77777777" w:rsidR="00614EB1" w:rsidRPr="00903DBA" w:rsidRDefault="00614EB1" w:rsidP="00614EB1">
      <w:pPr>
        <w:rPr>
          <w:highlight w:val="white"/>
        </w:rPr>
      </w:pPr>
      <w:r w:rsidRPr="00903DBA">
        <w:rPr>
          <w:highlight w:val="white"/>
        </w:rPr>
        <w:t>In case of a function return, we add the address the return set.</w:t>
      </w:r>
    </w:p>
    <w:p w14:paraId="7FE60D8C" w14:textId="77777777" w:rsidR="00614EB1" w:rsidRPr="00903DBA" w:rsidRDefault="00614EB1" w:rsidP="00614EB1">
      <w:pPr>
        <w:pStyle w:val="Code"/>
        <w:rPr>
          <w:highlight w:val="white"/>
        </w:rPr>
      </w:pPr>
      <w:r w:rsidRPr="00903DBA">
        <w:rPr>
          <w:highlight w:val="white"/>
        </w:rPr>
        <w:t xml:space="preserve">          else if (assemblyCode.Operator == AssemblyOperator.return_address) {</w:t>
      </w:r>
    </w:p>
    <w:p w14:paraId="37A2A62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75CBF39C" w14:textId="77777777" w:rsidR="00614EB1" w:rsidRPr="00903DBA" w:rsidRDefault="00614EB1" w:rsidP="00614EB1">
      <w:pPr>
        <w:pStyle w:val="Code"/>
        <w:rPr>
          <w:highlight w:val="white"/>
        </w:rPr>
      </w:pPr>
      <w:r w:rsidRPr="00903DBA">
        <w:rPr>
          <w:highlight w:val="white"/>
        </w:rPr>
        <w:t xml:space="preserve">            returnSet.Add(address);</w:t>
      </w:r>
    </w:p>
    <w:p w14:paraId="2C4DADA5" w14:textId="77777777" w:rsidR="00614EB1" w:rsidRPr="00903DBA" w:rsidRDefault="00614EB1" w:rsidP="00614EB1">
      <w:pPr>
        <w:pStyle w:val="Code"/>
        <w:rPr>
          <w:highlight w:val="white"/>
        </w:rPr>
      </w:pPr>
      <w:r w:rsidRPr="00903DBA">
        <w:rPr>
          <w:highlight w:val="white"/>
        </w:rPr>
        <w:t xml:space="preserve">          }</w:t>
      </w:r>
    </w:p>
    <w:p w14:paraId="3B0B6417" w14:textId="77777777" w:rsidR="00614EB1" w:rsidRPr="00903DBA" w:rsidRDefault="00614EB1" w:rsidP="00614EB1">
      <w:pPr>
        <w:rPr>
          <w:highlight w:val="white"/>
        </w:rPr>
      </w:pPr>
      <w:r w:rsidRPr="00903DBA">
        <w:rPr>
          <w:highlight w:val="white"/>
        </w:rPr>
        <w:t xml:space="preserve">If the first operand is a string, we have two cases: if the third operand is a value of </w:t>
      </w:r>
      <w:r w:rsidRPr="00903DBA">
        <w:rPr>
          <w:rStyle w:val="KeyWord0"/>
          <w:highlight w:val="white"/>
        </w:rPr>
        <w:t>BigInteger</w:t>
      </w:r>
      <w:r w:rsidRPr="00903DBA">
        <w:rPr>
          <w:highlight w:val="white"/>
        </w:rPr>
        <w:t>, we need decrease the address with its size and with the size of a pointer. Otherwise, we just decrease the address with the pointer size.</w:t>
      </w:r>
    </w:p>
    <w:p w14:paraId="3F0B9555" w14:textId="77777777" w:rsidR="00614EB1" w:rsidRPr="00903DBA" w:rsidRDefault="00614EB1" w:rsidP="00614EB1">
      <w:pPr>
        <w:pStyle w:val="Code"/>
        <w:rPr>
          <w:highlight w:val="white"/>
        </w:rPr>
      </w:pPr>
      <w:r w:rsidRPr="00903DBA">
        <w:rPr>
          <w:highlight w:val="white"/>
        </w:rPr>
        <w:t xml:space="preserve">          else if (assemblyCode[0] is string) { // Add [g + 1], 2</w:t>
      </w:r>
    </w:p>
    <w:p w14:paraId="3A6CA297" w14:textId="77777777" w:rsidR="00614EB1" w:rsidRPr="00903DBA" w:rsidRDefault="00614EB1" w:rsidP="00614EB1">
      <w:pPr>
        <w:pStyle w:val="Code"/>
        <w:rPr>
          <w:highlight w:val="white"/>
        </w:rPr>
      </w:pPr>
      <w:r w:rsidRPr="00903DBA">
        <w:rPr>
          <w:highlight w:val="white"/>
        </w:rPr>
        <w:t xml:space="preserve">            if (assemblyCode[2] is BigInteger) {</w:t>
      </w:r>
    </w:p>
    <w:p w14:paraId="74A643FC" w14:textId="77777777" w:rsidR="00614EB1" w:rsidRPr="00903DBA" w:rsidRDefault="00614EB1" w:rsidP="00614EB1">
      <w:pPr>
        <w:pStyle w:val="Code"/>
        <w:rPr>
          <w:highlight w:val="white"/>
        </w:rPr>
      </w:pPr>
      <w:r w:rsidRPr="00903DBA">
        <w:rPr>
          <w:highlight w:val="white"/>
        </w:rPr>
        <w:t xml:space="preserve">              int size = AssemblyCode.SizeOfValue((BigInteger)assemblyCode[2],</w:t>
      </w:r>
    </w:p>
    <w:p w14:paraId="298AFF2D" w14:textId="77777777" w:rsidR="00614EB1" w:rsidRPr="00903DBA" w:rsidRDefault="00614EB1" w:rsidP="00614EB1">
      <w:pPr>
        <w:pStyle w:val="Code"/>
        <w:rPr>
          <w:highlight w:val="white"/>
        </w:rPr>
      </w:pPr>
      <w:r w:rsidRPr="00903DBA">
        <w:rPr>
          <w:highlight w:val="white"/>
        </w:rPr>
        <w:t xml:space="preserve">                                                  assemblyCode.Operator);</w:t>
      </w:r>
    </w:p>
    <w:p w14:paraId="546C3916" w14:textId="77777777" w:rsidR="00614EB1" w:rsidRPr="00903DBA" w:rsidRDefault="00614EB1" w:rsidP="00614EB1">
      <w:pPr>
        <w:pStyle w:val="Code"/>
        <w:rPr>
          <w:highlight w:val="white"/>
        </w:rPr>
      </w:pPr>
      <w:r w:rsidRPr="00903DBA">
        <w:rPr>
          <w:highlight w:val="white"/>
        </w:rPr>
        <w:t xml:space="preserve">              int address = byteList.Count - TypeSize.PointerSize - size;</w:t>
      </w:r>
    </w:p>
    <w:p w14:paraId="56D6F5BB" w14:textId="77777777" w:rsidR="00614EB1" w:rsidRPr="00903DBA" w:rsidRDefault="00614EB1" w:rsidP="00614EB1">
      <w:pPr>
        <w:pStyle w:val="Code"/>
        <w:rPr>
          <w:highlight w:val="white"/>
        </w:rPr>
      </w:pPr>
      <w:r w:rsidRPr="00903DBA">
        <w:rPr>
          <w:highlight w:val="white"/>
        </w:rPr>
        <w:t xml:space="preserve">              accessMap.Add(address, (string) assemblyCode[0]);</w:t>
      </w:r>
    </w:p>
    <w:p w14:paraId="0F9DE0A0" w14:textId="77777777" w:rsidR="00614EB1" w:rsidRPr="00903DBA" w:rsidRDefault="00614EB1" w:rsidP="00614EB1">
      <w:pPr>
        <w:pStyle w:val="Code"/>
        <w:rPr>
          <w:highlight w:val="white"/>
        </w:rPr>
      </w:pPr>
      <w:r w:rsidRPr="00903DBA">
        <w:rPr>
          <w:highlight w:val="white"/>
        </w:rPr>
        <w:t xml:space="preserve">            }</w:t>
      </w:r>
    </w:p>
    <w:p w14:paraId="36BF1DDC" w14:textId="77777777" w:rsidR="00614EB1" w:rsidRPr="00903DBA" w:rsidRDefault="00614EB1" w:rsidP="00614EB1">
      <w:pPr>
        <w:pStyle w:val="Code"/>
        <w:rPr>
          <w:highlight w:val="white"/>
        </w:rPr>
      </w:pPr>
      <w:r w:rsidRPr="00903DBA">
        <w:rPr>
          <w:highlight w:val="white"/>
        </w:rPr>
        <w:t xml:space="preserve">            else {</w:t>
      </w:r>
    </w:p>
    <w:p w14:paraId="5CE9628D"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076AF11" w14:textId="77777777" w:rsidR="00614EB1" w:rsidRPr="00903DBA" w:rsidRDefault="00614EB1" w:rsidP="00614EB1">
      <w:pPr>
        <w:pStyle w:val="Code"/>
        <w:rPr>
          <w:highlight w:val="white"/>
        </w:rPr>
      </w:pPr>
      <w:r w:rsidRPr="00903DBA">
        <w:rPr>
          <w:highlight w:val="white"/>
        </w:rPr>
        <w:t xml:space="preserve">              accessMap.Add(address, (string) assemblyCode[0]);</w:t>
      </w:r>
    </w:p>
    <w:p w14:paraId="6426CB9B" w14:textId="77777777" w:rsidR="00614EB1" w:rsidRPr="00903DBA" w:rsidRDefault="00614EB1" w:rsidP="00614EB1">
      <w:pPr>
        <w:pStyle w:val="Code"/>
        <w:rPr>
          <w:highlight w:val="white"/>
        </w:rPr>
      </w:pPr>
      <w:r w:rsidRPr="00903DBA">
        <w:rPr>
          <w:highlight w:val="white"/>
        </w:rPr>
        <w:t xml:space="preserve">            }</w:t>
      </w:r>
    </w:p>
    <w:p w14:paraId="3F5DEE7F" w14:textId="77777777" w:rsidR="00614EB1" w:rsidRPr="00903DBA" w:rsidRDefault="00614EB1" w:rsidP="00614EB1">
      <w:pPr>
        <w:pStyle w:val="Code"/>
        <w:rPr>
          <w:highlight w:val="white"/>
        </w:rPr>
      </w:pPr>
      <w:r w:rsidRPr="00903DBA">
        <w:rPr>
          <w:highlight w:val="white"/>
        </w:rPr>
        <w:t xml:space="preserve">          }</w:t>
      </w:r>
    </w:p>
    <w:p w14:paraId="119366BD" w14:textId="77777777" w:rsidR="00614EB1" w:rsidRPr="00903DBA" w:rsidRDefault="00614EB1" w:rsidP="00614EB1">
      <w:pPr>
        <w:rPr>
          <w:highlight w:val="white"/>
        </w:rPr>
      </w:pPr>
      <w:r w:rsidRPr="00903DBA">
        <w:rPr>
          <w:highlight w:val="white"/>
        </w:rPr>
        <w:t xml:space="preserve">If the second or third operand is a string, we add its name the </w:t>
      </w:r>
      <w:proofErr w:type="spellStart"/>
      <w:r w:rsidRPr="00903DBA">
        <w:rPr>
          <w:highlight w:val="white"/>
        </w:rPr>
        <w:t>the</w:t>
      </w:r>
      <w:proofErr w:type="spellEnd"/>
      <w:r w:rsidRPr="00903DBA">
        <w:rPr>
          <w:highlight w:val="white"/>
        </w:rPr>
        <w:t xml:space="preserve"> address, which is the size of the instruction minus the pointer size.</w:t>
      </w:r>
    </w:p>
    <w:p w14:paraId="5ED92A03" w14:textId="77777777" w:rsidR="00614EB1" w:rsidRPr="00903DBA" w:rsidRDefault="00614EB1" w:rsidP="00614EB1">
      <w:pPr>
        <w:pStyle w:val="Code"/>
        <w:rPr>
          <w:highlight w:val="white"/>
        </w:rPr>
      </w:pPr>
      <w:r w:rsidRPr="00903DBA">
        <w:rPr>
          <w:highlight w:val="white"/>
        </w:rPr>
        <w:t xml:space="preserve">          else if (assemblyCode[1] is string) { // mov ax, [g + 1]; mov ax, g</w:t>
      </w:r>
    </w:p>
    <w:p w14:paraId="4C2DAEA0"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F90FB6E" w14:textId="77777777" w:rsidR="00614EB1" w:rsidRPr="00903DBA" w:rsidRDefault="00614EB1" w:rsidP="00614EB1">
      <w:pPr>
        <w:pStyle w:val="Code"/>
        <w:rPr>
          <w:highlight w:val="white"/>
        </w:rPr>
      </w:pPr>
      <w:r w:rsidRPr="00903DBA">
        <w:rPr>
          <w:highlight w:val="white"/>
        </w:rPr>
        <w:t xml:space="preserve">            accessMap.Add(address, (string) assemblyCode[1]);</w:t>
      </w:r>
    </w:p>
    <w:p w14:paraId="480A737E" w14:textId="77777777" w:rsidR="00614EB1" w:rsidRPr="00903DBA" w:rsidRDefault="00614EB1" w:rsidP="00614EB1">
      <w:pPr>
        <w:pStyle w:val="Code"/>
        <w:rPr>
          <w:highlight w:val="white"/>
        </w:rPr>
      </w:pPr>
      <w:r w:rsidRPr="00903DBA">
        <w:rPr>
          <w:highlight w:val="white"/>
        </w:rPr>
        <w:t xml:space="preserve">          }</w:t>
      </w:r>
    </w:p>
    <w:p w14:paraId="53FD7C05" w14:textId="77777777" w:rsidR="00614EB1" w:rsidRPr="00903DBA" w:rsidRDefault="00614EB1" w:rsidP="00614EB1">
      <w:pPr>
        <w:pStyle w:val="Code"/>
        <w:rPr>
          <w:highlight w:val="white"/>
        </w:rPr>
      </w:pPr>
      <w:r w:rsidRPr="00903DBA">
        <w:rPr>
          <w:highlight w:val="white"/>
        </w:rPr>
        <w:t xml:space="preserve">          else if (assemblyCode[2] is string) { // Add [bp + 2], g</w:t>
      </w:r>
    </w:p>
    <w:p w14:paraId="3E8B9E17" w14:textId="77777777" w:rsidR="00614EB1" w:rsidRPr="00903DBA" w:rsidRDefault="00614EB1" w:rsidP="00614EB1">
      <w:pPr>
        <w:pStyle w:val="Code"/>
        <w:rPr>
          <w:highlight w:val="white"/>
        </w:rPr>
      </w:pPr>
      <w:r w:rsidRPr="00903DBA">
        <w:rPr>
          <w:highlight w:val="white"/>
        </w:rPr>
        <w:t xml:space="preserve">            int address = byteList.Count - TypeSize.PointerSize;</w:t>
      </w:r>
    </w:p>
    <w:p w14:paraId="0D3C9CC5" w14:textId="77777777" w:rsidR="00614EB1" w:rsidRPr="00903DBA" w:rsidRDefault="00614EB1" w:rsidP="00614EB1">
      <w:pPr>
        <w:pStyle w:val="Code"/>
        <w:rPr>
          <w:highlight w:val="white"/>
        </w:rPr>
      </w:pPr>
      <w:r w:rsidRPr="00903DBA">
        <w:rPr>
          <w:highlight w:val="white"/>
        </w:rPr>
        <w:t xml:space="preserve">            accessMap.Add(address, (string) assemblyCode[2]);</w:t>
      </w:r>
    </w:p>
    <w:p w14:paraId="6956DED2" w14:textId="77777777" w:rsidR="00614EB1" w:rsidRPr="00903DBA" w:rsidRDefault="00614EB1" w:rsidP="00614EB1">
      <w:pPr>
        <w:pStyle w:val="Code"/>
        <w:rPr>
          <w:highlight w:val="white"/>
        </w:rPr>
      </w:pPr>
      <w:r w:rsidRPr="00903DBA">
        <w:rPr>
          <w:highlight w:val="white"/>
        </w:rPr>
        <w:t xml:space="preserve">          }</w:t>
      </w:r>
    </w:p>
    <w:p w14:paraId="44AF1367" w14:textId="77777777" w:rsidR="00614EB1" w:rsidRPr="00903DBA" w:rsidRDefault="00614EB1" w:rsidP="00614EB1">
      <w:pPr>
        <w:pStyle w:val="Code"/>
        <w:rPr>
          <w:highlight w:val="white"/>
        </w:rPr>
      </w:pPr>
      <w:r w:rsidRPr="00903DBA">
        <w:rPr>
          <w:highlight w:val="white"/>
        </w:rPr>
        <w:t xml:space="preserve">        }</w:t>
      </w:r>
    </w:p>
    <w:p w14:paraId="0B882C97" w14:textId="77777777" w:rsidR="00614EB1" w:rsidRPr="00903DBA" w:rsidRDefault="00614EB1" w:rsidP="00614EB1">
      <w:pPr>
        <w:pStyle w:val="Code"/>
        <w:rPr>
          <w:highlight w:val="white"/>
        </w:rPr>
      </w:pPr>
      <w:r w:rsidRPr="00903DBA">
        <w:rPr>
          <w:highlight w:val="white"/>
        </w:rPr>
        <w:t xml:space="preserve">      }</w:t>
      </w:r>
    </w:p>
    <w:p w14:paraId="02234BFD" w14:textId="77777777" w:rsidR="00614EB1" w:rsidRPr="00903DBA" w:rsidRDefault="00614EB1" w:rsidP="00614EB1">
      <w:pPr>
        <w:pStyle w:val="Code"/>
        <w:rPr>
          <w:highlight w:val="white"/>
        </w:rPr>
      </w:pPr>
      <w:r w:rsidRPr="00903DBA">
        <w:rPr>
          <w:highlight w:val="white"/>
        </w:rPr>
        <w:t xml:space="preserve">    }</w:t>
      </w:r>
    </w:p>
    <w:p w14:paraId="1F26E60E" w14:textId="77777777" w:rsidR="00614EB1" w:rsidRPr="00903DBA" w:rsidRDefault="00614EB1" w:rsidP="00614EB1">
      <w:pPr>
        <w:pStyle w:val="Code"/>
        <w:rPr>
          <w:highlight w:val="white"/>
        </w:rPr>
      </w:pPr>
      <w:r w:rsidRPr="00903DBA">
        <w:rPr>
          <w:highlight w:val="white"/>
        </w:rPr>
        <w:t xml:space="preserve">  }</w:t>
      </w:r>
    </w:p>
    <w:p w14:paraId="5A5A36DC" w14:textId="77777777" w:rsidR="00614EB1" w:rsidRPr="00903DBA" w:rsidRDefault="00614EB1" w:rsidP="00614EB1">
      <w:pPr>
        <w:pStyle w:val="Code"/>
        <w:rPr>
          <w:highlight w:val="white"/>
        </w:rPr>
      </w:pPr>
      <w:r w:rsidRPr="00903DBA">
        <w:rPr>
          <w:highlight w:val="white"/>
        </w:rPr>
        <w:t>}</w:t>
      </w:r>
    </w:p>
    <w:p w14:paraId="25F20BAC" w14:textId="3E5EEA95" w:rsidR="008C2FC7" w:rsidRPr="00903DBA" w:rsidRDefault="008C2FC7" w:rsidP="00614EB1">
      <w:pPr>
        <w:pStyle w:val="Rubrik3"/>
        <w:rPr>
          <w:highlight w:val="white"/>
        </w:rPr>
      </w:pPr>
      <w:bookmarkStart w:id="458" w:name="_Toc57656119"/>
      <w:r w:rsidRPr="00903DBA">
        <w:rPr>
          <w:highlight w:val="white"/>
        </w:rPr>
        <w:t>Byte</w:t>
      </w:r>
      <w:r w:rsidR="00D33B22" w:rsidRPr="00903DBA">
        <w:rPr>
          <w:highlight w:val="white"/>
        </w:rPr>
        <w:t xml:space="preserve"> </w:t>
      </w:r>
      <w:r w:rsidRPr="00903DBA">
        <w:rPr>
          <w:highlight w:val="white"/>
        </w:rPr>
        <w:t>List</w:t>
      </w:r>
      <w:bookmarkEnd w:id="458"/>
    </w:p>
    <w:p w14:paraId="51B69A74" w14:textId="3F59272A" w:rsidR="008C2FC7" w:rsidRPr="00903DBA" w:rsidRDefault="008C2FC7" w:rsidP="008C2FC7">
      <w:pPr>
        <w:rPr>
          <w:highlight w:val="white"/>
        </w:rPr>
      </w:pPr>
      <w:r w:rsidRPr="00903DBA">
        <w:rPr>
          <w:highlight w:val="white"/>
        </w:rPr>
        <w:t xml:space="preserve">The </w:t>
      </w:r>
      <w:r w:rsidRPr="00903DBA">
        <w:rPr>
          <w:rStyle w:val="KeyWord0"/>
          <w:highlight w:val="white"/>
        </w:rPr>
        <w:t>ByteList</w:t>
      </w:r>
      <w:r w:rsidRPr="00903DBA">
        <w:rPr>
          <w:highlight w:val="white"/>
        </w:rPr>
        <w:t xml:space="preserve"> method return the assembly code instruction converted to a list of bytes.</w:t>
      </w:r>
    </w:p>
    <w:p w14:paraId="5A40574A" w14:textId="641E8A19" w:rsidR="008C2FC7" w:rsidRPr="00903DBA" w:rsidRDefault="008C2FC7" w:rsidP="008C2FC7">
      <w:pPr>
        <w:pStyle w:val="CodeHeader"/>
        <w:rPr>
          <w:highlight w:val="white"/>
        </w:rPr>
      </w:pPr>
      <w:proofErr w:type="spellStart"/>
      <w:r w:rsidRPr="00903DBA">
        <w:rPr>
          <w:highlight w:val="white"/>
        </w:rPr>
        <w:t>AssemblyCode.cs</w:t>
      </w:r>
      <w:proofErr w:type="spellEnd"/>
    </w:p>
    <w:p w14:paraId="65502D3A" w14:textId="77777777" w:rsidR="008C2FC7" w:rsidRPr="00903DBA" w:rsidRDefault="008C2FC7" w:rsidP="008C2FC7">
      <w:pPr>
        <w:pStyle w:val="Code"/>
        <w:rPr>
          <w:highlight w:val="white"/>
        </w:rPr>
      </w:pPr>
      <w:r w:rsidRPr="00903DBA">
        <w:rPr>
          <w:highlight w:val="white"/>
        </w:rPr>
        <w:t xml:space="preserve">    public List&lt;byte&gt; ByteList() {</w:t>
      </w:r>
    </w:p>
    <w:p w14:paraId="4FE40926" w14:textId="77777777" w:rsidR="008C2FC7" w:rsidRPr="00903DBA" w:rsidRDefault="008C2FC7" w:rsidP="008C2FC7">
      <w:pPr>
        <w:pStyle w:val="Code"/>
        <w:rPr>
          <w:highlight w:val="white"/>
        </w:rPr>
      </w:pPr>
      <w:r w:rsidRPr="00903DBA">
        <w:rPr>
          <w:highlight w:val="white"/>
        </w:rPr>
        <w:t xml:space="preserve">      object operand0 = m_operandArray[0],</w:t>
      </w:r>
    </w:p>
    <w:p w14:paraId="7A3FD30A" w14:textId="77777777" w:rsidR="008C2FC7" w:rsidRPr="00903DBA" w:rsidRDefault="008C2FC7" w:rsidP="008C2FC7">
      <w:pPr>
        <w:pStyle w:val="Code"/>
        <w:rPr>
          <w:highlight w:val="white"/>
        </w:rPr>
      </w:pPr>
      <w:r w:rsidRPr="00903DBA">
        <w:rPr>
          <w:highlight w:val="white"/>
        </w:rPr>
        <w:t xml:space="preserve">             operand1 = m_operandArray[1],</w:t>
      </w:r>
    </w:p>
    <w:p w14:paraId="7D901779" w14:textId="77777777" w:rsidR="008C2FC7" w:rsidRPr="00903DBA" w:rsidRDefault="008C2FC7" w:rsidP="008C2FC7">
      <w:pPr>
        <w:pStyle w:val="Code"/>
        <w:rPr>
          <w:highlight w:val="white"/>
        </w:rPr>
      </w:pPr>
      <w:r w:rsidRPr="00903DBA">
        <w:rPr>
          <w:highlight w:val="white"/>
        </w:rPr>
        <w:t xml:space="preserve">             operand2 = m_operandArray[2];</w:t>
      </w:r>
    </w:p>
    <w:p w14:paraId="1BE16C14" w14:textId="77777777" w:rsidR="008C2FC7" w:rsidRPr="00903DBA" w:rsidRDefault="008C2FC7" w:rsidP="008C2FC7">
      <w:pPr>
        <w:rPr>
          <w:highlight w:val="white"/>
        </w:rPr>
      </w:pPr>
      <w:r w:rsidRPr="00903DBA">
        <w:rPr>
          <w:highlight w:val="white"/>
        </w:rPr>
        <w:t>For empty instruction, or for a label or comment instruction we just return an empty list.</w:t>
      </w:r>
    </w:p>
    <w:p w14:paraId="31FBFD21" w14:textId="77777777" w:rsidR="008C2FC7" w:rsidRPr="00903DBA" w:rsidRDefault="008C2FC7" w:rsidP="008C2FC7">
      <w:pPr>
        <w:pStyle w:val="Code"/>
        <w:rPr>
          <w:highlight w:val="white"/>
        </w:rPr>
      </w:pPr>
      <w:r w:rsidRPr="00903DBA">
        <w:rPr>
          <w:highlight w:val="white"/>
        </w:rPr>
        <w:t xml:space="preserve">      if ((Operator == AssemblyOperator.empty) ||</w:t>
      </w:r>
    </w:p>
    <w:p w14:paraId="2B2AA7DE" w14:textId="77777777" w:rsidR="008C2FC7" w:rsidRPr="00903DBA" w:rsidRDefault="008C2FC7" w:rsidP="008C2FC7">
      <w:pPr>
        <w:pStyle w:val="Code"/>
        <w:rPr>
          <w:highlight w:val="white"/>
        </w:rPr>
      </w:pPr>
      <w:r w:rsidRPr="00903DBA">
        <w:rPr>
          <w:highlight w:val="white"/>
        </w:rPr>
        <w:t xml:space="preserve">          (Operator == AssemblyOperator.label) ||</w:t>
      </w:r>
    </w:p>
    <w:p w14:paraId="1E76B110" w14:textId="77777777" w:rsidR="008C2FC7" w:rsidRPr="00903DBA" w:rsidRDefault="008C2FC7" w:rsidP="008C2FC7">
      <w:pPr>
        <w:pStyle w:val="Code"/>
        <w:rPr>
          <w:highlight w:val="white"/>
        </w:rPr>
      </w:pPr>
      <w:r w:rsidRPr="00903DBA">
        <w:rPr>
          <w:highlight w:val="white"/>
        </w:rPr>
        <w:lastRenderedPageBreak/>
        <w:t xml:space="preserve">          (Operator == AssemblyOperator.comment)) {</w:t>
      </w:r>
    </w:p>
    <w:p w14:paraId="4A737C3E" w14:textId="77777777" w:rsidR="008C2FC7" w:rsidRPr="00903DBA" w:rsidRDefault="008C2FC7" w:rsidP="008C2FC7">
      <w:pPr>
        <w:pStyle w:val="Code"/>
        <w:rPr>
          <w:highlight w:val="white"/>
        </w:rPr>
      </w:pPr>
      <w:r w:rsidRPr="00903DBA">
        <w:rPr>
          <w:highlight w:val="white"/>
        </w:rPr>
        <w:t xml:space="preserve">        return (new List&lt;byte&gt;());</w:t>
      </w:r>
    </w:p>
    <w:p w14:paraId="4B7230A9" w14:textId="77777777" w:rsidR="008C2FC7" w:rsidRPr="00903DBA" w:rsidRDefault="008C2FC7" w:rsidP="008C2FC7">
      <w:pPr>
        <w:pStyle w:val="Code"/>
        <w:rPr>
          <w:highlight w:val="white"/>
        </w:rPr>
      </w:pPr>
      <w:r w:rsidRPr="00903DBA">
        <w:rPr>
          <w:highlight w:val="white"/>
        </w:rPr>
        <w:t xml:space="preserve">      }</w:t>
      </w:r>
    </w:p>
    <w:p w14:paraId="76C1B0F0" w14:textId="77777777" w:rsidR="008C2FC7" w:rsidRPr="00903DBA" w:rsidRDefault="008C2FC7" w:rsidP="008C2FC7">
      <w:pPr>
        <w:rPr>
          <w:highlight w:val="white"/>
        </w:rPr>
      </w:pPr>
      <w:r w:rsidRPr="00903DBA">
        <w:rPr>
          <w:highlight w:val="white"/>
        </w:rPr>
        <w:t>For the definition of an address, we add the offset to the byte list.</w:t>
      </w:r>
    </w:p>
    <w:p w14:paraId="7FADD674" w14:textId="77777777" w:rsidR="008C2FC7" w:rsidRPr="00903DBA" w:rsidRDefault="008C2FC7" w:rsidP="008C2FC7">
      <w:pPr>
        <w:pStyle w:val="Code"/>
        <w:rPr>
          <w:highlight w:val="white"/>
        </w:rPr>
      </w:pPr>
      <w:r w:rsidRPr="00903DBA">
        <w:rPr>
          <w:highlight w:val="white"/>
        </w:rPr>
        <w:t xml:space="preserve">      else if (Operator == AssemblyOperator.define_address) {</w:t>
      </w:r>
    </w:p>
    <w:p w14:paraId="4B09164D" w14:textId="77777777" w:rsidR="008C2FC7" w:rsidRPr="00903DBA" w:rsidRDefault="008C2FC7" w:rsidP="008C2FC7">
      <w:pPr>
        <w:pStyle w:val="Code"/>
        <w:rPr>
          <w:highlight w:val="white"/>
        </w:rPr>
      </w:pPr>
      <w:r w:rsidRPr="00903DBA">
        <w:rPr>
          <w:highlight w:val="white"/>
        </w:rPr>
        <w:t xml:space="preserve">        int offset = (int) operand1;</w:t>
      </w:r>
    </w:p>
    <w:p w14:paraId="36A9730C" w14:textId="77777777" w:rsidR="008C2FC7" w:rsidRPr="00903DBA" w:rsidRDefault="008C2FC7" w:rsidP="008C2FC7">
      <w:pPr>
        <w:pStyle w:val="Code"/>
        <w:rPr>
          <w:highlight w:val="white"/>
        </w:rPr>
      </w:pPr>
      <w:r w:rsidRPr="00903DBA">
        <w:rPr>
          <w:highlight w:val="white"/>
        </w:rPr>
        <w:t xml:space="preserve">        List&lt;byte&gt; byteList = new List&lt;byte&gt;(new byte[TypeSize.PointerSize]);</w:t>
      </w:r>
    </w:p>
    <w:p w14:paraId="1DAF5C7E" w14:textId="77777777" w:rsidR="008C2FC7" w:rsidRPr="00903DBA" w:rsidRDefault="008C2FC7" w:rsidP="008C2FC7">
      <w:pPr>
        <w:pStyle w:val="Code"/>
        <w:rPr>
          <w:highlight w:val="white"/>
        </w:rPr>
      </w:pPr>
      <w:r w:rsidRPr="00903DBA">
        <w:rPr>
          <w:highlight w:val="white"/>
        </w:rPr>
        <w:t xml:space="preserve">        LoadByteList(byteList, 0, TypeSize.PointerSize, (BigInteger) offset);</w:t>
      </w:r>
    </w:p>
    <w:p w14:paraId="6B7C0C09" w14:textId="77777777" w:rsidR="008C2FC7" w:rsidRPr="00903DBA" w:rsidRDefault="008C2FC7" w:rsidP="008C2FC7">
      <w:pPr>
        <w:pStyle w:val="Code"/>
        <w:rPr>
          <w:highlight w:val="white"/>
        </w:rPr>
      </w:pPr>
      <w:r w:rsidRPr="00903DBA">
        <w:rPr>
          <w:highlight w:val="white"/>
        </w:rPr>
        <w:t xml:space="preserve">        return byteList;</w:t>
      </w:r>
    </w:p>
    <w:p w14:paraId="10E6B34D" w14:textId="77777777" w:rsidR="008C2FC7" w:rsidRPr="00903DBA" w:rsidRDefault="008C2FC7" w:rsidP="008C2FC7">
      <w:pPr>
        <w:pStyle w:val="Code"/>
        <w:rPr>
          <w:highlight w:val="white"/>
        </w:rPr>
      </w:pPr>
      <w:r w:rsidRPr="00903DBA">
        <w:rPr>
          <w:highlight w:val="white"/>
        </w:rPr>
        <w:t xml:space="preserve">      }</w:t>
      </w:r>
    </w:p>
    <w:p w14:paraId="7D795887" w14:textId="77777777" w:rsidR="008C2FC7" w:rsidRPr="00903DBA" w:rsidRDefault="008C2FC7" w:rsidP="008C2FC7">
      <w:pPr>
        <w:rPr>
          <w:highlight w:val="white"/>
        </w:rPr>
      </w:pPr>
      <w:r w:rsidRPr="00903DBA">
        <w:rPr>
          <w:highlight w:val="white"/>
        </w:rPr>
        <w:t>For a zero value, we just return a list of zeros.</w:t>
      </w:r>
    </w:p>
    <w:p w14:paraId="33461ECA" w14:textId="77777777" w:rsidR="008C2FC7" w:rsidRPr="00903DBA" w:rsidRDefault="008C2FC7" w:rsidP="008C2FC7">
      <w:pPr>
        <w:pStyle w:val="Code"/>
        <w:rPr>
          <w:highlight w:val="white"/>
        </w:rPr>
      </w:pPr>
      <w:r w:rsidRPr="00903DBA">
        <w:rPr>
          <w:highlight w:val="white"/>
        </w:rPr>
        <w:t xml:space="preserve">      else if (Operator == AssemblyOperator.define_zero_sequence) {</w:t>
      </w:r>
    </w:p>
    <w:p w14:paraId="24180D04" w14:textId="77777777" w:rsidR="008C2FC7" w:rsidRPr="00903DBA" w:rsidRDefault="008C2FC7" w:rsidP="008C2FC7">
      <w:pPr>
        <w:pStyle w:val="Code"/>
        <w:rPr>
          <w:highlight w:val="white"/>
        </w:rPr>
      </w:pPr>
      <w:r w:rsidRPr="00903DBA">
        <w:rPr>
          <w:highlight w:val="white"/>
        </w:rPr>
        <w:t xml:space="preserve">        int size = (int) operand0;</w:t>
      </w:r>
    </w:p>
    <w:p w14:paraId="49B81FEE" w14:textId="77777777" w:rsidR="008C2FC7" w:rsidRPr="00903DBA" w:rsidRDefault="008C2FC7" w:rsidP="008C2FC7">
      <w:pPr>
        <w:pStyle w:val="Code"/>
        <w:rPr>
          <w:highlight w:val="white"/>
        </w:rPr>
      </w:pPr>
      <w:r w:rsidRPr="00903DBA">
        <w:rPr>
          <w:highlight w:val="white"/>
        </w:rPr>
        <w:t xml:space="preserve">        return (new List&lt;byte&gt;(new byte[size]));</w:t>
      </w:r>
    </w:p>
    <w:p w14:paraId="37ADC042" w14:textId="77777777" w:rsidR="008C2FC7" w:rsidRPr="00903DBA" w:rsidRDefault="008C2FC7" w:rsidP="008C2FC7">
      <w:pPr>
        <w:pStyle w:val="Code"/>
        <w:rPr>
          <w:highlight w:val="white"/>
        </w:rPr>
      </w:pPr>
      <w:r w:rsidRPr="00903DBA">
        <w:rPr>
          <w:highlight w:val="white"/>
        </w:rPr>
        <w:t xml:space="preserve">      }</w:t>
      </w:r>
    </w:p>
    <w:p w14:paraId="1FB572CE" w14:textId="77777777" w:rsidR="008C2FC7" w:rsidRPr="00903DBA" w:rsidRDefault="008C2FC7" w:rsidP="008C2FC7">
      <w:pPr>
        <w:rPr>
          <w:highlight w:val="white"/>
        </w:rPr>
      </w:pPr>
      <w:r w:rsidRPr="00903DBA">
        <w:rPr>
          <w:highlight w:val="white"/>
        </w:rPr>
        <w:t>A value can be a floating value, a string, a static address, or a pointer or an integral value.</w:t>
      </w:r>
    </w:p>
    <w:p w14:paraId="0F01FF9D" w14:textId="77777777" w:rsidR="008C2FC7" w:rsidRPr="00903DBA" w:rsidRDefault="008C2FC7" w:rsidP="008C2FC7">
      <w:pPr>
        <w:pStyle w:val="Code"/>
        <w:rPr>
          <w:highlight w:val="white"/>
        </w:rPr>
      </w:pPr>
      <w:r w:rsidRPr="00903DBA">
        <w:rPr>
          <w:highlight w:val="white"/>
        </w:rPr>
        <w:t xml:space="preserve">      else if (Operator == AssemblyOperator.define_value) {</w:t>
      </w:r>
    </w:p>
    <w:p w14:paraId="5AB7D50B" w14:textId="77777777" w:rsidR="008C2FC7" w:rsidRPr="00903DBA" w:rsidRDefault="008C2FC7" w:rsidP="008C2FC7">
      <w:pPr>
        <w:pStyle w:val="Code"/>
        <w:rPr>
          <w:highlight w:val="white"/>
        </w:rPr>
      </w:pPr>
      <w:r w:rsidRPr="00903DBA">
        <w:rPr>
          <w:highlight w:val="white"/>
        </w:rPr>
        <w:t xml:space="preserve">        Sort sort = (Sort) operand0;</w:t>
      </w:r>
    </w:p>
    <w:p w14:paraId="5974EAE0" w14:textId="77777777" w:rsidR="008C2FC7" w:rsidRPr="00903DBA" w:rsidRDefault="008C2FC7" w:rsidP="008C2FC7">
      <w:pPr>
        <w:pStyle w:val="Code"/>
        <w:rPr>
          <w:highlight w:val="white"/>
        </w:rPr>
      </w:pPr>
      <w:r w:rsidRPr="00903DBA">
        <w:rPr>
          <w:highlight w:val="white"/>
        </w:rPr>
        <w:t xml:space="preserve">        object value = operand1;</w:t>
      </w:r>
    </w:p>
    <w:p w14:paraId="75637215" w14:textId="77777777" w:rsidR="008C2FC7" w:rsidRPr="00903DBA" w:rsidRDefault="008C2FC7" w:rsidP="008C2FC7">
      <w:pPr>
        <w:pStyle w:val="Code"/>
        <w:rPr>
          <w:highlight w:val="white"/>
        </w:rPr>
      </w:pPr>
      <w:r w:rsidRPr="00903DBA">
        <w:rPr>
          <w:highlight w:val="white"/>
        </w:rPr>
        <w:t xml:space="preserve">        List&lt;byte&gt; byteList;</w:t>
      </w:r>
    </w:p>
    <w:p w14:paraId="031C8040" w14:textId="77777777" w:rsidR="008C2FC7" w:rsidRPr="00903DBA" w:rsidRDefault="008C2FC7" w:rsidP="008C2FC7">
      <w:pPr>
        <w:rPr>
          <w:highlight w:val="white"/>
        </w:rPr>
      </w:pPr>
      <w:r w:rsidRPr="00903DBA">
        <w:rPr>
          <w:highlight w:val="white"/>
        </w:rPr>
        <w:t xml:space="preserve">In case of float, double, or </w:t>
      </w:r>
      <w:proofErr w:type="spellStart"/>
      <w:r w:rsidRPr="00903DBA">
        <w:rPr>
          <w:highlight w:val="white"/>
        </w:rPr>
        <w:t>lond</w:t>
      </w:r>
      <w:proofErr w:type="spellEnd"/>
      <w:r w:rsidRPr="00903DBA">
        <w:rPr>
          <w:highlight w:val="white"/>
        </w:rPr>
        <w:t xml:space="preserve"> double, we call </w:t>
      </w:r>
      <w:r w:rsidRPr="00903DBA">
        <w:rPr>
          <w:rStyle w:val="KeyWord0"/>
          <w:highlight w:val="white"/>
        </w:rPr>
        <w:t>GetBytes</w:t>
      </w:r>
      <w:r w:rsidRPr="00903DBA">
        <w:rPr>
          <w:highlight w:val="white"/>
        </w:rPr>
        <w:t xml:space="preserve"> in the standard library </w:t>
      </w:r>
      <w:r w:rsidRPr="00903DBA">
        <w:rPr>
          <w:rStyle w:val="KeyWord0"/>
          <w:highlight w:val="white"/>
        </w:rPr>
        <w:t>BitConverter</w:t>
      </w:r>
      <w:r w:rsidRPr="00903DBA">
        <w:rPr>
          <w:highlight w:val="white"/>
        </w:rPr>
        <w:t xml:space="preserve"> class.</w:t>
      </w:r>
    </w:p>
    <w:p w14:paraId="7770CB06" w14:textId="77777777" w:rsidR="008C2FC7" w:rsidRPr="00903DBA" w:rsidRDefault="008C2FC7" w:rsidP="008C2FC7">
      <w:pPr>
        <w:pStyle w:val="Code"/>
        <w:rPr>
          <w:highlight w:val="white"/>
        </w:rPr>
      </w:pPr>
      <w:r w:rsidRPr="00903DBA">
        <w:rPr>
          <w:highlight w:val="white"/>
        </w:rPr>
        <w:t xml:space="preserve">        if (sort == Sort.Float) {</w:t>
      </w:r>
    </w:p>
    <w:p w14:paraId="3D2992BA" w14:textId="77777777" w:rsidR="008C2FC7" w:rsidRPr="00903DBA" w:rsidRDefault="008C2FC7" w:rsidP="008C2FC7">
      <w:pPr>
        <w:pStyle w:val="Code"/>
        <w:rPr>
          <w:highlight w:val="white"/>
        </w:rPr>
      </w:pPr>
      <w:r w:rsidRPr="00903DBA">
        <w:rPr>
          <w:highlight w:val="white"/>
        </w:rPr>
        <w:t xml:space="preserve">          float floatValue = (float) ((decimal) operand0);</w:t>
      </w:r>
    </w:p>
    <w:p w14:paraId="7EEEC98D" w14:textId="77777777" w:rsidR="008C2FC7" w:rsidRPr="00903DBA" w:rsidRDefault="008C2FC7" w:rsidP="008C2FC7">
      <w:pPr>
        <w:pStyle w:val="Code"/>
        <w:rPr>
          <w:highlight w:val="white"/>
        </w:rPr>
      </w:pPr>
      <w:r w:rsidRPr="00903DBA">
        <w:rPr>
          <w:highlight w:val="white"/>
        </w:rPr>
        <w:t xml:space="preserve">          byteList =  new List&lt;byte&gt;(BitConverter.GetBytes(floatValue));</w:t>
      </w:r>
    </w:p>
    <w:p w14:paraId="29B71A37" w14:textId="77777777" w:rsidR="008C2FC7" w:rsidRPr="00903DBA" w:rsidRDefault="008C2FC7" w:rsidP="008C2FC7">
      <w:pPr>
        <w:pStyle w:val="Code"/>
        <w:rPr>
          <w:highlight w:val="white"/>
        </w:rPr>
      </w:pPr>
      <w:r w:rsidRPr="00903DBA">
        <w:rPr>
          <w:highlight w:val="white"/>
        </w:rPr>
        <w:t xml:space="preserve">        }</w:t>
      </w:r>
    </w:p>
    <w:p w14:paraId="70756A59" w14:textId="431C4E92" w:rsidR="008C2FC7" w:rsidRPr="00903DBA" w:rsidRDefault="008C2FC7" w:rsidP="008C2FC7">
      <w:pPr>
        <w:pStyle w:val="Code"/>
        <w:rPr>
          <w:highlight w:val="white"/>
        </w:rPr>
      </w:pPr>
      <w:r w:rsidRPr="00903DBA">
        <w:rPr>
          <w:highlight w:val="white"/>
        </w:rPr>
        <w:t xml:space="preserve">        else if ((sort == Sort.Double) || (sort == Sort.</w:t>
      </w:r>
      <w:r w:rsidR="001220BA" w:rsidRPr="00903DBA">
        <w:rPr>
          <w:highlight w:val="white"/>
        </w:rPr>
        <w:t>LongDouble</w:t>
      </w:r>
      <w:r w:rsidRPr="00903DBA">
        <w:rPr>
          <w:highlight w:val="white"/>
        </w:rPr>
        <w:t>)) {</w:t>
      </w:r>
    </w:p>
    <w:p w14:paraId="637DC547" w14:textId="77777777" w:rsidR="008C2FC7" w:rsidRPr="00903DBA" w:rsidRDefault="008C2FC7" w:rsidP="008C2FC7">
      <w:pPr>
        <w:pStyle w:val="Code"/>
        <w:rPr>
          <w:highlight w:val="white"/>
        </w:rPr>
      </w:pPr>
      <w:r w:rsidRPr="00903DBA">
        <w:rPr>
          <w:highlight w:val="white"/>
        </w:rPr>
        <w:t xml:space="preserve">          double doubleValue = (double) ((decimal) value);</w:t>
      </w:r>
    </w:p>
    <w:p w14:paraId="6B0612D3" w14:textId="77777777" w:rsidR="008C2FC7" w:rsidRPr="00903DBA" w:rsidRDefault="008C2FC7" w:rsidP="008C2FC7">
      <w:pPr>
        <w:pStyle w:val="Code"/>
        <w:rPr>
          <w:highlight w:val="white"/>
        </w:rPr>
      </w:pPr>
      <w:r w:rsidRPr="00903DBA">
        <w:rPr>
          <w:highlight w:val="white"/>
        </w:rPr>
        <w:t xml:space="preserve">          byteList = new List&lt;byte&gt;(BitConverter.GetBytes(doubleValue));</w:t>
      </w:r>
    </w:p>
    <w:p w14:paraId="630D2748" w14:textId="77777777" w:rsidR="008C2FC7" w:rsidRPr="00903DBA" w:rsidRDefault="008C2FC7" w:rsidP="008C2FC7">
      <w:pPr>
        <w:pStyle w:val="Code"/>
        <w:rPr>
          <w:highlight w:val="white"/>
        </w:rPr>
      </w:pPr>
      <w:r w:rsidRPr="00903DBA">
        <w:rPr>
          <w:highlight w:val="white"/>
        </w:rPr>
        <w:t xml:space="preserve">        }</w:t>
      </w:r>
    </w:p>
    <w:p w14:paraId="0AA8CE1A" w14:textId="77777777" w:rsidR="008C2FC7" w:rsidRPr="00903DBA" w:rsidRDefault="008C2FC7" w:rsidP="008C2FC7">
      <w:pPr>
        <w:rPr>
          <w:highlight w:val="white"/>
        </w:rPr>
      </w:pPr>
      <w:r w:rsidRPr="00903DBA">
        <w:rPr>
          <w:highlight w:val="white"/>
        </w:rPr>
        <w:t>In case of string we fill the byte list with the characters of the string and add the terminating zero character.</w:t>
      </w:r>
    </w:p>
    <w:p w14:paraId="08F75FDD" w14:textId="77777777" w:rsidR="008C2FC7" w:rsidRPr="00903DBA" w:rsidRDefault="008C2FC7" w:rsidP="008C2FC7">
      <w:pPr>
        <w:pStyle w:val="Code"/>
        <w:rPr>
          <w:highlight w:val="white"/>
        </w:rPr>
      </w:pPr>
      <w:r w:rsidRPr="00903DBA">
        <w:rPr>
          <w:highlight w:val="white"/>
        </w:rPr>
        <w:t xml:space="preserve">        else if (sort == Sort.String) {</w:t>
      </w:r>
    </w:p>
    <w:p w14:paraId="15255F67" w14:textId="77777777" w:rsidR="008C2FC7" w:rsidRPr="00903DBA" w:rsidRDefault="008C2FC7" w:rsidP="008C2FC7">
      <w:pPr>
        <w:pStyle w:val="Code"/>
        <w:rPr>
          <w:highlight w:val="white"/>
        </w:rPr>
      </w:pPr>
      <w:r w:rsidRPr="00903DBA">
        <w:rPr>
          <w:highlight w:val="white"/>
        </w:rPr>
        <w:t xml:space="preserve">          string text = (string) value;</w:t>
      </w:r>
    </w:p>
    <w:p w14:paraId="55C9BC25" w14:textId="77777777" w:rsidR="008C2FC7" w:rsidRPr="00903DBA" w:rsidRDefault="008C2FC7" w:rsidP="008C2FC7">
      <w:pPr>
        <w:pStyle w:val="Code"/>
        <w:rPr>
          <w:highlight w:val="white"/>
        </w:rPr>
      </w:pPr>
      <w:r w:rsidRPr="00903DBA">
        <w:rPr>
          <w:highlight w:val="white"/>
        </w:rPr>
        <w:t xml:space="preserve">          byteList = new List&lt;byte&gt;();</w:t>
      </w:r>
    </w:p>
    <w:p w14:paraId="3743CD74" w14:textId="77777777" w:rsidR="008C2FC7" w:rsidRPr="00903DBA" w:rsidRDefault="008C2FC7" w:rsidP="008C2FC7">
      <w:pPr>
        <w:pStyle w:val="Code"/>
        <w:rPr>
          <w:highlight w:val="white"/>
        </w:rPr>
      </w:pPr>
    </w:p>
    <w:p w14:paraId="3F2DB834" w14:textId="77777777" w:rsidR="008C2FC7" w:rsidRPr="00903DBA" w:rsidRDefault="008C2FC7" w:rsidP="008C2FC7">
      <w:pPr>
        <w:pStyle w:val="Code"/>
        <w:rPr>
          <w:highlight w:val="white"/>
        </w:rPr>
      </w:pPr>
      <w:r w:rsidRPr="00903DBA">
        <w:rPr>
          <w:highlight w:val="white"/>
        </w:rPr>
        <w:t xml:space="preserve">          foreach (char c in text) {</w:t>
      </w:r>
    </w:p>
    <w:p w14:paraId="58006D4B" w14:textId="77777777" w:rsidR="008C2FC7" w:rsidRPr="00903DBA" w:rsidRDefault="008C2FC7" w:rsidP="008C2FC7">
      <w:pPr>
        <w:pStyle w:val="Code"/>
        <w:rPr>
          <w:highlight w:val="white"/>
        </w:rPr>
      </w:pPr>
      <w:r w:rsidRPr="00903DBA">
        <w:rPr>
          <w:highlight w:val="white"/>
        </w:rPr>
        <w:t xml:space="preserve">            byteList.Add((byte) c);</w:t>
      </w:r>
    </w:p>
    <w:p w14:paraId="236DBE40" w14:textId="77777777" w:rsidR="008C2FC7" w:rsidRPr="00903DBA" w:rsidRDefault="008C2FC7" w:rsidP="008C2FC7">
      <w:pPr>
        <w:pStyle w:val="Code"/>
        <w:rPr>
          <w:highlight w:val="white"/>
        </w:rPr>
      </w:pPr>
      <w:r w:rsidRPr="00903DBA">
        <w:rPr>
          <w:highlight w:val="white"/>
        </w:rPr>
        <w:t xml:space="preserve">          }</w:t>
      </w:r>
    </w:p>
    <w:p w14:paraId="44285539" w14:textId="77777777" w:rsidR="008C2FC7" w:rsidRPr="00903DBA" w:rsidRDefault="008C2FC7" w:rsidP="008C2FC7">
      <w:pPr>
        <w:pStyle w:val="Code"/>
        <w:rPr>
          <w:highlight w:val="white"/>
        </w:rPr>
      </w:pPr>
    </w:p>
    <w:p w14:paraId="5A5A397B" w14:textId="77777777" w:rsidR="008C2FC7" w:rsidRPr="00903DBA" w:rsidRDefault="008C2FC7" w:rsidP="008C2FC7">
      <w:pPr>
        <w:pStyle w:val="Code"/>
        <w:rPr>
          <w:highlight w:val="white"/>
        </w:rPr>
      </w:pPr>
      <w:r w:rsidRPr="00903DBA">
        <w:rPr>
          <w:highlight w:val="white"/>
        </w:rPr>
        <w:t xml:space="preserve">          byteList.Add((byte) 0);</w:t>
      </w:r>
    </w:p>
    <w:p w14:paraId="525C125A" w14:textId="77777777" w:rsidR="008C2FC7" w:rsidRPr="00903DBA" w:rsidRDefault="008C2FC7" w:rsidP="008C2FC7">
      <w:pPr>
        <w:pStyle w:val="Code"/>
        <w:rPr>
          <w:highlight w:val="white"/>
        </w:rPr>
      </w:pPr>
      <w:r w:rsidRPr="00903DBA">
        <w:rPr>
          <w:highlight w:val="white"/>
        </w:rPr>
        <w:t xml:space="preserve">        }</w:t>
      </w:r>
    </w:p>
    <w:p w14:paraId="3138EB66" w14:textId="77777777" w:rsidR="008C2FC7" w:rsidRPr="00903DBA" w:rsidRDefault="008C2FC7" w:rsidP="008C2FC7">
      <w:pPr>
        <w:rPr>
          <w:highlight w:val="white"/>
        </w:rPr>
      </w:pPr>
      <w:r w:rsidRPr="00903DBA">
        <w:rPr>
          <w:highlight w:val="white"/>
        </w:rPr>
        <w:t xml:space="preserve">Otherwise, we have an integral of pointer value. If the value is a static address, we load its offset into the byte list. The address itself will be added by the linker </w:t>
      </w:r>
      <w:proofErr w:type="gramStart"/>
      <w:r w:rsidRPr="00903DBA">
        <w:rPr>
          <w:highlight w:val="white"/>
        </w:rPr>
        <w:t>later on</w:t>
      </w:r>
      <w:proofErr w:type="gramEnd"/>
      <w:r w:rsidRPr="00903DBA">
        <w:rPr>
          <w:highlight w:val="white"/>
        </w:rPr>
        <w:t>. If the value is not a static address, we just load it into the byte list.</w:t>
      </w:r>
    </w:p>
    <w:p w14:paraId="6FAB86B0" w14:textId="77777777" w:rsidR="008C2FC7" w:rsidRPr="00903DBA" w:rsidRDefault="008C2FC7" w:rsidP="008C2FC7">
      <w:pPr>
        <w:pStyle w:val="Code"/>
        <w:rPr>
          <w:highlight w:val="white"/>
        </w:rPr>
      </w:pPr>
      <w:r w:rsidRPr="00903DBA">
        <w:rPr>
          <w:highlight w:val="white"/>
        </w:rPr>
        <w:t xml:space="preserve">        else {</w:t>
      </w:r>
    </w:p>
    <w:p w14:paraId="225AF797" w14:textId="77777777" w:rsidR="008C2FC7" w:rsidRPr="00903DBA" w:rsidRDefault="008C2FC7" w:rsidP="008C2FC7">
      <w:pPr>
        <w:pStyle w:val="Code"/>
        <w:rPr>
          <w:highlight w:val="white"/>
        </w:rPr>
      </w:pPr>
      <w:r w:rsidRPr="00903DBA">
        <w:rPr>
          <w:highlight w:val="white"/>
        </w:rPr>
        <w:t xml:space="preserve">          int size = TypeSize.Size(sort);</w:t>
      </w:r>
    </w:p>
    <w:p w14:paraId="16D913D4" w14:textId="77777777" w:rsidR="008C2FC7" w:rsidRPr="00903DBA" w:rsidRDefault="008C2FC7" w:rsidP="008C2FC7">
      <w:pPr>
        <w:pStyle w:val="Code"/>
        <w:rPr>
          <w:highlight w:val="white"/>
        </w:rPr>
      </w:pPr>
      <w:r w:rsidRPr="00903DBA">
        <w:rPr>
          <w:highlight w:val="white"/>
        </w:rPr>
        <w:t xml:space="preserve">          byteList = new List&lt;byte&gt;(new byte[size]);</w:t>
      </w:r>
    </w:p>
    <w:p w14:paraId="20DA79CB" w14:textId="77777777" w:rsidR="008C2FC7" w:rsidRPr="00903DBA" w:rsidRDefault="008C2FC7" w:rsidP="008C2FC7">
      <w:pPr>
        <w:pStyle w:val="Code"/>
        <w:rPr>
          <w:highlight w:val="white"/>
        </w:rPr>
      </w:pPr>
      <w:r w:rsidRPr="00903DBA">
        <w:rPr>
          <w:highlight w:val="white"/>
        </w:rPr>
        <w:t xml:space="preserve">          </w:t>
      </w:r>
    </w:p>
    <w:p w14:paraId="787F290C" w14:textId="77777777" w:rsidR="008C2FC7" w:rsidRPr="00903DBA" w:rsidRDefault="008C2FC7" w:rsidP="008C2FC7">
      <w:pPr>
        <w:pStyle w:val="Code"/>
        <w:rPr>
          <w:highlight w:val="white"/>
        </w:rPr>
      </w:pPr>
      <w:r w:rsidRPr="00903DBA">
        <w:rPr>
          <w:highlight w:val="white"/>
        </w:rPr>
        <w:t xml:space="preserve">          if (value is StaticAddress) {</w:t>
      </w:r>
    </w:p>
    <w:p w14:paraId="4156BC6D" w14:textId="77777777" w:rsidR="008C2FC7" w:rsidRPr="00903DBA" w:rsidRDefault="008C2FC7" w:rsidP="008C2FC7">
      <w:pPr>
        <w:pStyle w:val="Code"/>
        <w:rPr>
          <w:highlight w:val="white"/>
        </w:rPr>
      </w:pPr>
      <w:r w:rsidRPr="00903DBA">
        <w:rPr>
          <w:highlight w:val="white"/>
        </w:rPr>
        <w:t xml:space="preserve">            StaticAddress staticAddress = (StaticAddress) value;</w:t>
      </w:r>
    </w:p>
    <w:p w14:paraId="3787803C" w14:textId="77777777" w:rsidR="008C2FC7" w:rsidRPr="00903DBA" w:rsidRDefault="008C2FC7" w:rsidP="008C2FC7">
      <w:pPr>
        <w:pStyle w:val="Code"/>
        <w:rPr>
          <w:highlight w:val="white"/>
        </w:rPr>
      </w:pPr>
      <w:r w:rsidRPr="00903DBA">
        <w:rPr>
          <w:highlight w:val="white"/>
        </w:rPr>
        <w:lastRenderedPageBreak/>
        <w:t xml:space="preserve">            LoadByteList(byteList, 0, size,</w:t>
      </w:r>
    </w:p>
    <w:p w14:paraId="644F4115" w14:textId="77777777" w:rsidR="008C2FC7" w:rsidRPr="00903DBA" w:rsidRDefault="008C2FC7" w:rsidP="008C2FC7">
      <w:pPr>
        <w:pStyle w:val="Code"/>
        <w:rPr>
          <w:highlight w:val="white"/>
        </w:rPr>
      </w:pPr>
      <w:r w:rsidRPr="00903DBA">
        <w:rPr>
          <w:highlight w:val="white"/>
        </w:rPr>
        <w:t xml:space="preserve">                         (BigInteger) staticAddress.Offset);</w:t>
      </w:r>
    </w:p>
    <w:p w14:paraId="4F80A0D0" w14:textId="77777777" w:rsidR="008C2FC7" w:rsidRPr="00903DBA" w:rsidRDefault="008C2FC7" w:rsidP="008C2FC7">
      <w:pPr>
        <w:pStyle w:val="Code"/>
        <w:rPr>
          <w:highlight w:val="white"/>
        </w:rPr>
      </w:pPr>
      <w:r w:rsidRPr="00903DBA">
        <w:rPr>
          <w:highlight w:val="white"/>
        </w:rPr>
        <w:t xml:space="preserve">          }</w:t>
      </w:r>
    </w:p>
    <w:p w14:paraId="14A631C5" w14:textId="77777777" w:rsidR="008C2FC7" w:rsidRPr="00903DBA" w:rsidRDefault="008C2FC7" w:rsidP="008C2FC7">
      <w:pPr>
        <w:pStyle w:val="Code"/>
        <w:rPr>
          <w:highlight w:val="white"/>
        </w:rPr>
      </w:pPr>
      <w:r w:rsidRPr="00903DBA">
        <w:rPr>
          <w:highlight w:val="white"/>
        </w:rPr>
        <w:t xml:space="preserve">          else {</w:t>
      </w:r>
    </w:p>
    <w:p w14:paraId="46CFFCC0" w14:textId="77777777" w:rsidR="008C2FC7" w:rsidRPr="00903DBA" w:rsidRDefault="008C2FC7" w:rsidP="008C2FC7">
      <w:pPr>
        <w:pStyle w:val="Code"/>
        <w:rPr>
          <w:highlight w:val="white"/>
        </w:rPr>
      </w:pPr>
      <w:r w:rsidRPr="00903DBA">
        <w:rPr>
          <w:highlight w:val="white"/>
        </w:rPr>
        <w:t xml:space="preserve">            LoadByteList(byteList, 0, size, (BigInteger) value);         </w:t>
      </w:r>
    </w:p>
    <w:p w14:paraId="342035B5" w14:textId="77777777" w:rsidR="008C2FC7" w:rsidRPr="00903DBA" w:rsidRDefault="008C2FC7" w:rsidP="008C2FC7">
      <w:pPr>
        <w:pStyle w:val="Code"/>
        <w:rPr>
          <w:highlight w:val="white"/>
        </w:rPr>
      </w:pPr>
      <w:r w:rsidRPr="00903DBA">
        <w:rPr>
          <w:highlight w:val="white"/>
        </w:rPr>
        <w:t xml:space="preserve">          }</w:t>
      </w:r>
    </w:p>
    <w:p w14:paraId="52B92011" w14:textId="77777777" w:rsidR="008C2FC7" w:rsidRPr="00903DBA" w:rsidRDefault="008C2FC7" w:rsidP="008C2FC7">
      <w:pPr>
        <w:pStyle w:val="Code"/>
        <w:rPr>
          <w:highlight w:val="white"/>
        </w:rPr>
      </w:pPr>
      <w:r w:rsidRPr="00903DBA">
        <w:rPr>
          <w:highlight w:val="white"/>
        </w:rPr>
        <w:t xml:space="preserve">        }</w:t>
      </w:r>
    </w:p>
    <w:p w14:paraId="231018AD" w14:textId="77777777" w:rsidR="008C2FC7" w:rsidRPr="00903DBA" w:rsidRDefault="008C2FC7" w:rsidP="008C2FC7">
      <w:pPr>
        <w:pStyle w:val="Code"/>
        <w:rPr>
          <w:highlight w:val="white"/>
        </w:rPr>
      </w:pPr>
    </w:p>
    <w:p w14:paraId="3B8F58EC" w14:textId="77777777" w:rsidR="008C2FC7" w:rsidRPr="00903DBA" w:rsidRDefault="008C2FC7" w:rsidP="008C2FC7">
      <w:pPr>
        <w:pStyle w:val="Code"/>
        <w:rPr>
          <w:highlight w:val="white"/>
        </w:rPr>
      </w:pPr>
      <w:r w:rsidRPr="00903DBA">
        <w:rPr>
          <w:highlight w:val="white"/>
        </w:rPr>
        <w:t xml:space="preserve">        return byteList;</w:t>
      </w:r>
    </w:p>
    <w:p w14:paraId="055338CB" w14:textId="77777777" w:rsidR="008C2FC7" w:rsidRPr="00903DBA" w:rsidRDefault="008C2FC7" w:rsidP="008C2FC7">
      <w:pPr>
        <w:pStyle w:val="Code"/>
        <w:rPr>
          <w:highlight w:val="white"/>
        </w:rPr>
      </w:pPr>
      <w:r w:rsidRPr="00903DBA">
        <w:rPr>
          <w:highlight w:val="white"/>
        </w:rPr>
        <w:t xml:space="preserve">      }</w:t>
      </w:r>
    </w:p>
    <w:p w14:paraId="64B67C2A" w14:textId="77777777" w:rsidR="008C2FC7" w:rsidRPr="00903DBA" w:rsidRDefault="008C2FC7" w:rsidP="008C2FC7">
      <w:pPr>
        <w:rPr>
          <w:highlight w:val="white"/>
        </w:rPr>
      </w:pPr>
      <w:r w:rsidRPr="00903DBA">
        <w:rPr>
          <w:highlight w:val="white"/>
        </w:rPr>
        <w:t>Next, we have a jump or a call to a register; that is, a jump of call to an address stored in a register.</w:t>
      </w:r>
    </w:p>
    <w:p w14:paraId="47C64ED8" w14:textId="77777777" w:rsidR="008C2FC7" w:rsidRPr="00903DBA" w:rsidRDefault="008C2FC7" w:rsidP="008C2FC7">
      <w:pPr>
        <w:pStyle w:val="Code"/>
        <w:rPr>
          <w:highlight w:val="white"/>
        </w:rPr>
      </w:pPr>
      <w:r w:rsidRPr="00903DBA">
        <w:rPr>
          <w:highlight w:val="white"/>
        </w:rPr>
        <w:t xml:space="preserve">      else if (IsJumpRegister() || IsCallRegister()) {</w:t>
      </w:r>
    </w:p>
    <w:p w14:paraId="1DCB8A6A" w14:textId="77777777" w:rsidR="008C2FC7" w:rsidRPr="00903DBA" w:rsidRDefault="008C2FC7" w:rsidP="008C2FC7">
      <w:pPr>
        <w:pStyle w:val="Code"/>
        <w:rPr>
          <w:highlight w:val="white"/>
        </w:rPr>
      </w:pPr>
      <w:r w:rsidRPr="00903DBA">
        <w:rPr>
          <w:highlight w:val="white"/>
        </w:rPr>
        <w:t xml:space="preserve">        Register register = (Register) operand0;</w:t>
      </w:r>
    </w:p>
    <w:p w14:paraId="2489C519" w14:textId="77777777" w:rsidR="008C2FC7" w:rsidRPr="00903DBA" w:rsidRDefault="008C2FC7" w:rsidP="008C2FC7">
      <w:pPr>
        <w:pStyle w:val="Code"/>
        <w:rPr>
          <w:highlight w:val="white"/>
        </w:rPr>
      </w:pPr>
      <w:r w:rsidRPr="00903DBA">
        <w:rPr>
          <w:highlight w:val="white"/>
        </w:rPr>
        <w:t xml:space="preserve">        return LookupByteArray(AssemblyOperator.jmp, register);</w:t>
      </w:r>
    </w:p>
    <w:p w14:paraId="545B1996" w14:textId="77777777" w:rsidR="008C2FC7" w:rsidRPr="00903DBA" w:rsidRDefault="008C2FC7" w:rsidP="008C2FC7">
      <w:pPr>
        <w:pStyle w:val="Code"/>
        <w:rPr>
          <w:highlight w:val="white"/>
        </w:rPr>
      </w:pPr>
      <w:r w:rsidRPr="00903DBA">
        <w:rPr>
          <w:highlight w:val="white"/>
        </w:rPr>
        <w:t xml:space="preserve">      }</w:t>
      </w:r>
    </w:p>
    <w:p w14:paraId="45F17099" w14:textId="77777777" w:rsidR="008C2FC7" w:rsidRPr="00903DBA" w:rsidRDefault="008C2FC7" w:rsidP="008C2FC7">
      <w:pPr>
        <w:rPr>
          <w:highlight w:val="white"/>
        </w:rPr>
      </w:pPr>
      <w:r w:rsidRPr="00903DBA">
        <w:rPr>
          <w:highlight w:val="white"/>
        </w:rPr>
        <w:t xml:space="preserve">A regular function call is equivalent with a long jump. The actual address of the called function will be set by the linker </w:t>
      </w:r>
      <w:proofErr w:type="gramStart"/>
      <w:r w:rsidRPr="00903DBA">
        <w:rPr>
          <w:highlight w:val="white"/>
        </w:rPr>
        <w:t>later on</w:t>
      </w:r>
      <w:proofErr w:type="gramEnd"/>
      <w:r w:rsidRPr="00903DBA">
        <w:rPr>
          <w:highlight w:val="white"/>
        </w:rPr>
        <w:t>.</w:t>
      </w:r>
    </w:p>
    <w:p w14:paraId="5A798701" w14:textId="77777777" w:rsidR="008C2FC7" w:rsidRPr="00903DBA" w:rsidRDefault="008C2FC7" w:rsidP="008C2FC7">
      <w:pPr>
        <w:pStyle w:val="Code"/>
        <w:rPr>
          <w:highlight w:val="white"/>
        </w:rPr>
      </w:pPr>
      <w:r w:rsidRPr="00903DBA">
        <w:rPr>
          <w:highlight w:val="white"/>
        </w:rPr>
        <w:t xml:space="preserve">      else if (IsCallNotRegister()) {</w:t>
      </w:r>
    </w:p>
    <w:p w14:paraId="033D2103" w14:textId="77777777" w:rsidR="008C2FC7" w:rsidRPr="00903DBA" w:rsidRDefault="008C2FC7" w:rsidP="008C2FC7">
      <w:pPr>
        <w:pStyle w:val="Code"/>
        <w:rPr>
          <w:highlight w:val="white"/>
        </w:rPr>
      </w:pPr>
      <w:r w:rsidRPr="00903DBA">
        <w:rPr>
          <w:highlight w:val="white"/>
        </w:rPr>
        <w:t xml:space="preserve">        return LookupByteArray(AssemblyOperator.jmp, TypeSize.PointerSize);</w:t>
      </w:r>
    </w:p>
    <w:p w14:paraId="5B2815ED" w14:textId="77777777" w:rsidR="008C2FC7" w:rsidRPr="00903DBA" w:rsidRDefault="008C2FC7" w:rsidP="008C2FC7">
      <w:pPr>
        <w:pStyle w:val="Code"/>
        <w:rPr>
          <w:highlight w:val="white"/>
        </w:rPr>
      </w:pPr>
      <w:r w:rsidRPr="00903DBA">
        <w:rPr>
          <w:highlight w:val="white"/>
        </w:rPr>
        <w:t xml:space="preserve">      }</w:t>
      </w:r>
    </w:p>
    <w:p w14:paraId="2BDE1AE4" w14:textId="77777777" w:rsidR="008C2FC7" w:rsidRPr="00903DBA" w:rsidRDefault="008C2FC7" w:rsidP="008C2FC7">
      <w:pPr>
        <w:pStyle w:val="Code"/>
        <w:rPr>
          <w:highlight w:val="white"/>
        </w:rPr>
      </w:pPr>
    </w:p>
    <w:p w14:paraId="02BA55A1" w14:textId="77777777" w:rsidR="008C2FC7" w:rsidRPr="00903DBA" w:rsidRDefault="008C2FC7" w:rsidP="008C2FC7">
      <w:pPr>
        <w:pStyle w:val="Code"/>
        <w:rPr>
          <w:highlight w:val="white"/>
        </w:rPr>
      </w:pPr>
      <w:r w:rsidRPr="00903DBA">
        <w:rPr>
          <w:highlight w:val="white"/>
        </w:rPr>
        <w:t xml:space="preserve">      else if (Operator == AssemblyOperator.return_address) {</w:t>
      </w:r>
    </w:p>
    <w:p w14:paraId="4173A8D3" w14:textId="77777777" w:rsidR="008C2FC7" w:rsidRPr="00903DBA" w:rsidRDefault="008C2FC7" w:rsidP="008C2FC7">
      <w:pPr>
        <w:pStyle w:val="Code"/>
        <w:rPr>
          <w:highlight w:val="white"/>
        </w:rPr>
      </w:pPr>
      <w:r w:rsidRPr="00903DBA">
        <w:rPr>
          <w:highlight w:val="white"/>
        </w:rPr>
        <w:t xml:space="preserve">        Register register = (Register) operand0;</w:t>
      </w:r>
    </w:p>
    <w:p w14:paraId="0D208E5C" w14:textId="77777777" w:rsidR="008C2FC7" w:rsidRPr="00903DBA" w:rsidRDefault="008C2FC7" w:rsidP="008C2FC7">
      <w:pPr>
        <w:pStyle w:val="Code"/>
        <w:rPr>
          <w:highlight w:val="white"/>
        </w:rPr>
      </w:pPr>
      <w:r w:rsidRPr="00903DBA">
        <w:rPr>
          <w:highlight w:val="white"/>
        </w:rPr>
        <w:t xml:space="preserve">        int offset = (int) operand1;</w:t>
      </w:r>
    </w:p>
    <w:p w14:paraId="35021286" w14:textId="77777777" w:rsidR="008C2FC7" w:rsidRPr="00903DBA" w:rsidRDefault="008C2FC7" w:rsidP="008C2FC7">
      <w:pPr>
        <w:pStyle w:val="Code"/>
        <w:rPr>
          <w:highlight w:val="white"/>
        </w:rPr>
      </w:pPr>
      <w:r w:rsidRPr="00903DBA">
        <w:rPr>
          <w:highlight w:val="white"/>
        </w:rPr>
        <w:t xml:space="preserve">        int size = SizeOfValue(offset);</w:t>
      </w:r>
    </w:p>
    <w:p w14:paraId="2B8D73E0" w14:textId="77777777" w:rsidR="008C2FC7" w:rsidRPr="00903DBA" w:rsidRDefault="008C2FC7" w:rsidP="008C2FC7">
      <w:pPr>
        <w:pStyle w:val="Code"/>
        <w:rPr>
          <w:highlight w:val="white"/>
        </w:rPr>
      </w:pPr>
      <w:r w:rsidRPr="00903DBA">
        <w:rPr>
          <w:highlight w:val="white"/>
        </w:rPr>
        <w:t xml:space="preserve">        int address = (int)((BigInteger)operand2);</w:t>
      </w:r>
    </w:p>
    <w:p w14:paraId="6CA32001" w14:textId="77777777" w:rsidR="008C2FC7" w:rsidRPr="00903DBA" w:rsidRDefault="008C2FC7" w:rsidP="008C2FC7">
      <w:pPr>
        <w:pStyle w:val="Code"/>
        <w:rPr>
          <w:highlight w:val="white"/>
        </w:rPr>
      </w:pPr>
      <w:r w:rsidRPr="00903DBA">
        <w:rPr>
          <w:highlight w:val="white"/>
        </w:rPr>
        <w:t xml:space="preserve">        List&lt;byte&gt; byteList =</w:t>
      </w:r>
    </w:p>
    <w:p w14:paraId="490FB914" w14:textId="77777777" w:rsidR="008C2FC7" w:rsidRPr="00903DBA" w:rsidRDefault="008C2FC7" w:rsidP="008C2FC7">
      <w:pPr>
        <w:pStyle w:val="Code"/>
        <w:rPr>
          <w:highlight w:val="white"/>
        </w:rPr>
      </w:pPr>
      <w:r w:rsidRPr="00903DBA">
        <w:rPr>
          <w:highlight w:val="white"/>
        </w:rPr>
        <w:t xml:space="preserve">          LookupByteArray(AssemblyOperator.mov_word, register,</w:t>
      </w:r>
    </w:p>
    <w:p w14:paraId="7B3C11B3" w14:textId="77777777" w:rsidR="008C2FC7" w:rsidRPr="00903DBA" w:rsidRDefault="008C2FC7" w:rsidP="008C2FC7">
      <w:pPr>
        <w:pStyle w:val="Code"/>
        <w:rPr>
          <w:highlight w:val="white"/>
        </w:rPr>
      </w:pPr>
      <w:r w:rsidRPr="00903DBA">
        <w:rPr>
          <w:highlight w:val="white"/>
        </w:rPr>
        <w:t xml:space="preserve">                          size, TypeSize.PointerSize);</w:t>
      </w:r>
    </w:p>
    <w:p w14:paraId="4A7FED46" w14:textId="77777777" w:rsidR="008C2FC7" w:rsidRPr="00903DBA" w:rsidRDefault="008C2FC7" w:rsidP="008C2FC7">
      <w:pPr>
        <w:pStyle w:val="Code"/>
        <w:rPr>
          <w:highlight w:val="white"/>
        </w:rPr>
      </w:pPr>
      <w:r w:rsidRPr="00903DBA">
        <w:rPr>
          <w:highlight w:val="white"/>
        </w:rPr>
        <w:t xml:space="preserve">        LoadByteList(byteList, byteList.Count - (size + TypeSize.PointerSize),</w:t>
      </w:r>
    </w:p>
    <w:p w14:paraId="28BE69FA" w14:textId="77777777" w:rsidR="008C2FC7" w:rsidRPr="00903DBA" w:rsidRDefault="008C2FC7" w:rsidP="008C2FC7">
      <w:pPr>
        <w:pStyle w:val="Code"/>
        <w:rPr>
          <w:highlight w:val="white"/>
        </w:rPr>
      </w:pPr>
      <w:r w:rsidRPr="00903DBA">
        <w:rPr>
          <w:highlight w:val="white"/>
        </w:rPr>
        <w:t xml:space="preserve">                     size, offset);</w:t>
      </w:r>
    </w:p>
    <w:p w14:paraId="2BF4639A"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99DE53C" w14:textId="77777777" w:rsidR="008C2FC7" w:rsidRPr="00903DBA" w:rsidRDefault="008C2FC7" w:rsidP="008C2FC7">
      <w:pPr>
        <w:pStyle w:val="Code"/>
        <w:rPr>
          <w:highlight w:val="white"/>
        </w:rPr>
      </w:pPr>
      <w:r w:rsidRPr="00903DBA">
        <w:rPr>
          <w:highlight w:val="white"/>
        </w:rPr>
        <w:t xml:space="preserve">                     TypeSize.PointerSize, address);</w:t>
      </w:r>
    </w:p>
    <w:p w14:paraId="197003EB" w14:textId="77777777" w:rsidR="008C2FC7" w:rsidRPr="00903DBA" w:rsidRDefault="008C2FC7" w:rsidP="008C2FC7">
      <w:pPr>
        <w:pStyle w:val="Code"/>
        <w:rPr>
          <w:highlight w:val="white"/>
        </w:rPr>
      </w:pPr>
      <w:r w:rsidRPr="00903DBA">
        <w:rPr>
          <w:highlight w:val="white"/>
        </w:rPr>
        <w:t xml:space="preserve">        return byteList;</w:t>
      </w:r>
    </w:p>
    <w:p w14:paraId="79530F08" w14:textId="77777777" w:rsidR="008C2FC7" w:rsidRPr="00903DBA" w:rsidRDefault="008C2FC7" w:rsidP="008C2FC7">
      <w:pPr>
        <w:pStyle w:val="Code"/>
        <w:rPr>
          <w:highlight w:val="white"/>
        </w:rPr>
      </w:pPr>
      <w:r w:rsidRPr="00903DBA">
        <w:rPr>
          <w:highlight w:val="white"/>
        </w:rPr>
        <w:t xml:space="preserve">      }</w:t>
      </w:r>
    </w:p>
    <w:p w14:paraId="02749CBF" w14:textId="77777777" w:rsidR="008C2FC7" w:rsidRPr="00903DBA" w:rsidRDefault="008C2FC7" w:rsidP="008C2FC7">
      <w:pPr>
        <w:rPr>
          <w:highlight w:val="white"/>
        </w:rPr>
      </w:pPr>
      <w:r w:rsidRPr="00903DBA">
        <w:rPr>
          <w:highlight w:val="white"/>
        </w:rPr>
        <w:t>The size of the address is either one (short jump) or two (long jump), which we load into the byte list.</w:t>
      </w:r>
    </w:p>
    <w:p w14:paraId="4EAE0229" w14:textId="77777777" w:rsidR="008C2FC7" w:rsidRPr="00903DBA" w:rsidRDefault="008C2FC7" w:rsidP="008C2FC7">
      <w:pPr>
        <w:pStyle w:val="Code"/>
        <w:rPr>
          <w:highlight w:val="white"/>
        </w:rPr>
      </w:pPr>
      <w:r w:rsidRPr="00903DBA">
        <w:rPr>
          <w:highlight w:val="white"/>
        </w:rPr>
        <w:t xml:space="preserve">      else if (IsRelationNotRegister() || IsJumpNotRegister()) {</w:t>
      </w:r>
    </w:p>
    <w:p w14:paraId="0495B046" w14:textId="77777777" w:rsidR="008C2FC7" w:rsidRPr="00903DBA" w:rsidRDefault="008C2FC7" w:rsidP="008C2FC7">
      <w:pPr>
        <w:pStyle w:val="Code"/>
        <w:rPr>
          <w:highlight w:val="white"/>
        </w:rPr>
      </w:pPr>
      <w:r w:rsidRPr="00903DBA">
        <w:rPr>
          <w:highlight w:val="white"/>
        </w:rPr>
        <w:t xml:space="preserve">        int address = (int) operand0;</w:t>
      </w:r>
    </w:p>
    <w:p w14:paraId="7D981B95" w14:textId="402FF968" w:rsidR="008C2FC7" w:rsidRPr="00903DBA" w:rsidRDefault="008C2FC7" w:rsidP="008C2FC7">
      <w:pPr>
        <w:pStyle w:val="Code"/>
        <w:rPr>
          <w:highlight w:val="white"/>
        </w:rPr>
      </w:pPr>
      <w:r w:rsidRPr="00903DBA">
        <w:rPr>
          <w:highlight w:val="white"/>
        </w:rPr>
        <w:t xml:space="preserve">        int size = SizeOfValue(address);</w:t>
      </w:r>
    </w:p>
    <w:p w14:paraId="0602A0D4" w14:textId="77777777" w:rsidR="00F86279" w:rsidRPr="00903DBA" w:rsidRDefault="00F86279" w:rsidP="00F86279">
      <w:pPr>
        <w:pStyle w:val="Code"/>
        <w:rPr>
          <w:highlight w:val="white"/>
        </w:rPr>
      </w:pPr>
    </w:p>
    <w:p w14:paraId="2DE085B0" w14:textId="4EAA495D" w:rsidR="00F86279" w:rsidRPr="00903DBA" w:rsidRDefault="00F86279" w:rsidP="00F86279">
      <w:pPr>
        <w:pStyle w:val="Code"/>
        <w:rPr>
          <w:highlight w:val="white"/>
        </w:rPr>
      </w:pPr>
      <w:r w:rsidRPr="00903DBA">
        <w:rPr>
          <w:highlight w:val="white"/>
        </w:rPr>
        <w:t xml:space="preserve">        if (address == 127) {</w:t>
      </w:r>
      <w:r w:rsidR="0031745A" w:rsidRPr="00903DBA">
        <w:rPr>
          <w:highlight w:val="white"/>
        </w:rPr>
        <w:t xml:space="preserve"> // XXX</w:t>
      </w:r>
    </w:p>
    <w:p w14:paraId="19756BE9" w14:textId="77777777" w:rsidR="00F86279" w:rsidRPr="00903DBA" w:rsidRDefault="00F86279" w:rsidP="00F86279">
      <w:pPr>
        <w:pStyle w:val="Code"/>
        <w:rPr>
          <w:highlight w:val="white"/>
        </w:rPr>
      </w:pPr>
      <w:r w:rsidRPr="00903DBA">
        <w:rPr>
          <w:highlight w:val="white"/>
        </w:rPr>
        <w:t xml:space="preserve">          size = 2;</w:t>
      </w:r>
    </w:p>
    <w:p w14:paraId="48B97B3F" w14:textId="77777777" w:rsidR="00F86279" w:rsidRPr="00903DBA" w:rsidRDefault="00F86279" w:rsidP="00F86279">
      <w:pPr>
        <w:pStyle w:val="Code"/>
        <w:rPr>
          <w:highlight w:val="white"/>
        </w:rPr>
      </w:pPr>
      <w:r w:rsidRPr="00903DBA">
        <w:rPr>
          <w:highlight w:val="white"/>
        </w:rPr>
        <w:t xml:space="preserve">        }</w:t>
      </w:r>
    </w:p>
    <w:p w14:paraId="0EBA032C" w14:textId="77777777" w:rsidR="00F86279" w:rsidRPr="00903DBA" w:rsidRDefault="00F86279" w:rsidP="00F86279">
      <w:pPr>
        <w:pStyle w:val="Code"/>
        <w:rPr>
          <w:highlight w:val="white"/>
        </w:rPr>
      </w:pPr>
    </w:p>
    <w:p w14:paraId="4F671F22"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42224CDE" w14:textId="77777777" w:rsidR="008C2FC7" w:rsidRPr="00903DBA" w:rsidRDefault="008C2FC7" w:rsidP="008C2FC7">
      <w:pPr>
        <w:pStyle w:val="Code"/>
        <w:rPr>
          <w:highlight w:val="white"/>
        </w:rPr>
      </w:pPr>
      <w:r w:rsidRPr="00903DBA">
        <w:rPr>
          <w:highlight w:val="white"/>
        </w:rPr>
        <w:t xml:space="preserve">        LoadByteList(byteList, byteList.Count - size, size, address);</w:t>
      </w:r>
    </w:p>
    <w:p w14:paraId="38EBC19B" w14:textId="77777777" w:rsidR="008C2FC7" w:rsidRPr="00903DBA" w:rsidRDefault="008C2FC7" w:rsidP="008C2FC7">
      <w:pPr>
        <w:pStyle w:val="Code"/>
        <w:rPr>
          <w:highlight w:val="white"/>
        </w:rPr>
      </w:pPr>
      <w:r w:rsidRPr="00903DBA">
        <w:rPr>
          <w:highlight w:val="white"/>
        </w:rPr>
        <w:t xml:space="preserve">        return byteList;</w:t>
      </w:r>
    </w:p>
    <w:p w14:paraId="476F32CC" w14:textId="77777777" w:rsidR="008C2FC7" w:rsidRPr="00903DBA" w:rsidRDefault="008C2FC7" w:rsidP="008C2FC7">
      <w:pPr>
        <w:pStyle w:val="Code"/>
        <w:rPr>
          <w:highlight w:val="white"/>
        </w:rPr>
      </w:pPr>
      <w:r w:rsidRPr="00903DBA">
        <w:rPr>
          <w:highlight w:val="white"/>
        </w:rPr>
        <w:t xml:space="preserve">      }</w:t>
      </w:r>
    </w:p>
    <w:p w14:paraId="0FFC8DA2" w14:textId="77777777" w:rsidR="008C2FC7" w:rsidRPr="00903DBA" w:rsidRDefault="008C2FC7" w:rsidP="008C2FC7">
      <w:pPr>
        <w:rPr>
          <w:highlight w:val="white"/>
        </w:rPr>
      </w:pPr>
      <w:r w:rsidRPr="00903DBA">
        <w:rPr>
          <w:highlight w:val="white"/>
        </w:rPr>
        <w:t xml:space="preserve">Let us continue with the operations that perform computations and let us start with the nullary operators; that is, operators that take no operands. For instance: </w:t>
      </w:r>
      <w:r w:rsidRPr="00903DBA">
        <w:rPr>
          <w:rStyle w:val="KeyWord0"/>
          <w:highlight w:val="white"/>
        </w:rPr>
        <w:t>lahf</w:t>
      </w:r>
      <w:r w:rsidRPr="00903DBA">
        <w:rPr>
          <w:highlight w:val="white"/>
        </w:rPr>
        <w:t xml:space="preserve">. We call </w:t>
      </w:r>
      <w:r w:rsidRPr="00903DBA">
        <w:rPr>
          <w:rStyle w:val="KeyWord0"/>
          <w:highlight w:val="white"/>
        </w:rPr>
        <w:t>LookupByteArray</w:t>
      </w:r>
      <w:r w:rsidRPr="00903DBA">
        <w:rPr>
          <w:highlight w:val="white"/>
        </w:rPr>
        <w:t xml:space="preserve"> with the operator as argument to obtain and return the assay of bytes corresponding to the assembly instruction.</w:t>
      </w:r>
    </w:p>
    <w:p w14:paraId="66D24B4D" w14:textId="77777777" w:rsidR="008C2FC7" w:rsidRPr="00903DBA" w:rsidRDefault="008C2FC7" w:rsidP="008C2FC7">
      <w:pPr>
        <w:pStyle w:val="Code"/>
        <w:rPr>
          <w:highlight w:val="white"/>
        </w:rPr>
      </w:pPr>
      <w:r w:rsidRPr="00903DBA">
        <w:rPr>
          <w:highlight w:val="white"/>
        </w:rPr>
        <w:lastRenderedPageBreak/>
        <w:t xml:space="preserve">      else if ((operand0 == null) &amp;&amp; (operand1 == null) &amp;&amp;</w:t>
      </w:r>
    </w:p>
    <w:p w14:paraId="2C9FC5CE" w14:textId="77777777" w:rsidR="008C2FC7" w:rsidRPr="00903DBA" w:rsidRDefault="008C2FC7" w:rsidP="008C2FC7">
      <w:pPr>
        <w:pStyle w:val="Code"/>
        <w:rPr>
          <w:highlight w:val="white"/>
        </w:rPr>
      </w:pPr>
      <w:r w:rsidRPr="00903DBA">
        <w:rPr>
          <w:highlight w:val="white"/>
        </w:rPr>
        <w:t xml:space="preserve">               (operand2 == null)) {</w:t>
      </w:r>
    </w:p>
    <w:p w14:paraId="08743AD8" w14:textId="77777777" w:rsidR="008C2FC7" w:rsidRPr="00903DBA" w:rsidRDefault="008C2FC7" w:rsidP="008C2FC7">
      <w:pPr>
        <w:pStyle w:val="Code"/>
        <w:rPr>
          <w:highlight w:val="white"/>
        </w:rPr>
      </w:pPr>
      <w:r w:rsidRPr="00903DBA">
        <w:rPr>
          <w:highlight w:val="white"/>
        </w:rPr>
        <w:t xml:space="preserve">        return LookupByteArray(Operator);</w:t>
      </w:r>
    </w:p>
    <w:p w14:paraId="6E021D20" w14:textId="77777777" w:rsidR="008C2FC7" w:rsidRPr="00903DBA" w:rsidRDefault="008C2FC7" w:rsidP="008C2FC7">
      <w:pPr>
        <w:pStyle w:val="Code"/>
        <w:rPr>
          <w:highlight w:val="white"/>
        </w:rPr>
      </w:pPr>
      <w:r w:rsidRPr="00903DBA">
        <w:rPr>
          <w:highlight w:val="white"/>
        </w:rPr>
        <w:t xml:space="preserve">      }</w:t>
      </w:r>
    </w:p>
    <w:p w14:paraId="6224385A" w14:textId="77777777" w:rsidR="008C2FC7" w:rsidRPr="00903DBA" w:rsidRDefault="008C2FC7" w:rsidP="008C2FC7">
      <w:pPr>
        <w:rPr>
          <w:highlight w:val="white"/>
        </w:rPr>
      </w:pPr>
      <w:r w:rsidRPr="00903DBA">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903DBA" w14:paraId="6F2B7BD5" w14:textId="77777777" w:rsidTr="003D2653">
        <w:tc>
          <w:tcPr>
            <w:tcW w:w="1271" w:type="dxa"/>
          </w:tcPr>
          <w:p w14:paraId="2292CBE9" w14:textId="77777777" w:rsidR="008C2FC7" w:rsidRPr="00903DBA" w:rsidRDefault="008C2FC7" w:rsidP="003D2653">
            <w:pPr>
              <w:spacing w:before="0" w:after="40"/>
              <w:rPr>
                <w:highlight w:val="white"/>
              </w:rPr>
            </w:pPr>
            <w:r w:rsidRPr="00903DBA">
              <w:rPr>
                <w:b/>
                <w:bCs/>
                <w:highlight w:val="white"/>
              </w:rPr>
              <w:t>Category</w:t>
            </w:r>
          </w:p>
        </w:tc>
        <w:tc>
          <w:tcPr>
            <w:tcW w:w="5245" w:type="dxa"/>
          </w:tcPr>
          <w:p w14:paraId="74A55CBE" w14:textId="77777777" w:rsidR="008C2FC7" w:rsidRPr="00903DBA" w:rsidRDefault="008C2FC7" w:rsidP="003D2653">
            <w:pPr>
              <w:spacing w:before="0" w:after="40"/>
            </w:pPr>
            <w:r w:rsidRPr="00903DBA">
              <w:rPr>
                <w:b/>
                <w:bCs/>
                <w:highlight w:val="white"/>
              </w:rPr>
              <w:t>Description</w:t>
            </w:r>
          </w:p>
        </w:tc>
        <w:tc>
          <w:tcPr>
            <w:tcW w:w="2834" w:type="dxa"/>
          </w:tcPr>
          <w:p w14:paraId="06E3E096" w14:textId="77777777" w:rsidR="008C2FC7" w:rsidRPr="00903DBA" w:rsidRDefault="008C2FC7" w:rsidP="003D2653">
            <w:pPr>
              <w:spacing w:before="0" w:after="40"/>
              <w:rPr>
                <w:highlight w:val="white"/>
              </w:rPr>
            </w:pPr>
            <w:r w:rsidRPr="00903DBA">
              <w:rPr>
                <w:b/>
                <w:bCs/>
                <w:highlight w:val="white"/>
              </w:rPr>
              <w:t>Examples</w:t>
            </w:r>
          </w:p>
        </w:tc>
      </w:tr>
      <w:tr w:rsidR="008C2FC7" w:rsidRPr="00903DBA" w14:paraId="1FF946BE" w14:textId="77777777" w:rsidTr="003D2653">
        <w:tc>
          <w:tcPr>
            <w:tcW w:w="1271" w:type="dxa"/>
          </w:tcPr>
          <w:p w14:paraId="723A940F" w14:textId="77777777" w:rsidR="008C2FC7" w:rsidRPr="00903DBA" w:rsidRDefault="008C2FC7" w:rsidP="003D2653">
            <w:pPr>
              <w:spacing w:before="0" w:after="40"/>
              <w:rPr>
                <w:highlight w:val="white"/>
              </w:rPr>
            </w:pPr>
            <w:r w:rsidRPr="00903DBA">
              <w:rPr>
                <w:highlight w:val="white"/>
              </w:rPr>
              <w:t>1</w:t>
            </w:r>
          </w:p>
        </w:tc>
        <w:tc>
          <w:tcPr>
            <w:tcW w:w="5245" w:type="dxa"/>
          </w:tcPr>
          <w:p w14:paraId="4C4F030D" w14:textId="77777777" w:rsidR="008C2FC7" w:rsidRPr="00903DBA" w:rsidRDefault="008C2FC7" w:rsidP="003D2653">
            <w:pPr>
              <w:spacing w:before="0" w:after="40"/>
            </w:pPr>
            <w:r w:rsidRPr="00903DBA">
              <w:t xml:space="preserve">unary </w:t>
            </w:r>
            <w:proofErr w:type="gramStart"/>
            <w:r w:rsidRPr="00903DBA">
              <w:t>operator</w:t>
            </w:r>
            <w:proofErr w:type="gramEnd"/>
            <w:r w:rsidRPr="00903DBA">
              <w:t xml:space="preserve"> register</w:t>
            </w:r>
          </w:p>
        </w:tc>
        <w:tc>
          <w:tcPr>
            <w:tcW w:w="2834" w:type="dxa"/>
          </w:tcPr>
          <w:p w14:paraId="0E34F074" w14:textId="77777777" w:rsidR="008C2FC7" w:rsidRPr="00903DBA" w:rsidRDefault="008C2FC7" w:rsidP="003D2653">
            <w:pPr>
              <w:spacing w:before="0" w:after="40"/>
              <w:rPr>
                <w:highlight w:val="white"/>
              </w:rPr>
            </w:pPr>
            <w:proofErr w:type="spellStart"/>
            <w:r w:rsidRPr="00903DBA">
              <w:rPr>
                <w:highlight w:val="white"/>
              </w:rPr>
              <w:t>inc</w:t>
            </w:r>
            <w:proofErr w:type="spellEnd"/>
            <w:r w:rsidRPr="00903DBA">
              <w:rPr>
                <w:highlight w:val="white"/>
              </w:rPr>
              <w:t xml:space="preserve"> ax</w:t>
            </w:r>
          </w:p>
        </w:tc>
      </w:tr>
      <w:tr w:rsidR="008C2FC7" w:rsidRPr="00903DBA" w14:paraId="3C05554D" w14:textId="77777777" w:rsidTr="003D2653">
        <w:tc>
          <w:tcPr>
            <w:tcW w:w="1271" w:type="dxa"/>
          </w:tcPr>
          <w:p w14:paraId="391BAE22" w14:textId="77777777" w:rsidR="008C2FC7" w:rsidRPr="00903DBA" w:rsidRDefault="008C2FC7" w:rsidP="003D2653">
            <w:pPr>
              <w:spacing w:before="0" w:after="40"/>
              <w:rPr>
                <w:highlight w:val="white"/>
              </w:rPr>
            </w:pPr>
            <w:r w:rsidRPr="00903DBA">
              <w:rPr>
                <w:highlight w:val="white"/>
              </w:rPr>
              <w:t>2</w:t>
            </w:r>
          </w:p>
        </w:tc>
        <w:tc>
          <w:tcPr>
            <w:tcW w:w="5245" w:type="dxa"/>
          </w:tcPr>
          <w:p w14:paraId="75F41049" w14:textId="77777777" w:rsidR="008C2FC7" w:rsidRPr="00903DBA" w:rsidRDefault="008C2FC7" w:rsidP="003D2653">
            <w:pPr>
              <w:spacing w:before="0" w:after="40"/>
              <w:rPr>
                <w:highlight w:val="white"/>
              </w:rPr>
            </w:pPr>
            <w:r w:rsidRPr="00903DBA">
              <w:t>unary operator integer value</w:t>
            </w:r>
          </w:p>
        </w:tc>
        <w:tc>
          <w:tcPr>
            <w:tcW w:w="2834" w:type="dxa"/>
          </w:tcPr>
          <w:p w14:paraId="2F21BABB" w14:textId="77777777" w:rsidR="008C2FC7" w:rsidRPr="00903DBA" w:rsidRDefault="008C2FC7" w:rsidP="003D2653">
            <w:pPr>
              <w:spacing w:before="0" w:after="40"/>
              <w:rPr>
                <w:highlight w:val="white"/>
              </w:rPr>
            </w:pPr>
            <w:r w:rsidRPr="00903DBA">
              <w:rPr>
                <w:highlight w:val="white"/>
              </w:rPr>
              <w:t>int 33</w:t>
            </w:r>
          </w:p>
        </w:tc>
      </w:tr>
      <w:tr w:rsidR="008C2FC7" w:rsidRPr="00903DBA" w14:paraId="25DFA9C3" w14:textId="77777777" w:rsidTr="003D2653">
        <w:tc>
          <w:tcPr>
            <w:tcW w:w="1271" w:type="dxa"/>
          </w:tcPr>
          <w:p w14:paraId="33A63BBF" w14:textId="77777777" w:rsidR="008C2FC7" w:rsidRPr="00903DBA" w:rsidRDefault="008C2FC7" w:rsidP="003D2653">
            <w:pPr>
              <w:spacing w:before="0" w:after="40"/>
              <w:rPr>
                <w:highlight w:val="white"/>
              </w:rPr>
            </w:pPr>
            <w:r w:rsidRPr="00903DBA">
              <w:rPr>
                <w:highlight w:val="white"/>
              </w:rPr>
              <w:t>3</w:t>
            </w:r>
          </w:p>
        </w:tc>
        <w:tc>
          <w:tcPr>
            <w:tcW w:w="5245" w:type="dxa"/>
          </w:tcPr>
          <w:p w14:paraId="0B4EE0E3" w14:textId="77777777" w:rsidR="008C2FC7" w:rsidRPr="00903DBA" w:rsidRDefault="008C2FC7" w:rsidP="003D2653">
            <w:pPr>
              <w:tabs>
                <w:tab w:val="left" w:pos="3653"/>
              </w:tabs>
              <w:spacing w:before="0" w:after="40"/>
            </w:pPr>
            <w:r w:rsidRPr="00903DBA">
              <w:t>unary operator [register + offset]</w:t>
            </w:r>
          </w:p>
          <w:p w14:paraId="6C16176A" w14:textId="77777777" w:rsidR="008C2FC7" w:rsidRPr="00903DBA" w:rsidRDefault="008C2FC7" w:rsidP="003D2653">
            <w:pPr>
              <w:tabs>
                <w:tab w:val="left" w:pos="3653"/>
              </w:tabs>
              <w:spacing w:before="0" w:after="40"/>
            </w:pPr>
            <w:r w:rsidRPr="00903DBA">
              <w:t>unary operator [static name + offset]</w:t>
            </w:r>
          </w:p>
        </w:tc>
        <w:tc>
          <w:tcPr>
            <w:tcW w:w="2834" w:type="dxa"/>
          </w:tcPr>
          <w:p w14:paraId="268D2B21" w14:textId="77777777" w:rsidR="008C2FC7" w:rsidRPr="00903DBA" w:rsidRDefault="008C2FC7" w:rsidP="003D2653">
            <w:pPr>
              <w:spacing w:before="0" w:after="40"/>
              <w:rPr>
                <w:highlight w:val="white"/>
              </w:rPr>
            </w:pPr>
            <w:r w:rsidRPr="00903DBA">
              <w:rPr>
                <w:highlight w:val="white"/>
              </w:rPr>
              <w:t>neg word [bp + 2]</w:t>
            </w:r>
          </w:p>
          <w:p w14:paraId="10BC60F1" w14:textId="77777777" w:rsidR="008C2FC7" w:rsidRPr="00903DBA" w:rsidRDefault="008C2FC7" w:rsidP="003D2653">
            <w:pPr>
              <w:spacing w:before="0" w:after="40"/>
              <w:rPr>
                <w:highlight w:val="white"/>
              </w:rPr>
            </w:pPr>
            <w:r w:rsidRPr="00903DBA">
              <w:rPr>
                <w:highlight w:val="white"/>
              </w:rPr>
              <w:t>not word [stdin + 4]</w:t>
            </w:r>
          </w:p>
        </w:tc>
      </w:tr>
    </w:tbl>
    <w:p w14:paraId="108057C3" w14:textId="77777777" w:rsidR="008C2FC7" w:rsidRPr="00903DBA" w:rsidRDefault="008C2FC7" w:rsidP="008C2FC7">
      <w:pPr>
        <w:rPr>
          <w:highlight w:val="white"/>
        </w:rPr>
      </w:pPr>
      <w:r w:rsidRPr="00903DBA">
        <w:rPr>
          <w:highlight w:val="white"/>
        </w:rPr>
        <w:t xml:space="preserve">The operators of the first category take a register as operand. We call </w:t>
      </w:r>
      <w:r w:rsidRPr="00903DBA">
        <w:rPr>
          <w:rStyle w:val="KeyWord0"/>
          <w:highlight w:val="white"/>
        </w:rPr>
        <w:t>LookupByteArray</w:t>
      </w:r>
      <w:r w:rsidRPr="00903DBA">
        <w:rPr>
          <w:highlight w:val="white"/>
        </w:rPr>
        <w:t xml:space="preserve"> with the operator and register.</w:t>
      </w:r>
    </w:p>
    <w:p w14:paraId="26B396FA" w14:textId="77777777" w:rsidR="008C2FC7" w:rsidRPr="00903DBA" w:rsidRDefault="008C2FC7" w:rsidP="008C2FC7">
      <w:pPr>
        <w:pStyle w:val="Code"/>
        <w:rPr>
          <w:color w:val="000000"/>
          <w:highlight w:val="white"/>
        </w:rPr>
      </w:pPr>
      <w:r w:rsidRPr="00903DBA">
        <w:rPr>
          <w:color w:val="000000"/>
          <w:highlight w:val="white"/>
        </w:rPr>
        <w:t xml:space="preserve">      </w:t>
      </w:r>
      <w:r w:rsidRPr="00903DBA">
        <w:rPr>
          <w:highlight w:val="white"/>
        </w:rPr>
        <w:t>// inc ax</w:t>
      </w:r>
    </w:p>
    <w:p w14:paraId="52B3C511" w14:textId="77777777" w:rsidR="008C2FC7" w:rsidRPr="00903DBA" w:rsidRDefault="008C2FC7" w:rsidP="008C2FC7">
      <w:pPr>
        <w:pStyle w:val="Code"/>
        <w:rPr>
          <w:highlight w:val="white"/>
        </w:rPr>
      </w:pPr>
      <w:r w:rsidRPr="00903DBA">
        <w:rPr>
          <w:highlight w:val="white"/>
        </w:rPr>
        <w:t xml:space="preserve">      else if ((operand0 is Register) &amp;&amp; (operand1 == null) &amp;&amp;</w:t>
      </w:r>
    </w:p>
    <w:p w14:paraId="559C0B9E" w14:textId="77777777" w:rsidR="008C2FC7" w:rsidRPr="00903DBA" w:rsidRDefault="008C2FC7" w:rsidP="008C2FC7">
      <w:pPr>
        <w:pStyle w:val="Code"/>
        <w:rPr>
          <w:highlight w:val="white"/>
        </w:rPr>
      </w:pPr>
      <w:r w:rsidRPr="00903DBA">
        <w:rPr>
          <w:highlight w:val="white"/>
        </w:rPr>
        <w:t xml:space="preserve">               (operand2 == null)) {</w:t>
      </w:r>
    </w:p>
    <w:p w14:paraId="5E76A28F" w14:textId="77777777" w:rsidR="008C2FC7" w:rsidRPr="00903DBA" w:rsidRDefault="008C2FC7" w:rsidP="008C2FC7">
      <w:pPr>
        <w:pStyle w:val="Code"/>
        <w:rPr>
          <w:highlight w:val="white"/>
        </w:rPr>
      </w:pPr>
      <w:r w:rsidRPr="00903DBA">
        <w:rPr>
          <w:highlight w:val="white"/>
        </w:rPr>
        <w:t xml:space="preserve">        Register register = (Register) operand0;</w:t>
      </w:r>
    </w:p>
    <w:p w14:paraId="084732F3" w14:textId="77777777" w:rsidR="008C2FC7" w:rsidRPr="00903DBA" w:rsidRDefault="008C2FC7" w:rsidP="008C2FC7">
      <w:pPr>
        <w:pStyle w:val="Code"/>
        <w:rPr>
          <w:highlight w:val="white"/>
        </w:rPr>
      </w:pPr>
      <w:r w:rsidRPr="00903DBA">
        <w:rPr>
          <w:highlight w:val="white"/>
        </w:rPr>
        <w:t xml:space="preserve">        return LookupByteArray(Operator, register);</w:t>
      </w:r>
    </w:p>
    <w:p w14:paraId="2E7A5671" w14:textId="77777777" w:rsidR="008C2FC7" w:rsidRPr="00903DBA" w:rsidRDefault="008C2FC7" w:rsidP="008C2FC7">
      <w:pPr>
        <w:pStyle w:val="Code"/>
        <w:rPr>
          <w:highlight w:val="white"/>
        </w:rPr>
      </w:pPr>
      <w:r w:rsidRPr="00903DBA">
        <w:rPr>
          <w:highlight w:val="white"/>
        </w:rPr>
        <w:t xml:space="preserve">      }</w:t>
      </w:r>
    </w:p>
    <w:p w14:paraId="2652EF70" w14:textId="77777777" w:rsidR="008C2FC7" w:rsidRPr="00903DBA" w:rsidRDefault="008C2FC7" w:rsidP="008C2FC7">
      <w:pPr>
        <w:rPr>
          <w:highlight w:val="white"/>
        </w:rPr>
      </w:pPr>
      <w:r w:rsidRPr="00903DBA">
        <w:rPr>
          <w:highlight w:val="white"/>
        </w:rPr>
        <w:t xml:space="preserve">The operators of the second category take an integer value as operand. For instance: </w:t>
      </w:r>
      <w:r w:rsidRPr="00903DBA">
        <w:rPr>
          <w:rStyle w:val="KeyWord0"/>
          <w:highlight w:val="white"/>
        </w:rPr>
        <w:t>int</w:t>
      </w:r>
      <w:r w:rsidRPr="00903DBA">
        <w:rPr>
          <w:highlight w:val="white"/>
        </w:rPr>
        <w:t xml:space="preserve"> </w:t>
      </w:r>
      <w:r w:rsidRPr="00903DBA">
        <w:rPr>
          <w:rStyle w:val="KeyWord0"/>
          <w:highlight w:val="white"/>
        </w:rPr>
        <w:t>33</w:t>
      </w:r>
      <w:r w:rsidRPr="00903DBA">
        <w:rPr>
          <w:highlight w:val="white"/>
        </w:rPr>
        <w:t xml:space="preserve">. We call </w:t>
      </w:r>
      <w:r w:rsidRPr="00903DBA">
        <w:rPr>
          <w:rStyle w:val="KeyWord0"/>
          <w:highlight w:val="white"/>
        </w:rPr>
        <w:t>LookupByteArray</w:t>
      </w:r>
      <w:r w:rsidRPr="00903DBA">
        <w:rPr>
          <w:highlight w:val="white"/>
        </w:rPr>
        <w:t xml:space="preserve"> just like in the previous cases. But we must also load the array with the integer value of the operation, which we do by calling </w:t>
      </w:r>
      <w:r w:rsidRPr="00903DBA">
        <w:rPr>
          <w:rStyle w:val="KeyWord0"/>
          <w:highlight w:val="white"/>
        </w:rPr>
        <w:t>LoadByteList</w:t>
      </w:r>
      <w:r w:rsidRPr="00903DBA">
        <w:rPr>
          <w:highlight w:val="white"/>
        </w:rPr>
        <w:t xml:space="preserve"> with the value and its size. We determine the size of the value by calling </w:t>
      </w:r>
      <w:r w:rsidRPr="00903DBA">
        <w:rPr>
          <w:rStyle w:val="KeyWord0"/>
          <w:highlight w:val="white"/>
        </w:rPr>
        <w:t>SizeOfValue</w:t>
      </w:r>
      <w:r w:rsidRPr="00903DBA">
        <w:rPr>
          <w:highlight w:val="white"/>
        </w:rPr>
        <w:t xml:space="preserve">. Note that we </w:t>
      </w:r>
      <w:proofErr w:type="gramStart"/>
      <w:r w:rsidRPr="00903DBA">
        <w:rPr>
          <w:highlight w:val="white"/>
        </w:rPr>
        <w:t>have to</w:t>
      </w:r>
      <w:proofErr w:type="gramEnd"/>
      <w:r w:rsidRPr="00903DBA">
        <w:rPr>
          <w:highlight w:val="white"/>
        </w:rPr>
        <w:t xml:space="preserve"> subtract the size of the value from the size of the byte list to obtain the location to insert the value in the byte list. Integer values are always </w:t>
      </w:r>
      <w:r w:rsidRPr="00903DBA">
        <w:rPr>
          <w:rStyle w:val="KeyWord0"/>
          <w:highlight w:val="white"/>
        </w:rPr>
        <w:t>BigInteger</w:t>
      </w:r>
      <w:r w:rsidRPr="00903DBA">
        <w:rPr>
          <w:highlight w:val="white"/>
        </w:rPr>
        <w:t xml:space="preserve"> objects.</w:t>
      </w:r>
    </w:p>
    <w:p w14:paraId="56B872FA" w14:textId="77777777" w:rsidR="008C2FC7" w:rsidRPr="00903DBA" w:rsidRDefault="008C2FC7" w:rsidP="008C2FC7">
      <w:pPr>
        <w:pStyle w:val="Code"/>
        <w:rPr>
          <w:highlight w:val="white"/>
        </w:rPr>
      </w:pPr>
      <w:r w:rsidRPr="00903DBA">
        <w:rPr>
          <w:highlight w:val="white"/>
        </w:rPr>
        <w:t xml:space="preserve">      // int 33</w:t>
      </w:r>
    </w:p>
    <w:p w14:paraId="7D1FD21C" w14:textId="77777777" w:rsidR="008C2FC7" w:rsidRPr="00903DBA" w:rsidRDefault="008C2FC7" w:rsidP="008C2FC7">
      <w:pPr>
        <w:pStyle w:val="Code"/>
        <w:rPr>
          <w:highlight w:val="white"/>
        </w:rPr>
      </w:pPr>
      <w:r w:rsidRPr="00903DBA">
        <w:rPr>
          <w:highlight w:val="white"/>
        </w:rPr>
        <w:t xml:space="preserve">      else if ((operand0 is BigInteger) &amp;&amp; (operand1 == null) &amp;&amp;</w:t>
      </w:r>
    </w:p>
    <w:p w14:paraId="48CC6E96" w14:textId="77777777" w:rsidR="008C2FC7" w:rsidRPr="00903DBA" w:rsidRDefault="008C2FC7" w:rsidP="008C2FC7">
      <w:pPr>
        <w:pStyle w:val="Code"/>
        <w:rPr>
          <w:highlight w:val="white"/>
        </w:rPr>
      </w:pPr>
      <w:r w:rsidRPr="00903DBA">
        <w:rPr>
          <w:highlight w:val="white"/>
        </w:rPr>
        <w:t xml:space="preserve">               (operand2 == null)) {</w:t>
      </w:r>
    </w:p>
    <w:p w14:paraId="65BB586A" w14:textId="77777777" w:rsidR="008C2FC7" w:rsidRPr="00903DBA" w:rsidRDefault="008C2FC7" w:rsidP="008C2FC7">
      <w:pPr>
        <w:pStyle w:val="Code"/>
        <w:rPr>
          <w:highlight w:val="white"/>
        </w:rPr>
      </w:pPr>
      <w:r w:rsidRPr="00903DBA">
        <w:rPr>
          <w:highlight w:val="white"/>
        </w:rPr>
        <w:t xml:space="preserve">        BigInteger value = (BigInteger) operand0;</w:t>
      </w:r>
    </w:p>
    <w:p w14:paraId="5F3BD83C" w14:textId="77777777" w:rsidR="008C2FC7" w:rsidRPr="00903DBA" w:rsidRDefault="008C2FC7" w:rsidP="008C2FC7">
      <w:pPr>
        <w:pStyle w:val="Code"/>
        <w:rPr>
          <w:highlight w:val="white"/>
        </w:rPr>
      </w:pPr>
      <w:r w:rsidRPr="00903DBA">
        <w:rPr>
          <w:highlight w:val="white"/>
        </w:rPr>
        <w:t xml:space="preserve">        int size = SizeOfValue(value);</w:t>
      </w:r>
    </w:p>
    <w:p w14:paraId="15E36E0F" w14:textId="77777777" w:rsidR="008C2FC7" w:rsidRPr="00903DBA" w:rsidRDefault="008C2FC7" w:rsidP="008C2FC7">
      <w:pPr>
        <w:pStyle w:val="Code"/>
        <w:rPr>
          <w:highlight w:val="white"/>
        </w:rPr>
      </w:pPr>
      <w:r w:rsidRPr="00903DBA">
        <w:rPr>
          <w:highlight w:val="white"/>
        </w:rPr>
        <w:t xml:space="preserve">        List&lt;byte&gt; byteList = LookupByteArray(Operator, size);</w:t>
      </w:r>
    </w:p>
    <w:p w14:paraId="5101FD61" w14:textId="77777777" w:rsidR="008C2FC7" w:rsidRPr="00903DBA" w:rsidRDefault="008C2FC7" w:rsidP="008C2FC7">
      <w:pPr>
        <w:pStyle w:val="Code"/>
        <w:rPr>
          <w:highlight w:val="white"/>
        </w:rPr>
      </w:pPr>
      <w:r w:rsidRPr="00903DBA">
        <w:rPr>
          <w:highlight w:val="white"/>
        </w:rPr>
        <w:t xml:space="preserve">        LoadByteList(byteList, byteList.Count - size, size, value);</w:t>
      </w:r>
    </w:p>
    <w:p w14:paraId="54625A76" w14:textId="77777777" w:rsidR="008C2FC7" w:rsidRPr="00903DBA" w:rsidRDefault="008C2FC7" w:rsidP="008C2FC7">
      <w:pPr>
        <w:pStyle w:val="Code"/>
        <w:rPr>
          <w:highlight w:val="white"/>
        </w:rPr>
      </w:pPr>
      <w:r w:rsidRPr="00903DBA">
        <w:rPr>
          <w:highlight w:val="white"/>
        </w:rPr>
        <w:t xml:space="preserve">        return byteList;</w:t>
      </w:r>
    </w:p>
    <w:p w14:paraId="5C35541B" w14:textId="77777777" w:rsidR="008C2FC7" w:rsidRPr="00903DBA" w:rsidRDefault="008C2FC7" w:rsidP="008C2FC7">
      <w:pPr>
        <w:pStyle w:val="Code"/>
        <w:rPr>
          <w:highlight w:val="white"/>
        </w:rPr>
      </w:pPr>
      <w:r w:rsidRPr="00903DBA">
        <w:rPr>
          <w:highlight w:val="white"/>
        </w:rPr>
        <w:t xml:space="preserve">      }</w:t>
      </w:r>
    </w:p>
    <w:p w14:paraId="04E87797" w14:textId="77777777" w:rsidR="008C2FC7" w:rsidRPr="00903DBA" w:rsidRDefault="008C2FC7" w:rsidP="008C2FC7">
      <w:pPr>
        <w:rPr>
          <w:highlight w:val="white"/>
        </w:rPr>
      </w:pPr>
      <w:r w:rsidRPr="00903DBA">
        <w:rPr>
          <w:highlight w:val="white"/>
        </w:rPr>
        <w:t xml:space="preserve">In the third category of the unary operations the operand is an address, made up by a register and an offset or a static variable and an offset. For instance: </w:t>
      </w:r>
      <w:r w:rsidRPr="00903DBA">
        <w:rPr>
          <w:rStyle w:val="KeyWord0"/>
          <w:highlight w:val="white"/>
        </w:rPr>
        <w:t>inc</w:t>
      </w:r>
      <w:r w:rsidRPr="00903DBA">
        <w:rPr>
          <w:highlight w:val="white"/>
        </w:rPr>
        <w:t xml:space="preserve"> </w:t>
      </w:r>
      <w:r w:rsidRPr="00903DBA">
        <w:rPr>
          <w:rStyle w:val="KeyWord0"/>
          <w:highlight w:val="white"/>
        </w:rPr>
        <w:t>[bp</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2]</w:t>
      </w:r>
      <w:r w:rsidRPr="00903DBA">
        <w:rPr>
          <w:highlight w:val="white"/>
        </w:rPr>
        <w:t xml:space="preserve"> or </w:t>
      </w:r>
      <w:r w:rsidRPr="00903DBA">
        <w:rPr>
          <w:rStyle w:val="KeyWord0"/>
          <w:highlight w:val="white"/>
        </w:rPr>
        <w:t>inc</w:t>
      </w:r>
      <w:r w:rsidRPr="00903DBA">
        <w:rPr>
          <w:highlight w:val="white"/>
        </w:rPr>
        <w:t xml:space="preserve"> </w:t>
      </w:r>
      <w:r w:rsidRPr="00903DBA">
        <w:rPr>
          <w:rStyle w:val="KeyWord0"/>
          <w:highlight w:val="white"/>
        </w:rPr>
        <w:t>[global</w:t>
      </w:r>
      <w:r w:rsidRPr="00903DBA">
        <w:rPr>
          <w:highlight w:val="white"/>
        </w:rPr>
        <w:t xml:space="preserve"> </w:t>
      </w:r>
      <w:r w:rsidRPr="00903DBA">
        <w:rPr>
          <w:rStyle w:val="KeyWord0"/>
          <w:highlight w:val="white"/>
        </w:rPr>
        <w:t>+</w:t>
      </w:r>
      <w:r w:rsidRPr="00903DBA">
        <w:rPr>
          <w:highlight w:val="white"/>
        </w:rPr>
        <w:t xml:space="preserve"> </w:t>
      </w:r>
      <w:r w:rsidRPr="00903DBA">
        <w:rPr>
          <w:rStyle w:val="KeyWord0"/>
          <w:highlight w:val="white"/>
        </w:rPr>
        <w:t>4]</w:t>
      </w:r>
      <w:r w:rsidRPr="00903DBA">
        <w:rPr>
          <w:highlight w:val="white"/>
        </w:rPr>
        <w:t xml:space="preserve">. Note that offsets are always </w:t>
      </w:r>
      <w:r w:rsidRPr="00903DBA">
        <w:rPr>
          <w:rStyle w:val="KeyWord0"/>
          <w:highlight w:val="white"/>
        </w:rPr>
        <w:t>int</w:t>
      </w:r>
      <w:r w:rsidRPr="00903DBA">
        <w:rPr>
          <w:highlight w:val="white"/>
        </w:rPr>
        <w:t xml:space="preserve"> values. If the address includes a register, the size of the offset is determined by calling </w:t>
      </w:r>
      <w:r w:rsidRPr="00903DBA">
        <w:rPr>
          <w:rStyle w:val="KeyWord0"/>
          <w:highlight w:val="white"/>
        </w:rPr>
        <w:t>SizeOfValue</w:t>
      </w:r>
      <w:r w:rsidRPr="00903DBA">
        <w:rPr>
          <w:highlight w:val="white"/>
        </w:rPr>
        <w:t>. If the address instead includes a static variable, the offset size is always the size of a pointer.</w:t>
      </w:r>
    </w:p>
    <w:p w14:paraId="65407EEC" w14:textId="77777777" w:rsidR="008C2FC7" w:rsidRPr="00903DBA" w:rsidRDefault="008C2FC7" w:rsidP="008C2FC7">
      <w:pPr>
        <w:pStyle w:val="Code"/>
        <w:rPr>
          <w:highlight w:val="white"/>
        </w:rPr>
      </w:pPr>
      <w:r w:rsidRPr="00903DBA">
        <w:rPr>
          <w:highlight w:val="white"/>
        </w:rPr>
        <w:t xml:space="preserve">      // inc [bp + 2]; inc [global + 4]</w:t>
      </w:r>
    </w:p>
    <w:p w14:paraId="7651FDDF"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285418F" w14:textId="77777777" w:rsidR="008C2FC7" w:rsidRPr="00903DBA" w:rsidRDefault="008C2FC7" w:rsidP="008C2FC7">
      <w:pPr>
        <w:pStyle w:val="Code"/>
        <w:rPr>
          <w:highlight w:val="white"/>
        </w:rPr>
      </w:pPr>
      <w:r w:rsidRPr="00903DBA">
        <w:rPr>
          <w:highlight w:val="white"/>
        </w:rPr>
        <w:t xml:space="preserve">               (operand1 is int) &amp;&amp; (operand2 == null)) {</w:t>
      </w:r>
    </w:p>
    <w:p w14:paraId="0D30D402" w14:textId="77777777" w:rsidR="008C2FC7" w:rsidRPr="00903DBA" w:rsidRDefault="008C2FC7" w:rsidP="008C2FC7">
      <w:pPr>
        <w:pStyle w:val="Code"/>
        <w:rPr>
          <w:highlight w:val="white"/>
        </w:rPr>
      </w:pPr>
      <w:r w:rsidRPr="00903DBA">
        <w:rPr>
          <w:highlight w:val="white"/>
        </w:rPr>
        <w:t xml:space="preserve">        int offset = (int) operand1;</w:t>
      </w:r>
    </w:p>
    <w:p w14:paraId="25420807"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713AA9F7" w14:textId="77777777" w:rsidR="008C2FC7" w:rsidRPr="00903DBA" w:rsidRDefault="008C2FC7" w:rsidP="008C2FC7">
      <w:pPr>
        <w:pStyle w:val="Code"/>
        <w:rPr>
          <w:highlight w:val="white"/>
        </w:rPr>
      </w:pPr>
      <w:r w:rsidRPr="00903DBA">
        <w:rPr>
          <w:highlight w:val="white"/>
        </w:rPr>
        <w:t xml:space="preserve">                                          : TypeSize.PointerSize;</w:t>
      </w:r>
    </w:p>
    <w:p w14:paraId="7297561F" w14:textId="77777777" w:rsidR="008C2FC7" w:rsidRPr="00903DBA" w:rsidRDefault="008C2FC7" w:rsidP="008C2FC7">
      <w:pPr>
        <w:pStyle w:val="Code"/>
        <w:rPr>
          <w:highlight w:val="white"/>
        </w:rPr>
      </w:pPr>
      <w:r w:rsidRPr="00903DBA">
        <w:rPr>
          <w:highlight w:val="white"/>
        </w:rPr>
        <w:t xml:space="preserve">        List&lt;byte&gt; byteList = LookupByteArray(Operator, operand0, size);</w:t>
      </w:r>
    </w:p>
    <w:p w14:paraId="32CFEAF5"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D75910B" w14:textId="77777777" w:rsidR="008C2FC7" w:rsidRPr="00903DBA" w:rsidRDefault="008C2FC7" w:rsidP="008C2FC7">
      <w:pPr>
        <w:pStyle w:val="Code"/>
        <w:rPr>
          <w:highlight w:val="white"/>
        </w:rPr>
      </w:pPr>
      <w:r w:rsidRPr="00903DBA">
        <w:rPr>
          <w:highlight w:val="white"/>
        </w:rPr>
        <w:t xml:space="preserve">        return byteList;</w:t>
      </w:r>
    </w:p>
    <w:p w14:paraId="524A3D3E" w14:textId="77777777" w:rsidR="008C2FC7" w:rsidRPr="00903DBA" w:rsidRDefault="008C2FC7" w:rsidP="008C2FC7">
      <w:pPr>
        <w:pStyle w:val="Code"/>
        <w:rPr>
          <w:highlight w:val="white"/>
        </w:rPr>
      </w:pPr>
      <w:r w:rsidRPr="00903DBA">
        <w:rPr>
          <w:highlight w:val="white"/>
        </w:rPr>
        <w:t xml:space="preserve">      }</w:t>
      </w:r>
    </w:p>
    <w:p w14:paraId="051C633F" w14:textId="77777777" w:rsidR="008C2FC7" w:rsidRPr="00903DBA" w:rsidRDefault="008C2FC7" w:rsidP="008C2FC7">
      <w:pPr>
        <w:rPr>
          <w:highlight w:val="white"/>
        </w:rPr>
      </w:pPr>
      <w:r w:rsidRPr="00903DBA">
        <w:rPr>
          <w:highlight w:val="white"/>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903DBA" w14:paraId="51258A5F" w14:textId="77777777" w:rsidTr="003D2653">
        <w:tc>
          <w:tcPr>
            <w:tcW w:w="1271" w:type="dxa"/>
          </w:tcPr>
          <w:p w14:paraId="2D1814B2" w14:textId="77777777" w:rsidR="008C2FC7" w:rsidRPr="00903DBA" w:rsidRDefault="008C2FC7" w:rsidP="003D2653">
            <w:pPr>
              <w:spacing w:before="0" w:after="40"/>
              <w:rPr>
                <w:b/>
                <w:bCs/>
                <w:highlight w:val="white"/>
              </w:rPr>
            </w:pPr>
            <w:bookmarkStart w:id="459" w:name="_Hlk50202926"/>
            <w:r w:rsidRPr="00903DBA">
              <w:rPr>
                <w:b/>
                <w:bCs/>
                <w:highlight w:val="white"/>
              </w:rPr>
              <w:t>Category</w:t>
            </w:r>
          </w:p>
        </w:tc>
        <w:tc>
          <w:tcPr>
            <w:tcW w:w="5245" w:type="dxa"/>
          </w:tcPr>
          <w:p w14:paraId="0FDEBBF8" w14:textId="77777777" w:rsidR="008C2FC7" w:rsidRPr="00903DBA" w:rsidRDefault="008C2FC7" w:rsidP="003D2653">
            <w:pPr>
              <w:spacing w:before="0" w:after="40"/>
              <w:rPr>
                <w:b/>
                <w:bCs/>
                <w:highlight w:val="white"/>
              </w:rPr>
            </w:pPr>
            <w:r w:rsidRPr="00903DBA">
              <w:rPr>
                <w:b/>
                <w:bCs/>
                <w:highlight w:val="white"/>
              </w:rPr>
              <w:t>Description</w:t>
            </w:r>
          </w:p>
        </w:tc>
        <w:tc>
          <w:tcPr>
            <w:tcW w:w="2834" w:type="dxa"/>
          </w:tcPr>
          <w:p w14:paraId="6EDDE19F" w14:textId="77777777" w:rsidR="008C2FC7" w:rsidRPr="00903DBA" w:rsidRDefault="008C2FC7" w:rsidP="003D2653">
            <w:pPr>
              <w:spacing w:before="0" w:after="40"/>
              <w:rPr>
                <w:b/>
                <w:bCs/>
                <w:highlight w:val="white"/>
              </w:rPr>
            </w:pPr>
            <w:r w:rsidRPr="00903DBA">
              <w:rPr>
                <w:b/>
                <w:bCs/>
                <w:highlight w:val="white"/>
              </w:rPr>
              <w:t>Examples</w:t>
            </w:r>
          </w:p>
        </w:tc>
      </w:tr>
      <w:tr w:rsidR="008C2FC7" w:rsidRPr="00903DBA" w14:paraId="7BB55114" w14:textId="77777777" w:rsidTr="003D2653">
        <w:tc>
          <w:tcPr>
            <w:tcW w:w="1271" w:type="dxa"/>
          </w:tcPr>
          <w:p w14:paraId="283A30DC" w14:textId="77777777" w:rsidR="008C2FC7" w:rsidRPr="00903DBA" w:rsidRDefault="008C2FC7" w:rsidP="003D2653">
            <w:pPr>
              <w:spacing w:before="0" w:after="40"/>
              <w:rPr>
                <w:highlight w:val="white"/>
              </w:rPr>
            </w:pPr>
            <w:r w:rsidRPr="00903DBA">
              <w:rPr>
                <w:highlight w:val="white"/>
              </w:rPr>
              <w:t>1</w:t>
            </w:r>
          </w:p>
        </w:tc>
        <w:tc>
          <w:tcPr>
            <w:tcW w:w="5245" w:type="dxa"/>
          </w:tcPr>
          <w:p w14:paraId="5B71334C"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register</w:t>
            </w:r>
          </w:p>
        </w:tc>
        <w:tc>
          <w:tcPr>
            <w:tcW w:w="2834" w:type="dxa"/>
          </w:tcPr>
          <w:p w14:paraId="20C9E079" w14:textId="77777777" w:rsidR="008C2FC7" w:rsidRPr="00903DBA" w:rsidRDefault="008C2FC7" w:rsidP="003D2653">
            <w:pPr>
              <w:spacing w:before="0" w:after="40"/>
              <w:rPr>
                <w:highlight w:val="white"/>
              </w:rPr>
            </w:pPr>
            <w:r w:rsidRPr="00903DBA">
              <w:rPr>
                <w:highlight w:val="white"/>
              </w:rPr>
              <w:t>mov ax, bx</w:t>
            </w:r>
          </w:p>
        </w:tc>
      </w:tr>
      <w:tr w:rsidR="008C2FC7" w:rsidRPr="00903DBA" w14:paraId="5144503D" w14:textId="77777777" w:rsidTr="003D2653">
        <w:tc>
          <w:tcPr>
            <w:tcW w:w="1271" w:type="dxa"/>
          </w:tcPr>
          <w:p w14:paraId="75F46546" w14:textId="77777777" w:rsidR="008C2FC7" w:rsidRPr="00903DBA" w:rsidRDefault="008C2FC7" w:rsidP="003D2653">
            <w:pPr>
              <w:spacing w:before="0" w:after="40"/>
              <w:rPr>
                <w:highlight w:val="white"/>
              </w:rPr>
            </w:pPr>
            <w:r w:rsidRPr="00903DBA">
              <w:rPr>
                <w:highlight w:val="white"/>
              </w:rPr>
              <w:t>2</w:t>
            </w:r>
          </w:p>
        </w:tc>
        <w:tc>
          <w:tcPr>
            <w:tcW w:w="5245" w:type="dxa"/>
          </w:tcPr>
          <w:p w14:paraId="3BDE15C2"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static name</w:t>
            </w:r>
          </w:p>
        </w:tc>
        <w:tc>
          <w:tcPr>
            <w:tcW w:w="2834" w:type="dxa"/>
          </w:tcPr>
          <w:p w14:paraId="51F57989" w14:textId="77777777" w:rsidR="008C2FC7" w:rsidRPr="00903DBA" w:rsidRDefault="008C2FC7" w:rsidP="003D2653">
            <w:pPr>
              <w:spacing w:before="0" w:after="40"/>
              <w:rPr>
                <w:highlight w:val="white"/>
              </w:rPr>
            </w:pPr>
            <w:r w:rsidRPr="00903DBA">
              <w:rPr>
                <w:highlight w:val="white"/>
              </w:rPr>
              <w:t>add ax, stdin</w:t>
            </w:r>
          </w:p>
        </w:tc>
      </w:tr>
      <w:tr w:rsidR="008C2FC7" w:rsidRPr="00903DBA" w14:paraId="061045B2" w14:textId="77777777" w:rsidTr="003D2653">
        <w:tc>
          <w:tcPr>
            <w:tcW w:w="1271" w:type="dxa"/>
          </w:tcPr>
          <w:p w14:paraId="44C71B56" w14:textId="77777777" w:rsidR="008C2FC7" w:rsidRPr="00903DBA" w:rsidRDefault="008C2FC7" w:rsidP="003D2653">
            <w:pPr>
              <w:spacing w:before="0" w:after="40"/>
              <w:rPr>
                <w:highlight w:val="white"/>
              </w:rPr>
            </w:pPr>
            <w:r w:rsidRPr="00903DBA">
              <w:rPr>
                <w:highlight w:val="white"/>
              </w:rPr>
              <w:t>3</w:t>
            </w:r>
          </w:p>
        </w:tc>
        <w:tc>
          <w:tcPr>
            <w:tcW w:w="5245" w:type="dxa"/>
          </w:tcPr>
          <w:p w14:paraId="257090A7"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integer value</w:t>
            </w:r>
          </w:p>
        </w:tc>
        <w:tc>
          <w:tcPr>
            <w:tcW w:w="2834" w:type="dxa"/>
          </w:tcPr>
          <w:p w14:paraId="6A6A2B69" w14:textId="77777777" w:rsidR="008C2FC7" w:rsidRPr="00903DBA" w:rsidRDefault="008C2FC7" w:rsidP="003D2653">
            <w:pPr>
              <w:spacing w:before="0" w:after="40"/>
              <w:rPr>
                <w:highlight w:val="white"/>
              </w:rPr>
            </w:pPr>
            <w:r w:rsidRPr="00903DBA">
              <w:rPr>
                <w:highlight w:val="white"/>
              </w:rPr>
              <w:t>sub ax, 123</w:t>
            </w:r>
          </w:p>
        </w:tc>
      </w:tr>
      <w:tr w:rsidR="008C2FC7" w:rsidRPr="00903DBA" w14:paraId="7C7A1709" w14:textId="77777777" w:rsidTr="003D2653">
        <w:tc>
          <w:tcPr>
            <w:tcW w:w="1271" w:type="dxa"/>
          </w:tcPr>
          <w:p w14:paraId="394E7C61" w14:textId="77777777" w:rsidR="008C2FC7" w:rsidRPr="00903DBA" w:rsidRDefault="008C2FC7" w:rsidP="003D2653">
            <w:pPr>
              <w:spacing w:before="0" w:after="40"/>
              <w:rPr>
                <w:highlight w:val="white"/>
              </w:rPr>
            </w:pPr>
            <w:r w:rsidRPr="00903DBA">
              <w:rPr>
                <w:highlight w:val="white"/>
              </w:rPr>
              <w:t>4</w:t>
            </w:r>
          </w:p>
        </w:tc>
        <w:tc>
          <w:tcPr>
            <w:tcW w:w="5245" w:type="dxa"/>
          </w:tcPr>
          <w:p w14:paraId="1306705B" w14:textId="77777777" w:rsidR="008C2FC7" w:rsidRPr="00903DBA" w:rsidRDefault="008C2FC7" w:rsidP="003D2653">
            <w:pPr>
              <w:spacing w:before="0" w:after="40"/>
            </w:pPr>
            <w:r w:rsidRPr="00903DBA">
              <w:t>binary operator [register + offset], register</w:t>
            </w:r>
          </w:p>
          <w:p w14:paraId="791101BC" w14:textId="77777777" w:rsidR="008C2FC7" w:rsidRPr="00903DBA" w:rsidRDefault="008C2FC7" w:rsidP="003D2653">
            <w:pPr>
              <w:spacing w:before="0" w:after="40"/>
            </w:pPr>
            <w:r w:rsidRPr="00903DBA">
              <w:t>binary operator [static name + offset], register</w:t>
            </w:r>
          </w:p>
        </w:tc>
        <w:tc>
          <w:tcPr>
            <w:tcW w:w="2834" w:type="dxa"/>
          </w:tcPr>
          <w:p w14:paraId="1C7C8FB9" w14:textId="77777777" w:rsidR="008C2FC7" w:rsidRPr="00903DBA" w:rsidRDefault="008C2FC7" w:rsidP="003D2653">
            <w:pPr>
              <w:spacing w:before="0" w:after="40"/>
              <w:rPr>
                <w:highlight w:val="white"/>
              </w:rPr>
            </w:pPr>
            <w:r w:rsidRPr="00903DBA">
              <w:rPr>
                <w:highlight w:val="white"/>
              </w:rPr>
              <w:t>mov [bp + 2], bx</w:t>
            </w:r>
          </w:p>
          <w:p w14:paraId="71A25A96" w14:textId="77777777" w:rsidR="008C2FC7" w:rsidRPr="00903DBA" w:rsidRDefault="008C2FC7" w:rsidP="003D2653">
            <w:pPr>
              <w:spacing w:before="0" w:after="40"/>
              <w:rPr>
                <w:highlight w:val="white"/>
              </w:rPr>
            </w:pPr>
            <w:r w:rsidRPr="00903DBA">
              <w:rPr>
                <w:highlight w:val="white"/>
              </w:rPr>
              <w:t>mov [stdin + 4], bx</w:t>
            </w:r>
          </w:p>
        </w:tc>
      </w:tr>
      <w:tr w:rsidR="008C2FC7" w:rsidRPr="00903DBA" w14:paraId="50D8C660" w14:textId="77777777" w:rsidTr="003D2653">
        <w:tc>
          <w:tcPr>
            <w:tcW w:w="1271" w:type="dxa"/>
          </w:tcPr>
          <w:p w14:paraId="72D2BFDC" w14:textId="77777777" w:rsidR="008C2FC7" w:rsidRPr="00903DBA" w:rsidRDefault="008C2FC7" w:rsidP="003D2653">
            <w:pPr>
              <w:spacing w:before="0" w:after="40"/>
              <w:rPr>
                <w:highlight w:val="white"/>
              </w:rPr>
            </w:pPr>
            <w:r w:rsidRPr="00903DBA">
              <w:rPr>
                <w:highlight w:val="white"/>
              </w:rPr>
              <w:t>5</w:t>
            </w:r>
          </w:p>
        </w:tc>
        <w:tc>
          <w:tcPr>
            <w:tcW w:w="5245" w:type="dxa"/>
          </w:tcPr>
          <w:p w14:paraId="1A17440D" w14:textId="77777777" w:rsidR="008C2FC7" w:rsidRPr="00903DBA" w:rsidRDefault="008C2FC7" w:rsidP="003D2653">
            <w:pPr>
              <w:spacing w:before="0" w:after="40"/>
            </w:pPr>
            <w:r w:rsidRPr="00903DBA">
              <w:t>binary operator [register + offset], static name</w:t>
            </w:r>
          </w:p>
          <w:p w14:paraId="099A5435" w14:textId="77777777" w:rsidR="008C2FC7" w:rsidRPr="00903DBA" w:rsidRDefault="008C2FC7" w:rsidP="003D2653">
            <w:pPr>
              <w:spacing w:before="0" w:after="40"/>
            </w:pPr>
            <w:r w:rsidRPr="00903DBA">
              <w:t>binary operator [static name + offset], static name</w:t>
            </w:r>
          </w:p>
        </w:tc>
        <w:tc>
          <w:tcPr>
            <w:tcW w:w="2834" w:type="dxa"/>
          </w:tcPr>
          <w:p w14:paraId="009D328D" w14:textId="77777777" w:rsidR="008C2FC7" w:rsidRPr="00903DBA" w:rsidRDefault="008C2FC7" w:rsidP="003D2653">
            <w:pPr>
              <w:spacing w:before="0" w:after="40"/>
              <w:rPr>
                <w:highlight w:val="white"/>
              </w:rPr>
            </w:pPr>
            <w:r w:rsidRPr="00903DBA">
              <w:rPr>
                <w:highlight w:val="white"/>
              </w:rPr>
              <w:t>add word [bp + 2], stdin</w:t>
            </w:r>
          </w:p>
          <w:p w14:paraId="29A8EEAA" w14:textId="77777777" w:rsidR="008C2FC7" w:rsidRPr="00903DBA" w:rsidRDefault="008C2FC7" w:rsidP="003D2653">
            <w:pPr>
              <w:spacing w:before="0" w:after="40"/>
              <w:rPr>
                <w:highlight w:val="white"/>
              </w:rPr>
            </w:pPr>
            <w:r w:rsidRPr="00903DBA">
              <w:rPr>
                <w:highlight w:val="white"/>
              </w:rPr>
              <w:t>add word [stdin + 4], stdin</w:t>
            </w:r>
          </w:p>
        </w:tc>
      </w:tr>
      <w:tr w:rsidR="008C2FC7" w:rsidRPr="00903DBA" w14:paraId="35819C1D" w14:textId="77777777" w:rsidTr="003D2653">
        <w:tc>
          <w:tcPr>
            <w:tcW w:w="1271" w:type="dxa"/>
          </w:tcPr>
          <w:p w14:paraId="273F3551" w14:textId="77777777" w:rsidR="008C2FC7" w:rsidRPr="00903DBA" w:rsidRDefault="008C2FC7" w:rsidP="003D2653">
            <w:pPr>
              <w:spacing w:before="0" w:after="40"/>
              <w:rPr>
                <w:highlight w:val="white"/>
              </w:rPr>
            </w:pPr>
            <w:r w:rsidRPr="00903DBA">
              <w:rPr>
                <w:highlight w:val="white"/>
              </w:rPr>
              <w:t>6</w:t>
            </w:r>
          </w:p>
        </w:tc>
        <w:tc>
          <w:tcPr>
            <w:tcW w:w="5245" w:type="dxa"/>
          </w:tcPr>
          <w:p w14:paraId="3EED3DE4" w14:textId="77777777" w:rsidR="008C2FC7" w:rsidRPr="00903DBA" w:rsidRDefault="008C2FC7" w:rsidP="003D2653">
            <w:pPr>
              <w:spacing w:before="0" w:after="40"/>
            </w:pPr>
            <w:r w:rsidRPr="00903DBA">
              <w:t>binary operator [register + offset], integer value</w:t>
            </w:r>
          </w:p>
          <w:p w14:paraId="2E6C2906" w14:textId="77777777" w:rsidR="008C2FC7" w:rsidRPr="00903DBA" w:rsidRDefault="008C2FC7" w:rsidP="003D2653">
            <w:pPr>
              <w:spacing w:before="0" w:after="40"/>
            </w:pPr>
            <w:r w:rsidRPr="00903DBA">
              <w:t>binary operator [static name + offset], integer value</w:t>
            </w:r>
          </w:p>
          <w:p w14:paraId="066E92D1" w14:textId="77777777" w:rsidR="008C2FC7" w:rsidRPr="00903DBA" w:rsidRDefault="008C2FC7" w:rsidP="003D2653">
            <w:pPr>
              <w:spacing w:before="0" w:after="40"/>
            </w:pPr>
            <w:r w:rsidRPr="00903DBA">
              <w:t>binary operator [offset], integer value</w:t>
            </w:r>
          </w:p>
        </w:tc>
        <w:tc>
          <w:tcPr>
            <w:tcW w:w="2834" w:type="dxa"/>
          </w:tcPr>
          <w:p w14:paraId="5B0301EA" w14:textId="77777777" w:rsidR="008C2FC7" w:rsidRPr="00903DBA" w:rsidRDefault="008C2FC7" w:rsidP="003D2653">
            <w:pPr>
              <w:spacing w:before="0" w:after="40"/>
              <w:rPr>
                <w:highlight w:val="white"/>
              </w:rPr>
            </w:pPr>
            <w:r w:rsidRPr="00903DBA">
              <w:rPr>
                <w:highlight w:val="white"/>
              </w:rPr>
              <w:t>sub word [bp + 2], 123</w:t>
            </w:r>
          </w:p>
          <w:p w14:paraId="1D6D4B5F" w14:textId="77777777" w:rsidR="008C2FC7" w:rsidRPr="00903DBA" w:rsidRDefault="008C2FC7" w:rsidP="003D2653">
            <w:pPr>
              <w:spacing w:before="0" w:after="40"/>
              <w:rPr>
                <w:highlight w:val="white"/>
              </w:rPr>
            </w:pPr>
            <w:r w:rsidRPr="00903DBA">
              <w:rPr>
                <w:highlight w:val="white"/>
              </w:rPr>
              <w:t>sub word [stdin + 4], 123</w:t>
            </w:r>
          </w:p>
          <w:p w14:paraId="04F13B6E" w14:textId="77777777" w:rsidR="008C2FC7" w:rsidRPr="00903DBA" w:rsidRDefault="008C2FC7" w:rsidP="003D2653">
            <w:pPr>
              <w:spacing w:before="0" w:after="0"/>
              <w:rPr>
                <w:highlight w:val="white"/>
              </w:rPr>
            </w:pPr>
            <w:r w:rsidRPr="00903DBA">
              <w:rPr>
                <w:highlight w:val="white"/>
              </w:rPr>
              <w:t>mov word [65534], 65534</w:t>
            </w:r>
          </w:p>
        </w:tc>
      </w:tr>
      <w:tr w:rsidR="008C2FC7" w:rsidRPr="00903DBA" w14:paraId="5EE33C65" w14:textId="77777777" w:rsidTr="003D2653">
        <w:tc>
          <w:tcPr>
            <w:tcW w:w="1271" w:type="dxa"/>
          </w:tcPr>
          <w:p w14:paraId="484EE45E" w14:textId="77777777" w:rsidR="008C2FC7" w:rsidRPr="00903DBA" w:rsidRDefault="008C2FC7" w:rsidP="003D2653">
            <w:pPr>
              <w:spacing w:before="0" w:after="40"/>
              <w:rPr>
                <w:highlight w:val="white"/>
              </w:rPr>
            </w:pPr>
            <w:r w:rsidRPr="00903DBA">
              <w:rPr>
                <w:highlight w:val="white"/>
              </w:rPr>
              <w:t>7</w:t>
            </w:r>
          </w:p>
        </w:tc>
        <w:tc>
          <w:tcPr>
            <w:tcW w:w="5245" w:type="dxa"/>
          </w:tcPr>
          <w:p w14:paraId="159BD034"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[register + offset]</w:t>
            </w:r>
          </w:p>
          <w:p w14:paraId="158F1D81" w14:textId="77777777" w:rsidR="008C2FC7" w:rsidRPr="00903DBA" w:rsidRDefault="008C2FC7" w:rsidP="003D2653">
            <w:pPr>
              <w:spacing w:before="0" w:after="40"/>
            </w:pPr>
            <w:r w:rsidRPr="00903DBA">
              <w:t xml:space="preserve">binary </w:t>
            </w:r>
            <w:proofErr w:type="gramStart"/>
            <w:r w:rsidRPr="00903DBA">
              <w:t>operator</w:t>
            </w:r>
            <w:proofErr w:type="gramEnd"/>
            <w:r w:rsidRPr="00903DBA">
              <w:t xml:space="preserve"> register, [static name + offset]</w:t>
            </w:r>
          </w:p>
        </w:tc>
        <w:tc>
          <w:tcPr>
            <w:tcW w:w="2834" w:type="dxa"/>
          </w:tcPr>
          <w:p w14:paraId="2E6BA3B3" w14:textId="77777777" w:rsidR="008C2FC7" w:rsidRPr="00903DBA" w:rsidRDefault="008C2FC7" w:rsidP="003D2653">
            <w:pPr>
              <w:spacing w:before="0" w:after="40"/>
              <w:rPr>
                <w:highlight w:val="white"/>
              </w:rPr>
            </w:pPr>
            <w:r w:rsidRPr="00903DBA">
              <w:rPr>
                <w:highlight w:val="white"/>
              </w:rPr>
              <w:t>mov ax, [bp + 2]</w:t>
            </w:r>
          </w:p>
          <w:p w14:paraId="7273C897" w14:textId="77777777" w:rsidR="008C2FC7" w:rsidRPr="00903DBA" w:rsidRDefault="008C2FC7" w:rsidP="003D2653">
            <w:pPr>
              <w:spacing w:before="0" w:after="40"/>
              <w:rPr>
                <w:highlight w:val="white"/>
              </w:rPr>
            </w:pPr>
            <w:r w:rsidRPr="00903DBA">
              <w:rPr>
                <w:highlight w:val="white"/>
              </w:rPr>
              <w:t>add ax, [stdin +4]</w:t>
            </w:r>
          </w:p>
        </w:tc>
      </w:tr>
    </w:tbl>
    <w:bookmarkEnd w:id="459"/>
    <w:p w14:paraId="4E90CC20" w14:textId="77777777" w:rsidR="008C2FC7" w:rsidRPr="00903DBA" w:rsidRDefault="008C2FC7" w:rsidP="008C2FC7">
      <w:pPr>
        <w:rPr>
          <w:highlight w:val="white"/>
        </w:rPr>
      </w:pPr>
      <w:r w:rsidRPr="00903DBA">
        <w:rPr>
          <w:highlight w:val="white"/>
        </w:rPr>
        <w:t>In category one, we assign a register the value of another register.</w:t>
      </w:r>
    </w:p>
    <w:p w14:paraId="23F3D4DF" w14:textId="77777777" w:rsidR="008C2FC7" w:rsidRPr="00903DBA" w:rsidRDefault="008C2FC7" w:rsidP="008C2FC7">
      <w:pPr>
        <w:pStyle w:val="Code"/>
        <w:rPr>
          <w:highlight w:val="white"/>
        </w:rPr>
      </w:pPr>
      <w:r w:rsidRPr="00903DBA">
        <w:rPr>
          <w:highlight w:val="white"/>
        </w:rPr>
        <w:t xml:space="preserve">      // 1: mov ax, bx</w:t>
      </w:r>
    </w:p>
    <w:p w14:paraId="5C3A4268" w14:textId="77777777" w:rsidR="008C2FC7" w:rsidRPr="00903DBA" w:rsidRDefault="008C2FC7" w:rsidP="008C2FC7">
      <w:pPr>
        <w:pStyle w:val="Code"/>
        <w:rPr>
          <w:highlight w:val="white"/>
        </w:rPr>
      </w:pPr>
      <w:r w:rsidRPr="00903DBA">
        <w:rPr>
          <w:highlight w:val="white"/>
        </w:rPr>
        <w:t xml:space="preserve">      else if ((operand0 is Register) &amp;&amp; (operand1 is Register) &amp;&amp;</w:t>
      </w:r>
    </w:p>
    <w:p w14:paraId="42126FFD" w14:textId="77777777" w:rsidR="008C2FC7" w:rsidRPr="00903DBA" w:rsidRDefault="008C2FC7" w:rsidP="008C2FC7">
      <w:pPr>
        <w:pStyle w:val="Code"/>
        <w:rPr>
          <w:highlight w:val="white"/>
        </w:rPr>
      </w:pPr>
      <w:r w:rsidRPr="00903DBA">
        <w:rPr>
          <w:highlight w:val="white"/>
        </w:rPr>
        <w:t xml:space="preserve">               (operand2 == null)) {</w:t>
      </w:r>
    </w:p>
    <w:p w14:paraId="585F1F71" w14:textId="77777777" w:rsidR="008C2FC7" w:rsidRPr="00903DBA" w:rsidRDefault="008C2FC7" w:rsidP="008C2FC7">
      <w:pPr>
        <w:pStyle w:val="Code"/>
        <w:rPr>
          <w:highlight w:val="white"/>
        </w:rPr>
      </w:pPr>
      <w:r w:rsidRPr="00903DBA">
        <w:rPr>
          <w:highlight w:val="white"/>
        </w:rPr>
        <w:t xml:space="preserve">        Register toRegister = (Register) operand0,</w:t>
      </w:r>
    </w:p>
    <w:p w14:paraId="5446066B" w14:textId="77777777" w:rsidR="008C2FC7" w:rsidRPr="00903DBA" w:rsidRDefault="008C2FC7" w:rsidP="008C2FC7">
      <w:pPr>
        <w:pStyle w:val="Code"/>
        <w:rPr>
          <w:highlight w:val="white"/>
        </w:rPr>
      </w:pPr>
      <w:r w:rsidRPr="00903DBA">
        <w:rPr>
          <w:highlight w:val="white"/>
        </w:rPr>
        <w:t xml:space="preserve">                 fromRegister = (Register) operand1;</w:t>
      </w:r>
    </w:p>
    <w:p w14:paraId="1D7124F1" w14:textId="77777777" w:rsidR="008C2FC7" w:rsidRPr="00903DBA" w:rsidRDefault="008C2FC7" w:rsidP="008C2FC7">
      <w:pPr>
        <w:pStyle w:val="Code"/>
        <w:rPr>
          <w:highlight w:val="white"/>
        </w:rPr>
      </w:pPr>
      <w:r w:rsidRPr="00903DBA">
        <w:rPr>
          <w:highlight w:val="white"/>
        </w:rPr>
        <w:t xml:space="preserve">        return LookupByteArray(Operator, toRegister, fromRegister);</w:t>
      </w:r>
    </w:p>
    <w:p w14:paraId="18A304E0" w14:textId="77777777" w:rsidR="008C2FC7" w:rsidRPr="00903DBA" w:rsidRDefault="008C2FC7" w:rsidP="008C2FC7">
      <w:pPr>
        <w:pStyle w:val="Code"/>
        <w:rPr>
          <w:highlight w:val="white"/>
        </w:rPr>
      </w:pPr>
      <w:r w:rsidRPr="00903DBA">
        <w:rPr>
          <w:highlight w:val="white"/>
        </w:rPr>
        <w:t xml:space="preserve">      }</w:t>
      </w:r>
    </w:p>
    <w:p w14:paraId="40FEB840" w14:textId="77777777" w:rsidR="008C2FC7" w:rsidRPr="00903DBA" w:rsidRDefault="008C2FC7" w:rsidP="008C2FC7">
      <w:pPr>
        <w:rPr>
          <w:highlight w:val="white"/>
        </w:rPr>
      </w:pPr>
      <w:r w:rsidRPr="00903DBA">
        <w:rPr>
          <w:highlight w:val="white"/>
        </w:rPr>
        <w:t xml:space="preserve">In category two, we assign a register the address a static variable. We </w:t>
      </w:r>
      <w:proofErr w:type="gramStart"/>
      <w:r w:rsidRPr="00903DBA">
        <w:rPr>
          <w:highlight w:val="white"/>
        </w:rPr>
        <w:t>have to</w:t>
      </w:r>
      <w:proofErr w:type="gramEnd"/>
      <w:r w:rsidRPr="00903DBA">
        <w:rPr>
          <w:highlight w:val="white"/>
        </w:rPr>
        <w:t xml:space="preserve"> load the zero value into the byte list, to mark that there is not offset. The linker will add the actual address of the variable </w:t>
      </w:r>
      <w:proofErr w:type="gramStart"/>
      <w:r w:rsidRPr="00903DBA">
        <w:rPr>
          <w:highlight w:val="white"/>
        </w:rPr>
        <w:t>later on</w:t>
      </w:r>
      <w:proofErr w:type="gramEnd"/>
      <w:r w:rsidRPr="00903DBA">
        <w:rPr>
          <w:highlight w:val="white"/>
        </w:rPr>
        <w:t>.</w:t>
      </w:r>
    </w:p>
    <w:p w14:paraId="06EF55E8" w14:textId="77777777" w:rsidR="008C2FC7" w:rsidRPr="00903DBA" w:rsidRDefault="008C2FC7" w:rsidP="008C2FC7">
      <w:pPr>
        <w:pStyle w:val="Code"/>
        <w:rPr>
          <w:highlight w:val="white"/>
        </w:rPr>
      </w:pPr>
      <w:r w:rsidRPr="00903DBA">
        <w:rPr>
          <w:highlight w:val="white"/>
        </w:rPr>
        <w:t xml:space="preserve">      // 2: mov ax, global</w:t>
      </w:r>
    </w:p>
    <w:p w14:paraId="26BF52EA" w14:textId="77777777" w:rsidR="008C2FC7" w:rsidRPr="00903DBA" w:rsidRDefault="008C2FC7" w:rsidP="008C2FC7">
      <w:pPr>
        <w:pStyle w:val="Code"/>
        <w:rPr>
          <w:highlight w:val="white"/>
        </w:rPr>
      </w:pPr>
      <w:r w:rsidRPr="00903DBA">
        <w:rPr>
          <w:highlight w:val="white"/>
        </w:rPr>
        <w:t xml:space="preserve">      else if ((operand0 is Register) &amp;&amp; (operand1 is string) &amp;&amp;</w:t>
      </w:r>
    </w:p>
    <w:p w14:paraId="14DCA63D" w14:textId="77777777" w:rsidR="008C2FC7" w:rsidRPr="00903DBA" w:rsidRDefault="008C2FC7" w:rsidP="008C2FC7">
      <w:pPr>
        <w:pStyle w:val="Code"/>
        <w:rPr>
          <w:highlight w:val="white"/>
        </w:rPr>
      </w:pPr>
      <w:r w:rsidRPr="00903DBA">
        <w:rPr>
          <w:highlight w:val="white"/>
        </w:rPr>
        <w:t xml:space="preserve">               (operand2 == null)) {</w:t>
      </w:r>
    </w:p>
    <w:p w14:paraId="6FE233B8" w14:textId="77777777" w:rsidR="008C2FC7" w:rsidRPr="00903DBA" w:rsidRDefault="008C2FC7" w:rsidP="008C2FC7">
      <w:pPr>
        <w:pStyle w:val="Code"/>
        <w:rPr>
          <w:highlight w:val="white"/>
        </w:rPr>
      </w:pPr>
      <w:r w:rsidRPr="00903DBA">
        <w:rPr>
          <w:highlight w:val="white"/>
        </w:rPr>
        <w:t xml:space="preserve">        Register register = (Register) operand0;</w:t>
      </w:r>
    </w:p>
    <w:p w14:paraId="53E71793" w14:textId="77777777" w:rsidR="008C2FC7" w:rsidRPr="00903DBA" w:rsidRDefault="008C2FC7" w:rsidP="008C2FC7">
      <w:pPr>
        <w:pStyle w:val="Code"/>
        <w:rPr>
          <w:highlight w:val="white"/>
        </w:rPr>
      </w:pPr>
      <w:r w:rsidRPr="00903DBA">
        <w:rPr>
          <w:highlight w:val="white"/>
        </w:rPr>
        <w:t xml:space="preserve">        List&lt;byte&gt; byteList =</w:t>
      </w:r>
    </w:p>
    <w:p w14:paraId="63803472" w14:textId="77777777" w:rsidR="008C2FC7" w:rsidRPr="00903DBA" w:rsidRDefault="008C2FC7" w:rsidP="008C2FC7">
      <w:pPr>
        <w:pStyle w:val="Code"/>
        <w:rPr>
          <w:highlight w:val="white"/>
        </w:rPr>
      </w:pPr>
      <w:r w:rsidRPr="00903DBA">
        <w:rPr>
          <w:highlight w:val="white"/>
        </w:rPr>
        <w:t xml:space="preserve">          LookupByteArray(Operator, register, TypeSize.PointerSize);</w:t>
      </w:r>
    </w:p>
    <w:p w14:paraId="4868F5A5"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7DA49AEC" w14:textId="77777777" w:rsidR="008C2FC7" w:rsidRPr="00903DBA" w:rsidRDefault="008C2FC7" w:rsidP="008C2FC7">
      <w:pPr>
        <w:pStyle w:val="Code"/>
        <w:rPr>
          <w:highlight w:val="white"/>
        </w:rPr>
      </w:pPr>
      <w:r w:rsidRPr="00903DBA">
        <w:rPr>
          <w:highlight w:val="white"/>
        </w:rPr>
        <w:t xml:space="preserve">                     TypeSize.PointerSize, 0);</w:t>
      </w:r>
    </w:p>
    <w:p w14:paraId="2ED843BA" w14:textId="77777777" w:rsidR="008C2FC7" w:rsidRPr="00903DBA" w:rsidRDefault="008C2FC7" w:rsidP="008C2FC7">
      <w:pPr>
        <w:pStyle w:val="Code"/>
        <w:rPr>
          <w:highlight w:val="white"/>
        </w:rPr>
      </w:pPr>
      <w:r w:rsidRPr="00903DBA">
        <w:rPr>
          <w:highlight w:val="white"/>
        </w:rPr>
        <w:t xml:space="preserve">        return byteList;</w:t>
      </w:r>
    </w:p>
    <w:p w14:paraId="39AAF0F1" w14:textId="77777777" w:rsidR="008C2FC7" w:rsidRPr="00903DBA" w:rsidRDefault="008C2FC7" w:rsidP="008C2FC7">
      <w:pPr>
        <w:pStyle w:val="Code"/>
        <w:rPr>
          <w:highlight w:val="white"/>
        </w:rPr>
      </w:pPr>
      <w:r w:rsidRPr="00903DBA">
        <w:rPr>
          <w:highlight w:val="white"/>
        </w:rPr>
        <w:t xml:space="preserve">      }</w:t>
      </w:r>
    </w:p>
    <w:p w14:paraId="6DEA1421" w14:textId="77777777" w:rsidR="008C2FC7" w:rsidRPr="00903DBA" w:rsidRDefault="008C2FC7" w:rsidP="008C2FC7">
      <w:pPr>
        <w:rPr>
          <w:highlight w:val="white"/>
        </w:rPr>
      </w:pPr>
      <w:r w:rsidRPr="00903DBA">
        <w:rPr>
          <w:highlight w:val="white"/>
        </w:rPr>
        <w:t xml:space="preserve">In category three, we load an integral value into a register. We must check the operator, in case of </w:t>
      </w:r>
      <w:r w:rsidRPr="00903DBA">
        <w:rPr>
          <w:rStyle w:val="KeyWord0"/>
          <w:highlight w:val="white"/>
        </w:rPr>
        <w:t>mov</w:t>
      </w:r>
      <w:r w:rsidRPr="00903DBA">
        <w:rPr>
          <w:highlight w:val="white"/>
        </w:rPr>
        <w:t xml:space="preserve"> or </w:t>
      </w:r>
      <w:r w:rsidRPr="00903DBA">
        <w:rPr>
          <w:rStyle w:val="KeyWord0"/>
          <w:highlight w:val="white"/>
        </w:rPr>
        <w:t>and</w:t>
      </w:r>
      <w:r w:rsidRPr="00903DBA">
        <w:rPr>
          <w:highlight w:val="white"/>
        </w:rPr>
        <w:t>, the size of the value is given by the register. Otherwise, the size is given by the value.</w:t>
      </w:r>
    </w:p>
    <w:p w14:paraId="48133A3D" w14:textId="77777777" w:rsidR="008C2FC7" w:rsidRPr="00903DBA" w:rsidRDefault="008C2FC7" w:rsidP="008C2FC7">
      <w:pPr>
        <w:pStyle w:val="Code"/>
        <w:rPr>
          <w:highlight w:val="white"/>
        </w:rPr>
      </w:pPr>
      <w:r w:rsidRPr="00903DBA">
        <w:rPr>
          <w:highlight w:val="white"/>
        </w:rPr>
        <w:t xml:space="preserve">      // 3: mov ax, 123</w:t>
      </w:r>
    </w:p>
    <w:p w14:paraId="24AE0091" w14:textId="77777777" w:rsidR="008C2FC7" w:rsidRPr="00903DBA" w:rsidRDefault="008C2FC7" w:rsidP="008C2FC7">
      <w:pPr>
        <w:pStyle w:val="Code"/>
        <w:rPr>
          <w:highlight w:val="white"/>
        </w:rPr>
      </w:pPr>
      <w:r w:rsidRPr="00903DBA">
        <w:rPr>
          <w:highlight w:val="white"/>
        </w:rPr>
        <w:t xml:space="preserve">      else if ((operand0 is Register) &amp;&amp; (operand1 is BigInteger) &amp;&amp;</w:t>
      </w:r>
    </w:p>
    <w:p w14:paraId="42587C50" w14:textId="77777777" w:rsidR="008C2FC7" w:rsidRPr="00903DBA" w:rsidRDefault="008C2FC7" w:rsidP="008C2FC7">
      <w:pPr>
        <w:pStyle w:val="Code"/>
        <w:rPr>
          <w:highlight w:val="white"/>
        </w:rPr>
      </w:pPr>
      <w:r w:rsidRPr="00903DBA">
        <w:rPr>
          <w:highlight w:val="white"/>
        </w:rPr>
        <w:t xml:space="preserve">               (operand2 == null)) {</w:t>
      </w:r>
    </w:p>
    <w:p w14:paraId="57A5E765" w14:textId="77777777" w:rsidR="008C2FC7" w:rsidRPr="00903DBA" w:rsidRDefault="008C2FC7" w:rsidP="008C2FC7">
      <w:pPr>
        <w:pStyle w:val="Code"/>
        <w:rPr>
          <w:highlight w:val="white"/>
        </w:rPr>
      </w:pPr>
      <w:r w:rsidRPr="00903DBA">
        <w:rPr>
          <w:highlight w:val="white"/>
        </w:rPr>
        <w:t xml:space="preserve">        Register register = (Register) operand0;</w:t>
      </w:r>
    </w:p>
    <w:p w14:paraId="12AB01D5" w14:textId="77777777" w:rsidR="008C2FC7" w:rsidRPr="00903DBA" w:rsidRDefault="008C2FC7" w:rsidP="008C2FC7">
      <w:pPr>
        <w:pStyle w:val="Code"/>
        <w:rPr>
          <w:highlight w:val="white"/>
        </w:rPr>
      </w:pPr>
      <w:r w:rsidRPr="00903DBA">
        <w:rPr>
          <w:highlight w:val="white"/>
        </w:rPr>
        <w:t xml:space="preserve">        BigInteger value = (BigInteger) operand1;</w:t>
      </w:r>
    </w:p>
    <w:p w14:paraId="457210AF" w14:textId="77777777" w:rsidR="008C2FC7" w:rsidRPr="00903DBA" w:rsidRDefault="008C2FC7" w:rsidP="008C2FC7">
      <w:pPr>
        <w:pStyle w:val="Code"/>
        <w:rPr>
          <w:highlight w:val="white"/>
        </w:rPr>
      </w:pPr>
      <w:r w:rsidRPr="00903DBA">
        <w:rPr>
          <w:highlight w:val="white"/>
        </w:rPr>
        <w:t xml:space="preserve">        int size = ((Operator == AssemblyOperator.mov) ||</w:t>
      </w:r>
    </w:p>
    <w:p w14:paraId="43F6EE47" w14:textId="77777777" w:rsidR="008C2FC7" w:rsidRPr="00903DBA" w:rsidRDefault="008C2FC7" w:rsidP="008C2FC7">
      <w:pPr>
        <w:pStyle w:val="Code"/>
        <w:rPr>
          <w:highlight w:val="white"/>
        </w:rPr>
      </w:pPr>
      <w:r w:rsidRPr="00903DBA">
        <w:rPr>
          <w:highlight w:val="white"/>
        </w:rPr>
        <w:t xml:space="preserve">                    (Operator == AssemblyOperator.and))</w:t>
      </w:r>
    </w:p>
    <w:p w14:paraId="731FF86D" w14:textId="77777777" w:rsidR="008C2FC7" w:rsidRPr="00903DBA" w:rsidRDefault="008C2FC7" w:rsidP="008C2FC7">
      <w:pPr>
        <w:pStyle w:val="Code"/>
        <w:rPr>
          <w:highlight w:val="white"/>
        </w:rPr>
      </w:pPr>
      <w:r w:rsidRPr="00903DBA">
        <w:rPr>
          <w:highlight w:val="white"/>
        </w:rPr>
        <w:t xml:space="preserve">                   ? SizeOfRegister(register) : SizeOfValue(value);</w:t>
      </w:r>
    </w:p>
    <w:p w14:paraId="2C8A5740" w14:textId="77777777" w:rsidR="008C2FC7" w:rsidRPr="00903DBA" w:rsidRDefault="008C2FC7" w:rsidP="008C2FC7">
      <w:pPr>
        <w:pStyle w:val="Code"/>
        <w:rPr>
          <w:highlight w:val="white"/>
        </w:rPr>
      </w:pPr>
      <w:r w:rsidRPr="00903DBA">
        <w:rPr>
          <w:highlight w:val="white"/>
        </w:rPr>
        <w:t xml:space="preserve">        List&lt;byte&gt; byteList = LookupByteArray(Operator, register, size);</w:t>
      </w:r>
    </w:p>
    <w:p w14:paraId="5241EA38" w14:textId="77777777" w:rsidR="008C2FC7" w:rsidRPr="00903DBA" w:rsidRDefault="008C2FC7" w:rsidP="008C2FC7">
      <w:pPr>
        <w:pStyle w:val="Code"/>
        <w:rPr>
          <w:highlight w:val="white"/>
        </w:rPr>
      </w:pPr>
      <w:r w:rsidRPr="00903DBA">
        <w:rPr>
          <w:highlight w:val="white"/>
        </w:rPr>
        <w:lastRenderedPageBreak/>
        <w:t xml:space="preserve">        LoadByteList(byteList, byteList.Count - size, size, value);</w:t>
      </w:r>
    </w:p>
    <w:p w14:paraId="45C35A7C" w14:textId="77777777" w:rsidR="008C2FC7" w:rsidRPr="00903DBA" w:rsidRDefault="008C2FC7" w:rsidP="008C2FC7">
      <w:pPr>
        <w:pStyle w:val="Code"/>
        <w:rPr>
          <w:highlight w:val="white"/>
        </w:rPr>
      </w:pPr>
      <w:r w:rsidRPr="00903DBA">
        <w:rPr>
          <w:highlight w:val="white"/>
        </w:rPr>
        <w:t xml:space="preserve">        return byteList;</w:t>
      </w:r>
    </w:p>
    <w:p w14:paraId="72730F5A" w14:textId="77777777" w:rsidR="008C2FC7" w:rsidRPr="00903DBA" w:rsidRDefault="008C2FC7" w:rsidP="008C2FC7">
      <w:pPr>
        <w:pStyle w:val="Code"/>
        <w:rPr>
          <w:highlight w:val="white"/>
        </w:rPr>
      </w:pPr>
      <w:r w:rsidRPr="00903DBA">
        <w:rPr>
          <w:highlight w:val="white"/>
        </w:rPr>
        <w:t xml:space="preserve">      }</w:t>
      </w:r>
    </w:p>
    <w:p w14:paraId="4320D466" w14:textId="77777777" w:rsidR="008C2FC7" w:rsidRPr="00903DBA" w:rsidRDefault="008C2FC7" w:rsidP="008C2FC7">
      <w:pPr>
        <w:rPr>
          <w:highlight w:val="white"/>
        </w:rPr>
      </w:pPr>
      <w:r w:rsidRPr="00903DBA">
        <w:rPr>
          <w:highlight w:val="white"/>
        </w:rPr>
        <w:t xml:space="preserve">In category four, we assign the value of a register to an address, defined by a register and an offset or a static variable and an offset. </w:t>
      </w:r>
      <w:proofErr w:type="gramStart"/>
      <w:r w:rsidRPr="00903DBA">
        <w:rPr>
          <w:highlight w:val="white"/>
        </w:rPr>
        <w:t>Also</w:t>
      </w:r>
      <w:proofErr w:type="gramEnd"/>
      <w:r w:rsidRPr="00903DBA">
        <w:rPr>
          <w:highlight w:val="white"/>
        </w:rPr>
        <w:t xml:space="preserve"> in this case, we need to obtain the size of the offset. </w:t>
      </w:r>
      <w:proofErr w:type="spellStart"/>
      <w:r w:rsidRPr="00903DBA">
        <w:rPr>
          <w:highlight w:val="white"/>
        </w:rPr>
        <w:t>Its</w:t>
      </w:r>
      <w:proofErr w:type="spellEnd"/>
      <w:r w:rsidRPr="00903DBA">
        <w:rPr>
          <w:highlight w:val="white"/>
        </w:rPr>
        <w:t xml:space="preserve"> is given by </w:t>
      </w:r>
      <w:r w:rsidRPr="00903DBA">
        <w:rPr>
          <w:rStyle w:val="KeyWord0"/>
          <w:highlight w:val="white"/>
        </w:rPr>
        <w:t>SizeOfValue</w:t>
      </w:r>
      <w:r w:rsidRPr="00903DBA">
        <w:rPr>
          <w:highlight w:val="white"/>
        </w:rPr>
        <w:t xml:space="preserve"> in case of a register address. In case of a static variable address, the size is always the size of a pointer.</w:t>
      </w:r>
    </w:p>
    <w:p w14:paraId="5D812BB0" w14:textId="77777777" w:rsidR="008C2FC7" w:rsidRPr="00903DBA" w:rsidRDefault="008C2FC7" w:rsidP="008C2FC7">
      <w:pPr>
        <w:pStyle w:val="Code"/>
        <w:rPr>
          <w:highlight w:val="white"/>
        </w:rPr>
      </w:pPr>
      <w:r w:rsidRPr="00903DBA">
        <w:rPr>
          <w:highlight w:val="white"/>
        </w:rPr>
        <w:t xml:space="preserve">      // 4: mov [bp + 2], ax; mov [global + 4], ax</w:t>
      </w:r>
    </w:p>
    <w:p w14:paraId="3F75E896"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2968A0AE" w14:textId="77777777" w:rsidR="008C2FC7" w:rsidRPr="00903DBA" w:rsidRDefault="008C2FC7" w:rsidP="008C2FC7">
      <w:pPr>
        <w:pStyle w:val="Code"/>
        <w:rPr>
          <w:highlight w:val="white"/>
        </w:rPr>
      </w:pPr>
      <w:r w:rsidRPr="00903DBA">
        <w:rPr>
          <w:highlight w:val="white"/>
        </w:rPr>
        <w:t xml:space="preserve">               (operand1 is int) &amp;&amp; (operand2 is Register)) {</w:t>
      </w:r>
    </w:p>
    <w:p w14:paraId="2DE8F30D" w14:textId="77777777" w:rsidR="008C2FC7" w:rsidRPr="00903DBA" w:rsidRDefault="008C2FC7" w:rsidP="008C2FC7">
      <w:pPr>
        <w:pStyle w:val="Code"/>
        <w:rPr>
          <w:highlight w:val="white"/>
        </w:rPr>
      </w:pPr>
      <w:r w:rsidRPr="00903DBA">
        <w:rPr>
          <w:highlight w:val="white"/>
        </w:rPr>
        <w:t xml:space="preserve">        Register register = (Register) operand2;</w:t>
      </w:r>
    </w:p>
    <w:p w14:paraId="5CC10A45" w14:textId="77777777" w:rsidR="008C2FC7" w:rsidRPr="00903DBA" w:rsidRDefault="008C2FC7" w:rsidP="008C2FC7">
      <w:pPr>
        <w:pStyle w:val="Code"/>
        <w:rPr>
          <w:highlight w:val="white"/>
        </w:rPr>
      </w:pPr>
      <w:r w:rsidRPr="00903DBA">
        <w:rPr>
          <w:highlight w:val="white"/>
        </w:rPr>
        <w:t xml:space="preserve">        int offset = (int) operand1;</w:t>
      </w:r>
    </w:p>
    <w:p w14:paraId="74B3DD05"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3332EE7F" w14:textId="77777777" w:rsidR="008C2FC7" w:rsidRPr="00903DBA" w:rsidRDefault="008C2FC7" w:rsidP="008C2FC7">
      <w:pPr>
        <w:pStyle w:val="Code"/>
        <w:rPr>
          <w:highlight w:val="white"/>
        </w:rPr>
      </w:pPr>
      <w:r w:rsidRPr="00903DBA">
        <w:rPr>
          <w:highlight w:val="white"/>
        </w:rPr>
        <w:t xml:space="preserve">                                          : TypeSize.PointerSize;</w:t>
      </w:r>
    </w:p>
    <w:p w14:paraId="43F44458" w14:textId="77777777" w:rsidR="008C2FC7" w:rsidRPr="00903DBA" w:rsidRDefault="008C2FC7" w:rsidP="008C2FC7">
      <w:pPr>
        <w:pStyle w:val="Code"/>
        <w:rPr>
          <w:highlight w:val="white"/>
        </w:rPr>
      </w:pPr>
      <w:r w:rsidRPr="00903DBA">
        <w:rPr>
          <w:highlight w:val="white"/>
        </w:rPr>
        <w:t xml:space="preserve">        List&lt;byte&gt; byteList =</w:t>
      </w:r>
    </w:p>
    <w:p w14:paraId="0CEEC561" w14:textId="77777777" w:rsidR="008C2FC7" w:rsidRPr="00903DBA" w:rsidRDefault="008C2FC7" w:rsidP="008C2FC7">
      <w:pPr>
        <w:pStyle w:val="Code"/>
        <w:rPr>
          <w:highlight w:val="white"/>
        </w:rPr>
      </w:pPr>
      <w:r w:rsidRPr="00903DBA">
        <w:rPr>
          <w:highlight w:val="white"/>
        </w:rPr>
        <w:t xml:space="preserve">          LookupByteArray(Operator, operand0, size, register);</w:t>
      </w:r>
    </w:p>
    <w:p w14:paraId="3F16D2CF"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69A22E5B" w14:textId="77777777" w:rsidR="008C2FC7" w:rsidRPr="00903DBA" w:rsidRDefault="008C2FC7" w:rsidP="008C2FC7">
      <w:pPr>
        <w:pStyle w:val="Code"/>
        <w:rPr>
          <w:highlight w:val="white"/>
        </w:rPr>
      </w:pPr>
      <w:r w:rsidRPr="00903DBA">
        <w:rPr>
          <w:highlight w:val="white"/>
        </w:rPr>
        <w:t xml:space="preserve">        return byteList; </w:t>
      </w:r>
    </w:p>
    <w:p w14:paraId="0DD94D20" w14:textId="77777777" w:rsidR="008C2FC7" w:rsidRPr="00903DBA" w:rsidRDefault="008C2FC7" w:rsidP="008C2FC7">
      <w:pPr>
        <w:pStyle w:val="Code"/>
        <w:rPr>
          <w:highlight w:val="white"/>
        </w:rPr>
      </w:pPr>
      <w:r w:rsidRPr="00903DBA">
        <w:rPr>
          <w:highlight w:val="white"/>
        </w:rPr>
        <w:t xml:space="preserve">      }</w:t>
      </w:r>
    </w:p>
    <w:p w14:paraId="647085F6" w14:textId="77777777" w:rsidR="008C2FC7" w:rsidRPr="00903DBA" w:rsidRDefault="008C2FC7" w:rsidP="008C2FC7">
      <w:pPr>
        <w:rPr>
          <w:highlight w:val="white"/>
        </w:rPr>
      </w:pPr>
      <w:r w:rsidRPr="00903DBA">
        <w:rPr>
          <w:highlight w:val="white"/>
        </w:rPr>
        <w:t xml:space="preserve">In category five, we assign the address of a static variable to an address, given by a register and an offset or a static variable and an offset. We load the offset into the byte list. However, we also need to load the zero value to the byte list, to mark that the address is zero </w:t>
      </w:r>
      <w:proofErr w:type="gramStart"/>
      <w:r w:rsidRPr="00903DBA">
        <w:rPr>
          <w:highlight w:val="white"/>
        </w:rPr>
        <w:t>at the moment</w:t>
      </w:r>
      <w:proofErr w:type="gramEnd"/>
      <w:r w:rsidRPr="00903DBA">
        <w:rPr>
          <w:highlight w:val="white"/>
        </w:rPr>
        <w:t xml:space="preserve">. The linker will add the actual address of the variable </w:t>
      </w:r>
      <w:proofErr w:type="gramStart"/>
      <w:r w:rsidRPr="00903DBA">
        <w:rPr>
          <w:highlight w:val="white"/>
        </w:rPr>
        <w:t>later on</w:t>
      </w:r>
      <w:proofErr w:type="gramEnd"/>
      <w:r w:rsidRPr="00903DBA">
        <w:rPr>
          <w:highlight w:val="white"/>
        </w:rPr>
        <w:t>.</w:t>
      </w:r>
    </w:p>
    <w:p w14:paraId="4BD01731" w14:textId="77777777" w:rsidR="008C2FC7" w:rsidRPr="00903DBA" w:rsidRDefault="008C2FC7" w:rsidP="008C2FC7">
      <w:pPr>
        <w:pStyle w:val="Code"/>
        <w:rPr>
          <w:highlight w:val="white"/>
        </w:rPr>
      </w:pPr>
      <w:r w:rsidRPr="00903DBA">
        <w:rPr>
          <w:highlight w:val="white"/>
        </w:rPr>
        <w:t xml:space="preserve">      // 5: mov [bp + 2], global; mov [global + 4], global</w:t>
      </w:r>
    </w:p>
    <w:p w14:paraId="09169110" w14:textId="77777777" w:rsidR="008C2FC7" w:rsidRPr="00903DBA" w:rsidRDefault="008C2FC7" w:rsidP="008C2FC7">
      <w:pPr>
        <w:pStyle w:val="Code"/>
        <w:rPr>
          <w:highlight w:val="white"/>
        </w:rPr>
      </w:pPr>
      <w:r w:rsidRPr="00903DBA">
        <w:rPr>
          <w:highlight w:val="white"/>
        </w:rPr>
        <w:t xml:space="preserve">      else if (((operand0 is Register) || (operand0 is string)) &amp;&amp;</w:t>
      </w:r>
    </w:p>
    <w:p w14:paraId="41C7D99F" w14:textId="77777777" w:rsidR="008C2FC7" w:rsidRPr="00903DBA" w:rsidRDefault="008C2FC7" w:rsidP="008C2FC7">
      <w:pPr>
        <w:pStyle w:val="Code"/>
        <w:rPr>
          <w:highlight w:val="white"/>
        </w:rPr>
      </w:pPr>
      <w:r w:rsidRPr="00903DBA">
        <w:rPr>
          <w:highlight w:val="white"/>
        </w:rPr>
        <w:t xml:space="preserve">               (operand1 is int) &amp;&amp; (operand2 is string)) {</w:t>
      </w:r>
    </w:p>
    <w:p w14:paraId="2AF47531" w14:textId="77777777" w:rsidR="008C2FC7" w:rsidRPr="00903DBA" w:rsidRDefault="008C2FC7" w:rsidP="008C2FC7">
      <w:pPr>
        <w:pStyle w:val="Code"/>
        <w:rPr>
          <w:highlight w:val="white"/>
        </w:rPr>
      </w:pPr>
      <w:r w:rsidRPr="00903DBA">
        <w:rPr>
          <w:highlight w:val="white"/>
        </w:rPr>
        <w:t xml:space="preserve">        int offset = (int) operand1;</w:t>
      </w:r>
    </w:p>
    <w:p w14:paraId="7F4096C3" w14:textId="77777777" w:rsidR="008C2FC7" w:rsidRPr="00903DBA" w:rsidRDefault="008C2FC7" w:rsidP="008C2FC7">
      <w:pPr>
        <w:pStyle w:val="Code"/>
        <w:rPr>
          <w:highlight w:val="white"/>
        </w:rPr>
      </w:pPr>
      <w:r w:rsidRPr="00903DBA">
        <w:rPr>
          <w:highlight w:val="white"/>
        </w:rPr>
        <w:t xml:space="preserve">        int size = (operand0 is Register) ? SizeOfValue(offset)</w:t>
      </w:r>
    </w:p>
    <w:p w14:paraId="6BE4BF5B" w14:textId="77777777" w:rsidR="008C2FC7" w:rsidRPr="00903DBA" w:rsidRDefault="008C2FC7" w:rsidP="008C2FC7">
      <w:pPr>
        <w:pStyle w:val="Code"/>
        <w:rPr>
          <w:highlight w:val="white"/>
        </w:rPr>
      </w:pPr>
      <w:r w:rsidRPr="00903DBA">
        <w:rPr>
          <w:highlight w:val="white"/>
        </w:rPr>
        <w:t xml:space="preserve">                                          : TypeSize.PointerSize;</w:t>
      </w:r>
    </w:p>
    <w:p w14:paraId="418E0476" w14:textId="77777777" w:rsidR="008C2FC7" w:rsidRPr="00903DBA" w:rsidRDefault="008C2FC7" w:rsidP="008C2FC7">
      <w:pPr>
        <w:pStyle w:val="Code"/>
        <w:rPr>
          <w:highlight w:val="white"/>
        </w:rPr>
      </w:pPr>
      <w:r w:rsidRPr="00903DBA">
        <w:rPr>
          <w:highlight w:val="white"/>
        </w:rPr>
        <w:t xml:space="preserve">        List&lt;byte&gt; byteList = LookupByteArray(Operator, operand0,</w:t>
      </w:r>
    </w:p>
    <w:p w14:paraId="004E0D32" w14:textId="77777777" w:rsidR="008C2FC7" w:rsidRPr="00903DBA" w:rsidRDefault="008C2FC7" w:rsidP="008C2FC7">
      <w:pPr>
        <w:pStyle w:val="Code"/>
        <w:rPr>
          <w:highlight w:val="white"/>
        </w:rPr>
      </w:pPr>
      <w:r w:rsidRPr="00903DBA">
        <w:rPr>
          <w:highlight w:val="white"/>
        </w:rPr>
        <w:t xml:space="preserve">                                              size, TypeSize.PointerSize);</w:t>
      </w:r>
    </w:p>
    <w:p w14:paraId="4D5CE0F9" w14:textId="77777777" w:rsidR="008C2FC7" w:rsidRPr="00903DBA" w:rsidRDefault="008C2FC7" w:rsidP="008C2FC7">
      <w:pPr>
        <w:pStyle w:val="Code"/>
        <w:rPr>
          <w:highlight w:val="white"/>
        </w:rPr>
      </w:pPr>
      <w:r w:rsidRPr="00903DBA">
        <w:rPr>
          <w:highlight w:val="white"/>
        </w:rPr>
        <w:t xml:space="preserve">        LoadByteList(byteList, byteList.Count -</w:t>
      </w:r>
    </w:p>
    <w:p w14:paraId="7F2F97EE" w14:textId="77777777" w:rsidR="008C2FC7" w:rsidRPr="00903DBA" w:rsidRDefault="008C2FC7" w:rsidP="008C2FC7">
      <w:pPr>
        <w:pStyle w:val="Code"/>
        <w:rPr>
          <w:highlight w:val="white"/>
        </w:rPr>
      </w:pPr>
      <w:r w:rsidRPr="00903DBA">
        <w:rPr>
          <w:highlight w:val="white"/>
        </w:rPr>
        <w:t xml:space="preserve">                    (size + TypeSize.PointerSize), size, offset);</w:t>
      </w:r>
    </w:p>
    <w:p w14:paraId="5FE48E21" w14:textId="77777777" w:rsidR="008C2FC7" w:rsidRPr="00903DBA" w:rsidRDefault="008C2FC7" w:rsidP="008C2FC7">
      <w:pPr>
        <w:pStyle w:val="Code"/>
        <w:rPr>
          <w:highlight w:val="white"/>
        </w:rPr>
      </w:pPr>
      <w:r w:rsidRPr="00903DBA">
        <w:rPr>
          <w:highlight w:val="white"/>
        </w:rPr>
        <w:t xml:space="preserve">        LoadByteList(byteList, byteList.Count - TypeSize.PointerSize,</w:t>
      </w:r>
    </w:p>
    <w:p w14:paraId="5E2D6DD0" w14:textId="77777777" w:rsidR="008C2FC7" w:rsidRPr="00903DBA" w:rsidRDefault="008C2FC7" w:rsidP="008C2FC7">
      <w:pPr>
        <w:pStyle w:val="Code"/>
        <w:rPr>
          <w:highlight w:val="white"/>
        </w:rPr>
      </w:pPr>
      <w:r w:rsidRPr="00903DBA">
        <w:rPr>
          <w:highlight w:val="white"/>
        </w:rPr>
        <w:t xml:space="preserve">                     TypeSize.PointerSize, 0);</w:t>
      </w:r>
    </w:p>
    <w:p w14:paraId="0FDABF00" w14:textId="77777777" w:rsidR="008C2FC7" w:rsidRPr="00903DBA" w:rsidRDefault="008C2FC7" w:rsidP="008C2FC7">
      <w:pPr>
        <w:pStyle w:val="Code"/>
        <w:rPr>
          <w:highlight w:val="white"/>
        </w:rPr>
      </w:pPr>
      <w:r w:rsidRPr="00903DBA">
        <w:rPr>
          <w:highlight w:val="white"/>
        </w:rPr>
        <w:t xml:space="preserve">        return byteList; </w:t>
      </w:r>
    </w:p>
    <w:p w14:paraId="55DE0ED5" w14:textId="77777777" w:rsidR="008C2FC7" w:rsidRPr="00903DBA" w:rsidRDefault="008C2FC7" w:rsidP="008C2FC7">
      <w:pPr>
        <w:pStyle w:val="Code"/>
        <w:rPr>
          <w:highlight w:val="white"/>
        </w:rPr>
      </w:pPr>
      <w:r w:rsidRPr="00903DBA">
        <w:rPr>
          <w:highlight w:val="white"/>
        </w:rPr>
        <w:t xml:space="preserve">      }</w:t>
      </w:r>
    </w:p>
    <w:p w14:paraId="42EBE52F" w14:textId="77777777" w:rsidR="008C2FC7" w:rsidRPr="00903DBA" w:rsidRDefault="008C2FC7" w:rsidP="008C2FC7">
      <w:pPr>
        <w:rPr>
          <w:highlight w:val="white"/>
        </w:rPr>
      </w:pPr>
      <w:r w:rsidRPr="00903DBA">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903DBA">
        <w:rPr>
          <w:rStyle w:val="KeyWord0"/>
          <w:highlight w:val="white"/>
        </w:rPr>
        <w:t>mov</w:t>
      </w:r>
      <w:r w:rsidRPr="00903DBA">
        <w:rPr>
          <w:highlight w:val="white"/>
        </w:rPr>
        <w:t xml:space="preserve"> </w:t>
      </w:r>
      <w:r w:rsidRPr="00903DBA">
        <w:rPr>
          <w:rStyle w:val="KeyWord0"/>
          <w:highlight w:val="white"/>
        </w:rPr>
        <w:t>word</w:t>
      </w:r>
      <w:r w:rsidRPr="00903DBA">
        <w:rPr>
          <w:highlight w:val="white"/>
        </w:rPr>
        <w:t xml:space="preserve"> </w:t>
      </w:r>
      <w:r w:rsidRPr="00903DBA">
        <w:rPr>
          <w:rStyle w:val="KeyWord0"/>
          <w:highlight w:val="white"/>
        </w:rPr>
        <w:t>[65534],</w:t>
      </w:r>
      <w:r w:rsidRPr="00903DBA">
        <w:rPr>
          <w:highlight w:val="white"/>
        </w:rPr>
        <w:t xml:space="preserve"> </w:t>
      </w:r>
      <w:r w:rsidRPr="00903DBA">
        <w:rPr>
          <w:rStyle w:val="KeyWord0"/>
          <w:highlight w:val="white"/>
        </w:rPr>
        <w:t>65534</w:t>
      </w:r>
      <w:r w:rsidRPr="00903DBA">
        <w:rPr>
          <w:highlight w:val="white"/>
        </w:rPr>
        <w:t>.</w:t>
      </w:r>
    </w:p>
    <w:p w14:paraId="6EC413D0" w14:textId="77777777" w:rsidR="008C2FC7" w:rsidRPr="00903DBA" w:rsidRDefault="008C2FC7" w:rsidP="008C2FC7">
      <w:pPr>
        <w:pStyle w:val="Code"/>
        <w:rPr>
          <w:highlight w:val="white"/>
        </w:rPr>
      </w:pPr>
      <w:r w:rsidRPr="00903DBA">
        <w:rPr>
          <w:highlight w:val="white"/>
        </w:rPr>
        <w:t xml:space="preserve">      // 6: mov [bp + 2], 123; mov [global + 4], 123</w:t>
      </w:r>
    </w:p>
    <w:p w14:paraId="7339074C" w14:textId="77777777" w:rsidR="008C2FC7" w:rsidRPr="00903DBA" w:rsidRDefault="008C2FC7" w:rsidP="008C2FC7">
      <w:pPr>
        <w:pStyle w:val="Code"/>
        <w:rPr>
          <w:highlight w:val="white"/>
        </w:rPr>
      </w:pPr>
      <w:r w:rsidRPr="00903DBA">
        <w:rPr>
          <w:highlight w:val="white"/>
        </w:rPr>
        <w:t xml:space="preserve">      // mov [null + 4], 123; Special case</w:t>
      </w:r>
    </w:p>
    <w:p w14:paraId="6DD9EECF" w14:textId="77777777" w:rsidR="008C2FC7" w:rsidRPr="00903DBA" w:rsidRDefault="008C2FC7" w:rsidP="008C2FC7">
      <w:pPr>
        <w:pStyle w:val="Code"/>
        <w:rPr>
          <w:highlight w:val="white"/>
        </w:rPr>
      </w:pPr>
      <w:r w:rsidRPr="00903DBA">
        <w:rPr>
          <w:highlight w:val="white"/>
        </w:rPr>
        <w:t xml:space="preserve">      else if (((operand0 is Register) || (operand0 is string) ||</w:t>
      </w:r>
    </w:p>
    <w:p w14:paraId="5CAB734F" w14:textId="77777777" w:rsidR="008C2FC7" w:rsidRPr="00903DBA" w:rsidRDefault="008C2FC7" w:rsidP="008C2FC7">
      <w:pPr>
        <w:pStyle w:val="Code"/>
        <w:rPr>
          <w:highlight w:val="white"/>
        </w:rPr>
      </w:pPr>
      <w:r w:rsidRPr="00903DBA">
        <w:rPr>
          <w:highlight w:val="white"/>
        </w:rPr>
        <w:t xml:space="preserve">                (operand0 == null)) &amp;&amp; (operand1 is int) &amp;&amp;</w:t>
      </w:r>
    </w:p>
    <w:p w14:paraId="38737E22" w14:textId="77777777" w:rsidR="008C2FC7" w:rsidRPr="00903DBA" w:rsidRDefault="008C2FC7" w:rsidP="008C2FC7">
      <w:pPr>
        <w:pStyle w:val="Code"/>
        <w:rPr>
          <w:highlight w:val="white"/>
        </w:rPr>
      </w:pPr>
      <w:r w:rsidRPr="00903DBA">
        <w:rPr>
          <w:highlight w:val="white"/>
        </w:rPr>
        <w:t xml:space="preserve">               (operand2 is BigInteger)) {</w:t>
      </w:r>
    </w:p>
    <w:p w14:paraId="41BAAF6D" w14:textId="77777777" w:rsidR="008C2FC7" w:rsidRPr="00903DBA" w:rsidRDefault="008C2FC7" w:rsidP="008C2FC7">
      <w:pPr>
        <w:pStyle w:val="Code"/>
        <w:rPr>
          <w:highlight w:val="white"/>
        </w:rPr>
      </w:pPr>
      <w:r w:rsidRPr="00903DBA">
        <w:rPr>
          <w:highlight w:val="white"/>
        </w:rPr>
        <w:t xml:space="preserve">        int offset = (int) operand1;</w:t>
      </w:r>
    </w:p>
    <w:p w14:paraId="31E8B09B" w14:textId="77777777" w:rsidR="008C2FC7" w:rsidRPr="00903DBA" w:rsidRDefault="008C2FC7" w:rsidP="008C2FC7">
      <w:pPr>
        <w:pStyle w:val="Code"/>
        <w:rPr>
          <w:highlight w:val="white"/>
        </w:rPr>
      </w:pPr>
      <w:r w:rsidRPr="00903DBA">
        <w:rPr>
          <w:highlight w:val="white"/>
        </w:rPr>
        <w:t xml:space="preserve">        BigInteger value = (BigInteger) operand2;</w:t>
      </w:r>
    </w:p>
    <w:p w14:paraId="46CBF324" w14:textId="77777777" w:rsidR="008C2FC7" w:rsidRPr="00903DBA" w:rsidRDefault="008C2FC7" w:rsidP="008C2FC7">
      <w:pPr>
        <w:pStyle w:val="Code"/>
        <w:rPr>
          <w:highlight w:val="white"/>
        </w:rPr>
      </w:pPr>
      <w:r w:rsidRPr="00903DBA">
        <w:rPr>
          <w:highlight w:val="white"/>
        </w:rPr>
        <w:t xml:space="preserve">        int offsetSize = (operand0 is Register) ? SizeOfValue(offset)</w:t>
      </w:r>
    </w:p>
    <w:p w14:paraId="193B74D6" w14:textId="77777777" w:rsidR="008C2FC7" w:rsidRPr="00903DBA" w:rsidRDefault="008C2FC7" w:rsidP="008C2FC7">
      <w:pPr>
        <w:pStyle w:val="Code"/>
        <w:rPr>
          <w:highlight w:val="white"/>
        </w:rPr>
      </w:pPr>
      <w:r w:rsidRPr="00903DBA">
        <w:rPr>
          <w:highlight w:val="white"/>
        </w:rPr>
        <w:t xml:space="preserve">                                                : TypeSize.PointerSize,</w:t>
      </w:r>
    </w:p>
    <w:p w14:paraId="18FDF788" w14:textId="77777777" w:rsidR="008C2FC7" w:rsidRPr="00903DBA" w:rsidRDefault="008C2FC7" w:rsidP="008C2FC7">
      <w:pPr>
        <w:pStyle w:val="Code"/>
        <w:rPr>
          <w:highlight w:val="white"/>
        </w:rPr>
      </w:pPr>
      <w:r w:rsidRPr="00903DBA">
        <w:rPr>
          <w:highlight w:val="white"/>
        </w:rPr>
        <w:t xml:space="preserve">            valueSize = SizeOfValue(value, Operator);</w:t>
      </w:r>
    </w:p>
    <w:p w14:paraId="620DE250" w14:textId="77777777" w:rsidR="008C2FC7" w:rsidRPr="00903DBA" w:rsidRDefault="008C2FC7" w:rsidP="008C2FC7">
      <w:pPr>
        <w:pStyle w:val="Code"/>
        <w:rPr>
          <w:highlight w:val="white"/>
        </w:rPr>
      </w:pPr>
      <w:r w:rsidRPr="00903DBA">
        <w:rPr>
          <w:highlight w:val="white"/>
        </w:rPr>
        <w:lastRenderedPageBreak/>
        <w:t xml:space="preserve">        List&lt;byte&gt; byteList =</w:t>
      </w:r>
    </w:p>
    <w:p w14:paraId="49B002F5" w14:textId="77777777" w:rsidR="008C2FC7" w:rsidRPr="00903DBA" w:rsidRDefault="008C2FC7" w:rsidP="008C2FC7">
      <w:pPr>
        <w:pStyle w:val="Code"/>
        <w:rPr>
          <w:highlight w:val="white"/>
        </w:rPr>
      </w:pPr>
      <w:r w:rsidRPr="00903DBA">
        <w:rPr>
          <w:highlight w:val="white"/>
        </w:rPr>
        <w:t xml:space="preserve">          LookupByteArray(Operator, operand0, offsetSize, valueSize);</w:t>
      </w:r>
    </w:p>
    <w:p w14:paraId="006E606D" w14:textId="77777777" w:rsidR="008C2FC7" w:rsidRPr="00903DBA" w:rsidRDefault="008C2FC7" w:rsidP="008C2FC7">
      <w:pPr>
        <w:pStyle w:val="Code"/>
        <w:rPr>
          <w:highlight w:val="white"/>
        </w:rPr>
      </w:pPr>
      <w:r w:rsidRPr="00903DBA">
        <w:rPr>
          <w:highlight w:val="white"/>
        </w:rPr>
        <w:t xml:space="preserve">        LoadByteList(byteList, byteList.Count - (offsetSize + valueSize),</w:t>
      </w:r>
    </w:p>
    <w:p w14:paraId="2575ECE6" w14:textId="77777777" w:rsidR="008C2FC7" w:rsidRPr="00903DBA" w:rsidRDefault="008C2FC7" w:rsidP="008C2FC7">
      <w:pPr>
        <w:pStyle w:val="Code"/>
        <w:rPr>
          <w:highlight w:val="white"/>
        </w:rPr>
      </w:pPr>
      <w:r w:rsidRPr="00903DBA">
        <w:rPr>
          <w:highlight w:val="white"/>
        </w:rPr>
        <w:t xml:space="preserve">                     offsetSize, offset);</w:t>
      </w:r>
    </w:p>
    <w:p w14:paraId="380DE8FB" w14:textId="77777777" w:rsidR="008C2FC7" w:rsidRPr="00903DBA" w:rsidRDefault="008C2FC7" w:rsidP="008C2FC7">
      <w:pPr>
        <w:pStyle w:val="Code"/>
        <w:rPr>
          <w:highlight w:val="white"/>
        </w:rPr>
      </w:pPr>
      <w:r w:rsidRPr="00903DBA">
        <w:rPr>
          <w:highlight w:val="white"/>
        </w:rPr>
        <w:t xml:space="preserve">        LoadByteList(byteList, byteList.Count - valueSize,</w:t>
      </w:r>
    </w:p>
    <w:p w14:paraId="08AFB7B9" w14:textId="77777777" w:rsidR="008C2FC7" w:rsidRPr="00903DBA" w:rsidRDefault="008C2FC7" w:rsidP="008C2FC7">
      <w:pPr>
        <w:pStyle w:val="Code"/>
        <w:rPr>
          <w:highlight w:val="white"/>
        </w:rPr>
      </w:pPr>
      <w:r w:rsidRPr="00903DBA">
        <w:rPr>
          <w:highlight w:val="white"/>
        </w:rPr>
        <w:t xml:space="preserve">                     valueSize, value);</w:t>
      </w:r>
    </w:p>
    <w:p w14:paraId="5827D76C" w14:textId="77777777" w:rsidR="008C2FC7" w:rsidRPr="00903DBA" w:rsidRDefault="008C2FC7" w:rsidP="008C2FC7">
      <w:pPr>
        <w:pStyle w:val="Code"/>
        <w:rPr>
          <w:highlight w:val="white"/>
        </w:rPr>
      </w:pPr>
      <w:r w:rsidRPr="00903DBA">
        <w:rPr>
          <w:highlight w:val="white"/>
        </w:rPr>
        <w:t xml:space="preserve">        return byteList;</w:t>
      </w:r>
    </w:p>
    <w:p w14:paraId="0B803250" w14:textId="77777777" w:rsidR="008C2FC7" w:rsidRPr="00903DBA" w:rsidRDefault="008C2FC7" w:rsidP="008C2FC7">
      <w:pPr>
        <w:pStyle w:val="Code"/>
        <w:rPr>
          <w:highlight w:val="white"/>
        </w:rPr>
      </w:pPr>
      <w:r w:rsidRPr="00903DBA">
        <w:rPr>
          <w:highlight w:val="white"/>
        </w:rPr>
        <w:t xml:space="preserve">      }</w:t>
      </w:r>
    </w:p>
    <w:p w14:paraId="5016E600" w14:textId="77777777" w:rsidR="008C2FC7" w:rsidRPr="00903DBA" w:rsidRDefault="008C2FC7" w:rsidP="008C2FC7">
      <w:pPr>
        <w:rPr>
          <w:highlight w:val="white"/>
        </w:rPr>
      </w:pPr>
      <w:r w:rsidRPr="00903DBA">
        <w:rPr>
          <w:highlight w:val="white"/>
        </w:rPr>
        <w:t>In category seven, we assign a register the value stored on an address, defined by a register and an offset or a static variable and an offset.</w:t>
      </w:r>
    </w:p>
    <w:p w14:paraId="19827E05" w14:textId="77777777" w:rsidR="008C2FC7" w:rsidRPr="00903DBA" w:rsidRDefault="008C2FC7" w:rsidP="008C2FC7">
      <w:pPr>
        <w:pStyle w:val="Code"/>
        <w:rPr>
          <w:highlight w:val="white"/>
        </w:rPr>
      </w:pPr>
      <w:r w:rsidRPr="00903DBA">
        <w:rPr>
          <w:highlight w:val="white"/>
        </w:rPr>
        <w:t xml:space="preserve">      // 7: mov ax, [bp + 2]; mov ax, [global + 4]</w:t>
      </w:r>
    </w:p>
    <w:p w14:paraId="3E294E7F" w14:textId="77777777" w:rsidR="008C2FC7" w:rsidRPr="00903DBA" w:rsidRDefault="008C2FC7" w:rsidP="008C2FC7">
      <w:pPr>
        <w:pStyle w:val="Code"/>
        <w:rPr>
          <w:highlight w:val="white"/>
        </w:rPr>
      </w:pPr>
      <w:r w:rsidRPr="00903DBA">
        <w:rPr>
          <w:highlight w:val="white"/>
        </w:rPr>
        <w:t xml:space="preserve">      else if ((operand0 is Register) &amp;&amp; ((operand1 is Register) ||</w:t>
      </w:r>
    </w:p>
    <w:p w14:paraId="51B53F51" w14:textId="77777777" w:rsidR="008C2FC7" w:rsidRPr="00903DBA" w:rsidRDefault="008C2FC7" w:rsidP="008C2FC7">
      <w:pPr>
        <w:pStyle w:val="Code"/>
        <w:rPr>
          <w:highlight w:val="white"/>
        </w:rPr>
      </w:pPr>
      <w:r w:rsidRPr="00903DBA">
        <w:rPr>
          <w:highlight w:val="white"/>
        </w:rPr>
        <w:t xml:space="preserve">               (operand1 is string)) &amp;&amp; (operand2 is int)) {</w:t>
      </w:r>
    </w:p>
    <w:p w14:paraId="314AF6D2" w14:textId="77777777" w:rsidR="008C2FC7" w:rsidRPr="00903DBA" w:rsidRDefault="008C2FC7" w:rsidP="008C2FC7">
      <w:pPr>
        <w:pStyle w:val="Code"/>
        <w:rPr>
          <w:highlight w:val="white"/>
        </w:rPr>
      </w:pPr>
      <w:r w:rsidRPr="00903DBA">
        <w:rPr>
          <w:highlight w:val="white"/>
        </w:rPr>
        <w:t xml:space="preserve">        Register register = (Register) operand0;</w:t>
      </w:r>
    </w:p>
    <w:p w14:paraId="23EB9B73" w14:textId="77777777" w:rsidR="008C2FC7" w:rsidRPr="00903DBA" w:rsidRDefault="008C2FC7" w:rsidP="008C2FC7">
      <w:pPr>
        <w:pStyle w:val="Code"/>
        <w:rPr>
          <w:highlight w:val="white"/>
        </w:rPr>
      </w:pPr>
      <w:r w:rsidRPr="00903DBA">
        <w:rPr>
          <w:highlight w:val="white"/>
        </w:rPr>
        <w:t xml:space="preserve">        int offset = (int) operand2;</w:t>
      </w:r>
    </w:p>
    <w:p w14:paraId="20B7575B" w14:textId="77777777" w:rsidR="008C2FC7" w:rsidRPr="00903DBA" w:rsidRDefault="008C2FC7" w:rsidP="008C2FC7">
      <w:pPr>
        <w:pStyle w:val="Code"/>
        <w:rPr>
          <w:highlight w:val="white"/>
        </w:rPr>
      </w:pPr>
      <w:r w:rsidRPr="00903DBA">
        <w:rPr>
          <w:highlight w:val="white"/>
        </w:rPr>
        <w:t xml:space="preserve">        int size = (operand1 is Register) ? SizeOfValue(offset)</w:t>
      </w:r>
    </w:p>
    <w:p w14:paraId="349F09F6" w14:textId="77777777" w:rsidR="008C2FC7" w:rsidRPr="00903DBA" w:rsidRDefault="008C2FC7" w:rsidP="008C2FC7">
      <w:pPr>
        <w:pStyle w:val="Code"/>
        <w:rPr>
          <w:highlight w:val="white"/>
        </w:rPr>
      </w:pPr>
      <w:r w:rsidRPr="00903DBA">
        <w:rPr>
          <w:highlight w:val="white"/>
        </w:rPr>
        <w:t xml:space="preserve">                                          : TypeSize.PointerSize;</w:t>
      </w:r>
    </w:p>
    <w:p w14:paraId="544DFC48" w14:textId="77777777" w:rsidR="008C2FC7" w:rsidRPr="00903DBA" w:rsidRDefault="008C2FC7" w:rsidP="008C2FC7">
      <w:pPr>
        <w:pStyle w:val="Code"/>
        <w:rPr>
          <w:highlight w:val="white"/>
        </w:rPr>
      </w:pPr>
      <w:r w:rsidRPr="00903DBA">
        <w:rPr>
          <w:highlight w:val="white"/>
        </w:rPr>
        <w:t xml:space="preserve">        List&lt;byte&gt; byteList =</w:t>
      </w:r>
    </w:p>
    <w:p w14:paraId="4ED42ECC" w14:textId="77777777" w:rsidR="008C2FC7" w:rsidRPr="00903DBA" w:rsidRDefault="008C2FC7" w:rsidP="008C2FC7">
      <w:pPr>
        <w:pStyle w:val="Code"/>
        <w:rPr>
          <w:highlight w:val="white"/>
        </w:rPr>
      </w:pPr>
      <w:r w:rsidRPr="00903DBA">
        <w:rPr>
          <w:highlight w:val="white"/>
        </w:rPr>
        <w:t xml:space="preserve">          LookupByteArray(Operator, register, operand1, size);</w:t>
      </w:r>
    </w:p>
    <w:p w14:paraId="3D141D61" w14:textId="77777777" w:rsidR="008C2FC7" w:rsidRPr="00903DBA" w:rsidRDefault="008C2FC7" w:rsidP="008C2FC7">
      <w:pPr>
        <w:pStyle w:val="Code"/>
        <w:rPr>
          <w:highlight w:val="white"/>
        </w:rPr>
      </w:pPr>
      <w:r w:rsidRPr="00903DBA">
        <w:rPr>
          <w:highlight w:val="white"/>
        </w:rPr>
        <w:t xml:space="preserve">        LoadByteList(byteList, byteList.Count - size, size, offset);</w:t>
      </w:r>
    </w:p>
    <w:p w14:paraId="47B7E0D7" w14:textId="77777777" w:rsidR="008C2FC7" w:rsidRPr="00903DBA" w:rsidRDefault="008C2FC7" w:rsidP="008C2FC7">
      <w:pPr>
        <w:pStyle w:val="Code"/>
        <w:rPr>
          <w:highlight w:val="white"/>
        </w:rPr>
      </w:pPr>
      <w:r w:rsidRPr="00903DBA">
        <w:rPr>
          <w:highlight w:val="white"/>
        </w:rPr>
        <w:t xml:space="preserve">        return byteList; </w:t>
      </w:r>
    </w:p>
    <w:p w14:paraId="74396055" w14:textId="77777777" w:rsidR="008C2FC7" w:rsidRPr="00903DBA" w:rsidRDefault="008C2FC7" w:rsidP="008C2FC7">
      <w:pPr>
        <w:pStyle w:val="Code"/>
        <w:rPr>
          <w:highlight w:val="white"/>
        </w:rPr>
      </w:pPr>
      <w:r w:rsidRPr="00903DBA">
        <w:rPr>
          <w:highlight w:val="white"/>
        </w:rPr>
        <w:t xml:space="preserve">      }</w:t>
      </w:r>
    </w:p>
    <w:p w14:paraId="5831A0FA" w14:textId="77777777" w:rsidR="008C2FC7" w:rsidRPr="00903DBA" w:rsidRDefault="008C2FC7" w:rsidP="008C2FC7">
      <w:pPr>
        <w:pStyle w:val="Code"/>
        <w:rPr>
          <w:highlight w:val="white"/>
        </w:rPr>
      </w:pPr>
      <w:r w:rsidRPr="00903DBA">
        <w:rPr>
          <w:highlight w:val="white"/>
        </w:rPr>
        <w:t xml:space="preserve">    }</w:t>
      </w:r>
    </w:p>
    <w:p w14:paraId="02F979A8"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LoadByteList</w:t>
      </w:r>
      <w:r w:rsidRPr="00903DBA">
        <w:rPr>
          <w:highlight w:val="white"/>
        </w:rPr>
        <w:t xml:space="preserve"> method load the byte list with a value.</w:t>
      </w:r>
    </w:p>
    <w:p w14:paraId="37BCC58C" w14:textId="77777777" w:rsidR="008C2FC7" w:rsidRPr="00903DBA" w:rsidRDefault="008C2FC7" w:rsidP="008C2FC7">
      <w:pPr>
        <w:pStyle w:val="Code"/>
        <w:rPr>
          <w:highlight w:val="white"/>
        </w:rPr>
      </w:pPr>
      <w:r w:rsidRPr="00903DBA">
        <w:rPr>
          <w:highlight w:val="white"/>
        </w:rPr>
        <w:t xml:space="preserve">    public static void LoadByteList(IList&lt;byte&gt; byteList, int index,</w:t>
      </w:r>
    </w:p>
    <w:p w14:paraId="5FF36972" w14:textId="77777777" w:rsidR="008C2FC7" w:rsidRPr="00903DBA" w:rsidRDefault="008C2FC7" w:rsidP="008C2FC7">
      <w:pPr>
        <w:pStyle w:val="Code"/>
        <w:rPr>
          <w:highlight w:val="white"/>
        </w:rPr>
      </w:pPr>
      <w:r w:rsidRPr="00903DBA">
        <w:rPr>
          <w:highlight w:val="white"/>
        </w:rPr>
        <w:t xml:space="preserve">                                    int size, BigInteger value) {</w:t>
      </w:r>
    </w:p>
    <w:p w14:paraId="1821263D" w14:textId="77777777" w:rsidR="008C2FC7" w:rsidRPr="00903DBA" w:rsidRDefault="008C2FC7" w:rsidP="008C2FC7">
      <w:pPr>
        <w:pStyle w:val="Code"/>
        <w:rPr>
          <w:highlight w:val="white"/>
        </w:rPr>
      </w:pPr>
      <w:r w:rsidRPr="00903DBA">
        <w:rPr>
          <w:highlight w:val="white"/>
        </w:rPr>
        <w:t xml:space="preserve">      switch (size) {</w:t>
      </w:r>
    </w:p>
    <w:p w14:paraId="4AC4B43F" w14:textId="77777777" w:rsidR="008C2FC7" w:rsidRPr="00903DBA" w:rsidRDefault="008C2FC7" w:rsidP="008C2FC7">
      <w:pPr>
        <w:pStyle w:val="Code"/>
        <w:rPr>
          <w:highlight w:val="white"/>
        </w:rPr>
      </w:pPr>
      <w:r w:rsidRPr="00903DBA">
        <w:rPr>
          <w:highlight w:val="white"/>
        </w:rPr>
        <w:t xml:space="preserve">        case 1: {</w:t>
      </w:r>
    </w:p>
    <w:p w14:paraId="7743B6AA" w14:textId="77777777" w:rsidR="008C2FC7" w:rsidRPr="00903DBA" w:rsidRDefault="008C2FC7" w:rsidP="008C2FC7">
      <w:pPr>
        <w:pStyle w:val="Code"/>
        <w:rPr>
          <w:highlight w:val="white"/>
        </w:rPr>
      </w:pPr>
      <w:r w:rsidRPr="00903DBA">
        <w:rPr>
          <w:highlight w:val="white"/>
        </w:rPr>
        <w:t xml:space="preserve">            if (value &lt; 0) {</w:t>
      </w:r>
    </w:p>
    <w:p w14:paraId="7BC39988" w14:textId="77777777" w:rsidR="008C2FC7" w:rsidRPr="00903DBA" w:rsidRDefault="008C2FC7" w:rsidP="008C2FC7">
      <w:pPr>
        <w:pStyle w:val="Code"/>
        <w:rPr>
          <w:highlight w:val="white"/>
        </w:rPr>
      </w:pPr>
      <w:r w:rsidRPr="00903DBA">
        <w:rPr>
          <w:highlight w:val="white"/>
        </w:rPr>
        <w:t xml:space="preserve">              byteList[index] = (byte) ((sbyte) value);</w:t>
      </w:r>
    </w:p>
    <w:p w14:paraId="19E5E753" w14:textId="77777777" w:rsidR="008C2FC7" w:rsidRPr="00903DBA" w:rsidRDefault="008C2FC7" w:rsidP="008C2FC7">
      <w:pPr>
        <w:pStyle w:val="Code"/>
        <w:rPr>
          <w:highlight w:val="white"/>
        </w:rPr>
      </w:pPr>
      <w:r w:rsidRPr="00903DBA">
        <w:rPr>
          <w:highlight w:val="white"/>
        </w:rPr>
        <w:t xml:space="preserve">            }</w:t>
      </w:r>
    </w:p>
    <w:p w14:paraId="23E82ACE" w14:textId="77777777" w:rsidR="008C2FC7" w:rsidRPr="00903DBA" w:rsidRDefault="008C2FC7" w:rsidP="008C2FC7">
      <w:pPr>
        <w:pStyle w:val="Code"/>
        <w:rPr>
          <w:highlight w:val="white"/>
        </w:rPr>
      </w:pPr>
      <w:r w:rsidRPr="00903DBA">
        <w:rPr>
          <w:highlight w:val="white"/>
        </w:rPr>
        <w:t xml:space="preserve">            else {</w:t>
      </w:r>
    </w:p>
    <w:p w14:paraId="1CBED789" w14:textId="77777777" w:rsidR="008C2FC7" w:rsidRPr="00903DBA" w:rsidRDefault="008C2FC7" w:rsidP="008C2FC7">
      <w:pPr>
        <w:pStyle w:val="Code"/>
        <w:rPr>
          <w:highlight w:val="white"/>
        </w:rPr>
      </w:pPr>
      <w:r w:rsidRPr="00903DBA">
        <w:rPr>
          <w:highlight w:val="white"/>
        </w:rPr>
        <w:t xml:space="preserve">              byteList[index] = (byte) value;</w:t>
      </w:r>
    </w:p>
    <w:p w14:paraId="605F6D2C" w14:textId="77777777" w:rsidR="008C2FC7" w:rsidRPr="00903DBA" w:rsidRDefault="008C2FC7" w:rsidP="008C2FC7">
      <w:pPr>
        <w:pStyle w:val="Code"/>
        <w:rPr>
          <w:highlight w:val="white"/>
        </w:rPr>
      </w:pPr>
      <w:r w:rsidRPr="00903DBA">
        <w:rPr>
          <w:highlight w:val="white"/>
        </w:rPr>
        <w:t xml:space="preserve">            }</w:t>
      </w:r>
    </w:p>
    <w:p w14:paraId="47EC18FC" w14:textId="77777777" w:rsidR="008C2FC7" w:rsidRPr="00903DBA" w:rsidRDefault="008C2FC7" w:rsidP="008C2FC7">
      <w:pPr>
        <w:pStyle w:val="Code"/>
        <w:rPr>
          <w:highlight w:val="white"/>
        </w:rPr>
      </w:pPr>
      <w:r w:rsidRPr="00903DBA">
        <w:rPr>
          <w:highlight w:val="white"/>
        </w:rPr>
        <w:t xml:space="preserve">          }</w:t>
      </w:r>
    </w:p>
    <w:p w14:paraId="478759E2" w14:textId="77777777" w:rsidR="008C2FC7" w:rsidRPr="00903DBA" w:rsidRDefault="008C2FC7" w:rsidP="008C2FC7">
      <w:pPr>
        <w:pStyle w:val="Code"/>
        <w:rPr>
          <w:highlight w:val="white"/>
        </w:rPr>
      </w:pPr>
      <w:r w:rsidRPr="00903DBA">
        <w:rPr>
          <w:highlight w:val="white"/>
        </w:rPr>
        <w:t xml:space="preserve">          break;</w:t>
      </w:r>
    </w:p>
    <w:p w14:paraId="2E9000E1" w14:textId="77777777" w:rsidR="008C2FC7" w:rsidRPr="00903DBA" w:rsidRDefault="008C2FC7" w:rsidP="008C2FC7">
      <w:pPr>
        <w:pStyle w:val="Code"/>
        <w:rPr>
          <w:highlight w:val="white"/>
        </w:rPr>
      </w:pPr>
    </w:p>
    <w:p w14:paraId="657E800B" w14:textId="77777777" w:rsidR="008C2FC7" w:rsidRPr="00903DBA" w:rsidRDefault="008C2FC7" w:rsidP="008C2FC7">
      <w:pPr>
        <w:pStyle w:val="Code"/>
        <w:rPr>
          <w:highlight w:val="white"/>
        </w:rPr>
      </w:pPr>
      <w:r w:rsidRPr="00903DBA">
        <w:rPr>
          <w:highlight w:val="white"/>
        </w:rPr>
        <w:t xml:space="preserve">        case 2: {</w:t>
      </w:r>
    </w:p>
    <w:p w14:paraId="41030AB3" w14:textId="77777777" w:rsidR="008C2FC7" w:rsidRPr="00903DBA" w:rsidRDefault="008C2FC7" w:rsidP="008C2FC7">
      <w:pPr>
        <w:pStyle w:val="Code"/>
        <w:rPr>
          <w:highlight w:val="white"/>
        </w:rPr>
      </w:pPr>
      <w:r w:rsidRPr="00903DBA">
        <w:rPr>
          <w:highlight w:val="white"/>
        </w:rPr>
        <w:t xml:space="preserve">            if (value &lt; 0) {</w:t>
      </w:r>
    </w:p>
    <w:p w14:paraId="2CBE53AA" w14:textId="77777777" w:rsidR="008C2FC7" w:rsidRPr="00903DBA" w:rsidRDefault="008C2FC7" w:rsidP="008C2FC7">
      <w:pPr>
        <w:pStyle w:val="Code"/>
        <w:rPr>
          <w:highlight w:val="white"/>
        </w:rPr>
      </w:pPr>
      <w:r w:rsidRPr="00903DBA">
        <w:rPr>
          <w:highlight w:val="white"/>
        </w:rPr>
        <w:t xml:space="preserve">              short shortValue = (short) value; </w:t>
      </w:r>
    </w:p>
    <w:p w14:paraId="1C9C640C" w14:textId="77777777" w:rsidR="008C2FC7" w:rsidRPr="00903DBA" w:rsidRDefault="008C2FC7" w:rsidP="008C2FC7">
      <w:pPr>
        <w:pStyle w:val="Code"/>
        <w:rPr>
          <w:highlight w:val="white"/>
        </w:rPr>
      </w:pPr>
      <w:r w:rsidRPr="00903DBA">
        <w:rPr>
          <w:highlight w:val="white"/>
        </w:rPr>
        <w:t xml:space="preserve">              byteList[index] = (byte) ((sbyte) shortValue);</w:t>
      </w:r>
    </w:p>
    <w:p w14:paraId="36B6D82F" w14:textId="77777777" w:rsidR="008C2FC7" w:rsidRPr="00903DBA" w:rsidRDefault="008C2FC7" w:rsidP="008C2FC7">
      <w:pPr>
        <w:pStyle w:val="Code"/>
        <w:rPr>
          <w:highlight w:val="white"/>
        </w:rPr>
      </w:pPr>
      <w:r w:rsidRPr="00903DBA">
        <w:rPr>
          <w:highlight w:val="white"/>
        </w:rPr>
        <w:t xml:space="preserve">              byteList[index + 1] = (byte) ((sbyte) (shortValue &gt;&gt; 8));</w:t>
      </w:r>
    </w:p>
    <w:p w14:paraId="1F9042EA" w14:textId="77777777" w:rsidR="008C2FC7" w:rsidRPr="00903DBA" w:rsidRDefault="008C2FC7" w:rsidP="008C2FC7">
      <w:pPr>
        <w:pStyle w:val="Code"/>
        <w:rPr>
          <w:highlight w:val="white"/>
        </w:rPr>
      </w:pPr>
      <w:r w:rsidRPr="00903DBA">
        <w:rPr>
          <w:highlight w:val="white"/>
        </w:rPr>
        <w:t xml:space="preserve">            }</w:t>
      </w:r>
    </w:p>
    <w:p w14:paraId="7C63DB8D" w14:textId="77777777" w:rsidR="008C2FC7" w:rsidRPr="00903DBA" w:rsidRDefault="008C2FC7" w:rsidP="008C2FC7">
      <w:pPr>
        <w:pStyle w:val="Code"/>
        <w:rPr>
          <w:highlight w:val="white"/>
        </w:rPr>
      </w:pPr>
      <w:r w:rsidRPr="00903DBA">
        <w:rPr>
          <w:highlight w:val="white"/>
        </w:rPr>
        <w:t xml:space="preserve">            else {</w:t>
      </w:r>
    </w:p>
    <w:p w14:paraId="1DEABA8B" w14:textId="77777777" w:rsidR="008C2FC7" w:rsidRPr="00903DBA" w:rsidRDefault="008C2FC7" w:rsidP="008C2FC7">
      <w:pPr>
        <w:pStyle w:val="Code"/>
        <w:rPr>
          <w:highlight w:val="white"/>
        </w:rPr>
      </w:pPr>
      <w:r w:rsidRPr="00903DBA">
        <w:rPr>
          <w:highlight w:val="white"/>
        </w:rPr>
        <w:t xml:space="preserve">              ushort ushortValue = (ushort) value; </w:t>
      </w:r>
    </w:p>
    <w:p w14:paraId="510325F6" w14:textId="77777777" w:rsidR="008C2FC7" w:rsidRPr="00903DBA" w:rsidRDefault="008C2FC7" w:rsidP="008C2FC7">
      <w:pPr>
        <w:pStyle w:val="Code"/>
        <w:rPr>
          <w:highlight w:val="white"/>
        </w:rPr>
      </w:pPr>
      <w:r w:rsidRPr="00903DBA">
        <w:rPr>
          <w:highlight w:val="white"/>
        </w:rPr>
        <w:t xml:space="preserve">              byteList[index] = (byte) ushortValue;</w:t>
      </w:r>
    </w:p>
    <w:p w14:paraId="00D42271" w14:textId="77777777" w:rsidR="008C2FC7" w:rsidRPr="00903DBA" w:rsidRDefault="008C2FC7" w:rsidP="008C2FC7">
      <w:pPr>
        <w:pStyle w:val="Code"/>
        <w:rPr>
          <w:highlight w:val="white"/>
        </w:rPr>
      </w:pPr>
      <w:r w:rsidRPr="00903DBA">
        <w:rPr>
          <w:highlight w:val="white"/>
        </w:rPr>
        <w:t xml:space="preserve">              byteList[index + 1] = (byte) (ushortValue &gt;&gt; 8);</w:t>
      </w:r>
    </w:p>
    <w:p w14:paraId="6539F4E2" w14:textId="77777777" w:rsidR="008C2FC7" w:rsidRPr="00903DBA" w:rsidRDefault="008C2FC7" w:rsidP="008C2FC7">
      <w:pPr>
        <w:pStyle w:val="Code"/>
        <w:rPr>
          <w:highlight w:val="white"/>
        </w:rPr>
      </w:pPr>
      <w:r w:rsidRPr="00903DBA">
        <w:rPr>
          <w:highlight w:val="white"/>
        </w:rPr>
        <w:t xml:space="preserve">            }</w:t>
      </w:r>
    </w:p>
    <w:p w14:paraId="7B7465E7" w14:textId="77777777" w:rsidR="008C2FC7" w:rsidRPr="00903DBA" w:rsidRDefault="008C2FC7" w:rsidP="008C2FC7">
      <w:pPr>
        <w:pStyle w:val="Code"/>
        <w:rPr>
          <w:highlight w:val="white"/>
        </w:rPr>
      </w:pPr>
      <w:r w:rsidRPr="00903DBA">
        <w:rPr>
          <w:highlight w:val="white"/>
        </w:rPr>
        <w:t xml:space="preserve">          }</w:t>
      </w:r>
    </w:p>
    <w:p w14:paraId="3B76587D" w14:textId="77777777" w:rsidR="008C2FC7" w:rsidRPr="00903DBA" w:rsidRDefault="008C2FC7" w:rsidP="008C2FC7">
      <w:pPr>
        <w:pStyle w:val="Code"/>
        <w:rPr>
          <w:highlight w:val="white"/>
        </w:rPr>
      </w:pPr>
      <w:r w:rsidRPr="00903DBA">
        <w:rPr>
          <w:highlight w:val="white"/>
        </w:rPr>
        <w:t xml:space="preserve">          break;</w:t>
      </w:r>
    </w:p>
    <w:p w14:paraId="462D79C5" w14:textId="77777777" w:rsidR="008C2FC7" w:rsidRPr="00903DBA" w:rsidRDefault="008C2FC7" w:rsidP="008C2FC7">
      <w:pPr>
        <w:pStyle w:val="Code"/>
        <w:rPr>
          <w:highlight w:val="white"/>
        </w:rPr>
      </w:pPr>
    </w:p>
    <w:p w14:paraId="59A5438C" w14:textId="77777777" w:rsidR="008C2FC7" w:rsidRPr="00903DBA" w:rsidRDefault="008C2FC7" w:rsidP="008C2FC7">
      <w:pPr>
        <w:pStyle w:val="Code"/>
        <w:rPr>
          <w:highlight w:val="white"/>
        </w:rPr>
      </w:pPr>
      <w:r w:rsidRPr="00903DBA">
        <w:rPr>
          <w:highlight w:val="white"/>
        </w:rPr>
        <w:t xml:space="preserve">        case 4: {</w:t>
      </w:r>
    </w:p>
    <w:p w14:paraId="341D288D" w14:textId="77777777" w:rsidR="008C2FC7" w:rsidRPr="00903DBA" w:rsidRDefault="008C2FC7" w:rsidP="008C2FC7">
      <w:pPr>
        <w:pStyle w:val="Code"/>
        <w:rPr>
          <w:highlight w:val="white"/>
        </w:rPr>
      </w:pPr>
      <w:r w:rsidRPr="00903DBA">
        <w:rPr>
          <w:highlight w:val="white"/>
        </w:rPr>
        <w:t xml:space="preserve">            if (value &lt; 0) {</w:t>
      </w:r>
    </w:p>
    <w:p w14:paraId="5DA98921" w14:textId="77777777" w:rsidR="008C2FC7" w:rsidRPr="00903DBA" w:rsidRDefault="008C2FC7" w:rsidP="008C2FC7">
      <w:pPr>
        <w:pStyle w:val="Code"/>
        <w:rPr>
          <w:highlight w:val="white"/>
        </w:rPr>
      </w:pPr>
      <w:r w:rsidRPr="00903DBA">
        <w:rPr>
          <w:highlight w:val="white"/>
        </w:rPr>
        <w:t xml:space="preserve">              int intValue = (int) value; </w:t>
      </w:r>
    </w:p>
    <w:p w14:paraId="4BFEA402" w14:textId="77777777" w:rsidR="008C2FC7" w:rsidRPr="00903DBA" w:rsidRDefault="008C2FC7" w:rsidP="008C2FC7">
      <w:pPr>
        <w:pStyle w:val="Code"/>
        <w:rPr>
          <w:highlight w:val="white"/>
        </w:rPr>
      </w:pPr>
      <w:r w:rsidRPr="00903DBA">
        <w:rPr>
          <w:highlight w:val="white"/>
        </w:rPr>
        <w:lastRenderedPageBreak/>
        <w:t xml:space="preserve">              byteList[index] = (byte) ((sbyte) intValue);</w:t>
      </w:r>
    </w:p>
    <w:p w14:paraId="02E6C596" w14:textId="77777777" w:rsidR="008C2FC7" w:rsidRPr="00903DBA" w:rsidRDefault="008C2FC7" w:rsidP="008C2FC7">
      <w:pPr>
        <w:pStyle w:val="Code"/>
        <w:rPr>
          <w:highlight w:val="white"/>
        </w:rPr>
      </w:pPr>
      <w:r w:rsidRPr="00903DBA">
        <w:rPr>
          <w:highlight w:val="white"/>
        </w:rPr>
        <w:t xml:space="preserve">              byteList[index + 1] = (byte) ((sbyte) (intValue &gt;&gt; 8));</w:t>
      </w:r>
    </w:p>
    <w:p w14:paraId="6A36AB56" w14:textId="77777777" w:rsidR="008C2FC7" w:rsidRPr="00903DBA" w:rsidRDefault="008C2FC7" w:rsidP="008C2FC7">
      <w:pPr>
        <w:pStyle w:val="Code"/>
        <w:rPr>
          <w:highlight w:val="white"/>
        </w:rPr>
      </w:pPr>
      <w:r w:rsidRPr="00903DBA">
        <w:rPr>
          <w:highlight w:val="white"/>
        </w:rPr>
        <w:t xml:space="preserve">              byteList[index + 2] = (byte) ((sbyte) (intValue &gt;&gt; 16));</w:t>
      </w:r>
    </w:p>
    <w:p w14:paraId="4E57E3A7" w14:textId="77777777" w:rsidR="008C2FC7" w:rsidRPr="00903DBA" w:rsidRDefault="008C2FC7" w:rsidP="008C2FC7">
      <w:pPr>
        <w:pStyle w:val="Code"/>
        <w:rPr>
          <w:highlight w:val="white"/>
        </w:rPr>
      </w:pPr>
      <w:r w:rsidRPr="00903DBA">
        <w:rPr>
          <w:highlight w:val="white"/>
        </w:rPr>
        <w:t xml:space="preserve">              byteList[index + 3] = (byte) ((sbyte) (intValue &gt;&gt; 24));</w:t>
      </w:r>
    </w:p>
    <w:p w14:paraId="1CC54D3F" w14:textId="77777777" w:rsidR="008C2FC7" w:rsidRPr="00903DBA" w:rsidRDefault="008C2FC7" w:rsidP="008C2FC7">
      <w:pPr>
        <w:pStyle w:val="Code"/>
        <w:rPr>
          <w:highlight w:val="white"/>
        </w:rPr>
      </w:pPr>
      <w:r w:rsidRPr="00903DBA">
        <w:rPr>
          <w:highlight w:val="white"/>
        </w:rPr>
        <w:t xml:space="preserve">            }</w:t>
      </w:r>
    </w:p>
    <w:p w14:paraId="5831199D" w14:textId="77777777" w:rsidR="008C2FC7" w:rsidRPr="00903DBA" w:rsidRDefault="008C2FC7" w:rsidP="008C2FC7">
      <w:pPr>
        <w:pStyle w:val="Code"/>
        <w:rPr>
          <w:highlight w:val="white"/>
        </w:rPr>
      </w:pPr>
      <w:r w:rsidRPr="00903DBA">
        <w:rPr>
          <w:highlight w:val="white"/>
        </w:rPr>
        <w:t xml:space="preserve">            else {</w:t>
      </w:r>
    </w:p>
    <w:p w14:paraId="6EB090EC" w14:textId="77777777" w:rsidR="008C2FC7" w:rsidRPr="00903DBA" w:rsidRDefault="008C2FC7" w:rsidP="008C2FC7">
      <w:pPr>
        <w:pStyle w:val="Code"/>
        <w:rPr>
          <w:highlight w:val="white"/>
        </w:rPr>
      </w:pPr>
      <w:r w:rsidRPr="00903DBA">
        <w:rPr>
          <w:highlight w:val="white"/>
        </w:rPr>
        <w:t xml:space="preserve">              uint uintValue = (uint) value; </w:t>
      </w:r>
    </w:p>
    <w:p w14:paraId="06B4955D" w14:textId="77777777" w:rsidR="008C2FC7" w:rsidRPr="00903DBA" w:rsidRDefault="008C2FC7" w:rsidP="008C2FC7">
      <w:pPr>
        <w:pStyle w:val="Code"/>
        <w:rPr>
          <w:highlight w:val="white"/>
        </w:rPr>
      </w:pPr>
      <w:r w:rsidRPr="00903DBA">
        <w:rPr>
          <w:highlight w:val="white"/>
        </w:rPr>
        <w:t xml:space="preserve">              byteList[index] = (byte) uintValue;</w:t>
      </w:r>
    </w:p>
    <w:p w14:paraId="58D2CC5A" w14:textId="77777777" w:rsidR="008C2FC7" w:rsidRPr="00903DBA" w:rsidRDefault="008C2FC7" w:rsidP="008C2FC7">
      <w:pPr>
        <w:pStyle w:val="Code"/>
        <w:rPr>
          <w:highlight w:val="white"/>
        </w:rPr>
      </w:pPr>
      <w:r w:rsidRPr="00903DBA">
        <w:rPr>
          <w:highlight w:val="white"/>
        </w:rPr>
        <w:t xml:space="preserve">              byteList[index + 1] = (byte) (uintValue &gt;&gt; 8);</w:t>
      </w:r>
    </w:p>
    <w:p w14:paraId="29F6820C" w14:textId="77777777" w:rsidR="008C2FC7" w:rsidRPr="00903DBA" w:rsidRDefault="008C2FC7" w:rsidP="008C2FC7">
      <w:pPr>
        <w:pStyle w:val="Code"/>
        <w:rPr>
          <w:highlight w:val="white"/>
        </w:rPr>
      </w:pPr>
      <w:r w:rsidRPr="00903DBA">
        <w:rPr>
          <w:highlight w:val="white"/>
        </w:rPr>
        <w:t xml:space="preserve">              byteList[index + 2] = (byte) (uintValue &gt;&gt; 16);</w:t>
      </w:r>
    </w:p>
    <w:p w14:paraId="70E7C8AB" w14:textId="77777777" w:rsidR="008C2FC7" w:rsidRPr="00903DBA" w:rsidRDefault="008C2FC7" w:rsidP="008C2FC7">
      <w:pPr>
        <w:pStyle w:val="Code"/>
        <w:rPr>
          <w:highlight w:val="white"/>
        </w:rPr>
      </w:pPr>
      <w:r w:rsidRPr="00903DBA">
        <w:rPr>
          <w:highlight w:val="white"/>
        </w:rPr>
        <w:t xml:space="preserve">              byteList[index + 3] = (byte) (uintValue &gt;&gt; 24);</w:t>
      </w:r>
    </w:p>
    <w:p w14:paraId="070A3ED0" w14:textId="77777777" w:rsidR="008C2FC7" w:rsidRPr="00903DBA" w:rsidRDefault="008C2FC7" w:rsidP="008C2FC7">
      <w:pPr>
        <w:pStyle w:val="Code"/>
        <w:rPr>
          <w:highlight w:val="white"/>
        </w:rPr>
      </w:pPr>
      <w:r w:rsidRPr="00903DBA">
        <w:rPr>
          <w:highlight w:val="white"/>
        </w:rPr>
        <w:t xml:space="preserve">            }</w:t>
      </w:r>
    </w:p>
    <w:p w14:paraId="2F185A40" w14:textId="77777777" w:rsidR="008C2FC7" w:rsidRPr="00903DBA" w:rsidRDefault="008C2FC7" w:rsidP="008C2FC7">
      <w:pPr>
        <w:pStyle w:val="Code"/>
        <w:rPr>
          <w:highlight w:val="white"/>
        </w:rPr>
      </w:pPr>
      <w:r w:rsidRPr="00903DBA">
        <w:rPr>
          <w:highlight w:val="white"/>
        </w:rPr>
        <w:t xml:space="preserve">          }</w:t>
      </w:r>
    </w:p>
    <w:p w14:paraId="544B14ED" w14:textId="77777777" w:rsidR="008C2FC7" w:rsidRPr="00903DBA" w:rsidRDefault="008C2FC7" w:rsidP="008C2FC7">
      <w:pPr>
        <w:pStyle w:val="Code"/>
        <w:rPr>
          <w:highlight w:val="white"/>
        </w:rPr>
      </w:pPr>
      <w:r w:rsidRPr="00903DBA">
        <w:rPr>
          <w:highlight w:val="white"/>
        </w:rPr>
        <w:t xml:space="preserve">          break;</w:t>
      </w:r>
    </w:p>
    <w:p w14:paraId="5F6EB378" w14:textId="77777777" w:rsidR="008C2FC7" w:rsidRPr="00903DBA" w:rsidRDefault="008C2FC7" w:rsidP="008C2FC7">
      <w:pPr>
        <w:pStyle w:val="Code"/>
        <w:rPr>
          <w:highlight w:val="white"/>
        </w:rPr>
      </w:pPr>
      <w:r w:rsidRPr="00903DBA">
        <w:rPr>
          <w:highlight w:val="white"/>
        </w:rPr>
        <w:t xml:space="preserve">      }</w:t>
      </w:r>
    </w:p>
    <w:p w14:paraId="34E7E799" w14:textId="77777777" w:rsidR="008C2FC7" w:rsidRPr="00903DBA" w:rsidRDefault="008C2FC7" w:rsidP="008C2FC7">
      <w:pPr>
        <w:pStyle w:val="Code"/>
        <w:rPr>
          <w:highlight w:val="white"/>
        </w:rPr>
      </w:pPr>
      <w:r w:rsidRPr="00903DBA">
        <w:rPr>
          <w:highlight w:val="white"/>
        </w:rPr>
        <w:t xml:space="preserve">    }</w:t>
      </w:r>
    </w:p>
    <w:p w14:paraId="3FACACBA" w14:textId="77777777" w:rsidR="008C2FC7" w:rsidRPr="00903DBA" w:rsidRDefault="008C2FC7" w:rsidP="008C2FC7">
      <w:pPr>
        <w:rPr>
          <w:highlight w:val="white"/>
        </w:rPr>
      </w:pPr>
      <w:r w:rsidRPr="00903DBA">
        <w:rPr>
          <w:highlight w:val="white"/>
        </w:rPr>
        <w:t xml:space="preserve">The </w:t>
      </w:r>
      <w:r w:rsidRPr="00903DBA">
        <w:rPr>
          <w:rStyle w:val="KeyWord0"/>
          <w:highlight w:val="white"/>
        </w:rPr>
        <w:t>LookupByteArray</w:t>
      </w:r>
      <w:r w:rsidRPr="00903DBA">
        <w:rPr>
          <w:highlight w:val="white"/>
        </w:rPr>
        <w:t xml:space="preserve"> method looks up the assembly code instruction in the </w:t>
      </w:r>
      <w:r w:rsidRPr="00903DBA">
        <w:rPr>
          <w:rStyle w:val="KeyWord0"/>
          <w:highlight w:val="white"/>
        </w:rPr>
        <w:t>MainArrayMap</w:t>
      </w:r>
      <w:r w:rsidRPr="00903DBA">
        <w:rPr>
          <w:highlight w:val="white"/>
        </w:rPr>
        <w:t xml:space="preserve"> map in </w:t>
      </w:r>
      <w:r w:rsidRPr="00903DBA">
        <w:rPr>
          <w:rStyle w:val="KeyWord0"/>
          <w:highlight w:val="white"/>
        </w:rPr>
        <w:t>ObjectCodeTable</w:t>
      </w:r>
      <w:r w:rsidRPr="00903DBA">
        <w:rPr>
          <w:highlight w:val="white"/>
        </w:rPr>
        <w:t>.</w:t>
      </w:r>
    </w:p>
    <w:p w14:paraId="5E6B34BC" w14:textId="77777777" w:rsidR="008C2FC7" w:rsidRPr="00903DBA" w:rsidRDefault="008C2FC7" w:rsidP="008C2FC7">
      <w:pPr>
        <w:pStyle w:val="Code"/>
        <w:rPr>
          <w:highlight w:val="white"/>
        </w:rPr>
      </w:pPr>
      <w:r w:rsidRPr="00903DBA">
        <w:rPr>
          <w:highlight w:val="white"/>
        </w:rPr>
        <w:t xml:space="preserve">    public static List&lt;byte&gt; LookupByteArray(AssemblyOperator objectOp,</w:t>
      </w:r>
    </w:p>
    <w:p w14:paraId="51D2EFFB" w14:textId="77777777" w:rsidR="008C2FC7" w:rsidRPr="00903DBA" w:rsidRDefault="008C2FC7" w:rsidP="008C2FC7">
      <w:pPr>
        <w:pStyle w:val="Code"/>
        <w:rPr>
          <w:highlight w:val="white"/>
        </w:rPr>
      </w:pPr>
      <w:r w:rsidRPr="00903DBA">
        <w:rPr>
          <w:highlight w:val="white"/>
        </w:rPr>
        <w:t xml:space="preserve">                      object operand1 = null, object operand2 = null,</w:t>
      </w:r>
    </w:p>
    <w:p w14:paraId="244D484D" w14:textId="77777777" w:rsidR="008C2FC7" w:rsidRPr="00903DBA" w:rsidRDefault="008C2FC7" w:rsidP="008C2FC7">
      <w:pPr>
        <w:pStyle w:val="Code"/>
        <w:rPr>
          <w:highlight w:val="white"/>
        </w:rPr>
      </w:pPr>
      <w:r w:rsidRPr="00903DBA">
        <w:rPr>
          <w:highlight w:val="white"/>
        </w:rPr>
        <w:t xml:space="preserve">                      object operand3 = null) {</w:t>
      </w:r>
    </w:p>
    <w:p w14:paraId="43DB7CD3" w14:textId="77777777" w:rsidR="008C2FC7" w:rsidRPr="00903DBA" w:rsidRDefault="008C2FC7" w:rsidP="008C2FC7">
      <w:pPr>
        <w:pStyle w:val="Code"/>
        <w:rPr>
          <w:highlight w:val="white"/>
        </w:rPr>
      </w:pPr>
      <w:r w:rsidRPr="00903DBA">
        <w:rPr>
          <w:highlight w:val="white"/>
        </w:rPr>
        <w:t xml:space="preserve">      if ((objectOp == AssemblyOperator.shl) ||</w:t>
      </w:r>
    </w:p>
    <w:p w14:paraId="56509619" w14:textId="77777777" w:rsidR="008C2FC7" w:rsidRPr="00903DBA" w:rsidRDefault="008C2FC7" w:rsidP="008C2FC7">
      <w:pPr>
        <w:pStyle w:val="Code"/>
        <w:rPr>
          <w:highlight w:val="white"/>
        </w:rPr>
      </w:pPr>
      <w:r w:rsidRPr="00903DBA">
        <w:rPr>
          <w:highlight w:val="white"/>
        </w:rPr>
        <w:t xml:space="preserve">          (objectOp == AssemblyOperator.shr)) {</w:t>
      </w:r>
    </w:p>
    <w:p w14:paraId="6C9B290D" w14:textId="77777777" w:rsidR="008C2FC7" w:rsidRPr="00903DBA" w:rsidRDefault="008C2FC7" w:rsidP="008C2FC7">
      <w:pPr>
        <w:pStyle w:val="Code"/>
        <w:rPr>
          <w:highlight w:val="white"/>
        </w:rPr>
      </w:pPr>
      <w:r w:rsidRPr="00903DBA">
        <w:rPr>
          <w:highlight w:val="white"/>
        </w:rPr>
        <w:t xml:space="preserve">        operand1 = (operand1 is BigInteger) ? 0L : operand1;</w:t>
      </w:r>
    </w:p>
    <w:p w14:paraId="1782CE1D" w14:textId="77777777" w:rsidR="008C2FC7" w:rsidRPr="00903DBA" w:rsidRDefault="008C2FC7" w:rsidP="008C2FC7">
      <w:pPr>
        <w:pStyle w:val="Code"/>
        <w:rPr>
          <w:highlight w:val="white"/>
        </w:rPr>
      </w:pPr>
      <w:r w:rsidRPr="00903DBA">
        <w:rPr>
          <w:highlight w:val="white"/>
        </w:rPr>
        <w:t xml:space="preserve">        operand2 = (operand2 is BigInteger) ? 0L : operand2;</w:t>
      </w:r>
    </w:p>
    <w:p w14:paraId="1029E1B7" w14:textId="77777777" w:rsidR="008C2FC7" w:rsidRPr="00903DBA" w:rsidRDefault="008C2FC7" w:rsidP="008C2FC7">
      <w:pPr>
        <w:pStyle w:val="Code"/>
        <w:rPr>
          <w:highlight w:val="white"/>
        </w:rPr>
      </w:pPr>
      <w:r w:rsidRPr="00903DBA">
        <w:rPr>
          <w:highlight w:val="white"/>
        </w:rPr>
        <w:t xml:space="preserve">        operand3 = (operand3 is BigInteger) ? 0L : operand3;</w:t>
      </w:r>
    </w:p>
    <w:p w14:paraId="31C4DF48" w14:textId="77777777" w:rsidR="008C2FC7" w:rsidRPr="00903DBA" w:rsidRDefault="008C2FC7" w:rsidP="008C2FC7">
      <w:pPr>
        <w:pStyle w:val="Code"/>
        <w:rPr>
          <w:highlight w:val="white"/>
        </w:rPr>
      </w:pPr>
      <w:r w:rsidRPr="00903DBA">
        <w:rPr>
          <w:highlight w:val="white"/>
        </w:rPr>
        <w:t xml:space="preserve">      }</w:t>
      </w:r>
    </w:p>
    <w:p w14:paraId="68B690AA" w14:textId="6B5BDCEC" w:rsidR="008C2FC7" w:rsidRPr="00903DBA" w:rsidRDefault="008C2FC7" w:rsidP="008C2FC7">
      <w:pPr>
        <w:rPr>
          <w:highlight w:val="white"/>
        </w:rPr>
      </w:pPr>
      <w:r w:rsidRPr="00903DBA">
        <w:rPr>
          <w:highlight w:val="white"/>
        </w:rPr>
        <w:t>If any of the operands is a string, it shall be changed to null.</w:t>
      </w:r>
    </w:p>
    <w:p w14:paraId="3ED8BCD9" w14:textId="77777777" w:rsidR="008C2FC7" w:rsidRPr="00903DBA" w:rsidRDefault="008C2FC7" w:rsidP="008C2FC7">
      <w:pPr>
        <w:pStyle w:val="Code"/>
        <w:rPr>
          <w:highlight w:val="white"/>
        </w:rPr>
      </w:pPr>
      <w:r w:rsidRPr="00903DBA">
        <w:rPr>
          <w:highlight w:val="white"/>
        </w:rPr>
        <w:t xml:space="preserve">      operand0 = (operand0 is string) ? null : operand0;</w:t>
      </w:r>
    </w:p>
    <w:p w14:paraId="1BD1AAAC" w14:textId="77777777" w:rsidR="008C2FC7" w:rsidRPr="00903DBA" w:rsidRDefault="008C2FC7" w:rsidP="008C2FC7">
      <w:pPr>
        <w:pStyle w:val="Code"/>
        <w:rPr>
          <w:highlight w:val="white"/>
        </w:rPr>
      </w:pPr>
      <w:r w:rsidRPr="00903DBA">
        <w:rPr>
          <w:highlight w:val="white"/>
        </w:rPr>
        <w:t xml:space="preserve">      operand1 = (operand1 is string) ? null : operand1;</w:t>
      </w:r>
    </w:p>
    <w:p w14:paraId="558D5A28" w14:textId="77777777" w:rsidR="008C2FC7" w:rsidRPr="00903DBA" w:rsidRDefault="008C2FC7" w:rsidP="008C2FC7">
      <w:pPr>
        <w:pStyle w:val="Code"/>
        <w:rPr>
          <w:highlight w:val="white"/>
        </w:rPr>
      </w:pPr>
      <w:r w:rsidRPr="00903DBA">
        <w:rPr>
          <w:highlight w:val="white"/>
        </w:rPr>
        <w:t xml:space="preserve">      operand2 = (operand2 is string) ? null : operand2;</w:t>
      </w:r>
    </w:p>
    <w:p w14:paraId="2AC889EC" w14:textId="77777777" w:rsidR="008C2FC7" w:rsidRPr="00903DBA" w:rsidRDefault="008C2FC7" w:rsidP="008C2FC7">
      <w:pPr>
        <w:pStyle w:val="Code"/>
        <w:rPr>
          <w:highlight w:val="white"/>
        </w:rPr>
      </w:pPr>
    </w:p>
    <w:p w14:paraId="6A5FF0F5" w14:textId="77777777" w:rsidR="008C2FC7" w:rsidRPr="00903DBA" w:rsidRDefault="008C2FC7" w:rsidP="008C2FC7">
      <w:pPr>
        <w:pStyle w:val="Code"/>
        <w:rPr>
          <w:highlight w:val="white"/>
        </w:rPr>
      </w:pPr>
      <w:r w:rsidRPr="00903DBA">
        <w:rPr>
          <w:highlight w:val="white"/>
        </w:rPr>
        <w:t xml:space="preserve">      ObjectCodeInfo info =</w:t>
      </w:r>
    </w:p>
    <w:p w14:paraId="7DABD91E" w14:textId="77777777" w:rsidR="008C2FC7" w:rsidRPr="00903DBA" w:rsidRDefault="008C2FC7" w:rsidP="008C2FC7">
      <w:pPr>
        <w:pStyle w:val="Code"/>
        <w:rPr>
          <w:highlight w:val="white"/>
        </w:rPr>
      </w:pPr>
      <w:r w:rsidRPr="00903DBA">
        <w:rPr>
          <w:highlight w:val="white"/>
        </w:rPr>
        <w:t xml:space="preserve">        new ObjectCodeInfo(objectOp, operand1, operand2, operand3);</w:t>
      </w:r>
    </w:p>
    <w:p w14:paraId="44B5463D" w14:textId="77777777" w:rsidR="008C2FC7" w:rsidRPr="00903DBA" w:rsidRDefault="008C2FC7" w:rsidP="008C2FC7">
      <w:pPr>
        <w:pStyle w:val="Code"/>
        <w:rPr>
          <w:highlight w:val="white"/>
        </w:rPr>
      </w:pPr>
      <w:r w:rsidRPr="00903DBA">
        <w:rPr>
          <w:highlight w:val="white"/>
        </w:rPr>
        <w:t xml:space="preserve">      byte[] byteArray = ObjectCodeTable.MainArrayMap[info];</w:t>
      </w:r>
    </w:p>
    <w:p w14:paraId="79547330" w14:textId="77777777" w:rsidR="008C2FC7" w:rsidRPr="00903DBA" w:rsidRDefault="008C2FC7" w:rsidP="008C2FC7">
      <w:pPr>
        <w:pStyle w:val="Code"/>
        <w:rPr>
          <w:highlight w:val="white"/>
        </w:rPr>
      </w:pPr>
      <w:r w:rsidRPr="00903DBA">
        <w:rPr>
          <w:highlight w:val="white"/>
        </w:rPr>
        <w:t xml:space="preserve">      Assert.ErrorXXX(byteArray != null);</w:t>
      </w:r>
    </w:p>
    <w:p w14:paraId="37D40142" w14:textId="77777777" w:rsidR="008C2FC7" w:rsidRPr="00903DBA" w:rsidRDefault="008C2FC7" w:rsidP="008C2FC7">
      <w:pPr>
        <w:pStyle w:val="Code"/>
        <w:rPr>
          <w:highlight w:val="white"/>
        </w:rPr>
      </w:pPr>
      <w:r w:rsidRPr="00903DBA">
        <w:rPr>
          <w:highlight w:val="white"/>
        </w:rPr>
        <w:t xml:space="preserve">      List&lt;byte&gt; byteList = new List&lt;byte&gt;();</w:t>
      </w:r>
    </w:p>
    <w:p w14:paraId="5B410E87" w14:textId="77777777" w:rsidR="008C2FC7" w:rsidRPr="00903DBA" w:rsidRDefault="008C2FC7" w:rsidP="008C2FC7">
      <w:pPr>
        <w:pStyle w:val="Code"/>
        <w:rPr>
          <w:highlight w:val="white"/>
        </w:rPr>
      </w:pPr>
    </w:p>
    <w:p w14:paraId="69D72ACE" w14:textId="77777777" w:rsidR="008C2FC7" w:rsidRPr="00903DBA" w:rsidRDefault="008C2FC7" w:rsidP="008C2FC7">
      <w:pPr>
        <w:pStyle w:val="Code"/>
        <w:rPr>
          <w:highlight w:val="white"/>
        </w:rPr>
      </w:pPr>
      <w:r w:rsidRPr="00903DBA">
        <w:rPr>
          <w:highlight w:val="white"/>
        </w:rPr>
        <w:t xml:space="preserve">      foreach (byte b in byteArray) {</w:t>
      </w:r>
    </w:p>
    <w:p w14:paraId="7E9211E6" w14:textId="77777777" w:rsidR="008C2FC7" w:rsidRPr="00903DBA" w:rsidRDefault="008C2FC7" w:rsidP="008C2FC7">
      <w:pPr>
        <w:pStyle w:val="Code"/>
        <w:rPr>
          <w:highlight w:val="white"/>
        </w:rPr>
      </w:pPr>
      <w:r w:rsidRPr="00903DBA">
        <w:rPr>
          <w:highlight w:val="white"/>
        </w:rPr>
        <w:t xml:space="preserve">        byteList.Add(b);</w:t>
      </w:r>
    </w:p>
    <w:p w14:paraId="44C5A86E" w14:textId="77777777" w:rsidR="008C2FC7" w:rsidRPr="00903DBA" w:rsidRDefault="008C2FC7" w:rsidP="008C2FC7">
      <w:pPr>
        <w:pStyle w:val="Code"/>
        <w:rPr>
          <w:highlight w:val="white"/>
        </w:rPr>
      </w:pPr>
      <w:r w:rsidRPr="00903DBA">
        <w:rPr>
          <w:highlight w:val="white"/>
        </w:rPr>
        <w:t xml:space="preserve">      }</w:t>
      </w:r>
    </w:p>
    <w:p w14:paraId="6DDB51CF" w14:textId="77777777" w:rsidR="008C2FC7" w:rsidRPr="00903DBA" w:rsidRDefault="008C2FC7" w:rsidP="008C2FC7">
      <w:pPr>
        <w:pStyle w:val="Code"/>
        <w:rPr>
          <w:highlight w:val="white"/>
        </w:rPr>
      </w:pPr>
    </w:p>
    <w:p w14:paraId="11DE67D7" w14:textId="77777777" w:rsidR="008C2FC7" w:rsidRPr="00903DBA" w:rsidRDefault="008C2FC7" w:rsidP="008C2FC7">
      <w:pPr>
        <w:pStyle w:val="Code"/>
        <w:rPr>
          <w:highlight w:val="white"/>
        </w:rPr>
      </w:pPr>
      <w:r w:rsidRPr="00903DBA">
        <w:rPr>
          <w:highlight w:val="white"/>
        </w:rPr>
        <w:t xml:space="preserve">      return byteList;</w:t>
      </w:r>
    </w:p>
    <w:p w14:paraId="238A5906" w14:textId="3908D7E7" w:rsidR="00CC21E0" w:rsidRPr="00903DBA" w:rsidRDefault="008C2FC7" w:rsidP="008C2FC7">
      <w:pPr>
        <w:pStyle w:val="Code"/>
        <w:rPr>
          <w:highlight w:val="white"/>
        </w:rPr>
      </w:pPr>
      <w:r w:rsidRPr="00903DBA">
        <w:rPr>
          <w:highlight w:val="white"/>
        </w:rPr>
        <w:t xml:space="preserve">    }</w:t>
      </w:r>
    </w:p>
    <w:p w14:paraId="2A558C14" w14:textId="74DED918" w:rsidR="00BF5F11" w:rsidRPr="00903DBA" w:rsidRDefault="00BF5F11" w:rsidP="00BF5F11">
      <w:pPr>
        <w:pStyle w:val="Rubrik2"/>
      </w:pPr>
      <w:bookmarkStart w:id="460" w:name="_Ref419646553"/>
      <w:bookmarkStart w:id="461" w:name="_Toc57656120"/>
      <w:r w:rsidRPr="00903DBA">
        <w:t>Linking</w:t>
      </w:r>
      <w:bookmarkEnd w:id="460"/>
      <w:bookmarkEnd w:id="461"/>
    </w:p>
    <w:bookmarkEnd w:id="443"/>
    <w:p w14:paraId="1D942E16" w14:textId="5CE06595" w:rsidR="0040618B" w:rsidRPr="00903DBA" w:rsidRDefault="0040618B" w:rsidP="0040618B">
      <w:r w:rsidRPr="00903DBA">
        <w:t>The linker if the final part of the compilation process. Its merges together the compiled files and generates an executable file.</w:t>
      </w:r>
      <w:r w:rsidR="00092532" w:rsidRPr="00903DBA">
        <w:t xml:space="preserve"> To be more exact, it has the following tasks:</w:t>
      </w:r>
    </w:p>
    <w:p w14:paraId="27A5EF61" w14:textId="4A8EF2A3" w:rsidR="00092532" w:rsidRPr="00903DBA" w:rsidRDefault="00092532" w:rsidP="00092532">
      <w:pPr>
        <w:pStyle w:val="Liststycke"/>
        <w:numPr>
          <w:ilvl w:val="0"/>
          <w:numId w:val="140"/>
        </w:numPr>
      </w:pPr>
      <w:r w:rsidRPr="00903DBA">
        <w:t>To resolve access to static symbols</w:t>
      </w:r>
    </w:p>
    <w:p w14:paraId="68FF425C" w14:textId="69E3A1D9" w:rsidR="00092532" w:rsidRPr="00903DBA" w:rsidRDefault="00092532" w:rsidP="00092532">
      <w:pPr>
        <w:pStyle w:val="Liststycke"/>
        <w:numPr>
          <w:ilvl w:val="0"/>
          <w:numId w:val="140"/>
        </w:numPr>
      </w:pPr>
      <w:r w:rsidRPr="00903DBA">
        <w:t>To resolve function calls.</w:t>
      </w:r>
    </w:p>
    <w:p w14:paraId="5CC5045B" w14:textId="4484476A" w:rsidR="00092532" w:rsidRPr="00903DBA" w:rsidRDefault="00092532" w:rsidP="00092532">
      <w:pPr>
        <w:pStyle w:val="Liststycke"/>
        <w:numPr>
          <w:ilvl w:val="0"/>
          <w:numId w:val="140"/>
        </w:numPr>
      </w:pPr>
      <w:r w:rsidRPr="00903DBA">
        <w:t>To resolve return addresses.</w:t>
      </w:r>
    </w:p>
    <w:p w14:paraId="21B495BC" w14:textId="13578280" w:rsidR="00EE4EC9" w:rsidRPr="00903DBA" w:rsidRDefault="00EE4EC9" w:rsidP="00EE4EC9">
      <w:pPr>
        <w:pStyle w:val="Rubrik3"/>
      </w:pPr>
      <w:bookmarkStart w:id="462" w:name="_Toc57656121"/>
      <w:r w:rsidRPr="00903DBA">
        <w:lastRenderedPageBreak/>
        <w:t>The Linker Class</w:t>
      </w:r>
      <w:bookmarkEnd w:id="462"/>
    </w:p>
    <w:p w14:paraId="6E403FB9" w14:textId="7D798A20" w:rsidR="007503AC" w:rsidRPr="00903DBA" w:rsidRDefault="007503AC" w:rsidP="007503AC">
      <w:r w:rsidRPr="00903DBA">
        <w:t xml:space="preserve">The </w:t>
      </w:r>
      <w:proofErr w:type="spellStart"/>
      <w:r w:rsidRPr="00903DBA">
        <w:rPr>
          <w:rStyle w:val="CodeInText"/>
        </w:rPr>
        <w:t>LinkerInfo</w:t>
      </w:r>
      <w:proofErr w:type="spellEnd"/>
      <w:r w:rsidRPr="00903DBA">
        <w:t xml:space="preserve"> class holds the information of a function </w:t>
      </w:r>
      <w:r w:rsidR="00C37108" w:rsidRPr="00903DBA">
        <w:t>definition</w:t>
      </w:r>
      <w:r w:rsidRPr="00903DBA">
        <w:t xml:space="preserve"> or a static variable:</w:t>
      </w:r>
    </w:p>
    <w:p w14:paraId="31D9A09B" w14:textId="77777777" w:rsidR="00E61F62" w:rsidRPr="00903DBA" w:rsidRDefault="008B7D09" w:rsidP="00E61F62">
      <w:pPr>
        <w:pStyle w:val="Liststycke"/>
        <w:numPr>
          <w:ilvl w:val="0"/>
          <w:numId w:val="99"/>
        </w:numPr>
      </w:pPr>
      <w:proofErr w:type="spellStart"/>
      <w:r w:rsidRPr="00903DBA">
        <w:rPr>
          <w:rStyle w:val="CodeInText"/>
        </w:rPr>
        <w:t>m</w:t>
      </w:r>
      <w:r w:rsidR="00D21DFD" w:rsidRPr="00903DBA">
        <w:rPr>
          <w:rStyle w:val="CodeInText"/>
        </w:rPr>
        <w:t>_fullName</w:t>
      </w:r>
      <w:proofErr w:type="spellEnd"/>
      <w:r w:rsidR="00C90584" w:rsidRPr="00903DBA">
        <w:t>: t</w:t>
      </w:r>
      <w:r w:rsidR="00A4082A" w:rsidRPr="00903DBA">
        <w:t xml:space="preserve">he full name of the </w:t>
      </w:r>
      <w:r w:rsidR="00AB21C4" w:rsidRPr="00903DBA">
        <w:t>function or static variable.</w:t>
      </w:r>
      <w:r w:rsidR="000101FD" w:rsidRPr="00903DBA">
        <w:t xml:space="preserve"> The full name of a function or global variable with external linkage is just its regular name, while the full name of </w:t>
      </w:r>
    </w:p>
    <w:p w14:paraId="04F332A7" w14:textId="25EC89DA" w:rsidR="00E61F62" w:rsidRPr="00903DBA" w:rsidRDefault="006B074A" w:rsidP="00E61F62">
      <w:pPr>
        <w:pStyle w:val="Liststycke"/>
        <w:numPr>
          <w:ilvl w:val="0"/>
          <w:numId w:val="99"/>
        </w:numPr>
      </w:pPr>
      <w:proofErr w:type="spellStart"/>
      <w:r w:rsidRPr="00903DBA">
        <w:rPr>
          <w:rStyle w:val="CodeInText"/>
        </w:rPr>
        <w:t>m_entryPoint</w:t>
      </w:r>
      <w:proofErr w:type="spellEnd"/>
      <w:r w:rsidR="00C90584" w:rsidRPr="00903DBA">
        <w:t>: t</w:t>
      </w:r>
      <w:r w:rsidR="00E61F62" w:rsidRPr="00903DBA">
        <w:t xml:space="preserve">he function </w:t>
      </w:r>
      <w:r w:rsidR="00650DC1" w:rsidRPr="00903DBA">
        <w:t>call entry point</w:t>
      </w:r>
      <w:r w:rsidR="00E61F62" w:rsidRPr="00903DBA">
        <w:t>, which may differ</w:t>
      </w:r>
      <w:r w:rsidR="00650DC1" w:rsidRPr="00903DBA">
        <w:t xml:space="preserve"> from the start address of the function</w:t>
      </w:r>
      <w:r w:rsidR="006A5F1A" w:rsidRPr="00903DBA">
        <w:t>.</w:t>
      </w:r>
      <w:r w:rsidR="00835721" w:rsidRPr="00903DBA">
        <w:t xml:space="preserve"> Actually, a function’s start </w:t>
      </w:r>
      <w:proofErr w:type="gramStart"/>
      <w:r w:rsidR="00835721" w:rsidRPr="00903DBA">
        <w:t>address</w:t>
      </w:r>
      <w:proofErr w:type="gramEnd"/>
      <w:r w:rsidR="00835721" w:rsidRPr="00903DBA">
        <w:t xml:space="preserve"> and </w:t>
      </w:r>
      <w:proofErr w:type="spellStart"/>
      <w:r w:rsidR="00835721" w:rsidRPr="00903DBA">
        <w:t>its</w:t>
      </w:r>
      <w:proofErr w:type="spellEnd"/>
      <w:r w:rsidR="00835721" w:rsidRPr="00903DBA">
        <w:t xml:space="preserve"> the entry point differs in one case only: when </w:t>
      </w:r>
      <w:r w:rsidR="00835721" w:rsidRPr="00903DBA">
        <w:rPr>
          <w:rStyle w:val="CodeInText"/>
        </w:rPr>
        <w:t>main</w:t>
      </w:r>
      <w:r w:rsidR="00835721" w:rsidRPr="00903DBA">
        <w:t xml:space="preserve"> is defined with the </w:t>
      </w:r>
      <w:proofErr w:type="spellStart"/>
      <w:r w:rsidR="00835721" w:rsidRPr="00903DBA">
        <w:rPr>
          <w:rStyle w:val="CodeInText"/>
        </w:rPr>
        <w:t>argc</w:t>
      </w:r>
      <w:proofErr w:type="spellEnd"/>
      <w:r w:rsidR="00835721" w:rsidRPr="00903DBA">
        <w:t xml:space="preserve"> and </w:t>
      </w:r>
      <w:proofErr w:type="spellStart"/>
      <w:r w:rsidR="00835721" w:rsidRPr="00903DBA">
        <w:rPr>
          <w:rStyle w:val="CodeInText"/>
        </w:rPr>
        <w:t>argv</w:t>
      </w:r>
      <w:proofErr w:type="spellEnd"/>
      <w:r w:rsidR="00835721" w:rsidRPr="00903DBA">
        <w:t xml:space="preserve"> parameters and is called recursively, which is allowed in the C standard. In that case, the first part of the main function holds code for initializing </w:t>
      </w:r>
      <w:proofErr w:type="spellStart"/>
      <w:r w:rsidR="00835721" w:rsidRPr="00903DBA">
        <w:rPr>
          <w:rStyle w:val="CodeInText"/>
        </w:rPr>
        <w:t>argc</w:t>
      </w:r>
      <w:proofErr w:type="spellEnd"/>
      <w:r w:rsidR="00835721" w:rsidRPr="00903DBA">
        <w:t xml:space="preserve"> and </w:t>
      </w:r>
      <w:proofErr w:type="spellStart"/>
      <w:r w:rsidR="00835721" w:rsidRPr="00903DBA">
        <w:rPr>
          <w:rStyle w:val="CodeInText"/>
        </w:rPr>
        <w:t>argv</w:t>
      </w:r>
      <w:proofErr w:type="spellEnd"/>
      <w:r w:rsidR="00835721" w:rsidRPr="00903DBA">
        <w:t>, which shall not be executed in a recursive call.</w:t>
      </w:r>
    </w:p>
    <w:p w14:paraId="00EAEA11" w14:textId="77777777" w:rsidR="006B074A" w:rsidRPr="00903DBA" w:rsidRDefault="006B074A" w:rsidP="0076353F">
      <w:pPr>
        <w:pStyle w:val="Liststycke"/>
        <w:numPr>
          <w:ilvl w:val="0"/>
          <w:numId w:val="99"/>
        </w:numPr>
      </w:pPr>
      <w:proofErr w:type="spellStart"/>
      <w:r w:rsidRPr="00903DBA">
        <w:rPr>
          <w:rStyle w:val="CodeInText"/>
        </w:rPr>
        <w:t>m_accessMap</w:t>
      </w:r>
      <w:proofErr w:type="spellEnd"/>
      <w:r w:rsidR="00C90584" w:rsidRPr="00903DBA">
        <w:t xml:space="preserve">: </w:t>
      </w:r>
      <w:r w:rsidR="00344BE1" w:rsidRPr="00903DBA">
        <w:t>the map of all accesses of function or static variables.</w:t>
      </w:r>
    </w:p>
    <w:p w14:paraId="4F2246E5" w14:textId="77777777" w:rsidR="006B074A" w:rsidRPr="00903DBA" w:rsidRDefault="006B074A" w:rsidP="0076353F">
      <w:pPr>
        <w:pStyle w:val="Liststycke"/>
        <w:numPr>
          <w:ilvl w:val="0"/>
          <w:numId w:val="99"/>
        </w:numPr>
      </w:pPr>
      <w:proofErr w:type="spellStart"/>
      <w:r w:rsidRPr="00903DBA">
        <w:rPr>
          <w:rStyle w:val="CodeInText"/>
        </w:rPr>
        <w:t>m_</w:t>
      </w:r>
      <w:r w:rsidR="00BC5E1E" w:rsidRPr="00903DBA">
        <w:rPr>
          <w:rStyle w:val="CodeInText"/>
        </w:rPr>
        <w:t>callMap</w:t>
      </w:r>
      <w:proofErr w:type="spellEnd"/>
      <w:r w:rsidR="00BC5E1E" w:rsidRPr="00903DBA">
        <w:t>:</w:t>
      </w:r>
      <w:r w:rsidR="00344BE1" w:rsidRPr="00903DBA">
        <w:t xml:space="preserve"> the map of all function calls. The reason we </w:t>
      </w:r>
      <w:r w:rsidR="00FF63D6" w:rsidRPr="00903DBA">
        <w:t>distinguish</w:t>
      </w:r>
      <w:r w:rsidR="00344BE1" w:rsidRPr="00903DBA">
        <w:t xml:space="preserve"> between </w:t>
      </w:r>
      <w:proofErr w:type="spellStart"/>
      <w:r w:rsidR="00344BE1" w:rsidRPr="00903DBA">
        <w:rPr>
          <w:rStyle w:val="CodeInText"/>
        </w:rPr>
        <w:t>m_accessMap</w:t>
      </w:r>
      <w:proofErr w:type="spellEnd"/>
      <w:r w:rsidR="00344BE1" w:rsidRPr="00903DBA">
        <w:t xml:space="preserve"> and </w:t>
      </w:r>
      <w:proofErr w:type="spellStart"/>
      <w:r w:rsidR="00344BE1" w:rsidRPr="00903DBA">
        <w:rPr>
          <w:rStyle w:val="CodeInText"/>
        </w:rPr>
        <w:t>m_callMap</w:t>
      </w:r>
      <w:proofErr w:type="spellEnd"/>
      <w:r w:rsidR="00344BE1" w:rsidRPr="00903DBA">
        <w:t xml:space="preserve"> is that accesses are </w:t>
      </w:r>
      <w:r w:rsidR="00A37C7B" w:rsidRPr="00903DBA">
        <w:t>absolute</w:t>
      </w:r>
      <w:r w:rsidR="00344BE1" w:rsidRPr="00903DBA">
        <w:t xml:space="preserve"> while function calls are relative.</w:t>
      </w:r>
    </w:p>
    <w:p w14:paraId="7106AC49" w14:textId="77777777" w:rsidR="006B074A" w:rsidRPr="00903DBA" w:rsidRDefault="006B074A" w:rsidP="0076353F">
      <w:pPr>
        <w:pStyle w:val="Liststycke"/>
        <w:numPr>
          <w:ilvl w:val="0"/>
          <w:numId w:val="99"/>
        </w:numPr>
      </w:pPr>
      <w:proofErr w:type="spellStart"/>
      <w:r w:rsidRPr="00903DBA">
        <w:rPr>
          <w:rStyle w:val="CodeInText"/>
        </w:rPr>
        <w:t>m_</w:t>
      </w:r>
      <w:r w:rsidR="00BC5E1E" w:rsidRPr="00903DBA">
        <w:rPr>
          <w:rStyle w:val="CodeInText"/>
        </w:rPr>
        <w:t>returnSet</w:t>
      </w:r>
      <w:proofErr w:type="spellEnd"/>
      <w:r w:rsidR="00BC5E1E" w:rsidRPr="00903DBA">
        <w:t>:</w:t>
      </w:r>
      <w:r w:rsidR="00FF63D6" w:rsidRPr="00903DBA">
        <w:t xml:space="preserve"> the set o</w:t>
      </w:r>
      <w:r w:rsidR="008B097B" w:rsidRPr="00903DBA">
        <w:t>f all return address assignments.</w:t>
      </w:r>
    </w:p>
    <w:p w14:paraId="280C63CF" w14:textId="3BAEE149" w:rsidR="006B074A" w:rsidRPr="00903DBA" w:rsidRDefault="006B074A" w:rsidP="0076353F">
      <w:pPr>
        <w:pStyle w:val="Liststycke"/>
        <w:numPr>
          <w:ilvl w:val="0"/>
          <w:numId w:val="99"/>
        </w:numPr>
      </w:pPr>
      <w:proofErr w:type="spellStart"/>
      <w:r w:rsidRPr="00903DBA">
        <w:rPr>
          <w:rStyle w:val="CodeInText"/>
        </w:rPr>
        <w:t>m_</w:t>
      </w:r>
      <w:r w:rsidR="00BC5E1E" w:rsidRPr="00903DBA">
        <w:rPr>
          <w:rStyle w:val="CodeInText"/>
        </w:rPr>
        <w:t>byteList</w:t>
      </w:r>
      <w:proofErr w:type="spellEnd"/>
      <w:r w:rsidR="00BC5E1E" w:rsidRPr="00903DBA">
        <w:t>:</w:t>
      </w:r>
      <w:r w:rsidR="008B097B" w:rsidRPr="00903DBA">
        <w:t xml:space="preserve"> the actual code of the function or </w:t>
      </w:r>
      <w:r w:rsidR="00F4217C" w:rsidRPr="00903DBA">
        <w:t>initialization</w:t>
      </w:r>
      <w:r w:rsidR="00A37C7B" w:rsidRPr="00903DBA">
        <w:t xml:space="preserve"> </w:t>
      </w:r>
      <w:r w:rsidR="008B097B" w:rsidRPr="00903DBA">
        <w:t>data of the static variable.</w:t>
      </w:r>
      <w:r w:rsidR="007D0024" w:rsidRPr="00903DBA">
        <w:t xml:space="preserve"> If the static variable is un</w:t>
      </w:r>
      <w:r w:rsidR="00266D64" w:rsidRPr="00903DBA">
        <w:t>initialized</w:t>
      </w:r>
      <w:r w:rsidR="007D0024" w:rsidRPr="00903DBA">
        <w:t>, all data is zero.</w:t>
      </w:r>
    </w:p>
    <w:p w14:paraId="0A827FC9" w14:textId="77777777" w:rsidR="00F6417F" w:rsidRPr="00903DBA" w:rsidRDefault="004E4EB0" w:rsidP="004E4EB0">
      <w:r w:rsidRPr="00903DBA">
        <w:t xml:space="preserve">The </w:t>
      </w:r>
      <w:r w:rsidRPr="00903DBA">
        <w:rPr>
          <w:rStyle w:val="CodeInText"/>
        </w:rPr>
        <w:t>Linker</w:t>
      </w:r>
      <w:r w:rsidRPr="00903DBA">
        <w:t xml:space="preserve"> class</w:t>
      </w:r>
      <w:r w:rsidR="005B486C" w:rsidRPr="00903DBA">
        <w:t xml:space="preserve"> merge </w:t>
      </w:r>
      <w:r w:rsidR="00D000C7" w:rsidRPr="00903DBA">
        <w:t>code of the object files and modifies the global accesses, function call</w:t>
      </w:r>
      <w:r w:rsidR="0003716F" w:rsidRPr="00903DBA">
        <w:t>s</w:t>
      </w:r>
      <w:r w:rsidR="00D000C7" w:rsidRPr="00903DBA">
        <w:t>,</w:t>
      </w:r>
      <w:r w:rsidR="00D70339" w:rsidRPr="00903DBA">
        <w:t xml:space="preserve"> and</w:t>
      </w:r>
      <w:r w:rsidR="00D000C7" w:rsidRPr="00903DBA">
        <w:t xml:space="preserve"> return </w:t>
      </w:r>
      <w:r w:rsidR="0003716F" w:rsidRPr="00903DBA">
        <w:t>assignments</w:t>
      </w:r>
      <w:r w:rsidR="001D5527" w:rsidRPr="00903DBA">
        <w:t xml:space="preserve"> and save</w:t>
      </w:r>
      <w:r w:rsidR="00013B7A" w:rsidRPr="00903DBA">
        <w:t>s the final code in a com-file, which is executable in 16-bits Windows</w:t>
      </w:r>
      <w:r w:rsidR="00072191" w:rsidRPr="00903DBA">
        <w:t>.</w:t>
      </w:r>
      <w:r w:rsidR="00F6417F" w:rsidRPr="00903DBA">
        <w:t xml:space="preserve"> More specific, the linker has the following tasks:</w:t>
      </w:r>
    </w:p>
    <w:p w14:paraId="4B6D03E2" w14:textId="77777777" w:rsidR="00F6417F" w:rsidRPr="00903DBA" w:rsidRDefault="005064F2" w:rsidP="00F6417F">
      <w:pPr>
        <w:pStyle w:val="Liststycke"/>
        <w:numPr>
          <w:ilvl w:val="0"/>
          <w:numId w:val="102"/>
        </w:numPr>
      </w:pPr>
      <w:proofErr w:type="gramStart"/>
      <w:r w:rsidRPr="00903DBA">
        <w:t>First</w:t>
      </w:r>
      <w:proofErr w:type="gramEnd"/>
      <w:r w:rsidRPr="00903DBA">
        <w:t xml:space="preserve"> we </w:t>
      </w:r>
      <w:r w:rsidR="008B5778" w:rsidRPr="00903DBA">
        <w:t xml:space="preserve">load all function and static variables from all the object files and </w:t>
      </w:r>
      <w:r w:rsidR="00917942" w:rsidRPr="00903DBA">
        <w:t xml:space="preserve">to </w:t>
      </w:r>
      <w:r w:rsidR="008B5778" w:rsidRPr="00903DBA">
        <w:t xml:space="preserve">make sure </w:t>
      </w:r>
      <w:r w:rsidR="006F4B5A" w:rsidRPr="00903DBA">
        <w:t xml:space="preserve">that </w:t>
      </w:r>
      <w:r w:rsidR="008B5778" w:rsidRPr="00903DBA">
        <w:t xml:space="preserve">two elements </w:t>
      </w:r>
      <w:r w:rsidR="00296128" w:rsidRPr="00903DBA">
        <w:t xml:space="preserve">do not </w:t>
      </w:r>
      <w:r w:rsidR="008B5778" w:rsidRPr="00903DBA">
        <w:t>share the same name.</w:t>
      </w:r>
    </w:p>
    <w:p w14:paraId="303AC1FB" w14:textId="77777777" w:rsidR="00296128" w:rsidRPr="00903DBA" w:rsidRDefault="005064F2" w:rsidP="00F6417F">
      <w:pPr>
        <w:pStyle w:val="Liststycke"/>
        <w:numPr>
          <w:ilvl w:val="0"/>
          <w:numId w:val="102"/>
        </w:numPr>
      </w:pPr>
      <w:r w:rsidRPr="00903DBA">
        <w:t xml:space="preserve">The we </w:t>
      </w:r>
      <w:r w:rsidR="00293565" w:rsidRPr="00903DBA">
        <w:t>i</w:t>
      </w:r>
      <w:r w:rsidR="00296128" w:rsidRPr="00903DBA">
        <w:t xml:space="preserve">dentify the </w:t>
      </w:r>
      <w:r w:rsidR="00296128" w:rsidRPr="00903DBA">
        <w:rPr>
          <w:rStyle w:val="CodeInText"/>
        </w:rPr>
        <w:t>main</w:t>
      </w:r>
      <w:r w:rsidR="00296128" w:rsidRPr="00903DBA">
        <w:t xml:space="preserve"> function and trace all functions and global variables reachable from </w:t>
      </w:r>
      <w:r w:rsidR="00296128" w:rsidRPr="00903DBA">
        <w:rPr>
          <w:rStyle w:val="CodeInText"/>
        </w:rPr>
        <w:t>main</w:t>
      </w:r>
      <w:r w:rsidR="00296128" w:rsidRPr="00903DBA">
        <w:t xml:space="preserve">. All elements not reachable from </w:t>
      </w:r>
      <w:r w:rsidR="00296128" w:rsidRPr="00903DBA">
        <w:rPr>
          <w:rStyle w:val="CodeInText"/>
        </w:rPr>
        <w:t>main</w:t>
      </w:r>
      <w:r w:rsidR="00296128" w:rsidRPr="00903DBA">
        <w:t xml:space="preserve"> are discarded.</w:t>
      </w:r>
    </w:p>
    <w:p w14:paraId="59307B98" w14:textId="77777777" w:rsidR="007B5A8B" w:rsidRPr="00903DBA" w:rsidRDefault="00AE77D6" w:rsidP="00F6417F">
      <w:pPr>
        <w:pStyle w:val="Liststycke"/>
        <w:numPr>
          <w:ilvl w:val="0"/>
          <w:numId w:val="102"/>
        </w:numPr>
      </w:pPr>
      <w:r w:rsidRPr="00903DBA">
        <w:t xml:space="preserve">For each function or </w:t>
      </w:r>
      <w:r w:rsidR="00B50D7B" w:rsidRPr="00903DBA">
        <w:t xml:space="preserve">global </w:t>
      </w:r>
      <w:proofErr w:type="gramStart"/>
      <w:r w:rsidR="00B50D7B" w:rsidRPr="00903DBA">
        <w:t>variable</w:t>
      </w:r>
      <w:proofErr w:type="gramEnd"/>
      <w:r w:rsidR="00B50D7B" w:rsidRPr="00903DBA">
        <w:t xml:space="preserve"> we modifies all accesses, and for each function we modify all calls and return assignments.</w:t>
      </w:r>
    </w:p>
    <w:p w14:paraId="34026603" w14:textId="77777777" w:rsidR="00293565" w:rsidRPr="00903DBA" w:rsidRDefault="00B65949" w:rsidP="00F6417F">
      <w:pPr>
        <w:pStyle w:val="Liststycke"/>
        <w:numPr>
          <w:ilvl w:val="0"/>
          <w:numId w:val="102"/>
        </w:numPr>
      </w:pPr>
      <w:r w:rsidRPr="00903DBA">
        <w:t xml:space="preserve">Finally, we save the code and data for all elements reachable from </w:t>
      </w:r>
      <w:r w:rsidRPr="00903DBA">
        <w:rPr>
          <w:rStyle w:val="CodeInText"/>
        </w:rPr>
        <w:t>main</w:t>
      </w:r>
      <w:r w:rsidRPr="00903DBA">
        <w:t xml:space="preserve"> in the com-file.</w:t>
      </w:r>
    </w:p>
    <w:p w14:paraId="5B105B3A" w14:textId="77777777" w:rsidR="00D70339" w:rsidRPr="00903DBA" w:rsidRDefault="001B717F" w:rsidP="004E4EB0">
      <w:r w:rsidRPr="00903DBA">
        <w:t>There are several maps:</w:t>
      </w:r>
    </w:p>
    <w:p w14:paraId="1D88AD9E" w14:textId="77777777" w:rsidR="00431169" w:rsidRPr="00903DBA" w:rsidRDefault="00396672" w:rsidP="001B717F">
      <w:pPr>
        <w:pStyle w:val="Liststycke"/>
        <w:numPr>
          <w:ilvl w:val="0"/>
          <w:numId w:val="100"/>
        </w:numPr>
      </w:pPr>
      <w:proofErr w:type="spellStart"/>
      <w:r w:rsidRPr="00903DBA">
        <w:rPr>
          <w:rStyle w:val="CodeInText"/>
        </w:rPr>
        <w:t>m_globalMap</w:t>
      </w:r>
      <w:proofErr w:type="spellEnd"/>
      <w:r w:rsidR="001B717F" w:rsidRPr="00903DBA">
        <w:rPr>
          <w:rStyle w:val="CodeInText"/>
        </w:rPr>
        <w:t>:</w:t>
      </w:r>
      <w:r w:rsidRPr="00903DBA">
        <w:t xml:space="preserve"> </w:t>
      </w:r>
      <w:r w:rsidR="0023128A" w:rsidRPr="00903DBA">
        <w:t>holds all functions and static variables of all object files.</w:t>
      </w:r>
      <w:r w:rsidRPr="00903DBA">
        <w:t xml:space="preserve"> </w:t>
      </w:r>
    </w:p>
    <w:p w14:paraId="1F794F4E" w14:textId="77777777" w:rsidR="00431169" w:rsidRPr="00903DBA" w:rsidRDefault="00396672" w:rsidP="00B96F81">
      <w:pPr>
        <w:pStyle w:val="Liststycke"/>
        <w:numPr>
          <w:ilvl w:val="0"/>
          <w:numId w:val="100"/>
        </w:numPr>
      </w:pPr>
      <w:proofErr w:type="spellStart"/>
      <w:r w:rsidRPr="00903DBA">
        <w:rPr>
          <w:rStyle w:val="CodeInText"/>
        </w:rPr>
        <w:t>m_globalList</w:t>
      </w:r>
      <w:proofErr w:type="spellEnd"/>
      <w:r w:rsidR="00431169" w:rsidRPr="00903DBA">
        <w:rPr>
          <w:rStyle w:val="CodeInText"/>
        </w:rPr>
        <w:t>:</w:t>
      </w:r>
      <w:r w:rsidRPr="00903DBA">
        <w:t xml:space="preserve"> holds all </w:t>
      </w:r>
      <w:r w:rsidR="0023128A" w:rsidRPr="00903DBA">
        <w:t>functions and static variables r</w:t>
      </w:r>
      <w:r w:rsidRPr="00903DBA">
        <w:t xml:space="preserve">eachable from </w:t>
      </w:r>
      <w:r w:rsidRPr="00903DBA">
        <w:rPr>
          <w:rStyle w:val="CodeInText"/>
        </w:rPr>
        <w:t>main</w:t>
      </w:r>
      <w:r w:rsidRPr="00903DBA">
        <w:t xml:space="preserve">, where </w:t>
      </w:r>
      <w:r w:rsidRPr="00903DBA">
        <w:rPr>
          <w:rStyle w:val="CodeInText"/>
        </w:rPr>
        <w:t>main</w:t>
      </w:r>
      <w:r w:rsidRPr="00903DBA">
        <w:t xml:space="preserve"> is always placed first.</w:t>
      </w:r>
    </w:p>
    <w:p w14:paraId="0BE43310" w14:textId="77777777" w:rsidR="00431169" w:rsidRPr="00903DBA" w:rsidRDefault="00396672" w:rsidP="001B717F">
      <w:pPr>
        <w:pStyle w:val="Liststycke"/>
        <w:numPr>
          <w:ilvl w:val="0"/>
          <w:numId w:val="100"/>
        </w:numPr>
      </w:pPr>
      <w:proofErr w:type="spellStart"/>
      <w:r w:rsidRPr="00903DBA">
        <w:rPr>
          <w:rStyle w:val="CodeInText"/>
        </w:rPr>
        <w:t>m_addressMap</w:t>
      </w:r>
      <w:proofErr w:type="spellEnd"/>
      <w:r w:rsidRPr="00903DBA">
        <w:t xml:space="preserve"> holds the beginning of </w:t>
      </w:r>
      <w:r w:rsidR="00602D3F" w:rsidRPr="00903DBA">
        <w:t xml:space="preserve">each </w:t>
      </w:r>
      <w:r w:rsidR="0001265B" w:rsidRPr="00903DBA">
        <w:t>function or static variables</w:t>
      </w:r>
      <w:r w:rsidR="00725125" w:rsidRPr="00903DBA">
        <w:t xml:space="preserve"> in the final code.</w:t>
      </w:r>
    </w:p>
    <w:p w14:paraId="4C87AA7A" w14:textId="22288CC3" w:rsidR="00237A20" w:rsidRPr="00903DBA" w:rsidRDefault="004C5083" w:rsidP="001B717F">
      <w:pPr>
        <w:pStyle w:val="Liststycke"/>
        <w:numPr>
          <w:ilvl w:val="0"/>
          <w:numId w:val="100"/>
        </w:numPr>
      </w:pPr>
      <w:proofErr w:type="spellStart"/>
      <w:r w:rsidRPr="00903DBA">
        <w:rPr>
          <w:rStyle w:val="CodeInText"/>
        </w:rPr>
        <w:t>m_entryMap</w:t>
      </w:r>
      <w:proofErr w:type="spellEnd"/>
      <w:r w:rsidRPr="00903DBA">
        <w:t xml:space="preserve"> holds the entry point of each function.</w:t>
      </w:r>
      <w:r w:rsidR="00835721" w:rsidRPr="00903DBA">
        <w:t xml:space="preserve"> As mention in Section </w:t>
      </w:r>
      <w:r w:rsidR="00835721" w:rsidRPr="00903DBA">
        <w:fldChar w:fldCharType="begin"/>
      </w:r>
      <w:r w:rsidR="00835721" w:rsidRPr="00903DBA">
        <w:instrText xml:space="preserve"> REF _Ref419646553 \r \h </w:instrText>
      </w:r>
      <w:r w:rsidR="00835721" w:rsidRPr="00903DBA">
        <w:fldChar w:fldCharType="separate"/>
      </w:r>
      <w:r w:rsidR="005F7BC3" w:rsidRPr="00903DBA">
        <w:t>12.2</w:t>
      </w:r>
      <w:r w:rsidR="00835721" w:rsidRPr="00903DBA">
        <w:fldChar w:fldCharType="end"/>
      </w:r>
      <w:r w:rsidR="00835721" w:rsidRPr="00903DBA">
        <w:t xml:space="preserve">, a function’s start address and </w:t>
      </w:r>
      <w:proofErr w:type="spellStart"/>
      <w:r w:rsidR="00835721" w:rsidRPr="00903DBA">
        <w:t>its</w:t>
      </w:r>
      <w:proofErr w:type="spellEnd"/>
      <w:r w:rsidR="00835721" w:rsidRPr="00903DBA">
        <w:t xml:space="preserve"> the entry point differs only when </w:t>
      </w:r>
      <w:r w:rsidR="00835721" w:rsidRPr="00903DBA">
        <w:rPr>
          <w:rStyle w:val="CodeInText"/>
        </w:rPr>
        <w:t>main</w:t>
      </w:r>
      <w:r w:rsidR="00835721" w:rsidRPr="00903DBA">
        <w:t xml:space="preserve"> is defined with the </w:t>
      </w:r>
      <w:proofErr w:type="spellStart"/>
      <w:r w:rsidR="00835721" w:rsidRPr="00903DBA">
        <w:rPr>
          <w:rStyle w:val="CodeInText"/>
        </w:rPr>
        <w:t>argc</w:t>
      </w:r>
      <w:proofErr w:type="spellEnd"/>
      <w:r w:rsidR="00835721" w:rsidRPr="00903DBA">
        <w:t xml:space="preserve"> and </w:t>
      </w:r>
      <w:proofErr w:type="spellStart"/>
      <w:r w:rsidR="00835721" w:rsidRPr="00903DBA">
        <w:rPr>
          <w:rStyle w:val="CodeInText"/>
        </w:rPr>
        <w:t>argv</w:t>
      </w:r>
      <w:proofErr w:type="spellEnd"/>
      <w:r w:rsidR="00835721" w:rsidRPr="00903DBA">
        <w:t xml:space="preserve"> parameters and is called recursively.</w:t>
      </w:r>
    </w:p>
    <w:p w14:paraId="0BA3F6F8" w14:textId="1A5FBB4F" w:rsidR="001D1BEE" w:rsidRPr="00903DBA" w:rsidRDefault="001D1BEE" w:rsidP="00666E2F">
      <w:pPr>
        <w:pStyle w:val="CodeHeader"/>
      </w:pPr>
      <w:proofErr w:type="spellStart"/>
      <w:r w:rsidRPr="00903DBA">
        <w:t>Linker.</w:t>
      </w:r>
      <w:r w:rsidR="00E1579E" w:rsidRPr="00903DBA">
        <w:t>cs</w:t>
      </w:r>
      <w:proofErr w:type="spellEnd"/>
    </w:p>
    <w:p w14:paraId="2A5EB8BD" w14:textId="77777777" w:rsidR="00E1579E" w:rsidRPr="00903DBA" w:rsidRDefault="00E1579E" w:rsidP="00FD0C59">
      <w:pPr>
        <w:pStyle w:val="Code"/>
        <w:rPr>
          <w:highlight w:val="white"/>
        </w:rPr>
      </w:pPr>
      <w:r w:rsidRPr="00903DBA">
        <w:rPr>
          <w:highlight w:val="white"/>
        </w:rPr>
        <w:t>using System;</w:t>
      </w:r>
    </w:p>
    <w:p w14:paraId="0EE1F179" w14:textId="77777777" w:rsidR="00E1579E" w:rsidRPr="00903DBA" w:rsidRDefault="00E1579E" w:rsidP="00FD0C59">
      <w:pPr>
        <w:pStyle w:val="Code"/>
        <w:rPr>
          <w:highlight w:val="white"/>
        </w:rPr>
      </w:pPr>
      <w:r w:rsidRPr="00903DBA">
        <w:rPr>
          <w:highlight w:val="white"/>
        </w:rPr>
        <w:t>using System.IO;</w:t>
      </w:r>
    </w:p>
    <w:p w14:paraId="0CF95506" w14:textId="77777777" w:rsidR="00E1579E" w:rsidRPr="00903DBA" w:rsidRDefault="00E1579E" w:rsidP="00FD0C59">
      <w:pPr>
        <w:pStyle w:val="Code"/>
        <w:rPr>
          <w:highlight w:val="white"/>
        </w:rPr>
      </w:pPr>
      <w:r w:rsidRPr="00903DBA">
        <w:rPr>
          <w:highlight w:val="white"/>
        </w:rPr>
        <w:t>using System.Collections.Generic;</w:t>
      </w:r>
    </w:p>
    <w:p w14:paraId="543F8525" w14:textId="77777777" w:rsidR="00E1579E" w:rsidRPr="00903DBA" w:rsidRDefault="00E1579E" w:rsidP="00FD0C59">
      <w:pPr>
        <w:pStyle w:val="Code"/>
        <w:rPr>
          <w:highlight w:val="white"/>
        </w:rPr>
      </w:pPr>
    </w:p>
    <w:p w14:paraId="23E3BE99" w14:textId="77777777" w:rsidR="00E1579E" w:rsidRPr="00903DBA" w:rsidRDefault="00E1579E" w:rsidP="00FD0C59">
      <w:pPr>
        <w:pStyle w:val="Code"/>
        <w:rPr>
          <w:highlight w:val="white"/>
        </w:rPr>
      </w:pPr>
      <w:r w:rsidRPr="00903DBA">
        <w:rPr>
          <w:highlight w:val="white"/>
        </w:rPr>
        <w:t>namespace CCompiler {</w:t>
      </w:r>
    </w:p>
    <w:p w14:paraId="7313CB78" w14:textId="0530195C" w:rsidR="00E1579E" w:rsidRPr="00903DBA" w:rsidRDefault="00E1579E" w:rsidP="00FD0C59">
      <w:pPr>
        <w:pStyle w:val="Code"/>
        <w:rPr>
          <w:highlight w:val="white"/>
        </w:rPr>
      </w:pPr>
      <w:r w:rsidRPr="00903DBA">
        <w:rPr>
          <w:highlight w:val="white"/>
        </w:rPr>
        <w:t xml:space="preserve">  public class Linker {</w:t>
      </w:r>
    </w:p>
    <w:p w14:paraId="5EB744D1" w14:textId="0CEF0516" w:rsidR="000732E3" w:rsidRPr="00903DBA" w:rsidRDefault="000732E3" w:rsidP="000732E3">
      <w:pPr>
        <w:rPr>
          <w:highlight w:val="white"/>
        </w:rPr>
      </w:pPr>
      <w:r w:rsidRPr="00903DBA">
        <w:rPr>
          <w:highlight w:val="white"/>
        </w:rPr>
        <w:t xml:space="preserve">The </w:t>
      </w:r>
      <w:r w:rsidRPr="00903DBA">
        <w:rPr>
          <w:rStyle w:val="KeyWord0"/>
          <w:highlight w:val="white"/>
        </w:rPr>
        <w:t>m_globalMap</w:t>
      </w:r>
      <w:r w:rsidRPr="00903DBA">
        <w:rPr>
          <w:highlight w:val="white"/>
        </w:rPr>
        <w:t xml:space="preserve"> map </w:t>
      </w:r>
      <w:r w:rsidR="00B03863" w:rsidRPr="00903DBA">
        <w:rPr>
          <w:highlight w:val="white"/>
        </w:rPr>
        <w:t xml:space="preserve">holds all the static symbols of the source code, while </w:t>
      </w:r>
      <w:r w:rsidR="00B03863" w:rsidRPr="00903DBA">
        <w:rPr>
          <w:rStyle w:val="KeyWord0"/>
          <w:highlight w:val="white"/>
        </w:rPr>
        <w:t>m_globalList</w:t>
      </w:r>
      <w:r w:rsidR="00B03863" w:rsidRPr="00903DBA">
        <w:rPr>
          <w:highlight w:val="white"/>
        </w:rPr>
        <w:t xml:space="preserve"> holds only the symbols that are reachable (directly or indirectly) from the </w:t>
      </w:r>
      <w:r w:rsidR="00B03863" w:rsidRPr="00903DBA">
        <w:rPr>
          <w:rStyle w:val="KeyWord0"/>
          <w:highlight w:val="white"/>
        </w:rPr>
        <w:t>main</w:t>
      </w:r>
      <w:r w:rsidR="00B03863" w:rsidRPr="00903DBA">
        <w:rPr>
          <w:highlight w:val="white"/>
        </w:rPr>
        <w:t xml:space="preserve"> function. The final code </w:t>
      </w:r>
      <w:r w:rsidR="008A4F5C" w:rsidRPr="00903DBA">
        <w:rPr>
          <w:highlight w:val="white"/>
        </w:rPr>
        <w:t>is</w:t>
      </w:r>
      <w:r w:rsidR="00B03863" w:rsidRPr="00903DBA">
        <w:rPr>
          <w:highlight w:val="white"/>
        </w:rPr>
        <w:t xml:space="preserve"> generated from the symbols of </w:t>
      </w:r>
      <w:r w:rsidR="00B03863" w:rsidRPr="00903DBA">
        <w:rPr>
          <w:rStyle w:val="KeyWord0"/>
          <w:highlight w:val="white"/>
        </w:rPr>
        <w:t>m_globalList</w:t>
      </w:r>
      <w:r w:rsidR="009A7E19" w:rsidRPr="00903DBA">
        <w:rPr>
          <w:highlight w:val="white"/>
        </w:rPr>
        <w:t>, the other symbols are omitted from the final code.</w:t>
      </w:r>
      <w:r w:rsidR="00B03863" w:rsidRPr="00903DBA">
        <w:rPr>
          <w:highlight w:val="white"/>
        </w:rPr>
        <w:t xml:space="preserve"> </w:t>
      </w:r>
      <w:r w:rsidR="0050618D" w:rsidRPr="00903DBA">
        <w:rPr>
          <w:highlight w:val="white"/>
        </w:rPr>
        <w:t xml:space="preserve">The </w:t>
      </w:r>
      <w:r w:rsidR="0050618D" w:rsidRPr="00903DBA">
        <w:rPr>
          <w:rStyle w:val="KeyWord0"/>
          <w:highlight w:val="white"/>
        </w:rPr>
        <w:t>m_addressMap</w:t>
      </w:r>
      <w:r w:rsidR="0050618D" w:rsidRPr="00903DBA">
        <w:rPr>
          <w:highlight w:val="white"/>
        </w:rPr>
        <w:t xml:space="preserve"> holds </w:t>
      </w:r>
      <w:r w:rsidR="0050618D" w:rsidRPr="00903DBA">
        <w:rPr>
          <w:highlight w:val="white"/>
        </w:rPr>
        <w:lastRenderedPageBreak/>
        <w:t xml:space="preserve">the address of each symbol in </w:t>
      </w:r>
      <w:r w:rsidR="0050618D" w:rsidRPr="00903DBA">
        <w:rPr>
          <w:rStyle w:val="KeyWord0"/>
          <w:highlight w:val="white"/>
        </w:rPr>
        <w:t>m_globalList</w:t>
      </w:r>
      <w:r w:rsidR="0050618D" w:rsidRPr="00903DBA">
        <w:rPr>
          <w:highlight w:val="white"/>
        </w:rPr>
        <w:t xml:space="preserve">. </w:t>
      </w:r>
      <w:r w:rsidR="009A7E19" w:rsidRPr="00903DBA">
        <w:rPr>
          <w:highlight w:val="white"/>
        </w:rPr>
        <w:t xml:space="preserve">Finally, </w:t>
      </w:r>
      <w:r w:rsidR="009A7E19" w:rsidRPr="00903DBA">
        <w:rPr>
          <w:rStyle w:val="KeyWord0"/>
          <w:highlight w:val="white"/>
        </w:rPr>
        <w:t>m_totalSize</w:t>
      </w:r>
      <w:r w:rsidR="009A7E19" w:rsidRPr="00903DBA">
        <w:rPr>
          <w:highlight w:val="white"/>
        </w:rPr>
        <w:t xml:space="preserve"> holds the current total size of the symbols of </w:t>
      </w:r>
      <w:r w:rsidR="009A7E19" w:rsidRPr="00903DBA">
        <w:rPr>
          <w:rStyle w:val="KeyWord0"/>
          <w:highlight w:val="white"/>
        </w:rPr>
        <w:t>m_globalList</w:t>
      </w:r>
      <w:r w:rsidR="009A7E19" w:rsidRPr="00903DBA">
        <w:rPr>
          <w:highlight w:val="white"/>
        </w:rPr>
        <w:t xml:space="preserve"> and is used to add the positions of the symbols to </w:t>
      </w:r>
      <w:r w:rsidR="009A7E19" w:rsidRPr="00903DBA">
        <w:rPr>
          <w:rStyle w:val="KeyWord0"/>
          <w:highlight w:val="white"/>
        </w:rPr>
        <w:t>m_addressMap</w:t>
      </w:r>
      <w:r w:rsidR="009A7E19" w:rsidRPr="00903DBA">
        <w:rPr>
          <w:highlight w:val="white"/>
        </w:rPr>
        <w:t>.</w:t>
      </w:r>
    </w:p>
    <w:p w14:paraId="5971BD44" w14:textId="77777777" w:rsidR="00E1579E" w:rsidRPr="00903DBA" w:rsidRDefault="00E1579E" w:rsidP="00FD0C59">
      <w:pPr>
        <w:pStyle w:val="Code"/>
        <w:rPr>
          <w:highlight w:val="white"/>
        </w:rPr>
      </w:pPr>
      <w:r w:rsidRPr="00903DBA">
        <w:rPr>
          <w:highlight w:val="white"/>
        </w:rPr>
        <w:t xml:space="preserve">    private IDictionary&lt;string,StaticSymbolWindows&gt; m_globalMap =</w:t>
      </w:r>
    </w:p>
    <w:p w14:paraId="7B76D183" w14:textId="77777777" w:rsidR="00E1579E" w:rsidRPr="00903DBA" w:rsidRDefault="00E1579E" w:rsidP="00FD0C59">
      <w:pPr>
        <w:pStyle w:val="Code"/>
        <w:rPr>
          <w:highlight w:val="white"/>
        </w:rPr>
      </w:pPr>
      <w:r w:rsidRPr="00903DBA">
        <w:rPr>
          <w:highlight w:val="white"/>
        </w:rPr>
        <w:t xml:space="preserve">      new Dictionary&lt;string,StaticSymbolWindows&gt;();</w:t>
      </w:r>
    </w:p>
    <w:p w14:paraId="18507971" w14:textId="77777777" w:rsidR="00E1579E" w:rsidRPr="00903DBA" w:rsidRDefault="00E1579E" w:rsidP="00FD0C59">
      <w:pPr>
        <w:pStyle w:val="Code"/>
        <w:rPr>
          <w:highlight w:val="white"/>
        </w:rPr>
      </w:pPr>
      <w:r w:rsidRPr="00903DBA">
        <w:rPr>
          <w:highlight w:val="white"/>
        </w:rPr>
        <w:t xml:space="preserve">    private List&lt;StaticSymbolWindows&gt; m_globalList =</w:t>
      </w:r>
    </w:p>
    <w:p w14:paraId="624F986D" w14:textId="77777777" w:rsidR="00E1579E" w:rsidRPr="00903DBA" w:rsidRDefault="00E1579E" w:rsidP="00FD0C59">
      <w:pPr>
        <w:pStyle w:val="Code"/>
        <w:rPr>
          <w:highlight w:val="white"/>
        </w:rPr>
      </w:pPr>
      <w:r w:rsidRPr="00903DBA">
        <w:rPr>
          <w:highlight w:val="white"/>
        </w:rPr>
        <w:t xml:space="preserve">      new List&lt;StaticSymbolWindows&gt;();</w:t>
      </w:r>
    </w:p>
    <w:p w14:paraId="2297662A" w14:textId="77777777" w:rsidR="00E1579E" w:rsidRPr="00903DBA" w:rsidRDefault="00E1579E" w:rsidP="00FD0C59">
      <w:pPr>
        <w:pStyle w:val="Code"/>
        <w:rPr>
          <w:highlight w:val="white"/>
        </w:rPr>
      </w:pPr>
      <w:r w:rsidRPr="00903DBA">
        <w:rPr>
          <w:highlight w:val="white"/>
        </w:rPr>
        <w:t xml:space="preserve">    private IDictionary&lt;string,int&gt; m_addressMap =</w:t>
      </w:r>
    </w:p>
    <w:p w14:paraId="2537278F" w14:textId="77777777" w:rsidR="00E1579E" w:rsidRPr="00903DBA" w:rsidRDefault="00E1579E" w:rsidP="00FD0C59">
      <w:pPr>
        <w:pStyle w:val="Code"/>
        <w:rPr>
          <w:highlight w:val="white"/>
        </w:rPr>
      </w:pPr>
      <w:r w:rsidRPr="00903DBA">
        <w:rPr>
          <w:highlight w:val="white"/>
        </w:rPr>
        <w:t xml:space="preserve">      new Dictionary&lt;string,int&gt;();</w:t>
      </w:r>
    </w:p>
    <w:p w14:paraId="4FF56BAB" w14:textId="77777777" w:rsidR="00E1579E" w:rsidRPr="00903DBA" w:rsidRDefault="00E1579E" w:rsidP="00FD0C59">
      <w:pPr>
        <w:pStyle w:val="Code"/>
        <w:rPr>
          <w:highlight w:val="white"/>
        </w:rPr>
      </w:pPr>
      <w:r w:rsidRPr="00903DBA">
        <w:rPr>
          <w:highlight w:val="white"/>
        </w:rPr>
        <w:t xml:space="preserve">    private int m_totalSize = 256;</w:t>
      </w:r>
    </w:p>
    <w:p w14:paraId="15306D58" w14:textId="09FE55AA" w:rsidR="00E1579E" w:rsidRPr="00903DBA" w:rsidRDefault="007A1CC9" w:rsidP="007A1CC9">
      <w:pPr>
        <w:rPr>
          <w:highlight w:val="white"/>
        </w:rPr>
      </w:pPr>
      <w:r w:rsidRPr="00903DBA">
        <w:rPr>
          <w:highlight w:val="white"/>
        </w:rPr>
        <w:t xml:space="preserve">The </w:t>
      </w:r>
      <w:r w:rsidRPr="00903DBA">
        <w:rPr>
          <w:rStyle w:val="KeyWord0"/>
          <w:highlight w:val="white"/>
        </w:rPr>
        <w:t>Add</w:t>
      </w:r>
      <w:r w:rsidRPr="00903DBA">
        <w:rPr>
          <w:highlight w:val="white"/>
        </w:rPr>
        <w:t xml:space="preserve"> method is called for each static symbol of the source code.</w:t>
      </w:r>
      <w:r w:rsidR="00E53C08" w:rsidRPr="00903DBA">
        <w:rPr>
          <w:highlight w:val="white"/>
        </w:rPr>
        <w:t xml:space="preserve"> If two symbols have the same unique name</w:t>
      </w:r>
      <w:r w:rsidR="00055201" w:rsidRPr="00903DBA">
        <w:rPr>
          <w:highlight w:val="white"/>
        </w:rPr>
        <w:t>, that does not end with the number identification character (‘#’), we have two symbols with external linkage, which is not allowed. However,</w:t>
      </w:r>
      <w:r w:rsidR="002F57B1" w:rsidRPr="00903DBA">
        <w:rPr>
          <w:highlight w:val="white"/>
        </w:rPr>
        <w:t xml:space="preserve"> if the name ends with the </w:t>
      </w:r>
      <w:r w:rsidR="003D7A51" w:rsidRPr="00903DBA">
        <w:rPr>
          <w:highlight w:val="white"/>
        </w:rPr>
        <w:t>identification</w:t>
      </w:r>
      <w:r w:rsidR="002F57B1" w:rsidRPr="00903DBA">
        <w:rPr>
          <w:highlight w:val="white"/>
        </w:rPr>
        <w:t xml:space="preserve"> character, it only means that two numerical constants with the same value is present in two different files, with is allowed. We simply </w:t>
      </w:r>
      <w:r w:rsidR="003D7A51" w:rsidRPr="00903DBA">
        <w:rPr>
          <w:highlight w:val="white"/>
        </w:rPr>
        <w:t>refrain from adding the second symbol to the map.</w:t>
      </w:r>
      <w:r w:rsidR="002F57B1" w:rsidRPr="00903DBA">
        <w:rPr>
          <w:highlight w:val="white"/>
        </w:rPr>
        <w:t xml:space="preserve"> </w:t>
      </w:r>
    </w:p>
    <w:p w14:paraId="7DDF83DC" w14:textId="77777777" w:rsidR="00E1579E" w:rsidRPr="00903DBA" w:rsidRDefault="00E1579E" w:rsidP="00FD0C59">
      <w:pPr>
        <w:pStyle w:val="Code"/>
        <w:rPr>
          <w:highlight w:val="white"/>
        </w:rPr>
      </w:pPr>
      <w:r w:rsidRPr="00903DBA">
        <w:rPr>
          <w:highlight w:val="white"/>
        </w:rPr>
        <w:t xml:space="preserve">    public void Add(StaticSymbolWindows staticSymbol) {</w:t>
      </w:r>
    </w:p>
    <w:p w14:paraId="02D28649" w14:textId="77777777" w:rsidR="00E1579E" w:rsidRPr="00903DBA" w:rsidRDefault="00E1579E" w:rsidP="00FD0C59">
      <w:pPr>
        <w:pStyle w:val="Code"/>
        <w:rPr>
          <w:highlight w:val="white"/>
        </w:rPr>
      </w:pPr>
      <w:r w:rsidRPr="00903DBA">
        <w:rPr>
          <w:highlight w:val="white"/>
        </w:rPr>
        <w:t xml:space="preserve">      string uniqueName = staticSymbol.UniqueName;</w:t>
      </w:r>
    </w:p>
    <w:p w14:paraId="61765FA1" w14:textId="77777777" w:rsidR="00E1579E" w:rsidRPr="00903DBA" w:rsidRDefault="00E1579E" w:rsidP="00FD0C59">
      <w:pPr>
        <w:pStyle w:val="Code"/>
        <w:rPr>
          <w:highlight w:val="white"/>
        </w:rPr>
      </w:pPr>
    </w:p>
    <w:p w14:paraId="153F9DC7" w14:textId="77777777" w:rsidR="00E1579E" w:rsidRPr="00903DBA" w:rsidRDefault="00E1579E" w:rsidP="00FD0C59">
      <w:pPr>
        <w:pStyle w:val="Code"/>
        <w:rPr>
          <w:highlight w:val="white"/>
        </w:rPr>
      </w:pPr>
      <w:r w:rsidRPr="00903DBA">
        <w:rPr>
          <w:highlight w:val="white"/>
        </w:rPr>
        <w:t xml:space="preserve">      if (!m_globalMap.ContainsKey(uniqueName)) {</w:t>
      </w:r>
    </w:p>
    <w:p w14:paraId="44949031" w14:textId="77777777" w:rsidR="00E1579E" w:rsidRPr="00903DBA" w:rsidRDefault="00E1579E" w:rsidP="00FD0C59">
      <w:pPr>
        <w:pStyle w:val="Code"/>
        <w:rPr>
          <w:highlight w:val="white"/>
        </w:rPr>
      </w:pPr>
      <w:r w:rsidRPr="00903DBA">
        <w:rPr>
          <w:highlight w:val="white"/>
        </w:rPr>
        <w:t xml:space="preserve">        m_globalMap.Add(uniqueName, staticSymbol);</w:t>
      </w:r>
    </w:p>
    <w:p w14:paraId="126C8AC9" w14:textId="77777777" w:rsidR="00E1579E" w:rsidRPr="00903DBA" w:rsidRDefault="00E1579E" w:rsidP="00FD0C59">
      <w:pPr>
        <w:pStyle w:val="Code"/>
        <w:rPr>
          <w:highlight w:val="white"/>
        </w:rPr>
      </w:pPr>
      <w:r w:rsidRPr="00903DBA">
        <w:rPr>
          <w:highlight w:val="white"/>
        </w:rPr>
        <w:t xml:space="preserve">      }</w:t>
      </w:r>
    </w:p>
    <w:p w14:paraId="6914F278" w14:textId="77777777" w:rsidR="00E1579E" w:rsidRPr="00903DBA" w:rsidRDefault="00E1579E" w:rsidP="00FD0C59">
      <w:pPr>
        <w:pStyle w:val="Code"/>
        <w:rPr>
          <w:highlight w:val="white"/>
        </w:rPr>
      </w:pPr>
      <w:r w:rsidRPr="00903DBA">
        <w:rPr>
          <w:highlight w:val="white"/>
        </w:rPr>
        <w:t xml:space="preserve">      else {</w:t>
      </w:r>
    </w:p>
    <w:p w14:paraId="63A6E14C" w14:textId="77777777" w:rsidR="00E1579E" w:rsidRPr="00903DBA" w:rsidRDefault="00E1579E" w:rsidP="00FD0C59">
      <w:pPr>
        <w:pStyle w:val="Code"/>
        <w:rPr>
          <w:highlight w:val="white"/>
        </w:rPr>
      </w:pPr>
      <w:r w:rsidRPr="00903DBA">
        <w:rPr>
          <w:highlight w:val="white"/>
        </w:rPr>
        <w:t xml:space="preserve">        Assert.Error(uniqueName.EndsWith(Symbol.NumberId),</w:t>
      </w:r>
    </w:p>
    <w:p w14:paraId="141E1C8B" w14:textId="77777777" w:rsidR="00E1579E" w:rsidRPr="00903DBA" w:rsidRDefault="00E1579E" w:rsidP="00FD0C59">
      <w:pPr>
        <w:pStyle w:val="Code"/>
        <w:rPr>
          <w:highlight w:val="white"/>
        </w:rPr>
      </w:pPr>
      <w:r w:rsidRPr="00903DBA">
        <w:rPr>
          <w:highlight w:val="white"/>
        </w:rPr>
        <w:t xml:space="preserve">                     SimpleName(uniqueName), Message.Duplicate_global_name);</w:t>
      </w:r>
    </w:p>
    <w:p w14:paraId="6239C49B" w14:textId="77777777" w:rsidR="00E1579E" w:rsidRPr="00903DBA" w:rsidRDefault="00E1579E" w:rsidP="00FD0C59">
      <w:pPr>
        <w:pStyle w:val="Code"/>
        <w:rPr>
          <w:highlight w:val="white"/>
        </w:rPr>
      </w:pPr>
      <w:r w:rsidRPr="00903DBA">
        <w:rPr>
          <w:highlight w:val="white"/>
        </w:rPr>
        <w:t xml:space="preserve">      }</w:t>
      </w:r>
    </w:p>
    <w:p w14:paraId="1B3E3916" w14:textId="2DC377D8" w:rsidR="00E440D4" w:rsidRPr="00903DBA" w:rsidRDefault="00E1579E" w:rsidP="00E440D4">
      <w:pPr>
        <w:pStyle w:val="Code"/>
        <w:rPr>
          <w:highlight w:val="white"/>
        </w:rPr>
      </w:pPr>
      <w:r w:rsidRPr="00903DBA">
        <w:rPr>
          <w:highlight w:val="white"/>
        </w:rPr>
        <w:t xml:space="preserve">    }</w:t>
      </w:r>
      <w:bookmarkStart w:id="463" w:name="_Hlk48420241"/>
    </w:p>
    <w:p w14:paraId="58D689F6" w14:textId="77777777" w:rsidR="003475AA" w:rsidRPr="00903DBA" w:rsidRDefault="003D7A51" w:rsidP="003475AA">
      <w:pPr>
        <w:rPr>
          <w:highlight w:val="white"/>
        </w:rPr>
      </w:pPr>
      <w:r w:rsidRPr="00903DBA">
        <w:rPr>
          <w:highlight w:val="white"/>
        </w:rPr>
        <w:t xml:space="preserve">The </w:t>
      </w:r>
      <w:r w:rsidRPr="00903DBA">
        <w:rPr>
          <w:rStyle w:val="KeyWord0"/>
          <w:highlight w:val="white"/>
        </w:rPr>
        <w:t>Generate</w:t>
      </w:r>
      <w:r w:rsidRPr="00903DBA">
        <w:rPr>
          <w:highlight w:val="white"/>
        </w:rPr>
        <w:t xml:space="preserve"> method writes the final executable code to the target file.</w:t>
      </w:r>
      <w:r w:rsidR="003F1CD8" w:rsidRPr="00903DBA">
        <w:rPr>
          <w:highlight w:val="white"/>
        </w:rPr>
        <w:t xml:space="preserve"> Its task is to identify the symbols reachable from the </w:t>
      </w:r>
      <w:r w:rsidR="003F1CD8" w:rsidRPr="00903DBA">
        <w:rPr>
          <w:rStyle w:val="KeyWord0"/>
          <w:highlight w:val="white"/>
        </w:rPr>
        <w:t>main</w:t>
      </w:r>
      <w:r w:rsidR="003F1CD8" w:rsidRPr="00903DBA">
        <w:rPr>
          <w:highlight w:val="white"/>
        </w:rPr>
        <w:t xml:space="preserve"> function, and to replace the names of accessed symbols with called functions with proper addresses as well as to replace the function returns addresses with proper addresses. </w:t>
      </w:r>
      <w:r w:rsidR="003475AA" w:rsidRPr="00903DBA">
        <w:rPr>
          <w:highlight w:val="white"/>
        </w:rPr>
        <w:t xml:space="preserve">However, we need to start by including the code for the initialization execution code and, optionally, the code for handling the command line arguments. </w:t>
      </w:r>
    </w:p>
    <w:p w14:paraId="3450D47B" w14:textId="77777777" w:rsidR="00E1579E" w:rsidRPr="00903DBA" w:rsidRDefault="00E1579E" w:rsidP="00A1282B">
      <w:pPr>
        <w:pStyle w:val="Code"/>
        <w:rPr>
          <w:highlight w:val="white"/>
        </w:rPr>
      </w:pPr>
      <w:r w:rsidRPr="00903DBA">
        <w:rPr>
          <w:highlight w:val="white"/>
        </w:rPr>
        <w:t xml:space="preserve">    public void Generate(FileInfo targetFile) {</w:t>
      </w:r>
    </w:p>
    <w:bookmarkEnd w:id="463"/>
    <w:p w14:paraId="4046E1C2" w14:textId="29F087D2" w:rsidR="003475AA" w:rsidRPr="00903DBA" w:rsidRDefault="003475AA" w:rsidP="003475AA">
      <w:pPr>
        <w:rPr>
          <w:highlight w:val="white"/>
        </w:rPr>
      </w:pPr>
      <w:r w:rsidRPr="00903DBA">
        <w:rPr>
          <w:highlight w:val="white"/>
        </w:rPr>
        <w:t xml:space="preserve">The code for initialization shall </w:t>
      </w:r>
      <w:r w:rsidR="00605CA1" w:rsidRPr="00903DBA">
        <w:rPr>
          <w:highlight w:val="white"/>
        </w:rPr>
        <w:t xml:space="preserve">be added to the code at the beginning, before the </w:t>
      </w:r>
      <w:r w:rsidR="00605CA1" w:rsidRPr="00903DBA">
        <w:rPr>
          <w:rStyle w:val="KeyWord0"/>
          <w:highlight w:val="white"/>
        </w:rPr>
        <w:t>main</w:t>
      </w:r>
      <w:r w:rsidR="00605CA1" w:rsidRPr="00903DBA">
        <w:rPr>
          <w:highlight w:val="white"/>
        </w:rPr>
        <w:t xml:space="preserve"> function</w:t>
      </w:r>
    </w:p>
    <w:p w14:paraId="71B7A591" w14:textId="425B3682"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initializerInfo =</w:t>
      </w:r>
    </w:p>
    <w:p w14:paraId="01DE73C2" w14:textId="33C5A454" w:rsidR="00E1579E" w:rsidRPr="00903DBA" w:rsidRDefault="00FD0C59" w:rsidP="00FD0C59">
      <w:pPr>
        <w:pStyle w:val="Code"/>
        <w:rPr>
          <w:highlight w:val="white"/>
        </w:rPr>
      </w:pPr>
      <w:r w:rsidRPr="00903DBA">
        <w:rPr>
          <w:highlight w:val="white"/>
        </w:rPr>
        <w:t xml:space="preserve">       </w:t>
      </w:r>
      <w:r w:rsidR="00E1579E" w:rsidRPr="00903DBA">
        <w:rPr>
          <w:highlight w:val="white"/>
        </w:rPr>
        <w:t xml:space="preserve"> </w:t>
      </w:r>
      <w:r w:rsidR="00551CC2" w:rsidRPr="00903DBA">
        <w:rPr>
          <w:highlight w:val="white"/>
        </w:rPr>
        <w:t xml:space="preserve">  </w:t>
      </w:r>
      <w:r w:rsidR="00E1579E" w:rsidRPr="00903DBA">
        <w:rPr>
          <w:highlight w:val="white"/>
        </w:rPr>
        <w:t>m_globalMap[AssemblyCodeGenerator.InitializerName];</w:t>
      </w:r>
    </w:p>
    <w:p w14:paraId="4E0B8DDA" w14:textId="243D1FA0"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m_globalList.Add(initializerInfo);</w:t>
      </w:r>
    </w:p>
    <w:p w14:paraId="2C4DBCC4" w14:textId="1E07F57D"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initializerInfo.ByteList.Count;</w:t>
      </w:r>
    </w:p>
    <w:p w14:paraId="3D4F6A25" w14:textId="641E8ECF"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m_addressMap.Add(AssemblyCodeGenerator.InitializerName, 0);</w:t>
      </w:r>
    </w:p>
    <w:p w14:paraId="2AA7D719" w14:textId="1D080E7C"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59206770" w14:textId="660C9CDC" w:rsidR="00551CC2" w:rsidRPr="00903DBA" w:rsidRDefault="009709E9" w:rsidP="009144DE">
      <w:pPr>
        <w:rPr>
          <w:highlight w:val="white"/>
        </w:rPr>
      </w:pPr>
      <w:r w:rsidRPr="00903DBA">
        <w:rPr>
          <w:highlight w:val="white"/>
        </w:rPr>
        <w:t xml:space="preserve">In case of command line arguments, we add </w:t>
      </w:r>
      <w:r w:rsidR="009144DE" w:rsidRPr="00903DBA">
        <w:rPr>
          <w:highlight w:val="white"/>
        </w:rPr>
        <w:t>its symbol</w:t>
      </w:r>
      <w:r w:rsidR="00EB6159" w:rsidRPr="00903DBA">
        <w:rPr>
          <w:highlight w:val="white"/>
        </w:rPr>
        <w:t xml:space="preserve"> after the initialization code symbol and before the </w:t>
      </w:r>
      <w:r w:rsidR="00EB6159" w:rsidRPr="00903DBA">
        <w:rPr>
          <w:rStyle w:val="KeyWord0"/>
          <w:highlight w:val="white"/>
        </w:rPr>
        <w:t>main</w:t>
      </w:r>
      <w:r w:rsidR="00EB6159" w:rsidRPr="00903DBA">
        <w:rPr>
          <w:highlight w:val="white"/>
        </w:rPr>
        <w:t xml:space="preserve"> function code.</w:t>
      </w:r>
    </w:p>
    <w:p w14:paraId="03F3A2C4" w14:textId="77777777" w:rsidR="00E1579E" w:rsidRPr="00903DBA" w:rsidRDefault="00E1579E" w:rsidP="00FD0C59">
      <w:pPr>
        <w:pStyle w:val="Code"/>
        <w:rPr>
          <w:highlight w:val="white"/>
        </w:rPr>
      </w:pPr>
      <w:r w:rsidRPr="00903DBA">
        <w:rPr>
          <w:highlight w:val="white"/>
        </w:rPr>
        <w:t xml:space="preserve">      StaticSymbolWindows pathNameSymbol = null;</w:t>
      </w:r>
    </w:p>
    <w:p w14:paraId="34B7F406" w14:textId="77777777" w:rsidR="00E1579E" w:rsidRPr="00903DBA" w:rsidRDefault="00E1579E" w:rsidP="00FD0C59">
      <w:pPr>
        <w:pStyle w:val="Code"/>
        <w:rPr>
          <w:highlight w:val="white"/>
        </w:rPr>
      </w:pPr>
      <w:r w:rsidRPr="00903DBA">
        <w:rPr>
          <w:highlight w:val="white"/>
        </w:rPr>
        <w:t xml:space="preserve">      if (m_globalMap.ContainsKey(AssemblyCodeGenerator.ArgsName)) {</w:t>
      </w:r>
    </w:p>
    <w:p w14:paraId="1E025CF9" w14:textId="470C75B6"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StaticSymbolWindows argsInfo =</w:t>
      </w:r>
    </w:p>
    <w:p w14:paraId="10195436" w14:textId="34EC18A4" w:rsidR="00E1579E" w:rsidRPr="00903DBA" w:rsidRDefault="00551CC2" w:rsidP="00FD0C59">
      <w:pPr>
        <w:pStyle w:val="Code"/>
        <w:rPr>
          <w:highlight w:val="white"/>
        </w:rPr>
      </w:pPr>
      <w:r w:rsidRPr="00903DBA">
        <w:rPr>
          <w:highlight w:val="white"/>
        </w:rPr>
        <w:t xml:space="preserve">  </w:t>
      </w:r>
      <w:r w:rsidR="00FD0C59" w:rsidRPr="00903DBA">
        <w:rPr>
          <w:highlight w:val="white"/>
        </w:rPr>
        <w:t xml:space="preserve">         </w:t>
      </w:r>
      <w:r w:rsidR="00E1579E" w:rsidRPr="00903DBA">
        <w:rPr>
          <w:highlight w:val="white"/>
        </w:rPr>
        <w:t xml:space="preserve"> m_globalMap[AssemblyCodeGenerator.ArgsName];</w:t>
      </w:r>
    </w:p>
    <w:p w14:paraId="36C060C7" w14:textId="4711A18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m_globalList.Add(argsInfo);</w:t>
      </w:r>
    </w:p>
    <w:p w14:paraId="0D4D7EE0" w14:textId="504F4C38"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m_totalSize += argsInfo.ByteList.Count;</w:t>
      </w:r>
    </w:p>
    <w:p w14:paraId="7108FCE9" w14:textId="67BCBEF7"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m_addressMap.Add(AssemblyCodeGenerator.ArgsName, 0);</w:t>
      </w:r>
    </w:p>
    <w:p w14:paraId="00DB76ED" w14:textId="75986F41" w:rsidR="00E1579E" w:rsidRPr="00903DBA" w:rsidRDefault="00E1579E" w:rsidP="00FD0C59">
      <w:pPr>
        <w:pStyle w:val="Code"/>
        <w:rPr>
          <w:highlight w:val="white"/>
        </w:rPr>
      </w:pPr>
      <w:r w:rsidRPr="00903DBA">
        <w:rPr>
          <w:highlight w:val="white"/>
        </w:rPr>
        <w:t xml:space="preserve">        </w:t>
      </w:r>
      <w:r w:rsidR="00551CC2" w:rsidRPr="00903DBA">
        <w:rPr>
          <w:highlight w:val="white"/>
        </w:rPr>
        <w:t>}</w:t>
      </w:r>
    </w:p>
    <w:p w14:paraId="73F0FB15" w14:textId="244DDD45" w:rsidR="00551CC2" w:rsidRPr="00903DBA" w:rsidRDefault="00EB6159" w:rsidP="00605CA1">
      <w:pPr>
        <w:rPr>
          <w:highlight w:val="white"/>
        </w:rPr>
      </w:pPr>
      <w:r w:rsidRPr="00903DBA">
        <w:rPr>
          <w:highlight w:val="white"/>
        </w:rPr>
        <w:lastRenderedPageBreak/>
        <w:t xml:space="preserve">We </w:t>
      </w:r>
      <w:r w:rsidR="00605CA1" w:rsidRPr="00903DBA">
        <w:rPr>
          <w:highlight w:val="white"/>
        </w:rPr>
        <w:t>also need to add the path name of final executable file.</w:t>
      </w:r>
    </w:p>
    <w:p w14:paraId="7E6E145F" w14:textId="0CB2F9A1" w:rsidR="00E1579E"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List&lt;byte&gt; byteList = new List&lt;byte&gt;();</w:t>
      </w:r>
    </w:p>
    <w:p w14:paraId="60107C25" w14:textId="4FE8C148" w:rsidR="00E1579E" w:rsidRPr="00903DBA" w:rsidRDefault="00551CC2" w:rsidP="00FD0C59">
      <w:pPr>
        <w:pStyle w:val="Code"/>
        <w:rPr>
          <w:highlight w:val="white"/>
        </w:rPr>
      </w:pPr>
      <w:r w:rsidRPr="00903DBA">
        <w:rPr>
          <w:highlight w:val="white"/>
        </w:rPr>
        <w:t xml:space="preserve">  </w:t>
      </w:r>
      <w:r w:rsidR="00E1579E" w:rsidRPr="00903DBA">
        <w:rPr>
          <w:highlight w:val="white"/>
        </w:rPr>
        <w:t xml:space="preserve">        IDictionary&lt;int, string&gt; accessMap = new Dictionary&lt;int, string&gt;();</w:t>
      </w:r>
    </w:p>
    <w:p w14:paraId="2CA5924D" w14:textId="096E3A58" w:rsidR="00FD0C59" w:rsidRPr="00903DBA" w:rsidRDefault="00E1579E" w:rsidP="00FD0C59">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pathNameSymbol = (StaticSymbolWindows)</w:t>
      </w:r>
    </w:p>
    <w:p w14:paraId="574149EE" w14:textId="5BCE0E7A" w:rsidR="00FD0C59"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ConstantExpression.Value(AssemblyCodeGenerator.PathName,</w:t>
      </w:r>
    </w:p>
    <w:p w14:paraId="73777194" w14:textId="3FAF1EFA" w:rsidR="00E1579E" w:rsidRPr="00903DBA" w:rsidRDefault="00FD0C59"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 xml:space="preserve">                            </w:t>
      </w:r>
      <w:r w:rsidR="00E1579E" w:rsidRPr="00903DBA">
        <w:rPr>
          <w:highlight w:val="white"/>
        </w:rPr>
        <w:t xml:space="preserve"> Type.StringType, </w:t>
      </w:r>
      <w:r w:rsidR="00724315" w:rsidRPr="00903DBA">
        <w:rPr>
          <w:highlight w:val="white"/>
        </w:rPr>
        <w:t>targetFile.FullName</w:t>
      </w:r>
      <w:r w:rsidR="00E1579E" w:rsidRPr="00903DBA">
        <w:rPr>
          <w:highlight w:val="white"/>
        </w:rPr>
        <w:t>);</w:t>
      </w:r>
    </w:p>
    <w:p w14:paraId="484D2850" w14:textId="585E3EF6" w:rsidR="00E1579E" w:rsidRPr="00903DBA" w:rsidRDefault="00E1579E" w:rsidP="00724315">
      <w:pPr>
        <w:pStyle w:val="Code"/>
        <w:rPr>
          <w:highlight w:val="white"/>
        </w:rPr>
      </w:pPr>
      <w:r w:rsidRPr="00903DBA">
        <w:rPr>
          <w:highlight w:val="white"/>
        </w:rPr>
        <w:t xml:space="preserve">        </w:t>
      </w:r>
      <w:r w:rsidR="00551CC2" w:rsidRPr="00903DBA">
        <w:rPr>
          <w:highlight w:val="white"/>
        </w:rPr>
        <w:t xml:space="preserve">  </w:t>
      </w:r>
      <w:r w:rsidRPr="00903DBA">
        <w:rPr>
          <w:highlight w:val="white"/>
        </w:rPr>
        <w:t>m_globalMap.Add(AssemblyCodeGenerator.PathName, pathNameSymbol);</w:t>
      </w:r>
    </w:p>
    <w:p w14:paraId="32A23C88" w14:textId="2E07F9B9" w:rsidR="00551CC2" w:rsidRPr="00903DBA" w:rsidRDefault="00551CC2" w:rsidP="00724315">
      <w:pPr>
        <w:pStyle w:val="Code"/>
        <w:rPr>
          <w:highlight w:val="white"/>
        </w:rPr>
      </w:pPr>
      <w:r w:rsidRPr="00903DBA">
        <w:rPr>
          <w:highlight w:val="white"/>
        </w:rPr>
        <w:t xml:space="preserve">        }</w:t>
      </w:r>
    </w:p>
    <w:p w14:paraId="53104E1E" w14:textId="77777777" w:rsidR="00E1579E" w:rsidRPr="00903DBA" w:rsidRDefault="00E1579E" w:rsidP="00FD0C59">
      <w:pPr>
        <w:pStyle w:val="Code"/>
        <w:rPr>
          <w:highlight w:val="white"/>
        </w:rPr>
      </w:pPr>
      <w:r w:rsidRPr="00903DBA">
        <w:rPr>
          <w:highlight w:val="white"/>
        </w:rPr>
        <w:t xml:space="preserve">      }</w:t>
      </w:r>
    </w:p>
    <w:p w14:paraId="3391B28F" w14:textId="717A557B" w:rsidR="00E1579E" w:rsidRPr="00903DBA" w:rsidRDefault="00785D68" w:rsidP="00EB6159">
      <w:pPr>
        <w:rPr>
          <w:highlight w:val="white"/>
        </w:rPr>
      </w:pPr>
      <w:r w:rsidRPr="00903DBA">
        <w:rPr>
          <w:highlight w:val="white"/>
        </w:rPr>
        <w:t>W</w:t>
      </w:r>
      <w:r w:rsidR="00EB6159" w:rsidRPr="00903DBA">
        <w:rPr>
          <w:highlight w:val="white"/>
        </w:rPr>
        <w:t>e look up the main function symbol and report an error if it is not present. I</w:t>
      </w:r>
      <w:r w:rsidR="009D7007" w:rsidRPr="00903DBA">
        <w:rPr>
          <w:highlight w:val="white"/>
        </w:rPr>
        <w:t>f</w:t>
      </w:r>
      <w:r w:rsidR="00EB6159" w:rsidRPr="00903DBA">
        <w:rPr>
          <w:highlight w:val="white"/>
        </w:rPr>
        <w:t xml:space="preserve"> it is present</w:t>
      </w:r>
      <w:r w:rsidR="009D7007" w:rsidRPr="00903DBA">
        <w:rPr>
          <w:highlight w:val="white"/>
        </w:rPr>
        <w:t>,</w:t>
      </w:r>
      <w:r w:rsidR="00EB6159" w:rsidRPr="00903DBA">
        <w:rPr>
          <w:highlight w:val="white"/>
        </w:rPr>
        <w:t xml:space="preserve"> we add it after the </w:t>
      </w:r>
      <w:r w:rsidR="009D7007" w:rsidRPr="00903DBA">
        <w:rPr>
          <w:highlight w:val="white"/>
        </w:rPr>
        <w:t>initiation symbol and potential command line symbol.</w:t>
      </w:r>
      <w:r w:rsidRPr="00903DBA">
        <w:rPr>
          <w:highlight w:val="white"/>
        </w:rPr>
        <w:t xml:space="preserve"> Then we call </w:t>
      </w:r>
      <w:r w:rsidRPr="00903DBA">
        <w:rPr>
          <w:rStyle w:val="KeyWord0"/>
          <w:highlight w:val="white"/>
        </w:rPr>
        <w:t>GenerateTrace</w:t>
      </w:r>
      <w:r w:rsidRPr="00903DBA">
        <w:rPr>
          <w:highlight w:val="white"/>
        </w:rPr>
        <w:t xml:space="preserve">, which traces all symbols reachable from the main function, and adds them to </w:t>
      </w:r>
      <w:r w:rsidRPr="00903DBA">
        <w:rPr>
          <w:rStyle w:val="KeyWord0"/>
          <w:highlight w:val="white"/>
        </w:rPr>
        <w:t>m_globalList</w:t>
      </w:r>
      <w:r w:rsidRPr="00903DBA">
        <w:rPr>
          <w:highlight w:val="white"/>
        </w:rPr>
        <w:t xml:space="preserve"> and </w:t>
      </w:r>
      <w:r w:rsidRPr="00903DBA">
        <w:rPr>
          <w:rStyle w:val="KeyWord0"/>
          <w:highlight w:val="white"/>
        </w:rPr>
        <w:t>m_addressMap</w:t>
      </w:r>
      <w:r w:rsidRPr="00903DBA">
        <w:rPr>
          <w:highlight w:val="white"/>
        </w:rPr>
        <w:t>.</w:t>
      </w:r>
    </w:p>
    <w:p w14:paraId="777BF3BC" w14:textId="77777777" w:rsidR="00E1579E" w:rsidRPr="00903DBA" w:rsidRDefault="00E1579E" w:rsidP="00FD0C59">
      <w:pPr>
        <w:pStyle w:val="Code"/>
        <w:rPr>
          <w:highlight w:val="white"/>
        </w:rPr>
      </w:pPr>
      <w:r w:rsidRPr="00903DBA">
        <w:rPr>
          <w:highlight w:val="white"/>
        </w:rPr>
        <w:t xml:space="preserve">      StaticSymbolWindows mainInfo;</w:t>
      </w:r>
    </w:p>
    <w:p w14:paraId="1199ED20" w14:textId="77777777" w:rsidR="00034B05" w:rsidRPr="00903DBA" w:rsidRDefault="00E1579E" w:rsidP="00FD0C59">
      <w:pPr>
        <w:pStyle w:val="Code"/>
        <w:rPr>
          <w:highlight w:val="white"/>
        </w:rPr>
      </w:pPr>
      <w:r w:rsidRPr="00903DBA">
        <w:rPr>
          <w:highlight w:val="white"/>
        </w:rPr>
        <w:t xml:space="preserve">      Assert.Error(m_globalMap.TryGetValue(AssemblyCodeGenerator.MainName,</w:t>
      </w:r>
    </w:p>
    <w:p w14:paraId="4BA169E6" w14:textId="77777777" w:rsidR="00034B05" w:rsidRPr="00903DBA" w:rsidRDefault="00034B05" w:rsidP="00FD0C59">
      <w:pPr>
        <w:pStyle w:val="Code"/>
        <w:rPr>
          <w:highlight w:val="white"/>
        </w:rPr>
      </w:pPr>
      <w:r w:rsidRPr="00903DBA">
        <w:rPr>
          <w:highlight w:val="white"/>
        </w:rPr>
        <w:t xml:space="preserve">                  </w:t>
      </w:r>
      <w:r w:rsidR="00E1579E" w:rsidRPr="00903DBA">
        <w:rPr>
          <w:highlight w:val="white"/>
        </w:rPr>
        <w:t xml:space="preserve"> out mainInfo),</w:t>
      </w:r>
      <w:r w:rsidRPr="00903DBA">
        <w:rPr>
          <w:highlight w:val="white"/>
        </w:rPr>
        <w:t xml:space="preserve"> </w:t>
      </w:r>
      <w:r w:rsidR="00E1579E" w:rsidRPr="00903DBA">
        <w:rPr>
          <w:highlight w:val="white"/>
        </w:rPr>
        <w:t>"non-static main",</w:t>
      </w:r>
    </w:p>
    <w:p w14:paraId="328447A2" w14:textId="2A2DD9C8"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Message.Function_missing);</w:t>
      </w:r>
    </w:p>
    <w:p w14:paraId="17BCE9D2" w14:textId="77777777" w:rsidR="00E1579E" w:rsidRPr="00903DBA" w:rsidRDefault="00E1579E" w:rsidP="00FD0C59">
      <w:pPr>
        <w:pStyle w:val="Code"/>
        <w:rPr>
          <w:highlight w:val="white"/>
        </w:rPr>
      </w:pPr>
      <w:r w:rsidRPr="00903DBA">
        <w:rPr>
          <w:highlight w:val="white"/>
        </w:rPr>
        <w:t xml:space="preserve">      GenerateTrace(mainInfo);</w:t>
      </w:r>
    </w:p>
    <w:p w14:paraId="4562DA35" w14:textId="1FA9CECB" w:rsidR="00E1579E" w:rsidRPr="00903DBA" w:rsidRDefault="009D7007" w:rsidP="009D7007">
      <w:pPr>
        <w:rPr>
          <w:highlight w:val="white"/>
        </w:rPr>
      </w:pPr>
      <w:r w:rsidRPr="00903DBA">
        <w:rPr>
          <w:highlight w:val="white"/>
        </w:rPr>
        <w:t>In case of comman</w:t>
      </w:r>
      <w:r w:rsidR="00AF13F6" w:rsidRPr="00903DBA">
        <w:rPr>
          <w:highlight w:val="white"/>
        </w:rPr>
        <w:t>d</w:t>
      </w:r>
      <w:r w:rsidRPr="00903DBA">
        <w:rPr>
          <w:highlight w:val="white"/>
        </w:rPr>
        <w:t xml:space="preserve"> line arguments</w:t>
      </w:r>
      <w:r w:rsidR="00AF13F6" w:rsidRPr="00903DBA">
        <w:rPr>
          <w:highlight w:val="white"/>
        </w:rPr>
        <w:t xml:space="preserve">, </w:t>
      </w:r>
      <w:r w:rsidR="00785D68" w:rsidRPr="00903DBA">
        <w:rPr>
          <w:highlight w:val="white"/>
        </w:rPr>
        <w:t xml:space="preserve">we add </w:t>
      </w:r>
      <w:r w:rsidR="00FA3AE3" w:rsidRPr="00903DBA">
        <w:rPr>
          <w:highlight w:val="white"/>
        </w:rPr>
        <w:t xml:space="preserve">the symbol for the executable file path name to </w:t>
      </w:r>
      <w:r w:rsidR="00FA3AE3" w:rsidRPr="00903DBA">
        <w:rPr>
          <w:rStyle w:val="KeyWord0"/>
          <w:highlight w:val="white"/>
        </w:rPr>
        <w:t>m_globalList</w:t>
      </w:r>
      <w:r w:rsidR="00FA3AE3" w:rsidRPr="00903DBA">
        <w:rPr>
          <w:highlight w:val="white"/>
        </w:rPr>
        <w:t xml:space="preserve"> and </w:t>
      </w:r>
      <w:r w:rsidR="00FA3AE3" w:rsidRPr="00903DBA">
        <w:rPr>
          <w:rStyle w:val="KeyWord0"/>
          <w:highlight w:val="white"/>
        </w:rPr>
        <w:t>m_addressMap</w:t>
      </w:r>
      <w:r w:rsidR="00FA3AE3" w:rsidRPr="00903DBA">
        <w:rPr>
          <w:highlight w:val="white"/>
        </w:rPr>
        <w:t>.</w:t>
      </w:r>
    </w:p>
    <w:p w14:paraId="7C59F094" w14:textId="77777777" w:rsidR="00E1579E" w:rsidRPr="00903DBA" w:rsidRDefault="00E1579E" w:rsidP="00FD0C59">
      <w:pPr>
        <w:pStyle w:val="Code"/>
        <w:rPr>
          <w:highlight w:val="white"/>
        </w:rPr>
      </w:pPr>
      <w:r w:rsidRPr="00903DBA">
        <w:rPr>
          <w:highlight w:val="white"/>
        </w:rPr>
        <w:t xml:space="preserve">      if (pathNameSymbol != null) {</w:t>
      </w:r>
    </w:p>
    <w:p w14:paraId="216F48FD" w14:textId="77777777" w:rsidR="00E1579E" w:rsidRPr="00903DBA" w:rsidRDefault="00E1579E" w:rsidP="00FD0C59">
      <w:pPr>
        <w:pStyle w:val="Code"/>
        <w:rPr>
          <w:highlight w:val="white"/>
        </w:rPr>
      </w:pPr>
      <w:r w:rsidRPr="00903DBA">
        <w:rPr>
          <w:highlight w:val="white"/>
        </w:rPr>
        <w:t xml:space="preserve">        Assert.ErrorXXX(!m_globalList.Contains(pathNameSymbol));</w:t>
      </w:r>
    </w:p>
    <w:p w14:paraId="454FE90D" w14:textId="77777777" w:rsidR="00E1579E" w:rsidRPr="00903DBA" w:rsidRDefault="00E1579E" w:rsidP="00FD0C59">
      <w:pPr>
        <w:pStyle w:val="Code"/>
        <w:rPr>
          <w:highlight w:val="white"/>
        </w:rPr>
      </w:pPr>
      <w:r w:rsidRPr="00903DBA">
        <w:rPr>
          <w:highlight w:val="white"/>
        </w:rPr>
        <w:t xml:space="preserve">        m_globalList.Add(pathNameSymbol);</w:t>
      </w:r>
    </w:p>
    <w:p w14:paraId="25AC7B14" w14:textId="77777777" w:rsidR="00E1579E" w:rsidRPr="00903DBA" w:rsidRDefault="00E1579E" w:rsidP="00FD0C59">
      <w:pPr>
        <w:pStyle w:val="Code"/>
        <w:rPr>
          <w:highlight w:val="white"/>
        </w:rPr>
      </w:pPr>
      <w:r w:rsidRPr="00903DBA">
        <w:rPr>
          <w:highlight w:val="white"/>
        </w:rPr>
        <w:t xml:space="preserve">        m_addressMap.Add(pathNameSymbol.UniqueName, m_totalSize);</w:t>
      </w:r>
    </w:p>
    <w:p w14:paraId="64FA828F" w14:textId="77777777" w:rsidR="00E1579E" w:rsidRPr="00903DBA" w:rsidRDefault="00E1579E" w:rsidP="00FD0C59">
      <w:pPr>
        <w:pStyle w:val="Code"/>
        <w:rPr>
          <w:highlight w:val="white"/>
        </w:rPr>
      </w:pPr>
      <w:r w:rsidRPr="00903DBA">
        <w:rPr>
          <w:highlight w:val="white"/>
        </w:rPr>
        <w:t xml:space="preserve">        m_totalSize += (int) pathNameSymbol.ByteList.Count;</w:t>
      </w:r>
    </w:p>
    <w:p w14:paraId="796F8F0C" w14:textId="77777777" w:rsidR="00E1579E" w:rsidRPr="00903DBA" w:rsidRDefault="00E1579E" w:rsidP="00FD0C59">
      <w:pPr>
        <w:pStyle w:val="Code"/>
        <w:rPr>
          <w:highlight w:val="white"/>
        </w:rPr>
      </w:pPr>
      <w:r w:rsidRPr="00903DBA">
        <w:rPr>
          <w:highlight w:val="white"/>
        </w:rPr>
        <w:t xml:space="preserve">      }</w:t>
      </w:r>
    </w:p>
    <w:p w14:paraId="47CFBD2A" w14:textId="7095E61B" w:rsidR="00E1579E" w:rsidRPr="00903DBA" w:rsidRDefault="00FA3AE3" w:rsidP="00FA3AE3">
      <w:pPr>
        <w:rPr>
          <w:highlight w:val="white"/>
        </w:rPr>
      </w:pPr>
      <w:r w:rsidRPr="00903DBA">
        <w:rPr>
          <w:highlight w:val="white"/>
        </w:rPr>
        <w:t xml:space="preserve">Finally, we add the stack top name, which </w:t>
      </w:r>
      <w:r w:rsidR="00EE72B0" w:rsidRPr="00903DBA">
        <w:rPr>
          <w:highlight w:val="white"/>
        </w:rPr>
        <w:t xml:space="preserve">will be the address of the activation record of the </w:t>
      </w:r>
      <w:r w:rsidR="00EE72B0" w:rsidRPr="00903DBA">
        <w:rPr>
          <w:rStyle w:val="KeyWord0"/>
          <w:highlight w:val="white"/>
        </w:rPr>
        <w:t>main</w:t>
      </w:r>
      <w:r w:rsidR="00EE72B0" w:rsidRPr="00903DBA">
        <w:rPr>
          <w:highlight w:val="white"/>
        </w:rPr>
        <w:t xml:space="preserve"> function.</w:t>
      </w:r>
    </w:p>
    <w:p w14:paraId="0798CD34" w14:textId="6CD50E87" w:rsidR="00E1579E" w:rsidRPr="00903DBA" w:rsidRDefault="00E1579E" w:rsidP="00FD0C59">
      <w:pPr>
        <w:pStyle w:val="Code"/>
        <w:rPr>
          <w:highlight w:val="white"/>
        </w:rPr>
      </w:pPr>
      <w:r w:rsidRPr="00903DBA">
        <w:rPr>
          <w:highlight w:val="white"/>
        </w:rPr>
        <w:t xml:space="preserve">      m_addressMap.Add(AssemblyCodeGenerator.</w:t>
      </w:r>
      <w:r w:rsidR="00601724" w:rsidRPr="00903DBA">
        <w:rPr>
          <w:highlight w:val="white"/>
        </w:rPr>
        <w:t>CallStackStart</w:t>
      </w:r>
      <w:r w:rsidRPr="00903DBA">
        <w:rPr>
          <w:highlight w:val="white"/>
        </w:rPr>
        <w:t>, m_totalSize);</w:t>
      </w:r>
    </w:p>
    <w:p w14:paraId="0C04E84F" w14:textId="2B1D11E1" w:rsidR="00E1579E" w:rsidRPr="00903DBA" w:rsidRDefault="00726384" w:rsidP="00DC41EF">
      <w:pPr>
        <w:rPr>
          <w:highlight w:val="white"/>
        </w:rPr>
      </w:pPr>
      <w:r w:rsidRPr="00903DBA">
        <w:rPr>
          <w:highlight w:val="white"/>
        </w:rPr>
        <w:t xml:space="preserve">We iterate through the </w:t>
      </w:r>
      <w:r w:rsidR="00DC41EF" w:rsidRPr="00903DBA">
        <w:rPr>
          <w:highlight w:val="white"/>
        </w:rPr>
        <w:t xml:space="preserve">global list and, for each of its symbols, we call </w:t>
      </w:r>
      <w:r w:rsidR="00DC41EF" w:rsidRPr="00903DBA">
        <w:rPr>
          <w:rStyle w:val="KeyWord0"/>
          <w:highlight w:val="white"/>
        </w:rPr>
        <w:t>GenerateAccess</w:t>
      </w:r>
      <w:r w:rsidR="00DC41EF" w:rsidRPr="00903DBA">
        <w:rPr>
          <w:highlight w:val="white"/>
        </w:rPr>
        <w:t xml:space="preserve">, </w:t>
      </w:r>
      <w:r w:rsidR="00DC41EF" w:rsidRPr="00903DBA">
        <w:rPr>
          <w:rStyle w:val="KeyWord0"/>
          <w:highlight w:val="white"/>
        </w:rPr>
        <w:t>GenerateCall</w:t>
      </w:r>
      <w:r w:rsidR="00DC41EF" w:rsidRPr="00903DBA">
        <w:rPr>
          <w:highlight w:val="white"/>
        </w:rPr>
        <w:t xml:space="preserve">, </w:t>
      </w:r>
      <w:r w:rsidR="00DC41EF" w:rsidRPr="00903DBA">
        <w:rPr>
          <w:rStyle w:val="KeyWord0"/>
          <w:highlight w:val="white"/>
        </w:rPr>
        <w:t>GenerateReturn</w:t>
      </w:r>
      <w:r w:rsidR="00DC41EF" w:rsidRPr="00903DBA">
        <w:rPr>
          <w:highlight w:val="white"/>
        </w:rPr>
        <w:t xml:space="preserve">, which </w:t>
      </w:r>
      <w:r w:rsidR="006742F0" w:rsidRPr="00903DBA">
        <w:rPr>
          <w:highlight w:val="white"/>
        </w:rPr>
        <w:t>replace the names of accessed static symbols and called functions as well as return addresses with proper addresses.</w:t>
      </w:r>
    </w:p>
    <w:p w14:paraId="3350DCD1" w14:textId="77777777" w:rsidR="00E1579E" w:rsidRPr="00903DBA" w:rsidRDefault="00E1579E" w:rsidP="00FD0C59">
      <w:pPr>
        <w:pStyle w:val="Code"/>
        <w:rPr>
          <w:highlight w:val="white"/>
        </w:rPr>
      </w:pPr>
      <w:r w:rsidRPr="00903DBA">
        <w:rPr>
          <w:highlight w:val="white"/>
        </w:rPr>
        <w:t xml:space="preserve">      foreach (StaticSymbolWindows staticSymbol in m_globalList) {</w:t>
      </w:r>
    </w:p>
    <w:p w14:paraId="403407A8" w14:textId="77777777" w:rsidR="00E1579E" w:rsidRPr="00903DBA" w:rsidRDefault="00E1579E" w:rsidP="00FD0C59">
      <w:pPr>
        <w:pStyle w:val="Code"/>
        <w:rPr>
          <w:highlight w:val="white"/>
        </w:rPr>
      </w:pPr>
      <w:r w:rsidRPr="00903DBA">
        <w:rPr>
          <w:highlight w:val="white"/>
        </w:rPr>
        <w:t xml:space="preserve">        List&lt;byte&gt; byteList = staticSymbol.ByteList;</w:t>
      </w:r>
    </w:p>
    <w:p w14:paraId="271687AF" w14:textId="77777777" w:rsidR="00E1579E" w:rsidRPr="00903DBA" w:rsidRDefault="00E1579E" w:rsidP="00FD0C59">
      <w:pPr>
        <w:pStyle w:val="Code"/>
        <w:rPr>
          <w:highlight w:val="white"/>
        </w:rPr>
      </w:pPr>
      <w:r w:rsidRPr="00903DBA">
        <w:rPr>
          <w:highlight w:val="white"/>
        </w:rPr>
        <w:t xml:space="preserve">        int startAddress = m_addressMap[staticSymbol.UniqueName];</w:t>
      </w:r>
    </w:p>
    <w:p w14:paraId="265FFB46" w14:textId="77777777" w:rsidR="00E1579E" w:rsidRPr="00903DBA" w:rsidRDefault="00E1579E" w:rsidP="00FD0C59">
      <w:pPr>
        <w:pStyle w:val="Code"/>
        <w:rPr>
          <w:highlight w:val="white"/>
        </w:rPr>
      </w:pPr>
      <w:r w:rsidRPr="00903DBA">
        <w:rPr>
          <w:highlight w:val="white"/>
        </w:rPr>
        <w:t xml:space="preserve">        GenerateAccess(staticSymbol.AccessMap, byteList);</w:t>
      </w:r>
    </w:p>
    <w:p w14:paraId="4B3776D5" w14:textId="77777777" w:rsidR="00E1579E" w:rsidRPr="00903DBA" w:rsidRDefault="00E1579E" w:rsidP="00FD0C59">
      <w:pPr>
        <w:pStyle w:val="Code"/>
        <w:rPr>
          <w:highlight w:val="white"/>
        </w:rPr>
      </w:pPr>
      <w:r w:rsidRPr="00903DBA">
        <w:rPr>
          <w:highlight w:val="white"/>
        </w:rPr>
        <w:t xml:space="preserve">        GenerateCall(startAddress, staticSymbol.CallMap, byteList);</w:t>
      </w:r>
    </w:p>
    <w:p w14:paraId="29D6B162" w14:textId="77777777" w:rsidR="00E1579E" w:rsidRPr="00903DBA" w:rsidRDefault="00E1579E" w:rsidP="00FD0C59">
      <w:pPr>
        <w:pStyle w:val="Code"/>
        <w:rPr>
          <w:highlight w:val="white"/>
        </w:rPr>
      </w:pPr>
      <w:r w:rsidRPr="00903DBA">
        <w:rPr>
          <w:highlight w:val="white"/>
        </w:rPr>
        <w:t xml:space="preserve">        GenerateReturn(startAddress, staticSymbol.ReturnSet, byteList);</w:t>
      </w:r>
    </w:p>
    <w:p w14:paraId="2C5FB493" w14:textId="77777777" w:rsidR="00E1579E" w:rsidRPr="00903DBA" w:rsidRDefault="00E1579E" w:rsidP="00FD0C59">
      <w:pPr>
        <w:pStyle w:val="Code"/>
        <w:rPr>
          <w:highlight w:val="white"/>
        </w:rPr>
      </w:pPr>
      <w:r w:rsidRPr="00903DBA">
        <w:rPr>
          <w:highlight w:val="white"/>
        </w:rPr>
        <w:t xml:space="preserve">      }</w:t>
      </w:r>
    </w:p>
    <w:p w14:paraId="6E9F392D" w14:textId="3C9DE866" w:rsidR="00E1579E" w:rsidRPr="00903DBA" w:rsidRDefault="006742F0" w:rsidP="006742F0">
      <w:pPr>
        <w:rPr>
          <w:highlight w:val="white"/>
        </w:rPr>
      </w:pPr>
      <w:r w:rsidRPr="00903DBA">
        <w:rPr>
          <w:highlight w:val="white"/>
        </w:rPr>
        <w:t xml:space="preserve">Finally, we </w:t>
      </w:r>
      <w:r w:rsidR="00103389" w:rsidRPr="00903DBA">
        <w:rPr>
          <w:highlight w:val="white"/>
        </w:rPr>
        <w:t>write the byte list of each symbol in the global list to the target file.</w:t>
      </w:r>
    </w:p>
    <w:p w14:paraId="6D616204" w14:textId="77777777" w:rsidR="00E1579E" w:rsidRPr="00903DBA" w:rsidRDefault="00E1579E" w:rsidP="00FD0C59">
      <w:pPr>
        <w:pStyle w:val="Code"/>
        <w:rPr>
          <w:highlight w:val="white"/>
        </w:rPr>
      </w:pPr>
      <w:r w:rsidRPr="00903DBA">
        <w:rPr>
          <w:highlight w:val="white"/>
        </w:rPr>
        <w:t xml:space="preserve">      { Console.Out.WriteLine("Generating \"" + targetFile.FullName + "\".");</w:t>
      </w:r>
    </w:p>
    <w:p w14:paraId="4BFA183B" w14:textId="77777777" w:rsidR="00E1579E" w:rsidRPr="00903DBA" w:rsidRDefault="00E1579E" w:rsidP="00FD0C59">
      <w:pPr>
        <w:pStyle w:val="Code"/>
        <w:rPr>
          <w:highlight w:val="white"/>
        </w:rPr>
      </w:pPr>
      <w:r w:rsidRPr="00903DBA">
        <w:rPr>
          <w:highlight w:val="white"/>
        </w:rPr>
        <w:t xml:space="preserve">        targetFile.Delete();</w:t>
      </w:r>
    </w:p>
    <w:p w14:paraId="336A80AC" w14:textId="77777777" w:rsidR="00034B05" w:rsidRPr="00903DBA" w:rsidRDefault="00E1579E" w:rsidP="00FD0C59">
      <w:pPr>
        <w:pStyle w:val="Code"/>
        <w:rPr>
          <w:highlight w:val="white"/>
        </w:rPr>
      </w:pPr>
      <w:r w:rsidRPr="00903DBA">
        <w:rPr>
          <w:highlight w:val="white"/>
        </w:rPr>
        <w:t xml:space="preserve">        BinaryWriter targetStream =</w:t>
      </w:r>
    </w:p>
    <w:p w14:paraId="5480751C" w14:textId="594CFB53" w:rsidR="00E1579E" w:rsidRPr="00903DBA" w:rsidRDefault="00034B05" w:rsidP="00FD0C59">
      <w:pPr>
        <w:pStyle w:val="Code"/>
        <w:rPr>
          <w:highlight w:val="white"/>
        </w:rPr>
      </w:pPr>
      <w:r w:rsidRPr="00903DBA">
        <w:rPr>
          <w:highlight w:val="white"/>
        </w:rPr>
        <w:t xml:space="preserve">         </w:t>
      </w:r>
      <w:r w:rsidR="00E1579E" w:rsidRPr="00903DBA">
        <w:rPr>
          <w:highlight w:val="white"/>
        </w:rPr>
        <w:t xml:space="preserve"> new BinaryWriter(File.OpenWrite(targetFile.FullName));</w:t>
      </w:r>
    </w:p>
    <w:p w14:paraId="5F199FAB" w14:textId="77777777" w:rsidR="00E1579E" w:rsidRPr="00903DBA" w:rsidRDefault="00E1579E" w:rsidP="00FD0C59">
      <w:pPr>
        <w:pStyle w:val="Code"/>
        <w:rPr>
          <w:highlight w:val="white"/>
        </w:rPr>
      </w:pPr>
    </w:p>
    <w:p w14:paraId="750F3D8E" w14:textId="77777777" w:rsidR="00E1579E" w:rsidRPr="00903DBA" w:rsidRDefault="00E1579E" w:rsidP="00E1579E">
      <w:pPr>
        <w:pStyle w:val="Code"/>
        <w:rPr>
          <w:highlight w:val="white"/>
        </w:rPr>
      </w:pPr>
      <w:r w:rsidRPr="00903DBA">
        <w:rPr>
          <w:highlight w:val="white"/>
        </w:rPr>
        <w:t xml:space="preserve">        foreach (StaticSymbolWindows staticSymbol in m_globalList) {</w:t>
      </w:r>
    </w:p>
    <w:p w14:paraId="64B97A01" w14:textId="77777777" w:rsidR="00E1579E" w:rsidRPr="00903DBA" w:rsidRDefault="00E1579E" w:rsidP="00E1579E">
      <w:pPr>
        <w:pStyle w:val="Code"/>
        <w:rPr>
          <w:highlight w:val="white"/>
        </w:rPr>
      </w:pPr>
      <w:r w:rsidRPr="00903DBA">
        <w:rPr>
          <w:highlight w:val="white"/>
        </w:rPr>
        <w:t xml:space="preserve">          foreach (sbyte b in staticSymbol.ByteList) {</w:t>
      </w:r>
    </w:p>
    <w:p w14:paraId="3A8A574C" w14:textId="77777777" w:rsidR="00E1579E" w:rsidRPr="00903DBA" w:rsidRDefault="00E1579E" w:rsidP="00E1579E">
      <w:pPr>
        <w:pStyle w:val="Code"/>
        <w:rPr>
          <w:highlight w:val="white"/>
        </w:rPr>
      </w:pPr>
      <w:r w:rsidRPr="00903DBA">
        <w:rPr>
          <w:highlight w:val="white"/>
        </w:rPr>
        <w:t xml:space="preserve">            targetStream.Write(b);</w:t>
      </w:r>
    </w:p>
    <w:p w14:paraId="6843DDC4" w14:textId="77777777" w:rsidR="00E1579E" w:rsidRPr="00903DBA" w:rsidRDefault="00E1579E" w:rsidP="00E1579E">
      <w:pPr>
        <w:pStyle w:val="Code"/>
        <w:rPr>
          <w:highlight w:val="white"/>
        </w:rPr>
      </w:pPr>
      <w:r w:rsidRPr="00903DBA">
        <w:rPr>
          <w:highlight w:val="white"/>
        </w:rPr>
        <w:t xml:space="preserve">          }</w:t>
      </w:r>
    </w:p>
    <w:p w14:paraId="0E9F9C45" w14:textId="77777777" w:rsidR="00E1579E" w:rsidRPr="00903DBA" w:rsidRDefault="00E1579E" w:rsidP="00E1579E">
      <w:pPr>
        <w:pStyle w:val="Code"/>
        <w:rPr>
          <w:highlight w:val="white"/>
        </w:rPr>
      </w:pPr>
      <w:r w:rsidRPr="00903DBA">
        <w:rPr>
          <w:highlight w:val="white"/>
        </w:rPr>
        <w:t xml:space="preserve">        }</w:t>
      </w:r>
    </w:p>
    <w:p w14:paraId="1C3AC468" w14:textId="77777777" w:rsidR="00E1579E" w:rsidRPr="00903DBA" w:rsidRDefault="00E1579E" w:rsidP="00E1579E">
      <w:pPr>
        <w:pStyle w:val="Code"/>
        <w:rPr>
          <w:highlight w:val="white"/>
        </w:rPr>
      </w:pPr>
    </w:p>
    <w:p w14:paraId="158D8C3F" w14:textId="77777777" w:rsidR="00E1579E" w:rsidRPr="00903DBA" w:rsidRDefault="00E1579E" w:rsidP="00E1579E">
      <w:pPr>
        <w:pStyle w:val="Code"/>
        <w:rPr>
          <w:highlight w:val="white"/>
        </w:rPr>
      </w:pPr>
      <w:r w:rsidRPr="00903DBA">
        <w:rPr>
          <w:highlight w:val="white"/>
        </w:rPr>
        <w:lastRenderedPageBreak/>
        <w:t xml:space="preserve">        targetStream.Close();</w:t>
      </w:r>
    </w:p>
    <w:p w14:paraId="724A04C8" w14:textId="77777777" w:rsidR="00E1579E" w:rsidRPr="00903DBA" w:rsidRDefault="00E1579E" w:rsidP="00E1579E">
      <w:pPr>
        <w:pStyle w:val="Code"/>
        <w:rPr>
          <w:highlight w:val="white"/>
        </w:rPr>
      </w:pPr>
      <w:r w:rsidRPr="00903DBA">
        <w:rPr>
          <w:highlight w:val="white"/>
        </w:rPr>
        <w:t xml:space="preserve">      }</w:t>
      </w:r>
    </w:p>
    <w:p w14:paraId="1CA659D4" w14:textId="77777777" w:rsidR="00E1579E" w:rsidRPr="00903DBA" w:rsidRDefault="00E1579E" w:rsidP="00E1579E">
      <w:pPr>
        <w:pStyle w:val="Code"/>
        <w:rPr>
          <w:highlight w:val="white"/>
        </w:rPr>
      </w:pPr>
      <w:r w:rsidRPr="00903DBA">
        <w:rPr>
          <w:highlight w:val="white"/>
        </w:rPr>
        <w:t xml:space="preserve">    }</w:t>
      </w:r>
    </w:p>
    <w:p w14:paraId="34D0E685" w14:textId="6BD88B87" w:rsidR="00E1579E" w:rsidRPr="00903DBA" w:rsidRDefault="00A14DBA" w:rsidP="00A14DBA">
      <w:pPr>
        <w:rPr>
          <w:highlight w:val="white"/>
        </w:rPr>
      </w:pPr>
      <w:r w:rsidRPr="00903DBA">
        <w:rPr>
          <w:highlight w:val="white"/>
        </w:rPr>
        <w:t xml:space="preserve">The </w:t>
      </w:r>
      <w:r w:rsidRPr="00903DBA">
        <w:rPr>
          <w:rStyle w:val="KeyWord0"/>
          <w:highlight w:val="white"/>
        </w:rPr>
        <w:t>GenerateTrace</w:t>
      </w:r>
      <w:r w:rsidRPr="00903DBA">
        <w:rPr>
          <w:highlight w:val="white"/>
        </w:rPr>
        <w:t xml:space="preserve"> method</w:t>
      </w:r>
      <w:r w:rsidR="008E063F" w:rsidRPr="00903DBA">
        <w:rPr>
          <w:highlight w:val="white"/>
        </w:rPr>
        <w:t xml:space="preserve"> adds the symbol to the </w:t>
      </w:r>
      <w:r w:rsidR="008E063F" w:rsidRPr="00903DBA">
        <w:rPr>
          <w:rStyle w:val="KeyWord0"/>
          <w:highlight w:val="white"/>
        </w:rPr>
        <w:t>m_globalList</w:t>
      </w:r>
      <w:r w:rsidRPr="00903DBA">
        <w:rPr>
          <w:highlight w:val="white"/>
        </w:rPr>
        <w:t xml:space="preserve"> </w:t>
      </w:r>
      <w:r w:rsidR="0072024D" w:rsidRPr="00903DBA">
        <w:rPr>
          <w:highlight w:val="white"/>
        </w:rPr>
        <w:t xml:space="preserve">iterates through the </w:t>
      </w:r>
      <w:r w:rsidR="008E063F" w:rsidRPr="00903DBA">
        <w:rPr>
          <w:highlight w:val="white"/>
        </w:rPr>
        <w:t xml:space="preserve">names of </w:t>
      </w:r>
      <w:r w:rsidR="0072024D" w:rsidRPr="00903DBA">
        <w:rPr>
          <w:highlight w:val="white"/>
        </w:rPr>
        <w:t>access name set and function call name set</w:t>
      </w:r>
      <w:r w:rsidR="008433E2" w:rsidRPr="00903DBA">
        <w:rPr>
          <w:highlight w:val="white"/>
        </w:rPr>
        <w:t xml:space="preserve"> and calls </w:t>
      </w:r>
      <w:r w:rsidR="008433E2" w:rsidRPr="00903DBA">
        <w:rPr>
          <w:rStyle w:val="KeyWord0"/>
          <w:highlight w:val="white"/>
        </w:rPr>
        <w:t>GenerateTrace</w:t>
      </w:r>
      <w:r w:rsidR="008433E2" w:rsidRPr="00903DBA">
        <w:rPr>
          <w:highlight w:val="white"/>
        </w:rPr>
        <w:t xml:space="preserve"> recursively for each symbol</w:t>
      </w:r>
      <w:r w:rsidR="00D40F0E" w:rsidRPr="00903DBA">
        <w:rPr>
          <w:highlight w:val="white"/>
        </w:rPr>
        <w:t xml:space="preserve"> not yet present in the </w:t>
      </w:r>
      <w:r w:rsidR="00D40F0E" w:rsidRPr="00903DBA">
        <w:rPr>
          <w:rStyle w:val="KeyWord0"/>
          <w:highlight w:val="white"/>
        </w:rPr>
        <w:t>m_globalList</w:t>
      </w:r>
      <w:r w:rsidR="00D40F0E" w:rsidRPr="00903DBA">
        <w:rPr>
          <w:highlight w:val="white"/>
        </w:rPr>
        <w:t>.</w:t>
      </w:r>
    </w:p>
    <w:p w14:paraId="4D284140" w14:textId="77777777" w:rsidR="00E1579E" w:rsidRPr="00903DBA" w:rsidRDefault="00E1579E" w:rsidP="00E1579E">
      <w:pPr>
        <w:pStyle w:val="Code"/>
        <w:rPr>
          <w:highlight w:val="white"/>
        </w:rPr>
      </w:pPr>
      <w:r w:rsidRPr="00903DBA">
        <w:rPr>
          <w:highlight w:val="white"/>
        </w:rPr>
        <w:t xml:space="preserve">    private void GenerateTrace(StaticSymbolWindows staticSymbol) {</w:t>
      </w:r>
    </w:p>
    <w:p w14:paraId="1C5C124A" w14:textId="77777777" w:rsidR="00E1579E" w:rsidRPr="00903DBA" w:rsidRDefault="00E1579E" w:rsidP="00E1579E">
      <w:pPr>
        <w:pStyle w:val="Code"/>
        <w:rPr>
          <w:highlight w:val="white"/>
        </w:rPr>
      </w:pPr>
      <w:r w:rsidRPr="00903DBA">
        <w:rPr>
          <w:highlight w:val="white"/>
        </w:rPr>
        <w:t xml:space="preserve">      if (!m_globalList.Contains(staticSymbol)) {</w:t>
      </w:r>
    </w:p>
    <w:p w14:paraId="133652CA" w14:textId="77777777" w:rsidR="00E1579E" w:rsidRPr="00903DBA" w:rsidRDefault="00E1579E" w:rsidP="00E1579E">
      <w:pPr>
        <w:pStyle w:val="Code"/>
        <w:rPr>
          <w:highlight w:val="white"/>
        </w:rPr>
      </w:pPr>
      <w:r w:rsidRPr="00903DBA">
        <w:rPr>
          <w:highlight w:val="white"/>
        </w:rPr>
        <w:t xml:space="preserve">        m_globalList.Add(staticSymbol);</w:t>
      </w:r>
    </w:p>
    <w:p w14:paraId="2612C1D0" w14:textId="77777777" w:rsidR="00E1579E" w:rsidRPr="00903DBA" w:rsidRDefault="00E1579E" w:rsidP="00E1579E">
      <w:pPr>
        <w:pStyle w:val="Code"/>
        <w:rPr>
          <w:highlight w:val="white"/>
        </w:rPr>
      </w:pPr>
      <w:r w:rsidRPr="00903DBA">
        <w:rPr>
          <w:highlight w:val="white"/>
        </w:rPr>
        <w:t xml:space="preserve">        m_addressMap.Add(staticSymbol.UniqueName, m_totalSize);</w:t>
      </w:r>
    </w:p>
    <w:p w14:paraId="38A20568" w14:textId="77777777" w:rsidR="00E1579E" w:rsidRPr="00903DBA" w:rsidRDefault="00E1579E" w:rsidP="00E1579E">
      <w:pPr>
        <w:pStyle w:val="Code"/>
        <w:rPr>
          <w:highlight w:val="white"/>
        </w:rPr>
      </w:pPr>
      <w:r w:rsidRPr="00903DBA">
        <w:rPr>
          <w:highlight w:val="white"/>
        </w:rPr>
        <w:t xml:space="preserve">        m_totalSize += (int) staticSymbol.ByteList.Count;</w:t>
      </w:r>
    </w:p>
    <w:p w14:paraId="3AB62D24" w14:textId="77777777" w:rsidR="00E1579E" w:rsidRPr="00903DBA" w:rsidRDefault="00E1579E" w:rsidP="00E1579E">
      <w:pPr>
        <w:pStyle w:val="Code"/>
        <w:rPr>
          <w:highlight w:val="white"/>
        </w:rPr>
      </w:pPr>
      <w:r w:rsidRPr="00903DBA">
        <w:rPr>
          <w:highlight w:val="white"/>
        </w:rPr>
        <w:t xml:space="preserve">      </w:t>
      </w:r>
    </w:p>
    <w:p w14:paraId="6E1AA15F" w14:textId="77777777" w:rsidR="00034B05" w:rsidRPr="00903DBA" w:rsidRDefault="00E1579E" w:rsidP="00E1579E">
      <w:pPr>
        <w:pStyle w:val="Code"/>
        <w:rPr>
          <w:highlight w:val="white"/>
        </w:rPr>
      </w:pPr>
      <w:r w:rsidRPr="00903DBA">
        <w:rPr>
          <w:highlight w:val="white"/>
        </w:rPr>
        <w:t xml:space="preserve">        ISet&lt;string&gt; accessNameSet =</w:t>
      </w:r>
    </w:p>
    <w:p w14:paraId="79EE870E" w14:textId="344BC11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HashSet&lt;string&gt;(staticSymbol.AccessMap.Values);</w:t>
      </w:r>
    </w:p>
    <w:p w14:paraId="4EC02124" w14:textId="77777777" w:rsidR="00E1579E" w:rsidRPr="00903DBA" w:rsidRDefault="00E1579E" w:rsidP="00E1579E">
      <w:pPr>
        <w:pStyle w:val="Code"/>
        <w:rPr>
          <w:highlight w:val="white"/>
        </w:rPr>
      </w:pPr>
      <w:r w:rsidRPr="00903DBA">
        <w:rPr>
          <w:highlight w:val="white"/>
        </w:rPr>
        <w:t xml:space="preserve">        foreach (string accessName in accessNameSet) {</w:t>
      </w:r>
    </w:p>
    <w:p w14:paraId="3BC44210" w14:textId="77777777" w:rsidR="00E1579E" w:rsidRPr="00903DBA" w:rsidRDefault="00E1579E" w:rsidP="00E1579E">
      <w:pPr>
        <w:pStyle w:val="Code"/>
        <w:rPr>
          <w:highlight w:val="white"/>
        </w:rPr>
      </w:pPr>
      <w:r w:rsidRPr="00903DBA">
        <w:rPr>
          <w:highlight w:val="white"/>
        </w:rPr>
        <w:t xml:space="preserve">          StaticSymbolWindows accessSymbol;</w:t>
      </w:r>
    </w:p>
    <w:p w14:paraId="73272D6F" w14:textId="77777777" w:rsidR="00E1579E" w:rsidRPr="00903DBA" w:rsidRDefault="00E1579E" w:rsidP="00E1579E">
      <w:pPr>
        <w:pStyle w:val="Code"/>
        <w:rPr>
          <w:highlight w:val="white"/>
        </w:rPr>
      </w:pPr>
      <w:r w:rsidRPr="00903DBA">
        <w:rPr>
          <w:highlight w:val="white"/>
        </w:rPr>
        <w:t xml:space="preserve">          Assert.Error(m_globalMap.TryGetValue(accessName, out accessSymbol),</w:t>
      </w:r>
    </w:p>
    <w:p w14:paraId="4107026C" w14:textId="77777777" w:rsidR="00E1579E" w:rsidRPr="00903DBA" w:rsidRDefault="00E1579E" w:rsidP="00E1579E">
      <w:pPr>
        <w:pStyle w:val="Code"/>
        <w:rPr>
          <w:highlight w:val="white"/>
        </w:rPr>
      </w:pPr>
      <w:r w:rsidRPr="00903DBA">
        <w:rPr>
          <w:highlight w:val="white"/>
        </w:rPr>
        <w:t xml:space="preserve">                       accessName, Message.Object_missing_in_linking);</w:t>
      </w:r>
    </w:p>
    <w:p w14:paraId="44F4AFE4" w14:textId="77777777" w:rsidR="00E1579E" w:rsidRPr="00903DBA" w:rsidRDefault="00E1579E" w:rsidP="00E1579E">
      <w:pPr>
        <w:pStyle w:val="Code"/>
        <w:rPr>
          <w:highlight w:val="white"/>
        </w:rPr>
      </w:pPr>
      <w:r w:rsidRPr="00903DBA">
        <w:rPr>
          <w:highlight w:val="white"/>
        </w:rPr>
        <w:t xml:space="preserve">          Assert.ErrorXXX(accessSymbol != null);</w:t>
      </w:r>
    </w:p>
    <w:p w14:paraId="7A0CA2AE" w14:textId="77777777" w:rsidR="00E1579E" w:rsidRPr="00903DBA" w:rsidRDefault="00E1579E" w:rsidP="00E1579E">
      <w:pPr>
        <w:pStyle w:val="Code"/>
        <w:rPr>
          <w:highlight w:val="white"/>
        </w:rPr>
      </w:pPr>
      <w:r w:rsidRPr="00903DBA">
        <w:rPr>
          <w:highlight w:val="white"/>
        </w:rPr>
        <w:t xml:space="preserve">          GenerateTrace(accessSymbol);</w:t>
      </w:r>
    </w:p>
    <w:p w14:paraId="51C9D9C8" w14:textId="77777777" w:rsidR="00E1579E" w:rsidRPr="00903DBA" w:rsidRDefault="00E1579E" w:rsidP="00E1579E">
      <w:pPr>
        <w:pStyle w:val="Code"/>
        <w:rPr>
          <w:highlight w:val="white"/>
        </w:rPr>
      </w:pPr>
      <w:r w:rsidRPr="00903DBA">
        <w:rPr>
          <w:highlight w:val="white"/>
        </w:rPr>
        <w:t xml:space="preserve">        }</w:t>
      </w:r>
    </w:p>
    <w:p w14:paraId="47B4AF23" w14:textId="77777777" w:rsidR="00E1579E" w:rsidRPr="00903DBA" w:rsidRDefault="00E1579E" w:rsidP="00E1579E">
      <w:pPr>
        <w:pStyle w:val="Code"/>
        <w:rPr>
          <w:highlight w:val="white"/>
        </w:rPr>
      </w:pPr>
    </w:p>
    <w:p w14:paraId="71188B20" w14:textId="77777777" w:rsidR="00034B05" w:rsidRPr="00903DBA" w:rsidRDefault="00E1579E" w:rsidP="00E1579E">
      <w:pPr>
        <w:pStyle w:val="Code"/>
        <w:rPr>
          <w:highlight w:val="white"/>
        </w:rPr>
      </w:pPr>
      <w:r w:rsidRPr="00903DBA">
        <w:rPr>
          <w:highlight w:val="white"/>
        </w:rPr>
        <w:t xml:space="preserve">        ISet&lt;string&gt; callNameSet =</w:t>
      </w:r>
    </w:p>
    <w:p w14:paraId="79AFB79D" w14:textId="479C594C"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new HashSet&lt;string&gt;(staticSymbol.CallMap.Values);</w:t>
      </w:r>
    </w:p>
    <w:p w14:paraId="6524036F" w14:textId="77777777" w:rsidR="00E1579E" w:rsidRPr="00903DBA" w:rsidRDefault="00E1579E" w:rsidP="00E1579E">
      <w:pPr>
        <w:pStyle w:val="Code"/>
        <w:rPr>
          <w:highlight w:val="white"/>
        </w:rPr>
      </w:pPr>
      <w:r w:rsidRPr="00903DBA">
        <w:rPr>
          <w:highlight w:val="white"/>
        </w:rPr>
        <w:t xml:space="preserve">        foreach (string callName in callNameSet) {</w:t>
      </w:r>
    </w:p>
    <w:p w14:paraId="31A4ADD7" w14:textId="77777777" w:rsidR="00E1579E" w:rsidRPr="00903DBA" w:rsidRDefault="00E1579E" w:rsidP="00E1579E">
      <w:pPr>
        <w:pStyle w:val="Code"/>
        <w:rPr>
          <w:highlight w:val="white"/>
        </w:rPr>
      </w:pPr>
      <w:r w:rsidRPr="00903DBA">
        <w:rPr>
          <w:highlight w:val="white"/>
        </w:rPr>
        <w:t xml:space="preserve">          StaticSymbolWindows funcSymbol;</w:t>
      </w:r>
    </w:p>
    <w:p w14:paraId="19770E2B" w14:textId="77777777" w:rsidR="00034B05" w:rsidRPr="00903DBA" w:rsidRDefault="00E1579E" w:rsidP="00E1579E">
      <w:pPr>
        <w:pStyle w:val="Code"/>
        <w:rPr>
          <w:highlight w:val="white"/>
        </w:rPr>
      </w:pPr>
      <w:r w:rsidRPr="00903DBA">
        <w:rPr>
          <w:highlight w:val="white"/>
        </w:rPr>
        <w:t xml:space="preserve">          Assert.Error(m_globalMap.TryGetValue(callName, out funcSymbol),</w:t>
      </w:r>
    </w:p>
    <w:p w14:paraId="15ADD5E4" w14:textId="0D61CCF2"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callName, Message.Function_missing_in_linking);</w:t>
      </w:r>
    </w:p>
    <w:p w14:paraId="48F35BED" w14:textId="77777777" w:rsidR="00E1579E" w:rsidRPr="00903DBA" w:rsidRDefault="00E1579E" w:rsidP="00E1579E">
      <w:pPr>
        <w:pStyle w:val="Code"/>
        <w:rPr>
          <w:highlight w:val="white"/>
        </w:rPr>
      </w:pPr>
      <w:r w:rsidRPr="00903DBA">
        <w:rPr>
          <w:highlight w:val="white"/>
        </w:rPr>
        <w:t xml:space="preserve">          Assert.Error(funcSymbol != null, SimpleName(callName), </w:t>
      </w:r>
    </w:p>
    <w:p w14:paraId="3B1A739B" w14:textId="77777777" w:rsidR="00E1579E" w:rsidRPr="00903DBA" w:rsidRDefault="00E1579E" w:rsidP="00E1579E">
      <w:pPr>
        <w:pStyle w:val="Code"/>
        <w:rPr>
          <w:highlight w:val="white"/>
        </w:rPr>
      </w:pPr>
      <w:r w:rsidRPr="00903DBA">
        <w:rPr>
          <w:highlight w:val="white"/>
        </w:rPr>
        <w:t xml:space="preserve">                         Message.Missing_external_function);</w:t>
      </w:r>
    </w:p>
    <w:p w14:paraId="00D1D95B" w14:textId="77777777" w:rsidR="00E1579E" w:rsidRPr="00903DBA" w:rsidRDefault="00E1579E" w:rsidP="00E1579E">
      <w:pPr>
        <w:pStyle w:val="Code"/>
        <w:rPr>
          <w:highlight w:val="white"/>
        </w:rPr>
      </w:pPr>
      <w:r w:rsidRPr="00903DBA">
        <w:rPr>
          <w:highlight w:val="white"/>
        </w:rPr>
        <w:t xml:space="preserve">          GenerateTrace(funcSymbol);</w:t>
      </w:r>
    </w:p>
    <w:p w14:paraId="0D8C1595" w14:textId="77777777" w:rsidR="00E1579E" w:rsidRPr="00903DBA" w:rsidRDefault="00E1579E" w:rsidP="00E1579E">
      <w:pPr>
        <w:pStyle w:val="Code"/>
        <w:rPr>
          <w:highlight w:val="white"/>
        </w:rPr>
      </w:pPr>
      <w:r w:rsidRPr="00903DBA">
        <w:rPr>
          <w:highlight w:val="white"/>
        </w:rPr>
        <w:t xml:space="preserve">        }      </w:t>
      </w:r>
    </w:p>
    <w:p w14:paraId="5224BE56" w14:textId="77777777" w:rsidR="00E1579E" w:rsidRPr="00903DBA" w:rsidRDefault="00E1579E" w:rsidP="00E1579E">
      <w:pPr>
        <w:pStyle w:val="Code"/>
        <w:rPr>
          <w:highlight w:val="white"/>
        </w:rPr>
      </w:pPr>
      <w:r w:rsidRPr="00903DBA">
        <w:rPr>
          <w:highlight w:val="white"/>
        </w:rPr>
        <w:t xml:space="preserve">      }</w:t>
      </w:r>
    </w:p>
    <w:p w14:paraId="66A6B9FA" w14:textId="77777777" w:rsidR="00E1579E" w:rsidRPr="00903DBA" w:rsidRDefault="00E1579E" w:rsidP="00E1579E">
      <w:pPr>
        <w:pStyle w:val="Code"/>
        <w:rPr>
          <w:highlight w:val="white"/>
        </w:rPr>
      </w:pPr>
      <w:r w:rsidRPr="00903DBA">
        <w:rPr>
          <w:highlight w:val="white"/>
        </w:rPr>
        <w:t xml:space="preserve">    }</w:t>
      </w:r>
    </w:p>
    <w:p w14:paraId="25398DFA" w14:textId="095EAEA2" w:rsidR="00E1579E" w:rsidRPr="00903DBA" w:rsidRDefault="003045D3" w:rsidP="003045D3">
      <w:pPr>
        <w:rPr>
          <w:highlight w:val="white"/>
        </w:rPr>
      </w:pPr>
      <w:r w:rsidRPr="00903DBA">
        <w:rPr>
          <w:highlight w:val="white"/>
        </w:rPr>
        <w:t xml:space="preserve">The </w:t>
      </w:r>
      <w:r w:rsidRPr="00903DBA">
        <w:rPr>
          <w:rStyle w:val="KeyWord0"/>
          <w:highlight w:val="white"/>
        </w:rPr>
        <w:t>GenerateAccess</w:t>
      </w:r>
      <w:r w:rsidRPr="00903DBA">
        <w:rPr>
          <w:highlight w:val="white"/>
        </w:rPr>
        <w:t xml:space="preserve"> </w:t>
      </w:r>
      <w:r w:rsidR="009A0FCE" w:rsidRPr="00903DBA">
        <w:rPr>
          <w:highlight w:val="white"/>
        </w:rPr>
        <w:t>methods iterators through</w:t>
      </w:r>
      <w:r w:rsidR="005A135F" w:rsidRPr="00903DBA">
        <w:rPr>
          <w:highlight w:val="white"/>
        </w:rPr>
        <w:t xml:space="preserve"> the access map and </w:t>
      </w:r>
      <w:r w:rsidR="00C94223" w:rsidRPr="00903DBA">
        <w:rPr>
          <w:highlight w:val="white"/>
        </w:rPr>
        <w:t>modifies the addresses.</w:t>
      </w:r>
    </w:p>
    <w:p w14:paraId="0984CBC7" w14:textId="7D8C9C1B" w:rsidR="00187D3B" w:rsidRPr="00903DBA" w:rsidRDefault="00187D3B" w:rsidP="00187D3B">
      <w:r w:rsidRPr="00903DBA">
        <w:t xml:space="preserve">For each element, reachable from </w:t>
      </w:r>
      <w:r w:rsidRPr="00903DBA">
        <w:rPr>
          <w:rStyle w:val="KeyWord0"/>
        </w:rPr>
        <w:t>main</w:t>
      </w:r>
      <w:r w:rsidRPr="00903DBA">
        <w:t xml:space="preserve">, we need to modify its </w:t>
      </w:r>
      <w:r w:rsidR="00065634" w:rsidRPr="00903DBA">
        <w:t xml:space="preserve">static </w:t>
      </w:r>
      <w:r w:rsidRPr="00903DBA">
        <w:t>accesses, function calls and return assignment</w:t>
      </w:r>
      <w:r w:rsidR="00065634" w:rsidRPr="00903DBA">
        <w:t>s</w:t>
      </w:r>
      <w:r w:rsidR="00FC0187" w:rsidRPr="00903DBA">
        <w:t xml:space="preserve"> (f</w:t>
      </w:r>
      <w:r w:rsidRPr="00903DBA">
        <w:t>or a global variable the call map and return set are empty</w:t>
      </w:r>
      <w:r w:rsidR="00FC0187" w:rsidRPr="00903DBA">
        <w:t>)</w:t>
      </w:r>
      <w:r w:rsidRPr="00903DBA">
        <w:t xml:space="preserve"> by calling </w:t>
      </w:r>
      <w:r w:rsidR="00065634" w:rsidRPr="00903DBA">
        <w:rPr>
          <w:rStyle w:val="KeyWord0"/>
        </w:rPr>
        <w:t>G</w:t>
      </w:r>
      <w:r w:rsidRPr="00903DBA">
        <w:rPr>
          <w:rStyle w:val="KeyWord0"/>
        </w:rPr>
        <w:t>enerateAccess</w:t>
      </w:r>
      <w:r w:rsidRPr="00903DBA">
        <w:t xml:space="preserve">, </w:t>
      </w:r>
      <w:r w:rsidR="00065634" w:rsidRPr="00903DBA">
        <w:rPr>
          <w:rStyle w:val="KeyWord0"/>
        </w:rPr>
        <w:t>G</w:t>
      </w:r>
      <w:r w:rsidRPr="00903DBA">
        <w:rPr>
          <w:rStyle w:val="KeyWord0"/>
        </w:rPr>
        <w:t>enerateCall</w:t>
      </w:r>
      <w:r w:rsidRPr="00903DBA">
        <w:t xml:space="preserve">, and </w:t>
      </w:r>
      <w:r w:rsidR="00065634" w:rsidRPr="00903DBA">
        <w:rPr>
          <w:rStyle w:val="KeyWord0"/>
        </w:rPr>
        <w:t>G</w:t>
      </w:r>
      <w:r w:rsidRPr="00903DBA">
        <w:rPr>
          <w:rStyle w:val="KeyWord0"/>
        </w:rPr>
        <w:t>enerateReturn</w:t>
      </w:r>
      <w:r w:rsidR="00065634" w:rsidRPr="00903DBA">
        <w:t>.</w:t>
      </w:r>
    </w:p>
    <w:p w14:paraId="2C0887B6" w14:textId="77777777" w:rsidR="00E1579E" w:rsidRPr="00903DBA" w:rsidRDefault="00E1579E" w:rsidP="00E1579E">
      <w:pPr>
        <w:pStyle w:val="Code"/>
        <w:rPr>
          <w:highlight w:val="white"/>
        </w:rPr>
      </w:pPr>
      <w:r w:rsidRPr="00903DBA">
        <w:rPr>
          <w:highlight w:val="white"/>
        </w:rPr>
        <w:t xml:space="preserve">    private void GenerateAccess(IDictionary&lt;int,string&gt; accessMap,</w:t>
      </w:r>
    </w:p>
    <w:p w14:paraId="5E4B2D6D" w14:textId="77777777" w:rsidR="00E1579E" w:rsidRPr="00903DBA" w:rsidRDefault="00E1579E" w:rsidP="00E1579E">
      <w:pPr>
        <w:pStyle w:val="Code"/>
        <w:rPr>
          <w:highlight w:val="white"/>
        </w:rPr>
      </w:pPr>
      <w:r w:rsidRPr="00903DBA">
        <w:rPr>
          <w:highlight w:val="white"/>
        </w:rPr>
        <w:t xml:space="preserve">                                List&lt;byte&gt; byteList) {</w:t>
      </w:r>
    </w:p>
    <w:p w14:paraId="051AA669" w14:textId="77777777" w:rsidR="00E1579E" w:rsidRPr="00903DBA" w:rsidRDefault="00E1579E" w:rsidP="00E1579E">
      <w:pPr>
        <w:pStyle w:val="Code"/>
        <w:rPr>
          <w:highlight w:val="white"/>
        </w:rPr>
      </w:pPr>
      <w:r w:rsidRPr="00903DBA">
        <w:rPr>
          <w:highlight w:val="white"/>
        </w:rPr>
        <w:t xml:space="preserve">      foreach (KeyValuePair&lt;int,string&gt; entry in accessMap) {</w:t>
      </w:r>
    </w:p>
    <w:p w14:paraId="6A6ECEA0" w14:textId="4AFDEFD2" w:rsidR="00E1579E" w:rsidRPr="00903DBA" w:rsidRDefault="00E1579E" w:rsidP="00E1579E">
      <w:pPr>
        <w:pStyle w:val="Code"/>
        <w:rPr>
          <w:highlight w:val="white"/>
        </w:rPr>
      </w:pPr>
      <w:r w:rsidRPr="00903DBA">
        <w:rPr>
          <w:highlight w:val="white"/>
        </w:rPr>
        <w:t xml:space="preserve">        int </w:t>
      </w:r>
      <w:r w:rsidR="007F1ED9" w:rsidRPr="00903DBA">
        <w:rPr>
          <w:highlight w:val="white"/>
        </w:rPr>
        <w:t>sourceAddress</w:t>
      </w:r>
      <w:r w:rsidRPr="00903DBA">
        <w:rPr>
          <w:highlight w:val="white"/>
        </w:rPr>
        <w:t xml:space="preserve"> = entry.Key;</w:t>
      </w:r>
    </w:p>
    <w:p w14:paraId="37F9D114" w14:textId="4B2591FA" w:rsidR="00E1579E" w:rsidRPr="00903DBA" w:rsidRDefault="00E1579E" w:rsidP="00E1579E">
      <w:pPr>
        <w:pStyle w:val="Code"/>
        <w:rPr>
          <w:highlight w:val="white"/>
        </w:rPr>
      </w:pPr>
      <w:r w:rsidRPr="00903DBA">
        <w:rPr>
          <w:highlight w:val="white"/>
        </w:rPr>
        <w:t xml:space="preserve">        string </w:t>
      </w:r>
      <w:r w:rsidR="00E52B24" w:rsidRPr="00903DBA">
        <w:rPr>
          <w:highlight w:val="white"/>
        </w:rPr>
        <w:t>targetN</w:t>
      </w:r>
      <w:r w:rsidRPr="00903DBA">
        <w:rPr>
          <w:highlight w:val="white"/>
        </w:rPr>
        <w:t>ame = entry.Value;</w:t>
      </w:r>
    </w:p>
    <w:p w14:paraId="2D09D929" w14:textId="3D6698E6" w:rsidR="00C94223" w:rsidRPr="00903DBA" w:rsidRDefault="007F1B64" w:rsidP="007F1B64">
      <w:pPr>
        <w:rPr>
          <w:highlight w:val="white"/>
        </w:rPr>
      </w:pPr>
      <w:r w:rsidRPr="00903DBA">
        <w:rPr>
          <w:highlight w:val="white"/>
        </w:rPr>
        <w:t xml:space="preserve">We obtain the </w:t>
      </w:r>
      <w:r w:rsidR="007F1ED9" w:rsidRPr="00903DBA">
        <w:rPr>
          <w:highlight w:val="white"/>
        </w:rPr>
        <w:t>target address</w:t>
      </w:r>
      <w:r w:rsidRPr="00903DBA">
        <w:rPr>
          <w:highlight w:val="white"/>
        </w:rPr>
        <w:t xml:space="preserve"> from the low and hig</w:t>
      </w:r>
      <w:r w:rsidR="005B3053" w:rsidRPr="00903DBA">
        <w:rPr>
          <w:highlight w:val="white"/>
        </w:rPr>
        <w:t>h</w:t>
      </w:r>
      <w:r w:rsidRPr="00903DBA">
        <w:rPr>
          <w:highlight w:val="white"/>
        </w:rPr>
        <w:t xml:space="preserve"> byte of the </w:t>
      </w:r>
      <w:r w:rsidR="007F1ED9" w:rsidRPr="00903DBA">
        <w:rPr>
          <w:highlight w:val="white"/>
        </w:rPr>
        <w:t>source address</w:t>
      </w:r>
      <w:r w:rsidRPr="00903DBA">
        <w:rPr>
          <w:highlight w:val="white"/>
        </w:rPr>
        <w:t>.</w:t>
      </w:r>
      <w:r w:rsidR="00870C36" w:rsidRPr="00903DBA">
        <w:rPr>
          <w:highlight w:val="white"/>
        </w:rPr>
        <w:t xml:space="preserve"> Note that the </w:t>
      </w:r>
      <w:r w:rsidR="007F1ED9" w:rsidRPr="00903DBA">
        <w:rPr>
          <w:highlight w:val="white"/>
        </w:rPr>
        <w:t>target address</w:t>
      </w:r>
      <w:r w:rsidR="00870C36" w:rsidRPr="00903DBA">
        <w:rPr>
          <w:highlight w:val="white"/>
        </w:rPr>
        <w:t xml:space="preserve"> does not need to be zero</w:t>
      </w:r>
      <w:r w:rsidR="00C42881" w:rsidRPr="00903DBA">
        <w:rPr>
          <w:highlight w:val="white"/>
        </w:rPr>
        <w:t>, it may hold an offset. F</w:t>
      </w:r>
      <w:r w:rsidR="00FB0E68" w:rsidRPr="00903DBA">
        <w:rPr>
          <w:highlight w:val="white"/>
        </w:rPr>
        <w:t xml:space="preserve">or instance, the </w:t>
      </w:r>
      <w:r w:rsidR="007F1ED9" w:rsidRPr="00903DBA">
        <w:rPr>
          <w:highlight w:val="white"/>
        </w:rPr>
        <w:t>target address</w:t>
      </w:r>
      <w:r w:rsidR="00FB0E68" w:rsidRPr="00903DBA">
        <w:rPr>
          <w:highlight w:val="white"/>
        </w:rPr>
        <w:t xml:space="preserve"> may be a pointer to a value in an array of a non-zero index, in which case </w:t>
      </w:r>
      <w:r w:rsidR="00C42881" w:rsidRPr="00903DBA">
        <w:rPr>
          <w:highlight w:val="white"/>
        </w:rPr>
        <w:t xml:space="preserve">its offset </w:t>
      </w:r>
      <w:r w:rsidR="00FB0E68" w:rsidRPr="00903DBA">
        <w:rPr>
          <w:highlight w:val="white"/>
        </w:rPr>
        <w:t>is non-zero.</w:t>
      </w:r>
    </w:p>
    <w:p w14:paraId="05D6B6E6" w14:textId="1902CF0E" w:rsidR="00E1579E" w:rsidRPr="00903DBA" w:rsidRDefault="00E1579E" w:rsidP="00E1579E">
      <w:pPr>
        <w:pStyle w:val="Code"/>
        <w:rPr>
          <w:highlight w:val="white"/>
        </w:rPr>
      </w:pPr>
      <w:r w:rsidRPr="00903DBA">
        <w:rPr>
          <w:highlight w:val="white"/>
        </w:rPr>
        <w:t xml:space="preserve">        byte </w:t>
      </w:r>
      <w:r w:rsidR="00E4675D" w:rsidRPr="00903DBA">
        <w:rPr>
          <w:highlight w:val="white"/>
        </w:rPr>
        <w:t>l</w:t>
      </w:r>
      <w:r w:rsidRPr="00903DBA">
        <w:rPr>
          <w:highlight w:val="white"/>
        </w:rPr>
        <w:t>owByte = byteList[</w:t>
      </w:r>
      <w:r w:rsidR="007F1ED9" w:rsidRPr="00903DBA">
        <w:rPr>
          <w:highlight w:val="white"/>
        </w:rPr>
        <w:t>sourceAddress</w:t>
      </w:r>
      <w:r w:rsidRPr="00903DBA">
        <w:rPr>
          <w:highlight w:val="white"/>
        </w:rPr>
        <w:t>],</w:t>
      </w:r>
    </w:p>
    <w:p w14:paraId="193345BC" w14:textId="492E04D8" w:rsidR="00E1579E" w:rsidRPr="00903DBA" w:rsidRDefault="00E1579E" w:rsidP="00E1579E">
      <w:pPr>
        <w:pStyle w:val="Code"/>
        <w:rPr>
          <w:highlight w:val="white"/>
        </w:rPr>
      </w:pPr>
      <w:r w:rsidRPr="00903DBA">
        <w:rPr>
          <w:highlight w:val="white"/>
        </w:rPr>
        <w:t xml:space="preserve">             </w:t>
      </w:r>
      <w:r w:rsidR="00E4675D" w:rsidRPr="00903DBA">
        <w:rPr>
          <w:highlight w:val="white"/>
        </w:rPr>
        <w:t>h</w:t>
      </w:r>
      <w:r w:rsidRPr="00903DBA">
        <w:rPr>
          <w:highlight w:val="white"/>
        </w:rPr>
        <w:t>ighByte = byteList[</w:t>
      </w:r>
      <w:r w:rsidR="007F1ED9" w:rsidRPr="00903DBA">
        <w:rPr>
          <w:highlight w:val="white"/>
        </w:rPr>
        <w:t>sourceAddress</w:t>
      </w:r>
      <w:r w:rsidRPr="00903DBA">
        <w:rPr>
          <w:highlight w:val="white"/>
        </w:rPr>
        <w:t xml:space="preserve"> + 1];</w:t>
      </w:r>
    </w:p>
    <w:p w14:paraId="5F070F44" w14:textId="592CC9EB" w:rsidR="00E1579E" w:rsidRPr="00903DBA" w:rsidRDefault="00E1579E" w:rsidP="00E1579E">
      <w:pPr>
        <w:pStyle w:val="Code"/>
        <w:rPr>
          <w:highlight w:val="white"/>
        </w:rPr>
      </w:pPr>
      <w:r w:rsidRPr="00903DBA">
        <w:rPr>
          <w:highlight w:val="white"/>
        </w:rPr>
        <w:t xml:space="preserve">        int </w:t>
      </w:r>
      <w:r w:rsidR="007F1ED9" w:rsidRPr="00903DBA">
        <w:rPr>
          <w:highlight w:val="white"/>
        </w:rPr>
        <w:t>targetAddress</w:t>
      </w:r>
      <w:r w:rsidRPr="00903DBA">
        <w:rPr>
          <w:highlight w:val="white"/>
        </w:rPr>
        <w:t xml:space="preserve"> = ((int) </w:t>
      </w:r>
      <w:r w:rsidR="00E4675D" w:rsidRPr="00903DBA">
        <w:rPr>
          <w:highlight w:val="white"/>
        </w:rPr>
        <w:t>h</w:t>
      </w:r>
      <w:r w:rsidRPr="00903DBA">
        <w:rPr>
          <w:highlight w:val="white"/>
        </w:rPr>
        <w:t xml:space="preserve">ighByte &lt;&lt; 8) + </w:t>
      </w:r>
      <w:r w:rsidR="00E4675D" w:rsidRPr="00903DBA">
        <w:rPr>
          <w:highlight w:val="white"/>
        </w:rPr>
        <w:t>l</w:t>
      </w:r>
      <w:r w:rsidRPr="00903DBA">
        <w:rPr>
          <w:highlight w:val="white"/>
        </w:rPr>
        <w:t>owByte;</w:t>
      </w:r>
    </w:p>
    <w:p w14:paraId="4E1F1A0D" w14:textId="53AA015A" w:rsidR="007F1B64" w:rsidRPr="00903DBA" w:rsidRDefault="00870C36" w:rsidP="000121DD">
      <w:pPr>
        <w:rPr>
          <w:b/>
          <w:bCs/>
          <w:highlight w:val="white"/>
        </w:rPr>
      </w:pPr>
      <w:r w:rsidRPr="00903DBA">
        <w:rPr>
          <w:highlight w:val="white"/>
        </w:rPr>
        <w:lastRenderedPageBreak/>
        <w:t xml:space="preserve">We modify the </w:t>
      </w:r>
      <w:r w:rsidR="007F1ED9" w:rsidRPr="00903DBA">
        <w:rPr>
          <w:highlight w:val="white"/>
        </w:rPr>
        <w:t>target address</w:t>
      </w:r>
      <w:r w:rsidRPr="00903DBA">
        <w:rPr>
          <w:highlight w:val="white"/>
        </w:rPr>
        <w:t xml:space="preserve"> by</w:t>
      </w:r>
      <w:r w:rsidR="00907C44" w:rsidRPr="00903DBA">
        <w:rPr>
          <w:highlight w:val="white"/>
        </w:rPr>
        <w:t xml:space="preserve"> adding the address of </w:t>
      </w:r>
      <w:r w:rsidR="001934F7" w:rsidRPr="00903DBA">
        <w:rPr>
          <w:highlight w:val="white"/>
        </w:rPr>
        <w:t xml:space="preserve">the </w:t>
      </w:r>
      <w:r w:rsidR="00F85B99" w:rsidRPr="00903DBA">
        <w:rPr>
          <w:highlight w:val="white"/>
        </w:rPr>
        <w:t xml:space="preserve">name to </w:t>
      </w:r>
      <w:r w:rsidR="007F1ED9" w:rsidRPr="00903DBA">
        <w:rPr>
          <w:highlight w:val="white"/>
        </w:rPr>
        <w:t xml:space="preserve">target address, which we </w:t>
      </w:r>
      <w:r w:rsidR="001934F7" w:rsidRPr="00903DBA">
        <w:rPr>
          <w:highlight w:val="white"/>
        </w:rPr>
        <w:t>restore to the source address.</w:t>
      </w:r>
    </w:p>
    <w:p w14:paraId="2CE198F8" w14:textId="49FD2A62" w:rsidR="00E1579E" w:rsidRPr="00903DBA" w:rsidRDefault="00E1579E" w:rsidP="00E1579E">
      <w:pPr>
        <w:pStyle w:val="Code"/>
        <w:rPr>
          <w:highlight w:val="white"/>
        </w:rPr>
      </w:pPr>
      <w:r w:rsidRPr="00903DBA">
        <w:rPr>
          <w:highlight w:val="white"/>
        </w:rPr>
        <w:t xml:space="preserve">        </w:t>
      </w:r>
      <w:r w:rsidR="007F1ED9" w:rsidRPr="00903DBA">
        <w:rPr>
          <w:highlight w:val="white"/>
        </w:rPr>
        <w:t>targetAddress</w:t>
      </w:r>
      <w:r w:rsidRPr="00903DBA">
        <w:rPr>
          <w:highlight w:val="white"/>
        </w:rPr>
        <w:t xml:space="preserve"> </w:t>
      </w:r>
      <w:r w:rsidR="00E4675D" w:rsidRPr="00903DBA">
        <w:rPr>
          <w:highlight w:val="white"/>
        </w:rPr>
        <w:t>+</w:t>
      </w:r>
      <w:r w:rsidRPr="00903DBA">
        <w:rPr>
          <w:highlight w:val="white"/>
        </w:rPr>
        <w:t>= m_</w:t>
      </w:r>
      <w:r w:rsidR="007F1ED9" w:rsidRPr="00903DBA">
        <w:rPr>
          <w:highlight w:val="white"/>
        </w:rPr>
        <w:t>address</w:t>
      </w:r>
      <w:r w:rsidRPr="00903DBA">
        <w:rPr>
          <w:highlight w:val="white"/>
        </w:rPr>
        <w:t>Map[</w:t>
      </w:r>
      <w:r w:rsidR="00317998" w:rsidRPr="00903DBA">
        <w:rPr>
          <w:highlight w:val="white"/>
        </w:rPr>
        <w:t>targetName</w:t>
      </w:r>
      <w:r w:rsidRPr="00903DBA">
        <w:rPr>
          <w:highlight w:val="white"/>
        </w:rPr>
        <w:t>];</w:t>
      </w:r>
    </w:p>
    <w:p w14:paraId="65B61FD5" w14:textId="1D52813C"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(byte) </w:t>
      </w:r>
      <w:r w:rsidR="007F1ED9" w:rsidRPr="00903DBA">
        <w:rPr>
          <w:highlight w:val="white"/>
        </w:rPr>
        <w:t>targetAddress</w:t>
      </w:r>
      <w:r w:rsidRPr="00903DBA">
        <w:rPr>
          <w:highlight w:val="white"/>
        </w:rPr>
        <w:t>;</w:t>
      </w:r>
    </w:p>
    <w:p w14:paraId="16F021FF" w14:textId="58822241" w:rsidR="00E1579E" w:rsidRPr="00903DBA" w:rsidRDefault="00E1579E" w:rsidP="00E1579E">
      <w:pPr>
        <w:pStyle w:val="Code"/>
        <w:rPr>
          <w:highlight w:val="white"/>
        </w:rPr>
      </w:pPr>
      <w:r w:rsidRPr="00903DBA">
        <w:rPr>
          <w:highlight w:val="white"/>
        </w:rPr>
        <w:t xml:space="preserve">        byteList[</w:t>
      </w:r>
      <w:r w:rsidR="007F1ED9" w:rsidRPr="00903DBA">
        <w:rPr>
          <w:highlight w:val="white"/>
        </w:rPr>
        <w:t>sourceAddress</w:t>
      </w:r>
      <w:r w:rsidRPr="00903DBA">
        <w:rPr>
          <w:highlight w:val="white"/>
        </w:rPr>
        <w:t xml:space="preserve"> + 1] = (byte) (</w:t>
      </w:r>
      <w:r w:rsidR="007F1ED9" w:rsidRPr="00903DBA">
        <w:rPr>
          <w:highlight w:val="white"/>
        </w:rPr>
        <w:t>targetAddress</w:t>
      </w:r>
      <w:r w:rsidRPr="00903DBA">
        <w:rPr>
          <w:highlight w:val="white"/>
        </w:rPr>
        <w:t xml:space="preserve"> &gt;&gt; 8);</w:t>
      </w:r>
    </w:p>
    <w:p w14:paraId="1554F188" w14:textId="77777777" w:rsidR="00E1579E" w:rsidRPr="00903DBA" w:rsidRDefault="00E1579E" w:rsidP="00E1579E">
      <w:pPr>
        <w:pStyle w:val="Code"/>
        <w:rPr>
          <w:highlight w:val="white"/>
        </w:rPr>
      </w:pPr>
      <w:r w:rsidRPr="00903DBA">
        <w:rPr>
          <w:highlight w:val="white"/>
        </w:rPr>
        <w:t xml:space="preserve">      }</w:t>
      </w:r>
    </w:p>
    <w:p w14:paraId="76C2A33A" w14:textId="77777777" w:rsidR="00E1579E" w:rsidRPr="00903DBA" w:rsidRDefault="00E1579E" w:rsidP="00E1579E">
      <w:pPr>
        <w:pStyle w:val="Code"/>
        <w:rPr>
          <w:highlight w:val="white"/>
        </w:rPr>
      </w:pPr>
      <w:r w:rsidRPr="00903DBA">
        <w:rPr>
          <w:highlight w:val="white"/>
        </w:rPr>
        <w:t xml:space="preserve">    }</w:t>
      </w:r>
    </w:p>
    <w:p w14:paraId="23FCEA73" w14:textId="01AC27B3" w:rsidR="00E1579E" w:rsidRPr="00903DBA" w:rsidRDefault="00B07640" w:rsidP="00E16F6A">
      <w:pPr>
        <w:rPr>
          <w:highlight w:val="white"/>
        </w:rPr>
      </w:pPr>
      <w:r w:rsidRPr="00903DBA">
        <w:rPr>
          <w:highlight w:val="white"/>
        </w:rPr>
        <w:t xml:space="preserve">The </w:t>
      </w:r>
      <w:r w:rsidRPr="00903DBA">
        <w:rPr>
          <w:rStyle w:val="KeyWord0"/>
          <w:highlight w:val="white"/>
        </w:rPr>
        <w:t>GenerateCall</w:t>
      </w:r>
      <w:r w:rsidRPr="00903DBA">
        <w:rPr>
          <w:highlight w:val="white"/>
        </w:rPr>
        <w:t xml:space="preserve"> method</w:t>
      </w:r>
      <w:r w:rsidR="00DD3E21" w:rsidRPr="00903DBA">
        <w:rPr>
          <w:highlight w:val="white"/>
        </w:rPr>
        <w:t xml:space="preserve"> </w:t>
      </w:r>
      <w:r w:rsidR="00FA5691" w:rsidRPr="00903DBA">
        <w:rPr>
          <w:highlight w:val="white"/>
        </w:rPr>
        <w:t>iterates through the</w:t>
      </w:r>
      <w:r w:rsidR="00E52B24" w:rsidRPr="00903DBA">
        <w:rPr>
          <w:highlight w:val="white"/>
        </w:rPr>
        <w:t xml:space="preserve"> </w:t>
      </w:r>
      <w:r w:rsidR="00E6689C" w:rsidRPr="00903DBA">
        <w:rPr>
          <w:highlight w:val="white"/>
        </w:rPr>
        <w:t xml:space="preserve">names of the functions to called. There are two differences between this method and </w:t>
      </w:r>
      <w:r w:rsidR="00E6689C" w:rsidRPr="00903DBA">
        <w:rPr>
          <w:rStyle w:val="KeyWord0"/>
          <w:highlight w:val="white"/>
        </w:rPr>
        <w:t>GenerateAccess</w:t>
      </w:r>
      <w:r w:rsidR="00E16F6A" w:rsidRPr="00903DBA">
        <w:rPr>
          <w:highlight w:val="white"/>
        </w:rPr>
        <w:t xml:space="preserve"> above</w:t>
      </w:r>
      <w:r w:rsidR="008F2431" w:rsidRPr="00903DBA">
        <w:rPr>
          <w:highlight w:val="white"/>
        </w:rPr>
        <w:t xml:space="preserve">. First, we do not need to take </w:t>
      </w:r>
      <w:r w:rsidR="005912E1" w:rsidRPr="00903DBA">
        <w:rPr>
          <w:highlight w:val="white"/>
        </w:rPr>
        <w:t xml:space="preserve">inspect </w:t>
      </w:r>
      <w:r w:rsidR="0015781E" w:rsidRPr="00903DBA">
        <w:rPr>
          <w:highlight w:val="white"/>
        </w:rPr>
        <w:t xml:space="preserve">the </w:t>
      </w:r>
      <w:r w:rsidR="00067F4A" w:rsidRPr="00903DBA">
        <w:rPr>
          <w:highlight w:val="white"/>
        </w:rPr>
        <w:t xml:space="preserve">original </w:t>
      </w:r>
      <w:r w:rsidR="008F2431" w:rsidRPr="00903DBA">
        <w:rPr>
          <w:highlight w:val="white"/>
        </w:rPr>
        <w:t>address of the function</w:t>
      </w:r>
      <w:r w:rsidR="00067F4A" w:rsidRPr="00903DBA">
        <w:rPr>
          <w:highlight w:val="white"/>
        </w:rPr>
        <w:t xml:space="preserve">. It is always </w:t>
      </w:r>
      <w:r w:rsidR="00BB6AC9" w:rsidRPr="00903DBA">
        <w:rPr>
          <w:highlight w:val="white"/>
        </w:rPr>
        <w:t>zero since</w:t>
      </w:r>
      <w:r w:rsidR="008F2431" w:rsidRPr="00903DBA">
        <w:rPr>
          <w:highlight w:val="white"/>
        </w:rPr>
        <w:t xml:space="preserve"> it is not possible to </w:t>
      </w:r>
      <w:r w:rsidR="00EB4BEC" w:rsidRPr="00903DBA">
        <w:rPr>
          <w:highlight w:val="white"/>
        </w:rPr>
        <w:t xml:space="preserve">add an offset to a function call. Second, the address of the call is </w:t>
      </w:r>
      <w:r w:rsidR="00067F4A" w:rsidRPr="00903DBA">
        <w:rPr>
          <w:highlight w:val="white"/>
        </w:rPr>
        <w:t xml:space="preserve">not absolute, it is </w:t>
      </w:r>
      <w:r w:rsidR="00EB4BEC" w:rsidRPr="00903DBA">
        <w:rPr>
          <w:highlight w:val="white"/>
        </w:rPr>
        <w:t>relative the next assembly code instruction</w:t>
      </w:r>
      <w:r w:rsidR="00775C28" w:rsidRPr="00903DBA">
        <w:rPr>
          <w:highlight w:val="white"/>
        </w:rPr>
        <w:t>.</w:t>
      </w:r>
    </w:p>
    <w:p w14:paraId="380528A6" w14:textId="651987CB" w:rsidR="00B513F2" w:rsidRPr="00903DBA" w:rsidRDefault="00B513F2" w:rsidP="00B513F2">
      <w:r w:rsidRPr="00903DBA">
        <w:t xml:space="preserve">We could </w:t>
      </w:r>
      <w:r w:rsidR="005618F9" w:rsidRPr="00903DBA">
        <w:t xml:space="preserve">change the calls where the address is eight bytes </w:t>
      </w:r>
      <w:r w:rsidR="003B46D3" w:rsidRPr="00903DBA">
        <w:t xml:space="preserve">from long jump </w:t>
      </w:r>
      <w:r w:rsidR="005618F9" w:rsidRPr="00903DBA">
        <w:t xml:space="preserve">to short jumps. However, </w:t>
      </w:r>
      <w:r w:rsidR="00067F4A" w:rsidRPr="00903DBA">
        <w:t>this may cause local jumps</w:t>
      </w:r>
      <w:r w:rsidR="003B46D3" w:rsidRPr="00903DBA">
        <w:t xml:space="preserve"> in the function</w:t>
      </w:r>
      <w:r w:rsidR="00067F4A" w:rsidRPr="00903DBA">
        <w:t xml:space="preserve"> to be changed from short </w:t>
      </w:r>
      <w:r w:rsidR="003B46D3" w:rsidRPr="00903DBA">
        <w:t xml:space="preserve">jumps </w:t>
      </w:r>
      <w:r w:rsidR="00067F4A" w:rsidRPr="00903DBA">
        <w:t>to long jumps.</w:t>
      </w:r>
    </w:p>
    <w:p w14:paraId="2B02E8D8" w14:textId="37544C70" w:rsidR="00034B05" w:rsidRPr="00903DBA" w:rsidRDefault="00E1579E" w:rsidP="00E1579E">
      <w:pPr>
        <w:pStyle w:val="Code"/>
        <w:rPr>
          <w:highlight w:val="white"/>
        </w:rPr>
      </w:pPr>
      <w:r w:rsidRPr="00903DBA">
        <w:rPr>
          <w:highlight w:val="white"/>
        </w:rPr>
        <w:t xml:space="preserve">    private void GenerateCall(int </w:t>
      </w:r>
      <w:r w:rsidR="00D95327" w:rsidRPr="00903DBA">
        <w:rPr>
          <w:highlight w:val="white"/>
        </w:rPr>
        <w:t>callerS</w:t>
      </w:r>
      <w:r w:rsidRPr="00903DBA">
        <w:rPr>
          <w:highlight w:val="white"/>
        </w:rPr>
        <w:t>tartAddress,</w:t>
      </w:r>
    </w:p>
    <w:p w14:paraId="38BAF35A" w14:textId="6D131FD0" w:rsidR="00E1579E" w:rsidRPr="00903DBA" w:rsidRDefault="00034B05" w:rsidP="00E1579E">
      <w:pPr>
        <w:pStyle w:val="Code"/>
        <w:rPr>
          <w:highlight w:val="white"/>
        </w:rPr>
      </w:pPr>
      <w:r w:rsidRPr="00903DBA">
        <w:rPr>
          <w:highlight w:val="white"/>
        </w:rPr>
        <w:t xml:space="preserve">                             </w:t>
      </w:r>
      <w:r w:rsidR="00E1579E" w:rsidRPr="00903DBA">
        <w:rPr>
          <w:highlight w:val="white"/>
        </w:rPr>
        <w:t xml:space="preserve"> IDictionary&lt;int,string&gt; callMap,</w:t>
      </w:r>
    </w:p>
    <w:p w14:paraId="771698A9" w14:textId="77777777" w:rsidR="00E1579E" w:rsidRPr="00903DBA" w:rsidRDefault="00E1579E" w:rsidP="00E1579E">
      <w:pPr>
        <w:pStyle w:val="Code"/>
        <w:rPr>
          <w:highlight w:val="white"/>
        </w:rPr>
      </w:pPr>
      <w:r w:rsidRPr="00903DBA">
        <w:rPr>
          <w:highlight w:val="white"/>
        </w:rPr>
        <w:t xml:space="preserve">                              List&lt;byte&gt; byteList) {</w:t>
      </w:r>
    </w:p>
    <w:p w14:paraId="38EB8AD9" w14:textId="77777777" w:rsidR="00E1579E" w:rsidRPr="00903DBA" w:rsidRDefault="00E1579E" w:rsidP="00E1579E">
      <w:pPr>
        <w:pStyle w:val="Code"/>
        <w:rPr>
          <w:highlight w:val="white"/>
        </w:rPr>
      </w:pPr>
      <w:r w:rsidRPr="00903DBA">
        <w:rPr>
          <w:highlight w:val="white"/>
        </w:rPr>
        <w:t xml:space="preserve">      foreach (KeyValuePair&lt;int,string&gt; entry in callMap) {</w:t>
      </w:r>
    </w:p>
    <w:p w14:paraId="3F3A7F9F" w14:textId="104FC9F2" w:rsidR="00E1579E" w:rsidRPr="00903DBA" w:rsidRDefault="00E1579E" w:rsidP="00E1579E">
      <w:pPr>
        <w:pStyle w:val="Code"/>
        <w:rPr>
          <w:highlight w:val="white"/>
        </w:rPr>
      </w:pPr>
      <w:r w:rsidRPr="00903DBA">
        <w:rPr>
          <w:highlight w:val="white"/>
        </w:rPr>
        <w:t xml:space="preserve">        int </w:t>
      </w:r>
      <w:r w:rsidR="00DD3E21" w:rsidRPr="00903DBA">
        <w:rPr>
          <w:highlight w:val="white"/>
        </w:rPr>
        <w:t>sourceA</w:t>
      </w:r>
      <w:r w:rsidRPr="00903DBA">
        <w:rPr>
          <w:highlight w:val="white"/>
        </w:rPr>
        <w:t>ddress = entry.Key;</w:t>
      </w:r>
    </w:p>
    <w:p w14:paraId="6003024F" w14:textId="6F9DF040" w:rsidR="00317998" w:rsidRPr="00903DBA" w:rsidRDefault="00317998" w:rsidP="00E1579E">
      <w:pPr>
        <w:pStyle w:val="Code"/>
        <w:rPr>
          <w:highlight w:val="white"/>
        </w:rPr>
      </w:pPr>
      <w:r w:rsidRPr="00903DBA">
        <w:rPr>
          <w:highlight w:val="white"/>
        </w:rPr>
        <w:t xml:space="preserve">        string sourceName = entry.Value;</w:t>
      </w:r>
    </w:p>
    <w:p w14:paraId="1916BD14" w14:textId="446FD0E7" w:rsidR="00800186" w:rsidRPr="00903DBA" w:rsidRDefault="00800186" w:rsidP="00800186">
      <w:pPr>
        <w:rPr>
          <w:highlight w:val="white"/>
        </w:rPr>
      </w:pPr>
      <w:r w:rsidRPr="00903DBA">
        <w:rPr>
          <w:highlight w:val="white"/>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sidRPr="00903DBA">
        <w:rPr>
          <w:highlight w:val="white"/>
        </w:rPr>
        <w:t>in order to</w:t>
      </w:r>
      <w:proofErr w:type="gramEnd"/>
      <w:r w:rsidRPr="00903DBA">
        <w:rPr>
          <w:highlight w:val="white"/>
        </w:rPr>
        <w:t xml:space="preserve"> make the address relative the whole executable file.</w:t>
      </w:r>
    </w:p>
    <w:p w14:paraId="641C52EF" w14:textId="1D4294C0" w:rsidR="00C22711" w:rsidRPr="00903DBA" w:rsidRDefault="00C22711" w:rsidP="00C22711">
      <w:pPr>
        <w:pStyle w:val="Code"/>
        <w:rPr>
          <w:highlight w:val="white"/>
        </w:rPr>
      </w:pPr>
      <w:r w:rsidRPr="00903DBA">
        <w:rPr>
          <w:highlight w:val="white"/>
        </w:rPr>
        <w:t xml:space="preserve">        int </w:t>
      </w:r>
      <w:r w:rsidR="0061063E" w:rsidRPr="00903DBA">
        <w:rPr>
          <w:highlight w:val="white"/>
        </w:rPr>
        <w:t>next</w:t>
      </w:r>
      <w:r w:rsidRPr="00903DBA">
        <w:rPr>
          <w:highlight w:val="white"/>
        </w:rPr>
        <w:t>Address = (sourceAddress + 2) + callerStartAddress;</w:t>
      </w:r>
    </w:p>
    <w:p w14:paraId="4197AEA7" w14:textId="7F313409" w:rsidR="0061063E" w:rsidRPr="00903DBA" w:rsidRDefault="00E1579E" w:rsidP="00E1579E">
      <w:pPr>
        <w:pStyle w:val="Code"/>
        <w:rPr>
          <w:highlight w:val="white"/>
        </w:rPr>
      </w:pPr>
      <w:r w:rsidRPr="00903DBA">
        <w:rPr>
          <w:highlight w:val="white"/>
        </w:rPr>
        <w:t xml:space="preserve">        int calleeAddress = m_addressMap[</w:t>
      </w:r>
      <w:r w:rsidR="000342A7" w:rsidRPr="00903DBA">
        <w:rPr>
          <w:highlight w:val="white"/>
        </w:rPr>
        <w:t>sourceName</w:t>
      </w:r>
      <w:r w:rsidRPr="00903DBA">
        <w:rPr>
          <w:highlight w:val="white"/>
        </w:rPr>
        <w:t>];</w:t>
      </w:r>
    </w:p>
    <w:p w14:paraId="1DA62BA4" w14:textId="31DADAB1" w:rsidR="0061063E" w:rsidRPr="00903DBA" w:rsidRDefault="0061063E" w:rsidP="00EE2D29">
      <w:pPr>
        <w:rPr>
          <w:highlight w:val="white"/>
        </w:rPr>
      </w:pPr>
      <w:r w:rsidRPr="00903DBA">
        <w:rPr>
          <w:highlight w:val="white"/>
        </w:rPr>
        <w:t>The relative address of the call is the difference of the address of the callee function and the next</w:t>
      </w:r>
      <w:r w:rsidR="00EE2D29" w:rsidRPr="00903DBA">
        <w:rPr>
          <w:highlight w:val="white"/>
        </w:rPr>
        <w:t xml:space="preserve"> instruction (the address of the instruction following the call).</w:t>
      </w:r>
    </w:p>
    <w:p w14:paraId="366FBC1F" w14:textId="5058F163" w:rsidR="00E1579E" w:rsidRPr="00903DBA" w:rsidRDefault="00E1579E" w:rsidP="00E1579E">
      <w:pPr>
        <w:pStyle w:val="Code"/>
        <w:rPr>
          <w:highlight w:val="white"/>
        </w:rPr>
      </w:pPr>
      <w:r w:rsidRPr="00903DBA">
        <w:rPr>
          <w:highlight w:val="white"/>
        </w:rPr>
        <w:t xml:space="preserve">        int relativeAddress = calleeAddress - </w:t>
      </w:r>
      <w:r w:rsidR="0061063E" w:rsidRPr="00903DBA">
        <w:rPr>
          <w:highlight w:val="white"/>
        </w:rPr>
        <w:t>nextAddress</w:t>
      </w:r>
      <w:r w:rsidRPr="00903DBA">
        <w:rPr>
          <w:highlight w:val="white"/>
        </w:rPr>
        <w:t>;</w:t>
      </w:r>
    </w:p>
    <w:p w14:paraId="7790C7F4" w14:textId="2AD8B7B3"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sourceAddress</w:t>
      </w:r>
      <w:r w:rsidRPr="00903DBA">
        <w:rPr>
          <w:highlight w:val="white"/>
        </w:rPr>
        <w:t>] = (byte) ((sbyte) relativeAddress);</w:t>
      </w:r>
    </w:p>
    <w:p w14:paraId="0853C9F0" w14:textId="08D25C48" w:rsidR="00E1579E" w:rsidRPr="00903DBA" w:rsidRDefault="00E1579E" w:rsidP="00E1579E">
      <w:pPr>
        <w:pStyle w:val="Code"/>
        <w:rPr>
          <w:highlight w:val="white"/>
        </w:rPr>
      </w:pPr>
      <w:r w:rsidRPr="00903DBA">
        <w:rPr>
          <w:highlight w:val="white"/>
        </w:rPr>
        <w:t xml:space="preserve">        byteList[</w:t>
      </w:r>
      <w:r w:rsidR="00B20082" w:rsidRPr="00903DBA">
        <w:rPr>
          <w:highlight w:val="white"/>
        </w:rPr>
        <w:t xml:space="preserve">sourceAddress </w:t>
      </w:r>
      <w:r w:rsidRPr="00903DBA">
        <w:rPr>
          <w:highlight w:val="white"/>
        </w:rPr>
        <w:t>+ 1] = (byte) ((sbyte) (relativeAddress &gt;&gt; 8));</w:t>
      </w:r>
    </w:p>
    <w:p w14:paraId="1176BE0D" w14:textId="77777777" w:rsidR="00E1579E" w:rsidRPr="00903DBA" w:rsidRDefault="00E1579E" w:rsidP="00E1579E">
      <w:pPr>
        <w:pStyle w:val="Code"/>
        <w:rPr>
          <w:highlight w:val="white"/>
        </w:rPr>
      </w:pPr>
      <w:r w:rsidRPr="00903DBA">
        <w:rPr>
          <w:highlight w:val="white"/>
        </w:rPr>
        <w:t xml:space="preserve">      }</w:t>
      </w:r>
    </w:p>
    <w:p w14:paraId="1365C59A" w14:textId="77777777" w:rsidR="00E1579E" w:rsidRPr="00903DBA" w:rsidRDefault="00E1579E" w:rsidP="00E1579E">
      <w:pPr>
        <w:pStyle w:val="Code"/>
        <w:rPr>
          <w:highlight w:val="white"/>
        </w:rPr>
      </w:pPr>
      <w:r w:rsidRPr="00903DBA">
        <w:rPr>
          <w:highlight w:val="white"/>
        </w:rPr>
        <w:t xml:space="preserve">    }</w:t>
      </w:r>
    </w:p>
    <w:p w14:paraId="425A665C" w14:textId="7F4FF9A6" w:rsidR="00E1579E" w:rsidRPr="00903DBA" w:rsidRDefault="00BB1986" w:rsidP="00BB1986">
      <w:pPr>
        <w:rPr>
          <w:highlight w:val="white"/>
        </w:rPr>
      </w:pPr>
      <w:r w:rsidRPr="00903DBA">
        <w:rPr>
          <w:highlight w:val="white"/>
        </w:rPr>
        <w:t xml:space="preserve">The </w:t>
      </w:r>
      <w:r w:rsidRPr="00903DBA">
        <w:rPr>
          <w:rStyle w:val="KeyWord0"/>
          <w:highlight w:val="white"/>
        </w:rPr>
        <w:t>GenerateReturn</w:t>
      </w:r>
      <w:r w:rsidRPr="00903DBA">
        <w:rPr>
          <w:highlight w:val="white"/>
        </w:rPr>
        <w:t xml:space="preserve"> method</w:t>
      </w:r>
      <w:r w:rsidR="00670599" w:rsidRPr="00903DBA">
        <w:rPr>
          <w:highlight w:val="white"/>
        </w:rPr>
        <w:t xml:space="preserve"> changes the return address </w:t>
      </w:r>
      <w:r w:rsidR="008341B9" w:rsidRPr="00903DBA">
        <w:rPr>
          <w:highlight w:val="white"/>
        </w:rPr>
        <w:t>from</w:t>
      </w:r>
      <w:r w:rsidR="00670599" w:rsidRPr="00903DBA">
        <w:rPr>
          <w:highlight w:val="white"/>
        </w:rPr>
        <w:t xml:space="preserve"> the address relative</w:t>
      </w:r>
      <w:r w:rsidR="00B01423" w:rsidRPr="00903DBA">
        <w:rPr>
          <w:highlight w:val="white"/>
        </w:rPr>
        <w:t xml:space="preserve"> the beginning of the function</w:t>
      </w:r>
      <w:r w:rsidR="008341B9" w:rsidRPr="00903DBA">
        <w:rPr>
          <w:highlight w:val="white"/>
        </w:rPr>
        <w:t xml:space="preserve"> to the address relative the beginning of the executable code.</w:t>
      </w:r>
      <w:r w:rsidR="007C214D" w:rsidRPr="00903DBA">
        <w:rPr>
          <w:highlight w:val="white"/>
        </w:rPr>
        <w:t xml:space="preserve"> </w:t>
      </w:r>
      <w:proofErr w:type="gramStart"/>
      <w:r w:rsidR="007C214D" w:rsidRPr="00903DBA">
        <w:rPr>
          <w:highlight w:val="white"/>
        </w:rPr>
        <w:t>Similar to</w:t>
      </w:r>
      <w:proofErr w:type="gramEnd"/>
      <w:r w:rsidR="007C214D" w:rsidRPr="00903DBA">
        <w:rPr>
          <w:highlight w:val="white"/>
        </w:rPr>
        <w:t xml:space="preserve"> the </w:t>
      </w:r>
      <w:r w:rsidR="007C214D" w:rsidRPr="00903DBA">
        <w:rPr>
          <w:rStyle w:val="KeyWord0"/>
          <w:highlight w:val="white"/>
        </w:rPr>
        <w:t>GenerateAccess</w:t>
      </w:r>
      <w:r w:rsidR="007C214D" w:rsidRPr="00903DBA">
        <w:rPr>
          <w:highlight w:val="white"/>
        </w:rPr>
        <w:t xml:space="preserve"> case above, we need to inspect the original address, and add the address of the beginning function.</w:t>
      </w:r>
    </w:p>
    <w:p w14:paraId="3AC9E52D" w14:textId="77777777" w:rsidR="00F4455B" w:rsidRPr="00903DBA" w:rsidRDefault="00F4455B" w:rsidP="00F4455B">
      <w:pPr>
        <w:pStyle w:val="Code"/>
        <w:rPr>
          <w:highlight w:val="white"/>
        </w:rPr>
      </w:pPr>
      <w:r w:rsidRPr="00903DBA">
        <w:rPr>
          <w:highlight w:val="white"/>
        </w:rPr>
        <w:t xml:space="preserve">    private void GenerateReturn(int functionStartAddress, ISet&lt;int&gt; returnSet,</w:t>
      </w:r>
    </w:p>
    <w:p w14:paraId="6E69C776" w14:textId="77777777" w:rsidR="00F4455B" w:rsidRPr="00903DBA" w:rsidRDefault="00F4455B" w:rsidP="00F4455B">
      <w:pPr>
        <w:pStyle w:val="Code"/>
        <w:rPr>
          <w:highlight w:val="white"/>
        </w:rPr>
      </w:pPr>
      <w:r w:rsidRPr="00903DBA">
        <w:rPr>
          <w:highlight w:val="white"/>
        </w:rPr>
        <w:t xml:space="preserve">                                List&lt;byte&gt; byteList) {</w:t>
      </w:r>
    </w:p>
    <w:p w14:paraId="6B15EB15" w14:textId="77777777" w:rsidR="00F4455B" w:rsidRPr="00903DBA" w:rsidRDefault="00F4455B" w:rsidP="00F4455B">
      <w:pPr>
        <w:pStyle w:val="Code"/>
        <w:rPr>
          <w:highlight w:val="white"/>
        </w:rPr>
      </w:pPr>
      <w:r w:rsidRPr="00903DBA">
        <w:rPr>
          <w:highlight w:val="white"/>
        </w:rPr>
        <w:t xml:space="preserve">      foreach (int sourceAddress in returnSet) {</w:t>
      </w:r>
    </w:p>
    <w:p w14:paraId="42E87027" w14:textId="77777777" w:rsidR="00F4455B" w:rsidRPr="00903DBA" w:rsidRDefault="00F4455B" w:rsidP="00F4455B">
      <w:pPr>
        <w:pStyle w:val="Code"/>
        <w:rPr>
          <w:highlight w:val="white"/>
        </w:rPr>
      </w:pPr>
      <w:r w:rsidRPr="00903DBA">
        <w:rPr>
          <w:highlight w:val="white"/>
        </w:rPr>
        <w:t xml:space="preserve">        int lowByte = byteList[sourceAddress],</w:t>
      </w:r>
    </w:p>
    <w:p w14:paraId="6A2354D1" w14:textId="77777777" w:rsidR="00F4455B" w:rsidRPr="00903DBA" w:rsidRDefault="00F4455B" w:rsidP="00F4455B">
      <w:pPr>
        <w:pStyle w:val="Code"/>
        <w:rPr>
          <w:highlight w:val="white"/>
        </w:rPr>
      </w:pPr>
      <w:r w:rsidRPr="00903DBA">
        <w:rPr>
          <w:highlight w:val="white"/>
        </w:rPr>
        <w:t xml:space="preserve">            highByte = byteList[sourceAddress + 1];</w:t>
      </w:r>
    </w:p>
    <w:p w14:paraId="6879CF28" w14:textId="77777777" w:rsidR="00F4455B" w:rsidRPr="00903DBA" w:rsidRDefault="00F4455B" w:rsidP="00F4455B">
      <w:pPr>
        <w:pStyle w:val="Code"/>
        <w:rPr>
          <w:highlight w:val="white"/>
        </w:rPr>
      </w:pPr>
      <w:r w:rsidRPr="00903DBA">
        <w:rPr>
          <w:highlight w:val="white"/>
        </w:rPr>
        <w:t xml:space="preserve">        int targetAddress = (highByte &lt;&lt; 8) + lowByte;</w:t>
      </w:r>
    </w:p>
    <w:p w14:paraId="240D2DB1" w14:textId="77777777" w:rsidR="00F4455B" w:rsidRPr="00903DBA" w:rsidRDefault="00F4455B" w:rsidP="00F4455B">
      <w:pPr>
        <w:pStyle w:val="Code"/>
        <w:rPr>
          <w:highlight w:val="white"/>
        </w:rPr>
      </w:pPr>
      <w:r w:rsidRPr="00903DBA">
        <w:rPr>
          <w:highlight w:val="white"/>
        </w:rPr>
        <w:t xml:space="preserve">        targetAddress += functionStartAddress;</w:t>
      </w:r>
    </w:p>
    <w:p w14:paraId="289E91F4" w14:textId="77777777" w:rsidR="00F4455B" w:rsidRPr="00903DBA" w:rsidRDefault="00F4455B" w:rsidP="00F4455B">
      <w:pPr>
        <w:pStyle w:val="Code"/>
        <w:rPr>
          <w:highlight w:val="white"/>
        </w:rPr>
      </w:pPr>
      <w:r w:rsidRPr="00903DBA">
        <w:rPr>
          <w:highlight w:val="white"/>
        </w:rPr>
        <w:t xml:space="preserve">        byteList[sourceAddress] = (byte) targetAddress;</w:t>
      </w:r>
    </w:p>
    <w:p w14:paraId="66520F63" w14:textId="77777777" w:rsidR="00F4455B" w:rsidRPr="00903DBA" w:rsidRDefault="00F4455B" w:rsidP="00F4455B">
      <w:pPr>
        <w:pStyle w:val="Code"/>
        <w:rPr>
          <w:highlight w:val="white"/>
        </w:rPr>
      </w:pPr>
      <w:r w:rsidRPr="00903DBA">
        <w:rPr>
          <w:highlight w:val="white"/>
        </w:rPr>
        <w:t xml:space="preserve">        byteList[sourceAddress + 1] = (byte) (targetAddress &gt;&gt; 8);</w:t>
      </w:r>
    </w:p>
    <w:p w14:paraId="75252952" w14:textId="77777777" w:rsidR="00F4455B" w:rsidRPr="00903DBA" w:rsidRDefault="00F4455B" w:rsidP="00F4455B">
      <w:pPr>
        <w:pStyle w:val="Code"/>
        <w:rPr>
          <w:highlight w:val="white"/>
        </w:rPr>
      </w:pPr>
      <w:r w:rsidRPr="00903DBA">
        <w:rPr>
          <w:highlight w:val="white"/>
        </w:rPr>
        <w:t xml:space="preserve">      }</w:t>
      </w:r>
    </w:p>
    <w:p w14:paraId="324EF32E" w14:textId="303C9C49" w:rsidR="00F4455B" w:rsidRPr="00903DBA" w:rsidRDefault="00F4455B" w:rsidP="00F4455B">
      <w:pPr>
        <w:pStyle w:val="Code"/>
        <w:rPr>
          <w:highlight w:val="white"/>
        </w:rPr>
      </w:pPr>
      <w:r w:rsidRPr="00903DBA">
        <w:rPr>
          <w:highlight w:val="white"/>
        </w:rPr>
        <w:t xml:space="preserve">    }</w:t>
      </w:r>
    </w:p>
    <w:p w14:paraId="73F2B3E5" w14:textId="00729748" w:rsidR="00E1579E" w:rsidRPr="00903DBA" w:rsidRDefault="00B01423" w:rsidP="00B01423">
      <w:pPr>
        <w:rPr>
          <w:highlight w:val="white"/>
        </w:rPr>
      </w:pPr>
      <w:r w:rsidRPr="00903DBA">
        <w:rPr>
          <w:highlight w:val="white"/>
        </w:rPr>
        <w:lastRenderedPageBreak/>
        <w:t xml:space="preserve">The </w:t>
      </w:r>
      <w:r w:rsidRPr="00903DBA">
        <w:rPr>
          <w:rStyle w:val="KeyWord0"/>
          <w:highlight w:val="white"/>
        </w:rPr>
        <w:t>SimpleName</w:t>
      </w:r>
      <w:r w:rsidRPr="00903DBA">
        <w:rPr>
          <w:highlight w:val="white"/>
        </w:rPr>
        <w:t xml:space="preserve"> method returns the </w:t>
      </w:r>
      <w:r w:rsidR="008341B9" w:rsidRPr="00903DBA">
        <w:rPr>
          <w:highlight w:val="white"/>
        </w:rPr>
        <w:t xml:space="preserve">part to the left of the </w:t>
      </w:r>
      <w:r w:rsidRPr="00903DBA">
        <w:rPr>
          <w:highlight w:val="white"/>
        </w:rPr>
        <w:t>left</w:t>
      </w:r>
      <w:r w:rsidR="008341B9" w:rsidRPr="00903DBA">
        <w:rPr>
          <w:highlight w:val="white"/>
        </w:rPr>
        <w:t>most</w:t>
      </w:r>
      <w:r w:rsidRPr="00903DBA">
        <w:rPr>
          <w:highlight w:val="white"/>
        </w:rPr>
        <w:t xml:space="preserve"> separator identity character</w:t>
      </w:r>
      <w:r w:rsidR="008341B9" w:rsidRPr="00903DBA">
        <w:rPr>
          <w:highlight w:val="white"/>
        </w:rPr>
        <w:t>s</w:t>
      </w:r>
      <w:r w:rsidRPr="00903DBA">
        <w:rPr>
          <w:highlight w:val="white"/>
        </w:rPr>
        <w:t xml:space="preserve"> (‘$’</w:t>
      </w:r>
      <w:proofErr w:type="gramStart"/>
      <w:r w:rsidRPr="00903DBA">
        <w:rPr>
          <w:highlight w:val="white"/>
        </w:rPr>
        <w:t>)</w:t>
      </w:r>
      <w:r w:rsidR="00482740" w:rsidRPr="00903DBA">
        <w:rPr>
          <w:highlight w:val="white"/>
        </w:rPr>
        <w:t>, if</w:t>
      </w:r>
      <w:proofErr w:type="gramEnd"/>
      <w:r w:rsidR="00482740" w:rsidRPr="00903DBA">
        <w:rPr>
          <w:highlight w:val="white"/>
        </w:rPr>
        <w:t xml:space="preserve"> present. Otherwise, the whole string is returned.</w:t>
      </w:r>
    </w:p>
    <w:p w14:paraId="40EC510D" w14:textId="77777777" w:rsidR="00E1579E" w:rsidRPr="00903DBA" w:rsidRDefault="00E1579E" w:rsidP="00E1579E">
      <w:pPr>
        <w:pStyle w:val="Code"/>
        <w:rPr>
          <w:highlight w:val="white"/>
        </w:rPr>
      </w:pPr>
      <w:r w:rsidRPr="00903DBA">
        <w:rPr>
          <w:highlight w:val="white"/>
        </w:rPr>
        <w:t xml:space="preserve">    public static string SimpleName(string name) {</w:t>
      </w:r>
    </w:p>
    <w:p w14:paraId="44EE391D" w14:textId="77777777" w:rsidR="00E1579E" w:rsidRPr="00903DBA" w:rsidRDefault="00E1579E" w:rsidP="00E1579E">
      <w:pPr>
        <w:pStyle w:val="Code"/>
        <w:rPr>
          <w:highlight w:val="white"/>
        </w:rPr>
      </w:pPr>
      <w:r w:rsidRPr="00903DBA">
        <w:rPr>
          <w:highlight w:val="white"/>
        </w:rPr>
        <w:t xml:space="preserve">      int index = name.LastIndexOf(Symbol.SeparatorId);</w:t>
      </w:r>
    </w:p>
    <w:p w14:paraId="0211DBC4" w14:textId="77777777" w:rsidR="00E1579E" w:rsidRPr="00903DBA" w:rsidRDefault="00E1579E" w:rsidP="00E1579E">
      <w:pPr>
        <w:pStyle w:val="Code"/>
        <w:rPr>
          <w:highlight w:val="white"/>
        </w:rPr>
      </w:pPr>
      <w:r w:rsidRPr="00903DBA">
        <w:rPr>
          <w:highlight w:val="white"/>
        </w:rPr>
        <w:t xml:space="preserve">      return (index != -1) ? name.Substring(0, index) : name;</w:t>
      </w:r>
    </w:p>
    <w:p w14:paraId="02289399" w14:textId="77777777" w:rsidR="00E1579E" w:rsidRPr="00903DBA" w:rsidRDefault="00E1579E" w:rsidP="00E1579E">
      <w:pPr>
        <w:pStyle w:val="Code"/>
        <w:rPr>
          <w:highlight w:val="white"/>
        </w:rPr>
      </w:pPr>
      <w:r w:rsidRPr="00903DBA">
        <w:rPr>
          <w:highlight w:val="white"/>
        </w:rPr>
        <w:t xml:space="preserve">    }  </w:t>
      </w:r>
    </w:p>
    <w:p w14:paraId="69B2FA32" w14:textId="77777777" w:rsidR="00E1579E" w:rsidRPr="00903DBA" w:rsidRDefault="00E1579E" w:rsidP="00E1579E">
      <w:pPr>
        <w:pStyle w:val="Code"/>
        <w:rPr>
          <w:highlight w:val="white"/>
        </w:rPr>
      </w:pPr>
      <w:r w:rsidRPr="00903DBA">
        <w:rPr>
          <w:highlight w:val="white"/>
        </w:rPr>
        <w:t xml:space="preserve">  }</w:t>
      </w:r>
    </w:p>
    <w:p w14:paraId="4FED1F55" w14:textId="75F4BDE0" w:rsidR="00C65C7A" w:rsidRPr="00903DBA" w:rsidRDefault="00E1579E" w:rsidP="00B21BB5">
      <w:pPr>
        <w:pStyle w:val="Code"/>
        <w:rPr>
          <w:highlight w:val="white"/>
        </w:rPr>
      </w:pPr>
      <w:r w:rsidRPr="00903DBA">
        <w:rPr>
          <w:highlight w:val="white"/>
        </w:rPr>
        <w:t>}</w:t>
      </w:r>
    </w:p>
    <w:p w14:paraId="3CC66250" w14:textId="72CDF337" w:rsidR="00AD7B52" w:rsidRPr="00903DBA" w:rsidRDefault="006A31DF" w:rsidP="00536BFB">
      <w:pPr>
        <w:pStyle w:val="Rubrik1"/>
      </w:pPr>
      <w:bookmarkStart w:id="464" w:name="_Toc57656122"/>
      <w:r w:rsidRPr="00903DBA">
        <w:lastRenderedPageBreak/>
        <w:t xml:space="preserve">The </w:t>
      </w:r>
      <w:r w:rsidR="002554E1" w:rsidRPr="00903DBA">
        <w:t>Standard Library</w:t>
      </w:r>
      <w:bookmarkEnd w:id="464"/>
    </w:p>
    <w:p w14:paraId="21B660CB" w14:textId="0EAC07D4" w:rsidR="00EE220E" w:rsidRPr="00903DBA" w:rsidRDefault="00503728" w:rsidP="00265BDF">
      <w:pPr>
        <w:pStyle w:val="Rubrik2"/>
      </w:pPr>
      <w:bookmarkStart w:id="465" w:name="_Toc57656123"/>
      <w:r w:rsidRPr="00903DBA">
        <w:t>Integral and Floating Limits</w:t>
      </w:r>
      <w:bookmarkEnd w:id="465"/>
    </w:p>
    <w:p w14:paraId="1F710058" w14:textId="2CD586A7" w:rsidR="007800D6" w:rsidRPr="00903DBA" w:rsidRDefault="007800D6" w:rsidP="007800D6">
      <w:pPr>
        <w:rPr>
          <w:highlight w:val="white"/>
        </w:rPr>
      </w:pPr>
      <w:r w:rsidRPr="00903DBA">
        <w:rPr>
          <w:highlight w:val="white"/>
        </w:rPr>
        <w:t xml:space="preserve">The file </w:t>
      </w:r>
      <w:proofErr w:type="spellStart"/>
      <w:r w:rsidRPr="00903DBA">
        <w:rPr>
          <w:highlight w:val="white"/>
        </w:rPr>
        <w:t>limits.h</w:t>
      </w:r>
      <w:proofErr w:type="spellEnd"/>
      <w:r w:rsidRPr="00903DBA">
        <w:rPr>
          <w:highlight w:val="white"/>
        </w:rPr>
        <w:t xml:space="preserve"> holds limits for integral values for the Linux and Windows environment.</w:t>
      </w:r>
    </w:p>
    <w:p w14:paraId="2F6FA423" w14:textId="6AFA7B16" w:rsidR="003D1398" w:rsidRPr="00903DBA" w:rsidRDefault="008D6750" w:rsidP="003D1398">
      <w:pPr>
        <w:pStyle w:val="CodeListing"/>
        <w:rPr>
          <w:highlight w:val="white"/>
        </w:rPr>
      </w:pPr>
      <w:proofErr w:type="spellStart"/>
      <w:r w:rsidRPr="00903DBA">
        <w:rPr>
          <w:highlight w:val="white"/>
        </w:rPr>
        <w:t>l</w:t>
      </w:r>
      <w:r w:rsidR="003D1398" w:rsidRPr="00903DBA">
        <w:rPr>
          <w:highlight w:val="white"/>
        </w:rPr>
        <w:t>imits.h</w:t>
      </w:r>
      <w:proofErr w:type="spellEnd"/>
    </w:p>
    <w:p w14:paraId="723515CD" w14:textId="77777777" w:rsidR="001B4955" w:rsidRPr="00903DBA" w:rsidRDefault="001B4955" w:rsidP="001B4955">
      <w:pPr>
        <w:pStyle w:val="Code"/>
        <w:rPr>
          <w:highlight w:val="white"/>
        </w:rPr>
      </w:pPr>
      <w:r w:rsidRPr="00903DBA">
        <w:rPr>
          <w:highlight w:val="white"/>
        </w:rPr>
        <w:t>#ifndef __LIMITS_H__</w:t>
      </w:r>
    </w:p>
    <w:p w14:paraId="79925CAB" w14:textId="77777777" w:rsidR="001B4955" w:rsidRPr="00903DBA" w:rsidRDefault="001B4955" w:rsidP="001B4955">
      <w:pPr>
        <w:pStyle w:val="Code"/>
        <w:rPr>
          <w:highlight w:val="white"/>
        </w:rPr>
      </w:pPr>
      <w:r w:rsidRPr="00903DBA">
        <w:rPr>
          <w:highlight w:val="white"/>
        </w:rPr>
        <w:t>#define __LIMITS_H__</w:t>
      </w:r>
    </w:p>
    <w:p w14:paraId="7EFA0E6B" w14:textId="77777777" w:rsidR="001B4955" w:rsidRPr="00903DBA" w:rsidRDefault="001B4955" w:rsidP="001B4955">
      <w:pPr>
        <w:pStyle w:val="Code"/>
        <w:rPr>
          <w:highlight w:val="white"/>
        </w:rPr>
      </w:pPr>
    </w:p>
    <w:p w14:paraId="5A081A47" w14:textId="77777777" w:rsidR="001B4955" w:rsidRPr="00903DBA" w:rsidRDefault="001B4955" w:rsidP="001B4955">
      <w:pPr>
        <w:pStyle w:val="Code"/>
        <w:rPr>
          <w:highlight w:val="white"/>
        </w:rPr>
      </w:pPr>
      <w:r w:rsidRPr="00903DBA">
        <w:rPr>
          <w:highlight w:val="white"/>
        </w:rPr>
        <w:t>#ifdef __WINDOWS__</w:t>
      </w:r>
    </w:p>
    <w:p w14:paraId="03E4F5EE" w14:textId="77777777" w:rsidR="001B4955" w:rsidRPr="00903DBA" w:rsidRDefault="001B4955" w:rsidP="001B4955">
      <w:pPr>
        <w:pStyle w:val="Code"/>
        <w:rPr>
          <w:highlight w:val="white"/>
        </w:rPr>
      </w:pPr>
      <w:r w:rsidRPr="00903DBA">
        <w:rPr>
          <w:highlight w:val="white"/>
        </w:rPr>
        <w:t xml:space="preserve">  #define CHAR_BIT 8</w:t>
      </w:r>
    </w:p>
    <w:p w14:paraId="01BB60AA" w14:textId="77777777" w:rsidR="001B4955" w:rsidRPr="00903DBA" w:rsidRDefault="001B4955" w:rsidP="001B4955">
      <w:pPr>
        <w:pStyle w:val="Code"/>
        <w:rPr>
          <w:highlight w:val="white"/>
        </w:rPr>
      </w:pPr>
    </w:p>
    <w:p w14:paraId="0C780BE3" w14:textId="77777777" w:rsidR="001B4955" w:rsidRPr="00903DBA" w:rsidRDefault="001B4955" w:rsidP="001B4955">
      <w:pPr>
        <w:pStyle w:val="Code"/>
        <w:rPr>
          <w:highlight w:val="white"/>
        </w:rPr>
      </w:pPr>
      <w:r w:rsidRPr="00903DBA">
        <w:rPr>
          <w:highlight w:val="white"/>
        </w:rPr>
        <w:t xml:space="preserve">  #define CHAR_MIN -128S</w:t>
      </w:r>
    </w:p>
    <w:p w14:paraId="746CCACC" w14:textId="77777777" w:rsidR="001B4955" w:rsidRPr="00903DBA" w:rsidRDefault="001B4955" w:rsidP="001B4955">
      <w:pPr>
        <w:pStyle w:val="Code"/>
        <w:rPr>
          <w:highlight w:val="white"/>
        </w:rPr>
      </w:pPr>
      <w:r w:rsidRPr="00903DBA">
        <w:rPr>
          <w:highlight w:val="white"/>
        </w:rPr>
        <w:t xml:space="preserve">  #define CHAR_MAX 127S</w:t>
      </w:r>
    </w:p>
    <w:p w14:paraId="0CACE1F3" w14:textId="77777777" w:rsidR="001B4955" w:rsidRPr="00903DBA" w:rsidRDefault="001B4955" w:rsidP="001B4955">
      <w:pPr>
        <w:pStyle w:val="Code"/>
        <w:rPr>
          <w:highlight w:val="white"/>
        </w:rPr>
      </w:pPr>
      <w:r w:rsidRPr="00903DBA">
        <w:rPr>
          <w:highlight w:val="white"/>
        </w:rPr>
        <w:t xml:space="preserve">  #define UCHAR_MAX 255US</w:t>
      </w:r>
    </w:p>
    <w:p w14:paraId="5F64D68E" w14:textId="77777777" w:rsidR="001B4955" w:rsidRPr="00903DBA" w:rsidRDefault="001B4955" w:rsidP="001B4955">
      <w:pPr>
        <w:pStyle w:val="Code"/>
        <w:rPr>
          <w:highlight w:val="white"/>
        </w:rPr>
      </w:pPr>
    </w:p>
    <w:p w14:paraId="3A87F707" w14:textId="77777777" w:rsidR="001B4955" w:rsidRPr="00903DBA" w:rsidRDefault="001B4955" w:rsidP="001B4955">
      <w:pPr>
        <w:pStyle w:val="Code"/>
        <w:rPr>
          <w:highlight w:val="white"/>
        </w:rPr>
      </w:pPr>
      <w:r w:rsidRPr="00903DBA">
        <w:rPr>
          <w:highlight w:val="white"/>
        </w:rPr>
        <w:t xml:space="preserve">  #define SHRT_MIN -128S</w:t>
      </w:r>
    </w:p>
    <w:p w14:paraId="0D1CA189" w14:textId="77777777" w:rsidR="001B4955" w:rsidRPr="00903DBA" w:rsidRDefault="001B4955" w:rsidP="001B4955">
      <w:pPr>
        <w:pStyle w:val="Code"/>
        <w:rPr>
          <w:highlight w:val="white"/>
        </w:rPr>
      </w:pPr>
      <w:r w:rsidRPr="00903DBA">
        <w:rPr>
          <w:highlight w:val="white"/>
        </w:rPr>
        <w:t xml:space="preserve">  #define SHRT_MAX 127S</w:t>
      </w:r>
    </w:p>
    <w:p w14:paraId="1E6DBE04" w14:textId="77777777" w:rsidR="001B4955" w:rsidRPr="00903DBA" w:rsidRDefault="001B4955" w:rsidP="001B4955">
      <w:pPr>
        <w:pStyle w:val="Code"/>
        <w:rPr>
          <w:highlight w:val="white"/>
        </w:rPr>
      </w:pPr>
      <w:r w:rsidRPr="00903DBA">
        <w:rPr>
          <w:highlight w:val="white"/>
        </w:rPr>
        <w:t xml:space="preserve">  #define USHRT_MAX 255US</w:t>
      </w:r>
    </w:p>
    <w:p w14:paraId="731F7099" w14:textId="77777777" w:rsidR="001B4955" w:rsidRPr="00903DBA" w:rsidRDefault="001B4955" w:rsidP="001B4955">
      <w:pPr>
        <w:pStyle w:val="Code"/>
        <w:rPr>
          <w:highlight w:val="white"/>
        </w:rPr>
      </w:pPr>
    </w:p>
    <w:p w14:paraId="182F92EC" w14:textId="77777777" w:rsidR="001B4955" w:rsidRPr="00903DBA" w:rsidRDefault="001B4955" w:rsidP="001B4955">
      <w:pPr>
        <w:pStyle w:val="Code"/>
        <w:rPr>
          <w:highlight w:val="white"/>
        </w:rPr>
      </w:pPr>
      <w:r w:rsidRPr="00903DBA">
        <w:rPr>
          <w:highlight w:val="white"/>
        </w:rPr>
        <w:t xml:space="preserve">  #define INT_MIN -32768</w:t>
      </w:r>
    </w:p>
    <w:p w14:paraId="74242C97" w14:textId="77777777" w:rsidR="001B4955" w:rsidRPr="00903DBA" w:rsidRDefault="001B4955" w:rsidP="001B4955">
      <w:pPr>
        <w:pStyle w:val="Code"/>
        <w:rPr>
          <w:highlight w:val="white"/>
        </w:rPr>
      </w:pPr>
      <w:r w:rsidRPr="00903DBA">
        <w:rPr>
          <w:highlight w:val="white"/>
        </w:rPr>
        <w:t xml:space="preserve">  #define INT_MAX 32767</w:t>
      </w:r>
    </w:p>
    <w:p w14:paraId="2ACF9A49" w14:textId="77777777" w:rsidR="001B4955" w:rsidRPr="00903DBA" w:rsidRDefault="001B4955" w:rsidP="001B4955">
      <w:pPr>
        <w:pStyle w:val="Code"/>
        <w:rPr>
          <w:highlight w:val="white"/>
        </w:rPr>
      </w:pPr>
      <w:r w:rsidRPr="00903DBA">
        <w:rPr>
          <w:highlight w:val="white"/>
        </w:rPr>
        <w:t xml:space="preserve">  #define UINT_MAX 65535U</w:t>
      </w:r>
    </w:p>
    <w:p w14:paraId="795EBF0E" w14:textId="77777777" w:rsidR="001B4955" w:rsidRPr="00903DBA" w:rsidRDefault="001B4955" w:rsidP="001B4955">
      <w:pPr>
        <w:pStyle w:val="Code"/>
        <w:rPr>
          <w:highlight w:val="white"/>
        </w:rPr>
      </w:pPr>
    </w:p>
    <w:p w14:paraId="42D46270" w14:textId="77777777" w:rsidR="001B4955" w:rsidRPr="00903DBA" w:rsidRDefault="001B4955" w:rsidP="001B4955">
      <w:pPr>
        <w:pStyle w:val="Code"/>
        <w:rPr>
          <w:highlight w:val="white"/>
        </w:rPr>
      </w:pPr>
      <w:r w:rsidRPr="00903DBA">
        <w:rPr>
          <w:highlight w:val="white"/>
        </w:rPr>
        <w:t xml:space="preserve">  #define LONG_MIN -2147483648L</w:t>
      </w:r>
    </w:p>
    <w:p w14:paraId="68D14152" w14:textId="77777777" w:rsidR="001B4955" w:rsidRPr="00903DBA" w:rsidRDefault="001B4955" w:rsidP="001B4955">
      <w:pPr>
        <w:pStyle w:val="Code"/>
        <w:rPr>
          <w:highlight w:val="white"/>
        </w:rPr>
      </w:pPr>
      <w:r w:rsidRPr="00903DBA">
        <w:rPr>
          <w:highlight w:val="white"/>
        </w:rPr>
        <w:t xml:space="preserve">  #define LONG_MAX 2147483647L</w:t>
      </w:r>
    </w:p>
    <w:p w14:paraId="3EC3D070" w14:textId="77777777" w:rsidR="001B4955" w:rsidRPr="00903DBA" w:rsidRDefault="001B4955" w:rsidP="001B4955">
      <w:pPr>
        <w:pStyle w:val="Code"/>
        <w:rPr>
          <w:highlight w:val="white"/>
        </w:rPr>
      </w:pPr>
      <w:r w:rsidRPr="00903DBA">
        <w:rPr>
          <w:highlight w:val="white"/>
        </w:rPr>
        <w:t xml:space="preserve">  #define ULONG_MAX 4294967295UL</w:t>
      </w:r>
    </w:p>
    <w:p w14:paraId="792036DF" w14:textId="77777777" w:rsidR="001B4955" w:rsidRPr="00903DBA" w:rsidRDefault="001B4955" w:rsidP="001B4955">
      <w:pPr>
        <w:pStyle w:val="Code"/>
        <w:rPr>
          <w:highlight w:val="white"/>
        </w:rPr>
      </w:pPr>
      <w:r w:rsidRPr="00903DBA">
        <w:rPr>
          <w:highlight w:val="white"/>
        </w:rPr>
        <w:t>#endif</w:t>
      </w:r>
    </w:p>
    <w:p w14:paraId="63E5EF36" w14:textId="77777777" w:rsidR="001B4955" w:rsidRPr="00903DBA" w:rsidRDefault="001B4955" w:rsidP="001B4955">
      <w:pPr>
        <w:pStyle w:val="Code"/>
        <w:rPr>
          <w:highlight w:val="white"/>
        </w:rPr>
      </w:pPr>
    </w:p>
    <w:p w14:paraId="0716E188" w14:textId="77777777" w:rsidR="001B4955" w:rsidRPr="00903DBA" w:rsidRDefault="001B4955" w:rsidP="001B4955">
      <w:pPr>
        <w:pStyle w:val="Code"/>
        <w:rPr>
          <w:highlight w:val="white"/>
        </w:rPr>
      </w:pPr>
      <w:r w:rsidRPr="00903DBA">
        <w:rPr>
          <w:highlight w:val="white"/>
        </w:rPr>
        <w:t>#ifdef __LINUX__</w:t>
      </w:r>
    </w:p>
    <w:p w14:paraId="13D6DC00" w14:textId="77777777" w:rsidR="001B4955" w:rsidRPr="00903DBA" w:rsidRDefault="001B4955" w:rsidP="001B4955">
      <w:pPr>
        <w:pStyle w:val="Code"/>
        <w:rPr>
          <w:highlight w:val="white"/>
        </w:rPr>
      </w:pPr>
      <w:r w:rsidRPr="00903DBA">
        <w:rPr>
          <w:highlight w:val="white"/>
        </w:rPr>
        <w:t xml:space="preserve">  #define CHAR_BIT 8</w:t>
      </w:r>
    </w:p>
    <w:p w14:paraId="34C2AB51" w14:textId="77777777" w:rsidR="001B4955" w:rsidRPr="00903DBA" w:rsidRDefault="001B4955" w:rsidP="001B4955">
      <w:pPr>
        <w:pStyle w:val="Code"/>
        <w:rPr>
          <w:highlight w:val="white"/>
        </w:rPr>
      </w:pPr>
    </w:p>
    <w:p w14:paraId="2B33088F" w14:textId="77777777" w:rsidR="001B4955" w:rsidRPr="00903DBA" w:rsidRDefault="001B4955" w:rsidP="001B4955">
      <w:pPr>
        <w:pStyle w:val="Code"/>
        <w:rPr>
          <w:highlight w:val="white"/>
        </w:rPr>
      </w:pPr>
      <w:r w:rsidRPr="00903DBA">
        <w:rPr>
          <w:highlight w:val="white"/>
        </w:rPr>
        <w:t xml:space="preserve">  #define CHAR_MIN -128S</w:t>
      </w:r>
    </w:p>
    <w:p w14:paraId="5FDC3063" w14:textId="77777777" w:rsidR="001B4955" w:rsidRPr="00903DBA" w:rsidRDefault="001B4955" w:rsidP="001B4955">
      <w:pPr>
        <w:pStyle w:val="Code"/>
        <w:rPr>
          <w:highlight w:val="white"/>
        </w:rPr>
      </w:pPr>
      <w:r w:rsidRPr="00903DBA">
        <w:rPr>
          <w:highlight w:val="white"/>
        </w:rPr>
        <w:t xml:space="preserve">  #define CHAR_MAX 127S</w:t>
      </w:r>
    </w:p>
    <w:p w14:paraId="1D392906" w14:textId="77777777" w:rsidR="001B4955" w:rsidRPr="00903DBA" w:rsidRDefault="001B4955" w:rsidP="001B4955">
      <w:pPr>
        <w:pStyle w:val="Code"/>
        <w:rPr>
          <w:highlight w:val="white"/>
        </w:rPr>
      </w:pPr>
      <w:r w:rsidRPr="00903DBA">
        <w:rPr>
          <w:highlight w:val="white"/>
        </w:rPr>
        <w:t xml:space="preserve">  #define UCHAR_MAX 255US</w:t>
      </w:r>
    </w:p>
    <w:p w14:paraId="34E7839A" w14:textId="77777777" w:rsidR="001B4955" w:rsidRPr="00903DBA" w:rsidRDefault="001B4955" w:rsidP="001B4955">
      <w:pPr>
        <w:pStyle w:val="Code"/>
        <w:rPr>
          <w:highlight w:val="white"/>
        </w:rPr>
      </w:pPr>
    </w:p>
    <w:p w14:paraId="30B07C2B" w14:textId="77777777" w:rsidR="001B4955" w:rsidRPr="00903DBA" w:rsidRDefault="001B4955" w:rsidP="001B4955">
      <w:pPr>
        <w:pStyle w:val="Code"/>
        <w:rPr>
          <w:highlight w:val="white"/>
        </w:rPr>
      </w:pPr>
      <w:r w:rsidRPr="00903DBA">
        <w:rPr>
          <w:highlight w:val="white"/>
        </w:rPr>
        <w:t xml:space="preserve">  #define SHRT_MIN -32768S</w:t>
      </w:r>
    </w:p>
    <w:p w14:paraId="7D98538F" w14:textId="77777777" w:rsidR="001B4955" w:rsidRPr="00903DBA" w:rsidRDefault="001B4955" w:rsidP="001B4955">
      <w:pPr>
        <w:pStyle w:val="Code"/>
        <w:rPr>
          <w:highlight w:val="white"/>
        </w:rPr>
      </w:pPr>
      <w:r w:rsidRPr="00903DBA">
        <w:rPr>
          <w:highlight w:val="white"/>
        </w:rPr>
        <w:t xml:space="preserve">  #define SHRT_MAX 32767S</w:t>
      </w:r>
    </w:p>
    <w:p w14:paraId="57CAA243" w14:textId="77777777" w:rsidR="001B4955" w:rsidRPr="00903DBA" w:rsidRDefault="001B4955" w:rsidP="001B4955">
      <w:pPr>
        <w:pStyle w:val="Code"/>
        <w:rPr>
          <w:highlight w:val="white"/>
        </w:rPr>
      </w:pPr>
      <w:r w:rsidRPr="00903DBA">
        <w:rPr>
          <w:highlight w:val="white"/>
        </w:rPr>
        <w:t xml:space="preserve">  #define USHRT_MAX 65535US</w:t>
      </w:r>
    </w:p>
    <w:p w14:paraId="13BFD45C" w14:textId="77777777" w:rsidR="001B4955" w:rsidRPr="00903DBA" w:rsidRDefault="001B4955" w:rsidP="001B4955">
      <w:pPr>
        <w:pStyle w:val="Code"/>
        <w:rPr>
          <w:highlight w:val="white"/>
        </w:rPr>
      </w:pPr>
    </w:p>
    <w:p w14:paraId="4142961A" w14:textId="77777777" w:rsidR="001B4955" w:rsidRPr="00903DBA" w:rsidRDefault="001B4955" w:rsidP="001B4955">
      <w:pPr>
        <w:pStyle w:val="Code"/>
        <w:rPr>
          <w:highlight w:val="white"/>
        </w:rPr>
      </w:pPr>
      <w:r w:rsidRPr="00903DBA">
        <w:rPr>
          <w:highlight w:val="white"/>
        </w:rPr>
        <w:t xml:space="preserve">  #define INT_MIN -2147483648</w:t>
      </w:r>
    </w:p>
    <w:p w14:paraId="328544A1" w14:textId="77777777" w:rsidR="001B4955" w:rsidRPr="00903DBA" w:rsidRDefault="001B4955" w:rsidP="001B4955">
      <w:pPr>
        <w:pStyle w:val="Code"/>
        <w:rPr>
          <w:highlight w:val="white"/>
        </w:rPr>
      </w:pPr>
      <w:r w:rsidRPr="00903DBA">
        <w:rPr>
          <w:highlight w:val="white"/>
        </w:rPr>
        <w:t xml:space="preserve">  #define INT_MAX 2147483647</w:t>
      </w:r>
    </w:p>
    <w:p w14:paraId="3DA69E85" w14:textId="77777777" w:rsidR="001B4955" w:rsidRPr="00903DBA" w:rsidRDefault="001B4955" w:rsidP="001B4955">
      <w:pPr>
        <w:pStyle w:val="Code"/>
        <w:rPr>
          <w:highlight w:val="white"/>
        </w:rPr>
      </w:pPr>
      <w:r w:rsidRPr="00903DBA">
        <w:rPr>
          <w:highlight w:val="white"/>
        </w:rPr>
        <w:t xml:space="preserve">  #define UINT_MAX 4294967295U</w:t>
      </w:r>
    </w:p>
    <w:p w14:paraId="3C1C197A" w14:textId="77777777" w:rsidR="001B4955" w:rsidRPr="00903DBA" w:rsidRDefault="001B4955" w:rsidP="001B4955">
      <w:pPr>
        <w:pStyle w:val="Code"/>
        <w:rPr>
          <w:highlight w:val="white"/>
        </w:rPr>
      </w:pPr>
    </w:p>
    <w:p w14:paraId="1D0A29E6" w14:textId="77777777" w:rsidR="001B4955" w:rsidRPr="00903DBA" w:rsidRDefault="001B4955" w:rsidP="001B4955">
      <w:pPr>
        <w:pStyle w:val="Code"/>
        <w:rPr>
          <w:highlight w:val="white"/>
        </w:rPr>
      </w:pPr>
      <w:r w:rsidRPr="00903DBA">
        <w:rPr>
          <w:highlight w:val="white"/>
        </w:rPr>
        <w:t xml:space="preserve">  #define LONG_MIN -9223372036854775808L</w:t>
      </w:r>
    </w:p>
    <w:p w14:paraId="29F62875" w14:textId="77777777" w:rsidR="001B4955" w:rsidRPr="00903DBA" w:rsidRDefault="001B4955" w:rsidP="001B4955">
      <w:pPr>
        <w:pStyle w:val="Code"/>
        <w:rPr>
          <w:highlight w:val="white"/>
        </w:rPr>
      </w:pPr>
      <w:r w:rsidRPr="00903DBA">
        <w:rPr>
          <w:highlight w:val="white"/>
        </w:rPr>
        <w:t xml:space="preserve">  #define LONG_MAX 9223372036854775807L</w:t>
      </w:r>
    </w:p>
    <w:p w14:paraId="637AEA6B" w14:textId="77777777" w:rsidR="001B4955" w:rsidRPr="00903DBA" w:rsidRDefault="001B4955" w:rsidP="001B4955">
      <w:pPr>
        <w:pStyle w:val="Code"/>
        <w:rPr>
          <w:highlight w:val="white"/>
        </w:rPr>
      </w:pPr>
      <w:r w:rsidRPr="00903DBA">
        <w:rPr>
          <w:highlight w:val="white"/>
        </w:rPr>
        <w:t xml:space="preserve">  #define ULONG_MAX 0xFFFFFFFFFFFFFFFFUL</w:t>
      </w:r>
    </w:p>
    <w:p w14:paraId="7D7FE382" w14:textId="0BC817CE" w:rsidR="001B4955" w:rsidRPr="00903DBA" w:rsidRDefault="001B4955" w:rsidP="001B4955">
      <w:pPr>
        <w:pStyle w:val="Code"/>
        <w:rPr>
          <w:highlight w:val="white"/>
        </w:rPr>
      </w:pPr>
      <w:r w:rsidRPr="00903DBA">
        <w:rPr>
          <w:highlight w:val="white"/>
        </w:rPr>
        <w:t xml:space="preserve">  #define ULONG_MAX 18446744073709551615UL</w:t>
      </w:r>
    </w:p>
    <w:p w14:paraId="2E47EDDC" w14:textId="77777777" w:rsidR="001B4955" w:rsidRPr="00903DBA" w:rsidRDefault="001B4955" w:rsidP="001B4955">
      <w:pPr>
        <w:pStyle w:val="Code"/>
        <w:rPr>
          <w:highlight w:val="white"/>
        </w:rPr>
      </w:pPr>
      <w:r w:rsidRPr="00903DBA">
        <w:rPr>
          <w:highlight w:val="white"/>
        </w:rPr>
        <w:t>#endif</w:t>
      </w:r>
    </w:p>
    <w:p w14:paraId="187CDFAD" w14:textId="77777777" w:rsidR="001B4955" w:rsidRPr="00903DBA" w:rsidRDefault="001B4955" w:rsidP="001B4955">
      <w:pPr>
        <w:pStyle w:val="Code"/>
        <w:rPr>
          <w:highlight w:val="white"/>
        </w:rPr>
      </w:pPr>
    </w:p>
    <w:p w14:paraId="099D9FA8" w14:textId="20052D75" w:rsidR="001B4955" w:rsidRPr="00903DBA" w:rsidRDefault="001B4955" w:rsidP="001B4955">
      <w:pPr>
        <w:pStyle w:val="Code"/>
        <w:rPr>
          <w:highlight w:val="white"/>
        </w:rPr>
      </w:pPr>
      <w:r w:rsidRPr="00903DBA">
        <w:rPr>
          <w:highlight w:val="white"/>
        </w:rPr>
        <w:t>#endif</w:t>
      </w:r>
    </w:p>
    <w:p w14:paraId="01ADB0EF" w14:textId="5423A415" w:rsidR="001A5879" w:rsidRPr="00903DBA" w:rsidRDefault="001A5879" w:rsidP="001A5879">
      <w:pPr>
        <w:rPr>
          <w:highlight w:val="white"/>
        </w:rPr>
      </w:pPr>
      <w:r w:rsidRPr="00903DBA">
        <w:rPr>
          <w:highlight w:val="white"/>
        </w:rPr>
        <w:t xml:space="preserve">The file </w:t>
      </w:r>
      <w:proofErr w:type="spellStart"/>
      <w:proofErr w:type="gramStart"/>
      <w:r w:rsidRPr="00903DBA">
        <w:rPr>
          <w:highlight w:val="white"/>
        </w:rPr>
        <w:t>float</w:t>
      </w:r>
      <w:proofErr w:type="gramEnd"/>
      <w:r w:rsidRPr="00903DBA">
        <w:rPr>
          <w:highlight w:val="white"/>
        </w:rPr>
        <w:t>.h</w:t>
      </w:r>
      <w:proofErr w:type="spellEnd"/>
      <w:r w:rsidRPr="00903DBA">
        <w:rPr>
          <w:highlight w:val="white"/>
        </w:rPr>
        <w:t xml:space="preserve"> holds limits for floating-point values. Note that there is no difference between the Linux and Windows environment.</w:t>
      </w:r>
    </w:p>
    <w:p w14:paraId="2576C6FA" w14:textId="54BF9F51" w:rsidR="003D1398" w:rsidRPr="00903DBA" w:rsidRDefault="008D6750" w:rsidP="003D1398">
      <w:pPr>
        <w:pStyle w:val="CodeListing"/>
      </w:pPr>
      <w:proofErr w:type="spellStart"/>
      <w:r w:rsidRPr="00903DBA">
        <w:lastRenderedPageBreak/>
        <w:t>f</w:t>
      </w:r>
      <w:r w:rsidR="003D1398" w:rsidRPr="00903DBA">
        <w:t>loat.h</w:t>
      </w:r>
      <w:proofErr w:type="spellEnd"/>
    </w:p>
    <w:p w14:paraId="658C0A26" w14:textId="77777777" w:rsidR="001B4955" w:rsidRPr="00903DBA" w:rsidRDefault="001B4955" w:rsidP="001B4955">
      <w:pPr>
        <w:pStyle w:val="Code"/>
        <w:rPr>
          <w:highlight w:val="white"/>
        </w:rPr>
      </w:pPr>
      <w:r w:rsidRPr="00903DBA">
        <w:rPr>
          <w:highlight w:val="white"/>
        </w:rPr>
        <w:t>#ifndef __FLOAT_H__</w:t>
      </w:r>
    </w:p>
    <w:p w14:paraId="486E44A6" w14:textId="77777777" w:rsidR="001B4955" w:rsidRPr="00903DBA" w:rsidRDefault="001B4955" w:rsidP="001B4955">
      <w:pPr>
        <w:pStyle w:val="Code"/>
        <w:rPr>
          <w:highlight w:val="white"/>
        </w:rPr>
      </w:pPr>
      <w:r w:rsidRPr="00903DBA">
        <w:rPr>
          <w:highlight w:val="white"/>
        </w:rPr>
        <w:t>#define __FLOAT_H__</w:t>
      </w:r>
    </w:p>
    <w:p w14:paraId="494C5CE9" w14:textId="77777777" w:rsidR="001B4955" w:rsidRPr="00903DBA" w:rsidRDefault="001B4955" w:rsidP="001B4955">
      <w:pPr>
        <w:pStyle w:val="Code"/>
        <w:rPr>
          <w:highlight w:val="white"/>
        </w:rPr>
      </w:pPr>
    </w:p>
    <w:p w14:paraId="119530DD" w14:textId="77777777" w:rsidR="001B4955" w:rsidRPr="00903DBA" w:rsidRDefault="001B4955" w:rsidP="001B4955">
      <w:pPr>
        <w:pStyle w:val="Code"/>
        <w:rPr>
          <w:highlight w:val="white"/>
        </w:rPr>
      </w:pPr>
      <w:r w:rsidRPr="00903DBA">
        <w:rPr>
          <w:highlight w:val="white"/>
        </w:rPr>
        <w:t>#define FLT_ROUNDS 1</w:t>
      </w:r>
    </w:p>
    <w:p w14:paraId="23803613" w14:textId="77777777" w:rsidR="001B4955" w:rsidRPr="00903DBA" w:rsidRDefault="001B4955" w:rsidP="001B4955">
      <w:pPr>
        <w:pStyle w:val="Code"/>
        <w:rPr>
          <w:highlight w:val="white"/>
        </w:rPr>
      </w:pPr>
      <w:r w:rsidRPr="00903DBA">
        <w:rPr>
          <w:highlight w:val="white"/>
        </w:rPr>
        <w:t>#define FLT_RADIX  2</w:t>
      </w:r>
    </w:p>
    <w:p w14:paraId="08A73BB1" w14:textId="77777777" w:rsidR="001B4955" w:rsidRPr="00903DBA" w:rsidRDefault="001B4955" w:rsidP="001B4955">
      <w:pPr>
        <w:pStyle w:val="Code"/>
        <w:rPr>
          <w:highlight w:val="white"/>
        </w:rPr>
      </w:pPr>
    </w:p>
    <w:p w14:paraId="12A99F0A" w14:textId="77777777" w:rsidR="001B4955" w:rsidRPr="00903DBA" w:rsidRDefault="001B4955" w:rsidP="001B4955">
      <w:pPr>
        <w:pStyle w:val="Code"/>
        <w:rPr>
          <w:highlight w:val="white"/>
        </w:rPr>
      </w:pPr>
      <w:r w:rsidRPr="00903DBA">
        <w:rPr>
          <w:highlight w:val="white"/>
        </w:rPr>
        <w:t>#define FLT_MANT_DIG 2</w:t>
      </w:r>
    </w:p>
    <w:p w14:paraId="1046FCC8" w14:textId="77777777" w:rsidR="001B4955" w:rsidRPr="00903DBA" w:rsidRDefault="001B4955" w:rsidP="001B4955">
      <w:pPr>
        <w:pStyle w:val="Code"/>
        <w:rPr>
          <w:highlight w:val="white"/>
        </w:rPr>
      </w:pPr>
      <w:r w:rsidRPr="00903DBA">
        <w:rPr>
          <w:highlight w:val="white"/>
        </w:rPr>
        <w:t>#define DBL_MANT_DIG 2</w:t>
      </w:r>
    </w:p>
    <w:p w14:paraId="0E5C3656" w14:textId="77777777" w:rsidR="001B4955" w:rsidRPr="00903DBA" w:rsidRDefault="001B4955" w:rsidP="001B4955">
      <w:pPr>
        <w:pStyle w:val="Code"/>
        <w:rPr>
          <w:highlight w:val="white"/>
        </w:rPr>
      </w:pPr>
      <w:r w:rsidRPr="00903DBA">
        <w:rPr>
          <w:highlight w:val="white"/>
        </w:rPr>
        <w:t>#define LDBL_MANT_DIG 2</w:t>
      </w:r>
    </w:p>
    <w:p w14:paraId="029D4522" w14:textId="77777777" w:rsidR="001B4955" w:rsidRPr="00903DBA" w:rsidRDefault="001B4955" w:rsidP="001B4955">
      <w:pPr>
        <w:pStyle w:val="Code"/>
        <w:rPr>
          <w:highlight w:val="white"/>
        </w:rPr>
      </w:pPr>
    </w:p>
    <w:p w14:paraId="6671CC31" w14:textId="77777777" w:rsidR="001B4955" w:rsidRPr="00903DBA" w:rsidRDefault="001B4955" w:rsidP="001B4955">
      <w:pPr>
        <w:pStyle w:val="Code"/>
        <w:rPr>
          <w:highlight w:val="white"/>
        </w:rPr>
      </w:pPr>
      <w:r w:rsidRPr="00903DBA">
        <w:rPr>
          <w:highlight w:val="white"/>
        </w:rPr>
        <w:t>#define FLT_DIG      6</w:t>
      </w:r>
    </w:p>
    <w:p w14:paraId="36B35F67" w14:textId="77777777" w:rsidR="001B4955" w:rsidRPr="00903DBA" w:rsidRDefault="001B4955" w:rsidP="001B4955">
      <w:pPr>
        <w:pStyle w:val="Code"/>
        <w:rPr>
          <w:highlight w:val="white"/>
        </w:rPr>
      </w:pPr>
      <w:r w:rsidRPr="00903DBA">
        <w:rPr>
          <w:highlight w:val="white"/>
        </w:rPr>
        <w:t>#define FLT_EPSILON  1e-6</w:t>
      </w:r>
    </w:p>
    <w:p w14:paraId="1A5FB69B" w14:textId="77777777" w:rsidR="001B4955" w:rsidRPr="00903DBA" w:rsidRDefault="001B4955" w:rsidP="001B4955">
      <w:pPr>
        <w:pStyle w:val="Code"/>
        <w:rPr>
          <w:highlight w:val="white"/>
        </w:rPr>
      </w:pPr>
      <w:r w:rsidRPr="00903DBA">
        <w:rPr>
          <w:highlight w:val="white"/>
        </w:rPr>
        <w:t>#define FLT_MIN_EXP  -38</w:t>
      </w:r>
    </w:p>
    <w:p w14:paraId="64ED1706" w14:textId="77777777" w:rsidR="001B4955" w:rsidRPr="00903DBA" w:rsidRDefault="001B4955" w:rsidP="001B4955">
      <w:pPr>
        <w:pStyle w:val="Code"/>
        <w:rPr>
          <w:highlight w:val="white"/>
        </w:rPr>
      </w:pPr>
      <w:r w:rsidRPr="00903DBA">
        <w:rPr>
          <w:highlight w:val="white"/>
        </w:rPr>
        <w:t>#define FLT_MIN      1.2E-38</w:t>
      </w:r>
    </w:p>
    <w:p w14:paraId="76991C4A" w14:textId="77777777" w:rsidR="001B4955" w:rsidRPr="00903DBA" w:rsidRDefault="001B4955" w:rsidP="001B4955">
      <w:pPr>
        <w:pStyle w:val="Code"/>
        <w:rPr>
          <w:highlight w:val="white"/>
        </w:rPr>
      </w:pPr>
      <w:r w:rsidRPr="00903DBA">
        <w:rPr>
          <w:highlight w:val="white"/>
        </w:rPr>
        <w:t>#define FLT_MAX_EXP  38</w:t>
      </w:r>
    </w:p>
    <w:p w14:paraId="6ADF3E4A" w14:textId="77777777" w:rsidR="001B4955" w:rsidRPr="00903DBA" w:rsidRDefault="001B4955" w:rsidP="001B4955">
      <w:pPr>
        <w:pStyle w:val="Code"/>
        <w:rPr>
          <w:highlight w:val="white"/>
        </w:rPr>
      </w:pPr>
      <w:r w:rsidRPr="00903DBA">
        <w:rPr>
          <w:highlight w:val="white"/>
        </w:rPr>
        <w:t>#define FLT_MAX      3.4E+38</w:t>
      </w:r>
    </w:p>
    <w:p w14:paraId="11657D05" w14:textId="77777777" w:rsidR="001B4955" w:rsidRPr="00903DBA" w:rsidRDefault="001B4955" w:rsidP="001B4955">
      <w:pPr>
        <w:pStyle w:val="Code"/>
        <w:rPr>
          <w:highlight w:val="white"/>
        </w:rPr>
      </w:pPr>
    </w:p>
    <w:p w14:paraId="7D79DE16" w14:textId="77777777" w:rsidR="001B4955" w:rsidRPr="00903DBA" w:rsidRDefault="001B4955" w:rsidP="001B4955">
      <w:pPr>
        <w:pStyle w:val="Code"/>
        <w:rPr>
          <w:highlight w:val="white"/>
        </w:rPr>
      </w:pPr>
      <w:r w:rsidRPr="00903DBA">
        <w:rPr>
          <w:highlight w:val="white"/>
        </w:rPr>
        <w:t>#define DBL_DIG      6</w:t>
      </w:r>
    </w:p>
    <w:p w14:paraId="4749F7D0" w14:textId="77777777" w:rsidR="001B4955" w:rsidRPr="00903DBA" w:rsidRDefault="001B4955" w:rsidP="001B4955">
      <w:pPr>
        <w:pStyle w:val="Code"/>
        <w:rPr>
          <w:highlight w:val="white"/>
        </w:rPr>
      </w:pPr>
      <w:r w:rsidRPr="00903DBA">
        <w:rPr>
          <w:highlight w:val="white"/>
        </w:rPr>
        <w:t>#define DBL_EPSILON  1e-6</w:t>
      </w:r>
    </w:p>
    <w:p w14:paraId="7BB4D048" w14:textId="77777777" w:rsidR="001B4955" w:rsidRPr="00903DBA" w:rsidRDefault="001B4955" w:rsidP="001B4955">
      <w:pPr>
        <w:pStyle w:val="Code"/>
        <w:rPr>
          <w:highlight w:val="white"/>
        </w:rPr>
      </w:pPr>
      <w:r w:rsidRPr="00903DBA">
        <w:rPr>
          <w:highlight w:val="white"/>
        </w:rPr>
        <w:t>#define DBL_MANT_DIG 2</w:t>
      </w:r>
    </w:p>
    <w:p w14:paraId="62A765AC" w14:textId="77777777" w:rsidR="001B4955" w:rsidRPr="00903DBA" w:rsidRDefault="001B4955" w:rsidP="001B4955">
      <w:pPr>
        <w:pStyle w:val="Code"/>
        <w:rPr>
          <w:highlight w:val="white"/>
        </w:rPr>
      </w:pPr>
      <w:r w:rsidRPr="00903DBA">
        <w:rPr>
          <w:highlight w:val="white"/>
        </w:rPr>
        <w:t>#define DBL_MIN_EXP  -308</w:t>
      </w:r>
    </w:p>
    <w:p w14:paraId="4AF459B7" w14:textId="77777777" w:rsidR="001B4955" w:rsidRPr="00903DBA" w:rsidRDefault="001B4955" w:rsidP="001B4955">
      <w:pPr>
        <w:pStyle w:val="Code"/>
        <w:rPr>
          <w:highlight w:val="white"/>
        </w:rPr>
      </w:pPr>
      <w:r w:rsidRPr="00903DBA">
        <w:rPr>
          <w:highlight w:val="white"/>
        </w:rPr>
        <w:t>#define DBL_MIN      2.3E-308</w:t>
      </w:r>
    </w:p>
    <w:p w14:paraId="1B22A058" w14:textId="77777777" w:rsidR="001B4955" w:rsidRPr="00903DBA" w:rsidRDefault="001B4955" w:rsidP="001B4955">
      <w:pPr>
        <w:pStyle w:val="Code"/>
        <w:rPr>
          <w:highlight w:val="white"/>
        </w:rPr>
      </w:pPr>
      <w:r w:rsidRPr="00903DBA">
        <w:rPr>
          <w:highlight w:val="white"/>
        </w:rPr>
        <w:t>#define DBL_MAX_EXP  308</w:t>
      </w:r>
    </w:p>
    <w:p w14:paraId="1A6E01CC" w14:textId="77777777" w:rsidR="001B4955" w:rsidRPr="00903DBA" w:rsidRDefault="001B4955" w:rsidP="001B4955">
      <w:pPr>
        <w:pStyle w:val="Code"/>
        <w:rPr>
          <w:highlight w:val="white"/>
        </w:rPr>
      </w:pPr>
      <w:r w:rsidRPr="00903DBA">
        <w:rPr>
          <w:highlight w:val="white"/>
        </w:rPr>
        <w:t>#define DBL_MAX      1.7E+308</w:t>
      </w:r>
    </w:p>
    <w:p w14:paraId="0947C0EF" w14:textId="77777777" w:rsidR="001B4955" w:rsidRPr="00903DBA" w:rsidRDefault="001B4955" w:rsidP="001B4955">
      <w:pPr>
        <w:pStyle w:val="Code"/>
        <w:rPr>
          <w:highlight w:val="white"/>
        </w:rPr>
      </w:pPr>
    </w:p>
    <w:p w14:paraId="20C151CA" w14:textId="77777777" w:rsidR="001B4955" w:rsidRPr="00903DBA" w:rsidRDefault="001B4955" w:rsidP="001B4955">
      <w:pPr>
        <w:pStyle w:val="Code"/>
        <w:rPr>
          <w:highlight w:val="white"/>
        </w:rPr>
      </w:pPr>
      <w:r w:rsidRPr="00903DBA">
        <w:rPr>
          <w:highlight w:val="white"/>
        </w:rPr>
        <w:t>#endif</w:t>
      </w:r>
    </w:p>
    <w:p w14:paraId="6CAC1B64" w14:textId="34E6C206" w:rsidR="00EE220E" w:rsidRPr="00903DBA" w:rsidRDefault="00CA0D69" w:rsidP="00265BDF">
      <w:pPr>
        <w:pStyle w:val="Rubrik2"/>
      </w:pPr>
      <w:bookmarkStart w:id="466" w:name="_Toc57656124"/>
      <w:r w:rsidRPr="00903DBA">
        <w:t xml:space="preserve">The </w:t>
      </w:r>
      <w:r w:rsidR="000E7301" w:rsidRPr="00903DBA">
        <w:t>a</w:t>
      </w:r>
      <w:r w:rsidR="00EE220E" w:rsidRPr="00903DBA">
        <w:t>sser</w:t>
      </w:r>
      <w:r w:rsidR="008E5D1A" w:rsidRPr="00903DBA">
        <w:t>t</w:t>
      </w:r>
      <w:r w:rsidRPr="00903DBA">
        <w:t xml:space="preserve"> Macro</w:t>
      </w:r>
      <w:bookmarkEnd w:id="466"/>
    </w:p>
    <w:p w14:paraId="78813112" w14:textId="76229F9B" w:rsidR="000E7301" w:rsidRPr="00903DBA" w:rsidRDefault="000E7301" w:rsidP="000E7301">
      <w:r w:rsidRPr="00903DBA">
        <w:t>The assert</w:t>
      </w:r>
      <w:r w:rsidR="00A71CBE" w:rsidRPr="00903DBA">
        <w:t xml:space="preserve"> </w:t>
      </w:r>
      <w:r w:rsidR="00F26349" w:rsidRPr="00903DBA">
        <w:t xml:space="preserve">macro </w:t>
      </w:r>
      <w:r w:rsidR="00A71CBE" w:rsidRPr="00903DBA">
        <w:t>abort</w:t>
      </w:r>
      <w:r w:rsidR="00F26349" w:rsidRPr="00903DBA">
        <w:t>s</w:t>
      </w:r>
      <w:r w:rsidR="00A71CBE" w:rsidRPr="00903DBA">
        <w:t xml:space="preserve"> the execution with an error message if the expression is false.</w:t>
      </w:r>
      <w:r w:rsidR="00DB2BFF" w:rsidRPr="00903DBA">
        <w:t xml:space="preserve"> We use the </w:t>
      </w:r>
      <w:r w:rsidR="00DB2BFF" w:rsidRPr="00903DBA">
        <w:rPr>
          <w:rStyle w:val="KeyWord0"/>
        </w:rPr>
        <w:t>__FILE__</w:t>
      </w:r>
      <w:r w:rsidR="00DB2BFF" w:rsidRPr="00903DBA">
        <w:t xml:space="preserve"> and </w:t>
      </w:r>
      <w:r w:rsidR="00DB2BFF" w:rsidRPr="00903DBA">
        <w:rPr>
          <w:rStyle w:val="KeyWord0"/>
        </w:rPr>
        <w:t>__LINE__</w:t>
      </w:r>
      <w:r w:rsidR="00DB2BFF" w:rsidRPr="00903DBA">
        <w:t xml:space="preserve"> predefined macros to obtain the current file name and line number.</w:t>
      </w:r>
      <w:r w:rsidR="000D48DE" w:rsidRPr="00903DBA">
        <w:t xml:space="preserve"> The use</w:t>
      </w:r>
      <w:r w:rsidR="008728BE" w:rsidRPr="00903DBA">
        <w:t>r</w:t>
      </w:r>
      <w:r w:rsidR="000D48DE" w:rsidRPr="00903DBA">
        <w:t xml:space="preserve"> can explicitly set the </w:t>
      </w:r>
      <w:r w:rsidR="000D48DE" w:rsidRPr="00903DBA">
        <w:rPr>
          <w:rStyle w:val="KeyWord0"/>
        </w:rPr>
        <w:t>NDEBUG</w:t>
      </w:r>
      <w:r w:rsidR="000D48DE" w:rsidRPr="00903DBA">
        <w:t xml:space="preserve"> macro to shorten the definition of the </w:t>
      </w:r>
      <w:r w:rsidR="008728BE" w:rsidRPr="00903DBA">
        <w:rPr>
          <w:rStyle w:val="KeyWord0"/>
        </w:rPr>
        <w:t>assert</w:t>
      </w:r>
      <w:r w:rsidR="008728BE" w:rsidRPr="00903DBA">
        <w:t xml:space="preserve"> </w:t>
      </w:r>
      <w:r w:rsidR="000D48DE" w:rsidRPr="00903DBA">
        <w:t>macro.</w:t>
      </w:r>
    </w:p>
    <w:p w14:paraId="492C07C6" w14:textId="55099267" w:rsidR="00F65771" w:rsidRPr="00903DBA" w:rsidRDefault="008D6750" w:rsidP="00F65771">
      <w:pPr>
        <w:pStyle w:val="CodeListing"/>
      </w:pPr>
      <w:proofErr w:type="spellStart"/>
      <w:r w:rsidRPr="00903DBA">
        <w:t>a</w:t>
      </w:r>
      <w:r w:rsidR="00F65771" w:rsidRPr="00903DBA">
        <w:t>ssert.h</w:t>
      </w:r>
      <w:proofErr w:type="spellEnd"/>
    </w:p>
    <w:p w14:paraId="10DE0101" w14:textId="77777777" w:rsidR="001B4955" w:rsidRPr="00903DBA" w:rsidRDefault="001B4955" w:rsidP="001B4955">
      <w:pPr>
        <w:pStyle w:val="Code"/>
        <w:rPr>
          <w:highlight w:val="white"/>
        </w:rPr>
      </w:pPr>
      <w:r w:rsidRPr="00903DBA">
        <w:rPr>
          <w:highlight w:val="white"/>
        </w:rPr>
        <w:t>#ifndef __ASSERT_H__</w:t>
      </w:r>
    </w:p>
    <w:p w14:paraId="2FD9503E" w14:textId="77777777" w:rsidR="001B4955" w:rsidRPr="00903DBA" w:rsidRDefault="001B4955" w:rsidP="001B4955">
      <w:pPr>
        <w:pStyle w:val="Code"/>
        <w:rPr>
          <w:highlight w:val="white"/>
        </w:rPr>
      </w:pPr>
      <w:r w:rsidRPr="00903DBA">
        <w:rPr>
          <w:highlight w:val="white"/>
        </w:rPr>
        <w:t>#define __ASSERT_H__</w:t>
      </w:r>
    </w:p>
    <w:p w14:paraId="3EE81BF0" w14:textId="77777777" w:rsidR="001B4955" w:rsidRPr="00903DBA" w:rsidRDefault="001B4955" w:rsidP="001B4955">
      <w:pPr>
        <w:pStyle w:val="Code"/>
        <w:rPr>
          <w:highlight w:val="white"/>
        </w:rPr>
      </w:pPr>
    </w:p>
    <w:p w14:paraId="69848F9D" w14:textId="77777777" w:rsidR="001B4955" w:rsidRPr="00903DBA" w:rsidRDefault="001B4955" w:rsidP="001B4955">
      <w:pPr>
        <w:pStyle w:val="Code"/>
        <w:rPr>
          <w:highlight w:val="white"/>
        </w:rPr>
      </w:pPr>
      <w:r w:rsidRPr="00903DBA">
        <w:rPr>
          <w:highlight w:val="white"/>
        </w:rPr>
        <w:t>#ifndef NDEBUG</w:t>
      </w:r>
    </w:p>
    <w:p w14:paraId="1D867A8A" w14:textId="77777777" w:rsidR="001B4955" w:rsidRPr="00903DBA" w:rsidRDefault="001B4955" w:rsidP="001B4955">
      <w:pPr>
        <w:pStyle w:val="Code"/>
        <w:rPr>
          <w:highlight w:val="white"/>
        </w:rPr>
      </w:pPr>
      <w:r w:rsidRPr="00903DBA">
        <w:rPr>
          <w:highlight w:val="white"/>
        </w:rPr>
        <w:t xml:space="preserve">  #include &lt;stdio.h&gt;</w:t>
      </w:r>
    </w:p>
    <w:p w14:paraId="4B17C750" w14:textId="77777777" w:rsidR="001B4955" w:rsidRPr="00903DBA" w:rsidRDefault="001B4955" w:rsidP="001B4955">
      <w:pPr>
        <w:pStyle w:val="Code"/>
        <w:rPr>
          <w:highlight w:val="white"/>
        </w:rPr>
      </w:pPr>
      <w:r w:rsidRPr="00903DBA">
        <w:rPr>
          <w:highlight w:val="white"/>
        </w:rPr>
        <w:t xml:space="preserve">  #include &lt;stdlib.h&gt;</w:t>
      </w:r>
    </w:p>
    <w:p w14:paraId="6A463754" w14:textId="77777777" w:rsidR="001B4955" w:rsidRPr="00903DBA" w:rsidRDefault="001B4955" w:rsidP="001B4955">
      <w:pPr>
        <w:pStyle w:val="Code"/>
        <w:rPr>
          <w:highlight w:val="white"/>
        </w:rPr>
      </w:pPr>
      <w:r w:rsidRPr="00903DBA">
        <w:rPr>
          <w:highlight w:val="white"/>
        </w:rPr>
        <w:t xml:space="preserve">  #define assert(expression) if (!(expression)) { \</w:t>
      </w:r>
    </w:p>
    <w:p w14:paraId="22C5879B" w14:textId="77777777" w:rsidR="001B4955" w:rsidRPr="00903DBA" w:rsidRDefault="001B4955" w:rsidP="001B4955">
      <w:pPr>
        <w:pStyle w:val="Code"/>
        <w:rPr>
          <w:highlight w:val="white"/>
        </w:rPr>
      </w:pPr>
      <w:r w:rsidRPr="00903DBA">
        <w:rPr>
          <w:highlight w:val="white"/>
        </w:rPr>
        <w:t xml:space="preserve">    fprintf(stderr, "Assertion failed: \"%s\" in file %s at line %i\n", \</w:t>
      </w:r>
    </w:p>
    <w:p w14:paraId="0EF002FA" w14:textId="77777777" w:rsidR="001B4955" w:rsidRPr="00903DBA" w:rsidRDefault="001B4955" w:rsidP="001B4955">
      <w:pPr>
        <w:pStyle w:val="Code"/>
        <w:rPr>
          <w:highlight w:val="white"/>
        </w:rPr>
      </w:pPr>
      <w:r w:rsidRPr="00903DBA">
        <w:rPr>
          <w:highlight w:val="white"/>
        </w:rPr>
        <w:t xml:space="preserve">    #expression, __FILE__, __LINE__); abort(); }</w:t>
      </w:r>
    </w:p>
    <w:p w14:paraId="28AEF71B" w14:textId="77777777" w:rsidR="001B4955" w:rsidRPr="00903DBA" w:rsidRDefault="001B4955" w:rsidP="001B4955">
      <w:pPr>
        <w:pStyle w:val="Code"/>
        <w:rPr>
          <w:highlight w:val="white"/>
        </w:rPr>
      </w:pPr>
      <w:r w:rsidRPr="00903DBA">
        <w:rPr>
          <w:highlight w:val="white"/>
        </w:rPr>
        <w:t>#else</w:t>
      </w:r>
    </w:p>
    <w:p w14:paraId="5B4A88D2" w14:textId="77777777" w:rsidR="001B4955" w:rsidRPr="00903DBA" w:rsidRDefault="001B4955" w:rsidP="001B4955">
      <w:pPr>
        <w:pStyle w:val="Code"/>
        <w:rPr>
          <w:highlight w:val="white"/>
        </w:rPr>
      </w:pPr>
      <w:r w:rsidRPr="00903DBA">
        <w:rPr>
          <w:highlight w:val="white"/>
        </w:rPr>
        <w:t xml:space="preserve">  #define assert(expression)</w:t>
      </w:r>
    </w:p>
    <w:p w14:paraId="556FBB1A" w14:textId="77777777" w:rsidR="001B4955" w:rsidRPr="00903DBA" w:rsidRDefault="001B4955" w:rsidP="001B4955">
      <w:pPr>
        <w:pStyle w:val="Code"/>
        <w:rPr>
          <w:highlight w:val="white"/>
        </w:rPr>
      </w:pPr>
      <w:r w:rsidRPr="00903DBA">
        <w:rPr>
          <w:highlight w:val="white"/>
        </w:rPr>
        <w:t>#endif</w:t>
      </w:r>
    </w:p>
    <w:p w14:paraId="3A69B3FB" w14:textId="77777777" w:rsidR="001B4955" w:rsidRPr="00903DBA" w:rsidRDefault="001B4955" w:rsidP="001B4955">
      <w:pPr>
        <w:pStyle w:val="Code"/>
        <w:rPr>
          <w:highlight w:val="white"/>
        </w:rPr>
      </w:pPr>
    </w:p>
    <w:p w14:paraId="042A6E5E" w14:textId="77777777" w:rsidR="001B4955" w:rsidRPr="00903DBA" w:rsidRDefault="001B4955" w:rsidP="001B4955">
      <w:pPr>
        <w:pStyle w:val="Code"/>
        <w:rPr>
          <w:highlight w:val="white"/>
        </w:rPr>
      </w:pPr>
      <w:r w:rsidRPr="00903DBA">
        <w:rPr>
          <w:highlight w:val="white"/>
        </w:rPr>
        <w:t>#endif</w:t>
      </w:r>
    </w:p>
    <w:p w14:paraId="14D666FB" w14:textId="41E76B33" w:rsidR="0062113D" w:rsidRPr="00903DBA" w:rsidRDefault="0062113D" w:rsidP="00E94004">
      <w:pPr>
        <w:pStyle w:val="Rubrik2"/>
      </w:pPr>
      <w:bookmarkStart w:id="467" w:name="_Ref55664393"/>
      <w:bookmarkStart w:id="468" w:name="_Toc57656125"/>
      <w:r w:rsidRPr="00903DBA">
        <w:t>Locale Data</w:t>
      </w:r>
      <w:bookmarkEnd w:id="467"/>
      <w:bookmarkEnd w:id="468"/>
    </w:p>
    <w:p w14:paraId="6608641C" w14:textId="170A00B4" w:rsidR="00B72EC1" w:rsidRPr="00903DBA" w:rsidRDefault="00B72EC1" w:rsidP="00B72EC1">
      <w:r w:rsidRPr="00903DBA">
        <w:t>The file local</w:t>
      </w:r>
      <w:r w:rsidR="00094277" w:rsidRPr="00903DBA">
        <w:t>e library holds functions for locale data.</w:t>
      </w:r>
      <w:r w:rsidRPr="00903DBA">
        <w:t xml:space="preserve"> </w:t>
      </w:r>
    </w:p>
    <w:p w14:paraId="21A3CEC1" w14:textId="6B63F26E" w:rsidR="00265BDF" w:rsidRPr="00903DBA" w:rsidRDefault="008D6750" w:rsidP="0062113D">
      <w:pPr>
        <w:pStyle w:val="CodeListing"/>
      </w:pPr>
      <w:proofErr w:type="spellStart"/>
      <w:r w:rsidRPr="00903DBA">
        <w:t>l</w:t>
      </w:r>
      <w:r w:rsidR="00265BDF" w:rsidRPr="00903DBA">
        <w:t>ocale.h</w:t>
      </w:r>
      <w:proofErr w:type="spellEnd"/>
    </w:p>
    <w:p w14:paraId="2FEA7EF3" w14:textId="77777777" w:rsidR="0076222C" w:rsidRPr="00903DBA" w:rsidRDefault="0076222C" w:rsidP="0076222C">
      <w:pPr>
        <w:pStyle w:val="Code"/>
        <w:rPr>
          <w:highlight w:val="white"/>
        </w:rPr>
      </w:pPr>
      <w:r w:rsidRPr="00903DBA">
        <w:rPr>
          <w:highlight w:val="white"/>
        </w:rPr>
        <w:t>#ifndef __LOCALE_H__</w:t>
      </w:r>
    </w:p>
    <w:p w14:paraId="5214F848" w14:textId="77777777" w:rsidR="0076222C" w:rsidRPr="00903DBA" w:rsidRDefault="0076222C" w:rsidP="0076222C">
      <w:pPr>
        <w:pStyle w:val="Code"/>
        <w:rPr>
          <w:highlight w:val="white"/>
        </w:rPr>
      </w:pPr>
      <w:r w:rsidRPr="00903DBA">
        <w:rPr>
          <w:highlight w:val="white"/>
        </w:rPr>
        <w:lastRenderedPageBreak/>
        <w:t>#define __LOCALE_H__</w:t>
      </w:r>
    </w:p>
    <w:p w14:paraId="0985D15A" w14:textId="77777777" w:rsidR="0076222C" w:rsidRPr="00903DBA" w:rsidRDefault="0076222C" w:rsidP="0076222C">
      <w:pPr>
        <w:pStyle w:val="Code"/>
        <w:rPr>
          <w:highlight w:val="white"/>
        </w:rPr>
      </w:pPr>
    </w:p>
    <w:p w14:paraId="6DBD3273" w14:textId="77777777" w:rsidR="0076222C" w:rsidRPr="00903DBA" w:rsidRDefault="0076222C" w:rsidP="0076222C">
      <w:pPr>
        <w:pStyle w:val="Code"/>
        <w:rPr>
          <w:highlight w:val="white"/>
        </w:rPr>
      </w:pPr>
      <w:r w:rsidRPr="00903DBA">
        <w:rPr>
          <w:highlight w:val="white"/>
        </w:rPr>
        <w:t>#define LC_COLLATE  0x01</w:t>
      </w:r>
    </w:p>
    <w:p w14:paraId="0E454DEE" w14:textId="77777777" w:rsidR="0076222C" w:rsidRPr="00903DBA" w:rsidRDefault="0076222C" w:rsidP="0076222C">
      <w:pPr>
        <w:pStyle w:val="Code"/>
        <w:rPr>
          <w:highlight w:val="white"/>
        </w:rPr>
      </w:pPr>
      <w:r w:rsidRPr="00903DBA">
        <w:rPr>
          <w:highlight w:val="white"/>
        </w:rPr>
        <w:t>#define LC_CTYPE    0x02</w:t>
      </w:r>
    </w:p>
    <w:p w14:paraId="13CB6986" w14:textId="77777777" w:rsidR="0076222C" w:rsidRPr="00903DBA" w:rsidRDefault="0076222C" w:rsidP="0076222C">
      <w:pPr>
        <w:pStyle w:val="Code"/>
        <w:rPr>
          <w:highlight w:val="white"/>
        </w:rPr>
      </w:pPr>
      <w:r w:rsidRPr="00903DBA">
        <w:rPr>
          <w:highlight w:val="white"/>
        </w:rPr>
        <w:t>#define LC_MONETARY 0x04</w:t>
      </w:r>
    </w:p>
    <w:p w14:paraId="7D9BE6C8" w14:textId="77777777" w:rsidR="0076222C" w:rsidRPr="00903DBA" w:rsidRDefault="0076222C" w:rsidP="0076222C">
      <w:pPr>
        <w:pStyle w:val="Code"/>
        <w:rPr>
          <w:highlight w:val="white"/>
        </w:rPr>
      </w:pPr>
      <w:r w:rsidRPr="00903DBA">
        <w:rPr>
          <w:highlight w:val="white"/>
        </w:rPr>
        <w:t>#define LC_NUMERIC  0x08</w:t>
      </w:r>
    </w:p>
    <w:p w14:paraId="60F19432" w14:textId="77777777" w:rsidR="0076222C" w:rsidRPr="00903DBA" w:rsidRDefault="0076222C" w:rsidP="0076222C">
      <w:pPr>
        <w:pStyle w:val="Code"/>
        <w:rPr>
          <w:highlight w:val="white"/>
        </w:rPr>
      </w:pPr>
      <w:r w:rsidRPr="00903DBA">
        <w:rPr>
          <w:highlight w:val="white"/>
        </w:rPr>
        <w:t>#define LC_TIME     0x10</w:t>
      </w:r>
    </w:p>
    <w:p w14:paraId="2ECF20A6" w14:textId="77777777" w:rsidR="0076222C" w:rsidRPr="00903DBA" w:rsidRDefault="0076222C" w:rsidP="0076222C">
      <w:pPr>
        <w:pStyle w:val="Code"/>
        <w:rPr>
          <w:highlight w:val="white"/>
        </w:rPr>
      </w:pPr>
      <w:r w:rsidRPr="00903DBA">
        <w:rPr>
          <w:highlight w:val="white"/>
        </w:rPr>
        <w:t>#define LC_ALL      0x1F</w:t>
      </w:r>
    </w:p>
    <w:p w14:paraId="5B245C04" w14:textId="77777777" w:rsidR="0076222C" w:rsidRPr="00903DBA" w:rsidRDefault="0076222C" w:rsidP="0076222C">
      <w:pPr>
        <w:pStyle w:val="Code"/>
        <w:rPr>
          <w:highlight w:val="white"/>
        </w:rPr>
      </w:pPr>
    </w:p>
    <w:p w14:paraId="1CEAEBE2" w14:textId="77777777" w:rsidR="0076222C" w:rsidRPr="00903DBA" w:rsidRDefault="0076222C" w:rsidP="0076222C">
      <w:pPr>
        <w:pStyle w:val="Code"/>
        <w:rPr>
          <w:highlight w:val="white"/>
        </w:rPr>
      </w:pPr>
      <w:r w:rsidRPr="00903DBA">
        <w:rPr>
          <w:highlight w:val="white"/>
        </w:rPr>
        <w:t>struct lconv {</w:t>
      </w:r>
    </w:p>
    <w:p w14:paraId="7B67FC30" w14:textId="77777777" w:rsidR="0076222C" w:rsidRPr="00903DBA" w:rsidRDefault="0076222C" w:rsidP="0076222C">
      <w:pPr>
        <w:pStyle w:val="Code"/>
        <w:rPr>
          <w:highlight w:val="white"/>
        </w:rPr>
      </w:pPr>
      <w:r w:rsidRPr="00903DBA">
        <w:rPr>
          <w:highlight w:val="white"/>
        </w:rPr>
        <w:t xml:space="preserve">  int summerTimeZone, winterTimeZone;</w:t>
      </w:r>
    </w:p>
    <w:p w14:paraId="5F42BB64" w14:textId="77777777" w:rsidR="0076222C" w:rsidRPr="00903DBA" w:rsidRDefault="0076222C" w:rsidP="0076222C">
      <w:pPr>
        <w:pStyle w:val="Code"/>
        <w:rPr>
          <w:highlight w:val="white"/>
        </w:rPr>
      </w:pPr>
      <w:r w:rsidRPr="00903DBA">
        <w:rPr>
          <w:highlight w:val="white"/>
        </w:rPr>
        <w:t xml:space="preserve">  char **shortDayList;</w:t>
      </w:r>
    </w:p>
    <w:p w14:paraId="1E1BD235" w14:textId="77777777" w:rsidR="0076222C" w:rsidRPr="00903DBA" w:rsidRDefault="0076222C" w:rsidP="0076222C">
      <w:pPr>
        <w:pStyle w:val="Code"/>
        <w:rPr>
          <w:highlight w:val="white"/>
        </w:rPr>
      </w:pPr>
      <w:r w:rsidRPr="00903DBA">
        <w:rPr>
          <w:highlight w:val="white"/>
        </w:rPr>
        <w:t xml:space="preserve">  char **longDayList;</w:t>
      </w:r>
    </w:p>
    <w:p w14:paraId="2C5BFDCB" w14:textId="77777777" w:rsidR="0076222C" w:rsidRPr="00903DBA" w:rsidRDefault="0076222C" w:rsidP="0076222C">
      <w:pPr>
        <w:pStyle w:val="Code"/>
        <w:rPr>
          <w:highlight w:val="white"/>
        </w:rPr>
      </w:pPr>
      <w:r w:rsidRPr="00903DBA">
        <w:rPr>
          <w:highlight w:val="white"/>
        </w:rPr>
        <w:t xml:space="preserve">  char **shortMonthList;</w:t>
      </w:r>
    </w:p>
    <w:p w14:paraId="6024139C" w14:textId="77777777" w:rsidR="0076222C" w:rsidRPr="00903DBA" w:rsidRDefault="0076222C" w:rsidP="0076222C">
      <w:pPr>
        <w:pStyle w:val="Code"/>
        <w:rPr>
          <w:highlight w:val="white"/>
        </w:rPr>
      </w:pPr>
      <w:r w:rsidRPr="00903DBA">
        <w:rPr>
          <w:highlight w:val="white"/>
        </w:rPr>
        <w:t xml:space="preserve">  char **longMonthList;</w:t>
      </w:r>
    </w:p>
    <w:p w14:paraId="631130B8" w14:textId="77777777" w:rsidR="0076222C" w:rsidRPr="00903DBA" w:rsidRDefault="0076222C" w:rsidP="0076222C">
      <w:pPr>
        <w:pStyle w:val="Code"/>
        <w:rPr>
          <w:highlight w:val="white"/>
        </w:rPr>
      </w:pPr>
      <w:r w:rsidRPr="00903DBA">
        <w:rPr>
          <w:highlight w:val="white"/>
        </w:rPr>
        <w:t xml:space="preserve">  char *lowerCase;</w:t>
      </w:r>
    </w:p>
    <w:p w14:paraId="2586F603" w14:textId="77777777" w:rsidR="0076222C" w:rsidRPr="00903DBA" w:rsidRDefault="0076222C" w:rsidP="0076222C">
      <w:pPr>
        <w:pStyle w:val="Code"/>
        <w:rPr>
          <w:highlight w:val="white"/>
        </w:rPr>
      </w:pPr>
      <w:r w:rsidRPr="00903DBA">
        <w:rPr>
          <w:highlight w:val="white"/>
        </w:rPr>
        <w:t xml:space="preserve">  char *upperCase;</w:t>
      </w:r>
    </w:p>
    <w:p w14:paraId="45988B89" w14:textId="77777777" w:rsidR="0076222C" w:rsidRPr="00903DBA" w:rsidRDefault="0076222C" w:rsidP="0076222C">
      <w:pPr>
        <w:pStyle w:val="Code"/>
        <w:rPr>
          <w:highlight w:val="white"/>
        </w:rPr>
      </w:pPr>
      <w:r w:rsidRPr="00903DBA">
        <w:rPr>
          <w:highlight w:val="white"/>
        </w:rPr>
        <w:t xml:space="preserve">  char **messageList;</w:t>
      </w:r>
    </w:p>
    <w:p w14:paraId="082DD453" w14:textId="77777777" w:rsidR="0076222C" w:rsidRPr="00903DBA" w:rsidRDefault="0076222C" w:rsidP="0076222C">
      <w:pPr>
        <w:pStyle w:val="Code"/>
        <w:rPr>
          <w:highlight w:val="white"/>
        </w:rPr>
      </w:pPr>
      <w:r w:rsidRPr="00903DBA">
        <w:rPr>
          <w:highlight w:val="white"/>
        </w:rPr>
        <w:t>};</w:t>
      </w:r>
    </w:p>
    <w:p w14:paraId="6137278D" w14:textId="77777777" w:rsidR="0076222C" w:rsidRPr="00903DBA" w:rsidRDefault="0076222C" w:rsidP="0076222C">
      <w:pPr>
        <w:pStyle w:val="Code"/>
        <w:rPr>
          <w:highlight w:val="white"/>
        </w:rPr>
      </w:pPr>
    </w:p>
    <w:p w14:paraId="1BF53D4B" w14:textId="77777777" w:rsidR="0076222C" w:rsidRPr="00903DBA" w:rsidRDefault="0076222C" w:rsidP="0076222C">
      <w:pPr>
        <w:pStyle w:val="Code"/>
        <w:rPr>
          <w:highlight w:val="white"/>
        </w:rPr>
      </w:pPr>
      <w:r w:rsidRPr="00903DBA">
        <w:rPr>
          <w:highlight w:val="white"/>
        </w:rPr>
        <w:t>extern char* enMessageList[];</w:t>
      </w:r>
    </w:p>
    <w:p w14:paraId="2A3D1D65" w14:textId="77777777" w:rsidR="0076222C" w:rsidRPr="00903DBA" w:rsidRDefault="0076222C" w:rsidP="0076222C">
      <w:pPr>
        <w:pStyle w:val="Code"/>
        <w:rPr>
          <w:highlight w:val="white"/>
        </w:rPr>
      </w:pPr>
      <w:r w:rsidRPr="00903DBA">
        <w:rPr>
          <w:highlight w:val="white"/>
        </w:rPr>
        <w:t>extern char* setlocale(int flag, char* name);</w:t>
      </w:r>
    </w:p>
    <w:p w14:paraId="059D798C" w14:textId="77777777" w:rsidR="0076222C" w:rsidRPr="00903DBA" w:rsidRDefault="0076222C" w:rsidP="0076222C">
      <w:pPr>
        <w:pStyle w:val="Code"/>
        <w:rPr>
          <w:highlight w:val="white"/>
        </w:rPr>
      </w:pPr>
      <w:r w:rsidRPr="00903DBA">
        <w:rPr>
          <w:highlight w:val="white"/>
        </w:rPr>
        <w:t>extern struct lconv *localeconv(void);</w:t>
      </w:r>
    </w:p>
    <w:p w14:paraId="054C98C6" w14:textId="77777777" w:rsidR="0076222C" w:rsidRPr="00903DBA" w:rsidRDefault="0076222C" w:rsidP="0076222C">
      <w:pPr>
        <w:pStyle w:val="Code"/>
        <w:rPr>
          <w:highlight w:val="white"/>
        </w:rPr>
      </w:pPr>
    </w:p>
    <w:p w14:paraId="668D9E26" w14:textId="77777777" w:rsidR="0076222C" w:rsidRPr="00903DBA" w:rsidRDefault="0076222C" w:rsidP="0076222C">
      <w:pPr>
        <w:pStyle w:val="Code"/>
        <w:rPr>
          <w:highlight w:val="white"/>
        </w:rPr>
      </w:pPr>
      <w:r w:rsidRPr="00903DBA">
        <w:rPr>
          <w:highlight w:val="white"/>
        </w:rPr>
        <w:t>#endif</w:t>
      </w:r>
    </w:p>
    <w:p w14:paraId="5E65F48B" w14:textId="7B7A0BDA" w:rsidR="0062113D" w:rsidRPr="00903DBA" w:rsidRDefault="008D6750" w:rsidP="0062113D">
      <w:pPr>
        <w:pStyle w:val="CodeListing"/>
      </w:pPr>
      <w:proofErr w:type="spellStart"/>
      <w:r w:rsidRPr="00903DBA">
        <w:t>l</w:t>
      </w:r>
      <w:r w:rsidR="0062113D" w:rsidRPr="00903DBA">
        <w:t>ocale.c</w:t>
      </w:r>
      <w:proofErr w:type="spellEnd"/>
    </w:p>
    <w:p w14:paraId="4D3E8459" w14:textId="77777777" w:rsidR="0076222C" w:rsidRPr="00903DBA" w:rsidRDefault="0076222C" w:rsidP="001B29FE">
      <w:pPr>
        <w:pStyle w:val="Code"/>
        <w:rPr>
          <w:highlight w:val="white"/>
        </w:rPr>
      </w:pPr>
      <w:r w:rsidRPr="00903DBA">
        <w:rPr>
          <w:highlight w:val="white"/>
        </w:rPr>
        <w:t>#include &lt;stdio.h&gt;</w:t>
      </w:r>
    </w:p>
    <w:p w14:paraId="72681A5A" w14:textId="77777777" w:rsidR="0076222C" w:rsidRPr="00903DBA" w:rsidRDefault="0076222C" w:rsidP="001B29FE">
      <w:pPr>
        <w:pStyle w:val="Code"/>
        <w:rPr>
          <w:highlight w:val="white"/>
        </w:rPr>
      </w:pPr>
      <w:r w:rsidRPr="00903DBA">
        <w:rPr>
          <w:highlight w:val="white"/>
        </w:rPr>
        <w:t>#include &lt;stdlib.h&gt;</w:t>
      </w:r>
    </w:p>
    <w:p w14:paraId="1EC7EE9A" w14:textId="77777777" w:rsidR="0076222C" w:rsidRPr="00903DBA" w:rsidRDefault="0076222C" w:rsidP="001B29FE">
      <w:pPr>
        <w:pStyle w:val="Code"/>
        <w:rPr>
          <w:highlight w:val="white"/>
        </w:rPr>
      </w:pPr>
      <w:r w:rsidRPr="00903DBA">
        <w:rPr>
          <w:highlight w:val="white"/>
        </w:rPr>
        <w:t>#include &lt;string.h&gt;</w:t>
      </w:r>
    </w:p>
    <w:p w14:paraId="77193FD1" w14:textId="77777777" w:rsidR="0076222C" w:rsidRPr="00903DBA" w:rsidRDefault="0076222C" w:rsidP="001B29FE">
      <w:pPr>
        <w:pStyle w:val="Code"/>
        <w:rPr>
          <w:highlight w:val="white"/>
        </w:rPr>
      </w:pPr>
      <w:r w:rsidRPr="00903DBA">
        <w:rPr>
          <w:highlight w:val="white"/>
        </w:rPr>
        <w:t>#include &lt;locale.h&gt;</w:t>
      </w:r>
    </w:p>
    <w:p w14:paraId="1EB225C5" w14:textId="77777777" w:rsidR="0076222C" w:rsidRPr="00903DBA" w:rsidRDefault="0076222C" w:rsidP="001B29FE">
      <w:pPr>
        <w:pStyle w:val="Code"/>
        <w:rPr>
          <w:highlight w:val="white"/>
        </w:rPr>
      </w:pPr>
    </w:p>
    <w:p w14:paraId="0BBB4986" w14:textId="35AEAE09" w:rsidR="001B29FE" w:rsidRPr="00903DBA" w:rsidRDefault="0076222C" w:rsidP="001B29FE">
      <w:pPr>
        <w:pStyle w:val="Code"/>
        <w:rPr>
          <w:highlight w:val="white"/>
        </w:rPr>
      </w:pPr>
      <w:r w:rsidRPr="00903DBA">
        <w:rPr>
          <w:highlight w:val="white"/>
        </w:rPr>
        <w:t>static char* enShortDayList[] =</w:t>
      </w:r>
      <w:r w:rsidR="001B29FE" w:rsidRPr="00903DBA">
        <w:rPr>
          <w:highlight w:val="white"/>
        </w:rPr>
        <w:t xml:space="preserve"> </w:t>
      </w:r>
      <w:r w:rsidRPr="00903DBA">
        <w:rPr>
          <w:highlight w:val="white"/>
        </w:rPr>
        <w:t>{"Sun", "Mon", "Tue", "Wed",</w:t>
      </w:r>
    </w:p>
    <w:p w14:paraId="335FBF53" w14:textId="4A4C938A"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 "Fri", "Sat"};</w:t>
      </w:r>
    </w:p>
    <w:p w14:paraId="1E56DBB0" w14:textId="73135B33" w:rsidR="001B29FE" w:rsidRPr="00903DBA" w:rsidRDefault="0076222C" w:rsidP="001B29FE">
      <w:pPr>
        <w:pStyle w:val="Code"/>
        <w:rPr>
          <w:highlight w:val="white"/>
        </w:rPr>
      </w:pPr>
      <w:r w:rsidRPr="00903DBA">
        <w:rPr>
          <w:highlight w:val="white"/>
        </w:rPr>
        <w:t>static char* enLongDayList[] ={"Sunday", "Monday", "Tuesday", "Wednesday",</w:t>
      </w:r>
    </w:p>
    <w:p w14:paraId="7B3B94F0" w14:textId="76C50393" w:rsidR="0076222C" w:rsidRPr="00903DBA" w:rsidRDefault="001B29FE" w:rsidP="001B29FE">
      <w:pPr>
        <w:pStyle w:val="Code"/>
        <w:rPr>
          <w:highlight w:val="white"/>
        </w:rPr>
      </w:pPr>
      <w:r w:rsidRPr="00903DBA">
        <w:rPr>
          <w:highlight w:val="white"/>
        </w:rPr>
        <w:t xml:space="preserve">                              </w:t>
      </w:r>
      <w:r w:rsidR="0076222C" w:rsidRPr="00903DBA">
        <w:rPr>
          <w:highlight w:val="white"/>
        </w:rPr>
        <w:t xml:space="preserve"> "Thursday", "Friday", "Saturday"};</w:t>
      </w:r>
    </w:p>
    <w:p w14:paraId="375C5E70" w14:textId="77777777" w:rsidR="001B29FE" w:rsidRPr="00903DBA" w:rsidRDefault="001B29FE" w:rsidP="001B29FE">
      <w:pPr>
        <w:pStyle w:val="Code"/>
        <w:rPr>
          <w:highlight w:val="white"/>
        </w:rPr>
      </w:pPr>
    </w:p>
    <w:p w14:paraId="194CC363" w14:textId="77777777" w:rsidR="00E6246A" w:rsidRPr="00903DBA" w:rsidRDefault="0076222C" w:rsidP="001B29FE">
      <w:pPr>
        <w:pStyle w:val="Code"/>
        <w:rPr>
          <w:highlight w:val="white"/>
        </w:rPr>
      </w:pPr>
      <w:r w:rsidRPr="00903DBA">
        <w:rPr>
          <w:highlight w:val="white"/>
        </w:rPr>
        <w:t>static char* enShortMonthList[] = {"Jan", "Feb", "Mar", "Apr", "May", "Jun",</w:t>
      </w:r>
    </w:p>
    <w:p w14:paraId="37CDA776" w14:textId="2227D6D8"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"Oct", "Nov", "Dec"};</w:t>
      </w:r>
    </w:p>
    <w:p w14:paraId="55E7D4A1" w14:textId="77777777" w:rsidR="00E6246A" w:rsidRPr="00903DBA" w:rsidRDefault="0076222C" w:rsidP="001B29FE">
      <w:pPr>
        <w:pStyle w:val="Code"/>
        <w:rPr>
          <w:highlight w:val="white"/>
        </w:rPr>
      </w:pPr>
      <w:r w:rsidRPr="00903DBA">
        <w:rPr>
          <w:highlight w:val="white"/>
        </w:rPr>
        <w:t>static char* enLongMonthList[] = {"January", "February", "March", "April",</w:t>
      </w:r>
      <w:r w:rsidR="00E6246A" w:rsidRPr="00903DBA">
        <w:rPr>
          <w:highlight w:val="white"/>
        </w:rPr>
        <w:t xml:space="preserve"> </w:t>
      </w:r>
    </w:p>
    <w:p w14:paraId="7230176A" w14:textId="448FBF09" w:rsidR="00E6246A" w:rsidRPr="00903DBA" w:rsidRDefault="00E6246A" w:rsidP="001B29FE">
      <w:pPr>
        <w:pStyle w:val="Code"/>
        <w:rPr>
          <w:highlight w:val="white"/>
        </w:rPr>
      </w:pPr>
      <w:r w:rsidRPr="00903DBA">
        <w:rPr>
          <w:highlight w:val="white"/>
        </w:rPr>
        <w:t xml:space="preserve">                                </w:t>
      </w:r>
      <w:r w:rsidR="0076222C" w:rsidRPr="00903DBA">
        <w:rPr>
          <w:highlight w:val="white"/>
        </w:rPr>
        <w:t>"May", "June",</w:t>
      </w:r>
      <w:r w:rsidRPr="00903DBA">
        <w:rPr>
          <w:highlight w:val="white"/>
        </w:rPr>
        <w:t xml:space="preserve"> </w:t>
      </w:r>
      <w:r w:rsidR="0076222C" w:rsidRPr="00903DBA">
        <w:rPr>
          <w:highlight w:val="white"/>
        </w:rPr>
        <w:t>"July", "August",</w:t>
      </w:r>
    </w:p>
    <w:p w14:paraId="382A5B58" w14:textId="62E161F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"October", "November", "December"};</w:t>
      </w:r>
    </w:p>
    <w:p w14:paraId="4BFF1882" w14:textId="77777777" w:rsidR="0076222C" w:rsidRPr="00903DBA" w:rsidRDefault="0076222C" w:rsidP="001B29FE">
      <w:pPr>
        <w:pStyle w:val="Code"/>
        <w:rPr>
          <w:highlight w:val="white"/>
        </w:rPr>
      </w:pPr>
    </w:p>
    <w:p w14:paraId="032F64E1" w14:textId="77777777" w:rsidR="00E6246A" w:rsidRPr="00903DBA" w:rsidRDefault="0076222C" w:rsidP="001B29FE">
      <w:pPr>
        <w:pStyle w:val="Code"/>
        <w:rPr>
          <w:highlight w:val="white"/>
        </w:rPr>
      </w:pPr>
      <w:r w:rsidRPr="00903DBA">
        <w:rPr>
          <w:highlight w:val="white"/>
        </w:rPr>
        <w:t>extern enum {NO_ERROR, NO_FUNCTION, NO_FILE, NO_PATH, NO_HANDLE, NO_ACCESS,</w:t>
      </w:r>
    </w:p>
    <w:p w14:paraId="5DF3D6CD" w14:textId="649CC64E"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EDOM,</w:t>
      </w:r>
      <w:r w:rsidRPr="00903DBA">
        <w:rPr>
          <w:highlight w:val="white"/>
        </w:rPr>
        <w:t xml:space="preserve"> </w:t>
      </w:r>
      <w:r w:rsidR="0076222C" w:rsidRPr="00903DBA">
        <w:rPr>
          <w:highlight w:val="white"/>
        </w:rPr>
        <w:t>ERANGE, EILSEQ, FOPEN, FFLUSH, FCLOSE, NO_MODE, FWRITE,</w:t>
      </w:r>
    </w:p>
    <w:p w14:paraId="36F62ED5" w14:textId="71919A86"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FREAD, FSEEK, FTELL, FSIZE, FREMOVE, FRENAME,</w:t>
      </w:r>
      <w:r w:rsidRPr="00903DBA">
        <w:rPr>
          <w:highlight w:val="white"/>
        </w:rPr>
        <w:t xml:space="preserve"> </w:t>
      </w:r>
      <w:r w:rsidR="0076222C" w:rsidRPr="00903DBA">
        <w:rPr>
          <w:highlight w:val="white"/>
        </w:rPr>
        <w:t>FTEMPNAME, FTEMPFILE};</w:t>
      </w:r>
    </w:p>
    <w:p w14:paraId="1D6F7B38" w14:textId="77777777" w:rsidR="0076222C" w:rsidRPr="00903DBA" w:rsidRDefault="0076222C" w:rsidP="001B29FE">
      <w:pPr>
        <w:pStyle w:val="Code"/>
        <w:rPr>
          <w:highlight w:val="white"/>
        </w:rPr>
      </w:pPr>
      <w:r w:rsidRPr="00903DBA">
        <w:rPr>
          <w:highlight w:val="white"/>
        </w:rPr>
        <w:t>char* enMessageList[] = {"no error", "function number invalid",</w:t>
      </w:r>
    </w:p>
    <w:p w14:paraId="6C8E3C1C" w14:textId="77777777" w:rsidR="00E6246A" w:rsidRPr="00903DBA" w:rsidRDefault="0076222C" w:rsidP="001B29FE">
      <w:pPr>
        <w:pStyle w:val="Code"/>
        <w:rPr>
          <w:highlight w:val="white"/>
        </w:rPr>
      </w:pPr>
      <w:r w:rsidRPr="00903DBA">
        <w:rPr>
          <w:highlight w:val="white"/>
        </w:rPr>
        <w:t xml:space="preserve">                         "file not found", "path not found",</w:t>
      </w:r>
    </w:p>
    <w:p w14:paraId="58D6E504" w14:textId="567AB76C"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"no handle available", "access denied",</w:t>
      </w:r>
    </w:p>
    <w:p w14:paraId="22A5FB14" w14:textId="77777777" w:rsidR="00E6246A" w:rsidRPr="00903DBA" w:rsidRDefault="0076222C" w:rsidP="001B29FE">
      <w:pPr>
        <w:pStyle w:val="Code"/>
        <w:rPr>
          <w:highlight w:val="white"/>
        </w:rPr>
      </w:pPr>
      <w:r w:rsidRPr="00903DBA">
        <w:rPr>
          <w:highlight w:val="white"/>
        </w:rPr>
        <w:t xml:space="preserve">                         "out of domain", "out of range",</w:t>
      </w:r>
    </w:p>
    <w:p w14:paraId="0663D76B" w14:textId="7E9EA114" w:rsidR="00E6246A" w:rsidRPr="00903DBA" w:rsidRDefault="00E6246A" w:rsidP="001B29FE">
      <w:pPr>
        <w:pStyle w:val="Code"/>
        <w:rPr>
          <w:highlight w:val="white"/>
        </w:rPr>
      </w:pPr>
      <w:r w:rsidRPr="00903DBA">
        <w:rPr>
          <w:highlight w:val="white"/>
        </w:rPr>
        <w:t xml:space="preserve">                         </w:t>
      </w:r>
      <w:r w:rsidR="0076222C" w:rsidRPr="00903DBA">
        <w:rPr>
          <w:highlight w:val="white"/>
        </w:rPr>
        <w:t>"invalid multibyte sequence",</w:t>
      </w:r>
      <w:r w:rsidRPr="00903DBA">
        <w:rPr>
          <w:highlight w:val="white"/>
        </w:rPr>
        <w:t xml:space="preserve"> </w:t>
      </w:r>
      <w:r w:rsidR="0076222C" w:rsidRPr="00903DBA">
        <w:rPr>
          <w:highlight w:val="white"/>
        </w:rPr>
        <w:t>"error while opening",</w:t>
      </w:r>
    </w:p>
    <w:p w14:paraId="781A490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flushing",</w:t>
      </w:r>
      <w:r w:rsidRPr="00903DBA">
        <w:rPr>
          <w:highlight w:val="white"/>
        </w:rPr>
        <w:t xml:space="preserve"> </w:t>
      </w:r>
      <w:r w:rsidR="0076222C" w:rsidRPr="00903DBA">
        <w:rPr>
          <w:highlight w:val="white"/>
        </w:rPr>
        <w:t>"error while closing",</w:t>
      </w:r>
    </w:p>
    <w:p w14:paraId="77933CF3"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"open mode invalid",</w:t>
      </w:r>
      <w:r w:rsidRPr="00903DBA">
        <w:rPr>
          <w:highlight w:val="white"/>
        </w:rPr>
        <w:t xml:space="preserve"> </w:t>
      </w:r>
      <w:r w:rsidR="0076222C" w:rsidRPr="00903DBA">
        <w:rPr>
          <w:highlight w:val="white"/>
        </w:rPr>
        <w:t>"error while writing",</w:t>
      </w:r>
    </w:p>
    <w:p w14:paraId="45EB6F6B" w14:textId="25F6654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reading",</w:t>
      </w:r>
      <w:r w:rsidRPr="00903DBA">
        <w:rPr>
          <w:highlight w:val="white"/>
        </w:rPr>
        <w:t xml:space="preserve"> </w:t>
      </w:r>
      <w:r w:rsidR="0076222C" w:rsidRPr="00903DBA">
        <w:rPr>
          <w:highlight w:val="white"/>
        </w:rPr>
        <w:t>"error while seeking",</w:t>
      </w:r>
    </w:p>
    <w:p w14:paraId="6CC3DA8A" w14:textId="77777777" w:rsidR="00E6246A" w:rsidRPr="00903DBA" w:rsidRDefault="0076222C" w:rsidP="001B29FE">
      <w:pPr>
        <w:pStyle w:val="Code"/>
        <w:rPr>
          <w:highlight w:val="white"/>
        </w:rPr>
      </w:pPr>
      <w:r w:rsidRPr="00903DBA">
        <w:rPr>
          <w:highlight w:val="white"/>
        </w:rPr>
        <w:t xml:space="preserve">                         "error while telling", "error while sizing",</w:t>
      </w:r>
    </w:p>
    <w:p w14:paraId="7A05939F"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removing file",</w:t>
      </w:r>
    </w:p>
    <w:p w14:paraId="741E27D8" w14:textId="22DBEF9F"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"error while renaming file" };</w:t>
      </w:r>
    </w:p>
    <w:p w14:paraId="43EB90B7" w14:textId="77777777" w:rsidR="0076222C" w:rsidRPr="00903DBA" w:rsidRDefault="0076222C" w:rsidP="001B29FE">
      <w:pPr>
        <w:pStyle w:val="Code"/>
        <w:rPr>
          <w:highlight w:val="white"/>
        </w:rPr>
      </w:pPr>
    </w:p>
    <w:p w14:paraId="73FF36E3" w14:textId="77777777" w:rsidR="00E6246A" w:rsidRPr="00903DBA" w:rsidRDefault="0076222C" w:rsidP="001B29FE">
      <w:pPr>
        <w:pStyle w:val="Code"/>
        <w:rPr>
          <w:highlight w:val="white"/>
        </w:rPr>
      </w:pPr>
      <w:r w:rsidRPr="00903DBA">
        <w:rPr>
          <w:highlight w:val="white"/>
        </w:rPr>
        <w:t>static struct lconv en_US_utf8 = {-5, -4, enShortDayList, enLongDayList,</w:t>
      </w:r>
    </w:p>
    <w:p w14:paraId="3F1B9113" w14:textId="33BE5130"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enLongMonthList,</w:t>
      </w:r>
    </w:p>
    <w:p w14:paraId="7CE2C5F6" w14:textId="77777777" w:rsidR="00E6246A" w:rsidRPr="00903DBA" w:rsidRDefault="0076222C" w:rsidP="001B29FE">
      <w:pPr>
        <w:pStyle w:val="Code"/>
        <w:rPr>
          <w:highlight w:val="white"/>
        </w:rPr>
      </w:pPr>
      <w:r w:rsidRPr="00903DBA">
        <w:rPr>
          <w:highlight w:val="white"/>
        </w:rPr>
        <w:t xml:space="preserve">                                  "abcdefghijklmnopqrstuvwxyz",</w:t>
      </w:r>
    </w:p>
    <w:p w14:paraId="3B3C6EB6"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1F996284" w14:textId="7EC3BD8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enMessageList};</w:t>
      </w:r>
    </w:p>
    <w:p w14:paraId="5A6528E9" w14:textId="77777777" w:rsidR="0076222C" w:rsidRPr="00903DBA" w:rsidRDefault="0076222C" w:rsidP="001B29FE">
      <w:pPr>
        <w:pStyle w:val="Code"/>
        <w:rPr>
          <w:highlight w:val="white"/>
        </w:rPr>
      </w:pPr>
    </w:p>
    <w:p w14:paraId="59A2F0D2" w14:textId="77777777" w:rsidR="00E6246A" w:rsidRPr="00903DBA" w:rsidRDefault="0076222C" w:rsidP="001B29FE">
      <w:pPr>
        <w:pStyle w:val="Code"/>
        <w:rPr>
          <w:highlight w:val="white"/>
        </w:rPr>
      </w:pPr>
      <w:r w:rsidRPr="00903DBA">
        <w:rPr>
          <w:highlight w:val="white"/>
        </w:rPr>
        <w:t>static char* swShortDayList[] = {"Son", "Man", "Tis", "Ons",</w:t>
      </w:r>
    </w:p>
    <w:p w14:paraId="75DF4D01" w14:textId="4064D80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 "Fre", "Lor"};</w:t>
      </w:r>
    </w:p>
    <w:p w14:paraId="26DB2AD7" w14:textId="77777777" w:rsidR="00E6246A" w:rsidRPr="00903DBA" w:rsidRDefault="0076222C" w:rsidP="001B29FE">
      <w:pPr>
        <w:pStyle w:val="Code"/>
        <w:rPr>
          <w:highlight w:val="white"/>
        </w:rPr>
      </w:pPr>
      <w:r w:rsidRPr="00903DBA">
        <w:rPr>
          <w:highlight w:val="white"/>
        </w:rPr>
        <w:t>static char* swLongDayList[] = {"Sondag", "Mandag", "Tisdag", "Onsdag",</w:t>
      </w:r>
    </w:p>
    <w:p w14:paraId="129A21D1" w14:textId="2E6DF9D3"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"Torsdag", "Fredag", "Lordag"};</w:t>
      </w:r>
    </w:p>
    <w:p w14:paraId="7F8714FA" w14:textId="77777777" w:rsidR="00E6246A" w:rsidRPr="00903DBA" w:rsidRDefault="0076222C" w:rsidP="001B29FE">
      <w:pPr>
        <w:pStyle w:val="Code"/>
        <w:rPr>
          <w:highlight w:val="white"/>
        </w:rPr>
      </w:pPr>
      <w:r w:rsidRPr="00903DBA">
        <w:rPr>
          <w:highlight w:val="white"/>
        </w:rPr>
        <w:t>static char* swShortMonthList[] = {"Jan", "Feb", "Mar", "Apr", "Maj", "Jun",</w:t>
      </w:r>
    </w:p>
    <w:p w14:paraId="3E100B8B" w14:textId="6F30118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"Jul", "Aug", "Sep", "Okt", "Nov", "Dec"};</w:t>
      </w:r>
    </w:p>
    <w:p w14:paraId="5C4F14FA" w14:textId="77777777" w:rsidR="00E6246A" w:rsidRPr="00903DBA" w:rsidRDefault="0076222C" w:rsidP="001B29FE">
      <w:pPr>
        <w:pStyle w:val="Code"/>
        <w:rPr>
          <w:highlight w:val="white"/>
        </w:rPr>
      </w:pPr>
      <w:r w:rsidRPr="00903DBA">
        <w:rPr>
          <w:highlight w:val="white"/>
        </w:rPr>
        <w:t>static char* swLongMonthList[] = {"Januari", "Februari", "Mars", "April",</w:t>
      </w:r>
    </w:p>
    <w:p w14:paraId="283F84D8"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"Maj", "Juni", "Juli", "Augusit",</w:t>
      </w:r>
    </w:p>
    <w:p w14:paraId="0897AB51" w14:textId="549443D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"September", "Oktober", "November", "December"};</w:t>
      </w:r>
    </w:p>
    <w:p w14:paraId="3D93F168" w14:textId="77777777" w:rsidR="0076222C" w:rsidRPr="00903DBA" w:rsidRDefault="0076222C" w:rsidP="001B29FE">
      <w:pPr>
        <w:pStyle w:val="Code"/>
        <w:rPr>
          <w:highlight w:val="white"/>
        </w:rPr>
      </w:pPr>
      <w:r w:rsidRPr="00903DBA">
        <w:rPr>
          <w:highlight w:val="white"/>
        </w:rPr>
        <w:t>static char* swMessageList[] = {"inga fel", "felaktigt functionsnummer",</w:t>
      </w:r>
    </w:p>
    <w:p w14:paraId="10BA8191" w14:textId="77777777" w:rsidR="00E6246A" w:rsidRPr="00903DBA" w:rsidRDefault="0076222C" w:rsidP="001B29FE">
      <w:pPr>
        <w:pStyle w:val="Code"/>
        <w:rPr>
          <w:highlight w:val="white"/>
        </w:rPr>
      </w:pPr>
      <w:r w:rsidRPr="00903DBA">
        <w:rPr>
          <w:highlight w:val="white"/>
        </w:rPr>
        <w:t xml:space="preserve">                                "hittar ej filen", "hittar ej sokvagen",</w:t>
      </w:r>
    </w:p>
    <w:p w14:paraId="6FA0F859" w14:textId="74114FF7"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"inget handtag tillgangligt", "atkomst nekad",</w:t>
      </w:r>
    </w:p>
    <w:p w14:paraId="42F6FDBA" w14:textId="77777777" w:rsidR="00E6246A" w:rsidRPr="00903DBA" w:rsidRDefault="0076222C" w:rsidP="001B29FE">
      <w:pPr>
        <w:pStyle w:val="Code"/>
        <w:rPr>
          <w:highlight w:val="white"/>
        </w:rPr>
      </w:pPr>
      <w:r w:rsidRPr="00903DBA">
        <w:rPr>
          <w:highlight w:val="white"/>
        </w:rPr>
        <w:t xml:space="preserve">                                "utanfor doman", "utanfor range",</w:t>
      </w:r>
    </w:p>
    <w:p w14:paraId="0D6458CF" w14:textId="2705D8C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"felaktig multibyte-sekvens",</w:t>
      </w:r>
    </w:p>
    <w:p w14:paraId="7227CD73" w14:textId="77777777" w:rsidR="00E6246A" w:rsidRPr="00903DBA" w:rsidRDefault="0076222C" w:rsidP="001B29FE">
      <w:pPr>
        <w:pStyle w:val="Code"/>
        <w:rPr>
          <w:highlight w:val="white"/>
        </w:rPr>
      </w:pPr>
      <w:r w:rsidRPr="00903DBA">
        <w:rPr>
          <w:highlight w:val="white"/>
        </w:rPr>
        <w:t xml:space="preserve">                                "fel vid oppning", "fel vid flushing",</w:t>
      </w:r>
    </w:p>
    <w:p w14:paraId="5DAFB505" w14:textId="1199DF4A"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stangning", "fel oppningslage",</w:t>
      </w:r>
    </w:p>
    <w:p w14:paraId="49365CAF" w14:textId="77777777" w:rsidR="00E6246A" w:rsidRPr="00903DBA" w:rsidRDefault="0076222C" w:rsidP="001B29FE">
      <w:pPr>
        <w:pStyle w:val="Code"/>
        <w:rPr>
          <w:highlight w:val="white"/>
        </w:rPr>
      </w:pPr>
      <w:r w:rsidRPr="00903DBA">
        <w:rPr>
          <w:highlight w:val="white"/>
        </w:rPr>
        <w:t xml:space="preserve">                                "fel vid skrivning", "fel vid lasning",</w:t>
      </w:r>
    </w:p>
    <w:p w14:paraId="1D9AF885"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sokning", "fel vid telling",</w:t>
      </w:r>
    </w:p>
    <w:p w14:paraId="4617EC32"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borttagning av fil",</w:t>
      </w:r>
    </w:p>
    <w:p w14:paraId="483CFB5D" w14:textId="5BA6D0B9"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"fel vid namnbyte av fil"};</w:t>
      </w:r>
    </w:p>
    <w:p w14:paraId="4B865C46" w14:textId="77777777" w:rsidR="00E6246A" w:rsidRPr="00903DBA" w:rsidRDefault="0076222C" w:rsidP="001B29FE">
      <w:pPr>
        <w:pStyle w:val="Code"/>
        <w:rPr>
          <w:highlight w:val="white"/>
        </w:rPr>
      </w:pPr>
      <w:r w:rsidRPr="00903DBA">
        <w:rPr>
          <w:highlight w:val="white"/>
        </w:rPr>
        <w:t>static struct lconv sw_EN_utf8 = {1, 2, swShortDayList, swLongDayList,</w:t>
      </w:r>
    </w:p>
    <w:p w14:paraId="668402BD" w14:textId="7685F134"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enShortMonthList, swLongMonthList,</w:t>
      </w:r>
    </w:p>
    <w:p w14:paraId="48058BFB" w14:textId="77777777" w:rsidR="00E6246A" w:rsidRPr="00903DBA" w:rsidRDefault="0076222C" w:rsidP="001B29FE">
      <w:pPr>
        <w:pStyle w:val="Code"/>
        <w:rPr>
          <w:highlight w:val="white"/>
        </w:rPr>
      </w:pPr>
      <w:r w:rsidRPr="00903DBA">
        <w:rPr>
          <w:highlight w:val="white"/>
        </w:rPr>
        <w:t xml:space="preserve">                                  "abcdefghijklmnopqrstuvwxyz",</w:t>
      </w:r>
    </w:p>
    <w:p w14:paraId="22DCF4B1" w14:textId="77777777" w:rsidR="00E6246A" w:rsidRPr="00903DBA" w:rsidRDefault="00E6246A" w:rsidP="001B29FE">
      <w:pPr>
        <w:pStyle w:val="Code"/>
        <w:rPr>
          <w:highlight w:val="white"/>
        </w:rPr>
      </w:pPr>
      <w:r w:rsidRPr="00903DBA">
        <w:rPr>
          <w:highlight w:val="white"/>
        </w:rPr>
        <w:t xml:space="preserve">                                 </w:t>
      </w:r>
      <w:r w:rsidR="0076222C" w:rsidRPr="00903DBA">
        <w:rPr>
          <w:highlight w:val="white"/>
        </w:rPr>
        <w:t xml:space="preserve"> "ABCDEFGHIJKLMNOPQRSTUVWXYZ",</w:t>
      </w:r>
    </w:p>
    <w:p w14:paraId="7169F256" w14:textId="035D395B" w:rsidR="0076222C" w:rsidRPr="00903DBA" w:rsidRDefault="00E6246A" w:rsidP="001B29FE">
      <w:pPr>
        <w:pStyle w:val="Code"/>
        <w:rPr>
          <w:highlight w:val="white"/>
        </w:rPr>
      </w:pPr>
      <w:r w:rsidRPr="00903DBA">
        <w:rPr>
          <w:highlight w:val="white"/>
        </w:rPr>
        <w:t xml:space="preserve">                                 </w:t>
      </w:r>
      <w:r w:rsidR="0076222C" w:rsidRPr="00903DBA">
        <w:rPr>
          <w:highlight w:val="white"/>
        </w:rPr>
        <w:t xml:space="preserve"> swMessageList};</w:t>
      </w:r>
    </w:p>
    <w:p w14:paraId="0882B9BE" w14:textId="77777777" w:rsidR="0076222C" w:rsidRPr="00903DBA" w:rsidRDefault="0076222C" w:rsidP="001B29FE">
      <w:pPr>
        <w:pStyle w:val="Code"/>
        <w:rPr>
          <w:highlight w:val="white"/>
        </w:rPr>
      </w:pPr>
    </w:p>
    <w:p w14:paraId="1A1C621A" w14:textId="77777777" w:rsidR="0076222C" w:rsidRPr="00903DBA" w:rsidRDefault="0076222C" w:rsidP="001B29FE">
      <w:pPr>
        <w:pStyle w:val="Code"/>
        <w:rPr>
          <w:highlight w:val="white"/>
        </w:rPr>
      </w:pPr>
      <w:r w:rsidRPr="00903DBA">
        <w:rPr>
          <w:highlight w:val="white"/>
        </w:rPr>
        <w:t>static struct _s {</w:t>
      </w:r>
    </w:p>
    <w:p w14:paraId="4DEC3C23" w14:textId="77777777" w:rsidR="0076222C" w:rsidRPr="00903DBA" w:rsidRDefault="0076222C" w:rsidP="001B29FE">
      <w:pPr>
        <w:pStyle w:val="Code"/>
        <w:rPr>
          <w:highlight w:val="white"/>
        </w:rPr>
      </w:pPr>
      <w:r w:rsidRPr="00903DBA">
        <w:rPr>
          <w:highlight w:val="white"/>
        </w:rPr>
        <w:t xml:space="preserve">  char* name;</w:t>
      </w:r>
    </w:p>
    <w:p w14:paraId="7ACBE97F" w14:textId="77777777" w:rsidR="0076222C" w:rsidRPr="00903DBA" w:rsidRDefault="0076222C" w:rsidP="001B29FE">
      <w:pPr>
        <w:pStyle w:val="Code"/>
        <w:rPr>
          <w:highlight w:val="white"/>
        </w:rPr>
      </w:pPr>
      <w:r w:rsidRPr="00903DBA">
        <w:rPr>
          <w:highlight w:val="white"/>
        </w:rPr>
        <w:t xml:space="preserve">  struct lconv* localePtr;</w:t>
      </w:r>
    </w:p>
    <w:p w14:paraId="7BC9A4B8" w14:textId="77777777" w:rsidR="0076222C" w:rsidRPr="00903DBA" w:rsidRDefault="0076222C" w:rsidP="001B29FE">
      <w:pPr>
        <w:pStyle w:val="Code"/>
        <w:rPr>
          <w:highlight w:val="white"/>
        </w:rPr>
      </w:pPr>
      <w:r w:rsidRPr="00903DBA">
        <w:rPr>
          <w:highlight w:val="white"/>
        </w:rPr>
        <w:t>} sArray[] = {{"", &amp;sw_EN_utf8}, {"C", &amp;en_US_utf8}, {"US", &amp;en_US_utf8}, {"SE", &amp;sw_EN_utf8}};</w:t>
      </w:r>
    </w:p>
    <w:p w14:paraId="01C12327" w14:textId="77777777" w:rsidR="0076222C" w:rsidRPr="00903DBA" w:rsidRDefault="0076222C" w:rsidP="001B29FE">
      <w:pPr>
        <w:pStyle w:val="Code"/>
        <w:rPr>
          <w:highlight w:val="white"/>
        </w:rPr>
      </w:pPr>
    </w:p>
    <w:p w14:paraId="696E4FD4" w14:textId="77777777" w:rsidR="0076222C" w:rsidRPr="00903DBA" w:rsidRDefault="0076222C" w:rsidP="001B29FE">
      <w:pPr>
        <w:pStyle w:val="Code"/>
        <w:rPr>
          <w:highlight w:val="white"/>
        </w:rPr>
      </w:pPr>
      <w:r w:rsidRPr="00903DBA">
        <w:rPr>
          <w:highlight w:val="white"/>
        </w:rPr>
        <w:t>static int sSize = (sizeof sArray) / (sizeof sArray[0]);</w:t>
      </w:r>
    </w:p>
    <w:p w14:paraId="47F96EDB" w14:textId="77777777" w:rsidR="0076222C" w:rsidRPr="00903DBA" w:rsidRDefault="0076222C" w:rsidP="001B29FE">
      <w:pPr>
        <w:pStyle w:val="Code"/>
        <w:rPr>
          <w:highlight w:val="white"/>
        </w:rPr>
      </w:pPr>
      <w:r w:rsidRPr="00903DBA">
        <w:rPr>
          <w:highlight w:val="white"/>
        </w:rPr>
        <w:t>static struct _s* g_currStructPtr = &amp;sArray[0];</w:t>
      </w:r>
    </w:p>
    <w:p w14:paraId="471E952F" w14:textId="77777777" w:rsidR="0076222C" w:rsidRPr="00903DBA" w:rsidRDefault="0076222C" w:rsidP="001B29FE">
      <w:pPr>
        <w:pStyle w:val="Code"/>
        <w:rPr>
          <w:highlight w:val="white"/>
        </w:rPr>
      </w:pPr>
    </w:p>
    <w:p w14:paraId="7B4E0CCE" w14:textId="77777777" w:rsidR="0076222C" w:rsidRPr="00903DBA" w:rsidRDefault="0076222C" w:rsidP="001B29FE">
      <w:pPr>
        <w:pStyle w:val="Code"/>
        <w:rPr>
          <w:highlight w:val="white"/>
        </w:rPr>
      </w:pPr>
      <w:r w:rsidRPr="00903DBA">
        <w:rPr>
          <w:highlight w:val="white"/>
        </w:rPr>
        <w:t>#define PRINT(x,y) { printf(#x " = &lt;%" #y "&gt;\n", (x)); }</w:t>
      </w:r>
    </w:p>
    <w:p w14:paraId="7C4E27C7" w14:textId="77777777" w:rsidR="0076222C" w:rsidRPr="00903DBA" w:rsidRDefault="0076222C" w:rsidP="001B29FE">
      <w:pPr>
        <w:pStyle w:val="Code"/>
        <w:rPr>
          <w:highlight w:val="white"/>
        </w:rPr>
      </w:pPr>
    </w:p>
    <w:p w14:paraId="5D5901B1" w14:textId="77777777" w:rsidR="0076222C" w:rsidRPr="00903DBA" w:rsidRDefault="0076222C" w:rsidP="001B29FE">
      <w:pPr>
        <w:pStyle w:val="Code"/>
        <w:rPr>
          <w:highlight w:val="white"/>
        </w:rPr>
      </w:pPr>
      <w:r w:rsidRPr="00903DBA">
        <w:rPr>
          <w:highlight w:val="white"/>
        </w:rPr>
        <w:t>char* setlocale(int /*flag*/, char* newName) {</w:t>
      </w:r>
    </w:p>
    <w:p w14:paraId="3AA2BBA4" w14:textId="77777777" w:rsidR="0076222C" w:rsidRPr="00903DBA" w:rsidRDefault="0076222C" w:rsidP="0076222C">
      <w:pPr>
        <w:pStyle w:val="Code"/>
        <w:rPr>
          <w:highlight w:val="white"/>
        </w:rPr>
      </w:pPr>
      <w:r w:rsidRPr="00903DBA">
        <w:rPr>
          <w:highlight w:val="white"/>
        </w:rPr>
        <w:t xml:space="preserve">  int index;</w:t>
      </w:r>
    </w:p>
    <w:p w14:paraId="10056257" w14:textId="77777777" w:rsidR="0076222C" w:rsidRPr="00903DBA" w:rsidRDefault="0076222C" w:rsidP="0076222C">
      <w:pPr>
        <w:pStyle w:val="Code"/>
        <w:rPr>
          <w:highlight w:val="white"/>
        </w:rPr>
      </w:pPr>
      <w:r w:rsidRPr="00903DBA">
        <w:rPr>
          <w:highlight w:val="white"/>
        </w:rPr>
        <w:t xml:space="preserve">  char *oldName = (g_currStructPtr != NULL) ? g_currStructPtr-&gt;name : NULL;</w:t>
      </w:r>
    </w:p>
    <w:p w14:paraId="399A5C54" w14:textId="77777777" w:rsidR="0076222C" w:rsidRPr="00903DBA" w:rsidRDefault="0076222C" w:rsidP="0076222C">
      <w:pPr>
        <w:pStyle w:val="Code"/>
        <w:rPr>
          <w:highlight w:val="white"/>
        </w:rPr>
      </w:pPr>
      <w:r w:rsidRPr="00903DBA">
        <w:rPr>
          <w:highlight w:val="white"/>
        </w:rPr>
        <w:t xml:space="preserve">  g_currStructPtr = NULL;</w:t>
      </w:r>
    </w:p>
    <w:p w14:paraId="71D4C93F" w14:textId="77777777" w:rsidR="0076222C" w:rsidRPr="00903DBA" w:rsidRDefault="0076222C" w:rsidP="0076222C">
      <w:pPr>
        <w:pStyle w:val="Code"/>
        <w:rPr>
          <w:highlight w:val="white"/>
        </w:rPr>
      </w:pPr>
    </w:p>
    <w:p w14:paraId="0B3961B6" w14:textId="77777777" w:rsidR="0076222C" w:rsidRPr="00903DBA" w:rsidRDefault="0076222C" w:rsidP="0076222C">
      <w:pPr>
        <w:pStyle w:val="Code"/>
        <w:rPr>
          <w:highlight w:val="white"/>
        </w:rPr>
      </w:pPr>
      <w:r w:rsidRPr="00903DBA">
        <w:rPr>
          <w:highlight w:val="white"/>
        </w:rPr>
        <w:t xml:space="preserve">  if (newName != NULL) {</w:t>
      </w:r>
    </w:p>
    <w:p w14:paraId="33664548" w14:textId="77777777" w:rsidR="0076222C" w:rsidRPr="00903DBA" w:rsidRDefault="0076222C" w:rsidP="0076222C">
      <w:pPr>
        <w:pStyle w:val="Code"/>
        <w:rPr>
          <w:highlight w:val="white"/>
        </w:rPr>
      </w:pPr>
      <w:r w:rsidRPr="00903DBA">
        <w:rPr>
          <w:highlight w:val="white"/>
        </w:rPr>
        <w:t xml:space="preserve">    for (index = 0; index &lt; sSize; ++index) {</w:t>
      </w:r>
    </w:p>
    <w:p w14:paraId="757C9D8A" w14:textId="77777777" w:rsidR="0076222C" w:rsidRPr="00903DBA" w:rsidRDefault="0076222C" w:rsidP="0076222C">
      <w:pPr>
        <w:pStyle w:val="Code"/>
        <w:rPr>
          <w:highlight w:val="white"/>
        </w:rPr>
      </w:pPr>
      <w:r w:rsidRPr="00903DBA">
        <w:rPr>
          <w:highlight w:val="white"/>
        </w:rPr>
        <w:t xml:space="preserve">      if (strcmp(newName, sArray[index].name) == 0) {</w:t>
      </w:r>
    </w:p>
    <w:p w14:paraId="48B4B4CA" w14:textId="77777777" w:rsidR="0076222C" w:rsidRPr="00903DBA" w:rsidRDefault="0076222C" w:rsidP="0076222C">
      <w:pPr>
        <w:pStyle w:val="Code"/>
        <w:rPr>
          <w:highlight w:val="white"/>
        </w:rPr>
      </w:pPr>
      <w:r w:rsidRPr="00903DBA">
        <w:rPr>
          <w:highlight w:val="white"/>
        </w:rPr>
        <w:t xml:space="preserve">        g_currStructPtr = &amp;sArray[index];</w:t>
      </w:r>
    </w:p>
    <w:p w14:paraId="57887463" w14:textId="77777777" w:rsidR="0076222C" w:rsidRPr="00903DBA" w:rsidRDefault="0076222C" w:rsidP="0076222C">
      <w:pPr>
        <w:pStyle w:val="Code"/>
        <w:rPr>
          <w:highlight w:val="white"/>
        </w:rPr>
      </w:pPr>
      <w:r w:rsidRPr="00903DBA">
        <w:rPr>
          <w:highlight w:val="white"/>
        </w:rPr>
        <w:t xml:space="preserve">        break;</w:t>
      </w:r>
    </w:p>
    <w:p w14:paraId="28E5CCFD" w14:textId="77777777" w:rsidR="0076222C" w:rsidRPr="00903DBA" w:rsidRDefault="0076222C" w:rsidP="0076222C">
      <w:pPr>
        <w:pStyle w:val="Code"/>
        <w:rPr>
          <w:highlight w:val="white"/>
        </w:rPr>
      </w:pPr>
      <w:r w:rsidRPr="00903DBA">
        <w:rPr>
          <w:highlight w:val="white"/>
        </w:rPr>
        <w:t xml:space="preserve">      }</w:t>
      </w:r>
    </w:p>
    <w:p w14:paraId="12F5C348" w14:textId="77777777" w:rsidR="0076222C" w:rsidRPr="00903DBA" w:rsidRDefault="0076222C" w:rsidP="0076222C">
      <w:pPr>
        <w:pStyle w:val="Code"/>
        <w:rPr>
          <w:highlight w:val="white"/>
        </w:rPr>
      </w:pPr>
      <w:r w:rsidRPr="00903DBA">
        <w:rPr>
          <w:highlight w:val="white"/>
        </w:rPr>
        <w:t xml:space="preserve">    }</w:t>
      </w:r>
    </w:p>
    <w:p w14:paraId="79514B90" w14:textId="77777777" w:rsidR="0076222C" w:rsidRPr="00903DBA" w:rsidRDefault="0076222C" w:rsidP="0076222C">
      <w:pPr>
        <w:pStyle w:val="Code"/>
        <w:rPr>
          <w:highlight w:val="white"/>
        </w:rPr>
      </w:pPr>
      <w:r w:rsidRPr="00903DBA">
        <w:rPr>
          <w:highlight w:val="white"/>
        </w:rPr>
        <w:t xml:space="preserve">  }</w:t>
      </w:r>
    </w:p>
    <w:p w14:paraId="3ECCCC2C" w14:textId="77777777" w:rsidR="0076222C" w:rsidRPr="00903DBA" w:rsidRDefault="0076222C" w:rsidP="0076222C">
      <w:pPr>
        <w:pStyle w:val="Code"/>
        <w:rPr>
          <w:highlight w:val="white"/>
        </w:rPr>
      </w:pPr>
    </w:p>
    <w:p w14:paraId="51C18D60" w14:textId="77777777" w:rsidR="0076222C" w:rsidRPr="00903DBA" w:rsidRDefault="0076222C" w:rsidP="0076222C">
      <w:pPr>
        <w:pStyle w:val="Code"/>
        <w:rPr>
          <w:highlight w:val="white"/>
        </w:rPr>
      </w:pPr>
      <w:r w:rsidRPr="00903DBA">
        <w:rPr>
          <w:highlight w:val="white"/>
        </w:rPr>
        <w:t xml:space="preserve">  return oldName;</w:t>
      </w:r>
    </w:p>
    <w:p w14:paraId="09596A1B" w14:textId="77777777" w:rsidR="0076222C" w:rsidRPr="00903DBA" w:rsidRDefault="0076222C" w:rsidP="0076222C">
      <w:pPr>
        <w:pStyle w:val="Code"/>
        <w:rPr>
          <w:highlight w:val="white"/>
        </w:rPr>
      </w:pPr>
      <w:r w:rsidRPr="00903DBA">
        <w:rPr>
          <w:highlight w:val="white"/>
        </w:rPr>
        <w:t>}</w:t>
      </w:r>
    </w:p>
    <w:p w14:paraId="46483333" w14:textId="77777777" w:rsidR="0076222C" w:rsidRPr="00903DBA" w:rsidRDefault="0076222C" w:rsidP="0076222C">
      <w:pPr>
        <w:pStyle w:val="Code"/>
        <w:rPr>
          <w:highlight w:val="white"/>
        </w:rPr>
      </w:pPr>
    </w:p>
    <w:p w14:paraId="5AE0F781" w14:textId="77777777" w:rsidR="0076222C" w:rsidRPr="00903DBA" w:rsidRDefault="0076222C" w:rsidP="0076222C">
      <w:pPr>
        <w:pStyle w:val="Code"/>
        <w:rPr>
          <w:highlight w:val="white"/>
        </w:rPr>
      </w:pPr>
      <w:r w:rsidRPr="00903DBA">
        <w:rPr>
          <w:highlight w:val="white"/>
        </w:rPr>
        <w:t>struct lconv* localeconv(void) {</w:t>
      </w:r>
    </w:p>
    <w:p w14:paraId="0383F0C0" w14:textId="77777777" w:rsidR="0076222C" w:rsidRPr="00903DBA" w:rsidRDefault="0076222C" w:rsidP="0076222C">
      <w:pPr>
        <w:pStyle w:val="Code"/>
        <w:rPr>
          <w:highlight w:val="white"/>
        </w:rPr>
      </w:pPr>
      <w:r w:rsidRPr="00903DBA">
        <w:rPr>
          <w:highlight w:val="white"/>
        </w:rPr>
        <w:t xml:space="preserve">  return (g_currStructPtr != NULL) ? g_currStructPtr-&gt;localePtr : NULL;</w:t>
      </w:r>
    </w:p>
    <w:p w14:paraId="47122573" w14:textId="719F7B34" w:rsidR="0062113D" w:rsidRPr="00903DBA" w:rsidRDefault="0076222C" w:rsidP="0076222C">
      <w:pPr>
        <w:pStyle w:val="Code"/>
        <w:rPr>
          <w:highlight w:val="white"/>
        </w:rPr>
      </w:pPr>
      <w:r w:rsidRPr="00903DBA">
        <w:rPr>
          <w:highlight w:val="white"/>
        </w:rPr>
        <w:t>}</w:t>
      </w:r>
    </w:p>
    <w:p w14:paraId="49ABB85A" w14:textId="524B24AD" w:rsidR="00B15CBB" w:rsidRPr="00903DBA" w:rsidRDefault="00B15CBB" w:rsidP="00265BDF">
      <w:pPr>
        <w:pStyle w:val="Rubrik2"/>
      </w:pPr>
      <w:bookmarkStart w:id="469" w:name="_Toc57656126"/>
      <w:r w:rsidRPr="00903DBA">
        <w:t>Character Types</w:t>
      </w:r>
      <w:bookmarkEnd w:id="469"/>
    </w:p>
    <w:p w14:paraId="27CAECD2" w14:textId="462BEC2A" w:rsidR="003203CF" w:rsidRPr="00903DBA" w:rsidRDefault="003203CF" w:rsidP="003203CF">
      <w:r w:rsidRPr="00903DBA">
        <w:t xml:space="preserve">The </w:t>
      </w:r>
      <w:proofErr w:type="spellStart"/>
      <w:r w:rsidRPr="00903DBA">
        <w:t>ctype.h</w:t>
      </w:r>
      <w:proofErr w:type="spellEnd"/>
      <w:r w:rsidRPr="00903DBA">
        <w:t xml:space="preserve"> and </w:t>
      </w:r>
      <w:proofErr w:type="spellStart"/>
      <w:r w:rsidRPr="00903DBA">
        <w:t>ctyp.c</w:t>
      </w:r>
      <w:proofErr w:type="spellEnd"/>
      <w:r w:rsidRPr="00903DBA">
        <w:t xml:space="preserve"> files hold a set functions that test certain character conditions.</w:t>
      </w:r>
    </w:p>
    <w:p w14:paraId="243F8CAB" w14:textId="3B82911E" w:rsidR="00EE220E" w:rsidRPr="00903DBA" w:rsidRDefault="008D6750" w:rsidP="00B15CBB">
      <w:pPr>
        <w:pStyle w:val="CodeListing"/>
      </w:pPr>
      <w:proofErr w:type="spellStart"/>
      <w:r w:rsidRPr="00903DBA">
        <w:t>ct</w:t>
      </w:r>
      <w:r w:rsidR="00EE220E" w:rsidRPr="00903DBA">
        <w:t>ype.h</w:t>
      </w:r>
      <w:proofErr w:type="spellEnd"/>
    </w:p>
    <w:p w14:paraId="2BF1D367" w14:textId="77777777" w:rsidR="0012107B" w:rsidRPr="00903DBA" w:rsidRDefault="0012107B" w:rsidP="0012107B">
      <w:pPr>
        <w:pStyle w:val="Code"/>
        <w:rPr>
          <w:highlight w:val="white"/>
        </w:rPr>
      </w:pPr>
      <w:r w:rsidRPr="00903DBA">
        <w:rPr>
          <w:highlight w:val="white"/>
        </w:rPr>
        <w:t>#ifndef __CTYPE_H__</w:t>
      </w:r>
    </w:p>
    <w:p w14:paraId="7747DC06" w14:textId="77777777" w:rsidR="0012107B" w:rsidRPr="00903DBA" w:rsidRDefault="0012107B" w:rsidP="0012107B">
      <w:pPr>
        <w:pStyle w:val="Code"/>
        <w:rPr>
          <w:highlight w:val="white"/>
        </w:rPr>
      </w:pPr>
      <w:r w:rsidRPr="00903DBA">
        <w:rPr>
          <w:highlight w:val="white"/>
        </w:rPr>
        <w:t>#define __CTYPE_H__</w:t>
      </w:r>
    </w:p>
    <w:p w14:paraId="1AD0C892" w14:textId="77777777" w:rsidR="0012107B" w:rsidRPr="00903DBA" w:rsidRDefault="0012107B" w:rsidP="0012107B">
      <w:pPr>
        <w:pStyle w:val="Code"/>
        <w:rPr>
          <w:highlight w:val="white"/>
        </w:rPr>
      </w:pPr>
    </w:p>
    <w:p w14:paraId="56AB3C37" w14:textId="77777777" w:rsidR="0012107B" w:rsidRPr="00903DBA" w:rsidRDefault="0012107B" w:rsidP="0012107B">
      <w:pPr>
        <w:pStyle w:val="Code"/>
        <w:rPr>
          <w:highlight w:val="white"/>
        </w:rPr>
      </w:pPr>
      <w:r w:rsidRPr="00903DBA">
        <w:rPr>
          <w:highlight w:val="white"/>
        </w:rPr>
        <w:t>extern int islower(int c);</w:t>
      </w:r>
    </w:p>
    <w:p w14:paraId="0231E625" w14:textId="77777777" w:rsidR="0012107B" w:rsidRPr="00903DBA" w:rsidRDefault="0012107B" w:rsidP="0012107B">
      <w:pPr>
        <w:pStyle w:val="Code"/>
        <w:rPr>
          <w:highlight w:val="white"/>
        </w:rPr>
      </w:pPr>
      <w:r w:rsidRPr="00903DBA">
        <w:rPr>
          <w:highlight w:val="white"/>
        </w:rPr>
        <w:t>extern int isupper(int c);</w:t>
      </w:r>
    </w:p>
    <w:p w14:paraId="4F56DCF4" w14:textId="77777777" w:rsidR="0012107B" w:rsidRPr="00903DBA" w:rsidRDefault="0012107B" w:rsidP="0012107B">
      <w:pPr>
        <w:pStyle w:val="Code"/>
        <w:rPr>
          <w:highlight w:val="white"/>
        </w:rPr>
      </w:pPr>
      <w:r w:rsidRPr="00903DBA">
        <w:rPr>
          <w:highlight w:val="white"/>
        </w:rPr>
        <w:t>extern int isalpha(int c);</w:t>
      </w:r>
    </w:p>
    <w:p w14:paraId="5267495E" w14:textId="77777777" w:rsidR="0012107B" w:rsidRPr="00903DBA" w:rsidRDefault="0012107B" w:rsidP="0012107B">
      <w:pPr>
        <w:pStyle w:val="Code"/>
        <w:rPr>
          <w:highlight w:val="white"/>
        </w:rPr>
      </w:pPr>
      <w:r w:rsidRPr="00903DBA">
        <w:rPr>
          <w:highlight w:val="white"/>
        </w:rPr>
        <w:t>extern int isdigit(int c);</w:t>
      </w:r>
    </w:p>
    <w:p w14:paraId="5F768BFD" w14:textId="77777777" w:rsidR="0012107B" w:rsidRPr="00903DBA" w:rsidRDefault="0012107B" w:rsidP="0012107B">
      <w:pPr>
        <w:pStyle w:val="Code"/>
        <w:rPr>
          <w:highlight w:val="white"/>
        </w:rPr>
      </w:pPr>
      <w:r w:rsidRPr="00903DBA">
        <w:rPr>
          <w:highlight w:val="white"/>
        </w:rPr>
        <w:t>extern int isalnum(int c);</w:t>
      </w:r>
    </w:p>
    <w:p w14:paraId="61E557E1" w14:textId="77777777" w:rsidR="0012107B" w:rsidRPr="00903DBA" w:rsidRDefault="0012107B" w:rsidP="0012107B">
      <w:pPr>
        <w:pStyle w:val="Code"/>
        <w:rPr>
          <w:highlight w:val="white"/>
        </w:rPr>
      </w:pPr>
      <w:r w:rsidRPr="00903DBA">
        <w:rPr>
          <w:highlight w:val="white"/>
        </w:rPr>
        <w:t>extern int isxdigit(int c);</w:t>
      </w:r>
    </w:p>
    <w:p w14:paraId="36692CF4" w14:textId="77777777" w:rsidR="0012107B" w:rsidRPr="00903DBA" w:rsidRDefault="0012107B" w:rsidP="0012107B">
      <w:pPr>
        <w:pStyle w:val="Code"/>
        <w:rPr>
          <w:highlight w:val="white"/>
        </w:rPr>
      </w:pPr>
      <w:r w:rsidRPr="00903DBA">
        <w:rPr>
          <w:highlight w:val="white"/>
        </w:rPr>
        <w:t>extern int isgraph(int c);</w:t>
      </w:r>
    </w:p>
    <w:p w14:paraId="7BEE5ACA" w14:textId="77777777" w:rsidR="0012107B" w:rsidRPr="00903DBA" w:rsidRDefault="0012107B" w:rsidP="0012107B">
      <w:pPr>
        <w:pStyle w:val="Code"/>
        <w:rPr>
          <w:highlight w:val="white"/>
        </w:rPr>
      </w:pPr>
      <w:r w:rsidRPr="00903DBA">
        <w:rPr>
          <w:highlight w:val="white"/>
        </w:rPr>
        <w:t>extern int isprint(int c);</w:t>
      </w:r>
    </w:p>
    <w:p w14:paraId="021DE289" w14:textId="77777777" w:rsidR="0012107B" w:rsidRPr="00903DBA" w:rsidRDefault="0012107B" w:rsidP="0012107B">
      <w:pPr>
        <w:pStyle w:val="Code"/>
        <w:rPr>
          <w:highlight w:val="white"/>
        </w:rPr>
      </w:pPr>
      <w:r w:rsidRPr="00903DBA">
        <w:rPr>
          <w:highlight w:val="white"/>
        </w:rPr>
        <w:t>extern int ispunct(int c);</w:t>
      </w:r>
    </w:p>
    <w:p w14:paraId="4F884BA7" w14:textId="77777777" w:rsidR="0012107B" w:rsidRPr="00903DBA" w:rsidRDefault="0012107B" w:rsidP="0012107B">
      <w:pPr>
        <w:pStyle w:val="Code"/>
        <w:rPr>
          <w:highlight w:val="white"/>
        </w:rPr>
      </w:pPr>
      <w:r w:rsidRPr="00903DBA">
        <w:rPr>
          <w:highlight w:val="white"/>
        </w:rPr>
        <w:t>extern int iscntrl(int c);</w:t>
      </w:r>
    </w:p>
    <w:p w14:paraId="3ACB341E" w14:textId="77777777" w:rsidR="0012107B" w:rsidRPr="00903DBA" w:rsidRDefault="0012107B" w:rsidP="0012107B">
      <w:pPr>
        <w:pStyle w:val="Code"/>
        <w:rPr>
          <w:highlight w:val="white"/>
        </w:rPr>
      </w:pPr>
      <w:r w:rsidRPr="00903DBA">
        <w:rPr>
          <w:highlight w:val="white"/>
        </w:rPr>
        <w:t>extern int isspace(int c);</w:t>
      </w:r>
    </w:p>
    <w:p w14:paraId="209B2357" w14:textId="77777777" w:rsidR="0012107B" w:rsidRPr="00903DBA" w:rsidRDefault="0012107B" w:rsidP="0012107B">
      <w:pPr>
        <w:pStyle w:val="Code"/>
        <w:rPr>
          <w:highlight w:val="white"/>
        </w:rPr>
      </w:pPr>
      <w:r w:rsidRPr="00903DBA">
        <w:rPr>
          <w:highlight w:val="white"/>
        </w:rPr>
        <w:t>extern int tolower(int c);</w:t>
      </w:r>
    </w:p>
    <w:p w14:paraId="7AA77C2C" w14:textId="77777777" w:rsidR="0012107B" w:rsidRPr="00903DBA" w:rsidRDefault="0012107B" w:rsidP="0012107B">
      <w:pPr>
        <w:pStyle w:val="Code"/>
        <w:rPr>
          <w:highlight w:val="white"/>
        </w:rPr>
      </w:pPr>
      <w:r w:rsidRPr="00903DBA">
        <w:rPr>
          <w:highlight w:val="white"/>
        </w:rPr>
        <w:t>extern int toupper(int c);</w:t>
      </w:r>
    </w:p>
    <w:p w14:paraId="06538D56" w14:textId="77777777" w:rsidR="0012107B" w:rsidRPr="00903DBA" w:rsidRDefault="0012107B" w:rsidP="0012107B">
      <w:pPr>
        <w:pStyle w:val="Code"/>
        <w:rPr>
          <w:highlight w:val="white"/>
        </w:rPr>
      </w:pPr>
    </w:p>
    <w:p w14:paraId="4E61DEB4" w14:textId="77777777" w:rsidR="0012107B" w:rsidRPr="00903DBA" w:rsidRDefault="0012107B" w:rsidP="0012107B">
      <w:pPr>
        <w:pStyle w:val="Code"/>
        <w:rPr>
          <w:highlight w:val="white"/>
        </w:rPr>
      </w:pPr>
      <w:r w:rsidRPr="00903DBA">
        <w:rPr>
          <w:highlight w:val="white"/>
        </w:rPr>
        <w:t>#endif</w:t>
      </w:r>
    </w:p>
    <w:p w14:paraId="5C5AF2B0" w14:textId="39D5C0AD" w:rsidR="00FD2002" w:rsidRPr="00903DBA" w:rsidRDefault="008D6750" w:rsidP="00FD2002">
      <w:pPr>
        <w:pStyle w:val="CodeListing"/>
      </w:pPr>
      <w:proofErr w:type="spellStart"/>
      <w:r w:rsidRPr="00903DBA">
        <w:t>ct</w:t>
      </w:r>
      <w:r w:rsidR="00FD2002" w:rsidRPr="00903DBA">
        <w:t>ype.c</w:t>
      </w:r>
      <w:proofErr w:type="spellEnd"/>
    </w:p>
    <w:p w14:paraId="3A22DBAC" w14:textId="77777777" w:rsidR="0012107B" w:rsidRPr="00903DBA" w:rsidRDefault="0012107B" w:rsidP="0012107B">
      <w:pPr>
        <w:pStyle w:val="Code"/>
        <w:rPr>
          <w:highlight w:val="white"/>
        </w:rPr>
      </w:pPr>
      <w:r w:rsidRPr="00903DBA">
        <w:rPr>
          <w:highlight w:val="white"/>
        </w:rPr>
        <w:t>#include &lt;ctype.h&gt;</w:t>
      </w:r>
    </w:p>
    <w:p w14:paraId="66522701" w14:textId="77777777" w:rsidR="0012107B" w:rsidRPr="00903DBA" w:rsidRDefault="0012107B" w:rsidP="0012107B">
      <w:pPr>
        <w:pStyle w:val="Code"/>
        <w:rPr>
          <w:highlight w:val="white"/>
        </w:rPr>
      </w:pPr>
      <w:r w:rsidRPr="00903DBA">
        <w:rPr>
          <w:highlight w:val="white"/>
        </w:rPr>
        <w:t>#include &lt;stdio.h&gt;</w:t>
      </w:r>
    </w:p>
    <w:p w14:paraId="78AF432D" w14:textId="77777777" w:rsidR="0012107B" w:rsidRPr="00903DBA" w:rsidRDefault="0012107B" w:rsidP="0012107B">
      <w:pPr>
        <w:pStyle w:val="Code"/>
        <w:rPr>
          <w:highlight w:val="white"/>
        </w:rPr>
      </w:pPr>
      <w:r w:rsidRPr="00903DBA">
        <w:rPr>
          <w:highlight w:val="white"/>
        </w:rPr>
        <w:t>#include &lt;locale.h&gt;</w:t>
      </w:r>
    </w:p>
    <w:p w14:paraId="76B1122D" w14:textId="77777777" w:rsidR="0012107B" w:rsidRPr="00903DBA" w:rsidRDefault="0012107B" w:rsidP="0012107B">
      <w:pPr>
        <w:pStyle w:val="Code"/>
        <w:rPr>
          <w:highlight w:val="white"/>
        </w:rPr>
      </w:pPr>
      <w:r w:rsidRPr="00903DBA">
        <w:rPr>
          <w:highlight w:val="white"/>
        </w:rPr>
        <w:t>#include &lt;string.h&gt;</w:t>
      </w:r>
    </w:p>
    <w:p w14:paraId="021339DE" w14:textId="77777777" w:rsidR="0012107B" w:rsidRPr="00903DBA" w:rsidRDefault="0012107B" w:rsidP="0012107B">
      <w:pPr>
        <w:pStyle w:val="Code"/>
        <w:rPr>
          <w:highlight w:val="white"/>
        </w:rPr>
      </w:pPr>
      <w:r w:rsidRPr="00903DBA">
        <w:rPr>
          <w:highlight w:val="white"/>
        </w:rPr>
        <w:t>#include &lt;stddef.h&gt;</w:t>
      </w:r>
    </w:p>
    <w:p w14:paraId="369FB451" w14:textId="127C9977" w:rsidR="0012107B" w:rsidRPr="00903DBA" w:rsidRDefault="003203CF" w:rsidP="003203CF">
      <w:pPr>
        <w:rPr>
          <w:highlight w:val="white"/>
        </w:rPr>
      </w:pPr>
      <w:r w:rsidRPr="00903DBA">
        <w:rPr>
          <w:highlight w:val="white"/>
        </w:rPr>
        <w:t xml:space="preserve">The </w:t>
      </w:r>
      <w:r w:rsidRPr="00903DBA">
        <w:rPr>
          <w:rStyle w:val="KeyWord0"/>
          <w:highlight w:val="white"/>
        </w:rPr>
        <w:t>islower</w:t>
      </w:r>
      <w:r w:rsidRPr="00903DBA">
        <w:rPr>
          <w:highlight w:val="white"/>
        </w:rPr>
        <w:t xml:space="preserve"> function tests whether the character is a lowercase character. If there is a locale convention defined (see Section </w:t>
      </w:r>
      <w:r w:rsidRPr="00903DBA">
        <w:rPr>
          <w:highlight w:val="white"/>
        </w:rPr>
        <w:fldChar w:fldCharType="begin"/>
      </w:r>
      <w:r w:rsidRPr="00903DBA">
        <w:rPr>
          <w:highlight w:val="white"/>
        </w:rPr>
        <w:instrText xml:space="preserve"> REF _Ref55664393 \r \h </w:instrText>
      </w:r>
      <w:r w:rsidRPr="00903DBA">
        <w:rPr>
          <w:highlight w:val="white"/>
        </w:rPr>
      </w:r>
      <w:r w:rsidRPr="00903DBA">
        <w:rPr>
          <w:highlight w:val="white"/>
        </w:rPr>
        <w:fldChar w:fldCharType="separate"/>
      </w:r>
      <w:r w:rsidRPr="00903DBA">
        <w:rPr>
          <w:highlight w:val="white"/>
        </w:rPr>
        <w:t>13.3</w:t>
      </w:r>
      <w:r w:rsidRPr="00903DBA">
        <w:rPr>
          <w:highlight w:val="white"/>
        </w:rPr>
        <w:fldChar w:fldCharType="end"/>
      </w:r>
      <w:r w:rsidRPr="00903DBA">
        <w:rPr>
          <w:highlight w:val="white"/>
        </w:rPr>
        <w:t xml:space="preserve">) available, we use it. </w:t>
      </w:r>
      <w:r w:rsidR="005C6D99" w:rsidRPr="00903DBA">
        <w:rPr>
          <w:highlight w:val="white"/>
        </w:rPr>
        <w:t>Otherwise</w:t>
      </w:r>
      <w:r w:rsidRPr="00903DBA">
        <w:rPr>
          <w:highlight w:val="white"/>
        </w:rPr>
        <w:t xml:space="preserve">, we regard a character to be lowercase if its ASCII value is between the ASCII values for </w:t>
      </w:r>
      <w:r w:rsidR="005C6D99" w:rsidRPr="00903DBA">
        <w:rPr>
          <w:highlight w:val="white"/>
        </w:rPr>
        <w:t xml:space="preserve">the </w:t>
      </w:r>
      <w:r w:rsidRPr="00903DBA">
        <w:rPr>
          <w:highlight w:val="white"/>
        </w:rPr>
        <w:t>‘a’ and ‘z’</w:t>
      </w:r>
      <w:r w:rsidR="005C6D99" w:rsidRPr="00903DBA">
        <w:rPr>
          <w:highlight w:val="white"/>
        </w:rPr>
        <w:t xml:space="preserve"> character</w:t>
      </w:r>
      <w:r w:rsidRPr="00903DBA">
        <w:rPr>
          <w:highlight w:val="white"/>
        </w:rPr>
        <w:t>, inclusive.</w:t>
      </w:r>
    </w:p>
    <w:p w14:paraId="27D569E3" w14:textId="77777777" w:rsidR="0012107B" w:rsidRPr="00903DBA" w:rsidRDefault="0012107B" w:rsidP="0012107B">
      <w:pPr>
        <w:pStyle w:val="Code"/>
        <w:rPr>
          <w:highlight w:val="white"/>
        </w:rPr>
      </w:pPr>
      <w:r w:rsidRPr="00903DBA">
        <w:rPr>
          <w:highlight w:val="white"/>
        </w:rPr>
        <w:t>int islower(int c) {</w:t>
      </w:r>
    </w:p>
    <w:p w14:paraId="414BE781" w14:textId="77777777" w:rsidR="0012107B" w:rsidRPr="00903DBA" w:rsidRDefault="0012107B" w:rsidP="0012107B">
      <w:pPr>
        <w:pStyle w:val="Code"/>
        <w:rPr>
          <w:highlight w:val="white"/>
        </w:rPr>
      </w:pPr>
      <w:r w:rsidRPr="00903DBA">
        <w:rPr>
          <w:highlight w:val="white"/>
        </w:rPr>
        <w:t xml:space="preserve">  struct lconv* localeConvPtr = localeconv();</w:t>
      </w:r>
    </w:p>
    <w:p w14:paraId="17FD28FE" w14:textId="77777777" w:rsidR="0012107B" w:rsidRPr="00903DBA" w:rsidRDefault="0012107B" w:rsidP="0012107B">
      <w:pPr>
        <w:pStyle w:val="Code"/>
        <w:rPr>
          <w:highlight w:val="white"/>
        </w:rPr>
      </w:pPr>
    </w:p>
    <w:p w14:paraId="661A45AE" w14:textId="77777777" w:rsidR="0012107B" w:rsidRPr="00903DBA" w:rsidRDefault="0012107B" w:rsidP="0012107B">
      <w:pPr>
        <w:pStyle w:val="Code"/>
        <w:rPr>
          <w:highlight w:val="white"/>
        </w:rPr>
      </w:pPr>
      <w:r w:rsidRPr="00903DBA">
        <w:rPr>
          <w:highlight w:val="white"/>
        </w:rPr>
        <w:t xml:space="preserve">  if (localeConvPtr != NULL) {</w:t>
      </w:r>
    </w:p>
    <w:p w14:paraId="18F000E6" w14:textId="77777777" w:rsidR="0012107B" w:rsidRPr="00903DBA" w:rsidRDefault="0012107B" w:rsidP="0012107B">
      <w:pPr>
        <w:pStyle w:val="Code"/>
        <w:rPr>
          <w:highlight w:val="white"/>
        </w:rPr>
      </w:pPr>
      <w:r w:rsidRPr="00903DBA">
        <w:rPr>
          <w:highlight w:val="white"/>
        </w:rPr>
        <w:t xml:space="preserve">    return (strchr(localeConvPtr-&gt;lowerCase, c) != NULL);</w:t>
      </w:r>
    </w:p>
    <w:p w14:paraId="4A5F457B" w14:textId="77777777" w:rsidR="0012107B" w:rsidRPr="00903DBA" w:rsidRDefault="0012107B" w:rsidP="0012107B">
      <w:pPr>
        <w:pStyle w:val="Code"/>
        <w:rPr>
          <w:highlight w:val="white"/>
        </w:rPr>
      </w:pPr>
      <w:r w:rsidRPr="00903DBA">
        <w:rPr>
          <w:highlight w:val="white"/>
        </w:rPr>
        <w:t xml:space="preserve">  }</w:t>
      </w:r>
    </w:p>
    <w:p w14:paraId="43F955ED" w14:textId="77777777" w:rsidR="0012107B" w:rsidRPr="00903DBA" w:rsidRDefault="0012107B" w:rsidP="0012107B">
      <w:pPr>
        <w:pStyle w:val="Code"/>
        <w:rPr>
          <w:highlight w:val="white"/>
        </w:rPr>
      </w:pPr>
      <w:r w:rsidRPr="00903DBA">
        <w:rPr>
          <w:highlight w:val="white"/>
        </w:rPr>
        <w:t xml:space="preserve">  else {</w:t>
      </w:r>
    </w:p>
    <w:p w14:paraId="4F62418F" w14:textId="77777777" w:rsidR="0012107B" w:rsidRPr="00903DBA" w:rsidRDefault="0012107B" w:rsidP="0012107B">
      <w:pPr>
        <w:pStyle w:val="Code"/>
        <w:rPr>
          <w:highlight w:val="white"/>
        </w:rPr>
      </w:pPr>
      <w:r w:rsidRPr="00903DBA">
        <w:rPr>
          <w:highlight w:val="white"/>
        </w:rPr>
        <w:t xml:space="preserve">    return ((c &gt;= 'a') &amp;&amp; (c &lt;= 'z'));</w:t>
      </w:r>
    </w:p>
    <w:p w14:paraId="0779EA56" w14:textId="77777777" w:rsidR="0012107B" w:rsidRPr="00903DBA" w:rsidRDefault="0012107B" w:rsidP="0012107B">
      <w:pPr>
        <w:pStyle w:val="Code"/>
        <w:rPr>
          <w:highlight w:val="white"/>
        </w:rPr>
      </w:pPr>
      <w:r w:rsidRPr="00903DBA">
        <w:rPr>
          <w:highlight w:val="white"/>
        </w:rPr>
        <w:t xml:space="preserve">  }</w:t>
      </w:r>
    </w:p>
    <w:p w14:paraId="6B1FA17B" w14:textId="77777777" w:rsidR="0012107B" w:rsidRPr="00903DBA" w:rsidRDefault="0012107B" w:rsidP="0012107B">
      <w:pPr>
        <w:pStyle w:val="Code"/>
        <w:rPr>
          <w:highlight w:val="white"/>
        </w:rPr>
      </w:pPr>
      <w:r w:rsidRPr="00903DBA">
        <w:rPr>
          <w:highlight w:val="white"/>
        </w:rPr>
        <w:t>}</w:t>
      </w:r>
    </w:p>
    <w:p w14:paraId="0D6CD455" w14:textId="5DCC7738" w:rsidR="003203CF" w:rsidRPr="00903DBA" w:rsidRDefault="003203CF" w:rsidP="003203CF">
      <w:pPr>
        <w:rPr>
          <w:highlight w:val="white"/>
        </w:rPr>
      </w:pPr>
      <w:r w:rsidRPr="00903DBA">
        <w:rPr>
          <w:highlight w:val="white"/>
        </w:rPr>
        <w:t xml:space="preserve">The </w:t>
      </w:r>
      <w:r w:rsidRPr="00903DBA">
        <w:rPr>
          <w:rStyle w:val="KeyWord0"/>
          <w:highlight w:val="white"/>
        </w:rPr>
        <w:t>isupper</w:t>
      </w:r>
      <w:r w:rsidRPr="00903DBA">
        <w:rPr>
          <w:highlight w:val="white"/>
        </w:rPr>
        <w:t xml:space="preserve"> function tests whether the character is </w:t>
      </w:r>
      <w:proofErr w:type="gramStart"/>
      <w:r w:rsidRPr="00903DBA">
        <w:rPr>
          <w:highlight w:val="white"/>
        </w:rPr>
        <w:t>a</w:t>
      </w:r>
      <w:proofErr w:type="gramEnd"/>
      <w:r w:rsidRPr="00903DBA">
        <w:rPr>
          <w:highlight w:val="white"/>
        </w:rPr>
        <w:t xml:space="preserve"> uppercase character in the same way as </w:t>
      </w:r>
      <w:r w:rsidRPr="00903DBA">
        <w:rPr>
          <w:rStyle w:val="KeyWord0"/>
          <w:highlight w:val="white"/>
        </w:rPr>
        <w:t>islower</w:t>
      </w:r>
      <w:r w:rsidRPr="00903DBA">
        <w:rPr>
          <w:highlight w:val="white"/>
        </w:rPr>
        <w:t xml:space="preserve"> above. If there is a locale convention defined</w:t>
      </w:r>
      <w:r w:rsidR="005C6D99" w:rsidRPr="00903DBA">
        <w:rPr>
          <w:highlight w:val="white"/>
        </w:rPr>
        <w:t xml:space="preserve"> </w:t>
      </w:r>
      <w:r w:rsidRPr="00903DBA">
        <w:rPr>
          <w:highlight w:val="white"/>
        </w:rPr>
        <w:t>available, we use it.</w:t>
      </w:r>
      <w:r w:rsidR="005C6D99" w:rsidRPr="00903DBA">
        <w:rPr>
          <w:highlight w:val="white"/>
        </w:rPr>
        <w:t xml:space="preserve"> Otherwise, we regard a character to be lowercase if its ASCII value is between the ASCII values for the ‘A’ and ‘Z’ character, inclusive.</w:t>
      </w:r>
    </w:p>
    <w:p w14:paraId="34D9B2A0" w14:textId="77777777" w:rsidR="0012107B" w:rsidRPr="00903DBA" w:rsidRDefault="0012107B" w:rsidP="0012107B">
      <w:pPr>
        <w:pStyle w:val="Code"/>
        <w:rPr>
          <w:highlight w:val="white"/>
        </w:rPr>
      </w:pPr>
      <w:r w:rsidRPr="00903DBA">
        <w:rPr>
          <w:highlight w:val="white"/>
        </w:rPr>
        <w:lastRenderedPageBreak/>
        <w:t>int isupper(int c) {</w:t>
      </w:r>
    </w:p>
    <w:p w14:paraId="1EA67ECA" w14:textId="77777777" w:rsidR="0012107B" w:rsidRPr="00903DBA" w:rsidRDefault="0012107B" w:rsidP="0012107B">
      <w:pPr>
        <w:pStyle w:val="Code"/>
        <w:rPr>
          <w:highlight w:val="white"/>
        </w:rPr>
      </w:pPr>
      <w:r w:rsidRPr="00903DBA">
        <w:rPr>
          <w:highlight w:val="white"/>
        </w:rPr>
        <w:t xml:space="preserve">  struct lconv* localeConvPtr = localeconv();</w:t>
      </w:r>
    </w:p>
    <w:p w14:paraId="745ADCFA" w14:textId="77777777" w:rsidR="0012107B" w:rsidRPr="00903DBA" w:rsidRDefault="0012107B" w:rsidP="0012107B">
      <w:pPr>
        <w:pStyle w:val="Code"/>
        <w:rPr>
          <w:highlight w:val="white"/>
        </w:rPr>
      </w:pPr>
    </w:p>
    <w:p w14:paraId="5CDC5B9A" w14:textId="77777777" w:rsidR="0012107B" w:rsidRPr="00903DBA" w:rsidRDefault="0012107B" w:rsidP="0012107B">
      <w:pPr>
        <w:pStyle w:val="Code"/>
        <w:rPr>
          <w:highlight w:val="white"/>
        </w:rPr>
      </w:pPr>
      <w:r w:rsidRPr="00903DBA">
        <w:rPr>
          <w:highlight w:val="white"/>
        </w:rPr>
        <w:t xml:space="preserve">  if (localeConvPtr != NULL) {</w:t>
      </w:r>
    </w:p>
    <w:p w14:paraId="0CB31BA9" w14:textId="77777777" w:rsidR="0012107B" w:rsidRPr="00903DBA" w:rsidRDefault="0012107B" w:rsidP="0012107B">
      <w:pPr>
        <w:pStyle w:val="Code"/>
        <w:rPr>
          <w:highlight w:val="white"/>
        </w:rPr>
      </w:pPr>
      <w:r w:rsidRPr="00903DBA">
        <w:rPr>
          <w:highlight w:val="white"/>
        </w:rPr>
        <w:t xml:space="preserve">    return (strchr(localeConvPtr-&gt;upperCase, c) != NULL);</w:t>
      </w:r>
    </w:p>
    <w:p w14:paraId="4E38C769" w14:textId="77777777" w:rsidR="0012107B" w:rsidRPr="00903DBA" w:rsidRDefault="0012107B" w:rsidP="0012107B">
      <w:pPr>
        <w:pStyle w:val="Code"/>
        <w:rPr>
          <w:highlight w:val="white"/>
        </w:rPr>
      </w:pPr>
      <w:r w:rsidRPr="00903DBA">
        <w:rPr>
          <w:highlight w:val="white"/>
        </w:rPr>
        <w:t xml:space="preserve">  }</w:t>
      </w:r>
    </w:p>
    <w:p w14:paraId="7346D6A4" w14:textId="77777777" w:rsidR="0012107B" w:rsidRPr="00903DBA" w:rsidRDefault="0012107B" w:rsidP="0012107B">
      <w:pPr>
        <w:pStyle w:val="Code"/>
        <w:rPr>
          <w:highlight w:val="white"/>
        </w:rPr>
      </w:pPr>
      <w:r w:rsidRPr="00903DBA">
        <w:rPr>
          <w:highlight w:val="white"/>
        </w:rPr>
        <w:t xml:space="preserve">  else {</w:t>
      </w:r>
    </w:p>
    <w:p w14:paraId="7FA54710" w14:textId="77777777" w:rsidR="0012107B" w:rsidRPr="00903DBA" w:rsidRDefault="0012107B" w:rsidP="0012107B">
      <w:pPr>
        <w:pStyle w:val="Code"/>
        <w:rPr>
          <w:highlight w:val="white"/>
        </w:rPr>
      </w:pPr>
      <w:r w:rsidRPr="00903DBA">
        <w:rPr>
          <w:highlight w:val="white"/>
        </w:rPr>
        <w:t xml:space="preserve">    return ((c &gt;= 'A') &amp;&amp; (c &lt;= 'Z'));</w:t>
      </w:r>
    </w:p>
    <w:p w14:paraId="02A429D3" w14:textId="77777777" w:rsidR="0012107B" w:rsidRPr="00903DBA" w:rsidRDefault="0012107B" w:rsidP="0012107B">
      <w:pPr>
        <w:pStyle w:val="Code"/>
        <w:rPr>
          <w:highlight w:val="white"/>
        </w:rPr>
      </w:pPr>
      <w:r w:rsidRPr="00903DBA">
        <w:rPr>
          <w:highlight w:val="white"/>
        </w:rPr>
        <w:t xml:space="preserve">  }</w:t>
      </w:r>
    </w:p>
    <w:p w14:paraId="6EE5449D" w14:textId="77777777" w:rsidR="0012107B" w:rsidRPr="00903DBA" w:rsidRDefault="0012107B" w:rsidP="0012107B">
      <w:pPr>
        <w:pStyle w:val="Code"/>
        <w:rPr>
          <w:highlight w:val="white"/>
        </w:rPr>
      </w:pPr>
      <w:r w:rsidRPr="00903DBA">
        <w:rPr>
          <w:highlight w:val="white"/>
        </w:rPr>
        <w:t>}</w:t>
      </w:r>
    </w:p>
    <w:p w14:paraId="6C862762" w14:textId="2E899A28" w:rsidR="0012107B" w:rsidRPr="00903DBA" w:rsidRDefault="005C6D99" w:rsidP="005C6D99">
      <w:pPr>
        <w:rPr>
          <w:highlight w:val="white"/>
        </w:rPr>
      </w:pPr>
      <w:r w:rsidRPr="00903DBA">
        <w:rPr>
          <w:highlight w:val="white"/>
        </w:rPr>
        <w:t xml:space="preserve">The </w:t>
      </w:r>
      <w:r w:rsidRPr="00903DBA">
        <w:rPr>
          <w:rStyle w:val="KeyWord0"/>
          <w:highlight w:val="white"/>
        </w:rPr>
        <w:t>isalpha</w:t>
      </w:r>
      <w:r w:rsidRPr="00903DBA">
        <w:rPr>
          <w:highlight w:val="white"/>
        </w:rPr>
        <w:t xml:space="preserve"> function test whether the character is a letter; that is, a lowercase </w:t>
      </w:r>
      <w:r w:rsidR="001F6F83">
        <w:rPr>
          <w:highlight w:val="white"/>
        </w:rPr>
        <w:t>or an uppercase</w:t>
      </w:r>
      <w:r w:rsidRPr="00903DBA">
        <w:rPr>
          <w:highlight w:val="white"/>
        </w:rPr>
        <w:t xml:space="preserve"> character.</w:t>
      </w:r>
    </w:p>
    <w:p w14:paraId="71A1BE2E" w14:textId="77777777" w:rsidR="0012107B" w:rsidRPr="00903DBA" w:rsidRDefault="0012107B" w:rsidP="0012107B">
      <w:pPr>
        <w:pStyle w:val="Code"/>
        <w:rPr>
          <w:highlight w:val="white"/>
        </w:rPr>
      </w:pPr>
      <w:r w:rsidRPr="00903DBA">
        <w:rPr>
          <w:highlight w:val="white"/>
        </w:rPr>
        <w:t>int isalpha(int c) {</w:t>
      </w:r>
    </w:p>
    <w:p w14:paraId="6509D3FC" w14:textId="77777777" w:rsidR="0012107B" w:rsidRPr="00903DBA" w:rsidRDefault="0012107B" w:rsidP="0012107B">
      <w:pPr>
        <w:pStyle w:val="Code"/>
        <w:rPr>
          <w:highlight w:val="white"/>
        </w:rPr>
      </w:pPr>
      <w:r w:rsidRPr="00903DBA">
        <w:rPr>
          <w:highlight w:val="white"/>
        </w:rPr>
        <w:t xml:space="preserve">  return islower(c) || isupper(c);</w:t>
      </w:r>
    </w:p>
    <w:p w14:paraId="45164C54" w14:textId="77777777" w:rsidR="0012107B" w:rsidRPr="00903DBA" w:rsidRDefault="0012107B" w:rsidP="0012107B">
      <w:pPr>
        <w:pStyle w:val="Code"/>
        <w:rPr>
          <w:highlight w:val="white"/>
        </w:rPr>
      </w:pPr>
      <w:r w:rsidRPr="00903DBA">
        <w:rPr>
          <w:highlight w:val="white"/>
        </w:rPr>
        <w:t>}</w:t>
      </w:r>
    </w:p>
    <w:p w14:paraId="037B0DEF" w14:textId="3542574C" w:rsidR="0012107B" w:rsidRPr="00903DBA" w:rsidRDefault="00720D0E" w:rsidP="00720D0E">
      <w:pPr>
        <w:rPr>
          <w:highlight w:val="white"/>
        </w:rPr>
      </w:pPr>
      <w:r w:rsidRPr="00903DBA">
        <w:rPr>
          <w:highlight w:val="white"/>
        </w:rPr>
        <w:t xml:space="preserve">The </w:t>
      </w:r>
      <w:r w:rsidRPr="00903DBA">
        <w:rPr>
          <w:rStyle w:val="KeyWord0"/>
          <w:highlight w:val="white"/>
        </w:rPr>
        <w:t>isdigit</w:t>
      </w:r>
      <w:r w:rsidRPr="00903DBA">
        <w:rPr>
          <w:highlight w:val="white"/>
        </w:rPr>
        <w:t xml:space="preserve"> function test whether the character is a digit. In this case, we do not use a potential </w:t>
      </w:r>
      <w:bookmarkStart w:id="470" w:name="_Hlk55664765"/>
      <w:r w:rsidRPr="00903DBA">
        <w:rPr>
          <w:highlight w:val="white"/>
        </w:rPr>
        <w:t>locale convention</w:t>
      </w:r>
      <w:bookmarkEnd w:id="470"/>
      <w:r w:rsidRPr="00903DBA">
        <w:rPr>
          <w:highlight w:val="white"/>
        </w:rPr>
        <w:t>; we just test whether the ASCII value for the character is between the ASCII values of the ‘0’ and ‘9’ characters, inclusive.</w:t>
      </w:r>
      <w:r w:rsidR="003C11F7" w:rsidRPr="00903DBA">
        <w:rPr>
          <w:highlight w:val="white"/>
        </w:rPr>
        <w:t xml:space="preserve"> Note that we test against the ASCII value of the ‘0’ character, which is not the same as the zero-character (‘\0’) that has the ASCII value zero.</w:t>
      </w:r>
    </w:p>
    <w:p w14:paraId="22D22E04" w14:textId="77777777" w:rsidR="0012107B" w:rsidRPr="00903DBA" w:rsidRDefault="0012107B" w:rsidP="0012107B">
      <w:pPr>
        <w:pStyle w:val="Code"/>
        <w:rPr>
          <w:highlight w:val="white"/>
        </w:rPr>
      </w:pPr>
      <w:r w:rsidRPr="00903DBA">
        <w:rPr>
          <w:highlight w:val="white"/>
        </w:rPr>
        <w:t>int isdigit(int c) {</w:t>
      </w:r>
    </w:p>
    <w:p w14:paraId="743C1F06" w14:textId="77777777" w:rsidR="0012107B" w:rsidRPr="00903DBA" w:rsidRDefault="0012107B" w:rsidP="0012107B">
      <w:pPr>
        <w:pStyle w:val="Code"/>
        <w:rPr>
          <w:highlight w:val="white"/>
        </w:rPr>
      </w:pPr>
      <w:r w:rsidRPr="00903DBA">
        <w:rPr>
          <w:highlight w:val="white"/>
        </w:rPr>
        <w:t xml:space="preserve">  return (c &gt;= '0') &amp;&amp; (c &lt;= '9');</w:t>
      </w:r>
    </w:p>
    <w:p w14:paraId="417F25A3" w14:textId="77777777" w:rsidR="0012107B" w:rsidRPr="00903DBA" w:rsidRDefault="0012107B" w:rsidP="0012107B">
      <w:pPr>
        <w:pStyle w:val="Code"/>
        <w:rPr>
          <w:highlight w:val="white"/>
        </w:rPr>
      </w:pPr>
      <w:r w:rsidRPr="00903DBA">
        <w:rPr>
          <w:highlight w:val="white"/>
        </w:rPr>
        <w:t>}</w:t>
      </w:r>
    </w:p>
    <w:p w14:paraId="45D3ACD1" w14:textId="43A59159" w:rsidR="0012107B" w:rsidRPr="00903DBA" w:rsidRDefault="008B7F86" w:rsidP="008B7F86">
      <w:pPr>
        <w:rPr>
          <w:highlight w:val="white"/>
        </w:rPr>
      </w:pPr>
      <w:r w:rsidRPr="00903DBA">
        <w:rPr>
          <w:highlight w:val="white"/>
        </w:rPr>
        <w:t xml:space="preserve">The </w:t>
      </w:r>
      <w:proofErr w:type="spellStart"/>
      <w:r w:rsidRPr="00903DBA">
        <w:rPr>
          <w:rStyle w:val="KeyWord0"/>
          <w:highlight w:val="white"/>
        </w:rPr>
        <w:t>isalnum</w:t>
      </w:r>
      <w:r w:rsidRPr="00903DBA">
        <w:rPr>
          <w:highlight w:val="white"/>
        </w:rPr>
        <w:t>function</w:t>
      </w:r>
      <w:proofErr w:type="spellEnd"/>
      <w:r w:rsidRPr="00903DBA">
        <w:rPr>
          <w:highlight w:val="white"/>
        </w:rPr>
        <w:t xml:space="preserve"> test whether the character is an alphanumerical character; that is, a lowercase </w:t>
      </w:r>
      <w:r w:rsidR="001F6F83">
        <w:rPr>
          <w:highlight w:val="white"/>
        </w:rPr>
        <w:t>or an uppercase</w:t>
      </w:r>
      <w:r w:rsidRPr="00903DBA">
        <w:rPr>
          <w:highlight w:val="white"/>
        </w:rPr>
        <w:t xml:space="preserve"> character, or a digit.</w:t>
      </w:r>
    </w:p>
    <w:p w14:paraId="64999628" w14:textId="77777777" w:rsidR="0012107B" w:rsidRPr="00903DBA" w:rsidRDefault="0012107B" w:rsidP="0012107B">
      <w:pPr>
        <w:pStyle w:val="Code"/>
        <w:rPr>
          <w:highlight w:val="white"/>
        </w:rPr>
      </w:pPr>
      <w:r w:rsidRPr="00903DBA">
        <w:rPr>
          <w:highlight w:val="white"/>
        </w:rPr>
        <w:t>int isalnum(int c) {</w:t>
      </w:r>
    </w:p>
    <w:p w14:paraId="73225A44" w14:textId="77777777" w:rsidR="0012107B" w:rsidRPr="00903DBA" w:rsidRDefault="0012107B" w:rsidP="0012107B">
      <w:pPr>
        <w:pStyle w:val="Code"/>
        <w:rPr>
          <w:highlight w:val="white"/>
        </w:rPr>
      </w:pPr>
      <w:r w:rsidRPr="00903DBA">
        <w:rPr>
          <w:highlight w:val="white"/>
        </w:rPr>
        <w:t xml:space="preserve">  return isalpha(c) || isdigit(c);</w:t>
      </w:r>
    </w:p>
    <w:p w14:paraId="07EDC576" w14:textId="77777777" w:rsidR="0012107B" w:rsidRPr="00903DBA" w:rsidRDefault="0012107B" w:rsidP="0012107B">
      <w:pPr>
        <w:pStyle w:val="Code"/>
        <w:rPr>
          <w:highlight w:val="white"/>
        </w:rPr>
      </w:pPr>
      <w:r w:rsidRPr="00903DBA">
        <w:rPr>
          <w:highlight w:val="white"/>
        </w:rPr>
        <w:t>}</w:t>
      </w:r>
    </w:p>
    <w:p w14:paraId="47BD02EE" w14:textId="23DE5C92" w:rsidR="0012107B" w:rsidRPr="00903DBA" w:rsidRDefault="008B7F86" w:rsidP="008B7F86">
      <w:pPr>
        <w:rPr>
          <w:highlight w:val="white"/>
        </w:rPr>
      </w:pPr>
      <w:r w:rsidRPr="00903DBA">
        <w:rPr>
          <w:highlight w:val="white"/>
        </w:rPr>
        <w:t xml:space="preserve">The </w:t>
      </w:r>
      <w:r w:rsidRPr="00903DBA">
        <w:rPr>
          <w:rStyle w:val="KeyWord0"/>
          <w:highlight w:val="white"/>
        </w:rPr>
        <w:t>isxdigit</w:t>
      </w:r>
      <w:r w:rsidRPr="00903DBA">
        <w:rPr>
          <w:highlight w:val="white"/>
        </w:rPr>
        <w:t xml:space="preserve"> function test whether the character is a hexadecimal digit. Both lowercase and uppercase letters are allowed</w:t>
      </w:r>
      <w:r w:rsidR="00271699" w:rsidRPr="00903DBA">
        <w:rPr>
          <w:highlight w:val="white"/>
        </w:rPr>
        <w:t>.</w:t>
      </w:r>
    </w:p>
    <w:p w14:paraId="39262DBE" w14:textId="77777777" w:rsidR="0012107B" w:rsidRPr="00903DBA" w:rsidRDefault="0012107B" w:rsidP="0012107B">
      <w:pPr>
        <w:pStyle w:val="Code"/>
        <w:rPr>
          <w:highlight w:val="white"/>
        </w:rPr>
      </w:pPr>
      <w:r w:rsidRPr="00903DBA">
        <w:rPr>
          <w:highlight w:val="white"/>
        </w:rPr>
        <w:t>int isxdigit(int c) {</w:t>
      </w:r>
    </w:p>
    <w:p w14:paraId="08B59E3B" w14:textId="77777777" w:rsidR="0012107B" w:rsidRPr="00903DBA" w:rsidRDefault="0012107B" w:rsidP="0012107B">
      <w:pPr>
        <w:pStyle w:val="Code"/>
        <w:rPr>
          <w:highlight w:val="white"/>
        </w:rPr>
      </w:pPr>
      <w:r w:rsidRPr="00903DBA">
        <w:rPr>
          <w:highlight w:val="white"/>
        </w:rPr>
        <w:t xml:space="preserve">  return isdigit(c) || ((c &gt;= 'a') &amp;&amp; (c &lt;= 'f'))</w:t>
      </w:r>
    </w:p>
    <w:p w14:paraId="3A83E67F" w14:textId="77777777" w:rsidR="0012107B" w:rsidRPr="00903DBA" w:rsidRDefault="0012107B" w:rsidP="0012107B">
      <w:pPr>
        <w:pStyle w:val="Code"/>
        <w:rPr>
          <w:highlight w:val="white"/>
        </w:rPr>
      </w:pPr>
      <w:r w:rsidRPr="00903DBA">
        <w:rPr>
          <w:highlight w:val="white"/>
        </w:rPr>
        <w:t xml:space="preserve">                    || ((c &gt;= 'A') &amp;&amp; (c &lt;= 'F'));</w:t>
      </w:r>
    </w:p>
    <w:p w14:paraId="712E5E4A" w14:textId="77777777" w:rsidR="0012107B" w:rsidRPr="00903DBA" w:rsidRDefault="0012107B" w:rsidP="0012107B">
      <w:pPr>
        <w:pStyle w:val="Code"/>
        <w:rPr>
          <w:highlight w:val="white"/>
        </w:rPr>
      </w:pPr>
      <w:r w:rsidRPr="00903DBA">
        <w:rPr>
          <w:highlight w:val="white"/>
        </w:rPr>
        <w:t>}</w:t>
      </w:r>
    </w:p>
    <w:p w14:paraId="63D14B82" w14:textId="23A8D218" w:rsidR="008B7F86" w:rsidRPr="00903DBA" w:rsidRDefault="008B7F86" w:rsidP="008B7F86">
      <w:pPr>
        <w:rPr>
          <w:highlight w:val="white"/>
        </w:rPr>
      </w:pPr>
      <w:r w:rsidRPr="00903DBA">
        <w:rPr>
          <w:highlight w:val="white"/>
        </w:rPr>
        <w:t xml:space="preserve">The </w:t>
      </w:r>
      <w:r w:rsidRPr="00903DBA">
        <w:rPr>
          <w:rStyle w:val="KeyWord0"/>
          <w:highlight w:val="white"/>
        </w:rPr>
        <w:t>isgraph</w:t>
      </w:r>
      <w:r w:rsidRPr="00903DBA">
        <w:rPr>
          <w:highlight w:val="white"/>
        </w:rPr>
        <w:t xml:space="preserve"> function test whether the character is a graphical character; that is, a character </w:t>
      </w:r>
      <w:r w:rsidR="00094E46" w:rsidRPr="00903DBA">
        <w:rPr>
          <w:highlight w:val="white"/>
        </w:rPr>
        <w:t>visible when printed (including space).</w:t>
      </w:r>
    </w:p>
    <w:p w14:paraId="40926C1E" w14:textId="77777777" w:rsidR="0012107B" w:rsidRPr="00903DBA" w:rsidRDefault="0012107B" w:rsidP="0012107B">
      <w:pPr>
        <w:pStyle w:val="Code"/>
        <w:rPr>
          <w:highlight w:val="white"/>
        </w:rPr>
      </w:pPr>
      <w:r w:rsidRPr="00903DBA">
        <w:rPr>
          <w:highlight w:val="white"/>
        </w:rPr>
        <w:t>int isgraph(int c) {</w:t>
      </w:r>
    </w:p>
    <w:p w14:paraId="4C4A8B5F" w14:textId="77777777" w:rsidR="0012107B" w:rsidRPr="00903DBA" w:rsidRDefault="0012107B" w:rsidP="0012107B">
      <w:pPr>
        <w:pStyle w:val="Code"/>
        <w:rPr>
          <w:highlight w:val="white"/>
        </w:rPr>
      </w:pPr>
      <w:r w:rsidRPr="00903DBA">
        <w:rPr>
          <w:highlight w:val="white"/>
        </w:rPr>
        <w:t xml:space="preserve">  return (c &gt;= 32) &amp;&amp; (c &lt;= 126);</w:t>
      </w:r>
    </w:p>
    <w:p w14:paraId="62D1987F" w14:textId="77777777" w:rsidR="0012107B" w:rsidRPr="00903DBA" w:rsidRDefault="0012107B" w:rsidP="0012107B">
      <w:pPr>
        <w:pStyle w:val="Code"/>
        <w:rPr>
          <w:highlight w:val="white"/>
        </w:rPr>
      </w:pPr>
      <w:r w:rsidRPr="00903DBA">
        <w:rPr>
          <w:highlight w:val="white"/>
        </w:rPr>
        <w:t>}</w:t>
      </w:r>
    </w:p>
    <w:p w14:paraId="762B52AD" w14:textId="690F0B5D" w:rsidR="00094E46" w:rsidRPr="00903DBA" w:rsidRDefault="00094E46" w:rsidP="00094E46">
      <w:pPr>
        <w:rPr>
          <w:highlight w:val="white"/>
        </w:rPr>
      </w:pPr>
      <w:r w:rsidRPr="00903DBA">
        <w:rPr>
          <w:highlight w:val="white"/>
        </w:rPr>
        <w:t xml:space="preserve">The </w:t>
      </w:r>
      <w:r w:rsidRPr="00903DBA">
        <w:rPr>
          <w:rStyle w:val="KeyWord0"/>
          <w:highlight w:val="white"/>
        </w:rPr>
        <w:t>isprint</w:t>
      </w:r>
      <w:r w:rsidRPr="00903DBA">
        <w:rPr>
          <w:highlight w:val="white"/>
        </w:rPr>
        <w:t xml:space="preserve"> function test whether the character is a printable character; that is, a character visible when printed (</w:t>
      </w:r>
      <w:r w:rsidR="009E055A" w:rsidRPr="00903DBA">
        <w:rPr>
          <w:highlight w:val="white"/>
        </w:rPr>
        <w:t>excluding</w:t>
      </w:r>
      <w:r w:rsidRPr="00903DBA">
        <w:rPr>
          <w:highlight w:val="white"/>
        </w:rPr>
        <w:t xml:space="preserve"> space).</w:t>
      </w:r>
    </w:p>
    <w:p w14:paraId="6F59A1F1" w14:textId="77777777" w:rsidR="0012107B" w:rsidRPr="00903DBA" w:rsidRDefault="0012107B" w:rsidP="0012107B">
      <w:pPr>
        <w:pStyle w:val="Code"/>
        <w:rPr>
          <w:highlight w:val="white"/>
        </w:rPr>
      </w:pPr>
      <w:r w:rsidRPr="00903DBA">
        <w:rPr>
          <w:highlight w:val="white"/>
        </w:rPr>
        <w:t>int isprint(int c) {</w:t>
      </w:r>
    </w:p>
    <w:p w14:paraId="5CA69EDF" w14:textId="77777777" w:rsidR="0012107B" w:rsidRPr="00903DBA" w:rsidRDefault="0012107B" w:rsidP="0012107B">
      <w:pPr>
        <w:pStyle w:val="Code"/>
        <w:rPr>
          <w:highlight w:val="white"/>
        </w:rPr>
      </w:pPr>
      <w:r w:rsidRPr="00903DBA">
        <w:rPr>
          <w:highlight w:val="white"/>
        </w:rPr>
        <w:t xml:space="preserve">  return (isgraph(c) != 0) &amp;&amp; (c != ' ');</w:t>
      </w:r>
    </w:p>
    <w:p w14:paraId="7F29C8D2" w14:textId="77777777" w:rsidR="0012107B" w:rsidRPr="00903DBA" w:rsidRDefault="0012107B" w:rsidP="0012107B">
      <w:pPr>
        <w:pStyle w:val="Code"/>
        <w:rPr>
          <w:highlight w:val="white"/>
        </w:rPr>
      </w:pPr>
      <w:r w:rsidRPr="00903DBA">
        <w:rPr>
          <w:highlight w:val="white"/>
        </w:rPr>
        <w:t>}</w:t>
      </w:r>
    </w:p>
    <w:p w14:paraId="0D6A0B1E" w14:textId="665E9798" w:rsidR="003F34C8" w:rsidRPr="00903DBA" w:rsidRDefault="003F34C8" w:rsidP="003F34C8">
      <w:pPr>
        <w:rPr>
          <w:highlight w:val="white"/>
        </w:rPr>
      </w:pPr>
      <w:r w:rsidRPr="00903DBA">
        <w:rPr>
          <w:highlight w:val="white"/>
        </w:rPr>
        <w:t xml:space="preserve">The </w:t>
      </w:r>
      <w:r w:rsidRPr="00903DBA">
        <w:rPr>
          <w:rStyle w:val="KeyWord0"/>
          <w:highlight w:val="white"/>
        </w:rPr>
        <w:t>ispunct</w:t>
      </w:r>
      <w:r w:rsidRPr="00903DBA">
        <w:rPr>
          <w:highlight w:val="white"/>
        </w:rPr>
        <w:t xml:space="preserve"> function test whether the character is a </w:t>
      </w:r>
      <w:r w:rsidR="000F35B6" w:rsidRPr="00903DBA">
        <w:rPr>
          <w:highlight w:val="white"/>
        </w:rPr>
        <w:t xml:space="preserve">punctation </w:t>
      </w:r>
      <w:r w:rsidRPr="00903DBA">
        <w:rPr>
          <w:highlight w:val="white"/>
        </w:rPr>
        <w:t xml:space="preserve">character; that is, a character </w:t>
      </w:r>
      <w:r w:rsidR="000F35B6" w:rsidRPr="00903DBA">
        <w:rPr>
          <w:highlight w:val="white"/>
        </w:rPr>
        <w:t>that is graphical but no alphanumerical</w:t>
      </w:r>
      <w:r w:rsidR="005A278B" w:rsidRPr="00903DBA">
        <w:rPr>
          <w:highlight w:val="white"/>
        </w:rPr>
        <w:t xml:space="preserve">, resulting is all </w:t>
      </w:r>
      <w:r w:rsidR="00C96AE2" w:rsidRPr="00903DBA">
        <w:rPr>
          <w:highlight w:val="white"/>
        </w:rPr>
        <w:t xml:space="preserve">visible </w:t>
      </w:r>
      <w:r w:rsidR="005A278B" w:rsidRPr="00903DBA">
        <w:rPr>
          <w:highlight w:val="white"/>
        </w:rPr>
        <w:t xml:space="preserve">characters </w:t>
      </w:r>
      <w:r w:rsidR="00C96AE2" w:rsidRPr="00903DBA">
        <w:rPr>
          <w:highlight w:val="white"/>
        </w:rPr>
        <w:t>that are not letters or digits.</w:t>
      </w:r>
    </w:p>
    <w:p w14:paraId="795A1873" w14:textId="77777777" w:rsidR="0012107B" w:rsidRPr="00903DBA" w:rsidRDefault="0012107B" w:rsidP="0012107B">
      <w:pPr>
        <w:pStyle w:val="Code"/>
        <w:rPr>
          <w:highlight w:val="white"/>
        </w:rPr>
      </w:pPr>
      <w:r w:rsidRPr="00903DBA">
        <w:rPr>
          <w:highlight w:val="white"/>
        </w:rPr>
        <w:t>int ispunct(int c) {</w:t>
      </w:r>
    </w:p>
    <w:p w14:paraId="3FF4653A" w14:textId="77777777" w:rsidR="004D61C7" w:rsidRPr="00903DBA" w:rsidRDefault="004D61C7" w:rsidP="004D61C7">
      <w:pPr>
        <w:pStyle w:val="Code"/>
        <w:rPr>
          <w:highlight w:val="white"/>
        </w:rPr>
      </w:pPr>
      <w:r w:rsidRPr="00903DBA">
        <w:rPr>
          <w:highlight w:val="white"/>
        </w:rPr>
        <w:t xml:space="preserve">  return (isgraph(c) &amp;&amp; !isalnum(c));</w:t>
      </w:r>
    </w:p>
    <w:p w14:paraId="2533E398" w14:textId="77777777" w:rsidR="0012107B" w:rsidRPr="00903DBA" w:rsidRDefault="0012107B" w:rsidP="0012107B">
      <w:pPr>
        <w:pStyle w:val="Code"/>
        <w:rPr>
          <w:highlight w:val="white"/>
        </w:rPr>
      </w:pPr>
      <w:r w:rsidRPr="00903DBA">
        <w:rPr>
          <w:highlight w:val="white"/>
        </w:rPr>
        <w:lastRenderedPageBreak/>
        <w:t>}</w:t>
      </w:r>
    </w:p>
    <w:p w14:paraId="52AF0FE4" w14:textId="1634CC17" w:rsidR="0012107B" w:rsidRPr="00903DBA" w:rsidRDefault="00885832" w:rsidP="00885832">
      <w:pPr>
        <w:rPr>
          <w:highlight w:val="white"/>
        </w:rPr>
      </w:pPr>
      <w:r w:rsidRPr="00903DBA">
        <w:rPr>
          <w:highlight w:val="white"/>
        </w:rPr>
        <w:t xml:space="preserve">The </w:t>
      </w:r>
      <w:r w:rsidRPr="00903DBA">
        <w:rPr>
          <w:rStyle w:val="KeyWord0"/>
          <w:highlight w:val="white"/>
        </w:rPr>
        <w:t>is</w:t>
      </w:r>
      <w:r w:rsidR="00916784" w:rsidRPr="00903DBA">
        <w:rPr>
          <w:rStyle w:val="KeyWord0"/>
          <w:highlight w:val="white"/>
        </w:rPr>
        <w:t>cntrl</w:t>
      </w:r>
      <w:r w:rsidRPr="00903DBA">
        <w:rPr>
          <w:highlight w:val="white"/>
        </w:rPr>
        <w:t xml:space="preserve"> function test whether the character is a </w:t>
      </w:r>
      <w:r w:rsidR="00916784" w:rsidRPr="00903DBA">
        <w:rPr>
          <w:highlight w:val="white"/>
        </w:rPr>
        <w:t xml:space="preserve">control </w:t>
      </w:r>
      <w:r w:rsidRPr="00903DBA">
        <w:rPr>
          <w:highlight w:val="white"/>
        </w:rPr>
        <w:t>character</w:t>
      </w:r>
      <w:r w:rsidR="00916784" w:rsidRPr="00903DBA">
        <w:rPr>
          <w:highlight w:val="white"/>
        </w:rPr>
        <w:t>, which is all non-printable characters. Note that space is a control character.</w:t>
      </w:r>
    </w:p>
    <w:p w14:paraId="21017738" w14:textId="77777777" w:rsidR="0012107B" w:rsidRPr="00903DBA" w:rsidRDefault="0012107B" w:rsidP="0012107B">
      <w:pPr>
        <w:pStyle w:val="Code"/>
        <w:rPr>
          <w:highlight w:val="white"/>
        </w:rPr>
      </w:pPr>
      <w:r w:rsidRPr="00903DBA">
        <w:rPr>
          <w:highlight w:val="white"/>
        </w:rPr>
        <w:t>int iscntrl(int c) {</w:t>
      </w:r>
    </w:p>
    <w:p w14:paraId="50476D91" w14:textId="77777777" w:rsidR="0012107B" w:rsidRPr="00903DBA" w:rsidRDefault="0012107B" w:rsidP="0012107B">
      <w:pPr>
        <w:pStyle w:val="Code"/>
        <w:rPr>
          <w:highlight w:val="white"/>
        </w:rPr>
      </w:pPr>
      <w:r w:rsidRPr="00903DBA">
        <w:rPr>
          <w:highlight w:val="white"/>
        </w:rPr>
        <w:t xml:space="preserve">  return !isprint(c);</w:t>
      </w:r>
    </w:p>
    <w:p w14:paraId="5F4345CA" w14:textId="77777777" w:rsidR="0012107B" w:rsidRPr="00903DBA" w:rsidRDefault="0012107B" w:rsidP="0012107B">
      <w:pPr>
        <w:pStyle w:val="Code"/>
        <w:rPr>
          <w:highlight w:val="white"/>
        </w:rPr>
      </w:pPr>
      <w:r w:rsidRPr="00903DBA">
        <w:rPr>
          <w:highlight w:val="white"/>
        </w:rPr>
        <w:t>}</w:t>
      </w:r>
    </w:p>
    <w:p w14:paraId="4E689EF4" w14:textId="6467E8B3" w:rsidR="00A56302" w:rsidRPr="00903DBA" w:rsidRDefault="00A56302" w:rsidP="00A56302">
      <w:pPr>
        <w:rPr>
          <w:highlight w:val="white"/>
        </w:rPr>
      </w:pPr>
      <w:r w:rsidRPr="00903DBA">
        <w:rPr>
          <w:highlight w:val="white"/>
        </w:rPr>
        <w:t xml:space="preserve">The </w:t>
      </w:r>
      <w:r w:rsidRPr="00903DBA">
        <w:rPr>
          <w:rStyle w:val="KeyWord0"/>
          <w:highlight w:val="white"/>
        </w:rPr>
        <w:t>isspace</w:t>
      </w:r>
      <w:r w:rsidRPr="00903DBA">
        <w:rPr>
          <w:highlight w:val="white"/>
        </w:rPr>
        <w:t xml:space="preserve"> function test whether the character is a white-space character; that is, a space, form feed, new line, return, horizontal tabulator, or vertical tabulator.</w:t>
      </w:r>
    </w:p>
    <w:p w14:paraId="54C7C217" w14:textId="77777777" w:rsidR="0012107B" w:rsidRPr="00903DBA" w:rsidRDefault="0012107B" w:rsidP="0012107B">
      <w:pPr>
        <w:pStyle w:val="Code"/>
        <w:rPr>
          <w:highlight w:val="white"/>
        </w:rPr>
      </w:pPr>
      <w:r w:rsidRPr="00903DBA">
        <w:rPr>
          <w:highlight w:val="white"/>
        </w:rPr>
        <w:t>int isspace(int c) {</w:t>
      </w:r>
    </w:p>
    <w:p w14:paraId="0E6DC0E1" w14:textId="77777777" w:rsidR="0012107B" w:rsidRPr="00903DBA" w:rsidRDefault="0012107B" w:rsidP="0012107B">
      <w:pPr>
        <w:pStyle w:val="Code"/>
        <w:rPr>
          <w:highlight w:val="white"/>
        </w:rPr>
      </w:pPr>
      <w:r w:rsidRPr="00903DBA">
        <w:rPr>
          <w:highlight w:val="white"/>
        </w:rPr>
        <w:t xml:space="preserve">  return (c == ' ') || (c == '\f') || (c == '\n') || </w:t>
      </w:r>
    </w:p>
    <w:p w14:paraId="238D2705" w14:textId="77777777" w:rsidR="0012107B" w:rsidRPr="00903DBA" w:rsidRDefault="0012107B" w:rsidP="0012107B">
      <w:pPr>
        <w:pStyle w:val="Code"/>
        <w:rPr>
          <w:highlight w:val="white"/>
        </w:rPr>
      </w:pPr>
      <w:r w:rsidRPr="00903DBA">
        <w:rPr>
          <w:highlight w:val="white"/>
        </w:rPr>
        <w:t xml:space="preserve">         (c == '\r') || (c == '\t') || (c == '\v');</w:t>
      </w:r>
    </w:p>
    <w:p w14:paraId="791EB5E4" w14:textId="77777777" w:rsidR="0012107B" w:rsidRPr="00903DBA" w:rsidRDefault="0012107B" w:rsidP="0012107B">
      <w:pPr>
        <w:pStyle w:val="Code"/>
        <w:rPr>
          <w:highlight w:val="white"/>
        </w:rPr>
      </w:pPr>
      <w:r w:rsidRPr="00903DBA">
        <w:rPr>
          <w:highlight w:val="white"/>
        </w:rPr>
        <w:t>}</w:t>
      </w:r>
    </w:p>
    <w:p w14:paraId="2A34EC2F" w14:textId="1A6C18AC" w:rsidR="0012107B" w:rsidRPr="00903DBA" w:rsidRDefault="00AC3FD3" w:rsidP="00AC3FD3">
      <w:pPr>
        <w:rPr>
          <w:highlight w:val="white"/>
        </w:rPr>
      </w:pPr>
      <w:r w:rsidRPr="00903DBA">
        <w:rPr>
          <w:highlight w:val="white"/>
        </w:rPr>
        <w:t xml:space="preserve">The </w:t>
      </w:r>
      <w:r w:rsidRPr="00903DBA">
        <w:rPr>
          <w:rStyle w:val="KeyWord0"/>
          <w:highlight w:val="white"/>
        </w:rPr>
        <w:t>tolower</w:t>
      </w:r>
      <w:r w:rsidRPr="00903DBA">
        <w:rPr>
          <w:highlight w:val="white"/>
        </w:rPr>
        <w:t xml:space="preserve"> function returns the character converted to uppercase if it is a lowercase character. We </w:t>
      </w:r>
      <w:r w:rsidR="00F73F5B" w:rsidRPr="00903DBA">
        <w:rPr>
          <w:highlight w:val="white"/>
        </w:rPr>
        <w:t xml:space="preserve">use </w:t>
      </w:r>
      <w:r w:rsidR="005F488A" w:rsidRPr="00903DBA">
        <w:rPr>
          <w:highlight w:val="white"/>
        </w:rPr>
        <w:t>a locale conversion</w:t>
      </w:r>
      <w:r w:rsidR="00F73F5B" w:rsidRPr="00903DBA">
        <w:rPr>
          <w:highlight w:val="white"/>
        </w:rPr>
        <w:t xml:space="preserve">, is available, to locate the lowercase and uppercase character </w:t>
      </w:r>
      <w:r w:rsidR="002803B9" w:rsidRPr="00903DBA">
        <w:rPr>
          <w:highlight w:val="white"/>
        </w:rPr>
        <w:t>strings</w:t>
      </w:r>
      <w:r w:rsidR="00F73F5B" w:rsidRPr="00903DBA">
        <w:rPr>
          <w:highlight w:val="white"/>
        </w:rPr>
        <w:t>.</w:t>
      </w:r>
    </w:p>
    <w:p w14:paraId="4B558065" w14:textId="77777777" w:rsidR="0012107B" w:rsidRPr="00903DBA" w:rsidRDefault="0012107B" w:rsidP="0012107B">
      <w:pPr>
        <w:pStyle w:val="Code"/>
        <w:rPr>
          <w:highlight w:val="white"/>
        </w:rPr>
      </w:pPr>
      <w:r w:rsidRPr="00903DBA">
        <w:rPr>
          <w:highlight w:val="white"/>
        </w:rPr>
        <w:t>int tolower(int c) {</w:t>
      </w:r>
    </w:p>
    <w:p w14:paraId="2A2B7ACF" w14:textId="77777777" w:rsidR="0012107B" w:rsidRPr="00903DBA" w:rsidRDefault="0012107B" w:rsidP="0012107B">
      <w:pPr>
        <w:pStyle w:val="Code"/>
        <w:rPr>
          <w:highlight w:val="white"/>
        </w:rPr>
      </w:pPr>
      <w:r w:rsidRPr="00903DBA">
        <w:rPr>
          <w:highlight w:val="white"/>
        </w:rPr>
        <w:t xml:space="preserve">  if (isupper(c)) {</w:t>
      </w:r>
    </w:p>
    <w:p w14:paraId="6113220D" w14:textId="77777777" w:rsidR="0012107B" w:rsidRPr="00903DBA" w:rsidRDefault="0012107B" w:rsidP="0012107B">
      <w:pPr>
        <w:pStyle w:val="Code"/>
        <w:rPr>
          <w:highlight w:val="white"/>
        </w:rPr>
      </w:pPr>
      <w:r w:rsidRPr="00903DBA">
        <w:rPr>
          <w:highlight w:val="white"/>
        </w:rPr>
        <w:t xml:space="preserve">    struct lconv* localeConvPtr = localeconv();</w:t>
      </w:r>
    </w:p>
    <w:p w14:paraId="360E382C" w14:textId="7F90D853" w:rsidR="0012107B" w:rsidRPr="00903DBA" w:rsidRDefault="00A32AFC" w:rsidP="00A32AFC">
      <w:pPr>
        <w:rPr>
          <w:highlight w:val="white"/>
        </w:rPr>
      </w:pPr>
      <w:r w:rsidRPr="00903DBA">
        <w:rPr>
          <w:highlight w:val="white"/>
        </w:rPr>
        <w:t>We</w:t>
      </w:r>
      <w:r w:rsidR="00B50B50" w:rsidRPr="00903DBA">
        <w:rPr>
          <w:highlight w:val="white"/>
        </w:rPr>
        <w:t xml:space="preserve"> </w:t>
      </w:r>
      <w:r w:rsidR="00FF5631" w:rsidRPr="00903DBA">
        <w:rPr>
          <w:highlight w:val="white"/>
        </w:rPr>
        <w:t xml:space="preserve">obtain the </w:t>
      </w:r>
      <w:r w:rsidR="00190B45" w:rsidRPr="00903DBA">
        <w:rPr>
          <w:highlight w:val="white"/>
        </w:rPr>
        <w:t xml:space="preserve">strings </w:t>
      </w:r>
      <w:r w:rsidR="00FF5631" w:rsidRPr="00903DBA">
        <w:rPr>
          <w:highlight w:val="white"/>
        </w:rPr>
        <w:t xml:space="preserve">of lowercase and uppercase characters from the </w:t>
      </w:r>
      <w:r w:rsidR="00145D12" w:rsidRPr="00903DBA">
        <w:rPr>
          <w:highlight w:val="white"/>
        </w:rPr>
        <w:t xml:space="preserve">locale conversion, </w:t>
      </w:r>
      <w:r w:rsidR="00190B45" w:rsidRPr="00903DBA">
        <w:rPr>
          <w:highlight w:val="white"/>
        </w:rPr>
        <w:t xml:space="preserve">look up the index of the character in question by in the </w:t>
      </w:r>
      <w:r w:rsidR="00F0368E" w:rsidRPr="00903DBA">
        <w:rPr>
          <w:highlight w:val="white"/>
        </w:rPr>
        <w:t>upper</w:t>
      </w:r>
      <w:r w:rsidR="00190B45" w:rsidRPr="00903DBA">
        <w:rPr>
          <w:highlight w:val="white"/>
        </w:rPr>
        <w:t xml:space="preserve">case string by calling </w:t>
      </w:r>
      <w:r w:rsidR="00190B45" w:rsidRPr="00903DBA">
        <w:rPr>
          <w:rStyle w:val="KeyWord0"/>
          <w:highlight w:val="white"/>
        </w:rPr>
        <w:t>strchr</w:t>
      </w:r>
      <w:r w:rsidR="00190B45" w:rsidRPr="00903DBA">
        <w:rPr>
          <w:highlight w:val="white"/>
        </w:rPr>
        <w:t xml:space="preserve">, </w:t>
      </w:r>
      <w:r w:rsidR="00F0368E" w:rsidRPr="00903DBA">
        <w:rPr>
          <w:highlight w:val="white"/>
        </w:rPr>
        <w:t>and return the lowercase character at the same index in the lowercase string.</w:t>
      </w:r>
    </w:p>
    <w:p w14:paraId="5A8DB597" w14:textId="77777777" w:rsidR="0012107B" w:rsidRPr="00903DBA" w:rsidRDefault="0012107B" w:rsidP="0012107B">
      <w:pPr>
        <w:pStyle w:val="Code"/>
        <w:rPr>
          <w:highlight w:val="white"/>
        </w:rPr>
      </w:pPr>
      <w:r w:rsidRPr="00903DBA">
        <w:rPr>
          <w:highlight w:val="white"/>
        </w:rPr>
        <w:t xml:space="preserve">    if (localeConvPtr != NULL) {</w:t>
      </w:r>
    </w:p>
    <w:p w14:paraId="0557DCA3" w14:textId="77777777" w:rsidR="00A56302" w:rsidRPr="00903DBA" w:rsidRDefault="0012107B" w:rsidP="0012107B">
      <w:pPr>
        <w:pStyle w:val="Code"/>
        <w:rPr>
          <w:highlight w:val="white"/>
        </w:rPr>
      </w:pPr>
      <w:r w:rsidRPr="00903DBA">
        <w:rPr>
          <w:highlight w:val="white"/>
        </w:rPr>
        <w:t xml:space="preserve">      char *lowerCase = localeConvPtr-&gt;lowerCase,</w:t>
      </w:r>
    </w:p>
    <w:p w14:paraId="097C583F" w14:textId="19D5ABEE" w:rsidR="0012107B" w:rsidRPr="00903DBA" w:rsidRDefault="00A56302" w:rsidP="0012107B">
      <w:pPr>
        <w:pStyle w:val="Code"/>
        <w:rPr>
          <w:highlight w:val="white"/>
        </w:rPr>
      </w:pPr>
      <w:r w:rsidRPr="00903DBA">
        <w:rPr>
          <w:highlight w:val="white"/>
        </w:rPr>
        <w:t xml:space="preserve">          </w:t>
      </w:r>
      <w:r w:rsidR="0012107B" w:rsidRPr="00903DBA">
        <w:rPr>
          <w:highlight w:val="white"/>
        </w:rPr>
        <w:t xml:space="preserve"> *upperCase = localeConvPtr-&gt;upperCase;</w:t>
      </w:r>
    </w:p>
    <w:p w14:paraId="02521C11" w14:textId="77777777" w:rsidR="0012107B" w:rsidRPr="00903DBA" w:rsidRDefault="0012107B" w:rsidP="0012107B">
      <w:pPr>
        <w:pStyle w:val="Code"/>
        <w:rPr>
          <w:highlight w:val="white"/>
        </w:rPr>
      </w:pPr>
      <w:r w:rsidRPr="00903DBA">
        <w:rPr>
          <w:highlight w:val="white"/>
        </w:rPr>
        <w:t xml:space="preserve">      int index = (strchr(upperCase, c) - upperCase);</w:t>
      </w:r>
    </w:p>
    <w:p w14:paraId="230B6DFA" w14:textId="77777777" w:rsidR="0012107B" w:rsidRPr="00903DBA" w:rsidRDefault="0012107B" w:rsidP="0012107B">
      <w:pPr>
        <w:pStyle w:val="Code"/>
        <w:rPr>
          <w:highlight w:val="white"/>
        </w:rPr>
      </w:pPr>
      <w:r w:rsidRPr="00903DBA">
        <w:rPr>
          <w:highlight w:val="white"/>
        </w:rPr>
        <w:t xml:space="preserve">      return ((int) lowerCase[index]);</w:t>
      </w:r>
    </w:p>
    <w:p w14:paraId="0886D356" w14:textId="6DC98F6A" w:rsidR="0012107B" w:rsidRPr="00903DBA" w:rsidRDefault="0012107B" w:rsidP="0012107B">
      <w:pPr>
        <w:pStyle w:val="Code"/>
        <w:rPr>
          <w:highlight w:val="white"/>
        </w:rPr>
      </w:pPr>
      <w:r w:rsidRPr="00903DBA">
        <w:rPr>
          <w:highlight w:val="white"/>
        </w:rPr>
        <w:t xml:space="preserve">    }</w:t>
      </w:r>
    </w:p>
    <w:p w14:paraId="688FC3F3" w14:textId="33FD0859" w:rsidR="00601575" w:rsidRPr="00903DBA" w:rsidRDefault="00601575" w:rsidP="00601575">
      <w:pPr>
        <w:rPr>
          <w:highlight w:val="white"/>
        </w:rPr>
      </w:pPr>
      <w:r w:rsidRPr="00903DBA">
        <w:rPr>
          <w:highlight w:val="white"/>
        </w:rPr>
        <w:t xml:space="preserve">If there is no locale convention available, </w:t>
      </w:r>
      <w:r w:rsidR="003F4DCB" w:rsidRPr="00903DBA">
        <w:rPr>
          <w:highlight w:val="white"/>
        </w:rPr>
        <w:t>we return the character with ASCII value</w:t>
      </w:r>
      <w:r w:rsidR="00F86BCF" w:rsidRPr="00903DBA">
        <w:rPr>
          <w:highlight w:val="white"/>
        </w:rPr>
        <w:t xml:space="preserve"> plus</w:t>
      </w:r>
      <w:r w:rsidR="003F4DCB" w:rsidRPr="00903DBA">
        <w:rPr>
          <w:highlight w:val="white"/>
        </w:rPr>
        <w:t xml:space="preserve"> </w:t>
      </w:r>
      <w:proofErr w:type="gramStart"/>
      <w:r w:rsidR="003F4DCB" w:rsidRPr="00903DBA">
        <w:rPr>
          <w:highlight w:val="white"/>
        </w:rPr>
        <w:t>32</w:t>
      </w:r>
      <w:r w:rsidR="00F86BCF" w:rsidRPr="00903DBA">
        <w:rPr>
          <w:highlight w:val="white"/>
        </w:rPr>
        <w:t>, since</w:t>
      </w:r>
      <w:proofErr w:type="gramEnd"/>
      <w:r w:rsidR="00F86BCF" w:rsidRPr="00903DBA">
        <w:rPr>
          <w:highlight w:val="white"/>
        </w:rPr>
        <w:t xml:space="preserve"> the lowercase value are located on values 32 above the uppercase values in the ASCII table.</w:t>
      </w:r>
    </w:p>
    <w:p w14:paraId="3766479C" w14:textId="77777777" w:rsidR="0012107B" w:rsidRPr="00903DBA" w:rsidRDefault="0012107B" w:rsidP="0012107B">
      <w:pPr>
        <w:pStyle w:val="Code"/>
        <w:rPr>
          <w:highlight w:val="white"/>
        </w:rPr>
      </w:pPr>
      <w:r w:rsidRPr="00903DBA">
        <w:rPr>
          <w:highlight w:val="white"/>
        </w:rPr>
        <w:t xml:space="preserve">    else {</w:t>
      </w:r>
    </w:p>
    <w:p w14:paraId="69D5FC71" w14:textId="77777777" w:rsidR="0012107B" w:rsidRPr="00903DBA" w:rsidRDefault="0012107B" w:rsidP="0012107B">
      <w:pPr>
        <w:pStyle w:val="Code"/>
        <w:rPr>
          <w:highlight w:val="white"/>
        </w:rPr>
      </w:pPr>
      <w:r w:rsidRPr="00903DBA">
        <w:rPr>
          <w:highlight w:val="white"/>
        </w:rPr>
        <w:t xml:space="preserve">      return (c + 32);</w:t>
      </w:r>
    </w:p>
    <w:p w14:paraId="514273E9" w14:textId="77777777" w:rsidR="0012107B" w:rsidRPr="00903DBA" w:rsidRDefault="0012107B" w:rsidP="0012107B">
      <w:pPr>
        <w:pStyle w:val="Code"/>
        <w:rPr>
          <w:highlight w:val="white"/>
        </w:rPr>
      </w:pPr>
      <w:r w:rsidRPr="00903DBA">
        <w:rPr>
          <w:highlight w:val="white"/>
        </w:rPr>
        <w:t xml:space="preserve">    }</w:t>
      </w:r>
    </w:p>
    <w:p w14:paraId="7D658AF5" w14:textId="52411905" w:rsidR="0012107B" w:rsidRPr="00903DBA" w:rsidRDefault="0012107B" w:rsidP="0012107B">
      <w:pPr>
        <w:pStyle w:val="Code"/>
        <w:rPr>
          <w:highlight w:val="white"/>
        </w:rPr>
      </w:pPr>
      <w:r w:rsidRPr="00903DBA">
        <w:rPr>
          <w:highlight w:val="white"/>
        </w:rPr>
        <w:t xml:space="preserve">  }</w:t>
      </w:r>
    </w:p>
    <w:p w14:paraId="2669AF08" w14:textId="3954DD96" w:rsidR="007A09A6" w:rsidRPr="00903DBA" w:rsidRDefault="007A09A6" w:rsidP="007358C8">
      <w:pPr>
        <w:rPr>
          <w:highlight w:val="white"/>
        </w:rPr>
      </w:pPr>
      <w:r w:rsidRPr="00903DBA">
        <w:rPr>
          <w:highlight w:val="white"/>
        </w:rPr>
        <w:t xml:space="preserve">If the character is </w:t>
      </w:r>
      <w:r w:rsidR="007358C8" w:rsidRPr="00903DBA">
        <w:rPr>
          <w:highlight w:val="white"/>
        </w:rPr>
        <w:t>not an uppercase character, we simply return it.</w:t>
      </w:r>
    </w:p>
    <w:p w14:paraId="3B90C6A0" w14:textId="77777777" w:rsidR="0012107B" w:rsidRPr="00903DBA" w:rsidRDefault="0012107B" w:rsidP="0012107B">
      <w:pPr>
        <w:pStyle w:val="Code"/>
        <w:rPr>
          <w:highlight w:val="white"/>
        </w:rPr>
      </w:pPr>
      <w:r w:rsidRPr="00903DBA">
        <w:rPr>
          <w:highlight w:val="white"/>
        </w:rPr>
        <w:t xml:space="preserve">  else {</w:t>
      </w:r>
    </w:p>
    <w:p w14:paraId="3C20B813" w14:textId="77777777" w:rsidR="0012107B" w:rsidRPr="00903DBA" w:rsidRDefault="0012107B" w:rsidP="0012107B">
      <w:pPr>
        <w:pStyle w:val="Code"/>
        <w:rPr>
          <w:highlight w:val="white"/>
        </w:rPr>
      </w:pPr>
      <w:r w:rsidRPr="00903DBA">
        <w:rPr>
          <w:highlight w:val="white"/>
        </w:rPr>
        <w:t xml:space="preserve">    return c;</w:t>
      </w:r>
    </w:p>
    <w:p w14:paraId="4E428379" w14:textId="77777777" w:rsidR="0012107B" w:rsidRPr="00903DBA" w:rsidRDefault="0012107B" w:rsidP="0012107B">
      <w:pPr>
        <w:pStyle w:val="Code"/>
        <w:rPr>
          <w:highlight w:val="white"/>
        </w:rPr>
      </w:pPr>
      <w:r w:rsidRPr="00903DBA">
        <w:rPr>
          <w:highlight w:val="white"/>
        </w:rPr>
        <w:t xml:space="preserve">  }</w:t>
      </w:r>
    </w:p>
    <w:p w14:paraId="68BA993D" w14:textId="77777777" w:rsidR="0012107B" w:rsidRPr="00903DBA" w:rsidRDefault="0012107B" w:rsidP="0012107B">
      <w:pPr>
        <w:pStyle w:val="Code"/>
        <w:rPr>
          <w:highlight w:val="white"/>
        </w:rPr>
      </w:pPr>
      <w:r w:rsidRPr="00903DBA">
        <w:rPr>
          <w:highlight w:val="white"/>
        </w:rPr>
        <w:t>}</w:t>
      </w:r>
    </w:p>
    <w:p w14:paraId="7710607F" w14:textId="4709B620" w:rsidR="00F0368E" w:rsidRPr="00903DBA" w:rsidRDefault="00F0368E" w:rsidP="00F0368E">
      <w:pPr>
        <w:rPr>
          <w:highlight w:val="white"/>
        </w:rPr>
      </w:pPr>
      <w:r w:rsidRPr="00903DBA">
        <w:rPr>
          <w:highlight w:val="white"/>
        </w:rPr>
        <w:t xml:space="preserve">The </w:t>
      </w:r>
      <w:r w:rsidRPr="00903DBA">
        <w:rPr>
          <w:rStyle w:val="KeyWord0"/>
          <w:highlight w:val="white"/>
        </w:rPr>
        <w:t>toupper</w:t>
      </w:r>
      <w:r w:rsidRPr="00903DBA">
        <w:rPr>
          <w:highlight w:val="white"/>
        </w:rPr>
        <w:t xml:space="preserve"> function returns the character converted to lowercase if it is an uppercase character in the same way as </w:t>
      </w:r>
      <w:r w:rsidRPr="00903DBA">
        <w:rPr>
          <w:rStyle w:val="KeyWord0"/>
          <w:highlight w:val="white"/>
        </w:rPr>
        <w:t>tolower</w:t>
      </w:r>
      <w:r w:rsidRPr="00903DBA">
        <w:rPr>
          <w:highlight w:val="white"/>
        </w:rPr>
        <w:t xml:space="preserve"> above. Again, we use a locale conversion, is available, to locate the lowercase and uppercase character </w:t>
      </w:r>
      <w:r w:rsidR="002803B9" w:rsidRPr="00903DBA">
        <w:rPr>
          <w:highlight w:val="white"/>
        </w:rPr>
        <w:t>string, look up the index  of character in the lowercase string and return the character at the same index in the uppercase string.</w:t>
      </w:r>
    </w:p>
    <w:p w14:paraId="5C8DFDA4" w14:textId="77777777" w:rsidR="0012107B" w:rsidRPr="00903DBA" w:rsidRDefault="0012107B" w:rsidP="0012107B">
      <w:pPr>
        <w:pStyle w:val="Code"/>
        <w:rPr>
          <w:highlight w:val="white"/>
        </w:rPr>
      </w:pPr>
      <w:r w:rsidRPr="00903DBA">
        <w:rPr>
          <w:highlight w:val="white"/>
        </w:rPr>
        <w:t>int toupper(int c) {</w:t>
      </w:r>
    </w:p>
    <w:p w14:paraId="4E486B06" w14:textId="77777777" w:rsidR="0012107B" w:rsidRPr="00903DBA" w:rsidRDefault="0012107B" w:rsidP="0012107B">
      <w:pPr>
        <w:pStyle w:val="Code"/>
        <w:rPr>
          <w:highlight w:val="white"/>
        </w:rPr>
      </w:pPr>
      <w:r w:rsidRPr="00903DBA">
        <w:rPr>
          <w:highlight w:val="white"/>
        </w:rPr>
        <w:t xml:space="preserve">  if (islower(c)) {</w:t>
      </w:r>
    </w:p>
    <w:p w14:paraId="4B3E94FA" w14:textId="77777777" w:rsidR="0012107B" w:rsidRPr="00903DBA" w:rsidRDefault="0012107B" w:rsidP="0012107B">
      <w:pPr>
        <w:pStyle w:val="Code"/>
        <w:rPr>
          <w:highlight w:val="white"/>
        </w:rPr>
      </w:pPr>
      <w:r w:rsidRPr="00903DBA">
        <w:rPr>
          <w:highlight w:val="white"/>
        </w:rPr>
        <w:t xml:space="preserve">    struct lconv* localeConvPtr = localeconv();</w:t>
      </w:r>
    </w:p>
    <w:p w14:paraId="3AE625D2" w14:textId="77777777" w:rsidR="0012107B" w:rsidRPr="00903DBA" w:rsidRDefault="0012107B" w:rsidP="0012107B">
      <w:pPr>
        <w:pStyle w:val="Code"/>
        <w:rPr>
          <w:highlight w:val="white"/>
        </w:rPr>
      </w:pPr>
    </w:p>
    <w:p w14:paraId="2A45AB74" w14:textId="77777777" w:rsidR="0012107B" w:rsidRPr="00903DBA" w:rsidRDefault="0012107B" w:rsidP="0012107B">
      <w:pPr>
        <w:pStyle w:val="Code"/>
        <w:rPr>
          <w:highlight w:val="white"/>
        </w:rPr>
      </w:pPr>
      <w:r w:rsidRPr="00903DBA">
        <w:rPr>
          <w:highlight w:val="white"/>
        </w:rPr>
        <w:t xml:space="preserve">    if (localeConvPtr != NULL) {</w:t>
      </w:r>
    </w:p>
    <w:p w14:paraId="4DCF4387" w14:textId="77777777" w:rsidR="0012107B" w:rsidRPr="00903DBA" w:rsidRDefault="0012107B" w:rsidP="0012107B">
      <w:pPr>
        <w:pStyle w:val="Code"/>
        <w:rPr>
          <w:highlight w:val="white"/>
        </w:rPr>
      </w:pPr>
      <w:r w:rsidRPr="00903DBA">
        <w:rPr>
          <w:highlight w:val="white"/>
        </w:rPr>
        <w:lastRenderedPageBreak/>
        <w:t xml:space="preserve">      char *lowerCase = localeConvPtr-&gt;lowerCase,</w:t>
      </w:r>
    </w:p>
    <w:p w14:paraId="235E6956" w14:textId="77777777" w:rsidR="0012107B" w:rsidRPr="00903DBA" w:rsidRDefault="0012107B" w:rsidP="0012107B">
      <w:pPr>
        <w:pStyle w:val="Code"/>
        <w:rPr>
          <w:highlight w:val="white"/>
        </w:rPr>
      </w:pPr>
      <w:r w:rsidRPr="00903DBA">
        <w:rPr>
          <w:highlight w:val="white"/>
        </w:rPr>
        <w:t xml:space="preserve">           *upperCase = localeConvPtr-&gt;upperCase;</w:t>
      </w:r>
    </w:p>
    <w:p w14:paraId="77FBD32B" w14:textId="77777777" w:rsidR="0012107B" w:rsidRPr="00903DBA" w:rsidRDefault="0012107B" w:rsidP="0012107B">
      <w:pPr>
        <w:pStyle w:val="Code"/>
        <w:rPr>
          <w:highlight w:val="white"/>
        </w:rPr>
      </w:pPr>
      <w:r w:rsidRPr="00903DBA">
        <w:rPr>
          <w:highlight w:val="white"/>
        </w:rPr>
        <w:t xml:space="preserve">      int index = (strchr(lowerCase, c) - lowerCase);</w:t>
      </w:r>
    </w:p>
    <w:p w14:paraId="12E10B0A" w14:textId="77777777" w:rsidR="0012107B" w:rsidRPr="00903DBA" w:rsidRDefault="0012107B" w:rsidP="0012107B">
      <w:pPr>
        <w:pStyle w:val="Code"/>
        <w:rPr>
          <w:highlight w:val="white"/>
        </w:rPr>
      </w:pPr>
      <w:r w:rsidRPr="00903DBA">
        <w:rPr>
          <w:highlight w:val="white"/>
        </w:rPr>
        <w:t xml:space="preserve">      return ((int) upperCase[index]);</w:t>
      </w:r>
    </w:p>
    <w:p w14:paraId="5E714032" w14:textId="77777777" w:rsidR="0012107B" w:rsidRPr="00903DBA" w:rsidRDefault="0012107B" w:rsidP="0012107B">
      <w:pPr>
        <w:pStyle w:val="Code"/>
        <w:rPr>
          <w:highlight w:val="white"/>
        </w:rPr>
      </w:pPr>
      <w:r w:rsidRPr="00903DBA">
        <w:rPr>
          <w:highlight w:val="white"/>
        </w:rPr>
        <w:t xml:space="preserve">    }</w:t>
      </w:r>
    </w:p>
    <w:p w14:paraId="7D4CF075" w14:textId="0E11A000" w:rsidR="00241069" w:rsidRPr="00903DBA" w:rsidRDefault="00241069" w:rsidP="00241069">
      <w:pPr>
        <w:rPr>
          <w:highlight w:val="white"/>
        </w:rPr>
      </w:pPr>
      <w:r w:rsidRPr="00903DBA">
        <w:rPr>
          <w:highlight w:val="white"/>
        </w:rPr>
        <w:t xml:space="preserve">If there is no locale convention available, we return the character with ASCII value minus </w:t>
      </w:r>
      <w:proofErr w:type="gramStart"/>
      <w:r w:rsidRPr="00903DBA">
        <w:rPr>
          <w:highlight w:val="white"/>
        </w:rPr>
        <w:t>32, since</w:t>
      </w:r>
      <w:proofErr w:type="gramEnd"/>
      <w:r w:rsidRPr="00903DBA">
        <w:rPr>
          <w:highlight w:val="white"/>
        </w:rPr>
        <w:t xml:space="preserve"> the uppercase value are located on values 32 below the lowercase values in the ASCII table.</w:t>
      </w:r>
    </w:p>
    <w:p w14:paraId="39B89588" w14:textId="77777777" w:rsidR="0012107B" w:rsidRPr="00903DBA" w:rsidRDefault="0012107B" w:rsidP="0012107B">
      <w:pPr>
        <w:pStyle w:val="Code"/>
        <w:rPr>
          <w:highlight w:val="white"/>
        </w:rPr>
      </w:pPr>
      <w:r w:rsidRPr="00903DBA">
        <w:rPr>
          <w:highlight w:val="white"/>
        </w:rPr>
        <w:t xml:space="preserve">    else {</w:t>
      </w:r>
    </w:p>
    <w:p w14:paraId="794D544D" w14:textId="77777777" w:rsidR="0012107B" w:rsidRPr="00903DBA" w:rsidRDefault="0012107B" w:rsidP="0012107B">
      <w:pPr>
        <w:pStyle w:val="Code"/>
        <w:rPr>
          <w:highlight w:val="white"/>
        </w:rPr>
      </w:pPr>
      <w:r w:rsidRPr="00903DBA">
        <w:rPr>
          <w:highlight w:val="white"/>
        </w:rPr>
        <w:t xml:space="preserve">      return (c - 32);</w:t>
      </w:r>
    </w:p>
    <w:p w14:paraId="26A7FC45" w14:textId="77777777" w:rsidR="0012107B" w:rsidRPr="00903DBA" w:rsidRDefault="0012107B" w:rsidP="0012107B">
      <w:pPr>
        <w:pStyle w:val="Code"/>
        <w:rPr>
          <w:highlight w:val="white"/>
        </w:rPr>
      </w:pPr>
      <w:r w:rsidRPr="00903DBA">
        <w:rPr>
          <w:highlight w:val="white"/>
        </w:rPr>
        <w:t xml:space="preserve">    }</w:t>
      </w:r>
    </w:p>
    <w:p w14:paraId="1585A4EE" w14:textId="38C796AD" w:rsidR="0012107B" w:rsidRPr="00903DBA" w:rsidRDefault="0012107B" w:rsidP="0012107B">
      <w:pPr>
        <w:pStyle w:val="Code"/>
        <w:rPr>
          <w:highlight w:val="white"/>
        </w:rPr>
      </w:pPr>
      <w:r w:rsidRPr="00903DBA">
        <w:rPr>
          <w:highlight w:val="white"/>
        </w:rPr>
        <w:t xml:space="preserve">  }</w:t>
      </w:r>
    </w:p>
    <w:p w14:paraId="07C5A833" w14:textId="0295EB98" w:rsidR="007358C8" w:rsidRPr="00903DBA" w:rsidRDefault="007358C8" w:rsidP="007358C8">
      <w:pPr>
        <w:rPr>
          <w:highlight w:val="white"/>
        </w:rPr>
      </w:pPr>
      <w:r w:rsidRPr="00903DBA">
        <w:rPr>
          <w:highlight w:val="white"/>
        </w:rPr>
        <w:t>If the character is not a lowercase character, we simply return it.</w:t>
      </w:r>
    </w:p>
    <w:p w14:paraId="43150B56" w14:textId="77777777" w:rsidR="0012107B" w:rsidRPr="00903DBA" w:rsidRDefault="0012107B" w:rsidP="0012107B">
      <w:pPr>
        <w:pStyle w:val="Code"/>
        <w:rPr>
          <w:highlight w:val="white"/>
        </w:rPr>
      </w:pPr>
      <w:r w:rsidRPr="00903DBA">
        <w:rPr>
          <w:highlight w:val="white"/>
        </w:rPr>
        <w:t xml:space="preserve">  else {</w:t>
      </w:r>
    </w:p>
    <w:p w14:paraId="1960CA05" w14:textId="77777777" w:rsidR="0012107B" w:rsidRPr="00903DBA" w:rsidRDefault="0012107B" w:rsidP="0012107B">
      <w:pPr>
        <w:pStyle w:val="Code"/>
        <w:rPr>
          <w:highlight w:val="white"/>
        </w:rPr>
      </w:pPr>
      <w:r w:rsidRPr="00903DBA">
        <w:rPr>
          <w:highlight w:val="white"/>
        </w:rPr>
        <w:t xml:space="preserve">    return c;</w:t>
      </w:r>
    </w:p>
    <w:p w14:paraId="3132EB3F" w14:textId="77777777" w:rsidR="0012107B" w:rsidRPr="00903DBA" w:rsidRDefault="0012107B" w:rsidP="0012107B">
      <w:pPr>
        <w:pStyle w:val="Code"/>
        <w:rPr>
          <w:highlight w:val="white"/>
        </w:rPr>
      </w:pPr>
      <w:r w:rsidRPr="00903DBA">
        <w:rPr>
          <w:highlight w:val="white"/>
        </w:rPr>
        <w:t xml:space="preserve">  }</w:t>
      </w:r>
    </w:p>
    <w:p w14:paraId="584D8E67" w14:textId="2B9C1D0C" w:rsidR="0012107B" w:rsidRPr="00903DBA" w:rsidRDefault="0012107B" w:rsidP="0012107B">
      <w:pPr>
        <w:pStyle w:val="Code"/>
        <w:rPr>
          <w:highlight w:val="white"/>
        </w:rPr>
      </w:pPr>
      <w:r w:rsidRPr="00903DBA">
        <w:rPr>
          <w:highlight w:val="white"/>
        </w:rPr>
        <w:t>}</w:t>
      </w:r>
    </w:p>
    <w:p w14:paraId="35044BB2" w14:textId="129FDC99" w:rsidR="00EE220E" w:rsidRPr="00903DBA" w:rsidRDefault="0078214F" w:rsidP="00265BDF">
      <w:pPr>
        <w:pStyle w:val="Rubrik2"/>
      </w:pPr>
      <w:bookmarkStart w:id="471" w:name="_Toc57656127"/>
      <w:r w:rsidRPr="00903DBA">
        <w:t>S</w:t>
      </w:r>
      <w:r w:rsidR="00EE220E" w:rsidRPr="00903DBA">
        <w:t>tring</w:t>
      </w:r>
      <w:r w:rsidRPr="00903DBA">
        <w:t>s</w:t>
      </w:r>
      <w:bookmarkEnd w:id="471"/>
    </w:p>
    <w:p w14:paraId="14ACCA1E" w14:textId="235BEECD" w:rsidR="0078214F" w:rsidRPr="00903DBA" w:rsidRDefault="008D6750" w:rsidP="0078214F">
      <w:pPr>
        <w:pStyle w:val="CodeListing"/>
      </w:pPr>
      <w:proofErr w:type="spellStart"/>
      <w:r w:rsidRPr="00903DBA">
        <w:t>s</w:t>
      </w:r>
      <w:r w:rsidR="0078214F" w:rsidRPr="00903DBA">
        <w:t>tring.h</w:t>
      </w:r>
      <w:proofErr w:type="spellEnd"/>
    </w:p>
    <w:p w14:paraId="190EFC48" w14:textId="77777777" w:rsidR="007965E2" w:rsidRPr="00903DBA" w:rsidRDefault="007965E2" w:rsidP="007965E2">
      <w:pPr>
        <w:pStyle w:val="Code"/>
        <w:rPr>
          <w:highlight w:val="white"/>
        </w:rPr>
      </w:pPr>
      <w:r w:rsidRPr="00903DBA">
        <w:rPr>
          <w:highlight w:val="white"/>
        </w:rPr>
        <w:t>#ifndef __STRING_H__</w:t>
      </w:r>
    </w:p>
    <w:p w14:paraId="6EF10B34" w14:textId="77777777" w:rsidR="007965E2" w:rsidRPr="00903DBA" w:rsidRDefault="007965E2" w:rsidP="007965E2">
      <w:pPr>
        <w:pStyle w:val="Code"/>
        <w:rPr>
          <w:highlight w:val="white"/>
        </w:rPr>
      </w:pPr>
      <w:r w:rsidRPr="00903DBA">
        <w:rPr>
          <w:highlight w:val="white"/>
        </w:rPr>
        <w:t>#define __STRING_H__</w:t>
      </w:r>
    </w:p>
    <w:p w14:paraId="3047BACF" w14:textId="77777777" w:rsidR="007965E2" w:rsidRPr="00903DBA" w:rsidRDefault="007965E2" w:rsidP="007965E2">
      <w:pPr>
        <w:pStyle w:val="Code"/>
        <w:rPr>
          <w:highlight w:val="white"/>
        </w:rPr>
      </w:pPr>
    </w:p>
    <w:p w14:paraId="4AD666D9" w14:textId="77777777" w:rsidR="007965E2" w:rsidRPr="00903DBA" w:rsidRDefault="007965E2" w:rsidP="007965E2">
      <w:pPr>
        <w:pStyle w:val="Code"/>
        <w:rPr>
          <w:highlight w:val="white"/>
        </w:rPr>
      </w:pPr>
      <w:r w:rsidRPr="00903DBA">
        <w:rPr>
          <w:highlight w:val="white"/>
        </w:rPr>
        <w:t>#define size_t int</w:t>
      </w:r>
    </w:p>
    <w:p w14:paraId="1E346FE5" w14:textId="77777777" w:rsidR="007965E2" w:rsidRPr="00903DBA" w:rsidRDefault="007965E2" w:rsidP="007965E2">
      <w:pPr>
        <w:pStyle w:val="Code"/>
        <w:rPr>
          <w:highlight w:val="white"/>
        </w:rPr>
      </w:pPr>
    </w:p>
    <w:p w14:paraId="5CB56E98" w14:textId="77777777" w:rsidR="007965E2" w:rsidRPr="00903DBA" w:rsidRDefault="007965E2" w:rsidP="007965E2">
      <w:pPr>
        <w:pStyle w:val="Code"/>
        <w:rPr>
          <w:highlight w:val="white"/>
        </w:rPr>
      </w:pPr>
      <w:r w:rsidRPr="00903DBA">
        <w:rPr>
          <w:highlight w:val="white"/>
        </w:rPr>
        <w:t>extern char* strcpy(char* target, const char* source);</w:t>
      </w:r>
    </w:p>
    <w:p w14:paraId="3760A538" w14:textId="77777777" w:rsidR="007965E2" w:rsidRPr="00903DBA" w:rsidRDefault="007965E2" w:rsidP="007965E2">
      <w:pPr>
        <w:pStyle w:val="Code"/>
        <w:rPr>
          <w:highlight w:val="white"/>
        </w:rPr>
      </w:pPr>
      <w:r w:rsidRPr="00903DBA">
        <w:rPr>
          <w:highlight w:val="white"/>
        </w:rPr>
        <w:t>extern char* strncpy(char* target, const char* source, size_t size);</w:t>
      </w:r>
    </w:p>
    <w:p w14:paraId="11AF33AE" w14:textId="77777777" w:rsidR="007965E2" w:rsidRPr="00903DBA" w:rsidRDefault="007965E2" w:rsidP="007965E2">
      <w:pPr>
        <w:pStyle w:val="Code"/>
        <w:rPr>
          <w:highlight w:val="white"/>
        </w:rPr>
      </w:pPr>
      <w:r w:rsidRPr="00903DBA">
        <w:rPr>
          <w:highlight w:val="white"/>
        </w:rPr>
        <w:t>extern char* strcat(char* target, const char* source);</w:t>
      </w:r>
    </w:p>
    <w:p w14:paraId="095E67FD" w14:textId="77777777" w:rsidR="007965E2" w:rsidRPr="00903DBA" w:rsidRDefault="007965E2" w:rsidP="007965E2">
      <w:pPr>
        <w:pStyle w:val="Code"/>
        <w:rPr>
          <w:highlight w:val="white"/>
        </w:rPr>
      </w:pPr>
      <w:r w:rsidRPr="00903DBA">
        <w:rPr>
          <w:highlight w:val="white"/>
        </w:rPr>
        <w:t>extern char* strncat(char* target, const char* source, size_t size);</w:t>
      </w:r>
    </w:p>
    <w:p w14:paraId="05C81D38" w14:textId="77777777" w:rsidR="007965E2" w:rsidRPr="00903DBA" w:rsidRDefault="007965E2" w:rsidP="007965E2">
      <w:pPr>
        <w:pStyle w:val="Code"/>
        <w:rPr>
          <w:highlight w:val="white"/>
        </w:rPr>
      </w:pPr>
      <w:r w:rsidRPr="00903DBA">
        <w:rPr>
          <w:highlight w:val="white"/>
        </w:rPr>
        <w:t>extern int strcmp(const char* left, const char* right);</w:t>
      </w:r>
    </w:p>
    <w:p w14:paraId="6915ABAF" w14:textId="77777777" w:rsidR="007965E2" w:rsidRPr="00903DBA" w:rsidRDefault="007965E2" w:rsidP="007965E2">
      <w:pPr>
        <w:pStyle w:val="Code"/>
        <w:rPr>
          <w:highlight w:val="white"/>
        </w:rPr>
      </w:pPr>
      <w:r w:rsidRPr="00903DBA">
        <w:rPr>
          <w:highlight w:val="white"/>
        </w:rPr>
        <w:t>extern int strncmp(const char* left, const char* right, size_t size);</w:t>
      </w:r>
    </w:p>
    <w:p w14:paraId="7F683735" w14:textId="77777777" w:rsidR="007965E2" w:rsidRPr="00903DBA" w:rsidRDefault="007965E2" w:rsidP="007965E2">
      <w:pPr>
        <w:pStyle w:val="Code"/>
        <w:rPr>
          <w:highlight w:val="white"/>
        </w:rPr>
      </w:pPr>
      <w:r w:rsidRPr="00903DBA">
        <w:rPr>
          <w:highlight w:val="white"/>
        </w:rPr>
        <w:t>extern char* strchr(const char* text, int i);</w:t>
      </w:r>
    </w:p>
    <w:p w14:paraId="5C1AD5E7" w14:textId="77777777" w:rsidR="007965E2" w:rsidRPr="00903DBA" w:rsidRDefault="007965E2" w:rsidP="007965E2">
      <w:pPr>
        <w:pStyle w:val="Code"/>
        <w:rPr>
          <w:highlight w:val="white"/>
        </w:rPr>
      </w:pPr>
      <w:r w:rsidRPr="00903DBA">
        <w:rPr>
          <w:highlight w:val="white"/>
        </w:rPr>
        <w:t>extern char* strrchr(const char* text, int i);</w:t>
      </w:r>
    </w:p>
    <w:p w14:paraId="0C8CDD42" w14:textId="77777777" w:rsidR="007965E2" w:rsidRPr="00903DBA" w:rsidRDefault="007965E2" w:rsidP="007965E2">
      <w:pPr>
        <w:pStyle w:val="Code"/>
        <w:rPr>
          <w:highlight w:val="white"/>
        </w:rPr>
      </w:pPr>
      <w:r w:rsidRPr="00903DBA">
        <w:rPr>
          <w:highlight w:val="white"/>
        </w:rPr>
        <w:t>extern size_t strspn(const char* mainString, const char* charSet);</w:t>
      </w:r>
    </w:p>
    <w:p w14:paraId="1310D464" w14:textId="77777777" w:rsidR="007965E2" w:rsidRPr="00903DBA" w:rsidRDefault="007965E2" w:rsidP="007965E2">
      <w:pPr>
        <w:pStyle w:val="Code"/>
        <w:rPr>
          <w:highlight w:val="white"/>
        </w:rPr>
      </w:pPr>
      <w:r w:rsidRPr="00903DBA">
        <w:rPr>
          <w:highlight w:val="white"/>
        </w:rPr>
        <w:t>extern size_t strcspn(const char* mainString, const char* charSet);</w:t>
      </w:r>
    </w:p>
    <w:p w14:paraId="07B0C8A3" w14:textId="77777777" w:rsidR="007965E2" w:rsidRPr="00903DBA" w:rsidRDefault="007965E2" w:rsidP="007965E2">
      <w:pPr>
        <w:pStyle w:val="Code"/>
        <w:rPr>
          <w:highlight w:val="white"/>
        </w:rPr>
      </w:pPr>
      <w:r w:rsidRPr="00903DBA">
        <w:rPr>
          <w:highlight w:val="white"/>
        </w:rPr>
        <w:t>extern char* strpbrk(const char* mainString, const char* charSet);</w:t>
      </w:r>
    </w:p>
    <w:p w14:paraId="240DD38F" w14:textId="77777777" w:rsidR="007965E2" w:rsidRPr="00903DBA" w:rsidRDefault="007965E2" w:rsidP="007965E2">
      <w:pPr>
        <w:pStyle w:val="Code"/>
        <w:rPr>
          <w:highlight w:val="white"/>
        </w:rPr>
      </w:pPr>
      <w:r w:rsidRPr="00903DBA">
        <w:rPr>
          <w:highlight w:val="white"/>
        </w:rPr>
        <w:t>extern char* strstr(const char* mainString, const char* subString);</w:t>
      </w:r>
    </w:p>
    <w:p w14:paraId="4179CD38" w14:textId="77777777" w:rsidR="007965E2" w:rsidRPr="00903DBA" w:rsidRDefault="007965E2" w:rsidP="007965E2">
      <w:pPr>
        <w:pStyle w:val="Code"/>
        <w:rPr>
          <w:highlight w:val="white"/>
        </w:rPr>
      </w:pPr>
      <w:r w:rsidRPr="00903DBA">
        <w:rPr>
          <w:highlight w:val="white"/>
        </w:rPr>
        <w:t>extern size_t strlen(const char* string);</w:t>
      </w:r>
    </w:p>
    <w:p w14:paraId="78C2C6FD" w14:textId="77777777" w:rsidR="007965E2" w:rsidRPr="00903DBA" w:rsidRDefault="007965E2" w:rsidP="007965E2">
      <w:pPr>
        <w:pStyle w:val="Code"/>
        <w:rPr>
          <w:highlight w:val="white"/>
        </w:rPr>
      </w:pPr>
      <w:r w:rsidRPr="00903DBA">
        <w:rPr>
          <w:highlight w:val="white"/>
        </w:rPr>
        <w:t>extern char* strerror(int error);</w:t>
      </w:r>
    </w:p>
    <w:p w14:paraId="6358DC75" w14:textId="77777777" w:rsidR="007965E2" w:rsidRPr="00903DBA" w:rsidRDefault="007965E2" w:rsidP="007965E2">
      <w:pPr>
        <w:pStyle w:val="Code"/>
        <w:rPr>
          <w:highlight w:val="white"/>
        </w:rPr>
      </w:pPr>
      <w:r w:rsidRPr="00903DBA">
        <w:rPr>
          <w:highlight w:val="white"/>
        </w:rPr>
        <w:t>extern char* strtok(char* string, const char* charSet);</w:t>
      </w:r>
    </w:p>
    <w:p w14:paraId="630E5AC7" w14:textId="2DF3B555"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memcpy(</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38BD822C" w14:textId="05619E92"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memmove(</w:t>
      </w:r>
      <w:r w:rsidR="00900943" w:rsidRPr="00903DBA">
        <w:rPr>
          <w:highlight w:val="white"/>
        </w:rPr>
        <w:t>char</w:t>
      </w:r>
      <w:r w:rsidRPr="00903DBA">
        <w:rPr>
          <w:highlight w:val="white"/>
        </w:rPr>
        <w:t xml:space="preserve">* target, const </w:t>
      </w:r>
      <w:r w:rsidR="00900943" w:rsidRPr="00903DBA">
        <w:rPr>
          <w:highlight w:val="white"/>
        </w:rPr>
        <w:t>char</w:t>
      </w:r>
      <w:r w:rsidRPr="00903DBA">
        <w:rPr>
          <w:highlight w:val="white"/>
        </w:rPr>
        <w:t>* source, size_t size);</w:t>
      </w:r>
    </w:p>
    <w:p w14:paraId="5937B1D1" w14:textId="1ECE0433" w:rsidR="007965E2" w:rsidRPr="00903DBA" w:rsidRDefault="007965E2" w:rsidP="007965E2">
      <w:pPr>
        <w:pStyle w:val="Code"/>
        <w:rPr>
          <w:highlight w:val="white"/>
        </w:rPr>
      </w:pPr>
      <w:r w:rsidRPr="00903DBA">
        <w:rPr>
          <w:highlight w:val="white"/>
        </w:rPr>
        <w:t xml:space="preserve">extern int memcmp(const </w:t>
      </w:r>
      <w:r w:rsidR="00900943" w:rsidRPr="00903DBA">
        <w:rPr>
          <w:highlight w:val="white"/>
        </w:rPr>
        <w:t>char</w:t>
      </w:r>
      <w:r w:rsidRPr="00903DBA">
        <w:rPr>
          <w:highlight w:val="white"/>
        </w:rPr>
        <w:t xml:space="preserve">* left, const </w:t>
      </w:r>
      <w:r w:rsidR="00900943" w:rsidRPr="00903DBA">
        <w:rPr>
          <w:highlight w:val="white"/>
        </w:rPr>
        <w:t>char</w:t>
      </w:r>
      <w:r w:rsidRPr="00903DBA">
        <w:rPr>
          <w:highlight w:val="white"/>
        </w:rPr>
        <w:t>* right, size_t size);</w:t>
      </w:r>
    </w:p>
    <w:p w14:paraId="48AD84FA" w14:textId="5CDC3ED8"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xml:space="preserve">* memchr(const </w:t>
      </w:r>
      <w:r w:rsidR="00900943" w:rsidRPr="00903DBA">
        <w:rPr>
          <w:highlight w:val="white"/>
        </w:rPr>
        <w:t>char</w:t>
      </w:r>
      <w:r w:rsidRPr="00903DBA">
        <w:rPr>
          <w:highlight w:val="white"/>
        </w:rPr>
        <w:t>* block, int i, size_t size);</w:t>
      </w:r>
    </w:p>
    <w:p w14:paraId="43D353CC" w14:textId="78688D43" w:rsidR="007965E2" w:rsidRPr="00903DBA" w:rsidRDefault="007965E2" w:rsidP="007965E2">
      <w:pPr>
        <w:pStyle w:val="Code"/>
        <w:rPr>
          <w:highlight w:val="white"/>
        </w:rPr>
      </w:pPr>
      <w:r w:rsidRPr="00903DBA">
        <w:rPr>
          <w:highlight w:val="white"/>
        </w:rPr>
        <w:t xml:space="preserve">extern </w:t>
      </w:r>
      <w:r w:rsidR="00900943" w:rsidRPr="00903DBA">
        <w:rPr>
          <w:highlight w:val="white"/>
        </w:rPr>
        <w:t>char</w:t>
      </w:r>
      <w:r w:rsidRPr="00903DBA">
        <w:rPr>
          <w:highlight w:val="white"/>
        </w:rPr>
        <w:t>* memset(</w:t>
      </w:r>
      <w:r w:rsidR="001F4BEC" w:rsidRPr="00903DBA">
        <w:rPr>
          <w:highlight w:val="white"/>
        </w:rPr>
        <w:t>char</w:t>
      </w:r>
      <w:r w:rsidRPr="00903DBA">
        <w:rPr>
          <w:highlight w:val="white"/>
        </w:rPr>
        <w:t>* block, int i, size_t size);</w:t>
      </w:r>
    </w:p>
    <w:p w14:paraId="1D427EF2" w14:textId="77777777" w:rsidR="007965E2" w:rsidRPr="00903DBA" w:rsidRDefault="007965E2" w:rsidP="007965E2">
      <w:pPr>
        <w:pStyle w:val="Code"/>
        <w:rPr>
          <w:highlight w:val="white"/>
        </w:rPr>
      </w:pPr>
    </w:p>
    <w:p w14:paraId="1B0CC87B" w14:textId="77777777" w:rsidR="007965E2" w:rsidRPr="00903DBA" w:rsidRDefault="007965E2" w:rsidP="007965E2">
      <w:pPr>
        <w:pStyle w:val="Code"/>
        <w:rPr>
          <w:highlight w:val="white"/>
        </w:rPr>
      </w:pPr>
      <w:r w:rsidRPr="00903DBA">
        <w:rPr>
          <w:highlight w:val="white"/>
        </w:rPr>
        <w:t>#endif</w:t>
      </w:r>
    </w:p>
    <w:p w14:paraId="1AF0BFE4" w14:textId="15AC931E" w:rsidR="0078214F" w:rsidRPr="00903DBA" w:rsidRDefault="008D6750" w:rsidP="0078214F">
      <w:pPr>
        <w:pStyle w:val="CodeListing"/>
      </w:pPr>
      <w:proofErr w:type="spellStart"/>
      <w:r w:rsidRPr="00903DBA">
        <w:t>s</w:t>
      </w:r>
      <w:r w:rsidR="0078214F" w:rsidRPr="00903DBA">
        <w:t>tring.c</w:t>
      </w:r>
      <w:proofErr w:type="spellEnd"/>
    </w:p>
    <w:p w14:paraId="6C053C9E" w14:textId="7267510C" w:rsidR="007965E2" w:rsidRPr="00903DBA" w:rsidRDefault="007965E2" w:rsidP="007965E2">
      <w:pPr>
        <w:pStyle w:val="Code"/>
        <w:rPr>
          <w:highlight w:val="white"/>
        </w:rPr>
      </w:pPr>
      <w:r w:rsidRPr="00903DBA">
        <w:rPr>
          <w:highlight w:val="white"/>
        </w:rPr>
        <w:t>#include &lt;errno.h&gt;</w:t>
      </w:r>
    </w:p>
    <w:p w14:paraId="1FF36992" w14:textId="77777777" w:rsidR="007965E2" w:rsidRPr="00903DBA" w:rsidRDefault="007965E2" w:rsidP="007965E2">
      <w:pPr>
        <w:pStyle w:val="Code"/>
        <w:rPr>
          <w:highlight w:val="white"/>
        </w:rPr>
      </w:pPr>
      <w:r w:rsidRPr="00903DBA">
        <w:rPr>
          <w:highlight w:val="white"/>
        </w:rPr>
        <w:t>#include &lt;stdio.h&gt;</w:t>
      </w:r>
    </w:p>
    <w:p w14:paraId="5825B65E" w14:textId="77777777" w:rsidR="007965E2" w:rsidRPr="00903DBA" w:rsidRDefault="007965E2" w:rsidP="007965E2">
      <w:pPr>
        <w:pStyle w:val="Code"/>
        <w:rPr>
          <w:highlight w:val="white"/>
        </w:rPr>
      </w:pPr>
      <w:r w:rsidRPr="00903DBA">
        <w:rPr>
          <w:highlight w:val="white"/>
        </w:rPr>
        <w:t>#include &lt;stddef.h&gt;</w:t>
      </w:r>
    </w:p>
    <w:p w14:paraId="39D2140F" w14:textId="2BA4B067" w:rsidR="007965E2" w:rsidRPr="00903DBA" w:rsidRDefault="007965E2" w:rsidP="007965E2">
      <w:pPr>
        <w:pStyle w:val="Code"/>
        <w:rPr>
          <w:highlight w:val="white"/>
        </w:rPr>
      </w:pPr>
      <w:r w:rsidRPr="00903DBA">
        <w:rPr>
          <w:highlight w:val="white"/>
        </w:rPr>
        <w:t>#include &lt;string.h&gt;</w:t>
      </w:r>
    </w:p>
    <w:p w14:paraId="4B584A1B" w14:textId="4E32BB86" w:rsidR="007965E2" w:rsidRPr="00903DBA" w:rsidRDefault="007965E2" w:rsidP="007965E2">
      <w:pPr>
        <w:pStyle w:val="Code"/>
        <w:rPr>
          <w:highlight w:val="white"/>
        </w:rPr>
      </w:pPr>
      <w:r w:rsidRPr="00903DBA">
        <w:rPr>
          <w:highlight w:val="white"/>
        </w:rPr>
        <w:t>#include &lt;locale.h&gt;</w:t>
      </w:r>
    </w:p>
    <w:p w14:paraId="151FD2AA" w14:textId="77777777" w:rsidR="007965E2" w:rsidRPr="00903DBA" w:rsidRDefault="007965E2" w:rsidP="007965E2">
      <w:pPr>
        <w:pStyle w:val="Code"/>
        <w:rPr>
          <w:highlight w:val="white"/>
        </w:rPr>
      </w:pPr>
    </w:p>
    <w:p w14:paraId="00E189F8" w14:textId="77777777" w:rsidR="007965E2" w:rsidRPr="00903DBA" w:rsidRDefault="007965E2" w:rsidP="007965E2">
      <w:pPr>
        <w:pStyle w:val="Code"/>
        <w:rPr>
          <w:highlight w:val="white"/>
        </w:rPr>
      </w:pPr>
      <w:r w:rsidRPr="00903DBA">
        <w:rPr>
          <w:highlight w:val="white"/>
        </w:rPr>
        <w:t>char* strcpy(char* target, const char* source) {</w:t>
      </w:r>
    </w:p>
    <w:p w14:paraId="6776AA23" w14:textId="41C6758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E69DFA6" w14:textId="77777777" w:rsidR="007965E2" w:rsidRPr="00903DBA" w:rsidRDefault="007965E2" w:rsidP="007965E2">
      <w:pPr>
        <w:pStyle w:val="Code"/>
        <w:rPr>
          <w:highlight w:val="white"/>
        </w:rPr>
      </w:pPr>
    </w:p>
    <w:p w14:paraId="4EB5CDED" w14:textId="77777777" w:rsidR="007965E2" w:rsidRPr="00903DBA" w:rsidRDefault="007965E2" w:rsidP="007965E2">
      <w:pPr>
        <w:pStyle w:val="Code"/>
        <w:rPr>
          <w:highlight w:val="white"/>
        </w:rPr>
      </w:pPr>
      <w:r w:rsidRPr="00903DBA">
        <w:rPr>
          <w:highlight w:val="white"/>
        </w:rPr>
        <w:t xml:space="preserve">  for (index = 0; source[index] != '\0'; ++index) {</w:t>
      </w:r>
    </w:p>
    <w:p w14:paraId="2FA9E925" w14:textId="77777777" w:rsidR="007965E2" w:rsidRPr="00903DBA" w:rsidRDefault="007965E2" w:rsidP="007965E2">
      <w:pPr>
        <w:pStyle w:val="Code"/>
        <w:rPr>
          <w:highlight w:val="white"/>
        </w:rPr>
      </w:pPr>
      <w:r w:rsidRPr="00903DBA">
        <w:rPr>
          <w:highlight w:val="white"/>
        </w:rPr>
        <w:t xml:space="preserve">    target[index] = source[index];</w:t>
      </w:r>
    </w:p>
    <w:p w14:paraId="2462076F" w14:textId="77777777" w:rsidR="007965E2" w:rsidRPr="00903DBA" w:rsidRDefault="007965E2" w:rsidP="007965E2">
      <w:pPr>
        <w:pStyle w:val="Code"/>
        <w:rPr>
          <w:highlight w:val="white"/>
        </w:rPr>
      </w:pPr>
      <w:r w:rsidRPr="00903DBA">
        <w:rPr>
          <w:highlight w:val="white"/>
        </w:rPr>
        <w:t xml:space="preserve">  }</w:t>
      </w:r>
    </w:p>
    <w:p w14:paraId="5FC402BE" w14:textId="77777777" w:rsidR="007965E2" w:rsidRPr="00903DBA" w:rsidRDefault="007965E2" w:rsidP="007965E2">
      <w:pPr>
        <w:pStyle w:val="Code"/>
        <w:rPr>
          <w:highlight w:val="white"/>
        </w:rPr>
      </w:pPr>
    </w:p>
    <w:p w14:paraId="7DAA0F8E" w14:textId="77777777" w:rsidR="007965E2" w:rsidRPr="00903DBA" w:rsidRDefault="007965E2" w:rsidP="007965E2">
      <w:pPr>
        <w:pStyle w:val="Code"/>
        <w:rPr>
          <w:highlight w:val="white"/>
        </w:rPr>
      </w:pPr>
      <w:r w:rsidRPr="00903DBA">
        <w:rPr>
          <w:highlight w:val="white"/>
        </w:rPr>
        <w:t xml:space="preserve">  target[index] = '\0';</w:t>
      </w:r>
    </w:p>
    <w:p w14:paraId="0023C74E" w14:textId="77777777" w:rsidR="007965E2" w:rsidRPr="00903DBA" w:rsidRDefault="007965E2" w:rsidP="007965E2">
      <w:pPr>
        <w:pStyle w:val="Code"/>
        <w:rPr>
          <w:highlight w:val="white"/>
        </w:rPr>
      </w:pPr>
      <w:r w:rsidRPr="00903DBA">
        <w:rPr>
          <w:highlight w:val="white"/>
        </w:rPr>
        <w:t xml:space="preserve">  return target;</w:t>
      </w:r>
    </w:p>
    <w:p w14:paraId="77A1B39B" w14:textId="77777777" w:rsidR="007965E2" w:rsidRPr="00903DBA" w:rsidRDefault="007965E2" w:rsidP="007965E2">
      <w:pPr>
        <w:pStyle w:val="Code"/>
        <w:rPr>
          <w:highlight w:val="white"/>
        </w:rPr>
      </w:pPr>
      <w:r w:rsidRPr="00903DBA">
        <w:rPr>
          <w:highlight w:val="white"/>
        </w:rPr>
        <w:t>}</w:t>
      </w:r>
    </w:p>
    <w:p w14:paraId="11742AF6" w14:textId="77777777" w:rsidR="007965E2" w:rsidRPr="00903DBA" w:rsidRDefault="007965E2" w:rsidP="007965E2">
      <w:pPr>
        <w:pStyle w:val="Code"/>
        <w:rPr>
          <w:highlight w:val="white"/>
        </w:rPr>
      </w:pPr>
    </w:p>
    <w:p w14:paraId="30A0E594" w14:textId="77777777" w:rsidR="007965E2" w:rsidRPr="00903DBA" w:rsidRDefault="007965E2" w:rsidP="007965E2">
      <w:pPr>
        <w:pStyle w:val="Code"/>
        <w:rPr>
          <w:highlight w:val="white"/>
        </w:rPr>
      </w:pPr>
      <w:r w:rsidRPr="00903DBA">
        <w:rPr>
          <w:highlight w:val="white"/>
        </w:rPr>
        <w:t>char* strncpy(char* target, const char* source, size_t size) {</w:t>
      </w:r>
    </w:p>
    <w:p w14:paraId="279419D0" w14:textId="47DB755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7AEF921" w14:textId="77777777" w:rsidR="007965E2" w:rsidRPr="00903DBA" w:rsidRDefault="007965E2" w:rsidP="007965E2">
      <w:pPr>
        <w:pStyle w:val="Code"/>
        <w:rPr>
          <w:highlight w:val="white"/>
        </w:rPr>
      </w:pPr>
    </w:p>
    <w:p w14:paraId="0E986C84" w14:textId="77777777" w:rsidR="007965E2" w:rsidRPr="00903DBA" w:rsidRDefault="007965E2" w:rsidP="007965E2">
      <w:pPr>
        <w:pStyle w:val="Code"/>
        <w:rPr>
          <w:highlight w:val="white"/>
        </w:rPr>
      </w:pPr>
      <w:r w:rsidRPr="00903DBA">
        <w:rPr>
          <w:highlight w:val="white"/>
        </w:rPr>
        <w:t xml:space="preserve">  for (index = 0; (index &lt; size) &amp;&amp; (source[index] != '\0'); ++index) {</w:t>
      </w:r>
    </w:p>
    <w:p w14:paraId="0887AB72" w14:textId="77777777" w:rsidR="007965E2" w:rsidRPr="00903DBA" w:rsidRDefault="007965E2" w:rsidP="007965E2">
      <w:pPr>
        <w:pStyle w:val="Code"/>
        <w:rPr>
          <w:highlight w:val="white"/>
        </w:rPr>
      </w:pPr>
      <w:r w:rsidRPr="00903DBA">
        <w:rPr>
          <w:highlight w:val="white"/>
        </w:rPr>
        <w:t xml:space="preserve">    target[index] = source[index];</w:t>
      </w:r>
    </w:p>
    <w:p w14:paraId="57C8DD53" w14:textId="77777777" w:rsidR="007965E2" w:rsidRPr="00903DBA" w:rsidRDefault="007965E2" w:rsidP="007965E2">
      <w:pPr>
        <w:pStyle w:val="Code"/>
        <w:rPr>
          <w:highlight w:val="white"/>
        </w:rPr>
      </w:pPr>
      <w:r w:rsidRPr="00903DBA">
        <w:rPr>
          <w:highlight w:val="white"/>
        </w:rPr>
        <w:t xml:space="preserve">  }</w:t>
      </w:r>
    </w:p>
    <w:p w14:paraId="4FDF99BC" w14:textId="77777777" w:rsidR="007965E2" w:rsidRPr="00903DBA" w:rsidRDefault="007965E2" w:rsidP="007965E2">
      <w:pPr>
        <w:pStyle w:val="Code"/>
        <w:rPr>
          <w:highlight w:val="white"/>
        </w:rPr>
      </w:pPr>
    </w:p>
    <w:p w14:paraId="5019A04E" w14:textId="77777777" w:rsidR="007965E2" w:rsidRPr="00903DBA" w:rsidRDefault="007965E2" w:rsidP="007965E2">
      <w:pPr>
        <w:pStyle w:val="Code"/>
        <w:rPr>
          <w:highlight w:val="white"/>
        </w:rPr>
      </w:pPr>
      <w:r w:rsidRPr="00903DBA">
        <w:rPr>
          <w:highlight w:val="white"/>
        </w:rPr>
        <w:t xml:space="preserve">  for (; index &lt; size; ++index) {</w:t>
      </w:r>
    </w:p>
    <w:p w14:paraId="0227B678" w14:textId="77777777" w:rsidR="007965E2" w:rsidRPr="00903DBA" w:rsidRDefault="007965E2" w:rsidP="007965E2">
      <w:pPr>
        <w:pStyle w:val="Code"/>
        <w:rPr>
          <w:highlight w:val="white"/>
        </w:rPr>
      </w:pPr>
      <w:r w:rsidRPr="00903DBA">
        <w:rPr>
          <w:highlight w:val="white"/>
        </w:rPr>
        <w:t xml:space="preserve">    target[index] = '\0';</w:t>
      </w:r>
    </w:p>
    <w:p w14:paraId="488FBCCF" w14:textId="77777777" w:rsidR="007965E2" w:rsidRPr="00903DBA" w:rsidRDefault="007965E2" w:rsidP="007965E2">
      <w:pPr>
        <w:pStyle w:val="Code"/>
        <w:rPr>
          <w:highlight w:val="white"/>
        </w:rPr>
      </w:pPr>
      <w:r w:rsidRPr="00903DBA">
        <w:rPr>
          <w:highlight w:val="white"/>
        </w:rPr>
        <w:t xml:space="preserve">  }</w:t>
      </w:r>
    </w:p>
    <w:p w14:paraId="4D4B3947" w14:textId="77777777" w:rsidR="007965E2" w:rsidRPr="00903DBA" w:rsidRDefault="007965E2" w:rsidP="007965E2">
      <w:pPr>
        <w:pStyle w:val="Code"/>
        <w:rPr>
          <w:highlight w:val="white"/>
        </w:rPr>
      </w:pPr>
    </w:p>
    <w:p w14:paraId="59E12EBC" w14:textId="77777777" w:rsidR="007965E2" w:rsidRPr="00903DBA" w:rsidRDefault="007965E2" w:rsidP="007965E2">
      <w:pPr>
        <w:pStyle w:val="Code"/>
        <w:rPr>
          <w:highlight w:val="white"/>
        </w:rPr>
      </w:pPr>
      <w:r w:rsidRPr="00903DBA">
        <w:rPr>
          <w:highlight w:val="white"/>
        </w:rPr>
        <w:t xml:space="preserve">  return target;</w:t>
      </w:r>
    </w:p>
    <w:p w14:paraId="2ECAC940" w14:textId="77777777" w:rsidR="007965E2" w:rsidRPr="00903DBA" w:rsidRDefault="007965E2" w:rsidP="007965E2">
      <w:pPr>
        <w:pStyle w:val="Code"/>
        <w:rPr>
          <w:highlight w:val="white"/>
        </w:rPr>
      </w:pPr>
      <w:r w:rsidRPr="00903DBA">
        <w:rPr>
          <w:highlight w:val="white"/>
        </w:rPr>
        <w:t>}</w:t>
      </w:r>
    </w:p>
    <w:p w14:paraId="349765C1" w14:textId="77777777" w:rsidR="007965E2" w:rsidRPr="00903DBA" w:rsidRDefault="007965E2" w:rsidP="007965E2">
      <w:pPr>
        <w:pStyle w:val="Code"/>
        <w:rPr>
          <w:highlight w:val="white"/>
        </w:rPr>
      </w:pPr>
    </w:p>
    <w:p w14:paraId="2F277E39" w14:textId="77777777" w:rsidR="007965E2" w:rsidRPr="00903DBA" w:rsidRDefault="007965E2" w:rsidP="007965E2">
      <w:pPr>
        <w:pStyle w:val="Code"/>
        <w:rPr>
          <w:highlight w:val="white"/>
        </w:rPr>
      </w:pPr>
      <w:r w:rsidRPr="00903DBA">
        <w:rPr>
          <w:highlight w:val="white"/>
        </w:rPr>
        <w:t>char* strcat(char* target, const char* source) {</w:t>
      </w:r>
    </w:p>
    <w:p w14:paraId="4B5D35D9" w14:textId="406B121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51E79209" w14:textId="77777777" w:rsidR="007965E2" w:rsidRPr="00903DBA" w:rsidRDefault="007965E2" w:rsidP="007965E2">
      <w:pPr>
        <w:pStyle w:val="Code"/>
        <w:rPr>
          <w:highlight w:val="white"/>
        </w:rPr>
      </w:pPr>
    </w:p>
    <w:p w14:paraId="3BDA32B2" w14:textId="77777777" w:rsidR="007965E2" w:rsidRPr="00903DBA" w:rsidRDefault="007965E2" w:rsidP="007965E2">
      <w:pPr>
        <w:pStyle w:val="Code"/>
        <w:rPr>
          <w:highlight w:val="white"/>
        </w:rPr>
      </w:pPr>
      <w:r w:rsidRPr="00903DBA">
        <w:rPr>
          <w:highlight w:val="white"/>
        </w:rPr>
        <w:t xml:space="preserve">  for (index = 0; source[index] != '\0'; ++index) {</w:t>
      </w:r>
    </w:p>
    <w:p w14:paraId="3CD79ED2" w14:textId="77777777" w:rsidR="007965E2" w:rsidRPr="00903DBA" w:rsidRDefault="007965E2" w:rsidP="007965E2">
      <w:pPr>
        <w:pStyle w:val="Code"/>
        <w:rPr>
          <w:highlight w:val="white"/>
        </w:rPr>
      </w:pPr>
      <w:r w:rsidRPr="00903DBA">
        <w:rPr>
          <w:highlight w:val="white"/>
        </w:rPr>
        <w:t xml:space="preserve">    target[targetLength + index] = source[index];</w:t>
      </w:r>
    </w:p>
    <w:p w14:paraId="36F4B50F" w14:textId="77777777" w:rsidR="007965E2" w:rsidRPr="00903DBA" w:rsidRDefault="007965E2" w:rsidP="007965E2">
      <w:pPr>
        <w:pStyle w:val="Code"/>
        <w:rPr>
          <w:highlight w:val="white"/>
        </w:rPr>
      </w:pPr>
      <w:r w:rsidRPr="00903DBA">
        <w:rPr>
          <w:highlight w:val="white"/>
        </w:rPr>
        <w:t xml:space="preserve">  }</w:t>
      </w:r>
    </w:p>
    <w:p w14:paraId="64D2C0F6" w14:textId="77777777" w:rsidR="007965E2" w:rsidRPr="00903DBA" w:rsidRDefault="007965E2" w:rsidP="007965E2">
      <w:pPr>
        <w:pStyle w:val="Code"/>
        <w:rPr>
          <w:highlight w:val="white"/>
        </w:rPr>
      </w:pPr>
    </w:p>
    <w:p w14:paraId="04418645" w14:textId="77777777" w:rsidR="007965E2" w:rsidRPr="00903DBA" w:rsidRDefault="007965E2" w:rsidP="007965E2">
      <w:pPr>
        <w:pStyle w:val="Code"/>
        <w:rPr>
          <w:highlight w:val="white"/>
        </w:rPr>
      </w:pPr>
      <w:r w:rsidRPr="00903DBA">
        <w:rPr>
          <w:highlight w:val="white"/>
        </w:rPr>
        <w:t xml:space="preserve">  target[targetLength + index] = '\0';</w:t>
      </w:r>
    </w:p>
    <w:p w14:paraId="60C8C3EE" w14:textId="77777777" w:rsidR="007965E2" w:rsidRPr="00903DBA" w:rsidRDefault="007965E2" w:rsidP="007965E2">
      <w:pPr>
        <w:pStyle w:val="Code"/>
        <w:rPr>
          <w:highlight w:val="white"/>
        </w:rPr>
      </w:pPr>
      <w:r w:rsidRPr="00903DBA">
        <w:rPr>
          <w:highlight w:val="white"/>
        </w:rPr>
        <w:t xml:space="preserve">  return target;</w:t>
      </w:r>
    </w:p>
    <w:p w14:paraId="11116A83" w14:textId="77777777" w:rsidR="007965E2" w:rsidRPr="00903DBA" w:rsidRDefault="007965E2" w:rsidP="007965E2">
      <w:pPr>
        <w:pStyle w:val="Code"/>
        <w:rPr>
          <w:highlight w:val="white"/>
        </w:rPr>
      </w:pPr>
      <w:r w:rsidRPr="00903DBA">
        <w:rPr>
          <w:highlight w:val="white"/>
        </w:rPr>
        <w:t>}</w:t>
      </w:r>
    </w:p>
    <w:p w14:paraId="642FF064" w14:textId="77777777" w:rsidR="007965E2" w:rsidRPr="00903DBA" w:rsidRDefault="007965E2" w:rsidP="007965E2">
      <w:pPr>
        <w:pStyle w:val="Code"/>
        <w:rPr>
          <w:highlight w:val="white"/>
        </w:rPr>
      </w:pPr>
    </w:p>
    <w:p w14:paraId="1E260D23" w14:textId="77777777" w:rsidR="007965E2" w:rsidRPr="00903DBA" w:rsidRDefault="007965E2" w:rsidP="007965E2">
      <w:pPr>
        <w:pStyle w:val="Code"/>
        <w:rPr>
          <w:highlight w:val="white"/>
        </w:rPr>
      </w:pPr>
      <w:r w:rsidRPr="00903DBA">
        <w:rPr>
          <w:highlight w:val="white"/>
        </w:rPr>
        <w:t>char* strncat(char* target, const char* source, size_t size) {</w:t>
      </w:r>
    </w:p>
    <w:p w14:paraId="14E69B78" w14:textId="31097ED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r w:rsidR="00213D5B" w:rsidRPr="00903DBA">
        <w:rPr>
          <w:highlight w:val="white"/>
        </w:rPr>
        <w:t xml:space="preserve">, </w:t>
      </w:r>
      <w:r w:rsidRPr="00903DBA">
        <w:rPr>
          <w:highlight w:val="white"/>
        </w:rPr>
        <w:t>targetLength = strlen(target);</w:t>
      </w:r>
    </w:p>
    <w:p w14:paraId="6DE7154B" w14:textId="77777777" w:rsidR="007965E2" w:rsidRPr="00903DBA" w:rsidRDefault="007965E2" w:rsidP="007965E2">
      <w:pPr>
        <w:pStyle w:val="Code"/>
        <w:rPr>
          <w:highlight w:val="white"/>
        </w:rPr>
      </w:pPr>
    </w:p>
    <w:p w14:paraId="5528E21E" w14:textId="77777777" w:rsidR="007965E2" w:rsidRPr="00903DBA" w:rsidRDefault="007965E2" w:rsidP="007965E2">
      <w:pPr>
        <w:pStyle w:val="Code"/>
        <w:rPr>
          <w:highlight w:val="white"/>
        </w:rPr>
      </w:pPr>
      <w:r w:rsidRPr="00903DBA">
        <w:rPr>
          <w:highlight w:val="white"/>
        </w:rPr>
        <w:t xml:space="preserve">  for (index = 0; (index &lt; (size - 1)) &amp;&amp; (source[index] != '\0'); ++index) {</w:t>
      </w:r>
    </w:p>
    <w:p w14:paraId="1C778D1D" w14:textId="77777777" w:rsidR="007965E2" w:rsidRPr="00903DBA" w:rsidRDefault="007965E2" w:rsidP="007965E2">
      <w:pPr>
        <w:pStyle w:val="Code"/>
        <w:rPr>
          <w:highlight w:val="white"/>
        </w:rPr>
      </w:pPr>
      <w:r w:rsidRPr="00903DBA">
        <w:rPr>
          <w:highlight w:val="white"/>
        </w:rPr>
        <w:t xml:space="preserve">    target[targetLength + index] = source[index];</w:t>
      </w:r>
    </w:p>
    <w:p w14:paraId="316D60CF" w14:textId="77777777" w:rsidR="007965E2" w:rsidRPr="00903DBA" w:rsidRDefault="007965E2" w:rsidP="007965E2">
      <w:pPr>
        <w:pStyle w:val="Code"/>
        <w:rPr>
          <w:highlight w:val="white"/>
        </w:rPr>
      </w:pPr>
      <w:r w:rsidRPr="00903DBA">
        <w:rPr>
          <w:highlight w:val="white"/>
        </w:rPr>
        <w:t xml:space="preserve">  }</w:t>
      </w:r>
    </w:p>
    <w:p w14:paraId="4C27C5C8" w14:textId="77777777" w:rsidR="007965E2" w:rsidRPr="00903DBA" w:rsidRDefault="007965E2" w:rsidP="007965E2">
      <w:pPr>
        <w:pStyle w:val="Code"/>
        <w:rPr>
          <w:highlight w:val="white"/>
        </w:rPr>
      </w:pPr>
    </w:p>
    <w:p w14:paraId="2CDB68AB" w14:textId="77777777" w:rsidR="007965E2" w:rsidRPr="00903DBA" w:rsidRDefault="007965E2" w:rsidP="007965E2">
      <w:pPr>
        <w:pStyle w:val="Code"/>
        <w:rPr>
          <w:highlight w:val="white"/>
        </w:rPr>
      </w:pPr>
      <w:r w:rsidRPr="00903DBA">
        <w:rPr>
          <w:highlight w:val="white"/>
        </w:rPr>
        <w:t xml:space="preserve">  target[targetLength + size - 1] = '\0';</w:t>
      </w:r>
    </w:p>
    <w:p w14:paraId="784B27E2" w14:textId="77777777" w:rsidR="007965E2" w:rsidRPr="00903DBA" w:rsidRDefault="007965E2" w:rsidP="007965E2">
      <w:pPr>
        <w:pStyle w:val="Code"/>
        <w:rPr>
          <w:highlight w:val="white"/>
        </w:rPr>
      </w:pPr>
      <w:r w:rsidRPr="00903DBA">
        <w:rPr>
          <w:highlight w:val="white"/>
        </w:rPr>
        <w:t xml:space="preserve">  return target;</w:t>
      </w:r>
    </w:p>
    <w:p w14:paraId="7645F90B" w14:textId="77777777" w:rsidR="007965E2" w:rsidRPr="00903DBA" w:rsidRDefault="007965E2" w:rsidP="007965E2">
      <w:pPr>
        <w:pStyle w:val="Code"/>
        <w:rPr>
          <w:highlight w:val="white"/>
        </w:rPr>
      </w:pPr>
      <w:r w:rsidRPr="00903DBA">
        <w:rPr>
          <w:highlight w:val="white"/>
        </w:rPr>
        <w:t>}</w:t>
      </w:r>
    </w:p>
    <w:p w14:paraId="75700338" w14:textId="77777777" w:rsidR="007965E2" w:rsidRPr="00903DBA" w:rsidRDefault="007965E2" w:rsidP="007965E2">
      <w:pPr>
        <w:pStyle w:val="Code"/>
        <w:rPr>
          <w:highlight w:val="white"/>
        </w:rPr>
      </w:pPr>
    </w:p>
    <w:p w14:paraId="65386EA8" w14:textId="77777777" w:rsidR="007965E2" w:rsidRPr="00903DBA" w:rsidRDefault="007965E2" w:rsidP="007965E2">
      <w:pPr>
        <w:pStyle w:val="Code"/>
        <w:rPr>
          <w:highlight w:val="white"/>
        </w:rPr>
      </w:pPr>
      <w:r w:rsidRPr="00903DBA">
        <w:rPr>
          <w:highlight w:val="white"/>
        </w:rPr>
        <w:t>int strcmp(const char* left, const char* right) {</w:t>
      </w:r>
    </w:p>
    <w:p w14:paraId="40FA11DA" w14:textId="168985B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48BA479" w14:textId="77777777" w:rsidR="007965E2" w:rsidRPr="00903DBA" w:rsidRDefault="007965E2" w:rsidP="007965E2">
      <w:pPr>
        <w:pStyle w:val="Code"/>
        <w:rPr>
          <w:highlight w:val="white"/>
        </w:rPr>
      </w:pPr>
    </w:p>
    <w:p w14:paraId="0C318C5A" w14:textId="77777777" w:rsidR="007965E2" w:rsidRPr="00903DBA" w:rsidRDefault="007965E2" w:rsidP="007965E2">
      <w:pPr>
        <w:pStyle w:val="Code"/>
        <w:rPr>
          <w:highlight w:val="white"/>
        </w:rPr>
      </w:pPr>
      <w:r w:rsidRPr="00903DBA">
        <w:rPr>
          <w:highlight w:val="white"/>
        </w:rPr>
        <w:t xml:space="preserve">  for (index = 0; TRUE; ++index) {</w:t>
      </w:r>
    </w:p>
    <w:p w14:paraId="63E21CBA" w14:textId="77777777" w:rsidR="007965E2" w:rsidRPr="00903DBA" w:rsidRDefault="007965E2" w:rsidP="007965E2">
      <w:pPr>
        <w:pStyle w:val="Code"/>
        <w:rPr>
          <w:highlight w:val="white"/>
        </w:rPr>
      </w:pPr>
      <w:r w:rsidRPr="00903DBA">
        <w:rPr>
          <w:highlight w:val="white"/>
        </w:rPr>
        <w:t xml:space="preserve">    if ((left[index] == '\0') &amp;&amp; (right[index] == '\0')) {</w:t>
      </w:r>
    </w:p>
    <w:p w14:paraId="74750913" w14:textId="77777777" w:rsidR="007965E2" w:rsidRPr="00903DBA" w:rsidRDefault="007965E2" w:rsidP="007965E2">
      <w:pPr>
        <w:pStyle w:val="Code"/>
        <w:rPr>
          <w:highlight w:val="white"/>
        </w:rPr>
      </w:pPr>
      <w:r w:rsidRPr="00903DBA">
        <w:rPr>
          <w:highlight w:val="white"/>
        </w:rPr>
        <w:t xml:space="preserve">      return 0;</w:t>
      </w:r>
    </w:p>
    <w:p w14:paraId="48EA0142" w14:textId="77777777" w:rsidR="007965E2" w:rsidRPr="00903DBA" w:rsidRDefault="007965E2" w:rsidP="007965E2">
      <w:pPr>
        <w:pStyle w:val="Code"/>
        <w:rPr>
          <w:highlight w:val="white"/>
        </w:rPr>
      </w:pPr>
      <w:r w:rsidRPr="00903DBA">
        <w:rPr>
          <w:highlight w:val="white"/>
        </w:rPr>
        <w:t xml:space="preserve">    }</w:t>
      </w:r>
    </w:p>
    <w:p w14:paraId="543F156B" w14:textId="77777777" w:rsidR="007965E2" w:rsidRPr="00903DBA" w:rsidRDefault="007965E2" w:rsidP="007965E2">
      <w:pPr>
        <w:pStyle w:val="Code"/>
        <w:rPr>
          <w:highlight w:val="white"/>
        </w:rPr>
      </w:pPr>
      <w:r w:rsidRPr="00903DBA">
        <w:rPr>
          <w:highlight w:val="white"/>
        </w:rPr>
        <w:t xml:space="preserve">    else if (left[index] == '\0') {</w:t>
      </w:r>
    </w:p>
    <w:p w14:paraId="13259EEA" w14:textId="77777777" w:rsidR="007965E2" w:rsidRPr="00903DBA" w:rsidRDefault="007965E2" w:rsidP="007965E2">
      <w:pPr>
        <w:pStyle w:val="Code"/>
        <w:rPr>
          <w:highlight w:val="white"/>
        </w:rPr>
      </w:pPr>
      <w:r w:rsidRPr="00903DBA">
        <w:rPr>
          <w:highlight w:val="white"/>
        </w:rPr>
        <w:t xml:space="preserve">      return -1;</w:t>
      </w:r>
    </w:p>
    <w:p w14:paraId="254E1FD8" w14:textId="77777777" w:rsidR="007965E2" w:rsidRPr="00903DBA" w:rsidRDefault="007965E2" w:rsidP="007965E2">
      <w:pPr>
        <w:pStyle w:val="Code"/>
        <w:rPr>
          <w:highlight w:val="white"/>
        </w:rPr>
      </w:pPr>
      <w:r w:rsidRPr="00903DBA">
        <w:rPr>
          <w:highlight w:val="white"/>
        </w:rPr>
        <w:lastRenderedPageBreak/>
        <w:t xml:space="preserve">    }</w:t>
      </w:r>
    </w:p>
    <w:p w14:paraId="41287B15" w14:textId="77777777" w:rsidR="007965E2" w:rsidRPr="00903DBA" w:rsidRDefault="007965E2" w:rsidP="007965E2">
      <w:pPr>
        <w:pStyle w:val="Code"/>
        <w:rPr>
          <w:highlight w:val="white"/>
        </w:rPr>
      </w:pPr>
      <w:r w:rsidRPr="00903DBA">
        <w:rPr>
          <w:highlight w:val="white"/>
        </w:rPr>
        <w:t xml:space="preserve">    else if (right[index] == '\0') {</w:t>
      </w:r>
    </w:p>
    <w:p w14:paraId="4906B7C2" w14:textId="77777777" w:rsidR="007965E2" w:rsidRPr="00903DBA" w:rsidRDefault="007965E2" w:rsidP="007965E2">
      <w:pPr>
        <w:pStyle w:val="Code"/>
        <w:rPr>
          <w:highlight w:val="white"/>
        </w:rPr>
      </w:pPr>
      <w:r w:rsidRPr="00903DBA">
        <w:rPr>
          <w:highlight w:val="white"/>
        </w:rPr>
        <w:t xml:space="preserve">      return 1;</w:t>
      </w:r>
    </w:p>
    <w:p w14:paraId="21C4733B" w14:textId="77777777" w:rsidR="007965E2" w:rsidRPr="00903DBA" w:rsidRDefault="007965E2" w:rsidP="007965E2">
      <w:pPr>
        <w:pStyle w:val="Code"/>
        <w:rPr>
          <w:highlight w:val="white"/>
        </w:rPr>
      </w:pPr>
      <w:r w:rsidRPr="00903DBA">
        <w:rPr>
          <w:highlight w:val="white"/>
        </w:rPr>
        <w:t xml:space="preserve">    }</w:t>
      </w:r>
    </w:p>
    <w:p w14:paraId="08856B8A" w14:textId="77777777" w:rsidR="007965E2" w:rsidRPr="00903DBA" w:rsidRDefault="007965E2" w:rsidP="007965E2">
      <w:pPr>
        <w:pStyle w:val="Code"/>
        <w:rPr>
          <w:highlight w:val="white"/>
        </w:rPr>
      </w:pPr>
      <w:r w:rsidRPr="00903DBA">
        <w:rPr>
          <w:highlight w:val="white"/>
        </w:rPr>
        <w:t xml:space="preserve">    else if (left[index] &lt; right[index]) {</w:t>
      </w:r>
    </w:p>
    <w:p w14:paraId="017B3D17" w14:textId="77777777" w:rsidR="007965E2" w:rsidRPr="00903DBA" w:rsidRDefault="007965E2" w:rsidP="007965E2">
      <w:pPr>
        <w:pStyle w:val="Code"/>
        <w:rPr>
          <w:highlight w:val="white"/>
        </w:rPr>
      </w:pPr>
      <w:r w:rsidRPr="00903DBA">
        <w:rPr>
          <w:highlight w:val="white"/>
        </w:rPr>
        <w:t xml:space="preserve">      return -1;</w:t>
      </w:r>
    </w:p>
    <w:p w14:paraId="6FE3586B" w14:textId="77777777" w:rsidR="007965E2" w:rsidRPr="00903DBA" w:rsidRDefault="007965E2" w:rsidP="007965E2">
      <w:pPr>
        <w:pStyle w:val="Code"/>
        <w:rPr>
          <w:highlight w:val="white"/>
        </w:rPr>
      </w:pPr>
      <w:r w:rsidRPr="00903DBA">
        <w:rPr>
          <w:highlight w:val="white"/>
        </w:rPr>
        <w:t xml:space="preserve">    }</w:t>
      </w:r>
    </w:p>
    <w:p w14:paraId="7FC4027F" w14:textId="77777777" w:rsidR="007965E2" w:rsidRPr="00903DBA" w:rsidRDefault="007965E2" w:rsidP="007965E2">
      <w:pPr>
        <w:pStyle w:val="Code"/>
        <w:rPr>
          <w:highlight w:val="white"/>
        </w:rPr>
      </w:pPr>
      <w:r w:rsidRPr="00903DBA">
        <w:rPr>
          <w:highlight w:val="white"/>
        </w:rPr>
        <w:t xml:space="preserve">    else if (left[index] &gt; right[index]) {</w:t>
      </w:r>
    </w:p>
    <w:p w14:paraId="1DA0B0A9" w14:textId="77777777" w:rsidR="007965E2" w:rsidRPr="00903DBA" w:rsidRDefault="007965E2" w:rsidP="007965E2">
      <w:pPr>
        <w:pStyle w:val="Code"/>
        <w:rPr>
          <w:highlight w:val="white"/>
        </w:rPr>
      </w:pPr>
      <w:r w:rsidRPr="00903DBA">
        <w:rPr>
          <w:highlight w:val="white"/>
        </w:rPr>
        <w:t xml:space="preserve">      return 1;</w:t>
      </w:r>
    </w:p>
    <w:p w14:paraId="38A5F3E0" w14:textId="77777777" w:rsidR="007965E2" w:rsidRPr="00903DBA" w:rsidRDefault="007965E2" w:rsidP="007965E2">
      <w:pPr>
        <w:pStyle w:val="Code"/>
        <w:rPr>
          <w:highlight w:val="white"/>
        </w:rPr>
      </w:pPr>
      <w:r w:rsidRPr="00903DBA">
        <w:rPr>
          <w:highlight w:val="white"/>
        </w:rPr>
        <w:t xml:space="preserve">    }</w:t>
      </w:r>
    </w:p>
    <w:p w14:paraId="51899FDB" w14:textId="77777777" w:rsidR="007965E2" w:rsidRPr="00903DBA" w:rsidRDefault="007965E2" w:rsidP="007965E2">
      <w:pPr>
        <w:pStyle w:val="Code"/>
        <w:rPr>
          <w:highlight w:val="white"/>
        </w:rPr>
      </w:pPr>
      <w:r w:rsidRPr="00903DBA">
        <w:rPr>
          <w:highlight w:val="white"/>
        </w:rPr>
        <w:t xml:space="preserve">  }</w:t>
      </w:r>
    </w:p>
    <w:p w14:paraId="27C67957" w14:textId="77777777" w:rsidR="007965E2" w:rsidRPr="00903DBA" w:rsidRDefault="007965E2" w:rsidP="007965E2">
      <w:pPr>
        <w:pStyle w:val="Code"/>
        <w:rPr>
          <w:highlight w:val="white"/>
        </w:rPr>
      </w:pPr>
      <w:r w:rsidRPr="00903DBA">
        <w:rPr>
          <w:highlight w:val="white"/>
        </w:rPr>
        <w:t>}</w:t>
      </w:r>
    </w:p>
    <w:p w14:paraId="0429BDD9" w14:textId="77777777" w:rsidR="007965E2" w:rsidRPr="00903DBA" w:rsidRDefault="007965E2" w:rsidP="007965E2">
      <w:pPr>
        <w:pStyle w:val="Code"/>
        <w:rPr>
          <w:highlight w:val="white"/>
        </w:rPr>
      </w:pPr>
    </w:p>
    <w:p w14:paraId="5064ECFF" w14:textId="77777777" w:rsidR="007965E2" w:rsidRPr="00903DBA" w:rsidRDefault="007965E2" w:rsidP="007965E2">
      <w:pPr>
        <w:pStyle w:val="Code"/>
        <w:rPr>
          <w:highlight w:val="white"/>
        </w:rPr>
      </w:pPr>
      <w:r w:rsidRPr="00903DBA">
        <w:rPr>
          <w:highlight w:val="white"/>
        </w:rPr>
        <w:t>int strncmp(const char* left, const char* right, size_t size) {</w:t>
      </w:r>
    </w:p>
    <w:p w14:paraId="4AE4D132" w14:textId="6186672C"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A4DD8" w14:textId="77777777" w:rsidR="007965E2" w:rsidRPr="00903DBA" w:rsidRDefault="007965E2" w:rsidP="007965E2">
      <w:pPr>
        <w:pStyle w:val="Code"/>
        <w:rPr>
          <w:highlight w:val="white"/>
        </w:rPr>
      </w:pPr>
    </w:p>
    <w:p w14:paraId="22C939C7" w14:textId="77777777" w:rsidR="007965E2" w:rsidRPr="00903DBA" w:rsidRDefault="007965E2" w:rsidP="007965E2">
      <w:pPr>
        <w:pStyle w:val="Code"/>
        <w:rPr>
          <w:highlight w:val="white"/>
        </w:rPr>
      </w:pPr>
      <w:r w:rsidRPr="00903DBA">
        <w:rPr>
          <w:highlight w:val="white"/>
        </w:rPr>
        <w:t xml:space="preserve">  for (index = 0; index &lt; size; ++index) {</w:t>
      </w:r>
    </w:p>
    <w:p w14:paraId="1CBA46C2" w14:textId="77777777" w:rsidR="007965E2" w:rsidRPr="00903DBA" w:rsidRDefault="007965E2" w:rsidP="007965E2">
      <w:pPr>
        <w:pStyle w:val="Code"/>
        <w:rPr>
          <w:highlight w:val="white"/>
        </w:rPr>
      </w:pPr>
      <w:r w:rsidRPr="00903DBA">
        <w:rPr>
          <w:highlight w:val="white"/>
        </w:rPr>
        <w:t xml:space="preserve">    if ((left[index] == '\0') &amp;&amp; (right[index] == '\0')) {</w:t>
      </w:r>
    </w:p>
    <w:p w14:paraId="3139548C" w14:textId="77777777" w:rsidR="007965E2" w:rsidRPr="00903DBA" w:rsidRDefault="007965E2" w:rsidP="007965E2">
      <w:pPr>
        <w:pStyle w:val="Code"/>
        <w:rPr>
          <w:highlight w:val="white"/>
        </w:rPr>
      </w:pPr>
      <w:r w:rsidRPr="00903DBA">
        <w:rPr>
          <w:highlight w:val="white"/>
        </w:rPr>
        <w:t xml:space="preserve">      return 0;</w:t>
      </w:r>
    </w:p>
    <w:p w14:paraId="7F6D510D" w14:textId="77777777" w:rsidR="007965E2" w:rsidRPr="00903DBA" w:rsidRDefault="007965E2" w:rsidP="007965E2">
      <w:pPr>
        <w:pStyle w:val="Code"/>
        <w:rPr>
          <w:highlight w:val="white"/>
        </w:rPr>
      </w:pPr>
      <w:r w:rsidRPr="00903DBA">
        <w:rPr>
          <w:highlight w:val="white"/>
        </w:rPr>
        <w:t xml:space="preserve">    }</w:t>
      </w:r>
    </w:p>
    <w:p w14:paraId="1FCB69E5" w14:textId="77777777" w:rsidR="007965E2" w:rsidRPr="00903DBA" w:rsidRDefault="007965E2" w:rsidP="007965E2">
      <w:pPr>
        <w:pStyle w:val="Code"/>
        <w:rPr>
          <w:highlight w:val="white"/>
        </w:rPr>
      </w:pPr>
      <w:r w:rsidRPr="00903DBA">
        <w:rPr>
          <w:highlight w:val="white"/>
        </w:rPr>
        <w:t xml:space="preserve">    else if (left[index] == '\0') {</w:t>
      </w:r>
    </w:p>
    <w:p w14:paraId="59AA2791" w14:textId="77777777" w:rsidR="007965E2" w:rsidRPr="00903DBA" w:rsidRDefault="007965E2" w:rsidP="007965E2">
      <w:pPr>
        <w:pStyle w:val="Code"/>
        <w:rPr>
          <w:highlight w:val="white"/>
        </w:rPr>
      </w:pPr>
      <w:r w:rsidRPr="00903DBA">
        <w:rPr>
          <w:highlight w:val="white"/>
        </w:rPr>
        <w:t xml:space="preserve">      return -1;</w:t>
      </w:r>
    </w:p>
    <w:p w14:paraId="6FBCDA69" w14:textId="77777777" w:rsidR="007965E2" w:rsidRPr="00903DBA" w:rsidRDefault="007965E2" w:rsidP="007965E2">
      <w:pPr>
        <w:pStyle w:val="Code"/>
        <w:rPr>
          <w:highlight w:val="white"/>
        </w:rPr>
      </w:pPr>
      <w:r w:rsidRPr="00903DBA">
        <w:rPr>
          <w:highlight w:val="white"/>
        </w:rPr>
        <w:t xml:space="preserve">    }</w:t>
      </w:r>
    </w:p>
    <w:p w14:paraId="3B13EE33" w14:textId="77777777" w:rsidR="007965E2" w:rsidRPr="00903DBA" w:rsidRDefault="007965E2" w:rsidP="007965E2">
      <w:pPr>
        <w:pStyle w:val="Code"/>
        <w:rPr>
          <w:highlight w:val="white"/>
        </w:rPr>
      </w:pPr>
      <w:r w:rsidRPr="00903DBA">
        <w:rPr>
          <w:highlight w:val="white"/>
        </w:rPr>
        <w:t xml:space="preserve">    else if (right[index] == '\0') {</w:t>
      </w:r>
    </w:p>
    <w:p w14:paraId="06A5DE57" w14:textId="77777777" w:rsidR="007965E2" w:rsidRPr="00903DBA" w:rsidRDefault="007965E2" w:rsidP="007965E2">
      <w:pPr>
        <w:pStyle w:val="Code"/>
        <w:rPr>
          <w:highlight w:val="white"/>
        </w:rPr>
      </w:pPr>
      <w:r w:rsidRPr="00903DBA">
        <w:rPr>
          <w:highlight w:val="white"/>
        </w:rPr>
        <w:t xml:space="preserve">      return 1;</w:t>
      </w:r>
    </w:p>
    <w:p w14:paraId="244F71D8" w14:textId="77777777" w:rsidR="007965E2" w:rsidRPr="00903DBA" w:rsidRDefault="007965E2" w:rsidP="007965E2">
      <w:pPr>
        <w:pStyle w:val="Code"/>
        <w:rPr>
          <w:highlight w:val="white"/>
        </w:rPr>
      </w:pPr>
      <w:r w:rsidRPr="00903DBA">
        <w:rPr>
          <w:highlight w:val="white"/>
        </w:rPr>
        <w:t xml:space="preserve">    }</w:t>
      </w:r>
    </w:p>
    <w:p w14:paraId="16CF34D4" w14:textId="77777777" w:rsidR="007965E2" w:rsidRPr="00903DBA" w:rsidRDefault="007965E2" w:rsidP="007965E2">
      <w:pPr>
        <w:pStyle w:val="Code"/>
        <w:rPr>
          <w:highlight w:val="white"/>
        </w:rPr>
      </w:pPr>
      <w:r w:rsidRPr="00903DBA">
        <w:rPr>
          <w:highlight w:val="white"/>
        </w:rPr>
        <w:t xml:space="preserve">    else if (left[index] &lt; right[index]) {</w:t>
      </w:r>
    </w:p>
    <w:p w14:paraId="262A55D3" w14:textId="77777777" w:rsidR="007965E2" w:rsidRPr="00903DBA" w:rsidRDefault="007965E2" w:rsidP="007965E2">
      <w:pPr>
        <w:pStyle w:val="Code"/>
        <w:rPr>
          <w:highlight w:val="white"/>
        </w:rPr>
      </w:pPr>
      <w:r w:rsidRPr="00903DBA">
        <w:rPr>
          <w:highlight w:val="white"/>
        </w:rPr>
        <w:t xml:space="preserve">      return -1;</w:t>
      </w:r>
    </w:p>
    <w:p w14:paraId="412B4AF5" w14:textId="77777777" w:rsidR="007965E2" w:rsidRPr="00903DBA" w:rsidRDefault="007965E2" w:rsidP="007965E2">
      <w:pPr>
        <w:pStyle w:val="Code"/>
        <w:rPr>
          <w:highlight w:val="white"/>
        </w:rPr>
      </w:pPr>
      <w:r w:rsidRPr="00903DBA">
        <w:rPr>
          <w:highlight w:val="white"/>
        </w:rPr>
        <w:t xml:space="preserve">    }</w:t>
      </w:r>
    </w:p>
    <w:p w14:paraId="34E76189" w14:textId="77777777" w:rsidR="007965E2" w:rsidRPr="00903DBA" w:rsidRDefault="007965E2" w:rsidP="007965E2">
      <w:pPr>
        <w:pStyle w:val="Code"/>
        <w:rPr>
          <w:highlight w:val="white"/>
        </w:rPr>
      </w:pPr>
      <w:r w:rsidRPr="00903DBA">
        <w:rPr>
          <w:highlight w:val="white"/>
        </w:rPr>
        <w:t xml:space="preserve">    else if (left[index] &gt; right[index]) {</w:t>
      </w:r>
    </w:p>
    <w:p w14:paraId="2B959804" w14:textId="77777777" w:rsidR="007965E2" w:rsidRPr="00903DBA" w:rsidRDefault="007965E2" w:rsidP="007965E2">
      <w:pPr>
        <w:pStyle w:val="Code"/>
        <w:rPr>
          <w:highlight w:val="white"/>
        </w:rPr>
      </w:pPr>
      <w:r w:rsidRPr="00903DBA">
        <w:rPr>
          <w:highlight w:val="white"/>
        </w:rPr>
        <w:t xml:space="preserve">      return 1;</w:t>
      </w:r>
    </w:p>
    <w:p w14:paraId="24F5A3BA" w14:textId="77777777" w:rsidR="007965E2" w:rsidRPr="00903DBA" w:rsidRDefault="007965E2" w:rsidP="007965E2">
      <w:pPr>
        <w:pStyle w:val="Code"/>
        <w:rPr>
          <w:highlight w:val="white"/>
        </w:rPr>
      </w:pPr>
      <w:r w:rsidRPr="00903DBA">
        <w:rPr>
          <w:highlight w:val="white"/>
        </w:rPr>
        <w:t xml:space="preserve">    }</w:t>
      </w:r>
    </w:p>
    <w:p w14:paraId="7E96DAFA" w14:textId="77777777" w:rsidR="007965E2" w:rsidRPr="00903DBA" w:rsidRDefault="007965E2" w:rsidP="007965E2">
      <w:pPr>
        <w:pStyle w:val="Code"/>
        <w:rPr>
          <w:highlight w:val="white"/>
        </w:rPr>
      </w:pPr>
      <w:r w:rsidRPr="00903DBA">
        <w:rPr>
          <w:highlight w:val="white"/>
        </w:rPr>
        <w:t xml:space="preserve">  }</w:t>
      </w:r>
    </w:p>
    <w:p w14:paraId="7C5BA2CD" w14:textId="77777777" w:rsidR="007965E2" w:rsidRPr="00903DBA" w:rsidRDefault="007965E2" w:rsidP="007965E2">
      <w:pPr>
        <w:pStyle w:val="Code"/>
        <w:rPr>
          <w:highlight w:val="white"/>
        </w:rPr>
      </w:pPr>
    </w:p>
    <w:p w14:paraId="62818795" w14:textId="77777777" w:rsidR="007965E2" w:rsidRPr="00903DBA" w:rsidRDefault="007965E2" w:rsidP="007965E2">
      <w:pPr>
        <w:pStyle w:val="Code"/>
        <w:rPr>
          <w:highlight w:val="white"/>
        </w:rPr>
      </w:pPr>
      <w:r w:rsidRPr="00903DBA">
        <w:rPr>
          <w:highlight w:val="white"/>
        </w:rPr>
        <w:t xml:space="preserve">  return 0;</w:t>
      </w:r>
    </w:p>
    <w:p w14:paraId="1E3B5BBD" w14:textId="77777777" w:rsidR="007965E2" w:rsidRPr="00903DBA" w:rsidRDefault="007965E2" w:rsidP="007965E2">
      <w:pPr>
        <w:pStyle w:val="Code"/>
        <w:rPr>
          <w:highlight w:val="white"/>
        </w:rPr>
      </w:pPr>
      <w:r w:rsidRPr="00903DBA">
        <w:rPr>
          <w:highlight w:val="white"/>
        </w:rPr>
        <w:t>}</w:t>
      </w:r>
    </w:p>
    <w:p w14:paraId="663B17C2" w14:textId="77777777" w:rsidR="007965E2" w:rsidRPr="00903DBA" w:rsidRDefault="007965E2" w:rsidP="007965E2">
      <w:pPr>
        <w:pStyle w:val="Code"/>
        <w:rPr>
          <w:highlight w:val="white"/>
        </w:rPr>
      </w:pPr>
    </w:p>
    <w:p w14:paraId="040B4CDD" w14:textId="77777777" w:rsidR="007965E2" w:rsidRPr="00903DBA" w:rsidRDefault="007965E2" w:rsidP="007965E2">
      <w:pPr>
        <w:pStyle w:val="Code"/>
        <w:rPr>
          <w:highlight w:val="white"/>
        </w:rPr>
      </w:pPr>
      <w:r w:rsidRPr="00903DBA">
        <w:rPr>
          <w:highlight w:val="white"/>
        </w:rPr>
        <w:t>char* strchr(const char* text, int i) {</w:t>
      </w:r>
    </w:p>
    <w:p w14:paraId="40907687" w14:textId="7A9710AE"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11FF462" w14:textId="77777777" w:rsidR="007965E2" w:rsidRPr="00903DBA" w:rsidRDefault="007965E2" w:rsidP="007965E2">
      <w:pPr>
        <w:pStyle w:val="Code"/>
        <w:rPr>
          <w:highlight w:val="white"/>
        </w:rPr>
      </w:pPr>
      <w:r w:rsidRPr="00903DBA">
        <w:rPr>
          <w:highlight w:val="white"/>
        </w:rPr>
        <w:t xml:space="preserve">  char c = (char) i;</w:t>
      </w:r>
    </w:p>
    <w:p w14:paraId="41EF1730" w14:textId="77777777" w:rsidR="007965E2" w:rsidRPr="00903DBA" w:rsidRDefault="007965E2" w:rsidP="007965E2">
      <w:pPr>
        <w:pStyle w:val="Code"/>
        <w:rPr>
          <w:highlight w:val="white"/>
        </w:rPr>
      </w:pPr>
    </w:p>
    <w:p w14:paraId="0C596023" w14:textId="77777777" w:rsidR="007965E2" w:rsidRPr="00903DBA" w:rsidRDefault="007965E2" w:rsidP="007965E2">
      <w:pPr>
        <w:pStyle w:val="Code"/>
        <w:rPr>
          <w:highlight w:val="white"/>
        </w:rPr>
      </w:pPr>
      <w:r w:rsidRPr="00903DBA">
        <w:rPr>
          <w:highlight w:val="white"/>
        </w:rPr>
        <w:t xml:space="preserve">  for (index = 0; text[index] != '\0'; ++index) {</w:t>
      </w:r>
    </w:p>
    <w:p w14:paraId="5BC9D988" w14:textId="77777777" w:rsidR="007965E2" w:rsidRPr="00903DBA" w:rsidRDefault="007965E2" w:rsidP="007965E2">
      <w:pPr>
        <w:pStyle w:val="Code"/>
        <w:rPr>
          <w:highlight w:val="white"/>
        </w:rPr>
      </w:pPr>
      <w:r w:rsidRPr="00903DBA">
        <w:rPr>
          <w:highlight w:val="white"/>
        </w:rPr>
        <w:t xml:space="preserve">    if (text[index] == c) {</w:t>
      </w:r>
    </w:p>
    <w:p w14:paraId="69AB26CC" w14:textId="77777777" w:rsidR="007965E2" w:rsidRPr="00903DBA" w:rsidRDefault="007965E2" w:rsidP="007965E2">
      <w:pPr>
        <w:pStyle w:val="Code"/>
        <w:rPr>
          <w:highlight w:val="white"/>
        </w:rPr>
      </w:pPr>
      <w:r w:rsidRPr="00903DBA">
        <w:rPr>
          <w:highlight w:val="white"/>
        </w:rPr>
        <w:t xml:space="preserve">      return &amp;text[index];</w:t>
      </w:r>
    </w:p>
    <w:p w14:paraId="65FC4BA1" w14:textId="77777777" w:rsidR="007965E2" w:rsidRPr="00903DBA" w:rsidRDefault="007965E2" w:rsidP="007965E2">
      <w:pPr>
        <w:pStyle w:val="Code"/>
        <w:rPr>
          <w:highlight w:val="white"/>
        </w:rPr>
      </w:pPr>
      <w:r w:rsidRPr="00903DBA">
        <w:rPr>
          <w:highlight w:val="white"/>
        </w:rPr>
        <w:t xml:space="preserve">    }</w:t>
      </w:r>
    </w:p>
    <w:p w14:paraId="1AEE526E" w14:textId="77777777" w:rsidR="007965E2" w:rsidRPr="00903DBA" w:rsidRDefault="007965E2" w:rsidP="007965E2">
      <w:pPr>
        <w:pStyle w:val="Code"/>
        <w:rPr>
          <w:highlight w:val="white"/>
        </w:rPr>
      </w:pPr>
      <w:r w:rsidRPr="00903DBA">
        <w:rPr>
          <w:highlight w:val="white"/>
        </w:rPr>
        <w:t xml:space="preserve">  }</w:t>
      </w:r>
    </w:p>
    <w:p w14:paraId="43DD11DD" w14:textId="77777777" w:rsidR="007965E2" w:rsidRPr="00903DBA" w:rsidRDefault="007965E2" w:rsidP="007965E2">
      <w:pPr>
        <w:pStyle w:val="Code"/>
        <w:rPr>
          <w:highlight w:val="white"/>
        </w:rPr>
      </w:pPr>
    </w:p>
    <w:p w14:paraId="13032534" w14:textId="77777777" w:rsidR="007965E2" w:rsidRPr="00903DBA" w:rsidRDefault="007965E2" w:rsidP="007965E2">
      <w:pPr>
        <w:pStyle w:val="Code"/>
        <w:rPr>
          <w:highlight w:val="white"/>
        </w:rPr>
      </w:pPr>
      <w:r w:rsidRPr="00903DBA">
        <w:rPr>
          <w:highlight w:val="white"/>
        </w:rPr>
        <w:t xml:space="preserve">  return NULL;</w:t>
      </w:r>
    </w:p>
    <w:p w14:paraId="7AB6EE2A" w14:textId="77777777" w:rsidR="007965E2" w:rsidRPr="00903DBA" w:rsidRDefault="007965E2" w:rsidP="007965E2">
      <w:pPr>
        <w:pStyle w:val="Code"/>
        <w:rPr>
          <w:highlight w:val="white"/>
        </w:rPr>
      </w:pPr>
      <w:r w:rsidRPr="00903DBA">
        <w:rPr>
          <w:highlight w:val="white"/>
        </w:rPr>
        <w:t>}</w:t>
      </w:r>
    </w:p>
    <w:p w14:paraId="56DBBCE3" w14:textId="77777777" w:rsidR="007965E2" w:rsidRPr="00903DBA" w:rsidRDefault="007965E2" w:rsidP="007965E2">
      <w:pPr>
        <w:pStyle w:val="Code"/>
        <w:rPr>
          <w:highlight w:val="white"/>
        </w:rPr>
      </w:pPr>
    </w:p>
    <w:p w14:paraId="46EA4594" w14:textId="77777777" w:rsidR="007965E2" w:rsidRPr="00903DBA" w:rsidRDefault="007965E2" w:rsidP="007965E2">
      <w:pPr>
        <w:pStyle w:val="Code"/>
        <w:rPr>
          <w:highlight w:val="white"/>
        </w:rPr>
      </w:pPr>
      <w:r w:rsidRPr="00903DBA">
        <w:rPr>
          <w:highlight w:val="white"/>
        </w:rPr>
        <w:t>char* strrchr(const char* text, int i) {</w:t>
      </w:r>
    </w:p>
    <w:p w14:paraId="247C14EF" w14:textId="7E63960B"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473BEA51" w14:textId="77777777" w:rsidR="007965E2" w:rsidRPr="00903DBA" w:rsidRDefault="007965E2" w:rsidP="007965E2">
      <w:pPr>
        <w:pStyle w:val="Code"/>
        <w:rPr>
          <w:highlight w:val="white"/>
        </w:rPr>
      </w:pPr>
      <w:r w:rsidRPr="00903DBA">
        <w:rPr>
          <w:highlight w:val="white"/>
        </w:rPr>
        <w:t xml:space="preserve">  char* result = NULL;</w:t>
      </w:r>
    </w:p>
    <w:p w14:paraId="609908EE" w14:textId="77777777" w:rsidR="007965E2" w:rsidRPr="00903DBA" w:rsidRDefault="007965E2" w:rsidP="007965E2">
      <w:pPr>
        <w:pStyle w:val="Code"/>
        <w:rPr>
          <w:highlight w:val="white"/>
        </w:rPr>
      </w:pPr>
      <w:r w:rsidRPr="00903DBA">
        <w:rPr>
          <w:highlight w:val="white"/>
        </w:rPr>
        <w:t xml:space="preserve">  char c = (char) i;</w:t>
      </w:r>
    </w:p>
    <w:p w14:paraId="69F874B1" w14:textId="77777777" w:rsidR="007965E2" w:rsidRPr="00903DBA" w:rsidRDefault="007965E2" w:rsidP="007965E2">
      <w:pPr>
        <w:pStyle w:val="Code"/>
        <w:rPr>
          <w:highlight w:val="white"/>
        </w:rPr>
      </w:pPr>
    </w:p>
    <w:p w14:paraId="7BA18928" w14:textId="77777777" w:rsidR="007965E2" w:rsidRPr="00903DBA" w:rsidRDefault="007965E2" w:rsidP="007965E2">
      <w:pPr>
        <w:pStyle w:val="Code"/>
        <w:rPr>
          <w:highlight w:val="white"/>
        </w:rPr>
      </w:pPr>
      <w:r w:rsidRPr="00903DBA">
        <w:rPr>
          <w:highlight w:val="white"/>
        </w:rPr>
        <w:t xml:space="preserve">  for (index = 0; text[index] != '\0'; ++index)  {</w:t>
      </w:r>
    </w:p>
    <w:p w14:paraId="7F17C215" w14:textId="77777777" w:rsidR="007965E2" w:rsidRPr="00903DBA" w:rsidRDefault="007965E2" w:rsidP="007965E2">
      <w:pPr>
        <w:pStyle w:val="Code"/>
        <w:rPr>
          <w:highlight w:val="white"/>
        </w:rPr>
      </w:pPr>
      <w:r w:rsidRPr="00903DBA">
        <w:rPr>
          <w:highlight w:val="white"/>
        </w:rPr>
        <w:t xml:space="preserve">    if (text[index] == c) {</w:t>
      </w:r>
    </w:p>
    <w:p w14:paraId="4D7D97E3" w14:textId="77777777" w:rsidR="007965E2" w:rsidRPr="00903DBA" w:rsidRDefault="007965E2" w:rsidP="007965E2">
      <w:pPr>
        <w:pStyle w:val="Code"/>
        <w:rPr>
          <w:highlight w:val="white"/>
        </w:rPr>
      </w:pPr>
      <w:r w:rsidRPr="00903DBA">
        <w:rPr>
          <w:highlight w:val="white"/>
        </w:rPr>
        <w:lastRenderedPageBreak/>
        <w:t xml:space="preserve">      result = &amp;text[index];</w:t>
      </w:r>
    </w:p>
    <w:p w14:paraId="6638CDD5" w14:textId="77777777" w:rsidR="007965E2" w:rsidRPr="00903DBA" w:rsidRDefault="007965E2" w:rsidP="007965E2">
      <w:pPr>
        <w:pStyle w:val="Code"/>
        <w:rPr>
          <w:highlight w:val="white"/>
        </w:rPr>
      </w:pPr>
      <w:r w:rsidRPr="00903DBA">
        <w:rPr>
          <w:highlight w:val="white"/>
        </w:rPr>
        <w:t xml:space="preserve">    }</w:t>
      </w:r>
    </w:p>
    <w:p w14:paraId="2C3D5393" w14:textId="77777777" w:rsidR="007965E2" w:rsidRPr="00903DBA" w:rsidRDefault="007965E2" w:rsidP="007965E2">
      <w:pPr>
        <w:pStyle w:val="Code"/>
        <w:rPr>
          <w:highlight w:val="white"/>
        </w:rPr>
      </w:pPr>
      <w:r w:rsidRPr="00903DBA">
        <w:rPr>
          <w:highlight w:val="white"/>
        </w:rPr>
        <w:t xml:space="preserve">  }</w:t>
      </w:r>
    </w:p>
    <w:p w14:paraId="47BBF728" w14:textId="77777777" w:rsidR="007965E2" w:rsidRPr="00903DBA" w:rsidRDefault="007965E2" w:rsidP="007965E2">
      <w:pPr>
        <w:pStyle w:val="Code"/>
        <w:rPr>
          <w:highlight w:val="white"/>
        </w:rPr>
      </w:pPr>
    </w:p>
    <w:p w14:paraId="1105A1AF" w14:textId="77777777" w:rsidR="007965E2" w:rsidRPr="00903DBA" w:rsidRDefault="007965E2" w:rsidP="007965E2">
      <w:pPr>
        <w:pStyle w:val="Code"/>
        <w:rPr>
          <w:highlight w:val="white"/>
        </w:rPr>
      </w:pPr>
      <w:r w:rsidRPr="00903DBA">
        <w:rPr>
          <w:highlight w:val="white"/>
        </w:rPr>
        <w:t xml:space="preserve">  return result;</w:t>
      </w:r>
    </w:p>
    <w:p w14:paraId="20187C7C" w14:textId="77777777" w:rsidR="007965E2" w:rsidRPr="00903DBA" w:rsidRDefault="007965E2" w:rsidP="007965E2">
      <w:pPr>
        <w:pStyle w:val="Code"/>
        <w:rPr>
          <w:highlight w:val="white"/>
        </w:rPr>
      </w:pPr>
      <w:r w:rsidRPr="00903DBA">
        <w:rPr>
          <w:highlight w:val="white"/>
        </w:rPr>
        <w:t>}</w:t>
      </w:r>
    </w:p>
    <w:p w14:paraId="666C6694" w14:textId="77777777" w:rsidR="007965E2" w:rsidRPr="00903DBA" w:rsidRDefault="007965E2" w:rsidP="007965E2">
      <w:pPr>
        <w:pStyle w:val="Code"/>
        <w:rPr>
          <w:highlight w:val="white"/>
        </w:rPr>
      </w:pPr>
    </w:p>
    <w:p w14:paraId="67A82B2F" w14:textId="77777777" w:rsidR="007965E2" w:rsidRPr="00903DBA" w:rsidRDefault="007965E2" w:rsidP="007965E2">
      <w:pPr>
        <w:pStyle w:val="Code"/>
        <w:rPr>
          <w:highlight w:val="white"/>
        </w:rPr>
      </w:pPr>
      <w:r w:rsidRPr="00903DBA">
        <w:rPr>
          <w:highlight w:val="white"/>
        </w:rPr>
        <w:t>size_t strspn(const char* mainString, const char* charSet) {</w:t>
      </w:r>
    </w:p>
    <w:p w14:paraId="398D87BC" w14:textId="456747F7"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59D1317" w14:textId="77777777" w:rsidR="007965E2" w:rsidRPr="00903DBA" w:rsidRDefault="007965E2" w:rsidP="007965E2">
      <w:pPr>
        <w:pStyle w:val="Code"/>
        <w:rPr>
          <w:highlight w:val="white"/>
        </w:rPr>
      </w:pPr>
    </w:p>
    <w:p w14:paraId="75F1FA05" w14:textId="77777777" w:rsidR="007965E2" w:rsidRPr="00903DBA" w:rsidRDefault="007965E2" w:rsidP="007965E2">
      <w:pPr>
        <w:pStyle w:val="Code"/>
        <w:rPr>
          <w:highlight w:val="white"/>
        </w:rPr>
      </w:pPr>
      <w:r w:rsidRPr="00903DBA">
        <w:rPr>
          <w:highlight w:val="white"/>
        </w:rPr>
        <w:t xml:space="preserve">  for (index = 0; mainString[index] != '\0'; ++index) {</w:t>
      </w:r>
    </w:p>
    <w:p w14:paraId="5F119983" w14:textId="77777777" w:rsidR="007965E2" w:rsidRPr="00903DBA" w:rsidRDefault="007965E2" w:rsidP="007965E2">
      <w:pPr>
        <w:pStyle w:val="Code"/>
        <w:rPr>
          <w:highlight w:val="white"/>
        </w:rPr>
      </w:pPr>
      <w:r w:rsidRPr="00903DBA">
        <w:rPr>
          <w:highlight w:val="white"/>
        </w:rPr>
        <w:t xml:space="preserve">    if (strchr(charSet, mainString[index]) == NULL) {</w:t>
      </w:r>
    </w:p>
    <w:p w14:paraId="413B0EA1" w14:textId="77777777" w:rsidR="007965E2" w:rsidRPr="00903DBA" w:rsidRDefault="007965E2" w:rsidP="007965E2">
      <w:pPr>
        <w:pStyle w:val="Code"/>
        <w:rPr>
          <w:highlight w:val="white"/>
        </w:rPr>
      </w:pPr>
      <w:r w:rsidRPr="00903DBA">
        <w:rPr>
          <w:highlight w:val="white"/>
        </w:rPr>
        <w:t xml:space="preserve">      return index;</w:t>
      </w:r>
    </w:p>
    <w:p w14:paraId="11AD20BD" w14:textId="77777777" w:rsidR="007965E2" w:rsidRPr="00903DBA" w:rsidRDefault="007965E2" w:rsidP="007965E2">
      <w:pPr>
        <w:pStyle w:val="Code"/>
        <w:rPr>
          <w:highlight w:val="white"/>
        </w:rPr>
      </w:pPr>
      <w:r w:rsidRPr="00903DBA">
        <w:rPr>
          <w:highlight w:val="white"/>
        </w:rPr>
        <w:t xml:space="preserve">    }</w:t>
      </w:r>
    </w:p>
    <w:p w14:paraId="39CDBBDE" w14:textId="77777777" w:rsidR="007965E2" w:rsidRPr="00903DBA" w:rsidRDefault="007965E2" w:rsidP="007965E2">
      <w:pPr>
        <w:pStyle w:val="Code"/>
        <w:rPr>
          <w:highlight w:val="white"/>
        </w:rPr>
      </w:pPr>
      <w:r w:rsidRPr="00903DBA">
        <w:rPr>
          <w:highlight w:val="white"/>
        </w:rPr>
        <w:t xml:space="preserve">  }</w:t>
      </w:r>
    </w:p>
    <w:p w14:paraId="24ACF8E2" w14:textId="77777777" w:rsidR="007965E2" w:rsidRPr="00903DBA" w:rsidRDefault="007965E2" w:rsidP="007965E2">
      <w:pPr>
        <w:pStyle w:val="Code"/>
        <w:rPr>
          <w:highlight w:val="white"/>
        </w:rPr>
      </w:pPr>
    </w:p>
    <w:p w14:paraId="1AD4C9A6" w14:textId="77777777" w:rsidR="007965E2" w:rsidRPr="00903DBA" w:rsidRDefault="007965E2" w:rsidP="007965E2">
      <w:pPr>
        <w:pStyle w:val="Code"/>
        <w:rPr>
          <w:highlight w:val="white"/>
        </w:rPr>
      </w:pPr>
      <w:r w:rsidRPr="00903DBA">
        <w:rPr>
          <w:highlight w:val="white"/>
        </w:rPr>
        <w:t xml:space="preserve">  return -1;</w:t>
      </w:r>
    </w:p>
    <w:p w14:paraId="7048AD15" w14:textId="77777777" w:rsidR="007965E2" w:rsidRPr="00903DBA" w:rsidRDefault="007965E2" w:rsidP="007965E2">
      <w:pPr>
        <w:pStyle w:val="Code"/>
        <w:rPr>
          <w:highlight w:val="white"/>
        </w:rPr>
      </w:pPr>
      <w:r w:rsidRPr="00903DBA">
        <w:rPr>
          <w:highlight w:val="white"/>
        </w:rPr>
        <w:t>}</w:t>
      </w:r>
    </w:p>
    <w:p w14:paraId="2F24FF48" w14:textId="77777777" w:rsidR="007965E2" w:rsidRPr="00903DBA" w:rsidRDefault="007965E2" w:rsidP="007965E2">
      <w:pPr>
        <w:pStyle w:val="Code"/>
        <w:rPr>
          <w:highlight w:val="white"/>
        </w:rPr>
      </w:pPr>
    </w:p>
    <w:p w14:paraId="3962425A" w14:textId="77777777" w:rsidR="007965E2" w:rsidRPr="00903DBA" w:rsidRDefault="007965E2" w:rsidP="007965E2">
      <w:pPr>
        <w:pStyle w:val="Code"/>
        <w:rPr>
          <w:highlight w:val="white"/>
        </w:rPr>
      </w:pPr>
      <w:r w:rsidRPr="00903DBA">
        <w:rPr>
          <w:highlight w:val="white"/>
        </w:rPr>
        <w:t>size_t strcspn(const char* mainString, const char* charSet) {</w:t>
      </w:r>
    </w:p>
    <w:p w14:paraId="09983E55" w14:textId="1947DDF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309BE8DE" w14:textId="77777777" w:rsidR="007965E2" w:rsidRPr="00903DBA" w:rsidRDefault="007965E2" w:rsidP="007965E2">
      <w:pPr>
        <w:pStyle w:val="Code"/>
        <w:rPr>
          <w:highlight w:val="white"/>
        </w:rPr>
      </w:pPr>
    </w:p>
    <w:p w14:paraId="68416A02" w14:textId="77777777" w:rsidR="007965E2" w:rsidRPr="00903DBA" w:rsidRDefault="007965E2" w:rsidP="007965E2">
      <w:pPr>
        <w:pStyle w:val="Code"/>
        <w:rPr>
          <w:highlight w:val="white"/>
        </w:rPr>
      </w:pPr>
      <w:r w:rsidRPr="00903DBA">
        <w:rPr>
          <w:highlight w:val="white"/>
        </w:rPr>
        <w:t xml:space="preserve">  for (index = 0; mainString[index] != '\0'; ++index) {</w:t>
      </w:r>
    </w:p>
    <w:p w14:paraId="308CB501" w14:textId="77777777" w:rsidR="007965E2" w:rsidRPr="00903DBA" w:rsidRDefault="007965E2" w:rsidP="007965E2">
      <w:pPr>
        <w:pStyle w:val="Code"/>
        <w:rPr>
          <w:highlight w:val="white"/>
        </w:rPr>
      </w:pPr>
      <w:r w:rsidRPr="00903DBA">
        <w:rPr>
          <w:highlight w:val="white"/>
        </w:rPr>
        <w:t xml:space="preserve">    if (strchr(charSet, mainString[index]) != NULL) {</w:t>
      </w:r>
    </w:p>
    <w:p w14:paraId="2108BEE2" w14:textId="77777777" w:rsidR="007965E2" w:rsidRPr="00903DBA" w:rsidRDefault="007965E2" w:rsidP="007965E2">
      <w:pPr>
        <w:pStyle w:val="Code"/>
        <w:rPr>
          <w:highlight w:val="white"/>
        </w:rPr>
      </w:pPr>
      <w:r w:rsidRPr="00903DBA">
        <w:rPr>
          <w:highlight w:val="white"/>
        </w:rPr>
        <w:t xml:space="preserve">      return index;</w:t>
      </w:r>
    </w:p>
    <w:p w14:paraId="678F9D92" w14:textId="77777777" w:rsidR="007965E2" w:rsidRPr="00903DBA" w:rsidRDefault="007965E2" w:rsidP="007965E2">
      <w:pPr>
        <w:pStyle w:val="Code"/>
        <w:rPr>
          <w:highlight w:val="white"/>
        </w:rPr>
      </w:pPr>
      <w:r w:rsidRPr="00903DBA">
        <w:rPr>
          <w:highlight w:val="white"/>
        </w:rPr>
        <w:t xml:space="preserve">    }</w:t>
      </w:r>
    </w:p>
    <w:p w14:paraId="0B9CD018" w14:textId="77777777" w:rsidR="007965E2" w:rsidRPr="00903DBA" w:rsidRDefault="007965E2" w:rsidP="007965E2">
      <w:pPr>
        <w:pStyle w:val="Code"/>
        <w:rPr>
          <w:highlight w:val="white"/>
        </w:rPr>
      </w:pPr>
      <w:r w:rsidRPr="00903DBA">
        <w:rPr>
          <w:highlight w:val="white"/>
        </w:rPr>
        <w:t xml:space="preserve">  }</w:t>
      </w:r>
    </w:p>
    <w:p w14:paraId="19E7EB55" w14:textId="77777777" w:rsidR="007965E2" w:rsidRPr="00903DBA" w:rsidRDefault="007965E2" w:rsidP="007965E2">
      <w:pPr>
        <w:pStyle w:val="Code"/>
        <w:rPr>
          <w:highlight w:val="white"/>
        </w:rPr>
      </w:pPr>
    </w:p>
    <w:p w14:paraId="713BE1B6" w14:textId="77777777" w:rsidR="007965E2" w:rsidRPr="00903DBA" w:rsidRDefault="007965E2" w:rsidP="007965E2">
      <w:pPr>
        <w:pStyle w:val="Code"/>
        <w:rPr>
          <w:highlight w:val="white"/>
        </w:rPr>
      </w:pPr>
      <w:r w:rsidRPr="00903DBA">
        <w:rPr>
          <w:highlight w:val="white"/>
        </w:rPr>
        <w:t xml:space="preserve">  return -1;</w:t>
      </w:r>
    </w:p>
    <w:p w14:paraId="214EE80C" w14:textId="77777777" w:rsidR="007965E2" w:rsidRPr="00903DBA" w:rsidRDefault="007965E2" w:rsidP="007965E2">
      <w:pPr>
        <w:pStyle w:val="Code"/>
        <w:rPr>
          <w:highlight w:val="white"/>
        </w:rPr>
      </w:pPr>
      <w:r w:rsidRPr="00903DBA">
        <w:rPr>
          <w:highlight w:val="white"/>
        </w:rPr>
        <w:t>}</w:t>
      </w:r>
    </w:p>
    <w:p w14:paraId="6B28E19C" w14:textId="77777777" w:rsidR="007965E2" w:rsidRPr="00903DBA" w:rsidRDefault="007965E2" w:rsidP="007965E2">
      <w:pPr>
        <w:pStyle w:val="Code"/>
        <w:rPr>
          <w:highlight w:val="white"/>
        </w:rPr>
      </w:pPr>
    </w:p>
    <w:p w14:paraId="1A6401EE" w14:textId="77777777" w:rsidR="007965E2" w:rsidRPr="00903DBA" w:rsidRDefault="007965E2" w:rsidP="007965E2">
      <w:pPr>
        <w:pStyle w:val="Code"/>
        <w:rPr>
          <w:highlight w:val="white"/>
        </w:rPr>
      </w:pPr>
      <w:r w:rsidRPr="00903DBA">
        <w:rPr>
          <w:highlight w:val="white"/>
        </w:rPr>
        <w:t>char* strpbrk(const char* mainString, const char* charSet) {</w:t>
      </w:r>
    </w:p>
    <w:p w14:paraId="09AABC70" w14:textId="0F04C163"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760BD845" w14:textId="77777777" w:rsidR="007965E2" w:rsidRPr="00903DBA" w:rsidRDefault="007965E2" w:rsidP="007965E2">
      <w:pPr>
        <w:pStyle w:val="Code"/>
        <w:rPr>
          <w:highlight w:val="white"/>
        </w:rPr>
      </w:pPr>
    </w:p>
    <w:p w14:paraId="3F74C920" w14:textId="77777777" w:rsidR="007965E2" w:rsidRPr="00903DBA" w:rsidRDefault="007965E2" w:rsidP="007965E2">
      <w:pPr>
        <w:pStyle w:val="Code"/>
        <w:rPr>
          <w:highlight w:val="white"/>
        </w:rPr>
      </w:pPr>
      <w:r w:rsidRPr="00903DBA">
        <w:rPr>
          <w:highlight w:val="white"/>
        </w:rPr>
        <w:t xml:space="preserve">  for (index = 0; mainString[index] != '\0'; ++index) {</w:t>
      </w:r>
    </w:p>
    <w:p w14:paraId="7E54A66A" w14:textId="77777777" w:rsidR="007965E2" w:rsidRPr="00903DBA" w:rsidRDefault="007965E2" w:rsidP="007965E2">
      <w:pPr>
        <w:pStyle w:val="Code"/>
        <w:rPr>
          <w:highlight w:val="white"/>
        </w:rPr>
      </w:pPr>
      <w:r w:rsidRPr="00903DBA">
        <w:rPr>
          <w:highlight w:val="white"/>
        </w:rPr>
        <w:t xml:space="preserve">    if (strchr(charSet, mainString[index]) != NULL) {</w:t>
      </w:r>
    </w:p>
    <w:p w14:paraId="10812FE4" w14:textId="77777777" w:rsidR="007965E2" w:rsidRPr="00903DBA" w:rsidRDefault="007965E2" w:rsidP="007965E2">
      <w:pPr>
        <w:pStyle w:val="Code"/>
        <w:rPr>
          <w:highlight w:val="white"/>
        </w:rPr>
      </w:pPr>
      <w:r w:rsidRPr="00903DBA">
        <w:rPr>
          <w:highlight w:val="white"/>
        </w:rPr>
        <w:t xml:space="preserve">      return &amp;mainString[index];</w:t>
      </w:r>
    </w:p>
    <w:p w14:paraId="4716E936" w14:textId="77777777" w:rsidR="007965E2" w:rsidRPr="00903DBA" w:rsidRDefault="007965E2" w:rsidP="007965E2">
      <w:pPr>
        <w:pStyle w:val="Code"/>
        <w:rPr>
          <w:highlight w:val="white"/>
        </w:rPr>
      </w:pPr>
      <w:r w:rsidRPr="00903DBA">
        <w:rPr>
          <w:highlight w:val="white"/>
        </w:rPr>
        <w:t xml:space="preserve">    }</w:t>
      </w:r>
    </w:p>
    <w:p w14:paraId="54FD9CF9" w14:textId="77777777" w:rsidR="007965E2" w:rsidRPr="00903DBA" w:rsidRDefault="007965E2" w:rsidP="007965E2">
      <w:pPr>
        <w:pStyle w:val="Code"/>
        <w:rPr>
          <w:highlight w:val="white"/>
        </w:rPr>
      </w:pPr>
      <w:r w:rsidRPr="00903DBA">
        <w:rPr>
          <w:highlight w:val="white"/>
        </w:rPr>
        <w:t xml:space="preserve">  }</w:t>
      </w:r>
    </w:p>
    <w:p w14:paraId="207BECED" w14:textId="77777777" w:rsidR="007965E2" w:rsidRPr="00903DBA" w:rsidRDefault="007965E2" w:rsidP="007965E2">
      <w:pPr>
        <w:pStyle w:val="Code"/>
        <w:rPr>
          <w:highlight w:val="white"/>
        </w:rPr>
      </w:pPr>
    </w:p>
    <w:p w14:paraId="4D3D0C39" w14:textId="77777777" w:rsidR="007965E2" w:rsidRPr="00903DBA" w:rsidRDefault="007965E2" w:rsidP="007965E2">
      <w:pPr>
        <w:pStyle w:val="Code"/>
        <w:rPr>
          <w:highlight w:val="white"/>
        </w:rPr>
      </w:pPr>
      <w:r w:rsidRPr="00903DBA">
        <w:rPr>
          <w:highlight w:val="white"/>
        </w:rPr>
        <w:t xml:space="preserve">  return NULL;</w:t>
      </w:r>
    </w:p>
    <w:p w14:paraId="3A0AD587" w14:textId="77777777" w:rsidR="007965E2" w:rsidRPr="00903DBA" w:rsidRDefault="007965E2" w:rsidP="007965E2">
      <w:pPr>
        <w:pStyle w:val="Code"/>
        <w:rPr>
          <w:highlight w:val="white"/>
        </w:rPr>
      </w:pPr>
      <w:r w:rsidRPr="00903DBA">
        <w:rPr>
          <w:highlight w:val="white"/>
        </w:rPr>
        <w:t>}</w:t>
      </w:r>
    </w:p>
    <w:p w14:paraId="4CAE6852" w14:textId="77777777" w:rsidR="007965E2" w:rsidRPr="00903DBA" w:rsidRDefault="007965E2" w:rsidP="007965E2">
      <w:pPr>
        <w:pStyle w:val="Code"/>
        <w:rPr>
          <w:highlight w:val="white"/>
        </w:rPr>
      </w:pPr>
    </w:p>
    <w:p w14:paraId="59E4E82E" w14:textId="77777777" w:rsidR="007965E2" w:rsidRPr="00903DBA" w:rsidRDefault="007965E2" w:rsidP="007965E2">
      <w:pPr>
        <w:pStyle w:val="Code"/>
        <w:rPr>
          <w:highlight w:val="white"/>
        </w:rPr>
      </w:pPr>
      <w:r w:rsidRPr="00903DBA">
        <w:rPr>
          <w:highlight w:val="white"/>
        </w:rPr>
        <w:t>char* strstr(const char* mainString, const char* subString) {</w:t>
      </w:r>
    </w:p>
    <w:p w14:paraId="3DAC171C" w14:textId="56459361"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0DFF6451" w14:textId="77777777" w:rsidR="007965E2" w:rsidRPr="00903DBA" w:rsidRDefault="007965E2" w:rsidP="007965E2">
      <w:pPr>
        <w:pStyle w:val="Code"/>
        <w:rPr>
          <w:highlight w:val="white"/>
        </w:rPr>
      </w:pPr>
    </w:p>
    <w:p w14:paraId="19B8346C" w14:textId="77777777" w:rsidR="007965E2" w:rsidRPr="00903DBA" w:rsidRDefault="007965E2" w:rsidP="007965E2">
      <w:pPr>
        <w:pStyle w:val="Code"/>
        <w:rPr>
          <w:highlight w:val="white"/>
        </w:rPr>
      </w:pPr>
      <w:r w:rsidRPr="00903DBA">
        <w:rPr>
          <w:highlight w:val="white"/>
        </w:rPr>
        <w:t xml:space="preserve">  for (index = 0; mainString[index] != '\0'; ++index) {</w:t>
      </w:r>
    </w:p>
    <w:p w14:paraId="4ABFC12A" w14:textId="77777777" w:rsidR="007965E2" w:rsidRPr="00903DBA" w:rsidRDefault="007965E2" w:rsidP="007965E2">
      <w:pPr>
        <w:pStyle w:val="Code"/>
        <w:rPr>
          <w:highlight w:val="white"/>
        </w:rPr>
      </w:pPr>
      <w:r w:rsidRPr="00903DBA">
        <w:rPr>
          <w:highlight w:val="white"/>
        </w:rPr>
        <w:t xml:space="preserve">    if (strcmp(mainString + index, subString) == 0) {</w:t>
      </w:r>
    </w:p>
    <w:p w14:paraId="39624F5C" w14:textId="77777777" w:rsidR="007965E2" w:rsidRPr="00903DBA" w:rsidRDefault="007965E2" w:rsidP="007965E2">
      <w:pPr>
        <w:pStyle w:val="Code"/>
        <w:rPr>
          <w:highlight w:val="white"/>
        </w:rPr>
      </w:pPr>
      <w:r w:rsidRPr="00903DBA">
        <w:rPr>
          <w:highlight w:val="white"/>
        </w:rPr>
        <w:t xml:space="preserve">      return &amp;mainString[index];</w:t>
      </w:r>
    </w:p>
    <w:p w14:paraId="0B8B53DE" w14:textId="77777777" w:rsidR="007965E2" w:rsidRPr="00903DBA" w:rsidRDefault="007965E2" w:rsidP="007965E2">
      <w:pPr>
        <w:pStyle w:val="Code"/>
        <w:rPr>
          <w:highlight w:val="white"/>
        </w:rPr>
      </w:pPr>
      <w:r w:rsidRPr="00903DBA">
        <w:rPr>
          <w:highlight w:val="white"/>
        </w:rPr>
        <w:t xml:space="preserve">    }</w:t>
      </w:r>
    </w:p>
    <w:p w14:paraId="7B1D1E26" w14:textId="77777777" w:rsidR="007965E2" w:rsidRPr="00903DBA" w:rsidRDefault="007965E2" w:rsidP="007965E2">
      <w:pPr>
        <w:pStyle w:val="Code"/>
        <w:rPr>
          <w:highlight w:val="white"/>
        </w:rPr>
      </w:pPr>
      <w:r w:rsidRPr="00903DBA">
        <w:rPr>
          <w:highlight w:val="white"/>
        </w:rPr>
        <w:t xml:space="preserve">  }</w:t>
      </w:r>
    </w:p>
    <w:p w14:paraId="271A81FB" w14:textId="77777777" w:rsidR="007965E2" w:rsidRPr="00903DBA" w:rsidRDefault="007965E2" w:rsidP="007965E2">
      <w:pPr>
        <w:pStyle w:val="Code"/>
        <w:rPr>
          <w:highlight w:val="white"/>
        </w:rPr>
      </w:pPr>
    </w:p>
    <w:p w14:paraId="3EF93C7F" w14:textId="77777777" w:rsidR="007965E2" w:rsidRPr="00903DBA" w:rsidRDefault="007965E2" w:rsidP="007965E2">
      <w:pPr>
        <w:pStyle w:val="Code"/>
        <w:rPr>
          <w:highlight w:val="white"/>
        </w:rPr>
      </w:pPr>
      <w:r w:rsidRPr="00903DBA">
        <w:rPr>
          <w:highlight w:val="white"/>
        </w:rPr>
        <w:t xml:space="preserve">  return NULL;</w:t>
      </w:r>
    </w:p>
    <w:p w14:paraId="7A92A475" w14:textId="77777777" w:rsidR="007965E2" w:rsidRPr="00903DBA" w:rsidRDefault="007965E2" w:rsidP="007965E2">
      <w:pPr>
        <w:pStyle w:val="Code"/>
        <w:rPr>
          <w:highlight w:val="white"/>
        </w:rPr>
      </w:pPr>
      <w:r w:rsidRPr="00903DBA">
        <w:rPr>
          <w:highlight w:val="white"/>
        </w:rPr>
        <w:t>}</w:t>
      </w:r>
    </w:p>
    <w:p w14:paraId="66BC11EA" w14:textId="77777777" w:rsidR="007965E2" w:rsidRPr="00903DBA" w:rsidRDefault="007965E2" w:rsidP="007965E2">
      <w:pPr>
        <w:pStyle w:val="Code"/>
        <w:rPr>
          <w:highlight w:val="white"/>
        </w:rPr>
      </w:pPr>
    </w:p>
    <w:p w14:paraId="5808301F" w14:textId="77777777" w:rsidR="007965E2" w:rsidRPr="00903DBA" w:rsidRDefault="007965E2" w:rsidP="007965E2">
      <w:pPr>
        <w:pStyle w:val="Code"/>
        <w:rPr>
          <w:highlight w:val="white"/>
        </w:rPr>
      </w:pPr>
      <w:r w:rsidRPr="00903DBA">
        <w:rPr>
          <w:highlight w:val="white"/>
        </w:rPr>
        <w:t>size_t strlen(const char* string) {</w:t>
      </w:r>
    </w:p>
    <w:p w14:paraId="4D2B079A" w14:textId="77777777" w:rsidR="007965E2" w:rsidRPr="00903DBA" w:rsidRDefault="007965E2" w:rsidP="007965E2">
      <w:pPr>
        <w:pStyle w:val="Code"/>
        <w:rPr>
          <w:highlight w:val="white"/>
        </w:rPr>
      </w:pPr>
      <w:r w:rsidRPr="00903DBA">
        <w:rPr>
          <w:highlight w:val="white"/>
        </w:rPr>
        <w:t xml:space="preserve">  int index;</w:t>
      </w:r>
    </w:p>
    <w:p w14:paraId="06CF7FD5" w14:textId="77777777" w:rsidR="007965E2" w:rsidRPr="00903DBA" w:rsidRDefault="007965E2" w:rsidP="007965E2">
      <w:pPr>
        <w:pStyle w:val="Code"/>
        <w:rPr>
          <w:highlight w:val="white"/>
        </w:rPr>
      </w:pPr>
    </w:p>
    <w:p w14:paraId="6167BC88" w14:textId="77777777" w:rsidR="007965E2" w:rsidRPr="00903DBA" w:rsidRDefault="007965E2" w:rsidP="007965E2">
      <w:pPr>
        <w:pStyle w:val="Code"/>
        <w:rPr>
          <w:highlight w:val="white"/>
        </w:rPr>
      </w:pPr>
      <w:r w:rsidRPr="00903DBA">
        <w:rPr>
          <w:highlight w:val="white"/>
        </w:rPr>
        <w:t xml:space="preserve">  for (index = 0; string[index] != '\0'; ++index) {</w:t>
      </w:r>
    </w:p>
    <w:p w14:paraId="63B8A969" w14:textId="77777777" w:rsidR="007965E2" w:rsidRPr="00903DBA" w:rsidRDefault="007965E2" w:rsidP="007965E2">
      <w:pPr>
        <w:pStyle w:val="Code"/>
        <w:rPr>
          <w:highlight w:val="white"/>
        </w:rPr>
      </w:pPr>
      <w:r w:rsidRPr="00903DBA">
        <w:rPr>
          <w:highlight w:val="white"/>
        </w:rPr>
        <w:t xml:space="preserve">    // Empty.</w:t>
      </w:r>
    </w:p>
    <w:p w14:paraId="3E481296" w14:textId="77777777" w:rsidR="007965E2" w:rsidRPr="00903DBA" w:rsidRDefault="007965E2" w:rsidP="007965E2">
      <w:pPr>
        <w:pStyle w:val="Code"/>
        <w:rPr>
          <w:highlight w:val="white"/>
        </w:rPr>
      </w:pPr>
      <w:r w:rsidRPr="00903DBA">
        <w:rPr>
          <w:highlight w:val="white"/>
        </w:rPr>
        <w:t xml:space="preserve">  }</w:t>
      </w:r>
    </w:p>
    <w:p w14:paraId="6DFDDE7B" w14:textId="77777777" w:rsidR="007965E2" w:rsidRPr="00903DBA" w:rsidRDefault="007965E2" w:rsidP="007965E2">
      <w:pPr>
        <w:pStyle w:val="Code"/>
        <w:rPr>
          <w:highlight w:val="white"/>
        </w:rPr>
      </w:pPr>
    </w:p>
    <w:p w14:paraId="3F4CF44B" w14:textId="77777777" w:rsidR="007965E2" w:rsidRPr="00903DBA" w:rsidRDefault="007965E2" w:rsidP="007965E2">
      <w:pPr>
        <w:pStyle w:val="Code"/>
        <w:rPr>
          <w:highlight w:val="white"/>
        </w:rPr>
      </w:pPr>
      <w:r w:rsidRPr="00903DBA">
        <w:rPr>
          <w:highlight w:val="white"/>
        </w:rPr>
        <w:t xml:space="preserve">  return index;</w:t>
      </w:r>
    </w:p>
    <w:p w14:paraId="0644B266" w14:textId="77777777" w:rsidR="007965E2" w:rsidRPr="00903DBA" w:rsidRDefault="007965E2" w:rsidP="007965E2">
      <w:pPr>
        <w:pStyle w:val="Code"/>
        <w:rPr>
          <w:highlight w:val="white"/>
        </w:rPr>
      </w:pPr>
      <w:r w:rsidRPr="00903DBA">
        <w:rPr>
          <w:highlight w:val="white"/>
        </w:rPr>
        <w:t>}</w:t>
      </w:r>
    </w:p>
    <w:p w14:paraId="147C9BAB" w14:textId="77777777" w:rsidR="007965E2" w:rsidRPr="00903DBA" w:rsidRDefault="007965E2" w:rsidP="007965E2">
      <w:pPr>
        <w:pStyle w:val="Code"/>
        <w:rPr>
          <w:highlight w:val="white"/>
        </w:rPr>
      </w:pPr>
    </w:p>
    <w:p w14:paraId="0B6CB3D5" w14:textId="77777777" w:rsidR="007965E2" w:rsidRPr="00903DBA" w:rsidRDefault="007965E2" w:rsidP="007965E2">
      <w:pPr>
        <w:pStyle w:val="Code"/>
        <w:rPr>
          <w:highlight w:val="white"/>
        </w:rPr>
      </w:pPr>
      <w:r w:rsidRPr="00903DBA">
        <w:rPr>
          <w:highlight w:val="white"/>
        </w:rPr>
        <w:t>extern char* enMessageList[];</w:t>
      </w:r>
    </w:p>
    <w:p w14:paraId="643BBB82" w14:textId="77777777" w:rsidR="007965E2" w:rsidRPr="00903DBA" w:rsidRDefault="007965E2" w:rsidP="007965E2">
      <w:pPr>
        <w:pStyle w:val="Code"/>
        <w:rPr>
          <w:highlight w:val="white"/>
        </w:rPr>
      </w:pPr>
    </w:p>
    <w:p w14:paraId="62954EDA" w14:textId="77777777" w:rsidR="007965E2" w:rsidRPr="00903DBA" w:rsidRDefault="007965E2" w:rsidP="007965E2">
      <w:pPr>
        <w:pStyle w:val="Code"/>
        <w:rPr>
          <w:highlight w:val="white"/>
        </w:rPr>
      </w:pPr>
      <w:r w:rsidRPr="00903DBA">
        <w:rPr>
          <w:highlight w:val="white"/>
        </w:rPr>
        <w:t>char* strerror(int errno) {</w:t>
      </w:r>
    </w:p>
    <w:p w14:paraId="14FEFF3A" w14:textId="77777777" w:rsidR="007965E2" w:rsidRPr="00903DBA" w:rsidRDefault="007965E2" w:rsidP="007965E2">
      <w:pPr>
        <w:pStyle w:val="Code"/>
        <w:rPr>
          <w:highlight w:val="white"/>
        </w:rPr>
      </w:pPr>
      <w:r w:rsidRPr="00903DBA">
        <w:rPr>
          <w:highlight w:val="white"/>
        </w:rPr>
        <w:t xml:space="preserve">  struct lconv* localeConvPtr = localeconv();</w:t>
      </w:r>
    </w:p>
    <w:p w14:paraId="15921B7B" w14:textId="77777777" w:rsidR="007965E2" w:rsidRPr="00903DBA" w:rsidRDefault="007965E2" w:rsidP="007965E2">
      <w:pPr>
        <w:pStyle w:val="Code"/>
        <w:rPr>
          <w:highlight w:val="white"/>
        </w:rPr>
      </w:pPr>
      <w:r w:rsidRPr="00903DBA">
        <w:rPr>
          <w:highlight w:val="white"/>
        </w:rPr>
        <w:t xml:space="preserve">  char** messageList = (localeConvPtr != NULL) ? localeConvPtr-&gt;messageList : NULL;</w:t>
      </w:r>
    </w:p>
    <w:p w14:paraId="2134F522" w14:textId="77777777" w:rsidR="007965E2" w:rsidRPr="00903DBA" w:rsidRDefault="007965E2" w:rsidP="007965E2">
      <w:pPr>
        <w:pStyle w:val="Code"/>
        <w:rPr>
          <w:highlight w:val="white"/>
        </w:rPr>
      </w:pPr>
      <w:r w:rsidRPr="00903DBA">
        <w:rPr>
          <w:highlight w:val="white"/>
        </w:rPr>
        <w:t xml:space="preserve">  messageList = (messageList != NULL) ? messageList : enMessageList;</w:t>
      </w:r>
    </w:p>
    <w:p w14:paraId="07ACDCB7" w14:textId="77777777" w:rsidR="007965E2" w:rsidRPr="00903DBA" w:rsidRDefault="007965E2" w:rsidP="007965E2">
      <w:pPr>
        <w:pStyle w:val="Code"/>
        <w:rPr>
          <w:highlight w:val="white"/>
        </w:rPr>
      </w:pPr>
      <w:r w:rsidRPr="00903DBA">
        <w:rPr>
          <w:highlight w:val="white"/>
        </w:rPr>
        <w:t xml:space="preserve">  return messageList[errno];</w:t>
      </w:r>
    </w:p>
    <w:p w14:paraId="0D9C1746" w14:textId="77777777" w:rsidR="007965E2" w:rsidRPr="00903DBA" w:rsidRDefault="007965E2" w:rsidP="007965E2">
      <w:pPr>
        <w:pStyle w:val="Code"/>
        <w:rPr>
          <w:highlight w:val="white"/>
        </w:rPr>
      </w:pPr>
      <w:r w:rsidRPr="00903DBA">
        <w:rPr>
          <w:highlight w:val="white"/>
        </w:rPr>
        <w:t>}</w:t>
      </w:r>
    </w:p>
    <w:p w14:paraId="38359426" w14:textId="77777777" w:rsidR="007965E2" w:rsidRPr="00903DBA" w:rsidRDefault="007965E2" w:rsidP="007965E2">
      <w:pPr>
        <w:pStyle w:val="Code"/>
        <w:rPr>
          <w:highlight w:val="white"/>
        </w:rPr>
      </w:pPr>
    </w:p>
    <w:p w14:paraId="7A8146B9" w14:textId="77777777" w:rsidR="007965E2" w:rsidRPr="00903DBA" w:rsidRDefault="007965E2" w:rsidP="007965E2">
      <w:pPr>
        <w:pStyle w:val="Code"/>
        <w:rPr>
          <w:highlight w:val="white"/>
        </w:rPr>
      </w:pPr>
      <w:r w:rsidRPr="00903DBA">
        <w:rPr>
          <w:highlight w:val="white"/>
        </w:rPr>
        <w:t>char* token = NULL;</w:t>
      </w:r>
    </w:p>
    <w:p w14:paraId="4C832E01" w14:textId="77777777" w:rsidR="007965E2" w:rsidRPr="00903DBA" w:rsidRDefault="007965E2" w:rsidP="007965E2">
      <w:pPr>
        <w:pStyle w:val="Code"/>
        <w:rPr>
          <w:highlight w:val="white"/>
        </w:rPr>
      </w:pPr>
    </w:p>
    <w:p w14:paraId="5F88AD82" w14:textId="77777777" w:rsidR="007965E2" w:rsidRPr="00903DBA" w:rsidRDefault="007965E2" w:rsidP="007965E2">
      <w:pPr>
        <w:pStyle w:val="Code"/>
        <w:rPr>
          <w:highlight w:val="white"/>
        </w:rPr>
      </w:pPr>
      <w:r w:rsidRPr="00903DBA">
        <w:rPr>
          <w:highlight w:val="white"/>
        </w:rPr>
        <w:t>char* strtok(char* string, const char* charSet) {</w:t>
      </w:r>
    </w:p>
    <w:p w14:paraId="19754991" w14:textId="77777777" w:rsidR="007965E2" w:rsidRPr="00903DBA" w:rsidRDefault="007965E2" w:rsidP="007965E2">
      <w:pPr>
        <w:pStyle w:val="Code"/>
        <w:rPr>
          <w:highlight w:val="white"/>
        </w:rPr>
      </w:pPr>
      <w:r w:rsidRPr="00903DBA">
        <w:rPr>
          <w:highlight w:val="white"/>
        </w:rPr>
        <w:t xml:space="preserve">  int index;</w:t>
      </w:r>
    </w:p>
    <w:p w14:paraId="43940463" w14:textId="77777777" w:rsidR="007965E2" w:rsidRPr="00903DBA" w:rsidRDefault="007965E2" w:rsidP="007965E2">
      <w:pPr>
        <w:pStyle w:val="Code"/>
        <w:rPr>
          <w:highlight w:val="white"/>
        </w:rPr>
      </w:pPr>
      <w:r w:rsidRPr="00903DBA">
        <w:rPr>
          <w:highlight w:val="white"/>
        </w:rPr>
        <w:t xml:space="preserve">  char* tokenStart;</w:t>
      </w:r>
    </w:p>
    <w:p w14:paraId="20791319" w14:textId="77777777" w:rsidR="007965E2" w:rsidRPr="00903DBA" w:rsidRDefault="007965E2" w:rsidP="007965E2">
      <w:pPr>
        <w:pStyle w:val="Code"/>
        <w:rPr>
          <w:highlight w:val="white"/>
        </w:rPr>
      </w:pPr>
    </w:p>
    <w:p w14:paraId="5FDE6459" w14:textId="77777777" w:rsidR="007965E2" w:rsidRPr="00903DBA" w:rsidRDefault="007965E2" w:rsidP="007965E2">
      <w:pPr>
        <w:pStyle w:val="Code"/>
        <w:rPr>
          <w:highlight w:val="white"/>
        </w:rPr>
      </w:pPr>
      <w:r w:rsidRPr="00903DBA">
        <w:rPr>
          <w:highlight w:val="white"/>
        </w:rPr>
        <w:t xml:space="preserve">  if (string != NULL) {</w:t>
      </w:r>
    </w:p>
    <w:p w14:paraId="71BC81FF" w14:textId="77777777" w:rsidR="007965E2" w:rsidRPr="00903DBA" w:rsidRDefault="007965E2" w:rsidP="007965E2">
      <w:pPr>
        <w:pStyle w:val="Code"/>
        <w:rPr>
          <w:highlight w:val="white"/>
        </w:rPr>
      </w:pPr>
      <w:r w:rsidRPr="00903DBA">
        <w:rPr>
          <w:highlight w:val="white"/>
        </w:rPr>
        <w:t xml:space="preserve">    if (string[0] == '\0') {</w:t>
      </w:r>
    </w:p>
    <w:p w14:paraId="67D40168" w14:textId="77777777" w:rsidR="007965E2" w:rsidRPr="00903DBA" w:rsidRDefault="007965E2" w:rsidP="007965E2">
      <w:pPr>
        <w:pStyle w:val="Code"/>
        <w:rPr>
          <w:highlight w:val="white"/>
        </w:rPr>
      </w:pPr>
      <w:r w:rsidRPr="00903DBA">
        <w:rPr>
          <w:highlight w:val="white"/>
        </w:rPr>
        <w:t xml:space="preserve">      return NULL;</w:t>
      </w:r>
    </w:p>
    <w:p w14:paraId="4B46D0AB" w14:textId="77777777" w:rsidR="007965E2" w:rsidRPr="00903DBA" w:rsidRDefault="007965E2" w:rsidP="007965E2">
      <w:pPr>
        <w:pStyle w:val="Code"/>
        <w:rPr>
          <w:highlight w:val="white"/>
        </w:rPr>
      </w:pPr>
      <w:r w:rsidRPr="00903DBA">
        <w:rPr>
          <w:highlight w:val="white"/>
        </w:rPr>
        <w:t xml:space="preserve">    }</w:t>
      </w:r>
    </w:p>
    <w:p w14:paraId="76BFFA72" w14:textId="77777777" w:rsidR="007965E2" w:rsidRPr="00903DBA" w:rsidRDefault="007965E2" w:rsidP="007965E2">
      <w:pPr>
        <w:pStyle w:val="Code"/>
        <w:rPr>
          <w:highlight w:val="white"/>
        </w:rPr>
      </w:pPr>
    </w:p>
    <w:p w14:paraId="3DF7EECF" w14:textId="77777777" w:rsidR="007965E2" w:rsidRPr="00903DBA" w:rsidRDefault="007965E2" w:rsidP="007965E2">
      <w:pPr>
        <w:pStyle w:val="Code"/>
        <w:rPr>
          <w:highlight w:val="white"/>
        </w:rPr>
      </w:pPr>
      <w:r w:rsidRPr="00903DBA">
        <w:rPr>
          <w:highlight w:val="white"/>
        </w:rPr>
        <w:t xml:space="preserve">    for (index = 0; string[index] != '\0'; ++index) {</w:t>
      </w:r>
    </w:p>
    <w:p w14:paraId="6B915DBA" w14:textId="77777777" w:rsidR="007965E2" w:rsidRPr="00903DBA" w:rsidRDefault="007965E2" w:rsidP="007965E2">
      <w:pPr>
        <w:pStyle w:val="Code"/>
        <w:rPr>
          <w:highlight w:val="white"/>
        </w:rPr>
      </w:pPr>
      <w:r w:rsidRPr="00903DBA">
        <w:rPr>
          <w:highlight w:val="white"/>
        </w:rPr>
        <w:t xml:space="preserve">      if (strchr(charSet, string[index]) != NULL) {</w:t>
      </w:r>
    </w:p>
    <w:p w14:paraId="42C5A34E" w14:textId="77777777" w:rsidR="007965E2" w:rsidRPr="00903DBA" w:rsidRDefault="007965E2" w:rsidP="007965E2">
      <w:pPr>
        <w:pStyle w:val="Code"/>
        <w:rPr>
          <w:highlight w:val="white"/>
        </w:rPr>
      </w:pPr>
      <w:r w:rsidRPr="00903DBA">
        <w:rPr>
          <w:highlight w:val="white"/>
        </w:rPr>
        <w:t xml:space="preserve">        string[index] = '\0';</w:t>
      </w:r>
    </w:p>
    <w:p w14:paraId="3316AF31" w14:textId="77777777" w:rsidR="007965E2" w:rsidRPr="00903DBA" w:rsidRDefault="007965E2" w:rsidP="007965E2">
      <w:pPr>
        <w:pStyle w:val="Code"/>
        <w:rPr>
          <w:highlight w:val="white"/>
        </w:rPr>
      </w:pPr>
      <w:r w:rsidRPr="00903DBA">
        <w:rPr>
          <w:highlight w:val="white"/>
        </w:rPr>
        <w:t xml:space="preserve">        token = &amp;string[index + 1];</w:t>
      </w:r>
    </w:p>
    <w:p w14:paraId="084BCC10" w14:textId="77777777" w:rsidR="007965E2" w:rsidRPr="00903DBA" w:rsidRDefault="007965E2" w:rsidP="007965E2">
      <w:pPr>
        <w:pStyle w:val="Code"/>
        <w:rPr>
          <w:highlight w:val="white"/>
        </w:rPr>
      </w:pPr>
      <w:r w:rsidRPr="00903DBA">
        <w:rPr>
          <w:highlight w:val="white"/>
        </w:rPr>
        <w:t xml:space="preserve">        return string;</w:t>
      </w:r>
    </w:p>
    <w:p w14:paraId="5EE02C72" w14:textId="77777777" w:rsidR="007965E2" w:rsidRPr="00903DBA" w:rsidRDefault="007965E2" w:rsidP="007965E2">
      <w:pPr>
        <w:pStyle w:val="Code"/>
        <w:rPr>
          <w:highlight w:val="white"/>
        </w:rPr>
      </w:pPr>
      <w:r w:rsidRPr="00903DBA">
        <w:rPr>
          <w:highlight w:val="white"/>
        </w:rPr>
        <w:t xml:space="preserve">      }</w:t>
      </w:r>
    </w:p>
    <w:p w14:paraId="5915F8D0" w14:textId="77777777" w:rsidR="007965E2" w:rsidRPr="00903DBA" w:rsidRDefault="007965E2" w:rsidP="007965E2">
      <w:pPr>
        <w:pStyle w:val="Code"/>
        <w:rPr>
          <w:highlight w:val="white"/>
        </w:rPr>
      </w:pPr>
      <w:r w:rsidRPr="00903DBA">
        <w:rPr>
          <w:highlight w:val="white"/>
        </w:rPr>
        <w:t xml:space="preserve">    }</w:t>
      </w:r>
    </w:p>
    <w:p w14:paraId="3AF736E1" w14:textId="77777777" w:rsidR="007965E2" w:rsidRPr="00903DBA" w:rsidRDefault="007965E2" w:rsidP="007965E2">
      <w:pPr>
        <w:pStyle w:val="Code"/>
        <w:rPr>
          <w:highlight w:val="white"/>
        </w:rPr>
      </w:pPr>
    </w:p>
    <w:p w14:paraId="39011E1F" w14:textId="77777777" w:rsidR="007965E2" w:rsidRPr="00903DBA" w:rsidRDefault="007965E2" w:rsidP="007965E2">
      <w:pPr>
        <w:pStyle w:val="Code"/>
        <w:rPr>
          <w:highlight w:val="white"/>
        </w:rPr>
      </w:pPr>
      <w:r w:rsidRPr="00903DBA">
        <w:rPr>
          <w:highlight w:val="white"/>
        </w:rPr>
        <w:t xml:space="preserve">    token = &amp;string[index];</w:t>
      </w:r>
    </w:p>
    <w:p w14:paraId="7AED5091" w14:textId="77777777" w:rsidR="007965E2" w:rsidRPr="00903DBA" w:rsidRDefault="007965E2" w:rsidP="007965E2">
      <w:pPr>
        <w:pStyle w:val="Code"/>
        <w:rPr>
          <w:highlight w:val="white"/>
        </w:rPr>
      </w:pPr>
      <w:r w:rsidRPr="00903DBA">
        <w:rPr>
          <w:highlight w:val="white"/>
        </w:rPr>
        <w:t xml:space="preserve">    return string;</w:t>
      </w:r>
    </w:p>
    <w:p w14:paraId="7D38CB8D" w14:textId="77777777" w:rsidR="007965E2" w:rsidRPr="00903DBA" w:rsidRDefault="007965E2" w:rsidP="007965E2">
      <w:pPr>
        <w:pStyle w:val="Code"/>
        <w:rPr>
          <w:highlight w:val="white"/>
        </w:rPr>
      </w:pPr>
      <w:r w:rsidRPr="00903DBA">
        <w:rPr>
          <w:highlight w:val="white"/>
        </w:rPr>
        <w:t xml:space="preserve">  }</w:t>
      </w:r>
    </w:p>
    <w:p w14:paraId="06E5CA40" w14:textId="77777777" w:rsidR="007965E2" w:rsidRPr="00903DBA" w:rsidRDefault="007965E2" w:rsidP="007965E2">
      <w:pPr>
        <w:pStyle w:val="Code"/>
        <w:rPr>
          <w:highlight w:val="white"/>
        </w:rPr>
      </w:pPr>
      <w:r w:rsidRPr="00903DBA">
        <w:rPr>
          <w:highlight w:val="white"/>
        </w:rPr>
        <w:t xml:space="preserve">  else if (token == NULL) {</w:t>
      </w:r>
    </w:p>
    <w:p w14:paraId="388CADA0" w14:textId="77777777" w:rsidR="007965E2" w:rsidRPr="00903DBA" w:rsidRDefault="007965E2" w:rsidP="007965E2">
      <w:pPr>
        <w:pStyle w:val="Code"/>
        <w:rPr>
          <w:highlight w:val="white"/>
        </w:rPr>
      </w:pPr>
      <w:r w:rsidRPr="00903DBA">
        <w:rPr>
          <w:highlight w:val="white"/>
        </w:rPr>
        <w:t xml:space="preserve">    return NULL;</w:t>
      </w:r>
    </w:p>
    <w:p w14:paraId="07EDABB2" w14:textId="77777777" w:rsidR="007965E2" w:rsidRPr="00903DBA" w:rsidRDefault="007965E2" w:rsidP="007965E2">
      <w:pPr>
        <w:pStyle w:val="Code"/>
        <w:rPr>
          <w:highlight w:val="white"/>
        </w:rPr>
      </w:pPr>
      <w:r w:rsidRPr="00903DBA">
        <w:rPr>
          <w:highlight w:val="white"/>
        </w:rPr>
        <w:t xml:space="preserve">  }</w:t>
      </w:r>
    </w:p>
    <w:p w14:paraId="43E0739A" w14:textId="77777777" w:rsidR="007965E2" w:rsidRPr="00903DBA" w:rsidRDefault="007965E2" w:rsidP="007965E2">
      <w:pPr>
        <w:pStyle w:val="Code"/>
        <w:rPr>
          <w:highlight w:val="white"/>
        </w:rPr>
      </w:pPr>
      <w:r w:rsidRPr="00903DBA">
        <w:rPr>
          <w:highlight w:val="white"/>
        </w:rPr>
        <w:t xml:space="preserve">  else {</w:t>
      </w:r>
    </w:p>
    <w:p w14:paraId="14BFADAB" w14:textId="77777777" w:rsidR="007965E2" w:rsidRPr="00903DBA" w:rsidRDefault="007965E2" w:rsidP="007965E2">
      <w:pPr>
        <w:pStyle w:val="Code"/>
        <w:rPr>
          <w:highlight w:val="white"/>
        </w:rPr>
      </w:pPr>
      <w:r w:rsidRPr="00903DBA">
        <w:rPr>
          <w:highlight w:val="white"/>
        </w:rPr>
        <w:t xml:space="preserve">    if (token[0] == '\0') {</w:t>
      </w:r>
    </w:p>
    <w:p w14:paraId="187640FB" w14:textId="77777777" w:rsidR="007965E2" w:rsidRPr="00903DBA" w:rsidRDefault="007965E2" w:rsidP="007965E2">
      <w:pPr>
        <w:pStyle w:val="Code"/>
        <w:rPr>
          <w:highlight w:val="white"/>
        </w:rPr>
      </w:pPr>
      <w:r w:rsidRPr="00903DBA">
        <w:rPr>
          <w:highlight w:val="white"/>
        </w:rPr>
        <w:t xml:space="preserve">      return NULL;</w:t>
      </w:r>
    </w:p>
    <w:p w14:paraId="0BA79815" w14:textId="77777777" w:rsidR="007965E2" w:rsidRPr="00903DBA" w:rsidRDefault="007965E2" w:rsidP="007965E2">
      <w:pPr>
        <w:pStyle w:val="Code"/>
        <w:rPr>
          <w:highlight w:val="white"/>
        </w:rPr>
      </w:pPr>
      <w:r w:rsidRPr="00903DBA">
        <w:rPr>
          <w:highlight w:val="white"/>
        </w:rPr>
        <w:t xml:space="preserve">    }</w:t>
      </w:r>
    </w:p>
    <w:p w14:paraId="37820844" w14:textId="77777777" w:rsidR="007965E2" w:rsidRPr="00903DBA" w:rsidRDefault="007965E2" w:rsidP="007965E2">
      <w:pPr>
        <w:pStyle w:val="Code"/>
        <w:rPr>
          <w:highlight w:val="white"/>
        </w:rPr>
      </w:pPr>
    </w:p>
    <w:p w14:paraId="1283D9BE" w14:textId="77777777" w:rsidR="007965E2" w:rsidRPr="00903DBA" w:rsidRDefault="007965E2" w:rsidP="007965E2">
      <w:pPr>
        <w:pStyle w:val="Code"/>
        <w:rPr>
          <w:highlight w:val="white"/>
        </w:rPr>
      </w:pPr>
      <w:r w:rsidRPr="00903DBA">
        <w:rPr>
          <w:highlight w:val="white"/>
        </w:rPr>
        <w:t xml:space="preserve">    for (index = 0; token[index] != '\0'; ++index) {</w:t>
      </w:r>
    </w:p>
    <w:p w14:paraId="67451AF9" w14:textId="77777777" w:rsidR="007965E2" w:rsidRPr="00903DBA" w:rsidRDefault="007965E2" w:rsidP="007965E2">
      <w:pPr>
        <w:pStyle w:val="Code"/>
        <w:rPr>
          <w:highlight w:val="white"/>
        </w:rPr>
      </w:pPr>
      <w:r w:rsidRPr="00903DBA">
        <w:rPr>
          <w:highlight w:val="white"/>
        </w:rPr>
        <w:t xml:space="preserve">      if (strchr(charSet, token[index]) != NULL) {</w:t>
      </w:r>
    </w:p>
    <w:p w14:paraId="6128B133" w14:textId="77777777" w:rsidR="007965E2" w:rsidRPr="00903DBA" w:rsidRDefault="007965E2" w:rsidP="007965E2">
      <w:pPr>
        <w:pStyle w:val="Code"/>
        <w:rPr>
          <w:highlight w:val="white"/>
        </w:rPr>
      </w:pPr>
      <w:r w:rsidRPr="00903DBA">
        <w:rPr>
          <w:highlight w:val="white"/>
        </w:rPr>
        <w:t xml:space="preserve">        char* tokenStart2 = token;</w:t>
      </w:r>
    </w:p>
    <w:p w14:paraId="7122DD32" w14:textId="77777777" w:rsidR="007965E2" w:rsidRPr="00903DBA" w:rsidRDefault="007965E2" w:rsidP="007965E2">
      <w:pPr>
        <w:pStyle w:val="Code"/>
        <w:rPr>
          <w:highlight w:val="white"/>
        </w:rPr>
      </w:pPr>
      <w:r w:rsidRPr="00903DBA">
        <w:rPr>
          <w:highlight w:val="white"/>
        </w:rPr>
        <w:t xml:space="preserve">        token[index] = '\0';</w:t>
      </w:r>
    </w:p>
    <w:p w14:paraId="618CC80A" w14:textId="77777777" w:rsidR="007965E2" w:rsidRPr="00903DBA" w:rsidRDefault="007965E2" w:rsidP="007965E2">
      <w:pPr>
        <w:pStyle w:val="Code"/>
        <w:rPr>
          <w:highlight w:val="white"/>
        </w:rPr>
      </w:pPr>
      <w:r w:rsidRPr="00903DBA">
        <w:rPr>
          <w:highlight w:val="white"/>
        </w:rPr>
        <w:t xml:space="preserve">        token = &amp;token[index + 1];</w:t>
      </w:r>
    </w:p>
    <w:p w14:paraId="70E311A7" w14:textId="77777777" w:rsidR="007965E2" w:rsidRPr="00903DBA" w:rsidRDefault="007965E2" w:rsidP="007965E2">
      <w:pPr>
        <w:pStyle w:val="Code"/>
        <w:rPr>
          <w:highlight w:val="white"/>
        </w:rPr>
      </w:pPr>
      <w:r w:rsidRPr="00903DBA">
        <w:rPr>
          <w:highlight w:val="white"/>
        </w:rPr>
        <w:t xml:space="preserve">        return tokenStart2;</w:t>
      </w:r>
    </w:p>
    <w:p w14:paraId="522934B2" w14:textId="77777777" w:rsidR="007965E2" w:rsidRPr="00903DBA" w:rsidRDefault="007965E2" w:rsidP="007965E2">
      <w:pPr>
        <w:pStyle w:val="Code"/>
        <w:rPr>
          <w:highlight w:val="white"/>
        </w:rPr>
      </w:pPr>
      <w:r w:rsidRPr="00903DBA">
        <w:rPr>
          <w:highlight w:val="white"/>
        </w:rPr>
        <w:t xml:space="preserve">      }</w:t>
      </w:r>
    </w:p>
    <w:p w14:paraId="11D7626A" w14:textId="77777777" w:rsidR="007965E2" w:rsidRPr="00903DBA" w:rsidRDefault="007965E2" w:rsidP="007965E2">
      <w:pPr>
        <w:pStyle w:val="Code"/>
        <w:rPr>
          <w:highlight w:val="white"/>
        </w:rPr>
      </w:pPr>
      <w:r w:rsidRPr="00903DBA">
        <w:rPr>
          <w:highlight w:val="white"/>
        </w:rPr>
        <w:t xml:space="preserve">    }</w:t>
      </w:r>
    </w:p>
    <w:p w14:paraId="0EE73681" w14:textId="77777777" w:rsidR="007965E2" w:rsidRPr="00903DBA" w:rsidRDefault="007965E2" w:rsidP="007965E2">
      <w:pPr>
        <w:pStyle w:val="Code"/>
        <w:rPr>
          <w:highlight w:val="white"/>
        </w:rPr>
      </w:pPr>
    </w:p>
    <w:p w14:paraId="5722BCF7" w14:textId="77777777" w:rsidR="007965E2" w:rsidRPr="00903DBA" w:rsidRDefault="007965E2" w:rsidP="007965E2">
      <w:pPr>
        <w:pStyle w:val="Code"/>
        <w:rPr>
          <w:highlight w:val="white"/>
        </w:rPr>
      </w:pPr>
      <w:r w:rsidRPr="00903DBA">
        <w:rPr>
          <w:highlight w:val="white"/>
        </w:rPr>
        <w:lastRenderedPageBreak/>
        <w:t xml:space="preserve">    tokenStart = token;</w:t>
      </w:r>
    </w:p>
    <w:p w14:paraId="6AB84238" w14:textId="77777777" w:rsidR="007965E2" w:rsidRPr="00903DBA" w:rsidRDefault="007965E2" w:rsidP="007965E2">
      <w:pPr>
        <w:pStyle w:val="Code"/>
        <w:rPr>
          <w:highlight w:val="white"/>
        </w:rPr>
      </w:pPr>
      <w:r w:rsidRPr="00903DBA">
        <w:rPr>
          <w:highlight w:val="white"/>
        </w:rPr>
        <w:t xml:space="preserve">    token = &amp;token[index];</w:t>
      </w:r>
    </w:p>
    <w:p w14:paraId="39D14D2A" w14:textId="77777777" w:rsidR="007965E2" w:rsidRPr="00903DBA" w:rsidRDefault="007965E2" w:rsidP="007965E2">
      <w:pPr>
        <w:pStyle w:val="Code"/>
        <w:rPr>
          <w:highlight w:val="white"/>
        </w:rPr>
      </w:pPr>
      <w:r w:rsidRPr="00903DBA">
        <w:rPr>
          <w:highlight w:val="white"/>
        </w:rPr>
        <w:t xml:space="preserve">    return tokenStart;</w:t>
      </w:r>
    </w:p>
    <w:p w14:paraId="2D8A1089" w14:textId="77777777" w:rsidR="007965E2" w:rsidRPr="00903DBA" w:rsidRDefault="007965E2" w:rsidP="007965E2">
      <w:pPr>
        <w:pStyle w:val="Code"/>
        <w:rPr>
          <w:highlight w:val="white"/>
        </w:rPr>
      </w:pPr>
      <w:r w:rsidRPr="00903DBA">
        <w:rPr>
          <w:highlight w:val="white"/>
        </w:rPr>
        <w:t xml:space="preserve">  }</w:t>
      </w:r>
    </w:p>
    <w:p w14:paraId="24A92E2A" w14:textId="77777777" w:rsidR="007965E2" w:rsidRPr="00903DBA" w:rsidRDefault="007965E2" w:rsidP="007965E2">
      <w:pPr>
        <w:pStyle w:val="Code"/>
        <w:rPr>
          <w:highlight w:val="white"/>
        </w:rPr>
      </w:pPr>
      <w:r w:rsidRPr="00903DBA">
        <w:rPr>
          <w:highlight w:val="white"/>
        </w:rPr>
        <w:t>}</w:t>
      </w:r>
    </w:p>
    <w:p w14:paraId="095CC54C" w14:textId="77777777" w:rsidR="007965E2" w:rsidRPr="00903DBA" w:rsidRDefault="007965E2" w:rsidP="007965E2">
      <w:pPr>
        <w:pStyle w:val="Code"/>
        <w:rPr>
          <w:highlight w:val="white"/>
        </w:rPr>
      </w:pPr>
    </w:p>
    <w:p w14:paraId="4709A563" w14:textId="77777777" w:rsidR="007965E2" w:rsidRPr="00903DBA" w:rsidRDefault="007965E2" w:rsidP="007965E2">
      <w:pPr>
        <w:pStyle w:val="Code"/>
        <w:rPr>
          <w:highlight w:val="white"/>
        </w:rPr>
      </w:pPr>
      <w:r w:rsidRPr="00903DBA">
        <w:rPr>
          <w:highlight w:val="white"/>
        </w:rPr>
        <w:t>void* memcpy(void* target, const void* source, size_t size) {</w:t>
      </w:r>
    </w:p>
    <w:p w14:paraId="581AAA52" w14:textId="77777777" w:rsidR="007965E2" w:rsidRPr="00903DBA" w:rsidRDefault="007965E2" w:rsidP="007965E2">
      <w:pPr>
        <w:pStyle w:val="Code"/>
        <w:rPr>
          <w:highlight w:val="white"/>
        </w:rPr>
      </w:pPr>
      <w:r w:rsidRPr="00903DBA">
        <w:rPr>
          <w:highlight w:val="white"/>
        </w:rPr>
        <w:t xml:space="preserve">  char* charTarget = (char*) target;</w:t>
      </w:r>
    </w:p>
    <w:p w14:paraId="1204E016" w14:textId="77777777" w:rsidR="007965E2" w:rsidRPr="00903DBA" w:rsidRDefault="007965E2" w:rsidP="007965E2">
      <w:pPr>
        <w:pStyle w:val="Code"/>
        <w:rPr>
          <w:highlight w:val="white"/>
        </w:rPr>
      </w:pPr>
      <w:r w:rsidRPr="00903DBA">
        <w:rPr>
          <w:highlight w:val="white"/>
        </w:rPr>
        <w:t xml:space="preserve">  const char* charSource = (const char*) source;</w:t>
      </w:r>
    </w:p>
    <w:p w14:paraId="60156CBB" w14:textId="77777777" w:rsidR="007965E2" w:rsidRPr="00903DBA" w:rsidRDefault="007965E2" w:rsidP="007965E2">
      <w:pPr>
        <w:pStyle w:val="Code"/>
        <w:rPr>
          <w:highlight w:val="white"/>
        </w:rPr>
      </w:pPr>
    </w:p>
    <w:p w14:paraId="30F91960" w14:textId="4B077C82"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F4F50BD" w14:textId="77777777" w:rsidR="007965E2" w:rsidRPr="00903DBA" w:rsidRDefault="007965E2" w:rsidP="007965E2">
      <w:pPr>
        <w:pStyle w:val="Code"/>
        <w:rPr>
          <w:highlight w:val="white"/>
        </w:rPr>
      </w:pPr>
      <w:r w:rsidRPr="00903DBA">
        <w:rPr>
          <w:highlight w:val="white"/>
        </w:rPr>
        <w:t xml:space="preserve">  for (index = 0; index &lt; size; ++index) {</w:t>
      </w:r>
    </w:p>
    <w:p w14:paraId="00D94CD6" w14:textId="77777777" w:rsidR="007965E2" w:rsidRPr="00903DBA" w:rsidRDefault="007965E2" w:rsidP="007965E2">
      <w:pPr>
        <w:pStyle w:val="Code"/>
        <w:rPr>
          <w:highlight w:val="white"/>
        </w:rPr>
      </w:pPr>
      <w:r w:rsidRPr="00903DBA">
        <w:rPr>
          <w:highlight w:val="white"/>
        </w:rPr>
        <w:t xml:space="preserve">    charTarget[index] = charSource[index];</w:t>
      </w:r>
    </w:p>
    <w:p w14:paraId="2B656FFB" w14:textId="77777777" w:rsidR="007965E2" w:rsidRPr="00903DBA" w:rsidRDefault="007965E2" w:rsidP="007965E2">
      <w:pPr>
        <w:pStyle w:val="Code"/>
        <w:rPr>
          <w:highlight w:val="white"/>
        </w:rPr>
      </w:pPr>
      <w:r w:rsidRPr="00903DBA">
        <w:rPr>
          <w:highlight w:val="white"/>
        </w:rPr>
        <w:t xml:space="preserve">  }</w:t>
      </w:r>
    </w:p>
    <w:p w14:paraId="6D85B98A" w14:textId="77777777" w:rsidR="007965E2" w:rsidRPr="00903DBA" w:rsidRDefault="007965E2" w:rsidP="007965E2">
      <w:pPr>
        <w:pStyle w:val="Code"/>
        <w:rPr>
          <w:highlight w:val="white"/>
        </w:rPr>
      </w:pPr>
    </w:p>
    <w:p w14:paraId="3E2BC1CE" w14:textId="0EE83F7B" w:rsidR="007965E2" w:rsidRPr="00903DBA" w:rsidRDefault="00E068AC" w:rsidP="007965E2">
      <w:pPr>
        <w:pStyle w:val="Code"/>
        <w:rPr>
          <w:highlight w:val="white"/>
        </w:rPr>
      </w:pPr>
      <w:r w:rsidRPr="00903DBA">
        <w:rPr>
          <w:highlight w:val="white"/>
        </w:rPr>
        <w:t xml:space="preserve">  return ((void*) target);</w:t>
      </w:r>
    </w:p>
    <w:p w14:paraId="2FB6D5D3" w14:textId="77777777" w:rsidR="007965E2" w:rsidRPr="00903DBA" w:rsidRDefault="007965E2" w:rsidP="007965E2">
      <w:pPr>
        <w:pStyle w:val="Code"/>
        <w:rPr>
          <w:highlight w:val="white"/>
        </w:rPr>
      </w:pPr>
      <w:r w:rsidRPr="00903DBA">
        <w:rPr>
          <w:highlight w:val="white"/>
        </w:rPr>
        <w:t>}</w:t>
      </w:r>
    </w:p>
    <w:p w14:paraId="1435DF44" w14:textId="77777777" w:rsidR="007965E2" w:rsidRPr="00903DBA" w:rsidRDefault="007965E2" w:rsidP="007965E2">
      <w:pPr>
        <w:pStyle w:val="Code"/>
        <w:rPr>
          <w:highlight w:val="white"/>
        </w:rPr>
      </w:pPr>
    </w:p>
    <w:p w14:paraId="71C2DE7C" w14:textId="77777777" w:rsidR="007965E2" w:rsidRPr="00903DBA" w:rsidRDefault="007965E2" w:rsidP="007965E2">
      <w:pPr>
        <w:pStyle w:val="Code"/>
        <w:rPr>
          <w:highlight w:val="white"/>
        </w:rPr>
      </w:pPr>
      <w:r w:rsidRPr="00903DBA">
        <w:rPr>
          <w:highlight w:val="white"/>
        </w:rPr>
        <w:t>void* memmove(void* target, const void* source, size_t size) {</w:t>
      </w:r>
    </w:p>
    <w:p w14:paraId="5BDE3062" w14:textId="77777777" w:rsidR="007965E2" w:rsidRPr="00903DBA" w:rsidRDefault="007965E2" w:rsidP="007965E2">
      <w:pPr>
        <w:pStyle w:val="Code"/>
        <w:rPr>
          <w:highlight w:val="white"/>
        </w:rPr>
      </w:pPr>
      <w:r w:rsidRPr="00903DBA">
        <w:rPr>
          <w:highlight w:val="white"/>
        </w:rPr>
        <w:t xml:space="preserve">  char* charTarget = (char*) target;</w:t>
      </w:r>
    </w:p>
    <w:p w14:paraId="75F30AD2" w14:textId="77777777" w:rsidR="007965E2" w:rsidRPr="00903DBA" w:rsidRDefault="007965E2" w:rsidP="007965E2">
      <w:pPr>
        <w:pStyle w:val="Code"/>
        <w:rPr>
          <w:highlight w:val="white"/>
        </w:rPr>
      </w:pPr>
      <w:r w:rsidRPr="00903DBA">
        <w:rPr>
          <w:highlight w:val="white"/>
        </w:rPr>
        <w:t xml:space="preserve">  const char* charSource = (const char*) source;</w:t>
      </w:r>
    </w:p>
    <w:p w14:paraId="07F317B9" w14:textId="77777777" w:rsidR="007965E2" w:rsidRPr="00903DBA" w:rsidRDefault="007965E2" w:rsidP="007965E2">
      <w:pPr>
        <w:pStyle w:val="Code"/>
        <w:rPr>
          <w:highlight w:val="white"/>
        </w:rPr>
      </w:pPr>
    </w:p>
    <w:p w14:paraId="13E1CA62" w14:textId="357C9EFD"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581DD197" w14:textId="77777777" w:rsidR="007965E2" w:rsidRPr="00903DBA" w:rsidRDefault="007965E2" w:rsidP="007965E2">
      <w:pPr>
        <w:pStyle w:val="Code"/>
        <w:rPr>
          <w:highlight w:val="white"/>
        </w:rPr>
      </w:pPr>
      <w:r w:rsidRPr="00903DBA">
        <w:rPr>
          <w:highlight w:val="white"/>
        </w:rPr>
        <w:t xml:space="preserve">  if (source &lt; target) {</w:t>
      </w:r>
    </w:p>
    <w:p w14:paraId="0AFE6C58" w14:textId="77777777" w:rsidR="007965E2" w:rsidRPr="00903DBA" w:rsidRDefault="007965E2" w:rsidP="007965E2">
      <w:pPr>
        <w:pStyle w:val="Code"/>
        <w:rPr>
          <w:highlight w:val="white"/>
        </w:rPr>
      </w:pPr>
      <w:r w:rsidRPr="00903DBA">
        <w:rPr>
          <w:highlight w:val="white"/>
        </w:rPr>
        <w:t xml:space="preserve">    for (index = (size - 1); index &gt;= 0; --index) {</w:t>
      </w:r>
    </w:p>
    <w:p w14:paraId="5D8F2151" w14:textId="77777777" w:rsidR="007965E2" w:rsidRPr="00903DBA" w:rsidRDefault="007965E2" w:rsidP="007965E2">
      <w:pPr>
        <w:pStyle w:val="Code"/>
        <w:rPr>
          <w:highlight w:val="white"/>
        </w:rPr>
      </w:pPr>
      <w:r w:rsidRPr="00903DBA">
        <w:rPr>
          <w:highlight w:val="white"/>
        </w:rPr>
        <w:t xml:space="preserve">      charTarget[index] = charSource[index];</w:t>
      </w:r>
    </w:p>
    <w:p w14:paraId="56FE06DA" w14:textId="77777777" w:rsidR="007965E2" w:rsidRPr="00903DBA" w:rsidRDefault="007965E2" w:rsidP="007965E2">
      <w:pPr>
        <w:pStyle w:val="Code"/>
        <w:rPr>
          <w:highlight w:val="white"/>
        </w:rPr>
      </w:pPr>
      <w:r w:rsidRPr="00903DBA">
        <w:rPr>
          <w:highlight w:val="white"/>
        </w:rPr>
        <w:t xml:space="preserve">    }</w:t>
      </w:r>
    </w:p>
    <w:p w14:paraId="6A59BEA5" w14:textId="77777777" w:rsidR="007965E2" w:rsidRPr="00903DBA" w:rsidRDefault="007965E2" w:rsidP="007965E2">
      <w:pPr>
        <w:pStyle w:val="Code"/>
        <w:rPr>
          <w:highlight w:val="white"/>
        </w:rPr>
      </w:pPr>
      <w:r w:rsidRPr="00903DBA">
        <w:rPr>
          <w:highlight w:val="white"/>
        </w:rPr>
        <w:t xml:space="preserve">  }</w:t>
      </w:r>
    </w:p>
    <w:p w14:paraId="0FF3BDE6" w14:textId="77777777" w:rsidR="007965E2" w:rsidRPr="00903DBA" w:rsidRDefault="007965E2" w:rsidP="007965E2">
      <w:pPr>
        <w:pStyle w:val="Code"/>
        <w:rPr>
          <w:highlight w:val="white"/>
        </w:rPr>
      </w:pPr>
      <w:r w:rsidRPr="00903DBA">
        <w:rPr>
          <w:highlight w:val="white"/>
        </w:rPr>
        <w:t xml:space="preserve">  else {</w:t>
      </w:r>
    </w:p>
    <w:p w14:paraId="14C8E0FF" w14:textId="77777777" w:rsidR="007965E2" w:rsidRPr="00903DBA" w:rsidRDefault="007965E2" w:rsidP="007965E2">
      <w:pPr>
        <w:pStyle w:val="Code"/>
        <w:rPr>
          <w:highlight w:val="white"/>
        </w:rPr>
      </w:pPr>
      <w:r w:rsidRPr="00903DBA">
        <w:rPr>
          <w:highlight w:val="white"/>
        </w:rPr>
        <w:t xml:space="preserve">    for (index = 0; index &lt; size; ++index) {</w:t>
      </w:r>
    </w:p>
    <w:p w14:paraId="796C5234" w14:textId="77777777" w:rsidR="007965E2" w:rsidRPr="00903DBA" w:rsidRDefault="007965E2" w:rsidP="007965E2">
      <w:pPr>
        <w:pStyle w:val="Code"/>
        <w:rPr>
          <w:highlight w:val="white"/>
        </w:rPr>
      </w:pPr>
      <w:r w:rsidRPr="00903DBA">
        <w:rPr>
          <w:highlight w:val="white"/>
        </w:rPr>
        <w:t xml:space="preserve">      charTarget[index] = charSource[index];</w:t>
      </w:r>
    </w:p>
    <w:p w14:paraId="4B9A7E3D" w14:textId="77777777" w:rsidR="007965E2" w:rsidRPr="00903DBA" w:rsidRDefault="007965E2" w:rsidP="007965E2">
      <w:pPr>
        <w:pStyle w:val="Code"/>
        <w:rPr>
          <w:highlight w:val="white"/>
        </w:rPr>
      </w:pPr>
      <w:r w:rsidRPr="00903DBA">
        <w:rPr>
          <w:highlight w:val="white"/>
        </w:rPr>
        <w:t xml:space="preserve">    }</w:t>
      </w:r>
    </w:p>
    <w:p w14:paraId="00E9D2FD" w14:textId="77777777" w:rsidR="007965E2" w:rsidRPr="00903DBA" w:rsidRDefault="007965E2" w:rsidP="007965E2">
      <w:pPr>
        <w:pStyle w:val="Code"/>
        <w:rPr>
          <w:highlight w:val="white"/>
        </w:rPr>
      </w:pPr>
      <w:r w:rsidRPr="00903DBA">
        <w:rPr>
          <w:highlight w:val="white"/>
        </w:rPr>
        <w:t xml:space="preserve">  }</w:t>
      </w:r>
    </w:p>
    <w:p w14:paraId="254FEBCF" w14:textId="77777777" w:rsidR="007965E2" w:rsidRPr="00903DBA" w:rsidRDefault="007965E2" w:rsidP="007965E2">
      <w:pPr>
        <w:pStyle w:val="Code"/>
        <w:rPr>
          <w:highlight w:val="white"/>
        </w:rPr>
      </w:pPr>
    </w:p>
    <w:p w14:paraId="06162B03" w14:textId="43B1C061" w:rsidR="007965E2" w:rsidRPr="00903DBA" w:rsidRDefault="00E068AC" w:rsidP="007965E2">
      <w:pPr>
        <w:pStyle w:val="Code"/>
        <w:rPr>
          <w:highlight w:val="white"/>
        </w:rPr>
      </w:pPr>
      <w:r w:rsidRPr="00903DBA">
        <w:rPr>
          <w:highlight w:val="white"/>
        </w:rPr>
        <w:t xml:space="preserve">  return ((void*) target);</w:t>
      </w:r>
    </w:p>
    <w:p w14:paraId="1B7CC3A8" w14:textId="77777777" w:rsidR="007965E2" w:rsidRPr="00903DBA" w:rsidRDefault="007965E2" w:rsidP="007965E2">
      <w:pPr>
        <w:pStyle w:val="Code"/>
        <w:rPr>
          <w:highlight w:val="white"/>
        </w:rPr>
      </w:pPr>
      <w:r w:rsidRPr="00903DBA">
        <w:rPr>
          <w:highlight w:val="white"/>
        </w:rPr>
        <w:t>}</w:t>
      </w:r>
    </w:p>
    <w:p w14:paraId="1C6AD0A6" w14:textId="77777777" w:rsidR="007965E2" w:rsidRPr="00903DBA" w:rsidRDefault="007965E2" w:rsidP="007965E2">
      <w:pPr>
        <w:pStyle w:val="Code"/>
        <w:rPr>
          <w:highlight w:val="white"/>
        </w:rPr>
      </w:pPr>
    </w:p>
    <w:p w14:paraId="48D32C82" w14:textId="77777777" w:rsidR="007965E2" w:rsidRPr="00903DBA" w:rsidRDefault="007965E2" w:rsidP="007965E2">
      <w:pPr>
        <w:pStyle w:val="Code"/>
        <w:rPr>
          <w:highlight w:val="white"/>
        </w:rPr>
      </w:pPr>
      <w:r w:rsidRPr="00903DBA">
        <w:rPr>
          <w:highlight w:val="white"/>
        </w:rPr>
        <w:t>int memcmp(const void* left, const void* right, size_t size) {</w:t>
      </w:r>
    </w:p>
    <w:p w14:paraId="685F6242" w14:textId="77777777" w:rsidR="007965E2" w:rsidRPr="00903DBA" w:rsidRDefault="007965E2" w:rsidP="007965E2">
      <w:pPr>
        <w:pStyle w:val="Code"/>
        <w:rPr>
          <w:highlight w:val="white"/>
        </w:rPr>
      </w:pPr>
      <w:r w:rsidRPr="00903DBA">
        <w:rPr>
          <w:highlight w:val="white"/>
        </w:rPr>
        <w:t xml:space="preserve">  const char* charLeft = (const char*) left;</w:t>
      </w:r>
    </w:p>
    <w:p w14:paraId="2E497D35" w14:textId="77777777" w:rsidR="007965E2" w:rsidRPr="00903DBA" w:rsidRDefault="007965E2" w:rsidP="007965E2">
      <w:pPr>
        <w:pStyle w:val="Code"/>
        <w:rPr>
          <w:highlight w:val="white"/>
        </w:rPr>
      </w:pPr>
      <w:r w:rsidRPr="00903DBA">
        <w:rPr>
          <w:highlight w:val="white"/>
        </w:rPr>
        <w:t xml:space="preserve">  const char* charRight = (const char*) right;</w:t>
      </w:r>
    </w:p>
    <w:p w14:paraId="54551E10" w14:textId="77777777" w:rsidR="007965E2" w:rsidRPr="00903DBA" w:rsidRDefault="007965E2" w:rsidP="007965E2">
      <w:pPr>
        <w:pStyle w:val="Code"/>
        <w:rPr>
          <w:highlight w:val="white"/>
        </w:rPr>
      </w:pPr>
    </w:p>
    <w:p w14:paraId="606F3469" w14:textId="63C3222F"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3A8FDD" w14:textId="77777777" w:rsidR="007965E2" w:rsidRPr="00903DBA" w:rsidRDefault="007965E2" w:rsidP="007965E2">
      <w:pPr>
        <w:pStyle w:val="Code"/>
        <w:rPr>
          <w:highlight w:val="white"/>
        </w:rPr>
      </w:pPr>
      <w:r w:rsidRPr="00903DBA">
        <w:rPr>
          <w:highlight w:val="white"/>
        </w:rPr>
        <w:t xml:space="preserve">  for (index = 0; index &lt; size; ++index) {</w:t>
      </w:r>
    </w:p>
    <w:p w14:paraId="52ADE474" w14:textId="77777777" w:rsidR="007965E2" w:rsidRPr="00903DBA" w:rsidRDefault="007965E2" w:rsidP="007965E2">
      <w:pPr>
        <w:pStyle w:val="Code"/>
        <w:rPr>
          <w:highlight w:val="white"/>
        </w:rPr>
      </w:pPr>
      <w:r w:rsidRPr="00903DBA">
        <w:rPr>
          <w:highlight w:val="white"/>
        </w:rPr>
        <w:t xml:space="preserve">    if (charLeft[index] &lt; charRight[index]) {</w:t>
      </w:r>
    </w:p>
    <w:p w14:paraId="742227CE" w14:textId="77777777" w:rsidR="007965E2" w:rsidRPr="00903DBA" w:rsidRDefault="007965E2" w:rsidP="007965E2">
      <w:pPr>
        <w:pStyle w:val="Code"/>
        <w:rPr>
          <w:highlight w:val="white"/>
        </w:rPr>
      </w:pPr>
      <w:r w:rsidRPr="00903DBA">
        <w:rPr>
          <w:highlight w:val="white"/>
        </w:rPr>
        <w:t xml:space="preserve">      return -1;</w:t>
      </w:r>
    </w:p>
    <w:p w14:paraId="5D5DF8BA" w14:textId="77777777" w:rsidR="007965E2" w:rsidRPr="00903DBA" w:rsidRDefault="007965E2" w:rsidP="007965E2">
      <w:pPr>
        <w:pStyle w:val="Code"/>
        <w:rPr>
          <w:highlight w:val="white"/>
        </w:rPr>
      </w:pPr>
      <w:r w:rsidRPr="00903DBA">
        <w:rPr>
          <w:highlight w:val="white"/>
        </w:rPr>
        <w:t xml:space="preserve">    }</w:t>
      </w:r>
    </w:p>
    <w:p w14:paraId="791BF12D" w14:textId="77777777" w:rsidR="007965E2" w:rsidRPr="00903DBA" w:rsidRDefault="007965E2" w:rsidP="007965E2">
      <w:pPr>
        <w:pStyle w:val="Code"/>
        <w:rPr>
          <w:highlight w:val="white"/>
        </w:rPr>
      </w:pPr>
      <w:r w:rsidRPr="00903DBA">
        <w:rPr>
          <w:highlight w:val="white"/>
        </w:rPr>
        <w:t xml:space="preserve">    else if (charLeft[index] &gt; charRight[index]) {</w:t>
      </w:r>
    </w:p>
    <w:p w14:paraId="400043FC" w14:textId="77777777" w:rsidR="007965E2" w:rsidRPr="00903DBA" w:rsidRDefault="007965E2" w:rsidP="007965E2">
      <w:pPr>
        <w:pStyle w:val="Code"/>
        <w:rPr>
          <w:highlight w:val="white"/>
        </w:rPr>
      </w:pPr>
      <w:r w:rsidRPr="00903DBA">
        <w:rPr>
          <w:highlight w:val="white"/>
        </w:rPr>
        <w:t xml:space="preserve">      return 1;</w:t>
      </w:r>
    </w:p>
    <w:p w14:paraId="653CDF1B" w14:textId="77777777" w:rsidR="007965E2" w:rsidRPr="00903DBA" w:rsidRDefault="007965E2" w:rsidP="007965E2">
      <w:pPr>
        <w:pStyle w:val="Code"/>
        <w:rPr>
          <w:highlight w:val="white"/>
        </w:rPr>
      </w:pPr>
      <w:r w:rsidRPr="00903DBA">
        <w:rPr>
          <w:highlight w:val="white"/>
        </w:rPr>
        <w:t xml:space="preserve">    }    </w:t>
      </w:r>
    </w:p>
    <w:p w14:paraId="6B47F05D" w14:textId="77777777" w:rsidR="007965E2" w:rsidRPr="00903DBA" w:rsidRDefault="007965E2" w:rsidP="007965E2">
      <w:pPr>
        <w:pStyle w:val="Code"/>
        <w:rPr>
          <w:highlight w:val="white"/>
        </w:rPr>
      </w:pPr>
      <w:r w:rsidRPr="00903DBA">
        <w:rPr>
          <w:highlight w:val="white"/>
        </w:rPr>
        <w:t xml:space="preserve">  }</w:t>
      </w:r>
    </w:p>
    <w:p w14:paraId="41DD0CA8" w14:textId="77777777" w:rsidR="007965E2" w:rsidRPr="00903DBA" w:rsidRDefault="007965E2" w:rsidP="007965E2">
      <w:pPr>
        <w:pStyle w:val="Code"/>
        <w:rPr>
          <w:highlight w:val="white"/>
        </w:rPr>
      </w:pPr>
    </w:p>
    <w:p w14:paraId="583B6006" w14:textId="77777777" w:rsidR="007965E2" w:rsidRPr="00903DBA" w:rsidRDefault="007965E2" w:rsidP="007965E2">
      <w:pPr>
        <w:pStyle w:val="Code"/>
        <w:rPr>
          <w:highlight w:val="white"/>
        </w:rPr>
      </w:pPr>
      <w:r w:rsidRPr="00903DBA">
        <w:rPr>
          <w:highlight w:val="white"/>
        </w:rPr>
        <w:t xml:space="preserve">  return 0;</w:t>
      </w:r>
    </w:p>
    <w:p w14:paraId="78DF9B98" w14:textId="77777777" w:rsidR="007965E2" w:rsidRPr="00903DBA" w:rsidRDefault="007965E2" w:rsidP="007965E2">
      <w:pPr>
        <w:pStyle w:val="Code"/>
        <w:rPr>
          <w:highlight w:val="white"/>
        </w:rPr>
      </w:pPr>
      <w:r w:rsidRPr="00903DBA">
        <w:rPr>
          <w:highlight w:val="white"/>
        </w:rPr>
        <w:t>}</w:t>
      </w:r>
    </w:p>
    <w:p w14:paraId="3561191F" w14:textId="77777777" w:rsidR="007965E2" w:rsidRPr="00903DBA" w:rsidRDefault="007965E2" w:rsidP="007965E2">
      <w:pPr>
        <w:pStyle w:val="Code"/>
        <w:rPr>
          <w:highlight w:val="white"/>
        </w:rPr>
      </w:pPr>
    </w:p>
    <w:p w14:paraId="690D7A53" w14:textId="77777777" w:rsidR="007965E2" w:rsidRPr="00903DBA" w:rsidRDefault="007965E2" w:rsidP="007965E2">
      <w:pPr>
        <w:pStyle w:val="Code"/>
        <w:rPr>
          <w:highlight w:val="white"/>
        </w:rPr>
      </w:pPr>
      <w:r w:rsidRPr="00903DBA">
        <w:rPr>
          <w:highlight w:val="white"/>
        </w:rPr>
        <w:t>void* memchr(const void* block, int i, size_t size) {</w:t>
      </w:r>
    </w:p>
    <w:p w14:paraId="451AA79B" w14:textId="299C9125"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A9CBCE7" w14:textId="33D3306A" w:rsidR="007965E2" w:rsidRPr="00903DBA" w:rsidRDefault="007965E2" w:rsidP="007965E2">
      <w:pPr>
        <w:pStyle w:val="Code"/>
        <w:rPr>
          <w:highlight w:val="white"/>
        </w:rPr>
      </w:pPr>
      <w:r w:rsidRPr="00903DBA">
        <w:rPr>
          <w:highlight w:val="white"/>
        </w:rPr>
        <w:t xml:space="preserve"> </w:t>
      </w:r>
      <w:r w:rsidR="00A05131" w:rsidRPr="00903DBA">
        <w:rPr>
          <w:highlight w:val="white"/>
        </w:rPr>
        <w:t xml:space="preserve"> </w:t>
      </w:r>
      <w:r w:rsidR="00D06677" w:rsidRPr="00903DBA">
        <w:rPr>
          <w:highlight w:val="white"/>
        </w:rPr>
        <w:t xml:space="preserve">const </w:t>
      </w:r>
      <w:r w:rsidRPr="00903DBA">
        <w:rPr>
          <w:highlight w:val="white"/>
        </w:rPr>
        <w:t>char* charBlock = (</w:t>
      </w:r>
      <w:r w:rsidR="00D06677" w:rsidRPr="00903DBA">
        <w:rPr>
          <w:highlight w:val="white"/>
        </w:rPr>
        <w:t xml:space="preserve">const </w:t>
      </w:r>
      <w:r w:rsidRPr="00903DBA">
        <w:rPr>
          <w:highlight w:val="white"/>
        </w:rPr>
        <w:t>char*) block;</w:t>
      </w:r>
    </w:p>
    <w:p w14:paraId="5A07AA5B" w14:textId="77777777" w:rsidR="007965E2" w:rsidRPr="00903DBA" w:rsidRDefault="007965E2" w:rsidP="007965E2">
      <w:pPr>
        <w:pStyle w:val="Code"/>
        <w:rPr>
          <w:highlight w:val="white"/>
        </w:rPr>
      </w:pPr>
      <w:r w:rsidRPr="00903DBA">
        <w:rPr>
          <w:highlight w:val="white"/>
        </w:rPr>
        <w:lastRenderedPageBreak/>
        <w:t xml:space="preserve">  char c = (char) i;</w:t>
      </w:r>
    </w:p>
    <w:p w14:paraId="731F46FD" w14:textId="77777777" w:rsidR="007965E2" w:rsidRPr="00903DBA" w:rsidRDefault="007965E2" w:rsidP="007965E2">
      <w:pPr>
        <w:pStyle w:val="Code"/>
        <w:rPr>
          <w:highlight w:val="white"/>
        </w:rPr>
      </w:pPr>
    </w:p>
    <w:p w14:paraId="11F34143" w14:textId="77777777" w:rsidR="007965E2" w:rsidRPr="00903DBA" w:rsidRDefault="007965E2" w:rsidP="007965E2">
      <w:pPr>
        <w:pStyle w:val="Code"/>
        <w:rPr>
          <w:highlight w:val="white"/>
        </w:rPr>
      </w:pPr>
      <w:r w:rsidRPr="00903DBA">
        <w:rPr>
          <w:highlight w:val="white"/>
        </w:rPr>
        <w:t xml:space="preserve">  for (index = 0; index &lt; size; ++index) {</w:t>
      </w:r>
    </w:p>
    <w:p w14:paraId="3C1B69CD" w14:textId="77777777" w:rsidR="007965E2" w:rsidRPr="00903DBA" w:rsidRDefault="007965E2" w:rsidP="007965E2">
      <w:pPr>
        <w:pStyle w:val="Code"/>
        <w:rPr>
          <w:highlight w:val="white"/>
        </w:rPr>
      </w:pPr>
      <w:r w:rsidRPr="00903DBA">
        <w:rPr>
          <w:highlight w:val="white"/>
        </w:rPr>
        <w:t xml:space="preserve">    if (charBlock[index] == c) {</w:t>
      </w:r>
    </w:p>
    <w:p w14:paraId="02B6BBBD" w14:textId="77777777" w:rsidR="007965E2" w:rsidRPr="00903DBA" w:rsidRDefault="007965E2" w:rsidP="007965E2">
      <w:pPr>
        <w:pStyle w:val="Code"/>
        <w:rPr>
          <w:highlight w:val="white"/>
        </w:rPr>
      </w:pPr>
      <w:r w:rsidRPr="00903DBA">
        <w:rPr>
          <w:highlight w:val="white"/>
        </w:rPr>
        <w:t xml:space="preserve">      return (void*) &amp;charBlock[index];</w:t>
      </w:r>
    </w:p>
    <w:p w14:paraId="374CE21B" w14:textId="77777777" w:rsidR="007965E2" w:rsidRPr="00903DBA" w:rsidRDefault="007965E2" w:rsidP="007965E2">
      <w:pPr>
        <w:pStyle w:val="Code"/>
        <w:rPr>
          <w:highlight w:val="white"/>
        </w:rPr>
      </w:pPr>
      <w:r w:rsidRPr="00903DBA">
        <w:rPr>
          <w:highlight w:val="white"/>
        </w:rPr>
        <w:t xml:space="preserve">    }</w:t>
      </w:r>
    </w:p>
    <w:p w14:paraId="1B8AF23E" w14:textId="77777777" w:rsidR="007965E2" w:rsidRPr="00903DBA" w:rsidRDefault="007965E2" w:rsidP="007965E2">
      <w:pPr>
        <w:pStyle w:val="Code"/>
        <w:rPr>
          <w:highlight w:val="white"/>
        </w:rPr>
      </w:pPr>
      <w:r w:rsidRPr="00903DBA">
        <w:rPr>
          <w:highlight w:val="white"/>
        </w:rPr>
        <w:t xml:space="preserve">  }</w:t>
      </w:r>
    </w:p>
    <w:p w14:paraId="3C7BE321" w14:textId="77777777" w:rsidR="007965E2" w:rsidRPr="00903DBA" w:rsidRDefault="007965E2" w:rsidP="007965E2">
      <w:pPr>
        <w:pStyle w:val="Code"/>
        <w:rPr>
          <w:highlight w:val="white"/>
        </w:rPr>
      </w:pPr>
    </w:p>
    <w:p w14:paraId="77C54213" w14:textId="77777777" w:rsidR="007965E2" w:rsidRPr="00903DBA" w:rsidRDefault="007965E2" w:rsidP="007965E2">
      <w:pPr>
        <w:pStyle w:val="Code"/>
        <w:rPr>
          <w:highlight w:val="white"/>
        </w:rPr>
      </w:pPr>
      <w:r w:rsidRPr="00903DBA">
        <w:rPr>
          <w:highlight w:val="white"/>
        </w:rPr>
        <w:t xml:space="preserve">  return NULL;</w:t>
      </w:r>
    </w:p>
    <w:p w14:paraId="6584D1FB" w14:textId="77777777" w:rsidR="007965E2" w:rsidRPr="00903DBA" w:rsidRDefault="007965E2" w:rsidP="007965E2">
      <w:pPr>
        <w:pStyle w:val="Code"/>
        <w:rPr>
          <w:highlight w:val="white"/>
        </w:rPr>
      </w:pPr>
      <w:r w:rsidRPr="00903DBA">
        <w:rPr>
          <w:highlight w:val="white"/>
        </w:rPr>
        <w:t>}</w:t>
      </w:r>
    </w:p>
    <w:p w14:paraId="3378666C" w14:textId="77777777" w:rsidR="007965E2" w:rsidRPr="00903DBA" w:rsidRDefault="007965E2" w:rsidP="007965E2">
      <w:pPr>
        <w:pStyle w:val="Code"/>
        <w:rPr>
          <w:highlight w:val="white"/>
        </w:rPr>
      </w:pPr>
    </w:p>
    <w:p w14:paraId="2CFE07B7" w14:textId="77777777" w:rsidR="007965E2" w:rsidRPr="00903DBA" w:rsidRDefault="007965E2" w:rsidP="007965E2">
      <w:pPr>
        <w:pStyle w:val="Code"/>
        <w:rPr>
          <w:highlight w:val="white"/>
        </w:rPr>
      </w:pPr>
      <w:r w:rsidRPr="00903DBA">
        <w:rPr>
          <w:highlight w:val="white"/>
        </w:rPr>
        <w:t>void* memset(void* block, int i, size_t size) {</w:t>
      </w:r>
    </w:p>
    <w:p w14:paraId="287AC016" w14:textId="77777777" w:rsidR="007965E2" w:rsidRPr="00903DBA" w:rsidRDefault="007965E2" w:rsidP="007965E2">
      <w:pPr>
        <w:pStyle w:val="Code"/>
        <w:rPr>
          <w:highlight w:val="white"/>
        </w:rPr>
      </w:pPr>
      <w:r w:rsidRPr="00903DBA">
        <w:rPr>
          <w:highlight w:val="white"/>
        </w:rPr>
        <w:t xml:space="preserve">  char* charBlock = (char*) block;</w:t>
      </w:r>
    </w:p>
    <w:p w14:paraId="0827E636" w14:textId="77777777" w:rsidR="007965E2" w:rsidRPr="00903DBA" w:rsidRDefault="007965E2" w:rsidP="007965E2">
      <w:pPr>
        <w:pStyle w:val="Code"/>
        <w:rPr>
          <w:highlight w:val="white"/>
        </w:rPr>
      </w:pPr>
      <w:r w:rsidRPr="00903DBA">
        <w:rPr>
          <w:highlight w:val="white"/>
        </w:rPr>
        <w:t xml:space="preserve">  char c = (char) i;</w:t>
      </w:r>
    </w:p>
    <w:p w14:paraId="7DB74D67" w14:textId="77777777" w:rsidR="007965E2" w:rsidRPr="00903DBA" w:rsidRDefault="007965E2" w:rsidP="007965E2">
      <w:pPr>
        <w:pStyle w:val="Code"/>
        <w:rPr>
          <w:highlight w:val="white"/>
        </w:rPr>
      </w:pPr>
    </w:p>
    <w:p w14:paraId="7C215390" w14:textId="1A834B14" w:rsidR="007965E2" w:rsidRPr="00903DBA" w:rsidRDefault="007965E2" w:rsidP="007965E2">
      <w:pPr>
        <w:pStyle w:val="Code"/>
        <w:rPr>
          <w:highlight w:val="white"/>
        </w:rPr>
      </w:pPr>
      <w:r w:rsidRPr="00903DBA">
        <w:rPr>
          <w:highlight w:val="white"/>
        </w:rPr>
        <w:t xml:space="preserve">  </w:t>
      </w:r>
      <w:r w:rsidR="00D06677" w:rsidRPr="00903DBA">
        <w:rPr>
          <w:highlight w:val="white"/>
        </w:rPr>
        <w:t>int index;</w:t>
      </w:r>
    </w:p>
    <w:p w14:paraId="258FB1ED" w14:textId="77777777" w:rsidR="007965E2" w:rsidRPr="00903DBA" w:rsidRDefault="007965E2" w:rsidP="007965E2">
      <w:pPr>
        <w:pStyle w:val="Code"/>
        <w:rPr>
          <w:highlight w:val="white"/>
        </w:rPr>
      </w:pPr>
      <w:r w:rsidRPr="00903DBA">
        <w:rPr>
          <w:highlight w:val="white"/>
        </w:rPr>
        <w:t xml:space="preserve">  for (index = 0; index &lt; size; ++index) {</w:t>
      </w:r>
    </w:p>
    <w:p w14:paraId="14A99942" w14:textId="77777777" w:rsidR="007965E2" w:rsidRPr="00903DBA" w:rsidRDefault="007965E2" w:rsidP="007965E2">
      <w:pPr>
        <w:pStyle w:val="Code"/>
        <w:rPr>
          <w:highlight w:val="white"/>
        </w:rPr>
      </w:pPr>
      <w:r w:rsidRPr="00903DBA">
        <w:rPr>
          <w:highlight w:val="white"/>
        </w:rPr>
        <w:t xml:space="preserve">    charBlock[index] = c;</w:t>
      </w:r>
    </w:p>
    <w:p w14:paraId="49692961" w14:textId="77777777" w:rsidR="007965E2" w:rsidRPr="00903DBA" w:rsidRDefault="007965E2" w:rsidP="007965E2">
      <w:pPr>
        <w:pStyle w:val="Code"/>
        <w:rPr>
          <w:highlight w:val="white"/>
        </w:rPr>
      </w:pPr>
      <w:r w:rsidRPr="00903DBA">
        <w:rPr>
          <w:highlight w:val="white"/>
        </w:rPr>
        <w:t xml:space="preserve">  }</w:t>
      </w:r>
    </w:p>
    <w:p w14:paraId="6265551D" w14:textId="77777777" w:rsidR="007965E2" w:rsidRPr="00903DBA" w:rsidRDefault="007965E2" w:rsidP="007965E2">
      <w:pPr>
        <w:pStyle w:val="Code"/>
        <w:rPr>
          <w:highlight w:val="white"/>
        </w:rPr>
      </w:pPr>
    </w:p>
    <w:p w14:paraId="647F226F" w14:textId="77777777" w:rsidR="007965E2" w:rsidRPr="00903DBA" w:rsidRDefault="007965E2" w:rsidP="007965E2">
      <w:pPr>
        <w:pStyle w:val="Code"/>
        <w:rPr>
          <w:highlight w:val="white"/>
        </w:rPr>
      </w:pPr>
      <w:r w:rsidRPr="00903DBA">
        <w:rPr>
          <w:highlight w:val="white"/>
        </w:rPr>
        <w:t xml:space="preserve">  return block;</w:t>
      </w:r>
    </w:p>
    <w:p w14:paraId="1894A01F" w14:textId="1D2D990F" w:rsidR="007965E2" w:rsidRPr="00903DBA" w:rsidRDefault="007965E2" w:rsidP="007965E2">
      <w:pPr>
        <w:pStyle w:val="Code"/>
        <w:rPr>
          <w:highlight w:val="white"/>
        </w:rPr>
      </w:pPr>
      <w:r w:rsidRPr="00903DBA">
        <w:rPr>
          <w:highlight w:val="white"/>
        </w:rPr>
        <w:t>}</w:t>
      </w:r>
    </w:p>
    <w:p w14:paraId="3A2D40AA" w14:textId="3EFC4328" w:rsidR="0004451D" w:rsidRPr="00903DBA" w:rsidRDefault="0004451D" w:rsidP="00265BDF">
      <w:pPr>
        <w:pStyle w:val="Rubrik2"/>
      </w:pPr>
      <w:bookmarkStart w:id="472" w:name="_Toc57656128"/>
      <w:r w:rsidRPr="00903DBA">
        <w:t>Long Jumps</w:t>
      </w:r>
      <w:bookmarkEnd w:id="472"/>
    </w:p>
    <w:p w14:paraId="6EA92421" w14:textId="46314C73" w:rsidR="00104383" w:rsidRPr="00903DBA" w:rsidRDefault="00104383" w:rsidP="00104383">
      <w:r w:rsidRPr="00903DBA">
        <w:t xml:space="preserve">The </w:t>
      </w:r>
      <w:proofErr w:type="spellStart"/>
      <w:r w:rsidRPr="00903DBA">
        <w:t>setjmp.h</w:t>
      </w:r>
      <w:proofErr w:type="spellEnd"/>
      <w:r w:rsidRPr="00903DBA">
        <w:t xml:space="preserve"> and </w:t>
      </w:r>
      <w:proofErr w:type="spellStart"/>
      <w:r w:rsidRPr="00903DBA">
        <w:t>setjmp.c</w:t>
      </w:r>
      <w:proofErr w:type="spellEnd"/>
      <w:r w:rsidRPr="00903DBA">
        <w:t xml:space="preserve"> files hold functions for </w:t>
      </w:r>
      <w:r w:rsidR="00E025E9" w:rsidRPr="00903DBA">
        <w:t>preparing and performing long jumps; that is, jumps through a function call chain.</w:t>
      </w:r>
    </w:p>
    <w:p w14:paraId="00D8C1C3" w14:textId="741F579B" w:rsidR="00D62A8B" w:rsidRPr="00903DBA" w:rsidRDefault="004D52EF" w:rsidP="0004451D">
      <w:pPr>
        <w:pStyle w:val="CodeListing"/>
      </w:pPr>
      <w:proofErr w:type="spellStart"/>
      <w:r w:rsidRPr="00903DBA">
        <w:t>setjmp.h</w:t>
      </w:r>
      <w:proofErr w:type="spellEnd"/>
    </w:p>
    <w:p w14:paraId="231CF266" w14:textId="77777777" w:rsidR="002B38CD" w:rsidRPr="00903DBA" w:rsidRDefault="002B38CD" w:rsidP="002B38CD">
      <w:pPr>
        <w:pStyle w:val="Code"/>
        <w:rPr>
          <w:highlight w:val="white"/>
        </w:rPr>
      </w:pPr>
      <w:r w:rsidRPr="00903DBA">
        <w:rPr>
          <w:highlight w:val="white"/>
        </w:rPr>
        <w:t>typedef void* jmp_buf[3];</w:t>
      </w:r>
    </w:p>
    <w:p w14:paraId="288BF0DF" w14:textId="77777777" w:rsidR="002B38CD" w:rsidRPr="00903DBA" w:rsidRDefault="002B38CD" w:rsidP="002B38CD">
      <w:pPr>
        <w:pStyle w:val="Code"/>
        <w:rPr>
          <w:highlight w:val="white"/>
        </w:rPr>
      </w:pPr>
      <w:r w:rsidRPr="00903DBA">
        <w:rPr>
          <w:highlight w:val="white"/>
        </w:rPr>
        <w:t>int setjmp(jmp_buf env);</w:t>
      </w:r>
    </w:p>
    <w:p w14:paraId="1BA46F3C" w14:textId="77777777" w:rsidR="002B38CD" w:rsidRPr="00903DBA" w:rsidRDefault="002B38CD" w:rsidP="002B38CD">
      <w:pPr>
        <w:pStyle w:val="Code"/>
        <w:rPr>
          <w:highlight w:val="white"/>
        </w:rPr>
      </w:pPr>
      <w:r w:rsidRPr="00903DBA">
        <w:rPr>
          <w:highlight w:val="white"/>
        </w:rPr>
        <w:t>void longjmp(jmp_buf env, int value);</w:t>
      </w:r>
    </w:p>
    <w:p w14:paraId="6EF22EF8" w14:textId="6644CD40" w:rsidR="0004451D" w:rsidRPr="00903DBA" w:rsidRDefault="008D6750" w:rsidP="0004451D">
      <w:pPr>
        <w:pStyle w:val="CodeListing"/>
      </w:pPr>
      <w:proofErr w:type="spellStart"/>
      <w:r w:rsidRPr="00903DBA">
        <w:t>s</w:t>
      </w:r>
      <w:r w:rsidR="0004451D" w:rsidRPr="00903DBA">
        <w:t>et</w:t>
      </w:r>
      <w:r w:rsidRPr="00903DBA">
        <w:t>j</w:t>
      </w:r>
      <w:r w:rsidR="0004451D" w:rsidRPr="00903DBA">
        <w:t>mp.c</w:t>
      </w:r>
      <w:proofErr w:type="spellEnd"/>
    </w:p>
    <w:p w14:paraId="672157B5" w14:textId="77777777" w:rsidR="00972057" w:rsidRPr="00903DBA" w:rsidRDefault="00972057" w:rsidP="00972057">
      <w:pPr>
        <w:pStyle w:val="Code"/>
        <w:rPr>
          <w:highlight w:val="white"/>
        </w:rPr>
      </w:pPr>
      <w:r w:rsidRPr="00903DBA">
        <w:rPr>
          <w:highlight w:val="white"/>
        </w:rPr>
        <w:t>#include &lt;setjmp.h&gt;</w:t>
      </w:r>
    </w:p>
    <w:p w14:paraId="052EB005" w14:textId="51E51F01" w:rsidR="00972057" w:rsidRPr="00903DBA" w:rsidRDefault="00D15946" w:rsidP="00D15946">
      <w:pPr>
        <w:rPr>
          <w:highlight w:val="white"/>
        </w:rPr>
      </w:pPr>
      <w:r w:rsidRPr="00903DBA">
        <w:rPr>
          <w:highlight w:val="white"/>
        </w:rPr>
        <w:t xml:space="preserve">The </w:t>
      </w:r>
      <w:r w:rsidRPr="00903DBA">
        <w:rPr>
          <w:rStyle w:val="KeyWord0"/>
          <w:highlight w:val="white"/>
        </w:rPr>
        <w:t>setjmp</w:t>
      </w:r>
      <w:r w:rsidRPr="00903DBA">
        <w:rPr>
          <w:highlight w:val="white"/>
        </w:rPr>
        <w:t xml:space="preserve"> function </w:t>
      </w:r>
      <w:r w:rsidR="000465AA" w:rsidRPr="00903DBA">
        <w:rPr>
          <w:highlight w:val="white"/>
        </w:rPr>
        <w:t xml:space="preserve">stores the return address, regular frame pointer, and ellipse frame pointer in the </w:t>
      </w:r>
      <w:r w:rsidR="000465AA" w:rsidRPr="00903DBA">
        <w:rPr>
          <w:rStyle w:val="KeyWord0"/>
          <w:highlight w:val="white"/>
        </w:rPr>
        <w:t>buf</w:t>
      </w:r>
      <w:r w:rsidR="000465AA" w:rsidRPr="00903DBA">
        <w:rPr>
          <w:highlight w:val="white"/>
        </w:rPr>
        <w:t xml:space="preserve"> static variable</w:t>
      </w:r>
      <w:r w:rsidR="00B077DC" w:rsidRPr="00903DBA">
        <w:rPr>
          <w:highlight w:val="white"/>
        </w:rPr>
        <w:t>.</w:t>
      </w:r>
    </w:p>
    <w:p w14:paraId="44A1D7B6" w14:textId="77777777" w:rsidR="002B38CD" w:rsidRPr="00903DBA" w:rsidRDefault="002B38CD" w:rsidP="002B38CD">
      <w:pPr>
        <w:pStyle w:val="Code"/>
        <w:rPr>
          <w:highlight w:val="white"/>
        </w:rPr>
      </w:pPr>
      <w:r w:rsidRPr="00903DBA">
        <w:rPr>
          <w:highlight w:val="white"/>
        </w:rPr>
        <w:t>#ifdef __LINUX__</w:t>
      </w:r>
    </w:p>
    <w:p w14:paraId="0FDD411B" w14:textId="77777777" w:rsidR="002B38CD" w:rsidRPr="00903DBA" w:rsidRDefault="002B38CD" w:rsidP="002B38CD">
      <w:pPr>
        <w:pStyle w:val="Code"/>
        <w:rPr>
          <w:highlight w:val="white"/>
        </w:rPr>
      </w:pPr>
      <w:r w:rsidRPr="00903DBA">
        <w:rPr>
          <w:highlight w:val="white"/>
        </w:rPr>
        <w:t xml:space="preserve">  int setjmp(jmp_buf buf) {</w:t>
      </w:r>
    </w:p>
    <w:p w14:paraId="36175012" w14:textId="77777777" w:rsidR="002B38CD" w:rsidRPr="00903DBA" w:rsidRDefault="002B38CD" w:rsidP="002B38CD">
      <w:pPr>
        <w:pStyle w:val="Code"/>
        <w:rPr>
          <w:highlight w:val="white"/>
        </w:rPr>
      </w:pPr>
      <w:r w:rsidRPr="00903DBA">
        <w:rPr>
          <w:highlight w:val="white"/>
        </w:rPr>
        <w:t xml:space="preserve">    void** rbp_pointer = register_rbp;</w:t>
      </w:r>
    </w:p>
    <w:p w14:paraId="3767A346" w14:textId="77777777" w:rsidR="002B38CD" w:rsidRPr="00903DBA" w:rsidRDefault="002B38CD" w:rsidP="002B38CD">
      <w:pPr>
        <w:pStyle w:val="Code"/>
        <w:rPr>
          <w:highlight w:val="white"/>
        </w:rPr>
      </w:pPr>
      <w:r w:rsidRPr="00903DBA">
        <w:rPr>
          <w:highlight w:val="white"/>
        </w:rPr>
        <w:t xml:space="preserve">    buf[0] = rbp_pointer[0];</w:t>
      </w:r>
    </w:p>
    <w:p w14:paraId="1DEF7B04" w14:textId="77777777" w:rsidR="002B38CD" w:rsidRPr="00903DBA" w:rsidRDefault="002B38CD" w:rsidP="002B38CD">
      <w:pPr>
        <w:pStyle w:val="Code"/>
        <w:rPr>
          <w:highlight w:val="white"/>
        </w:rPr>
      </w:pPr>
      <w:r w:rsidRPr="00903DBA">
        <w:rPr>
          <w:highlight w:val="white"/>
        </w:rPr>
        <w:t xml:space="preserve">    buf[1] = rbp_pointer[1];</w:t>
      </w:r>
    </w:p>
    <w:p w14:paraId="074EFFFB" w14:textId="77777777" w:rsidR="002B38CD" w:rsidRPr="00903DBA" w:rsidRDefault="002B38CD" w:rsidP="002B38CD">
      <w:pPr>
        <w:pStyle w:val="Code"/>
        <w:rPr>
          <w:highlight w:val="white"/>
        </w:rPr>
      </w:pPr>
      <w:r w:rsidRPr="00903DBA">
        <w:rPr>
          <w:highlight w:val="white"/>
        </w:rPr>
        <w:t xml:space="preserve">    buf[2] = rbp_pointer[2];</w:t>
      </w:r>
    </w:p>
    <w:p w14:paraId="7CBEE425" w14:textId="77777777" w:rsidR="002B38CD" w:rsidRPr="00903DBA" w:rsidRDefault="002B38CD" w:rsidP="002B38CD">
      <w:pPr>
        <w:pStyle w:val="Code"/>
        <w:rPr>
          <w:highlight w:val="white"/>
        </w:rPr>
      </w:pPr>
      <w:r w:rsidRPr="00903DBA">
        <w:rPr>
          <w:highlight w:val="white"/>
        </w:rPr>
        <w:t xml:space="preserve">    return 0;</w:t>
      </w:r>
    </w:p>
    <w:p w14:paraId="424366D6" w14:textId="77777777" w:rsidR="002B38CD" w:rsidRPr="00903DBA" w:rsidRDefault="002B38CD" w:rsidP="002B38CD">
      <w:pPr>
        <w:pStyle w:val="Code"/>
        <w:rPr>
          <w:highlight w:val="white"/>
        </w:rPr>
      </w:pPr>
      <w:r w:rsidRPr="00903DBA">
        <w:rPr>
          <w:highlight w:val="white"/>
        </w:rPr>
        <w:t xml:space="preserve">  }</w:t>
      </w:r>
    </w:p>
    <w:p w14:paraId="3726A403" w14:textId="751492F9" w:rsidR="00EC7A73" w:rsidRPr="00903DBA" w:rsidRDefault="003D3A96" w:rsidP="003D3A96">
      <w:pPr>
        <w:rPr>
          <w:highlight w:val="white"/>
        </w:rPr>
      </w:pPr>
      <w:r w:rsidRPr="00903DBA">
        <w:rPr>
          <w:highlight w:val="white"/>
        </w:rPr>
        <w:t xml:space="preserve">The </w:t>
      </w:r>
      <w:r w:rsidRPr="00903DBA">
        <w:rPr>
          <w:rStyle w:val="KeyWord0"/>
          <w:highlight w:val="white"/>
        </w:rPr>
        <w:t>longjmp</w:t>
      </w:r>
      <w:r w:rsidRPr="00903DBA">
        <w:rPr>
          <w:highlight w:val="white"/>
        </w:rPr>
        <w:t xml:space="preserve"> function </w:t>
      </w:r>
      <w:r w:rsidR="00CF7244" w:rsidRPr="00903DBA">
        <w:rPr>
          <w:highlight w:val="white"/>
        </w:rPr>
        <w:t xml:space="preserve">resets </w:t>
      </w:r>
      <w:r w:rsidRPr="00903DBA">
        <w:rPr>
          <w:highlight w:val="white"/>
        </w:rPr>
        <w:t xml:space="preserve">the return address, regular frame pointer, and ellipse frame pointer </w:t>
      </w:r>
      <w:r w:rsidR="00CF7244" w:rsidRPr="00903DBA">
        <w:rPr>
          <w:highlight w:val="white"/>
        </w:rPr>
        <w:t xml:space="preserve">by looking up their values from </w:t>
      </w:r>
      <w:r w:rsidRPr="00903DBA">
        <w:rPr>
          <w:highlight w:val="white"/>
        </w:rPr>
        <w:t xml:space="preserve">the </w:t>
      </w:r>
      <w:r w:rsidRPr="00903DBA">
        <w:rPr>
          <w:rStyle w:val="KeyWord0"/>
          <w:highlight w:val="white"/>
        </w:rPr>
        <w:t>buf</w:t>
      </w:r>
      <w:r w:rsidRPr="00903DBA">
        <w:rPr>
          <w:highlight w:val="white"/>
        </w:rPr>
        <w:t xml:space="preserve"> static variable by </w:t>
      </w:r>
      <w:r w:rsidRPr="00903DBA">
        <w:rPr>
          <w:rStyle w:val="KeyWord0"/>
          <w:highlight w:val="white"/>
        </w:rPr>
        <w:t>setjmp</w:t>
      </w:r>
      <w:r w:rsidRPr="00903DBA">
        <w:rPr>
          <w:highlight w:val="white"/>
        </w:rPr>
        <w:t xml:space="preserve"> above</w:t>
      </w:r>
      <w:r w:rsidR="00CF7244" w:rsidRPr="00903DBA">
        <w:rPr>
          <w:highlight w:val="white"/>
        </w:rPr>
        <w:t>.</w:t>
      </w:r>
      <w:r w:rsidR="00EC7A73" w:rsidRPr="00903DBA">
        <w:rPr>
          <w:highlight w:val="white"/>
        </w:rPr>
        <w:t xml:space="preserve"> The last line jumps back to the return address of the previous </w:t>
      </w:r>
      <w:r w:rsidR="00EC7A73" w:rsidRPr="00903DBA">
        <w:rPr>
          <w:rStyle w:val="KeyWord0"/>
          <w:highlight w:val="white"/>
        </w:rPr>
        <w:t>setjmp</w:t>
      </w:r>
      <w:r w:rsidR="00EC7A73" w:rsidRPr="00903DBA">
        <w:rPr>
          <w:highlight w:val="white"/>
        </w:rPr>
        <w:t xml:space="preserve"> call, with the return value given as a parameter to </w:t>
      </w:r>
      <w:r w:rsidR="00EC7A73" w:rsidRPr="00903DBA">
        <w:rPr>
          <w:rStyle w:val="KeyWord0"/>
          <w:highlight w:val="white"/>
        </w:rPr>
        <w:t>longjmp</w:t>
      </w:r>
      <w:r w:rsidR="00EC7A73" w:rsidRPr="00903DBA">
        <w:rPr>
          <w:highlight w:val="white"/>
        </w:rPr>
        <w:t xml:space="preserve">. </w:t>
      </w:r>
      <w:r w:rsidR="00CC045B" w:rsidRPr="00903DBA">
        <w:rPr>
          <w:highlight w:val="white"/>
        </w:rPr>
        <w:t xml:space="preserve">In this way </w:t>
      </w:r>
      <w:r w:rsidR="00EC7A73" w:rsidRPr="00903DBA">
        <w:rPr>
          <w:highlight w:val="white"/>
        </w:rPr>
        <w:t xml:space="preserve">the previous </w:t>
      </w:r>
      <w:r w:rsidR="00EC7A73" w:rsidRPr="00903DBA">
        <w:rPr>
          <w:rStyle w:val="KeyWord0"/>
          <w:highlight w:val="white"/>
        </w:rPr>
        <w:t>setjmp</w:t>
      </w:r>
      <w:r w:rsidR="00EC7A73" w:rsidRPr="00903DBA">
        <w:rPr>
          <w:highlight w:val="white"/>
        </w:rPr>
        <w:t xml:space="preserve"> call return zero and the following </w:t>
      </w:r>
      <w:r w:rsidR="00EC7A73" w:rsidRPr="00903DBA">
        <w:rPr>
          <w:rStyle w:val="KeyWord0"/>
          <w:highlight w:val="white"/>
        </w:rPr>
        <w:t>longjmp</w:t>
      </w:r>
      <w:r w:rsidR="00EC7A73" w:rsidRPr="00903DBA">
        <w:rPr>
          <w:highlight w:val="white"/>
        </w:rPr>
        <w:t xml:space="preserve"> call returns the (presumably non-zero) value of its parameter.</w:t>
      </w:r>
    </w:p>
    <w:p w14:paraId="09DD0BCD" w14:textId="77777777" w:rsidR="002B38CD" w:rsidRPr="00903DBA" w:rsidRDefault="002B38CD" w:rsidP="002B38CD">
      <w:pPr>
        <w:pStyle w:val="Code"/>
        <w:rPr>
          <w:highlight w:val="white"/>
        </w:rPr>
      </w:pPr>
      <w:r w:rsidRPr="00903DBA">
        <w:rPr>
          <w:highlight w:val="white"/>
        </w:rPr>
        <w:t xml:space="preserve">  void longjmp(jmp_buf buf, int return_value) {</w:t>
      </w:r>
    </w:p>
    <w:p w14:paraId="001A7F2F" w14:textId="77777777" w:rsidR="002B38CD" w:rsidRPr="00903DBA" w:rsidRDefault="002B38CD" w:rsidP="002B38CD">
      <w:pPr>
        <w:pStyle w:val="Code"/>
        <w:rPr>
          <w:highlight w:val="white"/>
        </w:rPr>
      </w:pPr>
      <w:r w:rsidRPr="00903DBA">
        <w:rPr>
          <w:highlight w:val="white"/>
        </w:rPr>
        <w:t xml:space="preserve">    register_ebx = return_value;</w:t>
      </w:r>
    </w:p>
    <w:p w14:paraId="138DDB09" w14:textId="77777777" w:rsidR="002B38CD" w:rsidRPr="00903DBA" w:rsidRDefault="002B38CD" w:rsidP="002B38CD">
      <w:pPr>
        <w:pStyle w:val="Code"/>
        <w:rPr>
          <w:highlight w:val="white"/>
        </w:rPr>
      </w:pPr>
      <w:r w:rsidRPr="00903DBA">
        <w:rPr>
          <w:highlight w:val="white"/>
        </w:rPr>
        <w:t xml:space="preserve">    register_rcx = buf[0];</w:t>
      </w:r>
    </w:p>
    <w:p w14:paraId="44189B26" w14:textId="77777777" w:rsidR="002B38CD" w:rsidRPr="00903DBA" w:rsidRDefault="002B38CD" w:rsidP="002B38CD">
      <w:pPr>
        <w:pStyle w:val="Code"/>
        <w:rPr>
          <w:highlight w:val="white"/>
        </w:rPr>
      </w:pPr>
      <w:r w:rsidRPr="00903DBA">
        <w:rPr>
          <w:highlight w:val="white"/>
        </w:rPr>
        <w:lastRenderedPageBreak/>
        <w:t xml:space="preserve">    register_rdi = buf[2];</w:t>
      </w:r>
    </w:p>
    <w:p w14:paraId="7F04CF75" w14:textId="77777777" w:rsidR="002B38CD" w:rsidRPr="00903DBA" w:rsidRDefault="002B38CD" w:rsidP="002B38CD">
      <w:pPr>
        <w:pStyle w:val="Code"/>
        <w:rPr>
          <w:highlight w:val="white"/>
        </w:rPr>
      </w:pPr>
      <w:r w:rsidRPr="00903DBA">
        <w:rPr>
          <w:highlight w:val="white"/>
        </w:rPr>
        <w:t xml:space="preserve">    register_rbp = buf[1];</w:t>
      </w:r>
    </w:p>
    <w:p w14:paraId="7697B8EE" w14:textId="77777777" w:rsidR="002B38CD" w:rsidRPr="00903DBA" w:rsidRDefault="002B38CD" w:rsidP="002B38CD">
      <w:pPr>
        <w:pStyle w:val="Code"/>
        <w:rPr>
          <w:highlight w:val="white"/>
        </w:rPr>
      </w:pPr>
      <w:r w:rsidRPr="00903DBA">
        <w:rPr>
          <w:highlight w:val="white"/>
        </w:rPr>
        <w:t xml:space="preserve">    jump_register(register_rcx);</w:t>
      </w:r>
    </w:p>
    <w:p w14:paraId="359E855D" w14:textId="77777777" w:rsidR="002B38CD" w:rsidRPr="00903DBA" w:rsidRDefault="002B38CD" w:rsidP="002B38CD">
      <w:pPr>
        <w:pStyle w:val="Code"/>
        <w:rPr>
          <w:highlight w:val="white"/>
        </w:rPr>
      </w:pPr>
      <w:r w:rsidRPr="00903DBA">
        <w:rPr>
          <w:highlight w:val="white"/>
        </w:rPr>
        <w:t xml:space="preserve">  }</w:t>
      </w:r>
    </w:p>
    <w:p w14:paraId="1D6F00DA" w14:textId="77777777" w:rsidR="002B38CD" w:rsidRPr="00903DBA" w:rsidRDefault="002B38CD" w:rsidP="002B38CD">
      <w:pPr>
        <w:pStyle w:val="Code"/>
        <w:rPr>
          <w:highlight w:val="white"/>
        </w:rPr>
      </w:pPr>
      <w:r w:rsidRPr="00903DBA">
        <w:rPr>
          <w:highlight w:val="white"/>
        </w:rPr>
        <w:t>#endif</w:t>
      </w:r>
    </w:p>
    <w:p w14:paraId="46806A49" w14:textId="4865312C" w:rsidR="002B38CD" w:rsidRPr="00903DBA" w:rsidRDefault="00D27DE7" w:rsidP="00D27DE7">
      <w:pPr>
        <w:rPr>
          <w:highlight w:val="white"/>
        </w:rPr>
      </w:pPr>
      <w:r w:rsidRPr="00903DBA">
        <w:rPr>
          <w:highlight w:val="white"/>
        </w:rPr>
        <w:t xml:space="preserve">The code for the Windows environment is </w:t>
      </w:r>
      <w:proofErr w:type="gramStart"/>
      <w:r w:rsidRPr="00903DBA">
        <w:rPr>
          <w:highlight w:val="white"/>
        </w:rPr>
        <w:t>similar to</w:t>
      </w:r>
      <w:proofErr w:type="gramEnd"/>
      <w:r w:rsidRPr="00903DBA">
        <w:rPr>
          <w:highlight w:val="white"/>
        </w:rPr>
        <w:t xml:space="preserve"> the Linux environment. The difference is that we use 16-bit registers rather than 32-bit and 64-bit registers.</w:t>
      </w:r>
    </w:p>
    <w:p w14:paraId="477A4A1C" w14:textId="77777777" w:rsidR="002B38CD" w:rsidRPr="00903DBA" w:rsidRDefault="002B38CD" w:rsidP="002B38CD">
      <w:pPr>
        <w:pStyle w:val="Code"/>
        <w:rPr>
          <w:highlight w:val="white"/>
        </w:rPr>
      </w:pPr>
      <w:r w:rsidRPr="00903DBA">
        <w:rPr>
          <w:highlight w:val="white"/>
        </w:rPr>
        <w:t>#ifdef __WINDOWS__</w:t>
      </w:r>
    </w:p>
    <w:p w14:paraId="3979FAF9" w14:textId="77777777" w:rsidR="002B38CD" w:rsidRPr="00903DBA" w:rsidRDefault="002B38CD" w:rsidP="002B38CD">
      <w:pPr>
        <w:pStyle w:val="Code"/>
        <w:rPr>
          <w:highlight w:val="white"/>
        </w:rPr>
      </w:pPr>
      <w:r w:rsidRPr="00903DBA">
        <w:rPr>
          <w:highlight w:val="white"/>
        </w:rPr>
        <w:t xml:space="preserve">  int setjmp(jmp_buf buf) {</w:t>
      </w:r>
    </w:p>
    <w:p w14:paraId="179E0464" w14:textId="77777777" w:rsidR="002B38CD" w:rsidRPr="00903DBA" w:rsidRDefault="002B38CD" w:rsidP="002B38CD">
      <w:pPr>
        <w:pStyle w:val="Code"/>
        <w:rPr>
          <w:highlight w:val="white"/>
        </w:rPr>
      </w:pPr>
      <w:r w:rsidRPr="00903DBA">
        <w:rPr>
          <w:highlight w:val="white"/>
        </w:rPr>
        <w:t xml:space="preserve">    void** bp_pointer = register_bp;</w:t>
      </w:r>
    </w:p>
    <w:p w14:paraId="241B3351" w14:textId="77777777" w:rsidR="002B38CD" w:rsidRPr="00903DBA" w:rsidRDefault="002B38CD" w:rsidP="002B38CD">
      <w:pPr>
        <w:pStyle w:val="Code"/>
        <w:rPr>
          <w:highlight w:val="white"/>
        </w:rPr>
      </w:pPr>
      <w:r w:rsidRPr="00903DBA">
        <w:rPr>
          <w:highlight w:val="white"/>
        </w:rPr>
        <w:t xml:space="preserve">    buf[0] = bp_pointer[0];</w:t>
      </w:r>
    </w:p>
    <w:p w14:paraId="428C6CBD" w14:textId="77777777" w:rsidR="002B38CD" w:rsidRPr="00903DBA" w:rsidRDefault="002B38CD" w:rsidP="002B38CD">
      <w:pPr>
        <w:pStyle w:val="Code"/>
        <w:rPr>
          <w:highlight w:val="white"/>
        </w:rPr>
      </w:pPr>
      <w:r w:rsidRPr="00903DBA">
        <w:rPr>
          <w:highlight w:val="white"/>
        </w:rPr>
        <w:t xml:space="preserve">    buf[1] = bp_pointer[1];</w:t>
      </w:r>
    </w:p>
    <w:p w14:paraId="20345EFC" w14:textId="77777777" w:rsidR="002B38CD" w:rsidRPr="00903DBA" w:rsidRDefault="002B38CD" w:rsidP="002B38CD">
      <w:pPr>
        <w:pStyle w:val="Code"/>
        <w:rPr>
          <w:highlight w:val="white"/>
        </w:rPr>
      </w:pPr>
      <w:r w:rsidRPr="00903DBA">
        <w:rPr>
          <w:highlight w:val="white"/>
        </w:rPr>
        <w:t xml:space="preserve">    buf[2] = bp_pointer[2];</w:t>
      </w:r>
    </w:p>
    <w:p w14:paraId="142CB899" w14:textId="77777777" w:rsidR="002B38CD" w:rsidRPr="00903DBA" w:rsidRDefault="002B38CD" w:rsidP="002B38CD">
      <w:pPr>
        <w:pStyle w:val="Code"/>
        <w:rPr>
          <w:highlight w:val="white"/>
        </w:rPr>
      </w:pPr>
      <w:r w:rsidRPr="00903DBA">
        <w:rPr>
          <w:highlight w:val="white"/>
        </w:rPr>
        <w:t xml:space="preserve">    return 0;</w:t>
      </w:r>
    </w:p>
    <w:p w14:paraId="12B29143" w14:textId="77777777" w:rsidR="002B38CD" w:rsidRPr="00903DBA" w:rsidRDefault="002B38CD" w:rsidP="002B38CD">
      <w:pPr>
        <w:pStyle w:val="Code"/>
        <w:rPr>
          <w:highlight w:val="white"/>
        </w:rPr>
      </w:pPr>
      <w:r w:rsidRPr="00903DBA">
        <w:rPr>
          <w:highlight w:val="white"/>
        </w:rPr>
        <w:t xml:space="preserve">  }</w:t>
      </w:r>
    </w:p>
    <w:p w14:paraId="677B7C59" w14:textId="77777777" w:rsidR="002B38CD" w:rsidRPr="00903DBA" w:rsidRDefault="002B38CD" w:rsidP="002B38CD">
      <w:pPr>
        <w:pStyle w:val="Code"/>
        <w:rPr>
          <w:highlight w:val="white"/>
        </w:rPr>
      </w:pPr>
    </w:p>
    <w:p w14:paraId="075E4757" w14:textId="77777777" w:rsidR="002B38CD" w:rsidRPr="00903DBA" w:rsidRDefault="002B38CD" w:rsidP="002B38CD">
      <w:pPr>
        <w:pStyle w:val="Code"/>
        <w:rPr>
          <w:highlight w:val="white"/>
        </w:rPr>
      </w:pPr>
      <w:r w:rsidRPr="00903DBA">
        <w:rPr>
          <w:highlight w:val="white"/>
        </w:rPr>
        <w:t xml:space="preserve">  void longjmp(jmp_buf buf, int return_value) {</w:t>
      </w:r>
    </w:p>
    <w:p w14:paraId="46E38263" w14:textId="77777777" w:rsidR="002B38CD" w:rsidRPr="00903DBA" w:rsidRDefault="002B38CD" w:rsidP="002B38CD">
      <w:pPr>
        <w:pStyle w:val="Code"/>
        <w:rPr>
          <w:highlight w:val="white"/>
        </w:rPr>
      </w:pPr>
      <w:r w:rsidRPr="00903DBA">
        <w:rPr>
          <w:highlight w:val="white"/>
        </w:rPr>
        <w:t xml:space="preserve">    register_bx = return_value;</w:t>
      </w:r>
    </w:p>
    <w:p w14:paraId="210DE922" w14:textId="77777777" w:rsidR="002B38CD" w:rsidRPr="00903DBA" w:rsidRDefault="002B38CD" w:rsidP="002B38CD">
      <w:pPr>
        <w:pStyle w:val="Code"/>
        <w:rPr>
          <w:highlight w:val="white"/>
        </w:rPr>
      </w:pPr>
      <w:r w:rsidRPr="00903DBA">
        <w:rPr>
          <w:highlight w:val="white"/>
        </w:rPr>
        <w:t xml:space="preserve">    register_cx = buf[0];</w:t>
      </w:r>
    </w:p>
    <w:p w14:paraId="2DB576AC" w14:textId="77777777" w:rsidR="002B38CD" w:rsidRPr="00903DBA" w:rsidRDefault="002B38CD" w:rsidP="002B38CD">
      <w:pPr>
        <w:pStyle w:val="Code"/>
        <w:rPr>
          <w:highlight w:val="white"/>
        </w:rPr>
      </w:pPr>
      <w:r w:rsidRPr="00903DBA">
        <w:rPr>
          <w:highlight w:val="white"/>
        </w:rPr>
        <w:t xml:space="preserve">    register_di = buf[2];</w:t>
      </w:r>
    </w:p>
    <w:p w14:paraId="25967C9A" w14:textId="77777777" w:rsidR="002B38CD" w:rsidRPr="00903DBA" w:rsidRDefault="002B38CD" w:rsidP="002B38CD">
      <w:pPr>
        <w:pStyle w:val="Code"/>
        <w:rPr>
          <w:highlight w:val="white"/>
        </w:rPr>
      </w:pPr>
      <w:r w:rsidRPr="00903DBA">
        <w:rPr>
          <w:highlight w:val="white"/>
        </w:rPr>
        <w:t xml:space="preserve">    register_bp = buf[1];</w:t>
      </w:r>
    </w:p>
    <w:p w14:paraId="1936EACD" w14:textId="77777777" w:rsidR="002B38CD" w:rsidRPr="00903DBA" w:rsidRDefault="002B38CD" w:rsidP="002B38CD">
      <w:pPr>
        <w:pStyle w:val="Code"/>
        <w:rPr>
          <w:highlight w:val="white"/>
        </w:rPr>
      </w:pPr>
      <w:r w:rsidRPr="00903DBA">
        <w:rPr>
          <w:highlight w:val="white"/>
        </w:rPr>
        <w:t xml:space="preserve">    jump_register(register_cx);</w:t>
      </w:r>
    </w:p>
    <w:p w14:paraId="6ADA7F8E" w14:textId="77777777" w:rsidR="002B38CD" w:rsidRPr="00903DBA" w:rsidRDefault="002B38CD" w:rsidP="002B38CD">
      <w:pPr>
        <w:pStyle w:val="Code"/>
        <w:rPr>
          <w:highlight w:val="white"/>
        </w:rPr>
      </w:pPr>
      <w:r w:rsidRPr="00903DBA">
        <w:rPr>
          <w:highlight w:val="white"/>
        </w:rPr>
        <w:t xml:space="preserve">  }</w:t>
      </w:r>
    </w:p>
    <w:p w14:paraId="19A7F9B1" w14:textId="711093BE" w:rsidR="002B38CD" w:rsidRPr="00903DBA" w:rsidRDefault="002B38CD" w:rsidP="002B38CD">
      <w:pPr>
        <w:pStyle w:val="Code"/>
      </w:pPr>
      <w:r w:rsidRPr="00903DBA">
        <w:rPr>
          <w:highlight w:val="white"/>
        </w:rPr>
        <w:t>#endif</w:t>
      </w:r>
    </w:p>
    <w:p w14:paraId="2400D297" w14:textId="5225B5C3" w:rsidR="004C7BD5" w:rsidRPr="00903DBA" w:rsidRDefault="004C7BD5" w:rsidP="004C7BD5">
      <w:r w:rsidRPr="00903DBA">
        <w:t xml:space="preserve">The following code demonstrates how </w:t>
      </w:r>
      <w:r w:rsidRPr="00903DBA">
        <w:rPr>
          <w:rStyle w:val="KeyWord0"/>
        </w:rPr>
        <w:t>setjmp</w:t>
      </w:r>
      <w:r w:rsidRPr="00903DBA">
        <w:t xml:space="preserve"> and </w:t>
      </w:r>
      <w:r w:rsidRPr="00903DBA">
        <w:rPr>
          <w:rStyle w:val="KeyWord0"/>
        </w:rPr>
        <w:t>longjmp</w:t>
      </w:r>
      <w:r w:rsidRPr="00903DBA">
        <w:t xml:space="preserve"> can be used </w:t>
      </w:r>
      <w:r w:rsidR="00D142B8" w:rsidRPr="00903DBA">
        <w:t>by</w:t>
      </w:r>
      <w:r w:rsidRPr="00903DBA">
        <w:t xml:space="preserve"> jump</w:t>
      </w:r>
      <w:r w:rsidR="00D142B8" w:rsidRPr="00903DBA">
        <w:t>ing</w:t>
      </w:r>
      <w:r w:rsidRPr="00903DBA">
        <w:t xml:space="preserve"> back through a function call chain.</w:t>
      </w:r>
    </w:p>
    <w:p w14:paraId="124E9738" w14:textId="233E0A29" w:rsidR="004C7BD5" w:rsidRPr="00903DBA" w:rsidRDefault="004C7BD5" w:rsidP="004C7BD5">
      <w:pPr>
        <w:pStyle w:val="CodeHeader"/>
      </w:pPr>
      <w:proofErr w:type="spellStart"/>
      <w:r w:rsidRPr="00903DBA">
        <w:t>setjmptest.c</w:t>
      </w:r>
      <w:proofErr w:type="spellEnd"/>
    </w:p>
    <w:p w14:paraId="02422ECE" w14:textId="77777777" w:rsidR="004219A2" w:rsidRPr="00903DBA" w:rsidRDefault="004219A2" w:rsidP="004219A2">
      <w:pPr>
        <w:pStyle w:val="Code"/>
        <w:rPr>
          <w:highlight w:val="white"/>
        </w:rPr>
      </w:pPr>
      <w:r w:rsidRPr="00903DBA">
        <w:rPr>
          <w:highlight w:val="white"/>
        </w:rPr>
        <w:t>#include &lt;stdio.h&gt;</w:t>
      </w:r>
    </w:p>
    <w:p w14:paraId="400A55F3" w14:textId="77777777" w:rsidR="004219A2" w:rsidRPr="00903DBA" w:rsidRDefault="004219A2" w:rsidP="004219A2">
      <w:pPr>
        <w:pStyle w:val="Code"/>
        <w:rPr>
          <w:highlight w:val="white"/>
        </w:rPr>
      </w:pPr>
      <w:r w:rsidRPr="00903DBA">
        <w:rPr>
          <w:highlight w:val="white"/>
        </w:rPr>
        <w:t>#include &lt;setjmp.h&gt;</w:t>
      </w:r>
    </w:p>
    <w:p w14:paraId="67901F33" w14:textId="77777777" w:rsidR="004219A2" w:rsidRPr="00903DBA" w:rsidRDefault="004219A2" w:rsidP="004219A2">
      <w:pPr>
        <w:pStyle w:val="Code"/>
        <w:rPr>
          <w:highlight w:val="white"/>
        </w:rPr>
      </w:pPr>
    </w:p>
    <w:p w14:paraId="1F09C2CB" w14:textId="77777777" w:rsidR="004219A2" w:rsidRPr="00903DBA" w:rsidRDefault="004219A2" w:rsidP="004219A2">
      <w:pPr>
        <w:pStyle w:val="Code"/>
        <w:rPr>
          <w:highlight w:val="white"/>
        </w:rPr>
      </w:pPr>
      <w:r w:rsidRPr="00903DBA">
        <w:rPr>
          <w:highlight w:val="white"/>
        </w:rPr>
        <w:t>jmp_buf buffer;</w:t>
      </w:r>
    </w:p>
    <w:p w14:paraId="5482A25D" w14:textId="77777777" w:rsidR="004219A2" w:rsidRPr="00903DBA" w:rsidRDefault="004219A2" w:rsidP="004219A2">
      <w:pPr>
        <w:pStyle w:val="Code"/>
        <w:rPr>
          <w:highlight w:val="white"/>
        </w:rPr>
      </w:pPr>
    </w:p>
    <w:p w14:paraId="329BA19A" w14:textId="77777777" w:rsidR="004219A2" w:rsidRPr="00903DBA" w:rsidRDefault="004219A2" w:rsidP="004219A2">
      <w:pPr>
        <w:pStyle w:val="Code"/>
        <w:rPr>
          <w:highlight w:val="white"/>
        </w:rPr>
      </w:pPr>
      <w:r w:rsidRPr="00903DBA">
        <w:rPr>
          <w:highlight w:val="white"/>
        </w:rPr>
        <w:t>double inverse(double x);</w:t>
      </w:r>
    </w:p>
    <w:p w14:paraId="1793664B" w14:textId="77777777" w:rsidR="004219A2" w:rsidRPr="00903DBA" w:rsidRDefault="004219A2" w:rsidP="004219A2">
      <w:pPr>
        <w:pStyle w:val="Code"/>
        <w:rPr>
          <w:highlight w:val="white"/>
        </w:rPr>
      </w:pPr>
      <w:r w:rsidRPr="00903DBA">
        <w:rPr>
          <w:highlight w:val="white"/>
        </w:rPr>
        <w:t>double divide(double x, double y);</w:t>
      </w:r>
    </w:p>
    <w:p w14:paraId="0CC7FA74" w14:textId="77777777" w:rsidR="004219A2" w:rsidRPr="00903DBA" w:rsidRDefault="004219A2" w:rsidP="004219A2">
      <w:pPr>
        <w:pStyle w:val="Code"/>
        <w:rPr>
          <w:highlight w:val="white"/>
        </w:rPr>
      </w:pPr>
    </w:p>
    <w:p w14:paraId="6EDFF83F" w14:textId="77777777" w:rsidR="004219A2" w:rsidRPr="00903DBA" w:rsidRDefault="004219A2" w:rsidP="004219A2">
      <w:pPr>
        <w:pStyle w:val="Code"/>
        <w:rPr>
          <w:highlight w:val="white"/>
        </w:rPr>
      </w:pPr>
      <w:r w:rsidRPr="00903DBA">
        <w:rPr>
          <w:highlight w:val="white"/>
        </w:rPr>
        <w:t>void main() {</w:t>
      </w:r>
    </w:p>
    <w:p w14:paraId="21438D5D" w14:textId="77777777" w:rsidR="004219A2" w:rsidRPr="00903DBA" w:rsidRDefault="004219A2" w:rsidP="004219A2">
      <w:pPr>
        <w:pStyle w:val="Code"/>
        <w:rPr>
          <w:highlight w:val="white"/>
        </w:rPr>
      </w:pPr>
      <w:r w:rsidRPr="00903DBA">
        <w:rPr>
          <w:highlight w:val="white"/>
        </w:rPr>
        <w:t xml:space="preserve">  char* message;</w:t>
      </w:r>
    </w:p>
    <w:p w14:paraId="3792E1A8" w14:textId="77777777" w:rsidR="004219A2" w:rsidRPr="00903DBA" w:rsidRDefault="004219A2" w:rsidP="004219A2">
      <w:pPr>
        <w:pStyle w:val="Code"/>
        <w:rPr>
          <w:highlight w:val="white"/>
        </w:rPr>
      </w:pPr>
      <w:r w:rsidRPr="00903DBA">
        <w:rPr>
          <w:highlight w:val="white"/>
        </w:rPr>
        <w:t xml:space="preserve">  double x;</w:t>
      </w:r>
    </w:p>
    <w:p w14:paraId="18E7BEB4" w14:textId="77777777" w:rsidR="004219A2" w:rsidRPr="00903DBA" w:rsidRDefault="004219A2" w:rsidP="004219A2">
      <w:pPr>
        <w:pStyle w:val="Code"/>
        <w:rPr>
          <w:highlight w:val="white"/>
        </w:rPr>
      </w:pPr>
    </w:p>
    <w:p w14:paraId="0D8BBC9C" w14:textId="77777777" w:rsidR="004219A2" w:rsidRPr="00903DBA" w:rsidRDefault="004219A2" w:rsidP="004219A2">
      <w:pPr>
        <w:pStyle w:val="Code"/>
        <w:rPr>
          <w:highlight w:val="white"/>
        </w:rPr>
      </w:pPr>
      <w:r w:rsidRPr="00903DBA">
        <w:rPr>
          <w:highlight w:val="white"/>
        </w:rPr>
        <w:t xml:space="preserve">  printf("Please input a value: ");</w:t>
      </w:r>
    </w:p>
    <w:p w14:paraId="44CF6F82" w14:textId="77777777" w:rsidR="004219A2" w:rsidRPr="00903DBA" w:rsidRDefault="004219A2" w:rsidP="004219A2">
      <w:pPr>
        <w:pStyle w:val="Code"/>
        <w:rPr>
          <w:highlight w:val="white"/>
        </w:rPr>
      </w:pPr>
      <w:r w:rsidRPr="00903DBA">
        <w:rPr>
          <w:highlight w:val="white"/>
        </w:rPr>
        <w:t xml:space="preserve">  scanf("%lf", &amp;x);</w:t>
      </w:r>
    </w:p>
    <w:p w14:paraId="64F5A8F6" w14:textId="77777777" w:rsidR="004219A2" w:rsidRPr="00903DBA" w:rsidRDefault="004219A2" w:rsidP="004219A2">
      <w:pPr>
        <w:pStyle w:val="Code"/>
        <w:rPr>
          <w:highlight w:val="white"/>
        </w:rPr>
      </w:pPr>
    </w:p>
    <w:p w14:paraId="3F5FE44C" w14:textId="77777777" w:rsidR="004219A2" w:rsidRPr="00903DBA" w:rsidRDefault="004219A2" w:rsidP="004219A2">
      <w:pPr>
        <w:pStyle w:val="Code"/>
        <w:rPr>
          <w:highlight w:val="white"/>
        </w:rPr>
      </w:pPr>
      <w:r w:rsidRPr="00903DBA">
        <w:rPr>
          <w:highlight w:val="white"/>
        </w:rPr>
        <w:t xml:space="preserve">  if ((message = setjmp(buffer)) == 0) {</w:t>
      </w:r>
    </w:p>
    <w:p w14:paraId="5CC605E8" w14:textId="77777777" w:rsidR="004219A2" w:rsidRPr="00903DBA" w:rsidRDefault="004219A2" w:rsidP="004219A2">
      <w:pPr>
        <w:pStyle w:val="Code"/>
        <w:rPr>
          <w:highlight w:val="white"/>
        </w:rPr>
      </w:pPr>
      <w:r w:rsidRPr="00903DBA">
        <w:rPr>
          <w:highlight w:val="white"/>
        </w:rPr>
        <w:t xml:space="preserve">    printf("1.0 / %f = %f\n", x, inverse(x));</w:t>
      </w:r>
    </w:p>
    <w:p w14:paraId="33DD8E5E" w14:textId="77777777" w:rsidR="004219A2" w:rsidRPr="00903DBA" w:rsidRDefault="004219A2" w:rsidP="004219A2">
      <w:pPr>
        <w:pStyle w:val="Code"/>
        <w:rPr>
          <w:highlight w:val="white"/>
        </w:rPr>
      </w:pPr>
      <w:r w:rsidRPr="00903DBA">
        <w:rPr>
          <w:highlight w:val="white"/>
        </w:rPr>
        <w:t xml:space="preserve">  }</w:t>
      </w:r>
    </w:p>
    <w:p w14:paraId="55AB7401" w14:textId="77777777" w:rsidR="004219A2" w:rsidRPr="00903DBA" w:rsidRDefault="004219A2" w:rsidP="004219A2">
      <w:pPr>
        <w:pStyle w:val="Code"/>
        <w:rPr>
          <w:highlight w:val="white"/>
        </w:rPr>
      </w:pPr>
      <w:r w:rsidRPr="00903DBA">
        <w:rPr>
          <w:highlight w:val="white"/>
        </w:rPr>
        <w:t xml:space="preserve">  else {</w:t>
      </w:r>
    </w:p>
    <w:p w14:paraId="2D8E2B9F" w14:textId="77777777" w:rsidR="004219A2" w:rsidRPr="00903DBA" w:rsidRDefault="004219A2" w:rsidP="004219A2">
      <w:pPr>
        <w:pStyle w:val="Code"/>
        <w:rPr>
          <w:highlight w:val="white"/>
        </w:rPr>
      </w:pPr>
      <w:r w:rsidRPr="00903DBA">
        <w:rPr>
          <w:highlight w:val="white"/>
        </w:rPr>
        <w:t xml:space="preserve">    printf("%s\n", message);</w:t>
      </w:r>
    </w:p>
    <w:p w14:paraId="422C43C2" w14:textId="77777777" w:rsidR="004219A2" w:rsidRPr="00903DBA" w:rsidRDefault="004219A2" w:rsidP="004219A2">
      <w:pPr>
        <w:pStyle w:val="Code"/>
        <w:rPr>
          <w:highlight w:val="white"/>
        </w:rPr>
      </w:pPr>
      <w:r w:rsidRPr="00903DBA">
        <w:rPr>
          <w:highlight w:val="white"/>
        </w:rPr>
        <w:t xml:space="preserve">  }</w:t>
      </w:r>
    </w:p>
    <w:p w14:paraId="373050E1" w14:textId="77777777" w:rsidR="004219A2" w:rsidRPr="00903DBA" w:rsidRDefault="004219A2" w:rsidP="004219A2">
      <w:pPr>
        <w:pStyle w:val="Code"/>
        <w:rPr>
          <w:highlight w:val="white"/>
        </w:rPr>
      </w:pPr>
      <w:r w:rsidRPr="00903DBA">
        <w:rPr>
          <w:highlight w:val="white"/>
        </w:rPr>
        <w:t>}</w:t>
      </w:r>
    </w:p>
    <w:p w14:paraId="539B94B0" w14:textId="77777777" w:rsidR="004219A2" w:rsidRPr="00903DBA" w:rsidRDefault="004219A2" w:rsidP="004219A2">
      <w:pPr>
        <w:pStyle w:val="Code"/>
        <w:rPr>
          <w:highlight w:val="white"/>
        </w:rPr>
      </w:pPr>
    </w:p>
    <w:p w14:paraId="12A412AF" w14:textId="77777777" w:rsidR="004219A2" w:rsidRPr="00903DBA" w:rsidRDefault="004219A2" w:rsidP="004219A2">
      <w:pPr>
        <w:pStyle w:val="Code"/>
        <w:rPr>
          <w:highlight w:val="white"/>
        </w:rPr>
      </w:pPr>
      <w:r w:rsidRPr="00903DBA">
        <w:rPr>
          <w:highlight w:val="white"/>
        </w:rPr>
        <w:t>double inverse(double x) {</w:t>
      </w:r>
    </w:p>
    <w:p w14:paraId="3B6D88E2" w14:textId="77777777" w:rsidR="004219A2" w:rsidRPr="00903DBA" w:rsidRDefault="004219A2" w:rsidP="004219A2">
      <w:pPr>
        <w:pStyle w:val="Code"/>
        <w:rPr>
          <w:highlight w:val="white"/>
        </w:rPr>
      </w:pPr>
      <w:r w:rsidRPr="00903DBA">
        <w:rPr>
          <w:highlight w:val="white"/>
        </w:rPr>
        <w:t xml:space="preserve">  return divide(1, x);</w:t>
      </w:r>
    </w:p>
    <w:p w14:paraId="7429209D" w14:textId="77777777" w:rsidR="004219A2" w:rsidRPr="00903DBA" w:rsidRDefault="004219A2" w:rsidP="004219A2">
      <w:pPr>
        <w:pStyle w:val="Code"/>
        <w:rPr>
          <w:highlight w:val="white"/>
        </w:rPr>
      </w:pPr>
      <w:r w:rsidRPr="00903DBA">
        <w:rPr>
          <w:highlight w:val="white"/>
        </w:rPr>
        <w:t>}</w:t>
      </w:r>
    </w:p>
    <w:p w14:paraId="68D5110E" w14:textId="595A6AD7" w:rsidR="004219A2" w:rsidRPr="00903DBA" w:rsidRDefault="00007DB4" w:rsidP="00007DB4">
      <w:pPr>
        <w:rPr>
          <w:highlight w:val="white"/>
        </w:rPr>
      </w:pPr>
      <w:r w:rsidRPr="00903DBA">
        <w:rPr>
          <w:highlight w:val="white"/>
        </w:rPr>
        <w:lastRenderedPageBreak/>
        <w:t>In case of a non-zero denom</w:t>
      </w:r>
      <w:r w:rsidR="005F6427" w:rsidRPr="00903DBA">
        <w:rPr>
          <w:highlight w:val="white"/>
        </w:rPr>
        <w:t>in</w:t>
      </w:r>
      <w:r w:rsidRPr="00903DBA">
        <w:rPr>
          <w:highlight w:val="white"/>
        </w:rPr>
        <w:t xml:space="preserve">ator, we return the </w:t>
      </w:r>
      <w:proofErr w:type="spellStart"/>
      <w:r w:rsidRPr="00903DBA">
        <w:rPr>
          <w:highlight w:val="white"/>
        </w:rPr>
        <w:t>quitent</w:t>
      </w:r>
      <w:proofErr w:type="spellEnd"/>
      <w:r w:rsidRPr="00903DBA">
        <w:rPr>
          <w:highlight w:val="white"/>
        </w:rPr>
        <w:t xml:space="preserve"> in a normal way</w:t>
      </w:r>
      <w:r w:rsidR="005F6427" w:rsidRPr="00903DBA">
        <w:rPr>
          <w:highlight w:val="white"/>
        </w:rPr>
        <w:t xml:space="preserve"> and </w:t>
      </w:r>
      <w:r w:rsidR="005F6427" w:rsidRPr="00903DBA">
        <w:rPr>
          <w:rStyle w:val="KeyWord0"/>
          <w:highlight w:val="white"/>
        </w:rPr>
        <w:t>setjmp</w:t>
      </w:r>
      <w:r w:rsidR="005F6427" w:rsidRPr="00903DBA">
        <w:rPr>
          <w:highlight w:val="white"/>
        </w:rPr>
        <w:t xml:space="preserve"> returns zero</w:t>
      </w:r>
      <w:r w:rsidRPr="00903DBA">
        <w:rPr>
          <w:highlight w:val="white"/>
        </w:rPr>
        <w:t xml:space="preserve">. In case of a </w:t>
      </w:r>
      <w:r w:rsidR="005F6427" w:rsidRPr="00903DBA">
        <w:rPr>
          <w:highlight w:val="white"/>
        </w:rPr>
        <w:t xml:space="preserve">zero denominator, we call </w:t>
      </w:r>
      <w:r w:rsidR="005F6427" w:rsidRPr="00903DBA">
        <w:rPr>
          <w:rStyle w:val="KeyWord0"/>
          <w:highlight w:val="white"/>
        </w:rPr>
        <w:t>longjmp</w:t>
      </w:r>
      <w:r w:rsidR="005F6427" w:rsidRPr="00903DBA">
        <w:rPr>
          <w:highlight w:val="white"/>
        </w:rPr>
        <w:t xml:space="preserve"> with an error message. The address of the error message is then be returned by the call to </w:t>
      </w:r>
      <w:r w:rsidR="005F6427" w:rsidRPr="00903DBA">
        <w:rPr>
          <w:rStyle w:val="KeyWord0"/>
          <w:highlight w:val="white"/>
        </w:rPr>
        <w:t>setjmp</w:t>
      </w:r>
      <w:r w:rsidR="005F6427" w:rsidRPr="00903DBA">
        <w:rPr>
          <w:highlight w:val="white"/>
        </w:rPr>
        <w:t>, instead of zero.</w:t>
      </w:r>
    </w:p>
    <w:p w14:paraId="50FC4730" w14:textId="77777777" w:rsidR="004219A2" w:rsidRPr="00903DBA" w:rsidRDefault="004219A2" w:rsidP="004219A2">
      <w:pPr>
        <w:pStyle w:val="Code"/>
        <w:rPr>
          <w:highlight w:val="white"/>
        </w:rPr>
      </w:pPr>
      <w:r w:rsidRPr="00903DBA">
        <w:rPr>
          <w:highlight w:val="white"/>
        </w:rPr>
        <w:t>double divide(double x, double y) {</w:t>
      </w:r>
    </w:p>
    <w:p w14:paraId="7943D500" w14:textId="77777777" w:rsidR="004219A2" w:rsidRPr="00903DBA" w:rsidRDefault="004219A2" w:rsidP="004219A2">
      <w:pPr>
        <w:pStyle w:val="Code"/>
        <w:rPr>
          <w:highlight w:val="white"/>
        </w:rPr>
      </w:pPr>
      <w:r w:rsidRPr="00903DBA">
        <w:rPr>
          <w:highlight w:val="white"/>
        </w:rPr>
        <w:t xml:space="preserve">  if (y != 0) {</w:t>
      </w:r>
    </w:p>
    <w:p w14:paraId="3A4F55AA" w14:textId="77777777" w:rsidR="004219A2" w:rsidRPr="00903DBA" w:rsidRDefault="004219A2" w:rsidP="004219A2">
      <w:pPr>
        <w:pStyle w:val="Code"/>
        <w:rPr>
          <w:highlight w:val="white"/>
        </w:rPr>
      </w:pPr>
      <w:r w:rsidRPr="00903DBA">
        <w:rPr>
          <w:highlight w:val="white"/>
        </w:rPr>
        <w:t xml:space="preserve">    return x / y;</w:t>
      </w:r>
    </w:p>
    <w:p w14:paraId="10962D8F" w14:textId="77777777" w:rsidR="004219A2" w:rsidRPr="00903DBA" w:rsidRDefault="004219A2" w:rsidP="004219A2">
      <w:pPr>
        <w:pStyle w:val="Code"/>
        <w:rPr>
          <w:highlight w:val="white"/>
        </w:rPr>
      </w:pPr>
      <w:r w:rsidRPr="00903DBA">
        <w:rPr>
          <w:highlight w:val="white"/>
        </w:rPr>
        <w:t xml:space="preserve">  }</w:t>
      </w:r>
    </w:p>
    <w:p w14:paraId="6C5E6F68" w14:textId="77777777" w:rsidR="004219A2" w:rsidRPr="00903DBA" w:rsidRDefault="004219A2" w:rsidP="004219A2">
      <w:pPr>
        <w:pStyle w:val="Code"/>
        <w:rPr>
          <w:highlight w:val="white"/>
        </w:rPr>
      </w:pPr>
      <w:r w:rsidRPr="00903DBA">
        <w:rPr>
          <w:highlight w:val="white"/>
        </w:rPr>
        <w:t xml:space="preserve">  else {</w:t>
      </w:r>
    </w:p>
    <w:p w14:paraId="7DE4EC47" w14:textId="77777777" w:rsidR="004219A2" w:rsidRPr="00903DBA" w:rsidRDefault="004219A2" w:rsidP="004219A2">
      <w:pPr>
        <w:pStyle w:val="Code"/>
        <w:rPr>
          <w:highlight w:val="white"/>
        </w:rPr>
      </w:pPr>
      <w:r w:rsidRPr="00903DBA">
        <w:rPr>
          <w:highlight w:val="white"/>
        </w:rPr>
        <w:t xml:space="preserve">    longjmp(buffer, "Division by Zero.");</w:t>
      </w:r>
    </w:p>
    <w:p w14:paraId="5249579A" w14:textId="77777777" w:rsidR="004219A2" w:rsidRPr="00903DBA" w:rsidRDefault="004219A2" w:rsidP="004219A2">
      <w:pPr>
        <w:pStyle w:val="Code"/>
        <w:rPr>
          <w:highlight w:val="white"/>
        </w:rPr>
      </w:pPr>
      <w:r w:rsidRPr="00903DBA">
        <w:rPr>
          <w:highlight w:val="white"/>
        </w:rPr>
        <w:t xml:space="preserve">    return 0;</w:t>
      </w:r>
    </w:p>
    <w:p w14:paraId="62B299DE" w14:textId="77777777" w:rsidR="004219A2" w:rsidRPr="00903DBA" w:rsidRDefault="004219A2" w:rsidP="004219A2">
      <w:pPr>
        <w:pStyle w:val="Code"/>
        <w:rPr>
          <w:highlight w:val="white"/>
        </w:rPr>
      </w:pPr>
      <w:r w:rsidRPr="00903DBA">
        <w:rPr>
          <w:highlight w:val="white"/>
        </w:rPr>
        <w:t xml:space="preserve">  }</w:t>
      </w:r>
    </w:p>
    <w:p w14:paraId="1E188217" w14:textId="460189CC" w:rsidR="004C7BD5" w:rsidRPr="00903DBA" w:rsidRDefault="004219A2" w:rsidP="004219A2">
      <w:pPr>
        <w:pStyle w:val="Code"/>
        <w:rPr>
          <w:highlight w:val="white"/>
        </w:rPr>
      </w:pPr>
      <w:r w:rsidRPr="00903DBA">
        <w:rPr>
          <w:highlight w:val="white"/>
        </w:rPr>
        <w:t>}</w:t>
      </w:r>
    </w:p>
    <w:p w14:paraId="6EE6955C" w14:textId="42B0F4B1" w:rsidR="00555D55" w:rsidRPr="00903DBA" w:rsidRDefault="00555D55" w:rsidP="002B38CD">
      <w:pPr>
        <w:pStyle w:val="Rubrik2"/>
      </w:pPr>
      <w:bookmarkStart w:id="473" w:name="_Toc57656129"/>
      <w:r w:rsidRPr="00903DBA">
        <w:t>Mathematical Functions</w:t>
      </w:r>
      <w:bookmarkEnd w:id="473"/>
    </w:p>
    <w:p w14:paraId="4E9C5A9B" w14:textId="51224D20" w:rsidR="00730299" w:rsidRPr="00903DBA" w:rsidRDefault="00730299" w:rsidP="00730299">
      <w:r w:rsidRPr="00903DBA">
        <w:t>The mathematical function</w:t>
      </w:r>
      <w:r w:rsidR="00292E97" w:rsidRPr="00903DBA">
        <w:t>s are</w:t>
      </w:r>
      <w:r w:rsidRPr="00903DBA">
        <w:t xml:space="preserve"> implemented </w:t>
      </w:r>
      <w:r w:rsidR="00292E97" w:rsidRPr="00903DBA">
        <w:t xml:space="preserve">completely </w:t>
      </w:r>
      <w:r w:rsidRPr="00903DBA">
        <w:t>in C, they do not make system calls.</w:t>
      </w:r>
    </w:p>
    <w:p w14:paraId="168DFE01" w14:textId="5D1C6542" w:rsidR="00D62A8B" w:rsidRPr="00903DBA" w:rsidRDefault="008D6750" w:rsidP="00555D55">
      <w:pPr>
        <w:pStyle w:val="CodeListing"/>
      </w:pPr>
      <w:proofErr w:type="spellStart"/>
      <w:r w:rsidRPr="00903DBA">
        <w:t>m</w:t>
      </w:r>
      <w:r w:rsidR="00D62A8B" w:rsidRPr="00903DBA">
        <w:t>ath.h</w:t>
      </w:r>
      <w:proofErr w:type="spellEnd"/>
    </w:p>
    <w:p w14:paraId="73D8D9F2" w14:textId="77777777" w:rsidR="00161EFE" w:rsidRPr="00903DBA" w:rsidRDefault="00161EFE" w:rsidP="00161EFE">
      <w:pPr>
        <w:pStyle w:val="Code"/>
        <w:rPr>
          <w:highlight w:val="white"/>
        </w:rPr>
      </w:pPr>
      <w:r w:rsidRPr="00903DBA">
        <w:rPr>
          <w:highlight w:val="white"/>
        </w:rPr>
        <w:t>#ifndef __MATH_H__</w:t>
      </w:r>
    </w:p>
    <w:p w14:paraId="612E0DE0" w14:textId="77777777" w:rsidR="00161EFE" w:rsidRPr="00903DBA" w:rsidRDefault="00161EFE" w:rsidP="00161EFE">
      <w:pPr>
        <w:pStyle w:val="Code"/>
        <w:rPr>
          <w:highlight w:val="white"/>
        </w:rPr>
      </w:pPr>
      <w:r w:rsidRPr="00903DBA">
        <w:rPr>
          <w:highlight w:val="white"/>
        </w:rPr>
        <w:t>#define __MATH_H__</w:t>
      </w:r>
    </w:p>
    <w:p w14:paraId="3ED7390B" w14:textId="77777777" w:rsidR="00161EFE" w:rsidRPr="00903DBA" w:rsidRDefault="00161EFE" w:rsidP="00161EFE">
      <w:pPr>
        <w:pStyle w:val="Code"/>
        <w:rPr>
          <w:highlight w:val="white"/>
        </w:rPr>
      </w:pPr>
    </w:p>
    <w:p w14:paraId="61B43FB3" w14:textId="77777777" w:rsidR="00161EFE" w:rsidRPr="00903DBA" w:rsidRDefault="00161EFE" w:rsidP="00161EFE">
      <w:pPr>
        <w:pStyle w:val="Code"/>
        <w:rPr>
          <w:highlight w:val="white"/>
        </w:rPr>
      </w:pPr>
      <w:r w:rsidRPr="00903DBA">
        <w:rPr>
          <w:highlight w:val="white"/>
        </w:rPr>
        <w:t>#define PI 3.1415926535897932384626433</w:t>
      </w:r>
    </w:p>
    <w:p w14:paraId="5AFC94A9" w14:textId="77777777" w:rsidR="00161EFE" w:rsidRPr="00903DBA" w:rsidRDefault="00161EFE" w:rsidP="00161EFE">
      <w:pPr>
        <w:pStyle w:val="Code"/>
        <w:rPr>
          <w:highlight w:val="white"/>
        </w:rPr>
      </w:pPr>
      <w:r w:rsidRPr="00903DBA">
        <w:rPr>
          <w:highlight w:val="white"/>
        </w:rPr>
        <w:t>#define E  2.7182818284590452353602874</w:t>
      </w:r>
    </w:p>
    <w:p w14:paraId="26E0010C" w14:textId="77777777" w:rsidR="00161EFE" w:rsidRPr="00903DBA" w:rsidRDefault="00161EFE" w:rsidP="00161EFE">
      <w:pPr>
        <w:pStyle w:val="Code"/>
        <w:rPr>
          <w:highlight w:val="white"/>
        </w:rPr>
      </w:pPr>
    </w:p>
    <w:p w14:paraId="7A94E12D" w14:textId="77777777" w:rsidR="00161EFE" w:rsidRPr="00903DBA" w:rsidRDefault="00161EFE" w:rsidP="00161EFE">
      <w:pPr>
        <w:pStyle w:val="Code"/>
        <w:rPr>
          <w:highlight w:val="white"/>
        </w:rPr>
      </w:pPr>
      <w:r w:rsidRPr="00903DBA">
        <w:rPr>
          <w:highlight w:val="white"/>
        </w:rPr>
        <w:t>extern double exp(double x);</w:t>
      </w:r>
    </w:p>
    <w:p w14:paraId="3C8F87EA" w14:textId="77777777" w:rsidR="00161EFE" w:rsidRPr="00903DBA" w:rsidRDefault="00161EFE" w:rsidP="00161EFE">
      <w:pPr>
        <w:pStyle w:val="Code"/>
        <w:rPr>
          <w:highlight w:val="white"/>
        </w:rPr>
      </w:pPr>
      <w:r w:rsidRPr="00903DBA">
        <w:rPr>
          <w:highlight w:val="white"/>
        </w:rPr>
        <w:t>extern double log(double x);</w:t>
      </w:r>
    </w:p>
    <w:p w14:paraId="695DEC8E" w14:textId="77777777" w:rsidR="00161EFE" w:rsidRPr="00903DBA" w:rsidRDefault="00161EFE" w:rsidP="00161EFE">
      <w:pPr>
        <w:pStyle w:val="Code"/>
        <w:rPr>
          <w:highlight w:val="white"/>
        </w:rPr>
      </w:pPr>
      <w:r w:rsidRPr="00903DBA">
        <w:rPr>
          <w:highlight w:val="white"/>
        </w:rPr>
        <w:t>extern double log10(double x);</w:t>
      </w:r>
    </w:p>
    <w:p w14:paraId="5348E78A" w14:textId="77777777" w:rsidR="00161EFE" w:rsidRPr="00903DBA" w:rsidRDefault="00161EFE" w:rsidP="00161EFE">
      <w:pPr>
        <w:pStyle w:val="Code"/>
        <w:rPr>
          <w:highlight w:val="white"/>
        </w:rPr>
      </w:pPr>
    </w:p>
    <w:p w14:paraId="2EE77ED0" w14:textId="77777777" w:rsidR="00161EFE" w:rsidRPr="00903DBA" w:rsidRDefault="00161EFE" w:rsidP="00161EFE">
      <w:pPr>
        <w:pStyle w:val="Code"/>
        <w:rPr>
          <w:highlight w:val="white"/>
        </w:rPr>
      </w:pPr>
      <w:r w:rsidRPr="00903DBA">
        <w:rPr>
          <w:highlight w:val="white"/>
        </w:rPr>
        <w:t>extern double pow(double x, double y);</w:t>
      </w:r>
    </w:p>
    <w:p w14:paraId="01F8B7B3" w14:textId="77777777" w:rsidR="00161EFE" w:rsidRPr="00903DBA" w:rsidRDefault="00161EFE" w:rsidP="00161EFE">
      <w:pPr>
        <w:pStyle w:val="Code"/>
        <w:rPr>
          <w:highlight w:val="white"/>
        </w:rPr>
      </w:pPr>
      <w:r w:rsidRPr="00903DBA">
        <w:rPr>
          <w:highlight w:val="white"/>
        </w:rPr>
        <w:t>extern double ldexp(double x, int exponent);</w:t>
      </w:r>
    </w:p>
    <w:p w14:paraId="3DAC021A" w14:textId="77777777" w:rsidR="00161EFE" w:rsidRPr="00903DBA" w:rsidRDefault="00161EFE" w:rsidP="00161EFE">
      <w:pPr>
        <w:pStyle w:val="Code"/>
        <w:rPr>
          <w:highlight w:val="white"/>
        </w:rPr>
      </w:pPr>
      <w:r w:rsidRPr="00903DBA">
        <w:rPr>
          <w:highlight w:val="white"/>
        </w:rPr>
        <w:t>extern double frexp(double x, int* exponent);</w:t>
      </w:r>
    </w:p>
    <w:p w14:paraId="0AD98282" w14:textId="77777777" w:rsidR="00161EFE" w:rsidRPr="00903DBA" w:rsidRDefault="00161EFE" w:rsidP="00161EFE">
      <w:pPr>
        <w:pStyle w:val="Code"/>
        <w:rPr>
          <w:highlight w:val="white"/>
        </w:rPr>
      </w:pPr>
    </w:p>
    <w:p w14:paraId="55705E49" w14:textId="77777777" w:rsidR="00161EFE" w:rsidRPr="00903DBA" w:rsidRDefault="00161EFE" w:rsidP="00161EFE">
      <w:pPr>
        <w:pStyle w:val="Code"/>
        <w:rPr>
          <w:highlight w:val="white"/>
        </w:rPr>
      </w:pPr>
      <w:r w:rsidRPr="00903DBA">
        <w:rPr>
          <w:highlight w:val="white"/>
        </w:rPr>
        <w:t>extern double sqrt(double x);</w:t>
      </w:r>
    </w:p>
    <w:p w14:paraId="52DE050A" w14:textId="77777777" w:rsidR="00161EFE" w:rsidRPr="00903DBA" w:rsidRDefault="00161EFE" w:rsidP="00161EFE">
      <w:pPr>
        <w:pStyle w:val="Code"/>
        <w:rPr>
          <w:highlight w:val="white"/>
        </w:rPr>
      </w:pPr>
      <w:r w:rsidRPr="00903DBA">
        <w:rPr>
          <w:highlight w:val="white"/>
        </w:rPr>
        <w:t>extern double modf(double x, double* integral);</w:t>
      </w:r>
    </w:p>
    <w:p w14:paraId="2A742767" w14:textId="77777777" w:rsidR="00161EFE" w:rsidRPr="00903DBA" w:rsidRDefault="00161EFE" w:rsidP="00161EFE">
      <w:pPr>
        <w:pStyle w:val="Code"/>
        <w:rPr>
          <w:highlight w:val="white"/>
        </w:rPr>
      </w:pPr>
      <w:r w:rsidRPr="00903DBA">
        <w:rPr>
          <w:highlight w:val="white"/>
        </w:rPr>
        <w:t>extern double fmod(double x, double y);</w:t>
      </w:r>
    </w:p>
    <w:p w14:paraId="45185AEE" w14:textId="77777777" w:rsidR="00161EFE" w:rsidRPr="00903DBA" w:rsidRDefault="00161EFE" w:rsidP="00161EFE">
      <w:pPr>
        <w:pStyle w:val="Code"/>
        <w:rPr>
          <w:highlight w:val="white"/>
        </w:rPr>
      </w:pPr>
    </w:p>
    <w:p w14:paraId="5265455C" w14:textId="77777777" w:rsidR="00161EFE" w:rsidRPr="00903DBA" w:rsidRDefault="00161EFE" w:rsidP="00161EFE">
      <w:pPr>
        <w:pStyle w:val="Code"/>
        <w:rPr>
          <w:highlight w:val="white"/>
        </w:rPr>
      </w:pPr>
      <w:r w:rsidRPr="00903DBA">
        <w:rPr>
          <w:highlight w:val="white"/>
        </w:rPr>
        <w:t>extern double sin(double x);</w:t>
      </w:r>
    </w:p>
    <w:p w14:paraId="1222BFA7" w14:textId="77777777" w:rsidR="00161EFE" w:rsidRPr="00903DBA" w:rsidRDefault="00161EFE" w:rsidP="00161EFE">
      <w:pPr>
        <w:pStyle w:val="Code"/>
        <w:rPr>
          <w:highlight w:val="white"/>
        </w:rPr>
      </w:pPr>
      <w:r w:rsidRPr="00903DBA">
        <w:rPr>
          <w:highlight w:val="white"/>
        </w:rPr>
        <w:t>extern double cos(double x);</w:t>
      </w:r>
    </w:p>
    <w:p w14:paraId="5A1F2C5A" w14:textId="77777777" w:rsidR="00161EFE" w:rsidRPr="00903DBA" w:rsidRDefault="00161EFE" w:rsidP="00161EFE">
      <w:pPr>
        <w:pStyle w:val="Code"/>
        <w:rPr>
          <w:highlight w:val="white"/>
        </w:rPr>
      </w:pPr>
      <w:r w:rsidRPr="00903DBA">
        <w:rPr>
          <w:highlight w:val="white"/>
        </w:rPr>
        <w:t>extern double tan(double x);</w:t>
      </w:r>
    </w:p>
    <w:p w14:paraId="78F56BDB" w14:textId="77777777" w:rsidR="00161EFE" w:rsidRPr="00903DBA" w:rsidRDefault="00161EFE" w:rsidP="00161EFE">
      <w:pPr>
        <w:pStyle w:val="Code"/>
        <w:rPr>
          <w:highlight w:val="white"/>
        </w:rPr>
      </w:pPr>
    </w:p>
    <w:p w14:paraId="7A37B7BA" w14:textId="77777777" w:rsidR="00161EFE" w:rsidRPr="00903DBA" w:rsidRDefault="00161EFE" w:rsidP="00161EFE">
      <w:pPr>
        <w:pStyle w:val="Code"/>
        <w:rPr>
          <w:highlight w:val="white"/>
        </w:rPr>
      </w:pPr>
      <w:r w:rsidRPr="00903DBA">
        <w:rPr>
          <w:highlight w:val="white"/>
        </w:rPr>
        <w:t>extern double sinh(double x);</w:t>
      </w:r>
    </w:p>
    <w:p w14:paraId="46904E7C" w14:textId="77777777" w:rsidR="00161EFE" w:rsidRPr="00903DBA" w:rsidRDefault="00161EFE" w:rsidP="00161EFE">
      <w:pPr>
        <w:pStyle w:val="Code"/>
        <w:rPr>
          <w:highlight w:val="white"/>
        </w:rPr>
      </w:pPr>
      <w:r w:rsidRPr="00903DBA">
        <w:rPr>
          <w:highlight w:val="white"/>
        </w:rPr>
        <w:t>extern double cosh(double x);</w:t>
      </w:r>
    </w:p>
    <w:p w14:paraId="291FC4E3" w14:textId="77777777" w:rsidR="00161EFE" w:rsidRPr="00903DBA" w:rsidRDefault="00161EFE" w:rsidP="00161EFE">
      <w:pPr>
        <w:pStyle w:val="Code"/>
        <w:rPr>
          <w:highlight w:val="white"/>
        </w:rPr>
      </w:pPr>
      <w:r w:rsidRPr="00903DBA">
        <w:rPr>
          <w:highlight w:val="white"/>
        </w:rPr>
        <w:t>extern double tanh(double x);</w:t>
      </w:r>
    </w:p>
    <w:p w14:paraId="42D10A23" w14:textId="77777777" w:rsidR="00161EFE" w:rsidRPr="00903DBA" w:rsidRDefault="00161EFE" w:rsidP="00161EFE">
      <w:pPr>
        <w:pStyle w:val="Code"/>
        <w:rPr>
          <w:highlight w:val="white"/>
        </w:rPr>
      </w:pPr>
    </w:p>
    <w:p w14:paraId="687EBA1A" w14:textId="77777777" w:rsidR="00161EFE" w:rsidRPr="00903DBA" w:rsidRDefault="00161EFE" w:rsidP="00161EFE">
      <w:pPr>
        <w:pStyle w:val="Code"/>
        <w:rPr>
          <w:highlight w:val="white"/>
        </w:rPr>
      </w:pPr>
      <w:r w:rsidRPr="00903DBA">
        <w:rPr>
          <w:highlight w:val="white"/>
        </w:rPr>
        <w:t>extern double asin(double x);</w:t>
      </w:r>
    </w:p>
    <w:p w14:paraId="60B66C08" w14:textId="77777777" w:rsidR="00161EFE" w:rsidRPr="00903DBA" w:rsidRDefault="00161EFE" w:rsidP="00161EFE">
      <w:pPr>
        <w:pStyle w:val="Code"/>
        <w:rPr>
          <w:highlight w:val="white"/>
        </w:rPr>
      </w:pPr>
      <w:r w:rsidRPr="00903DBA">
        <w:rPr>
          <w:highlight w:val="white"/>
        </w:rPr>
        <w:t>extern double acos(double x);</w:t>
      </w:r>
    </w:p>
    <w:p w14:paraId="515B6105" w14:textId="77777777" w:rsidR="00161EFE" w:rsidRPr="00903DBA" w:rsidRDefault="00161EFE" w:rsidP="00161EFE">
      <w:pPr>
        <w:pStyle w:val="Code"/>
        <w:rPr>
          <w:highlight w:val="white"/>
        </w:rPr>
      </w:pPr>
      <w:r w:rsidRPr="00903DBA">
        <w:rPr>
          <w:highlight w:val="white"/>
        </w:rPr>
        <w:t>extern double atan(double x);</w:t>
      </w:r>
    </w:p>
    <w:p w14:paraId="39A5EF28" w14:textId="77777777" w:rsidR="00161EFE" w:rsidRPr="00903DBA" w:rsidRDefault="00161EFE" w:rsidP="00161EFE">
      <w:pPr>
        <w:pStyle w:val="Code"/>
        <w:rPr>
          <w:highlight w:val="white"/>
        </w:rPr>
      </w:pPr>
      <w:r w:rsidRPr="00903DBA">
        <w:rPr>
          <w:highlight w:val="white"/>
        </w:rPr>
        <w:t>extern double atan2(double x, double y);</w:t>
      </w:r>
    </w:p>
    <w:p w14:paraId="2DD4B26A" w14:textId="77777777" w:rsidR="00161EFE" w:rsidRPr="00903DBA" w:rsidRDefault="00161EFE" w:rsidP="00161EFE">
      <w:pPr>
        <w:pStyle w:val="Code"/>
        <w:rPr>
          <w:highlight w:val="white"/>
        </w:rPr>
      </w:pPr>
    </w:p>
    <w:p w14:paraId="53CD6107" w14:textId="77777777" w:rsidR="00161EFE" w:rsidRPr="00903DBA" w:rsidRDefault="00161EFE" w:rsidP="00161EFE">
      <w:pPr>
        <w:pStyle w:val="Code"/>
        <w:rPr>
          <w:highlight w:val="white"/>
        </w:rPr>
      </w:pPr>
      <w:r w:rsidRPr="00903DBA">
        <w:rPr>
          <w:highlight w:val="white"/>
        </w:rPr>
        <w:t>extern double floor(double x);</w:t>
      </w:r>
    </w:p>
    <w:p w14:paraId="09101F31" w14:textId="77777777" w:rsidR="00161EFE" w:rsidRPr="00903DBA" w:rsidRDefault="00161EFE" w:rsidP="00161EFE">
      <w:pPr>
        <w:pStyle w:val="Code"/>
        <w:rPr>
          <w:highlight w:val="white"/>
        </w:rPr>
      </w:pPr>
      <w:r w:rsidRPr="00903DBA">
        <w:rPr>
          <w:highlight w:val="white"/>
        </w:rPr>
        <w:t>extern double ceil(double x);</w:t>
      </w:r>
    </w:p>
    <w:p w14:paraId="4A893F84" w14:textId="77777777" w:rsidR="00161EFE" w:rsidRPr="00903DBA" w:rsidRDefault="00161EFE" w:rsidP="00161EFE">
      <w:pPr>
        <w:pStyle w:val="Code"/>
        <w:rPr>
          <w:highlight w:val="white"/>
        </w:rPr>
      </w:pPr>
      <w:r w:rsidRPr="00903DBA">
        <w:rPr>
          <w:highlight w:val="white"/>
        </w:rPr>
        <w:t>extern double round(double x);</w:t>
      </w:r>
    </w:p>
    <w:p w14:paraId="0E5684F2" w14:textId="77777777" w:rsidR="00161EFE" w:rsidRPr="00903DBA" w:rsidRDefault="00161EFE" w:rsidP="00161EFE">
      <w:pPr>
        <w:pStyle w:val="Code"/>
        <w:rPr>
          <w:highlight w:val="white"/>
        </w:rPr>
      </w:pPr>
      <w:r w:rsidRPr="00903DBA">
        <w:rPr>
          <w:highlight w:val="white"/>
        </w:rPr>
        <w:t>extern double fabs(double x);</w:t>
      </w:r>
    </w:p>
    <w:p w14:paraId="2836F129" w14:textId="77777777" w:rsidR="00161EFE" w:rsidRPr="00903DBA" w:rsidRDefault="00161EFE" w:rsidP="00161EFE">
      <w:pPr>
        <w:pStyle w:val="Code"/>
        <w:rPr>
          <w:highlight w:val="white"/>
        </w:rPr>
      </w:pPr>
    </w:p>
    <w:p w14:paraId="5ECE830A" w14:textId="77777777" w:rsidR="00161EFE" w:rsidRPr="00903DBA" w:rsidRDefault="00161EFE" w:rsidP="00161EFE">
      <w:pPr>
        <w:pStyle w:val="Code"/>
        <w:rPr>
          <w:highlight w:val="white"/>
        </w:rPr>
      </w:pPr>
      <w:r w:rsidRPr="00903DBA">
        <w:rPr>
          <w:highlight w:val="white"/>
        </w:rPr>
        <w:t>#endif</w:t>
      </w:r>
    </w:p>
    <w:p w14:paraId="57A031A1" w14:textId="2E6E0826" w:rsidR="001016CA" w:rsidRPr="00903DBA" w:rsidRDefault="001016CA" w:rsidP="001016CA">
      <w:pPr>
        <w:pStyle w:val="Rubrik3"/>
        <w:rPr>
          <w:highlight w:val="white"/>
        </w:rPr>
      </w:pPr>
      <w:bookmarkStart w:id="474" w:name="_Toc57656130"/>
      <w:r w:rsidRPr="00903DBA">
        <w:rPr>
          <w:highlight w:val="white"/>
        </w:rPr>
        <w:lastRenderedPageBreak/>
        <w:t>Exponent and Logarit</w:t>
      </w:r>
      <w:r w:rsidR="00EC7C48" w:rsidRPr="00903DBA">
        <w:rPr>
          <w:highlight w:val="white"/>
        </w:rPr>
        <w:t>h</w:t>
      </w:r>
      <w:r w:rsidRPr="00903DBA">
        <w:rPr>
          <w:highlight w:val="white"/>
        </w:rPr>
        <w:t>m</w:t>
      </w:r>
      <w:r w:rsidR="0083365C" w:rsidRPr="00903DBA">
        <w:rPr>
          <w:highlight w:val="white"/>
        </w:rPr>
        <w:t xml:space="preserve"> Functions</w:t>
      </w:r>
      <w:bookmarkEnd w:id="474"/>
    </w:p>
    <w:p w14:paraId="24B0B75A" w14:textId="3AEF6D77" w:rsidR="00674408" w:rsidRPr="00903DBA" w:rsidRDefault="00AA1B1E" w:rsidP="00674408">
      <w:pPr>
        <w:rPr>
          <w:highlight w:val="white"/>
        </w:rPr>
      </w:pPr>
      <w:r w:rsidRPr="00903DBA">
        <w:rPr>
          <w:highlight w:val="white"/>
        </w:rPr>
        <w:t>T</w:t>
      </w:r>
      <w:r w:rsidR="00674408" w:rsidRPr="00903DBA">
        <w:rPr>
          <w:highlight w:val="white"/>
        </w:rPr>
        <w:t>he Sine, Cosine, Exponent, and Logarith</w:t>
      </w:r>
      <w:r w:rsidR="00EC7C48" w:rsidRPr="00903DBA">
        <w:rPr>
          <w:highlight w:val="white"/>
        </w:rPr>
        <w:t>m</w:t>
      </w:r>
      <w:r w:rsidR="00674408" w:rsidRPr="00903DBA">
        <w:rPr>
          <w:highlight w:val="white"/>
        </w:rPr>
        <w:t xml:space="preserve"> functions are calculated by iterative methods</w:t>
      </w:r>
      <w:r w:rsidRPr="00903DBA">
        <w:rPr>
          <w:highlight w:val="white"/>
        </w:rPr>
        <w:t>, and the rest of the functions call these functions.</w:t>
      </w:r>
    </w:p>
    <w:p w14:paraId="19AB52E8" w14:textId="40A96A77" w:rsidR="00555D55" w:rsidRPr="00903DBA" w:rsidRDefault="008D6750" w:rsidP="00555D55">
      <w:pPr>
        <w:pStyle w:val="CodeListing"/>
        <w:rPr>
          <w:highlight w:val="white"/>
        </w:rPr>
      </w:pPr>
      <w:proofErr w:type="spellStart"/>
      <w:r w:rsidRPr="00903DBA">
        <w:rPr>
          <w:highlight w:val="white"/>
        </w:rPr>
        <w:t>m</w:t>
      </w:r>
      <w:r w:rsidR="00555D55" w:rsidRPr="00903DBA">
        <w:rPr>
          <w:highlight w:val="white"/>
        </w:rPr>
        <w:t>ath.c</w:t>
      </w:r>
      <w:proofErr w:type="spellEnd"/>
    </w:p>
    <w:p w14:paraId="493BE0AC" w14:textId="77777777" w:rsidR="00A262CB" w:rsidRPr="00903DBA" w:rsidRDefault="00A262CB" w:rsidP="00A262CB">
      <w:pPr>
        <w:pStyle w:val="Code"/>
        <w:rPr>
          <w:highlight w:val="white"/>
        </w:rPr>
      </w:pPr>
      <w:r w:rsidRPr="00903DBA">
        <w:rPr>
          <w:highlight w:val="white"/>
        </w:rPr>
        <w:t>#include &lt;math.h&gt;</w:t>
      </w:r>
    </w:p>
    <w:p w14:paraId="19271322" w14:textId="77777777" w:rsidR="00A262CB" w:rsidRPr="00903DBA" w:rsidRDefault="00A262CB" w:rsidP="00A262CB">
      <w:pPr>
        <w:pStyle w:val="Code"/>
        <w:rPr>
          <w:highlight w:val="white"/>
        </w:rPr>
      </w:pPr>
      <w:r w:rsidRPr="00903DBA">
        <w:rPr>
          <w:highlight w:val="white"/>
        </w:rPr>
        <w:t>#include &lt;errno.h&gt;</w:t>
      </w:r>
    </w:p>
    <w:p w14:paraId="0B15C15E" w14:textId="77777777" w:rsidR="00A262CB" w:rsidRPr="00903DBA" w:rsidRDefault="00A262CB" w:rsidP="00A262CB">
      <w:pPr>
        <w:pStyle w:val="Code"/>
        <w:rPr>
          <w:highlight w:val="white"/>
        </w:rPr>
      </w:pPr>
      <w:r w:rsidRPr="00903DBA">
        <w:rPr>
          <w:highlight w:val="white"/>
        </w:rPr>
        <w:t>#include &lt;stdio.h&gt;</w:t>
      </w:r>
    </w:p>
    <w:p w14:paraId="5CA7E799" w14:textId="77777777" w:rsidR="00A262CB" w:rsidRPr="00903DBA" w:rsidRDefault="00A262CB" w:rsidP="00A262CB">
      <w:pPr>
        <w:pStyle w:val="Code"/>
        <w:rPr>
          <w:highlight w:val="white"/>
        </w:rPr>
      </w:pPr>
      <w:r w:rsidRPr="00903DBA">
        <w:rPr>
          <w:highlight w:val="white"/>
        </w:rPr>
        <w:t>#include &lt;stddef.h&gt;</w:t>
      </w:r>
    </w:p>
    <w:p w14:paraId="306CB81E" w14:textId="77777777" w:rsidR="00A262CB" w:rsidRPr="00903DBA" w:rsidRDefault="00A262CB" w:rsidP="00A262CB">
      <w:pPr>
        <w:pStyle w:val="Code"/>
        <w:rPr>
          <w:highlight w:val="white"/>
        </w:rPr>
      </w:pPr>
      <w:r w:rsidRPr="00903DBA">
        <w:rPr>
          <w:highlight w:val="white"/>
        </w:rPr>
        <w:t>#include &lt;stdlib.h&gt;</w:t>
      </w:r>
    </w:p>
    <w:p w14:paraId="20885423" w14:textId="7715607C" w:rsidR="006B438B" w:rsidRPr="00903DBA" w:rsidRDefault="006B438B" w:rsidP="006B438B">
      <w:pPr>
        <w:rPr>
          <w:highlight w:val="white"/>
        </w:rPr>
      </w:pPr>
      <w:r w:rsidRPr="00903DBA">
        <w:rPr>
          <w:highlight w:val="white"/>
        </w:rPr>
        <w:t xml:space="preserve">The exponent function can be calculated be the following </w:t>
      </w:r>
      <w:r w:rsidR="00157542" w:rsidRPr="00903DBA">
        <w:rPr>
          <w:highlight w:val="white"/>
        </w:rPr>
        <w:t xml:space="preserve">iterative </w:t>
      </w:r>
      <w:r w:rsidRPr="00903DBA">
        <w:rPr>
          <w:highlight w:val="white"/>
        </w:rPr>
        <w:t>formula for any values</w:t>
      </w:r>
      <w:r w:rsidR="00E27696" w:rsidRPr="00903DBA">
        <w:rPr>
          <w:highlight w:val="white"/>
        </w:rPr>
        <w:t xml:space="preserve"> of</w:t>
      </w:r>
      <w:r w:rsidRPr="00903DBA">
        <w:rPr>
          <w:highlight w:val="white"/>
        </w:rPr>
        <w:t xml:space="preserve"> </w:t>
      </w:r>
      <m:oMath>
        <m:r>
          <w:rPr>
            <w:rFonts w:ascii="Cambria Math" w:hAnsi="Cambria Math"/>
          </w:rPr>
          <m:t>x</m:t>
        </m:r>
      </m:oMath>
      <w:r w:rsidRPr="00903DBA">
        <w:rPr>
          <w:rFonts w:eastAsiaTheme="minorEastAsia"/>
        </w:rPr>
        <w:t>.</w:t>
      </w:r>
    </w:p>
    <w:p w14:paraId="3596DEA4" w14:textId="5E993878" w:rsidR="00730299" w:rsidRPr="00903DBA" w:rsidRDefault="00DD6D68" w:rsidP="00730299">
      <w:pPr>
        <w:rPr>
          <w:highlight w:val="white"/>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r>
            <w:rPr>
              <w:rFonts w:ascii="Cambria Math" w:hAnsi="Cambria Math"/>
              <w:highlight w:val="white"/>
            </w:rPr>
            <m:t>=</m:t>
          </m:r>
          <m:r>
            <w:rPr>
              <w:rFonts w:ascii="Cambria Math" w:hAnsi="Cambria Math"/>
            </w:rPr>
            <m:t>1+</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i</m:t>
                      </m:r>
                    </m:sup>
                  </m:sSup>
                </m:num>
                <m:den>
                  <m:r>
                    <w:rPr>
                      <w:rFonts w:ascii="Cambria Math" w:hAnsi="Cambria Math"/>
                    </w:rPr>
                    <m:t>i!</m:t>
                  </m:r>
                </m:den>
              </m:f>
            </m:e>
          </m:nary>
        </m:oMath>
      </m:oMathPara>
    </w:p>
    <w:p w14:paraId="09BE1362" w14:textId="1806F640" w:rsidR="00157542" w:rsidRPr="00903DBA" w:rsidRDefault="00157542" w:rsidP="00157542">
      <w:pPr>
        <w:rPr>
          <w:highlight w:val="white"/>
        </w:rPr>
      </w:pPr>
      <w:r w:rsidRPr="00903DBA">
        <w:rPr>
          <w:highlight w:val="white"/>
        </w:rPr>
        <w:t xml:space="preserve">Naturally, we cannot iterate </w:t>
      </w:r>
      <w:r w:rsidR="003C51C2" w:rsidRPr="00903DBA">
        <w:rPr>
          <w:highlight w:val="white"/>
        </w:rPr>
        <w:t>indefinitely</w:t>
      </w:r>
      <w:r w:rsidRPr="00903DBA">
        <w:rPr>
          <w:highlight w:val="white"/>
        </w:rPr>
        <w:t xml:space="preserve"> in the code. Instead, we break the iteration when the term is smaller th</w:t>
      </w:r>
      <w:r w:rsidR="00F93C69" w:rsidRPr="00903DBA">
        <w:rPr>
          <w:highlight w:val="white"/>
        </w:rPr>
        <w:t>a</w:t>
      </w:r>
      <w:r w:rsidRPr="00903DBA">
        <w:rPr>
          <w:highlight w:val="white"/>
        </w:rPr>
        <w:t>n the EPSILON constant.</w:t>
      </w:r>
    </w:p>
    <w:p w14:paraId="0CEDB62F" w14:textId="77777777" w:rsidR="00FD5C38" w:rsidRPr="00903DBA" w:rsidRDefault="00FD5C38" w:rsidP="00FD5C38">
      <w:pPr>
        <w:pStyle w:val="Code"/>
        <w:rPr>
          <w:highlight w:val="white"/>
        </w:rPr>
      </w:pPr>
      <w:r w:rsidRPr="00903DBA">
        <w:rPr>
          <w:highlight w:val="white"/>
        </w:rPr>
        <w:t>#define EPSILON   1e-9</w:t>
      </w:r>
    </w:p>
    <w:p w14:paraId="50DFAF3F" w14:textId="77777777" w:rsidR="00FD5C38" w:rsidRPr="00903DBA" w:rsidRDefault="00FD5C38" w:rsidP="00A262CB">
      <w:pPr>
        <w:pStyle w:val="Code"/>
        <w:rPr>
          <w:highlight w:val="white"/>
        </w:rPr>
      </w:pPr>
    </w:p>
    <w:p w14:paraId="656056D2" w14:textId="1672E59F" w:rsidR="00A262CB" w:rsidRPr="00903DBA" w:rsidRDefault="00A262CB" w:rsidP="00A262CB">
      <w:pPr>
        <w:pStyle w:val="Code"/>
        <w:rPr>
          <w:highlight w:val="white"/>
        </w:rPr>
      </w:pPr>
      <w:r w:rsidRPr="00903DBA">
        <w:rPr>
          <w:highlight w:val="white"/>
        </w:rPr>
        <w:t>double exp(double x) {</w:t>
      </w:r>
    </w:p>
    <w:p w14:paraId="3BEF9FF0" w14:textId="77777777" w:rsidR="00A262CB" w:rsidRPr="00903DBA" w:rsidRDefault="00A262CB" w:rsidP="00A262CB">
      <w:pPr>
        <w:pStyle w:val="Code"/>
        <w:rPr>
          <w:highlight w:val="white"/>
        </w:rPr>
      </w:pPr>
      <w:r w:rsidRPr="00903DBA">
        <w:rPr>
          <w:highlight w:val="white"/>
        </w:rPr>
        <w:t xml:space="preserve">  double index = 1, term, sum = 1, faculty = 1, power = x;</w:t>
      </w:r>
    </w:p>
    <w:p w14:paraId="72D7985F" w14:textId="77777777" w:rsidR="00A262CB" w:rsidRPr="00903DBA" w:rsidRDefault="00A262CB" w:rsidP="00A262CB">
      <w:pPr>
        <w:pStyle w:val="Code"/>
        <w:rPr>
          <w:highlight w:val="white"/>
        </w:rPr>
      </w:pPr>
    </w:p>
    <w:p w14:paraId="53FD5AB7" w14:textId="77777777" w:rsidR="00A262CB" w:rsidRPr="00903DBA" w:rsidRDefault="00A262CB" w:rsidP="00A262CB">
      <w:pPr>
        <w:pStyle w:val="Code"/>
        <w:rPr>
          <w:highlight w:val="white"/>
        </w:rPr>
      </w:pPr>
      <w:r w:rsidRPr="00903DBA">
        <w:rPr>
          <w:highlight w:val="white"/>
        </w:rPr>
        <w:t xml:space="preserve">  do {</w:t>
      </w:r>
    </w:p>
    <w:p w14:paraId="398DEF07" w14:textId="77777777" w:rsidR="00A262CB" w:rsidRPr="00903DBA" w:rsidRDefault="00A262CB" w:rsidP="00A262CB">
      <w:pPr>
        <w:pStyle w:val="Code"/>
        <w:rPr>
          <w:highlight w:val="white"/>
        </w:rPr>
      </w:pPr>
      <w:r w:rsidRPr="00903DBA">
        <w:rPr>
          <w:highlight w:val="white"/>
        </w:rPr>
        <w:t xml:space="preserve">    term = power / faculty;</w:t>
      </w:r>
    </w:p>
    <w:p w14:paraId="1517C380" w14:textId="77777777" w:rsidR="00A262CB" w:rsidRPr="00903DBA" w:rsidRDefault="00A262CB" w:rsidP="00A262CB">
      <w:pPr>
        <w:pStyle w:val="Code"/>
        <w:rPr>
          <w:highlight w:val="white"/>
        </w:rPr>
      </w:pPr>
      <w:r w:rsidRPr="00903DBA">
        <w:rPr>
          <w:highlight w:val="white"/>
        </w:rPr>
        <w:t xml:space="preserve">    sum += term;</w:t>
      </w:r>
    </w:p>
    <w:p w14:paraId="4BB3C4D0" w14:textId="77777777" w:rsidR="00A262CB" w:rsidRPr="00903DBA" w:rsidRDefault="00A262CB" w:rsidP="00A262CB">
      <w:pPr>
        <w:pStyle w:val="Code"/>
        <w:rPr>
          <w:highlight w:val="white"/>
        </w:rPr>
      </w:pPr>
      <w:r w:rsidRPr="00903DBA">
        <w:rPr>
          <w:highlight w:val="white"/>
        </w:rPr>
        <w:t xml:space="preserve">    power *= x;</w:t>
      </w:r>
    </w:p>
    <w:p w14:paraId="4A924C0F" w14:textId="77777777" w:rsidR="00A262CB" w:rsidRPr="00903DBA" w:rsidRDefault="00A262CB" w:rsidP="00A262CB">
      <w:pPr>
        <w:pStyle w:val="Code"/>
        <w:rPr>
          <w:highlight w:val="white"/>
        </w:rPr>
      </w:pPr>
      <w:r w:rsidRPr="00903DBA">
        <w:rPr>
          <w:highlight w:val="white"/>
        </w:rPr>
        <w:t xml:space="preserve">    faculty *= ++index;</w:t>
      </w:r>
    </w:p>
    <w:p w14:paraId="697CB5E3" w14:textId="77777777" w:rsidR="00A262CB" w:rsidRPr="00903DBA" w:rsidRDefault="00A262CB" w:rsidP="00A262CB">
      <w:pPr>
        <w:pStyle w:val="Code"/>
        <w:rPr>
          <w:highlight w:val="white"/>
        </w:rPr>
      </w:pPr>
      <w:r w:rsidRPr="00903DBA">
        <w:rPr>
          <w:highlight w:val="white"/>
        </w:rPr>
        <w:t xml:space="preserve">  } while (fabs(term) &gt;= EPSILON);</w:t>
      </w:r>
    </w:p>
    <w:p w14:paraId="705AA884" w14:textId="77777777" w:rsidR="00A262CB" w:rsidRPr="00903DBA" w:rsidRDefault="00A262CB" w:rsidP="00A262CB">
      <w:pPr>
        <w:pStyle w:val="Code"/>
        <w:rPr>
          <w:highlight w:val="white"/>
        </w:rPr>
      </w:pPr>
    </w:p>
    <w:p w14:paraId="60FFD519" w14:textId="77777777" w:rsidR="00A262CB" w:rsidRPr="00903DBA" w:rsidRDefault="00A262CB" w:rsidP="00A262CB">
      <w:pPr>
        <w:pStyle w:val="Code"/>
        <w:rPr>
          <w:highlight w:val="white"/>
        </w:rPr>
      </w:pPr>
      <w:r w:rsidRPr="00903DBA">
        <w:rPr>
          <w:highlight w:val="white"/>
        </w:rPr>
        <w:t xml:space="preserve">  return sum;</w:t>
      </w:r>
    </w:p>
    <w:p w14:paraId="519F17BE" w14:textId="77777777" w:rsidR="00A262CB" w:rsidRPr="00903DBA" w:rsidRDefault="00A262CB" w:rsidP="00A262CB">
      <w:pPr>
        <w:pStyle w:val="Code"/>
        <w:rPr>
          <w:highlight w:val="white"/>
        </w:rPr>
      </w:pPr>
      <w:r w:rsidRPr="00903DBA">
        <w:rPr>
          <w:highlight w:val="white"/>
        </w:rPr>
        <w:t>}</w:t>
      </w:r>
    </w:p>
    <w:p w14:paraId="2426B86A" w14:textId="1E7ED6DF" w:rsidR="000E527D" w:rsidRPr="00903DBA" w:rsidRDefault="000E527D" w:rsidP="000E527D">
      <w:pPr>
        <w:rPr>
          <w:highlight w:val="white"/>
        </w:rPr>
      </w:pPr>
      <w:r w:rsidRPr="00903DBA">
        <w:rPr>
          <w:highlight w:val="white"/>
        </w:rPr>
        <w:t>The logarit</w:t>
      </w:r>
      <w:r w:rsidR="006B438B" w:rsidRPr="00903DBA">
        <w:rPr>
          <w:highlight w:val="white"/>
        </w:rPr>
        <w:t>h</w:t>
      </w:r>
      <w:r w:rsidRPr="00903DBA">
        <w:rPr>
          <w:highlight w:val="white"/>
        </w:rPr>
        <w:t xml:space="preserve">m function can be calculated be the following formula for any values </w:t>
      </w:r>
      <m:oMath>
        <m:r>
          <w:rPr>
            <w:rFonts w:ascii="Cambria Math" w:hAnsi="Cambria Math"/>
          </w:rPr>
          <m:t>0&lt;x&lt;2</m:t>
        </m:r>
      </m:oMath>
      <w:r w:rsidR="001A0B43" w:rsidRPr="00903DBA">
        <w:rPr>
          <w:rFonts w:eastAsiaTheme="minorEastAsia"/>
        </w:rPr>
        <w:t xml:space="preserve">, which gives </w:t>
      </w:r>
      <m:oMath>
        <m:r>
          <w:rPr>
            <w:rFonts w:ascii="Cambria Math" w:eastAsiaTheme="minorEastAsia" w:hAnsi="Cambria Math"/>
          </w:rPr>
          <m:t>-1&lt;</m:t>
        </m:r>
        <m:d>
          <m:dPr>
            <m:ctrlPr>
              <w:rPr>
                <w:rFonts w:ascii="Cambria Math" w:eastAsiaTheme="minorEastAsia" w:hAnsi="Cambria Math"/>
                <w:i/>
              </w:rPr>
            </m:ctrlPr>
          </m:dPr>
          <m:e>
            <m:r>
              <w:rPr>
                <w:rFonts w:ascii="Cambria Math" w:eastAsiaTheme="minorEastAsia" w:hAnsi="Cambria Math"/>
              </w:rPr>
              <m:t>x-1</m:t>
            </m:r>
          </m:e>
        </m:d>
        <m:r>
          <w:rPr>
            <w:rFonts w:ascii="Cambria Math" w:eastAsiaTheme="minorEastAsia" w:hAnsi="Cambria Math"/>
          </w:rPr>
          <m:t>&lt;1</m:t>
        </m:r>
      </m:oMath>
      <w:r w:rsidR="001A0B43" w:rsidRPr="00903DBA">
        <w:rPr>
          <w:rFonts w:eastAsiaTheme="minorEastAsia"/>
        </w:rPr>
        <w:t>.</w:t>
      </w:r>
    </w:p>
    <w:p w14:paraId="52BC3740" w14:textId="37B147FA" w:rsidR="00414FF7" w:rsidRPr="00903DBA" w:rsidRDefault="00DD6D68" w:rsidP="00414FF7">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m:oMathPara>
    </w:p>
    <w:p w14:paraId="3ECEA4A0" w14:textId="7297F942" w:rsidR="00555D55" w:rsidRPr="00903DBA" w:rsidRDefault="00555D55" w:rsidP="00555D55">
      <w:pPr>
        <w:pStyle w:val="Code"/>
        <w:rPr>
          <w:highlight w:val="white"/>
        </w:rPr>
      </w:pPr>
    </w:p>
    <w:p w14:paraId="4B423F1A" w14:textId="7DA9C4C2" w:rsidR="00493008" w:rsidRPr="00903DBA" w:rsidRDefault="00493008" w:rsidP="007B6A43">
      <w:pPr>
        <w:rPr>
          <w:rFonts w:eastAsiaTheme="minorEastAsia"/>
        </w:rPr>
      </w:pPr>
      <w:r w:rsidRPr="00903DBA">
        <w:rPr>
          <w:highlight w:val="white"/>
        </w:rPr>
        <w:t xml:space="preserve">To begin with, we must make sure that the input value is </w:t>
      </w:r>
      <w:r w:rsidR="009E5D1C" w:rsidRPr="00903DBA">
        <w:rPr>
          <w:highlight w:val="white"/>
        </w:rPr>
        <w:t xml:space="preserve">more than zero and </w:t>
      </w:r>
      <w:r w:rsidRPr="00903DBA">
        <w:rPr>
          <w:highlight w:val="white"/>
        </w:rPr>
        <w:t xml:space="preserve">less than </w:t>
      </w:r>
      <w:r w:rsidR="009E5D1C" w:rsidRPr="00903DBA">
        <w:rPr>
          <w:highlight w:val="white"/>
        </w:rPr>
        <w:t>two</w:t>
      </w:r>
      <w:r w:rsidRPr="00903DBA">
        <w:rPr>
          <w:highlight w:val="white"/>
        </w:rPr>
        <w:t>.</w:t>
      </w:r>
      <w:r w:rsidR="007B6A43" w:rsidRPr="00903DBA">
        <w:rPr>
          <w:highlight w:val="white"/>
        </w:rPr>
        <w:t xml:space="preserve"> </w:t>
      </w:r>
      <w:r w:rsidR="00F6212C" w:rsidRPr="00903DBA">
        <w:rPr>
          <w:highlight w:val="white"/>
        </w:rPr>
        <w:t xml:space="preserve">Moreover, </w:t>
      </w:r>
      <w:proofErr w:type="gramStart"/>
      <w:r w:rsidR="00F6212C" w:rsidRPr="00903DBA">
        <w:rPr>
          <w:highlight w:val="white"/>
        </w:rPr>
        <w:t>in order to</w:t>
      </w:r>
      <w:proofErr w:type="gramEnd"/>
      <w:r w:rsidR="00F6212C" w:rsidRPr="00903DBA">
        <w:rPr>
          <w:highlight w:val="white"/>
        </w:rPr>
        <w:t xml:space="preserve"> keep the number of iterations </w:t>
      </w:r>
      <w:r w:rsidR="005E61B9" w:rsidRPr="00903DBA">
        <w:rPr>
          <w:highlight w:val="white"/>
        </w:rPr>
        <w:t>down</w:t>
      </w:r>
      <w:r w:rsidR="00F6212C" w:rsidRPr="00903DBA">
        <w:rPr>
          <w:highlight w:val="white"/>
        </w:rPr>
        <w:t>, the value shall not be too close to</w:t>
      </w:r>
      <w:r w:rsidR="009E5D1C" w:rsidRPr="00903DBA">
        <w:rPr>
          <w:highlight w:val="white"/>
        </w:rPr>
        <w:t xml:space="preserve"> either </w:t>
      </w:r>
      <w:r w:rsidR="00F6212C" w:rsidRPr="00903DBA">
        <w:rPr>
          <w:highlight w:val="white"/>
        </w:rPr>
        <w:t>zero</w:t>
      </w:r>
      <w:r w:rsidR="009E5D1C" w:rsidRPr="00903DBA">
        <w:rPr>
          <w:highlight w:val="white"/>
        </w:rPr>
        <w:t xml:space="preserve"> or two</w:t>
      </w:r>
      <w:r w:rsidR="00F6212C" w:rsidRPr="00903DBA">
        <w:rPr>
          <w:highlight w:val="white"/>
        </w:rPr>
        <w:t xml:space="preserve">. Therefore, we make sure the value holds the interval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F6212C" w:rsidRPr="00903DBA">
        <w:rPr>
          <w:rFonts w:eastAsiaTheme="minorEastAsia"/>
          <w:highlight w:val="white"/>
        </w:rPr>
        <w:t xml:space="preserve">. We can do that by multiply or divide by </w:t>
      </w:r>
      <m:oMath>
        <m:r>
          <w:rPr>
            <w:rFonts w:ascii="Cambria Math" w:eastAsiaTheme="minorEastAsia" w:hAnsi="Cambria Math"/>
          </w:rPr>
          <m:t>e</m:t>
        </m:r>
      </m:oMath>
      <w:r w:rsidR="00F6212C" w:rsidRPr="00903DBA">
        <w:rPr>
          <w:rFonts w:eastAsiaTheme="minorEastAsia"/>
        </w:rPr>
        <w:t>, and use the fact</w:t>
      </w:r>
      <w:r w:rsidR="009E5D1C" w:rsidRPr="00903DBA">
        <w:rPr>
          <w:rFonts w:eastAsiaTheme="minorEastAsia"/>
        </w:rPr>
        <w:t>s</w:t>
      </w:r>
      <w:r w:rsidR="00F6212C" w:rsidRPr="00903DBA">
        <w:rPr>
          <w:rFonts w:eastAsiaTheme="minorEastAsia"/>
        </w:rPr>
        <w:t xml:space="preserve"> that </w:t>
      </w:r>
    </w:p>
    <w:p w14:paraId="58C0445B" w14:textId="36663366" w:rsidR="00F6212C" w:rsidRPr="00903DBA" w:rsidRDefault="00DD6D68" w:rsidP="00F6212C">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09CEABFF" w14:textId="1C093AC1" w:rsidR="00A301BD" w:rsidRPr="00903DBA" w:rsidRDefault="00A301BD" w:rsidP="00A301BD">
      <w:pPr>
        <w:jc w:val="center"/>
        <w:rPr>
          <w:rFonts w:eastAsiaTheme="minorEastAsia"/>
        </w:rPr>
      </w:pPr>
      <w:r w:rsidRPr="00903DBA">
        <w:rPr>
          <w:rFonts w:eastAsiaTheme="minorEastAsia"/>
        </w:rPr>
        <w:t>and</w:t>
      </w:r>
    </w:p>
    <w:p w14:paraId="5CF3811E" w14:textId="6DA036E0" w:rsidR="00383787" w:rsidRPr="00903DBA" w:rsidRDefault="00DD6D68" w:rsidP="00383787">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rad>
                <m:radPr>
                  <m:ctrlPr>
                    <w:rPr>
                      <w:rFonts w:ascii="Cambria Math" w:eastAsiaTheme="minorEastAsia" w:hAnsi="Cambria Math"/>
                      <w:i/>
                      <w:noProof/>
                    </w:rPr>
                  </m:ctrlPr>
                </m:radPr>
                <m:deg>
                  <m:r>
                    <w:rPr>
                      <w:rFonts w:ascii="Cambria Math" w:eastAsiaTheme="minorEastAsia" w:hAnsi="Cambria Math"/>
                      <w:noProof/>
                    </w:rPr>
                    <m:t>n</m:t>
                  </m:r>
                </m:deg>
                <m:e>
                  <m:r>
                    <w:rPr>
                      <w:rFonts w:ascii="Cambria Math" w:eastAsiaTheme="minorEastAsia" w:hAnsi="Cambria Math"/>
                      <w:noProof/>
                    </w:rPr>
                    <m:t>e</m:t>
                  </m:r>
                </m:e>
              </m:rad>
            </m:e>
          </m:func>
          <m:r>
            <w:rPr>
              <w:rFonts w:ascii="Cambria Math" w:hAnsi="Cambria Math"/>
              <w:highlight w:val="white"/>
            </w:rPr>
            <m:t>=</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highlight w:val="white"/>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sSup>
                <m:sSupPr>
                  <m:ctrlPr>
                    <w:rPr>
                      <w:rFonts w:ascii="Cambria Math" w:eastAsiaTheme="minorEastAsia" w:hAnsi="Cambria Math"/>
                      <w:i/>
                      <w:noProof/>
                    </w:rPr>
                  </m:ctrlPr>
                </m:sSupPr>
                <m:e>
                  <m:r>
                    <w:rPr>
                      <w:rFonts w:ascii="Cambria Math" w:eastAsiaTheme="minorEastAsia" w:hAnsi="Cambria Math"/>
                      <w:noProof/>
                    </w:rPr>
                    <m:t>e</m:t>
                  </m:r>
                </m:e>
                <m:sup>
                  <m:r>
                    <w:rPr>
                      <w:rFonts w:ascii="Cambria Math" w:eastAsiaTheme="minorEastAsia" w:hAnsi="Cambria Math"/>
                      <w:noProof/>
                    </w:rPr>
                    <m:t>n</m:t>
                  </m:r>
                </m:sup>
              </m:sSup>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m:t>
          </m:r>
          <m:func>
            <m:funcPr>
              <m:ctrlPr>
                <w:rPr>
                  <w:rFonts w:ascii="Cambria Math" w:hAnsi="Cambria Math"/>
                  <w:i/>
                </w:rPr>
              </m:ctrlPr>
            </m:funcPr>
            <m:fName>
              <m:r>
                <m:rPr>
                  <m:sty m:val="p"/>
                </m:rPr>
                <w:rPr>
                  <w:rFonts w:ascii="Cambria Math" w:hAnsi="Cambria Math"/>
                  <w:highlight w:val="white"/>
                </w:rPr>
                <m:t>ln</m:t>
              </m:r>
              <m:ctrlPr>
                <w:rPr>
                  <w:rFonts w:ascii="Cambria Math" w:hAnsi="Cambria Math"/>
                  <w:i/>
                  <w:highlight w:val="white"/>
                </w:rPr>
              </m:ctrlPr>
            </m:fName>
            <m:e>
              <m:r>
                <w:rPr>
                  <w:rFonts w:ascii="Cambria Math" w:eastAsiaTheme="minorEastAsia" w:hAnsi="Cambria Math"/>
                  <w:noProof/>
                </w:rPr>
                <m:t>e</m:t>
              </m:r>
            </m:e>
          </m:func>
          <m:r>
            <w:rPr>
              <w:rFonts w:ascii="Cambria Math" w:hAnsi="Cambria Math"/>
              <w:highlight w:val="white"/>
            </w:rPr>
            <m:t>=</m:t>
          </m:r>
          <m:func>
            <m:funcPr>
              <m:ctrlPr>
                <w:rPr>
                  <w:rFonts w:ascii="Cambria Math" w:eastAsiaTheme="minorEastAsia" w:hAnsi="Cambria Math"/>
                  <w:i/>
                  <w:noProof/>
                </w:rPr>
              </m:ctrlPr>
            </m:funcPr>
            <m:fName>
              <m:r>
                <m:rPr>
                  <m:sty m:val="p"/>
                </m:rPr>
                <w:rPr>
                  <w:rFonts w:ascii="Cambria Math" w:eastAsiaTheme="minorEastAsia" w:hAnsi="Cambria Math"/>
                  <w:noProof/>
                </w:rPr>
                <m:t>ln</m:t>
              </m:r>
            </m:fName>
            <m:e>
              <m:r>
                <w:rPr>
                  <w:rFonts w:ascii="Cambria Math" w:eastAsiaTheme="minorEastAsia" w:hAnsi="Cambria Math"/>
                  <w:noProof/>
                </w:rPr>
                <m:t>x</m:t>
              </m:r>
            </m:e>
          </m:func>
          <m:r>
            <w:rPr>
              <w:rFonts w:ascii="Cambria Math" w:hAnsi="Cambria Math"/>
            </w:rPr>
            <m:t>-n∙1</m:t>
          </m:r>
          <m:r>
            <w:rPr>
              <w:rFonts w:ascii="Cambria Math" w:hAnsi="Cambria Math"/>
              <w:highlight w:val="white"/>
            </w:rPr>
            <m:t>=</m:t>
          </m:r>
          <m:func>
            <m:funcPr>
              <m:ctrlPr>
                <w:rPr>
                  <w:rFonts w:ascii="Cambria Math" w:eastAsiaTheme="minorEastAsia" w:hAnsi="Cambria Math"/>
                  <w:i/>
                </w:rPr>
              </m:ctrlPr>
            </m:funcPr>
            <m:fName>
              <m:r>
                <m:rPr>
                  <m:sty m:val="p"/>
                </m:rPr>
                <w:rPr>
                  <w:rFonts w:ascii="Cambria Math" w:eastAsiaTheme="minorEastAsia" w:hAnsi="Cambria Math"/>
                  <w:highlight w:val="white"/>
                </w:rPr>
                <m:t>ln</m:t>
              </m:r>
              <m:ctrlPr>
                <w:rPr>
                  <w:rFonts w:ascii="Cambria Math" w:eastAsiaTheme="minorEastAsia" w:hAnsi="Cambria Math"/>
                  <w:i/>
                  <w:highlight w:val="white"/>
                </w:rPr>
              </m:ctrlPr>
            </m:fName>
            <m:e>
              <m:r>
                <w:rPr>
                  <w:rFonts w:ascii="Cambria Math" w:eastAsiaTheme="minorEastAsia" w:hAnsi="Cambria Math"/>
                </w:rPr>
                <m:t>x-n</m:t>
              </m:r>
            </m:e>
          </m:func>
        </m:oMath>
      </m:oMathPara>
    </w:p>
    <w:p w14:paraId="7831AABA" w14:textId="7202532C" w:rsidR="007F7AFB" w:rsidRPr="00903DBA" w:rsidRDefault="007F7AFB" w:rsidP="006E43E5">
      <w:pPr>
        <w:rPr>
          <w:highlight w:val="white"/>
        </w:rPr>
      </w:pPr>
      <w:r w:rsidRPr="00903DBA">
        <w:rPr>
          <w:highlight w:val="white"/>
        </w:rPr>
        <w:lastRenderedPageBreak/>
        <w:t xml:space="preserve">This gives that we can divide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rPr>
          <m:t>e</m:t>
        </m:r>
      </m:oMath>
      <w:r w:rsidR="00DA44B4" w:rsidRPr="00903DBA">
        <w:rPr>
          <w:rFonts w:eastAsiaTheme="minorEastAsia"/>
        </w:rPr>
        <w:t xml:space="preserve"> until </w:t>
      </w:r>
      <m:oMath>
        <m:r>
          <w:rPr>
            <w:rFonts w:ascii="Cambria Math" w:eastAsiaTheme="minorEastAsia" w:hAnsi="Cambria Math"/>
          </w:rPr>
          <m:t>x&lt;1</m:t>
        </m:r>
      </m:oMath>
      <w:r w:rsidR="00CE4E08" w:rsidRPr="00903DBA">
        <w:rPr>
          <w:rFonts w:eastAsiaTheme="minorEastAsia"/>
        </w:rPr>
        <w:t>, and we</w:t>
      </w:r>
      <w:r w:rsidR="00DA44B4" w:rsidRPr="00903DBA">
        <w:rPr>
          <w:rFonts w:eastAsiaTheme="minorEastAsia"/>
        </w:rPr>
        <w:t xml:space="preserve"> can multiply </w:t>
      </w:r>
      <m:oMath>
        <m:r>
          <w:rPr>
            <w:rFonts w:ascii="Cambria Math" w:eastAsiaTheme="minorEastAsia" w:hAnsi="Cambria Math"/>
            <w:noProof/>
          </w:rPr>
          <m:t>x</m:t>
        </m:r>
      </m:oMath>
      <w:r w:rsidR="00DA44B4" w:rsidRPr="00903DBA">
        <w:rPr>
          <w:rFonts w:eastAsiaTheme="minorEastAsia"/>
        </w:rPr>
        <w:t xml:space="preserve"> with </w:t>
      </w:r>
      <m:oMath>
        <m:r>
          <w:rPr>
            <w:rFonts w:ascii="Cambria Math" w:eastAsiaTheme="minorEastAsia" w:hAnsi="Cambria Math"/>
            <w:noProof/>
          </w:rPr>
          <m:t>e</m:t>
        </m:r>
      </m:oMath>
      <w:r w:rsidR="00CE4E08" w:rsidRPr="00903DBA">
        <w:rPr>
          <w:rFonts w:eastAsiaTheme="minorEastAsia"/>
        </w:rPr>
        <w:t xml:space="preserve"> until </w:t>
      </w:r>
      <m:oMath>
        <m:r>
          <w:rPr>
            <w:rFonts w:ascii="Cambria Math" w:eastAsiaTheme="minorEastAsia" w:hAnsi="Cambria Math"/>
            <w:noProof/>
          </w:rPr>
          <m:t xml:space="preserve">x&gt; </m:t>
        </m:r>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oMath>
      <w:r w:rsidR="00ED7563" w:rsidRPr="00903DBA">
        <w:rPr>
          <w:rFonts w:eastAsiaTheme="minorEastAsia"/>
        </w:rPr>
        <w:t>, as long as we keep track of the number of divisions and multiplications.</w:t>
      </w:r>
    </w:p>
    <w:p w14:paraId="795483D0" w14:textId="77777777" w:rsidR="00FD5C38" w:rsidRPr="00903DBA" w:rsidRDefault="00FD5C38" w:rsidP="00FD5C38">
      <w:pPr>
        <w:pStyle w:val="Code"/>
        <w:rPr>
          <w:highlight w:val="white"/>
        </w:rPr>
      </w:pPr>
      <w:r w:rsidRPr="00903DBA">
        <w:rPr>
          <w:highlight w:val="white"/>
        </w:rPr>
        <w:t>#define E_INVERSE (1 / E)</w:t>
      </w:r>
    </w:p>
    <w:p w14:paraId="6F6736FA" w14:textId="77777777" w:rsidR="00FD5C38" w:rsidRPr="00903DBA" w:rsidRDefault="00FD5C38" w:rsidP="00A262CB">
      <w:pPr>
        <w:pStyle w:val="Code"/>
        <w:rPr>
          <w:highlight w:val="white"/>
        </w:rPr>
      </w:pPr>
    </w:p>
    <w:p w14:paraId="3D5E5562" w14:textId="3A51CE61" w:rsidR="00A262CB" w:rsidRPr="00903DBA" w:rsidRDefault="00A262CB" w:rsidP="00A262CB">
      <w:pPr>
        <w:pStyle w:val="Code"/>
        <w:rPr>
          <w:highlight w:val="white"/>
        </w:rPr>
      </w:pPr>
      <w:r w:rsidRPr="00903DBA">
        <w:rPr>
          <w:highlight w:val="white"/>
        </w:rPr>
        <w:t>double log(double x) {</w:t>
      </w:r>
    </w:p>
    <w:p w14:paraId="66FE621F" w14:textId="77777777" w:rsidR="00A262CB" w:rsidRPr="00903DBA" w:rsidRDefault="00A262CB" w:rsidP="00A262CB">
      <w:pPr>
        <w:pStyle w:val="Code"/>
        <w:rPr>
          <w:highlight w:val="white"/>
        </w:rPr>
      </w:pPr>
      <w:r w:rsidRPr="00903DBA">
        <w:rPr>
          <w:highlight w:val="white"/>
        </w:rPr>
        <w:t xml:space="preserve">  if (x &gt; 0) {</w:t>
      </w:r>
    </w:p>
    <w:p w14:paraId="48073114" w14:textId="77777777" w:rsidR="00A262CB" w:rsidRPr="00903DBA" w:rsidRDefault="00A262CB" w:rsidP="00A262CB">
      <w:pPr>
        <w:pStyle w:val="Code"/>
        <w:rPr>
          <w:highlight w:val="white"/>
        </w:rPr>
      </w:pPr>
      <w:r w:rsidRPr="00903DBA">
        <w:rPr>
          <w:highlight w:val="white"/>
        </w:rPr>
        <w:t xml:space="preserve">    int n = 0;</w:t>
      </w:r>
    </w:p>
    <w:p w14:paraId="34ACA552" w14:textId="41D8B372" w:rsidR="000367B7" w:rsidRPr="00903DBA" w:rsidRDefault="00CE4E08" w:rsidP="00804518">
      <w:pPr>
        <w:rPr>
          <w:highlight w:val="white"/>
        </w:rPr>
      </w:pPr>
      <w:r w:rsidRPr="00903DBA">
        <w:rPr>
          <w:highlight w:val="white"/>
        </w:rPr>
        <w:t xml:space="preserve">If </w:t>
      </w:r>
      <m:oMath>
        <m:r>
          <w:rPr>
            <w:rFonts w:ascii="Cambria Math" w:eastAsiaTheme="minorEastAsia" w:hAnsi="Cambria Math"/>
            <w:noProof/>
          </w:rPr>
          <m:t>x</m:t>
        </m:r>
      </m:oMath>
      <w:r w:rsidR="00804518" w:rsidRPr="00903DBA">
        <w:rPr>
          <w:rFonts w:eastAsiaTheme="minorEastAsia"/>
        </w:rPr>
        <w:t xml:space="preserve"> is more than zero and not exact one, we test whether x is more tha</w:t>
      </w:r>
      <w:proofErr w:type="spellStart"/>
      <w:r w:rsidR="00B473CF" w:rsidRPr="00903DBA">
        <w:rPr>
          <w:rFonts w:eastAsiaTheme="minorEastAsia"/>
        </w:rPr>
        <w:t>n</w:t>
      </w:r>
      <w:r w:rsidR="00804518" w:rsidRPr="00903DBA">
        <w:rPr>
          <w:rFonts w:eastAsiaTheme="minorEastAsia"/>
        </w:rPr>
        <w:t xml:space="preserve"> one</w:t>
      </w:r>
      <w:proofErr w:type="spellEnd"/>
      <w:r w:rsidR="00804518" w:rsidRPr="00903DBA">
        <w:rPr>
          <w:rFonts w:eastAsiaTheme="minorEastAsia"/>
        </w:rPr>
        <w:t xml:space="preserve">. If it is, we divide </w:t>
      </w:r>
      <m:oMath>
        <m:r>
          <w:rPr>
            <w:rFonts w:ascii="Cambria Math" w:eastAsiaTheme="minorEastAsia" w:hAnsi="Cambria Math"/>
            <w:noProof/>
          </w:rPr>
          <m:t>x</m:t>
        </m:r>
      </m:oMath>
      <w:r w:rsidR="007811A2" w:rsidRPr="00903DBA">
        <w:rPr>
          <w:rFonts w:eastAsiaTheme="minorEastAsia"/>
        </w:rPr>
        <w:t xml:space="preserve"> with </w:t>
      </w:r>
      <m:oMath>
        <m:r>
          <w:rPr>
            <w:rFonts w:ascii="Cambria Math" w:eastAsiaTheme="minorEastAsia" w:hAnsi="Cambria Math"/>
          </w:rPr>
          <m:t>e</m:t>
        </m:r>
      </m:oMath>
      <w:r w:rsidR="007811A2" w:rsidRPr="00903DBA">
        <w:rPr>
          <w:rFonts w:eastAsiaTheme="minorEastAsia"/>
        </w:rPr>
        <w:t xml:space="preserve"> </w:t>
      </w:r>
      <w:r w:rsidR="00804518" w:rsidRPr="00903DBA">
        <w:rPr>
          <w:rFonts w:eastAsiaTheme="minorEastAsia"/>
        </w:rPr>
        <w:t xml:space="preserve">until </w:t>
      </w:r>
      <m:oMath>
        <m:r>
          <w:rPr>
            <w:rFonts w:ascii="Cambria Math" w:eastAsiaTheme="minorEastAsia" w:hAnsi="Cambria Math"/>
            <w:noProof/>
          </w:rPr>
          <m:t>x</m:t>
        </m:r>
      </m:oMath>
      <w:r w:rsidR="00804518" w:rsidRPr="00903DBA">
        <w:rPr>
          <w:rFonts w:eastAsiaTheme="minorEastAsia"/>
        </w:rPr>
        <w:t xml:space="preserve"> is less than one.</w:t>
      </w:r>
    </w:p>
    <w:p w14:paraId="03210866" w14:textId="77777777" w:rsidR="00A262CB" w:rsidRPr="00903DBA" w:rsidRDefault="00A262CB" w:rsidP="00A262CB">
      <w:pPr>
        <w:pStyle w:val="Code"/>
        <w:rPr>
          <w:highlight w:val="white"/>
        </w:rPr>
      </w:pPr>
      <w:r w:rsidRPr="00903DBA">
        <w:rPr>
          <w:highlight w:val="white"/>
        </w:rPr>
        <w:t xml:space="preserve">    if (x &gt; 1) {</w:t>
      </w:r>
    </w:p>
    <w:p w14:paraId="254BD6AC" w14:textId="77777777" w:rsidR="00A262CB" w:rsidRPr="00903DBA" w:rsidRDefault="00A262CB" w:rsidP="00A262CB">
      <w:pPr>
        <w:pStyle w:val="Code"/>
        <w:rPr>
          <w:highlight w:val="white"/>
        </w:rPr>
      </w:pPr>
      <w:r w:rsidRPr="00903DBA">
        <w:rPr>
          <w:highlight w:val="white"/>
        </w:rPr>
        <w:t xml:space="preserve">      while (x &gt; 1) {</w:t>
      </w:r>
    </w:p>
    <w:p w14:paraId="69773F01" w14:textId="77777777" w:rsidR="00A262CB" w:rsidRPr="00903DBA" w:rsidRDefault="00A262CB" w:rsidP="00A262CB">
      <w:pPr>
        <w:pStyle w:val="Code"/>
        <w:rPr>
          <w:highlight w:val="white"/>
        </w:rPr>
      </w:pPr>
      <w:r w:rsidRPr="00903DBA">
        <w:rPr>
          <w:highlight w:val="white"/>
        </w:rPr>
        <w:t xml:space="preserve">        x /= E;</w:t>
      </w:r>
    </w:p>
    <w:p w14:paraId="1EB8F4E3" w14:textId="77777777" w:rsidR="00A262CB" w:rsidRPr="00903DBA" w:rsidRDefault="00A262CB" w:rsidP="00A262CB">
      <w:pPr>
        <w:pStyle w:val="Code"/>
        <w:rPr>
          <w:highlight w:val="white"/>
        </w:rPr>
      </w:pPr>
      <w:r w:rsidRPr="00903DBA">
        <w:rPr>
          <w:highlight w:val="white"/>
        </w:rPr>
        <w:t xml:space="preserve">        ++n;</w:t>
      </w:r>
    </w:p>
    <w:p w14:paraId="3897750B" w14:textId="77777777" w:rsidR="00A262CB" w:rsidRPr="00903DBA" w:rsidRDefault="00A262CB" w:rsidP="00A262CB">
      <w:pPr>
        <w:pStyle w:val="Code"/>
        <w:rPr>
          <w:highlight w:val="white"/>
        </w:rPr>
      </w:pPr>
      <w:r w:rsidRPr="00903DBA">
        <w:rPr>
          <w:highlight w:val="white"/>
        </w:rPr>
        <w:t xml:space="preserve">      }</w:t>
      </w:r>
    </w:p>
    <w:p w14:paraId="2571F2E7" w14:textId="77777777" w:rsidR="00A262CB" w:rsidRPr="00903DBA" w:rsidRDefault="00A262CB" w:rsidP="00A262CB">
      <w:pPr>
        <w:pStyle w:val="Code"/>
        <w:rPr>
          <w:highlight w:val="white"/>
        </w:rPr>
      </w:pPr>
      <w:r w:rsidRPr="00903DBA">
        <w:rPr>
          <w:highlight w:val="white"/>
        </w:rPr>
        <w:t xml:space="preserve">    }</w:t>
      </w:r>
    </w:p>
    <w:p w14:paraId="61890446" w14:textId="6881B01E" w:rsidR="00B473CF" w:rsidRPr="00903DBA" w:rsidRDefault="007811A2" w:rsidP="007811A2">
      <w:pPr>
        <w:rPr>
          <w:rFonts w:eastAsiaTheme="minorEastAsia"/>
        </w:rPr>
      </w:pPr>
      <w:r w:rsidRPr="00903DBA">
        <w:rPr>
          <w:highlight w:val="white"/>
        </w:rPr>
        <w:t xml:space="preserve">If </w:t>
      </w:r>
      <m:oMath>
        <m:r>
          <w:rPr>
            <w:rFonts w:ascii="Cambria Math" w:eastAsiaTheme="minorEastAsia" w:hAnsi="Cambria Math"/>
            <w:noProof/>
          </w:rPr>
          <m:t>x</m:t>
        </m:r>
      </m:oMath>
      <w:r w:rsidRPr="00903DBA">
        <w:rPr>
          <w:rFonts w:eastAsiaTheme="minorEastAsia"/>
        </w:rPr>
        <w:t xml:space="preserve"> is less than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Pr="00903DBA">
        <w:rPr>
          <w:rFonts w:eastAsiaTheme="minorEastAsia"/>
        </w:rPr>
        <w:t>, we multipl</w:t>
      </w:r>
      <w:r w:rsidR="00B473CF" w:rsidRPr="00903DBA">
        <w:rPr>
          <w:rFonts w:eastAsiaTheme="minorEastAsia"/>
        </w:rPr>
        <w:t xml:space="preserve">e </w:t>
      </w:r>
      <m:oMath>
        <m:r>
          <w:rPr>
            <w:rFonts w:ascii="Cambria Math" w:eastAsiaTheme="minorEastAsia" w:hAnsi="Cambria Math"/>
          </w:rPr>
          <m:t>e</m:t>
        </m:r>
      </m:oMath>
      <w:r w:rsidR="00B473CF" w:rsidRPr="00903DBA">
        <w:rPr>
          <w:rFonts w:eastAsiaTheme="minorEastAsia"/>
        </w:rPr>
        <w:t xml:space="preserve"> with </w:t>
      </w:r>
      <m:oMath>
        <m:r>
          <w:rPr>
            <w:rFonts w:ascii="Cambria Math" w:eastAsiaTheme="minorEastAsia" w:hAnsi="Cambria Math"/>
          </w:rPr>
          <m:t>e</m:t>
        </m:r>
      </m:oMath>
      <w:r w:rsidR="00B473CF" w:rsidRPr="00903DBA">
        <w:rPr>
          <w:rFonts w:eastAsiaTheme="minorEastAsia"/>
        </w:rPr>
        <w:t xml:space="preserve"> until it is more than </w:t>
      </w:r>
      <w:r w:rsidRPr="00903DBA">
        <w:rPr>
          <w:rFonts w:eastAsiaTheme="minorEastAsia"/>
        </w:rPr>
        <w:t xml:space="preserve">more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m:t>
            </m:r>
          </m:den>
        </m:f>
      </m:oMath>
      <w:r w:rsidR="00B473CF" w:rsidRPr="00903DBA">
        <w:rPr>
          <w:rFonts w:eastAsiaTheme="minorEastAsia"/>
        </w:rPr>
        <w:t xml:space="preserve">. In both cases we keep track of the number of divisions and multiplications by updating </w:t>
      </w:r>
      <m:oMath>
        <m:r>
          <w:rPr>
            <w:rFonts w:ascii="Cambria Math" w:eastAsiaTheme="minorEastAsia" w:hAnsi="Cambria Math"/>
          </w:rPr>
          <m:t>n</m:t>
        </m:r>
      </m:oMath>
      <w:r w:rsidR="00B473CF" w:rsidRPr="00903DBA">
        <w:rPr>
          <w:rFonts w:eastAsiaTheme="minorEastAsia"/>
        </w:rPr>
        <w:t>.</w:t>
      </w:r>
    </w:p>
    <w:p w14:paraId="6FEAF3FB" w14:textId="77777777" w:rsidR="00A262CB" w:rsidRPr="00903DBA" w:rsidRDefault="00A262CB" w:rsidP="00A262CB">
      <w:pPr>
        <w:pStyle w:val="Code"/>
        <w:rPr>
          <w:highlight w:val="white"/>
        </w:rPr>
      </w:pPr>
      <w:r w:rsidRPr="00903DBA">
        <w:rPr>
          <w:highlight w:val="white"/>
        </w:rPr>
        <w:t xml:space="preserve">    else if (x &lt; E_INVERSE) {</w:t>
      </w:r>
    </w:p>
    <w:p w14:paraId="239EC644" w14:textId="77777777" w:rsidR="00A262CB" w:rsidRPr="00903DBA" w:rsidRDefault="00A262CB" w:rsidP="00A262CB">
      <w:pPr>
        <w:pStyle w:val="Code"/>
        <w:rPr>
          <w:highlight w:val="white"/>
        </w:rPr>
      </w:pPr>
      <w:r w:rsidRPr="00903DBA">
        <w:rPr>
          <w:highlight w:val="white"/>
        </w:rPr>
        <w:t xml:space="preserve">      while (x &lt; E_INVERSE) {</w:t>
      </w:r>
    </w:p>
    <w:p w14:paraId="1D28EFB4" w14:textId="77777777" w:rsidR="00A262CB" w:rsidRPr="00903DBA" w:rsidRDefault="00A262CB" w:rsidP="00A262CB">
      <w:pPr>
        <w:pStyle w:val="Code"/>
        <w:rPr>
          <w:highlight w:val="white"/>
        </w:rPr>
      </w:pPr>
      <w:r w:rsidRPr="00903DBA">
        <w:rPr>
          <w:highlight w:val="white"/>
        </w:rPr>
        <w:t xml:space="preserve">        x *= E;</w:t>
      </w:r>
    </w:p>
    <w:p w14:paraId="46808D6E" w14:textId="77777777" w:rsidR="00A262CB" w:rsidRPr="00903DBA" w:rsidRDefault="00A262CB" w:rsidP="00A262CB">
      <w:pPr>
        <w:pStyle w:val="Code"/>
        <w:rPr>
          <w:highlight w:val="white"/>
        </w:rPr>
      </w:pPr>
      <w:r w:rsidRPr="00903DBA">
        <w:rPr>
          <w:highlight w:val="white"/>
        </w:rPr>
        <w:t xml:space="preserve">        --n;</w:t>
      </w:r>
    </w:p>
    <w:p w14:paraId="4CBE81E9" w14:textId="77777777" w:rsidR="00A262CB" w:rsidRPr="00903DBA" w:rsidRDefault="00A262CB" w:rsidP="00A262CB">
      <w:pPr>
        <w:pStyle w:val="Code"/>
        <w:rPr>
          <w:highlight w:val="white"/>
        </w:rPr>
      </w:pPr>
      <w:r w:rsidRPr="00903DBA">
        <w:rPr>
          <w:highlight w:val="white"/>
        </w:rPr>
        <w:t xml:space="preserve">      }</w:t>
      </w:r>
    </w:p>
    <w:p w14:paraId="438AB663" w14:textId="77777777" w:rsidR="00A262CB" w:rsidRPr="00903DBA" w:rsidRDefault="00A262CB" w:rsidP="00A262CB">
      <w:pPr>
        <w:pStyle w:val="Code"/>
        <w:rPr>
          <w:highlight w:val="white"/>
        </w:rPr>
      </w:pPr>
      <w:r w:rsidRPr="00903DBA">
        <w:rPr>
          <w:highlight w:val="white"/>
        </w:rPr>
        <w:t xml:space="preserve">    }</w:t>
      </w:r>
    </w:p>
    <w:p w14:paraId="0391CEBA" w14:textId="6186D527" w:rsidR="0046152E" w:rsidRPr="00903DBA" w:rsidRDefault="00B473CF" w:rsidP="0046152E">
      <w:pPr>
        <w:rPr>
          <w:highlight w:val="white"/>
        </w:rPr>
      </w:pPr>
      <w:r w:rsidRPr="00903DBA">
        <w:rPr>
          <w:highlight w:val="white"/>
        </w:rPr>
        <w:t xml:space="preserve">When we have made sure that </w:t>
      </w:r>
      <m:oMath>
        <m:func>
          <m:funcPr>
            <m:ctrlPr>
              <w:rPr>
                <w:rFonts w:ascii="Cambria Math" w:eastAsiaTheme="minorEastAsia" w:hAnsi="Cambria Math"/>
                <w:i/>
                <w:noProof/>
              </w:rPr>
            </m:ctrlPr>
          </m:funcPr>
          <m:fNa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e</m:t>
                </m:r>
              </m:den>
            </m:f>
            <m:r>
              <m:rPr>
                <m:sty m:val="p"/>
              </m:rPr>
              <w:rPr>
                <w:rFonts w:ascii="Cambria Math" w:eastAsiaTheme="minorEastAsia" w:hAnsi="Cambria Math"/>
                <w:noProof/>
                <w:highlight w:val="white"/>
              </w:rPr>
              <m:t>&lt;</m:t>
            </m:r>
            <m:ctrlPr>
              <w:rPr>
                <w:rFonts w:ascii="Cambria Math" w:eastAsiaTheme="minorEastAsia" w:hAnsi="Cambria Math"/>
                <w:i/>
                <w:noProof/>
                <w:highlight w:val="white"/>
              </w:rPr>
            </m:ctrlPr>
          </m:fName>
          <m:e>
            <m:r>
              <w:rPr>
                <w:rFonts w:ascii="Cambria Math" w:eastAsiaTheme="minorEastAsia" w:hAnsi="Cambria Math"/>
                <w:noProof/>
              </w:rPr>
              <m:t>x&lt;1</m:t>
            </m:r>
          </m:e>
        </m:func>
      </m:oMath>
      <w:r w:rsidR="00980A18" w:rsidRPr="00903DBA">
        <w:rPr>
          <w:rFonts w:eastAsiaTheme="minorEastAsia"/>
        </w:rPr>
        <w:t xml:space="preserve">, we </w:t>
      </w:r>
      <w:r w:rsidR="0046152E" w:rsidRPr="00903DBA">
        <w:rPr>
          <w:rFonts w:eastAsiaTheme="minorEastAsia"/>
        </w:rPr>
        <w:t>iterate with the</w:t>
      </w:r>
      <w:r w:rsidR="00845132" w:rsidRPr="00903DBA">
        <w:rPr>
          <w:rFonts w:eastAsiaTheme="minorEastAsia"/>
        </w:rPr>
        <w:t xml:space="preserve"> formula</w:t>
      </w:r>
      <w:r w:rsidR="0046152E" w:rsidRPr="00903DBA">
        <w:rPr>
          <w:rFonts w:eastAsiaTheme="minorEastAsia"/>
        </w:rPr>
        <w:t xml:space="preserve"> </w:t>
      </w:r>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ln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i+1</m:t>
                    </m:r>
                  </m:sup>
                </m:sSup>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i</m:t>
                    </m:r>
                  </m:sup>
                </m:sSup>
              </m:num>
              <m:den>
                <m:r>
                  <w:rPr>
                    <w:rFonts w:ascii="Cambria Math" w:hAnsi="Cambria Math"/>
                  </w:rPr>
                  <m:t>i</m:t>
                </m:r>
              </m:den>
            </m:f>
          </m:e>
        </m:nary>
      </m:oMath>
      <w:r w:rsidR="0046152E" w:rsidRPr="00903DBA">
        <w:rPr>
          <w:rFonts w:eastAsiaTheme="minorEastAsia"/>
        </w:rPr>
        <w:t>.</w:t>
      </w:r>
    </w:p>
    <w:p w14:paraId="632AE408" w14:textId="77777777" w:rsidR="00A71095" w:rsidRPr="00903DBA" w:rsidRDefault="00A71095" w:rsidP="00A71095">
      <w:pPr>
        <w:pStyle w:val="Code"/>
        <w:rPr>
          <w:highlight w:val="white"/>
        </w:rPr>
      </w:pPr>
      <w:r w:rsidRPr="00903DBA">
        <w:rPr>
          <w:highlight w:val="white"/>
        </w:rPr>
        <w:t xml:space="preserve">    { double index = 1, term, sum = 0, sign = 1,</w:t>
      </w:r>
    </w:p>
    <w:p w14:paraId="7F7AE65D" w14:textId="77777777" w:rsidR="00A71095" w:rsidRPr="00903DBA" w:rsidRDefault="00A71095" w:rsidP="00A71095">
      <w:pPr>
        <w:pStyle w:val="Code"/>
        <w:rPr>
          <w:highlight w:val="white"/>
        </w:rPr>
      </w:pPr>
      <w:r w:rsidRPr="00903DBA">
        <w:rPr>
          <w:highlight w:val="white"/>
        </w:rPr>
        <w:t xml:space="preserve">             x_minus_1 = x - 1, power = x_minus_1;</w:t>
      </w:r>
    </w:p>
    <w:p w14:paraId="28E4675C" w14:textId="77777777" w:rsidR="00A71095" w:rsidRPr="00903DBA" w:rsidRDefault="00A71095" w:rsidP="00A71095">
      <w:pPr>
        <w:pStyle w:val="Code"/>
        <w:rPr>
          <w:highlight w:val="white"/>
        </w:rPr>
      </w:pPr>
    </w:p>
    <w:p w14:paraId="5D5E0BB6" w14:textId="77777777" w:rsidR="00A71095" w:rsidRPr="00903DBA" w:rsidRDefault="00A71095" w:rsidP="00A71095">
      <w:pPr>
        <w:pStyle w:val="Code"/>
        <w:rPr>
          <w:highlight w:val="white"/>
        </w:rPr>
      </w:pPr>
      <w:r w:rsidRPr="00903DBA">
        <w:rPr>
          <w:highlight w:val="white"/>
        </w:rPr>
        <w:t xml:space="preserve">      do {</w:t>
      </w:r>
    </w:p>
    <w:p w14:paraId="7BF43668" w14:textId="77777777" w:rsidR="00A71095" w:rsidRPr="00903DBA" w:rsidRDefault="00A71095" w:rsidP="00A71095">
      <w:pPr>
        <w:pStyle w:val="Code"/>
        <w:rPr>
          <w:highlight w:val="white"/>
        </w:rPr>
      </w:pPr>
      <w:r w:rsidRPr="00903DBA">
        <w:rPr>
          <w:highlight w:val="white"/>
        </w:rPr>
        <w:t xml:space="preserve">        term = sign * power / index++;</w:t>
      </w:r>
    </w:p>
    <w:p w14:paraId="62D82632" w14:textId="77777777" w:rsidR="00A71095" w:rsidRPr="00903DBA" w:rsidRDefault="00A71095" w:rsidP="00A71095">
      <w:pPr>
        <w:pStyle w:val="Code"/>
        <w:rPr>
          <w:highlight w:val="white"/>
        </w:rPr>
      </w:pPr>
      <w:r w:rsidRPr="00903DBA">
        <w:rPr>
          <w:highlight w:val="white"/>
        </w:rPr>
        <w:t xml:space="preserve">        sum += term;</w:t>
      </w:r>
    </w:p>
    <w:p w14:paraId="193E3418" w14:textId="77777777" w:rsidR="00A71095" w:rsidRPr="00903DBA" w:rsidRDefault="00A71095" w:rsidP="00A71095">
      <w:pPr>
        <w:pStyle w:val="Code"/>
        <w:rPr>
          <w:highlight w:val="white"/>
        </w:rPr>
      </w:pPr>
      <w:r w:rsidRPr="00903DBA">
        <w:rPr>
          <w:highlight w:val="white"/>
        </w:rPr>
        <w:t xml:space="preserve">        power *= x_minus_1;</w:t>
      </w:r>
    </w:p>
    <w:p w14:paraId="02612DBA" w14:textId="77777777" w:rsidR="00A71095" w:rsidRPr="00903DBA" w:rsidRDefault="00A71095" w:rsidP="00A71095">
      <w:pPr>
        <w:pStyle w:val="Code"/>
        <w:rPr>
          <w:highlight w:val="white"/>
        </w:rPr>
      </w:pPr>
      <w:r w:rsidRPr="00903DBA">
        <w:rPr>
          <w:highlight w:val="white"/>
        </w:rPr>
        <w:t xml:space="preserve">        sign *= -1.0;</w:t>
      </w:r>
    </w:p>
    <w:p w14:paraId="6523E41A" w14:textId="77777777" w:rsidR="00A71095" w:rsidRPr="00903DBA" w:rsidRDefault="00A71095" w:rsidP="00A71095">
      <w:pPr>
        <w:pStyle w:val="Code"/>
        <w:rPr>
          <w:highlight w:val="white"/>
        </w:rPr>
      </w:pPr>
      <w:r w:rsidRPr="00903DBA">
        <w:rPr>
          <w:highlight w:val="white"/>
        </w:rPr>
        <w:t xml:space="preserve">      } while (fabs(term) &gt;= EPSILON);</w:t>
      </w:r>
    </w:p>
    <w:p w14:paraId="0E181B90" w14:textId="44D42567" w:rsidR="00555D55" w:rsidRPr="00903DBA" w:rsidRDefault="004D1943" w:rsidP="004D1943">
      <w:pPr>
        <w:rPr>
          <w:highlight w:val="white"/>
        </w:rPr>
      </w:pPr>
      <w:r w:rsidRPr="00903DBA">
        <w:rPr>
          <w:highlight w:val="white"/>
        </w:rPr>
        <w:t xml:space="preserve">The result is the sum of the iteration plus the number of division and multiplication </w:t>
      </w:r>
      <w:r w:rsidR="0046152E" w:rsidRPr="00903DBA">
        <w:rPr>
          <w:highlight w:val="white"/>
        </w:rPr>
        <w:t>(</w:t>
      </w:r>
      <m:oMath>
        <m:r>
          <w:rPr>
            <w:rFonts w:ascii="Cambria Math" w:eastAsiaTheme="minorEastAsia" w:hAnsi="Cambria Math"/>
            <w:noProof/>
          </w:rPr>
          <m:t>n</m:t>
        </m:r>
      </m:oMath>
      <w:r w:rsidR="0046152E" w:rsidRPr="00903DBA">
        <w:rPr>
          <w:highlight w:val="white"/>
        </w:rPr>
        <w:t>)</w:t>
      </w:r>
      <w:r w:rsidR="006844B0" w:rsidRPr="00903DBA">
        <w:rPr>
          <w:highlight w:val="white"/>
        </w:rPr>
        <w:t xml:space="preserve"> </w:t>
      </w:r>
      <w:r w:rsidRPr="00903DBA">
        <w:rPr>
          <w:highlight w:val="white"/>
        </w:rPr>
        <w:t>before the iteration.</w:t>
      </w:r>
    </w:p>
    <w:p w14:paraId="6AABAF9F" w14:textId="77777777" w:rsidR="00A71095" w:rsidRPr="00903DBA" w:rsidRDefault="00A71095" w:rsidP="00A71095">
      <w:pPr>
        <w:pStyle w:val="Code"/>
        <w:rPr>
          <w:highlight w:val="white"/>
        </w:rPr>
      </w:pPr>
      <w:r w:rsidRPr="00903DBA">
        <w:rPr>
          <w:highlight w:val="white"/>
        </w:rPr>
        <w:t xml:space="preserve">      return sum + n;</w:t>
      </w:r>
    </w:p>
    <w:p w14:paraId="577D6504" w14:textId="77777777" w:rsidR="00A71095" w:rsidRPr="00903DBA" w:rsidRDefault="00A71095" w:rsidP="00A71095">
      <w:pPr>
        <w:pStyle w:val="Code"/>
        <w:rPr>
          <w:highlight w:val="white"/>
        </w:rPr>
      </w:pPr>
      <w:r w:rsidRPr="00903DBA">
        <w:rPr>
          <w:highlight w:val="white"/>
        </w:rPr>
        <w:t xml:space="preserve">    }</w:t>
      </w:r>
    </w:p>
    <w:p w14:paraId="009926C5" w14:textId="77777777" w:rsidR="00A71095" w:rsidRPr="00903DBA" w:rsidRDefault="00A71095" w:rsidP="00A71095">
      <w:pPr>
        <w:pStyle w:val="Code"/>
        <w:rPr>
          <w:highlight w:val="white"/>
        </w:rPr>
      </w:pPr>
      <w:r w:rsidRPr="00903DBA">
        <w:rPr>
          <w:highlight w:val="white"/>
        </w:rPr>
        <w:t xml:space="preserve">  }</w:t>
      </w:r>
    </w:p>
    <w:p w14:paraId="60AD0C10" w14:textId="65C7DFAF" w:rsidR="004D1943" w:rsidRPr="00903DBA" w:rsidRDefault="004D1943" w:rsidP="004D1943">
      <w:pPr>
        <w:rPr>
          <w:highlight w:val="white"/>
        </w:rPr>
      </w:pPr>
      <w:r w:rsidRPr="00903DBA">
        <w:rPr>
          <w:highlight w:val="white"/>
        </w:rPr>
        <w:t xml:space="preserve">If </w:t>
      </w:r>
      <m:oMath>
        <m:r>
          <w:rPr>
            <w:rFonts w:ascii="Cambria Math" w:hAnsi="Cambria Math"/>
            <w:highlight w:val="white"/>
          </w:rPr>
          <m:t>x</m:t>
        </m:r>
      </m:oMath>
      <w:r w:rsidRPr="00903DBA">
        <w:t xml:space="preserve"> is less than zero, we report an error by setting </w:t>
      </w:r>
      <w:r w:rsidRPr="00903DBA">
        <w:rPr>
          <w:rStyle w:val="KeyWord0"/>
        </w:rPr>
        <w:t>errno</w:t>
      </w:r>
      <w:r w:rsidRPr="00903DBA">
        <w:t xml:space="preserve"> </w:t>
      </w:r>
      <w:r w:rsidR="00FB3D09" w:rsidRPr="00903DBA">
        <w:t xml:space="preserve">domain error </w:t>
      </w:r>
      <w:r w:rsidRPr="00903DBA">
        <w:t>and return zero.</w:t>
      </w:r>
    </w:p>
    <w:p w14:paraId="6C2A348C" w14:textId="77777777" w:rsidR="00A262CB" w:rsidRPr="00903DBA" w:rsidRDefault="00A262CB" w:rsidP="00A262CB">
      <w:pPr>
        <w:pStyle w:val="Code"/>
        <w:rPr>
          <w:highlight w:val="white"/>
        </w:rPr>
      </w:pPr>
      <w:r w:rsidRPr="00903DBA">
        <w:rPr>
          <w:highlight w:val="white"/>
        </w:rPr>
        <w:t xml:space="preserve">  else {</w:t>
      </w:r>
    </w:p>
    <w:p w14:paraId="2A2ED4CC" w14:textId="77777777" w:rsidR="00A262CB" w:rsidRPr="00903DBA" w:rsidRDefault="00A262CB" w:rsidP="00A262CB">
      <w:pPr>
        <w:pStyle w:val="Code"/>
        <w:rPr>
          <w:highlight w:val="white"/>
        </w:rPr>
      </w:pPr>
      <w:r w:rsidRPr="00903DBA">
        <w:rPr>
          <w:highlight w:val="white"/>
        </w:rPr>
        <w:t xml:space="preserve">    errno = EDOM;</w:t>
      </w:r>
    </w:p>
    <w:p w14:paraId="61A66C5A" w14:textId="77777777" w:rsidR="00A262CB" w:rsidRPr="00903DBA" w:rsidRDefault="00A262CB" w:rsidP="00A262CB">
      <w:pPr>
        <w:pStyle w:val="Code"/>
        <w:rPr>
          <w:highlight w:val="white"/>
        </w:rPr>
      </w:pPr>
      <w:r w:rsidRPr="00903DBA">
        <w:rPr>
          <w:highlight w:val="white"/>
        </w:rPr>
        <w:t xml:space="preserve">    return 0;</w:t>
      </w:r>
    </w:p>
    <w:p w14:paraId="48979528" w14:textId="77777777" w:rsidR="00A262CB" w:rsidRPr="00903DBA" w:rsidRDefault="00A262CB" w:rsidP="00A262CB">
      <w:pPr>
        <w:pStyle w:val="Code"/>
        <w:rPr>
          <w:highlight w:val="white"/>
        </w:rPr>
      </w:pPr>
      <w:r w:rsidRPr="00903DBA">
        <w:rPr>
          <w:highlight w:val="white"/>
        </w:rPr>
        <w:t xml:space="preserve">  }</w:t>
      </w:r>
    </w:p>
    <w:p w14:paraId="7A41FEE9" w14:textId="77777777" w:rsidR="00A262CB" w:rsidRPr="00903DBA" w:rsidRDefault="00A262CB" w:rsidP="00A262CB">
      <w:pPr>
        <w:pStyle w:val="Code"/>
        <w:rPr>
          <w:highlight w:val="white"/>
        </w:rPr>
      </w:pPr>
      <w:r w:rsidRPr="00903DBA">
        <w:rPr>
          <w:highlight w:val="white"/>
        </w:rPr>
        <w:t>}</w:t>
      </w:r>
    </w:p>
    <w:p w14:paraId="7172ECB2" w14:textId="2C5D634F" w:rsidR="00BC6989" w:rsidRPr="00903DBA" w:rsidRDefault="00BC6989" w:rsidP="00BC6989">
      <w:pPr>
        <w:rPr>
          <w:highlight w:val="white"/>
        </w:rPr>
      </w:pPr>
      <w:r w:rsidRPr="00903DBA">
        <w:rPr>
          <w:highlight w:val="white"/>
        </w:rPr>
        <w:t xml:space="preserve">The </w:t>
      </w:r>
      <w:r w:rsidR="00FA3167" w:rsidRPr="00903DBA">
        <w:rPr>
          <w:highlight w:val="white"/>
        </w:rPr>
        <w:t xml:space="preserve">common </w:t>
      </w:r>
      <w:r w:rsidRPr="00903DBA">
        <w:rPr>
          <w:highlight w:val="white"/>
        </w:rPr>
        <w:t>logarithm</w:t>
      </w:r>
      <w:r w:rsidR="00FA3167" w:rsidRPr="00903DBA">
        <w:rPr>
          <w:highlight w:val="white"/>
        </w:rPr>
        <w:t>, with base 10, is define</w:t>
      </w:r>
      <w:r w:rsidR="00A0575F" w:rsidRPr="00903DBA">
        <w:rPr>
          <w:highlight w:val="white"/>
        </w:rPr>
        <w:t>d</w:t>
      </w:r>
      <w:r w:rsidR="00FA3167" w:rsidRPr="00903DBA">
        <w:rPr>
          <w:highlight w:val="white"/>
        </w:rPr>
        <w:t xml:space="preserve"> as follows:</w:t>
      </w:r>
    </w:p>
    <w:p w14:paraId="42C23826" w14:textId="777648DE" w:rsidR="00555D55" w:rsidRPr="00903DBA" w:rsidRDefault="00DD6D68" w:rsidP="00B92E77">
      <w:pPr>
        <w:pStyle w:val="Code"/>
        <w:rPr>
          <w:highlight w:val="white"/>
        </w:rPr>
      </w:pPr>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ctrlPr>
                <w:rPr>
                  <w:rFonts w:ascii="Cambria Math" w:hAnsi="Cambria Math"/>
                  <w:i/>
                  <w:highlight w:val="white"/>
                </w:rPr>
              </m:ctrlPr>
            </m:fName>
            <m:e>
              <m:r>
                <w:rPr>
                  <w:rFonts w:ascii="Cambria Math" w:hAnsi="Cambria Math"/>
                </w:rPr>
                <m:t>x=</m:t>
              </m:r>
            </m:e>
          </m:func>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num>
            <m:den>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den>
          </m:f>
        </m:oMath>
      </m:oMathPara>
    </w:p>
    <w:p w14:paraId="3C904187" w14:textId="77777777" w:rsidR="00296887" w:rsidRPr="00903DBA" w:rsidRDefault="00296887" w:rsidP="00296887">
      <w:pPr>
        <w:pStyle w:val="Code"/>
      </w:pPr>
    </w:p>
    <w:p w14:paraId="2EE08FC4" w14:textId="45B7ACAF" w:rsidR="00FD5F1C" w:rsidRPr="00903DBA" w:rsidRDefault="00FD5F1C" w:rsidP="00FD5F1C">
      <w:r w:rsidRPr="00903DBA">
        <w:t xml:space="preserve">We define a constant value for </w:t>
      </w:r>
      <m:oMath>
        <m:func>
          <m:funcPr>
            <m:ctrlPr>
              <w:rPr>
                <w:rFonts w:ascii="Cambria Math" w:hAnsi="Cambria Math"/>
                <w:i/>
              </w:rPr>
            </m:ctrlPr>
          </m:funcPr>
          <m:fName>
            <m:r>
              <m:rPr>
                <m:sty m:val="p"/>
              </m:rPr>
              <w:rPr>
                <w:rFonts w:ascii="Cambria Math" w:hAnsi="Cambria Math"/>
              </w:rPr>
              <m:t>ln</m:t>
            </m:r>
          </m:fName>
          <m:e>
            <m:r>
              <w:rPr>
                <w:rFonts w:ascii="Cambria Math" w:hAnsi="Cambria Math"/>
              </w:rPr>
              <m:t>10</m:t>
            </m:r>
          </m:e>
        </m:func>
      </m:oMath>
      <w:r w:rsidR="002E36A3" w:rsidRPr="00903DBA">
        <w:rPr>
          <w:rFonts w:eastAsiaTheme="minorEastAsia"/>
        </w:rPr>
        <w:t xml:space="preserve">, which we divide </w:t>
      </w:r>
      <m:oMath>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oMath>
      <w:r w:rsidR="002E36A3" w:rsidRPr="00903DBA">
        <w:rPr>
          <w:rFonts w:eastAsiaTheme="minorEastAsia"/>
        </w:rPr>
        <w:t xml:space="preserve"> with.</w:t>
      </w:r>
    </w:p>
    <w:p w14:paraId="16501FA5" w14:textId="77777777" w:rsidR="00F14B05" w:rsidRPr="00903DBA" w:rsidRDefault="00F14B05" w:rsidP="00F14B05">
      <w:pPr>
        <w:pStyle w:val="Code"/>
        <w:rPr>
          <w:highlight w:val="white"/>
        </w:rPr>
      </w:pPr>
      <w:r w:rsidRPr="00903DBA">
        <w:rPr>
          <w:highlight w:val="white"/>
        </w:rPr>
        <w:t>#define LN_10 2.3025850929940456840179914</w:t>
      </w:r>
    </w:p>
    <w:p w14:paraId="1ADAC70C" w14:textId="77777777" w:rsidR="00F14B05" w:rsidRPr="00903DBA" w:rsidRDefault="00F14B05" w:rsidP="00F14B05">
      <w:pPr>
        <w:pStyle w:val="Code"/>
        <w:rPr>
          <w:highlight w:val="white"/>
        </w:rPr>
      </w:pPr>
    </w:p>
    <w:p w14:paraId="5612E37C" w14:textId="77777777" w:rsidR="00F14B05" w:rsidRPr="00903DBA" w:rsidRDefault="00F14B05" w:rsidP="00F14B05">
      <w:pPr>
        <w:pStyle w:val="Code"/>
        <w:rPr>
          <w:highlight w:val="white"/>
        </w:rPr>
      </w:pPr>
      <w:r w:rsidRPr="00903DBA">
        <w:rPr>
          <w:highlight w:val="white"/>
        </w:rPr>
        <w:t>double log10(double x) {</w:t>
      </w:r>
    </w:p>
    <w:p w14:paraId="2DADFADE" w14:textId="77777777" w:rsidR="00F14B05" w:rsidRPr="00903DBA" w:rsidRDefault="00F14B05" w:rsidP="00F14B05">
      <w:pPr>
        <w:pStyle w:val="Code"/>
        <w:rPr>
          <w:highlight w:val="white"/>
        </w:rPr>
      </w:pPr>
      <w:r w:rsidRPr="00903DBA">
        <w:rPr>
          <w:highlight w:val="white"/>
        </w:rPr>
        <w:t xml:space="preserve">  return log(x) / LN_10;</w:t>
      </w:r>
    </w:p>
    <w:p w14:paraId="067DE2EE" w14:textId="77777777" w:rsidR="00F14B05" w:rsidRPr="00903DBA" w:rsidRDefault="00F14B05" w:rsidP="00F14B05">
      <w:pPr>
        <w:pStyle w:val="Code"/>
        <w:rPr>
          <w:highlight w:val="white"/>
        </w:rPr>
      </w:pPr>
      <w:r w:rsidRPr="00903DBA">
        <w:rPr>
          <w:highlight w:val="white"/>
        </w:rPr>
        <w:t>}</w:t>
      </w:r>
    </w:p>
    <w:p w14:paraId="450940FD" w14:textId="4E3B6B7A" w:rsidR="00F635B9" w:rsidRPr="00903DBA" w:rsidRDefault="00B63C3B" w:rsidP="00B63C3B">
      <w:pPr>
        <w:pStyle w:val="Rubrik3"/>
        <w:rPr>
          <w:highlight w:val="white"/>
        </w:rPr>
      </w:pPr>
      <w:bookmarkStart w:id="475" w:name="_Toc57656131"/>
      <w:r w:rsidRPr="00903DBA">
        <w:rPr>
          <w:highlight w:val="white"/>
        </w:rPr>
        <w:t>Power</w:t>
      </w:r>
      <w:r w:rsidR="0083365C" w:rsidRPr="00903DBA">
        <w:rPr>
          <w:highlight w:val="white"/>
        </w:rPr>
        <w:t xml:space="preserve"> Functions</w:t>
      </w:r>
      <w:bookmarkEnd w:id="475"/>
    </w:p>
    <w:p w14:paraId="310DE0CA" w14:textId="01B82CD2" w:rsidR="00BD0C45" w:rsidRPr="00903DBA" w:rsidRDefault="00BD0C45" w:rsidP="009C769E">
      <w:pPr>
        <w:rPr>
          <w:highlight w:val="white"/>
        </w:rPr>
      </w:pPr>
      <w:r w:rsidRPr="00903DBA">
        <w:rPr>
          <w:highlight w:val="white"/>
        </w:rPr>
        <w:t xml:space="preserve">The power function </w:t>
      </w:r>
      <m:oMath>
        <m:sSup>
          <m:sSupPr>
            <m:ctrlPr>
              <w:rPr>
                <w:rFonts w:ascii="Cambria Math" w:hAnsi="Cambria Math"/>
                <w:i/>
                <w:noProof/>
              </w:rPr>
            </m:ctrlPr>
          </m:sSupPr>
          <m:e>
            <m:r>
              <w:rPr>
                <w:rFonts w:ascii="Cambria Math" w:hAnsi="Cambria Math"/>
              </w:rPr>
              <m:t>x</m:t>
            </m:r>
          </m:e>
          <m:sup>
            <m:r>
              <w:rPr>
                <w:rFonts w:ascii="Cambria Math" w:hAnsi="Cambria Math"/>
              </w:rPr>
              <m:t>y</m:t>
            </m:r>
          </m:sup>
        </m:sSup>
      </m:oMath>
      <w:r w:rsidRPr="00903DBA">
        <w:t xml:space="preserve"> is defined </w:t>
      </w:r>
      <w:r w:rsidR="002254A9" w:rsidRPr="00903DBA">
        <w:t>for all</w:t>
      </w:r>
      <w:r w:rsidR="005213F3" w:rsidRPr="00903DBA">
        <w:t xml:space="preserve"> real values</w:t>
      </w:r>
      <w:r w:rsidR="002254A9" w:rsidRPr="00903DBA">
        <w:t xml:space="preserve"> </w:t>
      </w:r>
      <m:oMath>
        <m:r>
          <w:rPr>
            <w:rFonts w:ascii="Cambria Math" w:hAnsi="Cambria Math"/>
            <w:noProof/>
          </w:rPr>
          <m:t>x&gt;0</m:t>
        </m:r>
      </m:oMath>
      <w:r w:rsidR="002254A9" w:rsidRPr="00903DBA">
        <w:t xml:space="preserve"> </w:t>
      </w:r>
      <w:r w:rsidRPr="00903DBA">
        <w:t>as</w:t>
      </w:r>
      <w:r w:rsidR="00F904C2" w:rsidRPr="00903DBA">
        <w:t xml:space="preserve"> follows:</w:t>
      </w:r>
    </w:p>
    <w:p w14:paraId="7F062F15" w14:textId="25CBD313" w:rsidR="00E52E7A" w:rsidRPr="00903DBA" w:rsidRDefault="00DD6D68" w:rsidP="008B6297">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r>
                              <w:rPr>
                                <w:rFonts w:ascii="Cambria Math" w:hAnsi="Cambria Math"/>
                              </w:rPr>
                              <m:t>x</m:t>
                            </m:r>
                          </m:e>
                        </m:func>
                      </m:sup>
                    </m:sSup>
                  </m:e>
                  <m:e>
                    <m:r>
                      <w:rPr>
                        <w:rFonts w:ascii="Cambria Math" w:hAnsi="Cambria Math"/>
                      </w:rPr>
                      <m:t>if x&gt;0</m:t>
                    </m:r>
                  </m:e>
                </m:mr>
                <m:mr>
                  <m:e>
                    <m:r>
                      <w:rPr>
                        <w:rFonts w:ascii="Cambria Math" w:hAnsi="Cambria Math"/>
                      </w:rPr>
                      <m:t>1</m:t>
                    </m:r>
                  </m:e>
                  <m:e>
                    <m:r>
                      <w:rPr>
                        <w:rFonts w:ascii="Cambria Math" w:hAnsi="Cambria Math"/>
                      </w:rPr>
                      <m:t>if x=0 and y=0</m:t>
                    </m:r>
                  </m:e>
                </m:mr>
                <m:mr>
                  <m:e>
                    <m:r>
                      <w:rPr>
                        <w:rFonts w:ascii="Cambria Math" w:hAnsi="Cambria Math"/>
                      </w:rPr>
                      <m:t>0</m:t>
                    </m:r>
                  </m:e>
                  <m:e>
                    <m:r>
                      <w:rPr>
                        <w:rFonts w:ascii="Cambria Math" w:hAnsi="Cambria Math"/>
                      </w:rPr>
                      <m:t>if x=0 and y&gt;0</m:t>
                    </m:r>
                  </m:e>
                </m:mr>
              </m:m>
            </m:e>
          </m:d>
        </m:oMath>
      </m:oMathPara>
    </w:p>
    <w:p w14:paraId="4E557C6E" w14:textId="3CBD4C40" w:rsidR="00971A46" w:rsidRPr="00903DBA" w:rsidRDefault="00971A46" w:rsidP="009C769E">
      <w:r w:rsidRPr="00903DBA">
        <w:t xml:space="preserve">If </w:t>
      </w:r>
      <m:oMath>
        <m:r>
          <w:rPr>
            <w:rFonts w:ascii="Cambria Math" w:hAnsi="Cambria Math"/>
          </w:rPr>
          <m:t>x&lt;0</m:t>
        </m:r>
      </m:oMath>
      <w:r w:rsidR="00A673E6" w:rsidRPr="00903DBA">
        <w:t xml:space="preserve"> </w:t>
      </w:r>
      <w:r w:rsidRPr="00903DBA">
        <w:t xml:space="preserve">and </w:t>
      </w:r>
      <m:oMath>
        <m:r>
          <w:rPr>
            <w:rFonts w:ascii="Cambria Math" w:hAnsi="Cambria Math"/>
          </w:rPr>
          <m:t>y</m:t>
        </m:r>
      </m:oMath>
      <w:r w:rsidRPr="00903DBA">
        <w:t xml:space="preserve"> is an integer value, then</w:t>
      </w:r>
    </w:p>
    <w:p w14:paraId="26D8B206" w14:textId="6D67F5EC" w:rsidR="00971A46" w:rsidRPr="00903DBA" w:rsidRDefault="00DD6D68" w:rsidP="00971A46">
      <w:pPr>
        <w:pStyle w:val="Code"/>
        <w:rPr>
          <w:rFonts w:ascii="Times New Roman" w:eastAsiaTheme="minorEastAsia" w:hAnsi="Times New Roman"/>
          <w:noProof w:val="0"/>
        </w:rPr>
      </w:pPr>
      <m:oMathPara>
        <m:oMath>
          <m:sSup>
            <m:sSupPr>
              <m:ctrlPr>
                <w:rPr>
                  <w:rFonts w:ascii="Cambria Math" w:hAnsi="Cambria Math"/>
                  <w:i/>
                </w:rPr>
              </m:ctrlPr>
            </m:sSupPr>
            <m:e>
              <m:r>
                <w:rPr>
                  <w:rFonts w:ascii="Cambria Math" w:hAnsi="Cambria Math"/>
                </w:rPr>
                <m:t>x</m:t>
              </m:r>
            </m:e>
            <m:sup>
              <m:r>
                <w:rPr>
                  <w:rFonts w:ascii="Cambria Math" w:hAnsi="Cambria Math"/>
                </w:rPr>
                <m:t>y</m:t>
              </m:r>
            </m:sup>
          </m:s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is even</m:t>
                    </m:r>
                  </m:e>
                </m:mr>
                <m:mr>
                  <m:e>
                    <m:sSup>
                      <m:sSupPr>
                        <m:ctrlPr>
                          <w:rPr>
                            <w:rFonts w:ascii="Cambria Math" w:hAnsi="Cambria Math"/>
                            <w:i/>
                          </w:rPr>
                        </m:ctrlPr>
                      </m:sSupPr>
                      <m:e>
                        <m:r>
                          <w:rPr>
                            <w:rFonts w:ascii="Cambria Math" w:hAnsi="Cambria Math"/>
                          </w:rPr>
                          <m:t>-e</m:t>
                        </m:r>
                      </m:e>
                      <m:sup>
                        <m:r>
                          <w:rPr>
                            <w:rFonts w:ascii="Cambria Math" w:hAnsi="Cambria Math"/>
                          </w:rPr>
                          <m:t>y</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-x</m:t>
                                </m:r>
                              </m:e>
                            </m:d>
                          </m:e>
                        </m:func>
                      </m:sup>
                    </m:sSup>
                  </m:e>
                  <m:e>
                    <m:r>
                      <w:rPr>
                        <w:rFonts w:ascii="Cambria Math" w:hAnsi="Cambria Math"/>
                      </w:rPr>
                      <m:t xml:space="preserve">if y </m:t>
                    </m:r>
                    <m:r>
                      <m:rPr>
                        <m:sty m:val="p"/>
                      </m:rPr>
                      <w:rPr>
                        <w:rFonts w:ascii="Cambria Math" w:hAnsi="Cambria Math"/>
                      </w:rPr>
                      <m:t xml:space="preserve">is odd  </m:t>
                    </m:r>
                  </m:e>
                </m:mr>
              </m:m>
            </m:e>
          </m:d>
        </m:oMath>
      </m:oMathPara>
    </w:p>
    <w:p w14:paraId="4131CDB0" w14:textId="77777777" w:rsidR="00F14B05" w:rsidRPr="00903DBA" w:rsidRDefault="00F14B05" w:rsidP="00F14B05">
      <w:pPr>
        <w:pStyle w:val="Code"/>
        <w:rPr>
          <w:highlight w:val="white"/>
        </w:rPr>
      </w:pPr>
    </w:p>
    <w:p w14:paraId="30FDFDC0" w14:textId="1A621E51" w:rsidR="00F14B05" w:rsidRPr="00903DBA" w:rsidRDefault="00F14B05" w:rsidP="00F14B05">
      <w:pPr>
        <w:pStyle w:val="Code"/>
        <w:rPr>
          <w:highlight w:val="white"/>
        </w:rPr>
      </w:pPr>
      <w:r w:rsidRPr="00903DBA">
        <w:rPr>
          <w:highlight w:val="white"/>
        </w:rPr>
        <w:t>double pow(double x, double y) {</w:t>
      </w:r>
    </w:p>
    <w:p w14:paraId="1AFC8A77" w14:textId="77777777" w:rsidR="00F14B05" w:rsidRPr="00903DBA" w:rsidRDefault="00F14B05" w:rsidP="00F14B05">
      <w:pPr>
        <w:pStyle w:val="Code"/>
        <w:rPr>
          <w:highlight w:val="white"/>
        </w:rPr>
      </w:pPr>
      <w:r w:rsidRPr="00903DBA">
        <w:rPr>
          <w:highlight w:val="white"/>
        </w:rPr>
        <w:t xml:space="preserve">  if (x &gt; 0)  {</w:t>
      </w:r>
    </w:p>
    <w:p w14:paraId="6558B74B" w14:textId="77777777" w:rsidR="00F14B05" w:rsidRPr="00903DBA" w:rsidRDefault="00F14B05" w:rsidP="00F14B05">
      <w:pPr>
        <w:pStyle w:val="Code"/>
        <w:rPr>
          <w:highlight w:val="white"/>
        </w:rPr>
      </w:pPr>
      <w:r w:rsidRPr="00903DBA">
        <w:rPr>
          <w:highlight w:val="white"/>
        </w:rPr>
        <w:t xml:space="preserve">    return exp(y * log(x));</w:t>
      </w:r>
    </w:p>
    <w:p w14:paraId="177C9DB4" w14:textId="77777777" w:rsidR="00F14B05" w:rsidRPr="00903DBA" w:rsidRDefault="00F14B05" w:rsidP="00F14B05">
      <w:pPr>
        <w:pStyle w:val="Code"/>
        <w:rPr>
          <w:highlight w:val="white"/>
        </w:rPr>
      </w:pPr>
      <w:r w:rsidRPr="00903DBA">
        <w:rPr>
          <w:highlight w:val="white"/>
        </w:rPr>
        <w:t xml:space="preserve">  }</w:t>
      </w:r>
    </w:p>
    <w:p w14:paraId="22BAB39F" w14:textId="77777777" w:rsidR="00F14B05" w:rsidRPr="00903DBA" w:rsidRDefault="00F14B05" w:rsidP="00F14B05">
      <w:pPr>
        <w:pStyle w:val="Code"/>
        <w:rPr>
          <w:highlight w:val="white"/>
        </w:rPr>
      </w:pPr>
      <w:r w:rsidRPr="00903DBA">
        <w:rPr>
          <w:highlight w:val="white"/>
        </w:rPr>
        <w:t xml:space="preserve">  else if ((x == 0) &amp;&amp; (y == 0)) {</w:t>
      </w:r>
    </w:p>
    <w:p w14:paraId="6F899B33" w14:textId="77777777" w:rsidR="00F14B05" w:rsidRPr="00903DBA" w:rsidRDefault="00F14B05" w:rsidP="00F14B05">
      <w:pPr>
        <w:pStyle w:val="Code"/>
        <w:rPr>
          <w:highlight w:val="white"/>
        </w:rPr>
      </w:pPr>
      <w:r w:rsidRPr="00903DBA">
        <w:rPr>
          <w:highlight w:val="white"/>
        </w:rPr>
        <w:t xml:space="preserve">    return 1;</w:t>
      </w:r>
    </w:p>
    <w:p w14:paraId="0D13D576" w14:textId="77777777" w:rsidR="00F14B05" w:rsidRPr="00903DBA" w:rsidRDefault="00F14B05" w:rsidP="00F14B05">
      <w:pPr>
        <w:pStyle w:val="Code"/>
        <w:rPr>
          <w:highlight w:val="white"/>
        </w:rPr>
      </w:pPr>
      <w:r w:rsidRPr="00903DBA">
        <w:rPr>
          <w:highlight w:val="white"/>
        </w:rPr>
        <w:t xml:space="preserve">  }</w:t>
      </w:r>
    </w:p>
    <w:p w14:paraId="4CF0D2ED" w14:textId="77777777" w:rsidR="00F14B05" w:rsidRPr="00903DBA" w:rsidRDefault="00F14B05" w:rsidP="00F14B05">
      <w:pPr>
        <w:pStyle w:val="Code"/>
        <w:rPr>
          <w:highlight w:val="white"/>
        </w:rPr>
      </w:pPr>
      <w:r w:rsidRPr="00903DBA">
        <w:rPr>
          <w:highlight w:val="white"/>
        </w:rPr>
        <w:t xml:space="preserve">  else if ((x == 0) &amp;&amp; (y &gt; 0)) {</w:t>
      </w:r>
    </w:p>
    <w:p w14:paraId="4DD8BDBE" w14:textId="77777777" w:rsidR="00F14B05" w:rsidRPr="00903DBA" w:rsidRDefault="00F14B05" w:rsidP="00F14B05">
      <w:pPr>
        <w:pStyle w:val="Code"/>
        <w:rPr>
          <w:highlight w:val="white"/>
        </w:rPr>
      </w:pPr>
      <w:r w:rsidRPr="00903DBA">
        <w:rPr>
          <w:highlight w:val="white"/>
        </w:rPr>
        <w:t xml:space="preserve">    return 0;</w:t>
      </w:r>
    </w:p>
    <w:p w14:paraId="0EF3EE3B" w14:textId="77777777" w:rsidR="00F14B05" w:rsidRPr="00903DBA" w:rsidRDefault="00F14B05" w:rsidP="00F14B05">
      <w:pPr>
        <w:pStyle w:val="Code"/>
        <w:rPr>
          <w:highlight w:val="white"/>
        </w:rPr>
      </w:pPr>
      <w:r w:rsidRPr="00903DBA">
        <w:rPr>
          <w:highlight w:val="white"/>
        </w:rPr>
        <w:t xml:space="preserve">  }</w:t>
      </w:r>
    </w:p>
    <w:p w14:paraId="011D5A21" w14:textId="6285DBDD" w:rsidR="009C39E5" w:rsidRPr="00903DBA" w:rsidRDefault="009C39E5" w:rsidP="009C39E5">
      <w:pPr>
        <w:rPr>
          <w:highlight w:val="white"/>
        </w:rPr>
      </w:pPr>
      <w:r w:rsidRPr="00903DBA">
        <w:rPr>
          <w:highlight w:val="white"/>
        </w:rPr>
        <w:t xml:space="preserve">We test if </w:t>
      </w:r>
      <m:oMath>
        <m:r>
          <w:rPr>
            <w:rFonts w:ascii="Cambria Math" w:hAnsi="Cambria Math"/>
          </w:rPr>
          <m:t>y</m:t>
        </m:r>
      </m:oMath>
      <w:r w:rsidRPr="00903DBA">
        <w:rPr>
          <w:highlight w:val="white"/>
        </w:rPr>
        <w:t xml:space="preserve"> is an integer value by com</w:t>
      </w:r>
      <w:r w:rsidR="0009404F" w:rsidRPr="00903DBA">
        <w:rPr>
          <w:highlight w:val="white"/>
        </w:rPr>
        <w:t>pa</w:t>
      </w:r>
      <w:r w:rsidRPr="00903DBA">
        <w:rPr>
          <w:highlight w:val="white"/>
        </w:rPr>
        <w:t>ring its floor and ceiling values.</w:t>
      </w:r>
      <w:r w:rsidR="0009404F" w:rsidRPr="00903DBA">
        <w:rPr>
          <w:highlight w:val="white"/>
        </w:rPr>
        <w:t xml:space="preserve"> If they are equal, the value is an integer.</w:t>
      </w:r>
    </w:p>
    <w:p w14:paraId="36B4DBA2" w14:textId="77777777" w:rsidR="00F14B05" w:rsidRPr="00903DBA" w:rsidRDefault="00F14B05" w:rsidP="00F14B05">
      <w:pPr>
        <w:pStyle w:val="Code"/>
        <w:rPr>
          <w:highlight w:val="white"/>
        </w:rPr>
      </w:pPr>
      <w:r w:rsidRPr="00903DBA">
        <w:rPr>
          <w:highlight w:val="white"/>
        </w:rPr>
        <w:t xml:space="preserve">  else if ((x &lt; 0) &amp;&amp; (floor(y) == ceil(y))) {</w:t>
      </w:r>
    </w:p>
    <w:p w14:paraId="535A94B7" w14:textId="77777777" w:rsidR="00F14B05" w:rsidRPr="00903DBA" w:rsidRDefault="00F14B05" w:rsidP="00F14B05">
      <w:pPr>
        <w:pStyle w:val="Code"/>
        <w:rPr>
          <w:highlight w:val="white"/>
        </w:rPr>
      </w:pPr>
      <w:r w:rsidRPr="00903DBA">
        <w:rPr>
          <w:highlight w:val="white"/>
        </w:rPr>
        <w:t xml:space="preserve">    long long_y = (long) y;</w:t>
      </w:r>
    </w:p>
    <w:p w14:paraId="7078F407" w14:textId="68E3C8E9" w:rsidR="00977FB5" w:rsidRPr="00903DBA" w:rsidRDefault="00D07DA5" w:rsidP="00D07DA5">
      <w:pPr>
        <w:rPr>
          <w:highlight w:val="white"/>
        </w:rPr>
      </w:pPr>
      <w:r w:rsidRPr="00903DBA">
        <w:rPr>
          <w:highlight w:val="white"/>
        </w:rPr>
        <w:t xml:space="preserve">If the integer value of </w:t>
      </w:r>
      <m:oMath>
        <m:r>
          <w:rPr>
            <w:rFonts w:ascii="Cambria Math" w:hAnsi="Cambria Math"/>
          </w:rPr>
          <m:t>y</m:t>
        </m:r>
      </m:oMath>
      <w:r w:rsidR="00EC3B49" w:rsidRPr="00903DBA">
        <w:rPr>
          <w:highlight w:val="white"/>
        </w:rPr>
        <w:t xml:space="preserve"> </w:t>
      </w:r>
      <w:r w:rsidRPr="00903DBA">
        <w:rPr>
          <w:highlight w:val="white"/>
        </w:rPr>
        <w:t>modulo two is zero, it is even. Otherwise, it is odd.</w:t>
      </w:r>
    </w:p>
    <w:p w14:paraId="0D75FC89" w14:textId="77777777" w:rsidR="00F14B05" w:rsidRPr="00903DBA" w:rsidRDefault="00F14B05" w:rsidP="00F14B05">
      <w:pPr>
        <w:pStyle w:val="Code"/>
        <w:rPr>
          <w:highlight w:val="white"/>
        </w:rPr>
      </w:pPr>
      <w:r w:rsidRPr="00903DBA">
        <w:rPr>
          <w:highlight w:val="white"/>
        </w:rPr>
        <w:t xml:space="preserve">    if ((long_y % 2) == 0) {</w:t>
      </w:r>
    </w:p>
    <w:p w14:paraId="0265BE08" w14:textId="77777777" w:rsidR="00F14B05" w:rsidRPr="00903DBA" w:rsidRDefault="00F14B05" w:rsidP="00F14B05">
      <w:pPr>
        <w:pStyle w:val="Code"/>
        <w:rPr>
          <w:highlight w:val="white"/>
        </w:rPr>
      </w:pPr>
      <w:r w:rsidRPr="00903DBA">
        <w:rPr>
          <w:highlight w:val="white"/>
        </w:rPr>
        <w:t xml:space="preserve">      return exp(y * log(-x));</w:t>
      </w:r>
    </w:p>
    <w:p w14:paraId="1437FD78" w14:textId="77777777" w:rsidR="00F14B05" w:rsidRPr="00903DBA" w:rsidRDefault="00F14B05" w:rsidP="00F14B05">
      <w:pPr>
        <w:pStyle w:val="Code"/>
        <w:rPr>
          <w:highlight w:val="white"/>
        </w:rPr>
      </w:pPr>
      <w:r w:rsidRPr="00903DBA">
        <w:rPr>
          <w:highlight w:val="white"/>
        </w:rPr>
        <w:t xml:space="preserve">    }</w:t>
      </w:r>
    </w:p>
    <w:p w14:paraId="43039FCA" w14:textId="77777777" w:rsidR="00F14B05" w:rsidRPr="00903DBA" w:rsidRDefault="00F14B05" w:rsidP="00F14B05">
      <w:pPr>
        <w:pStyle w:val="Code"/>
        <w:rPr>
          <w:highlight w:val="white"/>
        </w:rPr>
      </w:pPr>
      <w:r w:rsidRPr="00903DBA">
        <w:rPr>
          <w:highlight w:val="white"/>
        </w:rPr>
        <w:t xml:space="preserve">    else {</w:t>
      </w:r>
    </w:p>
    <w:p w14:paraId="7D15E5E4" w14:textId="77777777" w:rsidR="00F14B05" w:rsidRPr="00903DBA" w:rsidRDefault="00F14B05" w:rsidP="00F14B05">
      <w:pPr>
        <w:pStyle w:val="Code"/>
        <w:rPr>
          <w:highlight w:val="white"/>
        </w:rPr>
      </w:pPr>
      <w:r w:rsidRPr="00903DBA">
        <w:rPr>
          <w:highlight w:val="white"/>
        </w:rPr>
        <w:t xml:space="preserve">      return -exp(y * log(-x));</w:t>
      </w:r>
    </w:p>
    <w:p w14:paraId="4C21500B" w14:textId="77777777" w:rsidR="00F14B05" w:rsidRPr="00903DBA" w:rsidRDefault="00F14B05" w:rsidP="00F14B05">
      <w:pPr>
        <w:pStyle w:val="Code"/>
        <w:rPr>
          <w:highlight w:val="white"/>
        </w:rPr>
      </w:pPr>
      <w:r w:rsidRPr="00903DBA">
        <w:rPr>
          <w:highlight w:val="white"/>
        </w:rPr>
        <w:t xml:space="preserve">    }</w:t>
      </w:r>
    </w:p>
    <w:p w14:paraId="35088559" w14:textId="77777777" w:rsidR="00F14B05" w:rsidRPr="00903DBA" w:rsidRDefault="00F14B05" w:rsidP="00F14B05">
      <w:pPr>
        <w:pStyle w:val="Code"/>
        <w:rPr>
          <w:highlight w:val="white"/>
        </w:rPr>
      </w:pPr>
      <w:r w:rsidRPr="00903DBA">
        <w:rPr>
          <w:highlight w:val="white"/>
        </w:rPr>
        <w:t xml:space="preserve">  }</w:t>
      </w:r>
    </w:p>
    <w:p w14:paraId="22F06886" w14:textId="77777777" w:rsidR="00F14B05" w:rsidRPr="00903DBA" w:rsidRDefault="00F14B05" w:rsidP="00F14B05">
      <w:pPr>
        <w:pStyle w:val="Code"/>
        <w:rPr>
          <w:highlight w:val="white"/>
        </w:rPr>
      </w:pPr>
      <w:r w:rsidRPr="00903DBA">
        <w:rPr>
          <w:highlight w:val="white"/>
        </w:rPr>
        <w:t xml:space="preserve">  else {</w:t>
      </w:r>
    </w:p>
    <w:p w14:paraId="7BE69133" w14:textId="77777777" w:rsidR="00F14B05" w:rsidRPr="00903DBA" w:rsidRDefault="00F14B05" w:rsidP="00F14B05">
      <w:pPr>
        <w:pStyle w:val="Code"/>
        <w:rPr>
          <w:highlight w:val="white"/>
        </w:rPr>
      </w:pPr>
      <w:r w:rsidRPr="00903DBA">
        <w:rPr>
          <w:highlight w:val="white"/>
        </w:rPr>
        <w:t xml:space="preserve">    errno = EDOM;</w:t>
      </w:r>
    </w:p>
    <w:p w14:paraId="575D5E64" w14:textId="77777777" w:rsidR="00F14B05" w:rsidRPr="00903DBA" w:rsidRDefault="00F14B05" w:rsidP="00F14B05">
      <w:pPr>
        <w:pStyle w:val="Code"/>
        <w:rPr>
          <w:highlight w:val="white"/>
        </w:rPr>
      </w:pPr>
      <w:r w:rsidRPr="00903DBA">
        <w:rPr>
          <w:highlight w:val="white"/>
        </w:rPr>
        <w:t xml:space="preserve">    return 0;</w:t>
      </w:r>
    </w:p>
    <w:p w14:paraId="33FB0EC0" w14:textId="77777777" w:rsidR="00F14B05" w:rsidRPr="00903DBA" w:rsidRDefault="00F14B05" w:rsidP="00F14B05">
      <w:pPr>
        <w:pStyle w:val="Code"/>
        <w:rPr>
          <w:highlight w:val="white"/>
        </w:rPr>
      </w:pPr>
      <w:r w:rsidRPr="00903DBA">
        <w:rPr>
          <w:highlight w:val="white"/>
        </w:rPr>
        <w:t xml:space="preserve">  }</w:t>
      </w:r>
    </w:p>
    <w:p w14:paraId="4171AF38" w14:textId="77777777" w:rsidR="00F14B05" w:rsidRPr="00903DBA" w:rsidRDefault="00F14B05" w:rsidP="00F14B05">
      <w:pPr>
        <w:pStyle w:val="Code"/>
        <w:rPr>
          <w:highlight w:val="white"/>
        </w:rPr>
      </w:pPr>
      <w:r w:rsidRPr="00903DBA">
        <w:rPr>
          <w:highlight w:val="white"/>
        </w:rPr>
        <w:t>}</w:t>
      </w:r>
    </w:p>
    <w:p w14:paraId="63C5332C" w14:textId="5E81F67A" w:rsidR="00E60EDF" w:rsidRPr="00903DBA" w:rsidRDefault="00B3231E" w:rsidP="001B0FE5">
      <w:pPr>
        <w:rPr>
          <w:highlight w:val="white"/>
        </w:rPr>
      </w:pPr>
      <w:r w:rsidRPr="00903DBA">
        <w:rPr>
          <w:highlight w:val="white"/>
        </w:rPr>
        <w:t>The function</w:t>
      </w:r>
      <w:r w:rsidR="001B0FE5" w:rsidRPr="00903DBA">
        <w:rPr>
          <w:highlight w:val="white"/>
        </w:rPr>
        <w:t xml:space="preserve"> </w:t>
      </w:r>
      <w:r w:rsidR="001B0FE5" w:rsidRPr="00903DBA">
        <w:rPr>
          <w:rStyle w:val="KeyWord0"/>
          <w:highlight w:val="white"/>
        </w:rPr>
        <w:t>ldexp</w:t>
      </w:r>
      <w:r w:rsidR="001B0FE5" w:rsidRPr="00903DBA">
        <w:t xml:space="preserve"> </w:t>
      </w:r>
      <w:r w:rsidRPr="00903DBA">
        <w:rPr>
          <w:rFonts w:eastAsiaTheme="minorEastAsia"/>
        </w:rPr>
        <w:t>is defined as</w:t>
      </w:r>
      <w:r w:rsidR="00442B51" w:rsidRPr="00903DBA">
        <w:rPr>
          <w:rFonts w:eastAsiaTheme="minorEastAsia"/>
        </w:rPr>
        <w:t xml:space="preserve"> </w:t>
      </w:r>
      <m:oMath>
        <m:r>
          <m:rPr>
            <m:sty m:val="p"/>
          </m:rPr>
          <w:rPr>
            <w:rFonts w:ascii="Cambria Math" w:hAnsi="Cambria Math"/>
            <w:noProof/>
          </w:rPr>
          <m:t>ldexp</m:t>
        </m:r>
        <m:r>
          <w:rPr>
            <w:rFonts w:ascii="Cambria Math" w:hAnsi="Cambria Math"/>
            <w:noProof/>
          </w:rPr>
          <m:t xml:space="preserve"> (x, n)=x∙</m:t>
        </m:r>
        <m:sSup>
          <m:sSupPr>
            <m:ctrlPr>
              <w:rPr>
                <w:rFonts w:ascii="Cambria Math" w:hAnsi="Cambria Math"/>
                <w:i/>
                <w:noProof/>
              </w:rPr>
            </m:ctrlPr>
          </m:sSupPr>
          <m:e>
            <m:r>
              <w:rPr>
                <w:rFonts w:ascii="Cambria Math" w:hAnsi="Cambria Math"/>
                <w:noProof/>
              </w:rPr>
              <m:t>2</m:t>
            </m:r>
          </m:e>
          <m:sup>
            <m:r>
              <w:rPr>
                <w:rFonts w:ascii="Cambria Math" w:hAnsi="Cambria Math"/>
                <w:noProof/>
              </w:rPr>
              <m:t>n</m:t>
            </m:r>
          </m:sup>
        </m:sSup>
      </m:oMath>
      <w:r w:rsidR="001B0FE5" w:rsidRPr="00903DBA">
        <w:rPr>
          <w:rFonts w:eastAsiaTheme="minorEastAsia"/>
        </w:rPr>
        <w:t>.</w:t>
      </w:r>
    </w:p>
    <w:p w14:paraId="620CEAF1" w14:textId="77777777" w:rsidR="00F14B05" w:rsidRPr="00903DBA" w:rsidRDefault="00F14B05" w:rsidP="00F14B05">
      <w:pPr>
        <w:pStyle w:val="Code"/>
        <w:rPr>
          <w:highlight w:val="white"/>
        </w:rPr>
      </w:pPr>
      <w:r w:rsidRPr="00903DBA">
        <w:rPr>
          <w:highlight w:val="white"/>
        </w:rPr>
        <w:t>double ldexp(double x, int n) {</w:t>
      </w:r>
    </w:p>
    <w:p w14:paraId="249E05E8" w14:textId="77777777" w:rsidR="00F14B05" w:rsidRPr="00903DBA" w:rsidRDefault="00F14B05" w:rsidP="00F14B05">
      <w:pPr>
        <w:pStyle w:val="Code"/>
        <w:rPr>
          <w:highlight w:val="white"/>
        </w:rPr>
      </w:pPr>
      <w:r w:rsidRPr="00903DBA">
        <w:rPr>
          <w:highlight w:val="white"/>
        </w:rPr>
        <w:t xml:space="preserve">  return x * pow(2, n);</w:t>
      </w:r>
    </w:p>
    <w:p w14:paraId="5D554D67" w14:textId="77777777" w:rsidR="00F14B05" w:rsidRPr="00903DBA" w:rsidRDefault="00F14B05" w:rsidP="00F14B05">
      <w:pPr>
        <w:pStyle w:val="Code"/>
        <w:rPr>
          <w:highlight w:val="white"/>
        </w:rPr>
      </w:pPr>
      <w:r w:rsidRPr="00903DBA">
        <w:rPr>
          <w:highlight w:val="white"/>
        </w:rPr>
        <w:t>}</w:t>
      </w:r>
    </w:p>
    <w:p w14:paraId="6BE8F18B" w14:textId="733295CF" w:rsidR="00555D55" w:rsidRPr="00903DBA" w:rsidRDefault="00574C06" w:rsidP="00574C06">
      <w:pPr>
        <w:rPr>
          <w:highlight w:val="white"/>
        </w:rPr>
      </w:pPr>
      <w:r w:rsidRPr="00903DBA">
        <w:rPr>
          <w:highlight w:val="white"/>
        </w:rPr>
        <w:lastRenderedPageBreak/>
        <w:t xml:space="preserve">The function </w:t>
      </w:r>
      <w:r w:rsidRPr="00903DBA">
        <w:rPr>
          <w:rStyle w:val="KeyWord0"/>
          <w:highlight w:val="white"/>
        </w:rPr>
        <w:t>frexp</w:t>
      </w:r>
      <w:r w:rsidRPr="00903DBA">
        <w:rPr>
          <w:highlight w:val="white"/>
        </w:rPr>
        <w:t xml:space="preserve"> </w:t>
      </w:r>
      <w:r w:rsidR="00D033CF" w:rsidRPr="00903DBA">
        <w:rPr>
          <w:highlight w:val="white"/>
        </w:rPr>
        <w:t xml:space="preserve">splits </w:t>
      </w:r>
      <w:r w:rsidR="00D033CF" w:rsidRPr="00903DBA">
        <w:rPr>
          <w:rStyle w:val="KeyWord0"/>
          <w:highlight w:val="white"/>
        </w:rPr>
        <w:t>x</w:t>
      </w:r>
      <w:r w:rsidR="00D033CF" w:rsidRPr="00903DBA">
        <w:rPr>
          <w:highlight w:val="white"/>
        </w:rPr>
        <w:t xml:space="preserve"> into </w:t>
      </w:r>
      <w:r w:rsidR="00A557EC" w:rsidRPr="00903DBA">
        <w:rPr>
          <w:highlight w:val="white"/>
        </w:rPr>
        <w:t xml:space="preserve">normalized fraction of </w:t>
      </w:r>
      <w:r w:rsidR="00A557EC" w:rsidRPr="00903DBA">
        <w:rPr>
          <w:rStyle w:val="KeyWord0"/>
          <w:highlight w:val="white"/>
        </w:rPr>
        <w:t>x</w:t>
      </w:r>
      <w:r w:rsidR="00C92FF8" w:rsidRPr="00903DBA">
        <w:rPr>
          <w:highlight w:val="white"/>
        </w:rPr>
        <w:t xml:space="preserve">. </w:t>
      </w:r>
      <w:r w:rsidR="003E714E" w:rsidRPr="00903DBA">
        <w:rPr>
          <w:highlight w:val="white"/>
        </w:rPr>
        <w:t>The r</w:t>
      </w:r>
      <w:r w:rsidR="00C92FF8" w:rsidRPr="00903DBA">
        <w:rPr>
          <w:highlight w:val="white"/>
        </w:rPr>
        <w:t>eturn</w:t>
      </w:r>
      <w:r w:rsidR="00F15F9C" w:rsidRPr="00903DBA">
        <w:rPr>
          <w:highlight w:val="white"/>
        </w:rPr>
        <w:t xml:space="preserve"> value</w:t>
      </w:r>
      <w:r w:rsidR="00C92FF8" w:rsidRPr="00903DBA">
        <w:rPr>
          <w:highlight w:val="white"/>
        </w:rPr>
        <w:t xml:space="preserve"> </w:t>
      </w:r>
      <w:r w:rsidR="003E714E" w:rsidRPr="00903DBA">
        <w:rPr>
          <w:highlight w:val="white"/>
        </w:rPr>
        <w:t>is within the interval from 0.5, inclusive, to 1, exclusive.</w:t>
      </w:r>
    </w:p>
    <w:p w14:paraId="17B14890" w14:textId="77777777" w:rsidR="002D4602" w:rsidRPr="00903DBA" w:rsidRDefault="002D4602" w:rsidP="002D4602">
      <w:pPr>
        <w:pStyle w:val="Code"/>
        <w:rPr>
          <w:highlight w:val="white"/>
        </w:rPr>
      </w:pPr>
      <w:r w:rsidRPr="00903DBA">
        <w:rPr>
          <w:highlight w:val="white"/>
        </w:rPr>
        <w:t>#define LN_2 0.6931471805599453094172321</w:t>
      </w:r>
    </w:p>
    <w:p w14:paraId="073979AF" w14:textId="77777777" w:rsidR="002D4602" w:rsidRPr="00903DBA" w:rsidRDefault="002D4602" w:rsidP="002D4602">
      <w:pPr>
        <w:pStyle w:val="Code"/>
        <w:rPr>
          <w:highlight w:val="white"/>
        </w:rPr>
      </w:pPr>
    </w:p>
    <w:p w14:paraId="42FDD8FC" w14:textId="77777777" w:rsidR="002D4602" w:rsidRPr="00903DBA" w:rsidRDefault="002D4602" w:rsidP="002D4602">
      <w:pPr>
        <w:pStyle w:val="Code"/>
        <w:rPr>
          <w:highlight w:val="white"/>
        </w:rPr>
      </w:pPr>
      <w:r w:rsidRPr="00903DBA">
        <w:rPr>
          <w:highlight w:val="white"/>
        </w:rPr>
        <w:t>static log2(double x) {</w:t>
      </w:r>
    </w:p>
    <w:p w14:paraId="1F7A0E0C" w14:textId="77777777" w:rsidR="002D4602" w:rsidRPr="00903DBA" w:rsidRDefault="002D4602" w:rsidP="002D4602">
      <w:pPr>
        <w:pStyle w:val="Code"/>
        <w:rPr>
          <w:highlight w:val="white"/>
        </w:rPr>
      </w:pPr>
      <w:r w:rsidRPr="00903DBA">
        <w:rPr>
          <w:highlight w:val="white"/>
        </w:rPr>
        <w:t xml:space="preserve">  return log(x) / LN_2;</w:t>
      </w:r>
    </w:p>
    <w:p w14:paraId="28799550" w14:textId="77777777" w:rsidR="002D4602" w:rsidRPr="00903DBA" w:rsidRDefault="002D4602" w:rsidP="002D4602">
      <w:pPr>
        <w:pStyle w:val="Code"/>
        <w:rPr>
          <w:highlight w:val="white"/>
        </w:rPr>
      </w:pPr>
      <w:r w:rsidRPr="00903DBA">
        <w:rPr>
          <w:highlight w:val="white"/>
        </w:rPr>
        <w:t>}</w:t>
      </w:r>
    </w:p>
    <w:p w14:paraId="5B61E551" w14:textId="77777777" w:rsidR="002D4602" w:rsidRPr="00903DBA" w:rsidRDefault="002D4602" w:rsidP="002D4602">
      <w:pPr>
        <w:pStyle w:val="Code"/>
        <w:rPr>
          <w:highlight w:val="white"/>
        </w:rPr>
      </w:pPr>
    </w:p>
    <w:p w14:paraId="55A74AA9" w14:textId="77777777" w:rsidR="002D4602" w:rsidRPr="00903DBA" w:rsidRDefault="002D4602" w:rsidP="002D4602">
      <w:pPr>
        <w:pStyle w:val="Code"/>
        <w:rPr>
          <w:highlight w:val="white"/>
        </w:rPr>
      </w:pPr>
      <w:r w:rsidRPr="00903DBA">
        <w:rPr>
          <w:highlight w:val="white"/>
        </w:rPr>
        <w:t>double frexp(double x, int* p) {</w:t>
      </w:r>
    </w:p>
    <w:p w14:paraId="0DE8275D" w14:textId="77777777" w:rsidR="002D4602" w:rsidRPr="00903DBA" w:rsidRDefault="002D4602" w:rsidP="002D4602">
      <w:pPr>
        <w:pStyle w:val="Code"/>
        <w:rPr>
          <w:highlight w:val="white"/>
        </w:rPr>
      </w:pPr>
      <w:r w:rsidRPr="00903DBA">
        <w:rPr>
          <w:highlight w:val="white"/>
        </w:rPr>
        <w:t xml:space="preserve">  if (x != 0)  {</w:t>
      </w:r>
    </w:p>
    <w:p w14:paraId="1E3AD8D4" w14:textId="77777777" w:rsidR="002D4602" w:rsidRPr="00903DBA" w:rsidRDefault="002D4602" w:rsidP="002D4602">
      <w:pPr>
        <w:pStyle w:val="Code"/>
        <w:rPr>
          <w:highlight w:val="white"/>
        </w:rPr>
      </w:pPr>
      <w:r w:rsidRPr="00903DBA">
        <w:rPr>
          <w:highlight w:val="white"/>
        </w:rPr>
        <w:t xml:space="preserve">    int exponent = (int) log2(fabs(x));</w:t>
      </w:r>
    </w:p>
    <w:p w14:paraId="529CFFC7" w14:textId="77777777" w:rsidR="002D4602" w:rsidRPr="00903DBA" w:rsidRDefault="002D4602" w:rsidP="002D4602">
      <w:pPr>
        <w:pStyle w:val="Code"/>
        <w:rPr>
          <w:highlight w:val="white"/>
        </w:rPr>
      </w:pPr>
    </w:p>
    <w:p w14:paraId="6C0D490F" w14:textId="77777777" w:rsidR="002D4602" w:rsidRPr="00903DBA" w:rsidRDefault="002D4602" w:rsidP="002D4602">
      <w:pPr>
        <w:pStyle w:val="Code"/>
        <w:rPr>
          <w:highlight w:val="white"/>
        </w:rPr>
      </w:pPr>
      <w:r w:rsidRPr="00903DBA">
        <w:rPr>
          <w:highlight w:val="white"/>
        </w:rPr>
        <w:t xml:space="preserve">    if (pow(2, exponent) &lt; x) {</w:t>
      </w:r>
    </w:p>
    <w:p w14:paraId="54B8C77F" w14:textId="77777777" w:rsidR="002D4602" w:rsidRPr="00903DBA" w:rsidRDefault="002D4602" w:rsidP="002D4602">
      <w:pPr>
        <w:pStyle w:val="Code"/>
        <w:rPr>
          <w:highlight w:val="white"/>
        </w:rPr>
      </w:pPr>
      <w:r w:rsidRPr="00903DBA">
        <w:rPr>
          <w:highlight w:val="white"/>
        </w:rPr>
        <w:t xml:space="preserve">      ++exponent;</w:t>
      </w:r>
    </w:p>
    <w:p w14:paraId="4FCA4780" w14:textId="77777777" w:rsidR="002D4602" w:rsidRPr="00903DBA" w:rsidRDefault="002D4602" w:rsidP="002D4602">
      <w:pPr>
        <w:pStyle w:val="Code"/>
        <w:rPr>
          <w:highlight w:val="white"/>
        </w:rPr>
      </w:pPr>
      <w:r w:rsidRPr="00903DBA">
        <w:rPr>
          <w:highlight w:val="white"/>
        </w:rPr>
        <w:t xml:space="preserve">    }</w:t>
      </w:r>
    </w:p>
    <w:p w14:paraId="1E25D6B7" w14:textId="77777777" w:rsidR="002D4602" w:rsidRPr="00903DBA" w:rsidRDefault="002D4602" w:rsidP="002D4602">
      <w:pPr>
        <w:pStyle w:val="Code"/>
        <w:rPr>
          <w:highlight w:val="white"/>
        </w:rPr>
      </w:pPr>
    </w:p>
    <w:p w14:paraId="2CAADC76" w14:textId="77777777" w:rsidR="002D4602" w:rsidRPr="00903DBA" w:rsidRDefault="002D4602" w:rsidP="002D4602">
      <w:pPr>
        <w:pStyle w:val="Code"/>
        <w:rPr>
          <w:highlight w:val="white"/>
        </w:rPr>
      </w:pPr>
      <w:r w:rsidRPr="00903DBA">
        <w:rPr>
          <w:highlight w:val="white"/>
        </w:rPr>
        <w:t xml:space="preserve">    if (p != NULL) {</w:t>
      </w:r>
    </w:p>
    <w:p w14:paraId="31D85443" w14:textId="77777777" w:rsidR="002D4602" w:rsidRPr="00903DBA" w:rsidRDefault="002D4602" w:rsidP="002D4602">
      <w:pPr>
        <w:pStyle w:val="Code"/>
        <w:rPr>
          <w:highlight w:val="white"/>
        </w:rPr>
      </w:pPr>
      <w:r w:rsidRPr="00903DBA">
        <w:rPr>
          <w:highlight w:val="white"/>
        </w:rPr>
        <w:t xml:space="preserve">      *p = exponent;</w:t>
      </w:r>
    </w:p>
    <w:p w14:paraId="53256D6C" w14:textId="77777777" w:rsidR="002D4602" w:rsidRPr="00903DBA" w:rsidRDefault="002D4602" w:rsidP="002D4602">
      <w:pPr>
        <w:pStyle w:val="Code"/>
        <w:rPr>
          <w:highlight w:val="white"/>
        </w:rPr>
      </w:pPr>
      <w:r w:rsidRPr="00903DBA">
        <w:rPr>
          <w:highlight w:val="white"/>
        </w:rPr>
        <w:t xml:space="preserve">    }</w:t>
      </w:r>
    </w:p>
    <w:p w14:paraId="5DE3B554" w14:textId="77777777" w:rsidR="002D4602" w:rsidRPr="00903DBA" w:rsidRDefault="002D4602" w:rsidP="002D4602">
      <w:pPr>
        <w:pStyle w:val="Code"/>
        <w:rPr>
          <w:highlight w:val="white"/>
        </w:rPr>
      </w:pPr>
    </w:p>
    <w:p w14:paraId="03B04357" w14:textId="77777777" w:rsidR="002D4602" w:rsidRPr="00903DBA" w:rsidRDefault="002D4602" w:rsidP="002D4602">
      <w:pPr>
        <w:pStyle w:val="Code"/>
        <w:rPr>
          <w:highlight w:val="white"/>
        </w:rPr>
      </w:pPr>
      <w:r w:rsidRPr="00903DBA">
        <w:rPr>
          <w:highlight w:val="white"/>
        </w:rPr>
        <w:t xml:space="preserve">    return (x / pow(2, exponent));</w:t>
      </w:r>
    </w:p>
    <w:p w14:paraId="1C1422B2" w14:textId="77777777" w:rsidR="002D4602" w:rsidRPr="00903DBA" w:rsidRDefault="002D4602" w:rsidP="002D4602">
      <w:pPr>
        <w:pStyle w:val="Code"/>
        <w:rPr>
          <w:highlight w:val="white"/>
        </w:rPr>
      </w:pPr>
      <w:r w:rsidRPr="00903DBA">
        <w:rPr>
          <w:highlight w:val="white"/>
        </w:rPr>
        <w:t xml:space="preserve">  }</w:t>
      </w:r>
    </w:p>
    <w:p w14:paraId="4B83C215" w14:textId="77777777" w:rsidR="002D4602" w:rsidRPr="00903DBA" w:rsidRDefault="002D4602" w:rsidP="002D4602">
      <w:pPr>
        <w:pStyle w:val="Code"/>
        <w:rPr>
          <w:highlight w:val="white"/>
        </w:rPr>
      </w:pPr>
      <w:r w:rsidRPr="00903DBA">
        <w:rPr>
          <w:highlight w:val="white"/>
        </w:rPr>
        <w:t xml:space="preserve">  else {</w:t>
      </w:r>
    </w:p>
    <w:p w14:paraId="18B97B0B" w14:textId="77777777" w:rsidR="002D4602" w:rsidRPr="00903DBA" w:rsidRDefault="002D4602" w:rsidP="002D4602">
      <w:pPr>
        <w:pStyle w:val="Code"/>
        <w:rPr>
          <w:highlight w:val="white"/>
        </w:rPr>
      </w:pPr>
      <w:r w:rsidRPr="00903DBA">
        <w:rPr>
          <w:highlight w:val="white"/>
        </w:rPr>
        <w:t xml:space="preserve">    if (p != NULL) {</w:t>
      </w:r>
    </w:p>
    <w:p w14:paraId="1EB21F8D" w14:textId="77777777" w:rsidR="002D4602" w:rsidRPr="00903DBA" w:rsidRDefault="002D4602" w:rsidP="002D4602">
      <w:pPr>
        <w:pStyle w:val="Code"/>
        <w:rPr>
          <w:highlight w:val="white"/>
        </w:rPr>
      </w:pPr>
      <w:r w:rsidRPr="00903DBA">
        <w:rPr>
          <w:highlight w:val="white"/>
        </w:rPr>
        <w:t xml:space="preserve">      *p = 0;</w:t>
      </w:r>
    </w:p>
    <w:p w14:paraId="327133CC" w14:textId="77777777" w:rsidR="002D4602" w:rsidRPr="00903DBA" w:rsidRDefault="002D4602" w:rsidP="002D4602">
      <w:pPr>
        <w:pStyle w:val="Code"/>
        <w:rPr>
          <w:highlight w:val="white"/>
        </w:rPr>
      </w:pPr>
      <w:r w:rsidRPr="00903DBA">
        <w:rPr>
          <w:highlight w:val="white"/>
        </w:rPr>
        <w:t xml:space="preserve">    }</w:t>
      </w:r>
    </w:p>
    <w:p w14:paraId="3BDCEF34" w14:textId="77777777" w:rsidR="002D4602" w:rsidRPr="00903DBA" w:rsidRDefault="002D4602" w:rsidP="002D4602">
      <w:pPr>
        <w:pStyle w:val="Code"/>
        <w:rPr>
          <w:highlight w:val="white"/>
        </w:rPr>
      </w:pPr>
    </w:p>
    <w:p w14:paraId="25D16C6B" w14:textId="77777777" w:rsidR="002D4602" w:rsidRPr="00903DBA" w:rsidRDefault="002D4602" w:rsidP="002D4602">
      <w:pPr>
        <w:pStyle w:val="Code"/>
        <w:rPr>
          <w:highlight w:val="white"/>
        </w:rPr>
      </w:pPr>
      <w:r w:rsidRPr="00903DBA">
        <w:rPr>
          <w:highlight w:val="white"/>
        </w:rPr>
        <w:t xml:space="preserve">    return 0;</w:t>
      </w:r>
    </w:p>
    <w:p w14:paraId="6E390622" w14:textId="77777777" w:rsidR="002D4602" w:rsidRPr="00903DBA" w:rsidRDefault="002D4602" w:rsidP="002D4602">
      <w:pPr>
        <w:pStyle w:val="Code"/>
        <w:rPr>
          <w:highlight w:val="white"/>
        </w:rPr>
      </w:pPr>
      <w:r w:rsidRPr="00903DBA">
        <w:rPr>
          <w:highlight w:val="white"/>
        </w:rPr>
        <w:t xml:space="preserve">  }</w:t>
      </w:r>
    </w:p>
    <w:p w14:paraId="1CAD2836" w14:textId="77777777" w:rsidR="002D4602" w:rsidRPr="00903DBA" w:rsidRDefault="002D4602" w:rsidP="002D4602">
      <w:pPr>
        <w:pStyle w:val="Code"/>
        <w:rPr>
          <w:highlight w:val="white"/>
        </w:rPr>
      </w:pPr>
      <w:r w:rsidRPr="00903DBA">
        <w:rPr>
          <w:highlight w:val="white"/>
        </w:rPr>
        <w:t>}</w:t>
      </w:r>
    </w:p>
    <w:p w14:paraId="6121B73D" w14:textId="77777777" w:rsidR="007730D0" w:rsidRPr="00903DBA" w:rsidRDefault="007730D0" w:rsidP="007730D0">
      <w:pPr>
        <w:pStyle w:val="Rubrik3"/>
        <w:numPr>
          <w:ilvl w:val="2"/>
          <w:numId w:val="174"/>
        </w:numPr>
        <w:rPr>
          <w:highlight w:val="white"/>
        </w:rPr>
      </w:pPr>
      <w:bookmarkStart w:id="476" w:name="_Toc57656132"/>
      <w:r w:rsidRPr="00903DBA">
        <w:rPr>
          <w:highlight w:val="white"/>
        </w:rPr>
        <w:t>Square Root</w:t>
      </w:r>
      <w:bookmarkEnd w:id="476"/>
    </w:p>
    <w:p w14:paraId="657F84FC" w14:textId="77777777" w:rsidR="007730D0" w:rsidRPr="00903DBA" w:rsidRDefault="007730D0" w:rsidP="007730D0">
      <w:pPr>
        <w:rPr>
          <w:highlight w:val="white"/>
        </w:rPr>
      </w:pPr>
      <w:r w:rsidRPr="00903DBA">
        <w:rPr>
          <w:highlight w:val="white"/>
        </w:rPr>
        <w:t xml:space="preserve">The square root </w:t>
      </w:r>
      <m:oMath>
        <m:r>
          <w:rPr>
            <w:rFonts w:ascii="Cambria Math" w:hAnsi="Cambria Math"/>
          </w:rPr>
          <m:t>r</m:t>
        </m:r>
      </m:oMath>
      <w:r w:rsidRPr="00903DBA">
        <w:rPr>
          <w:highlight w:val="white"/>
        </w:rPr>
        <w:t xml:space="preserve"> of </w:t>
      </w:r>
      <m:oMath>
        <m:r>
          <w:rPr>
            <w:rFonts w:ascii="Cambria Math" w:hAnsi="Cambria Math"/>
          </w:rPr>
          <m:t>x</m:t>
        </m:r>
      </m:oMath>
      <w:r w:rsidRPr="00903DBA">
        <w:rPr>
          <w:highlight w:val="white"/>
        </w:rPr>
        <w:t xml:space="preserve"> is for all </w:t>
      </w:r>
      <m:oMath>
        <m:r>
          <w:rPr>
            <w:rFonts w:ascii="Cambria Math" w:hAnsi="Cambria Math"/>
          </w:rPr>
          <m:t>x</m:t>
        </m:r>
        <m:r>
          <w:rPr>
            <w:rFonts w:ascii="Cambria Math" w:eastAsiaTheme="minorEastAsia" w:hAnsi="Cambria Math"/>
          </w:rPr>
          <m:t>&gt;0</m:t>
        </m:r>
      </m:oMath>
      <w:r w:rsidRPr="00903DBA">
        <w:rPr>
          <w:highlight w:val="white"/>
        </w:rPr>
        <w:t xml:space="preserve"> is iterative defined as:</w:t>
      </w:r>
    </w:p>
    <w:p w14:paraId="681DB1FA" w14:textId="77777777" w:rsidR="007730D0" w:rsidRPr="00903DBA" w:rsidRDefault="00DD6D68" w:rsidP="007730D0">
      <w:pPr>
        <w:rPr>
          <w:rFonts w:eastAsiaTheme="minorEastAsia"/>
          <w:highlight w:val="white"/>
        </w:rPr>
      </w:pPr>
      <m:oMathPara>
        <m:oMath>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=1</m:t>
                  </m:r>
                </m:e>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x</m:t>
                          </m:r>
                        </m:num>
                        <m:den>
                          <m:sSub>
                            <m:sSubPr>
                              <m:ctrlPr>
                                <w:rPr>
                                  <w:rFonts w:ascii="Cambria Math" w:hAnsi="Cambria Math"/>
                                  <w:i/>
                                </w:rPr>
                              </m:ctrlPr>
                            </m:sSubPr>
                            <m:e>
                              <m:r>
                                <w:rPr>
                                  <w:rFonts w:ascii="Cambria Math" w:hAnsi="Cambria Math"/>
                                </w:rPr>
                                <m:t>r</m:t>
                              </m:r>
                            </m:e>
                            <m:sub>
                              <m:r>
                                <w:rPr>
                                  <w:rFonts w:ascii="Cambria Math" w:hAnsi="Cambria Math"/>
                                </w:rPr>
                                <m:t>i</m:t>
                              </m:r>
                            </m:sub>
                          </m:sSub>
                        </m:den>
                      </m:f>
                    </m:num>
                    <m:den>
                      <m:r>
                        <w:rPr>
                          <w:rFonts w:ascii="Cambria Math" w:hAnsi="Cambria Math"/>
                        </w:rPr>
                        <m:t>2</m:t>
                      </m:r>
                    </m:den>
                  </m:f>
                </m:e>
              </m:eqArr>
            </m:e>
          </m:d>
        </m:oMath>
      </m:oMathPara>
    </w:p>
    <w:p w14:paraId="168ABCA1" w14:textId="77777777" w:rsidR="002D4602" w:rsidRPr="00903DBA" w:rsidRDefault="002D4602" w:rsidP="002D4602">
      <w:pPr>
        <w:pStyle w:val="Code"/>
        <w:rPr>
          <w:highlight w:val="white"/>
        </w:rPr>
      </w:pPr>
      <w:r w:rsidRPr="00903DBA">
        <w:rPr>
          <w:highlight w:val="white"/>
        </w:rPr>
        <w:t>double sqrt(double x) {</w:t>
      </w:r>
    </w:p>
    <w:p w14:paraId="63732B20" w14:textId="77777777" w:rsidR="002D4602" w:rsidRPr="00903DBA" w:rsidRDefault="002D4602" w:rsidP="002D4602">
      <w:pPr>
        <w:pStyle w:val="Code"/>
        <w:rPr>
          <w:highlight w:val="white"/>
        </w:rPr>
      </w:pPr>
      <w:r w:rsidRPr="00903DBA">
        <w:rPr>
          <w:highlight w:val="white"/>
        </w:rPr>
        <w:t xml:space="preserve">  if (x &gt;= 0) {</w:t>
      </w:r>
    </w:p>
    <w:p w14:paraId="544A6522" w14:textId="77777777" w:rsidR="002D4602" w:rsidRPr="00903DBA" w:rsidRDefault="002D4602" w:rsidP="002D4602">
      <w:pPr>
        <w:pStyle w:val="Code"/>
        <w:rPr>
          <w:highlight w:val="white"/>
        </w:rPr>
      </w:pPr>
      <w:r w:rsidRPr="00903DBA">
        <w:rPr>
          <w:highlight w:val="white"/>
        </w:rPr>
        <w:t xml:space="preserve">    double root_i, root_i_plus_1 = 1;</w:t>
      </w:r>
    </w:p>
    <w:p w14:paraId="4516A284" w14:textId="77777777" w:rsidR="002D4602" w:rsidRPr="00903DBA" w:rsidRDefault="002D4602" w:rsidP="002D4602">
      <w:pPr>
        <w:pStyle w:val="Code"/>
        <w:rPr>
          <w:highlight w:val="white"/>
        </w:rPr>
      </w:pPr>
    </w:p>
    <w:p w14:paraId="106581A4" w14:textId="77777777" w:rsidR="002D4602" w:rsidRPr="00903DBA" w:rsidRDefault="002D4602" w:rsidP="002D4602">
      <w:pPr>
        <w:pStyle w:val="Code"/>
        <w:rPr>
          <w:highlight w:val="white"/>
        </w:rPr>
      </w:pPr>
      <w:r w:rsidRPr="00903DBA">
        <w:rPr>
          <w:highlight w:val="white"/>
        </w:rPr>
        <w:t xml:space="preserve">    do {</w:t>
      </w:r>
    </w:p>
    <w:p w14:paraId="212B2255" w14:textId="77777777" w:rsidR="002D4602" w:rsidRPr="00903DBA" w:rsidRDefault="002D4602" w:rsidP="002D4602">
      <w:pPr>
        <w:pStyle w:val="Code"/>
        <w:rPr>
          <w:highlight w:val="white"/>
        </w:rPr>
      </w:pPr>
      <w:r w:rsidRPr="00903DBA">
        <w:rPr>
          <w:highlight w:val="white"/>
        </w:rPr>
        <w:t xml:space="preserve">      root_i = root_i_plus_1;</w:t>
      </w:r>
    </w:p>
    <w:p w14:paraId="0ED0E1BC" w14:textId="77777777" w:rsidR="002D4602" w:rsidRPr="00903DBA" w:rsidRDefault="002D4602" w:rsidP="002D4602">
      <w:pPr>
        <w:pStyle w:val="Code"/>
        <w:rPr>
          <w:highlight w:val="white"/>
        </w:rPr>
      </w:pPr>
      <w:r w:rsidRPr="00903DBA">
        <w:rPr>
          <w:highlight w:val="white"/>
        </w:rPr>
        <w:t xml:space="preserve">      root_i_plus_1 = (root_i + (x / root_i)) / 2;</w:t>
      </w:r>
    </w:p>
    <w:p w14:paraId="7E70AE61" w14:textId="77777777" w:rsidR="002D4602" w:rsidRPr="00903DBA" w:rsidRDefault="002D4602" w:rsidP="002D4602">
      <w:pPr>
        <w:pStyle w:val="Code"/>
        <w:rPr>
          <w:highlight w:val="white"/>
        </w:rPr>
      </w:pPr>
      <w:r w:rsidRPr="00903DBA">
        <w:rPr>
          <w:highlight w:val="white"/>
        </w:rPr>
        <w:t xml:space="preserve">    } while (fabs(root_i_plus_1 - root_i) &gt;= EPSILON);</w:t>
      </w:r>
    </w:p>
    <w:p w14:paraId="43DEAB36" w14:textId="77777777" w:rsidR="002D4602" w:rsidRPr="00903DBA" w:rsidRDefault="002D4602" w:rsidP="002D4602">
      <w:pPr>
        <w:pStyle w:val="Code"/>
        <w:rPr>
          <w:highlight w:val="white"/>
        </w:rPr>
      </w:pPr>
    </w:p>
    <w:p w14:paraId="505B06B7" w14:textId="77777777" w:rsidR="002D4602" w:rsidRPr="00903DBA" w:rsidRDefault="002D4602" w:rsidP="002D4602">
      <w:pPr>
        <w:pStyle w:val="Code"/>
        <w:rPr>
          <w:highlight w:val="white"/>
        </w:rPr>
      </w:pPr>
      <w:r w:rsidRPr="00903DBA">
        <w:rPr>
          <w:highlight w:val="white"/>
        </w:rPr>
        <w:t xml:space="preserve">    return root_i_plus_1;</w:t>
      </w:r>
    </w:p>
    <w:p w14:paraId="4F1D7AFD" w14:textId="77777777" w:rsidR="002D4602" w:rsidRPr="00903DBA" w:rsidRDefault="002D4602" w:rsidP="002D4602">
      <w:pPr>
        <w:pStyle w:val="Code"/>
        <w:rPr>
          <w:highlight w:val="white"/>
        </w:rPr>
      </w:pPr>
      <w:r w:rsidRPr="00903DBA">
        <w:rPr>
          <w:highlight w:val="white"/>
        </w:rPr>
        <w:t xml:space="preserve">  }</w:t>
      </w:r>
    </w:p>
    <w:p w14:paraId="390413F4" w14:textId="77777777" w:rsidR="002D4602" w:rsidRPr="00903DBA" w:rsidRDefault="002D4602" w:rsidP="002D4602">
      <w:pPr>
        <w:pStyle w:val="Code"/>
        <w:rPr>
          <w:highlight w:val="white"/>
        </w:rPr>
      </w:pPr>
      <w:r w:rsidRPr="00903DBA">
        <w:rPr>
          <w:highlight w:val="white"/>
        </w:rPr>
        <w:t xml:space="preserve">  else {</w:t>
      </w:r>
    </w:p>
    <w:p w14:paraId="6C7E3B86" w14:textId="77777777" w:rsidR="002D4602" w:rsidRPr="00903DBA" w:rsidRDefault="002D4602" w:rsidP="002D4602">
      <w:pPr>
        <w:pStyle w:val="Code"/>
        <w:rPr>
          <w:highlight w:val="white"/>
        </w:rPr>
      </w:pPr>
      <w:r w:rsidRPr="00903DBA">
        <w:rPr>
          <w:highlight w:val="white"/>
        </w:rPr>
        <w:t xml:space="preserve">    errno = EDOM;</w:t>
      </w:r>
    </w:p>
    <w:p w14:paraId="41BE7340" w14:textId="77777777" w:rsidR="002D4602" w:rsidRPr="00903DBA" w:rsidRDefault="002D4602" w:rsidP="002D4602">
      <w:pPr>
        <w:pStyle w:val="Code"/>
        <w:rPr>
          <w:highlight w:val="white"/>
        </w:rPr>
      </w:pPr>
      <w:r w:rsidRPr="00903DBA">
        <w:rPr>
          <w:highlight w:val="white"/>
        </w:rPr>
        <w:t xml:space="preserve">    return 0;</w:t>
      </w:r>
    </w:p>
    <w:p w14:paraId="4258238F" w14:textId="77777777" w:rsidR="002D4602" w:rsidRPr="00903DBA" w:rsidRDefault="002D4602" w:rsidP="002D4602">
      <w:pPr>
        <w:pStyle w:val="Code"/>
        <w:rPr>
          <w:highlight w:val="white"/>
        </w:rPr>
      </w:pPr>
      <w:r w:rsidRPr="00903DBA">
        <w:rPr>
          <w:highlight w:val="white"/>
        </w:rPr>
        <w:t xml:space="preserve">  }</w:t>
      </w:r>
    </w:p>
    <w:p w14:paraId="4A58FF76" w14:textId="77777777" w:rsidR="002D4602" w:rsidRPr="00903DBA" w:rsidRDefault="002D4602" w:rsidP="002D4602">
      <w:pPr>
        <w:pStyle w:val="Code"/>
        <w:rPr>
          <w:highlight w:val="white"/>
        </w:rPr>
      </w:pPr>
      <w:r w:rsidRPr="00903DBA">
        <w:rPr>
          <w:highlight w:val="white"/>
        </w:rPr>
        <w:t>}</w:t>
      </w:r>
    </w:p>
    <w:p w14:paraId="4B8F8002" w14:textId="77777777" w:rsidR="00E538AD" w:rsidRPr="00903DBA" w:rsidRDefault="00E538AD" w:rsidP="00E538AD">
      <w:pPr>
        <w:pStyle w:val="Rubrik3"/>
        <w:numPr>
          <w:ilvl w:val="2"/>
          <w:numId w:val="173"/>
        </w:numPr>
        <w:rPr>
          <w:highlight w:val="white"/>
        </w:rPr>
      </w:pPr>
      <w:bookmarkStart w:id="477" w:name="_Toc57656133"/>
      <w:r w:rsidRPr="00903DBA">
        <w:rPr>
          <w:highlight w:val="white"/>
        </w:rPr>
        <w:lastRenderedPageBreak/>
        <w:t>Modulo Functions</w:t>
      </w:r>
      <w:bookmarkEnd w:id="477"/>
    </w:p>
    <w:p w14:paraId="5B2EA31E"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modf</w:t>
      </w:r>
      <w:r w:rsidRPr="00903DBA">
        <w:rPr>
          <w:highlight w:val="white"/>
        </w:rPr>
        <w:t xml:space="preserve"> function split </w:t>
      </w:r>
      <w:r w:rsidRPr="00903DBA">
        <w:rPr>
          <w:rStyle w:val="KeyWord0"/>
          <w:highlight w:val="white"/>
        </w:rPr>
        <w:t>x</w:t>
      </w:r>
      <w:r w:rsidRPr="00903DBA">
        <w:rPr>
          <w:highlight w:val="white"/>
        </w:rPr>
        <w:t xml:space="preserve"> into </w:t>
      </w:r>
      <w:proofErr w:type="spellStart"/>
      <w:proofErr w:type="gramStart"/>
      <w:r w:rsidRPr="00903DBA">
        <w:rPr>
          <w:highlight w:val="white"/>
        </w:rPr>
        <w:t>a</w:t>
      </w:r>
      <w:proofErr w:type="spellEnd"/>
      <w:proofErr w:type="gramEnd"/>
      <w:r w:rsidRPr="00903DBA">
        <w:rPr>
          <w:highlight w:val="white"/>
        </w:rPr>
        <w:t xml:space="preserve"> integral and fractional part. The integral is returned, and the fractional part is assigned the value that </w:t>
      </w:r>
      <w:r w:rsidRPr="00903DBA">
        <w:rPr>
          <w:rStyle w:val="KeyWord0"/>
          <w:highlight w:val="white"/>
        </w:rPr>
        <w:t>p</w:t>
      </w:r>
      <w:r w:rsidRPr="00903DBA">
        <w:rPr>
          <w:highlight w:val="white"/>
        </w:rPr>
        <w:t xml:space="preserve"> points at, if it is not null. The integral and fractional values hold the same sign as the original value.</w:t>
      </w:r>
    </w:p>
    <w:p w14:paraId="78638B24" w14:textId="77777777" w:rsidR="002D4602" w:rsidRPr="00903DBA" w:rsidRDefault="002D4602" w:rsidP="002D4602">
      <w:pPr>
        <w:pStyle w:val="Code"/>
        <w:rPr>
          <w:highlight w:val="white"/>
        </w:rPr>
      </w:pPr>
      <w:r w:rsidRPr="00903DBA">
        <w:rPr>
          <w:highlight w:val="white"/>
        </w:rPr>
        <w:t>double modf(double x, double* p) {</w:t>
      </w:r>
    </w:p>
    <w:p w14:paraId="1DDDD0F4" w14:textId="77777777" w:rsidR="002D4602" w:rsidRPr="00903DBA" w:rsidRDefault="002D4602" w:rsidP="002D4602">
      <w:pPr>
        <w:pStyle w:val="Code"/>
        <w:rPr>
          <w:highlight w:val="white"/>
        </w:rPr>
      </w:pPr>
      <w:r w:rsidRPr="00903DBA">
        <w:rPr>
          <w:highlight w:val="white"/>
        </w:rPr>
        <w:t xml:space="preserve">  double abs_x = fabs(x),</w:t>
      </w:r>
    </w:p>
    <w:p w14:paraId="61A5D144" w14:textId="2D26ACAF" w:rsidR="002D4602" w:rsidRPr="00903DBA" w:rsidRDefault="002D4602" w:rsidP="002D4602">
      <w:pPr>
        <w:pStyle w:val="Code"/>
        <w:rPr>
          <w:highlight w:val="white"/>
        </w:rPr>
      </w:pPr>
      <w:r w:rsidRPr="00903DBA">
        <w:rPr>
          <w:highlight w:val="white"/>
        </w:rPr>
        <w:t xml:space="preserve">  integral = (double) ((long) abs_x),</w:t>
      </w:r>
    </w:p>
    <w:p w14:paraId="315A197C" w14:textId="15521708" w:rsidR="002D4602" w:rsidRPr="00903DBA" w:rsidRDefault="002D4602" w:rsidP="002D4602">
      <w:pPr>
        <w:pStyle w:val="Code"/>
        <w:rPr>
          <w:highlight w:val="white"/>
        </w:rPr>
      </w:pPr>
      <w:r w:rsidRPr="00903DBA">
        <w:rPr>
          <w:highlight w:val="white"/>
        </w:rPr>
        <w:t xml:space="preserve">  fractional = abs_x - integral;</w:t>
      </w:r>
    </w:p>
    <w:p w14:paraId="68908695" w14:textId="77777777" w:rsidR="002D4602" w:rsidRPr="00903DBA" w:rsidRDefault="002D4602" w:rsidP="002D4602">
      <w:pPr>
        <w:pStyle w:val="Code"/>
        <w:rPr>
          <w:highlight w:val="white"/>
        </w:rPr>
      </w:pPr>
    </w:p>
    <w:p w14:paraId="0B87E87C" w14:textId="77777777" w:rsidR="002D4602" w:rsidRPr="00903DBA" w:rsidRDefault="002D4602" w:rsidP="002D4602">
      <w:pPr>
        <w:pStyle w:val="Code"/>
        <w:rPr>
          <w:highlight w:val="white"/>
        </w:rPr>
      </w:pPr>
      <w:r w:rsidRPr="00903DBA">
        <w:rPr>
          <w:highlight w:val="white"/>
        </w:rPr>
        <w:t xml:space="preserve">  if (p != NULL)  {</w:t>
      </w:r>
    </w:p>
    <w:p w14:paraId="77EE952A" w14:textId="77777777" w:rsidR="002D4602" w:rsidRPr="00903DBA" w:rsidRDefault="002D4602" w:rsidP="002D4602">
      <w:pPr>
        <w:pStyle w:val="Code"/>
        <w:rPr>
          <w:highlight w:val="white"/>
        </w:rPr>
      </w:pPr>
      <w:r w:rsidRPr="00903DBA">
        <w:rPr>
          <w:highlight w:val="white"/>
        </w:rPr>
        <w:t xml:space="preserve">    *p = (x &gt; 0) ? integral : -integral;</w:t>
      </w:r>
    </w:p>
    <w:p w14:paraId="16DD6E56" w14:textId="77777777" w:rsidR="002D4602" w:rsidRPr="00903DBA" w:rsidRDefault="002D4602" w:rsidP="002D4602">
      <w:pPr>
        <w:pStyle w:val="Code"/>
        <w:rPr>
          <w:highlight w:val="white"/>
        </w:rPr>
      </w:pPr>
      <w:r w:rsidRPr="00903DBA">
        <w:rPr>
          <w:highlight w:val="white"/>
        </w:rPr>
        <w:t xml:space="preserve">  }</w:t>
      </w:r>
    </w:p>
    <w:p w14:paraId="47DE994E" w14:textId="77777777" w:rsidR="002D4602" w:rsidRPr="00903DBA" w:rsidRDefault="002D4602" w:rsidP="002D4602">
      <w:pPr>
        <w:pStyle w:val="Code"/>
        <w:rPr>
          <w:highlight w:val="white"/>
        </w:rPr>
      </w:pPr>
    </w:p>
    <w:p w14:paraId="41AC2ACA" w14:textId="77777777" w:rsidR="002D4602" w:rsidRPr="00903DBA" w:rsidRDefault="002D4602" w:rsidP="002D4602">
      <w:pPr>
        <w:pStyle w:val="Code"/>
        <w:rPr>
          <w:highlight w:val="white"/>
        </w:rPr>
      </w:pPr>
      <w:r w:rsidRPr="00903DBA">
        <w:rPr>
          <w:highlight w:val="white"/>
        </w:rPr>
        <w:t xml:space="preserve">  return (x &gt; 0) ? fractional : -fractional; </w:t>
      </w:r>
    </w:p>
    <w:p w14:paraId="04F25EFA" w14:textId="77777777" w:rsidR="002D4602" w:rsidRPr="00903DBA" w:rsidRDefault="002D4602" w:rsidP="002D4602">
      <w:pPr>
        <w:pStyle w:val="Code"/>
        <w:rPr>
          <w:highlight w:val="white"/>
        </w:rPr>
      </w:pPr>
      <w:r w:rsidRPr="00903DBA">
        <w:rPr>
          <w:highlight w:val="white"/>
        </w:rPr>
        <w:t>}</w:t>
      </w:r>
    </w:p>
    <w:p w14:paraId="3FB4F286" w14:textId="77777777" w:rsidR="00E538AD" w:rsidRPr="00903DBA" w:rsidRDefault="00E538AD" w:rsidP="00E538AD">
      <w:pPr>
        <w:rPr>
          <w:highlight w:val="white"/>
        </w:rPr>
      </w:pPr>
      <w:r w:rsidRPr="00903DBA">
        <w:rPr>
          <w:highlight w:val="white"/>
        </w:rPr>
        <w:t xml:space="preserve">The </w:t>
      </w:r>
      <w:r w:rsidRPr="00903DBA">
        <w:rPr>
          <w:rStyle w:val="KeyWord0"/>
          <w:highlight w:val="white"/>
        </w:rPr>
        <w:t>fmod</w:t>
      </w:r>
      <w:r w:rsidRPr="00903DBA">
        <w:rPr>
          <w:highlight w:val="white"/>
        </w:rPr>
        <w:t xml:space="preserve"> function returns the floating-point remainder of </w:t>
      </w:r>
      <w:r w:rsidRPr="00903DBA">
        <w:rPr>
          <w:rStyle w:val="KeyWord0"/>
          <w:highlight w:val="white"/>
        </w:rPr>
        <w:t>x</w:t>
      </w:r>
      <w:r w:rsidRPr="00903DBA">
        <w:rPr>
          <w:highlight w:val="white"/>
        </w:rPr>
        <w:t xml:space="preserve"> / </w:t>
      </w:r>
      <w:r w:rsidRPr="00903DBA">
        <w:rPr>
          <w:rStyle w:val="KeyWord0"/>
          <w:highlight w:val="white"/>
        </w:rPr>
        <w:t>y</w:t>
      </w:r>
      <w:r w:rsidRPr="00903DBA">
        <w:rPr>
          <w:highlight w:val="white"/>
        </w:rPr>
        <w:t xml:space="preserve">, with the same sign as </w:t>
      </w:r>
      <w:r w:rsidRPr="00903DBA">
        <w:rPr>
          <w:rStyle w:val="KeyWord0"/>
          <w:highlight w:val="white"/>
        </w:rPr>
        <w:t>x</w:t>
      </w:r>
      <w:r w:rsidRPr="00903DBA">
        <w:rPr>
          <w:highlight w:val="white"/>
        </w:rPr>
        <w:t>.</w:t>
      </w:r>
    </w:p>
    <w:p w14:paraId="65702A57" w14:textId="77777777" w:rsidR="002D4602" w:rsidRPr="00903DBA" w:rsidRDefault="002D4602" w:rsidP="002D4602">
      <w:pPr>
        <w:pStyle w:val="Code"/>
        <w:rPr>
          <w:highlight w:val="white"/>
        </w:rPr>
      </w:pPr>
      <w:r w:rsidRPr="00903DBA">
        <w:rPr>
          <w:highlight w:val="white"/>
        </w:rPr>
        <w:t>double fmod(double x, double y) {</w:t>
      </w:r>
    </w:p>
    <w:p w14:paraId="1B15278C" w14:textId="77777777" w:rsidR="002D4602" w:rsidRPr="00903DBA" w:rsidRDefault="002D4602" w:rsidP="002D4602">
      <w:pPr>
        <w:pStyle w:val="Code"/>
        <w:rPr>
          <w:highlight w:val="white"/>
        </w:rPr>
      </w:pPr>
      <w:r w:rsidRPr="00903DBA">
        <w:rPr>
          <w:highlight w:val="white"/>
        </w:rPr>
        <w:t xml:space="preserve">  if (y != 0) {</w:t>
      </w:r>
    </w:p>
    <w:p w14:paraId="159AD478" w14:textId="77777777" w:rsidR="002D4602" w:rsidRPr="00903DBA" w:rsidRDefault="002D4602" w:rsidP="002D4602">
      <w:pPr>
        <w:pStyle w:val="Code"/>
        <w:rPr>
          <w:highlight w:val="white"/>
        </w:rPr>
      </w:pPr>
      <w:r w:rsidRPr="00903DBA">
        <w:rPr>
          <w:highlight w:val="white"/>
        </w:rPr>
        <w:t xml:space="preserve">    double remainder = fabs(x - (y * ((int) (x / y))));</w:t>
      </w:r>
    </w:p>
    <w:p w14:paraId="6FD5B251" w14:textId="77777777" w:rsidR="002D4602" w:rsidRPr="00903DBA" w:rsidRDefault="002D4602" w:rsidP="002D4602">
      <w:pPr>
        <w:pStyle w:val="Code"/>
        <w:rPr>
          <w:highlight w:val="white"/>
        </w:rPr>
      </w:pPr>
      <w:r w:rsidRPr="00903DBA">
        <w:rPr>
          <w:highlight w:val="white"/>
        </w:rPr>
        <w:t xml:space="preserve">    return (x &gt; 0) ? remainder : -remainder;</w:t>
      </w:r>
    </w:p>
    <w:p w14:paraId="7426CC80" w14:textId="77777777" w:rsidR="002D4602" w:rsidRPr="00903DBA" w:rsidRDefault="002D4602" w:rsidP="002D4602">
      <w:pPr>
        <w:pStyle w:val="Code"/>
        <w:rPr>
          <w:highlight w:val="white"/>
        </w:rPr>
      </w:pPr>
      <w:r w:rsidRPr="00903DBA">
        <w:rPr>
          <w:highlight w:val="white"/>
        </w:rPr>
        <w:t xml:space="preserve">  }</w:t>
      </w:r>
    </w:p>
    <w:p w14:paraId="6B76BEC4" w14:textId="77777777" w:rsidR="00E538AD" w:rsidRPr="00903DBA" w:rsidRDefault="00E538AD" w:rsidP="00E538AD">
      <w:pPr>
        <w:rPr>
          <w:highlight w:val="white"/>
        </w:rPr>
      </w:pPr>
      <w:r w:rsidRPr="00903DBA">
        <w:rPr>
          <w:highlight w:val="white"/>
        </w:rPr>
        <w:t xml:space="preserve">If </w:t>
      </w:r>
      <w:r w:rsidRPr="00903DBA">
        <w:rPr>
          <w:rStyle w:val="KeyWord0"/>
          <w:highlight w:val="white"/>
        </w:rPr>
        <w:t>y</w:t>
      </w:r>
      <w:r w:rsidRPr="00903DBA">
        <w:rPr>
          <w:highlight w:val="white"/>
        </w:rPr>
        <w:t xml:space="preserve"> is zero, we have division by zero, we report a domain error and return zero.</w:t>
      </w:r>
    </w:p>
    <w:p w14:paraId="0807C5D3" w14:textId="77777777" w:rsidR="002D4602" w:rsidRPr="00903DBA" w:rsidRDefault="002D4602" w:rsidP="002D4602">
      <w:pPr>
        <w:pStyle w:val="Code"/>
        <w:rPr>
          <w:highlight w:val="white"/>
        </w:rPr>
      </w:pPr>
      <w:r w:rsidRPr="00903DBA">
        <w:rPr>
          <w:highlight w:val="white"/>
        </w:rPr>
        <w:t xml:space="preserve">  else {</w:t>
      </w:r>
    </w:p>
    <w:p w14:paraId="2D3CF75C" w14:textId="77777777" w:rsidR="002D4602" w:rsidRPr="00903DBA" w:rsidRDefault="002D4602" w:rsidP="002D4602">
      <w:pPr>
        <w:pStyle w:val="Code"/>
        <w:rPr>
          <w:highlight w:val="white"/>
        </w:rPr>
      </w:pPr>
      <w:r w:rsidRPr="00903DBA">
        <w:rPr>
          <w:highlight w:val="white"/>
        </w:rPr>
        <w:t xml:space="preserve">    errno = EDOM;</w:t>
      </w:r>
    </w:p>
    <w:p w14:paraId="16EA57BF" w14:textId="77777777" w:rsidR="002D4602" w:rsidRPr="00903DBA" w:rsidRDefault="002D4602" w:rsidP="002D4602">
      <w:pPr>
        <w:pStyle w:val="Code"/>
        <w:rPr>
          <w:highlight w:val="white"/>
        </w:rPr>
      </w:pPr>
      <w:r w:rsidRPr="00903DBA">
        <w:rPr>
          <w:highlight w:val="white"/>
        </w:rPr>
        <w:t xml:space="preserve">    return 0;</w:t>
      </w:r>
    </w:p>
    <w:p w14:paraId="3734ED44" w14:textId="77777777" w:rsidR="002D4602" w:rsidRPr="00903DBA" w:rsidRDefault="002D4602" w:rsidP="002D4602">
      <w:pPr>
        <w:pStyle w:val="Code"/>
        <w:rPr>
          <w:highlight w:val="white"/>
        </w:rPr>
      </w:pPr>
      <w:r w:rsidRPr="00903DBA">
        <w:rPr>
          <w:highlight w:val="white"/>
        </w:rPr>
        <w:t xml:space="preserve">  }</w:t>
      </w:r>
    </w:p>
    <w:p w14:paraId="047F09FF" w14:textId="77777777" w:rsidR="002D4602" w:rsidRPr="00903DBA" w:rsidRDefault="002D4602" w:rsidP="002D4602">
      <w:pPr>
        <w:pStyle w:val="Code"/>
        <w:rPr>
          <w:highlight w:val="white"/>
        </w:rPr>
      </w:pPr>
      <w:r w:rsidRPr="00903DBA">
        <w:rPr>
          <w:highlight w:val="white"/>
        </w:rPr>
        <w:t>}</w:t>
      </w:r>
    </w:p>
    <w:p w14:paraId="71C916F1" w14:textId="418E3804" w:rsidR="00E538AD" w:rsidRPr="00903DBA" w:rsidRDefault="00E538AD" w:rsidP="00E538AD">
      <w:pPr>
        <w:pStyle w:val="Code"/>
        <w:rPr>
          <w:highlight w:val="white"/>
        </w:rPr>
      </w:pPr>
    </w:p>
    <w:p w14:paraId="609F4504" w14:textId="03E240DD" w:rsidR="00B63C3B" w:rsidRPr="00903DBA" w:rsidRDefault="00B63C3B" w:rsidP="00B63C3B">
      <w:pPr>
        <w:pStyle w:val="Rubrik3"/>
        <w:rPr>
          <w:highlight w:val="white"/>
        </w:rPr>
      </w:pPr>
      <w:bookmarkStart w:id="478" w:name="_Toc57656134"/>
      <w:r w:rsidRPr="00903DBA">
        <w:rPr>
          <w:highlight w:val="white"/>
        </w:rPr>
        <w:t>Trigonometric Functions</w:t>
      </w:r>
      <w:bookmarkEnd w:id="478"/>
    </w:p>
    <w:p w14:paraId="5A3BF2D0" w14:textId="77777777" w:rsidR="007B0AD1" w:rsidRPr="00903DBA" w:rsidRDefault="00C918B6" w:rsidP="007B0AD1">
      <w:pPr>
        <w:rPr>
          <w:highlight w:val="white"/>
        </w:rPr>
      </w:pPr>
      <w:r w:rsidRPr="00903DBA">
        <w:rPr>
          <w:highlight w:val="white"/>
        </w:rPr>
        <w:t xml:space="preserve">The sine function </w:t>
      </w:r>
      <w:r w:rsidR="00AF0BF4" w:rsidRPr="00903DBA">
        <w:rPr>
          <w:highlight w:val="white"/>
        </w:rPr>
        <w:t xml:space="preserve">is defined </w:t>
      </w:r>
      <w:r w:rsidR="00B63C3B" w:rsidRPr="00903DBA">
        <w:rPr>
          <w:highlight w:val="white"/>
        </w:rPr>
        <w:t xml:space="preserve">for all </w:t>
      </w:r>
      <m:oMath>
        <m:r>
          <w:rPr>
            <w:rFonts w:ascii="Cambria Math" w:hAnsi="Cambria Math"/>
            <w:highlight w:val="white"/>
          </w:rPr>
          <m:t>x</m:t>
        </m:r>
      </m:oMath>
      <w:r w:rsidR="00B63C3B" w:rsidRPr="00903DBA">
        <w:rPr>
          <w:rFonts w:eastAsiaTheme="minorEastAsia"/>
          <w:highlight w:val="white"/>
        </w:rPr>
        <w:t xml:space="preserve"> </w:t>
      </w:r>
      <w:r w:rsidR="00AF0BF4" w:rsidRPr="00903DBA">
        <w:rPr>
          <w:highlight w:val="white"/>
        </w:rPr>
        <w:t>as follows:</w:t>
      </w:r>
    </w:p>
    <w:p w14:paraId="5237834B" w14:textId="4621A856" w:rsidR="00555D55" w:rsidRPr="00903DBA" w:rsidRDefault="00DD6D68" w:rsidP="007B0AD1">
      <w:pPr>
        <w:rPr>
          <w:highlight w:val="white"/>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sin⁡</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45037035" w14:textId="285B26CC" w:rsidR="00F361B9" w:rsidRPr="00903DBA" w:rsidRDefault="00DD6D68" w:rsidP="00F361B9">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sin</m:t>
              </m:r>
              <m:ctrlPr>
                <w:rPr>
                  <w:rFonts w:ascii="Cambria Math" w:eastAsiaTheme="minorEastAsia" w:hAnsi="Cambria Math"/>
                  <w:i/>
                  <w:noProof/>
                  <w:highlight w:val="white"/>
                </w:rPr>
              </m:ctrlPr>
            </m:fName>
            <m:e>
              <m:r>
                <w:rPr>
                  <w:rFonts w:ascii="Cambria Math" w:eastAsiaTheme="minorEastAsia" w:hAnsi="Cambria Math"/>
                  <w:noProof/>
                </w:rPr>
                <m:t>x</m:t>
              </m:r>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d>
                    <m:dPr>
                      <m:ctrlPr>
                        <w:rPr>
                          <w:rFonts w:ascii="Cambria Math" w:hAnsi="Cambria Math"/>
                          <w:i/>
                        </w:rPr>
                      </m:ctrlPr>
                    </m:dPr>
                    <m:e>
                      <m:r>
                        <w:rPr>
                          <w:rFonts w:ascii="Cambria Math" w:hAnsi="Cambria Math"/>
                        </w:rPr>
                        <m:t>2i+1</m:t>
                      </m:r>
                    </m:e>
                  </m:d>
                  <m:r>
                    <w:rPr>
                      <w:rFonts w:ascii="Cambria Math" w:hAnsi="Cambria Math"/>
                    </w:rPr>
                    <m:t>!</m:t>
                  </m:r>
                </m:den>
              </m:f>
            </m:e>
          </m:nary>
        </m:oMath>
      </m:oMathPara>
    </w:p>
    <w:p w14:paraId="7BB3442B" w14:textId="77777777" w:rsidR="00CF1637" w:rsidRPr="00903DBA" w:rsidRDefault="00CF1637" w:rsidP="00CF1637">
      <w:pPr>
        <w:pStyle w:val="Code"/>
        <w:rPr>
          <w:highlight w:val="white"/>
        </w:rPr>
      </w:pPr>
      <w:r w:rsidRPr="00903DBA">
        <w:rPr>
          <w:highlight w:val="white"/>
        </w:rPr>
        <w:t>double sin(double x) {</w:t>
      </w:r>
    </w:p>
    <w:p w14:paraId="274B0DC6" w14:textId="77777777" w:rsidR="00CF1637" w:rsidRPr="00903DBA" w:rsidRDefault="00CF1637" w:rsidP="00CF1637">
      <w:pPr>
        <w:pStyle w:val="Code"/>
        <w:rPr>
          <w:highlight w:val="white"/>
        </w:rPr>
      </w:pPr>
      <w:r w:rsidRPr="00903DBA">
        <w:rPr>
          <w:highlight w:val="white"/>
        </w:rPr>
        <w:t xml:space="preserve">  if (fabs(x) &gt; (2 * PI)) {</w:t>
      </w:r>
    </w:p>
    <w:p w14:paraId="055C2AFE" w14:textId="77777777" w:rsidR="00CF1637" w:rsidRPr="00903DBA" w:rsidRDefault="00CF1637" w:rsidP="00CF1637">
      <w:pPr>
        <w:pStyle w:val="Code"/>
        <w:rPr>
          <w:highlight w:val="white"/>
        </w:rPr>
      </w:pPr>
      <w:r w:rsidRPr="00903DBA">
        <w:rPr>
          <w:highlight w:val="white"/>
        </w:rPr>
        <w:t xml:space="preserve">    x = fmod(x, 2 * PI);</w:t>
      </w:r>
    </w:p>
    <w:p w14:paraId="3BE9FF61" w14:textId="77777777" w:rsidR="00CF1637" w:rsidRPr="00903DBA" w:rsidRDefault="00CF1637" w:rsidP="00CF1637">
      <w:pPr>
        <w:pStyle w:val="Code"/>
        <w:rPr>
          <w:highlight w:val="white"/>
        </w:rPr>
      </w:pPr>
      <w:r w:rsidRPr="00903DBA">
        <w:rPr>
          <w:highlight w:val="white"/>
        </w:rPr>
        <w:t xml:space="preserve">  }</w:t>
      </w:r>
    </w:p>
    <w:p w14:paraId="1AF7136B" w14:textId="77777777" w:rsidR="00CF1637" w:rsidRPr="00903DBA" w:rsidRDefault="00CF1637" w:rsidP="00CF1637">
      <w:pPr>
        <w:pStyle w:val="Code"/>
        <w:rPr>
          <w:highlight w:val="white"/>
        </w:rPr>
      </w:pPr>
    </w:p>
    <w:p w14:paraId="13B0A7EC" w14:textId="77777777" w:rsidR="00CF1637" w:rsidRPr="00903DBA" w:rsidRDefault="00CF1637" w:rsidP="00CF1637">
      <w:pPr>
        <w:pStyle w:val="Code"/>
        <w:rPr>
          <w:highlight w:val="white"/>
        </w:rPr>
      </w:pPr>
      <w:r w:rsidRPr="00903DBA">
        <w:rPr>
          <w:highlight w:val="white"/>
        </w:rPr>
        <w:t xml:space="preserve">  { double index = 1, term, sum = 0, sign = 1, power = x, faculty = 1;</w:t>
      </w:r>
    </w:p>
    <w:p w14:paraId="7B26B71D" w14:textId="77777777" w:rsidR="00CF1637" w:rsidRPr="00903DBA" w:rsidRDefault="00CF1637" w:rsidP="00CF1637">
      <w:pPr>
        <w:pStyle w:val="Code"/>
        <w:rPr>
          <w:highlight w:val="white"/>
        </w:rPr>
      </w:pPr>
    </w:p>
    <w:p w14:paraId="174BBE16" w14:textId="77777777" w:rsidR="00CF1637" w:rsidRPr="00903DBA" w:rsidRDefault="00CF1637" w:rsidP="00CF1637">
      <w:pPr>
        <w:pStyle w:val="Code"/>
        <w:rPr>
          <w:highlight w:val="white"/>
        </w:rPr>
      </w:pPr>
      <w:r w:rsidRPr="00903DBA">
        <w:rPr>
          <w:highlight w:val="white"/>
        </w:rPr>
        <w:t xml:space="preserve">    do {</w:t>
      </w:r>
    </w:p>
    <w:p w14:paraId="4FC810DB" w14:textId="77777777" w:rsidR="00CF1637" w:rsidRPr="00903DBA" w:rsidRDefault="00CF1637" w:rsidP="00CF1637">
      <w:pPr>
        <w:pStyle w:val="Code"/>
        <w:rPr>
          <w:highlight w:val="white"/>
        </w:rPr>
      </w:pPr>
      <w:r w:rsidRPr="00903DBA">
        <w:rPr>
          <w:highlight w:val="white"/>
        </w:rPr>
        <w:t xml:space="preserve">      term = sign * power / faculty;</w:t>
      </w:r>
    </w:p>
    <w:p w14:paraId="493B8A9C" w14:textId="77777777" w:rsidR="00CF1637" w:rsidRPr="00903DBA" w:rsidRDefault="00CF1637" w:rsidP="00CF1637">
      <w:pPr>
        <w:pStyle w:val="Code"/>
        <w:rPr>
          <w:highlight w:val="white"/>
        </w:rPr>
      </w:pPr>
      <w:r w:rsidRPr="00903DBA">
        <w:rPr>
          <w:highlight w:val="white"/>
        </w:rPr>
        <w:t xml:space="preserve">      sum += term;</w:t>
      </w:r>
    </w:p>
    <w:p w14:paraId="0C414F7A" w14:textId="77777777" w:rsidR="00CF1637" w:rsidRPr="00903DBA" w:rsidRDefault="00CF1637" w:rsidP="00CF1637">
      <w:pPr>
        <w:pStyle w:val="Code"/>
        <w:rPr>
          <w:highlight w:val="white"/>
        </w:rPr>
      </w:pPr>
      <w:r w:rsidRPr="00903DBA">
        <w:rPr>
          <w:highlight w:val="white"/>
        </w:rPr>
        <w:t xml:space="preserve">      sign *= -1;</w:t>
      </w:r>
    </w:p>
    <w:p w14:paraId="4092B5C4" w14:textId="77777777" w:rsidR="00CF1637" w:rsidRPr="00903DBA" w:rsidRDefault="00CF1637" w:rsidP="00CF1637">
      <w:pPr>
        <w:pStyle w:val="Code"/>
        <w:rPr>
          <w:highlight w:val="white"/>
        </w:rPr>
      </w:pPr>
      <w:r w:rsidRPr="00903DBA">
        <w:rPr>
          <w:highlight w:val="white"/>
        </w:rPr>
        <w:t xml:space="preserve">      power *= x * x;</w:t>
      </w:r>
    </w:p>
    <w:p w14:paraId="5753EDC1" w14:textId="77777777" w:rsidR="00CF1637" w:rsidRPr="00903DBA" w:rsidRDefault="00CF1637" w:rsidP="00CF1637">
      <w:pPr>
        <w:pStyle w:val="Code"/>
        <w:rPr>
          <w:highlight w:val="white"/>
        </w:rPr>
      </w:pPr>
      <w:r w:rsidRPr="00903DBA">
        <w:rPr>
          <w:highlight w:val="white"/>
        </w:rPr>
        <w:t xml:space="preserve">      faculty *= ++index * ++index;</w:t>
      </w:r>
    </w:p>
    <w:p w14:paraId="49D4DEE1" w14:textId="77777777" w:rsidR="00CF1637" w:rsidRPr="00903DBA" w:rsidRDefault="00CF1637" w:rsidP="00CF1637">
      <w:pPr>
        <w:pStyle w:val="Code"/>
        <w:rPr>
          <w:highlight w:val="white"/>
        </w:rPr>
      </w:pPr>
      <w:r w:rsidRPr="00903DBA">
        <w:rPr>
          <w:highlight w:val="white"/>
        </w:rPr>
        <w:t xml:space="preserve">    } while (fabs(term) &gt;= EPSILON);</w:t>
      </w:r>
    </w:p>
    <w:p w14:paraId="06772872" w14:textId="77777777" w:rsidR="00CF1637" w:rsidRPr="00903DBA" w:rsidRDefault="00CF1637" w:rsidP="00CF1637">
      <w:pPr>
        <w:pStyle w:val="Code"/>
        <w:rPr>
          <w:highlight w:val="white"/>
        </w:rPr>
      </w:pPr>
    </w:p>
    <w:p w14:paraId="24575490" w14:textId="77777777" w:rsidR="00CF1637" w:rsidRPr="00903DBA" w:rsidRDefault="00CF1637" w:rsidP="00CF1637">
      <w:pPr>
        <w:pStyle w:val="Code"/>
        <w:rPr>
          <w:highlight w:val="white"/>
        </w:rPr>
      </w:pPr>
      <w:r w:rsidRPr="00903DBA">
        <w:rPr>
          <w:highlight w:val="white"/>
        </w:rPr>
        <w:t xml:space="preserve">    return sum;</w:t>
      </w:r>
    </w:p>
    <w:p w14:paraId="4553E62A" w14:textId="77777777" w:rsidR="00CF1637" w:rsidRPr="00903DBA" w:rsidRDefault="00CF1637" w:rsidP="00CF1637">
      <w:pPr>
        <w:pStyle w:val="Code"/>
        <w:rPr>
          <w:highlight w:val="white"/>
        </w:rPr>
      </w:pPr>
      <w:r w:rsidRPr="00903DBA">
        <w:rPr>
          <w:highlight w:val="white"/>
        </w:rPr>
        <w:t xml:space="preserve">  }</w:t>
      </w:r>
    </w:p>
    <w:p w14:paraId="3EB1A888" w14:textId="77777777" w:rsidR="00CF1637" w:rsidRPr="00903DBA" w:rsidRDefault="00CF1637" w:rsidP="00CF1637">
      <w:pPr>
        <w:pStyle w:val="Code"/>
        <w:rPr>
          <w:highlight w:val="white"/>
        </w:rPr>
      </w:pPr>
      <w:r w:rsidRPr="00903DBA">
        <w:rPr>
          <w:highlight w:val="white"/>
        </w:rPr>
        <w:t>}</w:t>
      </w:r>
    </w:p>
    <w:p w14:paraId="4DD97649" w14:textId="6A740459" w:rsidR="0031159D" w:rsidRPr="00903DBA" w:rsidRDefault="0031159D" w:rsidP="0031159D">
      <w:pPr>
        <w:rPr>
          <w:highlight w:val="white"/>
        </w:rPr>
      </w:pPr>
      <w:r w:rsidRPr="00903DBA">
        <w:rPr>
          <w:highlight w:val="white"/>
        </w:rPr>
        <w:t xml:space="preserve">The cosine function is defined </w:t>
      </w:r>
      <w:r w:rsidR="00C44F4B" w:rsidRPr="00903DBA">
        <w:rPr>
          <w:highlight w:val="white"/>
        </w:rPr>
        <w:t xml:space="preserve">for all </w:t>
      </w:r>
      <m:oMath>
        <m:r>
          <w:rPr>
            <w:rFonts w:ascii="Cambria Math" w:hAnsi="Cambria Math"/>
            <w:highlight w:val="white"/>
          </w:rPr>
          <m:t>x</m:t>
        </m:r>
      </m:oMath>
      <w:r w:rsidR="00C44F4B" w:rsidRPr="00903DBA">
        <w:rPr>
          <w:rFonts w:eastAsiaTheme="minorEastAsia"/>
          <w:highlight w:val="white"/>
        </w:rPr>
        <w:t xml:space="preserve"> </w:t>
      </w:r>
      <w:r w:rsidRPr="00903DBA">
        <w:rPr>
          <w:highlight w:val="white"/>
        </w:rPr>
        <w:t>as follows:</w:t>
      </w:r>
    </w:p>
    <w:p w14:paraId="7FD7AF68" w14:textId="56EAB219" w:rsidR="00FB5158" w:rsidRPr="00903DBA" w:rsidRDefault="00DD6D68"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r>
                      <w:rPr>
                        <w:rFonts w:ascii="Cambria Math" w:hAnsi="Cambria Math"/>
                      </w:rPr>
                      <m:t>x+2πn</m:t>
                    </m:r>
                  </m:e>
                </m:d>
              </m:e>
              <m:e>
                <m:r>
                  <w:rPr>
                    <w:rFonts w:ascii="Cambria Math" w:hAnsi="Cambria Math"/>
                  </w:rPr>
                  <m:t>n</m:t>
                </m:r>
                <m:r>
                  <m:rPr>
                    <m:scr m:val="double-struck"/>
                  </m:rPr>
                  <w:rPr>
                    <w:rFonts w:ascii="Cambria Math" w:hAnsi="Cambria Math"/>
                  </w:rPr>
                  <m:t>∈Z</m:t>
                </m:r>
              </m:e>
            </m:mr>
          </m:m>
        </m:oMath>
      </m:oMathPara>
    </w:p>
    <w:p w14:paraId="36D2D01B" w14:textId="1FC18CA2" w:rsidR="00555D55" w:rsidRPr="00903DBA" w:rsidRDefault="00DD6D68" w:rsidP="0031159D">
      <w:pPr>
        <w:rPr>
          <w:rFonts w:eastAsiaTheme="minorEastAsia"/>
        </w:rPr>
      </w:pPr>
      <m:oMathPara>
        <m:oMath>
          <m:func>
            <m:funcPr>
              <m:ctrlPr>
                <w:rPr>
                  <w:rFonts w:ascii="Cambria Math" w:eastAsiaTheme="minorEastAsia" w:hAnsi="Cambria Math"/>
                  <w:i/>
                  <w:noProof/>
                </w:rPr>
              </m:ctrlPr>
            </m:funcPr>
            <m:fName>
              <m:r>
                <m:rPr>
                  <m:sty m:val="p"/>
                </m:rPr>
                <w:rPr>
                  <w:rFonts w:ascii="Cambria Math" w:eastAsiaTheme="minorEastAsia" w:hAnsi="Cambria Math"/>
                  <w:noProof/>
                  <w:highlight w:val="white"/>
                </w:rPr>
                <m:t>cos</m:t>
              </m:r>
              <m:ctrlPr>
                <w:rPr>
                  <w:rFonts w:ascii="Cambria Math" w:eastAsiaTheme="minorEastAsia" w:hAnsi="Cambria Math"/>
                  <w:i/>
                  <w:noProof/>
                  <w:highlight w:val="white"/>
                </w:rPr>
              </m:ctrlPr>
            </m:fName>
            <m:e>
              <m:d>
                <m:dPr>
                  <m:ctrlPr>
                    <w:rPr>
                      <w:rFonts w:ascii="Cambria Math" w:hAnsi="Cambria Math"/>
                      <w:i/>
                    </w:rPr>
                  </m:ctrlPr>
                </m:dPr>
                <m:e>
                  <m:r>
                    <w:rPr>
                      <w:rFonts w:ascii="Cambria Math" w:hAnsi="Cambria Math"/>
                    </w:rPr>
                    <m:t>x</m:t>
                  </m:r>
                </m:e>
              </m:d>
            </m:e>
          </m:func>
          <m:r>
            <w:rPr>
              <w:rFonts w:ascii="Cambria Math" w:hAnsi="Cambria Math"/>
              <w:highlight w:val="white"/>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m:t>
                      </m:r>
                    </m:sup>
                  </m:sSup>
                </m:num>
                <m:den>
                  <m:d>
                    <m:dPr>
                      <m:ctrlPr>
                        <w:rPr>
                          <w:rFonts w:ascii="Cambria Math" w:hAnsi="Cambria Math"/>
                          <w:i/>
                        </w:rPr>
                      </m:ctrlPr>
                    </m:dPr>
                    <m:e>
                      <m:r>
                        <w:rPr>
                          <w:rFonts w:ascii="Cambria Math" w:hAnsi="Cambria Math"/>
                        </w:rPr>
                        <m:t>2i</m:t>
                      </m:r>
                    </m:e>
                  </m:d>
                  <m:r>
                    <w:rPr>
                      <w:rFonts w:ascii="Cambria Math" w:hAnsi="Cambria Math"/>
                    </w:rPr>
                    <m:t>!</m:t>
                  </m:r>
                </m:den>
              </m:f>
            </m:e>
          </m:nary>
        </m:oMath>
      </m:oMathPara>
    </w:p>
    <w:p w14:paraId="1476844A" w14:textId="77777777" w:rsidR="00CF1637" w:rsidRPr="00903DBA" w:rsidRDefault="00CF1637" w:rsidP="00CF1637">
      <w:pPr>
        <w:pStyle w:val="Code"/>
        <w:rPr>
          <w:highlight w:val="white"/>
        </w:rPr>
      </w:pPr>
      <w:r w:rsidRPr="00903DBA">
        <w:rPr>
          <w:highlight w:val="white"/>
        </w:rPr>
        <w:t>double cos(double x) {</w:t>
      </w:r>
    </w:p>
    <w:p w14:paraId="21BDB97E" w14:textId="77777777" w:rsidR="00CF1637" w:rsidRPr="00903DBA" w:rsidRDefault="00CF1637" w:rsidP="00CF1637">
      <w:pPr>
        <w:pStyle w:val="Code"/>
        <w:rPr>
          <w:highlight w:val="white"/>
        </w:rPr>
      </w:pPr>
      <w:r w:rsidRPr="00903DBA">
        <w:rPr>
          <w:highlight w:val="white"/>
        </w:rPr>
        <w:t xml:space="preserve">  if (fabs(x) &gt; (2 * PI)) {</w:t>
      </w:r>
    </w:p>
    <w:p w14:paraId="0681C981" w14:textId="77777777" w:rsidR="00CF1637" w:rsidRPr="00903DBA" w:rsidRDefault="00CF1637" w:rsidP="00CF1637">
      <w:pPr>
        <w:pStyle w:val="Code"/>
        <w:rPr>
          <w:highlight w:val="white"/>
        </w:rPr>
      </w:pPr>
      <w:r w:rsidRPr="00903DBA">
        <w:rPr>
          <w:highlight w:val="white"/>
        </w:rPr>
        <w:t xml:space="preserve">    x = fmod(x, 2 * PI);</w:t>
      </w:r>
    </w:p>
    <w:p w14:paraId="3C1C0C37" w14:textId="77777777" w:rsidR="00CF1637" w:rsidRPr="00903DBA" w:rsidRDefault="00CF1637" w:rsidP="00CF1637">
      <w:pPr>
        <w:pStyle w:val="Code"/>
        <w:rPr>
          <w:highlight w:val="white"/>
        </w:rPr>
      </w:pPr>
      <w:r w:rsidRPr="00903DBA">
        <w:rPr>
          <w:highlight w:val="white"/>
        </w:rPr>
        <w:t xml:space="preserve">  }</w:t>
      </w:r>
    </w:p>
    <w:p w14:paraId="1B0D7638" w14:textId="77777777" w:rsidR="00CF1637" w:rsidRPr="00903DBA" w:rsidRDefault="00CF1637" w:rsidP="00CF1637">
      <w:pPr>
        <w:pStyle w:val="Code"/>
        <w:rPr>
          <w:highlight w:val="white"/>
        </w:rPr>
      </w:pPr>
    </w:p>
    <w:p w14:paraId="6E7D0CD2" w14:textId="77777777" w:rsidR="00CF1637" w:rsidRPr="00903DBA" w:rsidRDefault="00CF1637" w:rsidP="00CF1637">
      <w:pPr>
        <w:pStyle w:val="Code"/>
        <w:rPr>
          <w:highlight w:val="white"/>
        </w:rPr>
      </w:pPr>
      <w:r w:rsidRPr="00903DBA">
        <w:rPr>
          <w:highlight w:val="white"/>
        </w:rPr>
        <w:t xml:space="preserve">  { double index = 0, term, sum = 0, sign = 1, power = 1, faculty = 1;</w:t>
      </w:r>
    </w:p>
    <w:p w14:paraId="4E61C342" w14:textId="77777777" w:rsidR="00CF1637" w:rsidRPr="00903DBA" w:rsidRDefault="00CF1637" w:rsidP="00CF1637">
      <w:pPr>
        <w:pStyle w:val="Code"/>
        <w:rPr>
          <w:highlight w:val="white"/>
        </w:rPr>
      </w:pPr>
    </w:p>
    <w:p w14:paraId="178C9545" w14:textId="77777777" w:rsidR="00CF1637" w:rsidRPr="00903DBA" w:rsidRDefault="00CF1637" w:rsidP="00CF1637">
      <w:pPr>
        <w:pStyle w:val="Code"/>
        <w:rPr>
          <w:highlight w:val="white"/>
        </w:rPr>
      </w:pPr>
      <w:r w:rsidRPr="00903DBA">
        <w:rPr>
          <w:highlight w:val="white"/>
        </w:rPr>
        <w:t xml:space="preserve">    do {</w:t>
      </w:r>
    </w:p>
    <w:p w14:paraId="074726D3" w14:textId="77777777" w:rsidR="00CF1637" w:rsidRPr="00903DBA" w:rsidRDefault="00CF1637" w:rsidP="00CF1637">
      <w:pPr>
        <w:pStyle w:val="Code"/>
        <w:rPr>
          <w:highlight w:val="white"/>
        </w:rPr>
      </w:pPr>
      <w:r w:rsidRPr="00903DBA">
        <w:rPr>
          <w:highlight w:val="white"/>
        </w:rPr>
        <w:t xml:space="preserve">      term = sign * power / faculty;</w:t>
      </w:r>
    </w:p>
    <w:p w14:paraId="4FA92D51" w14:textId="77777777" w:rsidR="00CF1637" w:rsidRPr="00903DBA" w:rsidRDefault="00CF1637" w:rsidP="00CF1637">
      <w:pPr>
        <w:pStyle w:val="Code"/>
        <w:rPr>
          <w:highlight w:val="white"/>
        </w:rPr>
      </w:pPr>
      <w:r w:rsidRPr="00903DBA">
        <w:rPr>
          <w:highlight w:val="white"/>
        </w:rPr>
        <w:t xml:space="preserve">      sum += term;</w:t>
      </w:r>
    </w:p>
    <w:p w14:paraId="283C4CE7" w14:textId="77777777" w:rsidR="00CF1637" w:rsidRPr="00903DBA" w:rsidRDefault="00CF1637" w:rsidP="00CF1637">
      <w:pPr>
        <w:pStyle w:val="Code"/>
        <w:rPr>
          <w:highlight w:val="white"/>
        </w:rPr>
      </w:pPr>
      <w:r w:rsidRPr="00903DBA">
        <w:rPr>
          <w:highlight w:val="white"/>
        </w:rPr>
        <w:t xml:space="preserve">      sign *= -1;</w:t>
      </w:r>
    </w:p>
    <w:p w14:paraId="2C5EF08B" w14:textId="77777777" w:rsidR="00CF1637" w:rsidRPr="00903DBA" w:rsidRDefault="00CF1637" w:rsidP="00CF1637">
      <w:pPr>
        <w:pStyle w:val="Code"/>
        <w:rPr>
          <w:highlight w:val="white"/>
        </w:rPr>
      </w:pPr>
      <w:r w:rsidRPr="00903DBA">
        <w:rPr>
          <w:highlight w:val="white"/>
        </w:rPr>
        <w:t xml:space="preserve">      power *= x * x;</w:t>
      </w:r>
    </w:p>
    <w:p w14:paraId="513EC7EE" w14:textId="77777777" w:rsidR="00CF1637" w:rsidRPr="00903DBA" w:rsidRDefault="00CF1637" w:rsidP="00CF1637">
      <w:pPr>
        <w:pStyle w:val="Code"/>
        <w:rPr>
          <w:highlight w:val="white"/>
        </w:rPr>
      </w:pPr>
      <w:r w:rsidRPr="00903DBA">
        <w:rPr>
          <w:highlight w:val="white"/>
        </w:rPr>
        <w:t xml:space="preserve">      faculty *= ++index * ++index;</w:t>
      </w:r>
    </w:p>
    <w:p w14:paraId="7088E194" w14:textId="77777777" w:rsidR="00CF1637" w:rsidRPr="00903DBA" w:rsidRDefault="00CF1637" w:rsidP="00CF1637">
      <w:pPr>
        <w:pStyle w:val="Code"/>
        <w:rPr>
          <w:highlight w:val="white"/>
        </w:rPr>
      </w:pPr>
      <w:r w:rsidRPr="00903DBA">
        <w:rPr>
          <w:highlight w:val="white"/>
        </w:rPr>
        <w:t xml:space="preserve">    } while (fabs(term) &gt;= EPSILON);</w:t>
      </w:r>
    </w:p>
    <w:p w14:paraId="4E42EF17" w14:textId="77777777" w:rsidR="00CF1637" w:rsidRPr="00903DBA" w:rsidRDefault="00CF1637" w:rsidP="00CF1637">
      <w:pPr>
        <w:pStyle w:val="Code"/>
        <w:rPr>
          <w:highlight w:val="white"/>
        </w:rPr>
      </w:pPr>
    </w:p>
    <w:p w14:paraId="78DB16CD" w14:textId="77777777" w:rsidR="00CF1637" w:rsidRPr="00903DBA" w:rsidRDefault="00CF1637" w:rsidP="00CF1637">
      <w:pPr>
        <w:pStyle w:val="Code"/>
        <w:rPr>
          <w:highlight w:val="white"/>
        </w:rPr>
      </w:pPr>
      <w:r w:rsidRPr="00903DBA">
        <w:rPr>
          <w:highlight w:val="white"/>
        </w:rPr>
        <w:t xml:space="preserve">    return sum;</w:t>
      </w:r>
    </w:p>
    <w:p w14:paraId="0806A153" w14:textId="77777777" w:rsidR="00CF1637" w:rsidRPr="00903DBA" w:rsidRDefault="00CF1637" w:rsidP="00CF1637">
      <w:pPr>
        <w:pStyle w:val="Code"/>
        <w:rPr>
          <w:highlight w:val="white"/>
        </w:rPr>
      </w:pPr>
      <w:r w:rsidRPr="00903DBA">
        <w:rPr>
          <w:highlight w:val="white"/>
        </w:rPr>
        <w:t xml:space="preserve">  }</w:t>
      </w:r>
    </w:p>
    <w:p w14:paraId="0167A188" w14:textId="77777777" w:rsidR="00CF1637" w:rsidRPr="00903DBA" w:rsidRDefault="00CF1637" w:rsidP="00CF1637">
      <w:pPr>
        <w:pStyle w:val="Code"/>
        <w:rPr>
          <w:color w:val="000000"/>
          <w:highlight w:val="white"/>
        </w:rPr>
      </w:pPr>
      <w:r w:rsidRPr="00903DBA">
        <w:rPr>
          <w:highlight w:val="white"/>
        </w:rPr>
        <w:t>}</w:t>
      </w:r>
    </w:p>
    <w:p w14:paraId="16B80756" w14:textId="0666F519" w:rsidR="006916DE" w:rsidRPr="00903DBA" w:rsidRDefault="006916DE" w:rsidP="006916DE">
      <w:pPr>
        <w:rPr>
          <w:highlight w:val="white"/>
        </w:rPr>
      </w:pPr>
      <w:r w:rsidRPr="00903DBA">
        <w:rPr>
          <w:highlight w:val="white"/>
        </w:rPr>
        <w:t xml:space="preserve">The tangent function is defined </w:t>
      </w:r>
      <w:r w:rsidR="008B29B3" w:rsidRPr="00903DBA">
        <w:rPr>
          <w:highlight w:val="white"/>
        </w:rPr>
        <w:t>as</w:t>
      </w:r>
      <w:r w:rsidR="008B29B3" w:rsidRPr="00903DBA">
        <w:t xml:space="preserve"> </w:t>
      </w:r>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den>
        </m:f>
      </m:oMath>
      <w:r w:rsidR="008B29B3" w:rsidRPr="00903DBA">
        <w:rPr>
          <w:highlight w:val="white"/>
        </w:rPr>
        <w:t xml:space="preserve"> </w:t>
      </w:r>
      <w:r w:rsidRPr="00903DBA">
        <w:rPr>
          <w:highlight w:val="white"/>
        </w:rPr>
        <w:t xml:space="preserve">for all </w:t>
      </w:r>
      <m:oMath>
        <m:r>
          <w:rPr>
            <w:rFonts w:ascii="Cambria Math" w:hAnsi="Cambria Math"/>
            <w:highlight w:val="white"/>
          </w:rPr>
          <m:t>x</m:t>
        </m:r>
      </m:oMath>
      <w:r w:rsidRPr="00903DBA">
        <w:rPr>
          <w:rFonts w:eastAsiaTheme="minorEastAsia"/>
          <w:highlight w:val="white"/>
        </w:rPr>
        <w:t xml:space="preserve"> </w:t>
      </w:r>
      <w:r w:rsidR="007F7807" w:rsidRPr="00903DBA">
        <w:rPr>
          <w:rFonts w:eastAsiaTheme="minorEastAsia"/>
          <w:highlight w:val="white"/>
        </w:rPr>
        <w:t xml:space="preserve">such as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≠0</m:t>
        </m:r>
      </m:oMath>
      <w:r w:rsidR="007F7807" w:rsidRPr="00903DBA">
        <w:rPr>
          <w:rFonts w:eastAsiaTheme="minorEastAsia"/>
          <w:color w:val="0D0D0D" w:themeColor="text1" w:themeTint="F2"/>
          <w:sz w:val="20"/>
        </w:rPr>
        <w:t>.</w:t>
      </w:r>
    </w:p>
    <w:p w14:paraId="54F61D9C" w14:textId="77777777" w:rsidR="0056774A" w:rsidRPr="00903DBA" w:rsidRDefault="0056774A" w:rsidP="0056774A">
      <w:pPr>
        <w:pStyle w:val="Code"/>
        <w:rPr>
          <w:highlight w:val="white"/>
        </w:rPr>
      </w:pPr>
      <w:r w:rsidRPr="00903DBA">
        <w:rPr>
          <w:highlight w:val="white"/>
        </w:rPr>
        <w:t>double tan(double x) {</w:t>
      </w:r>
    </w:p>
    <w:p w14:paraId="00DAD6B2" w14:textId="77777777" w:rsidR="0056774A" w:rsidRPr="00903DBA" w:rsidRDefault="0056774A" w:rsidP="0056774A">
      <w:pPr>
        <w:pStyle w:val="Code"/>
        <w:rPr>
          <w:highlight w:val="white"/>
        </w:rPr>
      </w:pPr>
      <w:r w:rsidRPr="00903DBA">
        <w:rPr>
          <w:highlight w:val="white"/>
        </w:rPr>
        <w:t xml:space="preserve">  double cos_of_x = cos(x);</w:t>
      </w:r>
    </w:p>
    <w:p w14:paraId="666B2927" w14:textId="77777777" w:rsidR="0056774A" w:rsidRPr="00903DBA" w:rsidRDefault="0056774A" w:rsidP="0056774A">
      <w:pPr>
        <w:pStyle w:val="Code"/>
        <w:rPr>
          <w:highlight w:val="white"/>
        </w:rPr>
      </w:pPr>
      <w:r w:rsidRPr="00903DBA">
        <w:rPr>
          <w:highlight w:val="white"/>
        </w:rPr>
        <w:t xml:space="preserve">  printf("cos(%f) = %f\n", x, cos(x));</w:t>
      </w:r>
    </w:p>
    <w:p w14:paraId="3816A9BE" w14:textId="77777777" w:rsidR="0056774A" w:rsidRPr="00903DBA" w:rsidRDefault="0056774A" w:rsidP="0056774A">
      <w:pPr>
        <w:pStyle w:val="Code"/>
        <w:rPr>
          <w:highlight w:val="white"/>
        </w:rPr>
      </w:pPr>
    </w:p>
    <w:p w14:paraId="587AA488" w14:textId="77777777" w:rsidR="0056774A" w:rsidRPr="00903DBA" w:rsidRDefault="0056774A" w:rsidP="0056774A">
      <w:pPr>
        <w:pStyle w:val="Code"/>
        <w:rPr>
          <w:highlight w:val="white"/>
        </w:rPr>
      </w:pPr>
      <w:r w:rsidRPr="00903DBA">
        <w:rPr>
          <w:highlight w:val="white"/>
        </w:rPr>
        <w:t xml:space="preserve">  if (cos_of_x != 0) {</w:t>
      </w:r>
    </w:p>
    <w:p w14:paraId="7406CC52" w14:textId="77777777" w:rsidR="0056774A" w:rsidRPr="00903DBA" w:rsidRDefault="0056774A" w:rsidP="0056774A">
      <w:pPr>
        <w:pStyle w:val="Code"/>
        <w:rPr>
          <w:highlight w:val="white"/>
        </w:rPr>
      </w:pPr>
      <w:r w:rsidRPr="00903DBA">
        <w:rPr>
          <w:highlight w:val="white"/>
        </w:rPr>
        <w:t xml:space="preserve">    return (sin(x) / cos_of_x);</w:t>
      </w:r>
    </w:p>
    <w:p w14:paraId="43D95A9A" w14:textId="77777777" w:rsidR="0056774A" w:rsidRPr="00903DBA" w:rsidRDefault="0056774A" w:rsidP="0056774A">
      <w:pPr>
        <w:pStyle w:val="Code"/>
        <w:rPr>
          <w:highlight w:val="white"/>
        </w:rPr>
      </w:pPr>
      <w:r w:rsidRPr="00903DBA">
        <w:rPr>
          <w:highlight w:val="white"/>
        </w:rPr>
        <w:t xml:space="preserve">  }</w:t>
      </w:r>
    </w:p>
    <w:p w14:paraId="0475A6AF" w14:textId="77777777" w:rsidR="0056774A" w:rsidRPr="00903DBA" w:rsidRDefault="0056774A" w:rsidP="0056774A">
      <w:pPr>
        <w:pStyle w:val="Code"/>
        <w:rPr>
          <w:highlight w:val="white"/>
        </w:rPr>
      </w:pPr>
      <w:r w:rsidRPr="00903DBA">
        <w:rPr>
          <w:highlight w:val="white"/>
        </w:rPr>
        <w:t xml:space="preserve">  else {</w:t>
      </w:r>
    </w:p>
    <w:p w14:paraId="308827CB" w14:textId="77777777" w:rsidR="0056774A" w:rsidRPr="00903DBA" w:rsidRDefault="0056774A" w:rsidP="0056774A">
      <w:pPr>
        <w:pStyle w:val="Code"/>
        <w:rPr>
          <w:highlight w:val="white"/>
        </w:rPr>
      </w:pPr>
      <w:r w:rsidRPr="00903DBA">
        <w:rPr>
          <w:highlight w:val="white"/>
        </w:rPr>
        <w:t xml:space="preserve">    errno = EDOM;</w:t>
      </w:r>
    </w:p>
    <w:p w14:paraId="726B74A1" w14:textId="77777777" w:rsidR="0056774A" w:rsidRPr="00903DBA" w:rsidRDefault="0056774A" w:rsidP="0056774A">
      <w:pPr>
        <w:pStyle w:val="Code"/>
        <w:rPr>
          <w:highlight w:val="white"/>
        </w:rPr>
      </w:pPr>
      <w:r w:rsidRPr="00903DBA">
        <w:rPr>
          <w:highlight w:val="white"/>
        </w:rPr>
        <w:t xml:space="preserve">    return 0;</w:t>
      </w:r>
    </w:p>
    <w:p w14:paraId="1F66352F" w14:textId="77777777" w:rsidR="0056774A" w:rsidRPr="00903DBA" w:rsidRDefault="0056774A" w:rsidP="0056774A">
      <w:pPr>
        <w:pStyle w:val="Code"/>
        <w:rPr>
          <w:highlight w:val="white"/>
        </w:rPr>
      </w:pPr>
      <w:r w:rsidRPr="00903DBA">
        <w:rPr>
          <w:highlight w:val="white"/>
        </w:rPr>
        <w:t xml:space="preserve">  }</w:t>
      </w:r>
    </w:p>
    <w:p w14:paraId="2F1306BF" w14:textId="77777777" w:rsidR="0056774A" w:rsidRPr="00903DBA" w:rsidRDefault="0056774A" w:rsidP="0056774A">
      <w:pPr>
        <w:pStyle w:val="Code"/>
        <w:rPr>
          <w:highlight w:val="white"/>
        </w:rPr>
      </w:pPr>
      <w:r w:rsidRPr="00903DBA">
        <w:rPr>
          <w:highlight w:val="white"/>
        </w:rPr>
        <w:t>}</w:t>
      </w:r>
    </w:p>
    <w:p w14:paraId="24DB4BEB" w14:textId="62882B08" w:rsidR="00FD34B4" w:rsidRPr="00903DBA" w:rsidRDefault="00DB2DAB" w:rsidP="00FD34B4">
      <w:pPr>
        <w:pStyle w:val="Rubrik3"/>
        <w:rPr>
          <w:highlight w:val="white"/>
        </w:rPr>
      </w:pPr>
      <w:bookmarkStart w:id="479" w:name="_Toc57656135"/>
      <w:r w:rsidRPr="00903DBA">
        <w:rPr>
          <w:highlight w:val="white"/>
        </w:rPr>
        <w:t xml:space="preserve">Inverted </w:t>
      </w:r>
      <w:r w:rsidR="00FA1FC8" w:rsidRPr="00903DBA">
        <w:rPr>
          <w:highlight w:val="white"/>
        </w:rPr>
        <w:t xml:space="preserve">Trigonometric </w:t>
      </w:r>
      <w:r w:rsidRPr="00903DBA">
        <w:rPr>
          <w:highlight w:val="white"/>
        </w:rPr>
        <w:t>F</w:t>
      </w:r>
      <w:r w:rsidR="00FD34B4" w:rsidRPr="00903DBA">
        <w:rPr>
          <w:highlight w:val="white"/>
        </w:rPr>
        <w:t>unctions</w:t>
      </w:r>
      <w:bookmarkEnd w:id="479"/>
    </w:p>
    <w:p w14:paraId="499C6D59" w14:textId="2CD845AA" w:rsidR="00D22A9A" w:rsidRPr="00903DBA" w:rsidRDefault="00F7762D" w:rsidP="00D22A9A">
      <w:pPr>
        <w:rPr>
          <w:rFonts w:eastAsiaTheme="minorEastAsia"/>
        </w:rPr>
      </w:pPr>
      <w:r w:rsidRPr="00903DBA">
        <w:rPr>
          <w:highlight w:val="white"/>
        </w:rPr>
        <w:t>The arcsine function is defined for all</w:t>
      </w:r>
      <m:oMath>
        <m:r>
          <w:rPr>
            <w:rFonts w:ascii="Cambria Math" w:hAnsi="Cambria Math"/>
          </w:rPr>
          <m:t xml:space="preserve"> x</m:t>
        </m:r>
      </m:oMath>
      <w:r w:rsidR="00F6704B"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00F6704B" w:rsidRPr="00903DBA">
        <w:rPr>
          <w:rFonts w:eastAsiaTheme="minorEastAsia"/>
        </w:rPr>
        <w:t xml:space="preserve"> </w:t>
      </w:r>
      <w:r w:rsidRPr="00903DBA">
        <w:rPr>
          <w:rFonts w:eastAsiaTheme="minorEastAsia"/>
        </w:rPr>
        <w:t>as follows</w:t>
      </w:r>
      <w:r w:rsidR="001F47A5" w:rsidRPr="00903DBA">
        <w:rPr>
          <w:rFonts w:eastAsiaTheme="minorEastAsia"/>
        </w:rPr>
        <w:t>:</w:t>
      </w:r>
    </w:p>
    <w:p w14:paraId="75408DC9" w14:textId="77777777" w:rsidR="002A0F5A" w:rsidRPr="00903DBA" w:rsidRDefault="00DD6D68" w:rsidP="0056774A">
      <w:pPr>
        <w:pStyle w:val="Code"/>
        <w:rPr>
          <w:rFonts w:ascii="Times New Roman" w:eastAsiaTheme="minorEastAsia" w:hAnsi="Times New Roman"/>
          <w:noProof w:val="0"/>
        </w:rPr>
      </w:pPr>
      <m:oMathPara>
        <m:oMath>
          <m:eqArr>
            <m:eqArrPr>
              <m:ctrlPr>
                <w:rPr>
                  <w:rFonts w:ascii="Cambria Math" w:hAnsi="Cambria Math"/>
                  <w:i/>
                </w:rPr>
              </m:ctrlPr>
            </m:eqArrPr>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1</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r>
                <w:rPr>
                  <w:rFonts w:ascii="Cambria Math" w:hAnsi="Cambria Math"/>
                </w:rPr>
                <m:t>-</m:t>
              </m:r>
              <m:r>
                <m:rPr>
                  <m:sty m:val="p"/>
                </m:rPr>
                <w:rPr>
                  <w:rFonts w:ascii="Cambria Math" w:hAnsi="Cambria Math"/>
                </w:rPr>
                <m:t>asin</m:t>
              </m:r>
              <m:d>
                <m:dPr>
                  <m:ctrlPr>
                    <w:rPr>
                      <w:rFonts w:ascii="Cambria Math" w:hAnsi="Cambria Math"/>
                      <w:i/>
                    </w:rPr>
                  </m:ctrlPr>
                </m:dPr>
                <m:e>
                  <m:r>
                    <w:rPr>
                      <w:rFonts w:ascii="Cambria Math" w:hAnsi="Cambria Math"/>
                    </w:rPr>
                    <m:t>x</m:t>
                  </m:r>
                </m:e>
              </m:d>
            </m:e>
            <m:e>
              <m:func>
                <m:funcPr>
                  <m:ctrlPr>
                    <w:rPr>
                      <w:rFonts w:ascii="Cambria Math" w:hAnsi="Cambria Math"/>
                      <w:i/>
                    </w:rPr>
                  </m:ctrlPr>
                </m:funcPr>
                <m:fName>
                  <m:r>
                    <m:rPr>
                      <m:sty m:val="p"/>
                    </m:rPr>
                    <w:rPr>
                      <w:rFonts w:ascii="Cambria Math" w:hAnsi="Cambria Math"/>
                      <w:highlight w:val="white"/>
                    </w:rPr>
                    <m:t>asin</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e>
                  <m:e>
                    <m:r>
                      <w:rPr>
                        <w:rFonts w:ascii="Cambria Math" w:eastAsiaTheme="minorEastAsia" w:hAnsi="Cambria Math"/>
                      </w:rPr>
                      <m:t xml:space="preserve">if </m:t>
                    </m:r>
                    <m:r>
                      <m:rPr>
                        <m:sty m:val="p"/>
                      </m:rPr>
                      <w:rPr>
                        <w:rFonts w:ascii="Cambria Math" w:hAnsi="Cambria Math"/>
                        <w:highlight w:val="white"/>
                      </w:rPr>
                      <m:t xml:space="preserve"> </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&lt;1</m:t>
              </m:r>
            </m:e>
          </m:eqArr>
        </m:oMath>
      </m:oMathPara>
    </w:p>
    <w:p w14:paraId="046B42B2" w14:textId="526E8712"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asin(double x) {</w:t>
      </w:r>
    </w:p>
    <w:p w14:paraId="21EA4EC1" w14:textId="77777777" w:rsidR="0056774A" w:rsidRPr="00903DBA" w:rsidRDefault="0056774A" w:rsidP="0056774A">
      <w:pPr>
        <w:pStyle w:val="Code"/>
        <w:rPr>
          <w:highlight w:val="white"/>
        </w:rPr>
      </w:pPr>
      <w:r w:rsidRPr="00903DBA">
        <w:rPr>
          <w:highlight w:val="white"/>
        </w:rPr>
        <w:t xml:space="preserve">  if (x == 1) {</w:t>
      </w:r>
    </w:p>
    <w:p w14:paraId="34DBFC69" w14:textId="77777777" w:rsidR="0056774A" w:rsidRPr="00903DBA" w:rsidRDefault="0056774A" w:rsidP="0056774A">
      <w:pPr>
        <w:pStyle w:val="Code"/>
        <w:rPr>
          <w:highlight w:val="white"/>
        </w:rPr>
      </w:pPr>
      <w:r w:rsidRPr="00903DBA">
        <w:rPr>
          <w:highlight w:val="white"/>
        </w:rPr>
        <w:t xml:space="preserve">    return PI / 2;</w:t>
      </w:r>
    </w:p>
    <w:p w14:paraId="766F07C1" w14:textId="77777777" w:rsidR="0056774A" w:rsidRPr="00903DBA" w:rsidRDefault="0056774A" w:rsidP="0056774A">
      <w:pPr>
        <w:pStyle w:val="Code"/>
        <w:rPr>
          <w:highlight w:val="white"/>
        </w:rPr>
      </w:pPr>
      <w:r w:rsidRPr="00903DBA">
        <w:rPr>
          <w:highlight w:val="white"/>
        </w:rPr>
        <w:lastRenderedPageBreak/>
        <w:t xml:space="preserve">  }</w:t>
      </w:r>
    </w:p>
    <w:p w14:paraId="1C897F7C" w14:textId="77777777" w:rsidR="0056774A" w:rsidRPr="00903DBA" w:rsidRDefault="0056774A" w:rsidP="0056774A">
      <w:pPr>
        <w:pStyle w:val="Code"/>
        <w:rPr>
          <w:highlight w:val="white"/>
        </w:rPr>
      </w:pPr>
      <w:r w:rsidRPr="00903DBA">
        <w:rPr>
          <w:highlight w:val="white"/>
        </w:rPr>
        <w:t xml:space="preserve">  else if (x &lt; 0) {</w:t>
      </w:r>
    </w:p>
    <w:p w14:paraId="61EC8200" w14:textId="77777777" w:rsidR="0056774A" w:rsidRPr="00903DBA" w:rsidRDefault="0056774A" w:rsidP="0056774A">
      <w:pPr>
        <w:pStyle w:val="Code"/>
        <w:rPr>
          <w:highlight w:val="white"/>
        </w:rPr>
      </w:pPr>
      <w:r w:rsidRPr="00903DBA">
        <w:rPr>
          <w:highlight w:val="white"/>
        </w:rPr>
        <w:t xml:space="preserve">    return -asin(-x);</w:t>
      </w:r>
    </w:p>
    <w:p w14:paraId="49441E8E" w14:textId="77777777" w:rsidR="0056774A" w:rsidRPr="00903DBA" w:rsidRDefault="0056774A" w:rsidP="0056774A">
      <w:pPr>
        <w:pStyle w:val="Code"/>
        <w:rPr>
          <w:highlight w:val="white"/>
        </w:rPr>
      </w:pPr>
      <w:r w:rsidRPr="00903DBA">
        <w:rPr>
          <w:highlight w:val="white"/>
        </w:rPr>
        <w:t xml:space="preserve">  }</w:t>
      </w:r>
    </w:p>
    <w:p w14:paraId="5554FE48" w14:textId="77777777" w:rsidR="0056774A" w:rsidRPr="00903DBA" w:rsidRDefault="0056774A" w:rsidP="0056774A">
      <w:pPr>
        <w:pStyle w:val="Code"/>
        <w:rPr>
          <w:highlight w:val="white"/>
        </w:rPr>
      </w:pPr>
      <w:r w:rsidRPr="00903DBA">
        <w:rPr>
          <w:highlight w:val="white"/>
        </w:rPr>
        <w:t xml:space="preserve">  else if (x &lt; 1) {</w:t>
      </w:r>
    </w:p>
    <w:p w14:paraId="38AC020C" w14:textId="77777777" w:rsidR="0056774A" w:rsidRPr="00903DBA" w:rsidRDefault="0056774A" w:rsidP="0056774A">
      <w:pPr>
        <w:pStyle w:val="Code"/>
        <w:rPr>
          <w:highlight w:val="white"/>
        </w:rPr>
      </w:pPr>
      <w:r w:rsidRPr="00903DBA">
        <w:rPr>
          <w:highlight w:val="white"/>
        </w:rPr>
        <w:t xml:space="preserve">    return atan(x / sqrt(1 - (x * x)));</w:t>
      </w:r>
    </w:p>
    <w:p w14:paraId="39D763CC" w14:textId="77777777" w:rsidR="0056774A" w:rsidRPr="00903DBA" w:rsidRDefault="0056774A" w:rsidP="0056774A">
      <w:pPr>
        <w:pStyle w:val="Code"/>
        <w:rPr>
          <w:highlight w:val="white"/>
        </w:rPr>
      </w:pPr>
      <w:r w:rsidRPr="00903DBA">
        <w:rPr>
          <w:highlight w:val="white"/>
        </w:rPr>
        <w:t xml:space="preserve">  }</w:t>
      </w:r>
    </w:p>
    <w:p w14:paraId="171C4FFF" w14:textId="77777777" w:rsidR="0056774A" w:rsidRPr="00903DBA" w:rsidRDefault="0056774A" w:rsidP="0056774A">
      <w:pPr>
        <w:pStyle w:val="Code"/>
        <w:rPr>
          <w:highlight w:val="white"/>
        </w:rPr>
      </w:pPr>
      <w:r w:rsidRPr="00903DBA">
        <w:rPr>
          <w:highlight w:val="white"/>
        </w:rPr>
        <w:t xml:space="preserve">  else {</w:t>
      </w:r>
    </w:p>
    <w:p w14:paraId="343596AB" w14:textId="77777777" w:rsidR="0056774A" w:rsidRPr="00903DBA" w:rsidRDefault="0056774A" w:rsidP="0056774A">
      <w:pPr>
        <w:pStyle w:val="Code"/>
        <w:rPr>
          <w:highlight w:val="white"/>
        </w:rPr>
      </w:pPr>
      <w:r w:rsidRPr="00903DBA">
        <w:rPr>
          <w:highlight w:val="white"/>
        </w:rPr>
        <w:t xml:space="preserve">    errno = EDOM;</w:t>
      </w:r>
    </w:p>
    <w:p w14:paraId="06E1FE55" w14:textId="77777777" w:rsidR="0056774A" w:rsidRPr="00903DBA" w:rsidRDefault="0056774A" w:rsidP="0056774A">
      <w:pPr>
        <w:pStyle w:val="Code"/>
        <w:rPr>
          <w:highlight w:val="white"/>
        </w:rPr>
      </w:pPr>
      <w:r w:rsidRPr="00903DBA">
        <w:rPr>
          <w:highlight w:val="white"/>
        </w:rPr>
        <w:t xml:space="preserve">    return 0;</w:t>
      </w:r>
    </w:p>
    <w:p w14:paraId="26E6BF0C" w14:textId="77777777" w:rsidR="0056774A" w:rsidRPr="00903DBA" w:rsidRDefault="0056774A" w:rsidP="0056774A">
      <w:pPr>
        <w:pStyle w:val="Code"/>
        <w:rPr>
          <w:highlight w:val="white"/>
        </w:rPr>
      </w:pPr>
      <w:r w:rsidRPr="00903DBA">
        <w:rPr>
          <w:highlight w:val="white"/>
        </w:rPr>
        <w:t xml:space="preserve">  }</w:t>
      </w:r>
    </w:p>
    <w:p w14:paraId="7D3C03BA" w14:textId="77777777" w:rsidR="0056774A" w:rsidRPr="00903DBA" w:rsidRDefault="0056774A" w:rsidP="0056774A">
      <w:pPr>
        <w:pStyle w:val="Code"/>
        <w:rPr>
          <w:highlight w:val="white"/>
        </w:rPr>
      </w:pPr>
      <w:r w:rsidRPr="00903DBA">
        <w:rPr>
          <w:highlight w:val="white"/>
        </w:rPr>
        <w:t>}</w:t>
      </w:r>
    </w:p>
    <w:p w14:paraId="1832BAC7" w14:textId="635CC355" w:rsidR="00B759A5" w:rsidRPr="00903DBA" w:rsidRDefault="00B759A5" w:rsidP="00B759A5">
      <w:pPr>
        <w:rPr>
          <w:rFonts w:eastAsiaTheme="minorEastAsia"/>
        </w:rPr>
      </w:pPr>
      <w:r w:rsidRPr="00903DBA">
        <w:rPr>
          <w:highlight w:val="white"/>
        </w:rPr>
        <w:t>The arccosine function is defined for all</w:t>
      </w:r>
      <m:oMath>
        <m:r>
          <w:rPr>
            <w:rFonts w:ascii="Cambria Math" w:hAnsi="Cambria Math"/>
          </w:rPr>
          <m:t xml:space="preserve"> x</m:t>
        </m:r>
      </m:oMath>
      <w:r w:rsidRPr="00903DBA">
        <w:rPr>
          <w:rFonts w:eastAsiaTheme="minorEastAsia"/>
        </w:rPr>
        <w:t xml:space="preserve"> such as</w:t>
      </w:r>
      <w:r w:rsidRPr="00903DBA">
        <w:rPr>
          <w:highlight w:val="white"/>
        </w:rPr>
        <w:t xml:space="preserve"> </w:t>
      </w:r>
      <m:oMath>
        <m:d>
          <m:dPr>
            <m:begChr m:val="|"/>
            <m:endChr m:val="|"/>
            <m:ctrlPr>
              <w:rPr>
                <w:rFonts w:ascii="Cambria Math" w:hAnsi="Cambria Math"/>
                <w:i/>
              </w:rPr>
            </m:ctrlPr>
          </m:dPr>
          <m:e>
            <m:r>
              <w:rPr>
                <w:rFonts w:ascii="Cambria Math" w:hAnsi="Cambria Math"/>
              </w:rPr>
              <m:t>x</m:t>
            </m:r>
          </m:e>
        </m:d>
        <m:r>
          <w:rPr>
            <w:rFonts w:ascii="Cambria Math" w:hAnsi="Cambria Math"/>
          </w:rPr>
          <m:t>≤1</m:t>
        </m:r>
      </m:oMath>
      <w:r w:rsidRPr="00903DBA">
        <w:rPr>
          <w:rFonts w:eastAsiaTheme="minorEastAsia"/>
        </w:rPr>
        <w:t xml:space="preserve"> as follows:</w:t>
      </w:r>
    </w:p>
    <w:p w14:paraId="06CD36F6" w14:textId="77777777" w:rsidR="002A0F5A" w:rsidRPr="00903DBA" w:rsidRDefault="00DD6D68" w:rsidP="0056774A">
      <w:pPr>
        <w:pStyle w:val="Code"/>
        <w:rPr>
          <w:rFonts w:ascii="Times New Roman" w:eastAsiaTheme="minorEastAsia" w:hAnsi="Times New Roman"/>
          <w:noProof w:val="0"/>
        </w:rPr>
      </w:pPr>
      <m:oMathPara>
        <m:oMath>
          <m:eqArr>
            <m:eqArrPr>
              <m:ctrlPr>
                <w:rPr>
                  <w:rFonts w:ascii="Cambria Math" w:eastAsiaTheme="minorEastAsia" w:hAnsi="Cambria Math"/>
                  <w:i/>
                </w:rPr>
              </m:ctrlPr>
            </m:eqArrP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0</m:t>
                      </m:r>
                    </m:e>
                  </m:d>
                  <m:r>
                    <w:rPr>
                      <w:rFonts w:ascii="Cambria Math" w:hAnsi="Cambria Math"/>
                    </w:rPr>
                    <m:t>=</m:t>
                  </m:r>
                </m:e>
              </m:func>
              <m:f>
                <m:fPr>
                  <m:ctrlPr>
                    <w:rPr>
                      <w:rFonts w:ascii="Cambria Math" w:hAnsi="Cambria Math"/>
                      <w:i/>
                    </w:rPr>
                  </m:ctrlPr>
                </m:fPr>
                <m:num>
                  <m:r>
                    <w:rPr>
                      <w:rFonts w:ascii="Cambria Math" w:hAnsi="Cambria Math"/>
                    </w:rPr>
                    <m:t>π</m:t>
                  </m:r>
                </m:num>
                <m:den>
                  <m:r>
                    <w:rPr>
                      <w:rFonts w:ascii="Cambria Math" w:hAnsi="Cambria Math"/>
                    </w:rPr>
                    <m:t>2</m:t>
                  </m:r>
                </m:den>
              </m:f>
            </m:e>
            <m:e>
              <m:func>
                <m:funcPr>
                  <m:ctrlPr>
                    <w:rPr>
                      <w:rFonts w:ascii="Cambria Math" w:eastAsiaTheme="minorEastAsia" w:hAnsi="Cambria Math"/>
                    </w:rPr>
                  </m:ctrlPr>
                </m:funcPr>
                <m:fName>
                  <m:r>
                    <m:rPr>
                      <m:sty m:val="p"/>
                    </m:rPr>
                    <w:rPr>
                      <w:rFonts w:ascii="Cambria Math" w:eastAsiaTheme="minorEastAsia" w:hAnsi="Cambria Math"/>
                    </w:rPr>
                    <m:t>acos</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=π-acos</m:t>
              </m:r>
              <m:d>
                <m:dPr>
                  <m:ctrlPr>
                    <w:rPr>
                      <w:rFonts w:ascii="Cambria Math" w:eastAsiaTheme="minorEastAsia" w:hAnsi="Cambria Math"/>
                      <w:i/>
                    </w:rPr>
                  </m:ctrlPr>
                </m:dPr>
                <m:e>
                  <m:r>
                    <w:rPr>
                      <w:rFonts w:ascii="Cambria Math" w:eastAsiaTheme="minorEastAsia" w:hAnsi="Cambria Math"/>
                    </w:rPr>
                    <m:t>x</m:t>
                  </m:r>
                </m:e>
              </m:d>
            </m:e>
            <m:e>
              <m:m>
                <m:mPr>
                  <m:mcs>
                    <m:mc>
                      <m:mcPr>
                        <m:count m:val="2"/>
                        <m:mcJc m:val="center"/>
                      </m:mcPr>
                    </m:mc>
                  </m:mcs>
                  <m:ctrlPr>
                    <w:rPr>
                      <w:rFonts w:ascii="Cambria Math" w:eastAsiaTheme="minorEastAsia" w:hAnsi="Cambria Math"/>
                      <w:i/>
                    </w:rPr>
                  </m:ctrlPr>
                </m:mPr>
                <m:mr>
                  <m:e>
                    <m:func>
                      <m:funcPr>
                        <m:ctrlPr>
                          <w:rPr>
                            <w:rFonts w:ascii="Cambria Math" w:hAnsi="Cambria Math"/>
                            <w:i/>
                          </w:rPr>
                        </m:ctrlPr>
                      </m:funcPr>
                      <m:fName>
                        <m:r>
                          <m:rPr>
                            <m:sty m:val="p"/>
                          </m:rPr>
                          <w:rPr>
                            <w:rFonts w:ascii="Cambria Math" w:hAnsi="Cambria Math"/>
                            <w:highlight w:val="white"/>
                          </w:rPr>
                          <m:t>acos</m:t>
                        </m:r>
                        <m:ctrlPr>
                          <w:rPr>
                            <w:rFonts w:ascii="Cambria Math" w:hAnsi="Cambria Math"/>
                            <w:i/>
                            <w:highlight w:val="white"/>
                          </w:rPr>
                        </m:ctrlPr>
                      </m:fName>
                      <m:e>
                        <m:d>
                          <m:dPr>
                            <m:ctrlPr>
                              <w:rPr>
                                <w:rFonts w:ascii="Cambria Math" w:hAnsi="Cambria Math"/>
                                <w:i/>
                              </w:rPr>
                            </m:ctrlPr>
                          </m:dPr>
                          <m:e>
                            <m:r>
                              <w:rPr>
                                <w:rFonts w:ascii="Cambria Math" w:hAnsi="Cambria Math"/>
                              </w:rPr>
                              <m:t>x</m:t>
                            </m:r>
                          </m:e>
                        </m:d>
                        <m:r>
                          <w:rPr>
                            <w:rFonts w:ascii="Cambria Math" w:hAnsi="Cambria Math"/>
                          </w:rPr>
                          <m:t>=</m:t>
                        </m:r>
                      </m:e>
                    </m:func>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num>
                              <m:den>
                                <m:r>
                                  <w:rPr>
                                    <w:rFonts w:ascii="Cambria Math" w:hAnsi="Cambria Math"/>
                                  </w:rPr>
                                  <m:t>x</m:t>
                                </m:r>
                              </m:den>
                            </m:f>
                          </m:e>
                        </m:d>
                      </m:e>
                    </m:func>
                  </m:e>
                  <m:e>
                    <m:r>
                      <w:rPr>
                        <w:rFonts w:ascii="Cambria Math" w:eastAsiaTheme="minorEastAsia" w:hAnsi="Cambria Math"/>
                      </w:rPr>
                      <m:t>if 0&lt;</m:t>
                    </m:r>
                    <m:d>
                      <m:dPr>
                        <m:begChr m:val="|"/>
                        <m:endChr m:val="|"/>
                        <m:ctrlPr>
                          <w:rPr>
                            <w:rFonts w:ascii="Cambria Math" w:hAnsi="Cambria Math"/>
                            <w:i/>
                          </w:rPr>
                        </m:ctrlPr>
                      </m:dPr>
                      <m:e>
                        <m:r>
                          <w:rPr>
                            <w:rFonts w:ascii="Cambria Math" w:hAnsi="Cambria Math"/>
                          </w:rPr>
                          <m:t>x</m:t>
                        </m:r>
                      </m:e>
                    </m:d>
                  </m:e>
                </m:mr>
              </m:m>
              <m:r>
                <w:rPr>
                  <w:rFonts w:ascii="Cambria Math" w:eastAsiaTheme="minorEastAsia" w:hAnsi="Cambria Math"/>
                </w:rPr>
                <m:t>≤1</m:t>
              </m:r>
            </m:e>
          </m:eqArr>
        </m:oMath>
      </m:oMathPara>
    </w:p>
    <w:p w14:paraId="746C5DB2" w14:textId="35BBF5B0" w:rsidR="0056774A" w:rsidRPr="00903DBA" w:rsidRDefault="0056774A" w:rsidP="0056774A">
      <w:pPr>
        <w:pStyle w:val="Code"/>
        <w:rPr>
          <w:rFonts w:ascii="Times New Roman" w:eastAsiaTheme="minorEastAsia" w:hAnsi="Times New Roman"/>
          <w:noProof w:val="0"/>
          <w:highlight w:val="white"/>
        </w:rPr>
      </w:pPr>
      <w:r w:rsidRPr="00903DBA">
        <w:rPr>
          <w:highlight w:val="white"/>
        </w:rPr>
        <w:t>double acos(double x) {</w:t>
      </w:r>
    </w:p>
    <w:p w14:paraId="7C535CFD" w14:textId="77777777" w:rsidR="0056774A" w:rsidRPr="00903DBA" w:rsidRDefault="0056774A" w:rsidP="0056774A">
      <w:pPr>
        <w:pStyle w:val="Code"/>
        <w:rPr>
          <w:highlight w:val="white"/>
        </w:rPr>
      </w:pPr>
      <w:r w:rsidRPr="00903DBA">
        <w:rPr>
          <w:highlight w:val="white"/>
        </w:rPr>
        <w:t xml:space="preserve">  if (x == 0) {</w:t>
      </w:r>
    </w:p>
    <w:p w14:paraId="25234255" w14:textId="77777777" w:rsidR="0056774A" w:rsidRPr="00903DBA" w:rsidRDefault="0056774A" w:rsidP="0056774A">
      <w:pPr>
        <w:pStyle w:val="Code"/>
        <w:rPr>
          <w:highlight w:val="white"/>
        </w:rPr>
      </w:pPr>
      <w:r w:rsidRPr="00903DBA">
        <w:rPr>
          <w:highlight w:val="white"/>
        </w:rPr>
        <w:t xml:space="preserve">    return PI / 2;</w:t>
      </w:r>
    </w:p>
    <w:p w14:paraId="54B48A6C" w14:textId="77777777" w:rsidR="0056774A" w:rsidRPr="00903DBA" w:rsidRDefault="0056774A" w:rsidP="0056774A">
      <w:pPr>
        <w:pStyle w:val="Code"/>
        <w:rPr>
          <w:highlight w:val="white"/>
        </w:rPr>
      </w:pPr>
      <w:r w:rsidRPr="00903DBA">
        <w:rPr>
          <w:highlight w:val="white"/>
        </w:rPr>
        <w:t xml:space="preserve">  }</w:t>
      </w:r>
    </w:p>
    <w:p w14:paraId="2D2F3F61" w14:textId="77777777" w:rsidR="0056774A" w:rsidRPr="00903DBA" w:rsidRDefault="0056774A" w:rsidP="0056774A">
      <w:pPr>
        <w:pStyle w:val="Code"/>
        <w:rPr>
          <w:highlight w:val="white"/>
        </w:rPr>
      </w:pPr>
      <w:r w:rsidRPr="00903DBA">
        <w:rPr>
          <w:highlight w:val="white"/>
        </w:rPr>
        <w:t xml:space="preserve">  else if (x &lt; 0) {</w:t>
      </w:r>
    </w:p>
    <w:p w14:paraId="089F4688" w14:textId="77777777" w:rsidR="0056774A" w:rsidRPr="00903DBA" w:rsidRDefault="0056774A" w:rsidP="0056774A">
      <w:pPr>
        <w:pStyle w:val="Code"/>
        <w:rPr>
          <w:highlight w:val="white"/>
        </w:rPr>
      </w:pPr>
      <w:r w:rsidRPr="00903DBA">
        <w:rPr>
          <w:highlight w:val="white"/>
        </w:rPr>
        <w:t xml:space="preserve">    return PI - acos(-x);</w:t>
      </w:r>
    </w:p>
    <w:p w14:paraId="61617E29" w14:textId="77777777" w:rsidR="0056774A" w:rsidRPr="00903DBA" w:rsidRDefault="0056774A" w:rsidP="0056774A">
      <w:pPr>
        <w:pStyle w:val="Code"/>
        <w:rPr>
          <w:highlight w:val="white"/>
        </w:rPr>
      </w:pPr>
      <w:r w:rsidRPr="00903DBA">
        <w:rPr>
          <w:highlight w:val="white"/>
        </w:rPr>
        <w:t xml:space="preserve">  }</w:t>
      </w:r>
    </w:p>
    <w:p w14:paraId="7431D1EB" w14:textId="77777777" w:rsidR="0056774A" w:rsidRPr="00903DBA" w:rsidRDefault="0056774A" w:rsidP="0056774A">
      <w:pPr>
        <w:pStyle w:val="Code"/>
        <w:rPr>
          <w:highlight w:val="white"/>
        </w:rPr>
      </w:pPr>
      <w:r w:rsidRPr="00903DBA">
        <w:rPr>
          <w:highlight w:val="white"/>
        </w:rPr>
        <w:t xml:space="preserve">  else if (x &lt;= 1) {</w:t>
      </w:r>
    </w:p>
    <w:p w14:paraId="364F1B35" w14:textId="77777777" w:rsidR="0056774A" w:rsidRPr="00903DBA" w:rsidRDefault="0056774A" w:rsidP="0056774A">
      <w:pPr>
        <w:pStyle w:val="Code"/>
        <w:rPr>
          <w:highlight w:val="white"/>
        </w:rPr>
      </w:pPr>
      <w:r w:rsidRPr="00903DBA">
        <w:rPr>
          <w:highlight w:val="white"/>
        </w:rPr>
        <w:t xml:space="preserve">    return atan(sqrt(1 - (x * x)) / x);</w:t>
      </w:r>
    </w:p>
    <w:p w14:paraId="13D39D65" w14:textId="77777777" w:rsidR="0056774A" w:rsidRPr="00903DBA" w:rsidRDefault="0056774A" w:rsidP="0056774A">
      <w:pPr>
        <w:pStyle w:val="Code"/>
        <w:rPr>
          <w:highlight w:val="white"/>
        </w:rPr>
      </w:pPr>
      <w:r w:rsidRPr="00903DBA">
        <w:rPr>
          <w:highlight w:val="white"/>
        </w:rPr>
        <w:t xml:space="preserve">  }</w:t>
      </w:r>
    </w:p>
    <w:p w14:paraId="3849D6B3" w14:textId="77777777" w:rsidR="0056774A" w:rsidRPr="00903DBA" w:rsidRDefault="0056774A" w:rsidP="0056774A">
      <w:pPr>
        <w:pStyle w:val="Code"/>
        <w:rPr>
          <w:highlight w:val="white"/>
        </w:rPr>
      </w:pPr>
      <w:r w:rsidRPr="00903DBA">
        <w:rPr>
          <w:highlight w:val="white"/>
        </w:rPr>
        <w:t xml:space="preserve">  else {</w:t>
      </w:r>
    </w:p>
    <w:p w14:paraId="03BE74E9" w14:textId="77777777" w:rsidR="0056774A" w:rsidRPr="00903DBA" w:rsidRDefault="0056774A" w:rsidP="0056774A">
      <w:pPr>
        <w:pStyle w:val="Code"/>
        <w:rPr>
          <w:highlight w:val="white"/>
        </w:rPr>
      </w:pPr>
      <w:r w:rsidRPr="00903DBA">
        <w:rPr>
          <w:highlight w:val="white"/>
        </w:rPr>
        <w:t xml:space="preserve">    errno = EDOM;</w:t>
      </w:r>
    </w:p>
    <w:p w14:paraId="3C97C6FE" w14:textId="77777777" w:rsidR="0056774A" w:rsidRPr="00903DBA" w:rsidRDefault="0056774A" w:rsidP="0056774A">
      <w:pPr>
        <w:pStyle w:val="Code"/>
        <w:rPr>
          <w:highlight w:val="white"/>
        </w:rPr>
      </w:pPr>
      <w:r w:rsidRPr="00903DBA">
        <w:rPr>
          <w:highlight w:val="white"/>
        </w:rPr>
        <w:t xml:space="preserve">    return 0;</w:t>
      </w:r>
    </w:p>
    <w:p w14:paraId="25B9C888" w14:textId="77777777" w:rsidR="0056774A" w:rsidRPr="00903DBA" w:rsidRDefault="0056774A" w:rsidP="0056774A">
      <w:pPr>
        <w:pStyle w:val="Code"/>
        <w:rPr>
          <w:highlight w:val="white"/>
        </w:rPr>
      </w:pPr>
      <w:r w:rsidRPr="00903DBA">
        <w:rPr>
          <w:highlight w:val="white"/>
        </w:rPr>
        <w:t xml:space="preserve">  }</w:t>
      </w:r>
    </w:p>
    <w:p w14:paraId="634EBD1B" w14:textId="77777777" w:rsidR="0056774A" w:rsidRPr="00903DBA" w:rsidRDefault="0056774A" w:rsidP="0056774A">
      <w:pPr>
        <w:pStyle w:val="Code"/>
        <w:rPr>
          <w:highlight w:val="white"/>
        </w:rPr>
      </w:pPr>
      <w:r w:rsidRPr="00903DBA">
        <w:rPr>
          <w:highlight w:val="white"/>
        </w:rPr>
        <w:t>}</w:t>
      </w:r>
    </w:p>
    <w:p w14:paraId="5CA38B2D" w14:textId="77777777" w:rsidR="00873A1D" w:rsidRPr="00903DBA" w:rsidRDefault="00873A1D" w:rsidP="00873A1D">
      <w:pPr>
        <w:rPr>
          <w:highlight w:val="white"/>
        </w:rPr>
      </w:pPr>
      <w:r w:rsidRPr="00903DBA">
        <w:rPr>
          <w:highlight w:val="white"/>
        </w:rPr>
        <w:t xml:space="preserve">The arctangent function is defined for all </w:t>
      </w:r>
      <m:oMath>
        <m:r>
          <w:rPr>
            <w:rFonts w:ascii="Cambria Math" w:hAnsi="Cambria Math"/>
          </w:rPr>
          <m:t>-1</m:t>
        </m:r>
        <m:r>
          <w:rPr>
            <w:rFonts w:ascii="Cambria Math" w:hAnsi="Cambria Math"/>
            <w:highlight w:val="white"/>
          </w:rPr>
          <m:t>≤</m:t>
        </m:r>
        <m:r>
          <w:rPr>
            <w:rFonts w:ascii="Cambria Math" w:hAnsi="Cambria Math"/>
          </w:rPr>
          <m:t>x</m:t>
        </m:r>
        <m:r>
          <w:rPr>
            <w:rFonts w:ascii="Cambria Math" w:hAnsi="Cambria Math"/>
            <w:highlight w:val="white"/>
          </w:rPr>
          <m:t>≤</m:t>
        </m:r>
        <m:r>
          <w:rPr>
            <w:rFonts w:ascii="Cambria Math" w:hAnsi="Cambria Math"/>
          </w:rPr>
          <m:t>1</m:t>
        </m:r>
      </m:oMath>
      <w:r w:rsidRPr="00903DBA">
        <w:rPr>
          <w:rFonts w:eastAsiaTheme="minorEastAsia"/>
        </w:rPr>
        <w:t xml:space="preserve"> as follows:</w:t>
      </w:r>
    </w:p>
    <w:p w14:paraId="091F2607" w14:textId="77777777" w:rsidR="00873A1D" w:rsidRPr="00903DBA" w:rsidRDefault="00DD6D68"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r>
                  <m:rPr>
                    <m:sty m:val="p"/>
                  </m:rPr>
                  <w:rPr>
                    <w:rFonts w:ascii="Cambria Math" w:hAnsi="Cambria Math"/>
                  </w:rPr>
                  <m:t>-atan⁡</m:t>
                </m:r>
                <m:d>
                  <m:dPr>
                    <m:ctrlPr>
                      <w:rPr>
                        <w:rFonts w:ascii="Cambria Math" w:hAnsi="Cambria Math"/>
                        <w:i/>
                      </w:rPr>
                    </m:ctrlPr>
                  </m:dPr>
                  <m:e>
                    <m:r>
                      <w:rPr>
                        <w:rFonts w:ascii="Cambria Math" w:hAnsi="Cambria Math"/>
                      </w:rPr>
                      <m:t>-x</m:t>
                    </m:r>
                  </m:e>
                </m:d>
              </m:e>
              <m:e>
                <m:r>
                  <w:rPr>
                    <w:rFonts w:ascii="Cambria Math" w:hAnsi="Cambria Math"/>
                  </w:rPr>
                  <m:t>for all x</m:t>
                </m:r>
              </m:e>
            </m:mr>
          </m:m>
        </m:oMath>
      </m:oMathPara>
    </w:p>
    <w:p w14:paraId="0B028482" w14:textId="77777777" w:rsidR="00873A1D" w:rsidRPr="00903DBA" w:rsidRDefault="00DD6D68"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π</m:t>
                    </m:r>
                  </m:num>
                  <m:den>
                    <m:r>
                      <w:rPr>
                        <w:rFonts w:ascii="Cambria Math" w:hAnsi="Cambria Math"/>
                      </w:rPr>
                      <m:t>2</m:t>
                    </m:r>
                  </m:den>
                </m:f>
                <m:r>
                  <m:rPr>
                    <m:sty m:val="p"/>
                  </m:rPr>
                  <w:rPr>
                    <w:rFonts w:ascii="Cambria Math" w:hAnsi="Cambria Math"/>
                  </w:rPr>
                  <m:t>-atan⁡</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en>
                    </m:f>
                  </m:e>
                </m:d>
              </m:e>
              <m:e>
                <m:r>
                  <w:rPr>
                    <w:rFonts w:ascii="Cambria Math" w:hAnsi="Cambria Math"/>
                  </w:rPr>
                  <m:t>if x&gt;0</m:t>
                </m:r>
              </m:e>
            </m:mr>
          </m:m>
        </m:oMath>
      </m:oMathPara>
    </w:p>
    <w:p w14:paraId="7AA217E9" w14:textId="062BFE90" w:rsidR="00873A1D" w:rsidRPr="00903DBA" w:rsidRDefault="00DD6D68" w:rsidP="00873A1D">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500DF166" w14:textId="77777777" w:rsidR="0056774A" w:rsidRPr="00903DBA" w:rsidRDefault="0056774A" w:rsidP="0056774A">
      <w:pPr>
        <w:pStyle w:val="Code"/>
        <w:rPr>
          <w:highlight w:val="white"/>
        </w:rPr>
      </w:pPr>
      <w:r w:rsidRPr="00903DBA">
        <w:rPr>
          <w:highlight w:val="white"/>
        </w:rPr>
        <w:t>double atan(double x) {</w:t>
      </w:r>
    </w:p>
    <w:p w14:paraId="41F2C71F" w14:textId="77777777" w:rsidR="0056774A" w:rsidRPr="00903DBA" w:rsidRDefault="0056774A" w:rsidP="0056774A">
      <w:pPr>
        <w:pStyle w:val="Code"/>
        <w:rPr>
          <w:highlight w:val="white"/>
        </w:rPr>
      </w:pPr>
      <w:r w:rsidRPr="00903DBA">
        <w:rPr>
          <w:highlight w:val="white"/>
        </w:rPr>
        <w:t xml:space="preserve">  if (x &lt; 0) {</w:t>
      </w:r>
    </w:p>
    <w:p w14:paraId="19CDCDC6" w14:textId="77777777" w:rsidR="0056774A" w:rsidRPr="00903DBA" w:rsidRDefault="0056774A" w:rsidP="0056774A">
      <w:pPr>
        <w:pStyle w:val="Code"/>
        <w:rPr>
          <w:highlight w:val="white"/>
        </w:rPr>
      </w:pPr>
      <w:r w:rsidRPr="00903DBA">
        <w:rPr>
          <w:highlight w:val="white"/>
        </w:rPr>
        <w:t xml:space="preserve">    return -atan(-x);</w:t>
      </w:r>
    </w:p>
    <w:p w14:paraId="075BF2C9" w14:textId="77777777" w:rsidR="0056774A" w:rsidRPr="00903DBA" w:rsidRDefault="0056774A" w:rsidP="0056774A">
      <w:pPr>
        <w:pStyle w:val="Code"/>
        <w:rPr>
          <w:highlight w:val="white"/>
        </w:rPr>
      </w:pPr>
      <w:r w:rsidRPr="00903DBA">
        <w:rPr>
          <w:highlight w:val="white"/>
        </w:rPr>
        <w:t xml:space="preserve">  }</w:t>
      </w:r>
    </w:p>
    <w:p w14:paraId="6D7DB1EE" w14:textId="77777777" w:rsidR="0056774A" w:rsidRPr="00903DBA" w:rsidRDefault="0056774A" w:rsidP="0056774A">
      <w:pPr>
        <w:pStyle w:val="Code"/>
        <w:rPr>
          <w:highlight w:val="white"/>
        </w:rPr>
      </w:pPr>
      <w:r w:rsidRPr="00903DBA">
        <w:rPr>
          <w:highlight w:val="white"/>
        </w:rPr>
        <w:t xml:space="preserve">  else if (x &gt; 1) {</w:t>
      </w:r>
    </w:p>
    <w:p w14:paraId="0A1FD80C" w14:textId="77777777" w:rsidR="0056774A" w:rsidRPr="00903DBA" w:rsidRDefault="0056774A" w:rsidP="0056774A">
      <w:pPr>
        <w:pStyle w:val="Code"/>
        <w:rPr>
          <w:highlight w:val="white"/>
        </w:rPr>
      </w:pPr>
      <w:r w:rsidRPr="00903DBA">
        <w:rPr>
          <w:highlight w:val="white"/>
        </w:rPr>
        <w:t xml:space="preserve">    return PI / 2 - atan(1 / x);</w:t>
      </w:r>
    </w:p>
    <w:p w14:paraId="02AFFD16" w14:textId="77777777" w:rsidR="0056774A" w:rsidRPr="00903DBA" w:rsidRDefault="0056774A" w:rsidP="0056774A">
      <w:pPr>
        <w:pStyle w:val="Code"/>
        <w:rPr>
          <w:highlight w:val="white"/>
        </w:rPr>
      </w:pPr>
      <w:r w:rsidRPr="00903DBA">
        <w:rPr>
          <w:highlight w:val="white"/>
        </w:rPr>
        <w:t xml:space="preserve">  }</w:t>
      </w:r>
    </w:p>
    <w:p w14:paraId="11486ABF" w14:textId="3244BEB3" w:rsidR="007D7C8E" w:rsidRPr="00903DBA" w:rsidRDefault="007D7C8E" w:rsidP="007D7C8E">
      <w:pPr>
        <w:rPr>
          <w:rFonts w:eastAsiaTheme="minorEastAsia"/>
        </w:rPr>
      </w:pPr>
      <w:r w:rsidRPr="00903DBA">
        <w:rPr>
          <w:highlight w:val="white"/>
        </w:rPr>
        <w:t>The number of iteration</w:t>
      </w:r>
      <w:r w:rsidR="00DF6CAA" w:rsidRPr="00903DBA">
        <w:rPr>
          <w:highlight w:val="white"/>
        </w:rPr>
        <w:t>s</w:t>
      </w:r>
      <w:r w:rsidRPr="00903DBA">
        <w:rPr>
          <w:highlight w:val="white"/>
        </w:rPr>
        <w:t xml:space="preserve"> of the formula above is </w:t>
      </w:r>
      <w:proofErr w:type="gramStart"/>
      <w:r w:rsidRPr="00903DBA">
        <w:rPr>
          <w:highlight w:val="white"/>
        </w:rPr>
        <w:t>ve</w:t>
      </w:r>
      <w:r w:rsidR="006B629C" w:rsidRPr="00903DBA">
        <w:rPr>
          <w:highlight w:val="white"/>
        </w:rPr>
        <w:t>r</w:t>
      </w:r>
      <w:r w:rsidRPr="00903DBA">
        <w:rPr>
          <w:highlight w:val="white"/>
        </w:rPr>
        <w:t>y high</w:t>
      </w:r>
      <w:proofErr w:type="gramEnd"/>
      <w:r w:rsidRPr="00903DBA">
        <w:rPr>
          <w:highlight w:val="white"/>
        </w:rPr>
        <w:t xml:space="preserve"> for values close to one. Therefore, we use the following formula for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hAnsi="Cambria Math"/>
          </w:rPr>
          <m:t>&lt;x≤1.</m:t>
        </m:r>
      </m:oMath>
      <w:r w:rsidR="00C35224" w:rsidRPr="00903DBA">
        <w:rPr>
          <w:rFonts w:eastAsiaTheme="minorEastAsia"/>
        </w:rPr>
        <w:t xml:space="preserve"> The function argument of the </w:t>
      </w:r>
      <w:r w:rsidR="00B12D65" w:rsidRPr="00903DBA">
        <w:rPr>
          <w:rFonts w:eastAsiaTheme="minorEastAsia"/>
        </w:rPr>
        <w:t>right-hand</w:t>
      </w:r>
      <w:r w:rsidR="00C35224" w:rsidRPr="00903DBA">
        <w:rPr>
          <w:rFonts w:eastAsiaTheme="minorEastAsia"/>
        </w:rPr>
        <w:t xml:space="preserve"> call is always less than</w:t>
      </w:r>
      <w:r w:rsidR="00C024B8" w:rsidRPr="00903DBA">
        <w:rPr>
          <w:rFonts w:eastAsiaTheme="minorEastAsia"/>
        </w:rPr>
        <w:t xml:space="preserve"> or equal to</w:t>
      </w:r>
      <w:r w:rsidR="00C35224" w:rsidRPr="00903DBA">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oMath>
      <w:r w:rsidR="005B032F" w:rsidRPr="00903DBA">
        <w:rPr>
          <w:rFonts w:eastAsiaTheme="minorEastAsia"/>
        </w:rPr>
        <w:t>, since the numerator is at most one and the denominator is at least two.</w:t>
      </w:r>
    </w:p>
    <w:p w14:paraId="27A9899B" w14:textId="5D8C80BC" w:rsidR="004B4399" w:rsidRPr="00903DBA" w:rsidRDefault="00DD6D68" w:rsidP="007D7C8E">
      <w:pPr>
        <w:rPr>
          <w:rFonts w:eastAsiaTheme="minorEastAsia"/>
          <w:highlight w:val="white"/>
        </w:rPr>
      </w:pPr>
      <m:oMathPara>
        <m:oMath>
          <m:func>
            <m:funcPr>
              <m:ctrlPr>
                <w:rPr>
                  <w:rFonts w:ascii="Cambria Math" w:eastAsiaTheme="minorEastAsia" w:hAnsi="Cambria Math"/>
                </w:rPr>
              </m:ctrlPr>
            </m:funcPr>
            <m:fName>
              <m:r>
                <m:rPr>
                  <m:sty m:val="p"/>
                </m:rPr>
                <w:rPr>
                  <w:rFonts w:ascii="Cambria Math" w:eastAsiaTheme="minorEastAsia" w:hAnsi="Cambria Math"/>
                </w:rPr>
                <m:t>atan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m:t>
          </m:r>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e>
                      </m:rad>
                    </m:den>
                  </m:f>
                </m:e>
              </m:d>
            </m:e>
          </m:func>
        </m:oMath>
      </m:oMathPara>
    </w:p>
    <w:p w14:paraId="4EBED534" w14:textId="77777777" w:rsidR="0056774A" w:rsidRPr="00903DBA" w:rsidRDefault="0056774A" w:rsidP="0056774A">
      <w:pPr>
        <w:pStyle w:val="Code"/>
        <w:rPr>
          <w:highlight w:val="white"/>
        </w:rPr>
      </w:pPr>
      <w:r w:rsidRPr="00903DBA">
        <w:rPr>
          <w:highlight w:val="white"/>
        </w:rPr>
        <w:t xml:space="preserve">  else if (x &gt; 0.5) {</w:t>
      </w:r>
    </w:p>
    <w:p w14:paraId="0A061ADD" w14:textId="77777777" w:rsidR="0056774A" w:rsidRPr="00903DBA" w:rsidRDefault="0056774A" w:rsidP="0056774A">
      <w:pPr>
        <w:pStyle w:val="Code"/>
        <w:rPr>
          <w:highlight w:val="white"/>
        </w:rPr>
      </w:pPr>
      <w:r w:rsidRPr="00903DBA">
        <w:rPr>
          <w:highlight w:val="white"/>
        </w:rPr>
        <w:t xml:space="preserve">    return 2 * atan(x / (1 + sqrt(1 + (x * x))));</w:t>
      </w:r>
    </w:p>
    <w:p w14:paraId="27414423" w14:textId="77777777" w:rsidR="0056774A" w:rsidRPr="00903DBA" w:rsidRDefault="0056774A" w:rsidP="0056774A">
      <w:pPr>
        <w:pStyle w:val="Code"/>
        <w:rPr>
          <w:highlight w:val="white"/>
        </w:rPr>
      </w:pPr>
      <w:r w:rsidRPr="00903DBA">
        <w:rPr>
          <w:highlight w:val="white"/>
        </w:rPr>
        <w:t xml:space="preserve">  }</w:t>
      </w:r>
    </w:p>
    <w:p w14:paraId="33379A7A" w14:textId="548475A8" w:rsidR="00C35224" w:rsidRPr="00903DBA" w:rsidRDefault="00C35224" w:rsidP="00C35224">
      <w:pPr>
        <w:rPr>
          <w:rFonts w:eastAsiaTheme="minorEastAsia"/>
        </w:rPr>
      </w:pPr>
      <w:r w:rsidRPr="00903DBA">
        <w:rPr>
          <w:highlight w:val="white"/>
        </w:rPr>
        <w:t>We have finally reached the iterative formula. There is a</w:t>
      </w:r>
      <w:r w:rsidR="00BE2EF8" w:rsidRPr="00903DBA">
        <w:rPr>
          <w:highlight w:val="white"/>
        </w:rPr>
        <w:t>t most</w:t>
      </w:r>
      <w:r w:rsidRPr="00903DBA">
        <w:rPr>
          <w:highlight w:val="white"/>
        </w:rPr>
        <w:t xml:space="preserve"> 30 iterations for values close to </w:t>
      </w:r>
      <m:oMath>
        <m:r>
          <w:rPr>
            <w:rFonts w:ascii="Cambria Math" w:eastAsiaTheme="minorEastAsia" w:hAnsi="Cambria Math"/>
          </w:rPr>
          <m:t>1/2</m:t>
        </m:r>
      </m:oMath>
      <w:r w:rsidRPr="00903DBA">
        <w:rPr>
          <w:rFonts w:eastAsiaTheme="minorEastAsia"/>
        </w:rPr>
        <w:t xml:space="preserve">, and less iteration for values </w:t>
      </w:r>
      <w:r w:rsidR="00BE2EF8" w:rsidRPr="00903DBA">
        <w:rPr>
          <w:rFonts w:eastAsiaTheme="minorEastAsia"/>
        </w:rPr>
        <w:t>closer to zero.</w:t>
      </w:r>
    </w:p>
    <w:p w14:paraId="125C787C" w14:textId="77777777" w:rsidR="00C024B8" w:rsidRPr="00903DBA" w:rsidRDefault="00DD6D68" w:rsidP="00C024B8">
      <w:pPr>
        <w:rPr>
          <w:highlight w:val="white"/>
        </w:rPr>
      </w:pPr>
      <m:oMathPara>
        <m:oMath>
          <m:func>
            <m:funcPr>
              <m:ctrlPr>
                <w:rPr>
                  <w:rFonts w:ascii="Cambria Math" w:hAnsi="Cambria Math"/>
                  <w:i/>
                </w:rPr>
              </m:ctrlPr>
            </m:funcPr>
            <m:fName>
              <m:r>
                <m:rPr>
                  <m:sty m:val="p"/>
                </m:rPr>
                <w:rPr>
                  <w:rFonts w:ascii="Cambria Math" w:hAnsi="Cambria Math"/>
                </w:rPr>
                <m:t>atan</m:t>
              </m:r>
            </m:fName>
            <m:e>
              <m:d>
                <m:dPr>
                  <m:ctrlPr>
                    <w:rPr>
                      <w:rFonts w:ascii="Cambria Math" w:hAnsi="Cambria Math"/>
                      <w:i/>
                    </w:rPr>
                  </m:ctrlPr>
                </m:dPr>
                <m:e>
                  <m:r>
                    <w:rPr>
                      <w:rFonts w:ascii="Cambria Math" w:hAnsi="Cambria Math"/>
                    </w:rPr>
                    <m:t>x</m:t>
                  </m:r>
                </m:e>
              </m:d>
            </m:e>
          </m:func>
          <m:r>
            <w:rPr>
              <w:rFonts w:ascii="Cambria Math" w:hAnsi="Cambria Math"/>
              <w:highlight w:val="white"/>
            </w:rPr>
            <m:t>=</m:t>
          </m:r>
          <m:m>
            <m:mPr>
              <m:mcs>
                <m:mc>
                  <m:mcPr>
                    <m:count m:val="2"/>
                    <m:mcJc m:val="center"/>
                  </m:mcPr>
                </m:mc>
              </m:mcs>
              <m:ctrlPr>
                <w:rPr>
                  <w:rFonts w:ascii="Cambria Math" w:hAnsi="Cambria Math"/>
                  <w:i/>
                </w:rPr>
              </m:ctrlPr>
            </m:mPr>
            <m:mr>
              <m:e>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r>
                              <w:rPr>
                                <w:rFonts w:ascii="Cambria Math" w:hAnsi="Cambria Math"/>
                              </w:rPr>
                              <m:t>x</m:t>
                            </m:r>
                          </m:e>
                          <m:sup>
                            <m:r>
                              <w:rPr>
                                <w:rFonts w:ascii="Cambria Math" w:hAnsi="Cambria Math"/>
                              </w:rPr>
                              <m:t>2i+1</m:t>
                            </m:r>
                          </m:sup>
                        </m:sSup>
                      </m:num>
                      <m:den>
                        <m:r>
                          <w:rPr>
                            <w:rFonts w:ascii="Cambria Math" w:hAnsi="Cambria Math"/>
                          </w:rPr>
                          <m:t>2i+1</m:t>
                        </m:r>
                      </m:den>
                    </m:f>
                  </m:e>
                </m:nary>
              </m:e>
              <m:e>
                <m:r>
                  <w:rPr>
                    <w:rFonts w:ascii="Cambria Math" w:hAnsi="Cambria Math"/>
                  </w:rPr>
                  <m:t>if 0≤x&lt;1</m:t>
                </m:r>
              </m:e>
            </m:mr>
          </m:m>
          <m:r>
            <w:rPr>
              <w:rFonts w:ascii="Cambria Math" w:hAnsi="Cambria Math"/>
            </w:rPr>
            <m:t xml:space="preserve"> </m:t>
          </m:r>
        </m:oMath>
      </m:oMathPara>
    </w:p>
    <w:p w14:paraId="3E84226F" w14:textId="77777777" w:rsidR="001307F7" w:rsidRPr="00903DBA" w:rsidRDefault="001307F7" w:rsidP="001307F7">
      <w:pPr>
        <w:pStyle w:val="Code"/>
        <w:rPr>
          <w:highlight w:val="white"/>
        </w:rPr>
      </w:pPr>
      <w:r w:rsidRPr="00903DBA">
        <w:rPr>
          <w:highlight w:val="white"/>
        </w:rPr>
        <w:t xml:space="preserve">  else {</w:t>
      </w:r>
    </w:p>
    <w:p w14:paraId="6E29CBBF" w14:textId="77777777" w:rsidR="001307F7" w:rsidRPr="00903DBA" w:rsidRDefault="001307F7" w:rsidP="001307F7">
      <w:pPr>
        <w:pStyle w:val="Code"/>
        <w:rPr>
          <w:highlight w:val="white"/>
        </w:rPr>
      </w:pPr>
      <w:r w:rsidRPr="00903DBA">
        <w:rPr>
          <w:highlight w:val="white"/>
        </w:rPr>
        <w:t xml:space="preserve">    double term, sum = 0, sign = 1, denominator = 1, product = x;</w:t>
      </w:r>
    </w:p>
    <w:p w14:paraId="547A4CE8" w14:textId="77777777" w:rsidR="001307F7" w:rsidRPr="00903DBA" w:rsidRDefault="001307F7" w:rsidP="001307F7">
      <w:pPr>
        <w:pStyle w:val="Code"/>
        <w:rPr>
          <w:highlight w:val="white"/>
        </w:rPr>
      </w:pPr>
    </w:p>
    <w:p w14:paraId="72E5371F" w14:textId="77777777" w:rsidR="001307F7" w:rsidRPr="00903DBA" w:rsidRDefault="001307F7" w:rsidP="001307F7">
      <w:pPr>
        <w:pStyle w:val="Code"/>
        <w:rPr>
          <w:highlight w:val="white"/>
        </w:rPr>
      </w:pPr>
      <w:r w:rsidRPr="00903DBA">
        <w:rPr>
          <w:highlight w:val="white"/>
        </w:rPr>
        <w:t xml:space="preserve">    do {</w:t>
      </w:r>
    </w:p>
    <w:p w14:paraId="5E808E1B" w14:textId="77777777" w:rsidR="001307F7" w:rsidRPr="00903DBA" w:rsidRDefault="001307F7" w:rsidP="001307F7">
      <w:pPr>
        <w:pStyle w:val="Code"/>
        <w:rPr>
          <w:highlight w:val="white"/>
        </w:rPr>
      </w:pPr>
      <w:r w:rsidRPr="00903DBA">
        <w:rPr>
          <w:highlight w:val="white"/>
        </w:rPr>
        <w:t xml:space="preserve">      term = sign * product / denominator;</w:t>
      </w:r>
    </w:p>
    <w:p w14:paraId="04D886BE" w14:textId="77777777" w:rsidR="001307F7" w:rsidRPr="00903DBA" w:rsidRDefault="001307F7" w:rsidP="001307F7">
      <w:pPr>
        <w:pStyle w:val="Code"/>
        <w:rPr>
          <w:highlight w:val="white"/>
        </w:rPr>
      </w:pPr>
      <w:r w:rsidRPr="00903DBA">
        <w:rPr>
          <w:highlight w:val="white"/>
        </w:rPr>
        <w:t xml:space="preserve">      sum += term;</w:t>
      </w:r>
    </w:p>
    <w:p w14:paraId="01B5CDD7" w14:textId="77777777" w:rsidR="001307F7" w:rsidRPr="00903DBA" w:rsidRDefault="001307F7" w:rsidP="001307F7">
      <w:pPr>
        <w:pStyle w:val="Code"/>
        <w:rPr>
          <w:highlight w:val="white"/>
        </w:rPr>
      </w:pPr>
      <w:r w:rsidRPr="00903DBA">
        <w:rPr>
          <w:highlight w:val="white"/>
        </w:rPr>
        <w:t xml:space="preserve">      sign = -sign;</w:t>
      </w:r>
    </w:p>
    <w:p w14:paraId="36A66807" w14:textId="77777777" w:rsidR="001307F7" w:rsidRPr="00903DBA" w:rsidRDefault="001307F7" w:rsidP="001307F7">
      <w:pPr>
        <w:pStyle w:val="Code"/>
        <w:rPr>
          <w:highlight w:val="white"/>
        </w:rPr>
      </w:pPr>
      <w:r w:rsidRPr="00903DBA">
        <w:rPr>
          <w:highlight w:val="white"/>
        </w:rPr>
        <w:t xml:space="preserve">      product *= x * x;</w:t>
      </w:r>
    </w:p>
    <w:p w14:paraId="28F1B3DB" w14:textId="77777777" w:rsidR="001307F7" w:rsidRPr="00903DBA" w:rsidRDefault="001307F7" w:rsidP="001307F7">
      <w:pPr>
        <w:pStyle w:val="Code"/>
        <w:rPr>
          <w:highlight w:val="white"/>
        </w:rPr>
      </w:pPr>
      <w:r w:rsidRPr="00903DBA">
        <w:rPr>
          <w:highlight w:val="white"/>
        </w:rPr>
        <w:t xml:space="preserve">      denominator += 2;</w:t>
      </w:r>
    </w:p>
    <w:p w14:paraId="5B8DA4D6" w14:textId="77777777" w:rsidR="001307F7" w:rsidRPr="00903DBA" w:rsidRDefault="001307F7" w:rsidP="001307F7">
      <w:pPr>
        <w:pStyle w:val="Code"/>
        <w:rPr>
          <w:highlight w:val="white"/>
        </w:rPr>
      </w:pPr>
      <w:r w:rsidRPr="00903DBA">
        <w:rPr>
          <w:highlight w:val="white"/>
        </w:rPr>
        <w:t xml:space="preserve">    } while (fabs(term) &gt;= EPSILON);</w:t>
      </w:r>
    </w:p>
    <w:p w14:paraId="63F97C22" w14:textId="77777777" w:rsidR="001307F7" w:rsidRPr="00903DBA" w:rsidRDefault="001307F7" w:rsidP="001307F7">
      <w:pPr>
        <w:pStyle w:val="Code"/>
        <w:rPr>
          <w:highlight w:val="white"/>
        </w:rPr>
      </w:pPr>
    </w:p>
    <w:p w14:paraId="751C0EBF" w14:textId="77777777" w:rsidR="001307F7" w:rsidRPr="00903DBA" w:rsidRDefault="001307F7" w:rsidP="001307F7">
      <w:pPr>
        <w:pStyle w:val="Code"/>
        <w:rPr>
          <w:highlight w:val="white"/>
        </w:rPr>
      </w:pPr>
      <w:r w:rsidRPr="00903DBA">
        <w:rPr>
          <w:highlight w:val="white"/>
        </w:rPr>
        <w:t xml:space="preserve">    return sum;</w:t>
      </w:r>
    </w:p>
    <w:p w14:paraId="506EB2E4" w14:textId="77777777" w:rsidR="001307F7" w:rsidRPr="00903DBA" w:rsidRDefault="001307F7" w:rsidP="001307F7">
      <w:pPr>
        <w:pStyle w:val="Code"/>
        <w:rPr>
          <w:highlight w:val="white"/>
        </w:rPr>
      </w:pPr>
      <w:r w:rsidRPr="00903DBA">
        <w:rPr>
          <w:highlight w:val="white"/>
        </w:rPr>
        <w:t xml:space="preserve">  }</w:t>
      </w:r>
    </w:p>
    <w:p w14:paraId="41D1B842" w14:textId="77777777" w:rsidR="001307F7" w:rsidRPr="00903DBA" w:rsidRDefault="001307F7" w:rsidP="001307F7">
      <w:pPr>
        <w:pStyle w:val="Code"/>
        <w:rPr>
          <w:highlight w:val="white"/>
        </w:rPr>
      </w:pPr>
      <w:r w:rsidRPr="00903DBA">
        <w:rPr>
          <w:highlight w:val="white"/>
        </w:rPr>
        <w:t>}</w:t>
      </w:r>
    </w:p>
    <w:p w14:paraId="1DBFE7E0" w14:textId="2900F9C1" w:rsidR="006368FB" w:rsidRPr="00903DBA" w:rsidRDefault="002A6DFF" w:rsidP="002A6DFF">
      <w:pPr>
        <w:rPr>
          <w:highlight w:val="white"/>
        </w:rPr>
      </w:pPr>
      <w:r w:rsidRPr="00903DBA">
        <w:rPr>
          <w:highlight w:val="white"/>
        </w:rPr>
        <w:t xml:space="preserve">The second arctangent function return </w:t>
      </w:r>
      <w:r w:rsidR="00D570AA" w:rsidRPr="00903DBA">
        <w:rPr>
          <w:highlight w:val="white"/>
        </w:rPr>
        <w:t xml:space="preserve">arctangent of </w:t>
      </w:r>
      <m:oMath>
        <m:f>
          <m:fPr>
            <m:ctrlPr>
              <w:rPr>
                <w:rFonts w:ascii="Cambria Math" w:hAnsi="Cambria Math"/>
                <w:i/>
                <w:noProof/>
                <w:color w:val="0D0D0D" w:themeColor="text1" w:themeTint="F2"/>
                <w:sz w:val="20"/>
              </w:rPr>
            </m:ctrlPr>
          </m:fPr>
          <m:num>
            <m:r>
              <w:rPr>
                <w:rFonts w:ascii="Cambria Math" w:hAnsi="Cambria Math"/>
                <w:noProof/>
                <w:color w:val="0D0D0D" w:themeColor="text1" w:themeTint="F2"/>
                <w:sz w:val="20"/>
              </w:rPr>
              <m:t>x</m:t>
            </m:r>
          </m:num>
          <m:den>
            <m:r>
              <w:rPr>
                <w:rFonts w:ascii="Cambria Math" w:hAnsi="Cambria Math"/>
                <w:noProof/>
                <w:color w:val="0D0D0D" w:themeColor="text1" w:themeTint="F2"/>
                <w:sz w:val="20"/>
              </w:rPr>
              <m:t>y</m:t>
            </m:r>
          </m:den>
        </m:f>
      </m:oMath>
      <w:r w:rsidR="00C33CD6" w:rsidRPr="00903DBA">
        <w:rPr>
          <w:rFonts w:eastAsiaTheme="minorEastAsia"/>
          <w:color w:val="0D0D0D" w:themeColor="text1" w:themeTint="F2"/>
          <w:sz w:val="20"/>
        </w:rPr>
        <w:t xml:space="preserve">, if </w:t>
      </w:r>
      <m:oMath>
        <m:r>
          <w:rPr>
            <w:rFonts w:ascii="Cambria Math" w:eastAsiaTheme="minorEastAsia" w:hAnsi="Cambria Math"/>
            <w:color w:val="0D0D0D" w:themeColor="text1" w:themeTint="F2"/>
            <w:sz w:val="20"/>
          </w:rPr>
          <m:t>y≠0</m:t>
        </m:r>
      </m:oMath>
      <w:r w:rsidR="00C33CD6" w:rsidRPr="00903DBA">
        <w:rPr>
          <w:rFonts w:eastAsiaTheme="minorEastAsia"/>
          <w:color w:val="0D0D0D" w:themeColor="text1" w:themeTint="F2"/>
          <w:sz w:val="20"/>
        </w:rPr>
        <w:t>.</w:t>
      </w:r>
    </w:p>
    <w:p w14:paraId="4780A03F" w14:textId="77777777" w:rsidR="001307F7" w:rsidRPr="00903DBA" w:rsidRDefault="001307F7" w:rsidP="001307F7">
      <w:pPr>
        <w:pStyle w:val="Code"/>
        <w:rPr>
          <w:highlight w:val="white"/>
        </w:rPr>
      </w:pPr>
      <w:r w:rsidRPr="00903DBA">
        <w:rPr>
          <w:highlight w:val="white"/>
        </w:rPr>
        <w:t>double atan2(double x, double y) {</w:t>
      </w:r>
    </w:p>
    <w:p w14:paraId="2C9075E4" w14:textId="77777777" w:rsidR="001307F7" w:rsidRPr="00903DBA" w:rsidRDefault="001307F7" w:rsidP="001307F7">
      <w:pPr>
        <w:pStyle w:val="Code"/>
        <w:rPr>
          <w:highlight w:val="white"/>
        </w:rPr>
      </w:pPr>
      <w:r w:rsidRPr="00903DBA">
        <w:rPr>
          <w:highlight w:val="white"/>
        </w:rPr>
        <w:t xml:space="preserve">  if (y &gt; 0) {</w:t>
      </w:r>
    </w:p>
    <w:p w14:paraId="3D077FF9" w14:textId="77777777" w:rsidR="001307F7" w:rsidRPr="00903DBA" w:rsidRDefault="001307F7" w:rsidP="001307F7">
      <w:pPr>
        <w:pStyle w:val="Code"/>
        <w:rPr>
          <w:highlight w:val="white"/>
        </w:rPr>
      </w:pPr>
      <w:r w:rsidRPr="00903DBA">
        <w:rPr>
          <w:highlight w:val="white"/>
        </w:rPr>
        <w:t xml:space="preserve">    return atan(x / y);</w:t>
      </w:r>
    </w:p>
    <w:p w14:paraId="63C54C9F" w14:textId="77777777" w:rsidR="001307F7" w:rsidRPr="00903DBA" w:rsidRDefault="001307F7" w:rsidP="001307F7">
      <w:pPr>
        <w:pStyle w:val="Code"/>
        <w:rPr>
          <w:highlight w:val="white"/>
        </w:rPr>
      </w:pPr>
      <w:r w:rsidRPr="00903DBA">
        <w:rPr>
          <w:highlight w:val="white"/>
        </w:rPr>
        <w:t xml:space="preserve">  }</w:t>
      </w:r>
    </w:p>
    <w:p w14:paraId="23194F72" w14:textId="77777777" w:rsidR="001307F7" w:rsidRPr="00903DBA" w:rsidRDefault="001307F7" w:rsidP="001307F7">
      <w:pPr>
        <w:pStyle w:val="Code"/>
        <w:rPr>
          <w:highlight w:val="white"/>
        </w:rPr>
      </w:pPr>
      <w:r w:rsidRPr="00903DBA">
        <w:rPr>
          <w:highlight w:val="white"/>
        </w:rPr>
        <w:t xml:space="preserve">  else if ((x &gt;= 0) &amp;&amp; (y &lt; 0))  {</w:t>
      </w:r>
    </w:p>
    <w:p w14:paraId="1D09A088" w14:textId="77777777" w:rsidR="001307F7" w:rsidRPr="00903DBA" w:rsidRDefault="001307F7" w:rsidP="001307F7">
      <w:pPr>
        <w:pStyle w:val="Code"/>
        <w:rPr>
          <w:highlight w:val="white"/>
        </w:rPr>
      </w:pPr>
      <w:r w:rsidRPr="00903DBA">
        <w:rPr>
          <w:highlight w:val="white"/>
        </w:rPr>
        <w:t xml:space="preserve">    return PI + atan(x / y);</w:t>
      </w:r>
    </w:p>
    <w:p w14:paraId="15604C43" w14:textId="77777777" w:rsidR="001307F7" w:rsidRPr="00903DBA" w:rsidRDefault="001307F7" w:rsidP="001307F7">
      <w:pPr>
        <w:pStyle w:val="Code"/>
        <w:rPr>
          <w:highlight w:val="white"/>
        </w:rPr>
      </w:pPr>
      <w:r w:rsidRPr="00903DBA">
        <w:rPr>
          <w:highlight w:val="white"/>
        </w:rPr>
        <w:t xml:space="preserve">  }</w:t>
      </w:r>
    </w:p>
    <w:p w14:paraId="2A5A6B6D" w14:textId="77777777" w:rsidR="001307F7" w:rsidRPr="00903DBA" w:rsidRDefault="001307F7" w:rsidP="001307F7">
      <w:pPr>
        <w:pStyle w:val="Code"/>
        <w:rPr>
          <w:highlight w:val="white"/>
        </w:rPr>
      </w:pPr>
      <w:r w:rsidRPr="00903DBA">
        <w:rPr>
          <w:highlight w:val="white"/>
        </w:rPr>
        <w:t xml:space="preserve">  else if ((x &lt; 0) &amp;&amp; (y &lt; 0)) {</w:t>
      </w:r>
    </w:p>
    <w:p w14:paraId="69D7FA34" w14:textId="77777777" w:rsidR="001307F7" w:rsidRPr="00903DBA" w:rsidRDefault="001307F7" w:rsidP="001307F7">
      <w:pPr>
        <w:pStyle w:val="Code"/>
        <w:rPr>
          <w:highlight w:val="white"/>
        </w:rPr>
      </w:pPr>
      <w:r w:rsidRPr="00903DBA">
        <w:rPr>
          <w:highlight w:val="white"/>
        </w:rPr>
        <w:t xml:space="preserve">    return (-PI) + atan(x / y);</w:t>
      </w:r>
    </w:p>
    <w:p w14:paraId="1DA69348" w14:textId="77777777" w:rsidR="001307F7" w:rsidRPr="00903DBA" w:rsidRDefault="001307F7" w:rsidP="001307F7">
      <w:pPr>
        <w:pStyle w:val="Code"/>
        <w:rPr>
          <w:highlight w:val="white"/>
        </w:rPr>
      </w:pPr>
      <w:r w:rsidRPr="00903DBA">
        <w:rPr>
          <w:highlight w:val="white"/>
        </w:rPr>
        <w:t xml:space="preserve">  }</w:t>
      </w:r>
    </w:p>
    <w:p w14:paraId="1A6CE456" w14:textId="77777777" w:rsidR="001307F7" w:rsidRPr="00903DBA" w:rsidRDefault="001307F7" w:rsidP="001307F7">
      <w:pPr>
        <w:pStyle w:val="Code"/>
        <w:rPr>
          <w:highlight w:val="white"/>
        </w:rPr>
      </w:pPr>
      <w:r w:rsidRPr="00903DBA">
        <w:rPr>
          <w:highlight w:val="white"/>
        </w:rPr>
        <w:t xml:space="preserve">  else if ((x &gt; 0) &amp;&amp; (y == 0))  {</w:t>
      </w:r>
    </w:p>
    <w:p w14:paraId="5E806D0A" w14:textId="77777777" w:rsidR="001307F7" w:rsidRPr="00903DBA" w:rsidRDefault="001307F7" w:rsidP="001307F7">
      <w:pPr>
        <w:pStyle w:val="Code"/>
        <w:rPr>
          <w:highlight w:val="white"/>
        </w:rPr>
      </w:pPr>
      <w:r w:rsidRPr="00903DBA">
        <w:rPr>
          <w:highlight w:val="white"/>
        </w:rPr>
        <w:t xml:space="preserve">    return PI / 2;</w:t>
      </w:r>
    </w:p>
    <w:p w14:paraId="7FE40281" w14:textId="77777777" w:rsidR="001307F7" w:rsidRPr="00903DBA" w:rsidRDefault="001307F7" w:rsidP="001307F7">
      <w:pPr>
        <w:pStyle w:val="Code"/>
        <w:rPr>
          <w:highlight w:val="white"/>
        </w:rPr>
      </w:pPr>
      <w:r w:rsidRPr="00903DBA">
        <w:rPr>
          <w:highlight w:val="white"/>
        </w:rPr>
        <w:t xml:space="preserve">  }</w:t>
      </w:r>
    </w:p>
    <w:p w14:paraId="694101F3" w14:textId="77777777" w:rsidR="001307F7" w:rsidRPr="00903DBA" w:rsidRDefault="001307F7" w:rsidP="001307F7">
      <w:pPr>
        <w:pStyle w:val="Code"/>
        <w:rPr>
          <w:highlight w:val="white"/>
        </w:rPr>
      </w:pPr>
      <w:r w:rsidRPr="00903DBA">
        <w:rPr>
          <w:highlight w:val="white"/>
        </w:rPr>
        <w:t xml:space="preserve">  else if ((x &lt; 0) &amp;&amp; (y == 0))  {</w:t>
      </w:r>
    </w:p>
    <w:p w14:paraId="7DF4C77A" w14:textId="77777777" w:rsidR="001307F7" w:rsidRPr="00903DBA" w:rsidRDefault="001307F7" w:rsidP="001307F7">
      <w:pPr>
        <w:pStyle w:val="Code"/>
        <w:rPr>
          <w:highlight w:val="white"/>
        </w:rPr>
      </w:pPr>
      <w:r w:rsidRPr="00903DBA">
        <w:rPr>
          <w:highlight w:val="white"/>
        </w:rPr>
        <w:t xml:space="preserve">    return (-PI) / 2;</w:t>
      </w:r>
    </w:p>
    <w:p w14:paraId="32958B5B" w14:textId="77777777" w:rsidR="001307F7" w:rsidRPr="00903DBA" w:rsidRDefault="001307F7" w:rsidP="001307F7">
      <w:pPr>
        <w:pStyle w:val="Code"/>
        <w:rPr>
          <w:highlight w:val="white"/>
        </w:rPr>
      </w:pPr>
      <w:r w:rsidRPr="00903DBA">
        <w:rPr>
          <w:highlight w:val="white"/>
        </w:rPr>
        <w:t xml:space="preserve">  }</w:t>
      </w:r>
    </w:p>
    <w:p w14:paraId="2E0FFB99" w14:textId="77777777" w:rsidR="001307F7" w:rsidRPr="00903DBA" w:rsidRDefault="001307F7" w:rsidP="001307F7">
      <w:pPr>
        <w:pStyle w:val="Code"/>
        <w:rPr>
          <w:highlight w:val="white"/>
        </w:rPr>
      </w:pPr>
      <w:r w:rsidRPr="00903DBA">
        <w:rPr>
          <w:highlight w:val="white"/>
        </w:rPr>
        <w:t xml:space="preserve">  else {</w:t>
      </w:r>
    </w:p>
    <w:p w14:paraId="3633F8BF" w14:textId="77777777" w:rsidR="001307F7" w:rsidRPr="00903DBA" w:rsidRDefault="001307F7" w:rsidP="001307F7">
      <w:pPr>
        <w:pStyle w:val="Code"/>
        <w:rPr>
          <w:highlight w:val="white"/>
        </w:rPr>
      </w:pPr>
      <w:r w:rsidRPr="00903DBA">
        <w:rPr>
          <w:highlight w:val="white"/>
        </w:rPr>
        <w:t xml:space="preserve">    errno = EDOM;</w:t>
      </w:r>
    </w:p>
    <w:p w14:paraId="02DA7AE7" w14:textId="77777777" w:rsidR="001307F7" w:rsidRPr="00903DBA" w:rsidRDefault="001307F7" w:rsidP="001307F7">
      <w:pPr>
        <w:pStyle w:val="Code"/>
        <w:rPr>
          <w:highlight w:val="white"/>
        </w:rPr>
      </w:pPr>
      <w:r w:rsidRPr="00903DBA">
        <w:rPr>
          <w:highlight w:val="white"/>
        </w:rPr>
        <w:t xml:space="preserve">    return 0;</w:t>
      </w:r>
    </w:p>
    <w:p w14:paraId="12A99649" w14:textId="77777777" w:rsidR="001307F7" w:rsidRPr="00903DBA" w:rsidRDefault="001307F7" w:rsidP="001307F7">
      <w:pPr>
        <w:pStyle w:val="Code"/>
        <w:rPr>
          <w:highlight w:val="white"/>
        </w:rPr>
      </w:pPr>
      <w:r w:rsidRPr="00903DBA">
        <w:rPr>
          <w:highlight w:val="white"/>
        </w:rPr>
        <w:t xml:space="preserve">  }</w:t>
      </w:r>
    </w:p>
    <w:p w14:paraId="0EF72200" w14:textId="77777777" w:rsidR="001307F7" w:rsidRPr="00903DBA" w:rsidRDefault="001307F7" w:rsidP="001307F7">
      <w:pPr>
        <w:pStyle w:val="Code"/>
        <w:rPr>
          <w:highlight w:val="white"/>
        </w:rPr>
      </w:pPr>
      <w:r w:rsidRPr="00903DBA">
        <w:rPr>
          <w:highlight w:val="white"/>
        </w:rPr>
        <w:t>}</w:t>
      </w:r>
    </w:p>
    <w:p w14:paraId="0351ACBC" w14:textId="6530FDB7" w:rsidR="006368FB" w:rsidRPr="00903DBA" w:rsidRDefault="006368FB" w:rsidP="006368FB">
      <w:pPr>
        <w:pStyle w:val="Rubrik3"/>
        <w:rPr>
          <w:highlight w:val="white"/>
        </w:rPr>
      </w:pPr>
      <w:bookmarkStart w:id="480" w:name="_Toc57656136"/>
      <w:r w:rsidRPr="00903DBA">
        <w:rPr>
          <w:shd w:val="clear" w:color="auto" w:fill="FFFFFF"/>
        </w:rPr>
        <w:lastRenderedPageBreak/>
        <w:t>Hyperbolic Trigonometric Functions</w:t>
      </w:r>
      <w:bookmarkEnd w:id="480"/>
    </w:p>
    <w:p w14:paraId="395C47F3" w14:textId="0FF57521" w:rsidR="00555D55" w:rsidRPr="00903DBA" w:rsidRDefault="00E60EDF" w:rsidP="00E60EDF">
      <w:pPr>
        <w:rPr>
          <w:shd w:val="clear" w:color="auto" w:fill="FFFFFF"/>
        </w:rPr>
      </w:pPr>
      <w:r w:rsidRPr="00903DBA">
        <w:rPr>
          <w:shd w:val="clear" w:color="auto" w:fill="FFFFFF"/>
        </w:rPr>
        <w:t xml:space="preserve">The hyperbolic sine function is defined </w:t>
      </w:r>
      <w:r w:rsidR="00950DF0" w:rsidRPr="00903DBA">
        <w:rPr>
          <w:highlight w:val="white"/>
        </w:rPr>
        <w:t xml:space="preserve">for all </w:t>
      </w:r>
      <m:oMath>
        <m:r>
          <w:rPr>
            <w:rFonts w:ascii="Cambria Math" w:hAnsi="Cambria Math"/>
            <w:highlight w:val="white"/>
          </w:rPr>
          <m:t>x</m:t>
        </m:r>
      </m:oMath>
      <w:r w:rsidR="00950DF0" w:rsidRPr="00903DBA">
        <w:rPr>
          <w:rFonts w:eastAsiaTheme="minorEastAsia"/>
          <w:highlight w:val="white"/>
        </w:rPr>
        <w:t xml:space="preserve"> </w:t>
      </w:r>
      <w:r w:rsidRPr="00903DBA">
        <w:rPr>
          <w:shd w:val="clear" w:color="auto" w:fill="FFFFFF"/>
        </w:rPr>
        <w:t>as</w:t>
      </w:r>
      <w:r w:rsidR="00950DF0" w:rsidRPr="00903DBA">
        <w:rPr>
          <w:shd w:val="clear" w:color="auto" w:fill="FFFFFF"/>
        </w:rPr>
        <w:t xml:space="preserve"> follows:</w:t>
      </w:r>
    </w:p>
    <w:p w14:paraId="6BFE27A1" w14:textId="0A90B2C2" w:rsidR="00E60EDF" w:rsidRPr="00903DBA" w:rsidRDefault="00DD6D68" w:rsidP="00E60EDF">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2FEBB9E9" w14:textId="77777777" w:rsidR="001307F7" w:rsidRPr="00903DBA" w:rsidRDefault="001307F7" w:rsidP="001307F7">
      <w:pPr>
        <w:pStyle w:val="Code"/>
        <w:rPr>
          <w:highlight w:val="white"/>
        </w:rPr>
      </w:pPr>
      <w:r w:rsidRPr="00903DBA">
        <w:rPr>
          <w:highlight w:val="white"/>
        </w:rPr>
        <w:t>double sinh(double x) {</w:t>
      </w:r>
    </w:p>
    <w:p w14:paraId="0147F4D8" w14:textId="77777777" w:rsidR="001307F7" w:rsidRPr="00903DBA" w:rsidRDefault="001307F7" w:rsidP="001307F7">
      <w:pPr>
        <w:pStyle w:val="Code"/>
        <w:rPr>
          <w:highlight w:val="white"/>
        </w:rPr>
      </w:pPr>
      <w:r w:rsidRPr="00903DBA">
        <w:rPr>
          <w:highlight w:val="white"/>
        </w:rPr>
        <w:t xml:space="preserve">  return (exp(x) - exp(-x)) / 2;</w:t>
      </w:r>
    </w:p>
    <w:p w14:paraId="4088A3BD" w14:textId="77777777" w:rsidR="001307F7" w:rsidRPr="00903DBA" w:rsidRDefault="001307F7" w:rsidP="001307F7">
      <w:pPr>
        <w:pStyle w:val="Code"/>
        <w:rPr>
          <w:highlight w:val="white"/>
        </w:rPr>
      </w:pPr>
      <w:r w:rsidRPr="00903DBA">
        <w:rPr>
          <w:highlight w:val="white"/>
        </w:rPr>
        <w:t>}</w:t>
      </w:r>
    </w:p>
    <w:p w14:paraId="3ECC4312" w14:textId="11F0638B" w:rsidR="00C77C85" w:rsidRPr="00903DBA" w:rsidRDefault="00C77C85" w:rsidP="00C77C85">
      <w:pPr>
        <w:rPr>
          <w:shd w:val="clear" w:color="auto" w:fill="FFFFFF"/>
        </w:rPr>
      </w:pPr>
      <w:r w:rsidRPr="00903DBA">
        <w:rPr>
          <w:shd w:val="clear" w:color="auto" w:fill="FFFFFF"/>
        </w:rPr>
        <w:t>The hyperbolic cosine function is defined as</w:t>
      </w:r>
      <w:r w:rsidR="00950DF0" w:rsidRPr="00903DBA">
        <w:rPr>
          <w:shd w:val="clear" w:color="auto" w:fill="FFFFFF"/>
        </w:rPr>
        <w:t xml:space="preserve"> follows:</w:t>
      </w:r>
    </w:p>
    <w:p w14:paraId="3D35E687" w14:textId="0F1D396A" w:rsidR="00C77C85" w:rsidRPr="00903DBA" w:rsidRDefault="00DD6D68" w:rsidP="00C77C85">
      <w:pPr>
        <w:rPr>
          <w:highlight w:val="white"/>
        </w:rPr>
      </w:pPr>
      <m:oMathPara>
        <m:oMath>
          <m:func>
            <m:funcPr>
              <m:ctrlPr>
                <w:rPr>
                  <w:rFonts w:ascii="Cambria Math" w:hAnsi="Cambria Math"/>
                  <w:iCs/>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r>
                <w:rPr>
                  <w:rFonts w:ascii="Cambria Math" w:hAnsi="Cambria Math"/>
                  <w:noProof/>
                  <w:color w:val="0D0D0D" w:themeColor="text1" w:themeTint="F2"/>
                  <w:sz w:val="20"/>
                </w:rPr>
                <m:t>+</m:t>
              </m:r>
              <m:sSup>
                <m:sSupPr>
                  <m:ctrlPr>
                    <w:rPr>
                      <w:rFonts w:ascii="Cambria Math" w:hAnsi="Cambria Math"/>
                      <w:i/>
                      <w:noProof/>
                      <w:color w:val="0D0D0D" w:themeColor="text1" w:themeTint="F2"/>
                      <w:sz w:val="20"/>
                    </w:rPr>
                  </m:ctrlPr>
                </m:sSupPr>
                <m:e>
                  <m:r>
                    <w:rPr>
                      <w:rFonts w:ascii="Cambria Math" w:hAnsi="Cambria Math"/>
                      <w:noProof/>
                      <w:color w:val="0D0D0D" w:themeColor="text1" w:themeTint="F2"/>
                      <w:sz w:val="20"/>
                    </w:rPr>
                    <m:t>e</m:t>
                  </m:r>
                </m:e>
                <m:sup>
                  <m:r>
                    <w:rPr>
                      <w:rFonts w:ascii="Cambria Math" w:hAnsi="Cambria Math"/>
                      <w:noProof/>
                      <w:color w:val="0D0D0D" w:themeColor="text1" w:themeTint="F2"/>
                      <w:sz w:val="20"/>
                    </w:rPr>
                    <m:t>-x</m:t>
                  </m:r>
                </m:sup>
              </m:sSup>
            </m:num>
            <m:den>
              <m:r>
                <w:rPr>
                  <w:rFonts w:ascii="Cambria Math" w:hAnsi="Cambria Math"/>
                  <w:noProof/>
                  <w:color w:val="0D0D0D" w:themeColor="text1" w:themeTint="F2"/>
                  <w:sz w:val="20"/>
                </w:rPr>
                <m:t>2</m:t>
              </m:r>
            </m:den>
          </m:f>
        </m:oMath>
      </m:oMathPara>
    </w:p>
    <w:p w14:paraId="0D29BECE" w14:textId="77777777" w:rsidR="001307F7" w:rsidRPr="00903DBA" w:rsidRDefault="001307F7" w:rsidP="001307F7">
      <w:pPr>
        <w:pStyle w:val="Code"/>
        <w:rPr>
          <w:highlight w:val="white"/>
        </w:rPr>
      </w:pPr>
      <w:r w:rsidRPr="00903DBA">
        <w:rPr>
          <w:highlight w:val="white"/>
        </w:rPr>
        <w:t>double cosh(double x) {</w:t>
      </w:r>
    </w:p>
    <w:p w14:paraId="1589A0A2" w14:textId="77777777" w:rsidR="001307F7" w:rsidRPr="00903DBA" w:rsidRDefault="001307F7" w:rsidP="001307F7">
      <w:pPr>
        <w:pStyle w:val="Code"/>
        <w:rPr>
          <w:highlight w:val="white"/>
        </w:rPr>
      </w:pPr>
      <w:r w:rsidRPr="00903DBA">
        <w:rPr>
          <w:highlight w:val="white"/>
        </w:rPr>
        <w:t xml:space="preserve">  return (exp(x) + exp(-x)) / 2;</w:t>
      </w:r>
    </w:p>
    <w:p w14:paraId="5BE41861" w14:textId="77777777" w:rsidR="001307F7" w:rsidRPr="00903DBA" w:rsidRDefault="001307F7" w:rsidP="001307F7">
      <w:pPr>
        <w:pStyle w:val="Code"/>
        <w:rPr>
          <w:highlight w:val="white"/>
        </w:rPr>
      </w:pPr>
      <w:r w:rsidRPr="00903DBA">
        <w:rPr>
          <w:highlight w:val="white"/>
        </w:rPr>
        <w:t>}</w:t>
      </w:r>
    </w:p>
    <w:p w14:paraId="45BEDBBA" w14:textId="75C513C8" w:rsidR="00992FBE" w:rsidRPr="00903DBA" w:rsidRDefault="00992FBE" w:rsidP="00992FBE">
      <w:pPr>
        <w:rPr>
          <w:shd w:val="clear" w:color="auto" w:fill="FFFFFF"/>
        </w:rPr>
      </w:pPr>
      <w:r w:rsidRPr="00903DBA">
        <w:rPr>
          <w:shd w:val="clear" w:color="auto" w:fill="FFFFFF"/>
        </w:rPr>
        <w:t xml:space="preserve">The hyperbolic tangent function is defined </w:t>
      </w:r>
      <w:r w:rsidR="00172FC5" w:rsidRPr="00903DBA">
        <w:rPr>
          <w:highlight w:val="white"/>
        </w:rPr>
        <w:t xml:space="preserve">for all </w:t>
      </w:r>
      <m:oMath>
        <m:r>
          <w:rPr>
            <w:rFonts w:ascii="Cambria Math" w:hAnsi="Cambria Math"/>
            <w:highlight w:val="white"/>
          </w:rPr>
          <m:t>x</m:t>
        </m:r>
      </m:oMath>
      <w:r w:rsidR="00172FC5" w:rsidRPr="00903DBA">
        <w:rPr>
          <w:rFonts w:eastAsiaTheme="minorEastAsia"/>
          <w:highlight w:val="white"/>
        </w:rPr>
        <w:t xml:space="preserve"> </w:t>
      </w:r>
      <w:r w:rsidRPr="00903DBA">
        <w:rPr>
          <w:shd w:val="clear" w:color="auto" w:fill="FFFFFF"/>
        </w:rPr>
        <w:t>as</w:t>
      </w:r>
      <w:r w:rsidR="00172FC5" w:rsidRPr="00903DBA">
        <w:rPr>
          <w:shd w:val="clear" w:color="auto" w:fill="FFFFFF"/>
        </w:rPr>
        <w:t xml:space="preserve"> follows:</w:t>
      </w:r>
    </w:p>
    <w:p w14:paraId="46005945" w14:textId="3C43C998" w:rsidR="00992FBE" w:rsidRPr="00903DBA" w:rsidRDefault="00DD6D68" w:rsidP="00992FBE">
      <w:pPr>
        <w:rPr>
          <w:highlight w:val="white"/>
        </w:rPr>
      </w:pPr>
      <m:oMathPara>
        <m:oMath>
          <m:func>
            <m:funcPr>
              <m:ctrlPr>
                <w:rPr>
                  <w:rFonts w:ascii="Cambria Math" w:hAnsi="Cambria Math"/>
                  <w:i/>
                  <w:iCs/>
                  <w:noProof/>
                  <w:color w:val="0D0D0D" w:themeColor="text1" w:themeTint="F2"/>
                  <w:sz w:val="20"/>
                </w:rPr>
              </m:ctrlPr>
            </m:funcPr>
            <m:fName>
              <m:r>
                <m:rPr>
                  <m:sty m:val="p"/>
                </m:rPr>
                <w:rPr>
                  <w:rFonts w:ascii="Cambria Math" w:hAnsi="Cambria Math"/>
                  <w:noProof/>
                  <w:color w:val="0D0D0D" w:themeColor="text1" w:themeTint="F2"/>
                  <w:sz w:val="20"/>
                </w:rPr>
                <m:t>tanh</m:t>
              </m:r>
            </m:fName>
            <m:e>
              <m:r>
                <w:rPr>
                  <w:rFonts w:ascii="Cambria Math" w:hAnsi="Cambria Math"/>
                  <w:noProof/>
                  <w:color w:val="0D0D0D" w:themeColor="text1" w:themeTint="F2"/>
                  <w:sz w:val="20"/>
                </w:rPr>
                <m:t>x</m:t>
              </m:r>
            </m:e>
          </m:func>
          <m:r>
            <w:rPr>
              <w:rFonts w:ascii="Cambria Math" w:hAnsi="Cambria Math"/>
              <w:noProof/>
              <w:color w:val="0D0D0D" w:themeColor="text1" w:themeTint="F2"/>
              <w:sz w:val="20"/>
            </w:rPr>
            <m:t>=</m:t>
          </m:r>
          <m:f>
            <m:fPr>
              <m:ctrlPr>
                <w:rPr>
                  <w:rFonts w:ascii="Cambria Math" w:hAnsi="Cambria Math"/>
                  <w:i/>
                  <w:noProof/>
                  <w:color w:val="0D0D0D" w:themeColor="text1" w:themeTint="F2"/>
                  <w:sz w:val="20"/>
                </w:rPr>
              </m:ctrlPr>
            </m:fPr>
            <m:num>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sinh</m:t>
                  </m:r>
                </m:fName>
                <m:e>
                  <m:r>
                    <w:rPr>
                      <w:rFonts w:ascii="Cambria Math" w:hAnsi="Cambria Math"/>
                      <w:noProof/>
                      <w:color w:val="0D0D0D" w:themeColor="text1" w:themeTint="F2"/>
                      <w:sz w:val="20"/>
                    </w:rPr>
                    <m:t>x</m:t>
                  </m:r>
                </m:e>
              </m:func>
            </m:num>
            <m:den>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den>
          </m:f>
        </m:oMath>
      </m:oMathPara>
    </w:p>
    <w:p w14:paraId="1E9E88FB" w14:textId="1208CA07" w:rsidR="00172FC5" w:rsidRPr="00903DBA" w:rsidRDefault="00172FC5" w:rsidP="00172FC5">
      <w:pPr>
        <w:rPr>
          <w:highlight w:val="white"/>
        </w:rPr>
      </w:pPr>
      <w:r w:rsidRPr="00903DBA">
        <w:rPr>
          <w:highlight w:val="white"/>
        </w:rPr>
        <w:t xml:space="preserve">Not that we do not have to check for division by zero in this case, since </w:t>
      </w:r>
      <m:oMath>
        <m:func>
          <m:funcPr>
            <m:ctrlPr>
              <w:rPr>
                <w:rFonts w:ascii="Cambria Math" w:hAnsi="Cambria Math"/>
                <w:i/>
                <w:noProof/>
                <w:color w:val="0D0D0D" w:themeColor="text1" w:themeTint="F2"/>
                <w:sz w:val="20"/>
              </w:rPr>
            </m:ctrlPr>
          </m:funcPr>
          <m:fName>
            <m:r>
              <m:rPr>
                <m:sty m:val="p"/>
              </m:rPr>
              <w:rPr>
                <w:rFonts w:ascii="Cambria Math" w:hAnsi="Cambria Math"/>
                <w:noProof/>
                <w:color w:val="0D0D0D" w:themeColor="text1" w:themeTint="F2"/>
                <w:sz w:val="20"/>
              </w:rPr>
              <m:t>cosh</m:t>
            </m:r>
          </m:fName>
          <m:e>
            <m:r>
              <w:rPr>
                <w:rFonts w:ascii="Cambria Math" w:hAnsi="Cambria Math"/>
                <w:noProof/>
                <w:color w:val="0D0D0D" w:themeColor="text1" w:themeTint="F2"/>
                <w:sz w:val="20"/>
              </w:rPr>
              <m:t>x</m:t>
            </m:r>
          </m:e>
        </m:func>
      </m:oMath>
      <w:r w:rsidR="00DC62B4" w:rsidRPr="00903DBA">
        <w:rPr>
          <w:rFonts w:eastAsiaTheme="minorEastAsia"/>
          <w:color w:val="0D0D0D" w:themeColor="text1" w:themeTint="F2"/>
          <w:sz w:val="20"/>
        </w:rPr>
        <w:t xml:space="preserve"> cannot be zero.</w:t>
      </w:r>
    </w:p>
    <w:p w14:paraId="74932A36" w14:textId="77777777" w:rsidR="001307F7" w:rsidRPr="00903DBA" w:rsidRDefault="001307F7" w:rsidP="001307F7">
      <w:pPr>
        <w:pStyle w:val="Code"/>
        <w:rPr>
          <w:highlight w:val="white"/>
        </w:rPr>
      </w:pPr>
      <w:r w:rsidRPr="00903DBA">
        <w:rPr>
          <w:highlight w:val="white"/>
        </w:rPr>
        <w:t>double tanh(double x) {</w:t>
      </w:r>
    </w:p>
    <w:p w14:paraId="4CC752B3" w14:textId="77777777" w:rsidR="001307F7" w:rsidRPr="00903DBA" w:rsidRDefault="001307F7" w:rsidP="001307F7">
      <w:pPr>
        <w:pStyle w:val="Code"/>
        <w:rPr>
          <w:highlight w:val="white"/>
        </w:rPr>
      </w:pPr>
      <w:r w:rsidRPr="00903DBA">
        <w:rPr>
          <w:highlight w:val="white"/>
        </w:rPr>
        <w:t xml:space="preserve">  return sinh(x) / cosh(x);</w:t>
      </w:r>
    </w:p>
    <w:p w14:paraId="15BC8B40" w14:textId="77777777" w:rsidR="001307F7" w:rsidRPr="00903DBA" w:rsidRDefault="001307F7" w:rsidP="001307F7">
      <w:pPr>
        <w:pStyle w:val="Code"/>
        <w:rPr>
          <w:highlight w:val="white"/>
        </w:rPr>
      </w:pPr>
      <w:r w:rsidRPr="00903DBA">
        <w:rPr>
          <w:highlight w:val="white"/>
        </w:rPr>
        <w:t>}</w:t>
      </w:r>
    </w:p>
    <w:p w14:paraId="6AF166D1" w14:textId="587ECD9F" w:rsidR="00B92E77" w:rsidRPr="00903DBA" w:rsidRDefault="00FD34B4" w:rsidP="00FD34B4">
      <w:pPr>
        <w:pStyle w:val="Rubrik3"/>
        <w:rPr>
          <w:highlight w:val="white"/>
        </w:rPr>
      </w:pPr>
      <w:bookmarkStart w:id="481" w:name="_Toc57656137"/>
      <w:r w:rsidRPr="00903DBA">
        <w:rPr>
          <w:highlight w:val="white"/>
        </w:rPr>
        <w:t>Floor, Ceiling, Absolute, and Rounding</w:t>
      </w:r>
      <w:r w:rsidR="0083365C" w:rsidRPr="00903DBA">
        <w:rPr>
          <w:highlight w:val="white"/>
        </w:rPr>
        <w:t xml:space="preserve"> Functions</w:t>
      </w:r>
      <w:bookmarkEnd w:id="481"/>
    </w:p>
    <w:p w14:paraId="080C7E2C" w14:textId="70ACF785" w:rsidR="002D62F0" w:rsidRPr="00903DBA" w:rsidRDefault="002D62F0" w:rsidP="002D62F0">
      <w:pPr>
        <w:rPr>
          <w:highlight w:val="white"/>
        </w:rPr>
      </w:pPr>
      <w:r w:rsidRPr="00903DBA">
        <w:rPr>
          <w:highlight w:val="white"/>
        </w:rPr>
        <w:t xml:space="preserve">The </w:t>
      </w:r>
      <w:r w:rsidRPr="00903DBA">
        <w:rPr>
          <w:rStyle w:val="KeyWord0"/>
          <w:highlight w:val="white"/>
        </w:rPr>
        <w:t>floor</w:t>
      </w:r>
      <w:r w:rsidRPr="00903DBA">
        <w:rPr>
          <w:highlight w:val="white"/>
        </w:rPr>
        <w:t xml:space="preserve"> function returns the integer value closer to zero.</w:t>
      </w:r>
    </w:p>
    <w:p w14:paraId="266EF799" w14:textId="77777777" w:rsidR="001307F7" w:rsidRPr="00903DBA" w:rsidRDefault="001307F7" w:rsidP="001307F7">
      <w:pPr>
        <w:pStyle w:val="Code"/>
        <w:rPr>
          <w:highlight w:val="white"/>
        </w:rPr>
      </w:pPr>
      <w:r w:rsidRPr="00903DBA">
        <w:rPr>
          <w:highlight w:val="white"/>
        </w:rPr>
        <w:t>double floor(double x) {</w:t>
      </w:r>
    </w:p>
    <w:p w14:paraId="0A1D7B62" w14:textId="77777777" w:rsidR="001307F7" w:rsidRPr="00903DBA" w:rsidRDefault="001307F7" w:rsidP="001307F7">
      <w:pPr>
        <w:pStyle w:val="Code"/>
        <w:rPr>
          <w:highlight w:val="white"/>
        </w:rPr>
      </w:pPr>
      <w:r w:rsidRPr="00903DBA">
        <w:rPr>
          <w:highlight w:val="white"/>
        </w:rPr>
        <w:t xml:space="preserve">  if (x &lt; 0) {</w:t>
      </w:r>
    </w:p>
    <w:p w14:paraId="28130711" w14:textId="77777777" w:rsidR="001307F7" w:rsidRPr="00903DBA" w:rsidRDefault="001307F7" w:rsidP="001307F7">
      <w:pPr>
        <w:pStyle w:val="Code"/>
        <w:rPr>
          <w:highlight w:val="white"/>
        </w:rPr>
      </w:pPr>
      <w:r w:rsidRPr="00903DBA">
        <w:rPr>
          <w:highlight w:val="white"/>
        </w:rPr>
        <w:t xml:space="preserve">    return -ceil(-x);</w:t>
      </w:r>
    </w:p>
    <w:p w14:paraId="7D02CDF2" w14:textId="77777777" w:rsidR="001307F7" w:rsidRPr="00903DBA" w:rsidRDefault="001307F7" w:rsidP="001307F7">
      <w:pPr>
        <w:pStyle w:val="Code"/>
        <w:rPr>
          <w:highlight w:val="white"/>
        </w:rPr>
      </w:pPr>
      <w:r w:rsidRPr="00903DBA">
        <w:rPr>
          <w:highlight w:val="white"/>
        </w:rPr>
        <w:t xml:space="preserve">  }</w:t>
      </w:r>
    </w:p>
    <w:p w14:paraId="6FA3B4A6" w14:textId="77777777" w:rsidR="001307F7" w:rsidRPr="00903DBA" w:rsidRDefault="001307F7" w:rsidP="001307F7">
      <w:pPr>
        <w:pStyle w:val="Code"/>
        <w:rPr>
          <w:highlight w:val="white"/>
        </w:rPr>
      </w:pPr>
    </w:p>
    <w:p w14:paraId="76562855" w14:textId="77777777" w:rsidR="001307F7" w:rsidRPr="00903DBA" w:rsidRDefault="001307F7" w:rsidP="001307F7">
      <w:pPr>
        <w:pStyle w:val="Code"/>
        <w:rPr>
          <w:highlight w:val="white"/>
        </w:rPr>
      </w:pPr>
      <w:r w:rsidRPr="00903DBA">
        <w:rPr>
          <w:highlight w:val="white"/>
        </w:rPr>
        <w:t xml:space="preserve">  return (double) ((long) x);</w:t>
      </w:r>
    </w:p>
    <w:p w14:paraId="62563199" w14:textId="77777777" w:rsidR="001307F7" w:rsidRPr="00903DBA" w:rsidRDefault="001307F7" w:rsidP="001307F7">
      <w:pPr>
        <w:pStyle w:val="Code"/>
        <w:rPr>
          <w:highlight w:val="white"/>
        </w:rPr>
      </w:pPr>
      <w:r w:rsidRPr="00903DBA">
        <w:rPr>
          <w:highlight w:val="white"/>
        </w:rPr>
        <w:t>}</w:t>
      </w:r>
    </w:p>
    <w:p w14:paraId="1FB9AA01" w14:textId="77777777" w:rsidR="001307F7" w:rsidRPr="00903DBA" w:rsidRDefault="001307F7" w:rsidP="001307F7">
      <w:pPr>
        <w:pStyle w:val="Code"/>
        <w:rPr>
          <w:highlight w:val="white"/>
        </w:rPr>
      </w:pPr>
    </w:p>
    <w:p w14:paraId="30BB9FA9" w14:textId="77777777" w:rsidR="001307F7" w:rsidRPr="00903DBA" w:rsidRDefault="001307F7" w:rsidP="001307F7">
      <w:pPr>
        <w:pStyle w:val="Code"/>
        <w:rPr>
          <w:highlight w:val="white"/>
        </w:rPr>
      </w:pPr>
      <w:r w:rsidRPr="00903DBA">
        <w:rPr>
          <w:highlight w:val="white"/>
        </w:rPr>
        <w:t>double ceil(double x) {</w:t>
      </w:r>
    </w:p>
    <w:p w14:paraId="28E8F22F" w14:textId="77777777" w:rsidR="001307F7" w:rsidRPr="00903DBA" w:rsidRDefault="001307F7" w:rsidP="001307F7">
      <w:pPr>
        <w:pStyle w:val="Code"/>
        <w:rPr>
          <w:highlight w:val="white"/>
        </w:rPr>
      </w:pPr>
      <w:r w:rsidRPr="00903DBA">
        <w:rPr>
          <w:highlight w:val="white"/>
        </w:rPr>
        <w:t xml:space="preserve">  if (x &lt; 0) {</w:t>
      </w:r>
    </w:p>
    <w:p w14:paraId="0B9FBC1C" w14:textId="77777777" w:rsidR="001307F7" w:rsidRPr="00903DBA" w:rsidRDefault="001307F7" w:rsidP="001307F7">
      <w:pPr>
        <w:pStyle w:val="Code"/>
        <w:rPr>
          <w:highlight w:val="white"/>
        </w:rPr>
      </w:pPr>
      <w:r w:rsidRPr="00903DBA">
        <w:rPr>
          <w:highlight w:val="white"/>
        </w:rPr>
        <w:t xml:space="preserve">    return -floor(-x);</w:t>
      </w:r>
    </w:p>
    <w:p w14:paraId="0A003925" w14:textId="77777777" w:rsidR="001307F7" w:rsidRPr="00903DBA" w:rsidRDefault="001307F7" w:rsidP="001307F7">
      <w:pPr>
        <w:pStyle w:val="Code"/>
        <w:rPr>
          <w:highlight w:val="white"/>
        </w:rPr>
      </w:pPr>
      <w:r w:rsidRPr="00903DBA">
        <w:rPr>
          <w:highlight w:val="white"/>
        </w:rPr>
        <w:t xml:space="preserve">  }</w:t>
      </w:r>
    </w:p>
    <w:p w14:paraId="459CF20B" w14:textId="77777777" w:rsidR="001307F7" w:rsidRPr="00903DBA" w:rsidRDefault="001307F7" w:rsidP="001307F7">
      <w:pPr>
        <w:pStyle w:val="Code"/>
        <w:rPr>
          <w:highlight w:val="white"/>
        </w:rPr>
      </w:pPr>
    </w:p>
    <w:p w14:paraId="30FE7347" w14:textId="77777777" w:rsidR="001307F7" w:rsidRPr="00903DBA" w:rsidRDefault="001307F7" w:rsidP="001307F7">
      <w:pPr>
        <w:pStyle w:val="Code"/>
        <w:rPr>
          <w:highlight w:val="white"/>
        </w:rPr>
      </w:pPr>
      <w:r w:rsidRPr="00903DBA">
        <w:rPr>
          <w:highlight w:val="white"/>
        </w:rPr>
        <w:t xml:space="preserve">  return (double) ((long) (x + 0.999999999999));</w:t>
      </w:r>
    </w:p>
    <w:p w14:paraId="2C99381F" w14:textId="77777777" w:rsidR="001307F7" w:rsidRPr="00903DBA" w:rsidRDefault="001307F7" w:rsidP="001307F7">
      <w:pPr>
        <w:pStyle w:val="Code"/>
        <w:rPr>
          <w:highlight w:val="white"/>
        </w:rPr>
      </w:pPr>
      <w:r w:rsidRPr="00903DBA">
        <w:rPr>
          <w:highlight w:val="white"/>
        </w:rPr>
        <w:t>}</w:t>
      </w:r>
    </w:p>
    <w:p w14:paraId="0D0AC220" w14:textId="77777777" w:rsidR="001307F7" w:rsidRPr="00903DBA" w:rsidRDefault="001307F7" w:rsidP="001307F7">
      <w:pPr>
        <w:pStyle w:val="Code"/>
        <w:rPr>
          <w:highlight w:val="white"/>
        </w:rPr>
      </w:pPr>
    </w:p>
    <w:p w14:paraId="70C5F653" w14:textId="77777777" w:rsidR="001307F7" w:rsidRPr="00903DBA" w:rsidRDefault="001307F7" w:rsidP="001307F7">
      <w:pPr>
        <w:pStyle w:val="Code"/>
        <w:rPr>
          <w:highlight w:val="white"/>
        </w:rPr>
      </w:pPr>
      <w:r w:rsidRPr="00903DBA">
        <w:rPr>
          <w:highlight w:val="white"/>
        </w:rPr>
        <w:t>double round(double x) {</w:t>
      </w:r>
    </w:p>
    <w:p w14:paraId="7587D0E6" w14:textId="77777777" w:rsidR="001307F7" w:rsidRPr="00903DBA" w:rsidRDefault="001307F7" w:rsidP="001307F7">
      <w:pPr>
        <w:pStyle w:val="Code"/>
        <w:rPr>
          <w:highlight w:val="white"/>
        </w:rPr>
      </w:pPr>
      <w:r w:rsidRPr="00903DBA">
        <w:rPr>
          <w:highlight w:val="white"/>
        </w:rPr>
        <w:t xml:space="preserve">  return (double) ((long) ((x &lt; 0) ? (x - 0.5) : (x + 0.5)));</w:t>
      </w:r>
    </w:p>
    <w:p w14:paraId="76660668" w14:textId="77777777" w:rsidR="001307F7" w:rsidRPr="00903DBA" w:rsidRDefault="001307F7" w:rsidP="001307F7">
      <w:pPr>
        <w:pStyle w:val="Code"/>
        <w:rPr>
          <w:highlight w:val="white"/>
        </w:rPr>
      </w:pPr>
      <w:r w:rsidRPr="00903DBA">
        <w:rPr>
          <w:highlight w:val="white"/>
        </w:rPr>
        <w:t>}</w:t>
      </w:r>
    </w:p>
    <w:p w14:paraId="2972668E" w14:textId="5BCC1813" w:rsidR="00204AAF" w:rsidRPr="00903DBA" w:rsidRDefault="00DD6D68" w:rsidP="00204AAF">
      <w:pPr>
        <w:rPr>
          <w:rFonts w:eastAsiaTheme="minorEastAsia"/>
          <w:highlight w:val="white"/>
        </w:rPr>
      </w:pPr>
      <m:oMathPara>
        <m:oMath>
          <m:d>
            <m:dPr>
              <m:begChr m:val="|"/>
              <m:endChr m:val="|"/>
              <m:ctrlPr>
                <w:rPr>
                  <w:rFonts w:ascii="Cambria Math" w:eastAsiaTheme="minorEastAsia" w:hAnsi="Cambria Math"/>
                  <w:i/>
                  <w:noProof/>
                </w:rPr>
              </m:ctrlPr>
            </m:dPr>
            <m:e>
              <m:r>
                <w:rPr>
                  <w:rFonts w:ascii="Cambria Math" w:eastAsiaTheme="minorEastAsia" w:hAnsi="Cambria Math"/>
                  <w:noProof/>
                </w:rPr>
                <m:t>x</m:t>
              </m:r>
            </m:e>
          </m:d>
          <m:r>
            <w:rPr>
              <w:rFonts w:ascii="Cambria Math" w:eastAsiaTheme="minorEastAsia" w:hAnsi="Cambria Math"/>
              <w:noProof/>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-x</m:t>
                    </m:r>
                  </m:e>
                  <m:e>
                    <m:r>
                      <w:rPr>
                        <w:rFonts w:ascii="Cambria Math" w:eastAsiaTheme="minorEastAsia" w:hAnsi="Cambria Math"/>
                      </w:rPr>
                      <m:t>if x&lt;0</m:t>
                    </m:r>
                  </m:e>
                </m:mr>
                <m:mr>
                  <m:e>
                    <m:r>
                      <w:rPr>
                        <w:rFonts w:ascii="Cambria Math" w:eastAsiaTheme="minorEastAsia" w:hAnsi="Cambria Math"/>
                      </w:rPr>
                      <m:t>x</m:t>
                    </m:r>
                  </m:e>
                  <m:e>
                    <m:r>
                      <w:rPr>
                        <w:rFonts w:ascii="Cambria Math" w:eastAsiaTheme="minorEastAsia" w:hAnsi="Cambria Math"/>
                      </w:rPr>
                      <m:t>if x≥0</m:t>
                    </m:r>
                  </m:e>
                </m:mr>
              </m:m>
            </m:e>
          </m:d>
        </m:oMath>
      </m:oMathPara>
    </w:p>
    <w:p w14:paraId="621C0EDC" w14:textId="77777777" w:rsidR="001307F7" w:rsidRPr="00903DBA" w:rsidRDefault="001307F7" w:rsidP="001307F7">
      <w:pPr>
        <w:pStyle w:val="Code"/>
        <w:rPr>
          <w:highlight w:val="white"/>
        </w:rPr>
      </w:pPr>
      <w:r w:rsidRPr="00903DBA">
        <w:rPr>
          <w:highlight w:val="white"/>
        </w:rPr>
        <w:t>double fabs(double x) {</w:t>
      </w:r>
    </w:p>
    <w:p w14:paraId="697301AF" w14:textId="77777777" w:rsidR="001307F7" w:rsidRPr="00903DBA" w:rsidRDefault="001307F7" w:rsidP="001307F7">
      <w:pPr>
        <w:pStyle w:val="Code"/>
        <w:rPr>
          <w:highlight w:val="white"/>
        </w:rPr>
      </w:pPr>
      <w:r w:rsidRPr="00903DBA">
        <w:rPr>
          <w:highlight w:val="white"/>
        </w:rPr>
        <w:t xml:space="preserve">  return (x &lt; 0) ? -x : x;</w:t>
      </w:r>
    </w:p>
    <w:p w14:paraId="30F6900D" w14:textId="77777777" w:rsidR="001307F7" w:rsidRPr="00903DBA" w:rsidRDefault="001307F7" w:rsidP="001307F7">
      <w:pPr>
        <w:pStyle w:val="Code"/>
      </w:pPr>
      <w:r w:rsidRPr="00903DBA">
        <w:rPr>
          <w:highlight w:val="white"/>
        </w:rPr>
        <w:t>}</w:t>
      </w:r>
    </w:p>
    <w:p w14:paraId="5BDA7AE4" w14:textId="09A8EF72" w:rsidR="00CE2940" w:rsidRPr="00903DBA" w:rsidRDefault="00CE2940" w:rsidP="001307F7">
      <w:pPr>
        <w:pStyle w:val="Rubrik2"/>
      </w:pPr>
      <w:bookmarkStart w:id="482" w:name="_Hlk55231095"/>
      <w:bookmarkStart w:id="483" w:name="_Toc57656138"/>
      <w:r w:rsidRPr="00903DBA">
        <w:lastRenderedPageBreak/>
        <w:t>Standard Input/Output</w:t>
      </w:r>
      <w:bookmarkEnd w:id="483"/>
    </w:p>
    <w:bookmarkEnd w:id="482"/>
    <w:p w14:paraId="3C220EF3" w14:textId="1124625B" w:rsidR="00F67D04" w:rsidRPr="00903DBA" w:rsidRDefault="008D6750" w:rsidP="00F67D04">
      <w:pPr>
        <w:pStyle w:val="CodeListing"/>
      </w:pPr>
      <w:proofErr w:type="spellStart"/>
      <w:r w:rsidRPr="00903DBA">
        <w:t>s</w:t>
      </w:r>
      <w:r w:rsidR="00F67D04" w:rsidRPr="00903DBA">
        <w:t>td</w:t>
      </w:r>
      <w:r w:rsidRPr="00903DBA">
        <w:t>io</w:t>
      </w:r>
      <w:r w:rsidR="00F67D04" w:rsidRPr="00903DBA">
        <w:t>.h</w:t>
      </w:r>
      <w:proofErr w:type="spellEnd"/>
    </w:p>
    <w:p w14:paraId="19B5B572" w14:textId="77777777" w:rsidR="00A31981" w:rsidRPr="00903DBA" w:rsidRDefault="00A31981" w:rsidP="00A31981">
      <w:pPr>
        <w:pStyle w:val="Code"/>
        <w:rPr>
          <w:highlight w:val="white"/>
        </w:rPr>
      </w:pPr>
      <w:r w:rsidRPr="00903DBA">
        <w:rPr>
          <w:highlight w:val="white"/>
        </w:rPr>
        <w:t>#ifndef __STDIO_H__</w:t>
      </w:r>
    </w:p>
    <w:p w14:paraId="6AFE8EAF" w14:textId="77777777" w:rsidR="00A31981" w:rsidRPr="00903DBA" w:rsidRDefault="00A31981" w:rsidP="00A31981">
      <w:pPr>
        <w:pStyle w:val="Code"/>
        <w:rPr>
          <w:highlight w:val="white"/>
        </w:rPr>
      </w:pPr>
      <w:r w:rsidRPr="00903DBA">
        <w:rPr>
          <w:highlight w:val="white"/>
        </w:rPr>
        <w:t>#define __STDIO_H__</w:t>
      </w:r>
    </w:p>
    <w:p w14:paraId="42B4B939" w14:textId="77777777" w:rsidR="00A31981" w:rsidRPr="00903DBA" w:rsidRDefault="00A31981" w:rsidP="00A31981">
      <w:pPr>
        <w:pStyle w:val="Code"/>
        <w:rPr>
          <w:highlight w:val="white"/>
        </w:rPr>
      </w:pPr>
    </w:p>
    <w:p w14:paraId="2A329E0B" w14:textId="77777777" w:rsidR="00A31981" w:rsidRPr="00903DBA" w:rsidRDefault="00A31981" w:rsidP="00A31981">
      <w:pPr>
        <w:pStyle w:val="Code"/>
        <w:rPr>
          <w:highlight w:val="white"/>
        </w:rPr>
      </w:pPr>
      <w:r w:rsidRPr="00903DBA">
        <w:rPr>
          <w:highlight w:val="white"/>
        </w:rPr>
        <w:t>#include &lt;math.h&gt;</w:t>
      </w:r>
    </w:p>
    <w:p w14:paraId="72E5D9C5" w14:textId="77777777" w:rsidR="00A31981" w:rsidRPr="00903DBA" w:rsidRDefault="00A31981" w:rsidP="00A31981">
      <w:pPr>
        <w:pStyle w:val="Code"/>
        <w:rPr>
          <w:highlight w:val="white"/>
        </w:rPr>
      </w:pPr>
      <w:r w:rsidRPr="00903DBA">
        <w:rPr>
          <w:highlight w:val="white"/>
        </w:rPr>
        <w:t>#include &lt;ctype.h&gt;</w:t>
      </w:r>
    </w:p>
    <w:p w14:paraId="76E0493C" w14:textId="77777777" w:rsidR="00A31981" w:rsidRPr="00903DBA" w:rsidRDefault="00A31981" w:rsidP="00A31981">
      <w:pPr>
        <w:pStyle w:val="Code"/>
        <w:rPr>
          <w:highlight w:val="white"/>
        </w:rPr>
      </w:pPr>
      <w:r w:rsidRPr="00903DBA">
        <w:rPr>
          <w:highlight w:val="white"/>
        </w:rPr>
        <w:t>#include &lt;stdarg.h&gt;</w:t>
      </w:r>
    </w:p>
    <w:p w14:paraId="15666794" w14:textId="77777777" w:rsidR="00A31981" w:rsidRPr="00903DBA" w:rsidRDefault="00A31981" w:rsidP="00A31981">
      <w:pPr>
        <w:pStyle w:val="Code"/>
        <w:rPr>
          <w:highlight w:val="white"/>
        </w:rPr>
      </w:pPr>
      <w:r w:rsidRPr="00903DBA">
        <w:rPr>
          <w:highlight w:val="white"/>
        </w:rPr>
        <w:t>#include &lt;stddef.h&gt;</w:t>
      </w:r>
    </w:p>
    <w:p w14:paraId="14A05815" w14:textId="77777777" w:rsidR="00A31981" w:rsidRPr="00903DBA" w:rsidRDefault="00A31981" w:rsidP="00A31981">
      <w:pPr>
        <w:pStyle w:val="Code"/>
        <w:rPr>
          <w:highlight w:val="white"/>
        </w:rPr>
      </w:pPr>
      <w:r w:rsidRPr="00903DBA">
        <w:rPr>
          <w:highlight w:val="white"/>
        </w:rPr>
        <w:t>#include &lt;file.h&gt;</w:t>
      </w:r>
    </w:p>
    <w:p w14:paraId="665FE3C3" w14:textId="77777777" w:rsidR="00A31981" w:rsidRPr="00903DBA" w:rsidRDefault="00A31981" w:rsidP="00A31981">
      <w:pPr>
        <w:pStyle w:val="Code"/>
        <w:rPr>
          <w:highlight w:val="white"/>
        </w:rPr>
      </w:pPr>
      <w:r w:rsidRPr="00903DBA">
        <w:rPr>
          <w:highlight w:val="white"/>
        </w:rPr>
        <w:t>#include &lt;temp.h&gt;</w:t>
      </w:r>
    </w:p>
    <w:p w14:paraId="07B18A48" w14:textId="77777777" w:rsidR="00A31981" w:rsidRPr="00903DBA" w:rsidRDefault="00A31981" w:rsidP="00A31981">
      <w:pPr>
        <w:pStyle w:val="Code"/>
        <w:rPr>
          <w:highlight w:val="white"/>
        </w:rPr>
      </w:pPr>
      <w:r w:rsidRPr="00903DBA">
        <w:rPr>
          <w:highlight w:val="white"/>
        </w:rPr>
        <w:t>#include &lt;scanf.h&gt;</w:t>
      </w:r>
    </w:p>
    <w:p w14:paraId="4112A8D9" w14:textId="77777777" w:rsidR="00A31981" w:rsidRPr="00903DBA" w:rsidRDefault="00A31981" w:rsidP="00A31981">
      <w:pPr>
        <w:pStyle w:val="Code"/>
        <w:rPr>
          <w:highlight w:val="white"/>
        </w:rPr>
      </w:pPr>
      <w:r w:rsidRPr="00903DBA">
        <w:rPr>
          <w:highlight w:val="white"/>
        </w:rPr>
        <w:t>#include &lt;printf.h&gt;</w:t>
      </w:r>
    </w:p>
    <w:p w14:paraId="03E46B9F" w14:textId="77777777" w:rsidR="00A31981" w:rsidRPr="00903DBA" w:rsidRDefault="00A31981" w:rsidP="00A31981">
      <w:pPr>
        <w:pStyle w:val="Code"/>
        <w:rPr>
          <w:highlight w:val="white"/>
        </w:rPr>
      </w:pPr>
    </w:p>
    <w:p w14:paraId="3BDDF5A1" w14:textId="3415BB58" w:rsidR="00A31981" w:rsidRPr="00903DBA" w:rsidRDefault="00A31981" w:rsidP="00A31981">
      <w:pPr>
        <w:pStyle w:val="Code"/>
        <w:rPr>
          <w:highlight w:val="white"/>
        </w:rPr>
      </w:pPr>
      <w:r w:rsidRPr="00903DBA">
        <w:rPr>
          <w:highlight w:val="white"/>
        </w:rPr>
        <w:t>#endif</w:t>
      </w:r>
    </w:p>
    <w:p w14:paraId="6521407B" w14:textId="3EA255DB" w:rsidR="00265BDF" w:rsidRPr="00903DBA" w:rsidRDefault="004007C3" w:rsidP="00265BDF">
      <w:pPr>
        <w:pStyle w:val="Rubrik3"/>
      </w:pPr>
      <w:bookmarkStart w:id="484" w:name="_Toc57656139"/>
      <w:r w:rsidRPr="00903DBA">
        <w:t>Printing</w:t>
      </w:r>
      <w:bookmarkEnd w:id="484"/>
    </w:p>
    <w:p w14:paraId="07321D9D" w14:textId="007993F5" w:rsidR="00F67D04" w:rsidRPr="00903DBA" w:rsidRDefault="008D6750" w:rsidP="00957919">
      <w:pPr>
        <w:pStyle w:val="CodeListing"/>
      </w:pPr>
      <w:proofErr w:type="spellStart"/>
      <w:r w:rsidRPr="00903DBA">
        <w:t>p</w:t>
      </w:r>
      <w:r w:rsidR="00957919" w:rsidRPr="00903DBA">
        <w:t>rintf.h</w:t>
      </w:r>
      <w:proofErr w:type="spellEnd"/>
    </w:p>
    <w:p w14:paraId="399C01FF" w14:textId="77777777" w:rsidR="00A31981" w:rsidRPr="00903DBA" w:rsidRDefault="00A31981" w:rsidP="00A31981">
      <w:pPr>
        <w:pStyle w:val="Code"/>
        <w:rPr>
          <w:highlight w:val="white"/>
        </w:rPr>
      </w:pPr>
      <w:r w:rsidRPr="00903DBA">
        <w:rPr>
          <w:highlight w:val="white"/>
        </w:rPr>
        <w:t>#ifndef __PRINTF_H__</w:t>
      </w:r>
    </w:p>
    <w:p w14:paraId="31055427" w14:textId="77777777" w:rsidR="00A31981" w:rsidRPr="00903DBA" w:rsidRDefault="00A31981" w:rsidP="00A31981">
      <w:pPr>
        <w:pStyle w:val="Code"/>
        <w:rPr>
          <w:highlight w:val="white"/>
        </w:rPr>
      </w:pPr>
      <w:r w:rsidRPr="00903DBA">
        <w:rPr>
          <w:highlight w:val="white"/>
        </w:rPr>
        <w:t>#define __PRINTF_H__</w:t>
      </w:r>
    </w:p>
    <w:p w14:paraId="347A1EB5" w14:textId="77777777" w:rsidR="00A31981" w:rsidRPr="00903DBA" w:rsidRDefault="00A31981" w:rsidP="00A31981">
      <w:pPr>
        <w:pStyle w:val="Code"/>
        <w:rPr>
          <w:highlight w:val="white"/>
        </w:rPr>
      </w:pPr>
    </w:p>
    <w:p w14:paraId="4BF8C49E" w14:textId="77777777" w:rsidR="00A31981" w:rsidRPr="00903DBA" w:rsidRDefault="00A31981" w:rsidP="00A31981">
      <w:pPr>
        <w:pStyle w:val="Code"/>
        <w:rPr>
          <w:highlight w:val="white"/>
        </w:rPr>
      </w:pPr>
      <w:r w:rsidRPr="00903DBA">
        <w:rPr>
          <w:highlight w:val="white"/>
        </w:rPr>
        <w:t>#define DEVICE 0</w:t>
      </w:r>
    </w:p>
    <w:p w14:paraId="219BCA73" w14:textId="77777777" w:rsidR="00A31981" w:rsidRPr="00903DBA" w:rsidRDefault="00A31981" w:rsidP="00A31981">
      <w:pPr>
        <w:pStyle w:val="Code"/>
        <w:rPr>
          <w:highlight w:val="white"/>
        </w:rPr>
      </w:pPr>
      <w:r w:rsidRPr="00903DBA">
        <w:rPr>
          <w:highlight w:val="white"/>
        </w:rPr>
        <w:t>#define STRING 1</w:t>
      </w:r>
    </w:p>
    <w:p w14:paraId="70B26A94" w14:textId="77777777" w:rsidR="00A31981" w:rsidRPr="00903DBA" w:rsidRDefault="00A31981" w:rsidP="00A31981">
      <w:pPr>
        <w:pStyle w:val="Code"/>
        <w:rPr>
          <w:highlight w:val="white"/>
        </w:rPr>
      </w:pPr>
    </w:p>
    <w:p w14:paraId="07AF9094" w14:textId="77777777" w:rsidR="00A31981" w:rsidRPr="00903DBA" w:rsidRDefault="00A31981" w:rsidP="00A31981">
      <w:pPr>
        <w:pStyle w:val="Code"/>
        <w:rPr>
          <w:highlight w:val="white"/>
        </w:rPr>
      </w:pPr>
      <w:r w:rsidRPr="00903DBA">
        <w:rPr>
          <w:highlight w:val="white"/>
        </w:rPr>
        <w:t>extern int g_outStatus, g_charCount;</w:t>
      </w:r>
    </w:p>
    <w:p w14:paraId="754A24F3" w14:textId="77777777" w:rsidR="00A31981" w:rsidRPr="00903DBA" w:rsidRDefault="00A31981" w:rsidP="00A31981">
      <w:pPr>
        <w:pStyle w:val="Code"/>
        <w:rPr>
          <w:highlight w:val="white"/>
        </w:rPr>
      </w:pPr>
      <w:r w:rsidRPr="00903DBA">
        <w:rPr>
          <w:highlight w:val="white"/>
        </w:rPr>
        <w:t>extern void* g_outDevice;</w:t>
      </w:r>
    </w:p>
    <w:p w14:paraId="38787E68" w14:textId="77777777" w:rsidR="00A31981" w:rsidRPr="00903DBA" w:rsidRDefault="00A31981" w:rsidP="00A31981">
      <w:pPr>
        <w:pStyle w:val="Code"/>
        <w:rPr>
          <w:highlight w:val="white"/>
        </w:rPr>
      </w:pPr>
    </w:p>
    <w:p w14:paraId="019626A4" w14:textId="77777777" w:rsidR="00A31981" w:rsidRPr="00903DBA" w:rsidRDefault="00A31981" w:rsidP="00A31981">
      <w:pPr>
        <w:pStyle w:val="Code"/>
        <w:rPr>
          <w:highlight w:val="white"/>
        </w:rPr>
      </w:pPr>
      <w:r w:rsidRPr="00903DBA">
        <w:rPr>
          <w:highlight w:val="white"/>
        </w:rPr>
        <w:t>int putc(int c, FILE* stream);</w:t>
      </w:r>
    </w:p>
    <w:p w14:paraId="7855004C" w14:textId="77777777" w:rsidR="00A31981" w:rsidRPr="00903DBA" w:rsidRDefault="00A31981" w:rsidP="00A31981">
      <w:pPr>
        <w:pStyle w:val="Code"/>
        <w:rPr>
          <w:highlight w:val="white"/>
        </w:rPr>
      </w:pPr>
      <w:r w:rsidRPr="00903DBA">
        <w:rPr>
          <w:highlight w:val="white"/>
        </w:rPr>
        <w:t>int fputc(int c, FILE* stream);</w:t>
      </w:r>
    </w:p>
    <w:p w14:paraId="6FF94F94" w14:textId="77777777" w:rsidR="00A31981" w:rsidRPr="00903DBA" w:rsidRDefault="00A31981" w:rsidP="00A31981">
      <w:pPr>
        <w:pStyle w:val="Code"/>
        <w:rPr>
          <w:highlight w:val="white"/>
        </w:rPr>
      </w:pPr>
      <w:r w:rsidRPr="00903DBA">
        <w:rPr>
          <w:highlight w:val="white"/>
        </w:rPr>
        <w:t>int putchar(int c);</w:t>
      </w:r>
    </w:p>
    <w:p w14:paraId="4A6EE2C4" w14:textId="77777777" w:rsidR="00A31981" w:rsidRPr="00903DBA" w:rsidRDefault="00A31981" w:rsidP="00A31981">
      <w:pPr>
        <w:pStyle w:val="Code"/>
        <w:rPr>
          <w:highlight w:val="white"/>
        </w:rPr>
      </w:pPr>
    </w:p>
    <w:p w14:paraId="4FD81894" w14:textId="213E47EC" w:rsidR="00A31981" w:rsidRPr="00903DBA" w:rsidRDefault="00A31981" w:rsidP="00A31981">
      <w:pPr>
        <w:pStyle w:val="Code"/>
        <w:rPr>
          <w:highlight w:val="white"/>
        </w:rPr>
      </w:pPr>
      <w:r w:rsidRPr="00903DBA">
        <w:rPr>
          <w:highlight w:val="white"/>
        </w:rPr>
        <w:t>int printf(</w:t>
      </w:r>
      <w:r w:rsidR="000E17D1" w:rsidRPr="00903DBA">
        <w:rPr>
          <w:highlight w:val="white"/>
        </w:rPr>
        <w:t xml:space="preserve">const </w:t>
      </w:r>
      <w:r w:rsidRPr="00903DBA">
        <w:rPr>
          <w:highlight w:val="white"/>
        </w:rPr>
        <w:t>char* format, ...);</w:t>
      </w:r>
    </w:p>
    <w:p w14:paraId="3033D4BC" w14:textId="442D6F86" w:rsidR="00A31981" w:rsidRPr="00903DBA" w:rsidRDefault="00A31981" w:rsidP="00A31981">
      <w:pPr>
        <w:pStyle w:val="Code"/>
        <w:rPr>
          <w:highlight w:val="white"/>
        </w:rPr>
      </w:pPr>
      <w:r w:rsidRPr="00903DBA">
        <w:rPr>
          <w:highlight w:val="white"/>
        </w:rPr>
        <w:t>int vprintf(</w:t>
      </w:r>
      <w:r w:rsidR="00AF786A" w:rsidRPr="00903DBA">
        <w:rPr>
          <w:highlight w:val="white"/>
        </w:rPr>
        <w:t xml:space="preserve">const </w:t>
      </w:r>
      <w:r w:rsidRPr="00903DBA">
        <w:rPr>
          <w:highlight w:val="white"/>
        </w:rPr>
        <w:t>char* format, va_list arg_list);</w:t>
      </w:r>
    </w:p>
    <w:p w14:paraId="4F750A83" w14:textId="708C2C2A" w:rsidR="00A31981" w:rsidRPr="00903DBA" w:rsidRDefault="00A31981" w:rsidP="00A31981">
      <w:pPr>
        <w:pStyle w:val="Code"/>
        <w:rPr>
          <w:highlight w:val="white"/>
        </w:rPr>
      </w:pPr>
      <w:r w:rsidRPr="00903DBA">
        <w:rPr>
          <w:highlight w:val="white"/>
        </w:rPr>
        <w:t xml:space="preserve">int fprintf(FILE* outStream, </w:t>
      </w:r>
      <w:r w:rsidR="000E17D1" w:rsidRPr="00903DBA">
        <w:rPr>
          <w:highlight w:val="white"/>
        </w:rPr>
        <w:t xml:space="preserve">const </w:t>
      </w:r>
      <w:r w:rsidRPr="00903DBA">
        <w:rPr>
          <w:highlight w:val="white"/>
        </w:rPr>
        <w:t>char* format, ...);</w:t>
      </w:r>
    </w:p>
    <w:p w14:paraId="582111BD" w14:textId="1E1C2EA4" w:rsidR="00A31981" w:rsidRPr="00903DBA" w:rsidRDefault="00A31981" w:rsidP="00A31981">
      <w:pPr>
        <w:pStyle w:val="Code"/>
        <w:rPr>
          <w:highlight w:val="white"/>
        </w:rPr>
      </w:pPr>
      <w:r w:rsidRPr="00903DBA">
        <w:rPr>
          <w:highlight w:val="white"/>
        </w:rPr>
        <w:t xml:space="preserve">int vfprintf(FILE* outStream, </w:t>
      </w:r>
      <w:r w:rsidR="00AF786A" w:rsidRPr="00903DBA">
        <w:rPr>
          <w:highlight w:val="white"/>
        </w:rPr>
        <w:t xml:space="preserve">const </w:t>
      </w:r>
      <w:r w:rsidRPr="00903DBA">
        <w:rPr>
          <w:highlight w:val="white"/>
        </w:rPr>
        <w:t>char* format, va_list arg_list);</w:t>
      </w:r>
    </w:p>
    <w:p w14:paraId="07B26AD0" w14:textId="3A35FD94" w:rsidR="00A31981" w:rsidRPr="00903DBA" w:rsidRDefault="00A31981" w:rsidP="00A31981">
      <w:pPr>
        <w:pStyle w:val="Code"/>
        <w:rPr>
          <w:highlight w:val="white"/>
        </w:rPr>
      </w:pPr>
      <w:r w:rsidRPr="00903DBA">
        <w:rPr>
          <w:highlight w:val="white"/>
        </w:rPr>
        <w:t xml:space="preserve">int sprintf(char* outString, </w:t>
      </w:r>
      <w:r w:rsidR="00AF786A" w:rsidRPr="00903DBA">
        <w:rPr>
          <w:highlight w:val="white"/>
        </w:rPr>
        <w:t xml:space="preserve">const </w:t>
      </w:r>
      <w:r w:rsidRPr="00903DBA">
        <w:rPr>
          <w:highlight w:val="white"/>
        </w:rPr>
        <w:t>char* format, ...);</w:t>
      </w:r>
    </w:p>
    <w:p w14:paraId="62B8574C" w14:textId="444DF2DA" w:rsidR="00A31981" w:rsidRPr="00903DBA" w:rsidRDefault="00A31981" w:rsidP="00A31981">
      <w:pPr>
        <w:pStyle w:val="Code"/>
        <w:rPr>
          <w:highlight w:val="white"/>
        </w:rPr>
      </w:pPr>
      <w:r w:rsidRPr="00903DBA">
        <w:rPr>
          <w:highlight w:val="white"/>
        </w:rPr>
        <w:t xml:space="preserve">int vsprintf(char* outString, </w:t>
      </w:r>
      <w:r w:rsidR="00AF786A" w:rsidRPr="00903DBA">
        <w:rPr>
          <w:highlight w:val="white"/>
        </w:rPr>
        <w:t xml:space="preserve">const </w:t>
      </w:r>
      <w:r w:rsidRPr="00903DBA">
        <w:rPr>
          <w:highlight w:val="white"/>
        </w:rPr>
        <w:t>char* format, va_list arg_list);</w:t>
      </w:r>
    </w:p>
    <w:p w14:paraId="54F9DF1E" w14:textId="77777777" w:rsidR="00A31981" w:rsidRPr="00903DBA" w:rsidRDefault="00A31981" w:rsidP="00A31981">
      <w:pPr>
        <w:pStyle w:val="Code"/>
        <w:rPr>
          <w:highlight w:val="white"/>
        </w:rPr>
      </w:pPr>
    </w:p>
    <w:p w14:paraId="10F159F1" w14:textId="77777777" w:rsidR="00A31981" w:rsidRPr="00903DBA" w:rsidRDefault="00A31981" w:rsidP="00A31981">
      <w:pPr>
        <w:pStyle w:val="Code"/>
        <w:rPr>
          <w:highlight w:val="white"/>
        </w:rPr>
      </w:pPr>
      <w:r w:rsidRPr="00903DBA">
        <w:rPr>
          <w:highlight w:val="white"/>
        </w:rPr>
        <w:t>#endif</w:t>
      </w:r>
    </w:p>
    <w:p w14:paraId="7119D829" w14:textId="494213D2" w:rsidR="00BC589D" w:rsidRPr="00903DBA" w:rsidRDefault="008D6750" w:rsidP="00442030">
      <w:pPr>
        <w:pStyle w:val="CodeListing"/>
      </w:pPr>
      <w:proofErr w:type="spellStart"/>
      <w:r w:rsidRPr="00903DBA">
        <w:t>p</w:t>
      </w:r>
      <w:r w:rsidR="006048AF" w:rsidRPr="00903DBA">
        <w:t>rintf.c</w:t>
      </w:r>
      <w:proofErr w:type="spellEnd"/>
    </w:p>
    <w:p w14:paraId="4513B8E6" w14:textId="77777777" w:rsidR="00442030" w:rsidRPr="00903DBA" w:rsidRDefault="00442030" w:rsidP="00442030">
      <w:pPr>
        <w:pStyle w:val="Code"/>
        <w:rPr>
          <w:highlight w:val="white"/>
        </w:rPr>
      </w:pPr>
      <w:r w:rsidRPr="00903DBA">
        <w:rPr>
          <w:highlight w:val="white"/>
        </w:rPr>
        <w:t>#include &lt;math.h&gt;</w:t>
      </w:r>
    </w:p>
    <w:p w14:paraId="20A924C0" w14:textId="77777777" w:rsidR="00442030" w:rsidRPr="00903DBA" w:rsidRDefault="00442030" w:rsidP="00442030">
      <w:pPr>
        <w:pStyle w:val="Code"/>
        <w:rPr>
          <w:highlight w:val="white"/>
        </w:rPr>
      </w:pPr>
      <w:r w:rsidRPr="00903DBA">
        <w:rPr>
          <w:highlight w:val="white"/>
        </w:rPr>
        <w:t>#include &lt;ctype.h&gt;</w:t>
      </w:r>
    </w:p>
    <w:p w14:paraId="13F3A162" w14:textId="77777777" w:rsidR="00442030" w:rsidRPr="00903DBA" w:rsidRDefault="00442030" w:rsidP="00442030">
      <w:pPr>
        <w:pStyle w:val="Code"/>
        <w:rPr>
          <w:highlight w:val="white"/>
        </w:rPr>
      </w:pPr>
      <w:r w:rsidRPr="00903DBA">
        <w:rPr>
          <w:highlight w:val="white"/>
        </w:rPr>
        <w:t>#include &lt;stdio.h&gt;</w:t>
      </w:r>
    </w:p>
    <w:p w14:paraId="0482F8F5" w14:textId="77777777" w:rsidR="00442030" w:rsidRPr="00903DBA" w:rsidRDefault="00442030" w:rsidP="00442030">
      <w:pPr>
        <w:pStyle w:val="Code"/>
        <w:rPr>
          <w:highlight w:val="white"/>
        </w:rPr>
      </w:pPr>
      <w:r w:rsidRPr="00903DBA">
        <w:rPr>
          <w:highlight w:val="white"/>
        </w:rPr>
        <w:t>#include &lt;stddef.h&gt;</w:t>
      </w:r>
    </w:p>
    <w:p w14:paraId="2F958601" w14:textId="77777777" w:rsidR="00442030" w:rsidRPr="00903DBA" w:rsidRDefault="00442030" w:rsidP="00442030">
      <w:pPr>
        <w:pStyle w:val="Code"/>
        <w:rPr>
          <w:highlight w:val="white"/>
        </w:rPr>
      </w:pPr>
      <w:r w:rsidRPr="00903DBA">
        <w:rPr>
          <w:highlight w:val="white"/>
        </w:rPr>
        <w:t>#include &lt;stdarg.h&gt;</w:t>
      </w:r>
    </w:p>
    <w:p w14:paraId="16429448" w14:textId="77777777" w:rsidR="00442030" w:rsidRPr="00903DBA" w:rsidRDefault="00442030" w:rsidP="00442030">
      <w:pPr>
        <w:pStyle w:val="Code"/>
        <w:rPr>
          <w:highlight w:val="white"/>
        </w:rPr>
      </w:pPr>
      <w:r w:rsidRPr="00903DBA">
        <w:rPr>
          <w:highlight w:val="white"/>
        </w:rPr>
        <w:t>#include &lt;stdlib.h&gt;</w:t>
      </w:r>
    </w:p>
    <w:p w14:paraId="133F3F50" w14:textId="77777777" w:rsidR="00442030" w:rsidRPr="00903DBA" w:rsidRDefault="00442030" w:rsidP="00442030">
      <w:pPr>
        <w:pStyle w:val="Code"/>
        <w:rPr>
          <w:highlight w:val="white"/>
        </w:rPr>
      </w:pPr>
      <w:r w:rsidRPr="00903DBA">
        <w:rPr>
          <w:highlight w:val="white"/>
        </w:rPr>
        <w:t>#include &lt;scanf.h&gt;</w:t>
      </w:r>
    </w:p>
    <w:p w14:paraId="7C6C9987" w14:textId="77777777" w:rsidR="00442030" w:rsidRPr="00903DBA" w:rsidRDefault="00442030" w:rsidP="00442030">
      <w:pPr>
        <w:pStyle w:val="Code"/>
        <w:rPr>
          <w:highlight w:val="white"/>
        </w:rPr>
      </w:pPr>
      <w:r w:rsidRPr="00903DBA">
        <w:rPr>
          <w:highlight w:val="white"/>
        </w:rPr>
        <w:t>#include &lt;printf.h&gt;</w:t>
      </w:r>
    </w:p>
    <w:p w14:paraId="6D4ADC75" w14:textId="77777777" w:rsidR="00442030" w:rsidRPr="00903DBA" w:rsidRDefault="00442030" w:rsidP="00442030">
      <w:pPr>
        <w:pStyle w:val="Code"/>
        <w:rPr>
          <w:highlight w:val="white"/>
        </w:rPr>
      </w:pPr>
    </w:p>
    <w:p w14:paraId="6BF85DA0" w14:textId="77777777" w:rsidR="00442030" w:rsidRPr="00903DBA" w:rsidRDefault="00442030" w:rsidP="00442030">
      <w:pPr>
        <w:pStyle w:val="Code"/>
        <w:rPr>
          <w:highlight w:val="white"/>
        </w:rPr>
      </w:pPr>
      <w:r w:rsidRPr="00903DBA">
        <w:rPr>
          <w:highlight w:val="white"/>
        </w:rPr>
        <w:t>#define DEVICE 0</w:t>
      </w:r>
    </w:p>
    <w:p w14:paraId="322CBD56" w14:textId="77777777" w:rsidR="00442030" w:rsidRPr="00903DBA" w:rsidRDefault="00442030" w:rsidP="00442030">
      <w:pPr>
        <w:pStyle w:val="Code"/>
        <w:rPr>
          <w:highlight w:val="white"/>
        </w:rPr>
      </w:pPr>
      <w:r w:rsidRPr="00903DBA">
        <w:rPr>
          <w:highlight w:val="white"/>
        </w:rPr>
        <w:t>#define STRING 1</w:t>
      </w:r>
    </w:p>
    <w:p w14:paraId="7968499B" w14:textId="77777777" w:rsidR="00442030" w:rsidRPr="00903DBA" w:rsidRDefault="00442030" w:rsidP="00442030">
      <w:pPr>
        <w:pStyle w:val="Code"/>
        <w:rPr>
          <w:highlight w:val="white"/>
        </w:rPr>
      </w:pPr>
      <w:r w:rsidRPr="00903DBA">
        <w:rPr>
          <w:highlight w:val="white"/>
        </w:rPr>
        <w:t>#define BLANK  2</w:t>
      </w:r>
    </w:p>
    <w:p w14:paraId="30DCB672" w14:textId="77777777" w:rsidR="00442030" w:rsidRPr="00903DBA" w:rsidRDefault="00442030" w:rsidP="00442030">
      <w:pPr>
        <w:pStyle w:val="Code"/>
        <w:rPr>
          <w:highlight w:val="white"/>
        </w:rPr>
      </w:pPr>
    </w:p>
    <w:p w14:paraId="1E500610" w14:textId="77777777" w:rsidR="00442030" w:rsidRPr="00903DBA" w:rsidRDefault="00442030" w:rsidP="00442030">
      <w:pPr>
        <w:pStyle w:val="Code"/>
        <w:rPr>
          <w:highlight w:val="white"/>
        </w:rPr>
      </w:pPr>
      <w:r w:rsidRPr="00903DBA">
        <w:rPr>
          <w:highlight w:val="white"/>
        </w:rPr>
        <w:lastRenderedPageBreak/>
        <w:t>#define PRINT(x,y) { printf(#x " = &lt;%" #y "&gt;\n", (x)); }</w:t>
      </w:r>
    </w:p>
    <w:p w14:paraId="7F0554B2" w14:textId="77777777" w:rsidR="00442030" w:rsidRPr="00903DBA" w:rsidRDefault="00442030" w:rsidP="00442030">
      <w:pPr>
        <w:pStyle w:val="Code"/>
        <w:rPr>
          <w:highlight w:val="white"/>
        </w:rPr>
      </w:pPr>
    </w:p>
    <w:p w14:paraId="0A8F3C69" w14:textId="77777777" w:rsidR="00442030" w:rsidRPr="00903DBA" w:rsidRDefault="00442030" w:rsidP="00442030">
      <w:pPr>
        <w:pStyle w:val="Code"/>
        <w:rPr>
          <w:highlight w:val="white"/>
        </w:rPr>
      </w:pPr>
      <w:r w:rsidRPr="00903DBA">
        <w:rPr>
          <w:highlight w:val="white"/>
        </w:rPr>
        <w:t>int g_outStatus, g_outChars;</w:t>
      </w:r>
    </w:p>
    <w:p w14:paraId="340D327B" w14:textId="77777777" w:rsidR="00442030" w:rsidRPr="00903DBA" w:rsidRDefault="00442030" w:rsidP="00442030">
      <w:pPr>
        <w:pStyle w:val="Code"/>
        <w:rPr>
          <w:highlight w:val="white"/>
        </w:rPr>
      </w:pPr>
      <w:r w:rsidRPr="00903DBA">
        <w:rPr>
          <w:highlight w:val="white"/>
        </w:rPr>
        <w:t>void* g_outDevice;</w:t>
      </w:r>
    </w:p>
    <w:p w14:paraId="79566435" w14:textId="77777777" w:rsidR="00442030" w:rsidRPr="00903DBA" w:rsidRDefault="00442030" w:rsidP="00442030">
      <w:pPr>
        <w:pStyle w:val="Code"/>
        <w:rPr>
          <w:highlight w:val="white"/>
        </w:rPr>
      </w:pPr>
    </w:p>
    <w:p w14:paraId="024F490F" w14:textId="77777777" w:rsidR="00442030" w:rsidRPr="00903DBA" w:rsidRDefault="00442030" w:rsidP="00442030">
      <w:pPr>
        <w:pStyle w:val="Code"/>
        <w:rPr>
          <w:highlight w:val="white"/>
        </w:rPr>
      </w:pPr>
      <w:r w:rsidRPr="00903DBA">
        <w:rPr>
          <w:highlight w:val="white"/>
        </w:rPr>
        <w:t>#define DEFAULT_PRECISION 6</w:t>
      </w:r>
    </w:p>
    <w:p w14:paraId="36B2650B" w14:textId="77777777" w:rsidR="00442030" w:rsidRPr="00903DBA" w:rsidRDefault="00442030" w:rsidP="00442030">
      <w:pPr>
        <w:pStyle w:val="Code"/>
        <w:rPr>
          <w:highlight w:val="white"/>
        </w:rPr>
      </w:pPr>
    </w:p>
    <w:p w14:paraId="74DB315C" w14:textId="77777777" w:rsidR="00442030" w:rsidRPr="00903DBA" w:rsidRDefault="00442030" w:rsidP="00442030">
      <w:pPr>
        <w:pStyle w:val="Code"/>
        <w:rPr>
          <w:highlight w:val="white"/>
        </w:rPr>
      </w:pPr>
      <w:r w:rsidRPr="00903DBA">
        <w:rPr>
          <w:highlight w:val="white"/>
        </w:rPr>
        <w:t>int putc(int i, FILE* stream) {</w:t>
      </w:r>
    </w:p>
    <w:p w14:paraId="18018984" w14:textId="77777777" w:rsidR="00442030" w:rsidRPr="00903DBA" w:rsidRDefault="00442030" w:rsidP="00442030">
      <w:pPr>
        <w:pStyle w:val="Code"/>
        <w:rPr>
          <w:highlight w:val="white"/>
        </w:rPr>
      </w:pPr>
      <w:r w:rsidRPr="00903DBA">
        <w:rPr>
          <w:highlight w:val="white"/>
        </w:rPr>
        <w:t xml:space="preserve">  g_outStatus = DEVICE;</w:t>
      </w:r>
    </w:p>
    <w:p w14:paraId="0E05406F" w14:textId="77777777" w:rsidR="00442030" w:rsidRPr="00903DBA" w:rsidRDefault="00442030" w:rsidP="00442030">
      <w:pPr>
        <w:pStyle w:val="Code"/>
        <w:rPr>
          <w:highlight w:val="white"/>
        </w:rPr>
      </w:pPr>
      <w:r w:rsidRPr="00903DBA">
        <w:rPr>
          <w:highlight w:val="white"/>
        </w:rPr>
        <w:t xml:space="preserve">  g_outDevice = (void*) stream;</w:t>
      </w:r>
    </w:p>
    <w:p w14:paraId="7A858DA1" w14:textId="77777777" w:rsidR="00442030" w:rsidRPr="00903DBA" w:rsidRDefault="00442030" w:rsidP="00442030">
      <w:pPr>
        <w:pStyle w:val="Code"/>
        <w:rPr>
          <w:highlight w:val="white"/>
        </w:rPr>
      </w:pPr>
      <w:r w:rsidRPr="00903DBA">
        <w:rPr>
          <w:highlight w:val="white"/>
        </w:rPr>
        <w:t xml:space="preserve">  printChar((char) i);</w:t>
      </w:r>
    </w:p>
    <w:p w14:paraId="7097593D" w14:textId="77777777" w:rsidR="00442030" w:rsidRPr="00903DBA" w:rsidRDefault="00442030" w:rsidP="00442030">
      <w:pPr>
        <w:pStyle w:val="Code"/>
        <w:rPr>
          <w:highlight w:val="white"/>
        </w:rPr>
      </w:pPr>
      <w:r w:rsidRPr="00903DBA">
        <w:rPr>
          <w:highlight w:val="white"/>
        </w:rPr>
        <w:t xml:space="preserve">  return 1;</w:t>
      </w:r>
    </w:p>
    <w:p w14:paraId="79476DD2" w14:textId="77777777" w:rsidR="00442030" w:rsidRPr="00903DBA" w:rsidRDefault="00442030" w:rsidP="00442030">
      <w:pPr>
        <w:pStyle w:val="Code"/>
        <w:rPr>
          <w:highlight w:val="white"/>
        </w:rPr>
      </w:pPr>
      <w:r w:rsidRPr="00903DBA">
        <w:rPr>
          <w:highlight w:val="white"/>
        </w:rPr>
        <w:t>}</w:t>
      </w:r>
    </w:p>
    <w:p w14:paraId="444D0A73" w14:textId="77777777" w:rsidR="00442030" w:rsidRPr="00903DBA" w:rsidRDefault="00442030" w:rsidP="00442030">
      <w:pPr>
        <w:pStyle w:val="Code"/>
        <w:rPr>
          <w:highlight w:val="white"/>
        </w:rPr>
      </w:pPr>
      <w:r w:rsidRPr="00903DBA">
        <w:rPr>
          <w:highlight w:val="white"/>
        </w:rPr>
        <w:t xml:space="preserve">  </w:t>
      </w:r>
    </w:p>
    <w:p w14:paraId="5A96ACAD" w14:textId="77777777" w:rsidR="00442030" w:rsidRPr="00903DBA" w:rsidRDefault="00442030" w:rsidP="00442030">
      <w:pPr>
        <w:pStyle w:val="Code"/>
        <w:rPr>
          <w:highlight w:val="white"/>
        </w:rPr>
      </w:pPr>
      <w:r w:rsidRPr="00903DBA">
        <w:rPr>
          <w:highlight w:val="white"/>
        </w:rPr>
        <w:t>int fputc(int i, FILE* stream) {</w:t>
      </w:r>
    </w:p>
    <w:p w14:paraId="616B4CF3" w14:textId="77777777" w:rsidR="00442030" w:rsidRPr="00903DBA" w:rsidRDefault="00442030" w:rsidP="00442030">
      <w:pPr>
        <w:pStyle w:val="Code"/>
        <w:rPr>
          <w:highlight w:val="white"/>
        </w:rPr>
      </w:pPr>
      <w:r w:rsidRPr="00903DBA">
        <w:rPr>
          <w:highlight w:val="white"/>
        </w:rPr>
        <w:t xml:space="preserve">  g_outStatus = DEVICE;</w:t>
      </w:r>
    </w:p>
    <w:p w14:paraId="6C73F9E4" w14:textId="77777777" w:rsidR="00442030" w:rsidRPr="00903DBA" w:rsidRDefault="00442030" w:rsidP="00442030">
      <w:pPr>
        <w:pStyle w:val="Code"/>
        <w:rPr>
          <w:highlight w:val="white"/>
        </w:rPr>
      </w:pPr>
      <w:r w:rsidRPr="00903DBA">
        <w:rPr>
          <w:highlight w:val="white"/>
        </w:rPr>
        <w:t xml:space="preserve">  g_outDevice = (void*) stream;</w:t>
      </w:r>
    </w:p>
    <w:p w14:paraId="38468415" w14:textId="77777777" w:rsidR="00442030" w:rsidRPr="00903DBA" w:rsidRDefault="00442030" w:rsidP="00442030">
      <w:pPr>
        <w:pStyle w:val="Code"/>
        <w:rPr>
          <w:highlight w:val="white"/>
        </w:rPr>
      </w:pPr>
      <w:r w:rsidRPr="00903DBA">
        <w:rPr>
          <w:highlight w:val="white"/>
        </w:rPr>
        <w:t xml:space="preserve">  printChar((char) i);</w:t>
      </w:r>
    </w:p>
    <w:p w14:paraId="0445F4F8" w14:textId="77777777" w:rsidR="00442030" w:rsidRPr="00903DBA" w:rsidRDefault="00442030" w:rsidP="00442030">
      <w:pPr>
        <w:pStyle w:val="Code"/>
        <w:rPr>
          <w:highlight w:val="white"/>
        </w:rPr>
      </w:pPr>
      <w:r w:rsidRPr="00903DBA">
        <w:rPr>
          <w:highlight w:val="white"/>
        </w:rPr>
        <w:t xml:space="preserve">  return 1;</w:t>
      </w:r>
    </w:p>
    <w:p w14:paraId="0AD391AF" w14:textId="77777777" w:rsidR="00442030" w:rsidRPr="00903DBA" w:rsidRDefault="00442030" w:rsidP="00442030">
      <w:pPr>
        <w:pStyle w:val="Code"/>
        <w:rPr>
          <w:highlight w:val="white"/>
        </w:rPr>
      </w:pPr>
      <w:r w:rsidRPr="00903DBA">
        <w:rPr>
          <w:highlight w:val="white"/>
        </w:rPr>
        <w:t>}</w:t>
      </w:r>
    </w:p>
    <w:p w14:paraId="718893E7" w14:textId="77777777" w:rsidR="00442030" w:rsidRPr="00903DBA" w:rsidRDefault="00442030" w:rsidP="00442030">
      <w:pPr>
        <w:pStyle w:val="Code"/>
        <w:rPr>
          <w:highlight w:val="white"/>
        </w:rPr>
      </w:pPr>
    </w:p>
    <w:p w14:paraId="1F9F0100" w14:textId="77777777" w:rsidR="00442030" w:rsidRPr="00903DBA" w:rsidRDefault="00442030" w:rsidP="00442030">
      <w:pPr>
        <w:pStyle w:val="Code"/>
        <w:rPr>
          <w:highlight w:val="white"/>
        </w:rPr>
      </w:pPr>
      <w:r w:rsidRPr="00903DBA">
        <w:rPr>
          <w:highlight w:val="white"/>
        </w:rPr>
        <w:t>int putchar(int i) {</w:t>
      </w:r>
    </w:p>
    <w:p w14:paraId="31F62F0C" w14:textId="77777777" w:rsidR="00442030" w:rsidRPr="00903DBA" w:rsidRDefault="00442030" w:rsidP="00442030">
      <w:pPr>
        <w:pStyle w:val="Code"/>
        <w:rPr>
          <w:highlight w:val="white"/>
        </w:rPr>
      </w:pPr>
      <w:r w:rsidRPr="00903DBA">
        <w:rPr>
          <w:highlight w:val="white"/>
        </w:rPr>
        <w:t xml:space="preserve">  g_outStatus = DEVICE;</w:t>
      </w:r>
    </w:p>
    <w:p w14:paraId="4C77B53A" w14:textId="77777777" w:rsidR="00442030" w:rsidRPr="00903DBA" w:rsidRDefault="00442030" w:rsidP="00442030">
      <w:pPr>
        <w:pStyle w:val="Code"/>
        <w:rPr>
          <w:highlight w:val="white"/>
        </w:rPr>
      </w:pPr>
      <w:r w:rsidRPr="00903DBA">
        <w:rPr>
          <w:highlight w:val="white"/>
        </w:rPr>
        <w:t xml:space="preserve">  g_outDevice = (void*) stdout;</w:t>
      </w:r>
    </w:p>
    <w:p w14:paraId="2770520E" w14:textId="77777777" w:rsidR="00442030" w:rsidRPr="00903DBA" w:rsidRDefault="00442030" w:rsidP="00442030">
      <w:pPr>
        <w:pStyle w:val="Code"/>
        <w:rPr>
          <w:highlight w:val="white"/>
        </w:rPr>
      </w:pPr>
      <w:r w:rsidRPr="00903DBA">
        <w:rPr>
          <w:highlight w:val="white"/>
        </w:rPr>
        <w:t xml:space="preserve">  printChar((char) i);</w:t>
      </w:r>
    </w:p>
    <w:p w14:paraId="1B08B0B7" w14:textId="77777777" w:rsidR="00442030" w:rsidRPr="00903DBA" w:rsidRDefault="00442030" w:rsidP="00442030">
      <w:pPr>
        <w:pStyle w:val="Code"/>
        <w:rPr>
          <w:highlight w:val="white"/>
        </w:rPr>
      </w:pPr>
      <w:r w:rsidRPr="00903DBA">
        <w:rPr>
          <w:highlight w:val="white"/>
        </w:rPr>
        <w:t xml:space="preserve">  return 1;</w:t>
      </w:r>
    </w:p>
    <w:p w14:paraId="377016DA" w14:textId="77777777" w:rsidR="00442030" w:rsidRPr="00903DBA" w:rsidRDefault="00442030" w:rsidP="00442030">
      <w:pPr>
        <w:pStyle w:val="Code"/>
        <w:rPr>
          <w:highlight w:val="white"/>
        </w:rPr>
      </w:pPr>
      <w:r w:rsidRPr="00903DBA">
        <w:rPr>
          <w:highlight w:val="white"/>
        </w:rPr>
        <w:t>}</w:t>
      </w:r>
    </w:p>
    <w:p w14:paraId="62296FC7" w14:textId="77777777" w:rsidR="00442030" w:rsidRPr="00903DBA" w:rsidRDefault="00442030" w:rsidP="00442030">
      <w:pPr>
        <w:pStyle w:val="Code"/>
        <w:rPr>
          <w:highlight w:val="white"/>
        </w:rPr>
      </w:pPr>
    </w:p>
    <w:p w14:paraId="6AB2032D" w14:textId="77777777" w:rsidR="00442030" w:rsidRPr="00903DBA" w:rsidRDefault="00442030" w:rsidP="00442030">
      <w:pPr>
        <w:pStyle w:val="Code"/>
        <w:rPr>
          <w:highlight w:val="white"/>
        </w:rPr>
      </w:pPr>
      <w:r w:rsidRPr="00903DBA">
        <w:rPr>
          <w:highlight w:val="white"/>
        </w:rPr>
        <w:t>void printChar(char c) {</w:t>
      </w:r>
    </w:p>
    <w:p w14:paraId="4A30C60A" w14:textId="77777777" w:rsidR="00442030" w:rsidRPr="00903DBA" w:rsidRDefault="00442030" w:rsidP="00442030">
      <w:pPr>
        <w:pStyle w:val="Code"/>
        <w:rPr>
          <w:highlight w:val="white"/>
        </w:rPr>
      </w:pPr>
      <w:r w:rsidRPr="00903DBA">
        <w:rPr>
          <w:highlight w:val="white"/>
        </w:rPr>
        <w:t xml:space="preserve">  int handle;</w:t>
      </w:r>
    </w:p>
    <w:p w14:paraId="4C2A4EAA" w14:textId="77777777" w:rsidR="00442030" w:rsidRPr="00903DBA" w:rsidRDefault="00442030" w:rsidP="00442030">
      <w:pPr>
        <w:pStyle w:val="Code"/>
        <w:rPr>
          <w:highlight w:val="white"/>
        </w:rPr>
      </w:pPr>
      <w:r w:rsidRPr="00903DBA">
        <w:rPr>
          <w:highlight w:val="white"/>
        </w:rPr>
        <w:t xml:space="preserve">  char* outString;</w:t>
      </w:r>
    </w:p>
    <w:p w14:paraId="0E18B238" w14:textId="77777777" w:rsidR="00442030" w:rsidRPr="00903DBA" w:rsidRDefault="00442030" w:rsidP="00442030">
      <w:pPr>
        <w:pStyle w:val="Code"/>
        <w:rPr>
          <w:highlight w:val="white"/>
        </w:rPr>
      </w:pPr>
    </w:p>
    <w:p w14:paraId="6479B561" w14:textId="77777777" w:rsidR="00442030" w:rsidRPr="00903DBA" w:rsidRDefault="00442030" w:rsidP="00442030">
      <w:pPr>
        <w:pStyle w:val="Code"/>
        <w:rPr>
          <w:highlight w:val="white"/>
        </w:rPr>
      </w:pPr>
      <w:r w:rsidRPr="00903DBA">
        <w:rPr>
          <w:highlight w:val="white"/>
        </w:rPr>
        <w:t xml:space="preserve">  switch (g_outStatus) {</w:t>
      </w:r>
    </w:p>
    <w:p w14:paraId="2C303C6E" w14:textId="77777777" w:rsidR="00442030" w:rsidRPr="00903DBA" w:rsidRDefault="00442030" w:rsidP="00442030">
      <w:pPr>
        <w:pStyle w:val="Code"/>
        <w:rPr>
          <w:highlight w:val="white"/>
        </w:rPr>
      </w:pPr>
      <w:r w:rsidRPr="00903DBA">
        <w:rPr>
          <w:highlight w:val="white"/>
        </w:rPr>
        <w:t xml:space="preserve">    case DEVICE: {</w:t>
      </w:r>
    </w:p>
    <w:p w14:paraId="518B1AE8" w14:textId="77777777" w:rsidR="00442030" w:rsidRPr="00903DBA" w:rsidRDefault="00442030" w:rsidP="00442030">
      <w:pPr>
        <w:pStyle w:val="Code"/>
        <w:rPr>
          <w:highlight w:val="white"/>
        </w:rPr>
      </w:pPr>
      <w:r w:rsidRPr="00903DBA">
        <w:rPr>
          <w:highlight w:val="white"/>
        </w:rPr>
        <w:t xml:space="preserve">        FILE* stream = (FILE*) g_outDevice;</w:t>
      </w:r>
    </w:p>
    <w:p w14:paraId="6094130A" w14:textId="77777777" w:rsidR="00442030" w:rsidRPr="00903DBA" w:rsidRDefault="00442030" w:rsidP="00442030">
      <w:pPr>
        <w:pStyle w:val="Code"/>
        <w:rPr>
          <w:highlight w:val="white"/>
        </w:rPr>
      </w:pPr>
    </w:p>
    <w:p w14:paraId="2BAB61E4" w14:textId="77777777" w:rsidR="00442030" w:rsidRPr="00903DBA" w:rsidRDefault="00442030" w:rsidP="00442030">
      <w:pPr>
        <w:pStyle w:val="Code"/>
        <w:rPr>
          <w:highlight w:val="white"/>
        </w:rPr>
      </w:pPr>
      <w:r w:rsidRPr="00903DBA">
        <w:rPr>
          <w:highlight w:val="white"/>
        </w:rPr>
        <w:t>#ifdef __WINDOWS__</w:t>
      </w:r>
    </w:p>
    <w:p w14:paraId="68D739F3" w14:textId="6D99D858" w:rsidR="00442030" w:rsidRPr="00903DBA" w:rsidRDefault="00442030" w:rsidP="00442030">
      <w:pPr>
        <w:pStyle w:val="Code"/>
        <w:rPr>
          <w:highlight w:val="white"/>
        </w:rPr>
      </w:pPr>
      <w:r w:rsidRPr="00903DBA">
        <w:rPr>
          <w:highlight w:val="white"/>
        </w:rPr>
        <w:t xml:space="preserve">        register_ah = 0x40;</w:t>
      </w:r>
    </w:p>
    <w:p w14:paraId="23D6FC1E" w14:textId="77777777" w:rsidR="00442030" w:rsidRPr="00903DBA" w:rsidRDefault="00442030" w:rsidP="00442030">
      <w:pPr>
        <w:pStyle w:val="Code"/>
        <w:rPr>
          <w:highlight w:val="white"/>
        </w:rPr>
      </w:pPr>
      <w:r w:rsidRPr="00903DBA">
        <w:rPr>
          <w:highlight w:val="white"/>
        </w:rPr>
        <w:t xml:space="preserve">        register_bx = stream-&gt;handle;</w:t>
      </w:r>
    </w:p>
    <w:p w14:paraId="0992C067" w14:textId="77777777" w:rsidR="00442030" w:rsidRPr="00903DBA" w:rsidRDefault="00442030" w:rsidP="00442030">
      <w:pPr>
        <w:pStyle w:val="Code"/>
        <w:rPr>
          <w:highlight w:val="white"/>
        </w:rPr>
      </w:pPr>
      <w:r w:rsidRPr="00903DBA">
        <w:rPr>
          <w:highlight w:val="white"/>
        </w:rPr>
        <w:t xml:space="preserve">        register_cx = 1;</w:t>
      </w:r>
    </w:p>
    <w:p w14:paraId="5DEBD70E" w14:textId="77777777" w:rsidR="00442030" w:rsidRPr="00903DBA" w:rsidRDefault="00442030" w:rsidP="00442030">
      <w:pPr>
        <w:pStyle w:val="Code"/>
        <w:rPr>
          <w:highlight w:val="white"/>
        </w:rPr>
      </w:pPr>
      <w:r w:rsidRPr="00903DBA">
        <w:rPr>
          <w:highlight w:val="white"/>
        </w:rPr>
        <w:t xml:space="preserve">        register_dx = &amp;c;</w:t>
      </w:r>
    </w:p>
    <w:p w14:paraId="3BA6114C" w14:textId="77777777" w:rsidR="00442030" w:rsidRPr="00903DBA" w:rsidRDefault="00442030" w:rsidP="00442030">
      <w:pPr>
        <w:pStyle w:val="Code"/>
        <w:rPr>
          <w:highlight w:val="white"/>
        </w:rPr>
      </w:pPr>
      <w:r w:rsidRPr="00903DBA">
        <w:rPr>
          <w:highlight w:val="white"/>
        </w:rPr>
        <w:t xml:space="preserve">        interrupt(0x21s);</w:t>
      </w:r>
    </w:p>
    <w:p w14:paraId="6CF268F3" w14:textId="77777777" w:rsidR="00442030" w:rsidRPr="00903DBA" w:rsidRDefault="00442030" w:rsidP="00442030">
      <w:pPr>
        <w:pStyle w:val="Code"/>
        <w:rPr>
          <w:highlight w:val="white"/>
        </w:rPr>
      </w:pPr>
      <w:r w:rsidRPr="00903DBA">
        <w:rPr>
          <w:highlight w:val="white"/>
        </w:rPr>
        <w:t>#endif</w:t>
      </w:r>
    </w:p>
    <w:p w14:paraId="2AB1120A" w14:textId="77777777" w:rsidR="00442030" w:rsidRPr="00903DBA" w:rsidRDefault="00442030" w:rsidP="00442030">
      <w:pPr>
        <w:pStyle w:val="Code"/>
        <w:rPr>
          <w:highlight w:val="white"/>
        </w:rPr>
      </w:pPr>
    </w:p>
    <w:p w14:paraId="660DC280" w14:textId="77777777" w:rsidR="00442030" w:rsidRPr="00903DBA" w:rsidRDefault="00442030" w:rsidP="00442030">
      <w:pPr>
        <w:pStyle w:val="Code"/>
        <w:rPr>
          <w:highlight w:val="white"/>
        </w:rPr>
      </w:pPr>
      <w:r w:rsidRPr="00903DBA">
        <w:rPr>
          <w:highlight w:val="white"/>
        </w:rPr>
        <w:t>#ifdef __LINUX__</w:t>
      </w:r>
    </w:p>
    <w:p w14:paraId="38EBA388" w14:textId="0296C896" w:rsidR="00442030" w:rsidRPr="00903DBA" w:rsidRDefault="00442030" w:rsidP="00442030">
      <w:pPr>
        <w:pStyle w:val="Code"/>
        <w:rPr>
          <w:highlight w:val="white"/>
        </w:rPr>
      </w:pPr>
      <w:r w:rsidRPr="00903DBA">
        <w:rPr>
          <w:highlight w:val="white"/>
        </w:rPr>
        <w:t xml:space="preserve">        register_rax = 0x01;</w:t>
      </w:r>
    </w:p>
    <w:p w14:paraId="42ED7BFC" w14:textId="77777777" w:rsidR="00442030" w:rsidRPr="00903DBA" w:rsidRDefault="00442030" w:rsidP="00442030">
      <w:pPr>
        <w:pStyle w:val="Code"/>
        <w:rPr>
          <w:highlight w:val="white"/>
        </w:rPr>
      </w:pPr>
      <w:r w:rsidRPr="00903DBA">
        <w:rPr>
          <w:highlight w:val="white"/>
        </w:rPr>
        <w:t xml:space="preserve">        register_rdi = (unsigned long) stream-&gt;handle;</w:t>
      </w:r>
    </w:p>
    <w:p w14:paraId="2BBA5BBF" w14:textId="77777777" w:rsidR="00442030" w:rsidRPr="00903DBA" w:rsidRDefault="00442030" w:rsidP="00442030">
      <w:pPr>
        <w:pStyle w:val="Code"/>
        <w:rPr>
          <w:highlight w:val="white"/>
        </w:rPr>
      </w:pPr>
      <w:r w:rsidRPr="00903DBA">
        <w:rPr>
          <w:highlight w:val="white"/>
        </w:rPr>
        <w:t xml:space="preserve">        register_rsi = (unsigned long) &amp;c;</w:t>
      </w:r>
    </w:p>
    <w:p w14:paraId="275E8920" w14:textId="77777777" w:rsidR="00442030" w:rsidRPr="00903DBA" w:rsidRDefault="00442030" w:rsidP="00442030">
      <w:pPr>
        <w:pStyle w:val="Code"/>
        <w:rPr>
          <w:highlight w:val="white"/>
        </w:rPr>
      </w:pPr>
      <w:r w:rsidRPr="00903DBA">
        <w:rPr>
          <w:highlight w:val="white"/>
        </w:rPr>
        <w:t xml:space="preserve">        register_rdx = 1L;</w:t>
      </w:r>
    </w:p>
    <w:p w14:paraId="70BF6930" w14:textId="77777777" w:rsidR="00442030" w:rsidRPr="00903DBA" w:rsidRDefault="00442030" w:rsidP="00442030">
      <w:pPr>
        <w:pStyle w:val="Code"/>
        <w:rPr>
          <w:highlight w:val="white"/>
        </w:rPr>
      </w:pPr>
      <w:r w:rsidRPr="00903DBA">
        <w:rPr>
          <w:highlight w:val="white"/>
        </w:rPr>
        <w:t xml:space="preserve">        syscall();</w:t>
      </w:r>
    </w:p>
    <w:p w14:paraId="7A334B19" w14:textId="77777777" w:rsidR="00442030" w:rsidRPr="00903DBA" w:rsidRDefault="00442030" w:rsidP="00442030">
      <w:pPr>
        <w:pStyle w:val="Code"/>
        <w:rPr>
          <w:highlight w:val="white"/>
        </w:rPr>
      </w:pPr>
      <w:r w:rsidRPr="00903DBA">
        <w:rPr>
          <w:highlight w:val="white"/>
        </w:rPr>
        <w:t>#endif</w:t>
      </w:r>
    </w:p>
    <w:p w14:paraId="1CD4F73E" w14:textId="77777777" w:rsidR="00442030" w:rsidRPr="00903DBA" w:rsidRDefault="00442030" w:rsidP="00442030">
      <w:pPr>
        <w:pStyle w:val="Code"/>
        <w:rPr>
          <w:highlight w:val="white"/>
        </w:rPr>
      </w:pPr>
      <w:r w:rsidRPr="00903DBA">
        <w:rPr>
          <w:highlight w:val="white"/>
        </w:rPr>
        <w:t xml:space="preserve">        ++g_outChars;</w:t>
      </w:r>
    </w:p>
    <w:p w14:paraId="311DD46D" w14:textId="77777777" w:rsidR="00442030" w:rsidRPr="00903DBA" w:rsidRDefault="00442030" w:rsidP="00442030">
      <w:pPr>
        <w:pStyle w:val="Code"/>
        <w:rPr>
          <w:highlight w:val="white"/>
        </w:rPr>
      </w:pPr>
      <w:r w:rsidRPr="00903DBA">
        <w:rPr>
          <w:highlight w:val="white"/>
        </w:rPr>
        <w:t xml:space="preserve">        break;</w:t>
      </w:r>
    </w:p>
    <w:p w14:paraId="606B1756" w14:textId="77777777" w:rsidR="00442030" w:rsidRPr="00903DBA" w:rsidRDefault="00442030" w:rsidP="00442030">
      <w:pPr>
        <w:pStyle w:val="Code"/>
        <w:rPr>
          <w:highlight w:val="white"/>
        </w:rPr>
      </w:pPr>
      <w:r w:rsidRPr="00903DBA">
        <w:rPr>
          <w:highlight w:val="white"/>
        </w:rPr>
        <w:t xml:space="preserve">      }</w:t>
      </w:r>
    </w:p>
    <w:p w14:paraId="076B31DC" w14:textId="77777777" w:rsidR="00442030" w:rsidRPr="00903DBA" w:rsidRDefault="00442030" w:rsidP="00442030">
      <w:pPr>
        <w:pStyle w:val="Code"/>
        <w:rPr>
          <w:highlight w:val="white"/>
        </w:rPr>
      </w:pPr>
    </w:p>
    <w:p w14:paraId="366482D0" w14:textId="77777777" w:rsidR="00442030" w:rsidRPr="00903DBA" w:rsidRDefault="00442030" w:rsidP="00442030">
      <w:pPr>
        <w:pStyle w:val="Code"/>
        <w:rPr>
          <w:highlight w:val="white"/>
        </w:rPr>
      </w:pPr>
      <w:r w:rsidRPr="00903DBA">
        <w:rPr>
          <w:highlight w:val="white"/>
        </w:rPr>
        <w:t xml:space="preserve">    case STRING: {</w:t>
      </w:r>
    </w:p>
    <w:p w14:paraId="48FB40C0" w14:textId="77777777" w:rsidR="00442030" w:rsidRPr="00903DBA" w:rsidRDefault="00442030" w:rsidP="00442030">
      <w:pPr>
        <w:pStyle w:val="Code"/>
        <w:rPr>
          <w:highlight w:val="white"/>
        </w:rPr>
      </w:pPr>
      <w:r w:rsidRPr="00903DBA">
        <w:rPr>
          <w:highlight w:val="white"/>
        </w:rPr>
        <w:t xml:space="preserve">        outString = (char*) g_outDevice;</w:t>
      </w:r>
    </w:p>
    <w:p w14:paraId="69EFE1C2" w14:textId="77777777" w:rsidR="00442030" w:rsidRPr="00903DBA" w:rsidRDefault="00442030" w:rsidP="00442030">
      <w:pPr>
        <w:pStyle w:val="Code"/>
        <w:rPr>
          <w:highlight w:val="white"/>
        </w:rPr>
      </w:pPr>
      <w:r w:rsidRPr="00903DBA">
        <w:rPr>
          <w:highlight w:val="white"/>
        </w:rPr>
        <w:lastRenderedPageBreak/>
        <w:t xml:space="preserve">        outString[g_outChars++] = c;</w:t>
      </w:r>
    </w:p>
    <w:p w14:paraId="32B4D1C7" w14:textId="77777777" w:rsidR="00442030" w:rsidRPr="00903DBA" w:rsidRDefault="00442030" w:rsidP="00442030">
      <w:pPr>
        <w:pStyle w:val="Code"/>
        <w:rPr>
          <w:highlight w:val="white"/>
        </w:rPr>
      </w:pPr>
      <w:r w:rsidRPr="00903DBA">
        <w:rPr>
          <w:highlight w:val="white"/>
        </w:rPr>
        <w:t xml:space="preserve">      }</w:t>
      </w:r>
    </w:p>
    <w:p w14:paraId="5DE09443" w14:textId="77777777" w:rsidR="00442030" w:rsidRPr="00903DBA" w:rsidRDefault="00442030" w:rsidP="00442030">
      <w:pPr>
        <w:pStyle w:val="Code"/>
        <w:rPr>
          <w:highlight w:val="white"/>
        </w:rPr>
      </w:pPr>
      <w:r w:rsidRPr="00903DBA">
        <w:rPr>
          <w:highlight w:val="white"/>
        </w:rPr>
        <w:t xml:space="preserve">      break;</w:t>
      </w:r>
    </w:p>
    <w:p w14:paraId="0BA4A76F" w14:textId="77777777" w:rsidR="00442030" w:rsidRPr="00903DBA" w:rsidRDefault="00442030" w:rsidP="00442030">
      <w:pPr>
        <w:pStyle w:val="Code"/>
        <w:rPr>
          <w:highlight w:val="white"/>
        </w:rPr>
      </w:pPr>
    </w:p>
    <w:p w14:paraId="46B7FFAD" w14:textId="77777777" w:rsidR="00442030" w:rsidRPr="00903DBA" w:rsidRDefault="00442030" w:rsidP="00442030">
      <w:pPr>
        <w:pStyle w:val="Code"/>
        <w:rPr>
          <w:highlight w:val="white"/>
        </w:rPr>
      </w:pPr>
      <w:r w:rsidRPr="00903DBA">
        <w:rPr>
          <w:highlight w:val="white"/>
        </w:rPr>
        <w:t xml:space="preserve">    case BLANK:</w:t>
      </w:r>
    </w:p>
    <w:p w14:paraId="1BD86C16" w14:textId="77777777" w:rsidR="00442030" w:rsidRPr="00903DBA" w:rsidRDefault="00442030" w:rsidP="00442030">
      <w:pPr>
        <w:pStyle w:val="Code"/>
        <w:rPr>
          <w:highlight w:val="white"/>
        </w:rPr>
      </w:pPr>
      <w:r w:rsidRPr="00903DBA">
        <w:rPr>
          <w:highlight w:val="white"/>
        </w:rPr>
        <w:t xml:space="preserve">      g_outChars++;</w:t>
      </w:r>
    </w:p>
    <w:p w14:paraId="58B75278" w14:textId="77777777" w:rsidR="00442030" w:rsidRPr="00903DBA" w:rsidRDefault="00442030" w:rsidP="00442030">
      <w:pPr>
        <w:pStyle w:val="Code"/>
        <w:rPr>
          <w:highlight w:val="white"/>
        </w:rPr>
      </w:pPr>
      <w:r w:rsidRPr="00903DBA">
        <w:rPr>
          <w:highlight w:val="white"/>
        </w:rPr>
        <w:t xml:space="preserve">      break;</w:t>
      </w:r>
    </w:p>
    <w:p w14:paraId="0BE3B491" w14:textId="77777777" w:rsidR="00442030" w:rsidRPr="00903DBA" w:rsidRDefault="00442030" w:rsidP="00442030">
      <w:pPr>
        <w:pStyle w:val="Code"/>
        <w:rPr>
          <w:highlight w:val="white"/>
        </w:rPr>
      </w:pPr>
      <w:r w:rsidRPr="00903DBA">
        <w:rPr>
          <w:highlight w:val="white"/>
        </w:rPr>
        <w:t xml:space="preserve">  }</w:t>
      </w:r>
    </w:p>
    <w:p w14:paraId="3992D287" w14:textId="77777777" w:rsidR="00442030" w:rsidRPr="00903DBA" w:rsidRDefault="00442030" w:rsidP="00442030">
      <w:pPr>
        <w:pStyle w:val="Code"/>
        <w:rPr>
          <w:highlight w:val="white"/>
        </w:rPr>
      </w:pPr>
      <w:r w:rsidRPr="00903DBA">
        <w:rPr>
          <w:highlight w:val="white"/>
        </w:rPr>
        <w:t>}</w:t>
      </w:r>
    </w:p>
    <w:p w14:paraId="50A35331" w14:textId="77777777" w:rsidR="00442030" w:rsidRPr="00903DBA" w:rsidRDefault="00442030" w:rsidP="00442030">
      <w:pPr>
        <w:pStyle w:val="Code"/>
        <w:rPr>
          <w:highlight w:val="white"/>
        </w:rPr>
      </w:pPr>
    </w:p>
    <w:p w14:paraId="24BB69F3" w14:textId="285F023F" w:rsidR="00442030" w:rsidRPr="00903DBA" w:rsidRDefault="00442030" w:rsidP="00442030">
      <w:pPr>
        <w:pStyle w:val="Code"/>
        <w:rPr>
          <w:highlight w:val="white"/>
        </w:rPr>
      </w:pPr>
      <w:r w:rsidRPr="00903DBA">
        <w:rPr>
          <w:highlight w:val="white"/>
        </w:rPr>
        <w:t>void printString(</w:t>
      </w:r>
      <w:r w:rsidR="00FE2217" w:rsidRPr="00903DBA">
        <w:rPr>
          <w:highlight w:val="white"/>
        </w:rPr>
        <w:t xml:space="preserve">const </w:t>
      </w:r>
      <w:r w:rsidRPr="00903DBA">
        <w:rPr>
          <w:highlight w:val="white"/>
        </w:rPr>
        <w:t>char* s, int precision) {</w:t>
      </w:r>
    </w:p>
    <w:p w14:paraId="44DC5F60" w14:textId="77777777" w:rsidR="00442030" w:rsidRPr="00903DBA" w:rsidRDefault="00442030" w:rsidP="00442030">
      <w:pPr>
        <w:pStyle w:val="Code"/>
        <w:rPr>
          <w:highlight w:val="white"/>
        </w:rPr>
      </w:pPr>
      <w:r w:rsidRPr="00903DBA">
        <w:rPr>
          <w:highlight w:val="white"/>
        </w:rPr>
        <w:t xml:space="preserve">  if (s != NULL) {</w:t>
      </w:r>
    </w:p>
    <w:p w14:paraId="5543C662" w14:textId="77777777" w:rsidR="00442030" w:rsidRPr="00903DBA" w:rsidRDefault="00442030" w:rsidP="00442030">
      <w:pPr>
        <w:pStyle w:val="Code"/>
        <w:rPr>
          <w:highlight w:val="white"/>
        </w:rPr>
      </w:pPr>
      <w:r w:rsidRPr="00903DBA">
        <w:rPr>
          <w:highlight w:val="white"/>
        </w:rPr>
        <w:t xml:space="preserve">    int index;</w:t>
      </w:r>
    </w:p>
    <w:p w14:paraId="241E75A5" w14:textId="77777777" w:rsidR="00442030" w:rsidRPr="00903DBA" w:rsidRDefault="00442030" w:rsidP="00442030">
      <w:pPr>
        <w:pStyle w:val="Code"/>
        <w:rPr>
          <w:highlight w:val="white"/>
        </w:rPr>
      </w:pPr>
    </w:p>
    <w:p w14:paraId="3F93FED4" w14:textId="77777777" w:rsidR="00442030" w:rsidRPr="00903DBA" w:rsidRDefault="00442030" w:rsidP="00442030">
      <w:pPr>
        <w:pStyle w:val="Code"/>
        <w:rPr>
          <w:highlight w:val="white"/>
        </w:rPr>
      </w:pPr>
      <w:r w:rsidRPr="00903DBA">
        <w:rPr>
          <w:highlight w:val="white"/>
        </w:rPr>
        <w:t xml:space="preserve">    if (precision == 0) {</w:t>
      </w:r>
    </w:p>
    <w:p w14:paraId="2BA3D439" w14:textId="77777777" w:rsidR="00442030" w:rsidRPr="00903DBA" w:rsidRDefault="00442030" w:rsidP="00442030">
      <w:pPr>
        <w:pStyle w:val="Code"/>
        <w:rPr>
          <w:highlight w:val="white"/>
        </w:rPr>
      </w:pPr>
      <w:r w:rsidRPr="00903DBA">
        <w:rPr>
          <w:highlight w:val="white"/>
        </w:rPr>
        <w:t xml:space="preserve">      for (index = 0; s[index] != '\0'; ++index) {</w:t>
      </w:r>
    </w:p>
    <w:p w14:paraId="471153F1" w14:textId="77777777" w:rsidR="00442030" w:rsidRPr="00903DBA" w:rsidRDefault="00442030" w:rsidP="00442030">
      <w:pPr>
        <w:pStyle w:val="Code"/>
        <w:rPr>
          <w:highlight w:val="white"/>
        </w:rPr>
      </w:pPr>
      <w:r w:rsidRPr="00903DBA">
        <w:rPr>
          <w:highlight w:val="white"/>
        </w:rPr>
        <w:t xml:space="preserve">        printChar(s[index]);</w:t>
      </w:r>
    </w:p>
    <w:p w14:paraId="7ECE1818" w14:textId="77777777" w:rsidR="00442030" w:rsidRPr="00903DBA" w:rsidRDefault="00442030" w:rsidP="00442030">
      <w:pPr>
        <w:pStyle w:val="Code"/>
        <w:rPr>
          <w:highlight w:val="white"/>
        </w:rPr>
      </w:pPr>
      <w:r w:rsidRPr="00903DBA">
        <w:rPr>
          <w:highlight w:val="white"/>
        </w:rPr>
        <w:t xml:space="preserve">      }</w:t>
      </w:r>
    </w:p>
    <w:p w14:paraId="437F3EDD" w14:textId="77777777" w:rsidR="00442030" w:rsidRPr="00903DBA" w:rsidRDefault="00442030" w:rsidP="00442030">
      <w:pPr>
        <w:pStyle w:val="Code"/>
        <w:rPr>
          <w:highlight w:val="white"/>
        </w:rPr>
      </w:pPr>
      <w:r w:rsidRPr="00903DBA">
        <w:rPr>
          <w:highlight w:val="white"/>
        </w:rPr>
        <w:t xml:space="preserve">    }</w:t>
      </w:r>
    </w:p>
    <w:p w14:paraId="039B7EBA" w14:textId="77777777" w:rsidR="00442030" w:rsidRPr="00903DBA" w:rsidRDefault="00442030" w:rsidP="00442030">
      <w:pPr>
        <w:pStyle w:val="Code"/>
        <w:rPr>
          <w:highlight w:val="white"/>
        </w:rPr>
      </w:pPr>
      <w:r w:rsidRPr="00903DBA">
        <w:rPr>
          <w:highlight w:val="white"/>
        </w:rPr>
        <w:t xml:space="preserve">    else {</w:t>
      </w:r>
    </w:p>
    <w:p w14:paraId="7F596242" w14:textId="77777777" w:rsidR="00442030" w:rsidRPr="00903DBA" w:rsidRDefault="00442030" w:rsidP="00442030">
      <w:pPr>
        <w:pStyle w:val="Code"/>
        <w:rPr>
          <w:highlight w:val="white"/>
        </w:rPr>
      </w:pPr>
      <w:r w:rsidRPr="00903DBA">
        <w:rPr>
          <w:highlight w:val="white"/>
        </w:rPr>
        <w:t xml:space="preserve">      for (index = 0; (precision-- &gt; 0) &amp;&amp; (s[index] != '\0'); ++index) {</w:t>
      </w:r>
    </w:p>
    <w:p w14:paraId="231B8320" w14:textId="77777777" w:rsidR="00442030" w:rsidRPr="00903DBA" w:rsidRDefault="00442030" w:rsidP="00442030">
      <w:pPr>
        <w:pStyle w:val="Code"/>
        <w:rPr>
          <w:highlight w:val="white"/>
        </w:rPr>
      </w:pPr>
      <w:r w:rsidRPr="00903DBA">
        <w:rPr>
          <w:highlight w:val="white"/>
        </w:rPr>
        <w:t xml:space="preserve">        printChar(s[index]);</w:t>
      </w:r>
    </w:p>
    <w:p w14:paraId="718233EB" w14:textId="77777777" w:rsidR="00442030" w:rsidRPr="00903DBA" w:rsidRDefault="00442030" w:rsidP="00442030">
      <w:pPr>
        <w:pStyle w:val="Code"/>
        <w:rPr>
          <w:highlight w:val="white"/>
        </w:rPr>
      </w:pPr>
      <w:r w:rsidRPr="00903DBA">
        <w:rPr>
          <w:highlight w:val="white"/>
        </w:rPr>
        <w:t xml:space="preserve">      }</w:t>
      </w:r>
    </w:p>
    <w:p w14:paraId="2B0EC1A6" w14:textId="77777777" w:rsidR="00442030" w:rsidRPr="00903DBA" w:rsidRDefault="00442030" w:rsidP="00442030">
      <w:pPr>
        <w:pStyle w:val="Code"/>
        <w:rPr>
          <w:highlight w:val="white"/>
        </w:rPr>
      </w:pPr>
      <w:r w:rsidRPr="00903DBA">
        <w:rPr>
          <w:highlight w:val="white"/>
        </w:rPr>
        <w:t xml:space="preserve">    }</w:t>
      </w:r>
    </w:p>
    <w:p w14:paraId="7027B9C5" w14:textId="77777777" w:rsidR="00442030" w:rsidRPr="00903DBA" w:rsidRDefault="00442030" w:rsidP="00442030">
      <w:pPr>
        <w:pStyle w:val="Code"/>
        <w:rPr>
          <w:highlight w:val="white"/>
        </w:rPr>
      </w:pPr>
      <w:r w:rsidRPr="00903DBA">
        <w:rPr>
          <w:highlight w:val="white"/>
        </w:rPr>
        <w:t xml:space="preserve">  }</w:t>
      </w:r>
    </w:p>
    <w:p w14:paraId="3F0EAACF" w14:textId="77777777" w:rsidR="00442030" w:rsidRPr="00903DBA" w:rsidRDefault="00442030" w:rsidP="00442030">
      <w:pPr>
        <w:pStyle w:val="Code"/>
        <w:rPr>
          <w:highlight w:val="white"/>
        </w:rPr>
      </w:pPr>
      <w:r w:rsidRPr="00903DBA">
        <w:rPr>
          <w:highlight w:val="white"/>
        </w:rPr>
        <w:t xml:space="preserve">  else {</w:t>
      </w:r>
    </w:p>
    <w:p w14:paraId="30BBA4F0" w14:textId="77777777" w:rsidR="00442030" w:rsidRPr="00903DBA" w:rsidRDefault="00442030" w:rsidP="00442030">
      <w:pPr>
        <w:pStyle w:val="Code"/>
        <w:rPr>
          <w:highlight w:val="white"/>
        </w:rPr>
      </w:pPr>
      <w:r w:rsidRPr="00903DBA">
        <w:rPr>
          <w:highlight w:val="white"/>
        </w:rPr>
        <w:t xml:space="preserve">    printChar('&lt;');</w:t>
      </w:r>
    </w:p>
    <w:p w14:paraId="29B34795" w14:textId="77777777" w:rsidR="00442030" w:rsidRPr="00903DBA" w:rsidRDefault="00442030" w:rsidP="00442030">
      <w:pPr>
        <w:pStyle w:val="Code"/>
        <w:rPr>
          <w:highlight w:val="white"/>
        </w:rPr>
      </w:pPr>
      <w:r w:rsidRPr="00903DBA">
        <w:rPr>
          <w:highlight w:val="white"/>
        </w:rPr>
        <w:t xml:space="preserve">    printChar('N');</w:t>
      </w:r>
    </w:p>
    <w:p w14:paraId="5DCDE20A" w14:textId="77777777" w:rsidR="00442030" w:rsidRPr="00903DBA" w:rsidRDefault="00442030" w:rsidP="00442030">
      <w:pPr>
        <w:pStyle w:val="Code"/>
        <w:rPr>
          <w:highlight w:val="white"/>
        </w:rPr>
      </w:pPr>
      <w:r w:rsidRPr="00903DBA">
        <w:rPr>
          <w:highlight w:val="white"/>
        </w:rPr>
        <w:t xml:space="preserve">    printChar('U');</w:t>
      </w:r>
    </w:p>
    <w:p w14:paraId="3E657B57" w14:textId="77777777" w:rsidR="00442030" w:rsidRPr="00903DBA" w:rsidRDefault="00442030" w:rsidP="00442030">
      <w:pPr>
        <w:pStyle w:val="Code"/>
        <w:rPr>
          <w:highlight w:val="white"/>
        </w:rPr>
      </w:pPr>
      <w:r w:rsidRPr="00903DBA">
        <w:rPr>
          <w:highlight w:val="white"/>
        </w:rPr>
        <w:t xml:space="preserve">    printChar('L');</w:t>
      </w:r>
    </w:p>
    <w:p w14:paraId="56398D0C" w14:textId="77777777" w:rsidR="00442030" w:rsidRPr="00903DBA" w:rsidRDefault="00442030" w:rsidP="00442030">
      <w:pPr>
        <w:pStyle w:val="Code"/>
        <w:rPr>
          <w:highlight w:val="white"/>
        </w:rPr>
      </w:pPr>
      <w:r w:rsidRPr="00903DBA">
        <w:rPr>
          <w:highlight w:val="white"/>
        </w:rPr>
        <w:t xml:space="preserve">    printChar('L');</w:t>
      </w:r>
    </w:p>
    <w:p w14:paraId="78E4FA65" w14:textId="77777777" w:rsidR="00442030" w:rsidRPr="00903DBA" w:rsidRDefault="00442030" w:rsidP="00442030">
      <w:pPr>
        <w:pStyle w:val="Code"/>
        <w:rPr>
          <w:highlight w:val="white"/>
        </w:rPr>
      </w:pPr>
      <w:r w:rsidRPr="00903DBA">
        <w:rPr>
          <w:highlight w:val="white"/>
        </w:rPr>
        <w:t xml:space="preserve">    printChar('&gt;');</w:t>
      </w:r>
    </w:p>
    <w:p w14:paraId="0366EA42" w14:textId="77777777" w:rsidR="00442030" w:rsidRPr="00903DBA" w:rsidRDefault="00442030" w:rsidP="00442030">
      <w:pPr>
        <w:pStyle w:val="Code"/>
        <w:rPr>
          <w:highlight w:val="white"/>
        </w:rPr>
      </w:pPr>
      <w:r w:rsidRPr="00903DBA">
        <w:rPr>
          <w:highlight w:val="white"/>
        </w:rPr>
        <w:t xml:space="preserve">  }</w:t>
      </w:r>
    </w:p>
    <w:p w14:paraId="1E35994E" w14:textId="77777777" w:rsidR="00442030" w:rsidRPr="00903DBA" w:rsidRDefault="00442030" w:rsidP="00442030">
      <w:pPr>
        <w:pStyle w:val="Code"/>
        <w:rPr>
          <w:highlight w:val="white"/>
        </w:rPr>
      </w:pPr>
      <w:r w:rsidRPr="00903DBA">
        <w:rPr>
          <w:highlight w:val="white"/>
        </w:rPr>
        <w:t>}</w:t>
      </w:r>
    </w:p>
    <w:p w14:paraId="09470913" w14:textId="77777777" w:rsidR="00442030" w:rsidRPr="00903DBA" w:rsidRDefault="00442030" w:rsidP="00442030">
      <w:pPr>
        <w:pStyle w:val="Code"/>
        <w:rPr>
          <w:highlight w:val="white"/>
        </w:rPr>
      </w:pPr>
    </w:p>
    <w:p w14:paraId="0533D92D" w14:textId="77777777" w:rsidR="00442030" w:rsidRPr="00903DBA" w:rsidRDefault="00442030" w:rsidP="00442030">
      <w:pPr>
        <w:pStyle w:val="Code"/>
        <w:rPr>
          <w:highlight w:val="white"/>
        </w:rPr>
      </w:pPr>
      <w:r w:rsidRPr="00903DBA">
        <w:rPr>
          <w:highlight w:val="white"/>
        </w:rPr>
        <w:t>void printLongIntRec(long longValue) {</w:t>
      </w:r>
    </w:p>
    <w:p w14:paraId="311F3A76" w14:textId="77777777" w:rsidR="00442030" w:rsidRPr="00903DBA" w:rsidRDefault="00442030" w:rsidP="00442030">
      <w:pPr>
        <w:pStyle w:val="Code"/>
        <w:rPr>
          <w:highlight w:val="white"/>
        </w:rPr>
      </w:pPr>
      <w:r w:rsidRPr="00903DBA">
        <w:rPr>
          <w:highlight w:val="white"/>
        </w:rPr>
        <w:t xml:space="preserve">  if (longValue != 0) {</w:t>
      </w:r>
    </w:p>
    <w:p w14:paraId="161293AA" w14:textId="77777777" w:rsidR="00442030" w:rsidRPr="00903DBA" w:rsidRDefault="00442030" w:rsidP="00442030">
      <w:pPr>
        <w:pStyle w:val="Code"/>
        <w:rPr>
          <w:highlight w:val="white"/>
        </w:rPr>
      </w:pPr>
      <w:r w:rsidRPr="00903DBA">
        <w:rPr>
          <w:highlight w:val="white"/>
        </w:rPr>
        <w:t xml:space="preserve">    int digit = (int) (longValue % 10L);</w:t>
      </w:r>
    </w:p>
    <w:p w14:paraId="61B7AF95" w14:textId="77777777" w:rsidR="00442030" w:rsidRPr="00903DBA" w:rsidRDefault="00442030" w:rsidP="00442030">
      <w:pPr>
        <w:pStyle w:val="Code"/>
        <w:rPr>
          <w:highlight w:val="white"/>
        </w:rPr>
      </w:pPr>
      <w:r w:rsidRPr="00903DBA">
        <w:rPr>
          <w:highlight w:val="white"/>
        </w:rPr>
        <w:t xml:space="preserve">    printLongIntRec(longValue / 10L);</w:t>
      </w:r>
    </w:p>
    <w:p w14:paraId="5ED7C443" w14:textId="77777777" w:rsidR="00442030" w:rsidRPr="00903DBA" w:rsidRDefault="00442030" w:rsidP="00442030">
      <w:pPr>
        <w:pStyle w:val="Code"/>
        <w:rPr>
          <w:highlight w:val="white"/>
        </w:rPr>
      </w:pPr>
      <w:r w:rsidRPr="00903DBA">
        <w:rPr>
          <w:highlight w:val="white"/>
        </w:rPr>
        <w:t xml:space="preserve">    printChar((char)(digit + '0'));</w:t>
      </w:r>
    </w:p>
    <w:p w14:paraId="16913614" w14:textId="77777777" w:rsidR="00442030" w:rsidRPr="00903DBA" w:rsidRDefault="00442030" w:rsidP="00442030">
      <w:pPr>
        <w:pStyle w:val="Code"/>
        <w:rPr>
          <w:highlight w:val="white"/>
        </w:rPr>
      </w:pPr>
      <w:r w:rsidRPr="00903DBA">
        <w:rPr>
          <w:highlight w:val="white"/>
        </w:rPr>
        <w:t xml:space="preserve">  }</w:t>
      </w:r>
    </w:p>
    <w:p w14:paraId="5BD45AC8" w14:textId="77777777" w:rsidR="00442030" w:rsidRPr="00903DBA" w:rsidRDefault="00442030" w:rsidP="00442030">
      <w:pPr>
        <w:pStyle w:val="Code"/>
        <w:rPr>
          <w:highlight w:val="white"/>
        </w:rPr>
      </w:pPr>
      <w:r w:rsidRPr="00903DBA">
        <w:rPr>
          <w:highlight w:val="white"/>
        </w:rPr>
        <w:t>}</w:t>
      </w:r>
    </w:p>
    <w:p w14:paraId="7CAB895D" w14:textId="77777777" w:rsidR="00442030" w:rsidRPr="00903DBA" w:rsidRDefault="00442030" w:rsidP="00442030">
      <w:pPr>
        <w:pStyle w:val="Code"/>
        <w:rPr>
          <w:highlight w:val="white"/>
        </w:rPr>
      </w:pPr>
    </w:p>
    <w:p w14:paraId="5BC1A567" w14:textId="77777777" w:rsidR="00442030" w:rsidRPr="00903DBA" w:rsidRDefault="00442030" w:rsidP="00442030">
      <w:pPr>
        <w:pStyle w:val="Code"/>
        <w:rPr>
          <w:highlight w:val="white"/>
        </w:rPr>
      </w:pPr>
      <w:r w:rsidRPr="00903DBA">
        <w:rPr>
          <w:highlight w:val="white"/>
        </w:rPr>
        <w:t>void printLongInt(long longValue, BOOL plus, BOOL space) {</w:t>
      </w:r>
    </w:p>
    <w:p w14:paraId="2EF33A8F" w14:textId="77777777" w:rsidR="00442030" w:rsidRPr="00903DBA" w:rsidRDefault="00442030" w:rsidP="00442030">
      <w:pPr>
        <w:pStyle w:val="Code"/>
        <w:rPr>
          <w:highlight w:val="white"/>
        </w:rPr>
      </w:pPr>
      <w:r w:rsidRPr="00903DBA">
        <w:rPr>
          <w:highlight w:val="white"/>
        </w:rPr>
        <w:t xml:space="preserve">  if (longValue &lt; 0L) {</w:t>
      </w:r>
    </w:p>
    <w:p w14:paraId="441A4722" w14:textId="77777777" w:rsidR="00442030" w:rsidRPr="00903DBA" w:rsidRDefault="00442030" w:rsidP="00442030">
      <w:pPr>
        <w:pStyle w:val="Code"/>
        <w:rPr>
          <w:highlight w:val="white"/>
        </w:rPr>
      </w:pPr>
      <w:r w:rsidRPr="00903DBA">
        <w:rPr>
          <w:highlight w:val="white"/>
        </w:rPr>
        <w:t xml:space="preserve">    longValue = -longValue;</w:t>
      </w:r>
    </w:p>
    <w:p w14:paraId="3F27AC42" w14:textId="77777777" w:rsidR="00442030" w:rsidRPr="00903DBA" w:rsidRDefault="00442030" w:rsidP="00442030">
      <w:pPr>
        <w:pStyle w:val="Code"/>
        <w:rPr>
          <w:highlight w:val="white"/>
        </w:rPr>
      </w:pPr>
      <w:r w:rsidRPr="00903DBA">
        <w:rPr>
          <w:highlight w:val="white"/>
        </w:rPr>
        <w:t xml:space="preserve">    printChar('-');</w:t>
      </w:r>
    </w:p>
    <w:p w14:paraId="70082FB3" w14:textId="77777777" w:rsidR="00442030" w:rsidRPr="00903DBA" w:rsidRDefault="00442030" w:rsidP="00442030">
      <w:pPr>
        <w:pStyle w:val="Code"/>
        <w:rPr>
          <w:highlight w:val="white"/>
        </w:rPr>
      </w:pPr>
      <w:r w:rsidRPr="00903DBA">
        <w:rPr>
          <w:highlight w:val="white"/>
        </w:rPr>
        <w:t xml:space="preserve">  }</w:t>
      </w:r>
    </w:p>
    <w:p w14:paraId="051ACA0F" w14:textId="77777777" w:rsidR="00442030" w:rsidRPr="00903DBA" w:rsidRDefault="00442030" w:rsidP="00442030">
      <w:pPr>
        <w:pStyle w:val="Code"/>
        <w:rPr>
          <w:highlight w:val="white"/>
        </w:rPr>
      </w:pPr>
      <w:r w:rsidRPr="00903DBA">
        <w:rPr>
          <w:highlight w:val="white"/>
        </w:rPr>
        <w:t xml:space="preserve">  else if (space) {</w:t>
      </w:r>
    </w:p>
    <w:p w14:paraId="6FC667CE" w14:textId="77777777" w:rsidR="00442030" w:rsidRPr="00903DBA" w:rsidRDefault="00442030" w:rsidP="00442030">
      <w:pPr>
        <w:pStyle w:val="Code"/>
        <w:rPr>
          <w:highlight w:val="white"/>
        </w:rPr>
      </w:pPr>
      <w:r w:rsidRPr="00903DBA">
        <w:rPr>
          <w:highlight w:val="white"/>
        </w:rPr>
        <w:t xml:space="preserve">    printChar(' ');</w:t>
      </w:r>
    </w:p>
    <w:p w14:paraId="2989392E" w14:textId="77777777" w:rsidR="00442030" w:rsidRPr="00903DBA" w:rsidRDefault="00442030" w:rsidP="00442030">
      <w:pPr>
        <w:pStyle w:val="Code"/>
        <w:rPr>
          <w:highlight w:val="white"/>
        </w:rPr>
      </w:pPr>
      <w:r w:rsidRPr="00903DBA">
        <w:rPr>
          <w:highlight w:val="white"/>
        </w:rPr>
        <w:t xml:space="preserve">  }</w:t>
      </w:r>
    </w:p>
    <w:p w14:paraId="1063708E" w14:textId="77777777" w:rsidR="00442030" w:rsidRPr="00903DBA" w:rsidRDefault="00442030" w:rsidP="00442030">
      <w:pPr>
        <w:pStyle w:val="Code"/>
        <w:rPr>
          <w:highlight w:val="white"/>
        </w:rPr>
      </w:pPr>
      <w:r w:rsidRPr="00903DBA">
        <w:rPr>
          <w:highlight w:val="white"/>
        </w:rPr>
        <w:t xml:space="preserve">  else if (plus) {</w:t>
      </w:r>
    </w:p>
    <w:p w14:paraId="51E1BF11" w14:textId="77777777" w:rsidR="00442030" w:rsidRPr="00903DBA" w:rsidRDefault="00442030" w:rsidP="00442030">
      <w:pPr>
        <w:pStyle w:val="Code"/>
        <w:rPr>
          <w:highlight w:val="white"/>
        </w:rPr>
      </w:pPr>
      <w:r w:rsidRPr="00903DBA">
        <w:rPr>
          <w:highlight w:val="white"/>
        </w:rPr>
        <w:t xml:space="preserve">    printChar('+');</w:t>
      </w:r>
    </w:p>
    <w:p w14:paraId="5C6BD3F4" w14:textId="77777777" w:rsidR="00442030" w:rsidRPr="00903DBA" w:rsidRDefault="00442030" w:rsidP="00442030">
      <w:pPr>
        <w:pStyle w:val="Code"/>
        <w:rPr>
          <w:highlight w:val="white"/>
        </w:rPr>
      </w:pPr>
      <w:r w:rsidRPr="00903DBA">
        <w:rPr>
          <w:highlight w:val="white"/>
        </w:rPr>
        <w:t xml:space="preserve">  }</w:t>
      </w:r>
    </w:p>
    <w:p w14:paraId="2FAF1D3F" w14:textId="77777777" w:rsidR="00442030" w:rsidRPr="00903DBA" w:rsidRDefault="00442030" w:rsidP="00442030">
      <w:pPr>
        <w:pStyle w:val="Code"/>
        <w:rPr>
          <w:highlight w:val="white"/>
        </w:rPr>
      </w:pPr>
    </w:p>
    <w:p w14:paraId="6C01B90D" w14:textId="77777777" w:rsidR="00442030" w:rsidRPr="00903DBA" w:rsidRDefault="00442030" w:rsidP="00442030">
      <w:pPr>
        <w:pStyle w:val="Code"/>
        <w:rPr>
          <w:highlight w:val="white"/>
        </w:rPr>
      </w:pPr>
      <w:r w:rsidRPr="00903DBA">
        <w:rPr>
          <w:highlight w:val="white"/>
        </w:rPr>
        <w:t xml:space="preserve">  if (longValue == 0L) {</w:t>
      </w:r>
    </w:p>
    <w:p w14:paraId="19250649" w14:textId="77777777" w:rsidR="00442030" w:rsidRPr="00903DBA" w:rsidRDefault="00442030" w:rsidP="00442030">
      <w:pPr>
        <w:pStyle w:val="Code"/>
        <w:rPr>
          <w:highlight w:val="white"/>
        </w:rPr>
      </w:pPr>
      <w:r w:rsidRPr="00903DBA">
        <w:rPr>
          <w:highlight w:val="white"/>
        </w:rPr>
        <w:t xml:space="preserve">    printChar('0');</w:t>
      </w:r>
    </w:p>
    <w:p w14:paraId="3C6EDAFD" w14:textId="77777777" w:rsidR="00442030" w:rsidRPr="00903DBA" w:rsidRDefault="00442030" w:rsidP="00442030">
      <w:pPr>
        <w:pStyle w:val="Code"/>
        <w:rPr>
          <w:highlight w:val="white"/>
        </w:rPr>
      </w:pPr>
      <w:r w:rsidRPr="00903DBA">
        <w:rPr>
          <w:highlight w:val="white"/>
        </w:rPr>
        <w:lastRenderedPageBreak/>
        <w:t xml:space="preserve">  }</w:t>
      </w:r>
    </w:p>
    <w:p w14:paraId="03D3E5CB" w14:textId="77777777" w:rsidR="00442030" w:rsidRPr="00903DBA" w:rsidRDefault="00442030" w:rsidP="00442030">
      <w:pPr>
        <w:pStyle w:val="Code"/>
        <w:rPr>
          <w:highlight w:val="white"/>
        </w:rPr>
      </w:pPr>
      <w:r w:rsidRPr="00903DBA">
        <w:rPr>
          <w:highlight w:val="white"/>
        </w:rPr>
        <w:t xml:space="preserve">  else {</w:t>
      </w:r>
    </w:p>
    <w:p w14:paraId="732353F7" w14:textId="77777777" w:rsidR="00442030" w:rsidRPr="00903DBA" w:rsidRDefault="00442030" w:rsidP="00442030">
      <w:pPr>
        <w:pStyle w:val="Code"/>
        <w:rPr>
          <w:highlight w:val="white"/>
        </w:rPr>
      </w:pPr>
      <w:r w:rsidRPr="00903DBA">
        <w:rPr>
          <w:highlight w:val="white"/>
        </w:rPr>
        <w:t xml:space="preserve">    printLongIntRec(longValue);</w:t>
      </w:r>
    </w:p>
    <w:p w14:paraId="2D5925EA" w14:textId="77777777" w:rsidR="00442030" w:rsidRPr="00903DBA" w:rsidRDefault="00442030" w:rsidP="00442030">
      <w:pPr>
        <w:pStyle w:val="Code"/>
        <w:rPr>
          <w:highlight w:val="white"/>
        </w:rPr>
      </w:pPr>
      <w:r w:rsidRPr="00903DBA">
        <w:rPr>
          <w:highlight w:val="white"/>
        </w:rPr>
        <w:t xml:space="preserve">  }</w:t>
      </w:r>
    </w:p>
    <w:p w14:paraId="50104D29" w14:textId="77777777" w:rsidR="00442030" w:rsidRPr="00903DBA" w:rsidRDefault="00442030" w:rsidP="00442030">
      <w:pPr>
        <w:pStyle w:val="Code"/>
        <w:rPr>
          <w:highlight w:val="white"/>
        </w:rPr>
      </w:pPr>
      <w:r w:rsidRPr="00903DBA">
        <w:rPr>
          <w:highlight w:val="white"/>
        </w:rPr>
        <w:t>}</w:t>
      </w:r>
    </w:p>
    <w:p w14:paraId="1C6CFEDB" w14:textId="77777777" w:rsidR="00442030" w:rsidRPr="00903DBA" w:rsidRDefault="00442030" w:rsidP="00442030">
      <w:pPr>
        <w:pStyle w:val="Code"/>
        <w:rPr>
          <w:highlight w:val="white"/>
        </w:rPr>
      </w:pPr>
    </w:p>
    <w:p w14:paraId="1C79CCAF" w14:textId="77777777" w:rsidR="00442030" w:rsidRPr="00903DBA" w:rsidRDefault="00442030" w:rsidP="00442030">
      <w:pPr>
        <w:pStyle w:val="Code"/>
        <w:rPr>
          <w:highlight w:val="white"/>
        </w:rPr>
      </w:pPr>
      <w:r w:rsidRPr="00903DBA">
        <w:rPr>
          <w:highlight w:val="white"/>
        </w:rPr>
        <w:t>char digitToChar(int digit, BOOL capital) {</w:t>
      </w:r>
    </w:p>
    <w:p w14:paraId="07AE271A" w14:textId="77777777" w:rsidR="00442030" w:rsidRPr="00903DBA" w:rsidRDefault="00442030" w:rsidP="00442030">
      <w:pPr>
        <w:pStyle w:val="Code"/>
        <w:rPr>
          <w:highlight w:val="white"/>
        </w:rPr>
      </w:pPr>
      <w:r w:rsidRPr="00903DBA">
        <w:rPr>
          <w:highlight w:val="white"/>
        </w:rPr>
        <w:t xml:space="preserve">  if (digit &lt; 10) {</w:t>
      </w:r>
    </w:p>
    <w:p w14:paraId="3F1EB589" w14:textId="77777777" w:rsidR="00442030" w:rsidRPr="00903DBA" w:rsidRDefault="00442030" w:rsidP="00442030">
      <w:pPr>
        <w:pStyle w:val="Code"/>
        <w:rPr>
          <w:highlight w:val="white"/>
        </w:rPr>
      </w:pPr>
      <w:r w:rsidRPr="00903DBA">
        <w:rPr>
          <w:highlight w:val="white"/>
        </w:rPr>
        <w:t xml:space="preserve">    return ((char) ('0' + digit));</w:t>
      </w:r>
    </w:p>
    <w:p w14:paraId="18271F3D" w14:textId="77777777" w:rsidR="00442030" w:rsidRPr="00903DBA" w:rsidRDefault="00442030" w:rsidP="00442030">
      <w:pPr>
        <w:pStyle w:val="Code"/>
        <w:rPr>
          <w:highlight w:val="white"/>
        </w:rPr>
      </w:pPr>
      <w:r w:rsidRPr="00903DBA">
        <w:rPr>
          <w:highlight w:val="white"/>
        </w:rPr>
        <w:t xml:space="preserve">  }</w:t>
      </w:r>
    </w:p>
    <w:p w14:paraId="2FE6322A" w14:textId="77777777" w:rsidR="00442030" w:rsidRPr="00903DBA" w:rsidRDefault="00442030" w:rsidP="00442030">
      <w:pPr>
        <w:pStyle w:val="Code"/>
        <w:rPr>
          <w:highlight w:val="white"/>
        </w:rPr>
      </w:pPr>
      <w:r w:rsidRPr="00903DBA">
        <w:rPr>
          <w:highlight w:val="white"/>
        </w:rPr>
        <w:t xml:space="preserve">  else if (capital) {</w:t>
      </w:r>
    </w:p>
    <w:p w14:paraId="2D1F4848" w14:textId="77777777" w:rsidR="00442030" w:rsidRPr="00903DBA" w:rsidRDefault="00442030" w:rsidP="00442030">
      <w:pPr>
        <w:pStyle w:val="Code"/>
        <w:rPr>
          <w:highlight w:val="white"/>
        </w:rPr>
      </w:pPr>
      <w:r w:rsidRPr="00903DBA">
        <w:rPr>
          <w:highlight w:val="white"/>
        </w:rPr>
        <w:t xml:space="preserve">    return ((char) ('A' + (digit - 10)));</w:t>
      </w:r>
    </w:p>
    <w:p w14:paraId="2424AF86" w14:textId="77777777" w:rsidR="00442030" w:rsidRPr="00903DBA" w:rsidRDefault="00442030" w:rsidP="00442030">
      <w:pPr>
        <w:pStyle w:val="Code"/>
        <w:rPr>
          <w:highlight w:val="white"/>
        </w:rPr>
      </w:pPr>
      <w:r w:rsidRPr="00903DBA">
        <w:rPr>
          <w:highlight w:val="white"/>
        </w:rPr>
        <w:t xml:space="preserve">  }</w:t>
      </w:r>
    </w:p>
    <w:p w14:paraId="2E6E7874" w14:textId="77777777" w:rsidR="00442030" w:rsidRPr="00903DBA" w:rsidRDefault="00442030" w:rsidP="00442030">
      <w:pPr>
        <w:pStyle w:val="Code"/>
        <w:rPr>
          <w:highlight w:val="white"/>
        </w:rPr>
      </w:pPr>
      <w:r w:rsidRPr="00903DBA">
        <w:rPr>
          <w:highlight w:val="white"/>
        </w:rPr>
        <w:t xml:space="preserve">  else {</w:t>
      </w:r>
    </w:p>
    <w:p w14:paraId="5F0FCCA3" w14:textId="77777777" w:rsidR="00442030" w:rsidRPr="00903DBA" w:rsidRDefault="00442030" w:rsidP="00442030">
      <w:pPr>
        <w:pStyle w:val="Code"/>
        <w:rPr>
          <w:highlight w:val="white"/>
        </w:rPr>
      </w:pPr>
      <w:r w:rsidRPr="00903DBA">
        <w:rPr>
          <w:highlight w:val="white"/>
        </w:rPr>
        <w:t xml:space="preserve">    return ((char) ('a' + (digit - 10)));</w:t>
      </w:r>
    </w:p>
    <w:p w14:paraId="7C2A6287" w14:textId="77777777" w:rsidR="00442030" w:rsidRPr="00903DBA" w:rsidRDefault="00442030" w:rsidP="00442030">
      <w:pPr>
        <w:pStyle w:val="Code"/>
        <w:rPr>
          <w:highlight w:val="white"/>
        </w:rPr>
      </w:pPr>
      <w:r w:rsidRPr="00903DBA">
        <w:rPr>
          <w:highlight w:val="white"/>
        </w:rPr>
        <w:t xml:space="preserve">  }</w:t>
      </w:r>
    </w:p>
    <w:p w14:paraId="0112C2AB" w14:textId="77777777" w:rsidR="00442030" w:rsidRPr="00903DBA" w:rsidRDefault="00442030" w:rsidP="00442030">
      <w:pPr>
        <w:pStyle w:val="Code"/>
        <w:rPr>
          <w:highlight w:val="white"/>
        </w:rPr>
      </w:pPr>
      <w:r w:rsidRPr="00903DBA">
        <w:rPr>
          <w:highlight w:val="white"/>
        </w:rPr>
        <w:t>}</w:t>
      </w:r>
    </w:p>
    <w:p w14:paraId="47C2C3B5" w14:textId="77777777" w:rsidR="00442030" w:rsidRPr="00903DBA" w:rsidRDefault="00442030" w:rsidP="00442030">
      <w:pPr>
        <w:pStyle w:val="Code"/>
        <w:rPr>
          <w:highlight w:val="white"/>
        </w:rPr>
      </w:pPr>
    </w:p>
    <w:p w14:paraId="15DAC954" w14:textId="77777777" w:rsidR="00442030" w:rsidRPr="00903DBA" w:rsidRDefault="00442030" w:rsidP="00442030">
      <w:pPr>
        <w:pStyle w:val="Code"/>
        <w:rPr>
          <w:highlight w:val="white"/>
        </w:rPr>
      </w:pPr>
      <w:r w:rsidRPr="00903DBA">
        <w:rPr>
          <w:highlight w:val="white"/>
        </w:rPr>
        <w:t>void printUnsignedLongRec(unsigned long unsignedValue,</w:t>
      </w:r>
    </w:p>
    <w:p w14:paraId="056A60E7" w14:textId="77777777" w:rsidR="00442030" w:rsidRPr="00903DBA" w:rsidRDefault="00442030" w:rsidP="00442030">
      <w:pPr>
        <w:pStyle w:val="Code"/>
        <w:rPr>
          <w:highlight w:val="white"/>
        </w:rPr>
      </w:pPr>
      <w:r w:rsidRPr="00903DBA">
        <w:rPr>
          <w:highlight w:val="white"/>
        </w:rPr>
        <w:t xml:space="preserve">                          unsigned long base, BOOL capital) {</w:t>
      </w:r>
    </w:p>
    <w:p w14:paraId="5D143909" w14:textId="77777777" w:rsidR="00442030" w:rsidRPr="00903DBA" w:rsidRDefault="00442030" w:rsidP="00442030">
      <w:pPr>
        <w:pStyle w:val="Code"/>
        <w:rPr>
          <w:highlight w:val="white"/>
        </w:rPr>
      </w:pPr>
      <w:r w:rsidRPr="00903DBA">
        <w:rPr>
          <w:highlight w:val="white"/>
        </w:rPr>
        <w:t xml:space="preserve">  if (unsignedValue &gt; 0ul) {</w:t>
      </w:r>
    </w:p>
    <w:p w14:paraId="6BDCF42B" w14:textId="77777777" w:rsidR="00442030" w:rsidRPr="00903DBA" w:rsidRDefault="00442030" w:rsidP="00442030">
      <w:pPr>
        <w:pStyle w:val="Code"/>
        <w:rPr>
          <w:highlight w:val="white"/>
        </w:rPr>
      </w:pPr>
      <w:r w:rsidRPr="00903DBA">
        <w:rPr>
          <w:highlight w:val="white"/>
        </w:rPr>
        <w:t xml:space="preserve">    int digit = (int) (unsignedValue % base);</w:t>
      </w:r>
    </w:p>
    <w:p w14:paraId="16901706" w14:textId="77777777" w:rsidR="00442030" w:rsidRPr="00903DBA" w:rsidRDefault="00442030" w:rsidP="00442030">
      <w:pPr>
        <w:pStyle w:val="Code"/>
        <w:rPr>
          <w:highlight w:val="white"/>
        </w:rPr>
      </w:pPr>
      <w:r w:rsidRPr="00903DBA">
        <w:rPr>
          <w:highlight w:val="white"/>
        </w:rPr>
        <w:t xml:space="preserve">    printUnsignedLongRec(unsignedValue / base, base, capital);</w:t>
      </w:r>
    </w:p>
    <w:p w14:paraId="30D00F55" w14:textId="77777777" w:rsidR="00442030" w:rsidRPr="00903DBA" w:rsidRDefault="00442030" w:rsidP="00442030">
      <w:pPr>
        <w:pStyle w:val="Code"/>
        <w:rPr>
          <w:highlight w:val="white"/>
        </w:rPr>
      </w:pPr>
    </w:p>
    <w:p w14:paraId="38E8F4AA" w14:textId="77777777" w:rsidR="00442030" w:rsidRPr="00903DBA" w:rsidRDefault="00442030" w:rsidP="00442030">
      <w:pPr>
        <w:pStyle w:val="Code"/>
        <w:rPr>
          <w:highlight w:val="white"/>
        </w:rPr>
      </w:pPr>
      <w:r w:rsidRPr="00903DBA">
        <w:rPr>
          <w:highlight w:val="white"/>
        </w:rPr>
        <w:t xml:space="preserve">    { char c = digitToChar(digit, capital);</w:t>
      </w:r>
    </w:p>
    <w:p w14:paraId="5BFEEDDB" w14:textId="77777777" w:rsidR="00442030" w:rsidRPr="00903DBA" w:rsidRDefault="00442030" w:rsidP="00442030">
      <w:pPr>
        <w:pStyle w:val="Code"/>
        <w:rPr>
          <w:highlight w:val="white"/>
        </w:rPr>
      </w:pPr>
      <w:r w:rsidRPr="00903DBA">
        <w:rPr>
          <w:highlight w:val="white"/>
        </w:rPr>
        <w:t xml:space="preserve">      printChar(c);</w:t>
      </w:r>
    </w:p>
    <w:p w14:paraId="5DF7CB11" w14:textId="77777777" w:rsidR="00442030" w:rsidRPr="00903DBA" w:rsidRDefault="00442030" w:rsidP="00442030">
      <w:pPr>
        <w:pStyle w:val="Code"/>
        <w:rPr>
          <w:highlight w:val="white"/>
        </w:rPr>
      </w:pPr>
      <w:r w:rsidRPr="00903DBA">
        <w:rPr>
          <w:highlight w:val="white"/>
        </w:rPr>
        <w:t xml:space="preserve">    }</w:t>
      </w:r>
    </w:p>
    <w:p w14:paraId="06362338" w14:textId="77777777" w:rsidR="00442030" w:rsidRPr="00903DBA" w:rsidRDefault="00442030" w:rsidP="00442030">
      <w:pPr>
        <w:pStyle w:val="Code"/>
        <w:rPr>
          <w:highlight w:val="white"/>
        </w:rPr>
      </w:pPr>
      <w:r w:rsidRPr="00903DBA">
        <w:rPr>
          <w:highlight w:val="white"/>
        </w:rPr>
        <w:t xml:space="preserve">  }</w:t>
      </w:r>
    </w:p>
    <w:p w14:paraId="65F1DF3A" w14:textId="77777777" w:rsidR="00442030" w:rsidRPr="00903DBA" w:rsidRDefault="00442030" w:rsidP="00442030">
      <w:pPr>
        <w:pStyle w:val="Code"/>
        <w:rPr>
          <w:highlight w:val="white"/>
        </w:rPr>
      </w:pPr>
      <w:r w:rsidRPr="00903DBA">
        <w:rPr>
          <w:highlight w:val="white"/>
        </w:rPr>
        <w:t>}</w:t>
      </w:r>
    </w:p>
    <w:p w14:paraId="0B0DA3A4" w14:textId="77777777" w:rsidR="00442030" w:rsidRPr="00903DBA" w:rsidRDefault="00442030" w:rsidP="00442030">
      <w:pPr>
        <w:pStyle w:val="Code"/>
        <w:rPr>
          <w:highlight w:val="white"/>
        </w:rPr>
      </w:pPr>
    </w:p>
    <w:p w14:paraId="254B8FD0" w14:textId="77777777" w:rsidR="00442030" w:rsidRPr="00903DBA" w:rsidRDefault="00442030" w:rsidP="00442030">
      <w:pPr>
        <w:pStyle w:val="Code"/>
        <w:rPr>
          <w:highlight w:val="white"/>
        </w:rPr>
      </w:pPr>
      <w:r w:rsidRPr="00903DBA">
        <w:rPr>
          <w:highlight w:val="white"/>
        </w:rPr>
        <w:t>void printUnsignedLong(unsigned long unsignedValue, BOOL plus, BOOL space,</w:t>
      </w:r>
    </w:p>
    <w:p w14:paraId="5ED8F21B" w14:textId="77777777" w:rsidR="00442030" w:rsidRPr="00903DBA" w:rsidRDefault="00442030" w:rsidP="00442030">
      <w:pPr>
        <w:pStyle w:val="Code"/>
        <w:rPr>
          <w:highlight w:val="white"/>
        </w:rPr>
      </w:pPr>
      <w:r w:rsidRPr="00903DBA">
        <w:rPr>
          <w:highlight w:val="white"/>
        </w:rPr>
        <w:t xml:space="preserve">                       BOOL grid, unsigned long base, BOOL capital) {</w:t>
      </w:r>
    </w:p>
    <w:p w14:paraId="43CCE3F4" w14:textId="77777777" w:rsidR="00442030" w:rsidRPr="00903DBA" w:rsidRDefault="00442030" w:rsidP="00442030">
      <w:pPr>
        <w:pStyle w:val="Code"/>
        <w:rPr>
          <w:highlight w:val="white"/>
        </w:rPr>
      </w:pPr>
      <w:r w:rsidRPr="00903DBA">
        <w:rPr>
          <w:highlight w:val="white"/>
        </w:rPr>
        <w:t xml:space="preserve">  if (plus) {</w:t>
      </w:r>
    </w:p>
    <w:p w14:paraId="2651E1EE" w14:textId="77777777" w:rsidR="00442030" w:rsidRPr="00903DBA" w:rsidRDefault="00442030" w:rsidP="00442030">
      <w:pPr>
        <w:pStyle w:val="Code"/>
        <w:rPr>
          <w:highlight w:val="white"/>
        </w:rPr>
      </w:pPr>
      <w:r w:rsidRPr="00903DBA">
        <w:rPr>
          <w:highlight w:val="white"/>
        </w:rPr>
        <w:t xml:space="preserve">    printChar('+');</w:t>
      </w:r>
    </w:p>
    <w:p w14:paraId="2E553C95" w14:textId="77777777" w:rsidR="00442030" w:rsidRPr="00903DBA" w:rsidRDefault="00442030" w:rsidP="00442030">
      <w:pPr>
        <w:pStyle w:val="Code"/>
        <w:rPr>
          <w:highlight w:val="white"/>
        </w:rPr>
      </w:pPr>
      <w:r w:rsidRPr="00903DBA">
        <w:rPr>
          <w:highlight w:val="white"/>
        </w:rPr>
        <w:t xml:space="preserve">  }</w:t>
      </w:r>
    </w:p>
    <w:p w14:paraId="1701E0CB" w14:textId="77777777" w:rsidR="00442030" w:rsidRPr="00903DBA" w:rsidRDefault="00442030" w:rsidP="00442030">
      <w:pPr>
        <w:pStyle w:val="Code"/>
        <w:rPr>
          <w:highlight w:val="white"/>
        </w:rPr>
      </w:pPr>
      <w:r w:rsidRPr="00903DBA">
        <w:rPr>
          <w:highlight w:val="white"/>
        </w:rPr>
        <w:t xml:space="preserve">  </w:t>
      </w:r>
    </w:p>
    <w:p w14:paraId="3E199C38" w14:textId="77777777" w:rsidR="00442030" w:rsidRPr="00903DBA" w:rsidRDefault="00442030" w:rsidP="00442030">
      <w:pPr>
        <w:pStyle w:val="Code"/>
        <w:rPr>
          <w:highlight w:val="white"/>
        </w:rPr>
      </w:pPr>
      <w:r w:rsidRPr="00903DBA">
        <w:rPr>
          <w:highlight w:val="white"/>
        </w:rPr>
        <w:t xml:space="preserve">  if (space) {</w:t>
      </w:r>
    </w:p>
    <w:p w14:paraId="778AED54" w14:textId="77777777" w:rsidR="00442030" w:rsidRPr="00903DBA" w:rsidRDefault="00442030" w:rsidP="00442030">
      <w:pPr>
        <w:pStyle w:val="Code"/>
        <w:rPr>
          <w:highlight w:val="white"/>
        </w:rPr>
      </w:pPr>
      <w:r w:rsidRPr="00903DBA">
        <w:rPr>
          <w:highlight w:val="white"/>
        </w:rPr>
        <w:t xml:space="preserve">    printChar(' ');</w:t>
      </w:r>
    </w:p>
    <w:p w14:paraId="27BF9951" w14:textId="77777777" w:rsidR="00442030" w:rsidRPr="00903DBA" w:rsidRDefault="00442030" w:rsidP="00442030">
      <w:pPr>
        <w:pStyle w:val="Code"/>
        <w:rPr>
          <w:highlight w:val="white"/>
        </w:rPr>
      </w:pPr>
      <w:r w:rsidRPr="00903DBA">
        <w:rPr>
          <w:highlight w:val="white"/>
        </w:rPr>
        <w:t xml:space="preserve">  }</w:t>
      </w:r>
    </w:p>
    <w:p w14:paraId="7C697E2E" w14:textId="77777777" w:rsidR="00442030" w:rsidRPr="00903DBA" w:rsidRDefault="00442030" w:rsidP="00442030">
      <w:pPr>
        <w:pStyle w:val="Code"/>
        <w:rPr>
          <w:highlight w:val="white"/>
        </w:rPr>
      </w:pPr>
    </w:p>
    <w:p w14:paraId="761AAF08" w14:textId="77777777" w:rsidR="00442030" w:rsidRPr="00903DBA" w:rsidRDefault="00442030" w:rsidP="00442030">
      <w:pPr>
        <w:pStyle w:val="Code"/>
        <w:rPr>
          <w:highlight w:val="white"/>
        </w:rPr>
      </w:pPr>
      <w:r w:rsidRPr="00903DBA">
        <w:rPr>
          <w:highlight w:val="white"/>
        </w:rPr>
        <w:t xml:space="preserve">  if (grid) {</w:t>
      </w:r>
    </w:p>
    <w:p w14:paraId="78B9BDB7" w14:textId="77777777" w:rsidR="00442030" w:rsidRPr="00903DBA" w:rsidRDefault="00442030" w:rsidP="00442030">
      <w:pPr>
        <w:pStyle w:val="Code"/>
        <w:rPr>
          <w:highlight w:val="white"/>
        </w:rPr>
      </w:pPr>
      <w:r w:rsidRPr="00903DBA">
        <w:rPr>
          <w:highlight w:val="white"/>
        </w:rPr>
        <w:t xml:space="preserve">    if (base == 8ul) {</w:t>
      </w:r>
    </w:p>
    <w:p w14:paraId="08B00068" w14:textId="77777777" w:rsidR="00442030" w:rsidRPr="00903DBA" w:rsidRDefault="00442030" w:rsidP="00442030">
      <w:pPr>
        <w:pStyle w:val="Code"/>
        <w:rPr>
          <w:highlight w:val="white"/>
        </w:rPr>
      </w:pPr>
      <w:r w:rsidRPr="00903DBA">
        <w:rPr>
          <w:highlight w:val="white"/>
        </w:rPr>
        <w:t xml:space="preserve">      printChar('0');</w:t>
      </w:r>
    </w:p>
    <w:p w14:paraId="630C510C" w14:textId="77777777" w:rsidR="00442030" w:rsidRPr="00903DBA" w:rsidRDefault="00442030" w:rsidP="00442030">
      <w:pPr>
        <w:pStyle w:val="Code"/>
        <w:rPr>
          <w:highlight w:val="white"/>
        </w:rPr>
      </w:pPr>
      <w:r w:rsidRPr="00903DBA">
        <w:rPr>
          <w:highlight w:val="white"/>
        </w:rPr>
        <w:t xml:space="preserve">    }</w:t>
      </w:r>
    </w:p>
    <w:p w14:paraId="6A8E2D32" w14:textId="77777777" w:rsidR="00442030" w:rsidRPr="00903DBA" w:rsidRDefault="00442030" w:rsidP="00442030">
      <w:pPr>
        <w:pStyle w:val="Code"/>
        <w:rPr>
          <w:highlight w:val="white"/>
        </w:rPr>
      </w:pPr>
    </w:p>
    <w:p w14:paraId="6B68D052" w14:textId="77777777" w:rsidR="00442030" w:rsidRPr="00903DBA" w:rsidRDefault="00442030" w:rsidP="00442030">
      <w:pPr>
        <w:pStyle w:val="Code"/>
        <w:rPr>
          <w:highlight w:val="white"/>
        </w:rPr>
      </w:pPr>
      <w:r w:rsidRPr="00903DBA">
        <w:rPr>
          <w:highlight w:val="white"/>
        </w:rPr>
        <w:t xml:space="preserve">    if (base == 16ul) {</w:t>
      </w:r>
    </w:p>
    <w:p w14:paraId="2F0CCEFA" w14:textId="77777777" w:rsidR="00442030" w:rsidRPr="00903DBA" w:rsidRDefault="00442030" w:rsidP="00442030">
      <w:pPr>
        <w:pStyle w:val="Code"/>
        <w:rPr>
          <w:highlight w:val="white"/>
        </w:rPr>
      </w:pPr>
      <w:r w:rsidRPr="00903DBA">
        <w:rPr>
          <w:highlight w:val="white"/>
        </w:rPr>
        <w:t xml:space="preserve">      printChar('0');</w:t>
      </w:r>
    </w:p>
    <w:p w14:paraId="196D29F5" w14:textId="77777777" w:rsidR="00442030" w:rsidRPr="00903DBA" w:rsidRDefault="00442030" w:rsidP="00442030">
      <w:pPr>
        <w:pStyle w:val="Code"/>
        <w:rPr>
          <w:highlight w:val="white"/>
        </w:rPr>
      </w:pPr>
      <w:r w:rsidRPr="00903DBA">
        <w:rPr>
          <w:highlight w:val="white"/>
        </w:rPr>
        <w:t xml:space="preserve">      printChar(capital ? 'X' : 'x');</w:t>
      </w:r>
    </w:p>
    <w:p w14:paraId="0BEF6D61" w14:textId="77777777" w:rsidR="00442030" w:rsidRPr="00903DBA" w:rsidRDefault="00442030" w:rsidP="00442030">
      <w:pPr>
        <w:pStyle w:val="Code"/>
        <w:rPr>
          <w:highlight w:val="white"/>
        </w:rPr>
      </w:pPr>
      <w:r w:rsidRPr="00903DBA">
        <w:rPr>
          <w:highlight w:val="white"/>
        </w:rPr>
        <w:t xml:space="preserve">    }</w:t>
      </w:r>
    </w:p>
    <w:p w14:paraId="7B43DFC0" w14:textId="77777777" w:rsidR="00442030" w:rsidRPr="00903DBA" w:rsidRDefault="00442030" w:rsidP="00442030">
      <w:pPr>
        <w:pStyle w:val="Code"/>
        <w:rPr>
          <w:highlight w:val="white"/>
        </w:rPr>
      </w:pPr>
      <w:r w:rsidRPr="00903DBA">
        <w:rPr>
          <w:highlight w:val="white"/>
        </w:rPr>
        <w:t xml:space="preserve">  }</w:t>
      </w:r>
    </w:p>
    <w:p w14:paraId="75EBCDD2" w14:textId="77777777" w:rsidR="00442030" w:rsidRPr="00903DBA" w:rsidRDefault="00442030" w:rsidP="00442030">
      <w:pPr>
        <w:pStyle w:val="Code"/>
        <w:rPr>
          <w:highlight w:val="white"/>
        </w:rPr>
      </w:pPr>
    </w:p>
    <w:p w14:paraId="7243E1E7" w14:textId="77777777" w:rsidR="00442030" w:rsidRPr="00903DBA" w:rsidRDefault="00442030" w:rsidP="00442030">
      <w:pPr>
        <w:pStyle w:val="Code"/>
        <w:rPr>
          <w:highlight w:val="white"/>
        </w:rPr>
      </w:pPr>
      <w:r w:rsidRPr="00903DBA">
        <w:rPr>
          <w:highlight w:val="white"/>
        </w:rPr>
        <w:t xml:space="preserve">  if (unsignedValue == 0ul) {</w:t>
      </w:r>
    </w:p>
    <w:p w14:paraId="313E5B6C" w14:textId="77777777" w:rsidR="00442030" w:rsidRPr="00903DBA" w:rsidRDefault="00442030" w:rsidP="00442030">
      <w:pPr>
        <w:pStyle w:val="Code"/>
        <w:rPr>
          <w:highlight w:val="white"/>
        </w:rPr>
      </w:pPr>
      <w:r w:rsidRPr="00903DBA">
        <w:rPr>
          <w:highlight w:val="white"/>
        </w:rPr>
        <w:t xml:space="preserve">    printChar('0');</w:t>
      </w:r>
    </w:p>
    <w:p w14:paraId="4046057E" w14:textId="77777777" w:rsidR="00442030" w:rsidRPr="00903DBA" w:rsidRDefault="00442030" w:rsidP="00442030">
      <w:pPr>
        <w:pStyle w:val="Code"/>
        <w:rPr>
          <w:highlight w:val="white"/>
        </w:rPr>
      </w:pPr>
      <w:r w:rsidRPr="00903DBA">
        <w:rPr>
          <w:highlight w:val="white"/>
        </w:rPr>
        <w:t xml:space="preserve">  }</w:t>
      </w:r>
    </w:p>
    <w:p w14:paraId="594D82A5" w14:textId="77777777" w:rsidR="00442030" w:rsidRPr="00903DBA" w:rsidRDefault="00442030" w:rsidP="00442030">
      <w:pPr>
        <w:pStyle w:val="Code"/>
        <w:rPr>
          <w:highlight w:val="white"/>
        </w:rPr>
      </w:pPr>
      <w:r w:rsidRPr="00903DBA">
        <w:rPr>
          <w:highlight w:val="white"/>
        </w:rPr>
        <w:t xml:space="preserve">  else {</w:t>
      </w:r>
    </w:p>
    <w:p w14:paraId="0D99E5E9" w14:textId="77777777" w:rsidR="00442030" w:rsidRPr="00903DBA" w:rsidRDefault="00442030" w:rsidP="00442030">
      <w:pPr>
        <w:pStyle w:val="Code"/>
        <w:rPr>
          <w:highlight w:val="white"/>
        </w:rPr>
      </w:pPr>
      <w:r w:rsidRPr="00903DBA">
        <w:rPr>
          <w:highlight w:val="white"/>
        </w:rPr>
        <w:t xml:space="preserve">    printUnsignedLongRec(unsignedValue, base, capital);</w:t>
      </w:r>
    </w:p>
    <w:p w14:paraId="6415D9AF" w14:textId="77777777" w:rsidR="00442030" w:rsidRPr="00903DBA" w:rsidRDefault="00442030" w:rsidP="00442030">
      <w:pPr>
        <w:pStyle w:val="Code"/>
        <w:rPr>
          <w:highlight w:val="white"/>
        </w:rPr>
      </w:pPr>
      <w:r w:rsidRPr="00903DBA">
        <w:rPr>
          <w:highlight w:val="white"/>
        </w:rPr>
        <w:t xml:space="preserve">  }</w:t>
      </w:r>
    </w:p>
    <w:p w14:paraId="354CF7B3" w14:textId="77777777" w:rsidR="00442030" w:rsidRPr="00903DBA" w:rsidRDefault="00442030" w:rsidP="00442030">
      <w:pPr>
        <w:pStyle w:val="Code"/>
        <w:rPr>
          <w:highlight w:val="white"/>
        </w:rPr>
      </w:pPr>
      <w:r w:rsidRPr="00903DBA">
        <w:rPr>
          <w:highlight w:val="white"/>
        </w:rPr>
        <w:lastRenderedPageBreak/>
        <w:t>}</w:t>
      </w:r>
    </w:p>
    <w:p w14:paraId="64C761CC" w14:textId="77777777" w:rsidR="00442030" w:rsidRPr="00903DBA" w:rsidRDefault="00442030" w:rsidP="00442030">
      <w:pPr>
        <w:pStyle w:val="Code"/>
        <w:rPr>
          <w:highlight w:val="white"/>
        </w:rPr>
      </w:pPr>
    </w:p>
    <w:p w14:paraId="4FFFABCC" w14:textId="77777777" w:rsidR="00442030" w:rsidRPr="00903DBA" w:rsidRDefault="00442030" w:rsidP="00442030">
      <w:pPr>
        <w:pStyle w:val="Code"/>
        <w:rPr>
          <w:highlight w:val="white"/>
        </w:rPr>
      </w:pPr>
      <w:r w:rsidRPr="00903DBA">
        <w:rPr>
          <w:highlight w:val="white"/>
        </w:rPr>
        <w:t>void printLongDoubleFraction(long double longDoubleValue,</w:t>
      </w:r>
    </w:p>
    <w:p w14:paraId="1E6E7F0A" w14:textId="77777777" w:rsidR="00442030" w:rsidRPr="00903DBA" w:rsidRDefault="00442030" w:rsidP="00442030">
      <w:pPr>
        <w:pStyle w:val="Code"/>
        <w:rPr>
          <w:highlight w:val="white"/>
        </w:rPr>
      </w:pPr>
      <w:r w:rsidRPr="00903DBA">
        <w:rPr>
          <w:highlight w:val="white"/>
        </w:rPr>
        <w:t xml:space="preserve">                             BOOL grid, int precision) {</w:t>
      </w:r>
    </w:p>
    <w:p w14:paraId="100C5284" w14:textId="77777777" w:rsidR="00442030" w:rsidRPr="00903DBA" w:rsidRDefault="00442030" w:rsidP="00442030">
      <w:pPr>
        <w:pStyle w:val="Code"/>
        <w:rPr>
          <w:highlight w:val="white"/>
        </w:rPr>
      </w:pPr>
      <w:r w:rsidRPr="00903DBA">
        <w:rPr>
          <w:highlight w:val="white"/>
        </w:rPr>
        <w:t xml:space="preserve">  longDoubleValue -= (long) longDoubleValue;</w:t>
      </w:r>
    </w:p>
    <w:p w14:paraId="43C6480D" w14:textId="77777777" w:rsidR="00442030" w:rsidRPr="00903DBA" w:rsidRDefault="00442030" w:rsidP="00442030">
      <w:pPr>
        <w:pStyle w:val="Code"/>
        <w:rPr>
          <w:highlight w:val="white"/>
        </w:rPr>
      </w:pPr>
    </w:p>
    <w:p w14:paraId="28C6FA1C" w14:textId="77777777" w:rsidR="00442030" w:rsidRPr="00903DBA" w:rsidRDefault="00442030" w:rsidP="00442030">
      <w:pPr>
        <w:pStyle w:val="Code"/>
        <w:rPr>
          <w:highlight w:val="white"/>
        </w:rPr>
      </w:pPr>
      <w:r w:rsidRPr="00903DBA">
        <w:rPr>
          <w:highlight w:val="white"/>
        </w:rPr>
        <w:t xml:space="preserve">  if (precision == 0) {</w:t>
      </w:r>
    </w:p>
    <w:p w14:paraId="7475C069" w14:textId="77777777" w:rsidR="00442030" w:rsidRPr="00903DBA" w:rsidRDefault="00442030" w:rsidP="00442030">
      <w:pPr>
        <w:pStyle w:val="Code"/>
        <w:rPr>
          <w:highlight w:val="white"/>
        </w:rPr>
      </w:pPr>
      <w:r w:rsidRPr="00903DBA">
        <w:rPr>
          <w:highlight w:val="white"/>
        </w:rPr>
        <w:t xml:space="preserve">    precision = DEFAULT_PRECISION;</w:t>
      </w:r>
    </w:p>
    <w:p w14:paraId="64637DD8" w14:textId="77777777" w:rsidR="00442030" w:rsidRPr="00903DBA" w:rsidRDefault="00442030" w:rsidP="00442030">
      <w:pPr>
        <w:pStyle w:val="Code"/>
        <w:rPr>
          <w:highlight w:val="white"/>
        </w:rPr>
      </w:pPr>
      <w:r w:rsidRPr="00903DBA">
        <w:rPr>
          <w:highlight w:val="white"/>
        </w:rPr>
        <w:t xml:space="preserve">  }</w:t>
      </w:r>
    </w:p>
    <w:p w14:paraId="57DFB17E" w14:textId="77777777" w:rsidR="00442030" w:rsidRPr="00903DBA" w:rsidRDefault="00442030" w:rsidP="00442030">
      <w:pPr>
        <w:pStyle w:val="Code"/>
        <w:rPr>
          <w:highlight w:val="white"/>
        </w:rPr>
      </w:pPr>
      <w:r w:rsidRPr="00903DBA">
        <w:rPr>
          <w:highlight w:val="white"/>
        </w:rPr>
        <w:t xml:space="preserve">  </w:t>
      </w:r>
    </w:p>
    <w:p w14:paraId="3BA90970" w14:textId="77777777" w:rsidR="00442030" w:rsidRPr="00903DBA" w:rsidRDefault="00442030" w:rsidP="00442030">
      <w:pPr>
        <w:pStyle w:val="Code"/>
        <w:rPr>
          <w:highlight w:val="white"/>
        </w:rPr>
      </w:pPr>
      <w:r w:rsidRPr="00903DBA">
        <w:rPr>
          <w:highlight w:val="white"/>
        </w:rPr>
        <w:t xml:space="preserve">  if (grid || (precision &gt; 0)) {</w:t>
      </w:r>
    </w:p>
    <w:p w14:paraId="5EDBDF48" w14:textId="77777777" w:rsidR="00442030" w:rsidRPr="00903DBA" w:rsidRDefault="00442030" w:rsidP="00442030">
      <w:pPr>
        <w:pStyle w:val="Code"/>
        <w:rPr>
          <w:highlight w:val="white"/>
        </w:rPr>
      </w:pPr>
      <w:r w:rsidRPr="00903DBA">
        <w:rPr>
          <w:highlight w:val="white"/>
        </w:rPr>
        <w:t xml:space="preserve">    printChar('.');</w:t>
      </w:r>
    </w:p>
    <w:p w14:paraId="3411C5F1" w14:textId="77777777" w:rsidR="00442030" w:rsidRPr="00903DBA" w:rsidRDefault="00442030" w:rsidP="00442030">
      <w:pPr>
        <w:pStyle w:val="Code"/>
        <w:rPr>
          <w:highlight w:val="white"/>
        </w:rPr>
      </w:pPr>
      <w:r w:rsidRPr="00903DBA">
        <w:rPr>
          <w:highlight w:val="white"/>
        </w:rPr>
        <w:t xml:space="preserve">  }</w:t>
      </w:r>
    </w:p>
    <w:p w14:paraId="28E380E6" w14:textId="77777777" w:rsidR="00442030" w:rsidRPr="00903DBA" w:rsidRDefault="00442030" w:rsidP="00442030">
      <w:pPr>
        <w:pStyle w:val="Code"/>
        <w:rPr>
          <w:highlight w:val="white"/>
        </w:rPr>
      </w:pPr>
    </w:p>
    <w:p w14:paraId="3AD4C2EF" w14:textId="77777777" w:rsidR="00442030" w:rsidRPr="00903DBA" w:rsidRDefault="00442030" w:rsidP="00442030">
      <w:pPr>
        <w:pStyle w:val="Code"/>
        <w:rPr>
          <w:highlight w:val="white"/>
        </w:rPr>
      </w:pPr>
      <w:r w:rsidRPr="00903DBA">
        <w:rPr>
          <w:highlight w:val="white"/>
        </w:rPr>
        <w:t xml:space="preserve">  while (precision-- &gt; 0) {</w:t>
      </w:r>
    </w:p>
    <w:p w14:paraId="0F471A54" w14:textId="77777777" w:rsidR="00442030" w:rsidRPr="00903DBA" w:rsidRDefault="00442030" w:rsidP="00442030">
      <w:pPr>
        <w:pStyle w:val="Code"/>
        <w:rPr>
          <w:highlight w:val="white"/>
        </w:rPr>
      </w:pPr>
      <w:r w:rsidRPr="00903DBA">
        <w:rPr>
          <w:highlight w:val="white"/>
        </w:rPr>
        <w:t xml:space="preserve">    long double longDoubleValue10 = 10.0L * longDoubleValue;</w:t>
      </w:r>
    </w:p>
    <w:p w14:paraId="35C9B147" w14:textId="77777777" w:rsidR="00442030" w:rsidRPr="00903DBA" w:rsidRDefault="00442030" w:rsidP="00442030">
      <w:pPr>
        <w:pStyle w:val="Code"/>
        <w:rPr>
          <w:highlight w:val="white"/>
        </w:rPr>
      </w:pPr>
      <w:r w:rsidRPr="00903DBA">
        <w:rPr>
          <w:highlight w:val="white"/>
        </w:rPr>
        <w:t xml:space="preserve">    int digitValue = (int) longDoubleValue10;</w:t>
      </w:r>
    </w:p>
    <w:p w14:paraId="15A2C371" w14:textId="77777777" w:rsidR="00442030" w:rsidRPr="00903DBA" w:rsidRDefault="00442030" w:rsidP="00442030">
      <w:pPr>
        <w:pStyle w:val="Code"/>
        <w:rPr>
          <w:highlight w:val="white"/>
        </w:rPr>
      </w:pPr>
      <w:r w:rsidRPr="00903DBA">
        <w:rPr>
          <w:highlight w:val="white"/>
        </w:rPr>
        <w:t xml:space="preserve">    printChar((char) (digitValue + '0'));</w:t>
      </w:r>
    </w:p>
    <w:p w14:paraId="203086F1" w14:textId="77777777" w:rsidR="00442030" w:rsidRPr="00903DBA" w:rsidRDefault="00442030" w:rsidP="00442030">
      <w:pPr>
        <w:pStyle w:val="Code"/>
        <w:rPr>
          <w:highlight w:val="white"/>
        </w:rPr>
      </w:pPr>
      <w:r w:rsidRPr="00903DBA">
        <w:rPr>
          <w:highlight w:val="white"/>
        </w:rPr>
        <w:t xml:space="preserve">    longDoubleValue = longDoubleValue10 - ((long double) digitValue);</w:t>
      </w:r>
    </w:p>
    <w:p w14:paraId="00B58A92" w14:textId="77777777" w:rsidR="00442030" w:rsidRPr="00903DBA" w:rsidRDefault="00442030" w:rsidP="00442030">
      <w:pPr>
        <w:pStyle w:val="Code"/>
        <w:rPr>
          <w:highlight w:val="white"/>
        </w:rPr>
      </w:pPr>
      <w:r w:rsidRPr="00903DBA">
        <w:rPr>
          <w:highlight w:val="white"/>
        </w:rPr>
        <w:t xml:space="preserve">  }</w:t>
      </w:r>
    </w:p>
    <w:p w14:paraId="4F91AD4C" w14:textId="77777777" w:rsidR="00442030" w:rsidRPr="00903DBA" w:rsidRDefault="00442030" w:rsidP="00442030">
      <w:pPr>
        <w:pStyle w:val="Code"/>
        <w:rPr>
          <w:highlight w:val="white"/>
        </w:rPr>
      </w:pPr>
      <w:r w:rsidRPr="00903DBA">
        <w:rPr>
          <w:highlight w:val="white"/>
        </w:rPr>
        <w:t>}</w:t>
      </w:r>
    </w:p>
    <w:p w14:paraId="22B22789" w14:textId="77777777" w:rsidR="00442030" w:rsidRPr="00903DBA" w:rsidRDefault="00442030" w:rsidP="00442030">
      <w:pPr>
        <w:pStyle w:val="Code"/>
        <w:rPr>
          <w:highlight w:val="white"/>
        </w:rPr>
      </w:pPr>
    </w:p>
    <w:p w14:paraId="27A3796E" w14:textId="77777777" w:rsidR="00442030" w:rsidRPr="00903DBA" w:rsidRDefault="00442030" w:rsidP="00442030">
      <w:pPr>
        <w:pStyle w:val="Code"/>
        <w:rPr>
          <w:highlight w:val="white"/>
        </w:rPr>
      </w:pPr>
      <w:r w:rsidRPr="00903DBA">
        <w:rPr>
          <w:highlight w:val="white"/>
        </w:rPr>
        <w:t>void printLongDoublePlain(long double longDoubleValue, BOOL plus,</w:t>
      </w:r>
    </w:p>
    <w:p w14:paraId="45762F73" w14:textId="77777777" w:rsidR="00442030" w:rsidRPr="00903DBA" w:rsidRDefault="00442030" w:rsidP="00442030">
      <w:pPr>
        <w:pStyle w:val="Code"/>
        <w:rPr>
          <w:highlight w:val="white"/>
        </w:rPr>
      </w:pPr>
      <w:r w:rsidRPr="00903DBA">
        <w:rPr>
          <w:highlight w:val="white"/>
        </w:rPr>
        <w:t xml:space="preserve">                          BOOL space, BOOL grid, int precision) {</w:t>
      </w:r>
    </w:p>
    <w:p w14:paraId="62073B59" w14:textId="77777777" w:rsidR="00442030" w:rsidRPr="00903DBA" w:rsidRDefault="00442030" w:rsidP="00442030">
      <w:pPr>
        <w:pStyle w:val="Code"/>
        <w:rPr>
          <w:highlight w:val="white"/>
        </w:rPr>
      </w:pPr>
      <w:r w:rsidRPr="00903DBA">
        <w:rPr>
          <w:highlight w:val="white"/>
        </w:rPr>
        <w:t xml:space="preserve">  if (longDoubleValue &lt; 0.0L) {</w:t>
      </w:r>
    </w:p>
    <w:p w14:paraId="4A7CA6BD" w14:textId="77777777" w:rsidR="00442030" w:rsidRPr="00903DBA" w:rsidRDefault="00442030" w:rsidP="00442030">
      <w:pPr>
        <w:pStyle w:val="Code"/>
        <w:rPr>
          <w:highlight w:val="white"/>
        </w:rPr>
      </w:pPr>
      <w:r w:rsidRPr="00903DBA">
        <w:rPr>
          <w:highlight w:val="white"/>
        </w:rPr>
        <w:t xml:space="preserve">    printChar('-');</w:t>
      </w:r>
    </w:p>
    <w:p w14:paraId="2B157F99" w14:textId="77777777" w:rsidR="00442030" w:rsidRPr="00903DBA" w:rsidRDefault="00442030" w:rsidP="00442030">
      <w:pPr>
        <w:pStyle w:val="Code"/>
        <w:rPr>
          <w:highlight w:val="white"/>
        </w:rPr>
      </w:pPr>
      <w:r w:rsidRPr="00903DBA">
        <w:rPr>
          <w:highlight w:val="white"/>
        </w:rPr>
        <w:t xml:space="preserve">    longDoubleValue = -longDoubleValue;</w:t>
      </w:r>
    </w:p>
    <w:p w14:paraId="72CCC960" w14:textId="77777777" w:rsidR="00442030" w:rsidRPr="00903DBA" w:rsidRDefault="00442030" w:rsidP="00442030">
      <w:pPr>
        <w:pStyle w:val="Code"/>
        <w:rPr>
          <w:highlight w:val="white"/>
        </w:rPr>
      </w:pPr>
      <w:r w:rsidRPr="00903DBA">
        <w:rPr>
          <w:highlight w:val="white"/>
        </w:rPr>
        <w:t xml:space="preserve">    plus = FALSE;</w:t>
      </w:r>
    </w:p>
    <w:p w14:paraId="35565BF1" w14:textId="77777777" w:rsidR="00442030" w:rsidRPr="00903DBA" w:rsidRDefault="00442030" w:rsidP="00442030">
      <w:pPr>
        <w:pStyle w:val="Code"/>
        <w:rPr>
          <w:highlight w:val="white"/>
        </w:rPr>
      </w:pPr>
      <w:r w:rsidRPr="00903DBA">
        <w:rPr>
          <w:highlight w:val="white"/>
        </w:rPr>
        <w:t xml:space="preserve">    space = FALSE;</w:t>
      </w:r>
    </w:p>
    <w:p w14:paraId="4D11EDF6" w14:textId="77777777" w:rsidR="00442030" w:rsidRPr="00903DBA" w:rsidRDefault="00442030" w:rsidP="00442030">
      <w:pPr>
        <w:pStyle w:val="Code"/>
        <w:rPr>
          <w:highlight w:val="white"/>
        </w:rPr>
      </w:pPr>
      <w:r w:rsidRPr="00903DBA">
        <w:rPr>
          <w:highlight w:val="white"/>
        </w:rPr>
        <w:t xml:space="preserve">  }</w:t>
      </w:r>
    </w:p>
    <w:p w14:paraId="43E2E629" w14:textId="77777777" w:rsidR="00442030" w:rsidRPr="00903DBA" w:rsidRDefault="00442030" w:rsidP="00442030">
      <w:pPr>
        <w:pStyle w:val="Code"/>
        <w:rPr>
          <w:highlight w:val="white"/>
        </w:rPr>
      </w:pPr>
    </w:p>
    <w:p w14:paraId="72A48D08" w14:textId="77777777" w:rsidR="00442030" w:rsidRPr="00903DBA" w:rsidRDefault="00442030" w:rsidP="00442030">
      <w:pPr>
        <w:pStyle w:val="Code"/>
        <w:rPr>
          <w:highlight w:val="white"/>
        </w:rPr>
      </w:pPr>
      <w:r w:rsidRPr="00903DBA">
        <w:rPr>
          <w:highlight w:val="white"/>
        </w:rPr>
        <w:t xml:space="preserve">  { long longValue = (long) longDoubleValue;</w:t>
      </w:r>
    </w:p>
    <w:p w14:paraId="2DC35974" w14:textId="77777777" w:rsidR="00442030" w:rsidRPr="00903DBA" w:rsidRDefault="00442030" w:rsidP="00442030">
      <w:pPr>
        <w:pStyle w:val="Code"/>
        <w:rPr>
          <w:highlight w:val="white"/>
        </w:rPr>
      </w:pPr>
      <w:r w:rsidRPr="00903DBA">
        <w:rPr>
          <w:highlight w:val="white"/>
        </w:rPr>
        <w:t xml:space="preserve">    printLongInt(longValue, plus, space);</w:t>
      </w:r>
    </w:p>
    <w:p w14:paraId="3A4B8032" w14:textId="77777777" w:rsidR="00442030" w:rsidRPr="00903DBA" w:rsidRDefault="00442030" w:rsidP="00442030">
      <w:pPr>
        <w:pStyle w:val="Code"/>
        <w:rPr>
          <w:highlight w:val="white"/>
        </w:rPr>
      </w:pPr>
      <w:r w:rsidRPr="00903DBA">
        <w:rPr>
          <w:highlight w:val="white"/>
        </w:rPr>
        <w:t xml:space="preserve">    longDoubleValue -= (long double) longValue;</w:t>
      </w:r>
    </w:p>
    <w:p w14:paraId="7D81DBD2" w14:textId="77777777" w:rsidR="00442030" w:rsidRPr="00903DBA" w:rsidRDefault="00442030" w:rsidP="00442030">
      <w:pPr>
        <w:pStyle w:val="Code"/>
        <w:rPr>
          <w:highlight w:val="white"/>
        </w:rPr>
      </w:pPr>
      <w:r w:rsidRPr="00903DBA">
        <w:rPr>
          <w:highlight w:val="white"/>
        </w:rPr>
        <w:t xml:space="preserve">    printLongDoubleFraction(longDoubleValue, grid, precision);</w:t>
      </w:r>
    </w:p>
    <w:p w14:paraId="79DB0970" w14:textId="77777777" w:rsidR="00442030" w:rsidRPr="00903DBA" w:rsidRDefault="00442030" w:rsidP="00442030">
      <w:pPr>
        <w:pStyle w:val="Code"/>
        <w:rPr>
          <w:highlight w:val="white"/>
        </w:rPr>
      </w:pPr>
      <w:r w:rsidRPr="00903DBA">
        <w:rPr>
          <w:highlight w:val="white"/>
        </w:rPr>
        <w:t xml:space="preserve">  }</w:t>
      </w:r>
    </w:p>
    <w:p w14:paraId="6305FB28" w14:textId="77777777" w:rsidR="00442030" w:rsidRPr="00903DBA" w:rsidRDefault="00442030" w:rsidP="00442030">
      <w:pPr>
        <w:pStyle w:val="Code"/>
        <w:rPr>
          <w:highlight w:val="white"/>
        </w:rPr>
      </w:pPr>
      <w:r w:rsidRPr="00903DBA">
        <w:rPr>
          <w:highlight w:val="white"/>
        </w:rPr>
        <w:t>}</w:t>
      </w:r>
    </w:p>
    <w:p w14:paraId="778115E7" w14:textId="77777777" w:rsidR="00442030" w:rsidRPr="00903DBA" w:rsidRDefault="00442030" w:rsidP="00442030">
      <w:pPr>
        <w:pStyle w:val="Code"/>
        <w:rPr>
          <w:highlight w:val="white"/>
        </w:rPr>
      </w:pPr>
    </w:p>
    <w:p w14:paraId="2E324019" w14:textId="77777777" w:rsidR="00442030" w:rsidRPr="00903DBA" w:rsidRDefault="00442030" w:rsidP="00442030">
      <w:pPr>
        <w:pStyle w:val="Code"/>
        <w:rPr>
          <w:highlight w:val="white"/>
        </w:rPr>
      </w:pPr>
      <w:r w:rsidRPr="00903DBA">
        <w:rPr>
          <w:highlight w:val="white"/>
        </w:rPr>
        <w:t>void printLongDoubleExpo(long double value, BOOL plus, BOOL space,</w:t>
      </w:r>
    </w:p>
    <w:p w14:paraId="58D1B840" w14:textId="77777777" w:rsidR="00442030" w:rsidRPr="00903DBA" w:rsidRDefault="00442030" w:rsidP="00442030">
      <w:pPr>
        <w:pStyle w:val="Code"/>
        <w:rPr>
          <w:highlight w:val="white"/>
        </w:rPr>
      </w:pPr>
      <w:r w:rsidRPr="00903DBA">
        <w:rPr>
          <w:highlight w:val="white"/>
        </w:rPr>
        <w:t xml:space="preserve">                         BOOL grid, int precision, BOOL capital) {</w:t>
      </w:r>
    </w:p>
    <w:p w14:paraId="00965FCC" w14:textId="77777777" w:rsidR="00442030" w:rsidRPr="00903DBA" w:rsidRDefault="00442030" w:rsidP="00442030">
      <w:pPr>
        <w:pStyle w:val="Code"/>
        <w:rPr>
          <w:highlight w:val="white"/>
        </w:rPr>
      </w:pPr>
      <w:r w:rsidRPr="00903DBA">
        <w:rPr>
          <w:highlight w:val="white"/>
        </w:rPr>
        <w:t xml:space="preserve">  if (value == 0.0L) {</w:t>
      </w:r>
    </w:p>
    <w:p w14:paraId="23E5C1D8" w14:textId="77777777" w:rsidR="00442030" w:rsidRPr="00903DBA" w:rsidRDefault="00442030" w:rsidP="00442030">
      <w:pPr>
        <w:pStyle w:val="Code"/>
        <w:rPr>
          <w:highlight w:val="white"/>
        </w:rPr>
      </w:pPr>
      <w:r w:rsidRPr="00903DBA">
        <w:rPr>
          <w:highlight w:val="white"/>
        </w:rPr>
        <w:t xml:space="preserve">    printChar('0');</w:t>
      </w:r>
    </w:p>
    <w:p w14:paraId="404A3FCE" w14:textId="77777777" w:rsidR="00442030" w:rsidRPr="00903DBA" w:rsidRDefault="00442030" w:rsidP="00442030">
      <w:pPr>
        <w:pStyle w:val="Code"/>
        <w:rPr>
          <w:highlight w:val="white"/>
        </w:rPr>
      </w:pPr>
      <w:r w:rsidRPr="00903DBA">
        <w:rPr>
          <w:highlight w:val="white"/>
        </w:rPr>
        <w:t xml:space="preserve">    printLongDoubleFraction(0.0L, precision, grid);</w:t>
      </w:r>
    </w:p>
    <w:p w14:paraId="7B7E99FC" w14:textId="77777777" w:rsidR="00442030" w:rsidRPr="00903DBA" w:rsidRDefault="00442030" w:rsidP="00442030">
      <w:pPr>
        <w:pStyle w:val="Code"/>
        <w:rPr>
          <w:highlight w:val="white"/>
        </w:rPr>
      </w:pPr>
      <w:r w:rsidRPr="00903DBA">
        <w:rPr>
          <w:highlight w:val="white"/>
        </w:rPr>
        <w:t xml:space="preserve">    printChar(capital ? 'E' : 'e');</w:t>
      </w:r>
    </w:p>
    <w:p w14:paraId="42E66078" w14:textId="77777777" w:rsidR="00442030" w:rsidRPr="00903DBA" w:rsidRDefault="00442030" w:rsidP="00442030">
      <w:pPr>
        <w:pStyle w:val="Code"/>
        <w:rPr>
          <w:highlight w:val="white"/>
        </w:rPr>
      </w:pPr>
      <w:r w:rsidRPr="00903DBA">
        <w:rPr>
          <w:highlight w:val="white"/>
        </w:rPr>
        <w:t xml:space="preserve">    printChar('0');</w:t>
      </w:r>
    </w:p>
    <w:p w14:paraId="1B0FA241" w14:textId="77777777" w:rsidR="00442030" w:rsidRPr="00903DBA" w:rsidRDefault="00442030" w:rsidP="00442030">
      <w:pPr>
        <w:pStyle w:val="Code"/>
        <w:rPr>
          <w:highlight w:val="white"/>
        </w:rPr>
      </w:pPr>
      <w:r w:rsidRPr="00903DBA">
        <w:rPr>
          <w:highlight w:val="white"/>
        </w:rPr>
        <w:t xml:space="preserve">  }</w:t>
      </w:r>
    </w:p>
    <w:p w14:paraId="41D0561B" w14:textId="77777777" w:rsidR="00442030" w:rsidRPr="00903DBA" w:rsidRDefault="00442030" w:rsidP="00442030">
      <w:pPr>
        <w:pStyle w:val="Code"/>
        <w:rPr>
          <w:highlight w:val="white"/>
        </w:rPr>
      </w:pPr>
      <w:r w:rsidRPr="00903DBA">
        <w:rPr>
          <w:highlight w:val="white"/>
        </w:rPr>
        <w:t xml:space="preserve">  else {</w:t>
      </w:r>
    </w:p>
    <w:p w14:paraId="70841004" w14:textId="77777777" w:rsidR="00442030" w:rsidRPr="00903DBA" w:rsidRDefault="00442030" w:rsidP="00442030">
      <w:pPr>
        <w:pStyle w:val="Code"/>
        <w:rPr>
          <w:highlight w:val="white"/>
        </w:rPr>
      </w:pPr>
      <w:r w:rsidRPr="00903DBA">
        <w:rPr>
          <w:highlight w:val="white"/>
        </w:rPr>
        <w:t xml:space="preserve">    if (value &lt; 0.0L) {</w:t>
      </w:r>
    </w:p>
    <w:p w14:paraId="15674ADD" w14:textId="77777777" w:rsidR="00442030" w:rsidRPr="00903DBA" w:rsidRDefault="00442030" w:rsidP="00442030">
      <w:pPr>
        <w:pStyle w:val="Code"/>
        <w:rPr>
          <w:highlight w:val="white"/>
        </w:rPr>
      </w:pPr>
      <w:r w:rsidRPr="00903DBA">
        <w:rPr>
          <w:highlight w:val="white"/>
        </w:rPr>
        <w:t xml:space="preserve">      printChar('-');</w:t>
      </w:r>
    </w:p>
    <w:p w14:paraId="36AFB8DB" w14:textId="77777777" w:rsidR="00442030" w:rsidRPr="00903DBA" w:rsidRDefault="00442030" w:rsidP="00442030">
      <w:pPr>
        <w:pStyle w:val="Code"/>
        <w:rPr>
          <w:highlight w:val="white"/>
        </w:rPr>
      </w:pPr>
      <w:r w:rsidRPr="00903DBA">
        <w:rPr>
          <w:highlight w:val="white"/>
        </w:rPr>
        <w:t xml:space="preserve">      value = -value;</w:t>
      </w:r>
    </w:p>
    <w:p w14:paraId="0E5388B9" w14:textId="77777777" w:rsidR="00442030" w:rsidRPr="00903DBA" w:rsidRDefault="00442030" w:rsidP="00442030">
      <w:pPr>
        <w:pStyle w:val="Code"/>
        <w:rPr>
          <w:highlight w:val="white"/>
        </w:rPr>
      </w:pPr>
      <w:r w:rsidRPr="00903DBA">
        <w:rPr>
          <w:highlight w:val="white"/>
        </w:rPr>
        <w:t xml:space="preserve">    }</w:t>
      </w:r>
    </w:p>
    <w:p w14:paraId="35B0C88C" w14:textId="77777777" w:rsidR="00442030" w:rsidRPr="00903DBA" w:rsidRDefault="00442030" w:rsidP="00442030">
      <w:pPr>
        <w:pStyle w:val="Code"/>
        <w:rPr>
          <w:highlight w:val="white"/>
        </w:rPr>
      </w:pPr>
    </w:p>
    <w:p w14:paraId="5A0A6432" w14:textId="77777777" w:rsidR="00442030" w:rsidRPr="00903DBA" w:rsidRDefault="00442030" w:rsidP="00442030">
      <w:pPr>
        <w:pStyle w:val="Code"/>
        <w:rPr>
          <w:highlight w:val="white"/>
        </w:rPr>
      </w:pPr>
      <w:r w:rsidRPr="00903DBA">
        <w:rPr>
          <w:highlight w:val="white"/>
        </w:rPr>
        <w:t xml:space="preserve">    { int expo = (int) log10(value);</w:t>
      </w:r>
    </w:p>
    <w:p w14:paraId="5BB2BAFD" w14:textId="77777777" w:rsidR="00442030" w:rsidRPr="00903DBA" w:rsidRDefault="00442030" w:rsidP="00442030">
      <w:pPr>
        <w:pStyle w:val="Code"/>
        <w:rPr>
          <w:highlight w:val="white"/>
        </w:rPr>
      </w:pPr>
      <w:r w:rsidRPr="00903DBA">
        <w:rPr>
          <w:highlight w:val="white"/>
        </w:rPr>
        <w:t xml:space="preserve">      value /= pow(10.0, expo);</w:t>
      </w:r>
    </w:p>
    <w:p w14:paraId="72BC5A2B" w14:textId="77777777" w:rsidR="00442030" w:rsidRPr="00903DBA" w:rsidRDefault="00442030" w:rsidP="00442030">
      <w:pPr>
        <w:pStyle w:val="Code"/>
        <w:rPr>
          <w:highlight w:val="white"/>
        </w:rPr>
      </w:pPr>
    </w:p>
    <w:p w14:paraId="3EDC10CB" w14:textId="77777777" w:rsidR="00442030" w:rsidRPr="00903DBA" w:rsidRDefault="00442030" w:rsidP="00442030">
      <w:pPr>
        <w:pStyle w:val="Code"/>
        <w:rPr>
          <w:highlight w:val="white"/>
        </w:rPr>
      </w:pPr>
      <w:r w:rsidRPr="00903DBA">
        <w:rPr>
          <w:highlight w:val="white"/>
        </w:rPr>
        <w:t xml:space="preserve">      printLongDoublePlain(value, plus, space, grid, precision);</w:t>
      </w:r>
    </w:p>
    <w:p w14:paraId="1B7D0840" w14:textId="77777777" w:rsidR="00442030" w:rsidRPr="00903DBA" w:rsidRDefault="00442030" w:rsidP="00442030">
      <w:pPr>
        <w:pStyle w:val="Code"/>
        <w:rPr>
          <w:highlight w:val="white"/>
        </w:rPr>
      </w:pPr>
      <w:r w:rsidRPr="00903DBA">
        <w:rPr>
          <w:highlight w:val="white"/>
        </w:rPr>
        <w:t xml:space="preserve">      printChar(capital ? 'E' : 'e');</w:t>
      </w:r>
    </w:p>
    <w:p w14:paraId="26B24430" w14:textId="77777777" w:rsidR="00442030" w:rsidRPr="00903DBA" w:rsidRDefault="00442030" w:rsidP="00442030">
      <w:pPr>
        <w:pStyle w:val="Code"/>
        <w:rPr>
          <w:highlight w:val="white"/>
        </w:rPr>
      </w:pPr>
      <w:r w:rsidRPr="00903DBA">
        <w:rPr>
          <w:highlight w:val="white"/>
        </w:rPr>
        <w:lastRenderedPageBreak/>
        <w:t xml:space="preserve">      printLongInt(expo, TRUE, FALSE);</w:t>
      </w:r>
    </w:p>
    <w:p w14:paraId="1FEE9D1D" w14:textId="77777777" w:rsidR="00442030" w:rsidRPr="00903DBA" w:rsidRDefault="00442030" w:rsidP="00442030">
      <w:pPr>
        <w:pStyle w:val="Code"/>
        <w:rPr>
          <w:highlight w:val="white"/>
        </w:rPr>
      </w:pPr>
      <w:r w:rsidRPr="00903DBA">
        <w:rPr>
          <w:highlight w:val="white"/>
        </w:rPr>
        <w:t xml:space="preserve">    }</w:t>
      </w:r>
    </w:p>
    <w:p w14:paraId="200E1371" w14:textId="77777777" w:rsidR="00442030" w:rsidRPr="00903DBA" w:rsidRDefault="00442030" w:rsidP="00442030">
      <w:pPr>
        <w:pStyle w:val="Code"/>
        <w:rPr>
          <w:highlight w:val="white"/>
        </w:rPr>
      </w:pPr>
      <w:r w:rsidRPr="00903DBA">
        <w:rPr>
          <w:highlight w:val="white"/>
        </w:rPr>
        <w:t xml:space="preserve">  }</w:t>
      </w:r>
    </w:p>
    <w:p w14:paraId="570C887A" w14:textId="77777777" w:rsidR="00442030" w:rsidRPr="00903DBA" w:rsidRDefault="00442030" w:rsidP="00442030">
      <w:pPr>
        <w:pStyle w:val="Code"/>
        <w:rPr>
          <w:highlight w:val="white"/>
        </w:rPr>
      </w:pPr>
      <w:r w:rsidRPr="00903DBA">
        <w:rPr>
          <w:highlight w:val="white"/>
        </w:rPr>
        <w:t>}</w:t>
      </w:r>
    </w:p>
    <w:p w14:paraId="16DC9387" w14:textId="77777777" w:rsidR="00442030" w:rsidRPr="00903DBA" w:rsidRDefault="00442030" w:rsidP="00442030">
      <w:pPr>
        <w:pStyle w:val="Code"/>
        <w:rPr>
          <w:highlight w:val="white"/>
        </w:rPr>
      </w:pPr>
    </w:p>
    <w:p w14:paraId="27146867" w14:textId="77777777" w:rsidR="00442030" w:rsidRPr="00903DBA" w:rsidRDefault="00442030" w:rsidP="00442030">
      <w:pPr>
        <w:pStyle w:val="Code"/>
        <w:rPr>
          <w:highlight w:val="white"/>
        </w:rPr>
      </w:pPr>
      <w:r w:rsidRPr="00903DBA">
        <w:rPr>
          <w:highlight w:val="white"/>
        </w:rPr>
        <w:t>va_list checkWidthAndPrecision(va_list arg_list, int* widthPtr,</w:t>
      </w:r>
    </w:p>
    <w:p w14:paraId="54F60066" w14:textId="77777777" w:rsidR="00442030" w:rsidRPr="00903DBA" w:rsidRDefault="00442030" w:rsidP="00442030">
      <w:pPr>
        <w:pStyle w:val="Code"/>
        <w:rPr>
          <w:highlight w:val="white"/>
        </w:rPr>
      </w:pPr>
      <w:r w:rsidRPr="00903DBA">
        <w:rPr>
          <w:highlight w:val="white"/>
        </w:rPr>
        <w:t xml:space="preserve">                               int* precisionPtr) {</w:t>
      </w:r>
    </w:p>
    <w:p w14:paraId="7C7A1FBE" w14:textId="77777777" w:rsidR="00442030" w:rsidRPr="00903DBA" w:rsidRDefault="00442030" w:rsidP="00442030">
      <w:pPr>
        <w:pStyle w:val="Code"/>
        <w:rPr>
          <w:highlight w:val="white"/>
        </w:rPr>
      </w:pPr>
      <w:r w:rsidRPr="00903DBA">
        <w:rPr>
          <w:highlight w:val="white"/>
        </w:rPr>
        <w:t xml:space="preserve">  if ((widthPtr != NULL) &amp;&amp; (*widthPtr == -1)) {</w:t>
      </w:r>
    </w:p>
    <w:p w14:paraId="7420C24B" w14:textId="77777777" w:rsidR="00442030" w:rsidRPr="00903DBA" w:rsidRDefault="00442030" w:rsidP="00442030">
      <w:pPr>
        <w:pStyle w:val="Code"/>
        <w:rPr>
          <w:highlight w:val="white"/>
        </w:rPr>
      </w:pPr>
      <w:r w:rsidRPr="00903DBA">
        <w:rPr>
          <w:highlight w:val="white"/>
        </w:rPr>
        <w:t xml:space="preserve">    *widthPtr = va_arg(arg_list, int);</w:t>
      </w:r>
    </w:p>
    <w:p w14:paraId="27CAA445" w14:textId="77777777" w:rsidR="00442030" w:rsidRPr="00903DBA" w:rsidRDefault="00442030" w:rsidP="00442030">
      <w:pPr>
        <w:pStyle w:val="Code"/>
        <w:rPr>
          <w:highlight w:val="white"/>
        </w:rPr>
      </w:pPr>
      <w:r w:rsidRPr="00903DBA">
        <w:rPr>
          <w:highlight w:val="white"/>
        </w:rPr>
        <w:t xml:space="preserve">  }</w:t>
      </w:r>
    </w:p>
    <w:p w14:paraId="240CA9A2" w14:textId="77777777" w:rsidR="00442030" w:rsidRPr="00903DBA" w:rsidRDefault="00442030" w:rsidP="00442030">
      <w:pPr>
        <w:pStyle w:val="Code"/>
        <w:rPr>
          <w:highlight w:val="white"/>
        </w:rPr>
      </w:pPr>
    </w:p>
    <w:p w14:paraId="14D47908" w14:textId="77777777" w:rsidR="00442030" w:rsidRPr="00903DBA" w:rsidRDefault="00442030" w:rsidP="00442030">
      <w:pPr>
        <w:pStyle w:val="Code"/>
        <w:rPr>
          <w:highlight w:val="white"/>
        </w:rPr>
      </w:pPr>
      <w:r w:rsidRPr="00903DBA">
        <w:rPr>
          <w:highlight w:val="white"/>
        </w:rPr>
        <w:t xml:space="preserve">  if ((precisionPtr != NULL) &amp;&amp; (*precisionPtr == -1)) {</w:t>
      </w:r>
    </w:p>
    <w:p w14:paraId="3633DED4" w14:textId="77777777" w:rsidR="00442030" w:rsidRPr="00903DBA" w:rsidRDefault="00442030" w:rsidP="00442030">
      <w:pPr>
        <w:pStyle w:val="Code"/>
        <w:rPr>
          <w:highlight w:val="white"/>
        </w:rPr>
      </w:pPr>
      <w:r w:rsidRPr="00903DBA">
        <w:rPr>
          <w:highlight w:val="white"/>
        </w:rPr>
        <w:t xml:space="preserve">    *precisionPtr = va_arg(arg_list, int);</w:t>
      </w:r>
    </w:p>
    <w:p w14:paraId="7EF84A52" w14:textId="77777777" w:rsidR="00442030" w:rsidRPr="00903DBA" w:rsidRDefault="00442030" w:rsidP="00442030">
      <w:pPr>
        <w:pStyle w:val="Code"/>
        <w:rPr>
          <w:highlight w:val="white"/>
        </w:rPr>
      </w:pPr>
      <w:r w:rsidRPr="00903DBA">
        <w:rPr>
          <w:highlight w:val="white"/>
        </w:rPr>
        <w:t xml:space="preserve">  }</w:t>
      </w:r>
    </w:p>
    <w:p w14:paraId="16482DCB" w14:textId="77777777" w:rsidR="00442030" w:rsidRPr="00903DBA" w:rsidRDefault="00442030" w:rsidP="00442030">
      <w:pPr>
        <w:pStyle w:val="Code"/>
        <w:rPr>
          <w:highlight w:val="white"/>
        </w:rPr>
      </w:pPr>
    </w:p>
    <w:p w14:paraId="6A117DEA" w14:textId="77777777" w:rsidR="00442030" w:rsidRPr="00903DBA" w:rsidRDefault="00442030" w:rsidP="00442030">
      <w:pPr>
        <w:pStyle w:val="Code"/>
        <w:rPr>
          <w:highlight w:val="white"/>
        </w:rPr>
      </w:pPr>
      <w:r w:rsidRPr="00903DBA">
        <w:rPr>
          <w:highlight w:val="white"/>
        </w:rPr>
        <w:t xml:space="preserve">  return arg_list;</w:t>
      </w:r>
    </w:p>
    <w:p w14:paraId="3C186A8D" w14:textId="77777777" w:rsidR="00442030" w:rsidRPr="00903DBA" w:rsidRDefault="00442030" w:rsidP="00442030">
      <w:pPr>
        <w:pStyle w:val="Code"/>
        <w:rPr>
          <w:highlight w:val="white"/>
        </w:rPr>
      </w:pPr>
      <w:r w:rsidRPr="00903DBA">
        <w:rPr>
          <w:highlight w:val="white"/>
        </w:rPr>
        <w:t>}</w:t>
      </w:r>
    </w:p>
    <w:p w14:paraId="0FBC7652" w14:textId="77777777" w:rsidR="00442030" w:rsidRPr="00903DBA" w:rsidRDefault="00442030" w:rsidP="00442030">
      <w:pPr>
        <w:pStyle w:val="Code"/>
        <w:rPr>
          <w:highlight w:val="white"/>
        </w:rPr>
      </w:pPr>
    </w:p>
    <w:p w14:paraId="7EEEF2D7" w14:textId="77777777" w:rsidR="00AE52D1" w:rsidRPr="00903DBA" w:rsidRDefault="00442030" w:rsidP="00442030">
      <w:pPr>
        <w:pStyle w:val="Code"/>
        <w:rPr>
          <w:highlight w:val="white"/>
        </w:rPr>
      </w:pPr>
      <w:r w:rsidRPr="00903DBA">
        <w:rPr>
          <w:highlight w:val="white"/>
        </w:rPr>
        <w:t>va_list printArgument(</w:t>
      </w:r>
      <w:r w:rsidR="00AE52D1" w:rsidRPr="00903DBA">
        <w:rPr>
          <w:highlight w:val="white"/>
        </w:rPr>
        <w:t xml:space="preserve">const </w:t>
      </w:r>
      <w:r w:rsidRPr="00903DBA">
        <w:rPr>
          <w:highlight w:val="white"/>
        </w:rPr>
        <w:t>char* format, va_list arg_list, BOOL plus,</w:t>
      </w:r>
    </w:p>
    <w:p w14:paraId="60ED9854" w14:textId="77777777" w:rsidR="00AE52D1"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space,</w:t>
      </w:r>
      <w:r w:rsidRPr="00903DBA">
        <w:rPr>
          <w:highlight w:val="white"/>
        </w:rPr>
        <w:t xml:space="preserve"> </w:t>
      </w:r>
      <w:r w:rsidR="00442030" w:rsidRPr="00903DBA">
        <w:rPr>
          <w:highlight w:val="white"/>
        </w:rPr>
        <w:t>BOOL grid, int* widthPtr, int precision,</w:t>
      </w:r>
    </w:p>
    <w:p w14:paraId="11EBFAAB" w14:textId="4EB6A093" w:rsidR="00442030" w:rsidRPr="00903DBA" w:rsidRDefault="00AE52D1" w:rsidP="00442030">
      <w:pPr>
        <w:pStyle w:val="Code"/>
        <w:rPr>
          <w:highlight w:val="white"/>
        </w:rPr>
      </w:pPr>
      <w:r w:rsidRPr="00903DBA">
        <w:rPr>
          <w:highlight w:val="white"/>
        </w:rPr>
        <w:t xml:space="preserve">                     </w:t>
      </w:r>
      <w:r w:rsidR="00442030" w:rsidRPr="00903DBA">
        <w:rPr>
          <w:highlight w:val="white"/>
        </w:rPr>
        <w:t xml:space="preserve"> BOOL shortInt,</w:t>
      </w:r>
      <w:r w:rsidRPr="00903DBA">
        <w:rPr>
          <w:highlight w:val="white"/>
        </w:rPr>
        <w:t xml:space="preserve"> </w:t>
      </w:r>
      <w:r w:rsidR="00442030" w:rsidRPr="00903DBA">
        <w:rPr>
          <w:highlight w:val="white"/>
        </w:rPr>
        <w:t>BOOL longInt, BOOL longDouble, BOOL sign,</w:t>
      </w:r>
    </w:p>
    <w:p w14:paraId="24FC218D" w14:textId="77777777" w:rsidR="00442030" w:rsidRPr="00903DBA" w:rsidRDefault="00442030" w:rsidP="00442030">
      <w:pPr>
        <w:pStyle w:val="Code"/>
        <w:rPr>
          <w:highlight w:val="white"/>
        </w:rPr>
      </w:pPr>
      <w:r w:rsidRPr="00903DBA">
        <w:rPr>
          <w:highlight w:val="white"/>
        </w:rPr>
        <w:t xml:space="preserve">                      BOOL* negativePtr) {</w:t>
      </w:r>
    </w:p>
    <w:p w14:paraId="779FF73C" w14:textId="77777777" w:rsidR="00442030" w:rsidRPr="00903DBA" w:rsidRDefault="00442030" w:rsidP="00442030">
      <w:pPr>
        <w:pStyle w:val="Code"/>
        <w:rPr>
          <w:highlight w:val="white"/>
        </w:rPr>
      </w:pPr>
      <w:r w:rsidRPr="00903DBA">
        <w:rPr>
          <w:highlight w:val="white"/>
        </w:rPr>
        <w:t xml:space="preserve">  char c = format[0], charValue;</w:t>
      </w:r>
    </w:p>
    <w:p w14:paraId="4EDCB0E8" w14:textId="77777777" w:rsidR="00442030" w:rsidRPr="00903DBA" w:rsidRDefault="00442030" w:rsidP="00442030">
      <w:pPr>
        <w:pStyle w:val="Code"/>
        <w:rPr>
          <w:highlight w:val="white"/>
        </w:rPr>
      </w:pPr>
      <w:r w:rsidRPr="00903DBA">
        <w:rPr>
          <w:highlight w:val="white"/>
        </w:rPr>
        <w:t xml:space="preserve">  int *intPtr;</w:t>
      </w:r>
    </w:p>
    <w:p w14:paraId="037B94B8" w14:textId="77777777" w:rsidR="00442030" w:rsidRPr="00903DBA" w:rsidRDefault="00442030" w:rsidP="00442030">
      <w:pPr>
        <w:pStyle w:val="Code"/>
        <w:rPr>
          <w:highlight w:val="white"/>
        </w:rPr>
      </w:pPr>
      <w:r w:rsidRPr="00903DBA">
        <w:rPr>
          <w:highlight w:val="white"/>
        </w:rPr>
        <w:t xml:space="preserve">  long double longDoubleValue;</w:t>
      </w:r>
    </w:p>
    <w:p w14:paraId="3705018E" w14:textId="77777777" w:rsidR="00442030" w:rsidRPr="00903DBA" w:rsidRDefault="00442030" w:rsidP="00442030">
      <w:pPr>
        <w:pStyle w:val="Code"/>
        <w:rPr>
          <w:highlight w:val="white"/>
        </w:rPr>
      </w:pPr>
      <w:r w:rsidRPr="00903DBA">
        <w:rPr>
          <w:highlight w:val="white"/>
        </w:rPr>
        <w:t xml:space="preserve">  void* ptrValue;</w:t>
      </w:r>
    </w:p>
    <w:p w14:paraId="56196C97" w14:textId="77777777" w:rsidR="00442030" w:rsidRPr="00903DBA" w:rsidRDefault="00442030" w:rsidP="00442030">
      <w:pPr>
        <w:pStyle w:val="Code"/>
        <w:rPr>
          <w:highlight w:val="white"/>
        </w:rPr>
      </w:pPr>
    </w:p>
    <w:p w14:paraId="2867CC0D" w14:textId="77777777" w:rsidR="00442030" w:rsidRPr="00903DBA" w:rsidRDefault="00442030" w:rsidP="00442030">
      <w:pPr>
        <w:pStyle w:val="Code"/>
        <w:rPr>
          <w:highlight w:val="white"/>
        </w:rPr>
      </w:pPr>
      <w:r w:rsidRPr="00903DBA">
        <w:rPr>
          <w:highlight w:val="white"/>
        </w:rPr>
        <w:t xml:space="preserve">  switch (c) {</w:t>
      </w:r>
    </w:p>
    <w:p w14:paraId="310BD77B" w14:textId="77777777" w:rsidR="00442030" w:rsidRPr="00903DBA" w:rsidRDefault="00442030" w:rsidP="00442030">
      <w:pPr>
        <w:pStyle w:val="Code"/>
        <w:rPr>
          <w:highlight w:val="white"/>
        </w:rPr>
      </w:pPr>
      <w:r w:rsidRPr="00903DBA">
        <w:rPr>
          <w:highlight w:val="white"/>
        </w:rPr>
        <w:t xml:space="preserve">    case 'i':</w:t>
      </w:r>
    </w:p>
    <w:p w14:paraId="2E564B79" w14:textId="77777777" w:rsidR="00442030" w:rsidRPr="00903DBA" w:rsidRDefault="00442030" w:rsidP="00442030">
      <w:pPr>
        <w:pStyle w:val="Code"/>
        <w:rPr>
          <w:highlight w:val="white"/>
        </w:rPr>
      </w:pPr>
      <w:r w:rsidRPr="00903DBA">
        <w:rPr>
          <w:highlight w:val="white"/>
        </w:rPr>
        <w:t xml:space="preserve">    case 'd': {</w:t>
      </w:r>
    </w:p>
    <w:p w14:paraId="3F9A26DE" w14:textId="77777777" w:rsidR="00442030" w:rsidRPr="00903DBA" w:rsidRDefault="00442030" w:rsidP="00442030">
      <w:pPr>
        <w:pStyle w:val="Code"/>
        <w:rPr>
          <w:highlight w:val="white"/>
        </w:rPr>
      </w:pPr>
      <w:r w:rsidRPr="00903DBA">
        <w:rPr>
          <w:highlight w:val="white"/>
        </w:rPr>
        <w:t xml:space="preserve">        long longValue;</w:t>
      </w:r>
    </w:p>
    <w:p w14:paraId="17D1D82F" w14:textId="77777777" w:rsidR="00442030" w:rsidRPr="00903DBA" w:rsidRDefault="00442030" w:rsidP="00442030">
      <w:pPr>
        <w:pStyle w:val="Code"/>
        <w:rPr>
          <w:highlight w:val="white"/>
        </w:rPr>
      </w:pPr>
    </w:p>
    <w:p w14:paraId="685F4C21" w14:textId="77777777" w:rsidR="00442030" w:rsidRPr="00903DBA" w:rsidRDefault="00442030" w:rsidP="00442030">
      <w:pPr>
        <w:pStyle w:val="Code"/>
        <w:rPr>
          <w:highlight w:val="white"/>
        </w:rPr>
      </w:pPr>
      <w:r w:rsidRPr="00903DBA">
        <w:rPr>
          <w:highlight w:val="white"/>
        </w:rPr>
        <w:t xml:space="preserve">        if (shortInt) {</w:t>
      </w:r>
    </w:p>
    <w:p w14:paraId="2AF86BA6" w14:textId="77777777" w:rsidR="00442030" w:rsidRPr="00903DBA" w:rsidRDefault="00442030" w:rsidP="00442030">
      <w:pPr>
        <w:pStyle w:val="Code"/>
        <w:rPr>
          <w:highlight w:val="white"/>
        </w:rPr>
      </w:pPr>
      <w:r w:rsidRPr="00903DBA">
        <w:rPr>
          <w:highlight w:val="white"/>
        </w:rPr>
        <w:t xml:space="preserve">          longValue = (long) (short) va_arg(arg_list, int);</w:t>
      </w:r>
    </w:p>
    <w:p w14:paraId="17469B18" w14:textId="77777777" w:rsidR="00442030" w:rsidRPr="00903DBA" w:rsidRDefault="00442030" w:rsidP="00442030">
      <w:pPr>
        <w:pStyle w:val="Code"/>
        <w:rPr>
          <w:highlight w:val="white"/>
        </w:rPr>
      </w:pPr>
      <w:r w:rsidRPr="00903DBA">
        <w:rPr>
          <w:highlight w:val="white"/>
        </w:rPr>
        <w:t xml:space="preserve">        }</w:t>
      </w:r>
    </w:p>
    <w:p w14:paraId="0AB8AEC1" w14:textId="77777777" w:rsidR="00442030" w:rsidRPr="00903DBA" w:rsidRDefault="00442030" w:rsidP="00442030">
      <w:pPr>
        <w:pStyle w:val="Code"/>
        <w:rPr>
          <w:highlight w:val="white"/>
        </w:rPr>
      </w:pPr>
      <w:r w:rsidRPr="00903DBA">
        <w:rPr>
          <w:highlight w:val="white"/>
        </w:rPr>
        <w:t xml:space="preserve">        else if (longInt) {</w:t>
      </w:r>
    </w:p>
    <w:p w14:paraId="6A14DD14" w14:textId="77777777" w:rsidR="00442030" w:rsidRPr="00903DBA" w:rsidRDefault="00442030" w:rsidP="00442030">
      <w:pPr>
        <w:pStyle w:val="Code"/>
        <w:rPr>
          <w:highlight w:val="white"/>
        </w:rPr>
      </w:pPr>
      <w:r w:rsidRPr="00903DBA">
        <w:rPr>
          <w:highlight w:val="white"/>
        </w:rPr>
        <w:t xml:space="preserve">          longValue = va_arg(arg_list, long);</w:t>
      </w:r>
    </w:p>
    <w:p w14:paraId="3D724698" w14:textId="77777777" w:rsidR="00442030" w:rsidRPr="00903DBA" w:rsidRDefault="00442030" w:rsidP="00442030">
      <w:pPr>
        <w:pStyle w:val="Code"/>
        <w:rPr>
          <w:highlight w:val="white"/>
        </w:rPr>
      </w:pPr>
      <w:r w:rsidRPr="00903DBA">
        <w:rPr>
          <w:highlight w:val="white"/>
        </w:rPr>
        <w:t xml:space="preserve">        }</w:t>
      </w:r>
    </w:p>
    <w:p w14:paraId="640B187F" w14:textId="77777777" w:rsidR="00442030" w:rsidRPr="00903DBA" w:rsidRDefault="00442030" w:rsidP="00442030">
      <w:pPr>
        <w:pStyle w:val="Code"/>
        <w:rPr>
          <w:highlight w:val="white"/>
        </w:rPr>
      </w:pPr>
      <w:r w:rsidRPr="00903DBA">
        <w:rPr>
          <w:highlight w:val="white"/>
        </w:rPr>
        <w:t xml:space="preserve">        else {</w:t>
      </w:r>
    </w:p>
    <w:p w14:paraId="18B7B3D4" w14:textId="77777777" w:rsidR="00442030" w:rsidRPr="00903DBA" w:rsidRDefault="00442030" w:rsidP="00442030">
      <w:pPr>
        <w:pStyle w:val="Code"/>
        <w:rPr>
          <w:highlight w:val="white"/>
        </w:rPr>
      </w:pPr>
      <w:r w:rsidRPr="00903DBA">
        <w:rPr>
          <w:highlight w:val="white"/>
        </w:rPr>
        <w:t xml:space="preserve">          longValue = (long) va_arg(arg_list, int);</w:t>
      </w:r>
    </w:p>
    <w:p w14:paraId="5A7A90E0" w14:textId="77777777" w:rsidR="00442030" w:rsidRPr="00903DBA" w:rsidRDefault="00442030" w:rsidP="00442030">
      <w:pPr>
        <w:pStyle w:val="Code"/>
        <w:rPr>
          <w:highlight w:val="white"/>
        </w:rPr>
      </w:pPr>
      <w:r w:rsidRPr="00903DBA">
        <w:rPr>
          <w:highlight w:val="white"/>
        </w:rPr>
        <w:t xml:space="preserve">        }</w:t>
      </w:r>
    </w:p>
    <w:p w14:paraId="2B14B871" w14:textId="77777777" w:rsidR="00442030" w:rsidRPr="00903DBA" w:rsidRDefault="00442030" w:rsidP="00442030">
      <w:pPr>
        <w:pStyle w:val="Code"/>
        <w:rPr>
          <w:highlight w:val="white"/>
        </w:rPr>
      </w:pPr>
    </w:p>
    <w:p w14:paraId="54F4A370" w14:textId="77777777" w:rsidR="00442030" w:rsidRPr="00903DBA" w:rsidRDefault="00442030" w:rsidP="00442030">
      <w:pPr>
        <w:pStyle w:val="Code"/>
        <w:rPr>
          <w:highlight w:val="white"/>
        </w:rPr>
      </w:pPr>
      <w:r w:rsidRPr="00903DBA">
        <w:rPr>
          <w:highlight w:val="white"/>
        </w:rPr>
        <w:t xml:space="preserve">        if (negativePtr != NULL) {</w:t>
      </w:r>
    </w:p>
    <w:p w14:paraId="482ED81A" w14:textId="77777777" w:rsidR="00442030" w:rsidRPr="00903DBA" w:rsidRDefault="00442030" w:rsidP="00442030">
      <w:pPr>
        <w:pStyle w:val="Code"/>
        <w:rPr>
          <w:highlight w:val="white"/>
        </w:rPr>
      </w:pPr>
      <w:r w:rsidRPr="00903DBA">
        <w:rPr>
          <w:highlight w:val="white"/>
        </w:rPr>
        <w:t xml:space="preserve">          *negativePtr = (longValue &lt; 0);</w:t>
      </w:r>
    </w:p>
    <w:p w14:paraId="4825442C" w14:textId="77777777" w:rsidR="00442030" w:rsidRPr="00903DBA" w:rsidRDefault="00442030" w:rsidP="00442030">
      <w:pPr>
        <w:pStyle w:val="Code"/>
        <w:rPr>
          <w:highlight w:val="white"/>
        </w:rPr>
      </w:pPr>
      <w:r w:rsidRPr="00903DBA">
        <w:rPr>
          <w:highlight w:val="white"/>
        </w:rPr>
        <w:t xml:space="preserve">        }</w:t>
      </w:r>
    </w:p>
    <w:p w14:paraId="58B526F2" w14:textId="77777777" w:rsidR="00442030" w:rsidRPr="00903DBA" w:rsidRDefault="00442030" w:rsidP="00442030">
      <w:pPr>
        <w:pStyle w:val="Code"/>
        <w:rPr>
          <w:highlight w:val="white"/>
        </w:rPr>
      </w:pPr>
    </w:p>
    <w:p w14:paraId="38A3FF63" w14:textId="77777777" w:rsidR="00442030" w:rsidRPr="00903DBA" w:rsidRDefault="00442030" w:rsidP="00442030">
      <w:pPr>
        <w:pStyle w:val="Code"/>
        <w:rPr>
          <w:highlight w:val="white"/>
        </w:rPr>
      </w:pPr>
      <w:r w:rsidRPr="00903DBA">
        <w:rPr>
          <w:highlight w:val="white"/>
        </w:rPr>
        <w:t xml:space="preserve">        if (!sign) {</w:t>
      </w:r>
    </w:p>
    <w:p w14:paraId="06893AE8" w14:textId="77777777" w:rsidR="00442030" w:rsidRPr="00903DBA" w:rsidRDefault="00442030" w:rsidP="00442030">
      <w:pPr>
        <w:pStyle w:val="Code"/>
        <w:rPr>
          <w:highlight w:val="white"/>
        </w:rPr>
      </w:pPr>
      <w:r w:rsidRPr="00903DBA">
        <w:rPr>
          <w:highlight w:val="white"/>
        </w:rPr>
        <w:t xml:space="preserve">          longValue = labs(longValue);</w:t>
      </w:r>
    </w:p>
    <w:p w14:paraId="59A583C3" w14:textId="77777777" w:rsidR="00442030" w:rsidRPr="00903DBA" w:rsidRDefault="00442030" w:rsidP="00442030">
      <w:pPr>
        <w:pStyle w:val="Code"/>
        <w:rPr>
          <w:highlight w:val="white"/>
        </w:rPr>
      </w:pPr>
      <w:r w:rsidRPr="00903DBA">
        <w:rPr>
          <w:highlight w:val="white"/>
        </w:rPr>
        <w:t xml:space="preserve">        }</w:t>
      </w:r>
    </w:p>
    <w:p w14:paraId="3DBCB37F" w14:textId="77777777" w:rsidR="00442030" w:rsidRPr="00903DBA" w:rsidRDefault="00442030" w:rsidP="00442030">
      <w:pPr>
        <w:pStyle w:val="Code"/>
        <w:rPr>
          <w:highlight w:val="white"/>
        </w:rPr>
      </w:pPr>
    </w:p>
    <w:p w14:paraId="0B3ED8F2"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5156C2C" w14:textId="77777777" w:rsidR="00442030" w:rsidRPr="00903DBA" w:rsidRDefault="00442030" w:rsidP="00442030">
      <w:pPr>
        <w:pStyle w:val="Code"/>
        <w:rPr>
          <w:highlight w:val="white"/>
        </w:rPr>
      </w:pPr>
      <w:r w:rsidRPr="00903DBA">
        <w:rPr>
          <w:highlight w:val="white"/>
        </w:rPr>
        <w:t xml:space="preserve">        printLongInt(longValue, plus, space);</w:t>
      </w:r>
    </w:p>
    <w:p w14:paraId="21E38690" w14:textId="77777777" w:rsidR="00442030" w:rsidRPr="00903DBA" w:rsidRDefault="00442030" w:rsidP="00442030">
      <w:pPr>
        <w:pStyle w:val="Code"/>
        <w:rPr>
          <w:highlight w:val="white"/>
        </w:rPr>
      </w:pPr>
      <w:r w:rsidRPr="00903DBA">
        <w:rPr>
          <w:highlight w:val="white"/>
        </w:rPr>
        <w:t xml:space="preserve">      }</w:t>
      </w:r>
    </w:p>
    <w:p w14:paraId="30AE0D18" w14:textId="77777777" w:rsidR="00442030" w:rsidRPr="00903DBA" w:rsidRDefault="00442030" w:rsidP="00442030">
      <w:pPr>
        <w:pStyle w:val="Code"/>
        <w:rPr>
          <w:highlight w:val="white"/>
        </w:rPr>
      </w:pPr>
      <w:r w:rsidRPr="00903DBA">
        <w:rPr>
          <w:highlight w:val="white"/>
        </w:rPr>
        <w:t xml:space="preserve">      break;</w:t>
      </w:r>
    </w:p>
    <w:p w14:paraId="20390FD6" w14:textId="77777777" w:rsidR="00442030" w:rsidRPr="00903DBA" w:rsidRDefault="00442030" w:rsidP="00442030">
      <w:pPr>
        <w:pStyle w:val="Code"/>
        <w:rPr>
          <w:highlight w:val="white"/>
        </w:rPr>
      </w:pPr>
    </w:p>
    <w:p w14:paraId="48214E79" w14:textId="77777777" w:rsidR="00442030" w:rsidRPr="00903DBA" w:rsidRDefault="00442030" w:rsidP="00442030">
      <w:pPr>
        <w:pStyle w:val="Code"/>
        <w:rPr>
          <w:highlight w:val="white"/>
        </w:rPr>
      </w:pPr>
      <w:r w:rsidRPr="00903DBA">
        <w:rPr>
          <w:highlight w:val="white"/>
        </w:rPr>
        <w:t xml:space="preserve">    case 'c':</w:t>
      </w:r>
    </w:p>
    <w:p w14:paraId="40CC479B" w14:textId="77777777" w:rsidR="00442030" w:rsidRPr="00903DBA" w:rsidRDefault="00442030" w:rsidP="00442030">
      <w:pPr>
        <w:pStyle w:val="Code"/>
        <w:rPr>
          <w:highlight w:val="white"/>
        </w:rPr>
      </w:pPr>
      <w:r w:rsidRPr="00903DBA">
        <w:rPr>
          <w:highlight w:val="white"/>
        </w:rPr>
        <w:t xml:space="preserve">      charValue = (char) va_arg(arg_list, int);</w:t>
      </w:r>
    </w:p>
    <w:p w14:paraId="77E3E25E" w14:textId="77777777" w:rsidR="00442030" w:rsidRPr="00903DBA" w:rsidRDefault="00442030" w:rsidP="00442030">
      <w:pPr>
        <w:pStyle w:val="Code"/>
        <w:rPr>
          <w:highlight w:val="white"/>
        </w:rPr>
      </w:pPr>
      <w:r w:rsidRPr="00903DBA">
        <w:rPr>
          <w:highlight w:val="white"/>
        </w:rPr>
        <w:lastRenderedPageBreak/>
        <w:t xml:space="preserve">      arg_list = checkWidthAndPrecision(arg_list, widthPtr, &amp;precision);</w:t>
      </w:r>
    </w:p>
    <w:p w14:paraId="7C7020EA" w14:textId="77777777" w:rsidR="00442030" w:rsidRPr="00903DBA" w:rsidRDefault="00442030" w:rsidP="00442030">
      <w:pPr>
        <w:pStyle w:val="Code"/>
        <w:rPr>
          <w:highlight w:val="white"/>
        </w:rPr>
      </w:pPr>
      <w:r w:rsidRPr="00903DBA">
        <w:rPr>
          <w:highlight w:val="white"/>
        </w:rPr>
        <w:t xml:space="preserve">      printChar(charValue);</w:t>
      </w:r>
    </w:p>
    <w:p w14:paraId="74AB9915" w14:textId="77777777" w:rsidR="00442030" w:rsidRPr="00903DBA" w:rsidRDefault="00442030" w:rsidP="00442030">
      <w:pPr>
        <w:pStyle w:val="Code"/>
        <w:rPr>
          <w:highlight w:val="white"/>
        </w:rPr>
      </w:pPr>
      <w:r w:rsidRPr="00903DBA">
        <w:rPr>
          <w:highlight w:val="white"/>
        </w:rPr>
        <w:t xml:space="preserve">      break;</w:t>
      </w:r>
    </w:p>
    <w:p w14:paraId="761CA001" w14:textId="77777777" w:rsidR="00442030" w:rsidRPr="00903DBA" w:rsidRDefault="00442030" w:rsidP="00442030">
      <w:pPr>
        <w:pStyle w:val="Code"/>
        <w:rPr>
          <w:highlight w:val="white"/>
        </w:rPr>
      </w:pPr>
    </w:p>
    <w:p w14:paraId="43333D6D" w14:textId="77777777" w:rsidR="00442030" w:rsidRPr="00903DBA" w:rsidRDefault="00442030" w:rsidP="00442030">
      <w:pPr>
        <w:pStyle w:val="Code"/>
        <w:rPr>
          <w:highlight w:val="white"/>
        </w:rPr>
      </w:pPr>
      <w:r w:rsidRPr="00903DBA">
        <w:rPr>
          <w:highlight w:val="white"/>
        </w:rPr>
        <w:t xml:space="preserve">    case 's': {</w:t>
      </w:r>
    </w:p>
    <w:p w14:paraId="1FC84A34" w14:textId="77777777" w:rsidR="00442030" w:rsidRPr="00903DBA" w:rsidRDefault="00442030" w:rsidP="00442030">
      <w:pPr>
        <w:pStyle w:val="Code"/>
        <w:rPr>
          <w:highlight w:val="white"/>
        </w:rPr>
      </w:pPr>
      <w:r w:rsidRPr="00903DBA">
        <w:rPr>
          <w:highlight w:val="white"/>
        </w:rPr>
        <w:t xml:space="preserve">        char* stringValue = va_arg(arg_list, char*);</w:t>
      </w:r>
    </w:p>
    <w:p w14:paraId="61D36AEE"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6BA1597" w14:textId="77777777" w:rsidR="00442030" w:rsidRPr="00903DBA" w:rsidRDefault="00442030" w:rsidP="00442030">
      <w:pPr>
        <w:pStyle w:val="Code"/>
        <w:rPr>
          <w:highlight w:val="white"/>
        </w:rPr>
      </w:pPr>
      <w:r w:rsidRPr="00903DBA">
        <w:rPr>
          <w:highlight w:val="white"/>
        </w:rPr>
        <w:t xml:space="preserve">        printString(stringValue, precision);</w:t>
      </w:r>
    </w:p>
    <w:p w14:paraId="2BDAEF43" w14:textId="77777777" w:rsidR="00442030" w:rsidRPr="00903DBA" w:rsidRDefault="00442030" w:rsidP="00442030">
      <w:pPr>
        <w:pStyle w:val="Code"/>
        <w:rPr>
          <w:highlight w:val="white"/>
        </w:rPr>
      </w:pPr>
      <w:r w:rsidRPr="00903DBA">
        <w:rPr>
          <w:highlight w:val="white"/>
        </w:rPr>
        <w:t xml:space="preserve">      }</w:t>
      </w:r>
    </w:p>
    <w:p w14:paraId="0919BA08" w14:textId="77777777" w:rsidR="00442030" w:rsidRPr="00903DBA" w:rsidRDefault="00442030" w:rsidP="00442030">
      <w:pPr>
        <w:pStyle w:val="Code"/>
        <w:rPr>
          <w:highlight w:val="white"/>
        </w:rPr>
      </w:pPr>
      <w:r w:rsidRPr="00903DBA">
        <w:rPr>
          <w:highlight w:val="white"/>
        </w:rPr>
        <w:t xml:space="preserve">      break;</w:t>
      </w:r>
    </w:p>
    <w:p w14:paraId="3B026C78" w14:textId="77777777" w:rsidR="00442030" w:rsidRPr="00903DBA" w:rsidRDefault="00442030" w:rsidP="00442030">
      <w:pPr>
        <w:pStyle w:val="Code"/>
        <w:rPr>
          <w:highlight w:val="white"/>
        </w:rPr>
      </w:pPr>
    </w:p>
    <w:p w14:paraId="67080DD6" w14:textId="77777777" w:rsidR="00442030" w:rsidRPr="00903DBA" w:rsidRDefault="00442030" w:rsidP="00442030">
      <w:pPr>
        <w:pStyle w:val="Code"/>
        <w:rPr>
          <w:highlight w:val="white"/>
        </w:rPr>
      </w:pPr>
      <w:r w:rsidRPr="00903DBA">
        <w:rPr>
          <w:highlight w:val="white"/>
        </w:rPr>
        <w:t xml:space="preserve">    case 'u':</w:t>
      </w:r>
    </w:p>
    <w:p w14:paraId="3B07A734" w14:textId="77777777" w:rsidR="00442030" w:rsidRPr="00903DBA" w:rsidRDefault="00442030" w:rsidP="00442030">
      <w:pPr>
        <w:pStyle w:val="Code"/>
        <w:rPr>
          <w:highlight w:val="white"/>
        </w:rPr>
      </w:pPr>
      <w:r w:rsidRPr="00903DBA">
        <w:rPr>
          <w:highlight w:val="white"/>
        </w:rPr>
        <w:t xml:space="preserve">    case 'o':</w:t>
      </w:r>
    </w:p>
    <w:p w14:paraId="2FA65547" w14:textId="77777777" w:rsidR="00442030" w:rsidRPr="00903DBA" w:rsidRDefault="00442030" w:rsidP="00442030">
      <w:pPr>
        <w:pStyle w:val="Code"/>
        <w:rPr>
          <w:highlight w:val="white"/>
        </w:rPr>
      </w:pPr>
      <w:r w:rsidRPr="00903DBA">
        <w:rPr>
          <w:highlight w:val="white"/>
        </w:rPr>
        <w:t xml:space="preserve">    case 'b':</w:t>
      </w:r>
    </w:p>
    <w:p w14:paraId="1B22410A" w14:textId="77777777" w:rsidR="00442030" w:rsidRPr="00903DBA" w:rsidRDefault="00442030" w:rsidP="00442030">
      <w:pPr>
        <w:pStyle w:val="Code"/>
        <w:rPr>
          <w:highlight w:val="white"/>
        </w:rPr>
      </w:pPr>
      <w:r w:rsidRPr="00903DBA">
        <w:rPr>
          <w:highlight w:val="white"/>
        </w:rPr>
        <w:t xml:space="preserve">    case 'x':</w:t>
      </w:r>
    </w:p>
    <w:p w14:paraId="0C25D19C" w14:textId="77777777" w:rsidR="00442030" w:rsidRPr="00903DBA" w:rsidRDefault="00442030" w:rsidP="00442030">
      <w:pPr>
        <w:pStyle w:val="Code"/>
        <w:rPr>
          <w:highlight w:val="white"/>
        </w:rPr>
      </w:pPr>
      <w:r w:rsidRPr="00903DBA">
        <w:rPr>
          <w:highlight w:val="white"/>
        </w:rPr>
        <w:t xml:space="preserve">    case 'X': {</w:t>
      </w:r>
    </w:p>
    <w:p w14:paraId="21E71142" w14:textId="77777777" w:rsidR="00442030" w:rsidRPr="00903DBA" w:rsidRDefault="00442030" w:rsidP="00442030">
      <w:pPr>
        <w:pStyle w:val="Code"/>
        <w:rPr>
          <w:highlight w:val="white"/>
        </w:rPr>
      </w:pPr>
      <w:r w:rsidRPr="00903DBA">
        <w:rPr>
          <w:highlight w:val="white"/>
        </w:rPr>
        <w:t xml:space="preserve">        unsigned long base = ((c == 'u') ? 10ul : ((c == 'o') ? 8ul :</w:t>
      </w:r>
    </w:p>
    <w:p w14:paraId="388DE4AC" w14:textId="77777777" w:rsidR="00442030" w:rsidRPr="00903DBA" w:rsidRDefault="00442030" w:rsidP="00442030">
      <w:pPr>
        <w:pStyle w:val="Code"/>
        <w:rPr>
          <w:highlight w:val="white"/>
        </w:rPr>
      </w:pPr>
      <w:r w:rsidRPr="00903DBA">
        <w:rPr>
          <w:highlight w:val="white"/>
        </w:rPr>
        <w:t xml:space="preserve">                                                  ((c == 'b') ? 2ul : 16ul)));</w:t>
      </w:r>
    </w:p>
    <w:p w14:paraId="368A7034" w14:textId="77777777" w:rsidR="00442030" w:rsidRPr="00903DBA" w:rsidRDefault="00442030" w:rsidP="00442030">
      <w:pPr>
        <w:pStyle w:val="Code"/>
        <w:rPr>
          <w:highlight w:val="white"/>
        </w:rPr>
      </w:pPr>
      <w:r w:rsidRPr="00903DBA">
        <w:rPr>
          <w:highlight w:val="white"/>
        </w:rPr>
        <w:t xml:space="preserve">        unsigned long value;</w:t>
      </w:r>
    </w:p>
    <w:p w14:paraId="77FF4CEF" w14:textId="77777777" w:rsidR="00442030" w:rsidRPr="00903DBA" w:rsidRDefault="00442030" w:rsidP="00442030">
      <w:pPr>
        <w:pStyle w:val="Code"/>
        <w:rPr>
          <w:highlight w:val="white"/>
        </w:rPr>
      </w:pPr>
    </w:p>
    <w:p w14:paraId="1837690F" w14:textId="77777777" w:rsidR="00442030" w:rsidRPr="00903DBA" w:rsidRDefault="00442030" w:rsidP="00442030">
      <w:pPr>
        <w:pStyle w:val="Code"/>
        <w:rPr>
          <w:highlight w:val="white"/>
        </w:rPr>
      </w:pPr>
      <w:r w:rsidRPr="00903DBA">
        <w:rPr>
          <w:highlight w:val="white"/>
        </w:rPr>
        <w:t xml:space="preserve">        if (shortInt) {</w:t>
      </w:r>
    </w:p>
    <w:p w14:paraId="20C61E39" w14:textId="77777777" w:rsidR="00442030" w:rsidRPr="00903DBA" w:rsidRDefault="00442030" w:rsidP="00442030">
      <w:pPr>
        <w:pStyle w:val="Code"/>
        <w:rPr>
          <w:highlight w:val="white"/>
        </w:rPr>
      </w:pPr>
      <w:r w:rsidRPr="00903DBA">
        <w:rPr>
          <w:highlight w:val="white"/>
        </w:rPr>
        <w:t xml:space="preserve">          value = (unsigned long) (unsigned short)</w:t>
      </w:r>
    </w:p>
    <w:p w14:paraId="6B8225E7" w14:textId="77777777" w:rsidR="00442030" w:rsidRPr="00903DBA" w:rsidRDefault="00442030" w:rsidP="00442030">
      <w:pPr>
        <w:pStyle w:val="Code"/>
        <w:rPr>
          <w:highlight w:val="white"/>
        </w:rPr>
      </w:pPr>
      <w:r w:rsidRPr="00903DBA">
        <w:rPr>
          <w:highlight w:val="white"/>
        </w:rPr>
        <w:t xml:space="preserve">                  va_arg(arg_list, unsigned int);</w:t>
      </w:r>
    </w:p>
    <w:p w14:paraId="7AF50DC5" w14:textId="77777777" w:rsidR="00442030" w:rsidRPr="00903DBA" w:rsidRDefault="00442030" w:rsidP="00442030">
      <w:pPr>
        <w:pStyle w:val="Code"/>
        <w:rPr>
          <w:highlight w:val="white"/>
        </w:rPr>
      </w:pPr>
      <w:r w:rsidRPr="00903DBA">
        <w:rPr>
          <w:highlight w:val="white"/>
        </w:rPr>
        <w:t xml:space="preserve">        }</w:t>
      </w:r>
    </w:p>
    <w:p w14:paraId="261E2C57" w14:textId="77777777" w:rsidR="00442030" w:rsidRPr="00903DBA" w:rsidRDefault="00442030" w:rsidP="00442030">
      <w:pPr>
        <w:pStyle w:val="Code"/>
        <w:rPr>
          <w:highlight w:val="white"/>
        </w:rPr>
      </w:pPr>
      <w:r w:rsidRPr="00903DBA">
        <w:rPr>
          <w:highlight w:val="white"/>
        </w:rPr>
        <w:t xml:space="preserve">        else if (longInt) {</w:t>
      </w:r>
    </w:p>
    <w:p w14:paraId="6E97BD20" w14:textId="77777777" w:rsidR="00442030" w:rsidRPr="00903DBA" w:rsidRDefault="00442030" w:rsidP="00442030">
      <w:pPr>
        <w:pStyle w:val="Code"/>
        <w:rPr>
          <w:highlight w:val="white"/>
        </w:rPr>
      </w:pPr>
      <w:r w:rsidRPr="00903DBA">
        <w:rPr>
          <w:highlight w:val="white"/>
        </w:rPr>
        <w:t xml:space="preserve">          value = va_arg(arg_list, unsigned long);</w:t>
      </w:r>
    </w:p>
    <w:p w14:paraId="4E3F6551" w14:textId="77777777" w:rsidR="00442030" w:rsidRPr="00903DBA" w:rsidRDefault="00442030" w:rsidP="00442030">
      <w:pPr>
        <w:pStyle w:val="Code"/>
        <w:rPr>
          <w:highlight w:val="white"/>
        </w:rPr>
      </w:pPr>
      <w:r w:rsidRPr="00903DBA">
        <w:rPr>
          <w:highlight w:val="white"/>
        </w:rPr>
        <w:t xml:space="preserve">        }</w:t>
      </w:r>
    </w:p>
    <w:p w14:paraId="711EB575" w14:textId="77777777" w:rsidR="00442030" w:rsidRPr="00903DBA" w:rsidRDefault="00442030" w:rsidP="00442030">
      <w:pPr>
        <w:pStyle w:val="Code"/>
        <w:rPr>
          <w:highlight w:val="white"/>
        </w:rPr>
      </w:pPr>
      <w:r w:rsidRPr="00903DBA">
        <w:rPr>
          <w:highlight w:val="white"/>
        </w:rPr>
        <w:t xml:space="preserve">        else {</w:t>
      </w:r>
    </w:p>
    <w:p w14:paraId="42242BF6" w14:textId="77777777" w:rsidR="00442030" w:rsidRPr="00903DBA" w:rsidRDefault="00442030" w:rsidP="00442030">
      <w:pPr>
        <w:pStyle w:val="Code"/>
        <w:rPr>
          <w:highlight w:val="white"/>
        </w:rPr>
      </w:pPr>
      <w:r w:rsidRPr="00903DBA">
        <w:rPr>
          <w:highlight w:val="white"/>
        </w:rPr>
        <w:t xml:space="preserve">          value = (unsigned long) va_arg(arg_list, unsigned int);</w:t>
      </w:r>
    </w:p>
    <w:p w14:paraId="00B749EC" w14:textId="77777777" w:rsidR="00442030" w:rsidRPr="00903DBA" w:rsidRDefault="00442030" w:rsidP="00442030">
      <w:pPr>
        <w:pStyle w:val="Code"/>
        <w:rPr>
          <w:highlight w:val="white"/>
        </w:rPr>
      </w:pPr>
      <w:r w:rsidRPr="00903DBA">
        <w:rPr>
          <w:highlight w:val="white"/>
        </w:rPr>
        <w:t xml:space="preserve">        }</w:t>
      </w:r>
    </w:p>
    <w:p w14:paraId="129B9623" w14:textId="77777777" w:rsidR="00442030" w:rsidRPr="00903DBA" w:rsidRDefault="00442030" w:rsidP="00442030">
      <w:pPr>
        <w:pStyle w:val="Code"/>
        <w:rPr>
          <w:highlight w:val="white"/>
        </w:rPr>
      </w:pPr>
    </w:p>
    <w:p w14:paraId="75DB87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1E6FCE3" w14:textId="77777777" w:rsidR="00442030" w:rsidRPr="00903DBA" w:rsidRDefault="00442030" w:rsidP="00442030">
      <w:pPr>
        <w:pStyle w:val="Code"/>
        <w:rPr>
          <w:highlight w:val="white"/>
        </w:rPr>
      </w:pPr>
      <w:r w:rsidRPr="00903DBA">
        <w:rPr>
          <w:highlight w:val="white"/>
        </w:rPr>
        <w:t xml:space="preserve">        printUnsignedLong(value, plus, space, grid, base, isupper(c));</w:t>
      </w:r>
    </w:p>
    <w:p w14:paraId="158046A4" w14:textId="77777777" w:rsidR="00442030" w:rsidRPr="00903DBA" w:rsidRDefault="00442030" w:rsidP="00442030">
      <w:pPr>
        <w:pStyle w:val="Code"/>
        <w:rPr>
          <w:highlight w:val="white"/>
        </w:rPr>
      </w:pPr>
      <w:r w:rsidRPr="00903DBA">
        <w:rPr>
          <w:highlight w:val="white"/>
        </w:rPr>
        <w:t xml:space="preserve">      }</w:t>
      </w:r>
    </w:p>
    <w:p w14:paraId="7522C191" w14:textId="77777777" w:rsidR="00442030" w:rsidRPr="00903DBA" w:rsidRDefault="00442030" w:rsidP="00442030">
      <w:pPr>
        <w:pStyle w:val="Code"/>
        <w:rPr>
          <w:highlight w:val="white"/>
        </w:rPr>
      </w:pPr>
      <w:r w:rsidRPr="00903DBA">
        <w:rPr>
          <w:highlight w:val="white"/>
        </w:rPr>
        <w:t xml:space="preserve">      break;</w:t>
      </w:r>
    </w:p>
    <w:p w14:paraId="5168CD2A" w14:textId="77777777" w:rsidR="00442030" w:rsidRPr="00903DBA" w:rsidRDefault="00442030" w:rsidP="00442030">
      <w:pPr>
        <w:pStyle w:val="Code"/>
        <w:rPr>
          <w:highlight w:val="white"/>
        </w:rPr>
      </w:pPr>
    </w:p>
    <w:p w14:paraId="3C9396E7" w14:textId="77777777" w:rsidR="00442030" w:rsidRPr="00903DBA" w:rsidRDefault="00442030" w:rsidP="00442030">
      <w:pPr>
        <w:pStyle w:val="Code"/>
        <w:rPr>
          <w:highlight w:val="white"/>
        </w:rPr>
      </w:pPr>
      <w:r w:rsidRPr="00903DBA">
        <w:rPr>
          <w:highlight w:val="white"/>
        </w:rPr>
        <w:t xml:space="preserve">    case 'f':</w:t>
      </w:r>
    </w:p>
    <w:p w14:paraId="0511032C" w14:textId="77777777" w:rsidR="00442030" w:rsidRPr="00903DBA" w:rsidRDefault="00442030" w:rsidP="00442030">
      <w:pPr>
        <w:pStyle w:val="Code"/>
        <w:rPr>
          <w:highlight w:val="white"/>
        </w:rPr>
      </w:pPr>
      <w:r w:rsidRPr="00903DBA">
        <w:rPr>
          <w:highlight w:val="white"/>
        </w:rPr>
        <w:t xml:space="preserve">    case 'e':</w:t>
      </w:r>
    </w:p>
    <w:p w14:paraId="78B36DFF" w14:textId="77777777" w:rsidR="00442030" w:rsidRPr="00903DBA" w:rsidRDefault="00442030" w:rsidP="00442030">
      <w:pPr>
        <w:pStyle w:val="Code"/>
        <w:rPr>
          <w:highlight w:val="white"/>
        </w:rPr>
      </w:pPr>
      <w:r w:rsidRPr="00903DBA">
        <w:rPr>
          <w:highlight w:val="white"/>
        </w:rPr>
        <w:t xml:space="preserve">    case 'E':</w:t>
      </w:r>
    </w:p>
    <w:p w14:paraId="168FC6A0" w14:textId="77777777" w:rsidR="00442030" w:rsidRPr="00903DBA" w:rsidRDefault="00442030" w:rsidP="00442030">
      <w:pPr>
        <w:pStyle w:val="Code"/>
        <w:rPr>
          <w:highlight w:val="white"/>
        </w:rPr>
      </w:pPr>
      <w:r w:rsidRPr="00903DBA">
        <w:rPr>
          <w:highlight w:val="white"/>
        </w:rPr>
        <w:t xml:space="preserve">    case 'g':</w:t>
      </w:r>
    </w:p>
    <w:p w14:paraId="24C3ACB0" w14:textId="77777777" w:rsidR="00442030" w:rsidRPr="00903DBA" w:rsidRDefault="00442030" w:rsidP="00442030">
      <w:pPr>
        <w:pStyle w:val="Code"/>
        <w:rPr>
          <w:highlight w:val="white"/>
        </w:rPr>
      </w:pPr>
      <w:r w:rsidRPr="00903DBA">
        <w:rPr>
          <w:highlight w:val="white"/>
        </w:rPr>
        <w:t xml:space="preserve">    case 'G':</w:t>
      </w:r>
    </w:p>
    <w:p w14:paraId="01C49723" w14:textId="77777777" w:rsidR="00442030" w:rsidRPr="00903DBA" w:rsidRDefault="00442030" w:rsidP="00442030">
      <w:pPr>
        <w:pStyle w:val="Code"/>
        <w:rPr>
          <w:highlight w:val="white"/>
        </w:rPr>
      </w:pPr>
      <w:r w:rsidRPr="00903DBA">
        <w:rPr>
          <w:highlight w:val="white"/>
        </w:rPr>
        <w:t xml:space="preserve">      if (longDouble) {</w:t>
      </w:r>
    </w:p>
    <w:p w14:paraId="6DE6B9DB" w14:textId="77777777" w:rsidR="00442030" w:rsidRPr="00903DBA" w:rsidRDefault="00442030" w:rsidP="00442030">
      <w:pPr>
        <w:pStyle w:val="Code"/>
        <w:rPr>
          <w:highlight w:val="white"/>
        </w:rPr>
      </w:pPr>
      <w:r w:rsidRPr="00903DBA">
        <w:rPr>
          <w:highlight w:val="white"/>
        </w:rPr>
        <w:t xml:space="preserve">        longDoubleValue = va_arg(arg_list, long double);</w:t>
      </w:r>
    </w:p>
    <w:p w14:paraId="477503D7" w14:textId="77777777" w:rsidR="00442030" w:rsidRPr="00903DBA" w:rsidRDefault="00442030" w:rsidP="00442030">
      <w:pPr>
        <w:pStyle w:val="Code"/>
        <w:rPr>
          <w:highlight w:val="white"/>
        </w:rPr>
      </w:pPr>
      <w:r w:rsidRPr="00903DBA">
        <w:rPr>
          <w:highlight w:val="white"/>
        </w:rPr>
        <w:t xml:space="preserve">        printLongDoublePlain(longDoubleValue, FALSE, FALSE, FALSE, 3);</w:t>
      </w:r>
    </w:p>
    <w:p w14:paraId="6F2134A1" w14:textId="77777777" w:rsidR="00442030" w:rsidRPr="00903DBA" w:rsidRDefault="00442030" w:rsidP="00442030">
      <w:pPr>
        <w:pStyle w:val="Code"/>
        <w:rPr>
          <w:highlight w:val="white"/>
        </w:rPr>
      </w:pPr>
      <w:r w:rsidRPr="00903DBA">
        <w:rPr>
          <w:highlight w:val="white"/>
        </w:rPr>
        <w:t xml:space="preserve">      }</w:t>
      </w:r>
    </w:p>
    <w:p w14:paraId="67ED0969" w14:textId="77777777" w:rsidR="00442030" w:rsidRPr="00903DBA" w:rsidRDefault="00442030" w:rsidP="00442030">
      <w:pPr>
        <w:pStyle w:val="Code"/>
        <w:rPr>
          <w:highlight w:val="white"/>
        </w:rPr>
      </w:pPr>
      <w:r w:rsidRPr="00903DBA">
        <w:rPr>
          <w:highlight w:val="white"/>
        </w:rPr>
        <w:t xml:space="preserve">      else {</w:t>
      </w:r>
    </w:p>
    <w:p w14:paraId="0B8EE3FA" w14:textId="77777777" w:rsidR="00442030" w:rsidRPr="00903DBA" w:rsidRDefault="00442030" w:rsidP="00442030">
      <w:pPr>
        <w:pStyle w:val="Code"/>
        <w:rPr>
          <w:highlight w:val="white"/>
        </w:rPr>
      </w:pPr>
      <w:r w:rsidRPr="00903DBA">
        <w:rPr>
          <w:highlight w:val="white"/>
        </w:rPr>
        <w:t xml:space="preserve">        longDoubleValue = (long double) va_arg(arg_list, double);</w:t>
      </w:r>
    </w:p>
    <w:p w14:paraId="03CCB7B4" w14:textId="77777777" w:rsidR="00442030" w:rsidRPr="00903DBA" w:rsidRDefault="00442030" w:rsidP="00442030">
      <w:pPr>
        <w:pStyle w:val="Code"/>
        <w:rPr>
          <w:highlight w:val="white"/>
        </w:rPr>
      </w:pPr>
      <w:r w:rsidRPr="00903DBA">
        <w:rPr>
          <w:highlight w:val="white"/>
        </w:rPr>
        <w:t xml:space="preserve">      }</w:t>
      </w:r>
    </w:p>
    <w:p w14:paraId="5FB02B9C" w14:textId="77777777" w:rsidR="00442030" w:rsidRPr="00903DBA" w:rsidRDefault="00442030" w:rsidP="00442030">
      <w:pPr>
        <w:pStyle w:val="Code"/>
        <w:rPr>
          <w:highlight w:val="white"/>
        </w:rPr>
      </w:pPr>
    </w:p>
    <w:p w14:paraId="0485FADC" w14:textId="77777777" w:rsidR="00442030" w:rsidRPr="00903DBA" w:rsidRDefault="00442030" w:rsidP="00442030">
      <w:pPr>
        <w:pStyle w:val="Code"/>
        <w:rPr>
          <w:highlight w:val="white"/>
        </w:rPr>
      </w:pPr>
      <w:r w:rsidRPr="00903DBA">
        <w:rPr>
          <w:highlight w:val="white"/>
        </w:rPr>
        <w:t xml:space="preserve">      if (negativePtr != NULL) {</w:t>
      </w:r>
    </w:p>
    <w:p w14:paraId="22F56EB7" w14:textId="77777777" w:rsidR="00442030" w:rsidRPr="00903DBA" w:rsidRDefault="00442030" w:rsidP="00442030">
      <w:pPr>
        <w:pStyle w:val="Code"/>
        <w:rPr>
          <w:highlight w:val="white"/>
        </w:rPr>
      </w:pPr>
      <w:r w:rsidRPr="00903DBA">
        <w:rPr>
          <w:highlight w:val="white"/>
        </w:rPr>
        <w:t xml:space="preserve">        *negativePtr = (longDoubleValue &lt; 0);</w:t>
      </w:r>
    </w:p>
    <w:p w14:paraId="3CA51D13" w14:textId="77777777" w:rsidR="00442030" w:rsidRPr="00903DBA" w:rsidRDefault="00442030" w:rsidP="00442030">
      <w:pPr>
        <w:pStyle w:val="Code"/>
        <w:rPr>
          <w:highlight w:val="white"/>
        </w:rPr>
      </w:pPr>
      <w:r w:rsidRPr="00903DBA">
        <w:rPr>
          <w:highlight w:val="white"/>
        </w:rPr>
        <w:t xml:space="preserve">      }</w:t>
      </w:r>
    </w:p>
    <w:p w14:paraId="25593D64" w14:textId="77777777" w:rsidR="00442030" w:rsidRPr="00903DBA" w:rsidRDefault="00442030" w:rsidP="00442030">
      <w:pPr>
        <w:pStyle w:val="Code"/>
        <w:rPr>
          <w:highlight w:val="white"/>
        </w:rPr>
      </w:pPr>
    </w:p>
    <w:p w14:paraId="6B94F6D9" w14:textId="77777777" w:rsidR="00442030" w:rsidRPr="00903DBA" w:rsidRDefault="00442030" w:rsidP="00442030">
      <w:pPr>
        <w:pStyle w:val="Code"/>
        <w:rPr>
          <w:highlight w:val="white"/>
        </w:rPr>
      </w:pPr>
      <w:r w:rsidRPr="00903DBA">
        <w:rPr>
          <w:highlight w:val="white"/>
        </w:rPr>
        <w:t xml:space="preserve">      if (!sign) {</w:t>
      </w:r>
    </w:p>
    <w:p w14:paraId="4CCED4A6" w14:textId="77777777" w:rsidR="00442030" w:rsidRPr="00903DBA" w:rsidRDefault="00442030" w:rsidP="00442030">
      <w:pPr>
        <w:pStyle w:val="Code"/>
        <w:rPr>
          <w:highlight w:val="white"/>
        </w:rPr>
      </w:pPr>
      <w:r w:rsidRPr="00903DBA">
        <w:rPr>
          <w:highlight w:val="white"/>
        </w:rPr>
        <w:t xml:space="preserve">        longDoubleValue = fabs(longDoubleValue);</w:t>
      </w:r>
    </w:p>
    <w:p w14:paraId="35C0BAD9" w14:textId="77777777" w:rsidR="00442030" w:rsidRPr="00903DBA" w:rsidRDefault="00442030" w:rsidP="00442030">
      <w:pPr>
        <w:pStyle w:val="Code"/>
        <w:rPr>
          <w:highlight w:val="white"/>
        </w:rPr>
      </w:pPr>
      <w:r w:rsidRPr="00903DBA">
        <w:rPr>
          <w:highlight w:val="white"/>
        </w:rPr>
        <w:t xml:space="preserve">      }</w:t>
      </w:r>
    </w:p>
    <w:p w14:paraId="3DCCE8CE" w14:textId="77777777" w:rsidR="00442030" w:rsidRPr="00903DBA" w:rsidRDefault="00442030" w:rsidP="00442030">
      <w:pPr>
        <w:pStyle w:val="Code"/>
        <w:rPr>
          <w:highlight w:val="white"/>
        </w:rPr>
      </w:pPr>
    </w:p>
    <w:p w14:paraId="790BF5BB" w14:textId="77777777" w:rsidR="00442030" w:rsidRPr="00903DBA" w:rsidRDefault="00442030" w:rsidP="00442030">
      <w:pPr>
        <w:pStyle w:val="Code"/>
        <w:rPr>
          <w:highlight w:val="white"/>
        </w:rPr>
      </w:pPr>
      <w:r w:rsidRPr="00903DBA">
        <w:rPr>
          <w:highlight w:val="white"/>
        </w:rPr>
        <w:lastRenderedPageBreak/>
        <w:t xml:space="preserve">      arg_list = checkWidthAndPrecision(arg_list, widthPtr, &amp;precision);</w:t>
      </w:r>
    </w:p>
    <w:p w14:paraId="5ADF1166" w14:textId="77777777" w:rsidR="00442030" w:rsidRPr="00903DBA" w:rsidRDefault="00442030" w:rsidP="00442030">
      <w:pPr>
        <w:pStyle w:val="Code"/>
        <w:rPr>
          <w:highlight w:val="white"/>
        </w:rPr>
      </w:pPr>
    </w:p>
    <w:p w14:paraId="3AAB69AB" w14:textId="77777777" w:rsidR="00442030" w:rsidRPr="00903DBA" w:rsidRDefault="00442030" w:rsidP="00442030">
      <w:pPr>
        <w:pStyle w:val="Code"/>
        <w:rPr>
          <w:highlight w:val="white"/>
        </w:rPr>
      </w:pPr>
      <w:r w:rsidRPr="00903DBA">
        <w:rPr>
          <w:highlight w:val="white"/>
        </w:rPr>
        <w:t xml:space="preserve">      if (c == 'f') {</w:t>
      </w:r>
    </w:p>
    <w:p w14:paraId="5D01A960"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23CBA311" w14:textId="77777777" w:rsidR="00442030" w:rsidRPr="00903DBA" w:rsidRDefault="00442030" w:rsidP="00442030">
      <w:pPr>
        <w:pStyle w:val="Code"/>
        <w:rPr>
          <w:highlight w:val="white"/>
        </w:rPr>
      </w:pPr>
      <w:r w:rsidRPr="00903DBA">
        <w:rPr>
          <w:highlight w:val="white"/>
        </w:rPr>
        <w:t xml:space="preserve">      }</w:t>
      </w:r>
    </w:p>
    <w:p w14:paraId="563B78D3" w14:textId="77777777" w:rsidR="00442030" w:rsidRPr="00903DBA" w:rsidRDefault="00442030" w:rsidP="00442030">
      <w:pPr>
        <w:pStyle w:val="Code"/>
        <w:rPr>
          <w:highlight w:val="white"/>
        </w:rPr>
      </w:pPr>
      <w:r w:rsidRPr="00903DBA">
        <w:rPr>
          <w:highlight w:val="white"/>
        </w:rPr>
        <w:t xml:space="preserve">      else if (tolower(c) == 'e') {</w:t>
      </w:r>
    </w:p>
    <w:p w14:paraId="4297129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B0FFD3" w14:textId="77777777" w:rsidR="00442030" w:rsidRPr="00903DBA" w:rsidRDefault="00442030" w:rsidP="00442030">
      <w:pPr>
        <w:pStyle w:val="Code"/>
        <w:rPr>
          <w:highlight w:val="white"/>
        </w:rPr>
      </w:pPr>
      <w:r w:rsidRPr="00903DBA">
        <w:rPr>
          <w:highlight w:val="white"/>
        </w:rPr>
        <w:t xml:space="preserve">                            grid, precision, isupper(c));</w:t>
      </w:r>
    </w:p>
    <w:p w14:paraId="79531ABD" w14:textId="77777777" w:rsidR="00442030" w:rsidRPr="00903DBA" w:rsidRDefault="00442030" w:rsidP="00442030">
      <w:pPr>
        <w:pStyle w:val="Code"/>
        <w:rPr>
          <w:highlight w:val="white"/>
        </w:rPr>
      </w:pPr>
      <w:r w:rsidRPr="00903DBA">
        <w:rPr>
          <w:highlight w:val="white"/>
        </w:rPr>
        <w:t xml:space="preserve">      }</w:t>
      </w:r>
    </w:p>
    <w:p w14:paraId="0435C3BE" w14:textId="77777777" w:rsidR="00442030" w:rsidRPr="00903DBA" w:rsidRDefault="00442030" w:rsidP="00442030">
      <w:pPr>
        <w:pStyle w:val="Code"/>
        <w:rPr>
          <w:highlight w:val="white"/>
        </w:rPr>
      </w:pPr>
      <w:r w:rsidRPr="00903DBA">
        <w:rPr>
          <w:highlight w:val="white"/>
        </w:rPr>
        <w:t xml:space="preserve">      else {</w:t>
      </w:r>
    </w:p>
    <w:p w14:paraId="1DA305E6" w14:textId="77777777" w:rsidR="00442030" w:rsidRPr="00903DBA" w:rsidRDefault="00442030" w:rsidP="00442030">
      <w:pPr>
        <w:pStyle w:val="Code"/>
        <w:rPr>
          <w:highlight w:val="white"/>
        </w:rPr>
      </w:pPr>
      <w:r w:rsidRPr="00903DBA">
        <w:rPr>
          <w:highlight w:val="white"/>
        </w:rPr>
        <w:t xml:space="preserve">        int expo = (int) log10(fabs(longDoubleValue));</w:t>
      </w:r>
    </w:p>
    <w:p w14:paraId="12261309" w14:textId="77777777" w:rsidR="00442030" w:rsidRPr="00903DBA" w:rsidRDefault="00442030" w:rsidP="00442030">
      <w:pPr>
        <w:pStyle w:val="Code"/>
        <w:rPr>
          <w:highlight w:val="white"/>
        </w:rPr>
      </w:pPr>
    </w:p>
    <w:p w14:paraId="59B508E0" w14:textId="77777777" w:rsidR="00442030" w:rsidRPr="00903DBA" w:rsidRDefault="00442030" w:rsidP="00442030">
      <w:pPr>
        <w:pStyle w:val="Code"/>
        <w:rPr>
          <w:highlight w:val="white"/>
        </w:rPr>
      </w:pPr>
      <w:r w:rsidRPr="00903DBA">
        <w:rPr>
          <w:highlight w:val="white"/>
        </w:rPr>
        <w:t xml:space="preserve">        if ((expo &gt;= -3) &amp;&amp; (expo &lt;= 2)) {</w:t>
      </w:r>
    </w:p>
    <w:p w14:paraId="11225398" w14:textId="77777777" w:rsidR="00442030" w:rsidRPr="00903DBA" w:rsidRDefault="00442030" w:rsidP="00442030">
      <w:pPr>
        <w:pStyle w:val="Code"/>
        <w:rPr>
          <w:highlight w:val="white"/>
        </w:rPr>
      </w:pPr>
      <w:r w:rsidRPr="00903DBA">
        <w:rPr>
          <w:highlight w:val="white"/>
        </w:rPr>
        <w:t xml:space="preserve">          printLongDoublePlain(longDoubleValue, plus, space, grid, precision);</w:t>
      </w:r>
    </w:p>
    <w:p w14:paraId="6CED9601" w14:textId="77777777" w:rsidR="00442030" w:rsidRPr="00903DBA" w:rsidRDefault="00442030" w:rsidP="00442030">
      <w:pPr>
        <w:pStyle w:val="Code"/>
        <w:rPr>
          <w:highlight w:val="white"/>
        </w:rPr>
      </w:pPr>
      <w:r w:rsidRPr="00903DBA">
        <w:rPr>
          <w:highlight w:val="white"/>
        </w:rPr>
        <w:t xml:space="preserve">        }</w:t>
      </w:r>
    </w:p>
    <w:p w14:paraId="71A08F82" w14:textId="77777777" w:rsidR="00442030" w:rsidRPr="00903DBA" w:rsidRDefault="00442030" w:rsidP="00442030">
      <w:pPr>
        <w:pStyle w:val="Code"/>
        <w:rPr>
          <w:highlight w:val="white"/>
        </w:rPr>
      </w:pPr>
      <w:r w:rsidRPr="00903DBA">
        <w:rPr>
          <w:highlight w:val="white"/>
        </w:rPr>
        <w:t xml:space="preserve">        else {</w:t>
      </w:r>
    </w:p>
    <w:p w14:paraId="37AE64D7" w14:textId="77777777" w:rsidR="00442030" w:rsidRPr="00903DBA" w:rsidRDefault="00442030" w:rsidP="00442030">
      <w:pPr>
        <w:pStyle w:val="Code"/>
        <w:rPr>
          <w:highlight w:val="white"/>
        </w:rPr>
      </w:pPr>
      <w:r w:rsidRPr="00903DBA">
        <w:rPr>
          <w:highlight w:val="white"/>
        </w:rPr>
        <w:t xml:space="preserve">          printLongDoubleExpo(longDoubleValue, plus, space,</w:t>
      </w:r>
    </w:p>
    <w:p w14:paraId="385F5443" w14:textId="77777777" w:rsidR="00442030" w:rsidRPr="00903DBA" w:rsidRDefault="00442030" w:rsidP="00442030">
      <w:pPr>
        <w:pStyle w:val="Code"/>
        <w:rPr>
          <w:highlight w:val="white"/>
        </w:rPr>
      </w:pPr>
      <w:r w:rsidRPr="00903DBA">
        <w:rPr>
          <w:highlight w:val="white"/>
        </w:rPr>
        <w:t xml:space="preserve">                              grid, precision, isupper(c));</w:t>
      </w:r>
    </w:p>
    <w:p w14:paraId="3C30651B" w14:textId="77777777" w:rsidR="00442030" w:rsidRPr="00903DBA" w:rsidRDefault="00442030" w:rsidP="00442030">
      <w:pPr>
        <w:pStyle w:val="Code"/>
        <w:rPr>
          <w:highlight w:val="white"/>
        </w:rPr>
      </w:pPr>
      <w:r w:rsidRPr="00903DBA">
        <w:rPr>
          <w:highlight w:val="white"/>
        </w:rPr>
        <w:t xml:space="preserve">        }</w:t>
      </w:r>
    </w:p>
    <w:p w14:paraId="27A3A3B0" w14:textId="77777777" w:rsidR="00442030" w:rsidRPr="00903DBA" w:rsidRDefault="00442030" w:rsidP="00442030">
      <w:pPr>
        <w:pStyle w:val="Code"/>
        <w:rPr>
          <w:highlight w:val="white"/>
        </w:rPr>
      </w:pPr>
      <w:r w:rsidRPr="00903DBA">
        <w:rPr>
          <w:highlight w:val="white"/>
        </w:rPr>
        <w:t xml:space="preserve">      }</w:t>
      </w:r>
    </w:p>
    <w:p w14:paraId="4BCB5979" w14:textId="77777777" w:rsidR="00442030" w:rsidRPr="00903DBA" w:rsidRDefault="00442030" w:rsidP="00442030">
      <w:pPr>
        <w:pStyle w:val="Code"/>
        <w:rPr>
          <w:highlight w:val="white"/>
        </w:rPr>
      </w:pPr>
      <w:r w:rsidRPr="00903DBA">
        <w:rPr>
          <w:highlight w:val="white"/>
        </w:rPr>
        <w:t xml:space="preserve">      break;</w:t>
      </w:r>
    </w:p>
    <w:p w14:paraId="53345C2F" w14:textId="77777777" w:rsidR="00442030" w:rsidRPr="00903DBA" w:rsidRDefault="00442030" w:rsidP="00442030">
      <w:pPr>
        <w:pStyle w:val="Code"/>
        <w:rPr>
          <w:highlight w:val="white"/>
        </w:rPr>
      </w:pPr>
    </w:p>
    <w:p w14:paraId="1AC16020" w14:textId="77777777" w:rsidR="00442030" w:rsidRPr="00903DBA" w:rsidRDefault="00442030" w:rsidP="00442030">
      <w:pPr>
        <w:pStyle w:val="Code"/>
        <w:rPr>
          <w:highlight w:val="white"/>
        </w:rPr>
      </w:pPr>
      <w:r w:rsidRPr="00903DBA">
        <w:rPr>
          <w:highlight w:val="white"/>
        </w:rPr>
        <w:t xml:space="preserve">    case 'p':</w:t>
      </w:r>
    </w:p>
    <w:p w14:paraId="0791786E" w14:textId="77777777" w:rsidR="00442030" w:rsidRPr="00903DBA" w:rsidRDefault="00442030" w:rsidP="00442030">
      <w:pPr>
        <w:pStyle w:val="Code"/>
        <w:rPr>
          <w:highlight w:val="white"/>
        </w:rPr>
      </w:pPr>
      <w:r w:rsidRPr="00903DBA">
        <w:rPr>
          <w:highlight w:val="white"/>
        </w:rPr>
        <w:t xml:space="preserve">      ptrValue = va_arg(arg_list, void*);</w:t>
      </w:r>
    </w:p>
    <w:p w14:paraId="72C5CE67"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3804BB9" w14:textId="65F68ED5" w:rsidR="00442030" w:rsidRPr="00903DBA" w:rsidRDefault="00442030" w:rsidP="00442030">
      <w:pPr>
        <w:pStyle w:val="Code"/>
        <w:rPr>
          <w:highlight w:val="white"/>
        </w:rPr>
      </w:pPr>
      <w:r w:rsidRPr="00903DBA">
        <w:rPr>
          <w:highlight w:val="white"/>
        </w:rPr>
        <w:t xml:space="preserve">      printUnsignedLong((</w:t>
      </w:r>
      <w:r w:rsidR="00A1512F" w:rsidRPr="00903DBA">
        <w:rPr>
          <w:highlight w:val="white"/>
        </w:rPr>
        <w:t>void*)</w:t>
      </w:r>
      <w:r w:rsidRPr="00903DBA">
        <w:rPr>
          <w:highlight w:val="white"/>
        </w:rPr>
        <w:t xml:space="preserve"> ptrValue, FALSE,</w:t>
      </w:r>
      <w:r w:rsidR="00A1512F" w:rsidRPr="00903DBA">
        <w:rPr>
          <w:highlight w:val="white"/>
        </w:rPr>
        <w:t xml:space="preserve"> </w:t>
      </w:r>
      <w:r w:rsidRPr="00903DBA">
        <w:rPr>
          <w:highlight w:val="white"/>
        </w:rPr>
        <w:t>FALSE, FALSE, 10u, FALSE);</w:t>
      </w:r>
    </w:p>
    <w:p w14:paraId="6BE5A383" w14:textId="77777777" w:rsidR="00442030" w:rsidRPr="00903DBA" w:rsidRDefault="00442030" w:rsidP="00442030">
      <w:pPr>
        <w:pStyle w:val="Code"/>
        <w:rPr>
          <w:highlight w:val="white"/>
        </w:rPr>
      </w:pPr>
      <w:r w:rsidRPr="00903DBA">
        <w:rPr>
          <w:highlight w:val="white"/>
        </w:rPr>
        <w:t xml:space="preserve">      break;</w:t>
      </w:r>
    </w:p>
    <w:p w14:paraId="63BED857" w14:textId="77777777" w:rsidR="00442030" w:rsidRPr="00903DBA" w:rsidRDefault="00442030" w:rsidP="00442030">
      <w:pPr>
        <w:pStyle w:val="Code"/>
        <w:rPr>
          <w:highlight w:val="white"/>
        </w:rPr>
      </w:pPr>
    </w:p>
    <w:p w14:paraId="2B7E7645" w14:textId="77777777" w:rsidR="00442030" w:rsidRPr="00903DBA" w:rsidRDefault="00442030" w:rsidP="00442030">
      <w:pPr>
        <w:pStyle w:val="Code"/>
        <w:rPr>
          <w:highlight w:val="white"/>
        </w:rPr>
      </w:pPr>
      <w:r w:rsidRPr="00903DBA">
        <w:rPr>
          <w:highlight w:val="white"/>
        </w:rPr>
        <w:t xml:space="preserve">    case 'n':</w:t>
      </w:r>
    </w:p>
    <w:p w14:paraId="2D8C07CA" w14:textId="77777777" w:rsidR="00442030" w:rsidRPr="00903DBA" w:rsidRDefault="00442030" w:rsidP="00442030">
      <w:pPr>
        <w:pStyle w:val="Code"/>
        <w:rPr>
          <w:highlight w:val="white"/>
        </w:rPr>
      </w:pPr>
      <w:r w:rsidRPr="00903DBA">
        <w:rPr>
          <w:highlight w:val="white"/>
        </w:rPr>
        <w:t xml:space="preserve">      ptrValue = va_arg(arg_list, void*);</w:t>
      </w:r>
    </w:p>
    <w:p w14:paraId="7013983D" w14:textId="77777777" w:rsidR="00442030" w:rsidRPr="00903DBA" w:rsidRDefault="00442030" w:rsidP="00442030">
      <w:pPr>
        <w:pStyle w:val="Code"/>
        <w:rPr>
          <w:highlight w:val="white"/>
        </w:rPr>
      </w:pPr>
      <w:r w:rsidRPr="00903DBA">
        <w:rPr>
          <w:highlight w:val="white"/>
        </w:rPr>
        <w:t xml:space="preserve">      intPtr = va_arg(arg_list, int*);</w:t>
      </w:r>
    </w:p>
    <w:p w14:paraId="3AC43D6B"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15750305" w14:textId="77777777" w:rsidR="00442030" w:rsidRPr="00903DBA" w:rsidRDefault="00442030" w:rsidP="00442030">
      <w:pPr>
        <w:pStyle w:val="Code"/>
        <w:rPr>
          <w:highlight w:val="white"/>
        </w:rPr>
      </w:pPr>
      <w:r w:rsidRPr="00903DBA">
        <w:rPr>
          <w:highlight w:val="white"/>
        </w:rPr>
        <w:t xml:space="preserve">      *intPtr = g_outChars;</w:t>
      </w:r>
    </w:p>
    <w:p w14:paraId="4501A5CA" w14:textId="77777777" w:rsidR="00442030" w:rsidRPr="00903DBA" w:rsidRDefault="00442030" w:rsidP="00442030">
      <w:pPr>
        <w:pStyle w:val="Code"/>
        <w:rPr>
          <w:highlight w:val="white"/>
        </w:rPr>
      </w:pPr>
      <w:r w:rsidRPr="00903DBA">
        <w:rPr>
          <w:highlight w:val="white"/>
        </w:rPr>
        <w:t xml:space="preserve">      break;</w:t>
      </w:r>
    </w:p>
    <w:p w14:paraId="6B422174" w14:textId="77777777" w:rsidR="00442030" w:rsidRPr="00903DBA" w:rsidRDefault="00442030" w:rsidP="00442030">
      <w:pPr>
        <w:pStyle w:val="Code"/>
        <w:rPr>
          <w:highlight w:val="white"/>
        </w:rPr>
      </w:pPr>
    </w:p>
    <w:p w14:paraId="630A4EA2" w14:textId="77777777" w:rsidR="00442030" w:rsidRPr="00903DBA" w:rsidRDefault="00442030" w:rsidP="00442030">
      <w:pPr>
        <w:pStyle w:val="Code"/>
        <w:rPr>
          <w:highlight w:val="white"/>
        </w:rPr>
      </w:pPr>
      <w:r w:rsidRPr="00903DBA">
        <w:rPr>
          <w:highlight w:val="white"/>
        </w:rPr>
        <w:t xml:space="preserve">    case '%':</w:t>
      </w:r>
    </w:p>
    <w:p w14:paraId="1D77817C" w14:textId="77777777" w:rsidR="00442030" w:rsidRPr="00903DBA" w:rsidRDefault="00442030" w:rsidP="00442030">
      <w:pPr>
        <w:pStyle w:val="Code"/>
        <w:rPr>
          <w:highlight w:val="white"/>
        </w:rPr>
      </w:pPr>
      <w:r w:rsidRPr="00903DBA">
        <w:rPr>
          <w:highlight w:val="white"/>
        </w:rPr>
        <w:t xml:space="preserve">      arg_list = checkWidthAndPrecision(arg_list, widthPtr, &amp;precision);</w:t>
      </w:r>
    </w:p>
    <w:p w14:paraId="0CAF235A" w14:textId="77777777" w:rsidR="00442030" w:rsidRPr="00903DBA" w:rsidRDefault="00442030" w:rsidP="00442030">
      <w:pPr>
        <w:pStyle w:val="Code"/>
        <w:rPr>
          <w:highlight w:val="white"/>
        </w:rPr>
      </w:pPr>
      <w:r w:rsidRPr="00903DBA">
        <w:rPr>
          <w:highlight w:val="white"/>
        </w:rPr>
        <w:t xml:space="preserve">      printChar('%');</w:t>
      </w:r>
    </w:p>
    <w:p w14:paraId="35EBFB1A" w14:textId="77777777" w:rsidR="00442030" w:rsidRPr="00903DBA" w:rsidRDefault="00442030" w:rsidP="00442030">
      <w:pPr>
        <w:pStyle w:val="Code"/>
        <w:rPr>
          <w:highlight w:val="white"/>
        </w:rPr>
      </w:pPr>
      <w:r w:rsidRPr="00903DBA">
        <w:rPr>
          <w:highlight w:val="white"/>
        </w:rPr>
        <w:t xml:space="preserve">      break;</w:t>
      </w:r>
    </w:p>
    <w:p w14:paraId="390CF242" w14:textId="77777777" w:rsidR="00442030" w:rsidRPr="00903DBA" w:rsidRDefault="00442030" w:rsidP="00442030">
      <w:pPr>
        <w:pStyle w:val="Code"/>
        <w:rPr>
          <w:highlight w:val="white"/>
        </w:rPr>
      </w:pPr>
      <w:r w:rsidRPr="00903DBA">
        <w:rPr>
          <w:highlight w:val="white"/>
        </w:rPr>
        <w:t xml:space="preserve">  }</w:t>
      </w:r>
    </w:p>
    <w:p w14:paraId="40B69156" w14:textId="77777777" w:rsidR="00442030" w:rsidRPr="00903DBA" w:rsidRDefault="00442030" w:rsidP="00442030">
      <w:pPr>
        <w:pStyle w:val="Code"/>
        <w:rPr>
          <w:highlight w:val="white"/>
        </w:rPr>
      </w:pPr>
    </w:p>
    <w:p w14:paraId="36F27565" w14:textId="77777777" w:rsidR="00442030" w:rsidRPr="00903DBA" w:rsidRDefault="00442030" w:rsidP="00442030">
      <w:pPr>
        <w:pStyle w:val="Code"/>
        <w:rPr>
          <w:highlight w:val="white"/>
        </w:rPr>
      </w:pPr>
      <w:r w:rsidRPr="00903DBA">
        <w:rPr>
          <w:highlight w:val="white"/>
        </w:rPr>
        <w:t xml:space="preserve">  return arg_list;</w:t>
      </w:r>
    </w:p>
    <w:p w14:paraId="0E8E85C7" w14:textId="77777777" w:rsidR="00442030" w:rsidRPr="00903DBA" w:rsidRDefault="00442030" w:rsidP="00442030">
      <w:pPr>
        <w:pStyle w:val="Code"/>
        <w:rPr>
          <w:highlight w:val="white"/>
        </w:rPr>
      </w:pPr>
      <w:r w:rsidRPr="00903DBA">
        <w:rPr>
          <w:highlight w:val="white"/>
        </w:rPr>
        <w:t>}</w:t>
      </w:r>
    </w:p>
    <w:p w14:paraId="0CAECDDB" w14:textId="77777777" w:rsidR="00442030" w:rsidRPr="00903DBA" w:rsidRDefault="00442030" w:rsidP="00442030">
      <w:pPr>
        <w:pStyle w:val="Code"/>
        <w:rPr>
          <w:highlight w:val="white"/>
        </w:rPr>
      </w:pPr>
    </w:p>
    <w:p w14:paraId="291C04A1" w14:textId="129E6FCB" w:rsidR="00442030" w:rsidRPr="00903DBA" w:rsidRDefault="00442030" w:rsidP="00442030">
      <w:pPr>
        <w:pStyle w:val="Code"/>
        <w:rPr>
          <w:highlight w:val="white"/>
        </w:rPr>
      </w:pPr>
      <w:r w:rsidRPr="00903DBA">
        <w:rPr>
          <w:highlight w:val="white"/>
        </w:rPr>
        <w:t>int printFormat(</w:t>
      </w:r>
      <w:r w:rsidR="00FE2217" w:rsidRPr="00903DBA">
        <w:rPr>
          <w:highlight w:val="white"/>
        </w:rPr>
        <w:t xml:space="preserve">const </w:t>
      </w:r>
      <w:r w:rsidRPr="00903DBA">
        <w:rPr>
          <w:highlight w:val="white"/>
        </w:rPr>
        <w:t>char* format, va_list arg_list) {</w:t>
      </w:r>
    </w:p>
    <w:p w14:paraId="32EA6590" w14:textId="77777777" w:rsidR="00442030" w:rsidRPr="00903DBA" w:rsidRDefault="00442030" w:rsidP="00442030">
      <w:pPr>
        <w:pStyle w:val="Code"/>
        <w:rPr>
          <w:highlight w:val="white"/>
        </w:rPr>
      </w:pPr>
      <w:r w:rsidRPr="00903DBA">
        <w:rPr>
          <w:highlight w:val="white"/>
        </w:rPr>
        <w:t xml:space="preserve">  int index, width = 0, precision = 0;</w:t>
      </w:r>
    </w:p>
    <w:p w14:paraId="65470D51" w14:textId="77777777" w:rsidR="00442030" w:rsidRPr="00903DBA" w:rsidRDefault="00442030" w:rsidP="00442030">
      <w:pPr>
        <w:pStyle w:val="Code"/>
        <w:rPr>
          <w:highlight w:val="white"/>
        </w:rPr>
      </w:pPr>
      <w:r w:rsidRPr="00903DBA">
        <w:rPr>
          <w:highlight w:val="white"/>
        </w:rPr>
        <w:t xml:space="preserve">  BOOL percent = FALSE, plus = FALSE, minus = FALSE, space = FALSE,</w:t>
      </w:r>
    </w:p>
    <w:p w14:paraId="71D6CB9E" w14:textId="77777777" w:rsidR="00442030" w:rsidRPr="00903DBA" w:rsidRDefault="00442030" w:rsidP="00442030">
      <w:pPr>
        <w:pStyle w:val="Code"/>
        <w:rPr>
          <w:highlight w:val="white"/>
        </w:rPr>
      </w:pPr>
      <w:r w:rsidRPr="00903DBA">
        <w:rPr>
          <w:highlight w:val="white"/>
        </w:rPr>
        <w:t xml:space="preserve">       zero = FALSE, grid = FALSE, widthStar = FALSE,</w:t>
      </w:r>
    </w:p>
    <w:p w14:paraId="584E5B84" w14:textId="77777777" w:rsidR="00442030" w:rsidRPr="00903DBA" w:rsidRDefault="00442030" w:rsidP="00442030">
      <w:pPr>
        <w:pStyle w:val="Code"/>
        <w:rPr>
          <w:highlight w:val="white"/>
        </w:rPr>
      </w:pPr>
      <w:r w:rsidRPr="00903DBA">
        <w:rPr>
          <w:highlight w:val="white"/>
        </w:rPr>
        <w:t xml:space="preserve">       period = FALSE, precisionStar = FALSE,</w:t>
      </w:r>
    </w:p>
    <w:p w14:paraId="5119BF2D" w14:textId="77777777" w:rsidR="00442030" w:rsidRPr="00903DBA" w:rsidRDefault="00442030" w:rsidP="00442030">
      <w:pPr>
        <w:pStyle w:val="Code"/>
        <w:rPr>
          <w:highlight w:val="white"/>
        </w:rPr>
      </w:pPr>
      <w:r w:rsidRPr="00903DBA">
        <w:rPr>
          <w:highlight w:val="white"/>
        </w:rPr>
        <w:t xml:space="preserve">       shortInt = FALSE, longInt = FALSE, longDouble = FALSE;</w:t>
      </w:r>
    </w:p>
    <w:p w14:paraId="63C81496" w14:textId="77777777" w:rsidR="00442030" w:rsidRPr="00903DBA" w:rsidRDefault="00442030" w:rsidP="00442030">
      <w:pPr>
        <w:pStyle w:val="Code"/>
        <w:rPr>
          <w:highlight w:val="white"/>
        </w:rPr>
      </w:pPr>
      <w:r w:rsidRPr="00903DBA">
        <w:rPr>
          <w:highlight w:val="white"/>
        </w:rPr>
        <w:t xml:space="preserve">  g_outChars = 0;</w:t>
      </w:r>
    </w:p>
    <w:p w14:paraId="0DCAA645" w14:textId="77777777" w:rsidR="00442030" w:rsidRPr="00903DBA" w:rsidRDefault="00442030" w:rsidP="00442030">
      <w:pPr>
        <w:pStyle w:val="Code"/>
        <w:rPr>
          <w:highlight w:val="white"/>
        </w:rPr>
      </w:pPr>
    </w:p>
    <w:p w14:paraId="32596E7F" w14:textId="77777777" w:rsidR="00442030" w:rsidRPr="00903DBA" w:rsidRDefault="00442030" w:rsidP="00442030">
      <w:pPr>
        <w:pStyle w:val="Code"/>
        <w:rPr>
          <w:highlight w:val="white"/>
        </w:rPr>
      </w:pPr>
      <w:r w:rsidRPr="00903DBA">
        <w:rPr>
          <w:highlight w:val="white"/>
        </w:rPr>
        <w:t xml:space="preserve">  for (index = 0; format[index] != '\0'; ++index) {</w:t>
      </w:r>
    </w:p>
    <w:p w14:paraId="2BF0D847" w14:textId="77777777" w:rsidR="00442030" w:rsidRPr="00903DBA" w:rsidRDefault="00442030" w:rsidP="00442030">
      <w:pPr>
        <w:pStyle w:val="Code"/>
        <w:rPr>
          <w:highlight w:val="white"/>
        </w:rPr>
      </w:pPr>
      <w:r w:rsidRPr="00903DBA">
        <w:rPr>
          <w:highlight w:val="white"/>
        </w:rPr>
        <w:t xml:space="preserve">    char c = format[index];</w:t>
      </w:r>
    </w:p>
    <w:p w14:paraId="51A5E2F9" w14:textId="77777777" w:rsidR="00442030" w:rsidRPr="00903DBA" w:rsidRDefault="00442030" w:rsidP="00442030">
      <w:pPr>
        <w:pStyle w:val="Code"/>
        <w:rPr>
          <w:highlight w:val="white"/>
        </w:rPr>
      </w:pPr>
    </w:p>
    <w:p w14:paraId="640159B9" w14:textId="77777777" w:rsidR="00442030" w:rsidRPr="00903DBA" w:rsidRDefault="00442030" w:rsidP="00442030">
      <w:pPr>
        <w:pStyle w:val="Code"/>
        <w:rPr>
          <w:highlight w:val="white"/>
        </w:rPr>
      </w:pPr>
      <w:r w:rsidRPr="00903DBA">
        <w:rPr>
          <w:highlight w:val="white"/>
        </w:rPr>
        <w:t xml:space="preserve">    if (percent) {</w:t>
      </w:r>
    </w:p>
    <w:p w14:paraId="22DC044C" w14:textId="77777777" w:rsidR="00442030" w:rsidRPr="00903DBA" w:rsidRDefault="00442030" w:rsidP="00442030">
      <w:pPr>
        <w:pStyle w:val="Code"/>
        <w:rPr>
          <w:highlight w:val="white"/>
        </w:rPr>
      </w:pPr>
      <w:r w:rsidRPr="00903DBA">
        <w:rPr>
          <w:highlight w:val="white"/>
        </w:rPr>
        <w:t xml:space="preserve">      switch (c) {</w:t>
      </w:r>
    </w:p>
    <w:p w14:paraId="6D9D9546" w14:textId="77777777" w:rsidR="00442030" w:rsidRPr="00903DBA" w:rsidRDefault="00442030" w:rsidP="00442030">
      <w:pPr>
        <w:pStyle w:val="Code"/>
        <w:rPr>
          <w:highlight w:val="white"/>
        </w:rPr>
      </w:pPr>
      <w:r w:rsidRPr="00903DBA">
        <w:rPr>
          <w:highlight w:val="white"/>
        </w:rPr>
        <w:lastRenderedPageBreak/>
        <w:t xml:space="preserve">        case '+':</w:t>
      </w:r>
    </w:p>
    <w:p w14:paraId="51748B13" w14:textId="77777777" w:rsidR="00442030" w:rsidRPr="00903DBA" w:rsidRDefault="00442030" w:rsidP="00442030">
      <w:pPr>
        <w:pStyle w:val="Code"/>
        <w:rPr>
          <w:highlight w:val="white"/>
        </w:rPr>
      </w:pPr>
      <w:r w:rsidRPr="00903DBA">
        <w:rPr>
          <w:highlight w:val="white"/>
        </w:rPr>
        <w:t xml:space="preserve">          plus = TRUE;</w:t>
      </w:r>
    </w:p>
    <w:p w14:paraId="7F08406C" w14:textId="77777777" w:rsidR="00442030" w:rsidRPr="00903DBA" w:rsidRDefault="00442030" w:rsidP="00442030">
      <w:pPr>
        <w:pStyle w:val="Code"/>
        <w:rPr>
          <w:highlight w:val="white"/>
        </w:rPr>
      </w:pPr>
      <w:r w:rsidRPr="00903DBA">
        <w:rPr>
          <w:highlight w:val="white"/>
        </w:rPr>
        <w:t xml:space="preserve">          break;</w:t>
      </w:r>
    </w:p>
    <w:p w14:paraId="7A9C7E58" w14:textId="77777777" w:rsidR="00442030" w:rsidRPr="00903DBA" w:rsidRDefault="00442030" w:rsidP="00442030">
      <w:pPr>
        <w:pStyle w:val="Code"/>
        <w:rPr>
          <w:highlight w:val="white"/>
        </w:rPr>
      </w:pPr>
    </w:p>
    <w:p w14:paraId="60A7F3C6" w14:textId="77777777" w:rsidR="00442030" w:rsidRPr="00903DBA" w:rsidRDefault="00442030" w:rsidP="00442030">
      <w:pPr>
        <w:pStyle w:val="Code"/>
        <w:rPr>
          <w:highlight w:val="white"/>
        </w:rPr>
      </w:pPr>
      <w:r w:rsidRPr="00903DBA">
        <w:rPr>
          <w:highlight w:val="white"/>
        </w:rPr>
        <w:t xml:space="preserve">        case '-':</w:t>
      </w:r>
    </w:p>
    <w:p w14:paraId="263FCBDF" w14:textId="77777777" w:rsidR="00442030" w:rsidRPr="00903DBA" w:rsidRDefault="00442030" w:rsidP="00442030">
      <w:pPr>
        <w:pStyle w:val="Code"/>
        <w:rPr>
          <w:highlight w:val="white"/>
        </w:rPr>
      </w:pPr>
      <w:r w:rsidRPr="00903DBA">
        <w:rPr>
          <w:highlight w:val="white"/>
        </w:rPr>
        <w:t xml:space="preserve">          minus = TRUE;</w:t>
      </w:r>
    </w:p>
    <w:p w14:paraId="787CF4C9" w14:textId="77777777" w:rsidR="00442030" w:rsidRPr="00903DBA" w:rsidRDefault="00442030" w:rsidP="00442030">
      <w:pPr>
        <w:pStyle w:val="Code"/>
        <w:rPr>
          <w:highlight w:val="white"/>
        </w:rPr>
      </w:pPr>
      <w:r w:rsidRPr="00903DBA">
        <w:rPr>
          <w:highlight w:val="white"/>
        </w:rPr>
        <w:t xml:space="preserve">          break;</w:t>
      </w:r>
    </w:p>
    <w:p w14:paraId="6CC7CDDC" w14:textId="77777777" w:rsidR="00442030" w:rsidRPr="00903DBA" w:rsidRDefault="00442030" w:rsidP="00442030">
      <w:pPr>
        <w:pStyle w:val="Code"/>
        <w:rPr>
          <w:highlight w:val="white"/>
        </w:rPr>
      </w:pPr>
    </w:p>
    <w:p w14:paraId="48316117" w14:textId="77777777" w:rsidR="00442030" w:rsidRPr="00903DBA" w:rsidRDefault="00442030" w:rsidP="00442030">
      <w:pPr>
        <w:pStyle w:val="Code"/>
        <w:rPr>
          <w:highlight w:val="white"/>
        </w:rPr>
      </w:pPr>
      <w:r w:rsidRPr="00903DBA">
        <w:rPr>
          <w:highlight w:val="white"/>
        </w:rPr>
        <w:t xml:space="preserve">        case ' ':</w:t>
      </w:r>
    </w:p>
    <w:p w14:paraId="2966860D" w14:textId="77777777" w:rsidR="00442030" w:rsidRPr="00903DBA" w:rsidRDefault="00442030" w:rsidP="00442030">
      <w:pPr>
        <w:pStyle w:val="Code"/>
        <w:rPr>
          <w:highlight w:val="white"/>
        </w:rPr>
      </w:pPr>
      <w:r w:rsidRPr="00903DBA">
        <w:rPr>
          <w:highlight w:val="white"/>
        </w:rPr>
        <w:t xml:space="preserve">          space = TRUE;</w:t>
      </w:r>
    </w:p>
    <w:p w14:paraId="5D315A44" w14:textId="77777777" w:rsidR="00442030" w:rsidRPr="00903DBA" w:rsidRDefault="00442030" w:rsidP="00442030">
      <w:pPr>
        <w:pStyle w:val="Code"/>
        <w:rPr>
          <w:highlight w:val="white"/>
        </w:rPr>
      </w:pPr>
      <w:r w:rsidRPr="00903DBA">
        <w:rPr>
          <w:highlight w:val="white"/>
        </w:rPr>
        <w:t xml:space="preserve">          break;</w:t>
      </w:r>
    </w:p>
    <w:p w14:paraId="4960CFB9" w14:textId="77777777" w:rsidR="00442030" w:rsidRPr="00903DBA" w:rsidRDefault="00442030" w:rsidP="00442030">
      <w:pPr>
        <w:pStyle w:val="Code"/>
        <w:rPr>
          <w:highlight w:val="white"/>
        </w:rPr>
      </w:pPr>
    </w:p>
    <w:p w14:paraId="220DD110" w14:textId="77777777" w:rsidR="00442030" w:rsidRPr="00903DBA" w:rsidRDefault="00442030" w:rsidP="00442030">
      <w:pPr>
        <w:pStyle w:val="Code"/>
        <w:rPr>
          <w:highlight w:val="white"/>
        </w:rPr>
      </w:pPr>
      <w:r w:rsidRPr="00903DBA">
        <w:rPr>
          <w:highlight w:val="white"/>
        </w:rPr>
        <w:t xml:space="preserve">        case '0':</w:t>
      </w:r>
    </w:p>
    <w:p w14:paraId="071A1906" w14:textId="77777777" w:rsidR="00442030" w:rsidRPr="00903DBA" w:rsidRDefault="00442030" w:rsidP="00442030">
      <w:pPr>
        <w:pStyle w:val="Code"/>
        <w:rPr>
          <w:highlight w:val="white"/>
        </w:rPr>
      </w:pPr>
      <w:r w:rsidRPr="00903DBA">
        <w:rPr>
          <w:highlight w:val="white"/>
        </w:rPr>
        <w:t xml:space="preserve">          zero = TRUE;</w:t>
      </w:r>
    </w:p>
    <w:p w14:paraId="0F3EB63A" w14:textId="77777777" w:rsidR="00442030" w:rsidRPr="00903DBA" w:rsidRDefault="00442030" w:rsidP="00442030">
      <w:pPr>
        <w:pStyle w:val="Code"/>
        <w:rPr>
          <w:highlight w:val="white"/>
        </w:rPr>
      </w:pPr>
      <w:r w:rsidRPr="00903DBA">
        <w:rPr>
          <w:highlight w:val="white"/>
        </w:rPr>
        <w:t xml:space="preserve">          break;</w:t>
      </w:r>
    </w:p>
    <w:p w14:paraId="73E187A3" w14:textId="77777777" w:rsidR="00442030" w:rsidRPr="00903DBA" w:rsidRDefault="00442030" w:rsidP="00442030">
      <w:pPr>
        <w:pStyle w:val="Code"/>
        <w:rPr>
          <w:highlight w:val="white"/>
        </w:rPr>
      </w:pPr>
    </w:p>
    <w:p w14:paraId="2E1D7DBD" w14:textId="77777777" w:rsidR="00442030" w:rsidRPr="00903DBA" w:rsidRDefault="00442030" w:rsidP="00442030">
      <w:pPr>
        <w:pStyle w:val="Code"/>
        <w:rPr>
          <w:highlight w:val="white"/>
        </w:rPr>
      </w:pPr>
      <w:r w:rsidRPr="00903DBA">
        <w:rPr>
          <w:highlight w:val="white"/>
        </w:rPr>
        <w:t xml:space="preserve">        case '#':</w:t>
      </w:r>
    </w:p>
    <w:p w14:paraId="3C6D8983" w14:textId="77777777" w:rsidR="00442030" w:rsidRPr="00903DBA" w:rsidRDefault="00442030" w:rsidP="00442030">
      <w:pPr>
        <w:pStyle w:val="Code"/>
        <w:rPr>
          <w:highlight w:val="white"/>
        </w:rPr>
      </w:pPr>
      <w:r w:rsidRPr="00903DBA">
        <w:rPr>
          <w:highlight w:val="white"/>
        </w:rPr>
        <w:t xml:space="preserve">          grid = TRUE;</w:t>
      </w:r>
    </w:p>
    <w:p w14:paraId="514135DD" w14:textId="77777777" w:rsidR="00442030" w:rsidRPr="00903DBA" w:rsidRDefault="00442030" w:rsidP="00442030">
      <w:pPr>
        <w:pStyle w:val="Code"/>
        <w:rPr>
          <w:highlight w:val="white"/>
        </w:rPr>
      </w:pPr>
      <w:r w:rsidRPr="00903DBA">
        <w:rPr>
          <w:highlight w:val="white"/>
        </w:rPr>
        <w:t xml:space="preserve">          break;</w:t>
      </w:r>
    </w:p>
    <w:p w14:paraId="4DBC3FDE" w14:textId="77777777" w:rsidR="00442030" w:rsidRPr="00903DBA" w:rsidRDefault="00442030" w:rsidP="00442030">
      <w:pPr>
        <w:pStyle w:val="Code"/>
        <w:rPr>
          <w:highlight w:val="white"/>
        </w:rPr>
      </w:pPr>
    </w:p>
    <w:p w14:paraId="49EB06A8" w14:textId="77777777" w:rsidR="00442030" w:rsidRPr="00903DBA" w:rsidRDefault="00442030" w:rsidP="00442030">
      <w:pPr>
        <w:pStyle w:val="Code"/>
        <w:rPr>
          <w:highlight w:val="white"/>
        </w:rPr>
      </w:pPr>
      <w:r w:rsidRPr="00903DBA">
        <w:rPr>
          <w:highlight w:val="white"/>
        </w:rPr>
        <w:t xml:space="preserve">        case '.':</w:t>
      </w:r>
    </w:p>
    <w:p w14:paraId="586B4128" w14:textId="77777777" w:rsidR="00442030" w:rsidRPr="00903DBA" w:rsidRDefault="00442030" w:rsidP="00442030">
      <w:pPr>
        <w:pStyle w:val="Code"/>
        <w:rPr>
          <w:highlight w:val="white"/>
        </w:rPr>
      </w:pPr>
      <w:r w:rsidRPr="00903DBA">
        <w:rPr>
          <w:highlight w:val="white"/>
        </w:rPr>
        <w:t xml:space="preserve">          period = TRUE;</w:t>
      </w:r>
    </w:p>
    <w:p w14:paraId="25AF8B7A" w14:textId="77777777" w:rsidR="00442030" w:rsidRPr="00903DBA" w:rsidRDefault="00442030" w:rsidP="00442030">
      <w:pPr>
        <w:pStyle w:val="Code"/>
        <w:rPr>
          <w:highlight w:val="white"/>
        </w:rPr>
      </w:pPr>
      <w:r w:rsidRPr="00903DBA">
        <w:rPr>
          <w:highlight w:val="white"/>
        </w:rPr>
        <w:t xml:space="preserve">          break;</w:t>
      </w:r>
    </w:p>
    <w:p w14:paraId="5A868908" w14:textId="77777777" w:rsidR="00442030" w:rsidRPr="00903DBA" w:rsidRDefault="00442030" w:rsidP="00442030">
      <w:pPr>
        <w:pStyle w:val="Code"/>
        <w:rPr>
          <w:highlight w:val="white"/>
        </w:rPr>
      </w:pPr>
    </w:p>
    <w:p w14:paraId="7643DD35" w14:textId="77777777" w:rsidR="00442030" w:rsidRPr="00903DBA" w:rsidRDefault="00442030" w:rsidP="00442030">
      <w:pPr>
        <w:pStyle w:val="Code"/>
        <w:rPr>
          <w:highlight w:val="white"/>
        </w:rPr>
      </w:pPr>
      <w:r w:rsidRPr="00903DBA">
        <w:rPr>
          <w:highlight w:val="white"/>
        </w:rPr>
        <w:t xml:space="preserve">        case '*':</w:t>
      </w:r>
    </w:p>
    <w:p w14:paraId="248A2A46" w14:textId="77777777" w:rsidR="00442030" w:rsidRPr="00903DBA" w:rsidRDefault="00442030" w:rsidP="00442030">
      <w:pPr>
        <w:pStyle w:val="Code"/>
        <w:rPr>
          <w:highlight w:val="white"/>
        </w:rPr>
      </w:pPr>
      <w:r w:rsidRPr="00903DBA">
        <w:rPr>
          <w:highlight w:val="white"/>
        </w:rPr>
        <w:t xml:space="preserve">          if (!period) {</w:t>
      </w:r>
    </w:p>
    <w:p w14:paraId="6384882F" w14:textId="77777777" w:rsidR="00442030" w:rsidRPr="00903DBA" w:rsidRDefault="00442030" w:rsidP="00442030">
      <w:pPr>
        <w:pStyle w:val="Code"/>
        <w:rPr>
          <w:highlight w:val="white"/>
        </w:rPr>
      </w:pPr>
      <w:r w:rsidRPr="00903DBA">
        <w:rPr>
          <w:highlight w:val="white"/>
        </w:rPr>
        <w:t xml:space="preserve">            width = -1;</w:t>
      </w:r>
    </w:p>
    <w:p w14:paraId="6E695B39" w14:textId="77777777" w:rsidR="00442030" w:rsidRPr="00903DBA" w:rsidRDefault="00442030" w:rsidP="00442030">
      <w:pPr>
        <w:pStyle w:val="Code"/>
        <w:rPr>
          <w:highlight w:val="white"/>
        </w:rPr>
      </w:pPr>
      <w:r w:rsidRPr="00903DBA">
        <w:rPr>
          <w:highlight w:val="white"/>
        </w:rPr>
        <w:t xml:space="preserve">          }</w:t>
      </w:r>
    </w:p>
    <w:p w14:paraId="5ADD85FA" w14:textId="77777777" w:rsidR="00442030" w:rsidRPr="00903DBA" w:rsidRDefault="00442030" w:rsidP="00442030">
      <w:pPr>
        <w:pStyle w:val="Code"/>
        <w:rPr>
          <w:highlight w:val="white"/>
        </w:rPr>
      </w:pPr>
      <w:r w:rsidRPr="00903DBA">
        <w:rPr>
          <w:highlight w:val="white"/>
        </w:rPr>
        <w:t xml:space="preserve">          else {</w:t>
      </w:r>
    </w:p>
    <w:p w14:paraId="7F69B3CA" w14:textId="77777777" w:rsidR="00442030" w:rsidRPr="00903DBA" w:rsidRDefault="00442030" w:rsidP="00442030">
      <w:pPr>
        <w:pStyle w:val="Code"/>
        <w:rPr>
          <w:highlight w:val="white"/>
        </w:rPr>
      </w:pPr>
      <w:r w:rsidRPr="00903DBA">
        <w:rPr>
          <w:highlight w:val="white"/>
        </w:rPr>
        <w:t xml:space="preserve">            precision = -1;</w:t>
      </w:r>
    </w:p>
    <w:p w14:paraId="152342C6" w14:textId="77777777" w:rsidR="00442030" w:rsidRPr="00903DBA" w:rsidRDefault="00442030" w:rsidP="00442030">
      <w:pPr>
        <w:pStyle w:val="Code"/>
        <w:rPr>
          <w:highlight w:val="white"/>
        </w:rPr>
      </w:pPr>
      <w:r w:rsidRPr="00903DBA">
        <w:rPr>
          <w:highlight w:val="white"/>
        </w:rPr>
        <w:t xml:space="preserve">          }</w:t>
      </w:r>
    </w:p>
    <w:p w14:paraId="04C5591C" w14:textId="77777777" w:rsidR="00442030" w:rsidRPr="00903DBA" w:rsidRDefault="00442030" w:rsidP="00442030">
      <w:pPr>
        <w:pStyle w:val="Code"/>
        <w:rPr>
          <w:highlight w:val="white"/>
        </w:rPr>
      </w:pPr>
      <w:r w:rsidRPr="00903DBA">
        <w:rPr>
          <w:highlight w:val="white"/>
        </w:rPr>
        <w:t xml:space="preserve">          break;</w:t>
      </w:r>
    </w:p>
    <w:p w14:paraId="21F83CF9" w14:textId="77777777" w:rsidR="00442030" w:rsidRPr="00903DBA" w:rsidRDefault="00442030" w:rsidP="00442030">
      <w:pPr>
        <w:pStyle w:val="Code"/>
        <w:rPr>
          <w:highlight w:val="white"/>
        </w:rPr>
      </w:pPr>
    </w:p>
    <w:p w14:paraId="4B47DFF8" w14:textId="77777777" w:rsidR="00442030" w:rsidRPr="00903DBA" w:rsidRDefault="00442030" w:rsidP="00442030">
      <w:pPr>
        <w:pStyle w:val="Code"/>
        <w:rPr>
          <w:highlight w:val="white"/>
        </w:rPr>
      </w:pPr>
      <w:r w:rsidRPr="00903DBA">
        <w:rPr>
          <w:highlight w:val="white"/>
        </w:rPr>
        <w:t xml:space="preserve">        case 'h':</w:t>
      </w:r>
    </w:p>
    <w:p w14:paraId="1F67F9D3" w14:textId="77777777" w:rsidR="00442030" w:rsidRPr="00903DBA" w:rsidRDefault="00442030" w:rsidP="00442030">
      <w:pPr>
        <w:pStyle w:val="Code"/>
        <w:rPr>
          <w:highlight w:val="white"/>
        </w:rPr>
      </w:pPr>
      <w:r w:rsidRPr="00903DBA">
        <w:rPr>
          <w:highlight w:val="white"/>
        </w:rPr>
        <w:t xml:space="preserve">          shortInt = TRUE;</w:t>
      </w:r>
    </w:p>
    <w:p w14:paraId="72E7C720" w14:textId="77777777" w:rsidR="00442030" w:rsidRPr="00903DBA" w:rsidRDefault="00442030" w:rsidP="00442030">
      <w:pPr>
        <w:pStyle w:val="Code"/>
        <w:rPr>
          <w:highlight w:val="white"/>
        </w:rPr>
      </w:pPr>
      <w:r w:rsidRPr="00903DBA">
        <w:rPr>
          <w:highlight w:val="white"/>
        </w:rPr>
        <w:t xml:space="preserve">          break;</w:t>
      </w:r>
    </w:p>
    <w:p w14:paraId="40CF0EA9" w14:textId="77777777" w:rsidR="00442030" w:rsidRPr="00903DBA" w:rsidRDefault="00442030" w:rsidP="00442030">
      <w:pPr>
        <w:pStyle w:val="Code"/>
        <w:rPr>
          <w:highlight w:val="white"/>
        </w:rPr>
      </w:pPr>
    </w:p>
    <w:p w14:paraId="627242EF" w14:textId="77777777" w:rsidR="00442030" w:rsidRPr="00903DBA" w:rsidRDefault="00442030" w:rsidP="00442030">
      <w:pPr>
        <w:pStyle w:val="Code"/>
        <w:rPr>
          <w:highlight w:val="white"/>
        </w:rPr>
      </w:pPr>
      <w:r w:rsidRPr="00903DBA">
        <w:rPr>
          <w:highlight w:val="white"/>
        </w:rPr>
        <w:t xml:space="preserve">        case 'l':</w:t>
      </w:r>
    </w:p>
    <w:p w14:paraId="547EA6FC" w14:textId="77777777" w:rsidR="00442030" w:rsidRPr="00903DBA" w:rsidRDefault="00442030" w:rsidP="00442030">
      <w:pPr>
        <w:pStyle w:val="Code"/>
        <w:rPr>
          <w:highlight w:val="white"/>
        </w:rPr>
      </w:pPr>
      <w:r w:rsidRPr="00903DBA">
        <w:rPr>
          <w:highlight w:val="white"/>
        </w:rPr>
        <w:t xml:space="preserve">          longInt = TRUE;</w:t>
      </w:r>
    </w:p>
    <w:p w14:paraId="19D8FB6C" w14:textId="77777777" w:rsidR="00442030" w:rsidRPr="00903DBA" w:rsidRDefault="00442030" w:rsidP="00442030">
      <w:pPr>
        <w:pStyle w:val="Code"/>
        <w:rPr>
          <w:highlight w:val="white"/>
        </w:rPr>
      </w:pPr>
      <w:r w:rsidRPr="00903DBA">
        <w:rPr>
          <w:highlight w:val="white"/>
        </w:rPr>
        <w:t xml:space="preserve">          break;</w:t>
      </w:r>
    </w:p>
    <w:p w14:paraId="34322AF6" w14:textId="77777777" w:rsidR="00442030" w:rsidRPr="00903DBA" w:rsidRDefault="00442030" w:rsidP="00442030">
      <w:pPr>
        <w:pStyle w:val="Code"/>
        <w:rPr>
          <w:highlight w:val="white"/>
        </w:rPr>
      </w:pPr>
    </w:p>
    <w:p w14:paraId="03A6F936" w14:textId="77777777" w:rsidR="00442030" w:rsidRPr="00903DBA" w:rsidRDefault="00442030" w:rsidP="00442030">
      <w:pPr>
        <w:pStyle w:val="Code"/>
        <w:rPr>
          <w:highlight w:val="white"/>
        </w:rPr>
      </w:pPr>
      <w:r w:rsidRPr="00903DBA">
        <w:rPr>
          <w:highlight w:val="white"/>
        </w:rPr>
        <w:t xml:space="preserve">        case 'L':</w:t>
      </w:r>
    </w:p>
    <w:p w14:paraId="37B337ED" w14:textId="77777777" w:rsidR="00442030" w:rsidRPr="00903DBA" w:rsidRDefault="00442030" w:rsidP="00442030">
      <w:pPr>
        <w:pStyle w:val="Code"/>
        <w:rPr>
          <w:highlight w:val="white"/>
        </w:rPr>
      </w:pPr>
      <w:r w:rsidRPr="00903DBA">
        <w:rPr>
          <w:highlight w:val="white"/>
        </w:rPr>
        <w:t xml:space="preserve">          longDouble = TRUE;</w:t>
      </w:r>
    </w:p>
    <w:p w14:paraId="7175587C" w14:textId="77777777" w:rsidR="00442030" w:rsidRPr="00903DBA" w:rsidRDefault="00442030" w:rsidP="00442030">
      <w:pPr>
        <w:pStyle w:val="Code"/>
        <w:rPr>
          <w:highlight w:val="white"/>
        </w:rPr>
      </w:pPr>
      <w:r w:rsidRPr="00903DBA">
        <w:rPr>
          <w:highlight w:val="white"/>
        </w:rPr>
        <w:t xml:space="preserve">          break;</w:t>
      </w:r>
    </w:p>
    <w:p w14:paraId="3DD081A3" w14:textId="77777777" w:rsidR="00442030" w:rsidRPr="00903DBA" w:rsidRDefault="00442030" w:rsidP="00442030">
      <w:pPr>
        <w:pStyle w:val="Code"/>
        <w:rPr>
          <w:highlight w:val="white"/>
        </w:rPr>
      </w:pPr>
    </w:p>
    <w:p w14:paraId="030A15F9" w14:textId="77777777" w:rsidR="00442030" w:rsidRPr="00903DBA" w:rsidRDefault="00442030" w:rsidP="00442030">
      <w:pPr>
        <w:pStyle w:val="Code"/>
        <w:rPr>
          <w:highlight w:val="white"/>
        </w:rPr>
      </w:pPr>
      <w:r w:rsidRPr="00903DBA">
        <w:rPr>
          <w:highlight w:val="white"/>
        </w:rPr>
        <w:t xml:space="preserve">        case 'i':</w:t>
      </w:r>
    </w:p>
    <w:p w14:paraId="34F99712" w14:textId="77777777" w:rsidR="00442030" w:rsidRPr="00903DBA" w:rsidRDefault="00442030" w:rsidP="00442030">
      <w:pPr>
        <w:pStyle w:val="Code"/>
        <w:rPr>
          <w:highlight w:val="white"/>
        </w:rPr>
      </w:pPr>
      <w:r w:rsidRPr="00903DBA">
        <w:rPr>
          <w:highlight w:val="white"/>
        </w:rPr>
        <w:t xml:space="preserve">        case 'd':</w:t>
      </w:r>
    </w:p>
    <w:p w14:paraId="66256E6C" w14:textId="77777777" w:rsidR="00442030" w:rsidRPr="00903DBA" w:rsidRDefault="00442030" w:rsidP="00442030">
      <w:pPr>
        <w:pStyle w:val="Code"/>
        <w:rPr>
          <w:highlight w:val="white"/>
        </w:rPr>
      </w:pPr>
      <w:r w:rsidRPr="00903DBA">
        <w:rPr>
          <w:highlight w:val="white"/>
        </w:rPr>
        <w:t xml:space="preserve">        case 'u':</w:t>
      </w:r>
    </w:p>
    <w:p w14:paraId="450A10C2" w14:textId="77777777" w:rsidR="00442030" w:rsidRPr="00903DBA" w:rsidRDefault="00442030" w:rsidP="00442030">
      <w:pPr>
        <w:pStyle w:val="Code"/>
        <w:rPr>
          <w:highlight w:val="white"/>
        </w:rPr>
      </w:pPr>
      <w:r w:rsidRPr="00903DBA">
        <w:rPr>
          <w:highlight w:val="white"/>
        </w:rPr>
        <w:t xml:space="preserve">        case 'b':</w:t>
      </w:r>
    </w:p>
    <w:p w14:paraId="2E31AF0E" w14:textId="77777777" w:rsidR="00442030" w:rsidRPr="00903DBA" w:rsidRDefault="00442030" w:rsidP="00442030">
      <w:pPr>
        <w:pStyle w:val="Code"/>
        <w:rPr>
          <w:highlight w:val="white"/>
        </w:rPr>
      </w:pPr>
      <w:r w:rsidRPr="00903DBA">
        <w:rPr>
          <w:highlight w:val="white"/>
        </w:rPr>
        <w:t xml:space="preserve">        case 'o':</w:t>
      </w:r>
    </w:p>
    <w:p w14:paraId="431577FD" w14:textId="77777777" w:rsidR="00442030" w:rsidRPr="00903DBA" w:rsidRDefault="00442030" w:rsidP="00442030">
      <w:pPr>
        <w:pStyle w:val="Code"/>
        <w:rPr>
          <w:highlight w:val="white"/>
        </w:rPr>
      </w:pPr>
      <w:r w:rsidRPr="00903DBA">
        <w:rPr>
          <w:highlight w:val="white"/>
        </w:rPr>
        <w:t xml:space="preserve">        case 'x':</w:t>
      </w:r>
    </w:p>
    <w:p w14:paraId="29A8FED3" w14:textId="77777777" w:rsidR="00442030" w:rsidRPr="00903DBA" w:rsidRDefault="00442030" w:rsidP="00442030">
      <w:pPr>
        <w:pStyle w:val="Code"/>
        <w:rPr>
          <w:highlight w:val="white"/>
        </w:rPr>
      </w:pPr>
      <w:r w:rsidRPr="00903DBA">
        <w:rPr>
          <w:highlight w:val="white"/>
        </w:rPr>
        <w:t xml:space="preserve">        case 'X':</w:t>
      </w:r>
    </w:p>
    <w:p w14:paraId="5344BD4B" w14:textId="77777777" w:rsidR="00442030" w:rsidRPr="00903DBA" w:rsidRDefault="00442030" w:rsidP="00442030">
      <w:pPr>
        <w:pStyle w:val="Code"/>
        <w:rPr>
          <w:highlight w:val="white"/>
        </w:rPr>
      </w:pPr>
      <w:r w:rsidRPr="00903DBA">
        <w:rPr>
          <w:highlight w:val="white"/>
        </w:rPr>
        <w:t xml:space="preserve">        case 'c':</w:t>
      </w:r>
    </w:p>
    <w:p w14:paraId="0F1EBB85" w14:textId="77777777" w:rsidR="00442030" w:rsidRPr="00903DBA" w:rsidRDefault="00442030" w:rsidP="00442030">
      <w:pPr>
        <w:pStyle w:val="Code"/>
        <w:rPr>
          <w:highlight w:val="white"/>
        </w:rPr>
      </w:pPr>
      <w:r w:rsidRPr="00903DBA">
        <w:rPr>
          <w:highlight w:val="white"/>
        </w:rPr>
        <w:t xml:space="preserve">        case 's':</w:t>
      </w:r>
    </w:p>
    <w:p w14:paraId="290C858E" w14:textId="77777777" w:rsidR="00442030" w:rsidRPr="00903DBA" w:rsidRDefault="00442030" w:rsidP="00442030">
      <w:pPr>
        <w:pStyle w:val="Code"/>
        <w:rPr>
          <w:highlight w:val="white"/>
        </w:rPr>
      </w:pPr>
      <w:r w:rsidRPr="00903DBA">
        <w:rPr>
          <w:highlight w:val="white"/>
        </w:rPr>
        <w:t xml:space="preserve">        case 'f':</w:t>
      </w:r>
    </w:p>
    <w:p w14:paraId="606C60D1" w14:textId="77777777" w:rsidR="00442030" w:rsidRPr="00903DBA" w:rsidRDefault="00442030" w:rsidP="00442030">
      <w:pPr>
        <w:pStyle w:val="Code"/>
        <w:rPr>
          <w:highlight w:val="white"/>
        </w:rPr>
      </w:pPr>
      <w:r w:rsidRPr="00903DBA">
        <w:rPr>
          <w:highlight w:val="white"/>
        </w:rPr>
        <w:t xml:space="preserve">        case 'e':</w:t>
      </w:r>
    </w:p>
    <w:p w14:paraId="38CB0FA9" w14:textId="77777777" w:rsidR="00442030" w:rsidRPr="00903DBA" w:rsidRDefault="00442030" w:rsidP="00442030">
      <w:pPr>
        <w:pStyle w:val="Code"/>
        <w:rPr>
          <w:highlight w:val="white"/>
        </w:rPr>
      </w:pPr>
      <w:r w:rsidRPr="00903DBA">
        <w:rPr>
          <w:highlight w:val="white"/>
        </w:rPr>
        <w:t xml:space="preserve">        case 'E':</w:t>
      </w:r>
    </w:p>
    <w:p w14:paraId="6124A926" w14:textId="77777777" w:rsidR="00442030" w:rsidRPr="00903DBA" w:rsidRDefault="00442030" w:rsidP="00442030">
      <w:pPr>
        <w:pStyle w:val="Code"/>
        <w:rPr>
          <w:highlight w:val="white"/>
        </w:rPr>
      </w:pPr>
      <w:r w:rsidRPr="00903DBA">
        <w:rPr>
          <w:highlight w:val="white"/>
        </w:rPr>
        <w:lastRenderedPageBreak/>
        <w:t xml:space="preserve">        case 'g':</w:t>
      </w:r>
    </w:p>
    <w:p w14:paraId="567A0014" w14:textId="77777777" w:rsidR="00442030" w:rsidRPr="00903DBA" w:rsidRDefault="00442030" w:rsidP="00442030">
      <w:pPr>
        <w:pStyle w:val="Code"/>
        <w:rPr>
          <w:highlight w:val="white"/>
        </w:rPr>
      </w:pPr>
      <w:r w:rsidRPr="00903DBA">
        <w:rPr>
          <w:highlight w:val="white"/>
        </w:rPr>
        <w:t xml:space="preserve">        case 'G':</w:t>
      </w:r>
    </w:p>
    <w:p w14:paraId="2161E0F9" w14:textId="77777777" w:rsidR="00442030" w:rsidRPr="00903DBA" w:rsidRDefault="00442030" w:rsidP="00442030">
      <w:pPr>
        <w:pStyle w:val="Code"/>
        <w:rPr>
          <w:highlight w:val="white"/>
        </w:rPr>
      </w:pPr>
      <w:r w:rsidRPr="00903DBA">
        <w:rPr>
          <w:highlight w:val="white"/>
        </w:rPr>
        <w:t xml:space="preserve">        case 'p':</w:t>
      </w:r>
    </w:p>
    <w:p w14:paraId="430084E7" w14:textId="77777777" w:rsidR="00442030" w:rsidRPr="00903DBA" w:rsidRDefault="00442030" w:rsidP="00442030">
      <w:pPr>
        <w:pStyle w:val="Code"/>
        <w:rPr>
          <w:highlight w:val="white"/>
        </w:rPr>
      </w:pPr>
      <w:r w:rsidRPr="00903DBA">
        <w:rPr>
          <w:highlight w:val="white"/>
        </w:rPr>
        <w:t xml:space="preserve">        case 'n':</w:t>
      </w:r>
    </w:p>
    <w:p w14:paraId="05F76099" w14:textId="77777777" w:rsidR="00442030" w:rsidRPr="00903DBA" w:rsidRDefault="00442030" w:rsidP="00442030">
      <w:pPr>
        <w:pStyle w:val="Code"/>
        <w:rPr>
          <w:highlight w:val="white"/>
        </w:rPr>
      </w:pPr>
      <w:r w:rsidRPr="00903DBA">
        <w:rPr>
          <w:highlight w:val="white"/>
        </w:rPr>
        <w:t xml:space="preserve">        case '%': {</w:t>
      </w:r>
    </w:p>
    <w:p w14:paraId="7E41766A" w14:textId="77777777" w:rsidR="00442030" w:rsidRPr="00903DBA" w:rsidRDefault="00442030" w:rsidP="00442030">
      <w:pPr>
        <w:pStyle w:val="Code"/>
        <w:rPr>
          <w:highlight w:val="white"/>
        </w:rPr>
      </w:pPr>
      <w:r w:rsidRPr="00903DBA">
        <w:rPr>
          <w:highlight w:val="white"/>
        </w:rPr>
        <w:t xml:space="preserve">            if (minus) {</w:t>
      </w:r>
    </w:p>
    <w:p w14:paraId="3068C07D" w14:textId="77777777" w:rsidR="00442030" w:rsidRPr="00903DBA" w:rsidRDefault="00442030" w:rsidP="00442030">
      <w:pPr>
        <w:pStyle w:val="Code"/>
        <w:rPr>
          <w:highlight w:val="white"/>
        </w:rPr>
      </w:pPr>
      <w:r w:rsidRPr="00903DBA">
        <w:rPr>
          <w:highlight w:val="white"/>
        </w:rPr>
        <w:t xml:space="preserve">              int startChars = g_outChars;</w:t>
      </w:r>
    </w:p>
    <w:p w14:paraId="3DAD382D"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3950FC1A" w14:textId="77777777" w:rsidR="00442030" w:rsidRPr="00903DBA" w:rsidRDefault="00442030" w:rsidP="00442030">
      <w:pPr>
        <w:pStyle w:val="Code"/>
        <w:rPr>
          <w:highlight w:val="white"/>
        </w:rPr>
      </w:pPr>
      <w:r w:rsidRPr="00903DBA">
        <w:rPr>
          <w:highlight w:val="white"/>
        </w:rPr>
        <w:t xml:space="preserve">                                       grid, &amp;width, precision, shortInt,</w:t>
      </w:r>
    </w:p>
    <w:p w14:paraId="72E43E8B" w14:textId="77777777" w:rsidR="00442030" w:rsidRPr="00903DBA" w:rsidRDefault="00442030" w:rsidP="00442030">
      <w:pPr>
        <w:pStyle w:val="Code"/>
        <w:rPr>
          <w:highlight w:val="white"/>
        </w:rPr>
      </w:pPr>
      <w:r w:rsidRPr="00903DBA">
        <w:rPr>
          <w:highlight w:val="white"/>
        </w:rPr>
        <w:t xml:space="preserve">                                       longInt, longDouble, TRUE, NULL);</w:t>
      </w:r>
    </w:p>
    <w:p w14:paraId="3940572D" w14:textId="77777777" w:rsidR="00442030" w:rsidRPr="00903DBA" w:rsidRDefault="00442030" w:rsidP="00442030">
      <w:pPr>
        <w:pStyle w:val="Code"/>
        <w:rPr>
          <w:highlight w:val="white"/>
        </w:rPr>
      </w:pPr>
    </w:p>
    <w:p w14:paraId="745D3CC6" w14:textId="77777777" w:rsidR="00442030" w:rsidRPr="00903DBA" w:rsidRDefault="00442030" w:rsidP="00442030">
      <w:pPr>
        <w:pStyle w:val="Code"/>
        <w:rPr>
          <w:highlight w:val="white"/>
        </w:rPr>
      </w:pPr>
      <w:r w:rsidRPr="00903DBA">
        <w:rPr>
          <w:highlight w:val="white"/>
        </w:rPr>
        <w:t xml:space="preserve">              { int field = g_outChars - startChars;</w:t>
      </w:r>
    </w:p>
    <w:p w14:paraId="37F1798E" w14:textId="77777777" w:rsidR="00442030" w:rsidRPr="00903DBA" w:rsidRDefault="00442030" w:rsidP="00442030">
      <w:pPr>
        <w:pStyle w:val="Code"/>
        <w:rPr>
          <w:highlight w:val="white"/>
        </w:rPr>
      </w:pPr>
    </w:p>
    <w:p w14:paraId="45D11FB7" w14:textId="77777777" w:rsidR="00442030" w:rsidRPr="00903DBA" w:rsidRDefault="00442030" w:rsidP="00442030">
      <w:pPr>
        <w:pStyle w:val="Code"/>
        <w:rPr>
          <w:highlight w:val="white"/>
        </w:rPr>
      </w:pPr>
      <w:r w:rsidRPr="00903DBA">
        <w:rPr>
          <w:highlight w:val="white"/>
        </w:rPr>
        <w:t xml:space="preserve">                while (field++ &lt; width) {</w:t>
      </w:r>
    </w:p>
    <w:p w14:paraId="02BA953D" w14:textId="77777777" w:rsidR="00442030" w:rsidRPr="00903DBA" w:rsidRDefault="00442030" w:rsidP="00442030">
      <w:pPr>
        <w:pStyle w:val="Code"/>
        <w:rPr>
          <w:highlight w:val="white"/>
        </w:rPr>
      </w:pPr>
      <w:r w:rsidRPr="00903DBA">
        <w:rPr>
          <w:highlight w:val="white"/>
        </w:rPr>
        <w:t xml:space="preserve">                  printChar(' ');</w:t>
      </w:r>
    </w:p>
    <w:p w14:paraId="4AFBEBE6" w14:textId="77777777" w:rsidR="00442030" w:rsidRPr="00903DBA" w:rsidRDefault="00442030" w:rsidP="00442030">
      <w:pPr>
        <w:pStyle w:val="Code"/>
        <w:rPr>
          <w:highlight w:val="white"/>
        </w:rPr>
      </w:pPr>
      <w:r w:rsidRPr="00903DBA">
        <w:rPr>
          <w:highlight w:val="white"/>
        </w:rPr>
        <w:t xml:space="preserve">                }</w:t>
      </w:r>
    </w:p>
    <w:p w14:paraId="3D95ACE0" w14:textId="77777777" w:rsidR="00442030" w:rsidRPr="00903DBA" w:rsidRDefault="00442030" w:rsidP="00442030">
      <w:pPr>
        <w:pStyle w:val="Code"/>
        <w:rPr>
          <w:highlight w:val="white"/>
        </w:rPr>
      </w:pPr>
      <w:r w:rsidRPr="00903DBA">
        <w:rPr>
          <w:highlight w:val="white"/>
        </w:rPr>
        <w:t xml:space="preserve">              }</w:t>
      </w:r>
    </w:p>
    <w:p w14:paraId="3215E172" w14:textId="77777777" w:rsidR="00442030" w:rsidRPr="00903DBA" w:rsidRDefault="00442030" w:rsidP="00442030">
      <w:pPr>
        <w:pStyle w:val="Code"/>
        <w:rPr>
          <w:highlight w:val="white"/>
        </w:rPr>
      </w:pPr>
      <w:r w:rsidRPr="00903DBA">
        <w:rPr>
          <w:highlight w:val="white"/>
        </w:rPr>
        <w:t xml:space="preserve">            }</w:t>
      </w:r>
    </w:p>
    <w:p w14:paraId="0C76A49D" w14:textId="77777777" w:rsidR="00442030" w:rsidRPr="00903DBA" w:rsidRDefault="00442030" w:rsidP="00442030">
      <w:pPr>
        <w:pStyle w:val="Code"/>
        <w:rPr>
          <w:highlight w:val="white"/>
        </w:rPr>
      </w:pPr>
      <w:r w:rsidRPr="00903DBA">
        <w:rPr>
          <w:highlight w:val="white"/>
        </w:rPr>
        <w:t xml:space="preserve">            else if (zero) {</w:t>
      </w:r>
    </w:p>
    <w:p w14:paraId="3E95D87A"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159E9810" w14:textId="77777777" w:rsidR="00442030" w:rsidRPr="00903DBA" w:rsidRDefault="00442030" w:rsidP="00442030">
      <w:pPr>
        <w:pStyle w:val="Code"/>
        <w:rPr>
          <w:highlight w:val="white"/>
        </w:rPr>
      </w:pPr>
      <w:r w:rsidRPr="00903DBA">
        <w:rPr>
          <w:highlight w:val="white"/>
        </w:rPr>
        <w:t xml:space="preserve">              BOOL negative = FALSE;</w:t>
      </w:r>
    </w:p>
    <w:p w14:paraId="003C6C31" w14:textId="77777777" w:rsidR="00442030" w:rsidRPr="00903DBA" w:rsidRDefault="00442030" w:rsidP="00442030">
      <w:pPr>
        <w:pStyle w:val="Code"/>
        <w:rPr>
          <w:highlight w:val="white"/>
        </w:rPr>
      </w:pPr>
      <w:r w:rsidRPr="00903DBA">
        <w:rPr>
          <w:highlight w:val="white"/>
        </w:rPr>
        <w:t xml:space="preserve">            </w:t>
      </w:r>
    </w:p>
    <w:p w14:paraId="290F4721" w14:textId="77777777" w:rsidR="00442030" w:rsidRPr="00903DBA" w:rsidRDefault="00442030" w:rsidP="00442030">
      <w:pPr>
        <w:pStyle w:val="Code"/>
        <w:rPr>
          <w:highlight w:val="white"/>
        </w:rPr>
      </w:pPr>
      <w:r w:rsidRPr="00903DBA">
        <w:rPr>
          <w:highlight w:val="white"/>
        </w:rPr>
        <w:t xml:space="preserve">              g_outStatus = BLANK;</w:t>
      </w:r>
    </w:p>
    <w:p w14:paraId="4A2880BA" w14:textId="77777777" w:rsidR="00442030" w:rsidRPr="00903DBA" w:rsidRDefault="00442030" w:rsidP="00442030">
      <w:pPr>
        <w:pStyle w:val="Code"/>
        <w:rPr>
          <w:highlight w:val="white"/>
        </w:rPr>
      </w:pPr>
      <w:r w:rsidRPr="00903DBA">
        <w:rPr>
          <w:highlight w:val="white"/>
        </w:rPr>
        <w:t xml:space="preserve">              printArgument(&amp;format[index], arg_list, FALSE, FALSE, grid,</w:t>
      </w:r>
    </w:p>
    <w:p w14:paraId="0EDF293A" w14:textId="77777777" w:rsidR="00442030" w:rsidRPr="00903DBA" w:rsidRDefault="00442030" w:rsidP="00442030">
      <w:pPr>
        <w:pStyle w:val="Code"/>
        <w:rPr>
          <w:highlight w:val="white"/>
        </w:rPr>
      </w:pPr>
      <w:r w:rsidRPr="00903DBA">
        <w:rPr>
          <w:highlight w:val="white"/>
        </w:rPr>
        <w:t xml:space="preserve">                            &amp;width, precision, shortInt, longInt,</w:t>
      </w:r>
    </w:p>
    <w:p w14:paraId="223D5EC1" w14:textId="77777777" w:rsidR="00442030" w:rsidRPr="00903DBA" w:rsidRDefault="00442030" w:rsidP="00442030">
      <w:pPr>
        <w:pStyle w:val="Code"/>
        <w:rPr>
          <w:highlight w:val="white"/>
        </w:rPr>
      </w:pPr>
      <w:r w:rsidRPr="00903DBA">
        <w:rPr>
          <w:highlight w:val="white"/>
        </w:rPr>
        <w:t xml:space="preserve">                            longDouble, FALSE, &amp;negative);</w:t>
      </w:r>
    </w:p>
    <w:p w14:paraId="2768CCEF" w14:textId="77777777" w:rsidR="00442030" w:rsidRPr="00903DBA" w:rsidRDefault="00442030" w:rsidP="00442030">
      <w:pPr>
        <w:pStyle w:val="Code"/>
        <w:rPr>
          <w:highlight w:val="white"/>
        </w:rPr>
      </w:pPr>
      <w:r w:rsidRPr="00903DBA">
        <w:rPr>
          <w:highlight w:val="white"/>
        </w:rPr>
        <w:t xml:space="preserve">              g_outStatus = oldOutStatus;</w:t>
      </w:r>
    </w:p>
    <w:p w14:paraId="7A8AB6DA" w14:textId="77777777" w:rsidR="00442030" w:rsidRPr="00903DBA" w:rsidRDefault="00442030" w:rsidP="00442030">
      <w:pPr>
        <w:pStyle w:val="Code"/>
        <w:rPr>
          <w:highlight w:val="white"/>
        </w:rPr>
      </w:pPr>
    </w:p>
    <w:p w14:paraId="3695B4B8" w14:textId="77777777" w:rsidR="00442030" w:rsidRPr="00903DBA" w:rsidRDefault="00442030" w:rsidP="00442030">
      <w:pPr>
        <w:pStyle w:val="Code"/>
        <w:rPr>
          <w:highlight w:val="white"/>
        </w:rPr>
      </w:pPr>
      <w:r w:rsidRPr="00903DBA">
        <w:rPr>
          <w:highlight w:val="white"/>
        </w:rPr>
        <w:t xml:space="preserve">              { int field = g_outChars - startChars;</w:t>
      </w:r>
    </w:p>
    <w:p w14:paraId="2842C37F" w14:textId="77777777" w:rsidR="00442030" w:rsidRPr="00903DBA" w:rsidRDefault="00442030" w:rsidP="00442030">
      <w:pPr>
        <w:pStyle w:val="Code"/>
        <w:rPr>
          <w:highlight w:val="white"/>
        </w:rPr>
      </w:pPr>
      <w:r w:rsidRPr="00903DBA">
        <w:rPr>
          <w:highlight w:val="white"/>
        </w:rPr>
        <w:t xml:space="preserve">                g_outChars = startChars;</w:t>
      </w:r>
    </w:p>
    <w:p w14:paraId="2452B202" w14:textId="77777777" w:rsidR="00442030" w:rsidRPr="00903DBA" w:rsidRDefault="00442030" w:rsidP="00442030">
      <w:pPr>
        <w:pStyle w:val="Code"/>
        <w:rPr>
          <w:highlight w:val="white"/>
        </w:rPr>
      </w:pPr>
    </w:p>
    <w:p w14:paraId="1383CC86" w14:textId="77777777" w:rsidR="00442030" w:rsidRPr="00903DBA" w:rsidRDefault="00442030" w:rsidP="00442030">
      <w:pPr>
        <w:pStyle w:val="Code"/>
        <w:rPr>
          <w:highlight w:val="white"/>
        </w:rPr>
      </w:pPr>
      <w:r w:rsidRPr="00903DBA">
        <w:rPr>
          <w:highlight w:val="white"/>
        </w:rPr>
        <w:t xml:space="preserve">                if (negative) {               </w:t>
      </w:r>
    </w:p>
    <w:p w14:paraId="4249E355" w14:textId="77777777" w:rsidR="00442030" w:rsidRPr="00903DBA" w:rsidRDefault="00442030" w:rsidP="00442030">
      <w:pPr>
        <w:pStyle w:val="Code"/>
        <w:rPr>
          <w:highlight w:val="white"/>
        </w:rPr>
      </w:pPr>
      <w:r w:rsidRPr="00903DBA">
        <w:rPr>
          <w:highlight w:val="white"/>
        </w:rPr>
        <w:t xml:space="preserve">                  printChar('X');</w:t>
      </w:r>
    </w:p>
    <w:p w14:paraId="27A305A1" w14:textId="77777777" w:rsidR="00442030" w:rsidRPr="00903DBA" w:rsidRDefault="00442030" w:rsidP="00442030">
      <w:pPr>
        <w:pStyle w:val="Code"/>
        <w:rPr>
          <w:highlight w:val="white"/>
        </w:rPr>
      </w:pPr>
      <w:r w:rsidRPr="00903DBA">
        <w:rPr>
          <w:highlight w:val="white"/>
        </w:rPr>
        <w:t xml:space="preserve">                  printChar('-');</w:t>
      </w:r>
    </w:p>
    <w:p w14:paraId="341BAB7C" w14:textId="77777777" w:rsidR="00442030" w:rsidRPr="00903DBA" w:rsidRDefault="00442030" w:rsidP="00442030">
      <w:pPr>
        <w:pStyle w:val="Code"/>
        <w:rPr>
          <w:highlight w:val="white"/>
        </w:rPr>
      </w:pPr>
      <w:r w:rsidRPr="00903DBA">
        <w:rPr>
          <w:highlight w:val="white"/>
        </w:rPr>
        <w:t xml:space="preserve">                  ++field;</w:t>
      </w:r>
    </w:p>
    <w:p w14:paraId="248E7E27" w14:textId="77777777" w:rsidR="00442030" w:rsidRPr="00903DBA" w:rsidRDefault="00442030" w:rsidP="00442030">
      <w:pPr>
        <w:pStyle w:val="Code"/>
        <w:rPr>
          <w:highlight w:val="white"/>
        </w:rPr>
      </w:pPr>
      <w:r w:rsidRPr="00903DBA">
        <w:rPr>
          <w:highlight w:val="white"/>
        </w:rPr>
        <w:t xml:space="preserve">                }</w:t>
      </w:r>
    </w:p>
    <w:p w14:paraId="098A6A4C" w14:textId="77777777" w:rsidR="00442030" w:rsidRPr="00903DBA" w:rsidRDefault="00442030" w:rsidP="00442030">
      <w:pPr>
        <w:pStyle w:val="Code"/>
        <w:rPr>
          <w:highlight w:val="white"/>
        </w:rPr>
      </w:pPr>
      <w:r w:rsidRPr="00903DBA">
        <w:rPr>
          <w:highlight w:val="white"/>
        </w:rPr>
        <w:t xml:space="preserve">                else if (plus) {</w:t>
      </w:r>
    </w:p>
    <w:p w14:paraId="1E1CAE11" w14:textId="77777777" w:rsidR="00442030" w:rsidRPr="00903DBA" w:rsidRDefault="00442030" w:rsidP="00442030">
      <w:pPr>
        <w:pStyle w:val="Code"/>
        <w:rPr>
          <w:highlight w:val="white"/>
        </w:rPr>
      </w:pPr>
      <w:r w:rsidRPr="00903DBA">
        <w:rPr>
          <w:highlight w:val="white"/>
        </w:rPr>
        <w:t xml:space="preserve">                  printChar('+');</w:t>
      </w:r>
    </w:p>
    <w:p w14:paraId="4D4E8E74" w14:textId="77777777" w:rsidR="00442030" w:rsidRPr="00903DBA" w:rsidRDefault="00442030" w:rsidP="00442030">
      <w:pPr>
        <w:pStyle w:val="Code"/>
        <w:rPr>
          <w:highlight w:val="white"/>
        </w:rPr>
      </w:pPr>
      <w:r w:rsidRPr="00903DBA">
        <w:rPr>
          <w:highlight w:val="white"/>
        </w:rPr>
        <w:t xml:space="preserve">                  ++field;</w:t>
      </w:r>
    </w:p>
    <w:p w14:paraId="59BBCE88" w14:textId="77777777" w:rsidR="00442030" w:rsidRPr="00903DBA" w:rsidRDefault="00442030" w:rsidP="00442030">
      <w:pPr>
        <w:pStyle w:val="Code"/>
        <w:rPr>
          <w:highlight w:val="white"/>
        </w:rPr>
      </w:pPr>
      <w:r w:rsidRPr="00903DBA">
        <w:rPr>
          <w:highlight w:val="white"/>
        </w:rPr>
        <w:t xml:space="preserve">                }</w:t>
      </w:r>
    </w:p>
    <w:p w14:paraId="14EF21CF" w14:textId="77777777" w:rsidR="00442030" w:rsidRPr="00903DBA" w:rsidRDefault="00442030" w:rsidP="00442030">
      <w:pPr>
        <w:pStyle w:val="Code"/>
        <w:rPr>
          <w:highlight w:val="white"/>
        </w:rPr>
      </w:pPr>
      <w:r w:rsidRPr="00903DBA">
        <w:rPr>
          <w:highlight w:val="white"/>
        </w:rPr>
        <w:t xml:space="preserve">                else if (space) {</w:t>
      </w:r>
    </w:p>
    <w:p w14:paraId="34F0B2FB" w14:textId="77777777" w:rsidR="00442030" w:rsidRPr="00903DBA" w:rsidRDefault="00442030" w:rsidP="00442030">
      <w:pPr>
        <w:pStyle w:val="Code"/>
        <w:rPr>
          <w:highlight w:val="white"/>
        </w:rPr>
      </w:pPr>
      <w:r w:rsidRPr="00903DBA">
        <w:rPr>
          <w:highlight w:val="white"/>
        </w:rPr>
        <w:t xml:space="preserve">                  printChar(' ');</w:t>
      </w:r>
    </w:p>
    <w:p w14:paraId="110F042E" w14:textId="77777777" w:rsidR="00442030" w:rsidRPr="00903DBA" w:rsidRDefault="00442030" w:rsidP="00442030">
      <w:pPr>
        <w:pStyle w:val="Code"/>
        <w:rPr>
          <w:highlight w:val="white"/>
        </w:rPr>
      </w:pPr>
      <w:r w:rsidRPr="00903DBA">
        <w:rPr>
          <w:highlight w:val="white"/>
        </w:rPr>
        <w:t xml:space="preserve">                  ++field;</w:t>
      </w:r>
    </w:p>
    <w:p w14:paraId="082006A5" w14:textId="77777777" w:rsidR="00442030" w:rsidRPr="00903DBA" w:rsidRDefault="00442030" w:rsidP="00442030">
      <w:pPr>
        <w:pStyle w:val="Code"/>
        <w:rPr>
          <w:highlight w:val="white"/>
        </w:rPr>
      </w:pPr>
      <w:r w:rsidRPr="00903DBA">
        <w:rPr>
          <w:highlight w:val="white"/>
        </w:rPr>
        <w:t xml:space="preserve">                }</w:t>
      </w:r>
    </w:p>
    <w:p w14:paraId="4FABA8AE" w14:textId="77777777" w:rsidR="00442030" w:rsidRPr="00903DBA" w:rsidRDefault="00442030" w:rsidP="00442030">
      <w:pPr>
        <w:pStyle w:val="Code"/>
        <w:rPr>
          <w:highlight w:val="white"/>
        </w:rPr>
      </w:pPr>
    </w:p>
    <w:p w14:paraId="0772F2A8" w14:textId="77777777" w:rsidR="00442030" w:rsidRPr="00903DBA" w:rsidRDefault="00442030" w:rsidP="00442030">
      <w:pPr>
        <w:pStyle w:val="Code"/>
        <w:rPr>
          <w:highlight w:val="white"/>
        </w:rPr>
      </w:pPr>
      <w:r w:rsidRPr="00903DBA">
        <w:rPr>
          <w:highlight w:val="white"/>
        </w:rPr>
        <w:t xml:space="preserve">                while (field++ &lt; width) {</w:t>
      </w:r>
    </w:p>
    <w:p w14:paraId="5FD3C988" w14:textId="77777777" w:rsidR="00442030" w:rsidRPr="00903DBA" w:rsidRDefault="00442030" w:rsidP="00442030">
      <w:pPr>
        <w:pStyle w:val="Code"/>
        <w:rPr>
          <w:highlight w:val="white"/>
        </w:rPr>
      </w:pPr>
      <w:r w:rsidRPr="00903DBA">
        <w:rPr>
          <w:highlight w:val="white"/>
        </w:rPr>
        <w:t xml:space="preserve">                  printChar('0');</w:t>
      </w:r>
    </w:p>
    <w:p w14:paraId="5AE75094" w14:textId="77777777" w:rsidR="00442030" w:rsidRPr="00903DBA" w:rsidRDefault="00442030" w:rsidP="00442030">
      <w:pPr>
        <w:pStyle w:val="Code"/>
        <w:rPr>
          <w:highlight w:val="white"/>
        </w:rPr>
      </w:pPr>
      <w:r w:rsidRPr="00903DBA">
        <w:rPr>
          <w:highlight w:val="white"/>
        </w:rPr>
        <w:t xml:space="preserve">                }</w:t>
      </w:r>
    </w:p>
    <w:p w14:paraId="770B265D" w14:textId="77777777" w:rsidR="00442030" w:rsidRPr="00903DBA" w:rsidRDefault="00442030" w:rsidP="00442030">
      <w:pPr>
        <w:pStyle w:val="Code"/>
        <w:rPr>
          <w:highlight w:val="white"/>
        </w:rPr>
      </w:pPr>
    </w:p>
    <w:p w14:paraId="01CBAD82" w14:textId="77777777" w:rsidR="00442030" w:rsidRPr="00903DBA" w:rsidRDefault="00442030" w:rsidP="00442030">
      <w:pPr>
        <w:pStyle w:val="Code"/>
        <w:rPr>
          <w:highlight w:val="white"/>
        </w:rPr>
      </w:pPr>
      <w:r w:rsidRPr="00903DBA">
        <w:rPr>
          <w:highlight w:val="white"/>
        </w:rPr>
        <w:t xml:space="preserve">                arg_list = printArgument(&amp;format[index], arg_list, FALSE, FALSE,</w:t>
      </w:r>
    </w:p>
    <w:p w14:paraId="7DCC011B" w14:textId="77777777" w:rsidR="00442030" w:rsidRPr="00903DBA" w:rsidRDefault="00442030" w:rsidP="00442030">
      <w:pPr>
        <w:pStyle w:val="Code"/>
        <w:rPr>
          <w:highlight w:val="white"/>
        </w:rPr>
      </w:pPr>
      <w:r w:rsidRPr="00903DBA">
        <w:rPr>
          <w:highlight w:val="white"/>
        </w:rPr>
        <w:t xml:space="preserve">                                         grid, NULL, precision, shortInt,</w:t>
      </w:r>
    </w:p>
    <w:p w14:paraId="16536173" w14:textId="77777777" w:rsidR="00442030" w:rsidRPr="00903DBA" w:rsidRDefault="00442030" w:rsidP="00442030">
      <w:pPr>
        <w:pStyle w:val="Code"/>
        <w:rPr>
          <w:highlight w:val="white"/>
        </w:rPr>
      </w:pPr>
      <w:r w:rsidRPr="00903DBA">
        <w:rPr>
          <w:highlight w:val="white"/>
        </w:rPr>
        <w:t xml:space="preserve">                                         longInt, longDouble, FALSE, NULL);</w:t>
      </w:r>
    </w:p>
    <w:p w14:paraId="17CE2DE7" w14:textId="77777777" w:rsidR="00442030" w:rsidRPr="00903DBA" w:rsidRDefault="00442030" w:rsidP="00442030">
      <w:pPr>
        <w:pStyle w:val="Code"/>
        <w:rPr>
          <w:highlight w:val="white"/>
        </w:rPr>
      </w:pPr>
      <w:r w:rsidRPr="00903DBA">
        <w:rPr>
          <w:highlight w:val="white"/>
        </w:rPr>
        <w:t xml:space="preserve">              }</w:t>
      </w:r>
    </w:p>
    <w:p w14:paraId="5BC3C870" w14:textId="77777777" w:rsidR="00442030" w:rsidRPr="00903DBA" w:rsidRDefault="00442030" w:rsidP="00442030">
      <w:pPr>
        <w:pStyle w:val="Code"/>
        <w:rPr>
          <w:highlight w:val="white"/>
        </w:rPr>
      </w:pPr>
      <w:r w:rsidRPr="00903DBA">
        <w:rPr>
          <w:highlight w:val="white"/>
        </w:rPr>
        <w:t xml:space="preserve">            }</w:t>
      </w:r>
    </w:p>
    <w:p w14:paraId="00ED6282" w14:textId="77777777" w:rsidR="00442030" w:rsidRPr="00903DBA" w:rsidRDefault="00442030" w:rsidP="00442030">
      <w:pPr>
        <w:pStyle w:val="Code"/>
        <w:rPr>
          <w:highlight w:val="white"/>
        </w:rPr>
      </w:pPr>
      <w:r w:rsidRPr="00903DBA">
        <w:rPr>
          <w:highlight w:val="white"/>
        </w:rPr>
        <w:t xml:space="preserve">            else {</w:t>
      </w:r>
    </w:p>
    <w:p w14:paraId="2DE8C555" w14:textId="77777777" w:rsidR="00442030" w:rsidRPr="00903DBA" w:rsidRDefault="00442030" w:rsidP="00442030">
      <w:pPr>
        <w:pStyle w:val="Code"/>
        <w:rPr>
          <w:highlight w:val="white"/>
        </w:rPr>
      </w:pPr>
      <w:r w:rsidRPr="00903DBA">
        <w:rPr>
          <w:highlight w:val="white"/>
        </w:rPr>
        <w:t xml:space="preserve">              int startChars = g_outChars, oldOutStatus = g_outStatus;</w:t>
      </w:r>
    </w:p>
    <w:p w14:paraId="55E718E2" w14:textId="77777777" w:rsidR="00442030" w:rsidRPr="00903DBA" w:rsidRDefault="00442030" w:rsidP="00442030">
      <w:pPr>
        <w:pStyle w:val="Code"/>
        <w:rPr>
          <w:highlight w:val="white"/>
        </w:rPr>
      </w:pPr>
    </w:p>
    <w:p w14:paraId="1DB274A0" w14:textId="77777777" w:rsidR="00442030" w:rsidRPr="00903DBA" w:rsidRDefault="00442030" w:rsidP="00442030">
      <w:pPr>
        <w:pStyle w:val="Code"/>
        <w:rPr>
          <w:highlight w:val="white"/>
        </w:rPr>
      </w:pPr>
      <w:r w:rsidRPr="00903DBA">
        <w:rPr>
          <w:highlight w:val="white"/>
        </w:rPr>
        <w:t xml:space="preserve">              g_outStatus = BLANK;</w:t>
      </w:r>
    </w:p>
    <w:p w14:paraId="6230EA1A" w14:textId="77777777" w:rsidR="00442030" w:rsidRPr="00903DBA" w:rsidRDefault="00442030" w:rsidP="00442030">
      <w:pPr>
        <w:pStyle w:val="Code"/>
        <w:rPr>
          <w:highlight w:val="white"/>
        </w:rPr>
      </w:pPr>
      <w:r w:rsidRPr="00903DBA">
        <w:rPr>
          <w:highlight w:val="white"/>
        </w:rPr>
        <w:t xml:space="preserve">              printArgument(&amp;format[index], arg_list, plus, space, grid,</w:t>
      </w:r>
    </w:p>
    <w:p w14:paraId="0991C855" w14:textId="77777777" w:rsidR="00442030" w:rsidRPr="00903DBA" w:rsidRDefault="00442030" w:rsidP="00442030">
      <w:pPr>
        <w:pStyle w:val="Code"/>
        <w:rPr>
          <w:highlight w:val="white"/>
        </w:rPr>
      </w:pPr>
      <w:r w:rsidRPr="00903DBA">
        <w:rPr>
          <w:highlight w:val="white"/>
        </w:rPr>
        <w:t xml:space="preserve">                            &amp;width, precision, shortInt, longInt,</w:t>
      </w:r>
    </w:p>
    <w:p w14:paraId="38BF1309" w14:textId="77777777" w:rsidR="00442030" w:rsidRPr="00903DBA" w:rsidRDefault="00442030" w:rsidP="00442030">
      <w:pPr>
        <w:pStyle w:val="Code"/>
        <w:rPr>
          <w:highlight w:val="white"/>
        </w:rPr>
      </w:pPr>
      <w:r w:rsidRPr="00903DBA">
        <w:rPr>
          <w:highlight w:val="white"/>
        </w:rPr>
        <w:t xml:space="preserve">                            longDouble, TRUE, NULL);              </w:t>
      </w:r>
    </w:p>
    <w:p w14:paraId="154A15EA" w14:textId="77777777" w:rsidR="00442030" w:rsidRPr="00903DBA" w:rsidRDefault="00442030" w:rsidP="00442030">
      <w:pPr>
        <w:pStyle w:val="Code"/>
        <w:rPr>
          <w:highlight w:val="white"/>
        </w:rPr>
      </w:pPr>
      <w:r w:rsidRPr="00903DBA">
        <w:rPr>
          <w:highlight w:val="white"/>
        </w:rPr>
        <w:t xml:space="preserve">              g_outStatus = oldOutStatus;</w:t>
      </w:r>
    </w:p>
    <w:p w14:paraId="56377D16" w14:textId="77777777" w:rsidR="00442030" w:rsidRPr="00903DBA" w:rsidRDefault="00442030" w:rsidP="00442030">
      <w:pPr>
        <w:pStyle w:val="Code"/>
        <w:rPr>
          <w:highlight w:val="white"/>
        </w:rPr>
      </w:pPr>
    </w:p>
    <w:p w14:paraId="29C68EFC" w14:textId="77777777" w:rsidR="00442030" w:rsidRPr="00903DBA" w:rsidRDefault="00442030" w:rsidP="00442030">
      <w:pPr>
        <w:pStyle w:val="Code"/>
        <w:rPr>
          <w:highlight w:val="white"/>
        </w:rPr>
      </w:pPr>
      <w:r w:rsidRPr="00903DBA">
        <w:rPr>
          <w:highlight w:val="white"/>
        </w:rPr>
        <w:t xml:space="preserve">              { </w:t>
      </w:r>
      <w:r w:rsidRPr="00903DBA">
        <w:rPr>
          <w:color w:val="0000FF"/>
          <w:highlight w:val="white"/>
        </w:rPr>
        <w:t>int</w:t>
      </w:r>
      <w:r w:rsidRPr="00903DBA">
        <w:rPr>
          <w:highlight w:val="white"/>
        </w:rPr>
        <w:t xml:space="preserve"> field = g_outChars - startChars;</w:t>
      </w:r>
    </w:p>
    <w:p w14:paraId="416812CB" w14:textId="77777777" w:rsidR="00442030" w:rsidRPr="00903DBA" w:rsidRDefault="00442030" w:rsidP="00442030">
      <w:pPr>
        <w:pStyle w:val="Code"/>
        <w:rPr>
          <w:highlight w:val="white"/>
        </w:rPr>
      </w:pPr>
      <w:r w:rsidRPr="00903DBA">
        <w:rPr>
          <w:highlight w:val="white"/>
        </w:rPr>
        <w:t xml:space="preserve">                g_outChars = startChars;</w:t>
      </w:r>
    </w:p>
    <w:p w14:paraId="50A5C6E5" w14:textId="77777777" w:rsidR="00442030" w:rsidRPr="00903DBA" w:rsidRDefault="00442030" w:rsidP="00442030">
      <w:pPr>
        <w:pStyle w:val="Code"/>
        <w:rPr>
          <w:highlight w:val="white"/>
        </w:rPr>
      </w:pPr>
    </w:p>
    <w:p w14:paraId="02CC0E2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(field++ &lt; width) {</w:t>
      </w:r>
    </w:p>
    <w:p w14:paraId="69484C54" w14:textId="77777777" w:rsidR="00442030" w:rsidRPr="00903DBA" w:rsidRDefault="00442030" w:rsidP="00442030">
      <w:pPr>
        <w:pStyle w:val="Code"/>
        <w:rPr>
          <w:highlight w:val="white"/>
        </w:rPr>
      </w:pPr>
      <w:r w:rsidRPr="00903DBA">
        <w:rPr>
          <w:highlight w:val="white"/>
        </w:rPr>
        <w:t xml:space="preserve">                  printChar(</w:t>
      </w:r>
      <w:r w:rsidRPr="00903DBA">
        <w:rPr>
          <w:color w:val="A31515"/>
          <w:highlight w:val="white"/>
        </w:rPr>
        <w:t>' '</w:t>
      </w:r>
      <w:r w:rsidRPr="00903DBA">
        <w:rPr>
          <w:highlight w:val="white"/>
        </w:rPr>
        <w:t>);</w:t>
      </w:r>
    </w:p>
    <w:p w14:paraId="15A52204" w14:textId="77777777" w:rsidR="00442030" w:rsidRPr="00903DBA" w:rsidRDefault="00442030" w:rsidP="00442030">
      <w:pPr>
        <w:pStyle w:val="Code"/>
        <w:rPr>
          <w:highlight w:val="white"/>
        </w:rPr>
      </w:pPr>
      <w:r w:rsidRPr="00903DBA">
        <w:rPr>
          <w:highlight w:val="white"/>
        </w:rPr>
        <w:t xml:space="preserve">                }</w:t>
      </w:r>
    </w:p>
    <w:p w14:paraId="7B16A25B" w14:textId="77777777" w:rsidR="00442030" w:rsidRPr="00903DBA" w:rsidRDefault="00442030" w:rsidP="00442030">
      <w:pPr>
        <w:pStyle w:val="Code"/>
        <w:rPr>
          <w:highlight w:val="white"/>
        </w:rPr>
      </w:pPr>
    </w:p>
    <w:p w14:paraId="2E5F7206" w14:textId="77777777" w:rsidR="00442030" w:rsidRPr="00903DBA" w:rsidRDefault="00442030" w:rsidP="00442030">
      <w:pPr>
        <w:pStyle w:val="Code"/>
        <w:rPr>
          <w:highlight w:val="white"/>
        </w:rPr>
      </w:pPr>
      <w:r w:rsidRPr="00903DBA">
        <w:rPr>
          <w:highlight w:val="white"/>
        </w:rPr>
        <w:t xml:space="preserve">                arg_list = printArgument(&amp;format[index], arg_list, plus, space,</w:t>
      </w:r>
    </w:p>
    <w:p w14:paraId="1EA6187D" w14:textId="77777777" w:rsidR="00442030" w:rsidRPr="00903DBA" w:rsidRDefault="00442030" w:rsidP="00442030">
      <w:pPr>
        <w:pStyle w:val="Code"/>
        <w:rPr>
          <w:highlight w:val="white"/>
        </w:rPr>
      </w:pPr>
      <w:r w:rsidRPr="00903DBA">
        <w:rPr>
          <w:highlight w:val="white"/>
        </w:rPr>
        <w:t xml:space="preserve">                                         grid, NULL, precision, shortInt,</w:t>
      </w:r>
    </w:p>
    <w:p w14:paraId="650631C0" w14:textId="77777777" w:rsidR="00442030" w:rsidRPr="00903DBA" w:rsidRDefault="00442030" w:rsidP="00442030">
      <w:pPr>
        <w:pStyle w:val="Code"/>
        <w:rPr>
          <w:highlight w:val="white"/>
        </w:rPr>
      </w:pPr>
      <w:r w:rsidRPr="00903DBA">
        <w:rPr>
          <w:highlight w:val="white"/>
        </w:rPr>
        <w:t xml:space="preserve">                                         longInt, longDouble, TRUE, NULL);</w:t>
      </w:r>
    </w:p>
    <w:p w14:paraId="39AF7163" w14:textId="77777777" w:rsidR="00442030" w:rsidRPr="00903DBA" w:rsidRDefault="00442030" w:rsidP="00442030">
      <w:pPr>
        <w:pStyle w:val="Code"/>
        <w:rPr>
          <w:highlight w:val="white"/>
        </w:rPr>
      </w:pPr>
      <w:r w:rsidRPr="00903DBA">
        <w:rPr>
          <w:highlight w:val="white"/>
        </w:rPr>
        <w:t xml:space="preserve">              }</w:t>
      </w:r>
    </w:p>
    <w:p w14:paraId="1A9DA641" w14:textId="77777777" w:rsidR="00442030" w:rsidRPr="00903DBA" w:rsidRDefault="00442030" w:rsidP="00442030">
      <w:pPr>
        <w:pStyle w:val="Code"/>
        <w:rPr>
          <w:highlight w:val="white"/>
        </w:rPr>
      </w:pPr>
      <w:r w:rsidRPr="00903DBA">
        <w:rPr>
          <w:highlight w:val="white"/>
        </w:rPr>
        <w:t xml:space="preserve">            }</w:t>
      </w:r>
    </w:p>
    <w:p w14:paraId="2CFFC370" w14:textId="77777777" w:rsidR="00442030" w:rsidRPr="00903DBA" w:rsidRDefault="00442030" w:rsidP="00442030">
      <w:pPr>
        <w:pStyle w:val="Code"/>
        <w:rPr>
          <w:highlight w:val="white"/>
        </w:rPr>
      </w:pPr>
    </w:p>
    <w:p w14:paraId="6AF95F86" w14:textId="77777777" w:rsidR="00442030" w:rsidRPr="00903DBA" w:rsidRDefault="00442030" w:rsidP="00442030">
      <w:pPr>
        <w:pStyle w:val="Code"/>
        <w:rPr>
          <w:highlight w:val="white"/>
        </w:rPr>
      </w:pPr>
      <w:r w:rsidRPr="00903DBA">
        <w:rPr>
          <w:highlight w:val="white"/>
        </w:rPr>
        <w:t xml:space="preserve">            percent = FALSE;</w:t>
      </w:r>
    </w:p>
    <w:p w14:paraId="7BD28E96" w14:textId="77777777" w:rsidR="00442030" w:rsidRPr="00903DBA" w:rsidRDefault="00442030" w:rsidP="00442030">
      <w:pPr>
        <w:pStyle w:val="Code"/>
        <w:rPr>
          <w:highlight w:val="white"/>
        </w:rPr>
      </w:pPr>
      <w:r w:rsidRPr="00903DBA">
        <w:rPr>
          <w:highlight w:val="white"/>
        </w:rPr>
        <w:t xml:space="preserve">          }</w:t>
      </w:r>
    </w:p>
    <w:p w14:paraId="57B51AE2"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59D53CD2" w14:textId="77777777" w:rsidR="00442030" w:rsidRPr="00903DBA" w:rsidRDefault="00442030" w:rsidP="00442030">
      <w:pPr>
        <w:pStyle w:val="Code"/>
        <w:rPr>
          <w:highlight w:val="white"/>
        </w:rPr>
      </w:pPr>
    </w:p>
    <w:p w14:paraId="648B33A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default</w:t>
      </w:r>
      <w:r w:rsidRPr="00903DBA">
        <w:rPr>
          <w:highlight w:val="white"/>
        </w:rPr>
        <w:t>: {</w:t>
      </w:r>
    </w:p>
    <w:p w14:paraId="4B48A48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int</w:t>
      </w:r>
      <w:r w:rsidRPr="00903DBA">
        <w:rPr>
          <w:highlight w:val="white"/>
        </w:rPr>
        <w:t xml:space="preserve"> value = 0;</w:t>
      </w:r>
    </w:p>
    <w:p w14:paraId="3CDD4868"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while</w:t>
      </w:r>
      <w:r w:rsidRPr="00903DBA">
        <w:rPr>
          <w:highlight w:val="white"/>
        </w:rPr>
        <w:t xml:space="preserve"> (isdigit(c)) {</w:t>
      </w:r>
    </w:p>
    <w:p w14:paraId="102F8471" w14:textId="77777777" w:rsidR="00442030" w:rsidRPr="00903DBA" w:rsidRDefault="00442030" w:rsidP="00442030">
      <w:pPr>
        <w:pStyle w:val="Code"/>
        <w:rPr>
          <w:highlight w:val="white"/>
        </w:rPr>
      </w:pPr>
      <w:r w:rsidRPr="00903DBA">
        <w:rPr>
          <w:highlight w:val="white"/>
        </w:rPr>
        <w:t xml:space="preserve">              value = (10 * value) + (c - </w:t>
      </w:r>
      <w:r w:rsidRPr="00903DBA">
        <w:rPr>
          <w:color w:val="A31515"/>
          <w:highlight w:val="white"/>
        </w:rPr>
        <w:t>'0'</w:t>
      </w:r>
      <w:r w:rsidRPr="00903DBA">
        <w:rPr>
          <w:highlight w:val="white"/>
        </w:rPr>
        <w:t>);</w:t>
      </w:r>
    </w:p>
    <w:p w14:paraId="09F8A18B" w14:textId="77777777" w:rsidR="00442030" w:rsidRPr="00903DBA" w:rsidRDefault="00442030" w:rsidP="00442030">
      <w:pPr>
        <w:pStyle w:val="Code"/>
        <w:rPr>
          <w:highlight w:val="white"/>
        </w:rPr>
      </w:pPr>
      <w:r w:rsidRPr="00903DBA">
        <w:rPr>
          <w:highlight w:val="white"/>
        </w:rPr>
        <w:t xml:space="preserve">              c = format[++index];</w:t>
      </w:r>
    </w:p>
    <w:p w14:paraId="225A17B5" w14:textId="77777777" w:rsidR="00442030" w:rsidRPr="00903DBA" w:rsidRDefault="00442030" w:rsidP="00442030">
      <w:pPr>
        <w:pStyle w:val="Code"/>
        <w:rPr>
          <w:highlight w:val="white"/>
        </w:rPr>
      </w:pPr>
      <w:r w:rsidRPr="00903DBA">
        <w:rPr>
          <w:highlight w:val="white"/>
        </w:rPr>
        <w:t xml:space="preserve">            }</w:t>
      </w:r>
    </w:p>
    <w:p w14:paraId="754C35CB" w14:textId="77777777" w:rsidR="00442030" w:rsidRPr="00903DBA" w:rsidRDefault="00442030" w:rsidP="00442030">
      <w:pPr>
        <w:pStyle w:val="Code"/>
        <w:rPr>
          <w:highlight w:val="white"/>
        </w:rPr>
      </w:pPr>
      <w:r w:rsidRPr="00903DBA">
        <w:rPr>
          <w:highlight w:val="white"/>
        </w:rPr>
        <w:t xml:space="preserve">            --index;</w:t>
      </w:r>
    </w:p>
    <w:p w14:paraId="07B8B20C" w14:textId="77777777" w:rsidR="00442030" w:rsidRPr="00903DBA" w:rsidRDefault="00442030" w:rsidP="00442030">
      <w:pPr>
        <w:pStyle w:val="Code"/>
        <w:rPr>
          <w:highlight w:val="white"/>
        </w:rPr>
      </w:pPr>
      <w:r w:rsidRPr="00903DBA">
        <w:rPr>
          <w:highlight w:val="white"/>
        </w:rPr>
        <w:t xml:space="preserve">            </w:t>
      </w:r>
    </w:p>
    <w:p w14:paraId="53932F3B"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(!period) {</w:t>
      </w:r>
    </w:p>
    <w:p w14:paraId="5087BF1A" w14:textId="77777777" w:rsidR="00442030" w:rsidRPr="00903DBA" w:rsidRDefault="00442030" w:rsidP="00442030">
      <w:pPr>
        <w:pStyle w:val="Code"/>
        <w:rPr>
          <w:highlight w:val="white"/>
        </w:rPr>
      </w:pPr>
      <w:r w:rsidRPr="00903DBA">
        <w:rPr>
          <w:highlight w:val="white"/>
        </w:rPr>
        <w:t xml:space="preserve">              width = value;</w:t>
      </w:r>
    </w:p>
    <w:p w14:paraId="02BB2C07" w14:textId="77777777" w:rsidR="00442030" w:rsidRPr="00903DBA" w:rsidRDefault="00442030" w:rsidP="00442030">
      <w:pPr>
        <w:pStyle w:val="Code"/>
        <w:rPr>
          <w:highlight w:val="white"/>
        </w:rPr>
      </w:pPr>
      <w:r w:rsidRPr="00903DBA">
        <w:rPr>
          <w:highlight w:val="white"/>
        </w:rPr>
        <w:t xml:space="preserve">            }</w:t>
      </w:r>
    </w:p>
    <w:p w14:paraId="6194CB61"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244B22FB" w14:textId="77777777" w:rsidR="00442030" w:rsidRPr="00903DBA" w:rsidRDefault="00442030" w:rsidP="00442030">
      <w:pPr>
        <w:pStyle w:val="Code"/>
        <w:rPr>
          <w:highlight w:val="white"/>
        </w:rPr>
      </w:pPr>
      <w:r w:rsidRPr="00903DBA">
        <w:rPr>
          <w:highlight w:val="white"/>
        </w:rPr>
        <w:t xml:space="preserve">              precision = value;</w:t>
      </w:r>
    </w:p>
    <w:p w14:paraId="7189C063" w14:textId="77777777" w:rsidR="00442030" w:rsidRPr="00903DBA" w:rsidRDefault="00442030" w:rsidP="00442030">
      <w:pPr>
        <w:pStyle w:val="Code"/>
        <w:rPr>
          <w:highlight w:val="white"/>
        </w:rPr>
      </w:pPr>
      <w:r w:rsidRPr="00903DBA">
        <w:rPr>
          <w:highlight w:val="white"/>
        </w:rPr>
        <w:t xml:space="preserve">           }</w:t>
      </w:r>
    </w:p>
    <w:p w14:paraId="4CA68190" w14:textId="77777777" w:rsidR="00442030" w:rsidRPr="00903DBA" w:rsidRDefault="00442030" w:rsidP="00442030">
      <w:pPr>
        <w:pStyle w:val="Code"/>
        <w:rPr>
          <w:highlight w:val="white"/>
        </w:rPr>
      </w:pPr>
      <w:r w:rsidRPr="00903DBA">
        <w:rPr>
          <w:highlight w:val="white"/>
        </w:rPr>
        <w:t xml:space="preserve">          }</w:t>
      </w:r>
    </w:p>
    <w:p w14:paraId="2AC544DC"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break</w:t>
      </w:r>
      <w:r w:rsidRPr="00903DBA">
        <w:rPr>
          <w:highlight w:val="white"/>
        </w:rPr>
        <w:t>;</w:t>
      </w:r>
    </w:p>
    <w:p w14:paraId="6CEF73B3" w14:textId="77777777" w:rsidR="00442030" w:rsidRPr="00903DBA" w:rsidRDefault="00442030" w:rsidP="00442030">
      <w:pPr>
        <w:pStyle w:val="Code"/>
        <w:rPr>
          <w:highlight w:val="white"/>
        </w:rPr>
      </w:pPr>
      <w:r w:rsidRPr="00903DBA">
        <w:rPr>
          <w:highlight w:val="white"/>
        </w:rPr>
        <w:t xml:space="preserve">      }</w:t>
      </w:r>
    </w:p>
    <w:p w14:paraId="39369AAE" w14:textId="77777777" w:rsidR="00442030" w:rsidRPr="00903DBA" w:rsidRDefault="00442030" w:rsidP="00442030">
      <w:pPr>
        <w:pStyle w:val="Code"/>
        <w:rPr>
          <w:highlight w:val="white"/>
        </w:rPr>
      </w:pPr>
      <w:r w:rsidRPr="00903DBA">
        <w:rPr>
          <w:highlight w:val="white"/>
        </w:rPr>
        <w:t xml:space="preserve">    }</w:t>
      </w:r>
    </w:p>
    <w:p w14:paraId="7ED8DA67"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else</w:t>
      </w:r>
      <w:r w:rsidRPr="00903DBA">
        <w:rPr>
          <w:highlight w:val="white"/>
        </w:rPr>
        <w:t xml:space="preserve"> {</w:t>
      </w:r>
    </w:p>
    <w:p w14:paraId="603F8F69" w14:textId="77777777" w:rsidR="00442030" w:rsidRPr="00903DBA" w:rsidRDefault="00442030" w:rsidP="00442030">
      <w:pPr>
        <w:pStyle w:val="Code"/>
        <w:rPr>
          <w:highlight w:val="white"/>
        </w:rPr>
      </w:pPr>
      <w:r w:rsidRPr="00903DBA">
        <w:rPr>
          <w:highlight w:val="white"/>
        </w:rPr>
        <w:t xml:space="preserve">      </w:t>
      </w:r>
      <w:r w:rsidRPr="00903DBA">
        <w:rPr>
          <w:color w:val="0000FF"/>
          <w:highlight w:val="white"/>
        </w:rPr>
        <w:t>if</w:t>
      </w:r>
      <w:r w:rsidRPr="00903DBA">
        <w:rPr>
          <w:highlight w:val="white"/>
        </w:rPr>
        <w:t xml:space="preserve"> (c == </w:t>
      </w:r>
      <w:r w:rsidRPr="00903DBA">
        <w:rPr>
          <w:color w:val="A31515"/>
          <w:highlight w:val="white"/>
        </w:rPr>
        <w:t>'%'</w:t>
      </w:r>
      <w:r w:rsidRPr="00903DBA">
        <w:rPr>
          <w:highlight w:val="white"/>
        </w:rPr>
        <w:t>) {</w:t>
      </w:r>
    </w:p>
    <w:p w14:paraId="016DA1DD" w14:textId="77777777" w:rsidR="00442030" w:rsidRPr="00903DBA" w:rsidRDefault="00442030" w:rsidP="00442030">
      <w:pPr>
        <w:pStyle w:val="Code"/>
        <w:rPr>
          <w:highlight w:val="white"/>
        </w:rPr>
      </w:pPr>
      <w:r w:rsidRPr="00903DBA">
        <w:rPr>
          <w:highlight w:val="white"/>
        </w:rPr>
        <w:t xml:space="preserve">        percent = TRUE;</w:t>
      </w:r>
    </w:p>
    <w:p w14:paraId="65E75248" w14:textId="77777777" w:rsidR="00442030" w:rsidRPr="00903DBA" w:rsidRDefault="00442030" w:rsidP="00442030">
      <w:pPr>
        <w:pStyle w:val="Code"/>
        <w:rPr>
          <w:highlight w:val="white"/>
        </w:rPr>
      </w:pPr>
      <w:r w:rsidRPr="00903DBA">
        <w:rPr>
          <w:highlight w:val="white"/>
        </w:rPr>
        <w:t xml:space="preserve">        plus = FALSE;</w:t>
      </w:r>
    </w:p>
    <w:p w14:paraId="764C7A6E" w14:textId="77777777" w:rsidR="00442030" w:rsidRPr="00903DBA" w:rsidRDefault="00442030" w:rsidP="00442030">
      <w:pPr>
        <w:pStyle w:val="Code"/>
        <w:rPr>
          <w:highlight w:val="white"/>
        </w:rPr>
      </w:pPr>
      <w:r w:rsidRPr="00903DBA">
        <w:rPr>
          <w:highlight w:val="white"/>
        </w:rPr>
        <w:t xml:space="preserve">        minus = FALSE;</w:t>
      </w:r>
    </w:p>
    <w:p w14:paraId="6F01D74D" w14:textId="77777777" w:rsidR="00442030" w:rsidRPr="00903DBA" w:rsidRDefault="00442030" w:rsidP="00442030">
      <w:pPr>
        <w:pStyle w:val="Code"/>
        <w:rPr>
          <w:highlight w:val="white"/>
        </w:rPr>
      </w:pPr>
      <w:r w:rsidRPr="00903DBA">
        <w:rPr>
          <w:highlight w:val="white"/>
        </w:rPr>
        <w:t xml:space="preserve">        space = FALSE;</w:t>
      </w:r>
    </w:p>
    <w:p w14:paraId="34ADA33A" w14:textId="77777777" w:rsidR="00442030" w:rsidRPr="00903DBA" w:rsidRDefault="00442030" w:rsidP="00442030">
      <w:pPr>
        <w:pStyle w:val="Code"/>
        <w:rPr>
          <w:highlight w:val="white"/>
        </w:rPr>
      </w:pPr>
      <w:r w:rsidRPr="00903DBA">
        <w:rPr>
          <w:highlight w:val="white"/>
        </w:rPr>
        <w:t xml:space="preserve">        zero = FALSE;</w:t>
      </w:r>
    </w:p>
    <w:p w14:paraId="045BC476" w14:textId="77777777" w:rsidR="00442030" w:rsidRPr="00903DBA" w:rsidRDefault="00442030" w:rsidP="00442030">
      <w:pPr>
        <w:pStyle w:val="Code"/>
        <w:rPr>
          <w:highlight w:val="white"/>
        </w:rPr>
      </w:pPr>
      <w:r w:rsidRPr="00903DBA">
        <w:rPr>
          <w:highlight w:val="white"/>
        </w:rPr>
        <w:t xml:space="preserve">        grid = FALSE;</w:t>
      </w:r>
    </w:p>
    <w:p w14:paraId="4F8C94EB" w14:textId="77777777" w:rsidR="00442030" w:rsidRPr="00903DBA" w:rsidRDefault="00442030" w:rsidP="00442030">
      <w:pPr>
        <w:pStyle w:val="Code"/>
        <w:rPr>
          <w:highlight w:val="white"/>
        </w:rPr>
      </w:pPr>
      <w:r w:rsidRPr="00903DBA">
        <w:rPr>
          <w:highlight w:val="white"/>
        </w:rPr>
        <w:t xml:space="preserve">        widthStar = FALSE;</w:t>
      </w:r>
    </w:p>
    <w:p w14:paraId="5F39E219" w14:textId="77777777" w:rsidR="00442030" w:rsidRPr="00903DBA" w:rsidRDefault="00442030" w:rsidP="00442030">
      <w:pPr>
        <w:pStyle w:val="Code"/>
        <w:rPr>
          <w:highlight w:val="white"/>
        </w:rPr>
      </w:pPr>
      <w:r w:rsidRPr="00903DBA">
        <w:rPr>
          <w:highlight w:val="white"/>
        </w:rPr>
        <w:t xml:space="preserve">        period = FALSE;</w:t>
      </w:r>
    </w:p>
    <w:p w14:paraId="4AA3B40B" w14:textId="77777777" w:rsidR="00442030" w:rsidRPr="00903DBA" w:rsidRDefault="00442030" w:rsidP="00442030">
      <w:pPr>
        <w:pStyle w:val="Code"/>
        <w:rPr>
          <w:highlight w:val="white"/>
        </w:rPr>
      </w:pPr>
      <w:r w:rsidRPr="00903DBA">
        <w:rPr>
          <w:highlight w:val="white"/>
        </w:rPr>
        <w:t xml:space="preserve">        precisionStar = FALSE;</w:t>
      </w:r>
    </w:p>
    <w:p w14:paraId="053EF778" w14:textId="77777777" w:rsidR="00442030" w:rsidRPr="00903DBA" w:rsidRDefault="00442030" w:rsidP="00442030">
      <w:pPr>
        <w:pStyle w:val="Code"/>
        <w:rPr>
          <w:highlight w:val="white"/>
        </w:rPr>
      </w:pPr>
      <w:r w:rsidRPr="00903DBA">
        <w:rPr>
          <w:highlight w:val="white"/>
        </w:rPr>
        <w:t xml:space="preserve">        shortInt = FALSE;</w:t>
      </w:r>
    </w:p>
    <w:p w14:paraId="5BA87887" w14:textId="77777777" w:rsidR="00442030" w:rsidRPr="00903DBA" w:rsidRDefault="00442030" w:rsidP="00442030">
      <w:pPr>
        <w:pStyle w:val="Code"/>
        <w:rPr>
          <w:highlight w:val="white"/>
        </w:rPr>
      </w:pPr>
      <w:r w:rsidRPr="00903DBA">
        <w:rPr>
          <w:highlight w:val="white"/>
        </w:rPr>
        <w:t xml:space="preserve">        longInt = FALSE;</w:t>
      </w:r>
    </w:p>
    <w:p w14:paraId="6924CD40" w14:textId="77777777" w:rsidR="00442030" w:rsidRPr="00903DBA" w:rsidRDefault="00442030" w:rsidP="00442030">
      <w:pPr>
        <w:pStyle w:val="Code"/>
        <w:rPr>
          <w:highlight w:val="white"/>
        </w:rPr>
      </w:pPr>
      <w:r w:rsidRPr="00903DBA">
        <w:rPr>
          <w:highlight w:val="white"/>
        </w:rPr>
        <w:t xml:space="preserve">        longDouble = FALSE;</w:t>
      </w:r>
    </w:p>
    <w:p w14:paraId="43E2F3E8" w14:textId="77777777" w:rsidR="00442030" w:rsidRPr="00903DBA" w:rsidRDefault="00442030" w:rsidP="00442030">
      <w:pPr>
        <w:pStyle w:val="Code"/>
        <w:rPr>
          <w:highlight w:val="white"/>
        </w:rPr>
      </w:pPr>
      <w:r w:rsidRPr="00903DBA">
        <w:rPr>
          <w:highlight w:val="white"/>
        </w:rPr>
        <w:t xml:space="preserve">        width = 0;</w:t>
      </w:r>
    </w:p>
    <w:p w14:paraId="74B3D515" w14:textId="77777777" w:rsidR="00442030" w:rsidRPr="00903DBA" w:rsidRDefault="00442030" w:rsidP="00442030">
      <w:pPr>
        <w:pStyle w:val="Code"/>
        <w:rPr>
          <w:highlight w:val="white"/>
        </w:rPr>
      </w:pPr>
      <w:r w:rsidRPr="00903DBA">
        <w:rPr>
          <w:highlight w:val="white"/>
        </w:rPr>
        <w:lastRenderedPageBreak/>
        <w:t xml:space="preserve">        precision = 0;</w:t>
      </w:r>
    </w:p>
    <w:p w14:paraId="3202839C" w14:textId="77777777" w:rsidR="00442030" w:rsidRPr="00903DBA" w:rsidRDefault="00442030" w:rsidP="00442030">
      <w:pPr>
        <w:pStyle w:val="Code"/>
        <w:rPr>
          <w:highlight w:val="white"/>
        </w:rPr>
      </w:pPr>
      <w:r w:rsidRPr="00903DBA">
        <w:rPr>
          <w:highlight w:val="white"/>
        </w:rPr>
        <w:t xml:space="preserve">      }</w:t>
      </w:r>
    </w:p>
    <w:p w14:paraId="257FD09D" w14:textId="77777777" w:rsidR="00442030" w:rsidRPr="00903DBA" w:rsidRDefault="00442030" w:rsidP="00442030">
      <w:pPr>
        <w:pStyle w:val="Code"/>
        <w:rPr>
          <w:highlight w:val="white"/>
        </w:rPr>
      </w:pPr>
      <w:r w:rsidRPr="00903DBA">
        <w:rPr>
          <w:highlight w:val="white"/>
        </w:rPr>
        <w:t xml:space="preserve">      else {</w:t>
      </w:r>
    </w:p>
    <w:p w14:paraId="3372E1D1" w14:textId="77777777" w:rsidR="00442030" w:rsidRPr="00903DBA" w:rsidRDefault="00442030" w:rsidP="00442030">
      <w:pPr>
        <w:pStyle w:val="Code"/>
        <w:rPr>
          <w:highlight w:val="white"/>
        </w:rPr>
      </w:pPr>
      <w:r w:rsidRPr="00903DBA">
        <w:rPr>
          <w:highlight w:val="white"/>
        </w:rPr>
        <w:t xml:space="preserve">        printChar(c);</w:t>
      </w:r>
    </w:p>
    <w:p w14:paraId="594DCD0A" w14:textId="77777777" w:rsidR="00442030" w:rsidRPr="00903DBA" w:rsidRDefault="00442030" w:rsidP="00442030">
      <w:pPr>
        <w:pStyle w:val="Code"/>
        <w:rPr>
          <w:highlight w:val="white"/>
        </w:rPr>
      </w:pPr>
      <w:r w:rsidRPr="00903DBA">
        <w:rPr>
          <w:highlight w:val="white"/>
        </w:rPr>
        <w:t xml:space="preserve">      }</w:t>
      </w:r>
    </w:p>
    <w:p w14:paraId="18BFE8BA" w14:textId="77777777" w:rsidR="00442030" w:rsidRPr="00903DBA" w:rsidRDefault="00442030" w:rsidP="00442030">
      <w:pPr>
        <w:pStyle w:val="Code"/>
        <w:rPr>
          <w:highlight w:val="white"/>
        </w:rPr>
      </w:pPr>
      <w:r w:rsidRPr="00903DBA">
        <w:rPr>
          <w:highlight w:val="white"/>
        </w:rPr>
        <w:t xml:space="preserve">    }</w:t>
      </w:r>
    </w:p>
    <w:p w14:paraId="154FF739" w14:textId="77777777" w:rsidR="00442030" w:rsidRPr="00903DBA" w:rsidRDefault="00442030" w:rsidP="00442030">
      <w:pPr>
        <w:pStyle w:val="Code"/>
        <w:rPr>
          <w:highlight w:val="white"/>
        </w:rPr>
      </w:pPr>
      <w:r w:rsidRPr="00903DBA">
        <w:rPr>
          <w:highlight w:val="white"/>
        </w:rPr>
        <w:t xml:space="preserve">  }</w:t>
      </w:r>
    </w:p>
    <w:p w14:paraId="37CBFC68" w14:textId="77777777" w:rsidR="00442030" w:rsidRPr="00903DBA" w:rsidRDefault="00442030" w:rsidP="00442030">
      <w:pPr>
        <w:pStyle w:val="Code"/>
        <w:rPr>
          <w:highlight w:val="white"/>
        </w:rPr>
      </w:pPr>
    </w:p>
    <w:p w14:paraId="279EEC30" w14:textId="77777777" w:rsidR="00442030" w:rsidRPr="00903DBA" w:rsidRDefault="00442030" w:rsidP="00442030">
      <w:pPr>
        <w:pStyle w:val="Code"/>
        <w:rPr>
          <w:highlight w:val="white"/>
        </w:rPr>
      </w:pPr>
      <w:r w:rsidRPr="00903DBA">
        <w:rPr>
          <w:highlight w:val="white"/>
        </w:rPr>
        <w:t xml:space="preserve">  if (g_outStatus == STRING) {</w:t>
      </w:r>
    </w:p>
    <w:p w14:paraId="16D7AF14" w14:textId="77777777" w:rsidR="00442030" w:rsidRPr="00903DBA" w:rsidRDefault="00442030" w:rsidP="00442030">
      <w:pPr>
        <w:pStyle w:val="Code"/>
        <w:rPr>
          <w:highlight w:val="white"/>
        </w:rPr>
      </w:pPr>
      <w:r w:rsidRPr="00903DBA">
        <w:rPr>
          <w:highlight w:val="white"/>
        </w:rPr>
        <w:t xml:space="preserve">    char* outString = (char*) g_outDevice;</w:t>
      </w:r>
    </w:p>
    <w:p w14:paraId="6B644A3C" w14:textId="77777777" w:rsidR="00442030" w:rsidRPr="00903DBA" w:rsidRDefault="00442030" w:rsidP="00442030">
      <w:pPr>
        <w:pStyle w:val="Code"/>
        <w:rPr>
          <w:highlight w:val="white"/>
        </w:rPr>
      </w:pPr>
      <w:r w:rsidRPr="00903DBA">
        <w:rPr>
          <w:highlight w:val="white"/>
        </w:rPr>
        <w:t xml:space="preserve">    outString[g_outChars] = '\0';</w:t>
      </w:r>
    </w:p>
    <w:p w14:paraId="0180D3F1" w14:textId="77777777" w:rsidR="00442030" w:rsidRPr="00903DBA" w:rsidRDefault="00442030" w:rsidP="00442030">
      <w:pPr>
        <w:pStyle w:val="Code"/>
        <w:rPr>
          <w:highlight w:val="white"/>
        </w:rPr>
      </w:pPr>
      <w:r w:rsidRPr="00903DBA">
        <w:rPr>
          <w:highlight w:val="white"/>
        </w:rPr>
        <w:t xml:space="preserve">  }</w:t>
      </w:r>
    </w:p>
    <w:p w14:paraId="464F66A5" w14:textId="77777777" w:rsidR="00442030" w:rsidRPr="00903DBA" w:rsidRDefault="00442030" w:rsidP="00442030">
      <w:pPr>
        <w:pStyle w:val="Code"/>
        <w:rPr>
          <w:highlight w:val="white"/>
        </w:rPr>
      </w:pPr>
    </w:p>
    <w:p w14:paraId="6F219438" w14:textId="77777777" w:rsidR="00442030" w:rsidRPr="00903DBA" w:rsidRDefault="00442030" w:rsidP="00442030">
      <w:pPr>
        <w:pStyle w:val="Code"/>
        <w:rPr>
          <w:highlight w:val="white"/>
        </w:rPr>
      </w:pPr>
      <w:r w:rsidRPr="00903DBA">
        <w:rPr>
          <w:highlight w:val="white"/>
        </w:rPr>
        <w:t xml:space="preserve">  return g_outChars;</w:t>
      </w:r>
    </w:p>
    <w:p w14:paraId="76400A32" w14:textId="77777777" w:rsidR="00442030" w:rsidRPr="00903DBA" w:rsidRDefault="00442030" w:rsidP="00442030">
      <w:pPr>
        <w:pStyle w:val="Code"/>
        <w:rPr>
          <w:highlight w:val="white"/>
        </w:rPr>
      </w:pPr>
      <w:r w:rsidRPr="00903DBA">
        <w:rPr>
          <w:highlight w:val="white"/>
        </w:rPr>
        <w:t>}</w:t>
      </w:r>
    </w:p>
    <w:p w14:paraId="11D42910" w14:textId="77777777" w:rsidR="00442030" w:rsidRPr="00903DBA" w:rsidRDefault="00442030" w:rsidP="00442030">
      <w:pPr>
        <w:pStyle w:val="Code"/>
        <w:rPr>
          <w:highlight w:val="white"/>
        </w:rPr>
      </w:pPr>
    </w:p>
    <w:p w14:paraId="1337F8E5" w14:textId="77777777" w:rsidR="00442030" w:rsidRPr="00903DBA" w:rsidRDefault="00442030" w:rsidP="00442030">
      <w:pPr>
        <w:pStyle w:val="Code"/>
        <w:rPr>
          <w:highlight w:val="white"/>
        </w:rPr>
      </w:pPr>
      <w:r w:rsidRPr="00903DBA">
        <w:rPr>
          <w:highlight w:val="white"/>
        </w:rPr>
        <w:t>int printf(char* format, ...) {</w:t>
      </w:r>
    </w:p>
    <w:p w14:paraId="655437DD" w14:textId="77777777" w:rsidR="00442030" w:rsidRPr="00903DBA" w:rsidRDefault="00442030" w:rsidP="00442030">
      <w:pPr>
        <w:pStyle w:val="Code"/>
        <w:rPr>
          <w:highlight w:val="white"/>
        </w:rPr>
      </w:pPr>
      <w:r w:rsidRPr="00903DBA">
        <w:rPr>
          <w:highlight w:val="white"/>
        </w:rPr>
        <w:t xml:space="preserve">  va_list arg_list;</w:t>
      </w:r>
    </w:p>
    <w:p w14:paraId="6AF00ED8" w14:textId="77777777" w:rsidR="00442030" w:rsidRPr="00903DBA" w:rsidRDefault="00442030" w:rsidP="00442030">
      <w:pPr>
        <w:pStyle w:val="Code"/>
        <w:rPr>
          <w:highlight w:val="white"/>
        </w:rPr>
      </w:pPr>
      <w:r w:rsidRPr="00903DBA">
        <w:rPr>
          <w:highlight w:val="white"/>
        </w:rPr>
        <w:t xml:space="preserve">  va_start(arg_list, format);</w:t>
      </w:r>
    </w:p>
    <w:p w14:paraId="16767473" w14:textId="77777777" w:rsidR="00442030" w:rsidRPr="00903DBA" w:rsidRDefault="00442030" w:rsidP="00442030">
      <w:pPr>
        <w:pStyle w:val="Code"/>
        <w:rPr>
          <w:highlight w:val="white"/>
        </w:rPr>
      </w:pPr>
      <w:r w:rsidRPr="00903DBA">
        <w:rPr>
          <w:highlight w:val="white"/>
        </w:rPr>
        <w:t xml:space="preserve">  return vprintf(format, arg_list);</w:t>
      </w:r>
    </w:p>
    <w:p w14:paraId="595E1C8B" w14:textId="77777777" w:rsidR="00442030" w:rsidRPr="00903DBA" w:rsidRDefault="00442030" w:rsidP="00442030">
      <w:pPr>
        <w:pStyle w:val="Code"/>
        <w:rPr>
          <w:highlight w:val="white"/>
        </w:rPr>
      </w:pPr>
      <w:r w:rsidRPr="00903DBA">
        <w:rPr>
          <w:highlight w:val="white"/>
        </w:rPr>
        <w:t>}</w:t>
      </w:r>
    </w:p>
    <w:p w14:paraId="0A79E641" w14:textId="77777777" w:rsidR="00442030" w:rsidRPr="00903DBA" w:rsidRDefault="00442030" w:rsidP="00442030">
      <w:pPr>
        <w:pStyle w:val="Code"/>
        <w:rPr>
          <w:highlight w:val="white"/>
        </w:rPr>
      </w:pPr>
    </w:p>
    <w:p w14:paraId="0182F25B" w14:textId="77777777" w:rsidR="00442030" w:rsidRPr="00903DBA" w:rsidRDefault="00442030" w:rsidP="00442030">
      <w:pPr>
        <w:pStyle w:val="Code"/>
        <w:rPr>
          <w:highlight w:val="white"/>
        </w:rPr>
      </w:pPr>
      <w:r w:rsidRPr="00903DBA">
        <w:rPr>
          <w:highlight w:val="white"/>
        </w:rPr>
        <w:t>int vprintf(char* format, va_list arg_list) {</w:t>
      </w:r>
    </w:p>
    <w:p w14:paraId="17983D04" w14:textId="77777777" w:rsidR="00442030" w:rsidRPr="00903DBA" w:rsidRDefault="00442030" w:rsidP="00442030">
      <w:pPr>
        <w:pStyle w:val="Code"/>
        <w:rPr>
          <w:highlight w:val="white"/>
        </w:rPr>
      </w:pPr>
      <w:r w:rsidRPr="00903DBA">
        <w:rPr>
          <w:highlight w:val="white"/>
        </w:rPr>
        <w:t xml:space="preserve">  return vfprintf(stdout, format, arg_list);</w:t>
      </w:r>
    </w:p>
    <w:p w14:paraId="46697F85" w14:textId="77777777" w:rsidR="00442030" w:rsidRPr="00903DBA" w:rsidRDefault="00442030" w:rsidP="00442030">
      <w:pPr>
        <w:pStyle w:val="Code"/>
        <w:rPr>
          <w:highlight w:val="white"/>
        </w:rPr>
      </w:pPr>
      <w:r w:rsidRPr="00903DBA">
        <w:rPr>
          <w:highlight w:val="white"/>
        </w:rPr>
        <w:t>}</w:t>
      </w:r>
    </w:p>
    <w:p w14:paraId="584DF814" w14:textId="77777777" w:rsidR="00442030" w:rsidRPr="00903DBA" w:rsidRDefault="00442030" w:rsidP="00442030">
      <w:pPr>
        <w:pStyle w:val="Code"/>
        <w:rPr>
          <w:highlight w:val="white"/>
        </w:rPr>
      </w:pPr>
    </w:p>
    <w:p w14:paraId="423308DB" w14:textId="77777777" w:rsidR="00442030" w:rsidRPr="00903DBA" w:rsidRDefault="00442030" w:rsidP="00442030">
      <w:pPr>
        <w:pStyle w:val="Code"/>
        <w:rPr>
          <w:highlight w:val="white"/>
        </w:rPr>
      </w:pPr>
      <w:r w:rsidRPr="00903DBA">
        <w:rPr>
          <w:highlight w:val="white"/>
        </w:rPr>
        <w:t>int fprintf(FILE* outStream, char* format, ...) {</w:t>
      </w:r>
    </w:p>
    <w:p w14:paraId="3AE7A17C" w14:textId="77777777" w:rsidR="00442030" w:rsidRPr="00903DBA" w:rsidRDefault="00442030" w:rsidP="00442030">
      <w:pPr>
        <w:pStyle w:val="Code"/>
        <w:rPr>
          <w:highlight w:val="white"/>
        </w:rPr>
      </w:pPr>
      <w:r w:rsidRPr="00903DBA">
        <w:rPr>
          <w:highlight w:val="white"/>
        </w:rPr>
        <w:t xml:space="preserve">  va_list arg_list;</w:t>
      </w:r>
    </w:p>
    <w:p w14:paraId="632AE969" w14:textId="77777777" w:rsidR="00442030" w:rsidRPr="00903DBA" w:rsidRDefault="00442030" w:rsidP="00442030">
      <w:pPr>
        <w:pStyle w:val="Code"/>
        <w:rPr>
          <w:highlight w:val="white"/>
        </w:rPr>
      </w:pPr>
      <w:r w:rsidRPr="00903DBA">
        <w:rPr>
          <w:highlight w:val="white"/>
        </w:rPr>
        <w:t xml:space="preserve">  va_start(arg_list, format);</w:t>
      </w:r>
    </w:p>
    <w:p w14:paraId="00495969" w14:textId="77777777" w:rsidR="00442030" w:rsidRPr="00903DBA" w:rsidRDefault="00442030" w:rsidP="00442030">
      <w:pPr>
        <w:pStyle w:val="Code"/>
        <w:rPr>
          <w:highlight w:val="white"/>
        </w:rPr>
      </w:pPr>
      <w:r w:rsidRPr="00903DBA">
        <w:rPr>
          <w:highlight w:val="white"/>
        </w:rPr>
        <w:t xml:space="preserve">  return vfprintf(outStream, format, arg_list);</w:t>
      </w:r>
    </w:p>
    <w:p w14:paraId="18F7B2B7" w14:textId="77777777" w:rsidR="00442030" w:rsidRPr="00903DBA" w:rsidRDefault="00442030" w:rsidP="00442030">
      <w:pPr>
        <w:pStyle w:val="Code"/>
        <w:rPr>
          <w:highlight w:val="white"/>
        </w:rPr>
      </w:pPr>
      <w:r w:rsidRPr="00903DBA">
        <w:rPr>
          <w:highlight w:val="white"/>
        </w:rPr>
        <w:t>}</w:t>
      </w:r>
    </w:p>
    <w:p w14:paraId="718FD857" w14:textId="77777777" w:rsidR="00442030" w:rsidRPr="00903DBA" w:rsidRDefault="00442030" w:rsidP="00442030">
      <w:pPr>
        <w:pStyle w:val="Code"/>
        <w:rPr>
          <w:highlight w:val="white"/>
        </w:rPr>
      </w:pPr>
    </w:p>
    <w:p w14:paraId="366B8337" w14:textId="77777777" w:rsidR="00442030" w:rsidRPr="00903DBA" w:rsidRDefault="00442030" w:rsidP="00442030">
      <w:pPr>
        <w:pStyle w:val="Code"/>
        <w:rPr>
          <w:highlight w:val="white"/>
        </w:rPr>
      </w:pPr>
      <w:r w:rsidRPr="00903DBA">
        <w:rPr>
          <w:highlight w:val="white"/>
        </w:rPr>
        <w:t>int vfprintf(FILE* outStream, char* format, va_list arg_list) {</w:t>
      </w:r>
    </w:p>
    <w:p w14:paraId="5595998A" w14:textId="77777777" w:rsidR="00442030" w:rsidRPr="00903DBA" w:rsidRDefault="00442030" w:rsidP="00442030">
      <w:pPr>
        <w:pStyle w:val="Code"/>
        <w:rPr>
          <w:highlight w:val="white"/>
        </w:rPr>
      </w:pPr>
      <w:r w:rsidRPr="00903DBA">
        <w:rPr>
          <w:highlight w:val="white"/>
        </w:rPr>
        <w:t xml:space="preserve">  g_outStatus = DEVICE;</w:t>
      </w:r>
    </w:p>
    <w:p w14:paraId="673024B0" w14:textId="77777777" w:rsidR="00442030" w:rsidRPr="00903DBA" w:rsidRDefault="00442030" w:rsidP="00442030">
      <w:pPr>
        <w:pStyle w:val="Code"/>
        <w:rPr>
          <w:highlight w:val="white"/>
        </w:rPr>
      </w:pPr>
      <w:r w:rsidRPr="00903DBA">
        <w:rPr>
          <w:highlight w:val="white"/>
        </w:rPr>
        <w:t xml:space="preserve">  g_outDevice = (void*) outStream;</w:t>
      </w:r>
    </w:p>
    <w:p w14:paraId="3CFC60CF" w14:textId="77777777" w:rsidR="00442030" w:rsidRPr="00903DBA" w:rsidRDefault="00442030" w:rsidP="00442030">
      <w:pPr>
        <w:pStyle w:val="Code"/>
        <w:rPr>
          <w:highlight w:val="white"/>
        </w:rPr>
      </w:pPr>
      <w:r w:rsidRPr="00903DBA">
        <w:rPr>
          <w:highlight w:val="white"/>
        </w:rPr>
        <w:t xml:space="preserve">  return printFormat(format, arg_list);</w:t>
      </w:r>
    </w:p>
    <w:p w14:paraId="391ABC1E" w14:textId="77777777" w:rsidR="00442030" w:rsidRPr="00903DBA" w:rsidRDefault="00442030" w:rsidP="00442030">
      <w:pPr>
        <w:pStyle w:val="Code"/>
        <w:rPr>
          <w:highlight w:val="white"/>
        </w:rPr>
      </w:pPr>
      <w:r w:rsidRPr="00903DBA">
        <w:rPr>
          <w:highlight w:val="white"/>
        </w:rPr>
        <w:t>}</w:t>
      </w:r>
    </w:p>
    <w:p w14:paraId="51AF9959" w14:textId="77777777" w:rsidR="00442030" w:rsidRPr="00903DBA" w:rsidRDefault="00442030" w:rsidP="00442030">
      <w:pPr>
        <w:pStyle w:val="Code"/>
        <w:rPr>
          <w:highlight w:val="white"/>
        </w:rPr>
      </w:pPr>
    </w:p>
    <w:p w14:paraId="589ACBFD" w14:textId="77777777" w:rsidR="00442030" w:rsidRPr="00903DBA" w:rsidRDefault="00442030" w:rsidP="00442030">
      <w:pPr>
        <w:pStyle w:val="Code"/>
        <w:rPr>
          <w:highlight w:val="white"/>
        </w:rPr>
      </w:pPr>
      <w:r w:rsidRPr="00903DBA">
        <w:rPr>
          <w:highlight w:val="white"/>
        </w:rPr>
        <w:t>int sprintf(char* outString, char* format, ...) {</w:t>
      </w:r>
    </w:p>
    <w:p w14:paraId="45908EE3" w14:textId="77777777" w:rsidR="00442030" w:rsidRPr="00903DBA" w:rsidRDefault="00442030" w:rsidP="00442030">
      <w:pPr>
        <w:pStyle w:val="Code"/>
        <w:rPr>
          <w:highlight w:val="white"/>
        </w:rPr>
      </w:pPr>
      <w:r w:rsidRPr="00903DBA">
        <w:rPr>
          <w:highlight w:val="white"/>
        </w:rPr>
        <w:t xml:space="preserve">  va_list arg_list;</w:t>
      </w:r>
    </w:p>
    <w:p w14:paraId="55C67C78" w14:textId="77777777" w:rsidR="00442030" w:rsidRPr="00903DBA" w:rsidRDefault="00442030" w:rsidP="00442030">
      <w:pPr>
        <w:pStyle w:val="Code"/>
        <w:rPr>
          <w:highlight w:val="white"/>
        </w:rPr>
      </w:pPr>
      <w:r w:rsidRPr="00903DBA">
        <w:rPr>
          <w:highlight w:val="white"/>
        </w:rPr>
        <w:t xml:space="preserve">  va_start(arg_list, format);</w:t>
      </w:r>
    </w:p>
    <w:p w14:paraId="3AA1F7E9" w14:textId="77777777" w:rsidR="00442030" w:rsidRPr="00903DBA" w:rsidRDefault="00442030" w:rsidP="00442030">
      <w:pPr>
        <w:pStyle w:val="Code"/>
        <w:rPr>
          <w:highlight w:val="white"/>
        </w:rPr>
      </w:pPr>
      <w:r w:rsidRPr="00903DBA">
        <w:rPr>
          <w:highlight w:val="white"/>
        </w:rPr>
        <w:t xml:space="preserve">  return vsprintf(outString, format, arg_list);</w:t>
      </w:r>
    </w:p>
    <w:p w14:paraId="72B08A32" w14:textId="77777777" w:rsidR="00442030" w:rsidRPr="00903DBA" w:rsidRDefault="00442030" w:rsidP="00442030">
      <w:pPr>
        <w:pStyle w:val="Code"/>
        <w:rPr>
          <w:highlight w:val="white"/>
        </w:rPr>
      </w:pPr>
      <w:r w:rsidRPr="00903DBA">
        <w:rPr>
          <w:highlight w:val="white"/>
        </w:rPr>
        <w:t>}</w:t>
      </w:r>
    </w:p>
    <w:p w14:paraId="79B29739" w14:textId="77777777" w:rsidR="00442030" w:rsidRPr="00903DBA" w:rsidRDefault="00442030" w:rsidP="00442030">
      <w:pPr>
        <w:pStyle w:val="Code"/>
        <w:rPr>
          <w:highlight w:val="white"/>
        </w:rPr>
      </w:pPr>
    </w:p>
    <w:p w14:paraId="536057AC" w14:textId="77777777" w:rsidR="00442030" w:rsidRPr="00903DBA" w:rsidRDefault="00442030" w:rsidP="00442030">
      <w:pPr>
        <w:pStyle w:val="Code"/>
        <w:rPr>
          <w:highlight w:val="white"/>
        </w:rPr>
      </w:pPr>
      <w:r w:rsidRPr="00903DBA">
        <w:rPr>
          <w:highlight w:val="white"/>
        </w:rPr>
        <w:t>int vsprintf(char* outString, char* format, va_list arg_list) {</w:t>
      </w:r>
    </w:p>
    <w:p w14:paraId="321045F7" w14:textId="77777777" w:rsidR="00442030" w:rsidRPr="00903DBA" w:rsidRDefault="00442030" w:rsidP="00442030">
      <w:pPr>
        <w:pStyle w:val="Code"/>
        <w:rPr>
          <w:highlight w:val="white"/>
        </w:rPr>
      </w:pPr>
      <w:r w:rsidRPr="00903DBA">
        <w:rPr>
          <w:highlight w:val="white"/>
        </w:rPr>
        <w:t xml:space="preserve">  g_outStatus = STRING;</w:t>
      </w:r>
    </w:p>
    <w:p w14:paraId="3558DE76" w14:textId="77777777" w:rsidR="00442030" w:rsidRPr="00903DBA" w:rsidRDefault="00442030" w:rsidP="00442030">
      <w:pPr>
        <w:pStyle w:val="Code"/>
        <w:rPr>
          <w:highlight w:val="white"/>
        </w:rPr>
      </w:pPr>
      <w:r w:rsidRPr="00903DBA">
        <w:rPr>
          <w:highlight w:val="white"/>
        </w:rPr>
        <w:t xml:space="preserve">  g_outDevice = (void*) outString;</w:t>
      </w:r>
    </w:p>
    <w:p w14:paraId="2D5B2484" w14:textId="77777777" w:rsidR="00442030" w:rsidRPr="00903DBA" w:rsidRDefault="00442030" w:rsidP="00442030">
      <w:pPr>
        <w:pStyle w:val="Code"/>
        <w:rPr>
          <w:highlight w:val="white"/>
        </w:rPr>
      </w:pPr>
      <w:r w:rsidRPr="00903DBA">
        <w:rPr>
          <w:highlight w:val="white"/>
        </w:rPr>
        <w:t xml:space="preserve">  return printFormat(format, arg_list);</w:t>
      </w:r>
    </w:p>
    <w:p w14:paraId="06FF4DAA" w14:textId="1C94B904" w:rsidR="00442030" w:rsidRPr="00903DBA" w:rsidRDefault="00442030" w:rsidP="00442030">
      <w:pPr>
        <w:pStyle w:val="Code"/>
      </w:pPr>
      <w:r w:rsidRPr="00903DBA">
        <w:rPr>
          <w:highlight w:val="white"/>
        </w:rPr>
        <w:t>}</w:t>
      </w:r>
    </w:p>
    <w:p w14:paraId="47B39FAD" w14:textId="00BDF054" w:rsidR="00265BDF" w:rsidRPr="00903DBA" w:rsidRDefault="004007C3" w:rsidP="00265BDF">
      <w:pPr>
        <w:pStyle w:val="Rubrik3"/>
      </w:pPr>
      <w:bookmarkStart w:id="485" w:name="_Toc57656140"/>
      <w:r w:rsidRPr="00903DBA">
        <w:t>Scanning</w:t>
      </w:r>
      <w:bookmarkEnd w:id="485"/>
    </w:p>
    <w:p w14:paraId="29AFA940" w14:textId="74759390" w:rsidR="00594DB0" w:rsidRPr="00903DBA" w:rsidRDefault="008D6750" w:rsidP="00594DB0">
      <w:pPr>
        <w:pStyle w:val="CodeListing"/>
      </w:pPr>
      <w:proofErr w:type="spellStart"/>
      <w:r w:rsidRPr="00903DBA">
        <w:t>s</w:t>
      </w:r>
      <w:r w:rsidR="00594DB0" w:rsidRPr="00903DBA">
        <w:t>canf.h</w:t>
      </w:r>
      <w:proofErr w:type="spellEnd"/>
    </w:p>
    <w:p w14:paraId="5250E886" w14:textId="77777777" w:rsidR="009D3992" w:rsidRPr="00903DBA" w:rsidRDefault="009D3992" w:rsidP="009D3992">
      <w:pPr>
        <w:pStyle w:val="Code"/>
        <w:rPr>
          <w:highlight w:val="white"/>
        </w:rPr>
      </w:pPr>
      <w:r w:rsidRPr="00903DBA">
        <w:rPr>
          <w:highlight w:val="white"/>
        </w:rPr>
        <w:t>#ifndef __SCANF_H__</w:t>
      </w:r>
    </w:p>
    <w:p w14:paraId="04F539AB" w14:textId="77777777" w:rsidR="009D3992" w:rsidRPr="00903DBA" w:rsidRDefault="009D3992" w:rsidP="009D3992">
      <w:pPr>
        <w:pStyle w:val="Code"/>
        <w:rPr>
          <w:highlight w:val="white"/>
        </w:rPr>
      </w:pPr>
      <w:r w:rsidRPr="00903DBA">
        <w:rPr>
          <w:highlight w:val="white"/>
        </w:rPr>
        <w:t>#define __SCANF_H__</w:t>
      </w:r>
    </w:p>
    <w:p w14:paraId="4EB2188E" w14:textId="77777777" w:rsidR="009D3992" w:rsidRPr="00903DBA" w:rsidRDefault="009D3992" w:rsidP="009D3992">
      <w:pPr>
        <w:pStyle w:val="Code"/>
        <w:rPr>
          <w:highlight w:val="white"/>
        </w:rPr>
      </w:pPr>
    </w:p>
    <w:p w14:paraId="2164EBB6" w14:textId="77777777" w:rsidR="009D3992" w:rsidRPr="00903DBA" w:rsidRDefault="009D3992" w:rsidP="009D3992">
      <w:pPr>
        <w:pStyle w:val="Code"/>
        <w:rPr>
          <w:highlight w:val="white"/>
        </w:rPr>
      </w:pPr>
      <w:r w:rsidRPr="00903DBA">
        <w:rPr>
          <w:highlight w:val="white"/>
        </w:rPr>
        <w:t>#define DEVICE 0</w:t>
      </w:r>
    </w:p>
    <w:p w14:paraId="37B35CB7" w14:textId="77777777" w:rsidR="009D3992" w:rsidRPr="00903DBA" w:rsidRDefault="009D3992" w:rsidP="009D3992">
      <w:pPr>
        <w:pStyle w:val="Code"/>
        <w:rPr>
          <w:highlight w:val="white"/>
        </w:rPr>
      </w:pPr>
      <w:r w:rsidRPr="00903DBA">
        <w:rPr>
          <w:highlight w:val="white"/>
        </w:rPr>
        <w:lastRenderedPageBreak/>
        <w:t>#define STRING 1</w:t>
      </w:r>
    </w:p>
    <w:p w14:paraId="76F8A9C6" w14:textId="77777777" w:rsidR="009D3992" w:rsidRPr="00903DBA" w:rsidRDefault="009D3992" w:rsidP="009D3992">
      <w:pPr>
        <w:pStyle w:val="Code"/>
        <w:rPr>
          <w:highlight w:val="white"/>
        </w:rPr>
      </w:pPr>
    </w:p>
    <w:p w14:paraId="3C961434" w14:textId="77777777" w:rsidR="009D3992" w:rsidRPr="00903DBA" w:rsidRDefault="009D3992" w:rsidP="009D3992">
      <w:pPr>
        <w:pStyle w:val="Code"/>
        <w:rPr>
          <w:highlight w:val="white"/>
        </w:rPr>
      </w:pPr>
      <w:r w:rsidRPr="00903DBA">
        <w:rPr>
          <w:highlight w:val="white"/>
        </w:rPr>
        <w:t>#define EOF -1</w:t>
      </w:r>
    </w:p>
    <w:p w14:paraId="6CBF7795" w14:textId="77777777" w:rsidR="009D3992" w:rsidRPr="00903DBA" w:rsidRDefault="009D3992" w:rsidP="009D3992">
      <w:pPr>
        <w:pStyle w:val="Code"/>
        <w:rPr>
          <w:highlight w:val="white"/>
        </w:rPr>
      </w:pPr>
    </w:p>
    <w:p w14:paraId="085B80A6" w14:textId="77777777" w:rsidR="009D3992" w:rsidRPr="00903DBA" w:rsidRDefault="009D3992" w:rsidP="009D3992">
      <w:pPr>
        <w:pStyle w:val="Code"/>
        <w:rPr>
          <w:highlight w:val="white"/>
        </w:rPr>
      </w:pPr>
      <w:r w:rsidRPr="00903DBA">
        <w:rPr>
          <w:highlight w:val="white"/>
        </w:rPr>
        <w:t>char scanChar(void);</w:t>
      </w:r>
    </w:p>
    <w:p w14:paraId="39632683" w14:textId="77777777" w:rsidR="009D3992" w:rsidRPr="00903DBA" w:rsidRDefault="009D3992" w:rsidP="009D3992">
      <w:pPr>
        <w:pStyle w:val="Code"/>
        <w:rPr>
          <w:highlight w:val="white"/>
        </w:rPr>
      </w:pPr>
      <w:r w:rsidRPr="00903DBA">
        <w:rPr>
          <w:highlight w:val="white"/>
        </w:rPr>
        <w:t>void unscanChar(char c);</w:t>
      </w:r>
    </w:p>
    <w:p w14:paraId="2BC95100" w14:textId="77777777" w:rsidR="009D3992" w:rsidRPr="00903DBA" w:rsidRDefault="009D3992" w:rsidP="009D3992">
      <w:pPr>
        <w:pStyle w:val="Code"/>
        <w:rPr>
          <w:highlight w:val="white"/>
        </w:rPr>
      </w:pPr>
      <w:r w:rsidRPr="00903DBA">
        <w:rPr>
          <w:highlight w:val="white"/>
        </w:rPr>
        <w:t>void scanString(char* string, int precision);</w:t>
      </w:r>
    </w:p>
    <w:p w14:paraId="65352592" w14:textId="63F0825A" w:rsidR="009D3992" w:rsidRPr="00903DBA" w:rsidRDefault="009D3992" w:rsidP="009D3992">
      <w:pPr>
        <w:pStyle w:val="Code"/>
        <w:rPr>
          <w:highlight w:val="white"/>
        </w:rPr>
      </w:pPr>
      <w:r w:rsidRPr="00903DBA">
        <w:rPr>
          <w:highlight w:val="white"/>
        </w:rPr>
        <w:t>long scanLongInt(</w:t>
      </w:r>
      <w:r w:rsidR="00E54766" w:rsidRPr="00903DBA">
        <w:rPr>
          <w:highlight w:val="white"/>
        </w:rPr>
        <w:t>int base</w:t>
      </w:r>
      <w:r w:rsidRPr="00903DBA">
        <w:rPr>
          <w:highlight w:val="white"/>
        </w:rPr>
        <w:t>);</w:t>
      </w:r>
    </w:p>
    <w:p w14:paraId="42EF3133" w14:textId="173DDB30" w:rsidR="009D3992" w:rsidRPr="00903DBA" w:rsidRDefault="009D3992" w:rsidP="009D3992">
      <w:pPr>
        <w:pStyle w:val="Code"/>
        <w:rPr>
          <w:highlight w:val="white"/>
        </w:rPr>
      </w:pPr>
      <w:r w:rsidRPr="00903DBA">
        <w:rPr>
          <w:highlight w:val="white"/>
        </w:rPr>
        <w:t>unsigned long scanUnsignedLongInt(</w:t>
      </w:r>
      <w:r w:rsidR="00E54766" w:rsidRPr="00903DBA">
        <w:rPr>
          <w:highlight w:val="white"/>
        </w:rPr>
        <w:t xml:space="preserve">int </w:t>
      </w:r>
      <w:r w:rsidRPr="00903DBA">
        <w:rPr>
          <w:highlight w:val="white"/>
        </w:rPr>
        <w:t>base);</w:t>
      </w:r>
    </w:p>
    <w:p w14:paraId="6D3F3F3A" w14:textId="77777777" w:rsidR="009D3992" w:rsidRPr="00903DBA" w:rsidRDefault="009D3992" w:rsidP="009D3992">
      <w:pPr>
        <w:pStyle w:val="Code"/>
        <w:rPr>
          <w:highlight w:val="white"/>
        </w:rPr>
      </w:pPr>
      <w:r w:rsidRPr="00903DBA">
        <w:rPr>
          <w:highlight w:val="white"/>
        </w:rPr>
        <w:t>long double scanLongDouble(void);</w:t>
      </w:r>
    </w:p>
    <w:p w14:paraId="2E697BC6" w14:textId="77777777" w:rsidR="009D3992" w:rsidRPr="00903DBA" w:rsidRDefault="009D3992" w:rsidP="009D3992">
      <w:pPr>
        <w:pStyle w:val="Code"/>
        <w:rPr>
          <w:highlight w:val="white"/>
        </w:rPr>
      </w:pPr>
    </w:p>
    <w:p w14:paraId="1FBE1D65" w14:textId="565A42FB" w:rsidR="009D3992" w:rsidRPr="00903DBA" w:rsidRDefault="009D3992" w:rsidP="009D3992">
      <w:pPr>
        <w:pStyle w:val="Code"/>
        <w:rPr>
          <w:highlight w:val="white"/>
        </w:rPr>
      </w:pPr>
      <w:r w:rsidRPr="00903DBA">
        <w:rPr>
          <w:highlight w:val="white"/>
        </w:rPr>
        <w:t>int scanf(</w:t>
      </w:r>
      <w:r w:rsidR="00900943" w:rsidRPr="00903DBA">
        <w:rPr>
          <w:highlight w:val="white"/>
        </w:rPr>
        <w:t>const char* format</w:t>
      </w:r>
      <w:r w:rsidRPr="00903DBA">
        <w:rPr>
          <w:highlight w:val="white"/>
        </w:rPr>
        <w:t>, ...);</w:t>
      </w:r>
    </w:p>
    <w:p w14:paraId="5B7A6396" w14:textId="2748C8FE" w:rsidR="009D3992" w:rsidRPr="00903DBA" w:rsidRDefault="009D3992" w:rsidP="009D3992">
      <w:pPr>
        <w:pStyle w:val="Code"/>
        <w:rPr>
          <w:highlight w:val="white"/>
        </w:rPr>
      </w:pPr>
      <w:r w:rsidRPr="00903DBA">
        <w:rPr>
          <w:highlight w:val="white"/>
        </w:rPr>
        <w:t>int vscanf(</w:t>
      </w:r>
      <w:r w:rsidR="00900943" w:rsidRPr="00903DBA">
        <w:rPr>
          <w:highlight w:val="white"/>
        </w:rPr>
        <w:t>const char* format</w:t>
      </w:r>
      <w:r w:rsidRPr="00903DBA">
        <w:rPr>
          <w:highlight w:val="white"/>
        </w:rPr>
        <w:t>, va_list arg_list);</w:t>
      </w:r>
    </w:p>
    <w:p w14:paraId="014B5EAB" w14:textId="53CC1A3A" w:rsidR="009D3992" w:rsidRPr="00903DBA" w:rsidRDefault="009D3992" w:rsidP="009D3992">
      <w:pPr>
        <w:pStyle w:val="Code"/>
        <w:rPr>
          <w:highlight w:val="white"/>
        </w:rPr>
      </w:pPr>
      <w:r w:rsidRPr="00903DBA">
        <w:rPr>
          <w:highlight w:val="white"/>
        </w:rPr>
        <w:t xml:space="preserve">int fscanf(FILE* inStream, </w:t>
      </w:r>
      <w:r w:rsidR="00900943" w:rsidRPr="00903DBA">
        <w:rPr>
          <w:highlight w:val="white"/>
        </w:rPr>
        <w:t>const char* format</w:t>
      </w:r>
      <w:r w:rsidRPr="00903DBA">
        <w:rPr>
          <w:highlight w:val="white"/>
        </w:rPr>
        <w:t>, ...);</w:t>
      </w:r>
    </w:p>
    <w:p w14:paraId="437B6C2F" w14:textId="0838A28F" w:rsidR="009D3992" w:rsidRPr="00903DBA" w:rsidRDefault="009D3992" w:rsidP="009D3992">
      <w:pPr>
        <w:pStyle w:val="Code"/>
        <w:rPr>
          <w:highlight w:val="white"/>
        </w:rPr>
      </w:pPr>
      <w:r w:rsidRPr="00903DBA">
        <w:rPr>
          <w:highlight w:val="white"/>
        </w:rPr>
        <w:t xml:space="preserve">int vfscanf(FILE* inStream, </w:t>
      </w:r>
      <w:r w:rsidR="00900943" w:rsidRPr="00903DBA">
        <w:rPr>
          <w:highlight w:val="white"/>
        </w:rPr>
        <w:t>const char* format</w:t>
      </w:r>
      <w:r w:rsidRPr="00903DBA">
        <w:rPr>
          <w:highlight w:val="white"/>
        </w:rPr>
        <w:t>, va_list arg_list);</w:t>
      </w:r>
    </w:p>
    <w:p w14:paraId="70F22B67" w14:textId="274CAF5C" w:rsidR="009D3992" w:rsidRPr="00903DBA" w:rsidRDefault="009D3992" w:rsidP="009D3992">
      <w:pPr>
        <w:pStyle w:val="Code"/>
        <w:rPr>
          <w:highlight w:val="white"/>
        </w:rPr>
      </w:pPr>
      <w:r w:rsidRPr="00903DBA">
        <w:rPr>
          <w:highlight w:val="white"/>
        </w:rPr>
        <w:t xml:space="preserve">int sscanf(char* inString, </w:t>
      </w:r>
      <w:r w:rsidR="00900943" w:rsidRPr="00903DBA">
        <w:rPr>
          <w:highlight w:val="white"/>
        </w:rPr>
        <w:t>const char* format</w:t>
      </w:r>
      <w:r w:rsidRPr="00903DBA">
        <w:rPr>
          <w:highlight w:val="white"/>
        </w:rPr>
        <w:t>, ...);</w:t>
      </w:r>
    </w:p>
    <w:p w14:paraId="1577FC0A" w14:textId="70618564" w:rsidR="009D3992" w:rsidRPr="00903DBA" w:rsidRDefault="009D3992" w:rsidP="009D3992">
      <w:pPr>
        <w:pStyle w:val="Code"/>
        <w:rPr>
          <w:highlight w:val="white"/>
        </w:rPr>
      </w:pPr>
      <w:r w:rsidRPr="00903DBA">
        <w:rPr>
          <w:highlight w:val="white"/>
        </w:rPr>
        <w:t xml:space="preserve">int vsscanf(char* inString, </w:t>
      </w:r>
      <w:r w:rsidR="00900943" w:rsidRPr="00903DBA">
        <w:rPr>
          <w:highlight w:val="white"/>
        </w:rPr>
        <w:t>const char* format</w:t>
      </w:r>
      <w:r w:rsidRPr="00903DBA">
        <w:rPr>
          <w:highlight w:val="white"/>
        </w:rPr>
        <w:t>, va_list arg_list);</w:t>
      </w:r>
    </w:p>
    <w:p w14:paraId="370CDB95" w14:textId="77777777" w:rsidR="009D3992" w:rsidRPr="00903DBA" w:rsidRDefault="009D3992" w:rsidP="009D3992">
      <w:pPr>
        <w:pStyle w:val="Code"/>
        <w:rPr>
          <w:highlight w:val="white"/>
        </w:rPr>
      </w:pPr>
    </w:p>
    <w:p w14:paraId="0350B5B4" w14:textId="77777777" w:rsidR="009D3992" w:rsidRPr="00903DBA" w:rsidRDefault="009D3992" w:rsidP="009D3992">
      <w:pPr>
        <w:pStyle w:val="Code"/>
        <w:rPr>
          <w:highlight w:val="white"/>
        </w:rPr>
      </w:pPr>
      <w:r w:rsidRPr="00903DBA">
        <w:rPr>
          <w:highlight w:val="white"/>
        </w:rPr>
        <w:t>#endif</w:t>
      </w:r>
    </w:p>
    <w:p w14:paraId="004673F9" w14:textId="5CD1A7FA" w:rsidR="008361EE" w:rsidRPr="00903DBA" w:rsidRDefault="008D6750" w:rsidP="008361EE">
      <w:pPr>
        <w:pStyle w:val="CodeListing"/>
      </w:pPr>
      <w:proofErr w:type="spellStart"/>
      <w:r w:rsidRPr="00903DBA">
        <w:t>s</w:t>
      </w:r>
      <w:r w:rsidR="008361EE" w:rsidRPr="00903DBA">
        <w:t>canf.c</w:t>
      </w:r>
      <w:proofErr w:type="spellEnd"/>
    </w:p>
    <w:p w14:paraId="05A36D32" w14:textId="77777777" w:rsidR="00442030" w:rsidRPr="00903DBA" w:rsidRDefault="00442030" w:rsidP="00A15E99">
      <w:pPr>
        <w:pStyle w:val="Code"/>
        <w:rPr>
          <w:highlight w:val="white"/>
        </w:rPr>
      </w:pPr>
      <w:r w:rsidRPr="00903DBA">
        <w:rPr>
          <w:highlight w:val="white"/>
        </w:rPr>
        <w:t>#include &lt;math.h&gt;</w:t>
      </w:r>
    </w:p>
    <w:p w14:paraId="69A0B80E" w14:textId="77777777" w:rsidR="00442030" w:rsidRPr="00903DBA" w:rsidRDefault="00442030" w:rsidP="00A15E99">
      <w:pPr>
        <w:pStyle w:val="Code"/>
        <w:rPr>
          <w:highlight w:val="white"/>
        </w:rPr>
      </w:pPr>
      <w:r w:rsidRPr="00903DBA">
        <w:rPr>
          <w:highlight w:val="white"/>
        </w:rPr>
        <w:t>#include &lt;ctype.h&gt;</w:t>
      </w:r>
    </w:p>
    <w:p w14:paraId="55C1E752" w14:textId="77777777" w:rsidR="00442030" w:rsidRPr="00903DBA" w:rsidRDefault="00442030" w:rsidP="00A15E99">
      <w:pPr>
        <w:pStyle w:val="Code"/>
        <w:rPr>
          <w:highlight w:val="white"/>
        </w:rPr>
      </w:pPr>
      <w:r w:rsidRPr="00903DBA">
        <w:rPr>
          <w:highlight w:val="white"/>
        </w:rPr>
        <w:t>#include &lt;stdio.h&gt;</w:t>
      </w:r>
    </w:p>
    <w:p w14:paraId="0AD426C2" w14:textId="77777777" w:rsidR="00442030" w:rsidRPr="00903DBA" w:rsidRDefault="00442030" w:rsidP="00A15E99">
      <w:pPr>
        <w:pStyle w:val="Code"/>
        <w:rPr>
          <w:highlight w:val="white"/>
        </w:rPr>
      </w:pPr>
      <w:r w:rsidRPr="00903DBA">
        <w:rPr>
          <w:highlight w:val="white"/>
        </w:rPr>
        <w:t>#include &lt;stddef.h&gt;</w:t>
      </w:r>
    </w:p>
    <w:p w14:paraId="07DF9E85" w14:textId="77777777" w:rsidR="00442030" w:rsidRPr="00903DBA" w:rsidRDefault="00442030" w:rsidP="00A15E99">
      <w:pPr>
        <w:pStyle w:val="Code"/>
        <w:rPr>
          <w:highlight w:val="white"/>
        </w:rPr>
      </w:pPr>
      <w:r w:rsidRPr="00903DBA">
        <w:rPr>
          <w:highlight w:val="white"/>
        </w:rPr>
        <w:t>#include &lt;stdarg.h&gt;</w:t>
      </w:r>
    </w:p>
    <w:p w14:paraId="28D11714" w14:textId="77777777" w:rsidR="00442030" w:rsidRPr="00903DBA" w:rsidRDefault="00442030" w:rsidP="00A15E99">
      <w:pPr>
        <w:pStyle w:val="Code"/>
        <w:rPr>
          <w:highlight w:val="white"/>
        </w:rPr>
      </w:pPr>
      <w:r w:rsidRPr="00903DBA">
        <w:rPr>
          <w:highlight w:val="white"/>
        </w:rPr>
        <w:t>#include &lt;String.h&gt;</w:t>
      </w:r>
    </w:p>
    <w:p w14:paraId="786F2E08" w14:textId="77777777" w:rsidR="00442030" w:rsidRPr="00903DBA" w:rsidRDefault="00442030" w:rsidP="00A15E99">
      <w:pPr>
        <w:pStyle w:val="Code"/>
        <w:rPr>
          <w:highlight w:val="white"/>
        </w:rPr>
      </w:pPr>
      <w:r w:rsidRPr="00903DBA">
        <w:rPr>
          <w:highlight w:val="white"/>
        </w:rPr>
        <w:t>#include &lt;scanf.h&gt;</w:t>
      </w:r>
    </w:p>
    <w:p w14:paraId="5C45EBF4" w14:textId="77777777" w:rsidR="00442030" w:rsidRPr="00903DBA" w:rsidRDefault="00442030" w:rsidP="00A15E99">
      <w:pPr>
        <w:pStyle w:val="Code"/>
        <w:rPr>
          <w:highlight w:val="white"/>
        </w:rPr>
      </w:pPr>
      <w:r w:rsidRPr="00903DBA">
        <w:rPr>
          <w:highlight w:val="white"/>
        </w:rPr>
        <w:t>#include &lt;printf.h&gt;</w:t>
      </w:r>
    </w:p>
    <w:p w14:paraId="0179E402" w14:textId="77777777" w:rsidR="00442030" w:rsidRPr="00903DBA" w:rsidRDefault="00442030" w:rsidP="00A15E99">
      <w:pPr>
        <w:pStyle w:val="Code"/>
        <w:rPr>
          <w:highlight w:val="white"/>
        </w:rPr>
      </w:pPr>
    </w:p>
    <w:p w14:paraId="3C2CD793" w14:textId="77777777" w:rsidR="00442030" w:rsidRPr="00903DBA" w:rsidRDefault="00442030" w:rsidP="00A15E99">
      <w:pPr>
        <w:pStyle w:val="Code"/>
        <w:rPr>
          <w:highlight w:val="white"/>
        </w:rPr>
      </w:pPr>
      <w:r w:rsidRPr="00903DBA">
        <w:rPr>
          <w:highlight w:val="white"/>
        </w:rPr>
        <w:t>#define PRINT(x,y) { printf(#x " = &lt;%" #y "&gt;\n", (x)); }</w:t>
      </w:r>
    </w:p>
    <w:p w14:paraId="1F56FABF" w14:textId="77777777" w:rsidR="00442030" w:rsidRPr="00903DBA" w:rsidRDefault="00442030" w:rsidP="00A15E99">
      <w:pPr>
        <w:pStyle w:val="Code"/>
        <w:rPr>
          <w:highlight w:val="white"/>
        </w:rPr>
      </w:pPr>
    </w:p>
    <w:p w14:paraId="66DE363E" w14:textId="77777777" w:rsidR="00442030" w:rsidRPr="00903DBA" w:rsidRDefault="00442030" w:rsidP="00A15E99">
      <w:pPr>
        <w:pStyle w:val="Code"/>
        <w:rPr>
          <w:highlight w:val="white"/>
        </w:rPr>
      </w:pPr>
      <w:r w:rsidRPr="00903DBA">
        <w:rPr>
          <w:highlight w:val="white"/>
        </w:rPr>
        <w:t>int g_inStatus, g_inChars;</w:t>
      </w:r>
    </w:p>
    <w:p w14:paraId="75D3E5F3" w14:textId="77777777" w:rsidR="00442030" w:rsidRPr="00903DBA" w:rsidRDefault="00442030" w:rsidP="00A15E99">
      <w:pPr>
        <w:pStyle w:val="Code"/>
        <w:rPr>
          <w:highlight w:val="white"/>
        </w:rPr>
      </w:pPr>
      <w:r w:rsidRPr="00903DBA">
        <w:rPr>
          <w:highlight w:val="white"/>
        </w:rPr>
        <w:t>void* g_inDevice;</w:t>
      </w:r>
    </w:p>
    <w:p w14:paraId="5D299E07" w14:textId="77777777" w:rsidR="00442030" w:rsidRPr="00903DBA" w:rsidRDefault="00442030" w:rsidP="00A15E99">
      <w:pPr>
        <w:pStyle w:val="Code"/>
        <w:rPr>
          <w:highlight w:val="white"/>
        </w:rPr>
      </w:pPr>
      <w:r w:rsidRPr="00903DBA">
        <w:rPr>
          <w:highlight w:val="white"/>
        </w:rPr>
        <w:t>int g_inCount;</w:t>
      </w:r>
    </w:p>
    <w:p w14:paraId="20A04B09" w14:textId="77777777" w:rsidR="00442030" w:rsidRPr="00903DBA" w:rsidRDefault="00442030" w:rsidP="00A15E99">
      <w:pPr>
        <w:pStyle w:val="Code"/>
        <w:rPr>
          <w:highlight w:val="white"/>
        </w:rPr>
      </w:pPr>
    </w:p>
    <w:p w14:paraId="406B5F9A" w14:textId="77777777" w:rsidR="00442030" w:rsidRPr="00903DBA" w:rsidRDefault="00442030" w:rsidP="00A15E99">
      <w:pPr>
        <w:pStyle w:val="Code"/>
        <w:rPr>
          <w:highlight w:val="white"/>
        </w:rPr>
      </w:pPr>
      <w:r w:rsidRPr="00903DBA">
        <w:rPr>
          <w:highlight w:val="white"/>
        </w:rPr>
        <w:t>char scanChar(void) {</w:t>
      </w:r>
    </w:p>
    <w:p w14:paraId="723F6DC9" w14:textId="77777777" w:rsidR="00442030" w:rsidRPr="00903DBA" w:rsidRDefault="00442030" w:rsidP="00A15E99">
      <w:pPr>
        <w:pStyle w:val="Code"/>
        <w:rPr>
          <w:highlight w:val="white"/>
        </w:rPr>
      </w:pPr>
      <w:r w:rsidRPr="00903DBA">
        <w:rPr>
          <w:highlight w:val="white"/>
        </w:rPr>
        <w:t xml:space="preserve">  char c = '\0';</w:t>
      </w:r>
    </w:p>
    <w:p w14:paraId="0663A5DE" w14:textId="77777777" w:rsidR="00442030" w:rsidRPr="00903DBA" w:rsidRDefault="00442030" w:rsidP="00A15E99">
      <w:pPr>
        <w:pStyle w:val="Code"/>
        <w:rPr>
          <w:highlight w:val="white"/>
        </w:rPr>
      </w:pPr>
      <w:r w:rsidRPr="00903DBA">
        <w:rPr>
          <w:highlight w:val="white"/>
        </w:rPr>
        <w:t xml:space="preserve">  FILE* stream;</w:t>
      </w:r>
    </w:p>
    <w:p w14:paraId="37DEF437" w14:textId="77777777" w:rsidR="00442030" w:rsidRPr="00903DBA" w:rsidRDefault="00442030" w:rsidP="00A15E99">
      <w:pPr>
        <w:pStyle w:val="Code"/>
        <w:rPr>
          <w:highlight w:val="white"/>
        </w:rPr>
      </w:pPr>
      <w:r w:rsidRPr="00903DBA">
        <w:rPr>
          <w:highlight w:val="white"/>
        </w:rPr>
        <w:t xml:space="preserve">  int handle;</w:t>
      </w:r>
    </w:p>
    <w:p w14:paraId="7F4BAF27" w14:textId="77777777" w:rsidR="00442030" w:rsidRPr="00903DBA" w:rsidRDefault="00442030" w:rsidP="00A15E99">
      <w:pPr>
        <w:pStyle w:val="Code"/>
        <w:rPr>
          <w:highlight w:val="white"/>
        </w:rPr>
      </w:pPr>
      <w:r w:rsidRPr="00903DBA">
        <w:rPr>
          <w:highlight w:val="white"/>
        </w:rPr>
        <w:t xml:space="preserve">  char* inString;</w:t>
      </w:r>
    </w:p>
    <w:p w14:paraId="158B6ED2" w14:textId="77777777" w:rsidR="00442030" w:rsidRPr="00903DBA" w:rsidRDefault="00442030" w:rsidP="00A15E99">
      <w:pPr>
        <w:pStyle w:val="Code"/>
        <w:rPr>
          <w:highlight w:val="white"/>
        </w:rPr>
      </w:pPr>
    </w:p>
    <w:p w14:paraId="21272750" w14:textId="77777777" w:rsidR="00442030" w:rsidRPr="00903DBA" w:rsidRDefault="00442030" w:rsidP="00A15E99">
      <w:pPr>
        <w:pStyle w:val="Code"/>
        <w:rPr>
          <w:highlight w:val="white"/>
        </w:rPr>
      </w:pPr>
      <w:r w:rsidRPr="00903DBA">
        <w:rPr>
          <w:highlight w:val="white"/>
        </w:rPr>
        <w:t xml:space="preserve">  switch (g_inStatus) {</w:t>
      </w:r>
    </w:p>
    <w:p w14:paraId="761BE44D" w14:textId="77777777" w:rsidR="00442030" w:rsidRPr="00903DBA" w:rsidRDefault="00442030" w:rsidP="00A15E99">
      <w:pPr>
        <w:pStyle w:val="Code"/>
        <w:rPr>
          <w:highlight w:val="white"/>
        </w:rPr>
      </w:pPr>
      <w:r w:rsidRPr="00903DBA">
        <w:rPr>
          <w:highlight w:val="white"/>
        </w:rPr>
        <w:t xml:space="preserve">    case DEVICE:</w:t>
      </w:r>
    </w:p>
    <w:p w14:paraId="27125FAD" w14:textId="77777777" w:rsidR="00442030" w:rsidRPr="00903DBA" w:rsidRDefault="00442030" w:rsidP="00A15E99">
      <w:pPr>
        <w:pStyle w:val="Code"/>
        <w:rPr>
          <w:highlight w:val="white"/>
        </w:rPr>
      </w:pPr>
      <w:r w:rsidRPr="00903DBA">
        <w:rPr>
          <w:highlight w:val="white"/>
        </w:rPr>
        <w:t xml:space="preserve">      stream = (FILE*) g_inDevice;</w:t>
      </w:r>
    </w:p>
    <w:p w14:paraId="06ED3383" w14:textId="77777777" w:rsidR="00442030" w:rsidRPr="00903DBA" w:rsidRDefault="00442030" w:rsidP="00A15E99">
      <w:pPr>
        <w:pStyle w:val="Code"/>
        <w:rPr>
          <w:highlight w:val="white"/>
        </w:rPr>
      </w:pPr>
      <w:r w:rsidRPr="00903DBA">
        <w:rPr>
          <w:highlight w:val="white"/>
        </w:rPr>
        <w:t xml:space="preserve">      </w:t>
      </w:r>
    </w:p>
    <w:p w14:paraId="54DDDCE4" w14:textId="77777777" w:rsidR="00442030" w:rsidRPr="00903DBA" w:rsidRDefault="00442030" w:rsidP="00A15E99">
      <w:pPr>
        <w:pStyle w:val="Code"/>
        <w:rPr>
          <w:highlight w:val="white"/>
        </w:rPr>
      </w:pPr>
      <w:r w:rsidRPr="00903DBA">
        <w:rPr>
          <w:highlight w:val="white"/>
        </w:rPr>
        <w:t xml:space="preserve">      handle = stream-&gt;handle;</w:t>
      </w:r>
    </w:p>
    <w:p w14:paraId="5E6FE86C" w14:textId="77777777" w:rsidR="00442030" w:rsidRPr="00903DBA" w:rsidRDefault="00442030" w:rsidP="00A15E99">
      <w:pPr>
        <w:pStyle w:val="Code"/>
        <w:rPr>
          <w:highlight w:val="white"/>
        </w:rPr>
      </w:pPr>
      <w:r w:rsidRPr="00903DBA">
        <w:rPr>
          <w:highlight w:val="white"/>
        </w:rPr>
        <w:t>#ifdef __WINDOWS__</w:t>
      </w:r>
    </w:p>
    <w:p w14:paraId="06347006" w14:textId="77777777" w:rsidR="00442030" w:rsidRPr="00903DBA" w:rsidRDefault="00442030" w:rsidP="00A15E99">
      <w:pPr>
        <w:pStyle w:val="Code"/>
        <w:rPr>
          <w:highlight w:val="white"/>
        </w:rPr>
      </w:pPr>
      <w:r w:rsidRPr="00903DBA">
        <w:rPr>
          <w:highlight w:val="white"/>
        </w:rPr>
        <w:t xml:space="preserve">      register_ah = 0x3Fs;</w:t>
      </w:r>
    </w:p>
    <w:p w14:paraId="24BA422A" w14:textId="77777777" w:rsidR="00442030" w:rsidRPr="00903DBA" w:rsidRDefault="00442030" w:rsidP="00A15E99">
      <w:pPr>
        <w:pStyle w:val="Code"/>
        <w:rPr>
          <w:highlight w:val="white"/>
        </w:rPr>
      </w:pPr>
      <w:r w:rsidRPr="00903DBA">
        <w:rPr>
          <w:highlight w:val="white"/>
        </w:rPr>
        <w:t xml:space="preserve">      register_bx = handle;</w:t>
      </w:r>
    </w:p>
    <w:p w14:paraId="188910A3" w14:textId="77777777" w:rsidR="00442030" w:rsidRPr="00903DBA" w:rsidRDefault="00442030" w:rsidP="00A15E99">
      <w:pPr>
        <w:pStyle w:val="Code"/>
        <w:rPr>
          <w:highlight w:val="white"/>
        </w:rPr>
      </w:pPr>
      <w:r w:rsidRPr="00903DBA">
        <w:rPr>
          <w:highlight w:val="white"/>
        </w:rPr>
        <w:t xml:space="preserve">      register_cx = 1;</w:t>
      </w:r>
    </w:p>
    <w:p w14:paraId="5D500CB6" w14:textId="77777777" w:rsidR="00442030" w:rsidRPr="00903DBA" w:rsidRDefault="00442030" w:rsidP="00A15E99">
      <w:pPr>
        <w:pStyle w:val="Code"/>
        <w:rPr>
          <w:highlight w:val="white"/>
        </w:rPr>
      </w:pPr>
      <w:r w:rsidRPr="00903DBA">
        <w:rPr>
          <w:highlight w:val="white"/>
        </w:rPr>
        <w:t xml:space="preserve">      register_dx = &amp;c;</w:t>
      </w:r>
    </w:p>
    <w:p w14:paraId="6304979A" w14:textId="77777777" w:rsidR="00442030" w:rsidRPr="00903DBA" w:rsidRDefault="00442030" w:rsidP="00A15E99">
      <w:pPr>
        <w:pStyle w:val="Code"/>
        <w:rPr>
          <w:highlight w:val="white"/>
        </w:rPr>
      </w:pPr>
      <w:r w:rsidRPr="00903DBA">
        <w:rPr>
          <w:highlight w:val="white"/>
        </w:rPr>
        <w:t xml:space="preserve">      interrupt(0x21s);</w:t>
      </w:r>
    </w:p>
    <w:p w14:paraId="4238E7F4" w14:textId="77777777" w:rsidR="00442030" w:rsidRPr="00903DBA" w:rsidRDefault="00442030" w:rsidP="00A15E99">
      <w:pPr>
        <w:pStyle w:val="Code"/>
        <w:rPr>
          <w:highlight w:val="white"/>
        </w:rPr>
      </w:pPr>
      <w:r w:rsidRPr="00903DBA">
        <w:rPr>
          <w:highlight w:val="white"/>
        </w:rPr>
        <w:t>#endif</w:t>
      </w:r>
    </w:p>
    <w:p w14:paraId="1C2762E5" w14:textId="77777777" w:rsidR="00442030" w:rsidRPr="00903DBA" w:rsidRDefault="00442030" w:rsidP="00A15E99">
      <w:pPr>
        <w:pStyle w:val="Code"/>
        <w:rPr>
          <w:highlight w:val="white"/>
        </w:rPr>
      </w:pPr>
    </w:p>
    <w:p w14:paraId="2E09AA35" w14:textId="77777777" w:rsidR="00442030" w:rsidRPr="00903DBA" w:rsidRDefault="00442030" w:rsidP="00A15E99">
      <w:pPr>
        <w:pStyle w:val="Code"/>
        <w:rPr>
          <w:highlight w:val="white"/>
        </w:rPr>
      </w:pPr>
      <w:r w:rsidRPr="00903DBA">
        <w:rPr>
          <w:highlight w:val="white"/>
        </w:rPr>
        <w:t>#ifdef __LINUX__</w:t>
      </w:r>
    </w:p>
    <w:p w14:paraId="43D383E0" w14:textId="77777777" w:rsidR="00442030" w:rsidRPr="00903DBA" w:rsidRDefault="00442030" w:rsidP="00A15E99">
      <w:pPr>
        <w:pStyle w:val="Code"/>
        <w:rPr>
          <w:highlight w:val="white"/>
        </w:rPr>
      </w:pPr>
      <w:r w:rsidRPr="00903DBA">
        <w:rPr>
          <w:highlight w:val="white"/>
        </w:rPr>
        <w:t xml:space="preserve">      register_rax = 0x00L;</w:t>
      </w:r>
    </w:p>
    <w:p w14:paraId="2477134D" w14:textId="77777777" w:rsidR="00442030" w:rsidRPr="00903DBA" w:rsidRDefault="00442030" w:rsidP="00A15E99">
      <w:pPr>
        <w:pStyle w:val="Code"/>
        <w:rPr>
          <w:highlight w:val="white"/>
        </w:rPr>
      </w:pPr>
      <w:r w:rsidRPr="00903DBA">
        <w:rPr>
          <w:highlight w:val="white"/>
        </w:rPr>
        <w:lastRenderedPageBreak/>
        <w:t xml:space="preserve">      register_rdi = (unsigned long) stream-&gt;handle;</w:t>
      </w:r>
    </w:p>
    <w:p w14:paraId="072C2C2B" w14:textId="77777777" w:rsidR="00442030" w:rsidRPr="00903DBA" w:rsidRDefault="00442030" w:rsidP="00A15E99">
      <w:pPr>
        <w:pStyle w:val="Code"/>
        <w:rPr>
          <w:highlight w:val="white"/>
        </w:rPr>
      </w:pPr>
      <w:r w:rsidRPr="00903DBA">
        <w:rPr>
          <w:highlight w:val="white"/>
        </w:rPr>
        <w:t xml:space="preserve">      register_rsi = (unsigned long) &amp;c;</w:t>
      </w:r>
    </w:p>
    <w:p w14:paraId="44A73421" w14:textId="77777777" w:rsidR="00442030" w:rsidRPr="00903DBA" w:rsidRDefault="00442030" w:rsidP="00A15E99">
      <w:pPr>
        <w:pStyle w:val="Code"/>
        <w:rPr>
          <w:highlight w:val="white"/>
        </w:rPr>
      </w:pPr>
      <w:r w:rsidRPr="00903DBA">
        <w:rPr>
          <w:highlight w:val="white"/>
        </w:rPr>
        <w:t xml:space="preserve">      register_rdx = 1L;</w:t>
      </w:r>
    </w:p>
    <w:p w14:paraId="5D87ACE7" w14:textId="77777777" w:rsidR="00442030" w:rsidRPr="00903DBA" w:rsidRDefault="00442030" w:rsidP="00A15E99">
      <w:pPr>
        <w:pStyle w:val="Code"/>
        <w:rPr>
          <w:highlight w:val="white"/>
        </w:rPr>
      </w:pPr>
      <w:r w:rsidRPr="00903DBA">
        <w:rPr>
          <w:highlight w:val="white"/>
        </w:rPr>
        <w:t xml:space="preserve">      syscall();</w:t>
      </w:r>
    </w:p>
    <w:p w14:paraId="39010EBB" w14:textId="77777777" w:rsidR="00442030" w:rsidRPr="00903DBA" w:rsidRDefault="00442030" w:rsidP="00A15E99">
      <w:pPr>
        <w:pStyle w:val="Code"/>
        <w:rPr>
          <w:highlight w:val="white"/>
        </w:rPr>
      </w:pPr>
      <w:r w:rsidRPr="00903DBA">
        <w:rPr>
          <w:highlight w:val="white"/>
        </w:rPr>
        <w:t>#endif</w:t>
      </w:r>
    </w:p>
    <w:p w14:paraId="789EFC97" w14:textId="77777777" w:rsidR="00442030" w:rsidRPr="00903DBA" w:rsidRDefault="00442030" w:rsidP="00A15E99">
      <w:pPr>
        <w:pStyle w:val="Code"/>
        <w:rPr>
          <w:highlight w:val="white"/>
        </w:rPr>
      </w:pPr>
    </w:p>
    <w:p w14:paraId="064D12D6" w14:textId="77777777" w:rsidR="00442030" w:rsidRPr="00903DBA" w:rsidRDefault="00442030" w:rsidP="00A15E99">
      <w:pPr>
        <w:pStyle w:val="Code"/>
        <w:rPr>
          <w:highlight w:val="white"/>
        </w:rPr>
      </w:pPr>
      <w:r w:rsidRPr="00903DBA">
        <w:rPr>
          <w:highlight w:val="white"/>
        </w:rPr>
        <w:t xml:space="preserve">      ++g_inChars;</w:t>
      </w:r>
    </w:p>
    <w:p w14:paraId="55D85776" w14:textId="77777777" w:rsidR="00442030" w:rsidRPr="00903DBA" w:rsidRDefault="00442030" w:rsidP="00A15E99">
      <w:pPr>
        <w:pStyle w:val="Code"/>
        <w:rPr>
          <w:highlight w:val="white"/>
        </w:rPr>
      </w:pPr>
      <w:r w:rsidRPr="00903DBA">
        <w:rPr>
          <w:highlight w:val="white"/>
        </w:rPr>
        <w:t xml:space="preserve">      return c;</w:t>
      </w:r>
    </w:p>
    <w:p w14:paraId="67A01ACA" w14:textId="77777777" w:rsidR="00442030" w:rsidRPr="00903DBA" w:rsidRDefault="00442030" w:rsidP="00A15E99">
      <w:pPr>
        <w:pStyle w:val="Code"/>
        <w:rPr>
          <w:highlight w:val="white"/>
        </w:rPr>
      </w:pPr>
    </w:p>
    <w:p w14:paraId="043097D2" w14:textId="77777777" w:rsidR="00442030" w:rsidRPr="00903DBA" w:rsidRDefault="00442030" w:rsidP="00A15E99">
      <w:pPr>
        <w:pStyle w:val="Code"/>
        <w:rPr>
          <w:highlight w:val="white"/>
        </w:rPr>
      </w:pPr>
      <w:r w:rsidRPr="00903DBA">
        <w:rPr>
          <w:highlight w:val="white"/>
        </w:rPr>
        <w:t xml:space="preserve">    case STRING:</w:t>
      </w:r>
    </w:p>
    <w:p w14:paraId="573CFDFF" w14:textId="77777777" w:rsidR="00442030" w:rsidRPr="00903DBA" w:rsidRDefault="00442030" w:rsidP="00A15E99">
      <w:pPr>
        <w:pStyle w:val="Code"/>
        <w:rPr>
          <w:highlight w:val="white"/>
        </w:rPr>
      </w:pPr>
      <w:r w:rsidRPr="00903DBA">
        <w:rPr>
          <w:highlight w:val="white"/>
        </w:rPr>
        <w:t xml:space="preserve">      inString = (char*) g_inDevice;</w:t>
      </w:r>
    </w:p>
    <w:p w14:paraId="59E90E01" w14:textId="77777777" w:rsidR="00442030" w:rsidRPr="00903DBA" w:rsidRDefault="00442030" w:rsidP="00A15E99">
      <w:pPr>
        <w:pStyle w:val="Code"/>
        <w:rPr>
          <w:highlight w:val="white"/>
        </w:rPr>
      </w:pPr>
      <w:r w:rsidRPr="00903DBA">
        <w:rPr>
          <w:highlight w:val="white"/>
        </w:rPr>
        <w:t xml:space="preserve">      return inString[g_inChars++];</w:t>
      </w:r>
    </w:p>
    <w:p w14:paraId="5CCB2B8E" w14:textId="77777777" w:rsidR="00442030" w:rsidRPr="00903DBA" w:rsidRDefault="00442030" w:rsidP="00A15E99">
      <w:pPr>
        <w:pStyle w:val="Code"/>
        <w:rPr>
          <w:highlight w:val="white"/>
        </w:rPr>
      </w:pPr>
    </w:p>
    <w:p w14:paraId="7952D5B4" w14:textId="77777777" w:rsidR="00442030" w:rsidRPr="00903DBA" w:rsidRDefault="00442030" w:rsidP="00A15E99">
      <w:pPr>
        <w:pStyle w:val="Code"/>
        <w:rPr>
          <w:highlight w:val="white"/>
        </w:rPr>
      </w:pPr>
      <w:r w:rsidRPr="00903DBA">
        <w:rPr>
          <w:highlight w:val="white"/>
        </w:rPr>
        <w:t xml:space="preserve">    default:</w:t>
      </w:r>
    </w:p>
    <w:p w14:paraId="79DD428A" w14:textId="77777777" w:rsidR="00442030" w:rsidRPr="00903DBA" w:rsidRDefault="00442030" w:rsidP="00A15E99">
      <w:pPr>
        <w:pStyle w:val="Code"/>
        <w:rPr>
          <w:highlight w:val="white"/>
        </w:rPr>
      </w:pPr>
      <w:r w:rsidRPr="00903DBA">
        <w:rPr>
          <w:highlight w:val="white"/>
        </w:rPr>
        <w:t xml:space="preserve">      return '\0';</w:t>
      </w:r>
    </w:p>
    <w:p w14:paraId="384E948E" w14:textId="77777777" w:rsidR="00442030" w:rsidRPr="00903DBA" w:rsidRDefault="00442030" w:rsidP="00A15E99">
      <w:pPr>
        <w:pStyle w:val="Code"/>
        <w:rPr>
          <w:highlight w:val="white"/>
        </w:rPr>
      </w:pPr>
      <w:r w:rsidRPr="00903DBA">
        <w:rPr>
          <w:highlight w:val="white"/>
        </w:rPr>
        <w:t xml:space="preserve">  }</w:t>
      </w:r>
    </w:p>
    <w:p w14:paraId="39A5DF22" w14:textId="77777777" w:rsidR="00442030" w:rsidRPr="00903DBA" w:rsidRDefault="00442030" w:rsidP="00A15E99">
      <w:pPr>
        <w:pStyle w:val="Code"/>
        <w:rPr>
          <w:highlight w:val="white"/>
        </w:rPr>
      </w:pPr>
      <w:r w:rsidRPr="00903DBA">
        <w:rPr>
          <w:highlight w:val="white"/>
        </w:rPr>
        <w:t>}</w:t>
      </w:r>
    </w:p>
    <w:p w14:paraId="2B6DE322" w14:textId="77777777" w:rsidR="00442030" w:rsidRPr="00903DBA" w:rsidRDefault="00442030" w:rsidP="00A15E99">
      <w:pPr>
        <w:pStyle w:val="Code"/>
        <w:rPr>
          <w:highlight w:val="white"/>
        </w:rPr>
      </w:pPr>
    </w:p>
    <w:p w14:paraId="31AF69A4" w14:textId="77777777" w:rsidR="00442030" w:rsidRPr="00903DBA" w:rsidRDefault="00442030" w:rsidP="00A15E99">
      <w:pPr>
        <w:pStyle w:val="Code"/>
        <w:rPr>
          <w:highlight w:val="white"/>
        </w:rPr>
      </w:pPr>
      <w:r w:rsidRPr="00903DBA">
        <w:rPr>
          <w:highlight w:val="white"/>
        </w:rPr>
        <w:t>void unscanChar(char /* c */) {</w:t>
      </w:r>
    </w:p>
    <w:p w14:paraId="31748DB3" w14:textId="77777777" w:rsidR="00442030" w:rsidRPr="00903DBA" w:rsidRDefault="00442030" w:rsidP="00A15E99">
      <w:pPr>
        <w:pStyle w:val="Code"/>
        <w:rPr>
          <w:highlight w:val="white"/>
        </w:rPr>
      </w:pPr>
      <w:r w:rsidRPr="00903DBA">
        <w:rPr>
          <w:highlight w:val="white"/>
        </w:rPr>
        <w:t xml:space="preserve">  switch (g_inStatus) {</w:t>
      </w:r>
    </w:p>
    <w:p w14:paraId="5F6CCCB0" w14:textId="77777777" w:rsidR="00442030" w:rsidRPr="00903DBA" w:rsidRDefault="00442030" w:rsidP="00A15E99">
      <w:pPr>
        <w:pStyle w:val="Code"/>
        <w:rPr>
          <w:highlight w:val="white"/>
        </w:rPr>
      </w:pPr>
      <w:r w:rsidRPr="00903DBA">
        <w:rPr>
          <w:highlight w:val="white"/>
        </w:rPr>
        <w:t xml:space="preserve">    case DEVICE:</w:t>
      </w:r>
    </w:p>
    <w:p w14:paraId="6BF572C5" w14:textId="77777777" w:rsidR="00442030" w:rsidRPr="00903DBA" w:rsidRDefault="00442030" w:rsidP="00A15E99">
      <w:pPr>
        <w:pStyle w:val="Code"/>
        <w:rPr>
          <w:highlight w:val="white"/>
        </w:rPr>
      </w:pPr>
      <w:r w:rsidRPr="00903DBA">
        <w:rPr>
          <w:highlight w:val="white"/>
        </w:rPr>
        <w:t xml:space="preserve">      --g_inChars;</w:t>
      </w:r>
    </w:p>
    <w:p w14:paraId="4240F2EA" w14:textId="77777777" w:rsidR="00442030" w:rsidRPr="00903DBA" w:rsidRDefault="00442030" w:rsidP="00A15E99">
      <w:pPr>
        <w:pStyle w:val="Code"/>
        <w:rPr>
          <w:highlight w:val="white"/>
        </w:rPr>
      </w:pPr>
      <w:r w:rsidRPr="00903DBA">
        <w:rPr>
          <w:highlight w:val="white"/>
        </w:rPr>
        <w:t xml:space="preserve">      break;</w:t>
      </w:r>
    </w:p>
    <w:p w14:paraId="50B3E4E1" w14:textId="77777777" w:rsidR="00442030" w:rsidRPr="00903DBA" w:rsidRDefault="00442030" w:rsidP="00A15E99">
      <w:pPr>
        <w:pStyle w:val="Code"/>
        <w:rPr>
          <w:highlight w:val="white"/>
        </w:rPr>
      </w:pPr>
    </w:p>
    <w:p w14:paraId="20607ED5" w14:textId="77777777" w:rsidR="00442030" w:rsidRPr="00903DBA" w:rsidRDefault="00442030" w:rsidP="00A15E99">
      <w:pPr>
        <w:pStyle w:val="Code"/>
        <w:rPr>
          <w:highlight w:val="white"/>
        </w:rPr>
      </w:pPr>
      <w:r w:rsidRPr="00903DBA">
        <w:rPr>
          <w:highlight w:val="white"/>
        </w:rPr>
        <w:t xml:space="preserve">    case STRING:</w:t>
      </w:r>
    </w:p>
    <w:p w14:paraId="30EE64DB" w14:textId="77777777" w:rsidR="00442030" w:rsidRPr="00903DBA" w:rsidRDefault="00442030" w:rsidP="00A15E99">
      <w:pPr>
        <w:pStyle w:val="Code"/>
        <w:rPr>
          <w:highlight w:val="white"/>
        </w:rPr>
      </w:pPr>
      <w:r w:rsidRPr="00903DBA">
        <w:rPr>
          <w:highlight w:val="white"/>
        </w:rPr>
        <w:t xml:space="preserve">      --g_inChars;</w:t>
      </w:r>
    </w:p>
    <w:p w14:paraId="449FF73B" w14:textId="77777777" w:rsidR="00442030" w:rsidRPr="00903DBA" w:rsidRDefault="00442030" w:rsidP="00A15E99">
      <w:pPr>
        <w:pStyle w:val="Code"/>
        <w:rPr>
          <w:highlight w:val="white"/>
        </w:rPr>
      </w:pPr>
      <w:r w:rsidRPr="00903DBA">
        <w:rPr>
          <w:highlight w:val="white"/>
        </w:rPr>
        <w:t xml:space="preserve">      break;</w:t>
      </w:r>
    </w:p>
    <w:p w14:paraId="47DC6BD3" w14:textId="77777777" w:rsidR="00442030" w:rsidRPr="00903DBA" w:rsidRDefault="00442030" w:rsidP="00A15E99">
      <w:pPr>
        <w:pStyle w:val="Code"/>
        <w:rPr>
          <w:highlight w:val="white"/>
        </w:rPr>
      </w:pPr>
      <w:r w:rsidRPr="00903DBA">
        <w:rPr>
          <w:highlight w:val="white"/>
        </w:rPr>
        <w:t xml:space="preserve">  }</w:t>
      </w:r>
    </w:p>
    <w:p w14:paraId="6E214BE0" w14:textId="77777777" w:rsidR="00442030" w:rsidRPr="00903DBA" w:rsidRDefault="00442030" w:rsidP="00A15E99">
      <w:pPr>
        <w:pStyle w:val="Code"/>
        <w:rPr>
          <w:highlight w:val="white"/>
        </w:rPr>
      </w:pPr>
      <w:r w:rsidRPr="00903DBA">
        <w:rPr>
          <w:highlight w:val="white"/>
        </w:rPr>
        <w:t>}</w:t>
      </w:r>
    </w:p>
    <w:p w14:paraId="0E68C27F" w14:textId="77777777" w:rsidR="00442030" w:rsidRPr="00903DBA" w:rsidRDefault="00442030" w:rsidP="00F113EB">
      <w:pPr>
        <w:pStyle w:val="Code"/>
        <w:rPr>
          <w:highlight w:val="white"/>
        </w:rPr>
      </w:pPr>
    </w:p>
    <w:p w14:paraId="7F490D1C" w14:textId="77777777" w:rsidR="00F113EB" w:rsidRPr="00903DBA" w:rsidRDefault="00F113EB" w:rsidP="00F113EB">
      <w:pPr>
        <w:pStyle w:val="Code"/>
        <w:rPr>
          <w:highlight w:val="white"/>
        </w:rPr>
      </w:pPr>
      <w:r w:rsidRPr="00903DBA">
        <w:rPr>
          <w:highlight w:val="white"/>
        </w:rPr>
        <w:t>static char* strnchr(const char* text, int size, int i) {</w:t>
      </w:r>
    </w:p>
    <w:p w14:paraId="3088D738" w14:textId="17742B1E" w:rsidR="00F113EB" w:rsidRPr="00903DBA" w:rsidRDefault="00F113EB" w:rsidP="00F113EB">
      <w:pPr>
        <w:pStyle w:val="Code"/>
        <w:rPr>
          <w:highlight w:val="white"/>
        </w:rPr>
      </w:pPr>
      <w:r w:rsidRPr="00903DBA">
        <w:rPr>
          <w:highlight w:val="white"/>
        </w:rPr>
        <w:t xml:space="preserve">  </w:t>
      </w:r>
      <w:r w:rsidR="00D06677" w:rsidRPr="00903DBA">
        <w:rPr>
          <w:highlight w:val="white"/>
        </w:rPr>
        <w:t>int index;</w:t>
      </w:r>
    </w:p>
    <w:p w14:paraId="0CB5567D" w14:textId="77777777" w:rsidR="00F113EB" w:rsidRPr="00903DBA" w:rsidRDefault="00F113EB" w:rsidP="00F113EB">
      <w:pPr>
        <w:pStyle w:val="Code"/>
        <w:rPr>
          <w:highlight w:val="white"/>
        </w:rPr>
      </w:pPr>
      <w:r w:rsidRPr="00903DBA">
        <w:rPr>
          <w:highlight w:val="white"/>
        </w:rPr>
        <w:t xml:space="preserve">  char c = (char) i;</w:t>
      </w:r>
    </w:p>
    <w:p w14:paraId="23C3B667" w14:textId="77777777" w:rsidR="00F113EB" w:rsidRPr="00903DBA" w:rsidRDefault="00F113EB" w:rsidP="00F113EB">
      <w:pPr>
        <w:pStyle w:val="Code"/>
        <w:rPr>
          <w:highlight w:val="white"/>
        </w:rPr>
      </w:pPr>
    </w:p>
    <w:p w14:paraId="263961B7" w14:textId="77777777" w:rsidR="00F113EB" w:rsidRPr="00903DBA" w:rsidRDefault="00F113EB" w:rsidP="00F113EB">
      <w:pPr>
        <w:pStyle w:val="Code"/>
        <w:rPr>
          <w:highlight w:val="white"/>
        </w:rPr>
      </w:pPr>
      <w:r w:rsidRPr="00903DBA">
        <w:rPr>
          <w:highlight w:val="white"/>
        </w:rPr>
        <w:t xml:space="preserve">  for (index = 0; index &lt; size; ++index) {</w:t>
      </w:r>
    </w:p>
    <w:p w14:paraId="02666A39" w14:textId="77777777" w:rsidR="00F113EB" w:rsidRPr="00903DBA" w:rsidRDefault="00F113EB" w:rsidP="00F113EB">
      <w:pPr>
        <w:pStyle w:val="Code"/>
        <w:rPr>
          <w:highlight w:val="white"/>
        </w:rPr>
      </w:pPr>
      <w:r w:rsidRPr="00903DBA">
        <w:rPr>
          <w:highlight w:val="white"/>
        </w:rPr>
        <w:t xml:space="preserve">    if (text[index] == c) {</w:t>
      </w:r>
    </w:p>
    <w:p w14:paraId="2E05BDC9" w14:textId="77777777" w:rsidR="00F113EB" w:rsidRPr="00903DBA" w:rsidRDefault="00F113EB" w:rsidP="00F113EB">
      <w:pPr>
        <w:pStyle w:val="Code"/>
        <w:rPr>
          <w:highlight w:val="white"/>
        </w:rPr>
      </w:pPr>
      <w:r w:rsidRPr="00903DBA">
        <w:rPr>
          <w:highlight w:val="white"/>
        </w:rPr>
        <w:t xml:space="preserve">      return &amp;text[index];</w:t>
      </w:r>
    </w:p>
    <w:p w14:paraId="2D4EA0E3" w14:textId="77777777" w:rsidR="00F113EB" w:rsidRPr="00903DBA" w:rsidRDefault="00F113EB" w:rsidP="00F113EB">
      <w:pPr>
        <w:pStyle w:val="Code"/>
        <w:rPr>
          <w:highlight w:val="white"/>
        </w:rPr>
      </w:pPr>
      <w:r w:rsidRPr="00903DBA">
        <w:rPr>
          <w:highlight w:val="white"/>
        </w:rPr>
        <w:t xml:space="preserve">    }</w:t>
      </w:r>
    </w:p>
    <w:p w14:paraId="3C7EFF47" w14:textId="77777777" w:rsidR="00F113EB" w:rsidRPr="00903DBA" w:rsidRDefault="00F113EB" w:rsidP="00F113EB">
      <w:pPr>
        <w:pStyle w:val="Code"/>
        <w:rPr>
          <w:highlight w:val="white"/>
        </w:rPr>
      </w:pPr>
      <w:r w:rsidRPr="00903DBA">
        <w:rPr>
          <w:highlight w:val="white"/>
        </w:rPr>
        <w:t xml:space="preserve">  }</w:t>
      </w:r>
    </w:p>
    <w:p w14:paraId="6F142653" w14:textId="77777777" w:rsidR="00F113EB" w:rsidRPr="00903DBA" w:rsidRDefault="00F113EB" w:rsidP="00F113EB">
      <w:pPr>
        <w:pStyle w:val="Code"/>
        <w:rPr>
          <w:highlight w:val="white"/>
        </w:rPr>
      </w:pPr>
    </w:p>
    <w:p w14:paraId="730F2EB1" w14:textId="77777777" w:rsidR="00F113EB" w:rsidRPr="00903DBA" w:rsidRDefault="00F113EB" w:rsidP="00F113EB">
      <w:pPr>
        <w:pStyle w:val="Code"/>
        <w:rPr>
          <w:highlight w:val="white"/>
        </w:rPr>
      </w:pPr>
      <w:r w:rsidRPr="00903DBA">
        <w:rPr>
          <w:highlight w:val="white"/>
        </w:rPr>
        <w:t xml:space="preserve">  return NULL;</w:t>
      </w:r>
    </w:p>
    <w:p w14:paraId="287F35E9" w14:textId="77777777" w:rsidR="00F113EB" w:rsidRPr="00903DBA" w:rsidRDefault="00F113EB" w:rsidP="00F113EB">
      <w:pPr>
        <w:pStyle w:val="Code"/>
        <w:rPr>
          <w:highlight w:val="white"/>
        </w:rPr>
      </w:pPr>
      <w:r w:rsidRPr="00903DBA">
        <w:rPr>
          <w:highlight w:val="white"/>
        </w:rPr>
        <w:t>}</w:t>
      </w:r>
    </w:p>
    <w:p w14:paraId="3343FDFE" w14:textId="77777777" w:rsidR="00F113EB" w:rsidRPr="00903DBA" w:rsidRDefault="00F113EB" w:rsidP="00F113EB">
      <w:pPr>
        <w:pStyle w:val="Code"/>
        <w:rPr>
          <w:highlight w:val="white"/>
        </w:rPr>
      </w:pPr>
    </w:p>
    <w:p w14:paraId="5273C4A7" w14:textId="77777777" w:rsidR="00F113EB" w:rsidRPr="00903DBA" w:rsidRDefault="00F113EB" w:rsidP="00F113EB">
      <w:pPr>
        <w:pStyle w:val="Code"/>
        <w:rPr>
          <w:highlight w:val="white"/>
        </w:rPr>
      </w:pPr>
      <w:r w:rsidRPr="00903DBA">
        <w:rPr>
          <w:highlight w:val="white"/>
        </w:rPr>
        <w:t>void scanPattern(char* string, char* pattern, int size, BOOL not) {</w:t>
      </w:r>
    </w:p>
    <w:p w14:paraId="3E4C0A2B" w14:textId="77777777" w:rsidR="00F113EB" w:rsidRPr="00903DBA" w:rsidRDefault="00F113EB" w:rsidP="00F113EB">
      <w:pPr>
        <w:pStyle w:val="Code"/>
        <w:rPr>
          <w:highlight w:val="white"/>
        </w:rPr>
      </w:pPr>
      <w:r w:rsidRPr="00903DBA">
        <w:rPr>
          <w:highlight w:val="white"/>
        </w:rPr>
        <w:t xml:space="preserve">  int index = 0;</w:t>
      </w:r>
    </w:p>
    <w:p w14:paraId="062EE2C0" w14:textId="77777777" w:rsidR="00F113EB" w:rsidRPr="00903DBA" w:rsidRDefault="00F113EB" w:rsidP="00F113EB">
      <w:pPr>
        <w:pStyle w:val="Code"/>
        <w:rPr>
          <w:highlight w:val="white"/>
        </w:rPr>
      </w:pPr>
      <w:r w:rsidRPr="00903DBA">
        <w:rPr>
          <w:highlight w:val="white"/>
        </w:rPr>
        <w:t xml:space="preserve">  char input = scanChar();</w:t>
      </w:r>
    </w:p>
    <w:p w14:paraId="4FBD8C08" w14:textId="77777777" w:rsidR="00F113EB" w:rsidRPr="00903DBA" w:rsidRDefault="00F113EB" w:rsidP="00F113EB">
      <w:pPr>
        <w:pStyle w:val="Code"/>
        <w:rPr>
          <w:highlight w:val="white"/>
        </w:rPr>
      </w:pPr>
    </w:p>
    <w:p w14:paraId="35B1F629" w14:textId="77777777" w:rsidR="00F113EB" w:rsidRPr="00903DBA" w:rsidRDefault="00F113EB" w:rsidP="00F113EB">
      <w:pPr>
        <w:pStyle w:val="Code"/>
        <w:rPr>
          <w:highlight w:val="white"/>
        </w:rPr>
      </w:pPr>
      <w:r w:rsidRPr="00903DBA">
        <w:rPr>
          <w:highlight w:val="white"/>
        </w:rPr>
        <w:t xml:space="preserve">  while (isspace(input)) {</w:t>
      </w:r>
    </w:p>
    <w:p w14:paraId="073D41EA" w14:textId="77777777" w:rsidR="00F113EB" w:rsidRPr="00903DBA" w:rsidRDefault="00F113EB" w:rsidP="00F113EB">
      <w:pPr>
        <w:pStyle w:val="Code"/>
        <w:rPr>
          <w:highlight w:val="white"/>
        </w:rPr>
      </w:pPr>
      <w:r w:rsidRPr="00903DBA">
        <w:rPr>
          <w:highlight w:val="white"/>
        </w:rPr>
        <w:t xml:space="preserve">    input = scanChar();</w:t>
      </w:r>
    </w:p>
    <w:p w14:paraId="54165844" w14:textId="77777777" w:rsidR="00F113EB" w:rsidRPr="00903DBA" w:rsidRDefault="00F113EB" w:rsidP="00F113EB">
      <w:pPr>
        <w:pStyle w:val="Code"/>
        <w:rPr>
          <w:highlight w:val="white"/>
        </w:rPr>
      </w:pPr>
      <w:r w:rsidRPr="00903DBA">
        <w:rPr>
          <w:highlight w:val="white"/>
        </w:rPr>
        <w:t xml:space="preserve">  }</w:t>
      </w:r>
    </w:p>
    <w:p w14:paraId="7845139F" w14:textId="77777777" w:rsidR="00F113EB" w:rsidRPr="00903DBA" w:rsidRDefault="00F113EB" w:rsidP="00F113EB">
      <w:pPr>
        <w:pStyle w:val="Code"/>
        <w:rPr>
          <w:highlight w:val="white"/>
        </w:rPr>
      </w:pPr>
    </w:p>
    <w:p w14:paraId="0D0EC2AF" w14:textId="77777777" w:rsidR="00F113EB" w:rsidRPr="00903DBA" w:rsidRDefault="00F113EB" w:rsidP="00F113EB">
      <w:pPr>
        <w:pStyle w:val="Code"/>
        <w:rPr>
          <w:highlight w:val="white"/>
        </w:rPr>
      </w:pPr>
      <w:r w:rsidRPr="00903DBA">
        <w:rPr>
          <w:highlight w:val="white"/>
        </w:rPr>
        <w:t xml:space="preserve">  if (string != NULL) {</w:t>
      </w:r>
    </w:p>
    <w:p w14:paraId="0A4F7A3C"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6110E4A" w14:textId="77777777" w:rsidR="00F113EB" w:rsidRPr="00903DBA" w:rsidRDefault="00F113EB" w:rsidP="00F113EB">
      <w:pPr>
        <w:pStyle w:val="Code"/>
        <w:rPr>
          <w:highlight w:val="white"/>
        </w:rPr>
      </w:pPr>
      <w:r w:rsidRPr="00903DBA">
        <w:rPr>
          <w:highlight w:val="white"/>
        </w:rPr>
        <w:t xml:space="preserve">           (not &amp;&amp; !strnchr(pattern, size, input))) {</w:t>
      </w:r>
    </w:p>
    <w:p w14:paraId="775DF316" w14:textId="77777777" w:rsidR="00F113EB" w:rsidRPr="00903DBA" w:rsidRDefault="00F113EB" w:rsidP="00F113EB">
      <w:pPr>
        <w:pStyle w:val="Code"/>
        <w:rPr>
          <w:highlight w:val="white"/>
        </w:rPr>
      </w:pPr>
      <w:r w:rsidRPr="00903DBA">
        <w:rPr>
          <w:highlight w:val="white"/>
        </w:rPr>
        <w:t xml:space="preserve">      string[index++] = input;</w:t>
      </w:r>
    </w:p>
    <w:p w14:paraId="6A439AC3" w14:textId="77777777" w:rsidR="00F113EB" w:rsidRPr="00903DBA" w:rsidRDefault="00F113EB" w:rsidP="00F113EB">
      <w:pPr>
        <w:pStyle w:val="Code"/>
        <w:rPr>
          <w:highlight w:val="white"/>
        </w:rPr>
      </w:pPr>
      <w:r w:rsidRPr="00903DBA">
        <w:rPr>
          <w:highlight w:val="white"/>
        </w:rPr>
        <w:t xml:space="preserve">      input = scanChar();</w:t>
      </w:r>
    </w:p>
    <w:p w14:paraId="3E9509C6" w14:textId="77777777" w:rsidR="00F113EB" w:rsidRPr="00903DBA" w:rsidRDefault="00F113EB" w:rsidP="00F113EB">
      <w:pPr>
        <w:pStyle w:val="Code"/>
        <w:rPr>
          <w:highlight w:val="white"/>
        </w:rPr>
      </w:pPr>
      <w:r w:rsidRPr="00903DBA">
        <w:rPr>
          <w:highlight w:val="white"/>
        </w:rPr>
        <w:t xml:space="preserve">    }</w:t>
      </w:r>
    </w:p>
    <w:p w14:paraId="76A4D016" w14:textId="77777777" w:rsidR="00F113EB" w:rsidRPr="00903DBA" w:rsidRDefault="00F113EB" w:rsidP="00F113EB">
      <w:pPr>
        <w:pStyle w:val="Code"/>
        <w:rPr>
          <w:highlight w:val="white"/>
        </w:rPr>
      </w:pPr>
    </w:p>
    <w:p w14:paraId="2BCFD00F" w14:textId="77777777" w:rsidR="00F113EB" w:rsidRPr="00903DBA" w:rsidRDefault="00F113EB" w:rsidP="00F113EB">
      <w:pPr>
        <w:pStyle w:val="Code"/>
        <w:rPr>
          <w:highlight w:val="white"/>
        </w:rPr>
      </w:pPr>
      <w:r w:rsidRPr="00903DBA">
        <w:rPr>
          <w:highlight w:val="white"/>
        </w:rPr>
        <w:t xml:space="preserve">    string[index] = '\0';</w:t>
      </w:r>
    </w:p>
    <w:p w14:paraId="5E6D90DC" w14:textId="77777777" w:rsidR="00F113EB" w:rsidRPr="00903DBA" w:rsidRDefault="00F113EB" w:rsidP="00F113EB">
      <w:pPr>
        <w:pStyle w:val="Code"/>
        <w:rPr>
          <w:highlight w:val="white"/>
        </w:rPr>
      </w:pPr>
      <w:r w:rsidRPr="00903DBA">
        <w:rPr>
          <w:highlight w:val="white"/>
        </w:rPr>
        <w:t xml:space="preserve">  }</w:t>
      </w:r>
    </w:p>
    <w:p w14:paraId="2C5B37B7" w14:textId="77777777" w:rsidR="00F113EB" w:rsidRPr="00903DBA" w:rsidRDefault="00F113EB" w:rsidP="00F113EB">
      <w:pPr>
        <w:pStyle w:val="Code"/>
        <w:rPr>
          <w:highlight w:val="white"/>
        </w:rPr>
      </w:pPr>
      <w:r w:rsidRPr="00903DBA">
        <w:rPr>
          <w:highlight w:val="white"/>
        </w:rPr>
        <w:t xml:space="preserve">  else {</w:t>
      </w:r>
    </w:p>
    <w:p w14:paraId="4275419F" w14:textId="77777777" w:rsidR="00F113EB" w:rsidRPr="00903DBA" w:rsidRDefault="00F113EB" w:rsidP="00F113EB">
      <w:pPr>
        <w:pStyle w:val="Code"/>
        <w:rPr>
          <w:highlight w:val="white"/>
        </w:rPr>
      </w:pPr>
      <w:r w:rsidRPr="00903DBA">
        <w:rPr>
          <w:highlight w:val="white"/>
        </w:rPr>
        <w:t xml:space="preserve">    while ((!not &amp;&amp; strnchr(pattern, size, input)) ||</w:t>
      </w:r>
    </w:p>
    <w:p w14:paraId="276337F2" w14:textId="77777777" w:rsidR="00F113EB" w:rsidRPr="00903DBA" w:rsidRDefault="00F113EB" w:rsidP="00F113EB">
      <w:pPr>
        <w:pStyle w:val="Code"/>
        <w:rPr>
          <w:highlight w:val="white"/>
        </w:rPr>
      </w:pPr>
      <w:r w:rsidRPr="00903DBA">
        <w:rPr>
          <w:highlight w:val="white"/>
        </w:rPr>
        <w:t xml:space="preserve">           (not &amp;&amp; !strnchr(pattern, size, input))) {</w:t>
      </w:r>
    </w:p>
    <w:p w14:paraId="246607D2" w14:textId="77777777" w:rsidR="00F113EB" w:rsidRPr="00903DBA" w:rsidRDefault="00F113EB" w:rsidP="00F113EB">
      <w:pPr>
        <w:pStyle w:val="Code"/>
        <w:rPr>
          <w:highlight w:val="white"/>
        </w:rPr>
      </w:pPr>
      <w:r w:rsidRPr="00903DBA">
        <w:rPr>
          <w:highlight w:val="white"/>
        </w:rPr>
        <w:t xml:space="preserve">      input = scanChar();</w:t>
      </w:r>
    </w:p>
    <w:p w14:paraId="7946D302" w14:textId="77777777" w:rsidR="00F113EB" w:rsidRPr="00903DBA" w:rsidRDefault="00F113EB" w:rsidP="00F113EB">
      <w:pPr>
        <w:pStyle w:val="Code"/>
        <w:rPr>
          <w:highlight w:val="white"/>
        </w:rPr>
      </w:pPr>
      <w:r w:rsidRPr="00903DBA">
        <w:rPr>
          <w:highlight w:val="white"/>
        </w:rPr>
        <w:t xml:space="preserve">    }</w:t>
      </w:r>
    </w:p>
    <w:p w14:paraId="2D19FE1F" w14:textId="77777777" w:rsidR="00F113EB" w:rsidRPr="00903DBA" w:rsidRDefault="00F113EB" w:rsidP="00F113EB">
      <w:pPr>
        <w:pStyle w:val="Code"/>
        <w:rPr>
          <w:highlight w:val="white"/>
        </w:rPr>
      </w:pPr>
      <w:r w:rsidRPr="00903DBA">
        <w:rPr>
          <w:highlight w:val="white"/>
        </w:rPr>
        <w:t xml:space="preserve">  }</w:t>
      </w:r>
    </w:p>
    <w:p w14:paraId="5936B19E" w14:textId="77777777" w:rsidR="00F113EB" w:rsidRPr="00903DBA" w:rsidRDefault="00F113EB" w:rsidP="00F113EB">
      <w:pPr>
        <w:pStyle w:val="Code"/>
        <w:rPr>
          <w:highlight w:val="white"/>
        </w:rPr>
      </w:pPr>
      <w:r w:rsidRPr="00903DBA">
        <w:rPr>
          <w:highlight w:val="white"/>
        </w:rPr>
        <w:t>}</w:t>
      </w:r>
    </w:p>
    <w:p w14:paraId="3352A8ED" w14:textId="77777777" w:rsidR="00442030" w:rsidRPr="00903DBA" w:rsidRDefault="00442030" w:rsidP="00F113EB">
      <w:pPr>
        <w:pStyle w:val="Code"/>
        <w:rPr>
          <w:highlight w:val="white"/>
        </w:rPr>
      </w:pPr>
    </w:p>
    <w:p w14:paraId="0527608C" w14:textId="77777777" w:rsidR="00442030" w:rsidRPr="00903DBA" w:rsidRDefault="00442030" w:rsidP="00A15E99">
      <w:pPr>
        <w:pStyle w:val="Code"/>
        <w:rPr>
          <w:highlight w:val="white"/>
        </w:rPr>
      </w:pPr>
      <w:r w:rsidRPr="00903DBA">
        <w:rPr>
          <w:highlight w:val="white"/>
        </w:rPr>
        <w:t>void scanString(char* string, int precision) {</w:t>
      </w:r>
    </w:p>
    <w:p w14:paraId="52AF832C" w14:textId="77777777" w:rsidR="00442030" w:rsidRPr="00903DBA" w:rsidRDefault="00442030" w:rsidP="00A15E99">
      <w:pPr>
        <w:pStyle w:val="Code"/>
        <w:rPr>
          <w:highlight w:val="white"/>
        </w:rPr>
      </w:pPr>
      <w:r w:rsidRPr="00903DBA">
        <w:rPr>
          <w:highlight w:val="white"/>
        </w:rPr>
        <w:t xml:space="preserve">  int index = 0;</w:t>
      </w:r>
    </w:p>
    <w:p w14:paraId="3247FE2F" w14:textId="77777777" w:rsidR="00442030" w:rsidRPr="00903DBA" w:rsidRDefault="00442030" w:rsidP="00A15E99">
      <w:pPr>
        <w:pStyle w:val="Code"/>
        <w:rPr>
          <w:highlight w:val="white"/>
        </w:rPr>
      </w:pPr>
      <w:r w:rsidRPr="00903DBA">
        <w:rPr>
          <w:highlight w:val="white"/>
        </w:rPr>
        <w:t xml:space="preserve">  char input = scanChar();</w:t>
      </w:r>
    </w:p>
    <w:p w14:paraId="0EEF2AB1" w14:textId="77777777" w:rsidR="00442030" w:rsidRPr="00903DBA" w:rsidRDefault="00442030" w:rsidP="00A15E99">
      <w:pPr>
        <w:pStyle w:val="Code"/>
        <w:rPr>
          <w:highlight w:val="white"/>
        </w:rPr>
      </w:pPr>
      <w:r w:rsidRPr="00903DBA">
        <w:rPr>
          <w:highlight w:val="white"/>
        </w:rPr>
        <w:t xml:space="preserve">  BOOL found = FALSE;</w:t>
      </w:r>
    </w:p>
    <w:p w14:paraId="08458512" w14:textId="77777777" w:rsidR="00442030" w:rsidRPr="00903DBA" w:rsidRDefault="00442030" w:rsidP="00A15E99">
      <w:pPr>
        <w:pStyle w:val="Code"/>
        <w:rPr>
          <w:highlight w:val="white"/>
        </w:rPr>
      </w:pPr>
    </w:p>
    <w:p w14:paraId="6E0EC2ED" w14:textId="77777777" w:rsidR="00442030" w:rsidRPr="00903DBA" w:rsidRDefault="00442030" w:rsidP="00A15E99">
      <w:pPr>
        <w:pStyle w:val="Code"/>
        <w:rPr>
          <w:highlight w:val="white"/>
        </w:rPr>
      </w:pPr>
      <w:r w:rsidRPr="00903DBA">
        <w:rPr>
          <w:highlight w:val="white"/>
        </w:rPr>
        <w:t xml:space="preserve">  while (isspace(input)) {</w:t>
      </w:r>
    </w:p>
    <w:p w14:paraId="4758F190" w14:textId="77777777" w:rsidR="00442030" w:rsidRPr="00903DBA" w:rsidRDefault="00442030" w:rsidP="00A15E99">
      <w:pPr>
        <w:pStyle w:val="Code"/>
        <w:rPr>
          <w:highlight w:val="white"/>
        </w:rPr>
      </w:pPr>
      <w:r w:rsidRPr="00903DBA">
        <w:rPr>
          <w:highlight w:val="white"/>
        </w:rPr>
        <w:t xml:space="preserve">    input = scanChar();</w:t>
      </w:r>
    </w:p>
    <w:p w14:paraId="3A37F7B5" w14:textId="77777777" w:rsidR="00442030" w:rsidRPr="00903DBA" w:rsidRDefault="00442030" w:rsidP="00A15E99">
      <w:pPr>
        <w:pStyle w:val="Code"/>
        <w:rPr>
          <w:highlight w:val="white"/>
        </w:rPr>
      </w:pPr>
      <w:r w:rsidRPr="00903DBA">
        <w:rPr>
          <w:highlight w:val="white"/>
        </w:rPr>
        <w:t xml:space="preserve">  }</w:t>
      </w:r>
    </w:p>
    <w:p w14:paraId="10269ECB" w14:textId="77777777" w:rsidR="00442030" w:rsidRPr="00903DBA" w:rsidRDefault="00442030" w:rsidP="00A15E99">
      <w:pPr>
        <w:pStyle w:val="Code"/>
        <w:rPr>
          <w:highlight w:val="white"/>
        </w:rPr>
      </w:pPr>
    </w:p>
    <w:p w14:paraId="34A68287" w14:textId="77777777" w:rsidR="00442030" w:rsidRPr="00903DBA" w:rsidRDefault="00442030" w:rsidP="00A15E99">
      <w:pPr>
        <w:pStyle w:val="Code"/>
        <w:rPr>
          <w:highlight w:val="white"/>
        </w:rPr>
      </w:pPr>
      <w:r w:rsidRPr="00903DBA">
        <w:rPr>
          <w:highlight w:val="white"/>
        </w:rPr>
        <w:t xml:space="preserve">  if (string != NULL) {</w:t>
      </w:r>
    </w:p>
    <w:p w14:paraId="72EA3208" w14:textId="77777777" w:rsidR="00442030" w:rsidRPr="00903DBA" w:rsidRDefault="00442030" w:rsidP="00A15E99">
      <w:pPr>
        <w:pStyle w:val="Code"/>
        <w:rPr>
          <w:highlight w:val="white"/>
        </w:rPr>
      </w:pPr>
      <w:r w:rsidRPr="00903DBA">
        <w:rPr>
          <w:highlight w:val="white"/>
        </w:rPr>
        <w:t xml:space="preserve">    if (precision == 0) {</w:t>
      </w:r>
    </w:p>
    <w:p w14:paraId="1D8E5791" w14:textId="77777777" w:rsidR="00442030" w:rsidRPr="00903DBA" w:rsidRDefault="00442030" w:rsidP="00A15E99">
      <w:pPr>
        <w:pStyle w:val="Code"/>
        <w:rPr>
          <w:highlight w:val="white"/>
        </w:rPr>
      </w:pPr>
      <w:r w:rsidRPr="00903DBA">
        <w:rPr>
          <w:highlight w:val="white"/>
        </w:rPr>
        <w:t xml:space="preserve">      while (!isspace(input) &amp;&amp; (input != EOF) &amp;&amp; (input != '\n')) {</w:t>
      </w:r>
    </w:p>
    <w:p w14:paraId="78C2167C" w14:textId="77777777" w:rsidR="00442030" w:rsidRPr="00903DBA" w:rsidRDefault="00442030" w:rsidP="00A15E99">
      <w:pPr>
        <w:pStyle w:val="Code"/>
        <w:rPr>
          <w:highlight w:val="white"/>
        </w:rPr>
      </w:pPr>
      <w:r w:rsidRPr="00903DBA">
        <w:rPr>
          <w:highlight w:val="white"/>
        </w:rPr>
        <w:t xml:space="preserve">        string[index++] = input;</w:t>
      </w:r>
    </w:p>
    <w:p w14:paraId="48E597D2" w14:textId="77777777" w:rsidR="00442030" w:rsidRPr="00903DBA" w:rsidRDefault="00442030" w:rsidP="00A15E99">
      <w:pPr>
        <w:pStyle w:val="Code"/>
        <w:rPr>
          <w:highlight w:val="white"/>
        </w:rPr>
      </w:pPr>
      <w:r w:rsidRPr="00903DBA">
        <w:rPr>
          <w:highlight w:val="white"/>
        </w:rPr>
        <w:t xml:space="preserve">        input = scanChar();</w:t>
      </w:r>
    </w:p>
    <w:p w14:paraId="2AFE2809" w14:textId="77777777" w:rsidR="00442030" w:rsidRPr="00903DBA" w:rsidRDefault="00442030" w:rsidP="00A15E99">
      <w:pPr>
        <w:pStyle w:val="Code"/>
        <w:rPr>
          <w:highlight w:val="white"/>
        </w:rPr>
      </w:pPr>
      <w:r w:rsidRPr="00903DBA">
        <w:rPr>
          <w:highlight w:val="white"/>
        </w:rPr>
        <w:t xml:space="preserve">        found = TRUE;</w:t>
      </w:r>
    </w:p>
    <w:p w14:paraId="7352A574" w14:textId="77777777" w:rsidR="00442030" w:rsidRPr="00903DBA" w:rsidRDefault="00442030" w:rsidP="00A15E99">
      <w:pPr>
        <w:pStyle w:val="Code"/>
        <w:rPr>
          <w:highlight w:val="white"/>
        </w:rPr>
      </w:pPr>
      <w:r w:rsidRPr="00903DBA">
        <w:rPr>
          <w:highlight w:val="white"/>
        </w:rPr>
        <w:t xml:space="preserve">        ++g_inChars;</w:t>
      </w:r>
    </w:p>
    <w:p w14:paraId="44A23838" w14:textId="77777777" w:rsidR="00442030" w:rsidRPr="00903DBA" w:rsidRDefault="00442030" w:rsidP="00A15E99">
      <w:pPr>
        <w:pStyle w:val="Code"/>
        <w:rPr>
          <w:highlight w:val="white"/>
        </w:rPr>
      </w:pPr>
      <w:r w:rsidRPr="00903DBA">
        <w:rPr>
          <w:highlight w:val="white"/>
        </w:rPr>
        <w:t xml:space="preserve">      }</w:t>
      </w:r>
    </w:p>
    <w:p w14:paraId="1E539789" w14:textId="77777777" w:rsidR="00442030" w:rsidRPr="00903DBA" w:rsidRDefault="00442030" w:rsidP="00A15E99">
      <w:pPr>
        <w:pStyle w:val="Code"/>
        <w:rPr>
          <w:highlight w:val="white"/>
        </w:rPr>
      </w:pPr>
    </w:p>
    <w:p w14:paraId="07E9186C" w14:textId="77777777" w:rsidR="00442030" w:rsidRPr="00903DBA" w:rsidRDefault="00442030" w:rsidP="00A15E99">
      <w:pPr>
        <w:pStyle w:val="Code"/>
        <w:rPr>
          <w:highlight w:val="white"/>
        </w:rPr>
      </w:pPr>
      <w:r w:rsidRPr="00903DBA">
        <w:rPr>
          <w:highlight w:val="white"/>
        </w:rPr>
        <w:t xml:space="preserve">      string[index] = '\0';</w:t>
      </w:r>
    </w:p>
    <w:p w14:paraId="145A9CD0" w14:textId="77777777" w:rsidR="00442030" w:rsidRPr="00903DBA" w:rsidRDefault="00442030" w:rsidP="00A15E99">
      <w:pPr>
        <w:pStyle w:val="Code"/>
        <w:rPr>
          <w:highlight w:val="white"/>
        </w:rPr>
      </w:pPr>
      <w:r w:rsidRPr="00903DBA">
        <w:rPr>
          <w:highlight w:val="white"/>
        </w:rPr>
        <w:t xml:space="preserve">      ++g_inChars;</w:t>
      </w:r>
    </w:p>
    <w:p w14:paraId="733E862A" w14:textId="77777777" w:rsidR="00442030" w:rsidRPr="00903DBA" w:rsidRDefault="00442030" w:rsidP="00A15E99">
      <w:pPr>
        <w:pStyle w:val="Code"/>
        <w:rPr>
          <w:highlight w:val="white"/>
        </w:rPr>
      </w:pPr>
      <w:r w:rsidRPr="00903DBA">
        <w:rPr>
          <w:highlight w:val="white"/>
        </w:rPr>
        <w:t xml:space="preserve">    }</w:t>
      </w:r>
    </w:p>
    <w:p w14:paraId="40ADF8B6" w14:textId="77777777" w:rsidR="00442030" w:rsidRPr="00903DBA" w:rsidRDefault="00442030" w:rsidP="00A15E99">
      <w:pPr>
        <w:pStyle w:val="Code"/>
        <w:rPr>
          <w:highlight w:val="white"/>
        </w:rPr>
      </w:pPr>
      <w:r w:rsidRPr="00903DBA">
        <w:rPr>
          <w:highlight w:val="white"/>
        </w:rPr>
        <w:t xml:space="preserve">    else {</w:t>
      </w:r>
    </w:p>
    <w:p w14:paraId="6D2B36E8"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2DE6457D" w14:textId="77777777" w:rsidR="00442030" w:rsidRPr="00903DBA" w:rsidRDefault="00442030" w:rsidP="00A15E99">
      <w:pPr>
        <w:pStyle w:val="Code"/>
        <w:rPr>
          <w:highlight w:val="white"/>
        </w:rPr>
      </w:pPr>
      <w:r w:rsidRPr="00903DBA">
        <w:rPr>
          <w:highlight w:val="white"/>
        </w:rPr>
        <w:t xml:space="preserve">             (input != EOF) &amp;&amp; (input != '\n'))) {</w:t>
      </w:r>
    </w:p>
    <w:p w14:paraId="760492C4" w14:textId="77777777" w:rsidR="00442030" w:rsidRPr="00903DBA" w:rsidRDefault="00442030" w:rsidP="00A15E99">
      <w:pPr>
        <w:pStyle w:val="Code"/>
        <w:rPr>
          <w:highlight w:val="white"/>
        </w:rPr>
      </w:pPr>
      <w:r w:rsidRPr="00903DBA">
        <w:rPr>
          <w:highlight w:val="white"/>
        </w:rPr>
        <w:t xml:space="preserve">        string[index++] = input;</w:t>
      </w:r>
    </w:p>
    <w:p w14:paraId="287F588C" w14:textId="77777777" w:rsidR="00442030" w:rsidRPr="00903DBA" w:rsidRDefault="00442030" w:rsidP="00A15E99">
      <w:pPr>
        <w:pStyle w:val="Code"/>
        <w:rPr>
          <w:highlight w:val="white"/>
        </w:rPr>
      </w:pPr>
      <w:r w:rsidRPr="00903DBA">
        <w:rPr>
          <w:highlight w:val="white"/>
        </w:rPr>
        <w:t xml:space="preserve">        input = scanChar();</w:t>
      </w:r>
    </w:p>
    <w:p w14:paraId="3874C9B4" w14:textId="77777777" w:rsidR="00442030" w:rsidRPr="00903DBA" w:rsidRDefault="00442030" w:rsidP="00A15E99">
      <w:pPr>
        <w:pStyle w:val="Code"/>
        <w:rPr>
          <w:highlight w:val="white"/>
        </w:rPr>
      </w:pPr>
      <w:r w:rsidRPr="00903DBA">
        <w:rPr>
          <w:highlight w:val="white"/>
        </w:rPr>
        <w:t xml:space="preserve">        found = TRUE;</w:t>
      </w:r>
    </w:p>
    <w:p w14:paraId="736AC5DF" w14:textId="77777777" w:rsidR="00442030" w:rsidRPr="00903DBA" w:rsidRDefault="00442030" w:rsidP="00A15E99">
      <w:pPr>
        <w:pStyle w:val="Code"/>
        <w:rPr>
          <w:highlight w:val="white"/>
        </w:rPr>
      </w:pPr>
      <w:r w:rsidRPr="00903DBA">
        <w:rPr>
          <w:highlight w:val="white"/>
        </w:rPr>
        <w:t xml:space="preserve">        ++g_inChars;</w:t>
      </w:r>
    </w:p>
    <w:p w14:paraId="6235E0CA" w14:textId="77777777" w:rsidR="00442030" w:rsidRPr="00903DBA" w:rsidRDefault="00442030" w:rsidP="00A15E99">
      <w:pPr>
        <w:pStyle w:val="Code"/>
        <w:rPr>
          <w:highlight w:val="white"/>
        </w:rPr>
      </w:pPr>
      <w:r w:rsidRPr="00903DBA">
        <w:rPr>
          <w:highlight w:val="white"/>
        </w:rPr>
        <w:t xml:space="preserve">      }</w:t>
      </w:r>
    </w:p>
    <w:p w14:paraId="47FD8B0F" w14:textId="77777777" w:rsidR="00442030" w:rsidRPr="00903DBA" w:rsidRDefault="00442030" w:rsidP="00A15E99">
      <w:pPr>
        <w:pStyle w:val="Code"/>
        <w:rPr>
          <w:highlight w:val="white"/>
        </w:rPr>
      </w:pPr>
    </w:p>
    <w:p w14:paraId="64CCAAF2" w14:textId="77777777" w:rsidR="00442030" w:rsidRPr="00903DBA" w:rsidRDefault="00442030" w:rsidP="00A15E99">
      <w:pPr>
        <w:pStyle w:val="Code"/>
        <w:rPr>
          <w:highlight w:val="white"/>
        </w:rPr>
      </w:pPr>
      <w:r w:rsidRPr="00903DBA">
        <w:rPr>
          <w:highlight w:val="white"/>
        </w:rPr>
        <w:t xml:space="preserve">      if (precision &gt; 0) {</w:t>
      </w:r>
    </w:p>
    <w:p w14:paraId="1AC6E05B" w14:textId="77777777" w:rsidR="00442030" w:rsidRPr="00903DBA" w:rsidRDefault="00442030" w:rsidP="00A15E99">
      <w:pPr>
        <w:pStyle w:val="Code"/>
        <w:rPr>
          <w:highlight w:val="white"/>
        </w:rPr>
      </w:pPr>
      <w:r w:rsidRPr="00903DBA">
        <w:rPr>
          <w:highlight w:val="white"/>
        </w:rPr>
        <w:t xml:space="preserve">        string[index] = '\0';</w:t>
      </w:r>
    </w:p>
    <w:p w14:paraId="5A99BFC0" w14:textId="77777777" w:rsidR="00442030" w:rsidRPr="00903DBA" w:rsidRDefault="00442030" w:rsidP="00A15E99">
      <w:pPr>
        <w:pStyle w:val="Code"/>
        <w:rPr>
          <w:highlight w:val="white"/>
        </w:rPr>
      </w:pPr>
      <w:r w:rsidRPr="00903DBA">
        <w:rPr>
          <w:highlight w:val="white"/>
        </w:rPr>
        <w:t xml:space="preserve">        ++g_inChars;</w:t>
      </w:r>
    </w:p>
    <w:p w14:paraId="575E0788" w14:textId="77777777" w:rsidR="00442030" w:rsidRPr="00903DBA" w:rsidRDefault="00442030" w:rsidP="00A15E99">
      <w:pPr>
        <w:pStyle w:val="Code"/>
        <w:rPr>
          <w:highlight w:val="white"/>
        </w:rPr>
      </w:pPr>
      <w:r w:rsidRPr="00903DBA">
        <w:rPr>
          <w:highlight w:val="white"/>
        </w:rPr>
        <w:t xml:space="preserve">      }</w:t>
      </w:r>
    </w:p>
    <w:p w14:paraId="4D53E3FE" w14:textId="77777777" w:rsidR="00442030" w:rsidRPr="00903DBA" w:rsidRDefault="00442030" w:rsidP="00A15E99">
      <w:pPr>
        <w:pStyle w:val="Code"/>
        <w:rPr>
          <w:highlight w:val="white"/>
        </w:rPr>
      </w:pPr>
      <w:r w:rsidRPr="00903DBA">
        <w:rPr>
          <w:highlight w:val="white"/>
        </w:rPr>
        <w:t xml:space="preserve">    }</w:t>
      </w:r>
    </w:p>
    <w:p w14:paraId="265E5D38" w14:textId="77777777" w:rsidR="00442030" w:rsidRPr="00903DBA" w:rsidRDefault="00442030" w:rsidP="00A15E99">
      <w:pPr>
        <w:pStyle w:val="Code"/>
        <w:rPr>
          <w:highlight w:val="white"/>
        </w:rPr>
      </w:pPr>
      <w:r w:rsidRPr="00903DBA">
        <w:rPr>
          <w:highlight w:val="white"/>
        </w:rPr>
        <w:t xml:space="preserve">  }</w:t>
      </w:r>
    </w:p>
    <w:p w14:paraId="0D2AEDEF" w14:textId="77777777" w:rsidR="00442030" w:rsidRPr="00903DBA" w:rsidRDefault="00442030" w:rsidP="00A15E99">
      <w:pPr>
        <w:pStyle w:val="Code"/>
        <w:rPr>
          <w:highlight w:val="white"/>
        </w:rPr>
      </w:pPr>
      <w:r w:rsidRPr="00903DBA">
        <w:rPr>
          <w:highlight w:val="white"/>
        </w:rPr>
        <w:t xml:space="preserve">  else {</w:t>
      </w:r>
    </w:p>
    <w:p w14:paraId="42F6B354" w14:textId="77777777" w:rsidR="00442030" w:rsidRPr="00903DBA" w:rsidRDefault="00442030" w:rsidP="00A15E99">
      <w:pPr>
        <w:pStyle w:val="Code"/>
        <w:rPr>
          <w:highlight w:val="white"/>
        </w:rPr>
      </w:pPr>
      <w:r w:rsidRPr="00903DBA">
        <w:rPr>
          <w:highlight w:val="white"/>
        </w:rPr>
        <w:t xml:space="preserve">    if (precision == 0) {</w:t>
      </w:r>
    </w:p>
    <w:p w14:paraId="0D4A7EA0" w14:textId="77777777" w:rsidR="00442030" w:rsidRPr="00903DBA" w:rsidRDefault="00442030" w:rsidP="00A15E99">
      <w:pPr>
        <w:pStyle w:val="Code"/>
        <w:rPr>
          <w:highlight w:val="white"/>
        </w:rPr>
      </w:pPr>
      <w:r w:rsidRPr="00903DBA">
        <w:rPr>
          <w:highlight w:val="white"/>
        </w:rPr>
        <w:t xml:space="preserve">      while (!isspace(input) &amp;&amp; (input != EOF) &amp;&amp;</w:t>
      </w:r>
    </w:p>
    <w:p w14:paraId="7DE8832F" w14:textId="77777777" w:rsidR="00442030" w:rsidRPr="00903DBA" w:rsidRDefault="00442030" w:rsidP="00A15E99">
      <w:pPr>
        <w:pStyle w:val="Code"/>
        <w:rPr>
          <w:highlight w:val="white"/>
        </w:rPr>
      </w:pPr>
      <w:r w:rsidRPr="00903DBA">
        <w:rPr>
          <w:highlight w:val="white"/>
        </w:rPr>
        <w:t xml:space="preserve">             (input != '\n')) {</w:t>
      </w:r>
    </w:p>
    <w:p w14:paraId="5BFD91B7" w14:textId="77777777" w:rsidR="00442030" w:rsidRPr="00903DBA" w:rsidRDefault="00442030" w:rsidP="00A15E99">
      <w:pPr>
        <w:pStyle w:val="Code"/>
        <w:rPr>
          <w:highlight w:val="white"/>
        </w:rPr>
      </w:pPr>
      <w:r w:rsidRPr="00903DBA">
        <w:rPr>
          <w:highlight w:val="white"/>
        </w:rPr>
        <w:t xml:space="preserve">        input = scanChar();</w:t>
      </w:r>
    </w:p>
    <w:p w14:paraId="29CC0C33" w14:textId="77777777" w:rsidR="00442030" w:rsidRPr="00903DBA" w:rsidRDefault="00442030" w:rsidP="00A15E99">
      <w:pPr>
        <w:pStyle w:val="Code"/>
        <w:rPr>
          <w:highlight w:val="white"/>
        </w:rPr>
      </w:pPr>
      <w:r w:rsidRPr="00903DBA">
        <w:rPr>
          <w:highlight w:val="white"/>
        </w:rPr>
        <w:t xml:space="preserve">        found = TRUE;</w:t>
      </w:r>
    </w:p>
    <w:p w14:paraId="13FCB787" w14:textId="77777777" w:rsidR="00442030" w:rsidRPr="00903DBA" w:rsidRDefault="00442030" w:rsidP="00A15E99">
      <w:pPr>
        <w:pStyle w:val="Code"/>
        <w:rPr>
          <w:highlight w:val="white"/>
        </w:rPr>
      </w:pPr>
      <w:r w:rsidRPr="00903DBA">
        <w:rPr>
          <w:highlight w:val="white"/>
        </w:rPr>
        <w:t xml:space="preserve">        ++g_inChars;</w:t>
      </w:r>
    </w:p>
    <w:p w14:paraId="611975F5" w14:textId="77777777" w:rsidR="00442030" w:rsidRPr="00903DBA" w:rsidRDefault="00442030" w:rsidP="00A15E99">
      <w:pPr>
        <w:pStyle w:val="Code"/>
        <w:rPr>
          <w:highlight w:val="white"/>
        </w:rPr>
      </w:pPr>
      <w:r w:rsidRPr="00903DBA">
        <w:rPr>
          <w:highlight w:val="white"/>
        </w:rPr>
        <w:t xml:space="preserve">      }</w:t>
      </w:r>
    </w:p>
    <w:p w14:paraId="28CF0F86" w14:textId="77777777" w:rsidR="00442030" w:rsidRPr="00903DBA" w:rsidRDefault="00442030" w:rsidP="00A15E99">
      <w:pPr>
        <w:pStyle w:val="Code"/>
        <w:rPr>
          <w:highlight w:val="white"/>
        </w:rPr>
      </w:pPr>
    </w:p>
    <w:p w14:paraId="2A934127" w14:textId="77777777" w:rsidR="00442030" w:rsidRPr="00903DBA" w:rsidRDefault="00442030" w:rsidP="00A15E99">
      <w:pPr>
        <w:pStyle w:val="Code"/>
        <w:rPr>
          <w:highlight w:val="white"/>
        </w:rPr>
      </w:pPr>
      <w:r w:rsidRPr="00903DBA">
        <w:rPr>
          <w:highlight w:val="white"/>
        </w:rPr>
        <w:t xml:space="preserve">      ++g_inChars;</w:t>
      </w:r>
    </w:p>
    <w:p w14:paraId="6E3734DB" w14:textId="77777777" w:rsidR="00442030" w:rsidRPr="00903DBA" w:rsidRDefault="00442030" w:rsidP="00A15E99">
      <w:pPr>
        <w:pStyle w:val="Code"/>
        <w:rPr>
          <w:highlight w:val="white"/>
        </w:rPr>
      </w:pPr>
      <w:r w:rsidRPr="00903DBA">
        <w:rPr>
          <w:highlight w:val="white"/>
        </w:rPr>
        <w:lastRenderedPageBreak/>
        <w:t xml:space="preserve">    }</w:t>
      </w:r>
    </w:p>
    <w:p w14:paraId="56F39E88" w14:textId="77777777" w:rsidR="00442030" w:rsidRPr="00903DBA" w:rsidRDefault="00442030" w:rsidP="00A15E99">
      <w:pPr>
        <w:pStyle w:val="Code"/>
        <w:rPr>
          <w:highlight w:val="white"/>
        </w:rPr>
      </w:pPr>
      <w:r w:rsidRPr="00903DBA">
        <w:rPr>
          <w:highlight w:val="white"/>
        </w:rPr>
        <w:t xml:space="preserve">    else {</w:t>
      </w:r>
    </w:p>
    <w:p w14:paraId="5B15B3AD" w14:textId="77777777" w:rsidR="00442030" w:rsidRPr="00903DBA" w:rsidRDefault="00442030" w:rsidP="00A15E99">
      <w:pPr>
        <w:pStyle w:val="Code"/>
        <w:rPr>
          <w:highlight w:val="white"/>
        </w:rPr>
      </w:pPr>
      <w:r w:rsidRPr="00903DBA">
        <w:rPr>
          <w:highlight w:val="white"/>
        </w:rPr>
        <w:t xml:space="preserve">      while ((precision-- &gt; 0) &amp;&amp; (!isspace(input) &amp;&amp;</w:t>
      </w:r>
    </w:p>
    <w:p w14:paraId="6A9ADFBE" w14:textId="77777777" w:rsidR="00442030" w:rsidRPr="00903DBA" w:rsidRDefault="00442030" w:rsidP="00A15E99">
      <w:pPr>
        <w:pStyle w:val="Code"/>
        <w:rPr>
          <w:highlight w:val="white"/>
        </w:rPr>
      </w:pPr>
      <w:r w:rsidRPr="00903DBA">
        <w:rPr>
          <w:highlight w:val="white"/>
        </w:rPr>
        <w:t xml:space="preserve">             (input != EOF) &amp;&amp; (input != '\n'))) {</w:t>
      </w:r>
    </w:p>
    <w:p w14:paraId="52866B71" w14:textId="77777777" w:rsidR="00442030" w:rsidRPr="00903DBA" w:rsidRDefault="00442030" w:rsidP="00A15E99">
      <w:pPr>
        <w:pStyle w:val="Code"/>
        <w:rPr>
          <w:highlight w:val="white"/>
        </w:rPr>
      </w:pPr>
      <w:r w:rsidRPr="00903DBA">
        <w:rPr>
          <w:highlight w:val="white"/>
        </w:rPr>
        <w:t xml:space="preserve">        input = scanChar();</w:t>
      </w:r>
    </w:p>
    <w:p w14:paraId="09D4ABB7" w14:textId="77777777" w:rsidR="00442030" w:rsidRPr="00903DBA" w:rsidRDefault="00442030" w:rsidP="00A15E99">
      <w:pPr>
        <w:pStyle w:val="Code"/>
        <w:rPr>
          <w:highlight w:val="white"/>
        </w:rPr>
      </w:pPr>
      <w:r w:rsidRPr="00903DBA">
        <w:rPr>
          <w:highlight w:val="white"/>
        </w:rPr>
        <w:t xml:space="preserve">        found = TRUE;</w:t>
      </w:r>
    </w:p>
    <w:p w14:paraId="3ECC40E8" w14:textId="77777777" w:rsidR="00442030" w:rsidRPr="00903DBA" w:rsidRDefault="00442030" w:rsidP="00A15E99">
      <w:pPr>
        <w:pStyle w:val="Code"/>
        <w:rPr>
          <w:highlight w:val="white"/>
        </w:rPr>
      </w:pPr>
      <w:r w:rsidRPr="00903DBA">
        <w:rPr>
          <w:highlight w:val="white"/>
        </w:rPr>
        <w:t xml:space="preserve">        ++g_inChars;</w:t>
      </w:r>
    </w:p>
    <w:p w14:paraId="3CE2CB50" w14:textId="77777777" w:rsidR="00442030" w:rsidRPr="00903DBA" w:rsidRDefault="00442030" w:rsidP="00A15E99">
      <w:pPr>
        <w:pStyle w:val="Code"/>
        <w:rPr>
          <w:highlight w:val="white"/>
        </w:rPr>
      </w:pPr>
      <w:r w:rsidRPr="00903DBA">
        <w:rPr>
          <w:highlight w:val="white"/>
        </w:rPr>
        <w:t xml:space="preserve">      }</w:t>
      </w:r>
    </w:p>
    <w:p w14:paraId="639E9D64" w14:textId="77777777" w:rsidR="00442030" w:rsidRPr="00903DBA" w:rsidRDefault="00442030" w:rsidP="00A15E99">
      <w:pPr>
        <w:pStyle w:val="Code"/>
        <w:rPr>
          <w:highlight w:val="white"/>
        </w:rPr>
      </w:pPr>
    </w:p>
    <w:p w14:paraId="570903A8" w14:textId="77777777" w:rsidR="00442030" w:rsidRPr="00903DBA" w:rsidRDefault="00442030" w:rsidP="00A15E99">
      <w:pPr>
        <w:pStyle w:val="Code"/>
        <w:rPr>
          <w:highlight w:val="white"/>
        </w:rPr>
      </w:pPr>
      <w:r w:rsidRPr="00903DBA">
        <w:rPr>
          <w:highlight w:val="white"/>
        </w:rPr>
        <w:t xml:space="preserve">      if (precision &gt; 0) {</w:t>
      </w:r>
    </w:p>
    <w:p w14:paraId="0FDE2751" w14:textId="77777777" w:rsidR="00442030" w:rsidRPr="00903DBA" w:rsidRDefault="00442030" w:rsidP="00A15E99">
      <w:pPr>
        <w:pStyle w:val="Code"/>
        <w:rPr>
          <w:highlight w:val="white"/>
        </w:rPr>
      </w:pPr>
      <w:r w:rsidRPr="00903DBA">
        <w:rPr>
          <w:highlight w:val="white"/>
        </w:rPr>
        <w:t xml:space="preserve">        ++g_inChars;</w:t>
      </w:r>
    </w:p>
    <w:p w14:paraId="5896F563" w14:textId="77777777" w:rsidR="00442030" w:rsidRPr="00903DBA" w:rsidRDefault="00442030" w:rsidP="00A15E99">
      <w:pPr>
        <w:pStyle w:val="Code"/>
        <w:rPr>
          <w:highlight w:val="white"/>
        </w:rPr>
      </w:pPr>
      <w:r w:rsidRPr="00903DBA">
        <w:rPr>
          <w:highlight w:val="white"/>
        </w:rPr>
        <w:t xml:space="preserve">      }</w:t>
      </w:r>
    </w:p>
    <w:p w14:paraId="3250C230" w14:textId="77777777" w:rsidR="00442030" w:rsidRPr="00903DBA" w:rsidRDefault="00442030" w:rsidP="00A15E99">
      <w:pPr>
        <w:pStyle w:val="Code"/>
        <w:rPr>
          <w:highlight w:val="white"/>
        </w:rPr>
      </w:pPr>
      <w:r w:rsidRPr="00903DBA">
        <w:rPr>
          <w:highlight w:val="white"/>
        </w:rPr>
        <w:t xml:space="preserve">    }</w:t>
      </w:r>
    </w:p>
    <w:p w14:paraId="5F368281" w14:textId="77777777" w:rsidR="00442030" w:rsidRPr="00903DBA" w:rsidRDefault="00442030" w:rsidP="00A15E99">
      <w:pPr>
        <w:pStyle w:val="Code"/>
        <w:rPr>
          <w:highlight w:val="white"/>
        </w:rPr>
      </w:pPr>
      <w:r w:rsidRPr="00903DBA">
        <w:rPr>
          <w:highlight w:val="white"/>
        </w:rPr>
        <w:t xml:space="preserve">  }</w:t>
      </w:r>
    </w:p>
    <w:p w14:paraId="49396B40" w14:textId="77777777" w:rsidR="00442030" w:rsidRPr="00903DBA" w:rsidRDefault="00442030" w:rsidP="00A15E99">
      <w:pPr>
        <w:pStyle w:val="Code"/>
        <w:rPr>
          <w:highlight w:val="white"/>
        </w:rPr>
      </w:pPr>
    </w:p>
    <w:p w14:paraId="3AD44EAB" w14:textId="77777777" w:rsidR="00442030" w:rsidRPr="00903DBA" w:rsidRDefault="00442030" w:rsidP="00A15E99">
      <w:pPr>
        <w:pStyle w:val="Code"/>
        <w:rPr>
          <w:highlight w:val="white"/>
        </w:rPr>
      </w:pPr>
      <w:r w:rsidRPr="00903DBA">
        <w:rPr>
          <w:highlight w:val="white"/>
        </w:rPr>
        <w:t xml:space="preserve">  if (found) {</w:t>
      </w:r>
    </w:p>
    <w:p w14:paraId="7DDAB67B" w14:textId="77777777" w:rsidR="00442030" w:rsidRPr="00903DBA" w:rsidRDefault="00442030" w:rsidP="00A15E99">
      <w:pPr>
        <w:pStyle w:val="Code"/>
        <w:rPr>
          <w:highlight w:val="white"/>
        </w:rPr>
      </w:pPr>
      <w:r w:rsidRPr="00903DBA">
        <w:rPr>
          <w:highlight w:val="white"/>
        </w:rPr>
        <w:t xml:space="preserve">    ++g_inCount;</w:t>
      </w:r>
    </w:p>
    <w:p w14:paraId="4A978E02" w14:textId="77777777" w:rsidR="00442030" w:rsidRPr="00903DBA" w:rsidRDefault="00442030" w:rsidP="00A15E99">
      <w:pPr>
        <w:pStyle w:val="Code"/>
        <w:rPr>
          <w:highlight w:val="white"/>
        </w:rPr>
      </w:pPr>
      <w:r w:rsidRPr="00903DBA">
        <w:rPr>
          <w:highlight w:val="white"/>
        </w:rPr>
        <w:t xml:space="preserve">  }</w:t>
      </w:r>
    </w:p>
    <w:p w14:paraId="332FD059" w14:textId="77777777" w:rsidR="00442030" w:rsidRPr="00903DBA" w:rsidRDefault="00442030" w:rsidP="00A15E99">
      <w:pPr>
        <w:pStyle w:val="Code"/>
        <w:rPr>
          <w:highlight w:val="white"/>
        </w:rPr>
      </w:pPr>
      <w:r w:rsidRPr="00903DBA">
        <w:rPr>
          <w:highlight w:val="white"/>
        </w:rPr>
        <w:t>}</w:t>
      </w:r>
    </w:p>
    <w:p w14:paraId="4C58B635" w14:textId="77777777" w:rsidR="00442030" w:rsidRPr="00903DBA" w:rsidRDefault="00442030" w:rsidP="00A15E99">
      <w:pPr>
        <w:pStyle w:val="Code"/>
        <w:rPr>
          <w:highlight w:val="white"/>
        </w:rPr>
      </w:pPr>
    </w:p>
    <w:p w14:paraId="0252DADC" w14:textId="77777777" w:rsidR="00442030" w:rsidRPr="00903DBA" w:rsidRDefault="00442030" w:rsidP="00A15E99">
      <w:pPr>
        <w:pStyle w:val="Code"/>
        <w:rPr>
          <w:highlight w:val="white"/>
        </w:rPr>
      </w:pPr>
      <w:r w:rsidRPr="00903DBA">
        <w:rPr>
          <w:highlight w:val="white"/>
        </w:rPr>
        <w:t>static BOOL isDigitInBase(char c, int base) {</w:t>
      </w:r>
    </w:p>
    <w:p w14:paraId="3FA2E7F6" w14:textId="77777777" w:rsidR="00442030" w:rsidRPr="00903DBA" w:rsidRDefault="00442030" w:rsidP="00A15E99">
      <w:pPr>
        <w:pStyle w:val="Code"/>
        <w:rPr>
          <w:highlight w:val="white"/>
        </w:rPr>
      </w:pPr>
      <w:r w:rsidRPr="00903DBA">
        <w:rPr>
          <w:highlight w:val="white"/>
        </w:rPr>
        <w:t xml:space="preserve">  if (isdigit(c)) {</w:t>
      </w:r>
    </w:p>
    <w:p w14:paraId="67A9B17E" w14:textId="77777777" w:rsidR="00442030" w:rsidRPr="00903DBA" w:rsidRDefault="00442030" w:rsidP="00A15E99">
      <w:pPr>
        <w:pStyle w:val="Code"/>
        <w:rPr>
          <w:highlight w:val="white"/>
        </w:rPr>
      </w:pPr>
      <w:r w:rsidRPr="00903DBA">
        <w:rPr>
          <w:highlight w:val="white"/>
        </w:rPr>
        <w:t xml:space="preserve">    int value = c - '0';</w:t>
      </w:r>
    </w:p>
    <w:p w14:paraId="740B198B" w14:textId="77777777" w:rsidR="00442030" w:rsidRPr="00903DBA" w:rsidRDefault="00442030" w:rsidP="00A15E99">
      <w:pPr>
        <w:pStyle w:val="Code"/>
        <w:rPr>
          <w:highlight w:val="white"/>
        </w:rPr>
      </w:pPr>
      <w:r w:rsidRPr="00903DBA">
        <w:rPr>
          <w:highlight w:val="white"/>
        </w:rPr>
        <w:t xml:space="preserve">    return ((value &gt;= 0) &amp;&amp; (value &lt; base));</w:t>
      </w:r>
    </w:p>
    <w:p w14:paraId="68DFE37A" w14:textId="77777777" w:rsidR="00442030" w:rsidRPr="00903DBA" w:rsidRDefault="00442030" w:rsidP="00A15E99">
      <w:pPr>
        <w:pStyle w:val="Code"/>
        <w:rPr>
          <w:highlight w:val="white"/>
        </w:rPr>
      </w:pPr>
      <w:r w:rsidRPr="00903DBA">
        <w:rPr>
          <w:highlight w:val="white"/>
        </w:rPr>
        <w:t xml:space="preserve">  }</w:t>
      </w:r>
    </w:p>
    <w:p w14:paraId="7026B46E" w14:textId="77777777" w:rsidR="00442030" w:rsidRPr="00903DBA" w:rsidRDefault="00442030" w:rsidP="00A15E99">
      <w:pPr>
        <w:pStyle w:val="Code"/>
        <w:rPr>
          <w:highlight w:val="white"/>
        </w:rPr>
      </w:pPr>
      <w:r w:rsidRPr="00903DBA">
        <w:rPr>
          <w:highlight w:val="white"/>
        </w:rPr>
        <w:t xml:space="preserve">  else if (islower(c)) {</w:t>
      </w:r>
    </w:p>
    <w:p w14:paraId="17E4DC7F" w14:textId="77777777" w:rsidR="00442030" w:rsidRPr="00903DBA" w:rsidRDefault="00442030" w:rsidP="00A15E99">
      <w:pPr>
        <w:pStyle w:val="Code"/>
        <w:rPr>
          <w:highlight w:val="white"/>
        </w:rPr>
      </w:pPr>
      <w:r w:rsidRPr="00903DBA">
        <w:rPr>
          <w:highlight w:val="white"/>
        </w:rPr>
        <w:t xml:space="preserve">    int value = (c - 'a') + 10;</w:t>
      </w:r>
    </w:p>
    <w:p w14:paraId="41EBA36B" w14:textId="77777777" w:rsidR="00442030" w:rsidRPr="00903DBA" w:rsidRDefault="00442030" w:rsidP="00A15E99">
      <w:pPr>
        <w:pStyle w:val="Code"/>
        <w:rPr>
          <w:highlight w:val="white"/>
        </w:rPr>
      </w:pPr>
      <w:r w:rsidRPr="00903DBA">
        <w:rPr>
          <w:highlight w:val="white"/>
        </w:rPr>
        <w:t xml:space="preserve">    return ((value &gt;= 0) &amp;&amp; (value &lt; base));</w:t>
      </w:r>
    </w:p>
    <w:p w14:paraId="07E90AF4" w14:textId="77777777" w:rsidR="00442030" w:rsidRPr="00903DBA" w:rsidRDefault="00442030" w:rsidP="00A15E99">
      <w:pPr>
        <w:pStyle w:val="Code"/>
        <w:rPr>
          <w:highlight w:val="white"/>
        </w:rPr>
      </w:pPr>
      <w:r w:rsidRPr="00903DBA">
        <w:rPr>
          <w:highlight w:val="white"/>
        </w:rPr>
        <w:t xml:space="preserve">  }</w:t>
      </w:r>
    </w:p>
    <w:p w14:paraId="1255E645" w14:textId="77777777" w:rsidR="00442030" w:rsidRPr="00903DBA" w:rsidRDefault="00442030" w:rsidP="00A15E99">
      <w:pPr>
        <w:pStyle w:val="Code"/>
        <w:rPr>
          <w:highlight w:val="white"/>
        </w:rPr>
      </w:pPr>
      <w:r w:rsidRPr="00903DBA">
        <w:rPr>
          <w:highlight w:val="white"/>
        </w:rPr>
        <w:t xml:space="preserve">  else if (isupper(c)) {</w:t>
      </w:r>
    </w:p>
    <w:p w14:paraId="046F9E51" w14:textId="77777777" w:rsidR="00442030" w:rsidRPr="00903DBA" w:rsidRDefault="00442030" w:rsidP="00A15E99">
      <w:pPr>
        <w:pStyle w:val="Code"/>
        <w:rPr>
          <w:highlight w:val="white"/>
        </w:rPr>
      </w:pPr>
      <w:r w:rsidRPr="00903DBA">
        <w:rPr>
          <w:highlight w:val="white"/>
        </w:rPr>
        <w:t xml:space="preserve">    int value = (c - 'A') + 10;</w:t>
      </w:r>
    </w:p>
    <w:p w14:paraId="49193436" w14:textId="77777777" w:rsidR="00442030" w:rsidRPr="00903DBA" w:rsidRDefault="00442030" w:rsidP="00A15E99">
      <w:pPr>
        <w:pStyle w:val="Code"/>
        <w:rPr>
          <w:highlight w:val="white"/>
        </w:rPr>
      </w:pPr>
      <w:r w:rsidRPr="00903DBA">
        <w:rPr>
          <w:highlight w:val="white"/>
        </w:rPr>
        <w:t xml:space="preserve">    return ((value &gt;= 0) &amp;&amp; (value &lt; base));</w:t>
      </w:r>
    </w:p>
    <w:p w14:paraId="66F4CA97" w14:textId="77777777" w:rsidR="00442030" w:rsidRPr="00903DBA" w:rsidRDefault="00442030" w:rsidP="00A15E99">
      <w:pPr>
        <w:pStyle w:val="Code"/>
        <w:rPr>
          <w:highlight w:val="white"/>
        </w:rPr>
      </w:pPr>
      <w:r w:rsidRPr="00903DBA">
        <w:rPr>
          <w:highlight w:val="white"/>
        </w:rPr>
        <w:t xml:space="preserve">  }</w:t>
      </w:r>
    </w:p>
    <w:p w14:paraId="580CEDED" w14:textId="77777777" w:rsidR="00442030" w:rsidRPr="00903DBA" w:rsidRDefault="00442030" w:rsidP="00A15E99">
      <w:pPr>
        <w:pStyle w:val="Code"/>
        <w:rPr>
          <w:highlight w:val="white"/>
        </w:rPr>
      </w:pPr>
      <w:r w:rsidRPr="00903DBA">
        <w:rPr>
          <w:highlight w:val="white"/>
        </w:rPr>
        <w:t xml:space="preserve">  else {</w:t>
      </w:r>
    </w:p>
    <w:p w14:paraId="03108C98" w14:textId="77777777" w:rsidR="00442030" w:rsidRPr="00903DBA" w:rsidRDefault="00442030" w:rsidP="00A15E99">
      <w:pPr>
        <w:pStyle w:val="Code"/>
        <w:rPr>
          <w:highlight w:val="white"/>
        </w:rPr>
      </w:pPr>
      <w:r w:rsidRPr="00903DBA">
        <w:rPr>
          <w:highlight w:val="white"/>
        </w:rPr>
        <w:t xml:space="preserve">    return FALSE;</w:t>
      </w:r>
    </w:p>
    <w:p w14:paraId="2CEE617C" w14:textId="77777777" w:rsidR="00442030" w:rsidRPr="00903DBA" w:rsidRDefault="00442030" w:rsidP="00A15E99">
      <w:pPr>
        <w:pStyle w:val="Code"/>
        <w:rPr>
          <w:highlight w:val="white"/>
        </w:rPr>
      </w:pPr>
      <w:r w:rsidRPr="00903DBA">
        <w:rPr>
          <w:highlight w:val="white"/>
        </w:rPr>
        <w:t xml:space="preserve">  }</w:t>
      </w:r>
    </w:p>
    <w:p w14:paraId="501EA9B7" w14:textId="77777777" w:rsidR="00442030" w:rsidRPr="00903DBA" w:rsidRDefault="00442030" w:rsidP="00A15E99">
      <w:pPr>
        <w:pStyle w:val="Code"/>
        <w:rPr>
          <w:highlight w:val="white"/>
        </w:rPr>
      </w:pPr>
      <w:r w:rsidRPr="00903DBA">
        <w:rPr>
          <w:highlight w:val="white"/>
        </w:rPr>
        <w:t>}</w:t>
      </w:r>
    </w:p>
    <w:p w14:paraId="4361AFE4" w14:textId="77777777" w:rsidR="00442030" w:rsidRPr="00903DBA" w:rsidRDefault="00442030" w:rsidP="00A15E99">
      <w:pPr>
        <w:pStyle w:val="Code"/>
        <w:rPr>
          <w:highlight w:val="white"/>
        </w:rPr>
      </w:pPr>
    </w:p>
    <w:p w14:paraId="15A59293" w14:textId="77777777" w:rsidR="00442030" w:rsidRPr="00903DBA" w:rsidRDefault="00442030" w:rsidP="00A15E99">
      <w:pPr>
        <w:pStyle w:val="Code"/>
        <w:rPr>
          <w:highlight w:val="white"/>
        </w:rPr>
      </w:pPr>
      <w:r w:rsidRPr="00903DBA">
        <w:rPr>
          <w:highlight w:val="white"/>
        </w:rPr>
        <w:t>static int digitToValue(char c) {</w:t>
      </w:r>
    </w:p>
    <w:p w14:paraId="0BF4D597" w14:textId="77777777" w:rsidR="00442030" w:rsidRPr="00903DBA" w:rsidRDefault="00442030" w:rsidP="00A15E99">
      <w:pPr>
        <w:pStyle w:val="Code"/>
        <w:rPr>
          <w:highlight w:val="white"/>
        </w:rPr>
      </w:pPr>
      <w:r w:rsidRPr="00903DBA">
        <w:rPr>
          <w:highlight w:val="white"/>
        </w:rPr>
        <w:t xml:space="preserve">  if (isdigit(c)) {</w:t>
      </w:r>
    </w:p>
    <w:p w14:paraId="4AB2C092" w14:textId="77777777" w:rsidR="00442030" w:rsidRPr="00903DBA" w:rsidRDefault="00442030" w:rsidP="00A15E99">
      <w:pPr>
        <w:pStyle w:val="Code"/>
        <w:rPr>
          <w:highlight w:val="white"/>
        </w:rPr>
      </w:pPr>
      <w:r w:rsidRPr="00903DBA">
        <w:rPr>
          <w:highlight w:val="white"/>
        </w:rPr>
        <w:t xml:space="preserve">    return (c - '0');</w:t>
      </w:r>
    </w:p>
    <w:p w14:paraId="46927C27" w14:textId="77777777" w:rsidR="00442030" w:rsidRPr="00903DBA" w:rsidRDefault="00442030" w:rsidP="00A15E99">
      <w:pPr>
        <w:pStyle w:val="Code"/>
        <w:rPr>
          <w:highlight w:val="white"/>
        </w:rPr>
      </w:pPr>
      <w:r w:rsidRPr="00903DBA">
        <w:rPr>
          <w:highlight w:val="white"/>
        </w:rPr>
        <w:t xml:space="preserve">  }</w:t>
      </w:r>
    </w:p>
    <w:p w14:paraId="7CB1B935" w14:textId="77777777" w:rsidR="00442030" w:rsidRPr="00903DBA" w:rsidRDefault="00442030" w:rsidP="00A15E99">
      <w:pPr>
        <w:pStyle w:val="Code"/>
        <w:rPr>
          <w:highlight w:val="white"/>
        </w:rPr>
      </w:pPr>
      <w:r w:rsidRPr="00903DBA">
        <w:rPr>
          <w:highlight w:val="white"/>
        </w:rPr>
        <w:t xml:space="preserve">  else if (islower(c)) {</w:t>
      </w:r>
    </w:p>
    <w:p w14:paraId="491B2CAD" w14:textId="77777777" w:rsidR="00442030" w:rsidRPr="00903DBA" w:rsidRDefault="00442030" w:rsidP="00A15E99">
      <w:pPr>
        <w:pStyle w:val="Code"/>
        <w:rPr>
          <w:highlight w:val="white"/>
        </w:rPr>
      </w:pPr>
      <w:r w:rsidRPr="00903DBA">
        <w:rPr>
          <w:highlight w:val="white"/>
        </w:rPr>
        <w:t xml:space="preserve">    return ((c - 'a') + 10);</w:t>
      </w:r>
    </w:p>
    <w:p w14:paraId="328DBD98" w14:textId="77777777" w:rsidR="00442030" w:rsidRPr="00903DBA" w:rsidRDefault="00442030" w:rsidP="00A15E99">
      <w:pPr>
        <w:pStyle w:val="Code"/>
        <w:rPr>
          <w:highlight w:val="white"/>
        </w:rPr>
      </w:pPr>
      <w:r w:rsidRPr="00903DBA">
        <w:rPr>
          <w:highlight w:val="white"/>
        </w:rPr>
        <w:t xml:space="preserve">  }</w:t>
      </w:r>
    </w:p>
    <w:p w14:paraId="02AF3468" w14:textId="77777777" w:rsidR="00442030" w:rsidRPr="00903DBA" w:rsidRDefault="00442030" w:rsidP="00A15E99">
      <w:pPr>
        <w:pStyle w:val="Code"/>
        <w:rPr>
          <w:highlight w:val="white"/>
        </w:rPr>
      </w:pPr>
      <w:r w:rsidRPr="00903DBA">
        <w:rPr>
          <w:highlight w:val="white"/>
        </w:rPr>
        <w:t xml:space="preserve">  else if (isupper(c)) {</w:t>
      </w:r>
    </w:p>
    <w:p w14:paraId="167A3880" w14:textId="77777777" w:rsidR="00442030" w:rsidRPr="00903DBA" w:rsidRDefault="00442030" w:rsidP="00A15E99">
      <w:pPr>
        <w:pStyle w:val="Code"/>
        <w:rPr>
          <w:highlight w:val="white"/>
        </w:rPr>
      </w:pPr>
      <w:r w:rsidRPr="00903DBA">
        <w:rPr>
          <w:highlight w:val="white"/>
        </w:rPr>
        <w:t xml:space="preserve">    return ((c - 'A') + 10);</w:t>
      </w:r>
    </w:p>
    <w:p w14:paraId="69D63B40" w14:textId="77777777" w:rsidR="00442030" w:rsidRPr="00903DBA" w:rsidRDefault="00442030" w:rsidP="00A15E99">
      <w:pPr>
        <w:pStyle w:val="Code"/>
        <w:rPr>
          <w:highlight w:val="white"/>
        </w:rPr>
      </w:pPr>
      <w:r w:rsidRPr="00903DBA">
        <w:rPr>
          <w:highlight w:val="white"/>
        </w:rPr>
        <w:t xml:space="preserve">  }</w:t>
      </w:r>
    </w:p>
    <w:p w14:paraId="5AABF24C" w14:textId="77777777" w:rsidR="00442030" w:rsidRPr="00903DBA" w:rsidRDefault="00442030" w:rsidP="00A15E99">
      <w:pPr>
        <w:pStyle w:val="Code"/>
        <w:rPr>
          <w:highlight w:val="white"/>
        </w:rPr>
      </w:pPr>
      <w:r w:rsidRPr="00903DBA">
        <w:rPr>
          <w:highlight w:val="white"/>
        </w:rPr>
        <w:t xml:space="preserve">  else {</w:t>
      </w:r>
    </w:p>
    <w:p w14:paraId="117B249B" w14:textId="77777777" w:rsidR="00442030" w:rsidRPr="00903DBA" w:rsidRDefault="00442030" w:rsidP="00A15E99">
      <w:pPr>
        <w:pStyle w:val="Code"/>
        <w:rPr>
          <w:highlight w:val="white"/>
        </w:rPr>
      </w:pPr>
      <w:r w:rsidRPr="00903DBA">
        <w:rPr>
          <w:highlight w:val="white"/>
        </w:rPr>
        <w:t xml:space="preserve">    return 0;</w:t>
      </w:r>
    </w:p>
    <w:p w14:paraId="3C37FD5D" w14:textId="77777777" w:rsidR="00442030" w:rsidRPr="00903DBA" w:rsidRDefault="00442030" w:rsidP="00A15E99">
      <w:pPr>
        <w:pStyle w:val="Code"/>
        <w:rPr>
          <w:highlight w:val="white"/>
        </w:rPr>
      </w:pPr>
      <w:r w:rsidRPr="00903DBA">
        <w:rPr>
          <w:highlight w:val="white"/>
        </w:rPr>
        <w:t xml:space="preserve">  }</w:t>
      </w:r>
    </w:p>
    <w:p w14:paraId="4AFFB552" w14:textId="77777777" w:rsidR="00442030" w:rsidRPr="00903DBA" w:rsidRDefault="00442030" w:rsidP="00A15E99">
      <w:pPr>
        <w:pStyle w:val="Code"/>
        <w:rPr>
          <w:highlight w:val="white"/>
        </w:rPr>
      </w:pPr>
      <w:r w:rsidRPr="00903DBA">
        <w:rPr>
          <w:highlight w:val="white"/>
        </w:rPr>
        <w:t>}</w:t>
      </w:r>
    </w:p>
    <w:p w14:paraId="4EDBF124" w14:textId="77777777" w:rsidR="00442030" w:rsidRPr="00903DBA" w:rsidRDefault="00442030" w:rsidP="00A15E99">
      <w:pPr>
        <w:pStyle w:val="Code"/>
        <w:rPr>
          <w:highlight w:val="white"/>
        </w:rPr>
      </w:pPr>
    </w:p>
    <w:p w14:paraId="66BED090" w14:textId="77777777" w:rsidR="00442030" w:rsidRPr="00903DBA" w:rsidRDefault="00442030" w:rsidP="00A15E99">
      <w:pPr>
        <w:pStyle w:val="Code"/>
        <w:rPr>
          <w:highlight w:val="white"/>
        </w:rPr>
      </w:pPr>
      <w:r w:rsidRPr="00903DBA">
        <w:rPr>
          <w:highlight w:val="white"/>
        </w:rPr>
        <w:t>long scanLongInt(int base) {</w:t>
      </w:r>
    </w:p>
    <w:p w14:paraId="41540006" w14:textId="77777777" w:rsidR="00442030" w:rsidRPr="00903DBA" w:rsidRDefault="00442030" w:rsidP="00A15E99">
      <w:pPr>
        <w:pStyle w:val="Code"/>
        <w:rPr>
          <w:highlight w:val="white"/>
        </w:rPr>
      </w:pPr>
      <w:r w:rsidRPr="00903DBA">
        <w:rPr>
          <w:highlight w:val="white"/>
        </w:rPr>
        <w:t xml:space="preserve">  long longValue = 0l;</w:t>
      </w:r>
    </w:p>
    <w:p w14:paraId="4E91CC9B" w14:textId="77777777" w:rsidR="00442030" w:rsidRPr="00903DBA" w:rsidRDefault="00442030" w:rsidP="00A15E99">
      <w:pPr>
        <w:pStyle w:val="Code"/>
        <w:rPr>
          <w:highlight w:val="white"/>
        </w:rPr>
      </w:pPr>
      <w:r w:rsidRPr="00903DBA">
        <w:rPr>
          <w:highlight w:val="white"/>
        </w:rPr>
        <w:t xml:space="preserve">  BOOL minus = FALSE, found = FALSE;</w:t>
      </w:r>
    </w:p>
    <w:p w14:paraId="4A633BC3" w14:textId="77777777" w:rsidR="00442030" w:rsidRPr="00903DBA" w:rsidRDefault="00442030" w:rsidP="00A15E99">
      <w:pPr>
        <w:pStyle w:val="Code"/>
        <w:rPr>
          <w:highlight w:val="white"/>
        </w:rPr>
      </w:pPr>
      <w:r w:rsidRPr="00903DBA">
        <w:rPr>
          <w:highlight w:val="white"/>
        </w:rPr>
        <w:t xml:space="preserve">  char input = scanChar();</w:t>
      </w:r>
    </w:p>
    <w:p w14:paraId="5BF87F6E" w14:textId="77777777" w:rsidR="00442030" w:rsidRPr="00903DBA" w:rsidRDefault="00442030" w:rsidP="00A15E99">
      <w:pPr>
        <w:pStyle w:val="Code"/>
        <w:rPr>
          <w:highlight w:val="white"/>
        </w:rPr>
      </w:pPr>
    </w:p>
    <w:p w14:paraId="673D85C3" w14:textId="77777777" w:rsidR="00442030" w:rsidRPr="00903DBA" w:rsidRDefault="00442030" w:rsidP="00A15E99">
      <w:pPr>
        <w:pStyle w:val="Code"/>
        <w:rPr>
          <w:highlight w:val="white"/>
        </w:rPr>
      </w:pPr>
      <w:r w:rsidRPr="00903DBA">
        <w:rPr>
          <w:highlight w:val="white"/>
        </w:rPr>
        <w:t xml:space="preserve">  while (isspace(input)) {</w:t>
      </w:r>
    </w:p>
    <w:p w14:paraId="3E416BC6" w14:textId="77777777" w:rsidR="00442030" w:rsidRPr="00903DBA" w:rsidRDefault="00442030" w:rsidP="00A15E99">
      <w:pPr>
        <w:pStyle w:val="Code"/>
        <w:rPr>
          <w:highlight w:val="white"/>
        </w:rPr>
      </w:pPr>
      <w:r w:rsidRPr="00903DBA">
        <w:rPr>
          <w:highlight w:val="white"/>
        </w:rPr>
        <w:t xml:space="preserve">    input = scanChar();</w:t>
      </w:r>
    </w:p>
    <w:p w14:paraId="6ED04DEA" w14:textId="77777777" w:rsidR="00442030" w:rsidRPr="00903DBA" w:rsidRDefault="00442030" w:rsidP="00A15E99">
      <w:pPr>
        <w:pStyle w:val="Code"/>
        <w:rPr>
          <w:highlight w:val="white"/>
        </w:rPr>
      </w:pPr>
      <w:r w:rsidRPr="00903DBA">
        <w:rPr>
          <w:highlight w:val="white"/>
        </w:rPr>
        <w:t xml:space="preserve">  }</w:t>
      </w:r>
    </w:p>
    <w:p w14:paraId="4849F2AF" w14:textId="77777777" w:rsidR="00442030" w:rsidRPr="00903DBA" w:rsidRDefault="00442030" w:rsidP="00A15E99">
      <w:pPr>
        <w:pStyle w:val="Code"/>
        <w:rPr>
          <w:highlight w:val="white"/>
        </w:rPr>
      </w:pPr>
    </w:p>
    <w:p w14:paraId="57EFF3F9" w14:textId="77777777" w:rsidR="00442030" w:rsidRPr="00903DBA" w:rsidRDefault="00442030" w:rsidP="00A15E99">
      <w:pPr>
        <w:pStyle w:val="Code"/>
        <w:rPr>
          <w:highlight w:val="white"/>
        </w:rPr>
      </w:pPr>
      <w:r w:rsidRPr="00903DBA">
        <w:rPr>
          <w:highlight w:val="white"/>
        </w:rPr>
        <w:t xml:space="preserve">  if (input == '+') {</w:t>
      </w:r>
    </w:p>
    <w:p w14:paraId="2B6F6D7A" w14:textId="77777777" w:rsidR="00442030" w:rsidRPr="00903DBA" w:rsidRDefault="00442030" w:rsidP="00A15E99">
      <w:pPr>
        <w:pStyle w:val="Code"/>
        <w:rPr>
          <w:highlight w:val="white"/>
        </w:rPr>
      </w:pPr>
      <w:r w:rsidRPr="00903DBA">
        <w:rPr>
          <w:highlight w:val="white"/>
        </w:rPr>
        <w:t xml:space="preserve">    input = scanChar();</w:t>
      </w:r>
    </w:p>
    <w:p w14:paraId="6CC7A8E0" w14:textId="77777777" w:rsidR="00442030" w:rsidRPr="00903DBA" w:rsidRDefault="00442030" w:rsidP="00A15E99">
      <w:pPr>
        <w:pStyle w:val="Code"/>
        <w:rPr>
          <w:highlight w:val="white"/>
        </w:rPr>
      </w:pPr>
      <w:r w:rsidRPr="00903DBA">
        <w:rPr>
          <w:highlight w:val="white"/>
        </w:rPr>
        <w:t xml:space="preserve">  }</w:t>
      </w:r>
    </w:p>
    <w:p w14:paraId="42A6851F" w14:textId="77777777" w:rsidR="00442030" w:rsidRPr="00903DBA" w:rsidRDefault="00442030" w:rsidP="00A15E99">
      <w:pPr>
        <w:pStyle w:val="Code"/>
        <w:rPr>
          <w:highlight w:val="white"/>
        </w:rPr>
      </w:pPr>
      <w:r w:rsidRPr="00903DBA">
        <w:rPr>
          <w:highlight w:val="white"/>
        </w:rPr>
        <w:t xml:space="preserve">  else if (input == '-') {</w:t>
      </w:r>
    </w:p>
    <w:p w14:paraId="094DD7E6" w14:textId="77777777" w:rsidR="00442030" w:rsidRPr="00903DBA" w:rsidRDefault="00442030" w:rsidP="00A15E99">
      <w:pPr>
        <w:pStyle w:val="Code"/>
        <w:rPr>
          <w:highlight w:val="white"/>
        </w:rPr>
      </w:pPr>
      <w:r w:rsidRPr="00903DBA">
        <w:rPr>
          <w:highlight w:val="white"/>
        </w:rPr>
        <w:t xml:space="preserve">    minus = TRUE;</w:t>
      </w:r>
    </w:p>
    <w:p w14:paraId="0A6039AC" w14:textId="77777777" w:rsidR="00442030" w:rsidRPr="00903DBA" w:rsidRDefault="00442030" w:rsidP="00A15E99">
      <w:pPr>
        <w:pStyle w:val="Code"/>
        <w:rPr>
          <w:highlight w:val="white"/>
        </w:rPr>
      </w:pPr>
      <w:r w:rsidRPr="00903DBA">
        <w:rPr>
          <w:highlight w:val="white"/>
        </w:rPr>
        <w:t xml:space="preserve">    input = scanChar();</w:t>
      </w:r>
    </w:p>
    <w:p w14:paraId="289127EB" w14:textId="77777777" w:rsidR="00442030" w:rsidRPr="00903DBA" w:rsidRDefault="00442030" w:rsidP="00A15E99">
      <w:pPr>
        <w:pStyle w:val="Code"/>
        <w:rPr>
          <w:highlight w:val="white"/>
        </w:rPr>
      </w:pPr>
      <w:r w:rsidRPr="00903DBA">
        <w:rPr>
          <w:highlight w:val="white"/>
        </w:rPr>
        <w:t xml:space="preserve">  }</w:t>
      </w:r>
    </w:p>
    <w:p w14:paraId="63B53132" w14:textId="77777777" w:rsidR="00442030" w:rsidRPr="00903DBA" w:rsidRDefault="00442030" w:rsidP="00A15E99">
      <w:pPr>
        <w:pStyle w:val="Code"/>
        <w:rPr>
          <w:highlight w:val="white"/>
        </w:rPr>
      </w:pPr>
    </w:p>
    <w:p w14:paraId="392D284D" w14:textId="77777777" w:rsidR="00442030" w:rsidRPr="00903DBA" w:rsidRDefault="00442030" w:rsidP="00A15E99">
      <w:pPr>
        <w:pStyle w:val="Code"/>
        <w:rPr>
          <w:highlight w:val="white"/>
        </w:rPr>
      </w:pPr>
      <w:r w:rsidRPr="00903DBA">
        <w:rPr>
          <w:highlight w:val="white"/>
        </w:rPr>
        <w:t xml:space="preserve">  if (base == 0) {</w:t>
      </w:r>
    </w:p>
    <w:p w14:paraId="146FE359" w14:textId="77777777" w:rsidR="00442030" w:rsidRPr="00903DBA" w:rsidRDefault="00442030" w:rsidP="00A15E99">
      <w:pPr>
        <w:pStyle w:val="Code"/>
        <w:rPr>
          <w:highlight w:val="white"/>
        </w:rPr>
      </w:pPr>
      <w:r w:rsidRPr="00903DBA">
        <w:rPr>
          <w:highlight w:val="white"/>
        </w:rPr>
        <w:t xml:space="preserve">    if (input == '0') {</w:t>
      </w:r>
    </w:p>
    <w:p w14:paraId="23718ADA" w14:textId="77777777" w:rsidR="00442030" w:rsidRPr="00903DBA" w:rsidRDefault="00442030" w:rsidP="00A15E99">
      <w:pPr>
        <w:pStyle w:val="Code"/>
        <w:rPr>
          <w:highlight w:val="white"/>
        </w:rPr>
      </w:pPr>
      <w:r w:rsidRPr="00903DBA">
        <w:rPr>
          <w:highlight w:val="white"/>
        </w:rPr>
        <w:t xml:space="preserve">      input = scanChar();</w:t>
      </w:r>
    </w:p>
    <w:p w14:paraId="55E8858A" w14:textId="77777777" w:rsidR="00442030" w:rsidRPr="00903DBA" w:rsidRDefault="00442030" w:rsidP="00A15E99">
      <w:pPr>
        <w:pStyle w:val="Code"/>
        <w:rPr>
          <w:highlight w:val="white"/>
        </w:rPr>
      </w:pPr>
    </w:p>
    <w:p w14:paraId="5457EFC0" w14:textId="77777777" w:rsidR="00442030" w:rsidRPr="00903DBA" w:rsidRDefault="00442030" w:rsidP="00A15E99">
      <w:pPr>
        <w:pStyle w:val="Code"/>
        <w:rPr>
          <w:highlight w:val="white"/>
        </w:rPr>
      </w:pPr>
      <w:r w:rsidRPr="00903DBA">
        <w:rPr>
          <w:highlight w:val="white"/>
        </w:rPr>
        <w:t xml:space="preserve">      if (tolower(input) == 'x') {</w:t>
      </w:r>
    </w:p>
    <w:p w14:paraId="4C9572D0" w14:textId="77777777" w:rsidR="00442030" w:rsidRPr="00903DBA" w:rsidRDefault="00442030" w:rsidP="00A15E99">
      <w:pPr>
        <w:pStyle w:val="Code"/>
        <w:rPr>
          <w:highlight w:val="white"/>
        </w:rPr>
      </w:pPr>
      <w:r w:rsidRPr="00903DBA">
        <w:rPr>
          <w:highlight w:val="white"/>
        </w:rPr>
        <w:t xml:space="preserve">        base = 16;</w:t>
      </w:r>
    </w:p>
    <w:p w14:paraId="1C627C24" w14:textId="77777777" w:rsidR="00442030" w:rsidRPr="00903DBA" w:rsidRDefault="00442030" w:rsidP="00A15E99">
      <w:pPr>
        <w:pStyle w:val="Code"/>
        <w:rPr>
          <w:highlight w:val="white"/>
        </w:rPr>
      </w:pPr>
      <w:r w:rsidRPr="00903DBA">
        <w:rPr>
          <w:highlight w:val="white"/>
        </w:rPr>
        <w:t xml:space="preserve">        input = scanChar();</w:t>
      </w:r>
    </w:p>
    <w:p w14:paraId="09413E1C" w14:textId="77777777" w:rsidR="00442030" w:rsidRPr="00903DBA" w:rsidRDefault="00442030" w:rsidP="00A15E99">
      <w:pPr>
        <w:pStyle w:val="Code"/>
        <w:rPr>
          <w:highlight w:val="white"/>
        </w:rPr>
      </w:pPr>
      <w:r w:rsidRPr="00903DBA">
        <w:rPr>
          <w:highlight w:val="white"/>
        </w:rPr>
        <w:t xml:space="preserve">      }</w:t>
      </w:r>
    </w:p>
    <w:p w14:paraId="26F86129" w14:textId="77777777" w:rsidR="00442030" w:rsidRPr="00903DBA" w:rsidRDefault="00442030" w:rsidP="00A15E99">
      <w:pPr>
        <w:pStyle w:val="Code"/>
        <w:rPr>
          <w:highlight w:val="white"/>
        </w:rPr>
      </w:pPr>
      <w:r w:rsidRPr="00903DBA">
        <w:rPr>
          <w:highlight w:val="white"/>
        </w:rPr>
        <w:t xml:space="preserve">      else {</w:t>
      </w:r>
    </w:p>
    <w:p w14:paraId="21B42316" w14:textId="77777777" w:rsidR="00442030" w:rsidRPr="00903DBA" w:rsidRDefault="00442030" w:rsidP="00A15E99">
      <w:pPr>
        <w:pStyle w:val="Code"/>
        <w:rPr>
          <w:highlight w:val="white"/>
        </w:rPr>
      </w:pPr>
      <w:r w:rsidRPr="00903DBA">
        <w:rPr>
          <w:highlight w:val="white"/>
        </w:rPr>
        <w:t xml:space="preserve">        base = 8;</w:t>
      </w:r>
    </w:p>
    <w:p w14:paraId="16B2B785" w14:textId="77777777" w:rsidR="00442030" w:rsidRPr="00903DBA" w:rsidRDefault="00442030" w:rsidP="00A15E99">
      <w:pPr>
        <w:pStyle w:val="Code"/>
        <w:rPr>
          <w:highlight w:val="white"/>
        </w:rPr>
      </w:pPr>
      <w:r w:rsidRPr="00903DBA">
        <w:rPr>
          <w:highlight w:val="white"/>
        </w:rPr>
        <w:t xml:space="preserve">      }</w:t>
      </w:r>
    </w:p>
    <w:p w14:paraId="61372974" w14:textId="77777777" w:rsidR="00442030" w:rsidRPr="00903DBA" w:rsidRDefault="00442030" w:rsidP="00A15E99">
      <w:pPr>
        <w:pStyle w:val="Code"/>
        <w:rPr>
          <w:highlight w:val="white"/>
        </w:rPr>
      </w:pPr>
      <w:r w:rsidRPr="00903DBA">
        <w:rPr>
          <w:highlight w:val="white"/>
        </w:rPr>
        <w:t xml:space="preserve">    }</w:t>
      </w:r>
    </w:p>
    <w:p w14:paraId="1C3E3390" w14:textId="77777777" w:rsidR="00442030" w:rsidRPr="00903DBA" w:rsidRDefault="00442030" w:rsidP="00A15E99">
      <w:pPr>
        <w:pStyle w:val="Code"/>
        <w:rPr>
          <w:highlight w:val="white"/>
        </w:rPr>
      </w:pPr>
      <w:r w:rsidRPr="00903DBA">
        <w:rPr>
          <w:highlight w:val="white"/>
        </w:rPr>
        <w:t xml:space="preserve">    else {</w:t>
      </w:r>
    </w:p>
    <w:p w14:paraId="194CEEC9" w14:textId="77777777" w:rsidR="00442030" w:rsidRPr="00903DBA" w:rsidRDefault="00442030" w:rsidP="00A15E99">
      <w:pPr>
        <w:pStyle w:val="Code"/>
        <w:rPr>
          <w:highlight w:val="white"/>
        </w:rPr>
      </w:pPr>
      <w:r w:rsidRPr="00903DBA">
        <w:rPr>
          <w:highlight w:val="white"/>
        </w:rPr>
        <w:t xml:space="preserve">      base = 10;</w:t>
      </w:r>
    </w:p>
    <w:p w14:paraId="377155D5" w14:textId="77777777" w:rsidR="00442030" w:rsidRPr="00903DBA" w:rsidRDefault="00442030" w:rsidP="00A15E99">
      <w:pPr>
        <w:pStyle w:val="Code"/>
        <w:rPr>
          <w:highlight w:val="white"/>
        </w:rPr>
      </w:pPr>
      <w:r w:rsidRPr="00903DBA">
        <w:rPr>
          <w:highlight w:val="white"/>
        </w:rPr>
        <w:t xml:space="preserve">    }</w:t>
      </w:r>
    </w:p>
    <w:p w14:paraId="11F6AACB" w14:textId="77777777" w:rsidR="00442030" w:rsidRPr="00903DBA" w:rsidRDefault="00442030" w:rsidP="00A15E99">
      <w:pPr>
        <w:pStyle w:val="Code"/>
        <w:rPr>
          <w:highlight w:val="white"/>
        </w:rPr>
      </w:pPr>
      <w:r w:rsidRPr="00903DBA">
        <w:rPr>
          <w:highlight w:val="white"/>
        </w:rPr>
        <w:t xml:space="preserve">  }</w:t>
      </w:r>
    </w:p>
    <w:p w14:paraId="3F02DC21" w14:textId="77777777" w:rsidR="00442030" w:rsidRPr="00903DBA" w:rsidRDefault="00442030" w:rsidP="00A15E99">
      <w:pPr>
        <w:pStyle w:val="Code"/>
        <w:rPr>
          <w:highlight w:val="white"/>
        </w:rPr>
      </w:pPr>
    </w:p>
    <w:p w14:paraId="6BC3A22C" w14:textId="77777777" w:rsidR="00442030" w:rsidRPr="00903DBA" w:rsidRDefault="00442030" w:rsidP="00A15E99">
      <w:pPr>
        <w:pStyle w:val="Code"/>
        <w:rPr>
          <w:highlight w:val="white"/>
        </w:rPr>
      </w:pPr>
      <w:r w:rsidRPr="00903DBA">
        <w:rPr>
          <w:highlight w:val="white"/>
        </w:rPr>
        <w:t xml:space="preserve">  while (isDigitInBase(input, base)) {</w:t>
      </w:r>
    </w:p>
    <w:p w14:paraId="4B315710" w14:textId="77777777" w:rsidR="00442030" w:rsidRPr="00903DBA" w:rsidRDefault="00442030" w:rsidP="00A15E99">
      <w:pPr>
        <w:pStyle w:val="Code"/>
        <w:rPr>
          <w:highlight w:val="white"/>
        </w:rPr>
      </w:pPr>
      <w:r w:rsidRPr="00903DBA">
        <w:rPr>
          <w:highlight w:val="white"/>
        </w:rPr>
        <w:t xml:space="preserve">    longValue *= base;</w:t>
      </w:r>
    </w:p>
    <w:p w14:paraId="3EE5DC00" w14:textId="77777777" w:rsidR="00442030" w:rsidRPr="00903DBA" w:rsidRDefault="00442030" w:rsidP="00A15E99">
      <w:pPr>
        <w:pStyle w:val="Code"/>
        <w:rPr>
          <w:highlight w:val="white"/>
        </w:rPr>
      </w:pPr>
      <w:r w:rsidRPr="00903DBA">
        <w:rPr>
          <w:highlight w:val="white"/>
        </w:rPr>
        <w:t xml:space="preserve">    longValue += digitToValue(input);</w:t>
      </w:r>
    </w:p>
    <w:p w14:paraId="1335C804" w14:textId="77777777" w:rsidR="00442030" w:rsidRPr="00903DBA" w:rsidRDefault="00442030" w:rsidP="00A15E99">
      <w:pPr>
        <w:pStyle w:val="Code"/>
        <w:rPr>
          <w:highlight w:val="white"/>
        </w:rPr>
      </w:pPr>
      <w:r w:rsidRPr="00903DBA">
        <w:rPr>
          <w:highlight w:val="white"/>
        </w:rPr>
        <w:t xml:space="preserve">    input = scanChar();</w:t>
      </w:r>
    </w:p>
    <w:p w14:paraId="1146F708" w14:textId="77777777" w:rsidR="00442030" w:rsidRPr="00903DBA" w:rsidRDefault="00442030" w:rsidP="00A15E99">
      <w:pPr>
        <w:pStyle w:val="Code"/>
        <w:rPr>
          <w:highlight w:val="white"/>
        </w:rPr>
      </w:pPr>
      <w:r w:rsidRPr="00903DBA">
        <w:rPr>
          <w:highlight w:val="white"/>
        </w:rPr>
        <w:t xml:space="preserve">    found = TRUE;</w:t>
      </w:r>
    </w:p>
    <w:p w14:paraId="6A7F9C82" w14:textId="77777777" w:rsidR="00442030" w:rsidRPr="00903DBA" w:rsidRDefault="00442030" w:rsidP="00A15E99">
      <w:pPr>
        <w:pStyle w:val="Code"/>
        <w:rPr>
          <w:highlight w:val="white"/>
        </w:rPr>
      </w:pPr>
      <w:r w:rsidRPr="00903DBA">
        <w:rPr>
          <w:highlight w:val="white"/>
        </w:rPr>
        <w:t xml:space="preserve">  }</w:t>
      </w:r>
    </w:p>
    <w:p w14:paraId="3CA426AE" w14:textId="77777777" w:rsidR="00442030" w:rsidRPr="00903DBA" w:rsidRDefault="00442030" w:rsidP="00A15E99">
      <w:pPr>
        <w:pStyle w:val="Code"/>
        <w:rPr>
          <w:highlight w:val="white"/>
        </w:rPr>
      </w:pPr>
    </w:p>
    <w:p w14:paraId="006CB9EE" w14:textId="77777777" w:rsidR="00442030" w:rsidRPr="00903DBA" w:rsidRDefault="00442030" w:rsidP="00A15E99">
      <w:pPr>
        <w:pStyle w:val="Code"/>
        <w:rPr>
          <w:highlight w:val="white"/>
        </w:rPr>
      </w:pPr>
      <w:r w:rsidRPr="00903DBA">
        <w:rPr>
          <w:highlight w:val="white"/>
        </w:rPr>
        <w:t xml:space="preserve">  if (minus) {</w:t>
      </w:r>
    </w:p>
    <w:p w14:paraId="66259555" w14:textId="77777777" w:rsidR="00442030" w:rsidRPr="00903DBA" w:rsidRDefault="00442030" w:rsidP="00A15E99">
      <w:pPr>
        <w:pStyle w:val="Code"/>
        <w:rPr>
          <w:highlight w:val="white"/>
        </w:rPr>
      </w:pPr>
      <w:r w:rsidRPr="00903DBA">
        <w:rPr>
          <w:highlight w:val="white"/>
        </w:rPr>
        <w:t xml:space="preserve">    longValue = -longValue;</w:t>
      </w:r>
    </w:p>
    <w:p w14:paraId="4ADECEB9" w14:textId="77777777" w:rsidR="00442030" w:rsidRPr="00903DBA" w:rsidRDefault="00442030" w:rsidP="00A15E99">
      <w:pPr>
        <w:pStyle w:val="Code"/>
        <w:rPr>
          <w:highlight w:val="white"/>
        </w:rPr>
      </w:pPr>
      <w:r w:rsidRPr="00903DBA">
        <w:rPr>
          <w:highlight w:val="white"/>
        </w:rPr>
        <w:t xml:space="preserve">  }</w:t>
      </w:r>
    </w:p>
    <w:p w14:paraId="60AD6346" w14:textId="77777777" w:rsidR="00442030" w:rsidRPr="00903DBA" w:rsidRDefault="00442030" w:rsidP="00A15E99">
      <w:pPr>
        <w:pStyle w:val="Code"/>
        <w:rPr>
          <w:highlight w:val="white"/>
        </w:rPr>
      </w:pPr>
    </w:p>
    <w:p w14:paraId="76C66CFC" w14:textId="77777777" w:rsidR="00442030" w:rsidRPr="00903DBA" w:rsidRDefault="00442030" w:rsidP="00A15E99">
      <w:pPr>
        <w:pStyle w:val="Code"/>
        <w:rPr>
          <w:highlight w:val="white"/>
        </w:rPr>
      </w:pPr>
      <w:r w:rsidRPr="00903DBA">
        <w:rPr>
          <w:highlight w:val="white"/>
        </w:rPr>
        <w:t xml:space="preserve">  if (found) {</w:t>
      </w:r>
    </w:p>
    <w:p w14:paraId="355009B7" w14:textId="77777777" w:rsidR="00442030" w:rsidRPr="00903DBA" w:rsidRDefault="00442030" w:rsidP="00A15E99">
      <w:pPr>
        <w:pStyle w:val="Code"/>
        <w:rPr>
          <w:highlight w:val="white"/>
        </w:rPr>
      </w:pPr>
      <w:r w:rsidRPr="00903DBA">
        <w:rPr>
          <w:highlight w:val="white"/>
        </w:rPr>
        <w:t xml:space="preserve">    ++g_inCount;</w:t>
      </w:r>
    </w:p>
    <w:p w14:paraId="5A918938" w14:textId="77777777" w:rsidR="00442030" w:rsidRPr="00903DBA" w:rsidRDefault="00442030" w:rsidP="00A15E99">
      <w:pPr>
        <w:pStyle w:val="Code"/>
        <w:rPr>
          <w:highlight w:val="white"/>
        </w:rPr>
      </w:pPr>
      <w:r w:rsidRPr="00903DBA">
        <w:rPr>
          <w:highlight w:val="white"/>
        </w:rPr>
        <w:t xml:space="preserve">  }</w:t>
      </w:r>
    </w:p>
    <w:p w14:paraId="1C4A1E16" w14:textId="77777777" w:rsidR="00442030" w:rsidRPr="00903DBA" w:rsidRDefault="00442030" w:rsidP="00A15E99">
      <w:pPr>
        <w:pStyle w:val="Code"/>
        <w:rPr>
          <w:highlight w:val="white"/>
        </w:rPr>
      </w:pPr>
    </w:p>
    <w:p w14:paraId="6270E551" w14:textId="77777777" w:rsidR="00442030" w:rsidRPr="00903DBA" w:rsidRDefault="00442030" w:rsidP="00A15E99">
      <w:pPr>
        <w:pStyle w:val="Code"/>
        <w:rPr>
          <w:highlight w:val="white"/>
        </w:rPr>
      </w:pPr>
      <w:r w:rsidRPr="00903DBA">
        <w:rPr>
          <w:highlight w:val="white"/>
        </w:rPr>
        <w:t xml:space="preserve">  unscanChar(input);</w:t>
      </w:r>
    </w:p>
    <w:p w14:paraId="201A3E87" w14:textId="77777777" w:rsidR="00442030" w:rsidRPr="00903DBA" w:rsidRDefault="00442030" w:rsidP="00A15E99">
      <w:pPr>
        <w:pStyle w:val="Code"/>
        <w:rPr>
          <w:highlight w:val="white"/>
        </w:rPr>
      </w:pPr>
      <w:r w:rsidRPr="00903DBA">
        <w:rPr>
          <w:highlight w:val="white"/>
        </w:rPr>
        <w:t xml:space="preserve">  return longValue;</w:t>
      </w:r>
    </w:p>
    <w:p w14:paraId="29DD7C50" w14:textId="77777777" w:rsidR="00442030" w:rsidRPr="00903DBA" w:rsidRDefault="00442030" w:rsidP="00A15E99">
      <w:pPr>
        <w:pStyle w:val="Code"/>
        <w:rPr>
          <w:highlight w:val="white"/>
        </w:rPr>
      </w:pPr>
      <w:r w:rsidRPr="00903DBA">
        <w:rPr>
          <w:highlight w:val="white"/>
        </w:rPr>
        <w:t>}</w:t>
      </w:r>
    </w:p>
    <w:p w14:paraId="30F6D68A" w14:textId="77777777" w:rsidR="00442030" w:rsidRPr="00903DBA" w:rsidRDefault="00442030" w:rsidP="00A15E99">
      <w:pPr>
        <w:pStyle w:val="Code"/>
        <w:rPr>
          <w:highlight w:val="white"/>
        </w:rPr>
      </w:pPr>
    </w:p>
    <w:p w14:paraId="08913EEF" w14:textId="77777777" w:rsidR="00442030" w:rsidRPr="00903DBA" w:rsidRDefault="00442030" w:rsidP="00A15E99">
      <w:pPr>
        <w:pStyle w:val="Code"/>
        <w:rPr>
          <w:highlight w:val="white"/>
        </w:rPr>
      </w:pPr>
      <w:r w:rsidRPr="00903DBA">
        <w:rPr>
          <w:highlight w:val="white"/>
        </w:rPr>
        <w:t>unsigned long scanUnsignedLongInt(int base) {</w:t>
      </w:r>
    </w:p>
    <w:p w14:paraId="4727FF49" w14:textId="77777777" w:rsidR="00442030" w:rsidRPr="00903DBA" w:rsidRDefault="00442030" w:rsidP="00A15E99">
      <w:pPr>
        <w:pStyle w:val="Code"/>
        <w:rPr>
          <w:highlight w:val="white"/>
        </w:rPr>
      </w:pPr>
      <w:r w:rsidRPr="00903DBA">
        <w:rPr>
          <w:highlight w:val="white"/>
        </w:rPr>
        <w:t xml:space="preserve">  unsigned long unsignedLongValue = 0, digit;</w:t>
      </w:r>
    </w:p>
    <w:p w14:paraId="647970A7" w14:textId="77777777" w:rsidR="00442030" w:rsidRPr="00903DBA" w:rsidRDefault="00442030" w:rsidP="00A15E99">
      <w:pPr>
        <w:pStyle w:val="Code"/>
        <w:rPr>
          <w:highlight w:val="white"/>
        </w:rPr>
      </w:pPr>
      <w:r w:rsidRPr="00903DBA">
        <w:rPr>
          <w:highlight w:val="white"/>
        </w:rPr>
        <w:t xml:space="preserve">  char input = scanChar();</w:t>
      </w:r>
    </w:p>
    <w:p w14:paraId="21E3AE68" w14:textId="77777777" w:rsidR="00442030" w:rsidRPr="00903DBA" w:rsidRDefault="00442030" w:rsidP="00A15E99">
      <w:pPr>
        <w:pStyle w:val="Code"/>
        <w:rPr>
          <w:highlight w:val="white"/>
        </w:rPr>
      </w:pPr>
      <w:r w:rsidRPr="00903DBA">
        <w:rPr>
          <w:highlight w:val="white"/>
        </w:rPr>
        <w:t xml:space="preserve">  BOOL found = TRUE;</w:t>
      </w:r>
    </w:p>
    <w:p w14:paraId="36A6894C" w14:textId="77777777" w:rsidR="00442030" w:rsidRPr="00903DBA" w:rsidRDefault="00442030" w:rsidP="00A15E99">
      <w:pPr>
        <w:pStyle w:val="Code"/>
        <w:rPr>
          <w:highlight w:val="white"/>
        </w:rPr>
      </w:pPr>
    </w:p>
    <w:p w14:paraId="2DEE0752" w14:textId="77777777" w:rsidR="00442030" w:rsidRPr="00903DBA" w:rsidRDefault="00442030" w:rsidP="00A15E99">
      <w:pPr>
        <w:pStyle w:val="Code"/>
        <w:rPr>
          <w:highlight w:val="white"/>
        </w:rPr>
      </w:pPr>
      <w:r w:rsidRPr="00903DBA">
        <w:rPr>
          <w:highlight w:val="white"/>
        </w:rPr>
        <w:t xml:space="preserve">  while (isspace(input)) {</w:t>
      </w:r>
    </w:p>
    <w:p w14:paraId="1F9B9F0C" w14:textId="77777777" w:rsidR="00442030" w:rsidRPr="00903DBA" w:rsidRDefault="00442030" w:rsidP="00A15E99">
      <w:pPr>
        <w:pStyle w:val="Code"/>
        <w:rPr>
          <w:highlight w:val="white"/>
        </w:rPr>
      </w:pPr>
      <w:r w:rsidRPr="00903DBA">
        <w:rPr>
          <w:highlight w:val="white"/>
        </w:rPr>
        <w:t xml:space="preserve">    input = scanChar();</w:t>
      </w:r>
    </w:p>
    <w:p w14:paraId="30314310" w14:textId="77777777" w:rsidR="00442030" w:rsidRPr="00903DBA" w:rsidRDefault="00442030" w:rsidP="00A15E99">
      <w:pPr>
        <w:pStyle w:val="Code"/>
        <w:rPr>
          <w:highlight w:val="white"/>
        </w:rPr>
      </w:pPr>
      <w:r w:rsidRPr="00903DBA">
        <w:rPr>
          <w:highlight w:val="white"/>
        </w:rPr>
        <w:t xml:space="preserve">  }</w:t>
      </w:r>
    </w:p>
    <w:p w14:paraId="6CE67D06" w14:textId="77777777" w:rsidR="00442030" w:rsidRPr="00903DBA" w:rsidRDefault="00442030" w:rsidP="00A15E99">
      <w:pPr>
        <w:pStyle w:val="Code"/>
        <w:rPr>
          <w:highlight w:val="white"/>
        </w:rPr>
      </w:pPr>
    </w:p>
    <w:p w14:paraId="61574291" w14:textId="77777777" w:rsidR="00442030" w:rsidRPr="00903DBA" w:rsidRDefault="00442030" w:rsidP="00A15E99">
      <w:pPr>
        <w:pStyle w:val="Code"/>
        <w:rPr>
          <w:highlight w:val="white"/>
        </w:rPr>
      </w:pPr>
      <w:r w:rsidRPr="00903DBA">
        <w:rPr>
          <w:highlight w:val="white"/>
        </w:rPr>
        <w:t xml:space="preserve">  if (input == '+') {</w:t>
      </w:r>
    </w:p>
    <w:p w14:paraId="6BA1AA63" w14:textId="77777777" w:rsidR="00442030" w:rsidRPr="00903DBA" w:rsidRDefault="00442030" w:rsidP="00A15E99">
      <w:pPr>
        <w:pStyle w:val="Code"/>
        <w:rPr>
          <w:highlight w:val="white"/>
        </w:rPr>
      </w:pPr>
      <w:r w:rsidRPr="00903DBA">
        <w:rPr>
          <w:highlight w:val="white"/>
        </w:rPr>
        <w:t xml:space="preserve">    input = scanChar();</w:t>
      </w:r>
    </w:p>
    <w:p w14:paraId="34127F84" w14:textId="77777777" w:rsidR="00442030" w:rsidRPr="00903DBA" w:rsidRDefault="00442030" w:rsidP="00A15E99">
      <w:pPr>
        <w:pStyle w:val="Code"/>
        <w:rPr>
          <w:highlight w:val="white"/>
        </w:rPr>
      </w:pPr>
      <w:r w:rsidRPr="00903DBA">
        <w:rPr>
          <w:highlight w:val="white"/>
        </w:rPr>
        <w:t xml:space="preserve">  }</w:t>
      </w:r>
    </w:p>
    <w:p w14:paraId="44B2C5FE" w14:textId="77777777" w:rsidR="00442030" w:rsidRPr="00903DBA" w:rsidRDefault="00442030" w:rsidP="00A15E99">
      <w:pPr>
        <w:pStyle w:val="Code"/>
        <w:rPr>
          <w:highlight w:val="white"/>
        </w:rPr>
      </w:pPr>
    </w:p>
    <w:p w14:paraId="19626F5A" w14:textId="77777777" w:rsidR="00442030" w:rsidRPr="00903DBA" w:rsidRDefault="00442030" w:rsidP="00A15E99">
      <w:pPr>
        <w:pStyle w:val="Code"/>
        <w:rPr>
          <w:highlight w:val="white"/>
        </w:rPr>
      </w:pPr>
      <w:r w:rsidRPr="00903DBA">
        <w:rPr>
          <w:highlight w:val="white"/>
        </w:rPr>
        <w:t xml:space="preserve">  if (base == 0) {</w:t>
      </w:r>
    </w:p>
    <w:p w14:paraId="70568D82" w14:textId="77777777" w:rsidR="00442030" w:rsidRPr="00903DBA" w:rsidRDefault="00442030" w:rsidP="00A15E99">
      <w:pPr>
        <w:pStyle w:val="Code"/>
        <w:rPr>
          <w:highlight w:val="white"/>
        </w:rPr>
      </w:pPr>
      <w:r w:rsidRPr="00903DBA">
        <w:rPr>
          <w:highlight w:val="white"/>
        </w:rPr>
        <w:t xml:space="preserve">    if (input == '0') {</w:t>
      </w:r>
    </w:p>
    <w:p w14:paraId="437FAECF" w14:textId="77777777" w:rsidR="00442030" w:rsidRPr="00903DBA" w:rsidRDefault="00442030" w:rsidP="00A15E99">
      <w:pPr>
        <w:pStyle w:val="Code"/>
        <w:rPr>
          <w:highlight w:val="white"/>
        </w:rPr>
      </w:pPr>
      <w:r w:rsidRPr="00903DBA">
        <w:rPr>
          <w:highlight w:val="white"/>
        </w:rPr>
        <w:t xml:space="preserve">      input = scanChar();</w:t>
      </w:r>
    </w:p>
    <w:p w14:paraId="14621B56" w14:textId="77777777" w:rsidR="00442030" w:rsidRPr="00903DBA" w:rsidRDefault="00442030" w:rsidP="00A15E99">
      <w:pPr>
        <w:pStyle w:val="Code"/>
        <w:rPr>
          <w:highlight w:val="white"/>
        </w:rPr>
      </w:pPr>
    </w:p>
    <w:p w14:paraId="12BF6772" w14:textId="77777777" w:rsidR="00442030" w:rsidRPr="00903DBA" w:rsidRDefault="00442030" w:rsidP="00A15E99">
      <w:pPr>
        <w:pStyle w:val="Code"/>
        <w:rPr>
          <w:highlight w:val="white"/>
        </w:rPr>
      </w:pPr>
      <w:r w:rsidRPr="00903DBA">
        <w:rPr>
          <w:highlight w:val="white"/>
        </w:rPr>
        <w:t xml:space="preserve">      if (tolower(input) == 'x') {</w:t>
      </w:r>
    </w:p>
    <w:p w14:paraId="53F0328A" w14:textId="77777777" w:rsidR="00442030" w:rsidRPr="00903DBA" w:rsidRDefault="00442030" w:rsidP="00A15E99">
      <w:pPr>
        <w:pStyle w:val="Code"/>
        <w:rPr>
          <w:highlight w:val="white"/>
        </w:rPr>
      </w:pPr>
      <w:r w:rsidRPr="00903DBA">
        <w:rPr>
          <w:highlight w:val="white"/>
        </w:rPr>
        <w:t xml:space="preserve">        base = 16;</w:t>
      </w:r>
    </w:p>
    <w:p w14:paraId="40CFC5D4" w14:textId="77777777" w:rsidR="00442030" w:rsidRPr="00903DBA" w:rsidRDefault="00442030" w:rsidP="00A15E99">
      <w:pPr>
        <w:pStyle w:val="Code"/>
        <w:rPr>
          <w:highlight w:val="white"/>
        </w:rPr>
      </w:pPr>
      <w:r w:rsidRPr="00903DBA">
        <w:rPr>
          <w:highlight w:val="white"/>
        </w:rPr>
        <w:t xml:space="preserve">        input = scanChar();</w:t>
      </w:r>
    </w:p>
    <w:p w14:paraId="7DE52CDB" w14:textId="77777777" w:rsidR="00442030" w:rsidRPr="00903DBA" w:rsidRDefault="00442030" w:rsidP="00A15E99">
      <w:pPr>
        <w:pStyle w:val="Code"/>
        <w:rPr>
          <w:highlight w:val="white"/>
        </w:rPr>
      </w:pPr>
      <w:r w:rsidRPr="00903DBA">
        <w:rPr>
          <w:highlight w:val="white"/>
        </w:rPr>
        <w:t xml:space="preserve">      }</w:t>
      </w:r>
    </w:p>
    <w:p w14:paraId="5BF6BB67" w14:textId="77777777" w:rsidR="00442030" w:rsidRPr="00903DBA" w:rsidRDefault="00442030" w:rsidP="00A15E99">
      <w:pPr>
        <w:pStyle w:val="Code"/>
        <w:rPr>
          <w:highlight w:val="white"/>
        </w:rPr>
      </w:pPr>
      <w:r w:rsidRPr="00903DBA">
        <w:rPr>
          <w:highlight w:val="white"/>
        </w:rPr>
        <w:t xml:space="preserve">      else {</w:t>
      </w:r>
    </w:p>
    <w:p w14:paraId="23804359" w14:textId="77777777" w:rsidR="00442030" w:rsidRPr="00903DBA" w:rsidRDefault="00442030" w:rsidP="00A15E99">
      <w:pPr>
        <w:pStyle w:val="Code"/>
        <w:rPr>
          <w:highlight w:val="white"/>
        </w:rPr>
      </w:pPr>
      <w:r w:rsidRPr="00903DBA">
        <w:rPr>
          <w:highlight w:val="white"/>
        </w:rPr>
        <w:t xml:space="preserve">        base = 8;</w:t>
      </w:r>
    </w:p>
    <w:p w14:paraId="0AA47A83" w14:textId="77777777" w:rsidR="00442030" w:rsidRPr="00903DBA" w:rsidRDefault="00442030" w:rsidP="00A15E99">
      <w:pPr>
        <w:pStyle w:val="Code"/>
        <w:rPr>
          <w:highlight w:val="white"/>
        </w:rPr>
      </w:pPr>
      <w:r w:rsidRPr="00903DBA">
        <w:rPr>
          <w:highlight w:val="white"/>
        </w:rPr>
        <w:t xml:space="preserve">      }</w:t>
      </w:r>
    </w:p>
    <w:p w14:paraId="62FCAA83" w14:textId="77777777" w:rsidR="00442030" w:rsidRPr="00903DBA" w:rsidRDefault="00442030" w:rsidP="00A15E99">
      <w:pPr>
        <w:pStyle w:val="Code"/>
        <w:rPr>
          <w:highlight w:val="white"/>
        </w:rPr>
      </w:pPr>
      <w:r w:rsidRPr="00903DBA">
        <w:rPr>
          <w:highlight w:val="white"/>
        </w:rPr>
        <w:t xml:space="preserve">    }</w:t>
      </w:r>
    </w:p>
    <w:p w14:paraId="122642E7" w14:textId="77777777" w:rsidR="00442030" w:rsidRPr="00903DBA" w:rsidRDefault="00442030" w:rsidP="00A15E99">
      <w:pPr>
        <w:pStyle w:val="Code"/>
        <w:rPr>
          <w:highlight w:val="white"/>
        </w:rPr>
      </w:pPr>
      <w:r w:rsidRPr="00903DBA">
        <w:rPr>
          <w:highlight w:val="white"/>
        </w:rPr>
        <w:t xml:space="preserve">    else {</w:t>
      </w:r>
    </w:p>
    <w:p w14:paraId="60E14D31" w14:textId="77777777" w:rsidR="00442030" w:rsidRPr="00903DBA" w:rsidRDefault="00442030" w:rsidP="00A15E99">
      <w:pPr>
        <w:pStyle w:val="Code"/>
        <w:rPr>
          <w:highlight w:val="white"/>
        </w:rPr>
      </w:pPr>
      <w:r w:rsidRPr="00903DBA">
        <w:rPr>
          <w:highlight w:val="white"/>
        </w:rPr>
        <w:t xml:space="preserve">      base = 10;</w:t>
      </w:r>
    </w:p>
    <w:p w14:paraId="3E5B3043" w14:textId="77777777" w:rsidR="00442030" w:rsidRPr="00903DBA" w:rsidRDefault="00442030" w:rsidP="00A15E99">
      <w:pPr>
        <w:pStyle w:val="Code"/>
        <w:rPr>
          <w:highlight w:val="white"/>
        </w:rPr>
      </w:pPr>
      <w:r w:rsidRPr="00903DBA">
        <w:rPr>
          <w:highlight w:val="white"/>
        </w:rPr>
        <w:t xml:space="preserve">    }</w:t>
      </w:r>
    </w:p>
    <w:p w14:paraId="4B573D8D" w14:textId="77777777" w:rsidR="00442030" w:rsidRPr="00903DBA" w:rsidRDefault="00442030" w:rsidP="00A15E99">
      <w:pPr>
        <w:pStyle w:val="Code"/>
        <w:rPr>
          <w:highlight w:val="white"/>
        </w:rPr>
      </w:pPr>
      <w:r w:rsidRPr="00903DBA">
        <w:rPr>
          <w:highlight w:val="white"/>
        </w:rPr>
        <w:t xml:space="preserve">  }</w:t>
      </w:r>
    </w:p>
    <w:p w14:paraId="6CE12170" w14:textId="77777777" w:rsidR="00442030" w:rsidRPr="00903DBA" w:rsidRDefault="00442030" w:rsidP="00A15E99">
      <w:pPr>
        <w:pStyle w:val="Code"/>
        <w:rPr>
          <w:highlight w:val="white"/>
        </w:rPr>
      </w:pPr>
    </w:p>
    <w:p w14:paraId="13CCB004" w14:textId="77777777" w:rsidR="00442030" w:rsidRPr="00903DBA" w:rsidRDefault="00442030" w:rsidP="00A15E99">
      <w:pPr>
        <w:pStyle w:val="Code"/>
        <w:rPr>
          <w:highlight w:val="white"/>
        </w:rPr>
      </w:pPr>
      <w:r w:rsidRPr="00903DBA">
        <w:rPr>
          <w:highlight w:val="white"/>
        </w:rPr>
        <w:t xml:space="preserve">  while (isDigitInBase(input, base)) {</w:t>
      </w:r>
    </w:p>
    <w:p w14:paraId="2E893357" w14:textId="77777777" w:rsidR="00442030" w:rsidRPr="00903DBA" w:rsidRDefault="00442030" w:rsidP="00A15E99">
      <w:pPr>
        <w:pStyle w:val="Code"/>
        <w:rPr>
          <w:highlight w:val="white"/>
        </w:rPr>
      </w:pPr>
      <w:r w:rsidRPr="00903DBA">
        <w:rPr>
          <w:highlight w:val="white"/>
        </w:rPr>
        <w:t xml:space="preserve">    unsignedLongValue *= base;</w:t>
      </w:r>
    </w:p>
    <w:p w14:paraId="608358AF" w14:textId="77777777" w:rsidR="00442030" w:rsidRPr="00903DBA" w:rsidRDefault="00442030" w:rsidP="00A15E99">
      <w:pPr>
        <w:pStyle w:val="Code"/>
        <w:rPr>
          <w:highlight w:val="white"/>
        </w:rPr>
      </w:pPr>
      <w:r w:rsidRPr="00903DBA">
        <w:rPr>
          <w:highlight w:val="white"/>
        </w:rPr>
        <w:t xml:space="preserve">    unsignedLongValue += digitToValue(input);</w:t>
      </w:r>
    </w:p>
    <w:p w14:paraId="29EE27BD" w14:textId="77777777" w:rsidR="00442030" w:rsidRPr="00903DBA" w:rsidRDefault="00442030" w:rsidP="00A15E99">
      <w:pPr>
        <w:pStyle w:val="Code"/>
        <w:rPr>
          <w:highlight w:val="white"/>
        </w:rPr>
      </w:pPr>
      <w:r w:rsidRPr="00903DBA">
        <w:rPr>
          <w:highlight w:val="white"/>
        </w:rPr>
        <w:t xml:space="preserve">    found = TRUE;</w:t>
      </w:r>
    </w:p>
    <w:p w14:paraId="3077424C" w14:textId="77777777" w:rsidR="00442030" w:rsidRPr="00903DBA" w:rsidRDefault="00442030" w:rsidP="00A15E99">
      <w:pPr>
        <w:pStyle w:val="Code"/>
        <w:rPr>
          <w:highlight w:val="white"/>
        </w:rPr>
      </w:pPr>
      <w:r w:rsidRPr="00903DBA">
        <w:rPr>
          <w:highlight w:val="white"/>
        </w:rPr>
        <w:t xml:space="preserve">    input = scanChar();</w:t>
      </w:r>
    </w:p>
    <w:p w14:paraId="6A371FC5" w14:textId="77777777" w:rsidR="00442030" w:rsidRPr="00903DBA" w:rsidRDefault="00442030" w:rsidP="00A15E99">
      <w:pPr>
        <w:pStyle w:val="Code"/>
        <w:rPr>
          <w:highlight w:val="white"/>
        </w:rPr>
      </w:pPr>
      <w:r w:rsidRPr="00903DBA">
        <w:rPr>
          <w:highlight w:val="white"/>
        </w:rPr>
        <w:t xml:space="preserve">  }</w:t>
      </w:r>
    </w:p>
    <w:p w14:paraId="5FCAB151" w14:textId="77777777" w:rsidR="00442030" w:rsidRPr="00903DBA" w:rsidRDefault="00442030" w:rsidP="00A15E99">
      <w:pPr>
        <w:pStyle w:val="Code"/>
        <w:rPr>
          <w:highlight w:val="white"/>
        </w:rPr>
      </w:pPr>
    </w:p>
    <w:p w14:paraId="7E0147B7" w14:textId="77777777" w:rsidR="00442030" w:rsidRPr="00903DBA" w:rsidRDefault="00442030" w:rsidP="00A15E99">
      <w:pPr>
        <w:pStyle w:val="Code"/>
        <w:rPr>
          <w:highlight w:val="white"/>
        </w:rPr>
      </w:pPr>
      <w:r w:rsidRPr="00903DBA">
        <w:rPr>
          <w:highlight w:val="white"/>
        </w:rPr>
        <w:t xml:space="preserve">  if (found) {</w:t>
      </w:r>
    </w:p>
    <w:p w14:paraId="122928C6" w14:textId="77777777" w:rsidR="00442030" w:rsidRPr="00903DBA" w:rsidRDefault="00442030" w:rsidP="00A15E99">
      <w:pPr>
        <w:pStyle w:val="Code"/>
        <w:rPr>
          <w:highlight w:val="white"/>
        </w:rPr>
      </w:pPr>
      <w:r w:rsidRPr="00903DBA">
        <w:rPr>
          <w:highlight w:val="white"/>
        </w:rPr>
        <w:t xml:space="preserve">    ++g_inCount;</w:t>
      </w:r>
    </w:p>
    <w:p w14:paraId="500DFFFB" w14:textId="77777777" w:rsidR="00442030" w:rsidRPr="00903DBA" w:rsidRDefault="00442030" w:rsidP="00A15E99">
      <w:pPr>
        <w:pStyle w:val="Code"/>
        <w:rPr>
          <w:highlight w:val="white"/>
        </w:rPr>
      </w:pPr>
      <w:r w:rsidRPr="00903DBA">
        <w:rPr>
          <w:highlight w:val="white"/>
        </w:rPr>
        <w:t xml:space="preserve">  }</w:t>
      </w:r>
    </w:p>
    <w:p w14:paraId="44222809" w14:textId="77777777" w:rsidR="00442030" w:rsidRPr="00903DBA" w:rsidRDefault="00442030" w:rsidP="00A15E99">
      <w:pPr>
        <w:pStyle w:val="Code"/>
        <w:rPr>
          <w:highlight w:val="white"/>
        </w:rPr>
      </w:pPr>
    </w:p>
    <w:p w14:paraId="6D66B1AA" w14:textId="77777777" w:rsidR="00442030" w:rsidRPr="00903DBA" w:rsidRDefault="00442030" w:rsidP="00A15E99">
      <w:pPr>
        <w:pStyle w:val="Code"/>
        <w:rPr>
          <w:highlight w:val="white"/>
        </w:rPr>
      </w:pPr>
      <w:r w:rsidRPr="00903DBA">
        <w:rPr>
          <w:highlight w:val="white"/>
        </w:rPr>
        <w:t xml:space="preserve">  unscanChar(input);</w:t>
      </w:r>
    </w:p>
    <w:p w14:paraId="17BAC324" w14:textId="77777777" w:rsidR="00442030" w:rsidRPr="00903DBA" w:rsidRDefault="00442030" w:rsidP="00A15E99">
      <w:pPr>
        <w:pStyle w:val="Code"/>
        <w:rPr>
          <w:highlight w:val="white"/>
        </w:rPr>
      </w:pPr>
      <w:r w:rsidRPr="00903DBA">
        <w:rPr>
          <w:highlight w:val="white"/>
        </w:rPr>
        <w:t xml:space="preserve">  return unsignedLongValue;</w:t>
      </w:r>
    </w:p>
    <w:p w14:paraId="72DD03A2" w14:textId="77777777" w:rsidR="00442030" w:rsidRPr="00903DBA" w:rsidRDefault="00442030" w:rsidP="00A15E99">
      <w:pPr>
        <w:pStyle w:val="Code"/>
        <w:rPr>
          <w:highlight w:val="white"/>
        </w:rPr>
      </w:pPr>
      <w:r w:rsidRPr="00903DBA">
        <w:rPr>
          <w:highlight w:val="white"/>
        </w:rPr>
        <w:t>}</w:t>
      </w:r>
    </w:p>
    <w:p w14:paraId="23E1499A" w14:textId="77777777" w:rsidR="00442030" w:rsidRPr="00903DBA" w:rsidRDefault="00442030" w:rsidP="00A15E99">
      <w:pPr>
        <w:pStyle w:val="Code"/>
        <w:rPr>
          <w:highlight w:val="white"/>
        </w:rPr>
      </w:pPr>
    </w:p>
    <w:p w14:paraId="14D15437" w14:textId="77777777" w:rsidR="00442030" w:rsidRPr="00903DBA" w:rsidRDefault="00442030" w:rsidP="00A15E99">
      <w:pPr>
        <w:pStyle w:val="Code"/>
        <w:rPr>
          <w:highlight w:val="white"/>
        </w:rPr>
      </w:pPr>
      <w:r w:rsidRPr="00903DBA">
        <w:rPr>
          <w:highlight w:val="white"/>
        </w:rPr>
        <w:t>long double scanLongDouble(void) {</w:t>
      </w:r>
    </w:p>
    <w:p w14:paraId="3D988F75" w14:textId="77777777" w:rsidR="00442030" w:rsidRPr="00903DBA" w:rsidRDefault="00442030" w:rsidP="00A15E99">
      <w:pPr>
        <w:pStyle w:val="Code"/>
        <w:rPr>
          <w:highlight w:val="white"/>
        </w:rPr>
      </w:pPr>
      <w:r w:rsidRPr="00903DBA">
        <w:rPr>
          <w:highlight w:val="white"/>
        </w:rPr>
        <w:t xml:space="preserve">  BOOL minus = FALSE, found = FALSE;</w:t>
      </w:r>
    </w:p>
    <w:p w14:paraId="20C44E4D" w14:textId="77777777" w:rsidR="00442030" w:rsidRPr="00903DBA" w:rsidRDefault="00442030" w:rsidP="00A15E99">
      <w:pPr>
        <w:pStyle w:val="Code"/>
        <w:rPr>
          <w:highlight w:val="white"/>
        </w:rPr>
      </w:pPr>
      <w:r w:rsidRPr="00903DBA">
        <w:rPr>
          <w:highlight w:val="white"/>
        </w:rPr>
        <w:t xml:space="preserve">  long double value = 0.0L, factor = 1.0L;</w:t>
      </w:r>
    </w:p>
    <w:p w14:paraId="25FCAECD" w14:textId="77777777" w:rsidR="00442030" w:rsidRPr="00903DBA" w:rsidRDefault="00442030" w:rsidP="00A15E99">
      <w:pPr>
        <w:pStyle w:val="Code"/>
        <w:rPr>
          <w:highlight w:val="white"/>
        </w:rPr>
      </w:pPr>
      <w:r w:rsidRPr="00903DBA">
        <w:rPr>
          <w:highlight w:val="white"/>
        </w:rPr>
        <w:t xml:space="preserve">  char input = scanChar();</w:t>
      </w:r>
    </w:p>
    <w:p w14:paraId="69CAA53E" w14:textId="77777777" w:rsidR="00442030" w:rsidRPr="00903DBA" w:rsidRDefault="00442030" w:rsidP="00A15E99">
      <w:pPr>
        <w:pStyle w:val="Code"/>
        <w:rPr>
          <w:highlight w:val="white"/>
        </w:rPr>
      </w:pPr>
    </w:p>
    <w:p w14:paraId="1E323343" w14:textId="77777777" w:rsidR="00442030" w:rsidRPr="00903DBA" w:rsidRDefault="00442030" w:rsidP="00A15E99">
      <w:pPr>
        <w:pStyle w:val="Code"/>
        <w:rPr>
          <w:highlight w:val="white"/>
        </w:rPr>
      </w:pPr>
      <w:r w:rsidRPr="00903DBA">
        <w:rPr>
          <w:highlight w:val="white"/>
        </w:rPr>
        <w:t xml:space="preserve">  while (isspace(input)) {</w:t>
      </w:r>
    </w:p>
    <w:p w14:paraId="06E54EDC" w14:textId="77777777" w:rsidR="00442030" w:rsidRPr="00903DBA" w:rsidRDefault="00442030" w:rsidP="00A15E99">
      <w:pPr>
        <w:pStyle w:val="Code"/>
        <w:rPr>
          <w:highlight w:val="white"/>
        </w:rPr>
      </w:pPr>
      <w:r w:rsidRPr="00903DBA">
        <w:rPr>
          <w:highlight w:val="white"/>
        </w:rPr>
        <w:t xml:space="preserve">    input = scanChar();</w:t>
      </w:r>
    </w:p>
    <w:p w14:paraId="260F0645" w14:textId="77777777" w:rsidR="00442030" w:rsidRPr="00903DBA" w:rsidRDefault="00442030" w:rsidP="00A15E99">
      <w:pPr>
        <w:pStyle w:val="Code"/>
        <w:rPr>
          <w:highlight w:val="white"/>
        </w:rPr>
      </w:pPr>
      <w:r w:rsidRPr="00903DBA">
        <w:rPr>
          <w:highlight w:val="white"/>
        </w:rPr>
        <w:t xml:space="preserve">  }</w:t>
      </w:r>
    </w:p>
    <w:p w14:paraId="29704F52" w14:textId="77777777" w:rsidR="00442030" w:rsidRPr="00903DBA" w:rsidRDefault="00442030" w:rsidP="00A15E99">
      <w:pPr>
        <w:pStyle w:val="Code"/>
        <w:rPr>
          <w:highlight w:val="white"/>
        </w:rPr>
      </w:pPr>
    </w:p>
    <w:p w14:paraId="549FD6DA" w14:textId="77777777" w:rsidR="00442030" w:rsidRPr="00903DBA" w:rsidRDefault="00442030" w:rsidP="00A15E99">
      <w:pPr>
        <w:pStyle w:val="Code"/>
        <w:rPr>
          <w:highlight w:val="white"/>
        </w:rPr>
      </w:pPr>
      <w:r w:rsidRPr="00903DBA">
        <w:rPr>
          <w:highlight w:val="white"/>
        </w:rPr>
        <w:t xml:space="preserve">  if (input == '+') {</w:t>
      </w:r>
    </w:p>
    <w:p w14:paraId="13024FC6" w14:textId="77777777" w:rsidR="00442030" w:rsidRPr="00903DBA" w:rsidRDefault="00442030" w:rsidP="00A15E99">
      <w:pPr>
        <w:pStyle w:val="Code"/>
        <w:rPr>
          <w:highlight w:val="white"/>
        </w:rPr>
      </w:pPr>
      <w:r w:rsidRPr="00903DBA">
        <w:rPr>
          <w:highlight w:val="white"/>
        </w:rPr>
        <w:t xml:space="preserve">    input = scanChar();</w:t>
      </w:r>
    </w:p>
    <w:p w14:paraId="5ABB2BF4" w14:textId="77777777" w:rsidR="00442030" w:rsidRPr="00903DBA" w:rsidRDefault="00442030" w:rsidP="00A15E99">
      <w:pPr>
        <w:pStyle w:val="Code"/>
        <w:rPr>
          <w:highlight w:val="white"/>
        </w:rPr>
      </w:pPr>
      <w:r w:rsidRPr="00903DBA">
        <w:rPr>
          <w:highlight w:val="white"/>
        </w:rPr>
        <w:t xml:space="preserve">  }</w:t>
      </w:r>
    </w:p>
    <w:p w14:paraId="5992255A" w14:textId="77777777" w:rsidR="00442030" w:rsidRPr="00903DBA" w:rsidRDefault="00442030" w:rsidP="00A15E99">
      <w:pPr>
        <w:pStyle w:val="Code"/>
        <w:rPr>
          <w:highlight w:val="white"/>
        </w:rPr>
      </w:pPr>
      <w:r w:rsidRPr="00903DBA">
        <w:rPr>
          <w:highlight w:val="white"/>
        </w:rPr>
        <w:t xml:space="preserve">  else if (input == '-') {</w:t>
      </w:r>
    </w:p>
    <w:p w14:paraId="56AFD53F" w14:textId="77777777" w:rsidR="00442030" w:rsidRPr="00903DBA" w:rsidRDefault="00442030" w:rsidP="00A15E99">
      <w:pPr>
        <w:pStyle w:val="Code"/>
        <w:rPr>
          <w:highlight w:val="white"/>
        </w:rPr>
      </w:pPr>
      <w:r w:rsidRPr="00903DBA">
        <w:rPr>
          <w:highlight w:val="white"/>
        </w:rPr>
        <w:t xml:space="preserve">    minus = TRUE;</w:t>
      </w:r>
    </w:p>
    <w:p w14:paraId="3294ACC7" w14:textId="77777777" w:rsidR="00442030" w:rsidRPr="00903DBA" w:rsidRDefault="00442030" w:rsidP="00A15E99">
      <w:pPr>
        <w:pStyle w:val="Code"/>
        <w:rPr>
          <w:highlight w:val="white"/>
        </w:rPr>
      </w:pPr>
      <w:r w:rsidRPr="00903DBA">
        <w:rPr>
          <w:highlight w:val="white"/>
        </w:rPr>
        <w:t xml:space="preserve">    input = scanChar();</w:t>
      </w:r>
    </w:p>
    <w:p w14:paraId="0CB50E6F" w14:textId="77777777" w:rsidR="00442030" w:rsidRPr="00903DBA" w:rsidRDefault="00442030" w:rsidP="00A15E99">
      <w:pPr>
        <w:pStyle w:val="Code"/>
        <w:rPr>
          <w:highlight w:val="white"/>
        </w:rPr>
      </w:pPr>
      <w:r w:rsidRPr="00903DBA">
        <w:rPr>
          <w:highlight w:val="white"/>
        </w:rPr>
        <w:t xml:space="preserve">  }</w:t>
      </w:r>
    </w:p>
    <w:p w14:paraId="18F77E63" w14:textId="77777777" w:rsidR="00442030" w:rsidRPr="00903DBA" w:rsidRDefault="00442030" w:rsidP="00A15E99">
      <w:pPr>
        <w:pStyle w:val="Code"/>
        <w:rPr>
          <w:highlight w:val="white"/>
        </w:rPr>
      </w:pPr>
    </w:p>
    <w:p w14:paraId="69B84912" w14:textId="77777777" w:rsidR="00442030" w:rsidRPr="00903DBA" w:rsidRDefault="00442030" w:rsidP="00A15E99">
      <w:pPr>
        <w:pStyle w:val="Code"/>
        <w:rPr>
          <w:highlight w:val="white"/>
        </w:rPr>
      </w:pPr>
      <w:r w:rsidRPr="00903DBA">
        <w:rPr>
          <w:highlight w:val="white"/>
        </w:rPr>
        <w:t xml:space="preserve">  while (isdigit(input)) {</w:t>
      </w:r>
    </w:p>
    <w:p w14:paraId="5DD81EB7" w14:textId="77777777" w:rsidR="00442030" w:rsidRPr="00903DBA" w:rsidRDefault="00442030" w:rsidP="00A15E99">
      <w:pPr>
        <w:pStyle w:val="Code"/>
        <w:rPr>
          <w:highlight w:val="white"/>
        </w:rPr>
      </w:pPr>
      <w:r w:rsidRPr="00903DBA">
        <w:rPr>
          <w:highlight w:val="white"/>
        </w:rPr>
        <w:t xml:space="preserve">    value = (10.0L * value) + ((long double) (input - '0'));</w:t>
      </w:r>
    </w:p>
    <w:p w14:paraId="471F30E4" w14:textId="77777777" w:rsidR="00442030" w:rsidRPr="00903DBA" w:rsidRDefault="00442030" w:rsidP="00A15E99">
      <w:pPr>
        <w:pStyle w:val="Code"/>
        <w:rPr>
          <w:highlight w:val="white"/>
        </w:rPr>
      </w:pPr>
      <w:r w:rsidRPr="00903DBA">
        <w:rPr>
          <w:highlight w:val="white"/>
        </w:rPr>
        <w:t xml:space="preserve">    input = scanChar();</w:t>
      </w:r>
    </w:p>
    <w:p w14:paraId="12A36F93" w14:textId="77777777" w:rsidR="00442030" w:rsidRPr="00903DBA" w:rsidRDefault="00442030" w:rsidP="00A15E99">
      <w:pPr>
        <w:pStyle w:val="Code"/>
        <w:rPr>
          <w:highlight w:val="white"/>
        </w:rPr>
      </w:pPr>
      <w:r w:rsidRPr="00903DBA">
        <w:rPr>
          <w:highlight w:val="white"/>
        </w:rPr>
        <w:lastRenderedPageBreak/>
        <w:t xml:space="preserve">    found = TRUE;</w:t>
      </w:r>
    </w:p>
    <w:p w14:paraId="22FC1E97" w14:textId="77777777" w:rsidR="00442030" w:rsidRPr="00903DBA" w:rsidRDefault="00442030" w:rsidP="00A15E99">
      <w:pPr>
        <w:pStyle w:val="Code"/>
        <w:rPr>
          <w:highlight w:val="white"/>
        </w:rPr>
      </w:pPr>
      <w:r w:rsidRPr="00903DBA">
        <w:rPr>
          <w:highlight w:val="white"/>
        </w:rPr>
        <w:t xml:space="preserve">  }</w:t>
      </w:r>
    </w:p>
    <w:p w14:paraId="3D2E4592" w14:textId="77777777" w:rsidR="00442030" w:rsidRPr="00903DBA" w:rsidRDefault="00442030" w:rsidP="00A15E99">
      <w:pPr>
        <w:pStyle w:val="Code"/>
        <w:rPr>
          <w:highlight w:val="white"/>
        </w:rPr>
      </w:pPr>
    </w:p>
    <w:p w14:paraId="332FCD27" w14:textId="77777777" w:rsidR="00442030" w:rsidRPr="00903DBA" w:rsidRDefault="00442030" w:rsidP="00A15E99">
      <w:pPr>
        <w:pStyle w:val="Code"/>
        <w:rPr>
          <w:highlight w:val="white"/>
        </w:rPr>
      </w:pPr>
      <w:r w:rsidRPr="00903DBA">
        <w:rPr>
          <w:highlight w:val="white"/>
        </w:rPr>
        <w:t xml:space="preserve">  if (input == '.') {</w:t>
      </w:r>
    </w:p>
    <w:p w14:paraId="4BDE2636" w14:textId="77777777" w:rsidR="00442030" w:rsidRPr="00903DBA" w:rsidRDefault="00442030" w:rsidP="00A15E99">
      <w:pPr>
        <w:pStyle w:val="Code"/>
        <w:rPr>
          <w:highlight w:val="white"/>
        </w:rPr>
      </w:pPr>
      <w:r w:rsidRPr="00903DBA">
        <w:rPr>
          <w:highlight w:val="white"/>
        </w:rPr>
        <w:t xml:space="preserve">    input = scanChar();</w:t>
      </w:r>
    </w:p>
    <w:p w14:paraId="246CC5AD" w14:textId="77777777" w:rsidR="00442030" w:rsidRPr="00903DBA" w:rsidRDefault="00442030" w:rsidP="00A15E99">
      <w:pPr>
        <w:pStyle w:val="Code"/>
        <w:rPr>
          <w:highlight w:val="white"/>
        </w:rPr>
      </w:pPr>
    </w:p>
    <w:p w14:paraId="7BE85270" w14:textId="77777777" w:rsidR="00442030" w:rsidRPr="00903DBA" w:rsidRDefault="00442030" w:rsidP="00A15E99">
      <w:pPr>
        <w:pStyle w:val="Code"/>
        <w:rPr>
          <w:highlight w:val="white"/>
        </w:rPr>
      </w:pPr>
      <w:r w:rsidRPr="00903DBA">
        <w:rPr>
          <w:highlight w:val="white"/>
        </w:rPr>
        <w:t xml:space="preserve">    while (isdigit(input)) {</w:t>
      </w:r>
    </w:p>
    <w:p w14:paraId="1AAF95AA" w14:textId="77777777" w:rsidR="00442030" w:rsidRPr="00903DBA" w:rsidRDefault="00442030" w:rsidP="00A15E99">
      <w:pPr>
        <w:pStyle w:val="Code"/>
        <w:rPr>
          <w:highlight w:val="white"/>
        </w:rPr>
      </w:pPr>
      <w:r w:rsidRPr="00903DBA">
        <w:rPr>
          <w:highlight w:val="white"/>
        </w:rPr>
        <w:t xml:space="preserve">      factor /= 10.0L;</w:t>
      </w:r>
    </w:p>
    <w:p w14:paraId="5D0D61B7" w14:textId="77777777" w:rsidR="00442030" w:rsidRPr="00903DBA" w:rsidRDefault="00442030" w:rsidP="00A15E99">
      <w:pPr>
        <w:pStyle w:val="Code"/>
        <w:rPr>
          <w:highlight w:val="white"/>
        </w:rPr>
      </w:pPr>
      <w:r w:rsidRPr="00903DBA">
        <w:rPr>
          <w:highlight w:val="white"/>
        </w:rPr>
        <w:t xml:space="preserve">      value += factor * ((long double) (input - '0'));</w:t>
      </w:r>
    </w:p>
    <w:p w14:paraId="656A83D8" w14:textId="77777777" w:rsidR="00442030" w:rsidRPr="00903DBA" w:rsidRDefault="00442030" w:rsidP="00A15E99">
      <w:pPr>
        <w:pStyle w:val="Code"/>
        <w:rPr>
          <w:highlight w:val="white"/>
        </w:rPr>
      </w:pPr>
      <w:r w:rsidRPr="00903DBA">
        <w:rPr>
          <w:highlight w:val="white"/>
        </w:rPr>
        <w:t xml:space="preserve">      input = scanChar();</w:t>
      </w:r>
    </w:p>
    <w:p w14:paraId="4250D18E" w14:textId="77777777" w:rsidR="00442030" w:rsidRPr="00903DBA" w:rsidRDefault="00442030" w:rsidP="00A15E99">
      <w:pPr>
        <w:pStyle w:val="Code"/>
        <w:rPr>
          <w:highlight w:val="white"/>
        </w:rPr>
      </w:pPr>
      <w:r w:rsidRPr="00903DBA">
        <w:rPr>
          <w:highlight w:val="white"/>
        </w:rPr>
        <w:t xml:space="preserve">      found = TRUE;</w:t>
      </w:r>
    </w:p>
    <w:p w14:paraId="3184177E" w14:textId="77777777" w:rsidR="00442030" w:rsidRPr="00903DBA" w:rsidRDefault="00442030" w:rsidP="00A15E99">
      <w:pPr>
        <w:pStyle w:val="Code"/>
        <w:rPr>
          <w:highlight w:val="white"/>
        </w:rPr>
      </w:pPr>
      <w:r w:rsidRPr="00903DBA">
        <w:rPr>
          <w:highlight w:val="white"/>
        </w:rPr>
        <w:t xml:space="preserve">    }</w:t>
      </w:r>
    </w:p>
    <w:p w14:paraId="33860D9F" w14:textId="77777777" w:rsidR="00442030" w:rsidRPr="00903DBA" w:rsidRDefault="00442030" w:rsidP="00A15E99">
      <w:pPr>
        <w:pStyle w:val="Code"/>
        <w:rPr>
          <w:highlight w:val="white"/>
        </w:rPr>
      </w:pPr>
      <w:r w:rsidRPr="00903DBA">
        <w:rPr>
          <w:highlight w:val="white"/>
        </w:rPr>
        <w:t xml:space="preserve">  }</w:t>
      </w:r>
    </w:p>
    <w:p w14:paraId="38C5663A" w14:textId="77777777" w:rsidR="00442030" w:rsidRPr="00903DBA" w:rsidRDefault="00442030" w:rsidP="00A15E99">
      <w:pPr>
        <w:pStyle w:val="Code"/>
        <w:rPr>
          <w:highlight w:val="white"/>
        </w:rPr>
      </w:pPr>
    </w:p>
    <w:p w14:paraId="07EF9444" w14:textId="77777777" w:rsidR="00442030" w:rsidRPr="00903DBA" w:rsidRDefault="00442030" w:rsidP="00A15E99">
      <w:pPr>
        <w:pStyle w:val="Code"/>
        <w:rPr>
          <w:highlight w:val="white"/>
        </w:rPr>
      </w:pPr>
      <w:r w:rsidRPr="00903DBA">
        <w:rPr>
          <w:highlight w:val="white"/>
        </w:rPr>
        <w:t xml:space="preserve">  if (tolower(input) == 'e') {</w:t>
      </w:r>
    </w:p>
    <w:p w14:paraId="0D17BC57" w14:textId="77777777" w:rsidR="00442030" w:rsidRPr="00903DBA" w:rsidRDefault="00442030" w:rsidP="00A15E99">
      <w:pPr>
        <w:pStyle w:val="Code"/>
        <w:rPr>
          <w:highlight w:val="white"/>
        </w:rPr>
      </w:pPr>
      <w:r w:rsidRPr="00903DBA">
        <w:rPr>
          <w:highlight w:val="white"/>
        </w:rPr>
        <w:t xml:space="preserve">    double exponent = (double) scanLongInt(10);</w:t>
      </w:r>
    </w:p>
    <w:p w14:paraId="62A0FB98" w14:textId="77777777" w:rsidR="00442030" w:rsidRPr="00903DBA" w:rsidRDefault="00442030" w:rsidP="00A15E99">
      <w:pPr>
        <w:pStyle w:val="Code"/>
        <w:rPr>
          <w:highlight w:val="white"/>
        </w:rPr>
      </w:pPr>
      <w:r w:rsidRPr="00903DBA">
        <w:rPr>
          <w:highlight w:val="white"/>
        </w:rPr>
        <w:t xml:space="preserve">    value *= pow(10.0, exponent);</w:t>
      </w:r>
    </w:p>
    <w:p w14:paraId="54E0D394" w14:textId="77777777" w:rsidR="00442030" w:rsidRPr="00903DBA" w:rsidRDefault="00442030" w:rsidP="00A15E99">
      <w:pPr>
        <w:pStyle w:val="Code"/>
        <w:rPr>
          <w:highlight w:val="white"/>
        </w:rPr>
      </w:pPr>
      <w:r w:rsidRPr="00903DBA">
        <w:rPr>
          <w:highlight w:val="white"/>
        </w:rPr>
        <w:t xml:space="preserve">  }</w:t>
      </w:r>
    </w:p>
    <w:p w14:paraId="5021BB0B" w14:textId="77777777" w:rsidR="00442030" w:rsidRPr="00903DBA" w:rsidRDefault="00442030" w:rsidP="00A15E99">
      <w:pPr>
        <w:pStyle w:val="Code"/>
        <w:rPr>
          <w:highlight w:val="white"/>
        </w:rPr>
      </w:pPr>
      <w:r w:rsidRPr="00903DBA">
        <w:rPr>
          <w:highlight w:val="white"/>
        </w:rPr>
        <w:t xml:space="preserve">  else {</w:t>
      </w:r>
    </w:p>
    <w:p w14:paraId="39116C83" w14:textId="77777777" w:rsidR="00442030" w:rsidRPr="00903DBA" w:rsidRDefault="00442030" w:rsidP="00A15E99">
      <w:pPr>
        <w:pStyle w:val="Code"/>
        <w:rPr>
          <w:highlight w:val="white"/>
        </w:rPr>
      </w:pPr>
      <w:r w:rsidRPr="00903DBA">
        <w:rPr>
          <w:highlight w:val="white"/>
        </w:rPr>
        <w:t xml:space="preserve">    unscanChar(input);</w:t>
      </w:r>
    </w:p>
    <w:p w14:paraId="6C7CBD6C" w14:textId="77777777" w:rsidR="00442030" w:rsidRPr="00903DBA" w:rsidRDefault="00442030" w:rsidP="00A15E99">
      <w:pPr>
        <w:pStyle w:val="Code"/>
        <w:rPr>
          <w:highlight w:val="white"/>
        </w:rPr>
      </w:pPr>
      <w:r w:rsidRPr="00903DBA">
        <w:rPr>
          <w:highlight w:val="white"/>
        </w:rPr>
        <w:t xml:space="preserve">  }</w:t>
      </w:r>
    </w:p>
    <w:p w14:paraId="087BBE4A" w14:textId="77777777" w:rsidR="00442030" w:rsidRPr="00903DBA" w:rsidRDefault="00442030" w:rsidP="00A15E99">
      <w:pPr>
        <w:pStyle w:val="Code"/>
        <w:rPr>
          <w:highlight w:val="white"/>
        </w:rPr>
      </w:pPr>
    </w:p>
    <w:p w14:paraId="0E3FDFA6" w14:textId="77777777" w:rsidR="00442030" w:rsidRPr="00903DBA" w:rsidRDefault="00442030" w:rsidP="00A15E99">
      <w:pPr>
        <w:pStyle w:val="Code"/>
        <w:rPr>
          <w:highlight w:val="white"/>
        </w:rPr>
      </w:pPr>
      <w:r w:rsidRPr="00903DBA">
        <w:rPr>
          <w:highlight w:val="white"/>
        </w:rPr>
        <w:t xml:space="preserve">  if (minus) {</w:t>
      </w:r>
    </w:p>
    <w:p w14:paraId="437390B6" w14:textId="77777777" w:rsidR="00442030" w:rsidRPr="00903DBA" w:rsidRDefault="00442030" w:rsidP="00A15E99">
      <w:pPr>
        <w:pStyle w:val="Code"/>
        <w:rPr>
          <w:highlight w:val="white"/>
        </w:rPr>
      </w:pPr>
      <w:r w:rsidRPr="00903DBA">
        <w:rPr>
          <w:highlight w:val="white"/>
        </w:rPr>
        <w:t xml:space="preserve">    value = -value;</w:t>
      </w:r>
    </w:p>
    <w:p w14:paraId="438372CE" w14:textId="77777777" w:rsidR="00442030" w:rsidRPr="00903DBA" w:rsidRDefault="00442030" w:rsidP="00A15E99">
      <w:pPr>
        <w:pStyle w:val="Code"/>
        <w:rPr>
          <w:highlight w:val="white"/>
        </w:rPr>
      </w:pPr>
      <w:r w:rsidRPr="00903DBA">
        <w:rPr>
          <w:highlight w:val="white"/>
        </w:rPr>
        <w:t xml:space="preserve">  }</w:t>
      </w:r>
    </w:p>
    <w:p w14:paraId="24D816C3" w14:textId="77777777" w:rsidR="00442030" w:rsidRPr="00903DBA" w:rsidRDefault="00442030" w:rsidP="00A15E99">
      <w:pPr>
        <w:pStyle w:val="Code"/>
        <w:rPr>
          <w:highlight w:val="white"/>
        </w:rPr>
      </w:pPr>
    </w:p>
    <w:p w14:paraId="10EE0D16" w14:textId="77777777" w:rsidR="00442030" w:rsidRPr="00903DBA" w:rsidRDefault="00442030" w:rsidP="00A15E99">
      <w:pPr>
        <w:pStyle w:val="Code"/>
        <w:rPr>
          <w:highlight w:val="white"/>
        </w:rPr>
      </w:pPr>
      <w:r w:rsidRPr="00903DBA">
        <w:rPr>
          <w:highlight w:val="white"/>
        </w:rPr>
        <w:t xml:space="preserve">  if (found) {</w:t>
      </w:r>
    </w:p>
    <w:p w14:paraId="1778BB18" w14:textId="77777777" w:rsidR="00442030" w:rsidRPr="00903DBA" w:rsidRDefault="00442030" w:rsidP="00A15E99">
      <w:pPr>
        <w:pStyle w:val="Code"/>
        <w:rPr>
          <w:highlight w:val="white"/>
        </w:rPr>
      </w:pPr>
      <w:r w:rsidRPr="00903DBA">
        <w:rPr>
          <w:highlight w:val="white"/>
        </w:rPr>
        <w:t xml:space="preserve">    ++g_inCount;</w:t>
      </w:r>
    </w:p>
    <w:p w14:paraId="0DAE40BE" w14:textId="77777777" w:rsidR="00442030" w:rsidRPr="00903DBA" w:rsidRDefault="00442030" w:rsidP="00A15E99">
      <w:pPr>
        <w:pStyle w:val="Code"/>
        <w:rPr>
          <w:highlight w:val="white"/>
        </w:rPr>
      </w:pPr>
      <w:r w:rsidRPr="00903DBA">
        <w:rPr>
          <w:highlight w:val="white"/>
        </w:rPr>
        <w:t xml:space="preserve">  }</w:t>
      </w:r>
    </w:p>
    <w:p w14:paraId="70F67543" w14:textId="77777777" w:rsidR="00442030" w:rsidRPr="00903DBA" w:rsidRDefault="00442030" w:rsidP="00A15E99">
      <w:pPr>
        <w:pStyle w:val="Code"/>
        <w:rPr>
          <w:highlight w:val="white"/>
        </w:rPr>
      </w:pPr>
    </w:p>
    <w:p w14:paraId="39FD8D0B" w14:textId="77777777" w:rsidR="00442030" w:rsidRPr="00903DBA" w:rsidRDefault="00442030" w:rsidP="00A15E99">
      <w:pPr>
        <w:pStyle w:val="Code"/>
        <w:rPr>
          <w:highlight w:val="white"/>
        </w:rPr>
      </w:pPr>
      <w:r w:rsidRPr="00903DBA">
        <w:rPr>
          <w:highlight w:val="white"/>
        </w:rPr>
        <w:t xml:space="preserve">  return value;</w:t>
      </w:r>
    </w:p>
    <w:p w14:paraId="4F18A2A8" w14:textId="77777777" w:rsidR="00442030" w:rsidRPr="00903DBA" w:rsidRDefault="00442030" w:rsidP="00A15E99">
      <w:pPr>
        <w:pStyle w:val="Code"/>
        <w:rPr>
          <w:highlight w:val="white"/>
        </w:rPr>
      </w:pPr>
      <w:r w:rsidRPr="00903DBA">
        <w:rPr>
          <w:highlight w:val="white"/>
        </w:rPr>
        <w:t>}</w:t>
      </w:r>
    </w:p>
    <w:p w14:paraId="7F24E1B1" w14:textId="77777777" w:rsidR="00442030" w:rsidRPr="00903DBA" w:rsidRDefault="00442030" w:rsidP="00BF42E7">
      <w:pPr>
        <w:pStyle w:val="Code"/>
        <w:rPr>
          <w:highlight w:val="white"/>
        </w:rPr>
      </w:pPr>
    </w:p>
    <w:p w14:paraId="5D6D7F09" w14:textId="77777777" w:rsidR="00BF42E7" w:rsidRPr="00903DBA" w:rsidRDefault="00BF42E7" w:rsidP="00BF42E7">
      <w:pPr>
        <w:pStyle w:val="Code"/>
        <w:rPr>
          <w:highlight w:val="white"/>
        </w:rPr>
      </w:pPr>
      <w:r w:rsidRPr="00903DBA">
        <w:rPr>
          <w:highlight w:val="white"/>
        </w:rPr>
        <w:t>int scanFormat(char* format, va_list arg_list) {</w:t>
      </w:r>
    </w:p>
    <w:p w14:paraId="4CAF556F" w14:textId="77777777" w:rsidR="00BF42E7" w:rsidRPr="00903DBA" w:rsidRDefault="00BF42E7" w:rsidP="00BF42E7">
      <w:pPr>
        <w:pStyle w:val="Code"/>
        <w:rPr>
          <w:highlight w:val="white"/>
        </w:rPr>
      </w:pPr>
      <w:r w:rsidRPr="00903DBA">
        <w:rPr>
          <w:highlight w:val="white"/>
        </w:rPr>
        <w:t xml:space="preserve">  char c, *charPtr;</w:t>
      </w:r>
    </w:p>
    <w:p w14:paraId="7D6D6301" w14:textId="77777777" w:rsidR="00BF42E7" w:rsidRPr="00903DBA" w:rsidRDefault="00BF42E7" w:rsidP="00BF42E7">
      <w:pPr>
        <w:pStyle w:val="Code"/>
        <w:rPr>
          <w:highlight w:val="white"/>
        </w:rPr>
      </w:pPr>
      <w:r w:rsidRPr="00903DBA">
        <w:rPr>
          <w:highlight w:val="white"/>
        </w:rPr>
        <w:t xml:space="preserve">  BOOL percent = FALSE, shortInt = FALSE, longIntOrDouble = FALSE,</w:t>
      </w:r>
    </w:p>
    <w:p w14:paraId="687C1BD7" w14:textId="77777777" w:rsidR="00BF42E7" w:rsidRPr="00903DBA" w:rsidRDefault="00BF42E7" w:rsidP="00BF42E7">
      <w:pPr>
        <w:pStyle w:val="Code"/>
        <w:rPr>
          <w:highlight w:val="white"/>
        </w:rPr>
      </w:pPr>
      <w:r w:rsidRPr="00903DBA">
        <w:rPr>
          <w:highlight w:val="white"/>
        </w:rPr>
        <w:t xml:space="preserve">       longDouble = FALSE, star = FALSE;</w:t>
      </w:r>
    </w:p>
    <w:p w14:paraId="7C44F852" w14:textId="77777777" w:rsidR="00BF42E7" w:rsidRPr="00903DBA" w:rsidRDefault="00BF42E7" w:rsidP="00BF42E7">
      <w:pPr>
        <w:pStyle w:val="Code"/>
        <w:rPr>
          <w:highlight w:val="white"/>
        </w:rPr>
      </w:pPr>
    </w:p>
    <w:p w14:paraId="7CF74D3C" w14:textId="77777777" w:rsidR="00BF42E7" w:rsidRPr="00903DBA" w:rsidRDefault="00BF42E7" w:rsidP="00BF42E7">
      <w:pPr>
        <w:pStyle w:val="Code"/>
        <w:rPr>
          <w:highlight w:val="white"/>
        </w:rPr>
      </w:pPr>
      <w:r w:rsidRPr="00903DBA">
        <w:rPr>
          <w:highlight w:val="white"/>
        </w:rPr>
        <w:t xml:space="preserve">  long longValue, *longPtr;</w:t>
      </w:r>
    </w:p>
    <w:p w14:paraId="365AE2EB" w14:textId="77777777" w:rsidR="00BF42E7" w:rsidRPr="00903DBA" w:rsidRDefault="00BF42E7" w:rsidP="00BF42E7">
      <w:pPr>
        <w:pStyle w:val="Code"/>
        <w:rPr>
          <w:highlight w:val="white"/>
        </w:rPr>
      </w:pPr>
      <w:r w:rsidRPr="00903DBA">
        <w:rPr>
          <w:highlight w:val="white"/>
        </w:rPr>
        <w:t xml:space="preserve">  short* shortPtr;</w:t>
      </w:r>
    </w:p>
    <w:p w14:paraId="57C02F68" w14:textId="77777777" w:rsidR="00BF42E7" w:rsidRPr="00903DBA" w:rsidRDefault="00BF42E7" w:rsidP="00BF42E7">
      <w:pPr>
        <w:pStyle w:val="Code"/>
        <w:rPr>
          <w:highlight w:val="white"/>
        </w:rPr>
      </w:pPr>
      <w:r w:rsidRPr="00903DBA">
        <w:rPr>
          <w:highlight w:val="white"/>
        </w:rPr>
        <w:t xml:space="preserve">  int index, *intPtr, *charsPtr;</w:t>
      </w:r>
    </w:p>
    <w:p w14:paraId="02E7810D" w14:textId="77777777" w:rsidR="00BF42E7" w:rsidRPr="00903DBA" w:rsidRDefault="00BF42E7" w:rsidP="00BF42E7">
      <w:pPr>
        <w:pStyle w:val="Code"/>
        <w:rPr>
          <w:highlight w:val="white"/>
        </w:rPr>
      </w:pPr>
    </w:p>
    <w:p w14:paraId="064E8227" w14:textId="77777777" w:rsidR="00BF42E7" w:rsidRPr="00903DBA" w:rsidRDefault="00BF42E7" w:rsidP="00BF42E7">
      <w:pPr>
        <w:pStyle w:val="Code"/>
        <w:rPr>
          <w:highlight w:val="white"/>
        </w:rPr>
      </w:pPr>
      <w:r w:rsidRPr="00903DBA">
        <w:rPr>
          <w:highlight w:val="white"/>
        </w:rPr>
        <w:t xml:space="preserve">  unsigned long unsignedLongValue, *unsignedLongPtr;</w:t>
      </w:r>
    </w:p>
    <w:p w14:paraId="0CE3CF04" w14:textId="77777777" w:rsidR="00BF42E7" w:rsidRPr="00903DBA" w:rsidRDefault="00BF42E7" w:rsidP="00BF42E7">
      <w:pPr>
        <w:pStyle w:val="Code"/>
        <w:rPr>
          <w:highlight w:val="white"/>
        </w:rPr>
      </w:pPr>
      <w:r w:rsidRPr="00903DBA">
        <w:rPr>
          <w:highlight w:val="white"/>
        </w:rPr>
        <w:t xml:space="preserve">  unsigned short* unsignedShortPtr;</w:t>
      </w:r>
    </w:p>
    <w:p w14:paraId="1A898372" w14:textId="77777777" w:rsidR="00BF42E7" w:rsidRPr="00903DBA" w:rsidRDefault="00BF42E7" w:rsidP="00BF42E7">
      <w:pPr>
        <w:pStyle w:val="Code"/>
        <w:rPr>
          <w:highlight w:val="white"/>
        </w:rPr>
      </w:pPr>
      <w:r w:rsidRPr="00903DBA">
        <w:rPr>
          <w:highlight w:val="white"/>
        </w:rPr>
        <w:t xml:space="preserve">  unsigned int* unsignedIntPtr;</w:t>
      </w:r>
    </w:p>
    <w:p w14:paraId="28845D13" w14:textId="77777777" w:rsidR="00BF42E7" w:rsidRPr="00903DBA" w:rsidRDefault="00BF42E7" w:rsidP="00BF42E7">
      <w:pPr>
        <w:pStyle w:val="Code"/>
        <w:rPr>
          <w:highlight w:val="white"/>
        </w:rPr>
      </w:pPr>
      <w:r w:rsidRPr="00903DBA">
        <w:rPr>
          <w:highlight w:val="white"/>
        </w:rPr>
        <w:t xml:space="preserve">  long double longDoubleValue;</w:t>
      </w:r>
    </w:p>
    <w:p w14:paraId="78F3585F" w14:textId="77777777" w:rsidR="00BF42E7" w:rsidRPr="00903DBA" w:rsidRDefault="00BF42E7" w:rsidP="00BF42E7">
      <w:pPr>
        <w:pStyle w:val="Code"/>
        <w:rPr>
          <w:highlight w:val="white"/>
        </w:rPr>
      </w:pPr>
    </w:p>
    <w:p w14:paraId="2A9236BD" w14:textId="77777777" w:rsidR="00BF42E7" w:rsidRPr="00903DBA" w:rsidRDefault="00BF42E7" w:rsidP="00BF42E7">
      <w:pPr>
        <w:pStyle w:val="Code"/>
        <w:rPr>
          <w:highlight w:val="white"/>
        </w:rPr>
      </w:pPr>
      <w:r w:rsidRPr="00903DBA">
        <w:rPr>
          <w:highlight w:val="white"/>
        </w:rPr>
        <w:t xml:space="preserve">  g_inCount = 0;</w:t>
      </w:r>
    </w:p>
    <w:p w14:paraId="464ABECF" w14:textId="77777777" w:rsidR="00BF42E7" w:rsidRPr="00903DBA" w:rsidRDefault="00BF42E7" w:rsidP="00BF42E7">
      <w:pPr>
        <w:pStyle w:val="Code"/>
        <w:rPr>
          <w:highlight w:val="white"/>
        </w:rPr>
      </w:pPr>
      <w:r w:rsidRPr="00903DBA">
        <w:rPr>
          <w:highlight w:val="white"/>
        </w:rPr>
        <w:t xml:space="preserve">  g_inChars = 0;</w:t>
      </w:r>
    </w:p>
    <w:p w14:paraId="3C86F659" w14:textId="77777777" w:rsidR="00BF42E7" w:rsidRPr="00903DBA" w:rsidRDefault="00BF42E7" w:rsidP="00BF42E7">
      <w:pPr>
        <w:pStyle w:val="Code"/>
        <w:rPr>
          <w:highlight w:val="white"/>
        </w:rPr>
      </w:pPr>
    </w:p>
    <w:p w14:paraId="20A5846F" w14:textId="77777777" w:rsidR="00BF42E7" w:rsidRPr="00903DBA" w:rsidRDefault="00BF42E7" w:rsidP="00BF42E7">
      <w:pPr>
        <w:pStyle w:val="Code"/>
        <w:rPr>
          <w:highlight w:val="white"/>
        </w:rPr>
      </w:pPr>
      <w:r w:rsidRPr="00903DBA">
        <w:rPr>
          <w:highlight w:val="white"/>
        </w:rPr>
        <w:t xml:space="preserve">  for (index = 0; format[index] != '\0'; ++index) {</w:t>
      </w:r>
    </w:p>
    <w:p w14:paraId="08D65079" w14:textId="77777777" w:rsidR="00BF42E7" w:rsidRPr="00903DBA" w:rsidRDefault="00BF42E7" w:rsidP="00BF42E7">
      <w:pPr>
        <w:pStyle w:val="Code"/>
        <w:rPr>
          <w:highlight w:val="white"/>
        </w:rPr>
      </w:pPr>
      <w:r w:rsidRPr="00903DBA">
        <w:rPr>
          <w:highlight w:val="white"/>
        </w:rPr>
        <w:t xml:space="preserve">    c = format[index];</w:t>
      </w:r>
    </w:p>
    <w:p w14:paraId="20D9E3A3" w14:textId="77777777" w:rsidR="00BF42E7" w:rsidRPr="00903DBA" w:rsidRDefault="00BF42E7" w:rsidP="00BF42E7">
      <w:pPr>
        <w:pStyle w:val="Code"/>
        <w:rPr>
          <w:highlight w:val="white"/>
        </w:rPr>
      </w:pPr>
    </w:p>
    <w:p w14:paraId="61FEA819" w14:textId="77777777" w:rsidR="00BF42E7" w:rsidRPr="00903DBA" w:rsidRDefault="00BF42E7" w:rsidP="00BF42E7">
      <w:pPr>
        <w:pStyle w:val="Code"/>
        <w:rPr>
          <w:highlight w:val="white"/>
        </w:rPr>
      </w:pPr>
      <w:r w:rsidRPr="00903DBA">
        <w:rPr>
          <w:highlight w:val="white"/>
        </w:rPr>
        <w:t xml:space="preserve">    { int d = c + 1;</w:t>
      </w:r>
    </w:p>
    <w:p w14:paraId="0183B6A8" w14:textId="77777777" w:rsidR="00BF42E7" w:rsidRPr="00903DBA" w:rsidRDefault="00BF42E7" w:rsidP="00BF42E7">
      <w:pPr>
        <w:pStyle w:val="Code"/>
        <w:rPr>
          <w:highlight w:val="white"/>
        </w:rPr>
      </w:pPr>
      <w:r w:rsidRPr="00903DBA">
        <w:rPr>
          <w:highlight w:val="white"/>
        </w:rPr>
        <w:t xml:space="preserve">      if (percent) {</w:t>
      </w:r>
    </w:p>
    <w:p w14:paraId="3502E9E7" w14:textId="77777777" w:rsidR="00BF42E7" w:rsidRPr="00903DBA" w:rsidRDefault="00BF42E7" w:rsidP="00BF42E7">
      <w:pPr>
        <w:pStyle w:val="Code"/>
        <w:rPr>
          <w:highlight w:val="white"/>
        </w:rPr>
      </w:pPr>
      <w:r w:rsidRPr="00903DBA">
        <w:rPr>
          <w:highlight w:val="white"/>
        </w:rPr>
        <w:t xml:space="preserve">        switch (d - 1) {</w:t>
      </w:r>
    </w:p>
    <w:p w14:paraId="4BD41677" w14:textId="77777777" w:rsidR="00BF42E7" w:rsidRPr="00903DBA" w:rsidRDefault="00BF42E7" w:rsidP="00BF42E7">
      <w:pPr>
        <w:pStyle w:val="Code"/>
        <w:rPr>
          <w:highlight w:val="white"/>
        </w:rPr>
      </w:pPr>
      <w:r w:rsidRPr="00903DBA">
        <w:rPr>
          <w:highlight w:val="white"/>
        </w:rPr>
        <w:t xml:space="preserve">          case 'h':</w:t>
      </w:r>
    </w:p>
    <w:p w14:paraId="226EA684" w14:textId="77777777" w:rsidR="00BF42E7" w:rsidRPr="00903DBA" w:rsidRDefault="00BF42E7" w:rsidP="00BF42E7">
      <w:pPr>
        <w:pStyle w:val="Code"/>
        <w:rPr>
          <w:highlight w:val="white"/>
        </w:rPr>
      </w:pPr>
      <w:r w:rsidRPr="00903DBA">
        <w:rPr>
          <w:highlight w:val="white"/>
        </w:rPr>
        <w:lastRenderedPageBreak/>
        <w:t xml:space="preserve">            shortInt = TRUE;</w:t>
      </w:r>
    </w:p>
    <w:p w14:paraId="09F6D87E" w14:textId="77777777" w:rsidR="00BF42E7" w:rsidRPr="00903DBA" w:rsidRDefault="00BF42E7" w:rsidP="00BF42E7">
      <w:pPr>
        <w:pStyle w:val="Code"/>
        <w:rPr>
          <w:highlight w:val="white"/>
        </w:rPr>
      </w:pPr>
      <w:r w:rsidRPr="00903DBA">
        <w:rPr>
          <w:highlight w:val="white"/>
        </w:rPr>
        <w:t xml:space="preserve">            break;</w:t>
      </w:r>
    </w:p>
    <w:p w14:paraId="5DDC18A3" w14:textId="77777777" w:rsidR="00BF42E7" w:rsidRPr="00903DBA" w:rsidRDefault="00BF42E7" w:rsidP="00BF42E7">
      <w:pPr>
        <w:pStyle w:val="Code"/>
        <w:rPr>
          <w:highlight w:val="white"/>
        </w:rPr>
      </w:pPr>
    </w:p>
    <w:p w14:paraId="5FAA0E43" w14:textId="77777777" w:rsidR="00BF42E7" w:rsidRPr="00903DBA" w:rsidRDefault="00BF42E7" w:rsidP="00BF42E7">
      <w:pPr>
        <w:pStyle w:val="Code"/>
        <w:rPr>
          <w:highlight w:val="white"/>
        </w:rPr>
      </w:pPr>
      <w:r w:rsidRPr="00903DBA">
        <w:rPr>
          <w:highlight w:val="white"/>
        </w:rPr>
        <w:t xml:space="preserve">          case 'l':</w:t>
      </w:r>
    </w:p>
    <w:p w14:paraId="19F21382" w14:textId="77777777" w:rsidR="00BF42E7" w:rsidRPr="00903DBA" w:rsidRDefault="00BF42E7" w:rsidP="00BF42E7">
      <w:pPr>
        <w:pStyle w:val="Code"/>
        <w:rPr>
          <w:highlight w:val="white"/>
        </w:rPr>
      </w:pPr>
      <w:r w:rsidRPr="00903DBA">
        <w:rPr>
          <w:highlight w:val="white"/>
        </w:rPr>
        <w:t xml:space="preserve">            longIntOrDouble = TRUE;</w:t>
      </w:r>
    </w:p>
    <w:p w14:paraId="76E31CAB" w14:textId="77777777" w:rsidR="00BF42E7" w:rsidRPr="00903DBA" w:rsidRDefault="00BF42E7" w:rsidP="00BF42E7">
      <w:pPr>
        <w:pStyle w:val="Code"/>
        <w:rPr>
          <w:highlight w:val="white"/>
        </w:rPr>
      </w:pPr>
      <w:r w:rsidRPr="00903DBA">
        <w:rPr>
          <w:highlight w:val="white"/>
        </w:rPr>
        <w:t xml:space="preserve">            break;</w:t>
      </w:r>
    </w:p>
    <w:p w14:paraId="01CFC00A" w14:textId="77777777" w:rsidR="00BF42E7" w:rsidRPr="00903DBA" w:rsidRDefault="00BF42E7" w:rsidP="00BF42E7">
      <w:pPr>
        <w:pStyle w:val="Code"/>
        <w:rPr>
          <w:highlight w:val="white"/>
        </w:rPr>
      </w:pPr>
    </w:p>
    <w:p w14:paraId="1A06F31C" w14:textId="77777777" w:rsidR="00BF42E7" w:rsidRPr="00903DBA" w:rsidRDefault="00BF42E7" w:rsidP="00BF42E7">
      <w:pPr>
        <w:pStyle w:val="Code"/>
        <w:rPr>
          <w:highlight w:val="white"/>
        </w:rPr>
      </w:pPr>
      <w:r w:rsidRPr="00903DBA">
        <w:rPr>
          <w:highlight w:val="white"/>
        </w:rPr>
        <w:t xml:space="preserve">          case 'L':</w:t>
      </w:r>
    </w:p>
    <w:p w14:paraId="17A94AD9" w14:textId="77777777" w:rsidR="00BF42E7" w:rsidRPr="00903DBA" w:rsidRDefault="00BF42E7" w:rsidP="00BF42E7">
      <w:pPr>
        <w:pStyle w:val="Code"/>
        <w:rPr>
          <w:highlight w:val="white"/>
        </w:rPr>
      </w:pPr>
      <w:r w:rsidRPr="00903DBA">
        <w:rPr>
          <w:highlight w:val="white"/>
        </w:rPr>
        <w:t xml:space="preserve">            longDouble = TRUE;</w:t>
      </w:r>
    </w:p>
    <w:p w14:paraId="54A930DC" w14:textId="77777777" w:rsidR="00BF42E7" w:rsidRPr="00903DBA" w:rsidRDefault="00BF42E7" w:rsidP="00BF42E7">
      <w:pPr>
        <w:pStyle w:val="Code"/>
        <w:rPr>
          <w:highlight w:val="white"/>
        </w:rPr>
      </w:pPr>
      <w:r w:rsidRPr="00903DBA">
        <w:rPr>
          <w:highlight w:val="white"/>
        </w:rPr>
        <w:t xml:space="preserve">            break;</w:t>
      </w:r>
    </w:p>
    <w:p w14:paraId="79C45371" w14:textId="77777777" w:rsidR="00BF42E7" w:rsidRPr="00903DBA" w:rsidRDefault="00BF42E7" w:rsidP="00BF42E7">
      <w:pPr>
        <w:pStyle w:val="Code"/>
        <w:rPr>
          <w:highlight w:val="white"/>
        </w:rPr>
      </w:pPr>
    </w:p>
    <w:p w14:paraId="7BC208FD" w14:textId="77777777" w:rsidR="00BF42E7" w:rsidRPr="00903DBA" w:rsidRDefault="00BF42E7" w:rsidP="00BF42E7">
      <w:pPr>
        <w:pStyle w:val="Code"/>
        <w:rPr>
          <w:highlight w:val="white"/>
        </w:rPr>
      </w:pPr>
      <w:r w:rsidRPr="00903DBA">
        <w:rPr>
          <w:highlight w:val="white"/>
        </w:rPr>
        <w:t xml:space="preserve">          case '*':</w:t>
      </w:r>
    </w:p>
    <w:p w14:paraId="5DDFC453" w14:textId="77777777" w:rsidR="00BF42E7" w:rsidRPr="00903DBA" w:rsidRDefault="00BF42E7" w:rsidP="00BF42E7">
      <w:pPr>
        <w:pStyle w:val="Code"/>
        <w:rPr>
          <w:highlight w:val="white"/>
        </w:rPr>
      </w:pPr>
      <w:r w:rsidRPr="00903DBA">
        <w:rPr>
          <w:highlight w:val="white"/>
        </w:rPr>
        <w:t xml:space="preserve">            star = TRUE;</w:t>
      </w:r>
    </w:p>
    <w:p w14:paraId="6C7B8C13" w14:textId="77777777" w:rsidR="00BF42E7" w:rsidRPr="00903DBA" w:rsidRDefault="00BF42E7" w:rsidP="00BF42E7">
      <w:pPr>
        <w:pStyle w:val="Code"/>
        <w:rPr>
          <w:highlight w:val="white"/>
        </w:rPr>
      </w:pPr>
      <w:r w:rsidRPr="00903DBA">
        <w:rPr>
          <w:highlight w:val="white"/>
        </w:rPr>
        <w:t xml:space="preserve">            break;</w:t>
      </w:r>
    </w:p>
    <w:p w14:paraId="5AB9B2A1" w14:textId="77777777" w:rsidR="00BF42E7" w:rsidRPr="00903DBA" w:rsidRDefault="00BF42E7" w:rsidP="00BF42E7">
      <w:pPr>
        <w:pStyle w:val="Code"/>
        <w:rPr>
          <w:highlight w:val="white"/>
        </w:rPr>
      </w:pPr>
    </w:p>
    <w:p w14:paraId="2106C2E6" w14:textId="77777777" w:rsidR="00BF42E7" w:rsidRPr="00903DBA" w:rsidRDefault="00BF42E7" w:rsidP="00BF42E7">
      <w:pPr>
        <w:pStyle w:val="Code"/>
        <w:rPr>
          <w:highlight w:val="white"/>
        </w:rPr>
      </w:pPr>
      <w:r w:rsidRPr="00903DBA">
        <w:rPr>
          <w:highlight w:val="white"/>
        </w:rPr>
        <w:t xml:space="preserve">          case 'c': {</w:t>
      </w:r>
    </w:p>
    <w:p w14:paraId="1B6FC76D" w14:textId="77777777" w:rsidR="00BF42E7" w:rsidRPr="00903DBA" w:rsidRDefault="00BF42E7" w:rsidP="00BF42E7">
      <w:pPr>
        <w:pStyle w:val="Code"/>
        <w:rPr>
          <w:highlight w:val="white"/>
        </w:rPr>
      </w:pPr>
      <w:r w:rsidRPr="00903DBA">
        <w:rPr>
          <w:highlight w:val="white"/>
        </w:rPr>
        <w:t xml:space="preserve">              char charValue = scanChar();</w:t>
      </w:r>
    </w:p>
    <w:p w14:paraId="2A425A38" w14:textId="77777777" w:rsidR="00BF42E7" w:rsidRPr="00903DBA" w:rsidRDefault="00BF42E7" w:rsidP="00BF42E7">
      <w:pPr>
        <w:pStyle w:val="Code"/>
        <w:rPr>
          <w:highlight w:val="white"/>
        </w:rPr>
      </w:pPr>
    </w:p>
    <w:p w14:paraId="4E8BE3F8" w14:textId="77777777" w:rsidR="00BF42E7" w:rsidRPr="00903DBA" w:rsidRDefault="00BF42E7" w:rsidP="00BF42E7">
      <w:pPr>
        <w:pStyle w:val="Code"/>
        <w:rPr>
          <w:highlight w:val="white"/>
        </w:rPr>
      </w:pPr>
      <w:r w:rsidRPr="00903DBA">
        <w:rPr>
          <w:highlight w:val="white"/>
        </w:rPr>
        <w:t xml:space="preserve">              if (!star) {</w:t>
      </w:r>
    </w:p>
    <w:p w14:paraId="67B581D3" w14:textId="77777777" w:rsidR="00BF42E7" w:rsidRPr="00903DBA" w:rsidRDefault="00BF42E7" w:rsidP="00BF42E7">
      <w:pPr>
        <w:pStyle w:val="Code"/>
        <w:rPr>
          <w:highlight w:val="white"/>
        </w:rPr>
      </w:pPr>
      <w:r w:rsidRPr="00903DBA">
        <w:rPr>
          <w:highlight w:val="white"/>
        </w:rPr>
        <w:t xml:space="preserve">                charPtr = va_arg(arg_list, char*);</w:t>
      </w:r>
    </w:p>
    <w:p w14:paraId="39426899" w14:textId="77777777" w:rsidR="00BF42E7" w:rsidRPr="00903DBA" w:rsidRDefault="00BF42E7" w:rsidP="00BF42E7">
      <w:pPr>
        <w:pStyle w:val="Code"/>
        <w:rPr>
          <w:highlight w:val="white"/>
        </w:rPr>
      </w:pPr>
      <w:r w:rsidRPr="00903DBA">
        <w:rPr>
          <w:highlight w:val="white"/>
        </w:rPr>
        <w:t xml:space="preserve">                *charPtr = charValue;</w:t>
      </w:r>
    </w:p>
    <w:p w14:paraId="43B39378" w14:textId="77777777" w:rsidR="00BF42E7" w:rsidRPr="00903DBA" w:rsidRDefault="00BF42E7" w:rsidP="00BF42E7">
      <w:pPr>
        <w:pStyle w:val="Code"/>
        <w:rPr>
          <w:highlight w:val="white"/>
        </w:rPr>
      </w:pPr>
      <w:r w:rsidRPr="00903DBA">
        <w:rPr>
          <w:highlight w:val="white"/>
        </w:rPr>
        <w:t xml:space="preserve">              }</w:t>
      </w:r>
    </w:p>
    <w:p w14:paraId="5B2D2CEC" w14:textId="77777777" w:rsidR="00BF42E7" w:rsidRPr="00903DBA" w:rsidRDefault="00BF42E7" w:rsidP="00BF42E7">
      <w:pPr>
        <w:pStyle w:val="Code"/>
        <w:rPr>
          <w:highlight w:val="white"/>
        </w:rPr>
      </w:pPr>
    </w:p>
    <w:p w14:paraId="6F213AC4" w14:textId="77777777" w:rsidR="00BF42E7" w:rsidRPr="00903DBA" w:rsidRDefault="00BF42E7" w:rsidP="00BF42E7">
      <w:pPr>
        <w:pStyle w:val="Code"/>
        <w:rPr>
          <w:highlight w:val="white"/>
        </w:rPr>
      </w:pPr>
      <w:r w:rsidRPr="00903DBA">
        <w:rPr>
          <w:highlight w:val="white"/>
        </w:rPr>
        <w:t xml:space="preserve">              percent = FALSE;</w:t>
      </w:r>
    </w:p>
    <w:p w14:paraId="68D853A8" w14:textId="77777777" w:rsidR="00BF42E7" w:rsidRPr="00903DBA" w:rsidRDefault="00BF42E7" w:rsidP="00BF42E7">
      <w:pPr>
        <w:pStyle w:val="Code"/>
        <w:rPr>
          <w:highlight w:val="white"/>
        </w:rPr>
      </w:pPr>
    </w:p>
    <w:p w14:paraId="4E0E47F2" w14:textId="77777777" w:rsidR="00BF42E7" w:rsidRPr="00903DBA" w:rsidRDefault="00BF42E7" w:rsidP="00BF42E7">
      <w:pPr>
        <w:pStyle w:val="Code"/>
        <w:rPr>
          <w:highlight w:val="white"/>
        </w:rPr>
      </w:pPr>
      <w:r w:rsidRPr="00903DBA">
        <w:rPr>
          <w:highlight w:val="white"/>
        </w:rPr>
        <w:t xml:space="preserve">              if (charValue != EOF) {</w:t>
      </w:r>
    </w:p>
    <w:p w14:paraId="14EAE8AE" w14:textId="77777777" w:rsidR="00BF42E7" w:rsidRPr="00903DBA" w:rsidRDefault="00BF42E7" w:rsidP="00BF42E7">
      <w:pPr>
        <w:pStyle w:val="Code"/>
        <w:rPr>
          <w:highlight w:val="white"/>
        </w:rPr>
      </w:pPr>
      <w:r w:rsidRPr="00903DBA">
        <w:rPr>
          <w:highlight w:val="white"/>
        </w:rPr>
        <w:t xml:space="preserve">                ++g_inCount;</w:t>
      </w:r>
    </w:p>
    <w:p w14:paraId="12ED25EB" w14:textId="77777777" w:rsidR="00BF42E7" w:rsidRPr="00903DBA" w:rsidRDefault="00BF42E7" w:rsidP="00BF42E7">
      <w:pPr>
        <w:pStyle w:val="Code"/>
        <w:rPr>
          <w:highlight w:val="white"/>
        </w:rPr>
      </w:pPr>
      <w:r w:rsidRPr="00903DBA">
        <w:rPr>
          <w:highlight w:val="white"/>
        </w:rPr>
        <w:t xml:space="preserve">              }</w:t>
      </w:r>
    </w:p>
    <w:p w14:paraId="2ED45F85" w14:textId="77777777" w:rsidR="00BF42E7" w:rsidRPr="00903DBA" w:rsidRDefault="00BF42E7" w:rsidP="00BF42E7">
      <w:pPr>
        <w:pStyle w:val="Code"/>
        <w:rPr>
          <w:highlight w:val="white"/>
        </w:rPr>
      </w:pPr>
      <w:r w:rsidRPr="00903DBA">
        <w:rPr>
          <w:highlight w:val="white"/>
        </w:rPr>
        <w:t xml:space="preserve">            }</w:t>
      </w:r>
    </w:p>
    <w:p w14:paraId="24613F2B" w14:textId="77777777" w:rsidR="00BF42E7" w:rsidRPr="00903DBA" w:rsidRDefault="00BF42E7" w:rsidP="00BF42E7">
      <w:pPr>
        <w:pStyle w:val="Code"/>
        <w:rPr>
          <w:highlight w:val="white"/>
        </w:rPr>
      </w:pPr>
      <w:r w:rsidRPr="00903DBA">
        <w:rPr>
          <w:highlight w:val="white"/>
        </w:rPr>
        <w:t xml:space="preserve">            break;</w:t>
      </w:r>
    </w:p>
    <w:p w14:paraId="41C123E5" w14:textId="77777777" w:rsidR="00BF42E7" w:rsidRPr="00903DBA" w:rsidRDefault="00BF42E7" w:rsidP="00BF42E7">
      <w:pPr>
        <w:pStyle w:val="Code"/>
        <w:rPr>
          <w:highlight w:val="white"/>
        </w:rPr>
      </w:pPr>
    </w:p>
    <w:p w14:paraId="298AE8C7" w14:textId="77777777" w:rsidR="00BF42E7" w:rsidRPr="00903DBA" w:rsidRDefault="00BF42E7" w:rsidP="00BF42E7">
      <w:pPr>
        <w:pStyle w:val="Code"/>
        <w:rPr>
          <w:highlight w:val="white"/>
        </w:rPr>
      </w:pPr>
      <w:r w:rsidRPr="00903DBA">
        <w:rPr>
          <w:highlight w:val="white"/>
        </w:rPr>
        <w:t xml:space="preserve">          case 's':</w:t>
      </w:r>
    </w:p>
    <w:p w14:paraId="5110D2F0" w14:textId="77777777" w:rsidR="00BF42E7" w:rsidRPr="00903DBA" w:rsidRDefault="00BF42E7" w:rsidP="00BF42E7">
      <w:pPr>
        <w:pStyle w:val="Code"/>
        <w:rPr>
          <w:highlight w:val="white"/>
        </w:rPr>
      </w:pPr>
      <w:r w:rsidRPr="00903DBA">
        <w:rPr>
          <w:highlight w:val="white"/>
        </w:rPr>
        <w:t xml:space="preserve">            if (!star) {</w:t>
      </w:r>
    </w:p>
    <w:p w14:paraId="0D792751" w14:textId="77777777" w:rsidR="00BF42E7" w:rsidRPr="00903DBA" w:rsidRDefault="00BF42E7" w:rsidP="00BF42E7">
      <w:pPr>
        <w:pStyle w:val="Code"/>
        <w:rPr>
          <w:highlight w:val="white"/>
        </w:rPr>
      </w:pPr>
      <w:r w:rsidRPr="00903DBA">
        <w:rPr>
          <w:highlight w:val="white"/>
        </w:rPr>
        <w:t xml:space="preserve">              charPtr = va_arg(arg_list, char*);</w:t>
      </w:r>
    </w:p>
    <w:p w14:paraId="7BE61801" w14:textId="77777777" w:rsidR="00BF42E7" w:rsidRPr="00903DBA" w:rsidRDefault="00BF42E7" w:rsidP="00BF42E7">
      <w:pPr>
        <w:pStyle w:val="Code"/>
        <w:rPr>
          <w:highlight w:val="white"/>
        </w:rPr>
      </w:pPr>
      <w:r w:rsidRPr="00903DBA">
        <w:rPr>
          <w:highlight w:val="white"/>
        </w:rPr>
        <w:t xml:space="preserve">              scanString(charPtr, 0);</w:t>
      </w:r>
    </w:p>
    <w:p w14:paraId="4533C670" w14:textId="77777777" w:rsidR="00BF42E7" w:rsidRPr="00903DBA" w:rsidRDefault="00BF42E7" w:rsidP="00BF42E7">
      <w:pPr>
        <w:pStyle w:val="Code"/>
        <w:rPr>
          <w:highlight w:val="white"/>
        </w:rPr>
      </w:pPr>
      <w:r w:rsidRPr="00903DBA">
        <w:rPr>
          <w:highlight w:val="white"/>
        </w:rPr>
        <w:t xml:space="preserve">            }</w:t>
      </w:r>
    </w:p>
    <w:p w14:paraId="6E509C10" w14:textId="77777777" w:rsidR="00BF42E7" w:rsidRPr="00903DBA" w:rsidRDefault="00BF42E7" w:rsidP="00BF42E7">
      <w:pPr>
        <w:pStyle w:val="Code"/>
        <w:rPr>
          <w:highlight w:val="white"/>
        </w:rPr>
      </w:pPr>
      <w:r w:rsidRPr="00903DBA">
        <w:rPr>
          <w:highlight w:val="white"/>
        </w:rPr>
        <w:t xml:space="preserve">            else {</w:t>
      </w:r>
    </w:p>
    <w:p w14:paraId="258008CD" w14:textId="77777777" w:rsidR="00BF42E7" w:rsidRPr="00903DBA" w:rsidRDefault="00BF42E7" w:rsidP="00BF42E7">
      <w:pPr>
        <w:pStyle w:val="Code"/>
        <w:rPr>
          <w:highlight w:val="white"/>
        </w:rPr>
      </w:pPr>
      <w:r w:rsidRPr="00903DBA">
        <w:rPr>
          <w:highlight w:val="white"/>
        </w:rPr>
        <w:t xml:space="preserve">              scanString(NULL, 0);</w:t>
      </w:r>
    </w:p>
    <w:p w14:paraId="3BDE6508" w14:textId="77777777" w:rsidR="00BF42E7" w:rsidRPr="00903DBA" w:rsidRDefault="00BF42E7" w:rsidP="00BF42E7">
      <w:pPr>
        <w:pStyle w:val="Code"/>
        <w:rPr>
          <w:highlight w:val="white"/>
        </w:rPr>
      </w:pPr>
      <w:r w:rsidRPr="00903DBA">
        <w:rPr>
          <w:highlight w:val="white"/>
        </w:rPr>
        <w:t xml:space="preserve">            }</w:t>
      </w:r>
    </w:p>
    <w:p w14:paraId="5DD6C576" w14:textId="77777777" w:rsidR="00BF42E7" w:rsidRPr="00903DBA" w:rsidRDefault="00BF42E7" w:rsidP="00BF42E7">
      <w:pPr>
        <w:pStyle w:val="Code"/>
        <w:rPr>
          <w:highlight w:val="white"/>
        </w:rPr>
      </w:pPr>
    </w:p>
    <w:p w14:paraId="13622CBE" w14:textId="77777777" w:rsidR="00BF42E7" w:rsidRPr="00903DBA" w:rsidRDefault="00BF42E7" w:rsidP="00BF42E7">
      <w:pPr>
        <w:pStyle w:val="Code"/>
        <w:rPr>
          <w:highlight w:val="white"/>
        </w:rPr>
      </w:pPr>
      <w:r w:rsidRPr="00903DBA">
        <w:rPr>
          <w:highlight w:val="white"/>
        </w:rPr>
        <w:t xml:space="preserve">            percent = FALSE;</w:t>
      </w:r>
    </w:p>
    <w:p w14:paraId="385B2594" w14:textId="77777777" w:rsidR="00BF42E7" w:rsidRPr="00903DBA" w:rsidRDefault="00BF42E7" w:rsidP="00BF42E7">
      <w:pPr>
        <w:pStyle w:val="Code"/>
        <w:rPr>
          <w:highlight w:val="white"/>
        </w:rPr>
      </w:pPr>
      <w:r w:rsidRPr="00903DBA">
        <w:rPr>
          <w:highlight w:val="white"/>
        </w:rPr>
        <w:t xml:space="preserve">            break;</w:t>
      </w:r>
    </w:p>
    <w:p w14:paraId="1BBD6D38" w14:textId="77777777" w:rsidR="00BF42E7" w:rsidRPr="00903DBA" w:rsidRDefault="00BF42E7" w:rsidP="00BF42E7">
      <w:pPr>
        <w:pStyle w:val="Code"/>
        <w:rPr>
          <w:highlight w:val="white"/>
        </w:rPr>
      </w:pPr>
    </w:p>
    <w:p w14:paraId="4D13B7A3" w14:textId="77777777" w:rsidR="00BF42E7" w:rsidRPr="00903DBA" w:rsidRDefault="00BF42E7" w:rsidP="00BF42E7">
      <w:pPr>
        <w:pStyle w:val="Code"/>
        <w:rPr>
          <w:highlight w:val="white"/>
        </w:rPr>
      </w:pPr>
      <w:r w:rsidRPr="00903DBA">
        <w:rPr>
          <w:highlight w:val="white"/>
        </w:rPr>
        <w:t xml:space="preserve">          case 'i':</w:t>
      </w:r>
    </w:p>
    <w:p w14:paraId="0878CE32" w14:textId="77777777" w:rsidR="00BF42E7" w:rsidRPr="00903DBA" w:rsidRDefault="00BF42E7" w:rsidP="00BF42E7">
      <w:pPr>
        <w:pStyle w:val="Code"/>
        <w:rPr>
          <w:highlight w:val="white"/>
        </w:rPr>
      </w:pPr>
      <w:r w:rsidRPr="00903DBA">
        <w:rPr>
          <w:highlight w:val="white"/>
        </w:rPr>
        <w:t xml:space="preserve">          case 'd':</w:t>
      </w:r>
    </w:p>
    <w:p w14:paraId="1D8B0FCF" w14:textId="77777777" w:rsidR="00BF42E7" w:rsidRPr="00903DBA" w:rsidRDefault="00BF42E7" w:rsidP="00BF42E7">
      <w:pPr>
        <w:pStyle w:val="Code"/>
        <w:rPr>
          <w:highlight w:val="white"/>
        </w:rPr>
      </w:pPr>
      <w:r w:rsidRPr="00903DBA">
        <w:rPr>
          <w:highlight w:val="white"/>
        </w:rPr>
        <w:t xml:space="preserve">            longValue = scanLongInt(10);</w:t>
      </w:r>
    </w:p>
    <w:p w14:paraId="7AEA4226" w14:textId="77777777" w:rsidR="00BF42E7" w:rsidRPr="00903DBA" w:rsidRDefault="00BF42E7" w:rsidP="00BF42E7">
      <w:pPr>
        <w:pStyle w:val="Code"/>
        <w:rPr>
          <w:highlight w:val="white"/>
        </w:rPr>
      </w:pPr>
    </w:p>
    <w:p w14:paraId="07F8B6BA" w14:textId="77777777" w:rsidR="00BF42E7" w:rsidRPr="00903DBA" w:rsidRDefault="00BF42E7" w:rsidP="00BF42E7">
      <w:pPr>
        <w:pStyle w:val="Code"/>
        <w:rPr>
          <w:highlight w:val="white"/>
        </w:rPr>
      </w:pPr>
      <w:r w:rsidRPr="00903DBA">
        <w:rPr>
          <w:highlight w:val="white"/>
        </w:rPr>
        <w:t xml:space="preserve">            if (!star) {</w:t>
      </w:r>
    </w:p>
    <w:p w14:paraId="6B86A80D" w14:textId="77777777" w:rsidR="00BF42E7" w:rsidRPr="00903DBA" w:rsidRDefault="00BF42E7" w:rsidP="00BF42E7">
      <w:pPr>
        <w:pStyle w:val="Code"/>
        <w:rPr>
          <w:highlight w:val="white"/>
        </w:rPr>
      </w:pPr>
      <w:r w:rsidRPr="00903DBA">
        <w:rPr>
          <w:highlight w:val="white"/>
        </w:rPr>
        <w:t xml:space="preserve">              if (shortInt) {</w:t>
      </w:r>
    </w:p>
    <w:p w14:paraId="27E9FA8D" w14:textId="77777777" w:rsidR="00BF42E7" w:rsidRPr="00903DBA" w:rsidRDefault="00BF42E7" w:rsidP="00BF42E7">
      <w:pPr>
        <w:pStyle w:val="Code"/>
        <w:rPr>
          <w:highlight w:val="white"/>
        </w:rPr>
      </w:pPr>
      <w:r w:rsidRPr="00903DBA">
        <w:rPr>
          <w:highlight w:val="white"/>
        </w:rPr>
        <w:t xml:space="preserve">                shortPtr = va_arg(arg_list, short*);</w:t>
      </w:r>
    </w:p>
    <w:p w14:paraId="563DC891" w14:textId="77777777" w:rsidR="00BF42E7" w:rsidRPr="00903DBA" w:rsidRDefault="00BF42E7" w:rsidP="00BF42E7">
      <w:pPr>
        <w:pStyle w:val="Code"/>
        <w:rPr>
          <w:highlight w:val="white"/>
        </w:rPr>
      </w:pPr>
      <w:r w:rsidRPr="00903DBA">
        <w:rPr>
          <w:highlight w:val="white"/>
        </w:rPr>
        <w:t xml:space="preserve">                *shortPtr = (short) longValue;</w:t>
      </w:r>
    </w:p>
    <w:p w14:paraId="1B44383F" w14:textId="77777777" w:rsidR="00BF42E7" w:rsidRPr="00903DBA" w:rsidRDefault="00BF42E7" w:rsidP="00BF42E7">
      <w:pPr>
        <w:pStyle w:val="Code"/>
        <w:rPr>
          <w:highlight w:val="white"/>
        </w:rPr>
      </w:pPr>
      <w:r w:rsidRPr="00903DBA">
        <w:rPr>
          <w:highlight w:val="white"/>
        </w:rPr>
        <w:t xml:space="preserve">              }</w:t>
      </w:r>
    </w:p>
    <w:p w14:paraId="232E8D00" w14:textId="77777777" w:rsidR="00BF42E7" w:rsidRPr="00903DBA" w:rsidRDefault="00BF42E7" w:rsidP="00BF42E7">
      <w:pPr>
        <w:pStyle w:val="Code"/>
        <w:rPr>
          <w:highlight w:val="white"/>
        </w:rPr>
      </w:pPr>
      <w:r w:rsidRPr="00903DBA">
        <w:rPr>
          <w:highlight w:val="white"/>
        </w:rPr>
        <w:t xml:space="preserve">              else if (!longIntOrDouble) {</w:t>
      </w:r>
    </w:p>
    <w:p w14:paraId="4BE3F0BF" w14:textId="77777777" w:rsidR="00BF42E7" w:rsidRPr="00903DBA" w:rsidRDefault="00BF42E7" w:rsidP="00BF42E7">
      <w:pPr>
        <w:pStyle w:val="Code"/>
        <w:rPr>
          <w:highlight w:val="white"/>
        </w:rPr>
      </w:pPr>
      <w:r w:rsidRPr="00903DBA">
        <w:rPr>
          <w:highlight w:val="white"/>
        </w:rPr>
        <w:t xml:space="preserve">                intPtr = va_arg(arg_list, int*);</w:t>
      </w:r>
    </w:p>
    <w:p w14:paraId="0297AEA0" w14:textId="77777777" w:rsidR="00BF42E7" w:rsidRPr="00903DBA" w:rsidRDefault="00BF42E7" w:rsidP="00BF42E7">
      <w:pPr>
        <w:pStyle w:val="Code"/>
        <w:rPr>
          <w:highlight w:val="white"/>
        </w:rPr>
      </w:pPr>
      <w:r w:rsidRPr="00903DBA">
        <w:rPr>
          <w:highlight w:val="white"/>
        </w:rPr>
        <w:t xml:space="preserve">                *intPtr = (int) longValue;</w:t>
      </w:r>
    </w:p>
    <w:p w14:paraId="1012DE6F" w14:textId="77777777" w:rsidR="00BF42E7" w:rsidRPr="00903DBA" w:rsidRDefault="00BF42E7" w:rsidP="00BF42E7">
      <w:pPr>
        <w:pStyle w:val="Code"/>
        <w:rPr>
          <w:highlight w:val="white"/>
        </w:rPr>
      </w:pPr>
      <w:r w:rsidRPr="00903DBA">
        <w:rPr>
          <w:highlight w:val="white"/>
        </w:rPr>
        <w:t xml:space="preserve">              }</w:t>
      </w:r>
    </w:p>
    <w:p w14:paraId="3EEC058B" w14:textId="77777777" w:rsidR="00BF42E7" w:rsidRPr="00903DBA" w:rsidRDefault="00BF42E7" w:rsidP="00BF42E7">
      <w:pPr>
        <w:pStyle w:val="Code"/>
        <w:rPr>
          <w:highlight w:val="white"/>
        </w:rPr>
      </w:pPr>
      <w:r w:rsidRPr="00903DBA">
        <w:rPr>
          <w:highlight w:val="white"/>
        </w:rPr>
        <w:t xml:space="preserve">              else {</w:t>
      </w:r>
    </w:p>
    <w:p w14:paraId="7F9D7F55" w14:textId="77777777" w:rsidR="00BF42E7" w:rsidRPr="00903DBA" w:rsidRDefault="00BF42E7" w:rsidP="00BF42E7">
      <w:pPr>
        <w:pStyle w:val="Code"/>
        <w:rPr>
          <w:highlight w:val="white"/>
        </w:rPr>
      </w:pPr>
      <w:r w:rsidRPr="00903DBA">
        <w:rPr>
          <w:highlight w:val="white"/>
        </w:rPr>
        <w:lastRenderedPageBreak/>
        <w:t xml:space="preserve">                longPtr = va_arg(arg_list, long*);</w:t>
      </w:r>
    </w:p>
    <w:p w14:paraId="582AD7EA" w14:textId="77777777" w:rsidR="00BF42E7" w:rsidRPr="00903DBA" w:rsidRDefault="00BF42E7" w:rsidP="00BF42E7">
      <w:pPr>
        <w:pStyle w:val="Code"/>
        <w:rPr>
          <w:highlight w:val="white"/>
        </w:rPr>
      </w:pPr>
      <w:r w:rsidRPr="00903DBA">
        <w:rPr>
          <w:highlight w:val="white"/>
        </w:rPr>
        <w:t xml:space="preserve">                *longPtr = longValue;</w:t>
      </w:r>
    </w:p>
    <w:p w14:paraId="7EAA058B" w14:textId="77777777" w:rsidR="00BF42E7" w:rsidRPr="00903DBA" w:rsidRDefault="00BF42E7" w:rsidP="00BF42E7">
      <w:pPr>
        <w:pStyle w:val="Code"/>
        <w:rPr>
          <w:highlight w:val="white"/>
        </w:rPr>
      </w:pPr>
      <w:r w:rsidRPr="00903DBA">
        <w:rPr>
          <w:highlight w:val="white"/>
        </w:rPr>
        <w:t xml:space="preserve">              }</w:t>
      </w:r>
    </w:p>
    <w:p w14:paraId="5BA3A805" w14:textId="77777777" w:rsidR="00BF42E7" w:rsidRPr="00903DBA" w:rsidRDefault="00BF42E7" w:rsidP="00BF42E7">
      <w:pPr>
        <w:pStyle w:val="Code"/>
        <w:rPr>
          <w:highlight w:val="white"/>
        </w:rPr>
      </w:pPr>
      <w:r w:rsidRPr="00903DBA">
        <w:rPr>
          <w:highlight w:val="white"/>
        </w:rPr>
        <w:t xml:space="preserve">            }</w:t>
      </w:r>
    </w:p>
    <w:p w14:paraId="3071B1D7" w14:textId="77777777" w:rsidR="00BF42E7" w:rsidRPr="00903DBA" w:rsidRDefault="00BF42E7" w:rsidP="00BF42E7">
      <w:pPr>
        <w:pStyle w:val="Code"/>
        <w:rPr>
          <w:highlight w:val="white"/>
        </w:rPr>
      </w:pPr>
    </w:p>
    <w:p w14:paraId="14C05FC6" w14:textId="77777777" w:rsidR="00BF42E7" w:rsidRPr="00903DBA" w:rsidRDefault="00BF42E7" w:rsidP="00BF42E7">
      <w:pPr>
        <w:pStyle w:val="Code"/>
        <w:rPr>
          <w:highlight w:val="white"/>
        </w:rPr>
      </w:pPr>
      <w:r w:rsidRPr="00903DBA">
        <w:rPr>
          <w:highlight w:val="white"/>
        </w:rPr>
        <w:t xml:space="preserve">            percent = FALSE;</w:t>
      </w:r>
    </w:p>
    <w:p w14:paraId="3326DA2A" w14:textId="77777777" w:rsidR="00BF42E7" w:rsidRPr="00903DBA" w:rsidRDefault="00BF42E7" w:rsidP="00BF42E7">
      <w:pPr>
        <w:pStyle w:val="Code"/>
        <w:rPr>
          <w:highlight w:val="white"/>
        </w:rPr>
      </w:pPr>
      <w:r w:rsidRPr="00903DBA">
        <w:rPr>
          <w:highlight w:val="white"/>
        </w:rPr>
        <w:t xml:space="preserve">            break;</w:t>
      </w:r>
    </w:p>
    <w:p w14:paraId="748C4FAD" w14:textId="77777777" w:rsidR="00BF42E7" w:rsidRPr="00903DBA" w:rsidRDefault="00BF42E7" w:rsidP="00BF42E7">
      <w:pPr>
        <w:pStyle w:val="Code"/>
        <w:rPr>
          <w:highlight w:val="white"/>
        </w:rPr>
      </w:pPr>
    </w:p>
    <w:p w14:paraId="45D9988F" w14:textId="77777777" w:rsidR="00BF42E7" w:rsidRPr="00903DBA" w:rsidRDefault="00BF42E7" w:rsidP="00BF42E7">
      <w:pPr>
        <w:pStyle w:val="Code"/>
        <w:rPr>
          <w:highlight w:val="white"/>
        </w:rPr>
      </w:pPr>
      <w:r w:rsidRPr="00903DBA">
        <w:rPr>
          <w:highlight w:val="white"/>
        </w:rPr>
        <w:t xml:space="preserve">          case 'o':</w:t>
      </w:r>
    </w:p>
    <w:p w14:paraId="47BE7167" w14:textId="77777777" w:rsidR="00BF42E7" w:rsidRPr="00903DBA" w:rsidRDefault="00BF42E7" w:rsidP="00BF42E7">
      <w:pPr>
        <w:pStyle w:val="Code"/>
        <w:rPr>
          <w:highlight w:val="white"/>
        </w:rPr>
      </w:pPr>
      <w:r w:rsidRPr="00903DBA">
        <w:rPr>
          <w:highlight w:val="white"/>
        </w:rPr>
        <w:t xml:space="preserve">            unsignedLongValue = scanUnsignedLongInt(8);</w:t>
      </w:r>
    </w:p>
    <w:p w14:paraId="701152E2" w14:textId="77777777" w:rsidR="00BF42E7" w:rsidRPr="00903DBA" w:rsidRDefault="00BF42E7" w:rsidP="00BF42E7">
      <w:pPr>
        <w:pStyle w:val="Code"/>
        <w:rPr>
          <w:highlight w:val="white"/>
        </w:rPr>
      </w:pPr>
    </w:p>
    <w:p w14:paraId="63A59977" w14:textId="77777777" w:rsidR="00BF42E7" w:rsidRPr="00903DBA" w:rsidRDefault="00BF42E7" w:rsidP="00BF42E7">
      <w:pPr>
        <w:pStyle w:val="Code"/>
        <w:rPr>
          <w:highlight w:val="white"/>
        </w:rPr>
      </w:pPr>
      <w:r w:rsidRPr="00903DBA">
        <w:rPr>
          <w:highlight w:val="white"/>
        </w:rPr>
        <w:t xml:space="preserve">            if (!star) {</w:t>
      </w:r>
    </w:p>
    <w:p w14:paraId="62FD63B0" w14:textId="77777777" w:rsidR="00BF42E7" w:rsidRPr="00903DBA" w:rsidRDefault="00BF42E7" w:rsidP="00BF42E7">
      <w:pPr>
        <w:pStyle w:val="Code"/>
        <w:rPr>
          <w:highlight w:val="white"/>
        </w:rPr>
      </w:pPr>
      <w:r w:rsidRPr="00903DBA">
        <w:rPr>
          <w:highlight w:val="white"/>
        </w:rPr>
        <w:t xml:space="preserve">              if (shortInt) {</w:t>
      </w:r>
    </w:p>
    <w:p w14:paraId="2DE641A3"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7570D6DD" w14:textId="77777777" w:rsidR="00BF42E7" w:rsidRPr="00903DBA" w:rsidRDefault="00BF42E7" w:rsidP="00BF42E7">
      <w:pPr>
        <w:pStyle w:val="Code"/>
        <w:rPr>
          <w:highlight w:val="white"/>
        </w:rPr>
      </w:pPr>
      <w:r w:rsidRPr="00903DBA">
        <w:rPr>
          <w:highlight w:val="white"/>
        </w:rPr>
        <w:t xml:space="preserve">                *unsignedShortPtr = (short) unsignedLongValue;</w:t>
      </w:r>
    </w:p>
    <w:p w14:paraId="04EFD586" w14:textId="77777777" w:rsidR="00BF42E7" w:rsidRPr="00903DBA" w:rsidRDefault="00BF42E7" w:rsidP="00BF42E7">
      <w:pPr>
        <w:pStyle w:val="Code"/>
        <w:rPr>
          <w:highlight w:val="white"/>
        </w:rPr>
      </w:pPr>
      <w:r w:rsidRPr="00903DBA">
        <w:rPr>
          <w:highlight w:val="white"/>
        </w:rPr>
        <w:t xml:space="preserve">              }</w:t>
      </w:r>
    </w:p>
    <w:p w14:paraId="7FDF2541" w14:textId="77777777" w:rsidR="00BF42E7" w:rsidRPr="00903DBA" w:rsidRDefault="00BF42E7" w:rsidP="00BF42E7">
      <w:pPr>
        <w:pStyle w:val="Code"/>
        <w:rPr>
          <w:highlight w:val="white"/>
        </w:rPr>
      </w:pPr>
      <w:r w:rsidRPr="00903DBA">
        <w:rPr>
          <w:highlight w:val="white"/>
        </w:rPr>
        <w:t xml:space="preserve">              else if (!longIntOrDouble) {</w:t>
      </w:r>
    </w:p>
    <w:p w14:paraId="2EA53BEE"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13F8E31E" w14:textId="77777777" w:rsidR="00BF42E7" w:rsidRPr="00903DBA" w:rsidRDefault="00BF42E7" w:rsidP="00BF42E7">
      <w:pPr>
        <w:pStyle w:val="Code"/>
        <w:rPr>
          <w:highlight w:val="white"/>
        </w:rPr>
      </w:pPr>
      <w:r w:rsidRPr="00903DBA">
        <w:rPr>
          <w:highlight w:val="white"/>
        </w:rPr>
        <w:t xml:space="preserve">                *unsignedIntPtr = (int) unsignedLongValue;</w:t>
      </w:r>
    </w:p>
    <w:p w14:paraId="4E2DBE94" w14:textId="77777777" w:rsidR="00BF42E7" w:rsidRPr="00903DBA" w:rsidRDefault="00BF42E7" w:rsidP="00BF42E7">
      <w:pPr>
        <w:pStyle w:val="Code"/>
        <w:rPr>
          <w:highlight w:val="white"/>
        </w:rPr>
      </w:pPr>
      <w:r w:rsidRPr="00903DBA">
        <w:rPr>
          <w:highlight w:val="white"/>
        </w:rPr>
        <w:t xml:space="preserve">              }</w:t>
      </w:r>
    </w:p>
    <w:p w14:paraId="4BF514F2" w14:textId="77777777" w:rsidR="00BF42E7" w:rsidRPr="00903DBA" w:rsidRDefault="00BF42E7" w:rsidP="00BF42E7">
      <w:pPr>
        <w:pStyle w:val="Code"/>
        <w:rPr>
          <w:highlight w:val="white"/>
        </w:rPr>
      </w:pPr>
      <w:r w:rsidRPr="00903DBA">
        <w:rPr>
          <w:highlight w:val="white"/>
        </w:rPr>
        <w:t xml:space="preserve">              else {</w:t>
      </w:r>
    </w:p>
    <w:p w14:paraId="1431784F"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48E133DC" w14:textId="77777777" w:rsidR="00BF42E7" w:rsidRPr="00903DBA" w:rsidRDefault="00BF42E7" w:rsidP="00BF42E7">
      <w:pPr>
        <w:pStyle w:val="Code"/>
        <w:rPr>
          <w:highlight w:val="white"/>
        </w:rPr>
      </w:pPr>
      <w:r w:rsidRPr="00903DBA">
        <w:rPr>
          <w:highlight w:val="white"/>
        </w:rPr>
        <w:t xml:space="preserve">                *unsignedLongPtr = unsignedLongValue;</w:t>
      </w:r>
    </w:p>
    <w:p w14:paraId="028F4B81" w14:textId="77777777" w:rsidR="00BF42E7" w:rsidRPr="00903DBA" w:rsidRDefault="00BF42E7" w:rsidP="00BF42E7">
      <w:pPr>
        <w:pStyle w:val="Code"/>
        <w:rPr>
          <w:highlight w:val="white"/>
        </w:rPr>
      </w:pPr>
      <w:r w:rsidRPr="00903DBA">
        <w:rPr>
          <w:highlight w:val="white"/>
        </w:rPr>
        <w:t xml:space="preserve">              }</w:t>
      </w:r>
    </w:p>
    <w:p w14:paraId="4E503967" w14:textId="77777777" w:rsidR="00BF42E7" w:rsidRPr="00903DBA" w:rsidRDefault="00BF42E7" w:rsidP="00BF42E7">
      <w:pPr>
        <w:pStyle w:val="Code"/>
        <w:rPr>
          <w:highlight w:val="white"/>
        </w:rPr>
      </w:pPr>
      <w:r w:rsidRPr="00903DBA">
        <w:rPr>
          <w:highlight w:val="white"/>
        </w:rPr>
        <w:t xml:space="preserve">            }</w:t>
      </w:r>
    </w:p>
    <w:p w14:paraId="76B6FE55" w14:textId="77777777" w:rsidR="00BF42E7" w:rsidRPr="00903DBA" w:rsidRDefault="00BF42E7" w:rsidP="00BF42E7">
      <w:pPr>
        <w:pStyle w:val="Code"/>
        <w:rPr>
          <w:highlight w:val="white"/>
        </w:rPr>
      </w:pPr>
    </w:p>
    <w:p w14:paraId="6547F285" w14:textId="77777777" w:rsidR="00BF42E7" w:rsidRPr="00903DBA" w:rsidRDefault="00BF42E7" w:rsidP="00BF42E7">
      <w:pPr>
        <w:pStyle w:val="Code"/>
        <w:rPr>
          <w:highlight w:val="white"/>
        </w:rPr>
      </w:pPr>
      <w:r w:rsidRPr="00903DBA">
        <w:rPr>
          <w:highlight w:val="white"/>
        </w:rPr>
        <w:t xml:space="preserve">            percent = FALSE;</w:t>
      </w:r>
    </w:p>
    <w:p w14:paraId="142FCB09" w14:textId="77777777" w:rsidR="00BF42E7" w:rsidRPr="00903DBA" w:rsidRDefault="00BF42E7" w:rsidP="00BF42E7">
      <w:pPr>
        <w:pStyle w:val="Code"/>
        <w:rPr>
          <w:highlight w:val="white"/>
        </w:rPr>
      </w:pPr>
      <w:r w:rsidRPr="00903DBA">
        <w:rPr>
          <w:highlight w:val="white"/>
        </w:rPr>
        <w:t xml:space="preserve">            break;</w:t>
      </w:r>
    </w:p>
    <w:p w14:paraId="088CCF45" w14:textId="77777777" w:rsidR="00BF42E7" w:rsidRPr="00903DBA" w:rsidRDefault="00BF42E7" w:rsidP="00BF42E7">
      <w:pPr>
        <w:pStyle w:val="Code"/>
        <w:rPr>
          <w:highlight w:val="white"/>
        </w:rPr>
      </w:pPr>
    </w:p>
    <w:p w14:paraId="1CF849FC" w14:textId="77777777" w:rsidR="00BF42E7" w:rsidRPr="00903DBA" w:rsidRDefault="00BF42E7" w:rsidP="00BF42E7">
      <w:pPr>
        <w:pStyle w:val="Code"/>
        <w:rPr>
          <w:highlight w:val="white"/>
        </w:rPr>
      </w:pPr>
      <w:r w:rsidRPr="00903DBA">
        <w:rPr>
          <w:highlight w:val="white"/>
        </w:rPr>
        <w:t xml:space="preserve">          case 'x':</w:t>
      </w:r>
    </w:p>
    <w:p w14:paraId="7C3AF9B2" w14:textId="77777777" w:rsidR="00BF42E7" w:rsidRPr="00903DBA" w:rsidRDefault="00BF42E7" w:rsidP="00BF42E7">
      <w:pPr>
        <w:pStyle w:val="Code"/>
        <w:rPr>
          <w:highlight w:val="white"/>
        </w:rPr>
      </w:pPr>
      <w:r w:rsidRPr="00903DBA">
        <w:rPr>
          <w:highlight w:val="white"/>
        </w:rPr>
        <w:t xml:space="preserve">            unsignedLongValue = scanUnsignedLongInt(16);</w:t>
      </w:r>
    </w:p>
    <w:p w14:paraId="7D8A27DB" w14:textId="77777777" w:rsidR="00BF42E7" w:rsidRPr="00903DBA" w:rsidRDefault="00BF42E7" w:rsidP="00BF42E7">
      <w:pPr>
        <w:pStyle w:val="Code"/>
        <w:rPr>
          <w:highlight w:val="white"/>
        </w:rPr>
      </w:pPr>
    </w:p>
    <w:p w14:paraId="3828090D" w14:textId="77777777" w:rsidR="00BF42E7" w:rsidRPr="00903DBA" w:rsidRDefault="00BF42E7" w:rsidP="00BF42E7">
      <w:pPr>
        <w:pStyle w:val="Code"/>
        <w:rPr>
          <w:highlight w:val="white"/>
        </w:rPr>
      </w:pPr>
      <w:r w:rsidRPr="00903DBA">
        <w:rPr>
          <w:highlight w:val="white"/>
        </w:rPr>
        <w:t xml:space="preserve">            if (!star) {</w:t>
      </w:r>
    </w:p>
    <w:p w14:paraId="72F00160" w14:textId="77777777" w:rsidR="00BF42E7" w:rsidRPr="00903DBA" w:rsidRDefault="00BF42E7" w:rsidP="00BF42E7">
      <w:pPr>
        <w:pStyle w:val="Code"/>
        <w:rPr>
          <w:highlight w:val="white"/>
        </w:rPr>
      </w:pPr>
      <w:r w:rsidRPr="00903DBA">
        <w:rPr>
          <w:highlight w:val="white"/>
        </w:rPr>
        <w:t xml:space="preserve">              if (shortInt) {</w:t>
      </w:r>
    </w:p>
    <w:p w14:paraId="7C71AEEA"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30504EB4" w14:textId="77777777" w:rsidR="00BF42E7" w:rsidRPr="00903DBA" w:rsidRDefault="00BF42E7" w:rsidP="00BF42E7">
      <w:pPr>
        <w:pStyle w:val="Code"/>
        <w:rPr>
          <w:highlight w:val="white"/>
        </w:rPr>
      </w:pPr>
      <w:r w:rsidRPr="00903DBA">
        <w:rPr>
          <w:highlight w:val="white"/>
        </w:rPr>
        <w:t xml:space="preserve">                *unsignedShortPtr = (short) unsignedLongValue;</w:t>
      </w:r>
    </w:p>
    <w:p w14:paraId="13E8276F" w14:textId="77777777" w:rsidR="00BF42E7" w:rsidRPr="00903DBA" w:rsidRDefault="00BF42E7" w:rsidP="00BF42E7">
      <w:pPr>
        <w:pStyle w:val="Code"/>
        <w:rPr>
          <w:highlight w:val="white"/>
        </w:rPr>
      </w:pPr>
      <w:r w:rsidRPr="00903DBA">
        <w:rPr>
          <w:highlight w:val="white"/>
        </w:rPr>
        <w:t xml:space="preserve">              }</w:t>
      </w:r>
    </w:p>
    <w:p w14:paraId="4C3D9135" w14:textId="77777777" w:rsidR="00BF42E7" w:rsidRPr="00903DBA" w:rsidRDefault="00BF42E7" w:rsidP="00BF42E7">
      <w:pPr>
        <w:pStyle w:val="Code"/>
        <w:rPr>
          <w:highlight w:val="white"/>
        </w:rPr>
      </w:pPr>
      <w:r w:rsidRPr="00903DBA">
        <w:rPr>
          <w:highlight w:val="white"/>
        </w:rPr>
        <w:t xml:space="preserve">              else if (!longIntOrDouble) {</w:t>
      </w:r>
    </w:p>
    <w:p w14:paraId="70F88DD2"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0A659CE4" w14:textId="77777777" w:rsidR="00BF42E7" w:rsidRPr="00903DBA" w:rsidRDefault="00BF42E7" w:rsidP="00BF42E7">
      <w:pPr>
        <w:pStyle w:val="Code"/>
        <w:rPr>
          <w:highlight w:val="white"/>
        </w:rPr>
      </w:pPr>
      <w:r w:rsidRPr="00903DBA">
        <w:rPr>
          <w:highlight w:val="white"/>
        </w:rPr>
        <w:t xml:space="preserve">                *unsignedIntPtr = (int) unsignedLongValue;</w:t>
      </w:r>
    </w:p>
    <w:p w14:paraId="77408402" w14:textId="77777777" w:rsidR="00BF42E7" w:rsidRPr="00903DBA" w:rsidRDefault="00BF42E7" w:rsidP="00BF42E7">
      <w:pPr>
        <w:pStyle w:val="Code"/>
        <w:rPr>
          <w:highlight w:val="white"/>
        </w:rPr>
      </w:pPr>
      <w:r w:rsidRPr="00903DBA">
        <w:rPr>
          <w:highlight w:val="white"/>
        </w:rPr>
        <w:t xml:space="preserve">              }</w:t>
      </w:r>
    </w:p>
    <w:p w14:paraId="01152EE0" w14:textId="77777777" w:rsidR="00BF42E7" w:rsidRPr="00903DBA" w:rsidRDefault="00BF42E7" w:rsidP="00BF42E7">
      <w:pPr>
        <w:pStyle w:val="Code"/>
        <w:rPr>
          <w:highlight w:val="white"/>
        </w:rPr>
      </w:pPr>
      <w:r w:rsidRPr="00903DBA">
        <w:rPr>
          <w:highlight w:val="white"/>
        </w:rPr>
        <w:t xml:space="preserve">              else {</w:t>
      </w:r>
    </w:p>
    <w:p w14:paraId="24B3FB74"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7C24DD6" w14:textId="77777777" w:rsidR="00BF42E7" w:rsidRPr="00903DBA" w:rsidRDefault="00BF42E7" w:rsidP="00BF42E7">
      <w:pPr>
        <w:pStyle w:val="Code"/>
        <w:rPr>
          <w:highlight w:val="white"/>
        </w:rPr>
      </w:pPr>
      <w:r w:rsidRPr="00903DBA">
        <w:rPr>
          <w:highlight w:val="white"/>
        </w:rPr>
        <w:t xml:space="preserve">                *unsignedLongPtr = unsignedLongValue;</w:t>
      </w:r>
    </w:p>
    <w:p w14:paraId="6430CEAA" w14:textId="77777777" w:rsidR="00BF42E7" w:rsidRPr="00903DBA" w:rsidRDefault="00BF42E7" w:rsidP="00BF42E7">
      <w:pPr>
        <w:pStyle w:val="Code"/>
        <w:rPr>
          <w:highlight w:val="white"/>
        </w:rPr>
      </w:pPr>
      <w:r w:rsidRPr="00903DBA">
        <w:rPr>
          <w:highlight w:val="white"/>
        </w:rPr>
        <w:t xml:space="preserve">              }</w:t>
      </w:r>
    </w:p>
    <w:p w14:paraId="3F752FA1" w14:textId="77777777" w:rsidR="00BF42E7" w:rsidRPr="00903DBA" w:rsidRDefault="00BF42E7" w:rsidP="00BF42E7">
      <w:pPr>
        <w:pStyle w:val="Code"/>
        <w:rPr>
          <w:highlight w:val="white"/>
        </w:rPr>
      </w:pPr>
      <w:r w:rsidRPr="00903DBA">
        <w:rPr>
          <w:highlight w:val="white"/>
        </w:rPr>
        <w:t xml:space="preserve">            }</w:t>
      </w:r>
    </w:p>
    <w:p w14:paraId="0DB109CF" w14:textId="77777777" w:rsidR="00BF42E7" w:rsidRPr="00903DBA" w:rsidRDefault="00BF42E7" w:rsidP="00BF42E7">
      <w:pPr>
        <w:pStyle w:val="Code"/>
        <w:rPr>
          <w:highlight w:val="white"/>
        </w:rPr>
      </w:pPr>
    </w:p>
    <w:p w14:paraId="5BD20744" w14:textId="77777777" w:rsidR="00BF42E7" w:rsidRPr="00903DBA" w:rsidRDefault="00BF42E7" w:rsidP="00BF42E7">
      <w:pPr>
        <w:pStyle w:val="Code"/>
        <w:rPr>
          <w:highlight w:val="white"/>
        </w:rPr>
      </w:pPr>
      <w:r w:rsidRPr="00903DBA">
        <w:rPr>
          <w:highlight w:val="white"/>
        </w:rPr>
        <w:t xml:space="preserve">            percent = FALSE;</w:t>
      </w:r>
    </w:p>
    <w:p w14:paraId="236D96F8" w14:textId="77777777" w:rsidR="00BF42E7" w:rsidRPr="00903DBA" w:rsidRDefault="00BF42E7" w:rsidP="00BF42E7">
      <w:pPr>
        <w:pStyle w:val="Code"/>
        <w:rPr>
          <w:highlight w:val="white"/>
        </w:rPr>
      </w:pPr>
      <w:r w:rsidRPr="00903DBA">
        <w:rPr>
          <w:highlight w:val="white"/>
        </w:rPr>
        <w:t xml:space="preserve">            break;</w:t>
      </w:r>
    </w:p>
    <w:p w14:paraId="3E4564B6" w14:textId="77777777" w:rsidR="00BF42E7" w:rsidRPr="00903DBA" w:rsidRDefault="00BF42E7" w:rsidP="00BF42E7">
      <w:pPr>
        <w:pStyle w:val="Code"/>
        <w:rPr>
          <w:highlight w:val="white"/>
        </w:rPr>
      </w:pPr>
    </w:p>
    <w:p w14:paraId="073571F0" w14:textId="77777777" w:rsidR="00BF42E7" w:rsidRPr="00903DBA" w:rsidRDefault="00BF42E7" w:rsidP="00BF42E7">
      <w:pPr>
        <w:pStyle w:val="Code"/>
        <w:rPr>
          <w:highlight w:val="white"/>
        </w:rPr>
      </w:pPr>
      <w:r w:rsidRPr="00903DBA">
        <w:rPr>
          <w:highlight w:val="white"/>
        </w:rPr>
        <w:t xml:space="preserve">          case 'u':</w:t>
      </w:r>
    </w:p>
    <w:p w14:paraId="2860B32B" w14:textId="77777777" w:rsidR="00BF42E7" w:rsidRPr="00903DBA" w:rsidRDefault="00BF42E7" w:rsidP="00BF42E7">
      <w:pPr>
        <w:pStyle w:val="Code"/>
        <w:rPr>
          <w:highlight w:val="white"/>
        </w:rPr>
      </w:pPr>
      <w:r w:rsidRPr="00903DBA">
        <w:rPr>
          <w:highlight w:val="white"/>
        </w:rPr>
        <w:t xml:space="preserve">            unsignedLongValue = scanUnsignedLongInt(0);</w:t>
      </w:r>
    </w:p>
    <w:p w14:paraId="20C64E31" w14:textId="77777777" w:rsidR="00BF42E7" w:rsidRPr="00903DBA" w:rsidRDefault="00BF42E7" w:rsidP="00BF42E7">
      <w:pPr>
        <w:pStyle w:val="Code"/>
        <w:rPr>
          <w:highlight w:val="white"/>
        </w:rPr>
      </w:pPr>
    </w:p>
    <w:p w14:paraId="72B271E8" w14:textId="77777777" w:rsidR="00BF42E7" w:rsidRPr="00903DBA" w:rsidRDefault="00BF42E7" w:rsidP="00BF42E7">
      <w:pPr>
        <w:pStyle w:val="Code"/>
        <w:rPr>
          <w:highlight w:val="white"/>
        </w:rPr>
      </w:pPr>
      <w:r w:rsidRPr="00903DBA">
        <w:rPr>
          <w:highlight w:val="white"/>
        </w:rPr>
        <w:t xml:space="preserve">            if (!star) {</w:t>
      </w:r>
    </w:p>
    <w:p w14:paraId="42C8D5C1" w14:textId="77777777" w:rsidR="00BF42E7" w:rsidRPr="00903DBA" w:rsidRDefault="00BF42E7" w:rsidP="00BF42E7">
      <w:pPr>
        <w:pStyle w:val="Code"/>
        <w:rPr>
          <w:highlight w:val="white"/>
        </w:rPr>
      </w:pPr>
      <w:r w:rsidRPr="00903DBA">
        <w:rPr>
          <w:highlight w:val="white"/>
        </w:rPr>
        <w:t xml:space="preserve">              if (shortInt) {</w:t>
      </w:r>
    </w:p>
    <w:p w14:paraId="2DBD2C59" w14:textId="77777777" w:rsidR="00BF42E7" w:rsidRPr="00903DBA" w:rsidRDefault="00BF42E7" w:rsidP="00BF42E7">
      <w:pPr>
        <w:pStyle w:val="Code"/>
        <w:rPr>
          <w:highlight w:val="white"/>
        </w:rPr>
      </w:pPr>
      <w:r w:rsidRPr="00903DBA">
        <w:rPr>
          <w:highlight w:val="white"/>
        </w:rPr>
        <w:t xml:space="preserve">                unsignedShortPtr = va_arg(arg_list, unsigned short*);</w:t>
      </w:r>
    </w:p>
    <w:p w14:paraId="4D5B2700" w14:textId="77777777" w:rsidR="00BF42E7" w:rsidRPr="00903DBA" w:rsidRDefault="00BF42E7" w:rsidP="00BF42E7">
      <w:pPr>
        <w:pStyle w:val="Code"/>
        <w:rPr>
          <w:highlight w:val="white"/>
        </w:rPr>
      </w:pPr>
      <w:r w:rsidRPr="00903DBA">
        <w:rPr>
          <w:highlight w:val="white"/>
        </w:rPr>
        <w:t xml:space="preserve">                *unsignedShortPtr = (short) unsignedLongValue;</w:t>
      </w:r>
    </w:p>
    <w:p w14:paraId="3CF40E95" w14:textId="77777777" w:rsidR="00BF42E7" w:rsidRPr="00903DBA" w:rsidRDefault="00BF42E7" w:rsidP="00BF42E7">
      <w:pPr>
        <w:pStyle w:val="Code"/>
        <w:rPr>
          <w:highlight w:val="white"/>
        </w:rPr>
      </w:pPr>
      <w:r w:rsidRPr="00903DBA">
        <w:rPr>
          <w:highlight w:val="white"/>
        </w:rPr>
        <w:lastRenderedPageBreak/>
        <w:t xml:space="preserve">              }</w:t>
      </w:r>
    </w:p>
    <w:p w14:paraId="79E02CF6" w14:textId="77777777" w:rsidR="00BF42E7" w:rsidRPr="00903DBA" w:rsidRDefault="00BF42E7" w:rsidP="00BF42E7">
      <w:pPr>
        <w:pStyle w:val="Code"/>
        <w:rPr>
          <w:highlight w:val="white"/>
        </w:rPr>
      </w:pPr>
      <w:r w:rsidRPr="00903DBA">
        <w:rPr>
          <w:highlight w:val="white"/>
        </w:rPr>
        <w:t xml:space="preserve">              else if (!longIntOrDouble) {</w:t>
      </w:r>
    </w:p>
    <w:p w14:paraId="2829DA78" w14:textId="77777777" w:rsidR="00BF42E7" w:rsidRPr="00903DBA" w:rsidRDefault="00BF42E7" w:rsidP="00BF42E7">
      <w:pPr>
        <w:pStyle w:val="Code"/>
        <w:rPr>
          <w:highlight w:val="white"/>
        </w:rPr>
      </w:pPr>
      <w:r w:rsidRPr="00903DBA">
        <w:rPr>
          <w:highlight w:val="white"/>
        </w:rPr>
        <w:t xml:space="preserve">                unsignedIntPtr = va_arg(arg_list, unsigned int*);</w:t>
      </w:r>
    </w:p>
    <w:p w14:paraId="68AF063B" w14:textId="77777777" w:rsidR="00BF42E7" w:rsidRPr="00903DBA" w:rsidRDefault="00BF42E7" w:rsidP="00BF42E7">
      <w:pPr>
        <w:pStyle w:val="Code"/>
        <w:rPr>
          <w:highlight w:val="white"/>
        </w:rPr>
      </w:pPr>
      <w:r w:rsidRPr="00903DBA">
        <w:rPr>
          <w:highlight w:val="white"/>
        </w:rPr>
        <w:t xml:space="preserve">                *unsignedIntPtr = (int) unsignedLongValue;</w:t>
      </w:r>
    </w:p>
    <w:p w14:paraId="1D8F0111" w14:textId="77777777" w:rsidR="00BF42E7" w:rsidRPr="00903DBA" w:rsidRDefault="00BF42E7" w:rsidP="00BF42E7">
      <w:pPr>
        <w:pStyle w:val="Code"/>
        <w:rPr>
          <w:highlight w:val="white"/>
        </w:rPr>
      </w:pPr>
      <w:r w:rsidRPr="00903DBA">
        <w:rPr>
          <w:highlight w:val="white"/>
        </w:rPr>
        <w:t xml:space="preserve">              }</w:t>
      </w:r>
    </w:p>
    <w:p w14:paraId="1228B7C7" w14:textId="77777777" w:rsidR="00BF42E7" w:rsidRPr="00903DBA" w:rsidRDefault="00BF42E7" w:rsidP="00BF42E7">
      <w:pPr>
        <w:pStyle w:val="Code"/>
        <w:rPr>
          <w:highlight w:val="white"/>
        </w:rPr>
      </w:pPr>
      <w:r w:rsidRPr="00903DBA">
        <w:rPr>
          <w:highlight w:val="white"/>
        </w:rPr>
        <w:t xml:space="preserve">              else {</w:t>
      </w:r>
    </w:p>
    <w:p w14:paraId="3F1F1586" w14:textId="77777777" w:rsidR="00BF42E7" w:rsidRPr="00903DBA" w:rsidRDefault="00BF42E7" w:rsidP="00BF42E7">
      <w:pPr>
        <w:pStyle w:val="Code"/>
        <w:rPr>
          <w:highlight w:val="white"/>
        </w:rPr>
      </w:pPr>
      <w:r w:rsidRPr="00903DBA">
        <w:rPr>
          <w:highlight w:val="white"/>
        </w:rPr>
        <w:t xml:space="preserve">                unsignedLongPtr = va_arg(arg_list, unsigned long*);</w:t>
      </w:r>
    </w:p>
    <w:p w14:paraId="2689936B" w14:textId="77777777" w:rsidR="00BF42E7" w:rsidRPr="00903DBA" w:rsidRDefault="00BF42E7" w:rsidP="00BF42E7">
      <w:pPr>
        <w:pStyle w:val="Code"/>
        <w:rPr>
          <w:highlight w:val="white"/>
        </w:rPr>
      </w:pPr>
      <w:r w:rsidRPr="00903DBA">
        <w:rPr>
          <w:highlight w:val="white"/>
        </w:rPr>
        <w:t xml:space="preserve">                *unsignedLongPtr = unsignedLongValue;</w:t>
      </w:r>
    </w:p>
    <w:p w14:paraId="06E92C44" w14:textId="77777777" w:rsidR="00BF42E7" w:rsidRPr="00903DBA" w:rsidRDefault="00BF42E7" w:rsidP="00BF42E7">
      <w:pPr>
        <w:pStyle w:val="Code"/>
        <w:rPr>
          <w:highlight w:val="white"/>
        </w:rPr>
      </w:pPr>
      <w:r w:rsidRPr="00903DBA">
        <w:rPr>
          <w:highlight w:val="white"/>
        </w:rPr>
        <w:t xml:space="preserve">              }</w:t>
      </w:r>
    </w:p>
    <w:p w14:paraId="3A53EF9D" w14:textId="77777777" w:rsidR="00BF42E7" w:rsidRPr="00903DBA" w:rsidRDefault="00BF42E7" w:rsidP="00BF42E7">
      <w:pPr>
        <w:pStyle w:val="Code"/>
        <w:rPr>
          <w:highlight w:val="white"/>
        </w:rPr>
      </w:pPr>
      <w:r w:rsidRPr="00903DBA">
        <w:rPr>
          <w:highlight w:val="white"/>
        </w:rPr>
        <w:t xml:space="preserve">            }</w:t>
      </w:r>
    </w:p>
    <w:p w14:paraId="411C3BBE" w14:textId="77777777" w:rsidR="00BF42E7" w:rsidRPr="00903DBA" w:rsidRDefault="00BF42E7" w:rsidP="00BF42E7">
      <w:pPr>
        <w:pStyle w:val="Code"/>
        <w:rPr>
          <w:highlight w:val="white"/>
        </w:rPr>
      </w:pPr>
    </w:p>
    <w:p w14:paraId="732CBC77" w14:textId="77777777" w:rsidR="00BF42E7" w:rsidRPr="00903DBA" w:rsidRDefault="00BF42E7" w:rsidP="00BF42E7">
      <w:pPr>
        <w:pStyle w:val="Code"/>
        <w:rPr>
          <w:highlight w:val="white"/>
        </w:rPr>
      </w:pPr>
      <w:r w:rsidRPr="00903DBA">
        <w:rPr>
          <w:highlight w:val="white"/>
        </w:rPr>
        <w:t xml:space="preserve">            percent = FALSE;</w:t>
      </w:r>
    </w:p>
    <w:p w14:paraId="16471645" w14:textId="77777777" w:rsidR="00BF42E7" w:rsidRPr="00903DBA" w:rsidRDefault="00BF42E7" w:rsidP="00BF42E7">
      <w:pPr>
        <w:pStyle w:val="Code"/>
        <w:rPr>
          <w:highlight w:val="white"/>
        </w:rPr>
      </w:pPr>
      <w:r w:rsidRPr="00903DBA">
        <w:rPr>
          <w:highlight w:val="white"/>
        </w:rPr>
        <w:t xml:space="preserve">            break;</w:t>
      </w:r>
    </w:p>
    <w:p w14:paraId="402E246A" w14:textId="77777777" w:rsidR="00BF42E7" w:rsidRPr="00903DBA" w:rsidRDefault="00BF42E7" w:rsidP="00BF42E7">
      <w:pPr>
        <w:pStyle w:val="Code"/>
        <w:rPr>
          <w:highlight w:val="white"/>
        </w:rPr>
      </w:pPr>
    </w:p>
    <w:p w14:paraId="4537DE0F" w14:textId="77777777" w:rsidR="00BF42E7" w:rsidRPr="00903DBA" w:rsidRDefault="00BF42E7" w:rsidP="00BF42E7">
      <w:pPr>
        <w:pStyle w:val="Code"/>
        <w:rPr>
          <w:highlight w:val="white"/>
        </w:rPr>
      </w:pPr>
      <w:r w:rsidRPr="00903DBA">
        <w:rPr>
          <w:highlight w:val="white"/>
        </w:rPr>
        <w:t xml:space="preserve">          case 'e':</w:t>
      </w:r>
    </w:p>
    <w:p w14:paraId="0B4EC057" w14:textId="77777777" w:rsidR="00BF42E7" w:rsidRPr="00903DBA" w:rsidRDefault="00BF42E7" w:rsidP="00BF42E7">
      <w:pPr>
        <w:pStyle w:val="Code"/>
        <w:rPr>
          <w:highlight w:val="white"/>
        </w:rPr>
      </w:pPr>
      <w:r w:rsidRPr="00903DBA">
        <w:rPr>
          <w:highlight w:val="white"/>
        </w:rPr>
        <w:t xml:space="preserve">          case 'f':</w:t>
      </w:r>
    </w:p>
    <w:p w14:paraId="673589BE" w14:textId="77777777" w:rsidR="00BF42E7" w:rsidRPr="00903DBA" w:rsidRDefault="00BF42E7" w:rsidP="00BF42E7">
      <w:pPr>
        <w:pStyle w:val="Code"/>
        <w:rPr>
          <w:highlight w:val="white"/>
        </w:rPr>
      </w:pPr>
      <w:r w:rsidRPr="00903DBA">
        <w:rPr>
          <w:highlight w:val="white"/>
        </w:rPr>
        <w:t xml:space="preserve">          case 'g':</w:t>
      </w:r>
    </w:p>
    <w:p w14:paraId="0BF22A73" w14:textId="77777777" w:rsidR="00BF42E7" w:rsidRPr="00903DBA" w:rsidRDefault="00BF42E7" w:rsidP="00BF42E7">
      <w:pPr>
        <w:pStyle w:val="Code"/>
        <w:rPr>
          <w:highlight w:val="white"/>
        </w:rPr>
      </w:pPr>
      <w:r w:rsidRPr="00903DBA">
        <w:rPr>
          <w:highlight w:val="white"/>
        </w:rPr>
        <w:t xml:space="preserve">            longDoubleValue = scanLongDouble();</w:t>
      </w:r>
    </w:p>
    <w:p w14:paraId="64532AE2" w14:textId="77777777" w:rsidR="00BF42E7" w:rsidRPr="00903DBA" w:rsidRDefault="00BF42E7" w:rsidP="00BF42E7">
      <w:pPr>
        <w:pStyle w:val="Code"/>
        <w:rPr>
          <w:highlight w:val="white"/>
        </w:rPr>
      </w:pPr>
    </w:p>
    <w:p w14:paraId="65A10747" w14:textId="77777777" w:rsidR="00BF42E7" w:rsidRPr="00903DBA" w:rsidRDefault="00BF42E7" w:rsidP="00BF42E7">
      <w:pPr>
        <w:pStyle w:val="Code"/>
        <w:rPr>
          <w:highlight w:val="white"/>
        </w:rPr>
      </w:pPr>
      <w:r w:rsidRPr="00903DBA">
        <w:rPr>
          <w:highlight w:val="white"/>
        </w:rPr>
        <w:t xml:space="preserve">            if (!star) {</w:t>
      </w:r>
    </w:p>
    <w:p w14:paraId="6DA10D33" w14:textId="77777777" w:rsidR="00BF42E7" w:rsidRPr="00903DBA" w:rsidRDefault="00BF42E7" w:rsidP="00BF42E7">
      <w:pPr>
        <w:pStyle w:val="Code"/>
        <w:rPr>
          <w:highlight w:val="white"/>
        </w:rPr>
      </w:pPr>
      <w:r w:rsidRPr="00903DBA">
        <w:rPr>
          <w:highlight w:val="white"/>
        </w:rPr>
        <w:t xml:space="preserve">              if (longIntOrDouble) {</w:t>
      </w:r>
    </w:p>
    <w:p w14:paraId="568458A2" w14:textId="77777777" w:rsidR="00BF42E7" w:rsidRPr="00903DBA" w:rsidRDefault="00BF42E7" w:rsidP="00BF42E7">
      <w:pPr>
        <w:pStyle w:val="Code"/>
        <w:rPr>
          <w:highlight w:val="white"/>
        </w:rPr>
      </w:pPr>
      <w:r w:rsidRPr="00903DBA">
        <w:rPr>
          <w:highlight w:val="white"/>
        </w:rPr>
        <w:t xml:space="preserve">                double* doublePtr = va_arg(arg_list, double*);</w:t>
      </w:r>
    </w:p>
    <w:p w14:paraId="2E49297A" w14:textId="77777777" w:rsidR="00BF42E7" w:rsidRPr="00903DBA" w:rsidRDefault="00BF42E7" w:rsidP="00BF42E7">
      <w:pPr>
        <w:pStyle w:val="Code"/>
        <w:rPr>
          <w:highlight w:val="white"/>
        </w:rPr>
      </w:pPr>
      <w:r w:rsidRPr="00903DBA">
        <w:rPr>
          <w:highlight w:val="white"/>
        </w:rPr>
        <w:t xml:space="preserve">                *doublePtr = (double) longDoubleValue;</w:t>
      </w:r>
    </w:p>
    <w:p w14:paraId="47C8F301" w14:textId="77777777" w:rsidR="00BF42E7" w:rsidRPr="00903DBA" w:rsidRDefault="00BF42E7" w:rsidP="00BF42E7">
      <w:pPr>
        <w:pStyle w:val="Code"/>
        <w:rPr>
          <w:highlight w:val="white"/>
        </w:rPr>
      </w:pPr>
      <w:r w:rsidRPr="00903DBA">
        <w:rPr>
          <w:highlight w:val="white"/>
        </w:rPr>
        <w:t xml:space="preserve">              }</w:t>
      </w:r>
    </w:p>
    <w:p w14:paraId="031F445C" w14:textId="77777777" w:rsidR="00BF42E7" w:rsidRPr="00903DBA" w:rsidRDefault="00BF42E7" w:rsidP="00BF42E7">
      <w:pPr>
        <w:pStyle w:val="Code"/>
        <w:rPr>
          <w:highlight w:val="white"/>
        </w:rPr>
      </w:pPr>
      <w:r w:rsidRPr="00903DBA">
        <w:rPr>
          <w:highlight w:val="white"/>
        </w:rPr>
        <w:t xml:space="preserve">              else if (longDouble) {</w:t>
      </w:r>
    </w:p>
    <w:p w14:paraId="618E2C7A" w14:textId="77777777" w:rsidR="00BF42E7" w:rsidRPr="00903DBA" w:rsidRDefault="00BF42E7" w:rsidP="00BF42E7">
      <w:pPr>
        <w:pStyle w:val="Code"/>
        <w:rPr>
          <w:highlight w:val="white"/>
        </w:rPr>
      </w:pPr>
      <w:r w:rsidRPr="00903DBA">
        <w:rPr>
          <w:highlight w:val="white"/>
        </w:rPr>
        <w:t xml:space="preserve">                long double* longDoublePtr = va_arg(arg_list, long double*);</w:t>
      </w:r>
    </w:p>
    <w:p w14:paraId="264D20DC" w14:textId="77777777" w:rsidR="00BF42E7" w:rsidRPr="00903DBA" w:rsidRDefault="00BF42E7" w:rsidP="00BF42E7">
      <w:pPr>
        <w:pStyle w:val="Code"/>
        <w:rPr>
          <w:highlight w:val="white"/>
        </w:rPr>
      </w:pPr>
      <w:r w:rsidRPr="00903DBA">
        <w:rPr>
          <w:highlight w:val="white"/>
        </w:rPr>
        <w:t xml:space="preserve">                *longDoublePtr = longDoubleValue;</w:t>
      </w:r>
    </w:p>
    <w:p w14:paraId="77F26EE9" w14:textId="77777777" w:rsidR="00BF42E7" w:rsidRPr="00903DBA" w:rsidRDefault="00BF42E7" w:rsidP="00BF42E7">
      <w:pPr>
        <w:pStyle w:val="Code"/>
        <w:rPr>
          <w:highlight w:val="white"/>
        </w:rPr>
      </w:pPr>
      <w:r w:rsidRPr="00903DBA">
        <w:rPr>
          <w:highlight w:val="white"/>
        </w:rPr>
        <w:t xml:space="preserve">              }</w:t>
      </w:r>
    </w:p>
    <w:p w14:paraId="2A95DC6D" w14:textId="77777777" w:rsidR="00BF42E7" w:rsidRPr="00903DBA" w:rsidRDefault="00BF42E7" w:rsidP="00BF42E7">
      <w:pPr>
        <w:pStyle w:val="Code"/>
        <w:rPr>
          <w:highlight w:val="white"/>
        </w:rPr>
      </w:pPr>
      <w:r w:rsidRPr="00903DBA">
        <w:rPr>
          <w:highlight w:val="white"/>
        </w:rPr>
        <w:t xml:space="preserve">              else {</w:t>
      </w:r>
    </w:p>
    <w:p w14:paraId="52361E22" w14:textId="77777777" w:rsidR="00BF42E7" w:rsidRPr="00903DBA" w:rsidRDefault="00BF42E7" w:rsidP="00BF42E7">
      <w:pPr>
        <w:pStyle w:val="Code"/>
        <w:rPr>
          <w:highlight w:val="white"/>
        </w:rPr>
      </w:pPr>
      <w:r w:rsidRPr="00903DBA">
        <w:rPr>
          <w:highlight w:val="white"/>
        </w:rPr>
        <w:t xml:space="preserve">                float* floatPtr = va_arg(arg_list, float*);</w:t>
      </w:r>
    </w:p>
    <w:p w14:paraId="012EE4B5" w14:textId="77777777" w:rsidR="00BF42E7" w:rsidRPr="00903DBA" w:rsidRDefault="00BF42E7" w:rsidP="00BF42E7">
      <w:pPr>
        <w:pStyle w:val="Code"/>
        <w:rPr>
          <w:highlight w:val="white"/>
        </w:rPr>
      </w:pPr>
      <w:r w:rsidRPr="00903DBA">
        <w:rPr>
          <w:highlight w:val="white"/>
        </w:rPr>
        <w:t xml:space="preserve">                *floatPtr = (float) longDoubleValue;</w:t>
      </w:r>
    </w:p>
    <w:p w14:paraId="7F08ABDF" w14:textId="77777777" w:rsidR="00BF42E7" w:rsidRPr="00903DBA" w:rsidRDefault="00BF42E7" w:rsidP="00BF42E7">
      <w:pPr>
        <w:pStyle w:val="Code"/>
        <w:rPr>
          <w:highlight w:val="white"/>
        </w:rPr>
      </w:pPr>
      <w:r w:rsidRPr="00903DBA">
        <w:rPr>
          <w:highlight w:val="white"/>
        </w:rPr>
        <w:t xml:space="preserve">              }</w:t>
      </w:r>
    </w:p>
    <w:p w14:paraId="0AB68C18" w14:textId="77777777" w:rsidR="00BF42E7" w:rsidRPr="00903DBA" w:rsidRDefault="00BF42E7" w:rsidP="00BF42E7">
      <w:pPr>
        <w:pStyle w:val="Code"/>
        <w:rPr>
          <w:highlight w:val="white"/>
        </w:rPr>
      </w:pPr>
      <w:r w:rsidRPr="00903DBA">
        <w:rPr>
          <w:highlight w:val="white"/>
        </w:rPr>
        <w:t xml:space="preserve">            }</w:t>
      </w:r>
    </w:p>
    <w:p w14:paraId="182919F6" w14:textId="77777777" w:rsidR="00BF42E7" w:rsidRPr="00903DBA" w:rsidRDefault="00BF42E7" w:rsidP="00BF42E7">
      <w:pPr>
        <w:pStyle w:val="Code"/>
        <w:rPr>
          <w:highlight w:val="white"/>
        </w:rPr>
      </w:pPr>
    </w:p>
    <w:p w14:paraId="7BD5B068" w14:textId="77777777" w:rsidR="00BF42E7" w:rsidRPr="00903DBA" w:rsidRDefault="00BF42E7" w:rsidP="00BF42E7">
      <w:pPr>
        <w:pStyle w:val="Code"/>
        <w:rPr>
          <w:highlight w:val="white"/>
        </w:rPr>
      </w:pPr>
      <w:r w:rsidRPr="00903DBA">
        <w:rPr>
          <w:highlight w:val="white"/>
        </w:rPr>
        <w:t xml:space="preserve">            percent = FALSE;</w:t>
      </w:r>
    </w:p>
    <w:p w14:paraId="4FDD6EE8" w14:textId="77777777" w:rsidR="00BF42E7" w:rsidRPr="00903DBA" w:rsidRDefault="00BF42E7" w:rsidP="00BF42E7">
      <w:pPr>
        <w:pStyle w:val="Code"/>
        <w:rPr>
          <w:highlight w:val="white"/>
        </w:rPr>
      </w:pPr>
      <w:r w:rsidRPr="00903DBA">
        <w:rPr>
          <w:highlight w:val="white"/>
        </w:rPr>
        <w:t xml:space="preserve">            break;</w:t>
      </w:r>
    </w:p>
    <w:p w14:paraId="7CF48E1F" w14:textId="77777777" w:rsidR="00BF42E7" w:rsidRPr="00903DBA" w:rsidRDefault="00BF42E7" w:rsidP="00F113EB">
      <w:pPr>
        <w:pStyle w:val="Code"/>
        <w:rPr>
          <w:highlight w:val="white"/>
        </w:rPr>
      </w:pPr>
    </w:p>
    <w:p w14:paraId="35523469" w14:textId="77777777" w:rsidR="00F113EB" w:rsidRPr="00903DBA" w:rsidRDefault="00F113EB" w:rsidP="00F113EB">
      <w:pPr>
        <w:pStyle w:val="Code"/>
        <w:rPr>
          <w:highlight w:val="white"/>
        </w:rPr>
      </w:pPr>
      <w:r w:rsidRPr="00903DBA">
        <w:rPr>
          <w:highlight w:val="white"/>
        </w:rPr>
        <w:t xml:space="preserve">          case '[': {</w:t>
      </w:r>
    </w:p>
    <w:p w14:paraId="2DB164EE" w14:textId="77777777" w:rsidR="00F113EB" w:rsidRPr="00903DBA" w:rsidRDefault="00F113EB" w:rsidP="00F113EB">
      <w:pPr>
        <w:pStyle w:val="Code"/>
        <w:rPr>
          <w:highlight w:val="white"/>
        </w:rPr>
      </w:pPr>
      <w:r w:rsidRPr="00903DBA">
        <w:rPr>
          <w:highlight w:val="white"/>
        </w:rPr>
        <w:t xml:space="preserve">              BOOL not = FALSE;</w:t>
      </w:r>
    </w:p>
    <w:p w14:paraId="0979CE90" w14:textId="77777777" w:rsidR="00F113EB" w:rsidRPr="00903DBA" w:rsidRDefault="00F113EB" w:rsidP="00F113EB">
      <w:pPr>
        <w:pStyle w:val="Code"/>
        <w:rPr>
          <w:highlight w:val="white"/>
        </w:rPr>
      </w:pPr>
      <w:r w:rsidRPr="00903DBA">
        <w:rPr>
          <w:highlight w:val="white"/>
        </w:rPr>
        <w:t xml:space="preserve">              ++index;</w:t>
      </w:r>
    </w:p>
    <w:p w14:paraId="20F62476" w14:textId="77777777" w:rsidR="00F113EB" w:rsidRPr="00903DBA" w:rsidRDefault="00F113EB" w:rsidP="00F113EB">
      <w:pPr>
        <w:pStyle w:val="Code"/>
        <w:rPr>
          <w:highlight w:val="white"/>
        </w:rPr>
      </w:pPr>
    </w:p>
    <w:p w14:paraId="1DE1748C" w14:textId="77777777" w:rsidR="00F113EB" w:rsidRPr="00903DBA" w:rsidRDefault="00F113EB" w:rsidP="00F113EB">
      <w:pPr>
        <w:pStyle w:val="Code"/>
        <w:rPr>
          <w:highlight w:val="white"/>
        </w:rPr>
      </w:pPr>
      <w:r w:rsidRPr="00903DBA">
        <w:rPr>
          <w:highlight w:val="white"/>
        </w:rPr>
        <w:t xml:space="preserve">              if (format[index] == '^') {</w:t>
      </w:r>
    </w:p>
    <w:p w14:paraId="6D40E2BE" w14:textId="77777777" w:rsidR="00F113EB" w:rsidRPr="00903DBA" w:rsidRDefault="00F113EB" w:rsidP="00F113EB">
      <w:pPr>
        <w:pStyle w:val="Code"/>
        <w:rPr>
          <w:highlight w:val="white"/>
        </w:rPr>
      </w:pPr>
      <w:r w:rsidRPr="00903DBA">
        <w:rPr>
          <w:highlight w:val="white"/>
        </w:rPr>
        <w:t xml:space="preserve">                not = TRUE;</w:t>
      </w:r>
    </w:p>
    <w:p w14:paraId="6D478297" w14:textId="77777777" w:rsidR="00F113EB" w:rsidRPr="00903DBA" w:rsidRDefault="00F113EB" w:rsidP="00F113EB">
      <w:pPr>
        <w:pStyle w:val="Code"/>
        <w:rPr>
          <w:highlight w:val="white"/>
        </w:rPr>
      </w:pPr>
      <w:r w:rsidRPr="00903DBA">
        <w:rPr>
          <w:highlight w:val="white"/>
        </w:rPr>
        <w:t xml:space="preserve">                ++index;</w:t>
      </w:r>
    </w:p>
    <w:p w14:paraId="6B69C686" w14:textId="77777777" w:rsidR="00F113EB" w:rsidRPr="00903DBA" w:rsidRDefault="00F113EB" w:rsidP="00F113EB">
      <w:pPr>
        <w:pStyle w:val="Code"/>
        <w:rPr>
          <w:highlight w:val="white"/>
        </w:rPr>
      </w:pPr>
      <w:r w:rsidRPr="00903DBA">
        <w:rPr>
          <w:highlight w:val="white"/>
        </w:rPr>
        <w:t xml:space="preserve">              }</w:t>
      </w:r>
    </w:p>
    <w:p w14:paraId="53F203A1" w14:textId="77777777" w:rsidR="00F113EB" w:rsidRPr="00903DBA" w:rsidRDefault="00F113EB" w:rsidP="00F113EB">
      <w:pPr>
        <w:pStyle w:val="Code"/>
        <w:rPr>
          <w:highlight w:val="white"/>
        </w:rPr>
      </w:pPr>
    </w:p>
    <w:p w14:paraId="0682288F" w14:textId="77777777" w:rsidR="00F113EB" w:rsidRPr="00903DBA" w:rsidRDefault="00F113EB" w:rsidP="00F113EB">
      <w:pPr>
        <w:pStyle w:val="Code"/>
        <w:rPr>
          <w:highlight w:val="white"/>
        </w:rPr>
      </w:pPr>
      <w:r w:rsidRPr="00903DBA">
        <w:rPr>
          <w:highlight w:val="white"/>
        </w:rPr>
        <w:t xml:space="preserve">              { int startIndex = index;</w:t>
      </w:r>
    </w:p>
    <w:p w14:paraId="4A5AAD19" w14:textId="77777777" w:rsidR="00F113EB" w:rsidRPr="00903DBA" w:rsidRDefault="00F113EB" w:rsidP="00F113EB">
      <w:pPr>
        <w:pStyle w:val="Code"/>
        <w:rPr>
          <w:highlight w:val="white"/>
        </w:rPr>
      </w:pPr>
      <w:r w:rsidRPr="00903DBA">
        <w:rPr>
          <w:highlight w:val="white"/>
        </w:rPr>
        <w:t xml:space="preserve">                </w:t>
      </w:r>
    </w:p>
    <w:p w14:paraId="13AF65F0" w14:textId="77777777" w:rsidR="00F113EB" w:rsidRPr="00903DBA" w:rsidRDefault="00F113EB" w:rsidP="00F113EB">
      <w:pPr>
        <w:pStyle w:val="Code"/>
        <w:rPr>
          <w:highlight w:val="white"/>
        </w:rPr>
      </w:pPr>
      <w:r w:rsidRPr="00903DBA">
        <w:rPr>
          <w:highlight w:val="white"/>
        </w:rPr>
        <w:t xml:space="preserve">                while (format[index] != ']') {</w:t>
      </w:r>
    </w:p>
    <w:p w14:paraId="4AE65119" w14:textId="77777777" w:rsidR="00F113EB" w:rsidRPr="00903DBA" w:rsidRDefault="00F113EB" w:rsidP="00F113EB">
      <w:pPr>
        <w:pStyle w:val="Code"/>
        <w:rPr>
          <w:highlight w:val="white"/>
        </w:rPr>
      </w:pPr>
      <w:r w:rsidRPr="00903DBA">
        <w:rPr>
          <w:highlight w:val="white"/>
        </w:rPr>
        <w:t xml:space="preserve">                  ++index;</w:t>
      </w:r>
    </w:p>
    <w:p w14:paraId="00C20CAB" w14:textId="77777777" w:rsidR="00F113EB" w:rsidRPr="00903DBA" w:rsidRDefault="00F113EB" w:rsidP="00F113EB">
      <w:pPr>
        <w:pStyle w:val="Code"/>
        <w:rPr>
          <w:highlight w:val="white"/>
        </w:rPr>
      </w:pPr>
      <w:r w:rsidRPr="00903DBA">
        <w:rPr>
          <w:highlight w:val="white"/>
        </w:rPr>
        <w:t xml:space="preserve">                }</w:t>
      </w:r>
    </w:p>
    <w:p w14:paraId="2F6CB4C5" w14:textId="77777777" w:rsidR="00F113EB" w:rsidRPr="00903DBA" w:rsidRDefault="00F113EB" w:rsidP="00F113EB">
      <w:pPr>
        <w:pStyle w:val="Code"/>
        <w:rPr>
          <w:highlight w:val="white"/>
        </w:rPr>
      </w:pPr>
    </w:p>
    <w:p w14:paraId="785FA954" w14:textId="76B8ECAF" w:rsidR="00F113EB" w:rsidRPr="00903DBA" w:rsidRDefault="00F113EB" w:rsidP="00F113EB">
      <w:pPr>
        <w:pStyle w:val="Code"/>
        <w:rPr>
          <w:highlight w:val="white"/>
        </w:rPr>
      </w:pPr>
      <w:r w:rsidRPr="00903DBA">
        <w:rPr>
          <w:highlight w:val="white"/>
        </w:rPr>
        <w:t xml:space="preserve">                { int size = index - startIndex;</w:t>
      </w:r>
    </w:p>
    <w:p w14:paraId="08EFF6F7" w14:textId="77777777" w:rsidR="00F113EB" w:rsidRPr="00903DBA" w:rsidRDefault="00F113EB" w:rsidP="00F113EB">
      <w:pPr>
        <w:pStyle w:val="Code"/>
        <w:rPr>
          <w:highlight w:val="white"/>
        </w:rPr>
      </w:pPr>
      <w:r w:rsidRPr="00903DBA">
        <w:rPr>
          <w:highlight w:val="white"/>
        </w:rPr>
        <w:t xml:space="preserve">                  char c = format[index];</w:t>
      </w:r>
    </w:p>
    <w:p w14:paraId="78E20BC3" w14:textId="77777777" w:rsidR="00F113EB" w:rsidRPr="00903DBA" w:rsidRDefault="00F113EB" w:rsidP="00F113EB">
      <w:pPr>
        <w:pStyle w:val="Code"/>
        <w:rPr>
          <w:highlight w:val="white"/>
        </w:rPr>
      </w:pPr>
      <w:r w:rsidRPr="00903DBA">
        <w:rPr>
          <w:highlight w:val="white"/>
        </w:rPr>
        <w:t xml:space="preserve">                  format[index] = '\0';</w:t>
      </w:r>
    </w:p>
    <w:p w14:paraId="12EA3439" w14:textId="77777777" w:rsidR="00F113EB" w:rsidRPr="00903DBA" w:rsidRDefault="00F113EB" w:rsidP="00F113EB">
      <w:pPr>
        <w:pStyle w:val="Code"/>
        <w:rPr>
          <w:highlight w:val="white"/>
        </w:rPr>
      </w:pPr>
    </w:p>
    <w:p w14:paraId="3DE23644" w14:textId="77777777" w:rsidR="00F113EB" w:rsidRPr="00903DBA" w:rsidRDefault="00F113EB" w:rsidP="00F113EB">
      <w:pPr>
        <w:pStyle w:val="Code"/>
        <w:rPr>
          <w:highlight w:val="white"/>
        </w:rPr>
      </w:pPr>
      <w:r w:rsidRPr="00903DBA">
        <w:rPr>
          <w:highlight w:val="white"/>
        </w:rPr>
        <w:t xml:space="preserve">                  if (!star) {</w:t>
      </w:r>
    </w:p>
    <w:p w14:paraId="2A489417" w14:textId="77777777" w:rsidR="00F113EB" w:rsidRPr="00903DBA" w:rsidRDefault="00F113EB" w:rsidP="00F113EB">
      <w:pPr>
        <w:pStyle w:val="Code"/>
        <w:rPr>
          <w:highlight w:val="white"/>
        </w:rPr>
      </w:pPr>
      <w:r w:rsidRPr="00903DBA">
        <w:rPr>
          <w:highlight w:val="white"/>
        </w:rPr>
        <w:lastRenderedPageBreak/>
        <w:t xml:space="preserve">                    char* string = va_arg(arg_list, char*);</w:t>
      </w:r>
    </w:p>
    <w:p w14:paraId="3D65F179" w14:textId="77777777" w:rsidR="00F113EB" w:rsidRPr="00903DBA" w:rsidRDefault="00F113EB" w:rsidP="00F113EB">
      <w:pPr>
        <w:pStyle w:val="Code"/>
        <w:rPr>
          <w:highlight w:val="white"/>
        </w:rPr>
      </w:pPr>
      <w:r w:rsidRPr="00903DBA">
        <w:rPr>
          <w:highlight w:val="white"/>
        </w:rPr>
        <w:t xml:space="preserve">                    scanPattern(string, &amp;format[startIndex], size, not);</w:t>
      </w:r>
    </w:p>
    <w:p w14:paraId="0AED94DD" w14:textId="77777777" w:rsidR="00F113EB" w:rsidRPr="00903DBA" w:rsidRDefault="00F113EB" w:rsidP="00F113EB">
      <w:pPr>
        <w:pStyle w:val="Code"/>
        <w:rPr>
          <w:highlight w:val="white"/>
        </w:rPr>
      </w:pPr>
      <w:r w:rsidRPr="00903DBA">
        <w:rPr>
          <w:highlight w:val="white"/>
        </w:rPr>
        <w:t xml:space="preserve">                  }</w:t>
      </w:r>
    </w:p>
    <w:p w14:paraId="577496F5" w14:textId="77777777" w:rsidR="00F113EB" w:rsidRPr="00903DBA" w:rsidRDefault="00F113EB" w:rsidP="00F113EB">
      <w:pPr>
        <w:pStyle w:val="Code"/>
        <w:rPr>
          <w:highlight w:val="white"/>
        </w:rPr>
      </w:pPr>
      <w:r w:rsidRPr="00903DBA">
        <w:rPr>
          <w:highlight w:val="white"/>
        </w:rPr>
        <w:t xml:space="preserve">                  else {</w:t>
      </w:r>
    </w:p>
    <w:p w14:paraId="2ED02972" w14:textId="77777777" w:rsidR="00F113EB" w:rsidRPr="00903DBA" w:rsidRDefault="00F113EB" w:rsidP="00F113EB">
      <w:pPr>
        <w:pStyle w:val="Code"/>
        <w:rPr>
          <w:highlight w:val="white"/>
        </w:rPr>
      </w:pPr>
      <w:r w:rsidRPr="00903DBA">
        <w:rPr>
          <w:highlight w:val="white"/>
        </w:rPr>
        <w:t xml:space="preserve">                    scanPattern(NULL, &amp;format[startIndex], size, not);</w:t>
      </w:r>
    </w:p>
    <w:p w14:paraId="02D2B83C" w14:textId="77777777" w:rsidR="00F113EB" w:rsidRPr="00903DBA" w:rsidRDefault="00F113EB" w:rsidP="00F113EB">
      <w:pPr>
        <w:pStyle w:val="Code"/>
        <w:rPr>
          <w:highlight w:val="white"/>
        </w:rPr>
      </w:pPr>
      <w:r w:rsidRPr="00903DBA">
        <w:rPr>
          <w:highlight w:val="white"/>
        </w:rPr>
        <w:t xml:space="preserve">                  }</w:t>
      </w:r>
    </w:p>
    <w:p w14:paraId="68F283A7" w14:textId="77777777" w:rsidR="00F113EB" w:rsidRPr="00903DBA" w:rsidRDefault="00F113EB" w:rsidP="00F113EB">
      <w:pPr>
        <w:pStyle w:val="Code"/>
        <w:rPr>
          <w:highlight w:val="white"/>
        </w:rPr>
      </w:pPr>
      <w:r w:rsidRPr="00903DBA">
        <w:rPr>
          <w:highlight w:val="white"/>
        </w:rPr>
        <w:t xml:space="preserve">                   </w:t>
      </w:r>
    </w:p>
    <w:p w14:paraId="3AB17DCE" w14:textId="77777777" w:rsidR="00F113EB" w:rsidRPr="00903DBA" w:rsidRDefault="00F113EB" w:rsidP="00F113EB">
      <w:pPr>
        <w:pStyle w:val="Code"/>
        <w:rPr>
          <w:highlight w:val="white"/>
        </w:rPr>
      </w:pPr>
      <w:r w:rsidRPr="00903DBA">
        <w:rPr>
          <w:highlight w:val="white"/>
        </w:rPr>
        <w:t xml:space="preserve">                  format[index] = c;</w:t>
      </w:r>
    </w:p>
    <w:p w14:paraId="4634140A" w14:textId="77777777" w:rsidR="00F113EB" w:rsidRPr="00903DBA" w:rsidRDefault="00F113EB" w:rsidP="00F113EB">
      <w:pPr>
        <w:pStyle w:val="Code"/>
        <w:rPr>
          <w:highlight w:val="white"/>
        </w:rPr>
      </w:pPr>
      <w:r w:rsidRPr="00903DBA">
        <w:rPr>
          <w:highlight w:val="white"/>
        </w:rPr>
        <w:t xml:space="preserve">                }</w:t>
      </w:r>
    </w:p>
    <w:p w14:paraId="56F1930E" w14:textId="77777777" w:rsidR="00F113EB" w:rsidRPr="00903DBA" w:rsidRDefault="00F113EB" w:rsidP="00F113EB">
      <w:pPr>
        <w:pStyle w:val="Code"/>
        <w:rPr>
          <w:highlight w:val="white"/>
        </w:rPr>
      </w:pPr>
      <w:r w:rsidRPr="00903DBA">
        <w:rPr>
          <w:highlight w:val="white"/>
        </w:rPr>
        <w:t xml:space="preserve">              }</w:t>
      </w:r>
    </w:p>
    <w:p w14:paraId="0CA36E9C" w14:textId="77777777" w:rsidR="00F113EB" w:rsidRPr="00903DBA" w:rsidRDefault="00F113EB" w:rsidP="00F113EB">
      <w:pPr>
        <w:pStyle w:val="Code"/>
        <w:rPr>
          <w:highlight w:val="white"/>
        </w:rPr>
      </w:pPr>
      <w:r w:rsidRPr="00903DBA">
        <w:rPr>
          <w:highlight w:val="white"/>
        </w:rPr>
        <w:t xml:space="preserve">            }</w:t>
      </w:r>
    </w:p>
    <w:p w14:paraId="74D70713" w14:textId="77777777" w:rsidR="00F113EB" w:rsidRPr="00903DBA" w:rsidRDefault="00F113EB" w:rsidP="00F113EB">
      <w:pPr>
        <w:pStyle w:val="Code"/>
        <w:rPr>
          <w:highlight w:val="white"/>
        </w:rPr>
      </w:pPr>
      <w:r w:rsidRPr="00903DBA">
        <w:rPr>
          <w:highlight w:val="white"/>
        </w:rPr>
        <w:t xml:space="preserve">            break;</w:t>
      </w:r>
    </w:p>
    <w:p w14:paraId="30599EE5" w14:textId="77777777" w:rsidR="00BF42E7" w:rsidRPr="00903DBA" w:rsidRDefault="00BF42E7" w:rsidP="00F113EB">
      <w:pPr>
        <w:pStyle w:val="Code"/>
        <w:rPr>
          <w:highlight w:val="white"/>
        </w:rPr>
      </w:pPr>
    </w:p>
    <w:p w14:paraId="79317E5F" w14:textId="77777777" w:rsidR="00BF42E7" w:rsidRPr="00903DBA" w:rsidRDefault="00BF42E7" w:rsidP="00BF42E7">
      <w:pPr>
        <w:pStyle w:val="Code"/>
        <w:rPr>
          <w:highlight w:val="white"/>
        </w:rPr>
      </w:pPr>
      <w:r w:rsidRPr="00903DBA">
        <w:rPr>
          <w:highlight w:val="white"/>
        </w:rPr>
        <w:t xml:space="preserve">          case 'n':</w:t>
      </w:r>
    </w:p>
    <w:p w14:paraId="7AC9F1C7" w14:textId="77777777" w:rsidR="00BF42E7" w:rsidRPr="00903DBA" w:rsidRDefault="00BF42E7" w:rsidP="00BF42E7">
      <w:pPr>
        <w:pStyle w:val="Code"/>
        <w:rPr>
          <w:highlight w:val="white"/>
        </w:rPr>
      </w:pPr>
      <w:r w:rsidRPr="00903DBA">
        <w:rPr>
          <w:highlight w:val="white"/>
        </w:rPr>
        <w:t xml:space="preserve">            charsPtr = va_arg(arg_list, int*);</w:t>
      </w:r>
    </w:p>
    <w:p w14:paraId="304D5575" w14:textId="77777777" w:rsidR="00BF42E7" w:rsidRPr="00903DBA" w:rsidRDefault="00BF42E7" w:rsidP="00BF42E7">
      <w:pPr>
        <w:pStyle w:val="Code"/>
        <w:rPr>
          <w:highlight w:val="white"/>
        </w:rPr>
      </w:pPr>
      <w:r w:rsidRPr="00903DBA">
        <w:rPr>
          <w:highlight w:val="white"/>
        </w:rPr>
        <w:t xml:space="preserve">            *charsPtr = g_inChars;</w:t>
      </w:r>
    </w:p>
    <w:p w14:paraId="21D42E37" w14:textId="77777777" w:rsidR="00BF42E7" w:rsidRPr="00903DBA" w:rsidRDefault="00BF42E7" w:rsidP="00BF42E7">
      <w:pPr>
        <w:pStyle w:val="Code"/>
        <w:rPr>
          <w:highlight w:val="white"/>
        </w:rPr>
      </w:pPr>
      <w:r w:rsidRPr="00903DBA">
        <w:rPr>
          <w:highlight w:val="white"/>
        </w:rPr>
        <w:t xml:space="preserve">            percent = FALSE;</w:t>
      </w:r>
    </w:p>
    <w:p w14:paraId="63FDBD1C" w14:textId="77777777" w:rsidR="00BF42E7" w:rsidRPr="00903DBA" w:rsidRDefault="00BF42E7" w:rsidP="00BF42E7">
      <w:pPr>
        <w:pStyle w:val="Code"/>
        <w:rPr>
          <w:highlight w:val="white"/>
        </w:rPr>
      </w:pPr>
      <w:r w:rsidRPr="00903DBA">
        <w:rPr>
          <w:highlight w:val="white"/>
        </w:rPr>
        <w:t xml:space="preserve">            break;</w:t>
      </w:r>
    </w:p>
    <w:p w14:paraId="184CBFCE" w14:textId="77777777" w:rsidR="00BF42E7" w:rsidRPr="00903DBA" w:rsidRDefault="00BF42E7" w:rsidP="00BF42E7">
      <w:pPr>
        <w:pStyle w:val="Code"/>
        <w:rPr>
          <w:highlight w:val="white"/>
        </w:rPr>
      </w:pPr>
    </w:p>
    <w:p w14:paraId="5366F323" w14:textId="77777777" w:rsidR="00BF42E7" w:rsidRPr="00903DBA" w:rsidRDefault="00BF42E7" w:rsidP="00BF42E7">
      <w:pPr>
        <w:pStyle w:val="Code"/>
        <w:rPr>
          <w:highlight w:val="white"/>
        </w:rPr>
      </w:pPr>
      <w:r w:rsidRPr="00903DBA">
        <w:rPr>
          <w:highlight w:val="white"/>
        </w:rPr>
        <w:t xml:space="preserve">          default:</w:t>
      </w:r>
    </w:p>
    <w:p w14:paraId="2F8A737C" w14:textId="77777777" w:rsidR="00BF42E7" w:rsidRPr="00903DBA" w:rsidRDefault="00BF42E7" w:rsidP="00BF42E7">
      <w:pPr>
        <w:pStyle w:val="Code"/>
        <w:rPr>
          <w:highlight w:val="white"/>
        </w:rPr>
      </w:pPr>
      <w:r w:rsidRPr="00903DBA">
        <w:rPr>
          <w:highlight w:val="white"/>
        </w:rPr>
        <w:t xml:space="preserve">            printf("scanFormat c = '%c'\n", c);</w:t>
      </w:r>
    </w:p>
    <w:p w14:paraId="6D7D39DB" w14:textId="77777777" w:rsidR="00BF42E7" w:rsidRPr="00903DBA" w:rsidRDefault="00BF42E7" w:rsidP="00BF42E7">
      <w:pPr>
        <w:pStyle w:val="Code"/>
        <w:rPr>
          <w:highlight w:val="white"/>
        </w:rPr>
      </w:pPr>
      <w:r w:rsidRPr="00903DBA">
        <w:rPr>
          <w:highlight w:val="white"/>
        </w:rPr>
        <w:t xml:space="preserve">            break;</w:t>
      </w:r>
    </w:p>
    <w:p w14:paraId="78217048" w14:textId="77777777" w:rsidR="00BF42E7" w:rsidRPr="00903DBA" w:rsidRDefault="00BF42E7" w:rsidP="00BF42E7">
      <w:pPr>
        <w:pStyle w:val="Code"/>
        <w:rPr>
          <w:highlight w:val="white"/>
        </w:rPr>
      </w:pPr>
      <w:r w:rsidRPr="00903DBA">
        <w:rPr>
          <w:highlight w:val="white"/>
        </w:rPr>
        <w:t xml:space="preserve">        }</w:t>
      </w:r>
    </w:p>
    <w:p w14:paraId="35DD5F63" w14:textId="77777777" w:rsidR="00BF42E7" w:rsidRPr="00903DBA" w:rsidRDefault="00BF42E7" w:rsidP="00BF42E7">
      <w:pPr>
        <w:pStyle w:val="Code"/>
        <w:rPr>
          <w:highlight w:val="white"/>
        </w:rPr>
      </w:pPr>
      <w:r w:rsidRPr="00903DBA">
        <w:rPr>
          <w:highlight w:val="white"/>
        </w:rPr>
        <w:t xml:space="preserve">      }</w:t>
      </w:r>
    </w:p>
    <w:p w14:paraId="08A11BBB" w14:textId="77777777" w:rsidR="00BF42E7" w:rsidRPr="00903DBA" w:rsidRDefault="00BF42E7" w:rsidP="00BF42E7">
      <w:pPr>
        <w:pStyle w:val="Code"/>
        <w:rPr>
          <w:highlight w:val="white"/>
        </w:rPr>
      </w:pPr>
      <w:r w:rsidRPr="00903DBA">
        <w:rPr>
          <w:highlight w:val="white"/>
        </w:rPr>
        <w:t xml:space="preserve">      else {</w:t>
      </w:r>
    </w:p>
    <w:p w14:paraId="27B18258" w14:textId="77777777" w:rsidR="00BF42E7" w:rsidRPr="00903DBA" w:rsidRDefault="00BF42E7" w:rsidP="00BF42E7">
      <w:pPr>
        <w:pStyle w:val="Code"/>
        <w:rPr>
          <w:highlight w:val="white"/>
        </w:rPr>
      </w:pPr>
      <w:r w:rsidRPr="00903DBA">
        <w:rPr>
          <w:highlight w:val="white"/>
        </w:rPr>
        <w:t xml:space="preserve">        if (c == '%') {</w:t>
      </w:r>
    </w:p>
    <w:p w14:paraId="5FE2204A" w14:textId="77777777" w:rsidR="00BF42E7" w:rsidRPr="00903DBA" w:rsidRDefault="00BF42E7" w:rsidP="00BF42E7">
      <w:pPr>
        <w:pStyle w:val="Code"/>
        <w:rPr>
          <w:highlight w:val="white"/>
        </w:rPr>
      </w:pPr>
      <w:r w:rsidRPr="00903DBA">
        <w:rPr>
          <w:highlight w:val="white"/>
        </w:rPr>
        <w:t xml:space="preserve">          percent = TRUE;</w:t>
      </w:r>
    </w:p>
    <w:p w14:paraId="00FDAB2D" w14:textId="77777777" w:rsidR="00BF42E7" w:rsidRPr="00903DBA" w:rsidRDefault="00BF42E7" w:rsidP="00BF42E7">
      <w:pPr>
        <w:pStyle w:val="Code"/>
        <w:rPr>
          <w:highlight w:val="white"/>
        </w:rPr>
      </w:pPr>
      <w:r w:rsidRPr="00903DBA">
        <w:rPr>
          <w:highlight w:val="white"/>
        </w:rPr>
        <w:t xml:space="preserve">          shortInt = FALSE;</w:t>
      </w:r>
    </w:p>
    <w:p w14:paraId="1E9C8D3B" w14:textId="77777777" w:rsidR="00BF42E7" w:rsidRPr="00903DBA" w:rsidRDefault="00BF42E7" w:rsidP="00BF42E7">
      <w:pPr>
        <w:pStyle w:val="Code"/>
        <w:rPr>
          <w:highlight w:val="white"/>
        </w:rPr>
      </w:pPr>
      <w:r w:rsidRPr="00903DBA">
        <w:rPr>
          <w:highlight w:val="white"/>
        </w:rPr>
        <w:t xml:space="preserve">          longIntOrDouble = FALSE;</w:t>
      </w:r>
    </w:p>
    <w:p w14:paraId="76E2C688" w14:textId="77777777" w:rsidR="00BF42E7" w:rsidRPr="00903DBA" w:rsidRDefault="00BF42E7" w:rsidP="00BF42E7">
      <w:pPr>
        <w:pStyle w:val="Code"/>
        <w:rPr>
          <w:highlight w:val="white"/>
        </w:rPr>
      </w:pPr>
      <w:r w:rsidRPr="00903DBA">
        <w:rPr>
          <w:highlight w:val="white"/>
        </w:rPr>
        <w:t xml:space="preserve">          longDouble = FALSE;</w:t>
      </w:r>
    </w:p>
    <w:p w14:paraId="74E73A4A" w14:textId="77777777" w:rsidR="00BF42E7" w:rsidRPr="00903DBA" w:rsidRDefault="00BF42E7" w:rsidP="00BF42E7">
      <w:pPr>
        <w:pStyle w:val="Code"/>
        <w:rPr>
          <w:highlight w:val="white"/>
        </w:rPr>
      </w:pPr>
      <w:r w:rsidRPr="00903DBA">
        <w:rPr>
          <w:highlight w:val="white"/>
        </w:rPr>
        <w:t xml:space="preserve">          star = FALSE;</w:t>
      </w:r>
    </w:p>
    <w:p w14:paraId="65B41A3F" w14:textId="77777777" w:rsidR="00BF42E7" w:rsidRPr="00903DBA" w:rsidRDefault="00BF42E7" w:rsidP="00BF42E7">
      <w:pPr>
        <w:pStyle w:val="Code"/>
        <w:rPr>
          <w:highlight w:val="white"/>
        </w:rPr>
      </w:pPr>
      <w:r w:rsidRPr="00903DBA">
        <w:rPr>
          <w:highlight w:val="white"/>
        </w:rPr>
        <w:t xml:space="preserve">        }</w:t>
      </w:r>
    </w:p>
    <w:p w14:paraId="495FDC58" w14:textId="77777777" w:rsidR="00BF42E7" w:rsidRPr="00903DBA" w:rsidRDefault="00BF42E7" w:rsidP="00BF42E7">
      <w:pPr>
        <w:pStyle w:val="Code"/>
        <w:rPr>
          <w:highlight w:val="white"/>
        </w:rPr>
      </w:pPr>
      <w:r w:rsidRPr="00903DBA">
        <w:rPr>
          <w:highlight w:val="white"/>
        </w:rPr>
        <w:t xml:space="preserve">      }</w:t>
      </w:r>
    </w:p>
    <w:p w14:paraId="7D9506AA" w14:textId="77777777" w:rsidR="00BF42E7" w:rsidRPr="00903DBA" w:rsidRDefault="00BF42E7" w:rsidP="00BF42E7">
      <w:pPr>
        <w:pStyle w:val="Code"/>
        <w:rPr>
          <w:highlight w:val="white"/>
        </w:rPr>
      </w:pPr>
      <w:r w:rsidRPr="00903DBA">
        <w:rPr>
          <w:highlight w:val="white"/>
        </w:rPr>
        <w:t xml:space="preserve">    }</w:t>
      </w:r>
    </w:p>
    <w:p w14:paraId="592D9AC6" w14:textId="77777777" w:rsidR="00BF42E7" w:rsidRPr="00903DBA" w:rsidRDefault="00BF42E7" w:rsidP="00BF42E7">
      <w:pPr>
        <w:pStyle w:val="Code"/>
        <w:rPr>
          <w:highlight w:val="white"/>
        </w:rPr>
      </w:pPr>
      <w:r w:rsidRPr="00903DBA">
        <w:rPr>
          <w:highlight w:val="white"/>
        </w:rPr>
        <w:t xml:space="preserve">  }</w:t>
      </w:r>
    </w:p>
    <w:p w14:paraId="459770E0" w14:textId="77777777" w:rsidR="00BF42E7" w:rsidRPr="00903DBA" w:rsidRDefault="00BF42E7" w:rsidP="00BF42E7">
      <w:pPr>
        <w:pStyle w:val="Code"/>
        <w:rPr>
          <w:highlight w:val="white"/>
        </w:rPr>
      </w:pPr>
    </w:p>
    <w:p w14:paraId="5DD21E22" w14:textId="77777777" w:rsidR="00BF42E7" w:rsidRPr="00903DBA" w:rsidRDefault="00BF42E7" w:rsidP="00BF42E7">
      <w:pPr>
        <w:pStyle w:val="Code"/>
        <w:rPr>
          <w:highlight w:val="white"/>
        </w:rPr>
      </w:pPr>
      <w:r w:rsidRPr="00903DBA">
        <w:rPr>
          <w:highlight w:val="white"/>
        </w:rPr>
        <w:t xml:space="preserve">  return g_inCount;</w:t>
      </w:r>
    </w:p>
    <w:p w14:paraId="60DAF99B" w14:textId="77777777" w:rsidR="00BF42E7" w:rsidRPr="00903DBA" w:rsidRDefault="00BF42E7" w:rsidP="00BF42E7">
      <w:pPr>
        <w:pStyle w:val="Code"/>
        <w:rPr>
          <w:highlight w:val="white"/>
        </w:rPr>
      </w:pPr>
      <w:r w:rsidRPr="00903DBA">
        <w:rPr>
          <w:highlight w:val="white"/>
        </w:rPr>
        <w:t>}</w:t>
      </w:r>
    </w:p>
    <w:p w14:paraId="14E234AA" w14:textId="77777777" w:rsidR="00442030" w:rsidRPr="00903DBA" w:rsidRDefault="00442030" w:rsidP="00BF42E7">
      <w:pPr>
        <w:pStyle w:val="Code"/>
        <w:rPr>
          <w:highlight w:val="white"/>
        </w:rPr>
      </w:pPr>
    </w:p>
    <w:p w14:paraId="450B088B" w14:textId="6CE69E8B" w:rsidR="00442030" w:rsidRPr="00903DBA" w:rsidRDefault="00442030" w:rsidP="00442030">
      <w:pPr>
        <w:pStyle w:val="Code"/>
        <w:rPr>
          <w:highlight w:val="white"/>
        </w:rPr>
      </w:pPr>
      <w:r w:rsidRPr="00903DBA">
        <w:rPr>
          <w:highlight w:val="white"/>
        </w:rPr>
        <w:t>int scanf(</w:t>
      </w:r>
      <w:r w:rsidR="008B2D5C" w:rsidRPr="00903DBA">
        <w:rPr>
          <w:highlight w:val="white"/>
        </w:rPr>
        <w:t xml:space="preserve">const </w:t>
      </w:r>
      <w:r w:rsidRPr="00903DBA">
        <w:rPr>
          <w:highlight w:val="white"/>
        </w:rPr>
        <w:t>char* format, ...) {</w:t>
      </w:r>
    </w:p>
    <w:p w14:paraId="53538B78" w14:textId="77777777" w:rsidR="00442030" w:rsidRPr="00903DBA" w:rsidRDefault="00442030" w:rsidP="00442030">
      <w:pPr>
        <w:pStyle w:val="Code"/>
        <w:rPr>
          <w:highlight w:val="white"/>
        </w:rPr>
      </w:pPr>
      <w:r w:rsidRPr="00903DBA">
        <w:rPr>
          <w:highlight w:val="white"/>
        </w:rPr>
        <w:t xml:space="preserve">  va_list arg_list;</w:t>
      </w:r>
    </w:p>
    <w:p w14:paraId="471A65AB" w14:textId="77777777" w:rsidR="00442030" w:rsidRPr="00903DBA" w:rsidRDefault="00442030" w:rsidP="00442030">
      <w:pPr>
        <w:pStyle w:val="Code"/>
        <w:rPr>
          <w:highlight w:val="white"/>
        </w:rPr>
      </w:pPr>
      <w:r w:rsidRPr="00903DBA">
        <w:rPr>
          <w:highlight w:val="white"/>
        </w:rPr>
        <w:t xml:space="preserve">  va_start(arg_list, format);</w:t>
      </w:r>
    </w:p>
    <w:p w14:paraId="5ABB1A40" w14:textId="77777777" w:rsidR="00442030" w:rsidRPr="00903DBA" w:rsidRDefault="00442030" w:rsidP="00442030">
      <w:pPr>
        <w:pStyle w:val="Code"/>
        <w:rPr>
          <w:highlight w:val="white"/>
        </w:rPr>
      </w:pPr>
      <w:r w:rsidRPr="00903DBA">
        <w:rPr>
          <w:highlight w:val="white"/>
        </w:rPr>
        <w:t xml:space="preserve">  return vscanf(format, arg_list);</w:t>
      </w:r>
    </w:p>
    <w:p w14:paraId="56EAEDE1" w14:textId="77777777" w:rsidR="00442030" w:rsidRPr="00903DBA" w:rsidRDefault="00442030" w:rsidP="00442030">
      <w:pPr>
        <w:pStyle w:val="Code"/>
        <w:rPr>
          <w:highlight w:val="white"/>
        </w:rPr>
      </w:pPr>
      <w:r w:rsidRPr="00903DBA">
        <w:rPr>
          <w:highlight w:val="white"/>
        </w:rPr>
        <w:t>}</w:t>
      </w:r>
    </w:p>
    <w:p w14:paraId="0DB4A868" w14:textId="77777777" w:rsidR="00442030" w:rsidRPr="00903DBA" w:rsidRDefault="00442030" w:rsidP="00442030">
      <w:pPr>
        <w:pStyle w:val="Code"/>
        <w:rPr>
          <w:highlight w:val="white"/>
        </w:rPr>
      </w:pPr>
    </w:p>
    <w:p w14:paraId="66AD6530" w14:textId="1ECD575E" w:rsidR="00442030" w:rsidRPr="00903DBA" w:rsidRDefault="00442030" w:rsidP="00442030">
      <w:pPr>
        <w:pStyle w:val="Code"/>
        <w:rPr>
          <w:highlight w:val="white"/>
        </w:rPr>
      </w:pPr>
      <w:r w:rsidRPr="00903DBA">
        <w:rPr>
          <w:highlight w:val="white"/>
        </w:rPr>
        <w:t>int vscanf(</w:t>
      </w:r>
      <w:r w:rsidR="008B2D5C" w:rsidRPr="00903DBA">
        <w:rPr>
          <w:highlight w:val="white"/>
        </w:rPr>
        <w:t xml:space="preserve">const </w:t>
      </w:r>
      <w:r w:rsidRPr="00903DBA">
        <w:rPr>
          <w:highlight w:val="white"/>
        </w:rPr>
        <w:t>char* format, va_list arg_list) {</w:t>
      </w:r>
    </w:p>
    <w:p w14:paraId="250FC040" w14:textId="77777777" w:rsidR="00442030" w:rsidRPr="00903DBA" w:rsidRDefault="00442030" w:rsidP="00442030">
      <w:pPr>
        <w:pStyle w:val="Code"/>
        <w:rPr>
          <w:highlight w:val="white"/>
        </w:rPr>
      </w:pPr>
      <w:r w:rsidRPr="00903DBA">
        <w:rPr>
          <w:highlight w:val="white"/>
        </w:rPr>
        <w:t xml:space="preserve">  return vfscanf(stdin, format, arg_list);</w:t>
      </w:r>
    </w:p>
    <w:p w14:paraId="684F1A9C" w14:textId="77777777" w:rsidR="00442030" w:rsidRPr="00903DBA" w:rsidRDefault="00442030" w:rsidP="00442030">
      <w:pPr>
        <w:pStyle w:val="Code"/>
        <w:rPr>
          <w:highlight w:val="white"/>
        </w:rPr>
      </w:pPr>
      <w:r w:rsidRPr="00903DBA">
        <w:rPr>
          <w:highlight w:val="white"/>
        </w:rPr>
        <w:t>}</w:t>
      </w:r>
    </w:p>
    <w:p w14:paraId="3DBCB7D3" w14:textId="77777777" w:rsidR="00442030" w:rsidRPr="00903DBA" w:rsidRDefault="00442030" w:rsidP="00442030">
      <w:pPr>
        <w:pStyle w:val="Code"/>
        <w:rPr>
          <w:highlight w:val="white"/>
        </w:rPr>
      </w:pPr>
    </w:p>
    <w:p w14:paraId="0BE4FBBD" w14:textId="469D6DD7" w:rsidR="00442030" w:rsidRPr="00903DBA" w:rsidRDefault="00442030" w:rsidP="00442030">
      <w:pPr>
        <w:pStyle w:val="Code"/>
        <w:rPr>
          <w:highlight w:val="white"/>
        </w:rPr>
      </w:pPr>
      <w:r w:rsidRPr="00903DBA">
        <w:rPr>
          <w:highlight w:val="white"/>
        </w:rPr>
        <w:t xml:space="preserve">int fscanf(FILE* inStream, </w:t>
      </w:r>
      <w:r w:rsidR="008B2D5C" w:rsidRPr="00903DBA">
        <w:rPr>
          <w:highlight w:val="white"/>
        </w:rPr>
        <w:t xml:space="preserve">const </w:t>
      </w:r>
      <w:r w:rsidRPr="00903DBA">
        <w:rPr>
          <w:highlight w:val="white"/>
        </w:rPr>
        <w:t>char* format, ...) {</w:t>
      </w:r>
    </w:p>
    <w:p w14:paraId="6A9A2C38" w14:textId="77777777" w:rsidR="00442030" w:rsidRPr="00903DBA" w:rsidRDefault="00442030" w:rsidP="00442030">
      <w:pPr>
        <w:pStyle w:val="Code"/>
        <w:rPr>
          <w:highlight w:val="white"/>
        </w:rPr>
      </w:pPr>
      <w:r w:rsidRPr="00903DBA">
        <w:rPr>
          <w:highlight w:val="white"/>
        </w:rPr>
        <w:t xml:space="preserve">  va_list arg_list;</w:t>
      </w:r>
    </w:p>
    <w:p w14:paraId="379F40C7" w14:textId="77777777" w:rsidR="00442030" w:rsidRPr="00903DBA" w:rsidRDefault="00442030" w:rsidP="00442030">
      <w:pPr>
        <w:pStyle w:val="Code"/>
        <w:rPr>
          <w:highlight w:val="white"/>
        </w:rPr>
      </w:pPr>
      <w:r w:rsidRPr="00903DBA">
        <w:rPr>
          <w:highlight w:val="white"/>
        </w:rPr>
        <w:t xml:space="preserve">  va_start(arg_list, format);</w:t>
      </w:r>
    </w:p>
    <w:p w14:paraId="7384E35D" w14:textId="77777777" w:rsidR="00442030" w:rsidRPr="00903DBA" w:rsidRDefault="00442030" w:rsidP="00442030">
      <w:pPr>
        <w:pStyle w:val="Code"/>
        <w:rPr>
          <w:highlight w:val="white"/>
        </w:rPr>
      </w:pPr>
      <w:r w:rsidRPr="00903DBA">
        <w:rPr>
          <w:highlight w:val="white"/>
        </w:rPr>
        <w:t xml:space="preserve">  return vfscanf(inStream, format, arg_list);</w:t>
      </w:r>
    </w:p>
    <w:p w14:paraId="4C135527" w14:textId="77777777" w:rsidR="00442030" w:rsidRPr="00903DBA" w:rsidRDefault="00442030" w:rsidP="00442030">
      <w:pPr>
        <w:pStyle w:val="Code"/>
        <w:rPr>
          <w:highlight w:val="white"/>
        </w:rPr>
      </w:pPr>
      <w:r w:rsidRPr="00903DBA">
        <w:rPr>
          <w:highlight w:val="white"/>
        </w:rPr>
        <w:t>}</w:t>
      </w:r>
    </w:p>
    <w:p w14:paraId="1CB6A870" w14:textId="77777777" w:rsidR="00442030" w:rsidRPr="00903DBA" w:rsidRDefault="00442030" w:rsidP="00442030">
      <w:pPr>
        <w:pStyle w:val="Code"/>
        <w:rPr>
          <w:highlight w:val="white"/>
        </w:rPr>
      </w:pPr>
    </w:p>
    <w:p w14:paraId="2668A06A" w14:textId="208BAFE4" w:rsidR="00442030" w:rsidRPr="00903DBA" w:rsidRDefault="00442030" w:rsidP="00442030">
      <w:pPr>
        <w:pStyle w:val="Code"/>
        <w:rPr>
          <w:highlight w:val="white"/>
        </w:rPr>
      </w:pPr>
      <w:r w:rsidRPr="00903DBA">
        <w:rPr>
          <w:highlight w:val="white"/>
        </w:rPr>
        <w:t xml:space="preserve">int vfscanf(FILE* inStream, </w:t>
      </w:r>
      <w:r w:rsidR="008B2D5C" w:rsidRPr="00903DBA">
        <w:rPr>
          <w:highlight w:val="white"/>
        </w:rPr>
        <w:t xml:space="preserve">const </w:t>
      </w:r>
      <w:r w:rsidRPr="00903DBA">
        <w:rPr>
          <w:highlight w:val="white"/>
        </w:rPr>
        <w:t>char* format, va_list arg_list) {</w:t>
      </w:r>
    </w:p>
    <w:p w14:paraId="16DEC02D" w14:textId="77777777" w:rsidR="00442030" w:rsidRPr="00903DBA" w:rsidRDefault="00442030" w:rsidP="00442030">
      <w:pPr>
        <w:pStyle w:val="Code"/>
        <w:rPr>
          <w:highlight w:val="white"/>
        </w:rPr>
      </w:pPr>
      <w:r w:rsidRPr="00903DBA">
        <w:rPr>
          <w:highlight w:val="white"/>
        </w:rPr>
        <w:t xml:space="preserve">  g_inStatus = DEVICE;</w:t>
      </w:r>
    </w:p>
    <w:p w14:paraId="7A7F44A1" w14:textId="77777777" w:rsidR="00442030" w:rsidRPr="00903DBA" w:rsidRDefault="00442030" w:rsidP="00442030">
      <w:pPr>
        <w:pStyle w:val="Code"/>
        <w:rPr>
          <w:highlight w:val="white"/>
        </w:rPr>
      </w:pPr>
      <w:r w:rsidRPr="00903DBA">
        <w:rPr>
          <w:highlight w:val="white"/>
        </w:rPr>
        <w:lastRenderedPageBreak/>
        <w:t xml:space="preserve">  g_inDevice = (void*) inStream;</w:t>
      </w:r>
    </w:p>
    <w:p w14:paraId="7F78BCDC" w14:textId="77777777" w:rsidR="00442030" w:rsidRPr="00903DBA" w:rsidRDefault="00442030" w:rsidP="00442030">
      <w:pPr>
        <w:pStyle w:val="Code"/>
        <w:rPr>
          <w:highlight w:val="white"/>
        </w:rPr>
      </w:pPr>
      <w:r w:rsidRPr="00903DBA">
        <w:rPr>
          <w:highlight w:val="white"/>
        </w:rPr>
        <w:t xml:space="preserve">  return scanFormat(format, arg_list);</w:t>
      </w:r>
    </w:p>
    <w:p w14:paraId="55F2452C" w14:textId="77777777" w:rsidR="00442030" w:rsidRPr="00903DBA" w:rsidRDefault="00442030" w:rsidP="00442030">
      <w:pPr>
        <w:pStyle w:val="Code"/>
        <w:rPr>
          <w:highlight w:val="white"/>
        </w:rPr>
      </w:pPr>
      <w:r w:rsidRPr="00903DBA">
        <w:rPr>
          <w:highlight w:val="white"/>
        </w:rPr>
        <w:t>}</w:t>
      </w:r>
    </w:p>
    <w:p w14:paraId="4A548F90" w14:textId="77777777" w:rsidR="00442030" w:rsidRPr="00903DBA" w:rsidRDefault="00442030" w:rsidP="00442030">
      <w:pPr>
        <w:pStyle w:val="Code"/>
        <w:rPr>
          <w:highlight w:val="white"/>
        </w:rPr>
      </w:pPr>
    </w:p>
    <w:p w14:paraId="29145457" w14:textId="29E78F0D" w:rsidR="00442030" w:rsidRPr="00903DBA" w:rsidRDefault="00442030" w:rsidP="00442030">
      <w:pPr>
        <w:pStyle w:val="Code"/>
        <w:rPr>
          <w:highlight w:val="white"/>
        </w:rPr>
      </w:pPr>
      <w:r w:rsidRPr="00903DBA">
        <w:rPr>
          <w:highlight w:val="white"/>
        </w:rPr>
        <w:t xml:space="preserve">int sscanf(char* inString, </w:t>
      </w:r>
      <w:r w:rsidR="008B2D5C" w:rsidRPr="00903DBA">
        <w:rPr>
          <w:highlight w:val="white"/>
        </w:rPr>
        <w:t xml:space="preserve">const </w:t>
      </w:r>
      <w:r w:rsidRPr="00903DBA">
        <w:rPr>
          <w:highlight w:val="white"/>
        </w:rPr>
        <w:t>char* format, ...) {</w:t>
      </w:r>
    </w:p>
    <w:p w14:paraId="0BF45CF5" w14:textId="77777777" w:rsidR="00442030" w:rsidRPr="00903DBA" w:rsidRDefault="00442030" w:rsidP="00442030">
      <w:pPr>
        <w:pStyle w:val="Code"/>
        <w:rPr>
          <w:highlight w:val="white"/>
        </w:rPr>
      </w:pPr>
      <w:r w:rsidRPr="00903DBA">
        <w:rPr>
          <w:highlight w:val="white"/>
        </w:rPr>
        <w:t xml:space="preserve">  va_list arg_list;</w:t>
      </w:r>
    </w:p>
    <w:p w14:paraId="389EE431" w14:textId="77777777" w:rsidR="00442030" w:rsidRPr="00903DBA" w:rsidRDefault="00442030" w:rsidP="00442030">
      <w:pPr>
        <w:pStyle w:val="Code"/>
        <w:rPr>
          <w:highlight w:val="white"/>
        </w:rPr>
      </w:pPr>
      <w:r w:rsidRPr="00903DBA">
        <w:rPr>
          <w:highlight w:val="white"/>
        </w:rPr>
        <w:t xml:space="preserve">  va_start(arg_list, format);</w:t>
      </w:r>
    </w:p>
    <w:p w14:paraId="42A506B0" w14:textId="77777777" w:rsidR="00442030" w:rsidRPr="00903DBA" w:rsidRDefault="00442030" w:rsidP="00442030">
      <w:pPr>
        <w:pStyle w:val="Code"/>
        <w:rPr>
          <w:highlight w:val="white"/>
        </w:rPr>
      </w:pPr>
      <w:r w:rsidRPr="00903DBA">
        <w:rPr>
          <w:highlight w:val="white"/>
        </w:rPr>
        <w:t xml:space="preserve">  return vsscanf(inString, format, arg_list);</w:t>
      </w:r>
    </w:p>
    <w:p w14:paraId="4FFE7470" w14:textId="77777777" w:rsidR="00442030" w:rsidRPr="00903DBA" w:rsidRDefault="00442030" w:rsidP="00442030">
      <w:pPr>
        <w:pStyle w:val="Code"/>
        <w:rPr>
          <w:highlight w:val="white"/>
        </w:rPr>
      </w:pPr>
      <w:r w:rsidRPr="00903DBA">
        <w:rPr>
          <w:highlight w:val="white"/>
        </w:rPr>
        <w:t>}</w:t>
      </w:r>
    </w:p>
    <w:p w14:paraId="6FC5D91B" w14:textId="77777777" w:rsidR="00442030" w:rsidRPr="00903DBA" w:rsidRDefault="00442030" w:rsidP="00442030">
      <w:pPr>
        <w:pStyle w:val="Code"/>
        <w:rPr>
          <w:highlight w:val="white"/>
        </w:rPr>
      </w:pPr>
    </w:p>
    <w:p w14:paraId="1426DAA5" w14:textId="3367BBAB" w:rsidR="00442030" w:rsidRPr="00903DBA" w:rsidRDefault="00442030" w:rsidP="00442030">
      <w:pPr>
        <w:pStyle w:val="Code"/>
        <w:rPr>
          <w:highlight w:val="white"/>
        </w:rPr>
      </w:pPr>
      <w:r w:rsidRPr="00903DBA">
        <w:rPr>
          <w:highlight w:val="white"/>
        </w:rPr>
        <w:t xml:space="preserve">int vsscanf(char* inString, </w:t>
      </w:r>
      <w:r w:rsidR="008B2D5C" w:rsidRPr="00903DBA">
        <w:rPr>
          <w:highlight w:val="white"/>
        </w:rPr>
        <w:t xml:space="preserve">const </w:t>
      </w:r>
      <w:r w:rsidRPr="00903DBA">
        <w:rPr>
          <w:highlight w:val="white"/>
        </w:rPr>
        <w:t>char* format, va_list arg_list) {</w:t>
      </w:r>
    </w:p>
    <w:p w14:paraId="319EACE8" w14:textId="77777777" w:rsidR="00442030" w:rsidRPr="00903DBA" w:rsidRDefault="00442030" w:rsidP="00442030">
      <w:pPr>
        <w:pStyle w:val="Code"/>
        <w:rPr>
          <w:highlight w:val="white"/>
        </w:rPr>
      </w:pPr>
      <w:r w:rsidRPr="00903DBA">
        <w:rPr>
          <w:highlight w:val="white"/>
        </w:rPr>
        <w:t xml:space="preserve">  g_inStatus = STRING;</w:t>
      </w:r>
    </w:p>
    <w:p w14:paraId="2F5C0644" w14:textId="77777777" w:rsidR="00442030" w:rsidRPr="00903DBA" w:rsidRDefault="00442030" w:rsidP="00442030">
      <w:pPr>
        <w:pStyle w:val="Code"/>
        <w:rPr>
          <w:highlight w:val="white"/>
        </w:rPr>
      </w:pPr>
      <w:r w:rsidRPr="00903DBA">
        <w:rPr>
          <w:highlight w:val="white"/>
        </w:rPr>
        <w:t xml:space="preserve">  g_inDevice = (void*) inString;</w:t>
      </w:r>
    </w:p>
    <w:p w14:paraId="78692B34" w14:textId="77777777" w:rsidR="00442030" w:rsidRPr="00903DBA" w:rsidRDefault="00442030" w:rsidP="00442030">
      <w:pPr>
        <w:pStyle w:val="Code"/>
        <w:rPr>
          <w:highlight w:val="white"/>
        </w:rPr>
      </w:pPr>
      <w:r w:rsidRPr="00903DBA">
        <w:rPr>
          <w:highlight w:val="white"/>
        </w:rPr>
        <w:t xml:space="preserve">  return scanFormat(format, arg_list);</w:t>
      </w:r>
    </w:p>
    <w:p w14:paraId="7226052C" w14:textId="75AB552F" w:rsidR="00442030" w:rsidRPr="00903DBA" w:rsidRDefault="00442030" w:rsidP="00442030">
      <w:pPr>
        <w:pStyle w:val="Code"/>
      </w:pPr>
      <w:r w:rsidRPr="00903DBA">
        <w:rPr>
          <w:highlight w:val="white"/>
        </w:rPr>
        <w:t>}</w:t>
      </w:r>
    </w:p>
    <w:p w14:paraId="51018664" w14:textId="5CCD879C" w:rsidR="00265BDF" w:rsidRPr="00903DBA" w:rsidRDefault="004007C3" w:rsidP="00265BDF">
      <w:pPr>
        <w:pStyle w:val="Rubrik3"/>
      </w:pPr>
      <w:bookmarkStart w:id="486" w:name="_Toc57656141"/>
      <w:r w:rsidRPr="00903DBA">
        <w:t>F</w:t>
      </w:r>
      <w:r w:rsidR="00AF06D6" w:rsidRPr="00903DBA">
        <w:t xml:space="preserve">ile </w:t>
      </w:r>
      <w:r w:rsidRPr="00903DBA">
        <w:t>H</w:t>
      </w:r>
      <w:r w:rsidR="00AF06D6" w:rsidRPr="00903DBA">
        <w:t>andling</w:t>
      </w:r>
      <w:bookmarkEnd w:id="486"/>
    </w:p>
    <w:p w14:paraId="174C04F8" w14:textId="1B67F95A" w:rsidR="00577582" w:rsidRPr="00903DBA" w:rsidRDefault="008D6750" w:rsidP="006217C5">
      <w:pPr>
        <w:pStyle w:val="CodeListing"/>
      </w:pPr>
      <w:proofErr w:type="spellStart"/>
      <w:r w:rsidRPr="00903DBA">
        <w:t>f</w:t>
      </w:r>
      <w:r w:rsidR="006217C5" w:rsidRPr="00903DBA">
        <w:t>ile.h</w:t>
      </w:r>
      <w:proofErr w:type="spellEnd"/>
    </w:p>
    <w:p w14:paraId="09EFEDF3" w14:textId="77777777" w:rsidR="00FA7367" w:rsidRPr="00903DBA" w:rsidRDefault="00FA7367" w:rsidP="00FA7367">
      <w:pPr>
        <w:pStyle w:val="Code"/>
        <w:rPr>
          <w:highlight w:val="white"/>
        </w:rPr>
      </w:pPr>
      <w:r w:rsidRPr="00903DBA">
        <w:rPr>
          <w:highlight w:val="white"/>
        </w:rPr>
        <w:t>#ifndef __FILE_H__</w:t>
      </w:r>
    </w:p>
    <w:p w14:paraId="548830C2" w14:textId="77777777" w:rsidR="00FA7367" w:rsidRPr="00903DBA" w:rsidRDefault="00FA7367" w:rsidP="00FA7367">
      <w:pPr>
        <w:pStyle w:val="Code"/>
        <w:rPr>
          <w:highlight w:val="white"/>
        </w:rPr>
      </w:pPr>
      <w:r w:rsidRPr="00903DBA">
        <w:rPr>
          <w:highlight w:val="white"/>
        </w:rPr>
        <w:t>#define __FILE_H__</w:t>
      </w:r>
    </w:p>
    <w:p w14:paraId="07C36623" w14:textId="77777777" w:rsidR="00FA7367" w:rsidRPr="00903DBA" w:rsidRDefault="00FA7367" w:rsidP="00FA7367">
      <w:pPr>
        <w:pStyle w:val="Code"/>
        <w:rPr>
          <w:highlight w:val="white"/>
        </w:rPr>
      </w:pPr>
    </w:p>
    <w:p w14:paraId="6E31F027" w14:textId="77777777" w:rsidR="00FA7367" w:rsidRPr="00903DBA" w:rsidRDefault="00FA7367" w:rsidP="00FA7367">
      <w:pPr>
        <w:pStyle w:val="Code"/>
        <w:rPr>
          <w:highlight w:val="white"/>
        </w:rPr>
      </w:pPr>
      <w:r w:rsidRPr="00903DBA">
        <w:rPr>
          <w:highlight w:val="white"/>
        </w:rPr>
        <w:t>#define FOPEN_MAX 20</w:t>
      </w:r>
    </w:p>
    <w:p w14:paraId="0CD70527" w14:textId="77777777" w:rsidR="00FA7367" w:rsidRPr="00903DBA" w:rsidRDefault="00FA7367" w:rsidP="00FA7367">
      <w:pPr>
        <w:pStyle w:val="Code"/>
        <w:rPr>
          <w:highlight w:val="white"/>
        </w:rPr>
      </w:pPr>
      <w:r w:rsidRPr="00903DBA">
        <w:rPr>
          <w:highlight w:val="white"/>
        </w:rPr>
        <w:t>#define FILENAME_MAX 16</w:t>
      </w:r>
    </w:p>
    <w:p w14:paraId="2FED5BBF" w14:textId="77777777" w:rsidR="00FA7367" w:rsidRPr="00903DBA" w:rsidRDefault="00FA7367" w:rsidP="00FA7367">
      <w:pPr>
        <w:pStyle w:val="Code"/>
        <w:rPr>
          <w:highlight w:val="white"/>
        </w:rPr>
      </w:pPr>
    </w:p>
    <w:p w14:paraId="3FE5792A" w14:textId="77777777" w:rsidR="00FA7367" w:rsidRPr="00903DBA" w:rsidRDefault="00FA7367" w:rsidP="00FA7367">
      <w:pPr>
        <w:pStyle w:val="Code"/>
        <w:rPr>
          <w:highlight w:val="white"/>
        </w:rPr>
      </w:pPr>
      <w:r w:rsidRPr="00903DBA">
        <w:rPr>
          <w:highlight w:val="white"/>
        </w:rPr>
        <w:t>#define fpos_t int</w:t>
      </w:r>
    </w:p>
    <w:p w14:paraId="616624BC" w14:textId="77777777" w:rsidR="00FA7367" w:rsidRPr="00903DBA" w:rsidRDefault="00FA7367" w:rsidP="00FA7367">
      <w:pPr>
        <w:pStyle w:val="Code"/>
        <w:rPr>
          <w:highlight w:val="white"/>
        </w:rPr>
      </w:pPr>
      <w:r w:rsidRPr="00903DBA">
        <w:rPr>
          <w:highlight w:val="white"/>
        </w:rPr>
        <w:t>#define EOF -1</w:t>
      </w:r>
    </w:p>
    <w:p w14:paraId="269C3064" w14:textId="77777777" w:rsidR="00FA7367" w:rsidRPr="00903DBA" w:rsidRDefault="00FA7367" w:rsidP="00FA7367">
      <w:pPr>
        <w:pStyle w:val="Code"/>
        <w:rPr>
          <w:highlight w:val="white"/>
        </w:rPr>
      </w:pPr>
    </w:p>
    <w:p w14:paraId="0E072282" w14:textId="77777777" w:rsidR="00FA7367" w:rsidRPr="00903DBA" w:rsidRDefault="00FA7367" w:rsidP="00FA7367">
      <w:pPr>
        <w:pStyle w:val="Code"/>
        <w:rPr>
          <w:highlight w:val="white"/>
        </w:rPr>
      </w:pPr>
      <w:r w:rsidRPr="00903DBA">
        <w:rPr>
          <w:highlight w:val="white"/>
        </w:rPr>
        <w:t>typedef struct {</w:t>
      </w:r>
    </w:p>
    <w:p w14:paraId="42C396DD" w14:textId="77777777" w:rsidR="00FA7367" w:rsidRPr="00903DBA" w:rsidRDefault="00FA7367" w:rsidP="00FA7367">
      <w:pPr>
        <w:pStyle w:val="Code"/>
        <w:rPr>
          <w:highlight w:val="white"/>
        </w:rPr>
      </w:pPr>
      <w:r w:rsidRPr="00903DBA">
        <w:rPr>
          <w:highlight w:val="white"/>
        </w:rPr>
        <w:t xml:space="preserve">  BOOL open;</w:t>
      </w:r>
    </w:p>
    <w:p w14:paraId="647F7A9E" w14:textId="6B3B6057" w:rsidR="00FA7367" w:rsidRPr="00903DBA" w:rsidRDefault="00FA7367" w:rsidP="00FA7367">
      <w:pPr>
        <w:pStyle w:val="Code"/>
        <w:rPr>
          <w:highlight w:val="white"/>
        </w:rPr>
      </w:pPr>
      <w:r w:rsidRPr="00903DBA">
        <w:rPr>
          <w:highlight w:val="white"/>
        </w:rPr>
        <w:t xml:space="preserve">  </w:t>
      </w:r>
      <w:r w:rsidR="005B35BD" w:rsidRPr="00903DBA">
        <w:rPr>
          <w:highlight w:val="white"/>
        </w:rPr>
        <w:t>unsigned int</w:t>
      </w:r>
      <w:r w:rsidRPr="00903DBA">
        <w:rPr>
          <w:highlight w:val="white"/>
        </w:rPr>
        <w:t xml:space="preserve"> handle;</w:t>
      </w:r>
    </w:p>
    <w:p w14:paraId="098FF38A" w14:textId="77777777" w:rsidR="00FA7367" w:rsidRPr="00903DBA" w:rsidRDefault="00FA7367" w:rsidP="00FA7367">
      <w:pPr>
        <w:pStyle w:val="Code"/>
        <w:rPr>
          <w:highlight w:val="white"/>
        </w:rPr>
      </w:pPr>
      <w:r w:rsidRPr="00903DBA">
        <w:rPr>
          <w:highlight w:val="white"/>
        </w:rPr>
        <w:t xml:space="preserve">  char name[FILENAME_MAX], ungetc;</w:t>
      </w:r>
    </w:p>
    <w:p w14:paraId="727EBD70" w14:textId="77777777" w:rsidR="00FA7367" w:rsidRPr="00903DBA" w:rsidRDefault="00FA7367" w:rsidP="00FA7367">
      <w:pPr>
        <w:pStyle w:val="Code"/>
        <w:rPr>
          <w:highlight w:val="white"/>
        </w:rPr>
      </w:pPr>
      <w:r w:rsidRPr="00903DBA">
        <w:rPr>
          <w:highlight w:val="white"/>
        </w:rPr>
        <w:t xml:space="preserve">  int errno;</w:t>
      </w:r>
    </w:p>
    <w:p w14:paraId="03365665" w14:textId="77777777" w:rsidR="00FA7367" w:rsidRPr="00903DBA" w:rsidRDefault="00FA7367" w:rsidP="00FA7367">
      <w:pPr>
        <w:pStyle w:val="Code"/>
        <w:rPr>
          <w:highlight w:val="white"/>
        </w:rPr>
      </w:pPr>
      <w:r w:rsidRPr="00903DBA">
        <w:rPr>
          <w:highlight w:val="white"/>
        </w:rPr>
        <w:t xml:space="preserve">  unsigned int position, size;</w:t>
      </w:r>
    </w:p>
    <w:p w14:paraId="569D18F6" w14:textId="77777777" w:rsidR="00FA7367" w:rsidRPr="00903DBA" w:rsidRDefault="00FA7367" w:rsidP="00FA7367">
      <w:pPr>
        <w:pStyle w:val="Code"/>
        <w:rPr>
          <w:highlight w:val="white"/>
        </w:rPr>
      </w:pPr>
      <w:r w:rsidRPr="00903DBA">
        <w:rPr>
          <w:highlight w:val="white"/>
        </w:rPr>
        <w:t xml:space="preserve">  BOOL temporary;</w:t>
      </w:r>
    </w:p>
    <w:p w14:paraId="63D37F04" w14:textId="77777777" w:rsidR="00FA7367" w:rsidRPr="00903DBA" w:rsidRDefault="00FA7367" w:rsidP="00FA7367">
      <w:pPr>
        <w:pStyle w:val="Code"/>
        <w:rPr>
          <w:highlight w:val="white"/>
        </w:rPr>
      </w:pPr>
      <w:r w:rsidRPr="00903DBA">
        <w:rPr>
          <w:highlight w:val="white"/>
        </w:rPr>
        <w:t>} FILE;</w:t>
      </w:r>
    </w:p>
    <w:p w14:paraId="43BCB1A4" w14:textId="77777777" w:rsidR="00FA7367" w:rsidRPr="00903DBA" w:rsidRDefault="00FA7367" w:rsidP="00FA7367">
      <w:pPr>
        <w:pStyle w:val="Code"/>
        <w:rPr>
          <w:highlight w:val="white"/>
        </w:rPr>
      </w:pPr>
    </w:p>
    <w:p w14:paraId="38F7BDB7" w14:textId="77777777" w:rsidR="00FA7367" w:rsidRPr="00903DBA" w:rsidRDefault="00FA7367" w:rsidP="00FA7367">
      <w:pPr>
        <w:pStyle w:val="Code"/>
        <w:rPr>
          <w:highlight w:val="white"/>
        </w:rPr>
      </w:pPr>
      <w:r w:rsidRPr="00903DBA">
        <w:rPr>
          <w:highlight w:val="white"/>
        </w:rPr>
        <w:t>extern FILE *stdin, *stdout, *stderr;</w:t>
      </w:r>
    </w:p>
    <w:p w14:paraId="1335E6DB" w14:textId="77777777" w:rsidR="00FA7367" w:rsidRPr="00903DBA" w:rsidRDefault="00FA7367" w:rsidP="00FA7367">
      <w:pPr>
        <w:pStyle w:val="Code"/>
        <w:rPr>
          <w:highlight w:val="white"/>
        </w:rPr>
      </w:pPr>
    </w:p>
    <w:p w14:paraId="15E61D14" w14:textId="77777777" w:rsidR="00FA7367" w:rsidRPr="00903DBA" w:rsidRDefault="00FA7367" w:rsidP="00FA7367">
      <w:pPr>
        <w:pStyle w:val="Code"/>
        <w:rPr>
          <w:highlight w:val="white"/>
        </w:rPr>
      </w:pPr>
      <w:r w:rsidRPr="00903DBA">
        <w:rPr>
          <w:highlight w:val="white"/>
        </w:rPr>
        <w:t>extern enum {EEXIST, ENOENT, EACCES};</w:t>
      </w:r>
    </w:p>
    <w:p w14:paraId="37F6409D" w14:textId="77777777" w:rsidR="00FA7367" w:rsidRPr="00903DBA" w:rsidRDefault="00FA7367" w:rsidP="00FA7367">
      <w:pPr>
        <w:pStyle w:val="Code"/>
        <w:rPr>
          <w:highlight w:val="white"/>
        </w:rPr>
      </w:pPr>
      <w:r w:rsidRPr="00903DBA">
        <w:rPr>
          <w:highlight w:val="white"/>
        </w:rPr>
        <w:t>extern enum {SEEK_SET, SEEK_CUR, SEEK_END};</w:t>
      </w:r>
    </w:p>
    <w:p w14:paraId="7D199149" w14:textId="77777777" w:rsidR="00FA7367" w:rsidRPr="00903DBA" w:rsidRDefault="00FA7367" w:rsidP="00FA7367">
      <w:pPr>
        <w:pStyle w:val="Code"/>
        <w:rPr>
          <w:highlight w:val="white"/>
        </w:rPr>
      </w:pPr>
      <w:r w:rsidRPr="00903DBA">
        <w:rPr>
          <w:highlight w:val="white"/>
        </w:rPr>
        <w:t>extern enum {READ, WRITE, READ_WRITE};</w:t>
      </w:r>
    </w:p>
    <w:p w14:paraId="58E79DF2" w14:textId="77777777" w:rsidR="00FA7367" w:rsidRPr="00903DBA" w:rsidRDefault="00FA7367" w:rsidP="00FA7367">
      <w:pPr>
        <w:pStyle w:val="Code"/>
        <w:rPr>
          <w:highlight w:val="white"/>
        </w:rPr>
      </w:pPr>
    </w:p>
    <w:p w14:paraId="48A333A4" w14:textId="77777777" w:rsidR="00FA7367" w:rsidRPr="00903DBA" w:rsidRDefault="00FA7367" w:rsidP="00FA7367">
      <w:pPr>
        <w:pStyle w:val="Code"/>
        <w:rPr>
          <w:highlight w:val="white"/>
        </w:rPr>
      </w:pPr>
      <w:r w:rsidRPr="00903DBA">
        <w:rPr>
          <w:highlight w:val="white"/>
        </w:rPr>
        <w:t>#ifdef __LINUX__</w:t>
      </w:r>
    </w:p>
    <w:p w14:paraId="3800F58B" w14:textId="77777777" w:rsidR="00FA7367" w:rsidRPr="00903DBA" w:rsidRDefault="00FA7367" w:rsidP="00FA7367">
      <w:pPr>
        <w:pStyle w:val="Code"/>
        <w:rPr>
          <w:highlight w:val="white"/>
        </w:rPr>
      </w:pPr>
      <w:r w:rsidRPr="00903DBA">
        <w:rPr>
          <w:highlight w:val="white"/>
        </w:rPr>
        <w:t xml:space="preserve">  #define O_RDONLY    0x0000L      /* open for reading only */</w:t>
      </w:r>
    </w:p>
    <w:p w14:paraId="17D89C9B" w14:textId="77777777" w:rsidR="00FA7367" w:rsidRPr="00903DBA" w:rsidRDefault="00FA7367" w:rsidP="00FA7367">
      <w:pPr>
        <w:pStyle w:val="Code"/>
        <w:rPr>
          <w:highlight w:val="white"/>
        </w:rPr>
      </w:pPr>
      <w:r w:rsidRPr="00903DBA">
        <w:rPr>
          <w:highlight w:val="white"/>
        </w:rPr>
        <w:t xml:space="preserve">  #define O_WRONLY    0x0001L      /* open for writing only */</w:t>
      </w:r>
    </w:p>
    <w:p w14:paraId="6BFCA83E" w14:textId="77777777" w:rsidR="00FA7367" w:rsidRPr="00903DBA" w:rsidRDefault="00FA7367" w:rsidP="00FA7367">
      <w:pPr>
        <w:pStyle w:val="Code"/>
        <w:rPr>
          <w:highlight w:val="white"/>
        </w:rPr>
      </w:pPr>
      <w:r w:rsidRPr="00903DBA">
        <w:rPr>
          <w:highlight w:val="white"/>
        </w:rPr>
        <w:t xml:space="preserve">  #define O_CREAT     0x0200L      /* create if nonexistant */</w:t>
      </w:r>
    </w:p>
    <w:p w14:paraId="56CF4CBB" w14:textId="77777777" w:rsidR="00FA7367" w:rsidRPr="00903DBA" w:rsidRDefault="00FA7367" w:rsidP="00FA7367">
      <w:pPr>
        <w:pStyle w:val="Code"/>
        <w:rPr>
          <w:highlight w:val="white"/>
        </w:rPr>
      </w:pPr>
      <w:r w:rsidRPr="00903DBA">
        <w:rPr>
          <w:highlight w:val="white"/>
        </w:rPr>
        <w:t xml:space="preserve">  #define O_TRUNC     0x0400L      /* truncate to zero length */</w:t>
      </w:r>
    </w:p>
    <w:p w14:paraId="69BF85A9" w14:textId="77777777" w:rsidR="00FA7367" w:rsidRPr="00903DBA" w:rsidRDefault="00FA7367" w:rsidP="00FA7367">
      <w:pPr>
        <w:pStyle w:val="Code"/>
        <w:rPr>
          <w:highlight w:val="white"/>
        </w:rPr>
      </w:pPr>
    </w:p>
    <w:p w14:paraId="73779B87" w14:textId="77777777" w:rsidR="00FA7367" w:rsidRPr="00903DBA" w:rsidRDefault="00FA7367" w:rsidP="00FA7367">
      <w:pPr>
        <w:pStyle w:val="Code"/>
        <w:rPr>
          <w:highlight w:val="white"/>
        </w:rPr>
      </w:pPr>
      <w:r w:rsidRPr="00903DBA">
        <w:rPr>
          <w:highlight w:val="white"/>
        </w:rPr>
        <w:t xml:space="preserve">  #define FILE_DESC_STDOUT 1</w:t>
      </w:r>
    </w:p>
    <w:p w14:paraId="4E9682E7" w14:textId="77777777" w:rsidR="00FA7367" w:rsidRPr="00903DBA" w:rsidRDefault="00FA7367" w:rsidP="00FA7367">
      <w:pPr>
        <w:pStyle w:val="Code"/>
        <w:rPr>
          <w:highlight w:val="white"/>
        </w:rPr>
      </w:pPr>
    </w:p>
    <w:p w14:paraId="7F28B14E" w14:textId="77777777" w:rsidR="00FA7367" w:rsidRPr="00903DBA" w:rsidRDefault="00FA7367" w:rsidP="00FA7367">
      <w:pPr>
        <w:pStyle w:val="Code"/>
        <w:rPr>
          <w:highlight w:val="white"/>
        </w:rPr>
      </w:pPr>
      <w:r w:rsidRPr="00903DBA">
        <w:rPr>
          <w:highlight w:val="white"/>
        </w:rPr>
        <w:t xml:space="preserve">  #define SYS_EXIT 1</w:t>
      </w:r>
    </w:p>
    <w:p w14:paraId="5726F1EC" w14:textId="77777777" w:rsidR="00FA7367" w:rsidRPr="00903DBA" w:rsidRDefault="00FA7367" w:rsidP="00FA7367">
      <w:pPr>
        <w:pStyle w:val="Code"/>
        <w:rPr>
          <w:highlight w:val="white"/>
        </w:rPr>
      </w:pPr>
      <w:r w:rsidRPr="00903DBA">
        <w:rPr>
          <w:highlight w:val="white"/>
        </w:rPr>
        <w:t xml:space="preserve">  #define SYS_READ 3</w:t>
      </w:r>
    </w:p>
    <w:p w14:paraId="0C1BDCDB" w14:textId="77777777" w:rsidR="00FA7367" w:rsidRPr="00903DBA" w:rsidRDefault="00FA7367" w:rsidP="00FA7367">
      <w:pPr>
        <w:pStyle w:val="Code"/>
        <w:rPr>
          <w:highlight w:val="white"/>
        </w:rPr>
      </w:pPr>
      <w:r w:rsidRPr="00903DBA">
        <w:rPr>
          <w:highlight w:val="white"/>
        </w:rPr>
        <w:t xml:space="preserve">  #define SYS_WRITE 4</w:t>
      </w:r>
    </w:p>
    <w:p w14:paraId="23F4632D" w14:textId="77777777" w:rsidR="00FA7367" w:rsidRPr="00903DBA" w:rsidRDefault="00FA7367" w:rsidP="00FA7367">
      <w:pPr>
        <w:pStyle w:val="Code"/>
        <w:rPr>
          <w:highlight w:val="white"/>
        </w:rPr>
      </w:pPr>
      <w:r w:rsidRPr="00903DBA">
        <w:rPr>
          <w:highlight w:val="white"/>
        </w:rPr>
        <w:t xml:space="preserve">  #define SYS_OPEN 5</w:t>
      </w:r>
    </w:p>
    <w:p w14:paraId="718D6FDD" w14:textId="77777777" w:rsidR="00FA7367" w:rsidRPr="00903DBA" w:rsidRDefault="00FA7367" w:rsidP="00FA7367">
      <w:pPr>
        <w:pStyle w:val="Code"/>
        <w:rPr>
          <w:highlight w:val="white"/>
        </w:rPr>
      </w:pPr>
      <w:r w:rsidRPr="00903DBA">
        <w:rPr>
          <w:highlight w:val="white"/>
        </w:rPr>
        <w:t xml:space="preserve">  #define SYS_CLOSE 6</w:t>
      </w:r>
    </w:p>
    <w:p w14:paraId="5A096C2B" w14:textId="77777777" w:rsidR="00FA7367" w:rsidRPr="00903DBA" w:rsidRDefault="00FA7367" w:rsidP="00FA7367">
      <w:pPr>
        <w:pStyle w:val="Code"/>
        <w:rPr>
          <w:highlight w:val="white"/>
        </w:rPr>
      </w:pPr>
      <w:r w:rsidRPr="00903DBA">
        <w:rPr>
          <w:highlight w:val="white"/>
        </w:rPr>
        <w:t>#endif</w:t>
      </w:r>
    </w:p>
    <w:p w14:paraId="36878344" w14:textId="77777777" w:rsidR="00FA7367" w:rsidRPr="00903DBA" w:rsidRDefault="00FA7367" w:rsidP="00FA7367">
      <w:pPr>
        <w:pStyle w:val="Code"/>
        <w:rPr>
          <w:highlight w:val="white"/>
        </w:rPr>
      </w:pPr>
    </w:p>
    <w:p w14:paraId="07C392C9" w14:textId="77777777" w:rsidR="00FA7367" w:rsidRPr="00903DBA" w:rsidRDefault="00FA7367" w:rsidP="00FA7367">
      <w:pPr>
        <w:pStyle w:val="Code"/>
        <w:rPr>
          <w:highlight w:val="white"/>
        </w:rPr>
      </w:pPr>
      <w:r w:rsidRPr="00903DBA">
        <w:rPr>
          <w:highlight w:val="white"/>
        </w:rPr>
        <w:t>#define getc(stream) fgetc(stream)</w:t>
      </w:r>
    </w:p>
    <w:p w14:paraId="74E2DCA4" w14:textId="77777777" w:rsidR="00FA7367" w:rsidRPr="00903DBA" w:rsidRDefault="00FA7367" w:rsidP="00FA7367">
      <w:pPr>
        <w:pStyle w:val="Code"/>
        <w:rPr>
          <w:highlight w:val="white"/>
        </w:rPr>
      </w:pPr>
    </w:p>
    <w:p w14:paraId="3E37858D" w14:textId="77777777" w:rsidR="00FA7367" w:rsidRPr="00903DBA" w:rsidRDefault="00FA7367" w:rsidP="00FA7367">
      <w:pPr>
        <w:pStyle w:val="Code"/>
        <w:rPr>
          <w:highlight w:val="white"/>
        </w:rPr>
      </w:pPr>
      <w:r w:rsidRPr="00903DBA">
        <w:rPr>
          <w:highlight w:val="white"/>
        </w:rPr>
        <w:t>BOOL fileexists(const char* name);</w:t>
      </w:r>
    </w:p>
    <w:p w14:paraId="730B435E" w14:textId="77777777" w:rsidR="00FA7367" w:rsidRPr="00903DBA" w:rsidRDefault="00FA7367" w:rsidP="00FA7367">
      <w:pPr>
        <w:pStyle w:val="Code"/>
        <w:rPr>
          <w:highlight w:val="white"/>
        </w:rPr>
      </w:pPr>
      <w:r w:rsidRPr="00903DBA">
        <w:rPr>
          <w:highlight w:val="white"/>
        </w:rPr>
        <w:t>FILE* fopen(const char* filename, const char* mode);</w:t>
      </w:r>
    </w:p>
    <w:p w14:paraId="1224627D" w14:textId="77777777" w:rsidR="00FA7367" w:rsidRPr="00903DBA" w:rsidRDefault="00FA7367" w:rsidP="00FA7367">
      <w:pPr>
        <w:pStyle w:val="Code"/>
        <w:rPr>
          <w:highlight w:val="white"/>
        </w:rPr>
      </w:pPr>
      <w:r w:rsidRPr="00903DBA">
        <w:rPr>
          <w:highlight w:val="white"/>
        </w:rPr>
        <w:t>FILE* freopen(const char* filename, const char* mode, FILE* stream);</w:t>
      </w:r>
    </w:p>
    <w:p w14:paraId="18E31A46" w14:textId="77777777" w:rsidR="00FA7367" w:rsidRPr="00903DBA" w:rsidRDefault="00FA7367" w:rsidP="00FA7367">
      <w:pPr>
        <w:pStyle w:val="Code"/>
        <w:rPr>
          <w:highlight w:val="white"/>
        </w:rPr>
      </w:pPr>
      <w:r w:rsidRPr="00903DBA">
        <w:rPr>
          <w:highlight w:val="white"/>
        </w:rPr>
        <w:t>int fflush(FILE* stream);</w:t>
      </w:r>
    </w:p>
    <w:p w14:paraId="5B73A022" w14:textId="77777777" w:rsidR="00FA7367" w:rsidRPr="00903DBA" w:rsidRDefault="00FA7367" w:rsidP="00FA7367">
      <w:pPr>
        <w:pStyle w:val="Code"/>
        <w:rPr>
          <w:highlight w:val="white"/>
        </w:rPr>
      </w:pPr>
      <w:r w:rsidRPr="00903DBA">
        <w:rPr>
          <w:highlight w:val="white"/>
        </w:rPr>
        <w:t>int fclose(FILE* stream);</w:t>
      </w:r>
    </w:p>
    <w:p w14:paraId="7DD314BC" w14:textId="77777777" w:rsidR="00FA7367" w:rsidRPr="00903DBA" w:rsidRDefault="00FA7367" w:rsidP="00FA7367">
      <w:pPr>
        <w:pStyle w:val="Code"/>
        <w:rPr>
          <w:highlight w:val="white"/>
        </w:rPr>
      </w:pPr>
      <w:r w:rsidRPr="00903DBA">
        <w:rPr>
          <w:highlight w:val="white"/>
        </w:rPr>
        <w:t>int remove(const char* name);</w:t>
      </w:r>
    </w:p>
    <w:p w14:paraId="25CF6F14" w14:textId="77777777" w:rsidR="00FA7367" w:rsidRPr="00903DBA" w:rsidRDefault="00FA7367" w:rsidP="00FA7367">
      <w:pPr>
        <w:pStyle w:val="Code"/>
        <w:rPr>
          <w:highlight w:val="white"/>
        </w:rPr>
      </w:pPr>
      <w:r w:rsidRPr="00903DBA">
        <w:rPr>
          <w:highlight w:val="white"/>
        </w:rPr>
        <w:t>int rename(const char* oldName, const char* newName);</w:t>
      </w:r>
    </w:p>
    <w:p w14:paraId="21E512A2" w14:textId="77777777" w:rsidR="00FA7367" w:rsidRPr="00903DBA" w:rsidRDefault="00FA7367" w:rsidP="00FA7367">
      <w:pPr>
        <w:pStyle w:val="Code"/>
        <w:rPr>
          <w:highlight w:val="white"/>
        </w:rPr>
      </w:pPr>
      <w:r w:rsidRPr="00903DBA">
        <w:rPr>
          <w:highlight w:val="white"/>
        </w:rPr>
        <w:t>int setvbuf(FILE* stream, char* buffer, int mode, size_t size);</w:t>
      </w:r>
    </w:p>
    <w:p w14:paraId="6C088573" w14:textId="77777777" w:rsidR="00FA7367" w:rsidRPr="00903DBA" w:rsidRDefault="00FA7367" w:rsidP="00FA7367">
      <w:pPr>
        <w:pStyle w:val="Code"/>
        <w:rPr>
          <w:highlight w:val="white"/>
        </w:rPr>
      </w:pPr>
      <w:r w:rsidRPr="00903DBA">
        <w:rPr>
          <w:highlight w:val="white"/>
        </w:rPr>
        <w:t>void setbuf(FILE* stream, char* buffer);</w:t>
      </w:r>
    </w:p>
    <w:p w14:paraId="1DF47A40" w14:textId="77777777" w:rsidR="00FA7367" w:rsidRPr="00903DBA" w:rsidRDefault="00FA7367" w:rsidP="00FA7367">
      <w:pPr>
        <w:pStyle w:val="Code"/>
        <w:rPr>
          <w:highlight w:val="white"/>
        </w:rPr>
      </w:pPr>
      <w:r w:rsidRPr="00903DBA">
        <w:rPr>
          <w:highlight w:val="white"/>
        </w:rPr>
        <w:t>int fgetc(FILE* stream);</w:t>
      </w:r>
    </w:p>
    <w:p w14:paraId="4702AB43" w14:textId="77777777" w:rsidR="00FA7367" w:rsidRPr="00903DBA" w:rsidRDefault="00FA7367" w:rsidP="00FA7367">
      <w:pPr>
        <w:pStyle w:val="Code"/>
        <w:rPr>
          <w:highlight w:val="white"/>
        </w:rPr>
      </w:pPr>
      <w:r w:rsidRPr="00903DBA">
        <w:rPr>
          <w:highlight w:val="white"/>
        </w:rPr>
        <w:t>char* fgets(char* s, int n, FILE* stream);</w:t>
      </w:r>
    </w:p>
    <w:p w14:paraId="4C710427" w14:textId="77777777" w:rsidR="00FA7367" w:rsidRPr="00903DBA" w:rsidRDefault="00FA7367" w:rsidP="00FA7367">
      <w:pPr>
        <w:pStyle w:val="Code"/>
        <w:rPr>
          <w:highlight w:val="white"/>
        </w:rPr>
      </w:pPr>
      <w:r w:rsidRPr="00903DBA">
        <w:rPr>
          <w:highlight w:val="white"/>
        </w:rPr>
        <w:t>int fputc(int i, FILE* stream);</w:t>
      </w:r>
    </w:p>
    <w:p w14:paraId="26B92BB4" w14:textId="77777777" w:rsidR="00FA7367" w:rsidRPr="00903DBA" w:rsidRDefault="00FA7367" w:rsidP="00FA7367">
      <w:pPr>
        <w:pStyle w:val="Code"/>
        <w:rPr>
          <w:highlight w:val="white"/>
        </w:rPr>
      </w:pPr>
      <w:r w:rsidRPr="00903DBA">
        <w:rPr>
          <w:highlight w:val="white"/>
        </w:rPr>
        <w:t>int fputs(const char* s, FILE* stream);</w:t>
      </w:r>
    </w:p>
    <w:p w14:paraId="28CE6292" w14:textId="77777777" w:rsidR="00FA7367" w:rsidRPr="00903DBA" w:rsidRDefault="00FA7367" w:rsidP="00FA7367">
      <w:pPr>
        <w:pStyle w:val="Code"/>
        <w:rPr>
          <w:highlight w:val="white"/>
        </w:rPr>
      </w:pPr>
      <w:r w:rsidRPr="00903DBA">
        <w:rPr>
          <w:highlight w:val="white"/>
        </w:rPr>
        <w:t>int getchar(void);</w:t>
      </w:r>
    </w:p>
    <w:p w14:paraId="10A84E23" w14:textId="77777777" w:rsidR="00FA7367" w:rsidRPr="00903DBA" w:rsidRDefault="00FA7367" w:rsidP="00FA7367">
      <w:pPr>
        <w:pStyle w:val="Code"/>
        <w:rPr>
          <w:highlight w:val="white"/>
        </w:rPr>
      </w:pPr>
      <w:r w:rsidRPr="00903DBA">
        <w:rPr>
          <w:highlight w:val="white"/>
        </w:rPr>
        <w:t>char* gets(char* s);</w:t>
      </w:r>
    </w:p>
    <w:p w14:paraId="23CA590D" w14:textId="77777777" w:rsidR="00FA7367" w:rsidRPr="00903DBA" w:rsidRDefault="00FA7367" w:rsidP="00FA7367">
      <w:pPr>
        <w:pStyle w:val="Code"/>
        <w:rPr>
          <w:highlight w:val="white"/>
        </w:rPr>
      </w:pPr>
      <w:r w:rsidRPr="00903DBA">
        <w:rPr>
          <w:highlight w:val="white"/>
        </w:rPr>
        <w:t>int putchar(int c);</w:t>
      </w:r>
    </w:p>
    <w:p w14:paraId="24C71460" w14:textId="77777777" w:rsidR="00FA7367" w:rsidRPr="00903DBA" w:rsidRDefault="00FA7367" w:rsidP="00FA7367">
      <w:pPr>
        <w:pStyle w:val="Code"/>
        <w:rPr>
          <w:highlight w:val="white"/>
        </w:rPr>
      </w:pPr>
      <w:r w:rsidRPr="00903DBA">
        <w:rPr>
          <w:highlight w:val="white"/>
        </w:rPr>
        <w:t>int puts(const char* s);</w:t>
      </w:r>
    </w:p>
    <w:p w14:paraId="046579C0" w14:textId="77777777" w:rsidR="00FA7367" w:rsidRPr="00903DBA" w:rsidRDefault="00FA7367" w:rsidP="00FA7367">
      <w:pPr>
        <w:pStyle w:val="Code"/>
        <w:rPr>
          <w:highlight w:val="white"/>
        </w:rPr>
      </w:pPr>
      <w:r w:rsidRPr="00903DBA">
        <w:rPr>
          <w:highlight w:val="white"/>
        </w:rPr>
        <w:t>int ungetc(int c, FILE* stream);</w:t>
      </w:r>
    </w:p>
    <w:p w14:paraId="43FC6A2E" w14:textId="77777777" w:rsidR="00FA7367" w:rsidRPr="00903DBA" w:rsidRDefault="00FA7367" w:rsidP="00FA7367">
      <w:pPr>
        <w:pStyle w:val="Code"/>
        <w:rPr>
          <w:highlight w:val="white"/>
        </w:rPr>
      </w:pPr>
      <w:r w:rsidRPr="00903DBA">
        <w:rPr>
          <w:highlight w:val="white"/>
        </w:rPr>
        <w:t>size_t fread(void* ptr, size_t size, size_t nobj, FILE* stream);</w:t>
      </w:r>
    </w:p>
    <w:p w14:paraId="45823FBA" w14:textId="77777777" w:rsidR="00FA7367" w:rsidRPr="00903DBA" w:rsidRDefault="00FA7367" w:rsidP="00FA7367">
      <w:pPr>
        <w:pStyle w:val="Code"/>
        <w:rPr>
          <w:highlight w:val="white"/>
        </w:rPr>
      </w:pPr>
      <w:r w:rsidRPr="00903DBA">
        <w:rPr>
          <w:highlight w:val="white"/>
        </w:rPr>
        <w:t>size_t fwrite(const void* ptr, size_t size, size_t nobj, FILE* stream);</w:t>
      </w:r>
    </w:p>
    <w:p w14:paraId="30D39451" w14:textId="77777777" w:rsidR="00FA7367" w:rsidRPr="00903DBA" w:rsidRDefault="00FA7367" w:rsidP="00FA7367">
      <w:pPr>
        <w:pStyle w:val="Code"/>
        <w:rPr>
          <w:highlight w:val="white"/>
        </w:rPr>
      </w:pPr>
      <w:r w:rsidRPr="00903DBA">
        <w:rPr>
          <w:highlight w:val="white"/>
        </w:rPr>
        <w:t>int fseek(FILE* stream, int offset, int origin);</w:t>
      </w:r>
    </w:p>
    <w:p w14:paraId="3FEDC7C9" w14:textId="77777777" w:rsidR="00FA7367" w:rsidRPr="00903DBA" w:rsidRDefault="00FA7367" w:rsidP="00FA7367">
      <w:pPr>
        <w:pStyle w:val="Code"/>
        <w:rPr>
          <w:highlight w:val="white"/>
        </w:rPr>
      </w:pPr>
      <w:r w:rsidRPr="00903DBA">
        <w:rPr>
          <w:highlight w:val="white"/>
        </w:rPr>
        <w:t>int ftell(FILE* stream);</w:t>
      </w:r>
    </w:p>
    <w:p w14:paraId="20163420" w14:textId="77777777" w:rsidR="00FA7367" w:rsidRPr="00903DBA" w:rsidRDefault="00FA7367" w:rsidP="00FA7367">
      <w:pPr>
        <w:pStyle w:val="Code"/>
        <w:rPr>
          <w:highlight w:val="white"/>
        </w:rPr>
      </w:pPr>
      <w:r w:rsidRPr="00903DBA">
        <w:rPr>
          <w:highlight w:val="white"/>
        </w:rPr>
        <w:t>void rewind(FILE* stream);</w:t>
      </w:r>
    </w:p>
    <w:p w14:paraId="0EDA7BC1" w14:textId="77777777" w:rsidR="00FA7367" w:rsidRPr="00903DBA" w:rsidRDefault="00FA7367" w:rsidP="00FA7367">
      <w:pPr>
        <w:pStyle w:val="Code"/>
        <w:rPr>
          <w:highlight w:val="white"/>
        </w:rPr>
      </w:pPr>
      <w:r w:rsidRPr="00903DBA">
        <w:rPr>
          <w:highlight w:val="white"/>
        </w:rPr>
        <w:t>int fgetpos(FILE* stream, fpos_t* ptr);</w:t>
      </w:r>
    </w:p>
    <w:p w14:paraId="6ECA6391" w14:textId="77777777" w:rsidR="00FA7367" w:rsidRPr="00903DBA" w:rsidRDefault="00FA7367" w:rsidP="00FA7367">
      <w:pPr>
        <w:pStyle w:val="Code"/>
        <w:rPr>
          <w:highlight w:val="white"/>
        </w:rPr>
      </w:pPr>
      <w:r w:rsidRPr="00903DBA">
        <w:rPr>
          <w:highlight w:val="white"/>
        </w:rPr>
        <w:t>int fsetpos(FILE* stream, const fpos_t* ptr);</w:t>
      </w:r>
    </w:p>
    <w:p w14:paraId="655AA450" w14:textId="77777777" w:rsidR="00FA7367" w:rsidRPr="00903DBA" w:rsidRDefault="00FA7367" w:rsidP="00FA7367">
      <w:pPr>
        <w:pStyle w:val="Code"/>
        <w:rPr>
          <w:highlight w:val="white"/>
        </w:rPr>
      </w:pPr>
      <w:r w:rsidRPr="00903DBA">
        <w:rPr>
          <w:highlight w:val="white"/>
        </w:rPr>
        <w:t>void clearerr(FILE* stream);</w:t>
      </w:r>
    </w:p>
    <w:p w14:paraId="615E8DF7" w14:textId="77777777" w:rsidR="00FA7367" w:rsidRPr="00903DBA" w:rsidRDefault="00FA7367" w:rsidP="00FA7367">
      <w:pPr>
        <w:pStyle w:val="Code"/>
        <w:rPr>
          <w:highlight w:val="white"/>
        </w:rPr>
      </w:pPr>
      <w:r w:rsidRPr="00903DBA">
        <w:rPr>
          <w:highlight w:val="white"/>
        </w:rPr>
        <w:t>BOOL feof(FILE* stream);</w:t>
      </w:r>
    </w:p>
    <w:p w14:paraId="03793512" w14:textId="77777777" w:rsidR="00FA7367" w:rsidRPr="00903DBA" w:rsidRDefault="00FA7367" w:rsidP="00FA7367">
      <w:pPr>
        <w:pStyle w:val="Code"/>
        <w:rPr>
          <w:highlight w:val="white"/>
        </w:rPr>
      </w:pPr>
      <w:r w:rsidRPr="00903DBA">
        <w:rPr>
          <w:highlight w:val="white"/>
        </w:rPr>
        <w:t>int ferror(FILE* stream);</w:t>
      </w:r>
    </w:p>
    <w:p w14:paraId="5BF59C13" w14:textId="77777777" w:rsidR="00FA7367" w:rsidRPr="00903DBA" w:rsidRDefault="00FA7367" w:rsidP="00FA7367">
      <w:pPr>
        <w:pStyle w:val="Code"/>
        <w:rPr>
          <w:highlight w:val="white"/>
        </w:rPr>
      </w:pPr>
      <w:r w:rsidRPr="00903DBA">
        <w:rPr>
          <w:highlight w:val="white"/>
        </w:rPr>
        <w:t>void perror(const char* s);</w:t>
      </w:r>
    </w:p>
    <w:p w14:paraId="31D63EFB" w14:textId="77777777" w:rsidR="00FA7367" w:rsidRPr="00903DBA" w:rsidRDefault="00FA7367" w:rsidP="00FA7367">
      <w:pPr>
        <w:pStyle w:val="Code"/>
        <w:rPr>
          <w:highlight w:val="white"/>
        </w:rPr>
      </w:pPr>
    </w:p>
    <w:p w14:paraId="033AE127" w14:textId="77777777" w:rsidR="00FA7367" w:rsidRPr="00903DBA" w:rsidRDefault="00FA7367" w:rsidP="00FA7367">
      <w:pPr>
        <w:pStyle w:val="Code"/>
        <w:rPr>
          <w:highlight w:val="white"/>
        </w:rPr>
      </w:pPr>
      <w:r w:rsidRPr="00903DBA">
        <w:rPr>
          <w:highlight w:val="white"/>
        </w:rPr>
        <w:t>#endif</w:t>
      </w:r>
    </w:p>
    <w:p w14:paraId="7C0800B8" w14:textId="6705C572" w:rsidR="000644C3" w:rsidRPr="00903DBA" w:rsidRDefault="008D6750" w:rsidP="000644C3">
      <w:pPr>
        <w:pStyle w:val="CodeListing"/>
      </w:pPr>
      <w:proofErr w:type="spellStart"/>
      <w:r w:rsidRPr="00903DBA">
        <w:t>f</w:t>
      </w:r>
      <w:r w:rsidR="000644C3" w:rsidRPr="00903DBA">
        <w:t>ile.c</w:t>
      </w:r>
      <w:proofErr w:type="spellEnd"/>
    </w:p>
    <w:p w14:paraId="44C5EAD9" w14:textId="77777777" w:rsidR="00C25FEE" w:rsidRPr="00903DBA" w:rsidRDefault="00C25FEE" w:rsidP="00C25FEE">
      <w:pPr>
        <w:pStyle w:val="Code"/>
        <w:rPr>
          <w:highlight w:val="white"/>
        </w:rPr>
      </w:pPr>
      <w:bookmarkStart w:id="487" w:name="_Hlk55231107"/>
      <w:r w:rsidRPr="00903DBA">
        <w:rPr>
          <w:highlight w:val="white"/>
        </w:rPr>
        <w:t>#include &lt;stdio.h&gt;</w:t>
      </w:r>
    </w:p>
    <w:p w14:paraId="77CF6131" w14:textId="558468D0" w:rsidR="00C25FEE" w:rsidRPr="00903DBA" w:rsidRDefault="00C25FEE" w:rsidP="00C25FEE">
      <w:pPr>
        <w:pStyle w:val="Code"/>
        <w:rPr>
          <w:highlight w:val="white"/>
        </w:rPr>
      </w:pPr>
      <w:r w:rsidRPr="00903DBA">
        <w:rPr>
          <w:highlight w:val="white"/>
        </w:rPr>
        <w:t>#include &lt;errno.h&gt;</w:t>
      </w:r>
    </w:p>
    <w:p w14:paraId="69D09740" w14:textId="020E4927" w:rsidR="00C25FEE" w:rsidRPr="00903DBA" w:rsidRDefault="00C25FEE" w:rsidP="00C25FEE">
      <w:pPr>
        <w:pStyle w:val="Code"/>
        <w:rPr>
          <w:highlight w:val="white"/>
        </w:rPr>
      </w:pPr>
      <w:r w:rsidRPr="00903DBA">
        <w:rPr>
          <w:highlight w:val="white"/>
        </w:rPr>
        <w:t>#include &lt;locale.h&gt;</w:t>
      </w:r>
    </w:p>
    <w:p w14:paraId="0247553C" w14:textId="5124C12D" w:rsidR="00C25FEE" w:rsidRPr="00903DBA" w:rsidRDefault="00C25FEE" w:rsidP="00C25FEE">
      <w:pPr>
        <w:pStyle w:val="Code"/>
        <w:rPr>
          <w:highlight w:val="white"/>
        </w:rPr>
      </w:pPr>
      <w:r w:rsidRPr="00903DBA">
        <w:rPr>
          <w:highlight w:val="white"/>
        </w:rPr>
        <w:t>#include &lt;string.h&gt;</w:t>
      </w:r>
    </w:p>
    <w:p w14:paraId="059D9041" w14:textId="77777777" w:rsidR="00C25FEE" w:rsidRPr="00903DBA" w:rsidRDefault="00C25FEE" w:rsidP="00C25FEE">
      <w:pPr>
        <w:pStyle w:val="Code"/>
        <w:rPr>
          <w:highlight w:val="white"/>
        </w:rPr>
      </w:pPr>
    </w:p>
    <w:p w14:paraId="08B3BC99" w14:textId="77777777" w:rsidR="00C25FEE" w:rsidRPr="00903DBA" w:rsidRDefault="00C25FEE" w:rsidP="00C25FEE">
      <w:pPr>
        <w:pStyle w:val="Code"/>
        <w:rPr>
          <w:highlight w:val="white"/>
        </w:rPr>
      </w:pPr>
      <w:r w:rsidRPr="00903DBA">
        <w:rPr>
          <w:highlight w:val="white"/>
        </w:rPr>
        <w:t>FILE g_fileArray[FOPEN_MAX] = {{TRUE, 0}, {TRUE, 1}, {TRUE, 2}};</w:t>
      </w:r>
    </w:p>
    <w:p w14:paraId="324B7667" w14:textId="77777777" w:rsidR="00C25FEE" w:rsidRPr="00903DBA" w:rsidRDefault="00C25FEE" w:rsidP="00C25FEE">
      <w:pPr>
        <w:pStyle w:val="Code"/>
        <w:rPr>
          <w:highlight w:val="white"/>
        </w:rPr>
      </w:pPr>
      <w:r w:rsidRPr="00903DBA">
        <w:rPr>
          <w:highlight w:val="white"/>
        </w:rPr>
        <w:t>FILE *stdin = &amp;g_fileArray[0], *stdout = &amp;g_fileArray[1],</w:t>
      </w:r>
    </w:p>
    <w:p w14:paraId="7256FFC7" w14:textId="1EF57445" w:rsidR="00C25FEE" w:rsidRPr="00903DBA" w:rsidRDefault="00C25FEE" w:rsidP="00C25FEE">
      <w:pPr>
        <w:pStyle w:val="Code"/>
        <w:rPr>
          <w:highlight w:val="white"/>
        </w:rPr>
      </w:pPr>
      <w:r w:rsidRPr="00903DBA">
        <w:rPr>
          <w:highlight w:val="white"/>
        </w:rPr>
        <w:t xml:space="preserve">     *stderr = &amp;g_fileArray[2];</w:t>
      </w:r>
    </w:p>
    <w:p w14:paraId="0E9F6DCF" w14:textId="77777777" w:rsidR="00C25FEE" w:rsidRPr="00903DBA" w:rsidRDefault="00C25FEE" w:rsidP="00C25FEE">
      <w:pPr>
        <w:pStyle w:val="Code"/>
        <w:rPr>
          <w:highlight w:val="white"/>
        </w:rPr>
      </w:pPr>
    </w:p>
    <w:p w14:paraId="15445C2B" w14:textId="77777777" w:rsidR="00C25FEE" w:rsidRPr="00903DBA" w:rsidRDefault="00C25FEE" w:rsidP="00C25FEE">
      <w:pPr>
        <w:pStyle w:val="Code"/>
        <w:rPr>
          <w:highlight w:val="white"/>
        </w:rPr>
      </w:pPr>
      <w:r w:rsidRPr="00903DBA">
        <w:rPr>
          <w:highlight w:val="white"/>
        </w:rPr>
        <w:t>enum {EEXIST, ENOENT, EACCES};</w:t>
      </w:r>
    </w:p>
    <w:p w14:paraId="7A909969" w14:textId="77777777" w:rsidR="00C25FEE" w:rsidRPr="00903DBA" w:rsidRDefault="00C25FEE" w:rsidP="00C25FEE">
      <w:pPr>
        <w:pStyle w:val="Code"/>
        <w:rPr>
          <w:highlight w:val="white"/>
        </w:rPr>
      </w:pPr>
      <w:r w:rsidRPr="00903DBA">
        <w:rPr>
          <w:highlight w:val="white"/>
        </w:rPr>
        <w:t>enum {SEEK_SET = 0, SEEK_CUR = 1, SEEK_END = 2};</w:t>
      </w:r>
    </w:p>
    <w:p w14:paraId="185A4F67" w14:textId="77777777" w:rsidR="00C25FEE" w:rsidRPr="00903DBA" w:rsidRDefault="00C25FEE" w:rsidP="00C25FEE">
      <w:pPr>
        <w:pStyle w:val="Code"/>
        <w:rPr>
          <w:highlight w:val="white"/>
        </w:rPr>
      </w:pPr>
      <w:r w:rsidRPr="00903DBA">
        <w:rPr>
          <w:highlight w:val="white"/>
        </w:rPr>
        <w:t>enum {READ = 0x40, WRITE = 0x41, READ_WRITE = 0x42};</w:t>
      </w:r>
    </w:p>
    <w:p w14:paraId="5BA4D871" w14:textId="77777777" w:rsidR="00C25FEE" w:rsidRPr="00903DBA" w:rsidRDefault="00C25FEE" w:rsidP="00C25FEE">
      <w:pPr>
        <w:pStyle w:val="Code"/>
        <w:rPr>
          <w:highlight w:val="white"/>
        </w:rPr>
      </w:pPr>
    </w:p>
    <w:p w14:paraId="5E103F77" w14:textId="77777777" w:rsidR="00C25FEE" w:rsidRPr="00903DBA" w:rsidRDefault="00C25FEE" w:rsidP="00C25FEE">
      <w:pPr>
        <w:pStyle w:val="Code"/>
        <w:rPr>
          <w:highlight w:val="white"/>
        </w:rPr>
      </w:pPr>
      <w:r w:rsidRPr="00903DBA">
        <w:rPr>
          <w:highlight w:val="white"/>
        </w:rPr>
        <w:t>#define MAX(a,b) (((a) &gt; (b)) ? (a) : (b))</w:t>
      </w:r>
    </w:p>
    <w:p w14:paraId="305F9EF5" w14:textId="77777777" w:rsidR="00C25FEE" w:rsidRPr="00903DBA" w:rsidRDefault="00C25FEE" w:rsidP="00C25FEE">
      <w:pPr>
        <w:pStyle w:val="Code"/>
        <w:rPr>
          <w:highlight w:val="white"/>
        </w:rPr>
      </w:pPr>
    </w:p>
    <w:p w14:paraId="5F61F7F7" w14:textId="77777777" w:rsidR="00C25FEE" w:rsidRPr="00903DBA" w:rsidRDefault="00C25FEE" w:rsidP="00C25FEE">
      <w:pPr>
        <w:pStyle w:val="Code"/>
        <w:rPr>
          <w:highlight w:val="white"/>
        </w:rPr>
      </w:pPr>
      <w:r w:rsidRPr="00903DBA">
        <w:rPr>
          <w:highlight w:val="white"/>
        </w:rPr>
        <w:t>#define FILE_NOT_FOUND 0x02</w:t>
      </w:r>
    </w:p>
    <w:p w14:paraId="4C72AC33" w14:textId="77777777" w:rsidR="00C25FEE" w:rsidRPr="00903DBA" w:rsidRDefault="00C25FEE" w:rsidP="00C25FEE">
      <w:pPr>
        <w:pStyle w:val="Code"/>
        <w:rPr>
          <w:highlight w:val="white"/>
        </w:rPr>
      </w:pPr>
    </w:p>
    <w:p w14:paraId="664508D3" w14:textId="77777777" w:rsidR="00C25FEE" w:rsidRPr="00903DBA" w:rsidRDefault="00C25FEE" w:rsidP="00C25FEE">
      <w:pPr>
        <w:pStyle w:val="Code"/>
        <w:rPr>
          <w:highlight w:val="white"/>
        </w:rPr>
      </w:pPr>
      <w:r w:rsidRPr="00903DBA">
        <w:rPr>
          <w:highlight w:val="white"/>
        </w:rPr>
        <w:t>#define PRINT(x,y) { printf(#x " = &lt;%" #y "&gt;\n", (x)); }</w:t>
      </w:r>
    </w:p>
    <w:p w14:paraId="017080DD" w14:textId="77777777" w:rsidR="00C25FEE" w:rsidRPr="00903DBA" w:rsidRDefault="00C25FEE" w:rsidP="00C25FEE">
      <w:pPr>
        <w:pStyle w:val="Code"/>
        <w:rPr>
          <w:highlight w:val="white"/>
        </w:rPr>
      </w:pPr>
    </w:p>
    <w:p w14:paraId="540C5B93" w14:textId="77777777" w:rsidR="00C25FEE" w:rsidRPr="00903DBA" w:rsidRDefault="00C25FEE" w:rsidP="00C25FEE">
      <w:pPr>
        <w:pStyle w:val="Code"/>
        <w:rPr>
          <w:highlight w:val="white"/>
        </w:rPr>
      </w:pPr>
      <w:r w:rsidRPr="00903DBA">
        <w:rPr>
          <w:highlight w:val="white"/>
        </w:rPr>
        <w:t>static int filecreate(const char* name) {</w:t>
      </w:r>
    </w:p>
    <w:p w14:paraId="79220691" w14:textId="77777777" w:rsidR="00C25FEE" w:rsidRPr="00903DBA" w:rsidRDefault="00C25FEE" w:rsidP="00C25FEE">
      <w:pPr>
        <w:pStyle w:val="Code"/>
        <w:rPr>
          <w:highlight w:val="white"/>
        </w:rPr>
      </w:pPr>
      <w:r w:rsidRPr="00903DBA">
        <w:rPr>
          <w:highlight w:val="white"/>
        </w:rPr>
        <w:t>#ifdef __WINDOWS__</w:t>
      </w:r>
    </w:p>
    <w:p w14:paraId="2962F11F" w14:textId="77777777" w:rsidR="00C25FEE" w:rsidRPr="00903DBA" w:rsidRDefault="00C25FEE" w:rsidP="00C25FEE">
      <w:pPr>
        <w:pStyle w:val="Code"/>
        <w:rPr>
          <w:highlight w:val="white"/>
        </w:rPr>
      </w:pPr>
      <w:r w:rsidRPr="00903DBA">
        <w:rPr>
          <w:highlight w:val="white"/>
        </w:rPr>
        <w:lastRenderedPageBreak/>
        <w:t xml:space="preserve">  register_ah = 0x3Cs;</w:t>
      </w:r>
    </w:p>
    <w:p w14:paraId="53C90342" w14:textId="77777777" w:rsidR="00C25FEE" w:rsidRPr="00903DBA" w:rsidRDefault="00C25FEE" w:rsidP="00C25FEE">
      <w:pPr>
        <w:pStyle w:val="Code"/>
        <w:rPr>
          <w:highlight w:val="white"/>
        </w:rPr>
      </w:pPr>
      <w:r w:rsidRPr="00903DBA">
        <w:rPr>
          <w:highlight w:val="white"/>
        </w:rPr>
        <w:t xml:space="preserve">  register_cx = 0x00;</w:t>
      </w:r>
    </w:p>
    <w:p w14:paraId="618EE260" w14:textId="77777777" w:rsidR="00C25FEE" w:rsidRPr="00903DBA" w:rsidRDefault="00C25FEE" w:rsidP="00C25FEE">
      <w:pPr>
        <w:pStyle w:val="Code"/>
        <w:rPr>
          <w:highlight w:val="white"/>
        </w:rPr>
      </w:pPr>
      <w:r w:rsidRPr="00903DBA">
        <w:rPr>
          <w:highlight w:val="white"/>
        </w:rPr>
        <w:t xml:space="preserve">  register_dx = name;</w:t>
      </w:r>
    </w:p>
    <w:p w14:paraId="418F7031" w14:textId="110E86D8" w:rsidR="00C25FEE" w:rsidRPr="00903DBA" w:rsidRDefault="00C25FEE" w:rsidP="00C25FEE">
      <w:pPr>
        <w:pStyle w:val="Code"/>
        <w:rPr>
          <w:highlight w:val="white"/>
        </w:rPr>
      </w:pPr>
      <w:r w:rsidRPr="00903DBA">
        <w:rPr>
          <w:highlight w:val="white"/>
        </w:rPr>
        <w:t xml:space="preserve">  interrupt(0x21s);</w:t>
      </w:r>
    </w:p>
    <w:p w14:paraId="7557CE41" w14:textId="77777777" w:rsidR="00815F10" w:rsidRPr="00903DBA" w:rsidRDefault="00815F10" w:rsidP="00C25FEE">
      <w:pPr>
        <w:pStyle w:val="Code"/>
        <w:rPr>
          <w:highlight w:val="white"/>
        </w:rPr>
      </w:pPr>
    </w:p>
    <w:p w14:paraId="54D58A70" w14:textId="77777777" w:rsidR="00815F10" w:rsidRPr="00903DBA" w:rsidRDefault="00815F10" w:rsidP="00815F10">
      <w:pPr>
        <w:pStyle w:val="Code"/>
        <w:rPr>
          <w:highlight w:val="white"/>
        </w:rPr>
      </w:pPr>
      <w:r w:rsidRPr="00903DBA">
        <w:rPr>
          <w:highlight w:val="white"/>
        </w:rPr>
        <w:t xml:space="preserve">  { int handle = register_ax;</w:t>
      </w:r>
    </w:p>
    <w:p w14:paraId="1F2CD876" w14:textId="77777777" w:rsidR="00815F10" w:rsidRPr="00903DBA" w:rsidRDefault="00815F10" w:rsidP="00815F10">
      <w:pPr>
        <w:pStyle w:val="Code"/>
        <w:rPr>
          <w:highlight w:val="white"/>
        </w:rPr>
      </w:pPr>
    </w:p>
    <w:p w14:paraId="1678DE51" w14:textId="77777777" w:rsidR="00815F10" w:rsidRPr="00903DBA" w:rsidRDefault="00815F10" w:rsidP="00815F10">
      <w:pPr>
        <w:pStyle w:val="Code"/>
        <w:rPr>
          <w:highlight w:val="white"/>
        </w:rPr>
      </w:pPr>
      <w:r w:rsidRPr="00903DBA">
        <w:rPr>
          <w:highlight w:val="white"/>
        </w:rPr>
        <w:t xml:space="preserve">    if (carry_flag) {</w:t>
      </w:r>
    </w:p>
    <w:p w14:paraId="35F58CCA" w14:textId="77777777" w:rsidR="00815F10" w:rsidRPr="00903DBA" w:rsidRDefault="00815F10" w:rsidP="00815F10">
      <w:pPr>
        <w:pStyle w:val="Code"/>
        <w:rPr>
          <w:highlight w:val="white"/>
        </w:rPr>
      </w:pPr>
      <w:r w:rsidRPr="00903DBA">
        <w:rPr>
          <w:highlight w:val="white"/>
        </w:rPr>
        <w:t xml:space="preserve">      errno = FOPEN;</w:t>
      </w:r>
    </w:p>
    <w:p w14:paraId="2826E02D" w14:textId="77777777" w:rsidR="00815F10" w:rsidRPr="00903DBA" w:rsidRDefault="00815F10" w:rsidP="00815F10">
      <w:pPr>
        <w:pStyle w:val="Code"/>
        <w:rPr>
          <w:highlight w:val="white"/>
        </w:rPr>
      </w:pPr>
      <w:r w:rsidRPr="00903DBA">
        <w:rPr>
          <w:highlight w:val="white"/>
        </w:rPr>
        <w:t xml:space="preserve">      return -1;</w:t>
      </w:r>
    </w:p>
    <w:p w14:paraId="7672DA10" w14:textId="77777777" w:rsidR="00815F10" w:rsidRPr="00903DBA" w:rsidRDefault="00815F10" w:rsidP="00815F10">
      <w:pPr>
        <w:pStyle w:val="Code"/>
        <w:rPr>
          <w:highlight w:val="white"/>
        </w:rPr>
      </w:pPr>
      <w:r w:rsidRPr="00903DBA">
        <w:rPr>
          <w:highlight w:val="white"/>
        </w:rPr>
        <w:t xml:space="preserve">    }</w:t>
      </w:r>
    </w:p>
    <w:p w14:paraId="2F248F1A" w14:textId="77777777" w:rsidR="00815F10" w:rsidRPr="00903DBA" w:rsidRDefault="00815F10" w:rsidP="00815F10">
      <w:pPr>
        <w:pStyle w:val="Code"/>
        <w:rPr>
          <w:highlight w:val="white"/>
        </w:rPr>
      </w:pPr>
    </w:p>
    <w:p w14:paraId="28929284" w14:textId="77777777" w:rsidR="00815F10" w:rsidRPr="00903DBA" w:rsidRDefault="00815F10" w:rsidP="00815F10">
      <w:pPr>
        <w:pStyle w:val="Code"/>
        <w:rPr>
          <w:highlight w:val="white"/>
        </w:rPr>
      </w:pPr>
      <w:r w:rsidRPr="00903DBA">
        <w:rPr>
          <w:highlight w:val="white"/>
        </w:rPr>
        <w:t xml:space="preserve">    return handle;</w:t>
      </w:r>
    </w:p>
    <w:p w14:paraId="1A0BA307" w14:textId="77777777" w:rsidR="00815F10" w:rsidRPr="00903DBA" w:rsidRDefault="00815F10" w:rsidP="00815F10">
      <w:pPr>
        <w:pStyle w:val="Code"/>
        <w:rPr>
          <w:highlight w:val="white"/>
        </w:rPr>
      </w:pPr>
      <w:r w:rsidRPr="00903DBA">
        <w:rPr>
          <w:highlight w:val="white"/>
        </w:rPr>
        <w:t xml:space="preserve">  }</w:t>
      </w:r>
    </w:p>
    <w:p w14:paraId="75398613" w14:textId="77777777" w:rsidR="00C25FEE" w:rsidRPr="00903DBA" w:rsidRDefault="00C25FEE" w:rsidP="00C25FEE">
      <w:pPr>
        <w:pStyle w:val="Code"/>
        <w:rPr>
          <w:highlight w:val="white"/>
        </w:rPr>
      </w:pPr>
      <w:r w:rsidRPr="00903DBA">
        <w:rPr>
          <w:highlight w:val="white"/>
        </w:rPr>
        <w:t>#endif</w:t>
      </w:r>
    </w:p>
    <w:p w14:paraId="3AD975B9" w14:textId="77777777" w:rsidR="00C25FEE" w:rsidRPr="00903DBA" w:rsidRDefault="00C25FEE" w:rsidP="00C25FEE">
      <w:pPr>
        <w:pStyle w:val="Code"/>
        <w:rPr>
          <w:highlight w:val="white"/>
        </w:rPr>
      </w:pPr>
    </w:p>
    <w:p w14:paraId="4386068F" w14:textId="77777777" w:rsidR="00C25FEE" w:rsidRPr="00903DBA" w:rsidRDefault="00C25FEE" w:rsidP="00C25FEE">
      <w:pPr>
        <w:pStyle w:val="Code"/>
        <w:rPr>
          <w:highlight w:val="white"/>
        </w:rPr>
      </w:pPr>
      <w:r w:rsidRPr="00903DBA">
        <w:rPr>
          <w:highlight w:val="white"/>
        </w:rPr>
        <w:t>#ifdef __LINUX__</w:t>
      </w:r>
    </w:p>
    <w:p w14:paraId="07B67950" w14:textId="530F8C89" w:rsidR="00C25FEE" w:rsidRPr="00903DBA" w:rsidRDefault="00C25FEE" w:rsidP="00C25FEE">
      <w:pPr>
        <w:pStyle w:val="Code"/>
        <w:rPr>
          <w:highlight w:val="white"/>
        </w:rPr>
      </w:pPr>
      <w:r w:rsidRPr="00903DBA">
        <w:rPr>
          <w:highlight w:val="white"/>
        </w:rPr>
        <w:t xml:space="preserve">  register_rax = 85;</w:t>
      </w:r>
    </w:p>
    <w:p w14:paraId="7E58B1F9" w14:textId="77777777" w:rsidR="00C25FEE" w:rsidRPr="00903DBA" w:rsidRDefault="00C25FEE" w:rsidP="00C25FEE">
      <w:pPr>
        <w:pStyle w:val="Code"/>
        <w:rPr>
          <w:highlight w:val="white"/>
        </w:rPr>
      </w:pPr>
      <w:r w:rsidRPr="00903DBA">
        <w:rPr>
          <w:highlight w:val="white"/>
        </w:rPr>
        <w:t xml:space="preserve">  register_rdi = (unsigned long) name;</w:t>
      </w:r>
    </w:p>
    <w:p w14:paraId="2BB09B57" w14:textId="77777777" w:rsidR="00C25FEE" w:rsidRPr="00903DBA" w:rsidRDefault="00C25FEE" w:rsidP="00C25FEE">
      <w:pPr>
        <w:pStyle w:val="Code"/>
        <w:rPr>
          <w:highlight w:val="white"/>
        </w:rPr>
      </w:pPr>
      <w:r w:rsidRPr="00903DBA">
        <w:rPr>
          <w:highlight w:val="white"/>
        </w:rPr>
        <w:t xml:space="preserve">  register_rsi = 0777L; // octal</w:t>
      </w:r>
    </w:p>
    <w:p w14:paraId="31441214" w14:textId="77777777" w:rsidR="00C25FEE" w:rsidRPr="00903DBA" w:rsidRDefault="00C25FEE" w:rsidP="00C25FEE">
      <w:pPr>
        <w:pStyle w:val="Code"/>
        <w:rPr>
          <w:highlight w:val="white"/>
        </w:rPr>
      </w:pPr>
      <w:r w:rsidRPr="00903DBA">
        <w:rPr>
          <w:highlight w:val="white"/>
        </w:rPr>
        <w:t xml:space="preserve">  syscall();</w:t>
      </w:r>
    </w:p>
    <w:p w14:paraId="1B7648F5" w14:textId="1DD3521B" w:rsidR="00C25FEE" w:rsidRPr="00903DBA" w:rsidRDefault="00C25FEE" w:rsidP="00C25FEE">
      <w:pPr>
        <w:pStyle w:val="Code"/>
        <w:rPr>
          <w:highlight w:val="white"/>
        </w:rPr>
      </w:pPr>
      <w:r w:rsidRPr="00903DBA">
        <w:rPr>
          <w:highlight w:val="white"/>
        </w:rPr>
        <w:t xml:space="preserve">  return </w:t>
      </w:r>
      <w:r w:rsidR="00CB268B" w:rsidRPr="00903DBA">
        <w:rPr>
          <w:highlight w:val="white"/>
        </w:rPr>
        <w:t>register_</w:t>
      </w:r>
      <w:r w:rsidR="00D11974" w:rsidRPr="00903DBA">
        <w:rPr>
          <w:highlight w:val="white"/>
        </w:rPr>
        <w:t>e</w:t>
      </w:r>
      <w:r w:rsidR="00CB268B" w:rsidRPr="00903DBA">
        <w:rPr>
          <w:highlight w:val="white"/>
        </w:rPr>
        <w:t>ax</w:t>
      </w:r>
      <w:r w:rsidRPr="00903DBA">
        <w:rPr>
          <w:highlight w:val="white"/>
        </w:rPr>
        <w:t>;</w:t>
      </w:r>
    </w:p>
    <w:p w14:paraId="23D9A19E" w14:textId="77777777" w:rsidR="00C25FEE" w:rsidRPr="00903DBA" w:rsidRDefault="00C25FEE" w:rsidP="00C25FEE">
      <w:pPr>
        <w:pStyle w:val="Code"/>
        <w:rPr>
          <w:highlight w:val="white"/>
        </w:rPr>
      </w:pPr>
      <w:r w:rsidRPr="00903DBA">
        <w:rPr>
          <w:highlight w:val="white"/>
        </w:rPr>
        <w:t>#endif</w:t>
      </w:r>
    </w:p>
    <w:p w14:paraId="6F19F03B" w14:textId="77777777" w:rsidR="00C25FEE" w:rsidRPr="00903DBA" w:rsidRDefault="00C25FEE" w:rsidP="00C25FEE">
      <w:pPr>
        <w:pStyle w:val="Code"/>
        <w:rPr>
          <w:highlight w:val="white"/>
        </w:rPr>
      </w:pPr>
      <w:r w:rsidRPr="00903DBA">
        <w:rPr>
          <w:highlight w:val="white"/>
        </w:rPr>
        <w:t>}</w:t>
      </w:r>
    </w:p>
    <w:p w14:paraId="5121EC5C" w14:textId="77777777" w:rsidR="00C25FEE" w:rsidRPr="00903DBA" w:rsidRDefault="00C25FEE" w:rsidP="00C25FEE">
      <w:pPr>
        <w:pStyle w:val="Code"/>
        <w:rPr>
          <w:highlight w:val="white"/>
        </w:rPr>
      </w:pPr>
    </w:p>
    <w:p w14:paraId="1D75790A" w14:textId="77777777" w:rsidR="00C25FEE" w:rsidRPr="00903DBA" w:rsidRDefault="00C25FEE" w:rsidP="00C25FEE">
      <w:pPr>
        <w:pStyle w:val="Code"/>
        <w:rPr>
          <w:highlight w:val="white"/>
        </w:rPr>
      </w:pPr>
      <w:r w:rsidRPr="00903DBA">
        <w:rPr>
          <w:highlight w:val="white"/>
        </w:rPr>
        <w:t>BOOL fileexists(const char* name) {</w:t>
      </w:r>
    </w:p>
    <w:p w14:paraId="3EB13286" w14:textId="77777777" w:rsidR="00C25FEE" w:rsidRPr="00903DBA" w:rsidRDefault="00C25FEE" w:rsidP="00C25FEE">
      <w:pPr>
        <w:pStyle w:val="Code"/>
        <w:rPr>
          <w:highlight w:val="white"/>
        </w:rPr>
      </w:pPr>
      <w:r w:rsidRPr="00903DBA">
        <w:rPr>
          <w:highlight w:val="white"/>
        </w:rPr>
        <w:t>#ifdef __WINDOWS__</w:t>
      </w:r>
    </w:p>
    <w:p w14:paraId="2EEC19DE" w14:textId="77777777" w:rsidR="00C25FEE" w:rsidRPr="00903DBA" w:rsidRDefault="00C25FEE" w:rsidP="00C25FEE">
      <w:pPr>
        <w:pStyle w:val="Code"/>
        <w:rPr>
          <w:highlight w:val="white"/>
        </w:rPr>
      </w:pPr>
      <w:r w:rsidRPr="00903DBA">
        <w:rPr>
          <w:highlight w:val="white"/>
        </w:rPr>
        <w:t xml:space="preserve">  register_ah = 0x43s;</w:t>
      </w:r>
    </w:p>
    <w:p w14:paraId="32A935A9" w14:textId="77777777" w:rsidR="00C25FEE" w:rsidRPr="00903DBA" w:rsidRDefault="00C25FEE" w:rsidP="00C25FEE">
      <w:pPr>
        <w:pStyle w:val="Code"/>
        <w:rPr>
          <w:highlight w:val="white"/>
        </w:rPr>
      </w:pPr>
      <w:r w:rsidRPr="00903DBA">
        <w:rPr>
          <w:highlight w:val="white"/>
        </w:rPr>
        <w:t xml:space="preserve">  register_al = 0x00s;</w:t>
      </w:r>
    </w:p>
    <w:p w14:paraId="207C7055" w14:textId="77777777" w:rsidR="00C25FEE" w:rsidRPr="00903DBA" w:rsidRDefault="00C25FEE" w:rsidP="00C25FEE">
      <w:pPr>
        <w:pStyle w:val="Code"/>
        <w:rPr>
          <w:highlight w:val="white"/>
        </w:rPr>
      </w:pPr>
      <w:r w:rsidRPr="00903DBA">
        <w:rPr>
          <w:highlight w:val="white"/>
        </w:rPr>
        <w:t xml:space="preserve">  register_dx = name;</w:t>
      </w:r>
    </w:p>
    <w:p w14:paraId="60EE41D9" w14:textId="77777777" w:rsidR="00C25FEE" w:rsidRPr="00903DBA" w:rsidRDefault="00C25FEE" w:rsidP="00C25FEE">
      <w:pPr>
        <w:pStyle w:val="Code"/>
        <w:rPr>
          <w:highlight w:val="white"/>
        </w:rPr>
      </w:pPr>
      <w:r w:rsidRPr="00903DBA">
        <w:rPr>
          <w:highlight w:val="white"/>
        </w:rPr>
        <w:t xml:space="preserve">  interrupt(0x21s);</w:t>
      </w:r>
    </w:p>
    <w:p w14:paraId="2F60FAEC" w14:textId="77777777" w:rsidR="00C25FEE" w:rsidRPr="00903DBA" w:rsidRDefault="00C25FEE" w:rsidP="00C25FEE">
      <w:pPr>
        <w:pStyle w:val="Code"/>
        <w:rPr>
          <w:highlight w:val="white"/>
        </w:rPr>
      </w:pPr>
      <w:r w:rsidRPr="00903DBA">
        <w:rPr>
          <w:highlight w:val="white"/>
        </w:rPr>
        <w:t xml:space="preserve">  return !carry_flag;</w:t>
      </w:r>
    </w:p>
    <w:p w14:paraId="36870873" w14:textId="77777777" w:rsidR="00C25FEE" w:rsidRPr="00903DBA" w:rsidRDefault="00C25FEE" w:rsidP="00C25FEE">
      <w:pPr>
        <w:pStyle w:val="Code"/>
        <w:rPr>
          <w:highlight w:val="white"/>
        </w:rPr>
      </w:pPr>
      <w:r w:rsidRPr="00903DBA">
        <w:rPr>
          <w:highlight w:val="white"/>
        </w:rPr>
        <w:t>#endif</w:t>
      </w:r>
    </w:p>
    <w:p w14:paraId="755C0003" w14:textId="77777777" w:rsidR="00C25FEE" w:rsidRPr="00903DBA" w:rsidRDefault="00C25FEE" w:rsidP="00C25FEE">
      <w:pPr>
        <w:pStyle w:val="Code"/>
        <w:rPr>
          <w:highlight w:val="white"/>
        </w:rPr>
      </w:pPr>
    </w:p>
    <w:p w14:paraId="657963EE" w14:textId="77777777" w:rsidR="00C25FEE" w:rsidRPr="00903DBA" w:rsidRDefault="00C25FEE" w:rsidP="00C25FEE">
      <w:pPr>
        <w:pStyle w:val="Code"/>
        <w:rPr>
          <w:highlight w:val="white"/>
        </w:rPr>
      </w:pPr>
      <w:r w:rsidRPr="00903DBA">
        <w:rPr>
          <w:highlight w:val="white"/>
        </w:rPr>
        <w:t>#ifdef __LINUX__</w:t>
      </w:r>
    </w:p>
    <w:p w14:paraId="02D7635B" w14:textId="77777777" w:rsidR="00A6660E" w:rsidRPr="00903DBA" w:rsidRDefault="00A6660E" w:rsidP="00A6660E">
      <w:pPr>
        <w:pStyle w:val="Code"/>
        <w:rPr>
          <w:highlight w:val="white"/>
        </w:rPr>
      </w:pPr>
      <w:r w:rsidRPr="00903DBA">
        <w:rPr>
          <w:highlight w:val="white"/>
        </w:rPr>
        <w:t xml:space="preserve">  register_rax = 5;</w:t>
      </w:r>
    </w:p>
    <w:p w14:paraId="1C0B3D21" w14:textId="77777777" w:rsidR="00A6660E" w:rsidRPr="00903DBA" w:rsidRDefault="00A6660E" w:rsidP="00A6660E">
      <w:pPr>
        <w:pStyle w:val="Code"/>
        <w:rPr>
          <w:highlight w:val="white"/>
        </w:rPr>
      </w:pPr>
      <w:r w:rsidRPr="00903DBA">
        <w:rPr>
          <w:highlight w:val="white"/>
        </w:rPr>
        <w:t xml:space="preserve">  register_rdi = (unsigned long) name;</w:t>
      </w:r>
    </w:p>
    <w:p w14:paraId="7634CEC3" w14:textId="77777777" w:rsidR="00A6660E" w:rsidRPr="00903DBA" w:rsidRDefault="00A6660E" w:rsidP="00A6660E">
      <w:pPr>
        <w:pStyle w:val="Code"/>
        <w:rPr>
          <w:highlight w:val="white"/>
        </w:rPr>
      </w:pPr>
      <w:r w:rsidRPr="00903DBA">
        <w:rPr>
          <w:highlight w:val="white"/>
        </w:rPr>
        <w:t xml:space="preserve">  register_rsi = NULL;</w:t>
      </w:r>
    </w:p>
    <w:p w14:paraId="62ED1363" w14:textId="77777777" w:rsidR="00A6660E" w:rsidRPr="00903DBA" w:rsidRDefault="00A6660E" w:rsidP="00A6660E">
      <w:pPr>
        <w:pStyle w:val="Code"/>
        <w:rPr>
          <w:highlight w:val="white"/>
        </w:rPr>
      </w:pPr>
      <w:r w:rsidRPr="00903DBA">
        <w:rPr>
          <w:highlight w:val="white"/>
        </w:rPr>
        <w:t xml:space="preserve">  syscall();</w:t>
      </w:r>
    </w:p>
    <w:p w14:paraId="3C0DA33E" w14:textId="77777777" w:rsidR="00A6660E" w:rsidRPr="00903DBA" w:rsidRDefault="00A6660E" w:rsidP="00A6660E">
      <w:pPr>
        <w:pStyle w:val="Code"/>
        <w:rPr>
          <w:highlight w:val="white"/>
        </w:rPr>
      </w:pPr>
      <w:r w:rsidRPr="00903DBA">
        <w:rPr>
          <w:highlight w:val="white"/>
        </w:rPr>
        <w:t xml:space="preserve">  return register_rbx;</w:t>
      </w:r>
    </w:p>
    <w:p w14:paraId="59E665EA" w14:textId="77777777" w:rsidR="00C25FEE" w:rsidRPr="00903DBA" w:rsidRDefault="00C25FEE" w:rsidP="00C25FEE">
      <w:pPr>
        <w:pStyle w:val="Code"/>
        <w:rPr>
          <w:highlight w:val="white"/>
        </w:rPr>
      </w:pPr>
      <w:r w:rsidRPr="00903DBA">
        <w:rPr>
          <w:highlight w:val="white"/>
        </w:rPr>
        <w:t>#endif</w:t>
      </w:r>
    </w:p>
    <w:p w14:paraId="76E0AE6D" w14:textId="77777777" w:rsidR="00C25FEE" w:rsidRPr="00903DBA" w:rsidRDefault="00C25FEE" w:rsidP="00C25FEE">
      <w:pPr>
        <w:pStyle w:val="Code"/>
        <w:rPr>
          <w:highlight w:val="white"/>
        </w:rPr>
      </w:pPr>
      <w:r w:rsidRPr="00903DBA">
        <w:rPr>
          <w:highlight w:val="white"/>
        </w:rPr>
        <w:t>}</w:t>
      </w:r>
    </w:p>
    <w:p w14:paraId="2490856F" w14:textId="77777777" w:rsidR="00C25FEE" w:rsidRPr="00903DBA" w:rsidRDefault="00C25FEE" w:rsidP="00C25FEE">
      <w:pPr>
        <w:pStyle w:val="Code"/>
        <w:rPr>
          <w:highlight w:val="white"/>
        </w:rPr>
      </w:pPr>
    </w:p>
    <w:p w14:paraId="575BB449" w14:textId="77777777" w:rsidR="00C25FEE" w:rsidRPr="00903DBA" w:rsidRDefault="00C25FEE" w:rsidP="00C25FEE">
      <w:pPr>
        <w:pStyle w:val="Code"/>
        <w:rPr>
          <w:color w:val="000000"/>
          <w:highlight w:val="white"/>
        </w:rPr>
      </w:pPr>
      <w:r w:rsidRPr="00903DBA">
        <w:rPr>
          <w:highlight w:val="white"/>
        </w:rPr>
        <w:t>static</w:t>
      </w:r>
      <w:r w:rsidRPr="00903DBA">
        <w:rPr>
          <w:color w:val="000000"/>
          <w:highlight w:val="white"/>
        </w:rPr>
        <w:t xml:space="preserve"> </w:t>
      </w:r>
      <w:r w:rsidRPr="00903DBA">
        <w:rPr>
          <w:highlight w:val="white"/>
        </w:rPr>
        <w:t>int</w:t>
      </w:r>
      <w:r w:rsidRPr="00903DBA">
        <w:rPr>
          <w:color w:val="000000"/>
          <w:highlight w:val="white"/>
        </w:rPr>
        <w:t xml:space="preserve"> fileopen(</w:t>
      </w:r>
      <w:r w:rsidRPr="00903DBA">
        <w:rPr>
          <w:highlight w:val="white"/>
        </w:rPr>
        <w:t>const</w:t>
      </w:r>
      <w:r w:rsidRPr="00903DBA">
        <w:rPr>
          <w:color w:val="000000"/>
          <w:highlight w:val="white"/>
        </w:rPr>
        <w:t xml:space="preserve"> </w:t>
      </w:r>
      <w:r w:rsidRPr="00903DBA">
        <w:rPr>
          <w:highlight w:val="white"/>
        </w:rPr>
        <w:t>char</w:t>
      </w:r>
      <w:r w:rsidRPr="00903DBA">
        <w:rPr>
          <w:color w:val="000000"/>
          <w:highlight w:val="white"/>
        </w:rPr>
        <w:t xml:space="preserve">* name, </w:t>
      </w:r>
      <w:r w:rsidRPr="00903DBA">
        <w:rPr>
          <w:highlight w:val="white"/>
        </w:rPr>
        <w:t>unsigned</w:t>
      </w:r>
      <w:r w:rsidRPr="00903DBA">
        <w:rPr>
          <w:color w:val="000000"/>
          <w:highlight w:val="white"/>
        </w:rPr>
        <w:t xml:space="preserve"> </w:t>
      </w:r>
      <w:r w:rsidRPr="00903DBA">
        <w:rPr>
          <w:highlight w:val="white"/>
        </w:rPr>
        <w:t>short</w:t>
      </w:r>
      <w:r w:rsidRPr="00903DBA">
        <w:rPr>
          <w:color w:val="000000"/>
          <w:highlight w:val="white"/>
        </w:rPr>
        <w:t xml:space="preserve"> mode) {</w:t>
      </w:r>
    </w:p>
    <w:p w14:paraId="742040DD" w14:textId="77777777" w:rsidR="00C25FEE" w:rsidRPr="00903DBA" w:rsidRDefault="00C25FEE" w:rsidP="00C25FEE">
      <w:pPr>
        <w:pStyle w:val="Code"/>
        <w:rPr>
          <w:color w:val="000000"/>
          <w:highlight w:val="white"/>
        </w:rPr>
      </w:pPr>
      <w:r w:rsidRPr="00903DBA">
        <w:rPr>
          <w:highlight w:val="white"/>
        </w:rPr>
        <w:t>#ifdef</w:t>
      </w:r>
      <w:r w:rsidRPr="00903DBA">
        <w:rPr>
          <w:color w:val="000000"/>
          <w:highlight w:val="white"/>
        </w:rPr>
        <w:t xml:space="preserve"> __WINDOWS__</w:t>
      </w:r>
    </w:p>
    <w:p w14:paraId="14655127" w14:textId="77777777" w:rsidR="00C25FEE" w:rsidRPr="00903DBA" w:rsidRDefault="00C25FEE" w:rsidP="00C25FEE">
      <w:pPr>
        <w:pStyle w:val="Code"/>
        <w:rPr>
          <w:color w:val="000000"/>
          <w:highlight w:val="white"/>
        </w:rPr>
      </w:pPr>
      <w:r w:rsidRPr="00903DBA">
        <w:rPr>
          <w:color w:val="000000"/>
          <w:highlight w:val="white"/>
        </w:rPr>
        <w:t xml:space="preserve">  register_ah = 0x3Ds;</w:t>
      </w:r>
    </w:p>
    <w:p w14:paraId="0DE70A2E" w14:textId="77777777" w:rsidR="00C25FEE" w:rsidRPr="00903DBA" w:rsidRDefault="00C25FEE" w:rsidP="00C25FEE">
      <w:pPr>
        <w:pStyle w:val="Code"/>
        <w:rPr>
          <w:color w:val="000000"/>
          <w:highlight w:val="white"/>
        </w:rPr>
      </w:pPr>
      <w:r w:rsidRPr="00903DBA">
        <w:rPr>
          <w:color w:val="000000"/>
          <w:highlight w:val="white"/>
        </w:rPr>
        <w:t xml:space="preserve">  register_al = mode;</w:t>
      </w:r>
    </w:p>
    <w:p w14:paraId="737E4559" w14:textId="77777777" w:rsidR="00C25FEE" w:rsidRPr="00903DBA" w:rsidRDefault="00C25FEE" w:rsidP="00C25FEE">
      <w:pPr>
        <w:pStyle w:val="Code"/>
        <w:rPr>
          <w:color w:val="000000"/>
          <w:highlight w:val="white"/>
        </w:rPr>
      </w:pPr>
      <w:r w:rsidRPr="00903DBA">
        <w:rPr>
          <w:color w:val="000000"/>
          <w:highlight w:val="white"/>
        </w:rPr>
        <w:t xml:space="preserve">  register_dx = name;</w:t>
      </w:r>
    </w:p>
    <w:p w14:paraId="4E3761D7" w14:textId="77777777" w:rsidR="00C25FEE" w:rsidRPr="00903DBA" w:rsidRDefault="00C25FEE" w:rsidP="00C25FEE">
      <w:pPr>
        <w:pStyle w:val="Code"/>
        <w:rPr>
          <w:color w:val="000000"/>
          <w:highlight w:val="white"/>
        </w:rPr>
      </w:pPr>
      <w:r w:rsidRPr="00903DBA">
        <w:rPr>
          <w:color w:val="000000"/>
          <w:highlight w:val="white"/>
        </w:rPr>
        <w:t xml:space="preserve">  interrupt(0x21s);</w:t>
      </w:r>
    </w:p>
    <w:p w14:paraId="3DB14E58" w14:textId="77777777" w:rsidR="00C25FEE" w:rsidRPr="00903DBA" w:rsidRDefault="00C25FEE" w:rsidP="00C25FEE">
      <w:pPr>
        <w:pStyle w:val="Code"/>
        <w:rPr>
          <w:color w:val="000000"/>
          <w:highlight w:val="white"/>
        </w:rPr>
      </w:pPr>
    </w:p>
    <w:p w14:paraId="56176C9F"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if</w:t>
      </w:r>
      <w:r w:rsidRPr="00903DBA">
        <w:rPr>
          <w:color w:val="000000"/>
          <w:highlight w:val="white"/>
        </w:rPr>
        <w:t xml:space="preserve"> (carry_flag) {</w:t>
      </w:r>
    </w:p>
    <w:p w14:paraId="5BAEE3C1" w14:textId="77777777" w:rsidR="00C25FEE" w:rsidRPr="00903DBA" w:rsidRDefault="00C25FEE" w:rsidP="00C25FEE">
      <w:pPr>
        <w:pStyle w:val="Code"/>
        <w:rPr>
          <w:color w:val="000000"/>
          <w:highlight w:val="white"/>
        </w:rPr>
      </w:pPr>
      <w:r w:rsidRPr="00903DBA">
        <w:rPr>
          <w:color w:val="000000"/>
          <w:highlight w:val="white"/>
        </w:rPr>
        <w:t xml:space="preserve">    errno = FOPEN;</w:t>
      </w:r>
    </w:p>
    <w:p w14:paraId="5F6454B4" w14:textId="77777777" w:rsidR="00C25FEE" w:rsidRPr="00903DBA" w:rsidRDefault="00C25FEE" w:rsidP="00C25FEE">
      <w:pPr>
        <w:pStyle w:val="Code"/>
        <w:rPr>
          <w:color w:val="000000"/>
          <w:highlight w:val="white"/>
        </w:rPr>
      </w:pPr>
      <w:r w:rsidRPr="00903DBA">
        <w:rPr>
          <w:color w:val="000000"/>
          <w:highlight w:val="white"/>
        </w:rPr>
        <w:t xml:space="preserve">    </w:t>
      </w:r>
      <w:r w:rsidRPr="00903DBA">
        <w:rPr>
          <w:highlight w:val="white"/>
        </w:rPr>
        <w:t>return</w:t>
      </w:r>
      <w:r w:rsidRPr="00903DBA">
        <w:rPr>
          <w:color w:val="000000"/>
          <w:highlight w:val="white"/>
        </w:rPr>
        <w:t xml:space="preserve"> -1;</w:t>
      </w:r>
    </w:p>
    <w:p w14:paraId="27126551" w14:textId="77777777" w:rsidR="00C25FEE" w:rsidRPr="00903DBA" w:rsidRDefault="00C25FEE" w:rsidP="00C25FEE">
      <w:pPr>
        <w:pStyle w:val="Code"/>
        <w:rPr>
          <w:highlight w:val="white"/>
        </w:rPr>
      </w:pPr>
      <w:r w:rsidRPr="00903DBA">
        <w:rPr>
          <w:highlight w:val="white"/>
        </w:rPr>
        <w:t xml:space="preserve">  }</w:t>
      </w:r>
    </w:p>
    <w:p w14:paraId="07C5ABCC" w14:textId="77777777" w:rsidR="00C25FEE" w:rsidRPr="00903DBA" w:rsidRDefault="00C25FEE" w:rsidP="00C25FEE">
      <w:pPr>
        <w:pStyle w:val="Code"/>
        <w:rPr>
          <w:highlight w:val="white"/>
        </w:rPr>
      </w:pPr>
      <w:r w:rsidRPr="00903DBA">
        <w:rPr>
          <w:highlight w:val="white"/>
        </w:rPr>
        <w:t xml:space="preserve">  else {</w:t>
      </w:r>
    </w:p>
    <w:p w14:paraId="455C5CA5" w14:textId="77777777" w:rsidR="00C25FEE" w:rsidRPr="00903DBA" w:rsidRDefault="00C25FEE" w:rsidP="00C25FEE">
      <w:pPr>
        <w:pStyle w:val="Code"/>
        <w:rPr>
          <w:highlight w:val="white"/>
        </w:rPr>
      </w:pPr>
      <w:r w:rsidRPr="00903DBA">
        <w:rPr>
          <w:highlight w:val="white"/>
        </w:rPr>
        <w:t xml:space="preserve">    return register_ax;</w:t>
      </w:r>
    </w:p>
    <w:p w14:paraId="035AEDE0" w14:textId="77777777" w:rsidR="00C25FEE" w:rsidRPr="00903DBA" w:rsidRDefault="00C25FEE" w:rsidP="00C25FEE">
      <w:pPr>
        <w:pStyle w:val="Code"/>
        <w:rPr>
          <w:highlight w:val="white"/>
        </w:rPr>
      </w:pPr>
      <w:r w:rsidRPr="00903DBA">
        <w:rPr>
          <w:highlight w:val="white"/>
        </w:rPr>
        <w:t xml:space="preserve">  }</w:t>
      </w:r>
    </w:p>
    <w:p w14:paraId="52646C3C" w14:textId="77777777" w:rsidR="00C25FEE" w:rsidRPr="00903DBA" w:rsidRDefault="00C25FEE" w:rsidP="00C25FEE">
      <w:pPr>
        <w:pStyle w:val="Code"/>
        <w:rPr>
          <w:highlight w:val="white"/>
        </w:rPr>
      </w:pPr>
      <w:r w:rsidRPr="00903DBA">
        <w:rPr>
          <w:highlight w:val="white"/>
        </w:rPr>
        <w:lastRenderedPageBreak/>
        <w:t>#endif</w:t>
      </w:r>
    </w:p>
    <w:p w14:paraId="71992D09" w14:textId="77777777" w:rsidR="00C25FEE" w:rsidRPr="00903DBA" w:rsidRDefault="00C25FEE" w:rsidP="00C25FEE">
      <w:pPr>
        <w:pStyle w:val="Code"/>
        <w:rPr>
          <w:highlight w:val="white"/>
        </w:rPr>
      </w:pPr>
    </w:p>
    <w:p w14:paraId="1C619A0C" w14:textId="77777777" w:rsidR="00C25FEE" w:rsidRPr="00903DBA" w:rsidRDefault="00C25FEE" w:rsidP="00C25FEE">
      <w:pPr>
        <w:pStyle w:val="Code"/>
        <w:rPr>
          <w:highlight w:val="white"/>
        </w:rPr>
      </w:pPr>
      <w:r w:rsidRPr="00903DBA">
        <w:rPr>
          <w:highlight w:val="white"/>
        </w:rPr>
        <w:t>#ifdef __LINUX__</w:t>
      </w:r>
    </w:p>
    <w:p w14:paraId="675F87DD" w14:textId="3514E8EA" w:rsidR="00C25FEE" w:rsidRPr="00903DBA" w:rsidRDefault="00C25FEE" w:rsidP="00C25FEE">
      <w:pPr>
        <w:pStyle w:val="Code"/>
        <w:rPr>
          <w:highlight w:val="white"/>
        </w:rPr>
      </w:pPr>
      <w:r w:rsidRPr="00903DBA">
        <w:rPr>
          <w:highlight w:val="white"/>
        </w:rPr>
        <w:t xml:space="preserve">  register_rax = 2;</w:t>
      </w:r>
    </w:p>
    <w:p w14:paraId="56EC0A64" w14:textId="77777777" w:rsidR="00C25FEE" w:rsidRPr="00903DBA" w:rsidRDefault="00C25FEE" w:rsidP="00C25FEE">
      <w:pPr>
        <w:pStyle w:val="Code"/>
        <w:rPr>
          <w:highlight w:val="white"/>
        </w:rPr>
      </w:pPr>
      <w:r w:rsidRPr="00903DBA">
        <w:rPr>
          <w:highlight w:val="white"/>
        </w:rPr>
        <w:t xml:space="preserve">  register_rdi = (unsigned long) name;</w:t>
      </w:r>
    </w:p>
    <w:p w14:paraId="385787C1" w14:textId="77777777" w:rsidR="00C25FEE" w:rsidRPr="00903DBA" w:rsidRDefault="00C25FEE" w:rsidP="00C25FEE">
      <w:pPr>
        <w:pStyle w:val="Code"/>
        <w:rPr>
          <w:highlight w:val="white"/>
        </w:rPr>
      </w:pPr>
      <w:r w:rsidRPr="00903DBA">
        <w:rPr>
          <w:highlight w:val="white"/>
        </w:rPr>
        <w:t xml:space="preserve">  register_rsi = (unsigned long) mode;</w:t>
      </w:r>
    </w:p>
    <w:p w14:paraId="10FFC065" w14:textId="77777777" w:rsidR="00C25FEE" w:rsidRPr="00903DBA" w:rsidRDefault="00C25FEE" w:rsidP="00C25FEE">
      <w:pPr>
        <w:pStyle w:val="Code"/>
        <w:rPr>
          <w:highlight w:val="white"/>
        </w:rPr>
      </w:pPr>
      <w:r w:rsidRPr="00903DBA">
        <w:rPr>
          <w:highlight w:val="white"/>
        </w:rPr>
        <w:t xml:space="preserve">  syscall();</w:t>
      </w:r>
    </w:p>
    <w:p w14:paraId="3E84AEE5" w14:textId="77777777" w:rsidR="00C25FEE" w:rsidRPr="00903DBA" w:rsidRDefault="00C25FEE" w:rsidP="00C25FEE">
      <w:pPr>
        <w:pStyle w:val="Code"/>
        <w:rPr>
          <w:highlight w:val="white"/>
        </w:rPr>
      </w:pPr>
      <w:r w:rsidRPr="00903DBA">
        <w:rPr>
          <w:highlight w:val="white"/>
        </w:rPr>
        <w:t xml:space="preserve">  return register_rax;</w:t>
      </w:r>
    </w:p>
    <w:p w14:paraId="0336569F" w14:textId="77777777" w:rsidR="00C25FEE" w:rsidRPr="00903DBA" w:rsidRDefault="00C25FEE" w:rsidP="00C25FEE">
      <w:pPr>
        <w:pStyle w:val="Code"/>
        <w:rPr>
          <w:highlight w:val="white"/>
        </w:rPr>
      </w:pPr>
      <w:r w:rsidRPr="00903DBA">
        <w:rPr>
          <w:highlight w:val="white"/>
        </w:rPr>
        <w:t>#endif</w:t>
      </w:r>
    </w:p>
    <w:p w14:paraId="56A5B38E" w14:textId="77777777" w:rsidR="00C25FEE" w:rsidRPr="00903DBA" w:rsidRDefault="00C25FEE" w:rsidP="00C25FEE">
      <w:pPr>
        <w:pStyle w:val="Code"/>
        <w:rPr>
          <w:highlight w:val="white"/>
        </w:rPr>
      </w:pPr>
      <w:r w:rsidRPr="00903DBA">
        <w:rPr>
          <w:highlight w:val="white"/>
        </w:rPr>
        <w:t>}</w:t>
      </w:r>
    </w:p>
    <w:p w14:paraId="2DE6255B" w14:textId="77777777" w:rsidR="00C25FEE" w:rsidRPr="00903DBA" w:rsidRDefault="00C25FEE" w:rsidP="00C25FEE">
      <w:pPr>
        <w:pStyle w:val="Code"/>
        <w:rPr>
          <w:highlight w:val="white"/>
        </w:rPr>
      </w:pPr>
    </w:p>
    <w:p w14:paraId="7133EB92" w14:textId="77777777" w:rsidR="00C25FEE" w:rsidRPr="00903DBA" w:rsidRDefault="00C25FEE" w:rsidP="00C25FEE">
      <w:pPr>
        <w:pStyle w:val="Code"/>
        <w:rPr>
          <w:highlight w:val="white"/>
        </w:rPr>
      </w:pPr>
      <w:r w:rsidRPr="00903DBA">
        <w:rPr>
          <w:highlight w:val="white"/>
        </w:rPr>
        <w:t>FILE* fopen(const char* name, const char* mode) {</w:t>
      </w:r>
    </w:p>
    <w:p w14:paraId="6FE1463C" w14:textId="77777777" w:rsidR="00C25FEE" w:rsidRPr="00903DBA" w:rsidRDefault="00C25FEE" w:rsidP="00C25FEE">
      <w:pPr>
        <w:pStyle w:val="Code"/>
        <w:rPr>
          <w:highlight w:val="white"/>
        </w:rPr>
      </w:pPr>
      <w:r w:rsidRPr="00903DBA">
        <w:rPr>
          <w:highlight w:val="white"/>
        </w:rPr>
        <w:t xml:space="preserve">  int index;</w:t>
      </w:r>
    </w:p>
    <w:p w14:paraId="305051ED" w14:textId="77777777" w:rsidR="00C25FEE" w:rsidRPr="00903DBA" w:rsidRDefault="00C25FEE" w:rsidP="00C25FEE">
      <w:pPr>
        <w:pStyle w:val="Code"/>
        <w:rPr>
          <w:highlight w:val="white"/>
        </w:rPr>
      </w:pPr>
      <w:r w:rsidRPr="00903DBA">
        <w:rPr>
          <w:highlight w:val="white"/>
        </w:rPr>
        <w:t xml:space="preserve">  for (index = 0; index &lt; FOPEN_MAX; ++index) {</w:t>
      </w:r>
    </w:p>
    <w:p w14:paraId="1463BAC1" w14:textId="77777777" w:rsidR="00C25FEE" w:rsidRPr="00903DBA" w:rsidRDefault="00C25FEE" w:rsidP="00C25FEE">
      <w:pPr>
        <w:pStyle w:val="Code"/>
        <w:rPr>
          <w:highlight w:val="white"/>
        </w:rPr>
      </w:pPr>
    </w:p>
    <w:p w14:paraId="510046CB" w14:textId="77777777" w:rsidR="00C25FEE" w:rsidRPr="00903DBA" w:rsidRDefault="00C25FEE" w:rsidP="00C25FEE">
      <w:pPr>
        <w:pStyle w:val="Code"/>
        <w:rPr>
          <w:highlight w:val="white"/>
        </w:rPr>
      </w:pPr>
      <w:r w:rsidRPr="00903DBA">
        <w:rPr>
          <w:highlight w:val="white"/>
        </w:rPr>
        <w:t xml:space="preserve">    if (!g_fileArray[index].open) {</w:t>
      </w:r>
    </w:p>
    <w:p w14:paraId="12A8BAEE" w14:textId="77777777" w:rsidR="00C25FEE" w:rsidRPr="00903DBA" w:rsidRDefault="00C25FEE" w:rsidP="00C25FEE">
      <w:pPr>
        <w:pStyle w:val="Code"/>
        <w:rPr>
          <w:highlight w:val="white"/>
        </w:rPr>
      </w:pPr>
      <w:r w:rsidRPr="00903DBA">
        <w:rPr>
          <w:highlight w:val="white"/>
        </w:rPr>
        <w:t xml:space="preserve">      return freopen(name, mode, &amp;g_fileArray[index]);</w:t>
      </w:r>
    </w:p>
    <w:p w14:paraId="6E18067D" w14:textId="77777777" w:rsidR="00C25FEE" w:rsidRPr="00903DBA" w:rsidRDefault="00C25FEE" w:rsidP="00C25FEE">
      <w:pPr>
        <w:pStyle w:val="Code"/>
        <w:rPr>
          <w:highlight w:val="white"/>
        </w:rPr>
      </w:pPr>
      <w:r w:rsidRPr="00903DBA">
        <w:rPr>
          <w:highlight w:val="white"/>
        </w:rPr>
        <w:t xml:space="preserve">    }</w:t>
      </w:r>
    </w:p>
    <w:p w14:paraId="2ABDD4EF" w14:textId="77777777" w:rsidR="00C25FEE" w:rsidRPr="00903DBA" w:rsidRDefault="00C25FEE" w:rsidP="00C25FEE">
      <w:pPr>
        <w:pStyle w:val="Code"/>
        <w:rPr>
          <w:highlight w:val="white"/>
        </w:rPr>
      </w:pPr>
      <w:r w:rsidRPr="00903DBA">
        <w:rPr>
          <w:highlight w:val="white"/>
        </w:rPr>
        <w:t xml:space="preserve">  }</w:t>
      </w:r>
    </w:p>
    <w:p w14:paraId="4F9EA17A" w14:textId="77777777" w:rsidR="00C25FEE" w:rsidRPr="00903DBA" w:rsidRDefault="00C25FEE" w:rsidP="00C25FEE">
      <w:pPr>
        <w:pStyle w:val="Code"/>
        <w:rPr>
          <w:highlight w:val="white"/>
        </w:rPr>
      </w:pPr>
    </w:p>
    <w:p w14:paraId="13A59832" w14:textId="77777777" w:rsidR="00C25FEE" w:rsidRPr="00903DBA" w:rsidRDefault="00C25FEE" w:rsidP="00C25FEE">
      <w:pPr>
        <w:pStyle w:val="Code"/>
        <w:rPr>
          <w:highlight w:val="white"/>
        </w:rPr>
      </w:pPr>
      <w:r w:rsidRPr="00903DBA">
        <w:rPr>
          <w:highlight w:val="white"/>
        </w:rPr>
        <w:t xml:space="preserve">  return NULL;</w:t>
      </w:r>
    </w:p>
    <w:p w14:paraId="52CC6598" w14:textId="77777777" w:rsidR="00C25FEE" w:rsidRPr="00903DBA" w:rsidRDefault="00C25FEE" w:rsidP="00C25FEE">
      <w:pPr>
        <w:pStyle w:val="Code"/>
        <w:rPr>
          <w:color w:val="000000"/>
          <w:highlight w:val="white"/>
        </w:rPr>
      </w:pPr>
      <w:r w:rsidRPr="00903DBA">
        <w:rPr>
          <w:color w:val="000000"/>
          <w:highlight w:val="white"/>
        </w:rPr>
        <w:t>}</w:t>
      </w:r>
    </w:p>
    <w:p w14:paraId="0662513D" w14:textId="77777777" w:rsidR="00C25FEE" w:rsidRPr="00903DBA" w:rsidRDefault="00C25FEE" w:rsidP="00C25FEE">
      <w:pPr>
        <w:pStyle w:val="Code"/>
        <w:rPr>
          <w:color w:val="000000"/>
          <w:highlight w:val="white"/>
        </w:rPr>
      </w:pPr>
    </w:p>
    <w:p w14:paraId="04D33C8C" w14:textId="77777777" w:rsidR="00C25FEE" w:rsidRPr="00903DBA" w:rsidRDefault="00C25FEE" w:rsidP="00C25FEE">
      <w:pPr>
        <w:pStyle w:val="Code"/>
        <w:rPr>
          <w:highlight w:val="white"/>
        </w:rPr>
      </w:pPr>
      <w:r w:rsidRPr="00903DBA">
        <w:rPr>
          <w:highlight w:val="white"/>
        </w:rPr>
        <w:t>FILE* freopen(const char* name, const char* mode, FILE* stream) {</w:t>
      </w:r>
    </w:p>
    <w:p w14:paraId="36C680DB" w14:textId="77777777" w:rsidR="00C25FEE" w:rsidRPr="00903DBA" w:rsidRDefault="00C25FEE" w:rsidP="00C25FEE">
      <w:pPr>
        <w:pStyle w:val="Code"/>
        <w:rPr>
          <w:highlight w:val="white"/>
        </w:rPr>
      </w:pPr>
      <w:r w:rsidRPr="00903DBA">
        <w:rPr>
          <w:highlight w:val="white"/>
        </w:rPr>
        <w:t xml:space="preserve">  int handle = -1;</w:t>
      </w:r>
    </w:p>
    <w:p w14:paraId="784A1BA9" w14:textId="77777777" w:rsidR="00C25FEE" w:rsidRPr="00903DBA" w:rsidRDefault="00C25FEE" w:rsidP="00C25FEE">
      <w:pPr>
        <w:pStyle w:val="Code"/>
        <w:rPr>
          <w:highlight w:val="white"/>
        </w:rPr>
      </w:pPr>
    </w:p>
    <w:p w14:paraId="4E1414E2" w14:textId="77777777" w:rsidR="00C25FEE" w:rsidRPr="00903DBA" w:rsidRDefault="00C25FEE" w:rsidP="00C25FEE">
      <w:pPr>
        <w:pStyle w:val="Code"/>
        <w:rPr>
          <w:highlight w:val="white"/>
        </w:rPr>
      </w:pPr>
      <w:r w:rsidRPr="00903DBA">
        <w:rPr>
          <w:highlight w:val="white"/>
        </w:rPr>
        <w:t xml:space="preserve">  if (strcmp(mode, "r") == 0) {</w:t>
      </w:r>
    </w:p>
    <w:p w14:paraId="737210EB" w14:textId="77777777" w:rsidR="00C25FEE" w:rsidRPr="00903DBA" w:rsidRDefault="00C25FEE" w:rsidP="00C25FEE">
      <w:pPr>
        <w:pStyle w:val="Code"/>
        <w:rPr>
          <w:highlight w:val="white"/>
        </w:rPr>
      </w:pPr>
      <w:r w:rsidRPr="00903DBA">
        <w:rPr>
          <w:highlight w:val="white"/>
        </w:rPr>
        <w:t xml:space="preserve">    handle = fileopen(name, (unsigned short) READ);</w:t>
      </w:r>
    </w:p>
    <w:p w14:paraId="79FFFA02" w14:textId="77777777" w:rsidR="00C25FEE" w:rsidRPr="00903DBA" w:rsidRDefault="00C25FEE" w:rsidP="00C25FEE">
      <w:pPr>
        <w:pStyle w:val="Code"/>
        <w:rPr>
          <w:highlight w:val="white"/>
        </w:rPr>
      </w:pPr>
      <w:r w:rsidRPr="00903DBA">
        <w:rPr>
          <w:highlight w:val="white"/>
        </w:rPr>
        <w:t xml:space="preserve">  }</w:t>
      </w:r>
    </w:p>
    <w:p w14:paraId="6C271BA1" w14:textId="77777777" w:rsidR="00C25FEE" w:rsidRPr="00903DBA" w:rsidRDefault="00C25FEE" w:rsidP="00C25FEE">
      <w:pPr>
        <w:pStyle w:val="Code"/>
        <w:rPr>
          <w:highlight w:val="white"/>
        </w:rPr>
      </w:pPr>
      <w:r w:rsidRPr="00903DBA">
        <w:rPr>
          <w:highlight w:val="white"/>
        </w:rPr>
        <w:t xml:space="preserve">  else if (strcmp(mode, "w") == 0) {</w:t>
      </w:r>
    </w:p>
    <w:p w14:paraId="335BE7E6" w14:textId="77777777" w:rsidR="00C25FEE" w:rsidRPr="00903DBA" w:rsidRDefault="00C25FEE" w:rsidP="00C25FEE">
      <w:pPr>
        <w:pStyle w:val="Code"/>
        <w:rPr>
          <w:highlight w:val="white"/>
        </w:rPr>
      </w:pPr>
      <w:r w:rsidRPr="00903DBA">
        <w:rPr>
          <w:highlight w:val="white"/>
        </w:rPr>
        <w:t xml:space="preserve">    handle = filecreate(name);</w:t>
      </w:r>
    </w:p>
    <w:p w14:paraId="67DC387F" w14:textId="77777777" w:rsidR="00C25FEE" w:rsidRPr="00903DBA" w:rsidRDefault="00C25FEE" w:rsidP="00C25FEE">
      <w:pPr>
        <w:pStyle w:val="Code"/>
        <w:rPr>
          <w:highlight w:val="white"/>
        </w:rPr>
      </w:pPr>
      <w:r w:rsidRPr="00903DBA">
        <w:rPr>
          <w:highlight w:val="white"/>
        </w:rPr>
        <w:t xml:space="preserve">  }</w:t>
      </w:r>
    </w:p>
    <w:p w14:paraId="06704718" w14:textId="77777777" w:rsidR="00C25FEE" w:rsidRPr="00903DBA" w:rsidRDefault="00C25FEE" w:rsidP="00C25FEE">
      <w:pPr>
        <w:pStyle w:val="Code"/>
        <w:rPr>
          <w:highlight w:val="white"/>
        </w:rPr>
      </w:pPr>
      <w:r w:rsidRPr="00903DBA">
        <w:rPr>
          <w:highlight w:val="white"/>
        </w:rPr>
        <w:t xml:space="preserve">  else if (strcmp(mode, "a") == 0) {</w:t>
      </w:r>
    </w:p>
    <w:p w14:paraId="1C6406DD" w14:textId="77777777" w:rsidR="00C25FEE" w:rsidRPr="00903DBA" w:rsidRDefault="00C25FEE" w:rsidP="00C25FEE">
      <w:pPr>
        <w:pStyle w:val="Code"/>
        <w:rPr>
          <w:highlight w:val="white"/>
        </w:rPr>
      </w:pPr>
      <w:r w:rsidRPr="00903DBA">
        <w:rPr>
          <w:highlight w:val="white"/>
        </w:rPr>
        <w:t xml:space="preserve">    handle = fileopen(name, (unsigned short) WRITE);</w:t>
      </w:r>
    </w:p>
    <w:p w14:paraId="44680707" w14:textId="77777777" w:rsidR="00C25FEE" w:rsidRPr="00903DBA" w:rsidRDefault="00C25FEE" w:rsidP="00C25FEE">
      <w:pPr>
        <w:pStyle w:val="Code"/>
        <w:rPr>
          <w:highlight w:val="white"/>
        </w:rPr>
      </w:pPr>
    </w:p>
    <w:p w14:paraId="65E280F7" w14:textId="77777777" w:rsidR="00C25FEE" w:rsidRPr="00903DBA" w:rsidRDefault="00C25FEE" w:rsidP="00C25FEE">
      <w:pPr>
        <w:pStyle w:val="Code"/>
        <w:rPr>
          <w:highlight w:val="white"/>
        </w:rPr>
      </w:pPr>
      <w:r w:rsidRPr="00903DBA">
        <w:rPr>
          <w:highlight w:val="white"/>
        </w:rPr>
        <w:t xml:space="preserve">    if (handle != -1) {</w:t>
      </w:r>
    </w:p>
    <w:p w14:paraId="3D7A7360" w14:textId="77777777" w:rsidR="00C25FEE" w:rsidRPr="00903DBA" w:rsidRDefault="00C25FEE" w:rsidP="00C25FEE">
      <w:pPr>
        <w:pStyle w:val="Code"/>
        <w:rPr>
          <w:highlight w:val="white"/>
        </w:rPr>
      </w:pPr>
      <w:r w:rsidRPr="00903DBA">
        <w:rPr>
          <w:highlight w:val="white"/>
        </w:rPr>
        <w:t xml:space="preserve">      fseek(stream, 0L, (int) SEEK_END);</w:t>
      </w:r>
    </w:p>
    <w:p w14:paraId="1DA8F614" w14:textId="77777777" w:rsidR="00C25FEE" w:rsidRPr="00903DBA" w:rsidRDefault="00C25FEE" w:rsidP="00C25FEE">
      <w:pPr>
        <w:pStyle w:val="Code"/>
        <w:rPr>
          <w:highlight w:val="white"/>
        </w:rPr>
      </w:pPr>
      <w:r w:rsidRPr="00903DBA">
        <w:rPr>
          <w:highlight w:val="white"/>
        </w:rPr>
        <w:t xml:space="preserve">    }</w:t>
      </w:r>
    </w:p>
    <w:p w14:paraId="75F52CB0" w14:textId="77777777" w:rsidR="00C25FEE" w:rsidRPr="00903DBA" w:rsidRDefault="00C25FEE" w:rsidP="00C25FEE">
      <w:pPr>
        <w:pStyle w:val="Code"/>
        <w:rPr>
          <w:highlight w:val="white"/>
        </w:rPr>
      </w:pPr>
      <w:r w:rsidRPr="00903DBA">
        <w:rPr>
          <w:highlight w:val="white"/>
        </w:rPr>
        <w:t xml:space="preserve">    else {</w:t>
      </w:r>
    </w:p>
    <w:p w14:paraId="59C04A75" w14:textId="77777777" w:rsidR="00C25FEE" w:rsidRPr="00903DBA" w:rsidRDefault="00C25FEE" w:rsidP="00C25FEE">
      <w:pPr>
        <w:pStyle w:val="Code"/>
        <w:rPr>
          <w:highlight w:val="white"/>
        </w:rPr>
      </w:pPr>
      <w:r w:rsidRPr="00903DBA">
        <w:rPr>
          <w:highlight w:val="white"/>
        </w:rPr>
        <w:t xml:space="preserve">      handle = filecreate(name);</w:t>
      </w:r>
    </w:p>
    <w:p w14:paraId="40F54159" w14:textId="77777777" w:rsidR="00C25FEE" w:rsidRPr="00903DBA" w:rsidRDefault="00C25FEE" w:rsidP="00C25FEE">
      <w:pPr>
        <w:pStyle w:val="Code"/>
        <w:rPr>
          <w:highlight w:val="white"/>
        </w:rPr>
      </w:pPr>
      <w:r w:rsidRPr="00903DBA">
        <w:rPr>
          <w:highlight w:val="white"/>
        </w:rPr>
        <w:t xml:space="preserve">    }</w:t>
      </w:r>
    </w:p>
    <w:p w14:paraId="1BD8BAD1" w14:textId="77777777" w:rsidR="00C25FEE" w:rsidRPr="00903DBA" w:rsidRDefault="00C25FEE" w:rsidP="00C25FEE">
      <w:pPr>
        <w:pStyle w:val="Code"/>
        <w:rPr>
          <w:highlight w:val="white"/>
        </w:rPr>
      </w:pPr>
      <w:r w:rsidRPr="00903DBA">
        <w:rPr>
          <w:highlight w:val="white"/>
        </w:rPr>
        <w:t xml:space="preserve">  }</w:t>
      </w:r>
    </w:p>
    <w:p w14:paraId="6483A257" w14:textId="77777777" w:rsidR="00C25FEE" w:rsidRPr="00903DBA" w:rsidRDefault="00C25FEE" w:rsidP="00C25FEE">
      <w:pPr>
        <w:pStyle w:val="Code"/>
        <w:rPr>
          <w:highlight w:val="white"/>
        </w:rPr>
      </w:pPr>
      <w:r w:rsidRPr="00903DBA">
        <w:rPr>
          <w:highlight w:val="white"/>
        </w:rPr>
        <w:t xml:space="preserve">  else if (strcmp(mode, "r+") == 0) {</w:t>
      </w:r>
    </w:p>
    <w:p w14:paraId="28F7C936"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44EEDBC8" w14:textId="77777777" w:rsidR="00C25FEE" w:rsidRPr="00903DBA" w:rsidRDefault="00C25FEE" w:rsidP="00C25FEE">
      <w:pPr>
        <w:pStyle w:val="Code"/>
        <w:rPr>
          <w:highlight w:val="white"/>
        </w:rPr>
      </w:pPr>
      <w:r w:rsidRPr="00903DBA">
        <w:rPr>
          <w:highlight w:val="white"/>
        </w:rPr>
        <w:t xml:space="preserve">  }</w:t>
      </w:r>
    </w:p>
    <w:p w14:paraId="1A726638" w14:textId="77777777" w:rsidR="00C25FEE" w:rsidRPr="00903DBA" w:rsidRDefault="00C25FEE" w:rsidP="00C25FEE">
      <w:pPr>
        <w:pStyle w:val="Code"/>
        <w:rPr>
          <w:highlight w:val="white"/>
        </w:rPr>
      </w:pPr>
      <w:r w:rsidRPr="00903DBA">
        <w:rPr>
          <w:highlight w:val="white"/>
        </w:rPr>
        <w:t xml:space="preserve">  else if (strcmp(mode, "w+") == 0) {</w:t>
      </w:r>
    </w:p>
    <w:p w14:paraId="31C82EAA" w14:textId="77777777" w:rsidR="00C25FEE" w:rsidRPr="00903DBA" w:rsidRDefault="00C25FEE" w:rsidP="00C25FEE">
      <w:pPr>
        <w:pStyle w:val="Code"/>
        <w:rPr>
          <w:highlight w:val="white"/>
        </w:rPr>
      </w:pPr>
      <w:r w:rsidRPr="00903DBA">
        <w:rPr>
          <w:highlight w:val="white"/>
        </w:rPr>
        <w:t xml:space="preserve">    if (fileexists(name)) {</w:t>
      </w:r>
    </w:p>
    <w:p w14:paraId="67B2EBB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560917DB" w14:textId="77777777" w:rsidR="00C25FEE" w:rsidRPr="00903DBA" w:rsidRDefault="00C25FEE" w:rsidP="00C25FEE">
      <w:pPr>
        <w:pStyle w:val="Code"/>
        <w:rPr>
          <w:highlight w:val="white"/>
        </w:rPr>
      </w:pPr>
      <w:r w:rsidRPr="00903DBA">
        <w:rPr>
          <w:highlight w:val="white"/>
        </w:rPr>
        <w:t xml:space="preserve">    }</w:t>
      </w:r>
    </w:p>
    <w:p w14:paraId="35E500A1" w14:textId="77777777" w:rsidR="00C25FEE" w:rsidRPr="00903DBA" w:rsidRDefault="00C25FEE" w:rsidP="00C25FEE">
      <w:pPr>
        <w:pStyle w:val="Code"/>
        <w:rPr>
          <w:highlight w:val="white"/>
        </w:rPr>
      </w:pPr>
      <w:r w:rsidRPr="00903DBA">
        <w:rPr>
          <w:highlight w:val="white"/>
        </w:rPr>
        <w:t xml:space="preserve">    else {</w:t>
      </w:r>
    </w:p>
    <w:p w14:paraId="2D55F2B0" w14:textId="77777777" w:rsidR="00C25FEE" w:rsidRPr="00903DBA" w:rsidRDefault="00C25FEE" w:rsidP="00C25FEE">
      <w:pPr>
        <w:pStyle w:val="Code"/>
        <w:rPr>
          <w:highlight w:val="white"/>
        </w:rPr>
      </w:pPr>
      <w:r w:rsidRPr="00903DBA">
        <w:rPr>
          <w:highlight w:val="white"/>
        </w:rPr>
        <w:t xml:space="preserve">      handle = filecreate(name);</w:t>
      </w:r>
    </w:p>
    <w:p w14:paraId="554C0761" w14:textId="77777777" w:rsidR="00C25FEE" w:rsidRPr="00903DBA" w:rsidRDefault="00C25FEE" w:rsidP="00C25FEE">
      <w:pPr>
        <w:pStyle w:val="Code"/>
        <w:rPr>
          <w:highlight w:val="white"/>
        </w:rPr>
      </w:pPr>
      <w:r w:rsidRPr="00903DBA">
        <w:rPr>
          <w:highlight w:val="white"/>
        </w:rPr>
        <w:t xml:space="preserve">    }</w:t>
      </w:r>
    </w:p>
    <w:p w14:paraId="60C3EBFA" w14:textId="77777777" w:rsidR="00C25FEE" w:rsidRPr="00903DBA" w:rsidRDefault="00C25FEE" w:rsidP="00C25FEE">
      <w:pPr>
        <w:pStyle w:val="Code"/>
        <w:rPr>
          <w:highlight w:val="white"/>
        </w:rPr>
      </w:pPr>
      <w:r w:rsidRPr="00903DBA">
        <w:rPr>
          <w:highlight w:val="white"/>
        </w:rPr>
        <w:t xml:space="preserve">  }</w:t>
      </w:r>
    </w:p>
    <w:p w14:paraId="5740CA8F" w14:textId="77777777" w:rsidR="00C25FEE" w:rsidRPr="00903DBA" w:rsidRDefault="00C25FEE" w:rsidP="00C25FEE">
      <w:pPr>
        <w:pStyle w:val="Code"/>
        <w:rPr>
          <w:highlight w:val="white"/>
        </w:rPr>
      </w:pPr>
      <w:r w:rsidRPr="00903DBA">
        <w:rPr>
          <w:highlight w:val="white"/>
        </w:rPr>
        <w:t xml:space="preserve">  else if (strcmp(mode, "a+") == 0) {</w:t>
      </w:r>
    </w:p>
    <w:p w14:paraId="6BA7A9A3" w14:textId="77777777" w:rsidR="00C25FEE" w:rsidRPr="00903DBA" w:rsidRDefault="00C25FEE" w:rsidP="00C25FEE">
      <w:pPr>
        <w:pStyle w:val="Code"/>
        <w:rPr>
          <w:highlight w:val="white"/>
        </w:rPr>
      </w:pPr>
      <w:r w:rsidRPr="00903DBA">
        <w:rPr>
          <w:highlight w:val="white"/>
        </w:rPr>
        <w:t xml:space="preserve">    handle = fileopen(name, (unsigned short) READ_WRITE);</w:t>
      </w:r>
    </w:p>
    <w:p w14:paraId="1A23BC51" w14:textId="77777777" w:rsidR="00C25FEE" w:rsidRPr="00903DBA" w:rsidRDefault="00C25FEE" w:rsidP="00C25FEE">
      <w:pPr>
        <w:pStyle w:val="Code"/>
        <w:rPr>
          <w:highlight w:val="white"/>
        </w:rPr>
      </w:pPr>
    </w:p>
    <w:p w14:paraId="67FC2AB1" w14:textId="77777777" w:rsidR="00C25FEE" w:rsidRPr="00903DBA" w:rsidRDefault="00C25FEE" w:rsidP="00C25FEE">
      <w:pPr>
        <w:pStyle w:val="Code"/>
        <w:rPr>
          <w:highlight w:val="white"/>
        </w:rPr>
      </w:pPr>
      <w:r w:rsidRPr="00903DBA">
        <w:rPr>
          <w:highlight w:val="white"/>
        </w:rPr>
        <w:t xml:space="preserve">    if (handle != -1) {</w:t>
      </w:r>
    </w:p>
    <w:p w14:paraId="4FFEBC24" w14:textId="77777777" w:rsidR="00C25FEE" w:rsidRPr="00903DBA" w:rsidRDefault="00C25FEE" w:rsidP="00C25FEE">
      <w:pPr>
        <w:pStyle w:val="Code"/>
        <w:rPr>
          <w:highlight w:val="white"/>
        </w:rPr>
      </w:pPr>
      <w:r w:rsidRPr="00903DBA">
        <w:rPr>
          <w:highlight w:val="white"/>
        </w:rPr>
        <w:lastRenderedPageBreak/>
        <w:t xml:space="preserve">      fseek(stream, 0L, (int) SEEK_END);</w:t>
      </w:r>
    </w:p>
    <w:p w14:paraId="7A8483DF" w14:textId="77777777" w:rsidR="00C25FEE" w:rsidRPr="00903DBA" w:rsidRDefault="00C25FEE" w:rsidP="00C25FEE">
      <w:pPr>
        <w:pStyle w:val="Code"/>
        <w:rPr>
          <w:highlight w:val="white"/>
        </w:rPr>
      </w:pPr>
      <w:r w:rsidRPr="00903DBA">
        <w:rPr>
          <w:highlight w:val="white"/>
        </w:rPr>
        <w:t xml:space="preserve">    }</w:t>
      </w:r>
    </w:p>
    <w:p w14:paraId="48C3F733" w14:textId="77777777" w:rsidR="00C25FEE" w:rsidRPr="00903DBA" w:rsidRDefault="00C25FEE" w:rsidP="00C25FEE">
      <w:pPr>
        <w:pStyle w:val="Code"/>
        <w:rPr>
          <w:highlight w:val="white"/>
        </w:rPr>
      </w:pPr>
      <w:r w:rsidRPr="00903DBA">
        <w:rPr>
          <w:highlight w:val="white"/>
        </w:rPr>
        <w:t xml:space="preserve">    else {</w:t>
      </w:r>
    </w:p>
    <w:p w14:paraId="20EF3CAA" w14:textId="77777777" w:rsidR="00C25FEE" w:rsidRPr="00903DBA" w:rsidRDefault="00C25FEE" w:rsidP="00C25FEE">
      <w:pPr>
        <w:pStyle w:val="Code"/>
        <w:rPr>
          <w:highlight w:val="white"/>
        </w:rPr>
      </w:pPr>
      <w:r w:rsidRPr="00903DBA">
        <w:rPr>
          <w:highlight w:val="white"/>
        </w:rPr>
        <w:t xml:space="preserve">      handle = filecreate(name);</w:t>
      </w:r>
    </w:p>
    <w:p w14:paraId="14F71722" w14:textId="77777777" w:rsidR="00C25FEE" w:rsidRPr="00903DBA" w:rsidRDefault="00C25FEE" w:rsidP="00C25FEE">
      <w:pPr>
        <w:pStyle w:val="Code"/>
        <w:rPr>
          <w:highlight w:val="white"/>
        </w:rPr>
      </w:pPr>
      <w:r w:rsidRPr="00903DBA">
        <w:rPr>
          <w:highlight w:val="white"/>
        </w:rPr>
        <w:t xml:space="preserve">    }</w:t>
      </w:r>
    </w:p>
    <w:p w14:paraId="663F30DE" w14:textId="77777777" w:rsidR="00C25FEE" w:rsidRPr="00903DBA" w:rsidRDefault="00C25FEE" w:rsidP="00C25FEE">
      <w:pPr>
        <w:pStyle w:val="Code"/>
        <w:rPr>
          <w:highlight w:val="white"/>
        </w:rPr>
      </w:pPr>
      <w:r w:rsidRPr="00903DBA">
        <w:rPr>
          <w:highlight w:val="white"/>
        </w:rPr>
        <w:t xml:space="preserve">  }</w:t>
      </w:r>
    </w:p>
    <w:p w14:paraId="2142935C" w14:textId="77777777" w:rsidR="00C25FEE" w:rsidRPr="00903DBA" w:rsidRDefault="00C25FEE" w:rsidP="00C25FEE">
      <w:pPr>
        <w:pStyle w:val="Code"/>
        <w:rPr>
          <w:highlight w:val="white"/>
        </w:rPr>
      </w:pPr>
    </w:p>
    <w:p w14:paraId="121BFAAE" w14:textId="77777777" w:rsidR="00C25FEE" w:rsidRPr="00903DBA" w:rsidRDefault="00C25FEE" w:rsidP="00C25FEE">
      <w:pPr>
        <w:pStyle w:val="Code"/>
        <w:rPr>
          <w:highlight w:val="white"/>
        </w:rPr>
      </w:pPr>
      <w:r w:rsidRPr="00903DBA">
        <w:rPr>
          <w:highlight w:val="white"/>
        </w:rPr>
        <w:t xml:space="preserve">  if (handle != -1) {</w:t>
      </w:r>
    </w:p>
    <w:p w14:paraId="566C98E9" w14:textId="77777777" w:rsidR="00C25FEE" w:rsidRPr="00903DBA" w:rsidRDefault="00C25FEE" w:rsidP="00C25FEE">
      <w:pPr>
        <w:pStyle w:val="Code"/>
        <w:rPr>
          <w:highlight w:val="white"/>
        </w:rPr>
      </w:pPr>
      <w:r w:rsidRPr="00903DBA">
        <w:rPr>
          <w:highlight w:val="white"/>
        </w:rPr>
        <w:t xml:space="preserve">    stream-&gt;open = TRUE;</w:t>
      </w:r>
    </w:p>
    <w:p w14:paraId="1F330939" w14:textId="77777777" w:rsidR="00C25FEE" w:rsidRPr="00903DBA" w:rsidRDefault="00C25FEE" w:rsidP="00C25FEE">
      <w:pPr>
        <w:pStyle w:val="Code"/>
        <w:rPr>
          <w:highlight w:val="white"/>
        </w:rPr>
      </w:pPr>
      <w:r w:rsidRPr="00903DBA">
        <w:rPr>
          <w:highlight w:val="white"/>
        </w:rPr>
        <w:t xml:space="preserve">    stream-&gt;handle = handle;</w:t>
      </w:r>
    </w:p>
    <w:p w14:paraId="03F59CBD" w14:textId="77777777" w:rsidR="00C25FEE" w:rsidRPr="00903DBA" w:rsidRDefault="00C25FEE" w:rsidP="00C25FEE">
      <w:pPr>
        <w:pStyle w:val="Code"/>
        <w:rPr>
          <w:highlight w:val="white"/>
        </w:rPr>
      </w:pPr>
      <w:r w:rsidRPr="00903DBA">
        <w:rPr>
          <w:highlight w:val="white"/>
        </w:rPr>
        <w:t xml:space="preserve">    stream-&gt;size = 0l; // filesize(handle);</w:t>
      </w:r>
    </w:p>
    <w:p w14:paraId="008AA7A6" w14:textId="77777777" w:rsidR="00C25FEE" w:rsidRPr="00903DBA" w:rsidRDefault="00C25FEE" w:rsidP="00C25FEE">
      <w:pPr>
        <w:pStyle w:val="Code"/>
        <w:rPr>
          <w:highlight w:val="white"/>
        </w:rPr>
      </w:pPr>
      <w:r w:rsidRPr="00903DBA">
        <w:rPr>
          <w:highlight w:val="white"/>
        </w:rPr>
        <w:t xml:space="preserve">    strcpy(stream-&gt;name, name);</w:t>
      </w:r>
    </w:p>
    <w:p w14:paraId="624E4C7E" w14:textId="77777777" w:rsidR="00C25FEE" w:rsidRPr="00903DBA" w:rsidRDefault="00C25FEE" w:rsidP="00C25FEE">
      <w:pPr>
        <w:pStyle w:val="Code"/>
        <w:rPr>
          <w:highlight w:val="white"/>
        </w:rPr>
      </w:pPr>
      <w:r w:rsidRPr="00903DBA">
        <w:rPr>
          <w:highlight w:val="white"/>
        </w:rPr>
        <w:t xml:space="preserve">    stream-&gt;temporary = FALSE;</w:t>
      </w:r>
    </w:p>
    <w:p w14:paraId="70D958A9" w14:textId="77777777" w:rsidR="00C25FEE" w:rsidRPr="00903DBA" w:rsidRDefault="00C25FEE" w:rsidP="00C25FEE">
      <w:pPr>
        <w:pStyle w:val="Code"/>
        <w:rPr>
          <w:highlight w:val="white"/>
        </w:rPr>
      </w:pPr>
      <w:r w:rsidRPr="00903DBA">
        <w:rPr>
          <w:highlight w:val="white"/>
        </w:rPr>
        <w:t xml:space="preserve">    return stream;</w:t>
      </w:r>
    </w:p>
    <w:p w14:paraId="5D2B3D5C" w14:textId="77777777" w:rsidR="00C25FEE" w:rsidRPr="00903DBA" w:rsidRDefault="00C25FEE" w:rsidP="00C25FEE">
      <w:pPr>
        <w:pStyle w:val="Code"/>
        <w:rPr>
          <w:highlight w:val="white"/>
        </w:rPr>
      </w:pPr>
      <w:r w:rsidRPr="00903DBA">
        <w:rPr>
          <w:highlight w:val="white"/>
        </w:rPr>
        <w:t xml:space="preserve">  }</w:t>
      </w:r>
    </w:p>
    <w:p w14:paraId="5EDDD6E6" w14:textId="77777777" w:rsidR="00C25FEE" w:rsidRPr="00903DBA" w:rsidRDefault="00C25FEE" w:rsidP="00C25FEE">
      <w:pPr>
        <w:pStyle w:val="Code"/>
        <w:rPr>
          <w:highlight w:val="white"/>
        </w:rPr>
      </w:pPr>
      <w:r w:rsidRPr="00903DBA">
        <w:rPr>
          <w:highlight w:val="white"/>
        </w:rPr>
        <w:t xml:space="preserve">  else {</w:t>
      </w:r>
    </w:p>
    <w:p w14:paraId="7F8A25A5" w14:textId="77777777" w:rsidR="00C25FEE" w:rsidRPr="00903DBA" w:rsidRDefault="00C25FEE" w:rsidP="00C25FEE">
      <w:pPr>
        <w:pStyle w:val="Code"/>
        <w:rPr>
          <w:highlight w:val="white"/>
        </w:rPr>
      </w:pPr>
      <w:r w:rsidRPr="00903DBA">
        <w:rPr>
          <w:highlight w:val="white"/>
        </w:rPr>
        <w:t xml:space="preserve">    stream-&gt;open = FALSE;</w:t>
      </w:r>
    </w:p>
    <w:p w14:paraId="71D320F3" w14:textId="77777777" w:rsidR="00C25FEE" w:rsidRPr="00903DBA" w:rsidRDefault="00C25FEE" w:rsidP="00C25FEE">
      <w:pPr>
        <w:pStyle w:val="Code"/>
        <w:rPr>
          <w:highlight w:val="white"/>
        </w:rPr>
      </w:pPr>
      <w:r w:rsidRPr="00903DBA">
        <w:rPr>
          <w:highlight w:val="white"/>
        </w:rPr>
        <w:t xml:space="preserve">    return NULL;</w:t>
      </w:r>
    </w:p>
    <w:p w14:paraId="4BA40DC7" w14:textId="77777777" w:rsidR="00C25FEE" w:rsidRPr="00903DBA" w:rsidRDefault="00C25FEE" w:rsidP="00C25FEE">
      <w:pPr>
        <w:pStyle w:val="Code"/>
        <w:rPr>
          <w:highlight w:val="white"/>
        </w:rPr>
      </w:pPr>
      <w:r w:rsidRPr="00903DBA">
        <w:rPr>
          <w:highlight w:val="white"/>
        </w:rPr>
        <w:t xml:space="preserve">  }</w:t>
      </w:r>
    </w:p>
    <w:p w14:paraId="6FB15CBD" w14:textId="77777777" w:rsidR="00C25FEE" w:rsidRPr="00903DBA" w:rsidRDefault="00C25FEE" w:rsidP="00C25FEE">
      <w:pPr>
        <w:pStyle w:val="Code"/>
        <w:rPr>
          <w:highlight w:val="white"/>
        </w:rPr>
      </w:pPr>
      <w:r w:rsidRPr="00903DBA">
        <w:rPr>
          <w:highlight w:val="white"/>
        </w:rPr>
        <w:t>}</w:t>
      </w:r>
    </w:p>
    <w:p w14:paraId="023FA983" w14:textId="77777777" w:rsidR="00C25FEE" w:rsidRPr="00903DBA" w:rsidRDefault="00C25FEE" w:rsidP="00C25FEE">
      <w:pPr>
        <w:pStyle w:val="Code"/>
        <w:rPr>
          <w:highlight w:val="white"/>
        </w:rPr>
      </w:pPr>
    </w:p>
    <w:p w14:paraId="5F56BAF7" w14:textId="77777777" w:rsidR="00C25FEE" w:rsidRPr="00903DBA" w:rsidRDefault="00C25FEE" w:rsidP="00C25FEE">
      <w:pPr>
        <w:pStyle w:val="Code"/>
        <w:rPr>
          <w:highlight w:val="white"/>
        </w:rPr>
      </w:pPr>
      <w:r w:rsidRPr="00903DBA">
        <w:rPr>
          <w:highlight w:val="white"/>
        </w:rPr>
        <w:t>int fflush(FILE* stream) {</w:t>
      </w:r>
    </w:p>
    <w:p w14:paraId="1D4F6E4D" w14:textId="77777777" w:rsidR="00C25FEE" w:rsidRPr="00903DBA" w:rsidRDefault="00C25FEE" w:rsidP="00C25FEE">
      <w:pPr>
        <w:pStyle w:val="Code"/>
        <w:rPr>
          <w:highlight w:val="white"/>
        </w:rPr>
      </w:pPr>
      <w:r w:rsidRPr="00903DBA">
        <w:rPr>
          <w:highlight w:val="white"/>
        </w:rPr>
        <w:t xml:space="preserve">  if (stream == NULL) {</w:t>
      </w:r>
    </w:p>
    <w:p w14:paraId="0B473EEA" w14:textId="77777777" w:rsidR="00C25FEE" w:rsidRPr="00903DBA" w:rsidRDefault="00C25FEE" w:rsidP="00C25FEE">
      <w:pPr>
        <w:pStyle w:val="Code"/>
        <w:rPr>
          <w:highlight w:val="white"/>
        </w:rPr>
      </w:pPr>
      <w:r w:rsidRPr="00903DBA">
        <w:rPr>
          <w:highlight w:val="white"/>
        </w:rPr>
        <w:t xml:space="preserve">    int index;</w:t>
      </w:r>
    </w:p>
    <w:p w14:paraId="474560AA" w14:textId="77777777" w:rsidR="00C25FEE" w:rsidRPr="00903DBA" w:rsidRDefault="00C25FEE" w:rsidP="00C25FEE">
      <w:pPr>
        <w:pStyle w:val="Code"/>
        <w:rPr>
          <w:highlight w:val="white"/>
        </w:rPr>
      </w:pPr>
    </w:p>
    <w:p w14:paraId="4B9A2270" w14:textId="77777777" w:rsidR="00C25FEE" w:rsidRPr="00903DBA" w:rsidRDefault="00C25FEE" w:rsidP="00C25FEE">
      <w:pPr>
        <w:pStyle w:val="Code"/>
        <w:rPr>
          <w:highlight w:val="white"/>
        </w:rPr>
      </w:pPr>
      <w:r w:rsidRPr="00903DBA">
        <w:rPr>
          <w:highlight w:val="white"/>
        </w:rPr>
        <w:t xml:space="preserve">    for (index = 0; index &lt; FOPEN_MAX; ++index) {</w:t>
      </w:r>
    </w:p>
    <w:p w14:paraId="732803DE" w14:textId="77777777" w:rsidR="00C25FEE" w:rsidRPr="00903DBA" w:rsidRDefault="00C25FEE" w:rsidP="00C25FEE">
      <w:pPr>
        <w:pStyle w:val="Code"/>
        <w:rPr>
          <w:highlight w:val="white"/>
        </w:rPr>
      </w:pPr>
      <w:r w:rsidRPr="00903DBA">
        <w:rPr>
          <w:highlight w:val="white"/>
        </w:rPr>
        <w:t xml:space="preserve">      if (g_fileArray[index].open) {</w:t>
      </w:r>
    </w:p>
    <w:p w14:paraId="61294C0A" w14:textId="77777777" w:rsidR="00C25FEE" w:rsidRPr="00903DBA" w:rsidRDefault="00C25FEE" w:rsidP="00C25FEE">
      <w:pPr>
        <w:pStyle w:val="Code"/>
        <w:rPr>
          <w:highlight w:val="white"/>
        </w:rPr>
      </w:pPr>
      <w:r w:rsidRPr="00903DBA">
        <w:rPr>
          <w:highlight w:val="white"/>
        </w:rPr>
        <w:t xml:space="preserve">        if (fflush(&amp;g_fileArray[index]) == EOF) {</w:t>
      </w:r>
    </w:p>
    <w:p w14:paraId="08570729" w14:textId="77777777" w:rsidR="00C25FEE" w:rsidRPr="00903DBA" w:rsidRDefault="00C25FEE" w:rsidP="00C25FEE">
      <w:pPr>
        <w:pStyle w:val="Code"/>
        <w:rPr>
          <w:highlight w:val="white"/>
        </w:rPr>
      </w:pPr>
      <w:r w:rsidRPr="00903DBA">
        <w:rPr>
          <w:highlight w:val="white"/>
        </w:rPr>
        <w:t xml:space="preserve">          return EOF;</w:t>
      </w:r>
    </w:p>
    <w:p w14:paraId="0DBA561D" w14:textId="77777777" w:rsidR="00C25FEE" w:rsidRPr="00903DBA" w:rsidRDefault="00C25FEE" w:rsidP="00C25FEE">
      <w:pPr>
        <w:pStyle w:val="Code"/>
        <w:rPr>
          <w:highlight w:val="white"/>
        </w:rPr>
      </w:pPr>
      <w:r w:rsidRPr="00903DBA">
        <w:rPr>
          <w:highlight w:val="white"/>
        </w:rPr>
        <w:t xml:space="preserve">        }</w:t>
      </w:r>
    </w:p>
    <w:p w14:paraId="40863C13" w14:textId="77777777" w:rsidR="00C25FEE" w:rsidRPr="00903DBA" w:rsidRDefault="00C25FEE" w:rsidP="00C25FEE">
      <w:pPr>
        <w:pStyle w:val="Code"/>
        <w:rPr>
          <w:highlight w:val="white"/>
        </w:rPr>
      </w:pPr>
      <w:r w:rsidRPr="00903DBA">
        <w:rPr>
          <w:highlight w:val="white"/>
        </w:rPr>
        <w:t xml:space="preserve">      }</w:t>
      </w:r>
    </w:p>
    <w:p w14:paraId="78BB7ED0" w14:textId="77777777" w:rsidR="00C25FEE" w:rsidRPr="00903DBA" w:rsidRDefault="00C25FEE" w:rsidP="00C25FEE">
      <w:pPr>
        <w:pStyle w:val="Code"/>
        <w:rPr>
          <w:highlight w:val="white"/>
        </w:rPr>
      </w:pPr>
      <w:r w:rsidRPr="00903DBA">
        <w:rPr>
          <w:highlight w:val="white"/>
        </w:rPr>
        <w:t xml:space="preserve">    }</w:t>
      </w:r>
    </w:p>
    <w:p w14:paraId="4BFCF091" w14:textId="77777777" w:rsidR="00C25FEE" w:rsidRPr="00903DBA" w:rsidRDefault="00C25FEE" w:rsidP="00C25FEE">
      <w:pPr>
        <w:pStyle w:val="Code"/>
        <w:rPr>
          <w:highlight w:val="white"/>
        </w:rPr>
      </w:pPr>
      <w:r w:rsidRPr="00903DBA">
        <w:rPr>
          <w:highlight w:val="white"/>
        </w:rPr>
        <w:t xml:space="preserve">  }</w:t>
      </w:r>
    </w:p>
    <w:p w14:paraId="41A5C005" w14:textId="77777777" w:rsidR="00C25FEE" w:rsidRPr="00903DBA" w:rsidRDefault="00C25FEE" w:rsidP="00C25FEE">
      <w:pPr>
        <w:pStyle w:val="Code"/>
        <w:rPr>
          <w:highlight w:val="white"/>
        </w:rPr>
      </w:pPr>
    </w:p>
    <w:p w14:paraId="0EC45563" w14:textId="77777777" w:rsidR="00C25FEE" w:rsidRPr="00903DBA" w:rsidRDefault="00C25FEE" w:rsidP="00C25FEE">
      <w:pPr>
        <w:pStyle w:val="Code"/>
        <w:rPr>
          <w:highlight w:val="white"/>
        </w:rPr>
      </w:pPr>
      <w:r w:rsidRPr="00903DBA">
        <w:rPr>
          <w:highlight w:val="white"/>
        </w:rPr>
        <w:t xml:space="preserve">  // ...</w:t>
      </w:r>
    </w:p>
    <w:p w14:paraId="1D0C7B14" w14:textId="77777777" w:rsidR="00C25FEE" w:rsidRPr="00903DBA" w:rsidRDefault="00C25FEE" w:rsidP="00C25FEE">
      <w:pPr>
        <w:pStyle w:val="Code"/>
        <w:rPr>
          <w:highlight w:val="white"/>
        </w:rPr>
      </w:pPr>
    </w:p>
    <w:p w14:paraId="02DA6604" w14:textId="77777777" w:rsidR="00C25FEE" w:rsidRPr="00903DBA" w:rsidRDefault="00C25FEE" w:rsidP="00C25FEE">
      <w:pPr>
        <w:pStyle w:val="Code"/>
        <w:rPr>
          <w:highlight w:val="white"/>
        </w:rPr>
      </w:pPr>
      <w:r w:rsidRPr="00903DBA">
        <w:rPr>
          <w:highlight w:val="white"/>
        </w:rPr>
        <w:t xml:space="preserve">  return 0;</w:t>
      </w:r>
    </w:p>
    <w:p w14:paraId="0F886054" w14:textId="77777777" w:rsidR="00C25FEE" w:rsidRPr="00903DBA" w:rsidRDefault="00C25FEE" w:rsidP="00C25FEE">
      <w:pPr>
        <w:pStyle w:val="Code"/>
        <w:rPr>
          <w:highlight w:val="white"/>
        </w:rPr>
      </w:pPr>
      <w:r w:rsidRPr="00903DBA">
        <w:rPr>
          <w:highlight w:val="white"/>
        </w:rPr>
        <w:t>}</w:t>
      </w:r>
    </w:p>
    <w:p w14:paraId="7DE424D2" w14:textId="77777777" w:rsidR="00C25FEE" w:rsidRPr="00903DBA" w:rsidRDefault="00C25FEE" w:rsidP="00C25FEE">
      <w:pPr>
        <w:pStyle w:val="Code"/>
        <w:rPr>
          <w:highlight w:val="white"/>
        </w:rPr>
      </w:pPr>
    </w:p>
    <w:p w14:paraId="346586DF" w14:textId="77777777" w:rsidR="00C25FEE" w:rsidRPr="00903DBA" w:rsidRDefault="00C25FEE" w:rsidP="00C25FEE">
      <w:pPr>
        <w:pStyle w:val="Code"/>
        <w:rPr>
          <w:highlight w:val="white"/>
        </w:rPr>
      </w:pPr>
      <w:r w:rsidRPr="00903DBA">
        <w:rPr>
          <w:highlight w:val="white"/>
        </w:rPr>
        <w:t>int fclose(FILE* stream) {</w:t>
      </w:r>
    </w:p>
    <w:p w14:paraId="35F3F925" w14:textId="77777777" w:rsidR="00C25FEE" w:rsidRPr="00903DBA" w:rsidRDefault="00C25FEE" w:rsidP="00C25FEE">
      <w:pPr>
        <w:pStyle w:val="Code"/>
        <w:rPr>
          <w:highlight w:val="white"/>
        </w:rPr>
      </w:pPr>
      <w:r w:rsidRPr="00903DBA">
        <w:rPr>
          <w:highlight w:val="white"/>
        </w:rPr>
        <w:t xml:space="preserve">  if (stream != NULL) {</w:t>
      </w:r>
    </w:p>
    <w:p w14:paraId="6BA9DC00" w14:textId="77777777" w:rsidR="00C25FEE" w:rsidRPr="00903DBA" w:rsidRDefault="00C25FEE" w:rsidP="00C25FEE">
      <w:pPr>
        <w:pStyle w:val="Code"/>
        <w:rPr>
          <w:highlight w:val="white"/>
        </w:rPr>
      </w:pPr>
      <w:r w:rsidRPr="00903DBA">
        <w:rPr>
          <w:highlight w:val="white"/>
        </w:rPr>
        <w:t>#ifdef __WINDOWS__</w:t>
      </w:r>
    </w:p>
    <w:p w14:paraId="6E69EADA" w14:textId="77777777" w:rsidR="00C25FEE" w:rsidRPr="00903DBA" w:rsidRDefault="00C25FEE" w:rsidP="00C25FEE">
      <w:pPr>
        <w:pStyle w:val="Code"/>
        <w:rPr>
          <w:highlight w:val="white"/>
        </w:rPr>
      </w:pPr>
      <w:r w:rsidRPr="00903DBA">
        <w:rPr>
          <w:highlight w:val="white"/>
        </w:rPr>
        <w:t xml:space="preserve">    register_ah = 0x3Es;</w:t>
      </w:r>
    </w:p>
    <w:p w14:paraId="70639AF6" w14:textId="77777777" w:rsidR="00C25FEE" w:rsidRPr="00903DBA" w:rsidRDefault="00C25FEE" w:rsidP="00C25FEE">
      <w:pPr>
        <w:pStyle w:val="Code"/>
        <w:rPr>
          <w:highlight w:val="white"/>
        </w:rPr>
      </w:pPr>
      <w:r w:rsidRPr="00903DBA">
        <w:rPr>
          <w:highlight w:val="white"/>
        </w:rPr>
        <w:t xml:space="preserve">    register_bx = stream-&gt;handle;</w:t>
      </w:r>
    </w:p>
    <w:p w14:paraId="383CD39E" w14:textId="77777777" w:rsidR="00C25FEE" w:rsidRPr="00903DBA" w:rsidRDefault="00C25FEE" w:rsidP="00C25FEE">
      <w:pPr>
        <w:pStyle w:val="Code"/>
        <w:rPr>
          <w:highlight w:val="white"/>
        </w:rPr>
      </w:pPr>
      <w:r w:rsidRPr="00903DBA">
        <w:rPr>
          <w:highlight w:val="white"/>
        </w:rPr>
        <w:t xml:space="preserve">    interrupt(0x21s);</w:t>
      </w:r>
    </w:p>
    <w:p w14:paraId="108F1ECE" w14:textId="77777777" w:rsidR="00C25FEE" w:rsidRPr="00903DBA" w:rsidRDefault="00C25FEE" w:rsidP="00C25FEE">
      <w:pPr>
        <w:pStyle w:val="Code"/>
        <w:rPr>
          <w:highlight w:val="white"/>
        </w:rPr>
      </w:pPr>
    </w:p>
    <w:p w14:paraId="5D9D8679" w14:textId="77777777" w:rsidR="00C25FEE" w:rsidRPr="00903DBA" w:rsidRDefault="00C25FEE" w:rsidP="00C25FEE">
      <w:pPr>
        <w:pStyle w:val="Code"/>
        <w:rPr>
          <w:highlight w:val="white"/>
        </w:rPr>
      </w:pPr>
      <w:r w:rsidRPr="00903DBA">
        <w:rPr>
          <w:highlight w:val="white"/>
        </w:rPr>
        <w:t xml:space="preserve">    if (carry_flag) {</w:t>
      </w:r>
    </w:p>
    <w:p w14:paraId="7F3CAE4A" w14:textId="77777777" w:rsidR="00C25FEE" w:rsidRPr="00903DBA" w:rsidRDefault="00C25FEE" w:rsidP="00C25FEE">
      <w:pPr>
        <w:pStyle w:val="Code"/>
        <w:rPr>
          <w:highlight w:val="white"/>
        </w:rPr>
      </w:pPr>
      <w:r w:rsidRPr="00903DBA">
        <w:rPr>
          <w:highlight w:val="white"/>
        </w:rPr>
        <w:t xml:space="preserve">      errno = FCLOSE;</w:t>
      </w:r>
    </w:p>
    <w:p w14:paraId="55F74105" w14:textId="77777777" w:rsidR="00C25FEE" w:rsidRPr="00903DBA" w:rsidRDefault="00C25FEE" w:rsidP="00C25FEE">
      <w:pPr>
        <w:pStyle w:val="Code"/>
        <w:rPr>
          <w:highlight w:val="white"/>
        </w:rPr>
      </w:pPr>
      <w:r w:rsidRPr="00903DBA">
        <w:rPr>
          <w:highlight w:val="white"/>
        </w:rPr>
        <w:t xml:space="preserve">      return -1;</w:t>
      </w:r>
    </w:p>
    <w:p w14:paraId="09864BA4" w14:textId="77777777" w:rsidR="00C25FEE" w:rsidRPr="00903DBA" w:rsidRDefault="00C25FEE" w:rsidP="00C25FEE">
      <w:pPr>
        <w:pStyle w:val="Code"/>
        <w:rPr>
          <w:highlight w:val="white"/>
        </w:rPr>
      </w:pPr>
      <w:r w:rsidRPr="00903DBA">
        <w:rPr>
          <w:highlight w:val="white"/>
        </w:rPr>
        <w:t xml:space="preserve">    }</w:t>
      </w:r>
    </w:p>
    <w:p w14:paraId="0010787F" w14:textId="77777777" w:rsidR="00C25FEE" w:rsidRPr="00903DBA" w:rsidRDefault="00C25FEE" w:rsidP="00C25FEE">
      <w:pPr>
        <w:pStyle w:val="Code"/>
        <w:rPr>
          <w:highlight w:val="white"/>
        </w:rPr>
      </w:pPr>
    </w:p>
    <w:p w14:paraId="12EB502B" w14:textId="77777777" w:rsidR="00C25FEE" w:rsidRPr="00903DBA" w:rsidRDefault="00C25FEE" w:rsidP="00C25FEE">
      <w:pPr>
        <w:pStyle w:val="Code"/>
        <w:rPr>
          <w:highlight w:val="white"/>
        </w:rPr>
      </w:pPr>
      <w:r w:rsidRPr="00903DBA">
        <w:rPr>
          <w:highlight w:val="white"/>
        </w:rPr>
        <w:t xml:space="preserve">    if (stream-&gt;temporary) {</w:t>
      </w:r>
    </w:p>
    <w:p w14:paraId="686F45A8" w14:textId="77777777" w:rsidR="00C25FEE" w:rsidRPr="00903DBA" w:rsidRDefault="00C25FEE" w:rsidP="00C25FEE">
      <w:pPr>
        <w:pStyle w:val="Code"/>
        <w:rPr>
          <w:highlight w:val="white"/>
        </w:rPr>
      </w:pPr>
      <w:r w:rsidRPr="00903DBA">
        <w:rPr>
          <w:highlight w:val="white"/>
        </w:rPr>
        <w:t xml:space="preserve">      remove(stream-&gt;name);</w:t>
      </w:r>
    </w:p>
    <w:p w14:paraId="0FD022D5" w14:textId="77777777" w:rsidR="00C25FEE" w:rsidRPr="00903DBA" w:rsidRDefault="00C25FEE" w:rsidP="00C25FEE">
      <w:pPr>
        <w:pStyle w:val="Code"/>
        <w:rPr>
          <w:highlight w:val="white"/>
        </w:rPr>
      </w:pPr>
      <w:r w:rsidRPr="00903DBA">
        <w:rPr>
          <w:highlight w:val="white"/>
        </w:rPr>
        <w:t xml:space="preserve">    }</w:t>
      </w:r>
    </w:p>
    <w:p w14:paraId="3ED4FCC0" w14:textId="77777777" w:rsidR="00C25FEE" w:rsidRPr="00903DBA" w:rsidRDefault="00C25FEE" w:rsidP="00C25FEE">
      <w:pPr>
        <w:pStyle w:val="Code"/>
        <w:rPr>
          <w:highlight w:val="white"/>
        </w:rPr>
      </w:pPr>
    </w:p>
    <w:p w14:paraId="0BF13482" w14:textId="77777777" w:rsidR="00C25FEE" w:rsidRPr="00903DBA" w:rsidRDefault="00C25FEE" w:rsidP="00C25FEE">
      <w:pPr>
        <w:pStyle w:val="Code"/>
        <w:rPr>
          <w:highlight w:val="white"/>
        </w:rPr>
      </w:pPr>
      <w:r w:rsidRPr="00903DBA">
        <w:rPr>
          <w:highlight w:val="white"/>
        </w:rPr>
        <w:t xml:space="preserve">    stream-&gt;open = FALSE;</w:t>
      </w:r>
    </w:p>
    <w:p w14:paraId="3F782223" w14:textId="77777777" w:rsidR="00C25FEE" w:rsidRPr="00903DBA" w:rsidRDefault="00C25FEE" w:rsidP="00C25FEE">
      <w:pPr>
        <w:pStyle w:val="Code"/>
        <w:rPr>
          <w:highlight w:val="white"/>
        </w:rPr>
      </w:pPr>
      <w:r w:rsidRPr="00903DBA">
        <w:rPr>
          <w:highlight w:val="white"/>
        </w:rPr>
        <w:t xml:space="preserve">    return 0;</w:t>
      </w:r>
    </w:p>
    <w:p w14:paraId="7EC27A6B" w14:textId="77777777" w:rsidR="00C25FEE" w:rsidRPr="00903DBA" w:rsidRDefault="00C25FEE" w:rsidP="00C25FEE">
      <w:pPr>
        <w:pStyle w:val="Code"/>
        <w:rPr>
          <w:highlight w:val="white"/>
        </w:rPr>
      </w:pPr>
      <w:r w:rsidRPr="00903DBA">
        <w:rPr>
          <w:highlight w:val="white"/>
        </w:rPr>
        <w:lastRenderedPageBreak/>
        <w:t>#endif</w:t>
      </w:r>
    </w:p>
    <w:p w14:paraId="05DF55AF" w14:textId="77777777" w:rsidR="00C25FEE" w:rsidRPr="00903DBA" w:rsidRDefault="00C25FEE" w:rsidP="00C25FEE">
      <w:pPr>
        <w:pStyle w:val="Code"/>
        <w:rPr>
          <w:highlight w:val="white"/>
        </w:rPr>
      </w:pPr>
    </w:p>
    <w:p w14:paraId="63E6C2F5" w14:textId="77777777" w:rsidR="00C25FEE" w:rsidRPr="00903DBA" w:rsidRDefault="00C25FEE" w:rsidP="00C25FEE">
      <w:pPr>
        <w:pStyle w:val="Code"/>
        <w:rPr>
          <w:highlight w:val="white"/>
        </w:rPr>
      </w:pPr>
      <w:r w:rsidRPr="00903DBA">
        <w:rPr>
          <w:highlight w:val="white"/>
        </w:rPr>
        <w:t>#ifdef __LINUX__</w:t>
      </w:r>
    </w:p>
    <w:p w14:paraId="26D22D89" w14:textId="77777777" w:rsidR="00C25FEE" w:rsidRPr="00903DBA" w:rsidRDefault="00C25FEE" w:rsidP="00C25FEE">
      <w:pPr>
        <w:pStyle w:val="Code"/>
        <w:rPr>
          <w:highlight w:val="white"/>
        </w:rPr>
      </w:pPr>
      <w:r w:rsidRPr="00903DBA">
        <w:rPr>
          <w:highlight w:val="white"/>
        </w:rPr>
        <w:t xml:space="preserve">  register_rax = 3L;</w:t>
      </w:r>
    </w:p>
    <w:p w14:paraId="6829B643"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23420BD9" w14:textId="77777777" w:rsidR="00C25FEE" w:rsidRPr="00903DBA" w:rsidRDefault="00C25FEE" w:rsidP="00C25FEE">
      <w:pPr>
        <w:pStyle w:val="Code"/>
        <w:rPr>
          <w:highlight w:val="white"/>
        </w:rPr>
      </w:pPr>
      <w:r w:rsidRPr="00903DBA">
        <w:rPr>
          <w:highlight w:val="white"/>
        </w:rPr>
        <w:t xml:space="preserve">  syscall();</w:t>
      </w:r>
    </w:p>
    <w:p w14:paraId="37CD3FB3" w14:textId="77777777" w:rsidR="00C25FEE" w:rsidRPr="00903DBA" w:rsidRDefault="00C25FEE" w:rsidP="00C25FEE">
      <w:pPr>
        <w:pStyle w:val="Code"/>
        <w:rPr>
          <w:highlight w:val="white"/>
        </w:rPr>
      </w:pPr>
      <w:r w:rsidRPr="00903DBA">
        <w:rPr>
          <w:highlight w:val="white"/>
        </w:rPr>
        <w:t xml:space="preserve">  return 0;</w:t>
      </w:r>
    </w:p>
    <w:p w14:paraId="581194E3" w14:textId="77777777" w:rsidR="00C25FEE" w:rsidRPr="00903DBA" w:rsidRDefault="00C25FEE" w:rsidP="00C25FEE">
      <w:pPr>
        <w:pStyle w:val="Code"/>
        <w:rPr>
          <w:highlight w:val="white"/>
        </w:rPr>
      </w:pPr>
      <w:r w:rsidRPr="00903DBA">
        <w:rPr>
          <w:highlight w:val="white"/>
        </w:rPr>
        <w:t>#endif</w:t>
      </w:r>
    </w:p>
    <w:p w14:paraId="3589A0A8" w14:textId="77777777" w:rsidR="00C25FEE" w:rsidRPr="00903DBA" w:rsidRDefault="00C25FEE" w:rsidP="00C25FEE">
      <w:pPr>
        <w:pStyle w:val="Code"/>
        <w:rPr>
          <w:highlight w:val="white"/>
        </w:rPr>
      </w:pPr>
      <w:r w:rsidRPr="00903DBA">
        <w:rPr>
          <w:highlight w:val="white"/>
        </w:rPr>
        <w:t xml:space="preserve">  }</w:t>
      </w:r>
    </w:p>
    <w:p w14:paraId="7BE51EDA" w14:textId="77777777" w:rsidR="00C25FEE" w:rsidRPr="00903DBA" w:rsidRDefault="00C25FEE" w:rsidP="00C25FEE">
      <w:pPr>
        <w:pStyle w:val="Code"/>
        <w:rPr>
          <w:highlight w:val="white"/>
        </w:rPr>
      </w:pPr>
      <w:r w:rsidRPr="00903DBA">
        <w:rPr>
          <w:highlight w:val="white"/>
        </w:rPr>
        <w:t xml:space="preserve">  else {</w:t>
      </w:r>
    </w:p>
    <w:p w14:paraId="1FDD7886" w14:textId="77777777" w:rsidR="00C25FEE" w:rsidRPr="00903DBA" w:rsidRDefault="00C25FEE" w:rsidP="00C25FEE">
      <w:pPr>
        <w:pStyle w:val="Code"/>
        <w:rPr>
          <w:highlight w:val="white"/>
        </w:rPr>
      </w:pPr>
      <w:r w:rsidRPr="00903DBA">
        <w:rPr>
          <w:highlight w:val="white"/>
        </w:rPr>
        <w:t xml:space="preserve">    int index;</w:t>
      </w:r>
    </w:p>
    <w:p w14:paraId="0E6572BE" w14:textId="77777777" w:rsidR="00C25FEE" w:rsidRPr="00903DBA" w:rsidRDefault="00C25FEE" w:rsidP="00C25FEE">
      <w:pPr>
        <w:pStyle w:val="Code"/>
        <w:rPr>
          <w:highlight w:val="white"/>
        </w:rPr>
      </w:pPr>
    </w:p>
    <w:p w14:paraId="64EF9021" w14:textId="77777777" w:rsidR="00C25FEE" w:rsidRPr="00903DBA" w:rsidRDefault="00C25FEE" w:rsidP="00C25FEE">
      <w:pPr>
        <w:pStyle w:val="Code"/>
        <w:rPr>
          <w:highlight w:val="white"/>
        </w:rPr>
      </w:pPr>
      <w:r w:rsidRPr="00903DBA">
        <w:rPr>
          <w:highlight w:val="white"/>
        </w:rPr>
        <w:t xml:space="preserve">    for (index = 0; index &lt; FOPEN_MAX; ++index) {</w:t>
      </w:r>
    </w:p>
    <w:p w14:paraId="5579292A" w14:textId="77777777" w:rsidR="00C25FEE" w:rsidRPr="00903DBA" w:rsidRDefault="00C25FEE" w:rsidP="00C25FEE">
      <w:pPr>
        <w:pStyle w:val="Code"/>
        <w:rPr>
          <w:highlight w:val="white"/>
        </w:rPr>
      </w:pPr>
      <w:r w:rsidRPr="00903DBA">
        <w:rPr>
          <w:highlight w:val="white"/>
        </w:rPr>
        <w:t xml:space="preserve">      if (g_fileArray[index].open) {</w:t>
      </w:r>
    </w:p>
    <w:p w14:paraId="242D0EAB" w14:textId="77777777" w:rsidR="00C25FEE" w:rsidRPr="00903DBA" w:rsidRDefault="00C25FEE" w:rsidP="00C25FEE">
      <w:pPr>
        <w:pStyle w:val="Code"/>
        <w:rPr>
          <w:highlight w:val="white"/>
        </w:rPr>
      </w:pPr>
      <w:r w:rsidRPr="00903DBA">
        <w:rPr>
          <w:highlight w:val="white"/>
        </w:rPr>
        <w:t xml:space="preserve">        if (fclose(&amp;g_fileArray[index]) == -1) {</w:t>
      </w:r>
    </w:p>
    <w:p w14:paraId="6F988ADD" w14:textId="77777777" w:rsidR="00C25FEE" w:rsidRPr="00903DBA" w:rsidRDefault="00C25FEE" w:rsidP="00C25FEE">
      <w:pPr>
        <w:pStyle w:val="Code"/>
        <w:rPr>
          <w:highlight w:val="white"/>
        </w:rPr>
      </w:pPr>
      <w:r w:rsidRPr="00903DBA">
        <w:rPr>
          <w:highlight w:val="white"/>
        </w:rPr>
        <w:t xml:space="preserve">          return -1;</w:t>
      </w:r>
    </w:p>
    <w:p w14:paraId="4A142AD5" w14:textId="77777777" w:rsidR="00C25FEE" w:rsidRPr="00903DBA" w:rsidRDefault="00C25FEE" w:rsidP="00C25FEE">
      <w:pPr>
        <w:pStyle w:val="Code"/>
        <w:rPr>
          <w:highlight w:val="white"/>
        </w:rPr>
      </w:pPr>
      <w:r w:rsidRPr="00903DBA">
        <w:rPr>
          <w:highlight w:val="white"/>
        </w:rPr>
        <w:t xml:space="preserve">        }</w:t>
      </w:r>
    </w:p>
    <w:p w14:paraId="02BC129C" w14:textId="77777777" w:rsidR="00C25FEE" w:rsidRPr="00903DBA" w:rsidRDefault="00C25FEE" w:rsidP="00C25FEE">
      <w:pPr>
        <w:pStyle w:val="Code"/>
        <w:rPr>
          <w:highlight w:val="white"/>
        </w:rPr>
      </w:pPr>
      <w:r w:rsidRPr="00903DBA">
        <w:rPr>
          <w:highlight w:val="white"/>
        </w:rPr>
        <w:t xml:space="preserve">      }</w:t>
      </w:r>
    </w:p>
    <w:p w14:paraId="0422AD5D" w14:textId="77777777" w:rsidR="00C25FEE" w:rsidRPr="00903DBA" w:rsidRDefault="00C25FEE" w:rsidP="00C25FEE">
      <w:pPr>
        <w:pStyle w:val="Code"/>
        <w:rPr>
          <w:highlight w:val="white"/>
        </w:rPr>
      </w:pPr>
      <w:r w:rsidRPr="00903DBA">
        <w:rPr>
          <w:highlight w:val="white"/>
        </w:rPr>
        <w:t xml:space="preserve">    }</w:t>
      </w:r>
    </w:p>
    <w:p w14:paraId="41616F3A" w14:textId="77777777" w:rsidR="00C25FEE" w:rsidRPr="00903DBA" w:rsidRDefault="00C25FEE" w:rsidP="00C25FEE">
      <w:pPr>
        <w:pStyle w:val="Code"/>
        <w:rPr>
          <w:highlight w:val="white"/>
        </w:rPr>
      </w:pPr>
    </w:p>
    <w:p w14:paraId="51F4D582" w14:textId="77777777" w:rsidR="00C25FEE" w:rsidRPr="00903DBA" w:rsidRDefault="00C25FEE" w:rsidP="00C25FEE">
      <w:pPr>
        <w:pStyle w:val="Code"/>
        <w:rPr>
          <w:highlight w:val="white"/>
        </w:rPr>
      </w:pPr>
      <w:r w:rsidRPr="00903DBA">
        <w:rPr>
          <w:highlight w:val="white"/>
        </w:rPr>
        <w:t xml:space="preserve">    return 0;</w:t>
      </w:r>
    </w:p>
    <w:p w14:paraId="38AFB7CA" w14:textId="77777777" w:rsidR="00C25FEE" w:rsidRPr="00903DBA" w:rsidRDefault="00C25FEE" w:rsidP="00C25FEE">
      <w:pPr>
        <w:pStyle w:val="Code"/>
        <w:rPr>
          <w:highlight w:val="white"/>
        </w:rPr>
      </w:pPr>
      <w:r w:rsidRPr="00903DBA">
        <w:rPr>
          <w:highlight w:val="white"/>
        </w:rPr>
        <w:t xml:space="preserve">  }</w:t>
      </w:r>
    </w:p>
    <w:p w14:paraId="482A98DF" w14:textId="77777777" w:rsidR="00C25FEE" w:rsidRPr="00903DBA" w:rsidRDefault="00C25FEE" w:rsidP="00C25FEE">
      <w:pPr>
        <w:pStyle w:val="Code"/>
        <w:rPr>
          <w:highlight w:val="white"/>
        </w:rPr>
      </w:pPr>
      <w:r w:rsidRPr="00903DBA">
        <w:rPr>
          <w:highlight w:val="white"/>
        </w:rPr>
        <w:t>}</w:t>
      </w:r>
    </w:p>
    <w:p w14:paraId="253790B5" w14:textId="6057140A" w:rsidR="00C25FEE" w:rsidRPr="00903DBA" w:rsidRDefault="00C25FEE" w:rsidP="00150EB0">
      <w:pPr>
        <w:pStyle w:val="Code"/>
        <w:rPr>
          <w:highlight w:val="white"/>
        </w:rPr>
      </w:pPr>
    </w:p>
    <w:p w14:paraId="0980C5BC" w14:textId="77777777" w:rsidR="00150EB0" w:rsidRPr="00903DBA" w:rsidRDefault="00150EB0" w:rsidP="00150EB0">
      <w:pPr>
        <w:pStyle w:val="Code"/>
        <w:rPr>
          <w:highlight w:val="white"/>
        </w:rPr>
      </w:pPr>
      <w:r w:rsidRPr="00903DBA">
        <w:rPr>
          <w:highlight w:val="white"/>
        </w:rPr>
        <w:t>int remove(const char* name) {</w:t>
      </w:r>
    </w:p>
    <w:p w14:paraId="2C2E854E" w14:textId="77777777" w:rsidR="00150EB0" w:rsidRPr="00903DBA" w:rsidRDefault="00150EB0" w:rsidP="00150EB0">
      <w:pPr>
        <w:pStyle w:val="Code"/>
        <w:rPr>
          <w:highlight w:val="white"/>
        </w:rPr>
      </w:pPr>
      <w:r w:rsidRPr="00903DBA">
        <w:rPr>
          <w:highlight w:val="white"/>
        </w:rPr>
        <w:t>#ifdef __WINDOWS__</w:t>
      </w:r>
    </w:p>
    <w:p w14:paraId="0FBCCA2B" w14:textId="77777777" w:rsidR="00150EB0" w:rsidRPr="00903DBA" w:rsidRDefault="00150EB0" w:rsidP="00150EB0">
      <w:pPr>
        <w:pStyle w:val="Code"/>
        <w:rPr>
          <w:highlight w:val="white"/>
        </w:rPr>
      </w:pPr>
      <w:r w:rsidRPr="00903DBA">
        <w:rPr>
          <w:highlight w:val="white"/>
        </w:rPr>
        <w:t xml:space="preserve">  register_ah = 0x41s;</w:t>
      </w:r>
    </w:p>
    <w:p w14:paraId="58A49C60" w14:textId="77777777" w:rsidR="00150EB0" w:rsidRPr="00903DBA" w:rsidRDefault="00150EB0" w:rsidP="00150EB0">
      <w:pPr>
        <w:pStyle w:val="Code"/>
        <w:rPr>
          <w:highlight w:val="white"/>
        </w:rPr>
      </w:pPr>
      <w:r w:rsidRPr="00903DBA">
        <w:rPr>
          <w:highlight w:val="white"/>
        </w:rPr>
        <w:t xml:space="preserve">  register_cl = 0s;</w:t>
      </w:r>
    </w:p>
    <w:p w14:paraId="3E0FF707" w14:textId="77777777" w:rsidR="00150EB0" w:rsidRPr="00903DBA" w:rsidRDefault="00150EB0" w:rsidP="00150EB0">
      <w:pPr>
        <w:pStyle w:val="Code"/>
        <w:rPr>
          <w:highlight w:val="white"/>
        </w:rPr>
      </w:pPr>
      <w:r w:rsidRPr="00903DBA">
        <w:rPr>
          <w:highlight w:val="white"/>
        </w:rPr>
        <w:t xml:space="preserve">  register_dx = name;</w:t>
      </w:r>
    </w:p>
    <w:p w14:paraId="05848D74" w14:textId="77777777" w:rsidR="00150EB0" w:rsidRPr="00903DBA" w:rsidRDefault="00150EB0" w:rsidP="00150EB0">
      <w:pPr>
        <w:pStyle w:val="Code"/>
        <w:rPr>
          <w:highlight w:val="white"/>
        </w:rPr>
      </w:pPr>
      <w:r w:rsidRPr="00903DBA">
        <w:rPr>
          <w:highlight w:val="white"/>
        </w:rPr>
        <w:t xml:space="preserve">  interrupt(0x21s);</w:t>
      </w:r>
    </w:p>
    <w:p w14:paraId="493360AD" w14:textId="77777777" w:rsidR="00150EB0" w:rsidRPr="00903DBA" w:rsidRDefault="00150EB0" w:rsidP="00150EB0">
      <w:pPr>
        <w:pStyle w:val="Code"/>
        <w:rPr>
          <w:highlight w:val="white"/>
        </w:rPr>
      </w:pPr>
    </w:p>
    <w:p w14:paraId="531095E7" w14:textId="77777777" w:rsidR="00150EB0" w:rsidRPr="00903DBA" w:rsidRDefault="00150EB0" w:rsidP="00150EB0">
      <w:pPr>
        <w:pStyle w:val="Code"/>
        <w:rPr>
          <w:highlight w:val="white"/>
        </w:rPr>
      </w:pPr>
      <w:r w:rsidRPr="00903DBA">
        <w:rPr>
          <w:highlight w:val="white"/>
        </w:rPr>
        <w:t xml:space="preserve">  if (!carry_flag) {</w:t>
      </w:r>
    </w:p>
    <w:p w14:paraId="3E539C94" w14:textId="77777777" w:rsidR="00150EB0" w:rsidRPr="00903DBA" w:rsidRDefault="00150EB0" w:rsidP="00150EB0">
      <w:pPr>
        <w:pStyle w:val="Code"/>
        <w:rPr>
          <w:highlight w:val="white"/>
        </w:rPr>
      </w:pPr>
      <w:r w:rsidRPr="00903DBA">
        <w:rPr>
          <w:highlight w:val="white"/>
        </w:rPr>
        <w:t xml:space="preserve">    return 0;</w:t>
      </w:r>
    </w:p>
    <w:p w14:paraId="28AAB58E" w14:textId="77777777" w:rsidR="00150EB0" w:rsidRPr="00903DBA" w:rsidRDefault="00150EB0" w:rsidP="00150EB0">
      <w:pPr>
        <w:pStyle w:val="Code"/>
        <w:rPr>
          <w:highlight w:val="white"/>
        </w:rPr>
      </w:pPr>
      <w:r w:rsidRPr="00903DBA">
        <w:rPr>
          <w:highlight w:val="white"/>
        </w:rPr>
        <w:t xml:space="preserve">  }</w:t>
      </w:r>
    </w:p>
    <w:p w14:paraId="3803CF9E" w14:textId="77777777" w:rsidR="00150EB0" w:rsidRPr="00903DBA" w:rsidRDefault="00150EB0" w:rsidP="00150EB0">
      <w:pPr>
        <w:pStyle w:val="Code"/>
        <w:rPr>
          <w:highlight w:val="white"/>
        </w:rPr>
      </w:pPr>
      <w:r w:rsidRPr="00903DBA">
        <w:rPr>
          <w:highlight w:val="white"/>
        </w:rPr>
        <w:t>#endif</w:t>
      </w:r>
    </w:p>
    <w:p w14:paraId="0540C1BC" w14:textId="77777777" w:rsidR="00150EB0" w:rsidRPr="00903DBA" w:rsidRDefault="00150EB0" w:rsidP="00150EB0">
      <w:pPr>
        <w:pStyle w:val="Code"/>
        <w:rPr>
          <w:highlight w:val="white"/>
        </w:rPr>
      </w:pPr>
    </w:p>
    <w:p w14:paraId="2054FAE7" w14:textId="77777777" w:rsidR="00150EB0" w:rsidRPr="00903DBA" w:rsidRDefault="00150EB0" w:rsidP="00150EB0">
      <w:pPr>
        <w:pStyle w:val="Code"/>
        <w:rPr>
          <w:highlight w:val="white"/>
        </w:rPr>
      </w:pPr>
      <w:r w:rsidRPr="00903DBA">
        <w:rPr>
          <w:highlight w:val="white"/>
        </w:rPr>
        <w:t>#ifdef __LINUX__</w:t>
      </w:r>
    </w:p>
    <w:p w14:paraId="772A2CD5" w14:textId="77777777" w:rsidR="00150EB0" w:rsidRPr="00903DBA" w:rsidRDefault="00150EB0" w:rsidP="00150EB0">
      <w:pPr>
        <w:pStyle w:val="Code"/>
        <w:rPr>
          <w:highlight w:val="white"/>
        </w:rPr>
      </w:pPr>
      <w:r w:rsidRPr="00903DBA">
        <w:rPr>
          <w:highlight w:val="white"/>
        </w:rPr>
        <w:t xml:space="preserve">  register_rax = 88L;</w:t>
      </w:r>
    </w:p>
    <w:p w14:paraId="2806DB12" w14:textId="77777777" w:rsidR="00150EB0" w:rsidRPr="00903DBA" w:rsidRDefault="00150EB0" w:rsidP="00150EB0">
      <w:pPr>
        <w:pStyle w:val="Code"/>
        <w:rPr>
          <w:highlight w:val="white"/>
        </w:rPr>
      </w:pPr>
      <w:r w:rsidRPr="00903DBA">
        <w:rPr>
          <w:highlight w:val="white"/>
        </w:rPr>
        <w:t xml:space="preserve">  register_rdi = (unsigned long) name;</w:t>
      </w:r>
    </w:p>
    <w:p w14:paraId="2A0F0666" w14:textId="77777777" w:rsidR="00150EB0" w:rsidRPr="00903DBA" w:rsidRDefault="00150EB0" w:rsidP="00150EB0">
      <w:pPr>
        <w:pStyle w:val="Code"/>
        <w:rPr>
          <w:highlight w:val="white"/>
        </w:rPr>
      </w:pPr>
      <w:r w:rsidRPr="00903DBA">
        <w:rPr>
          <w:highlight w:val="white"/>
        </w:rPr>
        <w:t xml:space="preserve">  syscall();</w:t>
      </w:r>
    </w:p>
    <w:p w14:paraId="1D754E20" w14:textId="77777777" w:rsidR="00150EB0" w:rsidRPr="00903DBA" w:rsidRDefault="00150EB0" w:rsidP="00150EB0">
      <w:pPr>
        <w:pStyle w:val="Code"/>
        <w:rPr>
          <w:highlight w:val="white"/>
        </w:rPr>
      </w:pPr>
      <w:r w:rsidRPr="00903DBA">
        <w:rPr>
          <w:highlight w:val="white"/>
        </w:rPr>
        <w:t xml:space="preserve">  </w:t>
      </w:r>
    </w:p>
    <w:p w14:paraId="3842D7A6" w14:textId="77777777" w:rsidR="00150EB0" w:rsidRPr="00903DBA" w:rsidRDefault="00150EB0" w:rsidP="00150EB0">
      <w:pPr>
        <w:pStyle w:val="Code"/>
        <w:rPr>
          <w:highlight w:val="white"/>
        </w:rPr>
      </w:pPr>
      <w:r w:rsidRPr="00903DBA">
        <w:rPr>
          <w:highlight w:val="white"/>
        </w:rPr>
        <w:t xml:space="preserve">  if (register_ebx == 0) {</w:t>
      </w:r>
    </w:p>
    <w:p w14:paraId="7757D3B8" w14:textId="77777777" w:rsidR="00150EB0" w:rsidRPr="00903DBA" w:rsidRDefault="00150EB0" w:rsidP="00150EB0">
      <w:pPr>
        <w:pStyle w:val="Code"/>
        <w:rPr>
          <w:highlight w:val="white"/>
        </w:rPr>
      </w:pPr>
      <w:r w:rsidRPr="00903DBA">
        <w:rPr>
          <w:highlight w:val="white"/>
        </w:rPr>
        <w:t xml:space="preserve">    return 0;</w:t>
      </w:r>
    </w:p>
    <w:p w14:paraId="7F622091" w14:textId="77777777" w:rsidR="00150EB0" w:rsidRPr="00903DBA" w:rsidRDefault="00150EB0" w:rsidP="00150EB0">
      <w:pPr>
        <w:pStyle w:val="Code"/>
        <w:rPr>
          <w:highlight w:val="white"/>
        </w:rPr>
      </w:pPr>
      <w:r w:rsidRPr="00903DBA">
        <w:rPr>
          <w:highlight w:val="white"/>
        </w:rPr>
        <w:t xml:space="preserve">  }</w:t>
      </w:r>
    </w:p>
    <w:p w14:paraId="72885C13" w14:textId="77777777" w:rsidR="00150EB0" w:rsidRPr="00903DBA" w:rsidRDefault="00150EB0" w:rsidP="00150EB0">
      <w:pPr>
        <w:pStyle w:val="Code"/>
        <w:rPr>
          <w:highlight w:val="white"/>
        </w:rPr>
      </w:pPr>
      <w:r w:rsidRPr="00903DBA">
        <w:rPr>
          <w:highlight w:val="white"/>
        </w:rPr>
        <w:t>#endif</w:t>
      </w:r>
    </w:p>
    <w:p w14:paraId="7441396A" w14:textId="77777777" w:rsidR="00150EB0" w:rsidRPr="00903DBA" w:rsidRDefault="00150EB0" w:rsidP="00150EB0">
      <w:pPr>
        <w:pStyle w:val="Code"/>
        <w:rPr>
          <w:highlight w:val="white"/>
        </w:rPr>
      </w:pPr>
    </w:p>
    <w:p w14:paraId="054482BC" w14:textId="77777777" w:rsidR="00150EB0" w:rsidRPr="00903DBA" w:rsidRDefault="00150EB0" w:rsidP="00150EB0">
      <w:pPr>
        <w:pStyle w:val="Code"/>
        <w:rPr>
          <w:highlight w:val="white"/>
        </w:rPr>
      </w:pPr>
      <w:r w:rsidRPr="00903DBA">
        <w:rPr>
          <w:highlight w:val="white"/>
        </w:rPr>
        <w:t xml:space="preserve">  errno = FREMOVE;</w:t>
      </w:r>
    </w:p>
    <w:p w14:paraId="30581714" w14:textId="77777777" w:rsidR="00150EB0" w:rsidRPr="00903DBA" w:rsidRDefault="00150EB0" w:rsidP="00150EB0">
      <w:pPr>
        <w:pStyle w:val="Code"/>
        <w:rPr>
          <w:highlight w:val="white"/>
        </w:rPr>
      </w:pPr>
      <w:r w:rsidRPr="00903DBA">
        <w:rPr>
          <w:highlight w:val="white"/>
        </w:rPr>
        <w:t xml:space="preserve">  return -1;</w:t>
      </w:r>
    </w:p>
    <w:p w14:paraId="3E7A1742" w14:textId="77777777" w:rsidR="00150EB0" w:rsidRPr="00903DBA" w:rsidRDefault="00150EB0" w:rsidP="00150EB0">
      <w:pPr>
        <w:pStyle w:val="Code"/>
        <w:rPr>
          <w:highlight w:val="white"/>
        </w:rPr>
      </w:pPr>
      <w:r w:rsidRPr="00903DBA">
        <w:rPr>
          <w:highlight w:val="white"/>
        </w:rPr>
        <w:t>}</w:t>
      </w:r>
    </w:p>
    <w:p w14:paraId="6CDB1345" w14:textId="77777777" w:rsidR="00150EB0" w:rsidRPr="00903DBA" w:rsidRDefault="00150EB0" w:rsidP="00150EB0">
      <w:pPr>
        <w:pStyle w:val="Code"/>
        <w:rPr>
          <w:highlight w:val="white"/>
        </w:rPr>
      </w:pPr>
    </w:p>
    <w:p w14:paraId="2B7F252B" w14:textId="77777777" w:rsidR="00150EB0" w:rsidRPr="00903DBA" w:rsidRDefault="00150EB0" w:rsidP="00150EB0">
      <w:pPr>
        <w:pStyle w:val="Code"/>
        <w:rPr>
          <w:highlight w:val="white"/>
        </w:rPr>
      </w:pPr>
      <w:r w:rsidRPr="00903DBA">
        <w:rPr>
          <w:highlight w:val="white"/>
        </w:rPr>
        <w:t>int rename(const char* oldName, const char* newName) {</w:t>
      </w:r>
    </w:p>
    <w:p w14:paraId="47C1BA10" w14:textId="77777777" w:rsidR="00150EB0" w:rsidRPr="00903DBA" w:rsidRDefault="00150EB0" w:rsidP="00150EB0">
      <w:pPr>
        <w:pStyle w:val="Code"/>
        <w:rPr>
          <w:highlight w:val="white"/>
        </w:rPr>
      </w:pPr>
      <w:r w:rsidRPr="00903DBA">
        <w:rPr>
          <w:highlight w:val="white"/>
        </w:rPr>
        <w:t>#ifdef __WINDOWS__</w:t>
      </w:r>
    </w:p>
    <w:p w14:paraId="6E0BD0AD" w14:textId="77777777" w:rsidR="00150EB0" w:rsidRPr="00903DBA" w:rsidRDefault="00150EB0" w:rsidP="00150EB0">
      <w:pPr>
        <w:pStyle w:val="Code"/>
        <w:rPr>
          <w:highlight w:val="white"/>
        </w:rPr>
      </w:pPr>
      <w:r w:rsidRPr="00903DBA">
        <w:rPr>
          <w:highlight w:val="white"/>
        </w:rPr>
        <w:t xml:space="preserve">  register_ah = 0x56s;</w:t>
      </w:r>
    </w:p>
    <w:p w14:paraId="56516705" w14:textId="77777777" w:rsidR="00150EB0" w:rsidRPr="00903DBA" w:rsidRDefault="00150EB0" w:rsidP="00150EB0">
      <w:pPr>
        <w:pStyle w:val="Code"/>
        <w:rPr>
          <w:highlight w:val="white"/>
        </w:rPr>
      </w:pPr>
      <w:r w:rsidRPr="00903DBA">
        <w:rPr>
          <w:highlight w:val="white"/>
        </w:rPr>
        <w:t xml:space="preserve">  register_cl = 0s;</w:t>
      </w:r>
    </w:p>
    <w:p w14:paraId="0BEA137F" w14:textId="77777777" w:rsidR="00150EB0" w:rsidRPr="00903DBA" w:rsidRDefault="00150EB0" w:rsidP="00150EB0">
      <w:pPr>
        <w:pStyle w:val="Code"/>
        <w:rPr>
          <w:highlight w:val="white"/>
        </w:rPr>
      </w:pPr>
      <w:r w:rsidRPr="00903DBA">
        <w:rPr>
          <w:highlight w:val="white"/>
        </w:rPr>
        <w:t xml:space="preserve">  register_dx = oldName;</w:t>
      </w:r>
    </w:p>
    <w:p w14:paraId="2DFA9919" w14:textId="77777777" w:rsidR="00150EB0" w:rsidRPr="00903DBA" w:rsidRDefault="00150EB0" w:rsidP="00150EB0">
      <w:pPr>
        <w:pStyle w:val="Code"/>
        <w:rPr>
          <w:highlight w:val="white"/>
        </w:rPr>
      </w:pPr>
      <w:r w:rsidRPr="00903DBA">
        <w:rPr>
          <w:highlight w:val="white"/>
        </w:rPr>
        <w:t xml:space="preserve">  register_di = newName;</w:t>
      </w:r>
    </w:p>
    <w:p w14:paraId="01D02323" w14:textId="77777777" w:rsidR="00150EB0" w:rsidRPr="00903DBA" w:rsidRDefault="00150EB0" w:rsidP="00150EB0">
      <w:pPr>
        <w:pStyle w:val="Code"/>
        <w:rPr>
          <w:highlight w:val="white"/>
        </w:rPr>
      </w:pPr>
      <w:r w:rsidRPr="00903DBA">
        <w:rPr>
          <w:highlight w:val="white"/>
        </w:rPr>
        <w:t xml:space="preserve">  interrupt(0x21s);</w:t>
      </w:r>
    </w:p>
    <w:p w14:paraId="28E09B08" w14:textId="77777777" w:rsidR="00150EB0" w:rsidRPr="00903DBA" w:rsidRDefault="00150EB0" w:rsidP="00150EB0">
      <w:pPr>
        <w:pStyle w:val="Code"/>
        <w:rPr>
          <w:highlight w:val="white"/>
        </w:rPr>
      </w:pPr>
    </w:p>
    <w:p w14:paraId="4BA846EB" w14:textId="77777777" w:rsidR="00150EB0" w:rsidRPr="00903DBA" w:rsidRDefault="00150EB0" w:rsidP="00150EB0">
      <w:pPr>
        <w:pStyle w:val="Code"/>
        <w:rPr>
          <w:highlight w:val="white"/>
        </w:rPr>
      </w:pPr>
      <w:r w:rsidRPr="00903DBA">
        <w:rPr>
          <w:highlight w:val="white"/>
        </w:rPr>
        <w:t xml:space="preserve">  if (!carry_flag) {</w:t>
      </w:r>
    </w:p>
    <w:p w14:paraId="11B57B04" w14:textId="77777777" w:rsidR="00150EB0" w:rsidRPr="00903DBA" w:rsidRDefault="00150EB0" w:rsidP="00150EB0">
      <w:pPr>
        <w:pStyle w:val="Code"/>
        <w:rPr>
          <w:highlight w:val="white"/>
        </w:rPr>
      </w:pPr>
      <w:r w:rsidRPr="00903DBA">
        <w:rPr>
          <w:highlight w:val="white"/>
        </w:rPr>
        <w:t xml:space="preserve">    return 0;</w:t>
      </w:r>
    </w:p>
    <w:p w14:paraId="7A3D1387" w14:textId="77777777" w:rsidR="00150EB0" w:rsidRPr="00903DBA" w:rsidRDefault="00150EB0" w:rsidP="00150EB0">
      <w:pPr>
        <w:pStyle w:val="Code"/>
        <w:rPr>
          <w:highlight w:val="white"/>
        </w:rPr>
      </w:pPr>
      <w:r w:rsidRPr="00903DBA">
        <w:rPr>
          <w:highlight w:val="white"/>
        </w:rPr>
        <w:t xml:space="preserve">  }</w:t>
      </w:r>
    </w:p>
    <w:p w14:paraId="14232266" w14:textId="77777777" w:rsidR="00150EB0" w:rsidRPr="00903DBA" w:rsidRDefault="00150EB0" w:rsidP="00150EB0">
      <w:pPr>
        <w:pStyle w:val="Code"/>
        <w:rPr>
          <w:highlight w:val="white"/>
        </w:rPr>
      </w:pPr>
      <w:r w:rsidRPr="00903DBA">
        <w:rPr>
          <w:highlight w:val="white"/>
        </w:rPr>
        <w:t>#endif</w:t>
      </w:r>
    </w:p>
    <w:p w14:paraId="22EB5C60" w14:textId="77777777" w:rsidR="00150EB0" w:rsidRPr="00903DBA" w:rsidRDefault="00150EB0" w:rsidP="00150EB0">
      <w:pPr>
        <w:pStyle w:val="Code"/>
        <w:rPr>
          <w:highlight w:val="white"/>
        </w:rPr>
      </w:pPr>
    </w:p>
    <w:p w14:paraId="3A43A6FE" w14:textId="77777777" w:rsidR="00150EB0" w:rsidRPr="00903DBA" w:rsidRDefault="00150EB0" w:rsidP="00150EB0">
      <w:pPr>
        <w:pStyle w:val="Code"/>
        <w:rPr>
          <w:highlight w:val="white"/>
        </w:rPr>
      </w:pPr>
      <w:r w:rsidRPr="00903DBA">
        <w:rPr>
          <w:highlight w:val="white"/>
        </w:rPr>
        <w:t>#ifdef __LINUX__</w:t>
      </w:r>
    </w:p>
    <w:p w14:paraId="506A2920" w14:textId="77777777" w:rsidR="00150EB0" w:rsidRPr="00903DBA" w:rsidRDefault="00150EB0" w:rsidP="00150EB0">
      <w:pPr>
        <w:pStyle w:val="Code"/>
        <w:rPr>
          <w:highlight w:val="white"/>
        </w:rPr>
      </w:pPr>
      <w:r w:rsidRPr="00903DBA">
        <w:rPr>
          <w:highlight w:val="white"/>
        </w:rPr>
        <w:t xml:space="preserve">  register_rax = 82L;</w:t>
      </w:r>
    </w:p>
    <w:p w14:paraId="13B89C13" w14:textId="77777777" w:rsidR="00150EB0" w:rsidRPr="00903DBA" w:rsidRDefault="00150EB0" w:rsidP="00150EB0">
      <w:pPr>
        <w:pStyle w:val="Code"/>
        <w:rPr>
          <w:highlight w:val="white"/>
        </w:rPr>
      </w:pPr>
      <w:r w:rsidRPr="00903DBA">
        <w:rPr>
          <w:highlight w:val="white"/>
        </w:rPr>
        <w:t xml:space="preserve">  register_rdi = (unsigned long) oldName;</w:t>
      </w:r>
    </w:p>
    <w:p w14:paraId="2C484A83" w14:textId="77777777" w:rsidR="00150EB0" w:rsidRPr="00903DBA" w:rsidRDefault="00150EB0" w:rsidP="00150EB0">
      <w:pPr>
        <w:pStyle w:val="Code"/>
        <w:rPr>
          <w:highlight w:val="white"/>
        </w:rPr>
      </w:pPr>
      <w:r w:rsidRPr="00903DBA">
        <w:rPr>
          <w:highlight w:val="white"/>
        </w:rPr>
        <w:t xml:space="preserve">  register_rsi = (unsigned long) newName;</w:t>
      </w:r>
    </w:p>
    <w:p w14:paraId="6C5F539C" w14:textId="77777777" w:rsidR="00150EB0" w:rsidRPr="00903DBA" w:rsidRDefault="00150EB0" w:rsidP="00150EB0">
      <w:pPr>
        <w:pStyle w:val="Code"/>
        <w:rPr>
          <w:highlight w:val="white"/>
        </w:rPr>
      </w:pPr>
      <w:r w:rsidRPr="00903DBA">
        <w:rPr>
          <w:highlight w:val="white"/>
        </w:rPr>
        <w:t xml:space="preserve">  syscall();</w:t>
      </w:r>
    </w:p>
    <w:p w14:paraId="20178794" w14:textId="77777777" w:rsidR="00150EB0" w:rsidRPr="00903DBA" w:rsidRDefault="00150EB0" w:rsidP="00150EB0">
      <w:pPr>
        <w:pStyle w:val="Code"/>
        <w:rPr>
          <w:highlight w:val="white"/>
        </w:rPr>
      </w:pPr>
    </w:p>
    <w:p w14:paraId="41B8EEA4" w14:textId="77777777" w:rsidR="00150EB0" w:rsidRPr="00903DBA" w:rsidRDefault="00150EB0" w:rsidP="00150EB0">
      <w:pPr>
        <w:pStyle w:val="Code"/>
        <w:rPr>
          <w:highlight w:val="white"/>
        </w:rPr>
      </w:pPr>
      <w:r w:rsidRPr="00903DBA">
        <w:rPr>
          <w:highlight w:val="white"/>
        </w:rPr>
        <w:t xml:space="preserve">  if (register_eax == 0) {</w:t>
      </w:r>
    </w:p>
    <w:p w14:paraId="6EA7D40E" w14:textId="77777777" w:rsidR="00150EB0" w:rsidRPr="00903DBA" w:rsidRDefault="00150EB0" w:rsidP="00150EB0">
      <w:pPr>
        <w:pStyle w:val="Code"/>
        <w:rPr>
          <w:highlight w:val="white"/>
        </w:rPr>
      </w:pPr>
      <w:r w:rsidRPr="00903DBA">
        <w:rPr>
          <w:highlight w:val="white"/>
        </w:rPr>
        <w:t xml:space="preserve">    return 0;</w:t>
      </w:r>
    </w:p>
    <w:p w14:paraId="377F0C0E" w14:textId="77777777" w:rsidR="00150EB0" w:rsidRPr="00903DBA" w:rsidRDefault="00150EB0" w:rsidP="00150EB0">
      <w:pPr>
        <w:pStyle w:val="Code"/>
        <w:rPr>
          <w:highlight w:val="white"/>
        </w:rPr>
      </w:pPr>
      <w:r w:rsidRPr="00903DBA">
        <w:rPr>
          <w:highlight w:val="white"/>
        </w:rPr>
        <w:t xml:space="preserve">  }</w:t>
      </w:r>
    </w:p>
    <w:p w14:paraId="1FFE4F60" w14:textId="77777777" w:rsidR="00150EB0" w:rsidRPr="00903DBA" w:rsidRDefault="00150EB0" w:rsidP="00150EB0">
      <w:pPr>
        <w:pStyle w:val="Code"/>
        <w:rPr>
          <w:highlight w:val="white"/>
        </w:rPr>
      </w:pPr>
      <w:r w:rsidRPr="00903DBA">
        <w:rPr>
          <w:highlight w:val="white"/>
        </w:rPr>
        <w:t>#endif</w:t>
      </w:r>
    </w:p>
    <w:p w14:paraId="7A37EAFE" w14:textId="77777777" w:rsidR="00150EB0" w:rsidRPr="00903DBA" w:rsidRDefault="00150EB0" w:rsidP="00150EB0">
      <w:pPr>
        <w:pStyle w:val="Code"/>
        <w:rPr>
          <w:highlight w:val="white"/>
        </w:rPr>
      </w:pPr>
    </w:p>
    <w:p w14:paraId="4E3EF94D" w14:textId="77777777" w:rsidR="00150EB0" w:rsidRPr="00903DBA" w:rsidRDefault="00150EB0" w:rsidP="00150EB0">
      <w:pPr>
        <w:pStyle w:val="Code"/>
        <w:rPr>
          <w:highlight w:val="white"/>
        </w:rPr>
      </w:pPr>
      <w:r w:rsidRPr="00903DBA">
        <w:rPr>
          <w:highlight w:val="white"/>
        </w:rPr>
        <w:t xml:space="preserve">  errno = FRENAME;</w:t>
      </w:r>
    </w:p>
    <w:p w14:paraId="60EECF85" w14:textId="77777777" w:rsidR="00150EB0" w:rsidRPr="00903DBA" w:rsidRDefault="00150EB0" w:rsidP="00150EB0">
      <w:pPr>
        <w:pStyle w:val="Code"/>
        <w:rPr>
          <w:highlight w:val="white"/>
        </w:rPr>
      </w:pPr>
      <w:r w:rsidRPr="00903DBA">
        <w:rPr>
          <w:highlight w:val="white"/>
        </w:rPr>
        <w:t xml:space="preserve">  return -1;</w:t>
      </w:r>
    </w:p>
    <w:p w14:paraId="449C0545" w14:textId="77777777" w:rsidR="00150EB0" w:rsidRPr="00903DBA" w:rsidRDefault="00150EB0" w:rsidP="00150EB0">
      <w:pPr>
        <w:pStyle w:val="Code"/>
        <w:rPr>
          <w:highlight w:val="white"/>
        </w:rPr>
      </w:pPr>
      <w:r w:rsidRPr="00903DBA">
        <w:rPr>
          <w:highlight w:val="white"/>
        </w:rPr>
        <w:t>}</w:t>
      </w:r>
    </w:p>
    <w:p w14:paraId="4FC847AE" w14:textId="77777777" w:rsidR="00C25FEE" w:rsidRPr="00903DBA" w:rsidRDefault="00C25FEE" w:rsidP="00150EB0">
      <w:pPr>
        <w:pStyle w:val="Code"/>
        <w:rPr>
          <w:highlight w:val="white"/>
        </w:rPr>
      </w:pPr>
    </w:p>
    <w:p w14:paraId="71AB6165" w14:textId="77777777" w:rsidR="00C25FEE" w:rsidRPr="00903DBA" w:rsidRDefault="00C25FEE" w:rsidP="00C25FEE">
      <w:pPr>
        <w:pStyle w:val="Code"/>
        <w:rPr>
          <w:highlight w:val="white"/>
        </w:rPr>
      </w:pPr>
      <w:r w:rsidRPr="00903DBA">
        <w:rPr>
          <w:highlight w:val="white"/>
        </w:rPr>
        <w:t>int setvbuf(FILE* /* stream */, char* /* buffer */,</w:t>
      </w:r>
    </w:p>
    <w:p w14:paraId="5172B55A" w14:textId="78FD20BE" w:rsidR="00C25FEE" w:rsidRPr="00903DBA" w:rsidRDefault="00C25FEE" w:rsidP="00C25FEE">
      <w:pPr>
        <w:pStyle w:val="Code"/>
        <w:rPr>
          <w:highlight w:val="white"/>
        </w:rPr>
      </w:pPr>
      <w:r w:rsidRPr="00903DBA">
        <w:rPr>
          <w:highlight w:val="white"/>
        </w:rPr>
        <w:t xml:space="preserve">            int /* mode */, size_t /* size */) {</w:t>
      </w:r>
    </w:p>
    <w:p w14:paraId="38A4210D" w14:textId="77777777" w:rsidR="00C25FEE" w:rsidRPr="00903DBA" w:rsidRDefault="00C25FEE" w:rsidP="00C25FEE">
      <w:pPr>
        <w:pStyle w:val="Code"/>
        <w:rPr>
          <w:highlight w:val="white"/>
        </w:rPr>
      </w:pPr>
      <w:r w:rsidRPr="00903DBA">
        <w:rPr>
          <w:highlight w:val="white"/>
        </w:rPr>
        <w:t xml:space="preserve">  return 0;</w:t>
      </w:r>
    </w:p>
    <w:p w14:paraId="0B94C405" w14:textId="77777777" w:rsidR="00C25FEE" w:rsidRPr="00903DBA" w:rsidRDefault="00C25FEE" w:rsidP="00C25FEE">
      <w:pPr>
        <w:pStyle w:val="Code"/>
        <w:rPr>
          <w:highlight w:val="white"/>
        </w:rPr>
      </w:pPr>
      <w:r w:rsidRPr="00903DBA">
        <w:rPr>
          <w:highlight w:val="white"/>
        </w:rPr>
        <w:t>}</w:t>
      </w:r>
    </w:p>
    <w:p w14:paraId="6530B48D" w14:textId="77777777" w:rsidR="00C25FEE" w:rsidRPr="00903DBA" w:rsidRDefault="00C25FEE" w:rsidP="00C25FEE">
      <w:pPr>
        <w:pStyle w:val="Code"/>
        <w:rPr>
          <w:highlight w:val="white"/>
        </w:rPr>
      </w:pPr>
    </w:p>
    <w:p w14:paraId="188B8308" w14:textId="21DE0140" w:rsidR="00C25FEE" w:rsidRPr="00903DBA" w:rsidRDefault="00C25FEE" w:rsidP="00C25FEE">
      <w:pPr>
        <w:pStyle w:val="Code"/>
        <w:rPr>
          <w:highlight w:val="white"/>
        </w:rPr>
      </w:pPr>
      <w:r w:rsidRPr="00903DBA">
        <w:rPr>
          <w:highlight w:val="white"/>
        </w:rPr>
        <w:t>void setbuf(FILE* /* stream */, char* /* buffer */) {</w:t>
      </w:r>
    </w:p>
    <w:p w14:paraId="5CE2C133" w14:textId="63890EB7" w:rsidR="00C25FEE" w:rsidRPr="00903DBA" w:rsidRDefault="00C25FEE" w:rsidP="00C25FEE">
      <w:pPr>
        <w:pStyle w:val="Code"/>
        <w:rPr>
          <w:highlight w:val="white"/>
        </w:rPr>
      </w:pPr>
      <w:r w:rsidRPr="00903DBA">
        <w:rPr>
          <w:highlight w:val="white"/>
        </w:rPr>
        <w:t xml:space="preserve">  // Empty.</w:t>
      </w:r>
    </w:p>
    <w:p w14:paraId="3B2E7C69" w14:textId="77777777" w:rsidR="00C25FEE" w:rsidRPr="00903DBA" w:rsidRDefault="00C25FEE" w:rsidP="00C25FEE">
      <w:pPr>
        <w:pStyle w:val="Code"/>
        <w:rPr>
          <w:highlight w:val="white"/>
        </w:rPr>
      </w:pPr>
      <w:r w:rsidRPr="00903DBA">
        <w:rPr>
          <w:highlight w:val="white"/>
        </w:rPr>
        <w:t>}</w:t>
      </w:r>
    </w:p>
    <w:p w14:paraId="01678BF5" w14:textId="77777777" w:rsidR="00C25FEE" w:rsidRPr="00903DBA" w:rsidRDefault="00C25FEE" w:rsidP="00C25FEE">
      <w:pPr>
        <w:pStyle w:val="Code"/>
        <w:rPr>
          <w:highlight w:val="white"/>
        </w:rPr>
      </w:pPr>
    </w:p>
    <w:p w14:paraId="7C70F83D" w14:textId="77777777" w:rsidR="00C25FEE" w:rsidRPr="00903DBA" w:rsidRDefault="00C25FEE" w:rsidP="00C25FEE">
      <w:pPr>
        <w:pStyle w:val="Code"/>
        <w:rPr>
          <w:highlight w:val="white"/>
        </w:rPr>
      </w:pPr>
      <w:r w:rsidRPr="00903DBA">
        <w:rPr>
          <w:highlight w:val="white"/>
        </w:rPr>
        <w:t>int fgetc(FILE* stream) {</w:t>
      </w:r>
    </w:p>
    <w:p w14:paraId="14F02BE2" w14:textId="77777777" w:rsidR="00C25FEE" w:rsidRPr="00903DBA" w:rsidRDefault="00C25FEE" w:rsidP="00C25FEE">
      <w:pPr>
        <w:pStyle w:val="Code"/>
        <w:rPr>
          <w:highlight w:val="white"/>
        </w:rPr>
      </w:pPr>
      <w:r w:rsidRPr="00903DBA">
        <w:rPr>
          <w:highlight w:val="white"/>
        </w:rPr>
        <w:t xml:space="preserve">  char c = '\0';</w:t>
      </w:r>
    </w:p>
    <w:p w14:paraId="5CD03585" w14:textId="77777777" w:rsidR="00C25FEE" w:rsidRPr="00903DBA" w:rsidRDefault="00C25FEE" w:rsidP="00C25FEE">
      <w:pPr>
        <w:pStyle w:val="Code"/>
        <w:rPr>
          <w:highlight w:val="white"/>
        </w:rPr>
      </w:pPr>
    </w:p>
    <w:p w14:paraId="3AA226E7" w14:textId="77777777" w:rsidR="00C25FEE" w:rsidRPr="00903DBA" w:rsidRDefault="00C25FEE" w:rsidP="00C25FEE">
      <w:pPr>
        <w:pStyle w:val="Code"/>
        <w:rPr>
          <w:highlight w:val="white"/>
        </w:rPr>
      </w:pPr>
      <w:r w:rsidRPr="00903DBA">
        <w:rPr>
          <w:highlight w:val="white"/>
        </w:rPr>
        <w:t xml:space="preserve">  if (fread(&amp;c, sizeof (char), 1, stream) &gt; 0) {</w:t>
      </w:r>
    </w:p>
    <w:p w14:paraId="79BB41DC" w14:textId="77777777" w:rsidR="00C25FEE" w:rsidRPr="00903DBA" w:rsidRDefault="00C25FEE" w:rsidP="00C25FEE">
      <w:pPr>
        <w:pStyle w:val="Code"/>
        <w:rPr>
          <w:highlight w:val="white"/>
        </w:rPr>
      </w:pPr>
      <w:r w:rsidRPr="00903DBA">
        <w:rPr>
          <w:highlight w:val="white"/>
        </w:rPr>
        <w:t xml:space="preserve">    return (int) c;</w:t>
      </w:r>
    </w:p>
    <w:p w14:paraId="1FDA7BE0" w14:textId="77777777" w:rsidR="00C25FEE" w:rsidRPr="00903DBA" w:rsidRDefault="00C25FEE" w:rsidP="00C25FEE">
      <w:pPr>
        <w:pStyle w:val="Code"/>
        <w:rPr>
          <w:highlight w:val="white"/>
        </w:rPr>
      </w:pPr>
      <w:r w:rsidRPr="00903DBA">
        <w:rPr>
          <w:highlight w:val="white"/>
        </w:rPr>
        <w:t xml:space="preserve">  }</w:t>
      </w:r>
    </w:p>
    <w:p w14:paraId="1BCF0A08" w14:textId="77777777" w:rsidR="00C25FEE" w:rsidRPr="00903DBA" w:rsidRDefault="00C25FEE" w:rsidP="00C25FEE">
      <w:pPr>
        <w:pStyle w:val="Code"/>
        <w:rPr>
          <w:highlight w:val="white"/>
        </w:rPr>
      </w:pPr>
    </w:p>
    <w:p w14:paraId="70C09D96" w14:textId="77777777" w:rsidR="00C25FEE" w:rsidRPr="00903DBA" w:rsidRDefault="00C25FEE" w:rsidP="00C25FEE">
      <w:pPr>
        <w:pStyle w:val="Code"/>
        <w:rPr>
          <w:highlight w:val="white"/>
        </w:rPr>
      </w:pPr>
      <w:r w:rsidRPr="00903DBA">
        <w:rPr>
          <w:highlight w:val="white"/>
        </w:rPr>
        <w:t xml:space="preserve">  return -1;</w:t>
      </w:r>
    </w:p>
    <w:p w14:paraId="286A64AD" w14:textId="77777777" w:rsidR="00C25FEE" w:rsidRPr="00903DBA" w:rsidRDefault="00C25FEE" w:rsidP="00C25FEE">
      <w:pPr>
        <w:pStyle w:val="Code"/>
        <w:rPr>
          <w:highlight w:val="white"/>
        </w:rPr>
      </w:pPr>
      <w:r w:rsidRPr="00903DBA">
        <w:rPr>
          <w:highlight w:val="white"/>
        </w:rPr>
        <w:t>}</w:t>
      </w:r>
    </w:p>
    <w:p w14:paraId="14A50AF4" w14:textId="77777777" w:rsidR="00C25FEE" w:rsidRPr="00903DBA" w:rsidRDefault="00C25FEE" w:rsidP="00C25FEE">
      <w:pPr>
        <w:pStyle w:val="Code"/>
        <w:rPr>
          <w:highlight w:val="white"/>
        </w:rPr>
      </w:pPr>
    </w:p>
    <w:p w14:paraId="1AA1FEC5" w14:textId="77777777" w:rsidR="00C25FEE" w:rsidRPr="00903DBA" w:rsidRDefault="00C25FEE" w:rsidP="00C25FEE">
      <w:pPr>
        <w:pStyle w:val="Code"/>
        <w:rPr>
          <w:highlight w:val="white"/>
        </w:rPr>
      </w:pPr>
      <w:r w:rsidRPr="00903DBA">
        <w:rPr>
          <w:highlight w:val="white"/>
        </w:rPr>
        <w:t>char* fgets(char* text, int size, FILE* stream) {</w:t>
      </w:r>
    </w:p>
    <w:p w14:paraId="53B79405" w14:textId="77777777" w:rsidR="00C25FEE" w:rsidRPr="00903DBA" w:rsidRDefault="00C25FEE" w:rsidP="00C25FEE">
      <w:pPr>
        <w:pStyle w:val="Code"/>
        <w:rPr>
          <w:highlight w:val="white"/>
        </w:rPr>
      </w:pPr>
      <w:r w:rsidRPr="00903DBA">
        <w:rPr>
          <w:highlight w:val="white"/>
        </w:rPr>
        <w:t xml:space="preserve">  int count = 0;</w:t>
      </w:r>
    </w:p>
    <w:p w14:paraId="44B67675" w14:textId="77777777" w:rsidR="00C25FEE" w:rsidRPr="00903DBA" w:rsidRDefault="00C25FEE" w:rsidP="00C25FEE">
      <w:pPr>
        <w:pStyle w:val="Code"/>
        <w:rPr>
          <w:highlight w:val="white"/>
        </w:rPr>
      </w:pPr>
      <w:r w:rsidRPr="00903DBA">
        <w:rPr>
          <w:highlight w:val="white"/>
        </w:rPr>
        <w:t xml:space="preserve">  char prevChar = '\0';</w:t>
      </w:r>
    </w:p>
    <w:p w14:paraId="26EB3CE6" w14:textId="77777777" w:rsidR="00C25FEE" w:rsidRPr="00903DBA" w:rsidRDefault="00C25FEE" w:rsidP="00C25FEE">
      <w:pPr>
        <w:pStyle w:val="Code"/>
        <w:rPr>
          <w:highlight w:val="white"/>
        </w:rPr>
      </w:pPr>
    </w:p>
    <w:p w14:paraId="298C0797" w14:textId="77777777" w:rsidR="00C25FEE" w:rsidRPr="00903DBA" w:rsidRDefault="00C25FEE" w:rsidP="00C25FEE">
      <w:pPr>
        <w:pStyle w:val="Code"/>
        <w:rPr>
          <w:highlight w:val="white"/>
        </w:rPr>
      </w:pPr>
      <w:r w:rsidRPr="00903DBA">
        <w:rPr>
          <w:highlight w:val="white"/>
        </w:rPr>
        <w:t xml:space="preserve">  while ((count &lt; (size - 1))) {</w:t>
      </w:r>
    </w:p>
    <w:p w14:paraId="7C0C02FE" w14:textId="77777777" w:rsidR="00C25FEE" w:rsidRPr="00903DBA" w:rsidRDefault="00C25FEE" w:rsidP="00C25FEE">
      <w:pPr>
        <w:pStyle w:val="Code"/>
        <w:rPr>
          <w:highlight w:val="white"/>
        </w:rPr>
      </w:pPr>
      <w:r w:rsidRPr="00903DBA">
        <w:rPr>
          <w:highlight w:val="white"/>
        </w:rPr>
        <w:t xml:space="preserve">    char currChar = '\0';</w:t>
      </w:r>
    </w:p>
    <w:p w14:paraId="73DBD3FD" w14:textId="77777777" w:rsidR="00C25FEE" w:rsidRPr="00903DBA" w:rsidRDefault="00C25FEE" w:rsidP="00C25FEE">
      <w:pPr>
        <w:pStyle w:val="Code"/>
        <w:rPr>
          <w:highlight w:val="white"/>
        </w:rPr>
      </w:pPr>
      <w:r w:rsidRPr="00903DBA">
        <w:rPr>
          <w:highlight w:val="white"/>
        </w:rPr>
        <w:t xml:space="preserve">    fscanf(stream, "%c", &amp;currChar);</w:t>
      </w:r>
    </w:p>
    <w:p w14:paraId="53608BB7" w14:textId="77777777" w:rsidR="00C25FEE" w:rsidRPr="00903DBA" w:rsidRDefault="00C25FEE" w:rsidP="00C25FEE">
      <w:pPr>
        <w:pStyle w:val="Code"/>
        <w:rPr>
          <w:highlight w:val="white"/>
        </w:rPr>
      </w:pPr>
    </w:p>
    <w:p w14:paraId="39DCE098" w14:textId="77777777" w:rsidR="00C25FEE" w:rsidRPr="00903DBA" w:rsidRDefault="00C25FEE" w:rsidP="00C25FEE">
      <w:pPr>
        <w:pStyle w:val="Code"/>
        <w:rPr>
          <w:highlight w:val="white"/>
        </w:rPr>
      </w:pPr>
      <w:r w:rsidRPr="00903DBA">
        <w:rPr>
          <w:highlight w:val="white"/>
        </w:rPr>
        <w:t xml:space="preserve">    if ((prevChar == '\r') &amp;&amp; (currChar == '\n')) {</w:t>
      </w:r>
    </w:p>
    <w:p w14:paraId="69A0FD62" w14:textId="77777777" w:rsidR="00C25FEE" w:rsidRPr="00903DBA" w:rsidRDefault="00C25FEE" w:rsidP="00C25FEE">
      <w:pPr>
        <w:pStyle w:val="Code"/>
        <w:rPr>
          <w:highlight w:val="white"/>
        </w:rPr>
      </w:pPr>
      <w:r w:rsidRPr="00903DBA">
        <w:rPr>
          <w:highlight w:val="white"/>
        </w:rPr>
        <w:t xml:space="preserve">      text[count] = '\0';</w:t>
      </w:r>
    </w:p>
    <w:p w14:paraId="60259475" w14:textId="77777777" w:rsidR="00C25FEE" w:rsidRPr="00903DBA" w:rsidRDefault="00C25FEE" w:rsidP="00C25FEE">
      <w:pPr>
        <w:pStyle w:val="Code"/>
        <w:rPr>
          <w:highlight w:val="white"/>
        </w:rPr>
      </w:pPr>
      <w:r w:rsidRPr="00903DBA">
        <w:rPr>
          <w:highlight w:val="white"/>
        </w:rPr>
        <w:t xml:space="preserve">      break;</w:t>
      </w:r>
    </w:p>
    <w:p w14:paraId="1CBD3003" w14:textId="77777777" w:rsidR="00C25FEE" w:rsidRPr="00903DBA" w:rsidRDefault="00C25FEE" w:rsidP="00C25FEE">
      <w:pPr>
        <w:pStyle w:val="Code"/>
        <w:rPr>
          <w:highlight w:val="white"/>
        </w:rPr>
      </w:pPr>
      <w:r w:rsidRPr="00903DBA">
        <w:rPr>
          <w:highlight w:val="white"/>
        </w:rPr>
        <w:t xml:space="preserve">    }</w:t>
      </w:r>
    </w:p>
    <w:p w14:paraId="20E79EF6" w14:textId="77777777" w:rsidR="00C25FEE" w:rsidRPr="00903DBA" w:rsidRDefault="00C25FEE" w:rsidP="00C25FEE">
      <w:pPr>
        <w:pStyle w:val="Code"/>
        <w:rPr>
          <w:highlight w:val="white"/>
        </w:rPr>
      </w:pPr>
    </w:p>
    <w:p w14:paraId="70C9FBDC" w14:textId="77777777" w:rsidR="00C25FEE" w:rsidRPr="00903DBA" w:rsidRDefault="00C25FEE" w:rsidP="00C25FEE">
      <w:pPr>
        <w:pStyle w:val="Code"/>
        <w:rPr>
          <w:highlight w:val="white"/>
        </w:rPr>
      </w:pPr>
      <w:r w:rsidRPr="00903DBA">
        <w:rPr>
          <w:highlight w:val="white"/>
        </w:rPr>
        <w:t xml:space="preserve">    if (currChar == -1) {</w:t>
      </w:r>
    </w:p>
    <w:p w14:paraId="0FD0257B" w14:textId="77777777" w:rsidR="00C25FEE" w:rsidRPr="00903DBA" w:rsidRDefault="00C25FEE" w:rsidP="00C25FEE">
      <w:pPr>
        <w:pStyle w:val="Code"/>
        <w:rPr>
          <w:highlight w:val="white"/>
        </w:rPr>
      </w:pPr>
      <w:r w:rsidRPr="00903DBA">
        <w:rPr>
          <w:highlight w:val="white"/>
        </w:rPr>
        <w:t xml:space="preserve">      text[count] = '\0';</w:t>
      </w:r>
    </w:p>
    <w:p w14:paraId="3F3A8B38" w14:textId="77777777" w:rsidR="00C25FEE" w:rsidRPr="00903DBA" w:rsidRDefault="00C25FEE" w:rsidP="00C25FEE">
      <w:pPr>
        <w:pStyle w:val="Code"/>
        <w:rPr>
          <w:highlight w:val="white"/>
        </w:rPr>
      </w:pPr>
      <w:r w:rsidRPr="00903DBA">
        <w:rPr>
          <w:highlight w:val="white"/>
        </w:rPr>
        <w:t xml:space="preserve">      break;</w:t>
      </w:r>
    </w:p>
    <w:p w14:paraId="43FBAB46" w14:textId="77777777" w:rsidR="00C25FEE" w:rsidRPr="00903DBA" w:rsidRDefault="00C25FEE" w:rsidP="00C25FEE">
      <w:pPr>
        <w:pStyle w:val="Code"/>
        <w:rPr>
          <w:highlight w:val="white"/>
        </w:rPr>
      </w:pPr>
      <w:r w:rsidRPr="00903DBA">
        <w:rPr>
          <w:highlight w:val="white"/>
        </w:rPr>
        <w:t xml:space="preserve">    }</w:t>
      </w:r>
    </w:p>
    <w:p w14:paraId="28E684A8" w14:textId="77777777" w:rsidR="00C25FEE" w:rsidRPr="00903DBA" w:rsidRDefault="00C25FEE" w:rsidP="00C25FEE">
      <w:pPr>
        <w:pStyle w:val="Code"/>
        <w:rPr>
          <w:highlight w:val="white"/>
        </w:rPr>
      </w:pPr>
      <w:r w:rsidRPr="00903DBA">
        <w:rPr>
          <w:highlight w:val="white"/>
        </w:rPr>
        <w:lastRenderedPageBreak/>
        <w:t xml:space="preserve">    </w:t>
      </w:r>
    </w:p>
    <w:p w14:paraId="2E7BEDE9" w14:textId="77777777" w:rsidR="00C25FEE" w:rsidRPr="00903DBA" w:rsidRDefault="00C25FEE" w:rsidP="00C25FEE">
      <w:pPr>
        <w:pStyle w:val="Code"/>
        <w:rPr>
          <w:highlight w:val="white"/>
        </w:rPr>
      </w:pPr>
      <w:r w:rsidRPr="00903DBA">
        <w:rPr>
          <w:highlight w:val="white"/>
        </w:rPr>
        <w:t xml:space="preserve">    if ((currChar != '\r') &amp;&amp; (currChar != '\n')) {</w:t>
      </w:r>
    </w:p>
    <w:p w14:paraId="6362C50E" w14:textId="77777777" w:rsidR="00C25FEE" w:rsidRPr="00903DBA" w:rsidRDefault="00C25FEE" w:rsidP="00C25FEE">
      <w:pPr>
        <w:pStyle w:val="Code"/>
        <w:rPr>
          <w:highlight w:val="white"/>
        </w:rPr>
      </w:pPr>
      <w:r w:rsidRPr="00903DBA">
        <w:rPr>
          <w:highlight w:val="white"/>
        </w:rPr>
        <w:t xml:space="preserve">      text[count++] = currChar;</w:t>
      </w:r>
    </w:p>
    <w:p w14:paraId="5F2E99E1" w14:textId="77777777" w:rsidR="00C25FEE" w:rsidRPr="00903DBA" w:rsidRDefault="00C25FEE" w:rsidP="00C25FEE">
      <w:pPr>
        <w:pStyle w:val="Code"/>
        <w:rPr>
          <w:highlight w:val="white"/>
        </w:rPr>
      </w:pPr>
      <w:r w:rsidRPr="00903DBA">
        <w:rPr>
          <w:highlight w:val="white"/>
        </w:rPr>
        <w:t xml:space="preserve">    }</w:t>
      </w:r>
    </w:p>
    <w:p w14:paraId="19D226E1" w14:textId="77777777" w:rsidR="00C25FEE" w:rsidRPr="00903DBA" w:rsidRDefault="00C25FEE" w:rsidP="00C25FEE">
      <w:pPr>
        <w:pStyle w:val="Code"/>
        <w:rPr>
          <w:highlight w:val="white"/>
        </w:rPr>
      </w:pPr>
    </w:p>
    <w:p w14:paraId="2E2A4CEC" w14:textId="77777777" w:rsidR="00C25FEE" w:rsidRPr="00903DBA" w:rsidRDefault="00C25FEE" w:rsidP="00C25FEE">
      <w:pPr>
        <w:pStyle w:val="Code"/>
        <w:rPr>
          <w:highlight w:val="white"/>
        </w:rPr>
      </w:pPr>
      <w:r w:rsidRPr="00903DBA">
        <w:rPr>
          <w:highlight w:val="white"/>
        </w:rPr>
        <w:t xml:space="preserve">    prevChar = currChar;</w:t>
      </w:r>
    </w:p>
    <w:p w14:paraId="27D5C2A4" w14:textId="77777777" w:rsidR="00C25FEE" w:rsidRPr="00903DBA" w:rsidRDefault="00C25FEE" w:rsidP="00C25FEE">
      <w:pPr>
        <w:pStyle w:val="Code"/>
        <w:rPr>
          <w:highlight w:val="white"/>
        </w:rPr>
      </w:pPr>
      <w:r w:rsidRPr="00903DBA">
        <w:rPr>
          <w:highlight w:val="white"/>
        </w:rPr>
        <w:t xml:space="preserve">  }</w:t>
      </w:r>
    </w:p>
    <w:p w14:paraId="4E98DD4D" w14:textId="77777777" w:rsidR="00C25FEE" w:rsidRPr="00903DBA" w:rsidRDefault="00C25FEE" w:rsidP="00C25FEE">
      <w:pPr>
        <w:pStyle w:val="Code"/>
        <w:rPr>
          <w:highlight w:val="white"/>
        </w:rPr>
      </w:pPr>
    </w:p>
    <w:p w14:paraId="596EB700" w14:textId="77777777" w:rsidR="00C25FEE" w:rsidRPr="00903DBA" w:rsidRDefault="00C25FEE" w:rsidP="00C25FEE">
      <w:pPr>
        <w:pStyle w:val="Code"/>
        <w:rPr>
          <w:highlight w:val="white"/>
        </w:rPr>
      </w:pPr>
      <w:r w:rsidRPr="00903DBA">
        <w:rPr>
          <w:highlight w:val="white"/>
        </w:rPr>
        <w:t xml:space="preserve">  return text;</w:t>
      </w:r>
    </w:p>
    <w:p w14:paraId="076F67A6" w14:textId="77777777" w:rsidR="00C25FEE" w:rsidRPr="00903DBA" w:rsidRDefault="00C25FEE" w:rsidP="00C25FEE">
      <w:pPr>
        <w:pStyle w:val="Code"/>
        <w:rPr>
          <w:highlight w:val="white"/>
        </w:rPr>
      </w:pPr>
      <w:r w:rsidRPr="00903DBA">
        <w:rPr>
          <w:highlight w:val="white"/>
        </w:rPr>
        <w:t>}</w:t>
      </w:r>
    </w:p>
    <w:p w14:paraId="57E80D51" w14:textId="77777777" w:rsidR="00C25FEE" w:rsidRPr="00903DBA" w:rsidRDefault="00C25FEE" w:rsidP="00C25FEE">
      <w:pPr>
        <w:pStyle w:val="Code"/>
        <w:rPr>
          <w:highlight w:val="white"/>
        </w:rPr>
      </w:pPr>
    </w:p>
    <w:p w14:paraId="7C53B73C" w14:textId="77777777" w:rsidR="00C25FEE" w:rsidRPr="00903DBA" w:rsidRDefault="00C25FEE" w:rsidP="00C25FEE">
      <w:pPr>
        <w:pStyle w:val="Code"/>
        <w:rPr>
          <w:highlight w:val="white"/>
        </w:rPr>
      </w:pPr>
      <w:r w:rsidRPr="00903DBA">
        <w:rPr>
          <w:highlight w:val="white"/>
        </w:rPr>
        <w:t>int fputs(const char* s, FILE* stream) {</w:t>
      </w:r>
    </w:p>
    <w:p w14:paraId="32A97EB2" w14:textId="77777777" w:rsidR="00C25FEE" w:rsidRPr="00903DBA" w:rsidRDefault="00C25FEE" w:rsidP="00C25FEE">
      <w:pPr>
        <w:pStyle w:val="Code"/>
        <w:rPr>
          <w:highlight w:val="white"/>
        </w:rPr>
      </w:pPr>
      <w:r w:rsidRPr="00903DBA">
        <w:rPr>
          <w:highlight w:val="white"/>
        </w:rPr>
        <w:t xml:space="preserve">  int size = (strlen(s) + 1) * sizeof (char);</w:t>
      </w:r>
    </w:p>
    <w:p w14:paraId="2B6E3CEB" w14:textId="77777777" w:rsidR="00C25FEE" w:rsidRPr="00903DBA" w:rsidRDefault="00C25FEE" w:rsidP="00C25FEE">
      <w:pPr>
        <w:pStyle w:val="Code"/>
        <w:rPr>
          <w:highlight w:val="white"/>
        </w:rPr>
      </w:pPr>
      <w:r w:rsidRPr="00903DBA">
        <w:rPr>
          <w:highlight w:val="white"/>
        </w:rPr>
        <w:t xml:space="preserve">  return (fwrite(s, size, 1, stream) == size) ? 0 : EOF;</w:t>
      </w:r>
    </w:p>
    <w:p w14:paraId="3F23DD6F" w14:textId="77777777" w:rsidR="00C25FEE" w:rsidRPr="00903DBA" w:rsidRDefault="00C25FEE" w:rsidP="00C25FEE">
      <w:pPr>
        <w:pStyle w:val="Code"/>
        <w:rPr>
          <w:highlight w:val="white"/>
        </w:rPr>
      </w:pPr>
      <w:r w:rsidRPr="00903DBA">
        <w:rPr>
          <w:highlight w:val="white"/>
        </w:rPr>
        <w:t>}</w:t>
      </w:r>
    </w:p>
    <w:p w14:paraId="5DF2D1E6" w14:textId="77777777" w:rsidR="00C25FEE" w:rsidRPr="00903DBA" w:rsidRDefault="00C25FEE" w:rsidP="00C25FEE">
      <w:pPr>
        <w:pStyle w:val="Code"/>
        <w:rPr>
          <w:highlight w:val="white"/>
        </w:rPr>
      </w:pPr>
    </w:p>
    <w:p w14:paraId="476B57F2" w14:textId="77777777" w:rsidR="00C25FEE" w:rsidRPr="00903DBA" w:rsidRDefault="00C25FEE" w:rsidP="00C25FEE">
      <w:pPr>
        <w:pStyle w:val="Code"/>
        <w:rPr>
          <w:highlight w:val="white"/>
        </w:rPr>
      </w:pPr>
      <w:r w:rsidRPr="00903DBA">
        <w:rPr>
          <w:highlight w:val="white"/>
        </w:rPr>
        <w:t>int getchar(void) {</w:t>
      </w:r>
    </w:p>
    <w:p w14:paraId="7C19AE43" w14:textId="77777777" w:rsidR="00C25FEE" w:rsidRPr="00903DBA" w:rsidRDefault="00C25FEE" w:rsidP="00C25FEE">
      <w:pPr>
        <w:pStyle w:val="Code"/>
        <w:rPr>
          <w:highlight w:val="white"/>
        </w:rPr>
      </w:pPr>
      <w:r w:rsidRPr="00903DBA">
        <w:rPr>
          <w:highlight w:val="white"/>
        </w:rPr>
        <w:t xml:space="preserve">  return fgetc(stdin);</w:t>
      </w:r>
    </w:p>
    <w:p w14:paraId="003F27E5" w14:textId="77777777" w:rsidR="00C25FEE" w:rsidRPr="00903DBA" w:rsidRDefault="00C25FEE" w:rsidP="00C25FEE">
      <w:pPr>
        <w:pStyle w:val="Code"/>
        <w:rPr>
          <w:highlight w:val="white"/>
        </w:rPr>
      </w:pPr>
      <w:r w:rsidRPr="00903DBA">
        <w:rPr>
          <w:highlight w:val="white"/>
        </w:rPr>
        <w:t>}</w:t>
      </w:r>
    </w:p>
    <w:p w14:paraId="11EA30DE" w14:textId="77777777" w:rsidR="00C25FEE" w:rsidRPr="00903DBA" w:rsidRDefault="00C25FEE" w:rsidP="00C25FEE">
      <w:pPr>
        <w:pStyle w:val="Code"/>
        <w:rPr>
          <w:highlight w:val="white"/>
        </w:rPr>
      </w:pPr>
    </w:p>
    <w:p w14:paraId="606182B9" w14:textId="77777777" w:rsidR="00C25FEE" w:rsidRPr="00903DBA" w:rsidRDefault="00C25FEE" w:rsidP="00C25FEE">
      <w:pPr>
        <w:pStyle w:val="Code"/>
        <w:rPr>
          <w:highlight w:val="white"/>
        </w:rPr>
      </w:pPr>
      <w:r w:rsidRPr="00903DBA">
        <w:rPr>
          <w:highlight w:val="white"/>
        </w:rPr>
        <w:t>char* gets(char* s) {</w:t>
      </w:r>
    </w:p>
    <w:p w14:paraId="17E0E5C2" w14:textId="77777777" w:rsidR="00C25FEE" w:rsidRPr="00903DBA" w:rsidRDefault="00C25FEE" w:rsidP="00C25FEE">
      <w:pPr>
        <w:pStyle w:val="Code"/>
        <w:rPr>
          <w:highlight w:val="white"/>
        </w:rPr>
      </w:pPr>
      <w:r w:rsidRPr="00903DBA">
        <w:rPr>
          <w:highlight w:val="white"/>
        </w:rPr>
        <w:t xml:space="preserve">  if (fgets(s, -1, stdin) != NULL) {</w:t>
      </w:r>
    </w:p>
    <w:p w14:paraId="29DAF468" w14:textId="77777777" w:rsidR="00C25FEE" w:rsidRPr="00903DBA" w:rsidRDefault="00C25FEE" w:rsidP="00C25FEE">
      <w:pPr>
        <w:pStyle w:val="Code"/>
        <w:rPr>
          <w:highlight w:val="white"/>
        </w:rPr>
      </w:pPr>
      <w:r w:rsidRPr="00903DBA">
        <w:rPr>
          <w:highlight w:val="white"/>
        </w:rPr>
        <w:t xml:space="preserve">    int size = strlen(s);</w:t>
      </w:r>
    </w:p>
    <w:p w14:paraId="4FDF04B5" w14:textId="77777777" w:rsidR="00C25FEE" w:rsidRPr="00903DBA" w:rsidRDefault="00C25FEE" w:rsidP="00C25FEE">
      <w:pPr>
        <w:pStyle w:val="Code"/>
        <w:rPr>
          <w:highlight w:val="white"/>
        </w:rPr>
      </w:pPr>
    </w:p>
    <w:p w14:paraId="39C4862C" w14:textId="77777777" w:rsidR="00C25FEE" w:rsidRPr="00903DBA" w:rsidRDefault="00C25FEE" w:rsidP="00C25FEE">
      <w:pPr>
        <w:pStyle w:val="Code"/>
        <w:rPr>
          <w:highlight w:val="white"/>
        </w:rPr>
      </w:pPr>
      <w:r w:rsidRPr="00903DBA">
        <w:rPr>
          <w:highlight w:val="white"/>
        </w:rPr>
        <w:t xml:space="preserve">    if (size &gt; 0) {</w:t>
      </w:r>
    </w:p>
    <w:p w14:paraId="435C0779" w14:textId="77777777" w:rsidR="00C25FEE" w:rsidRPr="00903DBA" w:rsidRDefault="00C25FEE" w:rsidP="00C25FEE">
      <w:pPr>
        <w:pStyle w:val="Code"/>
        <w:rPr>
          <w:highlight w:val="white"/>
        </w:rPr>
      </w:pPr>
      <w:r w:rsidRPr="00903DBA">
        <w:rPr>
          <w:highlight w:val="white"/>
        </w:rPr>
        <w:t xml:space="preserve">      s[size - 1] = '\0';</w:t>
      </w:r>
    </w:p>
    <w:p w14:paraId="3C977D5B" w14:textId="77777777" w:rsidR="00C25FEE" w:rsidRPr="00903DBA" w:rsidRDefault="00C25FEE" w:rsidP="00C25FEE">
      <w:pPr>
        <w:pStyle w:val="Code"/>
        <w:rPr>
          <w:highlight w:val="white"/>
        </w:rPr>
      </w:pPr>
      <w:r w:rsidRPr="00903DBA">
        <w:rPr>
          <w:highlight w:val="white"/>
        </w:rPr>
        <w:t xml:space="preserve">    }</w:t>
      </w:r>
    </w:p>
    <w:p w14:paraId="1AB0E214" w14:textId="77777777" w:rsidR="00C25FEE" w:rsidRPr="00903DBA" w:rsidRDefault="00C25FEE" w:rsidP="00C25FEE">
      <w:pPr>
        <w:pStyle w:val="Code"/>
        <w:rPr>
          <w:highlight w:val="white"/>
        </w:rPr>
      </w:pPr>
    </w:p>
    <w:p w14:paraId="0EDDE0D3" w14:textId="77777777" w:rsidR="00C25FEE" w:rsidRPr="00903DBA" w:rsidRDefault="00C25FEE" w:rsidP="00C25FEE">
      <w:pPr>
        <w:pStyle w:val="Code"/>
        <w:rPr>
          <w:highlight w:val="white"/>
        </w:rPr>
      </w:pPr>
      <w:r w:rsidRPr="00903DBA">
        <w:rPr>
          <w:highlight w:val="white"/>
        </w:rPr>
        <w:t xml:space="preserve">    return s;</w:t>
      </w:r>
    </w:p>
    <w:p w14:paraId="7106C409" w14:textId="77777777" w:rsidR="00C25FEE" w:rsidRPr="00903DBA" w:rsidRDefault="00C25FEE" w:rsidP="00C25FEE">
      <w:pPr>
        <w:pStyle w:val="Code"/>
        <w:rPr>
          <w:highlight w:val="white"/>
        </w:rPr>
      </w:pPr>
      <w:r w:rsidRPr="00903DBA">
        <w:rPr>
          <w:highlight w:val="white"/>
        </w:rPr>
        <w:t xml:space="preserve">  }</w:t>
      </w:r>
    </w:p>
    <w:p w14:paraId="2B9B6EC1" w14:textId="77777777" w:rsidR="00C25FEE" w:rsidRPr="00903DBA" w:rsidRDefault="00C25FEE" w:rsidP="00C25FEE">
      <w:pPr>
        <w:pStyle w:val="Code"/>
        <w:rPr>
          <w:highlight w:val="white"/>
        </w:rPr>
      </w:pPr>
      <w:r w:rsidRPr="00903DBA">
        <w:rPr>
          <w:highlight w:val="white"/>
        </w:rPr>
        <w:t xml:space="preserve">  else {</w:t>
      </w:r>
    </w:p>
    <w:p w14:paraId="04F4A1BB" w14:textId="77777777" w:rsidR="00C25FEE" w:rsidRPr="00903DBA" w:rsidRDefault="00C25FEE" w:rsidP="00C25FEE">
      <w:pPr>
        <w:pStyle w:val="Code"/>
        <w:rPr>
          <w:highlight w:val="white"/>
        </w:rPr>
      </w:pPr>
      <w:r w:rsidRPr="00903DBA">
        <w:rPr>
          <w:highlight w:val="white"/>
        </w:rPr>
        <w:t xml:space="preserve">    return NULL;</w:t>
      </w:r>
    </w:p>
    <w:p w14:paraId="37ED3E94" w14:textId="77777777" w:rsidR="00C25FEE" w:rsidRPr="00903DBA" w:rsidRDefault="00C25FEE" w:rsidP="00C25FEE">
      <w:pPr>
        <w:pStyle w:val="Code"/>
        <w:rPr>
          <w:highlight w:val="white"/>
        </w:rPr>
      </w:pPr>
      <w:r w:rsidRPr="00903DBA">
        <w:rPr>
          <w:highlight w:val="white"/>
        </w:rPr>
        <w:t xml:space="preserve">  }</w:t>
      </w:r>
    </w:p>
    <w:p w14:paraId="23867DB9" w14:textId="77777777" w:rsidR="00C25FEE" w:rsidRPr="00903DBA" w:rsidRDefault="00C25FEE" w:rsidP="00C25FEE">
      <w:pPr>
        <w:pStyle w:val="Code"/>
        <w:rPr>
          <w:highlight w:val="white"/>
        </w:rPr>
      </w:pPr>
      <w:r w:rsidRPr="00903DBA">
        <w:rPr>
          <w:highlight w:val="white"/>
        </w:rPr>
        <w:t>}</w:t>
      </w:r>
    </w:p>
    <w:p w14:paraId="7991E065" w14:textId="77777777" w:rsidR="00C25FEE" w:rsidRPr="00903DBA" w:rsidRDefault="00C25FEE" w:rsidP="00C25FEE">
      <w:pPr>
        <w:pStyle w:val="Code"/>
        <w:rPr>
          <w:highlight w:val="white"/>
        </w:rPr>
      </w:pPr>
    </w:p>
    <w:p w14:paraId="6C5A79C0" w14:textId="77777777" w:rsidR="00C25FEE" w:rsidRPr="00903DBA" w:rsidRDefault="00C25FEE" w:rsidP="00C25FEE">
      <w:pPr>
        <w:pStyle w:val="Code"/>
        <w:rPr>
          <w:highlight w:val="white"/>
        </w:rPr>
      </w:pPr>
      <w:r w:rsidRPr="00903DBA">
        <w:rPr>
          <w:highlight w:val="white"/>
        </w:rPr>
        <w:t>int puts(const char* s) {</w:t>
      </w:r>
    </w:p>
    <w:p w14:paraId="65FDACB7" w14:textId="77777777" w:rsidR="00C25FEE" w:rsidRPr="00903DBA" w:rsidRDefault="00C25FEE" w:rsidP="00C25FEE">
      <w:pPr>
        <w:pStyle w:val="Code"/>
        <w:rPr>
          <w:highlight w:val="white"/>
        </w:rPr>
      </w:pPr>
      <w:r w:rsidRPr="00903DBA">
        <w:rPr>
          <w:highlight w:val="white"/>
        </w:rPr>
        <w:t xml:space="preserve">  if (fputs(s, stdout) != 0) {</w:t>
      </w:r>
    </w:p>
    <w:p w14:paraId="4FD7CCF5" w14:textId="77777777" w:rsidR="00C25FEE" w:rsidRPr="00903DBA" w:rsidRDefault="00C25FEE" w:rsidP="00C25FEE">
      <w:pPr>
        <w:pStyle w:val="Code"/>
        <w:rPr>
          <w:highlight w:val="white"/>
        </w:rPr>
      </w:pPr>
      <w:r w:rsidRPr="00903DBA">
        <w:rPr>
          <w:highlight w:val="white"/>
        </w:rPr>
        <w:t xml:space="preserve">    return fputc('\n', stdout);</w:t>
      </w:r>
    </w:p>
    <w:p w14:paraId="24DEC319" w14:textId="77777777" w:rsidR="00C25FEE" w:rsidRPr="00903DBA" w:rsidRDefault="00C25FEE" w:rsidP="00C25FEE">
      <w:pPr>
        <w:pStyle w:val="Code"/>
        <w:rPr>
          <w:highlight w:val="white"/>
        </w:rPr>
      </w:pPr>
      <w:r w:rsidRPr="00903DBA">
        <w:rPr>
          <w:highlight w:val="white"/>
        </w:rPr>
        <w:t xml:space="preserve">  }</w:t>
      </w:r>
    </w:p>
    <w:p w14:paraId="10EF65BC" w14:textId="77777777" w:rsidR="00C25FEE" w:rsidRPr="00903DBA" w:rsidRDefault="00C25FEE" w:rsidP="00C25FEE">
      <w:pPr>
        <w:pStyle w:val="Code"/>
        <w:rPr>
          <w:highlight w:val="white"/>
        </w:rPr>
      </w:pPr>
    </w:p>
    <w:p w14:paraId="4B1E93FF" w14:textId="77777777" w:rsidR="00C25FEE" w:rsidRPr="00903DBA" w:rsidRDefault="00C25FEE" w:rsidP="00C25FEE">
      <w:pPr>
        <w:pStyle w:val="Code"/>
        <w:rPr>
          <w:highlight w:val="white"/>
        </w:rPr>
      </w:pPr>
      <w:r w:rsidRPr="00903DBA">
        <w:rPr>
          <w:highlight w:val="white"/>
        </w:rPr>
        <w:t xml:space="preserve">  return EOF;</w:t>
      </w:r>
    </w:p>
    <w:p w14:paraId="6F20680A" w14:textId="77777777" w:rsidR="00C25FEE" w:rsidRPr="00903DBA" w:rsidRDefault="00C25FEE" w:rsidP="00C25FEE">
      <w:pPr>
        <w:pStyle w:val="Code"/>
        <w:rPr>
          <w:highlight w:val="white"/>
        </w:rPr>
      </w:pPr>
      <w:r w:rsidRPr="00903DBA">
        <w:rPr>
          <w:highlight w:val="white"/>
        </w:rPr>
        <w:t>}</w:t>
      </w:r>
    </w:p>
    <w:p w14:paraId="49442FA2" w14:textId="77777777" w:rsidR="00C25FEE" w:rsidRPr="00903DBA" w:rsidRDefault="00C25FEE" w:rsidP="00C25FEE">
      <w:pPr>
        <w:pStyle w:val="Code"/>
        <w:rPr>
          <w:highlight w:val="white"/>
        </w:rPr>
      </w:pPr>
    </w:p>
    <w:p w14:paraId="57E4382F" w14:textId="77777777" w:rsidR="00C25FEE" w:rsidRPr="00903DBA" w:rsidRDefault="00C25FEE" w:rsidP="00C25FEE">
      <w:pPr>
        <w:pStyle w:val="Code"/>
        <w:rPr>
          <w:highlight w:val="white"/>
        </w:rPr>
      </w:pPr>
      <w:r w:rsidRPr="00903DBA">
        <w:rPr>
          <w:highlight w:val="white"/>
        </w:rPr>
        <w:t>int ungetc(int c, FILE* stream) {</w:t>
      </w:r>
    </w:p>
    <w:p w14:paraId="694C5736" w14:textId="77777777" w:rsidR="00C25FEE" w:rsidRPr="00903DBA" w:rsidRDefault="00C25FEE" w:rsidP="00C25FEE">
      <w:pPr>
        <w:pStyle w:val="Code"/>
        <w:rPr>
          <w:highlight w:val="white"/>
        </w:rPr>
      </w:pPr>
      <w:r w:rsidRPr="00903DBA">
        <w:rPr>
          <w:highlight w:val="white"/>
        </w:rPr>
        <w:t xml:space="preserve">  if (stream-&gt;ungetc != EOF) {</w:t>
      </w:r>
    </w:p>
    <w:p w14:paraId="30BAA14A" w14:textId="77777777" w:rsidR="00C25FEE" w:rsidRPr="00903DBA" w:rsidRDefault="00C25FEE" w:rsidP="00C25FEE">
      <w:pPr>
        <w:pStyle w:val="Code"/>
        <w:rPr>
          <w:highlight w:val="white"/>
        </w:rPr>
      </w:pPr>
      <w:r w:rsidRPr="00903DBA">
        <w:rPr>
          <w:highlight w:val="white"/>
        </w:rPr>
        <w:t xml:space="preserve">    stream-&gt;ungetc = (char) c;</w:t>
      </w:r>
    </w:p>
    <w:p w14:paraId="02CA523A" w14:textId="77777777" w:rsidR="00C25FEE" w:rsidRPr="00903DBA" w:rsidRDefault="00C25FEE" w:rsidP="00C25FEE">
      <w:pPr>
        <w:pStyle w:val="Code"/>
        <w:rPr>
          <w:highlight w:val="white"/>
        </w:rPr>
      </w:pPr>
      <w:r w:rsidRPr="00903DBA">
        <w:rPr>
          <w:highlight w:val="white"/>
        </w:rPr>
        <w:t xml:space="preserve">  }</w:t>
      </w:r>
    </w:p>
    <w:p w14:paraId="26C13358" w14:textId="77777777" w:rsidR="00C25FEE" w:rsidRPr="00903DBA" w:rsidRDefault="00C25FEE" w:rsidP="00C25FEE">
      <w:pPr>
        <w:pStyle w:val="Code"/>
        <w:rPr>
          <w:highlight w:val="white"/>
        </w:rPr>
      </w:pPr>
    </w:p>
    <w:p w14:paraId="5CDB7A41" w14:textId="77777777" w:rsidR="00C25FEE" w:rsidRPr="00903DBA" w:rsidRDefault="00C25FEE" w:rsidP="00C25FEE">
      <w:pPr>
        <w:pStyle w:val="Code"/>
        <w:rPr>
          <w:highlight w:val="white"/>
        </w:rPr>
      </w:pPr>
      <w:r w:rsidRPr="00903DBA">
        <w:rPr>
          <w:highlight w:val="white"/>
        </w:rPr>
        <w:t xml:space="preserve">  return c;</w:t>
      </w:r>
    </w:p>
    <w:p w14:paraId="6AEE04CD" w14:textId="77777777" w:rsidR="00C25FEE" w:rsidRPr="00903DBA" w:rsidRDefault="00C25FEE" w:rsidP="00C25FEE">
      <w:pPr>
        <w:pStyle w:val="Code"/>
        <w:rPr>
          <w:highlight w:val="white"/>
        </w:rPr>
      </w:pPr>
      <w:r w:rsidRPr="00903DBA">
        <w:rPr>
          <w:highlight w:val="white"/>
        </w:rPr>
        <w:t>}</w:t>
      </w:r>
    </w:p>
    <w:p w14:paraId="483B099C" w14:textId="77777777" w:rsidR="00C25FEE" w:rsidRPr="00903DBA" w:rsidRDefault="00C25FEE" w:rsidP="00C25FEE">
      <w:pPr>
        <w:pStyle w:val="Code"/>
        <w:rPr>
          <w:highlight w:val="white"/>
        </w:rPr>
      </w:pPr>
    </w:p>
    <w:p w14:paraId="1BEC771F" w14:textId="77777777" w:rsidR="00C25FEE" w:rsidRPr="00903DBA" w:rsidRDefault="00C25FEE" w:rsidP="00C25FEE">
      <w:pPr>
        <w:pStyle w:val="Code"/>
        <w:rPr>
          <w:highlight w:val="white"/>
        </w:rPr>
      </w:pPr>
      <w:r w:rsidRPr="00903DBA">
        <w:rPr>
          <w:highlight w:val="white"/>
        </w:rPr>
        <w:t>size_t fread(void* ptr, size_t size, size_t nobj, FILE* stream) {</w:t>
      </w:r>
    </w:p>
    <w:p w14:paraId="59A2A4BF" w14:textId="77777777" w:rsidR="00C25FEE" w:rsidRPr="00903DBA" w:rsidRDefault="00C25FEE" w:rsidP="00C25FEE">
      <w:pPr>
        <w:pStyle w:val="Code"/>
        <w:rPr>
          <w:highlight w:val="white"/>
        </w:rPr>
      </w:pPr>
      <w:r w:rsidRPr="00903DBA">
        <w:rPr>
          <w:highlight w:val="white"/>
        </w:rPr>
        <w:t>#ifdef __WINDOWS__</w:t>
      </w:r>
    </w:p>
    <w:p w14:paraId="4F970DF9" w14:textId="77777777" w:rsidR="00C25FEE" w:rsidRPr="00903DBA" w:rsidRDefault="00C25FEE" w:rsidP="00C25FEE">
      <w:pPr>
        <w:pStyle w:val="Code"/>
        <w:rPr>
          <w:highlight w:val="white"/>
        </w:rPr>
      </w:pPr>
      <w:r w:rsidRPr="00903DBA">
        <w:rPr>
          <w:highlight w:val="white"/>
        </w:rPr>
        <w:t xml:space="preserve">  register_bx = stream-&gt;handle;</w:t>
      </w:r>
    </w:p>
    <w:p w14:paraId="70FFFA72" w14:textId="77777777" w:rsidR="00C25FEE" w:rsidRPr="00903DBA" w:rsidRDefault="00C25FEE" w:rsidP="00C25FEE">
      <w:pPr>
        <w:pStyle w:val="Code"/>
        <w:rPr>
          <w:highlight w:val="white"/>
        </w:rPr>
      </w:pPr>
      <w:r w:rsidRPr="00903DBA">
        <w:rPr>
          <w:highlight w:val="white"/>
        </w:rPr>
        <w:t xml:space="preserve">  register_cx = size * nobj;</w:t>
      </w:r>
    </w:p>
    <w:p w14:paraId="2737E452" w14:textId="77777777" w:rsidR="00C25FEE" w:rsidRPr="00903DBA" w:rsidRDefault="00C25FEE" w:rsidP="00C25FEE">
      <w:pPr>
        <w:pStyle w:val="Code"/>
        <w:rPr>
          <w:highlight w:val="white"/>
        </w:rPr>
      </w:pPr>
      <w:r w:rsidRPr="00903DBA">
        <w:rPr>
          <w:highlight w:val="white"/>
        </w:rPr>
        <w:t xml:space="preserve">  register_ah = 0x3Fs;</w:t>
      </w:r>
    </w:p>
    <w:p w14:paraId="263EEFD6" w14:textId="77777777" w:rsidR="00C25FEE" w:rsidRPr="00903DBA" w:rsidRDefault="00C25FEE" w:rsidP="00C25FEE">
      <w:pPr>
        <w:pStyle w:val="Code"/>
        <w:rPr>
          <w:highlight w:val="white"/>
        </w:rPr>
      </w:pPr>
      <w:r w:rsidRPr="00903DBA">
        <w:rPr>
          <w:highlight w:val="white"/>
        </w:rPr>
        <w:t xml:space="preserve">  register_dx = ptr;</w:t>
      </w:r>
    </w:p>
    <w:p w14:paraId="5783BA9C" w14:textId="77777777" w:rsidR="00C25FEE" w:rsidRPr="00903DBA" w:rsidRDefault="00C25FEE" w:rsidP="00C25FEE">
      <w:pPr>
        <w:pStyle w:val="Code"/>
        <w:rPr>
          <w:highlight w:val="white"/>
        </w:rPr>
      </w:pPr>
      <w:r w:rsidRPr="00903DBA">
        <w:rPr>
          <w:highlight w:val="white"/>
        </w:rPr>
        <w:lastRenderedPageBreak/>
        <w:t xml:space="preserve">  interrupt(0x21s);</w:t>
      </w:r>
    </w:p>
    <w:p w14:paraId="739AD2A7" w14:textId="77777777" w:rsidR="00C25FEE" w:rsidRPr="00903DBA" w:rsidRDefault="00C25FEE" w:rsidP="00C25FEE">
      <w:pPr>
        <w:pStyle w:val="Code"/>
        <w:rPr>
          <w:highlight w:val="white"/>
        </w:rPr>
      </w:pPr>
    </w:p>
    <w:p w14:paraId="159044A9" w14:textId="77777777" w:rsidR="00C25FEE" w:rsidRPr="00903DBA" w:rsidRDefault="00C25FEE" w:rsidP="00C25FEE">
      <w:pPr>
        <w:pStyle w:val="Code"/>
        <w:rPr>
          <w:highlight w:val="white"/>
        </w:rPr>
      </w:pPr>
      <w:r w:rsidRPr="00903DBA">
        <w:rPr>
          <w:highlight w:val="white"/>
        </w:rPr>
        <w:t xml:space="preserve">  if (carry_flag) {</w:t>
      </w:r>
    </w:p>
    <w:p w14:paraId="5AA6C1C3" w14:textId="77777777" w:rsidR="00C25FEE" w:rsidRPr="00903DBA" w:rsidRDefault="00C25FEE" w:rsidP="00C25FEE">
      <w:pPr>
        <w:pStyle w:val="Code"/>
        <w:rPr>
          <w:highlight w:val="white"/>
        </w:rPr>
      </w:pPr>
      <w:r w:rsidRPr="00903DBA">
        <w:rPr>
          <w:highlight w:val="white"/>
        </w:rPr>
        <w:t xml:space="preserve">    stream-&gt;errno = errno = FREAD;</w:t>
      </w:r>
    </w:p>
    <w:p w14:paraId="4A6442C9" w14:textId="77777777" w:rsidR="00C25FEE" w:rsidRPr="00903DBA" w:rsidRDefault="00C25FEE" w:rsidP="00C25FEE">
      <w:pPr>
        <w:pStyle w:val="Code"/>
        <w:rPr>
          <w:highlight w:val="white"/>
        </w:rPr>
      </w:pPr>
      <w:r w:rsidRPr="00903DBA">
        <w:rPr>
          <w:highlight w:val="white"/>
        </w:rPr>
        <w:t xml:space="preserve">    return 0;</w:t>
      </w:r>
    </w:p>
    <w:p w14:paraId="0362F6E9" w14:textId="77777777" w:rsidR="00C25FEE" w:rsidRPr="00903DBA" w:rsidRDefault="00C25FEE" w:rsidP="00C25FEE">
      <w:pPr>
        <w:pStyle w:val="Code"/>
        <w:rPr>
          <w:highlight w:val="white"/>
        </w:rPr>
      </w:pPr>
      <w:r w:rsidRPr="00903DBA">
        <w:rPr>
          <w:highlight w:val="white"/>
        </w:rPr>
        <w:t xml:space="preserve">  }</w:t>
      </w:r>
    </w:p>
    <w:p w14:paraId="06A6EC9D" w14:textId="77777777" w:rsidR="00C25FEE" w:rsidRPr="00903DBA" w:rsidRDefault="00C25FEE" w:rsidP="00C25FEE">
      <w:pPr>
        <w:pStyle w:val="Code"/>
        <w:rPr>
          <w:highlight w:val="white"/>
        </w:rPr>
      </w:pPr>
      <w:r w:rsidRPr="00903DBA">
        <w:rPr>
          <w:highlight w:val="white"/>
        </w:rPr>
        <w:t xml:space="preserve">  else {</w:t>
      </w:r>
    </w:p>
    <w:p w14:paraId="4CCFFDB4" w14:textId="77777777" w:rsidR="00C25FEE" w:rsidRPr="00903DBA" w:rsidRDefault="00C25FEE" w:rsidP="00C25FEE">
      <w:pPr>
        <w:pStyle w:val="Code"/>
        <w:rPr>
          <w:highlight w:val="white"/>
        </w:rPr>
      </w:pPr>
      <w:r w:rsidRPr="00903DBA">
        <w:rPr>
          <w:highlight w:val="white"/>
        </w:rPr>
        <w:t xml:space="preserve">    return register_ax;</w:t>
      </w:r>
    </w:p>
    <w:p w14:paraId="6244C4D8" w14:textId="77777777" w:rsidR="00C25FEE" w:rsidRPr="00903DBA" w:rsidRDefault="00C25FEE" w:rsidP="00C25FEE">
      <w:pPr>
        <w:pStyle w:val="Code"/>
        <w:rPr>
          <w:highlight w:val="white"/>
        </w:rPr>
      </w:pPr>
      <w:r w:rsidRPr="00903DBA">
        <w:rPr>
          <w:highlight w:val="white"/>
        </w:rPr>
        <w:t xml:space="preserve">  }</w:t>
      </w:r>
    </w:p>
    <w:p w14:paraId="0340863D" w14:textId="77777777" w:rsidR="00C25FEE" w:rsidRPr="00903DBA" w:rsidRDefault="00C25FEE" w:rsidP="00C25FEE">
      <w:pPr>
        <w:pStyle w:val="Code"/>
        <w:rPr>
          <w:highlight w:val="white"/>
        </w:rPr>
      </w:pPr>
      <w:r w:rsidRPr="00903DBA">
        <w:rPr>
          <w:highlight w:val="white"/>
        </w:rPr>
        <w:t>#endif</w:t>
      </w:r>
    </w:p>
    <w:p w14:paraId="5D6A779F" w14:textId="77777777" w:rsidR="00C25FEE" w:rsidRPr="00903DBA" w:rsidRDefault="00C25FEE" w:rsidP="00C25FEE">
      <w:pPr>
        <w:pStyle w:val="Code"/>
        <w:rPr>
          <w:highlight w:val="white"/>
        </w:rPr>
      </w:pPr>
    </w:p>
    <w:p w14:paraId="587C0812" w14:textId="77777777" w:rsidR="00C25FEE" w:rsidRPr="00903DBA" w:rsidRDefault="00C25FEE" w:rsidP="00C25FEE">
      <w:pPr>
        <w:pStyle w:val="Code"/>
        <w:rPr>
          <w:highlight w:val="white"/>
        </w:rPr>
      </w:pPr>
      <w:r w:rsidRPr="00903DBA">
        <w:rPr>
          <w:highlight w:val="white"/>
        </w:rPr>
        <w:t>#ifdef __LINUX__</w:t>
      </w:r>
    </w:p>
    <w:p w14:paraId="294E8E4E" w14:textId="77777777" w:rsidR="00C25FEE" w:rsidRPr="00903DBA" w:rsidRDefault="00C25FEE" w:rsidP="00C25FEE">
      <w:pPr>
        <w:pStyle w:val="Code"/>
        <w:rPr>
          <w:highlight w:val="white"/>
        </w:rPr>
      </w:pPr>
      <w:r w:rsidRPr="00903DBA">
        <w:rPr>
          <w:highlight w:val="white"/>
        </w:rPr>
        <w:t xml:space="preserve">  register_rax = 0L;</w:t>
      </w:r>
    </w:p>
    <w:p w14:paraId="45B6122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4E3A833" w14:textId="77777777" w:rsidR="00C25FEE" w:rsidRPr="00903DBA" w:rsidRDefault="00C25FEE" w:rsidP="00C25FEE">
      <w:pPr>
        <w:pStyle w:val="Code"/>
        <w:rPr>
          <w:highlight w:val="white"/>
        </w:rPr>
      </w:pPr>
      <w:r w:rsidRPr="00903DBA">
        <w:rPr>
          <w:highlight w:val="white"/>
        </w:rPr>
        <w:t xml:space="preserve">  register_rsi = (unsigned long) ptr;</w:t>
      </w:r>
    </w:p>
    <w:p w14:paraId="5CB8AFA7" w14:textId="77777777" w:rsidR="00C25FEE" w:rsidRPr="00903DBA" w:rsidRDefault="00C25FEE" w:rsidP="00C25FEE">
      <w:pPr>
        <w:pStyle w:val="Code"/>
        <w:rPr>
          <w:highlight w:val="white"/>
        </w:rPr>
      </w:pPr>
      <w:r w:rsidRPr="00903DBA">
        <w:rPr>
          <w:highlight w:val="white"/>
        </w:rPr>
        <w:t xml:space="preserve">  register_rdx = (unsigned long) (size * nobj);</w:t>
      </w:r>
    </w:p>
    <w:p w14:paraId="34376EB6" w14:textId="77777777" w:rsidR="00C25FEE" w:rsidRPr="00903DBA" w:rsidRDefault="00C25FEE" w:rsidP="00C25FEE">
      <w:pPr>
        <w:pStyle w:val="Code"/>
        <w:rPr>
          <w:highlight w:val="white"/>
        </w:rPr>
      </w:pPr>
      <w:r w:rsidRPr="00903DBA">
        <w:rPr>
          <w:highlight w:val="white"/>
        </w:rPr>
        <w:t xml:space="preserve">  syscall();</w:t>
      </w:r>
    </w:p>
    <w:p w14:paraId="5CDA3268" w14:textId="33BA4392" w:rsidR="00F73468" w:rsidRPr="00903DBA" w:rsidRDefault="00F73468" w:rsidP="00F73468">
      <w:pPr>
        <w:pStyle w:val="Code"/>
        <w:rPr>
          <w:highlight w:val="white"/>
        </w:rPr>
      </w:pPr>
      <w:r w:rsidRPr="00903DBA">
        <w:rPr>
          <w:highlight w:val="white"/>
        </w:rPr>
        <w:t xml:space="preserve">  return register_</w:t>
      </w:r>
      <w:r w:rsidR="00CD7A05" w:rsidRPr="00903DBA">
        <w:rPr>
          <w:highlight w:val="white"/>
        </w:rPr>
        <w:t>e</w:t>
      </w:r>
      <w:r w:rsidRPr="00903DBA">
        <w:rPr>
          <w:highlight w:val="white"/>
        </w:rPr>
        <w:t>ax;</w:t>
      </w:r>
    </w:p>
    <w:p w14:paraId="6C08BEF0" w14:textId="77777777" w:rsidR="00C25FEE" w:rsidRPr="00903DBA" w:rsidRDefault="00C25FEE" w:rsidP="00C25FEE">
      <w:pPr>
        <w:pStyle w:val="Code"/>
        <w:rPr>
          <w:highlight w:val="white"/>
        </w:rPr>
      </w:pPr>
      <w:r w:rsidRPr="00903DBA">
        <w:rPr>
          <w:highlight w:val="white"/>
        </w:rPr>
        <w:t>#endif</w:t>
      </w:r>
    </w:p>
    <w:p w14:paraId="2692002A" w14:textId="77777777" w:rsidR="00C25FEE" w:rsidRPr="00903DBA" w:rsidRDefault="00C25FEE" w:rsidP="00C25FEE">
      <w:pPr>
        <w:pStyle w:val="Code"/>
        <w:rPr>
          <w:highlight w:val="white"/>
        </w:rPr>
      </w:pPr>
      <w:r w:rsidRPr="00903DBA">
        <w:rPr>
          <w:highlight w:val="white"/>
        </w:rPr>
        <w:t>}</w:t>
      </w:r>
    </w:p>
    <w:p w14:paraId="4A1D1237" w14:textId="77777777" w:rsidR="00C25FEE" w:rsidRPr="00903DBA" w:rsidRDefault="00C25FEE" w:rsidP="00C25FEE">
      <w:pPr>
        <w:pStyle w:val="Code"/>
        <w:rPr>
          <w:highlight w:val="white"/>
        </w:rPr>
      </w:pPr>
    </w:p>
    <w:p w14:paraId="5850A258" w14:textId="77777777" w:rsidR="00C25FEE" w:rsidRPr="00903DBA" w:rsidRDefault="00C25FEE" w:rsidP="00C25FEE">
      <w:pPr>
        <w:pStyle w:val="Code"/>
        <w:rPr>
          <w:highlight w:val="white"/>
        </w:rPr>
      </w:pPr>
      <w:r w:rsidRPr="00903DBA">
        <w:rPr>
          <w:highlight w:val="white"/>
        </w:rPr>
        <w:t>size_t fwrite(const void* ptr, size_t size, size_t nobj, FILE* stream) {</w:t>
      </w:r>
    </w:p>
    <w:p w14:paraId="2870E60F" w14:textId="77777777" w:rsidR="00C25FEE" w:rsidRPr="00903DBA" w:rsidRDefault="00C25FEE" w:rsidP="00C25FEE">
      <w:pPr>
        <w:pStyle w:val="Code"/>
        <w:rPr>
          <w:highlight w:val="white"/>
        </w:rPr>
      </w:pPr>
      <w:r w:rsidRPr="00903DBA">
        <w:rPr>
          <w:highlight w:val="white"/>
        </w:rPr>
        <w:t>#ifdef __WINDOWS__</w:t>
      </w:r>
    </w:p>
    <w:p w14:paraId="0E3689FF" w14:textId="77777777" w:rsidR="00C25FEE" w:rsidRPr="00903DBA" w:rsidRDefault="00C25FEE" w:rsidP="00C25FEE">
      <w:pPr>
        <w:pStyle w:val="Code"/>
        <w:rPr>
          <w:highlight w:val="white"/>
        </w:rPr>
      </w:pPr>
      <w:r w:rsidRPr="00903DBA">
        <w:rPr>
          <w:highlight w:val="white"/>
        </w:rPr>
        <w:t xml:space="preserve">  register_bx = stream-&gt;handle;</w:t>
      </w:r>
    </w:p>
    <w:p w14:paraId="5D58A61F" w14:textId="77777777" w:rsidR="00C25FEE" w:rsidRPr="00903DBA" w:rsidRDefault="00C25FEE" w:rsidP="00C25FEE">
      <w:pPr>
        <w:pStyle w:val="Code"/>
        <w:rPr>
          <w:highlight w:val="white"/>
        </w:rPr>
      </w:pPr>
      <w:r w:rsidRPr="00903DBA">
        <w:rPr>
          <w:highlight w:val="white"/>
        </w:rPr>
        <w:t xml:space="preserve">  register_cx = size * nobj;</w:t>
      </w:r>
    </w:p>
    <w:p w14:paraId="2CE9CCBA" w14:textId="77777777" w:rsidR="00C25FEE" w:rsidRPr="00903DBA" w:rsidRDefault="00C25FEE" w:rsidP="00C25FEE">
      <w:pPr>
        <w:pStyle w:val="Code"/>
        <w:rPr>
          <w:highlight w:val="white"/>
        </w:rPr>
      </w:pPr>
      <w:r w:rsidRPr="00903DBA">
        <w:rPr>
          <w:highlight w:val="white"/>
        </w:rPr>
        <w:t xml:space="preserve">  register_ah = 0x40s;</w:t>
      </w:r>
    </w:p>
    <w:p w14:paraId="205FD0C4" w14:textId="77777777" w:rsidR="00C25FEE" w:rsidRPr="00903DBA" w:rsidRDefault="00C25FEE" w:rsidP="00C25FEE">
      <w:pPr>
        <w:pStyle w:val="Code"/>
        <w:rPr>
          <w:highlight w:val="white"/>
        </w:rPr>
      </w:pPr>
      <w:r w:rsidRPr="00903DBA">
        <w:rPr>
          <w:highlight w:val="white"/>
        </w:rPr>
        <w:t xml:space="preserve">  register_dx = ptr;</w:t>
      </w:r>
    </w:p>
    <w:p w14:paraId="16D8B6D6" w14:textId="77777777" w:rsidR="00C25FEE" w:rsidRPr="00903DBA" w:rsidRDefault="00C25FEE" w:rsidP="00C25FEE">
      <w:pPr>
        <w:pStyle w:val="Code"/>
        <w:rPr>
          <w:highlight w:val="white"/>
        </w:rPr>
      </w:pPr>
      <w:r w:rsidRPr="00903DBA">
        <w:rPr>
          <w:highlight w:val="white"/>
        </w:rPr>
        <w:t xml:space="preserve">  interrupt(0x21s);</w:t>
      </w:r>
    </w:p>
    <w:p w14:paraId="12EAFC19" w14:textId="77777777" w:rsidR="00C25FEE" w:rsidRPr="00903DBA" w:rsidRDefault="00C25FEE" w:rsidP="00C25FEE">
      <w:pPr>
        <w:pStyle w:val="Code"/>
        <w:rPr>
          <w:highlight w:val="white"/>
        </w:rPr>
      </w:pPr>
    </w:p>
    <w:p w14:paraId="5BD60214" w14:textId="77777777" w:rsidR="00C25FEE" w:rsidRPr="00903DBA" w:rsidRDefault="00C25FEE" w:rsidP="00C25FEE">
      <w:pPr>
        <w:pStyle w:val="Code"/>
        <w:rPr>
          <w:highlight w:val="white"/>
        </w:rPr>
      </w:pPr>
      <w:r w:rsidRPr="00903DBA">
        <w:rPr>
          <w:highlight w:val="white"/>
        </w:rPr>
        <w:t xml:space="preserve">  if (carry_flag) {</w:t>
      </w:r>
    </w:p>
    <w:p w14:paraId="3C1A9F8B" w14:textId="77777777" w:rsidR="00C25FEE" w:rsidRPr="00903DBA" w:rsidRDefault="00C25FEE" w:rsidP="00C25FEE">
      <w:pPr>
        <w:pStyle w:val="Code"/>
        <w:rPr>
          <w:highlight w:val="white"/>
        </w:rPr>
      </w:pPr>
      <w:r w:rsidRPr="00903DBA">
        <w:rPr>
          <w:highlight w:val="white"/>
        </w:rPr>
        <w:t xml:space="preserve">    stream-&gt;errno = errno = FWRITE;</w:t>
      </w:r>
    </w:p>
    <w:p w14:paraId="64676F03" w14:textId="77777777" w:rsidR="00C25FEE" w:rsidRPr="00903DBA" w:rsidRDefault="00C25FEE" w:rsidP="00C25FEE">
      <w:pPr>
        <w:pStyle w:val="Code"/>
        <w:rPr>
          <w:highlight w:val="white"/>
        </w:rPr>
      </w:pPr>
      <w:r w:rsidRPr="00903DBA">
        <w:rPr>
          <w:highlight w:val="white"/>
        </w:rPr>
        <w:t xml:space="preserve">    return 0;</w:t>
      </w:r>
    </w:p>
    <w:p w14:paraId="6F1AA5EC" w14:textId="77777777" w:rsidR="00C25FEE" w:rsidRPr="00903DBA" w:rsidRDefault="00C25FEE" w:rsidP="00C25FEE">
      <w:pPr>
        <w:pStyle w:val="Code"/>
        <w:rPr>
          <w:highlight w:val="white"/>
        </w:rPr>
      </w:pPr>
      <w:r w:rsidRPr="00903DBA">
        <w:rPr>
          <w:highlight w:val="white"/>
        </w:rPr>
        <w:t xml:space="preserve">  }</w:t>
      </w:r>
    </w:p>
    <w:p w14:paraId="6C5C34C9" w14:textId="77777777" w:rsidR="00C25FEE" w:rsidRPr="00903DBA" w:rsidRDefault="00C25FEE" w:rsidP="00C25FEE">
      <w:pPr>
        <w:pStyle w:val="Code"/>
        <w:rPr>
          <w:highlight w:val="white"/>
        </w:rPr>
      </w:pPr>
      <w:r w:rsidRPr="00903DBA">
        <w:rPr>
          <w:highlight w:val="white"/>
        </w:rPr>
        <w:t xml:space="preserve">  else {</w:t>
      </w:r>
    </w:p>
    <w:p w14:paraId="2861EC25" w14:textId="77777777" w:rsidR="00C25FEE" w:rsidRPr="00903DBA" w:rsidRDefault="00C25FEE" w:rsidP="00C25FEE">
      <w:pPr>
        <w:pStyle w:val="Code"/>
        <w:rPr>
          <w:highlight w:val="white"/>
        </w:rPr>
      </w:pPr>
      <w:r w:rsidRPr="00903DBA">
        <w:rPr>
          <w:highlight w:val="white"/>
        </w:rPr>
        <w:t xml:space="preserve">    return register_ax;</w:t>
      </w:r>
    </w:p>
    <w:p w14:paraId="4FAD1B49" w14:textId="77777777" w:rsidR="00C25FEE" w:rsidRPr="00903DBA" w:rsidRDefault="00C25FEE" w:rsidP="00C25FEE">
      <w:pPr>
        <w:pStyle w:val="Code"/>
        <w:rPr>
          <w:highlight w:val="white"/>
        </w:rPr>
      </w:pPr>
      <w:r w:rsidRPr="00903DBA">
        <w:rPr>
          <w:highlight w:val="white"/>
        </w:rPr>
        <w:t xml:space="preserve">  }</w:t>
      </w:r>
    </w:p>
    <w:p w14:paraId="3EFCA32D" w14:textId="77777777" w:rsidR="00C25FEE" w:rsidRPr="00903DBA" w:rsidRDefault="00C25FEE" w:rsidP="00C25FEE">
      <w:pPr>
        <w:pStyle w:val="Code"/>
        <w:rPr>
          <w:highlight w:val="white"/>
        </w:rPr>
      </w:pPr>
      <w:r w:rsidRPr="00903DBA">
        <w:rPr>
          <w:highlight w:val="white"/>
        </w:rPr>
        <w:t>#endif</w:t>
      </w:r>
    </w:p>
    <w:p w14:paraId="6D0E11C8" w14:textId="77777777" w:rsidR="00C25FEE" w:rsidRPr="00903DBA" w:rsidRDefault="00C25FEE" w:rsidP="00C25FEE">
      <w:pPr>
        <w:pStyle w:val="Code"/>
        <w:rPr>
          <w:highlight w:val="white"/>
        </w:rPr>
      </w:pPr>
    </w:p>
    <w:p w14:paraId="4FCD24F5" w14:textId="77777777" w:rsidR="00C25FEE" w:rsidRPr="00903DBA" w:rsidRDefault="00C25FEE" w:rsidP="00C25FEE">
      <w:pPr>
        <w:pStyle w:val="Code"/>
        <w:rPr>
          <w:highlight w:val="white"/>
        </w:rPr>
      </w:pPr>
      <w:r w:rsidRPr="00903DBA">
        <w:rPr>
          <w:highlight w:val="white"/>
        </w:rPr>
        <w:t>#ifdef __LINUX__</w:t>
      </w:r>
    </w:p>
    <w:p w14:paraId="0C0FBC39" w14:textId="3F1A6D48" w:rsidR="00C25FEE" w:rsidRPr="00903DBA" w:rsidRDefault="00C25FEE" w:rsidP="00C25FEE">
      <w:pPr>
        <w:pStyle w:val="Code"/>
        <w:rPr>
          <w:highlight w:val="white"/>
        </w:rPr>
      </w:pPr>
      <w:r w:rsidRPr="00903DBA">
        <w:rPr>
          <w:highlight w:val="white"/>
        </w:rPr>
        <w:t xml:space="preserve">  register_rax = </w:t>
      </w:r>
      <w:r w:rsidR="00D672E8" w:rsidRPr="00903DBA">
        <w:rPr>
          <w:highlight w:val="white"/>
        </w:rPr>
        <w:t>1</w:t>
      </w:r>
      <w:r w:rsidRPr="00903DBA">
        <w:rPr>
          <w:highlight w:val="white"/>
        </w:rPr>
        <w:t>;</w:t>
      </w:r>
    </w:p>
    <w:p w14:paraId="52B49BCA"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75C9805A" w14:textId="77777777" w:rsidR="00C25FEE" w:rsidRPr="00903DBA" w:rsidRDefault="00C25FEE" w:rsidP="00C25FEE">
      <w:pPr>
        <w:pStyle w:val="Code"/>
        <w:rPr>
          <w:highlight w:val="white"/>
        </w:rPr>
      </w:pPr>
      <w:r w:rsidRPr="00903DBA">
        <w:rPr>
          <w:highlight w:val="white"/>
        </w:rPr>
        <w:t xml:space="preserve">  register_rsi = (unsigned long) ptr;</w:t>
      </w:r>
    </w:p>
    <w:p w14:paraId="4E4DF315" w14:textId="77777777" w:rsidR="00C25FEE" w:rsidRPr="00903DBA" w:rsidRDefault="00C25FEE" w:rsidP="00C25FEE">
      <w:pPr>
        <w:pStyle w:val="Code"/>
        <w:rPr>
          <w:highlight w:val="white"/>
        </w:rPr>
      </w:pPr>
      <w:r w:rsidRPr="00903DBA">
        <w:rPr>
          <w:highlight w:val="white"/>
        </w:rPr>
        <w:t xml:space="preserve">  register_rdx = (unsigned long) (size * nobj);</w:t>
      </w:r>
    </w:p>
    <w:p w14:paraId="1F73462C" w14:textId="77777777" w:rsidR="00C25FEE" w:rsidRPr="00903DBA" w:rsidRDefault="00C25FEE" w:rsidP="00C25FEE">
      <w:pPr>
        <w:pStyle w:val="Code"/>
        <w:rPr>
          <w:highlight w:val="white"/>
        </w:rPr>
      </w:pPr>
      <w:r w:rsidRPr="00903DBA">
        <w:rPr>
          <w:highlight w:val="white"/>
        </w:rPr>
        <w:t xml:space="preserve">  syscall();</w:t>
      </w:r>
    </w:p>
    <w:p w14:paraId="38D93C0B" w14:textId="77777777" w:rsidR="00CD7A05" w:rsidRPr="00903DBA" w:rsidRDefault="00CD7A05" w:rsidP="00CD7A05">
      <w:pPr>
        <w:pStyle w:val="Code"/>
        <w:rPr>
          <w:highlight w:val="white"/>
        </w:rPr>
      </w:pPr>
      <w:r w:rsidRPr="00903DBA">
        <w:rPr>
          <w:highlight w:val="white"/>
        </w:rPr>
        <w:t xml:space="preserve">  return register_eax;</w:t>
      </w:r>
    </w:p>
    <w:p w14:paraId="54CBD187" w14:textId="77777777" w:rsidR="00C25FEE" w:rsidRPr="00903DBA" w:rsidRDefault="00C25FEE" w:rsidP="00C25FEE">
      <w:pPr>
        <w:pStyle w:val="Code"/>
        <w:rPr>
          <w:highlight w:val="white"/>
        </w:rPr>
      </w:pPr>
      <w:r w:rsidRPr="00903DBA">
        <w:rPr>
          <w:highlight w:val="white"/>
        </w:rPr>
        <w:t>#endif</w:t>
      </w:r>
    </w:p>
    <w:p w14:paraId="2A321B22" w14:textId="77777777" w:rsidR="00C25FEE" w:rsidRPr="00903DBA" w:rsidRDefault="00C25FEE" w:rsidP="00C25FEE">
      <w:pPr>
        <w:pStyle w:val="Code"/>
        <w:rPr>
          <w:highlight w:val="white"/>
        </w:rPr>
      </w:pPr>
      <w:r w:rsidRPr="00903DBA">
        <w:rPr>
          <w:highlight w:val="white"/>
        </w:rPr>
        <w:t>}</w:t>
      </w:r>
    </w:p>
    <w:p w14:paraId="5F47C130" w14:textId="77777777" w:rsidR="00C25FEE" w:rsidRPr="00903DBA" w:rsidRDefault="00C25FEE" w:rsidP="00C25FEE">
      <w:pPr>
        <w:pStyle w:val="Code"/>
        <w:rPr>
          <w:highlight w:val="white"/>
        </w:rPr>
      </w:pPr>
    </w:p>
    <w:p w14:paraId="5ECB4679" w14:textId="77777777" w:rsidR="00C25FEE" w:rsidRPr="00903DBA" w:rsidRDefault="00C25FEE" w:rsidP="00C25FEE">
      <w:pPr>
        <w:pStyle w:val="Code"/>
        <w:rPr>
          <w:highlight w:val="white"/>
        </w:rPr>
      </w:pPr>
      <w:r w:rsidRPr="00903DBA">
        <w:rPr>
          <w:highlight w:val="white"/>
        </w:rPr>
        <w:t>int fseek(FILE* stream, int offset, int origin) {</w:t>
      </w:r>
    </w:p>
    <w:p w14:paraId="375B6959" w14:textId="77777777" w:rsidR="00C25FEE" w:rsidRPr="00903DBA" w:rsidRDefault="00C25FEE" w:rsidP="00C25FEE">
      <w:pPr>
        <w:pStyle w:val="Code"/>
        <w:rPr>
          <w:highlight w:val="white"/>
        </w:rPr>
      </w:pPr>
      <w:r w:rsidRPr="00903DBA">
        <w:rPr>
          <w:highlight w:val="white"/>
        </w:rPr>
        <w:t>#ifdef __WINDOWS__</w:t>
      </w:r>
    </w:p>
    <w:p w14:paraId="48E5498F" w14:textId="77777777" w:rsidR="00C25FEE" w:rsidRPr="00903DBA" w:rsidRDefault="00C25FEE" w:rsidP="00C25FEE">
      <w:pPr>
        <w:pStyle w:val="Code"/>
        <w:rPr>
          <w:highlight w:val="white"/>
        </w:rPr>
      </w:pPr>
      <w:r w:rsidRPr="00903DBA">
        <w:rPr>
          <w:highlight w:val="white"/>
        </w:rPr>
        <w:t xml:space="preserve">  register_al = (short) origin;</w:t>
      </w:r>
    </w:p>
    <w:p w14:paraId="1F43BEB4" w14:textId="77777777" w:rsidR="00C25FEE" w:rsidRPr="00903DBA" w:rsidRDefault="00C25FEE" w:rsidP="00C25FEE">
      <w:pPr>
        <w:pStyle w:val="Code"/>
        <w:rPr>
          <w:highlight w:val="white"/>
        </w:rPr>
      </w:pPr>
      <w:r w:rsidRPr="00903DBA">
        <w:rPr>
          <w:highlight w:val="white"/>
        </w:rPr>
        <w:t xml:space="preserve">  register_ah = 0x42s;</w:t>
      </w:r>
    </w:p>
    <w:p w14:paraId="04F7CB5F" w14:textId="77777777" w:rsidR="00C25FEE" w:rsidRPr="00903DBA" w:rsidRDefault="00C25FEE" w:rsidP="00C25FEE">
      <w:pPr>
        <w:pStyle w:val="Code"/>
        <w:rPr>
          <w:highlight w:val="white"/>
        </w:rPr>
      </w:pPr>
      <w:r w:rsidRPr="00903DBA">
        <w:rPr>
          <w:highlight w:val="white"/>
        </w:rPr>
        <w:t xml:space="preserve">  register_bx = stream-&gt;handle;</w:t>
      </w:r>
    </w:p>
    <w:p w14:paraId="3141B608" w14:textId="77777777" w:rsidR="00C25FEE" w:rsidRPr="00903DBA" w:rsidRDefault="00C25FEE" w:rsidP="00C25FEE">
      <w:pPr>
        <w:pStyle w:val="Code"/>
        <w:rPr>
          <w:highlight w:val="white"/>
        </w:rPr>
      </w:pPr>
      <w:r w:rsidRPr="00903DBA">
        <w:rPr>
          <w:highlight w:val="white"/>
        </w:rPr>
        <w:t xml:space="preserve">  register_cx = 0;</w:t>
      </w:r>
    </w:p>
    <w:p w14:paraId="40F1256D" w14:textId="77777777" w:rsidR="00C25FEE" w:rsidRPr="00903DBA" w:rsidRDefault="00C25FEE" w:rsidP="00C25FEE">
      <w:pPr>
        <w:pStyle w:val="Code"/>
        <w:rPr>
          <w:highlight w:val="white"/>
        </w:rPr>
      </w:pPr>
      <w:r w:rsidRPr="00903DBA">
        <w:rPr>
          <w:highlight w:val="white"/>
        </w:rPr>
        <w:t xml:space="preserve">  register_dx = (int) offset;</w:t>
      </w:r>
    </w:p>
    <w:p w14:paraId="7E359C3D" w14:textId="77777777" w:rsidR="00C25FEE" w:rsidRPr="00903DBA" w:rsidRDefault="00C25FEE" w:rsidP="00C25FEE">
      <w:pPr>
        <w:pStyle w:val="Code"/>
        <w:rPr>
          <w:highlight w:val="white"/>
        </w:rPr>
      </w:pPr>
      <w:r w:rsidRPr="00903DBA">
        <w:rPr>
          <w:highlight w:val="white"/>
        </w:rPr>
        <w:t xml:space="preserve">  interrupt(0x21s);</w:t>
      </w:r>
    </w:p>
    <w:p w14:paraId="69B7C199" w14:textId="77777777" w:rsidR="00C25FEE" w:rsidRPr="00903DBA" w:rsidRDefault="00C25FEE" w:rsidP="00C25FEE">
      <w:pPr>
        <w:pStyle w:val="Code"/>
        <w:rPr>
          <w:highlight w:val="white"/>
        </w:rPr>
      </w:pPr>
    </w:p>
    <w:p w14:paraId="498B0B15" w14:textId="77777777" w:rsidR="00C25FEE" w:rsidRPr="00903DBA" w:rsidRDefault="00C25FEE" w:rsidP="00C25FEE">
      <w:pPr>
        <w:pStyle w:val="Code"/>
        <w:rPr>
          <w:highlight w:val="white"/>
        </w:rPr>
      </w:pPr>
      <w:r w:rsidRPr="00903DBA">
        <w:rPr>
          <w:highlight w:val="white"/>
        </w:rPr>
        <w:lastRenderedPageBreak/>
        <w:t xml:space="preserve">  if (!carry_flag) {</w:t>
      </w:r>
    </w:p>
    <w:p w14:paraId="7635122C" w14:textId="77777777" w:rsidR="00C25FEE" w:rsidRPr="00903DBA" w:rsidRDefault="00C25FEE" w:rsidP="00C25FEE">
      <w:pPr>
        <w:pStyle w:val="Code"/>
        <w:rPr>
          <w:highlight w:val="white"/>
        </w:rPr>
      </w:pPr>
      <w:r w:rsidRPr="00903DBA">
        <w:rPr>
          <w:highlight w:val="white"/>
        </w:rPr>
        <w:t xml:space="preserve">    stream-&gt;position = register_ax;</w:t>
      </w:r>
    </w:p>
    <w:p w14:paraId="6D071140" w14:textId="77777777" w:rsidR="00C25FEE" w:rsidRPr="00903DBA" w:rsidRDefault="00C25FEE" w:rsidP="00C25FEE">
      <w:pPr>
        <w:pStyle w:val="Code"/>
        <w:rPr>
          <w:highlight w:val="white"/>
        </w:rPr>
      </w:pPr>
      <w:r w:rsidRPr="00903DBA">
        <w:rPr>
          <w:highlight w:val="white"/>
        </w:rPr>
        <w:t xml:space="preserve">    return stream-&gt;position;</w:t>
      </w:r>
    </w:p>
    <w:p w14:paraId="432DBA69" w14:textId="77777777" w:rsidR="00C25FEE" w:rsidRPr="00903DBA" w:rsidRDefault="00C25FEE" w:rsidP="00C25FEE">
      <w:pPr>
        <w:pStyle w:val="Code"/>
        <w:rPr>
          <w:highlight w:val="white"/>
        </w:rPr>
      </w:pPr>
      <w:r w:rsidRPr="00903DBA">
        <w:rPr>
          <w:highlight w:val="white"/>
        </w:rPr>
        <w:t xml:space="preserve">  }</w:t>
      </w:r>
    </w:p>
    <w:p w14:paraId="4C553937" w14:textId="77777777" w:rsidR="00C25FEE" w:rsidRPr="00903DBA" w:rsidRDefault="00C25FEE" w:rsidP="00C25FEE">
      <w:pPr>
        <w:pStyle w:val="Code"/>
        <w:rPr>
          <w:highlight w:val="white"/>
        </w:rPr>
      </w:pPr>
      <w:r w:rsidRPr="00903DBA">
        <w:rPr>
          <w:highlight w:val="white"/>
        </w:rPr>
        <w:t xml:space="preserve">  else {</w:t>
      </w:r>
    </w:p>
    <w:p w14:paraId="7C80E278" w14:textId="77777777" w:rsidR="00C25FEE" w:rsidRPr="00903DBA" w:rsidRDefault="00C25FEE" w:rsidP="00C25FEE">
      <w:pPr>
        <w:pStyle w:val="Code"/>
        <w:rPr>
          <w:highlight w:val="white"/>
        </w:rPr>
      </w:pPr>
      <w:r w:rsidRPr="00903DBA">
        <w:rPr>
          <w:highlight w:val="white"/>
        </w:rPr>
        <w:t xml:space="preserve">    stream-&gt;errno = FSEEK;</w:t>
      </w:r>
    </w:p>
    <w:p w14:paraId="777D2095" w14:textId="77777777" w:rsidR="00C25FEE" w:rsidRPr="00903DBA" w:rsidRDefault="00C25FEE" w:rsidP="00C25FEE">
      <w:pPr>
        <w:pStyle w:val="Code"/>
        <w:rPr>
          <w:highlight w:val="white"/>
        </w:rPr>
      </w:pPr>
      <w:r w:rsidRPr="00903DBA">
        <w:rPr>
          <w:highlight w:val="white"/>
        </w:rPr>
        <w:t xml:space="preserve">    return -1;</w:t>
      </w:r>
    </w:p>
    <w:p w14:paraId="1657F23C" w14:textId="77777777" w:rsidR="00C25FEE" w:rsidRPr="00903DBA" w:rsidRDefault="00C25FEE" w:rsidP="00C25FEE">
      <w:pPr>
        <w:pStyle w:val="Code"/>
        <w:rPr>
          <w:highlight w:val="white"/>
        </w:rPr>
      </w:pPr>
      <w:r w:rsidRPr="00903DBA">
        <w:rPr>
          <w:highlight w:val="white"/>
        </w:rPr>
        <w:t xml:space="preserve">  }</w:t>
      </w:r>
    </w:p>
    <w:p w14:paraId="46F4B63F" w14:textId="77777777" w:rsidR="00C25FEE" w:rsidRPr="00903DBA" w:rsidRDefault="00C25FEE" w:rsidP="00C25FEE">
      <w:pPr>
        <w:pStyle w:val="Code"/>
        <w:rPr>
          <w:highlight w:val="white"/>
        </w:rPr>
      </w:pPr>
      <w:r w:rsidRPr="00903DBA">
        <w:rPr>
          <w:highlight w:val="white"/>
        </w:rPr>
        <w:t>#endif</w:t>
      </w:r>
    </w:p>
    <w:p w14:paraId="35006F8C" w14:textId="77777777" w:rsidR="00C25FEE" w:rsidRPr="00903DBA" w:rsidRDefault="00C25FEE" w:rsidP="00C25FEE">
      <w:pPr>
        <w:pStyle w:val="Code"/>
        <w:rPr>
          <w:highlight w:val="white"/>
        </w:rPr>
      </w:pPr>
    </w:p>
    <w:p w14:paraId="6CC40D79" w14:textId="77777777" w:rsidR="00C25FEE" w:rsidRPr="00903DBA" w:rsidRDefault="00C25FEE" w:rsidP="00C25FEE">
      <w:pPr>
        <w:pStyle w:val="Code"/>
        <w:rPr>
          <w:highlight w:val="white"/>
        </w:rPr>
      </w:pPr>
      <w:r w:rsidRPr="00903DBA">
        <w:rPr>
          <w:highlight w:val="white"/>
        </w:rPr>
        <w:t>#ifdef __LINUX__</w:t>
      </w:r>
    </w:p>
    <w:p w14:paraId="3845BCF7" w14:textId="439D3143" w:rsidR="00C25FEE" w:rsidRPr="00903DBA" w:rsidRDefault="00C25FEE" w:rsidP="00C25FEE">
      <w:pPr>
        <w:pStyle w:val="Code"/>
        <w:rPr>
          <w:highlight w:val="white"/>
        </w:rPr>
      </w:pPr>
      <w:r w:rsidRPr="00903DBA">
        <w:rPr>
          <w:highlight w:val="white"/>
        </w:rPr>
        <w:t xml:space="preserve">  register_rax = 8;</w:t>
      </w:r>
    </w:p>
    <w:p w14:paraId="666F19AF" w14:textId="77777777" w:rsidR="00C25FEE" w:rsidRPr="00903DBA" w:rsidRDefault="00C25FEE" w:rsidP="00C25FEE">
      <w:pPr>
        <w:pStyle w:val="Code"/>
        <w:rPr>
          <w:highlight w:val="white"/>
        </w:rPr>
      </w:pPr>
      <w:r w:rsidRPr="00903DBA">
        <w:rPr>
          <w:highlight w:val="white"/>
        </w:rPr>
        <w:t xml:space="preserve">  register_rdi = (unsigned long) stream-&gt;handle;</w:t>
      </w:r>
    </w:p>
    <w:p w14:paraId="4F393321" w14:textId="77777777" w:rsidR="00C25FEE" w:rsidRPr="00903DBA" w:rsidRDefault="00C25FEE" w:rsidP="00C25FEE">
      <w:pPr>
        <w:pStyle w:val="Code"/>
        <w:rPr>
          <w:highlight w:val="white"/>
        </w:rPr>
      </w:pPr>
      <w:r w:rsidRPr="00903DBA">
        <w:rPr>
          <w:highlight w:val="white"/>
        </w:rPr>
        <w:t xml:space="preserve">  register_rsi = (unsigned long) offset;</w:t>
      </w:r>
    </w:p>
    <w:p w14:paraId="606B49AF" w14:textId="77777777" w:rsidR="00C25FEE" w:rsidRPr="00903DBA" w:rsidRDefault="00C25FEE" w:rsidP="00C25FEE">
      <w:pPr>
        <w:pStyle w:val="Code"/>
        <w:rPr>
          <w:highlight w:val="white"/>
        </w:rPr>
      </w:pPr>
      <w:r w:rsidRPr="00903DBA">
        <w:rPr>
          <w:highlight w:val="white"/>
        </w:rPr>
        <w:t xml:space="preserve">  register_rdx = (unsigned long) origin;</w:t>
      </w:r>
    </w:p>
    <w:p w14:paraId="0EF6B078" w14:textId="77777777" w:rsidR="00C25FEE" w:rsidRPr="00903DBA" w:rsidRDefault="00C25FEE" w:rsidP="00C25FEE">
      <w:pPr>
        <w:pStyle w:val="Code"/>
        <w:rPr>
          <w:highlight w:val="white"/>
        </w:rPr>
      </w:pPr>
      <w:r w:rsidRPr="00903DBA">
        <w:rPr>
          <w:highlight w:val="white"/>
        </w:rPr>
        <w:t xml:space="preserve">  syscall();</w:t>
      </w:r>
    </w:p>
    <w:p w14:paraId="6205467B" w14:textId="77777777" w:rsidR="00D31E6E" w:rsidRPr="00903DBA" w:rsidRDefault="00D31E6E" w:rsidP="00D31E6E">
      <w:pPr>
        <w:pStyle w:val="Code"/>
        <w:rPr>
          <w:highlight w:val="white"/>
        </w:rPr>
      </w:pPr>
      <w:r w:rsidRPr="00903DBA">
        <w:rPr>
          <w:highlight w:val="white"/>
        </w:rPr>
        <w:t xml:space="preserve">  return register_eax;</w:t>
      </w:r>
    </w:p>
    <w:p w14:paraId="33594101" w14:textId="77777777" w:rsidR="00C25FEE" w:rsidRPr="00903DBA" w:rsidRDefault="00C25FEE" w:rsidP="00C25FEE">
      <w:pPr>
        <w:pStyle w:val="Code"/>
        <w:rPr>
          <w:highlight w:val="white"/>
        </w:rPr>
      </w:pPr>
      <w:r w:rsidRPr="00903DBA">
        <w:rPr>
          <w:highlight w:val="white"/>
        </w:rPr>
        <w:t>#endif</w:t>
      </w:r>
    </w:p>
    <w:p w14:paraId="021F96C3" w14:textId="77777777" w:rsidR="00C25FEE" w:rsidRPr="00903DBA" w:rsidRDefault="00C25FEE" w:rsidP="00C25FEE">
      <w:pPr>
        <w:pStyle w:val="Code"/>
        <w:rPr>
          <w:highlight w:val="white"/>
        </w:rPr>
      </w:pPr>
      <w:r w:rsidRPr="00903DBA">
        <w:rPr>
          <w:highlight w:val="white"/>
        </w:rPr>
        <w:t>}</w:t>
      </w:r>
    </w:p>
    <w:p w14:paraId="10E770B0" w14:textId="77777777" w:rsidR="00C25FEE" w:rsidRPr="00903DBA" w:rsidRDefault="00C25FEE" w:rsidP="00C25FEE">
      <w:pPr>
        <w:pStyle w:val="Code"/>
        <w:rPr>
          <w:highlight w:val="white"/>
        </w:rPr>
      </w:pPr>
    </w:p>
    <w:p w14:paraId="19DACC1C" w14:textId="77777777" w:rsidR="00C25FEE" w:rsidRPr="00903DBA" w:rsidRDefault="00C25FEE" w:rsidP="00C25FEE">
      <w:pPr>
        <w:pStyle w:val="Code"/>
        <w:rPr>
          <w:highlight w:val="white"/>
        </w:rPr>
      </w:pPr>
      <w:r w:rsidRPr="00903DBA">
        <w:rPr>
          <w:highlight w:val="white"/>
        </w:rPr>
        <w:t>int ftell(FILE* stream) {</w:t>
      </w:r>
    </w:p>
    <w:p w14:paraId="79D5132D" w14:textId="77777777" w:rsidR="00C25FEE" w:rsidRPr="00903DBA" w:rsidRDefault="00C25FEE" w:rsidP="00C25FEE">
      <w:pPr>
        <w:pStyle w:val="Code"/>
        <w:rPr>
          <w:highlight w:val="white"/>
        </w:rPr>
      </w:pPr>
      <w:r w:rsidRPr="00903DBA">
        <w:rPr>
          <w:highlight w:val="white"/>
        </w:rPr>
        <w:t xml:space="preserve">  return fseek(stream, 0, SEEK_CUR);</w:t>
      </w:r>
    </w:p>
    <w:p w14:paraId="7E4DB0B6" w14:textId="77777777" w:rsidR="00C25FEE" w:rsidRPr="00903DBA" w:rsidRDefault="00C25FEE" w:rsidP="00C25FEE">
      <w:pPr>
        <w:pStyle w:val="Code"/>
        <w:rPr>
          <w:highlight w:val="white"/>
        </w:rPr>
      </w:pPr>
      <w:r w:rsidRPr="00903DBA">
        <w:rPr>
          <w:highlight w:val="white"/>
        </w:rPr>
        <w:t>}</w:t>
      </w:r>
    </w:p>
    <w:p w14:paraId="058130A1" w14:textId="77777777" w:rsidR="00C25FEE" w:rsidRPr="00903DBA" w:rsidRDefault="00C25FEE" w:rsidP="00C25FEE">
      <w:pPr>
        <w:pStyle w:val="Code"/>
        <w:rPr>
          <w:highlight w:val="white"/>
        </w:rPr>
      </w:pPr>
    </w:p>
    <w:p w14:paraId="4833435D" w14:textId="77777777" w:rsidR="00C25FEE" w:rsidRPr="00903DBA" w:rsidRDefault="00C25FEE" w:rsidP="00C25FEE">
      <w:pPr>
        <w:pStyle w:val="Code"/>
        <w:rPr>
          <w:highlight w:val="white"/>
        </w:rPr>
      </w:pPr>
      <w:r w:rsidRPr="00903DBA">
        <w:rPr>
          <w:highlight w:val="white"/>
        </w:rPr>
        <w:t>void rewind(FILE* stream) {</w:t>
      </w:r>
    </w:p>
    <w:p w14:paraId="71AC2D6F" w14:textId="77777777" w:rsidR="00C25FEE" w:rsidRPr="00903DBA" w:rsidRDefault="00C25FEE" w:rsidP="00C25FEE">
      <w:pPr>
        <w:pStyle w:val="Code"/>
        <w:rPr>
          <w:highlight w:val="white"/>
        </w:rPr>
      </w:pPr>
      <w:r w:rsidRPr="00903DBA">
        <w:rPr>
          <w:highlight w:val="white"/>
        </w:rPr>
        <w:t xml:space="preserve">  (void) fseek(stream, 0, SEEK_SET);</w:t>
      </w:r>
    </w:p>
    <w:p w14:paraId="7557F5AE" w14:textId="77777777" w:rsidR="00C25FEE" w:rsidRPr="00903DBA" w:rsidRDefault="00C25FEE" w:rsidP="00C25FEE">
      <w:pPr>
        <w:pStyle w:val="Code"/>
        <w:rPr>
          <w:highlight w:val="white"/>
        </w:rPr>
      </w:pPr>
      <w:r w:rsidRPr="00903DBA">
        <w:rPr>
          <w:highlight w:val="white"/>
        </w:rPr>
        <w:t>}</w:t>
      </w:r>
    </w:p>
    <w:p w14:paraId="4A7905E0" w14:textId="77777777" w:rsidR="00C25FEE" w:rsidRPr="00903DBA" w:rsidRDefault="00C25FEE" w:rsidP="00C25FEE">
      <w:pPr>
        <w:pStyle w:val="Code"/>
        <w:rPr>
          <w:highlight w:val="white"/>
        </w:rPr>
      </w:pPr>
    </w:p>
    <w:p w14:paraId="1FE35159" w14:textId="77777777" w:rsidR="00C25FEE" w:rsidRPr="00903DBA" w:rsidRDefault="00C25FEE" w:rsidP="00C25FEE">
      <w:pPr>
        <w:pStyle w:val="Code"/>
        <w:rPr>
          <w:highlight w:val="white"/>
        </w:rPr>
      </w:pPr>
      <w:r w:rsidRPr="00903DBA">
        <w:rPr>
          <w:highlight w:val="white"/>
        </w:rPr>
        <w:t>int fgetpos(FILE* stream, fpos_t* ptr) {</w:t>
      </w:r>
    </w:p>
    <w:p w14:paraId="6EB4772E" w14:textId="77777777" w:rsidR="00C25FEE" w:rsidRPr="00903DBA" w:rsidRDefault="00C25FEE" w:rsidP="00C25FEE">
      <w:pPr>
        <w:pStyle w:val="Code"/>
        <w:rPr>
          <w:highlight w:val="white"/>
        </w:rPr>
      </w:pPr>
      <w:r w:rsidRPr="00903DBA">
        <w:rPr>
          <w:highlight w:val="white"/>
        </w:rPr>
        <w:t xml:space="preserve">  *ptr = (fpos_t) ftell(stream);</w:t>
      </w:r>
    </w:p>
    <w:p w14:paraId="1C4D143A" w14:textId="77777777" w:rsidR="00C25FEE" w:rsidRPr="00903DBA" w:rsidRDefault="00C25FEE" w:rsidP="00C25FEE">
      <w:pPr>
        <w:pStyle w:val="Code"/>
        <w:rPr>
          <w:highlight w:val="white"/>
        </w:rPr>
      </w:pPr>
      <w:r w:rsidRPr="00903DBA">
        <w:rPr>
          <w:highlight w:val="white"/>
        </w:rPr>
        <w:t xml:space="preserve">  return 0;</w:t>
      </w:r>
    </w:p>
    <w:p w14:paraId="540DB9EE" w14:textId="77777777" w:rsidR="00C25FEE" w:rsidRPr="00903DBA" w:rsidRDefault="00C25FEE" w:rsidP="00C25FEE">
      <w:pPr>
        <w:pStyle w:val="Code"/>
        <w:rPr>
          <w:highlight w:val="white"/>
        </w:rPr>
      </w:pPr>
      <w:r w:rsidRPr="00903DBA">
        <w:rPr>
          <w:highlight w:val="white"/>
        </w:rPr>
        <w:t>}</w:t>
      </w:r>
    </w:p>
    <w:p w14:paraId="2DA2B687" w14:textId="77777777" w:rsidR="00C25FEE" w:rsidRPr="00903DBA" w:rsidRDefault="00C25FEE" w:rsidP="00C25FEE">
      <w:pPr>
        <w:pStyle w:val="Code"/>
        <w:rPr>
          <w:highlight w:val="white"/>
        </w:rPr>
      </w:pPr>
    </w:p>
    <w:p w14:paraId="5641356E" w14:textId="77777777" w:rsidR="00C25FEE" w:rsidRPr="00903DBA" w:rsidRDefault="00C25FEE" w:rsidP="00C25FEE">
      <w:pPr>
        <w:pStyle w:val="Code"/>
        <w:rPr>
          <w:highlight w:val="white"/>
        </w:rPr>
      </w:pPr>
      <w:r w:rsidRPr="00903DBA">
        <w:rPr>
          <w:highlight w:val="white"/>
        </w:rPr>
        <w:t>int fsetpos(FILE* stream, const fpos_t* ptr) {</w:t>
      </w:r>
    </w:p>
    <w:p w14:paraId="1EAB9561" w14:textId="77777777" w:rsidR="00C25FEE" w:rsidRPr="00903DBA" w:rsidRDefault="00C25FEE" w:rsidP="00C25FEE">
      <w:pPr>
        <w:pStyle w:val="Code"/>
        <w:rPr>
          <w:highlight w:val="white"/>
        </w:rPr>
      </w:pPr>
      <w:r w:rsidRPr="00903DBA">
        <w:rPr>
          <w:highlight w:val="white"/>
        </w:rPr>
        <w:t xml:space="preserve">  return ((int) fseek(stream, *ptr, (int) SEEK_SET));</w:t>
      </w:r>
    </w:p>
    <w:p w14:paraId="378E6A9A" w14:textId="77777777" w:rsidR="00C25FEE" w:rsidRPr="00903DBA" w:rsidRDefault="00C25FEE" w:rsidP="00C25FEE">
      <w:pPr>
        <w:pStyle w:val="Code"/>
        <w:rPr>
          <w:highlight w:val="white"/>
        </w:rPr>
      </w:pPr>
      <w:r w:rsidRPr="00903DBA">
        <w:rPr>
          <w:highlight w:val="white"/>
        </w:rPr>
        <w:t>}</w:t>
      </w:r>
    </w:p>
    <w:p w14:paraId="6D9C70E8" w14:textId="77777777" w:rsidR="00C25FEE" w:rsidRPr="00903DBA" w:rsidRDefault="00C25FEE" w:rsidP="00C25FEE">
      <w:pPr>
        <w:pStyle w:val="Code"/>
        <w:rPr>
          <w:highlight w:val="white"/>
        </w:rPr>
      </w:pPr>
    </w:p>
    <w:p w14:paraId="25A461C1" w14:textId="77777777" w:rsidR="00C25FEE" w:rsidRPr="00903DBA" w:rsidRDefault="00C25FEE" w:rsidP="00C25FEE">
      <w:pPr>
        <w:pStyle w:val="Code"/>
        <w:rPr>
          <w:highlight w:val="white"/>
        </w:rPr>
      </w:pPr>
      <w:r w:rsidRPr="00903DBA">
        <w:rPr>
          <w:highlight w:val="white"/>
        </w:rPr>
        <w:t>void clearerr(FILE* stream) {</w:t>
      </w:r>
    </w:p>
    <w:p w14:paraId="2E46EB20" w14:textId="77777777" w:rsidR="00C25FEE" w:rsidRPr="00903DBA" w:rsidRDefault="00C25FEE" w:rsidP="00C25FEE">
      <w:pPr>
        <w:pStyle w:val="Code"/>
        <w:rPr>
          <w:highlight w:val="white"/>
        </w:rPr>
      </w:pPr>
      <w:r w:rsidRPr="00903DBA">
        <w:rPr>
          <w:highlight w:val="white"/>
        </w:rPr>
        <w:t xml:space="preserve">  stream-&gt;errno = errno = 0;</w:t>
      </w:r>
    </w:p>
    <w:p w14:paraId="71B7056F" w14:textId="77777777" w:rsidR="00C25FEE" w:rsidRPr="00903DBA" w:rsidRDefault="00C25FEE" w:rsidP="00C25FEE">
      <w:pPr>
        <w:pStyle w:val="Code"/>
        <w:rPr>
          <w:highlight w:val="white"/>
        </w:rPr>
      </w:pPr>
      <w:r w:rsidRPr="00903DBA">
        <w:rPr>
          <w:highlight w:val="white"/>
        </w:rPr>
        <w:t>}</w:t>
      </w:r>
    </w:p>
    <w:p w14:paraId="15587939" w14:textId="77777777" w:rsidR="00C25FEE" w:rsidRPr="00903DBA" w:rsidRDefault="00C25FEE" w:rsidP="00C25FEE">
      <w:pPr>
        <w:pStyle w:val="Code"/>
        <w:rPr>
          <w:highlight w:val="white"/>
        </w:rPr>
      </w:pPr>
    </w:p>
    <w:p w14:paraId="7E2F49F5" w14:textId="77777777" w:rsidR="00C25FEE" w:rsidRPr="00903DBA" w:rsidRDefault="00C25FEE" w:rsidP="00C25FEE">
      <w:pPr>
        <w:pStyle w:val="Code"/>
        <w:rPr>
          <w:highlight w:val="white"/>
        </w:rPr>
      </w:pPr>
      <w:r w:rsidRPr="00903DBA">
        <w:rPr>
          <w:highlight w:val="white"/>
        </w:rPr>
        <w:t>BOOL feof(FILE* stream) {</w:t>
      </w:r>
    </w:p>
    <w:p w14:paraId="77353C6E" w14:textId="77777777" w:rsidR="00C25FEE" w:rsidRPr="00903DBA" w:rsidRDefault="00C25FEE" w:rsidP="00C25FEE">
      <w:pPr>
        <w:pStyle w:val="Code"/>
        <w:rPr>
          <w:highlight w:val="white"/>
        </w:rPr>
      </w:pPr>
      <w:r w:rsidRPr="00903DBA">
        <w:rPr>
          <w:highlight w:val="white"/>
        </w:rPr>
        <w:t xml:space="preserve">  long unsigned currPosition = fseek(stream, 0L, (int) SEEK_CUR);</w:t>
      </w:r>
    </w:p>
    <w:p w14:paraId="505C2EB0" w14:textId="77777777" w:rsidR="00C25FEE" w:rsidRPr="00903DBA" w:rsidRDefault="00C25FEE" w:rsidP="00C25FEE">
      <w:pPr>
        <w:pStyle w:val="Code"/>
        <w:rPr>
          <w:highlight w:val="white"/>
        </w:rPr>
      </w:pPr>
      <w:r w:rsidRPr="00903DBA">
        <w:rPr>
          <w:highlight w:val="white"/>
        </w:rPr>
        <w:t xml:space="preserve">  long unsigned lastPosition = fseek(stream, 0L, (int) SEEK_END);</w:t>
      </w:r>
    </w:p>
    <w:p w14:paraId="7B77F0F9" w14:textId="77777777" w:rsidR="00C25FEE" w:rsidRPr="00903DBA" w:rsidRDefault="00C25FEE" w:rsidP="00C25FEE">
      <w:pPr>
        <w:pStyle w:val="Code"/>
        <w:rPr>
          <w:highlight w:val="white"/>
        </w:rPr>
      </w:pPr>
      <w:r w:rsidRPr="00903DBA">
        <w:rPr>
          <w:highlight w:val="white"/>
        </w:rPr>
        <w:t xml:space="preserve">  fseek(stream, currPosition, (int) SEEK_SET);</w:t>
      </w:r>
    </w:p>
    <w:p w14:paraId="436474E5" w14:textId="77777777" w:rsidR="00C25FEE" w:rsidRPr="00903DBA" w:rsidRDefault="00C25FEE" w:rsidP="00C25FEE">
      <w:pPr>
        <w:pStyle w:val="Code"/>
        <w:rPr>
          <w:highlight w:val="white"/>
        </w:rPr>
      </w:pPr>
    </w:p>
    <w:p w14:paraId="7FE55984" w14:textId="77777777" w:rsidR="00C25FEE" w:rsidRPr="00903DBA" w:rsidRDefault="00C25FEE" w:rsidP="00C25FEE">
      <w:pPr>
        <w:pStyle w:val="Code"/>
        <w:rPr>
          <w:highlight w:val="white"/>
        </w:rPr>
      </w:pPr>
      <w:r w:rsidRPr="00903DBA">
        <w:rPr>
          <w:highlight w:val="white"/>
        </w:rPr>
        <w:t xml:space="preserve">  { BOOL endOfFile = (currPosition == lastPosition);</w:t>
      </w:r>
    </w:p>
    <w:p w14:paraId="1CA8257A" w14:textId="77777777" w:rsidR="00C25FEE" w:rsidRPr="00903DBA" w:rsidRDefault="00C25FEE" w:rsidP="00C25FEE">
      <w:pPr>
        <w:pStyle w:val="Code"/>
        <w:rPr>
          <w:highlight w:val="white"/>
        </w:rPr>
      </w:pPr>
      <w:r w:rsidRPr="00903DBA">
        <w:rPr>
          <w:highlight w:val="white"/>
        </w:rPr>
        <w:t xml:space="preserve">    return endOfFile;</w:t>
      </w:r>
    </w:p>
    <w:p w14:paraId="79B26AFF" w14:textId="77777777" w:rsidR="00C25FEE" w:rsidRPr="00903DBA" w:rsidRDefault="00C25FEE" w:rsidP="00C25FEE">
      <w:pPr>
        <w:pStyle w:val="Code"/>
        <w:rPr>
          <w:highlight w:val="white"/>
        </w:rPr>
      </w:pPr>
      <w:r w:rsidRPr="00903DBA">
        <w:rPr>
          <w:highlight w:val="white"/>
        </w:rPr>
        <w:t xml:space="preserve">  }</w:t>
      </w:r>
    </w:p>
    <w:p w14:paraId="4CBFA2E2" w14:textId="77777777" w:rsidR="00C25FEE" w:rsidRPr="00903DBA" w:rsidRDefault="00C25FEE" w:rsidP="00C25FEE">
      <w:pPr>
        <w:pStyle w:val="Code"/>
        <w:rPr>
          <w:highlight w:val="white"/>
        </w:rPr>
      </w:pPr>
      <w:r w:rsidRPr="00903DBA">
        <w:rPr>
          <w:highlight w:val="white"/>
        </w:rPr>
        <w:t>}</w:t>
      </w:r>
    </w:p>
    <w:p w14:paraId="6ED8A7D1" w14:textId="77777777" w:rsidR="00C25FEE" w:rsidRPr="00903DBA" w:rsidRDefault="00C25FEE" w:rsidP="00C25FEE">
      <w:pPr>
        <w:pStyle w:val="Code"/>
        <w:rPr>
          <w:highlight w:val="white"/>
        </w:rPr>
      </w:pPr>
    </w:p>
    <w:p w14:paraId="08AAF677" w14:textId="77777777" w:rsidR="00C25FEE" w:rsidRPr="00903DBA" w:rsidRDefault="00C25FEE" w:rsidP="00C25FEE">
      <w:pPr>
        <w:pStyle w:val="Code"/>
        <w:rPr>
          <w:highlight w:val="white"/>
        </w:rPr>
      </w:pPr>
      <w:r w:rsidRPr="00903DBA">
        <w:rPr>
          <w:highlight w:val="white"/>
        </w:rPr>
        <w:t>int ferror(FILE* stream) {</w:t>
      </w:r>
    </w:p>
    <w:p w14:paraId="21BDD852" w14:textId="77777777" w:rsidR="00C25FEE" w:rsidRPr="00903DBA" w:rsidRDefault="00C25FEE" w:rsidP="00C25FEE">
      <w:pPr>
        <w:pStyle w:val="Code"/>
        <w:rPr>
          <w:highlight w:val="white"/>
        </w:rPr>
      </w:pPr>
      <w:r w:rsidRPr="00903DBA">
        <w:rPr>
          <w:highlight w:val="white"/>
        </w:rPr>
        <w:t xml:space="preserve">  return stream-&gt;errno;</w:t>
      </w:r>
    </w:p>
    <w:p w14:paraId="0B209843" w14:textId="77777777" w:rsidR="00C25FEE" w:rsidRPr="00903DBA" w:rsidRDefault="00C25FEE" w:rsidP="00C25FEE">
      <w:pPr>
        <w:pStyle w:val="Code"/>
        <w:rPr>
          <w:highlight w:val="white"/>
        </w:rPr>
      </w:pPr>
      <w:r w:rsidRPr="00903DBA">
        <w:rPr>
          <w:highlight w:val="white"/>
        </w:rPr>
        <w:t>}</w:t>
      </w:r>
    </w:p>
    <w:p w14:paraId="7C7DE6FA" w14:textId="77777777" w:rsidR="00C25FEE" w:rsidRPr="00903DBA" w:rsidRDefault="00C25FEE" w:rsidP="00C25FEE">
      <w:pPr>
        <w:pStyle w:val="Code"/>
        <w:rPr>
          <w:highlight w:val="white"/>
        </w:rPr>
      </w:pPr>
    </w:p>
    <w:p w14:paraId="0512FE35" w14:textId="77777777" w:rsidR="00C25FEE" w:rsidRPr="00903DBA" w:rsidRDefault="00C25FEE" w:rsidP="00C25FEE">
      <w:pPr>
        <w:pStyle w:val="Code"/>
        <w:rPr>
          <w:highlight w:val="white"/>
        </w:rPr>
      </w:pPr>
      <w:r w:rsidRPr="00903DBA">
        <w:rPr>
          <w:highlight w:val="white"/>
        </w:rPr>
        <w:t>void perror(const char* s) {</w:t>
      </w:r>
    </w:p>
    <w:p w14:paraId="44AEF49F" w14:textId="77777777" w:rsidR="00C25FEE" w:rsidRPr="00903DBA" w:rsidRDefault="00C25FEE" w:rsidP="00C25FEE">
      <w:pPr>
        <w:pStyle w:val="Code"/>
        <w:rPr>
          <w:highlight w:val="white"/>
        </w:rPr>
      </w:pPr>
      <w:r w:rsidRPr="00903DBA">
        <w:rPr>
          <w:highlight w:val="white"/>
        </w:rPr>
        <w:t xml:space="preserve">  printf("%s: %s.\n", s, strerror(errno));</w:t>
      </w:r>
    </w:p>
    <w:p w14:paraId="428117C7" w14:textId="77777777" w:rsidR="00C25FEE" w:rsidRPr="00903DBA" w:rsidRDefault="00C25FEE" w:rsidP="00C25FEE">
      <w:pPr>
        <w:pStyle w:val="Code"/>
      </w:pPr>
      <w:r w:rsidRPr="00903DBA">
        <w:rPr>
          <w:highlight w:val="white"/>
        </w:rPr>
        <w:lastRenderedPageBreak/>
        <w:t>}</w:t>
      </w:r>
    </w:p>
    <w:p w14:paraId="428D7C4D" w14:textId="76EF2AB1" w:rsidR="00D62A8B" w:rsidRPr="00903DBA" w:rsidRDefault="004007C3" w:rsidP="00C25FEE">
      <w:pPr>
        <w:pStyle w:val="Rubrik2"/>
      </w:pPr>
      <w:bookmarkStart w:id="488" w:name="_Toc57656142"/>
      <w:r w:rsidRPr="00903DBA">
        <w:t>The Standard Library</w:t>
      </w:r>
      <w:bookmarkEnd w:id="488"/>
    </w:p>
    <w:p w14:paraId="5045ADD4" w14:textId="2DC0E2DC" w:rsidR="00094277" w:rsidRPr="00903DBA" w:rsidRDefault="00094277" w:rsidP="00094277">
      <w:r w:rsidRPr="00903DBA">
        <w:t xml:space="preserve">The standard library holds </w:t>
      </w:r>
      <w:r w:rsidR="00CC0BF6" w:rsidRPr="00903DBA">
        <w:t xml:space="preserve">functions for type casting, random number generating, </w:t>
      </w:r>
      <w:r w:rsidR="00407929" w:rsidRPr="00903DBA">
        <w:t xml:space="preserve">absolute value, division and remainder as well as </w:t>
      </w:r>
      <w:r w:rsidR="00CC0BF6" w:rsidRPr="00903DBA">
        <w:t>searching and sorting</w:t>
      </w:r>
      <w:r w:rsidR="0050457D" w:rsidRPr="00903DBA">
        <w:t>.</w:t>
      </w:r>
    </w:p>
    <w:bookmarkEnd w:id="487"/>
    <w:p w14:paraId="6289FDFB" w14:textId="4B5A32CA" w:rsidR="003420EA" w:rsidRPr="00903DBA" w:rsidRDefault="004B0675" w:rsidP="003420EA">
      <w:pPr>
        <w:pStyle w:val="CodeListing"/>
      </w:pPr>
      <w:proofErr w:type="spellStart"/>
      <w:r w:rsidRPr="00903DBA">
        <w:t>s</w:t>
      </w:r>
      <w:r w:rsidR="003420EA" w:rsidRPr="00903DBA">
        <w:t>td</w:t>
      </w:r>
      <w:r w:rsidRPr="00903DBA">
        <w:t>l</w:t>
      </w:r>
      <w:r w:rsidR="003420EA" w:rsidRPr="00903DBA">
        <w:t>ib.h</w:t>
      </w:r>
      <w:proofErr w:type="spellEnd"/>
    </w:p>
    <w:p w14:paraId="796DC71F" w14:textId="77777777" w:rsidR="00B07509" w:rsidRPr="00903DBA" w:rsidRDefault="00B07509" w:rsidP="00B07509">
      <w:pPr>
        <w:pStyle w:val="Code"/>
        <w:rPr>
          <w:highlight w:val="white"/>
        </w:rPr>
      </w:pPr>
      <w:r w:rsidRPr="00903DBA">
        <w:rPr>
          <w:highlight w:val="white"/>
        </w:rPr>
        <w:t>#ifndef __STDLIB_H__</w:t>
      </w:r>
    </w:p>
    <w:p w14:paraId="037CECB9" w14:textId="77777777" w:rsidR="00B07509" w:rsidRPr="00903DBA" w:rsidRDefault="00B07509" w:rsidP="00B07509">
      <w:pPr>
        <w:pStyle w:val="Code"/>
        <w:rPr>
          <w:highlight w:val="white"/>
        </w:rPr>
      </w:pPr>
      <w:r w:rsidRPr="00903DBA">
        <w:rPr>
          <w:highlight w:val="white"/>
        </w:rPr>
        <w:t>#define __STDLIB_H__</w:t>
      </w:r>
    </w:p>
    <w:p w14:paraId="6A921D71" w14:textId="77777777" w:rsidR="00B07509" w:rsidRPr="00903DBA" w:rsidRDefault="00B07509" w:rsidP="00B07509">
      <w:pPr>
        <w:pStyle w:val="Code"/>
        <w:rPr>
          <w:highlight w:val="white"/>
        </w:rPr>
      </w:pPr>
    </w:p>
    <w:p w14:paraId="028066A6" w14:textId="77777777" w:rsidR="00B07509" w:rsidRPr="00903DBA" w:rsidRDefault="00B07509" w:rsidP="00B07509">
      <w:pPr>
        <w:pStyle w:val="Code"/>
        <w:rPr>
          <w:highlight w:val="white"/>
        </w:rPr>
      </w:pPr>
      <w:r w:rsidRPr="00903DBA">
        <w:rPr>
          <w:highlight w:val="white"/>
        </w:rPr>
        <w:t>#define NULL ((void*) 0)</w:t>
      </w:r>
    </w:p>
    <w:p w14:paraId="12EEA5AE" w14:textId="77777777" w:rsidR="00B07509" w:rsidRPr="00903DBA" w:rsidRDefault="00B07509" w:rsidP="00B07509">
      <w:pPr>
        <w:pStyle w:val="Code"/>
        <w:rPr>
          <w:highlight w:val="white"/>
        </w:rPr>
      </w:pPr>
    </w:p>
    <w:p w14:paraId="6856C09A" w14:textId="32D0F59C" w:rsidR="00B07509" w:rsidRPr="00903DBA" w:rsidRDefault="00B07509" w:rsidP="00B07509">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w:t>
      </w:r>
    </w:p>
    <w:p w14:paraId="6327D439" w14:textId="4981542E" w:rsidR="00B07509" w:rsidRPr="00903DBA" w:rsidRDefault="00B07509" w:rsidP="00B07509">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w:t>
      </w:r>
    </w:p>
    <w:p w14:paraId="0A05675A" w14:textId="018753F0" w:rsidR="00B07509" w:rsidRPr="00903DBA" w:rsidRDefault="00B07509" w:rsidP="00B07509">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w:t>
      </w:r>
    </w:p>
    <w:p w14:paraId="0C5A969B" w14:textId="77777777" w:rsidR="00B07509" w:rsidRPr="00903DBA" w:rsidRDefault="00B07509" w:rsidP="00B07509">
      <w:pPr>
        <w:pStyle w:val="Code"/>
        <w:rPr>
          <w:highlight w:val="white"/>
        </w:rPr>
      </w:pPr>
    </w:p>
    <w:p w14:paraId="0A50608C" w14:textId="3FABCEE4" w:rsidR="00B07509" w:rsidRPr="00903DBA" w:rsidRDefault="00B07509" w:rsidP="00B07509">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w:t>
      </w:r>
    </w:p>
    <w:p w14:paraId="4894A317" w14:textId="3D2CDD37" w:rsidR="00B07509" w:rsidRPr="00903DBA" w:rsidRDefault="00B07509" w:rsidP="00B07509">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w:t>
      </w:r>
    </w:p>
    <w:p w14:paraId="09418718" w14:textId="7D2F6ADB" w:rsidR="00B07509" w:rsidRPr="00903DBA" w:rsidRDefault="00B07509" w:rsidP="00B0750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w:t>
      </w:r>
    </w:p>
    <w:p w14:paraId="31E8601D" w14:textId="77777777" w:rsidR="00B07509" w:rsidRPr="00903DBA" w:rsidRDefault="00B07509" w:rsidP="00B07509">
      <w:pPr>
        <w:pStyle w:val="Code"/>
        <w:rPr>
          <w:highlight w:val="white"/>
        </w:rPr>
      </w:pPr>
    </w:p>
    <w:p w14:paraId="3ABBFB72" w14:textId="77777777" w:rsidR="00B07509" w:rsidRPr="00903DBA" w:rsidRDefault="00B07509" w:rsidP="00B07509">
      <w:pPr>
        <w:pStyle w:val="Code"/>
        <w:rPr>
          <w:highlight w:val="white"/>
        </w:rPr>
      </w:pPr>
      <w:r w:rsidRPr="00903DBA">
        <w:rPr>
          <w:highlight w:val="white"/>
        </w:rPr>
        <w:t>int rand(void);</w:t>
      </w:r>
    </w:p>
    <w:p w14:paraId="58AA261F" w14:textId="77777777" w:rsidR="00B07509" w:rsidRPr="00903DBA" w:rsidRDefault="00B07509" w:rsidP="00B07509">
      <w:pPr>
        <w:pStyle w:val="Code"/>
        <w:rPr>
          <w:highlight w:val="white"/>
        </w:rPr>
      </w:pPr>
      <w:r w:rsidRPr="00903DBA">
        <w:rPr>
          <w:highlight w:val="white"/>
        </w:rPr>
        <w:t>void srand(unsigned int seed);</w:t>
      </w:r>
    </w:p>
    <w:p w14:paraId="128547B6" w14:textId="77777777" w:rsidR="00B07509" w:rsidRPr="00903DBA" w:rsidRDefault="00B07509" w:rsidP="00B07509">
      <w:pPr>
        <w:pStyle w:val="Code"/>
        <w:rPr>
          <w:highlight w:val="white"/>
        </w:rPr>
      </w:pPr>
    </w:p>
    <w:p w14:paraId="1E1CB96E" w14:textId="77777777" w:rsidR="00B07509" w:rsidRPr="00903DBA" w:rsidRDefault="00B07509" w:rsidP="00B07509">
      <w:pPr>
        <w:pStyle w:val="Code"/>
        <w:rPr>
          <w:highlight w:val="white"/>
        </w:rPr>
      </w:pPr>
      <w:r w:rsidRPr="00903DBA">
        <w:rPr>
          <w:highlight w:val="white"/>
        </w:rPr>
        <w:t>char* getenv(const char* name);</w:t>
      </w:r>
    </w:p>
    <w:p w14:paraId="4F028029" w14:textId="77777777" w:rsidR="00B07509" w:rsidRPr="00903DBA" w:rsidRDefault="00B07509" w:rsidP="00B07509">
      <w:pPr>
        <w:pStyle w:val="Code"/>
        <w:rPr>
          <w:highlight w:val="white"/>
        </w:rPr>
      </w:pPr>
      <w:r w:rsidRPr="00903DBA">
        <w:rPr>
          <w:highlight w:val="white"/>
        </w:rPr>
        <w:t>int system(const char* command);</w:t>
      </w:r>
    </w:p>
    <w:p w14:paraId="2DFB7E83" w14:textId="77777777" w:rsidR="00B07509" w:rsidRPr="00903DBA" w:rsidRDefault="00B07509" w:rsidP="00B07509">
      <w:pPr>
        <w:pStyle w:val="Code"/>
        <w:rPr>
          <w:highlight w:val="white"/>
        </w:rPr>
      </w:pPr>
    </w:p>
    <w:p w14:paraId="2431245C" w14:textId="77777777" w:rsidR="00B07509" w:rsidRPr="00903DBA" w:rsidRDefault="00B07509" w:rsidP="00B07509">
      <w:pPr>
        <w:pStyle w:val="Code"/>
        <w:rPr>
          <w:highlight w:val="white"/>
        </w:rPr>
      </w:pPr>
      <w:r w:rsidRPr="00903DBA">
        <w:rPr>
          <w:highlight w:val="white"/>
        </w:rPr>
        <w:t>void abort(void);</w:t>
      </w:r>
    </w:p>
    <w:p w14:paraId="0C4C9CD1" w14:textId="77777777" w:rsidR="00B07509" w:rsidRPr="00903DBA" w:rsidRDefault="00B07509" w:rsidP="00B07509">
      <w:pPr>
        <w:pStyle w:val="Code"/>
        <w:rPr>
          <w:highlight w:val="white"/>
        </w:rPr>
      </w:pPr>
      <w:r w:rsidRPr="00903DBA">
        <w:rPr>
          <w:highlight w:val="white"/>
        </w:rPr>
        <w:t>void exit(int status);</w:t>
      </w:r>
    </w:p>
    <w:p w14:paraId="7228A4A9" w14:textId="77777777" w:rsidR="00B07509" w:rsidRPr="00903DBA" w:rsidRDefault="00B07509" w:rsidP="00B07509">
      <w:pPr>
        <w:pStyle w:val="Code"/>
        <w:rPr>
          <w:highlight w:val="white"/>
        </w:rPr>
      </w:pPr>
    </w:p>
    <w:p w14:paraId="1C41E414" w14:textId="77777777" w:rsidR="00B07509" w:rsidRPr="00903DBA" w:rsidRDefault="00B07509" w:rsidP="00B07509">
      <w:pPr>
        <w:pStyle w:val="Code"/>
        <w:rPr>
          <w:highlight w:val="white"/>
        </w:rPr>
      </w:pPr>
      <w:r w:rsidRPr="00903DBA">
        <w:rPr>
          <w:highlight w:val="white"/>
        </w:rPr>
        <w:t>typedef void (*FUNC_PTR)(void);</w:t>
      </w:r>
    </w:p>
    <w:p w14:paraId="26D79056" w14:textId="77777777" w:rsidR="00B07509" w:rsidRPr="00903DBA" w:rsidRDefault="00B07509" w:rsidP="00B07509">
      <w:pPr>
        <w:pStyle w:val="Code"/>
        <w:rPr>
          <w:highlight w:val="white"/>
        </w:rPr>
      </w:pPr>
      <w:r w:rsidRPr="00903DBA">
        <w:rPr>
          <w:highlight w:val="white"/>
        </w:rPr>
        <w:t>int atexit(FUNC_PTR fcn);</w:t>
      </w:r>
    </w:p>
    <w:p w14:paraId="36C8E824" w14:textId="77777777" w:rsidR="00B07509" w:rsidRPr="00903DBA" w:rsidRDefault="00B07509" w:rsidP="00B07509">
      <w:pPr>
        <w:pStyle w:val="Code"/>
        <w:rPr>
          <w:highlight w:val="white"/>
        </w:rPr>
      </w:pPr>
    </w:p>
    <w:p w14:paraId="547E900F" w14:textId="77777777" w:rsidR="00B07509" w:rsidRPr="00903DBA" w:rsidRDefault="00B07509" w:rsidP="00B07509">
      <w:pPr>
        <w:pStyle w:val="Code"/>
        <w:rPr>
          <w:highlight w:val="white"/>
        </w:rPr>
      </w:pPr>
      <w:r w:rsidRPr="00903DBA">
        <w:rPr>
          <w:highlight w:val="white"/>
        </w:rPr>
        <w:t>#define FUNC_MAX 256</w:t>
      </w:r>
    </w:p>
    <w:p w14:paraId="16696745" w14:textId="77777777" w:rsidR="00B07509" w:rsidRPr="00903DBA" w:rsidRDefault="00B07509" w:rsidP="00B07509">
      <w:pPr>
        <w:pStyle w:val="Code"/>
        <w:rPr>
          <w:highlight w:val="white"/>
        </w:rPr>
      </w:pPr>
      <w:r w:rsidRPr="00903DBA">
        <w:rPr>
          <w:highlight w:val="white"/>
        </w:rPr>
        <w:t>#define OPEN_MAX 16</w:t>
      </w:r>
    </w:p>
    <w:p w14:paraId="64AB710B" w14:textId="77777777" w:rsidR="00B07509" w:rsidRPr="00903DBA" w:rsidRDefault="00B07509" w:rsidP="00B07509">
      <w:pPr>
        <w:pStyle w:val="Code"/>
        <w:rPr>
          <w:highlight w:val="white"/>
        </w:rPr>
      </w:pPr>
    </w:p>
    <w:p w14:paraId="201CAEEE" w14:textId="77777777" w:rsidR="00B07509" w:rsidRPr="00903DBA" w:rsidRDefault="00B07509" w:rsidP="00B07509">
      <w:pPr>
        <w:pStyle w:val="Code"/>
        <w:rPr>
          <w:highlight w:val="white"/>
        </w:rPr>
      </w:pPr>
      <w:r w:rsidRPr="00903DBA">
        <w:rPr>
          <w:highlight w:val="white"/>
        </w:rPr>
        <w:t>int abs(int value);</w:t>
      </w:r>
    </w:p>
    <w:p w14:paraId="076FA493" w14:textId="77777777" w:rsidR="00B07509" w:rsidRPr="00903DBA" w:rsidRDefault="00B07509" w:rsidP="00B07509">
      <w:pPr>
        <w:pStyle w:val="Code"/>
        <w:rPr>
          <w:highlight w:val="white"/>
        </w:rPr>
      </w:pPr>
      <w:r w:rsidRPr="00903DBA">
        <w:rPr>
          <w:highlight w:val="white"/>
        </w:rPr>
        <w:t>long labs(long value);</w:t>
      </w:r>
    </w:p>
    <w:p w14:paraId="61095326" w14:textId="77777777" w:rsidR="00B07509" w:rsidRPr="00903DBA" w:rsidRDefault="00B07509" w:rsidP="00B07509">
      <w:pPr>
        <w:pStyle w:val="Code"/>
        <w:rPr>
          <w:highlight w:val="white"/>
        </w:rPr>
      </w:pPr>
    </w:p>
    <w:p w14:paraId="3DC7B80A" w14:textId="77777777" w:rsidR="00B07509" w:rsidRPr="00903DBA" w:rsidRDefault="00B07509" w:rsidP="00B07509">
      <w:pPr>
        <w:pStyle w:val="Code"/>
        <w:rPr>
          <w:highlight w:val="white"/>
        </w:rPr>
      </w:pPr>
      <w:r w:rsidRPr="00903DBA">
        <w:rPr>
          <w:highlight w:val="white"/>
        </w:rPr>
        <w:t>void* malloc(size_t size);</w:t>
      </w:r>
    </w:p>
    <w:p w14:paraId="31EC2C4E" w14:textId="77777777" w:rsidR="00B07509" w:rsidRPr="00903DBA" w:rsidRDefault="00B07509" w:rsidP="00B07509">
      <w:pPr>
        <w:pStyle w:val="Code"/>
        <w:rPr>
          <w:highlight w:val="white"/>
        </w:rPr>
      </w:pPr>
      <w:r w:rsidRPr="00903DBA">
        <w:rPr>
          <w:highlight w:val="white"/>
        </w:rPr>
        <w:t>void* realloc(void* ptr, size_t newSize);</w:t>
      </w:r>
    </w:p>
    <w:p w14:paraId="4C6C698D" w14:textId="77777777" w:rsidR="00B07509" w:rsidRPr="00903DBA" w:rsidRDefault="00B07509" w:rsidP="00B07509">
      <w:pPr>
        <w:pStyle w:val="Code"/>
        <w:rPr>
          <w:highlight w:val="white"/>
        </w:rPr>
      </w:pPr>
      <w:r w:rsidRPr="00903DBA">
        <w:rPr>
          <w:highlight w:val="white"/>
        </w:rPr>
        <w:t>void* calloc(size_t num, size_t size);</w:t>
      </w:r>
    </w:p>
    <w:p w14:paraId="761A2F6B" w14:textId="77777777" w:rsidR="00B07509" w:rsidRPr="00903DBA" w:rsidRDefault="00B07509" w:rsidP="00B07509">
      <w:pPr>
        <w:pStyle w:val="Code"/>
        <w:rPr>
          <w:highlight w:val="white"/>
        </w:rPr>
      </w:pPr>
      <w:r w:rsidRPr="00903DBA">
        <w:rPr>
          <w:highlight w:val="white"/>
        </w:rPr>
        <w:t>void free(void* ptr);</w:t>
      </w:r>
    </w:p>
    <w:p w14:paraId="659A1CF8" w14:textId="77777777" w:rsidR="00B07509" w:rsidRPr="00903DBA" w:rsidRDefault="00B07509" w:rsidP="00807BB7">
      <w:pPr>
        <w:pStyle w:val="Code"/>
        <w:rPr>
          <w:highlight w:val="white"/>
        </w:rPr>
      </w:pPr>
    </w:p>
    <w:p w14:paraId="19F92251" w14:textId="77777777" w:rsidR="00636ADF" w:rsidRPr="00903DBA" w:rsidRDefault="00636ADF" w:rsidP="00636ADF">
      <w:pPr>
        <w:pStyle w:val="Code"/>
        <w:rPr>
          <w:highlight w:val="white"/>
        </w:rPr>
      </w:pPr>
      <w:r w:rsidRPr="00903DBA">
        <w:rPr>
          <w:highlight w:val="white"/>
        </w:rPr>
        <w:t>void qsort(void* valueList, size_t listSize, size_t valueSize,</w:t>
      </w:r>
    </w:p>
    <w:p w14:paraId="05A64656" w14:textId="77777777" w:rsidR="00636ADF" w:rsidRPr="00903DBA" w:rsidRDefault="00636ADF" w:rsidP="00636ADF">
      <w:pPr>
        <w:pStyle w:val="Code"/>
        <w:rPr>
          <w:highlight w:val="white"/>
        </w:rPr>
      </w:pPr>
      <w:r w:rsidRPr="00903DBA">
        <w:rPr>
          <w:highlight w:val="white"/>
        </w:rPr>
        <w:t xml:space="preserve">           int (*compare)(const void*, const void*));</w:t>
      </w:r>
    </w:p>
    <w:p w14:paraId="3ABFC7D2" w14:textId="77777777" w:rsidR="00636ADF" w:rsidRPr="00903DBA" w:rsidRDefault="00B07509" w:rsidP="00B07509">
      <w:pPr>
        <w:pStyle w:val="Code"/>
        <w:rPr>
          <w:highlight w:val="white"/>
        </w:rPr>
      </w:pPr>
      <w:r w:rsidRPr="00903DBA">
        <w:rPr>
          <w:highlight w:val="white"/>
        </w:rPr>
        <w:t>void* bsearch(const void* key, const void* valueList,</w:t>
      </w:r>
    </w:p>
    <w:p w14:paraId="3B2747D7" w14:textId="7E3A59FE" w:rsidR="00B07509" w:rsidRPr="00903DBA" w:rsidRDefault="00636ADF" w:rsidP="00B07509">
      <w:pPr>
        <w:pStyle w:val="Code"/>
        <w:rPr>
          <w:highlight w:val="white"/>
        </w:rPr>
      </w:pPr>
      <w:r w:rsidRPr="00903DBA">
        <w:rPr>
          <w:highlight w:val="white"/>
        </w:rPr>
        <w:t xml:space="preserve">             </w:t>
      </w:r>
      <w:r w:rsidR="00B07509" w:rsidRPr="00903DBA">
        <w:rPr>
          <w:highlight w:val="white"/>
        </w:rPr>
        <w:t xml:space="preserve"> size_t listSize, size_t valueSize,</w:t>
      </w:r>
    </w:p>
    <w:p w14:paraId="6CFBE0D7" w14:textId="225E736C" w:rsidR="00B07509" w:rsidRPr="00903DBA" w:rsidRDefault="00636ADF" w:rsidP="00B07509">
      <w:pPr>
        <w:pStyle w:val="Code"/>
        <w:rPr>
          <w:highlight w:val="white"/>
        </w:rPr>
      </w:pPr>
      <w:r w:rsidRPr="00903DBA">
        <w:rPr>
          <w:highlight w:val="white"/>
        </w:rPr>
        <w:t xml:space="preserve">              </w:t>
      </w:r>
      <w:r w:rsidR="00B07509" w:rsidRPr="00903DBA">
        <w:rPr>
          <w:highlight w:val="white"/>
        </w:rPr>
        <w:t>int (*compare)(const void*, const void*));</w:t>
      </w:r>
    </w:p>
    <w:p w14:paraId="15ED7ADD" w14:textId="77777777" w:rsidR="00B07509" w:rsidRPr="00903DBA" w:rsidRDefault="00B07509" w:rsidP="00B07509">
      <w:pPr>
        <w:pStyle w:val="Code"/>
        <w:rPr>
          <w:highlight w:val="white"/>
        </w:rPr>
      </w:pPr>
    </w:p>
    <w:p w14:paraId="528F3358" w14:textId="77777777" w:rsidR="00B07509" w:rsidRPr="00903DBA" w:rsidRDefault="00B07509" w:rsidP="00B07509">
      <w:pPr>
        <w:pStyle w:val="Code"/>
        <w:rPr>
          <w:highlight w:val="white"/>
        </w:rPr>
      </w:pPr>
      <w:r w:rsidRPr="00903DBA">
        <w:rPr>
          <w:highlight w:val="white"/>
        </w:rPr>
        <w:t>int abs(int value);</w:t>
      </w:r>
    </w:p>
    <w:p w14:paraId="5AB1A69C" w14:textId="77777777" w:rsidR="00B07509" w:rsidRPr="00903DBA" w:rsidRDefault="00B07509" w:rsidP="00B07509">
      <w:pPr>
        <w:pStyle w:val="Code"/>
        <w:rPr>
          <w:highlight w:val="white"/>
        </w:rPr>
      </w:pPr>
      <w:r w:rsidRPr="00903DBA">
        <w:rPr>
          <w:highlight w:val="white"/>
        </w:rPr>
        <w:t>long labs(long value);</w:t>
      </w:r>
    </w:p>
    <w:p w14:paraId="6C51A13C" w14:textId="77777777" w:rsidR="00B07509" w:rsidRPr="00903DBA" w:rsidRDefault="00B07509" w:rsidP="00B07509">
      <w:pPr>
        <w:pStyle w:val="Code"/>
        <w:rPr>
          <w:highlight w:val="white"/>
        </w:rPr>
      </w:pPr>
    </w:p>
    <w:p w14:paraId="12A37096" w14:textId="77777777" w:rsidR="00B07509" w:rsidRPr="00903DBA" w:rsidRDefault="00B07509" w:rsidP="00B07509">
      <w:pPr>
        <w:pStyle w:val="Code"/>
        <w:rPr>
          <w:highlight w:val="white"/>
        </w:rPr>
      </w:pPr>
      <w:r w:rsidRPr="00903DBA">
        <w:rPr>
          <w:highlight w:val="white"/>
        </w:rPr>
        <w:t>typedef struct {</w:t>
      </w:r>
    </w:p>
    <w:p w14:paraId="2322F2A6" w14:textId="77777777" w:rsidR="00B07509" w:rsidRPr="00903DBA" w:rsidRDefault="00B07509" w:rsidP="00B07509">
      <w:pPr>
        <w:pStyle w:val="Code"/>
        <w:rPr>
          <w:highlight w:val="white"/>
        </w:rPr>
      </w:pPr>
      <w:r w:rsidRPr="00903DBA">
        <w:rPr>
          <w:highlight w:val="white"/>
        </w:rPr>
        <w:t xml:space="preserve">  int quot, rem;</w:t>
      </w:r>
    </w:p>
    <w:p w14:paraId="0EC3A113" w14:textId="77777777" w:rsidR="00B07509" w:rsidRPr="00903DBA" w:rsidRDefault="00B07509" w:rsidP="00B07509">
      <w:pPr>
        <w:pStyle w:val="Code"/>
        <w:rPr>
          <w:highlight w:val="white"/>
        </w:rPr>
      </w:pPr>
      <w:r w:rsidRPr="00903DBA">
        <w:rPr>
          <w:highlight w:val="white"/>
        </w:rPr>
        <w:t>} div_t;</w:t>
      </w:r>
    </w:p>
    <w:p w14:paraId="0207166B" w14:textId="77777777" w:rsidR="00B07509" w:rsidRPr="00903DBA" w:rsidRDefault="00B07509" w:rsidP="00B07509">
      <w:pPr>
        <w:pStyle w:val="Code"/>
        <w:rPr>
          <w:highlight w:val="white"/>
        </w:rPr>
      </w:pPr>
    </w:p>
    <w:p w14:paraId="64F3C968" w14:textId="77777777" w:rsidR="00B07509" w:rsidRPr="00903DBA" w:rsidRDefault="00B07509" w:rsidP="00B07509">
      <w:pPr>
        <w:pStyle w:val="Code"/>
        <w:rPr>
          <w:highlight w:val="white"/>
        </w:rPr>
      </w:pPr>
      <w:r w:rsidRPr="00903DBA">
        <w:rPr>
          <w:highlight w:val="white"/>
        </w:rPr>
        <w:t>div_t div(int num, int denum);</w:t>
      </w:r>
    </w:p>
    <w:p w14:paraId="77828002" w14:textId="77777777" w:rsidR="00B07509" w:rsidRPr="00903DBA" w:rsidRDefault="00B07509" w:rsidP="00B07509">
      <w:pPr>
        <w:pStyle w:val="Code"/>
        <w:rPr>
          <w:highlight w:val="white"/>
        </w:rPr>
      </w:pPr>
    </w:p>
    <w:p w14:paraId="6475CCC7" w14:textId="77777777" w:rsidR="00B07509" w:rsidRPr="00903DBA" w:rsidRDefault="00B07509" w:rsidP="00B07509">
      <w:pPr>
        <w:pStyle w:val="Code"/>
        <w:rPr>
          <w:highlight w:val="white"/>
        </w:rPr>
      </w:pPr>
      <w:r w:rsidRPr="00903DBA">
        <w:rPr>
          <w:highlight w:val="white"/>
        </w:rPr>
        <w:t>typedef struct {</w:t>
      </w:r>
    </w:p>
    <w:p w14:paraId="163DD878" w14:textId="77777777" w:rsidR="00B07509" w:rsidRPr="00903DBA" w:rsidRDefault="00B07509" w:rsidP="00B07509">
      <w:pPr>
        <w:pStyle w:val="Code"/>
        <w:rPr>
          <w:highlight w:val="white"/>
        </w:rPr>
      </w:pPr>
      <w:r w:rsidRPr="00903DBA">
        <w:rPr>
          <w:highlight w:val="white"/>
        </w:rPr>
        <w:t xml:space="preserve">  long quot, rem;</w:t>
      </w:r>
    </w:p>
    <w:p w14:paraId="5DA635D4" w14:textId="77777777" w:rsidR="00B07509" w:rsidRPr="00903DBA" w:rsidRDefault="00B07509" w:rsidP="00B07509">
      <w:pPr>
        <w:pStyle w:val="Code"/>
        <w:rPr>
          <w:highlight w:val="white"/>
        </w:rPr>
      </w:pPr>
      <w:r w:rsidRPr="00903DBA">
        <w:rPr>
          <w:highlight w:val="white"/>
        </w:rPr>
        <w:t>} ldiv_t;</w:t>
      </w:r>
    </w:p>
    <w:p w14:paraId="4C6BF5BC" w14:textId="77777777" w:rsidR="00B07509" w:rsidRPr="00903DBA" w:rsidRDefault="00B07509" w:rsidP="00B07509">
      <w:pPr>
        <w:pStyle w:val="Code"/>
        <w:rPr>
          <w:highlight w:val="white"/>
        </w:rPr>
      </w:pPr>
    </w:p>
    <w:p w14:paraId="64BF0077" w14:textId="77777777" w:rsidR="00B07509" w:rsidRPr="00903DBA" w:rsidRDefault="00B07509" w:rsidP="00B07509">
      <w:pPr>
        <w:pStyle w:val="Code"/>
        <w:rPr>
          <w:highlight w:val="white"/>
        </w:rPr>
      </w:pPr>
      <w:r w:rsidRPr="00903DBA">
        <w:rPr>
          <w:highlight w:val="white"/>
        </w:rPr>
        <w:t>ldiv_t ldiv(long num, long denum);</w:t>
      </w:r>
    </w:p>
    <w:p w14:paraId="0E81C6E6" w14:textId="77777777" w:rsidR="00B07509" w:rsidRPr="00903DBA" w:rsidRDefault="00B07509" w:rsidP="00B07509">
      <w:pPr>
        <w:pStyle w:val="Code"/>
        <w:rPr>
          <w:highlight w:val="white"/>
        </w:rPr>
      </w:pPr>
      <w:r w:rsidRPr="00903DBA">
        <w:rPr>
          <w:highlight w:val="white"/>
        </w:rPr>
        <w:t>#endif</w:t>
      </w:r>
    </w:p>
    <w:p w14:paraId="7CB001E1" w14:textId="709DBA6E" w:rsidR="00B07509" w:rsidRPr="00903DBA" w:rsidRDefault="004B0675" w:rsidP="00B07509">
      <w:pPr>
        <w:pStyle w:val="CodeListing"/>
      </w:pPr>
      <w:proofErr w:type="spellStart"/>
      <w:r w:rsidRPr="00903DBA">
        <w:t>s</w:t>
      </w:r>
      <w:r w:rsidR="008977FB" w:rsidRPr="00903DBA">
        <w:t>td</w:t>
      </w:r>
      <w:r w:rsidRPr="00903DBA">
        <w:t>l</w:t>
      </w:r>
      <w:r w:rsidR="008977FB" w:rsidRPr="00903DBA">
        <w:t>ib.c</w:t>
      </w:r>
      <w:proofErr w:type="spellEnd"/>
    </w:p>
    <w:p w14:paraId="5916E3AF" w14:textId="77777777" w:rsidR="00C63B16" w:rsidRPr="00903DBA" w:rsidRDefault="00C63B16" w:rsidP="00C63B16">
      <w:pPr>
        <w:pStyle w:val="Code"/>
        <w:rPr>
          <w:highlight w:val="white"/>
        </w:rPr>
      </w:pPr>
      <w:r w:rsidRPr="00903DBA">
        <w:rPr>
          <w:highlight w:val="white"/>
        </w:rPr>
        <w:t>#include &lt;math.h&gt;</w:t>
      </w:r>
    </w:p>
    <w:p w14:paraId="5E2992CE" w14:textId="77777777" w:rsidR="00C63B16" w:rsidRPr="00903DBA" w:rsidRDefault="00C63B16" w:rsidP="00C63B16">
      <w:pPr>
        <w:pStyle w:val="Code"/>
        <w:rPr>
          <w:highlight w:val="white"/>
        </w:rPr>
      </w:pPr>
      <w:r w:rsidRPr="00903DBA">
        <w:rPr>
          <w:highlight w:val="white"/>
        </w:rPr>
        <w:t>#include &lt;ctype.h&gt;</w:t>
      </w:r>
    </w:p>
    <w:p w14:paraId="7BF1C7B1" w14:textId="77777777" w:rsidR="00C63B16" w:rsidRPr="00903DBA" w:rsidRDefault="00C63B16" w:rsidP="00C63B16">
      <w:pPr>
        <w:pStyle w:val="Code"/>
        <w:rPr>
          <w:highlight w:val="white"/>
        </w:rPr>
      </w:pPr>
      <w:r w:rsidRPr="00903DBA">
        <w:rPr>
          <w:highlight w:val="white"/>
        </w:rPr>
        <w:t>#include &lt;errno.h&gt;</w:t>
      </w:r>
    </w:p>
    <w:p w14:paraId="0586CFDC" w14:textId="77777777" w:rsidR="00C63B16" w:rsidRPr="00903DBA" w:rsidRDefault="00C63B16" w:rsidP="00C63B16">
      <w:pPr>
        <w:pStyle w:val="Code"/>
        <w:rPr>
          <w:highlight w:val="white"/>
        </w:rPr>
      </w:pPr>
      <w:r w:rsidRPr="00903DBA">
        <w:rPr>
          <w:highlight w:val="white"/>
        </w:rPr>
        <w:t>#include &lt;stdarg.h&gt;</w:t>
      </w:r>
    </w:p>
    <w:p w14:paraId="1FE0D675" w14:textId="77777777" w:rsidR="00C63B16" w:rsidRPr="00903DBA" w:rsidRDefault="00C63B16" w:rsidP="00C63B16">
      <w:pPr>
        <w:pStyle w:val="Code"/>
        <w:rPr>
          <w:highlight w:val="white"/>
        </w:rPr>
      </w:pPr>
      <w:r w:rsidRPr="00903DBA">
        <w:rPr>
          <w:highlight w:val="white"/>
        </w:rPr>
        <w:t>#include &lt;stddef.h&gt;</w:t>
      </w:r>
    </w:p>
    <w:p w14:paraId="0F900E70" w14:textId="77777777" w:rsidR="00C63B16" w:rsidRPr="00903DBA" w:rsidRDefault="00C63B16" w:rsidP="00C63B16">
      <w:pPr>
        <w:pStyle w:val="Code"/>
        <w:rPr>
          <w:highlight w:val="white"/>
        </w:rPr>
      </w:pPr>
      <w:r w:rsidRPr="00903DBA">
        <w:rPr>
          <w:highlight w:val="white"/>
        </w:rPr>
        <w:t>#include &lt;string.h&gt;</w:t>
      </w:r>
    </w:p>
    <w:p w14:paraId="2486A08D" w14:textId="77777777" w:rsidR="00C63B16" w:rsidRPr="00903DBA" w:rsidRDefault="00C63B16" w:rsidP="00C63B16">
      <w:pPr>
        <w:pStyle w:val="Code"/>
        <w:rPr>
          <w:highlight w:val="white"/>
        </w:rPr>
      </w:pPr>
      <w:r w:rsidRPr="00903DBA">
        <w:rPr>
          <w:highlight w:val="white"/>
        </w:rPr>
        <w:t>#include &lt;stdlib.h&gt;</w:t>
      </w:r>
    </w:p>
    <w:p w14:paraId="5BCA0E19" w14:textId="77777777" w:rsidR="00C63B16" w:rsidRPr="00903DBA" w:rsidRDefault="00C63B16" w:rsidP="00C63B16">
      <w:pPr>
        <w:pStyle w:val="Code"/>
        <w:rPr>
          <w:highlight w:val="white"/>
        </w:rPr>
      </w:pPr>
      <w:r w:rsidRPr="00903DBA">
        <w:rPr>
          <w:highlight w:val="white"/>
        </w:rPr>
        <w:t>#include &lt;stdio.h&gt;</w:t>
      </w:r>
    </w:p>
    <w:p w14:paraId="718BBCDB" w14:textId="77777777" w:rsidR="00C63B16" w:rsidRPr="00903DBA" w:rsidRDefault="00C63B16" w:rsidP="00C63B16">
      <w:pPr>
        <w:pStyle w:val="Code"/>
        <w:rPr>
          <w:highlight w:val="white"/>
        </w:rPr>
      </w:pPr>
    </w:p>
    <w:p w14:paraId="18D90D5B" w14:textId="77777777" w:rsidR="00C63B16" w:rsidRPr="00903DBA" w:rsidRDefault="00C63B16" w:rsidP="00C63B16">
      <w:pPr>
        <w:pStyle w:val="Code"/>
        <w:rPr>
          <w:highlight w:val="white"/>
        </w:rPr>
      </w:pPr>
      <w:r w:rsidRPr="00903DBA">
        <w:rPr>
          <w:highlight w:val="white"/>
        </w:rPr>
        <w:t>extern FILE g_fileArray[];</w:t>
      </w:r>
    </w:p>
    <w:p w14:paraId="352C9709" w14:textId="3634874F" w:rsidR="00407929" w:rsidRPr="00903DBA" w:rsidRDefault="00407929" w:rsidP="00407929">
      <w:pPr>
        <w:rPr>
          <w:highlight w:val="white"/>
        </w:rPr>
      </w:pPr>
      <w:r w:rsidRPr="00903DBA">
        <w:rPr>
          <w:highlight w:val="white"/>
        </w:rPr>
        <w:t xml:space="preserve">The </w:t>
      </w:r>
      <w:r w:rsidRPr="00903DBA">
        <w:rPr>
          <w:rStyle w:val="KeyWord0"/>
          <w:highlight w:val="white"/>
        </w:rPr>
        <w:t>atoi</w:t>
      </w:r>
      <w:r w:rsidRPr="00903DBA">
        <w:rPr>
          <w:highlight w:val="white"/>
        </w:rPr>
        <w:t xml:space="preserve"> (ASCII-to-integer)</w:t>
      </w:r>
      <w:r w:rsidR="00D42D68" w:rsidRPr="00903DBA">
        <w:rPr>
          <w:highlight w:val="white"/>
        </w:rPr>
        <w:t xml:space="preserve"> and</w:t>
      </w:r>
      <w:r w:rsidRPr="00903DBA">
        <w:rPr>
          <w:highlight w:val="white"/>
        </w:rPr>
        <w:t xml:space="preserve"> </w:t>
      </w:r>
      <w:r w:rsidR="00D42D68" w:rsidRPr="00903DBA">
        <w:rPr>
          <w:rStyle w:val="KeyWord0"/>
          <w:highlight w:val="white"/>
        </w:rPr>
        <w:t>atol</w:t>
      </w:r>
      <w:r w:rsidR="00D42D68" w:rsidRPr="00903DBA">
        <w:rPr>
          <w:highlight w:val="white"/>
        </w:rPr>
        <w:t xml:space="preserve"> (ASCII-to-long) </w:t>
      </w:r>
      <w:r w:rsidRPr="00903DBA">
        <w:rPr>
          <w:highlight w:val="white"/>
        </w:rPr>
        <w:t>function</w:t>
      </w:r>
      <w:r w:rsidR="00D42D68" w:rsidRPr="00903DBA">
        <w:rPr>
          <w:highlight w:val="white"/>
        </w:rPr>
        <w:t>s</w:t>
      </w:r>
      <w:r w:rsidRPr="00903DBA">
        <w:rPr>
          <w:highlight w:val="white"/>
        </w:rPr>
        <w:t xml:space="preserve"> </w:t>
      </w:r>
      <w:r w:rsidR="00B40A57" w:rsidRPr="00903DBA">
        <w:rPr>
          <w:highlight w:val="white"/>
        </w:rPr>
        <w:t>cast</w:t>
      </w:r>
      <w:r w:rsidR="00D42D68" w:rsidRPr="00903DBA">
        <w:rPr>
          <w:highlight w:val="white"/>
        </w:rPr>
        <w:t xml:space="preserve"> </w:t>
      </w:r>
      <w:r w:rsidR="00B40A57" w:rsidRPr="00903DBA">
        <w:rPr>
          <w:highlight w:val="white"/>
        </w:rPr>
        <w:t xml:space="preserve">a string to an integer value by calling </w:t>
      </w:r>
      <w:r w:rsidR="00D42D68" w:rsidRPr="00903DBA">
        <w:rPr>
          <w:rStyle w:val="KeyWord0"/>
          <w:highlight w:val="white"/>
        </w:rPr>
        <w:t>strtol</w:t>
      </w:r>
      <w:r w:rsidR="00D42D68" w:rsidRPr="00903DBA">
        <w:rPr>
          <w:highlight w:val="white"/>
        </w:rPr>
        <w:t>.</w:t>
      </w:r>
    </w:p>
    <w:p w14:paraId="50864BEC" w14:textId="4F97134E" w:rsidR="00C63B16" w:rsidRPr="00903DBA" w:rsidRDefault="00C63B16" w:rsidP="00C63B16">
      <w:pPr>
        <w:pStyle w:val="Code"/>
        <w:rPr>
          <w:highlight w:val="white"/>
        </w:rPr>
      </w:pPr>
      <w:r w:rsidRPr="00903DBA">
        <w:rPr>
          <w:highlight w:val="white"/>
        </w:rPr>
        <w:t>int atoi(</w:t>
      </w:r>
      <w:r w:rsidR="00A70018" w:rsidRPr="00903DBA">
        <w:rPr>
          <w:highlight w:val="white"/>
        </w:rPr>
        <w:t xml:space="preserve">const </w:t>
      </w:r>
      <w:r w:rsidRPr="00903DBA">
        <w:rPr>
          <w:highlight w:val="white"/>
        </w:rPr>
        <w:t>char* s) {</w:t>
      </w:r>
    </w:p>
    <w:p w14:paraId="4B1B8C01" w14:textId="4886F7F5" w:rsidR="00C63B16" w:rsidRPr="00903DBA" w:rsidRDefault="00C63B16" w:rsidP="00C63B16">
      <w:pPr>
        <w:pStyle w:val="Code"/>
        <w:rPr>
          <w:highlight w:val="white"/>
        </w:rPr>
      </w:pPr>
      <w:r w:rsidRPr="00903DBA">
        <w:rPr>
          <w:highlight w:val="white"/>
        </w:rPr>
        <w:t xml:space="preserve">  return (int) strtol(s, (</w:t>
      </w:r>
      <w:r w:rsidR="00F77CE6" w:rsidRPr="00903DBA">
        <w:rPr>
          <w:highlight w:val="white"/>
        </w:rPr>
        <w:t xml:space="preserve">const </w:t>
      </w:r>
      <w:r w:rsidRPr="00903DBA">
        <w:rPr>
          <w:highlight w:val="white"/>
        </w:rPr>
        <w:t>char**) NULL, 10);</w:t>
      </w:r>
    </w:p>
    <w:p w14:paraId="7AD6D215" w14:textId="77777777" w:rsidR="00C63B16" w:rsidRPr="00903DBA" w:rsidRDefault="00C63B16" w:rsidP="00C63B16">
      <w:pPr>
        <w:pStyle w:val="Code"/>
        <w:rPr>
          <w:highlight w:val="white"/>
        </w:rPr>
      </w:pPr>
      <w:r w:rsidRPr="00903DBA">
        <w:rPr>
          <w:highlight w:val="white"/>
        </w:rPr>
        <w:t>}</w:t>
      </w:r>
    </w:p>
    <w:p w14:paraId="5DAC8A57" w14:textId="77777777" w:rsidR="00D42D68" w:rsidRPr="00903DBA" w:rsidRDefault="00D42D68" w:rsidP="00C63B16">
      <w:pPr>
        <w:pStyle w:val="Code"/>
        <w:rPr>
          <w:highlight w:val="white"/>
        </w:rPr>
      </w:pPr>
    </w:p>
    <w:p w14:paraId="10C3FE8A" w14:textId="7CC93F87" w:rsidR="00C63B16" w:rsidRPr="00903DBA" w:rsidRDefault="00C63B16" w:rsidP="00C63B16">
      <w:pPr>
        <w:pStyle w:val="Code"/>
        <w:rPr>
          <w:highlight w:val="white"/>
        </w:rPr>
      </w:pPr>
      <w:r w:rsidRPr="00903DBA">
        <w:rPr>
          <w:highlight w:val="white"/>
        </w:rPr>
        <w:t>long atol(</w:t>
      </w:r>
      <w:r w:rsidR="00A70018" w:rsidRPr="00903DBA">
        <w:rPr>
          <w:highlight w:val="white"/>
        </w:rPr>
        <w:t xml:space="preserve">const </w:t>
      </w:r>
      <w:r w:rsidRPr="00903DBA">
        <w:rPr>
          <w:highlight w:val="white"/>
        </w:rPr>
        <w:t>char* s) {</w:t>
      </w:r>
    </w:p>
    <w:p w14:paraId="4A08BD1D" w14:textId="42D3C927" w:rsidR="00C63B16" w:rsidRPr="00903DBA" w:rsidRDefault="00C63B16" w:rsidP="00C63B16">
      <w:pPr>
        <w:pStyle w:val="Code"/>
        <w:rPr>
          <w:highlight w:val="white"/>
        </w:rPr>
      </w:pPr>
      <w:r w:rsidRPr="00903DBA">
        <w:rPr>
          <w:highlight w:val="white"/>
        </w:rPr>
        <w:t xml:space="preserve">  return strtol(s, (</w:t>
      </w:r>
      <w:r w:rsidR="00F77CE6" w:rsidRPr="00903DBA">
        <w:rPr>
          <w:highlight w:val="white"/>
        </w:rPr>
        <w:t xml:space="preserve">const </w:t>
      </w:r>
      <w:r w:rsidRPr="00903DBA">
        <w:rPr>
          <w:highlight w:val="white"/>
        </w:rPr>
        <w:t>char**) NULL, 10);</w:t>
      </w:r>
    </w:p>
    <w:p w14:paraId="4C4BD83A" w14:textId="77777777" w:rsidR="00C63B16" w:rsidRPr="00903DBA" w:rsidRDefault="00C63B16" w:rsidP="00C63B16">
      <w:pPr>
        <w:pStyle w:val="Code"/>
        <w:rPr>
          <w:highlight w:val="white"/>
        </w:rPr>
      </w:pPr>
      <w:r w:rsidRPr="00903DBA">
        <w:rPr>
          <w:highlight w:val="white"/>
        </w:rPr>
        <w:t>}</w:t>
      </w:r>
    </w:p>
    <w:p w14:paraId="14B308FB" w14:textId="17E02D12" w:rsidR="00C63B16" w:rsidRPr="00903DBA" w:rsidRDefault="0033580C" w:rsidP="0033580C">
      <w:pPr>
        <w:rPr>
          <w:highlight w:val="white"/>
        </w:rPr>
      </w:pPr>
      <w:r w:rsidRPr="00903DBA">
        <w:rPr>
          <w:highlight w:val="white"/>
        </w:rPr>
        <w:t xml:space="preserve">The </w:t>
      </w:r>
      <w:r w:rsidRPr="00903DBA">
        <w:rPr>
          <w:rStyle w:val="KeyWord0"/>
          <w:highlight w:val="white"/>
        </w:rPr>
        <w:t>strtol</w:t>
      </w:r>
      <w:r w:rsidRPr="00903DBA">
        <w:rPr>
          <w:highlight w:val="white"/>
        </w:rPr>
        <w:t xml:space="preserve"> (string-to-long) </w:t>
      </w:r>
    </w:p>
    <w:p w14:paraId="72495FF8" w14:textId="77777777" w:rsidR="00AC074F" w:rsidRPr="00903DBA" w:rsidRDefault="00AC074F" w:rsidP="00AC074F">
      <w:pPr>
        <w:pStyle w:val="Code"/>
        <w:rPr>
          <w:highlight w:val="white"/>
        </w:rPr>
      </w:pPr>
      <w:r w:rsidRPr="00903DBA">
        <w:rPr>
          <w:highlight w:val="white"/>
        </w:rPr>
        <w:t>extern int g_inStatus, g_inChars;</w:t>
      </w:r>
    </w:p>
    <w:p w14:paraId="0E2DD26D" w14:textId="1080A57B" w:rsidR="00AC074F" w:rsidRPr="00903DBA" w:rsidRDefault="00AC074F" w:rsidP="00AC074F">
      <w:pPr>
        <w:pStyle w:val="Code"/>
        <w:rPr>
          <w:highlight w:val="white"/>
        </w:rPr>
      </w:pPr>
      <w:r w:rsidRPr="00903DBA">
        <w:rPr>
          <w:highlight w:val="white"/>
        </w:rPr>
        <w:t>extern void* g_inDevice;</w:t>
      </w:r>
    </w:p>
    <w:p w14:paraId="32590BF8" w14:textId="77777777" w:rsidR="00AC074F" w:rsidRPr="00903DBA" w:rsidRDefault="00AC074F" w:rsidP="00AC074F">
      <w:pPr>
        <w:pStyle w:val="Code"/>
        <w:rPr>
          <w:highlight w:val="white"/>
        </w:rPr>
      </w:pPr>
    </w:p>
    <w:p w14:paraId="0392A050" w14:textId="5B984CDA" w:rsidR="00287E37" w:rsidRPr="00903DBA" w:rsidRDefault="00287E37" w:rsidP="00287E37">
      <w:pPr>
        <w:pStyle w:val="Code"/>
        <w:rPr>
          <w:highlight w:val="white"/>
        </w:rPr>
      </w:pPr>
      <w:r w:rsidRPr="00903DBA">
        <w:rPr>
          <w:highlight w:val="white"/>
        </w:rPr>
        <w:t>long strtol(</w:t>
      </w:r>
      <w:r w:rsidR="00A70018" w:rsidRPr="00903DBA">
        <w:rPr>
          <w:highlight w:val="white"/>
        </w:rPr>
        <w:t xml:space="preserve">const </w:t>
      </w:r>
      <w:r w:rsidRPr="00903DBA">
        <w:rPr>
          <w:highlight w:val="white"/>
        </w:rPr>
        <w:t>char* s, char** endp, int base) {</w:t>
      </w:r>
    </w:p>
    <w:p w14:paraId="2B1CE226" w14:textId="77777777" w:rsidR="00287E37" w:rsidRPr="00903DBA" w:rsidRDefault="00287E37" w:rsidP="00287E37">
      <w:pPr>
        <w:pStyle w:val="Code"/>
        <w:rPr>
          <w:highlight w:val="white"/>
        </w:rPr>
      </w:pPr>
      <w:r w:rsidRPr="00903DBA">
        <w:rPr>
          <w:highlight w:val="white"/>
        </w:rPr>
        <w:t xml:space="preserve">  g_inStatus = STRING;</w:t>
      </w:r>
    </w:p>
    <w:p w14:paraId="0E1C916B" w14:textId="77777777" w:rsidR="00287E37" w:rsidRPr="00903DBA" w:rsidRDefault="00287E37" w:rsidP="00287E37">
      <w:pPr>
        <w:pStyle w:val="Code"/>
        <w:rPr>
          <w:highlight w:val="white"/>
        </w:rPr>
      </w:pPr>
      <w:r w:rsidRPr="00903DBA">
        <w:rPr>
          <w:highlight w:val="white"/>
        </w:rPr>
        <w:t xml:space="preserve">  g_inDevice = s;</w:t>
      </w:r>
    </w:p>
    <w:p w14:paraId="79035F87" w14:textId="77777777" w:rsidR="00287E37" w:rsidRPr="00903DBA" w:rsidRDefault="00287E37" w:rsidP="00287E37">
      <w:pPr>
        <w:pStyle w:val="Code"/>
        <w:rPr>
          <w:highlight w:val="white"/>
        </w:rPr>
      </w:pPr>
      <w:r w:rsidRPr="00903DBA">
        <w:rPr>
          <w:highlight w:val="white"/>
        </w:rPr>
        <w:t xml:space="preserve">  g_inChars = 0;</w:t>
      </w:r>
    </w:p>
    <w:p w14:paraId="54D47163" w14:textId="77777777" w:rsidR="00042CD9" w:rsidRPr="00903DBA" w:rsidRDefault="00042CD9" w:rsidP="00287E37">
      <w:pPr>
        <w:pStyle w:val="Code"/>
        <w:rPr>
          <w:highlight w:val="white"/>
        </w:rPr>
      </w:pPr>
    </w:p>
    <w:p w14:paraId="1174BDF3" w14:textId="33AC26CC"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long value = scanLongInt(base);</w:t>
      </w:r>
    </w:p>
    <w:p w14:paraId="46A7C927" w14:textId="77777777" w:rsidR="00287E37" w:rsidRPr="00903DBA" w:rsidRDefault="00287E37" w:rsidP="00287E37">
      <w:pPr>
        <w:pStyle w:val="Code"/>
        <w:rPr>
          <w:highlight w:val="white"/>
        </w:rPr>
      </w:pPr>
    </w:p>
    <w:p w14:paraId="2DDCA7A6" w14:textId="6BDDE151"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if (endp != NULL) {</w:t>
      </w:r>
    </w:p>
    <w:p w14:paraId="051853EA" w14:textId="08FD0997"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 xml:space="preserve">  *endp = s + g_inChars;</w:t>
      </w:r>
    </w:p>
    <w:p w14:paraId="1157EBDD" w14:textId="63D9B77C" w:rsidR="00287E37" w:rsidRPr="00903DBA" w:rsidRDefault="00287E37" w:rsidP="00287E37">
      <w:pPr>
        <w:pStyle w:val="Code"/>
        <w:rPr>
          <w:highlight w:val="white"/>
        </w:rPr>
      </w:pPr>
      <w:r w:rsidRPr="00903DBA">
        <w:rPr>
          <w:highlight w:val="white"/>
        </w:rPr>
        <w:t xml:space="preserve">  </w:t>
      </w:r>
      <w:r w:rsidR="00042CD9" w:rsidRPr="00903DBA">
        <w:rPr>
          <w:highlight w:val="white"/>
        </w:rPr>
        <w:t xml:space="preserve">  </w:t>
      </w:r>
      <w:r w:rsidRPr="00903DBA">
        <w:rPr>
          <w:highlight w:val="white"/>
        </w:rPr>
        <w:t>}</w:t>
      </w:r>
    </w:p>
    <w:p w14:paraId="39A07157" w14:textId="77777777" w:rsidR="00042CD9" w:rsidRPr="00903DBA" w:rsidRDefault="00042CD9" w:rsidP="00287E37">
      <w:pPr>
        <w:pStyle w:val="Code"/>
        <w:rPr>
          <w:highlight w:val="white"/>
        </w:rPr>
      </w:pPr>
    </w:p>
    <w:p w14:paraId="219B0EB0" w14:textId="06F9D657" w:rsidR="00287E37" w:rsidRPr="00903DBA" w:rsidRDefault="00042CD9" w:rsidP="00287E37">
      <w:pPr>
        <w:pStyle w:val="Code"/>
        <w:rPr>
          <w:highlight w:val="white"/>
        </w:rPr>
      </w:pPr>
      <w:r w:rsidRPr="00903DBA">
        <w:rPr>
          <w:highlight w:val="white"/>
        </w:rPr>
        <w:t xml:space="preserve">  </w:t>
      </w:r>
      <w:r w:rsidR="00287E37" w:rsidRPr="00903DBA">
        <w:rPr>
          <w:highlight w:val="white"/>
        </w:rPr>
        <w:t xml:space="preserve">  return value;</w:t>
      </w:r>
    </w:p>
    <w:p w14:paraId="4D28FDDF" w14:textId="78D55AE7" w:rsidR="00042CD9" w:rsidRPr="00903DBA" w:rsidRDefault="00042CD9" w:rsidP="00287E37">
      <w:pPr>
        <w:pStyle w:val="Code"/>
        <w:rPr>
          <w:highlight w:val="white"/>
        </w:rPr>
      </w:pPr>
      <w:r w:rsidRPr="00903DBA">
        <w:rPr>
          <w:highlight w:val="white"/>
        </w:rPr>
        <w:t xml:space="preserve">  }</w:t>
      </w:r>
    </w:p>
    <w:p w14:paraId="548F462F" w14:textId="77777777" w:rsidR="00287E37" w:rsidRPr="00903DBA" w:rsidRDefault="00287E37" w:rsidP="00287E37">
      <w:pPr>
        <w:pStyle w:val="Code"/>
        <w:rPr>
          <w:highlight w:val="white"/>
        </w:rPr>
      </w:pPr>
      <w:r w:rsidRPr="00903DBA">
        <w:rPr>
          <w:highlight w:val="white"/>
        </w:rPr>
        <w:t>}</w:t>
      </w:r>
    </w:p>
    <w:p w14:paraId="0661D1EF" w14:textId="5C8B39F8" w:rsidR="00287E37" w:rsidRPr="00903DBA" w:rsidRDefault="009C1BF4" w:rsidP="009C1BF4">
      <w:pPr>
        <w:rPr>
          <w:highlight w:val="white"/>
        </w:rPr>
      </w:pPr>
      <w:r w:rsidRPr="00903DBA">
        <w:rPr>
          <w:highlight w:val="white"/>
        </w:rPr>
        <w:t xml:space="preserve">The </w:t>
      </w:r>
      <w:r w:rsidRPr="00903DBA">
        <w:rPr>
          <w:rStyle w:val="KeyWord0"/>
          <w:highlight w:val="white"/>
        </w:rPr>
        <w:t>strtoul</w:t>
      </w:r>
      <w:r w:rsidRPr="00903DBA">
        <w:rPr>
          <w:highlight w:val="white"/>
        </w:rPr>
        <w:t xml:space="preserve"> (string-to-unsigned-long) </w:t>
      </w:r>
    </w:p>
    <w:p w14:paraId="24668636" w14:textId="16EB4A91" w:rsidR="00042CD9" w:rsidRPr="00903DBA" w:rsidRDefault="00042CD9" w:rsidP="00042CD9">
      <w:pPr>
        <w:pStyle w:val="Code"/>
        <w:rPr>
          <w:highlight w:val="white"/>
        </w:rPr>
      </w:pPr>
      <w:r w:rsidRPr="00903DBA">
        <w:rPr>
          <w:highlight w:val="white"/>
        </w:rPr>
        <w:t>unsigned long strtoul(</w:t>
      </w:r>
      <w:r w:rsidR="00A70018" w:rsidRPr="00903DBA">
        <w:rPr>
          <w:highlight w:val="white"/>
        </w:rPr>
        <w:t xml:space="preserve">const </w:t>
      </w:r>
      <w:r w:rsidRPr="00903DBA">
        <w:rPr>
          <w:highlight w:val="white"/>
        </w:rPr>
        <w:t>char* s, char** endp, int base) {</w:t>
      </w:r>
    </w:p>
    <w:p w14:paraId="0C37872F" w14:textId="77777777" w:rsidR="00042CD9" w:rsidRPr="00903DBA" w:rsidRDefault="00042CD9" w:rsidP="00042CD9">
      <w:pPr>
        <w:pStyle w:val="Code"/>
        <w:rPr>
          <w:highlight w:val="white"/>
        </w:rPr>
      </w:pPr>
      <w:r w:rsidRPr="00903DBA">
        <w:rPr>
          <w:highlight w:val="white"/>
        </w:rPr>
        <w:t xml:space="preserve">  g_inStatus = STRING;</w:t>
      </w:r>
    </w:p>
    <w:p w14:paraId="4949C714" w14:textId="77777777" w:rsidR="00042CD9" w:rsidRPr="00903DBA" w:rsidRDefault="00042CD9" w:rsidP="00042CD9">
      <w:pPr>
        <w:pStyle w:val="Code"/>
        <w:rPr>
          <w:highlight w:val="white"/>
        </w:rPr>
      </w:pPr>
      <w:r w:rsidRPr="00903DBA">
        <w:rPr>
          <w:highlight w:val="white"/>
        </w:rPr>
        <w:t xml:space="preserve">  g_inDevice = s;</w:t>
      </w:r>
    </w:p>
    <w:p w14:paraId="2E671C2A" w14:textId="77777777" w:rsidR="00042CD9" w:rsidRPr="00903DBA" w:rsidRDefault="00042CD9" w:rsidP="00042CD9">
      <w:pPr>
        <w:pStyle w:val="Code"/>
        <w:rPr>
          <w:highlight w:val="white"/>
        </w:rPr>
      </w:pPr>
      <w:r w:rsidRPr="00903DBA">
        <w:rPr>
          <w:highlight w:val="white"/>
        </w:rPr>
        <w:t xml:space="preserve">  g_inChars = 0;</w:t>
      </w:r>
    </w:p>
    <w:p w14:paraId="44B03F30" w14:textId="77777777" w:rsidR="00042CD9" w:rsidRPr="00903DBA" w:rsidRDefault="00042CD9" w:rsidP="00042CD9">
      <w:pPr>
        <w:pStyle w:val="Code"/>
        <w:rPr>
          <w:highlight w:val="white"/>
        </w:rPr>
      </w:pPr>
      <w:r w:rsidRPr="00903DBA">
        <w:rPr>
          <w:highlight w:val="white"/>
        </w:rPr>
        <w:lastRenderedPageBreak/>
        <w:t xml:space="preserve">  </w:t>
      </w:r>
    </w:p>
    <w:p w14:paraId="3874FCAA" w14:textId="77777777" w:rsidR="00042CD9" w:rsidRPr="00903DBA" w:rsidRDefault="00042CD9" w:rsidP="00042CD9">
      <w:pPr>
        <w:pStyle w:val="Code"/>
        <w:rPr>
          <w:highlight w:val="white"/>
        </w:rPr>
      </w:pPr>
      <w:r w:rsidRPr="00903DBA">
        <w:rPr>
          <w:highlight w:val="white"/>
        </w:rPr>
        <w:t xml:space="preserve">  { unsigned long unsignedLongValue = scanUnsignedLongInt(base);</w:t>
      </w:r>
    </w:p>
    <w:p w14:paraId="7B0DD2A2" w14:textId="77777777" w:rsidR="00042CD9" w:rsidRPr="00903DBA" w:rsidRDefault="00042CD9" w:rsidP="00042CD9">
      <w:pPr>
        <w:pStyle w:val="Code"/>
        <w:rPr>
          <w:highlight w:val="white"/>
        </w:rPr>
      </w:pPr>
    </w:p>
    <w:p w14:paraId="5C5678A0" w14:textId="77777777" w:rsidR="00042CD9" w:rsidRPr="00903DBA" w:rsidRDefault="00042CD9" w:rsidP="00042CD9">
      <w:pPr>
        <w:pStyle w:val="Code"/>
        <w:rPr>
          <w:highlight w:val="white"/>
        </w:rPr>
      </w:pPr>
      <w:r w:rsidRPr="00903DBA">
        <w:rPr>
          <w:highlight w:val="white"/>
        </w:rPr>
        <w:t xml:space="preserve">    if (endp != NULL) {</w:t>
      </w:r>
    </w:p>
    <w:p w14:paraId="7C5E81FD" w14:textId="77777777" w:rsidR="00042CD9" w:rsidRPr="00903DBA" w:rsidRDefault="00042CD9" w:rsidP="00042CD9">
      <w:pPr>
        <w:pStyle w:val="Code"/>
        <w:rPr>
          <w:highlight w:val="white"/>
        </w:rPr>
      </w:pPr>
      <w:r w:rsidRPr="00903DBA">
        <w:rPr>
          <w:highlight w:val="white"/>
        </w:rPr>
        <w:t xml:space="preserve">      *endp = s + g_inChars;</w:t>
      </w:r>
    </w:p>
    <w:p w14:paraId="50ADCE61" w14:textId="77777777" w:rsidR="00042CD9" w:rsidRPr="00903DBA" w:rsidRDefault="00042CD9" w:rsidP="00042CD9">
      <w:pPr>
        <w:pStyle w:val="Code"/>
        <w:rPr>
          <w:highlight w:val="white"/>
        </w:rPr>
      </w:pPr>
      <w:r w:rsidRPr="00903DBA">
        <w:rPr>
          <w:highlight w:val="white"/>
        </w:rPr>
        <w:t xml:space="preserve">    }</w:t>
      </w:r>
    </w:p>
    <w:p w14:paraId="36D348AA" w14:textId="77777777" w:rsidR="00042CD9" w:rsidRPr="00903DBA" w:rsidRDefault="00042CD9" w:rsidP="00042CD9">
      <w:pPr>
        <w:pStyle w:val="Code"/>
        <w:rPr>
          <w:highlight w:val="white"/>
        </w:rPr>
      </w:pPr>
    </w:p>
    <w:p w14:paraId="62976B09" w14:textId="77777777" w:rsidR="00042CD9" w:rsidRPr="00903DBA" w:rsidRDefault="00042CD9" w:rsidP="00042CD9">
      <w:pPr>
        <w:pStyle w:val="Code"/>
        <w:rPr>
          <w:highlight w:val="white"/>
        </w:rPr>
      </w:pPr>
      <w:r w:rsidRPr="00903DBA">
        <w:rPr>
          <w:highlight w:val="white"/>
        </w:rPr>
        <w:t xml:space="preserve">    return unsignedLongValue;</w:t>
      </w:r>
    </w:p>
    <w:p w14:paraId="65F22AD5" w14:textId="77777777" w:rsidR="00042CD9" w:rsidRPr="00903DBA" w:rsidRDefault="00042CD9" w:rsidP="00042CD9">
      <w:pPr>
        <w:pStyle w:val="Code"/>
        <w:rPr>
          <w:highlight w:val="white"/>
        </w:rPr>
      </w:pPr>
      <w:r w:rsidRPr="00903DBA">
        <w:rPr>
          <w:highlight w:val="white"/>
        </w:rPr>
        <w:t xml:space="preserve">  }</w:t>
      </w:r>
    </w:p>
    <w:p w14:paraId="1662232B" w14:textId="77777777" w:rsidR="00042CD9" w:rsidRPr="00903DBA" w:rsidRDefault="00042CD9" w:rsidP="00042CD9">
      <w:pPr>
        <w:pStyle w:val="Code"/>
        <w:rPr>
          <w:highlight w:val="white"/>
        </w:rPr>
      </w:pPr>
      <w:r w:rsidRPr="00903DBA">
        <w:rPr>
          <w:highlight w:val="white"/>
        </w:rPr>
        <w:t>}</w:t>
      </w:r>
    </w:p>
    <w:p w14:paraId="2E1C886A" w14:textId="77777777" w:rsidR="00C63B16" w:rsidRPr="00903DBA" w:rsidRDefault="00C63B16" w:rsidP="00042CD9">
      <w:pPr>
        <w:pStyle w:val="Code"/>
        <w:rPr>
          <w:highlight w:val="white"/>
        </w:rPr>
      </w:pPr>
    </w:p>
    <w:p w14:paraId="17AA1DAE" w14:textId="660ED257" w:rsidR="00C63B16" w:rsidRPr="00903DBA" w:rsidRDefault="00C63B16" w:rsidP="00C63B16">
      <w:pPr>
        <w:pStyle w:val="Code"/>
        <w:rPr>
          <w:highlight w:val="white"/>
        </w:rPr>
      </w:pPr>
      <w:r w:rsidRPr="00903DBA">
        <w:rPr>
          <w:highlight w:val="white"/>
        </w:rPr>
        <w:t>double atof(</w:t>
      </w:r>
      <w:r w:rsidR="00A70018" w:rsidRPr="00903DBA">
        <w:rPr>
          <w:highlight w:val="white"/>
        </w:rPr>
        <w:t xml:space="preserve">const </w:t>
      </w:r>
      <w:r w:rsidRPr="00903DBA">
        <w:rPr>
          <w:highlight w:val="white"/>
        </w:rPr>
        <w:t>char* s) {</w:t>
      </w:r>
    </w:p>
    <w:p w14:paraId="74416783" w14:textId="77777777" w:rsidR="00C63B16" w:rsidRPr="00903DBA" w:rsidRDefault="00C63B16" w:rsidP="00C63B16">
      <w:pPr>
        <w:pStyle w:val="Code"/>
        <w:rPr>
          <w:highlight w:val="white"/>
        </w:rPr>
      </w:pPr>
      <w:r w:rsidRPr="00903DBA">
        <w:rPr>
          <w:highlight w:val="white"/>
        </w:rPr>
        <w:t xml:space="preserve">  return strtod(s, (char**) NULL);</w:t>
      </w:r>
    </w:p>
    <w:p w14:paraId="0C2CFB7D" w14:textId="77777777" w:rsidR="00C63B16" w:rsidRPr="00903DBA" w:rsidRDefault="00C63B16" w:rsidP="00C63B16">
      <w:pPr>
        <w:pStyle w:val="Code"/>
        <w:rPr>
          <w:highlight w:val="white"/>
        </w:rPr>
      </w:pPr>
      <w:r w:rsidRPr="00903DBA">
        <w:rPr>
          <w:highlight w:val="white"/>
        </w:rPr>
        <w:t>}</w:t>
      </w:r>
    </w:p>
    <w:p w14:paraId="34B8974B" w14:textId="7ED00456" w:rsidR="00C63B16" w:rsidRPr="00903DBA" w:rsidRDefault="00801A29" w:rsidP="00801A29">
      <w:pPr>
        <w:rPr>
          <w:highlight w:val="white"/>
        </w:rPr>
      </w:pPr>
      <w:r w:rsidRPr="00903DBA">
        <w:rPr>
          <w:highlight w:val="white"/>
        </w:rPr>
        <w:t xml:space="preserve">The </w:t>
      </w:r>
      <w:r w:rsidRPr="00903DBA">
        <w:rPr>
          <w:rStyle w:val="KeyWord0"/>
          <w:highlight w:val="white"/>
        </w:rPr>
        <w:t>strtod</w:t>
      </w:r>
      <w:r w:rsidRPr="00903DBA">
        <w:rPr>
          <w:highlight w:val="white"/>
        </w:rPr>
        <w:t xml:space="preserve"> (string-to-double) </w:t>
      </w:r>
    </w:p>
    <w:p w14:paraId="2890EA85" w14:textId="0E70C2BB" w:rsidR="00C63B16" w:rsidRPr="00903DBA" w:rsidRDefault="00C63B16" w:rsidP="00C63B16">
      <w:pPr>
        <w:pStyle w:val="Code"/>
        <w:rPr>
          <w:highlight w:val="white"/>
        </w:rPr>
      </w:pPr>
      <w:r w:rsidRPr="00903DBA">
        <w:rPr>
          <w:highlight w:val="white"/>
        </w:rPr>
        <w:t>double strtod(</w:t>
      </w:r>
      <w:r w:rsidR="00A70018" w:rsidRPr="00903DBA">
        <w:rPr>
          <w:highlight w:val="white"/>
        </w:rPr>
        <w:t xml:space="preserve">const </w:t>
      </w:r>
      <w:r w:rsidRPr="00903DBA">
        <w:rPr>
          <w:highlight w:val="white"/>
        </w:rPr>
        <w:t>char* s, char** endp) {</w:t>
      </w:r>
    </w:p>
    <w:p w14:paraId="5A81B4BA" w14:textId="77777777" w:rsidR="00C63B16" w:rsidRPr="00903DBA" w:rsidRDefault="00C63B16" w:rsidP="00C63B16">
      <w:pPr>
        <w:pStyle w:val="Code"/>
        <w:rPr>
          <w:highlight w:val="white"/>
        </w:rPr>
      </w:pPr>
      <w:r w:rsidRPr="00903DBA">
        <w:rPr>
          <w:highlight w:val="white"/>
        </w:rPr>
        <w:t xml:space="preserve">  int chars = '\0';</w:t>
      </w:r>
    </w:p>
    <w:p w14:paraId="3CFF1731" w14:textId="77777777" w:rsidR="00C63B16" w:rsidRPr="00903DBA" w:rsidRDefault="00C63B16" w:rsidP="00C63B16">
      <w:pPr>
        <w:pStyle w:val="Code"/>
        <w:rPr>
          <w:highlight w:val="white"/>
        </w:rPr>
      </w:pPr>
      <w:r w:rsidRPr="00903DBA">
        <w:rPr>
          <w:highlight w:val="white"/>
        </w:rPr>
        <w:t xml:space="preserve">  double value = 0;</w:t>
      </w:r>
    </w:p>
    <w:p w14:paraId="2129818D" w14:textId="77777777" w:rsidR="00C63B16" w:rsidRPr="00903DBA" w:rsidRDefault="00C63B16" w:rsidP="00C63B16">
      <w:pPr>
        <w:pStyle w:val="Code"/>
        <w:rPr>
          <w:highlight w:val="white"/>
        </w:rPr>
      </w:pPr>
      <w:r w:rsidRPr="00903DBA">
        <w:rPr>
          <w:highlight w:val="white"/>
        </w:rPr>
        <w:t xml:space="preserve">  sscanf(s, "%lf%n", &amp;value, &amp;chars);</w:t>
      </w:r>
    </w:p>
    <w:p w14:paraId="505BD464" w14:textId="77777777" w:rsidR="00C63B16" w:rsidRPr="00903DBA" w:rsidRDefault="00C63B16" w:rsidP="00C63B16">
      <w:pPr>
        <w:pStyle w:val="Code"/>
        <w:rPr>
          <w:highlight w:val="white"/>
        </w:rPr>
      </w:pPr>
    </w:p>
    <w:p w14:paraId="6DEFD5D2" w14:textId="77777777" w:rsidR="00C63B16" w:rsidRPr="00903DBA" w:rsidRDefault="00C63B16" w:rsidP="00C63B16">
      <w:pPr>
        <w:pStyle w:val="Code"/>
        <w:rPr>
          <w:highlight w:val="white"/>
        </w:rPr>
      </w:pPr>
      <w:r w:rsidRPr="00903DBA">
        <w:rPr>
          <w:highlight w:val="white"/>
        </w:rPr>
        <w:t xml:space="preserve">  if (endp != NULL) {</w:t>
      </w:r>
    </w:p>
    <w:p w14:paraId="24EABCCC" w14:textId="77777777" w:rsidR="00C63B16" w:rsidRPr="00903DBA" w:rsidRDefault="00C63B16" w:rsidP="00C63B16">
      <w:pPr>
        <w:pStyle w:val="Code"/>
        <w:rPr>
          <w:highlight w:val="white"/>
        </w:rPr>
      </w:pPr>
      <w:r w:rsidRPr="00903DBA">
        <w:rPr>
          <w:highlight w:val="white"/>
        </w:rPr>
        <w:t xml:space="preserve">    *endp = s + chars;</w:t>
      </w:r>
    </w:p>
    <w:p w14:paraId="5C5999FA" w14:textId="77777777" w:rsidR="00C63B16" w:rsidRPr="00903DBA" w:rsidRDefault="00C63B16" w:rsidP="00C63B16">
      <w:pPr>
        <w:pStyle w:val="Code"/>
        <w:rPr>
          <w:highlight w:val="white"/>
        </w:rPr>
      </w:pPr>
      <w:r w:rsidRPr="00903DBA">
        <w:rPr>
          <w:highlight w:val="white"/>
        </w:rPr>
        <w:t xml:space="preserve">  }</w:t>
      </w:r>
    </w:p>
    <w:p w14:paraId="7474EAAD" w14:textId="77777777" w:rsidR="00C63B16" w:rsidRPr="00903DBA" w:rsidRDefault="00C63B16" w:rsidP="00C63B16">
      <w:pPr>
        <w:pStyle w:val="Code"/>
        <w:rPr>
          <w:highlight w:val="white"/>
        </w:rPr>
      </w:pPr>
    </w:p>
    <w:p w14:paraId="445BED67" w14:textId="77777777" w:rsidR="00C63B16" w:rsidRPr="00903DBA" w:rsidRDefault="00C63B16" w:rsidP="00C63B16">
      <w:pPr>
        <w:pStyle w:val="Code"/>
        <w:rPr>
          <w:highlight w:val="white"/>
        </w:rPr>
      </w:pPr>
      <w:r w:rsidRPr="00903DBA">
        <w:rPr>
          <w:highlight w:val="white"/>
        </w:rPr>
        <w:t xml:space="preserve">  return value;</w:t>
      </w:r>
    </w:p>
    <w:p w14:paraId="15AF5A51" w14:textId="77777777" w:rsidR="00C63B16" w:rsidRPr="00903DBA" w:rsidRDefault="00C63B16" w:rsidP="00C63B16">
      <w:pPr>
        <w:pStyle w:val="Code"/>
        <w:rPr>
          <w:highlight w:val="white"/>
        </w:rPr>
      </w:pPr>
      <w:r w:rsidRPr="00903DBA">
        <w:rPr>
          <w:highlight w:val="white"/>
        </w:rPr>
        <w:t>}</w:t>
      </w:r>
    </w:p>
    <w:p w14:paraId="03289D5C" w14:textId="77777777" w:rsidR="00C63B16" w:rsidRPr="00903DBA" w:rsidRDefault="00C63B16" w:rsidP="00C63B16">
      <w:pPr>
        <w:pStyle w:val="Code"/>
        <w:rPr>
          <w:highlight w:val="white"/>
        </w:rPr>
      </w:pPr>
    </w:p>
    <w:p w14:paraId="48299449" w14:textId="77777777" w:rsidR="00C63B16" w:rsidRPr="00903DBA" w:rsidRDefault="00C63B16" w:rsidP="00C63B16">
      <w:pPr>
        <w:pStyle w:val="Code"/>
        <w:rPr>
          <w:highlight w:val="white"/>
        </w:rPr>
      </w:pPr>
      <w:r w:rsidRPr="00903DBA">
        <w:rPr>
          <w:highlight w:val="white"/>
        </w:rPr>
        <w:t>void abort(void) {</w:t>
      </w:r>
    </w:p>
    <w:p w14:paraId="7E2A8165" w14:textId="77777777" w:rsidR="00C63B16" w:rsidRPr="00903DBA" w:rsidRDefault="00C63B16" w:rsidP="00C63B16">
      <w:pPr>
        <w:pStyle w:val="Code"/>
        <w:rPr>
          <w:highlight w:val="white"/>
        </w:rPr>
      </w:pPr>
      <w:r w:rsidRPr="00903DBA">
        <w:rPr>
          <w:highlight w:val="white"/>
        </w:rPr>
        <w:t>#ifdef __WINDOWS__</w:t>
      </w:r>
    </w:p>
    <w:p w14:paraId="3FB2FE78" w14:textId="77777777" w:rsidR="00C63B16" w:rsidRPr="00903DBA" w:rsidRDefault="00C63B16" w:rsidP="00C63B16">
      <w:pPr>
        <w:pStyle w:val="Code"/>
        <w:rPr>
          <w:highlight w:val="white"/>
        </w:rPr>
      </w:pPr>
      <w:r w:rsidRPr="00903DBA">
        <w:rPr>
          <w:highlight w:val="white"/>
        </w:rPr>
        <w:t xml:space="preserve">  register_ah = 0x4Cs;</w:t>
      </w:r>
    </w:p>
    <w:p w14:paraId="50D92852" w14:textId="77777777" w:rsidR="00C63B16" w:rsidRPr="00903DBA" w:rsidRDefault="00C63B16" w:rsidP="00C63B16">
      <w:pPr>
        <w:pStyle w:val="Code"/>
        <w:rPr>
          <w:highlight w:val="white"/>
        </w:rPr>
      </w:pPr>
      <w:r w:rsidRPr="00903DBA">
        <w:rPr>
          <w:highlight w:val="white"/>
        </w:rPr>
        <w:t xml:space="preserve">  register_al = -1s;</w:t>
      </w:r>
    </w:p>
    <w:p w14:paraId="35ECACC1" w14:textId="77777777" w:rsidR="00C63B16" w:rsidRPr="00903DBA" w:rsidRDefault="00C63B16" w:rsidP="00C63B16">
      <w:pPr>
        <w:pStyle w:val="Code"/>
        <w:rPr>
          <w:highlight w:val="white"/>
        </w:rPr>
      </w:pPr>
      <w:r w:rsidRPr="00903DBA">
        <w:rPr>
          <w:highlight w:val="white"/>
        </w:rPr>
        <w:t xml:space="preserve">  interrupt(0x21s);</w:t>
      </w:r>
    </w:p>
    <w:p w14:paraId="53AC2F38" w14:textId="77777777" w:rsidR="00C63B16" w:rsidRPr="00903DBA" w:rsidRDefault="00C63B16" w:rsidP="00C63B16">
      <w:pPr>
        <w:pStyle w:val="Code"/>
        <w:rPr>
          <w:highlight w:val="white"/>
        </w:rPr>
      </w:pPr>
      <w:r w:rsidRPr="00903DBA">
        <w:rPr>
          <w:highlight w:val="white"/>
        </w:rPr>
        <w:t>#endif</w:t>
      </w:r>
    </w:p>
    <w:p w14:paraId="0F9C5FA6" w14:textId="77777777" w:rsidR="00C63B16" w:rsidRPr="00903DBA" w:rsidRDefault="00C63B16" w:rsidP="00C63B16">
      <w:pPr>
        <w:pStyle w:val="Code"/>
        <w:rPr>
          <w:highlight w:val="white"/>
        </w:rPr>
      </w:pPr>
    </w:p>
    <w:p w14:paraId="7D0E10C8" w14:textId="77777777" w:rsidR="00C63B16" w:rsidRPr="00903DBA" w:rsidRDefault="00C63B16" w:rsidP="00C63B16">
      <w:pPr>
        <w:pStyle w:val="Code"/>
        <w:rPr>
          <w:highlight w:val="white"/>
        </w:rPr>
      </w:pPr>
      <w:r w:rsidRPr="00903DBA">
        <w:rPr>
          <w:highlight w:val="white"/>
        </w:rPr>
        <w:t>#ifdef __LINUX__</w:t>
      </w:r>
    </w:p>
    <w:p w14:paraId="1FA6D2AD" w14:textId="77777777" w:rsidR="00C63B16" w:rsidRPr="00903DBA" w:rsidRDefault="00C63B16" w:rsidP="00C63B16">
      <w:pPr>
        <w:pStyle w:val="Code"/>
        <w:rPr>
          <w:highlight w:val="white"/>
        </w:rPr>
      </w:pPr>
      <w:r w:rsidRPr="00903DBA">
        <w:rPr>
          <w:highlight w:val="white"/>
        </w:rPr>
        <w:t xml:space="preserve">  register_rax = 60L;</w:t>
      </w:r>
    </w:p>
    <w:p w14:paraId="5DED00CD" w14:textId="77777777" w:rsidR="00C63B16" w:rsidRPr="00903DBA" w:rsidRDefault="00C63B16" w:rsidP="00C63B16">
      <w:pPr>
        <w:pStyle w:val="Code"/>
        <w:rPr>
          <w:highlight w:val="white"/>
        </w:rPr>
      </w:pPr>
      <w:r w:rsidRPr="00903DBA">
        <w:rPr>
          <w:highlight w:val="white"/>
        </w:rPr>
        <w:t xml:space="preserve">  register_rdi = -1L;</w:t>
      </w:r>
    </w:p>
    <w:p w14:paraId="68449D06" w14:textId="77777777" w:rsidR="00C63B16" w:rsidRPr="00903DBA" w:rsidRDefault="00C63B16" w:rsidP="00C63B16">
      <w:pPr>
        <w:pStyle w:val="Code"/>
        <w:rPr>
          <w:highlight w:val="white"/>
        </w:rPr>
      </w:pPr>
      <w:r w:rsidRPr="00903DBA">
        <w:rPr>
          <w:highlight w:val="white"/>
        </w:rPr>
        <w:t xml:space="preserve">  syscall();</w:t>
      </w:r>
    </w:p>
    <w:p w14:paraId="2B48E63E" w14:textId="77777777" w:rsidR="00C63B16" w:rsidRPr="00903DBA" w:rsidRDefault="00C63B16" w:rsidP="00C63B16">
      <w:pPr>
        <w:pStyle w:val="Code"/>
        <w:rPr>
          <w:highlight w:val="white"/>
        </w:rPr>
      </w:pPr>
      <w:r w:rsidRPr="00903DBA">
        <w:rPr>
          <w:highlight w:val="white"/>
        </w:rPr>
        <w:t>#endif</w:t>
      </w:r>
    </w:p>
    <w:p w14:paraId="26B5A40E" w14:textId="77777777" w:rsidR="00C63B16" w:rsidRPr="00903DBA" w:rsidRDefault="00C63B16" w:rsidP="00C63B16">
      <w:pPr>
        <w:pStyle w:val="Code"/>
        <w:rPr>
          <w:highlight w:val="white"/>
        </w:rPr>
      </w:pPr>
      <w:r w:rsidRPr="00903DBA">
        <w:rPr>
          <w:highlight w:val="white"/>
        </w:rPr>
        <w:t>}</w:t>
      </w:r>
    </w:p>
    <w:p w14:paraId="21636429" w14:textId="77777777" w:rsidR="00C63B16" w:rsidRPr="00903DBA" w:rsidRDefault="00C63B16" w:rsidP="00C63B16">
      <w:pPr>
        <w:pStyle w:val="Code"/>
        <w:rPr>
          <w:highlight w:val="white"/>
        </w:rPr>
      </w:pPr>
    </w:p>
    <w:p w14:paraId="7D063FC6" w14:textId="77777777" w:rsidR="00C63B16" w:rsidRPr="00903DBA" w:rsidRDefault="00C63B16" w:rsidP="00C63B16">
      <w:pPr>
        <w:pStyle w:val="Code"/>
        <w:rPr>
          <w:highlight w:val="white"/>
        </w:rPr>
      </w:pPr>
      <w:r w:rsidRPr="00903DBA">
        <w:rPr>
          <w:highlight w:val="white"/>
        </w:rPr>
        <w:t>char* getenv(const char* /* name */) {</w:t>
      </w:r>
    </w:p>
    <w:p w14:paraId="73C988AF" w14:textId="77777777" w:rsidR="00C63B16" w:rsidRPr="00903DBA" w:rsidRDefault="00C63B16" w:rsidP="00C63B16">
      <w:pPr>
        <w:pStyle w:val="Code"/>
        <w:rPr>
          <w:highlight w:val="white"/>
        </w:rPr>
      </w:pPr>
      <w:r w:rsidRPr="00903DBA">
        <w:rPr>
          <w:highlight w:val="white"/>
        </w:rPr>
        <w:t xml:space="preserve">  return NULL;</w:t>
      </w:r>
    </w:p>
    <w:p w14:paraId="158DA839" w14:textId="77777777" w:rsidR="00C63B16" w:rsidRPr="00903DBA" w:rsidRDefault="00C63B16" w:rsidP="00C63B16">
      <w:pPr>
        <w:pStyle w:val="Code"/>
        <w:rPr>
          <w:highlight w:val="white"/>
        </w:rPr>
      </w:pPr>
      <w:r w:rsidRPr="00903DBA">
        <w:rPr>
          <w:highlight w:val="white"/>
        </w:rPr>
        <w:t>}</w:t>
      </w:r>
    </w:p>
    <w:p w14:paraId="767B55EA" w14:textId="77777777" w:rsidR="00C63B16" w:rsidRPr="00903DBA" w:rsidRDefault="00C63B16" w:rsidP="00C63B16">
      <w:pPr>
        <w:pStyle w:val="Code"/>
        <w:rPr>
          <w:highlight w:val="white"/>
        </w:rPr>
      </w:pPr>
    </w:p>
    <w:p w14:paraId="749BEF96" w14:textId="77777777" w:rsidR="00C63B16" w:rsidRPr="00903DBA" w:rsidRDefault="00C63B16" w:rsidP="00C63B16">
      <w:pPr>
        <w:pStyle w:val="Code"/>
        <w:rPr>
          <w:highlight w:val="white"/>
        </w:rPr>
      </w:pPr>
      <w:r w:rsidRPr="00903DBA">
        <w:rPr>
          <w:highlight w:val="white"/>
        </w:rPr>
        <w:t>int system(const char* /* command */) {</w:t>
      </w:r>
    </w:p>
    <w:p w14:paraId="1D4337D1" w14:textId="77777777" w:rsidR="00C63B16" w:rsidRPr="00903DBA" w:rsidRDefault="00C63B16" w:rsidP="00C63B16">
      <w:pPr>
        <w:pStyle w:val="Code"/>
        <w:rPr>
          <w:highlight w:val="white"/>
        </w:rPr>
      </w:pPr>
      <w:r w:rsidRPr="00903DBA">
        <w:rPr>
          <w:highlight w:val="white"/>
        </w:rPr>
        <w:t xml:space="preserve">  return -1;</w:t>
      </w:r>
    </w:p>
    <w:p w14:paraId="36C11D2D" w14:textId="77777777" w:rsidR="00C63B16" w:rsidRPr="00903DBA" w:rsidRDefault="00C63B16" w:rsidP="00C63B16">
      <w:pPr>
        <w:pStyle w:val="Code"/>
        <w:rPr>
          <w:highlight w:val="white"/>
        </w:rPr>
      </w:pPr>
      <w:r w:rsidRPr="00903DBA">
        <w:rPr>
          <w:highlight w:val="white"/>
        </w:rPr>
        <w:t>}</w:t>
      </w:r>
    </w:p>
    <w:p w14:paraId="29890F6E" w14:textId="77777777" w:rsidR="00C63B16" w:rsidRPr="00903DBA" w:rsidRDefault="00C63B16" w:rsidP="00C63B16">
      <w:pPr>
        <w:pStyle w:val="Code"/>
        <w:rPr>
          <w:highlight w:val="white"/>
        </w:rPr>
      </w:pPr>
    </w:p>
    <w:p w14:paraId="0A21BEC3" w14:textId="77777777" w:rsidR="00C63B16" w:rsidRPr="00903DBA" w:rsidRDefault="00C63B16" w:rsidP="00C63B16">
      <w:pPr>
        <w:pStyle w:val="Code"/>
        <w:rPr>
          <w:highlight w:val="white"/>
        </w:rPr>
      </w:pPr>
      <w:r w:rsidRPr="00903DBA">
        <w:rPr>
          <w:highlight w:val="white"/>
        </w:rPr>
        <w:t>void memswp(void* value1, void* value2, int valueSize) {</w:t>
      </w:r>
    </w:p>
    <w:p w14:paraId="4BA00379" w14:textId="77777777" w:rsidR="00C63B16" w:rsidRPr="00903DBA" w:rsidRDefault="00C63B16" w:rsidP="00C63B16">
      <w:pPr>
        <w:pStyle w:val="Code"/>
        <w:rPr>
          <w:highlight w:val="white"/>
        </w:rPr>
      </w:pPr>
      <w:r w:rsidRPr="00903DBA">
        <w:rPr>
          <w:highlight w:val="white"/>
        </w:rPr>
        <w:t xml:space="preserve">  char* charValue1 = (char*) value1;</w:t>
      </w:r>
    </w:p>
    <w:p w14:paraId="54B2217B" w14:textId="77777777" w:rsidR="00C63B16" w:rsidRPr="00903DBA" w:rsidRDefault="00C63B16" w:rsidP="00C63B16">
      <w:pPr>
        <w:pStyle w:val="Code"/>
        <w:rPr>
          <w:highlight w:val="white"/>
        </w:rPr>
      </w:pPr>
      <w:r w:rsidRPr="00903DBA">
        <w:rPr>
          <w:highlight w:val="white"/>
        </w:rPr>
        <w:t xml:space="preserve">  char* charValue2 = (char*) value2;</w:t>
      </w:r>
    </w:p>
    <w:p w14:paraId="50BB546F" w14:textId="77777777" w:rsidR="00C63B16" w:rsidRPr="00903DBA" w:rsidRDefault="00C63B16" w:rsidP="00C63B16">
      <w:pPr>
        <w:pStyle w:val="Code"/>
        <w:rPr>
          <w:highlight w:val="white"/>
        </w:rPr>
      </w:pPr>
    </w:p>
    <w:p w14:paraId="3DA2FD9E" w14:textId="77777777" w:rsidR="00C63B16" w:rsidRPr="00903DBA" w:rsidRDefault="00C63B16" w:rsidP="00C63B16">
      <w:pPr>
        <w:pStyle w:val="Code"/>
        <w:rPr>
          <w:highlight w:val="white"/>
        </w:rPr>
      </w:pPr>
      <w:r w:rsidRPr="00903DBA">
        <w:rPr>
          <w:highlight w:val="white"/>
        </w:rPr>
        <w:t xml:space="preserve">  int index;</w:t>
      </w:r>
    </w:p>
    <w:p w14:paraId="30E86154" w14:textId="77777777" w:rsidR="00C63B16" w:rsidRPr="00903DBA" w:rsidRDefault="00C63B16" w:rsidP="00C63B16">
      <w:pPr>
        <w:pStyle w:val="Code"/>
        <w:rPr>
          <w:highlight w:val="white"/>
        </w:rPr>
      </w:pPr>
      <w:r w:rsidRPr="00903DBA">
        <w:rPr>
          <w:highlight w:val="white"/>
        </w:rPr>
        <w:t xml:space="preserve">  for (index = 0; index &lt; valueSize; ++index) {</w:t>
      </w:r>
    </w:p>
    <w:p w14:paraId="5DEA9F91" w14:textId="77777777" w:rsidR="00C63B16" w:rsidRPr="00903DBA" w:rsidRDefault="00C63B16" w:rsidP="00C63B16">
      <w:pPr>
        <w:pStyle w:val="Code"/>
        <w:rPr>
          <w:highlight w:val="white"/>
        </w:rPr>
      </w:pPr>
      <w:r w:rsidRPr="00903DBA">
        <w:rPr>
          <w:highlight w:val="white"/>
        </w:rPr>
        <w:lastRenderedPageBreak/>
        <w:t xml:space="preserve">    char tempValue = charValue1[index];</w:t>
      </w:r>
    </w:p>
    <w:p w14:paraId="0CF86588" w14:textId="77777777" w:rsidR="00C63B16" w:rsidRPr="00903DBA" w:rsidRDefault="00C63B16" w:rsidP="00C63B16">
      <w:pPr>
        <w:pStyle w:val="Code"/>
        <w:rPr>
          <w:highlight w:val="white"/>
        </w:rPr>
      </w:pPr>
      <w:r w:rsidRPr="00903DBA">
        <w:rPr>
          <w:highlight w:val="white"/>
        </w:rPr>
        <w:t xml:space="preserve">    charValue1[index] = charValue2[index];</w:t>
      </w:r>
    </w:p>
    <w:p w14:paraId="305BBC71" w14:textId="77777777" w:rsidR="00C63B16" w:rsidRPr="00903DBA" w:rsidRDefault="00C63B16" w:rsidP="00C63B16">
      <w:pPr>
        <w:pStyle w:val="Code"/>
        <w:rPr>
          <w:highlight w:val="white"/>
        </w:rPr>
      </w:pPr>
      <w:r w:rsidRPr="00903DBA">
        <w:rPr>
          <w:highlight w:val="white"/>
        </w:rPr>
        <w:t xml:space="preserve">    charValue2[index] = tempValue;</w:t>
      </w:r>
    </w:p>
    <w:p w14:paraId="4A591111" w14:textId="77777777" w:rsidR="00C63B16" w:rsidRPr="00903DBA" w:rsidRDefault="00C63B16" w:rsidP="00C63B16">
      <w:pPr>
        <w:pStyle w:val="Code"/>
        <w:rPr>
          <w:highlight w:val="white"/>
        </w:rPr>
      </w:pPr>
      <w:r w:rsidRPr="00903DBA">
        <w:rPr>
          <w:highlight w:val="white"/>
        </w:rPr>
        <w:t xml:space="preserve">  }</w:t>
      </w:r>
    </w:p>
    <w:p w14:paraId="55F0A718" w14:textId="77777777" w:rsidR="00C63B16" w:rsidRPr="00903DBA" w:rsidRDefault="00C63B16" w:rsidP="00C63B16">
      <w:pPr>
        <w:pStyle w:val="Code"/>
        <w:rPr>
          <w:highlight w:val="white"/>
        </w:rPr>
      </w:pPr>
      <w:r w:rsidRPr="00903DBA">
        <w:rPr>
          <w:highlight w:val="white"/>
        </w:rPr>
        <w:t>}</w:t>
      </w:r>
    </w:p>
    <w:p w14:paraId="0C472F78" w14:textId="77777777" w:rsidR="00C63B16" w:rsidRPr="00903DBA" w:rsidRDefault="00C63B16" w:rsidP="00C63B16">
      <w:pPr>
        <w:pStyle w:val="Code"/>
        <w:rPr>
          <w:highlight w:val="white"/>
        </w:rPr>
      </w:pPr>
    </w:p>
    <w:p w14:paraId="118ACAE8" w14:textId="77777777" w:rsidR="00C63B16" w:rsidRPr="00903DBA" w:rsidRDefault="00C63B16" w:rsidP="00C63B16">
      <w:pPr>
        <w:pStyle w:val="Code"/>
        <w:rPr>
          <w:highlight w:val="white"/>
        </w:rPr>
      </w:pPr>
      <w:r w:rsidRPr="00903DBA">
        <w:rPr>
          <w:highlight w:val="white"/>
        </w:rPr>
        <w:t>void* bsearch(const void* keyPtr, const void* valueList,</w:t>
      </w:r>
    </w:p>
    <w:p w14:paraId="21F4C9B7" w14:textId="2CABCD0E" w:rsidR="00C63B16" w:rsidRPr="00903DBA" w:rsidRDefault="00C63B16" w:rsidP="00C63B16">
      <w:pPr>
        <w:pStyle w:val="Code"/>
        <w:rPr>
          <w:highlight w:val="white"/>
        </w:rPr>
      </w:pPr>
      <w:r w:rsidRPr="00903DBA">
        <w:rPr>
          <w:highlight w:val="white"/>
        </w:rPr>
        <w:t xml:space="preserve">              size_t listSize, size_t valueSize,</w:t>
      </w:r>
    </w:p>
    <w:p w14:paraId="46EB3105" w14:textId="704A48F8" w:rsidR="00C63B16" w:rsidRPr="00903DBA" w:rsidRDefault="00C63B16" w:rsidP="00C63B16">
      <w:pPr>
        <w:pStyle w:val="Code"/>
        <w:rPr>
          <w:highlight w:val="white"/>
        </w:rPr>
      </w:pPr>
      <w:r w:rsidRPr="00903DBA">
        <w:rPr>
          <w:highlight w:val="white"/>
        </w:rPr>
        <w:t xml:space="preserve">              int (*compare)(const void*, const void*)) {</w:t>
      </w:r>
    </w:p>
    <w:p w14:paraId="47C467DB" w14:textId="77777777" w:rsidR="00C63B16" w:rsidRPr="00903DBA" w:rsidRDefault="00C63B16" w:rsidP="00C63B16">
      <w:pPr>
        <w:pStyle w:val="Code"/>
        <w:rPr>
          <w:highlight w:val="white"/>
        </w:rPr>
      </w:pPr>
      <w:r w:rsidRPr="00903DBA">
        <w:rPr>
          <w:highlight w:val="white"/>
        </w:rPr>
        <w:t xml:space="preserve">  int firstIndex = 0, lastIndex = listSize - 1;</w:t>
      </w:r>
    </w:p>
    <w:p w14:paraId="54D10AA2" w14:textId="77777777" w:rsidR="00C63B16" w:rsidRPr="00903DBA" w:rsidRDefault="00C63B16" w:rsidP="00C63B16">
      <w:pPr>
        <w:pStyle w:val="Code"/>
        <w:rPr>
          <w:highlight w:val="white"/>
        </w:rPr>
      </w:pPr>
    </w:p>
    <w:p w14:paraId="7291CD07" w14:textId="77777777" w:rsidR="00C63B16" w:rsidRPr="00903DBA" w:rsidRDefault="00C63B16" w:rsidP="00C63B16">
      <w:pPr>
        <w:pStyle w:val="Code"/>
        <w:rPr>
          <w:highlight w:val="white"/>
        </w:rPr>
      </w:pPr>
      <w:r w:rsidRPr="00903DBA">
        <w:rPr>
          <w:highlight w:val="white"/>
        </w:rPr>
        <w:t xml:space="preserve">  if (listSize == 0) {</w:t>
      </w:r>
    </w:p>
    <w:p w14:paraId="5E738020" w14:textId="77777777" w:rsidR="00C63B16" w:rsidRPr="00903DBA" w:rsidRDefault="00C63B16" w:rsidP="00C63B16">
      <w:pPr>
        <w:pStyle w:val="Code"/>
        <w:rPr>
          <w:highlight w:val="white"/>
        </w:rPr>
      </w:pPr>
      <w:r w:rsidRPr="00903DBA">
        <w:rPr>
          <w:highlight w:val="white"/>
        </w:rPr>
        <w:t xml:space="preserve">    return NULL;</w:t>
      </w:r>
    </w:p>
    <w:p w14:paraId="10072BC3" w14:textId="77777777" w:rsidR="00C63B16" w:rsidRPr="00903DBA" w:rsidRDefault="00C63B16" w:rsidP="00C63B16">
      <w:pPr>
        <w:pStyle w:val="Code"/>
        <w:rPr>
          <w:highlight w:val="white"/>
        </w:rPr>
      </w:pPr>
      <w:r w:rsidRPr="00903DBA">
        <w:rPr>
          <w:highlight w:val="white"/>
        </w:rPr>
        <w:t xml:space="preserve">  }</w:t>
      </w:r>
    </w:p>
    <w:p w14:paraId="7E268D09" w14:textId="77777777" w:rsidR="00C63B16" w:rsidRPr="00903DBA" w:rsidRDefault="00C63B16" w:rsidP="00C63B16">
      <w:pPr>
        <w:pStyle w:val="Code"/>
        <w:rPr>
          <w:highlight w:val="white"/>
        </w:rPr>
      </w:pPr>
    </w:p>
    <w:p w14:paraId="27FD9120" w14:textId="77777777" w:rsidR="00C63B16" w:rsidRPr="00903DBA" w:rsidRDefault="00C63B16" w:rsidP="00C63B16">
      <w:pPr>
        <w:pStyle w:val="Code"/>
        <w:rPr>
          <w:highlight w:val="white"/>
        </w:rPr>
      </w:pPr>
      <w:r w:rsidRPr="00903DBA">
        <w:rPr>
          <w:highlight w:val="white"/>
        </w:rPr>
        <w:t xml:space="preserve">  while (TRUE) {</w:t>
      </w:r>
    </w:p>
    <w:p w14:paraId="45B54008" w14:textId="77777777" w:rsidR="00C63B16" w:rsidRPr="00903DBA" w:rsidRDefault="00C63B16" w:rsidP="00C63B16">
      <w:pPr>
        <w:pStyle w:val="Code"/>
        <w:rPr>
          <w:highlight w:val="white"/>
        </w:rPr>
      </w:pPr>
      <w:r w:rsidRPr="00903DBA">
        <w:rPr>
          <w:highlight w:val="white"/>
        </w:rPr>
        <w:t xml:space="preserve">    { char* firstValuePtr = ((char*) valueList) + (firstIndex * valueSize);</w:t>
      </w:r>
    </w:p>
    <w:p w14:paraId="556650B7" w14:textId="77777777" w:rsidR="00C63B16" w:rsidRPr="00903DBA" w:rsidRDefault="00C63B16" w:rsidP="00C63B16">
      <w:pPr>
        <w:pStyle w:val="Code"/>
        <w:rPr>
          <w:highlight w:val="white"/>
        </w:rPr>
      </w:pPr>
      <w:r w:rsidRPr="00903DBA">
        <w:rPr>
          <w:highlight w:val="white"/>
        </w:rPr>
        <w:t xml:space="preserve">      int firstCompare = compare(keyPtr, firstValuePtr);</w:t>
      </w:r>
    </w:p>
    <w:p w14:paraId="51336634" w14:textId="77777777" w:rsidR="00C63B16" w:rsidRPr="00903DBA" w:rsidRDefault="00C63B16" w:rsidP="00C63B16">
      <w:pPr>
        <w:pStyle w:val="Code"/>
        <w:rPr>
          <w:highlight w:val="white"/>
        </w:rPr>
      </w:pPr>
    </w:p>
    <w:p w14:paraId="3BE4BE0B" w14:textId="77777777" w:rsidR="00C63B16" w:rsidRPr="00903DBA" w:rsidRDefault="00C63B16" w:rsidP="00C63B16">
      <w:pPr>
        <w:pStyle w:val="Code"/>
        <w:rPr>
          <w:highlight w:val="white"/>
        </w:rPr>
      </w:pPr>
      <w:r w:rsidRPr="00903DBA">
        <w:rPr>
          <w:highlight w:val="white"/>
        </w:rPr>
        <w:t xml:space="preserve">      if (firstCompare &lt; 0) {</w:t>
      </w:r>
    </w:p>
    <w:p w14:paraId="515B8E14" w14:textId="77777777" w:rsidR="00C63B16" w:rsidRPr="00903DBA" w:rsidRDefault="00C63B16" w:rsidP="00C63B16">
      <w:pPr>
        <w:pStyle w:val="Code"/>
        <w:rPr>
          <w:highlight w:val="white"/>
        </w:rPr>
      </w:pPr>
      <w:r w:rsidRPr="00903DBA">
        <w:rPr>
          <w:highlight w:val="white"/>
        </w:rPr>
        <w:t xml:space="preserve">        return NULL;</w:t>
      </w:r>
    </w:p>
    <w:p w14:paraId="40666630" w14:textId="77777777" w:rsidR="00C63B16" w:rsidRPr="00903DBA" w:rsidRDefault="00C63B16" w:rsidP="00C63B16">
      <w:pPr>
        <w:pStyle w:val="Code"/>
        <w:rPr>
          <w:highlight w:val="white"/>
        </w:rPr>
      </w:pPr>
      <w:r w:rsidRPr="00903DBA">
        <w:rPr>
          <w:highlight w:val="white"/>
        </w:rPr>
        <w:t xml:space="preserve">      }</w:t>
      </w:r>
    </w:p>
    <w:p w14:paraId="336B1FDF" w14:textId="77777777" w:rsidR="00C63B16" w:rsidRPr="00903DBA" w:rsidRDefault="00C63B16" w:rsidP="00C63B16">
      <w:pPr>
        <w:pStyle w:val="Code"/>
        <w:rPr>
          <w:highlight w:val="white"/>
        </w:rPr>
      </w:pPr>
      <w:r w:rsidRPr="00903DBA">
        <w:rPr>
          <w:highlight w:val="white"/>
        </w:rPr>
        <w:t xml:space="preserve">      else if (firstCompare == 0) {</w:t>
      </w:r>
    </w:p>
    <w:p w14:paraId="2FB27F16" w14:textId="77777777" w:rsidR="00C63B16" w:rsidRPr="00903DBA" w:rsidRDefault="00C63B16" w:rsidP="00C63B16">
      <w:pPr>
        <w:pStyle w:val="Code"/>
        <w:rPr>
          <w:highlight w:val="white"/>
        </w:rPr>
      </w:pPr>
      <w:r w:rsidRPr="00903DBA">
        <w:rPr>
          <w:highlight w:val="white"/>
        </w:rPr>
        <w:t xml:space="preserve">        return firstValuePtr;</w:t>
      </w:r>
    </w:p>
    <w:p w14:paraId="6DC236FF" w14:textId="77777777" w:rsidR="00C63B16" w:rsidRPr="00903DBA" w:rsidRDefault="00C63B16" w:rsidP="00C63B16">
      <w:pPr>
        <w:pStyle w:val="Code"/>
        <w:rPr>
          <w:highlight w:val="white"/>
        </w:rPr>
      </w:pPr>
      <w:r w:rsidRPr="00903DBA">
        <w:rPr>
          <w:highlight w:val="white"/>
        </w:rPr>
        <w:t xml:space="preserve">      }</w:t>
      </w:r>
    </w:p>
    <w:p w14:paraId="4EC4C3D4" w14:textId="77777777" w:rsidR="00C63B16" w:rsidRPr="00903DBA" w:rsidRDefault="00C63B16" w:rsidP="00C63B16">
      <w:pPr>
        <w:pStyle w:val="Code"/>
        <w:rPr>
          <w:highlight w:val="white"/>
        </w:rPr>
      </w:pPr>
      <w:r w:rsidRPr="00903DBA">
        <w:rPr>
          <w:highlight w:val="white"/>
        </w:rPr>
        <w:t xml:space="preserve">    }</w:t>
      </w:r>
    </w:p>
    <w:p w14:paraId="6D998B22" w14:textId="77777777" w:rsidR="00C63B16" w:rsidRPr="00903DBA" w:rsidRDefault="00C63B16" w:rsidP="00C63B16">
      <w:pPr>
        <w:pStyle w:val="Code"/>
        <w:rPr>
          <w:highlight w:val="white"/>
        </w:rPr>
      </w:pPr>
    </w:p>
    <w:p w14:paraId="367B7F81" w14:textId="77777777" w:rsidR="00C63B16" w:rsidRPr="00903DBA" w:rsidRDefault="00C63B16" w:rsidP="00C63B16">
      <w:pPr>
        <w:pStyle w:val="Code"/>
        <w:rPr>
          <w:highlight w:val="white"/>
        </w:rPr>
      </w:pPr>
      <w:r w:rsidRPr="00903DBA">
        <w:rPr>
          <w:highlight w:val="white"/>
        </w:rPr>
        <w:t xml:space="preserve">    { char* lastValuePtr = ((char*) valueList) + (lastIndex * valueSize);</w:t>
      </w:r>
    </w:p>
    <w:p w14:paraId="3AD73DEC" w14:textId="77777777" w:rsidR="00C63B16" w:rsidRPr="00903DBA" w:rsidRDefault="00C63B16" w:rsidP="00C63B16">
      <w:pPr>
        <w:pStyle w:val="Code"/>
        <w:rPr>
          <w:highlight w:val="white"/>
        </w:rPr>
      </w:pPr>
      <w:r w:rsidRPr="00903DBA">
        <w:rPr>
          <w:highlight w:val="white"/>
        </w:rPr>
        <w:t xml:space="preserve">      int lastCompare = compare(keyPtr, lastValuePtr);</w:t>
      </w:r>
    </w:p>
    <w:p w14:paraId="6E6F5A34" w14:textId="77777777" w:rsidR="00C63B16" w:rsidRPr="00903DBA" w:rsidRDefault="00C63B16" w:rsidP="00C63B16">
      <w:pPr>
        <w:pStyle w:val="Code"/>
        <w:rPr>
          <w:highlight w:val="white"/>
        </w:rPr>
      </w:pPr>
    </w:p>
    <w:p w14:paraId="40E46411" w14:textId="77777777" w:rsidR="00C63B16" w:rsidRPr="00903DBA" w:rsidRDefault="00C63B16" w:rsidP="00C63B16">
      <w:pPr>
        <w:pStyle w:val="Code"/>
        <w:rPr>
          <w:highlight w:val="white"/>
        </w:rPr>
      </w:pPr>
      <w:r w:rsidRPr="00903DBA">
        <w:rPr>
          <w:highlight w:val="white"/>
        </w:rPr>
        <w:t xml:space="preserve">      if (lastCompare &gt; 0) {</w:t>
      </w:r>
    </w:p>
    <w:p w14:paraId="14DFBEAA" w14:textId="77777777" w:rsidR="00C63B16" w:rsidRPr="00903DBA" w:rsidRDefault="00C63B16" w:rsidP="00C63B16">
      <w:pPr>
        <w:pStyle w:val="Code"/>
        <w:rPr>
          <w:highlight w:val="white"/>
        </w:rPr>
      </w:pPr>
      <w:r w:rsidRPr="00903DBA">
        <w:rPr>
          <w:highlight w:val="white"/>
        </w:rPr>
        <w:t xml:space="preserve">        return NULL;</w:t>
      </w:r>
    </w:p>
    <w:p w14:paraId="66A2351B" w14:textId="77777777" w:rsidR="00C63B16" w:rsidRPr="00903DBA" w:rsidRDefault="00C63B16" w:rsidP="00C63B16">
      <w:pPr>
        <w:pStyle w:val="Code"/>
        <w:rPr>
          <w:highlight w:val="white"/>
        </w:rPr>
      </w:pPr>
      <w:r w:rsidRPr="00903DBA">
        <w:rPr>
          <w:highlight w:val="white"/>
        </w:rPr>
        <w:t xml:space="preserve">      }</w:t>
      </w:r>
    </w:p>
    <w:p w14:paraId="77DC333C" w14:textId="77777777" w:rsidR="00C63B16" w:rsidRPr="00903DBA" w:rsidRDefault="00C63B16" w:rsidP="00C63B16">
      <w:pPr>
        <w:pStyle w:val="Code"/>
        <w:rPr>
          <w:highlight w:val="white"/>
        </w:rPr>
      </w:pPr>
      <w:r w:rsidRPr="00903DBA">
        <w:rPr>
          <w:highlight w:val="white"/>
        </w:rPr>
        <w:t xml:space="preserve">      else if (lastCompare == 0) {</w:t>
      </w:r>
    </w:p>
    <w:p w14:paraId="55A66A40" w14:textId="77777777" w:rsidR="00C63B16" w:rsidRPr="00903DBA" w:rsidRDefault="00C63B16" w:rsidP="00C63B16">
      <w:pPr>
        <w:pStyle w:val="Code"/>
        <w:rPr>
          <w:highlight w:val="white"/>
        </w:rPr>
      </w:pPr>
      <w:r w:rsidRPr="00903DBA">
        <w:rPr>
          <w:highlight w:val="white"/>
        </w:rPr>
        <w:t xml:space="preserve">        return lastValuePtr;</w:t>
      </w:r>
    </w:p>
    <w:p w14:paraId="6C46F0FD" w14:textId="77777777" w:rsidR="00C63B16" w:rsidRPr="00903DBA" w:rsidRDefault="00C63B16" w:rsidP="00C63B16">
      <w:pPr>
        <w:pStyle w:val="Code"/>
        <w:rPr>
          <w:highlight w:val="white"/>
        </w:rPr>
      </w:pPr>
      <w:r w:rsidRPr="00903DBA">
        <w:rPr>
          <w:highlight w:val="white"/>
        </w:rPr>
        <w:t xml:space="preserve">      }</w:t>
      </w:r>
    </w:p>
    <w:p w14:paraId="78980EA5" w14:textId="77777777" w:rsidR="00C63B16" w:rsidRPr="00903DBA" w:rsidRDefault="00C63B16" w:rsidP="00C63B16">
      <w:pPr>
        <w:pStyle w:val="Code"/>
        <w:rPr>
          <w:highlight w:val="white"/>
        </w:rPr>
      </w:pPr>
      <w:r w:rsidRPr="00903DBA">
        <w:rPr>
          <w:highlight w:val="white"/>
        </w:rPr>
        <w:t xml:space="preserve">    }</w:t>
      </w:r>
    </w:p>
    <w:p w14:paraId="7C76D024" w14:textId="77777777" w:rsidR="00C63B16" w:rsidRPr="00903DBA" w:rsidRDefault="00C63B16" w:rsidP="00C63B16">
      <w:pPr>
        <w:pStyle w:val="Code"/>
        <w:rPr>
          <w:highlight w:val="white"/>
        </w:rPr>
      </w:pPr>
    </w:p>
    <w:p w14:paraId="751BED2F" w14:textId="77777777" w:rsidR="00C63B16" w:rsidRPr="00903DBA" w:rsidRDefault="00C63B16" w:rsidP="00C63B16">
      <w:pPr>
        <w:pStyle w:val="Code"/>
        <w:rPr>
          <w:highlight w:val="white"/>
        </w:rPr>
      </w:pPr>
      <w:r w:rsidRPr="00903DBA">
        <w:rPr>
          <w:highlight w:val="white"/>
        </w:rPr>
        <w:t xml:space="preserve">    { int middleIndex = (firstIndex + lastIndex) / 2;</w:t>
      </w:r>
    </w:p>
    <w:p w14:paraId="4B672ADF" w14:textId="77777777" w:rsidR="00C63B16" w:rsidRPr="00903DBA" w:rsidRDefault="00C63B16" w:rsidP="00C63B16">
      <w:pPr>
        <w:pStyle w:val="Code"/>
        <w:rPr>
          <w:highlight w:val="white"/>
        </w:rPr>
      </w:pPr>
      <w:r w:rsidRPr="00903DBA">
        <w:rPr>
          <w:highlight w:val="white"/>
        </w:rPr>
        <w:t xml:space="preserve">      char* middleValuePtr = ((char*)valueList) + (middleIndex * valueSize);</w:t>
      </w:r>
    </w:p>
    <w:p w14:paraId="4FE47E29" w14:textId="77777777" w:rsidR="00C63B16" w:rsidRPr="00903DBA" w:rsidRDefault="00C63B16" w:rsidP="00C63B16">
      <w:pPr>
        <w:pStyle w:val="Code"/>
        <w:rPr>
          <w:highlight w:val="white"/>
        </w:rPr>
      </w:pPr>
      <w:r w:rsidRPr="00903DBA">
        <w:rPr>
          <w:highlight w:val="white"/>
        </w:rPr>
        <w:t xml:space="preserve">      int middleCompare = compare(keyPtr, middleValuePtr);</w:t>
      </w:r>
    </w:p>
    <w:p w14:paraId="0BC8B9DF" w14:textId="77777777" w:rsidR="00C63B16" w:rsidRPr="00903DBA" w:rsidRDefault="00C63B16" w:rsidP="00C63B16">
      <w:pPr>
        <w:pStyle w:val="Code"/>
        <w:rPr>
          <w:highlight w:val="white"/>
        </w:rPr>
      </w:pPr>
    </w:p>
    <w:p w14:paraId="2E8F64B9" w14:textId="77777777" w:rsidR="00C63B16" w:rsidRPr="00903DBA" w:rsidRDefault="00C63B16" w:rsidP="00C63B16">
      <w:pPr>
        <w:pStyle w:val="Code"/>
        <w:rPr>
          <w:highlight w:val="white"/>
        </w:rPr>
      </w:pPr>
      <w:r w:rsidRPr="00903DBA">
        <w:rPr>
          <w:highlight w:val="white"/>
        </w:rPr>
        <w:t xml:space="preserve">      if (middleCompare &lt; 0) {</w:t>
      </w:r>
    </w:p>
    <w:p w14:paraId="4E17D656" w14:textId="77777777" w:rsidR="00C63B16" w:rsidRPr="00903DBA" w:rsidRDefault="00C63B16" w:rsidP="00C63B16">
      <w:pPr>
        <w:pStyle w:val="Code"/>
        <w:rPr>
          <w:highlight w:val="white"/>
        </w:rPr>
      </w:pPr>
      <w:r w:rsidRPr="00903DBA">
        <w:rPr>
          <w:highlight w:val="white"/>
        </w:rPr>
        <w:t xml:space="preserve">        lastIndex = middleIndex;</w:t>
      </w:r>
    </w:p>
    <w:p w14:paraId="038685E0" w14:textId="77777777" w:rsidR="00C63B16" w:rsidRPr="00903DBA" w:rsidRDefault="00C63B16" w:rsidP="00C63B16">
      <w:pPr>
        <w:pStyle w:val="Code"/>
        <w:rPr>
          <w:highlight w:val="white"/>
        </w:rPr>
      </w:pPr>
      <w:r w:rsidRPr="00903DBA">
        <w:rPr>
          <w:highlight w:val="white"/>
        </w:rPr>
        <w:t xml:space="preserve">      }</w:t>
      </w:r>
    </w:p>
    <w:p w14:paraId="5ACA93AD" w14:textId="77777777" w:rsidR="00C63B16" w:rsidRPr="00903DBA" w:rsidRDefault="00C63B16" w:rsidP="00C63B16">
      <w:pPr>
        <w:pStyle w:val="Code"/>
        <w:rPr>
          <w:highlight w:val="white"/>
        </w:rPr>
      </w:pPr>
      <w:r w:rsidRPr="00903DBA">
        <w:rPr>
          <w:highlight w:val="white"/>
        </w:rPr>
        <w:t xml:space="preserve">      else if (middleCompare &gt; 0) {</w:t>
      </w:r>
    </w:p>
    <w:p w14:paraId="2890419F" w14:textId="77777777" w:rsidR="00C63B16" w:rsidRPr="00903DBA" w:rsidRDefault="00C63B16" w:rsidP="00C63B16">
      <w:pPr>
        <w:pStyle w:val="Code"/>
        <w:rPr>
          <w:highlight w:val="white"/>
        </w:rPr>
      </w:pPr>
      <w:r w:rsidRPr="00903DBA">
        <w:rPr>
          <w:highlight w:val="white"/>
        </w:rPr>
        <w:t xml:space="preserve">        firstIndex = middleIndex;</w:t>
      </w:r>
    </w:p>
    <w:p w14:paraId="41322835" w14:textId="77777777" w:rsidR="00C63B16" w:rsidRPr="00903DBA" w:rsidRDefault="00C63B16" w:rsidP="00C63B16">
      <w:pPr>
        <w:pStyle w:val="Code"/>
        <w:rPr>
          <w:highlight w:val="white"/>
        </w:rPr>
      </w:pPr>
      <w:r w:rsidRPr="00903DBA">
        <w:rPr>
          <w:highlight w:val="white"/>
        </w:rPr>
        <w:t xml:space="preserve">      }</w:t>
      </w:r>
    </w:p>
    <w:p w14:paraId="3C3D62FA" w14:textId="77777777" w:rsidR="00C63B16" w:rsidRPr="00903DBA" w:rsidRDefault="00C63B16" w:rsidP="00C63B16">
      <w:pPr>
        <w:pStyle w:val="Code"/>
        <w:rPr>
          <w:highlight w:val="white"/>
        </w:rPr>
      </w:pPr>
      <w:r w:rsidRPr="00903DBA">
        <w:rPr>
          <w:highlight w:val="white"/>
        </w:rPr>
        <w:t xml:space="preserve">      else {</w:t>
      </w:r>
    </w:p>
    <w:p w14:paraId="1A0AF5FA" w14:textId="77777777" w:rsidR="00C63B16" w:rsidRPr="00903DBA" w:rsidRDefault="00C63B16" w:rsidP="00C63B16">
      <w:pPr>
        <w:pStyle w:val="Code"/>
        <w:rPr>
          <w:highlight w:val="white"/>
        </w:rPr>
      </w:pPr>
      <w:r w:rsidRPr="00903DBA">
        <w:rPr>
          <w:highlight w:val="white"/>
        </w:rPr>
        <w:t xml:space="preserve">        return middleValuePtr;</w:t>
      </w:r>
    </w:p>
    <w:p w14:paraId="318B338A" w14:textId="77777777" w:rsidR="00C63B16" w:rsidRPr="00903DBA" w:rsidRDefault="00C63B16" w:rsidP="00C63B16">
      <w:pPr>
        <w:pStyle w:val="Code"/>
        <w:rPr>
          <w:highlight w:val="white"/>
        </w:rPr>
      </w:pPr>
      <w:r w:rsidRPr="00903DBA">
        <w:rPr>
          <w:highlight w:val="white"/>
        </w:rPr>
        <w:t xml:space="preserve">      }</w:t>
      </w:r>
    </w:p>
    <w:p w14:paraId="4445060E" w14:textId="77777777" w:rsidR="00C63B16" w:rsidRPr="00903DBA" w:rsidRDefault="00C63B16" w:rsidP="00C63B16">
      <w:pPr>
        <w:pStyle w:val="Code"/>
        <w:rPr>
          <w:highlight w:val="white"/>
        </w:rPr>
      </w:pPr>
      <w:r w:rsidRPr="00903DBA">
        <w:rPr>
          <w:highlight w:val="white"/>
        </w:rPr>
        <w:t xml:space="preserve">    }</w:t>
      </w:r>
    </w:p>
    <w:p w14:paraId="27062785" w14:textId="77777777" w:rsidR="00C63B16" w:rsidRPr="00903DBA" w:rsidRDefault="00C63B16" w:rsidP="00C63B16">
      <w:pPr>
        <w:pStyle w:val="Code"/>
        <w:rPr>
          <w:highlight w:val="white"/>
        </w:rPr>
      </w:pPr>
      <w:r w:rsidRPr="00903DBA">
        <w:rPr>
          <w:highlight w:val="white"/>
        </w:rPr>
        <w:t xml:space="preserve">  }</w:t>
      </w:r>
    </w:p>
    <w:p w14:paraId="3226EA64" w14:textId="77777777" w:rsidR="00C63B16" w:rsidRPr="00903DBA" w:rsidRDefault="00C63B16" w:rsidP="00C63B16">
      <w:pPr>
        <w:pStyle w:val="Code"/>
        <w:rPr>
          <w:highlight w:val="white"/>
        </w:rPr>
      </w:pPr>
      <w:r w:rsidRPr="00903DBA">
        <w:rPr>
          <w:highlight w:val="white"/>
        </w:rPr>
        <w:t>}</w:t>
      </w:r>
    </w:p>
    <w:p w14:paraId="19FAC656" w14:textId="77777777" w:rsidR="00C63B16" w:rsidRPr="00903DBA" w:rsidRDefault="00C63B16" w:rsidP="00C63B16">
      <w:pPr>
        <w:pStyle w:val="Code"/>
        <w:rPr>
          <w:highlight w:val="white"/>
        </w:rPr>
      </w:pPr>
    </w:p>
    <w:p w14:paraId="44979A13" w14:textId="77777777" w:rsidR="00C63B16" w:rsidRPr="00903DBA" w:rsidRDefault="00C63B16" w:rsidP="00C63B16">
      <w:pPr>
        <w:pStyle w:val="Code"/>
        <w:rPr>
          <w:highlight w:val="white"/>
        </w:rPr>
      </w:pPr>
      <w:r w:rsidRPr="00903DBA">
        <w:rPr>
          <w:highlight w:val="white"/>
        </w:rPr>
        <w:t>static long g_randValue;</w:t>
      </w:r>
    </w:p>
    <w:p w14:paraId="06FE93A9" w14:textId="77777777" w:rsidR="00C63B16" w:rsidRPr="00903DBA" w:rsidRDefault="00C63B16" w:rsidP="00C63B16">
      <w:pPr>
        <w:pStyle w:val="Code"/>
        <w:rPr>
          <w:highlight w:val="white"/>
        </w:rPr>
      </w:pPr>
    </w:p>
    <w:p w14:paraId="6F737C2E" w14:textId="77777777" w:rsidR="00C63B16" w:rsidRPr="00903DBA" w:rsidRDefault="00C63B16" w:rsidP="00C63B16">
      <w:pPr>
        <w:pStyle w:val="Code"/>
        <w:rPr>
          <w:highlight w:val="white"/>
        </w:rPr>
      </w:pPr>
      <w:r w:rsidRPr="00903DBA">
        <w:rPr>
          <w:highlight w:val="white"/>
        </w:rPr>
        <w:lastRenderedPageBreak/>
        <w:t>#define A 1664525l</w:t>
      </w:r>
    </w:p>
    <w:p w14:paraId="3C6FDCFC" w14:textId="77777777" w:rsidR="00C63B16" w:rsidRPr="00903DBA" w:rsidRDefault="00C63B16" w:rsidP="00C63B16">
      <w:pPr>
        <w:pStyle w:val="Code"/>
        <w:rPr>
          <w:highlight w:val="white"/>
        </w:rPr>
      </w:pPr>
      <w:r w:rsidRPr="00903DBA">
        <w:rPr>
          <w:highlight w:val="white"/>
        </w:rPr>
        <w:t>#define C 1013904223l</w:t>
      </w:r>
    </w:p>
    <w:p w14:paraId="2A7D7528" w14:textId="77777777" w:rsidR="00C63B16" w:rsidRPr="00903DBA" w:rsidRDefault="00C63B16" w:rsidP="00C63B16">
      <w:pPr>
        <w:pStyle w:val="Code"/>
        <w:rPr>
          <w:highlight w:val="white"/>
        </w:rPr>
      </w:pPr>
      <w:r w:rsidRPr="00903DBA">
        <w:rPr>
          <w:highlight w:val="white"/>
        </w:rPr>
        <w:t>#define RAND_MAX 127</w:t>
      </w:r>
    </w:p>
    <w:p w14:paraId="2A044F8E" w14:textId="77777777" w:rsidR="00C63B16" w:rsidRPr="00903DBA" w:rsidRDefault="00C63B16" w:rsidP="00C63B16">
      <w:pPr>
        <w:pStyle w:val="Code"/>
        <w:rPr>
          <w:highlight w:val="white"/>
        </w:rPr>
      </w:pPr>
    </w:p>
    <w:p w14:paraId="026CD421" w14:textId="77777777" w:rsidR="00C63B16" w:rsidRPr="00903DBA" w:rsidRDefault="00C63B16" w:rsidP="00C63B16">
      <w:pPr>
        <w:pStyle w:val="Code"/>
        <w:rPr>
          <w:highlight w:val="white"/>
        </w:rPr>
      </w:pPr>
      <w:r w:rsidRPr="00903DBA">
        <w:rPr>
          <w:highlight w:val="white"/>
        </w:rPr>
        <w:t>int rand(void) {</w:t>
      </w:r>
    </w:p>
    <w:p w14:paraId="2412ABCA" w14:textId="77777777" w:rsidR="00C63B16" w:rsidRPr="00903DBA" w:rsidRDefault="00C63B16" w:rsidP="00C63B16">
      <w:pPr>
        <w:pStyle w:val="Code"/>
        <w:rPr>
          <w:highlight w:val="white"/>
        </w:rPr>
      </w:pPr>
      <w:r w:rsidRPr="00903DBA">
        <w:rPr>
          <w:highlight w:val="white"/>
        </w:rPr>
        <w:t xml:space="preserve">  g_randValue = ((A * g_randValue) + C) % RAND_MAX;</w:t>
      </w:r>
    </w:p>
    <w:p w14:paraId="7B5527E4" w14:textId="77777777" w:rsidR="00C63B16" w:rsidRPr="00903DBA" w:rsidRDefault="00C63B16" w:rsidP="00C63B16">
      <w:pPr>
        <w:pStyle w:val="Code"/>
        <w:rPr>
          <w:highlight w:val="white"/>
        </w:rPr>
      </w:pPr>
      <w:r w:rsidRPr="00903DBA">
        <w:rPr>
          <w:highlight w:val="white"/>
        </w:rPr>
        <w:t xml:space="preserve">  return (int) g_randValue;</w:t>
      </w:r>
    </w:p>
    <w:p w14:paraId="0CE85FED" w14:textId="77777777" w:rsidR="00C63B16" w:rsidRPr="00903DBA" w:rsidRDefault="00C63B16" w:rsidP="00C63B16">
      <w:pPr>
        <w:pStyle w:val="Code"/>
        <w:rPr>
          <w:highlight w:val="white"/>
        </w:rPr>
      </w:pPr>
      <w:r w:rsidRPr="00903DBA">
        <w:rPr>
          <w:highlight w:val="white"/>
        </w:rPr>
        <w:t>}</w:t>
      </w:r>
    </w:p>
    <w:p w14:paraId="49B4B195" w14:textId="77777777" w:rsidR="00C63B16" w:rsidRPr="00903DBA" w:rsidRDefault="00C63B16" w:rsidP="00C63B16">
      <w:pPr>
        <w:pStyle w:val="Code"/>
        <w:rPr>
          <w:highlight w:val="white"/>
        </w:rPr>
      </w:pPr>
    </w:p>
    <w:p w14:paraId="340D7A98" w14:textId="77777777" w:rsidR="00C63B16" w:rsidRPr="00903DBA" w:rsidRDefault="00C63B16" w:rsidP="00C63B16">
      <w:pPr>
        <w:pStyle w:val="Code"/>
        <w:rPr>
          <w:highlight w:val="white"/>
        </w:rPr>
      </w:pPr>
      <w:r w:rsidRPr="00903DBA">
        <w:rPr>
          <w:highlight w:val="white"/>
        </w:rPr>
        <w:t>void srand(unsigned int seed) {</w:t>
      </w:r>
    </w:p>
    <w:p w14:paraId="0424EE6B" w14:textId="77777777" w:rsidR="00C63B16" w:rsidRPr="00903DBA" w:rsidRDefault="00C63B16" w:rsidP="00C63B16">
      <w:pPr>
        <w:pStyle w:val="Code"/>
        <w:rPr>
          <w:highlight w:val="white"/>
        </w:rPr>
      </w:pPr>
      <w:r w:rsidRPr="00903DBA">
        <w:rPr>
          <w:highlight w:val="white"/>
        </w:rPr>
        <w:t xml:space="preserve">  g_randValue = (long) seed;</w:t>
      </w:r>
    </w:p>
    <w:p w14:paraId="17DB2024" w14:textId="77777777" w:rsidR="00C63B16" w:rsidRPr="00903DBA" w:rsidRDefault="00C63B16" w:rsidP="00C63B16">
      <w:pPr>
        <w:pStyle w:val="Code"/>
        <w:rPr>
          <w:highlight w:val="white"/>
        </w:rPr>
      </w:pPr>
      <w:r w:rsidRPr="00903DBA">
        <w:rPr>
          <w:highlight w:val="white"/>
        </w:rPr>
        <w:t>}</w:t>
      </w:r>
    </w:p>
    <w:p w14:paraId="4C6CD16E" w14:textId="77777777" w:rsidR="00C63B16" w:rsidRPr="00903DBA" w:rsidRDefault="00C63B16" w:rsidP="00C63B16">
      <w:pPr>
        <w:pStyle w:val="Code"/>
        <w:rPr>
          <w:highlight w:val="white"/>
        </w:rPr>
      </w:pPr>
    </w:p>
    <w:p w14:paraId="05AB4653" w14:textId="77777777" w:rsidR="00C63B16" w:rsidRPr="00903DBA" w:rsidRDefault="00C63B16" w:rsidP="00C63B16">
      <w:pPr>
        <w:pStyle w:val="Code"/>
        <w:rPr>
          <w:highlight w:val="white"/>
        </w:rPr>
      </w:pPr>
      <w:r w:rsidRPr="00903DBA">
        <w:rPr>
          <w:highlight w:val="white"/>
        </w:rPr>
        <w:t>#define STACK_TOP_ADDRESS   32766</w:t>
      </w:r>
    </w:p>
    <w:p w14:paraId="16B59E12" w14:textId="77777777" w:rsidR="00C63B16" w:rsidRPr="00903DBA" w:rsidRDefault="00C63B16" w:rsidP="00C63B16">
      <w:pPr>
        <w:pStyle w:val="Code"/>
        <w:rPr>
          <w:highlight w:val="white"/>
        </w:rPr>
      </w:pPr>
      <w:r w:rsidRPr="00903DBA">
        <w:rPr>
          <w:highlight w:val="white"/>
        </w:rPr>
        <w:t>#define HEAP_BOTTOM_ADDRESS 32764</w:t>
      </w:r>
    </w:p>
    <w:p w14:paraId="507DC9B1" w14:textId="77777777" w:rsidR="00C63B16" w:rsidRPr="00903DBA" w:rsidRDefault="00C63B16" w:rsidP="00C63B16">
      <w:pPr>
        <w:pStyle w:val="Code"/>
        <w:rPr>
          <w:highlight w:val="white"/>
        </w:rPr>
      </w:pPr>
      <w:r w:rsidRPr="00903DBA">
        <w:rPr>
          <w:highlight w:val="white"/>
        </w:rPr>
        <w:t>#define HEAP_TOP_ADDRESS    32762</w:t>
      </w:r>
    </w:p>
    <w:p w14:paraId="04AF6B23" w14:textId="77777777" w:rsidR="00C63B16" w:rsidRPr="00903DBA" w:rsidRDefault="00C63B16" w:rsidP="00C63B16">
      <w:pPr>
        <w:pStyle w:val="Code"/>
        <w:rPr>
          <w:highlight w:val="white"/>
        </w:rPr>
      </w:pPr>
      <w:r w:rsidRPr="00903DBA">
        <w:rPr>
          <w:highlight w:val="white"/>
        </w:rPr>
        <w:t>#define HEADER_SIZE (2 * sizeof (unsigned int))</w:t>
      </w:r>
    </w:p>
    <w:p w14:paraId="58ADDD67" w14:textId="77777777" w:rsidR="00C63B16" w:rsidRPr="00903DBA" w:rsidRDefault="00C63B16" w:rsidP="00C63B16">
      <w:pPr>
        <w:pStyle w:val="Code"/>
        <w:rPr>
          <w:highlight w:val="white"/>
        </w:rPr>
      </w:pPr>
    </w:p>
    <w:p w14:paraId="2113A165" w14:textId="77777777" w:rsidR="00C63B16" w:rsidRPr="00903DBA" w:rsidRDefault="00C63B16" w:rsidP="00C63B16">
      <w:pPr>
        <w:pStyle w:val="Code"/>
        <w:rPr>
          <w:highlight w:val="white"/>
        </w:rPr>
      </w:pPr>
      <w:r w:rsidRPr="00903DBA">
        <w:rPr>
          <w:highlight w:val="white"/>
        </w:rPr>
        <w:t>FUNC_PTR g_funcArray[FUNC_MAX] = { NULL };</w:t>
      </w:r>
    </w:p>
    <w:p w14:paraId="09236587" w14:textId="77777777" w:rsidR="00C63B16" w:rsidRPr="00903DBA" w:rsidRDefault="00C63B16" w:rsidP="00C63B16">
      <w:pPr>
        <w:pStyle w:val="Code"/>
        <w:rPr>
          <w:highlight w:val="white"/>
        </w:rPr>
      </w:pPr>
    </w:p>
    <w:p w14:paraId="2DFAAA9C" w14:textId="77777777" w:rsidR="00C63B16" w:rsidRPr="00903DBA" w:rsidRDefault="00C63B16" w:rsidP="00C63B16">
      <w:pPr>
        <w:pStyle w:val="Code"/>
        <w:rPr>
          <w:highlight w:val="white"/>
        </w:rPr>
      </w:pPr>
      <w:r w:rsidRPr="00903DBA">
        <w:rPr>
          <w:highlight w:val="white"/>
        </w:rPr>
        <w:t>int atexit(FUNC_PTR fcn) {</w:t>
      </w:r>
    </w:p>
    <w:p w14:paraId="046FEFDA" w14:textId="77777777" w:rsidR="00C63B16" w:rsidRPr="00903DBA" w:rsidRDefault="00C63B16" w:rsidP="00C63B16">
      <w:pPr>
        <w:pStyle w:val="Code"/>
        <w:rPr>
          <w:highlight w:val="white"/>
        </w:rPr>
      </w:pPr>
      <w:r w:rsidRPr="00903DBA">
        <w:rPr>
          <w:highlight w:val="white"/>
        </w:rPr>
        <w:t xml:space="preserve">  int index;</w:t>
      </w:r>
    </w:p>
    <w:p w14:paraId="5551351E" w14:textId="77777777" w:rsidR="00C63B16" w:rsidRPr="00903DBA" w:rsidRDefault="00C63B16" w:rsidP="00C63B16">
      <w:pPr>
        <w:pStyle w:val="Code"/>
        <w:rPr>
          <w:highlight w:val="white"/>
        </w:rPr>
      </w:pPr>
    </w:p>
    <w:p w14:paraId="276F9F36" w14:textId="77777777" w:rsidR="00C63B16" w:rsidRPr="00903DBA" w:rsidRDefault="00C63B16" w:rsidP="00C63B16">
      <w:pPr>
        <w:pStyle w:val="Code"/>
        <w:rPr>
          <w:highlight w:val="white"/>
        </w:rPr>
      </w:pPr>
      <w:r w:rsidRPr="00903DBA">
        <w:rPr>
          <w:highlight w:val="white"/>
        </w:rPr>
        <w:t xml:space="preserve">  for (index = 0; index &lt; FUNC_MAX; ++index) {</w:t>
      </w:r>
    </w:p>
    <w:p w14:paraId="003B8FE5" w14:textId="77777777" w:rsidR="00C63B16" w:rsidRPr="00903DBA" w:rsidRDefault="00C63B16" w:rsidP="00C63B16">
      <w:pPr>
        <w:pStyle w:val="Code"/>
        <w:rPr>
          <w:highlight w:val="white"/>
        </w:rPr>
      </w:pPr>
      <w:r w:rsidRPr="00903DBA">
        <w:rPr>
          <w:highlight w:val="white"/>
        </w:rPr>
        <w:t xml:space="preserve">    if (g_funcArray[index] == NULL) {</w:t>
      </w:r>
    </w:p>
    <w:p w14:paraId="080BFD4A" w14:textId="77777777" w:rsidR="00C63B16" w:rsidRPr="00903DBA" w:rsidRDefault="00C63B16" w:rsidP="00C63B16">
      <w:pPr>
        <w:pStyle w:val="Code"/>
        <w:rPr>
          <w:highlight w:val="white"/>
        </w:rPr>
      </w:pPr>
      <w:r w:rsidRPr="00903DBA">
        <w:rPr>
          <w:highlight w:val="white"/>
        </w:rPr>
        <w:t xml:space="preserve">      g_funcArray[index] = fcn;</w:t>
      </w:r>
    </w:p>
    <w:p w14:paraId="4F00C318" w14:textId="77777777" w:rsidR="00C63B16" w:rsidRPr="00903DBA" w:rsidRDefault="00C63B16" w:rsidP="00C63B16">
      <w:pPr>
        <w:pStyle w:val="Code"/>
        <w:rPr>
          <w:highlight w:val="white"/>
        </w:rPr>
      </w:pPr>
      <w:r w:rsidRPr="00903DBA">
        <w:rPr>
          <w:highlight w:val="white"/>
        </w:rPr>
        <w:t xml:space="preserve">      return 0;</w:t>
      </w:r>
    </w:p>
    <w:p w14:paraId="6B49554F" w14:textId="77777777" w:rsidR="00C63B16" w:rsidRPr="00903DBA" w:rsidRDefault="00C63B16" w:rsidP="00C63B16">
      <w:pPr>
        <w:pStyle w:val="Code"/>
        <w:rPr>
          <w:highlight w:val="white"/>
        </w:rPr>
      </w:pPr>
      <w:r w:rsidRPr="00903DBA">
        <w:rPr>
          <w:highlight w:val="white"/>
        </w:rPr>
        <w:t xml:space="preserve">    }</w:t>
      </w:r>
    </w:p>
    <w:p w14:paraId="775AB44D" w14:textId="77777777" w:rsidR="00C63B16" w:rsidRPr="00903DBA" w:rsidRDefault="00C63B16" w:rsidP="00C63B16">
      <w:pPr>
        <w:pStyle w:val="Code"/>
        <w:rPr>
          <w:highlight w:val="white"/>
        </w:rPr>
      </w:pPr>
      <w:r w:rsidRPr="00903DBA">
        <w:rPr>
          <w:highlight w:val="white"/>
        </w:rPr>
        <w:t xml:space="preserve">  }</w:t>
      </w:r>
    </w:p>
    <w:p w14:paraId="6DC3F0DF" w14:textId="77777777" w:rsidR="00C63B16" w:rsidRPr="00903DBA" w:rsidRDefault="00C63B16" w:rsidP="00C63B16">
      <w:pPr>
        <w:pStyle w:val="Code"/>
        <w:rPr>
          <w:highlight w:val="white"/>
        </w:rPr>
      </w:pPr>
    </w:p>
    <w:p w14:paraId="10FC8171" w14:textId="77777777" w:rsidR="00C63B16" w:rsidRPr="00903DBA" w:rsidRDefault="00C63B16" w:rsidP="00C63B16">
      <w:pPr>
        <w:pStyle w:val="Code"/>
        <w:rPr>
          <w:highlight w:val="white"/>
        </w:rPr>
      </w:pPr>
      <w:r w:rsidRPr="00903DBA">
        <w:rPr>
          <w:highlight w:val="white"/>
        </w:rPr>
        <w:t xml:space="preserve">  return -1;</w:t>
      </w:r>
    </w:p>
    <w:p w14:paraId="41FE8B37" w14:textId="77777777" w:rsidR="00C63B16" w:rsidRPr="00903DBA" w:rsidRDefault="00C63B16" w:rsidP="00C63B16">
      <w:pPr>
        <w:pStyle w:val="Code"/>
        <w:rPr>
          <w:highlight w:val="white"/>
        </w:rPr>
      </w:pPr>
      <w:r w:rsidRPr="00903DBA">
        <w:rPr>
          <w:highlight w:val="white"/>
        </w:rPr>
        <w:t>}</w:t>
      </w:r>
    </w:p>
    <w:p w14:paraId="5D2F9B8A" w14:textId="77777777" w:rsidR="00C63B16" w:rsidRPr="00903DBA" w:rsidRDefault="00C63B16" w:rsidP="00C63B16">
      <w:pPr>
        <w:pStyle w:val="Code"/>
        <w:rPr>
          <w:highlight w:val="white"/>
        </w:rPr>
      </w:pPr>
    </w:p>
    <w:p w14:paraId="066EDFD1" w14:textId="77777777" w:rsidR="00C63B16" w:rsidRPr="00903DBA" w:rsidRDefault="00C63B16" w:rsidP="00C63B16">
      <w:pPr>
        <w:pStyle w:val="Code"/>
        <w:rPr>
          <w:highlight w:val="white"/>
        </w:rPr>
      </w:pPr>
      <w:r w:rsidRPr="00903DBA">
        <w:rPr>
          <w:highlight w:val="white"/>
        </w:rPr>
        <w:t>void exit(int status) {</w:t>
      </w:r>
    </w:p>
    <w:p w14:paraId="668D10DE" w14:textId="77777777" w:rsidR="00C63B16" w:rsidRPr="00903DBA" w:rsidRDefault="00C63B16" w:rsidP="00C63B16">
      <w:pPr>
        <w:pStyle w:val="Code"/>
        <w:rPr>
          <w:highlight w:val="white"/>
        </w:rPr>
      </w:pPr>
      <w:r w:rsidRPr="00903DBA">
        <w:rPr>
          <w:highlight w:val="white"/>
        </w:rPr>
        <w:t xml:space="preserve">  int index;</w:t>
      </w:r>
    </w:p>
    <w:p w14:paraId="4CCCFA7A" w14:textId="77777777" w:rsidR="00C63B16" w:rsidRPr="00903DBA" w:rsidRDefault="00C63B16" w:rsidP="00C63B16">
      <w:pPr>
        <w:pStyle w:val="Code"/>
        <w:rPr>
          <w:highlight w:val="white"/>
        </w:rPr>
      </w:pPr>
    </w:p>
    <w:p w14:paraId="6EB1EE63" w14:textId="77777777" w:rsidR="00C63B16" w:rsidRPr="00903DBA" w:rsidRDefault="00C63B16" w:rsidP="00C63B16">
      <w:pPr>
        <w:pStyle w:val="Code"/>
        <w:rPr>
          <w:highlight w:val="white"/>
        </w:rPr>
      </w:pPr>
      <w:r w:rsidRPr="00903DBA">
        <w:rPr>
          <w:highlight w:val="white"/>
        </w:rPr>
        <w:t xml:space="preserve">  for (index = (FUNC_MAX - 1); index &gt;= 0; --index) {</w:t>
      </w:r>
    </w:p>
    <w:p w14:paraId="3B134486" w14:textId="77777777" w:rsidR="00C63B16" w:rsidRPr="00903DBA" w:rsidRDefault="00C63B16" w:rsidP="00C63B16">
      <w:pPr>
        <w:pStyle w:val="Code"/>
        <w:rPr>
          <w:highlight w:val="white"/>
        </w:rPr>
      </w:pPr>
      <w:r w:rsidRPr="00903DBA">
        <w:rPr>
          <w:highlight w:val="white"/>
        </w:rPr>
        <w:t xml:space="preserve">    if (g_funcArray[index] != NULL) {</w:t>
      </w:r>
    </w:p>
    <w:p w14:paraId="6D38AC8F" w14:textId="77777777" w:rsidR="00C63B16" w:rsidRPr="00903DBA" w:rsidRDefault="00C63B16" w:rsidP="00C63B16">
      <w:pPr>
        <w:pStyle w:val="Code"/>
        <w:rPr>
          <w:highlight w:val="white"/>
        </w:rPr>
      </w:pPr>
      <w:r w:rsidRPr="00903DBA">
        <w:rPr>
          <w:highlight w:val="white"/>
        </w:rPr>
        <w:t xml:space="preserve">      g_funcArray[index]();</w:t>
      </w:r>
    </w:p>
    <w:p w14:paraId="3240C8A9" w14:textId="77777777" w:rsidR="00C63B16" w:rsidRPr="00903DBA" w:rsidRDefault="00C63B16" w:rsidP="00C63B16">
      <w:pPr>
        <w:pStyle w:val="Code"/>
        <w:rPr>
          <w:highlight w:val="white"/>
        </w:rPr>
      </w:pPr>
      <w:r w:rsidRPr="00903DBA">
        <w:rPr>
          <w:highlight w:val="white"/>
        </w:rPr>
        <w:t xml:space="preserve">    }</w:t>
      </w:r>
    </w:p>
    <w:p w14:paraId="7A5EC5A5" w14:textId="77777777" w:rsidR="00C63B16" w:rsidRPr="00903DBA" w:rsidRDefault="00C63B16" w:rsidP="00C63B16">
      <w:pPr>
        <w:pStyle w:val="Code"/>
        <w:rPr>
          <w:highlight w:val="white"/>
        </w:rPr>
      </w:pPr>
      <w:r w:rsidRPr="00903DBA">
        <w:rPr>
          <w:highlight w:val="white"/>
        </w:rPr>
        <w:t xml:space="preserve">  }</w:t>
      </w:r>
    </w:p>
    <w:p w14:paraId="20D14B5F" w14:textId="77777777" w:rsidR="00C63B16" w:rsidRPr="00903DBA" w:rsidRDefault="00C63B16" w:rsidP="00C63B16">
      <w:pPr>
        <w:pStyle w:val="Code"/>
        <w:rPr>
          <w:highlight w:val="white"/>
        </w:rPr>
      </w:pPr>
    </w:p>
    <w:p w14:paraId="18453BE1" w14:textId="77777777" w:rsidR="00C63B16" w:rsidRPr="00903DBA" w:rsidRDefault="00C63B16" w:rsidP="00C63B16">
      <w:pPr>
        <w:pStyle w:val="Code"/>
        <w:rPr>
          <w:highlight w:val="white"/>
        </w:rPr>
      </w:pPr>
      <w:r w:rsidRPr="00903DBA">
        <w:rPr>
          <w:highlight w:val="white"/>
        </w:rPr>
        <w:t>#ifdef __WINDOWS__</w:t>
      </w:r>
    </w:p>
    <w:p w14:paraId="3316DB57" w14:textId="77777777" w:rsidR="00C63B16" w:rsidRPr="00903DBA" w:rsidRDefault="00C63B16" w:rsidP="00C63B16">
      <w:pPr>
        <w:pStyle w:val="Code"/>
        <w:rPr>
          <w:highlight w:val="white"/>
        </w:rPr>
      </w:pPr>
      <w:r w:rsidRPr="00903DBA">
        <w:rPr>
          <w:highlight w:val="white"/>
        </w:rPr>
        <w:t xml:space="preserve">  register_al = (short) status;</w:t>
      </w:r>
    </w:p>
    <w:p w14:paraId="0EE95FB7" w14:textId="77777777" w:rsidR="00C63B16" w:rsidRPr="00903DBA" w:rsidRDefault="00C63B16" w:rsidP="00C63B16">
      <w:pPr>
        <w:pStyle w:val="Code"/>
        <w:rPr>
          <w:highlight w:val="white"/>
        </w:rPr>
      </w:pPr>
      <w:r w:rsidRPr="00903DBA">
        <w:rPr>
          <w:highlight w:val="white"/>
        </w:rPr>
        <w:t xml:space="preserve">  register_ah = 0x4Cs;</w:t>
      </w:r>
    </w:p>
    <w:p w14:paraId="2A09B16B" w14:textId="77777777" w:rsidR="00C63B16" w:rsidRPr="00903DBA" w:rsidRDefault="00C63B16" w:rsidP="00C63B16">
      <w:pPr>
        <w:pStyle w:val="Code"/>
        <w:rPr>
          <w:highlight w:val="white"/>
        </w:rPr>
      </w:pPr>
      <w:r w:rsidRPr="00903DBA">
        <w:rPr>
          <w:highlight w:val="white"/>
        </w:rPr>
        <w:t xml:space="preserve">  interrupt(0x21s);</w:t>
      </w:r>
    </w:p>
    <w:p w14:paraId="50E829B7" w14:textId="77777777" w:rsidR="00C63B16" w:rsidRPr="00903DBA" w:rsidRDefault="00C63B16" w:rsidP="00C63B16">
      <w:pPr>
        <w:pStyle w:val="Code"/>
        <w:rPr>
          <w:highlight w:val="white"/>
        </w:rPr>
      </w:pPr>
      <w:r w:rsidRPr="00903DBA">
        <w:rPr>
          <w:highlight w:val="white"/>
        </w:rPr>
        <w:t>#endif</w:t>
      </w:r>
    </w:p>
    <w:p w14:paraId="75953522" w14:textId="77777777" w:rsidR="00C63B16" w:rsidRPr="00903DBA" w:rsidRDefault="00C63B16" w:rsidP="00C63B16">
      <w:pPr>
        <w:pStyle w:val="Code"/>
        <w:rPr>
          <w:highlight w:val="white"/>
        </w:rPr>
      </w:pPr>
    </w:p>
    <w:p w14:paraId="78244984" w14:textId="77777777" w:rsidR="00C63B16" w:rsidRPr="00903DBA" w:rsidRDefault="00C63B16" w:rsidP="00C63B16">
      <w:pPr>
        <w:pStyle w:val="Code"/>
        <w:rPr>
          <w:highlight w:val="white"/>
        </w:rPr>
      </w:pPr>
      <w:r w:rsidRPr="00903DBA">
        <w:rPr>
          <w:highlight w:val="white"/>
        </w:rPr>
        <w:t>#ifdef __LINUX__</w:t>
      </w:r>
    </w:p>
    <w:p w14:paraId="23254A03" w14:textId="77777777" w:rsidR="00C63B16" w:rsidRPr="00903DBA" w:rsidRDefault="00C63B16" w:rsidP="00C63B16">
      <w:pPr>
        <w:pStyle w:val="Code"/>
        <w:rPr>
          <w:highlight w:val="white"/>
        </w:rPr>
      </w:pPr>
      <w:r w:rsidRPr="00903DBA">
        <w:rPr>
          <w:highlight w:val="white"/>
        </w:rPr>
        <w:t xml:space="preserve">  register_rax = 60L;</w:t>
      </w:r>
    </w:p>
    <w:p w14:paraId="68950EB5" w14:textId="77777777" w:rsidR="00C63B16" w:rsidRPr="00903DBA" w:rsidRDefault="00C63B16" w:rsidP="00C63B16">
      <w:pPr>
        <w:pStyle w:val="Code"/>
        <w:rPr>
          <w:highlight w:val="white"/>
        </w:rPr>
      </w:pPr>
      <w:r w:rsidRPr="00903DBA">
        <w:rPr>
          <w:highlight w:val="white"/>
        </w:rPr>
        <w:t xml:space="preserve">  register_rdi = (unsigned long) status;</w:t>
      </w:r>
    </w:p>
    <w:p w14:paraId="396229BE" w14:textId="77777777" w:rsidR="00C63B16" w:rsidRPr="00903DBA" w:rsidRDefault="00C63B16" w:rsidP="00C63B16">
      <w:pPr>
        <w:pStyle w:val="Code"/>
        <w:rPr>
          <w:highlight w:val="white"/>
        </w:rPr>
      </w:pPr>
      <w:r w:rsidRPr="00903DBA">
        <w:rPr>
          <w:highlight w:val="white"/>
        </w:rPr>
        <w:t xml:space="preserve">  syscall();</w:t>
      </w:r>
    </w:p>
    <w:p w14:paraId="05E83EC2" w14:textId="77777777" w:rsidR="00C63B16" w:rsidRPr="00903DBA" w:rsidRDefault="00C63B16" w:rsidP="00C63B16">
      <w:pPr>
        <w:pStyle w:val="Code"/>
        <w:rPr>
          <w:highlight w:val="white"/>
        </w:rPr>
      </w:pPr>
      <w:r w:rsidRPr="00903DBA">
        <w:rPr>
          <w:highlight w:val="white"/>
        </w:rPr>
        <w:t>#endif</w:t>
      </w:r>
    </w:p>
    <w:p w14:paraId="39BC5F0F" w14:textId="6CDE3AD7" w:rsidR="00C63B16" w:rsidRPr="00903DBA" w:rsidRDefault="00C63B16" w:rsidP="00C63B16">
      <w:pPr>
        <w:pStyle w:val="Code"/>
        <w:rPr>
          <w:highlight w:val="white"/>
        </w:rPr>
      </w:pPr>
      <w:r w:rsidRPr="00903DBA">
        <w:rPr>
          <w:highlight w:val="white"/>
        </w:rPr>
        <w:t>}</w:t>
      </w:r>
    </w:p>
    <w:p w14:paraId="248447E9" w14:textId="77777777" w:rsidR="00C63B16" w:rsidRPr="00903DBA" w:rsidRDefault="00C63B16" w:rsidP="00C63B16">
      <w:pPr>
        <w:pStyle w:val="Code"/>
        <w:rPr>
          <w:highlight w:val="white"/>
        </w:rPr>
      </w:pPr>
    </w:p>
    <w:p w14:paraId="0A97A057" w14:textId="77777777" w:rsidR="00C63B16" w:rsidRPr="00903DBA" w:rsidRDefault="00C63B16" w:rsidP="00C63B16">
      <w:pPr>
        <w:pStyle w:val="Code"/>
        <w:rPr>
          <w:highlight w:val="white"/>
        </w:rPr>
      </w:pPr>
      <w:r w:rsidRPr="00903DBA">
        <w:rPr>
          <w:highlight w:val="white"/>
        </w:rPr>
        <w:t>void swap(char* leftValuePtr, char* rightValuePtr, int valueSize) {</w:t>
      </w:r>
    </w:p>
    <w:p w14:paraId="75EECD91" w14:textId="77777777" w:rsidR="00C63B16" w:rsidRPr="00903DBA" w:rsidRDefault="00C63B16" w:rsidP="00C63B16">
      <w:pPr>
        <w:pStyle w:val="Code"/>
        <w:rPr>
          <w:highlight w:val="white"/>
        </w:rPr>
      </w:pPr>
      <w:r w:rsidRPr="00903DBA">
        <w:rPr>
          <w:highlight w:val="white"/>
        </w:rPr>
        <w:t xml:space="preserve">  int index;</w:t>
      </w:r>
    </w:p>
    <w:p w14:paraId="65513B12" w14:textId="77777777" w:rsidR="00C63B16" w:rsidRPr="00903DBA" w:rsidRDefault="00C63B16" w:rsidP="00C63B16">
      <w:pPr>
        <w:pStyle w:val="Code"/>
        <w:rPr>
          <w:highlight w:val="white"/>
        </w:rPr>
      </w:pPr>
      <w:r w:rsidRPr="00903DBA">
        <w:rPr>
          <w:highlight w:val="white"/>
        </w:rPr>
        <w:lastRenderedPageBreak/>
        <w:t xml:space="preserve">  for (index = 0; index &lt; valueSize; ++index) {</w:t>
      </w:r>
    </w:p>
    <w:p w14:paraId="78540411" w14:textId="77777777" w:rsidR="00C63B16" w:rsidRPr="00903DBA" w:rsidRDefault="00C63B16" w:rsidP="00C63B16">
      <w:pPr>
        <w:pStyle w:val="Code"/>
        <w:rPr>
          <w:highlight w:val="white"/>
        </w:rPr>
      </w:pPr>
      <w:r w:rsidRPr="00903DBA">
        <w:rPr>
          <w:highlight w:val="white"/>
        </w:rPr>
        <w:t xml:space="preserve">    char tempValue = leftValuePtr[index];</w:t>
      </w:r>
    </w:p>
    <w:p w14:paraId="4A2CFAE8" w14:textId="77777777" w:rsidR="00C63B16" w:rsidRPr="00903DBA" w:rsidRDefault="00C63B16" w:rsidP="00C63B16">
      <w:pPr>
        <w:pStyle w:val="Code"/>
        <w:rPr>
          <w:highlight w:val="white"/>
        </w:rPr>
      </w:pPr>
      <w:r w:rsidRPr="00903DBA">
        <w:rPr>
          <w:highlight w:val="white"/>
        </w:rPr>
        <w:t xml:space="preserve">    leftValuePtr[index] = rightValuePtr[index];</w:t>
      </w:r>
    </w:p>
    <w:p w14:paraId="3AA28480" w14:textId="77777777" w:rsidR="00C63B16" w:rsidRPr="00903DBA" w:rsidRDefault="00C63B16" w:rsidP="00C63B16">
      <w:pPr>
        <w:pStyle w:val="Code"/>
        <w:rPr>
          <w:highlight w:val="white"/>
        </w:rPr>
      </w:pPr>
      <w:r w:rsidRPr="00903DBA">
        <w:rPr>
          <w:highlight w:val="white"/>
        </w:rPr>
        <w:t xml:space="preserve">    rightValuePtr[index] = tempValue;</w:t>
      </w:r>
    </w:p>
    <w:p w14:paraId="07C203C3" w14:textId="77777777" w:rsidR="00C63B16" w:rsidRPr="00903DBA" w:rsidRDefault="00C63B16" w:rsidP="00C63B16">
      <w:pPr>
        <w:pStyle w:val="Code"/>
        <w:rPr>
          <w:highlight w:val="white"/>
        </w:rPr>
      </w:pPr>
      <w:r w:rsidRPr="00903DBA">
        <w:rPr>
          <w:highlight w:val="white"/>
        </w:rPr>
        <w:t xml:space="preserve">  }</w:t>
      </w:r>
    </w:p>
    <w:p w14:paraId="3916FA7A" w14:textId="77777777" w:rsidR="00C63B16" w:rsidRPr="00903DBA" w:rsidRDefault="00C63B16" w:rsidP="00C63B16">
      <w:pPr>
        <w:pStyle w:val="Code"/>
        <w:rPr>
          <w:highlight w:val="white"/>
        </w:rPr>
      </w:pPr>
      <w:r w:rsidRPr="00903DBA">
        <w:rPr>
          <w:highlight w:val="white"/>
        </w:rPr>
        <w:t>}</w:t>
      </w:r>
    </w:p>
    <w:p w14:paraId="4193DB5C" w14:textId="77777777" w:rsidR="00C63B16" w:rsidRPr="00903DBA" w:rsidRDefault="00C63B16" w:rsidP="00714049">
      <w:pPr>
        <w:pStyle w:val="Code"/>
        <w:rPr>
          <w:highlight w:val="white"/>
        </w:rPr>
      </w:pPr>
    </w:p>
    <w:p w14:paraId="73538E16" w14:textId="77777777" w:rsidR="00714049" w:rsidRPr="00903DBA" w:rsidRDefault="00714049" w:rsidP="00714049">
      <w:pPr>
        <w:pStyle w:val="Code"/>
        <w:rPr>
          <w:highlight w:val="white"/>
        </w:rPr>
      </w:pPr>
      <w:r w:rsidRPr="00903DBA">
        <w:rPr>
          <w:highlight w:val="white"/>
        </w:rPr>
        <w:t>void qsort(void* valueList, size_t listSize, size_t valueSize,</w:t>
      </w:r>
    </w:p>
    <w:p w14:paraId="677EE125" w14:textId="77777777" w:rsidR="00714049" w:rsidRPr="00903DBA" w:rsidRDefault="00714049" w:rsidP="00714049">
      <w:pPr>
        <w:pStyle w:val="Code"/>
        <w:rPr>
          <w:highlight w:val="white"/>
        </w:rPr>
      </w:pPr>
      <w:r w:rsidRPr="00903DBA">
        <w:rPr>
          <w:highlight w:val="white"/>
        </w:rPr>
        <w:t xml:space="preserve">           int (*compare) (const void*, const void*)) {</w:t>
      </w:r>
    </w:p>
    <w:p w14:paraId="09902BBA" w14:textId="77777777" w:rsidR="00714049" w:rsidRPr="00903DBA" w:rsidRDefault="00714049" w:rsidP="00714049">
      <w:pPr>
        <w:pStyle w:val="Code"/>
        <w:rPr>
          <w:highlight w:val="white"/>
        </w:rPr>
      </w:pPr>
      <w:r w:rsidRPr="00903DBA">
        <w:rPr>
          <w:highlight w:val="white"/>
        </w:rPr>
        <w:t xml:space="preserve">  char* charList = (char*) valueList;</w:t>
      </w:r>
    </w:p>
    <w:p w14:paraId="7AEA2588" w14:textId="77777777" w:rsidR="00714049" w:rsidRPr="00903DBA" w:rsidRDefault="00714049" w:rsidP="00714049">
      <w:pPr>
        <w:pStyle w:val="Code"/>
        <w:rPr>
          <w:highlight w:val="white"/>
        </w:rPr>
      </w:pPr>
      <w:r w:rsidRPr="00903DBA">
        <w:rPr>
          <w:highlight w:val="white"/>
        </w:rPr>
        <w:t xml:space="preserve">  int size;</w:t>
      </w:r>
    </w:p>
    <w:p w14:paraId="03AEBDA2" w14:textId="77777777" w:rsidR="00714049" w:rsidRPr="00903DBA" w:rsidRDefault="00714049" w:rsidP="00714049">
      <w:pPr>
        <w:pStyle w:val="Code"/>
        <w:rPr>
          <w:highlight w:val="white"/>
        </w:rPr>
      </w:pPr>
      <w:r w:rsidRPr="00903DBA">
        <w:rPr>
          <w:highlight w:val="white"/>
        </w:rPr>
        <w:t xml:space="preserve">  for (size = (listSize - 1); size &gt; 0; --size)  {</w:t>
      </w:r>
    </w:p>
    <w:p w14:paraId="61ADA0A1" w14:textId="77777777" w:rsidR="00714049" w:rsidRPr="00903DBA" w:rsidRDefault="00714049" w:rsidP="00714049">
      <w:pPr>
        <w:pStyle w:val="Code"/>
        <w:rPr>
          <w:highlight w:val="white"/>
        </w:rPr>
      </w:pPr>
      <w:r w:rsidRPr="00903DBA">
        <w:rPr>
          <w:highlight w:val="white"/>
        </w:rPr>
        <w:t xml:space="preserve">    int index;</w:t>
      </w:r>
    </w:p>
    <w:p w14:paraId="5CF823D7" w14:textId="77777777" w:rsidR="00714049" w:rsidRPr="00903DBA" w:rsidRDefault="00714049" w:rsidP="00714049">
      <w:pPr>
        <w:pStyle w:val="Code"/>
        <w:rPr>
          <w:highlight w:val="white"/>
        </w:rPr>
      </w:pPr>
      <w:r w:rsidRPr="00903DBA">
        <w:rPr>
          <w:highlight w:val="white"/>
        </w:rPr>
        <w:t xml:space="preserve">    BOOL update = FALSE;</w:t>
      </w:r>
    </w:p>
    <w:p w14:paraId="3683E9C4" w14:textId="77777777" w:rsidR="00714049" w:rsidRPr="00903DBA" w:rsidRDefault="00714049" w:rsidP="00714049">
      <w:pPr>
        <w:pStyle w:val="Code"/>
        <w:rPr>
          <w:highlight w:val="white"/>
        </w:rPr>
      </w:pPr>
      <w:r w:rsidRPr="00903DBA">
        <w:rPr>
          <w:highlight w:val="white"/>
        </w:rPr>
        <w:t xml:space="preserve">    for (index = 0; index &lt; size; ++index)  {</w:t>
      </w:r>
    </w:p>
    <w:p w14:paraId="7DABC4F0" w14:textId="77777777" w:rsidR="00714049" w:rsidRPr="00903DBA" w:rsidRDefault="00714049" w:rsidP="00714049">
      <w:pPr>
        <w:pStyle w:val="Code"/>
        <w:rPr>
          <w:highlight w:val="white"/>
        </w:rPr>
      </w:pPr>
      <w:r w:rsidRPr="00903DBA">
        <w:rPr>
          <w:highlight w:val="white"/>
        </w:rPr>
        <w:t xml:space="preserve">      char* valuePtr1 = charList + (index * valueSize);</w:t>
      </w:r>
    </w:p>
    <w:p w14:paraId="41AF28FE" w14:textId="77777777" w:rsidR="00714049" w:rsidRPr="00903DBA" w:rsidRDefault="00714049" w:rsidP="00714049">
      <w:pPr>
        <w:pStyle w:val="Code"/>
        <w:rPr>
          <w:highlight w:val="white"/>
        </w:rPr>
      </w:pPr>
      <w:r w:rsidRPr="00903DBA">
        <w:rPr>
          <w:highlight w:val="white"/>
        </w:rPr>
        <w:t xml:space="preserve">      char* valuePtr2 = charList + ((index + 1) * valueSize);</w:t>
      </w:r>
    </w:p>
    <w:p w14:paraId="77C47136" w14:textId="77777777" w:rsidR="00714049" w:rsidRPr="00903DBA" w:rsidRDefault="00714049" w:rsidP="00714049">
      <w:pPr>
        <w:pStyle w:val="Code"/>
        <w:rPr>
          <w:highlight w:val="white"/>
        </w:rPr>
      </w:pPr>
    </w:p>
    <w:p w14:paraId="463815C2" w14:textId="77777777" w:rsidR="00714049" w:rsidRPr="00903DBA" w:rsidRDefault="00714049" w:rsidP="00714049">
      <w:pPr>
        <w:pStyle w:val="Code"/>
        <w:rPr>
          <w:highlight w:val="white"/>
        </w:rPr>
      </w:pPr>
      <w:r w:rsidRPr="00903DBA">
        <w:rPr>
          <w:highlight w:val="white"/>
        </w:rPr>
        <w:t xml:space="preserve">      if (compare(valuePtr1, valuePtr2) &gt; 0) {</w:t>
      </w:r>
    </w:p>
    <w:p w14:paraId="70A7981A" w14:textId="77777777" w:rsidR="00714049" w:rsidRPr="00903DBA" w:rsidRDefault="00714049" w:rsidP="00714049">
      <w:pPr>
        <w:pStyle w:val="Code"/>
        <w:rPr>
          <w:highlight w:val="white"/>
        </w:rPr>
      </w:pPr>
      <w:r w:rsidRPr="00903DBA">
        <w:rPr>
          <w:highlight w:val="white"/>
        </w:rPr>
        <w:t xml:space="preserve">        memswap(valuePtr1, valuePtr2, valueSize);</w:t>
      </w:r>
    </w:p>
    <w:p w14:paraId="68831B79" w14:textId="77777777" w:rsidR="00714049" w:rsidRPr="00903DBA" w:rsidRDefault="00714049" w:rsidP="00714049">
      <w:pPr>
        <w:pStyle w:val="Code"/>
        <w:rPr>
          <w:highlight w:val="white"/>
        </w:rPr>
      </w:pPr>
      <w:r w:rsidRPr="00903DBA">
        <w:rPr>
          <w:highlight w:val="white"/>
        </w:rPr>
        <w:t xml:space="preserve">        update = TRUE;</w:t>
      </w:r>
    </w:p>
    <w:p w14:paraId="08C1DEE1" w14:textId="77777777" w:rsidR="00714049" w:rsidRPr="00903DBA" w:rsidRDefault="00714049" w:rsidP="00714049">
      <w:pPr>
        <w:pStyle w:val="Code"/>
        <w:rPr>
          <w:highlight w:val="white"/>
        </w:rPr>
      </w:pPr>
      <w:r w:rsidRPr="00903DBA">
        <w:rPr>
          <w:highlight w:val="white"/>
        </w:rPr>
        <w:t xml:space="preserve">      }</w:t>
      </w:r>
    </w:p>
    <w:p w14:paraId="10902320" w14:textId="77777777" w:rsidR="00714049" w:rsidRPr="00903DBA" w:rsidRDefault="00714049" w:rsidP="00714049">
      <w:pPr>
        <w:pStyle w:val="Code"/>
        <w:rPr>
          <w:highlight w:val="white"/>
        </w:rPr>
      </w:pPr>
      <w:r w:rsidRPr="00903DBA">
        <w:rPr>
          <w:highlight w:val="white"/>
        </w:rPr>
        <w:t xml:space="preserve">    }</w:t>
      </w:r>
    </w:p>
    <w:p w14:paraId="04A03DBF" w14:textId="77777777" w:rsidR="00714049" w:rsidRPr="00903DBA" w:rsidRDefault="00714049" w:rsidP="00714049">
      <w:pPr>
        <w:pStyle w:val="Code"/>
        <w:rPr>
          <w:highlight w:val="white"/>
        </w:rPr>
      </w:pPr>
    </w:p>
    <w:p w14:paraId="126D87EE" w14:textId="77777777" w:rsidR="00714049" w:rsidRPr="00903DBA" w:rsidRDefault="00714049" w:rsidP="00714049">
      <w:pPr>
        <w:pStyle w:val="Code"/>
        <w:rPr>
          <w:highlight w:val="white"/>
        </w:rPr>
      </w:pPr>
      <w:r w:rsidRPr="00903DBA">
        <w:rPr>
          <w:highlight w:val="white"/>
        </w:rPr>
        <w:t xml:space="preserve">    if (!update) {</w:t>
      </w:r>
    </w:p>
    <w:p w14:paraId="0F046A24" w14:textId="77777777" w:rsidR="00714049" w:rsidRPr="00903DBA" w:rsidRDefault="00714049" w:rsidP="00714049">
      <w:pPr>
        <w:pStyle w:val="Code"/>
        <w:rPr>
          <w:highlight w:val="white"/>
        </w:rPr>
      </w:pPr>
      <w:r w:rsidRPr="00903DBA">
        <w:rPr>
          <w:highlight w:val="white"/>
        </w:rPr>
        <w:t xml:space="preserve">      break;</w:t>
      </w:r>
    </w:p>
    <w:p w14:paraId="37688ECA" w14:textId="77777777" w:rsidR="00714049" w:rsidRPr="00903DBA" w:rsidRDefault="00714049" w:rsidP="00714049">
      <w:pPr>
        <w:pStyle w:val="Code"/>
        <w:rPr>
          <w:highlight w:val="white"/>
        </w:rPr>
      </w:pPr>
      <w:r w:rsidRPr="00903DBA">
        <w:rPr>
          <w:highlight w:val="white"/>
        </w:rPr>
        <w:t xml:space="preserve">    }</w:t>
      </w:r>
    </w:p>
    <w:p w14:paraId="413ABF90" w14:textId="77777777" w:rsidR="00714049" w:rsidRPr="00903DBA" w:rsidRDefault="00714049" w:rsidP="00714049">
      <w:pPr>
        <w:pStyle w:val="Code"/>
        <w:rPr>
          <w:highlight w:val="white"/>
        </w:rPr>
      </w:pPr>
      <w:r w:rsidRPr="00903DBA">
        <w:rPr>
          <w:highlight w:val="white"/>
        </w:rPr>
        <w:t xml:space="preserve">  }</w:t>
      </w:r>
    </w:p>
    <w:p w14:paraId="05D3CB89" w14:textId="77777777" w:rsidR="00714049" w:rsidRPr="00903DBA" w:rsidRDefault="00714049" w:rsidP="00714049">
      <w:pPr>
        <w:pStyle w:val="Code"/>
        <w:rPr>
          <w:highlight w:val="white"/>
        </w:rPr>
      </w:pPr>
      <w:r w:rsidRPr="00903DBA">
        <w:rPr>
          <w:highlight w:val="white"/>
        </w:rPr>
        <w:t>}</w:t>
      </w:r>
    </w:p>
    <w:p w14:paraId="0AA9A7DE" w14:textId="77777777" w:rsidR="00714049" w:rsidRPr="00903DBA" w:rsidRDefault="00714049" w:rsidP="00714049">
      <w:pPr>
        <w:pStyle w:val="Code"/>
        <w:rPr>
          <w:highlight w:val="white"/>
        </w:rPr>
      </w:pPr>
    </w:p>
    <w:p w14:paraId="138983D4" w14:textId="2E804A28" w:rsidR="00C63B16" w:rsidRPr="00903DBA" w:rsidRDefault="00C63B16" w:rsidP="00C63B16">
      <w:pPr>
        <w:pStyle w:val="Code"/>
        <w:rPr>
          <w:highlight w:val="white"/>
        </w:rPr>
      </w:pPr>
      <w:r w:rsidRPr="00903DBA">
        <w:rPr>
          <w:highlight w:val="white"/>
        </w:rPr>
        <w:t>int abs(int value) {</w:t>
      </w:r>
    </w:p>
    <w:p w14:paraId="1D9307B4" w14:textId="77777777" w:rsidR="00C63B16" w:rsidRPr="00903DBA" w:rsidRDefault="00C63B16" w:rsidP="00C63B16">
      <w:pPr>
        <w:pStyle w:val="Code"/>
        <w:rPr>
          <w:highlight w:val="white"/>
        </w:rPr>
      </w:pPr>
      <w:r w:rsidRPr="00903DBA">
        <w:rPr>
          <w:highlight w:val="white"/>
        </w:rPr>
        <w:t xml:space="preserve">  return (value &lt; 0) ? -value : value;</w:t>
      </w:r>
    </w:p>
    <w:p w14:paraId="2C9B33E6" w14:textId="77777777" w:rsidR="00C63B16" w:rsidRPr="00903DBA" w:rsidRDefault="00C63B16" w:rsidP="00C63B16">
      <w:pPr>
        <w:pStyle w:val="Code"/>
        <w:rPr>
          <w:highlight w:val="white"/>
        </w:rPr>
      </w:pPr>
      <w:r w:rsidRPr="00903DBA">
        <w:rPr>
          <w:highlight w:val="white"/>
        </w:rPr>
        <w:t>}</w:t>
      </w:r>
    </w:p>
    <w:p w14:paraId="5922B82C" w14:textId="77777777" w:rsidR="00C63B16" w:rsidRPr="00903DBA" w:rsidRDefault="00C63B16" w:rsidP="00C63B16">
      <w:pPr>
        <w:pStyle w:val="Code"/>
        <w:rPr>
          <w:highlight w:val="white"/>
        </w:rPr>
      </w:pPr>
    </w:p>
    <w:p w14:paraId="240063FA" w14:textId="77777777" w:rsidR="00C63B16" w:rsidRPr="00903DBA" w:rsidRDefault="00C63B16" w:rsidP="00C63B16">
      <w:pPr>
        <w:pStyle w:val="Code"/>
        <w:rPr>
          <w:highlight w:val="white"/>
        </w:rPr>
      </w:pPr>
      <w:r w:rsidRPr="00903DBA">
        <w:rPr>
          <w:highlight w:val="white"/>
        </w:rPr>
        <w:t>long labs(long value) {</w:t>
      </w:r>
    </w:p>
    <w:p w14:paraId="3E082831" w14:textId="77777777" w:rsidR="00C63B16" w:rsidRPr="00903DBA" w:rsidRDefault="00C63B16" w:rsidP="00C63B16">
      <w:pPr>
        <w:pStyle w:val="Code"/>
        <w:rPr>
          <w:highlight w:val="white"/>
        </w:rPr>
      </w:pPr>
      <w:r w:rsidRPr="00903DBA">
        <w:rPr>
          <w:highlight w:val="white"/>
        </w:rPr>
        <w:t xml:space="preserve">  return (value &lt; 0l) ? -value : value;</w:t>
      </w:r>
    </w:p>
    <w:p w14:paraId="59FAA662" w14:textId="77777777" w:rsidR="00C63B16" w:rsidRPr="00903DBA" w:rsidRDefault="00C63B16" w:rsidP="00C63B16">
      <w:pPr>
        <w:pStyle w:val="Code"/>
        <w:rPr>
          <w:highlight w:val="white"/>
        </w:rPr>
      </w:pPr>
      <w:r w:rsidRPr="00903DBA">
        <w:rPr>
          <w:highlight w:val="white"/>
        </w:rPr>
        <w:t>}</w:t>
      </w:r>
    </w:p>
    <w:p w14:paraId="7FCDDB7C" w14:textId="77777777" w:rsidR="00C63B16" w:rsidRPr="00903DBA" w:rsidRDefault="00C63B16" w:rsidP="00C63B16">
      <w:pPr>
        <w:pStyle w:val="Code"/>
        <w:rPr>
          <w:highlight w:val="white"/>
        </w:rPr>
      </w:pPr>
    </w:p>
    <w:p w14:paraId="176A14BE" w14:textId="77777777" w:rsidR="00C63B16" w:rsidRPr="00903DBA" w:rsidRDefault="00C63B16" w:rsidP="00C63B16">
      <w:pPr>
        <w:pStyle w:val="Code"/>
        <w:rPr>
          <w:highlight w:val="white"/>
        </w:rPr>
      </w:pPr>
      <w:r w:rsidRPr="00903DBA">
        <w:rPr>
          <w:highlight w:val="white"/>
        </w:rPr>
        <w:t>div_t div(int num, int denum) {</w:t>
      </w:r>
    </w:p>
    <w:p w14:paraId="5BAA77B1" w14:textId="77777777" w:rsidR="00C63B16" w:rsidRPr="00903DBA" w:rsidRDefault="00C63B16" w:rsidP="00C63B16">
      <w:pPr>
        <w:pStyle w:val="Code"/>
        <w:rPr>
          <w:highlight w:val="white"/>
        </w:rPr>
      </w:pPr>
      <w:r w:rsidRPr="00903DBA">
        <w:rPr>
          <w:highlight w:val="white"/>
        </w:rPr>
        <w:t xml:space="preserve">  div_t result = {0, 0};</w:t>
      </w:r>
    </w:p>
    <w:p w14:paraId="35BEA3C2" w14:textId="77777777" w:rsidR="00C63B16" w:rsidRPr="00903DBA" w:rsidRDefault="00C63B16" w:rsidP="00C63B16">
      <w:pPr>
        <w:pStyle w:val="Code"/>
        <w:rPr>
          <w:highlight w:val="white"/>
        </w:rPr>
      </w:pPr>
    </w:p>
    <w:p w14:paraId="6D9D16E0" w14:textId="77777777" w:rsidR="00C63B16" w:rsidRPr="00903DBA" w:rsidRDefault="00C63B16" w:rsidP="00C63B16">
      <w:pPr>
        <w:pStyle w:val="Code"/>
        <w:rPr>
          <w:highlight w:val="white"/>
        </w:rPr>
      </w:pPr>
      <w:r w:rsidRPr="00903DBA">
        <w:rPr>
          <w:highlight w:val="white"/>
        </w:rPr>
        <w:t xml:space="preserve">  if (denum == 0) {</w:t>
      </w:r>
    </w:p>
    <w:p w14:paraId="3E838191" w14:textId="77777777" w:rsidR="00C63B16" w:rsidRPr="00903DBA" w:rsidRDefault="00C63B16" w:rsidP="00C63B16">
      <w:pPr>
        <w:pStyle w:val="Code"/>
        <w:rPr>
          <w:highlight w:val="white"/>
        </w:rPr>
      </w:pPr>
      <w:r w:rsidRPr="00903DBA">
        <w:rPr>
          <w:highlight w:val="white"/>
        </w:rPr>
        <w:t xml:space="preserve">    errno = EDOM;</w:t>
      </w:r>
    </w:p>
    <w:p w14:paraId="560E6A9F" w14:textId="77777777" w:rsidR="00C63B16" w:rsidRPr="00903DBA" w:rsidRDefault="00C63B16" w:rsidP="00C63B16">
      <w:pPr>
        <w:pStyle w:val="Code"/>
        <w:rPr>
          <w:highlight w:val="white"/>
        </w:rPr>
      </w:pPr>
      <w:r w:rsidRPr="00903DBA">
        <w:rPr>
          <w:highlight w:val="white"/>
        </w:rPr>
        <w:t xml:space="preserve">    return result;</w:t>
      </w:r>
    </w:p>
    <w:p w14:paraId="021D3287" w14:textId="77777777" w:rsidR="00C63B16" w:rsidRPr="00903DBA" w:rsidRDefault="00C63B16" w:rsidP="00C63B16">
      <w:pPr>
        <w:pStyle w:val="Code"/>
        <w:rPr>
          <w:highlight w:val="white"/>
        </w:rPr>
      </w:pPr>
      <w:r w:rsidRPr="00903DBA">
        <w:rPr>
          <w:highlight w:val="white"/>
        </w:rPr>
        <w:t xml:space="preserve">  }</w:t>
      </w:r>
    </w:p>
    <w:p w14:paraId="35281393" w14:textId="77777777" w:rsidR="00C63B16" w:rsidRPr="00903DBA" w:rsidRDefault="00C63B16" w:rsidP="00C63B16">
      <w:pPr>
        <w:pStyle w:val="Code"/>
        <w:rPr>
          <w:highlight w:val="white"/>
        </w:rPr>
      </w:pPr>
    </w:p>
    <w:p w14:paraId="5D83C086" w14:textId="77777777" w:rsidR="00C63B16" w:rsidRPr="00903DBA" w:rsidRDefault="00C63B16" w:rsidP="00C63B16">
      <w:pPr>
        <w:pStyle w:val="Code"/>
        <w:rPr>
          <w:highlight w:val="white"/>
        </w:rPr>
      </w:pPr>
      <w:r w:rsidRPr="00903DBA">
        <w:rPr>
          <w:highlight w:val="white"/>
        </w:rPr>
        <w:t xml:space="preserve">  result.quot = num / denum;</w:t>
      </w:r>
    </w:p>
    <w:p w14:paraId="227DC885" w14:textId="77777777" w:rsidR="00C63B16" w:rsidRPr="00903DBA" w:rsidRDefault="00C63B16" w:rsidP="00C63B16">
      <w:pPr>
        <w:pStyle w:val="Code"/>
        <w:rPr>
          <w:highlight w:val="white"/>
        </w:rPr>
      </w:pPr>
      <w:r w:rsidRPr="00903DBA">
        <w:rPr>
          <w:highlight w:val="white"/>
        </w:rPr>
        <w:t xml:space="preserve">  result.rem = num % denum;</w:t>
      </w:r>
    </w:p>
    <w:p w14:paraId="4E82691D" w14:textId="77777777" w:rsidR="00C63B16" w:rsidRPr="00903DBA" w:rsidRDefault="00C63B16" w:rsidP="00C63B16">
      <w:pPr>
        <w:pStyle w:val="Code"/>
        <w:rPr>
          <w:highlight w:val="white"/>
        </w:rPr>
      </w:pPr>
      <w:r w:rsidRPr="00903DBA">
        <w:rPr>
          <w:highlight w:val="white"/>
        </w:rPr>
        <w:t xml:space="preserve">  return result;</w:t>
      </w:r>
    </w:p>
    <w:p w14:paraId="7C074C5B" w14:textId="77777777" w:rsidR="00C63B16" w:rsidRPr="00903DBA" w:rsidRDefault="00C63B16" w:rsidP="00C63B16">
      <w:pPr>
        <w:pStyle w:val="Code"/>
        <w:rPr>
          <w:highlight w:val="white"/>
        </w:rPr>
      </w:pPr>
      <w:r w:rsidRPr="00903DBA">
        <w:rPr>
          <w:highlight w:val="white"/>
        </w:rPr>
        <w:t>}</w:t>
      </w:r>
    </w:p>
    <w:p w14:paraId="3F09428F" w14:textId="77777777" w:rsidR="00C63B16" w:rsidRPr="00903DBA" w:rsidRDefault="00C63B16" w:rsidP="00C63B16">
      <w:pPr>
        <w:pStyle w:val="Code"/>
        <w:rPr>
          <w:highlight w:val="white"/>
        </w:rPr>
      </w:pPr>
    </w:p>
    <w:p w14:paraId="614B3965" w14:textId="77777777" w:rsidR="00C63B16" w:rsidRPr="00903DBA" w:rsidRDefault="00C63B16" w:rsidP="00C63B16">
      <w:pPr>
        <w:pStyle w:val="Code"/>
        <w:rPr>
          <w:highlight w:val="white"/>
        </w:rPr>
      </w:pPr>
      <w:r w:rsidRPr="00903DBA">
        <w:rPr>
          <w:highlight w:val="white"/>
        </w:rPr>
        <w:t>ldiv_t ldiv(long num, long denum) {</w:t>
      </w:r>
    </w:p>
    <w:p w14:paraId="1DE5C28B" w14:textId="77777777" w:rsidR="00C63B16" w:rsidRPr="00903DBA" w:rsidRDefault="00C63B16" w:rsidP="00C63B16">
      <w:pPr>
        <w:pStyle w:val="Code"/>
        <w:rPr>
          <w:highlight w:val="white"/>
        </w:rPr>
      </w:pPr>
      <w:r w:rsidRPr="00903DBA">
        <w:rPr>
          <w:highlight w:val="white"/>
        </w:rPr>
        <w:t xml:space="preserve">  ldiv_t result = {0, 0};</w:t>
      </w:r>
    </w:p>
    <w:p w14:paraId="126502B9" w14:textId="77777777" w:rsidR="00C63B16" w:rsidRPr="00903DBA" w:rsidRDefault="00C63B16" w:rsidP="00C63B16">
      <w:pPr>
        <w:pStyle w:val="Code"/>
        <w:rPr>
          <w:highlight w:val="white"/>
        </w:rPr>
      </w:pPr>
      <w:r w:rsidRPr="00903DBA">
        <w:rPr>
          <w:highlight w:val="white"/>
        </w:rPr>
        <w:t xml:space="preserve">  </w:t>
      </w:r>
    </w:p>
    <w:p w14:paraId="48263DD6" w14:textId="77777777" w:rsidR="00C63B16" w:rsidRPr="00903DBA" w:rsidRDefault="00C63B16" w:rsidP="00C63B16">
      <w:pPr>
        <w:pStyle w:val="Code"/>
        <w:rPr>
          <w:highlight w:val="white"/>
        </w:rPr>
      </w:pPr>
      <w:r w:rsidRPr="00903DBA">
        <w:rPr>
          <w:highlight w:val="white"/>
        </w:rPr>
        <w:t xml:space="preserve">  if (denum == 0) {</w:t>
      </w:r>
    </w:p>
    <w:p w14:paraId="7E1F1148" w14:textId="77777777" w:rsidR="00C63B16" w:rsidRPr="00903DBA" w:rsidRDefault="00C63B16" w:rsidP="00C63B16">
      <w:pPr>
        <w:pStyle w:val="Code"/>
        <w:rPr>
          <w:highlight w:val="white"/>
        </w:rPr>
      </w:pPr>
      <w:r w:rsidRPr="00903DBA">
        <w:rPr>
          <w:highlight w:val="white"/>
        </w:rPr>
        <w:t xml:space="preserve">    errno = EDOM;</w:t>
      </w:r>
    </w:p>
    <w:p w14:paraId="08E6EF7F" w14:textId="77777777" w:rsidR="00C63B16" w:rsidRPr="00903DBA" w:rsidRDefault="00C63B16" w:rsidP="00C63B16">
      <w:pPr>
        <w:pStyle w:val="Code"/>
        <w:rPr>
          <w:highlight w:val="white"/>
        </w:rPr>
      </w:pPr>
      <w:r w:rsidRPr="00903DBA">
        <w:rPr>
          <w:highlight w:val="white"/>
        </w:rPr>
        <w:t xml:space="preserve">    return result;</w:t>
      </w:r>
    </w:p>
    <w:p w14:paraId="1E7E83D3" w14:textId="77777777" w:rsidR="00C63B16" w:rsidRPr="00903DBA" w:rsidRDefault="00C63B16" w:rsidP="00C63B16">
      <w:pPr>
        <w:pStyle w:val="Code"/>
        <w:rPr>
          <w:highlight w:val="white"/>
        </w:rPr>
      </w:pPr>
      <w:r w:rsidRPr="00903DBA">
        <w:rPr>
          <w:highlight w:val="white"/>
        </w:rPr>
        <w:lastRenderedPageBreak/>
        <w:t xml:space="preserve">  }</w:t>
      </w:r>
    </w:p>
    <w:p w14:paraId="76940154" w14:textId="77777777" w:rsidR="00C63B16" w:rsidRPr="00903DBA" w:rsidRDefault="00C63B16" w:rsidP="00C63B16">
      <w:pPr>
        <w:pStyle w:val="Code"/>
        <w:rPr>
          <w:highlight w:val="white"/>
        </w:rPr>
      </w:pPr>
    </w:p>
    <w:p w14:paraId="2703DEE4" w14:textId="77777777" w:rsidR="00C63B16" w:rsidRPr="00903DBA" w:rsidRDefault="00C63B16" w:rsidP="00C63B16">
      <w:pPr>
        <w:pStyle w:val="Code"/>
        <w:rPr>
          <w:highlight w:val="white"/>
        </w:rPr>
      </w:pPr>
      <w:r w:rsidRPr="00903DBA">
        <w:rPr>
          <w:highlight w:val="white"/>
        </w:rPr>
        <w:t xml:space="preserve">  result.quot = num / denum;</w:t>
      </w:r>
    </w:p>
    <w:p w14:paraId="5A8A8F8B" w14:textId="77777777" w:rsidR="00C63B16" w:rsidRPr="00903DBA" w:rsidRDefault="00C63B16" w:rsidP="00C63B16">
      <w:pPr>
        <w:pStyle w:val="Code"/>
        <w:rPr>
          <w:highlight w:val="white"/>
        </w:rPr>
      </w:pPr>
      <w:r w:rsidRPr="00903DBA">
        <w:rPr>
          <w:highlight w:val="white"/>
        </w:rPr>
        <w:t xml:space="preserve">  result.rem = num % denum;</w:t>
      </w:r>
    </w:p>
    <w:p w14:paraId="10B1A29D" w14:textId="77777777" w:rsidR="00C63B16" w:rsidRPr="00903DBA" w:rsidRDefault="00C63B16" w:rsidP="00C63B16">
      <w:pPr>
        <w:pStyle w:val="Code"/>
        <w:rPr>
          <w:highlight w:val="white"/>
        </w:rPr>
      </w:pPr>
      <w:r w:rsidRPr="00903DBA">
        <w:rPr>
          <w:highlight w:val="white"/>
        </w:rPr>
        <w:t xml:space="preserve">  return result;</w:t>
      </w:r>
    </w:p>
    <w:p w14:paraId="6E0602C6" w14:textId="09B80FB8" w:rsidR="00C63B16" w:rsidRPr="00903DBA" w:rsidRDefault="00C63B16" w:rsidP="00C63B16">
      <w:pPr>
        <w:pStyle w:val="Code"/>
      </w:pPr>
      <w:r w:rsidRPr="00903DBA">
        <w:rPr>
          <w:highlight w:val="white"/>
        </w:rPr>
        <w:t>}</w:t>
      </w:r>
    </w:p>
    <w:p w14:paraId="49B8A31E" w14:textId="2C1D576F" w:rsidR="00D62A8B" w:rsidRPr="00903DBA" w:rsidRDefault="00966D02" w:rsidP="00265BDF">
      <w:pPr>
        <w:pStyle w:val="Rubrik2"/>
      </w:pPr>
      <w:bookmarkStart w:id="489" w:name="_Toc57656143"/>
      <w:r w:rsidRPr="00903DBA">
        <w:t>T</w:t>
      </w:r>
      <w:r w:rsidR="00D62A8B" w:rsidRPr="00903DBA">
        <w:t>ime</w:t>
      </w:r>
      <w:bookmarkEnd w:id="489"/>
    </w:p>
    <w:p w14:paraId="4B568326" w14:textId="26EBB4A4" w:rsidR="00487292" w:rsidRPr="00903DBA" w:rsidRDefault="004B0675" w:rsidP="00733EAC">
      <w:pPr>
        <w:pStyle w:val="CodeListing"/>
      </w:pPr>
      <w:proofErr w:type="spellStart"/>
      <w:r w:rsidRPr="00903DBA">
        <w:t>t</w:t>
      </w:r>
      <w:r w:rsidR="00487292" w:rsidRPr="00903DBA">
        <w:t>ime</w:t>
      </w:r>
      <w:r w:rsidR="00966D02" w:rsidRPr="00903DBA">
        <w:t>.h</w:t>
      </w:r>
      <w:proofErr w:type="spellEnd"/>
    </w:p>
    <w:p w14:paraId="776E8EE4" w14:textId="77777777" w:rsidR="00C63B16" w:rsidRPr="00903DBA" w:rsidRDefault="00C63B16" w:rsidP="00C63B16">
      <w:pPr>
        <w:pStyle w:val="Code"/>
        <w:rPr>
          <w:highlight w:val="white"/>
        </w:rPr>
      </w:pPr>
      <w:r w:rsidRPr="00903DBA">
        <w:rPr>
          <w:highlight w:val="white"/>
        </w:rPr>
        <w:t>#ifndef __TIME_H__</w:t>
      </w:r>
    </w:p>
    <w:p w14:paraId="676CBA5C" w14:textId="77777777" w:rsidR="00C63B16" w:rsidRPr="00903DBA" w:rsidRDefault="00C63B16" w:rsidP="00C63B16">
      <w:pPr>
        <w:pStyle w:val="Code"/>
        <w:rPr>
          <w:highlight w:val="white"/>
        </w:rPr>
      </w:pPr>
      <w:r w:rsidRPr="00903DBA">
        <w:rPr>
          <w:highlight w:val="white"/>
        </w:rPr>
        <w:t>#define __TIME_H__</w:t>
      </w:r>
    </w:p>
    <w:p w14:paraId="51364D3D" w14:textId="77777777" w:rsidR="00C63B16" w:rsidRPr="00903DBA" w:rsidRDefault="00C63B16" w:rsidP="00C63B16">
      <w:pPr>
        <w:pStyle w:val="Code"/>
        <w:rPr>
          <w:highlight w:val="white"/>
        </w:rPr>
      </w:pPr>
    </w:p>
    <w:p w14:paraId="2B3DF3A1" w14:textId="77777777" w:rsidR="00C63B16" w:rsidRPr="00903DBA" w:rsidRDefault="00C63B16" w:rsidP="00C63B16">
      <w:pPr>
        <w:pStyle w:val="Code"/>
        <w:rPr>
          <w:highlight w:val="white"/>
        </w:rPr>
      </w:pPr>
      <w:r w:rsidRPr="00903DBA">
        <w:rPr>
          <w:highlight w:val="white"/>
        </w:rPr>
        <w:t>#define size_t int</w:t>
      </w:r>
    </w:p>
    <w:p w14:paraId="02B8327F" w14:textId="77777777" w:rsidR="00C63B16" w:rsidRPr="00903DBA" w:rsidRDefault="00C63B16" w:rsidP="00C63B16">
      <w:pPr>
        <w:pStyle w:val="Code"/>
        <w:rPr>
          <w:highlight w:val="white"/>
        </w:rPr>
      </w:pPr>
      <w:r w:rsidRPr="00903DBA">
        <w:rPr>
          <w:highlight w:val="white"/>
        </w:rPr>
        <w:t>#define time_t unsigned long</w:t>
      </w:r>
    </w:p>
    <w:p w14:paraId="6F75DECB" w14:textId="77777777" w:rsidR="00C63B16" w:rsidRPr="00903DBA" w:rsidRDefault="00C63B16" w:rsidP="00C63B16">
      <w:pPr>
        <w:pStyle w:val="Code"/>
        <w:rPr>
          <w:highlight w:val="white"/>
        </w:rPr>
      </w:pPr>
      <w:r w:rsidRPr="00903DBA">
        <w:rPr>
          <w:highlight w:val="white"/>
        </w:rPr>
        <w:t>#define clock_t long</w:t>
      </w:r>
    </w:p>
    <w:p w14:paraId="17F0F57B" w14:textId="77777777" w:rsidR="00C63B16" w:rsidRPr="00903DBA" w:rsidRDefault="00C63B16" w:rsidP="00C63B16">
      <w:pPr>
        <w:pStyle w:val="Code"/>
        <w:rPr>
          <w:highlight w:val="white"/>
        </w:rPr>
      </w:pPr>
    </w:p>
    <w:p w14:paraId="12063119" w14:textId="77777777" w:rsidR="00C63B16" w:rsidRPr="00903DBA" w:rsidRDefault="00C63B16" w:rsidP="00C63B16">
      <w:pPr>
        <w:pStyle w:val="Code"/>
        <w:rPr>
          <w:highlight w:val="white"/>
        </w:rPr>
      </w:pPr>
      <w:r w:rsidRPr="00903DBA">
        <w:rPr>
          <w:highlight w:val="white"/>
        </w:rPr>
        <w:t>struct tm {</w:t>
      </w:r>
    </w:p>
    <w:p w14:paraId="12965584" w14:textId="77777777" w:rsidR="00C63B16" w:rsidRPr="00903DBA" w:rsidRDefault="00C63B16" w:rsidP="00C63B16">
      <w:pPr>
        <w:pStyle w:val="Code"/>
        <w:rPr>
          <w:highlight w:val="white"/>
        </w:rPr>
      </w:pPr>
      <w:r w:rsidRPr="00903DBA">
        <w:rPr>
          <w:highlight w:val="white"/>
        </w:rPr>
        <w:t>int tm_sec;</w:t>
      </w:r>
    </w:p>
    <w:p w14:paraId="2C5B5CBB" w14:textId="77777777" w:rsidR="00C63B16" w:rsidRPr="00903DBA" w:rsidRDefault="00C63B16" w:rsidP="00C63B16">
      <w:pPr>
        <w:pStyle w:val="Code"/>
        <w:rPr>
          <w:highlight w:val="white"/>
        </w:rPr>
      </w:pPr>
      <w:r w:rsidRPr="00903DBA">
        <w:rPr>
          <w:highlight w:val="white"/>
        </w:rPr>
        <w:t>int tm_min;</w:t>
      </w:r>
    </w:p>
    <w:p w14:paraId="4801391E" w14:textId="77777777" w:rsidR="00C63B16" w:rsidRPr="00903DBA" w:rsidRDefault="00C63B16" w:rsidP="00C63B16">
      <w:pPr>
        <w:pStyle w:val="Code"/>
        <w:rPr>
          <w:highlight w:val="white"/>
        </w:rPr>
      </w:pPr>
      <w:r w:rsidRPr="00903DBA">
        <w:rPr>
          <w:highlight w:val="white"/>
        </w:rPr>
        <w:t>int tm_hour;</w:t>
      </w:r>
    </w:p>
    <w:p w14:paraId="71F8FCCD" w14:textId="77777777" w:rsidR="00C63B16" w:rsidRPr="00903DBA" w:rsidRDefault="00C63B16" w:rsidP="00C63B16">
      <w:pPr>
        <w:pStyle w:val="Code"/>
        <w:rPr>
          <w:highlight w:val="white"/>
        </w:rPr>
      </w:pPr>
    </w:p>
    <w:p w14:paraId="78073A8E" w14:textId="77777777" w:rsidR="00C63B16" w:rsidRPr="00903DBA" w:rsidRDefault="00C63B16" w:rsidP="00C63B16">
      <w:pPr>
        <w:pStyle w:val="Code"/>
        <w:rPr>
          <w:highlight w:val="white"/>
        </w:rPr>
      </w:pPr>
      <w:r w:rsidRPr="00903DBA">
        <w:rPr>
          <w:highlight w:val="white"/>
        </w:rPr>
        <w:t>int tm_mday;</w:t>
      </w:r>
    </w:p>
    <w:p w14:paraId="485E63FA" w14:textId="77777777" w:rsidR="00C63B16" w:rsidRPr="00903DBA" w:rsidRDefault="00C63B16" w:rsidP="00C63B16">
      <w:pPr>
        <w:pStyle w:val="Code"/>
        <w:rPr>
          <w:highlight w:val="white"/>
        </w:rPr>
      </w:pPr>
      <w:r w:rsidRPr="00903DBA">
        <w:rPr>
          <w:highlight w:val="white"/>
        </w:rPr>
        <w:t>int tm_mon;</w:t>
      </w:r>
    </w:p>
    <w:p w14:paraId="682E5A8A" w14:textId="77777777" w:rsidR="00C63B16" w:rsidRPr="00903DBA" w:rsidRDefault="00C63B16" w:rsidP="00C63B16">
      <w:pPr>
        <w:pStyle w:val="Code"/>
        <w:rPr>
          <w:highlight w:val="white"/>
        </w:rPr>
      </w:pPr>
      <w:r w:rsidRPr="00903DBA">
        <w:rPr>
          <w:highlight w:val="white"/>
        </w:rPr>
        <w:t>int tm_year;</w:t>
      </w:r>
    </w:p>
    <w:p w14:paraId="55544F7A" w14:textId="77777777" w:rsidR="00C63B16" w:rsidRPr="00903DBA" w:rsidRDefault="00C63B16" w:rsidP="00C63B16">
      <w:pPr>
        <w:pStyle w:val="Code"/>
        <w:rPr>
          <w:highlight w:val="white"/>
        </w:rPr>
      </w:pPr>
    </w:p>
    <w:p w14:paraId="1E79D204" w14:textId="77777777" w:rsidR="00C63B16" w:rsidRPr="00903DBA" w:rsidRDefault="00C63B16" w:rsidP="00C63B16">
      <w:pPr>
        <w:pStyle w:val="Code"/>
        <w:rPr>
          <w:highlight w:val="white"/>
        </w:rPr>
      </w:pPr>
      <w:r w:rsidRPr="00903DBA">
        <w:rPr>
          <w:highlight w:val="white"/>
        </w:rPr>
        <w:t>int tm_wday;</w:t>
      </w:r>
    </w:p>
    <w:p w14:paraId="427A9D00" w14:textId="77777777" w:rsidR="00C63B16" w:rsidRPr="00903DBA" w:rsidRDefault="00C63B16" w:rsidP="00C63B16">
      <w:pPr>
        <w:pStyle w:val="Code"/>
        <w:rPr>
          <w:highlight w:val="white"/>
        </w:rPr>
      </w:pPr>
      <w:r w:rsidRPr="00903DBA">
        <w:rPr>
          <w:highlight w:val="white"/>
        </w:rPr>
        <w:t>int tm_yday;</w:t>
      </w:r>
    </w:p>
    <w:p w14:paraId="74E5CFA8" w14:textId="77777777" w:rsidR="00C63B16" w:rsidRPr="00903DBA" w:rsidRDefault="00C63B16" w:rsidP="00C63B16">
      <w:pPr>
        <w:pStyle w:val="Code"/>
        <w:rPr>
          <w:highlight w:val="white"/>
        </w:rPr>
      </w:pPr>
      <w:r w:rsidRPr="00903DBA">
        <w:rPr>
          <w:highlight w:val="white"/>
        </w:rPr>
        <w:t>int tm_isdst;</w:t>
      </w:r>
    </w:p>
    <w:p w14:paraId="2F5C44E3" w14:textId="77777777" w:rsidR="00C63B16" w:rsidRPr="00903DBA" w:rsidRDefault="00C63B16" w:rsidP="00C63B16">
      <w:pPr>
        <w:pStyle w:val="Code"/>
        <w:rPr>
          <w:highlight w:val="white"/>
        </w:rPr>
      </w:pPr>
      <w:r w:rsidRPr="00903DBA">
        <w:rPr>
          <w:highlight w:val="white"/>
        </w:rPr>
        <w:t>};</w:t>
      </w:r>
    </w:p>
    <w:p w14:paraId="01CB7ED4" w14:textId="77777777" w:rsidR="00C63B16" w:rsidRPr="00903DBA" w:rsidRDefault="00C63B16" w:rsidP="00C63B16">
      <w:pPr>
        <w:pStyle w:val="Code"/>
        <w:rPr>
          <w:highlight w:val="white"/>
        </w:rPr>
      </w:pPr>
    </w:p>
    <w:p w14:paraId="76CD2DA1" w14:textId="77777777" w:rsidR="00C63B16" w:rsidRPr="00903DBA" w:rsidRDefault="00C63B16" w:rsidP="00C63B16">
      <w:pPr>
        <w:pStyle w:val="Code"/>
        <w:rPr>
          <w:highlight w:val="white"/>
        </w:rPr>
      </w:pPr>
      <w:r w:rsidRPr="00903DBA">
        <w:rPr>
          <w:highlight w:val="white"/>
        </w:rPr>
        <w:t>extern clock_t clock(void);</w:t>
      </w:r>
    </w:p>
    <w:p w14:paraId="385C768C" w14:textId="77777777" w:rsidR="00C63B16" w:rsidRPr="00903DBA" w:rsidRDefault="00C63B16" w:rsidP="00C63B16">
      <w:pPr>
        <w:pStyle w:val="Code"/>
        <w:rPr>
          <w:highlight w:val="white"/>
        </w:rPr>
      </w:pPr>
      <w:r w:rsidRPr="00903DBA">
        <w:rPr>
          <w:highlight w:val="white"/>
        </w:rPr>
        <w:t>extern time_t time(time_t* time);</w:t>
      </w:r>
    </w:p>
    <w:p w14:paraId="4E3CA968" w14:textId="77777777" w:rsidR="00C63B16" w:rsidRPr="00903DBA" w:rsidRDefault="00C63B16" w:rsidP="00C63B16">
      <w:pPr>
        <w:pStyle w:val="Code"/>
        <w:rPr>
          <w:highlight w:val="white"/>
        </w:rPr>
      </w:pPr>
      <w:r w:rsidRPr="00903DBA">
        <w:rPr>
          <w:highlight w:val="white"/>
        </w:rPr>
        <w:t>extern double difftime(time_t time2, time_t time1);</w:t>
      </w:r>
    </w:p>
    <w:p w14:paraId="083BDEBD" w14:textId="77777777" w:rsidR="00C63B16" w:rsidRPr="00903DBA" w:rsidRDefault="00C63B16" w:rsidP="00C63B16">
      <w:pPr>
        <w:pStyle w:val="Code"/>
        <w:rPr>
          <w:highlight w:val="white"/>
        </w:rPr>
      </w:pPr>
      <w:r w:rsidRPr="00903DBA">
        <w:rPr>
          <w:highlight w:val="white"/>
        </w:rPr>
        <w:t>extern time_t mktime(struct tm* timeStruct);</w:t>
      </w:r>
    </w:p>
    <w:p w14:paraId="7BDCB7F9" w14:textId="77777777" w:rsidR="00C63B16" w:rsidRPr="00903DBA" w:rsidRDefault="00C63B16" w:rsidP="00C63B16">
      <w:pPr>
        <w:pStyle w:val="Code"/>
        <w:rPr>
          <w:highlight w:val="white"/>
        </w:rPr>
      </w:pPr>
    </w:p>
    <w:p w14:paraId="5D8AB7F4" w14:textId="77777777" w:rsidR="00C63B16" w:rsidRPr="00903DBA" w:rsidRDefault="00C63B16" w:rsidP="00C63B16">
      <w:pPr>
        <w:pStyle w:val="Code"/>
        <w:rPr>
          <w:highlight w:val="white"/>
        </w:rPr>
      </w:pPr>
      <w:r w:rsidRPr="00903DBA">
        <w:rPr>
          <w:highlight w:val="white"/>
        </w:rPr>
        <w:t>extern char* asctime(const struct tm* timeStruct);</w:t>
      </w:r>
    </w:p>
    <w:p w14:paraId="2DBFE615" w14:textId="77777777" w:rsidR="00C63B16" w:rsidRPr="00903DBA" w:rsidRDefault="00C63B16" w:rsidP="00C63B16">
      <w:pPr>
        <w:pStyle w:val="Code"/>
        <w:rPr>
          <w:highlight w:val="white"/>
        </w:rPr>
      </w:pPr>
      <w:r w:rsidRPr="00903DBA">
        <w:rPr>
          <w:highlight w:val="white"/>
        </w:rPr>
        <w:t>extern char* ctime(const time_t* time);</w:t>
      </w:r>
    </w:p>
    <w:p w14:paraId="35EA7052" w14:textId="77777777" w:rsidR="00C63B16" w:rsidRPr="00903DBA" w:rsidRDefault="00C63B16" w:rsidP="00C63B16">
      <w:pPr>
        <w:pStyle w:val="Code"/>
        <w:rPr>
          <w:highlight w:val="white"/>
        </w:rPr>
      </w:pPr>
      <w:r w:rsidRPr="00903DBA">
        <w:rPr>
          <w:highlight w:val="white"/>
        </w:rPr>
        <w:t>extern struct tm* gmtime(const time_t* time);</w:t>
      </w:r>
    </w:p>
    <w:p w14:paraId="7DE3D892" w14:textId="77777777" w:rsidR="00C63B16" w:rsidRPr="00903DBA" w:rsidRDefault="00C63B16" w:rsidP="00C63B16">
      <w:pPr>
        <w:pStyle w:val="Code"/>
        <w:rPr>
          <w:highlight w:val="white"/>
        </w:rPr>
      </w:pPr>
      <w:r w:rsidRPr="00903DBA">
        <w:rPr>
          <w:highlight w:val="white"/>
        </w:rPr>
        <w:t>extern struct tm* localtime(const time_t* time);</w:t>
      </w:r>
    </w:p>
    <w:p w14:paraId="28F850A0" w14:textId="77777777" w:rsidR="00C63B16" w:rsidRPr="00903DBA" w:rsidRDefault="00C63B16" w:rsidP="00C63B16">
      <w:pPr>
        <w:pStyle w:val="Code"/>
        <w:rPr>
          <w:highlight w:val="white"/>
        </w:rPr>
      </w:pPr>
      <w:r w:rsidRPr="00903DBA">
        <w:rPr>
          <w:highlight w:val="white"/>
        </w:rPr>
        <w:t>extern struct tm* localtimeX(const time_t* time);</w:t>
      </w:r>
    </w:p>
    <w:p w14:paraId="5939E011" w14:textId="77777777" w:rsidR="00C63B16" w:rsidRPr="00903DBA" w:rsidRDefault="00C63B16" w:rsidP="00C63B16">
      <w:pPr>
        <w:pStyle w:val="Code"/>
        <w:rPr>
          <w:highlight w:val="white"/>
        </w:rPr>
      </w:pPr>
    </w:p>
    <w:p w14:paraId="1C55D321" w14:textId="77777777" w:rsidR="00C63B16" w:rsidRPr="00903DBA" w:rsidRDefault="00C63B16" w:rsidP="00C63B16">
      <w:pPr>
        <w:pStyle w:val="Code"/>
        <w:rPr>
          <w:highlight w:val="white"/>
        </w:rPr>
      </w:pPr>
      <w:r w:rsidRPr="00903DBA">
        <w:rPr>
          <w:highlight w:val="white"/>
        </w:rPr>
        <w:t>extern size_t strftime(char* buffer, size_t size,</w:t>
      </w:r>
    </w:p>
    <w:p w14:paraId="2391627F" w14:textId="77777777" w:rsidR="00C63B16" w:rsidRPr="00903DBA" w:rsidRDefault="00C63B16" w:rsidP="00C63B16">
      <w:pPr>
        <w:pStyle w:val="Code"/>
        <w:rPr>
          <w:highlight w:val="white"/>
        </w:rPr>
      </w:pPr>
      <w:r w:rsidRPr="00903DBA">
        <w:rPr>
          <w:highlight w:val="white"/>
        </w:rPr>
        <w:t>const char* format, const struct tm* timeStruct);</w:t>
      </w:r>
    </w:p>
    <w:p w14:paraId="1B7C5CE2" w14:textId="77777777" w:rsidR="00C63B16" w:rsidRPr="00903DBA" w:rsidRDefault="00C63B16" w:rsidP="00C63B16">
      <w:pPr>
        <w:pStyle w:val="Code"/>
        <w:rPr>
          <w:highlight w:val="white"/>
        </w:rPr>
      </w:pPr>
    </w:p>
    <w:p w14:paraId="0D040D2A" w14:textId="77777777" w:rsidR="00C63B16" w:rsidRPr="00903DBA" w:rsidRDefault="00C63B16" w:rsidP="00C63B16">
      <w:pPr>
        <w:pStyle w:val="Code"/>
        <w:rPr>
          <w:highlight w:val="white"/>
        </w:rPr>
      </w:pPr>
      <w:r w:rsidRPr="00903DBA">
        <w:rPr>
          <w:highlight w:val="white"/>
        </w:rPr>
        <w:t>#endif</w:t>
      </w:r>
    </w:p>
    <w:p w14:paraId="71C5F551" w14:textId="7F2B8036" w:rsidR="003211B0" w:rsidRPr="00903DBA" w:rsidRDefault="004B0675" w:rsidP="003211B0">
      <w:pPr>
        <w:pStyle w:val="CodeListing"/>
      </w:pPr>
      <w:proofErr w:type="spellStart"/>
      <w:r w:rsidRPr="00903DBA">
        <w:t>t</w:t>
      </w:r>
      <w:r w:rsidR="003211B0" w:rsidRPr="00903DBA">
        <w:t>ime.c</w:t>
      </w:r>
      <w:proofErr w:type="spellEnd"/>
    </w:p>
    <w:p w14:paraId="548B50E4" w14:textId="77777777" w:rsidR="00E77B17" w:rsidRPr="00903DBA" w:rsidRDefault="00E77B17" w:rsidP="00E77B17">
      <w:pPr>
        <w:pStyle w:val="Code"/>
        <w:rPr>
          <w:highlight w:val="white"/>
        </w:rPr>
      </w:pPr>
      <w:bookmarkStart w:id="490" w:name="_Ref54018755"/>
      <w:bookmarkStart w:id="491" w:name="_Ref417644950"/>
      <w:r w:rsidRPr="00903DBA">
        <w:rPr>
          <w:highlight w:val="white"/>
        </w:rPr>
        <w:t>#include &lt;time.h&gt;</w:t>
      </w:r>
    </w:p>
    <w:p w14:paraId="7FAB2140" w14:textId="77777777" w:rsidR="00E77B17" w:rsidRPr="00903DBA" w:rsidRDefault="00E77B17" w:rsidP="00E77B17">
      <w:pPr>
        <w:pStyle w:val="Code"/>
        <w:rPr>
          <w:highlight w:val="white"/>
        </w:rPr>
      </w:pPr>
      <w:r w:rsidRPr="00903DBA">
        <w:rPr>
          <w:highlight w:val="white"/>
        </w:rPr>
        <w:t>#include &lt;stdio.h&gt;</w:t>
      </w:r>
    </w:p>
    <w:p w14:paraId="6327A010" w14:textId="77777777" w:rsidR="00E77B17" w:rsidRPr="00903DBA" w:rsidRDefault="00E77B17" w:rsidP="00E77B17">
      <w:pPr>
        <w:pStyle w:val="Code"/>
        <w:rPr>
          <w:highlight w:val="white"/>
        </w:rPr>
      </w:pPr>
      <w:r w:rsidRPr="00903DBA">
        <w:rPr>
          <w:highlight w:val="white"/>
        </w:rPr>
        <w:t>#include &lt;stdlib.h&gt;</w:t>
      </w:r>
    </w:p>
    <w:p w14:paraId="023483EC" w14:textId="77777777" w:rsidR="00E77B17" w:rsidRPr="00903DBA" w:rsidRDefault="00E77B17" w:rsidP="00E77B17">
      <w:pPr>
        <w:pStyle w:val="Code"/>
        <w:rPr>
          <w:highlight w:val="white"/>
        </w:rPr>
      </w:pPr>
      <w:r w:rsidRPr="00903DBA">
        <w:rPr>
          <w:highlight w:val="white"/>
        </w:rPr>
        <w:t>#include &lt;string.h&gt;</w:t>
      </w:r>
    </w:p>
    <w:p w14:paraId="33B59CBF" w14:textId="77777777" w:rsidR="00E77B17" w:rsidRPr="00903DBA" w:rsidRDefault="00E77B17" w:rsidP="00E77B17">
      <w:pPr>
        <w:pStyle w:val="Code"/>
        <w:rPr>
          <w:highlight w:val="white"/>
        </w:rPr>
      </w:pPr>
      <w:r w:rsidRPr="00903DBA">
        <w:rPr>
          <w:highlight w:val="white"/>
        </w:rPr>
        <w:t>#include &lt;locale.h&gt;</w:t>
      </w:r>
    </w:p>
    <w:p w14:paraId="594B2514" w14:textId="77777777" w:rsidR="00E77B17" w:rsidRPr="00903DBA" w:rsidRDefault="00E77B17" w:rsidP="00E77B17">
      <w:pPr>
        <w:pStyle w:val="Code"/>
        <w:rPr>
          <w:highlight w:val="white"/>
        </w:rPr>
      </w:pPr>
      <w:r w:rsidRPr="00903DBA">
        <w:rPr>
          <w:highlight w:val="white"/>
        </w:rPr>
        <w:t>#include &lt;assert.h&gt;</w:t>
      </w:r>
    </w:p>
    <w:p w14:paraId="32DA4B01" w14:textId="77777777" w:rsidR="00E77B17" w:rsidRPr="00903DBA" w:rsidRDefault="00E77B17" w:rsidP="00E77B17">
      <w:pPr>
        <w:pStyle w:val="Code"/>
        <w:rPr>
          <w:highlight w:val="white"/>
        </w:rPr>
      </w:pPr>
    </w:p>
    <w:p w14:paraId="7B7C3DED" w14:textId="77777777" w:rsidR="00E77B17" w:rsidRPr="00903DBA" w:rsidRDefault="00E77B17" w:rsidP="00E77B17">
      <w:pPr>
        <w:pStyle w:val="Code"/>
        <w:rPr>
          <w:highlight w:val="white"/>
        </w:rPr>
      </w:pPr>
      <w:r w:rsidRPr="00903DBA">
        <w:rPr>
          <w:highlight w:val="white"/>
        </w:rPr>
        <w:t>clock_t clock(void) {</w:t>
      </w:r>
    </w:p>
    <w:p w14:paraId="6860A1C2" w14:textId="77777777" w:rsidR="00E77B17" w:rsidRPr="00903DBA" w:rsidRDefault="00E77B17" w:rsidP="00E77B17">
      <w:pPr>
        <w:pStyle w:val="Code"/>
        <w:rPr>
          <w:highlight w:val="white"/>
        </w:rPr>
      </w:pPr>
      <w:r w:rsidRPr="00903DBA">
        <w:rPr>
          <w:highlight w:val="white"/>
        </w:rPr>
        <w:t xml:space="preserve">  return -1;</w:t>
      </w:r>
    </w:p>
    <w:p w14:paraId="5E2A88A2" w14:textId="77777777" w:rsidR="00E77B17" w:rsidRPr="00903DBA" w:rsidRDefault="00E77B17" w:rsidP="00E77B17">
      <w:pPr>
        <w:pStyle w:val="Code"/>
        <w:rPr>
          <w:highlight w:val="white"/>
        </w:rPr>
      </w:pPr>
      <w:r w:rsidRPr="00903DBA">
        <w:rPr>
          <w:highlight w:val="white"/>
        </w:rPr>
        <w:t>}</w:t>
      </w:r>
    </w:p>
    <w:p w14:paraId="20C8A40B" w14:textId="77777777" w:rsidR="00E77B17" w:rsidRPr="00903DBA" w:rsidRDefault="00E77B17" w:rsidP="00E77B17">
      <w:pPr>
        <w:pStyle w:val="Code"/>
        <w:rPr>
          <w:highlight w:val="white"/>
        </w:rPr>
      </w:pPr>
    </w:p>
    <w:p w14:paraId="4C49F0C5" w14:textId="77777777" w:rsidR="00E77B17" w:rsidRPr="00903DBA" w:rsidRDefault="00E77B17" w:rsidP="00E77B17">
      <w:pPr>
        <w:pStyle w:val="Code"/>
        <w:rPr>
          <w:highlight w:val="white"/>
        </w:rPr>
      </w:pPr>
      <w:r w:rsidRPr="00903DBA">
        <w:rPr>
          <w:highlight w:val="white"/>
        </w:rPr>
        <w:t>time_t time(time_t* timePtr) {</w:t>
      </w:r>
    </w:p>
    <w:p w14:paraId="4BA686F0" w14:textId="77777777" w:rsidR="00E77B17" w:rsidRPr="00903DBA" w:rsidRDefault="00E77B17" w:rsidP="00E77B17">
      <w:pPr>
        <w:pStyle w:val="Code"/>
        <w:rPr>
          <w:highlight w:val="white"/>
        </w:rPr>
      </w:pPr>
      <w:r w:rsidRPr="00903DBA">
        <w:rPr>
          <w:highlight w:val="white"/>
        </w:rPr>
        <w:t xml:space="preserve">  time_t time;</w:t>
      </w:r>
    </w:p>
    <w:p w14:paraId="4E938911" w14:textId="77777777" w:rsidR="00E77B17" w:rsidRPr="00903DBA" w:rsidRDefault="00E77B17" w:rsidP="00E77B17">
      <w:pPr>
        <w:pStyle w:val="Code"/>
        <w:rPr>
          <w:highlight w:val="white"/>
        </w:rPr>
      </w:pPr>
    </w:p>
    <w:p w14:paraId="0CFE2FE3" w14:textId="77777777" w:rsidR="00E77B17" w:rsidRPr="00903DBA" w:rsidRDefault="00E77B17" w:rsidP="00E77B17">
      <w:pPr>
        <w:pStyle w:val="Code"/>
        <w:rPr>
          <w:highlight w:val="white"/>
        </w:rPr>
      </w:pPr>
      <w:r w:rsidRPr="00903DBA">
        <w:rPr>
          <w:highlight w:val="white"/>
        </w:rPr>
        <w:t>#ifdef __WINDOWS__</w:t>
      </w:r>
    </w:p>
    <w:p w14:paraId="409D018A" w14:textId="77777777" w:rsidR="002162FC" w:rsidRPr="00903DBA" w:rsidRDefault="002162FC" w:rsidP="002162FC">
      <w:pPr>
        <w:pStyle w:val="Code"/>
        <w:rPr>
          <w:highlight w:val="white"/>
        </w:rPr>
      </w:pPr>
      <w:r w:rsidRPr="00903DBA">
        <w:rPr>
          <w:highlight w:val="white"/>
        </w:rPr>
        <w:t xml:space="preserve">  int year;</w:t>
      </w:r>
    </w:p>
    <w:p w14:paraId="6250DC21" w14:textId="77777777" w:rsidR="002162FC" w:rsidRPr="00903DBA" w:rsidRDefault="002162FC" w:rsidP="002162FC">
      <w:pPr>
        <w:pStyle w:val="Code"/>
        <w:rPr>
          <w:highlight w:val="white"/>
        </w:rPr>
      </w:pPr>
      <w:r w:rsidRPr="00903DBA">
        <w:rPr>
          <w:highlight w:val="white"/>
        </w:rPr>
        <w:t xml:space="preserve">  short month, monthDay;</w:t>
      </w:r>
    </w:p>
    <w:p w14:paraId="5319C563" w14:textId="77777777" w:rsidR="002162FC" w:rsidRPr="00903DBA" w:rsidRDefault="002162FC" w:rsidP="002162FC">
      <w:pPr>
        <w:pStyle w:val="Code"/>
        <w:rPr>
          <w:highlight w:val="white"/>
        </w:rPr>
      </w:pPr>
      <w:r w:rsidRPr="00903DBA">
        <w:rPr>
          <w:highlight w:val="white"/>
        </w:rPr>
        <w:t xml:space="preserve">  short hour, min, sec;</w:t>
      </w:r>
    </w:p>
    <w:p w14:paraId="1EB65A48" w14:textId="77777777" w:rsidR="002162FC" w:rsidRPr="00903DBA" w:rsidRDefault="002162FC" w:rsidP="002162FC">
      <w:pPr>
        <w:pStyle w:val="Code"/>
        <w:rPr>
          <w:highlight w:val="white"/>
        </w:rPr>
      </w:pPr>
    </w:p>
    <w:p w14:paraId="54B24489" w14:textId="77777777" w:rsidR="002162FC" w:rsidRPr="00903DBA" w:rsidRDefault="002162FC" w:rsidP="002162FC">
      <w:pPr>
        <w:pStyle w:val="Code"/>
        <w:rPr>
          <w:highlight w:val="white"/>
        </w:rPr>
      </w:pPr>
      <w:r w:rsidRPr="00903DBA">
        <w:rPr>
          <w:highlight w:val="white"/>
        </w:rPr>
        <w:t xml:space="preserve">  register_ah = 0x2As;</w:t>
      </w:r>
    </w:p>
    <w:p w14:paraId="55FC2771" w14:textId="77777777" w:rsidR="002162FC" w:rsidRPr="00903DBA" w:rsidRDefault="002162FC" w:rsidP="002162FC">
      <w:pPr>
        <w:pStyle w:val="Code"/>
        <w:rPr>
          <w:highlight w:val="white"/>
        </w:rPr>
      </w:pPr>
      <w:r w:rsidRPr="00903DBA">
        <w:rPr>
          <w:highlight w:val="white"/>
        </w:rPr>
        <w:t xml:space="preserve">  interrupt(0x21s);</w:t>
      </w:r>
    </w:p>
    <w:p w14:paraId="4581F490" w14:textId="77777777" w:rsidR="002162FC" w:rsidRPr="00903DBA" w:rsidRDefault="002162FC" w:rsidP="002162FC">
      <w:pPr>
        <w:pStyle w:val="Code"/>
        <w:rPr>
          <w:highlight w:val="white"/>
        </w:rPr>
      </w:pPr>
      <w:r w:rsidRPr="00903DBA">
        <w:rPr>
          <w:highlight w:val="white"/>
        </w:rPr>
        <w:t xml:space="preserve">  year = register_cx - 1900;</w:t>
      </w:r>
    </w:p>
    <w:p w14:paraId="25902257" w14:textId="77777777" w:rsidR="002162FC" w:rsidRPr="00903DBA" w:rsidRDefault="002162FC" w:rsidP="002162FC">
      <w:pPr>
        <w:pStyle w:val="Code"/>
        <w:rPr>
          <w:highlight w:val="white"/>
        </w:rPr>
      </w:pPr>
      <w:r w:rsidRPr="00903DBA">
        <w:rPr>
          <w:highlight w:val="white"/>
        </w:rPr>
        <w:t xml:space="preserve">  month = register_dh - 1s;</w:t>
      </w:r>
    </w:p>
    <w:p w14:paraId="258217E8" w14:textId="77777777" w:rsidR="002162FC" w:rsidRPr="00903DBA" w:rsidRDefault="002162FC" w:rsidP="002162FC">
      <w:pPr>
        <w:pStyle w:val="Code"/>
        <w:rPr>
          <w:highlight w:val="white"/>
        </w:rPr>
      </w:pPr>
      <w:r w:rsidRPr="00903DBA">
        <w:rPr>
          <w:highlight w:val="white"/>
        </w:rPr>
        <w:t xml:space="preserve">  monthDay = register_dl;</w:t>
      </w:r>
    </w:p>
    <w:p w14:paraId="0ADBF0E2" w14:textId="77777777" w:rsidR="002162FC" w:rsidRPr="00903DBA" w:rsidRDefault="002162FC" w:rsidP="002162FC">
      <w:pPr>
        <w:pStyle w:val="Code"/>
        <w:rPr>
          <w:highlight w:val="white"/>
        </w:rPr>
      </w:pPr>
    </w:p>
    <w:p w14:paraId="32B4BA29" w14:textId="77777777" w:rsidR="002162FC" w:rsidRPr="00903DBA" w:rsidRDefault="002162FC" w:rsidP="002162FC">
      <w:pPr>
        <w:pStyle w:val="Code"/>
        <w:rPr>
          <w:highlight w:val="white"/>
        </w:rPr>
      </w:pPr>
      <w:r w:rsidRPr="00903DBA">
        <w:rPr>
          <w:highlight w:val="white"/>
        </w:rPr>
        <w:t xml:space="preserve">  register_ah = 0x2Cs;</w:t>
      </w:r>
    </w:p>
    <w:p w14:paraId="5A56893D" w14:textId="77777777" w:rsidR="002162FC" w:rsidRPr="00903DBA" w:rsidRDefault="002162FC" w:rsidP="002162FC">
      <w:pPr>
        <w:pStyle w:val="Code"/>
        <w:rPr>
          <w:highlight w:val="white"/>
        </w:rPr>
      </w:pPr>
      <w:r w:rsidRPr="00903DBA">
        <w:rPr>
          <w:highlight w:val="white"/>
        </w:rPr>
        <w:t xml:space="preserve">  interrupt(0x21s);</w:t>
      </w:r>
    </w:p>
    <w:p w14:paraId="44DBDAE7" w14:textId="77777777" w:rsidR="002162FC" w:rsidRPr="00903DBA" w:rsidRDefault="002162FC" w:rsidP="002162FC">
      <w:pPr>
        <w:pStyle w:val="Code"/>
        <w:rPr>
          <w:highlight w:val="white"/>
        </w:rPr>
      </w:pPr>
      <w:r w:rsidRPr="00903DBA">
        <w:rPr>
          <w:highlight w:val="white"/>
        </w:rPr>
        <w:t xml:space="preserve">  hour = register_ch;</w:t>
      </w:r>
    </w:p>
    <w:p w14:paraId="41699F6B" w14:textId="77777777" w:rsidR="002162FC" w:rsidRPr="00903DBA" w:rsidRDefault="002162FC" w:rsidP="002162FC">
      <w:pPr>
        <w:pStyle w:val="Code"/>
        <w:rPr>
          <w:highlight w:val="white"/>
        </w:rPr>
      </w:pPr>
      <w:r w:rsidRPr="00903DBA">
        <w:rPr>
          <w:highlight w:val="white"/>
        </w:rPr>
        <w:t xml:space="preserve">  min = register_cl;</w:t>
      </w:r>
    </w:p>
    <w:p w14:paraId="0C159B00" w14:textId="77777777" w:rsidR="002162FC" w:rsidRPr="00903DBA" w:rsidRDefault="002162FC" w:rsidP="002162FC">
      <w:pPr>
        <w:pStyle w:val="Code"/>
        <w:rPr>
          <w:highlight w:val="white"/>
        </w:rPr>
      </w:pPr>
      <w:r w:rsidRPr="00903DBA">
        <w:rPr>
          <w:highlight w:val="white"/>
        </w:rPr>
        <w:t xml:space="preserve">  sec = register_dh;</w:t>
      </w:r>
    </w:p>
    <w:p w14:paraId="4EF947C2" w14:textId="77777777" w:rsidR="00E77B17" w:rsidRPr="00903DBA" w:rsidRDefault="00E77B17" w:rsidP="002162FC">
      <w:pPr>
        <w:pStyle w:val="Code"/>
        <w:rPr>
          <w:highlight w:val="white"/>
        </w:rPr>
      </w:pPr>
    </w:p>
    <w:p w14:paraId="4C42AD46" w14:textId="77777777" w:rsidR="00E77B17" w:rsidRPr="00903DBA" w:rsidRDefault="00E77B17" w:rsidP="00E77B17">
      <w:pPr>
        <w:pStyle w:val="Code"/>
        <w:rPr>
          <w:highlight w:val="white"/>
        </w:rPr>
      </w:pPr>
      <w:r w:rsidRPr="00903DBA">
        <w:rPr>
          <w:highlight w:val="white"/>
        </w:rPr>
        <w:t xml:space="preserve">  { const BOOL leapYear = (year % 4) == 0;</w:t>
      </w:r>
    </w:p>
    <w:p w14:paraId="34FE416E"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1920DB20" w14:textId="77777777" w:rsidR="00E77B17" w:rsidRPr="00903DBA" w:rsidRDefault="00E77B17" w:rsidP="00E77B17">
      <w:pPr>
        <w:pStyle w:val="Code"/>
        <w:rPr>
          <w:highlight w:val="white"/>
        </w:rPr>
      </w:pPr>
      <w:r w:rsidRPr="00903DBA">
        <w:rPr>
          <w:highlight w:val="white"/>
        </w:rPr>
        <w:t xml:space="preserve">                                31, 30, 30, 31, 30, 31, 30, 31};</w:t>
      </w:r>
    </w:p>
    <w:p w14:paraId="1C831D04" w14:textId="77777777" w:rsidR="00E77B17" w:rsidRPr="00903DBA" w:rsidRDefault="00E77B17" w:rsidP="00E77B17">
      <w:pPr>
        <w:pStyle w:val="Code"/>
        <w:rPr>
          <w:highlight w:val="white"/>
        </w:rPr>
      </w:pPr>
      <w:r w:rsidRPr="00903DBA">
        <w:rPr>
          <w:highlight w:val="white"/>
        </w:rPr>
        <w:t xml:space="preserve">    int yearDay = monthDay - 1, mon;</w:t>
      </w:r>
    </w:p>
    <w:p w14:paraId="6CFCD361" w14:textId="77777777" w:rsidR="00E77B17" w:rsidRPr="00903DBA" w:rsidRDefault="00E77B17" w:rsidP="00E77B17">
      <w:pPr>
        <w:pStyle w:val="Code"/>
        <w:rPr>
          <w:highlight w:val="white"/>
        </w:rPr>
      </w:pPr>
    </w:p>
    <w:p w14:paraId="3A462188" w14:textId="77777777" w:rsidR="00E77B17" w:rsidRPr="00903DBA" w:rsidRDefault="00E77B17" w:rsidP="00E77B17">
      <w:pPr>
        <w:pStyle w:val="Code"/>
        <w:rPr>
          <w:highlight w:val="white"/>
        </w:rPr>
      </w:pPr>
      <w:r w:rsidRPr="00903DBA">
        <w:rPr>
          <w:highlight w:val="white"/>
        </w:rPr>
        <w:t xml:space="preserve">    for (mon = 0; mon &lt; month; ++mon) {</w:t>
      </w:r>
    </w:p>
    <w:p w14:paraId="2F812A76" w14:textId="77777777" w:rsidR="00E77B17" w:rsidRPr="00903DBA" w:rsidRDefault="00E77B17" w:rsidP="00E77B17">
      <w:pPr>
        <w:pStyle w:val="Code"/>
        <w:rPr>
          <w:highlight w:val="white"/>
        </w:rPr>
      </w:pPr>
      <w:r w:rsidRPr="00903DBA">
        <w:rPr>
          <w:highlight w:val="white"/>
        </w:rPr>
        <w:t xml:space="preserve">      yearDay += daysOfMonths[mon];</w:t>
      </w:r>
    </w:p>
    <w:p w14:paraId="0946B25C" w14:textId="77777777" w:rsidR="00E77B17" w:rsidRPr="00903DBA" w:rsidRDefault="00E77B17" w:rsidP="00E77B17">
      <w:pPr>
        <w:pStyle w:val="Code"/>
        <w:rPr>
          <w:highlight w:val="white"/>
        </w:rPr>
      </w:pPr>
      <w:r w:rsidRPr="00903DBA">
        <w:rPr>
          <w:highlight w:val="white"/>
        </w:rPr>
        <w:t xml:space="preserve">    }</w:t>
      </w:r>
    </w:p>
    <w:p w14:paraId="78351D74" w14:textId="77777777" w:rsidR="00E77B17" w:rsidRPr="00903DBA" w:rsidRDefault="00E77B17" w:rsidP="00E77B17">
      <w:pPr>
        <w:pStyle w:val="Code"/>
        <w:rPr>
          <w:highlight w:val="white"/>
        </w:rPr>
      </w:pPr>
    </w:p>
    <w:p w14:paraId="28B7E786" w14:textId="77777777" w:rsidR="00E77B17" w:rsidRPr="00903DBA" w:rsidRDefault="00E77B17" w:rsidP="00E77B17">
      <w:pPr>
        <w:pStyle w:val="Code"/>
        <w:rPr>
          <w:highlight w:val="white"/>
        </w:rPr>
      </w:pPr>
      <w:r w:rsidRPr="00903DBA">
        <w:rPr>
          <w:highlight w:val="white"/>
        </w:rPr>
        <w:t xml:space="preserve">    { struct tm s = {sec, min, hour, monthDay, month, year, 0, yearDay, 0};</w:t>
      </w:r>
    </w:p>
    <w:p w14:paraId="3239C73D" w14:textId="77777777" w:rsidR="00E77B17" w:rsidRPr="00903DBA" w:rsidRDefault="00E77B17" w:rsidP="00E77B17">
      <w:pPr>
        <w:pStyle w:val="Code"/>
        <w:rPr>
          <w:highlight w:val="white"/>
        </w:rPr>
      </w:pPr>
      <w:r w:rsidRPr="00903DBA">
        <w:rPr>
          <w:highlight w:val="white"/>
        </w:rPr>
        <w:t xml:space="preserve">      time = mktime(&amp;s);</w:t>
      </w:r>
    </w:p>
    <w:p w14:paraId="6D9D348B" w14:textId="77777777" w:rsidR="00E77B17" w:rsidRPr="00903DBA" w:rsidRDefault="00E77B17" w:rsidP="00E77B17">
      <w:pPr>
        <w:pStyle w:val="Code"/>
        <w:rPr>
          <w:highlight w:val="white"/>
        </w:rPr>
      </w:pPr>
      <w:r w:rsidRPr="00903DBA">
        <w:rPr>
          <w:highlight w:val="white"/>
        </w:rPr>
        <w:t xml:space="preserve">    }</w:t>
      </w:r>
    </w:p>
    <w:p w14:paraId="42F599FA" w14:textId="77777777" w:rsidR="00E77B17" w:rsidRPr="00903DBA" w:rsidRDefault="00E77B17" w:rsidP="00E77B17">
      <w:pPr>
        <w:pStyle w:val="Code"/>
        <w:rPr>
          <w:highlight w:val="white"/>
        </w:rPr>
      </w:pPr>
      <w:r w:rsidRPr="00903DBA">
        <w:rPr>
          <w:highlight w:val="white"/>
        </w:rPr>
        <w:t xml:space="preserve">  }</w:t>
      </w:r>
    </w:p>
    <w:p w14:paraId="6320F1CC" w14:textId="77777777" w:rsidR="00E77B17" w:rsidRPr="00903DBA" w:rsidRDefault="00E77B17" w:rsidP="00E77B17">
      <w:pPr>
        <w:pStyle w:val="Code"/>
        <w:rPr>
          <w:highlight w:val="white"/>
        </w:rPr>
      </w:pPr>
      <w:r w:rsidRPr="00903DBA">
        <w:rPr>
          <w:highlight w:val="white"/>
        </w:rPr>
        <w:t>#endif</w:t>
      </w:r>
    </w:p>
    <w:p w14:paraId="01E9011F" w14:textId="77777777" w:rsidR="00E77B17" w:rsidRPr="00903DBA" w:rsidRDefault="00E77B17" w:rsidP="00E77B17">
      <w:pPr>
        <w:pStyle w:val="Code"/>
        <w:rPr>
          <w:highlight w:val="white"/>
        </w:rPr>
      </w:pPr>
    </w:p>
    <w:p w14:paraId="62DCA5DA" w14:textId="77777777" w:rsidR="00E77B17" w:rsidRPr="00903DBA" w:rsidRDefault="00E77B17" w:rsidP="00E77B17">
      <w:pPr>
        <w:pStyle w:val="Code"/>
        <w:rPr>
          <w:highlight w:val="white"/>
        </w:rPr>
      </w:pPr>
      <w:r w:rsidRPr="00903DBA">
        <w:rPr>
          <w:highlight w:val="white"/>
        </w:rPr>
        <w:t>#ifdef __LINUX__</w:t>
      </w:r>
    </w:p>
    <w:p w14:paraId="45D380C0" w14:textId="77777777" w:rsidR="00E77B17" w:rsidRPr="00903DBA" w:rsidRDefault="00E77B17" w:rsidP="00E77B17">
      <w:pPr>
        <w:pStyle w:val="Code"/>
        <w:rPr>
          <w:highlight w:val="white"/>
        </w:rPr>
      </w:pPr>
      <w:r w:rsidRPr="00903DBA">
        <w:rPr>
          <w:highlight w:val="white"/>
        </w:rPr>
        <w:t xml:space="preserve">  register_rax = 201L;</w:t>
      </w:r>
    </w:p>
    <w:p w14:paraId="5DFF2D73" w14:textId="77777777" w:rsidR="00E77B17" w:rsidRPr="00903DBA" w:rsidRDefault="00E77B17" w:rsidP="00E77B17">
      <w:pPr>
        <w:pStyle w:val="Code"/>
        <w:rPr>
          <w:highlight w:val="white"/>
        </w:rPr>
      </w:pPr>
      <w:r w:rsidRPr="00903DBA">
        <w:rPr>
          <w:highlight w:val="white"/>
        </w:rPr>
        <w:t xml:space="preserve">  register_rdi = (unsigned long) &amp;time;</w:t>
      </w:r>
    </w:p>
    <w:p w14:paraId="217F7D9B" w14:textId="77777777" w:rsidR="00E77B17" w:rsidRPr="00903DBA" w:rsidRDefault="00E77B17" w:rsidP="00E77B17">
      <w:pPr>
        <w:pStyle w:val="Code"/>
        <w:rPr>
          <w:highlight w:val="white"/>
        </w:rPr>
      </w:pPr>
      <w:r w:rsidRPr="00903DBA">
        <w:rPr>
          <w:highlight w:val="white"/>
        </w:rPr>
        <w:t xml:space="preserve">  syscall();</w:t>
      </w:r>
    </w:p>
    <w:p w14:paraId="33025B35" w14:textId="77777777" w:rsidR="00E77B17" w:rsidRPr="00903DBA" w:rsidRDefault="00E77B17" w:rsidP="00E77B17">
      <w:pPr>
        <w:pStyle w:val="Code"/>
        <w:rPr>
          <w:highlight w:val="white"/>
        </w:rPr>
      </w:pPr>
      <w:r w:rsidRPr="00903DBA">
        <w:rPr>
          <w:highlight w:val="white"/>
        </w:rPr>
        <w:t>#endif</w:t>
      </w:r>
    </w:p>
    <w:p w14:paraId="7C71C70F" w14:textId="77777777" w:rsidR="00E77B17" w:rsidRPr="00903DBA" w:rsidRDefault="00E77B17" w:rsidP="00E77B17">
      <w:pPr>
        <w:pStyle w:val="Code"/>
        <w:rPr>
          <w:highlight w:val="white"/>
        </w:rPr>
      </w:pPr>
    </w:p>
    <w:p w14:paraId="33EE7D3E" w14:textId="77777777" w:rsidR="00E77B17" w:rsidRPr="00903DBA" w:rsidRDefault="00E77B17" w:rsidP="00E77B17">
      <w:pPr>
        <w:pStyle w:val="Code"/>
        <w:rPr>
          <w:highlight w:val="white"/>
        </w:rPr>
      </w:pPr>
      <w:r w:rsidRPr="00903DBA">
        <w:rPr>
          <w:highlight w:val="white"/>
        </w:rPr>
        <w:t xml:space="preserve">  if (timePtr != NULL) {</w:t>
      </w:r>
    </w:p>
    <w:p w14:paraId="5F47717D" w14:textId="77777777" w:rsidR="00E77B17" w:rsidRPr="00903DBA" w:rsidRDefault="00E77B17" w:rsidP="00E77B17">
      <w:pPr>
        <w:pStyle w:val="Code"/>
        <w:rPr>
          <w:highlight w:val="white"/>
        </w:rPr>
      </w:pPr>
      <w:r w:rsidRPr="00903DBA">
        <w:rPr>
          <w:highlight w:val="white"/>
        </w:rPr>
        <w:t xml:space="preserve">    *timePtr = time;</w:t>
      </w:r>
    </w:p>
    <w:p w14:paraId="52D9AA91" w14:textId="77777777" w:rsidR="00E77B17" w:rsidRPr="00903DBA" w:rsidRDefault="00E77B17" w:rsidP="00E77B17">
      <w:pPr>
        <w:pStyle w:val="Code"/>
        <w:rPr>
          <w:highlight w:val="white"/>
        </w:rPr>
      </w:pPr>
      <w:r w:rsidRPr="00903DBA">
        <w:rPr>
          <w:highlight w:val="white"/>
        </w:rPr>
        <w:t xml:space="preserve">  }</w:t>
      </w:r>
    </w:p>
    <w:p w14:paraId="03715492" w14:textId="77777777" w:rsidR="00E77B17" w:rsidRPr="00903DBA" w:rsidRDefault="00E77B17" w:rsidP="00E77B17">
      <w:pPr>
        <w:pStyle w:val="Code"/>
        <w:rPr>
          <w:highlight w:val="white"/>
        </w:rPr>
      </w:pPr>
    </w:p>
    <w:p w14:paraId="2DC61AFD" w14:textId="77777777" w:rsidR="00E77B17" w:rsidRPr="00903DBA" w:rsidRDefault="00E77B17" w:rsidP="00E77B17">
      <w:pPr>
        <w:pStyle w:val="Code"/>
        <w:rPr>
          <w:highlight w:val="white"/>
        </w:rPr>
      </w:pPr>
      <w:r w:rsidRPr="00903DBA">
        <w:rPr>
          <w:highlight w:val="white"/>
        </w:rPr>
        <w:t xml:space="preserve">  return time;</w:t>
      </w:r>
    </w:p>
    <w:p w14:paraId="24062D5C" w14:textId="77777777" w:rsidR="00E77B17" w:rsidRPr="00903DBA" w:rsidRDefault="00E77B17" w:rsidP="00E77B17">
      <w:pPr>
        <w:pStyle w:val="Code"/>
        <w:rPr>
          <w:highlight w:val="white"/>
        </w:rPr>
      </w:pPr>
      <w:r w:rsidRPr="00903DBA">
        <w:rPr>
          <w:highlight w:val="white"/>
        </w:rPr>
        <w:t>}</w:t>
      </w:r>
    </w:p>
    <w:p w14:paraId="1C06E6E9" w14:textId="77777777" w:rsidR="00E77B17" w:rsidRPr="00903DBA" w:rsidRDefault="00E77B17" w:rsidP="00E77B17">
      <w:pPr>
        <w:pStyle w:val="Code"/>
        <w:rPr>
          <w:highlight w:val="white"/>
        </w:rPr>
      </w:pPr>
    </w:p>
    <w:p w14:paraId="4FD52CDE" w14:textId="77777777" w:rsidR="00E77B17" w:rsidRPr="00903DBA" w:rsidRDefault="00E77B17" w:rsidP="00E77B17">
      <w:pPr>
        <w:pStyle w:val="Code"/>
        <w:rPr>
          <w:highlight w:val="white"/>
        </w:rPr>
      </w:pPr>
      <w:r w:rsidRPr="00903DBA">
        <w:rPr>
          <w:highlight w:val="white"/>
        </w:rPr>
        <w:t>time_t mktime(struct tm* tp) {</w:t>
      </w:r>
    </w:p>
    <w:p w14:paraId="402731A4" w14:textId="77777777" w:rsidR="00E77B17" w:rsidRPr="00903DBA" w:rsidRDefault="00E77B17" w:rsidP="00E77B17">
      <w:pPr>
        <w:pStyle w:val="Code"/>
        <w:rPr>
          <w:highlight w:val="white"/>
        </w:rPr>
      </w:pPr>
      <w:r w:rsidRPr="00903DBA">
        <w:rPr>
          <w:highlight w:val="white"/>
        </w:rPr>
        <w:t xml:space="preserve">  if (tp != NULL) {</w:t>
      </w:r>
    </w:p>
    <w:p w14:paraId="3AA8371F" w14:textId="77777777" w:rsidR="00E77B17" w:rsidRPr="00903DBA" w:rsidRDefault="00E77B17" w:rsidP="00E77B17">
      <w:pPr>
        <w:pStyle w:val="Code"/>
        <w:rPr>
          <w:highlight w:val="white"/>
        </w:rPr>
      </w:pPr>
      <w:r w:rsidRPr="00903DBA">
        <w:rPr>
          <w:highlight w:val="white"/>
        </w:rPr>
        <w:t xml:space="preserve">    const long leapDays = (tp-&gt;tm_year - 69) / 4;</w:t>
      </w:r>
    </w:p>
    <w:p w14:paraId="6257723B" w14:textId="77777777" w:rsidR="00E77B17" w:rsidRPr="00903DBA" w:rsidRDefault="00E77B17" w:rsidP="00E77B17">
      <w:pPr>
        <w:pStyle w:val="Code"/>
        <w:rPr>
          <w:highlight w:val="white"/>
        </w:rPr>
      </w:pPr>
      <w:r w:rsidRPr="00903DBA">
        <w:rPr>
          <w:highlight w:val="white"/>
        </w:rPr>
        <w:t xml:space="preserve">    const long totalDays = 365 * (tp-&gt;tm_year - 70) + leapDays + tp-&gt;tm_yday;</w:t>
      </w:r>
    </w:p>
    <w:p w14:paraId="4FC636B2" w14:textId="77777777" w:rsidR="00E77B17" w:rsidRPr="00903DBA" w:rsidRDefault="00E77B17" w:rsidP="00E77B17">
      <w:pPr>
        <w:pStyle w:val="Code"/>
        <w:rPr>
          <w:highlight w:val="white"/>
        </w:rPr>
      </w:pPr>
      <w:r w:rsidRPr="00903DBA">
        <w:rPr>
          <w:highlight w:val="white"/>
        </w:rPr>
        <w:t xml:space="preserve">    return (86400L * totalDays) + (3600L * tp-&gt;tm_hour) +</w:t>
      </w:r>
    </w:p>
    <w:p w14:paraId="022D2EC6" w14:textId="77777777" w:rsidR="00E77B17" w:rsidRPr="00903DBA" w:rsidRDefault="00E77B17" w:rsidP="00E77B17">
      <w:pPr>
        <w:pStyle w:val="Code"/>
        <w:rPr>
          <w:highlight w:val="white"/>
        </w:rPr>
      </w:pPr>
      <w:r w:rsidRPr="00903DBA">
        <w:rPr>
          <w:highlight w:val="white"/>
        </w:rPr>
        <w:t xml:space="preserve">           (60L * tp-&gt;tm_min) + tp-&gt;tm_sec;</w:t>
      </w:r>
    </w:p>
    <w:p w14:paraId="1A6808D2" w14:textId="77777777" w:rsidR="00E77B17" w:rsidRPr="00903DBA" w:rsidRDefault="00E77B17" w:rsidP="00E77B17">
      <w:pPr>
        <w:pStyle w:val="Code"/>
        <w:rPr>
          <w:highlight w:val="white"/>
        </w:rPr>
      </w:pPr>
      <w:r w:rsidRPr="00903DBA">
        <w:rPr>
          <w:highlight w:val="white"/>
        </w:rPr>
        <w:t xml:space="preserve">  }</w:t>
      </w:r>
    </w:p>
    <w:p w14:paraId="24271E2F" w14:textId="77777777" w:rsidR="00E77B17" w:rsidRPr="00903DBA" w:rsidRDefault="00E77B17" w:rsidP="00E77B17">
      <w:pPr>
        <w:pStyle w:val="Code"/>
        <w:rPr>
          <w:highlight w:val="white"/>
        </w:rPr>
      </w:pPr>
    </w:p>
    <w:p w14:paraId="0BBDBCE8" w14:textId="77777777" w:rsidR="00E77B17" w:rsidRPr="00903DBA" w:rsidRDefault="00E77B17" w:rsidP="00E77B17">
      <w:pPr>
        <w:pStyle w:val="Code"/>
        <w:rPr>
          <w:highlight w:val="white"/>
        </w:rPr>
      </w:pPr>
      <w:r w:rsidRPr="00903DBA">
        <w:rPr>
          <w:highlight w:val="white"/>
        </w:rPr>
        <w:t xml:space="preserve">  return 0;</w:t>
      </w:r>
    </w:p>
    <w:p w14:paraId="0904BCDE" w14:textId="77777777" w:rsidR="00E77B17" w:rsidRPr="00903DBA" w:rsidRDefault="00E77B17" w:rsidP="00E77B17">
      <w:pPr>
        <w:pStyle w:val="Code"/>
        <w:rPr>
          <w:highlight w:val="white"/>
        </w:rPr>
      </w:pPr>
      <w:r w:rsidRPr="00903DBA">
        <w:rPr>
          <w:highlight w:val="white"/>
        </w:rPr>
        <w:t>}</w:t>
      </w:r>
    </w:p>
    <w:p w14:paraId="15CE470D" w14:textId="77777777" w:rsidR="00E77B17" w:rsidRPr="00903DBA" w:rsidRDefault="00E77B17" w:rsidP="00E77B17">
      <w:pPr>
        <w:pStyle w:val="Code"/>
        <w:rPr>
          <w:highlight w:val="white"/>
        </w:rPr>
      </w:pPr>
    </w:p>
    <w:p w14:paraId="25886C41" w14:textId="77777777" w:rsidR="00E77B17" w:rsidRPr="00903DBA" w:rsidRDefault="00E77B17" w:rsidP="00E77B17">
      <w:pPr>
        <w:pStyle w:val="Code"/>
        <w:rPr>
          <w:highlight w:val="white"/>
        </w:rPr>
      </w:pPr>
      <w:r w:rsidRPr="00903DBA">
        <w:rPr>
          <w:highlight w:val="white"/>
        </w:rPr>
        <w:t>static struct tm g_timeStruct;</w:t>
      </w:r>
    </w:p>
    <w:p w14:paraId="7DADCBBB" w14:textId="77777777" w:rsidR="00E77B17" w:rsidRPr="00903DBA" w:rsidRDefault="00E77B17" w:rsidP="00E77B17">
      <w:pPr>
        <w:pStyle w:val="Code"/>
        <w:rPr>
          <w:highlight w:val="white"/>
        </w:rPr>
      </w:pPr>
    </w:p>
    <w:p w14:paraId="0F6DC823" w14:textId="77777777" w:rsidR="00E77B17" w:rsidRPr="00903DBA" w:rsidRDefault="00E77B17" w:rsidP="00E77B17">
      <w:pPr>
        <w:pStyle w:val="Code"/>
        <w:rPr>
          <w:highlight w:val="white"/>
        </w:rPr>
      </w:pPr>
      <w:r w:rsidRPr="00903DBA">
        <w:rPr>
          <w:highlight w:val="white"/>
        </w:rPr>
        <w:t>struct tm* gmtime(const time_t* timePtr) {</w:t>
      </w:r>
    </w:p>
    <w:p w14:paraId="01A39C4B" w14:textId="77777777" w:rsidR="00E77B17" w:rsidRPr="00903DBA" w:rsidRDefault="00E77B17" w:rsidP="00E77B17">
      <w:pPr>
        <w:pStyle w:val="Code"/>
        <w:rPr>
          <w:highlight w:val="white"/>
        </w:rPr>
      </w:pPr>
      <w:r w:rsidRPr="00903DBA">
        <w:rPr>
          <w:highlight w:val="white"/>
        </w:rPr>
        <w:t xml:space="preserve">  int year = 1970;</w:t>
      </w:r>
    </w:p>
    <w:p w14:paraId="7CAF97D9" w14:textId="77777777" w:rsidR="00E77B17" w:rsidRPr="00903DBA" w:rsidRDefault="00E77B17" w:rsidP="00E77B17">
      <w:pPr>
        <w:pStyle w:val="Code"/>
        <w:rPr>
          <w:highlight w:val="white"/>
        </w:rPr>
      </w:pPr>
    </w:p>
    <w:p w14:paraId="77615F48" w14:textId="77777777" w:rsidR="00E77B17" w:rsidRPr="00903DBA" w:rsidRDefault="00E77B17" w:rsidP="006E3F2E">
      <w:pPr>
        <w:pStyle w:val="Code"/>
        <w:rPr>
          <w:highlight w:val="white"/>
        </w:rPr>
      </w:pPr>
      <w:r w:rsidRPr="00903DBA">
        <w:rPr>
          <w:highlight w:val="white"/>
        </w:rPr>
        <w:t xml:space="preserve">  if (timePtr != NULL) {</w:t>
      </w:r>
    </w:p>
    <w:p w14:paraId="3F69C649" w14:textId="77777777" w:rsidR="006E3F2E" w:rsidRPr="00903DBA" w:rsidRDefault="006E3F2E" w:rsidP="006E3F2E">
      <w:pPr>
        <w:pStyle w:val="Code"/>
        <w:rPr>
          <w:highlight w:val="white"/>
        </w:rPr>
      </w:pPr>
      <w:r w:rsidRPr="00903DBA">
        <w:rPr>
          <w:highlight w:val="white"/>
        </w:rPr>
        <w:t xml:space="preserve">    time_t time = *timePtr;</w:t>
      </w:r>
    </w:p>
    <w:p w14:paraId="57E8BB21" w14:textId="77777777" w:rsidR="006E3F2E" w:rsidRPr="00903DBA" w:rsidRDefault="006E3F2E" w:rsidP="006E3F2E">
      <w:pPr>
        <w:pStyle w:val="Code"/>
        <w:rPr>
          <w:highlight w:val="white"/>
        </w:rPr>
      </w:pPr>
      <w:r w:rsidRPr="00903DBA">
        <w:rPr>
          <w:highlight w:val="white"/>
        </w:rPr>
        <w:t xml:space="preserve">    const long secondsOfDay = time % 86400L;</w:t>
      </w:r>
    </w:p>
    <w:p w14:paraId="165FCE50" w14:textId="77777777" w:rsidR="006E3F2E" w:rsidRPr="00903DBA" w:rsidRDefault="006E3F2E" w:rsidP="006E3F2E">
      <w:pPr>
        <w:pStyle w:val="Code"/>
        <w:rPr>
          <w:highlight w:val="white"/>
        </w:rPr>
      </w:pPr>
      <w:r w:rsidRPr="00903DBA">
        <w:rPr>
          <w:highlight w:val="white"/>
        </w:rPr>
        <w:t xml:space="preserve">    long totalDays = time / 86400L;</w:t>
      </w:r>
    </w:p>
    <w:p w14:paraId="747A870F" w14:textId="77777777" w:rsidR="006E3F2E" w:rsidRPr="00903DBA" w:rsidRDefault="006E3F2E" w:rsidP="006E3F2E">
      <w:pPr>
        <w:pStyle w:val="Code"/>
        <w:rPr>
          <w:highlight w:val="white"/>
        </w:rPr>
      </w:pPr>
    </w:p>
    <w:p w14:paraId="1B9C4CE7" w14:textId="77777777" w:rsidR="006E3F2E" w:rsidRPr="00903DBA" w:rsidRDefault="006E3F2E" w:rsidP="006E3F2E">
      <w:pPr>
        <w:pStyle w:val="Code"/>
        <w:rPr>
          <w:highlight w:val="white"/>
        </w:rPr>
      </w:pPr>
      <w:r w:rsidRPr="00903DBA">
        <w:rPr>
          <w:highlight w:val="white"/>
        </w:rPr>
        <w:t xml:space="preserve">    g_timeStruct.tm_hour = secondsOfDay / 3600;</w:t>
      </w:r>
    </w:p>
    <w:p w14:paraId="563EF689" w14:textId="77777777" w:rsidR="006E3F2E" w:rsidRPr="00903DBA" w:rsidRDefault="006E3F2E" w:rsidP="006E3F2E">
      <w:pPr>
        <w:pStyle w:val="Code"/>
        <w:rPr>
          <w:highlight w:val="white"/>
        </w:rPr>
      </w:pPr>
      <w:r w:rsidRPr="00903DBA">
        <w:rPr>
          <w:highlight w:val="white"/>
        </w:rPr>
        <w:t xml:space="preserve">    g_timeStruct.tm_min = (secondsOfDay % 3600) / 60;</w:t>
      </w:r>
    </w:p>
    <w:p w14:paraId="4884BD96" w14:textId="77777777" w:rsidR="006E3F2E" w:rsidRPr="00903DBA" w:rsidRDefault="006E3F2E" w:rsidP="006E3F2E">
      <w:pPr>
        <w:pStyle w:val="Code"/>
        <w:rPr>
          <w:highlight w:val="white"/>
        </w:rPr>
      </w:pPr>
      <w:r w:rsidRPr="00903DBA">
        <w:rPr>
          <w:highlight w:val="white"/>
        </w:rPr>
        <w:t xml:space="preserve">    g_timeStruct.tm_sec = (secondsOfDay % 3600) % 60;</w:t>
      </w:r>
    </w:p>
    <w:p w14:paraId="2769F8D6" w14:textId="77777777" w:rsidR="006E3F2E" w:rsidRPr="00903DBA" w:rsidRDefault="006E3F2E" w:rsidP="006E3F2E">
      <w:pPr>
        <w:pStyle w:val="Code"/>
        <w:rPr>
          <w:highlight w:val="white"/>
        </w:rPr>
      </w:pPr>
    </w:p>
    <w:p w14:paraId="277BFF50" w14:textId="77777777" w:rsidR="006E3F2E" w:rsidRPr="00903DBA" w:rsidRDefault="006E3F2E" w:rsidP="006E3F2E">
      <w:pPr>
        <w:pStyle w:val="Code"/>
        <w:rPr>
          <w:highlight w:val="white"/>
        </w:rPr>
      </w:pPr>
      <w:r w:rsidRPr="00903DBA">
        <w:rPr>
          <w:highlight w:val="white"/>
        </w:rPr>
        <w:t xml:space="preserve">    // January 1, 1970, was a Thursday</w:t>
      </w:r>
    </w:p>
    <w:p w14:paraId="5AFE642C" w14:textId="77777777" w:rsidR="006E3F2E" w:rsidRPr="00903DBA" w:rsidRDefault="006E3F2E" w:rsidP="006E3F2E">
      <w:pPr>
        <w:pStyle w:val="Code"/>
        <w:rPr>
          <w:highlight w:val="white"/>
        </w:rPr>
      </w:pPr>
      <w:r w:rsidRPr="00903DBA">
        <w:rPr>
          <w:highlight w:val="white"/>
        </w:rPr>
        <w:t xml:space="preserve">    if (totalDays &lt; 3) {</w:t>
      </w:r>
    </w:p>
    <w:p w14:paraId="6C55CA18" w14:textId="77777777" w:rsidR="006E3F2E" w:rsidRPr="00903DBA" w:rsidRDefault="006E3F2E" w:rsidP="006E3F2E">
      <w:pPr>
        <w:pStyle w:val="Code"/>
        <w:rPr>
          <w:highlight w:val="white"/>
        </w:rPr>
      </w:pPr>
      <w:r w:rsidRPr="00903DBA">
        <w:rPr>
          <w:highlight w:val="white"/>
        </w:rPr>
        <w:t xml:space="preserve">      g_timeStruct.tm_wday = totalDays + 4;</w:t>
      </w:r>
    </w:p>
    <w:p w14:paraId="3236D9F4" w14:textId="77777777" w:rsidR="006E3F2E" w:rsidRPr="00903DBA" w:rsidRDefault="006E3F2E" w:rsidP="006E3F2E">
      <w:pPr>
        <w:pStyle w:val="Code"/>
        <w:rPr>
          <w:highlight w:val="white"/>
        </w:rPr>
      </w:pPr>
      <w:r w:rsidRPr="00903DBA">
        <w:rPr>
          <w:highlight w:val="white"/>
        </w:rPr>
        <w:t xml:space="preserve">    }</w:t>
      </w:r>
    </w:p>
    <w:p w14:paraId="7D543A62" w14:textId="77777777" w:rsidR="006E3F2E" w:rsidRPr="00903DBA" w:rsidRDefault="006E3F2E" w:rsidP="006E3F2E">
      <w:pPr>
        <w:pStyle w:val="Code"/>
        <w:rPr>
          <w:highlight w:val="white"/>
        </w:rPr>
      </w:pPr>
      <w:r w:rsidRPr="00903DBA">
        <w:rPr>
          <w:highlight w:val="white"/>
        </w:rPr>
        <w:t xml:space="preserve">    else {</w:t>
      </w:r>
    </w:p>
    <w:p w14:paraId="2350AC27" w14:textId="77777777" w:rsidR="006E3F2E" w:rsidRPr="00903DBA" w:rsidRDefault="006E3F2E" w:rsidP="006E3F2E">
      <w:pPr>
        <w:pStyle w:val="Code"/>
        <w:rPr>
          <w:highlight w:val="white"/>
        </w:rPr>
      </w:pPr>
      <w:r w:rsidRPr="00903DBA">
        <w:rPr>
          <w:highlight w:val="white"/>
        </w:rPr>
        <w:t xml:space="preserve">      g_timeStruct.tm_wday = (totalDays - 3) % 7;</w:t>
      </w:r>
    </w:p>
    <w:p w14:paraId="68E91308" w14:textId="77777777" w:rsidR="006E3F2E" w:rsidRPr="00903DBA" w:rsidRDefault="006E3F2E" w:rsidP="006E3F2E">
      <w:pPr>
        <w:pStyle w:val="Code"/>
        <w:rPr>
          <w:highlight w:val="white"/>
        </w:rPr>
      </w:pPr>
      <w:r w:rsidRPr="00903DBA">
        <w:rPr>
          <w:highlight w:val="white"/>
        </w:rPr>
        <w:t xml:space="preserve">    }</w:t>
      </w:r>
    </w:p>
    <w:p w14:paraId="30F387C6" w14:textId="77777777" w:rsidR="00E77B17" w:rsidRPr="00903DBA" w:rsidRDefault="00E77B17" w:rsidP="006E3F2E">
      <w:pPr>
        <w:pStyle w:val="Code"/>
        <w:rPr>
          <w:highlight w:val="white"/>
        </w:rPr>
      </w:pPr>
    </w:p>
    <w:p w14:paraId="09AC7D97" w14:textId="77777777" w:rsidR="00E77B17" w:rsidRPr="00903DBA" w:rsidRDefault="00E77B17" w:rsidP="00E77B17">
      <w:pPr>
        <w:pStyle w:val="Code"/>
        <w:rPr>
          <w:highlight w:val="white"/>
        </w:rPr>
      </w:pPr>
      <w:r w:rsidRPr="00903DBA">
        <w:rPr>
          <w:highlight w:val="white"/>
        </w:rPr>
        <w:t xml:space="preserve">    while (TRUE) {</w:t>
      </w:r>
    </w:p>
    <w:p w14:paraId="395AC859" w14:textId="77777777" w:rsidR="00E77B17" w:rsidRPr="00903DBA" w:rsidRDefault="00E77B17" w:rsidP="00E77B17">
      <w:pPr>
        <w:pStyle w:val="Code"/>
        <w:rPr>
          <w:highlight w:val="white"/>
        </w:rPr>
      </w:pPr>
      <w:r w:rsidRPr="00903DBA">
        <w:rPr>
          <w:highlight w:val="white"/>
        </w:rPr>
        <w:t xml:space="preserve">      const BOOL leapYear = (((year % 4) == 0) &amp;&amp;</w:t>
      </w:r>
    </w:p>
    <w:p w14:paraId="6AC4C48A" w14:textId="77777777" w:rsidR="00E77B17" w:rsidRPr="00903DBA" w:rsidRDefault="00E77B17" w:rsidP="00E77B17">
      <w:pPr>
        <w:pStyle w:val="Code"/>
        <w:rPr>
          <w:highlight w:val="white"/>
        </w:rPr>
      </w:pPr>
      <w:r w:rsidRPr="00903DBA">
        <w:rPr>
          <w:highlight w:val="white"/>
        </w:rPr>
        <w:t xml:space="preserve">                            ((year % 100) != 0)) || ((year % 400) == 0);</w:t>
      </w:r>
    </w:p>
    <w:p w14:paraId="19B4C38B" w14:textId="77777777" w:rsidR="00E77B17" w:rsidRPr="00903DBA" w:rsidRDefault="00E77B17" w:rsidP="00E77B17">
      <w:pPr>
        <w:pStyle w:val="Code"/>
        <w:rPr>
          <w:highlight w:val="white"/>
        </w:rPr>
      </w:pPr>
      <w:r w:rsidRPr="00903DBA">
        <w:rPr>
          <w:highlight w:val="white"/>
        </w:rPr>
        <w:t xml:space="preserve">      const int daysOfYear = leapYear ? 366 : 365;</w:t>
      </w:r>
    </w:p>
    <w:p w14:paraId="46BE6411" w14:textId="77777777" w:rsidR="00E77B17" w:rsidRPr="00903DBA" w:rsidRDefault="00E77B17" w:rsidP="00E77B17">
      <w:pPr>
        <w:pStyle w:val="Code"/>
        <w:rPr>
          <w:highlight w:val="white"/>
        </w:rPr>
      </w:pPr>
    </w:p>
    <w:p w14:paraId="1111BF57" w14:textId="77777777" w:rsidR="00E77B17" w:rsidRPr="00903DBA" w:rsidRDefault="00E77B17" w:rsidP="00E77B17">
      <w:pPr>
        <w:pStyle w:val="Code"/>
        <w:rPr>
          <w:highlight w:val="white"/>
        </w:rPr>
      </w:pPr>
      <w:r w:rsidRPr="00903DBA">
        <w:rPr>
          <w:highlight w:val="white"/>
        </w:rPr>
        <w:t xml:space="preserve">      if (totalDays &lt; daysOfYear) {</w:t>
      </w:r>
    </w:p>
    <w:p w14:paraId="70E613F1" w14:textId="77777777" w:rsidR="00E77B17" w:rsidRPr="00903DBA" w:rsidRDefault="00E77B17" w:rsidP="00E77B17">
      <w:pPr>
        <w:pStyle w:val="Code"/>
        <w:rPr>
          <w:highlight w:val="white"/>
        </w:rPr>
      </w:pPr>
      <w:r w:rsidRPr="00903DBA">
        <w:rPr>
          <w:highlight w:val="white"/>
        </w:rPr>
        <w:t xml:space="preserve">        const int daysOfMonths[] = {31, leapYear ? 29 : 28, 31, 30,</w:t>
      </w:r>
    </w:p>
    <w:p w14:paraId="4597EC40" w14:textId="77777777" w:rsidR="00E77B17" w:rsidRPr="00903DBA" w:rsidRDefault="00E77B17" w:rsidP="00E77B17">
      <w:pPr>
        <w:pStyle w:val="Code"/>
        <w:rPr>
          <w:highlight w:val="white"/>
        </w:rPr>
      </w:pPr>
      <w:r w:rsidRPr="00903DBA">
        <w:rPr>
          <w:highlight w:val="white"/>
        </w:rPr>
        <w:t xml:space="preserve">                                    31, 30, 30, 31, 30, 31, 30, 31};</w:t>
      </w:r>
    </w:p>
    <w:p w14:paraId="704F3C12" w14:textId="77777777" w:rsidR="00E77B17" w:rsidRPr="00903DBA" w:rsidRDefault="00E77B17" w:rsidP="00E77B17">
      <w:pPr>
        <w:pStyle w:val="Code"/>
        <w:rPr>
          <w:highlight w:val="white"/>
        </w:rPr>
      </w:pPr>
      <w:r w:rsidRPr="00903DBA">
        <w:rPr>
          <w:highlight w:val="white"/>
        </w:rPr>
        <w:t xml:space="preserve">        int month = 0;</w:t>
      </w:r>
    </w:p>
    <w:p w14:paraId="2AC0832A" w14:textId="77777777" w:rsidR="00E77B17" w:rsidRPr="00903DBA" w:rsidRDefault="00E77B17" w:rsidP="00E77B17">
      <w:pPr>
        <w:pStyle w:val="Code"/>
        <w:rPr>
          <w:highlight w:val="white"/>
        </w:rPr>
      </w:pPr>
      <w:r w:rsidRPr="00903DBA">
        <w:rPr>
          <w:highlight w:val="white"/>
        </w:rPr>
        <w:t xml:space="preserve">        g_timeStruct.tm_year = year - 1900;</w:t>
      </w:r>
    </w:p>
    <w:p w14:paraId="3674A937" w14:textId="77777777" w:rsidR="00E77B17" w:rsidRPr="00903DBA" w:rsidRDefault="00E77B17" w:rsidP="00E77B17">
      <w:pPr>
        <w:pStyle w:val="Code"/>
        <w:rPr>
          <w:highlight w:val="white"/>
        </w:rPr>
      </w:pPr>
      <w:r w:rsidRPr="00903DBA">
        <w:rPr>
          <w:highlight w:val="white"/>
        </w:rPr>
        <w:t xml:space="preserve">        g_timeStruct.tm_yday = totalDays;</w:t>
      </w:r>
    </w:p>
    <w:p w14:paraId="348C7D58" w14:textId="77777777" w:rsidR="00E77B17" w:rsidRPr="00903DBA" w:rsidRDefault="00E77B17" w:rsidP="00E77B17">
      <w:pPr>
        <w:pStyle w:val="Code"/>
        <w:rPr>
          <w:highlight w:val="white"/>
        </w:rPr>
      </w:pPr>
    </w:p>
    <w:p w14:paraId="0CB1750F" w14:textId="77777777" w:rsidR="00E77B17" w:rsidRPr="00903DBA" w:rsidRDefault="00E77B17" w:rsidP="00E77B17">
      <w:pPr>
        <w:pStyle w:val="Code"/>
        <w:rPr>
          <w:highlight w:val="white"/>
        </w:rPr>
      </w:pPr>
      <w:r w:rsidRPr="00903DBA">
        <w:rPr>
          <w:highlight w:val="white"/>
        </w:rPr>
        <w:t xml:space="preserve">        while (totalDays &gt;= daysOfMonths[month]) {</w:t>
      </w:r>
    </w:p>
    <w:p w14:paraId="0EE47CFF" w14:textId="77777777" w:rsidR="00E77B17" w:rsidRPr="00903DBA" w:rsidRDefault="00E77B17" w:rsidP="00E77B17">
      <w:pPr>
        <w:pStyle w:val="Code"/>
        <w:rPr>
          <w:highlight w:val="white"/>
        </w:rPr>
      </w:pPr>
      <w:r w:rsidRPr="00903DBA">
        <w:rPr>
          <w:highlight w:val="white"/>
        </w:rPr>
        <w:t xml:space="preserve">          totalDays -= daysOfMonths[month];</w:t>
      </w:r>
    </w:p>
    <w:p w14:paraId="6E9BED1E" w14:textId="77777777" w:rsidR="00E77B17" w:rsidRPr="00903DBA" w:rsidRDefault="00E77B17" w:rsidP="00E77B17">
      <w:pPr>
        <w:pStyle w:val="Code"/>
        <w:rPr>
          <w:highlight w:val="white"/>
        </w:rPr>
      </w:pPr>
      <w:r w:rsidRPr="00903DBA">
        <w:rPr>
          <w:highlight w:val="white"/>
        </w:rPr>
        <w:t xml:space="preserve">          ++month;</w:t>
      </w:r>
    </w:p>
    <w:p w14:paraId="6EE497B9" w14:textId="77777777" w:rsidR="00E77B17" w:rsidRPr="00903DBA" w:rsidRDefault="00E77B17" w:rsidP="00E77B17">
      <w:pPr>
        <w:pStyle w:val="Code"/>
        <w:rPr>
          <w:highlight w:val="white"/>
        </w:rPr>
      </w:pPr>
      <w:r w:rsidRPr="00903DBA">
        <w:rPr>
          <w:highlight w:val="white"/>
        </w:rPr>
        <w:t xml:space="preserve">        }</w:t>
      </w:r>
    </w:p>
    <w:p w14:paraId="529D8FEA" w14:textId="77777777" w:rsidR="00E77B17" w:rsidRPr="00903DBA" w:rsidRDefault="00E77B17" w:rsidP="00E77B17">
      <w:pPr>
        <w:pStyle w:val="Code"/>
        <w:rPr>
          <w:highlight w:val="white"/>
        </w:rPr>
      </w:pPr>
    </w:p>
    <w:p w14:paraId="01A6D9A8" w14:textId="77777777" w:rsidR="00E77B17" w:rsidRPr="00903DBA" w:rsidRDefault="00E77B17" w:rsidP="00E77B17">
      <w:pPr>
        <w:pStyle w:val="Code"/>
        <w:rPr>
          <w:highlight w:val="white"/>
        </w:rPr>
      </w:pPr>
      <w:r w:rsidRPr="00903DBA">
        <w:rPr>
          <w:highlight w:val="white"/>
        </w:rPr>
        <w:t xml:space="preserve">        g_timeStruct.tm_mon = month;</w:t>
      </w:r>
    </w:p>
    <w:p w14:paraId="78F8A6BE" w14:textId="77777777" w:rsidR="00E77B17" w:rsidRPr="00903DBA" w:rsidRDefault="00E77B17" w:rsidP="00E77B17">
      <w:pPr>
        <w:pStyle w:val="Code"/>
        <w:rPr>
          <w:highlight w:val="white"/>
        </w:rPr>
      </w:pPr>
      <w:r w:rsidRPr="00903DBA">
        <w:rPr>
          <w:highlight w:val="white"/>
        </w:rPr>
        <w:t xml:space="preserve">        g_timeStruct.tm_mday = totalDays + 1;</w:t>
      </w:r>
    </w:p>
    <w:p w14:paraId="7621C760" w14:textId="77777777" w:rsidR="00E77B17" w:rsidRPr="00903DBA" w:rsidRDefault="00E77B17" w:rsidP="00E77B17">
      <w:pPr>
        <w:pStyle w:val="Code"/>
        <w:rPr>
          <w:highlight w:val="white"/>
        </w:rPr>
      </w:pPr>
      <w:r w:rsidRPr="00903DBA">
        <w:rPr>
          <w:highlight w:val="white"/>
        </w:rPr>
        <w:t xml:space="preserve">        g_timeStruct.tm_isdst = -1;</w:t>
      </w:r>
    </w:p>
    <w:p w14:paraId="08EA991A" w14:textId="77777777" w:rsidR="00E77B17" w:rsidRPr="00903DBA" w:rsidRDefault="00E77B17" w:rsidP="00E77B17">
      <w:pPr>
        <w:pStyle w:val="Code"/>
        <w:rPr>
          <w:highlight w:val="white"/>
        </w:rPr>
      </w:pPr>
      <w:r w:rsidRPr="00903DBA">
        <w:rPr>
          <w:highlight w:val="white"/>
        </w:rPr>
        <w:t xml:space="preserve">        return &amp;g_timeStruct;</w:t>
      </w:r>
    </w:p>
    <w:p w14:paraId="2B002B3A" w14:textId="77777777" w:rsidR="00E77B17" w:rsidRPr="00903DBA" w:rsidRDefault="00E77B17" w:rsidP="00E77B17">
      <w:pPr>
        <w:pStyle w:val="Code"/>
        <w:rPr>
          <w:highlight w:val="white"/>
        </w:rPr>
      </w:pPr>
      <w:r w:rsidRPr="00903DBA">
        <w:rPr>
          <w:highlight w:val="white"/>
        </w:rPr>
        <w:t xml:space="preserve">      }</w:t>
      </w:r>
    </w:p>
    <w:p w14:paraId="40870D10" w14:textId="77777777" w:rsidR="00E77B17" w:rsidRPr="00903DBA" w:rsidRDefault="00E77B17" w:rsidP="00E77B17">
      <w:pPr>
        <w:pStyle w:val="Code"/>
        <w:rPr>
          <w:highlight w:val="white"/>
        </w:rPr>
      </w:pPr>
    </w:p>
    <w:p w14:paraId="180CF31C" w14:textId="77777777" w:rsidR="00E77B17" w:rsidRPr="00903DBA" w:rsidRDefault="00E77B17" w:rsidP="00E77B17">
      <w:pPr>
        <w:pStyle w:val="Code"/>
        <w:rPr>
          <w:highlight w:val="white"/>
        </w:rPr>
      </w:pPr>
      <w:r w:rsidRPr="00903DBA">
        <w:rPr>
          <w:highlight w:val="white"/>
        </w:rPr>
        <w:t xml:space="preserve">      ++year;</w:t>
      </w:r>
    </w:p>
    <w:p w14:paraId="43D739E9" w14:textId="77777777" w:rsidR="00E77B17" w:rsidRPr="00903DBA" w:rsidRDefault="00E77B17" w:rsidP="00E77B17">
      <w:pPr>
        <w:pStyle w:val="Code"/>
        <w:rPr>
          <w:highlight w:val="white"/>
        </w:rPr>
      </w:pPr>
      <w:r w:rsidRPr="00903DBA">
        <w:rPr>
          <w:highlight w:val="white"/>
        </w:rPr>
        <w:t xml:space="preserve">      totalDays -= daysOfYear;</w:t>
      </w:r>
    </w:p>
    <w:p w14:paraId="32D57716" w14:textId="77777777" w:rsidR="00E77B17" w:rsidRPr="00903DBA" w:rsidRDefault="00E77B17" w:rsidP="00E77B17">
      <w:pPr>
        <w:pStyle w:val="Code"/>
        <w:rPr>
          <w:highlight w:val="white"/>
        </w:rPr>
      </w:pPr>
      <w:r w:rsidRPr="00903DBA">
        <w:rPr>
          <w:highlight w:val="white"/>
        </w:rPr>
        <w:t xml:space="preserve">    }</w:t>
      </w:r>
    </w:p>
    <w:p w14:paraId="42465FDB" w14:textId="77777777" w:rsidR="00E77B17" w:rsidRPr="00903DBA" w:rsidRDefault="00E77B17" w:rsidP="00E77B17">
      <w:pPr>
        <w:pStyle w:val="Code"/>
        <w:rPr>
          <w:highlight w:val="white"/>
        </w:rPr>
      </w:pPr>
      <w:r w:rsidRPr="00903DBA">
        <w:rPr>
          <w:highlight w:val="white"/>
        </w:rPr>
        <w:t xml:space="preserve">  }</w:t>
      </w:r>
    </w:p>
    <w:p w14:paraId="20D83EBC" w14:textId="77777777" w:rsidR="00E77B17" w:rsidRPr="00903DBA" w:rsidRDefault="00E77B17" w:rsidP="00E77B17">
      <w:pPr>
        <w:pStyle w:val="Code"/>
        <w:rPr>
          <w:highlight w:val="white"/>
        </w:rPr>
      </w:pPr>
    </w:p>
    <w:p w14:paraId="22EB7489" w14:textId="77777777" w:rsidR="00E77B17" w:rsidRPr="00903DBA" w:rsidRDefault="00E77B17" w:rsidP="00E77B17">
      <w:pPr>
        <w:pStyle w:val="Code"/>
        <w:rPr>
          <w:highlight w:val="white"/>
        </w:rPr>
      </w:pPr>
      <w:r w:rsidRPr="00903DBA">
        <w:rPr>
          <w:highlight w:val="white"/>
        </w:rPr>
        <w:t xml:space="preserve">  return NULL;</w:t>
      </w:r>
    </w:p>
    <w:p w14:paraId="3DE27520" w14:textId="77777777" w:rsidR="00E77B17" w:rsidRPr="00903DBA" w:rsidRDefault="00E77B17" w:rsidP="00E77B17">
      <w:pPr>
        <w:pStyle w:val="Code"/>
        <w:rPr>
          <w:highlight w:val="white"/>
        </w:rPr>
      </w:pPr>
      <w:r w:rsidRPr="00903DBA">
        <w:rPr>
          <w:highlight w:val="white"/>
        </w:rPr>
        <w:t>}</w:t>
      </w:r>
    </w:p>
    <w:p w14:paraId="33B41FCC" w14:textId="77777777" w:rsidR="00E77B17" w:rsidRPr="00903DBA" w:rsidRDefault="00E77B17" w:rsidP="00E77B17">
      <w:pPr>
        <w:pStyle w:val="Code"/>
        <w:rPr>
          <w:highlight w:val="white"/>
        </w:rPr>
      </w:pPr>
    </w:p>
    <w:p w14:paraId="2034A06A" w14:textId="77777777" w:rsidR="00E77B17" w:rsidRPr="00903DBA" w:rsidRDefault="00E77B17" w:rsidP="00E77B17">
      <w:pPr>
        <w:pStyle w:val="Code"/>
        <w:rPr>
          <w:highlight w:val="white"/>
        </w:rPr>
      </w:pPr>
      <w:r w:rsidRPr="00903DBA">
        <w:rPr>
          <w:highlight w:val="white"/>
        </w:rPr>
        <w:t>double difftime(time_t time1, time_t time2) {</w:t>
      </w:r>
    </w:p>
    <w:p w14:paraId="1DFACB0A" w14:textId="77777777" w:rsidR="00E77B17" w:rsidRPr="00903DBA" w:rsidRDefault="00E77B17" w:rsidP="00E77B17">
      <w:pPr>
        <w:pStyle w:val="Code"/>
        <w:rPr>
          <w:highlight w:val="white"/>
        </w:rPr>
      </w:pPr>
      <w:r w:rsidRPr="00903DBA">
        <w:rPr>
          <w:highlight w:val="white"/>
        </w:rPr>
        <w:t xml:space="preserve">  return (double) (time2 - time1);</w:t>
      </w:r>
    </w:p>
    <w:p w14:paraId="394C11E1" w14:textId="77777777" w:rsidR="00E77B17" w:rsidRPr="00903DBA" w:rsidRDefault="00E77B17" w:rsidP="00E77B17">
      <w:pPr>
        <w:pStyle w:val="Code"/>
        <w:rPr>
          <w:highlight w:val="white"/>
        </w:rPr>
      </w:pPr>
      <w:r w:rsidRPr="00903DBA">
        <w:rPr>
          <w:highlight w:val="white"/>
        </w:rPr>
        <w:t>}</w:t>
      </w:r>
    </w:p>
    <w:p w14:paraId="3656B703" w14:textId="77777777" w:rsidR="00E77B17" w:rsidRPr="00903DBA" w:rsidRDefault="00E77B17" w:rsidP="00E77B17">
      <w:pPr>
        <w:pStyle w:val="Code"/>
        <w:rPr>
          <w:highlight w:val="white"/>
        </w:rPr>
      </w:pPr>
    </w:p>
    <w:p w14:paraId="37B7B280" w14:textId="77777777" w:rsidR="00E77B17" w:rsidRPr="00903DBA" w:rsidRDefault="00E77B17" w:rsidP="00E77B17">
      <w:pPr>
        <w:pStyle w:val="Code"/>
        <w:rPr>
          <w:highlight w:val="white"/>
        </w:rPr>
      </w:pPr>
      <w:r w:rsidRPr="00903DBA">
        <w:rPr>
          <w:highlight w:val="white"/>
        </w:rPr>
        <w:t>static char g_timeString[256];</w:t>
      </w:r>
    </w:p>
    <w:p w14:paraId="1D47AC1F" w14:textId="77777777" w:rsidR="00E77B17" w:rsidRPr="00903DBA" w:rsidRDefault="00E77B17" w:rsidP="00E77B17">
      <w:pPr>
        <w:pStyle w:val="Code"/>
        <w:rPr>
          <w:highlight w:val="white"/>
        </w:rPr>
      </w:pPr>
    </w:p>
    <w:p w14:paraId="61A2F002" w14:textId="77777777" w:rsidR="00E77B17" w:rsidRPr="00903DBA" w:rsidRDefault="00E77B17" w:rsidP="00E77B17">
      <w:pPr>
        <w:pStyle w:val="Code"/>
        <w:rPr>
          <w:highlight w:val="white"/>
        </w:rPr>
      </w:pPr>
      <w:r w:rsidRPr="00903DBA">
        <w:rPr>
          <w:highlight w:val="white"/>
        </w:rPr>
        <w:t>static char* g_defaultShortDayList[] = {"Sun", "Mon", "Tue", "Wed",</w:t>
      </w:r>
    </w:p>
    <w:p w14:paraId="42DE7942" w14:textId="77777777" w:rsidR="00E77B17" w:rsidRPr="00903DBA" w:rsidRDefault="00E77B17" w:rsidP="00E77B17">
      <w:pPr>
        <w:pStyle w:val="Code"/>
        <w:rPr>
          <w:highlight w:val="white"/>
        </w:rPr>
      </w:pPr>
      <w:r w:rsidRPr="00903DBA">
        <w:rPr>
          <w:highlight w:val="white"/>
        </w:rPr>
        <w:t xml:space="preserve">                                        "Thu", "Fri", "Sat"};</w:t>
      </w:r>
    </w:p>
    <w:p w14:paraId="6BDEAE78" w14:textId="77777777" w:rsidR="00E77B17" w:rsidRPr="00903DBA" w:rsidRDefault="00E77B17" w:rsidP="00E77B17">
      <w:pPr>
        <w:pStyle w:val="Code"/>
        <w:rPr>
          <w:highlight w:val="white"/>
        </w:rPr>
      </w:pPr>
      <w:r w:rsidRPr="00903DBA">
        <w:rPr>
          <w:highlight w:val="white"/>
        </w:rPr>
        <w:t xml:space="preserve">static char* g_defaultLongDayList[] = {"Sunday", "Monday", "Tuesday", </w:t>
      </w:r>
    </w:p>
    <w:p w14:paraId="58D81519" w14:textId="77777777" w:rsidR="00E77B17" w:rsidRPr="00903DBA" w:rsidRDefault="00E77B17" w:rsidP="00E77B17">
      <w:pPr>
        <w:pStyle w:val="Code"/>
        <w:rPr>
          <w:highlight w:val="white"/>
        </w:rPr>
      </w:pPr>
      <w:r w:rsidRPr="00903DBA">
        <w:rPr>
          <w:highlight w:val="white"/>
        </w:rPr>
        <w:t xml:space="preserve">                               "Wednesday", "Thursday", "Friday", "Saturday"};</w:t>
      </w:r>
    </w:p>
    <w:p w14:paraId="74AE424F" w14:textId="77777777" w:rsidR="00E77B17" w:rsidRPr="00903DBA" w:rsidRDefault="00E77B17" w:rsidP="00E77B17">
      <w:pPr>
        <w:pStyle w:val="Code"/>
        <w:rPr>
          <w:highlight w:val="white"/>
        </w:rPr>
      </w:pPr>
    </w:p>
    <w:p w14:paraId="5C32D5EC" w14:textId="77777777" w:rsidR="00E77B17" w:rsidRPr="00903DBA" w:rsidRDefault="00E77B17" w:rsidP="00E77B17">
      <w:pPr>
        <w:pStyle w:val="Code"/>
        <w:rPr>
          <w:highlight w:val="white"/>
        </w:rPr>
      </w:pPr>
      <w:r w:rsidRPr="00903DBA">
        <w:rPr>
          <w:highlight w:val="white"/>
        </w:rPr>
        <w:t>static char* g_defaultShortMonthList[] =</w:t>
      </w:r>
    </w:p>
    <w:p w14:paraId="25459714" w14:textId="77777777" w:rsidR="00E77B17" w:rsidRPr="00903DBA" w:rsidRDefault="00E77B17" w:rsidP="00E77B17">
      <w:pPr>
        <w:pStyle w:val="Code"/>
        <w:rPr>
          <w:highlight w:val="white"/>
        </w:rPr>
      </w:pPr>
      <w:r w:rsidRPr="00903DBA">
        <w:rPr>
          <w:highlight w:val="white"/>
        </w:rPr>
        <w:t xml:space="preserve">  {"Jan", "Feb", "Mar", "Apr", "May", "Jun",</w:t>
      </w:r>
    </w:p>
    <w:p w14:paraId="79C193A8" w14:textId="77777777" w:rsidR="00E77B17" w:rsidRPr="00903DBA" w:rsidRDefault="00E77B17" w:rsidP="00E77B17">
      <w:pPr>
        <w:pStyle w:val="Code"/>
        <w:rPr>
          <w:highlight w:val="white"/>
        </w:rPr>
      </w:pPr>
      <w:r w:rsidRPr="00903DBA">
        <w:rPr>
          <w:highlight w:val="white"/>
        </w:rPr>
        <w:t xml:space="preserve">   "Jul", "Aug", "Sep", "Oct", "Nov", "Dec"};</w:t>
      </w:r>
    </w:p>
    <w:p w14:paraId="124A997B" w14:textId="77777777" w:rsidR="00E77B17" w:rsidRPr="00903DBA" w:rsidRDefault="00E77B17" w:rsidP="00E77B17">
      <w:pPr>
        <w:pStyle w:val="Code"/>
        <w:rPr>
          <w:highlight w:val="white"/>
        </w:rPr>
      </w:pPr>
      <w:r w:rsidRPr="00903DBA">
        <w:rPr>
          <w:highlight w:val="white"/>
        </w:rPr>
        <w:t>static char* g_defaultLongMonthList[] =</w:t>
      </w:r>
    </w:p>
    <w:p w14:paraId="52EECA7D" w14:textId="77777777" w:rsidR="00E77B17" w:rsidRPr="00903DBA" w:rsidRDefault="00E77B17" w:rsidP="00E77B17">
      <w:pPr>
        <w:pStyle w:val="Code"/>
        <w:rPr>
          <w:highlight w:val="white"/>
        </w:rPr>
      </w:pPr>
      <w:r w:rsidRPr="00903DBA">
        <w:rPr>
          <w:highlight w:val="white"/>
        </w:rPr>
        <w:t xml:space="preserve">  {"January", "February", "March", "April", "May", "June",</w:t>
      </w:r>
    </w:p>
    <w:p w14:paraId="2DDB1034" w14:textId="77777777" w:rsidR="00E77B17" w:rsidRPr="00903DBA" w:rsidRDefault="00E77B17" w:rsidP="00E77B17">
      <w:pPr>
        <w:pStyle w:val="Code"/>
        <w:rPr>
          <w:highlight w:val="white"/>
        </w:rPr>
      </w:pPr>
      <w:r w:rsidRPr="00903DBA">
        <w:rPr>
          <w:highlight w:val="white"/>
        </w:rPr>
        <w:t xml:space="preserve">   "July", "August", "September", "October", "November", "December"};</w:t>
      </w:r>
    </w:p>
    <w:p w14:paraId="480958DB" w14:textId="77777777" w:rsidR="00E77B17" w:rsidRPr="00903DBA" w:rsidRDefault="00E77B17" w:rsidP="00E77B17">
      <w:pPr>
        <w:pStyle w:val="Code"/>
        <w:rPr>
          <w:highlight w:val="white"/>
        </w:rPr>
      </w:pPr>
    </w:p>
    <w:p w14:paraId="29A2ABB7" w14:textId="77777777" w:rsidR="00E77B17" w:rsidRPr="00903DBA" w:rsidRDefault="00E77B17" w:rsidP="00E77B17">
      <w:pPr>
        <w:pStyle w:val="Code"/>
        <w:rPr>
          <w:highlight w:val="white"/>
        </w:rPr>
      </w:pPr>
      <w:r w:rsidRPr="00903DBA">
        <w:rPr>
          <w:highlight w:val="white"/>
        </w:rPr>
        <w:t>char* asctime(const struct tm* tp) {</w:t>
      </w:r>
    </w:p>
    <w:p w14:paraId="60A2635F" w14:textId="77777777" w:rsidR="00E77B17" w:rsidRPr="00903DBA" w:rsidRDefault="00E77B17" w:rsidP="00E77B17">
      <w:pPr>
        <w:pStyle w:val="Code"/>
        <w:rPr>
          <w:highlight w:val="white"/>
        </w:rPr>
      </w:pPr>
      <w:r w:rsidRPr="00903DBA">
        <w:rPr>
          <w:highlight w:val="white"/>
        </w:rPr>
        <w:t xml:space="preserve">  struct lconv* localeConvPtr = NULL;</w:t>
      </w:r>
    </w:p>
    <w:p w14:paraId="50CB0FD3" w14:textId="77777777" w:rsidR="00E77B17" w:rsidRPr="00903DBA" w:rsidRDefault="00E77B17" w:rsidP="00E77B17">
      <w:pPr>
        <w:pStyle w:val="Code"/>
        <w:rPr>
          <w:highlight w:val="white"/>
        </w:rPr>
      </w:pPr>
      <w:r w:rsidRPr="00903DBA">
        <w:rPr>
          <w:highlight w:val="white"/>
        </w:rPr>
        <w:t xml:space="preserve">  char** shortDayList = (localeConvPtr != NULL) ? localeConvPtr-&gt;shortDayList</w:t>
      </w:r>
    </w:p>
    <w:p w14:paraId="192AE31A" w14:textId="77777777" w:rsidR="00E77B17" w:rsidRPr="00903DBA" w:rsidRDefault="00E77B17" w:rsidP="00E77B17">
      <w:pPr>
        <w:pStyle w:val="Code"/>
        <w:rPr>
          <w:highlight w:val="white"/>
        </w:rPr>
      </w:pPr>
      <w:r w:rsidRPr="00903DBA">
        <w:rPr>
          <w:highlight w:val="white"/>
        </w:rPr>
        <w:t xml:space="preserve">                                                : NULL;</w:t>
      </w:r>
    </w:p>
    <w:p w14:paraId="1D5720EF" w14:textId="77777777" w:rsidR="00E77B17" w:rsidRPr="00903DBA" w:rsidRDefault="00E77B17" w:rsidP="00E77B17">
      <w:pPr>
        <w:pStyle w:val="Code"/>
        <w:rPr>
          <w:highlight w:val="white"/>
        </w:rPr>
      </w:pPr>
      <w:r w:rsidRPr="00903DBA">
        <w:rPr>
          <w:highlight w:val="white"/>
        </w:rPr>
        <w:t xml:space="preserve">  char** shortMonthList = (localeConvPtr != NULL)</w:t>
      </w:r>
    </w:p>
    <w:p w14:paraId="3297250D" w14:textId="77777777" w:rsidR="00E77B17" w:rsidRPr="00903DBA" w:rsidRDefault="00E77B17" w:rsidP="00E77B17">
      <w:pPr>
        <w:pStyle w:val="Code"/>
        <w:rPr>
          <w:highlight w:val="white"/>
        </w:rPr>
      </w:pPr>
      <w:r w:rsidRPr="00903DBA">
        <w:rPr>
          <w:highlight w:val="white"/>
        </w:rPr>
        <w:t xml:space="preserve">                          ? localeConvPtr-&gt;shortMonthList : NULL;</w:t>
      </w:r>
    </w:p>
    <w:p w14:paraId="6B752E59" w14:textId="77777777" w:rsidR="00E77B17" w:rsidRPr="00903DBA" w:rsidRDefault="00E77B17" w:rsidP="00E77B17">
      <w:pPr>
        <w:pStyle w:val="Code"/>
        <w:rPr>
          <w:highlight w:val="white"/>
        </w:rPr>
      </w:pPr>
    </w:p>
    <w:p w14:paraId="0980093E" w14:textId="77777777" w:rsidR="00E77B17" w:rsidRPr="00903DBA" w:rsidRDefault="00E77B17" w:rsidP="00E77B17">
      <w:pPr>
        <w:pStyle w:val="Code"/>
        <w:rPr>
          <w:highlight w:val="white"/>
        </w:rPr>
      </w:pPr>
      <w:r w:rsidRPr="00903DBA">
        <w:rPr>
          <w:highlight w:val="white"/>
        </w:rPr>
        <w:t xml:space="preserve">  shortDayList = (shortDayList != NULL) ? shortDayList</w:t>
      </w:r>
    </w:p>
    <w:p w14:paraId="0FEF3B36" w14:textId="77777777" w:rsidR="00E77B17" w:rsidRPr="00903DBA" w:rsidRDefault="00E77B17" w:rsidP="00E77B17">
      <w:pPr>
        <w:pStyle w:val="Code"/>
        <w:rPr>
          <w:highlight w:val="white"/>
        </w:rPr>
      </w:pPr>
      <w:r w:rsidRPr="00903DBA">
        <w:rPr>
          <w:highlight w:val="white"/>
        </w:rPr>
        <w:t xml:space="preserve">                                        : g_defaultShortDayList;</w:t>
      </w:r>
    </w:p>
    <w:p w14:paraId="67BF361F" w14:textId="77777777" w:rsidR="00E77B17" w:rsidRPr="00903DBA" w:rsidRDefault="00E77B17" w:rsidP="00E77B17">
      <w:pPr>
        <w:pStyle w:val="Code"/>
        <w:rPr>
          <w:highlight w:val="white"/>
        </w:rPr>
      </w:pPr>
      <w:r w:rsidRPr="00903DBA">
        <w:rPr>
          <w:highlight w:val="white"/>
        </w:rPr>
        <w:t xml:space="preserve">  shortMonthList = (shortMonthList != NULL) ? shortMonthList</w:t>
      </w:r>
    </w:p>
    <w:p w14:paraId="2D8C233F" w14:textId="77777777" w:rsidR="00E77B17" w:rsidRPr="00903DBA" w:rsidRDefault="00E77B17" w:rsidP="00E77B17">
      <w:pPr>
        <w:pStyle w:val="Code"/>
        <w:rPr>
          <w:highlight w:val="white"/>
        </w:rPr>
      </w:pPr>
      <w:r w:rsidRPr="00903DBA">
        <w:rPr>
          <w:highlight w:val="white"/>
        </w:rPr>
        <w:t xml:space="preserve">                                            : g_defaultShortMonthList;</w:t>
      </w:r>
    </w:p>
    <w:p w14:paraId="7430F582" w14:textId="77777777" w:rsidR="00E77B17" w:rsidRPr="00903DBA" w:rsidRDefault="00E77B17" w:rsidP="00E77B17">
      <w:pPr>
        <w:pStyle w:val="Code"/>
        <w:rPr>
          <w:highlight w:val="white"/>
        </w:rPr>
      </w:pPr>
    </w:p>
    <w:p w14:paraId="15478353" w14:textId="77777777" w:rsidR="00E77B17" w:rsidRPr="00903DBA" w:rsidRDefault="00E77B17" w:rsidP="00E77B17">
      <w:pPr>
        <w:pStyle w:val="Code"/>
        <w:rPr>
          <w:highlight w:val="white"/>
        </w:rPr>
      </w:pPr>
      <w:r w:rsidRPr="00903DBA">
        <w:rPr>
          <w:highlight w:val="white"/>
        </w:rPr>
        <w:t xml:space="preserve">  sprintf(g_timeString, "%s %s %2i %02i:%02i:%02i %04i",</w:t>
      </w:r>
    </w:p>
    <w:p w14:paraId="7385CDCF" w14:textId="77777777" w:rsidR="00E77B17" w:rsidRPr="00903DBA" w:rsidRDefault="00E77B17" w:rsidP="00E77B17">
      <w:pPr>
        <w:pStyle w:val="Code"/>
        <w:rPr>
          <w:highlight w:val="white"/>
        </w:rPr>
      </w:pPr>
      <w:r w:rsidRPr="00903DBA">
        <w:rPr>
          <w:highlight w:val="white"/>
        </w:rPr>
        <w:t xml:space="preserve">          shortDayList[tp-&gt;tm_wday], shortMonthList[tp-&gt;tm_mon],</w:t>
      </w:r>
    </w:p>
    <w:p w14:paraId="6F35630D" w14:textId="77777777" w:rsidR="00E77B17" w:rsidRPr="00903DBA" w:rsidRDefault="00E77B17" w:rsidP="00E77B17">
      <w:pPr>
        <w:pStyle w:val="Code"/>
        <w:rPr>
          <w:highlight w:val="white"/>
        </w:rPr>
      </w:pPr>
      <w:r w:rsidRPr="00903DBA">
        <w:rPr>
          <w:highlight w:val="white"/>
        </w:rPr>
        <w:t xml:space="preserve">          tp-&gt;tm_mday, tp-&gt;tm_hour, tp-&gt;tm_min,</w:t>
      </w:r>
    </w:p>
    <w:p w14:paraId="6E25D671" w14:textId="77777777" w:rsidR="00E77B17" w:rsidRPr="00903DBA" w:rsidRDefault="00E77B17" w:rsidP="00E77B17">
      <w:pPr>
        <w:pStyle w:val="Code"/>
        <w:rPr>
          <w:highlight w:val="white"/>
        </w:rPr>
      </w:pPr>
      <w:r w:rsidRPr="00903DBA">
        <w:rPr>
          <w:highlight w:val="white"/>
        </w:rPr>
        <w:t xml:space="preserve">          tp-&gt;tm_sec, tp-&gt;tm_year + 1900);</w:t>
      </w:r>
    </w:p>
    <w:p w14:paraId="3CA09C78" w14:textId="77777777" w:rsidR="00E77B17" w:rsidRPr="00903DBA" w:rsidRDefault="00E77B17" w:rsidP="00E77B17">
      <w:pPr>
        <w:pStyle w:val="Code"/>
        <w:rPr>
          <w:highlight w:val="white"/>
        </w:rPr>
      </w:pPr>
      <w:r w:rsidRPr="00903DBA">
        <w:rPr>
          <w:highlight w:val="white"/>
        </w:rPr>
        <w:t xml:space="preserve">  return g_timeString;</w:t>
      </w:r>
    </w:p>
    <w:p w14:paraId="789F8553" w14:textId="77777777" w:rsidR="00E77B17" w:rsidRPr="00903DBA" w:rsidRDefault="00E77B17" w:rsidP="00E77B17">
      <w:pPr>
        <w:pStyle w:val="Code"/>
        <w:rPr>
          <w:highlight w:val="white"/>
        </w:rPr>
      </w:pPr>
      <w:r w:rsidRPr="00903DBA">
        <w:rPr>
          <w:highlight w:val="white"/>
        </w:rPr>
        <w:t>}</w:t>
      </w:r>
    </w:p>
    <w:p w14:paraId="1ACACA46" w14:textId="77777777" w:rsidR="00E77B17" w:rsidRPr="00903DBA" w:rsidRDefault="00E77B17" w:rsidP="00E77B17">
      <w:pPr>
        <w:pStyle w:val="Code"/>
        <w:rPr>
          <w:highlight w:val="white"/>
        </w:rPr>
      </w:pPr>
    </w:p>
    <w:p w14:paraId="70BEA27D" w14:textId="77777777" w:rsidR="00E77B17" w:rsidRPr="00903DBA" w:rsidRDefault="00E77B17" w:rsidP="00E77B17">
      <w:pPr>
        <w:pStyle w:val="Code"/>
        <w:rPr>
          <w:highlight w:val="white"/>
        </w:rPr>
      </w:pPr>
      <w:r w:rsidRPr="00903DBA">
        <w:rPr>
          <w:highlight w:val="white"/>
        </w:rPr>
        <w:t>char* ctime(const time_t* time) {</w:t>
      </w:r>
    </w:p>
    <w:p w14:paraId="5C6C850D" w14:textId="77777777" w:rsidR="00E77B17" w:rsidRPr="00903DBA" w:rsidRDefault="00E77B17" w:rsidP="00E77B17">
      <w:pPr>
        <w:pStyle w:val="Code"/>
        <w:rPr>
          <w:highlight w:val="white"/>
        </w:rPr>
      </w:pPr>
      <w:r w:rsidRPr="00903DBA">
        <w:rPr>
          <w:highlight w:val="white"/>
        </w:rPr>
        <w:t xml:space="preserve">  return asctime(localtime(time));</w:t>
      </w:r>
    </w:p>
    <w:p w14:paraId="4A393670" w14:textId="77777777" w:rsidR="00E77B17" w:rsidRPr="00903DBA" w:rsidRDefault="00E77B17" w:rsidP="00E77B17">
      <w:pPr>
        <w:pStyle w:val="Code"/>
        <w:rPr>
          <w:highlight w:val="white"/>
        </w:rPr>
      </w:pPr>
      <w:r w:rsidRPr="00903DBA">
        <w:rPr>
          <w:highlight w:val="white"/>
        </w:rPr>
        <w:t>}</w:t>
      </w:r>
    </w:p>
    <w:p w14:paraId="0FEA440D" w14:textId="77777777" w:rsidR="00E77B17" w:rsidRPr="00903DBA" w:rsidRDefault="00E77B17" w:rsidP="005C6E47">
      <w:pPr>
        <w:pStyle w:val="Code"/>
        <w:rPr>
          <w:highlight w:val="white"/>
        </w:rPr>
      </w:pPr>
    </w:p>
    <w:p w14:paraId="4FE344E1" w14:textId="77777777" w:rsidR="005C6E47" w:rsidRPr="00903DBA" w:rsidRDefault="005C6E47" w:rsidP="005C6E47">
      <w:pPr>
        <w:pStyle w:val="Code"/>
        <w:rPr>
          <w:highlight w:val="white"/>
        </w:rPr>
      </w:pPr>
      <w:r w:rsidRPr="00903DBA">
        <w:rPr>
          <w:highlight w:val="white"/>
        </w:rPr>
        <w:t>struct tm* localtime(const time_t* timePtr) {</w:t>
      </w:r>
    </w:p>
    <w:p w14:paraId="5CD6462D" w14:textId="77777777" w:rsidR="005C6E47" w:rsidRPr="00903DBA" w:rsidRDefault="005C6E47" w:rsidP="005C6E47">
      <w:pPr>
        <w:pStyle w:val="Code"/>
        <w:rPr>
          <w:highlight w:val="white"/>
        </w:rPr>
      </w:pPr>
      <w:r w:rsidRPr="00903DBA">
        <w:rPr>
          <w:highlight w:val="white"/>
        </w:rPr>
        <w:t xml:space="preserve">  struct tm* tmPtr = gmtime(timePtr);</w:t>
      </w:r>
    </w:p>
    <w:p w14:paraId="234F0F68" w14:textId="77777777" w:rsidR="005C6E47" w:rsidRPr="00903DBA" w:rsidRDefault="005C6E47" w:rsidP="005C6E47">
      <w:pPr>
        <w:pStyle w:val="Code"/>
        <w:rPr>
          <w:highlight w:val="white"/>
        </w:rPr>
      </w:pPr>
      <w:r w:rsidRPr="00903DBA">
        <w:rPr>
          <w:highlight w:val="white"/>
        </w:rPr>
        <w:t xml:space="preserve">  struct lconv* localeConvPtr = localeconv();</w:t>
      </w:r>
    </w:p>
    <w:p w14:paraId="2B0EC134" w14:textId="77777777" w:rsidR="005C6E47" w:rsidRPr="00903DBA" w:rsidRDefault="005C6E47" w:rsidP="005C6E47">
      <w:pPr>
        <w:pStyle w:val="Code"/>
        <w:rPr>
          <w:highlight w:val="white"/>
        </w:rPr>
      </w:pPr>
      <w:r w:rsidRPr="00903DBA">
        <w:rPr>
          <w:highlight w:val="white"/>
        </w:rPr>
        <w:t xml:space="preserve">  int timeZone = 0;</w:t>
      </w:r>
    </w:p>
    <w:p w14:paraId="7016B91C" w14:textId="77777777" w:rsidR="005C6E47" w:rsidRPr="00903DBA" w:rsidRDefault="005C6E47" w:rsidP="005C6E47">
      <w:pPr>
        <w:pStyle w:val="Code"/>
        <w:rPr>
          <w:highlight w:val="white"/>
        </w:rPr>
      </w:pPr>
    </w:p>
    <w:p w14:paraId="32C8637B" w14:textId="77777777" w:rsidR="005C6E47" w:rsidRPr="00903DBA" w:rsidRDefault="005C6E47" w:rsidP="005C6E47">
      <w:pPr>
        <w:pStyle w:val="Code"/>
        <w:rPr>
          <w:highlight w:val="white"/>
        </w:rPr>
      </w:pPr>
      <w:r w:rsidRPr="00903DBA">
        <w:rPr>
          <w:highlight w:val="white"/>
        </w:rPr>
        <w:t xml:space="preserve">  if (localeConvPtr != NULL) {</w:t>
      </w:r>
    </w:p>
    <w:p w14:paraId="4C9D2659" w14:textId="77777777" w:rsidR="005C6E47" w:rsidRPr="00903DBA" w:rsidRDefault="005C6E47" w:rsidP="005C6E47">
      <w:pPr>
        <w:pStyle w:val="Code"/>
        <w:rPr>
          <w:highlight w:val="white"/>
        </w:rPr>
      </w:pPr>
      <w:r w:rsidRPr="00903DBA">
        <w:rPr>
          <w:highlight w:val="white"/>
        </w:rPr>
        <w:t xml:space="preserve">    timeZone = tmPtr-&gt;tm_isdst ? localeConvPtr-&gt;summerTimeZone</w:t>
      </w:r>
    </w:p>
    <w:p w14:paraId="43D4F4CE" w14:textId="77777777" w:rsidR="005C6E47" w:rsidRPr="00903DBA" w:rsidRDefault="005C6E47" w:rsidP="005C6E47">
      <w:pPr>
        <w:pStyle w:val="Code"/>
        <w:rPr>
          <w:highlight w:val="white"/>
        </w:rPr>
      </w:pPr>
      <w:r w:rsidRPr="00903DBA">
        <w:rPr>
          <w:highlight w:val="white"/>
        </w:rPr>
        <w:t xml:space="preserve">                               : localeConvPtr-&gt;winterTimeZone;</w:t>
      </w:r>
    </w:p>
    <w:p w14:paraId="5BC05FD2" w14:textId="77777777" w:rsidR="005C6E47" w:rsidRPr="00903DBA" w:rsidRDefault="005C6E47" w:rsidP="005C6E47">
      <w:pPr>
        <w:pStyle w:val="Code"/>
        <w:rPr>
          <w:highlight w:val="white"/>
        </w:rPr>
      </w:pPr>
      <w:r w:rsidRPr="00903DBA">
        <w:rPr>
          <w:highlight w:val="white"/>
        </w:rPr>
        <w:t xml:space="preserve">  }</w:t>
      </w:r>
    </w:p>
    <w:p w14:paraId="7E28E516" w14:textId="77777777" w:rsidR="005C6E47" w:rsidRPr="00903DBA" w:rsidRDefault="005C6E47" w:rsidP="005C6E47">
      <w:pPr>
        <w:pStyle w:val="Code"/>
        <w:rPr>
          <w:highlight w:val="white"/>
        </w:rPr>
      </w:pPr>
    </w:p>
    <w:p w14:paraId="01E9691E" w14:textId="77777777" w:rsidR="005C6E47" w:rsidRPr="00903DBA" w:rsidRDefault="005C6E47" w:rsidP="005C6E47">
      <w:pPr>
        <w:pStyle w:val="Code"/>
        <w:rPr>
          <w:highlight w:val="white"/>
        </w:rPr>
      </w:pPr>
      <w:r w:rsidRPr="00903DBA">
        <w:rPr>
          <w:highlight w:val="white"/>
        </w:rPr>
        <w:t xml:space="preserve">  { time_t time = *timePtr + (3600 * timeZone);</w:t>
      </w:r>
    </w:p>
    <w:p w14:paraId="72725B91" w14:textId="77777777" w:rsidR="005C6E47" w:rsidRPr="00903DBA" w:rsidRDefault="005C6E47" w:rsidP="005C6E47">
      <w:pPr>
        <w:pStyle w:val="Code"/>
        <w:rPr>
          <w:highlight w:val="white"/>
        </w:rPr>
      </w:pPr>
      <w:r w:rsidRPr="00903DBA">
        <w:rPr>
          <w:highlight w:val="white"/>
        </w:rPr>
        <w:t xml:space="preserve">    return gmtime(&amp;time);</w:t>
      </w:r>
    </w:p>
    <w:p w14:paraId="282FC84F" w14:textId="77777777" w:rsidR="005C6E47" w:rsidRPr="00903DBA" w:rsidRDefault="005C6E47" w:rsidP="005C6E47">
      <w:pPr>
        <w:pStyle w:val="Code"/>
        <w:rPr>
          <w:highlight w:val="white"/>
        </w:rPr>
      </w:pPr>
      <w:r w:rsidRPr="00903DBA">
        <w:rPr>
          <w:highlight w:val="white"/>
        </w:rPr>
        <w:t xml:space="preserve">  }</w:t>
      </w:r>
    </w:p>
    <w:p w14:paraId="4C244834" w14:textId="77777777" w:rsidR="005C6E47" w:rsidRPr="00903DBA" w:rsidRDefault="005C6E47" w:rsidP="005C6E47">
      <w:pPr>
        <w:pStyle w:val="Code"/>
        <w:rPr>
          <w:highlight w:val="white"/>
        </w:rPr>
      </w:pPr>
      <w:r w:rsidRPr="00903DBA">
        <w:rPr>
          <w:highlight w:val="white"/>
        </w:rPr>
        <w:t>}</w:t>
      </w:r>
    </w:p>
    <w:p w14:paraId="77CF186C" w14:textId="77777777" w:rsidR="00E77B17" w:rsidRPr="00903DBA" w:rsidRDefault="00E77B17" w:rsidP="005C6E47">
      <w:pPr>
        <w:pStyle w:val="Code"/>
        <w:rPr>
          <w:highlight w:val="white"/>
        </w:rPr>
      </w:pPr>
    </w:p>
    <w:p w14:paraId="5EE8D886" w14:textId="77777777" w:rsidR="00E77B17" w:rsidRPr="00903DBA" w:rsidRDefault="00E77B17" w:rsidP="005C6E47">
      <w:pPr>
        <w:pStyle w:val="Code"/>
        <w:rPr>
          <w:highlight w:val="white"/>
        </w:rPr>
      </w:pPr>
      <w:r w:rsidRPr="00903DBA">
        <w:rPr>
          <w:highlight w:val="white"/>
        </w:rPr>
        <w:t>size_t strftime(char* s, size_t smax, const char* fmt, const struct tm* tp) {</w:t>
      </w:r>
    </w:p>
    <w:p w14:paraId="25C77F19" w14:textId="77777777" w:rsidR="00E77B17" w:rsidRPr="00903DBA" w:rsidRDefault="00E77B17" w:rsidP="005C6E47">
      <w:pPr>
        <w:pStyle w:val="Code"/>
        <w:rPr>
          <w:highlight w:val="white"/>
        </w:rPr>
      </w:pPr>
      <w:r w:rsidRPr="00903DBA">
        <w:rPr>
          <w:highlight w:val="white"/>
        </w:rPr>
        <w:t xml:space="preserve">  struct lconv* localeConvPtr = localeconv();</w:t>
      </w:r>
    </w:p>
    <w:p w14:paraId="7163A391" w14:textId="77777777" w:rsidR="00E77B17" w:rsidRPr="00903DBA" w:rsidRDefault="00E77B17" w:rsidP="005C6E47">
      <w:pPr>
        <w:pStyle w:val="Code"/>
        <w:rPr>
          <w:highlight w:val="white"/>
        </w:rPr>
      </w:pPr>
      <w:r w:rsidRPr="00903DBA">
        <w:rPr>
          <w:highlight w:val="white"/>
        </w:rPr>
        <w:t xml:space="preserve">  char** shortDayList = (localeConvPtr != NULL)</w:t>
      </w:r>
    </w:p>
    <w:p w14:paraId="1686E871" w14:textId="77777777" w:rsidR="00E77B17" w:rsidRPr="00903DBA" w:rsidRDefault="00E77B17" w:rsidP="005C6E47">
      <w:pPr>
        <w:pStyle w:val="Code"/>
        <w:rPr>
          <w:highlight w:val="white"/>
        </w:rPr>
      </w:pPr>
      <w:r w:rsidRPr="00903DBA">
        <w:rPr>
          <w:highlight w:val="white"/>
        </w:rPr>
        <w:t xml:space="preserve">                        ? (localeConvPtr-&gt;shortDayList) : NULL;</w:t>
      </w:r>
    </w:p>
    <w:p w14:paraId="508FE6C8" w14:textId="77777777" w:rsidR="00E77B17" w:rsidRPr="00903DBA" w:rsidRDefault="00E77B17" w:rsidP="005C6E47">
      <w:pPr>
        <w:pStyle w:val="Code"/>
        <w:rPr>
          <w:highlight w:val="white"/>
        </w:rPr>
      </w:pPr>
      <w:r w:rsidRPr="00903DBA">
        <w:rPr>
          <w:highlight w:val="white"/>
        </w:rPr>
        <w:t xml:space="preserve">  char** shortMonthList = (localeConvPtr != NULL)</w:t>
      </w:r>
    </w:p>
    <w:p w14:paraId="3B95552F" w14:textId="77777777" w:rsidR="00E77B17" w:rsidRPr="00903DBA" w:rsidRDefault="00E77B17" w:rsidP="005C6E47">
      <w:pPr>
        <w:pStyle w:val="Code"/>
        <w:rPr>
          <w:highlight w:val="white"/>
        </w:rPr>
      </w:pPr>
      <w:r w:rsidRPr="00903DBA">
        <w:rPr>
          <w:highlight w:val="white"/>
        </w:rPr>
        <w:t xml:space="preserve">                          ? (localeConvPtr-&gt;shortMonthList) : NULL;</w:t>
      </w:r>
    </w:p>
    <w:p w14:paraId="6AF1AD56" w14:textId="77777777" w:rsidR="00E77B17" w:rsidRPr="00903DBA" w:rsidRDefault="00E77B17" w:rsidP="005C6E47">
      <w:pPr>
        <w:pStyle w:val="Code"/>
        <w:rPr>
          <w:highlight w:val="white"/>
        </w:rPr>
      </w:pPr>
      <w:r w:rsidRPr="00903DBA">
        <w:rPr>
          <w:highlight w:val="white"/>
        </w:rPr>
        <w:t xml:space="preserve">  char** longDayList = (localeConvPtr != NULL)</w:t>
      </w:r>
    </w:p>
    <w:p w14:paraId="54939E19" w14:textId="77777777" w:rsidR="00E77B17" w:rsidRPr="00903DBA" w:rsidRDefault="00E77B17" w:rsidP="005C6E47">
      <w:pPr>
        <w:pStyle w:val="Code"/>
        <w:rPr>
          <w:highlight w:val="white"/>
        </w:rPr>
      </w:pPr>
      <w:r w:rsidRPr="00903DBA">
        <w:rPr>
          <w:highlight w:val="white"/>
        </w:rPr>
        <w:t xml:space="preserve">                       ? (localeConvPtr-&gt;longDayList) : NULL;</w:t>
      </w:r>
    </w:p>
    <w:p w14:paraId="3E25079D" w14:textId="77777777" w:rsidR="00E77B17" w:rsidRPr="00903DBA" w:rsidRDefault="00E77B17" w:rsidP="005C6E47">
      <w:pPr>
        <w:pStyle w:val="Code"/>
        <w:rPr>
          <w:highlight w:val="white"/>
        </w:rPr>
      </w:pPr>
      <w:r w:rsidRPr="00903DBA">
        <w:rPr>
          <w:highlight w:val="white"/>
        </w:rPr>
        <w:t xml:space="preserve">  char** longMonthList = (localeConvPtr != NULL)</w:t>
      </w:r>
    </w:p>
    <w:p w14:paraId="2DA1E668" w14:textId="77777777" w:rsidR="00E77B17" w:rsidRPr="00903DBA" w:rsidRDefault="00E77B17" w:rsidP="005C6E47">
      <w:pPr>
        <w:pStyle w:val="Code"/>
        <w:rPr>
          <w:highlight w:val="white"/>
        </w:rPr>
      </w:pPr>
      <w:r w:rsidRPr="00903DBA">
        <w:rPr>
          <w:highlight w:val="white"/>
        </w:rPr>
        <w:t xml:space="preserve">                         ? (localeConvPtr-&gt;longMonthList) : NULL;</w:t>
      </w:r>
    </w:p>
    <w:p w14:paraId="3710EB7D" w14:textId="77777777" w:rsidR="00E77B17" w:rsidRPr="00903DBA" w:rsidRDefault="00E77B17" w:rsidP="005C6E47">
      <w:pPr>
        <w:pStyle w:val="Code"/>
        <w:rPr>
          <w:highlight w:val="white"/>
        </w:rPr>
      </w:pPr>
    </w:p>
    <w:p w14:paraId="1F26EDBC" w14:textId="77777777" w:rsidR="00E77B17" w:rsidRPr="00903DBA" w:rsidRDefault="00E77B17" w:rsidP="005C6E47">
      <w:pPr>
        <w:pStyle w:val="Code"/>
        <w:rPr>
          <w:highlight w:val="white"/>
        </w:rPr>
      </w:pPr>
      <w:r w:rsidRPr="00903DBA">
        <w:rPr>
          <w:highlight w:val="white"/>
        </w:rPr>
        <w:t xml:space="preserve">  const BOOL leapDays = (tp-&gt;tm_year - 69) / 4;</w:t>
      </w:r>
    </w:p>
    <w:p w14:paraId="337AF82D" w14:textId="77777777" w:rsidR="00E77B17" w:rsidRPr="00903DBA" w:rsidRDefault="00E77B17" w:rsidP="005C6E47">
      <w:pPr>
        <w:pStyle w:val="Code"/>
        <w:rPr>
          <w:highlight w:val="white"/>
        </w:rPr>
      </w:pPr>
      <w:r w:rsidRPr="00903DBA">
        <w:rPr>
          <w:highlight w:val="white"/>
        </w:rPr>
        <w:t xml:space="preserve">  const long totalDays = 365 * (tp-&gt;tm_year - 70) + leapDays + tp-&gt;tm_yday;</w:t>
      </w:r>
    </w:p>
    <w:p w14:paraId="5BE16681" w14:textId="77777777" w:rsidR="00695F7D" w:rsidRPr="00903DBA" w:rsidRDefault="00695F7D" w:rsidP="00695F7D">
      <w:pPr>
        <w:pStyle w:val="Code"/>
        <w:rPr>
          <w:highlight w:val="white"/>
        </w:rPr>
      </w:pPr>
      <w:r w:rsidRPr="00903DBA">
        <w:rPr>
          <w:highlight w:val="white"/>
        </w:rPr>
        <w:t xml:space="preserve">  int yearDaySunday, yearDayMonday;</w:t>
      </w:r>
    </w:p>
    <w:p w14:paraId="0F8F96A4" w14:textId="77777777" w:rsidR="00E77B17" w:rsidRPr="00903DBA" w:rsidRDefault="00E77B17" w:rsidP="005C6E47">
      <w:pPr>
        <w:pStyle w:val="Code"/>
        <w:rPr>
          <w:highlight w:val="white"/>
        </w:rPr>
      </w:pPr>
    </w:p>
    <w:p w14:paraId="1292BF36" w14:textId="77777777" w:rsidR="00E77B17" w:rsidRPr="00903DBA" w:rsidRDefault="00E77B17" w:rsidP="005C6E47">
      <w:pPr>
        <w:pStyle w:val="Code"/>
        <w:rPr>
          <w:highlight w:val="white"/>
        </w:rPr>
      </w:pPr>
      <w:r w:rsidRPr="00903DBA">
        <w:rPr>
          <w:highlight w:val="white"/>
        </w:rPr>
        <w:t xml:space="preserve">  strcpy(s, "");</w:t>
      </w:r>
    </w:p>
    <w:p w14:paraId="22BE45D9" w14:textId="77777777" w:rsidR="00E77B17" w:rsidRPr="00903DBA" w:rsidRDefault="00E77B17" w:rsidP="005C6E47">
      <w:pPr>
        <w:pStyle w:val="Code"/>
        <w:rPr>
          <w:highlight w:val="white"/>
        </w:rPr>
      </w:pPr>
      <w:r w:rsidRPr="00903DBA">
        <w:rPr>
          <w:highlight w:val="white"/>
        </w:rPr>
        <w:t xml:space="preserve">  shortDayList = (shortDayList != NULL)</w:t>
      </w:r>
    </w:p>
    <w:p w14:paraId="788A5764" w14:textId="77777777" w:rsidR="00E77B17" w:rsidRPr="00903DBA" w:rsidRDefault="00E77B17" w:rsidP="005C6E47">
      <w:pPr>
        <w:pStyle w:val="Code"/>
        <w:rPr>
          <w:highlight w:val="white"/>
        </w:rPr>
      </w:pPr>
      <w:r w:rsidRPr="00903DBA">
        <w:rPr>
          <w:highlight w:val="white"/>
        </w:rPr>
        <w:t xml:space="preserve">                 ? shortDayList : g_defaultShortDayList;</w:t>
      </w:r>
    </w:p>
    <w:p w14:paraId="6E47950E" w14:textId="77777777" w:rsidR="00E77B17" w:rsidRPr="00903DBA" w:rsidRDefault="00E77B17" w:rsidP="005C6E47">
      <w:pPr>
        <w:pStyle w:val="Code"/>
        <w:rPr>
          <w:highlight w:val="white"/>
        </w:rPr>
      </w:pPr>
      <w:r w:rsidRPr="00903DBA">
        <w:rPr>
          <w:highlight w:val="white"/>
        </w:rPr>
        <w:t xml:space="preserve">  longDayList = (longDayList != NULL) ? longDayList : g_defaultLongDayList;</w:t>
      </w:r>
    </w:p>
    <w:p w14:paraId="4B2E327F" w14:textId="77777777" w:rsidR="00E77B17" w:rsidRPr="00903DBA" w:rsidRDefault="00E77B17" w:rsidP="005C6E47">
      <w:pPr>
        <w:pStyle w:val="Code"/>
        <w:rPr>
          <w:highlight w:val="white"/>
        </w:rPr>
      </w:pPr>
      <w:r w:rsidRPr="00903DBA">
        <w:rPr>
          <w:highlight w:val="white"/>
        </w:rPr>
        <w:t xml:space="preserve">  shortMonthList = (shortMonthList != NULL)</w:t>
      </w:r>
    </w:p>
    <w:p w14:paraId="46540814" w14:textId="77777777" w:rsidR="00E77B17" w:rsidRPr="00903DBA" w:rsidRDefault="00E77B17" w:rsidP="005C6E47">
      <w:pPr>
        <w:pStyle w:val="Code"/>
        <w:rPr>
          <w:highlight w:val="white"/>
        </w:rPr>
      </w:pPr>
      <w:r w:rsidRPr="00903DBA">
        <w:rPr>
          <w:highlight w:val="white"/>
        </w:rPr>
        <w:t xml:space="preserve">                   ? shortMonthList : g_defaultShortMonthList;</w:t>
      </w:r>
    </w:p>
    <w:p w14:paraId="20C6CE38" w14:textId="77777777" w:rsidR="00E77B17" w:rsidRPr="00903DBA" w:rsidRDefault="00E77B17" w:rsidP="005C6E47">
      <w:pPr>
        <w:pStyle w:val="Code"/>
        <w:rPr>
          <w:highlight w:val="white"/>
        </w:rPr>
      </w:pPr>
      <w:r w:rsidRPr="00903DBA">
        <w:rPr>
          <w:highlight w:val="white"/>
        </w:rPr>
        <w:t xml:space="preserve">  longMonthList = (longMonthList != NULL) </w:t>
      </w:r>
    </w:p>
    <w:p w14:paraId="05E203DA" w14:textId="77777777" w:rsidR="00E77B17" w:rsidRPr="00903DBA" w:rsidRDefault="00E77B17" w:rsidP="005C6E47">
      <w:pPr>
        <w:pStyle w:val="Code"/>
        <w:rPr>
          <w:highlight w:val="white"/>
        </w:rPr>
      </w:pPr>
      <w:r w:rsidRPr="00903DBA">
        <w:rPr>
          <w:highlight w:val="white"/>
        </w:rPr>
        <w:t xml:space="preserve">                  ? longMonthList : g_defaultLongMonthList;</w:t>
      </w:r>
    </w:p>
    <w:p w14:paraId="4ABA7CF0" w14:textId="77777777" w:rsidR="00E77B17" w:rsidRPr="00903DBA" w:rsidRDefault="00E77B17" w:rsidP="005C6E47">
      <w:pPr>
        <w:pStyle w:val="Code"/>
        <w:rPr>
          <w:highlight w:val="white"/>
        </w:rPr>
      </w:pPr>
    </w:p>
    <w:p w14:paraId="6F57EC9C" w14:textId="77777777" w:rsidR="00E77B17" w:rsidRPr="00903DBA" w:rsidRDefault="00E77B17" w:rsidP="005C6E47">
      <w:pPr>
        <w:pStyle w:val="Code"/>
        <w:rPr>
          <w:highlight w:val="white"/>
        </w:rPr>
      </w:pPr>
      <w:r w:rsidRPr="00903DBA">
        <w:rPr>
          <w:highlight w:val="white"/>
        </w:rPr>
        <w:t xml:space="preserve">  // January 1, 1970, was a Thursday</w:t>
      </w:r>
    </w:p>
    <w:p w14:paraId="565DEEA7" w14:textId="77777777" w:rsidR="00E77B17" w:rsidRPr="00903DBA" w:rsidRDefault="00E77B17" w:rsidP="005C6E47">
      <w:pPr>
        <w:pStyle w:val="Code"/>
        <w:rPr>
          <w:highlight w:val="white"/>
        </w:rPr>
      </w:pPr>
      <w:r w:rsidRPr="00903DBA">
        <w:rPr>
          <w:highlight w:val="white"/>
        </w:rPr>
        <w:t xml:space="preserve">  if (totalDays &lt; 3) {</w:t>
      </w:r>
    </w:p>
    <w:p w14:paraId="6C9962F1" w14:textId="77777777" w:rsidR="00E77B17" w:rsidRPr="00903DBA" w:rsidRDefault="00E77B17" w:rsidP="005C6E47">
      <w:pPr>
        <w:pStyle w:val="Code"/>
        <w:rPr>
          <w:highlight w:val="white"/>
        </w:rPr>
      </w:pPr>
      <w:r w:rsidRPr="00903DBA">
        <w:rPr>
          <w:highlight w:val="white"/>
        </w:rPr>
        <w:t xml:space="preserve">    yearDaySunday = totalDays + 4;</w:t>
      </w:r>
    </w:p>
    <w:p w14:paraId="5375B56E" w14:textId="77777777" w:rsidR="00E77B17" w:rsidRPr="00903DBA" w:rsidRDefault="00E77B17" w:rsidP="005C6E47">
      <w:pPr>
        <w:pStyle w:val="Code"/>
        <w:rPr>
          <w:highlight w:val="white"/>
        </w:rPr>
      </w:pPr>
      <w:r w:rsidRPr="00903DBA">
        <w:rPr>
          <w:highlight w:val="white"/>
        </w:rPr>
        <w:t xml:space="preserve">  }</w:t>
      </w:r>
    </w:p>
    <w:p w14:paraId="65BE1CCB" w14:textId="77777777" w:rsidR="00E77B17" w:rsidRPr="00903DBA" w:rsidRDefault="00E77B17" w:rsidP="005C6E47">
      <w:pPr>
        <w:pStyle w:val="Code"/>
        <w:rPr>
          <w:highlight w:val="white"/>
        </w:rPr>
      </w:pPr>
      <w:r w:rsidRPr="00903DBA">
        <w:rPr>
          <w:highlight w:val="white"/>
        </w:rPr>
        <w:t xml:space="preserve">  else {</w:t>
      </w:r>
    </w:p>
    <w:p w14:paraId="49637DCC" w14:textId="77777777" w:rsidR="00E77B17" w:rsidRPr="00903DBA" w:rsidRDefault="00E77B17" w:rsidP="005C6E47">
      <w:pPr>
        <w:pStyle w:val="Code"/>
        <w:rPr>
          <w:highlight w:val="white"/>
        </w:rPr>
      </w:pPr>
      <w:r w:rsidRPr="00903DBA">
        <w:rPr>
          <w:highlight w:val="white"/>
        </w:rPr>
        <w:t xml:space="preserve">    yearDaySunday = (totalDays - 3) % 7;</w:t>
      </w:r>
    </w:p>
    <w:p w14:paraId="08DDE416" w14:textId="77777777" w:rsidR="00E77B17" w:rsidRPr="00903DBA" w:rsidRDefault="00E77B17" w:rsidP="005C6E47">
      <w:pPr>
        <w:pStyle w:val="Code"/>
        <w:rPr>
          <w:highlight w:val="white"/>
        </w:rPr>
      </w:pPr>
      <w:r w:rsidRPr="00903DBA">
        <w:rPr>
          <w:highlight w:val="white"/>
        </w:rPr>
        <w:t xml:space="preserve">  }</w:t>
      </w:r>
    </w:p>
    <w:p w14:paraId="4383E5D3" w14:textId="77777777" w:rsidR="00E77B17" w:rsidRPr="00903DBA" w:rsidRDefault="00E77B17" w:rsidP="005C6E47">
      <w:pPr>
        <w:pStyle w:val="Code"/>
        <w:rPr>
          <w:highlight w:val="white"/>
        </w:rPr>
      </w:pPr>
    </w:p>
    <w:p w14:paraId="3614B495" w14:textId="77777777" w:rsidR="00E77B17" w:rsidRPr="00903DBA" w:rsidRDefault="00E77B17" w:rsidP="005C6E47">
      <w:pPr>
        <w:pStyle w:val="Code"/>
        <w:rPr>
          <w:highlight w:val="white"/>
        </w:rPr>
      </w:pPr>
      <w:r w:rsidRPr="00903DBA">
        <w:rPr>
          <w:highlight w:val="white"/>
        </w:rPr>
        <w:t xml:space="preserve">  if (totalDays &lt; 4) {</w:t>
      </w:r>
    </w:p>
    <w:p w14:paraId="5360854E" w14:textId="77777777" w:rsidR="00E77B17" w:rsidRPr="00903DBA" w:rsidRDefault="00E77B17" w:rsidP="005C6E47">
      <w:pPr>
        <w:pStyle w:val="Code"/>
        <w:rPr>
          <w:highlight w:val="white"/>
        </w:rPr>
      </w:pPr>
      <w:r w:rsidRPr="00903DBA">
        <w:rPr>
          <w:highlight w:val="white"/>
        </w:rPr>
        <w:t xml:space="preserve">    yearDayMonday = totalDays + 3;</w:t>
      </w:r>
    </w:p>
    <w:p w14:paraId="38E6DE9F" w14:textId="77777777" w:rsidR="00E77B17" w:rsidRPr="00903DBA" w:rsidRDefault="00E77B17" w:rsidP="005C6E47">
      <w:pPr>
        <w:pStyle w:val="Code"/>
        <w:rPr>
          <w:highlight w:val="white"/>
        </w:rPr>
      </w:pPr>
      <w:r w:rsidRPr="00903DBA">
        <w:rPr>
          <w:highlight w:val="white"/>
        </w:rPr>
        <w:t xml:space="preserve">  }</w:t>
      </w:r>
    </w:p>
    <w:p w14:paraId="0BF75913" w14:textId="77777777" w:rsidR="00E77B17" w:rsidRPr="00903DBA" w:rsidRDefault="00E77B17" w:rsidP="005C6E47">
      <w:pPr>
        <w:pStyle w:val="Code"/>
        <w:rPr>
          <w:highlight w:val="white"/>
        </w:rPr>
      </w:pPr>
      <w:r w:rsidRPr="00903DBA">
        <w:rPr>
          <w:highlight w:val="white"/>
        </w:rPr>
        <w:t xml:space="preserve">  else {</w:t>
      </w:r>
    </w:p>
    <w:p w14:paraId="2B20E32E" w14:textId="77777777" w:rsidR="00E77B17" w:rsidRPr="00903DBA" w:rsidRDefault="00E77B17" w:rsidP="005C6E47">
      <w:pPr>
        <w:pStyle w:val="Code"/>
        <w:rPr>
          <w:highlight w:val="white"/>
        </w:rPr>
      </w:pPr>
      <w:r w:rsidRPr="00903DBA">
        <w:rPr>
          <w:highlight w:val="white"/>
        </w:rPr>
        <w:t xml:space="preserve">    yearDayMonday = (totalDays - 4) % 7;</w:t>
      </w:r>
    </w:p>
    <w:p w14:paraId="27B814CF" w14:textId="77777777" w:rsidR="00E77B17" w:rsidRPr="00903DBA" w:rsidRDefault="00E77B17" w:rsidP="005C6E47">
      <w:pPr>
        <w:pStyle w:val="Code"/>
        <w:rPr>
          <w:highlight w:val="white"/>
        </w:rPr>
      </w:pPr>
      <w:r w:rsidRPr="00903DBA">
        <w:rPr>
          <w:highlight w:val="white"/>
        </w:rPr>
        <w:t xml:space="preserve">  }</w:t>
      </w:r>
    </w:p>
    <w:p w14:paraId="5C030C69" w14:textId="77777777" w:rsidR="00E77B17" w:rsidRPr="00903DBA" w:rsidRDefault="00E77B17" w:rsidP="005C6E47">
      <w:pPr>
        <w:pStyle w:val="Code"/>
        <w:rPr>
          <w:highlight w:val="white"/>
        </w:rPr>
      </w:pPr>
    </w:p>
    <w:p w14:paraId="7BFFEF5C" w14:textId="77777777" w:rsidR="00E77B17" w:rsidRPr="00903DBA" w:rsidRDefault="00E77B17" w:rsidP="005C6E47">
      <w:pPr>
        <w:pStyle w:val="Code"/>
        <w:rPr>
          <w:highlight w:val="white"/>
        </w:rPr>
      </w:pPr>
      <w:r w:rsidRPr="00903DBA">
        <w:rPr>
          <w:highlight w:val="white"/>
        </w:rPr>
        <w:t xml:space="preserve">  { int index;</w:t>
      </w:r>
    </w:p>
    <w:p w14:paraId="248E86BF" w14:textId="77777777" w:rsidR="00E77B17" w:rsidRPr="00903DBA" w:rsidRDefault="00E77B17" w:rsidP="005C6E47">
      <w:pPr>
        <w:pStyle w:val="Code"/>
        <w:rPr>
          <w:highlight w:val="white"/>
        </w:rPr>
      </w:pPr>
      <w:r w:rsidRPr="00903DBA">
        <w:rPr>
          <w:highlight w:val="white"/>
        </w:rPr>
        <w:t xml:space="preserve">    for (index = 0; fmt[index] != '\0'; ++index) {</w:t>
      </w:r>
    </w:p>
    <w:p w14:paraId="0AD41DA3" w14:textId="77777777" w:rsidR="00E77B17" w:rsidRPr="00903DBA" w:rsidRDefault="00E77B17" w:rsidP="005C6E47">
      <w:pPr>
        <w:pStyle w:val="Code"/>
        <w:rPr>
          <w:highlight w:val="white"/>
        </w:rPr>
      </w:pPr>
      <w:r w:rsidRPr="00903DBA">
        <w:rPr>
          <w:highlight w:val="white"/>
        </w:rPr>
        <w:t xml:space="preserve">      char add[20];</w:t>
      </w:r>
    </w:p>
    <w:p w14:paraId="0681BE4D" w14:textId="77777777" w:rsidR="00E77B17" w:rsidRPr="00903DBA" w:rsidRDefault="00E77B17" w:rsidP="005C6E47">
      <w:pPr>
        <w:pStyle w:val="Code"/>
        <w:rPr>
          <w:highlight w:val="white"/>
        </w:rPr>
      </w:pPr>
    </w:p>
    <w:p w14:paraId="3A6E3969" w14:textId="77777777" w:rsidR="00E77B17" w:rsidRPr="00903DBA" w:rsidRDefault="00E77B17" w:rsidP="005C6E47">
      <w:pPr>
        <w:pStyle w:val="Code"/>
        <w:rPr>
          <w:highlight w:val="white"/>
        </w:rPr>
      </w:pPr>
      <w:r w:rsidRPr="00903DBA">
        <w:rPr>
          <w:highlight w:val="white"/>
        </w:rPr>
        <w:t xml:space="preserve">      if (fmt[index] == '%') {</w:t>
      </w:r>
    </w:p>
    <w:p w14:paraId="319D35C8" w14:textId="77777777" w:rsidR="00E77B17" w:rsidRPr="00903DBA" w:rsidRDefault="00E77B17" w:rsidP="005C6E47">
      <w:pPr>
        <w:pStyle w:val="Code"/>
        <w:rPr>
          <w:highlight w:val="white"/>
        </w:rPr>
      </w:pPr>
      <w:r w:rsidRPr="00903DBA">
        <w:rPr>
          <w:highlight w:val="white"/>
        </w:rPr>
        <w:t xml:space="preserve">        switch (fmt[++index]) {</w:t>
      </w:r>
    </w:p>
    <w:p w14:paraId="7724FBD1" w14:textId="77777777" w:rsidR="00E77B17" w:rsidRPr="00903DBA" w:rsidRDefault="00E77B17" w:rsidP="005C6E47">
      <w:pPr>
        <w:pStyle w:val="Code"/>
        <w:rPr>
          <w:highlight w:val="white"/>
        </w:rPr>
      </w:pPr>
      <w:r w:rsidRPr="00903DBA">
        <w:rPr>
          <w:highlight w:val="white"/>
        </w:rPr>
        <w:t xml:space="preserve">          case 'a':</w:t>
      </w:r>
    </w:p>
    <w:p w14:paraId="60DD69AD" w14:textId="77777777" w:rsidR="00E77B17" w:rsidRPr="00903DBA" w:rsidRDefault="00E77B17" w:rsidP="005C6E47">
      <w:pPr>
        <w:pStyle w:val="Code"/>
        <w:rPr>
          <w:highlight w:val="white"/>
        </w:rPr>
      </w:pPr>
      <w:r w:rsidRPr="00903DBA">
        <w:rPr>
          <w:highlight w:val="white"/>
        </w:rPr>
        <w:t xml:space="preserve">            strcpy(add, shortDayList[tp-&gt;tm_wday]);</w:t>
      </w:r>
    </w:p>
    <w:p w14:paraId="292BE94A" w14:textId="77777777" w:rsidR="00E77B17" w:rsidRPr="00903DBA" w:rsidRDefault="00E77B17" w:rsidP="005C6E47">
      <w:pPr>
        <w:pStyle w:val="Code"/>
        <w:rPr>
          <w:highlight w:val="white"/>
        </w:rPr>
      </w:pPr>
      <w:r w:rsidRPr="00903DBA">
        <w:rPr>
          <w:highlight w:val="white"/>
        </w:rPr>
        <w:t xml:space="preserve">            break;</w:t>
      </w:r>
    </w:p>
    <w:p w14:paraId="14A194C0" w14:textId="77777777" w:rsidR="00E77B17" w:rsidRPr="00903DBA" w:rsidRDefault="00E77B17" w:rsidP="00E77B17">
      <w:pPr>
        <w:pStyle w:val="Code"/>
        <w:rPr>
          <w:highlight w:val="white"/>
        </w:rPr>
      </w:pPr>
    </w:p>
    <w:p w14:paraId="15D44D90" w14:textId="77777777" w:rsidR="00E77B17" w:rsidRPr="00903DBA" w:rsidRDefault="00E77B17" w:rsidP="00E77B17">
      <w:pPr>
        <w:pStyle w:val="Code"/>
        <w:rPr>
          <w:highlight w:val="white"/>
        </w:rPr>
      </w:pPr>
      <w:r w:rsidRPr="00903DBA">
        <w:rPr>
          <w:highlight w:val="white"/>
        </w:rPr>
        <w:t xml:space="preserve">          case 'A':</w:t>
      </w:r>
    </w:p>
    <w:p w14:paraId="0CB04F8D" w14:textId="77777777" w:rsidR="00E77B17" w:rsidRPr="00903DBA" w:rsidRDefault="00E77B17" w:rsidP="00E77B17">
      <w:pPr>
        <w:pStyle w:val="Code"/>
        <w:rPr>
          <w:highlight w:val="white"/>
        </w:rPr>
      </w:pPr>
      <w:r w:rsidRPr="00903DBA">
        <w:rPr>
          <w:highlight w:val="white"/>
        </w:rPr>
        <w:t xml:space="preserve">            strcpy(add, longDayList[tp-&gt;tm_wday]);</w:t>
      </w:r>
    </w:p>
    <w:p w14:paraId="62E89D93" w14:textId="77777777" w:rsidR="00E77B17" w:rsidRPr="00903DBA" w:rsidRDefault="00E77B17" w:rsidP="00E77B17">
      <w:pPr>
        <w:pStyle w:val="Code"/>
        <w:rPr>
          <w:highlight w:val="white"/>
        </w:rPr>
      </w:pPr>
      <w:r w:rsidRPr="00903DBA">
        <w:rPr>
          <w:highlight w:val="white"/>
        </w:rPr>
        <w:t xml:space="preserve">            break;</w:t>
      </w:r>
    </w:p>
    <w:p w14:paraId="10F209F0" w14:textId="77777777" w:rsidR="00E77B17" w:rsidRPr="00903DBA" w:rsidRDefault="00E77B17" w:rsidP="00E77B17">
      <w:pPr>
        <w:pStyle w:val="Code"/>
        <w:rPr>
          <w:highlight w:val="white"/>
        </w:rPr>
      </w:pPr>
    </w:p>
    <w:p w14:paraId="3074077E" w14:textId="77777777" w:rsidR="00E77B17" w:rsidRPr="00903DBA" w:rsidRDefault="00E77B17" w:rsidP="00E77B17">
      <w:pPr>
        <w:pStyle w:val="Code"/>
        <w:rPr>
          <w:highlight w:val="white"/>
        </w:rPr>
      </w:pPr>
      <w:r w:rsidRPr="00903DBA">
        <w:rPr>
          <w:highlight w:val="white"/>
        </w:rPr>
        <w:t xml:space="preserve">          case 'b':</w:t>
      </w:r>
    </w:p>
    <w:p w14:paraId="6E50354D" w14:textId="77777777" w:rsidR="00E77B17" w:rsidRPr="00903DBA" w:rsidRDefault="00E77B17" w:rsidP="00E77B17">
      <w:pPr>
        <w:pStyle w:val="Code"/>
        <w:rPr>
          <w:highlight w:val="white"/>
        </w:rPr>
      </w:pPr>
      <w:r w:rsidRPr="00903DBA">
        <w:rPr>
          <w:highlight w:val="white"/>
        </w:rPr>
        <w:t xml:space="preserve">            strcpy(add, shortMonthList[tp-&gt;tm_mon]);</w:t>
      </w:r>
    </w:p>
    <w:p w14:paraId="1619C496" w14:textId="77777777" w:rsidR="00E77B17" w:rsidRPr="00903DBA" w:rsidRDefault="00E77B17" w:rsidP="00E77B17">
      <w:pPr>
        <w:pStyle w:val="Code"/>
        <w:rPr>
          <w:highlight w:val="white"/>
        </w:rPr>
      </w:pPr>
      <w:r w:rsidRPr="00903DBA">
        <w:rPr>
          <w:highlight w:val="white"/>
        </w:rPr>
        <w:t xml:space="preserve">            break;</w:t>
      </w:r>
    </w:p>
    <w:p w14:paraId="75975A79" w14:textId="77777777" w:rsidR="00E77B17" w:rsidRPr="00903DBA" w:rsidRDefault="00E77B17" w:rsidP="00E77B17">
      <w:pPr>
        <w:pStyle w:val="Code"/>
        <w:rPr>
          <w:highlight w:val="white"/>
        </w:rPr>
      </w:pPr>
    </w:p>
    <w:p w14:paraId="4A76C5B3" w14:textId="77777777" w:rsidR="00E77B17" w:rsidRPr="00903DBA" w:rsidRDefault="00E77B17" w:rsidP="00E77B17">
      <w:pPr>
        <w:pStyle w:val="Code"/>
        <w:rPr>
          <w:highlight w:val="white"/>
        </w:rPr>
      </w:pPr>
      <w:r w:rsidRPr="00903DBA">
        <w:rPr>
          <w:highlight w:val="white"/>
        </w:rPr>
        <w:t xml:space="preserve">          case 'B':</w:t>
      </w:r>
    </w:p>
    <w:p w14:paraId="498B33AD" w14:textId="77777777" w:rsidR="00E77B17" w:rsidRPr="00903DBA" w:rsidRDefault="00E77B17" w:rsidP="00E77B17">
      <w:pPr>
        <w:pStyle w:val="Code"/>
        <w:rPr>
          <w:highlight w:val="white"/>
        </w:rPr>
      </w:pPr>
      <w:r w:rsidRPr="00903DBA">
        <w:rPr>
          <w:highlight w:val="white"/>
        </w:rPr>
        <w:t xml:space="preserve">            strcpy(add, longMonthList[tp-&gt;tm_mon]);</w:t>
      </w:r>
    </w:p>
    <w:p w14:paraId="7C4A50E8" w14:textId="77777777" w:rsidR="00E77B17" w:rsidRPr="00903DBA" w:rsidRDefault="00E77B17" w:rsidP="00E77B17">
      <w:pPr>
        <w:pStyle w:val="Code"/>
        <w:rPr>
          <w:highlight w:val="white"/>
        </w:rPr>
      </w:pPr>
      <w:r w:rsidRPr="00903DBA">
        <w:rPr>
          <w:highlight w:val="white"/>
        </w:rPr>
        <w:t xml:space="preserve">            break;</w:t>
      </w:r>
    </w:p>
    <w:p w14:paraId="4A0EC50C" w14:textId="77777777" w:rsidR="00E77B17" w:rsidRPr="00903DBA" w:rsidRDefault="00E77B17" w:rsidP="00E77B17">
      <w:pPr>
        <w:pStyle w:val="Code"/>
        <w:rPr>
          <w:highlight w:val="white"/>
        </w:rPr>
      </w:pPr>
    </w:p>
    <w:p w14:paraId="33AA4570" w14:textId="77777777" w:rsidR="00E77B17" w:rsidRPr="00903DBA" w:rsidRDefault="00E77B17" w:rsidP="00E77B17">
      <w:pPr>
        <w:pStyle w:val="Code"/>
        <w:rPr>
          <w:highlight w:val="white"/>
        </w:rPr>
      </w:pPr>
      <w:r w:rsidRPr="00903DBA">
        <w:rPr>
          <w:highlight w:val="white"/>
        </w:rPr>
        <w:t xml:space="preserve">          case 'c':</w:t>
      </w:r>
    </w:p>
    <w:p w14:paraId="263698A1" w14:textId="77777777" w:rsidR="00E77B17" w:rsidRPr="00903DBA" w:rsidRDefault="00E77B17" w:rsidP="00E77B17">
      <w:pPr>
        <w:pStyle w:val="Code"/>
        <w:rPr>
          <w:highlight w:val="white"/>
        </w:rPr>
      </w:pPr>
      <w:r w:rsidRPr="00903DBA">
        <w:rPr>
          <w:highlight w:val="white"/>
        </w:rPr>
        <w:t xml:space="preserve">            sprintf(add, "%04d-%02d-%02d %02d:%02d:%02d",</w:t>
      </w:r>
    </w:p>
    <w:p w14:paraId="178A2225" w14:textId="77777777" w:rsidR="00E77B17" w:rsidRPr="00903DBA" w:rsidRDefault="00E77B17" w:rsidP="00E77B17">
      <w:pPr>
        <w:pStyle w:val="Code"/>
        <w:rPr>
          <w:highlight w:val="white"/>
        </w:rPr>
      </w:pPr>
      <w:r w:rsidRPr="00903DBA">
        <w:rPr>
          <w:highlight w:val="white"/>
        </w:rPr>
        <w:t xml:space="preserve">                    1900 + tp-&gt;tm_year, tp-&gt;tm_mon + 1, tp-&gt;tm_mday,</w:t>
      </w:r>
    </w:p>
    <w:p w14:paraId="294CAE20" w14:textId="77777777" w:rsidR="00E77B17" w:rsidRPr="00903DBA" w:rsidRDefault="00E77B17" w:rsidP="00E77B17">
      <w:pPr>
        <w:pStyle w:val="Code"/>
        <w:rPr>
          <w:highlight w:val="white"/>
        </w:rPr>
      </w:pPr>
      <w:r w:rsidRPr="00903DBA">
        <w:rPr>
          <w:highlight w:val="white"/>
        </w:rPr>
        <w:t xml:space="preserve">                    tp-&gt;tm_hour, tp-&gt;tm_min, tp-&gt;tm_sec); </w:t>
      </w:r>
    </w:p>
    <w:p w14:paraId="7DC0BC71" w14:textId="77777777" w:rsidR="00E77B17" w:rsidRPr="00903DBA" w:rsidRDefault="00E77B17" w:rsidP="00E77B17">
      <w:pPr>
        <w:pStyle w:val="Code"/>
        <w:rPr>
          <w:highlight w:val="white"/>
        </w:rPr>
      </w:pPr>
      <w:r w:rsidRPr="00903DBA">
        <w:rPr>
          <w:highlight w:val="white"/>
        </w:rPr>
        <w:t xml:space="preserve">            break;</w:t>
      </w:r>
    </w:p>
    <w:p w14:paraId="660A2B71" w14:textId="77777777" w:rsidR="00E77B17" w:rsidRPr="00903DBA" w:rsidRDefault="00E77B17" w:rsidP="00E77B17">
      <w:pPr>
        <w:pStyle w:val="Code"/>
        <w:rPr>
          <w:highlight w:val="white"/>
        </w:rPr>
      </w:pPr>
    </w:p>
    <w:p w14:paraId="2F317993" w14:textId="77777777" w:rsidR="00E77B17" w:rsidRPr="00903DBA" w:rsidRDefault="00E77B17" w:rsidP="00E77B17">
      <w:pPr>
        <w:pStyle w:val="Code"/>
        <w:rPr>
          <w:highlight w:val="white"/>
        </w:rPr>
      </w:pPr>
      <w:r w:rsidRPr="00903DBA">
        <w:rPr>
          <w:highlight w:val="white"/>
        </w:rPr>
        <w:t xml:space="preserve">          case 'd':</w:t>
      </w:r>
    </w:p>
    <w:p w14:paraId="1811C8FB" w14:textId="77777777" w:rsidR="00E77B17" w:rsidRPr="00903DBA" w:rsidRDefault="00E77B17" w:rsidP="00E77B17">
      <w:pPr>
        <w:pStyle w:val="Code"/>
        <w:rPr>
          <w:highlight w:val="white"/>
        </w:rPr>
      </w:pPr>
      <w:r w:rsidRPr="00903DBA">
        <w:rPr>
          <w:highlight w:val="white"/>
        </w:rPr>
        <w:t xml:space="preserve">            sprintf(add, "%02d", tp-&gt;tm_mday);</w:t>
      </w:r>
    </w:p>
    <w:p w14:paraId="7D581115" w14:textId="77777777" w:rsidR="00E77B17" w:rsidRPr="00903DBA" w:rsidRDefault="00E77B17" w:rsidP="00E77B17">
      <w:pPr>
        <w:pStyle w:val="Code"/>
        <w:rPr>
          <w:highlight w:val="white"/>
        </w:rPr>
      </w:pPr>
      <w:r w:rsidRPr="00903DBA">
        <w:rPr>
          <w:highlight w:val="white"/>
        </w:rPr>
        <w:t xml:space="preserve">            break;</w:t>
      </w:r>
    </w:p>
    <w:p w14:paraId="369452E8" w14:textId="77777777" w:rsidR="00E77B17" w:rsidRPr="00903DBA" w:rsidRDefault="00E77B17" w:rsidP="00E77B17">
      <w:pPr>
        <w:pStyle w:val="Code"/>
        <w:rPr>
          <w:highlight w:val="white"/>
        </w:rPr>
      </w:pPr>
    </w:p>
    <w:p w14:paraId="733D66EB" w14:textId="77777777" w:rsidR="00E77B17" w:rsidRPr="00903DBA" w:rsidRDefault="00E77B17" w:rsidP="00E77B17">
      <w:pPr>
        <w:pStyle w:val="Code"/>
        <w:rPr>
          <w:highlight w:val="white"/>
        </w:rPr>
      </w:pPr>
      <w:r w:rsidRPr="00903DBA">
        <w:rPr>
          <w:highlight w:val="white"/>
        </w:rPr>
        <w:t xml:space="preserve">          case 'H':</w:t>
      </w:r>
    </w:p>
    <w:p w14:paraId="15A24101" w14:textId="77777777" w:rsidR="00E77B17" w:rsidRPr="00903DBA" w:rsidRDefault="00E77B17" w:rsidP="00E77B17">
      <w:pPr>
        <w:pStyle w:val="Code"/>
        <w:rPr>
          <w:highlight w:val="white"/>
        </w:rPr>
      </w:pPr>
      <w:r w:rsidRPr="00903DBA">
        <w:rPr>
          <w:highlight w:val="white"/>
        </w:rPr>
        <w:t xml:space="preserve">            sprintf(add, "%02d", tp-&gt;tm_hour);</w:t>
      </w:r>
    </w:p>
    <w:p w14:paraId="0CA4921E" w14:textId="77777777" w:rsidR="00E77B17" w:rsidRPr="00903DBA" w:rsidRDefault="00E77B17" w:rsidP="00E77B17">
      <w:pPr>
        <w:pStyle w:val="Code"/>
        <w:rPr>
          <w:highlight w:val="white"/>
        </w:rPr>
      </w:pPr>
      <w:r w:rsidRPr="00903DBA">
        <w:rPr>
          <w:highlight w:val="white"/>
        </w:rPr>
        <w:t xml:space="preserve">            break;</w:t>
      </w:r>
    </w:p>
    <w:p w14:paraId="208638B4" w14:textId="77777777" w:rsidR="00E77B17" w:rsidRPr="00903DBA" w:rsidRDefault="00E77B17" w:rsidP="00E77B17">
      <w:pPr>
        <w:pStyle w:val="Code"/>
        <w:rPr>
          <w:highlight w:val="white"/>
        </w:rPr>
      </w:pPr>
    </w:p>
    <w:p w14:paraId="583A26E2" w14:textId="77777777" w:rsidR="00E77B17" w:rsidRPr="00903DBA" w:rsidRDefault="00E77B17" w:rsidP="00E77B17">
      <w:pPr>
        <w:pStyle w:val="Code"/>
        <w:rPr>
          <w:highlight w:val="white"/>
        </w:rPr>
      </w:pPr>
      <w:r w:rsidRPr="00903DBA">
        <w:rPr>
          <w:highlight w:val="white"/>
        </w:rPr>
        <w:t xml:space="preserve">          case 'I':</w:t>
      </w:r>
    </w:p>
    <w:p w14:paraId="49F28F9B" w14:textId="77777777" w:rsidR="00E77B17" w:rsidRPr="00903DBA" w:rsidRDefault="00E77B17" w:rsidP="00E77B17">
      <w:pPr>
        <w:pStyle w:val="Code"/>
        <w:rPr>
          <w:highlight w:val="white"/>
        </w:rPr>
      </w:pPr>
      <w:r w:rsidRPr="00903DBA">
        <w:rPr>
          <w:highlight w:val="white"/>
        </w:rPr>
        <w:t xml:space="preserve">            sprintf(add, "%02d", tp-&gt;tm_hour % 12);</w:t>
      </w:r>
    </w:p>
    <w:p w14:paraId="797C0F89" w14:textId="77777777" w:rsidR="00E77B17" w:rsidRPr="00903DBA" w:rsidRDefault="00E77B17" w:rsidP="00E77B17">
      <w:pPr>
        <w:pStyle w:val="Code"/>
        <w:rPr>
          <w:highlight w:val="white"/>
        </w:rPr>
      </w:pPr>
      <w:r w:rsidRPr="00903DBA">
        <w:rPr>
          <w:highlight w:val="white"/>
        </w:rPr>
        <w:t xml:space="preserve">            break;</w:t>
      </w:r>
    </w:p>
    <w:p w14:paraId="276CFFFE" w14:textId="77777777" w:rsidR="00E77B17" w:rsidRPr="00903DBA" w:rsidRDefault="00E77B17" w:rsidP="00E77B17">
      <w:pPr>
        <w:pStyle w:val="Code"/>
        <w:rPr>
          <w:highlight w:val="white"/>
        </w:rPr>
      </w:pPr>
    </w:p>
    <w:p w14:paraId="1BA58B9E" w14:textId="77777777" w:rsidR="00E77B17" w:rsidRPr="00903DBA" w:rsidRDefault="00E77B17" w:rsidP="00E77B17">
      <w:pPr>
        <w:pStyle w:val="Code"/>
        <w:rPr>
          <w:highlight w:val="white"/>
        </w:rPr>
      </w:pPr>
      <w:r w:rsidRPr="00903DBA">
        <w:rPr>
          <w:highlight w:val="white"/>
        </w:rPr>
        <w:t xml:space="preserve">          case 'j':</w:t>
      </w:r>
    </w:p>
    <w:p w14:paraId="38E9E5CB" w14:textId="77777777" w:rsidR="00E77B17" w:rsidRPr="00903DBA" w:rsidRDefault="00E77B17" w:rsidP="00E77B17">
      <w:pPr>
        <w:pStyle w:val="Code"/>
        <w:rPr>
          <w:highlight w:val="white"/>
        </w:rPr>
      </w:pPr>
      <w:r w:rsidRPr="00903DBA">
        <w:rPr>
          <w:highlight w:val="white"/>
        </w:rPr>
        <w:t xml:space="preserve">            sprintf(add, "%03d", tp-&gt;tm_yday);</w:t>
      </w:r>
    </w:p>
    <w:p w14:paraId="00217BD6" w14:textId="77777777" w:rsidR="00E77B17" w:rsidRPr="00903DBA" w:rsidRDefault="00E77B17" w:rsidP="00E77B17">
      <w:pPr>
        <w:pStyle w:val="Code"/>
        <w:rPr>
          <w:highlight w:val="white"/>
        </w:rPr>
      </w:pPr>
      <w:r w:rsidRPr="00903DBA">
        <w:rPr>
          <w:highlight w:val="white"/>
        </w:rPr>
        <w:t xml:space="preserve">            break;</w:t>
      </w:r>
    </w:p>
    <w:p w14:paraId="1F98611D" w14:textId="77777777" w:rsidR="00E77B17" w:rsidRPr="00903DBA" w:rsidRDefault="00E77B17" w:rsidP="00E77B17">
      <w:pPr>
        <w:pStyle w:val="Code"/>
        <w:rPr>
          <w:highlight w:val="white"/>
        </w:rPr>
      </w:pPr>
    </w:p>
    <w:p w14:paraId="33D25AFF" w14:textId="77777777" w:rsidR="00E77B17" w:rsidRPr="00903DBA" w:rsidRDefault="00E77B17" w:rsidP="00E77B17">
      <w:pPr>
        <w:pStyle w:val="Code"/>
        <w:rPr>
          <w:highlight w:val="white"/>
        </w:rPr>
      </w:pPr>
      <w:r w:rsidRPr="00903DBA">
        <w:rPr>
          <w:highlight w:val="white"/>
        </w:rPr>
        <w:t xml:space="preserve">          case 'm':</w:t>
      </w:r>
    </w:p>
    <w:p w14:paraId="27F9B91D" w14:textId="77777777" w:rsidR="00E77B17" w:rsidRPr="00903DBA" w:rsidRDefault="00E77B17" w:rsidP="00E77B17">
      <w:pPr>
        <w:pStyle w:val="Code"/>
        <w:rPr>
          <w:highlight w:val="white"/>
        </w:rPr>
      </w:pPr>
      <w:r w:rsidRPr="00903DBA">
        <w:rPr>
          <w:highlight w:val="white"/>
        </w:rPr>
        <w:t xml:space="preserve">            sprintf(add, "%02d", tp-&gt;tm_mon + 1);</w:t>
      </w:r>
    </w:p>
    <w:p w14:paraId="323F4429" w14:textId="77777777" w:rsidR="00E77B17" w:rsidRPr="00903DBA" w:rsidRDefault="00E77B17" w:rsidP="00E77B17">
      <w:pPr>
        <w:pStyle w:val="Code"/>
        <w:rPr>
          <w:highlight w:val="white"/>
        </w:rPr>
      </w:pPr>
      <w:r w:rsidRPr="00903DBA">
        <w:rPr>
          <w:highlight w:val="white"/>
        </w:rPr>
        <w:t xml:space="preserve">            break;</w:t>
      </w:r>
    </w:p>
    <w:p w14:paraId="40269C55" w14:textId="77777777" w:rsidR="00E77B17" w:rsidRPr="00903DBA" w:rsidRDefault="00E77B17" w:rsidP="00E77B17">
      <w:pPr>
        <w:pStyle w:val="Code"/>
        <w:rPr>
          <w:highlight w:val="white"/>
        </w:rPr>
      </w:pPr>
    </w:p>
    <w:p w14:paraId="24482EA4" w14:textId="77777777" w:rsidR="00E77B17" w:rsidRPr="00903DBA" w:rsidRDefault="00E77B17" w:rsidP="00E77B17">
      <w:pPr>
        <w:pStyle w:val="Code"/>
        <w:rPr>
          <w:highlight w:val="white"/>
        </w:rPr>
      </w:pPr>
      <w:r w:rsidRPr="00903DBA">
        <w:rPr>
          <w:highlight w:val="white"/>
        </w:rPr>
        <w:t xml:space="preserve">          case 'M':</w:t>
      </w:r>
    </w:p>
    <w:p w14:paraId="0032012E" w14:textId="77777777" w:rsidR="00E77B17" w:rsidRPr="00903DBA" w:rsidRDefault="00E77B17" w:rsidP="00E77B17">
      <w:pPr>
        <w:pStyle w:val="Code"/>
        <w:rPr>
          <w:highlight w:val="white"/>
        </w:rPr>
      </w:pPr>
      <w:r w:rsidRPr="00903DBA">
        <w:rPr>
          <w:highlight w:val="white"/>
        </w:rPr>
        <w:t xml:space="preserve">            sprintf(add, "%02d", tp-&gt;tm_min);</w:t>
      </w:r>
    </w:p>
    <w:p w14:paraId="1963ECA6" w14:textId="77777777" w:rsidR="00E77B17" w:rsidRPr="00903DBA" w:rsidRDefault="00E77B17" w:rsidP="00E77B17">
      <w:pPr>
        <w:pStyle w:val="Code"/>
        <w:rPr>
          <w:highlight w:val="white"/>
        </w:rPr>
      </w:pPr>
      <w:r w:rsidRPr="00903DBA">
        <w:rPr>
          <w:highlight w:val="white"/>
        </w:rPr>
        <w:t xml:space="preserve">            break;</w:t>
      </w:r>
    </w:p>
    <w:p w14:paraId="297A52DB" w14:textId="77777777" w:rsidR="00E77B17" w:rsidRPr="00903DBA" w:rsidRDefault="00E77B17" w:rsidP="00E77B17">
      <w:pPr>
        <w:pStyle w:val="Code"/>
        <w:rPr>
          <w:highlight w:val="white"/>
        </w:rPr>
      </w:pPr>
    </w:p>
    <w:p w14:paraId="54C96664" w14:textId="77777777" w:rsidR="00E77B17" w:rsidRPr="00903DBA" w:rsidRDefault="00E77B17" w:rsidP="00E77B17">
      <w:pPr>
        <w:pStyle w:val="Code"/>
        <w:rPr>
          <w:highlight w:val="white"/>
        </w:rPr>
      </w:pPr>
      <w:r w:rsidRPr="00903DBA">
        <w:rPr>
          <w:highlight w:val="white"/>
        </w:rPr>
        <w:t xml:space="preserve">          case 'p':</w:t>
      </w:r>
    </w:p>
    <w:p w14:paraId="4D69FDA4" w14:textId="77777777" w:rsidR="00E77B17" w:rsidRPr="00903DBA" w:rsidRDefault="00E77B17" w:rsidP="00E77B17">
      <w:pPr>
        <w:pStyle w:val="Code"/>
        <w:rPr>
          <w:highlight w:val="white"/>
        </w:rPr>
      </w:pPr>
      <w:r w:rsidRPr="00903DBA">
        <w:rPr>
          <w:highlight w:val="white"/>
        </w:rPr>
        <w:t xml:space="preserve">            sprintf(add, "%s", (tp-&gt;tm_hour &lt; 12) ? "AM" : "PM");</w:t>
      </w:r>
    </w:p>
    <w:p w14:paraId="76346B52" w14:textId="77777777" w:rsidR="00E77B17" w:rsidRPr="00903DBA" w:rsidRDefault="00E77B17" w:rsidP="00E77B17">
      <w:pPr>
        <w:pStyle w:val="Code"/>
        <w:rPr>
          <w:highlight w:val="white"/>
        </w:rPr>
      </w:pPr>
      <w:r w:rsidRPr="00903DBA">
        <w:rPr>
          <w:highlight w:val="white"/>
        </w:rPr>
        <w:t xml:space="preserve">            break;</w:t>
      </w:r>
    </w:p>
    <w:p w14:paraId="54061476" w14:textId="77777777" w:rsidR="00E77B17" w:rsidRPr="00903DBA" w:rsidRDefault="00E77B17" w:rsidP="00E77B17">
      <w:pPr>
        <w:pStyle w:val="Code"/>
        <w:rPr>
          <w:highlight w:val="white"/>
        </w:rPr>
      </w:pPr>
    </w:p>
    <w:p w14:paraId="084BCD76" w14:textId="77777777" w:rsidR="00E77B17" w:rsidRPr="00903DBA" w:rsidRDefault="00E77B17" w:rsidP="00E77B17">
      <w:pPr>
        <w:pStyle w:val="Code"/>
        <w:rPr>
          <w:highlight w:val="white"/>
        </w:rPr>
      </w:pPr>
      <w:r w:rsidRPr="00903DBA">
        <w:rPr>
          <w:highlight w:val="white"/>
        </w:rPr>
        <w:t xml:space="preserve">          case 'S':</w:t>
      </w:r>
    </w:p>
    <w:p w14:paraId="5F15CC22" w14:textId="77777777" w:rsidR="00E77B17" w:rsidRPr="00903DBA" w:rsidRDefault="00E77B17" w:rsidP="00E77B17">
      <w:pPr>
        <w:pStyle w:val="Code"/>
        <w:rPr>
          <w:highlight w:val="white"/>
        </w:rPr>
      </w:pPr>
      <w:r w:rsidRPr="00903DBA">
        <w:rPr>
          <w:highlight w:val="white"/>
        </w:rPr>
        <w:t xml:space="preserve">            sprintf(add, "%02d", tp-&gt;tm_sec);</w:t>
      </w:r>
    </w:p>
    <w:p w14:paraId="62450AE4" w14:textId="77777777" w:rsidR="00E77B17" w:rsidRPr="00903DBA" w:rsidRDefault="00E77B17" w:rsidP="00E77B17">
      <w:pPr>
        <w:pStyle w:val="Code"/>
        <w:rPr>
          <w:highlight w:val="white"/>
        </w:rPr>
      </w:pPr>
      <w:r w:rsidRPr="00903DBA">
        <w:rPr>
          <w:highlight w:val="white"/>
        </w:rPr>
        <w:t xml:space="preserve">            break;</w:t>
      </w:r>
    </w:p>
    <w:p w14:paraId="0DBFC52B" w14:textId="77777777" w:rsidR="00E77B17" w:rsidRPr="00903DBA" w:rsidRDefault="00E77B17" w:rsidP="00E77B17">
      <w:pPr>
        <w:pStyle w:val="Code"/>
        <w:rPr>
          <w:highlight w:val="white"/>
        </w:rPr>
      </w:pPr>
    </w:p>
    <w:p w14:paraId="10FBAB29" w14:textId="77777777" w:rsidR="00E77B17" w:rsidRPr="00903DBA" w:rsidRDefault="00E77B17" w:rsidP="00E77B17">
      <w:pPr>
        <w:pStyle w:val="Code"/>
        <w:rPr>
          <w:highlight w:val="white"/>
        </w:rPr>
      </w:pPr>
      <w:r w:rsidRPr="00903DBA">
        <w:rPr>
          <w:highlight w:val="white"/>
        </w:rPr>
        <w:t xml:space="preserve">          case 'U':</w:t>
      </w:r>
    </w:p>
    <w:p w14:paraId="21E201A3" w14:textId="77777777" w:rsidR="00E77B17" w:rsidRPr="00903DBA" w:rsidRDefault="00E77B17" w:rsidP="00E77B17">
      <w:pPr>
        <w:pStyle w:val="Code"/>
        <w:rPr>
          <w:highlight w:val="white"/>
        </w:rPr>
      </w:pPr>
      <w:r w:rsidRPr="00903DBA">
        <w:rPr>
          <w:highlight w:val="white"/>
        </w:rPr>
        <w:t xml:space="preserve">            sprintf(add, "%02d", yearDaySunday);</w:t>
      </w:r>
    </w:p>
    <w:p w14:paraId="76659777" w14:textId="77777777" w:rsidR="00E77B17" w:rsidRPr="00903DBA" w:rsidRDefault="00E77B17" w:rsidP="00E77B17">
      <w:pPr>
        <w:pStyle w:val="Code"/>
        <w:rPr>
          <w:highlight w:val="white"/>
        </w:rPr>
      </w:pPr>
      <w:r w:rsidRPr="00903DBA">
        <w:rPr>
          <w:highlight w:val="white"/>
        </w:rPr>
        <w:t xml:space="preserve">            break;</w:t>
      </w:r>
    </w:p>
    <w:p w14:paraId="3270947C" w14:textId="77777777" w:rsidR="00E77B17" w:rsidRPr="00903DBA" w:rsidRDefault="00E77B17" w:rsidP="00E77B17">
      <w:pPr>
        <w:pStyle w:val="Code"/>
        <w:rPr>
          <w:highlight w:val="white"/>
        </w:rPr>
      </w:pPr>
    </w:p>
    <w:p w14:paraId="23FD3463" w14:textId="77777777" w:rsidR="00E77B17" w:rsidRPr="00903DBA" w:rsidRDefault="00E77B17" w:rsidP="00E77B17">
      <w:pPr>
        <w:pStyle w:val="Code"/>
        <w:rPr>
          <w:highlight w:val="white"/>
        </w:rPr>
      </w:pPr>
      <w:r w:rsidRPr="00903DBA">
        <w:rPr>
          <w:highlight w:val="white"/>
        </w:rPr>
        <w:t xml:space="preserve">          case 'w':</w:t>
      </w:r>
    </w:p>
    <w:p w14:paraId="43CF7D8D" w14:textId="77777777" w:rsidR="00E77B17" w:rsidRPr="00903DBA" w:rsidRDefault="00E77B17" w:rsidP="00E77B17">
      <w:pPr>
        <w:pStyle w:val="Code"/>
        <w:rPr>
          <w:highlight w:val="white"/>
        </w:rPr>
      </w:pPr>
      <w:r w:rsidRPr="00903DBA">
        <w:rPr>
          <w:highlight w:val="white"/>
        </w:rPr>
        <w:t xml:space="preserve">            sprintf(add, "%02d", tp-&gt;tm_wday);</w:t>
      </w:r>
    </w:p>
    <w:p w14:paraId="0A105DEC" w14:textId="77777777" w:rsidR="00E77B17" w:rsidRPr="00903DBA" w:rsidRDefault="00E77B17" w:rsidP="00E77B17">
      <w:pPr>
        <w:pStyle w:val="Code"/>
        <w:rPr>
          <w:highlight w:val="white"/>
        </w:rPr>
      </w:pPr>
      <w:r w:rsidRPr="00903DBA">
        <w:rPr>
          <w:highlight w:val="white"/>
        </w:rPr>
        <w:t xml:space="preserve">            break;</w:t>
      </w:r>
    </w:p>
    <w:p w14:paraId="30EFD617" w14:textId="77777777" w:rsidR="00E77B17" w:rsidRPr="00903DBA" w:rsidRDefault="00E77B17" w:rsidP="00E77B17">
      <w:pPr>
        <w:pStyle w:val="Code"/>
        <w:rPr>
          <w:highlight w:val="white"/>
        </w:rPr>
      </w:pPr>
    </w:p>
    <w:p w14:paraId="7BF50266" w14:textId="77777777" w:rsidR="00E77B17" w:rsidRPr="00903DBA" w:rsidRDefault="00E77B17" w:rsidP="00E77B17">
      <w:pPr>
        <w:pStyle w:val="Code"/>
        <w:rPr>
          <w:highlight w:val="white"/>
        </w:rPr>
      </w:pPr>
      <w:r w:rsidRPr="00903DBA">
        <w:rPr>
          <w:highlight w:val="white"/>
        </w:rPr>
        <w:t xml:space="preserve">          case 'W':</w:t>
      </w:r>
    </w:p>
    <w:p w14:paraId="0169FF4A" w14:textId="77777777" w:rsidR="00E77B17" w:rsidRPr="00903DBA" w:rsidRDefault="00E77B17" w:rsidP="00E77B17">
      <w:pPr>
        <w:pStyle w:val="Code"/>
        <w:rPr>
          <w:highlight w:val="white"/>
        </w:rPr>
      </w:pPr>
      <w:r w:rsidRPr="00903DBA">
        <w:rPr>
          <w:highlight w:val="white"/>
        </w:rPr>
        <w:t xml:space="preserve">            sprintf(add, "%02d", yearDayMonday);</w:t>
      </w:r>
    </w:p>
    <w:p w14:paraId="5A7373A7" w14:textId="77777777" w:rsidR="00E77B17" w:rsidRPr="00903DBA" w:rsidRDefault="00E77B17" w:rsidP="00E77B17">
      <w:pPr>
        <w:pStyle w:val="Code"/>
        <w:rPr>
          <w:highlight w:val="white"/>
        </w:rPr>
      </w:pPr>
      <w:r w:rsidRPr="00903DBA">
        <w:rPr>
          <w:highlight w:val="white"/>
        </w:rPr>
        <w:t xml:space="preserve">            break;</w:t>
      </w:r>
    </w:p>
    <w:p w14:paraId="1A28A93C" w14:textId="77777777" w:rsidR="00E77B17" w:rsidRPr="00903DBA" w:rsidRDefault="00E77B17" w:rsidP="00E77B17">
      <w:pPr>
        <w:pStyle w:val="Code"/>
        <w:rPr>
          <w:highlight w:val="white"/>
        </w:rPr>
      </w:pPr>
    </w:p>
    <w:p w14:paraId="24F12064" w14:textId="77777777" w:rsidR="00E77B17" w:rsidRPr="00903DBA" w:rsidRDefault="00E77B17" w:rsidP="00E77B17">
      <w:pPr>
        <w:pStyle w:val="Code"/>
        <w:rPr>
          <w:highlight w:val="white"/>
        </w:rPr>
      </w:pPr>
      <w:r w:rsidRPr="00903DBA">
        <w:rPr>
          <w:highlight w:val="white"/>
        </w:rPr>
        <w:t xml:space="preserve">          case 'x':</w:t>
      </w:r>
    </w:p>
    <w:p w14:paraId="51745BA4" w14:textId="77777777" w:rsidR="00E77B17" w:rsidRPr="00903DBA" w:rsidRDefault="00E77B17" w:rsidP="00E77B17">
      <w:pPr>
        <w:pStyle w:val="Code"/>
        <w:rPr>
          <w:highlight w:val="white"/>
        </w:rPr>
      </w:pPr>
      <w:r w:rsidRPr="00903DBA">
        <w:rPr>
          <w:highlight w:val="white"/>
        </w:rPr>
        <w:t xml:space="preserve">            sprintf(add, "%04d-%02d-%02d", 1900 + tp-&gt;tm_year,</w:t>
      </w:r>
    </w:p>
    <w:p w14:paraId="77EC8F12" w14:textId="77777777" w:rsidR="00E77B17" w:rsidRPr="00903DBA" w:rsidRDefault="00E77B17" w:rsidP="00E77B17">
      <w:pPr>
        <w:pStyle w:val="Code"/>
        <w:rPr>
          <w:highlight w:val="white"/>
        </w:rPr>
      </w:pPr>
      <w:r w:rsidRPr="00903DBA">
        <w:rPr>
          <w:highlight w:val="white"/>
        </w:rPr>
        <w:t xml:space="preserve">                    tp-&gt;tm_mon + 1, tp-&gt;tm_mday);</w:t>
      </w:r>
    </w:p>
    <w:p w14:paraId="4939A657" w14:textId="77777777" w:rsidR="00E77B17" w:rsidRPr="00903DBA" w:rsidRDefault="00E77B17" w:rsidP="00E77B17">
      <w:pPr>
        <w:pStyle w:val="Code"/>
        <w:rPr>
          <w:highlight w:val="white"/>
        </w:rPr>
      </w:pPr>
      <w:r w:rsidRPr="00903DBA">
        <w:rPr>
          <w:highlight w:val="white"/>
        </w:rPr>
        <w:t xml:space="preserve">            break;</w:t>
      </w:r>
    </w:p>
    <w:p w14:paraId="43AF3ABC" w14:textId="77777777" w:rsidR="00E77B17" w:rsidRPr="00903DBA" w:rsidRDefault="00E77B17" w:rsidP="00E77B17">
      <w:pPr>
        <w:pStyle w:val="Code"/>
        <w:rPr>
          <w:highlight w:val="white"/>
        </w:rPr>
      </w:pPr>
    </w:p>
    <w:p w14:paraId="346D240D" w14:textId="77777777" w:rsidR="00E77B17" w:rsidRPr="00903DBA" w:rsidRDefault="00E77B17" w:rsidP="00E77B17">
      <w:pPr>
        <w:pStyle w:val="Code"/>
        <w:rPr>
          <w:highlight w:val="white"/>
        </w:rPr>
      </w:pPr>
      <w:r w:rsidRPr="00903DBA">
        <w:rPr>
          <w:highlight w:val="white"/>
        </w:rPr>
        <w:t xml:space="preserve">          case 'X':</w:t>
      </w:r>
    </w:p>
    <w:p w14:paraId="6EFE95A0" w14:textId="77777777" w:rsidR="00920682" w:rsidRPr="00903DBA" w:rsidRDefault="00E77B17" w:rsidP="00E77B17">
      <w:pPr>
        <w:pStyle w:val="Code"/>
        <w:rPr>
          <w:highlight w:val="white"/>
        </w:rPr>
      </w:pPr>
      <w:r w:rsidRPr="00903DBA">
        <w:rPr>
          <w:highlight w:val="white"/>
        </w:rPr>
        <w:t xml:space="preserve">            sprintf(add, "%02d:%02d:%02d", tp-&gt;tm_hour,</w:t>
      </w:r>
    </w:p>
    <w:p w14:paraId="5A0CD3D3" w14:textId="3AC88953" w:rsidR="00E77B17" w:rsidRPr="00903DBA" w:rsidRDefault="00920682" w:rsidP="00E77B17">
      <w:pPr>
        <w:pStyle w:val="Code"/>
        <w:rPr>
          <w:highlight w:val="white"/>
        </w:rPr>
      </w:pPr>
      <w:r w:rsidRPr="00903DBA">
        <w:rPr>
          <w:highlight w:val="white"/>
        </w:rPr>
        <w:t xml:space="preserve">                   </w:t>
      </w:r>
      <w:r w:rsidR="00E77B17" w:rsidRPr="00903DBA">
        <w:rPr>
          <w:highlight w:val="white"/>
        </w:rPr>
        <w:t xml:space="preserve"> tp-&gt;tm_min, tp-&gt;tm_sec); </w:t>
      </w:r>
    </w:p>
    <w:p w14:paraId="39271BF8" w14:textId="77777777" w:rsidR="00E77B17" w:rsidRPr="00903DBA" w:rsidRDefault="00E77B17" w:rsidP="00E77B17">
      <w:pPr>
        <w:pStyle w:val="Code"/>
        <w:rPr>
          <w:highlight w:val="white"/>
        </w:rPr>
      </w:pPr>
      <w:r w:rsidRPr="00903DBA">
        <w:rPr>
          <w:highlight w:val="white"/>
        </w:rPr>
        <w:t xml:space="preserve">            break;</w:t>
      </w:r>
    </w:p>
    <w:p w14:paraId="2C68DC86" w14:textId="77777777" w:rsidR="00E77B17" w:rsidRPr="00903DBA" w:rsidRDefault="00E77B17" w:rsidP="00E77B17">
      <w:pPr>
        <w:pStyle w:val="Code"/>
        <w:rPr>
          <w:highlight w:val="white"/>
        </w:rPr>
      </w:pPr>
    </w:p>
    <w:p w14:paraId="4DE0DBF1" w14:textId="77777777" w:rsidR="00E77B17" w:rsidRPr="00903DBA" w:rsidRDefault="00E77B17" w:rsidP="00E77B17">
      <w:pPr>
        <w:pStyle w:val="Code"/>
        <w:rPr>
          <w:highlight w:val="white"/>
        </w:rPr>
      </w:pPr>
      <w:r w:rsidRPr="00903DBA">
        <w:rPr>
          <w:highlight w:val="white"/>
        </w:rPr>
        <w:t xml:space="preserve">          case 'y':</w:t>
      </w:r>
    </w:p>
    <w:p w14:paraId="46628F88" w14:textId="77777777" w:rsidR="00E77B17" w:rsidRPr="00903DBA" w:rsidRDefault="00E77B17" w:rsidP="00E77B17">
      <w:pPr>
        <w:pStyle w:val="Code"/>
        <w:rPr>
          <w:highlight w:val="white"/>
        </w:rPr>
      </w:pPr>
      <w:r w:rsidRPr="00903DBA">
        <w:rPr>
          <w:highlight w:val="white"/>
        </w:rPr>
        <w:t xml:space="preserve">            sprintf(add, "%02d", tp-&gt;tm_year % 100);</w:t>
      </w:r>
    </w:p>
    <w:p w14:paraId="4E292C39" w14:textId="77777777" w:rsidR="00E77B17" w:rsidRPr="00903DBA" w:rsidRDefault="00E77B17" w:rsidP="00E77B17">
      <w:pPr>
        <w:pStyle w:val="Code"/>
        <w:rPr>
          <w:highlight w:val="white"/>
        </w:rPr>
      </w:pPr>
      <w:r w:rsidRPr="00903DBA">
        <w:rPr>
          <w:highlight w:val="white"/>
        </w:rPr>
        <w:t xml:space="preserve">            break;</w:t>
      </w:r>
    </w:p>
    <w:p w14:paraId="1C925C0E" w14:textId="77777777" w:rsidR="00E77B17" w:rsidRPr="00903DBA" w:rsidRDefault="00E77B17" w:rsidP="00E77B17">
      <w:pPr>
        <w:pStyle w:val="Code"/>
        <w:rPr>
          <w:highlight w:val="white"/>
        </w:rPr>
      </w:pPr>
    </w:p>
    <w:p w14:paraId="35E2344B" w14:textId="77777777" w:rsidR="00E77B17" w:rsidRPr="00903DBA" w:rsidRDefault="00E77B17" w:rsidP="00E77B17">
      <w:pPr>
        <w:pStyle w:val="Code"/>
        <w:rPr>
          <w:highlight w:val="white"/>
        </w:rPr>
      </w:pPr>
      <w:r w:rsidRPr="00903DBA">
        <w:rPr>
          <w:highlight w:val="white"/>
        </w:rPr>
        <w:t xml:space="preserve">          case 'Y':</w:t>
      </w:r>
    </w:p>
    <w:p w14:paraId="41FCE55B" w14:textId="77777777" w:rsidR="00E77B17" w:rsidRPr="00903DBA" w:rsidRDefault="00E77B17" w:rsidP="00E77B17">
      <w:pPr>
        <w:pStyle w:val="Code"/>
        <w:rPr>
          <w:highlight w:val="white"/>
        </w:rPr>
      </w:pPr>
      <w:r w:rsidRPr="00903DBA">
        <w:rPr>
          <w:highlight w:val="white"/>
        </w:rPr>
        <w:t xml:space="preserve">            sprintf(add, "%04d", 1900 + tp-&gt;tm_year);</w:t>
      </w:r>
    </w:p>
    <w:p w14:paraId="1DF7B22C" w14:textId="77777777" w:rsidR="00E77B17" w:rsidRPr="00903DBA" w:rsidRDefault="00E77B17" w:rsidP="00E77B17">
      <w:pPr>
        <w:pStyle w:val="Code"/>
        <w:rPr>
          <w:highlight w:val="white"/>
        </w:rPr>
      </w:pPr>
      <w:r w:rsidRPr="00903DBA">
        <w:rPr>
          <w:highlight w:val="white"/>
        </w:rPr>
        <w:t xml:space="preserve">            break;</w:t>
      </w:r>
    </w:p>
    <w:p w14:paraId="427AFADB" w14:textId="77777777" w:rsidR="00E77B17" w:rsidRPr="00903DBA" w:rsidRDefault="00E77B17" w:rsidP="00E77B17">
      <w:pPr>
        <w:pStyle w:val="Code"/>
        <w:rPr>
          <w:highlight w:val="white"/>
        </w:rPr>
      </w:pPr>
    </w:p>
    <w:p w14:paraId="02F6783B" w14:textId="77777777" w:rsidR="00E77B17" w:rsidRPr="00903DBA" w:rsidRDefault="00E77B17" w:rsidP="00E77B17">
      <w:pPr>
        <w:pStyle w:val="Code"/>
        <w:rPr>
          <w:highlight w:val="white"/>
        </w:rPr>
      </w:pPr>
      <w:r w:rsidRPr="00903DBA">
        <w:rPr>
          <w:highlight w:val="white"/>
        </w:rPr>
        <w:t xml:space="preserve">          case 'Z':</w:t>
      </w:r>
    </w:p>
    <w:p w14:paraId="446F2CA6" w14:textId="77777777" w:rsidR="00E77B17" w:rsidRPr="00903DBA" w:rsidRDefault="00E77B17" w:rsidP="00E77B17">
      <w:pPr>
        <w:pStyle w:val="Code"/>
        <w:rPr>
          <w:highlight w:val="white"/>
        </w:rPr>
      </w:pPr>
      <w:r w:rsidRPr="00903DBA">
        <w:rPr>
          <w:highlight w:val="white"/>
        </w:rPr>
        <w:t xml:space="preserve">            strcpy(add, "");</w:t>
      </w:r>
    </w:p>
    <w:p w14:paraId="7810C581" w14:textId="77777777" w:rsidR="00E77B17" w:rsidRPr="00903DBA" w:rsidRDefault="00E77B17" w:rsidP="00E77B17">
      <w:pPr>
        <w:pStyle w:val="Code"/>
        <w:rPr>
          <w:highlight w:val="white"/>
        </w:rPr>
      </w:pPr>
      <w:r w:rsidRPr="00903DBA">
        <w:rPr>
          <w:highlight w:val="white"/>
        </w:rPr>
        <w:t xml:space="preserve">            break;</w:t>
      </w:r>
    </w:p>
    <w:p w14:paraId="3675D79B" w14:textId="77777777" w:rsidR="00E77B17" w:rsidRPr="00903DBA" w:rsidRDefault="00E77B17" w:rsidP="00E77B17">
      <w:pPr>
        <w:pStyle w:val="Code"/>
        <w:rPr>
          <w:highlight w:val="white"/>
        </w:rPr>
      </w:pPr>
    </w:p>
    <w:p w14:paraId="61DD24F5" w14:textId="77777777" w:rsidR="00E77B17" w:rsidRPr="00903DBA" w:rsidRDefault="00E77B17" w:rsidP="00E77B17">
      <w:pPr>
        <w:pStyle w:val="Code"/>
        <w:rPr>
          <w:highlight w:val="white"/>
        </w:rPr>
      </w:pPr>
      <w:r w:rsidRPr="00903DBA">
        <w:rPr>
          <w:highlight w:val="white"/>
        </w:rPr>
        <w:t xml:space="preserve">          case '%':</w:t>
      </w:r>
    </w:p>
    <w:p w14:paraId="7BDFA810" w14:textId="77777777" w:rsidR="00E77B17" w:rsidRPr="00903DBA" w:rsidRDefault="00E77B17" w:rsidP="00E77B17">
      <w:pPr>
        <w:pStyle w:val="Code"/>
        <w:rPr>
          <w:highlight w:val="white"/>
        </w:rPr>
      </w:pPr>
      <w:r w:rsidRPr="00903DBA">
        <w:rPr>
          <w:highlight w:val="white"/>
        </w:rPr>
        <w:t xml:space="preserve">            strcpy(add, "%");</w:t>
      </w:r>
    </w:p>
    <w:p w14:paraId="4E3F5E94" w14:textId="3ABCE1B8" w:rsidR="00E77B17" w:rsidRPr="00903DBA" w:rsidRDefault="00E77B17" w:rsidP="00E77B17">
      <w:pPr>
        <w:pStyle w:val="Code"/>
        <w:rPr>
          <w:highlight w:val="white"/>
        </w:rPr>
      </w:pPr>
      <w:r w:rsidRPr="00903DBA">
        <w:rPr>
          <w:highlight w:val="white"/>
        </w:rPr>
        <w:t xml:space="preserve">        }</w:t>
      </w:r>
    </w:p>
    <w:p w14:paraId="701C3BD7" w14:textId="77777777" w:rsidR="00E77B17" w:rsidRPr="00903DBA" w:rsidRDefault="00E77B17" w:rsidP="00E77B17">
      <w:pPr>
        <w:pStyle w:val="Code"/>
        <w:rPr>
          <w:highlight w:val="white"/>
        </w:rPr>
      </w:pPr>
      <w:r w:rsidRPr="00903DBA">
        <w:rPr>
          <w:highlight w:val="white"/>
        </w:rPr>
        <w:t xml:space="preserve">      }</w:t>
      </w:r>
    </w:p>
    <w:p w14:paraId="06308C6A" w14:textId="77777777" w:rsidR="00E77B17" w:rsidRPr="00903DBA" w:rsidRDefault="00E77B17" w:rsidP="00E77B17">
      <w:pPr>
        <w:pStyle w:val="Code"/>
        <w:rPr>
          <w:highlight w:val="white"/>
        </w:rPr>
      </w:pPr>
      <w:r w:rsidRPr="00903DBA">
        <w:rPr>
          <w:highlight w:val="white"/>
        </w:rPr>
        <w:t xml:space="preserve">      else {</w:t>
      </w:r>
    </w:p>
    <w:p w14:paraId="0F8761CD" w14:textId="77777777" w:rsidR="00E77B17" w:rsidRPr="00903DBA" w:rsidRDefault="00E77B17" w:rsidP="00E77B17">
      <w:pPr>
        <w:pStyle w:val="Code"/>
        <w:rPr>
          <w:highlight w:val="white"/>
        </w:rPr>
      </w:pPr>
      <w:r w:rsidRPr="00903DBA">
        <w:rPr>
          <w:highlight w:val="white"/>
        </w:rPr>
        <w:t xml:space="preserve">        add[0] = fmt[index];</w:t>
      </w:r>
    </w:p>
    <w:p w14:paraId="57BFBE27" w14:textId="77777777" w:rsidR="00E77B17" w:rsidRPr="00903DBA" w:rsidRDefault="00E77B17" w:rsidP="00E77B17">
      <w:pPr>
        <w:pStyle w:val="Code"/>
        <w:rPr>
          <w:highlight w:val="white"/>
        </w:rPr>
      </w:pPr>
      <w:r w:rsidRPr="00903DBA">
        <w:rPr>
          <w:highlight w:val="white"/>
        </w:rPr>
        <w:t xml:space="preserve">        add[1] = '\0';</w:t>
      </w:r>
    </w:p>
    <w:p w14:paraId="71EEBF59" w14:textId="77777777" w:rsidR="00E77B17" w:rsidRPr="00903DBA" w:rsidRDefault="00E77B17" w:rsidP="00E77B17">
      <w:pPr>
        <w:pStyle w:val="Code"/>
        <w:rPr>
          <w:highlight w:val="white"/>
        </w:rPr>
      </w:pPr>
      <w:r w:rsidRPr="00903DBA">
        <w:rPr>
          <w:highlight w:val="white"/>
        </w:rPr>
        <w:t xml:space="preserve">      }</w:t>
      </w:r>
    </w:p>
    <w:p w14:paraId="6F2FA9B9" w14:textId="77777777" w:rsidR="00E77B17" w:rsidRPr="00903DBA" w:rsidRDefault="00E77B17" w:rsidP="00E77B17">
      <w:pPr>
        <w:pStyle w:val="Code"/>
        <w:rPr>
          <w:highlight w:val="white"/>
        </w:rPr>
      </w:pPr>
    </w:p>
    <w:p w14:paraId="128F09BB" w14:textId="77777777" w:rsidR="00E77B17" w:rsidRPr="00903DBA" w:rsidRDefault="00E77B17" w:rsidP="00E77B17">
      <w:pPr>
        <w:pStyle w:val="Code"/>
        <w:rPr>
          <w:highlight w:val="white"/>
        </w:rPr>
      </w:pPr>
      <w:r w:rsidRPr="00903DBA">
        <w:rPr>
          <w:highlight w:val="white"/>
        </w:rPr>
        <w:t xml:space="preserve">      if ((strlen(s) + strlen(add)) &lt; smax) {</w:t>
      </w:r>
    </w:p>
    <w:p w14:paraId="14751797" w14:textId="77777777" w:rsidR="00E77B17" w:rsidRPr="00903DBA" w:rsidRDefault="00E77B17" w:rsidP="00E77B17">
      <w:pPr>
        <w:pStyle w:val="Code"/>
        <w:rPr>
          <w:highlight w:val="white"/>
        </w:rPr>
      </w:pPr>
      <w:r w:rsidRPr="00903DBA">
        <w:rPr>
          <w:highlight w:val="white"/>
        </w:rPr>
        <w:t xml:space="preserve">        strcat(s, add);</w:t>
      </w:r>
    </w:p>
    <w:p w14:paraId="6B16A85C" w14:textId="77777777" w:rsidR="00E77B17" w:rsidRPr="00903DBA" w:rsidRDefault="00E77B17" w:rsidP="00E77B17">
      <w:pPr>
        <w:pStyle w:val="Code"/>
        <w:rPr>
          <w:highlight w:val="white"/>
        </w:rPr>
      </w:pPr>
      <w:r w:rsidRPr="00903DBA">
        <w:rPr>
          <w:highlight w:val="white"/>
        </w:rPr>
        <w:t xml:space="preserve">      }</w:t>
      </w:r>
    </w:p>
    <w:p w14:paraId="5F45CD94" w14:textId="77777777" w:rsidR="00E77B17" w:rsidRPr="00903DBA" w:rsidRDefault="00E77B17" w:rsidP="00E77B17">
      <w:pPr>
        <w:pStyle w:val="Code"/>
        <w:rPr>
          <w:highlight w:val="white"/>
        </w:rPr>
      </w:pPr>
      <w:r w:rsidRPr="00903DBA">
        <w:rPr>
          <w:highlight w:val="white"/>
        </w:rPr>
        <w:t xml:space="preserve">      else {</w:t>
      </w:r>
    </w:p>
    <w:p w14:paraId="13EC7FDC" w14:textId="77777777" w:rsidR="00E77B17" w:rsidRPr="00903DBA" w:rsidRDefault="00E77B17" w:rsidP="00E77B17">
      <w:pPr>
        <w:pStyle w:val="Code"/>
        <w:rPr>
          <w:highlight w:val="white"/>
        </w:rPr>
      </w:pPr>
      <w:r w:rsidRPr="00903DBA">
        <w:rPr>
          <w:highlight w:val="white"/>
        </w:rPr>
        <w:t xml:space="preserve">        break;</w:t>
      </w:r>
    </w:p>
    <w:p w14:paraId="72F1CD45" w14:textId="77777777" w:rsidR="00E77B17" w:rsidRPr="00903DBA" w:rsidRDefault="00E77B17" w:rsidP="00E77B17">
      <w:pPr>
        <w:pStyle w:val="Code"/>
        <w:rPr>
          <w:highlight w:val="white"/>
        </w:rPr>
      </w:pPr>
      <w:r w:rsidRPr="00903DBA">
        <w:rPr>
          <w:highlight w:val="white"/>
        </w:rPr>
        <w:t xml:space="preserve">      }</w:t>
      </w:r>
    </w:p>
    <w:p w14:paraId="415CD2AB" w14:textId="77777777" w:rsidR="00E77B17" w:rsidRPr="00903DBA" w:rsidRDefault="00E77B17" w:rsidP="00E77B17">
      <w:pPr>
        <w:pStyle w:val="Code"/>
        <w:rPr>
          <w:highlight w:val="white"/>
        </w:rPr>
      </w:pPr>
      <w:r w:rsidRPr="00903DBA">
        <w:rPr>
          <w:highlight w:val="white"/>
        </w:rPr>
        <w:t xml:space="preserve">    }</w:t>
      </w:r>
    </w:p>
    <w:p w14:paraId="210AB4AD" w14:textId="77777777" w:rsidR="00E77B17" w:rsidRPr="00903DBA" w:rsidRDefault="00E77B17" w:rsidP="00E77B17">
      <w:pPr>
        <w:pStyle w:val="Code"/>
        <w:rPr>
          <w:highlight w:val="white"/>
        </w:rPr>
      </w:pPr>
      <w:r w:rsidRPr="00903DBA">
        <w:rPr>
          <w:highlight w:val="white"/>
        </w:rPr>
        <w:t xml:space="preserve">  }</w:t>
      </w:r>
    </w:p>
    <w:p w14:paraId="32C2206C" w14:textId="77777777" w:rsidR="00E77B17" w:rsidRPr="00903DBA" w:rsidRDefault="00E77B17" w:rsidP="00E77B17">
      <w:pPr>
        <w:pStyle w:val="Code"/>
        <w:rPr>
          <w:highlight w:val="white"/>
        </w:rPr>
      </w:pPr>
    </w:p>
    <w:p w14:paraId="5C62A553" w14:textId="77777777" w:rsidR="00E77B17" w:rsidRPr="00903DBA" w:rsidRDefault="00E77B17" w:rsidP="00E77B17">
      <w:pPr>
        <w:pStyle w:val="Code"/>
        <w:rPr>
          <w:highlight w:val="white"/>
        </w:rPr>
      </w:pPr>
      <w:r w:rsidRPr="00903DBA">
        <w:rPr>
          <w:highlight w:val="white"/>
        </w:rPr>
        <w:t xml:space="preserve">  return strlen(s);</w:t>
      </w:r>
    </w:p>
    <w:p w14:paraId="1816914D" w14:textId="4F6D560A" w:rsidR="00F96B7A" w:rsidRPr="00903DBA" w:rsidRDefault="00E77B17" w:rsidP="00E77B17">
      <w:pPr>
        <w:pStyle w:val="Code"/>
      </w:pPr>
      <w:r w:rsidRPr="00903DBA">
        <w:rPr>
          <w:highlight w:val="white"/>
        </w:rPr>
        <w:t>}</w:t>
      </w:r>
    </w:p>
    <w:p w14:paraId="091577D2" w14:textId="007809A4" w:rsidR="005B1C6D" w:rsidRPr="00903DBA" w:rsidRDefault="005B1C6D" w:rsidP="00F96B7A">
      <w:pPr>
        <w:pStyle w:val="Appendix"/>
        <w:rPr>
          <w:lang w:val="en-US"/>
        </w:rPr>
      </w:pPr>
      <w:bookmarkStart w:id="492" w:name="_Toc57656144"/>
      <w:r w:rsidRPr="00903DBA">
        <w:rPr>
          <w:lang w:val="en-US"/>
        </w:rPr>
        <w:t>The Preprocessor</w:t>
      </w:r>
      <w:bookmarkEnd w:id="490"/>
      <w:bookmarkEnd w:id="492"/>
    </w:p>
    <w:p w14:paraId="17A25FF3" w14:textId="6941EA95" w:rsidR="005B1C6D" w:rsidRPr="00903DBA" w:rsidRDefault="00110A2B" w:rsidP="005B1C6D">
      <w:r w:rsidRPr="00903DBA">
        <w:t xml:space="preserve">The preprocessor processes the source code before the compiler. This chapter is </w:t>
      </w:r>
      <w:r w:rsidR="001B227C" w:rsidRPr="00903DBA">
        <w:t>divided into two</w:t>
      </w:r>
      <w:r w:rsidR="005B1C6D" w:rsidRPr="00903DBA">
        <w:t xml:space="preserve"> parts, where the first part is a scanner and a </w:t>
      </w:r>
      <w:r w:rsidR="00CA1912" w:rsidRPr="00903DBA">
        <w:t>parser,</w:t>
      </w:r>
      <w:r w:rsidR="005B1C6D" w:rsidRPr="00903DBA">
        <w:t xml:space="preserve"> and the second part takes care of comments, string, and characters as well as handling macros and conditional programming.</w:t>
      </w:r>
    </w:p>
    <w:p w14:paraId="4B47AAA5" w14:textId="4B17A525" w:rsidR="005B1C6D" w:rsidRPr="00903DBA" w:rsidRDefault="005B1C6D" w:rsidP="005B1C6D">
      <w:pPr>
        <w:pStyle w:val="Rubrik2"/>
      </w:pPr>
      <w:bookmarkStart w:id="493" w:name="_Ref418256130"/>
      <w:bookmarkStart w:id="494" w:name="_Toc57656145"/>
      <w:r w:rsidRPr="00903DBA">
        <w:t xml:space="preserve">The Expression </w:t>
      </w:r>
      <w:r w:rsidR="007C4A54" w:rsidRPr="00903DBA">
        <w:t xml:space="preserve">Scanner and </w:t>
      </w:r>
      <w:r w:rsidRPr="00903DBA">
        <w:t>Parser</w:t>
      </w:r>
      <w:bookmarkEnd w:id="493"/>
      <w:bookmarkEnd w:id="494"/>
    </w:p>
    <w:p w14:paraId="078B90C0" w14:textId="69090C06" w:rsidR="007C4A54" w:rsidRPr="00903DBA" w:rsidRDefault="008C04F5" w:rsidP="007C4A54">
      <w:r w:rsidRPr="00903DBA">
        <w:t>Before we consider the preprocessor itself, we need to find a way to decide the whether the expressions given in the #</w:t>
      </w:r>
      <w:r w:rsidRPr="00903DBA">
        <w:rPr>
          <w:rStyle w:val="CodeInText"/>
        </w:rPr>
        <w:t>if</w:t>
      </w:r>
      <w:r w:rsidRPr="00903DBA">
        <w:t xml:space="preserve"> or #</w:t>
      </w:r>
      <w:proofErr w:type="spellStart"/>
      <w:r w:rsidRPr="00903DBA">
        <w:rPr>
          <w:rStyle w:val="CodeInText"/>
        </w:rPr>
        <w:t>elif</w:t>
      </w:r>
      <w:proofErr w:type="spellEnd"/>
      <w:r w:rsidRPr="00903DBA">
        <w:t xml:space="preserve"> directives equals zero. For that we need the expression </w:t>
      </w:r>
      <w:r w:rsidR="007C4A54" w:rsidRPr="00903DBA">
        <w:t>parser</w:t>
      </w:r>
      <w:r w:rsidRPr="00903DBA">
        <w:t>, which can be</w:t>
      </w:r>
      <w:r w:rsidR="001321E7" w:rsidRPr="00903DBA">
        <w:t xml:space="preserve"> viewed as a smaller version of the </w:t>
      </w:r>
      <w:r w:rsidR="001F160A" w:rsidRPr="00903DBA">
        <w:t xml:space="preserve">main parser of Chapter </w:t>
      </w:r>
      <w:r w:rsidR="001F160A" w:rsidRPr="00903DBA">
        <w:fldChar w:fldCharType="begin"/>
      </w:r>
      <w:r w:rsidR="001F160A" w:rsidRPr="00903DBA">
        <w:instrText xml:space="preserve"> REF _Ref54783705 \r \h </w:instrText>
      </w:r>
      <w:r w:rsidR="001F160A" w:rsidRPr="00903DBA">
        <w:fldChar w:fldCharType="separate"/>
      </w:r>
      <w:r w:rsidR="005F7BC3" w:rsidRPr="00903DBA">
        <w:t>3</w:t>
      </w:r>
      <w:r w:rsidR="001F160A" w:rsidRPr="00903DBA">
        <w:fldChar w:fldCharType="end"/>
      </w:r>
      <w:r w:rsidR="001F160A" w:rsidRPr="00903DBA">
        <w:t>.</w:t>
      </w:r>
      <w:r w:rsidRPr="00903DBA">
        <w:t xml:space="preserve"> We </w:t>
      </w:r>
      <w:proofErr w:type="gramStart"/>
      <w:r w:rsidRPr="00903DBA">
        <w:t>look into</w:t>
      </w:r>
      <w:proofErr w:type="gramEnd"/>
      <w:r w:rsidRPr="00903DBA">
        <w:t xml:space="preserve"> the grammar, scanner, and parser.</w:t>
      </w:r>
    </w:p>
    <w:p w14:paraId="176A4CB8" w14:textId="77777777" w:rsidR="005B1C6D" w:rsidRPr="00903DBA" w:rsidRDefault="005B1C6D" w:rsidP="005B1C6D">
      <w:pPr>
        <w:pStyle w:val="Rubrik3"/>
      </w:pPr>
      <w:bookmarkStart w:id="495" w:name="_Toc57656146"/>
      <w:r w:rsidRPr="00903DBA">
        <w:t>The Grammar</w:t>
      </w:r>
      <w:bookmarkEnd w:id="495"/>
    </w:p>
    <w:p w14:paraId="640DDAFA" w14:textId="1828C7F3" w:rsidR="005B1C6D" w:rsidRPr="00903DBA" w:rsidRDefault="005B1C6D" w:rsidP="005B1C6D">
      <w:r w:rsidRPr="00903DBA">
        <w:t xml:space="preserve">The grammar of an expression </w:t>
      </w:r>
      <w:r w:rsidR="005F4FD6" w:rsidRPr="00903DBA">
        <w:t xml:space="preserve">parser </w:t>
      </w:r>
      <w:r w:rsidRPr="00903DBA">
        <w:t>follows below.</w:t>
      </w:r>
      <w:r w:rsidR="00520C76" w:rsidRPr="00903DBA">
        <w:t xml:space="preserve"> Similar to the expression part of the main parser of Chapter  </w:t>
      </w:r>
      <w:r w:rsidR="00520C76" w:rsidRPr="00903DBA">
        <w:fldChar w:fldCharType="begin"/>
      </w:r>
      <w:r w:rsidR="00520C76" w:rsidRPr="00903DBA">
        <w:instrText xml:space="preserve"> REF _Ref54783705 \r \h </w:instrText>
      </w:r>
      <w:r w:rsidR="00520C76" w:rsidRPr="00903DBA">
        <w:fldChar w:fldCharType="separate"/>
      </w:r>
      <w:r w:rsidR="005F7BC3" w:rsidRPr="00903DBA">
        <w:t>3</w:t>
      </w:r>
      <w:r w:rsidR="00520C76" w:rsidRPr="00903DBA">
        <w:fldChar w:fldCharType="end"/>
      </w:r>
      <w:r w:rsidR="00520C76" w:rsidRPr="00903DBA">
        <w:t>, we add a new grammar rule for each precedence level.</w:t>
      </w:r>
    </w:p>
    <w:p w14:paraId="02968224" w14:textId="77777777" w:rsidR="005B1C6D" w:rsidRPr="00903DBA" w:rsidRDefault="005B1C6D" w:rsidP="005B1C6D">
      <w:pPr>
        <w:pStyle w:val="Code"/>
      </w:pPr>
      <w:r w:rsidRPr="00903DBA">
        <w:t>expression ::=</w:t>
      </w:r>
    </w:p>
    <w:p w14:paraId="630B3FF8" w14:textId="77777777" w:rsidR="005B1C6D" w:rsidRPr="00903DBA" w:rsidRDefault="005B1C6D" w:rsidP="005B1C6D">
      <w:pPr>
        <w:pStyle w:val="Code"/>
      </w:pPr>
      <w:r w:rsidRPr="00903DBA">
        <w:t xml:space="preserve">    logical_or_expression</w:t>
      </w:r>
    </w:p>
    <w:p w14:paraId="41A20355" w14:textId="77777777" w:rsidR="005B1C6D" w:rsidRPr="00903DBA" w:rsidRDefault="005B1C6D" w:rsidP="005B1C6D">
      <w:pPr>
        <w:pStyle w:val="Code"/>
      </w:pPr>
      <w:r w:rsidRPr="00903DBA">
        <w:t xml:space="preserve">  | logical_or_expression </w:t>
      </w:r>
      <w:r w:rsidRPr="00903DBA">
        <w:rPr>
          <w:b/>
        </w:rPr>
        <w:t>?</w:t>
      </w:r>
      <w:r w:rsidRPr="00903DBA">
        <w:t xml:space="preserve"> expression </w:t>
      </w:r>
      <w:r w:rsidRPr="00903DBA">
        <w:rPr>
          <w:b/>
        </w:rPr>
        <w:t>:</w:t>
      </w:r>
      <w:r w:rsidRPr="00903DBA">
        <w:t xml:space="preserve"> expression</w:t>
      </w:r>
    </w:p>
    <w:p w14:paraId="7F66B67B" w14:textId="77777777" w:rsidR="005B1C6D" w:rsidRPr="00903DBA" w:rsidRDefault="005B1C6D" w:rsidP="005B1C6D">
      <w:pPr>
        <w:pStyle w:val="Code"/>
      </w:pPr>
    </w:p>
    <w:p w14:paraId="22738E63" w14:textId="77777777" w:rsidR="005B1C6D" w:rsidRPr="00903DBA" w:rsidRDefault="005B1C6D" w:rsidP="005B1C6D">
      <w:pPr>
        <w:pStyle w:val="Code"/>
      </w:pPr>
      <w:r w:rsidRPr="00903DBA">
        <w:t>logical_or_expression ::=</w:t>
      </w:r>
    </w:p>
    <w:p w14:paraId="462A2FA0" w14:textId="77777777" w:rsidR="005B1C6D" w:rsidRPr="00903DBA" w:rsidRDefault="005B1C6D" w:rsidP="005B1C6D">
      <w:pPr>
        <w:pStyle w:val="Code"/>
      </w:pPr>
      <w:r w:rsidRPr="00903DBA">
        <w:t xml:space="preserve">    logical_and_expression</w:t>
      </w:r>
    </w:p>
    <w:p w14:paraId="5B71E7C9" w14:textId="77777777" w:rsidR="005B1C6D" w:rsidRPr="00903DBA" w:rsidRDefault="005B1C6D" w:rsidP="005B1C6D">
      <w:pPr>
        <w:pStyle w:val="Code"/>
      </w:pPr>
      <w:r w:rsidRPr="00903DBA">
        <w:t xml:space="preserve">  | logical_or_expression </w:t>
      </w:r>
      <w:r w:rsidRPr="00903DBA">
        <w:rPr>
          <w:b/>
        </w:rPr>
        <w:t>||</w:t>
      </w:r>
      <w:r w:rsidRPr="00903DBA">
        <w:t xml:space="preserve"> logical_and_expression</w:t>
      </w:r>
    </w:p>
    <w:p w14:paraId="3BD601FB" w14:textId="77777777" w:rsidR="005B1C6D" w:rsidRPr="00903DBA" w:rsidRDefault="005B1C6D" w:rsidP="005B1C6D">
      <w:pPr>
        <w:pStyle w:val="Code"/>
      </w:pPr>
    </w:p>
    <w:p w14:paraId="1C16CC9B" w14:textId="77777777" w:rsidR="005B1C6D" w:rsidRPr="00903DBA" w:rsidRDefault="005B1C6D" w:rsidP="005B1C6D">
      <w:pPr>
        <w:pStyle w:val="Code"/>
      </w:pPr>
      <w:r w:rsidRPr="00903DBA">
        <w:t>logical_and_expression ::=</w:t>
      </w:r>
    </w:p>
    <w:p w14:paraId="31B428A8" w14:textId="2B9B2BE0" w:rsidR="005B1C6D" w:rsidRPr="00903DBA" w:rsidRDefault="005B1C6D" w:rsidP="005B1C6D">
      <w:pPr>
        <w:pStyle w:val="Code"/>
      </w:pPr>
      <w:r w:rsidRPr="00903DBA">
        <w:t xml:space="preserve">    </w:t>
      </w:r>
      <w:r w:rsidR="00FC270F" w:rsidRPr="00903DBA">
        <w:t>Bitwise_or_expression</w:t>
      </w:r>
    </w:p>
    <w:p w14:paraId="67888068" w14:textId="79AE1BC2" w:rsidR="005B1C6D" w:rsidRPr="00903DBA" w:rsidRDefault="005B1C6D" w:rsidP="005B1C6D">
      <w:pPr>
        <w:pStyle w:val="Code"/>
      </w:pPr>
      <w:r w:rsidRPr="00903DBA">
        <w:t xml:space="preserve">  | bitwise_and_expression </w:t>
      </w:r>
      <w:r w:rsidRPr="00903DBA">
        <w:rPr>
          <w:b/>
        </w:rPr>
        <w:t>&amp;&amp;</w:t>
      </w:r>
      <w:r w:rsidRPr="00903DBA">
        <w:t xml:space="preserve"> </w:t>
      </w:r>
      <w:r w:rsidR="00FC270F" w:rsidRPr="00903DBA">
        <w:t>bitwise_or_expression</w:t>
      </w:r>
    </w:p>
    <w:p w14:paraId="7AB30BA4" w14:textId="77777777" w:rsidR="005B1C6D" w:rsidRPr="00903DBA" w:rsidRDefault="005B1C6D" w:rsidP="005B1C6D">
      <w:pPr>
        <w:pStyle w:val="Code"/>
      </w:pPr>
    </w:p>
    <w:p w14:paraId="41D28811" w14:textId="6F986F25" w:rsidR="005B1C6D" w:rsidRPr="00903DBA" w:rsidRDefault="00FC270F" w:rsidP="005B1C6D">
      <w:pPr>
        <w:pStyle w:val="Code"/>
      </w:pPr>
      <w:r w:rsidRPr="00903DBA">
        <w:t>bitwise_or_expression</w:t>
      </w:r>
      <w:r w:rsidR="005B1C6D" w:rsidRPr="00903DBA">
        <w:t xml:space="preserve"> ::=</w:t>
      </w:r>
    </w:p>
    <w:p w14:paraId="44BAC6D2" w14:textId="77777777" w:rsidR="005B1C6D" w:rsidRPr="00903DBA" w:rsidRDefault="005B1C6D" w:rsidP="005B1C6D">
      <w:pPr>
        <w:pStyle w:val="Code"/>
      </w:pPr>
      <w:r w:rsidRPr="00903DBA">
        <w:t xml:space="preserve">    bitwise_xor_expression</w:t>
      </w:r>
    </w:p>
    <w:p w14:paraId="4C6A4D8A" w14:textId="2BE10935" w:rsidR="005B1C6D" w:rsidRPr="00903DBA" w:rsidRDefault="005B1C6D" w:rsidP="005B1C6D">
      <w:pPr>
        <w:pStyle w:val="Code"/>
      </w:pPr>
      <w:r w:rsidRPr="00903DBA">
        <w:t xml:space="preserve">  | </w:t>
      </w:r>
      <w:r w:rsidR="00FC270F" w:rsidRPr="00903DBA">
        <w:t>bitwise_or_expression</w:t>
      </w:r>
      <w:r w:rsidRPr="00903DBA">
        <w:t xml:space="preserve"> </w:t>
      </w:r>
      <w:r w:rsidRPr="00903DBA">
        <w:rPr>
          <w:b/>
        </w:rPr>
        <w:t>|</w:t>
      </w:r>
      <w:r w:rsidRPr="00903DBA">
        <w:t xml:space="preserve"> bitwise_xor_expression</w:t>
      </w:r>
    </w:p>
    <w:p w14:paraId="252D8C83" w14:textId="77777777" w:rsidR="005B1C6D" w:rsidRPr="00903DBA" w:rsidRDefault="005B1C6D" w:rsidP="005B1C6D">
      <w:pPr>
        <w:pStyle w:val="Code"/>
      </w:pPr>
    </w:p>
    <w:p w14:paraId="5F744E36" w14:textId="77777777" w:rsidR="005B1C6D" w:rsidRPr="00903DBA" w:rsidRDefault="005B1C6D" w:rsidP="005B1C6D">
      <w:pPr>
        <w:pStyle w:val="Code"/>
      </w:pPr>
      <w:r w:rsidRPr="00903DBA">
        <w:t>bitwise_xor_expression ::=</w:t>
      </w:r>
    </w:p>
    <w:p w14:paraId="0BE9588B" w14:textId="77777777" w:rsidR="005B1C6D" w:rsidRPr="00903DBA" w:rsidRDefault="005B1C6D" w:rsidP="005B1C6D">
      <w:pPr>
        <w:pStyle w:val="Code"/>
      </w:pPr>
      <w:r w:rsidRPr="00903DBA">
        <w:t xml:space="preserve">    bitwise_and_expression</w:t>
      </w:r>
    </w:p>
    <w:p w14:paraId="11F687B1" w14:textId="77777777" w:rsidR="005B1C6D" w:rsidRPr="00903DBA" w:rsidRDefault="005B1C6D" w:rsidP="005B1C6D">
      <w:pPr>
        <w:pStyle w:val="Code"/>
      </w:pPr>
      <w:r w:rsidRPr="00903DBA">
        <w:t xml:space="preserve">  | bitwise_xor_expression </w:t>
      </w:r>
      <w:r w:rsidRPr="00903DBA">
        <w:rPr>
          <w:b/>
        </w:rPr>
        <w:t>^</w:t>
      </w:r>
      <w:r w:rsidRPr="00903DBA">
        <w:t xml:space="preserve"> bitwise_and_expression</w:t>
      </w:r>
    </w:p>
    <w:p w14:paraId="39C057CF" w14:textId="77777777" w:rsidR="005B1C6D" w:rsidRPr="00903DBA" w:rsidRDefault="005B1C6D" w:rsidP="005B1C6D">
      <w:pPr>
        <w:pStyle w:val="Code"/>
      </w:pPr>
    </w:p>
    <w:p w14:paraId="22F5771E" w14:textId="77777777" w:rsidR="005B1C6D" w:rsidRPr="00903DBA" w:rsidRDefault="005B1C6D" w:rsidP="005B1C6D">
      <w:pPr>
        <w:pStyle w:val="Code"/>
      </w:pPr>
      <w:r w:rsidRPr="00903DBA">
        <w:t>bitwise_and_expression ::=</w:t>
      </w:r>
    </w:p>
    <w:p w14:paraId="3DE78859" w14:textId="77777777" w:rsidR="005B1C6D" w:rsidRPr="00903DBA" w:rsidRDefault="005B1C6D" w:rsidP="005B1C6D">
      <w:pPr>
        <w:pStyle w:val="Code"/>
      </w:pPr>
      <w:r w:rsidRPr="00903DBA">
        <w:t xml:space="preserve">    equality_expression</w:t>
      </w:r>
    </w:p>
    <w:p w14:paraId="76669EFD" w14:textId="77777777" w:rsidR="005B1C6D" w:rsidRPr="00903DBA" w:rsidRDefault="005B1C6D" w:rsidP="005B1C6D">
      <w:pPr>
        <w:pStyle w:val="Code"/>
      </w:pPr>
      <w:r w:rsidRPr="00903DBA">
        <w:t xml:space="preserve">  | bitwise_and_expression </w:t>
      </w:r>
      <w:r w:rsidRPr="00903DBA">
        <w:rPr>
          <w:b/>
        </w:rPr>
        <w:t>&amp;</w:t>
      </w:r>
      <w:r w:rsidRPr="00903DBA">
        <w:t xml:space="preserve"> equality_expression</w:t>
      </w:r>
    </w:p>
    <w:p w14:paraId="59EE35E3" w14:textId="77777777" w:rsidR="005B1C6D" w:rsidRPr="00903DBA" w:rsidRDefault="005B1C6D" w:rsidP="005B1C6D">
      <w:pPr>
        <w:pStyle w:val="Code"/>
      </w:pPr>
    </w:p>
    <w:p w14:paraId="2296278C" w14:textId="77777777" w:rsidR="005B1C6D" w:rsidRPr="00903DBA" w:rsidRDefault="005B1C6D" w:rsidP="005B1C6D">
      <w:pPr>
        <w:pStyle w:val="Code"/>
      </w:pPr>
      <w:r w:rsidRPr="00903DBA">
        <w:t>equality_expression ::=</w:t>
      </w:r>
    </w:p>
    <w:p w14:paraId="7577F6C7" w14:textId="77777777" w:rsidR="005B1C6D" w:rsidRPr="00903DBA" w:rsidRDefault="005B1C6D" w:rsidP="005B1C6D">
      <w:pPr>
        <w:pStyle w:val="Code"/>
      </w:pPr>
      <w:r w:rsidRPr="00903DBA">
        <w:t xml:space="preserve">    relation_expression</w:t>
      </w:r>
    </w:p>
    <w:p w14:paraId="16433718"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 </w:t>
      </w:r>
    </w:p>
    <w:p w14:paraId="2BA53E81" w14:textId="77777777" w:rsidR="005B1C6D" w:rsidRPr="00903DBA" w:rsidRDefault="005B1C6D" w:rsidP="005B1C6D">
      <w:pPr>
        <w:pStyle w:val="Code"/>
      </w:pPr>
      <w:r w:rsidRPr="00903DBA">
        <w:t xml:space="preserve">  | equality_expression </w:t>
      </w:r>
      <w:r w:rsidRPr="00903DBA">
        <w:rPr>
          <w:b/>
        </w:rPr>
        <w:t>!=</w:t>
      </w:r>
      <w:r w:rsidRPr="00903DBA">
        <w:t xml:space="preserve"> relation_expression</w:t>
      </w:r>
    </w:p>
    <w:p w14:paraId="7D5BA9D6" w14:textId="77777777" w:rsidR="005B1C6D" w:rsidRPr="00903DBA" w:rsidRDefault="005B1C6D" w:rsidP="005B1C6D">
      <w:pPr>
        <w:pStyle w:val="Code"/>
      </w:pPr>
    </w:p>
    <w:p w14:paraId="408F61D1" w14:textId="77777777" w:rsidR="005B1C6D" w:rsidRPr="00903DBA" w:rsidRDefault="005B1C6D" w:rsidP="005B1C6D">
      <w:pPr>
        <w:pStyle w:val="Code"/>
      </w:pPr>
      <w:r w:rsidRPr="00903DBA">
        <w:t>relation_expression ::=</w:t>
      </w:r>
    </w:p>
    <w:p w14:paraId="57A85821" w14:textId="77777777" w:rsidR="005B1C6D" w:rsidRPr="00903DBA" w:rsidRDefault="005B1C6D" w:rsidP="005B1C6D">
      <w:pPr>
        <w:pStyle w:val="Code"/>
      </w:pPr>
      <w:r w:rsidRPr="00903DBA">
        <w:t xml:space="preserve">    shift_expression</w:t>
      </w:r>
    </w:p>
    <w:p w14:paraId="7049D595"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5B93AF09" w14:textId="77777777" w:rsidR="005B1C6D" w:rsidRPr="00903DBA" w:rsidRDefault="005B1C6D" w:rsidP="005B1C6D">
      <w:pPr>
        <w:pStyle w:val="Code"/>
      </w:pPr>
      <w:r w:rsidRPr="00903DBA">
        <w:t xml:space="preserve">  | relation_expression </w:t>
      </w:r>
      <w:r w:rsidRPr="00903DBA">
        <w:rPr>
          <w:b/>
        </w:rPr>
        <w:t>&lt;=</w:t>
      </w:r>
      <w:r w:rsidRPr="00903DBA">
        <w:t xml:space="preserve"> shift_expression </w:t>
      </w:r>
    </w:p>
    <w:p w14:paraId="4BAEDA7D"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 </w:t>
      </w:r>
    </w:p>
    <w:p w14:paraId="0E00CEAC" w14:textId="77777777" w:rsidR="005B1C6D" w:rsidRPr="00903DBA" w:rsidRDefault="005B1C6D" w:rsidP="005B1C6D">
      <w:pPr>
        <w:pStyle w:val="Code"/>
      </w:pPr>
      <w:r w:rsidRPr="00903DBA">
        <w:t xml:space="preserve">  | relation_expression </w:t>
      </w:r>
      <w:r w:rsidRPr="00903DBA">
        <w:rPr>
          <w:b/>
        </w:rPr>
        <w:t>&gt;=</w:t>
      </w:r>
      <w:r w:rsidRPr="00903DBA">
        <w:t xml:space="preserve"> shift_expression</w:t>
      </w:r>
    </w:p>
    <w:p w14:paraId="5005471E" w14:textId="77777777" w:rsidR="005B1C6D" w:rsidRPr="00903DBA" w:rsidRDefault="005B1C6D" w:rsidP="005B1C6D">
      <w:pPr>
        <w:pStyle w:val="Code"/>
      </w:pPr>
    </w:p>
    <w:p w14:paraId="7586314C" w14:textId="77777777" w:rsidR="005B1C6D" w:rsidRPr="00903DBA" w:rsidRDefault="005B1C6D" w:rsidP="005B1C6D">
      <w:pPr>
        <w:pStyle w:val="Code"/>
      </w:pPr>
      <w:r w:rsidRPr="00903DBA">
        <w:t>shift_expression ::=</w:t>
      </w:r>
    </w:p>
    <w:p w14:paraId="381E23ED" w14:textId="77777777" w:rsidR="005B1C6D" w:rsidRPr="00903DBA" w:rsidRDefault="005B1C6D" w:rsidP="005B1C6D">
      <w:pPr>
        <w:pStyle w:val="Code"/>
      </w:pPr>
      <w:r w:rsidRPr="00903DBA">
        <w:t xml:space="preserve">    add_expression</w:t>
      </w:r>
    </w:p>
    <w:p w14:paraId="7755038D" w14:textId="77777777" w:rsidR="005B1C6D" w:rsidRPr="00903DBA" w:rsidRDefault="005B1C6D" w:rsidP="005B1C6D">
      <w:pPr>
        <w:pStyle w:val="Code"/>
      </w:pPr>
      <w:r w:rsidRPr="00903DBA">
        <w:t xml:space="preserve">  | shift_expression </w:t>
      </w:r>
      <w:r w:rsidRPr="00903DBA">
        <w:rPr>
          <w:b/>
        </w:rPr>
        <w:t>&lt;&lt;</w:t>
      </w:r>
      <w:r w:rsidRPr="00903DBA">
        <w:t xml:space="preserve"> add_expression</w:t>
      </w:r>
    </w:p>
    <w:p w14:paraId="13762ADE" w14:textId="77777777" w:rsidR="005B1C6D" w:rsidRPr="00903DBA" w:rsidRDefault="005B1C6D" w:rsidP="005B1C6D">
      <w:pPr>
        <w:pStyle w:val="Code"/>
      </w:pPr>
      <w:r w:rsidRPr="00903DBA">
        <w:t xml:space="preserve">  | shift_expression </w:t>
      </w:r>
      <w:r w:rsidRPr="00903DBA">
        <w:rPr>
          <w:b/>
        </w:rPr>
        <w:t>&gt;&gt;</w:t>
      </w:r>
      <w:r w:rsidRPr="00903DBA">
        <w:t xml:space="preserve"> add_expression</w:t>
      </w:r>
    </w:p>
    <w:p w14:paraId="375736D4" w14:textId="77777777" w:rsidR="005B1C6D" w:rsidRPr="00903DBA" w:rsidRDefault="005B1C6D" w:rsidP="005B1C6D">
      <w:pPr>
        <w:pStyle w:val="Code"/>
      </w:pPr>
    </w:p>
    <w:p w14:paraId="27DF34FD" w14:textId="77777777" w:rsidR="005B1C6D" w:rsidRPr="00903DBA" w:rsidRDefault="005B1C6D" w:rsidP="005B1C6D">
      <w:pPr>
        <w:pStyle w:val="Code"/>
      </w:pPr>
      <w:r w:rsidRPr="00903DBA">
        <w:t>add_expression ::=</w:t>
      </w:r>
    </w:p>
    <w:p w14:paraId="39009CCF" w14:textId="77777777" w:rsidR="005B1C6D" w:rsidRPr="00903DBA" w:rsidRDefault="005B1C6D" w:rsidP="005B1C6D">
      <w:pPr>
        <w:pStyle w:val="Code"/>
      </w:pPr>
      <w:r w:rsidRPr="00903DBA">
        <w:t xml:space="preserve">    multiply_expression</w:t>
      </w:r>
    </w:p>
    <w:p w14:paraId="678C954D" w14:textId="77777777" w:rsidR="005B1C6D" w:rsidRPr="00903DBA" w:rsidRDefault="005B1C6D" w:rsidP="005B1C6D">
      <w:pPr>
        <w:pStyle w:val="Code"/>
      </w:pPr>
      <w:r w:rsidRPr="00903DBA">
        <w:t xml:space="preserve">  | add_expression </w:t>
      </w:r>
      <w:r w:rsidRPr="00903DBA">
        <w:rPr>
          <w:b/>
        </w:rPr>
        <w:t>+</w:t>
      </w:r>
      <w:r w:rsidRPr="00903DBA">
        <w:t xml:space="preserve"> multiply_expression </w:t>
      </w:r>
    </w:p>
    <w:p w14:paraId="17489E97" w14:textId="77777777" w:rsidR="005B1C6D" w:rsidRPr="00903DBA" w:rsidRDefault="005B1C6D" w:rsidP="005B1C6D">
      <w:pPr>
        <w:pStyle w:val="Code"/>
      </w:pPr>
      <w:r w:rsidRPr="00903DBA">
        <w:t xml:space="preserve">  | add_expression </w:t>
      </w:r>
      <w:r w:rsidRPr="00903DBA">
        <w:rPr>
          <w:b/>
        </w:rPr>
        <w:t>-</w:t>
      </w:r>
      <w:r w:rsidRPr="00903DBA">
        <w:t xml:space="preserve"> multiply_expression</w:t>
      </w:r>
    </w:p>
    <w:p w14:paraId="57F8C4BF" w14:textId="77777777" w:rsidR="005B1C6D" w:rsidRPr="00903DBA" w:rsidRDefault="005B1C6D" w:rsidP="005B1C6D">
      <w:pPr>
        <w:pStyle w:val="Code"/>
      </w:pPr>
    </w:p>
    <w:p w14:paraId="7DA0AE92" w14:textId="77777777" w:rsidR="005B1C6D" w:rsidRPr="00903DBA" w:rsidRDefault="005B1C6D" w:rsidP="005B1C6D">
      <w:pPr>
        <w:pStyle w:val="Code"/>
      </w:pPr>
      <w:r w:rsidRPr="00903DBA">
        <w:t>multiply_expression ::=</w:t>
      </w:r>
    </w:p>
    <w:p w14:paraId="1856196B" w14:textId="77777777" w:rsidR="005B1C6D" w:rsidRPr="00903DBA" w:rsidRDefault="005B1C6D" w:rsidP="005B1C6D">
      <w:pPr>
        <w:pStyle w:val="Code"/>
      </w:pPr>
      <w:r w:rsidRPr="00903DBA">
        <w:t xml:space="preserve">    prefix_expression</w:t>
      </w:r>
    </w:p>
    <w:p w14:paraId="3A19D37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BD19163"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 </w:t>
      </w:r>
    </w:p>
    <w:p w14:paraId="01C335B2" w14:textId="77777777" w:rsidR="005B1C6D" w:rsidRPr="00903DBA" w:rsidRDefault="005B1C6D" w:rsidP="005B1C6D">
      <w:pPr>
        <w:pStyle w:val="Code"/>
      </w:pPr>
      <w:r w:rsidRPr="00903DBA">
        <w:t xml:space="preserve">  | multiply_expression </w:t>
      </w:r>
      <w:r w:rsidRPr="00903DBA">
        <w:rPr>
          <w:b/>
        </w:rPr>
        <w:t>%</w:t>
      </w:r>
      <w:r w:rsidRPr="00903DBA">
        <w:t xml:space="preserve"> prefix_expression</w:t>
      </w:r>
    </w:p>
    <w:p w14:paraId="38EFA004" w14:textId="77777777" w:rsidR="005B1C6D" w:rsidRPr="00903DBA" w:rsidRDefault="005B1C6D" w:rsidP="005B1C6D">
      <w:pPr>
        <w:pStyle w:val="Code"/>
      </w:pPr>
    </w:p>
    <w:p w14:paraId="5BDA95B1" w14:textId="77777777" w:rsidR="005B1C6D" w:rsidRPr="00903DBA" w:rsidRDefault="005B1C6D" w:rsidP="005B1C6D">
      <w:pPr>
        <w:pStyle w:val="Code"/>
      </w:pPr>
      <w:r w:rsidRPr="00903DBA">
        <w:t>prefix_expression ::=</w:t>
      </w:r>
    </w:p>
    <w:p w14:paraId="6BAD88C8" w14:textId="77777777" w:rsidR="005B1C6D" w:rsidRPr="00903DBA" w:rsidRDefault="005B1C6D" w:rsidP="005B1C6D">
      <w:pPr>
        <w:pStyle w:val="Code"/>
      </w:pPr>
      <w:r w:rsidRPr="00903DBA">
        <w:t xml:space="preserve">    primary_expression</w:t>
      </w:r>
    </w:p>
    <w:p w14:paraId="7B65468E"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7750B6FC"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6E88D60F"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1288E8AD" w14:textId="77777777" w:rsidR="005B1C6D" w:rsidRPr="00903DBA" w:rsidRDefault="005B1C6D" w:rsidP="005B1C6D">
      <w:pPr>
        <w:pStyle w:val="Code"/>
      </w:pPr>
      <w:r w:rsidRPr="00903DBA">
        <w:t xml:space="preserve">  | </w:t>
      </w:r>
      <w:r w:rsidRPr="00903DBA">
        <w:rPr>
          <w:b/>
        </w:rPr>
        <w:t>!</w:t>
      </w:r>
      <w:r w:rsidRPr="00903DBA">
        <w:t xml:space="preserve"> prefix_expression</w:t>
      </w:r>
    </w:p>
    <w:p w14:paraId="2952E5A1" w14:textId="77777777" w:rsidR="005B1C6D" w:rsidRPr="00903DBA" w:rsidRDefault="005B1C6D" w:rsidP="005B1C6D">
      <w:pPr>
        <w:pStyle w:val="Code"/>
      </w:pPr>
    </w:p>
    <w:p w14:paraId="6C400E7A" w14:textId="77777777" w:rsidR="005B1C6D" w:rsidRPr="00903DBA" w:rsidRDefault="005B1C6D" w:rsidP="005B1C6D">
      <w:pPr>
        <w:pStyle w:val="Code"/>
      </w:pPr>
      <w:r w:rsidRPr="00903DBA">
        <w:t>primary_expression ::=</w:t>
      </w:r>
    </w:p>
    <w:p w14:paraId="707858FA" w14:textId="77777777" w:rsidR="005B1C6D" w:rsidRPr="00903DBA" w:rsidRDefault="005B1C6D" w:rsidP="005B1C6D">
      <w:pPr>
        <w:pStyle w:val="Code"/>
        <w:rPr>
          <w:b/>
        </w:rPr>
      </w:pPr>
      <w:r w:rsidRPr="00903DBA">
        <w:t xml:space="preserve">    </w:t>
      </w:r>
      <w:r w:rsidRPr="00903DBA">
        <w:rPr>
          <w:b/>
        </w:rPr>
        <w:t xml:space="preserve">identifier </w:t>
      </w:r>
    </w:p>
    <w:p w14:paraId="53FA55FF" w14:textId="77777777" w:rsidR="005B1C6D" w:rsidRPr="00903DBA" w:rsidRDefault="005B1C6D" w:rsidP="005B1C6D">
      <w:pPr>
        <w:pStyle w:val="Code"/>
      </w:pPr>
      <w:r w:rsidRPr="00903DBA">
        <w:t xml:space="preserve">  | </w:t>
      </w:r>
      <w:r w:rsidRPr="00903DBA">
        <w:rPr>
          <w:b/>
        </w:rPr>
        <w:t>value</w:t>
      </w:r>
    </w:p>
    <w:p w14:paraId="45C1F61F"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identifier</w:t>
      </w:r>
    </w:p>
    <w:p w14:paraId="3D0BDEF9" w14:textId="77777777" w:rsidR="005B1C6D" w:rsidRPr="00903DBA" w:rsidRDefault="005B1C6D" w:rsidP="005B1C6D">
      <w:pPr>
        <w:pStyle w:val="Code"/>
      </w:pPr>
      <w:r w:rsidRPr="00903DBA">
        <w:t xml:space="preserve">  | </w:t>
      </w:r>
      <w:r w:rsidRPr="00903DBA">
        <w:rPr>
          <w:b/>
        </w:rPr>
        <w:t>defined</w:t>
      </w:r>
      <w:r w:rsidRPr="00903DBA">
        <w:t xml:space="preserve"> </w:t>
      </w:r>
      <w:r w:rsidRPr="00903DBA">
        <w:rPr>
          <w:b/>
        </w:rPr>
        <w:t>( identifier )</w:t>
      </w:r>
      <w:r w:rsidRPr="00903DBA">
        <w:t xml:space="preserve"> </w:t>
      </w:r>
    </w:p>
    <w:p w14:paraId="0B75DCE3" w14:textId="77777777" w:rsidR="005B1C6D" w:rsidRPr="00903DBA" w:rsidRDefault="005B1C6D" w:rsidP="005B1C6D">
      <w:pPr>
        <w:pStyle w:val="Code"/>
        <w:rPr>
          <w:b/>
        </w:rPr>
      </w:pPr>
      <w:r w:rsidRPr="00903DBA">
        <w:t xml:space="preserve">  | </w:t>
      </w:r>
      <w:r w:rsidRPr="00903DBA">
        <w:rPr>
          <w:b/>
        </w:rPr>
        <w:t xml:space="preserve">( </w:t>
      </w:r>
      <w:r w:rsidRPr="00903DBA">
        <w:t xml:space="preserve">expression </w:t>
      </w:r>
      <w:r w:rsidRPr="00903DBA">
        <w:rPr>
          <w:b/>
        </w:rPr>
        <w:t>)</w:t>
      </w:r>
    </w:p>
    <w:p w14:paraId="43A7AF8E" w14:textId="77777777" w:rsidR="005B1C6D" w:rsidRPr="00903DBA" w:rsidRDefault="005B1C6D" w:rsidP="005B1C6D">
      <w:pPr>
        <w:pStyle w:val="Rubrik3"/>
      </w:pPr>
      <w:bookmarkStart w:id="496" w:name="_Toc57656147"/>
      <w:r w:rsidRPr="00903DBA">
        <w:t>The Parser</w:t>
      </w:r>
      <w:bookmarkEnd w:id="496"/>
    </w:p>
    <w:p w14:paraId="1306B22E" w14:textId="6A3FAB16" w:rsidR="005B1C6D" w:rsidRPr="00903DBA" w:rsidRDefault="005B1C6D" w:rsidP="005B1C6D">
      <w:r w:rsidRPr="00903DBA">
        <w:t xml:space="preserve">The </w:t>
      </w:r>
      <w:r w:rsidR="00CA196F" w:rsidRPr="00903DBA">
        <w:t>result of the parser is an integer value, floating</w:t>
      </w:r>
      <w:r w:rsidRPr="00903DBA">
        <w:t xml:space="preserve"> values are not used by the preprocessor</w:t>
      </w:r>
      <w:r w:rsidR="00CA196F" w:rsidRPr="00903DBA">
        <w:t>.</w:t>
      </w:r>
    </w:p>
    <w:p w14:paraId="02EE4F27" w14:textId="77777777" w:rsidR="005B1C6D" w:rsidRPr="00903DBA" w:rsidRDefault="005B1C6D" w:rsidP="005B1C6D">
      <w:pPr>
        <w:pStyle w:val="CodeHeader"/>
      </w:pPr>
      <w:proofErr w:type="spellStart"/>
      <w:r w:rsidRPr="00903DBA">
        <w:t>ExpressionParser.gppg</w:t>
      </w:r>
      <w:proofErr w:type="spellEnd"/>
    </w:p>
    <w:p w14:paraId="0B5F46BD" w14:textId="77777777" w:rsidR="005B1C6D" w:rsidRPr="00903DBA" w:rsidRDefault="005B1C6D" w:rsidP="005B1C6D">
      <w:pPr>
        <w:pStyle w:val="Code"/>
        <w:rPr>
          <w:highlight w:val="white"/>
        </w:rPr>
      </w:pPr>
      <w:r w:rsidRPr="00903DBA">
        <w:rPr>
          <w:highlight w:val="white"/>
        </w:rPr>
        <w:t>%namespace CCompiler_Exp</w:t>
      </w:r>
    </w:p>
    <w:p w14:paraId="612983A6" w14:textId="77777777" w:rsidR="005B1C6D" w:rsidRPr="00903DBA" w:rsidRDefault="005B1C6D" w:rsidP="005B1C6D">
      <w:pPr>
        <w:pStyle w:val="Code"/>
        <w:rPr>
          <w:highlight w:val="white"/>
        </w:rPr>
      </w:pPr>
      <w:r w:rsidRPr="00903DBA">
        <w:rPr>
          <w:highlight w:val="white"/>
        </w:rPr>
        <w:t>%partial</w:t>
      </w:r>
    </w:p>
    <w:p w14:paraId="10AC509D" w14:textId="77777777" w:rsidR="005B1C6D" w:rsidRPr="00903DBA" w:rsidRDefault="005B1C6D" w:rsidP="005B1C6D">
      <w:pPr>
        <w:pStyle w:val="Code"/>
        <w:rPr>
          <w:highlight w:val="white"/>
        </w:rPr>
      </w:pPr>
    </w:p>
    <w:p w14:paraId="3D9D4F02" w14:textId="77777777" w:rsidR="005B1C6D" w:rsidRPr="00903DBA" w:rsidRDefault="005B1C6D" w:rsidP="005B1C6D">
      <w:pPr>
        <w:pStyle w:val="Code"/>
        <w:rPr>
          <w:highlight w:val="white"/>
        </w:rPr>
      </w:pPr>
      <w:r w:rsidRPr="00903DBA">
        <w:rPr>
          <w:highlight w:val="white"/>
        </w:rPr>
        <w:t>%using CCompiler;</w:t>
      </w:r>
    </w:p>
    <w:p w14:paraId="56ECCD80" w14:textId="77777777" w:rsidR="005B1C6D" w:rsidRPr="00903DBA" w:rsidRDefault="005B1C6D" w:rsidP="005B1C6D">
      <w:pPr>
        <w:pStyle w:val="Code"/>
        <w:rPr>
          <w:highlight w:val="white"/>
        </w:rPr>
      </w:pPr>
    </w:p>
    <w:p w14:paraId="5594962B" w14:textId="77777777" w:rsidR="005B1C6D" w:rsidRPr="00903DBA" w:rsidRDefault="005B1C6D" w:rsidP="005B1C6D">
      <w:pPr>
        <w:pStyle w:val="Code"/>
        <w:rPr>
          <w:highlight w:val="white"/>
        </w:rPr>
      </w:pPr>
      <w:r w:rsidRPr="00903DBA">
        <w:rPr>
          <w:highlight w:val="white"/>
        </w:rPr>
        <w:t>%{</w:t>
      </w:r>
    </w:p>
    <w:p w14:paraId="4051D453" w14:textId="77777777" w:rsidR="005B1C6D" w:rsidRPr="00903DBA" w:rsidRDefault="005B1C6D" w:rsidP="005B1C6D">
      <w:pPr>
        <w:pStyle w:val="Code"/>
        <w:rPr>
          <w:highlight w:val="white"/>
        </w:rPr>
      </w:pPr>
      <w:r w:rsidRPr="00903DBA">
        <w:rPr>
          <w:highlight w:val="white"/>
        </w:rPr>
        <w:t xml:space="preserve">  // Empty.</w:t>
      </w:r>
    </w:p>
    <w:p w14:paraId="1E4B52CA" w14:textId="77777777" w:rsidR="005B1C6D" w:rsidRPr="00903DBA" w:rsidRDefault="005B1C6D" w:rsidP="005B1C6D">
      <w:pPr>
        <w:pStyle w:val="Code"/>
        <w:rPr>
          <w:highlight w:val="white"/>
        </w:rPr>
      </w:pPr>
      <w:r w:rsidRPr="00903DBA">
        <w:rPr>
          <w:highlight w:val="white"/>
        </w:rPr>
        <w:t>%}</w:t>
      </w:r>
    </w:p>
    <w:p w14:paraId="4AB3D2AB" w14:textId="77777777" w:rsidR="005B1C6D" w:rsidRPr="00903DBA" w:rsidRDefault="005B1C6D" w:rsidP="005B1C6D">
      <w:pPr>
        <w:pStyle w:val="Code"/>
        <w:rPr>
          <w:highlight w:val="white"/>
        </w:rPr>
      </w:pPr>
    </w:p>
    <w:p w14:paraId="6FA5C84E" w14:textId="77777777" w:rsidR="005B1C6D" w:rsidRPr="00903DBA" w:rsidRDefault="005B1C6D" w:rsidP="005B1C6D">
      <w:pPr>
        <w:pStyle w:val="Code"/>
        <w:rPr>
          <w:highlight w:val="white"/>
        </w:rPr>
      </w:pPr>
      <w:r w:rsidRPr="00903DBA">
        <w:rPr>
          <w:highlight w:val="white"/>
        </w:rPr>
        <w:t>%token DEFINED ADD SUBTRACT MULTIPLY DIVIDE MODULO EQUAL NOT_EQUAL LESS_THAN</w:t>
      </w:r>
    </w:p>
    <w:p w14:paraId="46023E8A" w14:textId="77777777" w:rsidR="005B1C6D" w:rsidRPr="00903DBA" w:rsidRDefault="005B1C6D" w:rsidP="005B1C6D">
      <w:pPr>
        <w:pStyle w:val="Code"/>
        <w:rPr>
          <w:highlight w:val="white"/>
        </w:rPr>
      </w:pPr>
      <w:r w:rsidRPr="00903DBA">
        <w:rPr>
          <w:highlight w:val="white"/>
        </w:rPr>
        <w:t xml:space="preserve">       LESS_THAN_EQUAL GREATER_THAN GREATER_THAN_EQUAL LEFT_SHIFT RIGHT_SHIFT</w:t>
      </w:r>
    </w:p>
    <w:p w14:paraId="5BE36196" w14:textId="77777777" w:rsidR="00CA196F" w:rsidRPr="00903DBA" w:rsidRDefault="005B1C6D" w:rsidP="005B1C6D">
      <w:pPr>
        <w:pStyle w:val="Code"/>
        <w:rPr>
          <w:highlight w:val="white"/>
        </w:rPr>
      </w:pPr>
      <w:r w:rsidRPr="00903DBA">
        <w:rPr>
          <w:highlight w:val="white"/>
        </w:rPr>
        <w:t xml:space="preserve">       QUESTION_MARK COLON LEFT_PARENTHESIS RIGHT_PARENTHESIS LOGICAL_OR</w:t>
      </w:r>
    </w:p>
    <w:p w14:paraId="705B5CDD" w14:textId="77777777" w:rsidR="00CA196F" w:rsidRPr="00903DBA" w:rsidRDefault="00CA196F" w:rsidP="005B1C6D">
      <w:pPr>
        <w:pStyle w:val="Code"/>
        <w:rPr>
          <w:highlight w:val="white"/>
        </w:rPr>
      </w:pPr>
      <w:r w:rsidRPr="00903DBA">
        <w:rPr>
          <w:highlight w:val="white"/>
        </w:rPr>
        <w:t xml:space="preserve">      </w:t>
      </w:r>
      <w:r w:rsidR="005B1C6D" w:rsidRPr="00903DBA">
        <w:rPr>
          <w:highlight w:val="white"/>
        </w:rPr>
        <w:t xml:space="preserve"> LOGICAL_AND</w:t>
      </w:r>
      <w:r w:rsidRPr="00903DBA">
        <w:rPr>
          <w:highlight w:val="white"/>
        </w:rPr>
        <w:t xml:space="preserve"> </w:t>
      </w:r>
      <w:r w:rsidR="005B1C6D" w:rsidRPr="00903DBA">
        <w:rPr>
          <w:highlight w:val="white"/>
        </w:rPr>
        <w:t>LOGICAL_NOT BITWISE_XOR BITWISE_OR BITWISE_AND BITWISE_NOT</w:t>
      </w:r>
    </w:p>
    <w:p w14:paraId="508E6B2A" w14:textId="3C096EFD" w:rsidR="005B1C6D" w:rsidRPr="00903DBA" w:rsidRDefault="00CA196F" w:rsidP="005B1C6D">
      <w:pPr>
        <w:pStyle w:val="Code"/>
        <w:rPr>
          <w:highlight w:val="white"/>
        </w:rPr>
      </w:pPr>
      <w:r w:rsidRPr="00903DBA">
        <w:rPr>
          <w:highlight w:val="white"/>
        </w:rPr>
        <w:t xml:space="preserve">      </w:t>
      </w:r>
      <w:r w:rsidR="005B1C6D" w:rsidRPr="00903DBA">
        <w:rPr>
          <w:highlight w:val="white"/>
        </w:rPr>
        <w:t xml:space="preserve"> EOL</w:t>
      </w:r>
    </w:p>
    <w:p w14:paraId="02B20FF1" w14:textId="77777777" w:rsidR="005B1C6D" w:rsidRPr="00903DBA" w:rsidRDefault="005B1C6D" w:rsidP="005B1C6D">
      <w:pPr>
        <w:pStyle w:val="Code"/>
        <w:rPr>
          <w:highlight w:val="white"/>
        </w:rPr>
      </w:pPr>
    </w:p>
    <w:p w14:paraId="041A3053" w14:textId="77777777" w:rsidR="005B1C6D" w:rsidRPr="00903DBA" w:rsidRDefault="005B1C6D" w:rsidP="005B1C6D">
      <w:pPr>
        <w:pStyle w:val="Code"/>
        <w:rPr>
          <w:highlight w:val="white"/>
        </w:rPr>
      </w:pPr>
      <w:r w:rsidRPr="00903DBA">
        <w:rPr>
          <w:highlight w:val="white"/>
        </w:rPr>
        <w:t>%union {</w:t>
      </w:r>
    </w:p>
    <w:p w14:paraId="7BBC943A" w14:textId="77777777" w:rsidR="005B1C6D" w:rsidRPr="00903DBA" w:rsidRDefault="005B1C6D" w:rsidP="005B1C6D">
      <w:pPr>
        <w:pStyle w:val="Code"/>
        <w:rPr>
          <w:highlight w:val="white"/>
        </w:rPr>
      </w:pPr>
      <w:r w:rsidRPr="00903DBA">
        <w:rPr>
          <w:highlight w:val="white"/>
        </w:rPr>
        <w:t xml:space="preserve">  public string name;</w:t>
      </w:r>
    </w:p>
    <w:p w14:paraId="0C8F6F1F" w14:textId="77777777" w:rsidR="005B1C6D" w:rsidRPr="00903DBA" w:rsidRDefault="005B1C6D" w:rsidP="005B1C6D">
      <w:pPr>
        <w:pStyle w:val="Code"/>
        <w:rPr>
          <w:highlight w:val="white"/>
        </w:rPr>
      </w:pPr>
      <w:r w:rsidRPr="00903DBA">
        <w:rPr>
          <w:highlight w:val="white"/>
        </w:rPr>
        <w:t xml:space="preserve">  public int integer_value;</w:t>
      </w:r>
    </w:p>
    <w:p w14:paraId="75A6BEC4" w14:textId="77777777" w:rsidR="005B1C6D" w:rsidRPr="00903DBA" w:rsidRDefault="005B1C6D" w:rsidP="005B1C6D">
      <w:pPr>
        <w:pStyle w:val="Code"/>
        <w:rPr>
          <w:highlight w:val="white"/>
        </w:rPr>
      </w:pPr>
      <w:r w:rsidRPr="00903DBA">
        <w:rPr>
          <w:highlight w:val="white"/>
        </w:rPr>
        <w:t>}</w:t>
      </w:r>
    </w:p>
    <w:p w14:paraId="18F1627C" w14:textId="77777777" w:rsidR="005B1C6D" w:rsidRPr="00903DBA" w:rsidRDefault="005B1C6D" w:rsidP="005B1C6D">
      <w:pPr>
        <w:pStyle w:val="Code"/>
        <w:rPr>
          <w:highlight w:val="white"/>
        </w:rPr>
      </w:pPr>
    </w:p>
    <w:p w14:paraId="7F5BFD7E" w14:textId="77777777" w:rsidR="005B1C6D" w:rsidRPr="00903DBA" w:rsidRDefault="005B1C6D" w:rsidP="005B1C6D">
      <w:pPr>
        <w:pStyle w:val="Code"/>
        <w:rPr>
          <w:highlight w:val="white"/>
        </w:rPr>
      </w:pPr>
      <w:r w:rsidRPr="00903DBA">
        <w:rPr>
          <w:highlight w:val="white"/>
        </w:rPr>
        <w:t>%token &lt;name&gt; NAME</w:t>
      </w:r>
    </w:p>
    <w:p w14:paraId="0718D1CC" w14:textId="77777777" w:rsidR="005B1C6D" w:rsidRPr="00903DBA" w:rsidRDefault="005B1C6D" w:rsidP="005B1C6D">
      <w:pPr>
        <w:pStyle w:val="Code"/>
        <w:rPr>
          <w:highlight w:val="white"/>
        </w:rPr>
      </w:pPr>
      <w:r w:rsidRPr="00903DBA">
        <w:rPr>
          <w:highlight w:val="white"/>
        </w:rPr>
        <w:t>%token &lt;integer_value&gt; VALUE</w:t>
      </w:r>
    </w:p>
    <w:p w14:paraId="5E353EDF" w14:textId="77777777" w:rsidR="005B1C6D" w:rsidRPr="00903DBA" w:rsidRDefault="005B1C6D" w:rsidP="005B1C6D">
      <w:pPr>
        <w:pStyle w:val="Code"/>
        <w:rPr>
          <w:highlight w:val="white"/>
        </w:rPr>
      </w:pPr>
    </w:p>
    <w:p w14:paraId="3BB9E0F5" w14:textId="77777777" w:rsidR="005B1C6D" w:rsidRPr="00903DBA" w:rsidRDefault="005B1C6D" w:rsidP="005B1C6D">
      <w:pPr>
        <w:pStyle w:val="Code"/>
        <w:rPr>
          <w:highlight w:val="white"/>
        </w:rPr>
      </w:pPr>
      <w:r w:rsidRPr="00903DBA">
        <w:rPr>
          <w:highlight w:val="white"/>
        </w:rPr>
        <w:t>%type &lt;integer_value&gt; expression logical_or_expression</w:t>
      </w:r>
    </w:p>
    <w:p w14:paraId="64F7D8B7" w14:textId="0AB5E065" w:rsidR="005B1C6D" w:rsidRPr="00903DBA" w:rsidRDefault="005B1C6D" w:rsidP="005B1C6D">
      <w:pPr>
        <w:pStyle w:val="Code"/>
        <w:rPr>
          <w:highlight w:val="white"/>
        </w:rPr>
      </w:pPr>
      <w:r w:rsidRPr="00903DBA">
        <w:rPr>
          <w:highlight w:val="white"/>
        </w:rPr>
        <w:t xml:space="preserve">                      logical_and_expression </w:t>
      </w:r>
      <w:r w:rsidR="00FC270F" w:rsidRPr="00903DBA">
        <w:rPr>
          <w:highlight w:val="white"/>
        </w:rPr>
        <w:t>bitwise_or_expression</w:t>
      </w:r>
    </w:p>
    <w:p w14:paraId="1341C9C9" w14:textId="77777777" w:rsidR="005B1C6D" w:rsidRPr="00903DBA" w:rsidRDefault="005B1C6D" w:rsidP="005B1C6D">
      <w:pPr>
        <w:pStyle w:val="Code"/>
        <w:rPr>
          <w:highlight w:val="white"/>
        </w:rPr>
      </w:pPr>
      <w:r w:rsidRPr="00903DBA">
        <w:rPr>
          <w:highlight w:val="white"/>
        </w:rPr>
        <w:t xml:space="preserve">                      bitwise_xor_expression bitwise_and_expression</w:t>
      </w:r>
    </w:p>
    <w:p w14:paraId="5DE6EDAC" w14:textId="77777777" w:rsidR="005B1C6D" w:rsidRPr="00903DBA" w:rsidRDefault="005B1C6D" w:rsidP="005B1C6D">
      <w:pPr>
        <w:pStyle w:val="Code"/>
        <w:rPr>
          <w:highlight w:val="white"/>
        </w:rPr>
      </w:pPr>
      <w:r w:rsidRPr="00903DBA">
        <w:rPr>
          <w:highlight w:val="white"/>
        </w:rPr>
        <w:t xml:space="preserve">                      equality_expression relation_expression</w:t>
      </w:r>
    </w:p>
    <w:p w14:paraId="7F38CE86" w14:textId="77777777" w:rsidR="005B1C6D" w:rsidRPr="00903DBA" w:rsidRDefault="005B1C6D" w:rsidP="005B1C6D">
      <w:pPr>
        <w:pStyle w:val="Code"/>
        <w:rPr>
          <w:highlight w:val="white"/>
        </w:rPr>
      </w:pPr>
      <w:r w:rsidRPr="00903DBA">
        <w:rPr>
          <w:highlight w:val="white"/>
        </w:rPr>
        <w:t xml:space="preserve">                      shift_expression add_expression</w:t>
      </w:r>
    </w:p>
    <w:p w14:paraId="4157F23A" w14:textId="77777777" w:rsidR="005B1C6D" w:rsidRPr="00903DBA" w:rsidRDefault="005B1C6D" w:rsidP="005B1C6D">
      <w:pPr>
        <w:pStyle w:val="Code"/>
        <w:rPr>
          <w:highlight w:val="white"/>
        </w:rPr>
      </w:pPr>
      <w:r w:rsidRPr="00903DBA">
        <w:rPr>
          <w:highlight w:val="white"/>
        </w:rPr>
        <w:t xml:space="preserve">                      multiply_expression prefix_expression</w:t>
      </w:r>
    </w:p>
    <w:p w14:paraId="65F4652C" w14:textId="77777777" w:rsidR="005B1C6D" w:rsidRPr="00903DBA" w:rsidRDefault="005B1C6D" w:rsidP="005B1C6D">
      <w:pPr>
        <w:pStyle w:val="Code"/>
        <w:rPr>
          <w:highlight w:val="white"/>
        </w:rPr>
      </w:pPr>
      <w:r w:rsidRPr="00903DBA">
        <w:rPr>
          <w:highlight w:val="white"/>
        </w:rPr>
        <w:t xml:space="preserve">                      primary_expression</w:t>
      </w:r>
    </w:p>
    <w:p w14:paraId="6BDA3B79" w14:textId="77777777" w:rsidR="005B1C6D" w:rsidRPr="00903DBA" w:rsidRDefault="005B1C6D" w:rsidP="005B1C6D">
      <w:pPr>
        <w:pStyle w:val="Code"/>
        <w:rPr>
          <w:highlight w:val="white"/>
        </w:rPr>
      </w:pPr>
    </w:p>
    <w:p w14:paraId="2E287FC7" w14:textId="77777777" w:rsidR="005B1C6D" w:rsidRPr="00903DBA" w:rsidRDefault="005B1C6D" w:rsidP="005B1C6D">
      <w:pPr>
        <w:pStyle w:val="Code"/>
        <w:rPr>
          <w:highlight w:val="white"/>
        </w:rPr>
      </w:pPr>
      <w:r w:rsidRPr="00903DBA">
        <w:rPr>
          <w:highlight w:val="white"/>
        </w:rPr>
        <w:t>%start expression</w:t>
      </w:r>
    </w:p>
    <w:p w14:paraId="62BAC1A5" w14:textId="77777777" w:rsidR="005B1C6D" w:rsidRPr="00903DBA" w:rsidRDefault="005B1C6D" w:rsidP="005B1C6D">
      <w:pPr>
        <w:pStyle w:val="Code"/>
        <w:rPr>
          <w:highlight w:val="white"/>
        </w:rPr>
      </w:pPr>
    </w:p>
    <w:p w14:paraId="31A3B44E" w14:textId="77777777" w:rsidR="005B1C6D" w:rsidRPr="00903DBA" w:rsidRDefault="005B1C6D" w:rsidP="005B1C6D">
      <w:pPr>
        <w:pStyle w:val="Code"/>
        <w:rPr>
          <w:highlight w:val="white"/>
        </w:rPr>
      </w:pPr>
      <w:r w:rsidRPr="00903DBA">
        <w:rPr>
          <w:highlight w:val="white"/>
        </w:rPr>
        <w:t>%%</w:t>
      </w:r>
    </w:p>
    <w:p w14:paraId="7048D43F" w14:textId="4453AB57" w:rsidR="005B1C6D" w:rsidRPr="00903DBA" w:rsidRDefault="00345CCF" w:rsidP="00345CCF">
      <w:pPr>
        <w:rPr>
          <w:highlight w:val="white"/>
        </w:rPr>
      </w:pPr>
      <w:r w:rsidRPr="00903DBA">
        <w:rPr>
          <w:highlight w:val="white"/>
        </w:rPr>
        <w:t xml:space="preserve">The result of the parsing is placed in the </w:t>
      </w:r>
      <w:r w:rsidRPr="00903DBA">
        <w:rPr>
          <w:rStyle w:val="KeyWord0"/>
          <w:highlight w:val="white"/>
        </w:rPr>
        <w:t>PreProcessorResult</w:t>
      </w:r>
      <w:r w:rsidRPr="00903DBA">
        <w:rPr>
          <w:highlight w:val="white"/>
        </w:rPr>
        <w:t xml:space="preserve"> of the </w:t>
      </w:r>
      <w:r w:rsidRPr="00903DBA">
        <w:rPr>
          <w:rStyle w:val="KeyWord0"/>
          <w:highlight w:val="white"/>
        </w:rPr>
        <w:t>Preprocessor</w:t>
      </w:r>
      <w:r w:rsidRPr="00903DBA">
        <w:rPr>
          <w:highlight w:val="white"/>
        </w:rPr>
        <w:t xml:space="preserve"> class. The </w:t>
      </w:r>
      <w:r w:rsidR="00246C4C" w:rsidRPr="00903DBA">
        <w:rPr>
          <w:highlight w:val="white"/>
        </w:rPr>
        <w:t xml:space="preserve">return value of the </w:t>
      </w:r>
      <w:r w:rsidRPr="00903DBA">
        <w:rPr>
          <w:highlight w:val="white"/>
        </w:rPr>
        <w:t xml:space="preserve">parser </w:t>
      </w:r>
      <w:r w:rsidR="00246C4C" w:rsidRPr="00903DBA">
        <w:rPr>
          <w:highlight w:val="white"/>
        </w:rPr>
        <w:t xml:space="preserve">is </w:t>
      </w:r>
      <w:r w:rsidRPr="00903DBA">
        <w:rPr>
          <w:highlight w:val="white"/>
        </w:rPr>
        <w:t>a Boolean value representing whether the expression complied with the grammar.</w:t>
      </w:r>
    </w:p>
    <w:p w14:paraId="350372C4" w14:textId="77777777" w:rsidR="005B1C6D" w:rsidRPr="00903DBA" w:rsidRDefault="005B1C6D" w:rsidP="005B1C6D">
      <w:pPr>
        <w:pStyle w:val="Code"/>
        <w:rPr>
          <w:highlight w:val="white"/>
        </w:rPr>
      </w:pPr>
      <w:r w:rsidRPr="00903DBA">
        <w:rPr>
          <w:highlight w:val="white"/>
        </w:rPr>
        <w:t>expression:</w:t>
      </w:r>
    </w:p>
    <w:p w14:paraId="6056A909" w14:textId="77777777" w:rsidR="005B1C6D" w:rsidRPr="00903DBA" w:rsidRDefault="005B1C6D" w:rsidP="005B1C6D">
      <w:pPr>
        <w:pStyle w:val="Code"/>
        <w:rPr>
          <w:highlight w:val="white"/>
        </w:rPr>
      </w:pPr>
      <w:r w:rsidRPr="00903DBA">
        <w:rPr>
          <w:highlight w:val="white"/>
        </w:rPr>
        <w:t xml:space="preserve">    logical_or_expression  {</w:t>
      </w:r>
    </w:p>
    <w:p w14:paraId="779FA452" w14:textId="77777777" w:rsidR="005B1C6D" w:rsidRPr="00903DBA" w:rsidRDefault="005B1C6D" w:rsidP="005B1C6D">
      <w:pPr>
        <w:pStyle w:val="Code"/>
        <w:rPr>
          <w:highlight w:val="white"/>
        </w:rPr>
      </w:pPr>
      <w:r w:rsidRPr="00903DBA">
        <w:rPr>
          <w:highlight w:val="white"/>
        </w:rPr>
        <w:t xml:space="preserve">      $$ = $1;</w:t>
      </w:r>
    </w:p>
    <w:p w14:paraId="426FC6C4" w14:textId="77777777" w:rsidR="005B1C6D" w:rsidRPr="00903DBA" w:rsidRDefault="005B1C6D" w:rsidP="005B1C6D">
      <w:pPr>
        <w:pStyle w:val="Code"/>
        <w:rPr>
          <w:highlight w:val="white"/>
        </w:rPr>
      </w:pPr>
      <w:r w:rsidRPr="00903DBA">
        <w:rPr>
          <w:highlight w:val="white"/>
        </w:rPr>
        <w:t xml:space="preserve">      Preprocessor.PreProcessorResult = $$;</w:t>
      </w:r>
    </w:p>
    <w:p w14:paraId="5529131C" w14:textId="77777777" w:rsidR="005B1C6D" w:rsidRPr="00903DBA" w:rsidRDefault="005B1C6D" w:rsidP="005B1C6D">
      <w:pPr>
        <w:pStyle w:val="Code"/>
        <w:rPr>
          <w:highlight w:val="white"/>
        </w:rPr>
      </w:pPr>
      <w:r w:rsidRPr="00903DBA">
        <w:rPr>
          <w:highlight w:val="white"/>
        </w:rPr>
        <w:t xml:space="preserve">    }</w:t>
      </w:r>
    </w:p>
    <w:p w14:paraId="23CF0512" w14:textId="77777777" w:rsidR="005B1C6D" w:rsidRPr="00903DBA" w:rsidRDefault="005B1C6D" w:rsidP="005B1C6D">
      <w:pPr>
        <w:pStyle w:val="Code"/>
        <w:rPr>
          <w:highlight w:val="white"/>
        </w:rPr>
      </w:pPr>
      <w:r w:rsidRPr="00903DBA">
        <w:rPr>
          <w:highlight w:val="white"/>
        </w:rPr>
        <w:t xml:space="preserve">  | logical_or_expression QUESTION_MARK expression</w:t>
      </w:r>
    </w:p>
    <w:p w14:paraId="58024C98" w14:textId="77777777" w:rsidR="005B1C6D" w:rsidRPr="00903DBA" w:rsidRDefault="005B1C6D" w:rsidP="005B1C6D">
      <w:pPr>
        <w:pStyle w:val="Code"/>
        <w:rPr>
          <w:highlight w:val="white"/>
        </w:rPr>
      </w:pPr>
      <w:r w:rsidRPr="00903DBA">
        <w:rPr>
          <w:highlight w:val="white"/>
        </w:rPr>
        <w:t xml:space="preserve">                          COLON expression {</w:t>
      </w:r>
    </w:p>
    <w:p w14:paraId="6B4140E0" w14:textId="77777777" w:rsidR="005B1C6D" w:rsidRPr="00903DBA" w:rsidRDefault="005B1C6D" w:rsidP="005B1C6D">
      <w:pPr>
        <w:pStyle w:val="Code"/>
        <w:rPr>
          <w:highlight w:val="white"/>
        </w:rPr>
      </w:pPr>
      <w:r w:rsidRPr="00903DBA">
        <w:rPr>
          <w:highlight w:val="white"/>
        </w:rPr>
        <w:t xml:space="preserve">      $$ = ($1 != 0) ? $3 : $5;</w:t>
      </w:r>
    </w:p>
    <w:p w14:paraId="4162D387" w14:textId="77777777" w:rsidR="005B1C6D" w:rsidRPr="00903DBA" w:rsidRDefault="005B1C6D" w:rsidP="005B1C6D">
      <w:pPr>
        <w:pStyle w:val="Code"/>
        <w:rPr>
          <w:highlight w:val="white"/>
        </w:rPr>
      </w:pPr>
      <w:r w:rsidRPr="00903DBA">
        <w:rPr>
          <w:highlight w:val="white"/>
        </w:rPr>
        <w:t xml:space="preserve">      Preprocessor.PreProcessorResult = $$;</w:t>
      </w:r>
    </w:p>
    <w:p w14:paraId="0759A927" w14:textId="77777777" w:rsidR="005B1C6D" w:rsidRPr="00903DBA" w:rsidRDefault="005B1C6D" w:rsidP="005B1C6D">
      <w:pPr>
        <w:pStyle w:val="Code"/>
        <w:rPr>
          <w:highlight w:val="white"/>
        </w:rPr>
      </w:pPr>
      <w:r w:rsidRPr="00903DBA">
        <w:rPr>
          <w:highlight w:val="white"/>
        </w:rPr>
        <w:t xml:space="preserve">    };</w:t>
      </w:r>
    </w:p>
    <w:p w14:paraId="15BAFF1C" w14:textId="7EF67364" w:rsidR="005B1C6D" w:rsidRPr="00903DBA" w:rsidRDefault="00B47EA9" w:rsidP="00B47EA9">
      <w:pPr>
        <w:rPr>
          <w:highlight w:val="white"/>
        </w:rPr>
      </w:pPr>
      <w:r w:rsidRPr="00903DBA">
        <w:rPr>
          <w:highlight w:val="white"/>
        </w:rPr>
        <w:t xml:space="preserve">The </w:t>
      </w:r>
      <w:r w:rsidRPr="00903DBA">
        <w:rPr>
          <w:rStyle w:val="KeyWord0"/>
          <w:highlight w:val="white"/>
        </w:rPr>
        <w:t>logical_or_expression</w:t>
      </w:r>
      <w:r w:rsidRPr="00903DBA">
        <w:rPr>
          <w:highlight w:val="white"/>
        </w:rPr>
        <w:t xml:space="preserve"> and </w:t>
      </w:r>
      <w:r w:rsidRPr="00903DBA">
        <w:rPr>
          <w:rStyle w:val="KeyWord0"/>
          <w:highlight w:val="white"/>
        </w:rPr>
        <w:t>logical_and_expression</w:t>
      </w:r>
      <w:r w:rsidRPr="00903DBA">
        <w:rPr>
          <w:highlight w:val="white"/>
        </w:rPr>
        <w:t xml:space="preserve"> return one or zero</w:t>
      </w:r>
    </w:p>
    <w:p w14:paraId="41D982A7" w14:textId="77777777" w:rsidR="005B1C6D" w:rsidRPr="00903DBA" w:rsidRDefault="005B1C6D" w:rsidP="005B1C6D">
      <w:pPr>
        <w:pStyle w:val="Code"/>
        <w:rPr>
          <w:highlight w:val="white"/>
        </w:rPr>
      </w:pPr>
      <w:r w:rsidRPr="00903DBA">
        <w:rPr>
          <w:highlight w:val="white"/>
        </w:rPr>
        <w:t>logical_or_expression:</w:t>
      </w:r>
    </w:p>
    <w:p w14:paraId="50762452" w14:textId="77777777" w:rsidR="005B1C6D" w:rsidRPr="00903DBA" w:rsidRDefault="005B1C6D" w:rsidP="005B1C6D">
      <w:pPr>
        <w:pStyle w:val="Code"/>
        <w:rPr>
          <w:highlight w:val="white"/>
        </w:rPr>
      </w:pPr>
      <w:r w:rsidRPr="00903DBA">
        <w:rPr>
          <w:highlight w:val="white"/>
        </w:rPr>
        <w:t xml:space="preserve">    logical_and_expression  {</w:t>
      </w:r>
    </w:p>
    <w:p w14:paraId="5F5C4DF5" w14:textId="77777777" w:rsidR="005B1C6D" w:rsidRPr="00903DBA" w:rsidRDefault="005B1C6D" w:rsidP="005B1C6D">
      <w:pPr>
        <w:pStyle w:val="Code"/>
        <w:rPr>
          <w:highlight w:val="white"/>
        </w:rPr>
      </w:pPr>
      <w:r w:rsidRPr="00903DBA">
        <w:rPr>
          <w:highlight w:val="white"/>
        </w:rPr>
        <w:t xml:space="preserve">      $$ = $1;</w:t>
      </w:r>
    </w:p>
    <w:p w14:paraId="7327869E" w14:textId="77777777" w:rsidR="005B1C6D" w:rsidRPr="00903DBA" w:rsidRDefault="005B1C6D" w:rsidP="005B1C6D">
      <w:pPr>
        <w:pStyle w:val="Code"/>
        <w:rPr>
          <w:highlight w:val="white"/>
        </w:rPr>
      </w:pPr>
      <w:r w:rsidRPr="00903DBA">
        <w:rPr>
          <w:highlight w:val="white"/>
        </w:rPr>
        <w:t xml:space="preserve">    }</w:t>
      </w:r>
    </w:p>
    <w:p w14:paraId="4E645AB3" w14:textId="77777777" w:rsidR="005B1C6D" w:rsidRPr="00903DBA" w:rsidRDefault="005B1C6D" w:rsidP="005B1C6D">
      <w:pPr>
        <w:pStyle w:val="Code"/>
        <w:rPr>
          <w:highlight w:val="white"/>
        </w:rPr>
      </w:pPr>
      <w:r w:rsidRPr="00903DBA">
        <w:rPr>
          <w:highlight w:val="white"/>
        </w:rPr>
        <w:t xml:space="preserve">  | logical_or_expression LOGICAL_OR logical_and_expression {</w:t>
      </w:r>
    </w:p>
    <w:p w14:paraId="7AF8763E" w14:textId="77777777" w:rsidR="005B1C6D" w:rsidRPr="00903DBA" w:rsidRDefault="005B1C6D" w:rsidP="005B1C6D">
      <w:pPr>
        <w:pStyle w:val="Code"/>
        <w:rPr>
          <w:highlight w:val="white"/>
        </w:rPr>
      </w:pPr>
      <w:r w:rsidRPr="00903DBA">
        <w:rPr>
          <w:highlight w:val="white"/>
        </w:rPr>
        <w:t xml:space="preserve">      $$ = (($1 != 0) || ($3 != 0)) ? 1 : 0;</w:t>
      </w:r>
    </w:p>
    <w:p w14:paraId="28DD13F9" w14:textId="77777777" w:rsidR="005B1C6D" w:rsidRPr="00903DBA" w:rsidRDefault="005B1C6D" w:rsidP="005B1C6D">
      <w:pPr>
        <w:pStyle w:val="Code"/>
        <w:rPr>
          <w:highlight w:val="white"/>
        </w:rPr>
      </w:pPr>
      <w:r w:rsidRPr="00903DBA">
        <w:rPr>
          <w:highlight w:val="white"/>
        </w:rPr>
        <w:t xml:space="preserve">    };</w:t>
      </w:r>
    </w:p>
    <w:p w14:paraId="4453FD37" w14:textId="77777777" w:rsidR="005B1C6D" w:rsidRPr="00903DBA" w:rsidRDefault="005B1C6D" w:rsidP="005B1C6D">
      <w:pPr>
        <w:pStyle w:val="Code"/>
        <w:rPr>
          <w:highlight w:val="white"/>
        </w:rPr>
      </w:pPr>
    </w:p>
    <w:p w14:paraId="652604F0" w14:textId="77777777" w:rsidR="005B1C6D" w:rsidRPr="00903DBA" w:rsidRDefault="005B1C6D" w:rsidP="005B1C6D">
      <w:pPr>
        <w:pStyle w:val="Code"/>
        <w:rPr>
          <w:highlight w:val="white"/>
        </w:rPr>
      </w:pPr>
      <w:r w:rsidRPr="00903DBA">
        <w:rPr>
          <w:highlight w:val="white"/>
        </w:rPr>
        <w:t>logical_and_expression:</w:t>
      </w:r>
    </w:p>
    <w:p w14:paraId="7E9862D8" w14:textId="677C8622" w:rsidR="005B1C6D" w:rsidRPr="00903DBA" w:rsidRDefault="005B1C6D" w:rsidP="005B1C6D">
      <w:pPr>
        <w:pStyle w:val="Code"/>
        <w:rPr>
          <w:highlight w:val="white"/>
        </w:rPr>
      </w:pPr>
      <w:r w:rsidRPr="00903DBA">
        <w:rPr>
          <w:highlight w:val="white"/>
        </w:rPr>
        <w:t xml:space="preserve">    </w:t>
      </w:r>
      <w:r w:rsidR="00FC270F" w:rsidRPr="00903DBA">
        <w:rPr>
          <w:highlight w:val="white"/>
        </w:rPr>
        <w:t>bitwise_or_expression</w:t>
      </w:r>
      <w:r w:rsidRPr="00903DBA">
        <w:rPr>
          <w:highlight w:val="white"/>
        </w:rPr>
        <w:t xml:space="preserve">  {</w:t>
      </w:r>
    </w:p>
    <w:p w14:paraId="3714FBBE" w14:textId="77777777" w:rsidR="005B1C6D" w:rsidRPr="00903DBA" w:rsidRDefault="005B1C6D" w:rsidP="005B1C6D">
      <w:pPr>
        <w:pStyle w:val="Code"/>
        <w:rPr>
          <w:highlight w:val="white"/>
        </w:rPr>
      </w:pPr>
      <w:r w:rsidRPr="00903DBA">
        <w:rPr>
          <w:highlight w:val="white"/>
        </w:rPr>
        <w:t xml:space="preserve">      $$ = $1;</w:t>
      </w:r>
    </w:p>
    <w:p w14:paraId="3B0A8ADB" w14:textId="77777777" w:rsidR="005B1C6D" w:rsidRPr="00903DBA" w:rsidRDefault="005B1C6D" w:rsidP="005B1C6D">
      <w:pPr>
        <w:pStyle w:val="Code"/>
        <w:rPr>
          <w:highlight w:val="white"/>
        </w:rPr>
      </w:pPr>
      <w:r w:rsidRPr="00903DBA">
        <w:rPr>
          <w:highlight w:val="white"/>
        </w:rPr>
        <w:t xml:space="preserve">    }</w:t>
      </w:r>
    </w:p>
    <w:p w14:paraId="1E7DBD71" w14:textId="46B0AD05" w:rsidR="005B1C6D" w:rsidRPr="00903DBA" w:rsidRDefault="005B1C6D" w:rsidP="005B1C6D">
      <w:pPr>
        <w:pStyle w:val="Code"/>
        <w:rPr>
          <w:highlight w:val="white"/>
        </w:rPr>
      </w:pPr>
      <w:r w:rsidRPr="00903DBA">
        <w:rPr>
          <w:highlight w:val="white"/>
        </w:rPr>
        <w:t xml:space="preserve">  | bitwise_and_expression LOGICAL_AND </w:t>
      </w:r>
      <w:r w:rsidR="00FC270F" w:rsidRPr="00903DBA">
        <w:rPr>
          <w:highlight w:val="white"/>
        </w:rPr>
        <w:t>bitwise_or_expression</w:t>
      </w:r>
      <w:r w:rsidRPr="00903DBA">
        <w:rPr>
          <w:highlight w:val="white"/>
        </w:rPr>
        <w:t xml:space="preserve"> {</w:t>
      </w:r>
    </w:p>
    <w:p w14:paraId="58D94F46" w14:textId="77777777" w:rsidR="005B1C6D" w:rsidRPr="00903DBA" w:rsidRDefault="005B1C6D" w:rsidP="005B1C6D">
      <w:pPr>
        <w:pStyle w:val="Code"/>
        <w:rPr>
          <w:highlight w:val="white"/>
        </w:rPr>
      </w:pPr>
      <w:r w:rsidRPr="00903DBA">
        <w:rPr>
          <w:highlight w:val="white"/>
        </w:rPr>
        <w:t xml:space="preserve">      $$ = (($1 != 0) &amp;&amp; ($3 != 0)) ? 1 : 0;</w:t>
      </w:r>
    </w:p>
    <w:p w14:paraId="23C30540" w14:textId="77777777" w:rsidR="005B1C6D" w:rsidRPr="00903DBA" w:rsidRDefault="005B1C6D" w:rsidP="005B1C6D">
      <w:pPr>
        <w:pStyle w:val="Code"/>
        <w:rPr>
          <w:highlight w:val="white"/>
        </w:rPr>
      </w:pPr>
      <w:r w:rsidRPr="00903DBA">
        <w:rPr>
          <w:highlight w:val="white"/>
        </w:rPr>
        <w:t xml:space="preserve">    };</w:t>
      </w:r>
    </w:p>
    <w:p w14:paraId="0BAD3368" w14:textId="77777777" w:rsidR="005B1C6D" w:rsidRPr="00903DBA" w:rsidRDefault="005B1C6D" w:rsidP="005B1C6D">
      <w:pPr>
        <w:pStyle w:val="Code"/>
        <w:rPr>
          <w:highlight w:val="white"/>
        </w:rPr>
      </w:pPr>
    </w:p>
    <w:p w14:paraId="0E99D761" w14:textId="7948912A" w:rsidR="005B1C6D" w:rsidRPr="00903DBA" w:rsidRDefault="00FC270F" w:rsidP="005B1C6D">
      <w:pPr>
        <w:pStyle w:val="Code"/>
        <w:rPr>
          <w:highlight w:val="white"/>
        </w:rPr>
      </w:pPr>
      <w:r w:rsidRPr="00903DBA">
        <w:rPr>
          <w:highlight w:val="white"/>
        </w:rPr>
        <w:t>bitwise_or_expression</w:t>
      </w:r>
      <w:r w:rsidR="005B1C6D" w:rsidRPr="00903DBA">
        <w:rPr>
          <w:highlight w:val="white"/>
        </w:rPr>
        <w:t>:</w:t>
      </w:r>
    </w:p>
    <w:p w14:paraId="3EE8595D" w14:textId="77777777" w:rsidR="005B1C6D" w:rsidRPr="00903DBA" w:rsidRDefault="005B1C6D" w:rsidP="005B1C6D">
      <w:pPr>
        <w:pStyle w:val="Code"/>
        <w:rPr>
          <w:highlight w:val="white"/>
        </w:rPr>
      </w:pPr>
      <w:r w:rsidRPr="00903DBA">
        <w:rPr>
          <w:highlight w:val="white"/>
        </w:rPr>
        <w:t xml:space="preserve">    bitwise_xor_expression  {</w:t>
      </w:r>
    </w:p>
    <w:p w14:paraId="72B9164E" w14:textId="77777777" w:rsidR="005B1C6D" w:rsidRPr="00903DBA" w:rsidRDefault="005B1C6D" w:rsidP="005B1C6D">
      <w:pPr>
        <w:pStyle w:val="Code"/>
        <w:rPr>
          <w:highlight w:val="white"/>
        </w:rPr>
      </w:pPr>
      <w:r w:rsidRPr="00903DBA">
        <w:rPr>
          <w:highlight w:val="white"/>
        </w:rPr>
        <w:t xml:space="preserve">      $$ = $1;</w:t>
      </w:r>
    </w:p>
    <w:p w14:paraId="4199A027" w14:textId="77777777" w:rsidR="005B1C6D" w:rsidRPr="00903DBA" w:rsidRDefault="005B1C6D" w:rsidP="005B1C6D">
      <w:pPr>
        <w:pStyle w:val="Code"/>
        <w:rPr>
          <w:highlight w:val="white"/>
        </w:rPr>
      </w:pPr>
      <w:r w:rsidRPr="00903DBA">
        <w:rPr>
          <w:highlight w:val="white"/>
        </w:rPr>
        <w:t xml:space="preserve">    }</w:t>
      </w:r>
    </w:p>
    <w:p w14:paraId="3DA1CEB6" w14:textId="470DD4CA" w:rsidR="005B1C6D" w:rsidRPr="00903DBA" w:rsidRDefault="005B1C6D" w:rsidP="005B1C6D">
      <w:pPr>
        <w:pStyle w:val="Code"/>
        <w:rPr>
          <w:highlight w:val="white"/>
        </w:rPr>
      </w:pPr>
      <w:r w:rsidRPr="00903DBA">
        <w:rPr>
          <w:highlight w:val="white"/>
        </w:rPr>
        <w:t xml:space="preserve">  | </w:t>
      </w:r>
      <w:r w:rsidR="00FC270F" w:rsidRPr="00903DBA">
        <w:rPr>
          <w:highlight w:val="white"/>
        </w:rPr>
        <w:t>bitwise_or_expression</w:t>
      </w:r>
      <w:r w:rsidRPr="00903DBA">
        <w:rPr>
          <w:highlight w:val="white"/>
        </w:rPr>
        <w:t xml:space="preserve"> BITWISE_OR bitwise_xor_expression {</w:t>
      </w:r>
    </w:p>
    <w:p w14:paraId="0383EE18" w14:textId="77777777" w:rsidR="005B1C6D" w:rsidRPr="00903DBA" w:rsidRDefault="005B1C6D" w:rsidP="005B1C6D">
      <w:pPr>
        <w:pStyle w:val="Code"/>
        <w:rPr>
          <w:highlight w:val="white"/>
        </w:rPr>
      </w:pPr>
      <w:r w:rsidRPr="00903DBA">
        <w:rPr>
          <w:highlight w:val="white"/>
        </w:rPr>
        <w:t xml:space="preserve">      $$ = $1 | $3;</w:t>
      </w:r>
    </w:p>
    <w:p w14:paraId="7751B740" w14:textId="77777777" w:rsidR="005B1C6D" w:rsidRPr="00903DBA" w:rsidRDefault="005B1C6D" w:rsidP="005B1C6D">
      <w:pPr>
        <w:pStyle w:val="Code"/>
        <w:rPr>
          <w:highlight w:val="white"/>
        </w:rPr>
      </w:pPr>
      <w:r w:rsidRPr="00903DBA">
        <w:rPr>
          <w:highlight w:val="white"/>
        </w:rPr>
        <w:t xml:space="preserve">    };</w:t>
      </w:r>
    </w:p>
    <w:p w14:paraId="14F01CB8" w14:textId="77777777" w:rsidR="005B1C6D" w:rsidRPr="00903DBA" w:rsidRDefault="005B1C6D" w:rsidP="005B1C6D">
      <w:pPr>
        <w:pStyle w:val="Code"/>
        <w:rPr>
          <w:highlight w:val="white"/>
        </w:rPr>
      </w:pPr>
    </w:p>
    <w:p w14:paraId="5A8A8C18" w14:textId="77777777" w:rsidR="005B1C6D" w:rsidRPr="00903DBA" w:rsidRDefault="005B1C6D" w:rsidP="005B1C6D">
      <w:pPr>
        <w:pStyle w:val="Code"/>
        <w:rPr>
          <w:highlight w:val="white"/>
        </w:rPr>
      </w:pPr>
      <w:r w:rsidRPr="00903DBA">
        <w:rPr>
          <w:highlight w:val="white"/>
        </w:rPr>
        <w:t>bitwise_xor_expression:</w:t>
      </w:r>
    </w:p>
    <w:p w14:paraId="102D58FA" w14:textId="77777777" w:rsidR="005B1C6D" w:rsidRPr="00903DBA" w:rsidRDefault="005B1C6D" w:rsidP="005B1C6D">
      <w:pPr>
        <w:pStyle w:val="Code"/>
        <w:rPr>
          <w:highlight w:val="white"/>
        </w:rPr>
      </w:pPr>
      <w:r w:rsidRPr="00903DBA">
        <w:rPr>
          <w:highlight w:val="white"/>
        </w:rPr>
        <w:t xml:space="preserve">    bitwise_and_expression  {</w:t>
      </w:r>
    </w:p>
    <w:p w14:paraId="36BB23A5" w14:textId="77777777" w:rsidR="005B1C6D" w:rsidRPr="00903DBA" w:rsidRDefault="005B1C6D" w:rsidP="005B1C6D">
      <w:pPr>
        <w:pStyle w:val="Code"/>
        <w:rPr>
          <w:highlight w:val="white"/>
        </w:rPr>
      </w:pPr>
      <w:r w:rsidRPr="00903DBA">
        <w:rPr>
          <w:highlight w:val="white"/>
        </w:rPr>
        <w:t xml:space="preserve">      $$ = $1;</w:t>
      </w:r>
    </w:p>
    <w:p w14:paraId="44534CF4" w14:textId="77777777" w:rsidR="005B1C6D" w:rsidRPr="00903DBA" w:rsidRDefault="005B1C6D" w:rsidP="005B1C6D">
      <w:pPr>
        <w:pStyle w:val="Code"/>
        <w:rPr>
          <w:highlight w:val="white"/>
        </w:rPr>
      </w:pPr>
      <w:r w:rsidRPr="00903DBA">
        <w:rPr>
          <w:highlight w:val="white"/>
        </w:rPr>
        <w:t xml:space="preserve">    }</w:t>
      </w:r>
    </w:p>
    <w:p w14:paraId="4ABC0894" w14:textId="77777777" w:rsidR="005B1C6D" w:rsidRPr="00903DBA" w:rsidRDefault="005B1C6D" w:rsidP="005B1C6D">
      <w:pPr>
        <w:pStyle w:val="Code"/>
        <w:rPr>
          <w:highlight w:val="white"/>
        </w:rPr>
      </w:pPr>
      <w:r w:rsidRPr="00903DBA">
        <w:rPr>
          <w:highlight w:val="white"/>
        </w:rPr>
        <w:t xml:space="preserve">  | bitwise_xor_expression BITWISE_XOR bitwise_and_expression {</w:t>
      </w:r>
    </w:p>
    <w:p w14:paraId="2AA1EABC" w14:textId="77777777" w:rsidR="005B1C6D" w:rsidRPr="00903DBA" w:rsidRDefault="005B1C6D" w:rsidP="005B1C6D">
      <w:pPr>
        <w:pStyle w:val="Code"/>
        <w:rPr>
          <w:highlight w:val="white"/>
        </w:rPr>
      </w:pPr>
      <w:r w:rsidRPr="00903DBA">
        <w:rPr>
          <w:highlight w:val="white"/>
        </w:rPr>
        <w:t xml:space="preserve">      $$ = $1 ^ $3;</w:t>
      </w:r>
    </w:p>
    <w:p w14:paraId="20B70764" w14:textId="77777777" w:rsidR="005B1C6D" w:rsidRPr="00903DBA" w:rsidRDefault="005B1C6D" w:rsidP="005B1C6D">
      <w:pPr>
        <w:pStyle w:val="Code"/>
        <w:rPr>
          <w:highlight w:val="white"/>
        </w:rPr>
      </w:pPr>
      <w:r w:rsidRPr="00903DBA">
        <w:rPr>
          <w:highlight w:val="white"/>
        </w:rPr>
        <w:t xml:space="preserve">    };</w:t>
      </w:r>
    </w:p>
    <w:p w14:paraId="28A339AF" w14:textId="77777777" w:rsidR="005B1C6D" w:rsidRPr="00903DBA" w:rsidRDefault="005B1C6D" w:rsidP="005B1C6D">
      <w:pPr>
        <w:pStyle w:val="Code"/>
        <w:rPr>
          <w:highlight w:val="white"/>
        </w:rPr>
      </w:pPr>
    </w:p>
    <w:p w14:paraId="18E8A473" w14:textId="77777777" w:rsidR="005B1C6D" w:rsidRPr="00903DBA" w:rsidRDefault="005B1C6D" w:rsidP="005B1C6D">
      <w:pPr>
        <w:pStyle w:val="Code"/>
        <w:rPr>
          <w:highlight w:val="white"/>
        </w:rPr>
      </w:pPr>
      <w:r w:rsidRPr="00903DBA">
        <w:rPr>
          <w:highlight w:val="white"/>
        </w:rPr>
        <w:t>bitwise_and_expression:</w:t>
      </w:r>
    </w:p>
    <w:p w14:paraId="2FF99A42" w14:textId="77777777" w:rsidR="005B1C6D" w:rsidRPr="00903DBA" w:rsidRDefault="005B1C6D" w:rsidP="005B1C6D">
      <w:pPr>
        <w:pStyle w:val="Code"/>
        <w:rPr>
          <w:highlight w:val="white"/>
        </w:rPr>
      </w:pPr>
      <w:r w:rsidRPr="00903DBA">
        <w:rPr>
          <w:highlight w:val="white"/>
        </w:rPr>
        <w:t xml:space="preserve">    equality_expression {</w:t>
      </w:r>
    </w:p>
    <w:p w14:paraId="159F9E96" w14:textId="77777777" w:rsidR="005B1C6D" w:rsidRPr="00903DBA" w:rsidRDefault="005B1C6D" w:rsidP="005B1C6D">
      <w:pPr>
        <w:pStyle w:val="Code"/>
        <w:rPr>
          <w:highlight w:val="white"/>
        </w:rPr>
      </w:pPr>
      <w:r w:rsidRPr="00903DBA">
        <w:rPr>
          <w:highlight w:val="white"/>
        </w:rPr>
        <w:t xml:space="preserve">      $$ = $1;</w:t>
      </w:r>
    </w:p>
    <w:p w14:paraId="27939458" w14:textId="77777777" w:rsidR="005B1C6D" w:rsidRPr="00903DBA" w:rsidRDefault="005B1C6D" w:rsidP="005B1C6D">
      <w:pPr>
        <w:pStyle w:val="Code"/>
        <w:rPr>
          <w:highlight w:val="white"/>
        </w:rPr>
      </w:pPr>
      <w:r w:rsidRPr="00903DBA">
        <w:rPr>
          <w:highlight w:val="white"/>
        </w:rPr>
        <w:t xml:space="preserve">    }</w:t>
      </w:r>
    </w:p>
    <w:p w14:paraId="63AEC21E" w14:textId="77777777" w:rsidR="005B1C6D" w:rsidRPr="00903DBA" w:rsidRDefault="005B1C6D" w:rsidP="005B1C6D">
      <w:pPr>
        <w:pStyle w:val="Code"/>
        <w:rPr>
          <w:highlight w:val="white"/>
        </w:rPr>
      </w:pPr>
      <w:r w:rsidRPr="00903DBA">
        <w:rPr>
          <w:highlight w:val="white"/>
        </w:rPr>
        <w:t xml:space="preserve">  | bitwise_and_expression BITWISE_AND equality_expression {</w:t>
      </w:r>
    </w:p>
    <w:p w14:paraId="4259E40C" w14:textId="77777777" w:rsidR="005B1C6D" w:rsidRPr="00903DBA" w:rsidRDefault="005B1C6D" w:rsidP="005B1C6D">
      <w:pPr>
        <w:pStyle w:val="Code"/>
        <w:rPr>
          <w:highlight w:val="white"/>
        </w:rPr>
      </w:pPr>
      <w:r w:rsidRPr="00903DBA">
        <w:rPr>
          <w:highlight w:val="white"/>
        </w:rPr>
        <w:t xml:space="preserve">      $$ = $1 &amp; $3;</w:t>
      </w:r>
    </w:p>
    <w:p w14:paraId="0D8E7076" w14:textId="77777777" w:rsidR="005B1C6D" w:rsidRPr="00903DBA" w:rsidRDefault="005B1C6D" w:rsidP="005B1C6D">
      <w:pPr>
        <w:pStyle w:val="Code"/>
        <w:rPr>
          <w:highlight w:val="white"/>
        </w:rPr>
      </w:pPr>
      <w:r w:rsidRPr="00903DBA">
        <w:rPr>
          <w:highlight w:val="white"/>
        </w:rPr>
        <w:t xml:space="preserve">    };</w:t>
      </w:r>
    </w:p>
    <w:p w14:paraId="2C7D1903" w14:textId="77777777" w:rsidR="005B1C6D" w:rsidRPr="00903DBA" w:rsidRDefault="005B1C6D" w:rsidP="005B1C6D">
      <w:pPr>
        <w:pStyle w:val="Code"/>
        <w:rPr>
          <w:highlight w:val="white"/>
        </w:rPr>
      </w:pPr>
    </w:p>
    <w:p w14:paraId="56356021" w14:textId="77777777" w:rsidR="005B1C6D" w:rsidRPr="00903DBA" w:rsidRDefault="005B1C6D" w:rsidP="005B1C6D">
      <w:pPr>
        <w:pStyle w:val="Code"/>
        <w:rPr>
          <w:highlight w:val="white"/>
        </w:rPr>
      </w:pPr>
      <w:r w:rsidRPr="00903DBA">
        <w:rPr>
          <w:highlight w:val="white"/>
        </w:rPr>
        <w:t>equality_expression:</w:t>
      </w:r>
    </w:p>
    <w:p w14:paraId="58B5BC3C" w14:textId="77777777" w:rsidR="005B1C6D" w:rsidRPr="00903DBA" w:rsidRDefault="005B1C6D" w:rsidP="005B1C6D">
      <w:pPr>
        <w:pStyle w:val="Code"/>
        <w:rPr>
          <w:highlight w:val="white"/>
        </w:rPr>
      </w:pPr>
      <w:r w:rsidRPr="00903DBA">
        <w:rPr>
          <w:highlight w:val="white"/>
        </w:rPr>
        <w:t xml:space="preserve">    relation_expression {</w:t>
      </w:r>
    </w:p>
    <w:p w14:paraId="4F03395D" w14:textId="77777777" w:rsidR="005B1C6D" w:rsidRPr="00903DBA" w:rsidRDefault="005B1C6D" w:rsidP="005B1C6D">
      <w:pPr>
        <w:pStyle w:val="Code"/>
        <w:rPr>
          <w:highlight w:val="white"/>
        </w:rPr>
      </w:pPr>
      <w:r w:rsidRPr="00903DBA">
        <w:rPr>
          <w:highlight w:val="white"/>
        </w:rPr>
        <w:t xml:space="preserve">      $$ = $1;</w:t>
      </w:r>
    </w:p>
    <w:p w14:paraId="49BC9062" w14:textId="77777777" w:rsidR="005B1C6D" w:rsidRPr="00903DBA" w:rsidRDefault="005B1C6D" w:rsidP="005B1C6D">
      <w:pPr>
        <w:pStyle w:val="Code"/>
        <w:rPr>
          <w:highlight w:val="white"/>
        </w:rPr>
      </w:pPr>
      <w:r w:rsidRPr="00903DBA">
        <w:rPr>
          <w:highlight w:val="white"/>
        </w:rPr>
        <w:t xml:space="preserve">    }</w:t>
      </w:r>
    </w:p>
    <w:p w14:paraId="61FBD325" w14:textId="77777777" w:rsidR="005B1C6D" w:rsidRPr="00903DBA" w:rsidRDefault="005B1C6D" w:rsidP="005B1C6D">
      <w:pPr>
        <w:pStyle w:val="Code"/>
        <w:rPr>
          <w:highlight w:val="white"/>
        </w:rPr>
      </w:pPr>
      <w:r w:rsidRPr="00903DBA">
        <w:rPr>
          <w:highlight w:val="white"/>
        </w:rPr>
        <w:t xml:space="preserve">  | equality_expression EQUAL relation_expression {      </w:t>
      </w:r>
    </w:p>
    <w:p w14:paraId="14E02097" w14:textId="77777777" w:rsidR="005B1C6D" w:rsidRPr="00903DBA" w:rsidRDefault="005B1C6D" w:rsidP="005B1C6D">
      <w:pPr>
        <w:pStyle w:val="Code"/>
        <w:rPr>
          <w:highlight w:val="white"/>
        </w:rPr>
      </w:pPr>
      <w:r w:rsidRPr="00903DBA">
        <w:rPr>
          <w:highlight w:val="white"/>
        </w:rPr>
        <w:t xml:space="preserve">      $$ = ($1 == $3) ? 1 : 0;</w:t>
      </w:r>
    </w:p>
    <w:p w14:paraId="754EF4C7" w14:textId="77777777" w:rsidR="005B1C6D" w:rsidRPr="00903DBA" w:rsidRDefault="005B1C6D" w:rsidP="005B1C6D">
      <w:pPr>
        <w:pStyle w:val="Code"/>
        <w:rPr>
          <w:highlight w:val="white"/>
        </w:rPr>
      </w:pPr>
      <w:r w:rsidRPr="00903DBA">
        <w:rPr>
          <w:highlight w:val="white"/>
        </w:rPr>
        <w:t xml:space="preserve">    }</w:t>
      </w:r>
    </w:p>
    <w:p w14:paraId="711171C6" w14:textId="77777777" w:rsidR="005B1C6D" w:rsidRPr="00903DBA" w:rsidRDefault="005B1C6D" w:rsidP="005B1C6D">
      <w:pPr>
        <w:pStyle w:val="Code"/>
        <w:rPr>
          <w:highlight w:val="white"/>
        </w:rPr>
      </w:pPr>
      <w:r w:rsidRPr="00903DBA">
        <w:rPr>
          <w:highlight w:val="white"/>
        </w:rPr>
        <w:t xml:space="preserve">  | equality_expression NOT_EQUAL relation_expression {      </w:t>
      </w:r>
    </w:p>
    <w:p w14:paraId="45469FF5" w14:textId="77777777" w:rsidR="005B1C6D" w:rsidRPr="00903DBA" w:rsidRDefault="005B1C6D" w:rsidP="005B1C6D">
      <w:pPr>
        <w:pStyle w:val="Code"/>
        <w:rPr>
          <w:highlight w:val="white"/>
        </w:rPr>
      </w:pPr>
      <w:r w:rsidRPr="00903DBA">
        <w:rPr>
          <w:highlight w:val="white"/>
        </w:rPr>
        <w:t xml:space="preserve">      $$ = ($1 != $3) ? 1 : 0;</w:t>
      </w:r>
    </w:p>
    <w:p w14:paraId="41734A8D" w14:textId="77777777" w:rsidR="005B1C6D" w:rsidRPr="00903DBA" w:rsidRDefault="005B1C6D" w:rsidP="005B1C6D">
      <w:pPr>
        <w:pStyle w:val="Code"/>
        <w:rPr>
          <w:highlight w:val="white"/>
        </w:rPr>
      </w:pPr>
      <w:r w:rsidRPr="00903DBA">
        <w:rPr>
          <w:highlight w:val="white"/>
        </w:rPr>
        <w:t xml:space="preserve">    };</w:t>
      </w:r>
    </w:p>
    <w:p w14:paraId="7EFFE72C" w14:textId="77777777" w:rsidR="005B1C6D" w:rsidRPr="00903DBA" w:rsidRDefault="005B1C6D" w:rsidP="005B1C6D">
      <w:pPr>
        <w:pStyle w:val="Code"/>
        <w:rPr>
          <w:highlight w:val="white"/>
        </w:rPr>
      </w:pPr>
    </w:p>
    <w:p w14:paraId="3A548F07" w14:textId="77777777" w:rsidR="005B1C6D" w:rsidRPr="00903DBA" w:rsidRDefault="005B1C6D" w:rsidP="005B1C6D">
      <w:pPr>
        <w:pStyle w:val="Code"/>
        <w:rPr>
          <w:highlight w:val="white"/>
        </w:rPr>
      </w:pPr>
      <w:r w:rsidRPr="00903DBA">
        <w:rPr>
          <w:highlight w:val="white"/>
        </w:rPr>
        <w:t>relation_expression:</w:t>
      </w:r>
    </w:p>
    <w:p w14:paraId="58FFC5C0" w14:textId="77777777" w:rsidR="005B1C6D" w:rsidRPr="00903DBA" w:rsidRDefault="005B1C6D" w:rsidP="005B1C6D">
      <w:pPr>
        <w:pStyle w:val="Code"/>
        <w:rPr>
          <w:highlight w:val="white"/>
        </w:rPr>
      </w:pPr>
      <w:r w:rsidRPr="00903DBA">
        <w:rPr>
          <w:highlight w:val="white"/>
        </w:rPr>
        <w:t xml:space="preserve">    shift_expression  { $$ = $1; }</w:t>
      </w:r>
    </w:p>
    <w:p w14:paraId="67523828" w14:textId="77777777" w:rsidR="005B1C6D" w:rsidRPr="00903DBA" w:rsidRDefault="005B1C6D" w:rsidP="005B1C6D">
      <w:pPr>
        <w:pStyle w:val="Code"/>
        <w:rPr>
          <w:highlight w:val="white"/>
        </w:rPr>
      </w:pPr>
      <w:r w:rsidRPr="00903DBA">
        <w:rPr>
          <w:highlight w:val="white"/>
        </w:rPr>
        <w:t xml:space="preserve">  | relation_expression LESS_THAN shift_expression {</w:t>
      </w:r>
    </w:p>
    <w:p w14:paraId="58413577" w14:textId="77777777" w:rsidR="005B1C6D" w:rsidRPr="00903DBA" w:rsidRDefault="005B1C6D" w:rsidP="005B1C6D">
      <w:pPr>
        <w:pStyle w:val="Code"/>
        <w:rPr>
          <w:highlight w:val="white"/>
        </w:rPr>
      </w:pPr>
      <w:r w:rsidRPr="00903DBA">
        <w:rPr>
          <w:highlight w:val="white"/>
        </w:rPr>
        <w:t xml:space="preserve">      $$ = ($1 &lt; $3) ? 1 : 0;</w:t>
      </w:r>
    </w:p>
    <w:p w14:paraId="58ACF563" w14:textId="77777777" w:rsidR="005B1C6D" w:rsidRPr="00903DBA" w:rsidRDefault="005B1C6D" w:rsidP="005B1C6D">
      <w:pPr>
        <w:pStyle w:val="Code"/>
        <w:rPr>
          <w:highlight w:val="white"/>
        </w:rPr>
      </w:pPr>
      <w:r w:rsidRPr="00903DBA">
        <w:rPr>
          <w:highlight w:val="white"/>
        </w:rPr>
        <w:t xml:space="preserve">    }</w:t>
      </w:r>
    </w:p>
    <w:p w14:paraId="7E4ECB06" w14:textId="77777777" w:rsidR="005B1C6D" w:rsidRPr="00903DBA" w:rsidRDefault="005B1C6D" w:rsidP="005B1C6D">
      <w:pPr>
        <w:pStyle w:val="Code"/>
        <w:rPr>
          <w:highlight w:val="white"/>
        </w:rPr>
      </w:pPr>
      <w:r w:rsidRPr="00903DBA">
        <w:rPr>
          <w:highlight w:val="white"/>
        </w:rPr>
        <w:t xml:space="preserve">  | relation_expression LESS_THAN_EQUAL shift_expression {</w:t>
      </w:r>
    </w:p>
    <w:p w14:paraId="2FCFB33F" w14:textId="77777777" w:rsidR="005B1C6D" w:rsidRPr="00903DBA" w:rsidRDefault="005B1C6D" w:rsidP="005B1C6D">
      <w:pPr>
        <w:pStyle w:val="Code"/>
        <w:rPr>
          <w:highlight w:val="white"/>
        </w:rPr>
      </w:pPr>
      <w:r w:rsidRPr="00903DBA">
        <w:rPr>
          <w:highlight w:val="white"/>
        </w:rPr>
        <w:t xml:space="preserve">      $$ = ($1 &lt;= $3) ? 1 : 0;</w:t>
      </w:r>
    </w:p>
    <w:p w14:paraId="4E1C3A59" w14:textId="77777777" w:rsidR="005B1C6D" w:rsidRPr="00903DBA" w:rsidRDefault="005B1C6D" w:rsidP="005B1C6D">
      <w:pPr>
        <w:pStyle w:val="Code"/>
        <w:rPr>
          <w:highlight w:val="white"/>
        </w:rPr>
      </w:pPr>
      <w:r w:rsidRPr="00903DBA">
        <w:rPr>
          <w:highlight w:val="white"/>
        </w:rPr>
        <w:t xml:space="preserve">    }</w:t>
      </w:r>
    </w:p>
    <w:p w14:paraId="2BF74698" w14:textId="77777777" w:rsidR="005B1C6D" w:rsidRPr="00903DBA" w:rsidRDefault="005B1C6D" w:rsidP="005B1C6D">
      <w:pPr>
        <w:pStyle w:val="Code"/>
        <w:rPr>
          <w:highlight w:val="white"/>
        </w:rPr>
      </w:pPr>
      <w:r w:rsidRPr="00903DBA">
        <w:rPr>
          <w:highlight w:val="white"/>
        </w:rPr>
        <w:t xml:space="preserve">  | relation_expression GREATER_THAN shift_expression {</w:t>
      </w:r>
    </w:p>
    <w:p w14:paraId="485BFC07" w14:textId="77777777" w:rsidR="005B1C6D" w:rsidRPr="00903DBA" w:rsidRDefault="005B1C6D" w:rsidP="005B1C6D">
      <w:pPr>
        <w:pStyle w:val="Code"/>
        <w:rPr>
          <w:highlight w:val="white"/>
        </w:rPr>
      </w:pPr>
      <w:r w:rsidRPr="00903DBA">
        <w:rPr>
          <w:highlight w:val="white"/>
        </w:rPr>
        <w:t xml:space="preserve">      $$ = ($1 &gt; $3) ? 1 : 0;</w:t>
      </w:r>
    </w:p>
    <w:p w14:paraId="0BE064F9" w14:textId="77777777" w:rsidR="005B1C6D" w:rsidRPr="00903DBA" w:rsidRDefault="005B1C6D" w:rsidP="005B1C6D">
      <w:pPr>
        <w:pStyle w:val="Code"/>
        <w:rPr>
          <w:highlight w:val="white"/>
        </w:rPr>
      </w:pPr>
      <w:r w:rsidRPr="00903DBA">
        <w:rPr>
          <w:highlight w:val="white"/>
        </w:rPr>
        <w:t xml:space="preserve">    }</w:t>
      </w:r>
    </w:p>
    <w:p w14:paraId="3A8E626C" w14:textId="77777777" w:rsidR="005B1C6D" w:rsidRPr="00903DBA" w:rsidRDefault="005B1C6D" w:rsidP="005B1C6D">
      <w:pPr>
        <w:pStyle w:val="Code"/>
        <w:rPr>
          <w:highlight w:val="white"/>
        </w:rPr>
      </w:pPr>
      <w:r w:rsidRPr="00903DBA">
        <w:rPr>
          <w:highlight w:val="white"/>
        </w:rPr>
        <w:t xml:space="preserve">  | relation_expression GREATER_THAN_EQUAL shift_expression {</w:t>
      </w:r>
    </w:p>
    <w:p w14:paraId="0362AB65" w14:textId="77777777" w:rsidR="005B1C6D" w:rsidRPr="00903DBA" w:rsidRDefault="005B1C6D" w:rsidP="005B1C6D">
      <w:pPr>
        <w:pStyle w:val="Code"/>
        <w:rPr>
          <w:highlight w:val="white"/>
        </w:rPr>
      </w:pPr>
      <w:r w:rsidRPr="00903DBA">
        <w:rPr>
          <w:highlight w:val="white"/>
        </w:rPr>
        <w:t xml:space="preserve">      $$ = ($1 &gt;=$3) ? 1 : 0;</w:t>
      </w:r>
    </w:p>
    <w:p w14:paraId="7B55F337" w14:textId="77777777" w:rsidR="005B1C6D" w:rsidRPr="00903DBA" w:rsidRDefault="005B1C6D" w:rsidP="005B1C6D">
      <w:pPr>
        <w:pStyle w:val="Code"/>
        <w:rPr>
          <w:highlight w:val="white"/>
        </w:rPr>
      </w:pPr>
      <w:r w:rsidRPr="00903DBA">
        <w:rPr>
          <w:highlight w:val="white"/>
        </w:rPr>
        <w:t xml:space="preserve">    };</w:t>
      </w:r>
    </w:p>
    <w:p w14:paraId="2B6087A8" w14:textId="77777777" w:rsidR="005B1C6D" w:rsidRPr="00903DBA" w:rsidRDefault="005B1C6D" w:rsidP="005B1C6D">
      <w:pPr>
        <w:pStyle w:val="Code"/>
        <w:rPr>
          <w:highlight w:val="white"/>
        </w:rPr>
      </w:pPr>
    </w:p>
    <w:p w14:paraId="3141097B" w14:textId="77777777" w:rsidR="005B1C6D" w:rsidRPr="00903DBA" w:rsidRDefault="005B1C6D" w:rsidP="005B1C6D">
      <w:pPr>
        <w:pStyle w:val="Code"/>
        <w:rPr>
          <w:highlight w:val="white"/>
        </w:rPr>
      </w:pPr>
      <w:r w:rsidRPr="00903DBA">
        <w:rPr>
          <w:highlight w:val="white"/>
        </w:rPr>
        <w:t>shift_expression:</w:t>
      </w:r>
    </w:p>
    <w:p w14:paraId="2715782B" w14:textId="77777777" w:rsidR="005B1C6D" w:rsidRPr="00903DBA" w:rsidRDefault="005B1C6D" w:rsidP="005B1C6D">
      <w:pPr>
        <w:pStyle w:val="Code"/>
        <w:rPr>
          <w:highlight w:val="white"/>
        </w:rPr>
      </w:pPr>
      <w:r w:rsidRPr="00903DBA">
        <w:rPr>
          <w:highlight w:val="white"/>
        </w:rPr>
        <w:t xml:space="preserve">    add_expression {</w:t>
      </w:r>
    </w:p>
    <w:p w14:paraId="7DAFE435" w14:textId="77777777" w:rsidR="005B1C6D" w:rsidRPr="00903DBA" w:rsidRDefault="005B1C6D" w:rsidP="005B1C6D">
      <w:pPr>
        <w:pStyle w:val="Code"/>
        <w:rPr>
          <w:highlight w:val="white"/>
        </w:rPr>
      </w:pPr>
      <w:r w:rsidRPr="00903DBA">
        <w:rPr>
          <w:highlight w:val="white"/>
        </w:rPr>
        <w:t xml:space="preserve">      $$ = $1;</w:t>
      </w:r>
    </w:p>
    <w:p w14:paraId="5FD2B63F" w14:textId="77777777" w:rsidR="005B1C6D" w:rsidRPr="00903DBA" w:rsidRDefault="005B1C6D" w:rsidP="005B1C6D">
      <w:pPr>
        <w:pStyle w:val="Code"/>
        <w:rPr>
          <w:highlight w:val="white"/>
        </w:rPr>
      </w:pPr>
      <w:r w:rsidRPr="00903DBA">
        <w:rPr>
          <w:highlight w:val="white"/>
        </w:rPr>
        <w:t xml:space="preserve">    }</w:t>
      </w:r>
    </w:p>
    <w:p w14:paraId="31A6656E" w14:textId="77777777" w:rsidR="005B1C6D" w:rsidRPr="00903DBA" w:rsidRDefault="005B1C6D" w:rsidP="005B1C6D">
      <w:pPr>
        <w:pStyle w:val="Code"/>
        <w:rPr>
          <w:highlight w:val="white"/>
        </w:rPr>
      </w:pPr>
      <w:r w:rsidRPr="00903DBA">
        <w:rPr>
          <w:highlight w:val="white"/>
        </w:rPr>
        <w:t xml:space="preserve">  | shift_expression LEFT_SHIFT add_expression {</w:t>
      </w:r>
    </w:p>
    <w:p w14:paraId="578DFEEE" w14:textId="77777777" w:rsidR="005B1C6D" w:rsidRPr="00903DBA" w:rsidRDefault="005B1C6D" w:rsidP="005B1C6D">
      <w:pPr>
        <w:pStyle w:val="Code"/>
        <w:rPr>
          <w:highlight w:val="white"/>
        </w:rPr>
      </w:pPr>
      <w:r w:rsidRPr="00903DBA">
        <w:rPr>
          <w:highlight w:val="white"/>
        </w:rPr>
        <w:t xml:space="preserve">      $$ = $1 &lt;&lt; $3;</w:t>
      </w:r>
    </w:p>
    <w:p w14:paraId="7D79E5B8" w14:textId="77777777" w:rsidR="005B1C6D" w:rsidRPr="00903DBA" w:rsidRDefault="005B1C6D" w:rsidP="005B1C6D">
      <w:pPr>
        <w:pStyle w:val="Code"/>
        <w:rPr>
          <w:highlight w:val="white"/>
        </w:rPr>
      </w:pPr>
      <w:r w:rsidRPr="00903DBA">
        <w:rPr>
          <w:highlight w:val="white"/>
        </w:rPr>
        <w:t xml:space="preserve">    }</w:t>
      </w:r>
    </w:p>
    <w:p w14:paraId="486ECE50" w14:textId="77777777" w:rsidR="005B1C6D" w:rsidRPr="00903DBA" w:rsidRDefault="005B1C6D" w:rsidP="005B1C6D">
      <w:pPr>
        <w:pStyle w:val="Code"/>
        <w:rPr>
          <w:highlight w:val="white"/>
        </w:rPr>
      </w:pPr>
      <w:r w:rsidRPr="00903DBA">
        <w:rPr>
          <w:highlight w:val="white"/>
        </w:rPr>
        <w:t xml:space="preserve">  | shift_expression RIGHT_SHIFT add_expression {</w:t>
      </w:r>
    </w:p>
    <w:p w14:paraId="5DEDA050" w14:textId="77777777" w:rsidR="005B1C6D" w:rsidRPr="00903DBA" w:rsidRDefault="005B1C6D" w:rsidP="005B1C6D">
      <w:pPr>
        <w:pStyle w:val="Code"/>
        <w:rPr>
          <w:highlight w:val="white"/>
        </w:rPr>
      </w:pPr>
      <w:r w:rsidRPr="00903DBA">
        <w:rPr>
          <w:highlight w:val="white"/>
        </w:rPr>
        <w:t xml:space="preserve">      $$ = $1 &gt;&gt; $3;</w:t>
      </w:r>
    </w:p>
    <w:p w14:paraId="002C0152" w14:textId="77777777" w:rsidR="005B1C6D" w:rsidRPr="00903DBA" w:rsidRDefault="005B1C6D" w:rsidP="005B1C6D">
      <w:pPr>
        <w:pStyle w:val="Code"/>
        <w:rPr>
          <w:highlight w:val="white"/>
        </w:rPr>
      </w:pPr>
      <w:r w:rsidRPr="00903DBA">
        <w:rPr>
          <w:highlight w:val="white"/>
        </w:rPr>
        <w:t xml:space="preserve">    };</w:t>
      </w:r>
    </w:p>
    <w:p w14:paraId="333B5B9D" w14:textId="77777777" w:rsidR="005B1C6D" w:rsidRPr="00903DBA" w:rsidRDefault="005B1C6D" w:rsidP="005B1C6D">
      <w:pPr>
        <w:pStyle w:val="Code"/>
        <w:rPr>
          <w:highlight w:val="white"/>
        </w:rPr>
      </w:pPr>
    </w:p>
    <w:p w14:paraId="0736720D" w14:textId="77777777" w:rsidR="005B1C6D" w:rsidRPr="00903DBA" w:rsidRDefault="005B1C6D" w:rsidP="005B1C6D">
      <w:pPr>
        <w:pStyle w:val="Code"/>
        <w:rPr>
          <w:highlight w:val="white"/>
        </w:rPr>
      </w:pPr>
      <w:r w:rsidRPr="00903DBA">
        <w:rPr>
          <w:highlight w:val="white"/>
        </w:rPr>
        <w:t>add_expression:</w:t>
      </w:r>
    </w:p>
    <w:p w14:paraId="4EC220AF" w14:textId="77777777" w:rsidR="005B1C6D" w:rsidRPr="00903DBA" w:rsidRDefault="005B1C6D" w:rsidP="005B1C6D">
      <w:pPr>
        <w:pStyle w:val="Code"/>
        <w:rPr>
          <w:highlight w:val="white"/>
        </w:rPr>
      </w:pPr>
      <w:r w:rsidRPr="00903DBA">
        <w:rPr>
          <w:highlight w:val="white"/>
        </w:rPr>
        <w:t xml:space="preserve">    multiply_expression {</w:t>
      </w:r>
    </w:p>
    <w:p w14:paraId="086CA9C0" w14:textId="77777777" w:rsidR="005B1C6D" w:rsidRPr="00903DBA" w:rsidRDefault="005B1C6D" w:rsidP="005B1C6D">
      <w:pPr>
        <w:pStyle w:val="Code"/>
        <w:rPr>
          <w:highlight w:val="white"/>
        </w:rPr>
      </w:pPr>
      <w:r w:rsidRPr="00903DBA">
        <w:rPr>
          <w:highlight w:val="white"/>
        </w:rPr>
        <w:t xml:space="preserve">      $$ = $1;</w:t>
      </w:r>
    </w:p>
    <w:p w14:paraId="4BB8EBDD" w14:textId="77777777" w:rsidR="005B1C6D" w:rsidRPr="00903DBA" w:rsidRDefault="005B1C6D" w:rsidP="005B1C6D">
      <w:pPr>
        <w:pStyle w:val="Code"/>
        <w:rPr>
          <w:highlight w:val="white"/>
        </w:rPr>
      </w:pPr>
      <w:r w:rsidRPr="00903DBA">
        <w:rPr>
          <w:highlight w:val="white"/>
        </w:rPr>
        <w:t xml:space="preserve">    }</w:t>
      </w:r>
    </w:p>
    <w:p w14:paraId="103D5135" w14:textId="77777777" w:rsidR="005B1C6D" w:rsidRPr="00903DBA" w:rsidRDefault="005B1C6D" w:rsidP="005B1C6D">
      <w:pPr>
        <w:pStyle w:val="Code"/>
        <w:rPr>
          <w:highlight w:val="white"/>
        </w:rPr>
      </w:pPr>
      <w:r w:rsidRPr="00903DBA">
        <w:rPr>
          <w:highlight w:val="white"/>
        </w:rPr>
        <w:t xml:space="preserve">  | add_expression ADD multiply_expression {</w:t>
      </w:r>
    </w:p>
    <w:p w14:paraId="1B612284" w14:textId="77777777" w:rsidR="005B1C6D" w:rsidRPr="00903DBA" w:rsidRDefault="005B1C6D" w:rsidP="005B1C6D">
      <w:pPr>
        <w:pStyle w:val="Code"/>
        <w:rPr>
          <w:highlight w:val="white"/>
        </w:rPr>
      </w:pPr>
      <w:r w:rsidRPr="00903DBA">
        <w:rPr>
          <w:highlight w:val="white"/>
        </w:rPr>
        <w:t xml:space="preserve">      $$ = $1 + $3;</w:t>
      </w:r>
    </w:p>
    <w:p w14:paraId="7875E7A2" w14:textId="77777777" w:rsidR="005B1C6D" w:rsidRPr="00903DBA" w:rsidRDefault="005B1C6D" w:rsidP="005B1C6D">
      <w:pPr>
        <w:pStyle w:val="Code"/>
        <w:rPr>
          <w:highlight w:val="white"/>
        </w:rPr>
      </w:pPr>
      <w:r w:rsidRPr="00903DBA">
        <w:rPr>
          <w:highlight w:val="white"/>
        </w:rPr>
        <w:t xml:space="preserve">    }</w:t>
      </w:r>
    </w:p>
    <w:p w14:paraId="5E442F34" w14:textId="77777777" w:rsidR="005B1C6D" w:rsidRPr="00903DBA" w:rsidRDefault="005B1C6D" w:rsidP="005B1C6D">
      <w:pPr>
        <w:pStyle w:val="Code"/>
        <w:rPr>
          <w:highlight w:val="white"/>
        </w:rPr>
      </w:pPr>
      <w:r w:rsidRPr="00903DBA">
        <w:rPr>
          <w:highlight w:val="white"/>
        </w:rPr>
        <w:t xml:space="preserve">  | add_expression SUBTRACT multiply_expression {</w:t>
      </w:r>
    </w:p>
    <w:p w14:paraId="78D3D9BE" w14:textId="77777777" w:rsidR="005B1C6D" w:rsidRPr="00903DBA" w:rsidRDefault="005B1C6D" w:rsidP="005B1C6D">
      <w:pPr>
        <w:pStyle w:val="Code"/>
        <w:rPr>
          <w:highlight w:val="white"/>
        </w:rPr>
      </w:pPr>
      <w:r w:rsidRPr="00903DBA">
        <w:rPr>
          <w:highlight w:val="white"/>
        </w:rPr>
        <w:t xml:space="preserve">      $$ = $1 - $3;</w:t>
      </w:r>
    </w:p>
    <w:p w14:paraId="725557E4" w14:textId="77777777" w:rsidR="005B1C6D" w:rsidRPr="00903DBA" w:rsidRDefault="005B1C6D" w:rsidP="005B1C6D">
      <w:pPr>
        <w:pStyle w:val="Code"/>
        <w:rPr>
          <w:highlight w:val="white"/>
        </w:rPr>
      </w:pPr>
      <w:r w:rsidRPr="00903DBA">
        <w:rPr>
          <w:highlight w:val="white"/>
        </w:rPr>
        <w:t xml:space="preserve">    };</w:t>
      </w:r>
    </w:p>
    <w:p w14:paraId="4F19A80F" w14:textId="77777777" w:rsidR="005B1C6D" w:rsidRPr="00903DBA" w:rsidRDefault="005B1C6D" w:rsidP="005B1C6D">
      <w:pPr>
        <w:pStyle w:val="Code"/>
        <w:rPr>
          <w:highlight w:val="white"/>
        </w:rPr>
      </w:pPr>
    </w:p>
    <w:p w14:paraId="26512663" w14:textId="77777777" w:rsidR="005B1C6D" w:rsidRPr="00903DBA" w:rsidRDefault="005B1C6D" w:rsidP="005B1C6D">
      <w:pPr>
        <w:pStyle w:val="Code"/>
        <w:rPr>
          <w:highlight w:val="white"/>
        </w:rPr>
      </w:pPr>
      <w:r w:rsidRPr="00903DBA">
        <w:rPr>
          <w:highlight w:val="white"/>
        </w:rPr>
        <w:t>multiply_expression:</w:t>
      </w:r>
    </w:p>
    <w:p w14:paraId="123A5CC3" w14:textId="77777777" w:rsidR="005B1C6D" w:rsidRPr="00903DBA" w:rsidRDefault="005B1C6D" w:rsidP="005B1C6D">
      <w:pPr>
        <w:pStyle w:val="Code"/>
        <w:rPr>
          <w:highlight w:val="white"/>
        </w:rPr>
      </w:pPr>
      <w:r w:rsidRPr="00903DBA">
        <w:rPr>
          <w:highlight w:val="white"/>
        </w:rPr>
        <w:t xml:space="preserve">    prefix_expression {</w:t>
      </w:r>
    </w:p>
    <w:p w14:paraId="6405728A" w14:textId="77777777" w:rsidR="005B1C6D" w:rsidRPr="00903DBA" w:rsidRDefault="005B1C6D" w:rsidP="005B1C6D">
      <w:pPr>
        <w:pStyle w:val="Code"/>
        <w:rPr>
          <w:highlight w:val="white"/>
        </w:rPr>
      </w:pPr>
      <w:r w:rsidRPr="00903DBA">
        <w:rPr>
          <w:highlight w:val="white"/>
        </w:rPr>
        <w:t xml:space="preserve">      $$ = $1;</w:t>
      </w:r>
    </w:p>
    <w:p w14:paraId="4007FFD5" w14:textId="77777777" w:rsidR="005B1C6D" w:rsidRPr="00903DBA" w:rsidRDefault="005B1C6D" w:rsidP="005B1C6D">
      <w:pPr>
        <w:pStyle w:val="Code"/>
        <w:rPr>
          <w:highlight w:val="white"/>
        </w:rPr>
      </w:pPr>
      <w:r w:rsidRPr="00903DBA">
        <w:rPr>
          <w:highlight w:val="white"/>
        </w:rPr>
        <w:t xml:space="preserve">    }</w:t>
      </w:r>
    </w:p>
    <w:p w14:paraId="0DEE7735" w14:textId="77777777" w:rsidR="005B1C6D" w:rsidRPr="00903DBA" w:rsidRDefault="005B1C6D" w:rsidP="005B1C6D">
      <w:pPr>
        <w:pStyle w:val="Code"/>
        <w:rPr>
          <w:highlight w:val="white"/>
        </w:rPr>
      </w:pPr>
      <w:r w:rsidRPr="00903DBA">
        <w:rPr>
          <w:highlight w:val="white"/>
        </w:rPr>
        <w:t xml:space="preserve">  | multiply_expression MULTIPLY prefix_expression {</w:t>
      </w:r>
    </w:p>
    <w:p w14:paraId="105FE427" w14:textId="77777777" w:rsidR="005B1C6D" w:rsidRPr="00903DBA" w:rsidRDefault="005B1C6D" w:rsidP="005B1C6D">
      <w:pPr>
        <w:pStyle w:val="Code"/>
        <w:rPr>
          <w:highlight w:val="white"/>
        </w:rPr>
      </w:pPr>
      <w:r w:rsidRPr="00903DBA">
        <w:rPr>
          <w:highlight w:val="white"/>
        </w:rPr>
        <w:t xml:space="preserve">      $$ = $1 * $3;</w:t>
      </w:r>
    </w:p>
    <w:p w14:paraId="49C072FA" w14:textId="77777777" w:rsidR="005B1C6D" w:rsidRPr="00903DBA" w:rsidRDefault="005B1C6D" w:rsidP="005B1C6D">
      <w:pPr>
        <w:pStyle w:val="Code"/>
        <w:rPr>
          <w:highlight w:val="white"/>
        </w:rPr>
      </w:pPr>
      <w:r w:rsidRPr="00903DBA">
        <w:rPr>
          <w:highlight w:val="white"/>
        </w:rPr>
        <w:t xml:space="preserve">    }</w:t>
      </w:r>
    </w:p>
    <w:p w14:paraId="7707AD3E" w14:textId="77777777" w:rsidR="005B1C6D" w:rsidRPr="00903DBA" w:rsidRDefault="005B1C6D" w:rsidP="005B1C6D">
      <w:pPr>
        <w:pStyle w:val="Code"/>
        <w:rPr>
          <w:highlight w:val="white"/>
        </w:rPr>
      </w:pPr>
      <w:r w:rsidRPr="00903DBA">
        <w:rPr>
          <w:highlight w:val="white"/>
        </w:rPr>
        <w:t xml:space="preserve">  | multiply_expression DIVIDE prefix_expression {</w:t>
      </w:r>
    </w:p>
    <w:p w14:paraId="7C8E2E36" w14:textId="77777777" w:rsidR="005B1C6D" w:rsidRPr="00903DBA" w:rsidRDefault="005B1C6D" w:rsidP="005B1C6D">
      <w:pPr>
        <w:pStyle w:val="Code"/>
        <w:rPr>
          <w:highlight w:val="white"/>
        </w:rPr>
      </w:pPr>
      <w:r w:rsidRPr="00903DBA">
        <w:rPr>
          <w:highlight w:val="white"/>
        </w:rPr>
        <w:t xml:space="preserve">      $$ = $1 / $3;</w:t>
      </w:r>
    </w:p>
    <w:p w14:paraId="758FD635" w14:textId="77777777" w:rsidR="005B1C6D" w:rsidRPr="00903DBA" w:rsidRDefault="005B1C6D" w:rsidP="005B1C6D">
      <w:pPr>
        <w:pStyle w:val="Code"/>
        <w:rPr>
          <w:highlight w:val="white"/>
        </w:rPr>
      </w:pPr>
      <w:r w:rsidRPr="00903DBA">
        <w:rPr>
          <w:highlight w:val="white"/>
        </w:rPr>
        <w:t xml:space="preserve">    }</w:t>
      </w:r>
    </w:p>
    <w:p w14:paraId="2A19B48E" w14:textId="77777777" w:rsidR="005B1C6D" w:rsidRPr="00903DBA" w:rsidRDefault="005B1C6D" w:rsidP="005B1C6D">
      <w:pPr>
        <w:pStyle w:val="Code"/>
        <w:rPr>
          <w:highlight w:val="white"/>
        </w:rPr>
      </w:pPr>
      <w:r w:rsidRPr="00903DBA">
        <w:rPr>
          <w:highlight w:val="white"/>
        </w:rPr>
        <w:t xml:space="preserve">  | multiply_expression MODULO prefix_expression {</w:t>
      </w:r>
    </w:p>
    <w:p w14:paraId="37306475" w14:textId="77777777" w:rsidR="005B1C6D" w:rsidRPr="00903DBA" w:rsidRDefault="005B1C6D" w:rsidP="005B1C6D">
      <w:pPr>
        <w:pStyle w:val="Code"/>
        <w:rPr>
          <w:highlight w:val="white"/>
        </w:rPr>
      </w:pPr>
      <w:r w:rsidRPr="00903DBA">
        <w:rPr>
          <w:highlight w:val="white"/>
        </w:rPr>
        <w:t xml:space="preserve">      $$ = $1 % $3;</w:t>
      </w:r>
    </w:p>
    <w:p w14:paraId="568AB12C" w14:textId="77777777" w:rsidR="005B1C6D" w:rsidRPr="00903DBA" w:rsidRDefault="005B1C6D" w:rsidP="005B1C6D">
      <w:pPr>
        <w:pStyle w:val="Code"/>
        <w:rPr>
          <w:highlight w:val="white"/>
        </w:rPr>
      </w:pPr>
      <w:r w:rsidRPr="00903DBA">
        <w:rPr>
          <w:highlight w:val="white"/>
        </w:rPr>
        <w:t xml:space="preserve">    };</w:t>
      </w:r>
    </w:p>
    <w:p w14:paraId="21BBC891" w14:textId="77777777" w:rsidR="005B1C6D" w:rsidRPr="00903DBA" w:rsidRDefault="005B1C6D" w:rsidP="005B1C6D">
      <w:pPr>
        <w:pStyle w:val="Code"/>
        <w:rPr>
          <w:highlight w:val="white"/>
        </w:rPr>
      </w:pPr>
    </w:p>
    <w:p w14:paraId="3C0A2583" w14:textId="77777777" w:rsidR="005B1C6D" w:rsidRPr="00903DBA" w:rsidRDefault="005B1C6D" w:rsidP="005B1C6D">
      <w:pPr>
        <w:pStyle w:val="Code"/>
        <w:rPr>
          <w:highlight w:val="white"/>
        </w:rPr>
      </w:pPr>
      <w:r w:rsidRPr="00903DBA">
        <w:rPr>
          <w:highlight w:val="white"/>
        </w:rPr>
        <w:t>prefix_expression:</w:t>
      </w:r>
    </w:p>
    <w:p w14:paraId="6C4DED53" w14:textId="77777777" w:rsidR="005B1C6D" w:rsidRPr="00903DBA" w:rsidRDefault="005B1C6D" w:rsidP="005B1C6D">
      <w:pPr>
        <w:pStyle w:val="Code"/>
        <w:rPr>
          <w:highlight w:val="white"/>
        </w:rPr>
      </w:pPr>
      <w:r w:rsidRPr="00903DBA">
        <w:rPr>
          <w:highlight w:val="white"/>
        </w:rPr>
        <w:t xml:space="preserve">    primary_expression {</w:t>
      </w:r>
    </w:p>
    <w:p w14:paraId="04968816" w14:textId="77777777" w:rsidR="005B1C6D" w:rsidRPr="00903DBA" w:rsidRDefault="005B1C6D" w:rsidP="005B1C6D">
      <w:pPr>
        <w:pStyle w:val="Code"/>
        <w:rPr>
          <w:highlight w:val="white"/>
        </w:rPr>
      </w:pPr>
      <w:r w:rsidRPr="00903DBA">
        <w:rPr>
          <w:highlight w:val="white"/>
        </w:rPr>
        <w:t xml:space="preserve">      $$ = $1; </w:t>
      </w:r>
    </w:p>
    <w:p w14:paraId="1DEF5C15" w14:textId="77777777" w:rsidR="005B1C6D" w:rsidRPr="00903DBA" w:rsidRDefault="005B1C6D" w:rsidP="005B1C6D">
      <w:pPr>
        <w:pStyle w:val="Code"/>
        <w:rPr>
          <w:highlight w:val="white"/>
        </w:rPr>
      </w:pPr>
      <w:r w:rsidRPr="00903DBA">
        <w:rPr>
          <w:highlight w:val="white"/>
        </w:rPr>
        <w:t xml:space="preserve">    }</w:t>
      </w:r>
    </w:p>
    <w:p w14:paraId="02AC4BED" w14:textId="77777777" w:rsidR="005B1C6D" w:rsidRPr="00903DBA" w:rsidRDefault="005B1C6D" w:rsidP="005B1C6D">
      <w:pPr>
        <w:pStyle w:val="Code"/>
        <w:rPr>
          <w:highlight w:val="white"/>
        </w:rPr>
      </w:pPr>
      <w:r w:rsidRPr="00903DBA">
        <w:rPr>
          <w:highlight w:val="white"/>
        </w:rPr>
        <w:t xml:space="preserve">  | ADD prefix_expression {</w:t>
      </w:r>
    </w:p>
    <w:p w14:paraId="26E982B7" w14:textId="77777777" w:rsidR="005B1C6D" w:rsidRPr="00903DBA" w:rsidRDefault="005B1C6D" w:rsidP="005B1C6D">
      <w:pPr>
        <w:pStyle w:val="Code"/>
        <w:rPr>
          <w:highlight w:val="white"/>
        </w:rPr>
      </w:pPr>
      <w:r w:rsidRPr="00903DBA">
        <w:rPr>
          <w:highlight w:val="white"/>
        </w:rPr>
        <w:t xml:space="preserve">      $$ = $2;</w:t>
      </w:r>
    </w:p>
    <w:p w14:paraId="67486220" w14:textId="77777777" w:rsidR="005B1C6D" w:rsidRPr="00903DBA" w:rsidRDefault="005B1C6D" w:rsidP="005B1C6D">
      <w:pPr>
        <w:pStyle w:val="Code"/>
        <w:rPr>
          <w:highlight w:val="white"/>
        </w:rPr>
      </w:pPr>
      <w:r w:rsidRPr="00903DBA">
        <w:rPr>
          <w:highlight w:val="white"/>
        </w:rPr>
        <w:t xml:space="preserve">    }</w:t>
      </w:r>
    </w:p>
    <w:p w14:paraId="5EE94695" w14:textId="77777777" w:rsidR="005B1C6D" w:rsidRPr="00903DBA" w:rsidRDefault="005B1C6D" w:rsidP="005B1C6D">
      <w:pPr>
        <w:pStyle w:val="Code"/>
        <w:rPr>
          <w:highlight w:val="white"/>
        </w:rPr>
      </w:pPr>
      <w:r w:rsidRPr="00903DBA">
        <w:rPr>
          <w:highlight w:val="white"/>
        </w:rPr>
        <w:t xml:space="preserve">  | SUBTRACT prefix_expression {</w:t>
      </w:r>
    </w:p>
    <w:p w14:paraId="36459D9E" w14:textId="77777777" w:rsidR="005B1C6D" w:rsidRPr="00903DBA" w:rsidRDefault="005B1C6D" w:rsidP="005B1C6D">
      <w:pPr>
        <w:pStyle w:val="Code"/>
        <w:rPr>
          <w:highlight w:val="white"/>
        </w:rPr>
      </w:pPr>
      <w:r w:rsidRPr="00903DBA">
        <w:rPr>
          <w:highlight w:val="white"/>
        </w:rPr>
        <w:t xml:space="preserve">      $$ = -$2;</w:t>
      </w:r>
    </w:p>
    <w:p w14:paraId="27BC87EC" w14:textId="77777777" w:rsidR="005B1C6D" w:rsidRPr="00903DBA" w:rsidRDefault="005B1C6D" w:rsidP="005B1C6D">
      <w:pPr>
        <w:pStyle w:val="Code"/>
        <w:rPr>
          <w:highlight w:val="white"/>
        </w:rPr>
      </w:pPr>
      <w:r w:rsidRPr="00903DBA">
        <w:rPr>
          <w:highlight w:val="white"/>
        </w:rPr>
        <w:t xml:space="preserve">    }</w:t>
      </w:r>
    </w:p>
    <w:p w14:paraId="06B73431" w14:textId="77777777" w:rsidR="005B1C6D" w:rsidRPr="00903DBA" w:rsidRDefault="005B1C6D" w:rsidP="005B1C6D">
      <w:pPr>
        <w:pStyle w:val="Code"/>
        <w:rPr>
          <w:highlight w:val="white"/>
        </w:rPr>
      </w:pPr>
      <w:r w:rsidRPr="00903DBA">
        <w:rPr>
          <w:highlight w:val="white"/>
        </w:rPr>
        <w:t xml:space="preserve">  | BITWISE_NOT prefix_expression {</w:t>
      </w:r>
    </w:p>
    <w:p w14:paraId="3D59EBE8" w14:textId="77777777" w:rsidR="005B1C6D" w:rsidRPr="00903DBA" w:rsidRDefault="005B1C6D" w:rsidP="005B1C6D">
      <w:pPr>
        <w:pStyle w:val="Code"/>
        <w:rPr>
          <w:highlight w:val="white"/>
        </w:rPr>
      </w:pPr>
      <w:r w:rsidRPr="00903DBA">
        <w:rPr>
          <w:highlight w:val="white"/>
        </w:rPr>
        <w:t xml:space="preserve">      $$ = ~$2;</w:t>
      </w:r>
    </w:p>
    <w:p w14:paraId="3DBBEE49" w14:textId="77777777" w:rsidR="005B1C6D" w:rsidRPr="00903DBA" w:rsidRDefault="005B1C6D" w:rsidP="005B1C6D">
      <w:pPr>
        <w:pStyle w:val="Code"/>
        <w:rPr>
          <w:highlight w:val="white"/>
        </w:rPr>
      </w:pPr>
      <w:r w:rsidRPr="00903DBA">
        <w:rPr>
          <w:highlight w:val="white"/>
        </w:rPr>
        <w:t xml:space="preserve">    }</w:t>
      </w:r>
    </w:p>
    <w:p w14:paraId="6DB1398A" w14:textId="77777777" w:rsidR="005B1C6D" w:rsidRPr="00903DBA" w:rsidRDefault="005B1C6D" w:rsidP="005B1C6D">
      <w:r w:rsidRPr="00903DBA">
        <w:t xml:space="preserve">An expression </w:t>
      </w:r>
      <w:proofErr w:type="gramStart"/>
      <w:r w:rsidRPr="00903DBA">
        <w:t>is considered to be</w:t>
      </w:r>
      <w:proofErr w:type="gramEnd"/>
      <w:r w:rsidRPr="00903DBA">
        <w:t xml:space="preserve"> true if it does not equal zero.</w:t>
      </w:r>
    </w:p>
    <w:p w14:paraId="42F946DD" w14:textId="77777777" w:rsidR="005B1C6D" w:rsidRPr="00903DBA" w:rsidRDefault="005B1C6D" w:rsidP="005B1C6D">
      <w:pPr>
        <w:pStyle w:val="Code"/>
        <w:rPr>
          <w:highlight w:val="white"/>
        </w:rPr>
      </w:pPr>
      <w:r w:rsidRPr="00903DBA">
        <w:rPr>
          <w:highlight w:val="white"/>
        </w:rPr>
        <w:t xml:space="preserve">  | LOGICAL_NOT prefix_expression {</w:t>
      </w:r>
    </w:p>
    <w:p w14:paraId="70205D21" w14:textId="77777777" w:rsidR="005B1C6D" w:rsidRPr="00903DBA" w:rsidRDefault="005B1C6D" w:rsidP="005B1C6D">
      <w:pPr>
        <w:pStyle w:val="Code"/>
        <w:rPr>
          <w:highlight w:val="white"/>
        </w:rPr>
      </w:pPr>
      <w:r w:rsidRPr="00903DBA">
        <w:rPr>
          <w:highlight w:val="white"/>
        </w:rPr>
        <w:t xml:space="preserve">      $$ = ($2 == 0) ? 1 : 0;</w:t>
      </w:r>
    </w:p>
    <w:p w14:paraId="24A1BAD1" w14:textId="77777777" w:rsidR="005B1C6D" w:rsidRPr="00903DBA" w:rsidRDefault="005B1C6D" w:rsidP="005B1C6D">
      <w:pPr>
        <w:pStyle w:val="Code"/>
        <w:rPr>
          <w:highlight w:val="white"/>
        </w:rPr>
      </w:pPr>
      <w:r w:rsidRPr="00903DBA">
        <w:rPr>
          <w:highlight w:val="white"/>
        </w:rPr>
        <w:t xml:space="preserve">    };</w:t>
      </w:r>
    </w:p>
    <w:p w14:paraId="6B88B944" w14:textId="77777777" w:rsidR="005B1C6D" w:rsidRPr="00903DBA" w:rsidRDefault="005B1C6D" w:rsidP="005B1C6D">
      <w:r w:rsidRPr="00903DBA">
        <w:t>In the preprocessor directive, every identifier is treated as the value zero.</w:t>
      </w:r>
    </w:p>
    <w:p w14:paraId="773861A2" w14:textId="77777777" w:rsidR="005B1C6D" w:rsidRPr="00903DBA" w:rsidRDefault="005B1C6D" w:rsidP="005B1C6D">
      <w:pPr>
        <w:pStyle w:val="Code"/>
        <w:rPr>
          <w:highlight w:val="white"/>
        </w:rPr>
      </w:pPr>
      <w:r w:rsidRPr="00903DBA">
        <w:rPr>
          <w:highlight w:val="white"/>
        </w:rPr>
        <w:t>primary_expression:</w:t>
      </w:r>
    </w:p>
    <w:p w14:paraId="49066E79" w14:textId="77777777" w:rsidR="005B1C6D" w:rsidRPr="00903DBA" w:rsidRDefault="005B1C6D" w:rsidP="005B1C6D">
      <w:pPr>
        <w:pStyle w:val="Code"/>
        <w:rPr>
          <w:highlight w:val="white"/>
        </w:rPr>
      </w:pPr>
      <w:r w:rsidRPr="00903DBA">
        <w:rPr>
          <w:highlight w:val="white"/>
        </w:rPr>
        <w:t xml:space="preserve">    NAME {</w:t>
      </w:r>
    </w:p>
    <w:p w14:paraId="16C90415" w14:textId="77777777" w:rsidR="005B1C6D" w:rsidRPr="00903DBA" w:rsidRDefault="005B1C6D" w:rsidP="005B1C6D">
      <w:pPr>
        <w:pStyle w:val="Code"/>
        <w:rPr>
          <w:highlight w:val="white"/>
        </w:rPr>
      </w:pPr>
      <w:r w:rsidRPr="00903DBA">
        <w:rPr>
          <w:highlight w:val="white"/>
        </w:rPr>
        <w:t xml:space="preserve">      $$ = 1;</w:t>
      </w:r>
    </w:p>
    <w:p w14:paraId="38AE513A" w14:textId="77777777" w:rsidR="005B1C6D" w:rsidRPr="00903DBA" w:rsidRDefault="005B1C6D" w:rsidP="005B1C6D">
      <w:pPr>
        <w:pStyle w:val="Code"/>
        <w:rPr>
          <w:highlight w:val="white"/>
        </w:rPr>
      </w:pPr>
      <w:r w:rsidRPr="00903DBA">
        <w:rPr>
          <w:highlight w:val="white"/>
        </w:rPr>
        <w:t xml:space="preserve">    }</w:t>
      </w:r>
    </w:p>
    <w:p w14:paraId="126EEF5F" w14:textId="77777777" w:rsidR="005B1C6D" w:rsidRPr="00903DBA" w:rsidRDefault="005B1C6D" w:rsidP="005B1C6D">
      <w:pPr>
        <w:pStyle w:val="Code"/>
        <w:rPr>
          <w:highlight w:val="white"/>
        </w:rPr>
      </w:pPr>
      <w:r w:rsidRPr="00903DBA">
        <w:rPr>
          <w:highlight w:val="white"/>
        </w:rPr>
        <w:t xml:space="preserve">  | VALUE {</w:t>
      </w:r>
    </w:p>
    <w:p w14:paraId="44E1C60F" w14:textId="77777777" w:rsidR="005B1C6D" w:rsidRPr="00903DBA" w:rsidRDefault="005B1C6D" w:rsidP="005B1C6D">
      <w:pPr>
        <w:pStyle w:val="Code"/>
        <w:rPr>
          <w:highlight w:val="white"/>
        </w:rPr>
      </w:pPr>
      <w:r w:rsidRPr="00903DBA">
        <w:rPr>
          <w:highlight w:val="white"/>
        </w:rPr>
        <w:t xml:space="preserve">      $$ = $1;</w:t>
      </w:r>
    </w:p>
    <w:p w14:paraId="24781048" w14:textId="77777777" w:rsidR="005B1C6D" w:rsidRPr="00903DBA" w:rsidRDefault="005B1C6D" w:rsidP="005B1C6D">
      <w:pPr>
        <w:pStyle w:val="Code"/>
        <w:rPr>
          <w:highlight w:val="white"/>
        </w:rPr>
      </w:pPr>
      <w:r w:rsidRPr="00903DBA">
        <w:rPr>
          <w:highlight w:val="white"/>
        </w:rPr>
        <w:t xml:space="preserve">    }</w:t>
      </w:r>
    </w:p>
    <w:p w14:paraId="2D156409" w14:textId="77777777" w:rsidR="005B1C6D" w:rsidRPr="00903DBA" w:rsidRDefault="005B1C6D" w:rsidP="005B1C6D">
      <w:r w:rsidRPr="00903DBA">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903DBA" w14:paraId="4AE5FC64" w14:textId="77777777" w:rsidTr="0092795B">
        <w:tc>
          <w:tcPr>
            <w:tcW w:w="4675" w:type="dxa"/>
          </w:tcPr>
          <w:p w14:paraId="28AB8ADB" w14:textId="77777777" w:rsidR="005B1C6D" w:rsidRPr="00903DBA" w:rsidRDefault="005B1C6D" w:rsidP="0092795B">
            <w:pPr>
              <w:pStyle w:val="Code"/>
            </w:pPr>
            <w:r w:rsidRPr="00903DBA">
              <w:t>#if defined (x)</w:t>
            </w:r>
          </w:p>
        </w:tc>
        <w:tc>
          <w:tcPr>
            <w:tcW w:w="4675" w:type="dxa"/>
          </w:tcPr>
          <w:p w14:paraId="57FAC860" w14:textId="77777777" w:rsidR="005B1C6D" w:rsidRPr="00903DBA" w:rsidRDefault="005B1C6D" w:rsidP="0092795B">
            <w:pPr>
              <w:pStyle w:val="Code"/>
            </w:pPr>
            <w:r w:rsidRPr="00903DBA">
              <w:t>#if defined x</w:t>
            </w:r>
          </w:p>
        </w:tc>
      </w:tr>
      <w:tr w:rsidR="005B1C6D" w:rsidRPr="00903DBA" w14:paraId="1061AB54" w14:textId="77777777" w:rsidTr="0092795B">
        <w:tc>
          <w:tcPr>
            <w:tcW w:w="4675" w:type="dxa"/>
          </w:tcPr>
          <w:p w14:paraId="74106948" w14:textId="01CA581A" w:rsidR="005B1C6D" w:rsidRPr="00903DBA" w:rsidRDefault="00411690" w:rsidP="0092795B">
            <w:r w:rsidRPr="00903DBA">
              <w:t xml:space="preserve">(a) </w:t>
            </w:r>
            <w:r w:rsidR="005B1C6D" w:rsidRPr="00903DBA">
              <w:t>With parenthesis</w:t>
            </w:r>
          </w:p>
        </w:tc>
        <w:tc>
          <w:tcPr>
            <w:tcW w:w="4675" w:type="dxa"/>
          </w:tcPr>
          <w:p w14:paraId="34A3F102" w14:textId="2497E58C" w:rsidR="005B1C6D" w:rsidRPr="00903DBA" w:rsidRDefault="00411690" w:rsidP="0092795B">
            <w:r w:rsidRPr="00903DBA">
              <w:t xml:space="preserve">(b) </w:t>
            </w:r>
            <w:r w:rsidR="005B1C6D" w:rsidRPr="00903DBA">
              <w:t>Without parenthesis</w:t>
            </w:r>
          </w:p>
        </w:tc>
      </w:tr>
    </w:tbl>
    <w:p w14:paraId="40C36524" w14:textId="77777777" w:rsidR="006F739F" w:rsidRPr="00903DBA" w:rsidRDefault="006F739F" w:rsidP="006F739F">
      <w:pPr>
        <w:pStyle w:val="CodeHeader"/>
      </w:pPr>
      <w:bookmarkStart w:id="497" w:name="_Ref418278877"/>
      <w:proofErr w:type="spellStart"/>
      <w:r w:rsidRPr="00903DBA">
        <w:t>ExpressionParser.gppg</w:t>
      </w:r>
      <w:proofErr w:type="spellEnd"/>
    </w:p>
    <w:p w14:paraId="0DF66194" w14:textId="77777777" w:rsidR="005B1C6D" w:rsidRPr="00903DBA" w:rsidRDefault="005B1C6D" w:rsidP="005B1C6D">
      <w:pPr>
        <w:pStyle w:val="Code"/>
        <w:rPr>
          <w:highlight w:val="white"/>
        </w:rPr>
      </w:pPr>
      <w:r w:rsidRPr="00903DBA">
        <w:rPr>
          <w:highlight w:val="white"/>
        </w:rPr>
        <w:t xml:space="preserve">  | DEFINED NAME {</w:t>
      </w:r>
    </w:p>
    <w:p w14:paraId="400A16C0" w14:textId="3265A19A"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.ContainsKey($2) ? 1 : 0;</w:t>
      </w:r>
    </w:p>
    <w:p w14:paraId="5E178F20" w14:textId="77777777" w:rsidR="005B1C6D" w:rsidRPr="00903DBA" w:rsidRDefault="005B1C6D" w:rsidP="00431A2D">
      <w:pPr>
        <w:pStyle w:val="Code"/>
        <w:rPr>
          <w:highlight w:val="white"/>
        </w:rPr>
      </w:pPr>
      <w:r w:rsidRPr="00903DBA">
        <w:rPr>
          <w:highlight w:val="white"/>
        </w:rPr>
        <w:t xml:space="preserve">    }</w:t>
      </w:r>
    </w:p>
    <w:p w14:paraId="48DAB47D" w14:textId="77777777" w:rsidR="005B1C6D" w:rsidRPr="00903DBA" w:rsidRDefault="005B1C6D" w:rsidP="00431A2D">
      <w:pPr>
        <w:pStyle w:val="Code"/>
        <w:rPr>
          <w:highlight w:val="white"/>
        </w:rPr>
      </w:pPr>
      <w:r w:rsidRPr="00903DBA">
        <w:rPr>
          <w:highlight w:val="white"/>
        </w:rPr>
        <w:t xml:space="preserve">  | DEFINED LEFT_PARENTHESIS NAME RIGHT_PARENTHESIS {</w:t>
      </w:r>
    </w:p>
    <w:p w14:paraId="094AEE8A" w14:textId="4424F326" w:rsidR="005B1C6D" w:rsidRPr="00903DBA" w:rsidRDefault="005B1C6D" w:rsidP="00431A2D">
      <w:pPr>
        <w:pStyle w:val="Code"/>
        <w:rPr>
          <w:highlight w:val="white"/>
        </w:rPr>
      </w:pPr>
      <w:r w:rsidRPr="00903DBA">
        <w:rPr>
          <w:highlight w:val="white"/>
        </w:rPr>
        <w:t xml:space="preserve">      $$ = </w:t>
      </w:r>
      <w:r w:rsidR="00431A2D" w:rsidRPr="00903DBA">
        <w:rPr>
          <w:highlight w:val="white"/>
        </w:rPr>
        <w:t>Preprocessor.MacroMap</w:t>
      </w:r>
      <w:r w:rsidRPr="00903DBA">
        <w:rPr>
          <w:highlight w:val="white"/>
        </w:rPr>
        <w:t>.ContainsKey($3) ? 1 : 0;</w:t>
      </w:r>
    </w:p>
    <w:p w14:paraId="1AADD06B" w14:textId="77777777" w:rsidR="005B1C6D" w:rsidRPr="00903DBA" w:rsidRDefault="005B1C6D" w:rsidP="005B1C6D">
      <w:pPr>
        <w:pStyle w:val="Code"/>
        <w:rPr>
          <w:highlight w:val="white"/>
        </w:rPr>
      </w:pPr>
      <w:r w:rsidRPr="00903DBA">
        <w:rPr>
          <w:highlight w:val="white"/>
        </w:rPr>
        <w:t xml:space="preserve">    }</w:t>
      </w:r>
    </w:p>
    <w:p w14:paraId="192159C3" w14:textId="77777777" w:rsidR="005B1C6D" w:rsidRPr="00903DBA" w:rsidRDefault="005B1C6D" w:rsidP="005B1C6D">
      <w:pPr>
        <w:pStyle w:val="Code"/>
        <w:rPr>
          <w:highlight w:val="white"/>
        </w:rPr>
      </w:pPr>
      <w:r w:rsidRPr="00903DBA">
        <w:rPr>
          <w:highlight w:val="white"/>
        </w:rPr>
        <w:t xml:space="preserve">  | LEFT_PARENTHESIS expression RIGHT_PARENTHESIS {</w:t>
      </w:r>
    </w:p>
    <w:p w14:paraId="2F7D4CDB" w14:textId="77777777" w:rsidR="005B1C6D" w:rsidRPr="00903DBA" w:rsidRDefault="005B1C6D" w:rsidP="005B1C6D">
      <w:pPr>
        <w:pStyle w:val="Code"/>
        <w:rPr>
          <w:highlight w:val="white"/>
        </w:rPr>
      </w:pPr>
      <w:r w:rsidRPr="00903DBA">
        <w:rPr>
          <w:highlight w:val="white"/>
        </w:rPr>
        <w:t xml:space="preserve">      $$ = $2; </w:t>
      </w:r>
    </w:p>
    <w:p w14:paraId="74FA3E2E" w14:textId="77777777" w:rsidR="005B1C6D" w:rsidRPr="00903DBA" w:rsidRDefault="005B1C6D" w:rsidP="005B1C6D">
      <w:pPr>
        <w:pStyle w:val="Code"/>
        <w:rPr>
          <w:highlight w:val="white"/>
        </w:rPr>
      </w:pPr>
      <w:r w:rsidRPr="00903DBA">
        <w:rPr>
          <w:highlight w:val="white"/>
        </w:rPr>
        <w:t xml:space="preserve">    };</w:t>
      </w:r>
    </w:p>
    <w:p w14:paraId="3F3055A2" w14:textId="77777777" w:rsidR="005B1C6D" w:rsidRPr="00903DBA" w:rsidRDefault="005B1C6D" w:rsidP="005B1C6D">
      <w:pPr>
        <w:pStyle w:val="Rubrik3"/>
      </w:pPr>
      <w:bookmarkStart w:id="498" w:name="_Toc57656148"/>
      <w:r w:rsidRPr="00903DBA">
        <w:t>The Scanner</w:t>
      </w:r>
      <w:bookmarkEnd w:id="497"/>
      <w:bookmarkEnd w:id="498"/>
    </w:p>
    <w:p w14:paraId="3C52097C" w14:textId="553563A4" w:rsidR="005B1C6D" w:rsidRPr="00903DBA" w:rsidRDefault="005B1C6D" w:rsidP="005B1C6D">
      <w:r w:rsidRPr="00903DBA">
        <w:t xml:space="preserve">As mention in Section </w:t>
      </w:r>
      <w:r w:rsidRPr="00903DBA">
        <w:fldChar w:fldCharType="begin"/>
      </w:r>
      <w:r w:rsidRPr="00903DBA">
        <w:instrText xml:space="preserve"> REF _Ref418232768 \r \h </w:instrText>
      </w:r>
      <w:r w:rsidRPr="00903DBA">
        <w:fldChar w:fldCharType="separate"/>
      </w:r>
      <w:r w:rsidR="005F7BC3" w:rsidRPr="00903DBA">
        <w:t>0</w:t>
      </w:r>
      <w:r w:rsidRPr="00903DBA">
        <w:fldChar w:fldCharType="end"/>
      </w:r>
      <w:r w:rsidRPr="00903DBA">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903DBA" w:rsidRDefault="005B1C6D" w:rsidP="005B1C6D">
      <w:pPr>
        <w:pStyle w:val="CodeHeader"/>
      </w:pPr>
      <w:proofErr w:type="spellStart"/>
      <w:r w:rsidRPr="00903DBA">
        <w:t>ExpressionScanner.gplex</w:t>
      </w:r>
      <w:proofErr w:type="spellEnd"/>
    </w:p>
    <w:p w14:paraId="4221927A" w14:textId="77777777" w:rsidR="005B1C6D" w:rsidRPr="00903DBA" w:rsidRDefault="005B1C6D" w:rsidP="005B1C6D">
      <w:pPr>
        <w:pStyle w:val="Code"/>
        <w:rPr>
          <w:highlight w:val="white"/>
        </w:rPr>
      </w:pPr>
      <w:r w:rsidRPr="00903DBA">
        <w:rPr>
          <w:highlight w:val="white"/>
        </w:rPr>
        <w:t>%namespace CCompiler_Exp</w:t>
      </w:r>
    </w:p>
    <w:p w14:paraId="1CFD2126" w14:textId="77777777" w:rsidR="005B1C6D" w:rsidRPr="00903DBA" w:rsidRDefault="005B1C6D" w:rsidP="005B1C6D">
      <w:pPr>
        <w:pStyle w:val="Code"/>
        <w:rPr>
          <w:highlight w:val="white"/>
        </w:rPr>
      </w:pPr>
    </w:p>
    <w:p w14:paraId="35ED6594" w14:textId="77777777" w:rsidR="005B1C6D" w:rsidRPr="00903DBA" w:rsidRDefault="005B1C6D" w:rsidP="005B1C6D">
      <w:pPr>
        <w:pStyle w:val="Code"/>
        <w:rPr>
          <w:highlight w:val="white"/>
        </w:rPr>
      </w:pPr>
      <w:r w:rsidRPr="00903DBA">
        <w:rPr>
          <w:highlight w:val="white"/>
        </w:rPr>
        <w:t>%using CCompiler;</w:t>
      </w:r>
    </w:p>
    <w:p w14:paraId="6F5EB023" w14:textId="77777777" w:rsidR="005B1C6D" w:rsidRPr="00903DBA" w:rsidRDefault="005B1C6D" w:rsidP="005B1C6D">
      <w:pPr>
        <w:pStyle w:val="Code"/>
        <w:rPr>
          <w:highlight w:val="white"/>
        </w:rPr>
      </w:pPr>
    </w:p>
    <w:p w14:paraId="1E981299" w14:textId="77777777" w:rsidR="005B1C6D" w:rsidRPr="00903DBA" w:rsidRDefault="005B1C6D" w:rsidP="005B1C6D">
      <w:pPr>
        <w:pStyle w:val="Code"/>
        <w:rPr>
          <w:highlight w:val="white"/>
        </w:rPr>
      </w:pPr>
      <w:r w:rsidRPr="00903DBA">
        <w:rPr>
          <w:highlight w:val="white"/>
        </w:rPr>
        <w:t>%{</w:t>
      </w:r>
    </w:p>
    <w:p w14:paraId="4B0E3001" w14:textId="77777777" w:rsidR="005B1C6D" w:rsidRPr="00903DBA" w:rsidRDefault="005B1C6D" w:rsidP="005B1C6D">
      <w:pPr>
        <w:pStyle w:val="Code"/>
        <w:rPr>
          <w:highlight w:val="white"/>
        </w:rPr>
      </w:pPr>
      <w:r w:rsidRPr="00903DBA">
        <w:rPr>
          <w:highlight w:val="white"/>
        </w:rPr>
        <w:t xml:space="preserve">  // Empty.</w:t>
      </w:r>
    </w:p>
    <w:p w14:paraId="7A546795" w14:textId="77777777" w:rsidR="005B1C6D" w:rsidRPr="00903DBA" w:rsidRDefault="005B1C6D" w:rsidP="005B1C6D">
      <w:pPr>
        <w:pStyle w:val="Code"/>
        <w:rPr>
          <w:highlight w:val="white"/>
        </w:rPr>
      </w:pPr>
      <w:r w:rsidRPr="00903DBA">
        <w:rPr>
          <w:highlight w:val="white"/>
        </w:rPr>
        <w:t>%}</w:t>
      </w:r>
    </w:p>
    <w:p w14:paraId="1316BB70" w14:textId="77777777" w:rsidR="005B1C6D" w:rsidRPr="00903DBA" w:rsidRDefault="005B1C6D" w:rsidP="005B1C6D">
      <w:pPr>
        <w:pStyle w:val="Code"/>
        <w:rPr>
          <w:highlight w:val="white"/>
        </w:rPr>
      </w:pPr>
    </w:p>
    <w:p w14:paraId="6A217859" w14:textId="77777777" w:rsidR="005B1C6D" w:rsidRPr="00903DBA" w:rsidRDefault="005B1C6D" w:rsidP="005B1C6D">
      <w:pPr>
        <w:pStyle w:val="Code"/>
        <w:rPr>
          <w:highlight w:val="white"/>
        </w:rPr>
      </w:pPr>
      <w:r w:rsidRPr="00903DBA">
        <w:rPr>
          <w:highlight w:val="white"/>
        </w:rPr>
        <w:t>OCTAL_VALUE (\+|\-)?[0][0-7]*([uU]|[sSlL]|[uU][sSlL]|[sSlL][uU])?</w:t>
      </w:r>
    </w:p>
    <w:p w14:paraId="2112E52C" w14:textId="77777777" w:rsidR="005B1C6D" w:rsidRPr="00903DBA" w:rsidRDefault="005B1C6D" w:rsidP="005B1C6D">
      <w:pPr>
        <w:pStyle w:val="Code"/>
        <w:rPr>
          <w:highlight w:val="white"/>
        </w:rPr>
      </w:pPr>
      <w:r w:rsidRPr="00903DBA">
        <w:rPr>
          <w:highlight w:val="white"/>
        </w:rPr>
        <w:t>DECIMAL_VALUE (\+|\-)?[1-9][0-9]*([uU]|[sSlL]|[uU][sSlL]|[sSlL][uU])?</w:t>
      </w:r>
    </w:p>
    <w:p w14:paraId="6CEE7F9B" w14:textId="77777777" w:rsidR="005B1C6D" w:rsidRPr="00903DBA" w:rsidRDefault="005B1C6D" w:rsidP="005B1C6D">
      <w:pPr>
        <w:pStyle w:val="Code"/>
        <w:rPr>
          <w:highlight w:val="white"/>
        </w:rPr>
      </w:pPr>
      <w:r w:rsidRPr="00903DBA">
        <w:rPr>
          <w:highlight w:val="white"/>
        </w:rPr>
        <w:t>HEXADECIMAL_VALUE (\+|\-)?[0][xX][0-9a-fA-F]+([uU]|[sSlL]|[uU][sSlL]|[sSlL][uU])?</w:t>
      </w:r>
    </w:p>
    <w:p w14:paraId="14A2471C" w14:textId="77777777" w:rsidR="005B1C6D" w:rsidRPr="00903DBA" w:rsidRDefault="005B1C6D" w:rsidP="005B1C6D">
      <w:pPr>
        <w:pStyle w:val="Code"/>
        <w:rPr>
          <w:highlight w:val="white"/>
        </w:rPr>
      </w:pPr>
    </w:p>
    <w:p w14:paraId="308EC2EE" w14:textId="77777777" w:rsidR="005B1C6D" w:rsidRPr="00903DBA" w:rsidRDefault="005B1C6D" w:rsidP="005B1C6D">
      <w:pPr>
        <w:pStyle w:val="Code"/>
        <w:rPr>
          <w:highlight w:val="white"/>
        </w:rPr>
      </w:pPr>
      <w:r w:rsidRPr="00903DBA">
        <w:rPr>
          <w:highlight w:val="white"/>
        </w:rPr>
        <w:t>NAME [a-zA-Z_][a-zA-Z0-9_]*</w:t>
      </w:r>
    </w:p>
    <w:p w14:paraId="6FD9026B" w14:textId="77777777" w:rsidR="005B1C6D" w:rsidRPr="00903DBA" w:rsidRDefault="005B1C6D" w:rsidP="005B1C6D">
      <w:pPr>
        <w:pStyle w:val="Code"/>
        <w:rPr>
          <w:highlight w:val="white"/>
        </w:rPr>
      </w:pPr>
      <w:r w:rsidRPr="00903DBA">
        <w:rPr>
          <w:highlight w:val="white"/>
        </w:rPr>
        <w:t>WHITE_SPACE [ \t\r\n\f]</w:t>
      </w:r>
    </w:p>
    <w:p w14:paraId="733EBA87" w14:textId="77777777" w:rsidR="005B1C6D" w:rsidRPr="00903DBA" w:rsidRDefault="005B1C6D" w:rsidP="005B1C6D">
      <w:pPr>
        <w:pStyle w:val="Code"/>
        <w:rPr>
          <w:highlight w:val="white"/>
        </w:rPr>
      </w:pPr>
    </w:p>
    <w:p w14:paraId="4886D064" w14:textId="77777777" w:rsidR="005B1C6D" w:rsidRPr="00903DBA" w:rsidRDefault="005B1C6D" w:rsidP="005B1C6D">
      <w:pPr>
        <w:pStyle w:val="Code"/>
        <w:rPr>
          <w:highlight w:val="white"/>
        </w:rPr>
      </w:pPr>
      <w:r w:rsidRPr="00903DBA">
        <w:rPr>
          <w:highlight w:val="white"/>
        </w:rPr>
        <w:t>%%</w:t>
      </w:r>
    </w:p>
    <w:p w14:paraId="76F57633" w14:textId="77777777" w:rsidR="005B1C6D" w:rsidRPr="00903DBA" w:rsidRDefault="005B1C6D" w:rsidP="005B1C6D">
      <w:pPr>
        <w:pStyle w:val="Code"/>
        <w:rPr>
          <w:highlight w:val="white"/>
        </w:rPr>
      </w:pPr>
      <w:r w:rsidRPr="00903DBA">
        <w:rPr>
          <w:highlight w:val="white"/>
        </w:rPr>
        <w:t>"defined" { return ((int) Tokens.DEFINED); }</w:t>
      </w:r>
    </w:p>
    <w:p w14:paraId="41C4759E" w14:textId="77777777" w:rsidR="005B1C6D" w:rsidRPr="00903DBA" w:rsidRDefault="005B1C6D" w:rsidP="005B1C6D">
      <w:pPr>
        <w:pStyle w:val="Code"/>
        <w:rPr>
          <w:highlight w:val="white"/>
        </w:rPr>
      </w:pPr>
    </w:p>
    <w:p w14:paraId="28E1083D" w14:textId="77777777" w:rsidR="005B1C6D" w:rsidRPr="00903DBA" w:rsidRDefault="005B1C6D" w:rsidP="005B1C6D">
      <w:pPr>
        <w:pStyle w:val="Code"/>
        <w:rPr>
          <w:highlight w:val="white"/>
        </w:rPr>
      </w:pPr>
      <w:r w:rsidRPr="00903DBA">
        <w:rPr>
          <w:highlight w:val="white"/>
        </w:rPr>
        <w:t>"?" { return ((int) Tokens.QUESTION_MARK); }</w:t>
      </w:r>
    </w:p>
    <w:p w14:paraId="5C05DDD5" w14:textId="77777777" w:rsidR="005B1C6D" w:rsidRPr="00903DBA" w:rsidRDefault="005B1C6D" w:rsidP="005B1C6D">
      <w:pPr>
        <w:pStyle w:val="Code"/>
        <w:rPr>
          <w:highlight w:val="white"/>
        </w:rPr>
      </w:pPr>
      <w:r w:rsidRPr="00903DBA">
        <w:rPr>
          <w:highlight w:val="white"/>
        </w:rPr>
        <w:t>":" { return ((int) Tokens.COLON); }</w:t>
      </w:r>
    </w:p>
    <w:p w14:paraId="681C0DC4" w14:textId="77777777" w:rsidR="005B1C6D" w:rsidRPr="00903DBA" w:rsidRDefault="005B1C6D" w:rsidP="005B1C6D">
      <w:pPr>
        <w:pStyle w:val="Code"/>
        <w:rPr>
          <w:highlight w:val="white"/>
        </w:rPr>
      </w:pPr>
    </w:p>
    <w:p w14:paraId="17490CCB" w14:textId="77777777" w:rsidR="005B1C6D" w:rsidRPr="00903DBA" w:rsidRDefault="005B1C6D" w:rsidP="005B1C6D">
      <w:pPr>
        <w:pStyle w:val="Code"/>
        <w:rPr>
          <w:highlight w:val="white"/>
        </w:rPr>
      </w:pPr>
      <w:r w:rsidRPr="00903DBA">
        <w:rPr>
          <w:highlight w:val="white"/>
        </w:rPr>
        <w:t>"||" { return ((int) Tokens.LOGICAL_OR); }</w:t>
      </w:r>
    </w:p>
    <w:p w14:paraId="687C937F" w14:textId="77777777" w:rsidR="005B1C6D" w:rsidRPr="00903DBA" w:rsidRDefault="005B1C6D" w:rsidP="005B1C6D">
      <w:pPr>
        <w:pStyle w:val="Code"/>
        <w:rPr>
          <w:highlight w:val="white"/>
        </w:rPr>
      </w:pPr>
      <w:r w:rsidRPr="00903DBA">
        <w:rPr>
          <w:highlight w:val="white"/>
        </w:rPr>
        <w:t>"&amp;&amp;" { return ((int) Tokens.LOGICAL_AND); }</w:t>
      </w:r>
    </w:p>
    <w:p w14:paraId="0E33617B" w14:textId="77777777" w:rsidR="005B1C6D" w:rsidRPr="00903DBA" w:rsidRDefault="005B1C6D" w:rsidP="005B1C6D">
      <w:pPr>
        <w:pStyle w:val="Code"/>
        <w:rPr>
          <w:highlight w:val="white"/>
        </w:rPr>
      </w:pPr>
      <w:r w:rsidRPr="00903DBA">
        <w:rPr>
          <w:highlight w:val="white"/>
        </w:rPr>
        <w:t>"!" { return ((int) Tokens.LOGICAL_NOT); }</w:t>
      </w:r>
    </w:p>
    <w:p w14:paraId="642F6633" w14:textId="77777777" w:rsidR="005B1C6D" w:rsidRPr="00903DBA" w:rsidRDefault="005B1C6D" w:rsidP="005B1C6D">
      <w:pPr>
        <w:pStyle w:val="Code"/>
        <w:rPr>
          <w:highlight w:val="white"/>
        </w:rPr>
      </w:pPr>
    </w:p>
    <w:p w14:paraId="0970AD6A" w14:textId="77777777" w:rsidR="005B1C6D" w:rsidRPr="00903DBA" w:rsidRDefault="005B1C6D" w:rsidP="005B1C6D">
      <w:pPr>
        <w:pStyle w:val="Code"/>
        <w:rPr>
          <w:highlight w:val="white"/>
        </w:rPr>
      </w:pPr>
      <w:r w:rsidRPr="00903DBA">
        <w:rPr>
          <w:highlight w:val="white"/>
        </w:rPr>
        <w:t>"&amp;" { return ((int) Tokens.BITWISE_AND); }</w:t>
      </w:r>
    </w:p>
    <w:p w14:paraId="42B96ACA" w14:textId="77777777" w:rsidR="005B1C6D" w:rsidRPr="00903DBA" w:rsidRDefault="005B1C6D" w:rsidP="005B1C6D">
      <w:pPr>
        <w:pStyle w:val="Code"/>
        <w:rPr>
          <w:highlight w:val="white"/>
        </w:rPr>
      </w:pPr>
      <w:r w:rsidRPr="00903DBA">
        <w:rPr>
          <w:highlight w:val="white"/>
        </w:rPr>
        <w:t>"^" { return ((int) Tokens.BITWISE_XOR); }</w:t>
      </w:r>
    </w:p>
    <w:p w14:paraId="5E429276" w14:textId="77777777" w:rsidR="005B1C6D" w:rsidRPr="00903DBA" w:rsidRDefault="005B1C6D" w:rsidP="005B1C6D">
      <w:pPr>
        <w:pStyle w:val="Code"/>
        <w:rPr>
          <w:highlight w:val="white"/>
        </w:rPr>
      </w:pPr>
      <w:r w:rsidRPr="00903DBA">
        <w:rPr>
          <w:highlight w:val="white"/>
        </w:rPr>
        <w:t>"|" { return ((int) Tokens.BITWISE_OR); }</w:t>
      </w:r>
    </w:p>
    <w:p w14:paraId="3AF992DB" w14:textId="77777777" w:rsidR="005B1C6D" w:rsidRPr="00903DBA" w:rsidRDefault="005B1C6D" w:rsidP="005B1C6D">
      <w:pPr>
        <w:pStyle w:val="Code"/>
        <w:rPr>
          <w:highlight w:val="white"/>
        </w:rPr>
      </w:pPr>
      <w:r w:rsidRPr="00903DBA">
        <w:rPr>
          <w:highlight w:val="white"/>
        </w:rPr>
        <w:t>"~" { return ((int) Tokens.BITWISE_NOT); }</w:t>
      </w:r>
    </w:p>
    <w:p w14:paraId="1383BB2C" w14:textId="77777777" w:rsidR="005B1C6D" w:rsidRPr="00903DBA" w:rsidRDefault="005B1C6D" w:rsidP="005B1C6D">
      <w:pPr>
        <w:pStyle w:val="Code"/>
        <w:rPr>
          <w:highlight w:val="white"/>
        </w:rPr>
      </w:pPr>
    </w:p>
    <w:p w14:paraId="3FB031C5" w14:textId="77777777" w:rsidR="005B1C6D" w:rsidRPr="00903DBA" w:rsidRDefault="005B1C6D" w:rsidP="005B1C6D">
      <w:pPr>
        <w:pStyle w:val="Code"/>
        <w:rPr>
          <w:highlight w:val="white"/>
        </w:rPr>
      </w:pPr>
      <w:r w:rsidRPr="00903DBA">
        <w:rPr>
          <w:highlight w:val="white"/>
        </w:rPr>
        <w:t>"==" { return ((int) Tokens.EQUAL); }</w:t>
      </w:r>
    </w:p>
    <w:p w14:paraId="6572218A" w14:textId="77777777" w:rsidR="005B1C6D" w:rsidRPr="00903DBA" w:rsidRDefault="005B1C6D" w:rsidP="005B1C6D">
      <w:pPr>
        <w:pStyle w:val="Code"/>
        <w:rPr>
          <w:highlight w:val="white"/>
        </w:rPr>
      </w:pPr>
      <w:r w:rsidRPr="00903DBA">
        <w:rPr>
          <w:highlight w:val="white"/>
        </w:rPr>
        <w:t>"!=" { return ((int) Tokens.NOT_EQUAL); }</w:t>
      </w:r>
    </w:p>
    <w:p w14:paraId="667D9634" w14:textId="77777777" w:rsidR="005B1C6D" w:rsidRPr="00903DBA" w:rsidRDefault="005B1C6D" w:rsidP="005B1C6D">
      <w:pPr>
        <w:pStyle w:val="Code"/>
        <w:rPr>
          <w:highlight w:val="white"/>
        </w:rPr>
      </w:pPr>
    </w:p>
    <w:p w14:paraId="7AF83861" w14:textId="77777777" w:rsidR="005B1C6D" w:rsidRPr="00903DBA" w:rsidRDefault="005B1C6D" w:rsidP="005B1C6D">
      <w:pPr>
        <w:pStyle w:val="Code"/>
        <w:rPr>
          <w:highlight w:val="white"/>
        </w:rPr>
      </w:pPr>
      <w:r w:rsidRPr="00903DBA">
        <w:rPr>
          <w:highlight w:val="white"/>
        </w:rPr>
        <w:t>"&lt;"  { return ((int) Tokens.LESS_THAN); }</w:t>
      </w:r>
    </w:p>
    <w:p w14:paraId="1F97EC3C" w14:textId="77777777" w:rsidR="005B1C6D" w:rsidRPr="00903DBA" w:rsidRDefault="005B1C6D" w:rsidP="005B1C6D">
      <w:pPr>
        <w:pStyle w:val="Code"/>
        <w:rPr>
          <w:highlight w:val="white"/>
        </w:rPr>
      </w:pPr>
      <w:r w:rsidRPr="00903DBA">
        <w:rPr>
          <w:highlight w:val="white"/>
        </w:rPr>
        <w:t>"&lt;=" { return ((int) Tokens.LESS_THAN_EQUAL); }</w:t>
      </w:r>
    </w:p>
    <w:p w14:paraId="224E6B2D" w14:textId="77777777" w:rsidR="005B1C6D" w:rsidRPr="00903DBA" w:rsidRDefault="005B1C6D" w:rsidP="005B1C6D">
      <w:pPr>
        <w:pStyle w:val="Code"/>
        <w:rPr>
          <w:highlight w:val="white"/>
        </w:rPr>
      </w:pPr>
      <w:r w:rsidRPr="00903DBA">
        <w:rPr>
          <w:highlight w:val="white"/>
        </w:rPr>
        <w:t>"&gt;"  { return ((int) Tokens.GREATER_THAN); }</w:t>
      </w:r>
    </w:p>
    <w:p w14:paraId="35726BB9" w14:textId="77777777" w:rsidR="005B1C6D" w:rsidRPr="00903DBA" w:rsidRDefault="005B1C6D" w:rsidP="005B1C6D">
      <w:pPr>
        <w:pStyle w:val="Code"/>
        <w:rPr>
          <w:highlight w:val="white"/>
        </w:rPr>
      </w:pPr>
      <w:r w:rsidRPr="00903DBA">
        <w:rPr>
          <w:highlight w:val="white"/>
        </w:rPr>
        <w:t>"&gt;=" { return ((int) Tokens.GREATER_THAN_EQUAL); }</w:t>
      </w:r>
    </w:p>
    <w:p w14:paraId="019B71E6" w14:textId="77777777" w:rsidR="005B1C6D" w:rsidRPr="00903DBA" w:rsidRDefault="005B1C6D" w:rsidP="005B1C6D">
      <w:pPr>
        <w:pStyle w:val="Code"/>
        <w:rPr>
          <w:highlight w:val="white"/>
        </w:rPr>
      </w:pPr>
    </w:p>
    <w:p w14:paraId="436D484A" w14:textId="77777777" w:rsidR="005B1C6D" w:rsidRPr="00903DBA" w:rsidRDefault="005B1C6D" w:rsidP="005B1C6D">
      <w:pPr>
        <w:pStyle w:val="Code"/>
        <w:rPr>
          <w:highlight w:val="white"/>
        </w:rPr>
      </w:pPr>
      <w:r w:rsidRPr="00903DBA">
        <w:rPr>
          <w:highlight w:val="white"/>
        </w:rPr>
        <w:t>"&lt;&lt;" { return ((int) Tokens.LEFT_SHIFT); }</w:t>
      </w:r>
    </w:p>
    <w:p w14:paraId="527B2084" w14:textId="77777777" w:rsidR="005B1C6D" w:rsidRPr="00903DBA" w:rsidRDefault="005B1C6D" w:rsidP="005B1C6D">
      <w:pPr>
        <w:pStyle w:val="Code"/>
        <w:rPr>
          <w:highlight w:val="white"/>
        </w:rPr>
      </w:pPr>
      <w:r w:rsidRPr="00903DBA">
        <w:rPr>
          <w:highlight w:val="white"/>
        </w:rPr>
        <w:t>"&gt;&gt;" { return ((int) Tokens.RIGHT_SHIFT); }</w:t>
      </w:r>
    </w:p>
    <w:p w14:paraId="589B40E4" w14:textId="77777777" w:rsidR="005B1C6D" w:rsidRPr="00903DBA" w:rsidRDefault="005B1C6D" w:rsidP="005B1C6D">
      <w:pPr>
        <w:pStyle w:val="Code"/>
        <w:rPr>
          <w:highlight w:val="white"/>
        </w:rPr>
      </w:pPr>
    </w:p>
    <w:p w14:paraId="57155BF8" w14:textId="77777777" w:rsidR="005B1C6D" w:rsidRPr="00903DBA" w:rsidRDefault="005B1C6D" w:rsidP="005B1C6D">
      <w:pPr>
        <w:pStyle w:val="Code"/>
        <w:rPr>
          <w:highlight w:val="white"/>
        </w:rPr>
      </w:pPr>
      <w:r w:rsidRPr="00903DBA">
        <w:rPr>
          <w:highlight w:val="white"/>
        </w:rPr>
        <w:t>"+" { return ((int) Tokens.ADD); }</w:t>
      </w:r>
    </w:p>
    <w:p w14:paraId="69761D92" w14:textId="77777777" w:rsidR="005B1C6D" w:rsidRPr="00903DBA" w:rsidRDefault="005B1C6D" w:rsidP="005B1C6D">
      <w:pPr>
        <w:pStyle w:val="Code"/>
        <w:rPr>
          <w:highlight w:val="white"/>
        </w:rPr>
      </w:pPr>
      <w:r w:rsidRPr="00903DBA">
        <w:rPr>
          <w:highlight w:val="white"/>
        </w:rPr>
        <w:t>"-" { return ((int) Tokens.SUBTRACT); }</w:t>
      </w:r>
    </w:p>
    <w:p w14:paraId="73595A21" w14:textId="77777777" w:rsidR="005B1C6D" w:rsidRPr="00903DBA" w:rsidRDefault="005B1C6D" w:rsidP="005B1C6D">
      <w:pPr>
        <w:pStyle w:val="Code"/>
        <w:rPr>
          <w:highlight w:val="white"/>
        </w:rPr>
      </w:pPr>
    </w:p>
    <w:p w14:paraId="45E39A00" w14:textId="77777777" w:rsidR="005B1C6D" w:rsidRPr="00903DBA" w:rsidRDefault="005B1C6D" w:rsidP="005B1C6D">
      <w:pPr>
        <w:pStyle w:val="Code"/>
        <w:rPr>
          <w:highlight w:val="white"/>
        </w:rPr>
      </w:pPr>
      <w:r w:rsidRPr="00903DBA">
        <w:rPr>
          <w:highlight w:val="white"/>
        </w:rPr>
        <w:t>"*" { return ((int) Tokens.MULTIPLY); }</w:t>
      </w:r>
    </w:p>
    <w:p w14:paraId="4797CF23" w14:textId="77777777" w:rsidR="005B1C6D" w:rsidRPr="00903DBA" w:rsidRDefault="005B1C6D" w:rsidP="005B1C6D">
      <w:pPr>
        <w:pStyle w:val="Code"/>
        <w:rPr>
          <w:highlight w:val="white"/>
        </w:rPr>
      </w:pPr>
      <w:r w:rsidRPr="00903DBA">
        <w:rPr>
          <w:highlight w:val="white"/>
        </w:rPr>
        <w:t>"/" { return ((int) Tokens.DIVIDE); }</w:t>
      </w:r>
    </w:p>
    <w:p w14:paraId="25F24317" w14:textId="77777777" w:rsidR="005B1C6D" w:rsidRPr="00903DBA" w:rsidRDefault="005B1C6D" w:rsidP="005B1C6D">
      <w:pPr>
        <w:pStyle w:val="Code"/>
        <w:rPr>
          <w:highlight w:val="white"/>
        </w:rPr>
      </w:pPr>
      <w:r w:rsidRPr="00903DBA">
        <w:rPr>
          <w:highlight w:val="white"/>
        </w:rPr>
        <w:t>"%" { return ((int) Tokens.MODULO); }</w:t>
      </w:r>
    </w:p>
    <w:p w14:paraId="5A0486DF" w14:textId="77777777" w:rsidR="005B1C6D" w:rsidRPr="00903DBA" w:rsidRDefault="005B1C6D" w:rsidP="005B1C6D">
      <w:pPr>
        <w:pStyle w:val="Code"/>
        <w:rPr>
          <w:highlight w:val="white"/>
        </w:rPr>
      </w:pPr>
    </w:p>
    <w:p w14:paraId="7AB6F7B8" w14:textId="77777777" w:rsidR="005B1C6D" w:rsidRPr="00903DBA" w:rsidRDefault="005B1C6D" w:rsidP="005B1C6D">
      <w:pPr>
        <w:pStyle w:val="Code"/>
        <w:rPr>
          <w:highlight w:val="white"/>
        </w:rPr>
      </w:pPr>
      <w:r w:rsidRPr="00903DBA">
        <w:rPr>
          <w:highlight w:val="white"/>
        </w:rPr>
        <w:t>"(" { return ((int) Tokens.LEFT_PARENTHESIS); }</w:t>
      </w:r>
    </w:p>
    <w:p w14:paraId="584A3E76" w14:textId="77777777" w:rsidR="005B1C6D" w:rsidRPr="00903DBA" w:rsidRDefault="005B1C6D" w:rsidP="005B1C6D">
      <w:pPr>
        <w:pStyle w:val="Code"/>
        <w:rPr>
          <w:highlight w:val="white"/>
        </w:rPr>
      </w:pPr>
      <w:r w:rsidRPr="00903DBA">
        <w:rPr>
          <w:highlight w:val="white"/>
        </w:rPr>
        <w:t>")" { return ((int) Tokens.RIGHT_PARENTHESIS); }</w:t>
      </w:r>
    </w:p>
    <w:p w14:paraId="334B0F02" w14:textId="77777777" w:rsidR="005B1C6D" w:rsidRPr="00903DBA" w:rsidRDefault="005B1C6D" w:rsidP="005B1C6D">
      <w:pPr>
        <w:pStyle w:val="Code"/>
        <w:rPr>
          <w:highlight w:val="white"/>
        </w:rPr>
      </w:pPr>
    </w:p>
    <w:p w14:paraId="618B86E8" w14:textId="77777777" w:rsidR="005B1C6D" w:rsidRPr="00903DBA" w:rsidRDefault="005B1C6D" w:rsidP="005B1C6D">
      <w:pPr>
        <w:pStyle w:val="Code"/>
        <w:rPr>
          <w:highlight w:val="white"/>
        </w:rPr>
      </w:pPr>
      <w:r w:rsidRPr="00903DBA">
        <w:rPr>
          <w:highlight w:val="white"/>
        </w:rPr>
        <w:t>"\0" { return ((int) Tokens.EOL); }</w:t>
      </w:r>
    </w:p>
    <w:p w14:paraId="40C3618D" w14:textId="77777777" w:rsidR="005B1C6D" w:rsidRPr="00903DBA" w:rsidRDefault="005B1C6D" w:rsidP="005B1C6D">
      <w:r w:rsidRPr="00903DBA">
        <w:t>In case of an octal, decimal, or hexadecimal value, we just remove the letters u (unsigned), s (short), l (long), and x (hexadecimal value marker) from the text and let the Integer class interpret the value.</w:t>
      </w:r>
    </w:p>
    <w:p w14:paraId="22822DF3" w14:textId="77777777" w:rsidR="005B1C6D" w:rsidRPr="00903DBA" w:rsidRDefault="005B1C6D" w:rsidP="005B1C6D">
      <w:pPr>
        <w:pStyle w:val="Code"/>
        <w:rPr>
          <w:highlight w:val="white"/>
        </w:rPr>
      </w:pPr>
      <w:r w:rsidRPr="00903DBA">
        <w:rPr>
          <w:highlight w:val="white"/>
        </w:rPr>
        <w:t>{NAME} {</w:t>
      </w:r>
    </w:p>
    <w:p w14:paraId="772980F1" w14:textId="77777777" w:rsidR="005B1C6D" w:rsidRPr="00903DBA" w:rsidRDefault="005B1C6D" w:rsidP="005B1C6D">
      <w:pPr>
        <w:pStyle w:val="Code"/>
        <w:rPr>
          <w:highlight w:val="white"/>
        </w:rPr>
      </w:pPr>
      <w:r w:rsidRPr="00903DBA">
        <w:rPr>
          <w:highlight w:val="white"/>
        </w:rPr>
        <w:t xml:space="preserve">  yylval.name = yytext;</w:t>
      </w:r>
    </w:p>
    <w:p w14:paraId="0E448A33" w14:textId="77777777" w:rsidR="005B1C6D" w:rsidRPr="00903DBA" w:rsidRDefault="005B1C6D" w:rsidP="005B1C6D">
      <w:pPr>
        <w:pStyle w:val="Code"/>
        <w:rPr>
          <w:highlight w:val="white"/>
        </w:rPr>
      </w:pPr>
      <w:r w:rsidRPr="00903DBA">
        <w:rPr>
          <w:highlight w:val="white"/>
        </w:rPr>
        <w:t xml:space="preserve">  return ((int) Tokens.NAME);</w:t>
      </w:r>
    </w:p>
    <w:p w14:paraId="767688B0" w14:textId="77777777" w:rsidR="005B1C6D" w:rsidRPr="00903DBA" w:rsidRDefault="005B1C6D" w:rsidP="005B1C6D">
      <w:pPr>
        <w:pStyle w:val="Code"/>
        <w:rPr>
          <w:highlight w:val="white"/>
        </w:rPr>
      </w:pPr>
      <w:r w:rsidRPr="00903DBA">
        <w:rPr>
          <w:highlight w:val="white"/>
        </w:rPr>
        <w:t>}</w:t>
      </w:r>
    </w:p>
    <w:p w14:paraId="3C66B0B0" w14:textId="77777777" w:rsidR="005B1C6D" w:rsidRPr="00903DBA" w:rsidRDefault="005B1C6D" w:rsidP="005B1C6D">
      <w:pPr>
        <w:pStyle w:val="Code"/>
        <w:rPr>
          <w:highlight w:val="white"/>
        </w:rPr>
      </w:pPr>
    </w:p>
    <w:p w14:paraId="4A952761" w14:textId="77777777" w:rsidR="005B1C6D" w:rsidRPr="00903DBA" w:rsidRDefault="005B1C6D" w:rsidP="005B1C6D">
      <w:pPr>
        <w:pStyle w:val="Code"/>
        <w:rPr>
          <w:highlight w:val="white"/>
        </w:rPr>
      </w:pPr>
      <w:r w:rsidRPr="00903DBA">
        <w:rPr>
          <w:highlight w:val="white"/>
        </w:rPr>
        <w:t>{OCTAL_VALUE} {</w:t>
      </w:r>
    </w:p>
    <w:p w14:paraId="57148D1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A76089E" w14:textId="77777777" w:rsidR="005B1C6D" w:rsidRPr="00903DBA" w:rsidRDefault="005B1C6D" w:rsidP="005B1C6D">
      <w:pPr>
        <w:pStyle w:val="Code"/>
        <w:rPr>
          <w:highlight w:val="white"/>
        </w:rPr>
      </w:pPr>
      <w:r w:rsidRPr="00903DBA">
        <w:rPr>
          <w:highlight w:val="white"/>
        </w:rPr>
        <w:t xml:space="preserve">                                  .Replace("l", "");</w:t>
      </w:r>
    </w:p>
    <w:p w14:paraId="2D357E00" w14:textId="77777777" w:rsidR="005B1C6D" w:rsidRPr="00903DBA" w:rsidRDefault="005B1C6D" w:rsidP="005B1C6D">
      <w:pPr>
        <w:pStyle w:val="Code"/>
        <w:rPr>
          <w:highlight w:val="white"/>
        </w:rPr>
      </w:pPr>
      <w:r w:rsidRPr="00903DBA">
        <w:rPr>
          <w:highlight w:val="white"/>
        </w:rPr>
        <w:t xml:space="preserve">    yylval.integer_value = Convert.ToInt32(text, 8);</w:t>
      </w:r>
    </w:p>
    <w:p w14:paraId="782F8F5A" w14:textId="77777777" w:rsidR="005B1C6D" w:rsidRPr="00903DBA" w:rsidRDefault="005B1C6D" w:rsidP="005B1C6D">
      <w:pPr>
        <w:pStyle w:val="Code"/>
        <w:rPr>
          <w:highlight w:val="white"/>
        </w:rPr>
      </w:pPr>
      <w:r w:rsidRPr="00903DBA">
        <w:rPr>
          <w:highlight w:val="white"/>
        </w:rPr>
        <w:t xml:space="preserve">    return ((int) Tokens.VALUE);</w:t>
      </w:r>
    </w:p>
    <w:p w14:paraId="539B693A" w14:textId="77777777" w:rsidR="005B1C6D" w:rsidRPr="00903DBA" w:rsidRDefault="005B1C6D" w:rsidP="005B1C6D">
      <w:pPr>
        <w:pStyle w:val="Code"/>
        <w:rPr>
          <w:highlight w:val="white"/>
        </w:rPr>
      </w:pPr>
      <w:r w:rsidRPr="00903DBA">
        <w:rPr>
          <w:highlight w:val="white"/>
        </w:rPr>
        <w:t xml:space="preserve">  }</w:t>
      </w:r>
    </w:p>
    <w:p w14:paraId="0C20C7E4" w14:textId="77777777" w:rsidR="005B1C6D" w:rsidRPr="00903DBA" w:rsidRDefault="005B1C6D" w:rsidP="005B1C6D">
      <w:pPr>
        <w:pStyle w:val="Code"/>
        <w:rPr>
          <w:highlight w:val="white"/>
        </w:rPr>
      </w:pPr>
      <w:r w:rsidRPr="00903DBA">
        <w:rPr>
          <w:highlight w:val="white"/>
        </w:rPr>
        <w:t>}</w:t>
      </w:r>
    </w:p>
    <w:p w14:paraId="60A125EE" w14:textId="77777777" w:rsidR="005B1C6D" w:rsidRPr="00903DBA" w:rsidRDefault="005B1C6D" w:rsidP="005B1C6D">
      <w:pPr>
        <w:pStyle w:val="Code"/>
        <w:rPr>
          <w:highlight w:val="white"/>
        </w:rPr>
      </w:pPr>
    </w:p>
    <w:p w14:paraId="21390CD4" w14:textId="77777777" w:rsidR="005B1C6D" w:rsidRPr="00903DBA" w:rsidRDefault="005B1C6D" w:rsidP="005B1C6D">
      <w:pPr>
        <w:pStyle w:val="Code"/>
        <w:rPr>
          <w:highlight w:val="white"/>
        </w:rPr>
      </w:pPr>
      <w:r w:rsidRPr="00903DBA">
        <w:rPr>
          <w:highlight w:val="white"/>
        </w:rPr>
        <w:t>{DECIMAL_VALUE} {</w:t>
      </w:r>
    </w:p>
    <w:p w14:paraId="24ADF40A" w14:textId="77777777" w:rsidR="005B1C6D" w:rsidRPr="00903DBA" w:rsidRDefault="005B1C6D" w:rsidP="005B1C6D">
      <w:pPr>
        <w:pStyle w:val="Code"/>
        <w:rPr>
          <w:highlight w:val="white"/>
        </w:rPr>
      </w:pPr>
      <w:r w:rsidRPr="00903DBA">
        <w:rPr>
          <w:highlight w:val="white"/>
        </w:rPr>
        <w:t xml:space="preserve">  { string text = yytext.ToLower().Replace("u", "").Replace("s", "")</w:t>
      </w:r>
    </w:p>
    <w:p w14:paraId="4077E100" w14:textId="77777777" w:rsidR="005B1C6D" w:rsidRPr="00903DBA" w:rsidRDefault="005B1C6D" w:rsidP="005B1C6D">
      <w:pPr>
        <w:pStyle w:val="Code"/>
        <w:rPr>
          <w:highlight w:val="white"/>
        </w:rPr>
      </w:pPr>
      <w:r w:rsidRPr="00903DBA">
        <w:rPr>
          <w:highlight w:val="white"/>
        </w:rPr>
        <w:t xml:space="preserve">                                  .Replace("l", "");</w:t>
      </w:r>
    </w:p>
    <w:p w14:paraId="51FF8DC6" w14:textId="77777777" w:rsidR="005B1C6D" w:rsidRPr="00903DBA" w:rsidRDefault="005B1C6D" w:rsidP="005B1C6D">
      <w:pPr>
        <w:pStyle w:val="Code"/>
        <w:rPr>
          <w:highlight w:val="white"/>
        </w:rPr>
      </w:pPr>
      <w:r w:rsidRPr="00903DBA">
        <w:rPr>
          <w:highlight w:val="white"/>
        </w:rPr>
        <w:t xml:space="preserve">    yylval.integer_value = Convert.ToInt32(text, 10);</w:t>
      </w:r>
    </w:p>
    <w:p w14:paraId="53EEB76D" w14:textId="77777777" w:rsidR="005B1C6D" w:rsidRPr="00903DBA" w:rsidRDefault="005B1C6D" w:rsidP="005B1C6D">
      <w:pPr>
        <w:pStyle w:val="Code"/>
        <w:rPr>
          <w:highlight w:val="white"/>
        </w:rPr>
      </w:pPr>
      <w:r w:rsidRPr="00903DBA">
        <w:rPr>
          <w:highlight w:val="white"/>
        </w:rPr>
        <w:t xml:space="preserve">    return ((int) Tokens.VALUE);</w:t>
      </w:r>
    </w:p>
    <w:p w14:paraId="07FFA9EA" w14:textId="77777777" w:rsidR="005B1C6D" w:rsidRPr="00903DBA" w:rsidRDefault="005B1C6D" w:rsidP="005B1C6D">
      <w:pPr>
        <w:pStyle w:val="Code"/>
        <w:rPr>
          <w:highlight w:val="white"/>
        </w:rPr>
      </w:pPr>
      <w:r w:rsidRPr="00903DBA">
        <w:rPr>
          <w:highlight w:val="white"/>
        </w:rPr>
        <w:t xml:space="preserve">  }</w:t>
      </w:r>
    </w:p>
    <w:p w14:paraId="76263D43" w14:textId="77777777" w:rsidR="005B1C6D" w:rsidRPr="00903DBA" w:rsidRDefault="005B1C6D" w:rsidP="005B1C6D">
      <w:pPr>
        <w:pStyle w:val="Code"/>
        <w:rPr>
          <w:highlight w:val="white"/>
        </w:rPr>
      </w:pPr>
      <w:r w:rsidRPr="00903DBA">
        <w:rPr>
          <w:highlight w:val="white"/>
        </w:rPr>
        <w:t>}</w:t>
      </w:r>
    </w:p>
    <w:p w14:paraId="34092994" w14:textId="77777777" w:rsidR="005B1C6D" w:rsidRPr="00903DBA" w:rsidRDefault="005B1C6D" w:rsidP="005B1C6D">
      <w:pPr>
        <w:pStyle w:val="Code"/>
        <w:rPr>
          <w:highlight w:val="white"/>
        </w:rPr>
      </w:pPr>
    </w:p>
    <w:p w14:paraId="5E8CDE84" w14:textId="77777777" w:rsidR="005B1C6D" w:rsidRPr="00903DBA" w:rsidRDefault="005B1C6D" w:rsidP="005B1C6D">
      <w:pPr>
        <w:pStyle w:val="Code"/>
        <w:rPr>
          <w:highlight w:val="white"/>
        </w:rPr>
      </w:pPr>
      <w:r w:rsidRPr="00903DBA">
        <w:rPr>
          <w:highlight w:val="white"/>
        </w:rPr>
        <w:t>{HEXADECIMAL_VALUE} {</w:t>
      </w:r>
    </w:p>
    <w:p w14:paraId="5D41604B" w14:textId="77777777" w:rsidR="005B1C6D" w:rsidRPr="00903DBA" w:rsidRDefault="005B1C6D" w:rsidP="005B1C6D">
      <w:pPr>
        <w:pStyle w:val="Code"/>
        <w:rPr>
          <w:highlight w:val="white"/>
        </w:rPr>
      </w:pPr>
      <w:r w:rsidRPr="00903DBA">
        <w:rPr>
          <w:highlight w:val="white"/>
        </w:rPr>
        <w:t xml:space="preserve">  { string text = yytext.ToLower().Replace("x", "").Replace("u", "").</w:t>
      </w:r>
    </w:p>
    <w:p w14:paraId="3017FE21" w14:textId="77777777" w:rsidR="005B1C6D" w:rsidRPr="00903DBA" w:rsidRDefault="005B1C6D" w:rsidP="005B1C6D">
      <w:pPr>
        <w:pStyle w:val="Code"/>
        <w:rPr>
          <w:highlight w:val="white"/>
        </w:rPr>
      </w:pPr>
      <w:r w:rsidRPr="00903DBA">
        <w:rPr>
          <w:highlight w:val="white"/>
        </w:rPr>
        <w:t xml:space="preserve">                                   Replace("s", "").Replace("l", "");</w:t>
      </w:r>
    </w:p>
    <w:p w14:paraId="237D0C82" w14:textId="77777777" w:rsidR="005B1C6D" w:rsidRPr="00903DBA" w:rsidRDefault="005B1C6D" w:rsidP="005B1C6D">
      <w:pPr>
        <w:pStyle w:val="Code"/>
        <w:rPr>
          <w:highlight w:val="white"/>
        </w:rPr>
      </w:pPr>
      <w:r w:rsidRPr="00903DBA">
        <w:rPr>
          <w:highlight w:val="white"/>
        </w:rPr>
        <w:t xml:space="preserve">    yylval.integer_value = Convert.ToInt32(text, 16);</w:t>
      </w:r>
    </w:p>
    <w:p w14:paraId="0F55ACDF" w14:textId="77777777" w:rsidR="005B1C6D" w:rsidRPr="00903DBA" w:rsidRDefault="005B1C6D" w:rsidP="005B1C6D">
      <w:pPr>
        <w:pStyle w:val="Code"/>
        <w:rPr>
          <w:highlight w:val="white"/>
        </w:rPr>
      </w:pPr>
      <w:r w:rsidRPr="00903DBA">
        <w:rPr>
          <w:highlight w:val="white"/>
        </w:rPr>
        <w:t xml:space="preserve">    return ((int) Tokens.VALUE);</w:t>
      </w:r>
    </w:p>
    <w:p w14:paraId="64D5B217" w14:textId="77777777" w:rsidR="005B1C6D" w:rsidRPr="00903DBA" w:rsidRDefault="005B1C6D" w:rsidP="005B1C6D">
      <w:pPr>
        <w:pStyle w:val="Code"/>
        <w:rPr>
          <w:highlight w:val="white"/>
        </w:rPr>
      </w:pPr>
      <w:r w:rsidRPr="00903DBA">
        <w:rPr>
          <w:highlight w:val="white"/>
        </w:rPr>
        <w:t xml:space="preserve">  }</w:t>
      </w:r>
    </w:p>
    <w:p w14:paraId="751DF657" w14:textId="77777777" w:rsidR="005B1C6D" w:rsidRPr="00903DBA" w:rsidRDefault="005B1C6D" w:rsidP="005B1C6D">
      <w:pPr>
        <w:pStyle w:val="Code"/>
        <w:rPr>
          <w:highlight w:val="white"/>
        </w:rPr>
      </w:pPr>
      <w:r w:rsidRPr="00903DBA">
        <w:rPr>
          <w:highlight w:val="white"/>
        </w:rPr>
        <w:t>}</w:t>
      </w:r>
    </w:p>
    <w:p w14:paraId="19806D94" w14:textId="77777777" w:rsidR="005B1C6D" w:rsidRPr="00903DBA" w:rsidRDefault="005B1C6D" w:rsidP="005B1C6D">
      <w:r w:rsidRPr="00903DBA">
        <w:t>It is important to detect white spaces, otherwise the user would not be allowed to add any spaces to the code.</w:t>
      </w:r>
    </w:p>
    <w:p w14:paraId="6EF897E9" w14:textId="77777777" w:rsidR="005B1C6D" w:rsidRPr="00903DBA" w:rsidRDefault="005B1C6D" w:rsidP="005B1C6D">
      <w:pPr>
        <w:pStyle w:val="Code"/>
        <w:rPr>
          <w:highlight w:val="white"/>
        </w:rPr>
      </w:pPr>
      <w:r w:rsidRPr="00903DBA">
        <w:rPr>
          <w:highlight w:val="white"/>
        </w:rPr>
        <w:t>{WHITE_SPACE} {</w:t>
      </w:r>
    </w:p>
    <w:p w14:paraId="51E8BAFB" w14:textId="77777777" w:rsidR="005B1C6D" w:rsidRPr="00903DBA" w:rsidRDefault="005B1C6D" w:rsidP="005B1C6D">
      <w:pPr>
        <w:pStyle w:val="Code"/>
        <w:rPr>
          <w:highlight w:val="white"/>
        </w:rPr>
      </w:pPr>
      <w:r w:rsidRPr="00903DBA">
        <w:rPr>
          <w:highlight w:val="white"/>
        </w:rPr>
        <w:t xml:space="preserve">  if (yytext.Equals("\n")) {</w:t>
      </w:r>
    </w:p>
    <w:p w14:paraId="685A1A67" w14:textId="77777777" w:rsidR="005B1C6D" w:rsidRPr="00903DBA" w:rsidRDefault="005B1C6D" w:rsidP="005B1C6D">
      <w:pPr>
        <w:pStyle w:val="Code"/>
        <w:rPr>
          <w:highlight w:val="white"/>
        </w:rPr>
      </w:pPr>
      <w:r w:rsidRPr="00903DBA">
        <w:rPr>
          <w:highlight w:val="white"/>
        </w:rPr>
        <w:t xml:space="preserve">    ++CCompiler_Main.Scanner.Line;</w:t>
      </w:r>
    </w:p>
    <w:p w14:paraId="63B3DED9" w14:textId="77777777" w:rsidR="005B1C6D" w:rsidRPr="00903DBA" w:rsidRDefault="005B1C6D" w:rsidP="005B1C6D">
      <w:pPr>
        <w:pStyle w:val="Code"/>
        <w:rPr>
          <w:highlight w:val="white"/>
        </w:rPr>
      </w:pPr>
      <w:r w:rsidRPr="00903DBA">
        <w:rPr>
          <w:highlight w:val="white"/>
        </w:rPr>
        <w:t xml:space="preserve">  }</w:t>
      </w:r>
    </w:p>
    <w:p w14:paraId="06790739" w14:textId="77777777" w:rsidR="005B1C6D" w:rsidRPr="00903DBA" w:rsidRDefault="005B1C6D" w:rsidP="005B1C6D">
      <w:pPr>
        <w:pStyle w:val="Code"/>
        <w:rPr>
          <w:highlight w:val="white"/>
        </w:rPr>
      </w:pPr>
      <w:r w:rsidRPr="00903DBA">
        <w:rPr>
          <w:highlight w:val="white"/>
        </w:rPr>
        <w:t>}</w:t>
      </w:r>
    </w:p>
    <w:p w14:paraId="6C16C7C2" w14:textId="77777777" w:rsidR="005B1C6D" w:rsidRPr="00903DBA" w:rsidRDefault="005B1C6D" w:rsidP="005B1C6D">
      <w:r w:rsidRPr="00903DBA">
        <w:t>If we detect a character we do not recognize, we just stop the execution with an error message.</w:t>
      </w:r>
    </w:p>
    <w:p w14:paraId="40FA4434" w14:textId="77777777" w:rsidR="005B1C6D" w:rsidRPr="00903DBA" w:rsidRDefault="005B1C6D" w:rsidP="005B1C6D">
      <w:pPr>
        <w:pStyle w:val="Code"/>
        <w:rPr>
          <w:highlight w:val="white"/>
        </w:rPr>
      </w:pPr>
      <w:r w:rsidRPr="00903DBA">
        <w:rPr>
          <w:highlight w:val="white"/>
        </w:rPr>
        <w:t>. { Assert.Error(yytext, Message.Unknown_character); }</w:t>
      </w:r>
    </w:p>
    <w:p w14:paraId="5C1759ED" w14:textId="13FF380D" w:rsidR="005B1C6D" w:rsidRPr="00903DBA" w:rsidRDefault="005B1C6D" w:rsidP="005B1C6D">
      <w:pPr>
        <w:pStyle w:val="Rubrik2"/>
      </w:pPr>
      <w:bookmarkStart w:id="499" w:name="_Toc57656149"/>
      <w:r w:rsidRPr="00903DBA">
        <w:t>The Pre</w:t>
      </w:r>
      <w:r w:rsidR="00921465" w:rsidRPr="00903DBA">
        <w:t xml:space="preserve">processor </w:t>
      </w:r>
      <w:r w:rsidR="007C4A54" w:rsidRPr="00903DBA">
        <w:t xml:space="preserve">Scanner and </w:t>
      </w:r>
      <w:r w:rsidRPr="00903DBA">
        <w:t>Parser</w:t>
      </w:r>
      <w:bookmarkEnd w:id="499"/>
    </w:p>
    <w:p w14:paraId="2AE043DB" w14:textId="391F467B" w:rsidR="00921465" w:rsidRPr="00903DBA" w:rsidRDefault="00921465" w:rsidP="00921465">
      <w:r w:rsidRPr="00903DBA">
        <w:t xml:space="preserve">There is </w:t>
      </w:r>
      <w:proofErr w:type="gramStart"/>
      <w:r w:rsidRPr="00903DBA">
        <w:t>actually a</w:t>
      </w:r>
      <w:proofErr w:type="gramEnd"/>
      <w:r w:rsidRPr="00903DBA">
        <w:t xml:space="preserve"> second parser</w:t>
      </w:r>
      <w:r w:rsidR="00AC6AA7" w:rsidRPr="00903DBA">
        <w:t xml:space="preserve"> and scanner</w:t>
      </w:r>
      <w:r w:rsidRPr="00903DBA">
        <w:t xml:space="preserve">, that </w:t>
      </w:r>
      <w:r w:rsidR="00AC6AA7" w:rsidRPr="00903DBA">
        <w:t>parsers</w:t>
      </w:r>
      <w:r w:rsidRPr="00903DBA">
        <w:t xml:space="preserve"> the </w:t>
      </w:r>
      <w:r w:rsidR="00AC6AA7" w:rsidRPr="00903DBA">
        <w:t xml:space="preserve">source code. The parser is </w:t>
      </w:r>
      <w:proofErr w:type="gramStart"/>
      <w:r w:rsidR="00AC6AA7" w:rsidRPr="00903DBA">
        <w:t>very simple</w:t>
      </w:r>
      <w:proofErr w:type="gramEnd"/>
      <w:r w:rsidR="00AC6AA7" w:rsidRPr="00903DBA">
        <w:t>. Its only task is to define a set of terminals.</w:t>
      </w:r>
    </w:p>
    <w:p w14:paraId="1F96E4F3" w14:textId="77777777" w:rsidR="005B1C6D" w:rsidRPr="00903DBA" w:rsidRDefault="005B1C6D" w:rsidP="005B1C6D">
      <w:pPr>
        <w:pStyle w:val="CodeHeader"/>
      </w:pPr>
      <w:proofErr w:type="spellStart"/>
      <w:r w:rsidRPr="00903DBA">
        <w:t>PreParser.gppg</w:t>
      </w:r>
      <w:proofErr w:type="spellEnd"/>
    </w:p>
    <w:p w14:paraId="7ADA127E" w14:textId="77777777" w:rsidR="005B1C6D" w:rsidRPr="00903DBA" w:rsidRDefault="005B1C6D" w:rsidP="005B1C6D">
      <w:pPr>
        <w:pStyle w:val="Code"/>
        <w:rPr>
          <w:highlight w:val="white"/>
        </w:rPr>
      </w:pPr>
      <w:r w:rsidRPr="00903DBA">
        <w:rPr>
          <w:highlight w:val="white"/>
        </w:rPr>
        <w:t>%namespace CCompiler_Pre</w:t>
      </w:r>
    </w:p>
    <w:p w14:paraId="1B047246" w14:textId="77777777" w:rsidR="005B1C6D" w:rsidRPr="00903DBA" w:rsidRDefault="005B1C6D" w:rsidP="005B1C6D">
      <w:pPr>
        <w:pStyle w:val="Code"/>
        <w:rPr>
          <w:highlight w:val="white"/>
        </w:rPr>
      </w:pPr>
      <w:r w:rsidRPr="00903DBA">
        <w:rPr>
          <w:highlight w:val="white"/>
        </w:rPr>
        <w:t>%partial</w:t>
      </w:r>
    </w:p>
    <w:p w14:paraId="14A09CB5" w14:textId="77777777" w:rsidR="005B1C6D" w:rsidRPr="00903DBA" w:rsidRDefault="005B1C6D" w:rsidP="005B1C6D">
      <w:pPr>
        <w:pStyle w:val="Code"/>
        <w:rPr>
          <w:highlight w:val="white"/>
        </w:rPr>
      </w:pPr>
    </w:p>
    <w:p w14:paraId="70A884D9" w14:textId="77777777" w:rsidR="005B1C6D" w:rsidRPr="00903DBA" w:rsidRDefault="005B1C6D" w:rsidP="005B1C6D">
      <w:pPr>
        <w:pStyle w:val="Code"/>
        <w:rPr>
          <w:highlight w:val="white"/>
        </w:rPr>
      </w:pPr>
      <w:r w:rsidRPr="00903DBA">
        <w:rPr>
          <w:highlight w:val="white"/>
        </w:rPr>
        <w:t>%{</w:t>
      </w:r>
    </w:p>
    <w:p w14:paraId="0BFD6269" w14:textId="77777777" w:rsidR="005B1C6D" w:rsidRPr="00903DBA" w:rsidRDefault="005B1C6D" w:rsidP="005B1C6D">
      <w:pPr>
        <w:pStyle w:val="Code"/>
        <w:rPr>
          <w:highlight w:val="white"/>
        </w:rPr>
      </w:pPr>
      <w:r w:rsidRPr="00903DBA">
        <w:rPr>
          <w:highlight w:val="white"/>
        </w:rPr>
        <w:t xml:space="preserve">  // Empty.</w:t>
      </w:r>
    </w:p>
    <w:p w14:paraId="12B50713" w14:textId="77777777" w:rsidR="005B1C6D" w:rsidRPr="00903DBA" w:rsidRDefault="005B1C6D" w:rsidP="005B1C6D">
      <w:pPr>
        <w:pStyle w:val="Code"/>
        <w:rPr>
          <w:highlight w:val="white"/>
        </w:rPr>
      </w:pPr>
      <w:r w:rsidRPr="00903DBA">
        <w:rPr>
          <w:highlight w:val="white"/>
        </w:rPr>
        <w:t>%}</w:t>
      </w:r>
    </w:p>
    <w:p w14:paraId="45DD2ED5" w14:textId="77777777" w:rsidR="005B1C6D" w:rsidRPr="00903DBA" w:rsidRDefault="005B1C6D" w:rsidP="005B1C6D">
      <w:pPr>
        <w:pStyle w:val="Code"/>
        <w:rPr>
          <w:highlight w:val="white"/>
        </w:rPr>
      </w:pPr>
    </w:p>
    <w:p w14:paraId="515A6D6E" w14:textId="77777777" w:rsidR="005B1C6D" w:rsidRPr="00903DBA" w:rsidRDefault="005B1C6D" w:rsidP="005B1C6D">
      <w:pPr>
        <w:pStyle w:val="Code"/>
        <w:rPr>
          <w:highlight w:val="white"/>
        </w:rPr>
      </w:pPr>
      <w:r w:rsidRPr="00903DBA">
        <w:rPr>
          <w:highlight w:val="white"/>
        </w:rPr>
        <w:t>%union {</w:t>
      </w:r>
    </w:p>
    <w:p w14:paraId="1524FCD1" w14:textId="77777777" w:rsidR="005B1C6D" w:rsidRPr="00903DBA" w:rsidRDefault="005B1C6D" w:rsidP="005B1C6D">
      <w:pPr>
        <w:pStyle w:val="Code"/>
        <w:rPr>
          <w:highlight w:val="white"/>
        </w:rPr>
      </w:pPr>
      <w:r w:rsidRPr="00903DBA">
        <w:rPr>
          <w:highlight w:val="white"/>
        </w:rPr>
        <w:t xml:space="preserve">  public string name;</w:t>
      </w:r>
    </w:p>
    <w:p w14:paraId="470387F6" w14:textId="77777777" w:rsidR="005B1C6D" w:rsidRPr="00903DBA" w:rsidRDefault="005B1C6D" w:rsidP="005B1C6D">
      <w:pPr>
        <w:pStyle w:val="Code"/>
        <w:rPr>
          <w:highlight w:val="white"/>
        </w:rPr>
      </w:pPr>
      <w:r w:rsidRPr="00903DBA">
        <w:rPr>
          <w:highlight w:val="white"/>
        </w:rPr>
        <w:t>}</w:t>
      </w:r>
    </w:p>
    <w:p w14:paraId="6D83BE62" w14:textId="77777777" w:rsidR="005B1C6D" w:rsidRPr="00903DBA" w:rsidRDefault="005B1C6D" w:rsidP="005B1C6D">
      <w:pPr>
        <w:pStyle w:val="Code"/>
        <w:rPr>
          <w:highlight w:val="white"/>
        </w:rPr>
      </w:pPr>
    </w:p>
    <w:p w14:paraId="722BA385" w14:textId="77777777" w:rsidR="005B1C6D" w:rsidRPr="00903DBA" w:rsidRDefault="005B1C6D" w:rsidP="005B1C6D">
      <w:pPr>
        <w:pStyle w:val="Code"/>
        <w:rPr>
          <w:highlight w:val="white"/>
        </w:rPr>
      </w:pPr>
      <w:r w:rsidRPr="00903DBA">
        <w:rPr>
          <w:highlight w:val="white"/>
        </w:rPr>
        <w:t>%token &lt;name&gt; NAME STRING LEFT_PARENTHESIS RIGHT_PARENTHESIS</w:t>
      </w:r>
    </w:p>
    <w:p w14:paraId="0F2D1124" w14:textId="77777777" w:rsidR="005B1C6D" w:rsidRPr="00903DBA" w:rsidRDefault="005B1C6D" w:rsidP="005B1C6D">
      <w:pPr>
        <w:pStyle w:val="Code"/>
        <w:rPr>
          <w:highlight w:val="white"/>
        </w:rPr>
      </w:pPr>
      <w:r w:rsidRPr="00903DBA">
        <w:rPr>
          <w:highlight w:val="white"/>
        </w:rPr>
        <w:t xml:space="preserve">              COMMA SHARP DOUBLE_SHARP TOKEN MARK // EOL</w:t>
      </w:r>
    </w:p>
    <w:p w14:paraId="4EF7543D" w14:textId="77777777" w:rsidR="005B1C6D" w:rsidRPr="00903DBA" w:rsidRDefault="005B1C6D" w:rsidP="005B1C6D">
      <w:pPr>
        <w:pStyle w:val="Code"/>
        <w:rPr>
          <w:highlight w:val="white"/>
        </w:rPr>
      </w:pPr>
    </w:p>
    <w:p w14:paraId="016790EA" w14:textId="419B222E" w:rsidR="005B1C6D" w:rsidRPr="00903DBA" w:rsidRDefault="005B1C6D" w:rsidP="005B1C6D">
      <w:pPr>
        <w:pStyle w:val="Code"/>
        <w:rPr>
          <w:highlight w:val="white"/>
        </w:rPr>
      </w:pPr>
      <w:r w:rsidRPr="00903DBA">
        <w:rPr>
          <w:highlight w:val="white"/>
        </w:rPr>
        <w:t xml:space="preserve">%start </w:t>
      </w:r>
      <w:r w:rsidR="00563AF1" w:rsidRPr="00903DBA">
        <w:rPr>
          <w:highlight w:val="white"/>
        </w:rPr>
        <w:t>source_code_file</w:t>
      </w:r>
    </w:p>
    <w:p w14:paraId="7D2F11EF" w14:textId="77777777" w:rsidR="005B1C6D" w:rsidRPr="00903DBA" w:rsidRDefault="005B1C6D" w:rsidP="005B1C6D">
      <w:pPr>
        <w:pStyle w:val="Code"/>
        <w:rPr>
          <w:highlight w:val="white"/>
        </w:rPr>
      </w:pPr>
    </w:p>
    <w:p w14:paraId="11CFEF1F" w14:textId="77777777" w:rsidR="005B1C6D" w:rsidRPr="00903DBA" w:rsidRDefault="005B1C6D" w:rsidP="005B1C6D">
      <w:pPr>
        <w:pStyle w:val="Code"/>
        <w:rPr>
          <w:highlight w:val="white"/>
        </w:rPr>
      </w:pPr>
      <w:r w:rsidRPr="00903DBA">
        <w:rPr>
          <w:highlight w:val="white"/>
        </w:rPr>
        <w:t>%%</w:t>
      </w:r>
    </w:p>
    <w:p w14:paraId="7115297D" w14:textId="77777777" w:rsidR="005B1C6D" w:rsidRPr="00903DBA" w:rsidRDefault="005B1C6D" w:rsidP="005B1C6D">
      <w:pPr>
        <w:pStyle w:val="Code"/>
        <w:rPr>
          <w:highlight w:val="white"/>
        </w:rPr>
      </w:pPr>
    </w:p>
    <w:p w14:paraId="53E58736" w14:textId="2D737BF2" w:rsidR="005B1C6D" w:rsidRPr="00903DBA" w:rsidRDefault="00563AF1" w:rsidP="005B1C6D">
      <w:pPr>
        <w:pStyle w:val="Code"/>
        <w:rPr>
          <w:highlight w:val="white"/>
        </w:rPr>
      </w:pPr>
      <w:r w:rsidRPr="00903DBA">
        <w:rPr>
          <w:highlight w:val="white"/>
        </w:rPr>
        <w:t>source_code_file</w:t>
      </w:r>
      <w:r w:rsidR="005B1C6D" w:rsidRPr="00903DBA">
        <w:rPr>
          <w:highlight w:val="white"/>
        </w:rPr>
        <w:t>:</w:t>
      </w:r>
    </w:p>
    <w:p w14:paraId="2781048D" w14:textId="77777777" w:rsidR="005B1C6D" w:rsidRPr="00903DBA" w:rsidRDefault="005B1C6D" w:rsidP="005B1C6D">
      <w:pPr>
        <w:pStyle w:val="Code"/>
        <w:rPr>
          <w:highlight w:val="white"/>
        </w:rPr>
      </w:pPr>
      <w:r w:rsidRPr="00903DBA">
        <w:rPr>
          <w:highlight w:val="white"/>
        </w:rPr>
        <w:t xml:space="preserve">  /* Empty. */;</w:t>
      </w:r>
    </w:p>
    <w:p w14:paraId="1B985836" w14:textId="77777777" w:rsidR="005B1C6D" w:rsidRPr="00903DBA" w:rsidRDefault="005B1C6D" w:rsidP="005B1C6D">
      <w:pPr>
        <w:pStyle w:val="Code"/>
        <w:rPr>
          <w:highlight w:val="white"/>
        </w:rPr>
      </w:pPr>
    </w:p>
    <w:p w14:paraId="3E7CD1EE" w14:textId="7FDFBE50" w:rsidR="005B1C6D" w:rsidRPr="00903DBA" w:rsidRDefault="005B1C6D" w:rsidP="005B1C6D">
      <w:pPr>
        <w:pStyle w:val="Code"/>
      </w:pPr>
      <w:r w:rsidRPr="00903DBA">
        <w:rPr>
          <w:highlight w:val="white"/>
        </w:rPr>
        <w:t>%%</w:t>
      </w:r>
    </w:p>
    <w:p w14:paraId="4594F6E7" w14:textId="378884A4" w:rsidR="00AC6AA7" w:rsidRPr="00903DBA" w:rsidRDefault="00AC6AA7" w:rsidP="00AC6AA7">
      <w:r w:rsidRPr="00903DBA">
        <w:t xml:space="preserve">The scanner </w:t>
      </w:r>
      <w:r w:rsidR="00A733B2" w:rsidRPr="00903DBA">
        <w:t>is a little bit more complicated. Its task is to define a set of tokens.</w:t>
      </w:r>
      <w:r w:rsidR="00AB7587" w:rsidRPr="00903DBA">
        <w:t xml:space="preserve"> Similar to the scanner of </w:t>
      </w:r>
      <w:r w:rsidR="006818B4" w:rsidRPr="00903DBA">
        <w:t xml:space="preserve">Chapter </w:t>
      </w:r>
      <w:r w:rsidR="006818B4" w:rsidRPr="00903DBA">
        <w:fldChar w:fldCharType="begin"/>
      </w:r>
      <w:r w:rsidR="006818B4" w:rsidRPr="00903DBA">
        <w:instrText xml:space="preserve"> REF _Ref54016821 \r \h </w:instrText>
      </w:r>
      <w:r w:rsidR="006818B4" w:rsidRPr="00903DBA">
        <w:fldChar w:fldCharType="separate"/>
      </w:r>
      <w:r w:rsidR="005F7BC3" w:rsidRPr="00903DBA">
        <w:t>2</w:t>
      </w:r>
      <w:r w:rsidR="006818B4" w:rsidRPr="00903DBA">
        <w:fldChar w:fldCharType="end"/>
      </w:r>
      <w:r w:rsidR="00AB7587" w:rsidRPr="00903DBA">
        <w:t>, it define</w:t>
      </w:r>
      <w:r w:rsidR="004E51AE" w:rsidRPr="00903DBA">
        <w:t>s</w:t>
      </w:r>
      <w:r w:rsidR="00E92966" w:rsidRPr="00903DBA">
        <w:t xml:space="preserve"> a set of values tokens are to be used of the preprocessor. The idea is that we divide the </w:t>
      </w:r>
    </w:p>
    <w:p w14:paraId="53305911" w14:textId="77777777" w:rsidR="005B1C6D" w:rsidRPr="00903DBA" w:rsidRDefault="005B1C6D" w:rsidP="005B1C6D">
      <w:pPr>
        <w:pStyle w:val="CodeHeader"/>
      </w:pPr>
      <w:proofErr w:type="spellStart"/>
      <w:r w:rsidRPr="00903DBA">
        <w:t>PreScanner.gplex</w:t>
      </w:r>
      <w:proofErr w:type="spellEnd"/>
    </w:p>
    <w:p w14:paraId="00D5D339" w14:textId="77777777" w:rsidR="005B1C6D" w:rsidRPr="00903DBA" w:rsidRDefault="005B1C6D" w:rsidP="005B1C6D">
      <w:pPr>
        <w:pStyle w:val="Code"/>
        <w:rPr>
          <w:highlight w:val="white"/>
        </w:rPr>
      </w:pPr>
      <w:r w:rsidRPr="00903DBA">
        <w:rPr>
          <w:highlight w:val="white"/>
        </w:rPr>
        <w:t>%namespace CCompiler_Pre</w:t>
      </w:r>
    </w:p>
    <w:p w14:paraId="2614D05B" w14:textId="77777777" w:rsidR="005B1C6D" w:rsidRPr="00903DBA" w:rsidRDefault="005B1C6D" w:rsidP="005B1C6D">
      <w:pPr>
        <w:pStyle w:val="Code"/>
        <w:rPr>
          <w:highlight w:val="white"/>
        </w:rPr>
      </w:pPr>
    </w:p>
    <w:p w14:paraId="0789F1B4" w14:textId="77777777" w:rsidR="005B1C6D" w:rsidRPr="00903DBA" w:rsidRDefault="005B1C6D" w:rsidP="005B1C6D">
      <w:pPr>
        <w:pStyle w:val="Code"/>
        <w:rPr>
          <w:highlight w:val="white"/>
        </w:rPr>
      </w:pPr>
      <w:r w:rsidRPr="00903DBA">
        <w:rPr>
          <w:highlight w:val="white"/>
        </w:rPr>
        <w:t>%{</w:t>
      </w:r>
    </w:p>
    <w:p w14:paraId="520A3FAC" w14:textId="77777777" w:rsidR="005B1C6D" w:rsidRPr="00903DBA" w:rsidRDefault="005B1C6D" w:rsidP="005B1C6D">
      <w:pPr>
        <w:pStyle w:val="Code"/>
        <w:rPr>
          <w:highlight w:val="white"/>
        </w:rPr>
      </w:pPr>
      <w:r w:rsidRPr="00903DBA">
        <w:rPr>
          <w:highlight w:val="white"/>
        </w:rPr>
        <w:t xml:space="preserve">  public static int NewlineCount = 0;</w:t>
      </w:r>
    </w:p>
    <w:p w14:paraId="6E39914C" w14:textId="77777777" w:rsidR="005B1C6D" w:rsidRPr="00903DBA" w:rsidRDefault="005B1C6D" w:rsidP="005B1C6D">
      <w:pPr>
        <w:pStyle w:val="Code"/>
        <w:rPr>
          <w:highlight w:val="white"/>
        </w:rPr>
      </w:pPr>
      <w:r w:rsidRPr="00903DBA">
        <w:rPr>
          <w:highlight w:val="white"/>
        </w:rPr>
        <w:t xml:space="preserve">  public static bool Whitespace = false;</w:t>
      </w:r>
    </w:p>
    <w:p w14:paraId="3187F0AB" w14:textId="77777777" w:rsidR="005B1C6D" w:rsidRPr="00903DBA" w:rsidRDefault="005B1C6D" w:rsidP="005B1C6D">
      <w:pPr>
        <w:pStyle w:val="Code"/>
        <w:rPr>
          <w:highlight w:val="white"/>
        </w:rPr>
      </w:pPr>
      <w:r w:rsidRPr="00903DBA">
        <w:rPr>
          <w:highlight w:val="white"/>
        </w:rPr>
        <w:t>%}</w:t>
      </w:r>
    </w:p>
    <w:p w14:paraId="4728A4DD" w14:textId="77777777" w:rsidR="005B1C6D" w:rsidRPr="00903DBA" w:rsidRDefault="005B1C6D" w:rsidP="005B1C6D">
      <w:pPr>
        <w:pStyle w:val="Code"/>
        <w:rPr>
          <w:highlight w:val="white"/>
        </w:rPr>
      </w:pPr>
    </w:p>
    <w:p w14:paraId="7D499CD4" w14:textId="77777777" w:rsidR="005B1C6D" w:rsidRPr="00903DBA" w:rsidRDefault="005B1C6D" w:rsidP="005B1C6D">
      <w:pPr>
        <w:pStyle w:val="Code"/>
        <w:rPr>
          <w:highlight w:val="white"/>
        </w:rPr>
      </w:pPr>
      <w:r w:rsidRPr="00903DBA">
        <w:rPr>
          <w:highlight w:val="white"/>
        </w:rPr>
        <w:t>OCTAL_VALUE (\+|\-)?[0][0-7]*([uU]|[sSlL]|[uU][sSlL]|[sSlL][uU])?</w:t>
      </w:r>
    </w:p>
    <w:p w14:paraId="0C127C76" w14:textId="77777777" w:rsidR="005B1C6D" w:rsidRPr="00903DBA" w:rsidRDefault="005B1C6D" w:rsidP="005B1C6D">
      <w:pPr>
        <w:pStyle w:val="Code"/>
        <w:rPr>
          <w:highlight w:val="white"/>
        </w:rPr>
      </w:pPr>
      <w:r w:rsidRPr="00903DBA">
        <w:rPr>
          <w:highlight w:val="white"/>
        </w:rPr>
        <w:t>DECIMAL_VALUE (\+|\-)?[1-9][0-9]*([uU]|[sSlL]|[uU][sSlL]|[sSlL][uU])?</w:t>
      </w:r>
    </w:p>
    <w:p w14:paraId="3C3D6FB1" w14:textId="77777777" w:rsidR="005B1C6D" w:rsidRPr="00903DBA" w:rsidRDefault="005B1C6D" w:rsidP="005B1C6D">
      <w:pPr>
        <w:pStyle w:val="Code"/>
        <w:rPr>
          <w:highlight w:val="white"/>
        </w:rPr>
      </w:pPr>
      <w:r w:rsidRPr="00903DBA">
        <w:rPr>
          <w:highlight w:val="white"/>
        </w:rPr>
        <w:t xml:space="preserve">HEXADECIMAL_VALUE (\+|\-)?[0][xX][0-9a-fA-F]+ </w:t>
      </w:r>
    </w:p>
    <w:p w14:paraId="1BF2B551" w14:textId="77777777" w:rsidR="005B1C6D" w:rsidRPr="00903DBA" w:rsidRDefault="005B1C6D" w:rsidP="005B1C6D">
      <w:pPr>
        <w:pStyle w:val="Code"/>
        <w:rPr>
          <w:highlight w:val="white"/>
        </w:rPr>
      </w:pPr>
      <w:r w:rsidRPr="00903DBA">
        <w:rPr>
          <w:highlight w:val="white"/>
        </w:rPr>
        <w:t xml:space="preserve">                  ([uU]|[sSlL]|[uU][sSlL]|[sSlL][uU])? // XXX</w:t>
      </w:r>
    </w:p>
    <w:p w14:paraId="49229A00" w14:textId="77777777" w:rsidR="005B1C6D" w:rsidRPr="00903DBA" w:rsidRDefault="005B1C6D" w:rsidP="005B1C6D">
      <w:pPr>
        <w:pStyle w:val="Code"/>
        <w:rPr>
          <w:highlight w:val="white"/>
        </w:rPr>
      </w:pPr>
      <w:r w:rsidRPr="00903DBA">
        <w:rPr>
          <w:highlight w:val="white"/>
        </w:rPr>
        <w:t>FLOATING_VALUE (\+|\-)?(([0-9]+"."[0-9]*|"."[0-9]+)([eE][\+\-]?[0-9]+)?|[0-9]+[eE][\+\-]?[0-9]+)([fF]|[lL])?</w:t>
      </w:r>
    </w:p>
    <w:p w14:paraId="4F7AC6F8" w14:textId="77777777" w:rsidR="005B1C6D" w:rsidRPr="00903DBA" w:rsidRDefault="005B1C6D" w:rsidP="005B1C6D">
      <w:pPr>
        <w:pStyle w:val="Code"/>
        <w:rPr>
          <w:highlight w:val="white"/>
        </w:rPr>
      </w:pPr>
      <w:r w:rsidRPr="00903DBA">
        <w:rPr>
          <w:highlight w:val="white"/>
        </w:rPr>
        <w:t>CHAR_VALUE \'("\n"|"\\\'"|[^\'])*\'</w:t>
      </w:r>
    </w:p>
    <w:p w14:paraId="342FF12F" w14:textId="77777777" w:rsidR="005B1C6D" w:rsidRPr="00903DBA" w:rsidRDefault="005B1C6D" w:rsidP="005B1C6D">
      <w:pPr>
        <w:pStyle w:val="Code"/>
        <w:rPr>
          <w:highlight w:val="white"/>
        </w:rPr>
      </w:pPr>
      <w:r w:rsidRPr="00903DBA">
        <w:rPr>
          <w:highlight w:val="white"/>
        </w:rPr>
        <w:t>STRING_VALUE \"("\n"|"\\\""|[^\"])*\"</w:t>
      </w:r>
    </w:p>
    <w:p w14:paraId="2E4470CA" w14:textId="77777777" w:rsidR="005B1C6D" w:rsidRPr="00903DBA" w:rsidRDefault="005B1C6D" w:rsidP="005B1C6D">
      <w:pPr>
        <w:pStyle w:val="Code"/>
        <w:rPr>
          <w:highlight w:val="white"/>
        </w:rPr>
      </w:pPr>
      <w:r w:rsidRPr="00903DBA">
        <w:rPr>
          <w:highlight w:val="white"/>
        </w:rPr>
        <w:t>NAME [a-zA-Z_][a-zA-Z0-9_]*</w:t>
      </w:r>
    </w:p>
    <w:p w14:paraId="12A7D19F" w14:textId="77777777" w:rsidR="005B1C6D" w:rsidRPr="00903DBA" w:rsidRDefault="005B1C6D" w:rsidP="005B1C6D">
      <w:pPr>
        <w:pStyle w:val="Code"/>
        <w:rPr>
          <w:highlight w:val="white"/>
        </w:rPr>
      </w:pPr>
      <w:r w:rsidRPr="00903DBA">
        <w:rPr>
          <w:highlight w:val="white"/>
        </w:rPr>
        <w:t>WHITE_SPACE [ \t\r\n\f]</w:t>
      </w:r>
    </w:p>
    <w:p w14:paraId="4B218B3D" w14:textId="77777777" w:rsidR="005B1C6D" w:rsidRPr="00903DBA" w:rsidRDefault="005B1C6D" w:rsidP="005B1C6D">
      <w:pPr>
        <w:pStyle w:val="Code"/>
        <w:rPr>
          <w:highlight w:val="white"/>
        </w:rPr>
      </w:pPr>
      <w:r w:rsidRPr="00903DBA">
        <w:rPr>
          <w:highlight w:val="white"/>
        </w:rPr>
        <w:t>TOKEN [^a-zA-Z0-9()#,\"\' \t\r\n\f\0]+</w:t>
      </w:r>
    </w:p>
    <w:p w14:paraId="60E79221" w14:textId="77777777" w:rsidR="005B1C6D" w:rsidRPr="00903DBA" w:rsidRDefault="005B1C6D" w:rsidP="005B1C6D">
      <w:pPr>
        <w:pStyle w:val="Code"/>
        <w:rPr>
          <w:highlight w:val="white"/>
        </w:rPr>
      </w:pPr>
      <w:r w:rsidRPr="00903DBA">
        <w:rPr>
          <w:highlight w:val="white"/>
        </w:rPr>
        <w:t>%%</w:t>
      </w:r>
    </w:p>
    <w:p w14:paraId="2EDDD634" w14:textId="77777777" w:rsidR="005B1C6D" w:rsidRPr="00903DBA" w:rsidRDefault="005B1C6D" w:rsidP="005B1C6D">
      <w:pPr>
        <w:pStyle w:val="Code"/>
        <w:rPr>
          <w:highlight w:val="white"/>
        </w:rPr>
      </w:pPr>
    </w:p>
    <w:p w14:paraId="0F6F570B" w14:textId="77777777" w:rsidR="005B1C6D" w:rsidRPr="00903DBA" w:rsidRDefault="005B1C6D" w:rsidP="005B1C6D">
      <w:pPr>
        <w:pStyle w:val="Code"/>
        <w:rPr>
          <w:highlight w:val="white"/>
        </w:rPr>
      </w:pPr>
      <w:r w:rsidRPr="00903DBA">
        <w:rPr>
          <w:highlight w:val="white"/>
        </w:rPr>
        <w:t>"(" { yylval.name = "("; return ((int) Tokens.LEFT_PARENTHESIS); }</w:t>
      </w:r>
    </w:p>
    <w:p w14:paraId="3D6B05C8" w14:textId="77777777" w:rsidR="005B1C6D" w:rsidRPr="00903DBA" w:rsidRDefault="005B1C6D" w:rsidP="005B1C6D">
      <w:pPr>
        <w:pStyle w:val="Code"/>
        <w:rPr>
          <w:highlight w:val="white"/>
        </w:rPr>
      </w:pPr>
      <w:r w:rsidRPr="00903DBA">
        <w:rPr>
          <w:highlight w:val="white"/>
        </w:rPr>
        <w:t>")" { yylval.name = ")"; return ((int) Tokens.RIGHT_PARENTHESIS); }</w:t>
      </w:r>
    </w:p>
    <w:p w14:paraId="4DC999C1" w14:textId="77777777" w:rsidR="005B1C6D" w:rsidRPr="00903DBA" w:rsidRDefault="005B1C6D" w:rsidP="005B1C6D">
      <w:pPr>
        <w:pStyle w:val="Code"/>
        <w:rPr>
          <w:highlight w:val="white"/>
        </w:rPr>
      </w:pPr>
      <w:r w:rsidRPr="00903DBA">
        <w:rPr>
          <w:highlight w:val="white"/>
        </w:rPr>
        <w:t>"##" { yylval.name = "##"; return ((int) Tokens.DOUBLE_SHARP); }</w:t>
      </w:r>
    </w:p>
    <w:p w14:paraId="4A1C619F" w14:textId="77777777" w:rsidR="005B1C6D" w:rsidRPr="00903DBA" w:rsidRDefault="005B1C6D" w:rsidP="005B1C6D">
      <w:pPr>
        <w:pStyle w:val="Code"/>
        <w:rPr>
          <w:highlight w:val="white"/>
        </w:rPr>
      </w:pPr>
      <w:r w:rsidRPr="00903DBA">
        <w:rPr>
          <w:highlight w:val="white"/>
        </w:rPr>
        <w:t>"#"  { yylval.name = "#"; return ((int) Tokens.SHARP); }</w:t>
      </w:r>
    </w:p>
    <w:p w14:paraId="3DD9E8CE" w14:textId="77777777" w:rsidR="005B1C6D" w:rsidRPr="00903DBA" w:rsidRDefault="005B1C6D" w:rsidP="005B1C6D">
      <w:pPr>
        <w:pStyle w:val="Code"/>
        <w:rPr>
          <w:highlight w:val="white"/>
        </w:rPr>
      </w:pPr>
      <w:r w:rsidRPr="00903DBA">
        <w:rPr>
          <w:highlight w:val="white"/>
        </w:rPr>
        <w:t>"," { yylval.name = ","; return ((int) Tokens.COMMA); }</w:t>
      </w:r>
    </w:p>
    <w:p w14:paraId="6BC4EAB8" w14:textId="77777777" w:rsidR="005B1C6D" w:rsidRPr="00903DBA" w:rsidRDefault="005B1C6D" w:rsidP="005B1C6D">
      <w:pPr>
        <w:pStyle w:val="Code"/>
        <w:rPr>
          <w:highlight w:val="white"/>
        </w:rPr>
      </w:pPr>
      <w:r w:rsidRPr="00903DBA">
        <w:rPr>
          <w:highlight w:val="white"/>
        </w:rPr>
        <w:t>//"\0" { /*CCompiler_Pre.Scanner.NewlineCount = 0;*/ yylval.name = ""; return ((int) Tokens.EOL); }</w:t>
      </w:r>
    </w:p>
    <w:p w14:paraId="7C6D8469" w14:textId="77777777" w:rsidR="005B1C6D" w:rsidRPr="00903DBA" w:rsidRDefault="005B1C6D" w:rsidP="005B1C6D">
      <w:pPr>
        <w:pStyle w:val="Code"/>
        <w:rPr>
          <w:highlight w:val="white"/>
        </w:rPr>
      </w:pPr>
    </w:p>
    <w:p w14:paraId="107D9BD2" w14:textId="77777777" w:rsidR="005B1C6D" w:rsidRPr="00903DBA" w:rsidRDefault="005B1C6D" w:rsidP="005B1C6D">
      <w:pPr>
        <w:pStyle w:val="Code"/>
        <w:rPr>
          <w:highlight w:val="white"/>
        </w:rPr>
      </w:pPr>
      <w:r w:rsidRPr="00903DBA">
        <w:rPr>
          <w:highlight w:val="white"/>
        </w:rPr>
        <w:t>{NAME} {</w:t>
      </w:r>
    </w:p>
    <w:p w14:paraId="3DCF7B84" w14:textId="77777777" w:rsidR="005B1C6D" w:rsidRPr="00903DBA" w:rsidRDefault="005B1C6D" w:rsidP="005B1C6D">
      <w:pPr>
        <w:pStyle w:val="Code"/>
        <w:rPr>
          <w:highlight w:val="white"/>
        </w:rPr>
      </w:pPr>
      <w:r w:rsidRPr="00903DBA">
        <w:rPr>
          <w:highlight w:val="white"/>
        </w:rPr>
        <w:t xml:space="preserve">  yylval.name = yytext;</w:t>
      </w:r>
    </w:p>
    <w:p w14:paraId="5BC24195" w14:textId="77777777" w:rsidR="005B1C6D" w:rsidRPr="00903DBA" w:rsidRDefault="005B1C6D" w:rsidP="005B1C6D">
      <w:pPr>
        <w:pStyle w:val="Code"/>
        <w:rPr>
          <w:highlight w:val="white"/>
        </w:rPr>
      </w:pPr>
      <w:r w:rsidRPr="00903DBA">
        <w:rPr>
          <w:highlight w:val="white"/>
        </w:rPr>
        <w:t xml:space="preserve">  return ((int) Tokens.NAME);</w:t>
      </w:r>
    </w:p>
    <w:p w14:paraId="465AC7AC" w14:textId="77777777" w:rsidR="005B1C6D" w:rsidRPr="00903DBA" w:rsidRDefault="005B1C6D" w:rsidP="005B1C6D">
      <w:pPr>
        <w:pStyle w:val="Code"/>
        <w:rPr>
          <w:highlight w:val="white"/>
        </w:rPr>
      </w:pPr>
      <w:r w:rsidRPr="00903DBA">
        <w:rPr>
          <w:highlight w:val="white"/>
        </w:rPr>
        <w:t>}</w:t>
      </w:r>
    </w:p>
    <w:p w14:paraId="23AAE375" w14:textId="77777777" w:rsidR="005B1C6D" w:rsidRPr="00903DBA" w:rsidRDefault="005B1C6D" w:rsidP="005B1C6D">
      <w:pPr>
        <w:pStyle w:val="Code"/>
        <w:rPr>
          <w:highlight w:val="white"/>
        </w:rPr>
      </w:pPr>
    </w:p>
    <w:p w14:paraId="6DE4CE67" w14:textId="77777777" w:rsidR="005B1C6D" w:rsidRPr="00903DBA" w:rsidRDefault="005B1C6D" w:rsidP="005B1C6D">
      <w:pPr>
        <w:pStyle w:val="Code"/>
        <w:rPr>
          <w:highlight w:val="white"/>
        </w:rPr>
      </w:pPr>
      <w:r w:rsidRPr="00903DBA">
        <w:rPr>
          <w:highlight w:val="white"/>
        </w:rPr>
        <w:t>{OCTAL_VALUE} {</w:t>
      </w:r>
    </w:p>
    <w:p w14:paraId="7DCF2985" w14:textId="77777777" w:rsidR="005B1C6D" w:rsidRPr="00903DBA" w:rsidRDefault="005B1C6D" w:rsidP="005B1C6D">
      <w:pPr>
        <w:pStyle w:val="Code"/>
        <w:rPr>
          <w:highlight w:val="white"/>
        </w:rPr>
      </w:pPr>
      <w:r w:rsidRPr="00903DBA">
        <w:rPr>
          <w:highlight w:val="white"/>
        </w:rPr>
        <w:t xml:space="preserve">  yylval.name = yytext;</w:t>
      </w:r>
    </w:p>
    <w:p w14:paraId="0F78C6EF" w14:textId="77777777" w:rsidR="005B1C6D" w:rsidRPr="00903DBA" w:rsidRDefault="005B1C6D" w:rsidP="005B1C6D">
      <w:pPr>
        <w:pStyle w:val="Code"/>
        <w:rPr>
          <w:highlight w:val="white"/>
        </w:rPr>
      </w:pPr>
      <w:r w:rsidRPr="00903DBA">
        <w:rPr>
          <w:highlight w:val="white"/>
        </w:rPr>
        <w:t xml:space="preserve">  return ((int) Tokens.TOKEN);</w:t>
      </w:r>
    </w:p>
    <w:p w14:paraId="27747CCB" w14:textId="77777777" w:rsidR="005B1C6D" w:rsidRPr="00903DBA" w:rsidRDefault="005B1C6D" w:rsidP="005B1C6D">
      <w:pPr>
        <w:pStyle w:val="Code"/>
        <w:rPr>
          <w:highlight w:val="white"/>
        </w:rPr>
      </w:pPr>
      <w:r w:rsidRPr="00903DBA">
        <w:rPr>
          <w:highlight w:val="white"/>
        </w:rPr>
        <w:t>}</w:t>
      </w:r>
    </w:p>
    <w:p w14:paraId="3AE4338A" w14:textId="77777777" w:rsidR="005B1C6D" w:rsidRPr="00903DBA" w:rsidRDefault="005B1C6D" w:rsidP="005B1C6D">
      <w:pPr>
        <w:pStyle w:val="Code"/>
        <w:rPr>
          <w:highlight w:val="white"/>
        </w:rPr>
      </w:pPr>
    </w:p>
    <w:p w14:paraId="5F9A0D06" w14:textId="77777777" w:rsidR="005B1C6D" w:rsidRPr="00903DBA" w:rsidRDefault="005B1C6D" w:rsidP="005B1C6D">
      <w:pPr>
        <w:pStyle w:val="Code"/>
        <w:rPr>
          <w:highlight w:val="white"/>
        </w:rPr>
      </w:pPr>
      <w:r w:rsidRPr="00903DBA">
        <w:rPr>
          <w:highlight w:val="white"/>
        </w:rPr>
        <w:t>{DECIMAL_VALUE} {</w:t>
      </w:r>
    </w:p>
    <w:p w14:paraId="33F27B7E" w14:textId="77777777" w:rsidR="005B1C6D" w:rsidRPr="00903DBA" w:rsidRDefault="005B1C6D" w:rsidP="005B1C6D">
      <w:pPr>
        <w:pStyle w:val="Code"/>
        <w:rPr>
          <w:highlight w:val="white"/>
        </w:rPr>
      </w:pPr>
      <w:r w:rsidRPr="00903DBA">
        <w:rPr>
          <w:highlight w:val="white"/>
        </w:rPr>
        <w:t xml:space="preserve">  yylval.name = yytext;</w:t>
      </w:r>
    </w:p>
    <w:p w14:paraId="78786238" w14:textId="77777777" w:rsidR="005B1C6D" w:rsidRPr="00903DBA" w:rsidRDefault="005B1C6D" w:rsidP="005B1C6D">
      <w:pPr>
        <w:pStyle w:val="Code"/>
        <w:rPr>
          <w:highlight w:val="white"/>
        </w:rPr>
      </w:pPr>
      <w:r w:rsidRPr="00903DBA">
        <w:rPr>
          <w:highlight w:val="white"/>
        </w:rPr>
        <w:t xml:space="preserve">  return ((int) Tokens.TOKEN);</w:t>
      </w:r>
    </w:p>
    <w:p w14:paraId="3D5CE931" w14:textId="77777777" w:rsidR="005B1C6D" w:rsidRPr="00903DBA" w:rsidRDefault="005B1C6D" w:rsidP="005B1C6D">
      <w:pPr>
        <w:pStyle w:val="Code"/>
        <w:rPr>
          <w:highlight w:val="white"/>
        </w:rPr>
      </w:pPr>
      <w:r w:rsidRPr="00903DBA">
        <w:rPr>
          <w:highlight w:val="white"/>
        </w:rPr>
        <w:t>}</w:t>
      </w:r>
    </w:p>
    <w:p w14:paraId="306AD78A" w14:textId="77777777" w:rsidR="005B1C6D" w:rsidRPr="00903DBA" w:rsidRDefault="005B1C6D" w:rsidP="005B1C6D">
      <w:pPr>
        <w:pStyle w:val="Code"/>
        <w:rPr>
          <w:highlight w:val="white"/>
        </w:rPr>
      </w:pPr>
    </w:p>
    <w:p w14:paraId="0DDBA1B4" w14:textId="77777777" w:rsidR="005B1C6D" w:rsidRPr="00903DBA" w:rsidRDefault="005B1C6D" w:rsidP="005B1C6D">
      <w:pPr>
        <w:pStyle w:val="Code"/>
        <w:rPr>
          <w:highlight w:val="white"/>
        </w:rPr>
      </w:pPr>
      <w:r w:rsidRPr="00903DBA">
        <w:rPr>
          <w:highlight w:val="white"/>
        </w:rPr>
        <w:t>{HEXADECIMAL_VALUE} {</w:t>
      </w:r>
    </w:p>
    <w:p w14:paraId="3DD71E54" w14:textId="77777777" w:rsidR="005B1C6D" w:rsidRPr="00903DBA" w:rsidRDefault="005B1C6D" w:rsidP="005B1C6D">
      <w:pPr>
        <w:pStyle w:val="Code"/>
        <w:rPr>
          <w:highlight w:val="white"/>
        </w:rPr>
      </w:pPr>
      <w:r w:rsidRPr="00903DBA">
        <w:rPr>
          <w:highlight w:val="white"/>
        </w:rPr>
        <w:t xml:space="preserve">  yylval.name = yytext;</w:t>
      </w:r>
    </w:p>
    <w:p w14:paraId="00B34F3E" w14:textId="77777777" w:rsidR="005B1C6D" w:rsidRPr="00903DBA" w:rsidRDefault="005B1C6D" w:rsidP="005B1C6D">
      <w:pPr>
        <w:pStyle w:val="Code"/>
        <w:rPr>
          <w:highlight w:val="white"/>
        </w:rPr>
      </w:pPr>
      <w:r w:rsidRPr="00903DBA">
        <w:rPr>
          <w:highlight w:val="white"/>
        </w:rPr>
        <w:t xml:space="preserve">  return ((int) Tokens.TOKEN);</w:t>
      </w:r>
    </w:p>
    <w:p w14:paraId="79F39F03" w14:textId="77777777" w:rsidR="005B1C6D" w:rsidRPr="00903DBA" w:rsidRDefault="005B1C6D" w:rsidP="005B1C6D">
      <w:pPr>
        <w:pStyle w:val="Code"/>
        <w:rPr>
          <w:highlight w:val="white"/>
        </w:rPr>
      </w:pPr>
      <w:r w:rsidRPr="00903DBA">
        <w:rPr>
          <w:highlight w:val="white"/>
        </w:rPr>
        <w:t>}</w:t>
      </w:r>
    </w:p>
    <w:p w14:paraId="12283DB7" w14:textId="77777777" w:rsidR="005B1C6D" w:rsidRPr="00903DBA" w:rsidRDefault="005B1C6D" w:rsidP="005B1C6D">
      <w:pPr>
        <w:pStyle w:val="Code"/>
        <w:rPr>
          <w:highlight w:val="white"/>
        </w:rPr>
      </w:pPr>
    </w:p>
    <w:p w14:paraId="2CD44BA8" w14:textId="77777777" w:rsidR="005B1C6D" w:rsidRPr="00903DBA" w:rsidRDefault="005B1C6D" w:rsidP="005B1C6D">
      <w:pPr>
        <w:pStyle w:val="Code"/>
        <w:rPr>
          <w:highlight w:val="white"/>
        </w:rPr>
      </w:pPr>
      <w:r w:rsidRPr="00903DBA">
        <w:rPr>
          <w:highlight w:val="white"/>
        </w:rPr>
        <w:t>{FLOATING_VALUE} {</w:t>
      </w:r>
    </w:p>
    <w:p w14:paraId="67672C05" w14:textId="77777777" w:rsidR="005B1C6D" w:rsidRPr="00903DBA" w:rsidRDefault="005B1C6D" w:rsidP="005B1C6D">
      <w:pPr>
        <w:pStyle w:val="Code"/>
        <w:rPr>
          <w:highlight w:val="white"/>
        </w:rPr>
      </w:pPr>
      <w:r w:rsidRPr="00903DBA">
        <w:rPr>
          <w:highlight w:val="white"/>
        </w:rPr>
        <w:t xml:space="preserve">  yylval.name = yytext;</w:t>
      </w:r>
    </w:p>
    <w:p w14:paraId="7C109A4C" w14:textId="77777777" w:rsidR="005B1C6D" w:rsidRPr="00903DBA" w:rsidRDefault="005B1C6D" w:rsidP="005B1C6D">
      <w:pPr>
        <w:pStyle w:val="Code"/>
        <w:rPr>
          <w:highlight w:val="white"/>
        </w:rPr>
      </w:pPr>
      <w:r w:rsidRPr="00903DBA">
        <w:rPr>
          <w:highlight w:val="white"/>
        </w:rPr>
        <w:t xml:space="preserve">  return ((int) Tokens.TOKEN);</w:t>
      </w:r>
    </w:p>
    <w:p w14:paraId="23FC57B0" w14:textId="77777777" w:rsidR="005B1C6D" w:rsidRPr="00903DBA" w:rsidRDefault="005B1C6D" w:rsidP="005B1C6D">
      <w:pPr>
        <w:pStyle w:val="Code"/>
        <w:rPr>
          <w:highlight w:val="white"/>
        </w:rPr>
      </w:pPr>
      <w:r w:rsidRPr="00903DBA">
        <w:rPr>
          <w:highlight w:val="white"/>
        </w:rPr>
        <w:t>}</w:t>
      </w:r>
    </w:p>
    <w:p w14:paraId="22BCBB01" w14:textId="77777777" w:rsidR="005B1C6D" w:rsidRPr="00903DBA" w:rsidRDefault="005B1C6D" w:rsidP="005B1C6D">
      <w:pPr>
        <w:pStyle w:val="Code"/>
        <w:rPr>
          <w:highlight w:val="white"/>
        </w:rPr>
      </w:pPr>
    </w:p>
    <w:p w14:paraId="3D5ED474" w14:textId="77777777" w:rsidR="005B1C6D" w:rsidRPr="00903DBA" w:rsidRDefault="005B1C6D" w:rsidP="005B1C6D">
      <w:pPr>
        <w:pStyle w:val="Code"/>
        <w:rPr>
          <w:highlight w:val="white"/>
        </w:rPr>
      </w:pPr>
      <w:r w:rsidRPr="00903DBA">
        <w:rPr>
          <w:highlight w:val="white"/>
        </w:rPr>
        <w:t>{CHAR_VALUE} {</w:t>
      </w:r>
    </w:p>
    <w:p w14:paraId="7A093DBB" w14:textId="77777777" w:rsidR="005B1C6D" w:rsidRPr="00903DBA" w:rsidRDefault="005B1C6D" w:rsidP="005B1C6D">
      <w:pPr>
        <w:pStyle w:val="Code"/>
        <w:rPr>
          <w:highlight w:val="white"/>
        </w:rPr>
      </w:pPr>
      <w:r w:rsidRPr="00903DBA">
        <w:rPr>
          <w:highlight w:val="white"/>
        </w:rPr>
        <w:t xml:space="preserve">  yylval.name = yytext;</w:t>
      </w:r>
    </w:p>
    <w:p w14:paraId="4F9215BC" w14:textId="77777777" w:rsidR="005B1C6D" w:rsidRPr="00903DBA" w:rsidRDefault="005B1C6D" w:rsidP="005B1C6D">
      <w:pPr>
        <w:pStyle w:val="Code"/>
        <w:rPr>
          <w:highlight w:val="white"/>
        </w:rPr>
      </w:pPr>
      <w:r w:rsidRPr="00903DBA">
        <w:rPr>
          <w:highlight w:val="white"/>
        </w:rPr>
        <w:t xml:space="preserve">  return ((int) Tokens.TOKEN);</w:t>
      </w:r>
    </w:p>
    <w:p w14:paraId="3258AF3B" w14:textId="77777777" w:rsidR="005B1C6D" w:rsidRPr="00903DBA" w:rsidRDefault="005B1C6D" w:rsidP="005B1C6D">
      <w:pPr>
        <w:pStyle w:val="Code"/>
        <w:rPr>
          <w:highlight w:val="white"/>
        </w:rPr>
      </w:pPr>
      <w:r w:rsidRPr="00903DBA">
        <w:rPr>
          <w:highlight w:val="white"/>
        </w:rPr>
        <w:t>}</w:t>
      </w:r>
    </w:p>
    <w:p w14:paraId="0F472D6C" w14:textId="77777777" w:rsidR="005B1C6D" w:rsidRPr="00903DBA" w:rsidRDefault="005B1C6D" w:rsidP="005B1C6D">
      <w:pPr>
        <w:pStyle w:val="Code"/>
        <w:rPr>
          <w:highlight w:val="white"/>
        </w:rPr>
      </w:pPr>
    </w:p>
    <w:p w14:paraId="38A64A8C" w14:textId="77777777" w:rsidR="005B1C6D" w:rsidRPr="00903DBA" w:rsidRDefault="005B1C6D" w:rsidP="005B1C6D">
      <w:pPr>
        <w:pStyle w:val="Code"/>
        <w:rPr>
          <w:highlight w:val="white"/>
        </w:rPr>
      </w:pPr>
      <w:r w:rsidRPr="00903DBA">
        <w:rPr>
          <w:highlight w:val="white"/>
        </w:rPr>
        <w:t>{STRING_VALUE} {</w:t>
      </w:r>
    </w:p>
    <w:p w14:paraId="5E86AD2E" w14:textId="77777777" w:rsidR="005B1C6D" w:rsidRPr="00903DBA" w:rsidRDefault="005B1C6D" w:rsidP="005B1C6D">
      <w:pPr>
        <w:pStyle w:val="Code"/>
        <w:rPr>
          <w:highlight w:val="white"/>
        </w:rPr>
      </w:pPr>
      <w:r w:rsidRPr="00903DBA">
        <w:rPr>
          <w:highlight w:val="white"/>
        </w:rPr>
        <w:t xml:space="preserve">  yylval.name = yytext;</w:t>
      </w:r>
    </w:p>
    <w:p w14:paraId="6FAEB31F" w14:textId="77777777" w:rsidR="005B1C6D" w:rsidRPr="00903DBA" w:rsidRDefault="005B1C6D" w:rsidP="005B1C6D">
      <w:pPr>
        <w:pStyle w:val="Code"/>
        <w:rPr>
          <w:highlight w:val="white"/>
        </w:rPr>
      </w:pPr>
      <w:r w:rsidRPr="00903DBA">
        <w:rPr>
          <w:highlight w:val="white"/>
        </w:rPr>
        <w:t xml:space="preserve">  return ((int) Tokens.STRING);</w:t>
      </w:r>
    </w:p>
    <w:p w14:paraId="1C1A9E4E" w14:textId="77777777" w:rsidR="005B1C6D" w:rsidRPr="00903DBA" w:rsidRDefault="005B1C6D" w:rsidP="005B1C6D">
      <w:pPr>
        <w:pStyle w:val="Code"/>
        <w:rPr>
          <w:highlight w:val="white"/>
        </w:rPr>
      </w:pPr>
      <w:r w:rsidRPr="00903DBA">
        <w:rPr>
          <w:highlight w:val="white"/>
        </w:rPr>
        <w:t>}</w:t>
      </w:r>
    </w:p>
    <w:p w14:paraId="4437DB7F" w14:textId="77777777" w:rsidR="005B1C6D" w:rsidRPr="00903DBA" w:rsidRDefault="005B1C6D" w:rsidP="005B1C6D">
      <w:pPr>
        <w:pStyle w:val="Code"/>
        <w:rPr>
          <w:highlight w:val="white"/>
        </w:rPr>
      </w:pPr>
    </w:p>
    <w:p w14:paraId="2DEC63B7" w14:textId="77777777" w:rsidR="005B1C6D" w:rsidRPr="00903DBA" w:rsidRDefault="005B1C6D" w:rsidP="005B1C6D">
      <w:pPr>
        <w:pStyle w:val="Code"/>
        <w:rPr>
          <w:highlight w:val="white"/>
        </w:rPr>
      </w:pPr>
      <w:r w:rsidRPr="00903DBA">
        <w:rPr>
          <w:highlight w:val="white"/>
        </w:rPr>
        <w:t>{TOKEN} {</w:t>
      </w:r>
    </w:p>
    <w:p w14:paraId="60BA2F62" w14:textId="77777777" w:rsidR="005B1C6D" w:rsidRPr="00903DBA" w:rsidRDefault="005B1C6D" w:rsidP="005B1C6D">
      <w:pPr>
        <w:pStyle w:val="Code"/>
        <w:rPr>
          <w:highlight w:val="white"/>
        </w:rPr>
      </w:pPr>
      <w:r w:rsidRPr="00903DBA">
        <w:rPr>
          <w:highlight w:val="white"/>
        </w:rPr>
        <w:t xml:space="preserve">  yylval.name = yytext;</w:t>
      </w:r>
    </w:p>
    <w:p w14:paraId="61B89C84" w14:textId="77777777" w:rsidR="005B1C6D" w:rsidRPr="00903DBA" w:rsidRDefault="005B1C6D" w:rsidP="005B1C6D">
      <w:pPr>
        <w:pStyle w:val="Code"/>
        <w:rPr>
          <w:highlight w:val="white"/>
        </w:rPr>
      </w:pPr>
      <w:r w:rsidRPr="00903DBA">
        <w:rPr>
          <w:highlight w:val="white"/>
        </w:rPr>
        <w:t xml:space="preserve">  return ((int) Tokens.TOKEN);</w:t>
      </w:r>
    </w:p>
    <w:p w14:paraId="02594C99" w14:textId="77777777" w:rsidR="005B1C6D" w:rsidRPr="00903DBA" w:rsidRDefault="005B1C6D" w:rsidP="005B1C6D">
      <w:pPr>
        <w:pStyle w:val="Code"/>
        <w:rPr>
          <w:highlight w:val="white"/>
        </w:rPr>
      </w:pPr>
      <w:r w:rsidRPr="00903DBA">
        <w:rPr>
          <w:highlight w:val="white"/>
        </w:rPr>
        <w:t>}</w:t>
      </w:r>
    </w:p>
    <w:p w14:paraId="36DC387D" w14:textId="77777777" w:rsidR="005B1C6D" w:rsidRPr="00903DBA" w:rsidRDefault="005B1C6D" w:rsidP="005B1C6D">
      <w:pPr>
        <w:pStyle w:val="Code"/>
        <w:rPr>
          <w:highlight w:val="white"/>
        </w:rPr>
      </w:pPr>
    </w:p>
    <w:p w14:paraId="396FE203" w14:textId="77777777" w:rsidR="005B1C6D" w:rsidRPr="00903DBA" w:rsidRDefault="005B1C6D" w:rsidP="005B1C6D">
      <w:pPr>
        <w:pStyle w:val="Code"/>
        <w:rPr>
          <w:highlight w:val="white"/>
        </w:rPr>
      </w:pPr>
      <w:r w:rsidRPr="00903DBA">
        <w:rPr>
          <w:highlight w:val="white"/>
        </w:rPr>
        <w:t>{WHITE_SPACE} {</w:t>
      </w:r>
    </w:p>
    <w:p w14:paraId="143E6C54" w14:textId="77777777" w:rsidR="005B1C6D" w:rsidRPr="00903DBA" w:rsidRDefault="005B1C6D" w:rsidP="005B1C6D">
      <w:pPr>
        <w:pStyle w:val="Code"/>
        <w:rPr>
          <w:highlight w:val="white"/>
        </w:rPr>
      </w:pPr>
      <w:r w:rsidRPr="00903DBA">
        <w:rPr>
          <w:highlight w:val="white"/>
        </w:rPr>
        <w:t xml:space="preserve">  if (yytext.Equals("\n")) {</w:t>
      </w:r>
    </w:p>
    <w:p w14:paraId="39CE80D2" w14:textId="77777777" w:rsidR="005B1C6D" w:rsidRPr="00903DBA" w:rsidRDefault="005B1C6D" w:rsidP="005B1C6D">
      <w:pPr>
        <w:pStyle w:val="Code"/>
        <w:rPr>
          <w:highlight w:val="white"/>
        </w:rPr>
      </w:pPr>
      <w:r w:rsidRPr="00903DBA">
        <w:rPr>
          <w:highlight w:val="white"/>
        </w:rPr>
        <w:t xml:space="preserve">    ++CCompiler_Pre.Scanner.NewlineCount;</w:t>
      </w:r>
    </w:p>
    <w:p w14:paraId="4230DBDE" w14:textId="77777777" w:rsidR="005B1C6D" w:rsidRPr="00903DBA" w:rsidRDefault="005B1C6D" w:rsidP="005B1C6D">
      <w:pPr>
        <w:pStyle w:val="Code"/>
        <w:rPr>
          <w:highlight w:val="white"/>
        </w:rPr>
      </w:pPr>
      <w:r w:rsidRPr="00903DBA">
        <w:rPr>
          <w:highlight w:val="white"/>
        </w:rPr>
        <w:t xml:space="preserve">  }</w:t>
      </w:r>
    </w:p>
    <w:p w14:paraId="676FBCD8" w14:textId="77777777" w:rsidR="005B1C6D" w:rsidRPr="00903DBA" w:rsidRDefault="005B1C6D" w:rsidP="005B1C6D">
      <w:pPr>
        <w:pStyle w:val="Code"/>
        <w:rPr>
          <w:highlight w:val="white"/>
        </w:rPr>
      </w:pPr>
    </w:p>
    <w:p w14:paraId="44ACAB92" w14:textId="77777777" w:rsidR="005B1C6D" w:rsidRPr="00903DBA" w:rsidRDefault="005B1C6D" w:rsidP="005B1C6D">
      <w:pPr>
        <w:pStyle w:val="Code"/>
        <w:rPr>
          <w:highlight w:val="white"/>
        </w:rPr>
      </w:pPr>
      <w:r w:rsidRPr="00903DBA">
        <w:rPr>
          <w:highlight w:val="white"/>
        </w:rPr>
        <w:t xml:space="preserve">  CCompiler_Pre.Scanner.Whitespace = true;</w:t>
      </w:r>
    </w:p>
    <w:p w14:paraId="2F3ED89B" w14:textId="77777777" w:rsidR="005B1C6D" w:rsidRPr="00903DBA" w:rsidRDefault="005B1C6D" w:rsidP="005B1C6D">
      <w:pPr>
        <w:pStyle w:val="Code"/>
        <w:rPr>
          <w:highlight w:val="white"/>
        </w:rPr>
      </w:pPr>
      <w:r w:rsidRPr="00903DBA">
        <w:rPr>
          <w:highlight w:val="white"/>
        </w:rPr>
        <w:t>}</w:t>
      </w:r>
    </w:p>
    <w:p w14:paraId="1908809D" w14:textId="77777777" w:rsidR="005B1C6D" w:rsidRPr="00903DBA" w:rsidRDefault="005B1C6D" w:rsidP="005B1C6D">
      <w:pPr>
        <w:pStyle w:val="Code"/>
        <w:rPr>
          <w:highlight w:val="white"/>
        </w:rPr>
      </w:pPr>
    </w:p>
    <w:p w14:paraId="763AB364" w14:textId="77777777" w:rsidR="005B1C6D" w:rsidRPr="00903DBA" w:rsidRDefault="005B1C6D" w:rsidP="005B1C6D">
      <w:pPr>
        <w:pStyle w:val="Code"/>
        <w:rPr>
          <w:highlight w:val="white"/>
        </w:rPr>
      </w:pPr>
      <w:r w:rsidRPr="00903DBA">
        <w:rPr>
          <w:highlight w:val="white"/>
        </w:rPr>
        <w:t>. { CCompiler.Assert.Error("&lt;" + yytext + "&gt;",</w:t>
      </w:r>
    </w:p>
    <w:p w14:paraId="4500F18C" w14:textId="77777777" w:rsidR="005B1C6D" w:rsidRPr="00903DBA" w:rsidRDefault="005B1C6D" w:rsidP="005B1C6D">
      <w:pPr>
        <w:pStyle w:val="Code"/>
        <w:rPr>
          <w:highlight w:val="white"/>
        </w:rPr>
      </w:pPr>
      <w:r w:rsidRPr="00903DBA">
        <w:rPr>
          <w:highlight w:val="white"/>
        </w:rPr>
        <w:t xml:space="preserve">    CCompiler.Message.Unknown_character); }</w:t>
      </w:r>
    </w:p>
    <w:p w14:paraId="3AF13743" w14:textId="3E65BE11" w:rsidR="00656A38" w:rsidRPr="00903DBA" w:rsidRDefault="00656A38" w:rsidP="00656A38">
      <w:pPr>
        <w:pStyle w:val="Rubrik3"/>
      </w:pPr>
      <w:bookmarkStart w:id="500" w:name="_Toc57656150"/>
      <w:r w:rsidRPr="00903DBA">
        <w:t>If</w:t>
      </w:r>
      <w:r w:rsidR="00BB03AD" w:rsidRPr="00903DBA">
        <w:t>-</w:t>
      </w:r>
      <w:r w:rsidRPr="00903DBA">
        <w:t>Else</w:t>
      </w:r>
      <w:r w:rsidR="00BB03AD" w:rsidRPr="00903DBA">
        <w:t>-</w:t>
      </w:r>
      <w:r w:rsidRPr="00903DBA">
        <w:t>Chain</w:t>
      </w:r>
      <w:bookmarkEnd w:id="500"/>
    </w:p>
    <w:p w14:paraId="7B4FBA36" w14:textId="751BC90D" w:rsidR="00BB03AD" w:rsidRPr="00903DBA" w:rsidRDefault="00BB03AD" w:rsidP="00BB03AD">
      <w:r w:rsidRPr="00903DBA">
        <w:t xml:space="preserve">An If-Else-Chain is a sequence of </w:t>
      </w:r>
      <w:r w:rsidRPr="00903DBA">
        <w:rPr>
          <w:rStyle w:val="KeyWord0"/>
        </w:rPr>
        <w:t>if</w:t>
      </w:r>
      <w:r w:rsidRPr="00903DBA">
        <w:t xml:space="preserve">, </w:t>
      </w:r>
      <w:r w:rsidRPr="00903DBA">
        <w:rPr>
          <w:rStyle w:val="KeyWord0"/>
        </w:rPr>
        <w:t>elif</w:t>
      </w:r>
      <w:r w:rsidRPr="00903DBA">
        <w:t xml:space="preserve">, </w:t>
      </w:r>
      <w:r w:rsidRPr="00903DBA">
        <w:rPr>
          <w:rStyle w:val="KeyWord0"/>
        </w:rPr>
        <w:t>else</w:t>
      </w:r>
      <w:r w:rsidRPr="00903DBA">
        <w:t xml:space="preserve">, and </w:t>
      </w:r>
      <w:r w:rsidRPr="00903DBA">
        <w:rPr>
          <w:rStyle w:val="KeyWord0"/>
        </w:rPr>
        <w:t>endif</w:t>
      </w:r>
      <w:r w:rsidRPr="00903DBA">
        <w:t xml:space="preserve"> preprocessor directives. We use the </w:t>
      </w:r>
      <w:r w:rsidRPr="00903DBA">
        <w:rPr>
          <w:rStyle w:val="KeyWord0"/>
        </w:rPr>
        <w:t>IfElseChain</w:t>
      </w:r>
      <w:r w:rsidRPr="00903DBA">
        <w:t xml:space="preserve"> class to keep track of the sequence.</w:t>
      </w:r>
      <w:r w:rsidR="003D760C" w:rsidRPr="00903DBA">
        <w:t xml:space="preserve"> We need to keep track of three statues:</w:t>
      </w:r>
    </w:p>
    <w:p w14:paraId="37BE3BE7" w14:textId="49B4D95B" w:rsidR="003D760C" w:rsidRPr="00903DBA" w:rsidRDefault="003D760C" w:rsidP="003D760C">
      <w:pPr>
        <w:pStyle w:val="Liststycke"/>
        <w:numPr>
          <w:ilvl w:val="0"/>
          <w:numId w:val="172"/>
        </w:numPr>
      </w:pPr>
      <w:r w:rsidRPr="00903DBA">
        <w:rPr>
          <w:rStyle w:val="KeyWord0"/>
        </w:rPr>
        <w:t>Former</w:t>
      </w:r>
      <w:r w:rsidRPr="00903DBA">
        <w:t xml:space="preserve"> </w:t>
      </w:r>
      <w:r w:rsidRPr="00903DBA">
        <w:rPr>
          <w:rStyle w:val="KeyWord0"/>
        </w:rPr>
        <w:t>Status</w:t>
      </w:r>
      <w:r w:rsidRPr="00903DBA">
        <w:t xml:space="preserve">. </w:t>
      </w:r>
      <w:r w:rsidR="002B4BC4" w:rsidRPr="00903DBA">
        <w:t xml:space="preserve">Has an earlier </w:t>
      </w:r>
      <w:r w:rsidR="002B4BC4" w:rsidRPr="00903DBA">
        <w:rPr>
          <w:rStyle w:val="KeyWord0"/>
        </w:rPr>
        <w:t>if</w:t>
      </w:r>
      <w:r w:rsidR="002B4BC4" w:rsidRPr="00903DBA">
        <w:t xml:space="preserve"> or </w:t>
      </w:r>
      <w:r w:rsidR="002B4BC4" w:rsidRPr="00903DBA">
        <w:rPr>
          <w:rStyle w:val="KeyWord0"/>
        </w:rPr>
        <w:t>elif</w:t>
      </w:r>
      <w:r w:rsidR="002B4BC4" w:rsidRPr="00903DBA">
        <w:t xml:space="preserve"> directive been evaluated to true? In that case, all succeeding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shall be evaluated to false.</w:t>
      </w:r>
    </w:p>
    <w:p w14:paraId="180CD9CC" w14:textId="649A07F1" w:rsidR="003D760C" w:rsidRPr="00903DBA" w:rsidRDefault="003D760C" w:rsidP="003D760C">
      <w:pPr>
        <w:pStyle w:val="Liststycke"/>
        <w:numPr>
          <w:ilvl w:val="0"/>
          <w:numId w:val="172"/>
        </w:numPr>
      </w:pPr>
      <w:r w:rsidRPr="00903DBA">
        <w:rPr>
          <w:rStyle w:val="KeyWord0"/>
        </w:rPr>
        <w:t>Current</w:t>
      </w:r>
      <w:r w:rsidRPr="00903DBA">
        <w:t xml:space="preserve"> </w:t>
      </w:r>
      <w:r w:rsidRPr="00903DBA">
        <w:rPr>
          <w:rStyle w:val="KeyWord0"/>
        </w:rPr>
        <w:t>Status</w:t>
      </w:r>
      <w:r w:rsidRPr="00903DBA">
        <w:t xml:space="preserve">. </w:t>
      </w:r>
      <w:r w:rsidR="002B4BC4" w:rsidRPr="00903DBA">
        <w:t xml:space="preserve">Has the current </w:t>
      </w:r>
      <w:r w:rsidR="002B4BC4" w:rsidRPr="00903DBA">
        <w:rPr>
          <w:rStyle w:val="KeyWord0"/>
        </w:rPr>
        <w:t>if</w:t>
      </w:r>
      <w:r w:rsidR="002B4BC4" w:rsidRPr="00903DBA">
        <w:t xml:space="preserve">, </w:t>
      </w:r>
      <w:r w:rsidR="002B4BC4" w:rsidRPr="00903DBA">
        <w:rPr>
          <w:rStyle w:val="KeyWord0"/>
        </w:rPr>
        <w:t>elif</w:t>
      </w:r>
      <w:r w:rsidR="002B4BC4" w:rsidRPr="00903DBA">
        <w:t xml:space="preserve">, or </w:t>
      </w:r>
      <w:r w:rsidR="002B4BC4" w:rsidRPr="00903DBA">
        <w:rPr>
          <w:rStyle w:val="KeyWord0"/>
        </w:rPr>
        <w:t>else</w:t>
      </w:r>
      <w:r w:rsidR="002B4BC4" w:rsidRPr="00903DBA">
        <w:t xml:space="preserve"> directive been evaluated to true? In that case the code of this directive is visible; that is, the code shall be included. If the </w:t>
      </w:r>
      <w:r w:rsidR="00D7354F" w:rsidRPr="00903DBA">
        <w:t>directive has been evaluated to false, the code is invisible and shall be excluded.</w:t>
      </w:r>
    </w:p>
    <w:p w14:paraId="6F305A20" w14:textId="042F9C05" w:rsidR="003D760C" w:rsidRPr="00903DBA" w:rsidRDefault="003D760C" w:rsidP="00131DDB">
      <w:pPr>
        <w:pStyle w:val="Liststycke"/>
        <w:numPr>
          <w:ilvl w:val="0"/>
          <w:numId w:val="172"/>
        </w:numPr>
      </w:pPr>
      <w:r w:rsidRPr="00903DBA">
        <w:rPr>
          <w:rStyle w:val="KeyWord0"/>
        </w:rPr>
        <w:t>Else</w:t>
      </w:r>
      <w:r w:rsidRPr="00903DBA">
        <w:t xml:space="preserve"> </w:t>
      </w:r>
      <w:r w:rsidRPr="00903DBA">
        <w:rPr>
          <w:rStyle w:val="KeyWord0"/>
        </w:rPr>
        <w:t>Status</w:t>
      </w:r>
      <w:r w:rsidRPr="00903DBA">
        <w:t xml:space="preserve">. A chain can only hold one </w:t>
      </w:r>
      <w:r w:rsidR="00131DDB" w:rsidRPr="00903DBA">
        <w:rPr>
          <w:rStyle w:val="KeyWord0"/>
        </w:rPr>
        <w:t>else</w:t>
      </w:r>
      <w:r w:rsidR="00131DDB" w:rsidRPr="00903DBA">
        <w:t xml:space="preserve"> directive. If we encounter a second else directive, we report an error.</w:t>
      </w:r>
    </w:p>
    <w:p w14:paraId="31811BC6" w14:textId="1164A917" w:rsidR="00D7354F" w:rsidRPr="00903DBA" w:rsidRDefault="00D7354F" w:rsidP="00D7354F">
      <w:r w:rsidRPr="00903DBA">
        <w:t xml:space="preserve">The </w:t>
      </w:r>
      <w:r w:rsidRPr="00903DBA">
        <w:rPr>
          <w:rStyle w:val="KeyWord0"/>
        </w:rPr>
        <w:t>IfElseChain</w:t>
      </w:r>
      <w:r w:rsidRPr="00903DBA">
        <w:t xml:space="preserve"> class holds the former, current, and else status of an if-else-chain.</w:t>
      </w:r>
    </w:p>
    <w:p w14:paraId="52E1E68F" w14:textId="453AC977" w:rsidR="00656A38" w:rsidRPr="00903DBA" w:rsidRDefault="00656A38" w:rsidP="00656A38">
      <w:pPr>
        <w:pStyle w:val="CodeHeader"/>
      </w:pPr>
      <w:proofErr w:type="spellStart"/>
      <w:r w:rsidRPr="00903DBA">
        <w:t>IfElseChain.cs</w:t>
      </w:r>
      <w:proofErr w:type="spellEnd"/>
    </w:p>
    <w:p w14:paraId="7D4226E8" w14:textId="77777777" w:rsidR="00846970" w:rsidRPr="00903DBA" w:rsidRDefault="00846970" w:rsidP="00846970">
      <w:pPr>
        <w:pStyle w:val="Code"/>
        <w:rPr>
          <w:highlight w:val="white"/>
        </w:rPr>
      </w:pPr>
      <w:r w:rsidRPr="00903DBA">
        <w:rPr>
          <w:highlight w:val="white"/>
        </w:rPr>
        <w:t>namespace CCompiler {</w:t>
      </w:r>
    </w:p>
    <w:p w14:paraId="6DDBA031" w14:textId="77777777" w:rsidR="00846970" w:rsidRPr="00903DBA" w:rsidRDefault="00846970" w:rsidP="00846970">
      <w:pPr>
        <w:pStyle w:val="Code"/>
        <w:rPr>
          <w:highlight w:val="white"/>
        </w:rPr>
      </w:pPr>
      <w:r w:rsidRPr="00903DBA">
        <w:rPr>
          <w:highlight w:val="white"/>
        </w:rPr>
        <w:t xml:space="preserve">  class IfElseChain {</w:t>
      </w:r>
    </w:p>
    <w:p w14:paraId="1D9D7934" w14:textId="77777777" w:rsidR="00846970" w:rsidRPr="00903DBA" w:rsidRDefault="00846970" w:rsidP="00846970">
      <w:pPr>
        <w:pStyle w:val="Code"/>
        <w:rPr>
          <w:highlight w:val="white"/>
        </w:rPr>
      </w:pPr>
      <w:r w:rsidRPr="00903DBA">
        <w:rPr>
          <w:highlight w:val="white"/>
        </w:rPr>
        <w:t xml:space="preserve">    bool m_formerStatus, m_currentStatus, m_elseStatus;</w:t>
      </w:r>
    </w:p>
    <w:p w14:paraId="3D3F8E0B" w14:textId="77777777" w:rsidR="00846970" w:rsidRPr="00903DBA" w:rsidRDefault="00846970" w:rsidP="00846970">
      <w:pPr>
        <w:pStyle w:val="Code"/>
        <w:rPr>
          <w:highlight w:val="white"/>
        </w:rPr>
      </w:pPr>
    </w:p>
    <w:p w14:paraId="4A3900C8" w14:textId="1D102046" w:rsidR="00846970" w:rsidRPr="00903DBA" w:rsidRDefault="00846970" w:rsidP="00846970">
      <w:pPr>
        <w:pStyle w:val="Code"/>
        <w:rPr>
          <w:highlight w:val="white"/>
        </w:rPr>
      </w:pPr>
      <w:r w:rsidRPr="00903DBA">
        <w:rPr>
          <w:highlight w:val="white"/>
        </w:rPr>
        <w:t xml:space="preserve">    public IfElseChain(bool formerStatus, bool currentStatus, bool elseStatus){</w:t>
      </w:r>
    </w:p>
    <w:p w14:paraId="07DFC8C2" w14:textId="77777777" w:rsidR="00846970" w:rsidRPr="00903DBA" w:rsidRDefault="00846970" w:rsidP="00846970">
      <w:pPr>
        <w:pStyle w:val="Code"/>
        <w:rPr>
          <w:highlight w:val="white"/>
        </w:rPr>
      </w:pPr>
      <w:r w:rsidRPr="00903DBA">
        <w:rPr>
          <w:highlight w:val="white"/>
        </w:rPr>
        <w:t xml:space="preserve">      m_formerStatus = formerStatus;</w:t>
      </w:r>
    </w:p>
    <w:p w14:paraId="2F25749F" w14:textId="77777777" w:rsidR="00846970" w:rsidRPr="00903DBA" w:rsidRDefault="00846970" w:rsidP="00846970">
      <w:pPr>
        <w:pStyle w:val="Code"/>
        <w:rPr>
          <w:highlight w:val="white"/>
        </w:rPr>
      </w:pPr>
      <w:r w:rsidRPr="00903DBA">
        <w:rPr>
          <w:highlight w:val="white"/>
        </w:rPr>
        <w:t xml:space="preserve">      m_currentStatus = currentStatus;</w:t>
      </w:r>
    </w:p>
    <w:p w14:paraId="4AF7CFCD" w14:textId="77777777" w:rsidR="00846970" w:rsidRPr="00903DBA" w:rsidRDefault="00846970" w:rsidP="00846970">
      <w:pPr>
        <w:pStyle w:val="Code"/>
        <w:rPr>
          <w:highlight w:val="white"/>
        </w:rPr>
      </w:pPr>
      <w:r w:rsidRPr="00903DBA">
        <w:rPr>
          <w:highlight w:val="white"/>
        </w:rPr>
        <w:t xml:space="preserve">      m_elseStatus = elseStatus;</w:t>
      </w:r>
    </w:p>
    <w:p w14:paraId="1FEBD5B9" w14:textId="77777777" w:rsidR="00846970" w:rsidRPr="00903DBA" w:rsidRDefault="00846970" w:rsidP="00846970">
      <w:pPr>
        <w:pStyle w:val="Code"/>
        <w:rPr>
          <w:highlight w:val="white"/>
        </w:rPr>
      </w:pPr>
      <w:r w:rsidRPr="00903DBA">
        <w:rPr>
          <w:highlight w:val="white"/>
        </w:rPr>
        <w:t xml:space="preserve">    }</w:t>
      </w:r>
    </w:p>
    <w:p w14:paraId="3572E36A" w14:textId="77777777" w:rsidR="00846970" w:rsidRPr="00903DBA" w:rsidRDefault="00846970" w:rsidP="00846970">
      <w:pPr>
        <w:pStyle w:val="Code"/>
        <w:rPr>
          <w:highlight w:val="white"/>
        </w:rPr>
      </w:pPr>
    </w:p>
    <w:p w14:paraId="138B1EBF" w14:textId="77777777" w:rsidR="00846970" w:rsidRPr="00903DBA" w:rsidRDefault="00846970" w:rsidP="00846970">
      <w:pPr>
        <w:pStyle w:val="Code"/>
        <w:rPr>
          <w:highlight w:val="white"/>
        </w:rPr>
      </w:pPr>
      <w:r w:rsidRPr="00903DBA">
        <w:rPr>
          <w:highlight w:val="white"/>
        </w:rPr>
        <w:t xml:space="preserve">    public bool FormerStatus {</w:t>
      </w:r>
    </w:p>
    <w:p w14:paraId="5B273291" w14:textId="77777777" w:rsidR="00846970" w:rsidRPr="00903DBA" w:rsidRDefault="00846970" w:rsidP="00846970">
      <w:pPr>
        <w:pStyle w:val="Code"/>
        <w:rPr>
          <w:highlight w:val="white"/>
        </w:rPr>
      </w:pPr>
      <w:r w:rsidRPr="00903DBA">
        <w:rPr>
          <w:highlight w:val="white"/>
        </w:rPr>
        <w:t xml:space="preserve">      get { return m_formerStatus; }</w:t>
      </w:r>
    </w:p>
    <w:p w14:paraId="09CBD2D3" w14:textId="77777777" w:rsidR="00846970" w:rsidRPr="00903DBA" w:rsidRDefault="00846970" w:rsidP="00846970">
      <w:pPr>
        <w:pStyle w:val="Code"/>
        <w:rPr>
          <w:highlight w:val="white"/>
        </w:rPr>
      </w:pPr>
      <w:r w:rsidRPr="00903DBA">
        <w:rPr>
          <w:highlight w:val="white"/>
        </w:rPr>
        <w:t xml:space="preserve">    }</w:t>
      </w:r>
    </w:p>
    <w:p w14:paraId="6B639C93" w14:textId="77777777" w:rsidR="00846970" w:rsidRPr="00903DBA" w:rsidRDefault="00846970" w:rsidP="00846970">
      <w:pPr>
        <w:pStyle w:val="Code"/>
        <w:rPr>
          <w:highlight w:val="white"/>
        </w:rPr>
      </w:pPr>
    </w:p>
    <w:p w14:paraId="677AAEE2" w14:textId="77777777" w:rsidR="00846970" w:rsidRPr="00903DBA" w:rsidRDefault="00846970" w:rsidP="00846970">
      <w:pPr>
        <w:pStyle w:val="Code"/>
        <w:rPr>
          <w:highlight w:val="white"/>
        </w:rPr>
      </w:pPr>
      <w:r w:rsidRPr="00903DBA">
        <w:rPr>
          <w:highlight w:val="white"/>
        </w:rPr>
        <w:t xml:space="preserve">    public bool CurrentStatus {</w:t>
      </w:r>
    </w:p>
    <w:p w14:paraId="6893FB20" w14:textId="77777777" w:rsidR="00846970" w:rsidRPr="00903DBA" w:rsidRDefault="00846970" w:rsidP="00846970">
      <w:pPr>
        <w:pStyle w:val="Code"/>
        <w:rPr>
          <w:highlight w:val="white"/>
        </w:rPr>
      </w:pPr>
      <w:r w:rsidRPr="00903DBA">
        <w:rPr>
          <w:highlight w:val="white"/>
        </w:rPr>
        <w:t xml:space="preserve">      get { return m_currentStatus; }</w:t>
      </w:r>
    </w:p>
    <w:p w14:paraId="1015F177" w14:textId="77777777" w:rsidR="00846970" w:rsidRPr="00903DBA" w:rsidRDefault="00846970" w:rsidP="00846970">
      <w:pPr>
        <w:pStyle w:val="Code"/>
        <w:rPr>
          <w:highlight w:val="white"/>
        </w:rPr>
      </w:pPr>
      <w:r w:rsidRPr="00903DBA">
        <w:rPr>
          <w:highlight w:val="white"/>
        </w:rPr>
        <w:t xml:space="preserve">    }</w:t>
      </w:r>
    </w:p>
    <w:p w14:paraId="34DD18DB" w14:textId="77777777" w:rsidR="00846970" w:rsidRPr="00903DBA" w:rsidRDefault="00846970" w:rsidP="00846970">
      <w:pPr>
        <w:pStyle w:val="Code"/>
        <w:rPr>
          <w:highlight w:val="white"/>
        </w:rPr>
      </w:pPr>
    </w:p>
    <w:p w14:paraId="210F4CFF" w14:textId="77777777" w:rsidR="00846970" w:rsidRPr="00903DBA" w:rsidRDefault="00846970" w:rsidP="00846970">
      <w:pPr>
        <w:pStyle w:val="Code"/>
        <w:rPr>
          <w:highlight w:val="white"/>
        </w:rPr>
      </w:pPr>
      <w:r w:rsidRPr="00903DBA">
        <w:rPr>
          <w:highlight w:val="white"/>
        </w:rPr>
        <w:t xml:space="preserve">    public bool ElseStatus {</w:t>
      </w:r>
    </w:p>
    <w:p w14:paraId="63099865" w14:textId="77777777" w:rsidR="00846970" w:rsidRPr="00903DBA" w:rsidRDefault="00846970" w:rsidP="00846970">
      <w:pPr>
        <w:pStyle w:val="Code"/>
        <w:rPr>
          <w:highlight w:val="white"/>
        </w:rPr>
      </w:pPr>
      <w:r w:rsidRPr="00903DBA">
        <w:rPr>
          <w:highlight w:val="white"/>
        </w:rPr>
        <w:t xml:space="preserve">      get { return m_elseStatus; }</w:t>
      </w:r>
    </w:p>
    <w:p w14:paraId="022838A8" w14:textId="77777777" w:rsidR="00846970" w:rsidRPr="00903DBA" w:rsidRDefault="00846970" w:rsidP="00846970">
      <w:pPr>
        <w:pStyle w:val="Code"/>
        <w:rPr>
          <w:highlight w:val="white"/>
        </w:rPr>
      </w:pPr>
      <w:r w:rsidRPr="00903DBA">
        <w:rPr>
          <w:highlight w:val="white"/>
        </w:rPr>
        <w:t xml:space="preserve">    }</w:t>
      </w:r>
    </w:p>
    <w:p w14:paraId="5C122FF7" w14:textId="77777777" w:rsidR="00846970" w:rsidRPr="00903DBA" w:rsidRDefault="00846970" w:rsidP="00846970">
      <w:pPr>
        <w:pStyle w:val="Code"/>
        <w:rPr>
          <w:highlight w:val="white"/>
        </w:rPr>
      </w:pPr>
      <w:r w:rsidRPr="00903DBA">
        <w:rPr>
          <w:highlight w:val="white"/>
        </w:rPr>
        <w:t xml:space="preserve">  }</w:t>
      </w:r>
    </w:p>
    <w:p w14:paraId="33D12CA5" w14:textId="6C01D332" w:rsidR="00846970" w:rsidRPr="00903DBA" w:rsidRDefault="00846970" w:rsidP="00846970">
      <w:pPr>
        <w:pStyle w:val="Code"/>
        <w:rPr>
          <w:highlight w:val="white"/>
        </w:rPr>
      </w:pPr>
      <w:r w:rsidRPr="00903DBA">
        <w:rPr>
          <w:highlight w:val="white"/>
        </w:rPr>
        <w:t>}</w:t>
      </w:r>
    </w:p>
    <w:p w14:paraId="5ED95218" w14:textId="77777777" w:rsidR="005B678D" w:rsidRPr="00903DBA" w:rsidRDefault="005B678D" w:rsidP="005B678D">
      <w:pPr>
        <w:pStyle w:val="Rubrik2"/>
      </w:pPr>
      <w:bookmarkStart w:id="501" w:name="_Toc57656151"/>
      <w:r w:rsidRPr="00903DBA">
        <w:t>The Preprocessor</w:t>
      </w:r>
      <w:bookmarkEnd w:id="501"/>
    </w:p>
    <w:p w14:paraId="522F4117" w14:textId="77777777" w:rsidR="005B678D" w:rsidRPr="00903DBA" w:rsidRDefault="005B678D" w:rsidP="005B678D">
      <w:r w:rsidRPr="00903DBA">
        <w:t>The preprocessor has several tasks:</w:t>
      </w:r>
    </w:p>
    <w:p w14:paraId="79E0F3C2" w14:textId="36DAF6CF" w:rsidR="005B678D" w:rsidRPr="00903DBA" w:rsidRDefault="005B678D" w:rsidP="005B678D">
      <w:pPr>
        <w:pStyle w:val="Liststycke"/>
        <w:numPr>
          <w:ilvl w:val="0"/>
          <w:numId w:val="74"/>
        </w:numPr>
      </w:pPr>
      <w:r w:rsidRPr="00903DBA">
        <w:rPr>
          <w:b/>
        </w:rPr>
        <w:t>Tri Graphs</w:t>
      </w:r>
      <w:r w:rsidRPr="00903DBA">
        <w:t>. When C was originally introduced, some keyboards had a limited set of keys. Therefore, a special set of double question mark character sequence was introduced, which are replaced by modern equivalents.</w:t>
      </w:r>
    </w:p>
    <w:p w14:paraId="45F4429A" w14:textId="496980C5" w:rsidR="005B678D" w:rsidRPr="00903DBA" w:rsidRDefault="005B678D" w:rsidP="005B678D">
      <w:pPr>
        <w:pStyle w:val="Liststycke"/>
        <w:numPr>
          <w:ilvl w:val="0"/>
          <w:numId w:val="74"/>
        </w:numPr>
      </w:pPr>
      <w:r w:rsidRPr="00903DBA">
        <w:rPr>
          <w:b/>
        </w:rPr>
        <w:t>Comments</w:t>
      </w:r>
      <w:r w:rsidRPr="00903DBA">
        <w:t xml:space="preserve">. </w:t>
      </w:r>
      <w:r w:rsidR="00E361F4" w:rsidRPr="00903DBA">
        <w:t>The line comments are removed, and e</w:t>
      </w:r>
      <w:r w:rsidRPr="00903DBA">
        <w:t xml:space="preserve">ach block comment is replaced by </w:t>
      </w:r>
      <w:r w:rsidR="00E361F4" w:rsidRPr="00903DBA">
        <w:t xml:space="preserve">a </w:t>
      </w:r>
      <w:r w:rsidRPr="00903DBA">
        <w:t>blank character.</w:t>
      </w:r>
    </w:p>
    <w:p w14:paraId="46ABE1CA" w14:textId="77777777" w:rsidR="005B678D" w:rsidRPr="00903DBA" w:rsidRDefault="005B678D" w:rsidP="005B678D">
      <w:pPr>
        <w:pStyle w:val="Liststycke"/>
        <w:numPr>
          <w:ilvl w:val="0"/>
          <w:numId w:val="74"/>
        </w:numPr>
      </w:pPr>
      <w:r w:rsidRPr="00903DBA">
        <w:rPr>
          <w:b/>
        </w:rPr>
        <w:t>Slashes in strings and characters</w:t>
      </w:r>
      <w:r w:rsidRPr="00903DBA">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903DBA" w:rsidRDefault="005B678D" w:rsidP="005B678D">
      <w:pPr>
        <w:pStyle w:val="Liststycke"/>
        <w:numPr>
          <w:ilvl w:val="0"/>
          <w:numId w:val="74"/>
        </w:numPr>
      </w:pPr>
      <w:r w:rsidRPr="00903DBA">
        <w:rPr>
          <w:b/>
        </w:rPr>
        <w:t>Include files</w:t>
      </w:r>
      <w:r w:rsidRPr="00903DBA">
        <w:t xml:space="preserve">. The system </w:t>
      </w:r>
      <w:proofErr w:type="gramStart"/>
      <w:r w:rsidRPr="00903DBA">
        <w:t>include</w:t>
      </w:r>
      <w:proofErr w:type="gramEnd"/>
      <w:r w:rsidRPr="00903DBA">
        <w:t xml:space="preserve"> files (encapsulated by ‘&lt;’ and ‘&gt;’) and internal include files (encapsulated by quotes) are read and included in the final code.</w:t>
      </w:r>
    </w:p>
    <w:p w14:paraId="22E2D770" w14:textId="77777777" w:rsidR="005B678D" w:rsidRPr="00903DBA" w:rsidRDefault="005B678D" w:rsidP="005B678D">
      <w:pPr>
        <w:pStyle w:val="Liststycke"/>
        <w:numPr>
          <w:ilvl w:val="0"/>
          <w:numId w:val="74"/>
        </w:numPr>
      </w:pPr>
      <w:r w:rsidRPr="00903DBA">
        <w:rPr>
          <w:b/>
        </w:rPr>
        <w:t>Conditional programming</w:t>
      </w:r>
      <w:r w:rsidRPr="00903DBA">
        <w:t>. The #</w:t>
      </w:r>
      <w:r w:rsidRPr="00903DBA">
        <w:rPr>
          <w:rStyle w:val="CodeInText"/>
        </w:rPr>
        <w:t>if</w:t>
      </w:r>
      <w:r w:rsidRPr="00903DBA">
        <w:t>, #</w:t>
      </w:r>
      <w:r w:rsidRPr="00903DBA">
        <w:rPr>
          <w:rStyle w:val="CodeInText"/>
        </w:rPr>
        <w:t>ifdef</w:t>
      </w:r>
      <w:r w:rsidRPr="00903DBA">
        <w:t>, #</w:t>
      </w:r>
      <w:proofErr w:type="spellStart"/>
      <w:r w:rsidRPr="00903DBA">
        <w:rPr>
          <w:rStyle w:val="CodeInText"/>
        </w:rPr>
        <w:t>ifndef</w:t>
      </w:r>
      <w:proofErr w:type="spellEnd"/>
      <w:r w:rsidRPr="00903DBA">
        <w:t>, #</w:t>
      </w:r>
      <w:proofErr w:type="spellStart"/>
      <w:r w:rsidRPr="00903DBA">
        <w:rPr>
          <w:rStyle w:val="CodeInText"/>
        </w:rPr>
        <w:t>elif</w:t>
      </w:r>
      <w:proofErr w:type="spellEnd"/>
      <w:r w:rsidRPr="00903DBA">
        <w:t>, and #</w:t>
      </w:r>
      <w:r w:rsidRPr="00903DBA">
        <w:rPr>
          <w:rStyle w:val="CodeInText"/>
        </w:rPr>
        <w:t>endif</w:t>
      </w:r>
      <w:r w:rsidRPr="00903DBA">
        <w:t xml:space="preserve"> directives are processed.</w:t>
      </w:r>
    </w:p>
    <w:p w14:paraId="736FBA4D" w14:textId="2ACAEDAF" w:rsidR="005B678D" w:rsidRPr="00903DBA" w:rsidRDefault="005B678D" w:rsidP="005B678D">
      <w:pPr>
        <w:pStyle w:val="Liststycke"/>
        <w:numPr>
          <w:ilvl w:val="0"/>
          <w:numId w:val="74"/>
        </w:numPr>
      </w:pPr>
      <w:r w:rsidRPr="00903DBA">
        <w:rPr>
          <w:b/>
        </w:rPr>
        <w:t>Macro expansion</w:t>
      </w:r>
      <w:r w:rsidRPr="00903DBA">
        <w:t>. The source code is traversed</w:t>
      </w:r>
      <w:r w:rsidR="007C4A54" w:rsidRPr="00903DBA">
        <w:t>,</w:t>
      </w:r>
      <w:r w:rsidRPr="00903DBA">
        <w:t xml:space="preserve"> and each macro is expanded. Since the contents of each character and string constant has been translated into slash codes</w:t>
      </w:r>
      <w:r w:rsidR="007C4A54" w:rsidRPr="00903DBA">
        <w:t>,</w:t>
      </w:r>
      <w:r w:rsidRPr="00903DBA">
        <w:t xml:space="preserve"> we do not need to check whether the macro to be expanded is part of a character of string.</w:t>
      </w:r>
    </w:p>
    <w:p w14:paraId="204B1B47" w14:textId="77777777" w:rsidR="005B678D" w:rsidRPr="00903DBA" w:rsidRDefault="005B678D" w:rsidP="005B678D">
      <w:pPr>
        <w:pStyle w:val="Liststycke"/>
        <w:numPr>
          <w:ilvl w:val="0"/>
          <w:numId w:val="74"/>
        </w:numPr>
      </w:pPr>
      <w:r w:rsidRPr="00903DBA">
        <w:rPr>
          <w:b/>
        </w:rPr>
        <w:t>String sequences</w:t>
      </w:r>
      <w:r w:rsidRPr="00903DBA">
        <w:t>. Finally, every sequence of string is concatenated into one string. For instance, the sequence "ab" "cd" "</w:t>
      </w:r>
      <w:proofErr w:type="spellStart"/>
      <w:r w:rsidRPr="00903DBA">
        <w:t>ef</w:t>
      </w:r>
      <w:proofErr w:type="spellEnd"/>
      <w:r w:rsidRPr="00903DBA">
        <w:t>" is concatenated into "</w:t>
      </w:r>
      <w:proofErr w:type="spellStart"/>
      <w:r w:rsidRPr="00903DBA">
        <w:t>abcded</w:t>
      </w:r>
      <w:proofErr w:type="spellEnd"/>
      <w:r w:rsidRPr="00903DBA">
        <w:t>".</w:t>
      </w:r>
    </w:p>
    <w:p w14:paraId="7C623DA5" w14:textId="77777777" w:rsidR="005B678D" w:rsidRPr="00903DBA" w:rsidRDefault="005B678D" w:rsidP="005B678D">
      <w:r w:rsidRPr="00903DBA">
        <w:t xml:space="preserve">The first phase of the preprocessor is to read the source file and place in a text buffer (a </w:t>
      </w:r>
      <w:r w:rsidRPr="00903DBA">
        <w:rPr>
          <w:rStyle w:val="CodeInText"/>
        </w:rPr>
        <w:t>StringBuilder</w:t>
      </w:r>
      <w:r w:rsidRPr="00903DBA">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1652A2F0" w:rsidR="005B1C6D" w:rsidRPr="00903DBA" w:rsidRDefault="005B1C6D" w:rsidP="005B1C6D">
      <w:pPr>
        <w:pStyle w:val="CodeHeader"/>
      </w:pPr>
      <w:proofErr w:type="spellStart"/>
      <w:r w:rsidRPr="00903DBA">
        <w:t>Preprocessor.cs</w:t>
      </w:r>
      <w:proofErr w:type="spellEnd"/>
    </w:p>
    <w:p w14:paraId="5DCBCEF2" w14:textId="77777777" w:rsidR="005B1C6D" w:rsidRPr="00903DBA" w:rsidRDefault="005B1C6D" w:rsidP="005B1C6D">
      <w:pPr>
        <w:pStyle w:val="Code"/>
        <w:rPr>
          <w:highlight w:val="white"/>
        </w:rPr>
      </w:pPr>
      <w:r w:rsidRPr="00903DBA">
        <w:rPr>
          <w:highlight w:val="white"/>
        </w:rPr>
        <w:t>using System;</w:t>
      </w:r>
    </w:p>
    <w:p w14:paraId="6ECF141F" w14:textId="77777777" w:rsidR="005B1C6D" w:rsidRPr="00903DBA" w:rsidRDefault="005B1C6D" w:rsidP="005B1C6D">
      <w:pPr>
        <w:pStyle w:val="Code"/>
        <w:rPr>
          <w:highlight w:val="white"/>
        </w:rPr>
      </w:pPr>
      <w:r w:rsidRPr="00903DBA">
        <w:rPr>
          <w:highlight w:val="white"/>
        </w:rPr>
        <w:t>using System.IO;</w:t>
      </w:r>
    </w:p>
    <w:p w14:paraId="1943CCEB" w14:textId="77777777" w:rsidR="005B1C6D" w:rsidRPr="00903DBA" w:rsidRDefault="005B1C6D" w:rsidP="005B1C6D">
      <w:pPr>
        <w:pStyle w:val="Code"/>
        <w:rPr>
          <w:highlight w:val="white"/>
        </w:rPr>
      </w:pPr>
      <w:r w:rsidRPr="00903DBA">
        <w:rPr>
          <w:highlight w:val="white"/>
        </w:rPr>
        <w:t>using System.Text;</w:t>
      </w:r>
    </w:p>
    <w:p w14:paraId="59191D53" w14:textId="77777777" w:rsidR="005B1C6D" w:rsidRPr="00903DBA" w:rsidRDefault="005B1C6D" w:rsidP="005B1C6D">
      <w:pPr>
        <w:pStyle w:val="Code"/>
        <w:rPr>
          <w:highlight w:val="white"/>
        </w:rPr>
      </w:pPr>
      <w:r w:rsidRPr="00903DBA">
        <w:rPr>
          <w:highlight w:val="white"/>
        </w:rPr>
        <w:t>using System.Collections.Generic;</w:t>
      </w:r>
    </w:p>
    <w:p w14:paraId="3386DDB5" w14:textId="77777777" w:rsidR="005B1C6D" w:rsidRPr="00903DBA" w:rsidRDefault="005B1C6D" w:rsidP="005B1C6D">
      <w:pPr>
        <w:pStyle w:val="Code"/>
        <w:rPr>
          <w:highlight w:val="white"/>
        </w:rPr>
      </w:pPr>
    </w:p>
    <w:p w14:paraId="57F43973" w14:textId="77777777" w:rsidR="005B1C6D" w:rsidRPr="00903DBA" w:rsidRDefault="005B1C6D" w:rsidP="005B1C6D">
      <w:pPr>
        <w:pStyle w:val="Code"/>
        <w:rPr>
          <w:highlight w:val="white"/>
        </w:rPr>
      </w:pPr>
      <w:r w:rsidRPr="00903DBA">
        <w:rPr>
          <w:highlight w:val="white"/>
        </w:rPr>
        <w:t>namespace CCompiler {</w:t>
      </w:r>
    </w:p>
    <w:p w14:paraId="4F4CE2AB" w14:textId="77777777" w:rsidR="005B1C6D" w:rsidRPr="00903DBA" w:rsidRDefault="005B1C6D" w:rsidP="005B1C6D">
      <w:pPr>
        <w:pStyle w:val="Code"/>
        <w:rPr>
          <w:highlight w:val="white"/>
        </w:rPr>
      </w:pPr>
      <w:r w:rsidRPr="00903DBA">
        <w:rPr>
          <w:highlight w:val="white"/>
        </w:rPr>
        <w:t xml:space="preserve">  public class Preprocessor {</w:t>
      </w:r>
    </w:p>
    <w:p w14:paraId="13E92F25" w14:textId="77777777" w:rsidR="000647D5" w:rsidRPr="00903DBA" w:rsidRDefault="00BB3615" w:rsidP="00BB3615">
      <w:pPr>
        <w:pStyle w:val="Code"/>
        <w:rPr>
          <w:highlight w:val="white"/>
        </w:rPr>
      </w:pPr>
      <w:r w:rsidRPr="00903DBA">
        <w:rPr>
          <w:highlight w:val="white"/>
        </w:rPr>
        <w:t xml:space="preserve">    private IDictionary&lt;string,Macro&gt; m_macroMap =</w:t>
      </w:r>
    </w:p>
    <w:p w14:paraId="19163016" w14:textId="264A1055" w:rsidR="00BB3615" w:rsidRPr="00903DBA" w:rsidRDefault="000647D5" w:rsidP="00BB3615">
      <w:pPr>
        <w:pStyle w:val="Code"/>
        <w:rPr>
          <w:highlight w:val="white"/>
        </w:rPr>
      </w:pPr>
      <w:r w:rsidRPr="00903DBA">
        <w:rPr>
          <w:highlight w:val="white"/>
        </w:rPr>
        <w:t xml:space="preserve">              </w:t>
      </w:r>
      <w:r w:rsidR="00BB3615" w:rsidRPr="00903DBA">
        <w:rPr>
          <w:highlight w:val="white"/>
        </w:rPr>
        <w:t>new Dictionary&lt;string,Macro&gt;();</w:t>
      </w:r>
    </w:p>
    <w:p w14:paraId="033F85BA" w14:textId="7F1C8449" w:rsidR="00BB3615" w:rsidRPr="00903DBA" w:rsidRDefault="00BB3615" w:rsidP="00BB3615">
      <w:pPr>
        <w:pStyle w:val="Code"/>
        <w:rPr>
          <w:highlight w:val="white"/>
        </w:rPr>
      </w:pPr>
      <w:r w:rsidRPr="00903DBA">
        <w:rPr>
          <w:highlight w:val="white"/>
        </w:rPr>
        <w:t xml:space="preserve">    private Stack&lt;FileInfo&gt; </w:t>
      </w:r>
      <w:r w:rsidR="000647D5" w:rsidRPr="00903DBA">
        <w:rPr>
          <w:highlight w:val="white"/>
        </w:rPr>
        <w:t>m_i</w:t>
      </w:r>
      <w:r w:rsidRPr="00903DBA">
        <w:rPr>
          <w:highlight w:val="white"/>
        </w:rPr>
        <w:t>ncludeStack = new Stack&lt;FileInfo&gt;();</w:t>
      </w:r>
    </w:p>
    <w:p w14:paraId="36F9D9DB" w14:textId="512E8CCF" w:rsidR="00BB3615" w:rsidRPr="00903DBA" w:rsidRDefault="00BB3615" w:rsidP="00BB3615">
      <w:pPr>
        <w:pStyle w:val="Code"/>
        <w:rPr>
          <w:highlight w:val="white"/>
        </w:rPr>
      </w:pPr>
      <w:r w:rsidRPr="00903DBA">
        <w:rPr>
          <w:highlight w:val="white"/>
        </w:rPr>
        <w:t xml:space="preserve">    private ISet&lt;FileInfo&gt; </w:t>
      </w:r>
      <w:r w:rsidR="000647D5" w:rsidRPr="00903DBA">
        <w:rPr>
          <w:highlight w:val="white"/>
        </w:rPr>
        <w:t>m_i</w:t>
      </w:r>
      <w:r w:rsidRPr="00903DBA">
        <w:rPr>
          <w:highlight w:val="white"/>
        </w:rPr>
        <w:t>ncludeSet = new HashSet&lt;FileInfo&gt;();</w:t>
      </w:r>
    </w:p>
    <w:p w14:paraId="1522B239" w14:textId="77777777" w:rsidR="00F6690C" w:rsidRPr="00903DBA" w:rsidRDefault="00F6690C" w:rsidP="00F6690C">
      <w:pPr>
        <w:pStyle w:val="Code"/>
        <w:rPr>
          <w:highlight w:val="white"/>
        </w:rPr>
      </w:pPr>
      <w:r w:rsidRPr="00903DBA">
        <w:rPr>
          <w:highlight w:val="white"/>
        </w:rPr>
        <w:t xml:space="preserve">    private Stack&lt;IfElseChain&gt; m_ifElseChainStack = new Stack&lt;IfElseChain&gt;();</w:t>
      </w:r>
    </w:p>
    <w:p w14:paraId="6C03EC8E" w14:textId="77777777" w:rsidR="00BB3615" w:rsidRPr="00903DBA" w:rsidRDefault="00BB3615" w:rsidP="00A95CB2">
      <w:pPr>
        <w:pStyle w:val="Code"/>
        <w:rPr>
          <w:highlight w:val="white"/>
        </w:rPr>
      </w:pPr>
      <w:r w:rsidRPr="00903DBA">
        <w:rPr>
          <w:highlight w:val="white"/>
        </w:rPr>
        <w:t xml:space="preserve">    private StringBuilder m_outputBuffer = new StringBuilder();</w:t>
      </w:r>
    </w:p>
    <w:p w14:paraId="23A32D08" w14:textId="77777777" w:rsidR="005B1C6D" w:rsidRPr="00903DBA" w:rsidRDefault="005B1C6D" w:rsidP="00D236A1">
      <w:pPr>
        <w:pStyle w:val="Code"/>
        <w:rPr>
          <w:highlight w:val="white"/>
        </w:rPr>
      </w:pPr>
    </w:p>
    <w:p w14:paraId="21D41684" w14:textId="77777777" w:rsidR="00A95CB2" w:rsidRPr="00903DBA" w:rsidRDefault="00A95CB2" w:rsidP="00A95CB2">
      <w:pPr>
        <w:pStyle w:val="Code"/>
        <w:rPr>
          <w:highlight w:val="white"/>
        </w:rPr>
      </w:pPr>
      <w:r w:rsidRPr="00903DBA">
        <w:rPr>
          <w:highlight w:val="white"/>
        </w:rPr>
        <w:t xml:space="preserve">    public string PreprocessedCode {</w:t>
      </w:r>
    </w:p>
    <w:p w14:paraId="607098F9" w14:textId="77777777" w:rsidR="00A95CB2" w:rsidRPr="00903DBA" w:rsidRDefault="00A95CB2" w:rsidP="00A95CB2">
      <w:pPr>
        <w:pStyle w:val="Code"/>
        <w:rPr>
          <w:highlight w:val="white"/>
        </w:rPr>
      </w:pPr>
      <w:r w:rsidRPr="00903DBA">
        <w:rPr>
          <w:highlight w:val="white"/>
        </w:rPr>
        <w:t xml:space="preserve">      get { return m_outputBuffer.ToString(); }</w:t>
      </w:r>
    </w:p>
    <w:p w14:paraId="5AA96C2F" w14:textId="77777777" w:rsidR="00A95CB2" w:rsidRPr="00903DBA" w:rsidRDefault="00A95CB2" w:rsidP="00A95CB2">
      <w:pPr>
        <w:pStyle w:val="Code"/>
        <w:rPr>
          <w:highlight w:val="white"/>
        </w:rPr>
      </w:pPr>
      <w:r w:rsidRPr="00903DBA">
        <w:rPr>
          <w:highlight w:val="white"/>
        </w:rPr>
        <w:t xml:space="preserve">    }  </w:t>
      </w:r>
    </w:p>
    <w:p w14:paraId="30A83E36" w14:textId="77777777" w:rsidR="00A95CB2" w:rsidRPr="00903DBA" w:rsidRDefault="00A95CB2" w:rsidP="00A95CB2">
      <w:pPr>
        <w:pStyle w:val="Code"/>
        <w:rPr>
          <w:highlight w:val="white"/>
        </w:rPr>
      </w:pPr>
    </w:p>
    <w:p w14:paraId="3E6A760E" w14:textId="77777777" w:rsidR="00A95CB2" w:rsidRPr="00903DBA" w:rsidRDefault="00A95CB2" w:rsidP="00A95CB2">
      <w:pPr>
        <w:pStyle w:val="Code"/>
        <w:rPr>
          <w:highlight w:val="white"/>
        </w:rPr>
      </w:pPr>
      <w:r w:rsidRPr="00903DBA">
        <w:rPr>
          <w:highlight w:val="white"/>
        </w:rPr>
        <w:t xml:space="preserve">    public ISet&lt;FileInfo&gt; IncludeSet {</w:t>
      </w:r>
    </w:p>
    <w:p w14:paraId="153FDB7E" w14:textId="77777777" w:rsidR="00A95CB2" w:rsidRPr="00903DBA" w:rsidRDefault="00A95CB2" w:rsidP="00A95CB2">
      <w:pPr>
        <w:pStyle w:val="Code"/>
        <w:rPr>
          <w:highlight w:val="white"/>
        </w:rPr>
      </w:pPr>
      <w:r w:rsidRPr="00903DBA">
        <w:rPr>
          <w:highlight w:val="white"/>
        </w:rPr>
        <w:t xml:space="preserve">      get { return m_includeSet; }</w:t>
      </w:r>
    </w:p>
    <w:p w14:paraId="4DD43389" w14:textId="77777777" w:rsidR="00A95CB2" w:rsidRPr="00903DBA" w:rsidRDefault="00A95CB2" w:rsidP="00A95CB2">
      <w:pPr>
        <w:pStyle w:val="Code"/>
        <w:rPr>
          <w:highlight w:val="white"/>
        </w:rPr>
      </w:pPr>
      <w:r w:rsidRPr="00903DBA">
        <w:rPr>
          <w:highlight w:val="white"/>
        </w:rPr>
        <w:t xml:space="preserve">    }</w:t>
      </w:r>
    </w:p>
    <w:p w14:paraId="18585476" w14:textId="621E077C" w:rsidR="0073608F" w:rsidRPr="00903DBA" w:rsidRDefault="0073608F" w:rsidP="0073608F">
      <w:pPr>
        <w:rPr>
          <w:highlight w:val="white"/>
        </w:rPr>
      </w:pPr>
      <w:r w:rsidRPr="00903DBA">
        <w:rPr>
          <w:highlight w:val="white"/>
        </w:rPr>
        <w:t>We add the __LINUX__ macro for the compiler to compile the source code in accordance with the Linux environment</w:t>
      </w:r>
      <w:r w:rsidR="00F02367" w:rsidRPr="00903DBA">
        <w:rPr>
          <w:highlight w:val="white"/>
        </w:rPr>
        <w:t>, and the __WINDOWS__ macro for the Windows environment. T</w:t>
      </w:r>
      <w:r w:rsidRPr="00903DBA">
        <w:rPr>
          <w:highlight w:val="white"/>
        </w:rPr>
        <w:t xml:space="preserve">here are several parts of the </w:t>
      </w:r>
      <w:r w:rsidR="00EC23B2" w:rsidRPr="00903DBA">
        <w:rPr>
          <w:highlight w:val="white"/>
        </w:rPr>
        <w:t xml:space="preserve">standard library </w:t>
      </w:r>
      <w:r w:rsidRPr="00903DBA">
        <w:rPr>
          <w:highlight w:val="white"/>
        </w:rPr>
        <w:t>source code that are different depending on whether the macro is present.</w:t>
      </w:r>
    </w:p>
    <w:p w14:paraId="3BAEFB26" w14:textId="77777777" w:rsidR="005C5E64" w:rsidRPr="00903DBA" w:rsidRDefault="005C5E64" w:rsidP="005C5E64">
      <w:pPr>
        <w:pStyle w:val="Code"/>
        <w:rPr>
          <w:highlight w:val="white"/>
        </w:rPr>
      </w:pPr>
      <w:r w:rsidRPr="00903DBA">
        <w:rPr>
          <w:highlight w:val="white"/>
        </w:rPr>
        <w:t xml:space="preserve">    public Preprocessor(FileInfo file) {</w:t>
      </w:r>
    </w:p>
    <w:p w14:paraId="19A2680E" w14:textId="77777777" w:rsidR="00E96E30" w:rsidRPr="00903DBA" w:rsidRDefault="00E96E30" w:rsidP="00E96E30">
      <w:pPr>
        <w:pStyle w:val="Code"/>
        <w:rPr>
          <w:highlight w:val="white"/>
        </w:rPr>
      </w:pPr>
      <w:r w:rsidRPr="00903DBA">
        <w:rPr>
          <w:highlight w:val="white"/>
        </w:rPr>
        <w:t xml:space="preserve">      if (Start.Linux) {</w:t>
      </w:r>
    </w:p>
    <w:p w14:paraId="067EB2D6" w14:textId="77777777" w:rsidR="00E96E30" w:rsidRPr="00903DBA" w:rsidRDefault="00E96E30" w:rsidP="00E96E30">
      <w:pPr>
        <w:pStyle w:val="Code"/>
        <w:rPr>
          <w:highlight w:val="white"/>
        </w:rPr>
      </w:pPr>
      <w:r w:rsidRPr="00903DBA">
        <w:rPr>
          <w:highlight w:val="white"/>
        </w:rPr>
        <w:t xml:space="preserve">        m_macroMap.Add("__LINUX__", new Macro(0, new List&lt;Token&gt;()));</w:t>
      </w:r>
    </w:p>
    <w:p w14:paraId="459F75BD" w14:textId="77777777" w:rsidR="00E96E30" w:rsidRPr="00903DBA" w:rsidRDefault="00E96E30" w:rsidP="00E96E30">
      <w:pPr>
        <w:pStyle w:val="Code"/>
        <w:rPr>
          <w:highlight w:val="white"/>
        </w:rPr>
      </w:pPr>
      <w:r w:rsidRPr="00903DBA">
        <w:rPr>
          <w:highlight w:val="white"/>
        </w:rPr>
        <w:t xml:space="preserve">      }</w:t>
      </w:r>
    </w:p>
    <w:p w14:paraId="11749DC4" w14:textId="77777777" w:rsidR="00E96E30" w:rsidRPr="00903DBA" w:rsidRDefault="00E96E30" w:rsidP="00E96E30">
      <w:pPr>
        <w:pStyle w:val="Code"/>
        <w:rPr>
          <w:highlight w:val="white"/>
        </w:rPr>
      </w:pPr>
    </w:p>
    <w:p w14:paraId="41D53455" w14:textId="77777777" w:rsidR="00E96E30" w:rsidRPr="00903DBA" w:rsidRDefault="00E96E30" w:rsidP="00E96E30">
      <w:pPr>
        <w:pStyle w:val="Code"/>
        <w:rPr>
          <w:highlight w:val="white"/>
        </w:rPr>
      </w:pPr>
      <w:r w:rsidRPr="00903DBA">
        <w:rPr>
          <w:highlight w:val="white"/>
        </w:rPr>
        <w:t xml:space="preserve">      if (Start.Windows) {</w:t>
      </w:r>
    </w:p>
    <w:p w14:paraId="2B456956" w14:textId="77777777" w:rsidR="00E96E30" w:rsidRPr="00903DBA" w:rsidRDefault="00E96E30" w:rsidP="00E96E30">
      <w:pPr>
        <w:pStyle w:val="Code"/>
        <w:rPr>
          <w:highlight w:val="white"/>
        </w:rPr>
      </w:pPr>
      <w:r w:rsidRPr="00903DBA">
        <w:rPr>
          <w:highlight w:val="white"/>
        </w:rPr>
        <w:t xml:space="preserve">        m_macroMap.Add("__WINDOWS__", new Macro(0, new List&lt;Token&gt;()));</w:t>
      </w:r>
    </w:p>
    <w:p w14:paraId="20E6D485" w14:textId="77777777" w:rsidR="00E96E30" w:rsidRPr="00903DBA" w:rsidRDefault="00E96E30" w:rsidP="00E96E30">
      <w:pPr>
        <w:pStyle w:val="Code"/>
        <w:rPr>
          <w:highlight w:val="white"/>
        </w:rPr>
      </w:pPr>
      <w:r w:rsidRPr="00903DBA">
        <w:rPr>
          <w:highlight w:val="white"/>
        </w:rPr>
        <w:t xml:space="preserve">      }</w:t>
      </w:r>
    </w:p>
    <w:p w14:paraId="5273C8B5" w14:textId="77777777" w:rsidR="00E96E30" w:rsidRPr="00903DBA" w:rsidRDefault="00E96E30" w:rsidP="00E96E30">
      <w:pPr>
        <w:pStyle w:val="Code"/>
        <w:rPr>
          <w:highlight w:val="white"/>
        </w:rPr>
      </w:pPr>
    </w:p>
    <w:p w14:paraId="1933DA38" w14:textId="0C301442" w:rsidR="00A95CB2" w:rsidRPr="00903DBA" w:rsidRDefault="00A95CB2" w:rsidP="00A95CB2">
      <w:pPr>
        <w:pStyle w:val="Code"/>
        <w:rPr>
          <w:highlight w:val="white"/>
        </w:rPr>
      </w:pPr>
      <w:r w:rsidRPr="00903DBA">
        <w:rPr>
          <w:highlight w:val="white"/>
        </w:rPr>
        <w:t xml:space="preserve">      </w:t>
      </w:r>
      <w:r w:rsidR="005C5E64" w:rsidRPr="00903DBA">
        <w:rPr>
          <w:highlight w:val="white"/>
        </w:rPr>
        <w:t>DoProcess</w:t>
      </w:r>
      <w:r w:rsidRPr="00903DBA">
        <w:rPr>
          <w:highlight w:val="white"/>
        </w:rPr>
        <w:t>(file);</w:t>
      </w:r>
    </w:p>
    <w:p w14:paraId="75474638" w14:textId="67049910" w:rsidR="00A95CB2" w:rsidRPr="00903DBA" w:rsidRDefault="00A95CB2" w:rsidP="00A95CB2">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 0, Message.</w:t>
      </w:r>
    </w:p>
    <w:p w14:paraId="4A5DD52B" w14:textId="77777777" w:rsidR="00A95CB2" w:rsidRPr="00903DBA" w:rsidRDefault="00A95CB2" w:rsidP="00A95CB2">
      <w:pPr>
        <w:pStyle w:val="Code"/>
        <w:rPr>
          <w:highlight w:val="white"/>
        </w:rPr>
      </w:pPr>
      <w:r w:rsidRPr="00903DBA">
        <w:rPr>
          <w:highlight w:val="white"/>
        </w:rPr>
        <w:t xml:space="preserve">                   If___ifdef____or_ifndef_directive_without_matching_endif);</w:t>
      </w:r>
    </w:p>
    <w:p w14:paraId="0CC7B228" w14:textId="77777777" w:rsidR="00A95CB2" w:rsidRPr="00903DBA" w:rsidRDefault="00A95CB2" w:rsidP="00A95CB2">
      <w:pPr>
        <w:pStyle w:val="Code"/>
        <w:rPr>
          <w:highlight w:val="white"/>
        </w:rPr>
      </w:pPr>
      <w:r w:rsidRPr="00903DBA">
        <w:rPr>
          <w:highlight w:val="white"/>
        </w:rPr>
        <w:t xml:space="preserve">    }</w:t>
      </w:r>
    </w:p>
    <w:p w14:paraId="640A72B5" w14:textId="77777777" w:rsidR="00A95CB2" w:rsidRPr="00903DBA" w:rsidRDefault="00A95CB2" w:rsidP="00A95CB2">
      <w:pPr>
        <w:pStyle w:val="Code"/>
        <w:rPr>
          <w:highlight w:val="white"/>
        </w:rPr>
      </w:pPr>
    </w:p>
    <w:p w14:paraId="19E62BC1" w14:textId="25C967A5" w:rsidR="005B1C6D" w:rsidRPr="00903DBA" w:rsidRDefault="005B1C6D" w:rsidP="00A95CB2">
      <w:pPr>
        <w:pStyle w:val="Code"/>
        <w:rPr>
          <w:highlight w:val="white"/>
        </w:rPr>
      </w:pPr>
      <w:r w:rsidRPr="00903DBA">
        <w:rPr>
          <w:highlight w:val="white"/>
        </w:rPr>
        <w:t xml:space="preserve">    public void </w:t>
      </w:r>
      <w:r w:rsidR="005C5E64" w:rsidRPr="00903DBA">
        <w:rPr>
          <w:highlight w:val="white"/>
        </w:rPr>
        <w:t>DoProcess</w:t>
      </w:r>
      <w:r w:rsidRPr="00903DBA">
        <w:rPr>
          <w:highlight w:val="white"/>
        </w:rPr>
        <w:t>(FileInfo file) {</w:t>
      </w:r>
    </w:p>
    <w:p w14:paraId="2E2953F2" w14:textId="77777777" w:rsidR="005B1C6D" w:rsidRPr="00903DBA" w:rsidRDefault="005B1C6D" w:rsidP="005B1C6D">
      <w:pPr>
        <w:pStyle w:val="Code"/>
        <w:rPr>
          <w:highlight w:val="white"/>
        </w:rPr>
      </w:pPr>
      <w:r w:rsidRPr="00903DBA">
        <w:rPr>
          <w:highlight w:val="white"/>
        </w:rPr>
        <w:t xml:space="preserve">      StreamReader streamReader = new StreamReader(file.FullName);</w:t>
      </w:r>
    </w:p>
    <w:p w14:paraId="028633AC" w14:textId="77777777" w:rsidR="005B1C6D" w:rsidRPr="00903DBA" w:rsidRDefault="005B1C6D" w:rsidP="005B1C6D">
      <w:pPr>
        <w:pStyle w:val="Code"/>
        <w:rPr>
          <w:highlight w:val="white"/>
        </w:rPr>
      </w:pPr>
      <w:r w:rsidRPr="00903DBA">
        <w:rPr>
          <w:highlight w:val="white"/>
        </w:rPr>
        <w:t xml:space="preserve">      StringBuilder inputBuffer =</w:t>
      </w:r>
    </w:p>
    <w:p w14:paraId="71790F45" w14:textId="77777777" w:rsidR="005B1C6D" w:rsidRPr="00903DBA" w:rsidRDefault="005B1C6D" w:rsidP="005B1C6D">
      <w:pPr>
        <w:pStyle w:val="Code"/>
        <w:rPr>
          <w:highlight w:val="white"/>
        </w:rPr>
      </w:pPr>
      <w:r w:rsidRPr="00903DBA">
        <w:rPr>
          <w:highlight w:val="white"/>
        </w:rPr>
        <w:t xml:space="preserve">        new StringBuilder(streamReader.ReadToEnd());</w:t>
      </w:r>
    </w:p>
    <w:p w14:paraId="4C4BB657" w14:textId="77777777" w:rsidR="005B1C6D" w:rsidRPr="00903DBA" w:rsidRDefault="005B1C6D" w:rsidP="005B1C6D">
      <w:pPr>
        <w:pStyle w:val="Code"/>
        <w:rPr>
          <w:highlight w:val="white"/>
        </w:rPr>
      </w:pPr>
      <w:r w:rsidRPr="00903DBA">
        <w:rPr>
          <w:highlight w:val="white"/>
        </w:rPr>
        <w:t xml:space="preserve">      streamReader.Close();</w:t>
      </w:r>
    </w:p>
    <w:p w14:paraId="0F9F0425" w14:textId="77777777" w:rsidR="005B1C6D" w:rsidRPr="00903DBA" w:rsidRDefault="005B1C6D" w:rsidP="005B1C6D">
      <w:pPr>
        <w:pStyle w:val="Code"/>
        <w:rPr>
          <w:highlight w:val="white"/>
        </w:rPr>
      </w:pPr>
    </w:p>
    <w:p w14:paraId="626EBF6E" w14:textId="77777777" w:rsidR="005B1C6D" w:rsidRPr="00903DBA" w:rsidRDefault="005B1C6D" w:rsidP="005B1C6D">
      <w:pPr>
        <w:pStyle w:val="Code"/>
        <w:rPr>
          <w:highlight w:val="white"/>
        </w:rPr>
      </w:pPr>
      <w:r w:rsidRPr="00903DBA">
        <w:rPr>
          <w:highlight w:val="white"/>
        </w:rPr>
        <w:t xml:space="preserve">      CCompiler_Main.Scanner.Path = file;</w:t>
      </w:r>
    </w:p>
    <w:p w14:paraId="4DB2BD72" w14:textId="3EDDBC90" w:rsidR="005B1C6D" w:rsidRPr="00903DBA" w:rsidRDefault="005B1C6D" w:rsidP="005B1C6D">
      <w:pPr>
        <w:pStyle w:val="Code"/>
        <w:rPr>
          <w:highlight w:val="white"/>
        </w:rPr>
      </w:pPr>
      <w:r w:rsidRPr="00903DBA">
        <w:rPr>
          <w:highlight w:val="white"/>
        </w:rPr>
        <w:t xml:space="preserve">      CCompiler_Main.Scanner.Line = </w:t>
      </w:r>
      <w:r w:rsidR="00B31391" w:rsidRPr="00903DBA">
        <w:rPr>
          <w:highlight w:val="white"/>
        </w:rPr>
        <w:t>2</w:t>
      </w:r>
      <w:r w:rsidRPr="00903DBA">
        <w:rPr>
          <w:highlight w:val="white"/>
        </w:rPr>
        <w:t>;</w:t>
      </w:r>
    </w:p>
    <w:p w14:paraId="5D1A9A20" w14:textId="77777777" w:rsidR="005B1C6D" w:rsidRPr="00903DBA" w:rsidRDefault="005B1C6D" w:rsidP="005B1C6D">
      <w:pPr>
        <w:pStyle w:val="Code"/>
        <w:rPr>
          <w:highlight w:val="white"/>
        </w:rPr>
      </w:pPr>
      <w:r w:rsidRPr="00903DBA">
        <w:rPr>
          <w:highlight w:val="white"/>
        </w:rPr>
        <w:t xml:space="preserve">      GenerateTriGraphs(inputBuffer);</w:t>
      </w:r>
    </w:p>
    <w:p w14:paraId="6097A40D" w14:textId="77777777" w:rsidR="005B1C6D" w:rsidRPr="00903DBA" w:rsidRDefault="005B1C6D" w:rsidP="005B1C6D">
      <w:pPr>
        <w:pStyle w:val="Code"/>
        <w:rPr>
          <w:highlight w:val="white"/>
        </w:rPr>
      </w:pPr>
      <w:r w:rsidRPr="00903DBA">
        <w:rPr>
          <w:highlight w:val="white"/>
        </w:rPr>
        <w:t xml:space="preserve">      TraverseBuffer(inputBuffer);    </w:t>
      </w:r>
    </w:p>
    <w:p w14:paraId="347D6C2D" w14:textId="77777777" w:rsidR="005B1C6D" w:rsidRPr="00903DBA" w:rsidRDefault="005B1C6D" w:rsidP="005B1C6D">
      <w:pPr>
        <w:pStyle w:val="Code"/>
        <w:rPr>
          <w:highlight w:val="white"/>
        </w:rPr>
      </w:pPr>
      <w:r w:rsidRPr="00903DBA">
        <w:rPr>
          <w:highlight w:val="white"/>
        </w:rPr>
        <w:t xml:space="preserve">      List&lt;string&gt; lineList =</w:t>
      </w:r>
    </w:p>
    <w:p w14:paraId="4AABD1F0" w14:textId="77777777" w:rsidR="005B1C6D" w:rsidRPr="00903DBA" w:rsidRDefault="005B1C6D" w:rsidP="005B1C6D">
      <w:pPr>
        <w:pStyle w:val="Code"/>
        <w:rPr>
          <w:highlight w:val="white"/>
        </w:rPr>
      </w:pPr>
      <w:r w:rsidRPr="00903DBA">
        <w:rPr>
          <w:highlight w:val="white"/>
        </w:rPr>
        <w:t xml:space="preserve">        GenerateLineList(inputBuffer.ToString());</w:t>
      </w:r>
    </w:p>
    <w:p w14:paraId="3CA1CAFD" w14:textId="77777777" w:rsidR="005B1C6D" w:rsidRPr="00903DBA" w:rsidRDefault="005B1C6D" w:rsidP="005B1C6D">
      <w:pPr>
        <w:pStyle w:val="Code"/>
        <w:rPr>
          <w:highlight w:val="white"/>
        </w:rPr>
      </w:pPr>
    </w:p>
    <w:p w14:paraId="25F52DD8" w14:textId="77777777" w:rsidR="005B1C6D" w:rsidRPr="00903DBA" w:rsidRDefault="005B1C6D" w:rsidP="005B1C6D">
      <w:pPr>
        <w:pStyle w:val="Code"/>
        <w:rPr>
          <w:highlight w:val="white"/>
        </w:rPr>
      </w:pPr>
      <w:r w:rsidRPr="00903DBA">
        <w:rPr>
          <w:highlight w:val="white"/>
        </w:rPr>
        <w:t xml:space="preserve">      CCompiler_Main.Scanner.Line = 1;</w:t>
      </w:r>
    </w:p>
    <w:p w14:paraId="49EC7A74" w14:textId="072F13A2" w:rsidR="005B1C6D" w:rsidRPr="00903DBA" w:rsidRDefault="005B1C6D" w:rsidP="005B1C6D">
      <w:pPr>
        <w:pStyle w:val="Code"/>
        <w:rPr>
          <w:highlight w:val="white"/>
        </w:rPr>
      </w:pPr>
      <w:r w:rsidRPr="00903DBA">
        <w:rPr>
          <w:highlight w:val="white"/>
        </w:rPr>
        <w:t xml:space="preserve">      int stackSize = </w:t>
      </w:r>
      <w:r w:rsidR="00E761F4" w:rsidRPr="00903DBA">
        <w:rPr>
          <w:highlight w:val="white"/>
        </w:rPr>
        <w:t>m_ifElseChainStack</w:t>
      </w:r>
      <w:r w:rsidRPr="00903DBA">
        <w:rPr>
          <w:highlight w:val="white"/>
        </w:rPr>
        <w:t>.Count;</w:t>
      </w:r>
    </w:p>
    <w:p w14:paraId="18F0C8AE" w14:textId="77777777" w:rsidR="005B1C6D" w:rsidRPr="00903DBA" w:rsidRDefault="005B1C6D" w:rsidP="005B1C6D">
      <w:pPr>
        <w:pStyle w:val="Code"/>
        <w:rPr>
          <w:highlight w:val="white"/>
        </w:rPr>
      </w:pPr>
      <w:r w:rsidRPr="00903DBA">
        <w:rPr>
          <w:highlight w:val="white"/>
        </w:rPr>
        <w:t xml:space="preserve">      TraverseLineList(lineList);</w:t>
      </w:r>
    </w:p>
    <w:p w14:paraId="684F79EC" w14:textId="047C1DE5" w:rsidR="005B1C6D" w:rsidRPr="00903DBA" w:rsidRDefault="005B1C6D" w:rsidP="005B1C6D">
      <w:pPr>
        <w:pStyle w:val="Code"/>
        <w:rPr>
          <w:highlight w:val="white"/>
        </w:rPr>
      </w:pPr>
      <w:r w:rsidRPr="00903DBA">
        <w:rPr>
          <w:highlight w:val="white"/>
        </w:rPr>
        <w:t xml:space="preserve">      Assert.Error(</w:t>
      </w:r>
      <w:r w:rsidR="00E761F4" w:rsidRPr="00903DBA">
        <w:rPr>
          <w:highlight w:val="white"/>
        </w:rPr>
        <w:t>m_ifElseChainStack</w:t>
      </w:r>
      <w:r w:rsidRPr="00903DBA">
        <w:rPr>
          <w:highlight w:val="white"/>
        </w:rPr>
        <w:t>.Count ==</w:t>
      </w:r>
    </w:p>
    <w:p w14:paraId="4C055436" w14:textId="77777777" w:rsidR="005B1C6D" w:rsidRPr="00903DBA" w:rsidRDefault="005B1C6D" w:rsidP="005B1C6D">
      <w:pPr>
        <w:pStyle w:val="Code"/>
        <w:rPr>
          <w:highlight w:val="white"/>
        </w:rPr>
      </w:pPr>
      <w:r w:rsidRPr="00903DBA">
        <w:rPr>
          <w:highlight w:val="white"/>
        </w:rPr>
        <w:t xml:space="preserve">        stackSize, Message.Unbalanced_if_and_endif_directive_structure);</w:t>
      </w:r>
    </w:p>
    <w:p w14:paraId="037C70AA" w14:textId="77777777" w:rsidR="005B1C6D" w:rsidRPr="00903DBA" w:rsidRDefault="005B1C6D" w:rsidP="005B1C6D">
      <w:pPr>
        <w:pStyle w:val="Code"/>
        <w:rPr>
          <w:highlight w:val="white"/>
        </w:rPr>
      </w:pPr>
      <w:r w:rsidRPr="00903DBA">
        <w:rPr>
          <w:highlight w:val="white"/>
        </w:rPr>
        <w:t xml:space="preserve">    }</w:t>
      </w:r>
    </w:p>
    <w:p w14:paraId="57FAE374" w14:textId="77777777" w:rsidR="005B1C6D" w:rsidRPr="00903DBA" w:rsidRDefault="005B1C6D" w:rsidP="005B1C6D">
      <w:pPr>
        <w:pStyle w:val="Rubrik3"/>
      </w:pPr>
      <w:bookmarkStart w:id="502" w:name="_Toc57656152"/>
      <w:r w:rsidRPr="00903DBA">
        <w:t>Tri Graphs</w:t>
      </w:r>
      <w:bookmarkEnd w:id="502"/>
    </w:p>
    <w:p w14:paraId="4EF4ADBC" w14:textId="6F627CCF" w:rsidR="005B1C6D" w:rsidRPr="00903DBA" w:rsidRDefault="003C5ED9" w:rsidP="005B1C6D">
      <w:r w:rsidRPr="00903DBA">
        <w:t xml:space="preserve">A tri graph </w:t>
      </w:r>
      <w:r w:rsidR="003324D1" w:rsidRPr="00903DBA">
        <w:t xml:space="preserve">character sequence </w:t>
      </w:r>
      <w:r w:rsidRPr="00903DBA">
        <w:t xml:space="preserve">is three-character </w:t>
      </w:r>
      <w:r w:rsidR="003324D1" w:rsidRPr="00903DBA">
        <w:t>sequence</w:t>
      </w:r>
      <w:r w:rsidRPr="00903DBA">
        <w:t xml:space="preserve"> that starts with two question marks and represent another character. It is a </w:t>
      </w:r>
      <w:r w:rsidR="00973170" w:rsidRPr="00903DBA">
        <w:t>remain</w:t>
      </w:r>
      <w:r w:rsidRPr="00903DBA">
        <w:t xml:space="preserve"> from old </w:t>
      </w:r>
      <w:proofErr w:type="gramStart"/>
      <w:r w:rsidRPr="00903DBA">
        <w:t xml:space="preserve">times, </w:t>
      </w:r>
      <w:r w:rsidR="003324D1" w:rsidRPr="00903DBA">
        <w:t>when</w:t>
      </w:r>
      <w:proofErr w:type="gramEnd"/>
      <w:r w:rsidR="003324D1" w:rsidRPr="00903DBA">
        <w:t xml:space="preserve"> the keyboard</w:t>
      </w:r>
      <w:r w:rsidR="00B504FC" w:rsidRPr="00903DBA">
        <w:t>s</w:t>
      </w:r>
      <w:r w:rsidR="003324D1" w:rsidRPr="00903DBA">
        <w:t xml:space="preserve"> hold a </w:t>
      </w:r>
      <w:r w:rsidR="004E4FC0" w:rsidRPr="00903DBA">
        <w:t xml:space="preserve">reduced set of characters. </w:t>
      </w:r>
      <w:r w:rsidR="005B1C6D" w:rsidRPr="00903DBA">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903DBA" w14:paraId="6ECBE44E" w14:textId="77777777" w:rsidTr="0092795B">
        <w:tc>
          <w:tcPr>
            <w:tcW w:w="3397" w:type="dxa"/>
          </w:tcPr>
          <w:p w14:paraId="1BB9E1E9" w14:textId="77777777" w:rsidR="005B1C6D" w:rsidRPr="00903DBA" w:rsidRDefault="005B1C6D" w:rsidP="0092795B">
            <w:pPr>
              <w:rPr>
                <w:b/>
              </w:rPr>
            </w:pPr>
            <w:r w:rsidRPr="00903DBA">
              <w:rPr>
                <w:b/>
              </w:rPr>
              <w:t>Tri-Graph Character Sequence</w:t>
            </w:r>
          </w:p>
        </w:tc>
        <w:tc>
          <w:tcPr>
            <w:tcW w:w="3265" w:type="dxa"/>
          </w:tcPr>
          <w:p w14:paraId="451C6E9A" w14:textId="77777777" w:rsidR="005B1C6D" w:rsidRPr="00903DBA" w:rsidRDefault="005B1C6D" w:rsidP="0092795B">
            <w:pPr>
              <w:rPr>
                <w:b/>
              </w:rPr>
            </w:pPr>
            <w:r w:rsidRPr="00903DBA">
              <w:rPr>
                <w:b/>
              </w:rPr>
              <w:t>Modern Equivalence</w:t>
            </w:r>
          </w:p>
        </w:tc>
      </w:tr>
      <w:tr w:rsidR="005B1C6D" w:rsidRPr="00903DBA" w14:paraId="0BE1C7D2" w14:textId="77777777" w:rsidTr="0092795B">
        <w:tc>
          <w:tcPr>
            <w:tcW w:w="3397" w:type="dxa"/>
          </w:tcPr>
          <w:p w14:paraId="1F0286CA" w14:textId="77777777" w:rsidR="005B1C6D" w:rsidRPr="00903DBA" w:rsidRDefault="005B1C6D" w:rsidP="0092795B">
            <w:r w:rsidRPr="00903DBA">
              <w:t>??=</w:t>
            </w:r>
          </w:p>
        </w:tc>
        <w:tc>
          <w:tcPr>
            <w:tcW w:w="3265" w:type="dxa"/>
          </w:tcPr>
          <w:p w14:paraId="3EF9B000" w14:textId="77777777" w:rsidR="005B1C6D" w:rsidRPr="00903DBA" w:rsidRDefault="005B1C6D" w:rsidP="0092795B">
            <w:r w:rsidRPr="00903DBA">
              <w:t>#</w:t>
            </w:r>
          </w:p>
        </w:tc>
      </w:tr>
      <w:tr w:rsidR="005B1C6D" w:rsidRPr="00903DBA" w14:paraId="0E6EAF7A" w14:textId="77777777" w:rsidTr="0092795B">
        <w:tc>
          <w:tcPr>
            <w:tcW w:w="3397" w:type="dxa"/>
          </w:tcPr>
          <w:p w14:paraId="6FBB7244" w14:textId="77777777" w:rsidR="005B1C6D" w:rsidRPr="00903DBA" w:rsidRDefault="005B1C6D" w:rsidP="0092795B">
            <w:r w:rsidRPr="00903DBA">
              <w:t>??/</w:t>
            </w:r>
          </w:p>
        </w:tc>
        <w:tc>
          <w:tcPr>
            <w:tcW w:w="3265" w:type="dxa"/>
          </w:tcPr>
          <w:p w14:paraId="051B96A3" w14:textId="77777777" w:rsidR="005B1C6D" w:rsidRPr="00903DBA" w:rsidRDefault="005B1C6D" w:rsidP="0092795B">
            <w:r w:rsidRPr="00903DBA">
              <w:t>\</w:t>
            </w:r>
          </w:p>
        </w:tc>
      </w:tr>
      <w:tr w:rsidR="005B1C6D" w:rsidRPr="00903DBA" w14:paraId="04F9CA7B" w14:textId="77777777" w:rsidTr="0092795B">
        <w:tc>
          <w:tcPr>
            <w:tcW w:w="3397" w:type="dxa"/>
          </w:tcPr>
          <w:p w14:paraId="474EA101" w14:textId="77777777" w:rsidR="005B1C6D" w:rsidRPr="00903DBA" w:rsidRDefault="005B1C6D" w:rsidP="0092795B">
            <w:r w:rsidRPr="00903DBA">
              <w:t>??´</w:t>
            </w:r>
          </w:p>
        </w:tc>
        <w:tc>
          <w:tcPr>
            <w:tcW w:w="3265" w:type="dxa"/>
          </w:tcPr>
          <w:p w14:paraId="2E837A5B" w14:textId="77777777" w:rsidR="005B1C6D" w:rsidRPr="00903DBA" w:rsidRDefault="005B1C6D" w:rsidP="0092795B">
            <w:r w:rsidRPr="00903DBA">
              <w:t>^</w:t>
            </w:r>
          </w:p>
        </w:tc>
      </w:tr>
      <w:tr w:rsidR="005B1C6D" w:rsidRPr="00903DBA" w14:paraId="25AD7A48" w14:textId="77777777" w:rsidTr="0092795B">
        <w:tc>
          <w:tcPr>
            <w:tcW w:w="3397" w:type="dxa"/>
          </w:tcPr>
          <w:p w14:paraId="7DD986DA" w14:textId="77777777" w:rsidR="005B1C6D" w:rsidRPr="00903DBA" w:rsidRDefault="005B1C6D" w:rsidP="0092795B">
            <w:r w:rsidRPr="00903DBA">
              <w:t>??(</w:t>
            </w:r>
          </w:p>
        </w:tc>
        <w:tc>
          <w:tcPr>
            <w:tcW w:w="3265" w:type="dxa"/>
          </w:tcPr>
          <w:p w14:paraId="1D1765EA" w14:textId="77777777" w:rsidR="005B1C6D" w:rsidRPr="00903DBA" w:rsidRDefault="005B1C6D" w:rsidP="0092795B">
            <w:r w:rsidRPr="00903DBA">
              <w:t>[</w:t>
            </w:r>
          </w:p>
        </w:tc>
      </w:tr>
      <w:tr w:rsidR="005B1C6D" w:rsidRPr="00903DBA" w14:paraId="0EA17401" w14:textId="77777777" w:rsidTr="0092795B">
        <w:tc>
          <w:tcPr>
            <w:tcW w:w="3397" w:type="dxa"/>
          </w:tcPr>
          <w:p w14:paraId="0B38DF72" w14:textId="77777777" w:rsidR="005B1C6D" w:rsidRPr="00903DBA" w:rsidRDefault="005B1C6D" w:rsidP="0092795B">
            <w:r w:rsidRPr="00903DBA">
              <w:t>??)</w:t>
            </w:r>
          </w:p>
        </w:tc>
        <w:tc>
          <w:tcPr>
            <w:tcW w:w="3265" w:type="dxa"/>
          </w:tcPr>
          <w:p w14:paraId="1FE0D03D" w14:textId="77777777" w:rsidR="005B1C6D" w:rsidRPr="00903DBA" w:rsidRDefault="005B1C6D" w:rsidP="0092795B">
            <w:r w:rsidRPr="00903DBA">
              <w:t>]</w:t>
            </w:r>
          </w:p>
        </w:tc>
      </w:tr>
      <w:tr w:rsidR="005B1C6D" w:rsidRPr="00903DBA" w14:paraId="67D44B3D" w14:textId="77777777" w:rsidTr="0092795B">
        <w:tc>
          <w:tcPr>
            <w:tcW w:w="3397" w:type="dxa"/>
          </w:tcPr>
          <w:p w14:paraId="62EBF48C" w14:textId="77777777" w:rsidR="005B1C6D" w:rsidRPr="00903DBA" w:rsidRDefault="005B1C6D" w:rsidP="0092795B">
            <w:r w:rsidRPr="00903DBA">
              <w:t>??!</w:t>
            </w:r>
          </w:p>
        </w:tc>
        <w:tc>
          <w:tcPr>
            <w:tcW w:w="3265" w:type="dxa"/>
          </w:tcPr>
          <w:p w14:paraId="111182D1" w14:textId="77777777" w:rsidR="005B1C6D" w:rsidRPr="00903DBA" w:rsidRDefault="005B1C6D" w:rsidP="0092795B">
            <w:r w:rsidRPr="00903DBA">
              <w:t>|</w:t>
            </w:r>
          </w:p>
        </w:tc>
      </w:tr>
      <w:tr w:rsidR="005B1C6D" w:rsidRPr="00903DBA" w14:paraId="4DD970A6" w14:textId="77777777" w:rsidTr="0092795B">
        <w:tc>
          <w:tcPr>
            <w:tcW w:w="3397" w:type="dxa"/>
          </w:tcPr>
          <w:p w14:paraId="56574FA8" w14:textId="77777777" w:rsidR="005B1C6D" w:rsidRPr="00903DBA" w:rsidRDefault="005B1C6D" w:rsidP="0092795B">
            <w:r w:rsidRPr="00903DBA">
              <w:t>??&lt;</w:t>
            </w:r>
          </w:p>
        </w:tc>
        <w:tc>
          <w:tcPr>
            <w:tcW w:w="3265" w:type="dxa"/>
          </w:tcPr>
          <w:p w14:paraId="6E97BA78" w14:textId="77777777" w:rsidR="005B1C6D" w:rsidRPr="00903DBA" w:rsidRDefault="005B1C6D" w:rsidP="0092795B">
            <w:r w:rsidRPr="00903DBA">
              <w:t>{</w:t>
            </w:r>
          </w:p>
        </w:tc>
      </w:tr>
      <w:tr w:rsidR="005B1C6D" w:rsidRPr="00903DBA" w14:paraId="1AEF557E" w14:textId="77777777" w:rsidTr="0092795B">
        <w:tc>
          <w:tcPr>
            <w:tcW w:w="3397" w:type="dxa"/>
          </w:tcPr>
          <w:p w14:paraId="29C36F3E" w14:textId="77777777" w:rsidR="005B1C6D" w:rsidRPr="00903DBA" w:rsidRDefault="005B1C6D" w:rsidP="0092795B">
            <w:r w:rsidRPr="00903DBA">
              <w:t>??&gt;</w:t>
            </w:r>
          </w:p>
        </w:tc>
        <w:tc>
          <w:tcPr>
            <w:tcW w:w="3265" w:type="dxa"/>
          </w:tcPr>
          <w:p w14:paraId="498F5652" w14:textId="77777777" w:rsidR="005B1C6D" w:rsidRPr="00903DBA" w:rsidRDefault="005B1C6D" w:rsidP="0092795B">
            <w:r w:rsidRPr="00903DBA">
              <w:t>}</w:t>
            </w:r>
          </w:p>
        </w:tc>
      </w:tr>
      <w:tr w:rsidR="005B1C6D" w:rsidRPr="00903DBA" w14:paraId="4E882AE5" w14:textId="77777777" w:rsidTr="0092795B">
        <w:tc>
          <w:tcPr>
            <w:tcW w:w="3397" w:type="dxa"/>
          </w:tcPr>
          <w:p w14:paraId="6AAF841C" w14:textId="77777777" w:rsidR="005B1C6D" w:rsidRPr="00903DBA" w:rsidRDefault="005B1C6D" w:rsidP="0092795B">
            <w:r w:rsidRPr="00903DBA">
              <w:t>??-</w:t>
            </w:r>
          </w:p>
        </w:tc>
        <w:tc>
          <w:tcPr>
            <w:tcW w:w="3265" w:type="dxa"/>
          </w:tcPr>
          <w:p w14:paraId="6A6C0EFF" w14:textId="77777777" w:rsidR="005B1C6D" w:rsidRPr="00903DBA" w:rsidRDefault="005B1C6D" w:rsidP="0092795B">
            <w:r w:rsidRPr="00903DBA">
              <w:t>~</w:t>
            </w:r>
          </w:p>
        </w:tc>
      </w:tr>
    </w:tbl>
    <w:p w14:paraId="58E2805C" w14:textId="6E356C7E" w:rsidR="005B1C6D" w:rsidRPr="00903DBA" w:rsidRDefault="00B504FC" w:rsidP="005B1C6D">
      <w:r w:rsidRPr="00903DBA">
        <w:t xml:space="preserve">We need to replace the tri graphs sequences with their modern equivalences, which is </w:t>
      </w:r>
      <w:r w:rsidR="005B1C6D" w:rsidRPr="00903DBA">
        <w:t xml:space="preserve">easy to </w:t>
      </w:r>
      <w:r w:rsidRPr="00903DBA">
        <w:t xml:space="preserve">do </w:t>
      </w:r>
      <w:r w:rsidR="005B1C6D" w:rsidRPr="00903DBA">
        <w:t xml:space="preserve">since we do not need to take any consideration in whether the </w:t>
      </w:r>
      <w:r w:rsidRPr="00903DBA">
        <w:t xml:space="preserve">sequences </w:t>
      </w:r>
      <w:r w:rsidR="005B1C6D" w:rsidRPr="00903DBA">
        <w:t>are placed inside strings, characters, or comments.</w:t>
      </w:r>
    </w:p>
    <w:p w14:paraId="638A65F4" w14:textId="088B403A" w:rsidR="007B1C0F" w:rsidRPr="00903DBA" w:rsidRDefault="007B1C0F" w:rsidP="007B1C0F">
      <w:pPr>
        <w:pStyle w:val="Code"/>
        <w:rPr>
          <w:highlight w:val="white"/>
        </w:rPr>
      </w:pPr>
      <w:r w:rsidRPr="00903DBA">
        <w:rPr>
          <w:highlight w:val="white"/>
        </w:rPr>
        <w:t xml:space="preserve">    private static IDictionary&lt;string,string&gt; m_triGraphMap =</w:t>
      </w:r>
    </w:p>
    <w:p w14:paraId="02035692" w14:textId="77777777" w:rsidR="00B612F7" w:rsidRPr="00903DBA" w:rsidRDefault="007B1C0F" w:rsidP="007B1C0F">
      <w:pPr>
        <w:pStyle w:val="Code"/>
        <w:rPr>
          <w:highlight w:val="white"/>
        </w:rPr>
      </w:pPr>
      <w:r w:rsidRPr="00903DBA">
        <w:rPr>
          <w:highlight w:val="white"/>
        </w:rPr>
        <w:t xml:space="preserve">      new Dictionary&lt;string,string&gt;()</w:t>
      </w:r>
    </w:p>
    <w:p w14:paraId="45E24161" w14:textId="4EDD85EB" w:rsidR="00945F88" w:rsidRPr="00903DBA" w:rsidRDefault="00B612F7" w:rsidP="007B1C0F">
      <w:pPr>
        <w:pStyle w:val="Code"/>
        <w:rPr>
          <w:highlight w:val="white"/>
        </w:rPr>
      </w:pPr>
      <w:r w:rsidRPr="00903DBA">
        <w:rPr>
          <w:highlight w:val="white"/>
        </w:rPr>
        <w:t xml:space="preserve">       </w:t>
      </w:r>
      <w:r w:rsidR="007B1C0F" w:rsidRPr="00903DBA">
        <w:rPr>
          <w:highlight w:val="white"/>
        </w:rPr>
        <w:t xml:space="preserve"> {{"??=", "#"}, {"??/", "\\"}, {"??\</w:t>
      </w:r>
      <w:r w:rsidR="00D76171" w:rsidRPr="00903DBA">
        <w:rPr>
          <w:highlight w:val="white"/>
        </w:rPr>
        <w:t>'</w:t>
      </w:r>
      <w:r w:rsidR="007B1C0F" w:rsidRPr="00903DBA">
        <w:rPr>
          <w:highlight w:val="white"/>
        </w:rPr>
        <w:t>", "^"},</w:t>
      </w:r>
    </w:p>
    <w:p w14:paraId="0EE1C6FF" w14:textId="77777777" w:rsidR="00945F88" w:rsidRPr="00903DBA" w:rsidRDefault="00945F88" w:rsidP="00B612F7">
      <w:pPr>
        <w:pStyle w:val="Code"/>
        <w:rPr>
          <w:highlight w:val="white"/>
        </w:rPr>
      </w:pPr>
      <w:r w:rsidRPr="00903DBA">
        <w:rPr>
          <w:highlight w:val="white"/>
        </w:rPr>
        <w:t xml:space="preserve">         </w:t>
      </w:r>
      <w:r w:rsidR="007B1C0F" w:rsidRPr="00903DBA">
        <w:rPr>
          <w:highlight w:val="white"/>
        </w:rPr>
        <w:t>{"??(", "["},</w:t>
      </w:r>
      <w:r w:rsidRPr="00903DBA">
        <w:rPr>
          <w:highlight w:val="white"/>
        </w:rPr>
        <w:t xml:space="preserve"> </w:t>
      </w:r>
      <w:r w:rsidR="007B1C0F" w:rsidRPr="00903DBA">
        <w:rPr>
          <w:highlight w:val="white"/>
        </w:rPr>
        <w:t>{"??)", "]"}, {"??!", "|"},</w:t>
      </w:r>
    </w:p>
    <w:p w14:paraId="6A829EB3" w14:textId="1343DD32" w:rsidR="007B1C0F" w:rsidRPr="00903DBA" w:rsidRDefault="00945F88" w:rsidP="00945F88">
      <w:pPr>
        <w:pStyle w:val="Code"/>
        <w:rPr>
          <w:highlight w:val="white"/>
        </w:rPr>
      </w:pPr>
      <w:r w:rsidRPr="00903DBA">
        <w:rPr>
          <w:highlight w:val="white"/>
        </w:rPr>
        <w:t xml:space="preserve">        </w:t>
      </w:r>
      <w:r w:rsidR="007B1C0F" w:rsidRPr="00903DBA">
        <w:rPr>
          <w:highlight w:val="white"/>
        </w:rPr>
        <w:t xml:space="preserve"> {"??&lt;", "{"}, {"??&gt;", "}"}, {"??-", "~"}};</w:t>
      </w:r>
    </w:p>
    <w:p w14:paraId="300F3AF4" w14:textId="77777777" w:rsidR="007B1C0F" w:rsidRPr="00903DBA" w:rsidRDefault="007B1C0F" w:rsidP="007B1C0F">
      <w:pPr>
        <w:pStyle w:val="Code"/>
        <w:rPr>
          <w:highlight w:val="white"/>
        </w:rPr>
      </w:pPr>
    </w:p>
    <w:p w14:paraId="53557B21" w14:textId="77777777" w:rsidR="007B1C0F" w:rsidRPr="00903DBA" w:rsidRDefault="007B1C0F" w:rsidP="007B1C0F">
      <w:pPr>
        <w:pStyle w:val="Code"/>
        <w:rPr>
          <w:highlight w:val="white"/>
        </w:rPr>
      </w:pPr>
      <w:r w:rsidRPr="00903DBA">
        <w:rPr>
          <w:highlight w:val="white"/>
        </w:rPr>
        <w:t xml:space="preserve">    public void GenerateTriGraphs(StringBuilder buffer) {</w:t>
      </w:r>
    </w:p>
    <w:p w14:paraId="11618EB0" w14:textId="77777777" w:rsidR="007B1C0F" w:rsidRPr="00903DBA" w:rsidRDefault="007B1C0F" w:rsidP="007B1C0F">
      <w:pPr>
        <w:pStyle w:val="Code"/>
        <w:rPr>
          <w:highlight w:val="white"/>
        </w:rPr>
      </w:pPr>
      <w:r w:rsidRPr="00903DBA">
        <w:rPr>
          <w:highlight w:val="white"/>
        </w:rPr>
        <w:t xml:space="preserve">      foreach (KeyValuePair&lt;string,string&gt; pair in m_triGraphMap) {</w:t>
      </w:r>
    </w:p>
    <w:p w14:paraId="66ABA66A" w14:textId="77777777" w:rsidR="007B1C0F" w:rsidRPr="00903DBA" w:rsidRDefault="007B1C0F" w:rsidP="007B1C0F">
      <w:pPr>
        <w:pStyle w:val="Code"/>
        <w:rPr>
          <w:highlight w:val="white"/>
        </w:rPr>
      </w:pPr>
      <w:r w:rsidRPr="00903DBA">
        <w:rPr>
          <w:highlight w:val="white"/>
        </w:rPr>
        <w:t xml:space="preserve">        buffer.Replace(pair.Key, pair.Value);</w:t>
      </w:r>
    </w:p>
    <w:p w14:paraId="621C1E5A" w14:textId="77777777" w:rsidR="007B1C0F" w:rsidRPr="00903DBA" w:rsidRDefault="007B1C0F" w:rsidP="007B1C0F">
      <w:pPr>
        <w:pStyle w:val="Code"/>
        <w:rPr>
          <w:highlight w:val="white"/>
        </w:rPr>
      </w:pPr>
      <w:r w:rsidRPr="00903DBA">
        <w:rPr>
          <w:highlight w:val="white"/>
        </w:rPr>
        <w:t xml:space="preserve">      }</w:t>
      </w:r>
    </w:p>
    <w:p w14:paraId="6BC54779" w14:textId="77777777" w:rsidR="007B1C0F" w:rsidRPr="00903DBA" w:rsidRDefault="007B1C0F" w:rsidP="007B1C0F">
      <w:pPr>
        <w:pStyle w:val="Code"/>
        <w:rPr>
          <w:highlight w:val="white"/>
        </w:rPr>
      </w:pPr>
      <w:r w:rsidRPr="00903DBA">
        <w:rPr>
          <w:highlight w:val="white"/>
        </w:rPr>
        <w:t xml:space="preserve">    }</w:t>
      </w:r>
    </w:p>
    <w:p w14:paraId="2DDE07A7" w14:textId="227D6649" w:rsidR="005B1C6D" w:rsidRPr="00903DBA" w:rsidRDefault="005B1C6D" w:rsidP="005B1C6D">
      <w:pPr>
        <w:pStyle w:val="Code"/>
        <w:rPr>
          <w:highlight w:val="white"/>
        </w:rPr>
      </w:pPr>
    </w:p>
    <w:p w14:paraId="39D86045" w14:textId="77777777" w:rsidR="005B1C6D" w:rsidRPr="00903DBA" w:rsidRDefault="005B1C6D" w:rsidP="005B1C6D">
      <w:pPr>
        <w:pStyle w:val="Rubrik3"/>
        <w:numPr>
          <w:ilvl w:val="2"/>
          <w:numId w:val="5"/>
        </w:numPr>
      </w:pPr>
      <w:bookmarkStart w:id="503" w:name="_Toc57656153"/>
      <w:r w:rsidRPr="00903DBA">
        <w:t>Comments, Strings, and Characters</w:t>
      </w:r>
      <w:bookmarkEnd w:id="503"/>
    </w:p>
    <w:p w14:paraId="3CF1FF4C" w14:textId="77777777" w:rsidR="005B1C6D" w:rsidRPr="00903DBA" w:rsidRDefault="005B1C6D" w:rsidP="005B1C6D">
      <w:r w:rsidRPr="00903DBA">
        <w:t>The next step is to take care of block comments (/* to */) and line comments (// to the end of the line), strings, and characters. Since they may be nested, they need to be evaluated in the same phase.</w:t>
      </w:r>
    </w:p>
    <w:p w14:paraId="2ADBE459" w14:textId="77777777" w:rsidR="005B1C6D" w:rsidRPr="00903DBA" w:rsidRDefault="005B1C6D" w:rsidP="005B1C6D">
      <w:r w:rsidRPr="00903DBA">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903DBA" w:rsidRDefault="005B1C6D" w:rsidP="005B1C6D">
      <w:r w:rsidRPr="00903DBA">
        <w:t>To make the inspection of the source code buffer easier we start by adding three zero characters, which are removed at the end of the method.</w:t>
      </w:r>
    </w:p>
    <w:p w14:paraId="6C47307B" w14:textId="77777777" w:rsidR="005B1C6D" w:rsidRPr="00903DBA" w:rsidRDefault="005B1C6D" w:rsidP="005B1C6D">
      <w:r w:rsidRPr="00903DBA">
        <w:t xml:space="preserve">The </w:t>
      </w:r>
      <w:proofErr w:type="spellStart"/>
      <w:r w:rsidRPr="00903DBA">
        <w:rPr>
          <w:rStyle w:val="CodeInText"/>
        </w:rPr>
        <w:t>traverseLineComment</w:t>
      </w:r>
      <w:proofErr w:type="spellEnd"/>
      <w:r w:rsidRPr="00903DBA">
        <w:t xml:space="preserve"> method is quite easy, we just continue until we find the end of the line (‘\n’) or the end of the buffer (‘\0’</w:t>
      </w:r>
      <w:proofErr w:type="gramStart"/>
      <w:r w:rsidRPr="00903DBA">
        <w:t>), and</w:t>
      </w:r>
      <w:proofErr w:type="gramEnd"/>
      <w:r w:rsidRPr="00903DBA">
        <w:t xml:space="preserve"> replace every preceding character with a blank.</w:t>
      </w:r>
    </w:p>
    <w:p w14:paraId="021BC065" w14:textId="77777777" w:rsidR="005B1C6D" w:rsidRPr="00903DBA" w:rsidRDefault="005B1C6D" w:rsidP="005B1C6D">
      <w:r w:rsidRPr="00903DBA">
        <w:t xml:space="preserve">The </w:t>
      </w:r>
      <w:proofErr w:type="spellStart"/>
      <w:r w:rsidRPr="00903DBA">
        <w:rPr>
          <w:rStyle w:val="CodeInText"/>
        </w:rPr>
        <w:t>traverseBlockComment</w:t>
      </w:r>
      <w:proofErr w:type="spellEnd"/>
      <w:r w:rsidRPr="00903DBA">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w:t>
      </w:r>
      <w:proofErr w:type="gramStart"/>
      <w:r w:rsidRPr="00903DBA">
        <w:t>in order for</w:t>
      </w:r>
      <w:proofErr w:type="gramEnd"/>
      <w:r w:rsidRPr="00903DBA">
        <w:t xml:space="preserve"> the line count to work properly.</w:t>
      </w:r>
    </w:p>
    <w:p w14:paraId="7DB090C5" w14:textId="77777777" w:rsidR="005B1C6D" w:rsidRPr="00903DBA" w:rsidRDefault="005B1C6D" w:rsidP="005B1C6D">
      <w:r w:rsidRPr="00903DBA">
        <w:t xml:space="preserve">The </w:t>
      </w:r>
      <w:proofErr w:type="spellStart"/>
      <w:r w:rsidRPr="00903DBA">
        <w:rPr>
          <w:rStyle w:val="CodeInText"/>
        </w:rPr>
        <w:t>traverseString</w:t>
      </w:r>
      <w:proofErr w:type="spellEnd"/>
      <w:r w:rsidRPr="00903DBA">
        <w:t xml:space="preserve"> method needs to keep track of the end of the string (‘\”’), the end of the buffer (‘\0’), or newline in the string (‘\n’). The end of the buffer or newline result in error messages. Moreover, when we find a backslash (‘\\’) we call </w:t>
      </w:r>
      <w:proofErr w:type="spellStart"/>
      <w:r w:rsidRPr="00903DBA">
        <w:rPr>
          <w:rStyle w:val="CodeInText"/>
        </w:rPr>
        <w:t>doSlash</w:t>
      </w:r>
      <w:proofErr w:type="spellEnd"/>
      <w:r w:rsidRPr="00903DBA">
        <w:t xml:space="preserve">, that transforms the slash code into a regular character. Finally, when the string has been traversed each regular character is modified into a backslash followed by three octal digits, </w:t>
      </w:r>
      <w:proofErr w:type="gramStart"/>
      <w:r w:rsidRPr="00903DBA">
        <w:t>in order to</w:t>
      </w:r>
      <w:proofErr w:type="gramEnd"/>
      <w:r w:rsidRPr="00903DBA">
        <w:t xml:space="preserve"> ease the macro replacement process in a later phase.</w:t>
      </w:r>
    </w:p>
    <w:p w14:paraId="79AECA9B" w14:textId="77777777" w:rsidR="005B1C6D" w:rsidRPr="00903DBA" w:rsidRDefault="005B1C6D" w:rsidP="005B1C6D">
      <w:r w:rsidRPr="00903DBA">
        <w:t xml:space="preserve">The </w:t>
      </w:r>
      <w:proofErr w:type="spellStart"/>
      <w:r w:rsidRPr="00903DBA">
        <w:rPr>
          <w:rStyle w:val="CodeInText"/>
        </w:rPr>
        <w:t>traverseCharacter</w:t>
      </w:r>
      <w:proofErr w:type="spellEnd"/>
      <w:r w:rsidRPr="00903DBA">
        <w:t xml:space="preserve"> method is </w:t>
      </w:r>
      <w:proofErr w:type="gramStart"/>
      <w:r w:rsidRPr="00903DBA">
        <w:t>similar to</w:t>
      </w:r>
      <w:proofErr w:type="gramEnd"/>
      <w:r w:rsidRPr="00903DBA">
        <w:t xml:space="preserve"> </w:t>
      </w:r>
      <w:proofErr w:type="spellStart"/>
      <w:r w:rsidRPr="00903DBA">
        <w:rPr>
          <w:rStyle w:val="CodeInText"/>
        </w:rPr>
        <w:t>traverseString</w:t>
      </w:r>
      <w:proofErr w:type="spellEnd"/>
      <w:r w:rsidRPr="00903DBA">
        <w:t xml:space="preserve"> above, it generates error messages for end-of-line or newline, calls </w:t>
      </w:r>
      <w:proofErr w:type="spellStart"/>
      <w:r w:rsidRPr="00903DBA">
        <w:rPr>
          <w:rStyle w:val="CodeInText"/>
        </w:rPr>
        <w:t>doSlash</w:t>
      </w:r>
      <w:proofErr w:type="spellEnd"/>
      <w:r w:rsidRPr="00903DBA">
        <w:t xml:space="preserve"> for each backslash, and finally changes each regular character into a backslash followed by three octal digits.</w:t>
      </w:r>
    </w:p>
    <w:p w14:paraId="419F8296" w14:textId="77777777" w:rsidR="005B1C6D" w:rsidRPr="00903DBA" w:rsidRDefault="005B1C6D" w:rsidP="005B1C6D">
      <w:pPr>
        <w:pStyle w:val="Code"/>
        <w:rPr>
          <w:highlight w:val="white"/>
        </w:rPr>
      </w:pPr>
      <w:r w:rsidRPr="00903DBA">
        <w:rPr>
          <w:highlight w:val="white"/>
        </w:rPr>
        <w:t xml:space="preserve">    public void TraverseBuffer(StringBuilder buffer) {</w:t>
      </w:r>
    </w:p>
    <w:p w14:paraId="1F618C16" w14:textId="77777777" w:rsidR="005B1C6D" w:rsidRPr="00903DBA" w:rsidRDefault="005B1C6D" w:rsidP="005B1C6D">
      <w:pPr>
        <w:pStyle w:val="Code"/>
        <w:rPr>
          <w:highlight w:val="white"/>
        </w:rPr>
      </w:pPr>
      <w:r w:rsidRPr="00903DBA">
        <w:rPr>
          <w:highlight w:val="white"/>
        </w:rPr>
        <w:t xml:space="preserve">      for (int index = 0; index &lt; buffer.Length; ++index) {</w:t>
      </w:r>
    </w:p>
    <w:p w14:paraId="7C47E86D" w14:textId="77777777" w:rsidR="005B1C6D" w:rsidRPr="00903DBA" w:rsidRDefault="005B1C6D" w:rsidP="005B1C6D">
      <w:pPr>
        <w:pStyle w:val="Code"/>
        <w:rPr>
          <w:highlight w:val="white"/>
        </w:rPr>
      </w:pPr>
      <w:r w:rsidRPr="00903DBA">
        <w:rPr>
          <w:highlight w:val="white"/>
        </w:rPr>
        <w:t xml:space="preserve">        if ((buffer[index] == '/') &amp;&amp; (buffer[index + 1] == '*')) {</w:t>
      </w:r>
    </w:p>
    <w:p w14:paraId="6DACA5E4" w14:textId="77777777" w:rsidR="005B1C6D" w:rsidRPr="00903DBA" w:rsidRDefault="005B1C6D" w:rsidP="005B1C6D">
      <w:pPr>
        <w:pStyle w:val="Code"/>
        <w:rPr>
          <w:highlight w:val="white"/>
        </w:rPr>
      </w:pPr>
      <w:r w:rsidRPr="00903DBA">
        <w:rPr>
          <w:highlight w:val="white"/>
        </w:rPr>
        <w:t xml:space="preserve">          buffer[index++] = ' ';</w:t>
      </w:r>
    </w:p>
    <w:p w14:paraId="13650541" w14:textId="77777777" w:rsidR="005B1C6D" w:rsidRPr="00903DBA" w:rsidRDefault="005B1C6D" w:rsidP="005B1C6D">
      <w:pPr>
        <w:pStyle w:val="Code"/>
        <w:rPr>
          <w:highlight w:val="white"/>
        </w:rPr>
      </w:pPr>
      <w:r w:rsidRPr="00903DBA">
        <w:rPr>
          <w:highlight w:val="white"/>
        </w:rPr>
        <w:t xml:space="preserve">          buffer[index++] = ' ';</w:t>
      </w:r>
    </w:p>
    <w:p w14:paraId="258757F8" w14:textId="77777777" w:rsidR="005B1C6D" w:rsidRPr="00903DBA" w:rsidRDefault="005B1C6D" w:rsidP="005B1C6D">
      <w:pPr>
        <w:pStyle w:val="Code"/>
        <w:rPr>
          <w:highlight w:val="white"/>
        </w:rPr>
      </w:pPr>
    </w:p>
    <w:p w14:paraId="54469843" w14:textId="77777777" w:rsidR="005B1C6D" w:rsidRPr="00903DBA" w:rsidRDefault="005B1C6D" w:rsidP="005B1C6D">
      <w:pPr>
        <w:pStyle w:val="Code"/>
        <w:rPr>
          <w:highlight w:val="white"/>
        </w:rPr>
      </w:pPr>
      <w:r w:rsidRPr="00903DBA">
        <w:rPr>
          <w:highlight w:val="white"/>
        </w:rPr>
        <w:t xml:space="preserve">          for (; true; ++index) {</w:t>
      </w:r>
    </w:p>
    <w:p w14:paraId="334C3402" w14:textId="77777777" w:rsidR="005B1C6D" w:rsidRPr="00903DBA" w:rsidRDefault="005B1C6D" w:rsidP="005B1C6D">
      <w:pPr>
        <w:pStyle w:val="Code"/>
        <w:rPr>
          <w:highlight w:val="white"/>
        </w:rPr>
      </w:pPr>
      <w:r w:rsidRPr="00903DBA">
        <w:rPr>
          <w:highlight w:val="white"/>
        </w:rPr>
        <w:t xml:space="preserve">            if (index == buffer.Length) {</w:t>
      </w:r>
    </w:p>
    <w:p w14:paraId="0D73F943" w14:textId="77777777" w:rsidR="005B1C6D" w:rsidRPr="00903DBA" w:rsidRDefault="005B1C6D" w:rsidP="005B1C6D">
      <w:pPr>
        <w:pStyle w:val="Code"/>
        <w:rPr>
          <w:highlight w:val="white"/>
        </w:rPr>
      </w:pPr>
      <w:r w:rsidRPr="00903DBA">
        <w:rPr>
          <w:highlight w:val="white"/>
        </w:rPr>
        <w:t xml:space="preserve">              Assert.Error(Message.Unfinished_block_comment);</w:t>
      </w:r>
    </w:p>
    <w:p w14:paraId="352E2C39" w14:textId="77777777" w:rsidR="005B1C6D" w:rsidRPr="00903DBA" w:rsidRDefault="005B1C6D" w:rsidP="005B1C6D">
      <w:pPr>
        <w:pStyle w:val="Code"/>
        <w:rPr>
          <w:highlight w:val="white"/>
        </w:rPr>
      </w:pPr>
      <w:r w:rsidRPr="00903DBA">
        <w:rPr>
          <w:highlight w:val="white"/>
        </w:rPr>
        <w:t xml:space="preserve">            }</w:t>
      </w:r>
    </w:p>
    <w:p w14:paraId="476358FA"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49595998" w14:textId="77777777" w:rsidR="005B1C6D" w:rsidRPr="00903DBA" w:rsidRDefault="005B1C6D" w:rsidP="005B1C6D">
      <w:pPr>
        <w:pStyle w:val="Code"/>
        <w:rPr>
          <w:highlight w:val="white"/>
        </w:rPr>
      </w:pPr>
      <w:r w:rsidRPr="00903DBA">
        <w:rPr>
          <w:highlight w:val="white"/>
        </w:rPr>
        <w:t xml:space="preserve">              buffer[index++] = ' ';</w:t>
      </w:r>
    </w:p>
    <w:p w14:paraId="03CEEFD8" w14:textId="77777777" w:rsidR="005B1C6D" w:rsidRPr="00903DBA" w:rsidRDefault="005B1C6D" w:rsidP="005B1C6D">
      <w:pPr>
        <w:pStyle w:val="Code"/>
        <w:rPr>
          <w:highlight w:val="white"/>
        </w:rPr>
      </w:pPr>
      <w:r w:rsidRPr="00903DBA">
        <w:rPr>
          <w:highlight w:val="white"/>
        </w:rPr>
        <w:t xml:space="preserve">              buffer[index] = ' ';</w:t>
      </w:r>
    </w:p>
    <w:p w14:paraId="34D3D9DB" w14:textId="77777777" w:rsidR="005B1C6D" w:rsidRPr="00903DBA" w:rsidRDefault="005B1C6D" w:rsidP="005B1C6D">
      <w:pPr>
        <w:pStyle w:val="Code"/>
        <w:rPr>
          <w:highlight w:val="white"/>
        </w:rPr>
      </w:pPr>
      <w:r w:rsidRPr="00903DBA">
        <w:rPr>
          <w:highlight w:val="white"/>
        </w:rPr>
        <w:t xml:space="preserve">              break;</w:t>
      </w:r>
    </w:p>
    <w:p w14:paraId="3E597CBA" w14:textId="77777777" w:rsidR="005B1C6D" w:rsidRPr="00903DBA" w:rsidRDefault="005B1C6D" w:rsidP="005B1C6D">
      <w:pPr>
        <w:pStyle w:val="Code"/>
        <w:rPr>
          <w:highlight w:val="white"/>
        </w:rPr>
      </w:pPr>
      <w:r w:rsidRPr="00903DBA">
        <w:rPr>
          <w:highlight w:val="white"/>
        </w:rPr>
        <w:t xml:space="preserve">            }</w:t>
      </w:r>
    </w:p>
    <w:p w14:paraId="0A12C111" w14:textId="77777777" w:rsidR="005B1C6D" w:rsidRPr="00903DBA" w:rsidRDefault="005B1C6D" w:rsidP="005B1C6D">
      <w:pPr>
        <w:pStyle w:val="Code"/>
        <w:rPr>
          <w:highlight w:val="white"/>
        </w:rPr>
      </w:pPr>
      <w:r w:rsidRPr="00903DBA">
        <w:rPr>
          <w:highlight w:val="white"/>
        </w:rPr>
        <w:t xml:space="preserve">            else if (buffer[index] == '\n') {</w:t>
      </w:r>
    </w:p>
    <w:p w14:paraId="0C856652" w14:textId="77777777" w:rsidR="005B1C6D" w:rsidRPr="00903DBA" w:rsidRDefault="005B1C6D" w:rsidP="005B1C6D">
      <w:pPr>
        <w:pStyle w:val="Code"/>
        <w:rPr>
          <w:highlight w:val="white"/>
        </w:rPr>
      </w:pPr>
      <w:r w:rsidRPr="00903DBA">
        <w:rPr>
          <w:highlight w:val="white"/>
        </w:rPr>
        <w:t xml:space="preserve">              ++CCompiler_Main.Scanner.Line;</w:t>
      </w:r>
    </w:p>
    <w:p w14:paraId="74B313A7" w14:textId="77777777" w:rsidR="005B1C6D" w:rsidRPr="00903DBA" w:rsidRDefault="005B1C6D" w:rsidP="005B1C6D">
      <w:pPr>
        <w:pStyle w:val="Code"/>
        <w:rPr>
          <w:highlight w:val="white"/>
        </w:rPr>
      </w:pPr>
      <w:r w:rsidRPr="00903DBA">
        <w:rPr>
          <w:highlight w:val="white"/>
        </w:rPr>
        <w:t xml:space="preserve">            }</w:t>
      </w:r>
    </w:p>
    <w:p w14:paraId="1505F2E5" w14:textId="77777777" w:rsidR="005B1C6D" w:rsidRPr="00903DBA" w:rsidRDefault="005B1C6D" w:rsidP="005B1C6D">
      <w:pPr>
        <w:pStyle w:val="Code"/>
        <w:rPr>
          <w:highlight w:val="white"/>
        </w:rPr>
      </w:pPr>
      <w:r w:rsidRPr="00903DBA">
        <w:rPr>
          <w:highlight w:val="white"/>
        </w:rPr>
        <w:t xml:space="preserve">            else {</w:t>
      </w:r>
    </w:p>
    <w:p w14:paraId="2043ED2C" w14:textId="77777777" w:rsidR="005B1C6D" w:rsidRPr="00903DBA" w:rsidRDefault="005B1C6D" w:rsidP="005B1C6D">
      <w:pPr>
        <w:pStyle w:val="Code"/>
        <w:rPr>
          <w:highlight w:val="white"/>
        </w:rPr>
      </w:pPr>
      <w:r w:rsidRPr="00903DBA">
        <w:rPr>
          <w:highlight w:val="white"/>
        </w:rPr>
        <w:t xml:space="preserve">              buffer[index] = ' ';</w:t>
      </w:r>
    </w:p>
    <w:p w14:paraId="68EE6A61" w14:textId="77777777" w:rsidR="005B1C6D" w:rsidRPr="00903DBA" w:rsidRDefault="005B1C6D" w:rsidP="005B1C6D">
      <w:pPr>
        <w:pStyle w:val="Code"/>
        <w:rPr>
          <w:highlight w:val="white"/>
        </w:rPr>
      </w:pPr>
      <w:r w:rsidRPr="00903DBA">
        <w:rPr>
          <w:highlight w:val="white"/>
        </w:rPr>
        <w:t xml:space="preserve">            }</w:t>
      </w:r>
    </w:p>
    <w:p w14:paraId="1D73EA53" w14:textId="77777777" w:rsidR="005B1C6D" w:rsidRPr="00903DBA" w:rsidRDefault="005B1C6D" w:rsidP="005B1C6D">
      <w:pPr>
        <w:pStyle w:val="Code"/>
        <w:rPr>
          <w:highlight w:val="white"/>
        </w:rPr>
      </w:pPr>
      <w:r w:rsidRPr="00903DBA">
        <w:rPr>
          <w:highlight w:val="white"/>
        </w:rPr>
        <w:t xml:space="preserve">          }</w:t>
      </w:r>
    </w:p>
    <w:p w14:paraId="02F138E4" w14:textId="77777777" w:rsidR="005B1C6D" w:rsidRPr="00903DBA" w:rsidRDefault="005B1C6D" w:rsidP="005B1C6D">
      <w:pPr>
        <w:pStyle w:val="Code"/>
        <w:rPr>
          <w:highlight w:val="white"/>
        </w:rPr>
      </w:pPr>
      <w:r w:rsidRPr="00903DBA">
        <w:rPr>
          <w:highlight w:val="white"/>
        </w:rPr>
        <w:t xml:space="preserve">        }</w:t>
      </w:r>
    </w:p>
    <w:p w14:paraId="7B2021EC" w14:textId="77777777" w:rsidR="005B1C6D" w:rsidRPr="00903DBA" w:rsidRDefault="005B1C6D" w:rsidP="005B1C6D">
      <w:pPr>
        <w:pStyle w:val="Code"/>
        <w:rPr>
          <w:highlight w:val="white"/>
        </w:rPr>
      </w:pPr>
      <w:r w:rsidRPr="00903DBA">
        <w:rPr>
          <w:highlight w:val="white"/>
        </w:rPr>
        <w:t xml:space="preserve">        else if ((buffer[index] == '/') &amp;&amp; (buffer[index + 1] == '/')) {</w:t>
      </w:r>
    </w:p>
    <w:p w14:paraId="1AC24330" w14:textId="77777777" w:rsidR="005B1C6D" w:rsidRPr="00903DBA" w:rsidRDefault="005B1C6D" w:rsidP="005B1C6D">
      <w:pPr>
        <w:pStyle w:val="Code"/>
        <w:rPr>
          <w:highlight w:val="white"/>
        </w:rPr>
      </w:pPr>
      <w:r w:rsidRPr="00903DBA">
        <w:rPr>
          <w:highlight w:val="white"/>
        </w:rPr>
        <w:t xml:space="preserve">          buffer[index++] = ' ';</w:t>
      </w:r>
    </w:p>
    <w:p w14:paraId="29985AEF" w14:textId="77777777" w:rsidR="005B1C6D" w:rsidRPr="00903DBA" w:rsidRDefault="005B1C6D" w:rsidP="005B1C6D">
      <w:pPr>
        <w:pStyle w:val="Code"/>
        <w:rPr>
          <w:highlight w:val="white"/>
        </w:rPr>
      </w:pPr>
      <w:r w:rsidRPr="00903DBA">
        <w:rPr>
          <w:highlight w:val="white"/>
        </w:rPr>
        <w:t xml:space="preserve">          buffer[index++] = ' ';</w:t>
      </w:r>
    </w:p>
    <w:p w14:paraId="54E55C23" w14:textId="77777777" w:rsidR="005B1C6D" w:rsidRPr="00903DBA" w:rsidRDefault="005B1C6D" w:rsidP="005B1C6D">
      <w:pPr>
        <w:pStyle w:val="Code"/>
        <w:rPr>
          <w:highlight w:val="white"/>
        </w:rPr>
      </w:pPr>
    </w:p>
    <w:p w14:paraId="7E0C9855" w14:textId="77777777" w:rsidR="005B1C6D" w:rsidRPr="00903DBA" w:rsidRDefault="005B1C6D" w:rsidP="005B1C6D">
      <w:pPr>
        <w:pStyle w:val="Code"/>
        <w:rPr>
          <w:highlight w:val="white"/>
        </w:rPr>
      </w:pPr>
      <w:r w:rsidRPr="00903DBA">
        <w:rPr>
          <w:highlight w:val="white"/>
        </w:rPr>
        <w:t xml:space="preserve">          for (; true; ++index) {</w:t>
      </w:r>
    </w:p>
    <w:p w14:paraId="443CEB1E" w14:textId="77777777" w:rsidR="005B1C6D" w:rsidRPr="00903DBA" w:rsidRDefault="005B1C6D" w:rsidP="005B1C6D">
      <w:pPr>
        <w:pStyle w:val="Code"/>
        <w:rPr>
          <w:highlight w:val="white"/>
        </w:rPr>
      </w:pPr>
      <w:r w:rsidRPr="00903DBA">
        <w:rPr>
          <w:highlight w:val="white"/>
        </w:rPr>
        <w:t xml:space="preserve">            if ((index == buffer.Length) || (buffer[index] == '\n')) {</w:t>
      </w:r>
    </w:p>
    <w:p w14:paraId="7014A9A6" w14:textId="77777777" w:rsidR="005B1C6D" w:rsidRPr="00903DBA" w:rsidRDefault="005B1C6D" w:rsidP="005B1C6D">
      <w:pPr>
        <w:pStyle w:val="Code"/>
        <w:rPr>
          <w:highlight w:val="white"/>
        </w:rPr>
      </w:pPr>
      <w:r w:rsidRPr="00903DBA">
        <w:rPr>
          <w:highlight w:val="white"/>
        </w:rPr>
        <w:t xml:space="preserve">              break;</w:t>
      </w:r>
    </w:p>
    <w:p w14:paraId="63BD37A5" w14:textId="77777777" w:rsidR="005B1C6D" w:rsidRPr="00903DBA" w:rsidRDefault="005B1C6D" w:rsidP="005B1C6D">
      <w:pPr>
        <w:pStyle w:val="Code"/>
        <w:rPr>
          <w:highlight w:val="white"/>
        </w:rPr>
      </w:pPr>
      <w:r w:rsidRPr="00903DBA">
        <w:rPr>
          <w:highlight w:val="white"/>
        </w:rPr>
        <w:t xml:space="preserve">            }</w:t>
      </w:r>
    </w:p>
    <w:p w14:paraId="6D0C95F9" w14:textId="77777777" w:rsidR="005B1C6D" w:rsidRPr="00903DBA" w:rsidRDefault="005B1C6D" w:rsidP="005B1C6D">
      <w:pPr>
        <w:pStyle w:val="Code"/>
        <w:rPr>
          <w:highlight w:val="white"/>
        </w:rPr>
      </w:pPr>
      <w:r w:rsidRPr="00903DBA">
        <w:rPr>
          <w:highlight w:val="white"/>
        </w:rPr>
        <w:t xml:space="preserve">            else {</w:t>
      </w:r>
    </w:p>
    <w:p w14:paraId="16E253EA" w14:textId="77777777" w:rsidR="005B1C6D" w:rsidRPr="00903DBA" w:rsidRDefault="005B1C6D" w:rsidP="005B1C6D">
      <w:pPr>
        <w:pStyle w:val="Code"/>
        <w:rPr>
          <w:highlight w:val="white"/>
        </w:rPr>
      </w:pPr>
      <w:r w:rsidRPr="00903DBA">
        <w:rPr>
          <w:highlight w:val="white"/>
        </w:rPr>
        <w:t xml:space="preserve">              buffer[index] = ' ';</w:t>
      </w:r>
    </w:p>
    <w:p w14:paraId="03BA0590" w14:textId="77777777" w:rsidR="005B1C6D" w:rsidRPr="00903DBA" w:rsidRDefault="005B1C6D" w:rsidP="005B1C6D">
      <w:pPr>
        <w:pStyle w:val="Code"/>
        <w:rPr>
          <w:highlight w:val="white"/>
        </w:rPr>
      </w:pPr>
      <w:r w:rsidRPr="00903DBA">
        <w:rPr>
          <w:highlight w:val="white"/>
        </w:rPr>
        <w:t xml:space="preserve">            }</w:t>
      </w:r>
    </w:p>
    <w:p w14:paraId="127418B7" w14:textId="77777777" w:rsidR="005B1C6D" w:rsidRPr="00903DBA" w:rsidRDefault="005B1C6D" w:rsidP="005B1C6D">
      <w:pPr>
        <w:pStyle w:val="Code"/>
        <w:rPr>
          <w:highlight w:val="white"/>
        </w:rPr>
      </w:pPr>
      <w:r w:rsidRPr="00903DBA">
        <w:rPr>
          <w:highlight w:val="white"/>
        </w:rPr>
        <w:t xml:space="preserve">          }</w:t>
      </w:r>
    </w:p>
    <w:p w14:paraId="0AE4EF30" w14:textId="77777777" w:rsidR="005B1C6D" w:rsidRPr="00903DBA" w:rsidRDefault="005B1C6D" w:rsidP="005B1C6D">
      <w:pPr>
        <w:pStyle w:val="Code"/>
        <w:rPr>
          <w:highlight w:val="white"/>
        </w:rPr>
      </w:pPr>
      <w:r w:rsidRPr="00903DBA">
        <w:rPr>
          <w:highlight w:val="white"/>
        </w:rPr>
        <w:t xml:space="preserve">        }</w:t>
      </w:r>
    </w:p>
    <w:p w14:paraId="0BB8BB97" w14:textId="77777777" w:rsidR="005B1C6D" w:rsidRPr="00903DBA" w:rsidRDefault="005B1C6D" w:rsidP="005B1C6D">
      <w:pPr>
        <w:pStyle w:val="Code"/>
        <w:rPr>
          <w:highlight w:val="white"/>
        </w:rPr>
      </w:pPr>
      <w:r w:rsidRPr="00903DBA">
        <w:rPr>
          <w:highlight w:val="white"/>
        </w:rPr>
        <w:t xml:space="preserve">        else if ((buffer[index] == '\'')) {</w:t>
      </w:r>
    </w:p>
    <w:p w14:paraId="49013758" w14:textId="77777777" w:rsidR="005B1C6D" w:rsidRPr="00903DBA" w:rsidRDefault="005B1C6D" w:rsidP="005B1C6D">
      <w:pPr>
        <w:pStyle w:val="Code"/>
        <w:rPr>
          <w:highlight w:val="white"/>
        </w:rPr>
      </w:pPr>
      <w:r w:rsidRPr="00903DBA">
        <w:rPr>
          <w:highlight w:val="white"/>
        </w:rPr>
        <w:t xml:space="preserve">          ++index;</w:t>
      </w:r>
    </w:p>
    <w:p w14:paraId="4EB4FA3E" w14:textId="77777777" w:rsidR="005B1C6D" w:rsidRPr="00903DBA" w:rsidRDefault="005B1C6D" w:rsidP="005B1C6D">
      <w:pPr>
        <w:pStyle w:val="Code"/>
        <w:rPr>
          <w:highlight w:val="white"/>
        </w:rPr>
      </w:pPr>
    </w:p>
    <w:p w14:paraId="0FF0FD1C" w14:textId="77777777" w:rsidR="005B1C6D" w:rsidRPr="00903DBA" w:rsidRDefault="005B1C6D" w:rsidP="005B1C6D">
      <w:pPr>
        <w:pStyle w:val="Code"/>
        <w:rPr>
          <w:highlight w:val="white"/>
        </w:rPr>
      </w:pPr>
      <w:r w:rsidRPr="00903DBA">
        <w:rPr>
          <w:highlight w:val="white"/>
        </w:rPr>
        <w:t xml:space="preserve">          for (; true; ++index) {</w:t>
      </w:r>
    </w:p>
    <w:p w14:paraId="2B2AD3D2" w14:textId="77777777" w:rsidR="005B1C6D" w:rsidRPr="00903DBA" w:rsidRDefault="005B1C6D" w:rsidP="005B1C6D">
      <w:pPr>
        <w:pStyle w:val="Code"/>
        <w:rPr>
          <w:highlight w:val="white"/>
        </w:rPr>
      </w:pPr>
      <w:r w:rsidRPr="00903DBA">
        <w:rPr>
          <w:highlight w:val="white"/>
        </w:rPr>
        <w:t xml:space="preserve">            if (index == buffer.Length) {</w:t>
      </w:r>
    </w:p>
    <w:p w14:paraId="250CDF0E" w14:textId="77777777" w:rsidR="005B1C6D" w:rsidRPr="00903DBA" w:rsidRDefault="005B1C6D" w:rsidP="005B1C6D">
      <w:pPr>
        <w:pStyle w:val="Code"/>
        <w:rPr>
          <w:highlight w:val="white"/>
        </w:rPr>
      </w:pPr>
      <w:r w:rsidRPr="00903DBA">
        <w:rPr>
          <w:highlight w:val="white"/>
        </w:rPr>
        <w:t xml:space="preserve">              Assert.Error(Message.Unfinished_character);</w:t>
      </w:r>
    </w:p>
    <w:p w14:paraId="79D5E5AA" w14:textId="77777777" w:rsidR="005B1C6D" w:rsidRPr="00903DBA" w:rsidRDefault="005B1C6D" w:rsidP="005B1C6D">
      <w:pPr>
        <w:pStyle w:val="Code"/>
        <w:rPr>
          <w:highlight w:val="white"/>
        </w:rPr>
      </w:pPr>
      <w:r w:rsidRPr="00903DBA">
        <w:rPr>
          <w:highlight w:val="white"/>
        </w:rPr>
        <w:t xml:space="preserve">            }</w:t>
      </w:r>
    </w:p>
    <w:p w14:paraId="1DD892D6" w14:textId="77777777" w:rsidR="005B1C6D" w:rsidRPr="00903DBA" w:rsidRDefault="005B1C6D" w:rsidP="005B1C6D">
      <w:pPr>
        <w:pStyle w:val="Code"/>
        <w:rPr>
          <w:highlight w:val="white"/>
        </w:rPr>
      </w:pPr>
      <w:r w:rsidRPr="00903DBA">
        <w:rPr>
          <w:highlight w:val="white"/>
        </w:rPr>
        <w:t xml:space="preserve">            else if (buffer[index] == '\n') {</w:t>
      </w:r>
    </w:p>
    <w:p w14:paraId="1885DAC2" w14:textId="77777777" w:rsidR="005B1C6D" w:rsidRPr="00903DBA" w:rsidRDefault="005B1C6D" w:rsidP="005B1C6D">
      <w:pPr>
        <w:pStyle w:val="Code"/>
        <w:rPr>
          <w:highlight w:val="white"/>
        </w:rPr>
      </w:pPr>
      <w:r w:rsidRPr="00903DBA">
        <w:rPr>
          <w:highlight w:val="white"/>
        </w:rPr>
        <w:t xml:space="preserve">              Assert.Error(Message.Newline_in_character);</w:t>
      </w:r>
    </w:p>
    <w:p w14:paraId="62261519" w14:textId="77777777" w:rsidR="005B1C6D" w:rsidRPr="00903DBA" w:rsidRDefault="005B1C6D" w:rsidP="005B1C6D">
      <w:pPr>
        <w:pStyle w:val="Code"/>
        <w:rPr>
          <w:highlight w:val="white"/>
        </w:rPr>
      </w:pPr>
      <w:r w:rsidRPr="00903DBA">
        <w:rPr>
          <w:highlight w:val="white"/>
        </w:rPr>
        <w:t xml:space="preserve">            }</w:t>
      </w:r>
    </w:p>
    <w:p w14:paraId="6A044B01"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41BE46EC" w14:textId="77777777" w:rsidR="005B1C6D" w:rsidRPr="00903DBA" w:rsidRDefault="005B1C6D" w:rsidP="005B1C6D">
      <w:pPr>
        <w:pStyle w:val="Code"/>
        <w:rPr>
          <w:highlight w:val="white"/>
        </w:rPr>
      </w:pPr>
      <w:r w:rsidRPr="00903DBA">
        <w:rPr>
          <w:highlight w:val="white"/>
        </w:rPr>
        <w:t xml:space="preserve">              ++index;</w:t>
      </w:r>
    </w:p>
    <w:p w14:paraId="3BB3923E" w14:textId="77777777" w:rsidR="005B1C6D" w:rsidRPr="00903DBA" w:rsidRDefault="005B1C6D" w:rsidP="005B1C6D">
      <w:pPr>
        <w:pStyle w:val="Code"/>
        <w:rPr>
          <w:highlight w:val="white"/>
        </w:rPr>
      </w:pPr>
      <w:r w:rsidRPr="00903DBA">
        <w:rPr>
          <w:highlight w:val="white"/>
        </w:rPr>
        <w:t xml:space="preserve">            }</w:t>
      </w:r>
    </w:p>
    <w:p w14:paraId="72FE2B70" w14:textId="77777777" w:rsidR="005B1C6D" w:rsidRPr="00903DBA" w:rsidRDefault="005B1C6D" w:rsidP="005B1C6D">
      <w:pPr>
        <w:pStyle w:val="Code"/>
        <w:rPr>
          <w:highlight w:val="white"/>
        </w:rPr>
      </w:pPr>
      <w:r w:rsidRPr="00903DBA">
        <w:rPr>
          <w:highlight w:val="white"/>
        </w:rPr>
        <w:t xml:space="preserve">            else if (buffer[index] == '\'') {</w:t>
      </w:r>
    </w:p>
    <w:p w14:paraId="1BD55C81" w14:textId="77777777" w:rsidR="005B1C6D" w:rsidRPr="00903DBA" w:rsidRDefault="005B1C6D" w:rsidP="005B1C6D">
      <w:pPr>
        <w:pStyle w:val="Code"/>
        <w:rPr>
          <w:highlight w:val="white"/>
        </w:rPr>
      </w:pPr>
      <w:r w:rsidRPr="00903DBA">
        <w:rPr>
          <w:highlight w:val="white"/>
        </w:rPr>
        <w:t xml:space="preserve">              break;</w:t>
      </w:r>
    </w:p>
    <w:p w14:paraId="634A7B3B" w14:textId="77777777" w:rsidR="005B1C6D" w:rsidRPr="00903DBA" w:rsidRDefault="005B1C6D" w:rsidP="005B1C6D">
      <w:pPr>
        <w:pStyle w:val="Code"/>
        <w:rPr>
          <w:highlight w:val="white"/>
        </w:rPr>
      </w:pPr>
      <w:r w:rsidRPr="00903DBA">
        <w:rPr>
          <w:highlight w:val="white"/>
        </w:rPr>
        <w:t xml:space="preserve">            }</w:t>
      </w:r>
    </w:p>
    <w:p w14:paraId="3B667361" w14:textId="77777777" w:rsidR="005B1C6D" w:rsidRPr="00903DBA" w:rsidRDefault="005B1C6D" w:rsidP="005B1C6D">
      <w:pPr>
        <w:pStyle w:val="Code"/>
        <w:rPr>
          <w:highlight w:val="white"/>
        </w:rPr>
      </w:pPr>
      <w:r w:rsidRPr="00903DBA">
        <w:rPr>
          <w:highlight w:val="white"/>
        </w:rPr>
        <w:t xml:space="preserve">          }</w:t>
      </w:r>
    </w:p>
    <w:p w14:paraId="64652E1F" w14:textId="77777777" w:rsidR="005B1C6D" w:rsidRPr="00903DBA" w:rsidRDefault="005B1C6D" w:rsidP="005B1C6D">
      <w:pPr>
        <w:pStyle w:val="Code"/>
        <w:rPr>
          <w:highlight w:val="white"/>
        </w:rPr>
      </w:pPr>
      <w:r w:rsidRPr="00903DBA">
        <w:rPr>
          <w:highlight w:val="white"/>
        </w:rPr>
        <w:t xml:space="preserve">        }</w:t>
      </w:r>
    </w:p>
    <w:p w14:paraId="18A74BF5" w14:textId="77777777" w:rsidR="005B1C6D" w:rsidRPr="00903DBA" w:rsidRDefault="005B1C6D" w:rsidP="005B1C6D">
      <w:pPr>
        <w:pStyle w:val="Code"/>
        <w:rPr>
          <w:highlight w:val="white"/>
        </w:rPr>
      </w:pPr>
      <w:r w:rsidRPr="00903DBA">
        <w:rPr>
          <w:highlight w:val="white"/>
        </w:rPr>
        <w:t xml:space="preserve">        else if ((buffer[index] == '\"')) {</w:t>
      </w:r>
    </w:p>
    <w:p w14:paraId="6519B0AC" w14:textId="77777777" w:rsidR="005B1C6D" w:rsidRPr="00903DBA" w:rsidRDefault="005B1C6D" w:rsidP="005B1C6D">
      <w:pPr>
        <w:pStyle w:val="Code"/>
        <w:rPr>
          <w:highlight w:val="white"/>
        </w:rPr>
      </w:pPr>
      <w:r w:rsidRPr="00903DBA">
        <w:rPr>
          <w:highlight w:val="white"/>
        </w:rPr>
        <w:t xml:space="preserve">          ++index;</w:t>
      </w:r>
    </w:p>
    <w:p w14:paraId="259B98F1" w14:textId="77777777" w:rsidR="005B1C6D" w:rsidRPr="00903DBA" w:rsidRDefault="005B1C6D" w:rsidP="005B1C6D">
      <w:pPr>
        <w:pStyle w:val="Code"/>
        <w:rPr>
          <w:highlight w:val="white"/>
        </w:rPr>
      </w:pPr>
    </w:p>
    <w:p w14:paraId="5D4722F3" w14:textId="77777777" w:rsidR="005B1C6D" w:rsidRPr="00903DBA" w:rsidRDefault="005B1C6D" w:rsidP="005B1C6D">
      <w:pPr>
        <w:pStyle w:val="Code"/>
        <w:rPr>
          <w:highlight w:val="white"/>
        </w:rPr>
      </w:pPr>
      <w:r w:rsidRPr="00903DBA">
        <w:rPr>
          <w:highlight w:val="white"/>
        </w:rPr>
        <w:t xml:space="preserve">          for (; true; ++index) {</w:t>
      </w:r>
    </w:p>
    <w:p w14:paraId="0D14B679" w14:textId="77777777" w:rsidR="005B1C6D" w:rsidRPr="00903DBA" w:rsidRDefault="005B1C6D" w:rsidP="005B1C6D">
      <w:pPr>
        <w:pStyle w:val="Code"/>
        <w:rPr>
          <w:highlight w:val="white"/>
        </w:rPr>
      </w:pPr>
      <w:r w:rsidRPr="00903DBA">
        <w:rPr>
          <w:highlight w:val="white"/>
        </w:rPr>
        <w:t xml:space="preserve">            if (index == buffer.Length) {</w:t>
      </w:r>
    </w:p>
    <w:p w14:paraId="6EA8EC89" w14:textId="77777777" w:rsidR="005B1C6D" w:rsidRPr="00903DBA" w:rsidRDefault="005B1C6D" w:rsidP="005B1C6D">
      <w:pPr>
        <w:pStyle w:val="Code"/>
        <w:rPr>
          <w:highlight w:val="white"/>
        </w:rPr>
      </w:pPr>
      <w:r w:rsidRPr="00903DBA">
        <w:rPr>
          <w:highlight w:val="white"/>
        </w:rPr>
        <w:t xml:space="preserve">              Assert.Error(Message.Unfinished_string);</w:t>
      </w:r>
    </w:p>
    <w:p w14:paraId="618746E4" w14:textId="77777777" w:rsidR="005B1C6D" w:rsidRPr="00903DBA" w:rsidRDefault="005B1C6D" w:rsidP="005B1C6D">
      <w:pPr>
        <w:pStyle w:val="Code"/>
        <w:rPr>
          <w:highlight w:val="white"/>
        </w:rPr>
      </w:pPr>
      <w:r w:rsidRPr="00903DBA">
        <w:rPr>
          <w:highlight w:val="white"/>
        </w:rPr>
        <w:t xml:space="preserve">            }</w:t>
      </w:r>
    </w:p>
    <w:p w14:paraId="1DB7943D" w14:textId="77777777" w:rsidR="005B1C6D" w:rsidRPr="00903DBA" w:rsidRDefault="005B1C6D" w:rsidP="005B1C6D">
      <w:pPr>
        <w:pStyle w:val="Code"/>
        <w:rPr>
          <w:highlight w:val="white"/>
        </w:rPr>
      </w:pPr>
      <w:r w:rsidRPr="00903DBA">
        <w:rPr>
          <w:highlight w:val="white"/>
        </w:rPr>
        <w:t xml:space="preserve">            else if (buffer[index] == '\n') {</w:t>
      </w:r>
    </w:p>
    <w:p w14:paraId="26BEA1DB" w14:textId="77777777" w:rsidR="005B1C6D" w:rsidRPr="00903DBA" w:rsidRDefault="005B1C6D" w:rsidP="005B1C6D">
      <w:pPr>
        <w:pStyle w:val="Code"/>
        <w:rPr>
          <w:highlight w:val="white"/>
        </w:rPr>
      </w:pPr>
      <w:r w:rsidRPr="00903DBA">
        <w:rPr>
          <w:highlight w:val="white"/>
        </w:rPr>
        <w:t xml:space="preserve">              Assert.Error(Message.Newline_in_string);</w:t>
      </w:r>
    </w:p>
    <w:p w14:paraId="7A542326" w14:textId="77777777" w:rsidR="005B1C6D" w:rsidRPr="00903DBA" w:rsidRDefault="005B1C6D" w:rsidP="005B1C6D">
      <w:pPr>
        <w:pStyle w:val="Code"/>
        <w:rPr>
          <w:highlight w:val="white"/>
        </w:rPr>
      </w:pPr>
      <w:r w:rsidRPr="00903DBA">
        <w:rPr>
          <w:highlight w:val="white"/>
        </w:rPr>
        <w:t xml:space="preserve">            }</w:t>
      </w:r>
    </w:p>
    <w:p w14:paraId="08D56BC8" w14:textId="77777777" w:rsidR="005B1C6D" w:rsidRPr="00903DBA" w:rsidRDefault="005B1C6D" w:rsidP="005B1C6D">
      <w:pPr>
        <w:pStyle w:val="Code"/>
        <w:rPr>
          <w:highlight w:val="white"/>
        </w:rPr>
      </w:pPr>
      <w:r w:rsidRPr="00903DBA">
        <w:rPr>
          <w:highlight w:val="white"/>
        </w:rPr>
        <w:t xml:space="preserve">            else if ((buffer[index] == '\\') &amp;&amp; (buffer[index] == '\"')) {</w:t>
      </w:r>
    </w:p>
    <w:p w14:paraId="7E949E9C" w14:textId="77777777" w:rsidR="005B1C6D" w:rsidRPr="00903DBA" w:rsidRDefault="005B1C6D" w:rsidP="005B1C6D">
      <w:pPr>
        <w:pStyle w:val="Code"/>
        <w:rPr>
          <w:highlight w:val="white"/>
        </w:rPr>
      </w:pPr>
      <w:r w:rsidRPr="00903DBA">
        <w:rPr>
          <w:highlight w:val="white"/>
        </w:rPr>
        <w:t xml:space="preserve">              ++index;</w:t>
      </w:r>
    </w:p>
    <w:p w14:paraId="2695C767" w14:textId="77777777" w:rsidR="005B1C6D" w:rsidRPr="00903DBA" w:rsidRDefault="005B1C6D" w:rsidP="005B1C6D">
      <w:pPr>
        <w:pStyle w:val="Code"/>
        <w:rPr>
          <w:highlight w:val="white"/>
        </w:rPr>
      </w:pPr>
      <w:r w:rsidRPr="00903DBA">
        <w:rPr>
          <w:highlight w:val="white"/>
        </w:rPr>
        <w:t xml:space="preserve">            }</w:t>
      </w:r>
    </w:p>
    <w:p w14:paraId="5B0F704A" w14:textId="77777777" w:rsidR="005B1C6D" w:rsidRPr="00903DBA" w:rsidRDefault="005B1C6D" w:rsidP="005B1C6D">
      <w:pPr>
        <w:pStyle w:val="Code"/>
        <w:rPr>
          <w:highlight w:val="white"/>
        </w:rPr>
      </w:pPr>
      <w:r w:rsidRPr="00903DBA">
        <w:rPr>
          <w:highlight w:val="white"/>
        </w:rPr>
        <w:t xml:space="preserve">            else if (buffer[index] == '\"') {</w:t>
      </w:r>
    </w:p>
    <w:p w14:paraId="7A53B7B9" w14:textId="77777777" w:rsidR="005B1C6D" w:rsidRPr="00903DBA" w:rsidRDefault="005B1C6D" w:rsidP="005B1C6D">
      <w:pPr>
        <w:pStyle w:val="Code"/>
        <w:rPr>
          <w:highlight w:val="white"/>
        </w:rPr>
      </w:pPr>
      <w:r w:rsidRPr="00903DBA">
        <w:rPr>
          <w:highlight w:val="white"/>
        </w:rPr>
        <w:t xml:space="preserve">              break;</w:t>
      </w:r>
    </w:p>
    <w:p w14:paraId="78BC232C" w14:textId="77777777" w:rsidR="005B1C6D" w:rsidRPr="00903DBA" w:rsidRDefault="005B1C6D" w:rsidP="005B1C6D">
      <w:pPr>
        <w:pStyle w:val="Code"/>
        <w:rPr>
          <w:highlight w:val="white"/>
        </w:rPr>
      </w:pPr>
      <w:r w:rsidRPr="00903DBA">
        <w:rPr>
          <w:highlight w:val="white"/>
        </w:rPr>
        <w:t xml:space="preserve">            }</w:t>
      </w:r>
    </w:p>
    <w:p w14:paraId="649E4FA2" w14:textId="77777777" w:rsidR="005B1C6D" w:rsidRPr="00903DBA" w:rsidRDefault="005B1C6D" w:rsidP="005B1C6D">
      <w:pPr>
        <w:pStyle w:val="Code"/>
        <w:rPr>
          <w:highlight w:val="white"/>
        </w:rPr>
      </w:pPr>
      <w:r w:rsidRPr="00903DBA">
        <w:rPr>
          <w:highlight w:val="white"/>
        </w:rPr>
        <w:t xml:space="preserve">          }</w:t>
      </w:r>
    </w:p>
    <w:p w14:paraId="2861F569" w14:textId="77777777" w:rsidR="005B1C6D" w:rsidRPr="00903DBA" w:rsidRDefault="005B1C6D" w:rsidP="005B1C6D">
      <w:pPr>
        <w:pStyle w:val="Code"/>
        <w:rPr>
          <w:highlight w:val="white"/>
        </w:rPr>
      </w:pPr>
      <w:r w:rsidRPr="00903DBA">
        <w:rPr>
          <w:highlight w:val="white"/>
        </w:rPr>
        <w:t xml:space="preserve">        }</w:t>
      </w:r>
    </w:p>
    <w:p w14:paraId="511084C6" w14:textId="77777777" w:rsidR="005B1C6D" w:rsidRPr="00903DBA" w:rsidRDefault="005B1C6D" w:rsidP="005B1C6D">
      <w:pPr>
        <w:pStyle w:val="Code"/>
        <w:rPr>
          <w:highlight w:val="white"/>
        </w:rPr>
      </w:pPr>
      <w:r w:rsidRPr="00903DBA">
        <w:rPr>
          <w:highlight w:val="white"/>
        </w:rPr>
        <w:t xml:space="preserve">        else if (buffer[index] == '\n') {</w:t>
      </w:r>
    </w:p>
    <w:p w14:paraId="01C292A6" w14:textId="77777777" w:rsidR="005B1C6D" w:rsidRPr="00903DBA" w:rsidRDefault="005B1C6D" w:rsidP="005B1C6D">
      <w:pPr>
        <w:pStyle w:val="Code"/>
        <w:rPr>
          <w:highlight w:val="white"/>
        </w:rPr>
      </w:pPr>
      <w:r w:rsidRPr="00903DBA">
        <w:rPr>
          <w:highlight w:val="white"/>
        </w:rPr>
        <w:t xml:space="preserve">          ++CCompiler_Main.Scanner.Line;</w:t>
      </w:r>
    </w:p>
    <w:p w14:paraId="2080A14E" w14:textId="77777777" w:rsidR="005B1C6D" w:rsidRPr="00903DBA" w:rsidRDefault="005B1C6D" w:rsidP="005B1C6D">
      <w:pPr>
        <w:pStyle w:val="Code"/>
        <w:rPr>
          <w:highlight w:val="white"/>
        </w:rPr>
      </w:pPr>
      <w:r w:rsidRPr="00903DBA">
        <w:rPr>
          <w:highlight w:val="white"/>
        </w:rPr>
        <w:t xml:space="preserve">        }</w:t>
      </w:r>
    </w:p>
    <w:p w14:paraId="01B8ED42" w14:textId="77777777" w:rsidR="005B1C6D" w:rsidRPr="00903DBA" w:rsidRDefault="005B1C6D" w:rsidP="005B1C6D">
      <w:pPr>
        <w:pStyle w:val="Code"/>
        <w:rPr>
          <w:highlight w:val="white"/>
        </w:rPr>
      </w:pPr>
      <w:r w:rsidRPr="00903DBA">
        <w:rPr>
          <w:highlight w:val="white"/>
        </w:rPr>
        <w:t xml:space="preserve">      }</w:t>
      </w:r>
    </w:p>
    <w:p w14:paraId="2E729EC5" w14:textId="77777777" w:rsidR="005B1C6D" w:rsidRPr="00903DBA" w:rsidRDefault="005B1C6D" w:rsidP="005B1C6D">
      <w:pPr>
        <w:pStyle w:val="Code"/>
        <w:rPr>
          <w:highlight w:val="white"/>
        </w:rPr>
      </w:pPr>
      <w:r w:rsidRPr="00903DBA">
        <w:rPr>
          <w:highlight w:val="white"/>
        </w:rPr>
        <w:t xml:space="preserve">    }</w:t>
      </w:r>
    </w:p>
    <w:p w14:paraId="7E41C255" w14:textId="77777777" w:rsidR="005B1C6D" w:rsidRPr="00903DBA" w:rsidRDefault="005B1C6D" w:rsidP="005B1C6D">
      <w:pPr>
        <w:pStyle w:val="Rubrik3"/>
      </w:pPr>
      <w:bookmarkStart w:id="504" w:name="_Ref418258402"/>
      <w:bookmarkStart w:id="505" w:name="_Toc57656154"/>
      <w:r w:rsidRPr="00903DBA">
        <w:t>Slash Codes</w:t>
      </w:r>
      <w:bookmarkEnd w:id="504"/>
      <w:bookmarkEnd w:id="505"/>
    </w:p>
    <w:p w14:paraId="3BC934C2" w14:textId="77777777" w:rsidR="005B1C6D" w:rsidRPr="00903DBA" w:rsidRDefault="005B1C6D" w:rsidP="005B1C6D">
      <w:r w:rsidRPr="00903DBA">
        <w:t xml:space="preserve">The </w:t>
      </w:r>
      <w:proofErr w:type="spellStart"/>
      <w:r w:rsidRPr="00903DBA">
        <w:rPr>
          <w:rStyle w:val="CodeInText0"/>
        </w:rPr>
        <w:t>slashToChar</w:t>
      </w:r>
      <w:proofErr w:type="spellEnd"/>
      <w:r w:rsidRPr="00903DBA">
        <w:t xml:space="preserve"> method inspect the character succeeding the slash.</w:t>
      </w:r>
    </w:p>
    <w:p w14:paraId="30F9D650" w14:textId="5E837580" w:rsidR="005B1C6D" w:rsidRPr="00903DBA" w:rsidRDefault="005B1C6D" w:rsidP="005B1C6D">
      <w:r w:rsidRPr="00903DBA">
        <w:t xml:space="preserve">If the characters following the slash are a </w:t>
      </w:r>
      <w:r w:rsidR="008737FB" w:rsidRPr="00903DBA">
        <w:t>lowercase</w:t>
      </w:r>
      <w:r w:rsidR="004665F1" w:rsidRPr="00903DBA">
        <w:t xml:space="preserve"> ‘x’</w:t>
      </w:r>
      <w:r w:rsidR="008737FB" w:rsidRPr="00903DBA">
        <w:t xml:space="preserve"> </w:t>
      </w:r>
      <w:r w:rsidR="001F6F83">
        <w:t>or an uppercase</w:t>
      </w:r>
      <w:r w:rsidR="004665F1" w:rsidRPr="00903DBA">
        <w:t xml:space="preserve"> ‘X’ </w:t>
      </w:r>
      <w:r w:rsidRPr="00903DBA">
        <w:t xml:space="preserve">and one or two hexadecimal </w:t>
      </w:r>
      <w:r w:rsidR="003D43C2" w:rsidRPr="00903DBA">
        <w:t>digits</w:t>
      </w:r>
      <w:r w:rsidRPr="00903DBA">
        <w:t xml:space="preserve">, or three octal </w:t>
      </w:r>
      <w:r w:rsidR="003D43C2" w:rsidRPr="00903DBA">
        <w:t xml:space="preserve">digits XXX </w:t>
      </w:r>
      <w:r w:rsidRPr="00903DBA">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903DBA" w:rsidRDefault="005B1C6D" w:rsidP="005B1C6D">
      <w:r w:rsidRPr="00903DBA">
        <w:t xml:space="preserve">If the three, two, or one characters following the slash are octal digits, the value of the digits is </w:t>
      </w:r>
      <w:proofErr w:type="gramStart"/>
      <w:r w:rsidRPr="00903DBA">
        <w:t>calculated</w:t>
      </w:r>
      <w:proofErr w:type="gramEnd"/>
      <w:r w:rsidRPr="00903DBA">
        <w:t xml:space="preserve"> and the slash sequence is replaced by the character with the ASCII value of the octal digits. If the value of the digits exceeds 255, an error is reported.</w:t>
      </w:r>
    </w:p>
    <w:p w14:paraId="303500BA" w14:textId="571A068A" w:rsidR="005B1C6D" w:rsidRPr="00903DBA" w:rsidRDefault="005B1C6D" w:rsidP="005B1C6D">
      <w:pPr>
        <w:rPr>
          <w:noProof/>
        </w:rPr>
      </w:pPr>
      <w:r w:rsidRPr="00903DBA">
        <w:t xml:space="preserve">If the character following the slash is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and two or one hexadecimal digits, the value of the digits is calculated, and the slash sequence is replaced by the character with the ASCII value of the hexadecimal digits. A </w:t>
      </w:r>
      <w:r w:rsidR="008737FB" w:rsidRPr="00903DBA">
        <w:t xml:space="preserve">lowercase </w:t>
      </w:r>
      <w:r w:rsidR="004665F1" w:rsidRPr="00903DBA">
        <w:t xml:space="preserve">‘x’ </w:t>
      </w:r>
      <w:r w:rsidR="001F6F83">
        <w:t>or an uppercase</w:t>
      </w:r>
      <w:r w:rsidRPr="00903DBA">
        <w:t xml:space="preserve"> </w:t>
      </w:r>
      <w:r w:rsidR="004665F1" w:rsidRPr="00903DBA">
        <w:t>‘X’</w:t>
      </w:r>
      <w:r w:rsidRPr="00903DBA">
        <w:t xml:space="preserve"> not followed by at least one hexadecimal digit results in an error being reported.</w:t>
      </w:r>
    </w:p>
    <w:p w14:paraId="7C69A57A" w14:textId="77777777" w:rsidR="005B1C6D" w:rsidRPr="00903DBA" w:rsidRDefault="005B1C6D" w:rsidP="005B1C6D">
      <w:r w:rsidRPr="00903DBA">
        <w:t>If none of the cases above applies, an error is reported.</w:t>
      </w:r>
    </w:p>
    <w:p w14:paraId="7BFE2537" w14:textId="77777777" w:rsidR="005B1C6D" w:rsidRPr="00903DBA" w:rsidRDefault="005B1C6D" w:rsidP="005B1C6D">
      <w:r w:rsidRPr="00903DBA">
        <w:t xml:space="preserve">When the character or string has been translated from slash codes to regular characters, </w:t>
      </w:r>
      <w:proofErr w:type="spellStart"/>
      <w:r w:rsidRPr="00903DBA">
        <w:rPr>
          <w:rStyle w:val="CodeInText0"/>
        </w:rPr>
        <w:t>charToOctal</w:t>
      </w:r>
      <w:proofErr w:type="spellEnd"/>
      <w:r w:rsidRPr="00903DBA">
        <w:t xml:space="preserve"> is called to translate them to octal slash codes.</w:t>
      </w:r>
    </w:p>
    <w:p w14:paraId="5FE69E66" w14:textId="77777777" w:rsidR="005B1C6D" w:rsidRPr="00903DBA" w:rsidRDefault="005B1C6D" w:rsidP="005B1C6D">
      <w:r w:rsidRPr="00903DBA">
        <w:t xml:space="preserve">The </w:t>
      </w:r>
      <w:proofErr w:type="spellStart"/>
      <w:r w:rsidRPr="00903DBA">
        <w:rPr>
          <w:rStyle w:val="CodeInText0"/>
        </w:rPr>
        <w:t>octalToChar</w:t>
      </w:r>
      <w:proofErr w:type="spellEnd"/>
      <w:r w:rsidRPr="00903DBA">
        <w:t xml:space="preserve"> method is called by the scanner to </w:t>
      </w:r>
      <w:proofErr w:type="spellStart"/>
      <w:r w:rsidRPr="00903DBA">
        <w:t>tralform</w:t>
      </w:r>
      <w:proofErr w:type="spellEnd"/>
      <w:r w:rsidRPr="00903DBA">
        <w:t xml:space="preserve"> the octal </w:t>
      </w:r>
      <w:proofErr w:type="spellStart"/>
      <w:r w:rsidRPr="00903DBA">
        <w:t>shalch</w:t>
      </w:r>
      <w:proofErr w:type="spellEnd"/>
      <w:r w:rsidRPr="00903DBA">
        <w:t xml:space="preserve"> codes into regular characters.</w:t>
      </w:r>
    </w:p>
    <w:p w14:paraId="2D578CCB" w14:textId="77777777" w:rsidR="005B1C6D" w:rsidRPr="00903DBA" w:rsidRDefault="005B1C6D" w:rsidP="005B1C6D">
      <w:pPr>
        <w:pStyle w:val="Rubrik3"/>
      </w:pPr>
      <w:bookmarkStart w:id="506" w:name="_Toc57656155"/>
      <w:r w:rsidRPr="00903DBA">
        <w:t>The Line List</w:t>
      </w:r>
      <w:bookmarkEnd w:id="506"/>
    </w:p>
    <w:p w14:paraId="12C10424" w14:textId="77777777" w:rsidR="005B1C6D" w:rsidRPr="00903DBA" w:rsidRDefault="005B1C6D" w:rsidP="005B1C6D">
      <w:r w:rsidRPr="00903DBA">
        <w:t xml:space="preserve">When the buffer has been modified in accordance with the methods above, it is time to transform it into a list of lines to process the preprocessors directives. The transformation is simple, we just use the </w:t>
      </w:r>
      <w:r w:rsidRPr="00903DBA">
        <w:rPr>
          <w:rStyle w:val="CodeInText"/>
        </w:rPr>
        <w:t>split</w:t>
      </w:r>
      <w:r w:rsidRPr="00903DBA">
        <w:t xml:space="preserve"> method. We add an extra blank line in the last line is a macro definition that ends with two slashes (“\\”).</w:t>
      </w:r>
    </w:p>
    <w:p w14:paraId="11C89BFE" w14:textId="77777777" w:rsidR="005B1C6D" w:rsidRPr="00903DBA" w:rsidRDefault="005B1C6D" w:rsidP="005B1C6D">
      <w:pPr>
        <w:pStyle w:val="Code"/>
        <w:rPr>
          <w:highlight w:val="white"/>
        </w:rPr>
      </w:pPr>
      <w:r w:rsidRPr="00903DBA">
        <w:rPr>
          <w:highlight w:val="white"/>
        </w:rPr>
        <w:t xml:space="preserve">    private List&lt;string&gt; GenerateLineList(string text) {</w:t>
      </w:r>
    </w:p>
    <w:p w14:paraId="58151A9E" w14:textId="77777777" w:rsidR="005B1C6D" w:rsidRPr="00903DBA" w:rsidRDefault="005B1C6D" w:rsidP="005B1C6D">
      <w:pPr>
        <w:pStyle w:val="Code"/>
        <w:rPr>
          <w:highlight w:val="white"/>
        </w:rPr>
      </w:pPr>
      <w:r w:rsidRPr="00903DBA">
        <w:rPr>
          <w:highlight w:val="white"/>
        </w:rPr>
        <w:t xml:space="preserve">      List&lt;string&gt; trimList = new List&lt;string&gt;();</w:t>
      </w:r>
    </w:p>
    <w:p w14:paraId="3CAAF3D8" w14:textId="77777777" w:rsidR="005B1C6D" w:rsidRPr="00903DBA" w:rsidRDefault="005B1C6D" w:rsidP="005B1C6D">
      <w:pPr>
        <w:pStyle w:val="Code"/>
        <w:rPr>
          <w:highlight w:val="white"/>
        </w:rPr>
      </w:pPr>
      <w:r w:rsidRPr="00903DBA">
        <w:rPr>
          <w:highlight w:val="white"/>
        </w:rPr>
        <w:t xml:space="preserve">      foreach (string line in text.Split('\n')) {</w:t>
      </w:r>
    </w:p>
    <w:p w14:paraId="05597426" w14:textId="77777777" w:rsidR="005B1C6D" w:rsidRPr="00903DBA" w:rsidRDefault="005B1C6D" w:rsidP="005B1C6D">
      <w:pPr>
        <w:pStyle w:val="Code"/>
        <w:rPr>
          <w:highlight w:val="white"/>
        </w:rPr>
      </w:pPr>
      <w:r w:rsidRPr="00903DBA">
        <w:rPr>
          <w:highlight w:val="white"/>
        </w:rPr>
        <w:t xml:space="preserve">        trimList.Add(line.Trim());</w:t>
      </w:r>
    </w:p>
    <w:p w14:paraId="53C97EA4" w14:textId="77777777" w:rsidR="005B1C6D" w:rsidRPr="00903DBA" w:rsidRDefault="005B1C6D" w:rsidP="005B1C6D">
      <w:pPr>
        <w:pStyle w:val="Code"/>
        <w:rPr>
          <w:highlight w:val="white"/>
        </w:rPr>
      </w:pPr>
      <w:r w:rsidRPr="00903DBA">
        <w:rPr>
          <w:highlight w:val="white"/>
        </w:rPr>
        <w:t xml:space="preserve">      }</w:t>
      </w:r>
    </w:p>
    <w:p w14:paraId="740C3331" w14:textId="77777777" w:rsidR="005B1C6D" w:rsidRPr="00903DBA" w:rsidRDefault="005B1C6D" w:rsidP="005B1C6D">
      <w:pPr>
        <w:pStyle w:val="Code"/>
        <w:rPr>
          <w:highlight w:val="white"/>
        </w:rPr>
      </w:pPr>
    </w:p>
    <w:p w14:paraId="1314C1EF" w14:textId="77777777" w:rsidR="005B1C6D" w:rsidRPr="00903DBA" w:rsidRDefault="005B1C6D" w:rsidP="005B1C6D">
      <w:pPr>
        <w:pStyle w:val="Code"/>
        <w:rPr>
          <w:highlight w:val="white"/>
        </w:rPr>
      </w:pPr>
      <w:r w:rsidRPr="00903DBA">
        <w:rPr>
          <w:highlight w:val="white"/>
        </w:rPr>
        <w:t xml:space="preserve">      int index = 0;</w:t>
      </w:r>
    </w:p>
    <w:p w14:paraId="1E60AD4A" w14:textId="77777777" w:rsidR="005B1C6D" w:rsidRPr="00903DBA" w:rsidRDefault="005B1C6D" w:rsidP="005B1C6D">
      <w:pPr>
        <w:pStyle w:val="Code"/>
        <w:rPr>
          <w:highlight w:val="white"/>
        </w:rPr>
      </w:pPr>
      <w:r w:rsidRPr="00903DBA">
        <w:rPr>
          <w:highlight w:val="white"/>
        </w:rPr>
        <w:t xml:space="preserve">      List&lt;string&gt; resultList = new List&lt;string&gt;();</w:t>
      </w:r>
    </w:p>
    <w:p w14:paraId="7DE4C3F3" w14:textId="77777777" w:rsidR="005B1C6D" w:rsidRPr="00903DBA" w:rsidRDefault="005B1C6D" w:rsidP="005B1C6D">
      <w:pPr>
        <w:pStyle w:val="Code"/>
        <w:rPr>
          <w:highlight w:val="white"/>
        </w:rPr>
      </w:pPr>
    </w:p>
    <w:p w14:paraId="4C3E39D6" w14:textId="77777777" w:rsidR="005B1C6D" w:rsidRPr="00903DBA" w:rsidRDefault="005B1C6D" w:rsidP="005B1C6D">
      <w:pPr>
        <w:pStyle w:val="Code"/>
        <w:rPr>
          <w:highlight w:val="white"/>
        </w:rPr>
      </w:pPr>
      <w:r w:rsidRPr="00903DBA">
        <w:rPr>
          <w:highlight w:val="white"/>
        </w:rPr>
        <w:t xml:space="preserve">      while (index &lt; trimList.Count) {</w:t>
      </w:r>
    </w:p>
    <w:p w14:paraId="0A3DAAA0" w14:textId="77777777" w:rsidR="005B1C6D" w:rsidRPr="00903DBA" w:rsidRDefault="005B1C6D" w:rsidP="005B1C6D">
      <w:pPr>
        <w:pStyle w:val="Code"/>
        <w:rPr>
          <w:highlight w:val="white"/>
        </w:rPr>
      </w:pPr>
      <w:r w:rsidRPr="00903DBA">
        <w:rPr>
          <w:highlight w:val="white"/>
        </w:rPr>
        <w:t xml:space="preserve">        if (trimList[index].StartsWith("#")) {</w:t>
      </w:r>
    </w:p>
    <w:p w14:paraId="7AC77478" w14:textId="77777777" w:rsidR="005B1C6D" w:rsidRPr="00903DBA" w:rsidRDefault="005B1C6D" w:rsidP="005B1C6D">
      <w:pPr>
        <w:pStyle w:val="Code"/>
        <w:rPr>
          <w:highlight w:val="white"/>
        </w:rPr>
      </w:pPr>
      <w:r w:rsidRPr="00903DBA">
        <w:rPr>
          <w:highlight w:val="white"/>
        </w:rPr>
        <w:t xml:space="preserve">          StringBuilder buffer = new StringBuilder();</w:t>
      </w:r>
    </w:p>
    <w:p w14:paraId="50CC1036" w14:textId="77777777" w:rsidR="005B1C6D" w:rsidRPr="00903DBA" w:rsidRDefault="005B1C6D" w:rsidP="005B1C6D">
      <w:pPr>
        <w:pStyle w:val="Code"/>
        <w:rPr>
          <w:highlight w:val="white"/>
        </w:rPr>
      </w:pPr>
    </w:p>
    <w:p w14:paraId="3F96C1C2" w14:textId="77777777" w:rsidR="005B1C6D" w:rsidRPr="00903DBA" w:rsidRDefault="005B1C6D" w:rsidP="005B1C6D">
      <w:pPr>
        <w:pStyle w:val="Code"/>
        <w:rPr>
          <w:highlight w:val="white"/>
        </w:rPr>
      </w:pPr>
      <w:r w:rsidRPr="00903DBA">
        <w:rPr>
          <w:highlight w:val="white"/>
        </w:rPr>
        <w:t xml:space="preserve">          for (; (index &lt; trimList.Count) &amp;&amp; trimList[index].EndsWith("\\");</w:t>
      </w:r>
    </w:p>
    <w:p w14:paraId="1593F6A9" w14:textId="77777777" w:rsidR="005B1C6D" w:rsidRPr="00903DBA" w:rsidRDefault="005B1C6D" w:rsidP="005B1C6D">
      <w:pPr>
        <w:pStyle w:val="Code"/>
        <w:rPr>
          <w:highlight w:val="white"/>
        </w:rPr>
      </w:pPr>
      <w:r w:rsidRPr="00903DBA">
        <w:rPr>
          <w:highlight w:val="white"/>
        </w:rPr>
        <w:t xml:space="preserve">               ++index) {</w:t>
      </w:r>
    </w:p>
    <w:p w14:paraId="686A7A4C" w14:textId="77777777" w:rsidR="005B1C6D" w:rsidRPr="00903DBA" w:rsidRDefault="005B1C6D" w:rsidP="005B1C6D">
      <w:pPr>
        <w:pStyle w:val="Code"/>
        <w:rPr>
          <w:highlight w:val="white"/>
        </w:rPr>
      </w:pPr>
      <w:r w:rsidRPr="00903DBA">
        <w:rPr>
          <w:highlight w:val="white"/>
        </w:rPr>
        <w:t xml:space="preserve">            buffer.Append(trimList[index].</w:t>
      </w:r>
    </w:p>
    <w:p w14:paraId="57E2ABB2" w14:textId="77777777" w:rsidR="005B1C6D" w:rsidRPr="00903DBA" w:rsidRDefault="005B1C6D" w:rsidP="005B1C6D">
      <w:pPr>
        <w:pStyle w:val="Code"/>
        <w:rPr>
          <w:highlight w:val="white"/>
        </w:rPr>
      </w:pPr>
      <w:r w:rsidRPr="00903DBA">
        <w:rPr>
          <w:highlight w:val="white"/>
        </w:rPr>
        <w:t xml:space="preserve">                          Substring(0, trimList[index].Length - 1) + "\n");</w:t>
      </w:r>
    </w:p>
    <w:p w14:paraId="2DE1AFB2" w14:textId="77777777" w:rsidR="005B1C6D" w:rsidRPr="00903DBA" w:rsidRDefault="005B1C6D" w:rsidP="005B1C6D">
      <w:pPr>
        <w:pStyle w:val="Code"/>
        <w:rPr>
          <w:highlight w:val="white"/>
        </w:rPr>
      </w:pPr>
      <w:r w:rsidRPr="00903DBA">
        <w:rPr>
          <w:highlight w:val="white"/>
        </w:rPr>
        <w:t xml:space="preserve">          }</w:t>
      </w:r>
    </w:p>
    <w:p w14:paraId="461E05F2" w14:textId="77777777" w:rsidR="005B1C6D" w:rsidRPr="00903DBA" w:rsidRDefault="005B1C6D" w:rsidP="005B1C6D">
      <w:pPr>
        <w:pStyle w:val="Code"/>
        <w:rPr>
          <w:highlight w:val="white"/>
        </w:rPr>
      </w:pPr>
    </w:p>
    <w:p w14:paraId="08D6FD4B" w14:textId="77777777" w:rsidR="005B1C6D" w:rsidRPr="00903DBA" w:rsidRDefault="005B1C6D" w:rsidP="005B1C6D">
      <w:pPr>
        <w:pStyle w:val="Code"/>
        <w:rPr>
          <w:highlight w:val="white"/>
        </w:rPr>
      </w:pPr>
      <w:r w:rsidRPr="00903DBA">
        <w:rPr>
          <w:highlight w:val="white"/>
        </w:rPr>
        <w:t xml:space="preserve">          if (index &lt; trimList.Count) {</w:t>
      </w:r>
    </w:p>
    <w:p w14:paraId="3ABFDAB2" w14:textId="77777777" w:rsidR="005B1C6D" w:rsidRPr="00903DBA" w:rsidRDefault="005B1C6D" w:rsidP="005B1C6D">
      <w:pPr>
        <w:pStyle w:val="Code"/>
        <w:rPr>
          <w:highlight w:val="white"/>
        </w:rPr>
      </w:pPr>
      <w:r w:rsidRPr="00903DBA">
        <w:rPr>
          <w:highlight w:val="white"/>
        </w:rPr>
        <w:t xml:space="preserve">            buffer.Append(trimList[index++] + "\n");</w:t>
      </w:r>
    </w:p>
    <w:p w14:paraId="6D35BE32" w14:textId="77777777" w:rsidR="005B1C6D" w:rsidRPr="00903DBA" w:rsidRDefault="005B1C6D" w:rsidP="005B1C6D">
      <w:pPr>
        <w:pStyle w:val="Code"/>
        <w:rPr>
          <w:highlight w:val="white"/>
        </w:rPr>
      </w:pPr>
      <w:r w:rsidRPr="00903DBA">
        <w:rPr>
          <w:highlight w:val="white"/>
        </w:rPr>
        <w:t xml:space="preserve">          }</w:t>
      </w:r>
    </w:p>
    <w:p w14:paraId="41CE74B5" w14:textId="77777777" w:rsidR="005B1C6D" w:rsidRPr="00903DBA" w:rsidRDefault="005B1C6D" w:rsidP="005B1C6D">
      <w:pPr>
        <w:pStyle w:val="Code"/>
        <w:rPr>
          <w:highlight w:val="white"/>
        </w:rPr>
      </w:pPr>
    </w:p>
    <w:p w14:paraId="28601700" w14:textId="77777777" w:rsidR="005B1C6D" w:rsidRPr="00903DBA" w:rsidRDefault="005B1C6D" w:rsidP="005B1C6D">
      <w:pPr>
        <w:pStyle w:val="Code"/>
        <w:rPr>
          <w:highlight w:val="white"/>
        </w:rPr>
      </w:pPr>
      <w:r w:rsidRPr="00903DBA">
        <w:rPr>
          <w:highlight w:val="white"/>
        </w:rPr>
        <w:t xml:space="preserve">          resultList.Add(buffer.ToString());</w:t>
      </w:r>
    </w:p>
    <w:p w14:paraId="095F2D46" w14:textId="77777777" w:rsidR="005B1C6D" w:rsidRPr="00903DBA" w:rsidRDefault="005B1C6D" w:rsidP="005B1C6D">
      <w:pPr>
        <w:pStyle w:val="Code"/>
        <w:rPr>
          <w:highlight w:val="white"/>
        </w:rPr>
      </w:pPr>
      <w:r w:rsidRPr="00903DBA">
        <w:rPr>
          <w:highlight w:val="white"/>
        </w:rPr>
        <w:t xml:space="preserve">        }</w:t>
      </w:r>
    </w:p>
    <w:p w14:paraId="23589AD7" w14:textId="77777777" w:rsidR="005B1C6D" w:rsidRPr="00903DBA" w:rsidRDefault="005B1C6D" w:rsidP="005B1C6D">
      <w:pPr>
        <w:pStyle w:val="Code"/>
        <w:rPr>
          <w:highlight w:val="white"/>
        </w:rPr>
      </w:pPr>
      <w:r w:rsidRPr="00903DBA">
        <w:rPr>
          <w:highlight w:val="white"/>
        </w:rPr>
        <w:t xml:space="preserve">        else {</w:t>
      </w:r>
    </w:p>
    <w:p w14:paraId="1938FDBA" w14:textId="77777777" w:rsidR="005B1C6D" w:rsidRPr="00903DBA" w:rsidRDefault="005B1C6D" w:rsidP="005B1C6D">
      <w:pPr>
        <w:pStyle w:val="Code"/>
        <w:rPr>
          <w:highlight w:val="white"/>
        </w:rPr>
      </w:pPr>
      <w:r w:rsidRPr="00903DBA">
        <w:rPr>
          <w:highlight w:val="white"/>
        </w:rPr>
        <w:t xml:space="preserve">          StringBuilder buffer = new StringBuilder();</w:t>
      </w:r>
    </w:p>
    <w:p w14:paraId="3A6A9752" w14:textId="77777777" w:rsidR="005B1C6D" w:rsidRPr="00903DBA" w:rsidRDefault="005B1C6D" w:rsidP="005B1C6D">
      <w:pPr>
        <w:pStyle w:val="Code"/>
        <w:rPr>
          <w:highlight w:val="white"/>
        </w:rPr>
      </w:pPr>
    </w:p>
    <w:p w14:paraId="263BFAF5" w14:textId="77777777" w:rsidR="005B1C6D" w:rsidRPr="00903DBA" w:rsidRDefault="005B1C6D" w:rsidP="005B1C6D">
      <w:pPr>
        <w:pStyle w:val="Code"/>
        <w:rPr>
          <w:highlight w:val="white"/>
        </w:rPr>
      </w:pPr>
      <w:r w:rsidRPr="00903DBA">
        <w:rPr>
          <w:highlight w:val="white"/>
        </w:rPr>
        <w:t xml:space="preserve">          for (; (index &lt; trimList.Count) &amp;&amp; !trimList[index].StartsWith("#");</w:t>
      </w:r>
    </w:p>
    <w:p w14:paraId="66175E7F" w14:textId="77777777" w:rsidR="005B1C6D" w:rsidRPr="00903DBA" w:rsidRDefault="005B1C6D" w:rsidP="005B1C6D">
      <w:pPr>
        <w:pStyle w:val="Code"/>
        <w:rPr>
          <w:highlight w:val="white"/>
        </w:rPr>
      </w:pPr>
      <w:r w:rsidRPr="00903DBA">
        <w:rPr>
          <w:highlight w:val="white"/>
        </w:rPr>
        <w:t xml:space="preserve">               ++index) {</w:t>
      </w:r>
    </w:p>
    <w:p w14:paraId="299111A5" w14:textId="77777777" w:rsidR="005B1C6D" w:rsidRPr="00903DBA" w:rsidRDefault="005B1C6D" w:rsidP="005B1C6D">
      <w:pPr>
        <w:pStyle w:val="Code"/>
        <w:rPr>
          <w:highlight w:val="white"/>
        </w:rPr>
      </w:pPr>
      <w:r w:rsidRPr="00903DBA">
        <w:rPr>
          <w:highlight w:val="white"/>
        </w:rPr>
        <w:t xml:space="preserve">            buffer.Append(trimList[index] + "\n");</w:t>
      </w:r>
    </w:p>
    <w:p w14:paraId="3D5EA2CF" w14:textId="77777777" w:rsidR="005B1C6D" w:rsidRPr="00903DBA" w:rsidRDefault="005B1C6D" w:rsidP="005B1C6D">
      <w:pPr>
        <w:pStyle w:val="Code"/>
        <w:rPr>
          <w:highlight w:val="white"/>
        </w:rPr>
      </w:pPr>
      <w:r w:rsidRPr="00903DBA">
        <w:rPr>
          <w:highlight w:val="white"/>
        </w:rPr>
        <w:t xml:space="preserve">          }</w:t>
      </w:r>
    </w:p>
    <w:p w14:paraId="7298BE0E" w14:textId="77777777" w:rsidR="005B1C6D" w:rsidRPr="00903DBA" w:rsidRDefault="005B1C6D" w:rsidP="005B1C6D">
      <w:pPr>
        <w:pStyle w:val="Code"/>
        <w:rPr>
          <w:highlight w:val="white"/>
        </w:rPr>
      </w:pPr>
    </w:p>
    <w:p w14:paraId="68C01DA3" w14:textId="77777777" w:rsidR="005B1C6D" w:rsidRPr="00903DBA" w:rsidRDefault="005B1C6D" w:rsidP="005B1C6D">
      <w:pPr>
        <w:pStyle w:val="Code"/>
        <w:rPr>
          <w:highlight w:val="white"/>
        </w:rPr>
      </w:pPr>
      <w:r w:rsidRPr="00903DBA">
        <w:rPr>
          <w:highlight w:val="white"/>
        </w:rPr>
        <w:t xml:space="preserve">          resultList.Add(buffer.ToString());</w:t>
      </w:r>
    </w:p>
    <w:p w14:paraId="2D3DEE7A" w14:textId="77777777" w:rsidR="005B1C6D" w:rsidRPr="00903DBA" w:rsidRDefault="005B1C6D" w:rsidP="005B1C6D">
      <w:pPr>
        <w:pStyle w:val="Code"/>
        <w:rPr>
          <w:highlight w:val="white"/>
        </w:rPr>
      </w:pPr>
      <w:r w:rsidRPr="00903DBA">
        <w:rPr>
          <w:highlight w:val="white"/>
        </w:rPr>
        <w:t xml:space="preserve">        }</w:t>
      </w:r>
    </w:p>
    <w:p w14:paraId="3BF28641" w14:textId="77777777" w:rsidR="005B1C6D" w:rsidRPr="00903DBA" w:rsidRDefault="005B1C6D" w:rsidP="005B1C6D">
      <w:pPr>
        <w:pStyle w:val="Code"/>
        <w:rPr>
          <w:highlight w:val="white"/>
        </w:rPr>
      </w:pPr>
      <w:r w:rsidRPr="00903DBA">
        <w:rPr>
          <w:highlight w:val="white"/>
        </w:rPr>
        <w:t xml:space="preserve">      }</w:t>
      </w:r>
    </w:p>
    <w:p w14:paraId="62152D79" w14:textId="77777777" w:rsidR="005B1C6D" w:rsidRPr="00903DBA" w:rsidRDefault="005B1C6D" w:rsidP="005B1C6D">
      <w:pPr>
        <w:pStyle w:val="Code"/>
        <w:rPr>
          <w:highlight w:val="white"/>
        </w:rPr>
      </w:pPr>
    </w:p>
    <w:p w14:paraId="617E6E32" w14:textId="77777777" w:rsidR="005B1C6D" w:rsidRPr="00903DBA" w:rsidRDefault="005B1C6D" w:rsidP="005B1C6D">
      <w:pPr>
        <w:pStyle w:val="Code"/>
        <w:rPr>
          <w:highlight w:val="white"/>
        </w:rPr>
      </w:pPr>
      <w:r w:rsidRPr="00903DBA">
        <w:rPr>
          <w:highlight w:val="white"/>
        </w:rPr>
        <w:t xml:space="preserve">      return resultList;</w:t>
      </w:r>
    </w:p>
    <w:p w14:paraId="4A565BF0" w14:textId="77777777" w:rsidR="005B1C6D" w:rsidRPr="00903DBA" w:rsidRDefault="005B1C6D" w:rsidP="005B1C6D">
      <w:pPr>
        <w:pStyle w:val="Code"/>
        <w:rPr>
          <w:highlight w:val="white"/>
        </w:rPr>
      </w:pPr>
      <w:r w:rsidRPr="00903DBA">
        <w:rPr>
          <w:highlight w:val="white"/>
        </w:rPr>
        <w:t xml:space="preserve">    }</w:t>
      </w:r>
    </w:p>
    <w:p w14:paraId="6E11F5FA" w14:textId="77777777" w:rsidR="005B1C6D" w:rsidRPr="00903DBA" w:rsidRDefault="005B1C6D" w:rsidP="005B1C6D">
      <w:r w:rsidRPr="00903DBA">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903DBA" w14:paraId="508C2304" w14:textId="77777777" w:rsidTr="0092795B">
        <w:tc>
          <w:tcPr>
            <w:tcW w:w="3116" w:type="dxa"/>
          </w:tcPr>
          <w:p w14:paraId="42167853" w14:textId="77777777" w:rsidR="005B1C6D" w:rsidRPr="00903DBA" w:rsidRDefault="005B1C6D" w:rsidP="0092795B">
            <w:pPr>
              <w:pStyle w:val="Code"/>
            </w:pPr>
            <w:r w:rsidRPr="00903DBA">
              <w:t>#define min(x,y) \\</w:t>
            </w:r>
          </w:p>
          <w:p w14:paraId="7312CF68" w14:textId="77777777" w:rsidR="005B1C6D" w:rsidRPr="00903DBA" w:rsidRDefault="005B1C6D" w:rsidP="0092795B">
            <w:pPr>
              <w:pStyle w:val="Code"/>
            </w:pPr>
            <w:r w:rsidRPr="00903DBA">
              <w:t xml:space="preserve">  (((x) &lt; (y)) ? \\</w:t>
            </w:r>
          </w:p>
          <w:p w14:paraId="33ABBF05" w14:textId="77777777" w:rsidR="005B1C6D" w:rsidRPr="00903DBA" w:rsidRDefault="005B1C6D" w:rsidP="0092795B">
            <w:pPr>
              <w:pStyle w:val="Code"/>
            </w:pPr>
            <w:r w:rsidRPr="00903DBA">
              <w:t xml:space="preserve">   (x) : (y))</w:t>
            </w:r>
          </w:p>
        </w:tc>
        <w:tc>
          <w:tcPr>
            <w:tcW w:w="5526" w:type="dxa"/>
          </w:tcPr>
          <w:p w14:paraId="5ECBEE91" w14:textId="77777777" w:rsidR="005B1C6D" w:rsidRPr="00903DBA" w:rsidRDefault="005B1C6D" w:rsidP="0092795B">
            <w:pPr>
              <w:pStyle w:val="Code"/>
            </w:pPr>
            <w:r w:rsidRPr="00903DBA">
              <w:t>#define min(x,y) (((x) &lt; (y)) ? (x) : (y))</w:t>
            </w:r>
          </w:p>
        </w:tc>
      </w:tr>
      <w:tr w:rsidR="005B1C6D" w:rsidRPr="00903DBA" w14:paraId="6267027B" w14:textId="77777777" w:rsidTr="0092795B">
        <w:tc>
          <w:tcPr>
            <w:tcW w:w="3116" w:type="dxa"/>
          </w:tcPr>
          <w:p w14:paraId="2B283156" w14:textId="77777777" w:rsidR="005B1C6D" w:rsidRPr="00903DBA" w:rsidRDefault="005B1C6D" w:rsidP="0092795B">
            <w:r w:rsidRPr="00903DBA">
              <w:t>(a) Before</w:t>
            </w:r>
          </w:p>
        </w:tc>
        <w:tc>
          <w:tcPr>
            <w:tcW w:w="5526" w:type="dxa"/>
          </w:tcPr>
          <w:p w14:paraId="3FF984C3" w14:textId="77777777" w:rsidR="005B1C6D" w:rsidRPr="00903DBA" w:rsidRDefault="005B1C6D" w:rsidP="0092795B">
            <w:r w:rsidRPr="00903DBA">
              <w:t>(b) After</w:t>
            </w:r>
          </w:p>
        </w:tc>
      </w:tr>
    </w:tbl>
    <w:p w14:paraId="24D71A21" w14:textId="77777777" w:rsidR="005B1C6D" w:rsidRPr="00903DBA" w:rsidRDefault="005B1C6D" w:rsidP="005B1C6D">
      <w:r w:rsidRPr="00903DBA">
        <w:t xml:space="preserve">If we encounter lines ending with two backslashes, we continue to append the lines to </w:t>
      </w:r>
      <w:proofErr w:type="spellStart"/>
      <w:r w:rsidRPr="00903DBA">
        <w:rPr>
          <w:rStyle w:val="CodeInText"/>
        </w:rPr>
        <w:t>lineBuffer</w:t>
      </w:r>
      <w:proofErr w:type="spellEnd"/>
      <w:r w:rsidRPr="00903DBA">
        <w:t xml:space="preserve">. Since an empty line was added at the end of the line list in </w:t>
      </w:r>
      <w:proofErr w:type="spellStart"/>
      <w:r w:rsidRPr="00903DBA">
        <w:rPr>
          <w:rStyle w:val="CodeInText"/>
        </w:rPr>
        <w:t>generateLineList</w:t>
      </w:r>
      <w:proofErr w:type="spellEnd"/>
      <w:r w:rsidRPr="00903DBA">
        <w:t xml:space="preserve"> above, there is no risk that that the last line ends with a backslash.</w:t>
      </w:r>
    </w:p>
    <w:p w14:paraId="6B12179D" w14:textId="77777777" w:rsidR="005B1C6D" w:rsidRPr="00903DBA" w:rsidRDefault="005B1C6D" w:rsidP="005B1C6D">
      <w:r w:rsidRPr="00903DBA">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proofErr w:type="spellStart"/>
      <w:r w:rsidRPr="00903DBA">
        <w:rPr>
          <w:rStyle w:val="CodeInText"/>
        </w:rPr>
        <w:t>searchForMacros</w:t>
      </w:r>
      <w:proofErr w:type="spellEnd"/>
      <w:r w:rsidRPr="00903DBA">
        <w:t>, which expands macros. If we are not in a visible part of the source code, the line is replaced by an empty line.</w:t>
      </w:r>
    </w:p>
    <w:p w14:paraId="3020C1A5" w14:textId="77777777" w:rsidR="005B1C6D" w:rsidRPr="00903DBA" w:rsidRDefault="005B1C6D" w:rsidP="005B1C6D">
      <w:pPr>
        <w:pStyle w:val="Code"/>
        <w:rPr>
          <w:highlight w:val="white"/>
        </w:rPr>
      </w:pPr>
      <w:r w:rsidRPr="00903DBA">
        <w:rPr>
          <w:highlight w:val="white"/>
        </w:rPr>
        <w:t xml:space="preserve">    private List&lt;Token&gt; Scan(string text) {</w:t>
      </w:r>
    </w:p>
    <w:p w14:paraId="73B1A816" w14:textId="77777777" w:rsidR="005B1C6D" w:rsidRPr="00903DBA" w:rsidRDefault="005B1C6D" w:rsidP="005B1C6D">
      <w:pPr>
        <w:pStyle w:val="Code"/>
        <w:rPr>
          <w:highlight w:val="white"/>
        </w:rPr>
      </w:pPr>
      <w:r w:rsidRPr="00903DBA">
        <w:rPr>
          <w:highlight w:val="white"/>
        </w:rPr>
        <w:t xml:space="preserve">      byte[] byteArray = Encoding.ASCII.GetBytes(text);</w:t>
      </w:r>
    </w:p>
    <w:p w14:paraId="018A495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312C06BD" w14:textId="77777777" w:rsidR="005B1C6D" w:rsidRPr="00903DBA" w:rsidRDefault="005B1C6D" w:rsidP="005B1C6D">
      <w:pPr>
        <w:pStyle w:val="Code"/>
        <w:rPr>
          <w:highlight w:val="white"/>
        </w:rPr>
      </w:pPr>
      <w:r w:rsidRPr="00903DBA">
        <w:rPr>
          <w:highlight w:val="white"/>
        </w:rPr>
        <w:t xml:space="preserve">      CCompiler_Pre.Scanner scanner = new CCompiler_Pre.Scanner(memoryStream);</w:t>
      </w:r>
    </w:p>
    <w:p w14:paraId="010B57BB" w14:textId="77777777" w:rsidR="005B1C6D" w:rsidRPr="00903DBA" w:rsidRDefault="005B1C6D" w:rsidP="005B1C6D">
      <w:pPr>
        <w:pStyle w:val="Code"/>
        <w:rPr>
          <w:highlight w:val="white"/>
        </w:rPr>
      </w:pPr>
      <w:r w:rsidRPr="00903DBA">
        <w:rPr>
          <w:highlight w:val="white"/>
        </w:rPr>
        <w:t xml:space="preserve">      List&lt;Token&gt; tokenList = new List&lt;Token&gt;();</w:t>
      </w:r>
    </w:p>
    <w:p w14:paraId="2B316276" w14:textId="77777777" w:rsidR="005B1C6D" w:rsidRPr="00903DBA" w:rsidRDefault="005B1C6D" w:rsidP="005B1C6D">
      <w:pPr>
        <w:pStyle w:val="Code"/>
        <w:rPr>
          <w:highlight w:val="white"/>
        </w:rPr>
      </w:pPr>
    </w:p>
    <w:p w14:paraId="209B0992" w14:textId="77777777" w:rsidR="005B1C6D" w:rsidRPr="00903DBA" w:rsidRDefault="005B1C6D" w:rsidP="005B1C6D">
      <w:pPr>
        <w:pStyle w:val="Code"/>
        <w:rPr>
          <w:highlight w:val="white"/>
        </w:rPr>
      </w:pPr>
      <w:r w:rsidRPr="00903DBA">
        <w:rPr>
          <w:highlight w:val="white"/>
        </w:rPr>
        <w:t xml:space="preserve">      while (true) {</w:t>
      </w:r>
    </w:p>
    <w:p w14:paraId="76CAF250" w14:textId="77777777" w:rsidR="005B1C6D" w:rsidRPr="00903DBA" w:rsidRDefault="005B1C6D" w:rsidP="005B1C6D">
      <w:pPr>
        <w:pStyle w:val="Code"/>
        <w:rPr>
          <w:highlight w:val="white"/>
        </w:rPr>
      </w:pPr>
      <w:r w:rsidRPr="00903DBA">
        <w:rPr>
          <w:highlight w:val="white"/>
        </w:rPr>
        <w:t xml:space="preserve">        CCompiler_Pre.Tokens tokenId = (CCompiler_Pre.Tokens) scanner.yylex();</w:t>
      </w:r>
    </w:p>
    <w:p w14:paraId="62BEE3D1" w14:textId="77777777" w:rsidR="005B1C6D" w:rsidRPr="00903DBA" w:rsidRDefault="005B1C6D" w:rsidP="005B1C6D">
      <w:pPr>
        <w:pStyle w:val="Code"/>
        <w:rPr>
          <w:highlight w:val="white"/>
        </w:rPr>
      </w:pPr>
      <w:r w:rsidRPr="00903DBA">
        <w:rPr>
          <w:highlight w:val="white"/>
        </w:rPr>
        <w:t xml:space="preserve">        tokenList.Add(new Token(tokenId, scanner.yylval.name));</w:t>
      </w:r>
    </w:p>
    <w:p w14:paraId="5036B366" w14:textId="77777777" w:rsidR="005B1C6D" w:rsidRPr="00903DBA" w:rsidRDefault="005B1C6D" w:rsidP="005B1C6D">
      <w:pPr>
        <w:pStyle w:val="Code"/>
        <w:rPr>
          <w:highlight w:val="white"/>
        </w:rPr>
      </w:pPr>
    </w:p>
    <w:p w14:paraId="5D8D2E2A" w14:textId="77777777" w:rsidR="005B1C6D" w:rsidRPr="00903DBA" w:rsidRDefault="005B1C6D" w:rsidP="005B1C6D">
      <w:pPr>
        <w:pStyle w:val="Code"/>
        <w:rPr>
          <w:highlight w:val="white"/>
        </w:rPr>
      </w:pPr>
      <w:r w:rsidRPr="00903DBA">
        <w:rPr>
          <w:highlight w:val="white"/>
        </w:rPr>
        <w:t xml:space="preserve">        if (tokenId == CCompiler_Pre.Tokens.EOF) {</w:t>
      </w:r>
    </w:p>
    <w:p w14:paraId="0C30E07F" w14:textId="77777777" w:rsidR="005B1C6D" w:rsidRPr="00903DBA" w:rsidRDefault="005B1C6D" w:rsidP="005B1C6D">
      <w:pPr>
        <w:pStyle w:val="Code"/>
        <w:rPr>
          <w:highlight w:val="white"/>
        </w:rPr>
      </w:pPr>
      <w:r w:rsidRPr="00903DBA">
        <w:rPr>
          <w:highlight w:val="white"/>
        </w:rPr>
        <w:t xml:space="preserve">          break;</w:t>
      </w:r>
    </w:p>
    <w:p w14:paraId="4A211671" w14:textId="77777777" w:rsidR="005B1C6D" w:rsidRPr="00903DBA" w:rsidRDefault="005B1C6D" w:rsidP="005B1C6D">
      <w:pPr>
        <w:pStyle w:val="Code"/>
        <w:rPr>
          <w:highlight w:val="white"/>
        </w:rPr>
      </w:pPr>
      <w:r w:rsidRPr="00903DBA">
        <w:rPr>
          <w:highlight w:val="white"/>
        </w:rPr>
        <w:t xml:space="preserve">        }</w:t>
      </w:r>
    </w:p>
    <w:p w14:paraId="7266D0A1" w14:textId="77777777" w:rsidR="005B1C6D" w:rsidRPr="00903DBA" w:rsidRDefault="005B1C6D" w:rsidP="005B1C6D">
      <w:pPr>
        <w:pStyle w:val="Code"/>
        <w:rPr>
          <w:highlight w:val="white"/>
        </w:rPr>
      </w:pPr>
      <w:r w:rsidRPr="00903DBA">
        <w:rPr>
          <w:highlight w:val="white"/>
        </w:rPr>
        <w:t xml:space="preserve">      }</w:t>
      </w:r>
    </w:p>
    <w:p w14:paraId="6D5E99AF" w14:textId="77777777" w:rsidR="005B1C6D" w:rsidRPr="00903DBA" w:rsidRDefault="005B1C6D" w:rsidP="005B1C6D">
      <w:pPr>
        <w:pStyle w:val="Code"/>
        <w:rPr>
          <w:highlight w:val="white"/>
        </w:rPr>
      </w:pPr>
    </w:p>
    <w:p w14:paraId="613ACFAD" w14:textId="77777777" w:rsidR="005B1C6D" w:rsidRPr="00903DBA" w:rsidRDefault="005B1C6D" w:rsidP="005B1C6D">
      <w:pPr>
        <w:pStyle w:val="Code"/>
        <w:rPr>
          <w:highlight w:val="white"/>
        </w:rPr>
      </w:pPr>
      <w:r w:rsidRPr="00903DBA">
        <w:rPr>
          <w:highlight w:val="white"/>
        </w:rPr>
        <w:t xml:space="preserve">      memoryStream.Close();</w:t>
      </w:r>
    </w:p>
    <w:p w14:paraId="283DF87D" w14:textId="77777777" w:rsidR="005B1C6D" w:rsidRPr="00903DBA" w:rsidRDefault="005B1C6D" w:rsidP="005B1C6D">
      <w:pPr>
        <w:pStyle w:val="Code"/>
        <w:rPr>
          <w:highlight w:val="white"/>
        </w:rPr>
      </w:pPr>
      <w:r w:rsidRPr="00903DBA">
        <w:rPr>
          <w:highlight w:val="white"/>
        </w:rPr>
        <w:t xml:space="preserve">      return tokenList;</w:t>
      </w:r>
    </w:p>
    <w:p w14:paraId="6C72A8AD" w14:textId="77777777" w:rsidR="005B1C6D" w:rsidRPr="00903DBA" w:rsidRDefault="005B1C6D" w:rsidP="005B1C6D">
      <w:pPr>
        <w:pStyle w:val="Code"/>
        <w:rPr>
          <w:highlight w:val="white"/>
        </w:rPr>
      </w:pPr>
      <w:r w:rsidRPr="00903DBA">
        <w:rPr>
          <w:highlight w:val="white"/>
        </w:rPr>
        <w:t xml:space="preserve">    }</w:t>
      </w:r>
    </w:p>
    <w:p w14:paraId="05BDE9D1" w14:textId="77777777" w:rsidR="005B1C6D" w:rsidRPr="00903DBA" w:rsidRDefault="005B1C6D" w:rsidP="005B1C6D">
      <w:pPr>
        <w:pStyle w:val="Code"/>
        <w:rPr>
          <w:highlight w:val="white"/>
        </w:rPr>
      </w:pPr>
    </w:p>
    <w:p w14:paraId="61BF98DE" w14:textId="77777777" w:rsidR="005B1C6D" w:rsidRPr="00903DBA" w:rsidRDefault="005B1C6D" w:rsidP="005B1C6D">
      <w:pPr>
        <w:pStyle w:val="Code"/>
        <w:rPr>
          <w:highlight w:val="white"/>
        </w:rPr>
      </w:pPr>
      <w:r w:rsidRPr="00903DBA">
        <w:rPr>
          <w:highlight w:val="white"/>
        </w:rPr>
        <w:t xml:space="preserve">    private string TokenListToString(List&lt;Token&gt; tokenList) {</w:t>
      </w:r>
    </w:p>
    <w:p w14:paraId="0E58615B" w14:textId="77777777" w:rsidR="005B1C6D" w:rsidRPr="00903DBA" w:rsidRDefault="005B1C6D" w:rsidP="005B1C6D">
      <w:pPr>
        <w:pStyle w:val="Code"/>
        <w:rPr>
          <w:highlight w:val="white"/>
        </w:rPr>
      </w:pPr>
      <w:r w:rsidRPr="00903DBA">
        <w:rPr>
          <w:highlight w:val="white"/>
        </w:rPr>
        <w:t xml:space="preserve">      StringBuilder buffer = new StringBuilder();</w:t>
      </w:r>
    </w:p>
    <w:p w14:paraId="6F9B9854" w14:textId="77777777" w:rsidR="005B1C6D" w:rsidRPr="00903DBA" w:rsidRDefault="005B1C6D" w:rsidP="005B1C6D">
      <w:pPr>
        <w:pStyle w:val="Code"/>
        <w:rPr>
          <w:highlight w:val="white"/>
        </w:rPr>
      </w:pPr>
      <w:r w:rsidRPr="00903DBA">
        <w:rPr>
          <w:highlight w:val="white"/>
        </w:rPr>
        <w:t xml:space="preserve">    </w:t>
      </w:r>
    </w:p>
    <w:p w14:paraId="3F2FB82A" w14:textId="77777777" w:rsidR="005B1C6D" w:rsidRPr="00903DBA" w:rsidRDefault="005B1C6D" w:rsidP="005B1C6D">
      <w:pPr>
        <w:pStyle w:val="Code"/>
        <w:rPr>
          <w:highlight w:val="white"/>
        </w:rPr>
      </w:pPr>
      <w:r w:rsidRPr="00903DBA">
        <w:rPr>
          <w:highlight w:val="white"/>
        </w:rPr>
        <w:t xml:space="preserve">      foreach (Token token in tokenList) {</w:t>
      </w:r>
    </w:p>
    <w:p w14:paraId="24B90198" w14:textId="77777777" w:rsidR="005B1C6D" w:rsidRPr="00903DBA" w:rsidRDefault="005B1C6D" w:rsidP="005B1C6D">
      <w:pPr>
        <w:pStyle w:val="Code"/>
        <w:rPr>
          <w:highlight w:val="white"/>
        </w:rPr>
      </w:pPr>
      <w:r w:rsidRPr="00903DBA">
        <w:rPr>
          <w:highlight w:val="white"/>
        </w:rPr>
        <w:t xml:space="preserve">        buffer.Append(((buffer.Length &gt; 0) ? " " : "") + token.ToString());</w:t>
      </w:r>
    </w:p>
    <w:p w14:paraId="687EF1FE" w14:textId="77777777" w:rsidR="005B1C6D" w:rsidRPr="00903DBA" w:rsidRDefault="005B1C6D" w:rsidP="005B1C6D">
      <w:pPr>
        <w:pStyle w:val="Code"/>
        <w:rPr>
          <w:highlight w:val="white"/>
        </w:rPr>
      </w:pPr>
      <w:r w:rsidRPr="00903DBA">
        <w:rPr>
          <w:highlight w:val="white"/>
        </w:rPr>
        <w:t xml:space="preserve">      }</w:t>
      </w:r>
    </w:p>
    <w:p w14:paraId="69168BF1" w14:textId="77777777" w:rsidR="005B1C6D" w:rsidRPr="00903DBA" w:rsidRDefault="005B1C6D" w:rsidP="005B1C6D">
      <w:pPr>
        <w:pStyle w:val="Code"/>
        <w:rPr>
          <w:highlight w:val="white"/>
        </w:rPr>
      </w:pPr>
      <w:r w:rsidRPr="00903DBA">
        <w:rPr>
          <w:highlight w:val="white"/>
        </w:rPr>
        <w:t xml:space="preserve">    </w:t>
      </w:r>
    </w:p>
    <w:p w14:paraId="21038142" w14:textId="77777777" w:rsidR="005B1C6D" w:rsidRPr="00903DBA" w:rsidRDefault="005B1C6D" w:rsidP="005B1C6D">
      <w:pPr>
        <w:pStyle w:val="Code"/>
        <w:rPr>
          <w:highlight w:val="white"/>
        </w:rPr>
      </w:pPr>
      <w:r w:rsidRPr="00903DBA">
        <w:rPr>
          <w:highlight w:val="white"/>
        </w:rPr>
        <w:t xml:space="preserve">      return buffer.ToString();</w:t>
      </w:r>
    </w:p>
    <w:p w14:paraId="1E827940" w14:textId="77777777" w:rsidR="005B1C6D" w:rsidRPr="00903DBA" w:rsidRDefault="005B1C6D" w:rsidP="005B1C6D">
      <w:pPr>
        <w:pStyle w:val="Code"/>
        <w:rPr>
          <w:highlight w:val="white"/>
        </w:rPr>
      </w:pPr>
      <w:r w:rsidRPr="00903DBA">
        <w:rPr>
          <w:highlight w:val="white"/>
        </w:rPr>
        <w:t xml:space="preserve">    }</w:t>
      </w:r>
    </w:p>
    <w:p w14:paraId="0E724F8A" w14:textId="77777777" w:rsidR="005B1C6D" w:rsidRPr="00903DBA" w:rsidRDefault="005B1C6D" w:rsidP="005B1C6D">
      <w:pPr>
        <w:pStyle w:val="Code"/>
        <w:rPr>
          <w:highlight w:val="white"/>
        </w:rPr>
      </w:pPr>
    </w:p>
    <w:p w14:paraId="526218F4" w14:textId="77777777" w:rsidR="005B1C6D" w:rsidRPr="00903DBA" w:rsidRDefault="005B1C6D" w:rsidP="005B1C6D">
      <w:pPr>
        <w:pStyle w:val="Code"/>
        <w:rPr>
          <w:highlight w:val="white"/>
        </w:rPr>
      </w:pPr>
      <w:r w:rsidRPr="00903DBA">
        <w:rPr>
          <w:highlight w:val="white"/>
        </w:rPr>
        <w:t xml:space="preserve">    private List&lt;Token&gt; CloneList(List&lt;Token&gt; tokenList) {</w:t>
      </w:r>
    </w:p>
    <w:p w14:paraId="18642ED8" w14:textId="77777777" w:rsidR="005B1C6D" w:rsidRPr="00903DBA" w:rsidRDefault="005B1C6D" w:rsidP="005B1C6D">
      <w:pPr>
        <w:pStyle w:val="Code"/>
        <w:rPr>
          <w:highlight w:val="white"/>
        </w:rPr>
      </w:pPr>
      <w:r w:rsidRPr="00903DBA">
        <w:rPr>
          <w:highlight w:val="white"/>
        </w:rPr>
        <w:t xml:space="preserve">      List&lt;Token&gt; resultList = new List&lt;Token&gt;();</w:t>
      </w:r>
    </w:p>
    <w:p w14:paraId="5665E504" w14:textId="77777777" w:rsidR="005B1C6D" w:rsidRPr="00903DBA" w:rsidRDefault="005B1C6D" w:rsidP="005B1C6D">
      <w:pPr>
        <w:pStyle w:val="Code"/>
        <w:rPr>
          <w:highlight w:val="white"/>
        </w:rPr>
      </w:pPr>
      <w:r w:rsidRPr="00903DBA">
        <w:rPr>
          <w:highlight w:val="white"/>
        </w:rPr>
        <w:t xml:space="preserve">    </w:t>
      </w:r>
    </w:p>
    <w:p w14:paraId="1E0FAE69" w14:textId="77777777" w:rsidR="005B1C6D" w:rsidRPr="00903DBA" w:rsidRDefault="005B1C6D" w:rsidP="005B1C6D">
      <w:pPr>
        <w:pStyle w:val="Code"/>
        <w:rPr>
          <w:highlight w:val="white"/>
        </w:rPr>
      </w:pPr>
      <w:r w:rsidRPr="00903DBA">
        <w:rPr>
          <w:highlight w:val="white"/>
        </w:rPr>
        <w:t xml:space="preserve">      foreach (Token token in tokenList) {</w:t>
      </w:r>
    </w:p>
    <w:p w14:paraId="5AA2B175" w14:textId="77777777" w:rsidR="005B1C6D" w:rsidRPr="00903DBA" w:rsidRDefault="005B1C6D" w:rsidP="005B1C6D">
      <w:pPr>
        <w:pStyle w:val="Code"/>
        <w:rPr>
          <w:highlight w:val="white"/>
        </w:rPr>
      </w:pPr>
      <w:r w:rsidRPr="00903DBA">
        <w:rPr>
          <w:highlight w:val="white"/>
        </w:rPr>
        <w:t xml:space="preserve">        resultList.Add((Token) token.Clone());</w:t>
      </w:r>
    </w:p>
    <w:p w14:paraId="2E7EC200" w14:textId="77777777" w:rsidR="005B1C6D" w:rsidRPr="00903DBA" w:rsidRDefault="005B1C6D" w:rsidP="005B1C6D">
      <w:pPr>
        <w:pStyle w:val="Code"/>
        <w:rPr>
          <w:highlight w:val="white"/>
        </w:rPr>
      </w:pPr>
      <w:r w:rsidRPr="00903DBA">
        <w:rPr>
          <w:highlight w:val="white"/>
        </w:rPr>
        <w:t xml:space="preserve">      }</w:t>
      </w:r>
    </w:p>
    <w:p w14:paraId="4FE55470" w14:textId="77777777" w:rsidR="005B1C6D" w:rsidRPr="00903DBA" w:rsidRDefault="005B1C6D" w:rsidP="005B1C6D">
      <w:pPr>
        <w:pStyle w:val="Code"/>
        <w:rPr>
          <w:highlight w:val="white"/>
        </w:rPr>
      </w:pPr>
      <w:r w:rsidRPr="00903DBA">
        <w:rPr>
          <w:highlight w:val="white"/>
        </w:rPr>
        <w:t xml:space="preserve">    </w:t>
      </w:r>
    </w:p>
    <w:p w14:paraId="2BE52FBF" w14:textId="77777777" w:rsidR="005B1C6D" w:rsidRPr="00903DBA" w:rsidRDefault="005B1C6D" w:rsidP="005B1C6D">
      <w:pPr>
        <w:pStyle w:val="Code"/>
        <w:rPr>
          <w:highlight w:val="white"/>
        </w:rPr>
      </w:pPr>
      <w:r w:rsidRPr="00903DBA">
        <w:rPr>
          <w:highlight w:val="white"/>
        </w:rPr>
        <w:t xml:space="preserve">      return resultList;</w:t>
      </w:r>
    </w:p>
    <w:p w14:paraId="12656AD0" w14:textId="77777777" w:rsidR="005B1C6D" w:rsidRPr="00903DBA" w:rsidRDefault="005B1C6D" w:rsidP="005B1C6D">
      <w:pPr>
        <w:pStyle w:val="Code"/>
        <w:rPr>
          <w:highlight w:val="white"/>
        </w:rPr>
      </w:pPr>
      <w:r w:rsidRPr="00903DBA">
        <w:rPr>
          <w:highlight w:val="white"/>
        </w:rPr>
        <w:t xml:space="preserve">    }</w:t>
      </w:r>
    </w:p>
    <w:p w14:paraId="57BF586C" w14:textId="77777777" w:rsidR="005B1C6D" w:rsidRPr="00903DBA" w:rsidRDefault="005B1C6D" w:rsidP="005B1C6D">
      <w:pPr>
        <w:pStyle w:val="Code"/>
        <w:rPr>
          <w:highlight w:val="white"/>
        </w:rPr>
      </w:pPr>
      <w:r w:rsidRPr="00903DBA">
        <w:rPr>
          <w:highlight w:val="white"/>
        </w:rPr>
        <w:t xml:space="preserve">  </w:t>
      </w:r>
    </w:p>
    <w:p w14:paraId="62AFFD2D" w14:textId="77777777" w:rsidR="005B1C6D" w:rsidRPr="00903DBA" w:rsidRDefault="005B1C6D" w:rsidP="005B1C6D">
      <w:pPr>
        <w:pStyle w:val="Code"/>
        <w:rPr>
          <w:highlight w:val="white"/>
        </w:rPr>
      </w:pPr>
      <w:r w:rsidRPr="00903DBA">
        <w:rPr>
          <w:highlight w:val="white"/>
        </w:rPr>
        <w:t xml:space="preserve">    public void TraverseLineList(List&lt;string&gt; lineList) {</w:t>
      </w:r>
    </w:p>
    <w:p w14:paraId="14908E4D" w14:textId="77777777" w:rsidR="005B1C6D" w:rsidRPr="00903DBA" w:rsidRDefault="005B1C6D" w:rsidP="005B1C6D">
      <w:pPr>
        <w:pStyle w:val="Code"/>
        <w:rPr>
          <w:highlight w:val="white"/>
        </w:rPr>
      </w:pPr>
      <w:r w:rsidRPr="00903DBA">
        <w:rPr>
          <w:highlight w:val="white"/>
        </w:rPr>
        <w:t xml:space="preserve">      foreach (string line in lineList) {</w:t>
      </w:r>
    </w:p>
    <w:p w14:paraId="08AFE97B" w14:textId="77777777" w:rsidR="005B1C6D" w:rsidRPr="00903DBA" w:rsidRDefault="005B1C6D" w:rsidP="005B1C6D">
      <w:pPr>
        <w:pStyle w:val="Code"/>
        <w:rPr>
          <w:highlight w:val="white"/>
        </w:rPr>
      </w:pPr>
      <w:r w:rsidRPr="00903DBA">
        <w:rPr>
          <w:highlight w:val="white"/>
        </w:rPr>
        <w:t xml:space="preserve">        List&lt;Token&gt; tokenList = Scan(line);</w:t>
      </w:r>
    </w:p>
    <w:p w14:paraId="5F9CCE6D" w14:textId="77777777" w:rsidR="005B1C6D" w:rsidRPr="00903DBA" w:rsidRDefault="005B1C6D" w:rsidP="005B1C6D">
      <w:pPr>
        <w:pStyle w:val="Code"/>
        <w:rPr>
          <w:highlight w:val="white"/>
        </w:rPr>
      </w:pPr>
    </w:p>
    <w:p w14:paraId="1DA81506" w14:textId="77777777" w:rsidR="005B1C6D" w:rsidRPr="00903DBA" w:rsidRDefault="005B1C6D" w:rsidP="005B1C6D">
      <w:pPr>
        <w:pStyle w:val="Code"/>
        <w:rPr>
          <w:highlight w:val="white"/>
        </w:rPr>
      </w:pPr>
      <w:r w:rsidRPr="00903DBA">
        <w:rPr>
          <w:highlight w:val="white"/>
        </w:rPr>
        <w:t xml:space="preserve">        if (tokenList[0].Id == CCompiler_Pre.Tokens.SHARP) {</w:t>
      </w:r>
    </w:p>
    <w:p w14:paraId="543B5075" w14:textId="77777777" w:rsidR="005B1C6D" w:rsidRPr="00903DBA" w:rsidRDefault="005B1C6D" w:rsidP="005B1C6D">
      <w:pPr>
        <w:pStyle w:val="Code"/>
        <w:rPr>
          <w:highlight w:val="white"/>
        </w:rPr>
      </w:pPr>
      <w:r w:rsidRPr="00903DBA">
        <w:rPr>
          <w:highlight w:val="white"/>
        </w:rPr>
        <w:t xml:space="preserve">          Token secondToken = tokenList[1];</w:t>
      </w:r>
    </w:p>
    <w:p w14:paraId="028A8B13" w14:textId="77777777" w:rsidR="005B1C6D" w:rsidRPr="00903DBA" w:rsidRDefault="005B1C6D" w:rsidP="005B1C6D">
      <w:pPr>
        <w:pStyle w:val="Code"/>
        <w:rPr>
          <w:highlight w:val="white"/>
        </w:rPr>
      </w:pPr>
    </w:p>
    <w:p w14:paraId="180600F7" w14:textId="77777777" w:rsidR="005B1C6D" w:rsidRPr="00903DBA" w:rsidRDefault="005B1C6D" w:rsidP="005B1C6D">
      <w:pPr>
        <w:pStyle w:val="Code"/>
        <w:rPr>
          <w:highlight w:val="white"/>
        </w:rPr>
      </w:pPr>
      <w:r w:rsidRPr="00903DBA">
        <w:rPr>
          <w:highlight w:val="white"/>
        </w:rPr>
        <w:t xml:space="preserve">          if (secondToken.Id == CCompiler_Pre.Tokens.NAME) {</w:t>
      </w:r>
    </w:p>
    <w:p w14:paraId="395FCBE4" w14:textId="77777777" w:rsidR="005B1C6D" w:rsidRPr="00903DBA" w:rsidRDefault="005B1C6D" w:rsidP="005B1C6D">
      <w:pPr>
        <w:pStyle w:val="Code"/>
        <w:rPr>
          <w:highlight w:val="white"/>
        </w:rPr>
      </w:pPr>
      <w:r w:rsidRPr="00903DBA">
        <w:rPr>
          <w:highlight w:val="white"/>
        </w:rPr>
        <w:t xml:space="preserve">            string secondTokenName = (string) secondToken.Value;</w:t>
      </w:r>
    </w:p>
    <w:p w14:paraId="2B1DB13D" w14:textId="77777777" w:rsidR="005B1C6D" w:rsidRPr="00903DBA" w:rsidRDefault="005B1C6D" w:rsidP="005B1C6D">
      <w:pPr>
        <w:pStyle w:val="Code"/>
        <w:rPr>
          <w:highlight w:val="white"/>
        </w:rPr>
      </w:pPr>
    </w:p>
    <w:p w14:paraId="2D25289C" w14:textId="77777777" w:rsidR="005B1C6D" w:rsidRPr="00903DBA" w:rsidRDefault="005B1C6D" w:rsidP="005B1C6D">
      <w:pPr>
        <w:pStyle w:val="Code"/>
        <w:rPr>
          <w:highlight w:val="white"/>
        </w:rPr>
      </w:pPr>
      <w:r w:rsidRPr="00903DBA">
        <w:rPr>
          <w:highlight w:val="white"/>
        </w:rPr>
        <w:t xml:space="preserve">            if (secondTokenName.Equals("ifdef")) {</w:t>
      </w:r>
    </w:p>
    <w:p w14:paraId="0593AC09" w14:textId="77777777" w:rsidR="005B1C6D" w:rsidRPr="00903DBA" w:rsidRDefault="005B1C6D" w:rsidP="005B1C6D">
      <w:pPr>
        <w:pStyle w:val="Code"/>
        <w:rPr>
          <w:highlight w:val="white"/>
        </w:rPr>
      </w:pPr>
      <w:r w:rsidRPr="00903DBA">
        <w:rPr>
          <w:highlight w:val="white"/>
        </w:rPr>
        <w:t xml:space="preserve">              DoIfDefined(tokenList);</w:t>
      </w:r>
    </w:p>
    <w:p w14:paraId="0D3B9410" w14:textId="77777777" w:rsidR="005B1C6D" w:rsidRPr="00903DBA" w:rsidRDefault="005B1C6D" w:rsidP="005B1C6D">
      <w:pPr>
        <w:pStyle w:val="Code"/>
        <w:rPr>
          <w:highlight w:val="white"/>
        </w:rPr>
      </w:pPr>
      <w:r w:rsidRPr="00903DBA">
        <w:rPr>
          <w:highlight w:val="white"/>
        </w:rPr>
        <w:t xml:space="preserve">            }</w:t>
      </w:r>
    </w:p>
    <w:p w14:paraId="41ABE588" w14:textId="77777777" w:rsidR="005B1C6D" w:rsidRPr="00903DBA" w:rsidRDefault="005B1C6D" w:rsidP="005B1C6D">
      <w:pPr>
        <w:pStyle w:val="Code"/>
        <w:rPr>
          <w:highlight w:val="white"/>
        </w:rPr>
      </w:pPr>
      <w:r w:rsidRPr="00903DBA">
        <w:rPr>
          <w:highlight w:val="white"/>
        </w:rPr>
        <w:t xml:space="preserve">            else if (secondTokenName.Equals("ifndef")) {</w:t>
      </w:r>
    </w:p>
    <w:p w14:paraId="7A916353" w14:textId="77777777" w:rsidR="005B1C6D" w:rsidRPr="00903DBA" w:rsidRDefault="005B1C6D" w:rsidP="005B1C6D">
      <w:pPr>
        <w:pStyle w:val="Code"/>
        <w:rPr>
          <w:highlight w:val="white"/>
        </w:rPr>
      </w:pPr>
      <w:r w:rsidRPr="00903DBA">
        <w:rPr>
          <w:highlight w:val="white"/>
        </w:rPr>
        <w:t xml:space="preserve">              DoIfNotDefined(tokenList);</w:t>
      </w:r>
    </w:p>
    <w:p w14:paraId="369C6DF3" w14:textId="77777777" w:rsidR="005B1C6D" w:rsidRPr="00903DBA" w:rsidRDefault="005B1C6D" w:rsidP="005B1C6D">
      <w:pPr>
        <w:pStyle w:val="Code"/>
        <w:rPr>
          <w:highlight w:val="white"/>
        </w:rPr>
      </w:pPr>
      <w:r w:rsidRPr="00903DBA">
        <w:rPr>
          <w:highlight w:val="white"/>
        </w:rPr>
        <w:t xml:space="preserve">            }</w:t>
      </w:r>
    </w:p>
    <w:p w14:paraId="2A32D46D" w14:textId="77777777" w:rsidR="005B1C6D" w:rsidRPr="00903DBA" w:rsidRDefault="005B1C6D" w:rsidP="005B1C6D">
      <w:pPr>
        <w:pStyle w:val="Code"/>
        <w:rPr>
          <w:highlight w:val="white"/>
        </w:rPr>
      </w:pPr>
      <w:r w:rsidRPr="00903DBA">
        <w:rPr>
          <w:highlight w:val="white"/>
        </w:rPr>
        <w:t xml:space="preserve">            else if (secondTokenName.Equals("if")) {</w:t>
      </w:r>
    </w:p>
    <w:p w14:paraId="7B0C2892" w14:textId="77777777" w:rsidR="005B1C6D" w:rsidRPr="00903DBA" w:rsidRDefault="005B1C6D" w:rsidP="005B1C6D">
      <w:pPr>
        <w:pStyle w:val="Code"/>
        <w:rPr>
          <w:highlight w:val="white"/>
        </w:rPr>
      </w:pPr>
      <w:r w:rsidRPr="00903DBA">
        <w:rPr>
          <w:highlight w:val="white"/>
        </w:rPr>
        <w:t xml:space="preserve">              DoIf(tokenList);</w:t>
      </w:r>
    </w:p>
    <w:p w14:paraId="1C7D541D" w14:textId="77777777" w:rsidR="005B1C6D" w:rsidRPr="00903DBA" w:rsidRDefault="005B1C6D" w:rsidP="005B1C6D">
      <w:pPr>
        <w:pStyle w:val="Code"/>
        <w:rPr>
          <w:highlight w:val="white"/>
        </w:rPr>
      </w:pPr>
      <w:r w:rsidRPr="00903DBA">
        <w:rPr>
          <w:highlight w:val="white"/>
        </w:rPr>
        <w:t xml:space="preserve">            }</w:t>
      </w:r>
    </w:p>
    <w:p w14:paraId="0F10A5BE" w14:textId="77777777" w:rsidR="005B1C6D" w:rsidRPr="00903DBA" w:rsidRDefault="005B1C6D" w:rsidP="005B1C6D">
      <w:pPr>
        <w:pStyle w:val="Code"/>
        <w:rPr>
          <w:highlight w:val="white"/>
        </w:rPr>
      </w:pPr>
      <w:r w:rsidRPr="00903DBA">
        <w:rPr>
          <w:highlight w:val="white"/>
        </w:rPr>
        <w:t xml:space="preserve">            else if (secondTokenName.Equals("elif")) {</w:t>
      </w:r>
    </w:p>
    <w:p w14:paraId="0CB32F43" w14:textId="77777777" w:rsidR="005B1C6D" w:rsidRPr="00903DBA" w:rsidRDefault="005B1C6D" w:rsidP="005B1C6D">
      <w:pPr>
        <w:pStyle w:val="Code"/>
        <w:rPr>
          <w:highlight w:val="white"/>
        </w:rPr>
      </w:pPr>
      <w:r w:rsidRPr="00903DBA">
        <w:rPr>
          <w:highlight w:val="white"/>
        </w:rPr>
        <w:t xml:space="preserve">              DoElseIf(tokenList);</w:t>
      </w:r>
    </w:p>
    <w:p w14:paraId="5128CA85" w14:textId="77777777" w:rsidR="005B1C6D" w:rsidRPr="00903DBA" w:rsidRDefault="005B1C6D" w:rsidP="005B1C6D">
      <w:pPr>
        <w:pStyle w:val="Code"/>
        <w:rPr>
          <w:highlight w:val="white"/>
        </w:rPr>
      </w:pPr>
      <w:r w:rsidRPr="00903DBA">
        <w:rPr>
          <w:highlight w:val="white"/>
        </w:rPr>
        <w:t xml:space="preserve">            }</w:t>
      </w:r>
    </w:p>
    <w:p w14:paraId="24EE3E77" w14:textId="77777777" w:rsidR="005B1C6D" w:rsidRPr="00903DBA" w:rsidRDefault="005B1C6D" w:rsidP="005B1C6D">
      <w:pPr>
        <w:pStyle w:val="Code"/>
        <w:rPr>
          <w:highlight w:val="white"/>
        </w:rPr>
      </w:pPr>
      <w:r w:rsidRPr="00903DBA">
        <w:rPr>
          <w:highlight w:val="white"/>
        </w:rPr>
        <w:t xml:space="preserve">            else if (secondTokenName.Equals("else")) {</w:t>
      </w:r>
    </w:p>
    <w:p w14:paraId="62DF0F27" w14:textId="77777777" w:rsidR="005B1C6D" w:rsidRPr="00903DBA" w:rsidRDefault="005B1C6D" w:rsidP="005B1C6D">
      <w:pPr>
        <w:pStyle w:val="Code"/>
        <w:rPr>
          <w:highlight w:val="white"/>
        </w:rPr>
      </w:pPr>
      <w:r w:rsidRPr="00903DBA">
        <w:rPr>
          <w:highlight w:val="white"/>
        </w:rPr>
        <w:t xml:space="preserve">              DoElse(tokenList);</w:t>
      </w:r>
    </w:p>
    <w:p w14:paraId="225546A7" w14:textId="77777777" w:rsidR="005B1C6D" w:rsidRPr="00903DBA" w:rsidRDefault="005B1C6D" w:rsidP="005B1C6D">
      <w:pPr>
        <w:pStyle w:val="Code"/>
        <w:rPr>
          <w:highlight w:val="white"/>
        </w:rPr>
      </w:pPr>
      <w:r w:rsidRPr="00903DBA">
        <w:rPr>
          <w:highlight w:val="white"/>
        </w:rPr>
        <w:t xml:space="preserve">            }</w:t>
      </w:r>
    </w:p>
    <w:p w14:paraId="3C843555" w14:textId="77777777" w:rsidR="005B1C6D" w:rsidRPr="00903DBA" w:rsidRDefault="005B1C6D" w:rsidP="005B1C6D">
      <w:pPr>
        <w:pStyle w:val="Code"/>
        <w:rPr>
          <w:highlight w:val="white"/>
        </w:rPr>
      </w:pPr>
      <w:r w:rsidRPr="00903DBA">
        <w:rPr>
          <w:highlight w:val="white"/>
        </w:rPr>
        <w:t xml:space="preserve">            else if (secondTokenName.Equals("endif")) {</w:t>
      </w:r>
    </w:p>
    <w:p w14:paraId="36FECE5A" w14:textId="77777777" w:rsidR="005B1C6D" w:rsidRPr="00903DBA" w:rsidRDefault="005B1C6D" w:rsidP="005B1C6D">
      <w:pPr>
        <w:pStyle w:val="Code"/>
        <w:rPr>
          <w:highlight w:val="white"/>
        </w:rPr>
      </w:pPr>
      <w:r w:rsidRPr="00903DBA">
        <w:rPr>
          <w:highlight w:val="white"/>
        </w:rPr>
        <w:t xml:space="preserve">              DoEndIf(tokenList);</w:t>
      </w:r>
    </w:p>
    <w:p w14:paraId="683F2FAE" w14:textId="77777777" w:rsidR="005B1C6D" w:rsidRPr="00903DBA" w:rsidRDefault="005B1C6D" w:rsidP="005B1C6D">
      <w:pPr>
        <w:pStyle w:val="Code"/>
        <w:rPr>
          <w:highlight w:val="white"/>
        </w:rPr>
      </w:pPr>
      <w:r w:rsidRPr="00903DBA">
        <w:rPr>
          <w:highlight w:val="white"/>
        </w:rPr>
        <w:t xml:space="preserve">            }</w:t>
      </w:r>
    </w:p>
    <w:p w14:paraId="5B151002" w14:textId="77777777" w:rsidR="005B1C6D" w:rsidRPr="00903DBA" w:rsidRDefault="005B1C6D" w:rsidP="005B1C6D">
      <w:pPr>
        <w:pStyle w:val="Code"/>
        <w:rPr>
          <w:highlight w:val="white"/>
        </w:rPr>
      </w:pPr>
      <w:r w:rsidRPr="00903DBA">
        <w:rPr>
          <w:highlight w:val="white"/>
        </w:rPr>
        <w:t xml:space="preserve">            else if (IsVisible()) {</w:t>
      </w:r>
    </w:p>
    <w:p w14:paraId="521408D9" w14:textId="77777777" w:rsidR="005B1C6D" w:rsidRPr="00903DBA" w:rsidRDefault="005B1C6D" w:rsidP="005B1C6D">
      <w:pPr>
        <w:pStyle w:val="Code"/>
        <w:rPr>
          <w:highlight w:val="white"/>
        </w:rPr>
      </w:pPr>
      <w:r w:rsidRPr="00903DBA">
        <w:rPr>
          <w:highlight w:val="white"/>
        </w:rPr>
        <w:t xml:space="preserve">              if (secondTokenName.Equals("include")) {</w:t>
      </w:r>
    </w:p>
    <w:p w14:paraId="65A44ACA" w14:textId="77777777" w:rsidR="005B1C6D" w:rsidRPr="00903DBA" w:rsidRDefault="005B1C6D" w:rsidP="005B1C6D">
      <w:pPr>
        <w:pStyle w:val="Code"/>
        <w:rPr>
          <w:highlight w:val="white"/>
        </w:rPr>
      </w:pPr>
      <w:r w:rsidRPr="00903DBA">
        <w:rPr>
          <w:highlight w:val="white"/>
        </w:rPr>
        <w:t xml:space="preserve">                DoInclude(tokenList);</w:t>
      </w:r>
    </w:p>
    <w:p w14:paraId="6AD61F0A" w14:textId="77777777" w:rsidR="005B1C6D" w:rsidRPr="00903DBA" w:rsidRDefault="005B1C6D" w:rsidP="005B1C6D">
      <w:pPr>
        <w:pStyle w:val="Code"/>
        <w:rPr>
          <w:highlight w:val="white"/>
        </w:rPr>
      </w:pPr>
      <w:r w:rsidRPr="00903DBA">
        <w:rPr>
          <w:highlight w:val="white"/>
        </w:rPr>
        <w:t xml:space="preserve">              }</w:t>
      </w:r>
    </w:p>
    <w:p w14:paraId="3371C5E9" w14:textId="77777777" w:rsidR="005B1C6D" w:rsidRPr="00903DBA" w:rsidRDefault="005B1C6D" w:rsidP="005B1C6D">
      <w:pPr>
        <w:pStyle w:val="Code"/>
        <w:rPr>
          <w:highlight w:val="white"/>
        </w:rPr>
      </w:pPr>
      <w:r w:rsidRPr="00903DBA">
        <w:rPr>
          <w:highlight w:val="white"/>
        </w:rPr>
        <w:t xml:space="preserve">              else if (secondTokenName.Equals("define")) {</w:t>
      </w:r>
    </w:p>
    <w:p w14:paraId="2EC2381D" w14:textId="77777777" w:rsidR="005B1C6D" w:rsidRPr="00903DBA" w:rsidRDefault="005B1C6D" w:rsidP="005B1C6D">
      <w:pPr>
        <w:pStyle w:val="Code"/>
        <w:rPr>
          <w:highlight w:val="white"/>
        </w:rPr>
      </w:pPr>
      <w:r w:rsidRPr="00903DBA">
        <w:rPr>
          <w:highlight w:val="white"/>
        </w:rPr>
        <w:t xml:space="preserve">                DoDefine(tokenList);</w:t>
      </w:r>
    </w:p>
    <w:p w14:paraId="6BEF7A69" w14:textId="77777777" w:rsidR="005B1C6D" w:rsidRPr="00903DBA" w:rsidRDefault="005B1C6D" w:rsidP="005B1C6D">
      <w:pPr>
        <w:pStyle w:val="Code"/>
        <w:rPr>
          <w:highlight w:val="white"/>
        </w:rPr>
      </w:pPr>
      <w:r w:rsidRPr="00903DBA">
        <w:rPr>
          <w:highlight w:val="white"/>
        </w:rPr>
        <w:t xml:space="preserve">              }</w:t>
      </w:r>
    </w:p>
    <w:p w14:paraId="5D381218" w14:textId="77777777" w:rsidR="005B1C6D" w:rsidRPr="00903DBA" w:rsidRDefault="005B1C6D" w:rsidP="005B1C6D">
      <w:pPr>
        <w:pStyle w:val="Code"/>
        <w:rPr>
          <w:highlight w:val="white"/>
        </w:rPr>
      </w:pPr>
      <w:r w:rsidRPr="00903DBA">
        <w:rPr>
          <w:highlight w:val="white"/>
        </w:rPr>
        <w:t xml:space="preserve">              else if (secondTokenName.Equals("undef")) {</w:t>
      </w:r>
    </w:p>
    <w:p w14:paraId="4B1AF79D" w14:textId="77777777" w:rsidR="005B1C6D" w:rsidRPr="00903DBA" w:rsidRDefault="005B1C6D" w:rsidP="005B1C6D">
      <w:pPr>
        <w:pStyle w:val="Code"/>
        <w:rPr>
          <w:highlight w:val="white"/>
        </w:rPr>
      </w:pPr>
      <w:r w:rsidRPr="00903DBA">
        <w:rPr>
          <w:highlight w:val="white"/>
        </w:rPr>
        <w:t xml:space="preserve">                DoUndef(tokenList);</w:t>
      </w:r>
    </w:p>
    <w:p w14:paraId="649A1428" w14:textId="77777777" w:rsidR="005B1C6D" w:rsidRPr="00903DBA" w:rsidRDefault="005B1C6D" w:rsidP="005B1C6D">
      <w:pPr>
        <w:pStyle w:val="Code"/>
        <w:rPr>
          <w:highlight w:val="white"/>
        </w:rPr>
      </w:pPr>
      <w:r w:rsidRPr="00903DBA">
        <w:rPr>
          <w:highlight w:val="white"/>
        </w:rPr>
        <w:t xml:space="preserve">              }</w:t>
      </w:r>
    </w:p>
    <w:p w14:paraId="06041F5F" w14:textId="77777777" w:rsidR="005B1C6D" w:rsidRPr="00903DBA" w:rsidRDefault="005B1C6D" w:rsidP="005B1C6D">
      <w:pPr>
        <w:pStyle w:val="Code"/>
        <w:rPr>
          <w:highlight w:val="white"/>
        </w:rPr>
      </w:pPr>
      <w:r w:rsidRPr="00903DBA">
        <w:rPr>
          <w:highlight w:val="white"/>
        </w:rPr>
        <w:t xml:space="preserve">              else if (secondTokenName.Equals("line")) {</w:t>
      </w:r>
    </w:p>
    <w:p w14:paraId="67343502" w14:textId="77777777" w:rsidR="005B1C6D" w:rsidRPr="00903DBA" w:rsidRDefault="005B1C6D" w:rsidP="005B1C6D">
      <w:pPr>
        <w:pStyle w:val="Code"/>
        <w:rPr>
          <w:highlight w:val="white"/>
        </w:rPr>
      </w:pPr>
      <w:r w:rsidRPr="00903DBA">
        <w:rPr>
          <w:highlight w:val="white"/>
        </w:rPr>
        <w:t xml:space="preserve">                DoLine(tokenList);</w:t>
      </w:r>
    </w:p>
    <w:p w14:paraId="58E28217" w14:textId="77777777" w:rsidR="005B1C6D" w:rsidRPr="00903DBA" w:rsidRDefault="005B1C6D" w:rsidP="005B1C6D">
      <w:pPr>
        <w:pStyle w:val="Code"/>
        <w:rPr>
          <w:highlight w:val="white"/>
        </w:rPr>
      </w:pPr>
      <w:r w:rsidRPr="00903DBA">
        <w:rPr>
          <w:highlight w:val="white"/>
        </w:rPr>
        <w:t xml:space="preserve">              }</w:t>
      </w:r>
    </w:p>
    <w:p w14:paraId="04A58992" w14:textId="77777777" w:rsidR="005B1C6D" w:rsidRPr="00903DBA" w:rsidRDefault="005B1C6D" w:rsidP="005B1C6D">
      <w:pPr>
        <w:pStyle w:val="Code"/>
        <w:rPr>
          <w:highlight w:val="white"/>
        </w:rPr>
      </w:pPr>
      <w:r w:rsidRPr="00903DBA">
        <w:rPr>
          <w:highlight w:val="white"/>
        </w:rPr>
        <w:t xml:space="preserve">              else if (secondTokenName.Equals("error")) {</w:t>
      </w:r>
    </w:p>
    <w:p w14:paraId="5D9B5804" w14:textId="77777777" w:rsidR="005B1C6D" w:rsidRPr="00903DBA" w:rsidRDefault="005B1C6D" w:rsidP="005B1C6D">
      <w:pPr>
        <w:pStyle w:val="Code"/>
        <w:rPr>
          <w:highlight w:val="white"/>
        </w:rPr>
      </w:pPr>
      <w:r w:rsidRPr="00903DBA">
        <w:rPr>
          <w:highlight w:val="white"/>
        </w:rPr>
        <w:t xml:space="preserve">                Assert.Error(TokenListToString</w:t>
      </w:r>
    </w:p>
    <w:p w14:paraId="2B8C7137" w14:textId="77777777" w:rsidR="005B1C6D" w:rsidRPr="00903DBA" w:rsidRDefault="005B1C6D" w:rsidP="005B1C6D">
      <w:pPr>
        <w:pStyle w:val="Code"/>
        <w:rPr>
          <w:highlight w:val="white"/>
        </w:rPr>
      </w:pPr>
      <w:r w:rsidRPr="00903DBA">
        <w:rPr>
          <w:highlight w:val="white"/>
        </w:rPr>
        <w:t xml:space="preserve">                             (tokenList.GetRange(1, tokenList.Count - 1)));</w:t>
      </w:r>
    </w:p>
    <w:p w14:paraId="45E003B3" w14:textId="77777777" w:rsidR="005B1C6D" w:rsidRPr="00903DBA" w:rsidRDefault="005B1C6D" w:rsidP="005B1C6D">
      <w:pPr>
        <w:pStyle w:val="Code"/>
        <w:rPr>
          <w:highlight w:val="white"/>
        </w:rPr>
      </w:pPr>
      <w:r w:rsidRPr="00903DBA">
        <w:rPr>
          <w:highlight w:val="white"/>
        </w:rPr>
        <w:t xml:space="preserve">              }</w:t>
      </w:r>
    </w:p>
    <w:p w14:paraId="3DFAD720" w14:textId="77777777" w:rsidR="005B1C6D" w:rsidRPr="00903DBA" w:rsidRDefault="005B1C6D" w:rsidP="005B1C6D">
      <w:pPr>
        <w:pStyle w:val="Code"/>
        <w:rPr>
          <w:highlight w:val="white"/>
        </w:rPr>
      </w:pPr>
      <w:r w:rsidRPr="00903DBA">
        <w:rPr>
          <w:highlight w:val="white"/>
        </w:rPr>
        <w:t xml:space="preserve">            }</w:t>
      </w:r>
    </w:p>
    <w:p w14:paraId="5B1BAC15" w14:textId="77777777" w:rsidR="005B1C6D" w:rsidRPr="00903DBA" w:rsidRDefault="005B1C6D" w:rsidP="005B1C6D">
      <w:pPr>
        <w:pStyle w:val="Code"/>
        <w:rPr>
          <w:highlight w:val="white"/>
        </w:rPr>
      </w:pPr>
      <w:r w:rsidRPr="00903DBA">
        <w:rPr>
          <w:highlight w:val="white"/>
        </w:rPr>
        <w:t xml:space="preserve">          }</w:t>
      </w:r>
    </w:p>
    <w:p w14:paraId="4FA58A14" w14:textId="77777777" w:rsidR="005B1C6D" w:rsidRPr="00903DBA" w:rsidRDefault="005B1C6D" w:rsidP="005B1C6D">
      <w:pPr>
        <w:pStyle w:val="Code"/>
        <w:rPr>
          <w:highlight w:val="white"/>
        </w:rPr>
      </w:pPr>
    </w:p>
    <w:p w14:paraId="1CAF030D" w14:textId="77777777" w:rsidR="005B1C6D" w:rsidRPr="00903DBA" w:rsidRDefault="005B1C6D" w:rsidP="005B1C6D">
      <w:pPr>
        <w:pStyle w:val="Code"/>
        <w:rPr>
          <w:highlight w:val="white"/>
        </w:rPr>
      </w:pPr>
      <w:r w:rsidRPr="00903DBA">
        <w:rPr>
          <w:highlight w:val="white"/>
        </w:rPr>
        <w:t xml:space="preserve">          AddNewlinesToBuffer(tokenList);</w:t>
      </w:r>
    </w:p>
    <w:p w14:paraId="0114BEC7" w14:textId="77777777" w:rsidR="005B1C6D" w:rsidRPr="00903DBA" w:rsidRDefault="005B1C6D" w:rsidP="005B1C6D">
      <w:pPr>
        <w:pStyle w:val="Code"/>
        <w:rPr>
          <w:highlight w:val="white"/>
        </w:rPr>
      </w:pPr>
      <w:r w:rsidRPr="00903DBA">
        <w:rPr>
          <w:highlight w:val="white"/>
        </w:rPr>
        <w:t xml:space="preserve">        }</w:t>
      </w:r>
    </w:p>
    <w:p w14:paraId="13E77C7D" w14:textId="77777777" w:rsidR="005B1C6D" w:rsidRPr="00903DBA" w:rsidRDefault="005B1C6D" w:rsidP="005B1C6D">
      <w:pPr>
        <w:pStyle w:val="Code"/>
        <w:rPr>
          <w:highlight w:val="white"/>
        </w:rPr>
      </w:pPr>
      <w:r w:rsidRPr="00903DBA">
        <w:rPr>
          <w:highlight w:val="white"/>
        </w:rPr>
        <w:t xml:space="preserve">        else {</w:t>
      </w:r>
    </w:p>
    <w:p w14:paraId="329F709F" w14:textId="77777777" w:rsidR="005B1C6D" w:rsidRPr="00903DBA" w:rsidRDefault="005B1C6D" w:rsidP="005B1C6D">
      <w:pPr>
        <w:pStyle w:val="Code"/>
        <w:rPr>
          <w:highlight w:val="white"/>
        </w:rPr>
      </w:pPr>
      <w:r w:rsidRPr="00903DBA">
        <w:rPr>
          <w:highlight w:val="white"/>
        </w:rPr>
        <w:t xml:space="preserve">          if (IsVisible()) {</w:t>
      </w:r>
    </w:p>
    <w:p w14:paraId="29B0655C" w14:textId="77777777" w:rsidR="005B1C6D" w:rsidRPr="00903DBA" w:rsidRDefault="005B1C6D" w:rsidP="005B1C6D">
      <w:pPr>
        <w:pStyle w:val="Code"/>
        <w:rPr>
          <w:highlight w:val="white"/>
        </w:rPr>
      </w:pPr>
      <w:r w:rsidRPr="00903DBA">
        <w:rPr>
          <w:highlight w:val="white"/>
        </w:rPr>
        <w:t xml:space="preserve">            SearchForMacros(tokenList, new Stack&lt;string&gt;());</w:t>
      </w:r>
    </w:p>
    <w:p w14:paraId="6F2D313B" w14:textId="77777777" w:rsidR="005B1C6D" w:rsidRPr="00903DBA" w:rsidRDefault="005B1C6D" w:rsidP="005B1C6D">
      <w:pPr>
        <w:pStyle w:val="Code"/>
        <w:rPr>
          <w:highlight w:val="white"/>
        </w:rPr>
      </w:pPr>
      <w:r w:rsidRPr="00903DBA">
        <w:rPr>
          <w:highlight w:val="white"/>
        </w:rPr>
        <w:t xml:space="preserve">            ConcatTokens(tokenList);</w:t>
      </w:r>
    </w:p>
    <w:p w14:paraId="33C68C79" w14:textId="77777777" w:rsidR="005B1C6D" w:rsidRPr="00903DBA" w:rsidRDefault="005B1C6D" w:rsidP="005B1C6D">
      <w:pPr>
        <w:pStyle w:val="Code"/>
        <w:rPr>
          <w:highlight w:val="white"/>
        </w:rPr>
      </w:pPr>
      <w:r w:rsidRPr="00903DBA">
        <w:rPr>
          <w:highlight w:val="white"/>
        </w:rPr>
        <w:t xml:space="preserve">            MergeStrings(tokenList);</w:t>
      </w:r>
    </w:p>
    <w:p w14:paraId="6307CCB4" w14:textId="77777777" w:rsidR="005B1C6D" w:rsidRPr="00903DBA" w:rsidRDefault="005B1C6D" w:rsidP="005B1C6D">
      <w:pPr>
        <w:pStyle w:val="Code"/>
        <w:rPr>
          <w:highlight w:val="white"/>
        </w:rPr>
      </w:pPr>
      <w:r w:rsidRPr="00903DBA">
        <w:rPr>
          <w:highlight w:val="white"/>
        </w:rPr>
        <w:t xml:space="preserve">            AddTokenListToBuffer(tokenList);</w:t>
      </w:r>
    </w:p>
    <w:p w14:paraId="3D4511EC" w14:textId="77777777" w:rsidR="005B1C6D" w:rsidRPr="00903DBA" w:rsidRDefault="005B1C6D" w:rsidP="005B1C6D">
      <w:pPr>
        <w:pStyle w:val="Code"/>
        <w:rPr>
          <w:highlight w:val="white"/>
        </w:rPr>
      </w:pPr>
      <w:r w:rsidRPr="00903DBA">
        <w:rPr>
          <w:highlight w:val="white"/>
        </w:rPr>
        <w:t xml:space="preserve">          }</w:t>
      </w:r>
    </w:p>
    <w:p w14:paraId="1DCD603B" w14:textId="77777777" w:rsidR="005B1C6D" w:rsidRPr="00903DBA" w:rsidRDefault="005B1C6D" w:rsidP="005B1C6D">
      <w:pPr>
        <w:pStyle w:val="Code"/>
        <w:rPr>
          <w:highlight w:val="white"/>
        </w:rPr>
      </w:pPr>
      <w:r w:rsidRPr="00903DBA">
        <w:rPr>
          <w:highlight w:val="white"/>
        </w:rPr>
        <w:t xml:space="preserve">          else {</w:t>
      </w:r>
    </w:p>
    <w:p w14:paraId="6AF17493" w14:textId="77777777" w:rsidR="005B1C6D" w:rsidRPr="00903DBA" w:rsidRDefault="005B1C6D" w:rsidP="005B1C6D">
      <w:pPr>
        <w:pStyle w:val="Code"/>
        <w:rPr>
          <w:highlight w:val="white"/>
        </w:rPr>
      </w:pPr>
      <w:r w:rsidRPr="00903DBA">
        <w:rPr>
          <w:highlight w:val="white"/>
        </w:rPr>
        <w:t xml:space="preserve">            AddNewlinesToBuffer(tokenList);</w:t>
      </w:r>
    </w:p>
    <w:p w14:paraId="4C120DA2" w14:textId="77777777" w:rsidR="005B1C6D" w:rsidRPr="00903DBA" w:rsidRDefault="005B1C6D" w:rsidP="005B1C6D">
      <w:pPr>
        <w:pStyle w:val="Code"/>
        <w:rPr>
          <w:highlight w:val="white"/>
        </w:rPr>
      </w:pPr>
      <w:r w:rsidRPr="00903DBA">
        <w:rPr>
          <w:highlight w:val="white"/>
        </w:rPr>
        <w:t xml:space="preserve">          }</w:t>
      </w:r>
    </w:p>
    <w:p w14:paraId="6BA1DEC9" w14:textId="77777777" w:rsidR="005B1C6D" w:rsidRPr="00903DBA" w:rsidRDefault="005B1C6D" w:rsidP="005B1C6D">
      <w:pPr>
        <w:pStyle w:val="Code"/>
        <w:rPr>
          <w:highlight w:val="white"/>
        </w:rPr>
      </w:pPr>
      <w:r w:rsidRPr="00903DBA">
        <w:rPr>
          <w:highlight w:val="white"/>
        </w:rPr>
        <w:t xml:space="preserve">        }</w:t>
      </w:r>
    </w:p>
    <w:p w14:paraId="3BECA42E" w14:textId="77777777" w:rsidR="005B1C6D" w:rsidRPr="00903DBA" w:rsidRDefault="005B1C6D" w:rsidP="005B1C6D">
      <w:pPr>
        <w:pStyle w:val="Code"/>
        <w:rPr>
          <w:highlight w:val="white"/>
        </w:rPr>
      </w:pPr>
      <w:r w:rsidRPr="00903DBA">
        <w:rPr>
          <w:highlight w:val="white"/>
        </w:rPr>
        <w:t xml:space="preserve">      }</w:t>
      </w:r>
    </w:p>
    <w:p w14:paraId="00634691" w14:textId="77777777" w:rsidR="005B1C6D" w:rsidRPr="00903DBA" w:rsidRDefault="005B1C6D" w:rsidP="005B1C6D">
      <w:pPr>
        <w:pStyle w:val="Code"/>
        <w:rPr>
          <w:highlight w:val="white"/>
        </w:rPr>
      </w:pPr>
      <w:r w:rsidRPr="00903DBA">
        <w:rPr>
          <w:highlight w:val="white"/>
        </w:rPr>
        <w:t xml:space="preserve">    }</w:t>
      </w:r>
    </w:p>
    <w:p w14:paraId="7B96D195" w14:textId="77777777" w:rsidR="005B1C6D" w:rsidRPr="00903DBA" w:rsidRDefault="005B1C6D" w:rsidP="005B1C6D">
      <w:pPr>
        <w:pStyle w:val="Code"/>
        <w:rPr>
          <w:highlight w:val="white"/>
        </w:rPr>
      </w:pPr>
    </w:p>
    <w:p w14:paraId="63F34813" w14:textId="77777777" w:rsidR="005B1C6D" w:rsidRPr="00903DBA" w:rsidRDefault="005B1C6D" w:rsidP="005B1C6D">
      <w:pPr>
        <w:pStyle w:val="Code"/>
        <w:rPr>
          <w:highlight w:val="white"/>
        </w:rPr>
      </w:pPr>
      <w:r w:rsidRPr="00903DBA">
        <w:rPr>
          <w:highlight w:val="white"/>
        </w:rPr>
        <w:t xml:space="preserve">    private void AddTokenListToBuffer(List&lt;Token&gt; tokenList) {</w:t>
      </w:r>
    </w:p>
    <w:p w14:paraId="0720EE60" w14:textId="77777777" w:rsidR="005B1C6D" w:rsidRPr="00903DBA" w:rsidRDefault="005B1C6D" w:rsidP="005B1C6D">
      <w:pPr>
        <w:pStyle w:val="Code"/>
        <w:rPr>
          <w:highlight w:val="white"/>
        </w:rPr>
      </w:pPr>
      <w:r w:rsidRPr="00903DBA">
        <w:rPr>
          <w:highlight w:val="white"/>
        </w:rPr>
        <w:t xml:space="preserve">      foreach (Token token in tokenList) {</w:t>
      </w:r>
    </w:p>
    <w:p w14:paraId="15659AD1" w14:textId="77777777" w:rsidR="005B1C6D" w:rsidRPr="00903DBA" w:rsidRDefault="005B1C6D" w:rsidP="005B1C6D">
      <w:pPr>
        <w:pStyle w:val="Code"/>
        <w:rPr>
          <w:highlight w:val="white"/>
        </w:rPr>
      </w:pPr>
      <w:r w:rsidRPr="00903DBA">
        <w:rPr>
          <w:highlight w:val="white"/>
        </w:rPr>
        <w:t xml:space="preserve">        m_outputBuffer.Append(token.ToNewlineString() + token.ToString());</w:t>
      </w:r>
    </w:p>
    <w:p w14:paraId="75F0F167" w14:textId="77777777" w:rsidR="005B1C6D" w:rsidRPr="00903DBA" w:rsidRDefault="005B1C6D" w:rsidP="005B1C6D">
      <w:pPr>
        <w:pStyle w:val="Code"/>
        <w:rPr>
          <w:highlight w:val="white"/>
        </w:rPr>
      </w:pPr>
      <w:r w:rsidRPr="00903DBA">
        <w:rPr>
          <w:highlight w:val="white"/>
        </w:rPr>
        <w:t xml:space="preserve">      }</w:t>
      </w:r>
    </w:p>
    <w:p w14:paraId="376A0670" w14:textId="77777777" w:rsidR="005B1C6D" w:rsidRPr="00903DBA" w:rsidRDefault="005B1C6D" w:rsidP="005B1C6D">
      <w:pPr>
        <w:pStyle w:val="Code"/>
        <w:rPr>
          <w:highlight w:val="white"/>
        </w:rPr>
      </w:pPr>
      <w:r w:rsidRPr="00903DBA">
        <w:rPr>
          <w:highlight w:val="white"/>
        </w:rPr>
        <w:t xml:space="preserve">    }</w:t>
      </w:r>
    </w:p>
    <w:p w14:paraId="7985C0A3" w14:textId="77777777" w:rsidR="005B1C6D" w:rsidRPr="00903DBA" w:rsidRDefault="005B1C6D" w:rsidP="005B1C6D">
      <w:pPr>
        <w:pStyle w:val="Code"/>
        <w:rPr>
          <w:highlight w:val="white"/>
        </w:rPr>
      </w:pPr>
      <w:r w:rsidRPr="00903DBA">
        <w:rPr>
          <w:highlight w:val="white"/>
        </w:rPr>
        <w:t xml:space="preserve">  </w:t>
      </w:r>
    </w:p>
    <w:p w14:paraId="1B3C3822" w14:textId="77777777" w:rsidR="005B1C6D" w:rsidRPr="00903DBA" w:rsidRDefault="005B1C6D" w:rsidP="005B1C6D">
      <w:pPr>
        <w:pStyle w:val="Code"/>
        <w:rPr>
          <w:highlight w:val="white"/>
        </w:rPr>
      </w:pPr>
      <w:r w:rsidRPr="00903DBA">
        <w:rPr>
          <w:highlight w:val="white"/>
        </w:rPr>
        <w:t xml:space="preserve">    private void AddNewlinesToBuffer(List&lt;Token&gt; tokenList) {</w:t>
      </w:r>
    </w:p>
    <w:p w14:paraId="70424132" w14:textId="77777777" w:rsidR="005B1C6D" w:rsidRPr="00903DBA" w:rsidRDefault="005B1C6D" w:rsidP="005B1C6D">
      <w:pPr>
        <w:pStyle w:val="Code"/>
        <w:rPr>
          <w:highlight w:val="white"/>
        </w:rPr>
      </w:pPr>
      <w:r w:rsidRPr="00903DBA">
        <w:rPr>
          <w:highlight w:val="white"/>
        </w:rPr>
        <w:t xml:space="preserve">      foreach (Token token in tokenList) {</w:t>
      </w:r>
    </w:p>
    <w:p w14:paraId="38CC1AFE" w14:textId="77777777" w:rsidR="005B1C6D" w:rsidRPr="00903DBA" w:rsidRDefault="005B1C6D" w:rsidP="005B1C6D">
      <w:pPr>
        <w:pStyle w:val="Code"/>
        <w:rPr>
          <w:highlight w:val="white"/>
        </w:rPr>
      </w:pPr>
      <w:r w:rsidRPr="00903DBA">
        <w:rPr>
          <w:highlight w:val="white"/>
        </w:rPr>
        <w:t xml:space="preserve">        m_outputBuffer.Append(token.ToNewlineString());</w:t>
      </w:r>
    </w:p>
    <w:p w14:paraId="0934579F" w14:textId="77777777" w:rsidR="005B1C6D" w:rsidRPr="00903DBA" w:rsidRDefault="005B1C6D" w:rsidP="005B1C6D">
      <w:pPr>
        <w:pStyle w:val="Code"/>
        <w:rPr>
          <w:highlight w:val="white"/>
        </w:rPr>
      </w:pPr>
      <w:r w:rsidRPr="00903DBA">
        <w:rPr>
          <w:highlight w:val="white"/>
        </w:rPr>
        <w:t xml:space="preserve">        CCompiler_Main.Scanner.Line += token.GetNewlineCount();</w:t>
      </w:r>
    </w:p>
    <w:p w14:paraId="38121DF8" w14:textId="77777777" w:rsidR="005B1C6D" w:rsidRPr="00903DBA" w:rsidRDefault="005B1C6D" w:rsidP="005B1C6D">
      <w:pPr>
        <w:pStyle w:val="Code"/>
        <w:rPr>
          <w:highlight w:val="white"/>
        </w:rPr>
      </w:pPr>
      <w:r w:rsidRPr="00903DBA">
        <w:rPr>
          <w:highlight w:val="white"/>
        </w:rPr>
        <w:t xml:space="preserve">      }</w:t>
      </w:r>
    </w:p>
    <w:p w14:paraId="2A147735" w14:textId="77777777" w:rsidR="005B1C6D" w:rsidRPr="00903DBA" w:rsidRDefault="005B1C6D" w:rsidP="005B1C6D">
      <w:pPr>
        <w:pStyle w:val="Code"/>
        <w:rPr>
          <w:highlight w:val="white"/>
        </w:rPr>
      </w:pPr>
      <w:r w:rsidRPr="00903DBA">
        <w:rPr>
          <w:highlight w:val="white"/>
        </w:rPr>
        <w:t xml:space="preserve">    }  </w:t>
      </w:r>
    </w:p>
    <w:p w14:paraId="6E2DE400" w14:textId="5CCDE7E3" w:rsidR="005B1C6D" w:rsidRPr="00903DBA" w:rsidRDefault="005B1C6D" w:rsidP="005B1C6D">
      <w:r w:rsidRPr="00903DBA">
        <w:t xml:space="preserve">The </w:t>
      </w:r>
      <w:proofErr w:type="spellStart"/>
      <w:r w:rsidR="00EC23B2" w:rsidRPr="00903DBA">
        <w:rPr>
          <w:rStyle w:val="CodeInText"/>
        </w:rPr>
        <w:t>I</w:t>
      </w:r>
      <w:r w:rsidRPr="00903DBA">
        <w:rPr>
          <w:rStyle w:val="CodeInText"/>
        </w:rPr>
        <w:t>sVisible</w:t>
      </w:r>
      <w:proofErr w:type="spellEnd"/>
      <w:r w:rsidRPr="00903DBA">
        <w:t xml:space="preserve"> method checks whether we are in a visible part of the source code; that is, a part that has not been earlier omitted by a #</w:t>
      </w:r>
      <w:r w:rsidRPr="00903DBA">
        <w:rPr>
          <w:rStyle w:val="CodeInText"/>
        </w:rPr>
        <w:t>if</w:t>
      </w:r>
      <w:r w:rsidRPr="00903DBA">
        <w:t>, #</w:t>
      </w:r>
      <w:r w:rsidRPr="00903DBA">
        <w:rPr>
          <w:rStyle w:val="CodeInText"/>
        </w:rPr>
        <w:t>ifdef</w:t>
      </w:r>
      <w:r w:rsidRPr="00903DBA">
        <w:t>, #</w:t>
      </w:r>
      <w:proofErr w:type="spellStart"/>
      <w:r w:rsidRPr="00903DBA">
        <w:rPr>
          <w:rStyle w:val="CodeInText"/>
        </w:rPr>
        <w:t>ifndef</w:t>
      </w:r>
      <w:proofErr w:type="spellEnd"/>
      <w:r w:rsidRPr="00903DBA">
        <w:t>, #</w:t>
      </w:r>
      <w:proofErr w:type="spellStart"/>
      <w:r w:rsidRPr="00903DBA">
        <w:rPr>
          <w:rStyle w:val="CodeInText"/>
        </w:rPr>
        <w:t>elif</w:t>
      </w:r>
      <w:proofErr w:type="spellEnd"/>
      <w:r w:rsidRPr="00903DBA">
        <w:t>, or #</w:t>
      </w:r>
      <w:r w:rsidRPr="00903DBA">
        <w:rPr>
          <w:rStyle w:val="CodeInText"/>
        </w:rPr>
        <w:t>else</w:t>
      </w:r>
      <w:r w:rsidRPr="00903DBA">
        <w:t xml:space="preserve"> preprocessor directive. We use the </w:t>
      </w:r>
      <w:proofErr w:type="spellStart"/>
      <w:r w:rsidRPr="00903DBA">
        <w:rPr>
          <w:rStyle w:val="CodeInText"/>
        </w:rPr>
        <w:t>Main.IfStack</w:t>
      </w:r>
      <w:proofErr w:type="spellEnd"/>
      <w:r w:rsidRPr="00903DBA">
        <w:t xml:space="preserve"> stack since conditional programming can be nested. If the source code is not visible at any nesting level (that is, anywhere in the stack), the area is not visible</w:t>
      </w:r>
      <w:r w:rsidR="008F78F0" w:rsidRPr="00903DBA">
        <w:t>,</w:t>
      </w:r>
      <w:r w:rsidRPr="00903DBA">
        <w:t xml:space="preserve"> and we return false.</w:t>
      </w:r>
    </w:p>
    <w:p w14:paraId="7190B33B" w14:textId="77777777" w:rsidR="005B1C6D" w:rsidRPr="00903DBA" w:rsidRDefault="005B1C6D" w:rsidP="005B1C6D">
      <w:pPr>
        <w:pStyle w:val="Code"/>
        <w:rPr>
          <w:highlight w:val="white"/>
        </w:rPr>
      </w:pPr>
      <w:r w:rsidRPr="00903DBA">
        <w:rPr>
          <w:highlight w:val="white"/>
        </w:rPr>
        <w:t xml:space="preserve">    private bool IsVisible() {</w:t>
      </w:r>
    </w:p>
    <w:p w14:paraId="5738D98A" w14:textId="1B39102C" w:rsidR="005B1C6D" w:rsidRPr="00903DBA" w:rsidRDefault="005B1C6D" w:rsidP="005B1C6D">
      <w:pPr>
        <w:pStyle w:val="Code"/>
        <w:rPr>
          <w:highlight w:val="white"/>
        </w:rPr>
      </w:pPr>
      <w:r w:rsidRPr="00903DBA">
        <w:rPr>
          <w:highlight w:val="white"/>
        </w:rPr>
        <w:t xml:space="preserve">      foreach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in </w:t>
      </w:r>
      <w:r w:rsidR="00E761F4" w:rsidRPr="00903DBA">
        <w:rPr>
          <w:highlight w:val="white"/>
        </w:rPr>
        <w:t>m_ifElseChainStack</w:t>
      </w:r>
      <w:r w:rsidRPr="00903DBA">
        <w:rPr>
          <w:highlight w:val="white"/>
        </w:rPr>
        <w:t>) {</w:t>
      </w:r>
    </w:p>
    <w:p w14:paraId="2A9308E3" w14:textId="3ECB5CCA"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ifElseChain.C</w:t>
      </w:r>
      <w:r w:rsidRPr="00903DBA">
        <w:rPr>
          <w:highlight w:val="white"/>
        </w:rPr>
        <w:t>urrentStatus) {</w:t>
      </w:r>
    </w:p>
    <w:p w14:paraId="65C8C1E2" w14:textId="77777777" w:rsidR="005B1C6D" w:rsidRPr="00903DBA" w:rsidRDefault="005B1C6D" w:rsidP="005B1C6D">
      <w:pPr>
        <w:pStyle w:val="Code"/>
        <w:rPr>
          <w:highlight w:val="white"/>
        </w:rPr>
      </w:pPr>
      <w:r w:rsidRPr="00903DBA">
        <w:rPr>
          <w:highlight w:val="white"/>
        </w:rPr>
        <w:t xml:space="preserve">          return false;</w:t>
      </w:r>
    </w:p>
    <w:p w14:paraId="61C2D7A3" w14:textId="77777777" w:rsidR="005B1C6D" w:rsidRPr="00903DBA" w:rsidRDefault="005B1C6D" w:rsidP="005B1C6D">
      <w:pPr>
        <w:pStyle w:val="Code"/>
        <w:rPr>
          <w:highlight w:val="white"/>
        </w:rPr>
      </w:pPr>
      <w:r w:rsidRPr="00903DBA">
        <w:rPr>
          <w:highlight w:val="white"/>
        </w:rPr>
        <w:t xml:space="preserve">        }</w:t>
      </w:r>
    </w:p>
    <w:p w14:paraId="0AD76E92" w14:textId="77777777" w:rsidR="005B1C6D" w:rsidRPr="00903DBA" w:rsidRDefault="005B1C6D" w:rsidP="005B1C6D">
      <w:pPr>
        <w:pStyle w:val="Code"/>
        <w:rPr>
          <w:highlight w:val="white"/>
        </w:rPr>
      </w:pPr>
      <w:r w:rsidRPr="00903DBA">
        <w:rPr>
          <w:highlight w:val="white"/>
        </w:rPr>
        <w:t xml:space="preserve">      }</w:t>
      </w:r>
    </w:p>
    <w:p w14:paraId="05B98F2A" w14:textId="77777777" w:rsidR="005B1C6D" w:rsidRPr="00903DBA" w:rsidRDefault="005B1C6D" w:rsidP="005B1C6D">
      <w:pPr>
        <w:pStyle w:val="Code"/>
        <w:rPr>
          <w:highlight w:val="white"/>
        </w:rPr>
      </w:pPr>
      <w:r w:rsidRPr="00903DBA">
        <w:rPr>
          <w:highlight w:val="white"/>
        </w:rPr>
        <w:t xml:space="preserve">      </w:t>
      </w:r>
    </w:p>
    <w:p w14:paraId="3AB5F39B" w14:textId="77777777" w:rsidR="005B1C6D" w:rsidRPr="00903DBA" w:rsidRDefault="005B1C6D" w:rsidP="005B1C6D">
      <w:pPr>
        <w:pStyle w:val="Code"/>
        <w:rPr>
          <w:highlight w:val="white"/>
        </w:rPr>
      </w:pPr>
      <w:r w:rsidRPr="00903DBA">
        <w:rPr>
          <w:highlight w:val="white"/>
        </w:rPr>
        <w:t xml:space="preserve">      return true;</w:t>
      </w:r>
    </w:p>
    <w:p w14:paraId="714F67BC" w14:textId="77777777" w:rsidR="005B1C6D" w:rsidRPr="00903DBA" w:rsidRDefault="005B1C6D" w:rsidP="005B1C6D">
      <w:pPr>
        <w:pStyle w:val="Code"/>
        <w:rPr>
          <w:highlight w:val="white"/>
        </w:rPr>
      </w:pPr>
      <w:r w:rsidRPr="00903DBA">
        <w:rPr>
          <w:highlight w:val="white"/>
        </w:rPr>
        <w:t xml:space="preserve">    }</w:t>
      </w:r>
    </w:p>
    <w:p w14:paraId="0E4B7CC1" w14:textId="77777777" w:rsidR="005B1C6D" w:rsidRPr="00903DBA" w:rsidRDefault="005B1C6D" w:rsidP="005B1C6D">
      <w:r w:rsidRPr="00903DBA">
        <w:t xml:space="preserve">The </w:t>
      </w:r>
      <w:proofErr w:type="spellStart"/>
      <w:r w:rsidRPr="00903DBA">
        <w:rPr>
          <w:rStyle w:val="CodeInText0"/>
        </w:rPr>
        <w:t>trimLeft</w:t>
      </w:r>
      <w:proofErr w:type="spellEnd"/>
      <w:r w:rsidRPr="00903DBA">
        <w:t xml:space="preserve"> and </w:t>
      </w:r>
      <w:proofErr w:type="spellStart"/>
      <w:r w:rsidRPr="00903DBA">
        <w:rPr>
          <w:rStyle w:val="CodeInText0"/>
        </w:rPr>
        <w:t>trimRight</w:t>
      </w:r>
      <w:proofErr w:type="spellEnd"/>
      <w:r w:rsidRPr="00903DBA">
        <w:t xml:space="preserve"> methods simple removes all </w:t>
      </w:r>
      <w:proofErr w:type="gramStart"/>
      <w:r w:rsidRPr="00903DBA">
        <w:t>white-spaces</w:t>
      </w:r>
      <w:proofErr w:type="gramEnd"/>
      <w:r w:rsidRPr="00903DBA">
        <w:t xml:space="preserve"> to the left or right of the string.</w:t>
      </w:r>
    </w:p>
    <w:p w14:paraId="00FDA97F" w14:textId="77777777" w:rsidR="005B1C6D" w:rsidRPr="00903DBA" w:rsidRDefault="005B1C6D" w:rsidP="005B1C6D">
      <w:r w:rsidRPr="00903DBA">
        <w:t xml:space="preserve">The </w:t>
      </w:r>
      <w:proofErr w:type="spellStart"/>
      <w:r w:rsidRPr="00903DBA">
        <w:rPr>
          <w:rStyle w:val="CodeInText0"/>
        </w:rPr>
        <w:t>countChar</w:t>
      </w:r>
      <w:proofErr w:type="spellEnd"/>
      <w:r w:rsidRPr="00903DBA">
        <w:t xml:space="preserve"> method simple counts the number of occurrences of the character.</w:t>
      </w:r>
    </w:p>
    <w:p w14:paraId="1E5C1527" w14:textId="77777777" w:rsidR="005B1C6D" w:rsidRPr="00903DBA" w:rsidRDefault="005B1C6D" w:rsidP="005B1C6D">
      <w:pPr>
        <w:pStyle w:val="Rubrik3"/>
      </w:pPr>
      <w:bookmarkStart w:id="507" w:name="_Toc57656156"/>
      <w:r w:rsidRPr="00903DBA">
        <w:t>Lines</w:t>
      </w:r>
      <w:bookmarkEnd w:id="507"/>
    </w:p>
    <w:p w14:paraId="4DA42C7F" w14:textId="77777777" w:rsidR="005B1C6D" w:rsidRPr="00903DBA" w:rsidRDefault="005B1C6D" w:rsidP="005B1C6D">
      <w:r w:rsidRPr="00903DBA">
        <w:t xml:space="preserve">The </w:t>
      </w:r>
      <w:proofErr w:type="spellStart"/>
      <w:r w:rsidRPr="00903DBA">
        <w:rPr>
          <w:rStyle w:val="CodeInText0"/>
        </w:rPr>
        <w:t>doLine</w:t>
      </w:r>
      <w:proofErr w:type="spellEnd"/>
      <w:r w:rsidRPr="00903DBA">
        <w:t xml:space="preserve"> method handles the </w:t>
      </w:r>
      <w:r w:rsidRPr="00903DBA">
        <w:rPr>
          <w:rStyle w:val="CodeInText0"/>
        </w:rPr>
        <w:t>#line</w:t>
      </w:r>
      <w:r w:rsidRPr="00903DBA">
        <w:t xml:space="preserve"> directive by setting the </w:t>
      </w:r>
      <w:proofErr w:type="spellStart"/>
      <w:r w:rsidRPr="00903DBA">
        <w:rPr>
          <w:rStyle w:val="CodeInText0"/>
        </w:rPr>
        <w:t>Main</w:t>
      </w:r>
      <w:r w:rsidRPr="00903DBA">
        <w:t>.</w:t>
      </w:r>
      <w:r w:rsidRPr="00903DBA">
        <w:rPr>
          <w:rStyle w:val="CodeInText0"/>
        </w:rPr>
        <w:t>Path</w:t>
      </w:r>
      <w:proofErr w:type="spellEnd"/>
      <w:r w:rsidRPr="00903DBA">
        <w:t xml:space="preserve"> and </w:t>
      </w:r>
      <w:proofErr w:type="spellStart"/>
      <w:r w:rsidRPr="00903DBA">
        <w:rPr>
          <w:rStyle w:val="CodeInText0"/>
        </w:rPr>
        <w:t>Main</w:t>
      </w:r>
      <w:r w:rsidRPr="00903DBA">
        <w:t>.</w:t>
      </w:r>
      <w:r w:rsidRPr="00903DBA">
        <w:rPr>
          <w:rStyle w:val="CodeInText0"/>
        </w:rPr>
        <w:t>Line</w:t>
      </w:r>
      <w:proofErr w:type="spellEnd"/>
      <w:r w:rsidRPr="00903DBA">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665057D8" w14:textId="77777777" w:rsidTr="0092795B">
        <w:tc>
          <w:tcPr>
            <w:tcW w:w="3116" w:type="dxa"/>
          </w:tcPr>
          <w:p w14:paraId="2E4BD360" w14:textId="77777777" w:rsidR="005B1C6D" w:rsidRPr="00903DBA" w:rsidRDefault="005B1C6D" w:rsidP="0092795B">
            <w:pPr>
              <w:pStyle w:val="Code"/>
            </w:pPr>
            <w:r w:rsidRPr="00903DBA">
              <w:t>#line 100 C:\Temp\Test.c</w:t>
            </w:r>
          </w:p>
        </w:tc>
        <w:tc>
          <w:tcPr>
            <w:tcW w:w="3117" w:type="dxa"/>
          </w:tcPr>
          <w:p w14:paraId="2DF8D3C1" w14:textId="77777777" w:rsidR="005B1C6D" w:rsidRPr="00903DBA" w:rsidRDefault="005B1C6D" w:rsidP="0092795B">
            <w:pPr>
              <w:pStyle w:val="Code"/>
            </w:pPr>
          </w:p>
        </w:tc>
        <w:tc>
          <w:tcPr>
            <w:tcW w:w="3117" w:type="dxa"/>
          </w:tcPr>
          <w:p w14:paraId="3DE070B3" w14:textId="77777777" w:rsidR="005B1C6D" w:rsidRPr="00903DBA" w:rsidRDefault="005B1C6D" w:rsidP="0092795B">
            <w:pPr>
              <w:pStyle w:val="Code"/>
            </w:pPr>
          </w:p>
        </w:tc>
      </w:tr>
      <w:tr w:rsidR="005B1C6D" w:rsidRPr="00903DBA" w14:paraId="1BF51438" w14:textId="77777777" w:rsidTr="0092795B">
        <w:tc>
          <w:tcPr>
            <w:tcW w:w="3116" w:type="dxa"/>
          </w:tcPr>
          <w:p w14:paraId="3346EAFC" w14:textId="77777777" w:rsidR="005B1C6D" w:rsidRPr="00903DBA" w:rsidRDefault="005B1C6D" w:rsidP="0092795B">
            <w:pPr>
              <w:pStyle w:val="Code"/>
            </w:pPr>
            <w:r w:rsidRPr="00903DBA">
              <w:t>$C:\Temp\Test.c,100$</w:t>
            </w:r>
          </w:p>
        </w:tc>
        <w:tc>
          <w:tcPr>
            <w:tcW w:w="3117" w:type="dxa"/>
          </w:tcPr>
          <w:p w14:paraId="42B1A681" w14:textId="77777777" w:rsidR="005B1C6D" w:rsidRPr="00903DBA" w:rsidRDefault="005B1C6D" w:rsidP="0092795B">
            <w:pPr>
              <w:pStyle w:val="Code"/>
            </w:pPr>
          </w:p>
        </w:tc>
        <w:tc>
          <w:tcPr>
            <w:tcW w:w="3117" w:type="dxa"/>
          </w:tcPr>
          <w:p w14:paraId="344D7E5A" w14:textId="77777777" w:rsidR="005B1C6D" w:rsidRPr="00903DBA" w:rsidRDefault="005B1C6D" w:rsidP="0092795B">
            <w:pPr>
              <w:pStyle w:val="Code"/>
            </w:pPr>
          </w:p>
        </w:tc>
      </w:tr>
    </w:tbl>
    <w:p w14:paraId="241573CC" w14:textId="77777777" w:rsidR="005B1C6D" w:rsidRPr="00903DBA" w:rsidRDefault="005B1C6D" w:rsidP="005B1C6D">
      <w:pPr>
        <w:pStyle w:val="Code"/>
        <w:rPr>
          <w:highlight w:val="white"/>
        </w:rPr>
      </w:pPr>
    </w:p>
    <w:p w14:paraId="66082F93" w14:textId="77777777" w:rsidR="005B1C6D" w:rsidRPr="00903DBA" w:rsidRDefault="005B1C6D" w:rsidP="005B1C6D">
      <w:pPr>
        <w:pStyle w:val="Code"/>
        <w:rPr>
          <w:highlight w:val="white"/>
        </w:rPr>
      </w:pPr>
      <w:r w:rsidRPr="00903DBA">
        <w:rPr>
          <w:highlight w:val="white"/>
        </w:rPr>
        <w:t xml:space="preserve">    private void DoLine(List&lt;Token&gt; tokenList) {</w:t>
      </w:r>
    </w:p>
    <w:p w14:paraId="63160BC4" w14:textId="77777777" w:rsidR="005B1C6D" w:rsidRPr="00903DBA" w:rsidRDefault="005B1C6D" w:rsidP="005B1C6D">
      <w:pPr>
        <w:pStyle w:val="Code"/>
        <w:rPr>
          <w:highlight w:val="white"/>
        </w:rPr>
      </w:pPr>
      <w:r w:rsidRPr="00903DBA">
        <w:rPr>
          <w:highlight w:val="white"/>
        </w:rPr>
        <w:t xml:space="preserve">      int listSize = tokenList.Count;</w:t>
      </w:r>
    </w:p>
    <w:p w14:paraId="5FCE5796" w14:textId="77777777" w:rsidR="005B1C6D" w:rsidRPr="00903DBA" w:rsidRDefault="005B1C6D" w:rsidP="005B1C6D">
      <w:pPr>
        <w:pStyle w:val="Code"/>
        <w:rPr>
          <w:highlight w:val="white"/>
        </w:rPr>
      </w:pPr>
      <w:r w:rsidRPr="00903DBA">
        <w:rPr>
          <w:highlight w:val="white"/>
        </w:rPr>
        <w:t xml:space="preserve">    </w:t>
      </w:r>
    </w:p>
    <w:p w14:paraId="0A02F93A" w14:textId="77777777" w:rsidR="005B1C6D" w:rsidRPr="00903DBA" w:rsidRDefault="005B1C6D" w:rsidP="005B1C6D">
      <w:pPr>
        <w:pStyle w:val="Code"/>
        <w:rPr>
          <w:highlight w:val="white"/>
        </w:rPr>
      </w:pPr>
      <w:r w:rsidRPr="00903DBA">
        <w:rPr>
          <w:highlight w:val="white"/>
        </w:rPr>
        <w:t xml:space="preserve">      if ((listSize == 4) || (listSize == 5)) {</w:t>
      </w:r>
    </w:p>
    <w:p w14:paraId="2F1FD07B" w14:textId="77777777" w:rsidR="005B1C6D" w:rsidRPr="00903DBA" w:rsidRDefault="005B1C6D" w:rsidP="005B1C6D">
      <w:pPr>
        <w:pStyle w:val="Code"/>
        <w:rPr>
          <w:highlight w:val="white"/>
        </w:rPr>
      </w:pPr>
      <w:r w:rsidRPr="00903DBA">
        <w:rPr>
          <w:highlight w:val="white"/>
        </w:rPr>
        <w:t xml:space="preserve">        string lineText = (string) tokenList[2].Value;</w:t>
      </w:r>
    </w:p>
    <w:p w14:paraId="728DD12D" w14:textId="77777777" w:rsidR="005B1C6D" w:rsidRPr="00903DBA" w:rsidRDefault="005B1C6D" w:rsidP="005B1C6D">
      <w:pPr>
        <w:pStyle w:val="Code"/>
        <w:rPr>
          <w:highlight w:val="white"/>
        </w:rPr>
      </w:pPr>
      <w:r w:rsidRPr="00903DBA">
        <w:rPr>
          <w:highlight w:val="white"/>
        </w:rPr>
        <w:t xml:space="preserve">        Assert.Error(int.TryParse(lineText, out CCompiler_Main.Scanner.Line),</w:t>
      </w:r>
    </w:p>
    <w:p w14:paraId="459EAB07" w14:textId="77777777" w:rsidR="005B1C6D" w:rsidRPr="00903DBA" w:rsidRDefault="005B1C6D" w:rsidP="005B1C6D">
      <w:pPr>
        <w:pStyle w:val="Code"/>
        <w:rPr>
          <w:highlight w:val="white"/>
        </w:rPr>
      </w:pPr>
      <w:r w:rsidRPr="00903DBA">
        <w:rPr>
          <w:highlight w:val="white"/>
        </w:rPr>
        <w:t xml:space="preserve">                                  lineText, Message.Invalid_line_number);</w:t>
      </w:r>
    </w:p>
    <w:p w14:paraId="7313F2CC" w14:textId="77777777" w:rsidR="005B1C6D" w:rsidRPr="00903DBA" w:rsidRDefault="005B1C6D" w:rsidP="005B1C6D">
      <w:pPr>
        <w:pStyle w:val="Code"/>
        <w:rPr>
          <w:highlight w:val="white"/>
        </w:rPr>
      </w:pPr>
    </w:p>
    <w:p w14:paraId="5F567258" w14:textId="77777777" w:rsidR="005B1C6D" w:rsidRPr="00903DBA" w:rsidRDefault="005B1C6D" w:rsidP="005B1C6D">
      <w:pPr>
        <w:pStyle w:val="Code"/>
        <w:rPr>
          <w:highlight w:val="white"/>
        </w:rPr>
      </w:pPr>
      <w:r w:rsidRPr="00903DBA">
        <w:rPr>
          <w:highlight w:val="white"/>
        </w:rPr>
        <w:t xml:space="preserve">        if (listSize == 5) {</w:t>
      </w:r>
    </w:p>
    <w:p w14:paraId="126D8C16" w14:textId="77777777" w:rsidR="005B1C6D" w:rsidRPr="00903DBA" w:rsidRDefault="005B1C6D" w:rsidP="005B1C6D">
      <w:pPr>
        <w:pStyle w:val="Code"/>
        <w:rPr>
          <w:highlight w:val="white"/>
        </w:rPr>
      </w:pPr>
      <w:r w:rsidRPr="00903DBA">
        <w:rPr>
          <w:highlight w:val="white"/>
        </w:rPr>
        <w:t xml:space="preserve">          CCompiler_Main.Scanner.Path =</w:t>
      </w:r>
    </w:p>
    <w:p w14:paraId="0FA3F3F9" w14:textId="77777777" w:rsidR="005B1C6D" w:rsidRPr="00903DBA" w:rsidRDefault="005B1C6D" w:rsidP="005B1C6D">
      <w:pPr>
        <w:pStyle w:val="Code"/>
        <w:rPr>
          <w:highlight w:val="white"/>
        </w:rPr>
      </w:pPr>
      <w:r w:rsidRPr="00903DBA">
        <w:rPr>
          <w:highlight w:val="white"/>
        </w:rPr>
        <w:t xml:space="preserve">            new FileInfo((string) tokenList[3].Value);</w:t>
      </w:r>
    </w:p>
    <w:p w14:paraId="1FD351FA" w14:textId="77777777" w:rsidR="005B1C6D" w:rsidRPr="00903DBA" w:rsidRDefault="005B1C6D" w:rsidP="005B1C6D">
      <w:pPr>
        <w:pStyle w:val="Code"/>
        <w:rPr>
          <w:highlight w:val="white"/>
        </w:rPr>
      </w:pPr>
      <w:r w:rsidRPr="00903DBA">
        <w:rPr>
          <w:highlight w:val="white"/>
        </w:rPr>
        <w:t xml:space="preserve">        }</w:t>
      </w:r>
    </w:p>
    <w:p w14:paraId="08FCB858" w14:textId="77777777" w:rsidR="005B1C6D" w:rsidRPr="00903DBA" w:rsidRDefault="005B1C6D" w:rsidP="005B1C6D">
      <w:pPr>
        <w:pStyle w:val="Code"/>
        <w:rPr>
          <w:highlight w:val="white"/>
        </w:rPr>
      </w:pPr>
      <w:r w:rsidRPr="00903DBA">
        <w:rPr>
          <w:highlight w:val="white"/>
        </w:rPr>
        <w:t xml:space="preserve">      }</w:t>
      </w:r>
    </w:p>
    <w:p w14:paraId="6238B73F" w14:textId="77777777" w:rsidR="005B1C6D" w:rsidRPr="00903DBA" w:rsidRDefault="005B1C6D" w:rsidP="005B1C6D">
      <w:pPr>
        <w:pStyle w:val="Code"/>
        <w:rPr>
          <w:highlight w:val="white"/>
        </w:rPr>
      </w:pPr>
      <w:r w:rsidRPr="00903DBA">
        <w:rPr>
          <w:highlight w:val="white"/>
        </w:rPr>
        <w:t xml:space="preserve">      else {</w:t>
      </w:r>
    </w:p>
    <w:p w14:paraId="34DADD54" w14:textId="77777777" w:rsidR="005B1C6D" w:rsidRPr="00903DBA" w:rsidRDefault="005B1C6D" w:rsidP="005B1C6D">
      <w:pPr>
        <w:pStyle w:val="Code"/>
        <w:rPr>
          <w:highlight w:val="white"/>
        </w:rPr>
      </w:pPr>
      <w:r w:rsidRPr="00903DBA">
        <w:rPr>
          <w:highlight w:val="white"/>
        </w:rPr>
        <w:t xml:space="preserve">        Assert.Error(listSize == 3, TokenListToString(tokenList),</w:t>
      </w:r>
    </w:p>
    <w:p w14:paraId="4B69B981" w14:textId="77777777" w:rsidR="005B1C6D" w:rsidRPr="00903DBA" w:rsidRDefault="005B1C6D" w:rsidP="005B1C6D">
      <w:pPr>
        <w:pStyle w:val="Code"/>
        <w:rPr>
          <w:highlight w:val="white"/>
        </w:rPr>
      </w:pPr>
      <w:r w:rsidRPr="00903DBA">
        <w:rPr>
          <w:highlight w:val="white"/>
        </w:rPr>
        <w:t xml:space="preserve">                     Message.Invalid_preprocessor_directive);</w:t>
      </w:r>
    </w:p>
    <w:p w14:paraId="31FE6979" w14:textId="77777777" w:rsidR="005B1C6D" w:rsidRPr="00903DBA" w:rsidRDefault="005B1C6D" w:rsidP="005B1C6D">
      <w:pPr>
        <w:pStyle w:val="Code"/>
        <w:rPr>
          <w:highlight w:val="white"/>
        </w:rPr>
      </w:pPr>
      <w:r w:rsidRPr="00903DBA">
        <w:rPr>
          <w:highlight w:val="white"/>
        </w:rPr>
        <w:t xml:space="preserve">      }</w:t>
      </w:r>
    </w:p>
    <w:p w14:paraId="0821181C" w14:textId="77777777" w:rsidR="005B1C6D" w:rsidRPr="00903DBA" w:rsidRDefault="005B1C6D" w:rsidP="005B1C6D">
      <w:pPr>
        <w:pStyle w:val="Code"/>
        <w:rPr>
          <w:highlight w:val="white"/>
        </w:rPr>
      </w:pPr>
    </w:p>
    <w:p w14:paraId="78A692C8" w14:textId="77777777" w:rsidR="005B1C6D" w:rsidRPr="00903DBA" w:rsidRDefault="005B1C6D" w:rsidP="005B1C6D">
      <w:pPr>
        <w:pStyle w:val="Code"/>
        <w:rPr>
          <w:highlight w:val="white"/>
        </w:rPr>
      </w:pPr>
      <w:r w:rsidRPr="00903DBA">
        <w:rPr>
          <w:highlight w:val="white"/>
        </w:rPr>
        <w:t xml:space="preserve">      m_outputBuffer.Append(Symbol.SeparatorId + CCompiler_Main.Scanner.Path +</w:t>
      </w:r>
    </w:p>
    <w:p w14:paraId="2959EDBB" w14:textId="77777777" w:rsidR="005B1C6D" w:rsidRPr="00903DBA" w:rsidRDefault="005B1C6D" w:rsidP="005B1C6D">
      <w:pPr>
        <w:pStyle w:val="Code"/>
        <w:rPr>
          <w:highlight w:val="white"/>
        </w:rPr>
      </w:pPr>
      <w:r w:rsidRPr="00903DBA">
        <w:rPr>
          <w:highlight w:val="white"/>
        </w:rPr>
        <w:t xml:space="preserve">                            "," + CCompiler_Main.Scanner.Line +</w:t>
      </w:r>
    </w:p>
    <w:p w14:paraId="7A01E823" w14:textId="77777777" w:rsidR="005B1C6D" w:rsidRPr="00903DBA" w:rsidRDefault="005B1C6D" w:rsidP="005B1C6D">
      <w:pPr>
        <w:pStyle w:val="Code"/>
        <w:rPr>
          <w:highlight w:val="white"/>
        </w:rPr>
      </w:pPr>
      <w:r w:rsidRPr="00903DBA">
        <w:rPr>
          <w:highlight w:val="white"/>
        </w:rPr>
        <w:t xml:space="preserve">                            Symbol.SeparatorId + "\n");</w:t>
      </w:r>
    </w:p>
    <w:p w14:paraId="36337250" w14:textId="77777777" w:rsidR="005B1C6D" w:rsidRPr="00903DBA" w:rsidRDefault="005B1C6D" w:rsidP="005B1C6D">
      <w:pPr>
        <w:pStyle w:val="Code"/>
        <w:rPr>
          <w:highlight w:val="white"/>
        </w:rPr>
      </w:pPr>
      <w:r w:rsidRPr="00903DBA">
        <w:rPr>
          <w:highlight w:val="white"/>
        </w:rPr>
        <w:t xml:space="preserve">    }</w:t>
      </w:r>
    </w:p>
    <w:p w14:paraId="6EB53A9B" w14:textId="77777777" w:rsidR="005B1C6D" w:rsidRPr="00903DBA" w:rsidRDefault="005B1C6D" w:rsidP="005B1C6D">
      <w:pPr>
        <w:pStyle w:val="Rubrik3"/>
      </w:pPr>
      <w:bookmarkStart w:id="508" w:name="_Toc57656157"/>
      <w:r w:rsidRPr="00903DBA">
        <w:t>Includes</w:t>
      </w:r>
      <w:bookmarkEnd w:id="508"/>
    </w:p>
    <w:p w14:paraId="39963A74" w14:textId="77777777" w:rsidR="005B1C6D" w:rsidRPr="00903DBA" w:rsidRDefault="005B1C6D" w:rsidP="005B1C6D">
      <w:r w:rsidRPr="00903DBA">
        <w:t xml:space="preserve">There are two kinds of include files: system files (‘&lt;’ and ‘&gt;’) and internal files (‘\”’). The systems files are included from the path given by </w:t>
      </w:r>
      <w:proofErr w:type="spellStart"/>
      <w:r w:rsidRPr="00903DBA">
        <w:rPr>
          <w:rStyle w:val="CodeInText"/>
        </w:rPr>
        <w:t>Main.IncludePath</w:t>
      </w:r>
      <w:proofErr w:type="spellEnd"/>
      <w:r w:rsidRPr="00903DBA">
        <w:t>, and the internal files are included locally.</w:t>
      </w:r>
    </w:p>
    <w:p w14:paraId="534D4E94" w14:textId="77777777" w:rsidR="005B1C6D" w:rsidRPr="00903DBA" w:rsidRDefault="005B1C6D" w:rsidP="005B1C6D">
      <w:r w:rsidRPr="00903DBA">
        <w:t xml:space="preserve">The </w:t>
      </w:r>
      <w:proofErr w:type="spellStart"/>
      <w:r w:rsidRPr="00903DBA">
        <w:rPr>
          <w:rStyle w:val="CodeInText"/>
        </w:rPr>
        <w:t>Main.IncludeSet</w:t>
      </w:r>
      <w:proofErr w:type="spellEnd"/>
      <w:r w:rsidRPr="00903DBA">
        <w:t xml:space="preserve"> set is used to track the included file so that the source file </w:t>
      </w:r>
      <w:proofErr w:type="gramStart"/>
      <w:r w:rsidRPr="00903DBA">
        <w:t>include</w:t>
      </w:r>
      <w:proofErr w:type="gramEnd"/>
      <w:r w:rsidRPr="00903DBA">
        <w:t xml:space="preserve"> the files shall be recompiled if it or any of its included files has been changed after the object file. The </w:t>
      </w:r>
      <w:proofErr w:type="spellStart"/>
      <w:r w:rsidRPr="00903DBA">
        <w:rPr>
          <w:rStyle w:val="CodeInText"/>
        </w:rPr>
        <w:t>Main.IncludeStack</w:t>
      </w:r>
      <w:proofErr w:type="spellEnd"/>
      <w:r w:rsidRPr="00903DBA">
        <w:t xml:space="preserve"> is used to make sure that there is no circular inclusion.</w:t>
      </w:r>
    </w:p>
    <w:p w14:paraId="57CC66D2" w14:textId="77777777" w:rsidR="005B1C6D" w:rsidRPr="00903DBA" w:rsidRDefault="005B1C6D" w:rsidP="005B1C6D">
      <w:r w:rsidRPr="00903DBA">
        <w:t xml:space="preserve">The </w:t>
      </w:r>
      <w:proofErr w:type="spellStart"/>
      <w:r w:rsidRPr="00903DBA">
        <w:rPr>
          <w:rStyle w:val="CodeInText"/>
        </w:rPr>
        <w:t>Main.Path</w:t>
      </w:r>
      <w:proofErr w:type="spellEnd"/>
      <w:r w:rsidRPr="00903DBA">
        <w:t xml:space="preserve"> and </w:t>
      </w:r>
      <w:proofErr w:type="spellStart"/>
      <w:r w:rsidRPr="00903DBA">
        <w:rPr>
          <w:rStyle w:val="CodeInText"/>
        </w:rPr>
        <w:t>Main.Line</w:t>
      </w:r>
      <w:proofErr w:type="spellEnd"/>
      <w:r w:rsidRPr="00903DBA">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903DBA">
        <w:t>Test.c,100</w:t>
      </w:r>
      <w:proofErr w:type="spellEnd"/>
      <w:r w:rsidRPr="00903DBA">
        <w:t xml:space="preserve">$”). The method returns the source code of the included file, which will replace the original include line. </w:t>
      </w:r>
    </w:p>
    <w:p w14:paraId="57916512" w14:textId="77777777" w:rsidR="005B1C6D" w:rsidRPr="00903DBA" w:rsidRDefault="005B1C6D" w:rsidP="005B1C6D">
      <w:pPr>
        <w:pStyle w:val="Code"/>
        <w:rPr>
          <w:highlight w:val="white"/>
        </w:rPr>
      </w:pPr>
      <w:r w:rsidRPr="00903DBA">
        <w:rPr>
          <w:highlight w:val="white"/>
        </w:rPr>
        <w:t xml:space="preserve">    private void DoInclude(List&lt;Token&gt; tokenList) {</w:t>
      </w:r>
    </w:p>
    <w:p w14:paraId="7FDF5B1F" w14:textId="77777777" w:rsidR="005B1C6D" w:rsidRPr="00903DBA" w:rsidRDefault="005B1C6D" w:rsidP="005B1C6D">
      <w:pPr>
        <w:pStyle w:val="Code"/>
        <w:rPr>
          <w:highlight w:val="white"/>
        </w:rPr>
      </w:pPr>
      <w:r w:rsidRPr="00903DBA">
        <w:rPr>
          <w:highlight w:val="white"/>
        </w:rPr>
        <w:t xml:space="preserve">      FileInfo includeFile = null;</w:t>
      </w:r>
    </w:p>
    <w:p w14:paraId="36B7B092" w14:textId="77777777" w:rsidR="005B1C6D" w:rsidRPr="00903DBA" w:rsidRDefault="005B1C6D" w:rsidP="005B1C6D">
      <w:pPr>
        <w:pStyle w:val="Code"/>
        <w:rPr>
          <w:highlight w:val="white"/>
        </w:rPr>
      </w:pPr>
      <w:r w:rsidRPr="00903DBA">
        <w:rPr>
          <w:highlight w:val="white"/>
        </w:rPr>
        <w:t xml:space="preserve">    </w:t>
      </w:r>
    </w:p>
    <w:p w14:paraId="3FFD91B4" w14:textId="77777777" w:rsidR="005B1C6D" w:rsidRPr="00903DBA" w:rsidRDefault="005B1C6D" w:rsidP="005B1C6D">
      <w:pPr>
        <w:pStyle w:val="Code"/>
        <w:rPr>
          <w:highlight w:val="white"/>
        </w:rPr>
      </w:pPr>
      <w:r w:rsidRPr="00903DBA">
        <w:rPr>
          <w:highlight w:val="white"/>
        </w:rPr>
        <w:t xml:space="preserve">      if ((tokenList[2].Id == CCompiler_Pre.Tokens.STRING) &amp;&amp;</w:t>
      </w:r>
    </w:p>
    <w:p w14:paraId="7DCB76DC" w14:textId="77777777" w:rsidR="005B1C6D" w:rsidRPr="00903DBA" w:rsidRDefault="005B1C6D" w:rsidP="005B1C6D">
      <w:pPr>
        <w:pStyle w:val="Code"/>
        <w:rPr>
          <w:highlight w:val="white"/>
        </w:rPr>
      </w:pPr>
      <w:r w:rsidRPr="00903DBA">
        <w:rPr>
          <w:highlight w:val="white"/>
        </w:rPr>
        <w:t xml:space="preserve">          (tokenList[3].Id == CCompiler_Pre.Tokens.EOF)) {</w:t>
      </w:r>
    </w:p>
    <w:p w14:paraId="019BD946" w14:textId="77777777" w:rsidR="005B1C6D" w:rsidRPr="00903DBA" w:rsidRDefault="005B1C6D" w:rsidP="005B1C6D">
      <w:pPr>
        <w:pStyle w:val="Code"/>
        <w:rPr>
          <w:highlight w:val="white"/>
        </w:rPr>
      </w:pPr>
      <w:r w:rsidRPr="00903DBA">
        <w:rPr>
          <w:highlight w:val="white"/>
        </w:rPr>
        <w:t xml:space="preserve">        string text = tokenList[2].ToString();</w:t>
      </w:r>
    </w:p>
    <w:p w14:paraId="52EB15F0" w14:textId="77777777" w:rsidR="005B1C6D" w:rsidRPr="00903DBA" w:rsidRDefault="005B1C6D" w:rsidP="005B1C6D">
      <w:pPr>
        <w:pStyle w:val="Code"/>
        <w:rPr>
          <w:highlight w:val="white"/>
        </w:rPr>
      </w:pPr>
      <w:r w:rsidRPr="00903DBA">
        <w:rPr>
          <w:highlight w:val="white"/>
        </w:rPr>
        <w:t xml:space="preserve">        string file = text.ToString().Substring(1, text.Length - 1);</w:t>
      </w:r>
    </w:p>
    <w:p w14:paraId="1FB58B48" w14:textId="445CD137" w:rsidR="005B1C6D" w:rsidRPr="00903DBA" w:rsidRDefault="005B1C6D" w:rsidP="005B1C6D">
      <w:pPr>
        <w:pStyle w:val="Code"/>
        <w:rPr>
          <w:highlight w:val="white"/>
        </w:rPr>
      </w:pPr>
      <w:r w:rsidRPr="00903DBA">
        <w:rPr>
          <w:highlight w:val="white"/>
        </w:rPr>
        <w:t xml:space="preserve">        includeFile = new FileInfo(</w:t>
      </w:r>
      <w:r w:rsidR="001A433D" w:rsidRPr="00903DBA">
        <w:rPr>
          <w:highlight w:val="white"/>
        </w:rPr>
        <w:t xml:space="preserve">Start.SourcePath + </w:t>
      </w:r>
      <w:r w:rsidRPr="00903DBA">
        <w:rPr>
          <w:highlight w:val="white"/>
        </w:rPr>
        <w:t>file);</w:t>
      </w:r>
    </w:p>
    <w:p w14:paraId="12AD0819" w14:textId="77777777" w:rsidR="005B1C6D" w:rsidRPr="00903DBA" w:rsidRDefault="005B1C6D" w:rsidP="005B1C6D">
      <w:pPr>
        <w:pStyle w:val="Code"/>
        <w:rPr>
          <w:highlight w:val="white"/>
        </w:rPr>
      </w:pPr>
      <w:r w:rsidRPr="00903DBA">
        <w:rPr>
          <w:highlight w:val="white"/>
        </w:rPr>
        <w:t xml:space="preserve">      }</w:t>
      </w:r>
    </w:p>
    <w:p w14:paraId="131C70BD" w14:textId="77777777" w:rsidR="005B1C6D" w:rsidRPr="00903DBA" w:rsidRDefault="005B1C6D" w:rsidP="005B1C6D">
      <w:pPr>
        <w:pStyle w:val="Code"/>
        <w:rPr>
          <w:highlight w:val="white"/>
        </w:rPr>
      </w:pPr>
      <w:r w:rsidRPr="00903DBA">
        <w:rPr>
          <w:highlight w:val="white"/>
        </w:rPr>
        <w:t xml:space="preserve">      else {</w:t>
      </w:r>
    </w:p>
    <w:p w14:paraId="451DCB57" w14:textId="77777777" w:rsidR="005B1C6D" w:rsidRPr="00903DBA" w:rsidRDefault="005B1C6D" w:rsidP="005B1C6D">
      <w:pPr>
        <w:pStyle w:val="Code"/>
        <w:rPr>
          <w:highlight w:val="white"/>
        </w:rPr>
      </w:pPr>
      <w:r w:rsidRPr="00903DBA">
        <w:rPr>
          <w:highlight w:val="white"/>
        </w:rPr>
        <w:t xml:space="preserve">        StringBuilder buffer = new StringBuilder();</w:t>
      </w:r>
    </w:p>
    <w:p w14:paraId="230EA9CA" w14:textId="77777777" w:rsidR="005B1C6D" w:rsidRPr="00903DBA" w:rsidRDefault="005B1C6D" w:rsidP="005B1C6D">
      <w:pPr>
        <w:pStyle w:val="Code"/>
        <w:rPr>
          <w:highlight w:val="white"/>
        </w:rPr>
      </w:pPr>
    </w:p>
    <w:p w14:paraId="0494746A" w14:textId="77777777" w:rsidR="005B1C6D" w:rsidRPr="00903DBA" w:rsidRDefault="005B1C6D" w:rsidP="005B1C6D">
      <w:pPr>
        <w:pStyle w:val="Code"/>
        <w:rPr>
          <w:highlight w:val="white"/>
        </w:rPr>
      </w:pPr>
      <w:r w:rsidRPr="00903DBA">
        <w:rPr>
          <w:highlight w:val="white"/>
        </w:rPr>
        <w:t xml:space="preserve">        foreach (Token token in tokenList.GetRange(2, tokenList.Count - 2)) {</w:t>
      </w:r>
    </w:p>
    <w:p w14:paraId="4E42CBAB" w14:textId="77777777" w:rsidR="005B1C6D" w:rsidRPr="00903DBA" w:rsidRDefault="005B1C6D" w:rsidP="005B1C6D">
      <w:pPr>
        <w:pStyle w:val="Code"/>
        <w:rPr>
          <w:highlight w:val="white"/>
        </w:rPr>
      </w:pPr>
      <w:r w:rsidRPr="00903DBA">
        <w:rPr>
          <w:highlight w:val="white"/>
        </w:rPr>
        <w:t xml:space="preserve">          buffer.Append(token.ToString());</w:t>
      </w:r>
    </w:p>
    <w:p w14:paraId="738C2BB2" w14:textId="77777777" w:rsidR="005B1C6D" w:rsidRPr="00903DBA" w:rsidRDefault="005B1C6D" w:rsidP="005B1C6D">
      <w:pPr>
        <w:pStyle w:val="Code"/>
        <w:rPr>
          <w:highlight w:val="white"/>
        </w:rPr>
      </w:pPr>
      <w:r w:rsidRPr="00903DBA">
        <w:rPr>
          <w:highlight w:val="white"/>
        </w:rPr>
        <w:t xml:space="preserve">        }</w:t>
      </w:r>
    </w:p>
    <w:p w14:paraId="63753DEE" w14:textId="77777777" w:rsidR="005B1C6D" w:rsidRPr="00903DBA" w:rsidRDefault="005B1C6D" w:rsidP="005B1C6D">
      <w:pPr>
        <w:pStyle w:val="Code"/>
        <w:rPr>
          <w:highlight w:val="white"/>
        </w:rPr>
      </w:pPr>
      <w:r w:rsidRPr="00903DBA">
        <w:rPr>
          <w:highlight w:val="white"/>
        </w:rPr>
        <w:t xml:space="preserve">      </w:t>
      </w:r>
    </w:p>
    <w:p w14:paraId="23D5AD74" w14:textId="77777777" w:rsidR="005B1C6D" w:rsidRPr="00903DBA" w:rsidRDefault="005B1C6D" w:rsidP="005B1C6D">
      <w:pPr>
        <w:pStyle w:val="Code"/>
        <w:rPr>
          <w:highlight w:val="white"/>
        </w:rPr>
      </w:pPr>
      <w:r w:rsidRPr="00903DBA">
        <w:rPr>
          <w:highlight w:val="white"/>
        </w:rPr>
        <w:t xml:space="preserve">        string text = buffer.ToString();</w:t>
      </w:r>
    </w:p>
    <w:p w14:paraId="576BF462" w14:textId="77777777" w:rsidR="005B1C6D" w:rsidRPr="00903DBA" w:rsidRDefault="005B1C6D" w:rsidP="005B1C6D">
      <w:pPr>
        <w:pStyle w:val="Code"/>
        <w:rPr>
          <w:highlight w:val="white"/>
        </w:rPr>
      </w:pPr>
    </w:p>
    <w:p w14:paraId="638B4B1C" w14:textId="77777777" w:rsidR="005B1C6D" w:rsidRPr="00903DBA" w:rsidRDefault="005B1C6D" w:rsidP="005B1C6D">
      <w:pPr>
        <w:pStyle w:val="Code"/>
        <w:rPr>
          <w:highlight w:val="white"/>
        </w:rPr>
      </w:pPr>
      <w:r w:rsidRPr="00903DBA">
        <w:rPr>
          <w:highlight w:val="white"/>
        </w:rPr>
        <w:t xml:space="preserve">        if (text.StartsWith("&lt;") &amp;&amp; text.EndsWith("&gt;")) {</w:t>
      </w:r>
    </w:p>
    <w:p w14:paraId="71CD6682" w14:textId="77777777" w:rsidR="005B1C6D" w:rsidRPr="00903DBA" w:rsidRDefault="005B1C6D" w:rsidP="005B1C6D">
      <w:pPr>
        <w:pStyle w:val="Code"/>
        <w:rPr>
          <w:highlight w:val="white"/>
        </w:rPr>
      </w:pPr>
      <w:r w:rsidRPr="00903DBA">
        <w:rPr>
          <w:highlight w:val="white"/>
        </w:rPr>
        <w:t xml:space="preserve">          string file = text.ToString().Substring(1, text.Length - 2);</w:t>
      </w:r>
    </w:p>
    <w:p w14:paraId="6FE2744C" w14:textId="1CBFAC5E" w:rsidR="005B1C6D" w:rsidRPr="00903DBA" w:rsidRDefault="005B1C6D" w:rsidP="005B1C6D">
      <w:pPr>
        <w:pStyle w:val="Code"/>
        <w:rPr>
          <w:highlight w:val="white"/>
        </w:rPr>
      </w:pPr>
      <w:r w:rsidRPr="00903DBA">
        <w:rPr>
          <w:highlight w:val="white"/>
        </w:rPr>
        <w:t xml:space="preserve">          includeFile = new FileInfo(</w:t>
      </w:r>
      <w:r w:rsidR="00C9762B" w:rsidRPr="00903DBA">
        <w:rPr>
          <w:highlight w:val="white"/>
        </w:rPr>
        <w:t>Start.SourcePath</w:t>
      </w:r>
      <w:r w:rsidRPr="00903DBA">
        <w:rPr>
          <w:highlight w:val="white"/>
        </w:rPr>
        <w:t xml:space="preserve"> + file);</w:t>
      </w:r>
    </w:p>
    <w:p w14:paraId="5D94772D" w14:textId="77777777" w:rsidR="005B1C6D" w:rsidRPr="00903DBA" w:rsidRDefault="005B1C6D" w:rsidP="005B1C6D">
      <w:pPr>
        <w:pStyle w:val="Code"/>
        <w:rPr>
          <w:highlight w:val="white"/>
        </w:rPr>
      </w:pPr>
      <w:r w:rsidRPr="00903DBA">
        <w:rPr>
          <w:highlight w:val="white"/>
        </w:rPr>
        <w:t xml:space="preserve">        }</w:t>
      </w:r>
    </w:p>
    <w:p w14:paraId="23ACE506" w14:textId="77777777" w:rsidR="005B1C6D" w:rsidRPr="00903DBA" w:rsidRDefault="005B1C6D" w:rsidP="005B1C6D">
      <w:pPr>
        <w:pStyle w:val="Code"/>
        <w:rPr>
          <w:highlight w:val="white"/>
        </w:rPr>
      </w:pPr>
      <w:r w:rsidRPr="00903DBA">
        <w:rPr>
          <w:highlight w:val="white"/>
        </w:rPr>
        <w:t xml:space="preserve">        else {</w:t>
      </w:r>
    </w:p>
    <w:p w14:paraId="3ADACB55" w14:textId="77777777" w:rsidR="005B1C6D" w:rsidRPr="00903DBA" w:rsidRDefault="005B1C6D" w:rsidP="005B1C6D">
      <w:pPr>
        <w:pStyle w:val="Code"/>
        <w:rPr>
          <w:highlight w:val="white"/>
        </w:rPr>
      </w:pPr>
      <w:r w:rsidRPr="00903DBA">
        <w:rPr>
          <w:highlight w:val="white"/>
        </w:rPr>
        <w:t xml:space="preserve">          Assert.Error(TokenListToString(tokenList),</w:t>
      </w:r>
    </w:p>
    <w:p w14:paraId="76B73F89" w14:textId="77777777" w:rsidR="005B1C6D" w:rsidRPr="00903DBA" w:rsidRDefault="005B1C6D" w:rsidP="005B1C6D">
      <w:pPr>
        <w:pStyle w:val="Code"/>
        <w:rPr>
          <w:highlight w:val="white"/>
        </w:rPr>
      </w:pPr>
      <w:r w:rsidRPr="00903DBA">
        <w:rPr>
          <w:highlight w:val="white"/>
        </w:rPr>
        <w:t xml:space="preserve">                       Message.Invalid_preprocessor_directive);</w:t>
      </w:r>
    </w:p>
    <w:p w14:paraId="6F0D6BCB" w14:textId="77777777" w:rsidR="005B1C6D" w:rsidRPr="00903DBA" w:rsidRDefault="005B1C6D" w:rsidP="005B1C6D">
      <w:pPr>
        <w:pStyle w:val="Code"/>
        <w:rPr>
          <w:highlight w:val="white"/>
        </w:rPr>
      </w:pPr>
      <w:r w:rsidRPr="00903DBA">
        <w:rPr>
          <w:highlight w:val="white"/>
        </w:rPr>
        <w:t xml:space="preserve">        }</w:t>
      </w:r>
    </w:p>
    <w:p w14:paraId="70ED42DA" w14:textId="77777777" w:rsidR="005B1C6D" w:rsidRPr="00903DBA" w:rsidRDefault="005B1C6D" w:rsidP="005B1C6D">
      <w:pPr>
        <w:pStyle w:val="Code"/>
        <w:rPr>
          <w:highlight w:val="white"/>
        </w:rPr>
      </w:pPr>
      <w:r w:rsidRPr="00903DBA">
        <w:rPr>
          <w:highlight w:val="white"/>
        </w:rPr>
        <w:t xml:space="preserve">      }</w:t>
      </w:r>
    </w:p>
    <w:p w14:paraId="592AABFD" w14:textId="77777777" w:rsidR="005B1C6D" w:rsidRPr="00903DBA" w:rsidRDefault="005B1C6D" w:rsidP="000A4F9D">
      <w:pPr>
        <w:pStyle w:val="Code"/>
        <w:rPr>
          <w:highlight w:val="white"/>
        </w:rPr>
      </w:pPr>
    </w:p>
    <w:p w14:paraId="4F32FFA4" w14:textId="77777777" w:rsidR="000A4F9D" w:rsidRPr="00903DBA" w:rsidRDefault="000A4F9D" w:rsidP="000A4F9D">
      <w:pPr>
        <w:pStyle w:val="Code"/>
        <w:rPr>
          <w:highlight w:val="white"/>
        </w:rPr>
      </w:pPr>
      <w:r w:rsidRPr="00903DBA">
        <w:rPr>
          <w:highlight w:val="white"/>
        </w:rPr>
        <w:t xml:space="preserve">      Assert.Error(!m_includeStack.Contains(includeFile),</w:t>
      </w:r>
    </w:p>
    <w:p w14:paraId="72862086" w14:textId="77777777" w:rsidR="000A4F9D" w:rsidRPr="00903DBA" w:rsidRDefault="000A4F9D" w:rsidP="000A4F9D">
      <w:pPr>
        <w:pStyle w:val="Code"/>
        <w:rPr>
          <w:highlight w:val="white"/>
        </w:rPr>
      </w:pPr>
      <w:r w:rsidRPr="00903DBA">
        <w:rPr>
          <w:highlight w:val="white"/>
        </w:rPr>
        <w:t xml:space="preserve">                   includeFile.FullName, Message.Repeted_include_statement);</w:t>
      </w:r>
    </w:p>
    <w:p w14:paraId="1E9AAEBE" w14:textId="77777777" w:rsidR="000A4F9D" w:rsidRPr="00903DBA" w:rsidRDefault="000A4F9D" w:rsidP="000A4F9D">
      <w:pPr>
        <w:pStyle w:val="Code"/>
        <w:rPr>
          <w:highlight w:val="white"/>
        </w:rPr>
      </w:pPr>
      <w:r w:rsidRPr="00903DBA">
        <w:rPr>
          <w:highlight w:val="white"/>
        </w:rPr>
        <w:t xml:space="preserve">      m_includeStack.Push(includeFile);</w:t>
      </w:r>
    </w:p>
    <w:p w14:paraId="2F2E5E74" w14:textId="77777777" w:rsidR="000A4F9D" w:rsidRPr="00903DBA" w:rsidRDefault="000A4F9D" w:rsidP="000A4F9D">
      <w:pPr>
        <w:pStyle w:val="Code"/>
        <w:rPr>
          <w:highlight w:val="white"/>
        </w:rPr>
      </w:pPr>
      <w:r w:rsidRPr="00903DBA">
        <w:rPr>
          <w:highlight w:val="white"/>
        </w:rPr>
        <w:t xml:space="preserve">      m_includeSet.Add(includeFile);</w:t>
      </w:r>
    </w:p>
    <w:p w14:paraId="20EA6128" w14:textId="77777777" w:rsidR="000A4F9D" w:rsidRPr="00903DBA" w:rsidRDefault="000A4F9D" w:rsidP="000A4F9D">
      <w:pPr>
        <w:pStyle w:val="Code"/>
        <w:rPr>
          <w:highlight w:val="white"/>
        </w:rPr>
      </w:pPr>
      <w:r w:rsidRPr="00903DBA">
        <w:rPr>
          <w:highlight w:val="white"/>
        </w:rPr>
        <w:t xml:space="preserve">      FileInfo oldPath = CCompiler_Main.Scanner.Path;</w:t>
      </w:r>
    </w:p>
    <w:p w14:paraId="5A9E0D47" w14:textId="77777777" w:rsidR="000A4F9D" w:rsidRPr="00903DBA" w:rsidRDefault="000A4F9D" w:rsidP="000A4F9D">
      <w:pPr>
        <w:pStyle w:val="Code"/>
        <w:rPr>
          <w:highlight w:val="white"/>
        </w:rPr>
      </w:pPr>
      <w:r w:rsidRPr="00903DBA">
        <w:rPr>
          <w:highlight w:val="white"/>
        </w:rPr>
        <w:t xml:space="preserve">      int oldLine = CCompiler_Main.Scanner.Line;</w:t>
      </w:r>
    </w:p>
    <w:p w14:paraId="7C703D26" w14:textId="77777777" w:rsidR="000A4F9D" w:rsidRPr="00903DBA" w:rsidRDefault="000A4F9D" w:rsidP="000A4F9D">
      <w:pPr>
        <w:pStyle w:val="Code"/>
        <w:rPr>
          <w:highlight w:val="white"/>
        </w:rPr>
      </w:pPr>
      <w:r w:rsidRPr="00903DBA">
        <w:rPr>
          <w:highlight w:val="white"/>
        </w:rPr>
        <w:t xml:space="preserve">      CCompiler_Main.Scanner.Path = includeFile;</w:t>
      </w:r>
    </w:p>
    <w:p w14:paraId="78E6CB45" w14:textId="77777777" w:rsidR="000A4F9D" w:rsidRPr="00903DBA" w:rsidRDefault="000A4F9D" w:rsidP="000A4F9D">
      <w:pPr>
        <w:pStyle w:val="Code"/>
        <w:rPr>
          <w:highlight w:val="white"/>
        </w:rPr>
      </w:pPr>
      <w:r w:rsidRPr="00903DBA">
        <w:rPr>
          <w:highlight w:val="white"/>
        </w:rPr>
        <w:t xml:space="preserve">      CCompiler_Main.Scanner.Line = 1;</w:t>
      </w:r>
    </w:p>
    <w:p w14:paraId="491108A2"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2D84FE5A" w14:textId="77777777" w:rsidR="000A4F9D" w:rsidRPr="00903DBA" w:rsidRDefault="000A4F9D" w:rsidP="000A4F9D">
      <w:pPr>
        <w:pStyle w:val="Code"/>
        <w:rPr>
          <w:highlight w:val="white"/>
        </w:rPr>
      </w:pPr>
      <w:r w:rsidRPr="00903DBA">
        <w:rPr>
          <w:highlight w:val="white"/>
        </w:rPr>
        <w:t xml:space="preserve">                            ",0" + Symbol.SeparatorId + "\n");</w:t>
      </w:r>
    </w:p>
    <w:p w14:paraId="621E91D1" w14:textId="77777777" w:rsidR="000A4F9D" w:rsidRPr="00903DBA" w:rsidRDefault="000A4F9D" w:rsidP="000A4F9D">
      <w:pPr>
        <w:pStyle w:val="Code"/>
        <w:rPr>
          <w:highlight w:val="white"/>
        </w:rPr>
      </w:pPr>
      <w:r w:rsidRPr="00903DBA">
        <w:rPr>
          <w:highlight w:val="white"/>
        </w:rPr>
        <w:t xml:space="preserve">      DoProcess(includeFile);</w:t>
      </w:r>
    </w:p>
    <w:p w14:paraId="49CCF7EF" w14:textId="77777777" w:rsidR="000A4F9D" w:rsidRPr="00903DBA" w:rsidRDefault="000A4F9D" w:rsidP="000A4F9D">
      <w:pPr>
        <w:pStyle w:val="Code"/>
        <w:rPr>
          <w:highlight w:val="white"/>
        </w:rPr>
      </w:pPr>
      <w:r w:rsidRPr="00903DBA">
        <w:rPr>
          <w:highlight w:val="white"/>
        </w:rPr>
        <w:t xml:space="preserve">      CCompiler_Main.Scanner.Line = oldLine;</w:t>
      </w:r>
    </w:p>
    <w:p w14:paraId="57507313" w14:textId="77777777" w:rsidR="000A4F9D" w:rsidRPr="00903DBA" w:rsidRDefault="000A4F9D" w:rsidP="000A4F9D">
      <w:pPr>
        <w:pStyle w:val="Code"/>
        <w:rPr>
          <w:highlight w:val="white"/>
        </w:rPr>
      </w:pPr>
      <w:r w:rsidRPr="00903DBA">
        <w:rPr>
          <w:highlight w:val="white"/>
        </w:rPr>
        <w:t xml:space="preserve">      CCompiler_Main.Scanner.Path = oldPath;</w:t>
      </w:r>
    </w:p>
    <w:p w14:paraId="445B8548" w14:textId="77777777" w:rsidR="000A4F9D" w:rsidRPr="00903DBA" w:rsidRDefault="000A4F9D" w:rsidP="000A4F9D">
      <w:pPr>
        <w:pStyle w:val="Code"/>
        <w:rPr>
          <w:highlight w:val="white"/>
        </w:rPr>
      </w:pPr>
      <w:r w:rsidRPr="00903DBA">
        <w:rPr>
          <w:highlight w:val="white"/>
        </w:rPr>
        <w:t xml:space="preserve">      m_outputBuffer.Append(Symbol.SeparatorId + CCompiler_Main.Scanner.Path +</w:t>
      </w:r>
    </w:p>
    <w:p w14:paraId="0614EBC8" w14:textId="77777777" w:rsidR="000A4F9D" w:rsidRPr="00903DBA" w:rsidRDefault="000A4F9D" w:rsidP="000A4F9D">
      <w:pPr>
        <w:pStyle w:val="Code"/>
        <w:rPr>
          <w:highlight w:val="white"/>
        </w:rPr>
      </w:pPr>
      <w:r w:rsidRPr="00903DBA">
        <w:rPr>
          <w:highlight w:val="white"/>
        </w:rPr>
        <w:t xml:space="preserve">                            "," + (CCompiler_Main.Scanner.Line - 1) +</w:t>
      </w:r>
    </w:p>
    <w:p w14:paraId="6BA61C37" w14:textId="77777777" w:rsidR="000A4F9D" w:rsidRPr="00903DBA" w:rsidRDefault="000A4F9D" w:rsidP="000A4F9D">
      <w:pPr>
        <w:pStyle w:val="Code"/>
        <w:rPr>
          <w:highlight w:val="white"/>
        </w:rPr>
      </w:pPr>
      <w:r w:rsidRPr="00903DBA">
        <w:rPr>
          <w:highlight w:val="white"/>
        </w:rPr>
        <w:t xml:space="preserve">                            Symbol.SeparatorId + "\n");</w:t>
      </w:r>
    </w:p>
    <w:p w14:paraId="5E954B89" w14:textId="77777777" w:rsidR="000A4F9D" w:rsidRPr="00903DBA" w:rsidRDefault="000A4F9D" w:rsidP="000A4F9D">
      <w:pPr>
        <w:pStyle w:val="Code"/>
        <w:rPr>
          <w:highlight w:val="white"/>
        </w:rPr>
      </w:pPr>
      <w:r w:rsidRPr="00903DBA">
        <w:rPr>
          <w:highlight w:val="white"/>
        </w:rPr>
        <w:t xml:space="preserve">      m_includeStack.Pop();</w:t>
      </w:r>
    </w:p>
    <w:p w14:paraId="6AE74B0E" w14:textId="3A6AB75E" w:rsidR="005B1C6D" w:rsidRPr="00903DBA" w:rsidRDefault="005B1C6D" w:rsidP="000A4F9D">
      <w:pPr>
        <w:pStyle w:val="Code"/>
        <w:rPr>
          <w:highlight w:val="white"/>
        </w:rPr>
      </w:pPr>
      <w:r w:rsidRPr="00903DBA">
        <w:rPr>
          <w:highlight w:val="white"/>
        </w:rPr>
        <w:t xml:space="preserve">    }</w:t>
      </w:r>
    </w:p>
    <w:p w14:paraId="46374E79" w14:textId="77777777" w:rsidR="005B1C6D" w:rsidRPr="00903DBA" w:rsidRDefault="005B1C6D" w:rsidP="005B1C6D">
      <w:pPr>
        <w:pStyle w:val="Rubrik3"/>
      </w:pPr>
      <w:bookmarkStart w:id="509" w:name="_Toc57656158"/>
      <w:r w:rsidRPr="00903DBA">
        <w:t>Macros</w:t>
      </w:r>
      <w:bookmarkEnd w:id="509"/>
    </w:p>
    <w:p w14:paraId="52CA517F" w14:textId="77777777" w:rsidR="005B1C6D" w:rsidRPr="00903DBA" w:rsidRDefault="005B1C6D" w:rsidP="005B1C6D">
      <w:r w:rsidRPr="00903DBA">
        <w:t xml:space="preserve">The </w:t>
      </w:r>
      <w:r w:rsidRPr="00903DBA">
        <w:rPr>
          <w:rStyle w:val="CodeInText"/>
        </w:rPr>
        <w:t>Macro</w:t>
      </w:r>
      <w:r w:rsidRPr="00903DBA">
        <w:t xml:space="preserve"> class keep track of a macro, a macro has a possible empty list of parameters and a text.</w:t>
      </w:r>
    </w:p>
    <w:p w14:paraId="36A5514D" w14:textId="77777777" w:rsidR="005B1C6D" w:rsidRPr="00903DBA" w:rsidRDefault="005B1C6D" w:rsidP="005B1C6D">
      <w:pPr>
        <w:pStyle w:val="CodeHeader"/>
      </w:pPr>
      <w:proofErr w:type="spellStart"/>
      <w:r w:rsidRPr="00903DBA">
        <w:t>Macro.cs</w:t>
      </w:r>
      <w:proofErr w:type="spellEnd"/>
    </w:p>
    <w:p w14:paraId="7F2CBA7B" w14:textId="77777777" w:rsidR="005B1C6D" w:rsidRPr="00903DBA" w:rsidRDefault="005B1C6D" w:rsidP="005B1C6D">
      <w:pPr>
        <w:pStyle w:val="Code"/>
        <w:rPr>
          <w:highlight w:val="white"/>
        </w:rPr>
      </w:pPr>
      <w:r w:rsidRPr="00903DBA">
        <w:rPr>
          <w:highlight w:val="white"/>
        </w:rPr>
        <w:t>using System.Linq;</w:t>
      </w:r>
    </w:p>
    <w:p w14:paraId="71FAF3C5" w14:textId="77777777" w:rsidR="005B1C6D" w:rsidRPr="00903DBA" w:rsidRDefault="005B1C6D" w:rsidP="005B1C6D">
      <w:pPr>
        <w:pStyle w:val="Code"/>
        <w:rPr>
          <w:highlight w:val="white"/>
        </w:rPr>
      </w:pPr>
      <w:r w:rsidRPr="00903DBA">
        <w:rPr>
          <w:highlight w:val="white"/>
        </w:rPr>
        <w:t>using System.Collections.Generic;</w:t>
      </w:r>
    </w:p>
    <w:p w14:paraId="4366CCC5" w14:textId="77777777" w:rsidR="005B1C6D" w:rsidRPr="00903DBA" w:rsidRDefault="005B1C6D" w:rsidP="005B1C6D">
      <w:pPr>
        <w:pStyle w:val="Code"/>
        <w:rPr>
          <w:highlight w:val="white"/>
        </w:rPr>
      </w:pPr>
    </w:p>
    <w:p w14:paraId="59CA7350" w14:textId="77777777" w:rsidR="005B1C6D" w:rsidRPr="00903DBA" w:rsidRDefault="005B1C6D" w:rsidP="005B1C6D">
      <w:pPr>
        <w:pStyle w:val="Code"/>
        <w:rPr>
          <w:highlight w:val="white"/>
        </w:rPr>
      </w:pPr>
      <w:r w:rsidRPr="00903DBA">
        <w:rPr>
          <w:highlight w:val="white"/>
        </w:rPr>
        <w:t>namespace CCompiler {</w:t>
      </w:r>
    </w:p>
    <w:p w14:paraId="46B6A46C" w14:textId="77777777" w:rsidR="005B1C6D" w:rsidRPr="00903DBA" w:rsidRDefault="005B1C6D" w:rsidP="005B1C6D">
      <w:pPr>
        <w:pStyle w:val="Code"/>
        <w:rPr>
          <w:highlight w:val="white"/>
        </w:rPr>
      </w:pPr>
      <w:r w:rsidRPr="00903DBA">
        <w:rPr>
          <w:highlight w:val="white"/>
        </w:rPr>
        <w:t xml:space="preserve">  public class Macro {</w:t>
      </w:r>
    </w:p>
    <w:p w14:paraId="67CE8D56" w14:textId="77777777" w:rsidR="005B1C6D" w:rsidRPr="00903DBA" w:rsidRDefault="005B1C6D" w:rsidP="005B1C6D">
      <w:pPr>
        <w:pStyle w:val="Code"/>
        <w:rPr>
          <w:highlight w:val="white"/>
        </w:rPr>
      </w:pPr>
      <w:r w:rsidRPr="00903DBA">
        <w:rPr>
          <w:highlight w:val="white"/>
        </w:rPr>
        <w:t xml:space="preserve">    private int m_parameters;</w:t>
      </w:r>
    </w:p>
    <w:p w14:paraId="7A110EBB" w14:textId="77777777" w:rsidR="005B1C6D" w:rsidRPr="00903DBA" w:rsidRDefault="005B1C6D" w:rsidP="005B1C6D">
      <w:pPr>
        <w:pStyle w:val="Code"/>
        <w:rPr>
          <w:highlight w:val="white"/>
        </w:rPr>
      </w:pPr>
      <w:r w:rsidRPr="00903DBA">
        <w:rPr>
          <w:highlight w:val="white"/>
        </w:rPr>
        <w:t xml:space="preserve">    private List&lt;Token&gt; m_tokenList;</w:t>
      </w:r>
    </w:p>
    <w:p w14:paraId="7B6F0AC0" w14:textId="77777777" w:rsidR="005B1C6D" w:rsidRPr="00903DBA" w:rsidRDefault="005B1C6D" w:rsidP="005B1C6D">
      <w:pPr>
        <w:pStyle w:val="Code"/>
        <w:rPr>
          <w:highlight w:val="white"/>
        </w:rPr>
      </w:pPr>
      <w:r w:rsidRPr="00903DBA">
        <w:rPr>
          <w:highlight w:val="white"/>
        </w:rPr>
        <w:t xml:space="preserve">  </w:t>
      </w:r>
    </w:p>
    <w:p w14:paraId="6DFC5A76" w14:textId="77777777" w:rsidR="005B1C6D" w:rsidRPr="00903DBA" w:rsidRDefault="005B1C6D" w:rsidP="005B1C6D">
      <w:pPr>
        <w:pStyle w:val="Code"/>
        <w:rPr>
          <w:highlight w:val="white"/>
        </w:rPr>
      </w:pPr>
      <w:r w:rsidRPr="00903DBA">
        <w:rPr>
          <w:highlight w:val="white"/>
        </w:rPr>
        <w:t xml:space="preserve">    public Macro(int parameters, List&lt;Token&gt; tokenList) {</w:t>
      </w:r>
    </w:p>
    <w:p w14:paraId="052764AC" w14:textId="77777777" w:rsidR="005B1C6D" w:rsidRPr="00903DBA" w:rsidRDefault="005B1C6D" w:rsidP="005B1C6D">
      <w:pPr>
        <w:pStyle w:val="Code"/>
        <w:rPr>
          <w:highlight w:val="white"/>
        </w:rPr>
      </w:pPr>
      <w:r w:rsidRPr="00903DBA">
        <w:rPr>
          <w:highlight w:val="white"/>
        </w:rPr>
        <w:t xml:space="preserve">      m_parameters = parameters;</w:t>
      </w:r>
    </w:p>
    <w:p w14:paraId="534DBB14" w14:textId="77777777" w:rsidR="005B1C6D" w:rsidRPr="00903DBA" w:rsidRDefault="005B1C6D" w:rsidP="005B1C6D">
      <w:pPr>
        <w:pStyle w:val="Code"/>
        <w:rPr>
          <w:highlight w:val="white"/>
        </w:rPr>
      </w:pPr>
      <w:r w:rsidRPr="00903DBA">
        <w:rPr>
          <w:highlight w:val="white"/>
        </w:rPr>
        <w:t xml:space="preserve">      m_tokenList = new List&lt;Token&gt;(tokenList);</w:t>
      </w:r>
    </w:p>
    <w:p w14:paraId="680EC8A1" w14:textId="77777777" w:rsidR="005B1C6D" w:rsidRPr="00903DBA" w:rsidRDefault="005B1C6D" w:rsidP="005B1C6D">
      <w:pPr>
        <w:pStyle w:val="Code"/>
        <w:rPr>
          <w:highlight w:val="white"/>
        </w:rPr>
      </w:pPr>
      <w:r w:rsidRPr="00903DBA">
        <w:rPr>
          <w:highlight w:val="white"/>
        </w:rPr>
        <w:t xml:space="preserve">    </w:t>
      </w:r>
    </w:p>
    <w:p w14:paraId="1A33A494" w14:textId="77777777" w:rsidR="005B1C6D" w:rsidRPr="00903DBA" w:rsidRDefault="005B1C6D" w:rsidP="005B1C6D">
      <w:pPr>
        <w:pStyle w:val="Code"/>
        <w:rPr>
          <w:highlight w:val="white"/>
        </w:rPr>
      </w:pPr>
      <w:r w:rsidRPr="00903DBA">
        <w:rPr>
          <w:highlight w:val="white"/>
        </w:rPr>
        <w:t xml:space="preserve">      for (int index = (m_tokenList.Count - 1); index &gt;= 0; --index) {</w:t>
      </w:r>
    </w:p>
    <w:p w14:paraId="4A3D7E4F" w14:textId="77777777" w:rsidR="005B1C6D" w:rsidRPr="00903DBA" w:rsidRDefault="005B1C6D" w:rsidP="005B1C6D">
      <w:pPr>
        <w:pStyle w:val="Code"/>
        <w:rPr>
          <w:highlight w:val="white"/>
        </w:rPr>
      </w:pPr>
      <w:r w:rsidRPr="00903DBA">
        <w:rPr>
          <w:highlight w:val="white"/>
        </w:rPr>
        <w:t xml:space="preserve">        if (m_tokenList[index].Id == CCompiler_Pre.Tokens.EOF) {</w:t>
      </w:r>
    </w:p>
    <w:p w14:paraId="34236D8C" w14:textId="77777777" w:rsidR="005B1C6D" w:rsidRPr="00903DBA" w:rsidRDefault="005B1C6D" w:rsidP="005B1C6D">
      <w:pPr>
        <w:pStyle w:val="Code"/>
        <w:rPr>
          <w:highlight w:val="white"/>
        </w:rPr>
      </w:pPr>
      <w:r w:rsidRPr="00903DBA">
        <w:rPr>
          <w:highlight w:val="white"/>
        </w:rPr>
        <w:t xml:space="preserve">          m_tokenList.RemoveAt(index);</w:t>
      </w:r>
    </w:p>
    <w:p w14:paraId="4E2E6D53" w14:textId="77777777" w:rsidR="005B1C6D" w:rsidRPr="00903DBA" w:rsidRDefault="005B1C6D" w:rsidP="005B1C6D">
      <w:pPr>
        <w:pStyle w:val="Code"/>
        <w:rPr>
          <w:highlight w:val="white"/>
        </w:rPr>
      </w:pPr>
      <w:r w:rsidRPr="00903DBA">
        <w:rPr>
          <w:highlight w:val="white"/>
        </w:rPr>
        <w:t xml:space="preserve">        }</w:t>
      </w:r>
    </w:p>
    <w:p w14:paraId="6624DE58" w14:textId="77777777" w:rsidR="005B1C6D" w:rsidRPr="00903DBA" w:rsidRDefault="005B1C6D" w:rsidP="005B1C6D">
      <w:pPr>
        <w:pStyle w:val="Code"/>
        <w:rPr>
          <w:highlight w:val="white"/>
        </w:rPr>
      </w:pPr>
      <w:r w:rsidRPr="00903DBA">
        <w:rPr>
          <w:highlight w:val="white"/>
        </w:rPr>
        <w:t xml:space="preserve">      }</w:t>
      </w:r>
    </w:p>
    <w:p w14:paraId="2F72C3F7" w14:textId="77777777" w:rsidR="005B1C6D" w:rsidRPr="00903DBA" w:rsidRDefault="005B1C6D" w:rsidP="005B1C6D">
      <w:pPr>
        <w:pStyle w:val="Code"/>
        <w:rPr>
          <w:highlight w:val="white"/>
        </w:rPr>
      </w:pPr>
      <w:r w:rsidRPr="00903DBA">
        <w:rPr>
          <w:highlight w:val="white"/>
        </w:rPr>
        <w:t xml:space="preserve">    }</w:t>
      </w:r>
    </w:p>
    <w:p w14:paraId="60D4A715" w14:textId="77777777" w:rsidR="005B1C6D" w:rsidRPr="00903DBA" w:rsidRDefault="005B1C6D" w:rsidP="005B1C6D">
      <w:pPr>
        <w:pStyle w:val="Code"/>
        <w:rPr>
          <w:highlight w:val="white"/>
        </w:rPr>
      </w:pPr>
    </w:p>
    <w:p w14:paraId="591AADFD" w14:textId="77777777" w:rsidR="005B1C6D" w:rsidRPr="00903DBA" w:rsidRDefault="005B1C6D" w:rsidP="005B1C6D">
      <w:pPr>
        <w:pStyle w:val="Code"/>
        <w:rPr>
          <w:highlight w:val="white"/>
        </w:rPr>
      </w:pPr>
      <w:r w:rsidRPr="00903DBA">
        <w:rPr>
          <w:highlight w:val="white"/>
        </w:rPr>
        <w:t xml:space="preserve">    public int Parameters() {</w:t>
      </w:r>
    </w:p>
    <w:p w14:paraId="6F91A92F" w14:textId="77777777" w:rsidR="005B1C6D" w:rsidRPr="00903DBA" w:rsidRDefault="005B1C6D" w:rsidP="005B1C6D">
      <w:pPr>
        <w:pStyle w:val="Code"/>
        <w:rPr>
          <w:highlight w:val="white"/>
        </w:rPr>
      </w:pPr>
      <w:r w:rsidRPr="00903DBA">
        <w:rPr>
          <w:highlight w:val="white"/>
        </w:rPr>
        <w:t xml:space="preserve">      return m_parameters;</w:t>
      </w:r>
    </w:p>
    <w:p w14:paraId="42146DF4" w14:textId="77777777" w:rsidR="005B1C6D" w:rsidRPr="00903DBA" w:rsidRDefault="005B1C6D" w:rsidP="005B1C6D">
      <w:pPr>
        <w:pStyle w:val="Code"/>
        <w:rPr>
          <w:highlight w:val="white"/>
        </w:rPr>
      </w:pPr>
      <w:r w:rsidRPr="00903DBA">
        <w:rPr>
          <w:highlight w:val="white"/>
        </w:rPr>
        <w:t xml:space="preserve">    }</w:t>
      </w:r>
    </w:p>
    <w:p w14:paraId="24CB097A" w14:textId="77777777" w:rsidR="005B1C6D" w:rsidRPr="00903DBA" w:rsidRDefault="005B1C6D" w:rsidP="005B1C6D">
      <w:pPr>
        <w:pStyle w:val="Code"/>
        <w:rPr>
          <w:highlight w:val="white"/>
        </w:rPr>
      </w:pPr>
      <w:r w:rsidRPr="00903DBA">
        <w:rPr>
          <w:highlight w:val="white"/>
        </w:rPr>
        <w:t xml:space="preserve">  </w:t>
      </w:r>
    </w:p>
    <w:p w14:paraId="1C374D03" w14:textId="77777777" w:rsidR="005B1C6D" w:rsidRPr="00903DBA" w:rsidRDefault="005B1C6D" w:rsidP="005B1C6D">
      <w:pPr>
        <w:pStyle w:val="Code"/>
        <w:rPr>
          <w:highlight w:val="white"/>
        </w:rPr>
      </w:pPr>
      <w:r w:rsidRPr="00903DBA">
        <w:rPr>
          <w:highlight w:val="white"/>
        </w:rPr>
        <w:t xml:space="preserve">    public List&lt;Token&gt; TokenList() {</w:t>
      </w:r>
    </w:p>
    <w:p w14:paraId="10922EB4" w14:textId="77777777" w:rsidR="005B1C6D" w:rsidRPr="00903DBA" w:rsidRDefault="005B1C6D" w:rsidP="005B1C6D">
      <w:pPr>
        <w:pStyle w:val="Code"/>
        <w:rPr>
          <w:highlight w:val="white"/>
        </w:rPr>
      </w:pPr>
      <w:r w:rsidRPr="00903DBA">
        <w:rPr>
          <w:highlight w:val="white"/>
        </w:rPr>
        <w:t xml:space="preserve">      return m_tokenList;</w:t>
      </w:r>
    </w:p>
    <w:p w14:paraId="53167539" w14:textId="77777777" w:rsidR="005B1C6D" w:rsidRPr="00903DBA" w:rsidRDefault="005B1C6D" w:rsidP="005B1C6D">
      <w:pPr>
        <w:pStyle w:val="Code"/>
        <w:rPr>
          <w:highlight w:val="white"/>
        </w:rPr>
      </w:pPr>
      <w:r w:rsidRPr="00903DBA">
        <w:rPr>
          <w:highlight w:val="white"/>
        </w:rPr>
        <w:t xml:space="preserve">    }</w:t>
      </w:r>
    </w:p>
    <w:p w14:paraId="1F9BF0A3" w14:textId="77777777" w:rsidR="005B1C6D" w:rsidRPr="00903DBA" w:rsidRDefault="005B1C6D" w:rsidP="005B1C6D">
      <w:pPr>
        <w:pStyle w:val="Code"/>
        <w:rPr>
          <w:highlight w:val="white"/>
        </w:rPr>
      </w:pPr>
    </w:p>
    <w:p w14:paraId="3C6B6A64" w14:textId="77777777" w:rsidR="005B1C6D" w:rsidRPr="00903DBA" w:rsidRDefault="005B1C6D" w:rsidP="005B1C6D">
      <w:pPr>
        <w:pStyle w:val="Code"/>
        <w:rPr>
          <w:highlight w:val="white"/>
        </w:rPr>
      </w:pPr>
      <w:r w:rsidRPr="00903DBA">
        <w:rPr>
          <w:highlight w:val="white"/>
        </w:rPr>
        <w:t xml:space="preserve">    public override int GetHashCode() {</w:t>
      </w:r>
    </w:p>
    <w:p w14:paraId="7FDD5B9C" w14:textId="77777777" w:rsidR="005B1C6D" w:rsidRPr="00903DBA" w:rsidRDefault="005B1C6D" w:rsidP="005B1C6D">
      <w:pPr>
        <w:pStyle w:val="Code"/>
        <w:rPr>
          <w:highlight w:val="white"/>
        </w:rPr>
      </w:pPr>
      <w:r w:rsidRPr="00903DBA">
        <w:rPr>
          <w:highlight w:val="white"/>
        </w:rPr>
        <w:t xml:space="preserve">      return base.GetHashCode();</w:t>
      </w:r>
    </w:p>
    <w:p w14:paraId="6A107557" w14:textId="77777777" w:rsidR="005B1C6D" w:rsidRPr="00903DBA" w:rsidRDefault="005B1C6D" w:rsidP="005B1C6D">
      <w:pPr>
        <w:pStyle w:val="Code"/>
        <w:rPr>
          <w:highlight w:val="white"/>
        </w:rPr>
      </w:pPr>
      <w:r w:rsidRPr="00903DBA">
        <w:rPr>
          <w:highlight w:val="white"/>
        </w:rPr>
        <w:t xml:space="preserve">    }</w:t>
      </w:r>
    </w:p>
    <w:p w14:paraId="14728C9C" w14:textId="77777777" w:rsidR="005B1C6D" w:rsidRPr="00903DBA" w:rsidRDefault="005B1C6D" w:rsidP="005B1C6D">
      <w:pPr>
        <w:pStyle w:val="Code"/>
        <w:rPr>
          <w:highlight w:val="white"/>
        </w:rPr>
      </w:pPr>
      <w:r w:rsidRPr="00903DBA">
        <w:rPr>
          <w:highlight w:val="white"/>
        </w:rPr>
        <w:t xml:space="preserve">  </w:t>
      </w:r>
    </w:p>
    <w:p w14:paraId="0988F5C5" w14:textId="77777777" w:rsidR="005B1C6D" w:rsidRPr="00903DBA" w:rsidRDefault="005B1C6D" w:rsidP="005B1C6D">
      <w:pPr>
        <w:pStyle w:val="Code"/>
        <w:rPr>
          <w:highlight w:val="white"/>
        </w:rPr>
      </w:pPr>
      <w:r w:rsidRPr="00903DBA">
        <w:rPr>
          <w:highlight w:val="white"/>
        </w:rPr>
        <w:t xml:space="preserve">    public override bool Equals(object obj) {</w:t>
      </w:r>
    </w:p>
    <w:p w14:paraId="664949C6" w14:textId="77777777" w:rsidR="005B1C6D" w:rsidRPr="00903DBA" w:rsidRDefault="005B1C6D" w:rsidP="005B1C6D">
      <w:pPr>
        <w:pStyle w:val="Code"/>
        <w:rPr>
          <w:highlight w:val="white"/>
        </w:rPr>
      </w:pPr>
      <w:r w:rsidRPr="00903DBA">
        <w:rPr>
          <w:highlight w:val="white"/>
        </w:rPr>
        <w:t xml:space="preserve">      if (obj is Macro) {</w:t>
      </w:r>
    </w:p>
    <w:p w14:paraId="24A02E83" w14:textId="77777777" w:rsidR="005B1C6D" w:rsidRPr="00903DBA" w:rsidRDefault="005B1C6D" w:rsidP="005B1C6D">
      <w:pPr>
        <w:pStyle w:val="Code"/>
        <w:rPr>
          <w:highlight w:val="white"/>
        </w:rPr>
      </w:pPr>
      <w:r w:rsidRPr="00903DBA">
        <w:rPr>
          <w:highlight w:val="white"/>
        </w:rPr>
        <w:t xml:space="preserve">        Macro macro = (Macro) obj;</w:t>
      </w:r>
    </w:p>
    <w:p w14:paraId="30251B8D" w14:textId="77777777" w:rsidR="005B1C6D" w:rsidRPr="00903DBA" w:rsidRDefault="005B1C6D" w:rsidP="005B1C6D">
      <w:pPr>
        <w:pStyle w:val="Code"/>
        <w:rPr>
          <w:highlight w:val="white"/>
        </w:rPr>
      </w:pPr>
      <w:r w:rsidRPr="00903DBA">
        <w:rPr>
          <w:highlight w:val="white"/>
        </w:rPr>
        <w:t xml:space="preserve">        return (m_parameters == macro.m_parameters) &amp;&amp;</w:t>
      </w:r>
    </w:p>
    <w:p w14:paraId="1A9EC066" w14:textId="77777777" w:rsidR="005B1C6D" w:rsidRPr="00903DBA" w:rsidRDefault="005B1C6D" w:rsidP="005B1C6D">
      <w:pPr>
        <w:pStyle w:val="Code"/>
        <w:rPr>
          <w:highlight w:val="white"/>
        </w:rPr>
      </w:pPr>
      <w:r w:rsidRPr="00903DBA">
        <w:rPr>
          <w:highlight w:val="white"/>
        </w:rPr>
        <w:t xml:space="preserve">               (m_tokenList.SequenceEqual(macro.m_tokenList));</w:t>
      </w:r>
    </w:p>
    <w:p w14:paraId="5747CA2B" w14:textId="77777777" w:rsidR="005B1C6D" w:rsidRPr="00903DBA" w:rsidRDefault="005B1C6D" w:rsidP="005B1C6D">
      <w:pPr>
        <w:pStyle w:val="Code"/>
        <w:rPr>
          <w:highlight w:val="white"/>
        </w:rPr>
      </w:pPr>
      <w:r w:rsidRPr="00903DBA">
        <w:rPr>
          <w:highlight w:val="white"/>
        </w:rPr>
        <w:t xml:space="preserve">      }</w:t>
      </w:r>
    </w:p>
    <w:p w14:paraId="7823A78A" w14:textId="77777777" w:rsidR="005B1C6D" w:rsidRPr="00903DBA" w:rsidRDefault="005B1C6D" w:rsidP="005B1C6D">
      <w:pPr>
        <w:pStyle w:val="Code"/>
        <w:rPr>
          <w:highlight w:val="white"/>
        </w:rPr>
      </w:pPr>
    </w:p>
    <w:p w14:paraId="0ADF43C2" w14:textId="77777777" w:rsidR="005B1C6D" w:rsidRPr="00903DBA" w:rsidRDefault="005B1C6D" w:rsidP="005B1C6D">
      <w:pPr>
        <w:pStyle w:val="Code"/>
        <w:rPr>
          <w:highlight w:val="white"/>
        </w:rPr>
      </w:pPr>
      <w:r w:rsidRPr="00903DBA">
        <w:rPr>
          <w:highlight w:val="white"/>
        </w:rPr>
        <w:t xml:space="preserve">      return false;</w:t>
      </w:r>
    </w:p>
    <w:p w14:paraId="32372F3C" w14:textId="77777777" w:rsidR="005B1C6D" w:rsidRPr="00903DBA" w:rsidRDefault="005B1C6D" w:rsidP="005B1C6D">
      <w:pPr>
        <w:pStyle w:val="Code"/>
        <w:rPr>
          <w:highlight w:val="white"/>
        </w:rPr>
      </w:pPr>
      <w:r w:rsidRPr="00903DBA">
        <w:rPr>
          <w:highlight w:val="white"/>
        </w:rPr>
        <w:t xml:space="preserve">    }</w:t>
      </w:r>
    </w:p>
    <w:p w14:paraId="0A1BEEC3" w14:textId="77777777" w:rsidR="005B1C6D" w:rsidRPr="00903DBA" w:rsidRDefault="005B1C6D" w:rsidP="005B1C6D">
      <w:pPr>
        <w:pStyle w:val="Code"/>
        <w:rPr>
          <w:highlight w:val="white"/>
        </w:rPr>
      </w:pPr>
      <w:r w:rsidRPr="00903DBA">
        <w:rPr>
          <w:highlight w:val="white"/>
        </w:rPr>
        <w:t xml:space="preserve">  }</w:t>
      </w:r>
    </w:p>
    <w:p w14:paraId="6CA359C5" w14:textId="77777777" w:rsidR="005B1C6D" w:rsidRPr="00903DBA" w:rsidRDefault="005B1C6D" w:rsidP="005B1C6D">
      <w:pPr>
        <w:pStyle w:val="Code"/>
      </w:pPr>
      <w:r w:rsidRPr="00903DBA">
        <w:rPr>
          <w:highlight w:val="white"/>
        </w:rPr>
        <w:t>}</w:t>
      </w:r>
    </w:p>
    <w:p w14:paraId="51B7DDD7" w14:textId="77777777" w:rsidR="005B1C6D" w:rsidRPr="00903DBA" w:rsidRDefault="005B1C6D" w:rsidP="005B1C6D">
      <w:pPr>
        <w:pStyle w:val="CodeHeader"/>
      </w:pPr>
      <w:proofErr w:type="spellStart"/>
      <w:r w:rsidRPr="00903DBA">
        <w:t>Token.cs</w:t>
      </w:r>
      <w:proofErr w:type="spellEnd"/>
    </w:p>
    <w:p w14:paraId="15C663F0" w14:textId="77777777" w:rsidR="005B1C6D" w:rsidRPr="00903DBA" w:rsidRDefault="005B1C6D" w:rsidP="005B1C6D">
      <w:pPr>
        <w:pStyle w:val="Code"/>
        <w:rPr>
          <w:highlight w:val="white"/>
        </w:rPr>
      </w:pPr>
      <w:r w:rsidRPr="00903DBA">
        <w:rPr>
          <w:highlight w:val="white"/>
        </w:rPr>
        <w:t>using System.Text;</w:t>
      </w:r>
    </w:p>
    <w:p w14:paraId="76F4B810" w14:textId="77777777" w:rsidR="005B1C6D" w:rsidRPr="00903DBA" w:rsidRDefault="005B1C6D" w:rsidP="005B1C6D">
      <w:pPr>
        <w:pStyle w:val="Code"/>
        <w:rPr>
          <w:highlight w:val="white"/>
        </w:rPr>
      </w:pPr>
    </w:p>
    <w:p w14:paraId="254641C3" w14:textId="77777777" w:rsidR="005B1C6D" w:rsidRPr="00903DBA" w:rsidRDefault="005B1C6D" w:rsidP="005B1C6D">
      <w:pPr>
        <w:pStyle w:val="Code"/>
        <w:rPr>
          <w:highlight w:val="white"/>
        </w:rPr>
      </w:pPr>
      <w:r w:rsidRPr="00903DBA">
        <w:rPr>
          <w:highlight w:val="white"/>
        </w:rPr>
        <w:t>namespace CCompiler {</w:t>
      </w:r>
    </w:p>
    <w:p w14:paraId="1355AABD" w14:textId="77777777" w:rsidR="005B1C6D" w:rsidRPr="00903DBA" w:rsidRDefault="005B1C6D" w:rsidP="005B1C6D">
      <w:pPr>
        <w:pStyle w:val="Code"/>
        <w:rPr>
          <w:highlight w:val="white"/>
        </w:rPr>
      </w:pPr>
      <w:r w:rsidRPr="00903DBA">
        <w:rPr>
          <w:highlight w:val="white"/>
        </w:rPr>
        <w:t xml:space="preserve">  public class Token {</w:t>
      </w:r>
    </w:p>
    <w:p w14:paraId="5883C06B" w14:textId="77777777" w:rsidR="005B1C6D" w:rsidRPr="00903DBA" w:rsidRDefault="005B1C6D" w:rsidP="005B1C6D">
      <w:pPr>
        <w:pStyle w:val="Code"/>
        <w:rPr>
          <w:highlight w:val="white"/>
        </w:rPr>
      </w:pPr>
      <w:r w:rsidRPr="00903DBA">
        <w:rPr>
          <w:highlight w:val="white"/>
        </w:rPr>
        <w:t xml:space="preserve">    private CCompiler_Pre.Tokens m_id;</w:t>
      </w:r>
    </w:p>
    <w:p w14:paraId="5179A5B5" w14:textId="77777777" w:rsidR="005B1C6D" w:rsidRPr="00903DBA" w:rsidRDefault="005B1C6D" w:rsidP="005B1C6D">
      <w:pPr>
        <w:pStyle w:val="Code"/>
        <w:rPr>
          <w:highlight w:val="white"/>
        </w:rPr>
      </w:pPr>
      <w:r w:rsidRPr="00903DBA">
        <w:rPr>
          <w:highlight w:val="white"/>
        </w:rPr>
        <w:t xml:space="preserve">    private object m_value;</w:t>
      </w:r>
    </w:p>
    <w:p w14:paraId="42D6EC9E" w14:textId="77777777" w:rsidR="005B1C6D" w:rsidRPr="00903DBA" w:rsidRDefault="005B1C6D" w:rsidP="005B1C6D">
      <w:pPr>
        <w:pStyle w:val="Code"/>
        <w:rPr>
          <w:highlight w:val="white"/>
        </w:rPr>
      </w:pPr>
      <w:r w:rsidRPr="00903DBA">
        <w:rPr>
          <w:highlight w:val="white"/>
        </w:rPr>
        <w:t xml:space="preserve">    private bool m_whitespace;</w:t>
      </w:r>
    </w:p>
    <w:p w14:paraId="4A403766" w14:textId="77777777" w:rsidR="005B1C6D" w:rsidRPr="00903DBA" w:rsidRDefault="005B1C6D" w:rsidP="005B1C6D">
      <w:pPr>
        <w:pStyle w:val="Code"/>
        <w:rPr>
          <w:highlight w:val="white"/>
        </w:rPr>
      </w:pPr>
      <w:r w:rsidRPr="00903DBA">
        <w:rPr>
          <w:highlight w:val="white"/>
        </w:rPr>
        <w:t xml:space="preserve">    private int m_newlineCount;</w:t>
      </w:r>
    </w:p>
    <w:p w14:paraId="1C9A2145" w14:textId="77777777" w:rsidR="005B1C6D" w:rsidRPr="00903DBA" w:rsidRDefault="005B1C6D" w:rsidP="005B1C6D">
      <w:pPr>
        <w:pStyle w:val="Code"/>
        <w:rPr>
          <w:highlight w:val="white"/>
        </w:rPr>
      </w:pPr>
      <w:r w:rsidRPr="00903DBA">
        <w:rPr>
          <w:highlight w:val="white"/>
        </w:rPr>
        <w:t xml:space="preserve">  </w:t>
      </w:r>
    </w:p>
    <w:p w14:paraId="5FFB060B" w14:textId="77777777" w:rsidR="005B1C6D" w:rsidRPr="00903DBA" w:rsidRDefault="005B1C6D" w:rsidP="005B1C6D">
      <w:pPr>
        <w:pStyle w:val="Code"/>
        <w:rPr>
          <w:highlight w:val="white"/>
        </w:rPr>
      </w:pPr>
      <w:r w:rsidRPr="00903DBA">
        <w:rPr>
          <w:highlight w:val="white"/>
        </w:rPr>
        <w:t xml:space="preserve">    public Token(CCompiler_Pre.Tokens id, object value) {</w:t>
      </w:r>
    </w:p>
    <w:p w14:paraId="3C23B3C1" w14:textId="77777777" w:rsidR="005B1C6D" w:rsidRPr="00903DBA" w:rsidRDefault="005B1C6D" w:rsidP="005B1C6D">
      <w:pPr>
        <w:pStyle w:val="Code"/>
        <w:rPr>
          <w:highlight w:val="white"/>
        </w:rPr>
      </w:pPr>
      <w:r w:rsidRPr="00903DBA">
        <w:rPr>
          <w:highlight w:val="white"/>
        </w:rPr>
        <w:t xml:space="preserve">      m_id = id;</w:t>
      </w:r>
    </w:p>
    <w:p w14:paraId="40B3D233" w14:textId="77777777" w:rsidR="005B1C6D" w:rsidRPr="00903DBA" w:rsidRDefault="005B1C6D" w:rsidP="005B1C6D">
      <w:pPr>
        <w:pStyle w:val="Code"/>
        <w:rPr>
          <w:highlight w:val="white"/>
        </w:rPr>
      </w:pPr>
      <w:r w:rsidRPr="00903DBA">
        <w:rPr>
          <w:highlight w:val="white"/>
        </w:rPr>
        <w:t xml:space="preserve">      m_value = value;</w:t>
      </w:r>
    </w:p>
    <w:p w14:paraId="4D93B542" w14:textId="77777777" w:rsidR="005B1C6D" w:rsidRPr="00903DBA" w:rsidRDefault="005B1C6D" w:rsidP="005B1C6D">
      <w:pPr>
        <w:pStyle w:val="Code"/>
        <w:rPr>
          <w:highlight w:val="white"/>
        </w:rPr>
      </w:pPr>
      <w:r w:rsidRPr="00903DBA">
        <w:rPr>
          <w:highlight w:val="white"/>
        </w:rPr>
        <w:t xml:space="preserve">      m_newlineCount = CCompiler_Pre.Scanner.NewlineCount;</w:t>
      </w:r>
    </w:p>
    <w:p w14:paraId="369D90CD" w14:textId="77777777" w:rsidR="005B1C6D" w:rsidRPr="00903DBA" w:rsidRDefault="005B1C6D" w:rsidP="005B1C6D">
      <w:pPr>
        <w:pStyle w:val="Code"/>
        <w:rPr>
          <w:highlight w:val="white"/>
        </w:rPr>
      </w:pPr>
      <w:r w:rsidRPr="00903DBA">
        <w:rPr>
          <w:highlight w:val="white"/>
        </w:rPr>
        <w:t xml:space="preserve">      m_whitespace = CCompiler_Pre.Scanner.Whitespace;</w:t>
      </w:r>
    </w:p>
    <w:p w14:paraId="55C8CA8F" w14:textId="77777777" w:rsidR="005B1C6D" w:rsidRPr="00903DBA" w:rsidRDefault="005B1C6D" w:rsidP="005B1C6D">
      <w:pPr>
        <w:pStyle w:val="Code"/>
        <w:rPr>
          <w:highlight w:val="white"/>
        </w:rPr>
      </w:pPr>
      <w:r w:rsidRPr="00903DBA">
        <w:rPr>
          <w:highlight w:val="white"/>
        </w:rPr>
        <w:t xml:space="preserve">      CCompiler_Pre.Scanner.NewlineCount = 0;</w:t>
      </w:r>
    </w:p>
    <w:p w14:paraId="130FB1BC" w14:textId="77777777" w:rsidR="005B1C6D" w:rsidRPr="00903DBA" w:rsidRDefault="005B1C6D" w:rsidP="005B1C6D">
      <w:pPr>
        <w:pStyle w:val="Code"/>
        <w:rPr>
          <w:highlight w:val="white"/>
        </w:rPr>
      </w:pPr>
      <w:r w:rsidRPr="00903DBA">
        <w:rPr>
          <w:highlight w:val="white"/>
        </w:rPr>
        <w:t xml:space="preserve">      CCompiler_Pre.Scanner.Whitespace = false;</w:t>
      </w:r>
    </w:p>
    <w:p w14:paraId="5C222E58" w14:textId="77777777" w:rsidR="005B1C6D" w:rsidRPr="00903DBA" w:rsidRDefault="005B1C6D" w:rsidP="005B1C6D">
      <w:pPr>
        <w:pStyle w:val="Code"/>
        <w:rPr>
          <w:highlight w:val="white"/>
        </w:rPr>
      </w:pPr>
      <w:r w:rsidRPr="00903DBA">
        <w:rPr>
          <w:highlight w:val="white"/>
        </w:rPr>
        <w:t xml:space="preserve">    }</w:t>
      </w:r>
    </w:p>
    <w:p w14:paraId="2658D6E3" w14:textId="77777777" w:rsidR="005B1C6D" w:rsidRPr="00903DBA" w:rsidRDefault="005B1C6D" w:rsidP="005B1C6D">
      <w:pPr>
        <w:pStyle w:val="Code"/>
        <w:rPr>
          <w:highlight w:val="white"/>
        </w:rPr>
      </w:pPr>
    </w:p>
    <w:p w14:paraId="3938920A" w14:textId="77777777" w:rsidR="005B1C6D" w:rsidRPr="00903DBA" w:rsidRDefault="005B1C6D" w:rsidP="005B1C6D">
      <w:pPr>
        <w:pStyle w:val="Code"/>
        <w:rPr>
          <w:highlight w:val="white"/>
        </w:rPr>
      </w:pPr>
      <w:r w:rsidRPr="00903DBA">
        <w:rPr>
          <w:highlight w:val="white"/>
        </w:rPr>
        <w:t xml:space="preserve">    public Token(CCompiler_Pre.Tokens id, object value, int newlineCount) {</w:t>
      </w:r>
    </w:p>
    <w:p w14:paraId="4A475FBA" w14:textId="77777777" w:rsidR="005B1C6D" w:rsidRPr="00903DBA" w:rsidRDefault="005B1C6D" w:rsidP="005B1C6D">
      <w:pPr>
        <w:pStyle w:val="Code"/>
        <w:rPr>
          <w:highlight w:val="white"/>
        </w:rPr>
      </w:pPr>
      <w:r w:rsidRPr="00903DBA">
        <w:rPr>
          <w:highlight w:val="white"/>
        </w:rPr>
        <w:t xml:space="preserve">      m_id = id;</w:t>
      </w:r>
    </w:p>
    <w:p w14:paraId="2F303119" w14:textId="77777777" w:rsidR="005B1C6D" w:rsidRPr="00903DBA" w:rsidRDefault="005B1C6D" w:rsidP="005B1C6D">
      <w:pPr>
        <w:pStyle w:val="Code"/>
        <w:rPr>
          <w:highlight w:val="white"/>
        </w:rPr>
      </w:pPr>
      <w:r w:rsidRPr="00903DBA">
        <w:rPr>
          <w:highlight w:val="white"/>
        </w:rPr>
        <w:t xml:space="preserve">      m_value = value;</w:t>
      </w:r>
    </w:p>
    <w:p w14:paraId="66D84D58" w14:textId="77777777" w:rsidR="005B1C6D" w:rsidRPr="00903DBA" w:rsidRDefault="005B1C6D" w:rsidP="005B1C6D">
      <w:pPr>
        <w:pStyle w:val="Code"/>
        <w:rPr>
          <w:highlight w:val="white"/>
        </w:rPr>
      </w:pPr>
      <w:r w:rsidRPr="00903DBA">
        <w:rPr>
          <w:highlight w:val="white"/>
        </w:rPr>
        <w:t xml:space="preserve">      m_newlineCount = newlineCount;</w:t>
      </w:r>
    </w:p>
    <w:p w14:paraId="131C0AD4" w14:textId="77777777" w:rsidR="005B1C6D" w:rsidRPr="00903DBA" w:rsidRDefault="005B1C6D" w:rsidP="005B1C6D">
      <w:pPr>
        <w:pStyle w:val="Code"/>
        <w:rPr>
          <w:highlight w:val="white"/>
        </w:rPr>
      </w:pPr>
      <w:r w:rsidRPr="00903DBA">
        <w:rPr>
          <w:highlight w:val="white"/>
        </w:rPr>
        <w:t xml:space="preserve">      m_whitespace = false;</w:t>
      </w:r>
    </w:p>
    <w:p w14:paraId="35D82309" w14:textId="77777777" w:rsidR="005B1C6D" w:rsidRPr="00903DBA" w:rsidRDefault="005B1C6D" w:rsidP="005B1C6D">
      <w:pPr>
        <w:pStyle w:val="Code"/>
        <w:rPr>
          <w:highlight w:val="white"/>
        </w:rPr>
      </w:pPr>
      <w:r w:rsidRPr="00903DBA">
        <w:rPr>
          <w:highlight w:val="white"/>
        </w:rPr>
        <w:t xml:space="preserve">    }</w:t>
      </w:r>
    </w:p>
    <w:p w14:paraId="3FC4D6B4" w14:textId="77777777" w:rsidR="005B1C6D" w:rsidRPr="00903DBA" w:rsidRDefault="005B1C6D" w:rsidP="005B1C6D">
      <w:pPr>
        <w:pStyle w:val="Code"/>
        <w:rPr>
          <w:highlight w:val="white"/>
        </w:rPr>
      </w:pPr>
    </w:p>
    <w:p w14:paraId="7D6D8756" w14:textId="77777777" w:rsidR="005B1C6D" w:rsidRPr="00903DBA" w:rsidRDefault="005B1C6D" w:rsidP="005B1C6D">
      <w:pPr>
        <w:pStyle w:val="Code"/>
        <w:rPr>
          <w:highlight w:val="white"/>
        </w:rPr>
      </w:pPr>
      <w:r w:rsidRPr="00903DBA">
        <w:rPr>
          <w:highlight w:val="white"/>
        </w:rPr>
        <w:t xml:space="preserve">    public void AddNewlineCount(int newlineCount) {</w:t>
      </w:r>
    </w:p>
    <w:p w14:paraId="6DEDE72D" w14:textId="77777777" w:rsidR="005B1C6D" w:rsidRPr="00903DBA" w:rsidRDefault="005B1C6D" w:rsidP="005B1C6D">
      <w:pPr>
        <w:pStyle w:val="Code"/>
        <w:rPr>
          <w:highlight w:val="white"/>
        </w:rPr>
      </w:pPr>
      <w:r w:rsidRPr="00903DBA">
        <w:rPr>
          <w:highlight w:val="white"/>
        </w:rPr>
        <w:t xml:space="preserve">      m_newlineCount += newlineCount;</w:t>
      </w:r>
    </w:p>
    <w:p w14:paraId="5ACA89C7" w14:textId="77777777" w:rsidR="005B1C6D" w:rsidRPr="00903DBA" w:rsidRDefault="005B1C6D" w:rsidP="005B1C6D">
      <w:pPr>
        <w:pStyle w:val="Code"/>
        <w:rPr>
          <w:highlight w:val="white"/>
        </w:rPr>
      </w:pPr>
      <w:r w:rsidRPr="00903DBA">
        <w:rPr>
          <w:highlight w:val="white"/>
        </w:rPr>
        <w:t xml:space="preserve">    }  </w:t>
      </w:r>
    </w:p>
    <w:p w14:paraId="27148ECE" w14:textId="77777777" w:rsidR="005B1C6D" w:rsidRPr="00903DBA" w:rsidRDefault="005B1C6D" w:rsidP="005B1C6D">
      <w:pPr>
        <w:pStyle w:val="Code"/>
        <w:rPr>
          <w:highlight w:val="white"/>
        </w:rPr>
      </w:pPr>
    </w:p>
    <w:p w14:paraId="5AB743CF" w14:textId="77777777" w:rsidR="005B1C6D" w:rsidRPr="00903DBA" w:rsidRDefault="005B1C6D" w:rsidP="005B1C6D">
      <w:pPr>
        <w:pStyle w:val="Code"/>
        <w:rPr>
          <w:highlight w:val="white"/>
        </w:rPr>
      </w:pPr>
      <w:r w:rsidRPr="00903DBA">
        <w:rPr>
          <w:highlight w:val="white"/>
        </w:rPr>
        <w:t xml:space="preserve">    public object Clone() {</w:t>
      </w:r>
    </w:p>
    <w:p w14:paraId="43B14746" w14:textId="77777777" w:rsidR="005B1C6D" w:rsidRPr="00903DBA" w:rsidRDefault="005B1C6D" w:rsidP="005B1C6D">
      <w:pPr>
        <w:pStyle w:val="Code"/>
        <w:rPr>
          <w:highlight w:val="white"/>
        </w:rPr>
      </w:pPr>
      <w:r w:rsidRPr="00903DBA">
        <w:rPr>
          <w:highlight w:val="white"/>
        </w:rPr>
        <w:t xml:space="preserve">      Token token = new Token(m_id, m_value);</w:t>
      </w:r>
    </w:p>
    <w:p w14:paraId="03081190" w14:textId="77777777" w:rsidR="005B1C6D" w:rsidRPr="00903DBA" w:rsidRDefault="005B1C6D" w:rsidP="005B1C6D">
      <w:pPr>
        <w:pStyle w:val="Code"/>
        <w:rPr>
          <w:highlight w:val="white"/>
        </w:rPr>
      </w:pPr>
      <w:r w:rsidRPr="00903DBA">
        <w:rPr>
          <w:highlight w:val="white"/>
        </w:rPr>
        <w:t xml:space="preserve">      token.m_newlineCount = 0;</w:t>
      </w:r>
    </w:p>
    <w:p w14:paraId="67967F93" w14:textId="77777777" w:rsidR="005B1C6D" w:rsidRPr="00903DBA" w:rsidRDefault="005B1C6D" w:rsidP="005B1C6D">
      <w:pPr>
        <w:pStyle w:val="Code"/>
        <w:rPr>
          <w:highlight w:val="white"/>
        </w:rPr>
      </w:pPr>
      <w:r w:rsidRPr="00903DBA">
        <w:rPr>
          <w:highlight w:val="white"/>
        </w:rPr>
        <w:t xml:space="preserve">      return token;</w:t>
      </w:r>
    </w:p>
    <w:p w14:paraId="13A92870" w14:textId="77777777" w:rsidR="005B1C6D" w:rsidRPr="00903DBA" w:rsidRDefault="005B1C6D" w:rsidP="005B1C6D">
      <w:pPr>
        <w:pStyle w:val="Code"/>
        <w:rPr>
          <w:highlight w:val="white"/>
        </w:rPr>
      </w:pPr>
      <w:r w:rsidRPr="00903DBA">
        <w:rPr>
          <w:highlight w:val="white"/>
        </w:rPr>
        <w:t xml:space="preserve">    }</w:t>
      </w:r>
    </w:p>
    <w:p w14:paraId="5B8108BC" w14:textId="77777777" w:rsidR="005B1C6D" w:rsidRPr="00903DBA" w:rsidRDefault="005B1C6D" w:rsidP="005B1C6D">
      <w:pPr>
        <w:pStyle w:val="Code"/>
        <w:rPr>
          <w:highlight w:val="white"/>
        </w:rPr>
      </w:pPr>
      <w:r w:rsidRPr="00903DBA">
        <w:rPr>
          <w:highlight w:val="white"/>
        </w:rPr>
        <w:t xml:space="preserve">  </w:t>
      </w:r>
    </w:p>
    <w:p w14:paraId="0038E90C" w14:textId="77777777" w:rsidR="005B1C6D" w:rsidRPr="00903DBA" w:rsidRDefault="005B1C6D" w:rsidP="005B1C6D">
      <w:pPr>
        <w:pStyle w:val="Code"/>
        <w:rPr>
          <w:highlight w:val="white"/>
        </w:rPr>
      </w:pPr>
      <w:r w:rsidRPr="00903DBA">
        <w:rPr>
          <w:highlight w:val="white"/>
        </w:rPr>
        <w:t xml:space="preserve">    public CCompiler_Pre.Tokens Id {</w:t>
      </w:r>
    </w:p>
    <w:p w14:paraId="22510F2F" w14:textId="77777777" w:rsidR="005B1C6D" w:rsidRPr="00903DBA" w:rsidRDefault="005B1C6D" w:rsidP="005B1C6D">
      <w:pPr>
        <w:pStyle w:val="Code"/>
        <w:rPr>
          <w:highlight w:val="white"/>
        </w:rPr>
      </w:pPr>
      <w:r w:rsidRPr="00903DBA">
        <w:rPr>
          <w:highlight w:val="white"/>
        </w:rPr>
        <w:t xml:space="preserve">      get { return m_id; }</w:t>
      </w:r>
    </w:p>
    <w:p w14:paraId="1AC03CCB" w14:textId="77777777" w:rsidR="005B1C6D" w:rsidRPr="00903DBA" w:rsidRDefault="005B1C6D" w:rsidP="005B1C6D">
      <w:pPr>
        <w:pStyle w:val="Code"/>
        <w:rPr>
          <w:highlight w:val="white"/>
        </w:rPr>
      </w:pPr>
      <w:r w:rsidRPr="00903DBA">
        <w:rPr>
          <w:highlight w:val="white"/>
        </w:rPr>
        <w:t xml:space="preserve">      set { m_id = value; }</w:t>
      </w:r>
    </w:p>
    <w:p w14:paraId="5BE8FAE1" w14:textId="77777777" w:rsidR="005B1C6D" w:rsidRPr="00903DBA" w:rsidRDefault="005B1C6D" w:rsidP="005B1C6D">
      <w:pPr>
        <w:pStyle w:val="Code"/>
        <w:rPr>
          <w:highlight w:val="white"/>
        </w:rPr>
      </w:pPr>
      <w:r w:rsidRPr="00903DBA">
        <w:rPr>
          <w:highlight w:val="white"/>
        </w:rPr>
        <w:t xml:space="preserve">    }</w:t>
      </w:r>
    </w:p>
    <w:p w14:paraId="13ED805A" w14:textId="77777777" w:rsidR="005B1C6D" w:rsidRPr="00903DBA" w:rsidRDefault="005B1C6D" w:rsidP="005B1C6D">
      <w:pPr>
        <w:pStyle w:val="Code"/>
        <w:rPr>
          <w:highlight w:val="white"/>
        </w:rPr>
      </w:pPr>
      <w:r w:rsidRPr="00903DBA">
        <w:rPr>
          <w:highlight w:val="white"/>
        </w:rPr>
        <w:t xml:space="preserve">  </w:t>
      </w:r>
    </w:p>
    <w:p w14:paraId="1961C4C7" w14:textId="77777777" w:rsidR="005B1C6D" w:rsidRPr="00903DBA" w:rsidRDefault="005B1C6D" w:rsidP="005B1C6D">
      <w:pPr>
        <w:pStyle w:val="Code"/>
        <w:rPr>
          <w:highlight w:val="white"/>
        </w:rPr>
      </w:pPr>
      <w:r w:rsidRPr="00903DBA">
        <w:rPr>
          <w:highlight w:val="white"/>
        </w:rPr>
        <w:t xml:space="preserve">    public object Value {</w:t>
      </w:r>
    </w:p>
    <w:p w14:paraId="56C6D617" w14:textId="77777777" w:rsidR="005B1C6D" w:rsidRPr="00903DBA" w:rsidRDefault="005B1C6D" w:rsidP="005B1C6D">
      <w:pPr>
        <w:pStyle w:val="Code"/>
        <w:rPr>
          <w:highlight w:val="white"/>
        </w:rPr>
      </w:pPr>
      <w:r w:rsidRPr="00903DBA">
        <w:rPr>
          <w:highlight w:val="white"/>
        </w:rPr>
        <w:t xml:space="preserve">      get { return m_value; }</w:t>
      </w:r>
    </w:p>
    <w:p w14:paraId="25101B5B" w14:textId="77777777" w:rsidR="005B1C6D" w:rsidRPr="00903DBA" w:rsidRDefault="005B1C6D" w:rsidP="005B1C6D">
      <w:pPr>
        <w:pStyle w:val="Code"/>
        <w:rPr>
          <w:highlight w:val="white"/>
        </w:rPr>
      </w:pPr>
      <w:r w:rsidRPr="00903DBA">
        <w:rPr>
          <w:highlight w:val="white"/>
        </w:rPr>
        <w:t xml:space="preserve">      set { m_value = value; }</w:t>
      </w:r>
    </w:p>
    <w:p w14:paraId="75F63438" w14:textId="77777777" w:rsidR="005B1C6D" w:rsidRPr="00903DBA" w:rsidRDefault="005B1C6D" w:rsidP="005B1C6D">
      <w:pPr>
        <w:pStyle w:val="Code"/>
        <w:rPr>
          <w:highlight w:val="white"/>
        </w:rPr>
      </w:pPr>
      <w:r w:rsidRPr="00903DBA">
        <w:rPr>
          <w:highlight w:val="white"/>
        </w:rPr>
        <w:t xml:space="preserve">    }</w:t>
      </w:r>
    </w:p>
    <w:p w14:paraId="013E3119" w14:textId="77777777" w:rsidR="005B1C6D" w:rsidRPr="00903DBA" w:rsidRDefault="005B1C6D" w:rsidP="005B1C6D">
      <w:pPr>
        <w:pStyle w:val="Code"/>
        <w:rPr>
          <w:highlight w:val="white"/>
        </w:rPr>
      </w:pPr>
      <w:r w:rsidRPr="00903DBA">
        <w:rPr>
          <w:highlight w:val="white"/>
        </w:rPr>
        <w:t xml:space="preserve">  </w:t>
      </w:r>
    </w:p>
    <w:p w14:paraId="49EE3D29" w14:textId="77777777" w:rsidR="005B1C6D" w:rsidRPr="00903DBA" w:rsidRDefault="005B1C6D" w:rsidP="005B1C6D">
      <w:pPr>
        <w:pStyle w:val="Code"/>
        <w:rPr>
          <w:highlight w:val="white"/>
        </w:rPr>
      </w:pPr>
      <w:r w:rsidRPr="00903DBA">
        <w:rPr>
          <w:highlight w:val="white"/>
        </w:rPr>
        <w:t xml:space="preserve">    public int GetNewlineCount() {</w:t>
      </w:r>
    </w:p>
    <w:p w14:paraId="53AD26C3" w14:textId="77777777" w:rsidR="005B1C6D" w:rsidRPr="00903DBA" w:rsidRDefault="005B1C6D" w:rsidP="005B1C6D">
      <w:pPr>
        <w:pStyle w:val="Code"/>
        <w:rPr>
          <w:highlight w:val="white"/>
        </w:rPr>
      </w:pPr>
      <w:r w:rsidRPr="00903DBA">
        <w:rPr>
          <w:highlight w:val="white"/>
        </w:rPr>
        <w:t xml:space="preserve">      return m_newlineCount;</w:t>
      </w:r>
    </w:p>
    <w:p w14:paraId="34B4D61D" w14:textId="77777777" w:rsidR="005B1C6D" w:rsidRPr="00903DBA" w:rsidRDefault="005B1C6D" w:rsidP="005B1C6D">
      <w:pPr>
        <w:pStyle w:val="Code"/>
        <w:rPr>
          <w:highlight w:val="white"/>
        </w:rPr>
      </w:pPr>
      <w:r w:rsidRPr="00903DBA">
        <w:rPr>
          <w:highlight w:val="white"/>
        </w:rPr>
        <w:t xml:space="preserve">    }</w:t>
      </w:r>
    </w:p>
    <w:p w14:paraId="1886F71F" w14:textId="77777777" w:rsidR="005B1C6D" w:rsidRPr="00903DBA" w:rsidRDefault="005B1C6D" w:rsidP="005B1C6D">
      <w:pPr>
        <w:pStyle w:val="Code"/>
        <w:rPr>
          <w:highlight w:val="white"/>
        </w:rPr>
      </w:pPr>
      <w:r w:rsidRPr="00903DBA">
        <w:rPr>
          <w:highlight w:val="white"/>
        </w:rPr>
        <w:t xml:space="preserve">  </w:t>
      </w:r>
    </w:p>
    <w:p w14:paraId="0CC318E9" w14:textId="77777777" w:rsidR="005B1C6D" w:rsidRPr="00903DBA" w:rsidRDefault="005B1C6D" w:rsidP="005B1C6D">
      <w:pPr>
        <w:pStyle w:val="Code"/>
        <w:rPr>
          <w:highlight w:val="white"/>
        </w:rPr>
      </w:pPr>
      <w:r w:rsidRPr="00903DBA">
        <w:rPr>
          <w:highlight w:val="white"/>
        </w:rPr>
        <w:t xml:space="preserve">    public string ToNewlineString() {</w:t>
      </w:r>
    </w:p>
    <w:p w14:paraId="339F6269" w14:textId="77777777" w:rsidR="005B1C6D" w:rsidRPr="00903DBA" w:rsidRDefault="005B1C6D" w:rsidP="005B1C6D">
      <w:pPr>
        <w:pStyle w:val="Code"/>
        <w:rPr>
          <w:highlight w:val="white"/>
        </w:rPr>
      </w:pPr>
      <w:r w:rsidRPr="00903DBA">
        <w:rPr>
          <w:highlight w:val="white"/>
        </w:rPr>
        <w:t xml:space="preserve">      StringBuilder buffer = new StringBuilder();</w:t>
      </w:r>
    </w:p>
    <w:p w14:paraId="048F1FBA" w14:textId="77777777" w:rsidR="005B1C6D" w:rsidRPr="00903DBA" w:rsidRDefault="005B1C6D" w:rsidP="005B1C6D">
      <w:pPr>
        <w:pStyle w:val="Code"/>
        <w:rPr>
          <w:highlight w:val="white"/>
        </w:rPr>
      </w:pPr>
      <w:r w:rsidRPr="00903DBA">
        <w:rPr>
          <w:highlight w:val="white"/>
        </w:rPr>
        <w:t xml:space="preserve">      </w:t>
      </w:r>
    </w:p>
    <w:p w14:paraId="01C0E449" w14:textId="77777777" w:rsidR="005B1C6D" w:rsidRPr="00903DBA" w:rsidRDefault="005B1C6D" w:rsidP="005B1C6D">
      <w:pPr>
        <w:pStyle w:val="Code"/>
        <w:rPr>
          <w:highlight w:val="white"/>
        </w:rPr>
      </w:pPr>
      <w:r w:rsidRPr="00903DBA">
        <w:rPr>
          <w:highlight w:val="white"/>
        </w:rPr>
        <w:t xml:space="preserve">      if (m_newlineCount &gt; 0) {</w:t>
      </w:r>
    </w:p>
    <w:p w14:paraId="60028375" w14:textId="77777777" w:rsidR="005B1C6D" w:rsidRPr="00903DBA" w:rsidRDefault="005B1C6D" w:rsidP="005B1C6D">
      <w:pPr>
        <w:pStyle w:val="Code"/>
        <w:rPr>
          <w:highlight w:val="white"/>
        </w:rPr>
      </w:pPr>
      <w:r w:rsidRPr="00903DBA">
        <w:rPr>
          <w:highlight w:val="white"/>
        </w:rPr>
        <w:t xml:space="preserve">        for (int count = 0; count &lt; m_newlineCount; ++count) {</w:t>
      </w:r>
    </w:p>
    <w:p w14:paraId="5B7A0F86" w14:textId="77777777" w:rsidR="005B1C6D" w:rsidRPr="00903DBA" w:rsidRDefault="005B1C6D" w:rsidP="005B1C6D">
      <w:pPr>
        <w:pStyle w:val="Code"/>
        <w:rPr>
          <w:highlight w:val="white"/>
        </w:rPr>
      </w:pPr>
      <w:r w:rsidRPr="00903DBA">
        <w:rPr>
          <w:highlight w:val="white"/>
        </w:rPr>
        <w:t xml:space="preserve">          buffer.Append('\n');</w:t>
      </w:r>
    </w:p>
    <w:p w14:paraId="74B2675C" w14:textId="77777777" w:rsidR="005B1C6D" w:rsidRPr="00903DBA" w:rsidRDefault="005B1C6D" w:rsidP="005B1C6D">
      <w:pPr>
        <w:pStyle w:val="Code"/>
        <w:rPr>
          <w:highlight w:val="white"/>
        </w:rPr>
      </w:pPr>
      <w:r w:rsidRPr="00903DBA">
        <w:rPr>
          <w:highlight w:val="white"/>
        </w:rPr>
        <w:t xml:space="preserve">        }</w:t>
      </w:r>
    </w:p>
    <w:p w14:paraId="7B3432E6" w14:textId="77777777" w:rsidR="005B1C6D" w:rsidRPr="00903DBA" w:rsidRDefault="005B1C6D" w:rsidP="005B1C6D">
      <w:pPr>
        <w:pStyle w:val="Code"/>
        <w:rPr>
          <w:highlight w:val="white"/>
        </w:rPr>
      </w:pPr>
      <w:r w:rsidRPr="00903DBA">
        <w:rPr>
          <w:highlight w:val="white"/>
        </w:rPr>
        <w:t xml:space="preserve">      }</w:t>
      </w:r>
    </w:p>
    <w:p w14:paraId="1C9192C6" w14:textId="77777777" w:rsidR="005B1C6D" w:rsidRPr="00903DBA" w:rsidRDefault="005B1C6D" w:rsidP="005B1C6D">
      <w:pPr>
        <w:pStyle w:val="Code"/>
        <w:rPr>
          <w:highlight w:val="white"/>
        </w:rPr>
      </w:pPr>
      <w:r w:rsidRPr="00903DBA">
        <w:rPr>
          <w:highlight w:val="white"/>
        </w:rPr>
        <w:t xml:space="preserve">      else {</w:t>
      </w:r>
    </w:p>
    <w:p w14:paraId="17B87B17" w14:textId="77777777" w:rsidR="005B1C6D" w:rsidRPr="00903DBA" w:rsidRDefault="005B1C6D" w:rsidP="005B1C6D">
      <w:pPr>
        <w:pStyle w:val="Code"/>
        <w:rPr>
          <w:highlight w:val="white"/>
        </w:rPr>
      </w:pPr>
      <w:r w:rsidRPr="00903DBA">
        <w:rPr>
          <w:highlight w:val="white"/>
        </w:rPr>
        <w:t xml:space="preserve">        buffer.Append(' ');</w:t>
      </w:r>
    </w:p>
    <w:p w14:paraId="1B56EDEF" w14:textId="77777777" w:rsidR="005B1C6D" w:rsidRPr="00903DBA" w:rsidRDefault="005B1C6D" w:rsidP="005B1C6D">
      <w:pPr>
        <w:pStyle w:val="Code"/>
        <w:rPr>
          <w:highlight w:val="white"/>
        </w:rPr>
      </w:pPr>
      <w:r w:rsidRPr="00903DBA">
        <w:rPr>
          <w:highlight w:val="white"/>
        </w:rPr>
        <w:t xml:space="preserve">      }</w:t>
      </w:r>
    </w:p>
    <w:p w14:paraId="70F2B5B9" w14:textId="77777777" w:rsidR="005B1C6D" w:rsidRPr="00903DBA" w:rsidRDefault="005B1C6D" w:rsidP="005B1C6D">
      <w:pPr>
        <w:pStyle w:val="Code"/>
        <w:rPr>
          <w:highlight w:val="white"/>
        </w:rPr>
      </w:pPr>
    </w:p>
    <w:p w14:paraId="2A327A7C" w14:textId="77777777" w:rsidR="005B1C6D" w:rsidRPr="00903DBA" w:rsidRDefault="005B1C6D" w:rsidP="005B1C6D">
      <w:pPr>
        <w:pStyle w:val="Code"/>
        <w:rPr>
          <w:highlight w:val="white"/>
        </w:rPr>
      </w:pPr>
      <w:r w:rsidRPr="00903DBA">
        <w:rPr>
          <w:highlight w:val="white"/>
        </w:rPr>
        <w:t xml:space="preserve">      return buffer.ToString();</w:t>
      </w:r>
    </w:p>
    <w:p w14:paraId="6D91BFAF" w14:textId="77777777" w:rsidR="005B1C6D" w:rsidRPr="00903DBA" w:rsidRDefault="005B1C6D" w:rsidP="005B1C6D">
      <w:pPr>
        <w:pStyle w:val="Code"/>
        <w:rPr>
          <w:highlight w:val="white"/>
        </w:rPr>
      </w:pPr>
      <w:r w:rsidRPr="00903DBA">
        <w:rPr>
          <w:highlight w:val="white"/>
        </w:rPr>
        <w:t xml:space="preserve">    }</w:t>
      </w:r>
    </w:p>
    <w:p w14:paraId="0B739836" w14:textId="77777777" w:rsidR="005B1C6D" w:rsidRPr="00903DBA" w:rsidRDefault="005B1C6D" w:rsidP="005B1C6D">
      <w:pPr>
        <w:pStyle w:val="Code"/>
        <w:rPr>
          <w:highlight w:val="white"/>
        </w:rPr>
      </w:pPr>
      <w:r w:rsidRPr="00903DBA">
        <w:rPr>
          <w:highlight w:val="white"/>
        </w:rPr>
        <w:t xml:space="preserve">  </w:t>
      </w:r>
    </w:p>
    <w:p w14:paraId="6CA2F800" w14:textId="77777777" w:rsidR="005B1C6D" w:rsidRPr="00903DBA" w:rsidRDefault="005B1C6D" w:rsidP="005B1C6D">
      <w:pPr>
        <w:pStyle w:val="Code"/>
        <w:rPr>
          <w:highlight w:val="white"/>
        </w:rPr>
      </w:pPr>
      <w:r w:rsidRPr="00903DBA">
        <w:rPr>
          <w:highlight w:val="white"/>
        </w:rPr>
        <w:t xml:space="preserve">    public void ClearNewlineCount() {</w:t>
      </w:r>
    </w:p>
    <w:p w14:paraId="43111488" w14:textId="77777777" w:rsidR="005B1C6D" w:rsidRPr="00903DBA" w:rsidRDefault="005B1C6D" w:rsidP="005B1C6D">
      <w:pPr>
        <w:pStyle w:val="Code"/>
        <w:rPr>
          <w:highlight w:val="white"/>
        </w:rPr>
      </w:pPr>
      <w:r w:rsidRPr="00903DBA">
        <w:rPr>
          <w:highlight w:val="white"/>
        </w:rPr>
        <w:t xml:space="preserve">      m_newlineCount = 0;</w:t>
      </w:r>
    </w:p>
    <w:p w14:paraId="014D7B0E" w14:textId="77777777" w:rsidR="005B1C6D" w:rsidRPr="00903DBA" w:rsidRDefault="005B1C6D" w:rsidP="005B1C6D">
      <w:pPr>
        <w:pStyle w:val="Code"/>
        <w:rPr>
          <w:highlight w:val="white"/>
        </w:rPr>
      </w:pPr>
      <w:r w:rsidRPr="00903DBA">
        <w:rPr>
          <w:highlight w:val="white"/>
        </w:rPr>
        <w:t xml:space="preserve">    }</w:t>
      </w:r>
    </w:p>
    <w:p w14:paraId="14766CCE" w14:textId="77777777" w:rsidR="005B1C6D" w:rsidRPr="00903DBA" w:rsidRDefault="005B1C6D" w:rsidP="005B1C6D">
      <w:pPr>
        <w:pStyle w:val="Code"/>
        <w:rPr>
          <w:highlight w:val="white"/>
        </w:rPr>
      </w:pPr>
      <w:r w:rsidRPr="00903DBA">
        <w:rPr>
          <w:highlight w:val="white"/>
        </w:rPr>
        <w:t xml:space="preserve">  </w:t>
      </w:r>
    </w:p>
    <w:p w14:paraId="1E38CE77" w14:textId="77777777" w:rsidR="005B1C6D" w:rsidRPr="00903DBA" w:rsidRDefault="005B1C6D" w:rsidP="005B1C6D">
      <w:pPr>
        <w:pStyle w:val="Code"/>
        <w:rPr>
          <w:highlight w:val="white"/>
        </w:rPr>
      </w:pPr>
      <w:r w:rsidRPr="00903DBA">
        <w:rPr>
          <w:highlight w:val="white"/>
        </w:rPr>
        <w:t xml:space="preserve">    public bool HasWhitespace() {</w:t>
      </w:r>
    </w:p>
    <w:p w14:paraId="04556FFB" w14:textId="77777777" w:rsidR="005B1C6D" w:rsidRPr="00903DBA" w:rsidRDefault="005B1C6D" w:rsidP="005B1C6D">
      <w:pPr>
        <w:pStyle w:val="Code"/>
        <w:rPr>
          <w:highlight w:val="white"/>
        </w:rPr>
      </w:pPr>
      <w:r w:rsidRPr="00903DBA">
        <w:rPr>
          <w:highlight w:val="white"/>
        </w:rPr>
        <w:t xml:space="preserve">      return m_whitespace;</w:t>
      </w:r>
    </w:p>
    <w:p w14:paraId="5CB5A99D" w14:textId="77777777" w:rsidR="005B1C6D" w:rsidRPr="00903DBA" w:rsidRDefault="005B1C6D" w:rsidP="005B1C6D">
      <w:pPr>
        <w:pStyle w:val="Code"/>
        <w:rPr>
          <w:highlight w:val="white"/>
        </w:rPr>
      </w:pPr>
      <w:r w:rsidRPr="00903DBA">
        <w:rPr>
          <w:highlight w:val="white"/>
        </w:rPr>
        <w:t xml:space="preserve">    }</w:t>
      </w:r>
    </w:p>
    <w:p w14:paraId="4038E1C9" w14:textId="77777777" w:rsidR="005B1C6D" w:rsidRPr="00903DBA" w:rsidRDefault="005B1C6D" w:rsidP="005B1C6D">
      <w:pPr>
        <w:pStyle w:val="Code"/>
        <w:rPr>
          <w:highlight w:val="white"/>
        </w:rPr>
      </w:pPr>
    </w:p>
    <w:p w14:paraId="613AB3D5" w14:textId="77777777" w:rsidR="005B1C6D" w:rsidRPr="00903DBA" w:rsidRDefault="005B1C6D" w:rsidP="005B1C6D">
      <w:pPr>
        <w:pStyle w:val="Code"/>
        <w:rPr>
          <w:highlight w:val="white"/>
        </w:rPr>
      </w:pPr>
      <w:r w:rsidRPr="00903DBA">
        <w:rPr>
          <w:highlight w:val="white"/>
        </w:rPr>
        <w:t xml:space="preserve">    public override int GetHashCode() {</w:t>
      </w:r>
    </w:p>
    <w:p w14:paraId="2411EE16" w14:textId="77777777" w:rsidR="005B1C6D" w:rsidRPr="00903DBA" w:rsidRDefault="005B1C6D" w:rsidP="005B1C6D">
      <w:pPr>
        <w:pStyle w:val="Code"/>
        <w:rPr>
          <w:highlight w:val="white"/>
        </w:rPr>
      </w:pPr>
      <w:r w:rsidRPr="00903DBA">
        <w:rPr>
          <w:highlight w:val="white"/>
        </w:rPr>
        <w:t xml:space="preserve">      return base.GetHashCode();</w:t>
      </w:r>
    </w:p>
    <w:p w14:paraId="5EE7978F" w14:textId="77777777" w:rsidR="005B1C6D" w:rsidRPr="00903DBA" w:rsidRDefault="005B1C6D" w:rsidP="005B1C6D">
      <w:pPr>
        <w:pStyle w:val="Code"/>
        <w:rPr>
          <w:highlight w:val="white"/>
        </w:rPr>
      </w:pPr>
      <w:r w:rsidRPr="00903DBA">
        <w:rPr>
          <w:highlight w:val="white"/>
        </w:rPr>
        <w:t xml:space="preserve">    }</w:t>
      </w:r>
    </w:p>
    <w:p w14:paraId="75AE336B" w14:textId="77777777" w:rsidR="005B1C6D" w:rsidRPr="00903DBA" w:rsidRDefault="005B1C6D" w:rsidP="005B1C6D">
      <w:pPr>
        <w:pStyle w:val="Code"/>
        <w:rPr>
          <w:highlight w:val="white"/>
        </w:rPr>
      </w:pPr>
      <w:r w:rsidRPr="00903DBA">
        <w:rPr>
          <w:highlight w:val="white"/>
        </w:rPr>
        <w:t xml:space="preserve">  </w:t>
      </w:r>
    </w:p>
    <w:p w14:paraId="36F79458" w14:textId="77777777" w:rsidR="005B1C6D" w:rsidRPr="00903DBA" w:rsidRDefault="005B1C6D" w:rsidP="005B1C6D">
      <w:pPr>
        <w:pStyle w:val="Code"/>
        <w:rPr>
          <w:highlight w:val="white"/>
        </w:rPr>
      </w:pPr>
      <w:r w:rsidRPr="00903DBA">
        <w:rPr>
          <w:highlight w:val="white"/>
        </w:rPr>
        <w:t xml:space="preserve">    public override bool Equals(object obj) {</w:t>
      </w:r>
    </w:p>
    <w:p w14:paraId="5302D334" w14:textId="77777777" w:rsidR="005B1C6D" w:rsidRPr="00903DBA" w:rsidRDefault="005B1C6D" w:rsidP="005B1C6D">
      <w:pPr>
        <w:pStyle w:val="Code"/>
        <w:rPr>
          <w:highlight w:val="white"/>
        </w:rPr>
      </w:pPr>
      <w:r w:rsidRPr="00903DBA">
        <w:rPr>
          <w:highlight w:val="white"/>
        </w:rPr>
        <w:t xml:space="preserve">      if (obj is Token) {</w:t>
      </w:r>
    </w:p>
    <w:p w14:paraId="2E6D4690" w14:textId="77777777" w:rsidR="005B1C6D" w:rsidRPr="00903DBA" w:rsidRDefault="005B1C6D" w:rsidP="005B1C6D">
      <w:pPr>
        <w:pStyle w:val="Code"/>
        <w:rPr>
          <w:highlight w:val="white"/>
        </w:rPr>
      </w:pPr>
      <w:r w:rsidRPr="00903DBA">
        <w:rPr>
          <w:highlight w:val="white"/>
        </w:rPr>
        <w:t xml:space="preserve">        Token token = (Token) obj;</w:t>
      </w:r>
    </w:p>
    <w:p w14:paraId="3138BF88" w14:textId="77777777" w:rsidR="005B1C6D" w:rsidRPr="00903DBA" w:rsidRDefault="005B1C6D" w:rsidP="005B1C6D">
      <w:pPr>
        <w:pStyle w:val="Code"/>
        <w:rPr>
          <w:highlight w:val="white"/>
        </w:rPr>
      </w:pPr>
      <w:r w:rsidRPr="00903DBA">
        <w:rPr>
          <w:highlight w:val="white"/>
        </w:rPr>
        <w:t xml:space="preserve">        return (m_id == token.m_id) &amp;&amp;</w:t>
      </w:r>
    </w:p>
    <w:p w14:paraId="6918873D" w14:textId="77777777" w:rsidR="005B1C6D" w:rsidRPr="00903DBA" w:rsidRDefault="005B1C6D" w:rsidP="005B1C6D">
      <w:pPr>
        <w:pStyle w:val="Code"/>
        <w:rPr>
          <w:highlight w:val="white"/>
        </w:rPr>
      </w:pPr>
      <w:r w:rsidRPr="00903DBA">
        <w:rPr>
          <w:highlight w:val="white"/>
        </w:rPr>
        <w:t xml:space="preserve">                m_value.Equals(token.m_value);</w:t>
      </w:r>
    </w:p>
    <w:p w14:paraId="6D093042" w14:textId="77777777" w:rsidR="005B1C6D" w:rsidRPr="00903DBA" w:rsidRDefault="005B1C6D" w:rsidP="005B1C6D">
      <w:pPr>
        <w:pStyle w:val="Code"/>
        <w:rPr>
          <w:highlight w:val="white"/>
        </w:rPr>
      </w:pPr>
      <w:r w:rsidRPr="00903DBA">
        <w:rPr>
          <w:highlight w:val="white"/>
        </w:rPr>
        <w:t xml:space="preserve">      }</w:t>
      </w:r>
    </w:p>
    <w:p w14:paraId="148D52E8" w14:textId="77777777" w:rsidR="005B1C6D" w:rsidRPr="00903DBA" w:rsidRDefault="005B1C6D" w:rsidP="005B1C6D">
      <w:pPr>
        <w:pStyle w:val="Code"/>
        <w:rPr>
          <w:highlight w:val="white"/>
        </w:rPr>
      </w:pPr>
      <w:r w:rsidRPr="00903DBA">
        <w:rPr>
          <w:highlight w:val="white"/>
        </w:rPr>
        <w:t xml:space="preserve">    </w:t>
      </w:r>
    </w:p>
    <w:p w14:paraId="0CB25CBC" w14:textId="77777777" w:rsidR="005B1C6D" w:rsidRPr="00903DBA" w:rsidRDefault="005B1C6D" w:rsidP="005B1C6D">
      <w:pPr>
        <w:pStyle w:val="Code"/>
        <w:rPr>
          <w:highlight w:val="white"/>
        </w:rPr>
      </w:pPr>
      <w:r w:rsidRPr="00903DBA">
        <w:rPr>
          <w:highlight w:val="white"/>
        </w:rPr>
        <w:t xml:space="preserve">      return false;</w:t>
      </w:r>
    </w:p>
    <w:p w14:paraId="319C5298" w14:textId="77777777" w:rsidR="005B1C6D" w:rsidRPr="00903DBA" w:rsidRDefault="005B1C6D" w:rsidP="005B1C6D">
      <w:pPr>
        <w:pStyle w:val="Code"/>
        <w:rPr>
          <w:highlight w:val="white"/>
        </w:rPr>
      </w:pPr>
      <w:r w:rsidRPr="00903DBA">
        <w:rPr>
          <w:highlight w:val="white"/>
        </w:rPr>
        <w:t xml:space="preserve">    }</w:t>
      </w:r>
    </w:p>
    <w:p w14:paraId="551950D5" w14:textId="77777777" w:rsidR="005B1C6D" w:rsidRPr="00903DBA" w:rsidRDefault="005B1C6D" w:rsidP="005B1C6D">
      <w:pPr>
        <w:pStyle w:val="Code"/>
        <w:rPr>
          <w:highlight w:val="white"/>
        </w:rPr>
      </w:pPr>
      <w:r w:rsidRPr="00903DBA">
        <w:rPr>
          <w:highlight w:val="white"/>
        </w:rPr>
        <w:t xml:space="preserve">  </w:t>
      </w:r>
    </w:p>
    <w:p w14:paraId="473EDD63" w14:textId="77777777" w:rsidR="005B1C6D" w:rsidRPr="00903DBA" w:rsidRDefault="005B1C6D" w:rsidP="005B1C6D">
      <w:pPr>
        <w:pStyle w:val="Code"/>
        <w:rPr>
          <w:highlight w:val="white"/>
        </w:rPr>
      </w:pPr>
      <w:r w:rsidRPr="00903DBA">
        <w:rPr>
          <w:highlight w:val="white"/>
        </w:rPr>
        <w:t xml:space="preserve">    public override string ToString() {</w:t>
      </w:r>
    </w:p>
    <w:p w14:paraId="51BFE8EB" w14:textId="77777777" w:rsidR="005B1C6D" w:rsidRPr="00903DBA" w:rsidRDefault="005B1C6D" w:rsidP="005B1C6D">
      <w:pPr>
        <w:pStyle w:val="Code"/>
        <w:rPr>
          <w:highlight w:val="white"/>
        </w:rPr>
      </w:pPr>
      <w:r w:rsidRPr="00903DBA">
        <w:rPr>
          <w:highlight w:val="white"/>
        </w:rPr>
        <w:t xml:space="preserve">      switch (m_id) {</w:t>
      </w:r>
    </w:p>
    <w:p w14:paraId="4A5763ED" w14:textId="77777777" w:rsidR="005B1C6D" w:rsidRPr="00903DBA" w:rsidRDefault="005B1C6D" w:rsidP="005B1C6D">
      <w:pPr>
        <w:pStyle w:val="Code"/>
        <w:rPr>
          <w:highlight w:val="white"/>
        </w:rPr>
      </w:pPr>
      <w:r w:rsidRPr="00903DBA">
        <w:rPr>
          <w:highlight w:val="white"/>
        </w:rPr>
        <w:t xml:space="preserve">        case CCompiler_Pre.Tokens.EOF:</w:t>
      </w:r>
    </w:p>
    <w:p w14:paraId="15A14BCC" w14:textId="77777777" w:rsidR="005B1C6D" w:rsidRPr="00903DBA" w:rsidRDefault="005B1C6D" w:rsidP="005B1C6D">
      <w:pPr>
        <w:pStyle w:val="Code"/>
        <w:rPr>
          <w:highlight w:val="white"/>
        </w:rPr>
      </w:pPr>
      <w:r w:rsidRPr="00903DBA">
        <w:rPr>
          <w:highlight w:val="white"/>
        </w:rPr>
        <w:t xml:space="preserve">          return "";</w:t>
      </w:r>
    </w:p>
    <w:p w14:paraId="67E59CA3" w14:textId="77777777" w:rsidR="005B1C6D" w:rsidRPr="00903DBA" w:rsidRDefault="005B1C6D" w:rsidP="005B1C6D">
      <w:pPr>
        <w:pStyle w:val="Code"/>
        <w:rPr>
          <w:highlight w:val="white"/>
        </w:rPr>
      </w:pPr>
    </w:p>
    <w:p w14:paraId="6EB6F6A6" w14:textId="77777777" w:rsidR="005B1C6D" w:rsidRPr="00903DBA" w:rsidRDefault="005B1C6D" w:rsidP="005B1C6D">
      <w:pPr>
        <w:pStyle w:val="Code"/>
        <w:rPr>
          <w:highlight w:val="white"/>
        </w:rPr>
      </w:pPr>
      <w:r w:rsidRPr="00903DBA">
        <w:rPr>
          <w:highlight w:val="white"/>
        </w:rPr>
        <w:t xml:space="preserve">        case CCompiler_Pre.Tokens.MARK:</w:t>
      </w:r>
    </w:p>
    <w:p w14:paraId="7C212B8C" w14:textId="77777777" w:rsidR="005B1C6D" w:rsidRPr="00903DBA" w:rsidRDefault="005B1C6D" w:rsidP="005B1C6D">
      <w:pPr>
        <w:pStyle w:val="Code"/>
        <w:rPr>
          <w:highlight w:val="white"/>
        </w:rPr>
      </w:pPr>
      <w:r w:rsidRPr="00903DBA">
        <w:rPr>
          <w:highlight w:val="white"/>
        </w:rPr>
        <w:t xml:space="preserve">          return "&lt;mark " + ((string) m_value) + "&gt;";</w:t>
      </w:r>
    </w:p>
    <w:p w14:paraId="1F9093C5" w14:textId="77777777" w:rsidR="005B1C6D" w:rsidRPr="00903DBA" w:rsidRDefault="005B1C6D" w:rsidP="005B1C6D">
      <w:pPr>
        <w:pStyle w:val="Code"/>
        <w:rPr>
          <w:highlight w:val="white"/>
        </w:rPr>
      </w:pPr>
    </w:p>
    <w:p w14:paraId="0881B46D" w14:textId="77777777" w:rsidR="005B1C6D" w:rsidRPr="00903DBA" w:rsidRDefault="005B1C6D" w:rsidP="005B1C6D">
      <w:pPr>
        <w:pStyle w:val="Code"/>
        <w:rPr>
          <w:highlight w:val="white"/>
        </w:rPr>
      </w:pPr>
      <w:r w:rsidRPr="00903DBA">
        <w:rPr>
          <w:highlight w:val="white"/>
        </w:rPr>
        <w:t xml:space="preserve">        default:</w:t>
      </w:r>
    </w:p>
    <w:p w14:paraId="72F3747D" w14:textId="77777777" w:rsidR="005B1C6D" w:rsidRPr="00903DBA" w:rsidRDefault="005B1C6D" w:rsidP="005B1C6D">
      <w:pPr>
        <w:pStyle w:val="Code"/>
        <w:rPr>
          <w:highlight w:val="white"/>
        </w:rPr>
      </w:pPr>
      <w:r w:rsidRPr="00903DBA">
        <w:rPr>
          <w:highlight w:val="white"/>
        </w:rPr>
        <w:t xml:space="preserve">          return m_value.ToString();</w:t>
      </w:r>
    </w:p>
    <w:p w14:paraId="00C8D6C6" w14:textId="77777777" w:rsidR="005B1C6D" w:rsidRPr="00903DBA" w:rsidRDefault="005B1C6D" w:rsidP="005B1C6D">
      <w:pPr>
        <w:pStyle w:val="Code"/>
        <w:rPr>
          <w:highlight w:val="white"/>
        </w:rPr>
      </w:pPr>
      <w:r w:rsidRPr="00903DBA">
        <w:rPr>
          <w:highlight w:val="white"/>
        </w:rPr>
        <w:t xml:space="preserve">      }</w:t>
      </w:r>
    </w:p>
    <w:p w14:paraId="33E42B0B" w14:textId="77777777" w:rsidR="005B1C6D" w:rsidRPr="00903DBA" w:rsidRDefault="005B1C6D" w:rsidP="005B1C6D">
      <w:pPr>
        <w:pStyle w:val="Code"/>
        <w:rPr>
          <w:highlight w:val="white"/>
        </w:rPr>
      </w:pPr>
      <w:r w:rsidRPr="00903DBA">
        <w:rPr>
          <w:highlight w:val="white"/>
        </w:rPr>
        <w:t xml:space="preserve">    }</w:t>
      </w:r>
    </w:p>
    <w:p w14:paraId="535418EB" w14:textId="77777777" w:rsidR="005B1C6D" w:rsidRPr="00903DBA" w:rsidRDefault="005B1C6D" w:rsidP="005B1C6D">
      <w:pPr>
        <w:pStyle w:val="Code"/>
        <w:rPr>
          <w:highlight w:val="white"/>
        </w:rPr>
      </w:pPr>
      <w:r w:rsidRPr="00903DBA">
        <w:rPr>
          <w:highlight w:val="white"/>
        </w:rPr>
        <w:t xml:space="preserve">  }</w:t>
      </w:r>
    </w:p>
    <w:p w14:paraId="5C4CBF22" w14:textId="77777777" w:rsidR="005B1C6D" w:rsidRPr="00903DBA" w:rsidRDefault="005B1C6D" w:rsidP="005B1C6D">
      <w:pPr>
        <w:pStyle w:val="Code"/>
      </w:pPr>
      <w:r w:rsidRPr="00903DBA">
        <w:rPr>
          <w:highlight w:val="white"/>
        </w:rPr>
        <w:t>}</w:t>
      </w:r>
    </w:p>
    <w:p w14:paraId="074D4FB9" w14:textId="77777777" w:rsidR="005B1C6D" w:rsidRPr="00903DBA" w:rsidRDefault="005B1C6D" w:rsidP="005B1C6D">
      <w:r w:rsidRPr="00903DBA">
        <w:t xml:space="preserve">The </w:t>
      </w:r>
      <w:proofErr w:type="spellStart"/>
      <w:r w:rsidRPr="00903DBA">
        <w:rPr>
          <w:rStyle w:val="CodeInText"/>
        </w:rPr>
        <w:t>doDefine</w:t>
      </w:r>
      <w:proofErr w:type="spellEnd"/>
      <w:r w:rsidRPr="00903DBA">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903DBA" w:rsidRDefault="005B1C6D" w:rsidP="005B1C6D">
      <w:r w:rsidRPr="00903DBA">
        <w:t>1. We have reached the end of the line, in which case we have a macro with a name, but without parameters or body.</w:t>
      </w:r>
    </w:p>
    <w:p w14:paraId="3BEC6B54" w14:textId="77777777" w:rsidR="005B1C6D" w:rsidRPr="00903DBA" w:rsidRDefault="005B1C6D" w:rsidP="005B1C6D">
      <w:r w:rsidRPr="00903DBA">
        <w:t>2. We have reached a space, in which case we have a macro with a name and a body, but no parameters.</w:t>
      </w:r>
    </w:p>
    <w:p w14:paraId="77DE4EC1" w14:textId="77777777" w:rsidR="005B1C6D" w:rsidRPr="00903DBA" w:rsidRDefault="005B1C6D" w:rsidP="005B1C6D">
      <w:r w:rsidRPr="00903DBA">
        <w:t xml:space="preserve">3. We have reached a left </w:t>
      </w:r>
      <w:proofErr w:type="gramStart"/>
      <w:r w:rsidRPr="00903DBA">
        <w:t>parenthesis,</w:t>
      </w:r>
      <w:proofErr w:type="gramEnd"/>
      <w:r w:rsidRPr="00903DBA">
        <w:t xml:space="preserve"> in which case we have a list of parameters and we call </w:t>
      </w:r>
      <w:proofErr w:type="spellStart"/>
      <w:r w:rsidRPr="00903DBA">
        <w:rPr>
          <w:rStyle w:val="CodeInText"/>
        </w:rPr>
        <w:t>doParameterDefine</w:t>
      </w:r>
      <w:proofErr w:type="spellEnd"/>
      <w:r w:rsidRPr="00903DBA">
        <w:t>.</w:t>
      </w:r>
    </w:p>
    <w:p w14:paraId="268028C4" w14:textId="77777777" w:rsidR="005B1C6D" w:rsidRPr="00903DBA" w:rsidRDefault="005B1C6D" w:rsidP="005B1C6D">
      <w:r w:rsidRPr="00903DBA">
        <w:t>4. If none of the above applies, we generate an error message.</w:t>
      </w:r>
    </w:p>
    <w:p w14:paraId="1DA8BB5A" w14:textId="77777777" w:rsidR="005B1C6D" w:rsidRPr="00903DBA" w:rsidRDefault="005B1C6D" w:rsidP="005B1C6D">
      <w:pPr>
        <w:pStyle w:val="CodeHeader"/>
      </w:pPr>
      <w:proofErr w:type="spellStart"/>
      <w:r w:rsidRPr="00903DBA">
        <w:t>Preprocessor.cs</w:t>
      </w:r>
      <w:proofErr w:type="spellEnd"/>
    </w:p>
    <w:p w14:paraId="6D281E7F" w14:textId="77777777" w:rsidR="005B1C6D" w:rsidRPr="00903DBA" w:rsidRDefault="005B1C6D" w:rsidP="005B1C6D">
      <w:r w:rsidRPr="00903DBA">
        <w:t xml:space="preserve">The </w:t>
      </w:r>
      <w:proofErr w:type="spellStart"/>
      <w:r w:rsidRPr="00903DBA">
        <w:rPr>
          <w:rStyle w:val="CodeInText"/>
        </w:rPr>
        <w:t>doParameterDefine</w:t>
      </w:r>
      <w:proofErr w:type="spellEnd"/>
      <w:r w:rsidRPr="00903DBA">
        <w:t xml:space="preserve"> method </w:t>
      </w:r>
      <w:proofErr w:type="gramStart"/>
      <w:r w:rsidRPr="00903DBA">
        <w:t>look into</w:t>
      </w:r>
      <w:proofErr w:type="gramEnd"/>
      <w:r w:rsidRPr="00903DBA">
        <w:t xml:space="preserve"> macros with parameters in two steps. </w:t>
      </w:r>
      <w:proofErr w:type="gramStart"/>
      <w:r w:rsidRPr="00903DBA">
        <w:t>First</w:t>
      </w:r>
      <w:proofErr w:type="gramEnd"/>
      <w:r w:rsidRPr="00903DBA">
        <w:t xml:space="preserve"> we extract the parameters by calling </w:t>
      </w:r>
      <w:proofErr w:type="spellStart"/>
      <w:r w:rsidRPr="00903DBA">
        <w:rPr>
          <w:rStyle w:val="CodeInText"/>
        </w:rPr>
        <w:t>scanParameters</w:t>
      </w:r>
      <w:proofErr w:type="spellEnd"/>
      <w:r w:rsidRPr="00903DBA">
        <w:t xml:space="preserve">. Then we go through the parameter list and check that the parameters are identifiers and that no parameters </w:t>
      </w:r>
      <w:proofErr w:type="gramStart"/>
      <w:r w:rsidRPr="00903DBA">
        <w:t>is</w:t>
      </w:r>
      <w:proofErr w:type="gramEnd"/>
      <w:r w:rsidRPr="00903DBA">
        <w:t xml:space="preserve"> repeated.</w:t>
      </w:r>
    </w:p>
    <w:p w14:paraId="3726CDD2" w14:textId="77777777" w:rsidR="005B1C6D" w:rsidRPr="00903DBA" w:rsidRDefault="005B1C6D" w:rsidP="005B1C6D">
      <w:r w:rsidRPr="00903DBA">
        <w:t>Then we extract the identifiers from the body and replace each occurrence of a parameters with the text “$</w:t>
      </w:r>
      <w:proofErr w:type="spellStart"/>
      <w:r w:rsidRPr="00903DBA">
        <w:rPr>
          <w:rStyle w:val="CodeInText"/>
        </w:rPr>
        <w:t>parameter_index</w:t>
      </w:r>
      <w:proofErr w:type="spellEnd"/>
      <w:r w:rsidRPr="00903DBA">
        <w:t>$”.</w:t>
      </w:r>
    </w:p>
    <w:p w14:paraId="66B2C97A" w14:textId="77777777" w:rsidR="005B1C6D" w:rsidRPr="00903DBA" w:rsidRDefault="005B1C6D" w:rsidP="005B1C6D">
      <w:r w:rsidRPr="00903DBA">
        <w:t>Finally, we look for the merge operator ##. When we find one, we remove the operator and trim the text to its left and right.</w:t>
      </w:r>
    </w:p>
    <w:p w14:paraId="73E84581" w14:textId="77777777" w:rsidR="005B1C6D" w:rsidRPr="00903DBA" w:rsidRDefault="005B1C6D" w:rsidP="005B1C6D">
      <w:r w:rsidRPr="00903DBA">
        <w:t xml:space="preserve">It is allowed to redefine a macro if it is </w:t>
      </w:r>
      <w:proofErr w:type="gramStart"/>
      <w:r w:rsidRPr="00903DBA">
        <w:t>has</w:t>
      </w:r>
      <w:proofErr w:type="gramEnd"/>
      <w:r w:rsidRPr="00903DBA">
        <w:t xml:space="preserve"> the same parameters list and macro.</w:t>
      </w:r>
    </w:p>
    <w:p w14:paraId="30BF4D31" w14:textId="77777777" w:rsidR="005B1C6D" w:rsidRPr="00903DBA" w:rsidRDefault="005B1C6D" w:rsidP="005B1C6D">
      <w:r w:rsidRPr="00903DBA">
        <w:t>An identifier is a text starting with a letter or an underline and continuing with letters, digits, or underlines. If the given name is not an identifier, an error occurs.</w:t>
      </w:r>
    </w:p>
    <w:p w14:paraId="360116DC" w14:textId="77777777" w:rsidR="005B1C6D" w:rsidRPr="00903DBA" w:rsidRDefault="005B1C6D" w:rsidP="005B1C6D">
      <w:pPr>
        <w:pStyle w:val="Code"/>
        <w:rPr>
          <w:highlight w:val="white"/>
        </w:rPr>
      </w:pPr>
      <w:r w:rsidRPr="00903DBA">
        <w:rPr>
          <w:highlight w:val="white"/>
        </w:rPr>
        <w:t xml:space="preserve">    public void DoDefine(List&lt;Token&gt; tokenList) {</w:t>
      </w:r>
    </w:p>
    <w:p w14:paraId="62D6C964" w14:textId="77777777" w:rsidR="005B1C6D" w:rsidRPr="00903DBA" w:rsidRDefault="005B1C6D" w:rsidP="005B1C6D">
      <w:pPr>
        <w:pStyle w:val="Code"/>
        <w:rPr>
          <w:highlight w:val="white"/>
        </w:rPr>
      </w:pPr>
      <w:r w:rsidRPr="00903DBA">
        <w:rPr>
          <w:highlight w:val="white"/>
        </w:rPr>
        <w:t xml:space="preserve">      Assert.Error(tokenList[2].Id == CCompiler_Pre.Tokens.NAME,</w:t>
      </w:r>
    </w:p>
    <w:p w14:paraId="64F8E881" w14:textId="77777777" w:rsidR="005B1C6D" w:rsidRPr="00903DBA" w:rsidRDefault="005B1C6D" w:rsidP="005B1C6D">
      <w:pPr>
        <w:pStyle w:val="Code"/>
        <w:rPr>
          <w:highlight w:val="white"/>
        </w:rPr>
      </w:pPr>
      <w:r w:rsidRPr="00903DBA">
        <w:rPr>
          <w:highlight w:val="white"/>
        </w:rPr>
        <w:t xml:space="preserve">                   TokenListToString(tokenList),</w:t>
      </w:r>
    </w:p>
    <w:p w14:paraId="3BFC7B46" w14:textId="77777777" w:rsidR="005B1C6D" w:rsidRPr="00903DBA" w:rsidRDefault="005B1C6D" w:rsidP="005B1C6D">
      <w:pPr>
        <w:pStyle w:val="Code"/>
        <w:rPr>
          <w:highlight w:val="white"/>
        </w:rPr>
      </w:pPr>
      <w:r w:rsidRPr="00903DBA">
        <w:rPr>
          <w:highlight w:val="white"/>
        </w:rPr>
        <w:t xml:space="preserve">                   Message.Invalid_define_directive);</w:t>
      </w:r>
    </w:p>
    <w:p w14:paraId="6012012C" w14:textId="77777777" w:rsidR="005B1C6D" w:rsidRPr="00903DBA" w:rsidRDefault="005B1C6D" w:rsidP="005B1C6D">
      <w:pPr>
        <w:pStyle w:val="Code"/>
        <w:rPr>
          <w:highlight w:val="white"/>
        </w:rPr>
      </w:pPr>
      <w:r w:rsidRPr="00903DBA">
        <w:rPr>
          <w:highlight w:val="white"/>
        </w:rPr>
        <w:t xml:space="preserve">      string name = tokenList[2].ToString();</w:t>
      </w:r>
    </w:p>
    <w:p w14:paraId="2DC3DF89" w14:textId="77777777" w:rsidR="005B1C6D" w:rsidRPr="00903DBA" w:rsidRDefault="005B1C6D" w:rsidP="005B1C6D">
      <w:pPr>
        <w:pStyle w:val="Code"/>
        <w:rPr>
          <w:highlight w:val="white"/>
        </w:rPr>
      </w:pPr>
      <w:r w:rsidRPr="00903DBA">
        <w:rPr>
          <w:highlight w:val="white"/>
        </w:rPr>
        <w:t xml:space="preserve">      Macro macro;</w:t>
      </w:r>
    </w:p>
    <w:p w14:paraId="4E63497C" w14:textId="77777777" w:rsidR="005B1C6D" w:rsidRPr="00903DBA" w:rsidRDefault="005B1C6D" w:rsidP="005B1C6D">
      <w:pPr>
        <w:pStyle w:val="Code"/>
        <w:rPr>
          <w:highlight w:val="white"/>
        </w:rPr>
      </w:pPr>
    </w:p>
    <w:p w14:paraId="5206F529" w14:textId="77777777" w:rsidR="005B1C6D" w:rsidRPr="00903DBA" w:rsidRDefault="005B1C6D" w:rsidP="005B1C6D">
      <w:pPr>
        <w:pStyle w:val="Code"/>
        <w:rPr>
          <w:highlight w:val="white"/>
        </w:rPr>
      </w:pPr>
      <w:r w:rsidRPr="00903DBA">
        <w:rPr>
          <w:highlight w:val="white"/>
        </w:rPr>
        <w:t xml:space="preserve">      if ((tokenList[3].Id == CCompiler_Pre.Tokens.LEFT_PARENTHESIS) &amp;&amp;</w:t>
      </w:r>
    </w:p>
    <w:p w14:paraId="6FF7FAEF" w14:textId="77777777" w:rsidR="005B1C6D" w:rsidRPr="00903DBA" w:rsidRDefault="005B1C6D" w:rsidP="005B1C6D">
      <w:pPr>
        <w:pStyle w:val="Code"/>
        <w:rPr>
          <w:highlight w:val="white"/>
        </w:rPr>
      </w:pPr>
      <w:r w:rsidRPr="00903DBA">
        <w:rPr>
          <w:highlight w:val="white"/>
        </w:rPr>
        <w:t xml:space="preserve">          !tokenList[3].HasWhitespace()) {</w:t>
      </w:r>
    </w:p>
    <w:p w14:paraId="1762A940" w14:textId="77777777" w:rsidR="005B1C6D" w:rsidRPr="00903DBA" w:rsidRDefault="005B1C6D" w:rsidP="005B1C6D">
      <w:pPr>
        <w:pStyle w:val="Code"/>
        <w:rPr>
          <w:highlight w:val="white"/>
        </w:rPr>
      </w:pPr>
      <w:r w:rsidRPr="00903DBA">
        <w:rPr>
          <w:highlight w:val="white"/>
        </w:rPr>
        <w:t xml:space="preserve">        int tokenIndex = 4, paramIndex = 0;</w:t>
      </w:r>
    </w:p>
    <w:p w14:paraId="3F03AAA2" w14:textId="77777777" w:rsidR="005B1C6D" w:rsidRPr="00903DBA" w:rsidRDefault="005B1C6D" w:rsidP="005B1C6D">
      <w:pPr>
        <w:pStyle w:val="Code"/>
        <w:rPr>
          <w:highlight w:val="white"/>
        </w:rPr>
      </w:pPr>
      <w:r w:rsidRPr="00903DBA">
        <w:rPr>
          <w:highlight w:val="white"/>
        </w:rPr>
        <w:t xml:space="preserve">        IDictionary&lt;string,int&gt; paramMap = new Dictionary&lt;string,int&gt;();</w:t>
      </w:r>
    </w:p>
    <w:p w14:paraId="0AB5CD0A" w14:textId="77777777" w:rsidR="005B1C6D" w:rsidRPr="00903DBA" w:rsidRDefault="005B1C6D" w:rsidP="005B1C6D">
      <w:pPr>
        <w:pStyle w:val="Code"/>
        <w:rPr>
          <w:highlight w:val="white"/>
        </w:rPr>
      </w:pPr>
    </w:p>
    <w:p w14:paraId="7B87B758" w14:textId="77777777" w:rsidR="005B1C6D" w:rsidRPr="00903DBA" w:rsidRDefault="005B1C6D" w:rsidP="005B1C6D">
      <w:pPr>
        <w:pStyle w:val="Code"/>
        <w:rPr>
          <w:highlight w:val="white"/>
        </w:rPr>
      </w:pPr>
      <w:r w:rsidRPr="00903DBA">
        <w:rPr>
          <w:highlight w:val="white"/>
        </w:rPr>
        <w:t xml:space="preserve">        while (true) {</w:t>
      </w:r>
    </w:p>
    <w:p w14:paraId="2091AC72" w14:textId="77777777" w:rsidR="005B1C6D" w:rsidRPr="00903DBA" w:rsidRDefault="005B1C6D" w:rsidP="005B1C6D">
      <w:pPr>
        <w:pStyle w:val="Code"/>
        <w:rPr>
          <w:highlight w:val="white"/>
        </w:rPr>
      </w:pPr>
      <w:r w:rsidRPr="00903DBA">
        <w:rPr>
          <w:highlight w:val="white"/>
        </w:rPr>
        <w:t xml:space="preserve">          Token nextToken = tokenList[tokenIndex++];</w:t>
      </w:r>
    </w:p>
    <w:p w14:paraId="0F916676" w14:textId="77777777" w:rsidR="005B1C6D" w:rsidRPr="00903DBA" w:rsidRDefault="005B1C6D" w:rsidP="005B1C6D">
      <w:pPr>
        <w:pStyle w:val="Code"/>
        <w:rPr>
          <w:highlight w:val="white"/>
        </w:rPr>
      </w:pPr>
      <w:r w:rsidRPr="00903DBA">
        <w:rPr>
          <w:highlight w:val="white"/>
        </w:rPr>
        <w:t xml:space="preserve">          Assert.Error(nextToken.Id == CCompiler_Pre.Tokens.NAME,</w:t>
      </w:r>
    </w:p>
    <w:p w14:paraId="58147690" w14:textId="77777777" w:rsidR="005B1C6D" w:rsidRPr="00903DBA" w:rsidRDefault="005B1C6D" w:rsidP="005B1C6D">
      <w:pPr>
        <w:pStyle w:val="Code"/>
        <w:rPr>
          <w:highlight w:val="white"/>
        </w:rPr>
      </w:pPr>
      <w:r w:rsidRPr="00903DBA">
        <w:rPr>
          <w:highlight w:val="white"/>
        </w:rPr>
        <w:t xml:space="preserve">                       nextToken.ToString(),</w:t>
      </w:r>
    </w:p>
    <w:p w14:paraId="241546E9" w14:textId="77777777" w:rsidR="005B1C6D" w:rsidRPr="00903DBA" w:rsidRDefault="005B1C6D" w:rsidP="005B1C6D">
      <w:pPr>
        <w:pStyle w:val="Code"/>
        <w:rPr>
          <w:highlight w:val="white"/>
        </w:rPr>
      </w:pPr>
      <w:r w:rsidRPr="00903DBA">
        <w:rPr>
          <w:highlight w:val="white"/>
        </w:rPr>
        <w:t xml:space="preserve">                       Message.Invalid_macro_definitializerion);</w:t>
      </w:r>
    </w:p>
    <w:p w14:paraId="5F4E0EE4" w14:textId="77777777" w:rsidR="005B1C6D" w:rsidRPr="00903DBA" w:rsidRDefault="005B1C6D" w:rsidP="005B1C6D">
      <w:pPr>
        <w:pStyle w:val="Code"/>
        <w:rPr>
          <w:highlight w:val="white"/>
        </w:rPr>
      </w:pPr>
      <w:r w:rsidRPr="00903DBA">
        <w:rPr>
          <w:highlight w:val="white"/>
        </w:rPr>
        <w:t xml:space="preserve">          string paramName = (string) nextToken.Value;</w:t>
      </w:r>
    </w:p>
    <w:p w14:paraId="509E2E26" w14:textId="77777777" w:rsidR="005B1C6D" w:rsidRPr="00903DBA" w:rsidRDefault="005B1C6D" w:rsidP="005B1C6D">
      <w:pPr>
        <w:pStyle w:val="Code"/>
        <w:rPr>
          <w:highlight w:val="white"/>
        </w:rPr>
      </w:pPr>
      <w:r w:rsidRPr="00903DBA">
        <w:rPr>
          <w:highlight w:val="white"/>
        </w:rPr>
        <w:t xml:space="preserve">          Assert.Error(!paramMap.ContainsKey(paramName),</w:t>
      </w:r>
    </w:p>
    <w:p w14:paraId="5F5D422B" w14:textId="77777777" w:rsidR="005B1C6D" w:rsidRPr="00903DBA" w:rsidRDefault="005B1C6D" w:rsidP="005B1C6D">
      <w:pPr>
        <w:pStyle w:val="Code"/>
        <w:rPr>
          <w:highlight w:val="white"/>
        </w:rPr>
      </w:pPr>
      <w:r w:rsidRPr="00903DBA">
        <w:rPr>
          <w:highlight w:val="white"/>
        </w:rPr>
        <w:t xml:space="preserve">                       paramName, Message.Repeated_macro_parameter);</w:t>
      </w:r>
    </w:p>
    <w:p w14:paraId="17C047B6" w14:textId="77777777" w:rsidR="005B1C6D" w:rsidRPr="00903DBA" w:rsidRDefault="005B1C6D" w:rsidP="005B1C6D">
      <w:pPr>
        <w:pStyle w:val="Code"/>
        <w:rPr>
          <w:highlight w:val="white"/>
        </w:rPr>
      </w:pPr>
      <w:r w:rsidRPr="00903DBA">
        <w:rPr>
          <w:highlight w:val="white"/>
        </w:rPr>
        <w:t xml:space="preserve">          paramMap.Add(paramName, paramIndex++);</w:t>
      </w:r>
    </w:p>
    <w:p w14:paraId="468BCDA9" w14:textId="77777777" w:rsidR="005B1C6D" w:rsidRPr="00903DBA" w:rsidRDefault="005B1C6D" w:rsidP="005B1C6D">
      <w:pPr>
        <w:pStyle w:val="Code"/>
        <w:rPr>
          <w:highlight w:val="white"/>
        </w:rPr>
      </w:pPr>
    </w:p>
    <w:p w14:paraId="7C5D9D3D" w14:textId="77777777" w:rsidR="005B1C6D" w:rsidRPr="00903DBA" w:rsidRDefault="005B1C6D" w:rsidP="005B1C6D">
      <w:pPr>
        <w:pStyle w:val="Code"/>
        <w:rPr>
          <w:highlight w:val="white"/>
        </w:rPr>
      </w:pPr>
      <w:r w:rsidRPr="00903DBA">
        <w:rPr>
          <w:highlight w:val="white"/>
        </w:rPr>
        <w:t xml:space="preserve">          nextToken = tokenList[tokenIndex++];</w:t>
      </w:r>
    </w:p>
    <w:p w14:paraId="2E662CFD" w14:textId="77777777" w:rsidR="005B1C6D" w:rsidRPr="00903DBA" w:rsidRDefault="005B1C6D" w:rsidP="005B1C6D">
      <w:pPr>
        <w:pStyle w:val="Code"/>
        <w:rPr>
          <w:highlight w:val="white"/>
        </w:rPr>
      </w:pPr>
      <w:r w:rsidRPr="00903DBA">
        <w:rPr>
          <w:highlight w:val="white"/>
        </w:rPr>
        <w:t xml:space="preserve">          if (nextToken.Id == CCompiler_Pre.Tokens.COMMA) {</w:t>
      </w:r>
    </w:p>
    <w:p w14:paraId="20D8BB41" w14:textId="77777777" w:rsidR="005B1C6D" w:rsidRPr="00903DBA" w:rsidRDefault="005B1C6D" w:rsidP="005B1C6D">
      <w:pPr>
        <w:pStyle w:val="Code"/>
        <w:rPr>
          <w:highlight w:val="white"/>
        </w:rPr>
      </w:pPr>
      <w:r w:rsidRPr="00903DBA">
        <w:rPr>
          <w:highlight w:val="white"/>
        </w:rPr>
        <w:t xml:space="preserve">            // Empty.</w:t>
      </w:r>
    </w:p>
    <w:p w14:paraId="3594822F" w14:textId="77777777" w:rsidR="005B1C6D" w:rsidRPr="00903DBA" w:rsidRDefault="005B1C6D" w:rsidP="005B1C6D">
      <w:pPr>
        <w:pStyle w:val="Code"/>
        <w:rPr>
          <w:highlight w:val="white"/>
        </w:rPr>
      </w:pPr>
      <w:r w:rsidRPr="00903DBA">
        <w:rPr>
          <w:highlight w:val="white"/>
        </w:rPr>
        <w:t xml:space="preserve">          }</w:t>
      </w:r>
    </w:p>
    <w:p w14:paraId="1D530930" w14:textId="77777777" w:rsidR="005B1C6D" w:rsidRPr="00903DBA" w:rsidRDefault="005B1C6D" w:rsidP="005B1C6D">
      <w:pPr>
        <w:pStyle w:val="Code"/>
        <w:rPr>
          <w:highlight w:val="white"/>
        </w:rPr>
      </w:pPr>
      <w:r w:rsidRPr="00903DBA">
        <w:rPr>
          <w:highlight w:val="white"/>
        </w:rPr>
        <w:t xml:space="preserve">          else if (nextToken.Id == CCompiler_Pre.Tokens.RIGHT_PARENTHESIS) {</w:t>
      </w:r>
    </w:p>
    <w:p w14:paraId="15942E30" w14:textId="77777777" w:rsidR="005B1C6D" w:rsidRPr="00903DBA" w:rsidRDefault="005B1C6D" w:rsidP="005B1C6D">
      <w:pPr>
        <w:pStyle w:val="Code"/>
        <w:rPr>
          <w:highlight w:val="white"/>
        </w:rPr>
      </w:pPr>
      <w:r w:rsidRPr="00903DBA">
        <w:rPr>
          <w:highlight w:val="white"/>
        </w:rPr>
        <w:t xml:space="preserve">            break;</w:t>
      </w:r>
    </w:p>
    <w:p w14:paraId="70BCA04E" w14:textId="77777777" w:rsidR="005B1C6D" w:rsidRPr="00903DBA" w:rsidRDefault="005B1C6D" w:rsidP="005B1C6D">
      <w:pPr>
        <w:pStyle w:val="Code"/>
        <w:rPr>
          <w:highlight w:val="white"/>
        </w:rPr>
      </w:pPr>
      <w:r w:rsidRPr="00903DBA">
        <w:rPr>
          <w:highlight w:val="white"/>
        </w:rPr>
        <w:t xml:space="preserve">          }</w:t>
      </w:r>
    </w:p>
    <w:p w14:paraId="0F5ECB5F" w14:textId="77777777" w:rsidR="005B1C6D" w:rsidRPr="00903DBA" w:rsidRDefault="005B1C6D" w:rsidP="005B1C6D">
      <w:pPr>
        <w:pStyle w:val="Code"/>
        <w:rPr>
          <w:highlight w:val="white"/>
        </w:rPr>
      </w:pPr>
      <w:r w:rsidRPr="00903DBA">
        <w:rPr>
          <w:highlight w:val="white"/>
        </w:rPr>
        <w:t xml:space="preserve">          else {</w:t>
      </w:r>
    </w:p>
    <w:p w14:paraId="42ACB8E1" w14:textId="77777777" w:rsidR="005B1C6D" w:rsidRPr="00903DBA" w:rsidRDefault="005B1C6D" w:rsidP="005B1C6D">
      <w:pPr>
        <w:pStyle w:val="Code"/>
        <w:rPr>
          <w:highlight w:val="white"/>
        </w:rPr>
      </w:pPr>
      <w:r w:rsidRPr="00903DBA">
        <w:rPr>
          <w:highlight w:val="white"/>
        </w:rPr>
        <w:t xml:space="preserve">            Assert.Error(nextToken.ToString(),</w:t>
      </w:r>
    </w:p>
    <w:p w14:paraId="773D6082" w14:textId="77777777" w:rsidR="005B1C6D" w:rsidRPr="00903DBA" w:rsidRDefault="005B1C6D" w:rsidP="005B1C6D">
      <w:pPr>
        <w:pStyle w:val="Code"/>
        <w:rPr>
          <w:highlight w:val="white"/>
        </w:rPr>
      </w:pPr>
      <w:r w:rsidRPr="00903DBA">
        <w:rPr>
          <w:highlight w:val="white"/>
        </w:rPr>
        <w:t xml:space="preserve">                         Message.Invalid_macro_definitializerion);</w:t>
      </w:r>
    </w:p>
    <w:p w14:paraId="08AC5417" w14:textId="77777777" w:rsidR="005B1C6D" w:rsidRPr="00903DBA" w:rsidRDefault="005B1C6D" w:rsidP="005B1C6D">
      <w:pPr>
        <w:pStyle w:val="Code"/>
        <w:rPr>
          <w:highlight w:val="white"/>
        </w:rPr>
      </w:pPr>
      <w:r w:rsidRPr="00903DBA">
        <w:rPr>
          <w:highlight w:val="white"/>
        </w:rPr>
        <w:t xml:space="preserve">          }</w:t>
      </w:r>
    </w:p>
    <w:p w14:paraId="5622A961" w14:textId="77777777" w:rsidR="005B1C6D" w:rsidRPr="00903DBA" w:rsidRDefault="005B1C6D" w:rsidP="005B1C6D">
      <w:pPr>
        <w:pStyle w:val="Code"/>
        <w:rPr>
          <w:highlight w:val="white"/>
        </w:rPr>
      </w:pPr>
      <w:r w:rsidRPr="00903DBA">
        <w:rPr>
          <w:highlight w:val="white"/>
        </w:rPr>
        <w:t xml:space="preserve">        }</w:t>
      </w:r>
    </w:p>
    <w:p w14:paraId="0AC8E2D5" w14:textId="77777777" w:rsidR="005B1C6D" w:rsidRPr="00903DBA" w:rsidRDefault="005B1C6D" w:rsidP="005B1C6D">
      <w:pPr>
        <w:pStyle w:val="Code"/>
        <w:rPr>
          <w:highlight w:val="white"/>
        </w:rPr>
      </w:pPr>
      <w:r w:rsidRPr="00903DBA">
        <w:rPr>
          <w:highlight w:val="white"/>
        </w:rPr>
        <w:t xml:space="preserve">      </w:t>
      </w:r>
    </w:p>
    <w:p w14:paraId="57B2AAC4" w14:textId="77777777" w:rsidR="005B1C6D" w:rsidRPr="00903DBA" w:rsidRDefault="005B1C6D" w:rsidP="005B1C6D">
      <w:pPr>
        <w:pStyle w:val="Code"/>
        <w:rPr>
          <w:highlight w:val="white"/>
        </w:rPr>
      </w:pPr>
      <w:r w:rsidRPr="00903DBA">
        <w:rPr>
          <w:highlight w:val="white"/>
        </w:rPr>
        <w:t xml:space="preserve">        List&lt;Token&gt; macroList =</w:t>
      </w:r>
    </w:p>
    <w:p w14:paraId="7C4E138A" w14:textId="77777777" w:rsidR="005B1C6D" w:rsidRPr="00903DBA" w:rsidRDefault="005B1C6D" w:rsidP="005B1C6D">
      <w:pPr>
        <w:pStyle w:val="Code"/>
        <w:rPr>
          <w:highlight w:val="white"/>
        </w:rPr>
      </w:pPr>
      <w:r w:rsidRPr="00903DBA">
        <w:rPr>
          <w:highlight w:val="white"/>
        </w:rPr>
        <w:t xml:space="preserve">          tokenList.GetRange(tokenIndex, tokenList.Count - tokenIndex);</w:t>
      </w:r>
    </w:p>
    <w:p w14:paraId="5A509C61" w14:textId="77777777" w:rsidR="005B1C6D" w:rsidRPr="00903DBA" w:rsidRDefault="005B1C6D" w:rsidP="005B1C6D">
      <w:pPr>
        <w:pStyle w:val="Code"/>
        <w:rPr>
          <w:highlight w:val="white"/>
        </w:rPr>
      </w:pPr>
    </w:p>
    <w:p w14:paraId="618C09D5" w14:textId="77777777" w:rsidR="005B1C6D" w:rsidRPr="00903DBA" w:rsidRDefault="005B1C6D" w:rsidP="005B1C6D">
      <w:pPr>
        <w:pStyle w:val="Code"/>
        <w:rPr>
          <w:highlight w:val="white"/>
        </w:rPr>
      </w:pPr>
      <w:r w:rsidRPr="00903DBA">
        <w:rPr>
          <w:highlight w:val="white"/>
        </w:rPr>
        <w:t xml:space="preserve">        foreach (Token macroToken in macroList) {</w:t>
      </w:r>
    </w:p>
    <w:p w14:paraId="54620CFD" w14:textId="77777777" w:rsidR="005B1C6D" w:rsidRPr="00903DBA" w:rsidRDefault="005B1C6D" w:rsidP="005B1C6D">
      <w:pPr>
        <w:pStyle w:val="Code"/>
        <w:rPr>
          <w:highlight w:val="white"/>
        </w:rPr>
      </w:pPr>
      <w:r w:rsidRPr="00903DBA">
        <w:rPr>
          <w:highlight w:val="white"/>
        </w:rPr>
        <w:t xml:space="preserve">          if (macroToken.Id == CCompiler_Pre.Tokens.NAME) {</w:t>
      </w:r>
    </w:p>
    <w:p w14:paraId="5099333B" w14:textId="77777777" w:rsidR="005B1C6D" w:rsidRPr="00903DBA" w:rsidRDefault="005B1C6D" w:rsidP="005B1C6D">
      <w:pPr>
        <w:pStyle w:val="Code"/>
        <w:rPr>
          <w:highlight w:val="white"/>
        </w:rPr>
      </w:pPr>
      <w:r w:rsidRPr="00903DBA">
        <w:rPr>
          <w:highlight w:val="white"/>
        </w:rPr>
        <w:t xml:space="preserve">            string macroName = (string) macroToken.Value;</w:t>
      </w:r>
    </w:p>
    <w:p w14:paraId="204F38CD" w14:textId="77777777" w:rsidR="005B1C6D" w:rsidRPr="00903DBA" w:rsidRDefault="005B1C6D" w:rsidP="005B1C6D">
      <w:pPr>
        <w:pStyle w:val="Code"/>
        <w:rPr>
          <w:highlight w:val="white"/>
        </w:rPr>
      </w:pPr>
    </w:p>
    <w:p w14:paraId="1A42C633" w14:textId="77777777" w:rsidR="005B1C6D" w:rsidRPr="00903DBA" w:rsidRDefault="005B1C6D" w:rsidP="005B1C6D">
      <w:pPr>
        <w:pStyle w:val="Code"/>
        <w:rPr>
          <w:highlight w:val="white"/>
        </w:rPr>
      </w:pPr>
      <w:r w:rsidRPr="00903DBA">
        <w:rPr>
          <w:highlight w:val="white"/>
        </w:rPr>
        <w:t xml:space="preserve">            if (paramMap.ContainsKey(macroName)) {</w:t>
      </w:r>
    </w:p>
    <w:p w14:paraId="0EBA4F13" w14:textId="77777777" w:rsidR="005B1C6D" w:rsidRPr="00903DBA" w:rsidRDefault="005B1C6D" w:rsidP="005B1C6D">
      <w:pPr>
        <w:pStyle w:val="Code"/>
        <w:rPr>
          <w:highlight w:val="white"/>
        </w:rPr>
      </w:pPr>
      <w:r w:rsidRPr="00903DBA">
        <w:rPr>
          <w:highlight w:val="white"/>
        </w:rPr>
        <w:t xml:space="preserve">              macroToken.Id = CCompiler_Pre.Tokens.MARK;</w:t>
      </w:r>
    </w:p>
    <w:p w14:paraId="1C783664" w14:textId="77777777" w:rsidR="005B1C6D" w:rsidRPr="00903DBA" w:rsidRDefault="005B1C6D" w:rsidP="005B1C6D">
      <w:pPr>
        <w:pStyle w:val="Code"/>
        <w:rPr>
          <w:highlight w:val="white"/>
        </w:rPr>
      </w:pPr>
      <w:r w:rsidRPr="00903DBA">
        <w:rPr>
          <w:highlight w:val="white"/>
        </w:rPr>
        <w:t xml:space="preserve">              macroToken.Value = paramMap[macroName];</w:t>
      </w:r>
    </w:p>
    <w:p w14:paraId="4ACB4D6E" w14:textId="77777777" w:rsidR="005B1C6D" w:rsidRPr="00903DBA" w:rsidRDefault="005B1C6D" w:rsidP="005B1C6D">
      <w:pPr>
        <w:pStyle w:val="Code"/>
        <w:rPr>
          <w:highlight w:val="white"/>
        </w:rPr>
      </w:pPr>
      <w:r w:rsidRPr="00903DBA">
        <w:rPr>
          <w:highlight w:val="white"/>
        </w:rPr>
        <w:t xml:space="preserve">            }</w:t>
      </w:r>
    </w:p>
    <w:p w14:paraId="74664A27" w14:textId="77777777" w:rsidR="005B1C6D" w:rsidRPr="00903DBA" w:rsidRDefault="005B1C6D" w:rsidP="005B1C6D">
      <w:pPr>
        <w:pStyle w:val="Code"/>
        <w:rPr>
          <w:highlight w:val="white"/>
        </w:rPr>
      </w:pPr>
      <w:r w:rsidRPr="00903DBA">
        <w:rPr>
          <w:highlight w:val="white"/>
        </w:rPr>
        <w:t xml:space="preserve">          }</w:t>
      </w:r>
    </w:p>
    <w:p w14:paraId="1337A82A" w14:textId="77777777" w:rsidR="005B1C6D" w:rsidRPr="00903DBA" w:rsidRDefault="005B1C6D" w:rsidP="005B1C6D">
      <w:pPr>
        <w:pStyle w:val="Code"/>
        <w:rPr>
          <w:highlight w:val="white"/>
        </w:rPr>
      </w:pPr>
      <w:r w:rsidRPr="00903DBA">
        <w:rPr>
          <w:highlight w:val="white"/>
        </w:rPr>
        <w:t xml:space="preserve">        }</w:t>
      </w:r>
    </w:p>
    <w:p w14:paraId="593B1F9C" w14:textId="77777777" w:rsidR="005B1C6D" w:rsidRPr="00903DBA" w:rsidRDefault="005B1C6D" w:rsidP="005B1C6D">
      <w:pPr>
        <w:pStyle w:val="Code"/>
        <w:rPr>
          <w:highlight w:val="white"/>
        </w:rPr>
      </w:pPr>
      <w:r w:rsidRPr="00903DBA">
        <w:rPr>
          <w:highlight w:val="white"/>
        </w:rPr>
        <w:t xml:space="preserve">      </w:t>
      </w:r>
    </w:p>
    <w:p w14:paraId="4C388108" w14:textId="77777777" w:rsidR="005B1C6D" w:rsidRPr="00903DBA" w:rsidRDefault="005B1C6D" w:rsidP="005B1C6D">
      <w:pPr>
        <w:pStyle w:val="Code"/>
        <w:rPr>
          <w:highlight w:val="white"/>
        </w:rPr>
      </w:pPr>
      <w:r w:rsidRPr="00903DBA">
        <w:rPr>
          <w:highlight w:val="white"/>
        </w:rPr>
        <w:t xml:space="preserve">        macro = new Macro(paramMap.Count, macroList);</w:t>
      </w:r>
    </w:p>
    <w:p w14:paraId="2EBAF62F" w14:textId="77777777" w:rsidR="005B1C6D" w:rsidRPr="00903DBA" w:rsidRDefault="005B1C6D" w:rsidP="005B1C6D">
      <w:pPr>
        <w:pStyle w:val="Code"/>
        <w:rPr>
          <w:highlight w:val="white"/>
        </w:rPr>
      </w:pPr>
      <w:r w:rsidRPr="00903DBA">
        <w:rPr>
          <w:highlight w:val="white"/>
        </w:rPr>
        <w:t xml:space="preserve">      }</w:t>
      </w:r>
    </w:p>
    <w:p w14:paraId="55834097" w14:textId="77777777" w:rsidR="005B1C6D" w:rsidRPr="00903DBA" w:rsidRDefault="005B1C6D" w:rsidP="005B1C6D">
      <w:pPr>
        <w:pStyle w:val="Code"/>
        <w:rPr>
          <w:highlight w:val="white"/>
        </w:rPr>
      </w:pPr>
      <w:r w:rsidRPr="00903DBA">
        <w:rPr>
          <w:highlight w:val="white"/>
        </w:rPr>
        <w:t xml:space="preserve">      else {</w:t>
      </w:r>
    </w:p>
    <w:p w14:paraId="2751C0B1" w14:textId="77777777" w:rsidR="005B1C6D" w:rsidRPr="00903DBA" w:rsidRDefault="005B1C6D" w:rsidP="005B1C6D">
      <w:pPr>
        <w:pStyle w:val="Code"/>
        <w:rPr>
          <w:highlight w:val="white"/>
        </w:rPr>
      </w:pPr>
      <w:r w:rsidRPr="00903DBA">
        <w:rPr>
          <w:highlight w:val="white"/>
        </w:rPr>
        <w:t xml:space="preserve">        macro = new Macro(0, tokenList.GetRange(3, tokenList.Count - 3));</w:t>
      </w:r>
    </w:p>
    <w:p w14:paraId="065A05FE" w14:textId="77777777" w:rsidR="005B1C6D" w:rsidRPr="00903DBA" w:rsidRDefault="005B1C6D" w:rsidP="005B1C6D">
      <w:pPr>
        <w:pStyle w:val="Code"/>
        <w:rPr>
          <w:highlight w:val="white"/>
        </w:rPr>
      </w:pPr>
      <w:r w:rsidRPr="00903DBA">
        <w:rPr>
          <w:highlight w:val="white"/>
        </w:rPr>
        <w:t xml:space="preserve">      }</w:t>
      </w:r>
    </w:p>
    <w:p w14:paraId="46A4A3E2" w14:textId="77777777" w:rsidR="005B1C6D" w:rsidRPr="00903DBA" w:rsidRDefault="005B1C6D" w:rsidP="005B1C6D">
      <w:pPr>
        <w:pStyle w:val="Code"/>
        <w:rPr>
          <w:highlight w:val="white"/>
        </w:rPr>
      </w:pPr>
      <w:r w:rsidRPr="00903DBA">
        <w:rPr>
          <w:highlight w:val="white"/>
        </w:rPr>
        <w:t xml:space="preserve">    </w:t>
      </w:r>
    </w:p>
    <w:p w14:paraId="3530014D" w14:textId="716BC8C3" w:rsidR="005B1C6D" w:rsidRPr="00903DBA" w:rsidRDefault="005B1C6D" w:rsidP="005B1C6D">
      <w:pPr>
        <w:pStyle w:val="Code"/>
        <w:rPr>
          <w:highlight w:val="white"/>
        </w:rPr>
      </w:pPr>
      <w:r w:rsidRPr="00903DBA">
        <w:rPr>
          <w:highlight w:val="white"/>
        </w:rPr>
        <w:t xml:space="preserve">      if (!</w:t>
      </w:r>
      <w:r w:rsidR="00DC1271" w:rsidRPr="00903DBA">
        <w:rPr>
          <w:highlight w:val="white"/>
        </w:rPr>
        <w:t>m_m</w:t>
      </w:r>
      <w:r w:rsidRPr="00903DBA">
        <w:rPr>
          <w:highlight w:val="white"/>
        </w:rPr>
        <w:t>acroMap.ContainsKey(name)) {</w:t>
      </w:r>
    </w:p>
    <w:p w14:paraId="0DAEA58B" w14:textId="039C7277" w:rsidR="005B1C6D" w:rsidRPr="00903DBA" w:rsidRDefault="005B1C6D" w:rsidP="005B1C6D">
      <w:pPr>
        <w:pStyle w:val="Code"/>
        <w:rPr>
          <w:highlight w:val="white"/>
        </w:rPr>
      </w:pPr>
      <w:r w:rsidRPr="00903DBA">
        <w:rPr>
          <w:highlight w:val="white"/>
        </w:rPr>
        <w:t xml:space="preserve">        </w:t>
      </w:r>
      <w:r w:rsidR="007C26B5" w:rsidRPr="00903DBA">
        <w:rPr>
          <w:highlight w:val="white"/>
        </w:rPr>
        <w:t>m_m</w:t>
      </w:r>
      <w:r w:rsidRPr="00903DBA">
        <w:rPr>
          <w:highlight w:val="white"/>
        </w:rPr>
        <w:t>acroMap.Add(name, macro);</w:t>
      </w:r>
    </w:p>
    <w:p w14:paraId="00116C50" w14:textId="77777777" w:rsidR="005B1C6D" w:rsidRPr="00903DBA" w:rsidRDefault="005B1C6D" w:rsidP="005B1C6D">
      <w:pPr>
        <w:pStyle w:val="Code"/>
        <w:rPr>
          <w:highlight w:val="white"/>
        </w:rPr>
      </w:pPr>
      <w:r w:rsidRPr="00903DBA">
        <w:rPr>
          <w:highlight w:val="white"/>
        </w:rPr>
        <w:t xml:space="preserve">      }</w:t>
      </w:r>
    </w:p>
    <w:p w14:paraId="3774EFFC" w14:textId="77777777" w:rsidR="005B1C6D" w:rsidRPr="00903DBA" w:rsidRDefault="005B1C6D" w:rsidP="005B1C6D">
      <w:pPr>
        <w:pStyle w:val="Code"/>
        <w:rPr>
          <w:highlight w:val="white"/>
        </w:rPr>
      </w:pPr>
      <w:r w:rsidRPr="00903DBA">
        <w:rPr>
          <w:highlight w:val="white"/>
        </w:rPr>
        <w:t xml:space="preserve">      else {</w:t>
      </w:r>
    </w:p>
    <w:p w14:paraId="3A9DFA89" w14:textId="707C1268" w:rsidR="00DC1271" w:rsidRPr="00903DBA" w:rsidRDefault="005B1C6D" w:rsidP="00DC1271">
      <w:pPr>
        <w:pStyle w:val="Code"/>
        <w:rPr>
          <w:highlight w:val="white"/>
        </w:rPr>
      </w:pPr>
      <w:r w:rsidRPr="00903DBA">
        <w:rPr>
          <w:highlight w:val="white"/>
        </w:rPr>
        <w:t xml:space="preserve">        Assert.Error(</w:t>
      </w:r>
      <w:r w:rsidR="00DC1271" w:rsidRPr="00903DBA">
        <w:rPr>
          <w:highlight w:val="white"/>
        </w:rPr>
        <w:t>m_</w:t>
      </w:r>
      <w:r w:rsidR="007C26B5" w:rsidRPr="00903DBA">
        <w:rPr>
          <w:highlight w:val="white"/>
        </w:rPr>
        <w:t>m</w:t>
      </w:r>
      <w:r w:rsidRPr="00903DBA">
        <w:rPr>
          <w:highlight w:val="white"/>
        </w:rPr>
        <w:t>acroMap[name].Equals(macro),</w:t>
      </w:r>
      <w:r w:rsidR="00DC1271" w:rsidRPr="00903DBA">
        <w:rPr>
          <w:highlight w:val="white"/>
        </w:rPr>
        <w:t xml:space="preserve"> </w:t>
      </w:r>
      <w:r w:rsidRPr="00903DBA">
        <w:rPr>
          <w:highlight w:val="white"/>
        </w:rPr>
        <w:t>name,</w:t>
      </w:r>
    </w:p>
    <w:p w14:paraId="30E13BD6" w14:textId="5CA8DE08" w:rsidR="005B1C6D" w:rsidRPr="00903DBA" w:rsidRDefault="00DC1271" w:rsidP="00DC1271">
      <w:pPr>
        <w:pStyle w:val="Code"/>
        <w:rPr>
          <w:highlight w:val="white"/>
        </w:rPr>
      </w:pPr>
      <w:r w:rsidRPr="00903DBA">
        <w:rPr>
          <w:highlight w:val="white"/>
        </w:rPr>
        <w:t xml:space="preserve">                    </w:t>
      </w:r>
      <w:r w:rsidR="005B1C6D" w:rsidRPr="00903DBA">
        <w:rPr>
          <w:highlight w:val="white"/>
        </w:rPr>
        <w:t xml:space="preserve"> Message.Invalid_macro_redefinitializerion);</w:t>
      </w:r>
    </w:p>
    <w:p w14:paraId="4BC13C16" w14:textId="77777777" w:rsidR="005B1C6D" w:rsidRPr="00903DBA" w:rsidRDefault="005B1C6D" w:rsidP="005B1C6D">
      <w:pPr>
        <w:pStyle w:val="Code"/>
        <w:rPr>
          <w:highlight w:val="white"/>
        </w:rPr>
      </w:pPr>
      <w:r w:rsidRPr="00903DBA">
        <w:rPr>
          <w:highlight w:val="white"/>
        </w:rPr>
        <w:t xml:space="preserve">      }</w:t>
      </w:r>
    </w:p>
    <w:p w14:paraId="4F2AEC70" w14:textId="77777777" w:rsidR="005B1C6D" w:rsidRPr="00903DBA" w:rsidRDefault="005B1C6D" w:rsidP="005B1C6D">
      <w:pPr>
        <w:pStyle w:val="Code"/>
        <w:rPr>
          <w:highlight w:val="white"/>
        </w:rPr>
      </w:pPr>
      <w:r w:rsidRPr="00903DBA">
        <w:rPr>
          <w:highlight w:val="white"/>
        </w:rPr>
        <w:t xml:space="preserve">    }</w:t>
      </w:r>
    </w:p>
    <w:p w14:paraId="3CBD535D" w14:textId="77777777" w:rsidR="005B1C6D" w:rsidRPr="00903DBA" w:rsidRDefault="005B1C6D" w:rsidP="005B1C6D">
      <w:r w:rsidRPr="00903DBA">
        <w:t xml:space="preserve">The </w:t>
      </w:r>
      <w:proofErr w:type="spellStart"/>
      <w:r w:rsidRPr="00903DBA">
        <w:rPr>
          <w:rStyle w:val="CodeInText"/>
        </w:rPr>
        <w:t>doUndef</w:t>
      </w:r>
      <w:proofErr w:type="spellEnd"/>
      <w:r w:rsidRPr="00903DBA">
        <w:t xml:space="preserve"> method removes a macro from the </w:t>
      </w:r>
      <w:proofErr w:type="spellStart"/>
      <w:r w:rsidRPr="00903DBA">
        <w:rPr>
          <w:rStyle w:val="CodeInText"/>
        </w:rPr>
        <w:t>MacroMap</w:t>
      </w:r>
      <w:proofErr w:type="spellEnd"/>
      <w:r w:rsidRPr="00903DBA">
        <w:t xml:space="preserve"> map. If the macro does not </w:t>
      </w:r>
      <w:proofErr w:type="gramStart"/>
      <w:r w:rsidRPr="00903DBA">
        <w:t>exists</w:t>
      </w:r>
      <w:proofErr w:type="gramEnd"/>
      <w:r w:rsidRPr="00903DBA">
        <w:t xml:space="preserve"> a warning is given.</w:t>
      </w:r>
    </w:p>
    <w:p w14:paraId="4633E5FC" w14:textId="77777777" w:rsidR="005B1C6D" w:rsidRPr="00903DBA" w:rsidRDefault="005B1C6D" w:rsidP="005B1C6D">
      <w:pPr>
        <w:pStyle w:val="Code"/>
        <w:rPr>
          <w:highlight w:val="white"/>
        </w:rPr>
      </w:pPr>
      <w:r w:rsidRPr="00903DBA">
        <w:rPr>
          <w:highlight w:val="white"/>
        </w:rPr>
        <w:t xml:space="preserve">    public void DoUndef(List&lt;Token&gt; tokenList) {</w:t>
      </w:r>
    </w:p>
    <w:p w14:paraId="500ACE29"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4993DE06" w14:textId="77777777" w:rsidR="005B1C6D" w:rsidRPr="00903DBA" w:rsidRDefault="005B1C6D" w:rsidP="005B1C6D">
      <w:pPr>
        <w:pStyle w:val="Code"/>
        <w:rPr>
          <w:highlight w:val="white"/>
        </w:rPr>
      </w:pPr>
      <w:r w:rsidRPr="00903DBA">
        <w:rPr>
          <w:highlight w:val="white"/>
        </w:rPr>
        <w:t xml:space="preserve">                   (tokenList[3].Id == CCompiler_Pre.Tokens.EOF),</w:t>
      </w:r>
    </w:p>
    <w:p w14:paraId="48B971EF" w14:textId="77777777" w:rsidR="005B1C6D" w:rsidRPr="00903DBA" w:rsidRDefault="005B1C6D" w:rsidP="005B1C6D">
      <w:pPr>
        <w:pStyle w:val="Code"/>
        <w:rPr>
          <w:highlight w:val="white"/>
        </w:rPr>
      </w:pPr>
      <w:r w:rsidRPr="00903DBA">
        <w:rPr>
          <w:highlight w:val="white"/>
        </w:rPr>
        <w:t xml:space="preserve">                   TokenListToString(tokenList),</w:t>
      </w:r>
    </w:p>
    <w:p w14:paraId="0D54AAEE" w14:textId="77777777" w:rsidR="005B1C6D" w:rsidRPr="00903DBA" w:rsidRDefault="005B1C6D" w:rsidP="005B1C6D">
      <w:pPr>
        <w:pStyle w:val="Code"/>
        <w:rPr>
          <w:highlight w:val="white"/>
        </w:rPr>
      </w:pPr>
      <w:r w:rsidRPr="00903DBA">
        <w:rPr>
          <w:highlight w:val="white"/>
        </w:rPr>
        <w:t xml:space="preserve">                   Message.Invalid_undef_directive);</w:t>
      </w:r>
    </w:p>
    <w:p w14:paraId="042E1C6B" w14:textId="77777777" w:rsidR="005B1C6D" w:rsidRPr="00903DBA" w:rsidRDefault="005B1C6D" w:rsidP="005B1C6D">
      <w:pPr>
        <w:pStyle w:val="Code"/>
        <w:rPr>
          <w:highlight w:val="white"/>
        </w:rPr>
      </w:pPr>
      <w:r w:rsidRPr="00903DBA">
        <w:rPr>
          <w:highlight w:val="white"/>
        </w:rPr>
        <w:t xml:space="preserve">      string name = tokenList[2].ToString();</w:t>
      </w:r>
    </w:p>
    <w:p w14:paraId="7804F1EF" w14:textId="5A5F5E43" w:rsidR="005B1C6D" w:rsidRPr="00903DBA" w:rsidRDefault="005B1C6D" w:rsidP="005B1C6D">
      <w:pPr>
        <w:pStyle w:val="Code"/>
        <w:rPr>
          <w:highlight w:val="white"/>
        </w:rPr>
      </w:pPr>
      <w:r w:rsidRPr="00903DBA">
        <w:rPr>
          <w:highlight w:val="white"/>
        </w:rPr>
        <w:t xml:space="preserve">      Assert.Error(</w:t>
      </w:r>
      <w:r w:rsidR="004E4FD1" w:rsidRPr="00903DBA">
        <w:rPr>
          <w:highlight w:val="white"/>
        </w:rPr>
        <w:t>m_m</w:t>
      </w:r>
      <w:r w:rsidRPr="00903DBA">
        <w:rPr>
          <w:highlight w:val="white"/>
        </w:rPr>
        <w:t>acroMap.Remove(name),</w:t>
      </w:r>
    </w:p>
    <w:p w14:paraId="70C25F73" w14:textId="77777777" w:rsidR="005B1C6D" w:rsidRPr="00903DBA" w:rsidRDefault="005B1C6D" w:rsidP="005B1C6D">
      <w:pPr>
        <w:pStyle w:val="Code"/>
        <w:rPr>
          <w:highlight w:val="white"/>
        </w:rPr>
      </w:pPr>
      <w:r w:rsidRPr="00903DBA">
        <w:rPr>
          <w:highlight w:val="white"/>
        </w:rPr>
        <w:t xml:space="preserve">                   name, Message.Macro_not_defined);</w:t>
      </w:r>
    </w:p>
    <w:p w14:paraId="6BD4A1E8" w14:textId="77777777" w:rsidR="005B1C6D" w:rsidRPr="00903DBA" w:rsidRDefault="005B1C6D" w:rsidP="005B1C6D">
      <w:pPr>
        <w:pStyle w:val="Code"/>
        <w:rPr>
          <w:highlight w:val="white"/>
        </w:rPr>
      </w:pPr>
      <w:r w:rsidRPr="00903DBA">
        <w:rPr>
          <w:highlight w:val="white"/>
        </w:rPr>
        <w:t xml:space="preserve">    }</w:t>
      </w:r>
    </w:p>
    <w:p w14:paraId="5754271C" w14:textId="77777777" w:rsidR="005B1C6D" w:rsidRPr="00903DBA" w:rsidRDefault="005B1C6D" w:rsidP="005B1C6D">
      <w:pPr>
        <w:pStyle w:val="Rubrik3"/>
      </w:pPr>
      <w:bookmarkStart w:id="510" w:name="_Toc57656159"/>
      <w:r w:rsidRPr="00903DBA">
        <w:t>Conditional Programming</w:t>
      </w:r>
      <w:bookmarkEnd w:id="510"/>
    </w:p>
    <w:p w14:paraId="526D3151" w14:textId="669B0B20" w:rsidR="005B1C6D" w:rsidRPr="00903DBA" w:rsidRDefault="005B1C6D" w:rsidP="005B1C6D">
      <w:r w:rsidRPr="00903DBA">
        <w:t xml:space="preserve">With conditional programming, it is possible to exclude part of the source code. The </w:t>
      </w:r>
      <w:proofErr w:type="spellStart"/>
      <w:r w:rsidRPr="00903DBA">
        <w:rPr>
          <w:rStyle w:val="CodeInText"/>
        </w:rPr>
        <w:t>doIf</w:t>
      </w:r>
      <w:proofErr w:type="spellEnd"/>
      <w:r w:rsidRPr="00903DBA">
        <w:t xml:space="preserve"> method uses the parser of Section </w:t>
      </w:r>
      <w:r w:rsidRPr="00903DBA">
        <w:fldChar w:fldCharType="begin"/>
      </w:r>
      <w:r w:rsidRPr="00903DBA">
        <w:instrText xml:space="preserve"> REF _Ref418256130 \r \h </w:instrText>
      </w:r>
      <w:r w:rsidRPr="00903DBA">
        <w:fldChar w:fldCharType="separate"/>
      </w:r>
      <w:r w:rsidR="005F7BC3" w:rsidRPr="00903DBA">
        <w:t>13.11</w:t>
      </w:r>
      <w:r w:rsidRPr="00903DBA">
        <w:fldChar w:fldCharType="end"/>
      </w:r>
      <w:r w:rsidRPr="00903DBA">
        <w:t xml:space="preserve">. It calls </w:t>
      </w:r>
      <w:proofErr w:type="spellStart"/>
      <w:r w:rsidRPr="00903DBA">
        <w:rPr>
          <w:rStyle w:val="CodeInText"/>
        </w:rPr>
        <w:t>parseExpression</w:t>
      </w:r>
      <w:proofErr w:type="spellEnd"/>
      <w:r w:rsidRPr="00903DBA">
        <w:t xml:space="preserve">, which creates a scanner and parser, parse the line, and returns a Boolean value that is true in case of a non-zero value. </w:t>
      </w:r>
    </w:p>
    <w:p w14:paraId="4209C997" w14:textId="77777777" w:rsidR="005B1C6D" w:rsidRPr="00903DBA" w:rsidRDefault="005B1C6D" w:rsidP="005B1C6D">
      <w:pPr>
        <w:pStyle w:val="Code"/>
        <w:rPr>
          <w:highlight w:val="white"/>
        </w:rPr>
      </w:pPr>
      <w:r w:rsidRPr="00903DBA">
        <w:rPr>
          <w:highlight w:val="white"/>
        </w:rPr>
        <w:t xml:space="preserve">    private void DoIf(List&lt;Token&gt; tokenList) {</w:t>
      </w:r>
    </w:p>
    <w:p w14:paraId="0C87858B" w14:textId="77777777" w:rsidR="005B1C6D" w:rsidRPr="00903DBA" w:rsidRDefault="005B1C6D" w:rsidP="005B1C6D">
      <w:pPr>
        <w:pStyle w:val="Code"/>
        <w:rPr>
          <w:highlight w:val="white"/>
        </w:rPr>
      </w:pPr>
      <w:r w:rsidRPr="00903DBA">
        <w:rPr>
          <w:highlight w:val="white"/>
        </w:rPr>
        <w:t xml:space="preserve">      bool result = ParseExpression(TokenListToString</w:t>
      </w:r>
    </w:p>
    <w:p w14:paraId="461AD740" w14:textId="77777777" w:rsidR="005B1C6D" w:rsidRPr="00903DBA" w:rsidRDefault="005B1C6D" w:rsidP="005B1C6D">
      <w:pPr>
        <w:pStyle w:val="Code"/>
        <w:rPr>
          <w:highlight w:val="white"/>
        </w:rPr>
      </w:pPr>
      <w:r w:rsidRPr="00903DBA">
        <w:rPr>
          <w:highlight w:val="white"/>
        </w:rPr>
        <w:t xml:space="preserve">                         (tokenList.GetRange(2, tokenList.Count - 2)));</w:t>
      </w:r>
    </w:p>
    <w:p w14:paraId="098C39E5" w14:textId="3E0FA02A" w:rsidR="005B1C6D" w:rsidRPr="00903DBA" w:rsidRDefault="005B1C6D" w:rsidP="00F6690C">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F6690C" w:rsidRPr="00903DBA">
        <w:rPr>
          <w:highlight w:val="white"/>
        </w:rPr>
        <w:t>IfElseChain</w:t>
      </w:r>
      <w:r w:rsidRPr="00903DBA">
        <w:rPr>
          <w:highlight w:val="white"/>
        </w:rPr>
        <w:t>(result, result, false));</w:t>
      </w:r>
    </w:p>
    <w:p w14:paraId="6395CBCC" w14:textId="77777777" w:rsidR="005B1C6D" w:rsidRPr="00903DBA" w:rsidRDefault="005B1C6D" w:rsidP="005B1C6D">
      <w:pPr>
        <w:pStyle w:val="Code"/>
        <w:rPr>
          <w:highlight w:val="white"/>
        </w:rPr>
      </w:pPr>
      <w:r w:rsidRPr="00903DBA">
        <w:rPr>
          <w:highlight w:val="white"/>
        </w:rPr>
        <w:t xml:space="preserve">    }</w:t>
      </w:r>
    </w:p>
    <w:p w14:paraId="04B84780" w14:textId="77777777" w:rsidR="005B1C6D" w:rsidRPr="00903DBA" w:rsidRDefault="005B1C6D" w:rsidP="005B1C6D">
      <w:pPr>
        <w:pStyle w:val="Code"/>
        <w:rPr>
          <w:highlight w:val="white"/>
        </w:rPr>
      </w:pPr>
    </w:p>
    <w:p w14:paraId="2C9BACAD" w14:textId="77777777" w:rsidR="005B1C6D" w:rsidRPr="00903DBA" w:rsidRDefault="005B1C6D" w:rsidP="005B1C6D">
      <w:pPr>
        <w:pStyle w:val="Code"/>
        <w:rPr>
          <w:highlight w:val="white"/>
        </w:rPr>
      </w:pPr>
      <w:r w:rsidRPr="00903DBA">
        <w:rPr>
          <w:highlight w:val="white"/>
        </w:rPr>
        <w:t xml:space="preserve">    public static object PreProcessorResult;</w:t>
      </w:r>
    </w:p>
    <w:p w14:paraId="6B3C4502" w14:textId="77777777" w:rsidR="005B1C6D" w:rsidRPr="00903DBA" w:rsidRDefault="005B1C6D" w:rsidP="005B1C6D">
      <w:pPr>
        <w:pStyle w:val="Code"/>
        <w:rPr>
          <w:highlight w:val="white"/>
        </w:rPr>
      </w:pPr>
      <w:r w:rsidRPr="00903DBA">
        <w:rPr>
          <w:highlight w:val="white"/>
        </w:rPr>
        <w:t xml:space="preserve">  </w:t>
      </w:r>
    </w:p>
    <w:p w14:paraId="0230479B" w14:textId="77777777" w:rsidR="005B1C6D" w:rsidRPr="00903DBA" w:rsidRDefault="005B1C6D" w:rsidP="005B1C6D">
      <w:pPr>
        <w:pStyle w:val="Code"/>
        <w:rPr>
          <w:highlight w:val="white"/>
        </w:rPr>
      </w:pPr>
      <w:r w:rsidRPr="00903DBA">
        <w:rPr>
          <w:highlight w:val="white"/>
        </w:rPr>
        <w:t xml:space="preserve">    private bool ParseExpression(string line) {    </w:t>
      </w:r>
    </w:p>
    <w:p w14:paraId="1137ABC0" w14:textId="77777777" w:rsidR="005B1C6D" w:rsidRPr="00903DBA" w:rsidRDefault="005B1C6D" w:rsidP="005B1C6D">
      <w:pPr>
        <w:pStyle w:val="Code"/>
        <w:rPr>
          <w:highlight w:val="white"/>
        </w:rPr>
      </w:pPr>
      <w:r w:rsidRPr="00903DBA">
        <w:rPr>
          <w:highlight w:val="white"/>
        </w:rPr>
        <w:t xml:space="preserve">      int result = 0;</w:t>
      </w:r>
    </w:p>
    <w:p w14:paraId="1FC49F33" w14:textId="77777777" w:rsidR="005B1C6D" w:rsidRPr="00903DBA" w:rsidRDefault="005B1C6D" w:rsidP="005B1C6D">
      <w:pPr>
        <w:pStyle w:val="Code"/>
        <w:rPr>
          <w:highlight w:val="white"/>
        </w:rPr>
      </w:pPr>
    </w:p>
    <w:p w14:paraId="551C25B8" w14:textId="77777777" w:rsidR="005B1C6D" w:rsidRPr="00903DBA" w:rsidRDefault="005B1C6D" w:rsidP="005B1C6D">
      <w:pPr>
        <w:pStyle w:val="Code"/>
        <w:rPr>
          <w:highlight w:val="white"/>
        </w:rPr>
      </w:pPr>
      <w:r w:rsidRPr="00903DBA">
        <w:rPr>
          <w:highlight w:val="white"/>
        </w:rPr>
        <w:t xml:space="preserve">      try {</w:t>
      </w:r>
    </w:p>
    <w:p w14:paraId="33DFD48B" w14:textId="77777777" w:rsidR="005B1C6D" w:rsidRPr="00903DBA" w:rsidRDefault="005B1C6D" w:rsidP="005B1C6D">
      <w:pPr>
        <w:pStyle w:val="Code"/>
        <w:rPr>
          <w:highlight w:val="white"/>
        </w:rPr>
      </w:pPr>
      <w:r w:rsidRPr="00903DBA">
        <w:rPr>
          <w:highlight w:val="white"/>
        </w:rPr>
        <w:t xml:space="preserve">        byte[] byteArray = Encoding.ASCII.GetBytes(line);</w:t>
      </w:r>
    </w:p>
    <w:p w14:paraId="2CE9A406" w14:textId="77777777" w:rsidR="005B1C6D" w:rsidRPr="00903DBA" w:rsidRDefault="005B1C6D" w:rsidP="005B1C6D">
      <w:pPr>
        <w:pStyle w:val="Code"/>
        <w:rPr>
          <w:highlight w:val="white"/>
        </w:rPr>
      </w:pPr>
      <w:r w:rsidRPr="00903DBA">
        <w:rPr>
          <w:highlight w:val="white"/>
        </w:rPr>
        <w:t xml:space="preserve">        MemoryStream memoryStream = new MemoryStream(byteArray);</w:t>
      </w:r>
    </w:p>
    <w:p w14:paraId="1A46579E" w14:textId="77777777" w:rsidR="005B1C6D" w:rsidRPr="00903DBA" w:rsidRDefault="005B1C6D" w:rsidP="005B1C6D">
      <w:pPr>
        <w:pStyle w:val="Code"/>
        <w:rPr>
          <w:highlight w:val="white"/>
        </w:rPr>
      </w:pPr>
      <w:r w:rsidRPr="00903DBA">
        <w:rPr>
          <w:highlight w:val="white"/>
        </w:rPr>
        <w:t xml:space="preserve">        CCompiler_Exp.Scanner expressionScanner =</w:t>
      </w:r>
    </w:p>
    <w:p w14:paraId="179C0F49" w14:textId="5CB00BF7" w:rsidR="005B1C6D" w:rsidRPr="00903DBA" w:rsidRDefault="005B1C6D" w:rsidP="005B1C6D">
      <w:pPr>
        <w:pStyle w:val="Code"/>
        <w:rPr>
          <w:highlight w:val="white"/>
        </w:rPr>
      </w:pPr>
      <w:r w:rsidRPr="00903DBA">
        <w:rPr>
          <w:highlight w:val="white"/>
        </w:rPr>
        <w:t xml:space="preserve">          new CCompiler_Exp.Scanner(memoryStream);</w:t>
      </w:r>
    </w:p>
    <w:p w14:paraId="5903108D" w14:textId="77777777" w:rsidR="005B1C6D" w:rsidRPr="00903DBA" w:rsidRDefault="005B1C6D" w:rsidP="005B1C6D">
      <w:pPr>
        <w:pStyle w:val="Code"/>
        <w:rPr>
          <w:highlight w:val="white"/>
        </w:rPr>
      </w:pPr>
      <w:r w:rsidRPr="00903DBA">
        <w:rPr>
          <w:highlight w:val="white"/>
        </w:rPr>
        <w:t xml:space="preserve">        CCompiler_Exp.Parser expressionParser =</w:t>
      </w:r>
    </w:p>
    <w:p w14:paraId="659ED16E" w14:textId="3220BA9C" w:rsidR="005B1C6D" w:rsidRPr="00903DBA" w:rsidRDefault="005B1C6D" w:rsidP="005B1C6D">
      <w:pPr>
        <w:pStyle w:val="Code"/>
        <w:rPr>
          <w:highlight w:val="white"/>
        </w:rPr>
      </w:pPr>
      <w:r w:rsidRPr="00903DBA">
        <w:rPr>
          <w:highlight w:val="white"/>
        </w:rPr>
        <w:t xml:space="preserve">          new CCompiler_Exp.Parser(expressionScanner</w:t>
      </w:r>
      <w:r w:rsidR="00761445" w:rsidRPr="00903DBA">
        <w:rPr>
          <w:highlight w:val="white"/>
        </w:rPr>
        <w:t>, m_macroMap</w:t>
      </w:r>
      <w:r w:rsidRPr="00903DBA">
        <w:rPr>
          <w:highlight w:val="white"/>
        </w:rPr>
        <w:t>);</w:t>
      </w:r>
    </w:p>
    <w:p w14:paraId="18D54B7F" w14:textId="77777777" w:rsidR="005B1C6D" w:rsidRPr="00903DBA" w:rsidRDefault="005B1C6D" w:rsidP="005B1C6D">
      <w:pPr>
        <w:pStyle w:val="Code"/>
        <w:rPr>
          <w:highlight w:val="white"/>
        </w:rPr>
      </w:pPr>
      <w:r w:rsidRPr="00903DBA">
        <w:rPr>
          <w:highlight w:val="white"/>
        </w:rPr>
        <w:t xml:space="preserve">        Assert.Error(expressionParser.Parse(), Message.Preprocessor_parser);</w:t>
      </w:r>
    </w:p>
    <w:p w14:paraId="49BDF524" w14:textId="77777777" w:rsidR="005B1C6D" w:rsidRPr="00903DBA" w:rsidRDefault="005B1C6D" w:rsidP="005B1C6D">
      <w:pPr>
        <w:pStyle w:val="Code"/>
        <w:rPr>
          <w:highlight w:val="white"/>
        </w:rPr>
      </w:pPr>
      <w:r w:rsidRPr="00903DBA">
        <w:rPr>
          <w:highlight w:val="white"/>
        </w:rPr>
        <w:t xml:space="preserve">        result = (int) PreProcessorResult;</w:t>
      </w:r>
    </w:p>
    <w:p w14:paraId="17725427" w14:textId="77777777" w:rsidR="005B1C6D" w:rsidRPr="00903DBA" w:rsidRDefault="005B1C6D" w:rsidP="005B1C6D">
      <w:pPr>
        <w:pStyle w:val="Code"/>
        <w:rPr>
          <w:highlight w:val="white"/>
        </w:rPr>
      </w:pPr>
      <w:r w:rsidRPr="00903DBA">
        <w:rPr>
          <w:highlight w:val="white"/>
        </w:rPr>
        <w:t xml:space="preserve">        memoryStream.Close();</w:t>
      </w:r>
    </w:p>
    <w:p w14:paraId="18130921" w14:textId="77777777" w:rsidR="005B1C6D" w:rsidRPr="00903DBA" w:rsidRDefault="005B1C6D" w:rsidP="005B1C6D">
      <w:pPr>
        <w:pStyle w:val="Code"/>
        <w:rPr>
          <w:highlight w:val="white"/>
        </w:rPr>
      </w:pPr>
      <w:r w:rsidRPr="00903DBA">
        <w:rPr>
          <w:highlight w:val="white"/>
        </w:rPr>
        <w:t xml:space="preserve">      }</w:t>
      </w:r>
    </w:p>
    <w:p w14:paraId="2D51E9DE" w14:textId="77777777" w:rsidR="005B1C6D" w:rsidRPr="00903DBA" w:rsidRDefault="005B1C6D" w:rsidP="005B1C6D">
      <w:pPr>
        <w:pStyle w:val="Code"/>
        <w:rPr>
          <w:highlight w:val="white"/>
        </w:rPr>
      </w:pPr>
      <w:r w:rsidRPr="00903DBA">
        <w:rPr>
          <w:highlight w:val="white"/>
        </w:rPr>
        <w:t xml:space="preserve">      catch (Exception exception) {</w:t>
      </w:r>
    </w:p>
    <w:p w14:paraId="3A85A9F0" w14:textId="77777777" w:rsidR="005B1C6D" w:rsidRPr="00903DBA" w:rsidRDefault="005B1C6D" w:rsidP="005B1C6D">
      <w:pPr>
        <w:pStyle w:val="Code"/>
        <w:rPr>
          <w:highlight w:val="white"/>
        </w:rPr>
      </w:pPr>
      <w:r w:rsidRPr="00903DBA">
        <w:rPr>
          <w:highlight w:val="white"/>
        </w:rPr>
        <w:t xml:space="preserve">        Console.Out.WriteLine(exception.StackTrace);</w:t>
      </w:r>
    </w:p>
    <w:p w14:paraId="34D5302F" w14:textId="77777777" w:rsidR="005B1C6D" w:rsidRPr="00903DBA" w:rsidRDefault="005B1C6D" w:rsidP="005B1C6D">
      <w:pPr>
        <w:pStyle w:val="Code"/>
        <w:rPr>
          <w:highlight w:val="white"/>
        </w:rPr>
      </w:pPr>
      <w:r w:rsidRPr="00903DBA">
        <w:rPr>
          <w:highlight w:val="white"/>
        </w:rPr>
        <w:t xml:space="preserve">        Assert.Error(line, Message.Invalid_expression);</w:t>
      </w:r>
    </w:p>
    <w:p w14:paraId="71A6464D" w14:textId="77777777" w:rsidR="005B1C6D" w:rsidRPr="00903DBA" w:rsidRDefault="005B1C6D" w:rsidP="005B1C6D">
      <w:pPr>
        <w:pStyle w:val="Code"/>
        <w:rPr>
          <w:highlight w:val="white"/>
        </w:rPr>
      </w:pPr>
      <w:r w:rsidRPr="00903DBA">
        <w:rPr>
          <w:highlight w:val="white"/>
        </w:rPr>
        <w:t xml:space="preserve">      }</w:t>
      </w:r>
    </w:p>
    <w:p w14:paraId="12E3DFE7" w14:textId="77777777" w:rsidR="005B1C6D" w:rsidRPr="00903DBA" w:rsidRDefault="005B1C6D" w:rsidP="005B1C6D">
      <w:pPr>
        <w:pStyle w:val="Code"/>
        <w:rPr>
          <w:highlight w:val="white"/>
        </w:rPr>
      </w:pPr>
    </w:p>
    <w:p w14:paraId="4B1151FF" w14:textId="77777777" w:rsidR="005B1C6D" w:rsidRPr="00903DBA" w:rsidRDefault="005B1C6D" w:rsidP="005B1C6D">
      <w:pPr>
        <w:pStyle w:val="Code"/>
        <w:rPr>
          <w:highlight w:val="white"/>
        </w:rPr>
      </w:pPr>
      <w:r w:rsidRPr="00903DBA">
        <w:rPr>
          <w:highlight w:val="white"/>
        </w:rPr>
        <w:t xml:space="preserve">      return (result != 0);</w:t>
      </w:r>
    </w:p>
    <w:p w14:paraId="72837C80" w14:textId="77777777" w:rsidR="005B1C6D" w:rsidRPr="00903DBA" w:rsidRDefault="005B1C6D" w:rsidP="005B1C6D">
      <w:pPr>
        <w:pStyle w:val="Code"/>
        <w:rPr>
          <w:highlight w:val="white"/>
        </w:rPr>
      </w:pPr>
      <w:r w:rsidRPr="00903DBA">
        <w:rPr>
          <w:highlight w:val="white"/>
        </w:rPr>
        <w:t xml:space="preserve">    }</w:t>
      </w:r>
    </w:p>
    <w:p w14:paraId="394C24AD" w14:textId="77777777" w:rsidR="005B1C6D" w:rsidRPr="00903DBA" w:rsidRDefault="005B1C6D" w:rsidP="005B1C6D">
      <w:r w:rsidRPr="00903DBA">
        <w:t xml:space="preserve">The </w:t>
      </w:r>
      <w:proofErr w:type="spellStart"/>
      <w:r w:rsidRPr="00903DBA">
        <w:rPr>
          <w:rStyle w:val="CodeInText"/>
        </w:rPr>
        <w:t>doIfDefined</w:t>
      </w:r>
      <w:proofErr w:type="spellEnd"/>
      <w:r w:rsidRPr="00903DBA">
        <w:t xml:space="preserve"> and </w:t>
      </w:r>
      <w:proofErr w:type="spellStart"/>
      <w:r w:rsidRPr="00903DBA">
        <w:rPr>
          <w:rStyle w:val="CodeInText"/>
        </w:rPr>
        <w:t>doIfNotDefined</w:t>
      </w:r>
      <w:proofErr w:type="spellEnd"/>
      <w:r w:rsidRPr="00903DBA">
        <w:t xml:space="preserve"> checks if the macro is defined or not, respectively, and add the result to the </w:t>
      </w:r>
      <w:proofErr w:type="spellStart"/>
      <w:r w:rsidRPr="00903DBA">
        <w:rPr>
          <w:rStyle w:val="CodeInText"/>
        </w:rPr>
        <w:t>Main.IfStack</w:t>
      </w:r>
      <w:proofErr w:type="spellEnd"/>
      <w:r w:rsidRPr="00903DBA">
        <w:t xml:space="preserve"> stack.</w:t>
      </w:r>
    </w:p>
    <w:p w14:paraId="3927C329" w14:textId="77777777" w:rsidR="005B1C6D" w:rsidRPr="00903DBA" w:rsidRDefault="005B1C6D" w:rsidP="005B1C6D">
      <w:pPr>
        <w:pStyle w:val="Code"/>
        <w:rPr>
          <w:highlight w:val="white"/>
        </w:rPr>
      </w:pPr>
      <w:r w:rsidRPr="00903DBA">
        <w:rPr>
          <w:highlight w:val="white"/>
        </w:rPr>
        <w:t xml:space="preserve">    private void DoIfDefined(List&lt;Token&gt; tokenList) {</w:t>
      </w:r>
    </w:p>
    <w:p w14:paraId="4576CC38"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79854F64" w14:textId="77777777" w:rsidR="005B1C6D" w:rsidRPr="00903DBA" w:rsidRDefault="005B1C6D" w:rsidP="005B1C6D">
      <w:pPr>
        <w:pStyle w:val="Code"/>
        <w:rPr>
          <w:highlight w:val="white"/>
        </w:rPr>
      </w:pPr>
      <w:r w:rsidRPr="00903DBA">
        <w:rPr>
          <w:highlight w:val="white"/>
        </w:rPr>
        <w:t xml:space="preserve">                   (tokenList[3].Id == CCompiler_Pre.Tokens.EOF),</w:t>
      </w:r>
    </w:p>
    <w:p w14:paraId="0A43A15F" w14:textId="77777777" w:rsidR="005B1C6D" w:rsidRPr="00903DBA" w:rsidRDefault="005B1C6D" w:rsidP="005B1C6D">
      <w:pPr>
        <w:pStyle w:val="Code"/>
        <w:rPr>
          <w:highlight w:val="white"/>
        </w:rPr>
      </w:pPr>
      <w:r w:rsidRPr="00903DBA">
        <w:rPr>
          <w:highlight w:val="white"/>
        </w:rPr>
        <w:t xml:space="preserve">                   TokenListToString(tokenList),</w:t>
      </w:r>
    </w:p>
    <w:p w14:paraId="5F927EAB" w14:textId="77777777" w:rsidR="005B1C6D" w:rsidRPr="00903DBA" w:rsidRDefault="005B1C6D" w:rsidP="005B1C6D">
      <w:pPr>
        <w:pStyle w:val="Code"/>
        <w:rPr>
          <w:highlight w:val="white"/>
        </w:rPr>
      </w:pPr>
      <w:r w:rsidRPr="00903DBA">
        <w:rPr>
          <w:highlight w:val="white"/>
        </w:rPr>
        <w:t xml:space="preserve">                   Message.Invalid_preprocessor_directive);</w:t>
      </w:r>
    </w:p>
    <w:p w14:paraId="64EF86B7" w14:textId="76AFF41F" w:rsidR="005B1C6D" w:rsidRPr="00903DBA" w:rsidRDefault="005B1C6D" w:rsidP="004E4FD1">
      <w:pPr>
        <w:pStyle w:val="Code"/>
        <w:rPr>
          <w:highlight w:val="white"/>
        </w:rPr>
      </w:pPr>
      <w:r w:rsidRPr="00903DBA">
        <w:rPr>
          <w:highlight w:val="white"/>
        </w:rPr>
        <w:t xml:space="preserve">      bool result =</w:t>
      </w:r>
      <w:r w:rsidR="004E4FD1" w:rsidRPr="00903DBA">
        <w:rPr>
          <w:highlight w:val="white"/>
        </w:rPr>
        <w:t xml:space="preserve"> m_m</w:t>
      </w:r>
      <w:r w:rsidRPr="00903DBA">
        <w:rPr>
          <w:highlight w:val="white"/>
        </w:rPr>
        <w:t>acroMap.ContainsKey((string) tokenList[2].Value);</w:t>
      </w:r>
    </w:p>
    <w:p w14:paraId="031F9F56" w14:textId="446DFB98" w:rsidR="005B1C6D" w:rsidRPr="00903DBA" w:rsidRDefault="005B1C6D" w:rsidP="005B1C6D">
      <w:pPr>
        <w:pStyle w:val="Code"/>
        <w:rPr>
          <w:highlight w:val="white"/>
        </w:rPr>
      </w:pPr>
      <w:r w:rsidRPr="00903DBA">
        <w:rPr>
          <w:highlight w:val="white"/>
        </w:rPr>
        <w:t xml:space="preserve">      </w:t>
      </w:r>
      <w:r w:rsidR="00E761F4" w:rsidRPr="00903DBA">
        <w:rPr>
          <w:highlight w:val="white"/>
        </w:rPr>
        <w:t>m_ifElseChainStack</w:t>
      </w:r>
      <w:r w:rsidRPr="00903DBA">
        <w:rPr>
          <w:highlight w:val="white"/>
        </w:rPr>
        <w:t xml:space="preserve">.Push(new </w:t>
      </w:r>
      <w:r w:rsidR="00E761F4" w:rsidRPr="00903DBA">
        <w:rPr>
          <w:highlight w:val="white"/>
        </w:rPr>
        <w:t>IfElseChain</w:t>
      </w:r>
      <w:r w:rsidRPr="00903DBA">
        <w:rPr>
          <w:highlight w:val="white"/>
        </w:rPr>
        <w:t>(result, result, false));</w:t>
      </w:r>
    </w:p>
    <w:p w14:paraId="6F305525" w14:textId="77777777" w:rsidR="005B1C6D" w:rsidRPr="00903DBA" w:rsidRDefault="005B1C6D" w:rsidP="005B1C6D">
      <w:pPr>
        <w:pStyle w:val="Code"/>
        <w:rPr>
          <w:highlight w:val="white"/>
        </w:rPr>
      </w:pPr>
      <w:r w:rsidRPr="00903DBA">
        <w:rPr>
          <w:highlight w:val="white"/>
        </w:rPr>
        <w:t xml:space="preserve">    }</w:t>
      </w:r>
    </w:p>
    <w:p w14:paraId="2C3F6169" w14:textId="77777777" w:rsidR="005B1C6D" w:rsidRPr="00903DBA" w:rsidRDefault="005B1C6D" w:rsidP="005B1C6D">
      <w:pPr>
        <w:pStyle w:val="Code"/>
        <w:rPr>
          <w:highlight w:val="white"/>
        </w:rPr>
      </w:pPr>
    </w:p>
    <w:p w14:paraId="1688B205" w14:textId="77777777" w:rsidR="005B1C6D" w:rsidRPr="00903DBA" w:rsidRDefault="005B1C6D" w:rsidP="005B1C6D">
      <w:pPr>
        <w:pStyle w:val="Code"/>
        <w:rPr>
          <w:highlight w:val="white"/>
        </w:rPr>
      </w:pPr>
      <w:r w:rsidRPr="00903DBA">
        <w:rPr>
          <w:highlight w:val="white"/>
        </w:rPr>
        <w:t xml:space="preserve">    private void DoIfNotDefined(List&lt;Token&gt; tokenList) {</w:t>
      </w:r>
    </w:p>
    <w:p w14:paraId="15221820" w14:textId="77777777" w:rsidR="005B1C6D" w:rsidRPr="00903DBA" w:rsidRDefault="005B1C6D" w:rsidP="005B1C6D">
      <w:pPr>
        <w:pStyle w:val="Code"/>
        <w:rPr>
          <w:highlight w:val="white"/>
        </w:rPr>
      </w:pPr>
      <w:r w:rsidRPr="00903DBA">
        <w:rPr>
          <w:highlight w:val="white"/>
        </w:rPr>
        <w:t xml:space="preserve">      Assert.Error((tokenList[2].Id == CCompiler_Pre.Tokens.NAME) &amp;&amp;</w:t>
      </w:r>
    </w:p>
    <w:p w14:paraId="580440D7" w14:textId="77777777" w:rsidR="005B1C6D" w:rsidRPr="00903DBA" w:rsidRDefault="005B1C6D" w:rsidP="005B1C6D">
      <w:pPr>
        <w:pStyle w:val="Code"/>
        <w:rPr>
          <w:highlight w:val="white"/>
        </w:rPr>
      </w:pPr>
      <w:r w:rsidRPr="00903DBA">
        <w:rPr>
          <w:highlight w:val="white"/>
        </w:rPr>
        <w:t xml:space="preserve">                   (tokenList[3].Id == CCompiler_Pre.Tokens.EOF),</w:t>
      </w:r>
    </w:p>
    <w:p w14:paraId="3638614E" w14:textId="77777777" w:rsidR="005B1C6D" w:rsidRPr="00903DBA" w:rsidRDefault="005B1C6D" w:rsidP="005B1C6D">
      <w:pPr>
        <w:pStyle w:val="Code"/>
        <w:rPr>
          <w:highlight w:val="white"/>
        </w:rPr>
      </w:pPr>
      <w:r w:rsidRPr="00903DBA">
        <w:rPr>
          <w:highlight w:val="white"/>
        </w:rPr>
        <w:t xml:space="preserve">                   TokenListToString(tokenList),</w:t>
      </w:r>
    </w:p>
    <w:p w14:paraId="2BF9C813" w14:textId="77777777" w:rsidR="005B1C6D" w:rsidRPr="00903DBA" w:rsidRDefault="005B1C6D" w:rsidP="005B1C6D">
      <w:pPr>
        <w:pStyle w:val="Code"/>
        <w:rPr>
          <w:highlight w:val="white"/>
        </w:rPr>
      </w:pPr>
      <w:r w:rsidRPr="00903DBA">
        <w:rPr>
          <w:highlight w:val="white"/>
        </w:rPr>
        <w:t xml:space="preserve">                   Message.Invalid_preprocessor_directive);</w:t>
      </w:r>
    </w:p>
    <w:p w14:paraId="6BDE1EE4" w14:textId="6207433C" w:rsidR="005B1C6D" w:rsidRPr="00903DBA" w:rsidRDefault="005B1C6D" w:rsidP="005B1C6D">
      <w:pPr>
        <w:pStyle w:val="Code"/>
        <w:rPr>
          <w:highlight w:val="white"/>
        </w:rPr>
      </w:pPr>
      <w:r w:rsidRPr="00903DBA">
        <w:rPr>
          <w:highlight w:val="white"/>
        </w:rPr>
        <w:t xml:space="preserve">      bool result = !</w:t>
      </w:r>
      <w:r w:rsidR="00EE648A" w:rsidRPr="00903DBA">
        <w:rPr>
          <w:highlight w:val="white"/>
        </w:rPr>
        <w:t>m_m</w:t>
      </w:r>
      <w:r w:rsidRPr="00903DBA">
        <w:rPr>
          <w:highlight w:val="white"/>
        </w:rPr>
        <w:t>acroMap.ContainsKey((string)tokenList[2].Value);</w:t>
      </w:r>
    </w:p>
    <w:p w14:paraId="0A0D1DDE" w14:textId="6B11190C"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1879C6" w:rsidRPr="00903DBA">
        <w:rPr>
          <w:highlight w:val="white"/>
        </w:rPr>
        <w:t>IfElseChain</w:t>
      </w:r>
      <w:r w:rsidRPr="00903DBA">
        <w:rPr>
          <w:highlight w:val="white"/>
        </w:rPr>
        <w:t>(result, result, false));</w:t>
      </w:r>
    </w:p>
    <w:p w14:paraId="343F888B" w14:textId="77777777" w:rsidR="005B1C6D" w:rsidRPr="00903DBA" w:rsidRDefault="005B1C6D" w:rsidP="005B1C6D">
      <w:pPr>
        <w:pStyle w:val="Code"/>
        <w:rPr>
          <w:highlight w:val="white"/>
        </w:rPr>
      </w:pPr>
      <w:r w:rsidRPr="00903DBA">
        <w:rPr>
          <w:highlight w:val="white"/>
        </w:rPr>
        <w:t xml:space="preserve">    }</w:t>
      </w:r>
    </w:p>
    <w:p w14:paraId="04660D7F" w14:textId="1D7887E5" w:rsidR="005B1C6D" w:rsidRPr="00903DBA" w:rsidRDefault="005B1C6D" w:rsidP="005B1C6D">
      <w:r w:rsidRPr="00903DBA">
        <w:t xml:space="preserve">The </w:t>
      </w:r>
      <w:proofErr w:type="spellStart"/>
      <w:r w:rsidRPr="00903DBA">
        <w:rPr>
          <w:rStyle w:val="CodeInText"/>
        </w:rPr>
        <w:t>doIfElseIf</w:t>
      </w:r>
      <w:proofErr w:type="spellEnd"/>
      <w:r w:rsidRPr="00903DBA">
        <w:t xml:space="preserve"> method is a little bit more complicated. It checks whether there is a preceding </w:t>
      </w:r>
      <w:r w:rsidRPr="00903DBA">
        <w:rPr>
          <w:rStyle w:val="CodeInText"/>
        </w:rPr>
        <w:t xml:space="preserve">#if </w:t>
      </w:r>
      <w:r w:rsidRPr="00903DBA">
        <w:t>directive (</w:t>
      </w:r>
      <w:proofErr w:type="spellStart"/>
      <w:r w:rsidRPr="00903DBA">
        <w:rPr>
          <w:rStyle w:val="CodeInText"/>
        </w:rPr>
        <w:t>Main.IfStack</w:t>
      </w:r>
      <w:proofErr w:type="spellEnd"/>
      <w:r w:rsidRPr="00903DBA">
        <w:t xml:space="preserve"> is not empty). Thereafter, it looks up the status of the if-stack. The stack value is </w:t>
      </w:r>
      <w:proofErr w:type="gramStart"/>
      <w:r w:rsidRPr="00903DBA">
        <w:t>a</w:t>
      </w:r>
      <w:proofErr w:type="gramEnd"/>
      <w:r w:rsidRPr="00903DBA">
        <w:t xml:space="preserve"> </w:t>
      </w:r>
      <w:proofErr w:type="spellStart"/>
      <w:r w:rsidR="00E21A59" w:rsidRPr="00903DBA">
        <w:t>ifElseChain</w:t>
      </w:r>
      <w:proofErr w:type="spellEnd"/>
      <w:r w:rsidRPr="00903DBA">
        <w:t xml:space="preserve">, the first value indicates whether the current if-status is true, and the second value gives whether there has been an earlier true if-status. The third value is of type </w:t>
      </w:r>
      <w:proofErr w:type="spellStart"/>
      <w:r w:rsidRPr="00903DBA">
        <w:rPr>
          <w:rStyle w:val="CodeInText"/>
        </w:rPr>
        <w:t>IfStatus</w:t>
      </w:r>
      <w:proofErr w:type="spellEnd"/>
      <w:r w:rsidRPr="00903DBA">
        <w:t xml:space="preserve">, that can hold the value </w:t>
      </w:r>
      <w:r w:rsidRPr="00903DBA">
        <w:rPr>
          <w:rStyle w:val="CodeInText"/>
        </w:rPr>
        <w:t>If</w:t>
      </w:r>
      <w:r w:rsidRPr="00903DBA">
        <w:t xml:space="preserve"> and </w:t>
      </w:r>
      <w:r w:rsidRPr="00903DBA">
        <w:rPr>
          <w:rStyle w:val="CodeInText"/>
        </w:rPr>
        <w:t>Else</w:t>
      </w:r>
      <w:r w:rsidRPr="00903DBA">
        <w:t xml:space="preserve">. If the value is </w:t>
      </w:r>
      <w:r w:rsidRPr="00903DBA">
        <w:rPr>
          <w:rStyle w:val="CodeInText"/>
        </w:rPr>
        <w:t>Else</w:t>
      </w:r>
      <w:r w:rsidRPr="00903DBA">
        <w:t>, and #</w:t>
      </w:r>
      <w:r w:rsidRPr="00903DBA">
        <w:rPr>
          <w:rStyle w:val="CodeInText"/>
        </w:rPr>
        <w:t>elseif</w:t>
      </w:r>
      <w:r w:rsidRPr="00903DBA">
        <w:t xml:space="preserve"> has already occurred, and another on is not allowed. Finally, if this if-chain has ever been true (</w:t>
      </w:r>
      <w:proofErr w:type="spellStart"/>
      <w:r w:rsidRPr="00903DBA">
        <w:rPr>
          <w:rStyle w:val="CodeInText"/>
        </w:rPr>
        <w:t>lastTrue</w:t>
      </w:r>
      <w:proofErr w:type="spellEnd"/>
      <w:r w:rsidRPr="00903DBA">
        <w:t xml:space="preserve"> is true) is does not matter whether the condition of directive is true, the new status is false. If not, we consider if this value is true. In both cases, we push the result on the stack.</w:t>
      </w:r>
    </w:p>
    <w:p w14:paraId="5A20822C" w14:textId="77777777" w:rsidR="005B1C6D" w:rsidRPr="00903DBA" w:rsidRDefault="005B1C6D" w:rsidP="005B1C6D">
      <w:pPr>
        <w:pStyle w:val="Code"/>
        <w:rPr>
          <w:highlight w:val="white"/>
        </w:rPr>
      </w:pPr>
      <w:r w:rsidRPr="00903DBA">
        <w:rPr>
          <w:highlight w:val="white"/>
        </w:rPr>
        <w:t xml:space="preserve">    private void DoElseIf(List&lt;Token&gt; tokenList) {</w:t>
      </w:r>
    </w:p>
    <w:p w14:paraId="2C2EC54D" w14:textId="5AF59ACB"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1953E35B" w14:textId="77777777" w:rsidR="005B1C6D" w:rsidRPr="00903DBA" w:rsidRDefault="005B1C6D" w:rsidP="005B1C6D">
      <w:pPr>
        <w:pStyle w:val="Code"/>
        <w:rPr>
          <w:highlight w:val="white"/>
        </w:rPr>
      </w:pPr>
      <w:r w:rsidRPr="00903DBA">
        <w:rPr>
          <w:highlight w:val="white"/>
        </w:rPr>
        <w:t xml:space="preserve">       Elif_directive_without_preceeding_if____ifdef____or_ifndef_directive);</w:t>
      </w:r>
    </w:p>
    <w:p w14:paraId="4245DF5E" w14:textId="5836553D"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0D96F3AA" w14:textId="77777777" w:rsidR="005B1C6D" w:rsidRPr="00903DBA" w:rsidRDefault="005B1C6D" w:rsidP="005B1C6D">
      <w:pPr>
        <w:pStyle w:val="Code"/>
        <w:rPr>
          <w:highlight w:val="white"/>
        </w:rPr>
      </w:pPr>
    </w:p>
    <w:p w14:paraId="0EFAD78A" w14:textId="7EA99DCE" w:rsidR="005B1C6D" w:rsidRPr="00903DBA" w:rsidRDefault="005B1C6D" w:rsidP="005B1C6D">
      <w:pPr>
        <w:pStyle w:val="Code"/>
        <w:rPr>
          <w:highlight w:val="white"/>
        </w:rPr>
      </w:pPr>
      <w:r w:rsidRPr="00903DBA">
        <w:rPr>
          <w:highlight w:val="white"/>
        </w:rPr>
        <w:t xml:space="preserve">      Assert.Error(!</w:t>
      </w:r>
      <w:r w:rsidR="00C32EC8" w:rsidRPr="00903DBA">
        <w:rPr>
          <w:highlight w:val="white"/>
        </w:rPr>
        <w:t>ifElseChain.ElseStatus</w:t>
      </w:r>
      <w:r w:rsidRPr="00903DBA">
        <w:rPr>
          <w:highlight w:val="white"/>
        </w:rPr>
        <w:t>,</w:t>
      </w:r>
    </w:p>
    <w:p w14:paraId="482B7484" w14:textId="77777777" w:rsidR="005B1C6D" w:rsidRPr="00903DBA" w:rsidRDefault="005B1C6D" w:rsidP="005B1C6D">
      <w:pPr>
        <w:pStyle w:val="Code"/>
        <w:rPr>
          <w:highlight w:val="white"/>
        </w:rPr>
      </w:pPr>
      <w:r w:rsidRPr="00903DBA">
        <w:rPr>
          <w:highlight w:val="white"/>
        </w:rPr>
        <w:t xml:space="preserve">                   Message.Elif_directive_following_else_directive);</w:t>
      </w:r>
    </w:p>
    <w:p w14:paraId="4621CC50" w14:textId="77777777" w:rsidR="005B1C6D" w:rsidRPr="00903DBA" w:rsidRDefault="005B1C6D" w:rsidP="005B1C6D">
      <w:pPr>
        <w:pStyle w:val="Code"/>
        <w:rPr>
          <w:highlight w:val="white"/>
        </w:rPr>
      </w:pPr>
    </w:p>
    <w:p w14:paraId="58C2B4BF" w14:textId="2B55928F" w:rsidR="005B1C6D" w:rsidRPr="00903DBA" w:rsidRDefault="005B1C6D" w:rsidP="005B1C6D">
      <w:pPr>
        <w:pStyle w:val="Code"/>
        <w:rPr>
          <w:highlight w:val="white"/>
        </w:rPr>
      </w:pPr>
      <w:r w:rsidRPr="00903DBA">
        <w:rPr>
          <w:highlight w:val="white"/>
        </w:rPr>
        <w:t xml:space="preserve">      if (</w:t>
      </w:r>
      <w:r w:rsidR="00C32EC8" w:rsidRPr="00903DBA">
        <w:rPr>
          <w:highlight w:val="white"/>
        </w:rPr>
        <w:t>ifElseChain.FormerStatus</w:t>
      </w:r>
      <w:r w:rsidRPr="00903DBA">
        <w:rPr>
          <w:highlight w:val="white"/>
        </w:rPr>
        <w:t>) {</w:t>
      </w:r>
    </w:p>
    <w:p w14:paraId="6004A787" w14:textId="7E688375"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(true, false, false));</w:t>
      </w:r>
    </w:p>
    <w:p w14:paraId="2D9BE2CD" w14:textId="77777777" w:rsidR="005B1C6D" w:rsidRPr="00903DBA" w:rsidRDefault="005B1C6D" w:rsidP="005B1C6D">
      <w:pPr>
        <w:pStyle w:val="Code"/>
        <w:rPr>
          <w:highlight w:val="white"/>
        </w:rPr>
      </w:pPr>
      <w:r w:rsidRPr="00903DBA">
        <w:rPr>
          <w:highlight w:val="white"/>
        </w:rPr>
        <w:t xml:space="preserve">      }</w:t>
      </w:r>
    </w:p>
    <w:p w14:paraId="50589682" w14:textId="77777777" w:rsidR="005B1C6D" w:rsidRPr="00903DBA" w:rsidRDefault="005B1C6D" w:rsidP="005B1C6D">
      <w:pPr>
        <w:pStyle w:val="Code"/>
        <w:rPr>
          <w:highlight w:val="white"/>
        </w:rPr>
      </w:pPr>
      <w:r w:rsidRPr="00903DBA">
        <w:rPr>
          <w:highlight w:val="white"/>
        </w:rPr>
        <w:t xml:space="preserve">      else {</w:t>
      </w:r>
    </w:p>
    <w:p w14:paraId="7192D05E" w14:textId="77777777" w:rsidR="005B1C6D" w:rsidRPr="00903DBA" w:rsidRDefault="005B1C6D" w:rsidP="005B1C6D">
      <w:pPr>
        <w:pStyle w:val="Code"/>
        <w:rPr>
          <w:highlight w:val="white"/>
        </w:rPr>
      </w:pPr>
      <w:r w:rsidRPr="00903DBA">
        <w:rPr>
          <w:highlight w:val="white"/>
        </w:rPr>
        <w:t xml:space="preserve">        bool result =</w:t>
      </w:r>
    </w:p>
    <w:p w14:paraId="28508981" w14:textId="77777777" w:rsidR="005B1C6D" w:rsidRPr="00903DBA" w:rsidRDefault="005B1C6D" w:rsidP="005B1C6D">
      <w:pPr>
        <w:pStyle w:val="Code"/>
        <w:rPr>
          <w:highlight w:val="white"/>
        </w:rPr>
      </w:pPr>
      <w:r w:rsidRPr="00903DBA">
        <w:rPr>
          <w:highlight w:val="white"/>
        </w:rPr>
        <w:t xml:space="preserve">          ParseExpression(TokenListToString</w:t>
      </w:r>
    </w:p>
    <w:p w14:paraId="34B7EE4F" w14:textId="77777777" w:rsidR="005B1C6D" w:rsidRPr="00903DBA" w:rsidRDefault="005B1C6D" w:rsidP="005B1C6D">
      <w:pPr>
        <w:pStyle w:val="Code"/>
        <w:rPr>
          <w:highlight w:val="white"/>
        </w:rPr>
      </w:pPr>
      <w:r w:rsidRPr="00903DBA">
        <w:rPr>
          <w:highlight w:val="white"/>
        </w:rPr>
        <w:t xml:space="preserve">                         (tokenList.GetRange(2, tokenList.Count - 2)));</w:t>
      </w:r>
    </w:p>
    <w:p w14:paraId="5CAD0113" w14:textId="1C8C9887" w:rsidR="005B1C6D"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E21A59" w:rsidRPr="00903DBA">
        <w:rPr>
          <w:highlight w:val="white"/>
        </w:rPr>
        <w:t>IfElseChain</w:t>
      </w:r>
      <w:r w:rsidRPr="00903DBA">
        <w:rPr>
          <w:highlight w:val="white"/>
        </w:rPr>
        <w:t>(result, result, false));</w:t>
      </w:r>
    </w:p>
    <w:p w14:paraId="740F0F84" w14:textId="77777777" w:rsidR="005B1C6D" w:rsidRPr="00903DBA" w:rsidRDefault="005B1C6D" w:rsidP="005B1C6D">
      <w:pPr>
        <w:pStyle w:val="Code"/>
        <w:rPr>
          <w:highlight w:val="white"/>
        </w:rPr>
      </w:pPr>
      <w:r w:rsidRPr="00903DBA">
        <w:rPr>
          <w:highlight w:val="white"/>
        </w:rPr>
        <w:t xml:space="preserve">      }</w:t>
      </w:r>
    </w:p>
    <w:p w14:paraId="00D31E16" w14:textId="77777777" w:rsidR="005B1C6D" w:rsidRPr="00903DBA" w:rsidRDefault="005B1C6D" w:rsidP="005B1C6D">
      <w:pPr>
        <w:pStyle w:val="Code"/>
        <w:rPr>
          <w:highlight w:val="white"/>
        </w:rPr>
      </w:pPr>
      <w:r w:rsidRPr="00903DBA">
        <w:rPr>
          <w:highlight w:val="white"/>
        </w:rPr>
        <w:t xml:space="preserve">    }</w:t>
      </w:r>
    </w:p>
    <w:p w14:paraId="3E35F175" w14:textId="77777777" w:rsidR="005B1C6D" w:rsidRPr="00903DBA" w:rsidRDefault="005B1C6D" w:rsidP="005B1C6D">
      <w:r w:rsidRPr="00903DBA">
        <w:t xml:space="preserve">The </w:t>
      </w:r>
      <w:proofErr w:type="spellStart"/>
      <w:r w:rsidRPr="00903DBA">
        <w:rPr>
          <w:rStyle w:val="CodeInText"/>
        </w:rPr>
        <w:t>doElse</w:t>
      </w:r>
      <w:proofErr w:type="spellEnd"/>
      <w:r w:rsidRPr="00903DBA">
        <w:t xml:space="preserve"> method is a little bit easier. It checks whether there has ever been a true part of the if-chain. If not, it pushes true on the stack.</w:t>
      </w:r>
    </w:p>
    <w:p w14:paraId="367CE993" w14:textId="77777777" w:rsidR="005B1C6D" w:rsidRPr="00903DBA" w:rsidRDefault="005B1C6D" w:rsidP="005B1C6D">
      <w:pPr>
        <w:pStyle w:val="Code"/>
        <w:rPr>
          <w:highlight w:val="white"/>
        </w:rPr>
      </w:pPr>
      <w:r w:rsidRPr="00903DBA">
        <w:rPr>
          <w:highlight w:val="white"/>
        </w:rPr>
        <w:t xml:space="preserve">    private void DoElse(List&lt;Token&gt; tokenList) {</w:t>
      </w:r>
    </w:p>
    <w:p w14:paraId="71198A0F" w14:textId="7F4D0A69"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7BD26399" w14:textId="77777777" w:rsidR="005B1C6D" w:rsidRPr="00903DBA" w:rsidRDefault="005B1C6D" w:rsidP="005B1C6D">
      <w:pPr>
        <w:pStyle w:val="Code"/>
        <w:rPr>
          <w:highlight w:val="white"/>
        </w:rPr>
      </w:pPr>
      <w:r w:rsidRPr="00903DBA">
        <w:rPr>
          <w:highlight w:val="white"/>
        </w:rPr>
        <w:t xml:space="preserve">       Else_directive_without_preceeding_if____ifdef____or_ifndef_directive);</w:t>
      </w:r>
    </w:p>
    <w:p w14:paraId="5143D20D"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31DE2519" w14:textId="77777777" w:rsidR="005B1C6D" w:rsidRPr="00903DBA" w:rsidRDefault="005B1C6D" w:rsidP="005B1C6D">
      <w:pPr>
        <w:pStyle w:val="Code"/>
        <w:rPr>
          <w:highlight w:val="white"/>
        </w:rPr>
      </w:pPr>
      <w:r w:rsidRPr="00903DBA">
        <w:rPr>
          <w:highlight w:val="white"/>
        </w:rPr>
        <w:t xml:space="preserve">                   TokenListToString(tokenList),</w:t>
      </w:r>
    </w:p>
    <w:p w14:paraId="32420AE5" w14:textId="77777777" w:rsidR="005B1C6D" w:rsidRPr="00903DBA" w:rsidRDefault="005B1C6D" w:rsidP="005B1C6D">
      <w:pPr>
        <w:pStyle w:val="Code"/>
        <w:rPr>
          <w:highlight w:val="white"/>
        </w:rPr>
      </w:pPr>
      <w:r w:rsidRPr="00903DBA">
        <w:rPr>
          <w:highlight w:val="white"/>
        </w:rPr>
        <w:t xml:space="preserve">                   Message.Invalid_preprocessor_directive);</w:t>
      </w:r>
    </w:p>
    <w:p w14:paraId="2AA8D2BA" w14:textId="77777777" w:rsidR="005B1C6D" w:rsidRPr="00903DBA" w:rsidRDefault="005B1C6D" w:rsidP="005B1C6D">
      <w:pPr>
        <w:pStyle w:val="Code"/>
        <w:rPr>
          <w:highlight w:val="white"/>
        </w:rPr>
      </w:pPr>
    </w:p>
    <w:p w14:paraId="29A8F3C0" w14:textId="1A8D1DD1" w:rsidR="005B1C6D" w:rsidRPr="00903DBA" w:rsidRDefault="005B1C6D" w:rsidP="005B1C6D">
      <w:pPr>
        <w:pStyle w:val="Code"/>
        <w:rPr>
          <w:highlight w:val="white"/>
        </w:rPr>
      </w:pPr>
      <w:r w:rsidRPr="00903DBA">
        <w:rPr>
          <w:highlight w:val="white"/>
        </w:rPr>
        <w:t xml:space="preserve">      </w:t>
      </w:r>
      <w:r w:rsidR="00E21A59" w:rsidRPr="00903DBA">
        <w:rPr>
          <w:highlight w:val="white"/>
        </w:rPr>
        <w:t>IfElseChain</w:t>
      </w:r>
      <w:r w:rsidRPr="00903DBA">
        <w:rPr>
          <w:highlight w:val="white"/>
        </w:rPr>
        <w:t xml:space="preserve"> </w:t>
      </w:r>
      <w:r w:rsidR="00E21A59" w:rsidRPr="00903DBA">
        <w:rPr>
          <w:highlight w:val="white"/>
        </w:rPr>
        <w:t>ifElseChain</w:t>
      </w:r>
      <w:r w:rsidRPr="00903DBA">
        <w:rPr>
          <w:highlight w:val="white"/>
        </w:rPr>
        <w:t xml:space="preserve"> = </w:t>
      </w:r>
      <w:r w:rsidR="00F6690C" w:rsidRPr="00903DBA">
        <w:rPr>
          <w:highlight w:val="white"/>
        </w:rPr>
        <w:t>m_ifElseChainStack</w:t>
      </w:r>
      <w:r w:rsidRPr="00903DBA">
        <w:rPr>
          <w:highlight w:val="white"/>
        </w:rPr>
        <w:t>.Pop();</w:t>
      </w:r>
    </w:p>
    <w:p w14:paraId="6BD5FD19" w14:textId="77777777" w:rsidR="007C22A5" w:rsidRPr="00903DBA" w:rsidRDefault="005B1C6D" w:rsidP="005B1C6D">
      <w:pPr>
        <w:pStyle w:val="Code"/>
        <w:rPr>
          <w:highlight w:val="white"/>
        </w:rPr>
      </w:pPr>
      <w:r w:rsidRPr="00903DBA">
        <w:rPr>
          <w:highlight w:val="white"/>
        </w:rPr>
        <w:t xml:space="preserve">      Assert.Error(!</w:t>
      </w:r>
      <w:r w:rsidR="007C22A5" w:rsidRPr="00903DBA">
        <w:rPr>
          <w:highlight w:val="white"/>
        </w:rPr>
        <w:t>ifElseChain.ElseStatus</w:t>
      </w:r>
      <w:r w:rsidRPr="00903DBA">
        <w:rPr>
          <w:highlight w:val="white"/>
        </w:rPr>
        <w:t>,</w:t>
      </w:r>
    </w:p>
    <w:p w14:paraId="63E74C2A" w14:textId="34C1D345" w:rsidR="005B1C6D" w:rsidRPr="00903DBA" w:rsidRDefault="007C22A5" w:rsidP="005B1C6D">
      <w:pPr>
        <w:pStyle w:val="Code"/>
        <w:rPr>
          <w:highlight w:val="white"/>
        </w:rPr>
      </w:pPr>
      <w:r w:rsidRPr="00903DBA">
        <w:rPr>
          <w:highlight w:val="white"/>
        </w:rPr>
        <w:t xml:space="preserve">                   </w:t>
      </w:r>
      <w:r w:rsidR="005B1C6D" w:rsidRPr="00903DBA">
        <w:rPr>
          <w:highlight w:val="white"/>
        </w:rPr>
        <w:t>Message.Else_directive_after_else_directive);</w:t>
      </w:r>
    </w:p>
    <w:p w14:paraId="3B61DA46" w14:textId="77777777" w:rsidR="005B1C6D" w:rsidRPr="00903DBA" w:rsidRDefault="005B1C6D" w:rsidP="005B1C6D">
      <w:pPr>
        <w:pStyle w:val="Code"/>
        <w:rPr>
          <w:highlight w:val="white"/>
        </w:rPr>
      </w:pPr>
    </w:p>
    <w:p w14:paraId="33FF824D" w14:textId="2A4C001C" w:rsidR="005B1C6D" w:rsidRPr="00903DBA" w:rsidRDefault="005B1C6D" w:rsidP="005B1C6D">
      <w:pPr>
        <w:pStyle w:val="Code"/>
        <w:rPr>
          <w:highlight w:val="white"/>
        </w:rPr>
      </w:pPr>
      <w:r w:rsidRPr="00903DBA">
        <w:rPr>
          <w:highlight w:val="white"/>
        </w:rPr>
        <w:t xml:space="preserve">      bool </w:t>
      </w:r>
      <w:r w:rsidR="00794AF0" w:rsidRPr="00903DBA">
        <w:rPr>
          <w:highlight w:val="white"/>
        </w:rPr>
        <w:t>former</w:t>
      </w:r>
      <w:r w:rsidRPr="00903DBA">
        <w:rPr>
          <w:highlight w:val="white"/>
        </w:rPr>
        <w:t xml:space="preserve">Status = </w:t>
      </w:r>
      <w:r w:rsidR="002C5AA3" w:rsidRPr="00903DBA">
        <w:rPr>
          <w:highlight w:val="white"/>
        </w:rPr>
        <w:t>ifElseChain.FormerStatus</w:t>
      </w:r>
      <w:r w:rsidRPr="00903DBA">
        <w:rPr>
          <w:highlight w:val="white"/>
        </w:rPr>
        <w:t>;</w:t>
      </w:r>
    </w:p>
    <w:p w14:paraId="1A184A70" w14:textId="21D4BF07" w:rsidR="002C5AA3" w:rsidRPr="00903DBA" w:rsidRDefault="005B1C6D" w:rsidP="002C5AA3">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 xml:space="preserve">.Push(new </w:t>
      </w:r>
      <w:r w:rsidR="002C5AA3" w:rsidRPr="00903DBA">
        <w:rPr>
          <w:highlight w:val="white"/>
        </w:rPr>
        <w:t>IfElseChain</w:t>
      </w:r>
      <w:r w:rsidRPr="00903DBA">
        <w:rPr>
          <w:highlight w:val="white"/>
        </w:rPr>
        <w:t>(!</w:t>
      </w:r>
      <w:r w:rsidR="00794AF0" w:rsidRPr="00903DBA">
        <w:rPr>
          <w:highlight w:val="white"/>
        </w:rPr>
        <w:t>formerStatus</w:t>
      </w:r>
      <w:r w:rsidRPr="00903DBA">
        <w:rPr>
          <w:highlight w:val="white"/>
        </w:rPr>
        <w:t>,</w:t>
      </w:r>
    </w:p>
    <w:p w14:paraId="05B5CD39" w14:textId="01F4A5FC" w:rsidR="005B1C6D" w:rsidRPr="00903DBA" w:rsidRDefault="002C5AA3" w:rsidP="002C5AA3">
      <w:pPr>
        <w:pStyle w:val="Code"/>
        <w:rPr>
          <w:highlight w:val="white"/>
        </w:rPr>
      </w:pPr>
      <w:r w:rsidRPr="00903DBA">
        <w:rPr>
          <w:highlight w:val="white"/>
        </w:rPr>
        <w:t xml:space="preserve">                                             </w:t>
      </w:r>
      <w:r w:rsidR="005B1C6D" w:rsidRPr="00903DBA">
        <w:rPr>
          <w:highlight w:val="white"/>
        </w:rPr>
        <w:t xml:space="preserve"> !</w:t>
      </w:r>
      <w:r w:rsidR="00794AF0" w:rsidRPr="00903DBA">
        <w:rPr>
          <w:highlight w:val="white"/>
        </w:rPr>
        <w:t>formerStatus</w:t>
      </w:r>
      <w:r w:rsidR="005B1C6D" w:rsidRPr="00903DBA">
        <w:rPr>
          <w:highlight w:val="white"/>
        </w:rPr>
        <w:t>, true));</w:t>
      </w:r>
    </w:p>
    <w:p w14:paraId="2A8EAF18" w14:textId="77777777" w:rsidR="005B1C6D" w:rsidRPr="00903DBA" w:rsidRDefault="005B1C6D" w:rsidP="005B1C6D">
      <w:pPr>
        <w:pStyle w:val="Code"/>
        <w:rPr>
          <w:highlight w:val="white"/>
        </w:rPr>
      </w:pPr>
      <w:r w:rsidRPr="00903DBA">
        <w:rPr>
          <w:highlight w:val="white"/>
        </w:rPr>
        <w:t xml:space="preserve">    }</w:t>
      </w:r>
    </w:p>
    <w:p w14:paraId="3EDFE5B7" w14:textId="77777777" w:rsidR="005B1C6D" w:rsidRPr="00903DBA" w:rsidRDefault="005B1C6D" w:rsidP="005B1C6D">
      <w:r w:rsidRPr="00903DBA">
        <w:t xml:space="preserve">Finally, the </w:t>
      </w:r>
      <w:proofErr w:type="spellStart"/>
      <w:r w:rsidRPr="00903DBA">
        <w:rPr>
          <w:rStyle w:val="CodeInText"/>
        </w:rPr>
        <w:t>doEndIf</w:t>
      </w:r>
      <w:proofErr w:type="spellEnd"/>
      <w:r w:rsidRPr="00903DBA">
        <w:t xml:space="preserve"> just pops the if-stack, subject to it is not already empty.</w:t>
      </w:r>
    </w:p>
    <w:p w14:paraId="2E7C6796" w14:textId="77777777" w:rsidR="005B1C6D" w:rsidRPr="00903DBA" w:rsidRDefault="005B1C6D" w:rsidP="005B1C6D">
      <w:pPr>
        <w:pStyle w:val="Code"/>
        <w:rPr>
          <w:highlight w:val="white"/>
        </w:rPr>
      </w:pPr>
      <w:r w:rsidRPr="00903DBA">
        <w:rPr>
          <w:highlight w:val="white"/>
        </w:rPr>
        <w:t xml:space="preserve">    private void DoEndIf(List&lt;Token&gt; tokenList) {</w:t>
      </w:r>
    </w:p>
    <w:p w14:paraId="759EB19E" w14:textId="6A34B5E6" w:rsidR="005B1C6D" w:rsidRPr="00903DBA" w:rsidRDefault="005B1C6D" w:rsidP="005B1C6D">
      <w:pPr>
        <w:pStyle w:val="Code"/>
        <w:rPr>
          <w:highlight w:val="white"/>
        </w:rPr>
      </w:pPr>
      <w:r w:rsidRPr="00903DBA">
        <w:rPr>
          <w:highlight w:val="white"/>
        </w:rPr>
        <w:t xml:space="preserve">      Assert.Error(</w:t>
      </w:r>
      <w:r w:rsidR="00F6690C" w:rsidRPr="00903DBA">
        <w:rPr>
          <w:highlight w:val="white"/>
        </w:rPr>
        <w:t>m_ifElseChainStack</w:t>
      </w:r>
      <w:r w:rsidRPr="00903DBA">
        <w:rPr>
          <w:highlight w:val="white"/>
        </w:rPr>
        <w:t>.Count &gt; 0, Message.</w:t>
      </w:r>
    </w:p>
    <w:p w14:paraId="6410E937" w14:textId="77777777" w:rsidR="005B1C6D" w:rsidRPr="00903DBA" w:rsidRDefault="005B1C6D" w:rsidP="005B1C6D">
      <w:pPr>
        <w:pStyle w:val="Code"/>
        <w:rPr>
          <w:highlight w:val="white"/>
        </w:rPr>
      </w:pPr>
      <w:r w:rsidRPr="00903DBA">
        <w:rPr>
          <w:highlight w:val="white"/>
        </w:rPr>
        <w:t xml:space="preserve">      Endif_directive_without_preceeding_if____ifdef____or_ifndef_directive);</w:t>
      </w:r>
    </w:p>
    <w:p w14:paraId="77CFD5B1" w14:textId="77777777" w:rsidR="005B1C6D" w:rsidRPr="00903DBA" w:rsidRDefault="005B1C6D" w:rsidP="005B1C6D">
      <w:pPr>
        <w:pStyle w:val="Code"/>
        <w:rPr>
          <w:highlight w:val="white"/>
        </w:rPr>
      </w:pPr>
      <w:r w:rsidRPr="00903DBA">
        <w:rPr>
          <w:highlight w:val="white"/>
        </w:rPr>
        <w:t xml:space="preserve">      Assert.Error(tokenList[2].Id == CCompiler_Pre.Tokens.EOF,</w:t>
      </w:r>
    </w:p>
    <w:p w14:paraId="7B45EB05" w14:textId="77777777" w:rsidR="005B1C6D" w:rsidRPr="00903DBA" w:rsidRDefault="005B1C6D" w:rsidP="005B1C6D">
      <w:pPr>
        <w:pStyle w:val="Code"/>
        <w:rPr>
          <w:highlight w:val="white"/>
        </w:rPr>
      </w:pPr>
      <w:r w:rsidRPr="00903DBA">
        <w:rPr>
          <w:highlight w:val="white"/>
        </w:rPr>
        <w:t xml:space="preserve">                   tokenList[2].ToString(),</w:t>
      </w:r>
    </w:p>
    <w:p w14:paraId="44562B9B" w14:textId="77777777" w:rsidR="005B1C6D" w:rsidRPr="00903DBA" w:rsidRDefault="005B1C6D" w:rsidP="005B1C6D">
      <w:pPr>
        <w:pStyle w:val="Code"/>
        <w:rPr>
          <w:highlight w:val="white"/>
        </w:rPr>
      </w:pPr>
      <w:r w:rsidRPr="00903DBA">
        <w:rPr>
          <w:highlight w:val="white"/>
        </w:rPr>
        <w:t xml:space="preserve">                   Message.Invalid_preprocessor_directive);</w:t>
      </w:r>
    </w:p>
    <w:p w14:paraId="38D3BED6" w14:textId="5C213E29" w:rsidR="005B1C6D" w:rsidRPr="00903DBA" w:rsidRDefault="005B1C6D" w:rsidP="005B1C6D">
      <w:pPr>
        <w:pStyle w:val="Code"/>
        <w:rPr>
          <w:highlight w:val="white"/>
        </w:rPr>
      </w:pPr>
      <w:r w:rsidRPr="00903DBA">
        <w:rPr>
          <w:highlight w:val="white"/>
        </w:rPr>
        <w:t xml:space="preserve">      </w:t>
      </w:r>
      <w:r w:rsidR="00F6690C" w:rsidRPr="00903DBA">
        <w:rPr>
          <w:highlight w:val="white"/>
        </w:rPr>
        <w:t>m_ifElseChainStack</w:t>
      </w:r>
      <w:r w:rsidRPr="00903DBA">
        <w:rPr>
          <w:highlight w:val="white"/>
        </w:rPr>
        <w:t>.Pop();</w:t>
      </w:r>
    </w:p>
    <w:p w14:paraId="2E4CF64E" w14:textId="77777777" w:rsidR="005B1C6D" w:rsidRPr="00903DBA" w:rsidRDefault="005B1C6D" w:rsidP="005B1C6D">
      <w:pPr>
        <w:pStyle w:val="Code"/>
        <w:rPr>
          <w:highlight w:val="white"/>
        </w:rPr>
      </w:pPr>
      <w:r w:rsidRPr="00903DBA">
        <w:rPr>
          <w:highlight w:val="white"/>
        </w:rPr>
        <w:t xml:space="preserve">    }</w:t>
      </w:r>
    </w:p>
    <w:p w14:paraId="5991CAA7" w14:textId="77777777" w:rsidR="005B1C6D" w:rsidRPr="00903DBA" w:rsidRDefault="005B1C6D" w:rsidP="005B1C6D">
      <w:pPr>
        <w:pStyle w:val="Rubrik3"/>
      </w:pPr>
      <w:bookmarkStart w:id="511" w:name="_Toc57656160"/>
      <w:r w:rsidRPr="00903DBA">
        <w:t>Macro Expansion</w:t>
      </w:r>
      <w:bookmarkEnd w:id="511"/>
    </w:p>
    <w:p w14:paraId="49184AF9" w14:textId="77777777" w:rsidR="005B1C6D" w:rsidRPr="00903DBA" w:rsidRDefault="005B1C6D" w:rsidP="005B1C6D">
      <w:r w:rsidRPr="00903DBA">
        <w:t>In the regular source code (line not starting with ‘#’), we need to replace macro calls with their resulting bodies. We also need to recursively replace macro calls in the bodies. However, unlike function, recursive macro calls are not allowed.</w:t>
      </w:r>
    </w:p>
    <w:p w14:paraId="44011849" w14:textId="4EC2CE28" w:rsidR="005B1C6D" w:rsidRPr="00903DBA" w:rsidRDefault="005B1C6D" w:rsidP="005B1C6D">
      <w:r w:rsidRPr="00903DBA">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903DBA">
        <w:rPr>
          <w:rStyle w:val="CodeInText"/>
        </w:rPr>
        <w:t>slashToChar</w:t>
      </w:r>
      <w:proofErr w:type="spellEnd"/>
      <w:r w:rsidRPr="00903DBA">
        <w:t xml:space="preserve"> in Section </w:t>
      </w:r>
      <w:r w:rsidRPr="00903DBA">
        <w:fldChar w:fldCharType="begin"/>
      </w:r>
      <w:r w:rsidRPr="00903DBA">
        <w:instrText xml:space="preserve"> REF _Ref418258402 \r \h </w:instrText>
      </w:r>
      <w:r w:rsidRPr="00903DBA">
        <w:fldChar w:fldCharType="separate"/>
      </w:r>
      <w:r w:rsidR="005F7BC3" w:rsidRPr="00903DBA">
        <w:t>13.13.2</w:t>
      </w:r>
      <w:r w:rsidRPr="00903DBA">
        <w:fldChar w:fldCharType="end"/>
      </w:r>
      <w:r w:rsidRPr="00903DBA">
        <w:t>.</w:t>
      </w:r>
    </w:p>
    <w:p w14:paraId="790D7C96" w14:textId="77777777" w:rsidR="005B1C6D" w:rsidRPr="00903DBA" w:rsidRDefault="005B1C6D" w:rsidP="005B1C6D">
      <w:r w:rsidRPr="00903DBA">
        <w:t xml:space="preserve">When we find and identifier that is a stored macro name (either in </w:t>
      </w:r>
      <w:proofErr w:type="spellStart"/>
      <w:r w:rsidRPr="00903DBA">
        <w:t>m_</w:t>
      </w:r>
      <w:r w:rsidRPr="00903DBA">
        <w:rPr>
          <w:rStyle w:val="CodeInText"/>
        </w:rPr>
        <w:t>specialMacroSet</w:t>
      </w:r>
      <w:proofErr w:type="spellEnd"/>
      <w:r w:rsidRPr="00903DBA">
        <w:t xml:space="preserve"> or </w:t>
      </w:r>
      <w:proofErr w:type="spellStart"/>
      <w:r w:rsidRPr="00903DBA">
        <w:rPr>
          <w:rStyle w:val="CodeInText"/>
        </w:rPr>
        <w:t>MacroMap</w:t>
      </w:r>
      <w:proofErr w:type="spellEnd"/>
      <w:r w:rsidRPr="00903DBA">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903DBA">
        <w:rPr>
          <w:rStyle w:val="CodeInText"/>
        </w:rPr>
        <w:t>nameStack</w:t>
      </w:r>
      <w:proofErr w:type="spellEnd"/>
      <w:r w:rsidRPr="00903DBA">
        <w:t xml:space="preserve"> stack is used to prevent recursive macro calls.</w:t>
      </w:r>
    </w:p>
    <w:p w14:paraId="15717F0E" w14:textId="77777777" w:rsidR="005B1C6D" w:rsidRPr="00903DBA" w:rsidRDefault="005B1C6D" w:rsidP="005B1C6D">
      <w:pPr>
        <w:pStyle w:val="Code"/>
        <w:rPr>
          <w:highlight w:val="white"/>
        </w:rPr>
      </w:pPr>
      <w:r w:rsidRPr="00903DBA">
        <w:rPr>
          <w:highlight w:val="white"/>
        </w:rPr>
        <w:t xml:space="preserve">    private void SearchForMacros(List&lt;Token&gt; tokenList,</w:t>
      </w:r>
    </w:p>
    <w:p w14:paraId="3E23F99A" w14:textId="77777777" w:rsidR="005B1C6D" w:rsidRPr="00903DBA" w:rsidRDefault="005B1C6D" w:rsidP="005B1C6D">
      <w:pPr>
        <w:pStyle w:val="Code"/>
        <w:rPr>
          <w:highlight w:val="white"/>
        </w:rPr>
      </w:pPr>
      <w:r w:rsidRPr="00903DBA">
        <w:rPr>
          <w:highlight w:val="white"/>
        </w:rPr>
        <w:t xml:space="preserve">                                 Stack&lt;string&gt; nameStack) {</w:t>
      </w:r>
    </w:p>
    <w:p w14:paraId="052B67A9" w14:textId="77777777" w:rsidR="005B1C6D" w:rsidRPr="00903DBA" w:rsidRDefault="005B1C6D" w:rsidP="005B1C6D">
      <w:pPr>
        <w:pStyle w:val="Code"/>
        <w:rPr>
          <w:highlight w:val="white"/>
        </w:rPr>
      </w:pPr>
      <w:r w:rsidRPr="00903DBA">
        <w:rPr>
          <w:highlight w:val="white"/>
        </w:rPr>
        <w:t xml:space="preserve">      for (int index = 0; index &lt; tokenList.Count; ++index) {</w:t>
      </w:r>
    </w:p>
    <w:p w14:paraId="6D346248" w14:textId="77777777" w:rsidR="005B1C6D" w:rsidRPr="00903DBA" w:rsidRDefault="005B1C6D" w:rsidP="005B1C6D">
      <w:pPr>
        <w:pStyle w:val="Code"/>
        <w:rPr>
          <w:highlight w:val="white"/>
        </w:rPr>
      </w:pPr>
      <w:r w:rsidRPr="00903DBA">
        <w:rPr>
          <w:highlight w:val="white"/>
        </w:rPr>
        <w:t xml:space="preserve">        Token thisToken = tokenList[index];</w:t>
      </w:r>
    </w:p>
    <w:p w14:paraId="0DAB6496" w14:textId="77777777" w:rsidR="005B1C6D" w:rsidRPr="00903DBA" w:rsidRDefault="005B1C6D" w:rsidP="005B1C6D">
      <w:pPr>
        <w:pStyle w:val="Code"/>
        <w:rPr>
          <w:highlight w:val="white"/>
        </w:rPr>
      </w:pPr>
      <w:r w:rsidRPr="00903DBA">
        <w:rPr>
          <w:highlight w:val="white"/>
        </w:rPr>
        <w:t xml:space="preserve">        CCompiler_Main.Scanner.Line += thisToken.GetNewlineCount();</w:t>
      </w:r>
    </w:p>
    <w:p w14:paraId="033E8EDC" w14:textId="77777777" w:rsidR="005B1C6D" w:rsidRPr="00903DBA" w:rsidRDefault="005B1C6D" w:rsidP="005B1C6D">
      <w:pPr>
        <w:pStyle w:val="Code"/>
        <w:rPr>
          <w:highlight w:val="white"/>
        </w:rPr>
      </w:pPr>
    </w:p>
    <w:p w14:paraId="11FB4286" w14:textId="77777777" w:rsidR="005B1C6D" w:rsidRPr="00903DBA" w:rsidRDefault="005B1C6D" w:rsidP="005B1C6D">
      <w:pPr>
        <w:pStyle w:val="Code"/>
        <w:rPr>
          <w:highlight w:val="white"/>
        </w:rPr>
      </w:pPr>
      <w:r w:rsidRPr="00903DBA">
        <w:rPr>
          <w:highlight w:val="white"/>
        </w:rPr>
        <w:t xml:space="preserve">        if (thisToken.Id == CCompiler_Pre.Tokens.NAME) {</w:t>
      </w:r>
    </w:p>
    <w:p w14:paraId="6F33D5C9" w14:textId="77777777" w:rsidR="005B1C6D" w:rsidRPr="00903DBA" w:rsidRDefault="005B1C6D" w:rsidP="005B1C6D">
      <w:pPr>
        <w:pStyle w:val="Code"/>
        <w:rPr>
          <w:highlight w:val="white"/>
        </w:rPr>
      </w:pPr>
      <w:r w:rsidRPr="00903DBA">
        <w:rPr>
          <w:highlight w:val="white"/>
        </w:rPr>
        <w:t xml:space="preserve">          string name = (string) thisToken.Value;</w:t>
      </w:r>
    </w:p>
    <w:p w14:paraId="329D7F53" w14:textId="77777777" w:rsidR="005B1C6D" w:rsidRPr="00903DBA" w:rsidRDefault="005B1C6D" w:rsidP="005B1C6D">
      <w:pPr>
        <w:pStyle w:val="Code"/>
        <w:rPr>
          <w:highlight w:val="white"/>
        </w:rPr>
      </w:pPr>
      <w:r w:rsidRPr="00903DBA">
        <w:rPr>
          <w:highlight w:val="white"/>
        </w:rPr>
        <w:t xml:space="preserve">          int beginNewlineCount = thisToken.GetNewlineCount();</w:t>
      </w:r>
    </w:p>
    <w:p w14:paraId="5F2A5E01" w14:textId="77777777" w:rsidR="005B1C6D" w:rsidRPr="00903DBA" w:rsidRDefault="005B1C6D" w:rsidP="005B1C6D">
      <w:pPr>
        <w:pStyle w:val="Code"/>
        <w:rPr>
          <w:highlight w:val="white"/>
        </w:rPr>
      </w:pPr>
    </w:p>
    <w:p w14:paraId="011AEC2D" w14:textId="24645D23" w:rsidR="005B1C6D" w:rsidRPr="00903DBA" w:rsidRDefault="005B1C6D" w:rsidP="005B1C6D">
      <w:pPr>
        <w:pStyle w:val="Code"/>
        <w:rPr>
          <w:highlight w:val="white"/>
        </w:rPr>
      </w:pPr>
      <w:r w:rsidRPr="00903DBA">
        <w:rPr>
          <w:highlight w:val="white"/>
        </w:rPr>
        <w:t xml:space="preserve">          if (!nameStack.Contains(name) &amp;&amp;</w:t>
      </w:r>
      <w:r w:rsidR="00FC7227" w:rsidRPr="00903DBA">
        <w:rPr>
          <w:highlight w:val="white"/>
        </w:rPr>
        <w:t xml:space="preserve"> m_macroMap</w:t>
      </w:r>
      <w:r w:rsidRPr="00903DBA">
        <w:rPr>
          <w:highlight w:val="white"/>
        </w:rPr>
        <w:t>.ContainsKey(name)) {</w:t>
      </w:r>
    </w:p>
    <w:p w14:paraId="00E32416" w14:textId="77777777" w:rsidR="005B1C6D" w:rsidRPr="00903DBA" w:rsidRDefault="005B1C6D" w:rsidP="005B1C6D">
      <w:pPr>
        <w:pStyle w:val="Code"/>
        <w:rPr>
          <w:highlight w:val="white"/>
        </w:rPr>
      </w:pPr>
      <w:r w:rsidRPr="00903DBA">
        <w:rPr>
          <w:highlight w:val="white"/>
        </w:rPr>
        <w:t xml:space="preserve">            Token nextToken = tokenList[index + 1];</w:t>
      </w:r>
    </w:p>
    <w:p w14:paraId="24EC1A24" w14:textId="77777777" w:rsidR="005B1C6D" w:rsidRPr="00903DBA" w:rsidRDefault="005B1C6D" w:rsidP="005B1C6D">
      <w:pPr>
        <w:pStyle w:val="Code"/>
        <w:rPr>
          <w:highlight w:val="white"/>
        </w:rPr>
      </w:pPr>
    </w:p>
    <w:p w14:paraId="10B39442" w14:textId="77777777" w:rsidR="005B1C6D" w:rsidRPr="00903DBA" w:rsidRDefault="005B1C6D" w:rsidP="005B1C6D">
      <w:pPr>
        <w:pStyle w:val="Code"/>
        <w:rPr>
          <w:highlight w:val="white"/>
        </w:rPr>
      </w:pPr>
      <w:r w:rsidRPr="00903DBA">
        <w:rPr>
          <w:highlight w:val="white"/>
        </w:rPr>
        <w:t xml:space="preserve">            if ((nextToken.Id == CCompiler_Pre.Tokens.LEFT_PARENTHESIS) &amp;&amp;</w:t>
      </w:r>
    </w:p>
    <w:p w14:paraId="544B6382" w14:textId="77777777" w:rsidR="005B1C6D" w:rsidRPr="00903DBA" w:rsidRDefault="005B1C6D" w:rsidP="005B1C6D">
      <w:pPr>
        <w:pStyle w:val="Code"/>
        <w:rPr>
          <w:highlight w:val="white"/>
        </w:rPr>
      </w:pPr>
      <w:r w:rsidRPr="00903DBA">
        <w:rPr>
          <w:highlight w:val="white"/>
        </w:rPr>
        <w:t xml:space="preserve">                !nextToken.HasWhitespace()) {</w:t>
      </w:r>
    </w:p>
    <w:p w14:paraId="6B3544E8" w14:textId="77777777" w:rsidR="005B1C6D" w:rsidRPr="00903DBA" w:rsidRDefault="005B1C6D" w:rsidP="005B1C6D">
      <w:pPr>
        <w:pStyle w:val="Code"/>
        <w:rPr>
          <w:highlight w:val="white"/>
        </w:rPr>
      </w:pPr>
      <w:r w:rsidRPr="00903DBA">
        <w:rPr>
          <w:highlight w:val="white"/>
        </w:rPr>
        <w:t xml:space="preserve">              int countIndex = index + 2, level = 1, totalNewlineCount = 0;</w:t>
      </w:r>
    </w:p>
    <w:p w14:paraId="75A17628" w14:textId="77777777" w:rsidR="005B1C6D" w:rsidRPr="00903DBA" w:rsidRDefault="005B1C6D" w:rsidP="005B1C6D">
      <w:pPr>
        <w:pStyle w:val="Code"/>
        <w:rPr>
          <w:highlight w:val="white"/>
        </w:rPr>
      </w:pPr>
      <w:r w:rsidRPr="00903DBA">
        <w:rPr>
          <w:highlight w:val="white"/>
        </w:rPr>
        <w:t xml:space="preserve">              List&lt;Token&gt; subList = new List&lt;Token&gt;();</w:t>
      </w:r>
    </w:p>
    <w:p w14:paraId="4E3EE2BA" w14:textId="77777777" w:rsidR="005B1C6D" w:rsidRPr="00903DBA" w:rsidRDefault="005B1C6D" w:rsidP="005B1C6D">
      <w:pPr>
        <w:pStyle w:val="Code"/>
        <w:rPr>
          <w:highlight w:val="white"/>
        </w:rPr>
      </w:pPr>
      <w:r w:rsidRPr="00903DBA">
        <w:rPr>
          <w:highlight w:val="white"/>
        </w:rPr>
        <w:t xml:space="preserve">              List&lt;List&lt;Token&gt;&gt; mainList = new List&lt;List&lt;Token&gt;&gt;();</w:t>
      </w:r>
    </w:p>
    <w:p w14:paraId="5D8CDFB2" w14:textId="77777777" w:rsidR="005B1C6D" w:rsidRPr="00903DBA" w:rsidRDefault="005B1C6D" w:rsidP="005B1C6D">
      <w:pPr>
        <w:pStyle w:val="Code"/>
        <w:rPr>
          <w:highlight w:val="white"/>
        </w:rPr>
      </w:pPr>
      <w:r w:rsidRPr="00903DBA">
        <w:rPr>
          <w:highlight w:val="white"/>
        </w:rPr>
        <w:t xml:space="preserve">        </w:t>
      </w:r>
    </w:p>
    <w:p w14:paraId="006E9F9C" w14:textId="77777777" w:rsidR="005B1C6D" w:rsidRPr="00903DBA" w:rsidRDefault="005B1C6D" w:rsidP="005B1C6D">
      <w:pPr>
        <w:pStyle w:val="Code"/>
        <w:rPr>
          <w:highlight w:val="white"/>
        </w:rPr>
      </w:pPr>
      <w:r w:rsidRPr="00903DBA">
        <w:rPr>
          <w:highlight w:val="white"/>
        </w:rPr>
        <w:t xml:space="preserve">              while (true) {</w:t>
      </w:r>
    </w:p>
    <w:p w14:paraId="2EEDE563" w14:textId="77777777" w:rsidR="005B1C6D" w:rsidRPr="00903DBA" w:rsidRDefault="005B1C6D" w:rsidP="005B1C6D">
      <w:pPr>
        <w:pStyle w:val="Code"/>
        <w:rPr>
          <w:highlight w:val="white"/>
        </w:rPr>
      </w:pPr>
      <w:r w:rsidRPr="00903DBA">
        <w:rPr>
          <w:highlight w:val="white"/>
        </w:rPr>
        <w:t xml:space="preserve">                nextToken = tokenList[countIndex];</w:t>
      </w:r>
    </w:p>
    <w:p w14:paraId="7785C5E7" w14:textId="77777777" w:rsidR="005B1C6D" w:rsidRPr="00903DBA" w:rsidRDefault="005B1C6D" w:rsidP="005B1C6D">
      <w:pPr>
        <w:pStyle w:val="Code"/>
        <w:rPr>
          <w:highlight w:val="white"/>
        </w:rPr>
      </w:pPr>
      <w:r w:rsidRPr="00903DBA">
        <w:rPr>
          <w:highlight w:val="white"/>
        </w:rPr>
        <w:t xml:space="preserve">                int newlineCount = nextToken.GetNewlineCount();</w:t>
      </w:r>
    </w:p>
    <w:p w14:paraId="62062A6F" w14:textId="77777777" w:rsidR="005B1C6D" w:rsidRPr="00903DBA" w:rsidRDefault="005B1C6D" w:rsidP="005B1C6D">
      <w:pPr>
        <w:pStyle w:val="Code"/>
        <w:rPr>
          <w:highlight w:val="white"/>
        </w:rPr>
      </w:pPr>
      <w:r w:rsidRPr="00903DBA">
        <w:rPr>
          <w:highlight w:val="white"/>
        </w:rPr>
        <w:t xml:space="preserve">                totalNewlineCount += newlineCount;</w:t>
      </w:r>
    </w:p>
    <w:p w14:paraId="2196E222" w14:textId="77777777" w:rsidR="005B1C6D" w:rsidRPr="00903DBA" w:rsidRDefault="005B1C6D" w:rsidP="005B1C6D">
      <w:pPr>
        <w:pStyle w:val="Code"/>
        <w:rPr>
          <w:highlight w:val="white"/>
        </w:rPr>
      </w:pPr>
      <w:r w:rsidRPr="00903DBA">
        <w:rPr>
          <w:highlight w:val="white"/>
        </w:rPr>
        <w:t xml:space="preserve">                CCompiler_Main.Scanner.Line += newlineCount;</w:t>
      </w:r>
    </w:p>
    <w:p w14:paraId="346DE4DB" w14:textId="77777777" w:rsidR="005B1C6D" w:rsidRPr="00903DBA" w:rsidRDefault="005B1C6D" w:rsidP="005B1C6D">
      <w:pPr>
        <w:pStyle w:val="Code"/>
        <w:rPr>
          <w:highlight w:val="white"/>
        </w:rPr>
      </w:pPr>
      <w:r w:rsidRPr="00903DBA">
        <w:rPr>
          <w:highlight w:val="white"/>
        </w:rPr>
        <w:t xml:space="preserve">                nextToken.ClearNewlineCount();</w:t>
      </w:r>
    </w:p>
    <w:p w14:paraId="76F1695E" w14:textId="77777777" w:rsidR="005B1C6D" w:rsidRPr="00903DBA" w:rsidRDefault="005B1C6D" w:rsidP="005B1C6D">
      <w:pPr>
        <w:pStyle w:val="Code"/>
        <w:rPr>
          <w:highlight w:val="white"/>
        </w:rPr>
      </w:pPr>
      <w:r w:rsidRPr="00903DBA">
        <w:rPr>
          <w:highlight w:val="white"/>
        </w:rPr>
        <w:t xml:space="preserve">              </w:t>
      </w:r>
    </w:p>
    <w:p w14:paraId="266423C0" w14:textId="77777777" w:rsidR="005B1C6D" w:rsidRPr="00903DBA" w:rsidRDefault="005B1C6D" w:rsidP="005B1C6D">
      <w:pPr>
        <w:pStyle w:val="Code"/>
        <w:rPr>
          <w:highlight w:val="white"/>
        </w:rPr>
      </w:pPr>
      <w:r w:rsidRPr="00903DBA">
        <w:rPr>
          <w:highlight w:val="white"/>
        </w:rPr>
        <w:t xml:space="preserve">                Token token = tokenList[countIndex];</w:t>
      </w:r>
    </w:p>
    <w:p w14:paraId="6ABC461A" w14:textId="77777777" w:rsidR="005B1C6D" w:rsidRPr="00903DBA" w:rsidRDefault="005B1C6D" w:rsidP="005B1C6D">
      <w:pPr>
        <w:pStyle w:val="Code"/>
        <w:rPr>
          <w:highlight w:val="white"/>
        </w:rPr>
      </w:pPr>
      <w:r w:rsidRPr="00903DBA">
        <w:rPr>
          <w:highlight w:val="white"/>
        </w:rPr>
        <w:t xml:space="preserve">                Assert.Error(token.Id != CCompiler_Pre.Tokens.EOF,</w:t>
      </w:r>
    </w:p>
    <w:p w14:paraId="53DA4CFA" w14:textId="77777777" w:rsidR="005B1C6D" w:rsidRPr="00903DBA" w:rsidRDefault="005B1C6D" w:rsidP="005B1C6D">
      <w:pPr>
        <w:pStyle w:val="Code"/>
        <w:rPr>
          <w:highlight w:val="white"/>
        </w:rPr>
      </w:pPr>
      <w:r w:rsidRPr="00903DBA">
        <w:rPr>
          <w:highlight w:val="white"/>
        </w:rPr>
        <w:t xml:space="preserve">                             Message.Invalid_end_of_macro_call);</w:t>
      </w:r>
    </w:p>
    <w:p w14:paraId="78C8047C" w14:textId="77777777" w:rsidR="005B1C6D" w:rsidRPr="00903DBA" w:rsidRDefault="005B1C6D" w:rsidP="005B1C6D">
      <w:pPr>
        <w:pStyle w:val="Code"/>
        <w:rPr>
          <w:highlight w:val="white"/>
        </w:rPr>
      </w:pPr>
      <w:r w:rsidRPr="00903DBA">
        <w:rPr>
          <w:highlight w:val="white"/>
        </w:rPr>
        <w:t xml:space="preserve">              </w:t>
      </w:r>
    </w:p>
    <w:p w14:paraId="2C60F7F1" w14:textId="77777777" w:rsidR="005B1C6D" w:rsidRPr="00903DBA" w:rsidRDefault="005B1C6D" w:rsidP="005B1C6D">
      <w:pPr>
        <w:pStyle w:val="Code"/>
        <w:rPr>
          <w:highlight w:val="white"/>
        </w:rPr>
      </w:pPr>
      <w:r w:rsidRPr="00903DBA">
        <w:rPr>
          <w:highlight w:val="white"/>
        </w:rPr>
        <w:t xml:space="preserve">                switch (token.Id) {</w:t>
      </w:r>
    </w:p>
    <w:p w14:paraId="1F14ABCC" w14:textId="77777777" w:rsidR="005B1C6D" w:rsidRPr="00903DBA" w:rsidRDefault="005B1C6D" w:rsidP="005B1C6D">
      <w:pPr>
        <w:pStyle w:val="Code"/>
        <w:rPr>
          <w:highlight w:val="white"/>
        </w:rPr>
      </w:pPr>
      <w:r w:rsidRPr="00903DBA">
        <w:rPr>
          <w:highlight w:val="white"/>
        </w:rPr>
        <w:t xml:space="preserve">                  case CCompiler_Pre.Tokens.LEFT_PARENTHESIS:</w:t>
      </w:r>
    </w:p>
    <w:p w14:paraId="770F8361" w14:textId="77777777" w:rsidR="005B1C6D" w:rsidRPr="00903DBA" w:rsidRDefault="005B1C6D" w:rsidP="005B1C6D">
      <w:pPr>
        <w:pStyle w:val="Code"/>
        <w:rPr>
          <w:highlight w:val="white"/>
        </w:rPr>
      </w:pPr>
      <w:r w:rsidRPr="00903DBA">
        <w:rPr>
          <w:highlight w:val="white"/>
        </w:rPr>
        <w:t xml:space="preserve">                    ++level;</w:t>
      </w:r>
    </w:p>
    <w:p w14:paraId="29300B03" w14:textId="77777777" w:rsidR="005B1C6D" w:rsidRPr="00903DBA" w:rsidRDefault="005B1C6D" w:rsidP="005B1C6D">
      <w:pPr>
        <w:pStyle w:val="Code"/>
        <w:rPr>
          <w:highlight w:val="white"/>
        </w:rPr>
      </w:pPr>
      <w:r w:rsidRPr="00903DBA">
        <w:rPr>
          <w:highlight w:val="white"/>
        </w:rPr>
        <w:t xml:space="preserve">                    subList.Add(token);</w:t>
      </w:r>
    </w:p>
    <w:p w14:paraId="332345C9" w14:textId="77777777" w:rsidR="005B1C6D" w:rsidRPr="00903DBA" w:rsidRDefault="005B1C6D" w:rsidP="005B1C6D">
      <w:pPr>
        <w:pStyle w:val="Code"/>
        <w:rPr>
          <w:highlight w:val="white"/>
        </w:rPr>
      </w:pPr>
      <w:r w:rsidRPr="00903DBA">
        <w:rPr>
          <w:highlight w:val="white"/>
        </w:rPr>
        <w:t xml:space="preserve">                    break;</w:t>
      </w:r>
    </w:p>
    <w:p w14:paraId="6B3905BC" w14:textId="77777777" w:rsidR="005B1C6D" w:rsidRPr="00903DBA" w:rsidRDefault="005B1C6D" w:rsidP="005B1C6D">
      <w:pPr>
        <w:pStyle w:val="Code"/>
        <w:rPr>
          <w:highlight w:val="white"/>
        </w:rPr>
      </w:pPr>
      <w:r w:rsidRPr="00903DBA">
        <w:rPr>
          <w:highlight w:val="white"/>
        </w:rPr>
        <w:t xml:space="preserve">                  </w:t>
      </w:r>
    </w:p>
    <w:p w14:paraId="059DF5B6" w14:textId="77777777" w:rsidR="005B1C6D" w:rsidRPr="00903DBA" w:rsidRDefault="005B1C6D" w:rsidP="005B1C6D">
      <w:pPr>
        <w:pStyle w:val="Code"/>
        <w:rPr>
          <w:highlight w:val="white"/>
        </w:rPr>
      </w:pPr>
      <w:r w:rsidRPr="00903DBA">
        <w:rPr>
          <w:highlight w:val="white"/>
        </w:rPr>
        <w:t xml:space="preserve">                  case CCompiler_Pre.Tokens.RIGHT_PARENTHESIS:</w:t>
      </w:r>
    </w:p>
    <w:p w14:paraId="17E7F6B3" w14:textId="77777777" w:rsidR="005B1C6D" w:rsidRPr="00903DBA" w:rsidRDefault="005B1C6D" w:rsidP="005B1C6D">
      <w:pPr>
        <w:pStyle w:val="Code"/>
        <w:rPr>
          <w:highlight w:val="white"/>
        </w:rPr>
      </w:pPr>
      <w:r w:rsidRPr="00903DBA">
        <w:rPr>
          <w:highlight w:val="white"/>
        </w:rPr>
        <w:t xml:space="preserve">                    if ((--level) &gt; 0) {</w:t>
      </w:r>
    </w:p>
    <w:p w14:paraId="38EFF19E" w14:textId="77777777" w:rsidR="005B1C6D" w:rsidRPr="00903DBA" w:rsidRDefault="005B1C6D" w:rsidP="005B1C6D">
      <w:pPr>
        <w:pStyle w:val="Code"/>
        <w:rPr>
          <w:highlight w:val="white"/>
        </w:rPr>
      </w:pPr>
      <w:r w:rsidRPr="00903DBA">
        <w:rPr>
          <w:highlight w:val="white"/>
        </w:rPr>
        <w:t xml:space="preserve">                      subList.Add(token);</w:t>
      </w:r>
    </w:p>
    <w:p w14:paraId="681503E7" w14:textId="77777777" w:rsidR="005B1C6D" w:rsidRPr="00903DBA" w:rsidRDefault="005B1C6D" w:rsidP="005B1C6D">
      <w:pPr>
        <w:pStyle w:val="Code"/>
        <w:rPr>
          <w:highlight w:val="white"/>
        </w:rPr>
      </w:pPr>
      <w:r w:rsidRPr="00903DBA">
        <w:rPr>
          <w:highlight w:val="white"/>
        </w:rPr>
        <w:t xml:space="preserve">                    }</w:t>
      </w:r>
    </w:p>
    <w:p w14:paraId="09439607" w14:textId="77777777" w:rsidR="005B1C6D" w:rsidRPr="00903DBA" w:rsidRDefault="005B1C6D" w:rsidP="005B1C6D">
      <w:pPr>
        <w:pStyle w:val="Code"/>
        <w:rPr>
          <w:highlight w:val="white"/>
        </w:rPr>
      </w:pPr>
      <w:r w:rsidRPr="00903DBA">
        <w:rPr>
          <w:highlight w:val="white"/>
        </w:rPr>
        <w:t xml:space="preserve">                    break;</w:t>
      </w:r>
    </w:p>
    <w:p w14:paraId="00DF4D9C" w14:textId="77777777" w:rsidR="005B1C6D" w:rsidRPr="00903DBA" w:rsidRDefault="005B1C6D" w:rsidP="005B1C6D">
      <w:pPr>
        <w:pStyle w:val="Code"/>
        <w:rPr>
          <w:highlight w:val="white"/>
        </w:rPr>
      </w:pPr>
      <w:r w:rsidRPr="00903DBA">
        <w:rPr>
          <w:highlight w:val="white"/>
        </w:rPr>
        <w:t xml:space="preserve">                  </w:t>
      </w:r>
    </w:p>
    <w:p w14:paraId="11B0FC97" w14:textId="77777777" w:rsidR="005B1C6D" w:rsidRPr="00903DBA" w:rsidRDefault="005B1C6D" w:rsidP="005B1C6D">
      <w:pPr>
        <w:pStyle w:val="Code"/>
        <w:rPr>
          <w:highlight w:val="white"/>
        </w:rPr>
      </w:pPr>
      <w:r w:rsidRPr="00903DBA">
        <w:rPr>
          <w:highlight w:val="white"/>
        </w:rPr>
        <w:t xml:space="preserve">                  default:</w:t>
      </w:r>
    </w:p>
    <w:p w14:paraId="4DD6F90F" w14:textId="77777777" w:rsidR="005B1C6D" w:rsidRPr="00903DBA" w:rsidRDefault="005B1C6D" w:rsidP="005B1C6D">
      <w:pPr>
        <w:pStyle w:val="Code"/>
        <w:rPr>
          <w:highlight w:val="white"/>
        </w:rPr>
      </w:pPr>
      <w:r w:rsidRPr="00903DBA">
        <w:rPr>
          <w:highlight w:val="white"/>
        </w:rPr>
        <w:t xml:space="preserve">                    if ((level == 1) &amp;&amp;</w:t>
      </w:r>
    </w:p>
    <w:p w14:paraId="4B1D8F60" w14:textId="77777777" w:rsidR="005B1C6D" w:rsidRPr="00903DBA" w:rsidRDefault="005B1C6D" w:rsidP="005B1C6D">
      <w:pPr>
        <w:pStyle w:val="Code"/>
        <w:rPr>
          <w:highlight w:val="white"/>
        </w:rPr>
      </w:pPr>
      <w:r w:rsidRPr="00903DBA">
        <w:rPr>
          <w:highlight w:val="white"/>
        </w:rPr>
        <w:t xml:space="preserve">                        (token.Id == CCompiler_Pre.Tokens.COMMA)) {</w:t>
      </w:r>
    </w:p>
    <w:p w14:paraId="48122CA4" w14:textId="77777777" w:rsidR="005B1C6D" w:rsidRPr="00903DBA" w:rsidRDefault="005B1C6D" w:rsidP="005B1C6D">
      <w:pPr>
        <w:pStyle w:val="Code"/>
        <w:rPr>
          <w:highlight w:val="white"/>
        </w:rPr>
      </w:pPr>
      <w:r w:rsidRPr="00903DBA">
        <w:rPr>
          <w:highlight w:val="white"/>
        </w:rPr>
        <w:t xml:space="preserve">                      Assert.Error(subList.Count &gt; 0, name,</w:t>
      </w:r>
    </w:p>
    <w:p w14:paraId="7C477674" w14:textId="77777777" w:rsidR="005B1C6D" w:rsidRPr="00903DBA" w:rsidRDefault="005B1C6D" w:rsidP="005B1C6D">
      <w:pPr>
        <w:pStyle w:val="Code"/>
        <w:rPr>
          <w:highlight w:val="white"/>
        </w:rPr>
      </w:pPr>
      <w:r w:rsidRPr="00903DBA">
        <w:rPr>
          <w:highlight w:val="white"/>
        </w:rPr>
        <w:t xml:space="preserve">                                   Message.Empty_macro_parameter);</w:t>
      </w:r>
    </w:p>
    <w:p w14:paraId="5C98290A" w14:textId="77777777" w:rsidR="005B1C6D" w:rsidRPr="00903DBA" w:rsidRDefault="005B1C6D" w:rsidP="005B1C6D">
      <w:pPr>
        <w:pStyle w:val="Code"/>
        <w:rPr>
          <w:highlight w:val="white"/>
        </w:rPr>
      </w:pPr>
      <w:r w:rsidRPr="00903DBA">
        <w:rPr>
          <w:highlight w:val="white"/>
        </w:rPr>
        <w:t xml:space="preserve">                      SearchForMacros(subList, nameStack); // XXX</w:t>
      </w:r>
    </w:p>
    <w:p w14:paraId="546B49DC" w14:textId="77777777" w:rsidR="005B1C6D" w:rsidRPr="00903DBA" w:rsidRDefault="005B1C6D" w:rsidP="005B1C6D">
      <w:pPr>
        <w:pStyle w:val="Code"/>
        <w:rPr>
          <w:highlight w:val="white"/>
        </w:rPr>
      </w:pPr>
      <w:r w:rsidRPr="00903DBA">
        <w:rPr>
          <w:highlight w:val="white"/>
        </w:rPr>
        <w:t xml:space="preserve">                      mainList.Add(subList);</w:t>
      </w:r>
    </w:p>
    <w:p w14:paraId="32FD65F9" w14:textId="77777777" w:rsidR="005B1C6D" w:rsidRPr="00903DBA" w:rsidRDefault="005B1C6D" w:rsidP="005B1C6D">
      <w:pPr>
        <w:pStyle w:val="Code"/>
        <w:rPr>
          <w:highlight w:val="white"/>
        </w:rPr>
      </w:pPr>
      <w:r w:rsidRPr="00903DBA">
        <w:rPr>
          <w:highlight w:val="white"/>
        </w:rPr>
        <w:t xml:space="preserve">                      subList = new List&lt;Token&gt;();</w:t>
      </w:r>
    </w:p>
    <w:p w14:paraId="3E3DCE42" w14:textId="77777777" w:rsidR="005B1C6D" w:rsidRPr="00903DBA" w:rsidRDefault="005B1C6D" w:rsidP="005B1C6D">
      <w:pPr>
        <w:pStyle w:val="Code"/>
        <w:rPr>
          <w:highlight w:val="white"/>
        </w:rPr>
      </w:pPr>
      <w:r w:rsidRPr="00903DBA">
        <w:rPr>
          <w:highlight w:val="white"/>
        </w:rPr>
        <w:t xml:space="preserve">                    }</w:t>
      </w:r>
    </w:p>
    <w:p w14:paraId="641E9AC8" w14:textId="77777777" w:rsidR="005B1C6D" w:rsidRPr="00903DBA" w:rsidRDefault="005B1C6D" w:rsidP="005B1C6D">
      <w:pPr>
        <w:pStyle w:val="Code"/>
        <w:rPr>
          <w:highlight w:val="white"/>
        </w:rPr>
      </w:pPr>
      <w:r w:rsidRPr="00903DBA">
        <w:rPr>
          <w:highlight w:val="white"/>
        </w:rPr>
        <w:t xml:space="preserve">                    else {</w:t>
      </w:r>
    </w:p>
    <w:p w14:paraId="0524DE93" w14:textId="77777777" w:rsidR="005B1C6D" w:rsidRPr="00903DBA" w:rsidRDefault="005B1C6D" w:rsidP="005B1C6D">
      <w:pPr>
        <w:pStyle w:val="Code"/>
        <w:rPr>
          <w:highlight w:val="white"/>
        </w:rPr>
      </w:pPr>
      <w:r w:rsidRPr="00903DBA">
        <w:rPr>
          <w:highlight w:val="white"/>
        </w:rPr>
        <w:t xml:space="preserve">                      subList.Add(token);</w:t>
      </w:r>
    </w:p>
    <w:p w14:paraId="727B60CD" w14:textId="77777777" w:rsidR="005B1C6D" w:rsidRPr="00903DBA" w:rsidRDefault="005B1C6D" w:rsidP="005B1C6D">
      <w:pPr>
        <w:pStyle w:val="Code"/>
        <w:rPr>
          <w:highlight w:val="white"/>
        </w:rPr>
      </w:pPr>
      <w:r w:rsidRPr="00903DBA">
        <w:rPr>
          <w:highlight w:val="white"/>
        </w:rPr>
        <w:t xml:space="preserve">                    }</w:t>
      </w:r>
    </w:p>
    <w:p w14:paraId="023D898B" w14:textId="77777777" w:rsidR="005B1C6D" w:rsidRPr="00903DBA" w:rsidRDefault="005B1C6D" w:rsidP="005B1C6D">
      <w:pPr>
        <w:pStyle w:val="Code"/>
        <w:rPr>
          <w:highlight w:val="white"/>
        </w:rPr>
      </w:pPr>
      <w:r w:rsidRPr="00903DBA">
        <w:rPr>
          <w:highlight w:val="white"/>
        </w:rPr>
        <w:t xml:space="preserve">                    break;</w:t>
      </w:r>
    </w:p>
    <w:p w14:paraId="0DD250B9" w14:textId="77777777" w:rsidR="005B1C6D" w:rsidRPr="00903DBA" w:rsidRDefault="005B1C6D" w:rsidP="005B1C6D">
      <w:pPr>
        <w:pStyle w:val="Code"/>
        <w:rPr>
          <w:highlight w:val="white"/>
        </w:rPr>
      </w:pPr>
      <w:r w:rsidRPr="00903DBA">
        <w:rPr>
          <w:highlight w:val="white"/>
        </w:rPr>
        <w:t xml:space="preserve">                }</w:t>
      </w:r>
    </w:p>
    <w:p w14:paraId="586F77AA" w14:textId="77777777" w:rsidR="005B1C6D" w:rsidRPr="00903DBA" w:rsidRDefault="005B1C6D" w:rsidP="005B1C6D">
      <w:pPr>
        <w:pStyle w:val="Code"/>
        <w:rPr>
          <w:highlight w:val="white"/>
        </w:rPr>
      </w:pPr>
      <w:r w:rsidRPr="00903DBA">
        <w:rPr>
          <w:highlight w:val="white"/>
        </w:rPr>
        <w:t xml:space="preserve">              </w:t>
      </w:r>
    </w:p>
    <w:p w14:paraId="474E96EA" w14:textId="77777777" w:rsidR="005B1C6D" w:rsidRPr="00903DBA" w:rsidRDefault="005B1C6D" w:rsidP="005B1C6D">
      <w:pPr>
        <w:pStyle w:val="Code"/>
        <w:rPr>
          <w:highlight w:val="white"/>
        </w:rPr>
      </w:pPr>
      <w:r w:rsidRPr="00903DBA">
        <w:rPr>
          <w:highlight w:val="white"/>
        </w:rPr>
        <w:t xml:space="preserve">                if (level == 0) {</w:t>
      </w:r>
    </w:p>
    <w:p w14:paraId="2D0066E6" w14:textId="77777777" w:rsidR="005B1C6D" w:rsidRPr="00903DBA" w:rsidRDefault="005B1C6D" w:rsidP="005B1C6D">
      <w:pPr>
        <w:pStyle w:val="Code"/>
        <w:rPr>
          <w:highlight w:val="white"/>
        </w:rPr>
      </w:pPr>
      <w:r w:rsidRPr="00903DBA">
        <w:rPr>
          <w:highlight w:val="white"/>
        </w:rPr>
        <w:t xml:space="preserve">                  Assert.Error(subList.Count &gt; 0, name,</w:t>
      </w:r>
    </w:p>
    <w:p w14:paraId="037861DF" w14:textId="77777777" w:rsidR="005B1C6D" w:rsidRPr="00903DBA" w:rsidRDefault="005B1C6D" w:rsidP="005B1C6D">
      <w:pPr>
        <w:pStyle w:val="Code"/>
        <w:rPr>
          <w:highlight w:val="white"/>
        </w:rPr>
      </w:pPr>
      <w:r w:rsidRPr="00903DBA">
        <w:rPr>
          <w:highlight w:val="white"/>
        </w:rPr>
        <w:t xml:space="preserve">                               Message.Empty_macro_parameter_list);</w:t>
      </w:r>
    </w:p>
    <w:p w14:paraId="3C4F5319" w14:textId="77777777" w:rsidR="005B1C6D" w:rsidRPr="00903DBA" w:rsidRDefault="005B1C6D" w:rsidP="005B1C6D">
      <w:pPr>
        <w:pStyle w:val="Code"/>
        <w:rPr>
          <w:highlight w:val="white"/>
        </w:rPr>
      </w:pPr>
      <w:r w:rsidRPr="00903DBA">
        <w:rPr>
          <w:highlight w:val="white"/>
        </w:rPr>
        <w:t xml:space="preserve">                  mainList.Add(subList);</w:t>
      </w:r>
    </w:p>
    <w:p w14:paraId="4A33AA91" w14:textId="77777777" w:rsidR="005B1C6D" w:rsidRPr="00903DBA" w:rsidRDefault="005B1C6D" w:rsidP="005B1C6D">
      <w:pPr>
        <w:pStyle w:val="Code"/>
        <w:rPr>
          <w:highlight w:val="white"/>
        </w:rPr>
      </w:pPr>
      <w:r w:rsidRPr="00903DBA">
        <w:rPr>
          <w:highlight w:val="white"/>
        </w:rPr>
        <w:t xml:space="preserve">                  break;</w:t>
      </w:r>
    </w:p>
    <w:p w14:paraId="3B235744" w14:textId="77777777" w:rsidR="005B1C6D" w:rsidRPr="00903DBA" w:rsidRDefault="005B1C6D" w:rsidP="005B1C6D">
      <w:pPr>
        <w:pStyle w:val="Code"/>
        <w:rPr>
          <w:highlight w:val="white"/>
        </w:rPr>
      </w:pPr>
      <w:r w:rsidRPr="00903DBA">
        <w:rPr>
          <w:highlight w:val="white"/>
        </w:rPr>
        <w:t xml:space="preserve">                }</w:t>
      </w:r>
    </w:p>
    <w:p w14:paraId="55D79655" w14:textId="77777777" w:rsidR="005B1C6D" w:rsidRPr="00903DBA" w:rsidRDefault="005B1C6D" w:rsidP="005B1C6D">
      <w:pPr>
        <w:pStyle w:val="Code"/>
        <w:rPr>
          <w:highlight w:val="white"/>
        </w:rPr>
      </w:pPr>
      <w:r w:rsidRPr="00903DBA">
        <w:rPr>
          <w:highlight w:val="white"/>
        </w:rPr>
        <w:t xml:space="preserve">              </w:t>
      </w:r>
    </w:p>
    <w:p w14:paraId="4AAF116C" w14:textId="77777777" w:rsidR="005B1C6D" w:rsidRPr="00903DBA" w:rsidRDefault="005B1C6D" w:rsidP="005B1C6D">
      <w:pPr>
        <w:pStyle w:val="Code"/>
        <w:rPr>
          <w:highlight w:val="white"/>
        </w:rPr>
      </w:pPr>
      <w:r w:rsidRPr="00903DBA">
        <w:rPr>
          <w:highlight w:val="white"/>
        </w:rPr>
        <w:t xml:space="preserve">                ++countIndex;</w:t>
      </w:r>
    </w:p>
    <w:p w14:paraId="393C2E35" w14:textId="77777777" w:rsidR="005B1C6D" w:rsidRPr="00903DBA" w:rsidRDefault="005B1C6D" w:rsidP="005B1C6D">
      <w:pPr>
        <w:pStyle w:val="Code"/>
        <w:rPr>
          <w:highlight w:val="white"/>
        </w:rPr>
      </w:pPr>
      <w:r w:rsidRPr="00903DBA">
        <w:rPr>
          <w:highlight w:val="white"/>
        </w:rPr>
        <w:t xml:space="preserve">              }</w:t>
      </w:r>
    </w:p>
    <w:p w14:paraId="54C57627" w14:textId="77777777" w:rsidR="005B1C6D" w:rsidRPr="00903DBA" w:rsidRDefault="005B1C6D" w:rsidP="005B1C6D">
      <w:pPr>
        <w:pStyle w:val="Code"/>
        <w:rPr>
          <w:highlight w:val="white"/>
        </w:rPr>
      </w:pPr>
    </w:p>
    <w:p w14:paraId="36529A46" w14:textId="2BE189EC"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19F53CAF" w14:textId="77777777" w:rsidR="005B1C6D" w:rsidRPr="00903DBA" w:rsidRDefault="005B1C6D" w:rsidP="005B1C6D">
      <w:pPr>
        <w:pStyle w:val="Code"/>
        <w:rPr>
          <w:highlight w:val="white"/>
        </w:rPr>
      </w:pPr>
      <w:r w:rsidRPr="00903DBA">
        <w:rPr>
          <w:highlight w:val="white"/>
        </w:rPr>
        <w:t xml:space="preserve">              Assert.Error(macro.Parameters() == mainList.Count, name,</w:t>
      </w:r>
    </w:p>
    <w:p w14:paraId="7025C376" w14:textId="77777777" w:rsidR="005B1C6D" w:rsidRPr="00903DBA" w:rsidRDefault="005B1C6D" w:rsidP="005B1C6D">
      <w:pPr>
        <w:pStyle w:val="Code"/>
        <w:rPr>
          <w:highlight w:val="white"/>
        </w:rPr>
      </w:pPr>
      <w:r w:rsidRPr="00903DBA">
        <w:rPr>
          <w:highlight w:val="white"/>
        </w:rPr>
        <w:t xml:space="preserve">                         Message.Invalid_number_of_parameters_in_macro_call);</w:t>
      </w:r>
    </w:p>
    <w:p w14:paraId="73C8876A" w14:textId="77777777" w:rsidR="005B1C6D" w:rsidRPr="00903DBA" w:rsidRDefault="005B1C6D" w:rsidP="005B1C6D">
      <w:pPr>
        <w:pStyle w:val="Code"/>
        <w:rPr>
          <w:highlight w:val="white"/>
        </w:rPr>
      </w:pPr>
      <w:r w:rsidRPr="00903DBA">
        <w:rPr>
          <w:highlight w:val="white"/>
        </w:rPr>
        <w:t xml:space="preserve">            </w:t>
      </w:r>
    </w:p>
    <w:p w14:paraId="6EFFEFF5"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6BA56CFB" w14:textId="77777777" w:rsidR="005B1C6D" w:rsidRPr="00903DBA" w:rsidRDefault="005B1C6D" w:rsidP="005B1C6D">
      <w:pPr>
        <w:pStyle w:val="Code"/>
        <w:rPr>
          <w:highlight w:val="white"/>
        </w:rPr>
      </w:pPr>
      <w:r w:rsidRPr="00903DBA">
        <w:rPr>
          <w:highlight w:val="white"/>
        </w:rPr>
        <w:t xml:space="preserve">            </w:t>
      </w:r>
    </w:p>
    <w:p w14:paraId="4452D770" w14:textId="77777777" w:rsidR="005B1C6D" w:rsidRPr="00903DBA" w:rsidRDefault="005B1C6D" w:rsidP="005B1C6D">
      <w:pPr>
        <w:pStyle w:val="Code"/>
        <w:rPr>
          <w:highlight w:val="white"/>
        </w:rPr>
      </w:pPr>
      <w:r w:rsidRPr="00903DBA">
        <w:rPr>
          <w:highlight w:val="white"/>
        </w:rPr>
        <w:t xml:space="preserve">              for (int macroIndex = (cloneListX.Count - 1);</w:t>
      </w:r>
    </w:p>
    <w:p w14:paraId="391FC013" w14:textId="77777777" w:rsidR="005B1C6D" w:rsidRPr="00903DBA" w:rsidRDefault="005B1C6D" w:rsidP="005B1C6D">
      <w:pPr>
        <w:pStyle w:val="Code"/>
        <w:rPr>
          <w:highlight w:val="white"/>
        </w:rPr>
      </w:pPr>
      <w:r w:rsidRPr="00903DBA">
        <w:rPr>
          <w:highlight w:val="white"/>
        </w:rPr>
        <w:t xml:space="preserve">                   macroIndex &gt;= 0; --macroIndex) {</w:t>
      </w:r>
    </w:p>
    <w:p w14:paraId="12187152" w14:textId="77777777" w:rsidR="005B1C6D" w:rsidRPr="00903DBA" w:rsidRDefault="005B1C6D" w:rsidP="005B1C6D">
      <w:pPr>
        <w:pStyle w:val="Code"/>
        <w:rPr>
          <w:highlight w:val="white"/>
        </w:rPr>
      </w:pPr>
      <w:r w:rsidRPr="00903DBA">
        <w:rPr>
          <w:highlight w:val="white"/>
        </w:rPr>
        <w:t xml:space="preserve">                Token macroToken = cloneListX[macroIndex];</w:t>
      </w:r>
    </w:p>
    <w:p w14:paraId="4EC01727" w14:textId="77777777" w:rsidR="005B1C6D" w:rsidRPr="00903DBA" w:rsidRDefault="005B1C6D" w:rsidP="005B1C6D">
      <w:pPr>
        <w:pStyle w:val="Code"/>
        <w:rPr>
          <w:highlight w:val="white"/>
        </w:rPr>
      </w:pPr>
    </w:p>
    <w:p w14:paraId="3A450E22" w14:textId="77777777" w:rsidR="005B1C6D" w:rsidRPr="00903DBA" w:rsidRDefault="005B1C6D" w:rsidP="005B1C6D">
      <w:pPr>
        <w:pStyle w:val="Code"/>
        <w:rPr>
          <w:highlight w:val="white"/>
        </w:rPr>
      </w:pPr>
      <w:r w:rsidRPr="00903DBA">
        <w:rPr>
          <w:highlight w:val="white"/>
        </w:rPr>
        <w:t xml:space="preserve">                if (macroToken.Id == CCompiler_Pre.Tokens.MARK) {</w:t>
      </w:r>
    </w:p>
    <w:p w14:paraId="063BF576" w14:textId="77777777" w:rsidR="005B1C6D" w:rsidRPr="00903DBA" w:rsidRDefault="005B1C6D" w:rsidP="005B1C6D">
      <w:pPr>
        <w:pStyle w:val="Code"/>
        <w:rPr>
          <w:highlight w:val="white"/>
        </w:rPr>
      </w:pPr>
      <w:r w:rsidRPr="00903DBA">
        <w:rPr>
          <w:highlight w:val="white"/>
        </w:rPr>
        <w:t xml:space="preserve">                  int markIndex = (int) macroToken.Value;</w:t>
      </w:r>
    </w:p>
    <w:p w14:paraId="454471CE" w14:textId="77777777" w:rsidR="005B1C6D" w:rsidRPr="00903DBA" w:rsidRDefault="005B1C6D" w:rsidP="005B1C6D">
      <w:pPr>
        <w:pStyle w:val="Code"/>
        <w:rPr>
          <w:highlight w:val="white"/>
        </w:rPr>
      </w:pPr>
      <w:r w:rsidRPr="00903DBA">
        <w:rPr>
          <w:highlight w:val="white"/>
        </w:rPr>
        <w:t xml:space="preserve">                  cloneListX.RemoveAt(macroIndex);</w:t>
      </w:r>
    </w:p>
    <w:p w14:paraId="6DCEBFAE" w14:textId="77777777" w:rsidR="005B1C6D" w:rsidRPr="00903DBA" w:rsidRDefault="005B1C6D" w:rsidP="005B1C6D">
      <w:pPr>
        <w:pStyle w:val="Code"/>
        <w:rPr>
          <w:highlight w:val="white"/>
        </w:rPr>
      </w:pPr>
      <w:r w:rsidRPr="00903DBA">
        <w:rPr>
          <w:highlight w:val="white"/>
        </w:rPr>
        <w:t xml:space="preserve">                  List&lt;Token&gt; replaceList = CloneList(mainList[markIndex]);</w:t>
      </w:r>
    </w:p>
    <w:p w14:paraId="2F9C59DE" w14:textId="77777777" w:rsidR="005B1C6D" w:rsidRPr="00903DBA" w:rsidRDefault="005B1C6D" w:rsidP="005B1C6D">
      <w:pPr>
        <w:pStyle w:val="Code"/>
        <w:rPr>
          <w:highlight w:val="white"/>
        </w:rPr>
      </w:pPr>
    </w:p>
    <w:p w14:paraId="1C30639B" w14:textId="77777777" w:rsidR="005B1C6D" w:rsidRPr="00903DBA" w:rsidRDefault="005B1C6D" w:rsidP="005B1C6D">
      <w:pPr>
        <w:pStyle w:val="Code"/>
        <w:rPr>
          <w:highlight w:val="white"/>
        </w:rPr>
      </w:pPr>
      <w:r w:rsidRPr="00903DBA">
        <w:rPr>
          <w:highlight w:val="white"/>
        </w:rPr>
        <w:t xml:space="preserve">                  if ((macroIndex &gt; 0) &amp;&amp; (cloneListX[macroIndex - 1].Id ==</w:t>
      </w:r>
    </w:p>
    <w:p w14:paraId="0769EF81" w14:textId="77777777" w:rsidR="005B1C6D" w:rsidRPr="00903DBA" w:rsidRDefault="005B1C6D" w:rsidP="005B1C6D">
      <w:pPr>
        <w:pStyle w:val="Code"/>
        <w:rPr>
          <w:highlight w:val="white"/>
        </w:rPr>
      </w:pPr>
      <w:r w:rsidRPr="00903DBA">
        <w:rPr>
          <w:highlight w:val="white"/>
        </w:rPr>
        <w:t xml:space="preserve">                                           CCompiler_Pre.Tokens.SHARP)) {</w:t>
      </w:r>
    </w:p>
    <w:p w14:paraId="0615D234" w14:textId="77777777" w:rsidR="005B1C6D" w:rsidRPr="00903DBA" w:rsidRDefault="005B1C6D" w:rsidP="005B1C6D">
      <w:pPr>
        <w:pStyle w:val="Code"/>
        <w:rPr>
          <w:highlight w:val="white"/>
        </w:rPr>
      </w:pPr>
      <w:r w:rsidRPr="00903DBA">
        <w:rPr>
          <w:highlight w:val="white"/>
        </w:rPr>
        <w:t xml:space="preserve">                    string text = "\"" + TokenListToString(replaceList) + "\"";</w:t>
      </w:r>
    </w:p>
    <w:p w14:paraId="0E2DBA0F" w14:textId="77777777" w:rsidR="005B1C6D" w:rsidRPr="00903DBA" w:rsidRDefault="005B1C6D" w:rsidP="005B1C6D">
      <w:pPr>
        <w:pStyle w:val="Code"/>
        <w:rPr>
          <w:highlight w:val="white"/>
        </w:rPr>
      </w:pPr>
      <w:r w:rsidRPr="00903DBA">
        <w:rPr>
          <w:highlight w:val="white"/>
        </w:rPr>
        <w:t xml:space="preserve">                    cloneListX.Insert(macroIndex,</w:t>
      </w:r>
    </w:p>
    <w:p w14:paraId="0B478886" w14:textId="77777777" w:rsidR="005B1C6D" w:rsidRPr="00903DBA" w:rsidRDefault="005B1C6D" w:rsidP="005B1C6D">
      <w:pPr>
        <w:pStyle w:val="Code"/>
        <w:rPr>
          <w:highlight w:val="white"/>
        </w:rPr>
      </w:pPr>
      <w:r w:rsidRPr="00903DBA">
        <w:rPr>
          <w:highlight w:val="white"/>
        </w:rPr>
        <w:t xml:space="preserve">                                new Token(CCompiler_Pre.Tokens.STRING, text));</w:t>
      </w:r>
    </w:p>
    <w:p w14:paraId="524D4390" w14:textId="77777777" w:rsidR="005B1C6D" w:rsidRPr="00903DBA" w:rsidRDefault="005B1C6D" w:rsidP="005B1C6D">
      <w:pPr>
        <w:pStyle w:val="Code"/>
        <w:rPr>
          <w:highlight w:val="white"/>
        </w:rPr>
      </w:pPr>
      <w:r w:rsidRPr="00903DBA">
        <w:rPr>
          <w:highlight w:val="white"/>
        </w:rPr>
        <w:t xml:space="preserve">                    cloneListX.RemoveAt(--macroIndex);</w:t>
      </w:r>
    </w:p>
    <w:p w14:paraId="7925BEB4" w14:textId="77777777" w:rsidR="005B1C6D" w:rsidRPr="00903DBA" w:rsidRDefault="005B1C6D" w:rsidP="005B1C6D">
      <w:pPr>
        <w:pStyle w:val="Code"/>
        <w:rPr>
          <w:highlight w:val="white"/>
        </w:rPr>
      </w:pPr>
      <w:r w:rsidRPr="00903DBA">
        <w:rPr>
          <w:highlight w:val="white"/>
        </w:rPr>
        <w:t xml:space="preserve">                  }</w:t>
      </w:r>
    </w:p>
    <w:p w14:paraId="381205F6" w14:textId="77777777" w:rsidR="005B1C6D" w:rsidRPr="00903DBA" w:rsidRDefault="005B1C6D" w:rsidP="005B1C6D">
      <w:pPr>
        <w:pStyle w:val="Code"/>
        <w:rPr>
          <w:highlight w:val="white"/>
        </w:rPr>
      </w:pPr>
      <w:r w:rsidRPr="00903DBA">
        <w:rPr>
          <w:highlight w:val="white"/>
        </w:rPr>
        <w:t xml:space="preserve">                  else {</w:t>
      </w:r>
    </w:p>
    <w:p w14:paraId="267B90E6" w14:textId="77777777" w:rsidR="005B1C6D" w:rsidRPr="00903DBA" w:rsidRDefault="005B1C6D" w:rsidP="005B1C6D">
      <w:pPr>
        <w:pStyle w:val="Code"/>
        <w:rPr>
          <w:highlight w:val="white"/>
        </w:rPr>
      </w:pPr>
      <w:r w:rsidRPr="00903DBA">
        <w:rPr>
          <w:highlight w:val="white"/>
        </w:rPr>
        <w:t xml:space="preserve">                    cloneListX.InsertRange(macroIndex, replaceList);</w:t>
      </w:r>
    </w:p>
    <w:p w14:paraId="6D729BEC" w14:textId="77777777" w:rsidR="005B1C6D" w:rsidRPr="00903DBA" w:rsidRDefault="005B1C6D" w:rsidP="005B1C6D">
      <w:pPr>
        <w:pStyle w:val="Code"/>
        <w:rPr>
          <w:highlight w:val="white"/>
        </w:rPr>
      </w:pPr>
      <w:r w:rsidRPr="00903DBA">
        <w:rPr>
          <w:highlight w:val="white"/>
        </w:rPr>
        <w:t xml:space="preserve">                  }</w:t>
      </w:r>
    </w:p>
    <w:p w14:paraId="60D49ACD" w14:textId="77777777" w:rsidR="005B1C6D" w:rsidRPr="00903DBA" w:rsidRDefault="005B1C6D" w:rsidP="005B1C6D">
      <w:pPr>
        <w:pStyle w:val="Code"/>
        <w:rPr>
          <w:highlight w:val="white"/>
        </w:rPr>
      </w:pPr>
      <w:r w:rsidRPr="00903DBA">
        <w:rPr>
          <w:highlight w:val="white"/>
        </w:rPr>
        <w:t xml:space="preserve">                }              </w:t>
      </w:r>
    </w:p>
    <w:p w14:paraId="5743A43B" w14:textId="77777777" w:rsidR="005B1C6D" w:rsidRPr="00903DBA" w:rsidRDefault="005B1C6D" w:rsidP="005B1C6D">
      <w:pPr>
        <w:pStyle w:val="Code"/>
        <w:rPr>
          <w:highlight w:val="white"/>
        </w:rPr>
      </w:pPr>
      <w:r w:rsidRPr="00903DBA">
        <w:rPr>
          <w:highlight w:val="white"/>
        </w:rPr>
        <w:t xml:space="preserve">              }</w:t>
      </w:r>
    </w:p>
    <w:p w14:paraId="59004BA4" w14:textId="77777777" w:rsidR="005B1C6D" w:rsidRPr="00903DBA" w:rsidRDefault="005B1C6D" w:rsidP="005B1C6D">
      <w:pPr>
        <w:pStyle w:val="Code"/>
        <w:rPr>
          <w:highlight w:val="white"/>
        </w:rPr>
      </w:pPr>
    </w:p>
    <w:p w14:paraId="7B62B51B" w14:textId="77777777" w:rsidR="005B1C6D" w:rsidRPr="00903DBA" w:rsidRDefault="005B1C6D" w:rsidP="005B1C6D">
      <w:pPr>
        <w:pStyle w:val="Code"/>
        <w:rPr>
          <w:highlight w:val="white"/>
        </w:rPr>
      </w:pPr>
      <w:r w:rsidRPr="00903DBA">
        <w:rPr>
          <w:highlight w:val="white"/>
        </w:rPr>
        <w:t xml:space="preserve">              nameStack.Push(name);</w:t>
      </w:r>
    </w:p>
    <w:p w14:paraId="14CAC78B" w14:textId="77777777" w:rsidR="005B1C6D" w:rsidRPr="00903DBA" w:rsidRDefault="005B1C6D" w:rsidP="005B1C6D">
      <w:pPr>
        <w:pStyle w:val="Code"/>
        <w:rPr>
          <w:highlight w:val="white"/>
        </w:rPr>
      </w:pPr>
      <w:r w:rsidRPr="00903DBA">
        <w:rPr>
          <w:highlight w:val="white"/>
        </w:rPr>
        <w:t xml:space="preserve">              SearchForMacros(cloneListX, nameStack);</w:t>
      </w:r>
    </w:p>
    <w:p w14:paraId="4255E75A" w14:textId="77777777" w:rsidR="005B1C6D" w:rsidRPr="00903DBA" w:rsidRDefault="005B1C6D" w:rsidP="005B1C6D">
      <w:pPr>
        <w:pStyle w:val="Code"/>
        <w:rPr>
          <w:highlight w:val="white"/>
        </w:rPr>
      </w:pPr>
      <w:r w:rsidRPr="00903DBA">
        <w:rPr>
          <w:highlight w:val="white"/>
        </w:rPr>
        <w:t xml:space="preserve">              nameStack.Pop();</w:t>
      </w:r>
    </w:p>
    <w:p w14:paraId="749948F3" w14:textId="77777777" w:rsidR="005B1C6D" w:rsidRPr="00903DBA" w:rsidRDefault="005B1C6D" w:rsidP="005B1C6D">
      <w:pPr>
        <w:pStyle w:val="Code"/>
        <w:rPr>
          <w:highlight w:val="white"/>
        </w:rPr>
      </w:pPr>
    </w:p>
    <w:p w14:paraId="379089A4" w14:textId="77777777" w:rsidR="005B1C6D" w:rsidRPr="00903DBA" w:rsidRDefault="005B1C6D" w:rsidP="005B1C6D">
      <w:pPr>
        <w:pStyle w:val="Code"/>
        <w:rPr>
          <w:highlight w:val="white"/>
        </w:rPr>
      </w:pPr>
      <w:r w:rsidRPr="00903DBA">
        <w:rPr>
          <w:highlight w:val="white"/>
        </w:rPr>
        <w:t xml:space="preserve">              tokenList.RemoveRange(index, countIndex - index + 1);</w:t>
      </w:r>
    </w:p>
    <w:p w14:paraId="3EFD19B1" w14:textId="77777777" w:rsidR="005B1C6D" w:rsidRPr="00903DBA" w:rsidRDefault="005B1C6D" w:rsidP="005B1C6D">
      <w:pPr>
        <w:pStyle w:val="Code"/>
        <w:rPr>
          <w:highlight w:val="white"/>
        </w:rPr>
      </w:pPr>
      <w:r w:rsidRPr="00903DBA">
        <w:rPr>
          <w:highlight w:val="white"/>
        </w:rPr>
        <w:t xml:space="preserve">              tokenList.InsertRange(index, cloneListX);</w:t>
      </w:r>
    </w:p>
    <w:p w14:paraId="0ECF6F39"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46EAA1F7" w14:textId="77777777" w:rsidR="005B1C6D" w:rsidRPr="00903DBA" w:rsidRDefault="005B1C6D" w:rsidP="005B1C6D">
      <w:pPr>
        <w:pStyle w:val="Code"/>
        <w:rPr>
          <w:highlight w:val="white"/>
        </w:rPr>
      </w:pPr>
      <w:r w:rsidRPr="00903DBA">
        <w:rPr>
          <w:highlight w:val="white"/>
        </w:rPr>
        <w:t xml:space="preserve">              tokenList[index +</w:t>
      </w:r>
    </w:p>
    <w:p w14:paraId="32546CC7" w14:textId="77777777" w:rsidR="005B1C6D" w:rsidRPr="00903DBA" w:rsidRDefault="005B1C6D" w:rsidP="005B1C6D">
      <w:pPr>
        <w:pStyle w:val="Code"/>
        <w:rPr>
          <w:highlight w:val="white"/>
        </w:rPr>
      </w:pPr>
      <w:r w:rsidRPr="00903DBA">
        <w:rPr>
          <w:highlight w:val="white"/>
        </w:rPr>
        <w:t xml:space="preserve">                        cloneListX.Count].AddNewlineCount(totalNewlineCount);</w:t>
      </w:r>
    </w:p>
    <w:p w14:paraId="6BDDE548" w14:textId="77777777" w:rsidR="005B1C6D" w:rsidRPr="00903DBA" w:rsidRDefault="005B1C6D" w:rsidP="005B1C6D">
      <w:pPr>
        <w:pStyle w:val="Code"/>
        <w:rPr>
          <w:highlight w:val="white"/>
        </w:rPr>
      </w:pPr>
      <w:r w:rsidRPr="00903DBA">
        <w:rPr>
          <w:highlight w:val="white"/>
        </w:rPr>
        <w:t xml:space="preserve">              index += cloneListX.Count - 1;</w:t>
      </w:r>
    </w:p>
    <w:p w14:paraId="3AB1F6F0" w14:textId="77777777" w:rsidR="005B1C6D" w:rsidRPr="00903DBA" w:rsidRDefault="005B1C6D" w:rsidP="005B1C6D">
      <w:pPr>
        <w:pStyle w:val="Code"/>
        <w:rPr>
          <w:highlight w:val="white"/>
        </w:rPr>
      </w:pPr>
      <w:r w:rsidRPr="00903DBA">
        <w:rPr>
          <w:highlight w:val="white"/>
        </w:rPr>
        <w:t xml:space="preserve">            }</w:t>
      </w:r>
    </w:p>
    <w:p w14:paraId="585B31B9" w14:textId="77777777" w:rsidR="005B1C6D" w:rsidRPr="00903DBA" w:rsidRDefault="005B1C6D" w:rsidP="005B1C6D">
      <w:pPr>
        <w:pStyle w:val="Code"/>
        <w:rPr>
          <w:highlight w:val="white"/>
        </w:rPr>
      </w:pPr>
      <w:r w:rsidRPr="00903DBA">
        <w:rPr>
          <w:highlight w:val="white"/>
        </w:rPr>
        <w:t xml:space="preserve">            else {</w:t>
      </w:r>
    </w:p>
    <w:p w14:paraId="3D8F6C8F" w14:textId="50A8A978" w:rsidR="005B1C6D" w:rsidRPr="00903DBA" w:rsidRDefault="005B1C6D" w:rsidP="005B1C6D">
      <w:pPr>
        <w:pStyle w:val="Code"/>
        <w:rPr>
          <w:highlight w:val="white"/>
        </w:rPr>
      </w:pPr>
      <w:r w:rsidRPr="00903DBA">
        <w:rPr>
          <w:highlight w:val="white"/>
        </w:rPr>
        <w:t xml:space="preserve">              Macro macro = </w:t>
      </w:r>
      <w:r w:rsidR="00FC7227" w:rsidRPr="00903DBA">
        <w:rPr>
          <w:highlight w:val="white"/>
        </w:rPr>
        <w:t>m_macroMap</w:t>
      </w:r>
      <w:r w:rsidRPr="00903DBA">
        <w:rPr>
          <w:highlight w:val="white"/>
        </w:rPr>
        <w:t>[name];</w:t>
      </w:r>
    </w:p>
    <w:p w14:paraId="4244886F" w14:textId="77777777" w:rsidR="005B1C6D" w:rsidRPr="00903DBA" w:rsidRDefault="005B1C6D" w:rsidP="005B1C6D">
      <w:pPr>
        <w:pStyle w:val="Code"/>
        <w:rPr>
          <w:highlight w:val="white"/>
        </w:rPr>
      </w:pPr>
      <w:r w:rsidRPr="00903DBA">
        <w:rPr>
          <w:highlight w:val="white"/>
        </w:rPr>
        <w:t xml:space="preserve">              Assert.Error(macro.Parameters() == 0, name, Message.</w:t>
      </w:r>
    </w:p>
    <w:p w14:paraId="5A32E609" w14:textId="77777777" w:rsidR="005B1C6D" w:rsidRPr="00903DBA" w:rsidRDefault="005B1C6D" w:rsidP="005B1C6D">
      <w:pPr>
        <w:pStyle w:val="Code"/>
        <w:rPr>
          <w:highlight w:val="white"/>
        </w:rPr>
      </w:pPr>
      <w:r w:rsidRPr="00903DBA">
        <w:rPr>
          <w:highlight w:val="white"/>
        </w:rPr>
        <w:t xml:space="preserve">                           Invalid_number_of_parameters_in_macro_call);</w:t>
      </w:r>
    </w:p>
    <w:p w14:paraId="6DAFCDB2" w14:textId="77777777" w:rsidR="005B1C6D" w:rsidRPr="00903DBA" w:rsidRDefault="005B1C6D" w:rsidP="005B1C6D">
      <w:pPr>
        <w:pStyle w:val="Code"/>
        <w:rPr>
          <w:highlight w:val="white"/>
        </w:rPr>
      </w:pPr>
      <w:r w:rsidRPr="00903DBA">
        <w:rPr>
          <w:highlight w:val="white"/>
        </w:rPr>
        <w:t xml:space="preserve">              List&lt;Token&gt; cloneListX = CloneList(macro.TokenList());</w:t>
      </w:r>
    </w:p>
    <w:p w14:paraId="0C730B1F" w14:textId="77777777" w:rsidR="005B1C6D" w:rsidRPr="00903DBA" w:rsidRDefault="005B1C6D" w:rsidP="005B1C6D">
      <w:pPr>
        <w:pStyle w:val="Code"/>
        <w:rPr>
          <w:highlight w:val="white"/>
        </w:rPr>
      </w:pPr>
      <w:r w:rsidRPr="00903DBA">
        <w:rPr>
          <w:highlight w:val="white"/>
        </w:rPr>
        <w:t xml:space="preserve">              nameStack.Push(name);</w:t>
      </w:r>
    </w:p>
    <w:p w14:paraId="347E55A4" w14:textId="77777777" w:rsidR="005B1C6D" w:rsidRPr="00903DBA" w:rsidRDefault="005B1C6D" w:rsidP="005B1C6D">
      <w:pPr>
        <w:pStyle w:val="Code"/>
        <w:rPr>
          <w:highlight w:val="white"/>
        </w:rPr>
      </w:pPr>
      <w:r w:rsidRPr="00903DBA">
        <w:rPr>
          <w:highlight w:val="white"/>
        </w:rPr>
        <w:t xml:space="preserve">              SearchForMacros(cloneListX, nameStack);</w:t>
      </w:r>
    </w:p>
    <w:p w14:paraId="6DA842F3" w14:textId="77777777" w:rsidR="005B1C6D" w:rsidRPr="00903DBA" w:rsidRDefault="005B1C6D" w:rsidP="005B1C6D">
      <w:pPr>
        <w:pStyle w:val="Code"/>
        <w:rPr>
          <w:highlight w:val="white"/>
        </w:rPr>
      </w:pPr>
      <w:r w:rsidRPr="00903DBA">
        <w:rPr>
          <w:highlight w:val="white"/>
        </w:rPr>
        <w:t xml:space="preserve">              nameStack.Pop();</w:t>
      </w:r>
    </w:p>
    <w:p w14:paraId="6B1D6454" w14:textId="77777777" w:rsidR="005B1C6D" w:rsidRPr="00903DBA" w:rsidRDefault="005B1C6D" w:rsidP="005B1C6D">
      <w:pPr>
        <w:pStyle w:val="Code"/>
        <w:rPr>
          <w:highlight w:val="white"/>
        </w:rPr>
      </w:pPr>
    </w:p>
    <w:p w14:paraId="619ED4B0" w14:textId="77777777" w:rsidR="005B1C6D" w:rsidRPr="00903DBA" w:rsidRDefault="005B1C6D" w:rsidP="005B1C6D">
      <w:pPr>
        <w:pStyle w:val="Code"/>
        <w:rPr>
          <w:highlight w:val="white"/>
        </w:rPr>
      </w:pPr>
      <w:r w:rsidRPr="00903DBA">
        <w:rPr>
          <w:highlight w:val="white"/>
        </w:rPr>
        <w:t xml:space="preserve">              tokenList.RemoveAt(index);</w:t>
      </w:r>
    </w:p>
    <w:p w14:paraId="25524C9D" w14:textId="77777777" w:rsidR="005B1C6D" w:rsidRPr="00903DBA" w:rsidRDefault="005B1C6D" w:rsidP="005B1C6D">
      <w:pPr>
        <w:pStyle w:val="Code"/>
        <w:rPr>
          <w:highlight w:val="white"/>
        </w:rPr>
      </w:pPr>
      <w:r w:rsidRPr="00903DBA">
        <w:rPr>
          <w:highlight w:val="white"/>
        </w:rPr>
        <w:t xml:space="preserve">              tokenList.InsertRange(index, cloneListX);</w:t>
      </w:r>
    </w:p>
    <w:p w14:paraId="6151F35B" w14:textId="77777777" w:rsidR="005B1C6D" w:rsidRPr="00903DBA" w:rsidRDefault="005B1C6D" w:rsidP="005B1C6D">
      <w:pPr>
        <w:pStyle w:val="Code"/>
        <w:rPr>
          <w:highlight w:val="white"/>
        </w:rPr>
      </w:pPr>
      <w:r w:rsidRPr="00903DBA">
        <w:rPr>
          <w:highlight w:val="white"/>
        </w:rPr>
        <w:t xml:space="preserve">              tokenList[index].AddNewlineCount(beginNewlineCount);</w:t>
      </w:r>
    </w:p>
    <w:p w14:paraId="1FF1DF79" w14:textId="77777777" w:rsidR="005B1C6D" w:rsidRPr="00903DBA" w:rsidRDefault="005B1C6D" w:rsidP="005B1C6D">
      <w:pPr>
        <w:pStyle w:val="Code"/>
        <w:rPr>
          <w:highlight w:val="white"/>
        </w:rPr>
      </w:pPr>
      <w:r w:rsidRPr="00903DBA">
        <w:rPr>
          <w:highlight w:val="white"/>
        </w:rPr>
        <w:t xml:space="preserve">              index += cloneListX.Count - 1;</w:t>
      </w:r>
    </w:p>
    <w:p w14:paraId="1D16F0A3" w14:textId="77777777" w:rsidR="005B1C6D" w:rsidRPr="00903DBA" w:rsidRDefault="005B1C6D" w:rsidP="005B1C6D">
      <w:pPr>
        <w:pStyle w:val="Code"/>
        <w:rPr>
          <w:highlight w:val="white"/>
        </w:rPr>
      </w:pPr>
      <w:r w:rsidRPr="00903DBA">
        <w:rPr>
          <w:highlight w:val="white"/>
        </w:rPr>
        <w:t xml:space="preserve">            }</w:t>
      </w:r>
    </w:p>
    <w:p w14:paraId="141A623A" w14:textId="77777777" w:rsidR="005B1C6D" w:rsidRPr="00903DBA" w:rsidRDefault="005B1C6D" w:rsidP="005B1C6D">
      <w:pPr>
        <w:pStyle w:val="Code"/>
        <w:rPr>
          <w:highlight w:val="white"/>
        </w:rPr>
      </w:pPr>
      <w:r w:rsidRPr="00903DBA">
        <w:rPr>
          <w:highlight w:val="white"/>
        </w:rPr>
        <w:t xml:space="preserve">          }</w:t>
      </w:r>
    </w:p>
    <w:p w14:paraId="533709B6" w14:textId="77777777" w:rsidR="005B1C6D" w:rsidRPr="00903DBA" w:rsidRDefault="005B1C6D" w:rsidP="005B1C6D">
      <w:pPr>
        <w:pStyle w:val="Code"/>
        <w:rPr>
          <w:highlight w:val="white"/>
        </w:rPr>
      </w:pPr>
      <w:r w:rsidRPr="00903DBA">
        <w:rPr>
          <w:highlight w:val="white"/>
        </w:rPr>
        <w:t xml:space="preserve">          else if (name.Equals("__STDC__")) {</w:t>
      </w:r>
    </w:p>
    <w:p w14:paraId="017C5F44" w14:textId="77777777" w:rsidR="005B1C6D" w:rsidRPr="00903DBA" w:rsidRDefault="005B1C6D" w:rsidP="005B1C6D">
      <w:pPr>
        <w:pStyle w:val="Code"/>
        <w:rPr>
          <w:highlight w:val="white"/>
        </w:rPr>
      </w:pPr>
      <w:r w:rsidRPr="00903DBA">
        <w:rPr>
          <w:highlight w:val="white"/>
        </w:rPr>
        <w:t xml:space="preserve">            tokenList[index] =</w:t>
      </w:r>
    </w:p>
    <w:p w14:paraId="1B5F6682" w14:textId="77777777" w:rsidR="005B1C6D" w:rsidRPr="00903DBA" w:rsidRDefault="005B1C6D" w:rsidP="005B1C6D">
      <w:pPr>
        <w:pStyle w:val="Code"/>
        <w:rPr>
          <w:highlight w:val="white"/>
        </w:rPr>
      </w:pPr>
      <w:r w:rsidRPr="00903DBA">
        <w:rPr>
          <w:highlight w:val="white"/>
        </w:rPr>
        <w:t xml:space="preserve">              new Token(CCompiler_Pre.Tokens.TOKEN, 1, beginNewlineCount);</w:t>
      </w:r>
    </w:p>
    <w:p w14:paraId="35EC428C" w14:textId="77777777" w:rsidR="005B1C6D" w:rsidRPr="00903DBA" w:rsidRDefault="005B1C6D" w:rsidP="005B1C6D">
      <w:pPr>
        <w:pStyle w:val="Code"/>
        <w:rPr>
          <w:highlight w:val="white"/>
        </w:rPr>
      </w:pPr>
      <w:r w:rsidRPr="00903DBA">
        <w:rPr>
          <w:highlight w:val="white"/>
        </w:rPr>
        <w:t xml:space="preserve">          }</w:t>
      </w:r>
    </w:p>
    <w:p w14:paraId="43C1D87A" w14:textId="77777777" w:rsidR="005B1C6D" w:rsidRPr="00903DBA" w:rsidRDefault="005B1C6D" w:rsidP="005B1C6D">
      <w:pPr>
        <w:pStyle w:val="Code"/>
        <w:rPr>
          <w:highlight w:val="white"/>
        </w:rPr>
      </w:pPr>
      <w:r w:rsidRPr="00903DBA">
        <w:rPr>
          <w:highlight w:val="white"/>
        </w:rPr>
        <w:t xml:space="preserve">          else if (name.Equals("__FILE__")) {</w:t>
      </w:r>
    </w:p>
    <w:p w14:paraId="7E9A99C8" w14:textId="77777777" w:rsidR="005B1C6D" w:rsidRPr="00903DBA" w:rsidRDefault="005B1C6D" w:rsidP="005B1C6D">
      <w:pPr>
        <w:pStyle w:val="Code"/>
        <w:rPr>
          <w:highlight w:val="white"/>
        </w:rPr>
      </w:pPr>
      <w:r w:rsidRPr="00903DBA">
        <w:rPr>
          <w:highlight w:val="white"/>
        </w:rPr>
        <w:t xml:space="preserve">            string text = "\"" + CCompiler_Main.Scanner.Path</w:t>
      </w:r>
    </w:p>
    <w:p w14:paraId="0C0A8937" w14:textId="77777777" w:rsidR="005B1C6D" w:rsidRPr="00903DBA" w:rsidRDefault="005B1C6D" w:rsidP="005B1C6D">
      <w:pPr>
        <w:pStyle w:val="Code"/>
        <w:rPr>
          <w:highlight w:val="white"/>
        </w:rPr>
      </w:pPr>
      <w:r w:rsidRPr="00903DBA">
        <w:rPr>
          <w:highlight w:val="white"/>
        </w:rPr>
        <w:t xml:space="preserve">                          .FullName.Replace("\\", "\\\\") + "\"";</w:t>
      </w:r>
    </w:p>
    <w:p w14:paraId="0B3ECAB1" w14:textId="77777777" w:rsidR="005B1C6D" w:rsidRPr="00903DBA" w:rsidRDefault="005B1C6D" w:rsidP="005B1C6D">
      <w:pPr>
        <w:pStyle w:val="Code"/>
        <w:rPr>
          <w:highlight w:val="white"/>
        </w:rPr>
      </w:pPr>
      <w:r w:rsidRPr="00903DBA">
        <w:rPr>
          <w:highlight w:val="white"/>
        </w:rPr>
        <w:t xml:space="preserve">            tokenList[index] =</w:t>
      </w:r>
    </w:p>
    <w:p w14:paraId="02F29543"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2F54DE38" w14:textId="77777777" w:rsidR="005B1C6D" w:rsidRPr="00903DBA" w:rsidRDefault="005B1C6D" w:rsidP="005B1C6D">
      <w:pPr>
        <w:pStyle w:val="Code"/>
        <w:rPr>
          <w:highlight w:val="white"/>
        </w:rPr>
      </w:pPr>
      <w:r w:rsidRPr="00903DBA">
        <w:rPr>
          <w:highlight w:val="white"/>
        </w:rPr>
        <w:t xml:space="preserve">          }</w:t>
      </w:r>
    </w:p>
    <w:p w14:paraId="65DDCAA2" w14:textId="77777777" w:rsidR="005B1C6D" w:rsidRPr="00903DBA" w:rsidRDefault="005B1C6D" w:rsidP="005B1C6D">
      <w:pPr>
        <w:pStyle w:val="Code"/>
        <w:rPr>
          <w:highlight w:val="white"/>
        </w:rPr>
      </w:pPr>
      <w:r w:rsidRPr="00903DBA">
        <w:rPr>
          <w:highlight w:val="white"/>
        </w:rPr>
        <w:t xml:space="preserve">          else if (name.Equals("__LINE__")) {</w:t>
      </w:r>
    </w:p>
    <w:p w14:paraId="08B393DA" w14:textId="77777777" w:rsidR="005B1C6D" w:rsidRPr="00903DBA" w:rsidRDefault="005B1C6D" w:rsidP="005B1C6D">
      <w:pPr>
        <w:pStyle w:val="Code"/>
        <w:rPr>
          <w:highlight w:val="white"/>
        </w:rPr>
      </w:pPr>
      <w:r w:rsidRPr="00903DBA">
        <w:rPr>
          <w:highlight w:val="white"/>
        </w:rPr>
        <w:t xml:space="preserve">            tokenList[index] =</w:t>
      </w:r>
    </w:p>
    <w:p w14:paraId="6C3BD45B" w14:textId="77777777" w:rsidR="005B1C6D" w:rsidRPr="00903DBA" w:rsidRDefault="005B1C6D" w:rsidP="005B1C6D">
      <w:pPr>
        <w:pStyle w:val="Code"/>
        <w:rPr>
          <w:highlight w:val="white"/>
        </w:rPr>
      </w:pPr>
      <w:r w:rsidRPr="00903DBA">
        <w:rPr>
          <w:highlight w:val="white"/>
        </w:rPr>
        <w:t xml:space="preserve">              new Token(CCompiler_Pre.Tokens.TOKEN,</w:t>
      </w:r>
    </w:p>
    <w:p w14:paraId="4E4E8FCF" w14:textId="77777777" w:rsidR="005B1C6D" w:rsidRPr="00903DBA" w:rsidRDefault="005B1C6D" w:rsidP="005B1C6D">
      <w:pPr>
        <w:pStyle w:val="Code"/>
        <w:rPr>
          <w:highlight w:val="white"/>
        </w:rPr>
      </w:pPr>
      <w:r w:rsidRPr="00903DBA">
        <w:rPr>
          <w:highlight w:val="white"/>
        </w:rPr>
        <w:t xml:space="preserve">                        CCompiler_Main.Scanner.Line, beginNewlineCount);</w:t>
      </w:r>
    </w:p>
    <w:p w14:paraId="36EFCFA4" w14:textId="77777777" w:rsidR="005B1C6D" w:rsidRPr="00903DBA" w:rsidRDefault="005B1C6D" w:rsidP="005B1C6D">
      <w:pPr>
        <w:pStyle w:val="Code"/>
        <w:rPr>
          <w:highlight w:val="white"/>
        </w:rPr>
      </w:pPr>
      <w:r w:rsidRPr="00903DBA">
        <w:rPr>
          <w:highlight w:val="white"/>
        </w:rPr>
        <w:t xml:space="preserve">          }</w:t>
      </w:r>
    </w:p>
    <w:p w14:paraId="28FD9F72" w14:textId="77777777" w:rsidR="005B1C6D" w:rsidRPr="00903DBA" w:rsidRDefault="005B1C6D" w:rsidP="005B1C6D">
      <w:pPr>
        <w:pStyle w:val="Code"/>
        <w:rPr>
          <w:highlight w:val="white"/>
        </w:rPr>
      </w:pPr>
      <w:r w:rsidRPr="00903DBA">
        <w:rPr>
          <w:highlight w:val="white"/>
        </w:rPr>
        <w:t xml:space="preserve">          else if (name.Equals("__DATE__")) {</w:t>
      </w:r>
    </w:p>
    <w:p w14:paraId="24DA9C3A" w14:textId="77777777" w:rsidR="005B1C6D" w:rsidRPr="00903DBA" w:rsidRDefault="005B1C6D" w:rsidP="005B1C6D">
      <w:pPr>
        <w:pStyle w:val="Code"/>
        <w:rPr>
          <w:highlight w:val="white"/>
        </w:rPr>
      </w:pPr>
      <w:r w:rsidRPr="00903DBA">
        <w:rPr>
          <w:highlight w:val="white"/>
        </w:rPr>
        <w:t xml:space="preserve">            string text = "\"" + DateTime.Now.ToString("MMMM dd yyyy") + "\"";</w:t>
      </w:r>
    </w:p>
    <w:p w14:paraId="71A81F4E" w14:textId="77777777" w:rsidR="005B1C6D" w:rsidRPr="00903DBA" w:rsidRDefault="005B1C6D" w:rsidP="005B1C6D">
      <w:pPr>
        <w:pStyle w:val="Code"/>
        <w:rPr>
          <w:highlight w:val="white"/>
        </w:rPr>
      </w:pPr>
      <w:r w:rsidRPr="00903DBA">
        <w:rPr>
          <w:highlight w:val="white"/>
        </w:rPr>
        <w:t xml:space="preserve">            tokenList[index] =</w:t>
      </w:r>
    </w:p>
    <w:p w14:paraId="59C5E30E"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17A46356" w14:textId="77777777" w:rsidR="005B1C6D" w:rsidRPr="00903DBA" w:rsidRDefault="005B1C6D" w:rsidP="005B1C6D">
      <w:pPr>
        <w:pStyle w:val="Code"/>
        <w:rPr>
          <w:highlight w:val="white"/>
        </w:rPr>
      </w:pPr>
      <w:r w:rsidRPr="00903DBA">
        <w:rPr>
          <w:highlight w:val="white"/>
        </w:rPr>
        <w:t xml:space="preserve">          }</w:t>
      </w:r>
    </w:p>
    <w:p w14:paraId="18838627" w14:textId="77777777" w:rsidR="005B1C6D" w:rsidRPr="00903DBA" w:rsidRDefault="005B1C6D" w:rsidP="005B1C6D">
      <w:pPr>
        <w:pStyle w:val="Code"/>
        <w:rPr>
          <w:highlight w:val="white"/>
        </w:rPr>
      </w:pPr>
      <w:r w:rsidRPr="00903DBA">
        <w:rPr>
          <w:highlight w:val="white"/>
        </w:rPr>
        <w:t xml:space="preserve">          else if (name.Equals("__TIME__")) {</w:t>
      </w:r>
    </w:p>
    <w:p w14:paraId="08BE4A95" w14:textId="77777777" w:rsidR="005B1C6D" w:rsidRPr="00903DBA" w:rsidRDefault="005B1C6D" w:rsidP="005B1C6D">
      <w:pPr>
        <w:pStyle w:val="Code"/>
        <w:rPr>
          <w:highlight w:val="white"/>
        </w:rPr>
      </w:pPr>
      <w:r w:rsidRPr="00903DBA">
        <w:rPr>
          <w:highlight w:val="white"/>
        </w:rPr>
        <w:t xml:space="preserve">            string text = "\"" + DateTime.Now.ToString("HH:mm:ss") + "\"";</w:t>
      </w:r>
    </w:p>
    <w:p w14:paraId="073FE364" w14:textId="77777777" w:rsidR="005B1C6D" w:rsidRPr="00903DBA" w:rsidRDefault="005B1C6D" w:rsidP="005B1C6D">
      <w:pPr>
        <w:pStyle w:val="Code"/>
        <w:rPr>
          <w:highlight w:val="white"/>
        </w:rPr>
      </w:pPr>
      <w:r w:rsidRPr="00903DBA">
        <w:rPr>
          <w:highlight w:val="white"/>
        </w:rPr>
        <w:t xml:space="preserve">            tokenList[index] =</w:t>
      </w:r>
    </w:p>
    <w:p w14:paraId="39031BB7" w14:textId="77777777" w:rsidR="005B1C6D" w:rsidRPr="00903DBA" w:rsidRDefault="005B1C6D" w:rsidP="005B1C6D">
      <w:pPr>
        <w:pStyle w:val="Code"/>
        <w:rPr>
          <w:highlight w:val="white"/>
        </w:rPr>
      </w:pPr>
      <w:r w:rsidRPr="00903DBA">
        <w:rPr>
          <w:highlight w:val="white"/>
        </w:rPr>
        <w:t xml:space="preserve">              new Token(CCompiler_Pre.Tokens.TOKEN, text, beginNewlineCount);</w:t>
      </w:r>
    </w:p>
    <w:p w14:paraId="474B11A6" w14:textId="77777777" w:rsidR="005B1C6D" w:rsidRPr="00903DBA" w:rsidRDefault="005B1C6D" w:rsidP="005B1C6D">
      <w:pPr>
        <w:pStyle w:val="Code"/>
        <w:rPr>
          <w:highlight w:val="white"/>
        </w:rPr>
      </w:pPr>
      <w:r w:rsidRPr="00903DBA">
        <w:rPr>
          <w:highlight w:val="white"/>
        </w:rPr>
        <w:t xml:space="preserve">          }</w:t>
      </w:r>
    </w:p>
    <w:p w14:paraId="25F0E2CD" w14:textId="77777777" w:rsidR="005B1C6D" w:rsidRPr="00903DBA" w:rsidRDefault="005B1C6D" w:rsidP="005B1C6D">
      <w:pPr>
        <w:pStyle w:val="Code"/>
        <w:rPr>
          <w:highlight w:val="white"/>
        </w:rPr>
      </w:pPr>
      <w:r w:rsidRPr="00903DBA">
        <w:rPr>
          <w:highlight w:val="white"/>
        </w:rPr>
        <w:t xml:space="preserve">        }</w:t>
      </w:r>
    </w:p>
    <w:p w14:paraId="25398F9E" w14:textId="77777777" w:rsidR="005B1C6D" w:rsidRPr="00903DBA" w:rsidRDefault="005B1C6D" w:rsidP="005B1C6D">
      <w:pPr>
        <w:pStyle w:val="Code"/>
        <w:rPr>
          <w:highlight w:val="white"/>
        </w:rPr>
      </w:pPr>
      <w:r w:rsidRPr="00903DBA">
        <w:rPr>
          <w:highlight w:val="white"/>
        </w:rPr>
        <w:t xml:space="preserve">      }</w:t>
      </w:r>
    </w:p>
    <w:p w14:paraId="2C475C45" w14:textId="77777777" w:rsidR="005B1C6D" w:rsidRPr="00903DBA" w:rsidRDefault="005B1C6D" w:rsidP="005B1C6D">
      <w:pPr>
        <w:pStyle w:val="Code"/>
        <w:rPr>
          <w:highlight w:val="white"/>
        </w:rPr>
      </w:pPr>
      <w:r w:rsidRPr="00903DBA">
        <w:rPr>
          <w:highlight w:val="white"/>
        </w:rPr>
        <w:t xml:space="preserve">    }</w:t>
      </w:r>
    </w:p>
    <w:p w14:paraId="48AB7B90" w14:textId="77777777" w:rsidR="005B1C6D" w:rsidRPr="00903DBA" w:rsidRDefault="005B1C6D" w:rsidP="005B1C6D">
      <w:r w:rsidRPr="00903DBA">
        <w:t xml:space="preserve">The </w:t>
      </w:r>
      <w:proofErr w:type="spellStart"/>
      <w:r w:rsidRPr="00903DBA">
        <w:rPr>
          <w:rStyle w:val="CodeInText"/>
        </w:rPr>
        <w:t>scanParameters</w:t>
      </w:r>
      <w:proofErr w:type="spellEnd"/>
      <w:r w:rsidRPr="00903DBA">
        <w:t xml:space="preserve"> extracts the actual parameters of a macro call. The parameters are separated by commas and the list is terminated by a right parenthesis. It becomes a bit complicated since the parameters themselves can hold parenthesis and commas. The field </w:t>
      </w:r>
      <w:proofErr w:type="spellStart"/>
      <w:r w:rsidRPr="00903DBA">
        <w:rPr>
          <w:rStyle w:val="CodeInText"/>
        </w:rPr>
        <w:t>paranCount</w:t>
      </w:r>
      <w:proofErr w:type="spellEnd"/>
      <w:r w:rsidRPr="00903DBA">
        <w:t xml:space="preserve"> counts the level of parentheses nesting and only takes parameter into consideration when the nesting level is zero.</w:t>
      </w:r>
    </w:p>
    <w:p w14:paraId="75B01B80" w14:textId="77777777" w:rsidR="005B1C6D" w:rsidRPr="00903DBA" w:rsidRDefault="005B1C6D" w:rsidP="005B1C6D">
      <w:r w:rsidRPr="00903DBA">
        <w:t xml:space="preserve">The </w:t>
      </w:r>
      <w:proofErr w:type="spellStart"/>
      <w:r w:rsidRPr="00903DBA">
        <w:rPr>
          <w:rStyle w:val="CodeInText"/>
        </w:rPr>
        <w:t>lookupMacro</w:t>
      </w:r>
      <w:proofErr w:type="spellEnd"/>
      <w:r w:rsidRPr="00903DBA">
        <w:t xml:space="preserve"> method looks up a given macro. If it stored in </w:t>
      </w:r>
      <w:proofErr w:type="spellStart"/>
      <w:r w:rsidRPr="00903DBA">
        <w:rPr>
          <w:rStyle w:val="CodeInText"/>
        </w:rPr>
        <w:t>MacroMap</w:t>
      </w:r>
      <w:proofErr w:type="spellEnd"/>
      <w:r w:rsidRPr="00903DBA">
        <w:t>, the number of parameters is checked and then the parameter locations in the macro body are replaced by the actual parameters.</w:t>
      </w:r>
    </w:p>
    <w:p w14:paraId="001BF5B0" w14:textId="77777777" w:rsidR="005B1C6D" w:rsidRPr="00903DBA" w:rsidRDefault="005B1C6D" w:rsidP="005B1C6D">
      <w:r w:rsidRPr="00903DBA">
        <w:t xml:space="preserve">If the macro name is not stored in </w:t>
      </w:r>
      <w:proofErr w:type="spellStart"/>
      <w:r w:rsidRPr="00903DBA">
        <w:rPr>
          <w:rStyle w:val="CodeInText"/>
        </w:rPr>
        <w:t>MacroMap</w:t>
      </w:r>
      <w:proofErr w:type="spellEnd"/>
      <w:r w:rsidRPr="00903DBA">
        <w:t xml:space="preserve">, it may be one of the predefined special macros. The </w:t>
      </w:r>
      <w:r w:rsidRPr="00903DBA">
        <w:rPr>
          <w:rStyle w:val="CodeInText"/>
        </w:rPr>
        <w:t>__</w:t>
      </w:r>
      <w:proofErr w:type="spellStart"/>
      <w:r w:rsidRPr="00903DBA">
        <w:rPr>
          <w:rStyle w:val="CodeInText"/>
        </w:rPr>
        <w:t>STDC</w:t>
      </w:r>
      <w:proofErr w:type="spellEnd"/>
      <w:r w:rsidRPr="00903DBA">
        <w:rPr>
          <w:rStyle w:val="CodeInText"/>
        </w:rPr>
        <w:t>__</w:t>
      </w:r>
      <w:r w:rsidRPr="00903DBA">
        <w:t xml:space="preserve"> macro is replaced by the one integer value since the compiler of this book supports standard C.</w:t>
      </w:r>
    </w:p>
    <w:p w14:paraId="4BAD21E6" w14:textId="77777777" w:rsidR="005B1C6D" w:rsidRPr="00903DBA" w:rsidRDefault="005B1C6D" w:rsidP="005B1C6D">
      <w:r w:rsidRPr="00903DBA">
        <w:t xml:space="preserve">The </w:t>
      </w:r>
      <w:r w:rsidRPr="00903DBA">
        <w:rPr>
          <w:rStyle w:val="CodeInText"/>
        </w:rPr>
        <w:t>__FILE__</w:t>
      </w:r>
      <w:r w:rsidRPr="00903DBA">
        <w:t xml:space="preserve"> macro is replaced by the current path (</w:t>
      </w:r>
      <w:proofErr w:type="spellStart"/>
      <w:r w:rsidRPr="00903DBA">
        <w:rPr>
          <w:rStyle w:val="CodeInText"/>
        </w:rPr>
        <w:t>Main.Path</w:t>
      </w:r>
      <w:proofErr w:type="spellEnd"/>
      <w:r w:rsidRPr="00903DBA">
        <w:t xml:space="preserve">), the </w:t>
      </w:r>
      <w:r w:rsidRPr="00903DBA">
        <w:rPr>
          <w:rStyle w:val="CodeInText"/>
        </w:rPr>
        <w:t>__LINE__</w:t>
      </w:r>
      <w:r w:rsidRPr="00903DBA">
        <w:t xml:space="preserve"> macro is replaced by the current line number (</w:t>
      </w:r>
      <w:proofErr w:type="spellStart"/>
      <w:r w:rsidRPr="00903DBA">
        <w:rPr>
          <w:rStyle w:val="CodeInText"/>
        </w:rPr>
        <w:t>Main.Line</w:t>
      </w:r>
      <w:proofErr w:type="spellEnd"/>
      <w:r w:rsidRPr="00903DBA">
        <w:t>).</w:t>
      </w:r>
    </w:p>
    <w:p w14:paraId="4BFA60E7" w14:textId="77777777" w:rsidR="005B1C6D" w:rsidRPr="00903DBA" w:rsidRDefault="005B1C6D" w:rsidP="005B1C6D">
      <w:r w:rsidRPr="00903DBA">
        <w:t xml:space="preserve">The </w:t>
      </w:r>
      <w:r w:rsidRPr="00903DBA">
        <w:rPr>
          <w:rStyle w:val="CodeInText"/>
        </w:rPr>
        <w:t>__DATE__</w:t>
      </w:r>
      <w:r w:rsidRPr="00903DBA">
        <w:t xml:space="preserve"> macro is replaced by the current date on the format “Jan 1, 1970” and the </w:t>
      </w:r>
      <w:r w:rsidRPr="00903DBA">
        <w:rPr>
          <w:rStyle w:val="CodeInText"/>
        </w:rPr>
        <w:t>__TIME__</w:t>
      </w:r>
      <w:r w:rsidRPr="00903DBA">
        <w:t xml:space="preserve"> macro is replaced by the current time on the format “01:02:03”.</w:t>
      </w:r>
    </w:p>
    <w:p w14:paraId="5F6458CE" w14:textId="77777777" w:rsidR="005B1C6D" w:rsidRPr="00903DBA" w:rsidRDefault="005B1C6D" w:rsidP="005B1C6D">
      <w:pPr>
        <w:pStyle w:val="Rubrik3"/>
      </w:pPr>
      <w:bookmarkStart w:id="512" w:name="_Toc57656161"/>
      <w:r w:rsidRPr="00903DBA">
        <w:t>String Merging</w:t>
      </w:r>
      <w:bookmarkEnd w:id="512"/>
    </w:p>
    <w:p w14:paraId="27AFBD57" w14:textId="77777777" w:rsidR="005B1C6D" w:rsidRPr="00903DBA" w:rsidRDefault="005B1C6D" w:rsidP="005B1C6D">
      <w:r w:rsidRPr="00903DBA">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903DBA" w14:paraId="3B27544C" w14:textId="77777777" w:rsidTr="0092795B">
        <w:tc>
          <w:tcPr>
            <w:tcW w:w="3116" w:type="dxa"/>
          </w:tcPr>
          <w:p w14:paraId="1BFF78AA" w14:textId="77777777" w:rsidR="005B1C6D" w:rsidRPr="00903DBA" w:rsidRDefault="005B1C6D" w:rsidP="0092795B">
            <w:pPr>
              <w:pStyle w:val="Code"/>
            </w:pPr>
            <w:r w:rsidRPr="00903DBA">
              <w:t>"Hello" "World"</w:t>
            </w:r>
            <w:r w:rsidRPr="00903DBA">
              <w:tab/>
            </w:r>
          </w:p>
        </w:tc>
        <w:tc>
          <w:tcPr>
            <w:tcW w:w="3117" w:type="dxa"/>
          </w:tcPr>
          <w:p w14:paraId="32C4E53B" w14:textId="77777777" w:rsidR="005B1C6D" w:rsidRPr="00903DBA" w:rsidRDefault="005B1C6D" w:rsidP="0092795B">
            <w:pPr>
              <w:pStyle w:val="Code"/>
            </w:pPr>
            <w:r w:rsidRPr="00903DBA">
              <w:t>"HelloWorld"</w:t>
            </w:r>
          </w:p>
        </w:tc>
        <w:tc>
          <w:tcPr>
            <w:tcW w:w="3117" w:type="dxa"/>
          </w:tcPr>
          <w:p w14:paraId="469AC93F" w14:textId="77777777" w:rsidR="005B1C6D" w:rsidRPr="00903DBA" w:rsidRDefault="005B1C6D" w:rsidP="0092795B">
            <w:pPr>
              <w:pStyle w:val="Code"/>
            </w:pPr>
          </w:p>
        </w:tc>
      </w:tr>
      <w:tr w:rsidR="005B1C6D" w:rsidRPr="00903DBA" w14:paraId="15194CCD" w14:textId="77777777" w:rsidTr="0092795B">
        <w:tc>
          <w:tcPr>
            <w:tcW w:w="3116" w:type="dxa"/>
          </w:tcPr>
          <w:p w14:paraId="6ED9BC5A" w14:textId="77777777" w:rsidR="005B1C6D" w:rsidRPr="00903DBA" w:rsidRDefault="005B1C6D" w:rsidP="0092795B">
            <w:r w:rsidRPr="00903DBA">
              <w:t>(a) Before</w:t>
            </w:r>
          </w:p>
        </w:tc>
        <w:tc>
          <w:tcPr>
            <w:tcW w:w="3117" w:type="dxa"/>
          </w:tcPr>
          <w:p w14:paraId="321BB33F" w14:textId="77777777" w:rsidR="005B1C6D" w:rsidRPr="00903DBA" w:rsidRDefault="005B1C6D" w:rsidP="0092795B">
            <w:r w:rsidRPr="00903DBA">
              <w:t>(b) After</w:t>
            </w:r>
          </w:p>
        </w:tc>
        <w:tc>
          <w:tcPr>
            <w:tcW w:w="3117" w:type="dxa"/>
          </w:tcPr>
          <w:p w14:paraId="6BB836C0" w14:textId="77777777" w:rsidR="005B1C6D" w:rsidRPr="00903DBA" w:rsidRDefault="005B1C6D" w:rsidP="0092795B">
            <w:pPr>
              <w:pStyle w:val="Code"/>
            </w:pPr>
          </w:p>
        </w:tc>
      </w:tr>
    </w:tbl>
    <w:p w14:paraId="06A4216E" w14:textId="77777777" w:rsidR="005B1C6D" w:rsidRPr="00903DBA" w:rsidRDefault="005B1C6D" w:rsidP="005B1C6D">
      <w:pPr>
        <w:pStyle w:val="Code"/>
        <w:rPr>
          <w:highlight w:val="white"/>
        </w:rPr>
      </w:pPr>
      <w:r w:rsidRPr="00903DBA">
        <w:rPr>
          <w:highlight w:val="white"/>
        </w:rPr>
        <w:t xml:space="preserve">    private void ConcatTokens(List&lt;Token&gt; tokenList) {</w:t>
      </w:r>
    </w:p>
    <w:p w14:paraId="61A31AFA" w14:textId="77777777" w:rsidR="005B1C6D" w:rsidRPr="00903DBA" w:rsidRDefault="005B1C6D" w:rsidP="005B1C6D">
      <w:pPr>
        <w:pStyle w:val="Code"/>
        <w:rPr>
          <w:highlight w:val="white"/>
        </w:rPr>
      </w:pPr>
      <w:r w:rsidRPr="00903DBA">
        <w:rPr>
          <w:highlight w:val="white"/>
        </w:rPr>
        <w:t xml:space="preserve">      for (int index = 1; index &lt; (tokenList.Count - 1); ++index) {</w:t>
      </w:r>
    </w:p>
    <w:p w14:paraId="494ED47E" w14:textId="77777777" w:rsidR="005B1C6D" w:rsidRPr="00903DBA" w:rsidRDefault="005B1C6D" w:rsidP="005B1C6D">
      <w:pPr>
        <w:pStyle w:val="Code"/>
        <w:rPr>
          <w:highlight w:val="white"/>
        </w:rPr>
      </w:pPr>
      <w:r w:rsidRPr="00903DBA">
        <w:rPr>
          <w:highlight w:val="white"/>
        </w:rPr>
        <w:t xml:space="preserve">        Token thisToken = tokenList[index];</w:t>
      </w:r>
    </w:p>
    <w:p w14:paraId="703AC049" w14:textId="77777777" w:rsidR="005B1C6D" w:rsidRPr="00903DBA" w:rsidRDefault="005B1C6D" w:rsidP="005B1C6D">
      <w:pPr>
        <w:pStyle w:val="Code"/>
        <w:rPr>
          <w:highlight w:val="white"/>
        </w:rPr>
      </w:pPr>
    </w:p>
    <w:p w14:paraId="18EF9A8C" w14:textId="77777777" w:rsidR="005B1C6D" w:rsidRPr="00903DBA" w:rsidRDefault="005B1C6D" w:rsidP="005B1C6D">
      <w:pPr>
        <w:pStyle w:val="Code"/>
        <w:rPr>
          <w:highlight w:val="white"/>
        </w:rPr>
      </w:pPr>
      <w:r w:rsidRPr="00903DBA">
        <w:rPr>
          <w:highlight w:val="white"/>
        </w:rPr>
        <w:t xml:space="preserve">        if (thisToken.Id == CCompiler_Pre.Tokens.DOUBLE_SHARP) {</w:t>
      </w:r>
    </w:p>
    <w:p w14:paraId="3B08A13C" w14:textId="77777777" w:rsidR="005B1C6D" w:rsidRPr="00903DBA" w:rsidRDefault="005B1C6D" w:rsidP="005B1C6D">
      <w:pPr>
        <w:pStyle w:val="Code"/>
        <w:rPr>
          <w:highlight w:val="white"/>
        </w:rPr>
      </w:pPr>
      <w:r w:rsidRPr="00903DBA">
        <w:rPr>
          <w:highlight w:val="white"/>
        </w:rPr>
        <w:t xml:space="preserve">          Token prevToken = tokenList[index - 1],</w:t>
      </w:r>
    </w:p>
    <w:p w14:paraId="551E535C" w14:textId="77777777" w:rsidR="005B1C6D" w:rsidRPr="00903DBA" w:rsidRDefault="005B1C6D" w:rsidP="005B1C6D">
      <w:pPr>
        <w:pStyle w:val="Code"/>
        <w:rPr>
          <w:highlight w:val="white"/>
        </w:rPr>
      </w:pPr>
      <w:r w:rsidRPr="00903DBA">
        <w:rPr>
          <w:highlight w:val="white"/>
        </w:rPr>
        <w:t xml:space="preserve">                nextToken = tokenList[index + 1];</w:t>
      </w:r>
    </w:p>
    <w:p w14:paraId="0770E517" w14:textId="77777777" w:rsidR="005B1C6D" w:rsidRPr="00903DBA" w:rsidRDefault="005B1C6D" w:rsidP="005B1C6D">
      <w:pPr>
        <w:pStyle w:val="Code"/>
        <w:rPr>
          <w:highlight w:val="white"/>
        </w:rPr>
      </w:pPr>
    </w:p>
    <w:p w14:paraId="11114FB7" w14:textId="77777777" w:rsidR="005B1C6D" w:rsidRPr="00903DBA" w:rsidRDefault="005B1C6D" w:rsidP="005B1C6D">
      <w:pPr>
        <w:pStyle w:val="Code"/>
        <w:rPr>
          <w:highlight w:val="white"/>
        </w:rPr>
      </w:pPr>
      <w:r w:rsidRPr="00903DBA">
        <w:rPr>
          <w:highlight w:val="white"/>
        </w:rPr>
        <w:t xml:space="preserve">          if ((prevToken.Id == CCompiler_Pre.Tokens.STRING) ||</w:t>
      </w:r>
    </w:p>
    <w:p w14:paraId="602BE756" w14:textId="77777777" w:rsidR="005B1C6D" w:rsidRPr="00903DBA" w:rsidRDefault="005B1C6D" w:rsidP="005B1C6D">
      <w:pPr>
        <w:pStyle w:val="Code"/>
        <w:rPr>
          <w:highlight w:val="white"/>
        </w:rPr>
      </w:pPr>
      <w:r w:rsidRPr="00903DBA">
        <w:rPr>
          <w:highlight w:val="white"/>
        </w:rPr>
        <w:t xml:space="preserve">              (nextToken.Id == CCompiler_Pre.Tokens.STRING)) {</w:t>
      </w:r>
    </w:p>
    <w:p w14:paraId="0F56AF81" w14:textId="77777777" w:rsidR="005B1C6D" w:rsidRPr="00903DBA" w:rsidRDefault="005B1C6D" w:rsidP="005B1C6D">
      <w:pPr>
        <w:pStyle w:val="Code"/>
        <w:rPr>
          <w:highlight w:val="white"/>
        </w:rPr>
      </w:pPr>
      <w:r w:rsidRPr="00903DBA">
        <w:rPr>
          <w:highlight w:val="white"/>
        </w:rPr>
        <w:t xml:space="preserve">            nextToken.AddNewlineCount(thisToken.GetNewlineCount());</w:t>
      </w:r>
    </w:p>
    <w:p w14:paraId="0B979280" w14:textId="77777777" w:rsidR="005B1C6D" w:rsidRPr="00903DBA" w:rsidRDefault="005B1C6D" w:rsidP="005B1C6D">
      <w:pPr>
        <w:pStyle w:val="Code"/>
        <w:rPr>
          <w:highlight w:val="white"/>
        </w:rPr>
      </w:pPr>
      <w:r w:rsidRPr="00903DBA">
        <w:rPr>
          <w:highlight w:val="white"/>
        </w:rPr>
        <w:t xml:space="preserve">            tokenList.RemoveAt(index);</w:t>
      </w:r>
    </w:p>
    <w:p w14:paraId="50DBF989" w14:textId="77777777" w:rsidR="005B1C6D" w:rsidRPr="00903DBA" w:rsidRDefault="005B1C6D" w:rsidP="005B1C6D">
      <w:pPr>
        <w:pStyle w:val="Code"/>
        <w:rPr>
          <w:highlight w:val="white"/>
        </w:rPr>
      </w:pPr>
      <w:r w:rsidRPr="00903DBA">
        <w:rPr>
          <w:highlight w:val="white"/>
        </w:rPr>
        <w:t xml:space="preserve">          }</w:t>
      </w:r>
    </w:p>
    <w:p w14:paraId="2200F016" w14:textId="77777777" w:rsidR="005B1C6D" w:rsidRPr="00903DBA" w:rsidRDefault="005B1C6D" w:rsidP="005B1C6D">
      <w:pPr>
        <w:pStyle w:val="Code"/>
        <w:rPr>
          <w:highlight w:val="white"/>
        </w:rPr>
      </w:pPr>
      <w:r w:rsidRPr="00903DBA">
        <w:rPr>
          <w:highlight w:val="white"/>
        </w:rPr>
        <w:t xml:space="preserve">          else {</w:t>
      </w:r>
    </w:p>
    <w:p w14:paraId="19074460" w14:textId="77777777" w:rsidR="005B1C6D" w:rsidRPr="00903DBA" w:rsidRDefault="005B1C6D" w:rsidP="005B1C6D">
      <w:pPr>
        <w:pStyle w:val="Code"/>
        <w:rPr>
          <w:highlight w:val="white"/>
        </w:rPr>
      </w:pPr>
      <w:r w:rsidRPr="00903DBA">
        <w:rPr>
          <w:highlight w:val="white"/>
        </w:rPr>
        <w:t xml:space="preserve">            prevToken.Value = prevToken.ToString() + nextToken.ToString();</w:t>
      </w:r>
    </w:p>
    <w:p w14:paraId="46D6DC2F" w14:textId="77777777" w:rsidR="005B1C6D" w:rsidRPr="00903DBA" w:rsidRDefault="005B1C6D" w:rsidP="005B1C6D">
      <w:pPr>
        <w:pStyle w:val="Code"/>
        <w:rPr>
          <w:highlight w:val="white"/>
        </w:rPr>
      </w:pPr>
      <w:r w:rsidRPr="00903DBA">
        <w:rPr>
          <w:highlight w:val="white"/>
        </w:rPr>
        <w:t xml:space="preserve">            prevToken.AddNewlineCount(thisToken.GetNewlineCount() +</w:t>
      </w:r>
    </w:p>
    <w:p w14:paraId="3BC9D197" w14:textId="77777777" w:rsidR="005B1C6D" w:rsidRPr="00903DBA" w:rsidRDefault="005B1C6D" w:rsidP="005B1C6D">
      <w:pPr>
        <w:pStyle w:val="Code"/>
        <w:rPr>
          <w:highlight w:val="white"/>
        </w:rPr>
      </w:pPr>
      <w:r w:rsidRPr="00903DBA">
        <w:rPr>
          <w:highlight w:val="white"/>
        </w:rPr>
        <w:t xml:space="preserve">                                      nextToken.GetNewlineCount());</w:t>
      </w:r>
    </w:p>
    <w:p w14:paraId="487A5184" w14:textId="77777777" w:rsidR="005B1C6D" w:rsidRPr="00903DBA" w:rsidRDefault="005B1C6D" w:rsidP="005B1C6D">
      <w:pPr>
        <w:pStyle w:val="Code"/>
        <w:rPr>
          <w:highlight w:val="white"/>
        </w:rPr>
      </w:pPr>
      <w:r w:rsidRPr="00903DBA">
        <w:rPr>
          <w:highlight w:val="white"/>
        </w:rPr>
        <w:t xml:space="preserve">            tokenList.RemoveAt(index);</w:t>
      </w:r>
    </w:p>
    <w:p w14:paraId="17960F9F" w14:textId="77777777" w:rsidR="005B1C6D" w:rsidRPr="00903DBA" w:rsidRDefault="005B1C6D" w:rsidP="005B1C6D">
      <w:pPr>
        <w:pStyle w:val="Code"/>
        <w:rPr>
          <w:highlight w:val="white"/>
        </w:rPr>
      </w:pPr>
      <w:r w:rsidRPr="00903DBA">
        <w:rPr>
          <w:highlight w:val="white"/>
        </w:rPr>
        <w:t xml:space="preserve">            tokenList.RemoveAt(index);</w:t>
      </w:r>
    </w:p>
    <w:p w14:paraId="72E1F1FE" w14:textId="77777777" w:rsidR="005B1C6D" w:rsidRPr="00903DBA" w:rsidRDefault="005B1C6D" w:rsidP="005B1C6D">
      <w:pPr>
        <w:pStyle w:val="Code"/>
        <w:rPr>
          <w:highlight w:val="white"/>
        </w:rPr>
      </w:pPr>
      <w:r w:rsidRPr="00903DBA">
        <w:rPr>
          <w:highlight w:val="white"/>
        </w:rPr>
        <w:t xml:space="preserve">          }</w:t>
      </w:r>
    </w:p>
    <w:p w14:paraId="610D960E" w14:textId="77777777" w:rsidR="005B1C6D" w:rsidRPr="00903DBA" w:rsidRDefault="005B1C6D" w:rsidP="005B1C6D">
      <w:pPr>
        <w:pStyle w:val="Code"/>
        <w:rPr>
          <w:highlight w:val="white"/>
        </w:rPr>
      </w:pPr>
      <w:r w:rsidRPr="00903DBA">
        <w:rPr>
          <w:highlight w:val="white"/>
        </w:rPr>
        <w:t xml:space="preserve">        }</w:t>
      </w:r>
    </w:p>
    <w:p w14:paraId="61428FCB" w14:textId="77777777" w:rsidR="005B1C6D" w:rsidRPr="00903DBA" w:rsidRDefault="005B1C6D" w:rsidP="005B1C6D">
      <w:pPr>
        <w:pStyle w:val="Code"/>
        <w:rPr>
          <w:highlight w:val="white"/>
        </w:rPr>
      </w:pPr>
      <w:r w:rsidRPr="00903DBA">
        <w:rPr>
          <w:highlight w:val="white"/>
        </w:rPr>
        <w:t xml:space="preserve">      }</w:t>
      </w:r>
    </w:p>
    <w:p w14:paraId="5193507D" w14:textId="77777777" w:rsidR="005B1C6D" w:rsidRPr="00903DBA" w:rsidRDefault="005B1C6D" w:rsidP="005B1C6D">
      <w:pPr>
        <w:pStyle w:val="Code"/>
        <w:rPr>
          <w:highlight w:val="white"/>
        </w:rPr>
      </w:pPr>
      <w:r w:rsidRPr="00903DBA">
        <w:rPr>
          <w:highlight w:val="white"/>
        </w:rPr>
        <w:t xml:space="preserve">    }</w:t>
      </w:r>
    </w:p>
    <w:p w14:paraId="1B839AE9" w14:textId="77777777" w:rsidR="005B1C6D" w:rsidRPr="00903DBA" w:rsidRDefault="005B1C6D" w:rsidP="005B1C6D">
      <w:pPr>
        <w:pStyle w:val="Code"/>
        <w:rPr>
          <w:highlight w:val="white"/>
        </w:rPr>
      </w:pPr>
    </w:p>
    <w:p w14:paraId="22DAABC5" w14:textId="77777777" w:rsidR="005B1C6D" w:rsidRPr="00903DBA" w:rsidRDefault="005B1C6D" w:rsidP="005B1C6D">
      <w:pPr>
        <w:pStyle w:val="Code"/>
        <w:rPr>
          <w:highlight w:val="white"/>
        </w:rPr>
      </w:pPr>
      <w:r w:rsidRPr="00903DBA">
        <w:rPr>
          <w:highlight w:val="white"/>
        </w:rPr>
        <w:t xml:space="preserve">    private void MergeStrings(List&lt;Token&gt; tokenList) {</w:t>
      </w:r>
    </w:p>
    <w:p w14:paraId="39FC7737" w14:textId="77777777" w:rsidR="005B1C6D" w:rsidRPr="00903DBA" w:rsidRDefault="005B1C6D" w:rsidP="005B1C6D">
      <w:pPr>
        <w:pStyle w:val="Code"/>
        <w:rPr>
          <w:highlight w:val="white"/>
        </w:rPr>
      </w:pPr>
      <w:r w:rsidRPr="00903DBA">
        <w:rPr>
          <w:highlight w:val="white"/>
        </w:rPr>
        <w:t xml:space="preserve">      for (int index = (tokenList.Count - 2); index &gt;= 0; --index) {</w:t>
      </w:r>
    </w:p>
    <w:p w14:paraId="257639DF" w14:textId="77777777" w:rsidR="005B1C6D" w:rsidRPr="00903DBA" w:rsidRDefault="005B1C6D" w:rsidP="005B1C6D">
      <w:pPr>
        <w:pStyle w:val="Code"/>
        <w:rPr>
          <w:highlight w:val="white"/>
        </w:rPr>
      </w:pPr>
      <w:r w:rsidRPr="00903DBA">
        <w:rPr>
          <w:highlight w:val="white"/>
        </w:rPr>
        <w:t xml:space="preserve">        Token thisToken = tokenList[index], nextToken = tokenList[index + 1];</w:t>
      </w:r>
    </w:p>
    <w:p w14:paraId="4396DF07" w14:textId="77777777" w:rsidR="005B1C6D" w:rsidRPr="00903DBA" w:rsidRDefault="005B1C6D" w:rsidP="005B1C6D">
      <w:pPr>
        <w:pStyle w:val="Code"/>
        <w:rPr>
          <w:highlight w:val="white"/>
        </w:rPr>
      </w:pPr>
      <w:r w:rsidRPr="00903DBA">
        <w:rPr>
          <w:highlight w:val="white"/>
        </w:rPr>
        <w:t xml:space="preserve">            </w:t>
      </w:r>
    </w:p>
    <w:p w14:paraId="0DF6E02B" w14:textId="77777777" w:rsidR="005B1C6D" w:rsidRPr="00903DBA" w:rsidRDefault="005B1C6D" w:rsidP="005B1C6D">
      <w:pPr>
        <w:pStyle w:val="Code"/>
        <w:rPr>
          <w:highlight w:val="white"/>
        </w:rPr>
      </w:pPr>
      <w:r w:rsidRPr="00903DBA">
        <w:rPr>
          <w:highlight w:val="white"/>
        </w:rPr>
        <w:t xml:space="preserve">        if ((thisToken.Id == CCompiler_Pre.Tokens.STRING) &amp;&amp;</w:t>
      </w:r>
    </w:p>
    <w:p w14:paraId="5302962E" w14:textId="77777777" w:rsidR="005B1C6D" w:rsidRPr="00903DBA" w:rsidRDefault="005B1C6D" w:rsidP="005B1C6D">
      <w:pPr>
        <w:pStyle w:val="Code"/>
        <w:rPr>
          <w:highlight w:val="white"/>
        </w:rPr>
      </w:pPr>
      <w:r w:rsidRPr="00903DBA">
        <w:rPr>
          <w:highlight w:val="white"/>
        </w:rPr>
        <w:t xml:space="preserve">            (nextToken.Id == CCompiler_Pre.Tokens.STRING)) {</w:t>
      </w:r>
    </w:p>
    <w:p w14:paraId="25484445" w14:textId="77777777" w:rsidR="005B1C6D" w:rsidRPr="00903DBA" w:rsidRDefault="005B1C6D" w:rsidP="005B1C6D">
      <w:pPr>
        <w:pStyle w:val="Code"/>
        <w:rPr>
          <w:highlight w:val="white"/>
        </w:rPr>
      </w:pPr>
      <w:r w:rsidRPr="00903DBA">
        <w:rPr>
          <w:highlight w:val="white"/>
        </w:rPr>
        <w:t xml:space="preserve">          string thisText = thisToken.ToString(),</w:t>
      </w:r>
    </w:p>
    <w:p w14:paraId="606FD193" w14:textId="77777777" w:rsidR="005B1C6D" w:rsidRPr="00903DBA" w:rsidRDefault="005B1C6D" w:rsidP="005B1C6D">
      <w:pPr>
        <w:pStyle w:val="Code"/>
        <w:rPr>
          <w:highlight w:val="white"/>
        </w:rPr>
      </w:pPr>
      <w:r w:rsidRPr="00903DBA">
        <w:rPr>
          <w:highlight w:val="white"/>
        </w:rPr>
        <w:t xml:space="preserve">                 nextText = nextToken.ToString();</w:t>
      </w:r>
    </w:p>
    <w:p w14:paraId="3CC7CB52" w14:textId="77777777" w:rsidR="005B1C6D" w:rsidRPr="00903DBA" w:rsidRDefault="005B1C6D" w:rsidP="005B1C6D">
      <w:pPr>
        <w:pStyle w:val="Code"/>
        <w:rPr>
          <w:highlight w:val="white"/>
        </w:rPr>
      </w:pPr>
      <w:r w:rsidRPr="00903DBA">
        <w:rPr>
          <w:highlight w:val="white"/>
        </w:rPr>
        <w:t xml:space="preserve">          thisToken.Value =</w:t>
      </w:r>
    </w:p>
    <w:p w14:paraId="57CFD73D" w14:textId="77777777" w:rsidR="005B1C6D" w:rsidRPr="00903DBA" w:rsidRDefault="005B1C6D" w:rsidP="005B1C6D">
      <w:pPr>
        <w:pStyle w:val="Code"/>
        <w:rPr>
          <w:highlight w:val="white"/>
        </w:rPr>
      </w:pPr>
      <w:r w:rsidRPr="00903DBA">
        <w:rPr>
          <w:highlight w:val="white"/>
        </w:rPr>
        <w:t xml:space="preserve">            thisText.ToString().Substring(0, thisText.Length - 1) +</w:t>
      </w:r>
    </w:p>
    <w:p w14:paraId="5B811FD1" w14:textId="77777777" w:rsidR="005B1C6D" w:rsidRPr="00903DBA" w:rsidRDefault="005B1C6D" w:rsidP="005B1C6D">
      <w:pPr>
        <w:pStyle w:val="Code"/>
        <w:rPr>
          <w:highlight w:val="white"/>
        </w:rPr>
      </w:pPr>
      <w:r w:rsidRPr="00903DBA">
        <w:rPr>
          <w:highlight w:val="white"/>
        </w:rPr>
        <w:t xml:space="preserve">            nextText.ToString().Substring(1, nextText.Length - 1);</w:t>
      </w:r>
    </w:p>
    <w:p w14:paraId="03AE7AE8" w14:textId="77777777" w:rsidR="005B1C6D" w:rsidRPr="00903DBA" w:rsidRDefault="005B1C6D" w:rsidP="005B1C6D">
      <w:pPr>
        <w:pStyle w:val="Code"/>
        <w:rPr>
          <w:highlight w:val="white"/>
        </w:rPr>
      </w:pPr>
      <w:r w:rsidRPr="00903DBA">
        <w:rPr>
          <w:highlight w:val="white"/>
        </w:rPr>
        <w:t xml:space="preserve">          thisToken.AddNewlineCount(nextToken.GetNewlineCount());</w:t>
      </w:r>
    </w:p>
    <w:p w14:paraId="57ADD1EC" w14:textId="77777777" w:rsidR="005B1C6D" w:rsidRPr="00903DBA" w:rsidRDefault="005B1C6D" w:rsidP="005B1C6D">
      <w:pPr>
        <w:pStyle w:val="Code"/>
        <w:rPr>
          <w:highlight w:val="white"/>
        </w:rPr>
      </w:pPr>
      <w:r w:rsidRPr="00903DBA">
        <w:rPr>
          <w:highlight w:val="white"/>
        </w:rPr>
        <w:t xml:space="preserve">          tokenList.RemoveAt(index + 1);</w:t>
      </w:r>
    </w:p>
    <w:p w14:paraId="425B3B0D" w14:textId="77777777" w:rsidR="005B1C6D" w:rsidRPr="00903DBA" w:rsidRDefault="005B1C6D" w:rsidP="005B1C6D">
      <w:pPr>
        <w:pStyle w:val="Code"/>
        <w:rPr>
          <w:highlight w:val="white"/>
        </w:rPr>
      </w:pPr>
      <w:r w:rsidRPr="00903DBA">
        <w:rPr>
          <w:highlight w:val="white"/>
        </w:rPr>
        <w:t xml:space="preserve">        }</w:t>
      </w:r>
    </w:p>
    <w:p w14:paraId="40F54647" w14:textId="77777777" w:rsidR="005B1C6D" w:rsidRPr="00903DBA" w:rsidRDefault="005B1C6D" w:rsidP="005B1C6D">
      <w:pPr>
        <w:pStyle w:val="Code"/>
        <w:rPr>
          <w:highlight w:val="white"/>
        </w:rPr>
      </w:pPr>
      <w:r w:rsidRPr="00903DBA">
        <w:rPr>
          <w:highlight w:val="white"/>
        </w:rPr>
        <w:t xml:space="preserve">      }</w:t>
      </w:r>
    </w:p>
    <w:p w14:paraId="1C95E27E" w14:textId="77777777" w:rsidR="005B1C6D" w:rsidRPr="00903DBA" w:rsidRDefault="005B1C6D" w:rsidP="005B1C6D">
      <w:pPr>
        <w:pStyle w:val="Code"/>
        <w:rPr>
          <w:highlight w:val="white"/>
        </w:rPr>
      </w:pPr>
      <w:r w:rsidRPr="00903DBA">
        <w:rPr>
          <w:highlight w:val="white"/>
        </w:rPr>
        <w:t xml:space="preserve">    }</w:t>
      </w:r>
    </w:p>
    <w:p w14:paraId="3D1EC74D" w14:textId="77777777" w:rsidR="005B1C6D" w:rsidRPr="00903DBA" w:rsidRDefault="005B1C6D" w:rsidP="005B1C6D">
      <w:pPr>
        <w:pStyle w:val="Code"/>
        <w:rPr>
          <w:highlight w:val="white"/>
        </w:rPr>
      </w:pPr>
      <w:r w:rsidRPr="00903DBA">
        <w:rPr>
          <w:highlight w:val="white"/>
        </w:rPr>
        <w:t xml:space="preserve">  }</w:t>
      </w:r>
    </w:p>
    <w:p w14:paraId="737B1713" w14:textId="77777777" w:rsidR="005B1C6D" w:rsidRPr="00903DBA" w:rsidRDefault="005B1C6D" w:rsidP="005B1C6D">
      <w:pPr>
        <w:pStyle w:val="Code"/>
      </w:pPr>
      <w:r w:rsidRPr="00903DBA">
        <w:rPr>
          <w:highlight w:val="white"/>
        </w:rPr>
        <w:t>}</w:t>
      </w:r>
    </w:p>
    <w:p w14:paraId="5A67EAB2" w14:textId="21311839" w:rsidR="007D596B" w:rsidRPr="00903DBA" w:rsidRDefault="007D596B" w:rsidP="00845EA9">
      <w:pPr>
        <w:pStyle w:val="Appendix"/>
        <w:rPr>
          <w:lang w:val="en-US"/>
        </w:rPr>
      </w:pPr>
      <w:bookmarkStart w:id="513" w:name="_Toc57656162"/>
      <w:bookmarkStart w:id="514" w:name="_Ref57656298"/>
      <w:r w:rsidRPr="00903DBA">
        <w:rPr>
          <w:lang w:val="en-US"/>
        </w:rPr>
        <w:t>The C Grammar</w:t>
      </w:r>
      <w:bookmarkEnd w:id="491"/>
      <w:bookmarkEnd w:id="513"/>
      <w:bookmarkEnd w:id="514"/>
    </w:p>
    <w:p w14:paraId="5EE70CDE" w14:textId="3D3CD693" w:rsidR="00CB1AB5" w:rsidRPr="00903DBA" w:rsidRDefault="00CB1AB5" w:rsidP="00CB1AB5">
      <w:bookmarkStart w:id="515" w:name="_Ref418184656"/>
      <w:r w:rsidRPr="00903DBA">
        <w:t xml:space="preserve">This grammar of the C compiler of this book is based on (and to a large extent identical with) the grammar defined in the </w:t>
      </w:r>
      <w:r w:rsidRPr="00903DBA">
        <w:rPr>
          <w:i/>
        </w:rPr>
        <w:t xml:space="preserve">American National Standard for Information systems – Programming Language C, </w:t>
      </w:r>
      <w:proofErr w:type="spellStart"/>
      <w:r w:rsidRPr="00903DBA">
        <w:rPr>
          <w:i/>
        </w:rPr>
        <w:t>X3.159</w:t>
      </w:r>
      <w:proofErr w:type="spellEnd"/>
      <w:r w:rsidRPr="00903DBA">
        <w:rPr>
          <w:i/>
        </w:rPr>
        <w:t>-1989</w:t>
      </w:r>
      <w:r w:rsidRPr="00903DBA">
        <w:t xml:space="preserve"> standard, which is described in the second edition of </w:t>
      </w:r>
      <w:r w:rsidRPr="00903DBA">
        <w:rPr>
          <w:i/>
        </w:rPr>
        <w:t>The C Programming Language</w:t>
      </w:r>
      <w:r w:rsidRPr="00903DBA">
        <w:t xml:space="preserve"> by Brian W. Kernighan and Dennis M. Ritchie.</w:t>
      </w:r>
    </w:p>
    <w:p w14:paraId="60E585F3" w14:textId="77777777" w:rsidR="00CB1AB5" w:rsidRPr="00903DBA" w:rsidRDefault="00CB1AB5" w:rsidP="00CB1AB5">
      <w:pPr>
        <w:pStyle w:val="Rubrik2"/>
      </w:pPr>
      <w:bookmarkStart w:id="516" w:name="_Toc49764472"/>
      <w:bookmarkStart w:id="517" w:name="_Toc57656163"/>
      <w:r w:rsidRPr="00903DBA">
        <w:t>The Preprocessor Grammar</w:t>
      </w:r>
      <w:bookmarkEnd w:id="516"/>
      <w:bookmarkEnd w:id="517"/>
    </w:p>
    <w:p w14:paraId="6050AB4B" w14:textId="0685D454" w:rsidR="00CB1AB5" w:rsidRPr="00903DBA" w:rsidRDefault="00CB1AB5" w:rsidP="00CB1AB5">
      <w:r w:rsidRPr="00903DBA">
        <w:t xml:space="preserve">The following grammar is implemented in </w:t>
      </w:r>
      <w:proofErr w:type="spellStart"/>
      <w:r w:rsidR="00774040" w:rsidRPr="00903DBA">
        <w:t>GPPG</w:t>
      </w:r>
      <w:proofErr w:type="spellEnd"/>
      <w:r w:rsidRPr="00903DBA">
        <w:t xml:space="preserve"> in Chapter </w:t>
      </w:r>
      <w:r w:rsidRPr="00903DBA">
        <w:fldChar w:fldCharType="begin"/>
      </w:r>
      <w:r w:rsidRPr="00903DBA">
        <w:instrText xml:space="preserve"> REF _Ref418260972 \r \h </w:instrText>
      </w:r>
      <w:r w:rsidRPr="00903DBA">
        <w:fldChar w:fldCharType="separate"/>
      </w:r>
      <w:r w:rsidR="005F7BC3" w:rsidRPr="00903DBA">
        <w:t>1.2</w:t>
      </w:r>
      <w:r w:rsidRPr="00903DBA">
        <w:fldChar w:fldCharType="end"/>
      </w:r>
      <w:r w:rsidRPr="00903DBA">
        <w:t>.</w:t>
      </w:r>
    </w:p>
    <w:p w14:paraId="11C84B4B" w14:textId="77777777" w:rsidR="00CB1AB5" w:rsidRPr="00903DBA" w:rsidRDefault="00CB1AB5" w:rsidP="00CB1AB5">
      <w:pPr>
        <w:pStyle w:val="Code"/>
      </w:pPr>
      <w:r w:rsidRPr="00903DBA">
        <w:t>control_line ::=</w:t>
      </w:r>
    </w:p>
    <w:p w14:paraId="4BFD3710" w14:textId="77777777" w:rsidR="00CB1AB5" w:rsidRPr="00903DBA" w:rsidRDefault="00CB1AB5" w:rsidP="00CB1AB5">
      <w:pPr>
        <w:pStyle w:val="Code"/>
      </w:pPr>
      <w:r w:rsidRPr="00903DBA">
        <w:t xml:space="preserve">    # define identifier token-sequence</w:t>
      </w:r>
    </w:p>
    <w:p w14:paraId="4C365134" w14:textId="77777777" w:rsidR="00CB1AB5" w:rsidRPr="00903DBA" w:rsidRDefault="00CB1AB5" w:rsidP="00CB1AB5">
      <w:pPr>
        <w:pStyle w:val="Code"/>
      </w:pPr>
      <w:r w:rsidRPr="00903DBA">
        <w:t xml:space="preserve">  | # define identifier( identifier, … , identifier ) token-sequence</w:t>
      </w:r>
    </w:p>
    <w:p w14:paraId="5AD62369" w14:textId="77777777" w:rsidR="00CB1AB5" w:rsidRPr="00903DBA" w:rsidRDefault="00CB1AB5" w:rsidP="00CB1AB5">
      <w:pPr>
        <w:pStyle w:val="Code"/>
      </w:pPr>
      <w:r w:rsidRPr="00903DBA">
        <w:t xml:space="preserve">  | # undef identifier</w:t>
      </w:r>
    </w:p>
    <w:p w14:paraId="64196615" w14:textId="77777777" w:rsidR="00CB1AB5" w:rsidRPr="00903DBA" w:rsidRDefault="00CB1AB5" w:rsidP="00CB1AB5">
      <w:pPr>
        <w:pStyle w:val="Code"/>
      </w:pPr>
      <w:r w:rsidRPr="00903DBA">
        <w:t xml:space="preserve">  | # include &lt;filename&gt;</w:t>
      </w:r>
    </w:p>
    <w:p w14:paraId="3D6E25E5" w14:textId="77777777" w:rsidR="00CB1AB5" w:rsidRPr="00903DBA" w:rsidRDefault="00CB1AB5" w:rsidP="00CB1AB5">
      <w:pPr>
        <w:pStyle w:val="Code"/>
      </w:pPr>
      <w:r w:rsidRPr="00903DBA">
        <w:t xml:space="preserve">  | # include "filename"</w:t>
      </w:r>
    </w:p>
    <w:p w14:paraId="45B09C1B" w14:textId="77777777" w:rsidR="00CB1AB5" w:rsidRPr="00903DBA" w:rsidRDefault="00CB1AB5" w:rsidP="00CB1AB5">
      <w:pPr>
        <w:pStyle w:val="Code"/>
      </w:pPr>
      <w:r w:rsidRPr="00903DBA">
        <w:t xml:space="preserve">  | # line constant</w:t>
      </w:r>
    </w:p>
    <w:p w14:paraId="23619073" w14:textId="0CEB484C" w:rsidR="00CB1AB5" w:rsidRPr="00903DBA" w:rsidRDefault="00CB1AB5" w:rsidP="00CB1AB5">
      <w:pPr>
        <w:pStyle w:val="Code"/>
      </w:pPr>
      <w:r w:rsidRPr="00903DBA">
        <w:t xml:space="preserve">  | # line constant </w:t>
      </w:r>
      <w:r w:rsidR="007B36CD" w:rsidRPr="00903DBA">
        <w:t>"</w:t>
      </w:r>
      <w:r w:rsidRPr="00903DBA">
        <w:t>filename</w:t>
      </w:r>
      <w:r w:rsidR="007B36CD" w:rsidRPr="00903DBA">
        <w:t>"</w:t>
      </w:r>
    </w:p>
    <w:p w14:paraId="70EF610B" w14:textId="77777777" w:rsidR="00CB1AB5" w:rsidRPr="00903DBA" w:rsidRDefault="00CB1AB5" w:rsidP="00CB1AB5">
      <w:pPr>
        <w:pStyle w:val="Code"/>
      </w:pPr>
      <w:r w:rsidRPr="00903DBA">
        <w:t xml:space="preserve">  | # error optional_token_sequence</w:t>
      </w:r>
    </w:p>
    <w:p w14:paraId="2A6AD7F6" w14:textId="77777777" w:rsidR="00CB1AB5" w:rsidRPr="00903DBA" w:rsidRDefault="00CB1AB5" w:rsidP="00CB1AB5">
      <w:pPr>
        <w:pStyle w:val="Code"/>
      </w:pPr>
      <w:r w:rsidRPr="00903DBA">
        <w:t xml:space="preserve">  | # pragma optional_token_sequence</w:t>
      </w:r>
    </w:p>
    <w:p w14:paraId="5FEBC0AC" w14:textId="77777777" w:rsidR="00CB1AB5" w:rsidRPr="00903DBA" w:rsidRDefault="00CB1AB5" w:rsidP="00CB1AB5">
      <w:pPr>
        <w:pStyle w:val="Code"/>
      </w:pPr>
      <w:r w:rsidRPr="00903DBA">
        <w:t xml:space="preserve">  | #</w:t>
      </w:r>
    </w:p>
    <w:p w14:paraId="724B6B2F" w14:textId="77777777" w:rsidR="00CB1AB5" w:rsidRPr="00903DBA" w:rsidRDefault="00CB1AB5" w:rsidP="00CB1AB5">
      <w:pPr>
        <w:pStyle w:val="Code"/>
      </w:pPr>
      <w:r w:rsidRPr="00903DBA">
        <w:t xml:space="preserve">  | preprocessor_conditional</w:t>
      </w:r>
    </w:p>
    <w:p w14:paraId="525BEF12" w14:textId="77777777" w:rsidR="00CB1AB5" w:rsidRPr="00903DBA" w:rsidRDefault="00CB1AB5" w:rsidP="00CB1AB5">
      <w:pPr>
        <w:pStyle w:val="Code"/>
      </w:pPr>
    </w:p>
    <w:p w14:paraId="2BEF6F44" w14:textId="77777777" w:rsidR="00CB1AB5" w:rsidRPr="00903DBA" w:rsidRDefault="00CB1AB5" w:rsidP="00CB1AB5">
      <w:pPr>
        <w:pStyle w:val="Code"/>
      </w:pPr>
      <w:r w:rsidRPr="00903DBA">
        <w:t>optional_token_sequence ::=</w:t>
      </w:r>
    </w:p>
    <w:p w14:paraId="1B8C427F" w14:textId="77777777" w:rsidR="00CB1AB5" w:rsidRPr="00903DBA" w:rsidRDefault="00CB1AB5" w:rsidP="00CB1AB5">
      <w:pPr>
        <w:pStyle w:val="Code"/>
      </w:pPr>
      <w:r w:rsidRPr="00903DBA">
        <w:t xml:space="preserve">    /* empty */</w:t>
      </w:r>
    </w:p>
    <w:p w14:paraId="6EDFBDDA" w14:textId="77777777" w:rsidR="00CB1AB5" w:rsidRPr="00903DBA" w:rsidRDefault="00CB1AB5" w:rsidP="00CB1AB5">
      <w:pPr>
        <w:pStyle w:val="Code"/>
      </w:pPr>
      <w:r w:rsidRPr="00903DBA">
        <w:t xml:space="preserve">  | token_sequence</w:t>
      </w:r>
    </w:p>
    <w:p w14:paraId="18834B7C" w14:textId="77777777" w:rsidR="00CB1AB5" w:rsidRPr="00903DBA" w:rsidRDefault="00CB1AB5" w:rsidP="00CB1AB5">
      <w:pPr>
        <w:pStyle w:val="Code"/>
      </w:pPr>
    </w:p>
    <w:p w14:paraId="7FF38E1D" w14:textId="77777777" w:rsidR="00CB1AB5" w:rsidRPr="00903DBA" w:rsidRDefault="00CB1AB5" w:rsidP="00CB1AB5">
      <w:pPr>
        <w:pStyle w:val="Code"/>
      </w:pPr>
      <w:r w:rsidRPr="00903DBA">
        <w:t>preprocessor_conditional ::=</w:t>
      </w:r>
    </w:p>
    <w:p w14:paraId="3D9FE5F9" w14:textId="77777777" w:rsidR="00CB1AB5" w:rsidRPr="00903DBA" w:rsidRDefault="00CB1AB5" w:rsidP="00CB1AB5">
      <w:pPr>
        <w:pStyle w:val="Code"/>
      </w:pPr>
      <w:r w:rsidRPr="00903DBA">
        <w:t xml:space="preserve">    if-line text optional_elif-parts optional_else_line # endif</w:t>
      </w:r>
    </w:p>
    <w:p w14:paraId="3A46499D" w14:textId="77777777" w:rsidR="00CB1AB5" w:rsidRPr="00903DBA" w:rsidRDefault="00CB1AB5" w:rsidP="00CB1AB5">
      <w:pPr>
        <w:pStyle w:val="Code"/>
      </w:pPr>
    </w:p>
    <w:p w14:paraId="3582E2CE" w14:textId="77777777" w:rsidR="00CB1AB5" w:rsidRPr="00903DBA" w:rsidRDefault="00CB1AB5" w:rsidP="00CB1AB5">
      <w:pPr>
        <w:pStyle w:val="Code"/>
      </w:pPr>
      <w:r w:rsidRPr="00903DBA">
        <w:t>if-line ::=</w:t>
      </w:r>
    </w:p>
    <w:p w14:paraId="7943B959" w14:textId="77777777" w:rsidR="00CB1AB5" w:rsidRPr="00903DBA" w:rsidRDefault="00CB1AB5" w:rsidP="00CB1AB5">
      <w:pPr>
        <w:pStyle w:val="Code"/>
      </w:pPr>
      <w:r w:rsidRPr="00903DBA">
        <w:t xml:space="preserve">    # if constant_expression</w:t>
      </w:r>
    </w:p>
    <w:p w14:paraId="362A743C" w14:textId="77777777" w:rsidR="00CB1AB5" w:rsidRPr="00903DBA" w:rsidRDefault="00CB1AB5" w:rsidP="00CB1AB5">
      <w:pPr>
        <w:pStyle w:val="Code"/>
      </w:pPr>
      <w:r w:rsidRPr="00903DBA">
        <w:t xml:space="preserve">  | # ifdef identifier</w:t>
      </w:r>
    </w:p>
    <w:p w14:paraId="15B9E0AA" w14:textId="77777777" w:rsidR="00CB1AB5" w:rsidRPr="00903DBA" w:rsidRDefault="00CB1AB5" w:rsidP="00CB1AB5">
      <w:pPr>
        <w:pStyle w:val="Code"/>
      </w:pPr>
      <w:r w:rsidRPr="00903DBA">
        <w:t xml:space="preserve">  | # ifndef identifier</w:t>
      </w:r>
    </w:p>
    <w:p w14:paraId="16EC9C72" w14:textId="77777777" w:rsidR="00CB1AB5" w:rsidRPr="00903DBA" w:rsidRDefault="00CB1AB5" w:rsidP="00CB1AB5">
      <w:pPr>
        <w:pStyle w:val="Code"/>
      </w:pPr>
    </w:p>
    <w:p w14:paraId="0E3A8E38" w14:textId="77777777" w:rsidR="00CB1AB5" w:rsidRPr="00903DBA" w:rsidRDefault="00CB1AB5" w:rsidP="00CB1AB5">
      <w:pPr>
        <w:pStyle w:val="Code"/>
      </w:pPr>
      <w:r w:rsidRPr="00903DBA">
        <w:t>optional_elif-parts ::=</w:t>
      </w:r>
    </w:p>
    <w:p w14:paraId="776EB4C9" w14:textId="77777777" w:rsidR="00CB1AB5" w:rsidRPr="00903DBA" w:rsidRDefault="00CB1AB5" w:rsidP="00CB1AB5">
      <w:pPr>
        <w:pStyle w:val="Code"/>
      </w:pPr>
      <w:r w:rsidRPr="00903DBA">
        <w:t xml:space="preserve">    /* empty */</w:t>
      </w:r>
    </w:p>
    <w:p w14:paraId="6D1A76EE" w14:textId="77777777" w:rsidR="00CB1AB5" w:rsidRPr="00903DBA" w:rsidRDefault="00CB1AB5" w:rsidP="00CB1AB5">
      <w:pPr>
        <w:pStyle w:val="Code"/>
      </w:pPr>
      <w:r w:rsidRPr="00903DBA">
        <w:t xml:space="preserve">  | elif-part optional_elif-parts</w:t>
      </w:r>
    </w:p>
    <w:p w14:paraId="2B5188AA" w14:textId="77777777" w:rsidR="00CB1AB5" w:rsidRPr="00903DBA" w:rsidRDefault="00CB1AB5" w:rsidP="00CB1AB5">
      <w:pPr>
        <w:pStyle w:val="Code"/>
      </w:pPr>
    </w:p>
    <w:p w14:paraId="71F4B380" w14:textId="77777777" w:rsidR="00CB1AB5" w:rsidRPr="00903DBA" w:rsidRDefault="00CB1AB5" w:rsidP="00CB1AB5">
      <w:pPr>
        <w:pStyle w:val="Code"/>
      </w:pPr>
      <w:r w:rsidRPr="00903DBA">
        <w:t>elif-part ::=</w:t>
      </w:r>
    </w:p>
    <w:p w14:paraId="53973C38" w14:textId="77777777" w:rsidR="00CB1AB5" w:rsidRPr="00903DBA" w:rsidRDefault="00CB1AB5" w:rsidP="00CB1AB5">
      <w:pPr>
        <w:pStyle w:val="Code"/>
      </w:pPr>
      <w:r w:rsidRPr="00903DBA">
        <w:t xml:space="preserve">    # elif constant_expression text</w:t>
      </w:r>
    </w:p>
    <w:p w14:paraId="6BEE20F5" w14:textId="77777777" w:rsidR="00CB1AB5" w:rsidRPr="00903DBA" w:rsidRDefault="00CB1AB5" w:rsidP="00CB1AB5">
      <w:pPr>
        <w:pStyle w:val="Code"/>
      </w:pPr>
    </w:p>
    <w:p w14:paraId="2973576F" w14:textId="77777777" w:rsidR="00CB1AB5" w:rsidRPr="00903DBA" w:rsidRDefault="00CB1AB5" w:rsidP="00CB1AB5">
      <w:pPr>
        <w:pStyle w:val="Code"/>
      </w:pPr>
      <w:r w:rsidRPr="00903DBA">
        <w:t>optional_else_part ::=</w:t>
      </w:r>
    </w:p>
    <w:p w14:paraId="48EDFDB0" w14:textId="77777777" w:rsidR="00CB1AB5" w:rsidRPr="00903DBA" w:rsidRDefault="00CB1AB5" w:rsidP="00CB1AB5">
      <w:pPr>
        <w:pStyle w:val="Code"/>
      </w:pPr>
      <w:r w:rsidRPr="00903DBA">
        <w:t xml:space="preserve">    /* empty */</w:t>
      </w:r>
    </w:p>
    <w:p w14:paraId="6D2A23E6" w14:textId="77777777" w:rsidR="00CB1AB5" w:rsidRPr="00903DBA" w:rsidRDefault="00CB1AB5" w:rsidP="00CB1AB5">
      <w:pPr>
        <w:pStyle w:val="Code"/>
      </w:pPr>
      <w:r w:rsidRPr="00903DBA">
        <w:t xml:space="preserve">  | #else text</w:t>
      </w:r>
    </w:p>
    <w:p w14:paraId="04B01C07" w14:textId="77777777" w:rsidR="00CB1AB5" w:rsidRPr="00903DBA" w:rsidRDefault="00CB1AB5" w:rsidP="00CB1AB5">
      <w:pPr>
        <w:pStyle w:val="Code"/>
      </w:pPr>
    </w:p>
    <w:p w14:paraId="732FFA8D" w14:textId="77777777" w:rsidR="00CB1AB5" w:rsidRPr="00903DBA" w:rsidRDefault="00CB1AB5" w:rsidP="00CB1AB5">
      <w:pPr>
        <w:pStyle w:val="Code"/>
      </w:pPr>
    </w:p>
    <w:p w14:paraId="12ABF467" w14:textId="77777777" w:rsidR="00CB1AB5" w:rsidRPr="00903DBA" w:rsidRDefault="00CB1AB5" w:rsidP="00CB1AB5">
      <w:pPr>
        <w:pStyle w:val="Rubrik2"/>
      </w:pPr>
      <w:bookmarkStart w:id="518" w:name="_Toc49764473"/>
      <w:bookmarkStart w:id="519" w:name="_Toc57656164"/>
      <w:r w:rsidRPr="00903DBA">
        <w:t>The Language Grammar</w:t>
      </w:r>
      <w:bookmarkEnd w:id="518"/>
      <w:bookmarkEnd w:id="519"/>
    </w:p>
    <w:p w14:paraId="69CBCC96" w14:textId="4B6E4ADA" w:rsidR="00CB1AB5" w:rsidRPr="00903DBA" w:rsidRDefault="00CB1AB5" w:rsidP="00CB1AB5">
      <w:r w:rsidRPr="00903DBA">
        <w:t xml:space="preserve">The following grammar is implemented in </w:t>
      </w:r>
      <w:proofErr w:type="spellStart"/>
      <w:r w:rsidRPr="00903DBA">
        <w:t>GPPG</w:t>
      </w:r>
      <w:proofErr w:type="spellEnd"/>
      <w:r w:rsidRPr="00903DBA">
        <w:t xml:space="preserve"> in Chapter </w:t>
      </w:r>
      <w:r w:rsidRPr="00903DBA">
        <w:fldChar w:fldCharType="begin"/>
      </w:r>
      <w:r w:rsidRPr="00903DBA">
        <w:instrText xml:space="preserve"> REF _Ref418260937 \r \h </w:instrText>
      </w:r>
      <w:r w:rsidRPr="00903DBA">
        <w:fldChar w:fldCharType="separate"/>
      </w:r>
      <w:r w:rsidR="005F7BC3" w:rsidRPr="00903DBA">
        <w:t>0</w:t>
      </w:r>
      <w:r w:rsidRPr="00903DBA">
        <w:fldChar w:fldCharType="end"/>
      </w:r>
      <w:r w:rsidRPr="00903DBA">
        <w:t>. It is the same grammar, written in one block.</w:t>
      </w:r>
    </w:p>
    <w:p w14:paraId="4A748709" w14:textId="77777777" w:rsidR="00CB1AB5" w:rsidRPr="00903DBA" w:rsidRDefault="00CB1AB5" w:rsidP="00CB1AB5">
      <w:pPr>
        <w:pStyle w:val="Code"/>
      </w:pPr>
      <w:r w:rsidRPr="00903DBA">
        <w:rPr>
          <w:i/>
        </w:rPr>
        <w:t>source_code_file</w:t>
      </w:r>
      <w:r w:rsidRPr="00903DBA">
        <w:t xml:space="preserve"> ::=</w:t>
      </w:r>
    </w:p>
    <w:p w14:paraId="736D375D" w14:textId="77777777" w:rsidR="00CB1AB5" w:rsidRPr="00903DBA" w:rsidRDefault="00CB1AB5" w:rsidP="00CB1AB5">
      <w:pPr>
        <w:pStyle w:val="Code"/>
      </w:pPr>
      <w:r w:rsidRPr="00903DBA">
        <w:t xml:space="preserve">    </w:t>
      </w:r>
      <w:r w:rsidRPr="00903DBA">
        <w:rPr>
          <w:i/>
        </w:rPr>
        <w:t>external</w:t>
      </w:r>
      <w:r w:rsidRPr="00903DBA">
        <w:t>_</w:t>
      </w:r>
      <w:r w:rsidRPr="00903DBA">
        <w:rPr>
          <w:i/>
        </w:rPr>
        <w:t>declaration</w:t>
      </w:r>
    </w:p>
    <w:p w14:paraId="3FF1D57C" w14:textId="77777777" w:rsidR="00CB1AB5" w:rsidRPr="00903DBA" w:rsidRDefault="00CB1AB5" w:rsidP="00CB1AB5">
      <w:pPr>
        <w:pStyle w:val="Code"/>
      </w:pPr>
      <w:r w:rsidRPr="00903DBA">
        <w:t xml:space="preserve">  | </w:t>
      </w:r>
      <w:r w:rsidRPr="00903DBA">
        <w:rPr>
          <w:i/>
        </w:rPr>
        <w:t>source_code_file</w:t>
      </w:r>
      <w:r w:rsidRPr="00903DBA">
        <w:t xml:space="preserve"> </w:t>
      </w:r>
      <w:r w:rsidRPr="00903DBA">
        <w:rPr>
          <w:i/>
        </w:rPr>
        <w:t>external</w:t>
      </w:r>
      <w:r w:rsidRPr="00903DBA">
        <w:t>_</w:t>
      </w:r>
      <w:r w:rsidRPr="00903DBA">
        <w:rPr>
          <w:i/>
        </w:rPr>
        <w:t>declaration</w:t>
      </w:r>
    </w:p>
    <w:p w14:paraId="3B97C2B3" w14:textId="77777777" w:rsidR="00CB1AB5" w:rsidRPr="00903DBA" w:rsidRDefault="00CB1AB5" w:rsidP="00CB1AB5">
      <w:pPr>
        <w:pStyle w:val="Code"/>
      </w:pPr>
    </w:p>
    <w:p w14:paraId="48151FE6" w14:textId="77777777" w:rsidR="00CB1AB5" w:rsidRPr="00903DBA" w:rsidRDefault="00CB1AB5" w:rsidP="00CB1AB5">
      <w:pPr>
        <w:pStyle w:val="Code"/>
      </w:pPr>
      <w:r w:rsidRPr="00903DBA">
        <w:rPr>
          <w:i/>
        </w:rPr>
        <w:t>external</w:t>
      </w:r>
      <w:r w:rsidRPr="00903DBA">
        <w:t>_</w:t>
      </w:r>
      <w:r w:rsidRPr="00903DBA">
        <w:rPr>
          <w:i/>
        </w:rPr>
        <w:t>declaration</w:t>
      </w:r>
      <w:r w:rsidRPr="00903DBA">
        <w:t xml:space="preserve"> ::=</w:t>
      </w:r>
    </w:p>
    <w:p w14:paraId="6D759058" w14:textId="77777777" w:rsidR="00CB1AB5" w:rsidRPr="00903DBA" w:rsidRDefault="00CB1AB5" w:rsidP="00CB1AB5">
      <w:pPr>
        <w:pStyle w:val="Code"/>
      </w:pPr>
      <w:r w:rsidRPr="00903DBA">
        <w:t xml:space="preserve">    </w:t>
      </w:r>
      <w:r w:rsidRPr="00903DBA">
        <w:rPr>
          <w:i/>
        </w:rPr>
        <w:t>function</w:t>
      </w:r>
      <w:r w:rsidRPr="00903DBA">
        <w:t>_</w:t>
      </w:r>
      <w:r w:rsidRPr="00903DBA">
        <w:rPr>
          <w:i/>
        </w:rPr>
        <w:t>definition</w:t>
      </w:r>
    </w:p>
    <w:p w14:paraId="522F7F59" w14:textId="77777777" w:rsidR="00CB1AB5" w:rsidRPr="00903DBA" w:rsidRDefault="00CB1AB5" w:rsidP="00CB1AB5">
      <w:pPr>
        <w:pStyle w:val="Code"/>
      </w:pPr>
      <w:r w:rsidRPr="00903DBA">
        <w:t xml:space="preserve"> |  </w:t>
      </w:r>
      <w:r w:rsidRPr="00903DBA">
        <w:rPr>
          <w:i/>
        </w:rPr>
        <w:t>declaration</w:t>
      </w:r>
    </w:p>
    <w:p w14:paraId="03354B15" w14:textId="77777777" w:rsidR="00CB1AB5" w:rsidRPr="00903DBA" w:rsidRDefault="00CB1AB5" w:rsidP="00CB1AB5">
      <w:pPr>
        <w:pStyle w:val="Code"/>
      </w:pPr>
    </w:p>
    <w:p w14:paraId="2E8E1EA0" w14:textId="77777777" w:rsidR="00CB1AB5" w:rsidRPr="00903DBA" w:rsidRDefault="00CB1AB5" w:rsidP="00CB1AB5">
      <w:pPr>
        <w:pStyle w:val="Code"/>
      </w:pPr>
      <w:r w:rsidRPr="00903DBA">
        <w:rPr>
          <w:i/>
        </w:rPr>
        <w:t>function</w:t>
      </w:r>
      <w:r w:rsidRPr="00903DBA">
        <w:t>_</w:t>
      </w:r>
      <w:r w:rsidRPr="00903DBA">
        <w:rPr>
          <w:i/>
        </w:rPr>
        <w:t>definition</w:t>
      </w:r>
      <w:r w:rsidRPr="00903DBA">
        <w:t xml:space="preserve"> ::=</w:t>
      </w:r>
    </w:p>
    <w:p w14:paraId="1D39AA3C" w14:textId="4B4F87C8" w:rsidR="00CB1AB5" w:rsidRPr="00903DBA" w:rsidRDefault="00CB1AB5" w:rsidP="00CB1AB5">
      <w:pPr>
        <w:pStyle w:val="Code"/>
      </w:pP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48447C90" w14:textId="63E81A79"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r w:rsidRPr="00903DBA">
        <w:rPr>
          <w:i/>
        </w:rPr>
        <w:t>optional</w:t>
      </w:r>
      <w:r w:rsidRPr="00903DBA">
        <w:t>_</w:t>
      </w:r>
      <w:r w:rsidRPr="00903DBA">
        <w:rPr>
          <w:i/>
        </w:rPr>
        <w:t>declaration</w:t>
      </w:r>
      <w:r w:rsidRPr="00903DBA">
        <w:t>_</w:t>
      </w:r>
      <w:r w:rsidRPr="00903DBA">
        <w:rPr>
          <w:i/>
        </w:rPr>
        <w:t>list</w:t>
      </w:r>
    </w:p>
    <w:p w14:paraId="066B8612"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p>
    <w:p w14:paraId="66030746" w14:textId="77777777" w:rsidR="00CB1AB5" w:rsidRPr="00903DBA" w:rsidRDefault="00CB1AB5" w:rsidP="00CB1AB5">
      <w:pPr>
        <w:pStyle w:val="Code"/>
      </w:pPr>
    </w:p>
    <w:p w14:paraId="1D3B051D" w14:textId="77777777" w:rsidR="00CB1AB5" w:rsidRPr="00903DBA" w:rsidRDefault="00CB1AB5" w:rsidP="00CB1AB5">
      <w:pPr>
        <w:pStyle w:val="Code"/>
      </w:pPr>
      <w:r w:rsidRPr="00903DBA">
        <w:rPr>
          <w:i/>
        </w:rPr>
        <w:t>optional</w:t>
      </w:r>
      <w:r w:rsidRPr="00903DBA">
        <w:t>_</w:t>
      </w:r>
      <w:r w:rsidRPr="00903DBA">
        <w:rPr>
          <w:i/>
        </w:rPr>
        <w:t>declaration</w:t>
      </w:r>
      <w:r w:rsidRPr="00903DBA">
        <w:t>_</w:t>
      </w:r>
      <w:r w:rsidRPr="00903DBA">
        <w:rPr>
          <w:i/>
        </w:rPr>
        <w:t>list</w:t>
      </w:r>
      <w:r w:rsidRPr="00903DBA">
        <w:t xml:space="preserve"> ::=</w:t>
      </w:r>
    </w:p>
    <w:p w14:paraId="7C3FE699" w14:textId="77777777" w:rsidR="00CB1AB5" w:rsidRPr="00903DBA" w:rsidRDefault="00CB1AB5" w:rsidP="00CB1AB5">
      <w:pPr>
        <w:pStyle w:val="Code"/>
      </w:pPr>
      <w:r w:rsidRPr="00903DBA">
        <w:t xml:space="preserve">    /* </w:t>
      </w:r>
      <w:r w:rsidRPr="00903DBA">
        <w:rPr>
          <w:i/>
        </w:rPr>
        <w:t>empty</w:t>
      </w:r>
      <w:r w:rsidRPr="00903DBA">
        <w:t xml:space="preserve"> */</w:t>
      </w:r>
    </w:p>
    <w:p w14:paraId="3A7E7D35" w14:textId="77777777" w:rsidR="00CB1AB5" w:rsidRPr="00903DBA" w:rsidRDefault="00CB1AB5" w:rsidP="00CB1AB5">
      <w:pPr>
        <w:pStyle w:val="Code"/>
      </w:pPr>
      <w:r w:rsidRPr="00903DBA">
        <w:t xml:space="preserve">  | </w:t>
      </w:r>
      <w:r w:rsidRPr="00903DBA">
        <w:rPr>
          <w:i/>
        </w:rPr>
        <w:t>optional</w:t>
      </w:r>
      <w:r w:rsidRPr="00903DBA">
        <w:t>_</w:t>
      </w:r>
      <w:r w:rsidRPr="00903DBA">
        <w:rPr>
          <w:i/>
        </w:rPr>
        <w:t>declaration</w:t>
      </w:r>
      <w:r w:rsidRPr="00903DBA">
        <w:t>_</w:t>
      </w:r>
      <w:r w:rsidRPr="00903DBA">
        <w:rPr>
          <w:i/>
        </w:rPr>
        <w:t>list</w:t>
      </w:r>
      <w:r w:rsidRPr="00903DBA">
        <w:t xml:space="preserve"> </w:t>
      </w:r>
      <w:r w:rsidRPr="00903DBA">
        <w:rPr>
          <w:i/>
        </w:rPr>
        <w:t>declaration</w:t>
      </w:r>
    </w:p>
    <w:p w14:paraId="21963D63" w14:textId="77777777" w:rsidR="00CB1AB5" w:rsidRPr="00903DBA" w:rsidRDefault="00CB1AB5" w:rsidP="00CB1AB5">
      <w:pPr>
        <w:pStyle w:val="Code"/>
      </w:pPr>
    </w:p>
    <w:p w14:paraId="1BBDBE5B" w14:textId="77777777" w:rsidR="00CB1AB5" w:rsidRPr="00903DBA" w:rsidRDefault="00CB1AB5" w:rsidP="00CB1AB5">
      <w:pPr>
        <w:pStyle w:val="Code"/>
      </w:pPr>
      <w:r w:rsidRPr="00903DBA">
        <w:rPr>
          <w:i/>
        </w:rPr>
        <w:t>declaration</w:t>
      </w:r>
      <w:r w:rsidRPr="00903DBA">
        <w:t xml:space="preserve"> ::=</w:t>
      </w:r>
    </w:p>
    <w:p w14:paraId="593C7629"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rPr>
          <w:b/>
        </w:rPr>
        <w:t xml:space="preserve"> ;</w:t>
      </w:r>
    </w:p>
    <w:p w14:paraId="7F8DD935"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declarator_list</w:t>
      </w:r>
      <w:r w:rsidRPr="00903DBA">
        <w:rPr>
          <w:b/>
        </w:rPr>
        <w:t xml:space="preserve"> ;</w:t>
      </w:r>
    </w:p>
    <w:p w14:paraId="7FD2D00B" w14:textId="77777777" w:rsidR="00CB1AB5" w:rsidRPr="00903DBA" w:rsidRDefault="00CB1AB5" w:rsidP="00CB1AB5">
      <w:pPr>
        <w:pStyle w:val="Code"/>
      </w:pPr>
    </w:p>
    <w:p w14:paraId="558437B2" w14:textId="77777777" w:rsidR="00CB1AB5" w:rsidRPr="00903DBA" w:rsidRDefault="00CB1AB5" w:rsidP="00CB1AB5">
      <w:pPr>
        <w:pStyle w:val="Code"/>
      </w:pPr>
      <w:r w:rsidRPr="00903DBA">
        <w:rPr>
          <w:i/>
        </w:rPr>
        <w:t>declaration</w:t>
      </w:r>
      <w:r w:rsidRPr="00903DBA">
        <w:t>_</w:t>
      </w:r>
      <w:r w:rsidRPr="00903DBA">
        <w:rPr>
          <w:i/>
        </w:rPr>
        <w:t>specifier</w:t>
      </w:r>
      <w:r w:rsidRPr="00903DBA">
        <w:t>_</w:t>
      </w:r>
      <w:r w:rsidRPr="00903DBA">
        <w:rPr>
          <w:i/>
        </w:rPr>
        <w:t>list</w:t>
      </w:r>
      <w:r w:rsidRPr="00903DBA">
        <w:t xml:space="preserve"> ::=</w:t>
      </w:r>
    </w:p>
    <w:p w14:paraId="4C5991B0"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 xml:space="preserve"> </w:t>
      </w:r>
    </w:p>
    <w:p w14:paraId="2336E79A" w14:textId="77777777"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declaration</w:t>
      </w:r>
      <w:r w:rsidRPr="00903DBA">
        <w:t>_</w:t>
      </w:r>
      <w:r w:rsidRPr="00903DBA">
        <w:rPr>
          <w:i/>
        </w:rPr>
        <w:t>specifier</w:t>
      </w:r>
    </w:p>
    <w:p w14:paraId="0C5FD08C" w14:textId="77777777" w:rsidR="00CB1AB5" w:rsidRPr="00903DBA" w:rsidRDefault="00CB1AB5" w:rsidP="00CB1AB5">
      <w:pPr>
        <w:pStyle w:val="Code"/>
      </w:pPr>
    </w:p>
    <w:p w14:paraId="52D036EB" w14:textId="77777777" w:rsidR="00CB1AB5" w:rsidRPr="00903DBA" w:rsidRDefault="00CB1AB5" w:rsidP="00CB1AB5">
      <w:pPr>
        <w:pStyle w:val="Code"/>
      </w:pPr>
      <w:r w:rsidRPr="00903DBA">
        <w:rPr>
          <w:i/>
        </w:rPr>
        <w:t>declaration</w:t>
      </w:r>
      <w:r w:rsidRPr="00903DBA">
        <w:t>_</w:t>
      </w:r>
      <w:r w:rsidRPr="00903DBA">
        <w:rPr>
          <w:i/>
        </w:rPr>
        <w:t>specifier</w:t>
      </w:r>
      <w:r w:rsidRPr="00903DBA">
        <w:t xml:space="preserve"> ::=</w:t>
      </w:r>
    </w:p>
    <w:p w14:paraId="18D7A7B8" w14:textId="77777777" w:rsidR="00CB1AB5" w:rsidRPr="00903DBA" w:rsidRDefault="00CB1AB5" w:rsidP="00CB1AB5">
      <w:pPr>
        <w:pStyle w:val="Code"/>
        <w:rPr>
          <w:b/>
        </w:rPr>
      </w:pPr>
      <w:r w:rsidRPr="00903DBA">
        <w:t xml:space="preserve">    </w:t>
      </w:r>
      <w:r w:rsidRPr="00903DBA">
        <w:rPr>
          <w:b/>
        </w:rPr>
        <w:t>const</w:t>
      </w:r>
      <w:r w:rsidRPr="00903DBA">
        <w:t xml:space="preserve"> | </w:t>
      </w:r>
      <w:r w:rsidRPr="00903DBA">
        <w:rPr>
          <w:b/>
        </w:rPr>
        <w:t>volatile</w:t>
      </w:r>
      <w:r w:rsidRPr="00903DBA">
        <w:t xml:space="preserve"> | </w:t>
      </w:r>
      <w:r w:rsidRPr="00903DBA">
        <w:rPr>
          <w:b/>
        </w:rPr>
        <w:t xml:space="preserve">auto </w:t>
      </w:r>
      <w:r w:rsidRPr="00903DBA">
        <w:t xml:space="preserve">| </w:t>
      </w:r>
      <w:r w:rsidRPr="00903DBA">
        <w:rPr>
          <w:b/>
        </w:rPr>
        <w:t>register</w:t>
      </w:r>
      <w:r w:rsidRPr="00903DBA">
        <w:t xml:space="preserve"> | </w:t>
      </w:r>
      <w:r w:rsidRPr="00903DBA">
        <w:rPr>
          <w:b/>
        </w:rPr>
        <w:t>static</w:t>
      </w:r>
      <w:r w:rsidRPr="00903DBA">
        <w:t xml:space="preserve"> | </w:t>
      </w:r>
      <w:r w:rsidRPr="00903DBA">
        <w:rPr>
          <w:b/>
        </w:rPr>
        <w:t>extern</w:t>
      </w:r>
      <w:r w:rsidRPr="00903DBA">
        <w:t xml:space="preserve"> | </w:t>
      </w:r>
      <w:r w:rsidRPr="00903DBA">
        <w:rPr>
          <w:b/>
        </w:rPr>
        <w:t>typedef</w:t>
      </w:r>
      <w:r w:rsidRPr="00903DBA">
        <w:t xml:space="preserve"> | </w:t>
      </w:r>
      <w:r w:rsidRPr="00903DBA">
        <w:rPr>
          <w:b/>
        </w:rPr>
        <w:t>void</w:t>
      </w:r>
    </w:p>
    <w:p w14:paraId="244A0939" w14:textId="77777777" w:rsidR="00CB1AB5" w:rsidRPr="00903DBA" w:rsidRDefault="00CB1AB5" w:rsidP="00CB1AB5">
      <w:pPr>
        <w:pStyle w:val="Code"/>
      </w:pPr>
      <w:r w:rsidRPr="00903DBA">
        <w:rPr>
          <w:b/>
        </w:rPr>
        <w:t xml:space="preserve">  </w:t>
      </w:r>
      <w:r w:rsidRPr="00903DBA">
        <w:t xml:space="preserve">| </w:t>
      </w:r>
      <w:r w:rsidRPr="00903DBA">
        <w:rPr>
          <w:b/>
        </w:rPr>
        <w:t xml:space="preserve">char </w:t>
      </w:r>
      <w:r w:rsidRPr="00903DBA">
        <w:t xml:space="preserve">| </w:t>
      </w:r>
      <w:r w:rsidRPr="00903DBA">
        <w:rPr>
          <w:b/>
        </w:rPr>
        <w:t>wchar_t</w:t>
      </w:r>
      <w:r w:rsidRPr="00903DBA">
        <w:t xml:space="preserve"> | </w:t>
      </w:r>
      <w:r w:rsidRPr="00903DBA">
        <w:rPr>
          <w:b/>
        </w:rPr>
        <w:t>short</w:t>
      </w:r>
      <w:r w:rsidRPr="00903DBA">
        <w:t xml:space="preserve"> | </w:t>
      </w:r>
      <w:r w:rsidRPr="00903DBA">
        <w:rPr>
          <w:b/>
        </w:rPr>
        <w:t>int</w:t>
      </w:r>
      <w:r w:rsidRPr="00903DBA">
        <w:t xml:space="preserve"> | </w:t>
      </w:r>
      <w:r w:rsidRPr="00903DBA">
        <w:rPr>
          <w:b/>
        </w:rPr>
        <w:t>long</w:t>
      </w:r>
      <w:r w:rsidRPr="00903DBA">
        <w:t xml:space="preserve"> | </w:t>
      </w:r>
      <w:r w:rsidRPr="00903DBA">
        <w:rPr>
          <w:b/>
        </w:rPr>
        <w:t xml:space="preserve">float </w:t>
      </w:r>
      <w:r w:rsidRPr="00903DBA">
        <w:t xml:space="preserve">| </w:t>
      </w:r>
      <w:r w:rsidRPr="00903DBA">
        <w:rPr>
          <w:b/>
        </w:rPr>
        <w:t>double</w:t>
      </w:r>
      <w:r w:rsidRPr="00903DBA">
        <w:t xml:space="preserve"> | </w:t>
      </w:r>
      <w:r w:rsidRPr="00903DBA">
        <w:rPr>
          <w:b/>
        </w:rPr>
        <w:t>signed</w:t>
      </w:r>
      <w:r w:rsidRPr="00903DBA">
        <w:t xml:space="preserve"> | </w:t>
      </w:r>
      <w:r w:rsidRPr="00903DBA">
        <w:rPr>
          <w:b/>
        </w:rPr>
        <w:t>unsigned</w:t>
      </w:r>
      <w:r w:rsidRPr="00903DBA">
        <w:t xml:space="preserve"> </w:t>
      </w:r>
    </w:p>
    <w:p w14:paraId="47509F35" w14:textId="77777777" w:rsidR="00CB1AB5" w:rsidRPr="00903DBA" w:rsidRDefault="00CB1AB5" w:rsidP="00CB1AB5">
      <w:pPr>
        <w:pStyle w:val="Code"/>
      </w:pPr>
      <w:r w:rsidRPr="00903DBA">
        <w:t xml:space="preserve">  | </w:t>
      </w:r>
      <w:r w:rsidRPr="00903DBA">
        <w:rPr>
          <w:i/>
        </w:rPr>
        <w:t>struct_union</w:t>
      </w:r>
      <w:r w:rsidRPr="00903DBA">
        <w:t>_</w:t>
      </w:r>
      <w:r w:rsidRPr="00903DBA">
        <w:rPr>
          <w:i/>
        </w:rPr>
        <w:t>specifier |</w:t>
      </w:r>
      <w:r w:rsidRPr="00903DBA">
        <w:t xml:space="preserve"> </w:t>
      </w:r>
      <w:r w:rsidRPr="00903DBA">
        <w:rPr>
          <w:i/>
        </w:rPr>
        <w:t>enum</w:t>
      </w:r>
      <w:r w:rsidRPr="00903DBA">
        <w:t>_</w:t>
      </w:r>
      <w:r w:rsidRPr="00903DBA">
        <w:rPr>
          <w:i/>
        </w:rPr>
        <w:t>specifier</w:t>
      </w:r>
      <w:r w:rsidRPr="00903DBA">
        <w:t xml:space="preserve"> | </w:t>
      </w:r>
      <w:r w:rsidRPr="00903DBA">
        <w:rPr>
          <w:i/>
        </w:rPr>
        <w:t>typedef</w:t>
      </w:r>
      <w:r w:rsidRPr="00903DBA">
        <w:t>_</w:t>
      </w:r>
      <w:r w:rsidRPr="00903DBA">
        <w:rPr>
          <w:i/>
        </w:rPr>
        <w:t>name</w:t>
      </w:r>
      <w:r w:rsidRPr="00903DBA">
        <w:t xml:space="preserve"> </w:t>
      </w:r>
    </w:p>
    <w:p w14:paraId="7AF88360" w14:textId="77777777" w:rsidR="00CB1AB5" w:rsidRPr="00903DBA" w:rsidRDefault="00CB1AB5" w:rsidP="00CB1AB5">
      <w:pPr>
        <w:pStyle w:val="Code"/>
      </w:pPr>
    </w:p>
    <w:p w14:paraId="2AD4F2E3" w14:textId="77777777" w:rsidR="00CB1AB5" w:rsidRPr="00903DBA" w:rsidRDefault="00CB1AB5" w:rsidP="00CB1AB5">
      <w:pPr>
        <w:pStyle w:val="Code"/>
      </w:pPr>
      <w:r w:rsidRPr="00903DBA">
        <w:rPr>
          <w:i/>
        </w:rPr>
        <w:t>struct_union</w:t>
      </w:r>
      <w:r w:rsidRPr="00903DBA">
        <w:t>_</w:t>
      </w:r>
      <w:r w:rsidRPr="00903DBA">
        <w:rPr>
          <w:i/>
        </w:rPr>
        <w:t>specifier</w:t>
      </w:r>
      <w:r w:rsidRPr="00903DBA">
        <w:t xml:space="preserve"> ::=</w:t>
      </w:r>
    </w:p>
    <w:p w14:paraId="4676AF6D" w14:textId="77777777" w:rsidR="00CB1AB5" w:rsidRPr="00903DBA" w:rsidRDefault="00CB1AB5" w:rsidP="00CB1AB5">
      <w:pPr>
        <w:pStyle w:val="Code"/>
      </w:pPr>
      <w:r w:rsidRPr="00903DBA">
        <w:t xml:space="preserve">    struct_union</w:t>
      </w:r>
      <w:r w:rsidRPr="00903DBA">
        <w:rPr>
          <w:i/>
        </w:rPr>
        <w:t xml:space="preserve"> optional</w:t>
      </w:r>
      <w:r w:rsidRPr="00903DBA">
        <w:t>_</w:t>
      </w:r>
      <w:r w:rsidRPr="00903DBA">
        <w:rPr>
          <w:i/>
        </w:rPr>
        <w:t>identifier</w:t>
      </w:r>
      <w:r w:rsidRPr="00903DBA">
        <w:t xml:space="preserve"> </w:t>
      </w:r>
      <w:r w:rsidRPr="00903DBA">
        <w:rPr>
          <w:b/>
        </w:rPr>
        <w:t>(</w:t>
      </w:r>
      <w:r w:rsidRPr="00903DBA">
        <w:t xml:space="preserve"> </w:t>
      </w:r>
      <w:r w:rsidRPr="00903DBA">
        <w:rPr>
          <w:i/>
        </w:rPr>
        <w:t>declaration</w:t>
      </w:r>
      <w:r w:rsidRPr="00903DBA">
        <w:t>_</w:t>
      </w:r>
      <w:r w:rsidRPr="00903DBA">
        <w:rPr>
          <w:i/>
        </w:rPr>
        <w:t>list</w:t>
      </w:r>
      <w:r w:rsidRPr="00903DBA">
        <w:t xml:space="preserve"> </w:t>
      </w:r>
      <w:r w:rsidRPr="00903DBA">
        <w:rPr>
          <w:b/>
        </w:rPr>
        <w:t>)</w:t>
      </w:r>
      <w:r w:rsidRPr="00903DBA">
        <w:t xml:space="preserve"> </w:t>
      </w:r>
    </w:p>
    <w:p w14:paraId="5234D4F1" w14:textId="77777777" w:rsidR="00CB1AB5" w:rsidRPr="00903DBA" w:rsidRDefault="00CB1AB5" w:rsidP="00CB1AB5">
      <w:pPr>
        <w:pStyle w:val="Code"/>
      </w:pPr>
      <w:r w:rsidRPr="00903DBA">
        <w:t xml:space="preserve">  | </w:t>
      </w:r>
      <w:r w:rsidRPr="00903DBA">
        <w:rPr>
          <w:i/>
        </w:rPr>
        <w:t xml:space="preserve">struct_union </w:t>
      </w:r>
      <w:r w:rsidRPr="00903DBA">
        <w:rPr>
          <w:b/>
        </w:rPr>
        <w:t>identifier</w:t>
      </w:r>
    </w:p>
    <w:p w14:paraId="4FDA146A" w14:textId="77777777" w:rsidR="00CB1AB5" w:rsidRPr="00903DBA" w:rsidRDefault="00CB1AB5" w:rsidP="00CB1AB5">
      <w:pPr>
        <w:pStyle w:val="Code"/>
      </w:pPr>
    </w:p>
    <w:p w14:paraId="7C4E11CD" w14:textId="77777777" w:rsidR="00CB1AB5" w:rsidRPr="00903DBA" w:rsidRDefault="00CB1AB5" w:rsidP="00CB1AB5">
      <w:pPr>
        <w:pStyle w:val="Code"/>
        <w:rPr>
          <w:i/>
        </w:rPr>
      </w:pPr>
      <w:r w:rsidRPr="00903DBA">
        <w:rPr>
          <w:i/>
        </w:rPr>
        <w:t>struct_union ::=</w:t>
      </w:r>
    </w:p>
    <w:p w14:paraId="5A0DE9DF" w14:textId="77777777" w:rsidR="00CB1AB5" w:rsidRPr="00903DBA" w:rsidRDefault="00CB1AB5" w:rsidP="00CB1AB5">
      <w:pPr>
        <w:pStyle w:val="Code"/>
      </w:pPr>
      <w:r w:rsidRPr="00903DBA">
        <w:t xml:space="preserve">    </w:t>
      </w:r>
      <w:r w:rsidRPr="00903DBA">
        <w:rPr>
          <w:b/>
        </w:rPr>
        <w:t xml:space="preserve">struct </w:t>
      </w:r>
      <w:r w:rsidRPr="00903DBA">
        <w:t xml:space="preserve">| </w:t>
      </w:r>
      <w:r w:rsidRPr="00903DBA">
        <w:rPr>
          <w:b/>
        </w:rPr>
        <w:t>union</w:t>
      </w:r>
      <w:r w:rsidRPr="00903DBA">
        <w:t xml:space="preserve"> </w:t>
      </w:r>
    </w:p>
    <w:p w14:paraId="62D1E85A" w14:textId="77777777" w:rsidR="00CB1AB5" w:rsidRPr="00903DBA" w:rsidRDefault="00CB1AB5" w:rsidP="00CB1AB5">
      <w:pPr>
        <w:pStyle w:val="Code"/>
      </w:pPr>
      <w:r w:rsidRPr="00903DBA">
        <w:rPr>
          <w:i/>
        </w:rPr>
        <w:t xml:space="preserve">  </w:t>
      </w:r>
    </w:p>
    <w:p w14:paraId="29CBA475" w14:textId="77777777" w:rsidR="00CB1AB5" w:rsidRPr="00903DBA" w:rsidRDefault="00CB1AB5" w:rsidP="00CB1AB5">
      <w:pPr>
        <w:pStyle w:val="Code"/>
      </w:pPr>
      <w:r w:rsidRPr="00903DBA">
        <w:rPr>
          <w:i/>
        </w:rPr>
        <w:t>optional</w:t>
      </w:r>
      <w:r w:rsidRPr="00903DBA">
        <w:t>_</w:t>
      </w:r>
      <w:r w:rsidRPr="00903DBA">
        <w:rPr>
          <w:i/>
        </w:rPr>
        <w:t>identifier</w:t>
      </w:r>
      <w:r w:rsidRPr="00903DBA">
        <w:t xml:space="preserve"> ::=</w:t>
      </w:r>
    </w:p>
    <w:p w14:paraId="0470D53B" w14:textId="77777777" w:rsidR="00CB1AB5" w:rsidRPr="00903DBA" w:rsidRDefault="00CB1AB5" w:rsidP="00CB1AB5">
      <w:pPr>
        <w:pStyle w:val="Code"/>
      </w:pPr>
      <w:r w:rsidRPr="00903DBA">
        <w:t xml:space="preserve">    /* </w:t>
      </w:r>
      <w:r w:rsidRPr="00903DBA">
        <w:rPr>
          <w:i/>
        </w:rPr>
        <w:t>empty</w:t>
      </w:r>
      <w:r w:rsidRPr="00903DBA">
        <w:t xml:space="preserve"> */ </w:t>
      </w:r>
    </w:p>
    <w:p w14:paraId="77B0D8CD" w14:textId="77777777" w:rsidR="00CB1AB5" w:rsidRPr="00903DBA" w:rsidRDefault="00CB1AB5" w:rsidP="00CB1AB5">
      <w:pPr>
        <w:pStyle w:val="Code"/>
      </w:pPr>
      <w:r w:rsidRPr="00903DBA">
        <w:t xml:space="preserve">  | </w:t>
      </w:r>
      <w:r w:rsidRPr="00903DBA">
        <w:rPr>
          <w:b/>
        </w:rPr>
        <w:t>identifier</w:t>
      </w:r>
    </w:p>
    <w:p w14:paraId="567A1C4B" w14:textId="77777777" w:rsidR="00CB1AB5" w:rsidRPr="00903DBA" w:rsidRDefault="00CB1AB5" w:rsidP="00CB1AB5">
      <w:pPr>
        <w:pStyle w:val="Code"/>
      </w:pPr>
    </w:p>
    <w:p w14:paraId="259C51C6" w14:textId="77777777" w:rsidR="00CB1AB5" w:rsidRPr="00903DBA" w:rsidRDefault="00CB1AB5" w:rsidP="00CB1AB5">
      <w:pPr>
        <w:pStyle w:val="Code"/>
      </w:pPr>
      <w:r w:rsidRPr="00903DBA">
        <w:rPr>
          <w:i/>
        </w:rPr>
        <w:t>declaration</w:t>
      </w:r>
      <w:r w:rsidRPr="00903DBA">
        <w:t>_</w:t>
      </w:r>
      <w:r w:rsidRPr="00903DBA">
        <w:rPr>
          <w:i/>
        </w:rPr>
        <w:t>list</w:t>
      </w:r>
      <w:r w:rsidRPr="00903DBA">
        <w:t xml:space="preserve"> ::=</w:t>
      </w:r>
    </w:p>
    <w:p w14:paraId="78F9DB50" w14:textId="77777777" w:rsidR="00CB1AB5" w:rsidRPr="00903DBA" w:rsidRDefault="00CB1AB5" w:rsidP="00CB1AB5">
      <w:pPr>
        <w:pStyle w:val="Code"/>
      </w:pPr>
      <w:r w:rsidRPr="00903DBA">
        <w:t xml:space="preserve">    </w:t>
      </w:r>
      <w:r w:rsidRPr="00903DBA">
        <w:rPr>
          <w:i/>
        </w:rPr>
        <w:t>declaration</w:t>
      </w:r>
    </w:p>
    <w:p w14:paraId="245F89B8" w14:textId="77777777" w:rsidR="00CB1AB5" w:rsidRPr="00903DBA" w:rsidRDefault="00CB1AB5" w:rsidP="00CB1AB5">
      <w:pPr>
        <w:pStyle w:val="Code"/>
      </w:pPr>
      <w:r w:rsidRPr="00903DBA">
        <w:t xml:space="preserve">  | </w:t>
      </w:r>
      <w:r w:rsidRPr="00903DBA">
        <w:rPr>
          <w:i/>
        </w:rPr>
        <w:t>declaration</w:t>
      </w:r>
      <w:r w:rsidRPr="00903DBA">
        <w:t>_</w:t>
      </w:r>
      <w:r w:rsidRPr="00903DBA">
        <w:rPr>
          <w:i/>
        </w:rPr>
        <w:t>list</w:t>
      </w:r>
      <w:r w:rsidRPr="00903DBA">
        <w:t xml:space="preserve"> </w:t>
      </w:r>
      <w:r w:rsidRPr="00903DBA">
        <w:rPr>
          <w:i/>
        </w:rPr>
        <w:t>declaration</w:t>
      </w:r>
    </w:p>
    <w:p w14:paraId="003322DA" w14:textId="77777777" w:rsidR="00CB1AB5" w:rsidRPr="00903DBA" w:rsidRDefault="00CB1AB5" w:rsidP="00CB1AB5">
      <w:pPr>
        <w:pStyle w:val="Code"/>
      </w:pPr>
    </w:p>
    <w:p w14:paraId="44CCB1DA" w14:textId="77777777" w:rsidR="00CB1AB5" w:rsidRPr="00903DBA" w:rsidRDefault="00CB1AB5" w:rsidP="00CB1AB5">
      <w:pPr>
        <w:pStyle w:val="Code"/>
      </w:pPr>
      <w:r w:rsidRPr="00903DBA">
        <w:rPr>
          <w:i/>
        </w:rPr>
        <w:t>enum</w:t>
      </w:r>
      <w:r w:rsidRPr="00903DBA">
        <w:t>_</w:t>
      </w:r>
      <w:r w:rsidRPr="00903DBA">
        <w:rPr>
          <w:i/>
        </w:rPr>
        <w:t>specifier</w:t>
      </w:r>
      <w:r w:rsidRPr="00903DBA">
        <w:t xml:space="preserve"> ::=</w:t>
      </w:r>
    </w:p>
    <w:p w14:paraId="7BCFDBEC" w14:textId="77777777" w:rsidR="00CB1AB5" w:rsidRPr="00903DBA" w:rsidRDefault="00CB1AB5" w:rsidP="00CB1AB5">
      <w:pPr>
        <w:pStyle w:val="Code"/>
      </w:pPr>
      <w:r w:rsidRPr="00903DBA">
        <w:t xml:space="preserve">    </w:t>
      </w:r>
      <w:r w:rsidRPr="00903DBA">
        <w:rPr>
          <w:b/>
        </w:rPr>
        <w:t>enum</w:t>
      </w:r>
      <w:r w:rsidRPr="00903DBA">
        <w:t xml:space="preserve"> </w:t>
      </w:r>
      <w:r w:rsidRPr="00903DBA">
        <w:rPr>
          <w:i/>
        </w:rPr>
        <w:t>optional</w:t>
      </w:r>
      <w:r w:rsidRPr="00903DBA">
        <w:t>_</w:t>
      </w:r>
      <w:r w:rsidRPr="00903DBA">
        <w:rPr>
          <w:i/>
        </w:rPr>
        <w:t>identifier</w:t>
      </w:r>
      <w:r w:rsidRPr="00903DBA">
        <w:t xml:space="preserve"> </w:t>
      </w:r>
      <w:r w:rsidRPr="00903DBA">
        <w:rPr>
          <w:b/>
        </w:rPr>
        <w:t>(</w:t>
      </w:r>
      <w:r w:rsidRPr="00903DBA">
        <w:t xml:space="preserve"> </w:t>
      </w:r>
      <w:r w:rsidRPr="00903DBA">
        <w:rPr>
          <w:i/>
        </w:rPr>
        <w:t>enum</w:t>
      </w:r>
      <w:r w:rsidRPr="00903DBA">
        <w:t>_</w:t>
      </w:r>
      <w:r w:rsidRPr="00903DBA">
        <w:rPr>
          <w:i/>
        </w:rPr>
        <w:t>list</w:t>
      </w:r>
      <w:r w:rsidRPr="00903DBA">
        <w:t xml:space="preserve"> </w:t>
      </w:r>
      <w:r w:rsidRPr="00903DBA">
        <w:rPr>
          <w:b/>
        </w:rPr>
        <w:t>)</w:t>
      </w:r>
      <w:r w:rsidRPr="00903DBA">
        <w:t xml:space="preserve"> </w:t>
      </w:r>
    </w:p>
    <w:p w14:paraId="7034F241" w14:textId="77777777" w:rsidR="00CB1AB5" w:rsidRPr="00903DBA" w:rsidRDefault="00CB1AB5" w:rsidP="00CB1AB5">
      <w:pPr>
        <w:pStyle w:val="Code"/>
      </w:pPr>
      <w:r w:rsidRPr="00903DBA">
        <w:t xml:space="preserve">  | </w:t>
      </w:r>
      <w:r w:rsidRPr="00903DBA">
        <w:rPr>
          <w:b/>
        </w:rPr>
        <w:t>enum</w:t>
      </w:r>
      <w:r w:rsidRPr="00903DBA">
        <w:t xml:space="preserve"> </w:t>
      </w:r>
      <w:r w:rsidRPr="00903DBA">
        <w:rPr>
          <w:b/>
        </w:rPr>
        <w:t>identifier</w:t>
      </w:r>
    </w:p>
    <w:p w14:paraId="3A3E9BD4" w14:textId="77777777" w:rsidR="00CB1AB5" w:rsidRPr="00903DBA" w:rsidRDefault="00CB1AB5" w:rsidP="00CB1AB5">
      <w:pPr>
        <w:pStyle w:val="Code"/>
      </w:pPr>
    </w:p>
    <w:p w14:paraId="0EECE35E" w14:textId="77777777" w:rsidR="00CB1AB5" w:rsidRPr="00903DBA" w:rsidRDefault="00CB1AB5" w:rsidP="00CB1AB5">
      <w:pPr>
        <w:pStyle w:val="Code"/>
      </w:pPr>
      <w:r w:rsidRPr="00903DBA">
        <w:rPr>
          <w:i/>
        </w:rPr>
        <w:t>enum</w:t>
      </w:r>
      <w:r w:rsidRPr="00903DBA">
        <w:t>_</w:t>
      </w:r>
      <w:r w:rsidRPr="00903DBA">
        <w:rPr>
          <w:i/>
        </w:rPr>
        <w:t>list</w:t>
      </w:r>
      <w:r w:rsidRPr="00903DBA">
        <w:t xml:space="preserve"> ::=</w:t>
      </w:r>
    </w:p>
    <w:p w14:paraId="30DB4E56" w14:textId="77777777" w:rsidR="00CB1AB5" w:rsidRPr="00903DBA" w:rsidRDefault="00CB1AB5" w:rsidP="00CB1AB5">
      <w:pPr>
        <w:pStyle w:val="Code"/>
      </w:pPr>
      <w:r w:rsidRPr="00903DBA">
        <w:t xml:space="preserve">    </w:t>
      </w:r>
      <w:r w:rsidRPr="00903DBA">
        <w:rPr>
          <w:i/>
        </w:rPr>
        <w:t>enum</w:t>
      </w:r>
    </w:p>
    <w:p w14:paraId="68591421" w14:textId="77777777" w:rsidR="00CB1AB5" w:rsidRPr="00903DBA" w:rsidRDefault="00CB1AB5" w:rsidP="00CB1AB5">
      <w:pPr>
        <w:pStyle w:val="Code"/>
      </w:pPr>
      <w:r w:rsidRPr="00903DBA">
        <w:t xml:space="preserve">  | </w:t>
      </w:r>
      <w:r w:rsidRPr="00903DBA">
        <w:rPr>
          <w:i/>
        </w:rPr>
        <w:t>enum</w:t>
      </w:r>
      <w:r w:rsidRPr="00903DBA">
        <w:t>_</w:t>
      </w:r>
      <w:r w:rsidRPr="00903DBA">
        <w:rPr>
          <w:i/>
        </w:rPr>
        <w:t>list</w:t>
      </w:r>
      <w:r w:rsidRPr="00903DBA">
        <w:t xml:space="preserve"> </w:t>
      </w:r>
      <w:r w:rsidRPr="00903DBA">
        <w:rPr>
          <w:b/>
        </w:rPr>
        <w:t>,</w:t>
      </w:r>
      <w:r w:rsidRPr="00903DBA">
        <w:t xml:space="preserve"> </w:t>
      </w:r>
      <w:r w:rsidRPr="00903DBA">
        <w:rPr>
          <w:i/>
        </w:rPr>
        <w:t>enum</w:t>
      </w:r>
    </w:p>
    <w:p w14:paraId="3C661C7E" w14:textId="77777777" w:rsidR="00CB1AB5" w:rsidRPr="00903DBA" w:rsidRDefault="00CB1AB5" w:rsidP="00CB1AB5">
      <w:pPr>
        <w:pStyle w:val="Code"/>
      </w:pPr>
    </w:p>
    <w:p w14:paraId="345FD3D5" w14:textId="77777777" w:rsidR="00CB1AB5" w:rsidRPr="00903DBA" w:rsidRDefault="00CB1AB5" w:rsidP="00CB1AB5">
      <w:pPr>
        <w:pStyle w:val="Code"/>
      </w:pPr>
      <w:r w:rsidRPr="00903DBA">
        <w:rPr>
          <w:i/>
        </w:rPr>
        <w:t>enum</w:t>
      </w:r>
      <w:r w:rsidRPr="00903DBA">
        <w:t xml:space="preserve"> ::=</w:t>
      </w:r>
    </w:p>
    <w:p w14:paraId="5B4E65D9" w14:textId="77777777" w:rsidR="00CB1AB5" w:rsidRPr="00903DBA" w:rsidRDefault="00CB1AB5" w:rsidP="00CB1AB5">
      <w:pPr>
        <w:pStyle w:val="Code"/>
      </w:pPr>
      <w:r w:rsidRPr="00903DBA">
        <w:t xml:space="preserve">    </w:t>
      </w:r>
      <w:r w:rsidRPr="00903DBA">
        <w:rPr>
          <w:b/>
        </w:rPr>
        <w:t>identifier</w:t>
      </w:r>
      <w:r w:rsidRPr="00903DBA">
        <w:t xml:space="preserve"> </w:t>
      </w:r>
    </w:p>
    <w:p w14:paraId="69A61D02"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const</w:t>
      </w:r>
      <w:r w:rsidRPr="00903DBA">
        <w:t>_</w:t>
      </w:r>
      <w:r w:rsidRPr="00903DBA">
        <w:rPr>
          <w:i/>
        </w:rPr>
        <w:t>expression</w:t>
      </w:r>
    </w:p>
    <w:p w14:paraId="24B3B423" w14:textId="77777777" w:rsidR="00CB1AB5" w:rsidRPr="00903DBA" w:rsidRDefault="00CB1AB5" w:rsidP="00CB1AB5">
      <w:pPr>
        <w:pStyle w:val="Code"/>
      </w:pPr>
    </w:p>
    <w:p w14:paraId="1D127776" w14:textId="77777777" w:rsidR="00CB1AB5" w:rsidRPr="00903DBA" w:rsidRDefault="00CB1AB5" w:rsidP="00CB1AB5">
      <w:pPr>
        <w:pStyle w:val="Code"/>
      </w:pPr>
      <w:r w:rsidRPr="00903DBA">
        <w:rPr>
          <w:i/>
        </w:rPr>
        <w:t>declarator_list</w:t>
      </w:r>
      <w:r w:rsidRPr="00903DBA">
        <w:t xml:space="preserve"> ::=</w:t>
      </w:r>
    </w:p>
    <w:p w14:paraId="687DAE0D" w14:textId="44D471F9" w:rsidR="00CB1AB5" w:rsidRPr="00903DBA" w:rsidRDefault="00CB1AB5" w:rsidP="00CB1AB5">
      <w:pPr>
        <w:pStyle w:val="Code"/>
      </w:pPr>
      <w:r w:rsidRPr="00903DBA">
        <w:t xml:space="preserve">    </w:t>
      </w:r>
      <w:r w:rsidRPr="00903DBA">
        <w:rPr>
          <w:i/>
        </w:rPr>
        <w:t>initialization_bitfield_</w:t>
      </w:r>
      <w:r w:rsidR="007C4B62" w:rsidRPr="00903DBA">
        <w:rPr>
          <w:i/>
        </w:rPr>
        <w:t>direct_declarator</w:t>
      </w:r>
      <w:r w:rsidRPr="00903DBA">
        <w:t xml:space="preserve"> </w:t>
      </w:r>
    </w:p>
    <w:p w14:paraId="388B0DCD" w14:textId="224273B4" w:rsidR="00CB1AB5" w:rsidRPr="00903DBA" w:rsidRDefault="00CB1AB5" w:rsidP="00CB1AB5">
      <w:pPr>
        <w:pStyle w:val="Code"/>
      </w:pPr>
      <w:r w:rsidRPr="00903DBA">
        <w:t xml:space="preserve">  | </w:t>
      </w:r>
      <w:r w:rsidRPr="00903DBA">
        <w:rPr>
          <w:i/>
        </w:rPr>
        <w:t>declarator_list</w:t>
      </w:r>
      <w:r w:rsidRPr="00903DBA">
        <w:t xml:space="preserve"> </w:t>
      </w:r>
      <w:r w:rsidRPr="00903DBA">
        <w:rPr>
          <w:b/>
        </w:rPr>
        <w:t>,</w:t>
      </w:r>
      <w:r w:rsidRPr="00903DBA">
        <w:t xml:space="preserve"> </w:t>
      </w:r>
      <w:r w:rsidRPr="00903DBA">
        <w:rPr>
          <w:i/>
        </w:rPr>
        <w:t>initialization_bitfield_</w:t>
      </w:r>
      <w:r w:rsidR="007C4B62" w:rsidRPr="00903DBA">
        <w:rPr>
          <w:i/>
        </w:rPr>
        <w:t>direct_declarator</w:t>
      </w:r>
    </w:p>
    <w:p w14:paraId="499D4C96" w14:textId="77777777" w:rsidR="00CB1AB5" w:rsidRPr="00903DBA" w:rsidRDefault="00CB1AB5" w:rsidP="00CB1AB5">
      <w:pPr>
        <w:pStyle w:val="Code"/>
      </w:pPr>
    </w:p>
    <w:p w14:paraId="328FEB89" w14:textId="1F9FECE6" w:rsidR="00CB1AB5" w:rsidRPr="00903DBA" w:rsidRDefault="00CB1AB5" w:rsidP="00CB1AB5">
      <w:pPr>
        <w:pStyle w:val="Code"/>
      </w:pPr>
      <w:r w:rsidRPr="00903DBA">
        <w:rPr>
          <w:i/>
        </w:rPr>
        <w:t>initialization_bitfield_</w:t>
      </w:r>
      <w:r w:rsidR="007C4B62" w:rsidRPr="00903DBA">
        <w:rPr>
          <w:i/>
        </w:rPr>
        <w:t>direct_declarator</w:t>
      </w:r>
      <w:r w:rsidRPr="00903DBA">
        <w:t xml:space="preserve"> ::=</w:t>
      </w:r>
    </w:p>
    <w:p w14:paraId="564BC6D4" w14:textId="775BB8AF" w:rsidR="00CB1AB5" w:rsidRPr="00903DBA" w:rsidRDefault="00CB1AB5" w:rsidP="00CB1AB5">
      <w:pPr>
        <w:pStyle w:val="Code"/>
      </w:pPr>
      <w:r w:rsidRPr="00903DBA">
        <w:t xml:space="preserve">    </w:t>
      </w:r>
      <w:r w:rsidR="007C4B62" w:rsidRPr="00903DBA">
        <w:rPr>
          <w:i/>
        </w:rPr>
        <w:t>direct_declarator</w:t>
      </w:r>
      <w:r w:rsidRPr="00903DBA">
        <w:t xml:space="preserve"> </w:t>
      </w:r>
    </w:p>
    <w:p w14:paraId="3417879C" w14:textId="009672CD"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initializer</w:t>
      </w:r>
      <w:r w:rsidRPr="00903DBA">
        <w:t xml:space="preserve"> </w:t>
      </w:r>
    </w:p>
    <w:p w14:paraId="05BA484A" w14:textId="00AFCDA3" w:rsidR="00CB1AB5" w:rsidRPr="00903DBA" w:rsidRDefault="00CB1AB5" w:rsidP="00CB1AB5">
      <w:pPr>
        <w:pStyle w:val="Code"/>
      </w:pPr>
      <w:r w:rsidRPr="00903DBA">
        <w:t xml:space="preserve">  | </w:t>
      </w:r>
      <w:r w:rsidR="007C4B62" w:rsidRPr="00903DBA">
        <w:rPr>
          <w:i/>
        </w:rPr>
        <w:t>direct_declarator</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p>
    <w:p w14:paraId="5673DF7A"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const</w:t>
      </w:r>
      <w:r w:rsidRPr="00903DBA">
        <w:t>_</w:t>
      </w:r>
      <w:r w:rsidRPr="00903DBA">
        <w:rPr>
          <w:i/>
        </w:rPr>
        <w:t>expression</w:t>
      </w:r>
    </w:p>
    <w:p w14:paraId="365125AF" w14:textId="77777777" w:rsidR="00CB1AB5" w:rsidRPr="00903DBA" w:rsidRDefault="00CB1AB5" w:rsidP="00CB1AB5">
      <w:pPr>
        <w:pStyle w:val="Code"/>
      </w:pPr>
    </w:p>
    <w:p w14:paraId="621F86A9" w14:textId="429B1357" w:rsidR="00CB1AB5" w:rsidRPr="00903DBA" w:rsidRDefault="007C4B62" w:rsidP="00CB1AB5">
      <w:pPr>
        <w:pStyle w:val="Code"/>
      </w:pPr>
      <w:r w:rsidRPr="00903DBA">
        <w:rPr>
          <w:i/>
        </w:rPr>
        <w:t>direct_declarator</w:t>
      </w:r>
      <w:r w:rsidR="00CB1AB5" w:rsidRPr="00903DBA">
        <w:t xml:space="preserve"> ::=</w:t>
      </w:r>
    </w:p>
    <w:p w14:paraId="6E7DE44C" w14:textId="3FC41750" w:rsidR="00CB1AB5" w:rsidRPr="00903DBA" w:rsidRDefault="00CB1AB5" w:rsidP="00CB1AB5">
      <w:pPr>
        <w:pStyle w:val="Code"/>
      </w:pPr>
      <w:r w:rsidRPr="00903DBA">
        <w:t xml:space="preserve">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007C4B62" w:rsidRPr="00903DBA">
        <w:rPr>
          <w:i/>
        </w:rPr>
        <w:t>direct_declarator</w:t>
      </w:r>
    </w:p>
    <w:p w14:paraId="6EAC2ED1" w14:textId="77777777" w:rsidR="00CB1AB5" w:rsidRPr="00903DBA" w:rsidRDefault="00CB1AB5" w:rsidP="00CB1AB5">
      <w:pPr>
        <w:pStyle w:val="Code"/>
      </w:pPr>
    </w:p>
    <w:p w14:paraId="5E8D07D4" w14:textId="20CAC986" w:rsidR="00CB1AB5" w:rsidRPr="00903DBA" w:rsidRDefault="00CB1AB5" w:rsidP="00CB1AB5">
      <w:pPr>
        <w:pStyle w:val="Code"/>
      </w:pPr>
      <w:r w:rsidRPr="00903DBA">
        <w:rPr>
          <w:i/>
        </w:rPr>
        <w:t>direct</w:t>
      </w:r>
      <w:r w:rsidRPr="00903DBA">
        <w:t>_</w:t>
      </w:r>
      <w:r w:rsidR="007C4B62" w:rsidRPr="00903DBA">
        <w:rPr>
          <w:i/>
        </w:rPr>
        <w:t>direct_declarator</w:t>
      </w:r>
      <w:r w:rsidRPr="00903DBA">
        <w:t xml:space="preserve"> ::=</w:t>
      </w:r>
    </w:p>
    <w:p w14:paraId="63722C40" w14:textId="77777777" w:rsidR="00CB1AB5" w:rsidRPr="00903DBA" w:rsidRDefault="00CB1AB5" w:rsidP="00CB1AB5">
      <w:pPr>
        <w:pStyle w:val="Code"/>
      </w:pPr>
      <w:r w:rsidRPr="00903DBA">
        <w:t xml:space="preserve">    </w:t>
      </w:r>
      <w:r w:rsidRPr="00903DBA">
        <w:rPr>
          <w:b/>
        </w:rPr>
        <w:t>identifier</w:t>
      </w:r>
      <w:r w:rsidRPr="00903DBA">
        <w:t xml:space="preserve"> </w:t>
      </w:r>
    </w:p>
    <w:p w14:paraId="2E188418" w14:textId="447B58D6" w:rsidR="00CB1AB5" w:rsidRPr="00903DBA" w:rsidRDefault="00CB1AB5" w:rsidP="00CB1AB5">
      <w:pPr>
        <w:pStyle w:val="Code"/>
      </w:pPr>
      <w:r w:rsidRPr="00903DBA">
        <w:t xml:space="preserve">  | </w:t>
      </w:r>
      <w:r w:rsidRPr="00903DBA">
        <w:rPr>
          <w:b/>
        </w:rPr>
        <w:t>(</w:t>
      </w:r>
      <w:r w:rsidRPr="00903DBA">
        <w:t xml:space="preserve"> </w:t>
      </w:r>
      <w:r w:rsidR="007C4B62" w:rsidRPr="00903DBA">
        <w:rPr>
          <w:i/>
        </w:rPr>
        <w:t>direct_declarator</w:t>
      </w:r>
      <w:r w:rsidRPr="00903DBA">
        <w:t xml:space="preserve"> </w:t>
      </w:r>
      <w:r w:rsidRPr="00903DBA">
        <w:rPr>
          <w:b/>
        </w:rPr>
        <w:t>)</w:t>
      </w:r>
      <w:r w:rsidRPr="00903DBA">
        <w:t xml:space="preserve"> </w:t>
      </w:r>
    </w:p>
    <w:p w14:paraId="7D905552" w14:textId="2112A938"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25262B5E" w14:textId="6A66020B"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r w:rsidRPr="00903DBA">
        <w:t xml:space="preserve"> </w:t>
      </w:r>
    </w:p>
    <w:p w14:paraId="445A834C" w14:textId="706BFAED" w:rsidR="00CB1AB5" w:rsidRPr="00903DBA" w:rsidRDefault="00CB1AB5" w:rsidP="00CB1AB5">
      <w:pPr>
        <w:pStyle w:val="Code"/>
      </w:pPr>
      <w:r w:rsidRPr="00903DBA">
        <w:t xml:space="preserve">  | </w:t>
      </w:r>
      <w:r w:rsidRPr="00903DBA">
        <w:rPr>
          <w:i/>
        </w:rPr>
        <w:t>direct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identifier</w:t>
      </w:r>
      <w:r w:rsidRPr="00903DBA">
        <w:t>_</w:t>
      </w:r>
      <w:r w:rsidRPr="00903DBA">
        <w:rPr>
          <w:i/>
        </w:rPr>
        <w:t>list</w:t>
      </w:r>
      <w:r w:rsidRPr="00903DBA">
        <w:t xml:space="preserve"> </w:t>
      </w:r>
      <w:r w:rsidRPr="00903DBA">
        <w:rPr>
          <w:b/>
        </w:rPr>
        <w:t>)</w:t>
      </w:r>
    </w:p>
    <w:p w14:paraId="5F6BE5C1" w14:textId="77777777" w:rsidR="00CB1AB5" w:rsidRPr="00903DBA" w:rsidRDefault="00CB1AB5" w:rsidP="00CB1AB5">
      <w:pPr>
        <w:pStyle w:val="Code"/>
      </w:pPr>
    </w:p>
    <w:p w14:paraId="495A1393" w14:textId="77777777" w:rsidR="00CB1AB5" w:rsidRPr="00903DBA" w:rsidRDefault="00CB1AB5" w:rsidP="00CB1AB5">
      <w:pPr>
        <w:pStyle w:val="Code"/>
      </w:pPr>
      <w:r w:rsidRPr="00903DBA">
        <w:rPr>
          <w:i/>
        </w:rPr>
        <w:t>optional</w:t>
      </w:r>
      <w:r w:rsidRPr="00903DBA">
        <w:t>_</w:t>
      </w:r>
      <w:r w:rsidRPr="00903DBA">
        <w:rPr>
          <w:i/>
        </w:rPr>
        <w:t>pointer</w:t>
      </w:r>
      <w:r w:rsidRPr="00903DBA">
        <w:t>_</w:t>
      </w:r>
      <w:r w:rsidRPr="00903DBA">
        <w:rPr>
          <w:i/>
        </w:rPr>
        <w:t>list</w:t>
      </w:r>
      <w:r w:rsidRPr="00903DBA">
        <w:t xml:space="preserve"> ::=</w:t>
      </w:r>
    </w:p>
    <w:p w14:paraId="1FADCEEA" w14:textId="77777777" w:rsidR="00CB1AB5" w:rsidRPr="00903DBA" w:rsidRDefault="00CB1AB5" w:rsidP="00CB1AB5">
      <w:pPr>
        <w:pStyle w:val="Code"/>
      </w:pPr>
      <w:r w:rsidRPr="00903DBA">
        <w:t xml:space="preserve">    /* </w:t>
      </w:r>
      <w:r w:rsidRPr="00903DBA">
        <w:rPr>
          <w:i/>
        </w:rPr>
        <w:t>empty</w:t>
      </w:r>
      <w:r w:rsidRPr="00903DBA">
        <w:t xml:space="preserve"> */</w:t>
      </w:r>
    </w:p>
    <w:p w14:paraId="69E798AF"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p>
    <w:p w14:paraId="74D95BD2" w14:textId="77777777" w:rsidR="00CB1AB5" w:rsidRPr="00903DBA" w:rsidRDefault="00CB1AB5" w:rsidP="00CB1AB5">
      <w:pPr>
        <w:pStyle w:val="Code"/>
      </w:pPr>
    </w:p>
    <w:p w14:paraId="51A476DB" w14:textId="77777777" w:rsidR="00CB1AB5" w:rsidRPr="00903DBA" w:rsidRDefault="00CB1AB5" w:rsidP="00CB1AB5">
      <w:pPr>
        <w:pStyle w:val="Code"/>
      </w:pPr>
      <w:r w:rsidRPr="00903DBA">
        <w:rPr>
          <w:i/>
        </w:rPr>
        <w:t>pointer</w:t>
      </w:r>
      <w:r w:rsidRPr="00903DBA">
        <w:t>_</w:t>
      </w:r>
      <w:r w:rsidRPr="00903DBA">
        <w:rPr>
          <w:i/>
        </w:rPr>
        <w:t>list</w:t>
      </w:r>
      <w:r w:rsidRPr="00903DBA">
        <w:t xml:space="preserve"> ::=</w:t>
      </w:r>
    </w:p>
    <w:p w14:paraId="2D709B3B" w14:textId="77777777" w:rsidR="00CB1AB5" w:rsidRPr="00903DBA" w:rsidRDefault="00CB1AB5" w:rsidP="00CB1AB5">
      <w:pPr>
        <w:pStyle w:val="Code"/>
      </w:pPr>
      <w:r w:rsidRPr="00903DBA">
        <w:t xml:space="preserve">    </w:t>
      </w:r>
      <w:r w:rsidRPr="00903DBA">
        <w:rPr>
          <w:i/>
        </w:rPr>
        <w:t>pointer</w:t>
      </w:r>
      <w:r w:rsidRPr="00903DBA">
        <w:t xml:space="preserve"> </w:t>
      </w:r>
    </w:p>
    <w:p w14:paraId="540000F2" w14:textId="77777777" w:rsidR="00CB1AB5" w:rsidRPr="00903DBA" w:rsidRDefault="00CB1AB5" w:rsidP="00CB1AB5">
      <w:pPr>
        <w:pStyle w:val="Code"/>
      </w:pPr>
      <w:r w:rsidRPr="00903DBA">
        <w:t xml:space="preserve">  | </w:t>
      </w:r>
      <w:r w:rsidRPr="00903DBA">
        <w:rPr>
          <w:i/>
        </w:rPr>
        <w:t>pointer</w:t>
      </w:r>
      <w:r w:rsidRPr="00903DBA">
        <w:t>_</w:t>
      </w:r>
      <w:r w:rsidRPr="00903DBA">
        <w:rPr>
          <w:i/>
        </w:rPr>
        <w:t>list</w:t>
      </w:r>
      <w:r w:rsidRPr="00903DBA">
        <w:t xml:space="preserve"> </w:t>
      </w:r>
      <w:r w:rsidRPr="00903DBA">
        <w:rPr>
          <w:i/>
        </w:rPr>
        <w:t>pointer</w:t>
      </w:r>
    </w:p>
    <w:p w14:paraId="1F312DF1" w14:textId="77777777" w:rsidR="00CB1AB5" w:rsidRPr="00903DBA" w:rsidRDefault="00CB1AB5" w:rsidP="00CB1AB5">
      <w:pPr>
        <w:pStyle w:val="Code"/>
      </w:pPr>
    </w:p>
    <w:p w14:paraId="3CBC2ADA" w14:textId="77777777" w:rsidR="00CB1AB5" w:rsidRPr="00903DBA" w:rsidRDefault="00CB1AB5" w:rsidP="00CB1AB5">
      <w:pPr>
        <w:pStyle w:val="Code"/>
      </w:pPr>
      <w:r w:rsidRPr="00903DBA">
        <w:rPr>
          <w:i/>
        </w:rPr>
        <w:t>pointer</w:t>
      </w:r>
      <w:r w:rsidRPr="00903DBA">
        <w:t xml:space="preserve"> ::=</w:t>
      </w:r>
    </w:p>
    <w:p w14:paraId="19C4BECB" w14:textId="77777777" w:rsidR="00CB1AB5" w:rsidRPr="00903DBA" w:rsidRDefault="00CB1AB5" w:rsidP="00CB1AB5">
      <w:pPr>
        <w:pStyle w:val="Code"/>
        <w:ind w:left="480"/>
      </w:pPr>
      <w:r w:rsidRPr="00903DBA">
        <w:rPr>
          <w:b/>
        </w:rPr>
        <w:t>*</w:t>
      </w:r>
      <w:r w:rsidRPr="00903DBA">
        <w:t xml:space="preserve"> | </w:t>
      </w:r>
      <w:r w:rsidRPr="00903DBA">
        <w:rPr>
          <w:b/>
        </w:rPr>
        <w:t>*</w:t>
      </w:r>
      <w:r w:rsidRPr="00903DBA">
        <w:t xml:space="preserve"> </w:t>
      </w:r>
      <w:r w:rsidRPr="00903DBA">
        <w:rPr>
          <w:i/>
        </w:rPr>
        <w:t>declaration</w:t>
      </w:r>
      <w:r w:rsidRPr="00903DBA">
        <w:t>_</w:t>
      </w:r>
      <w:r w:rsidRPr="00903DBA">
        <w:rPr>
          <w:i/>
        </w:rPr>
        <w:t>specifier</w:t>
      </w:r>
      <w:r w:rsidRPr="00903DBA">
        <w:t>_</w:t>
      </w:r>
      <w:r w:rsidRPr="00903DBA">
        <w:rPr>
          <w:i/>
        </w:rPr>
        <w:t>list</w:t>
      </w:r>
    </w:p>
    <w:p w14:paraId="2BD8442B" w14:textId="77777777" w:rsidR="00CB1AB5" w:rsidRPr="00903DBA" w:rsidRDefault="00CB1AB5" w:rsidP="00CB1AB5">
      <w:pPr>
        <w:pStyle w:val="Code"/>
      </w:pPr>
    </w:p>
    <w:p w14:paraId="22BBF7F8" w14:textId="77777777" w:rsidR="00CB1AB5" w:rsidRPr="00903DBA" w:rsidRDefault="00CB1AB5" w:rsidP="00CB1AB5">
      <w:pPr>
        <w:pStyle w:val="Code"/>
      </w:pPr>
      <w:r w:rsidRPr="00903DBA">
        <w:rPr>
          <w:i/>
        </w:rPr>
        <w:t>parameter</w:t>
      </w:r>
      <w:r w:rsidRPr="00903DBA">
        <w:t>_</w:t>
      </w:r>
      <w:r w:rsidRPr="00903DBA">
        <w:rPr>
          <w:i/>
        </w:rPr>
        <w:t>ellipse</w:t>
      </w:r>
      <w:r w:rsidRPr="00903DBA">
        <w:t>_</w:t>
      </w:r>
      <w:r w:rsidRPr="00903DBA">
        <w:rPr>
          <w:i/>
        </w:rPr>
        <w:t>list</w:t>
      </w:r>
      <w:r w:rsidRPr="00903DBA">
        <w:t xml:space="preserve"> ::=</w:t>
      </w:r>
    </w:p>
    <w:p w14:paraId="2024B079" w14:textId="77777777" w:rsidR="00CB1AB5" w:rsidRPr="00903DBA" w:rsidRDefault="00CB1AB5" w:rsidP="00CB1AB5">
      <w:pPr>
        <w:pStyle w:val="Code"/>
      </w:pPr>
      <w:r w:rsidRPr="00903DBA">
        <w:t xml:space="preserve">    </w:t>
      </w:r>
      <w:r w:rsidRPr="00903DBA">
        <w:rPr>
          <w:i/>
        </w:rPr>
        <w:t>parameter</w:t>
      </w:r>
      <w:r w:rsidRPr="00903DBA">
        <w:t>_</w:t>
      </w:r>
      <w:r w:rsidRPr="00903DBA">
        <w:rPr>
          <w:i/>
        </w:rPr>
        <w:t>list</w:t>
      </w:r>
      <w:r w:rsidRPr="00903DBA">
        <w:t xml:space="preserve"> </w:t>
      </w:r>
    </w:p>
    <w:p w14:paraId="3A92E175"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b/>
        </w:rPr>
        <w:t>...</w:t>
      </w:r>
    </w:p>
    <w:p w14:paraId="2FE014A1" w14:textId="77777777" w:rsidR="00CB1AB5" w:rsidRPr="00903DBA" w:rsidRDefault="00CB1AB5" w:rsidP="00CB1AB5">
      <w:pPr>
        <w:pStyle w:val="Code"/>
      </w:pPr>
    </w:p>
    <w:p w14:paraId="42843722" w14:textId="77777777" w:rsidR="00CB1AB5" w:rsidRPr="00903DBA" w:rsidRDefault="00CB1AB5" w:rsidP="00CB1AB5">
      <w:pPr>
        <w:pStyle w:val="Code"/>
      </w:pPr>
      <w:r w:rsidRPr="00903DBA">
        <w:rPr>
          <w:i/>
        </w:rPr>
        <w:t>parameter</w:t>
      </w:r>
      <w:r w:rsidRPr="00903DBA">
        <w:t>_</w:t>
      </w:r>
      <w:r w:rsidRPr="00903DBA">
        <w:rPr>
          <w:i/>
        </w:rPr>
        <w:t>list</w:t>
      </w:r>
      <w:r w:rsidRPr="00903DBA">
        <w:t xml:space="preserve"> ::=</w:t>
      </w:r>
    </w:p>
    <w:p w14:paraId="6543FA9A" w14:textId="77777777" w:rsidR="00CB1AB5" w:rsidRPr="00903DBA" w:rsidRDefault="00CB1AB5" w:rsidP="00CB1AB5">
      <w:pPr>
        <w:pStyle w:val="Code"/>
      </w:pPr>
      <w:r w:rsidRPr="00903DBA">
        <w:t xml:space="preserve">    </w:t>
      </w:r>
      <w:r w:rsidRPr="00903DBA">
        <w:rPr>
          <w:i/>
        </w:rPr>
        <w:t>parameter</w:t>
      </w:r>
      <w:r w:rsidRPr="00903DBA">
        <w:t>_</w:t>
      </w:r>
      <w:r w:rsidRPr="00903DBA">
        <w:rPr>
          <w:i/>
        </w:rPr>
        <w:t>declaration</w:t>
      </w:r>
      <w:r w:rsidRPr="00903DBA">
        <w:t xml:space="preserve"> </w:t>
      </w:r>
    </w:p>
    <w:p w14:paraId="7BF1CB52" w14:textId="77777777" w:rsidR="00CB1AB5" w:rsidRPr="00903DBA" w:rsidRDefault="00CB1AB5" w:rsidP="00CB1AB5">
      <w:pPr>
        <w:pStyle w:val="Code"/>
      </w:pPr>
      <w:r w:rsidRPr="00903DBA">
        <w:t xml:space="preserve">  | </w:t>
      </w:r>
      <w:r w:rsidRPr="00903DBA">
        <w:rPr>
          <w:i/>
        </w:rPr>
        <w:t>parameter</w:t>
      </w:r>
      <w:r w:rsidRPr="00903DBA">
        <w:t>_</w:t>
      </w:r>
      <w:r w:rsidRPr="00903DBA">
        <w:rPr>
          <w:i/>
        </w:rPr>
        <w:t>list</w:t>
      </w:r>
      <w:r w:rsidRPr="00903DBA">
        <w:t xml:space="preserve"> </w:t>
      </w:r>
      <w:r w:rsidRPr="00903DBA">
        <w:rPr>
          <w:b/>
        </w:rPr>
        <w:t>,</w:t>
      </w:r>
      <w:r w:rsidRPr="00903DBA">
        <w:t xml:space="preserve"> </w:t>
      </w:r>
      <w:r w:rsidRPr="00903DBA">
        <w:rPr>
          <w:i/>
        </w:rPr>
        <w:t>parameter</w:t>
      </w:r>
      <w:r w:rsidRPr="00903DBA">
        <w:t>_</w:t>
      </w:r>
      <w:r w:rsidRPr="00903DBA">
        <w:rPr>
          <w:i/>
        </w:rPr>
        <w:t>declaration</w:t>
      </w:r>
    </w:p>
    <w:p w14:paraId="0611FFC7" w14:textId="77777777" w:rsidR="00CB1AB5" w:rsidRPr="00903DBA" w:rsidRDefault="00CB1AB5" w:rsidP="00CB1AB5">
      <w:pPr>
        <w:pStyle w:val="Code"/>
      </w:pPr>
    </w:p>
    <w:p w14:paraId="7B8E39D9" w14:textId="77777777" w:rsidR="00CB1AB5" w:rsidRPr="00903DBA" w:rsidRDefault="00CB1AB5" w:rsidP="00CB1AB5">
      <w:pPr>
        <w:pStyle w:val="Code"/>
      </w:pPr>
      <w:r w:rsidRPr="00903DBA">
        <w:rPr>
          <w:i/>
        </w:rPr>
        <w:t>parameter</w:t>
      </w:r>
      <w:r w:rsidRPr="00903DBA">
        <w:t>_</w:t>
      </w:r>
      <w:r w:rsidRPr="00903DBA">
        <w:rPr>
          <w:i/>
        </w:rPr>
        <w:t>declaration</w:t>
      </w:r>
      <w:r w:rsidRPr="00903DBA">
        <w:t xml:space="preserve"> ::=</w:t>
      </w:r>
    </w:p>
    <w:p w14:paraId="1A4E41C1"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473D4FC5" w14:textId="2EC3FB16"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007C4B62" w:rsidRPr="00903DBA">
        <w:rPr>
          <w:i/>
        </w:rPr>
        <w:t>direct_declarator</w:t>
      </w:r>
      <w:r w:rsidRPr="00903DBA">
        <w:t xml:space="preserve"> </w:t>
      </w:r>
    </w:p>
    <w:p w14:paraId="162A1D6C" w14:textId="0210888E"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68B77E71" w14:textId="77777777" w:rsidR="00CB1AB5" w:rsidRPr="00903DBA" w:rsidRDefault="00CB1AB5" w:rsidP="00CB1AB5">
      <w:pPr>
        <w:pStyle w:val="Code"/>
      </w:pPr>
    </w:p>
    <w:p w14:paraId="627A9675" w14:textId="77777777" w:rsidR="00CB1AB5" w:rsidRPr="00903DBA" w:rsidRDefault="00CB1AB5" w:rsidP="00CB1AB5">
      <w:pPr>
        <w:pStyle w:val="Code"/>
      </w:pPr>
      <w:r w:rsidRPr="00903DBA">
        <w:rPr>
          <w:i/>
        </w:rPr>
        <w:t>optional</w:t>
      </w:r>
      <w:r w:rsidRPr="00903DBA">
        <w:t>_</w:t>
      </w:r>
      <w:r w:rsidRPr="00903DBA">
        <w:rPr>
          <w:i/>
        </w:rPr>
        <w:t>identifier</w:t>
      </w:r>
      <w:r w:rsidRPr="00903DBA">
        <w:t>_</w:t>
      </w:r>
      <w:r w:rsidRPr="00903DBA">
        <w:rPr>
          <w:i/>
        </w:rPr>
        <w:t>list</w:t>
      </w:r>
      <w:r w:rsidRPr="00903DBA">
        <w:t xml:space="preserve"> ::=</w:t>
      </w:r>
    </w:p>
    <w:p w14:paraId="13EAE571" w14:textId="77777777" w:rsidR="00CB1AB5" w:rsidRPr="00903DBA" w:rsidRDefault="00CB1AB5" w:rsidP="00CB1AB5">
      <w:pPr>
        <w:pStyle w:val="Code"/>
      </w:pPr>
      <w:r w:rsidRPr="00903DBA">
        <w:t xml:space="preserve">    /* </w:t>
      </w:r>
      <w:r w:rsidRPr="00903DBA">
        <w:rPr>
          <w:i/>
        </w:rPr>
        <w:t>empty</w:t>
      </w:r>
      <w:r w:rsidRPr="00903DBA">
        <w:t xml:space="preserve"> */  </w:t>
      </w:r>
    </w:p>
    <w:p w14:paraId="3570D8D9"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p>
    <w:p w14:paraId="453BCA88" w14:textId="77777777" w:rsidR="00CB1AB5" w:rsidRPr="00903DBA" w:rsidRDefault="00CB1AB5" w:rsidP="00CB1AB5">
      <w:pPr>
        <w:pStyle w:val="Code"/>
      </w:pPr>
    </w:p>
    <w:p w14:paraId="21D5AB1C" w14:textId="77777777" w:rsidR="00CB1AB5" w:rsidRPr="00903DBA" w:rsidRDefault="00CB1AB5" w:rsidP="00CB1AB5">
      <w:pPr>
        <w:pStyle w:val="Code"/>
      </w:pPr>
      <w:r w:rsidRPr="00903DBA">
        <w:rPr>
          <w:i/>
        </w:rPr>
        <w:t>identifier</w:t>
      </w:r>
      <w:r w:rsidRPr="00903DBA">
        <w:t>_</w:t>
      </w:r>
      <w:r w:rsidRPr="00903DBA">
        <w:rPr>
          <w:i/>
        </w:rPr>
        <w:t>list</w:t>
      </w:r>
      <w:r w:rsidRPr="00903DBA">
        <w:t xml:space="preserve"> ::=</w:t>
      </w:r>
    </w:p>
    <w:p w14:paraId="1D1213A3" w14:textId="77777777" w:rsidR="00CB1AB5" w:rsidRPr="00903DBA" w:rsidRDefault="00CB1AB5" w:rsidP="00CB1AB5">
      <w:pPr>
        <w:pStyle w:val="Code"/>
      </w:pPr>
      <w:r w:rsidRPr="00903DBA">
        <w:t xml:space="preserve">    </w:t>
      </w:r>
      <w:r w:rsidRPr="00903DBA">
        <w:rPr>
          <w:b/>
        </w:rPr>
        <w:t>identifier</w:t>
      </w:r>
      <w:r w:rsidRPr="00903DBA">
        <w:t xml:space="preserve"> </w:t>
      </w:r>
    </w:p>
    <w:p w14:paraId="59880C1C" w14:textId="77777777" w:rsidR="00CB1AB5" w:rsidRPr="00903DBA" w:rsidRDefault="00CB1AB5" w:rsidP="00CB1AB5">
      <w:pPr>
        <w:pStyle w:val="Code"/>
      </w:pPr>
      <w:r w:rsidRPr="00903DBA">
        <w:t xml:space="preserve">  | </w:t>
      </w:r>
      <w:r w:rsidRPr="00903DBA">
        <w:rPr>
          <w:i/>
        </w:rPr>
        <w:t>identifier</w:t>
      </w:r>
      <w:r w:rsidRPr="00903DBA">
        <w:t>_</w:t>
      </w:r>
      <w:r w:rsidRPr="00903DBA">
        <w:rPr>
          <w:i/>
        </w:rPr>
        <w:t>list</w:t>
      </w:r>
      <w:r w:rsidRPr="00903DBA">
        <w:t xml:space="preserve"> </w:t>
      </w:r>
      <w:r w:rsidRPr="00903DBA">
        <w:rPr>
          <w:b/>
        </w:rPr>
        <w:t>,</w:t>
      </w:r>
      <w:r w:rsidRPr="00903DBA">
        <w:t xml:space="preserve"> </w:t>
      </w:r>
      <w:r w:rsidRPr="00903DBA">
        <w:rPr>
          <w:b/>
        </w:rPr>
        <w:t>identifier</w:t>
      </w:r>
    </w:p>
    <w:p w14:paraId="53457B57" w14:textId="77777777" w:rsidR="00CB1AB5" w:rsidRPr="00903DBA" w:rsidRDefault="00CB1AB5" w:rsidP="00CB1AB5">
      <w:pPr>
        <w:pStyle w:val="Code"/>
      </w:pPr>
    </w:p>
    <w:p w14:paraId="2B99AB66" w14:textId="77777777" w:rsidR="00CB1AB5" w:rsidRPr="00903DBA" w:rsidRDefault="00CB1AB5" w:rsidP="00CB1AB5">
      <w:pPr>
        <w:pStyle w:val="Code"/>
      </w:pPr>
      <w:r w:rsidRPr="00903DBA">
        <w:rPr>
          <w:i/>
        </w:rPr>
        <w:t>initializer</w:t>
      </w:r>
      <w:r w:rsidRPr="00903DBA">
        <w:t>_</w:t>
      </w:r>
      <w:r w:rsidRPr="00903DBA">
        <w:rPr>
          <w:i/>
        </w:rPr>
        <w:t>list</w:t>
      </w:r>
      <w:r w:rsidRPr="00903DBA">
        <w:t xml:space="preserve"> ::=</w:t>
      </w:r>
    </w:p>
    <w:p w14:paraId="41512605" w14:textId="77777777" w:rsidR="00CB1AB5" w:rsidRPr="00903DBA" w:rsidRDefault="00CB1AB5" w:rsidP="00CB1AB5">
      <w:pPr>
        <w:pStyle w:val="Code"/>
      </w:pPr>
      <w:r w:rsidRPr="00903DBA">
        <w:t xml:space="preserve">    </w:t>
      </w:r>
      <w:r w:rsidRPr="00903DBA">
        <w:rPr>
          <w:i/>
        </w:rPr>
        <w:t>initializer</w:t>
      </w:r>
      <w:r w:rsidRPr="00903DBA">
        <w:t xml:space="preserve"> </w:t>
      </w:r>
    </w:p>
    <w:p w14:paraId="612C6FF9" w14:textId="77777777" w:rsidR="00CB1AB5" w:rsidRPr="00903DBA" w:rsidRDefault="00CB1AB5" w:rsidP="00CB1AB5">
      <w:pPr>
        <w:pStyle w:val="Code"/>
      </w:pPr>
      <w:r w:rsidRPr="00903DBA">
        <w:t xml:space="preserve">  |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i/>
        </w:rPr>
        <w:t>initializer</w:t>
      </w:r>
    </w:p>
    <w:p w14:paraId="00D07B5A" w14:textId="77777777" w:rsidR="00CB1AB5" w:rsidRPr="00903DBA" w:rsidRDefault="00CB1AB5" w:rsidP="00CB1AB5">
      <w:pPr>
        <w:pStyle w:val="Code"/>
      </w:pPr>
    </w:p>
    <w:p w14:paraId="5918E1A4" w14:textId="77777777" w:rsidR="00CB1AB5" w:rsidRPr="00903DBA" w:rsidRDefault="00CB1AB5" w:rsidP="00CB1AB5">
      <w:pPr>
        <w:pStyle w:val="Code"/>
      </w:pPr>
      <w:r w:rsidRPr="00903DBA">
        <w:rPr>
          <w:i/>
        </w:rPr>
        <w:t>initializer</w:t>
      </w:r>
      <w:r w:rsidRPr="00903DBA">
        <w:t xml:space="preserve"> ::=</w:t>
      </w:r>
    </w:p>
    <w:p w14:paraId="2A954864"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3C06F447"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p>
    <w:p w14:paraId="71D61A5C"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initializer</w:t>
      </w:r>
      <w:r w:rsidRPr="00903DBA">
        <w:t>_</w:t>
      </w:r>
      <w:r w:rsidRPr="00903DBA">
        <w:rPr>
          <w:i/>
        </w:rPr>
        <w:t>list</w:t>
      </w:r>
      <w:r w:rsidRPr="00903DBA">
        <w:t xml:space="preserve"> </w:t>
      </w:r>
      <w:r w:rsidRPr="00903DBA">
        <w:rPr>
          <w:b/>
        </w:rPr>
        <w:t>,</w:t>
      </w:r>
      <w:r w:rsidRPr="00903DBA">
        <w:t xml:space="preserve"> </w:t>
      </w:r>
      <w:r w:rsidRPr="00903DBA">
        <w:rPr>
          <w:b/>
        </w:rPr>
        <w:t>)</w:t>
      </w:r>
    </w:p>
    <w:p w14:paraId="3DBE4212" w14:textId="77777777" w:rsidR="00CB1AB5" w:rsidRPr="00903DBA" w:rsidRDefault="00CB1AB5" w:rsidP="00CB1AB5">
      <w:pPr>
        <w:pStyle w:val="Code"/>
      </w:pPr>
    </w:p>
    <w:p w14:paraId="46F96FC0" w14:textId="77777777" w:rsidR="00CB1AB5" w:rsidRPr="00903DBA" w:rsidRDefault="00CB1AB5" w:rsidP="00CB1AB5">
      <w:pPr>
        <w:pStyle w:val="Code"/>
      </w:pPr>
      <w:r w:rsidRPr="00903DBA">
        <w:rPr>
          <w:i/>
        </w:rPr>
        <w:t>type</w:t>
      </w:r>
      <w:r w:rsidRPr="00903DBA">
        <w:t>_</w:t>
      </w:r>
      <w:r w:rsidRPr="00903DBA">
        <w:rPr>
          <w:i/>
        </w:rPr>
        <w:t>name</w:t>
      </w:r>
      <w:r w:rsidRPr="00903DBA">
        <w:t xml:space="preserve"> ::=</w:t>
      </w:r>
    </w:p>
    <w:p w14:paraId="6A40EFF7" w14:textId="77777777" w:rsidR="00CB1AB5" w:rsidRPr="00903DBA" w:rsidRDefault="00CB1AB5" w:rsidP="00CB1AB5">
      <w:pPr>
        <w:pStyle w:val="Code"/>
      </w:pPr>
      <w:r w:rsidRPr="00903DBA">
        <w:t xml:space="preserve">    </w:t>
      </w:r>
      <w:r w:rsidRPr="00903DBA">
        <w:rPr>
          <w:i/>
        </w:rPr>
        <w:t>declaration</w:t>
      </w:r>
      <w:r w:rsidRPr="00903DBA">
        <w:t>_</w:t>
      </w:r>
      <w:r w:rsidRPr="00903DBA">
        <w:rPr>
          <w:i/>
        </w:rPr>
        <w:t>specifier</w:t>
      </w:r>
      <w:r w:rsidRPr="00903DBA">
        <w:t>_</w:t>
      </w:r>
      <w:r w:rsidRPr="00903DBA">
        <w:rPr>
          <w:i/>
        </w:rPr>
        <w:t>list</w:t>
      </w:r>
      <w:r w:rsidRPr="00903DBA">
        <w:t xml:space="preserve">  </w:t>
      </w:r>
    </w:p>
    <w:p w14:paraId="5842C10D" w14:textId="4E4E2000" w:rsidR="00CB1AB5" w:rsidRPr="00903DBA" w:rsidRDefault="00CB1AB5" w:rsidP="00CB1AB5">
      <w:pPr>
        <w:pStyle w:val="Code"/>
      </w:pPr>
      <w:r w:rsidRPr="00903DBA">
        <w:t xml:space="preserve">  | </w:t>
      </w:r>
      <w:r w:rsidRPr="00903DBA">
        <w:rPr>
          <w:i/>
        </w:rPr>
        <w:t>declaration</w:t>
      </w:r>
      <w:r w:rsidRPr="00903DBA">
        <w:t>_</w:t>
      </w:r>
      <w:r w:rsidRPr="00903DBA">
        <w:rPr>
          <w:i/>
        </w:rPr>
        <w:t>specifier</w:t>
      </w:r>
      <w:r w:rsidRPr="00903DBA">
        <w:t>_</w:t>
      </w:r>
      <w:r w:rsidRPr="00903DBA">
        <w:rPr>
          <w:i/>
        </w:rPr>
        <w:t>list</w:t>
      </w:r>
      <w:r w:rsidRPr="00903DBA">
        <w:t xml:space="preserve"> </w:t>
      </w:r>
      <w:r w:rsidRPr="00903DBA">
        <w:rPr>
          <w:i/>
        </w:rPr>
        <w:t>abstract</w:t>
      </w:r>
      <w:r w:rsidRPr="00903DBA">
        <w:t>_</w:t>
      </w:r>
      <w:r w:rsidR="007C4B62" w:rsidRPr="00903DBA">
        <w:rPr>
          <w:i/>
        </w:rPr>
        <w:t>direct_declarator</w:t>
      </w:r>
    </w:p>
    <w:p w14:paraId="13F50643" w14:textId="77777777" w:rsidR="00CB1AB5" w:rsidRPr="00903DBA" w:rsidRDefault="00CB1AB5" w:rsidP="00CB1AB5">
      <w:pPr>
        <w:pStyle w:val="Code"/>
      </w:pPr>
    </w:p>
    <w:p w14:paraId="39FDF974" w14:textId="633839EB" w:rsidR="00CB1AB5" w:rsidRPr="00903DBA" w:rsidRDefault="00CB1AB5" w:rsidP="00CB1AB5">
      <w:pPr>
        <w:pStyle w:val="Code"/>
      </w:pPr>
      <w:r w:rsidRPr="00903DBA">
        <w:rPr>
          <w:i/>
        </w:rPr>
        <w:t>abstract</w:t>
      </w:r>
      <w:r w:rsidRPr="00903DBA">
        <w:t>_</w:t>
      </w:r>
      <w:r w:rsidR="007C4B62" w:rsidRPr="00903DBA">
        <w:rPr>
          <w:i/>
        </w:rPr>
        <w:t>direct_declarator</w:t>
      </w:r>
      <w:r w:rsidRPr="00903DBA">
        <w:t xml:space="preserve"> ::=</w:t>
      </w:r>
    </w:p>
    <w:p w14:paraId="5F57AB0F" w14:textId="77777777" w:rsidR="00CB1AB5" w:rsidRPr="00903DBA" w:rsidRDefault="00CB1AB5" w:rsidP="00CB1AB5">
      <w:pPr>
        <w:pStyle w:val="Code"/>
      </w:pPr>
      <w:r w:rsidRPr="00903DBA">
        <w:t xml:space="preserve">    </w:t>
      </w:r>
      <w:r w:rsidRPr="00903DBA">
        <w:rPr>
          <w:i/>
        </w:rPr>
        <w:t>pointer</w:t>
      </w:r>
      <w:r w:rsidRPr="00903DBA">
        <w:t>_</w:t>
      </w:r>
      <w:r w:rsidRPr="00903DBA">
        <w:rPr>
          <w:i/>
        </w:rPr>
        <w:t>list</w:t>
      </w:r>
      <w:r w:rsidRPr="00903DBA">
        <w:rPr>
          <w:b/>
        </w:rPr>
        <w:t xml:space="preserve">     </w:t>
      </w:r>
      <w:r w:rsidRPr="00903DBA">
        <w:t xml:space="preserve">  </w:t>
      </w:r>
    </w:p>
    <w:p w14:paraId="414A4913" w14:textId="106FDE97" w:rsidR="00CB1AB5" w:rsidRPr="00903DBA" w:rsidRDefault="00CB1AB5" w:rsidP="00CB1AB5">
      <w:pPr>
        <w:pStyle w:val="Code"/>
      </w:pPr>
      <w:r w:rsidRPr="00903DBA">
        <w:t xml:space="preserve">  | </w:t>
      </w:r>
      <w:r w:rsidRPr="00903DBA">
        <w:rPr>
          <w:i/>
        </w:rPr>
        <w:t>optional</w:t>
      </w:r>
      <w:r w:rsidRPr="00903DBA">
        <w:t>_</w:t>
      </w:r>
      <w:r w:rsidRPr="00903DBA">
        <w:rPr>
          <w:i/>
        </w:rPr>
        <w:t>pointer</w:t>
      </w:r>
      <w:r w:rsidRPr="00903DBA">
        <w:t>_</w:t>
      </w:r>
      <w:r w:rsidRPr="00903DBA">
        <w:rPr>
          <w:i/>
        </w:rPr>
        <w:t>list</w:t>
      </w:r>
      <w:r w:rsidRPr="00903DBA">
        <w:t xml:space="preserve"> </w:t>
      </w:r>
      <w:r w:rsidRPr="00903DBA">
        <w:rPr>
          <w:i/>
        </w:rPr>
        <w:t>direct</w:t>
      </w:r>
      <w:r w:rsidRPr="00903DBA">
        <w:t>_</w:t>
      </w:r>
      <w:r w:rsidRPr="00903DBA">
        <w:rPr>
          <w:i/>
        </w:rPr>
        <w:t>abstract</w:t>
      </w:r>
      <w:r w:rsidRPr="00903DBA">
        <w:t>_</w:t>
      </w:r>
      <w:r w:rsidR="007C4B62" w:rsidRPr="00903DBA">
        <w:rPr>
          <w:i/>
        </w:rPr>
        <w:t>direct_declarator</w:t>
      </w:r>
      <w:r w:rsidRPr="00903DBA">
        <w:rPr>
          <w:b/>
        </w:rPr>
        <w:t xml:space="preserve">     </w:t>
      </w:r>
      <w:r w:rsidRPr="00903DBA">
        <w:t xml:space="preserve"> </w:t>
      </w:r>
    </w:p>
    <w:p w14:paraId="59E22396" w14:textId="77777777" w:rsidR="00CB1AB5" w:rsidRPr="00903DBA" w:rsidRDefault="00CB1AB5" w:rsidP="00CB1AB5">
      <w:pPr>
        <w:pStyle w:val="Code"/>
      </w:pPr>
    </w:p>
    <w:p w14:paraId="537C087C" w14:textId="58DA0141" w:rsidR="00CB1AB5" w:rsidRPr="00903DBA" w:rsidRDefault="00CB1AB5" w:rsidP="00CB1AB5">
      <w:pPr>
        <w:pStyle w:val="Code"/>
      </w:pPr>
      <w:r w:rsidRPr="00903DBA">
        <w:rPr>
          <w:i/>
        </w:rPr>
        <w:t>direct</w:t>
      </w:r>
      <w:r w:rsidRPr="00903DBA">
        <w:t>_</w:t>
      </w:r>
      <w:r w:rsidRPr="00903DBA">
        <w:rPr>
          <w:i/>
        </w:rPr>
        <w:t>abstract</w:t>
      </w:r>
      <w:r w:rsidRPr="00903DBA">
        <w:t>_</w:t>
      </w:r>
      <w:r w:rsidR="007C4B62" w:rsidRPr="00903DBA">
        <w:rPr>
          <w:i/>
        </w:rPr>
        <w:t>direct_declarator</w:t>
      </w:r>
      <w:r w:rsidRPr="00903DBA">
        <w:t xml:space="preserve"> ::=</w:t>
      </w:r>
    </w:p>
    <w:p w14:paraId="585E5277" w14:textId="41995854" w:rsidR="00CB1AB5" w:rsidRPr="00903DBA" w:rsidRDefault="00CB1AB5" w:rsidP="00CB1AB5">
      <w:pPr>
        <w:pStyle w:val="Code"/>
      </w:pPr>
      <w:r w:rsidRPr="00903DBA">
        <w:t xml:space="preserve">    </w:t>
      </w:r>
      <w:r w:rsidRPr="00903DBA">
        <w:rPr>
          <w:b/>
        </w:rPr>
        <w:t>(</w:t>
      </w:r>
      <w:r w:rsidRPr="00903DBA">
        <w:t xml:space="preserve"> </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p>
    <w:p w14:paraId="358E7BC5"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362EF48E" w14:textId="1BBD610F"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const</w:t>
      </w:r>
      <w:r w:rsidRPr="00903DBA">
        <w:t>_</w:t>
      </w:r>
      <w:r w:rsidRPr="00903DBA">
        <w:rPr>
          <w:i/>
        </w:rPr>
        <w:t>expression</w:t>
      </w:r>
      <w:r w:rsidRPr="00903DBA">
        <w:t xml:space="preserve"> </w:t>
      </w:r>
      <w:r w:rsidRPr="00903DBA">
        <w:rPr>
          <w:b/>
        </w:rPr>
        <w:t>]</w:t>
      </w:r>
      <w:r w:rsidRPr="00903DBA">
        <w:t xml:space="preserve"> </w:t>
      </w:r>
    </w:p>
    <w:p w14:paraId="4268CA1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r w:rsidRPr="00903DBA">
        <w:t xml:space="preserve"> </w:t>
      </w:r>
    </w:p>
    <w:p w14:paraId="491CF040" w14:textId="1ED868C6" w:rsidR="00CB1AB5" w:rsidRPr="00903DBA" w:rsidRDefault="00CB1AB5" w:rsidP="00CB1AB5">
      <w:pPr>
        <w:pStyle w:val="Code"/>
      </w:pPr>
      <w:r w:rsidRPr="00903DBA">
        <w:t xml:space="preserve">  | </w:t>
      </w:r>
      <w:r w:rsidRPr="00903DBA">
        <w:rPr>
          <w:i/>
        </w:rPr>
        <w:t>direct</w:t>
      </w:r>
      <w:r w:rsidRPr="00903DBA">
        <w:t>_</w:t>
      </w:r>
      <w:r w:rsidRPr="00903DBA">
        <w:rPr>
          <w:i/>
        </w:rPr>
        <w:t>abstract</w:t>
      </w:r>
      <w:r w:rsidRPr="00903DBA">
        <w:t>_</w:t>
      </w:r>
      <w:r w:rsidR="007C4B62" w:rsidRPr="00903DBA">
        <w:rPr>
          <w:i/>
        </w:rPr>
        <w:t>direct_declarator</w:t>
      </w:r>
      <w:r w:rsidRPr="00903DBA">
        <w:t xml:space="preserve"> </w:t>
      </w:r>
      <w:r w:rsidRPr="00903DBA">
        <w:rPr>
          <w:b/>
        </w:rPr>
        <w:t>(</w:t>
      </w:r>
      <w:r w:rsidRPr="00903DBA">
        <w:t xml:space="preserve"> </w:t>
      </w:r>
      <w:r w:rsidRPr="00903DBA">
        <w:rPr>
          <w:i/>
        </w:rPr>
        <w:t>optional</w:t>
      </w:r>
      <w:r w:rsidRPr="00903DBA">
        <w:t>_</w:t>
      </w:r>
      <w:r w:rsidRPr="00903DBA">
        <w:rPr>
          <w:i/>
        </w:rPr>
        <w:t>parameter</w:t>
      </w:r>
      <w:r w:rsidRPr="00903DBA">
        <w:t>_</w:t>
      </w:r>
      <w:r w:rsidRPr="00903DBA">
        <w:rPr>
          <w:i/>
        </w:rPr>
        <w:t>ellipse</w:t>
      </w:r>
      <w:r w:rsidRPr="00903DBA">
        <w:t>_</w:t>
      </w:r>
      <w:r w:rsidRPr="00903DBA">
        <w:rPr>
          <w:i/>
        </w:rPr>
        <w:t>list</w:t>
      </w:r>
      <w:r w:rsidRPr="00903DBA">
        <w:t xml:space="preserve"> </w:t>
      </w:r>
      <w:r w:rsidRPr="00903DBA">
        <w:rPr>
          <w:b/>
        </w:rPr>
        <w:t>)</w:t>
      </w:r>
    </w:p>
    <w:p w14:paraId="7639ADAD" w14:textId="77777777" w:rsidR="00CB1AB5" w:rsidRPr="00903DBA" w:rsidRDefault="00CB1AB5" w:rsidP="00CB1AB5">
      <w:pPr>
        <w:pStyle w:val="Code"/>
      </w:pPr>
    </w:p>
    <w:p w14:paraId="1DC8AB4E" w14:textId="77777777" w:rsidR="00CB1AB5" w:rsidRPr="00903DBA" w:rsidRDefault="00CB1AB5" w:rsidP="00CB1AB5">
      <w:pPr>
        <w:pStyle w:val="Code"/>
      </w:pPr>
      <w:r w:rsidRPr="00903DBA">
        <w:rPr>
          <w:i/>
        </w:rPr>
        <w:t>optional</w:t>
      </w:r>
      <w:r w:rsidRPr="00903DBA">
        <w:t>_</w:t>
      </w:r>
      <w:r w:rsidRPr="00903DBA">
        <w:rPr>
          <w:i/>
        </w:rPr>
        <w:t>statement</w:t>
      </w:r>
      <w:r w:rsidRPr="00903DBA">
        <w:t>_</w:t>
      </w:r>
      <w:r w:rsidRPr="00903DBA">
        <w:rPr>
          <w:i/>
        </w:rPr>
        <w:t>list</w:t>
      </w:r>
      <w:r w:rsidRPr="00903DBA">
        <w:t xml:space="preserve"> ::=</w:t>
      </w:r>
    </w:p>
    <w:p w14:paraId="366080B7" w14:textId="77777777" w:rsidR="00CB1AB5" w:rsidRPr="00903DBA" w:rsidRDefault="00CB1AB5" w:rsidP="00CB1AB5">
      <w:pPr>
        <w:pStyle w:val="Code"/>
      </w:pPr>
      <w:r w:rsidRPr="00903DBA">
        <w:t xml:space="preserve">    /* </w:t>
      </w:r>
      <w:r w:rsidRPr="00903DBA">
        <w:rPr>
          <w:i/>
        </w:rPr>
        <w:t>empty</w:t>
      </w:r>
      <w:r w:rsidRPr="00903DBA">
        <w:t xml:space="preserve"> */</w:t>
      </w:r>
    </w:p>
    <w:p w14:paraId="2F36BADB"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p>
    <w:p w14:paraId="61AB3D3F" w14:textId="77777777" w:rsidR="00CB1AB5" w:rsidRPr="00903DBA" w:rsidRDefault="00CB1AB5" w:rsidP="00CB1AB5">
      <w:pPr>
        <w:pStyle w:val="Code"/>
      </w:pPr>
    </w:p>
    <w:p w14:paraId="015983FD" w14:textId="77777777" w:rsidR="00CB1AB5" w:rsidRPr="00903DBA" w:rsidRDefault="00CB1AB5" w:rsidP="00CB1AB5">
      <w:pPr>
        <w:pStyle w:val="Code"/>
      </w:pPr>
      <w:r w:rsidRPr="00903DBA">
        <w:rPr>
          <w:i/>
        </w:rPr>
        <w:t>statement</w:t>
      </w:r>
      <w:r w:rsidRPr="00903DBA">
        <w:t>_</w:t>
      </w:r>
      <w:r w:rsidRPr="00903DBA">
        <w:rPr>
          <w:i/>
        </w:rPr>
        <w:t>list</w:t>
      </w:r>
      <w:r w:rsidRPr="00903DBA">
        <w:t xml:space="preserve"> ::=</w:t>
      </w:r>
    </w:p>
    <w:p w14:paraId="62293C2D" w14:textId="77777777" w:rsidR="00CB1AB5" w:rsidRPr="00903DBA" w:rsidRDefault="00CB1AB5" w:rsidP="00CB1AB5">
      <w:pPr>
        <w:pStyle w:val="Code"/>
      </w:pPr>
      <w:r w:rsidRPr="00903DBA">
        <w:t xml:space="preserve">    </w:t>
      </w:r>
      <w:r w:rsidRPr="00903DBA">
        <w:rPr>
          <w:i/>
        </w:rPr>
        <w:t>statement</w:t>
      </w:r>
    </w:p>
    <w:p w14:paraId="62F67E30" w14:textId="77777777" w:rsidR="00CB1AB5" w:rsidRPr="00903DBA" w:rsidRDefault="00CB1AB5" w:rsidP="00CB1AB5">
      <w:pPr>
        <w:pStyle w:val="Code"/>
      </w:pPr>
      <w:r w:rsidRPr="00903DBA">
        <w:t xml:space="preserve">  | </w:t>
      </w:r>
      <w:r w:rsidRPr="00903DBA">
        <w:rPr>
          <w:i/>
        </w:rPr>
        <w:t>statement</w:t>
      </w:r>
      <w:r w:rsidRPr="00903DBA">
        <w:t>_</w:t>
      </w:r>
      <w:r w:rsidRPr="00903DBA">
        <w:rPr>
          <w:i/>
        </w:rPr>
        <w:t>list</w:t>
      </w:r>
      <w:r w:rsidRPr="00903DBA">
        <w:t xml:space="preserve"> </w:t>
      </w:r>
      <w:r w:rsidRPr="00903DBA">
        <w:rPr>
          <w:i/>
        </w:rPr>
        <w:t>statement</w:t>
      </w:r>
    </w:p>
    <w:p w14:paraId="2553D5B3" w14:textId="77777777" w:rsidR="00CB1AB5" w:rsidRPr="00903DBA" w:rsidRDefault="00CB1AB5" w:rsidP="00CB1AB5">
      <w:pPr>
        <w:pStyle w:val="Code"/>
      </w:pPr>
    </w:p>
    <w:p w14:paraId="1C39FAD6" w14:textId="77777777" w:rsidR="00CB1AB5" w:rsidRPr="00903DBA" w:rsidRDefault="00CB1AB5" w:rsidP="00CB1AB5">
      <w:pPr>
        <w:pStyle w:val="Code"/>
      </w:pPr>
      <w:r w:rsidRPr="00903DBA">
        <w:rPr>
          <w:i/>
        </w:rPr>
        <w:t>statement</w:t>
      </w:r>
      <w:r w:rsidRPr="00903DBA">
        <w:t xml:space="preserve"> ::=</w:t>
      </w:r>
    </w:p>
    <w:p w14:paraId="7758B02A" w14:textId="77777777" w:rsidR="00CB1AB5" w:rsidRPr="00903DBA" w:rsidRDefault="00CB1AB5" w:rsidP="00CB1AB5">
      <w:pPr>
        <w:pStyle w:val="Code"/>
      </w:pPr>
      <w:r w:rsidRPr="00903DBA">
        <w:t xml:space="preserve">    </w:t>
      </w:r>
      <w:r w:rsidRPr="00903DBA">
        <w:rPr>
          <w:i/>
        </w:rPr>
        <w:t>open</w:t>
      </w:r>
      <w:r w:rsidRPr="00903DBA">
        <w:t>_</w:t>
      </w:r>
      <w:r w:rsidRPr="00903DBA">
        <w:rPr>
          <w:i/>
        </w:rPr>
        <w:t>statement</w:t>
      </w:r>
    </w:p>
    <w:p w14:paraId="206B45F4" w14:textId="77777777" w:rsidR="00CB1AB5" w:rsidRPr="00903DBA" w:rsidRDefault="00CB1AB5" w:rsidP="00CB1AB5">
      <w:pPr>
        <w:pStyle w:val="Code"/>
      </w:pPr>
      <w:r w:rsidRPr="00903DBA">
        <w:t xml:space="preserve">  | </w:t>
      </w:r>
      <w:r w:rsidRPr="00903DBA">
        <w:rPr>
          <w:i/>
        </w:rPr>
        <w:t>closed</w:t>
      </w:r>
      <w:r w:rsidRPr="00903DBA">
        <w:t>_</w:t>
      </w:r>
      <w:r w:rsidRPr="00903DBA">
        <w:rPr>
          <w:i/>
        </w:rPr>
        <w:t>statement</w:t>
      </w:r>
    </w:p>
    <w:p w14:paraId="4E675D82" w14:textId="77777777" w:rsidR="00CB1AB5" w:rsidRPr="00903DBA" w:rsidRDefault="00CB1AB5" w:rsidP="00CB1AB5">
      <w:pPr>
        <w:pStyle w:val="Code"/>
      </w:pPr>
    </w:p>
    <w:p w14:paraId="6E7B2315" w14:textId="77777777" w:rsidR="00CB1AB5" w:rsidRPr="00903DBA" w:rsidRDefault="00CB1AB5" w:rsidP="00CB1AB5">
      <w:pPr>
        <w:pStyle w:val="Code"/>
      </w:pPr>
      <w:r w:rsidRPr="00903DBA">
        <w:rPr>
          <w:i/>
        </w:rPr>
        <w:t>open</w:t>
      </w:r>
      <w:r w:rsidRPr="00903DBA">
        <w:t>_</w:t>
      </w:r>
      <w:r w:rsidRPr="00903DBA">
        <w:rPr>
          <w:i/>
        </w:rPr>
        <w:t>statement</w:t>
      </w:r>
      <w:r w:rsidRPr="00903DBA">
        <w:t xml:space="preserve"> ::=</w:t>
      </w:r>
    </w:p>
    <w:p w14:paraId="04FDDB30"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statement</w:t>
      </w:r>
      <w:r w:rsidRPr="00903DBA">
        <w:t xml:space="preserve"> </w:t>
      </w:r>
    </w:p>
    <w:p w14:paraId="19CE6BF9" w14:textId="77777777" w:rsidR="00CB1AB5" w:rsidRPr="00903DBA" w:rsidRDefault="00CB1AB5" w:rsidP="00CB1AB5">
      <w:pPr>
        <w:pStyle w:val="Code"/>
      </w:pPr>
      <w:r w:rsidRPr="00903DBA">
        <w:t xml:space="preserve">  |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open</w:t>
      </w:r>
      <w:r w:rsidRPr="00903DBA">
        <w:t>_</w:t>
      </w:r>
      <w:r w:rsidRPr="00903DBA">
        <w:rPr>
          <w:i/>
        </w:rPr>
        <w:t>statement</w:t>
      </w:r>
      <w:r w:rsidRPr="00903DBA">
        <w:t xml:space="preserve"> </w:t>
      </w:r>
    </w:p>
    <w:p w14:paraId="1F10F764"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68EF7930"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460919AD"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p>
    <w:p w14:paraId="662AE99F"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1751688F"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open</w:t>
      </w:r>
      <w:r w:rsidRPr="00903DBA">
        <w:t>_</w:t>
      </w:r>
      <w:r w:rsidRPr="00903DBA">
        <w:rPr>
          <w:i/>
        </w:rPr>
        <w:t>statement</w:t>
      </w:r>
      <w:r w:rsidRPr="00903DBA">
        <w:t xml:space="preserve"> </w:t>
      </w:r>
    </w:p>
    <w:p w14:paraId="2924E9BA" w14:textId="77777777" w:rsidR="00CB1AB5" w:rsidRPr="00903DBA" w:rsidRDefault="00CB1AB5" w:rsidP="00CB1AB5">
      <w:pPr>
        <w:pStyle w:val="Code"/>
      </w:pPr>
      <w:r w:rsidRPr="00903DBA">
        <w:t xml:space="preserve">  | </w:t>
      </w:r>
      <w:r w:rsidRPr="00903DBA">
        <w:rPr>
          <w:b/>
        </w:rPr>
        <w:t>identifier</w:t>
      </w:r>
      <w:r w:rsidRPr="00903DBA">
        <w:t xml:space="preserve"> </w:t>
      </w:r>
      <w:r w:rsidRPr="00903DBA">
        <w:rPr>
          <w:b/>
        </w:rPr>
        <w:t>:</w:t>
      </w:r>
      <w:r w:rsidRPr="00903DBA">
        <w:t xml:space="preserve"> </w:t>
      </w:r>
      <w:r w:rsidRPr="00903DBA">
        <w:rPr>
          <w:i/>
        </w:rPr>
        <w:t>open</w:t>
      </w:r>
      <w:r w:rsidRPr="00903DBA">
        <w:t>_</w:t>
      </w:r>
      <w:r w:rsidRPr="00903DBA">
        <w:rPr>
          <w:i/>
        </w:rPr>
        <w:t>statement</w:t>
      </w:r>
    </w:p>
    <w:p w14:paraId="08274BC2" w14:textId="77777777" w:rsidR="00CB1AB5" w:rsidRPr="00903DBA" w:rsidRDefault="00CB1AB5" w:rsidP="00CB1AB5">
      <w:pPr>
        <w:pStyle w:val="Code"/>
      </w:pPr>
    </w:p>
    <w:p w14:paraId="6691F404" w14:textId="77777777" w:rsidR="00CB1AB5" w:rsidRPr="00903DBA" w:rsidRDefault="00CB1AB5" w:rsidP="00CB1AB5">
      <w:pPr>
        <w:pStyle w:val="Code"/>
      </w:pPr>
      <w:r w:rsidRPr="00903DBA">
        <w:rPr>
          <w:i/>
        </w:rPr>
        <w:t>closed</w:t>
      </w:r>
      <w:r w:rsidRPr="00903DBA">
        <w:t>_</w:t>
      </w:r>
      <w:r w:rsidRPr="00903DBA">
        <w:rPr>
          <w:i/>
        </w:rPr>
        <w:t>statement</w:t>
      </w:r>
      <w:r w:rsidRPr="00903DBA">
        <w:t xml:space="preserve"> ::=</w:t>
      </w:r>
    </w:p>
    <w:p w14:paraId="084B338B" w14:textId="77777777" w:rsidR="00CB1AB5" w:rsidRPr="00903DBA" w:rsidRDefault="00CB1AB5" w:rsidP="00CB1AB5">
      <w:pPr>
        <w:pStyle w:val="Code"/>
      </w:pPr>
      <w:r w:rsidRPr="00903DBA">
        <w:t xml:space="preserve">    </w:t>
      </w:r>
      <w:r w:rsidRPr="00903DBA">
        <w:rPr>
          <w:b/>
        </w:rPr>
        <w:t>if</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r w:rsidRPr="00903DBA">
        <w:rPr>
          <w:b/>
        </w:rPr>
        <w:t>else</w:t>
      </w:r>
      <w:r w:rsidRPr="00903DBA">
        <w:t xml:space="preserve"> </w:t>
      </w:r>
      <w:r w:rsidRPr="00903DBA">
        <w:rPr>
          <w:i/>
        </w:rPr>
        <w:t>closed</w:t>
      </w:r>
      <w:r w:rsidRPr="00903DBA">
        <w:t>_</w:t>
      </w:r>
      <w:r w:rsidRPr="00903DBA">
        <w:rPr>
          <w:i/>
        </w:rPr>
        <w:t>statement</w:t>
      </w:r>
      <w:r w:rsidRPr="00903DBA">
        <w:t xml:space="preserve"> </w:t>
      </w:r>
    </w:p>
    <w:p w14:paraId="48051929" w14:textId="77777777" w:rsidR="00CB1AB5" w:rsidRPr="00903DBA" w:rsidRDefault="00CB1AB5" w:rsidP="00CB1AB5">
      <w:pPr>
        <w:pStyle w:val="Code"/>
      </w:pPr>
      <w:r w:rsidRPr="00903DBA">
        <w:t xml:space="preserve">  | </w:t>
      </w:r>
      <w:r w:rsidRPr="00903DBA">
        <w:rPr>
          <w:b/>
        </w:rPr>
        <w:t>switch</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p>
    <w:p w14:paraId="06A3268B" w14:textId="77777777" w:rsidR="00CB1AB5" w:rsidRPr="00903DBA" w:rsidRDefault="00CB1AB5" w:rsidP="00CB1AB5">
      <w:pPr>
        <w:pStyle w:val="Code"/>
      </w:pPr>
      <w:r w:rsidRPr="00903DBA">
        <w:t xml:space="preserve">  |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 xml:space="preserve">) </w:t>
      </w:r>
      <w:r w:rsidRPr="00903DBA">
        <w:rPr>
          <w:i/>
        </w:rPr>
        <w:t>closed</w:t>
      </w:r>
      <w:r w:rsidRPr="00903DBA">
        <w:t>_</w:t>
      </w:r>
      <w:r w:rsidRPr="00903DBA">
        <w:rPr>
          <w:i/>
        </w:rPr>
        <w:t>statement</w:t>
      </w:r>
    </w:p>
    <w:p w14:paraId="3C0A6482" w14:textId="77777777" w:rsidR="00CB1AB5" w:rsidRPr="00903DBA" w:rsidRDefault="00CB1AB5" w:rsidP="00CB1AB5">
      <w:pPr>
        <w:pStyle w:val="Code"/>
      </w:pPr>
      <w:r w:rsidRPr="00903DBA">
        <w:t xml:space="preserve">  | </w:t>
      </w:r>
      <w:r w:rsidRPr="00903DBA">
        <w:rPr>
          <w:b/>
        </w:rPr>
        <w:t>for</w:t>
      </w:r>
      <w:r w:rsidRPr="00903DBA">
        <w:t xml:space="preserve"> </w:t>
      </w:r>
      <w:r w:rsidRPr="00903DBA">
        <w:rPr>
          <w:b/>
        </w:rPr>
        <w:t>(</w:t>
      </w:r>
      <w:r w:rsidRPr="00903DBA">
        <w:t xml:space="preserve"> </w:t>
      </w:r>
      <w:r w:rsidRPr="00903DBA">
        <w:rPr>
          <w:i/>
        </w:rPr>
        <w:t>optional</w:t>
      </w:r>
      <w:r w:rsidRPr="00903DBA">
        <w:t>_</w:t>
      </w:r>
      <w:r w:rsidRPr="00903DBA">
        <w:rPr>
          <w:i/>
        </w:rPr>
        <w:t>expression</w:t>
      </w: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p>
    <w:p w14:paraId="75BEAA09" w14:textId="77777777" w:rsidR="00CB1AB5" w:rsidRPr="00903DBA" w:rsidRDefault="00CB1AB5" w:rsidP="00CB1AB5">
      <w:pPr>
        <w:pStyle w:val="Code"/>
      </w:pPr>
      <w:r w:rsidRPr="00903DBA">
        <w:rPr>
          <w:b/>
        </w:rPr>
        <w:t xml:space="preserve">     </w:t>
      </w:r>
      <w:r w:rsidRPr="00903DBA">
        <w:t xml:space="preserve">     </w:t>
      </w:r>
      <w:r w:rsidRPr="00903DBA">
        <w:rPr>
          <w:i/>
        </w:rPr>
        <w:t>optional</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2E8E212B" w14:textId="77777777" w:rsidR="00CB1AB5" w:rsidRPr="00903DBA" w:rsidRDefault="00CB1AB5" w:rsidP="00CB1AB5">
      <w:pPr>
        <w:pStyle w:val="Code"/>
      </w:pPr>
      <w:r w:rsidRPr="00903DBA">
        <w:t xml:space="preserve">  | </w:t>
      </w:r>
      <w:r w:rsidRPr="00903DBA">
        <w:rPr>
          <w:i/>
        </w:rPr>
        <w:t>declaration</w:t>
      </w:r>
    </w:p>
    <w:p w14:paraId="1D9B38E1" w14:textId="77777777" w:rsidR="00CB1AB5" w:rsidRPr="00903DBA" w:rsidRDefault="00CB1AB5" w:rsidP="00CB1AB5">
      <w:pPr>
        <w:pStyle w:val="Code"/>
      </w:pPr>
      <w:r w:rsidRPr="00903DBA">
        <w:t xml:space="preserve">  | </w:t>
      </w:r>
      <w:r w:rsidRPr="00903DBA">
        <w:rPr>
          <w:b/>
        </w:rPr>
        <w:t>case</w:t>
      </w:r>
      <w:r w:rsidRPr="00903DBA">
        <w:t xml:space="preserve"> </w:t>
      </w:r>
      <w:r w:rsidRPr="00903DBA">
        <w:rPr>
          <w:i/>
        </w:rPr>
        <w:t>const</w:t>
      </w:r>
      <w:r w:rsidRPr="00903DBA">
        <w:t>_</w:t>
      </w:r>
      <w:r w:rsidRPr="00903DBA">
        <w:rPr>
          <w:i/>
        </w:rPr>
        <w:t>expression</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66E1C370" w14:textId="77777777" w:rsidR="00CB1AB5" w:rsidRPr="00903DBA" w:rsidRDefault="00CB1AB5" w:rsidP="00CB1AB5">
      <w:pPr>
        <w:pStyle w:val="Code"/>
      </w:pPr>
      <w:r w:rsidRPr="00903DBA">
        <w:t xml:space="preserve">  | </w:t>
      </w:r>
      <w:r w:rsidRPr="00903DBA">
        <w:rPr>
          <w:b/>
        </w:rPr>
        <w:t>default</w:t>
      </w:r>
      <w:r w:rsidRPr="00903DBA">
        <w:t xml:space="preserve"> </w:t>
      </w:r>
      <w:r w:rsidRPr="00903DBA">
        <w:rPr>
          <w:b/>
        </w:rPr>
        <w:t>:</w:t>
      </w:r>
      <w:r w:rsidRPr="00903DBA">
        <w:t xml:space="preserve"> </w:t>
      </w:r>
      <w:r w:rsidRPr="00903DBA">
        <w:rPr>
          <w:i/>
        </w:rPr>
        <w:t>closed</w:t>
      </w:r>
      <w:r w:rsidRPr="00903DBA">
        <w:t>_</w:t>
      </w:r>
      <w:r w:rsidRPr="00903DBA">
        <w:rPr>
          <w:i/>
        </w:rPr>
        <w:t>statement</w:t>
      </w:r>
      <w:r w:rsidRPr="00903DBA">
        <w:t xml:space="preserve"> </w:t>
      </w:r>
    </w:p>
    <w:p w14:paraId="7E138643" w14:textId="77777777" w:rsidR="00CB1AB5" w:rsidRPr="00903DBA" w:rsidRDefault="00CB1AB5" w:rsidP="00CB1AB5">
      <w:pPr>
        <w:pStyle w:val="Code"/>
      </w:pPr>
      <w:r w:rsidRPr="00903DBA">
        <w:t xml:space="preserve">  | </w:t>
      </w:r>
      <w:r w:rsidRPr="00903DBA">
        <w:rPr>
          <w:i/>
        </w:rPr>
        <w:t>optional</w:t>
      </w:r>
      <w:r w:rsidRPr="00903DBA">
        <w:t>_</w:t>
      </w:r>
      <w:r w:rsidRPr="00903DBA">
        <w:rPr>
          <w:i/>
        </w:rPr>
        <w:t>expression</w:t>
      </w:r>
      <w:r w:rsidRPr="00903DBA">
        <w:rPr>
          <w:b/>
        </w:rPr>
        <w:t xml:space="preserve"> ;</w:t>
      </w:r>
    </w:p>
    <w:p w14:paraId="4E12ABB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optional</w:t>
      </w:r>
      <w:r w:rsidRPr="00903DBA">
        <w:t>_</w:t>
      </w:r>
      <w:r w:rsidRPr="00903DBA">
        <w:rPr>
          <w:i/>
        </w:rPr>
        <w:t>statement</w:t>
      </w:r>
      <w:r w:rsidRPr="00903DBA">
        <w:t>_</w:t>
      </w:r>
      <w:r w:rsidRPr="00903DBA">
        <w:rPr>
          <w:i/>
        </w:rPr>
        <w:t>list</w:t>
      </w:r>
      <w:r w:rsidRPr="00903DBA">
        <w:t xml:space="preserve"> </w:t>
      </w:r>
      <w:r w:rsidRPr="00903DBA">
        <w:rPr>
          <w:b/>
        </w:rPr>
        <w:t>)</w:t>
      </w:r>
      <w:r w:rsidRPr="00903DBA">
        <w:t xml:space="preserve"> </w:t>
      </w:r>
    </w:p>
    <w:p w14:paraId="3D52F448" w14:textId="77777777" w:rsidR="00CB1AB5" w:rsidRPr="00903DBA" w:rsidRDefault="00CB1AB5" w:rsidP="00CB1AB5">
      <w:pPr>
        <w:pStyle w:val="Code"/>
      </w:pPr>
      <w:r w:rsidRPr="00903DBA">
        <w:t xml:space="preserve">  | </w:t>
      </w:r>
      <w:r w:rsidRPr="00903DBA">
        <w:rPr>
          <w:b/>
        </w:rPr>
        <w:t>do</w:t>
      </w:r>
      <w:r w:rsidRPr="00903DBA">
        <w:t xml:space="preserve"> </w:t>
      </w:r>
      <w:r w:rsidRPr="00903DBA">
        <w:rPr>
          <w:i/>
        </w:rPr>
        <w:t>statement</w:t>
      </w:r>
      <w:r w:rsidRPr="00903DBA">
        <w:t xml:space="preserve"> </w:t>
      </w:r>
      <w:r w:rsidRPr="00903DBA">
        <w:rPr>
          <w:b/>
        </w:rPr>
        <w:t>while</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b/>
        </w:rPr>
        <w:t>;</w:t>
      </w:r>
    </w:p>
    <w:p w14:paraId="327255B5" w14:textId="77777777" w:rsidR="00CB1AB5" w:rsidRPr="00903DBA" w:rsidRDefault="00CB1AB5" w:rsidP="00CB1AB5">
      <w:pPr>
        <w:pStyle w:val="Code"/>
      </w:pPr>
      <w:r w:rsidRPr="00903DBA">
        <w:t xml:space="preserve">  | </w:t>
      </w:r>
      <w:r w:rsidRPr="00903DBA">
        <w:rPr>
          <w:b/>
        </w:rPr>
        <w:t>goto</w:t>
      </w:r>
      <w:r w:rsidRPr="00903DBA">
        <w:t xml:space="preserve"> </w:t>
      </w:r>
      <w:r w:rsidRPr="00903DBA">
        <w:rPr>
          <w:b/>
        </w:rPr>
        <w:t>identifier ;</w:t>
      </w:r>
    </w:p>
    <w:p w14:paraId="674EDBA4" w14:textId="77777777" w:rsidR="00CB1AB5" w:rsidRPr="00903DBA" w:rsidRDefault="00CB1AB5" w:rsidP="00CB1AB5">
      <w:pPr>
        <w:pStyle w:val="Code"/>
      </w:pPr>
      <w:r w:rsidRPr="00903DBA">
        <w:t xml:space="preserve">  | </w:t>
      </w:r>
      <w:r w:rsidRPr="00903DBA">
        <w:rPr>
          <w:b/>
        </w:rPr>
        <w:t>continue ;</w:t>
      </w:r>
    </w:p>
    <w:p w14:paraId="574D0914" w14:textId="77777777" w:rsidR="00CB1AB5" w:rsidRPr="00903DBA" w:rsidRDefault="00CB1AB5" w:rsidP="00CB1AB5">
      <w:pPr>
        <w:pStyle w:val="Code"/>
      </w:pPr>
      <w:r w:rsidRPr="00903DBA">
        <w:t xml:space="preserve">  | </w:t>
      </w:r>
      <w:r w:rsidRPr="00903DBA">
        <w:rPr>
          <w:b/>
        </w:rPr>
        <w:t>break ;</w:t>
      </w:r>
    </w:p>
    <w:p w14:paraId="416230B0" w14:textId="77777777" w:rsidR="00CB1AB5" w:rsidRPr="00903DBA" w:rsidRDefault="00CB1AB5" w:rsidP="00CB1AB5">
      <w:pPr>
        <w:pStyle w:val="Code"/>
      </w:pPr>
      <w:r w:rsidRPr="00903DBA">
        <w:t xml:space="preserve">  | </w:t>
      </w:r>
      <w:r w:rsidRPr="00903DBA">
        <w:rPr>
          <w:b/>
        </w:rPr>
        <w:t>return</w:t>
      </w:r>
      <w:r w:rsidRPr="00903DBA">
        <w:t xml:space="preserve"> </w:t>
      </w:r>
      <w:r w:rsidRPr="00903DBA">
        <w:rPr>
          <w:i/>
        </w:rPr>
        <w:t>optional</w:t>
      </w:r>
      <w:r w:rsidRPr="00903DBA">
        <w:t>_</w:t>
      </w:r>
      <w:r w:rsidRPr="00903DBA">
        <w:rPr>
          <w:i/>
        </w:rPr>
        <w:t>expression</w:t>
      </w:r>
      <w:r w:rsidRPr="00903DBA">
        <w:rPr>
          <w:b/>
        </w:rPr>
        <w:t xml:space="preserve"> ;</w:t>
      </w:r>
    </w:p>
    <w:p w14:paraId="6EF2A368" w14:textId="77777777" w:rsidR="00CB1AB5" w:rsidRPr="00903DBA" w:rsidRDefault="00CB1AB5" w:rsidP="00CB1AB5">
      <w:pPr>
        <w:pStyle w:val="Code"/>
      </w:pPr>
      <w:r w:rsidRPr="00903DBA">
        <w:t xml:space="preserve">  | </w:t>
      </w:r>
      <w:r w:rsidRPr="00903DBA">
        <w:rPr>
          <w:b/>
        </w:rPr>
        <w:t>load_register</w:t>
      </w:r>
      <w:r w:rsidRPr="00903DBA">
        <w:t xml:space="preserve"> </w:t>
      </w:r>
      <w:r w:rsidRPr="00903DBA">
        <w:rPr>
          <w:b/>
        </w:rPr>
        <w:t>(</w:t>
      </w:r>
      <w:r w:rsidRPr="00903DBA">
        <w:t xml:space="preserve"> </w:t>
      </w:r>
      <w:r w:rsidRPr="00903DBA">
        <w:rPr>
          <w:b/>
        </w:rPr>
        <w:t>identifier ,</w:t>
      </w:r>
      <w:r w:rsidRPr="00903DBA">
        <w:t xml:space="preserve"> </w:t>
      </w:r>
      <w:r w:rsidRPr="00903DBA">
        <w:rPr>
          <w:i/>
        </w:rPr>
        <w:t>expression</w:t>
      </w:r>
      <w:r w:rsidRPr="00903DBA">
        <w:t xml:space="preserve"> </w:t>
      </w:r>
      <w:r w:rsidRPr="00903DBA">
        <w:rPr>
          <w:b/>
        </w:rPr>
        <w:t>) ;</w:t>
      </w:r>
    </w:p>
    <w:p w14:paraId="6D73B3F4" w14:textId="77777777" w:rsidR="00CB1AB5" w:rsidRPr="00903DBA" w:rsidRDefault="00CB1AB5" w:rsidP="00CB1AB5">
      <w:pPr>
        <w:pStyle w:val="Code"/>
      </w:pPr>
      <w:r w:rsidRPr="00903DBA">
        <w:t xml:space="preserve">  | </w:t>
      </w:r>
      <w:r w:rsidRPr="00903DBA">
        <w:rPr>
          <w:b/>
        </w:rPr>
        <w:t>store_register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0ACB9C7E" w14:textId="77777777" w:rsidR="00CB1AB5" w:rsidRPr="00903DBA" w:rsidRDefault="00CB1AB5" w:rsidP="00CB1AB5">
      <w:pPr>
        <w:pStyle w:val="Code"/>
      </w:pPr>
      <w:r w:rsidRPr="00903DBA">
        <w:t xml:space="preserve">  | </w:t>
      </w:r>
      <w:r w:rsidRPr="00903DBA">
        <w:rPr>
          <w:b/>
        </w:rPr>
        <w:t>store_flagbyte</w:t>
      </w:r>
      <w:r w:rsidRPr="00903DBA">
        <w:t xml:space="preserve"> </w:t>
      </w:r>
      <w:r w:rsidRPr="00903DBA">
        <w:rPr>
          <w:b/>
        </w:rPr>
        <w:t>(</w:t>
      </w:r>
      <w:r w:rsidRPr="00903DBA">
        <w:t xml:space="preserve"> </w:t>
      </w:r>
      <w:r w:rsidRPr="00903DBA">
        <w:rPr>
          <w:i/>
        </w:rPr>
        <w:t>expression</w:t>
      </w:r>
      <w:r w:rsidRPr="00903DBA">
        <w:t xml:space="preserve"> </w:t>
      </w:r>
      <w:r w:rsidRPr="00903DBA">
        <w:rPr>
          <w:b/>
        </w:rPr>
        <w:t>) ;</w:t>
      </w:r>
    </w:p>
    <w:p w14:paraId="403F4333" w14:textId="77777777" w:rsidR="00CB1AB5" w:rsidRPr="00903DBA" w:rsidRDefault="00CB1AB5" w:rsidP="00CB1AB5">
      <w:pPr>
        <w:pStyle w:val="Code"/>
      </w:pPr>
      <w:r w:rsidRPr="00903DBA">
        <w:t xml:space="preserve">  | </w:t>
      </w:r>
      <w:r w:rsidRPr="00903DBA">
        <w:rPr>
          <w:b/>
        </w:rPr>
        <w:t>jump_register</w:t>
      </w:r>
      <w:r w:rsidRPr="00903DBA">
        <w:t xml:space="preserve"> </w:t>
      </w:r>
      <w:r w:rsidRPr="00903DBA">
        <w:rPr>
          <w:b/>
        </w:rPr>
        <w:t>(</w:t>
      </w:r>
      <w:r w:rsidRPr="00903DBA">
        <w:t xml:space="preserve"> </w:t>
      </w:r>
      <w:r w:rsidRPr="00903DBA">
        <w:rPr>
          <w:b/>
        </w:rPr>
        <w:t>identifier</w:t>
      </w:r>
      <w:r w:rsidRPr="00903DBA">
        <w:t xml:space="preserve"> </w:t>
      </w:r>
      <w:r w:rsidRPr="00903DBA">
        <w:rPr>
          <w:b/>
        </w:rPr>
        <w:t>) ;</w:t>
      </w:r>
    </w:p>
    <w:p w14:paraId="5601C28F" w14:textId="77777777" w:rsidR="00CB1AB5" w:rsidRPr="00903DBA" w:rsidRDefault="00CB1AB5" w:rsidP="00CB1AB5">
      <w:pPr>
        <w:pStyle w:val="Code"/>
      </w:pPr>
      <w:r w:rsidRPr="00903DBA">
        <w:t xml:space="preserve">  | </w:t>
      </w:r>
      <w:r w:rsidRPr="00903DBA">
        <w:rPr>
          <w:b/>
        </w:rPr>
        <w:t>interupt</w:t>
      </w:r>
      <w:r w:rsidRPr="00903DBA">
        <w:t xml:space="preserve"> </w:t>
      </w:r>
      <w:r w:rsidRPr="00903DBA">
        <w:rPr>
          <w:b/>
        </w:rPr>
        <w:t>(</w:t>
      </w:r>
      <w:r w:rsidRPr="00903DBA">
        <w:t xml:space="preserve"> </w:t>
      </w:r>
      <w:r w:rsidRPr="00903DBA">
        <w:rPr>
          <w:i/>
        </w:rPr>
        <w:t>const</w:t>
      </w:r>
      <w:r w:rsidRPr="00903DBA">
        <w:t>_</w:t>
      </w:r>
      <w:r w:rsidRPr="00903DBA">
        <w:rPr>
          <w:i/>
        </w:rPr>
        <w:t>expression</w:t>
      </w:r>
      <w:r w:rsidRPr="00903DBA">
        <w:t xml:space="preserve"> </w:t>
      </w:r>
      <w:r w:rsidRPr="00903DBA">
        <w:rPr>
          <w:b/>
        </w:rPr>
        <w:t>) ;</w:t>
      </w:r>
    </w:p>
    <w:p w14:paraId="1C91C949" w14:textId="77777777" w:rsidR="00CB1AB5" w:rsidRPr="00903DBA" w:rsidRDefault="00CB1AB5" w:rsidP="00CB1AB5">
      <w:pPr>
        <w:pStyle w:val="Code"/>
      </w:pPr>
    </w:p>
    <w:p w14:paraId="1FE3A720" w14:textId="77777777" w:rsidR="00CB1AB5" w:rsidRPr="00903DBA" w:rsidRDefault="00CB1AB5" w:rsidP="00CB1AB5">
      <w:pPr>
        <w:pStyle w:val="Code"/>
      </w:pPr>
      <w:r w:rsidRPr="00903DBA">
        <w:rPr>
          <w:i/>
        </w:rPr>
        <w:t>optional</w:t>
      </w:r>
      <w:r w:rsidRPr="00903DBA">
        <w:t>_</w:t>
      </w:r>
      <w:r w:rsidRPr="00903DBA">
        <w:rPr>
          <w:i/>
        </w:rPr>
        <w:t>expression</w:t>
      </w:r>
      <w:r w:rsidRPr="00903DBA">
        <w:t xml:space="preserve"> ::=</w:t>
      </w:r>
    </w:p>
    <w:p w14:paraId="7B8F338A"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r w:rsidRPr="00903DBA">
        <w:t xml:space="preserve"> </w:t>
      </w:r>
    </w:p>
    <w:p w14:paraId="3FB928D3" w14:textId="77777777" w:rsidR="00CB1AB5" w:rsidRPr="00903DBA" w:rsidRDefault="00CB1AB5" w:rsidP="00CB1AB5">
      <w:pPr>
        <w:pStyle w:val="Code"/>
      </w:pPr>
      <w:r w:rsidRPr="00903DBA">
        <w:t xml:space="preserve">  | </w:t>
      </w:r>
      <w:r w:rsidRPr="00903DBA">
        <w:rPr>
          <w:i/>
        </w:rPr>
        <w:t>expression</w:t>
      </w:r>
    </w:p>
    <w:p w14:paraId="3D5FEB83" w14:textId="77777777" w:rsidR="00CB1AB5" w:rsidRPr="00903DBA" w:rsidRDefault="00CB1AB5" w:rsidP="00CB1AB5">
      <w:pPr>
        <w:pStyle w:val="Code"/>
      </w:pPr>
    </w:p>
    <w:p w14:paraId="23DAD7A9" w14:textId="77777777" w:rsidR="00CB1AB5" w:rsidRPr="00903DBA" w:rsidRDefault="00CB1AB5" w:rsidP="00CB1AB5">
      <w:pPr>
        <w:pStyle w:val="Code"/>
      </w:pPr>
      <w:r w:rsidRPr="00903DBA">
        <w:rPr>
          <w:i/>
        </w:rPr>
        <w:t>expression</w:t>
      </w:r>
      <w:r w:rsidRPr="00903DBA">
        <w:t xml:space="preserve"> ::=</w:t>
      </w:r>
    </w:p>
    <w:p w14:paraId="1D90246C"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3DD1F549" w14:textId="77777777" w:rsidR="00CB1AB5" w:rsidRPr="00903DBA" w:rsidRDefault="00CB1AB5" w:rsidP="00CB1AB5">
      <w:pPr>
        <w:pStyle w:val="Code"/>
      </w:pPr>
      <w:r w:rsidRPr="00903DBA">
        <w:t xml:space="preserve">  | </w:t>
      </w:r>
      <w:r w:rsidRPr="00903DBA">
        <w:rPr>
          <w:i/>
        </w:rPr>
        <w:t>expression</w:t>
      </w:r>
      <w:r w:rsidRPr="00903DBA">
        <w:t xml:space="preserve"> </w:t>
      </w:r>
      <w:r w:rsidRPr="00903DBA">
        <w:rPr>
          <w:b/>
        </w:rPr>
        <w:t>,</w:t>
      </w:r>
      <w:r w:rsidRPr="00903DBA">
        <w:t xml:space="preserve"> </w:t>
      </w:r>
      <w:r w:rsidRPr="00903DBA">
        <w:rPr>
          <w:i/>
        </w:rPr>
        <w:t>assignment</w:t>
      </w:r>
      <w:r w:rsidRPr="00903DBA">
        <w:t>_</w:t>
      </w:r>
      <w:r w:rsidRPr="00903DBA">
        <w:rPr>
          <w:i/>
        </w:rPr>
        <w:t>expression</w:t>
      </w:r>
    </w:p>
    <w:p w14:paraId="3ABBD83F" w14:textId="77777777" w:rsidR="00CB1AB5" w:rsidRPr="00903DBA" w:rsidRDefault="00CB1AB5" w:rsidP="00CB1AB5">
      <w:pPr>
        <w:pStyle w:val="Code"/>
      </w:pPr>
    </w:p>
    <w:p w14:paraId="5363C3D9" w14:textId="77777777" w:rsidR="00CB1AB5" w:rsidRPr="00903DBA" w:rsidRDefault="00CB1AB5" w:rsidP="00CB1AB5">
      <w:pPr>
        <w:pStyle w:val="Code"/>
      </w:pPr>
      <w:r w:rsidRPr="00903DBA">
        <w:rPr>
          <w:i/>
        </w:rPr>
        <w:t>assignment</w:t>
      </w:r>
      <w:r w:rsidRPr="00903DBA">
        <w:t>_</w:t>
      </w:r>
      <w:r w:rsidRPr="00903DBA">
        <w:rPr>
          <w:i/>
        </w:rPr>
        <w:t>expression</w:t>
      </w:r>
      <w:r w:rsidRPr="00903DBA">
        <w:t xml:space="preserve"> ::=</w:t>
      </w:r>
    </w:p>
    <w:p w14:paraId="355D49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r w:rsidRPr="00903DBA">
        <w:t xml:space="preserve">  </w:t>
      </w:r>
    </w:p>
    <w:p w14:paraId="56D1F746" w14:textId="77777777" w:rsidR="00CB1AB5" w:rsidRPr="00903DBA" w:rsidRDefault="00CB1AB5" w:rsidP="00CB1AB5">
      <w:pPr>
        <w:pStyle w:val="Code"/>
      </w:pPr>
      <w:r w:rsidRPr="00903DBA">
        <w:t xml:space="preserve">  | </w:t>
      </w:r>
      <w:r w:rsidRPr="00903DBA">
        <w:rPr>
          <w:i/>
        </w:rPr>
        <w:t>prefix</w:t>
      </w:r>
      <w:r w:rsidRPr="00903DBA">
        <w:t>_</w:t>
      </w:r>
      <w:r w:rsidRPr="00903DBA">
        <w:rPr>
          <w:i/>
        </w:rPr>
        <w:t>expression</w:t>
      </w:r>
      <w:r w:rsidRPr="00903DBA">
        <w:t xml:space="preserve"> </w:t>
      </w:r>
      <w:r w:rsidRPr="00903DBA">
        <w:rPr>
          <w:i/>
        </w:rPr>
        <w:t>assignment</w:t>
      </w:r>
      <w:r w:rsidRPr="00903DBA">
        <w:t>_</w:t>
      </w:r>
      <w:r w:rsidRPr="00903DBA">
        <w:rPr>
          <w:i/>
        </w:rPr>
        <w:t>operator</w:t>
      </w:r>
      <w:r w:rsidRPr="00903DBA">
        <w:t xml:space="preserve"> </w:t>
      </w:r>
      <w:r w:rsidRPr="00903DBA">
        <w:rPr>
          <w:i/>
        </w:rPr>
        <w:t>assignment</w:t>
      </w:r>
      <w:r w:rsidRPr="00903DBA">
        <w:t>_</w:t>
      </w:r>
      <w:r w:rsidRPr="00903DBA">
        <w:rPr>
          <w:i/>
        </w:rPr>
        <w:t>expression</w:t>
      </w:r>
    </w:p>
    <w:p w14:paraId="50080C46" w14:textId="77777777" w:rsidR="00CB1AB5" w:rsidRPr="00903DBA" w:rsidRDefault="00CB1AB5" w:rsidP="00CB1AB5">
      <w:pPr>
        <w:pStyle w:val="Code"/>
      </w:pPr>
    </w:p>
    <w:p w14:paraId="5FCBBD15" w14:textId="77777777" w:rsidR="00CB1AB5" w:rsidRPr="00903DBA" w:rsidRDefault="00CB1AB5" w:rsidP="00CB1AB5">
      <w:pPr>
        <w:pStyle w:val="Code"/>
      </w:pPr>
      <w:r w:rsidRPr="00903DBA">
        <w:rPr>
          <w:i/>
        </w:rPr>
        <w:t>assignment</w:t>
      </w:r>
      <w:r w:rsidRPr="00903DBA">
        <w:t>_</w:t>
      </w:r>
      <w:r w:rsidRPr="00903DBA">
        <w:rPr>
          <w:i/>
        </w:rPr>
        <w:t>operator</w:t>
      </w:r>
      <w:r w:rsidRPr="00903DBA">
        <w:t xml:space="preserve"> ::=</w:t>
      </w:r>
    </w:p>
    <w:p w14:paraId="2621BEC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w:t>
      </w:r>
      <w:r w:rsidRPr="00903DBA">
        <w:t xml:space="preserve">  | +</w:t>
      </w:r>
      <w:r w:rsidRPr="00903DBA">
        <w:rPr>
          <w:b/>
        </w:rPr>
        <w:t xml:space="preserve">= </w:t>
      </w:r>
      <w:r w:rsidRPr="00903DBA">
        <w:t>| -</w:t>
      </w:r>
      <w:r w:rsidRPr="00903DBA">
        <w:rPr>
          <w:b/>
        </w:rPr>
        <w:t>=</w:t>
      </w:r>
      <w:r w:rsidRPr="00903DBA">
        <w:t xml:space="preserve"> | &lt;&lt;</w:t>
      </w:r>
      <w:r w:rsidRPr="00903DBA">
        <w:rPr>
          <w:b/>
        </w:rPr>
        <w:t>=</w:t>
      </w:r>
      <w:r w:rsidRPr="00903DBA">
        <w:t xml:space="preserve"> | &lt;&lt;</w:t>
      </w:r>
      <w:r w:rsidRPr="00903DBA">
        <w:rPr>
          <w:b/>
        </w:rPr>
        <w:t>=</w:t>
      </w:r>
      <w:r w:rsidRPr="00903DBA">
        <w:t xml:space="preserve"> | &amp;</w:t>
      </w:r>
      <w:r w:rsidRPr="00903DBA">
        <w:rPr>
          <w:b/>
        </w:rPr>
        <w:t xml:space="preserve">= </w:t>
      </w:r>
      <w:r w:rsidRPr="00903DBA">
        <w:t>| |</w:t>
      </w:r>
      <w:r w:rsidRPr="00903DBA">
        <w:rPr>
          <w:b/>
        </w:rPr>
        <w:t xml:space="preserve">= </w:t>
      </w:r>
      <w:r w:rsidRPr="00903DBA">
        <w:t>| ^</w:t>
      </w:r>
      <w:r w:rsidRPr="00903DBA">
        <w:rPr>
          <w:b/>
        </w:rPr>
        <w:t>=</w:t>
      </w:r>
    </w:p>
    <w:p w14:paraId="77A16EB9" w14:textId="77777777" w:rsidR="00CB1AB5" w:rsidRPr="00903DBA" w:rsidRDefault="00CB1AB5" w:rsidP="00CB1AB5">
      <w:pPr>
        <w:pStyle w:val="Code"/>
      </w:pPr>
    </w:p>
    <w:p w14:paraId="0721AE84" w14:textId="77777777" w:rsidR="00CB1AB5" w:rsidRPr="00903DBA" w:rsidRDefault="00CB1AB5" w:rsidP="00CB1AB5">
      <w:pPr>
        <w:pStyle w:val="Code"/>
      </w:pPr>
      <w:r w:rsidRPr="00903DBA">
        <w:rPr>
          <w:i/>
        </w:rPr>
        <w:t>conditional</w:t>
      </w:r>
      <w:r w:rsidRPr="00903DBA">
        <w:t>_</w:t>
      </w:r>
      <w:r w:rsidRPr="00903DBA">
        <w:rPr>
          <w:i/>
        </w:rPr>
        <w:t>expression</w:t>
      </w:r>
      <w:r w:rsidRPr="00903DBA">
        <w:t xml:space="preserve"> ::=</w:t>
      </w:r>
    </w:p>
    <w:p w14:paraId="3230A272" w14:textId="77777777" w:rsidR="00CB1AB5" w:rsidRPr="00903DBA" w:rsidRDefault="00CB1AB5" w:rsidP="00CB1AB5">
      <w:pPr>
        <w:pStyle w:val="Code"/>
      </w:pPr>
      <w:r w:rsidRPr="00903DBA">
        <w:t xml:space="preserve">    </w:t>
      </w:r>
      <w:r w:rsidRPr="00903DBA">
        <w:rPr>
          <w:i/>
        </w:rPr>
        <w:t>logical</w:t>
      </w:r>
      <w:r w:rsidRPr="00903DBA">
        <w:t>_</w:t>
      </w:r>
      <w:r w:rsidRPr="00903DBA">
        <w:rPr>
          <w:i/>
        </w:rPr>
        <w:t>or</w:t>
      </w:r>
      <w:r w:rsidRPr="00903DBA">
        <w:t>_</w:t>
      </w:r>
      <w:r w:rsidRPr="00903DBA">
        <w:rPr>
          <w:i/>
        </w:rPr>
        <w:t>expression</w:t>
      </w:r>
      <w:r w:rsidRPr="00903DBA">
        <w:t xml:space="preserve">  </w:t>
      </w:r>
    </w:p>
    <w:p w14:paraId="0ED4B480"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p>
    <w:p w14:paraId="111D581D" w14:textId="77777777" w:rsidR="00CB1AB5" w:rsidRPr="00903DBA" w:rsidRDefault="00CB1AB5" w:rsidP="00CB1AB5">
      <w:pPr>
        <w:pStyle w:val="Code"/>
      </w:pP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r w:rsidRPr="00903DBA">
        <w:rPr>
          <w:i/>
        </w:rPr>
        <w:t>conditional</w:t>
      </w:r>
      <w:r w:rsidRPr="00903DBA">
        <w:t>_</w:t>
      </w:r>
      <w:r w:rsidRPr="00903DBA">
        <w:rPr>
          <w:i/>
        </w:rPr>
        <w:t>expression</w:t>
      </w:r>
    </w:p>
    <w:p w14:paraId="2DC9FA32" w14:textId="77777777" w:rsidR="00CB1AB5" w:rsidRPr="00903DBA" w:rsidRDefault="00CB1AB5" w:rsidP="00CB1AB5">
      <w:pPr>
        <w:pStyle w:val="Code"/>
      </w:pPr>
    </w:p>
    <w:p w14:paraId="389029B4" w14:textId="77777777" w:rsidR="00CB1AB5" w:rsidRPr="00903DBA" w:rsidRDefault="00CB1AB5" w:rsidP="00CB1AB5">
      <w:pPr>
        <w:pStyle w:val="Code"/>
      </w:pPr>
      <w:r w:rsidRPr="00903DBA">
        <w:rPr>
          <w:i/>
        </w:rPr>
        <w:t>optional</w:t>
      </w:r>
      <w:r w:rsidRPr="00903DBA">
        <w:t>_</w:t>
      </w:r>
      <w:r w:rsidRPr="00903DBA">
        <w:rPr>
          <w:i/>
        </w:rPr>
        <w:t>const</w:t>
      </w:r>
      <w:r w:rsidRPr="00903DBA">
        <w:t>_</w:t>
      </w:r>
      <w:r w:rsidRPr="00903DBA">
        <w:rPr>
          <w:i/>
        </w:rPr>
        <w:t>expression</w:t>
      </w:r>
      <w:r w:rsidRPr="00903DBA">
        <w:t xml:space="preserve"> ::=</w:t>
      </w:r>
    </w:p>
    <w:p w14:paraId="0D9CBA8E" w14:textId="77777777" w:rsidR="00CB1AB5" w:rsidRPr="00903DBA" w:rsidRDefault="00CB1AB5" w:rsidP="00CB1AB5">
      <w:pPr>
        <w:pStyle w:val="Code"/>
      </w:pPr>
      <w:r w:rsidRPr="00903DBA">
        <w:t xml:space="preserve">    /* </w:t>
      </w:r>
      <w:r w:rsidRPr="00903DBA">
        <w:rPr>
          <w:i/>
        </w:rPr>
        <w:t>empty</w:t>
      </w:r>
      <w:r w:rsidRPr="00903DBA">
        <w:t xml:space="preserve"> */</w:t>
      </w:r>
      <w:r w:rsidRPr="00903DBA">
        <w:rPr>
          <w:b/>
        </w:rPr>
        <w:t xml:space="preserve">                    </w:t>
      </w:r>
    </w:p>
    <w:p w14:paraId="50AD9D18" w14:textId="77777777" w:rsidR="00CB1AB5" w:rsidRPr="00903DBA" w:rsidRDefault="00CB1AB5" w:rsidP="00CB1AB5">
      <w:pPr>
        <w:pStyle w:val="Code"/>
      </w:pPr>
      <w:r w:rsidRPr="00903DBA">
        <w:t xml:space="preserve">  | </w:t>
      </w:r>
      <w:r w:rsidRPr="00903DBA">
        <w:rPr>
          <w:i/>
        </w:rPr>
        <w:t>const</w:t>
      </w:r>
      <w:r w:rsidRPr="00903DBA">
        <w:t>_</w:t>
      </w:r>
      <w:r w:rsidRPr="00903DBA">
        <w:rPr>
          <w:i/>
        </w:rPr>
        <w:t>expression</w:t>
      </w:r>
    </w:p>
    <w:p w14:paraId="2F7094CF" w14:textId="77777777" w:rsidR="00CB1AB5" w:rsidRPr="00903DBA" w:rsidRDefault="00CB1AB5" w:rsidP="00CB1AB5">
      <w:pPr>
        <w:pStyle w:val="Code"/>
      </w:pPr>
    </w:p>
    <w:p w14:paraId="0D09A30B" w14:textId="77777777" w:rsidR="00CB1AB5" w:rsidRPr="00903DBA" w:rsidRDefault="00CB1AB5" w:rsidP="00CB1AB5">
      <w:pPr>
        <w:pStyle w:val="Code"/>
      </w:pPr>
      <w:r w:rsidRPr="00903DBA">
        <w:rPr>
          <w:i/>
        </w:rPr>
        <w:t>const</w:t>
      </w:r>
      <w:r w:rsidRPr="00903DBA">
        <w:t>_</w:t>
      </w:r>
      <w:r w:rsidRPr="00903DBA">
        <w:rPr>
          <w:i/>
        </w:rPr>
        <w:t>expression</w:t>
      </w:r>
      <w:r w:rsidRPr="00903DBA">
        <w:t xml:space="preserve"> ::=</w:t>
      </w:r>
    </w:p>
    <w:p w14:paraId="45C0884E" w14:textId="77777777" w:rsidR="00CB1AB5" w:rsidRPr="00903DBA" w:rsidRDefault="00CB1AB5" w:rsidP="00CB1AB5">
      <w:pPr>
        <w:pStyle w:val="Code"/>
      </w:pPr>
      <w:r w:rsidRPr="00903DBA">
        <w:t xml:space="preserve">    </w:t>
      </w:r>
      <w:r w:rsidRPr="00903DBA">
        <w:rPr>
          <w:i/>
        </w:rPr>
        <w:t>conditional</w:t>
      </w:r>
      <w:r w:rsidRPr="00903DBA">
        <w:t>_</w:t>
      </w:r>
      <w:r w:rsidRPr="00903DBA">
        <w:rPr>
          <w:i/>
        </w:rPr>
        <w:t>expression</w:t>
      </w:r>
    </w:p>
    <w:p w14:paraId="0639F1BB" w14:textId="77777777" w:rsidR="00CB1AB5" w:rsidRPr="00903DBA" w:rsidRDefault="00CB1AB5" w:rsidP="00CB1AB5">
      <w:pPr>
        <w:pStyle w:val="Code"/>
      </w:pPr>
    </w:p>
    <w:p w14:paraId="77FB3ACB" w14:textId="77777777" w:rsidR="00CB1AB5" w:rsidRPr="00903DBA" w:rsidRDefault="00CB1AB5" w:rsidP="00CB1AB5">
      <w:pPr>
        <w:pStyle w:val="Code"/>
      </w:pPr>
      <w:r w:rsidRPr="00903DBA">
        <w:rPr>
          <w:i/>
        </w:rPr>
        <w:t>logical</w:t>
      </w:r>
      <w:r w:rsidRPr="00903DBA">
        <w:t>_</w:t>
      </w:r>
      <w:r w:rsidRPr="00903DBA">
        <w:rPr>
          <w:i/>
        </w:rPr>
        <w:t>or</w:t>
      </w:r>
      <w:r w:rsidRPr="00903DBA">
        <w:t>_</w:t>
      </w:r>
      <w:r w:rsidRPr="00903DBA">
        <w:rPr>
          <w:i/>
        </w:rPr>
        <w:t>expression</w:t>
      </w:r>
      <w:r w:rsidRPr="00903DBA">
        <w:t xml:space="preserve"> ::=</w:t>
      </w:r>
    </w:p>
    <w:p w14:paraId="7C0B6FDC" w14:textId="77777777" w:rsidR="00CB1AB5" w:rsidRPr="00903DBA" w:rsidRDefault="00CB1AB5" w:rsidP="00CB1AB5">
      <w:pPr>
        <w:pStyle w:val="Code"/>
      </w:pPr>
      <w:r w:rsidRPr="00903DBA">
        <w:t xml:space="preserve">    </w:t>
      </w:r>
      <w:r w:rsidRPr="00903DBA">
        <w:rPr>
          <w:i/>
        </w:rPr>
        <w:t>logical</w:t>
      </w:r>
      <w:r w:rsidRPr="00903DBA">
        <w:t>_</w:t>
      </w:r>
      <w:r w:rsidRPr="00903DBA">
        <w:rPr>
          <w:i/>
        </w:rPr>
        <w:t>and</w:t>
      </w:r>
      <w:r w:rsidRPr="00903DBA">
        <w:t>_</w:t>
      </w:r>
      <w:r w:rsidRPr="00903DBA">
        <w:rPr>
          <w:i/>
        </w:rPr>
        <w:t>expression</w:t>
      </w:r>
      <w:r w:rsidRPr="00903DBA">
        <w:t xml:space="preserve">  </w:t>
      </w:r>
    </w:p>
    <w:p w14:paraId="5DCF3D56" w14:textId="77777777" w:rsidR="00CB1AB5" w:rsidRPr="00903DBA" w:rsidRDefault="00CB1AB5" w:rsidP="00CB1AB5">
      <w:pPr>
        <w:pStyle w:val="Code"/>
      </w:pPr>
      <w:r w:rsidRPr="00903DBA">
        <w:t xml:space="preserve">  | </w:t>
      </w:r>
      <w:r w:rsidRPr="00903DBA">
        <w:rPr>
          <w:i/>
        </w:rPr>
        <w:t>logical</w:t>
      </w:r>
      <w:r w:rsidRPr="00903DBA">
        <w:t>_</w:t>
      </w:r>
      <w:r w:rsidRPr="00903DBA">
        <w:rPr>
          <w:i/>
        </w:rPr>
        <w:t>or</w:t>
      </w:r>
      <w:r w:rsidRPr="00903DBA">
        <w:t>_</w:t>
      </w:r>
      <w:r w:rsidRPr="00903DBA">
        <w:rPr>
          <w:i/>
        </w:rPr>
        <w:t>expression</w:t>
      </w:r>
      <w:r w:rsidRPr="00903DBA">
        <w:t xml:space="preserve"> </w:t>
      </w:r>
      <w:r w:rsidRPr="00903DBA">
        <w:rPr>
          <w:i/>
        </w:rPr>
        <w:t>||</w:t>
      </w:r>
      <w:r w:rsidRPr="00903DBA">
        <w:t xml:space="preserve"> </w:t>
      </w:r>
      <w:r w:rsidRPr="00903DBA">
        <w:rPr>
          <w:i/>
        </w:rPr>
        <w:t>logical</w:t>
      </w:r>
      <w:r w:rsidRPr="00903DBA">
        <w:t>_</w:t>
      </w:r>
      <w:r w:rsidRPr="00903DBA">
        <w:rPr>
          <w:i/>
        </w:rPr>
        <w:t>and</w:t>
      </w:r>
      <w:r w:rsidRPr="00903DBA">
        <w:t>_</w:t>
      </w:r>
      <w:r w:rsidRPr="00903DBA">
        <w:rPr>
          <w:i/>
        </w:rPr>
        <w:t>expression</w:t>
      </w:r>
    </w:p>
    <w:p w14:paraId="7270F42A" w14:textId="77777777" w:rsidR="00CB1AB5" w:rsidRPr="00903DBA" w:rsidRDefault="00CB1AB5" w:rsidP="00CB1AB5">
      <w:pPr>
        <w:pStyle w:val="Code"/>
      </w:pPr>
    </w:p>
    <w:p w14:paraId="7253ECFC" w14:textId="77777777" w:rsidR="00CB1AB5" w:rsidRPr="00903DBA" w:rsidRDefault="00CB1AB5" w:rsidP="00CB1AB5">
      <w:pPr>
        <w:pStyle w:val="Code"/>
      </w:pPr>
      <w:r w:rsidRPr="00903DBA">
        <w:rPr>
          <w:i/>
        </w:rPr>
        <w:t>logical</w:t>
      </w:r>
      <w:r w:rsidRPr="00903DBA">
        <w:t>_</w:t>
      </w:r>
      <w:r w:rsidRPr="00903DBA">
        <w:rPr>
          <w:i/>
        </w:rPr>
        <w:t>and</w:t>
      </w:r>
      <w:r w:rsidRPr="00903DBA">
        <w:t>_</w:t>
      </w:r>
      <w:r w:rsidRPr="00903DBA">
        <w:rPr>
          <w:i/>
        </w:rPr>
        <w:t>expression</w:t>
      </w:r>
      <w:r w:rsidRPr="00903DBA">
        <w:t xml:space="preserve"> ::=</w:t>
      </w:r>
    </w:p>
    <w:p w14:paraId="18B777F6" w14:textId="00DA9426" w:rsidR="00CB1AB5" w:rsidRPr="00903DBA" w:rsidRDefault="00CB1AB5" w:rsidP="00CB1AB5">
      <w:pPr>
        <w:pStyle w:val="Code"/>
      </w:pPr>
      <w:r w:rsidRPr="00903DBA">
        <w:t xml:space="preserve">    </w:t>
      </w:r>
      <w:r w:rsidR="00FC270F" w:rsidRPr="00903DBA">
        <w:rPr>
          <w:i/>
        </w:rPr>
        <w:t>bitwise_or_expression</w:t>
      </w:r>
      <w:r w:rsidRPr="00903DBA">
        <w:t xml:space="preserve">  </w:t>
      </w:r>
    </w:p>
    <w:p w14:paraId="5181C7F2" w14:textId="2405310E"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&amp;&amp;</w:t>
      </w:r>
      <w:r w:rsidRPr="00903DBA">
        <w:t xml:space="preserve"> </w:t>
      </w:r>
      <w:r w:rsidR="00FC270F" w:rsidRPr="00903DBA">
        <w:rPr>
          <w:i/>
        </w:rPr>
        <w:t>bitwise_or_expression</w:t>
      </w:r>
    </w:p>
    <w:p w14:paraId="7AE075DD" w14:textId="77777777" w:rsidR="00CB1AB5" w:rsidRPr="00903DBA" w:rsidRDefault="00CB1AB5" w:rsidP="00CB1AB5">
      <w:pPr>
        <w:pStyle w:val="Code"/>
      </w:pPr>
    </w:p>
    <w:p w14:paraId="10168F28" w14:textId="4F164EF5" w:rsidR="00CB1AB5" w:rsidRPr="00903DBA" w:rsidRDefault="00FC270F" w:rsidP="00CB1AB5">
      <w:pPr>
        <w:pStyle w:val="Code"/>
      </w:pPr>
      <w:r w:rsidRPr="00903DBA">
        <w:rPr>
          <w:i/>
        </w:rPr>
        <w:t>bitwise_or_expression</w:t>
      </w:r>
      <w:r w:rsidR="00CB1AB5" w:rsidRPr="00903DBA">
        <w:t xml:space="preserve"> ::=</w:t>
      </w:r>
    </w:p>
    <w:p w14:paraId="4C7EAC59" w14:textId="77777777" w:rsidR="00CB1AB5" w:rsidRPr="00903DBA" w:rsidRDefault="00CB1AB5" w:rsidP="00CB1AB5">
      <w:pPr>
        <w:pStyle w:val="Code"/>
      </w:pPr>
      <w:r w:rsidRPr="00903DBA">
        <w:t xml:space="preserve">    </w:t>
      </w:r>
      <w:r w:rsidRPr="00903DBA">
        <w:rPr>
          <w:i/>
        </w:rPr>
        <w:t>bitwise</w:t>
      </w:r>
      <w:r w:rsidRPr="00903DBA">
        <w:t>_</w:t>
      </w:r>
      <w:r w:rsidRPr="00903DBA">
        <w:rPr>
          <w:i/>
        </w:rPr>
        <w:t>xor</w:t>
      </w:r>
      <w:r w:rsidRPr="00903DBA">
        <w:t>_</w:t>
      </w:r>
      <w:r w:rsidRPr="00903DBA">
        <w:rPr>
          <w:i/>
        </w:rPr>
        <w:t>expression</w:t>
      </w:r>
    </w:p>
    <w:p w14:paraId="32A6C2BA" w14:textId="19A7BE25" w:rsidR="00CB1AB5" w:rsidRPr="00903DBA" w:rsidRDefault="00CB1AB5" w:rsidP="00CB1AB5">
      <w:pPr>
        <w:pStyle w:val="Code"/>
      </w:pPr>
      <w:r w:rsidRPr="00903DBA">
        <w:t xml:space="preserve">  | </w:t>
      </w:r>
      <w:r w:rsidR="00FC270F" w:rsidRPr="00903DBA">
        <w:rPr>
          <w:i/>
        </w:rPr>
        <w:t>bitwise_or_expression</w:t>
      </w:r>
      <w:r w:rsidRPr="00903DBA">
        <w:t xml:space="preserve"> </w:t>
      </w:r>
      <w:r w:rsidRPr="00903DBA">
        <w:rPr>
          <w:b/>
        </w:rPr>
        <w:t>|</w:t>
      </w:r>
      <w:r w:rsidRPr="00903DBA">
        <w:t xml:space="preserve"> </w:t>
      </w:r>
      <w:r w:rsidRPr="00903DBA">
        <w:rPr>
          <w:i/>
        </w:rPr>
        <w:t>bitwise</w:t>
      </w:r>
      <w:r w:rsidRPr="00903DBA">
        <w:t>_</w:t>
      </w:r>
      <w:r w:rsidRPr="00903DBA">
        <w:rPr>
          <w:i/>
        </w:rPr>
        <w:t>xor</w:t>
      </w:r>
      <w:r w:rsidRPr="00903DBA">
        <w:t>_</w:t>
      </w:r>
      <w:r w:rsidRPr="00903DBA">
        <w:rPr>
          <w:i/>
        </w:rPr>
        <w:t>expression</w:t>
      </w:r>
    </w:p>
    <w:p w14:paraId="42891EBB" w14:textId="77777777" w:rsidR="00CB1AB5" w:rsidRPr="00903DBA" w:rsidRDefault="00CB1AB5" w:rsidP="00CB1AB5">
      <w:pPr>
        <w:pStyle w:val="Code"/>
      </w:pPr>
    </w:p>
    <w:p w14:paraId="216CB883" w14:textId="77777777" w:rsidR="00CB1AB5" w:rsidRPr="00903DBA" w:rsidRDefault="00CB1AB5" w:rsidP="00CB1AB5">
      <w:pPr>
        <w:pStyle w:val="Code"/>
      </w:pPr>
      <w:r w:rsidRPr="00903DBA">
        <w:rPr>
          <w:i/>
        </w:rPr>
        <w:t>bitwise</w:t>
      </w:r>
      <w:r w:rsidRPr="00903DBA">
        <w:t>_</w:t>
      </w:r>
      <w:r w:rsidRPr="00903DBA">
        <w:rPr>
          <w:i/>
        </w:rPr>
        <w:t>xor</w:t>
      </w:r>
      <w:r w:rsidRPr="00903DBA">
        <w:t>_</w:t>
      </w:r>
      <w:r w:rsidRPr="00903DBA">
        <w:rPr>
          <w:i/>
        </w:rPr>
        <w:t>expression</w:t>
      </w:r>
      <w:r w:rsidRPr="00903DBA">
        <w:t xml:space="preserve"> ::=</w:t>
      </w:r>
    </w:p>
    <w:p w14:paraId="62EF457E" w14:textId="77777777" w:rsidR="00CB1AB5" w:rsidRPr="00903DBA" w:rsidRDefault="00CB1AB5" w:rsidP="00CB1AB5">
      <w:pPr>
        <w:pStyle w:val="Code"/>
      </w:pPr>
      <w:r w:rsidRPr="00903DBA">
        <w:t xml:space="preserve">    </w:t>
      </w:r>
      <w:r w:rsidRPr="00903DBA">
        <w:rPr>
          <w:i/>
        </w:rPr>
        <w:t>bitwise</w:t>
      </w:r>
      <w:r w:rsidRPr="00903DBA">
        <w:t>_</w:t>
      </w:r>
      <w:r w:rsidRPr="00903DBA">
        <w:rPr>
          <w:i/>
        </w:rPr>
        <w:t>and</w:t>
      </w:r>
      <w:r w:rsidRPr="00903DBA">
        <w:t>_</w:t>
      </w:r>
      <w:r w:rsidRPr="00903DBA">
        <w:rPr>
          <w:i/>
        </w:rPr>
        <w:t>expression</w:t>
      </w:r>
    </w:p>
    <w:p w14:paraId="1049CCB1" w14:textId="77777777" w:rsidR="00CB1AB5" w:rsidRPr="00903DBA" w:rsidRDefault="00CB1AB5" w:rsidP="00CB1AB5">
      <w:pPr>
        <w:pStyle w:val="Code"/>
      </w:pPr>
      <w:r w:rsidRPr="00903DBA">
        <w:t xml:space="preserve">  | </w:t>
      </w:r>
      <w:r w:rsidRPr="00903DBA">
        <w:rPr>
          <w:i/>
        </w:rPr>
        <w:t>bitwise</w:t>
      </w:r>
      <w:r w:rsidRPr="00903DBA">
        <w:t>_</w:t>
      </w:r>
      <w:r w:rsidRPr="00903DBA">
        <w:rPr>
          <w:i/>
        </w:rPr>
        <w:t>xor</w:t>
      </w:r>
      <w:r w:rsidRPr="00903DBA">
        <w:t>_</w:t>
      </w:r>
      <w:r w:rsidRPr="00903DBA">
        <w:rPr>
          <w:i/>
        </w:rPr>
        <w:t>expression</w:t>
      </w:r>
      <w:r w:rsidRPr="00903DBA">
        <w:t xml:space="preserve"> </w:t>
      </w:r>
      <w:r w:rsidRPr="00903DBA">
        <w:rPr>
          <w:b/>
        </w:rPr>
        <w:t>^</w:t>
      </w:r>
      <w:r w:rsidRPr="00903DBA">
        <w:t xml:space="preserve"> </w:t>
      </w:r>
      <w:r w:rsidRPr="00903DBA">
        <w:rPr>
          <w:i/>
        </w:rPr>
        <w:t>bitwise</w:t>
      </w:r>
      <w:r w:rsidRPr="00903DBA">
        <w:t>_</w:t>
      </w:r>
      <w:r w:rsidRPr="00903DBA">
        <w:rPr>
          <w:i/>
        </w:rPr>
        <w:t>and</w:t>
      </w:r>
      <w:r w:rsidRPr="00903DBA">
        <w:t>_</w:t>
      </w:r>
      <w:r w:rsidRPr="00903DBA">
        <w:rPr>
          <w:i/>
        </w:rPr>
        <w:t>expression</w:t>
      </w:r>
    </w:p>
    <w:p w14:paraId="7A3E5493" w14:textId="77777777" w:rsidR="00CB1AB5" w:rsidRPr="00903DBA" w:rsidRDefault="00CB1AB5" w:rsidP="00CB1AB5">
      <w:pPr>
        <w:pStyle w:val="Code"/>
      </w:pPr>
    </w:p>
    <w:p w14:paraId="443F8709" w14:textId="77777777" w:rsidR="00CB1AB5" w:rsidRPr="00903DBA" w:rsidRDefault="00CB1AB5" w:rsidP="00CB1AB5">
      <w:pPr>
        <w:pStyle w:val="Code"/>
      </w:pPr>
      <w:r w:rsidRPr="00903DBA">
        <w:rPr>
          <w:i/>
        </w:rPr>
        <w:t>bitwise</w:t>
      </w:r>
      <w:r w:rsidRPr="00903DBA">
        <w:t>_</w:t>
      </w:r>
      <w:r w:rsidRPr="00903DBA">
        <w:rPr>
          <w:i/>
        </w:rPr>
        <w:t>and</w:t>
      </w:r>
      <w:r w:rsidRPr="00903DBA">
        <w:t>_</w:t>
      </w:r>
      <w:r w:rsidRPr="00903DBA">
        <w:rPr>
          <w:i/>
        </w:rPr>
        <w:t>expression</w:t>
      </w:r>
      <w:r w:rsidRPr="00903DBA">
        <w:t xml:space="preserve"> ::=</w:t>
      </w:r>
    </w:p>
    <w:p w14:paraId="542C3305" w14:textId="77777777" w:rsidR="00CB1AB5" w:rsidRPr="00903DBA" w:rsidRDefault="00CB1AB5" w:rsidP="00CB1AB5">
      <w:pPr>
        <w:pStyle w:val="Code"/>
      </w:pPr>
      <w:r w:rsidRPr="00903DBA">
        <w:t xml:space="preserve">    </w:t>
      </w:r>
      <w:r w:rsidRPr="00903DBA">
        <w:rPr>
          <w:i/>
        </w:rPr>
        <w:t>equality</w:t>
      </w:r>
      <w:r w:rsidRPr="00903DBA">
        <w:t>_</w:t>
      </w:r>
      <w:r w:rsidRPr="00903DBA">
        <w:rPr>
          <w:i/>
        </w:rPr>
        <w:t>expression</w:t>
      </w:r>
      <w:r w:rsidRPr="00903DBA">
        <w:t xml:space="preserve">  </w:t>
      </w:r>
    </w:p>
    <w:p w14:paraId="3EAE1CFC" w14:textId="77777777" w:rsidR="00CB1AB5" w:rsidRPr="00903DBA" w:rsidRDefault="00CB1AB5" w:rsidP="00CB1AB5">
      <w:pPr>
        <w:pStyle w:val="Code"/>
      </w:pPr>
      <w:r w:rsidRPr="00903DBA">
        <w:t xml:space="preserve">  | </w:t>
      </w:r>
      <w:r w:rsidRPr="00903DBA">
        <w:rPr>
          <w:i/>
        </w:rPr>
        <w:t>bitwise</w:t>
      </w:r>
      <w:r w:rsidRPr="00903DBA">
        <w:t>_</w:t>
      </w:r>
      <w:r w:rsidRPr="00903DBA">
        <w:rPr>
          <w:i/>
        </w:rPr>
        <w:t>and</w:t>
      </w:r>
      <w:r w:rsidRPr="00903DBA">
        <w:t>_</w:t>
      </w:r>
      <w:r w:rsidRPr="00903DBA">
        <w:rPr>
          <w:i/>
        </w:rPr>
        <w:t>expression</w:t>
      </w:r>
      <w:r w:rsidRPr="00903DBA">
        <w:t xml:space="preserve"> </w:t>
      </w:r>
      <w:r w:rsidRPr="00903DBA">
        <w:rPr>
          <w:b/>
        </w:rPr>
        <w:t>&amp;</w:t>
      </w:r>
      <w:r w:rsidRPr="00903DBA">
        <w:t xml:space="preserve"> </w:t>
      </w:r>
      <w:r w:rsidRPr="00903DBA">
        <w:rPr>
          <w:i/>
        </w:rPr>
        <w:t>equality</w:t>
      </w:r>
      <w:r w:rsidRPr="00903DBA">
        <w:t>_</w:t>
      </w:r>
      <w:r w:rsidRPr="00903DBA">
        <w:rPr>
          <w:i/>
        </w:rPr>
        <w:t>expression</w:t>
      </w:r>
    </w:p>
    <w:p w14:paraId="389AC50A" w14:textId="77777777" w:rsidR="00CB1AB5" w:rsidRPr="00903DBA" w:rsidRDefault="00CB1AB5" w:rsidP="00CB1AB5">
      <w:pPr>
        <w:pStyle w:val="Code"/>
      </w:pPr>
    </w:p>
    <w:p w14:paraId="2485F424" w14:textId="77777777" w:rsidR="00CB1AB5" w:rsidRPr="00903DBA" w:rsidRDefault="00CB1AB5" w:rsidP="00CB1AB5">
      <w:pPr>
        <w:pStyle w:val="Code"/>
      </w:pPr>
      <w:r w:rsidRPr="00903DBA">
        <w:rPr>
          <w:i/>
        </w:rPr>
        <w:t>equality</w:t>
      </w:r>
      <w:r w:rsidRPr="00903DBA">
        <w:t>_</w:t>
      </w:r>
      <w:r w:rsidRPr="00903DBA">
        <w:rPr>
          <w:i/>
        </w:rPr>
        <w:t>expression</w:t>
      </w:r>
      <w:r w:rsidRPr="00903DBA">
        <w:t xml:space="preserve"> ::=</w:t>
      </w:r>
    </w:p>
    <w:p w14:paraId="41F3C4F2" w14:textId="77777777" w:rsidR="00CB1AB5" w:rsidRPr="00903DBA" w:rsidRDefault="00CB1AB5" w:rsidP="00CB1AB5">
      <w:pPr>
        <w:pStyle w:val="Code"/>
      </w:pPr>
      <w:r w:rsidRPr="00903DBA">
        <w:t xml:space="preserve">    </w:t>
      </w:r>
      <w:r w:rsidRPr="00903DBA">
        <w:rPr>
          <w:i/>
        </w:rPr>
        <w:t>relation</w:t>
      </w:r>
      <w:r w:rsidRPr="00903DBA">
        <w:t>_</w:t>
      </w:r>
      <w:r w:rsidRPr="00903DBA">
        <w:rPr>
          <w:i/>
        </w:rPr>
        <w:t>expression</w:t>
      </w:r>
      <w:r w:rsidRPr="00903DBA">
        <w:t xml:space="preserve">  </w:t>
      </w:r>
    </w:p>
    <w:p w14:paraId="3FD756C6" w14:textId="77777777" w:rsidR="00CB1AB5" w:rsidRPr="00903DBA" w:rsidRDefault="00CB1AB5" w:rsidP="00CB1AB5">
      <w:pPr>
        <w:pStyle w:val="Code"/>
      </w:pPr>
      <w:r w:rsidRPr="00903DBA">
        <w:t xml:space="preserve">  | </w:t>
      </w:r>
      <w:r w:rsidRPr="00903DBA">
        <w:rPr>
          <w:i/>
        </w:rPr>
        <w:t>equality</w:t>
      </w:r>
      <w:r w:rsidRPr="00903DBA">
        <w:t>_</w:t>
      </w:r>
      <w:r w:rsidRPr="00903DBA">
        <w:rPr>
          <w:i/>
        </w:rPr>
        <w:t>expression</w:t>
      </w:r>
      <w:r w:rsidRPr="00903DBA">
        <w:t xml:space="preserve"> </w:t>
      </w:r>
      <w:r w:rsidRPr="00903DBA">
        <w:rPr>
          <w:i/>
        </w:rPr>
        <w:t>equality</w:t>
      </w:r>
      <w:r w:rsidRPr="00903DBA">
        <w:t>_</w:t>
      </w:r>
      <w:r w:rsidRPr="00903DBA">
        <w:rPr>
          <w:i/>
        </w:rPr>
        <w:t>operator</w:t>
      </w:r>
      <w:r w:rsidRPr="00903DBA">
        <w:t xml:space="preserve"> </w:t>
      </w:r>
      <w:r w:rsidRPr="00903DBA">
        <w:rPr>
          <w:i/>
        </w:rPr>
        <w:t>relation</w:t>
      </w:r>
      <w:r w:rsidRPr="00903DBA">
        <w:t>_</w:t>
      </w:r>
      <w:r w:rsidRPr="00903DBA">
        <w:rPr>
          <w:i/>
        </w:rPr>
        <w:t>expression</w:t>
      </w:r>
    </w:p>
    <w:p w14:paraId="4328C21F" w14:textId="77777777" w:rsidR="00CB1AB5" w:rsidRPr="00903DBA" w:rsidRDefault="00CB1AB5" w:rsidP="00CB1AB5">
      <w:pPr>
        <w:pStyle w:val="Code"/>
      </w:pPr>
    </w:p>
    <w:p w14:paraId="0DABF116" w14:textId="77777777" w:rsidR="00CB1AB5" w:rsidRPr="00903DBA" w:rsidRDefault="00CB1AB5" w:rsidP="00CB1AB5">
      <w:pPr>
        <w:pStyle w:val="Code"/>
      </w:pPr>
      <w:r w:rsidRPr="00903DBA">
        <w:rPr>
          <w:i/>
        </w:rPr>
        <w:t>equality</w:t>
      </w:r>
      <w:r w:rsidRPr="00903DBA">
        <w:t>_</w:t>
      </w:r>
      <w:r w:rsidRPr="00903DBA">
        <w:rPr>
          <w:i/>
        </w:rPr>
        <w:t>operator</w:t>
      </w:r>
      <w:r w:rsidRPr="00903DBA">
        <w:t xml:space="preserve"> ::=</w:t>
      </w:r>
    </w:p>
    <w:p w14:paraId="184C99F5"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4DBB11FD" w14:textId="77777777" w:rsidR="00CB1AB5" w:rsidRPr="00903DBA" w:rsidRDefault="00CB1AB5" w:rsidP="00CB1AB5">
      <w:pPr>
        <w:pStyle w:val="Code"/>
      </w:pPr>
    </w:p>
    <w:p w14:paraId="1CADE36A" w14:textId="77777777" w:rsidR="00CB1AB5" w:rsidRPr="00903DBA" w:rsidRDefault="00CB1AB5" w:rsidP="00CB1AB5">
      <w:pPr>
        <w:pStyle w:val="Code"/>
      </w:pPr>
      <w:r w:rsidRPr="00903DBA">
        <w:rPr>
          <w:i/>
        </w:rPr>
        <w:t>relation</w:t>
      </w:r>
      <w:r w:rsidRPr="00903DBA">
        <w:t>_</w:t>
      </w:r>
      <w:r w:rsidRPr="00903DBA">
        <w:rPr>
          <w:i/>
        </w:rPr>
        <w:t>expression</w:t>
      </w:r>
      <w:r w:rsidRPr="00903DBA">
        <w:t xml:space="preserve"> ::=</w:t>
      </w:r>
    </w:p>
    <w:p w14:paraId="55FA1E71" w14:textId="77777777" w:rsidR="00CB1AB5" w:rsidRPr="00903DBA" w:rsidRDefault="00CB1AB5" w:rsidP="00CB1AB5">
      <w:pPr>
        <w:pStyle w:val="Code"/>
      </w:pPr>
      <w:r w:rsidRPr="00903DBA">
        <w:t xml:space="preserve">    </w:t>
      </w:r>
      <w:r w:rsidRPr="00903DBA">
        <w:rPr>
          <w:i/>
        </w:rPr>
        <w:t>shift</w:t>
      </w:r>
      <w:r w:rsidRPr="00903DBA">
        <w:t>_</w:t>
      </w:r>
      <w:r w:rsidRPr="00903DBA">
        <w:rPr>
          <w:i/>
        </w:rPr>
        <w:t>expression</w:t>
      </w:r>
      <w:r w:rsidRPr="00903DBA">
        <w:t xml:space="preserve">  </w:t>
      </w:r>
    </w:p>
    <w:p w14:paraId="776EB315" w14:textId="77777777" w:rsidR="00CB1AB5" w:rsidRPr="00903DBA" w:rsidRDefault="00CB1AB5" w:rsidP="00CB1AB5">
      <w:pPr>
        <w:pStyle w:val="Code"/>
      </w:pPr>
      <w:r w:rsidRPr="00903DBA">
        <w:t xml:space="preserve">  | </w:t>
      </w:r>
      <w:r w:rsidRPr="00903DBA">
        <w:rPr>
          <w:i/>
        </w:rPr>
        <w:t>relation</w:t>
      </w:r>
      <w:r w:rsidRPr="00903DBA">
        <w:t>_</w:t>
      </w:r>
      <w:r w:rsidRPr="00903DBA">
        <w:rPr>
          <w:i/>
        </w:rPr>
        <w:t>expression</w:t>
      </w:r>
      <w:r w:rsidRPr="00903DBA">
        <w:t xml:space="preserve"> </w:t>
      </w:r>
      <w:r w:rsidRPr="00903DBA">
        <w:rPr>
          <w:i/>
        </w:rPr>
        <w:t>relation</w:t>
      </w:r>
      <w:r w:rsidRPr="00903DBA">
        <w:t>_</w:t>
      </w:r>
      <w:r w:rsidRPr="00903DBA">
        <w:rPr>
          <w:i/>
        </w:rPr>
        <w:t>operator</w:t>
      </w:r>
      <w:r w:rsidRPr="00903DBA">
        <w:t xml:space="preserve"> </w:t>
      </w:r>
      <w:r w:rsidRPr="00903DBA">
        <w:rPr>
          <w:i/>
        </w:rPr>
        <w:t>shift</w:t>
      </w:r>
      <w:r w:rsidRPr="00903DBA">
        <w:t>_</w:t>
      </w:r>
      <w:r w:rsidRPr="00903DBA">
        <w:rPr>
          <w:i/>
        </w:rPr>
        <w:t>expression</w:t>
      </w:r>
    </w:p>
    <w:p w14:paraId="6CD92B41" w14:textId="77777777" w:rsidR="00CB1AB5" w:rsidRPr="00903DBA" w:rsidRDefault="00CB1AB5" w:rsidP="00CB1AB5">
      <w:pPr>
        <w:pStyle w:val="Code"/>
      </w:pPr>
    </w:p>
    <w:p w14:paraId="625D5BEA" w14:textId="77777777" w:rsidR="00CB1AB5" w:rsidRPr="00903DBA" w:rsidRDefault="00CB1AB5" w:rsidP="00CB1AB5">
      <w:pPr>
        <w:pStyle w:val="Code"/>
      </w:pPr>
      <w:r w:rsidRPr="00903DBA">
        <w:rPr>
          <w:i/>
        </w:rPr>
        <w:t>relation</w:t>
      </w:r>
      <w:r w:rsidRPr="00903DBA">
        <w:t>_</w:t>
      </w:r>
      <w:r w:rsidRPr="00903DBA">
        <w:rPr>
          <w:i/>
        </w:rPr>
        <w:t>operator</w:t>
      </w:r>
      <w:r w:rsidRPr="00903DBA">
        <w:t xml:space="preserve"> ::=</w:t>
      </w:r>
    </w:p>
    <w:p w14:paraId="329C113A" w14:textId="77777777" w:rsidR="00CB1AB5" w:rsidRPr="00903DBA" w:rsidRDefault="00CB1AB5" w:rsidP="00CB1AB5">
      <w:pPr>
        <w:pStyle w:val="Code"/>
      </w:pPr>
      <w:r w:rsidRPr="00903DBA">
        <w:t xml:space="preserve">    </w:t>
      </w:r>
      <w:r w:rsidRPr="00903DBA">
        <w:rPr>
          <w:b/>
        </w:rPr>
        <w:t>&lt;</w:t>
      </w:r>
      <w:r w:rsidRPr="00903DBA">
        <w:t xml:space="preserve"> | </w:t>
      </w:r>
      <w:r w:rsidRPr="00903DBA">
        <w:rPr>
          <w:b/>
        </w:rPr>
        <w:t>&lt;=</w:t>
      </w:r>
      <w:r w:rsidRPr="00903DBA">
        <w:t xml:space="preserve"> | </w:t>
      </w:r>
      <w:r w:rsidRPr="00903DBA">
        <w:rPr>
          <w:b/>
        </w:rPr>
        <w:t>&gt;</w:t>
      </w:r>
      <w:r w:rsidRPr="00903DBA">
        <w:t xml:space="preserve"> | </w:t>
      </w:r>
      <w:r w:rsidRPr="00903DBA">
        <w:rPr>
          <w:b/>
        </w:rPr>
        <w:t>&gt;=</w:t>
      </w:r>
    </w:p>
    <w:p w14:paraId="284DA328" w14:textId="77777777" w:rsidR="00CB1AB5" w:rsidRPr="00903DBA" w:rsidRDefault="00CB1AB5" w:rsidP="00CB1AB5">
      <w:pPr>
        <w:pStyle w:val="Code"/>
      </w:pPr>
      <w:r w:rsidRPr="00903DBA">
        <w:t xml:space="preserve"> </w:t>
      </w:r>
    </w:p>
    <w:p w14:paraId="4578FB24" w14:textId="77777777" w:rsidR="00CB1AB5" w:rsidRPr="00903DBA" w:rsidRDefault="00CB1AB5" w:rsidP="00CB1AB5">
      <w:pPr>
        <w:pStyle w:val="Code"/>
      </w:pPr>
      <w:r w:rsidRPr="00903DBA">
        <w:rPr>
          <w:i/>
        </w:rPr>
        <w:t>shift</w:t>
      </w:r>
      <w:r w:rsidRPr="00903DBA">
        <w:t>_</w:t>
      </w:r>
      <w:r w:rsidRPr="00903DBA">
        <w:rPr>
          <w:i/>
        </w:rPr>
        <w:t>expression</w:t>
      </w:r>
      <w:r w:rsidRPr="00903DBA">
        <w:t xml:space="preserve"> ::=</w:t>
      </w:r>
    </w:p>
    <w:p w14:paraId="4D47641A" w14:textId="77777777" w:rsidR="00CB1AB5" w:rsidRPr="00903DBA" w:rsidRDefault="00CB1AB5" w:rsidP="00CB1AB5">
      <w:pPr>
        <w:pStyle w:val="Code"/>
      </w:pPr>
      <w:r w:rsidRPr="00903DBA">
        <w:t xml:space="preserve">    </w:t>
      </w:r>
      <w:r w:rsidRPr="00903DBA">
        <w:rPr>
          <w:i/>
        </w:rPr>
        <w:t>add</w:t>
      </w:r>
      <w:r w:rsidRPr="00903DBA">
        <w:t>_</w:t>
      </w:r>
      <w:r w:rsidRPr="00903DBA">
        <w:rPr>
          <w:i/>
        </w:rPr>
        <w:t>expression</w:t>
      </w:r>
      <w:r w:rsidRPr="00903DBA">
        <w:t xml:space="preserve">  </w:t>
      </w:r>
    </w:p>
    <w:p w14:paraId="46D812FC" w14:textId="77777777" w:rsidR="00CB1AB5" w:rsidRPr="00903DBA" w:rsidRDefault="00CB1AB5" w:rsidP="00CB1AB5">
      <w:pPr>
        <w:pStyle w:val="Code"/>
      </w:pPr>
      <w:r w:rsidRPr="00903DBA">
        <w:t xml:space="preserve">  | </w:t>
      </w:r>
      <w:r w:rsidRPr="00903DBA">
        <w:rPr>
          <w:i/>
        </w:rPr>
        <w:t>shift</w:t>
      </w:r>
      <w:r w:rsidRPr="00903DBA">
        <w:t>_</w:t>
      </w:r>
      <w:r w:rsidRPr="00903DBA">
        <w:rPr>
          <w:i/>
        </w:rPr>
        <w:t>expression</w:t>
      </w:r>
      <w:r w:rsidRPr="00903DBA">
        <w:t xml:space="preserve"> </w:t>
      </w:r>
      <w:r w:rsidRPr="00903DBA">
        <w:rPr>
          <w:i/>
        </w:rPr>
        <w:t>shift</w:t>
      </w:r>
      <w:r w:rsidRPr="00903DBA">
        <w:t>_</w:t>
      </w:r>
      <w:r w:rsidRPr="00903DBA">
        <w:rPr>
          <w:i/>
        </w:rPr>
        <w:t>operator</w:t>
      </w:r>
      <w:r w:rsidRPr="00903DBA">
        <w:t xml:space="preserve"> </w:t>
      </w:r>
      <w:r w:rsidRPr="00903DBA">
        <w:rPr>
          <w:i/>
        </w:rPr>
        <w:t>add</w:t>
      </w:r>
      <w:r w:rsidRPr="00903DBA">
        <w:t>_</w:t>
      </w:r>
      <w:r w:rsidRPr="00903DBA">
        <w:rPr>
          <w:i/>
        </w:rPr>
        <w:t>expression</w:t>
      </w:r>
    </w:p>
    <w:p w14:paraId="6A5D29B5" w14:textId="77777777" w:rsidR="00CB1AB5" w:rsidRPr="00903DBA" w:rsidRDefault="00CB1AB5" w:rsidP="00CB1AB5">
      <w:pPr>
        <w:pStyle w:val="Code"/>
      </w:pPr>
    </w:p>
    <w:p w14:paraId="1315EEA1" w14:textId="77777777" w:rsidR="00CB1AB5" w:rsidRPr="00903DBA" w:rsidRDefault="00CB1AB5" w:rsidP="00CB1AB5">
      <w:pPr>
        <w:pStyle w:val="Code"/>
      </w:pPr>
      <w:r w:rsidRPr="00903DBA">
        <w:rPr>
          <w:i/>
        </w:rPr>
        <w:t>shift</w:t>
      </w:r>
      <w:r w:rsidRPr="00903DBA">
        <w:t>_</w:t>
      </w:r>
      <w:r w:rsidRPr="00903DBA">
        <w:rPr>
          <w:i/>
        </w:rPr>
        <w:t>operator</w:t>
      </w:r>
      <w:r w:rsidRPr="00903DBA">
        <w:t xml:space="preserve"> ::=</w:t>
      </w:r>
    </w:p>
    <w:p w14:paraId="4B706337" w14:textId="77777777" w:rsidR="00CB1AB5" w:rsidRPr="00903DBA" w:rsidRDefault="00CB1AB5" w:rsidP="00CB1AB5">
      <w:pPr>
        <w:pStyle w:val="Code"/>
      </w:pPr>
      <w:r w:rsidRPr="00903DBA">
        <w:t xml:space="preserve">    </w:t>
      </w:r>
      <w:r w:rsidRPr="00903DBA">
        <w:rPr>
          <w:b/>
        </w:rPr>
        <w:t>&lt;&lt;</w:t>
      </w:r>
      <w:r w:rsidRPr="00903DBA">
        <w:t xml:space="preserve"> | </w:t>
      </w:r>
      <w:r w:rsidRPr="00903DBA">
        <w:rPr>
          <w:b/>
        </w:rPr>
        <w:t>&gt;&gt;</w:t>
      </w:r>
    </w:p>
    <w:p w14:paraId="319B0ED2" w14:textId="77777777" w:rsidR="00CB1AB5" w:rsidRPr="00903DBA" w:rsidRDefault="00CB1AB5" w:rsidP="00CB1AB5">
      <w:pPr>
        <w:pStyle w:val="Code"/>
      </w:pPr>
    </w:p>
    <w:p w14:paraId="24945FF7" w14:textId="77777777" w:rsidR="00CB1AB5" w:rsidRPr="00903DBA" w:rsidRDefault="00CB1AB5" w:rsidP="00CB1AB5">
      <w:pPr>
        <w:pStyle w:val="Code"/>
      </w:pPr>
      <w:r w:rsidRPr="00903DBA">
        <w:rPr>
          <w:i/>
        </w:rPr>
        <w:t>add</w:t>
      </w:r>
      <w:r w:rsidRPr="00903DBA">
        <w:t>_</w:t>
      </w:r>
      <w:r w:rsidRPr="00903DBA">
        <w:rPr>
          <w:i/>
        </w:rPr>
        <w:t>expression</w:t>
      </w:r>
      <w:r w:rsidRPr="00903DBA">
        <w:t xml:space="preserve"> ::=</w:t>
      </w:r>
    </w:p>
    <w:p w14:paraId="6B3239C1" w14:textId="77777777" w:rsidR="00CB1AB5" w:rsidRPr="00903DBA" w:rsidRDefault="00CB1AB5" w:rsidP="00CB1AB5">
      <w:pPr>
        <w:pStyle w:val="Code"/>
      </w:pPr>
      <w:r w:rsidRPr="00903DBA">
        <w:t xml:space="preserve">    </w:t>
      </w:r>
      <w:r w:rsidRPr="00903DBA">
        <w:rPr>
          <w:i/>
        </w:rPr>
        <w:t>multiply</w:t>
      </w:r>
      <w:r w:rsidRPr="00903DBA">
        <w:t>_</w:t>
      </w:r>
      <w:r w:rsidRPr="00903DBA">
        <w:rPr>
          <w:i/>
        </w:rPr>
        <w:t>expression</w:t>
      </w:r>
      <w:r w:rsidRPr="00903DBA">
        <w:t xml:space="preserve">  </w:t>
      </w:r>
    </w:p>
    <w:p w14:paraId="00DE95B5" w14:textId="77777777" w:rsidR="00CB1AB5" w:rsidRPr="00903DBA" w:rsidRDefault="00CB1AB5" w:rsidP="00CB1AB5">
      <w:pPr>
        <w:pStyle w:val="Code"/>
      </w:pPr>
      <w:r w:rsidRPr="00903DBA">
        <w:t xml:space="preserve">  | </w:t>
      </w:r>
      <w:r w:rsidRPr="00903DBA">
        <w:rPr>
          <w:i/>
        </w:rPr>
        <w:t>add</w:t>
      </w:r>
      <w:r w:rsidRPr="00903DBA">
        <w:t>_</w:t>
      </w:r>
      <w:r w:rsidRPr="00903DBA">
        <w:rPr>
          <w:i/>
        </w:rPr>
        <w:t>expression</w:t>
      </w:r>
      <w:r w:rsidRPr="00903DBA">
        <w:t xml:space="preserve"> </w:t>
      </w:r>
      <w:r w:rsidRPr="00903DBA">
        <w:rPr>
          <w:i/>
        </w:rPr>
        <w:t>binary</w:t>
      </w:r>
      <w:r w:rsidRPr="00903DBA">
        <w:t>_</w:t>
      </w:r>
      <w:r w:rsidRPr="00903DBA">
        <w:rPr>
          <w:i/>
        </w:rPr>
        <w:t>add</w:t>
      </w:r>
      <w:r w:rsidRPr="00903DBA">
        <w:t>_</w:t>
      </w:r>
      <w:r w:rsidRPr="00903DBA">
        <w:rPr>
          <w:i/>
        </w:rPr>
        <w:t>operator</w:t>
      </w:r>
      <w:r w:rsidRPr="00903DBA">
        <w:t xml:space="preserve"> </w:t>
      </w:r>
      <w:r w:rsidRPr="00903DBA">
        <w:rPr>
          <w:i/>
        </w:rPr>
        <w:t>multiply</w:t>
      </w:r>
      <w:r w:rsidRPr="00903DBA">
        <w:t>_</w:t>
      </w:r>
      <w:r w:rsidRPr="00903DBA">
        <w:rPr>
          <w:i/>
        </w:rPr>
        <w:t>expression</w:t>
      </w:r>
    </w:p>
    <w:p w14:paraId="7621E624" w14:textId="77777777" w:rsidR="00CB1AB5" w:rsidRPr="00903DBA" w:rsidRDefault="00CB1AB5" w:rsidP="00CB1AB5">
      <w:pPr>
        <w:pStyle w:val="Code"/>
      </w:pPr>
    </w:p>
    <w:p w14:paraId="0D86E56C" w14:textId="77777777" w:rsidR="00CB1AB5" w:rsidRPr="00903DBA" w:rsidRDefault="00CB1AB5" w:rsidP="00CB1AB5">
      <w:pPr>
        <w:pStyle w:val="Code"/>
      </w:pPr>
      <w:r w:rsidRPr="00903DBA">
        <w:rPr>
          <w:i/>
        </w:rPr>
        <w:t>binary</w:t>
      </w:r>
      <w:r w:rsidRPr="00903DBA">
        <w:t>_</w:t>
      </w:r>
      <w:r w:rsidRPr="00903DBA">
        <w:rPr>
          <w:i/>
        </w:rPr>
        <w:t>add</w:t>
      </w:r>
      <w:r w:rsidRPr="00903DBA">
        <w:t>_</w:t>
      </w:r>
      <w:r w:rsidRPr="00903DBA">
        <w:rPr>
          <w:i/>
        </w:rPr>
        <w:t>operator</w:t>
      </w:r>
      <w:r w:rsidRPr="00903DBA">
        <w:t xml:space="preserve"> ::=</w:t>
      </w:r>
    </w:p>
    <w:p w14:paraId="0B1C264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51F5DEB7" w14:textId="77777777" w:rsidR="00CB1AB5" w:rsidRPr="00903DBA" w:rsidRDefault="00CB1AB5" w:rsidP="00CB1AB5">
      <w:pPr>
        <w:pStyle w:val="Code"/>
      </w:pPr>
    </w:p>
    <w:p w14:paraId="606DF9A8" w14:textId="77777777" w:rsidR="00CB1AB5" w:rsidRPr="00903DBA" w:rsidRDefault="00CB1AB5" w:rsidP="00CB1AB5">
      <w:pPr>
        <w:pStyle w:val="Code"/>
      </w:pPr>
      <w:r w:rsidRPr="00903DBA">
        <w:rPr>
          <w:i/>
        </w:rPr>
        <w:t>multiply</w:t>
      </w:r>
      <w:r w:rsidRPr="00903DBA">
        <w:t>_</w:t>
      </w:r>
      <w:r w:rsidRPr="00903DBA">
        <w:rPr>
          <w:i/>
        </w:rPr>
        <w:t>expression</w:t>
      </w:r>
      <w:r w:rsidRPr="00903DBA">
        <w:t xml:space="preserve"> ::=</w:t>
      </w:r>
    </w:p>
    <w:p w14:paraId="760F8070" w14:textId="77777777" w:rsidR="00CB1AB5" w:rsidRPr="00903DBA" w:rsidRDefault="00CB1AB5" w:rsidP="00CB1AB5">
      <w:pPr>
        <w:pStyle w:val="Code"/>
      </w:pPr>
      <w:r w:rsidRPr="00903DBA">
        <w:t xml:space="preserve">    </w:t>
      </w:r>
      <w:r w:rsidRPr="00903DBA">
        <w:rPr>
          <w:i/>
        </w:rPr>
        <w:t>type_cast_expression</w:t>
      </w:r>
      <w:r w:rsidRPr="00903DBA">
        <w:t xml:space="preserve">  </w:t>
      </w:r>
    </w:p>
    <w:p w14:paraId="4BBF43CB" w14:textId="77777777" w:rsidR="00CB1AB5" w:rsidRPr="00903DBA" w:rsidRDefault="00CB1AB5" w:rsidP="00CB1AB5">
      <w:pPr>
        <w:pStyle w:val="Code"/>
      </w:pPr>
      <w:r w:rsidRPr="00903DBA">
        <w:t xml:space="preserve">  | </w:t>
      </w:r>
      <w:r w:rsidRPr="00903DBA">
        <w:rPr>
          <w:i/>
        </w:rPr>
        <w:t>multiply</w:t>
      </w:r>
      <w:r w:rsidRPr="00903DBA">
        <w:t>_</w:t>
      </w:r>
      <w:r w:rsidRPr="00903DBA">
        <w:rPr>
          <w:i/>
        </w:rPr>
        <w:t>expression</w:t>
      </w:r>
      <w:r w:rsidRPr="00903DBA">
        <w:t xml:space="preserve"> </w:t>
      </w:r>
      <w:r w:rsidRPr="00903DBA">
        <w:rPr>
          <w:i/>
        </w:rPr>
        <w:t>multiply</w:t>
      </w:r>
      <w:r w:rsidRPr="00903DBA">
        <w:t>_</w:t>
      </w:r>
      <w:r w:rsidRPr="00903DBA">
        <w:rPr>
          <w:i/>
        </w:rPr>
        <w:t>operator</w:t>
      </w:r>
      <w:r w:rsidRPr="00903DBA">
        <w:t xml:space="preserve"> </w:t>
      </w:r>
      <w:r w:rsidRPr="00903DBA">
        <w:rPr>
          <w:i/>
        </w:rPr>
        <w:t>type_cast_expression</w:t>
      </w:r>
    </w:p>
    <w:p w14:paraId="0398AD60" w14:textId="77777777" w:rsidR="00CB1AB5" w:rsidRPr="00903DBA" w:rsidRDefault="00CB1AB5" w:rsidP="00CB1AB5">
      <w:pPr>
        <w:pStyle w:val="Code"/>
      </w:pPr>
    </w:p>
    <w:p w14:paraId="133FDB33" w14:textId="77777777" w:rsidR="00CB1AB5" w:rsidRPr="00903DBA" w:rsidRDefault="00CB1AB5" w:rsidP="00CB1AB5">
      <w:pPr>
        <w:pStyle w:val="Code"/>
      </w:pPr>
      <w:r w:rsidRPr="00903DBA">
        <w:rPr>
          <w:i/>
        </w:rPr>
        <w:t>multiply</w:t>
      </w:r>
      <w:r w:rsidRPr="00903DBA">
        <w:t>_</w:t>
      </w:r>
      <w:r w:rsidRPr="00903DBA">
        <w:rPr>
          <w:i/>
        </w:rPr>
        <w:t>operator</w:t>
      </w:r>
      <w:r w:rsidRPr="00903DBA">
        <w:t xml:space="preserve"> ::=</w:t>
      </w:r>
    </w:p>
    <w:p w14:paraId="13C8E429"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r w:rsidRPr="00903DBA">
        <w:t xml:space="preserve"> | </w:t>
      </w:r>
      <w:r w:rsidRPr="00903DBA">
        <w:rPr>
          <w:b/>
        </w:rPr>
        <w:t>%</w:t>
      </w:r>
      <w:r w:rsidRPr="00903DBA">
        <w:t xml:space="preserve"> </w:t>
      </w:r>
    </w:p>
    <w:p w14:paraId="1CE5A7F4" w14:textId="77777777" w:rsidR="00CB1AB5" w:rsidRPr="00903DBA" w:rsidRDefault="00CB1AB5" w:rsidP="00CB1AB5">
      <w:pPr>
        <w:pStyle w:val="Code"/>
      </w:pPr>
    </w:p>
    <w:p w14:paraId="3168F1D1" w14:textId="77777777" w:rsidR="00CB1AB5" w:rsidRPr="00903DBA" w:rsidRDefault="00CB1AB5" w:rsidP="00CB1AB5">
      <w:pPr>
        <w:pStyle w:val="Code"/>
      </w:pPr>
      <w:r w:rsidRPr="00903DBA">
        <w:rPr>
          <w:i/>
        </w:rPr>
        <w:t>type_cast_expression</w:t>
      </w:r>
      <w:r w:rsidRPr="00903DBA">
        <w:t xml:space="preserve"> ::=</w:t>
      </w:r>
    </w:p>
    <w:p w14:paraId="22119EEB" w14:textId="77777777" w:rsidR="00CB1AB5" w:rsidRPr="00903DBA" w:rsidRDefault="00CB1AB5" w:rsidP="00CB1AB5">
      <w:pPr>
        <w:pStyle w:val="Code"/>
      </w:pPr>
      <w:r w:rsidRPr="00903DBA">
        <w:t xml:space="preserve">    </w:t>
      </w:r>
      <w:r w:rsidRPr="00903DBA">
        <w:rPr>
          <w:i/>
        </w:rPr>
        <w:t>prefix</w:t>
      </w:r>
      <w:r w:rsidRPr="00903DBA">
        <w:t>_</w:t>
      </w:r>
      <w:r w:rsidRPr="00903DBA">
        <w:rPr>
          <w:i/>
        </w:rPr>
        <w:t>expression</w:t>
      </w:r>
      <w:r w:rsidRPr="00903DBA">
        <w:t xml:space="preserve">  </w:t>
      </w:r>
    </w:p>
    <w:p w14:paraId="190A557F"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r w:rsidRPr="00903DBA">
        <w:t xml:space="preserve"> </w:t>
      </w:r>
      <w:r w:rsidRPr="00903DBA">
        <w:rPr>
          <w:i/>
        </w:rPr>
        <w:t>type_cast_expression</w:t>
      </w:r>
    </w:p>
    <w:p w14:paraId="3C7E9E7C" w14:textId="77777777" w:rsidR="00CB1AB5" w:rsidRPr="00903DBA" w:rsidRDefault="00CB1AB5" w:rsidP="00CB1AB5">
      <w:pPr>
        <w:pStyle w:val="Code"/>
      </w:pPr>
    </w:p>
    <w:p w14:paraId="6092E179" w14:textId="77777777" w:rsidR="00CB1AB5" w:rsidRPr="00903DBA" w:rsidRDefault="00CB1AB5" w:rsidP="00CB1AB5">
      <w:pPr>
        <w:pStyle w:val="Code"/>
      </w:pPr>
      <w:r w:rsidRPr="00903DBA">
        <w:rPr>
          <w:i/>
        </w:rPr>
        <w:t>prefix</w:t>
      </w:r>
      <w:r w:rsidRPr="00903DBA">
        <w:t>_</w:t>
      </w:r>
      <w:r w:rsidRPr="00903DBA">
        <w:rPr>
          <w:i/>
        </w:rPr>
        <w:t>expression</w:t>
      </w:r>
      <w:r w:rsidRPr="00903DBA">
        <w:t xml:space="preserve"> ::=</w:t>
      </w:r>
    </w:p>
    <w:p w14:paraId="7DE0C468" w14:textId="77777777" w:rsidR="00CB1AB5" w:rsidRPr="00903DBA" w:rsidRDefault="00CB1AB5" w:rsidP="00CB1AB5">
      <w:pPr>
        <w:pStyle w:val="Code"/>
      </w:pPr>
      <w:r w:rsidRPr="00903DBA">
        <w:t xml:space="preserve">    </w:t>
      </w:r>
      <w:r w:rsidRPr="00903DBA">
        <w:rPr>
          <w:i/>
        </w:rPr>
        <w:t>postfix</w:t>
      </w:r>
      <w:r w:rsidRPr="00903DBA">
        <w:t>_</w:t>
      </w:r>
      <w:r w:rsidRPr="00903DBA">
        <w:rPr>
          <w:i/>
        </w:rPr>
        <w:t>expression</w:t>
      </w:r>
      <w:r w:rsidRPr="00903DBA">
        <w:t xml:space="preserve"> </w:t>
      </w:r>
    </w:p>
    <w:p w14:paraId="32DBC7BD" w14:textId="77777777" w:rsidR="00CB1AB5" w:rsidRPr="00903DBA" w:rsidRDefault="00CB1AB5" w:rsidP="00CB1AB5">
      <w:pPr>
        <w:pStyle w:val="Code"/>
      </w:pPr>
      <w:r w:rsidRPr="00903DBA">
        <w:t xml:space="preserve">  | </w:t>
      </w:r>
      <w:r w:rsidRPr="00903DBA">
        <w:rPr>
          <w:i/>
        </w:rPr>
        <w:t>increment</w:t>
      </w:r>
      <w:r w:rsidRPr="00903DBA">
        <w:t>_</w:t>
      </w:r>
      <w:r w:rsidRPr="00903DBA">
        <w:rPr>
          <w:i/>
        </w:rPr>
        <w:t>operator</w:t>
      </w:r>
      <w:r w:rsidRPr="00903DBA">
        <w:t xml:space="preserve"> </w:t>
      </w:r>
      <w:r w:rsidRPr="00903DBA">
        <w:rPr>
          <w:i/>
        </w:rPr>
        <w:t>prefix</w:t>
      </w:r>
      <w:r w:rsidRPr="00903DBA">
        <w:t>_</w:t>
      </w:r>
      <w:r w:rsidRPr="00903DBA">
        <w:rPr>
          <w:i/>
        </w:rPr>
        <w:t>expression</w:t>
      </w:r>
      <w:r w:rsidRPr="00903DBA">
        <w:t xml:space="preserve"> </w:t>
      </w:r>
    </w:p>
    <w:p w14:paraId="348A5E2D" w14:textId="77777777" w:rsidR="00CB1AB5" w:rsidRPr="00903DBA" w:rsidRDefault="00CB1AB5" w:rsidP="00CB1AB5">
      <w:pPr>
        <w:pStyle w:val="Code"/>
      </w:pPr>
      <w:r w:rsidRPr="00903DBA">
        <w:t xml:space="preserve">  | </w:t>
      </w:r>
      <w:r w:rsidRPr="00903DBA">
        <w:rPr>
          <w:i/>
        </w:rPr>
        <w:t>prefix</w:t>
      </w:r>
      <w:r w:rsidRPr="00903DBA">
        <w:t>_</w:t>
      </w:r>
      <w:r w:rsidRPr="00903DBA">
        <w:rPr>
          <w:i/>
        </w:rPr>
        <w:t>add</w:t>
      </w:r>
      <w:r w:rsidRPr="00903DBA">
        <w:t>_</w:t>
      </w:r>
      <w:r w:rsidRPr="00903DBA">
        <w:rPr>
          <w:i/>
        </w:rPr>
        <w:t>operator</w:t>
      </w:r>
      <w:r w:rsidRPr="00903DBA">
        <w:t xml:space="preserve"> </w:t>
      </w:r>
      <w:r w:rsidRPr="00903DBA">
        <w:rPr>
          <w:i/>
        </w:rPr>
        <w:t>type_cast_expression</w:t>
      </w:r>
      <w:r w:rsidRPr="00903DBA">
        <w:t xml:space="preserve"> </w:t>
      </w:r>
    </w:p>
    <w:p w14:paraId="3B4BA6E2"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604E1154"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2DFBAC91" w14:textId="77777777" w:rsidR="00CB1AB5" w:rsidRPr="00903DBA" w:rsidRDefault="00CB1AB5" w:rsidP="00CB1AB5">
      <w:pPr>
        <w:pStyle w:val="Code"/>
      </w:pPr>
      <w:r w:rsidRPr="00903DBA">
        <w:t xml:space="preserve">  | </w:t>
      </w:r>
      <w:r w:rsidRPr="00903DBA">
        <w:rPr>
          <w:b/>
        </w:rPr>
        <w:t>&amp;</w:t>
      </w:r>
      <w:r w:rsidRPr="00903DBA">
        <w:t xml:space="preserve"> </w:t>
      </w:r>
      <w:r w:rsidRPr="00903DBA">
        <w:rPr>
          <w:i/>
        </w:rPr>
        <w:t>type_cast_expression</w:t>
      </w:r>
      <w:r w:rsidRPr="00903DBA">
        <w:t xml:space="preserve"> </w:t>
      </w:r>
    </w:p>
    <w:p w14:paraId="2B18037B"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type_cast_expression</w:t>
      </w:r>
      <w:r w:rsidRPr="00903DBA">
        <w:t xml:space="preserve"> </w:t>
      </w:r>
    </w:p>
    <w:p w14:paraId="534A4020"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i/>
        </w:rPr>
        <w:t>prefix</w:t>
      </w:r>
      <w:r w:rsidRPr="00903DBA">
        <w:t>_</w:t>
      </w:r>
      <w:r w:rsidRPr="00903DBA">
        <w:rPr>
          <w:i/>
        </w:rPr>
        <w:t>expression</w:t>
      </w:r>
      <w:r w:rsidRPr="00903DBA">
        <w:t xml:space="preserve"> </w:t>
      </w:r>
    </w:p>
    <w:p w14:paraId="628AFF8A" w14:textId="77777777" w:rsidR="00CB1AB5" w:rsidRPr="00903DBA" w:rsidRDefault="00CB1AB5" w:rsidP="00CB1AB5">
      <w:pPr>
        <w:pStyle w:val="Code"/>
      </w:pPr>
      <w:r w:rsidRPr="00903DBA">
        <w:t xml:space="preserve">  | </w:t>
      </w:r>
      <w:r w:rsidRPr="00903DBA">
        <w:rPr>
          <w:b/>
        </w:rPr>
        <w:t>sizeof</w:t>
      </w:r>
      <w:r w:rsidRPr="00903DBA">
        <w:t xml:space="preserve"> </w:t>
      </w:r>
      <w:r w:rsidRPr="00903DBA">
        <w:rPr>
          <w:b/>
        </w:rPr>
        <w:t>(</w:t>
      </w:r>
      <w:r w:rsidRPr="00903DBA">
        <w:t xml:space="preserve"> </w:t>
      </w:r>
      <w:r w:rsidRPr="00903DBA">
        <w:rPr>
          <w:i/>
        </w:rPr>
        <w:t>type</w:t>
      </w:r>
      <w:r w:rsidRPr="00903DBA">
        <w:t>_</w:t>
      </w:r>
      <w:r w:rsidRPr="00903DBA">
        <w:rPr>
          <w:i/>
        </w:rPr>
        <w:t>name</w:t>
      </w:r>
      <w:r w:rsidRPr="00903DBA">
        <w:t xml:space="preserve"> </w:t>
      </w:r>
      <w:r w:rsidRPr="00903DBA">
        <w:rPr>
          <w:b/>
        </w:rPr>
        <w:t>)</w:t>
      </w:r>
    </w:p>
    <w:p w14:paraId="097A2AE7" w14:textId="77777777" w:rsidR="00CB1AB5" w:rsidRPr="00903DBA" w:rsidRDefault="00CB1AB5" w:rsidP="00CB1AB5">
      <w:pPr>
        <w:pStyle w:val="Code"/>
      </w:pPr>
    </w:p>
    <w:p w14:paraId="2ECC8442" w14:textId="77777777" w:rsidR="00CB1AB5" w:rsidRPr="00903DBA" w:rsidRDefault="00CB1AB5" w:rsidP="00CB1AB5">
      <w:pPr>
        <w:pStyle w:val="Code"/>
      </w:pPr>
      <w:r w:rsidRPr="00903DBA">
        <w:rPr>
          <w:i/>
        </w:rPr>
        <w:t>prefix</w:t>
      </w:r>
      <w:r w:rsidRPr="00903DBA">
        <w:t>_</w:t>
      </w:r>
      <w:r w:rsidRPr="00903DBA">
        <w:rPr>
          <w:i/>
        </w:rPr>
        <w:t>add</w:t>
      </w:r>
      <w:r w:rsidRPr="00903DBA">
        <w:t>_</w:t>
      </w:r>
      <w:r w:rsidRPr="00903DBA">
        <w:rPr>
          <w:i/>
        </w:rPr>
        <w:t>operator</w:t>
      </w:r>
      <w:r w:rsidRPr="00903DBA">
        <w:t xml:space="preserve"> ::=</w:t>
      </w:r>
    </w:p>
    <w:p w14:paraId="76FAB57C"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B114A44" w14:textId="77777777" w:rsidR="00CB1AB5" w:rsidRPr="00903DBA" w:rsidRDefault="00CB1AB5" w:rsidP="00CB1AB5">
      <w:pPr>
        <w:pStyle w:val="Code"/>
      </w:pPr>
    </w:p>
    <w:p w14:paraId="315ABBB1" w14:textId="77777777" w:rsidR="00CB1AB5" w:rsidRPr="00903DBA" w:rsidRDefault="00CB1AB5" w:rsidP="00CB1AB5">
      <w:pPr>
        <w:pStyle w:val="Code"/>
      </w:pPr>
      <w:r w:rsidRPr="00903DBA">
        <w:rPr>
          <w:i/>
        </w:rPr>
        <w:t>increment</w:t>
      </w:r>
      <w:r w:rsidRPr="00903DBA">
        <w:t>_</w:t>
      </w:r>
      <w:r w:rsidRPr="00903DBA">
        <w:rPr>
          <w:i/>
        </w:rPr>
        <w:t>operator</w:t>
      </w:r>
      <w:r w:rsidRPr="00903DBA">
        <w:t xml:space="preserve"> ::=</w:t>
      </w:r>
    </w:p>
    <w:p w14:paraId="00DF367E" w14:textId="77777777" w:rsidR="00CB1AB5" w:rsidRPr="00903DBA" w:rsidRDefault="00CB1AB5" w:rsidP="00CB1AB5">
      <w:pPr>
        <w:pStyle w:val="Code"/>
      </w:pPr>
      <w:r w:rsidRPr="00903DBA">
        <w:t xml:space="preserve">    </w:t>
      </w:r>
      <w:r w:rsidRPr="00903DBA">
        <w:rPr>
          <w:b/>
        </w:rPr>
        <w:t>++</w:t>
      </w:r>
      <w:r w:rsidRPr="00903DBA">
        <w:t xml:space="preserve"> | </w:t>
      </w:r>
      <w:r w:rsidRPr="00903DBA">
        <w:rPr>
          <w:b/>
        </w:rPr>
        <w:t>--</w:t>
      </w:r>
    </w:p>
    <w:p w14:paraId="0E3A344D" w14:textId="77777777" w:rsidR="00CB1AB5" w:rsidRPr="00903DBA" w:rsidRDefault="00CB1AB5" w:rsidP="00CB1AB5">
      <w:pPr>
        <w:pStyle w:val="Code"/>
      </w:pPr>
    </w:p>
    <w:p w14:paraId="69F52E1C" w14:textId="77777777" w:rsidR="00CB1AB5" w:rsidRPr="00903DBA" w:rsidRDefault="00CB1AB5" w:rsidP="00CB1AB5">
      <w:pPr>
        <w:pStyle w:val="Code"/>
      </w:pPr>
      <w:r w:rsidRPr="00903DBA">
        <w:rPr>
          <w:i/>
        </w:rPr>
        <w:t>postfix</w:t>
      </w:r>
      <w:r w:rsidRPr="00903DBA">
        <w:t>_</w:t>
      </w:r>
      <w:r w:rsidRPr="00903DBA">
        <w:rPr>
          <w:i/>
        </w:rPr>
        <w:t>expression</w:t>
      </w:r>
      <w:r w:rsidRPr="00903DBA">
        <w:t xml:space="preserve"> ::=</w:t>
      </w:r>
    </w:p>
    <w:p w14:paraId="7DF6E017" w14:textId="77777777" w:rsidR="00CB1AB5" w:rsidRPr="00903DBA" w:rsidRDefault="00CB1AB5" w:rsidP="00CB1AB5">
      <w:pPr>
        <w:pStyle w:val="Code"/>
      </w:pPr>
      <w:r w:rsidRPr="00903DBA">
        <w:t xml:space="preserve">    </w:t>
      </w:r>
      <w:r w:rsidRPr="00903DBA">
        <w:rPr>
          <w:i/>
        </w:rPr>
        <w:t>primary</w:t>
      </w:r>
      <w:r w:rsidRPr="00903DBA">
        <w:t>_</w:t>
      </w:r>
      <w:r w:rsidRPr="00903DBA">
        <w:rPr>
          <w:i/>
        </w:rPr>
        <w:t>expression</w:t>
      </w:r>
      <w:r w:rsidRPr="00903DBA">
        <w:t xml:space="preserve"> </w:t>
      </w:r>
    </w:p>
    <w:p w14:paraId="02FFDAE1"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expression</w:t>
      </w:r>
      <w:r w:rsidRPr="00903DBA">
        <w:t xml:space="preserve"> </w:t>
      </w:r>
      <w:r w:rsidRPr="00903DBA">
        <w:rPr>
          <w:b/>
        </w:rPr>
        <w:t>]</w:t>
      </w:r>
      <w:r w:rsidRPr="00903DBA">
        <w:t xml:space="preserve"> </w:t>
      </w:r>
    </w:p>
    <w:p w14:paraId="2C7C9B6B"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r w:rsidRPr="00903DBA">
        <w:rPr>
          <w:b/>
        </w:rPr>
        <w:t>)</w:t>
      </w:r>
      <w:r w:rsidRPr="00903DBA">
        <w:t xml:space="preserve"> </w:t>
      </w:r>
    </w:p>
    <w:p w14:paraId="43631BC2"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w:t>
      </w:r>
      <w:r w:rsidRPr="00903DBA">
        <w:t xml:space="preserve"> </w:t>
      </w:r>
      <w:r w:rsidRPr="00903DBA">
        <w:rPr>
          <w:b/>
        </w:rPr>
        <w:t>identifier</w:t>
      </w:r>
      <w:r w:rsidRPr="00903DBA">
        <w:t xml:space="preserve"> </w:t>
      </w:r>
    </w:p>
    <w:p w14:paraId="4C2CC1AF"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b/>
        </w:rPr>
        <w:t>-&gt;</w:t>
      </w:r>
      <w:r w:rsidRPr="00903DBA">
        <w:t xml:space="preserve"> </w:t>
      </w:r>
      <w:r w:rsidRPr="00903DBA">
        <w:rPr>
          <w:b/>
        </w:rPr>
        <w:t>identifier</w:t>
      </w:r>
      <w:r w:rsidRPr="00903DBA">
        <w:t xml:space="preserve"> </w:t>
      </w:r>
    </w:p>
    <w:p w14:paraId="6C0F391A" w14:textId="77777777" w:rsidR="00CB1AB5" w:rsidRPr="00903DBA" w:rsidRDefault="00CB1AB5" w:rsidP="00CB1AB5">
      <w:pPr>
        <w:pStyle w:val="Code"/>
      </w:pPr>
      <w:r w:rsidRPr="00903DBA">
        <w:t xml:space="preserve">  | </w:t>
      </w:r>
      <w:r w:rsidRPr="00903DBA">
        <w:rPr>
          <w:i/>
        </w:rPr>
        <w:t>postfix</w:t>
      </w:r>
      <w:r w:rsidRPr="00903DBA">
        <w:t>_</w:t>
      </w:r>
      <w:r w:rsidRPr="00903DBA">
        <w:rPr>
          <w:i/>
        </w:rPr>
        <w:t>expression</w:t>
      </w:r>
      <w:r w:rsidRPr="00903DBA">
        <w:t xml:space="preserve"> </w:t>
      </w:r>
      <w:r w:rsidRPr="00903DBA">
        <w:rPr>
          <w:i/>
        </w:rPr>
        <w:t>increment</w:t>
      </w:r>
      <w:r w:rsidRPr="00903DBA">
        <w:t>_</w:t>
      </w:r>
      <w:r w:rsidRPr="00903DBA">
        <w:rPr>
          <w:i/>
        </w:rPr>
        <w:t>operator</w:t>
      </w:r>
    </w:p>
    <w:p w14:paraId="1F0E952E" w14:textId="77777777" w:rsidR="00CB1AB5" w:rsidRPr="00903DBA" w:rsidRDefault="00CB1AB5" w:rsidP="00CB1AB5">
      <w:pPr>
        <w:pStyle w:val="Code"/>
      </w:pPr>
    </w:p>
    <w:p w14:paraId="0D7DCD92" w14:textId="77777777" w:rsidR="00CB1AB5" w:rsidRPr="00903DBA" w:rsidRDefault="00CB1AB5" w:rsidP="00CB1AB5">
      <w:pPr>
        <w:pStyle w:val="Code"/>
      </w:pPr>
      <w:r w:rsidRPr="00903DBA">
        <w:rPr>
          <w:i/>
        </w:rPr>
        <w:t>primary</w:t>
      </w:r>
      <w:r w:rsidRPr="00903DBA">
        <w:t>_</w:t>
      </w:r>
      <w:r w:rsidRPr="00903DBA">
        <w:rPr>
          <w:i/>
        </w:rPr>
        <w:t>expression</w:t>
      </w:r>
      <w:r w:rsidRPr="00903DBA">
        <w:t xml:space="preserve"> ::=</w:t>
      </w:r>
    </w:p>
    <w:p w14:paraId="2E4414EF" w14:textId="77777777" w:rsidR="00CB1AB5" w:rsidRPr="00903DBA" w:rsidRDefault="00CB1AB5" w:rsidP="00CB1AB5">
      <w:pPr>
        <w:pStyle w:val="Code"/>
      </w:pPr>
      <w:r w:rsidRPr="00903DBA">
        <w:t xml:space="preserve">    </w:t>
      </w:r>
      <w:r w:rsidRPr="00903DBA">
        <w:rPr>
          <w:b/>
        </w:rPr>
        <w:t>identifier</w:t>
      </w:r>
      <w:r w:rsidRPr="00903DBA">
        <w:t xml:space="preserve"> </w:t>
      </w:r>
    </w:p>
    <w:p w14:paraId="04E3E5D3" w14:textId="77777777" w:rsidR="00CB1AB5" w:rsidRPr="00903DBA" w:rsidRDefault="00CB1AB5" w:rsidP="00CB1AB5">
      <w:pPr>
        <w:pStyle w:val="Code"/>
      </w:pPr>
      <w:r w:rsidRPr="00903DBA">
        <w:t xml:space="preserve">  | </w:t>
      </w:r>
      <w:r w:rsidRPr="00903DBA">
        <w:rPr>
          <w:b/>
        </w:rPr>
        <w:t>value</w:t>
      </w:r>
      <w:r w:rsidRPr="00903DBA">
        <w:t xml:space="preserve"> </w:t>
      </w:r>
    </w:p>
    <w:p w14:paraId="35F490B1" w14:textId="77777777" w:rsidR="00CB1AB5" w:rsidRPr="00903DBA" w:rsidRDefault="00CB1AB5" w:rsidP="00CB1AB5">
      <w:pPr>
        <w:pStyle w:val="Code"/>
      </w:pPr>
      <w:r w:rsidRPr="00903DBA">
        <w:t xml:space="preserve">  | </w:t>
      </w:r>
      <w:r w:rsidRPr="00903DBA">
        <w:rPr>
          <w:b/>
        </w:rPr>
        <w:t>(</w:t>
      </w:r>
      <w:r w:rsidRPr="00903DBA">
        <w:t xml:space="preserve"> </w:t>
      </w:r>
      <w:r w:rsidRPr="00903DBA">
        <w:rPr>
          <w:i/>
        </w:rPr>
        <w:t>expression</w:t>
      </w:r>
      <w:r w:rsidRPr="00903DBA">
        <w:t xml:space="preserve"> </w:t>
      </w:r>
      <w:r w:rsidRPr="00903DBA">
        <w:rPr>
          <w:b/>
        </w:rPr>
        <w:t>)</w:t>
      </w:r>
    </w:p>
    <w:p w14:paraId="025FA342" w14:textId="77777777" w:rsidR="00CB1AB5" w:rsidRPr="00903DBA" w:rsidRDefault="00CB1AB5" w:rsidP="00CB1AB5">
      <w:pPr>
        <w:pStyle w:val="Code"/>
      </w:pPr>
    </w:p>
    <w:p w14:paraId="2A06BCFF" w14:textId="77777777" w:rsidR="00CB1AB5" w:rsidRPr="00903DBA" w:rsidRDefault="00CB1AB5" w:rsidP="00CB1AB5">
      <w:pPr>
        <w:pStyle w:val="Code"/>
      </w:pPr>
      <w:r w:rsidRPr="00903DBA">
        <w:rPr>
          <w:i/>
        </w:rPr>
        <w:t>optional</w:t>
      </w:r>
      <w:r w:rsidRPr="00903DBA">
        <w:t>_</w:t>
      </w:r>
      <w:r w:rsidRPr="00903DBA">
        <w:rPr>
          <w:i/>
        </w:rPr>
        <w:t>argument</w:t>
      </w:r>
      <w:r w:rsidRPr="00903DBA">
        <w:t>_</w:t>
      </w:r>
      <w:r w:rsidRPr="00903DBA">
        <w:rPr>
          <w:i/>
        </w:rPr>
        <w:t>expression</w:t>
      </w:r>
      <w:r w:rsidRPr="00903DBA">
        <w:t>_</w:t>
      </w:r>
      <w:r w:rsidRPr="00903DBA">
        <w:rPr>
          <w:i/>
        </w:rPr>
        <w:t>list</w:t>
      </w:r>
      <w:r w:rsidRPr="00903DBA">
        <w:t xml:space="preserve"> ::=</w:t>
      </w:r>
    </w:p>
    <w:p w14:paraId="5F8D47F2" w14:textId="77777777" w:rsidR="00CB1AB5" w:rsidRPr="00903DBA" w:rsidRDefault="00CB1AB5" w:rsidP="00CB1AB5">
      <w:pPr>
        <w:pStyle w:val="Code"/>
      </w:pPr>
      <w:r w:rsidRPr="00903DBA">
        <w:t xml:space="preserve">    /* </w:t>
      </w:r>
      <w:r w:rsidRPr="00903DBA">
        <w:rPr>
          <w:i/>
        </w:rPr>
        <w:t>empty</w:t>
      </w:r>
      <w:r w:rsidRPr="00903DBA">
        <w:t xml:space="preserve"> */</w:t>
      </w:r>
    </w:p>
    <w:p w14:paraId="4A0E006E" w14:textId="77777777" w:rsidR="00CB1AB5" w:rsidRPr="00903DBA" w:rsidRDefault="00CB1AB5" w:rsidP="00CB1AB5">
      <w:pPr>
        <w:pStyle w:val="Code"/>
      </w:pPr>
      <w:r w:rsidRPr="00903DBA">
        <w:t xml:space="preserve">  | </w:t>
      </w:r>
      <w:r w:rsidRPr="00903DBA">
        <w:rPr>
          <w:i/>
        </w:rPr>
        <w:t>argument</w:t>
      </w:r>
      <w:r w:rsidRPr="00903DBA">
        <w:t>_</w:t>
      </w:r>
      <w:r w:rsidRPr="00903DBA">
        <w:rPr>
          <w:i/>
        </w:rPr>
        <w:t>expression</w:t>
      </w:r>
      <w:r w:rsidRPr="00903DBA">
        <w:t>_</w:t>
      </w:r>
      <w:r w:rsidRPr="00903DBA">
        <w:rPr>
          <w:i/>
        </w:rPr>
        <w:t>list</w:t>
      </w:r>
    </w:p>
    <w:p w14:paraId="16335CEC" w14:textId="77777777" w:rsidR="00CB1AB5" w:rsidRPr="00903DBA" w:rsidRDefault="00CB1AB5" w:rsidP="00CB1AB5">
      <w:pPr>
        <w:pStyle w:val="Code"/>
      </w:pPr>
    </w:p>
    <w:p w14:paraId="4B807EDC" w14:textId="77777777" w:rsidR="00CB1AB5" w:rsidRPr="00903DBA" w:rsidRDefault="00CB1AB5" w:rsidP="00CB1AB5">
      <w:pPr>
        <w:pStyle w:val="Code"/>
      </w:pPr>
      <w:r w:rsidRPr="00903DBA">
        <w:rPr>
          <w:i/>
        </w:rPr>
        <w:t>argument</w:t>
      </w:r>
      <w:r w:rsidRPr="00903DBA">
        <w:t>_</w:t>
      </w:r>
      <w:r w:rsidRPr="00903DBA">
        <w:rPr>
          <w:i/>
        </w:rPr>
        <w:t>expression</w:t>
      </w:r>
      <w:r w:rsidRPr="00903DBA">
        <w:t>_</w:t>
      </w:r>
      <w:r w:rsidRPr="00903DBA">
        <w:rPr>
          <w:i/>
        </w:rPr>
        <w:t>list</w:t>
      </w:r>
      <w:r w:rsidRPr="00903DBA">
        <w:t xml:space="preserve"> ::=</w:t>
      </w:r>
    </w:p>
    <w:p w14:paraId="1B8F8F72" w14:textId="77777777" w:rsidR="00CB1AB5" w:rsidRPr="00903DBA" w:rsidRDefault="00CB1AB5" w:rsidP="00CB1AB5">
      <w:pPr>
        <w:pStyle w:val="Code"/>
      </w:pPr>
      <w:r w:rsidRPr="00903DBA">
        <w:t xml:space="preserve">    </w:t>
      </w:r>
      <w:r w:rsidRPr="00903DBA">
        <w:rPr>
          <w:i/>
        </w:rPr>
        <w:t>assignment</w:t>
      </w:r>
      <w:r w:rsidRPr="00903DBA">
        <w:t>_</w:t>
      </w:r>
      <w:r w:rsidRPr="00903DBA">
        <w:rPr>
          <w:i/>
        </w:rPr>
        <w:t>expression</w:t>
      </w:r>
      <w:r w:rsidRPr="00903DBA">
        <w:t xml:space="preserve"> </w:t>
      </w:r>
    </w:p>
    <w:p w14:paraId="6D7ED3DD" w14:textId="77777777" w:rsidR="00CB1AB5" w:rsidRPr="00903DBA" w:rsidRDefault="00CB1AB5" w:rsidP="00CB1AB5">
      <w:pPr>
        <w:pStyle w:val="Code"/>
        <w:rPr>
          <w:i/>
        </w:rPr>
      </w:pPr>
      <w:r w:rsidRPr="00903DBA">
        <w:t xml:space="preserve">  | </w:t>
      </w:r>
      <w:r w:rsidRPr="00903DBA">
        <w:rPr>
          <w:i/>
        </w:rPr>
        <w:t>argument</w:t>
      </w:r>
      <w:r w:rsidRPr="00903DBA">
        <w:t>_</w:t>
      </w:r>
      <w:r w:rsidRPr="00903DBA">
        <w:rPr>
          <w:i/>
        </w:rPr>
        <w:t>expression</w:t>
      </w:r>
      <w:r w:rsidRPr="00903DBA">
        <w:t>_</w:t>
      </w:r>
      <w:r w:rsidRPr="00903DBA">
        <w:rPr>
          <w:i/>
        </w:rPr>
        <w:t>list</w:t>
      </w:r>
      <w:r w:rsidRPr="00903DBA">
        <w:t xml:space="preserve"> , </w:t>
      </w:r>
      <w:r w:rsidRPr="00903DBA">
        <w:rPr>
          <w:i/>
        </w:rPr>
        <w:t>assignment</w:t>
      </w:r>
      <w:r w:rsidRPr="00903DBA">
        <w:t>_</w:t>
      </w:r>
      <w:r w:rsidRPr="00903DBA">
        <w:rPr>
          <w:i/>
        </w:rPr>
        <w:t>expression</w:t>
      </w:r>
    </w:p>
    <w:p w14:paraId="3FB232E1" w14:textId="50CC65CC" w:rsidR="007660EE" w:rsidRPr="00903DBA" w:rsidRDefault="007660EE" w:rsidP="00845EA9">
      <w:pPr>
        <w:pStyle w:val="Appendix"/>
        <w:rPr>
          <w:lang w:val="en-US"/>
        </w:rPr>
      </w:pPr>
      <w:bookmarkStart w:id="520" w:name="_Toc57656165"/>
      <w:bookmarkStart w:id="521" w:name="_Ref57657966"/>
      <w:proofErr w:type="spellStart"/>
      <w:r w:rsidRPr="00903DBA">
        <w:rPr>
          <w:lang w:val="en-US"/>
        </w:rPr>
        <w:t>GPPG</w:t>
      </w:r>
      <w:proofErr w:type="spellEnd"/>
      <w:r w:rsidRPr="00903DBA">
        <w:rPr>
          <w:lang w:val="en-US"/>
        </w:rPr>
        <w:t xml:space="preserve"> and </w:t>
      </w:r>
      <w:proofErr w:type="spellStart"/>
      <w:r w:rsidRPr="00903DBA">
        <w:rPr>
          <w:lang w:val="en-US"/>
        </w:rPr>
        <w:t>GPLEX</w:t>
      </w:r>
      <w:bookmarkEnd w:id="515"/>
      <w:bookmarkEnd w:id="520"/>
      <w:bookmarkEnd w:id="521"/>
      <w:proofErr w:type="spellEnd"/>
    </w:p>
    <w:p w14:paraId="3256B955" w14:textId="5CD6FAF5" w:rsidR="007660EE" w:rsidRPr="00903DBA" w:rsidRDefault="007660EE" w:rsidP="007660EE">
      <w:r w:rsidRPr="00903DBA">
        <w:t xml:space="preserve">In this chapter, we use the </w:t>
      </w:r>
      <w:r w:rsidRPr="00903DBA">
        <w:rPr>
          <w:highlight w:val="white"/>
        </w:rPr>
        <w:t>Gardens Point LEX (</w:t>
      </w:r>
      <w:proofErr w:type="spellStart"/>
      <w:r w:rsidRPr="00903DBA">
        <w:rPr>
          <w:highlight w:val="white"/>
        </w:rPr>
        <w:t>GPLEX</w:t>
      </w:r>
      <w:proofErr w:type="spellEnd"/>
      <w:r w:rsidRPr="00903DBA">
        <w:rPr>
          <w:highlight w:val="white"/>
        </w:rPr>
        <w:t>)</w:t>
      </w:r>
      <w:r w:rsidRPr="00903DBA">
        <w:t xml:space="preserve"> scanner generator and the </w:t>
      </w:r>
      <w:r w:rsidRPr="00903DBA">
        <w:rPr>
          <w:highlight w:val="white"/>
        </w:rPr>
        <w:t>Gardens Point Parser Generator</w:t>
      </w:r>
      <w:r w:rsidRPr="00903DBA">
        <w:t xml:space="preserve"> (</w:t>
      </w:r>
      <w:proofErr w:type="spellStart"/>
      <w:r w:rsidRPr="00903DBA">
        <w:t>GPPG</w:t>
      </w:r>
      <w:proofErr w:type="spellEnd"/>
      <w:r w:rsidRPr="00903DBA">
        <w:t xml:space="preserve">) to construct a parser and scanner for a simple </w:t>
      </w:r>
      <w:r w:rsidR="00BA59B6" w:rsidRPr="00903DBA">
        <w:t xml:space="preserve">demonstration </w:t>
      </w:r>
      <w:r w:rsidRPr="00903DBA">
        <w:t>programming language.</w:t>
      </w:r>
    </w:p>
    <w:p w14:paraId="4410B251" w14:textId="77777777" w:rsidR="007660EE" w:rsidRPr="00903DBA" w:rsidRDefault="007660EE" w:rsidP="007660EE">
      <w:pPr>
        <w:pStyle w:val="Rubrik3"/>
      </w:pPr>
      <w:bookmarkStart w:id="522" w:name="_Toc57656166"/>
      <w:r w:rsidRPr="00903DBA">
        <w:t>The Language</w:t>
      </w:r>
      <w:bookmarkEnd w:id="522"/>
    </w:p>
    <w:p w14:paraId="4F95AF5B" w14:textId="77777777" w:rsidR="007660EE" w:rsidRPr="00903DBA" w:rsidRDefault="007660EE" w:rsidP="007660EE">
      <w:r w:rsidRPr="00903DBA">
        <w:t xml:space="preserve">A program is made up by a non-empty sequence of </w:t>
      </w:r>
      <w:r w:rsidRPr="00903DBA">
        <w:rPr>
          <w:rStyle w:val="CodeInText"/>
        </w:rPr>
        <w:t>statements</w:t>
      </w:r>
      <w:r w:rsidRPr="00903DBA">
        <w:t>, each terminated by a semicolon. There are five kinds of statements:</w:t>
      </w:r>
    </w:p>
    <w:p w14:paraId="3C751F69" w14:textId="77777777" w:rsidR="007660EE" w:rsidRPr="00903DBA" w:rsidRDefault="007660EE" w:rsidP="007660EE">
      <w:pPr>
        <w:pStyle w:val="Liststycke"/>
        <w:numPr>
          <w:ilvl w:val="0"/>
          <w:numId w:val="87"/>
        </w:numPr>
      </w:pPr>
      <w:r w:rsidRPr="00903DBA">
        <w:t>Read. A non-empty sequence of variables is assigned values read from the input stream, with an optional prompt.</w:t>
      </w:r>
    </w:p>
    <w:p w14:paraId="7442C174" w14:textId="77777777" w:rsidR="007660EE" w:rsidRPr="00903DBA" w:rsidRDefault="007660EE" w:rsidP="007660EE">
      <w:pPr>
        <w:pStyle w:val="Liststycke"/>
        <w:numPr>
          <w:ilvl w:val="0"/>
          <w:numId w:val="87"/>
        </w:numPr>
      </w:pPr>
      <w:r w:rsidRPr="00903DBA">
        <w:t>Write. The non-empty sequence of values is written to the output stream, with an optional text.</w:t>
      </w:r>
    </w:p>
    <w:p w14:paraId="400475D4" w14:textId="77777777" w:rsidR="007660EE" w:rsidRPr="00903DBA" w:rsidRDefault="007660EE" w:rsidP="007660EE">
      <w:pPr>
        <w:pStyle w:val="Liststycke"/>
        <w:numPr>
          <w:ilvl w:val="0"/>
          <w:numId w:val="87"/>
        </w:numPr>
      </w:pPr>
      <w:r w:rsidRPr="00903DBA">
        <w:t>Assign. A variable is assigned the value of an expression.</w:t>
      </w:r>
    </w:p>
    <w:p w14:paraId="06291512" w14:textId="77777777" w:rsidR="007660EE" w:rsidRPr="00903DBA" w:rsidRDefault="007660EE" w:rsidP="007660EE">
      <w:r w:rsidRPr="00903DBA">
        <w:t xml:space="preserve">The mathematical constants </w:t>
      </w:r>
      <w:r w:rsidRPr="00903DBA">
        <w:rPr>
          <w:rStyle w:val="CodeInText"/>
        </w:rPr>
        <w:t>pi</w:t>
      </w:r>
      <w:r w:rsidRPr="00903DBA">
        <w:t xml:space="preserve"> and </w:t>
      </w:r>
      <w:proofErr w:type="spellStart"/>
      <w:r w:rsidRPr="00903DBA">
        <w:rPr>
          <w:rStyle w:val="CodeInText"/>
        </w:rPr>
        <w:t>e</w:t>
      </w:r>
      <w:proofErr w:type="spellEnd"/>
      <w:r w:rsidRPr="00903DBA">
        <w:t xml:space="preserve"> are stored in the variable map when the execution starts. An expression can be made up of the four rules of arithmetic, parentheses as well as the functions </w:t>
      </w:r>
      <w:r w:rsidRPr="00903DBA">
        <w:rPr>
          <w:rStyle w:val="CodeInText"/>
        </w:rPr>
        <w:t>sin</w:t>
      </w:r>
      <w:r w:rsidRPr="00903DBA">
        <w:t xml:space="preserve">, </w:t>
      </w:r>
      <w:r w:rsidRPr="00903DBA">
        <w:rPr>
          <w:rStyle w:val="CodeInText"/>
        </w:rPr>
        <w:t>cos</w:t>
      </w:r>
      <w:r w:rsidRPr="00903DBA">
        <w:t xml:space="preserve">, </w:t>
      </w:r>
      <w:r w:rsidRPr="00903DBA">
        <w:rPr>
          <w:rStyle w:val="CodeInText"/>
        </w:rPr>
        <w:t>tan</w:t>
      </w:r>
      <w:r w:rsidRPr="00903DBA">
        <w:t xml:space="preserve">, </w:t>
      </w:r>
      <w:r w:rsidRPr="00903DBA">
        <w:rPr>
          <w:rStyle w:val="CodeInText"/>
        </w:rPr>
        <w:t>log</w:t>
      </w:r>
      <w:r w:rsidRPr="00903DBA">
        <w:t xml:space="preserve">, </w:t>
      </w:r>
      <w:r w:rsidRPr="00903DBA">
        <w:rPr>
          <w:rStyle w:val="CodeInText"/>
        </w:rPr>
        <w:t>exp</w:t>
      </w:r>
      <w:r w:rsidRPr="00903DBA">
        <w:t xml:space="preserve">, </w:t>
      </w:r>
      <w:proofErr w:type="spellStart"/>
      <w:r w:rsidRPr="00903DBA">
        <w:rPr>
          <w:rStyle w:val="CodeInText"/>
        </w:rPr>
        <w:t>log10</w:t>
      </w:r>
      <w:proofErr w:type="spellEnd"/>
      <w:r w:rsidRPr="00903DBA">
        <w:t xml:space="preserve">, </w:t>
      </w:r>
      <w:proofErr w:type="spellStart"/>
      <w:r w:rsidRPr="00903DBA">
        <w:rPr>
          <w:rStyle w:val="CodeInText"/>
        </w:rPr>
        <w:t>exp10</w:t>
      </w:r>
      <w:proofErr w:type="spellEnd"/>
      <w:r w:rsidRPr="00903DBA">
        <w:t xml:space="preserve">, and </w:t>
      </w:r>
      <w:r w:rsidRPr="00903DBA">
        <w:rPr>
          <w:rStyle w:val="CodeInText"/>
        </w:rPr>
        <w:t>sqrt</w:t>
      </w:r>
      <w:r w:rsidRPr="00903DBA">
        <w:t xml:space="preserve"> (square root). Division by zero, invalid function arguments, or invalid input generate error messages.</w:t>
      </w:r>
    </w:p>
    <w:p w14:paraId="7119F8DA" w14:textId="77777777" w:rsidR="007660EE" w:rsidRPr="00903DBA" w:rsidRDefault="007660EE" w:rsidP="007660EE">
      <w:r w:rsidRPr="00903DBA">
        <w:t>Below is an example:</w:t>
      </w:r>
    </w:p>
    <w:p w14:paraId="0C6CAE92" w14:textId="77777777" w:rsidR="007660EE" w:rsidRPr="00903DBA" w:rsidRDefault="007660EE" w:rsidP="007660EE">
      <w:pPr>
        <w:pStyle w:val="Code"/>
        <w:rPr>
          <w:highlight w:val="white"/>
        </w:rPr>
      </w:pPr>
      <w:r w:rsidRPr="00903DBA">
        <w:rPr>
          <w:highlight w:val="white"/>
        </w:rPr>
        <w:t>// The area and circumference of a circle</w:t>
      </w:r>
    </w:p>
    <w:p w14:paraId="4071D5C1" w14:textId="77777777" w:rsidR="007660EE" w:rsidRPr="00903DBA" w:rsidRDefault="007660EE" w:rsidP="007660EE">
      <w:pPr>
        <w:pStyle w:val="Code"/>
        <w:rPr>
          <w:highlight w:val="white"/>
        </w:rPr>
      </w:pPr>
      <w:r w:rsidRPr="00903DBA">
        <w:rPr>
          <w:highlight w:val="white"/>
        </w:rPr>
        <w:t>read "Input the radius of a circle: ", radius;</w:t>
      </w:r>
    </w:p>
    <w:p w14:paraId="6A222839" w14:textId="77777777" w:rsidR="007660EE" w:rsidRPr="00903DBA" w:rsidRDefault="007660EE" w:rsidP="007660EE">
      <w:pPr>
        <w:pStyle w:val="Code"/>
        <w:rPr>
          <w:highlight w:val="white"/>
        </w:rPr>
      </w:pPr>
      <w:r w:rsidRPr="00903DBA">
        <w:rPr>
          <w:highlight w:val="white"/>
        </w:rPr>
        <w:t>assign area = pi * radius * radius;</w:t>
      </w:r>
    </w:p>
    <w:p w14:paraId="3B6E0E1D" w14:textId="77777777" w:rsidR="007660EE" w:rsidRPr="00903DBA" w:rsidRDefault="007660EE" w:rsidP="007660EE">
      <w:pPr>
        <w:pStyle w:val="Code"/>
        <w:rPr>
          <w:highlight w:val="white"/>
        </w:rPr>
      </w:pPr>
      <w:r w:rsidRPr="00903DBA">
        <w:rPr>
          <w:highlight w:val="white"/>
        </w:rPr>
        <w:t>assign circumference = 2 * pi * radius;</w:t>
      </w:r>
    </w:p>
    <w:p w14:paraId="08204E99" w14:textId="77777777" w:rsidR="007660EE" w:rsidRPr="00903DBA" w:rsidRDefault="007660EE" w:rsidP="007660EE">
      <w:pPr>
        <w:pStyle w:val="Code"/>
        <w:rPr>
          <w:highlight w:val="white"/>
        </w:rPr>
      </w:pPr>
      <w:r w:rsidRPr="00903DBA">
        <w:rPr>
          <w:highlight w:val="white"/>
        </w:rPr>
        <w:t>write "The area and circumference are: ", area, circumference;</w:t>
      </w:r>
    </w:p>
    <w:p w14:paraId="5A73F1D0" w14:textId="77777777" w:rsidR="007660EE" w:rsidRPr="00903DBA" w:rsidRDefault="007660EE" w:rsidP="007660EE">
      <w:pPr>
        <w:pStyle w:val="Code"/>
        <w:rPr>
          <w:highlight w:val="white"/>
        </w:rPr>
      </w:pPr>
      <w:r w:rsidRPr="00903DBA">
        <w:rPr>
          <w:highlight w:val="white"/>
        </w:rPr>
        <w:t>newline;</w:t>
      </w:r>
    </w:p>
    <w:p w14:paraId="2D10952D" w14:textId="77777777" w:rsidR="007660EE" w:rsidRPr="00903DBA" w:rsidRDefault="007660EE" w:rsidP="007660EE">
      <w:pPr>
        <w:pStyle w:val="Code"/>
        <w:rPr>
          <w:highlight w:val="white"/>
        </w:rPr>
      </w:pPr>
    </w:p>
    <w:p w14:paraId="7037A64D" w14:textId="77777777" w:rsidR="007660EE" w:rsidRPr="00903DBA" w:rsidRDefault="007660EE" w:rsidP="007660EE">
      <w:pPr>
        <w:pStyle w:val="Code"/>
        <w:rPr>
          <w:highlight w:val="white"/>
        </w:rPr>
      </w:pPr>
      <w:r w:rsidRPr="00903DBA">
        <w:rPr>
          <w:highlight w:val="white"/>
        </w:rPr>
        <w:t>// Fahrenheit to Celsius</w:t>
      </w:r>
    </w:p>
    <w:p w14:paraId="21F3D8B4" w14:textId="77777777" w:rsidR="007660EE" w:rsidRPr="00903DBA" w:rsidRDefault="007660EE" w:rsidP="007660EE">
      <w:pPr>
        <w:pStyle w:val="Code"/>
        <w:rPr>
          <w:highlight w:val="white"/>
        </w:rPr>
      </w:pPr>
      <w:r w:rsidRPr="00903DBA">
        <w:rPr>
          <w:highlight w:val="white"/>
        </w:rPr>
        <w:t>read "Input a temperature in degrees Fahrenheit: ", fahrenheit;</w:t>
      </w:r>
    </w:p>
    <w:p w14:paraId="22CD2744" w14:textId="77777777" w:rsidR="007660EE" w:rsidRPr="00903DBA" w:rsidRDefault="007660EE" w:rsidP="007660EE">
      <w:pPr>
        <w:pStyle w:val="Code"/>
        <w:rPr>
          <w:highlight w:val="white"/>
        </w:rPr>
      </w:pPr>
      <w:r w:rsidRPr="00903DBA">
        <w:rPr>
          <w:highlight w:val="white"/>
        </w:rPr>
        <w:t>assign celsius = (fahrenheit - 32) / 1.8;</w:t>
      </w:r>
    </w:p>
    <w:p w14:paraId="3368262F" w14:textId="77777777" w:rsidR="007660EE" w:rsidRPr="00903DBA" w:rsidRDefault="007660EE" w:rsidP="007660EE">
      <w:pPr>
        <w:pStyle w:val="Code"/>
        <w:rPr>
          <w:highlight w:val="white"/>
        </w:rPr>
      </w:pPr>
      <w:r w:rsidRPr="00903DBA">
        <w:rPr>
          <w:highlight w:val="white"/>
        </w:rPr>
        <w:t>write "In Celsius degrees: ", celsius;</w:t>
      </w:r>
    </w:p>
    <w:p w14:paraId="3D8DA1AE" w14:textId="77777777" w:rsidR="007660EE" w:rsidRPr="00903DBA" w:rsidRDefault="007660EE" w:rsidP="007660EE">
      <w:pPr>
        <w:pStyle w:val="Code"/>
        <w:rPr>
          <w:highlight w:val="white"/>
        </w:rPr>
      </w:pPr>
      <w:r w:rsidRPr="00903DBA">
        <w:rPr>
          <w:highlight w:val="white"/>
        </w:rPr>
        <w:t>newline;</w:t>
      </w:r>
    </w:p>
    <w:p w14:paraId="7D806A6C" w14:textId="77777777" w:rsidR="007660EE" w:rsidRPr="00903DBA" w:rsidRDefault="007660EE" w:rsidP="007660EE">
      <w:pPr>
        <w:pStyle w:val="Code"/>
        <w:rPr>
          <w:highlight w:val="white"/>
        </w:rPr>
      </w:pPr>
    </w:p>
    <w:p w14:paraId="427FA5C0" w14:textId="77777777" w:rsidR="007660EE" w:rsidRPr="00903DBA" w:rsidRDefault="007660EE" w:rsidP="007660EE">
      <w:pPr>
        <w:pStyle w:val="Code"/>
        <w:rPr>
          <w:highlight w:val="white"/>
        </w:rPr>
      </w:pPr>
      <w:r w:rsidRPr="00903DBA">
        <w:rPr>
          <w:highlight w:val="white"/>
        </w:rPr>
        <w:t>// Pythagorean Theorem</w:t>
      </w:r>
    </w:p>
    <w:p w14:paraId="36067B9C" w14:textId="77777777" w:rsidR="007660EE" w:rsidRPr="00903DBA" w:rsidRDefault="007660EE" w:rsidP="007660EE">
      <w:pPr>
        <w:pStyle w:val="Code"/>
        <w:rPr>
          <w:highlight w:val="white"/>
        </w:rPr>
      </w:pPr>
      <w:r w:rsidRPr="00903DBA">
        <w:rPr>
          <w:highlight w:val="white"/>
        </w:rPr>
        <w:t>read "Input the two cathetuses of a right-angled triangle: ", a, b;</w:t>
      </w:r>
    </w:p>
    <w:p w14:paraId="31C0E6BD" w14:textId="77777777" w:rsidR="007660EE" w:rsidRPr="00903DBA" w:rsidRDefault="007660EE" w:rsidP="007660EE">
      <w:pPr>
        <w:pStyle w:val="Code"/>
        <w:rPr>
          <w:highlight w:val="white"/>
        </w:rPr>
      </w:pPr>
      <w:r w:rsidRPr="00903DBA">
        <w:rPr>
          <w:highlight w:val="white"/>
        </w:rPr>
        <w:t>assign c = sqrt(a * a + b * b);</w:t>
      </w:r>
    </w:p>
    <w:p w14:paraId="5060BD0C" w14:textId="77777777" w:rsidR="007660EE" w:rsidRPr="00903DBA" w:rsidRDefault="007660EE" w:rsidP="007660EE">
      <w:pPr>
        <w:pStyle w:val="Code"/>
        <w:rPr>
          <w:highlight w:val="white"/>
        </w:rPr>
      </w:pPr>
      <w:r w:rsidRPr="00903DBA">
        <w:rPr>
          <w:highlight w:val="white"/>
        </w:rPr>
        <w:t>write "The hypothenuse is: ", c;</w:t>
      </w:r>
    </w:p>
    <w:p w14:paraId="2A414DC7" w14:textId="77777777" w:rsidR="007660EE" w:rsidRPr="00903DBA" w:rsidRDefault="007660EE" w:rsidP="007660EE">
      <w:r w:rsidRPr="00903DBA">
        <w:t>When executed (the underlined text represent input values):</w:t>
      </w:r>
    </w:p>
    <w:p w14:paraId="26518BA9" w14:textId="77777777" w:rsidR="007660EE" w:rsidRPr="00903DBA" w:rsidRDefault="007660EE" w:rsidP="007660EE">
      <w:pPr>
        <w:pStyle w:val="Code"/>
      </w:pPr>
      <w:r w:rsidRPr="00903DBA">
        <w:t xml:space="preserve">Input the radius of a circle: </w:t>
      </w:r>
      <w:r w:rsidRPr="00903DBA">
        <w:rPr>
          <w:u w:val="single"/>
        </w:rPr>
        <w:t>10</w:t>
      </w:r>
    </w:p>
    <w:p w14:paraId="216786FF" w14:textId="77777777" w:rsidR="007660EE" w:rsidRPr="00903DBA" w:rsidRDefault="007660EE" w:rsidP="007660EE">
      <w:pPr>
        <w:pStyle w:val="Code"/>
      </w:pPr>
      <w:r w:rsidRPr="00903DBA">
        <w:t>The area and circumference are: 314.159265358979, 62.8318530717959</w:t>
      </w:r>
    </w:p>
    <w:p w14:paraId="1BB2ABBF" w14:textId="77777777" w:rsidR="007660EE" w:rsidRPr="00903DBA" w:rsidRDefault="007660EE" w:rsidP="007660EE">
      <w:pPr>
        <w:pStyle w:val="Code"/>
      </w:pPr>
    </w:p>
    <w:p w14:paraId="30738053" w14:textId="77777777" w:rsidR="007660EE" w:rsidRPr="00903DBA" w:rsidRDefault="007660EE" w:rsidP="007660EE">
      <w:pPr>
        <w:pStyle w:val="Code"/>
      </w:pPr>
      <w:r w:rsidRPr="00903DBA">
        <w:t xml:space="preserve">Input a temperature in degrees Fahrenheit: </w:t>
      </w:r>
      <w:r w:rsidRPr="00903DBA">
        <w:rPr>
          <w:u w:val="single"/>
        </w:rPr>
        <w:t>212</w:t>
      </w:r>
    </w:p>
    <w:p w14:paraId="5A0EC3FF" w14:textId="77777777" w:rsidR="007660EE" w:rsidRPr="00903DBA" w:rsidRDefault="007660EE" w:rsidP="007660EE">
      <w:pPr>
        <w:pStyle w:val="Code"/>
      </w:pPr>
      <w:r w:rsidRPr="00903DBA">
        <w:t>In Celsius degrees: 100</w:t>
      </w:r>
    </w:p>
    <w:p w14:paraId="0381F14C" w14:textId="77777777" w:rsidR="007660EE" w:rsidRPr="00903DBA" w:rsidRDefault="007660EE" w:rsidP="007660EE">
      <w:pPr>
        <w:pStyle w:val="Code"/>
      </w:pPr>
    </w:p>
    <w:p w14:paraId="2B12940D" w14:textId="77777777" w:rsidR="007660EE" w:rsidRPr="00903DBA" w:rsidRDefault="007660EE" w:rsidP="007660EE">
      <w:pPr>
        <w:pStyle w:val="Code"/>
      </w:pPr>
      <w:r w:rsidRPr="00903DBA">
        <w:t xml:space="preserve">Input the two cathetuses of a right-angled triangle: </w:t>
      </w:r>
      <w:r w:rsidRPr="00903DBA">
        <w:rPr>
          <w:u w:val="single"/>
        </w:rPr>
        <w:t>3,4</w:t>
      </w:r>
    </w:p>
    <w:p w14:paraId="02C68D58" w14:textId="77777777" w:rsidR="007660EE" w:rsidRPr="00903DBA" w:rsidRDefault="007660EE" w:rsidP="007660EE">
      <w:pPr>
        <w:pStyle w:val="Code"/>
      </w:pPr>
      <w:r w:rsidRPr="00903DBA">
        <w:t>The hypothenuse is: 5</w:t>
      </w:r>
    </w:p>
    <w:p w14:paraId="16291B8C" w14:textId="77777777" w:rsidR="007660EE" w:rsidRPr="00903DBA" w:rsidRDefault="007660EE" w:rsidP="007660EE">
      <w:pPr>
        <w:pStyle w:val="Rubrik3"/>
      </w:pPr>
      <w:bookmarkStart w:id="523" w:name="_Toc57656167"/>
      <w:r w:rsidRPr="00903DBA">
        <w:lastRenderedPageBreak/>
        <w:t>The Grammar</w:t>
      </w:r>
      <w:bookmarkEnd w:id="523"/>
    </w:p>
    <w:p w14:paraId="421294A4" w14:textId="77777777" w:rsidR="007660EE" w:rsidRPr="00903DBA" w:rsidRDefault="007660EE" w:rsidP="007660EE">
      <w:r w:rsidRPr="00903DBA">
        <w:t xml:space="preserve">Every programming language has a syntax, which may be defined by a </w:t>
      </w:r>
      <w:r w:rsidRPr="00903DBA">
        <w:rPr>
          <w:rStyle w:val="CodeInText"/>
        </w:rPr>
        <w:t>grammar</w:t>
      </w:r>
      <w:r w:rsidRPr="00903DBA">
        <w:t xml:space="preserve">. The grammar of our language is given below. A grammar is made up by a set of </w:t>
      </w:r>
      <w:r w:rsidRPr="00903DBA">
        <w:rPr>
          <w:i/>
        </w:rPr>
        <w:t>rules</w:t>
      </w:r>
      <w:r w:rsidRPr="00903DBA">
        <w:t xml:space="preserve">, among which one is the start rule (in this case </w:t>
      </w:r>
      <w:proofErr w:type="spellStart"/>
      <w:r w:rsidRPr="00903DBA">
        <w:rPr>
          <w:rStyle w:val="CodeInText"/>
          <w:highlight w:val="white"/>
        </w:rPr>
        <w:t>statement_list</w:t>
      </w:r>
      <w:proofErr w:type="spellEnd"/>
      <w:r w:rsidRPr="00903DBA">
        <w:t xml:space="preserve">). The grammar rules for our language follows below, the vertical bar at the left of the rules can be read as “or”. The first rule </w:t>
      </w:r>
      <w:proofErr w:type="spellStart"/>
      <w:r w:rsidRPr="00903DBA">
        <w:rPr>
          <w:rStyle w:val="CodeInText"/>
        </w:rPr>
        <w:t>statement_list</w:t>
      </w:r>
      <w:proofErr w:type="spellEnd"/>
      <w:r w:rsidRPr="00903DBA">
        <w:t xml:space="preserve"> can be read as “a statement list is a </w:t>
      </w:r>
      <w:proofErr w:type="gramStart"/>
      <w:r w:rsidRPr="00903DBA">
        <w:t>statement</w:t>
      </w:r>
      <w:proofErr w:type="gramEnd"/>
      <w:r w:rsidRPr="00903DBA">
        <w:t xml:space="preserve"> or a statement followed by a statement list.”</w:t>
      </w:r>
    </w:p>
    <w:p w14:paraId="5DDD2CB2" w14:textId="77777777" w:rsidR="007660EE" w:rsidRPr="00903DBA" w:rsidRDefault="007660EE" w:rsidP="007660EE">
      <w:pPr>
        <w:pStyle w:val="Code"/>
        <w:rPr>
          <w:highlight w:val="white"/>
        </w:rPr>
      </w:pPr>
      <w:r w:rsidRPr="00903DBA">
        <w:rPr>
          <w:highlight w:val="white"/>
        </w:rPr>
        <w:t>statement_list ::=</w:t>
      </w:r>
    </w:p>
    <w:p w14:paraId="09088FB2" w14:textId="77777777" w:rsidR="007660EE" w:rsidRPr="00903DBA" w:rsidRDefault="007660EE" w:rsidP="007660EE">
      <w:pPr>
        <w:pStyle w:val="Code"/>
        <w:rPr>
          <w:highlight w:val="white"/>
        </w:rPr>
      </w:pPr>
      <w:r w:rsidRPr="00903DBA">
        <w:rPr>
          <w:highlight w:val="white"/>
        </w:rPr>
        <w:t xml:space="preserve">    statement</w:t>
      </w:r>
    </w:p>
    <w:p w14:paraId="287D49C7" w14:textId="77777777" w:rsidR="007660EE" w:rsidRPr="00903DBA" w:rsidRDefault="007660EE" w:rsidP="007660EE">
      <w:pPr>
        <w:pStyle w:val="Code"/>
        <w:rPr>
          <w:highlight w:val="white"/>
        </w:rPr>
      </w:pPr>
      <w:r w:rsidRPr="00903DBA">
        <w:rPr>
          <w:highlight w:val="white"/>
        </w:rPr>
        <w:t xml:space="preserve">  | statement statement_list</w:t>
      </w:r>
    </w:p>
    <w:p w14:paraId="69840DEA" w14:textId="77777777" w:rsidR="007660EE" w:rsidRPr="00903DBA" w:rsidRDefault="007660EE" w:rsidP="007660EE">
      <w:pPr>
        <w:pStyle w:val="Code"/>
        <w:rPr>
          <w:highlight w:val="white"/>
        </w:rPr>
      </w:pPr>
    </w:p>
    <w:p w14:paraId="0A16B3CF" w14:textId="77777777" w:rsidR="007660EE" w:rsidRPr="00903DBA" w:rsidRDefault="007660EE" w:rsidP="007660EE">
      <w:pPr>
        <w:pStyle w:val="Code"/>
        <w:rPr>
          <w:highlight w:val="white"/>
        </w:rPr>
      </w:pPr>
      <w:r w:rsidRPr="00903DBA">
        <w:rPr>
          <w:highlight w:val="white"/>
        </w:rPr>
        <w:t>statement ::=</w:t>
      </w:r>
    </w:p>
    <w:p w14:paraId="23FCD1F6" w14:textId="77777777" w:rsidR="007660EE" w:rsidRPr="00903DBA" w:rsidRDefault="007660EE" w:rsidP="007660EE">
      <w:pPr>
        <w:pStyle w:val="Code"/>
        <w:rPr>
          <w:highlight w:val="white"/>
        </w:rPr>
      </w:pPr>
      <w:r w:rsidRPr="00903DBA">
        <w:rPr>
          <w:highlight w:val="white"/>
        </w:rPr>
        <w:t xml:space="preserve">    </w:t>
      </w:r>
      <w:r w:rsidRPr="00903DBA">
        <w:rPr>
          <w:b/>
        </w:rPr>
        <w:t>assign</w:t>
      </w:r>
      <w:r w:rsidRPr="00903DBA">
        <w:rPr>
          <w:highlight w:val="white"/>
        </w:rPr>
        <w:t xml:space="preserve"> </w:t>
      </w:r>
      <w:r w:rsidRPr="00903DBA">
        <w:rPr>
          <w:b/>
        </w:rPr>
        <w:t>identifier</w:t>
      </w:r>
      <w:r w:rsidRPr="00903DBA">
        <w:rPr>
          <w:highlight w:val="white"/>
        </w:rPr>
        <w:t xml:space="preserve"> EQUAL expression </w:t>
      </w:r>
      <w:r w:rsidRPr="00903DBA">
        <w:rPr>
          <w:b/>
        </w:rPr>
        <w:t>;</w:t>
      </w:r>
    </w:p>
    <w:p w14:paraId="350F81F7" w14:textId="77777777" w:rsidR="007660EE" w:rsidRPr="00903DBA" w:rsidRDefault="007660EE" w:rsidP="007660EE">
      <w:pPr>
        <w:pStyle w:val="Code"/>
        <w:rPr>
          <w:highlight w:val="white"/>
        </w:rPr>
      </w:pPr>
      <w:r w:rsidRPr="00903DBA">
        <w:rPr>
          <w:highlight w:val="white"/>
        </w:rPr>
        <w:t xml:space="preserve">  | </w:t>
      </w:r>
      <w:r w:rsidRPr="00903DBA">
        <w:rPr>
          <w:b/>
        </w:rPr>
        <w:t>read</w:t>
      </w:r>
      <w:r w:rsidRPr="00903DBA">
        <w:rPr>
          <w:highlight w:val="white"/>
        </w:rPr>
        <w:t xml:space="preserve"> optional_output identifier_list </w:t>
      </w:r>
      <w:r w:rsidRPr="00903DBA">
        <w:rPr>
          <w:b/>
        </w:rPr>
        <w:t>;</w:t>
      </w:r>
    </w:p>
    <w:p w14:paraId="2EF9B207" w14:textId="77777777" w:rsidR="007660EE" w:rsidRPr="00903DBA" w:rsidRDefault="007660EE" w:rsidP="007660EE">
      <w:pPr>
        <w:pStyle w:val="Code"/>
        <w:rPr>
          <w:highlight w:val="white"/>
        </w:rPr>
      </w:pPr>
      <w:r w:rsidRPr="00903DBA">
        <w:rPr>
          <w:highlight w:val="white"/>
        </w:rPr>
        <w:t xml:space="preserve">  | </w:t>
      </w:r>
      <w:r w:rsidRPr="00903DBA">
        <w:rPr>
          <w:b/>
        </w:rPr>
        <w:t>write</w:t>
      </w:r>
      <w:r w:rsidRPr="00903DBA">
        <w:rPr>
          <w:highlight w:val="white"/>
        </w:rPr>
        <w:t xml:space="preserve"> optional_output expression_list </w:t>
      </w:r>
      <w:r w:rsidRPr="00903DBA">
        <w:rPr>
          <w:b/>
        </w:rPr>
        <w:t>;</w:t>
      </w:r>
    </w:p>
    <w:p w14:paraId="3C2F9374" w14:textId="77777777" w:rsidR="007660EE" w:rsidRPr="00903DBA" w:rsidRDefault="007660EE" w:rsidP="007660EE">
      <w:pPr>
        <w:pStyle w:val="Code"/>
        <w:rPr>
          <w:highlight w:val="white"/>
        </w:rPr>
      </w:pPr>
      <w:r w:rsidRPr="00903DBA">
        <w:rPr>
          <w:highlight w:val="white"/>
        </w:rPr>
        <w:t xml:space="preserve">  | </w:t>
      </w:r>
      <w:r w:rsidRPr="00903DBA">
        <w:rPr>
          <w:b/>
        </w:rPr>
        <w:t>newline</w:t>
      </w:r>
      <w:r w:rsidRPr="00903DBA">
        <w:rPr>
          <w:highlight w:val="white"/>
        </w:rPr>
        <w:t xml:space="preserve"> </w:t>
      </w:r>
      <w:r w:rsidRPr="00903DBA">
        <w:rPr>
          <w:b/>
        </w:rPr>
        <w:t>;</w:t>
      </w:r>
    </w:p>
    <w:p w14:paraId="0838ABFA" w14:textId="77777777" w:rsidR="007660EE" w:rsidRPr="00903DBA" w:rsidRDefault="007660EE" w:rsidP="007660EE">
      <w:pPr>
        <w:pStyle w:val="Code"/>
        <w:rPr>
          <w:highlight w:val="white"/>
        </w:rPr>
      </w:pPr>
    </w:p>
    <w:p w14:paraId="012A3957" w14:textId="77777777" w:rsidR="007660EE" w:rsidRPr="00903DBA" w:rsidRDefault="007660EE" w:rsidP="007660EE">
      <w:pPr>
        <w:pStyle w:val="Code"/>
        <w:rPr>
          <w:highlight w:val="white"/>
        </w:rPr>
      </w:pPr>
      <w:r w:rsidRPr="00903DBA">
        <w:rPr>
          <w:highlight w:val="white"/>
        </w:rPr>
        <w:t>optional_output ::=</w:t>
      </w:r>
    </w:p>
    <w:p w14:paraId="4BE675D4" w14:textId="77777777" w:rsidR="007660EE" w:rsidRPr="00903DBA" w:rsidRDefault="007660EE" w:rsidP="007660EE">
      <w:pPr>
        <w:pStyle w:val="Code"/>
        <w:rPr>
          <w:highlight w:val="white"/>
        </w:rPr>
      </w:pPr>
      <w:r w:rsidRPr="00903DBA">
        <w:rPr>
          <w:highlight w:val="white"/>
        </w:rPr>
        <w:t xml:space="preserve">    /* Empty. */</w:t>
      </w:r>
    </w:p>
    <w:p w14:paraId="63431AD5" w14:textId="77777777" w:rsidR="007660EE" w:rsidRPr="00903DBA" w:rsidRDefault="007660EE" w:rsidP="007660EE">
      <w:pPr>
        <w:pStyle w:val="Code"/>
        <w:rPr>
          <w:highlight w:val="white"/>
        </w:rPr>
      </w:pPr>
      <w:r w:rsidRPr="00903DBA">
        <w:rPr>
          <w:highlight w:val="white"/>
        </w:rPr>
        <w:t xml:space="preserve">  | </w:t>
      </w:r>
      <w:r w:rsidRPr="00903DBA">
        <w:rPr>
          <w:b/>
        </w:rPr>
        <w:t>string</w:t>
      </w:r>
      <w:r w:rsidRPr="00903DBA">
        <w:rPr>
          <w:highlight w:val="white"/>
        </w:rPr>
        <w:t xml:space="preserve"> </w:t>
      </w:r>
      <w:r w:rsidRPr="00903DBA">
        <w:rPr>
          <w:b/>
        </w:rPr>
        <w:t>,</w:t>
      </w:r>
    </w:p>
    <w:p w14:paraId="20695A5D" w14:textId="77777777" w:rsidR="007660EE" w:rsidRPr="00903DBA" w:rsidRDefault="007660EE" w:rsidP="007660EE">
      <w:pPr>
        <w:pStyle w:val="Code"/>
        <w:rPr>
          <w:highlight w:val="white"/>
        </w:rPr>
      </w:pPr>
    </w:p>
    <w:p w14:paraId="04BC545E" w14:textId="77777777" w:rsidR="007660EE" w:rsidRPr="00903DBA" w:rsidRDefault="007660EE" w:rsidP="007660EE">
      <w:pPr>
        <w:pStyle w:val="Code"/>
        <w:rPr>
          <w:highlight w:val="white"/>
        </w:rPr>
      </w:pPr>
      <w:r w:rsidRPr="00903DBA">
        <w:rPr>
          <w:highlight w:val="white"/>
        </w:rPr>
        <w:t>identifier_list ::=</w:t>
      </w:r>
    </w:p>
    <w:p w14:paraId="47FD3E90" w14:textId="77777777" w:rsidR="007660EE" w:rsidRPr="00903DBA" w:rsidRDefault="007660EE" w:rsidP="007660EE">
      <w:pPr>
        <w:pStyle w:val="Code"/>
        <w:rPr>
          <w:highlight w:val="white"/>
        </w:rPr>
      </w:pPr>
      <w:r w:rsidRPr="00903DBA">
        <w:rPr>
          <w:highlight w:val="white"/>
        </w:rPr>
        <w:t xml:space="preserve">    </w:t>
      </w:r>
      <w:r w:rsidRPr="00903DBA">
        <w:rPr>
          <w:b/>
        </w:rPr>
        <w:t>identifier</w:t>
      </w:r>
    </w:p>
    <w:p w14:paraId="5955FECA" w14:textId="77777777" w:rsidR="007660EE" w:rsidRPr="00903DBA" w:rsidRDefault="007660EE" w:rsidP="007660EE">
      <w:pPr>
        <w:pStyle w:val="Code"/>
        <w:rPr>
          <w:highlight w:val="white"/>
        </w:rPr>
      </w:pPr>
      <w:r w:rsidRPr="00903DBA">
        <w:rPr>
          <w:highlight w:val="white"/>
        </w:rPr>
        <w:t xml:space="preserve">  | </w:t>
      </w:r>
      <w:r w:rsidRPr="00903DBA">
        <w:rPr>
          <w:b/>
        </w:rPr>
        <w:t>identifier</w:t>
      </w:r>
      <w:r w:rsidRPr="00903DBA">
        <w:rPr>
          <w:highlight w:val="white"/>
        </w:rPr>
        <w:t xml:space="preserve"> </w:t>
      </w:r>
      <w:r w:rsidRPr="00903DBA">
        <w:rPr>
          <w:b/>
        </w:rPr>
        <w:t>,</w:t>
      </w:r>
      <w:r w:rsidRPr="00903DBA">
        <w:rPr>
          <w:highlight w:val="white"/>
        </w:rPr>
        <w:t xml:space="preserve"> identifier_list</w:t>
      </w:r>
    </w:p>
    <w:p w14:paraId="531C7B7A" w14:textId="77777777" w:rsidR="007660EE" w:rsidRPr="00903DBA" w:rsidRDefault="007660EE" w:rsidP="007660EE">
      <w:pPr>
        <w:pStyle w:val="Code"/>
        <w:rPr>
          <w:highlight w:val="white"/>
        </w:rPr>
      </w:pPr>
    </w:p>
    <w:p w14:paraId="06B9C6F9" w14:textId="77777777" w:rsidR="007660EE" w:rsidRPr="00903DBA" w:rsidRDefault="007660EE" w:rsidP="007660EE">
      <w:pPr>
        <w:pStyle w:val="Code"/>
        <w:rPr>
          <w:highlight w:val="white"/>
        </w:rPr>
      </w:pPr>
      <w:r w:rsidRPr="00903DBA">
        <w:rPr>
          <w:highlight w:val="white"/>
        </w:rPr>
        <w:t>expression_list ::=</w:t>
      </w:r>
    </w:p>
    <w:p w14:paraId="2012F528" w14:textId="77777777" w:rsidR="007660EE" w:rsidRPr="00903DBA" w:rsidRDefault="007660EE" w:rsidP="007660EE">
      <w:pPr>
        <w:pStyle w:val="Code"/>
        <w:rPr>
          <w:highlight w:val="white"/>
        </w:rPr>
      </w:pPr>
      <w:r w:rsidRPr="00903DBA">
        <w:rPr>
          <w:highlight w:val="white"/>
        </w:rPr>
        <w:t xml:space="preserve">    expression</w:t>
      </w:r>
    </w:p>
    <w:p w14:paraId="1253C9F0"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expression_list</w:t>
      </w:r>
    </w:p>
    <w:p w14:paraId="3376BDD3" w14:textId="77777777" w:rsidR="007660EE" w:rsidRPr="00903DBA" w:rsidRDefault="007660EE" w:rsidP="007660EE">
      <w:pPr>
        <w:pStyle w:val="Code"/>
        <w:rPr>
          <w:highlight w:val="white"/>
        </w:rPr>
      </w:pPr>
    </w:p>
    <w:p w14:paraId="6D5D25FC" w14:textId="77777777" w:rsidR="007660EE" w:rsidRPr="00903DBA" w:rsidRDefault="007660EE" w:rsidP="007660EE">
      <w:pPr>
        <w:pStyle w:val="Code"/>
        <w:rPr>
          <w:highlight w:val="white"/>
        </w:rPr>
      </w:pPr>
      <w:r w:rsidRPr="00903DBA">
        <w:rPr>
          <w:highlight w:val="white"/>
        </w:rPr>
        <w:t>expression ::=</w:t>
      </w:r>
    </w:p>
    <w:p w14:paraId="298728B0" w14:textId="77777777" w:rsidR="007660EE" w:rsidRPr="00903DBA" w:rsidRDefault="007660EE" w:rsidP="007660EE">
      <w:pPr>
        <w:pStyle w:val="Code"/>
        <w:rPr>
          <w:highlight w:val="white"/>
        </w:rPr>
      </w:pPr>
      <w:r w:rsidRPr="00903DBA">
        <w:rPr>
          <w:highlight w:val="white"/>
        </w:rPr>
        <w:t xml:space="preserve">    binary_expression</w:t>
      </w:r>
    </w:p>
    <w:p w14:paraId="4130B065"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3EBDEF9" w14:textId="77777777" w:rsidR="007660EE" w:rsidRPr="00903DBA" w:rsidRDefault="007660EE" w:rsidP="007660EE">
      <w:pPr>
        <w:pStyle w:val="Code"/>
        <w:rPr>
          <w:highlight w:val="white"/>
        </w:rPr>
      </w:pPr>
      <w:r w:rsidRPr="00903DBA">
        <w:rPr>
          <w:highlight w:val="white"/>
        </w:rPr>
        <w:t xml:space="preserve">  | expression </w:t>
      </w:r>
      <w:r w:rsidRPr="00903DBA">
        <w:rPr>
          <w:b/>
        </w:rPr>
        <w:t>-</w:t>
      </w:r>
      <w:r w:rsidRPr="00903DBA">
        <w:rPr>
          <w:highlight w:val="white"/>
        </w:rPr>
        <w:t xml:space="preserve"> binary_expression</w:t>
      </w:r>
    </w:p>
    <w:p w14:paraId="0AD5A67D" w14:textId="77777777" w:rsidR="007660EE" w:rsidRPr="00903DBA" w:rsidRDefault="007660EE" w:rsidP="007660EE">
      <w:pPr>
        <w:pStyle w:val="Code"/>
        <w:rPr>
          <w:highlight w:val="white"/>
        </w:rPr>
      </w:pPr>
    </w:p>
    <w:p w14:paraId="4160CD72" w14:textId="77777777" w:rsidR="007660EE" w:rsidRPr="00903DBA" w:rsidRDefault="007660EE" w:rsidP="007660EE">
      <w:pPr>
        <w:pStyle w:val="Code"/>
        <w:rPr>
          <w:highlight w:val="white"/>
        </w:rPr>
      </w:pPr>
      <w:r w:rsidRPr="00903DBA">
        <w:rPr>
          <w:highlight w:val="white"/>
        </w:rPr>
        <w:t>binary_expression ::=</w:t>
      </w:r>
    </w:p>
    <w:p w14:paraId="39B6658E" w14:textId="77777777" w:rsidR="007660EE" w:rsidRPr="00903DBA" w:rsidRDefault="007660EE" w:rsidP="007660EE">
      <w:pPr>
        <w:pStyle w:val="Code"/>
        <w:rPr>
          <w:highlight w:val="white"/>
        </w:rPr>
      </w:pPr>
      <w:r w:rsidRPr="00903DBA">
        <w:rPr>
          <w:highlight w:val="white"/>
        </w:rPr>
        <w:t xml:space="preserve">    unary_expression</w:t>
      </w:r>
    </w:p>
    <w:p w14:paraId="2562DBF1"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5C9C80D8" w14:textId="77777777" w:rsidR="007660EE" w:rsidRPr="00903DBA" w:rsidRDefault="007660EE" w:rsidP="007660EE">
      <w:pPr>
        <w:pStyle w:val="Code"/>
        <w:rPr>
          <w:highlight w:val="white"/>
        </w:rPr>
      </w:pPr>
      <w:r w:rsidRPr="00903DBA">
        <w:rPr>
          <w:highlight w:val="white"/>
        </w:rPr>
        <w:t xml:space="preserve">  | binary_expression </w:t>
      </w:r>
      <w:r w:rsidRPr="00903DBA">
        <w:rPr>
          <w:b/>
        </w:rPr>
        <w:t>/</w:t>
      </w:r>
      <w:r w:rsidRPr="00903DBA">
        <w:rPr>
          <w:highlight w:val="white"/>
        </w:rPr>
        <w:t xml:space="preserve"> unary_expression</w:t>
      </w:r>
    </w:p>
    <w:p w14:paraId="7B07C591" w14:textId="77777777" w:rsidR="007660EE" w:rsidRPr="00903DBA" w:rsidRDefault="007660EE" w:rsidP="007660EE">
      <w:pPr>
        <w:pStyle w:val="Code"/>
        <w:rPr>
          <w:highlight w:val="white"/>
        </w:rPr>
      </w:pPr>
    </w:p>
    <w:p w14:paraId="7433497A" w14:textId="77777777" w:rsidR="007660EE" w:rsidRPr="00903DBA" w:rsidRDefault="007660EE" w:rsidP="007660EE">
      <w:pPr>
        <w:pStyle w:val="Code"/>
        <w:rPr>
          <w:highlight w:val="white"/>
        </w:rPr>
      </w:pPr>
      <w:r w:rsidRPr="00903DBA">
        <w:rPr>
          <w:highlight w:val="white"/>
        </w:rPr>
        <w:t>unary_expression ::=</w:t>
      </w:r>
    </w:p>
    <w:p w14:paraId="6E96CC9F" w14:textId="77777777" w:rsidR="007660EE" w:rsidRPr="00903DBA" w:rsidRDefault="007660EE" w:rsidP="007660EE">
      <w:pPr>
        <w:pStyle w:val="Code"/>
        <w:rPr>
          <w:highlight w:val="white"/>
        </w:rPr>
      </w:pPr>
      <w:r w:rsidRPr="00903DBA">
        <w:rPr>
          <w:highlight w:val="white"/>
        </w:rPr>
        <w:t xml:space="preserve">    primary_expression</w:t>
      </w:r>
    </w:p>
    <w:p w14:paraId="2A34E0FB"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9A7C258" w14:textId="77777777" w:rsidR="007660EE" w:rsidRPr="00903DBA" w:rsidRDefault="007660EE" w:rsidP="007660EE">
      <w:pPr>
        <w:pStyle w:val="Code"/>
        <w:rPr>
          <w:highlight w:val="white"/>
        </w:rPr>
      </w:pPr>
      <w:r w:rsidRPr="00903DBA">
        <w:rPr>
          <w:highlight w:val="white"/>
        </w:rPr>
        <w:t xml:space="preserve">  | </w:t>
      </w:r>
      <w:r w:rsidRPr="00903DBA">
        <w:rPr>
          <w:b/>
        </w:rPr>
        <w:t>-</w:t>
      </w:r>
      <w:r w:rsidRPr="00903DBA">
        <w:rPr>
          <w:highlight w:val="white"/>
        </w:rPr>
        <w:t xml:space="preserve"> unary_expression</w:t>
      </w:r>
    </w:p>
    <w:p w14:paraId="43D7768C" w14:textId="77777777" w:rsidR="007660EE" w:rsidRPr="00903DBA" w:rsidRDefault="007660EE" w:rsidP="007660EE">
      <w:pPr>
        <w:pStyle w:val="Code"/>
        <w:rPr>
          <w:highlight w:val="white"/>
        </w:rPr>
      </w:pPr>
      <w:r w:rsidRPr="00903DBA">
        <w:rPr>
          <w:highlight w:val="white"/>
        </w:rPr>
        <w:t xml:space="preserve">  | </w:t>
      </w:r>
      <w:r w:rsidRPr="00903DBA">
        <w:rPr>
          <w:b/>
        </w:rPr>
        <w:t>sin</w:t>
      </w:r>
      <w:r w:rsidRPr="00903DBA">
        <w:rPr>
          <w:highlight w:val="white"/>
        </w:rPr>
        <w:t xml:space="preserve"> unary_expression</w:t>
      </w:r>
    </w:p>
    <w:p w14:paraId="3BEBA4C3" w14:textId="77777777" w:rsidR="007660EE" w:rsidRPr="00903DBA" w:rsidRDefault="007660EE" w:rsidP="007660EE">
      <w:pPr>
        <w:pStyle w:val="Code"/>
        <w:rPr>
          <w:highlight w:val="white"/>
        </w:rPr>
      </w:pPr>
      <w:r w:rsidRPr="00903DBA">
        <w:rPr>
          <w:highlight w:val="white"/>
        </w:rPr>
        <w:t xml:space="preserve">  | </w:t>
      </w:r>
      <w:r w:rsidRPr="00903DBA">
        <w:rPr>
          <w:b/>
        </w:rPr>
        <w:t>cos</w:t>
      </w:r>
      <w:r w:rsidRPr="00903DBA">
        <w:rPr>
          <w:highlight w:val="white"/>
        </w:rPr>
        <w:t xml:space="preserve"> unary_expression</w:t>
      </w:r>
    </w:p>
    <w:p w14:paraId="5A1CA6C1" w14:textId="77777777" w:rsidR="007660EE" w:rsidRPr="00903DBA" w:rsidRDefault="007660EE" w:rsidP="007660EE">
      <w:pPr>
        <w:pStyle w:val="Code"/>
        <w:rPr>
          <w:highlight w:val="white"/>
        </w:rPr>
      </w:pPr>
      <w:r w:rsidRPr="00903DBA">
        <w:rPr>
          <w:highlight w:val="white"/>
        </w:rPr>
        <w:t xml:space="preserve">  | </w:t>
      </w:r>
      <w:r w:rsidRPr="00903DBA">
        <w:rPr>
          <w:b/>
        </w:rPr>
        <w:t>tan</w:t>
      </w:r>
      <w:r w:rsidRPr="00903DBA">
        <w:rPr>
          <w:highlight w:val="white"/>
        </w:rPr>
        <w:t xml:space="preserve"> unary_expression</w:t>
      </w:r>
    </w:p>
    <w:p w14:paraId="183612C2" w14:textId="77777777" w:rsidR="007660EE" w:rsidRPr="00903DBA" w:rsidRDefault="007660EE" w:rsidP="007660EE">
      <w:pPr>
        <w:pStyle w:val="Code"/>
        <w:rPr>
          <w:highlight w:val="white"/>
        </w:rPr>
      </w:pPr>
      <w:r w:rsidRPr="00903DBA">
        <w:rPr>
          <w:highlight w:val="white"/>
        </w:rPr>
        <w:t xml:space="preserve">  | </w:t>
      </w:r>
      <w:r w:rsidRPr="00903DBA">
        <w:rPr>
          <w:b/>
        </w:rPr>
        <w:t>log</w:t>
      </w:r>
      <w:r w:rsidRPr="00903DBA">
        <w:rPr>
          <w:highlight w:val="white"/>
        </w:rPr>
        <w:t xml:space="preserve"> unary_expression</w:t>
      </w:r>
    </w:p>
    <w:p w14:paraId="6D7A4B61" w14:textId="77777777" w:rsidR="007660EE" w:rsidRPr="00903DBA" w:rsidRDefault="007660EE" w:rsidP="007660EE">
      <w:pPr>
        <w:pStyle w:val="Code"/>
        <w:rPr>
          <w:highlight w:val="white"/>
        </w:rPr>
      </w:pPr>
      <w:r w:rsidRPr="00903DBA">
        <w:rPr>
          <w:highlight w:val="white"/>
        </w:rPr>
        <w:t xml:space="preserve">  | </w:t>
      </w:r>
      <w:r w:rsidRPr="00903DBA">
        <w:rPr>
          <w:b/>
        </w:rPr>
        <w:t>exp</w:t>
      </w:r>
      <w:r w:rsidRPr="00903DBA">
        <w:rPr>
          <w:highlight w:val="white"/>
        </w:rPr>
        <w:t xml:space="preserve"> unary_expression</w:t>
      </w:r>
    </w:p>
    <w:p w14:paraId="07AABD35" w14:textId="77777777" w:rsidR="007660EE" w:rsidRPr="00903DBA" w:rsidRDefault="007660EE" w:rsidP="007660EE">
      <w:pPr>
        <w:pStyle w:val="Code"/>
        <w:rPr>
          <w:highlight w:val="white"/>
        </w:rPr>
      </w:pPr>
      <w:r w:rsidRPr="00903DBA">
        <w:rPr>
          <w:highlight w:val="white"/>
        </w:rPr>
        <w:t xml:space="preserve">  | </w:t>
      </w:r>
      <w:r w:rsidRPr="00903DBA">
        <w:rPr>
          <w:b/>
        </w:rPr>
        <w:t>log10</w:t>
      </w:r>
      <w:r w:rsidRPr="00903DBA">
        <w:rPr>
          <w:highlight w:val="white"/>
        </w:rPr>
        <w:t xml:space="preserve"> unary_expression</w:t>
      </w:r>
    </w:p>
    <w:p w14:paraId="3C293C32" w14:textId="77777777" w:rsidR="007660EE" w:rsidRPr="00903DBA" w:rsidRDefault="007660EE" w:rsidP="007660EE">
      <w:pPr>
        <w:pStyle w:val="Code"/>
        <w:rPr>
          <w:highlight w:val="white"/>
        </w:rPr>
      </w:pPr>
      <w:r w:rsidRPr="00903DBA">
        <w:rPr>
          <w:highlight w:val="white"/>
        </w:rPr>
        <w:t xml:space="preserve">  | </w:t>
      </w:r>
      <w:r w:rsidRPr="00903DBA">
        <w:rPr>
          <w:b/>
        </w:rPr>
        <w:t>exp10</w:t>
      </w:r>
      <w:r w:rsidRPr="00903DBA">
        <w:rPr>
          <w:highlight w:val="white"/>
        </w:rPr>
        <w:t xml:space="preserve"> unary_expression</w:t>
      </w:r>
    </w:p>
    <w:p w14:paraId="14F72EDF" w14:textId="77777777" w:rsidR="007660EE" w:rsidRPr="00903DBA" w:rsidRDefault="007660EE" w:rsidP="007660EE">
      <w:pPr>
        <w:pStyle w:val="Code"/>
        <w:rPr>
          <w:highlight w:val="white"/>
        </w:rPr>
      </w:pPr>
      <w:r w:rsidRPr="00903DBA">
        <w:rPr>
          <w:highlight w:val="white"/>
        </w:rPr>
        <w:t xml:space="preserve">  | </w:t>
      </w:r>
      <w:r w:rsidRPr="00903DBA">
        <w:rPr>
          <w:b/>
        </w:rPr>
        <w:t>sqrt</w:t>
      </w:r>
      <w:r w:rsidRPr="00903DBA">
        <w:rPr>
          <w:highlight w:val="white"/>
        </w:rPr>
        <w:t xml:space="preserve"> unary_expression</w:t>
      </w:r>
    </w:p>
    <w:p w14:paraId="69CDD948" w14:textId="77777777" w:rsidR="007660EE" w:rsidRPr="00903DBA" w:rsidRDefault="007660EE" w:rsidP="007660EE">
      <w:pPr>
        <w:pStyle w:val="Code"/>
        <w:rPr>
          <w:highlight w:val="white"/>
        </w:rPr>
      </w:pPr>
    </w:p>
    <w:p w14:paraId="191588CF" w14:textId="77777777" w:rsidR="007660EE" w:rsidRPr="00903DBA" w:rsidRDefault="007660EE" w:rsidP="007660EE">
      <w:pPr>
        <w:pStyle w:val="Code"/>
        <w:rPr>
          <w:highlight w:val="white"/>
        </w:rPr>
      </w:pPr>
      <w:r w:rsidRPr="00903DBA">
        <w:rPr>
          <w:highlight w:val="white"/>
        </w:rPr>
        <w:t>primary_expression ::=</w:t>
      </w:r>
    </w:p>
    <w:p w14:paraId="6A2E2505" w14:textId="77777777" w:rsidR="007660EE" w:rsidRPr="00903DBA" w:rsidRDefault="007660EE" w:rsidP="007660EE">
      <w:pPr>
        <w:pStyle w:val="Code"/>
        <w:rPr>
          <w:highlight w:val="white"/>
        </w:rPr>
      </w:pPr>
      <w:r w:rsidRPr="00903DBA">
        <w:rPr>
          <w:highlight w:val="white"/>
        </w:rPr>
        <w:t xml:space="preserve">    </w:t>
      </w:r>
      <w:r w:rsidRPr="00903DBA">
        <w:rPr>
          <w:b/>
        </w:rPr>
        <w:t>(</w:t>
      </w:r>
      <w:r w:rsidRPr="00903DBA">
        <w:rPr>
          <w:highlight w:val="white"/>
        </w:rPr>
        <w:t xml:space="preserve"> expression </w:t>
      </w:r>
      <w:r w:rsidRPr="00903DBA">
        <w:rPr>
          <w:b/>
        </w:rPr>
        <w:t>)</w:t>
      </w:r>
    </w:p>
    <w:p w14:paraId="074F1706" w14:textId="77777777" w:rsidR="007660EE" w:rsidRPr="00903DBA" w:rsidRDefault="007660EE" w:rsidP="007660EE">
      <w:pPr>
        <w:pStyle w:val="Code"/>
        <w:rPr>
          <w:highlight w:val="white"/>
        </w:rPr>
      </w:pPr>
      <w:r w:rsidRPr="00903DBA">
        <w:rPr>
          <w:highlight w:val="white"/>
        </w:rPr>
        <w:t xml:space="preserve">  | </w:t>
      </w:r>
      <w:r w:rsidRPr="00903DBA">
        <w:rPr>
          <w:b/>
        </w:rPr>
        <w:t>identifier</w:t>
      </w:r>
    </w:p>
    <w:p w14:paraId="0032EB5E" w14:textId="77777777" w:rsidR="007660EE" w:rsidRPr="00903DBA" w:rsidRDefault="007660EE" w:rsidP="007660EE">
      <w:pPr>
        <w:pStyle w:val="Code"/>
        <w:rPr>
          <w:b/>
        </w:rPr>
      </w:pPr>
      <w:r w:rsidRPr="00903DBA">
        <w:rPr>
          <w:highlight w:val="white"/>
        </w:rPr>
        <w:lastRenderedPageBreak/>
        <w:t xml:space="preserve">  | </w:t>
      </w:r>
      <w:r w:rsidRPr="00903DBA">
        <w:rPr>
          <w:b/>
        </w:rPr>
        <w:t>value</w:t>
      </w:r>
    </w:p>
    <w:p w14:paraId="3C7C32BD" w14:textId="77777777" w:rsidR="007660EE" w:rsidRPr="00903DBA" w:rsidRDefault="007660EE" w:rsidP="007660EE">
      <w:r w:rsidRPr="00903DBA">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903DBA" w:rsidRDefault="007660EE" w:rsidP="007660EE">
      <w:pPr>
        <w:pStyle w:val="Code"/>
      </w:pPr>
      <w:r w:rsidRPr="00903DBA">
        <w:rPr>
          <w:b/>
        </w:rPr>
        <w:t>read string , identifier ;</w:t>
      </w:r>
    </w:p>
    <w:p w14:paraId="13D07821" w14:textId="77777777" w:rsidR="007660EE" w:rsidRPr="00903DBA" w:rsidRDefault="007660EE" w:rsidP="007660EE">
      <w:pPr>
        <w:pStyle w:val="Rubrik3"/>
      </w:pPr>
      <w:bookmarkStart w:id="524" w:name="_Toc57656168"/>
      <w:proofErr w:type="spellStart"/>
      <w:r w:rsidRPr="00903DBA">
        <w:t>GPPG</w:t>
      </w:r>
      <w:bookmarkEnd w:id="524"/>
      <w:proofErr w:type="spellEnd"/>
    </w:p>
    <w:p w14:paraId="3F9D3945" w14:textId="7B9BD2D1" w:rsidR="007660EE" w:rsidRPr="00903DBA" w:rsidRDefault="007660EE" w:rsidP="007660EE">
      <w:proofErr w:type="spellStart"/>
      <w:r w:rsidRPr="00903DBA">
        <w:t>GPPG</w:t>
      </w:r>
      <w:proofErr w:type="spellEnd"/>
      <w:r w:rsidRPr="00903DBA">
        <w:t xml:space="preserve"> is a tool based on the classic parser generator </w:t>
      </w:r>
      <w:proofErr w:type="spellStart"/>
      <w:r w:rsidRPr="00903DBA">
        <w:t>Yacc</w:t>
      </w:r>
      <w:proofErr w:type="spellEnd"/>
      <w:r w:rsidR="00BA59B6" w:rsidRPr="00903DBA">
        <w:t xml:space="preserve">. The name </w:t>
      </w:r>
      <w:proofErr w:type="spellStart"/>
      <w:r w:rsidR="00BA59B6" w:rsidRPr="00903DBA">
        <w:t>Yacc</w:t>
      </w:r>
      <w:proofErr w:type="spellEnd"/>
      <w:r w:rsidR="00BA59B6" w:rsidRPr="00903DBA">
        <w:t xml:space="preserve"> is an abbreviation for Yet Another Compiler-Compiler. However, it is pronounced as the animal yak.</w:t>
      </w:r>
      <w:r w:rsidRPr="00903DBA">
        <w:t xml:space="preserve"> Even though it is possible to write a parser in pure C#, it is easier to use a tool like </w:t>
      </w:r>
      <w:proofErr w:type="spellStart"/>
      <w:r w:rsidRPr="00903DBA">
        <w:t>GPPG</w:t>
      </w:r>
      <w:proofErr w:type="spellEnd"/>
      <w:r w:rsidRPr="00903DBA">
        <w:t xml:space="preserve">. Simply put, </w:t>
      </w:r>
      <w:proofErr w:type="spellStart"/>
      <w:r w:rsidRPr="00903DBA">
        <w:t>GPPG</w:t>
      </w:r>
      <w:proofErr w:type="spellEnd"/>
      <w:r w:rsidRPr="00903DBA">
        <w:t xml:space="preserve"> takes a grammar as input and generators C# code as output. However, it does not only check whether the input string comply with the grammar, each rule is also allowed to perform </w:t>
      </w:r>
      <w:r w:rsidRPr="00903DBA">
        <w:rPr>
          <w:rStyle w:val="KeyWord0"/>
        </w:rPr>
        <w:t>actions</w:t>
      </w:r>
      <w:r w:rsidRPr="00903DBA">
        <w:t>, defined by C# code.</w:t>
      </w:r>
    </w:p>
    <w:p w14:paraId="0DAAD726" w14:textId="77777777" w:rsidR="007660EE" w:rsidRPr="00903DBA" w:rsidRDefault="007660EE" w:rsidP="007660EE">
      <w:r w:rsidRPr="00903DBA">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903DBA">
        <w:t>GPPG</w:t>
      </w:r>
      <w:proofErr w:type="spellEnd"/>
      <w:r w:rsidRPr="00903DBA">
        <w:t>.</w:t>
      </w:r>
    </w:p>
    <w:p w14:paraId="6E0C806E" w14:textId="77777777" w:rsidR="007660EE" w:rsidRPr="00903DBA" w:rsidRDefault="007660EE" w:rsidP="007660EE">
      <w:pPr>
        <w:pStyle w:val="CodeHeader"/>
      </w:pPr>
      <w:proofErr w:type="spellStart"/>
      <w:r w:rsidRPr="00903DBA">
        <w:t>Parser.gppg</w:t>
      </w:r>
      <w:proofErr w:type="spellEnd"/>
    </w:p>
    <w:p w14:paraId="70A7DB91" w14:textId="77777777" w:rsidR="007660EE" w:rsidRPr="00903DBA" w:rsidRDefault="007660EE" w:rsidP="007660EE">
      <w:pPr>
        <w:pStyle w:val="Code"/>
        <w:rPr>
          <w:highlight w:val="white"/>
        </w:rPr>
      </w:pPr>
      <w:r w:rsidRPr="00903DBA">
        <w:rPr>
          <w:highlight w:val="white"/>
        </w:rPr>
        <w:t>%namespace Calculator</w:t>
      </w:r>
    </w:p>
    <w:p w14:paraId="729F412F" w14:textId="77777777" w:rsidR="007660EE" w:rsidRPr="00903DBA" w:rsidRDefault="007660EE" w:rsidP="007660EE">
      <w:pPr>
        <w:pStyle w:val="Code"/>
        <w:rPr>
          <w:highlight w:val="white"/>
        </w:rPr>
      </w:pPr>
      <w:r w:rsidRPr="00903DBA">
        <w:rPr>
          <w:highlight w:val="white"/>
        </w:rPr>
        <w:t>%partial</w:t>
      </w:r>
    </w:p>
    <w:p w14:paraId="62949D7C" w14:textId="77777777" w:rsidR="007660EE" w:rsidRPr="00903DBA" w:rsidRDefault="007660EE" w:rsidP="007660EE">
      <w:pPr>
        <w:pStyle w:val="Code"/>
        <w:rPr>
          <w:highlight w:val="white"/>
        </w:rPr>
      </w:pPr>
    </w:p>
    <w:p w14:paraId="7A6A9029" w14:textId="77777777" w:rsidR="007660EE" w:rsidRPr="00903DBA" w:rsidRDefault="007660EE" w:rsidP="007660EE">
      <w:pPr>
        <w:pStyle w:val="Code"/>
        <w:rPr>
          <w:highlight w:val="white"/>
        </w:rPr>
      </w:pPr>
      <w:r w:rsidRPr="00903DBA">
        <w:rPr>
          <w:highlight w:val="white"/>
        </w:rPr>
        <w:t>%{</w:t>
      </w:r>
    </w:p>
    <w:p w14:paraId="6529673C" w14:textId="77777777" w:rsidR="007660EE" w:rsidRPr="00903DBA" w:rsidRDefault="007660EE" w:rsidP="007660EE">
      <w:pPr>
        <w:pStyle w:val="Code"/>
        <w:rPr>
          <w:highlight w:val="white"/>
        </w:rPr>
      </w:pPr>
      <w:r w:rsidRPr="00903DBA">
        <w:rPr>
          <w:highlight w:val="white"/>
        </w:rPr>
        <w:t xml:space="preserve">  // Empty.</w:t>
      </w:r>
    </w:p>
    <w:p w14:paraId="006A49D5" w14:textId="77777777" w:rsidR="007660EE" w:rsidRPr="00903DBA" w:rsidRDefault="007660EE" w:rsidP="007660EE">
      <w:pPr>
        <w:pStyle w:val="Code"/>
        <w:rPr>
          <w:highlight w:val="white"/>
        </w:rPr>
      </w:pPr>
      <w:r w:rsidRPr="00903DBA">
        <w:rPr>
          <w:highlight w:val="white"/>
        </w:rPr>
        <w:t>%}</w:t>
      </w:r>
    </w:p>
    <w:p w14:paraId="089F2C7A" w14:textId="77777777" w:rsidR="007660EE" w:rsidRPr="00903DBA" w:rsidRDefault="007660EE" w:rsidP="007660EE">
      <w:r w:rsidRPr="00903DBA">
        <w:t>The following tokens do not hold attributes.</w:t>
      </w:r>
    </w:p>
    <w:p w14:paraId="5D79EB5C" w14:textId="77777777" w:rsidR="007660EE" w:rsidRPr="00903DBA" w:rsidRDefault="007660EE" w:rsidP="007660EE">
      <w:pPr>
        <w:pStyle w:val="Code"/>
        <w:rPr>
          <w:highlight w:val="white"/>
        </w:rPr>
      </w:pPr>
      <w:r w:rsidRPr="00903DBA">
        <w:rPr>
          <w:highlight w:val="white"/>
        </w:rPr>
        <w:t>%token ASSIGN READ WRITE NEWLINE EQUAL PLUS MINUS TIMES DIVIDE SIN COS TAN</w:t>
      </w:r>
    </w:p>
    <w:p w14:paraId="2946FFC1" w14:textId="77777777" w:rsidR="007660EE" w:rsidRPr="00903DBA" w:rsidRDefault="007660EE" w:rsidP="007660EE">
      <w:pPr>
        <w:pStyle w:val="Code"/>
        <w:rPr>
          <w:highlight w:val="white"/>
        </w:rPr>
      </w:pPr>
      <w:r w:rsidRPr="00903DBA">
        <w:rPr>
          <w:highlight w:val="white"/>
        </w:rPr>
        <w:t xml:space="preserve">       LOG EXP LOG10 EXP10 SQRT LEFT_PAREN RIGHT_PAREN COMMA SEMICOLON</w:t>
      </w:r>
    </w:p>
    <w:p w14:paraId="23CE4A4F" w14:textId="77777777" w:rsidR="007660EE" w:rsidRPr="00903DBA" w:rsidRDefault="007660EE" w:rsidP="007660EE">
      <w:r w:rsidRPr="00903DBA">
        <w:t xml:space="preserve">The </w:t>
      </w:r>
      <w:r w:rsidRPr="00903DBA">
        <w:rPr>
          <w:rStyle w:val="CodeInText0"/>
        </w:rPr>
        <w:t>STRING</w:t>
      </w:r>
      <w:r w:rsidRPr="00903DBA">
        <w:t xml:space="preserve">, </w:t>
      </w:r>
      <w:r w:rsidRPr="00903DBA">
        <w:rPr>
          <w:rStyle w:val="CodeInText0"/>
        </w:rPr>
        <w:t>IDENTIFIER</w:t>
      </w:r>
      <w:r w:rsidRPr="00903DBA">
        <w:t xml:space="preserve">, and </w:t>
      </w:r>
      <w:r w:rsidRPr="00903DBA">
        <w:rPr>
          <w:rStyle w:val="CodeInText0"/>
        </w:rPr>
        <w:t>VALUE</w:t>
      </w:r>
      <w:r w:rsidRPr="00903DBA">
        <w:t xml:space="preserve"> tokens have attributes.</w:t>
      </w:r>
    </w:p>
    <w:p w14:paraId="3C057F35" w14:textId="77777777" w:rsidR="007660EE" w:rsidRPr="00903DBA" w:rsidRDefault="007660EE" w:rsidP="007660EE">
      <w:pPr>
        <w:pStyle w:val="Code"/>
        <w:rPr>
          <w:highlight w:val="white"/>
        </w:rPr>
      </w:pPr>
      <w:r w:rsidRPr="00903DBA">
        <w:rPr>
          <w:highlight w:val="white"/>
        </w:rPr>
        <w:t>%union {</w:t>
      </w:r>
    </w:p>
    <w:p w14:paraId="39EDEB2C" w14:textId="77777777" w:rsidR="007660EE" w:rsidRPr="00903DBA" w:rsidRDefault="007660EE" w:rsidP="007660EE">
      <w:pPr>
        <w:pStyle w:val="Code"/>
        <w:rPr>
          <w:highlight w:val="white"/>
        </w:rPr>
      </w:pPr>
      <w:r w:rsidRPr="00903DBA">
        <w:rPr>
          <w:highlight w:val="white"/>
        </w:rPr>
        <w:t xml:space="preserve">  public string name;</w:t>
      </w:r>
    </w:p>
    <w:p w14:paraId="7763C56E" w14:textId="77777777" w:rsidR="007660EE" w:rsidRPr="00903DBA" w:rsidRDefault="007660EE" w:rsidP="007660EE">
      <w:pPr>
        <w:pStyle w:val="Code"/>
        <w:rPr>
          <w:highlight w:val="white"/>
        </w:rPr>
      </w:pPr>
      <w:r w:rsidRPr="00903DBA">
        <w:rPr>
          <w:highlight w:val="white"/>
        </w:rPr>
        <w:t xml:space="preserve">  public string text;</w:t>
      </w:r>
    </w:p>
    <w:p w14:paraId="499A13FB" w14:textId="77777777" w:rsidR="007660EE" w:rsidRPr="00903DBA" w:rsidRDefault="007660EE" w:rsidP="007660EE">
      <w:pPr>
        <w:pStyle w:val="Code"/>
        <w:rPr>
          <w:highlight w:val="white"/>
        </w:rPr>
      </w:pPr>
      <w:r w:rsidRPr="00903DBA">
        <w:rPr>
          <w:highlight w:val="white"/>
        </w:rPr>
        <w:t xml:space="preserve">  public double value;</w:t>
      </w:r>
    </w:p>
    <w:p w14:paraId="36FD6A50" w14:textId="77777777" w:rsidR="007660EE" w:rsidRPr="00903DBA" w:rsidRDefault="007660EE" w:rsidP="007660EE">
      <w:pPr>
        <w:pStyle w:val="Code"/>
        <w:rPr>
          <w:highlight w:val="white"/>
        </w:rPr>
      </w:pPr>
      <w:r w:rsidRPr="00903DBA">
        <w:rPr>
          <w:highlight w:val="white"/>
        </w:rPr>
        <w:t xml:space="preserve">  public List&lt;string&gt; nameList;</w:t>
      </w:r>
    </w:p>
    <w:p w14:paraId="32E448A5" w14:textId="77777777" w:rsidR="007660EE" w:rsidRPr="00903DBA" w:rsidRDefault="007660EE" w:rsidP="007660EE">
      <w:pPr>
        <w:pStyle w:val="Code"/>
        <w:rPr>
          <w:highlight w:val="white"/>
        </w:rPr>
      </w:pPr>
      <w:r w:rsidRPr="00903DBA">
        <w:rPr>
          <w:highlight w:val="white"/>
        </w:rPr>
        <w:t xml:space="preserve">  public List&lt;double&gt; valueList;</w:t>
      </w:r>
    </w:p>
    <w:p w14:paraId="7AC3A3A6" w14:textId="77777777" w:rsidR="007660EE" w:rsidRPr="00903DBA" w:rsidRDefault="007660EE" w:rsidP="007660EE">
      <w:pPr>
        <w:pStyle w:val="Code"/>
        <w:rPr>
          <w:highlight w:val="white"/>
        </w:rPr>
      </w:pPr>
      <w:r w:rsidRPr="00903DBA">
        <w:rPr>
          <w:highlight w:val="white"/>
        </w:rPr>
        <w:t>}</w:t>
      </w:r>
    </w:p>
    <w:p w14:paraId="3E6A22F9" w14:textId="77777777" w:rsidR="007660EE" w:rsidRPr="00903DBA" w:rsidRDefault="007660EE" w:rsidP="007660EE">
      <w:pPr>
        <w:pStyle w:val="Code"/>
      </w:pPr>
    </w:p>
    <w:p w14:paraId="08CC741E" w14:textId="77777777" w:rsidR="007660EE" w:rsidRPr="00903DBA" w:rsidRDefault="007660EE" w:rsidP="007660EE">
      <w:pPr>
        <w:pStyle w:val="Code"/>
        <w:rPr>
          <w:highlight w:val="white"/>
        </w:rPr>
      </w:pPr>
      <w:r w:rsidRPr="00903DBA">
        <w:rPr>
          <w:highlight w:val="white"/>
        </w:rPr>
        <w:t>%token &lt;text&gt; TEXT</w:t>
      </w:r>
    </w:p>
    <w:p w14:paraId="268F4538" w14:textId="77777777" w:rsidR="007660EE" w:rsidRPr="00903DBA" w:rsidRDefault="007660EE" w:rsidP="007660EE">
      <w:pPr>
        <w:pStyle w:val="Code"/>
        <w:rPr>
          <w:highlight w:val="white"/>
        </w:rPr>
      </w:pPr>
      <w:r w:rsidRPr="00903DBA">
        <w:rPr>
          <w:highlight w:val="white"/>
        </w:rPr>
        <w:t>%token &lt;name&gt; NAME</w:t>
      </w:r>
    </w:p>
    <w:p w14:paraId="615F3029" w14:textId="77777777" w:rsidR="007660EE" w:rsidRPr="00903DBA" w:rsidRDefault="007660EE" w:rsidP="007660EE">
      <w:pPr>
        <w:pStyle w:val="Code"/>
        <w:rPr>
          <w:highlight w:val="white"/>
        </w:rPr>
      </w:pPr>
      <w:r w:rsidRPr="00903DBA">
        <w:rPr>
          <w:highlight w:val="white"/>
        </w:rPr>
        <w:t>%token &lt;value&gt; VALUE</w:t>
      </w:r>
    </w:p>
    <w:p w14:paraId="1BC7854A" w14:textId="77777777" w:rsidR="007660EE" w:rsidRPr="00903DBA" w:rsidRDefault="007660EE" w:rsidP="007660EE">
      <w:pPr>
        <w:pStyle w:val="Code"/>
        <w:rPr>
          <w:highlight w:val="white"/>
        </w:rPr>
      </w:pPr>
    </w:p>
    <w:p w14:paraId="50512D0A" w14:textId="77777777" w:rsidR="007660EE" w:rsidRPr="00903DBA" w:rsidRDefault="007660EE" w:rsidP="007660EE">
      <w:pPr>
        <w:pStyle w:val="Code"/>
        <w:rPr>
          <w:highlight w:val="white"/>
        </w:rPr>
      </w:pPr>
      <w:r w:rsidRPr="00903DBA">
        <w:rPr>
          <w:highlight w:val="white"/>
        </w:rPr>
        <w:t>%type &lt;nameList&gt; name_list</w:t>
      </w:r>
    </w:p>
    <w:p w14:paraId="5539CB92" w14:textId="77777777" w:rsidR="007660EE" w:rsidRPr="00903DBA" w:rsidRDefault="007660EE" w:rsidP="007660EE">
      <w:pPr>
        <w:pStyle w:val="Code"/>
        <w:rPr>
          <w:highlight w:val="white"/>
        </w:rPr>
      </w:pPr>
      <w:r w:rsidRPr="00903DBA">
        <w:rPr>
          <w:highlight w:val="white"/>
        </w:rPr>
        <w:t>%type &lt;valueList&gt; expression_list</w:t>
      </w:r>
    </w:p>
    <w:p w14:paraId="2543924F" w14:textId="77777777" w:rsidR="007660EE" w:rsidRPr="00903DBA" w:rsidRDefault="007660EE" w:rsidP="007660EE">
      <w:pPr>
        <w:pStyle w:val="Code"/>
        <w:rPr>
          <w:highlight w:val="white"/>
        </w:rPr>
      </w:pPr>
      <w:r w:rsidRPr="00903DBA">
        <w:rPr>
          <w:highlight w:val="white"/>
        </w:rPr>
        <w:t>%type &lt;value&gt; expression binary_expression unary_expression primary_expression</w:t>
      </w:r>
    </w:p>
    <w:p w14:paraId="2C509440" w14:textId="77777777" w:rsidR="007660EE" w:rsidRPr="00903DBA" w:rsidRDefault="007660EE" w:rsidP="007660EE">
      <w:r w:rsidRPr="00903DBA">
        <w:t xml:space="preserve">There are also the rules </w:t>
      </w:r>
      <w:proofErr w:type="spellStart"/>
      <w:r w:rsidRPr="00903DBA">
        <w:rPr>
          <w:rStyle w:val="CodeInText0"/>
        </w:rPr>
        <w:t>statement_list</w:t>
      </w:r>
      <w:proofErr w:type="spellEnd"/>
      <w:r w:rsidRPr="00903DBA">
        <w:t xml:space="preserve">, </w:t>
      </w:r>
      <w:r w:rsidRPr="00903DBA">
        <w:rPr>
          <w:rStyle w:val="CodeInText0"/>
        </w:rPr>
        <w:t>statement</w:t>
      </w:r>
      <w:r w:rsidRPr="00903DBA">
        <w:t xml:space="preserve">, and </w:t>
      </w:r>
      <w:proofErr w:type="spellStart"/>
      <w:r w:rsidRPr="00903DBA">
        <w:rPr>
          <w:rStyle w:val="CodeInText0"/>
        </w:rPr>
        <w:t>optional_output</w:t>
      </w:r>
      <w:proofErr w:type="spellEnd"/>
      <w:r w:rsidRPr="00903DBA">
        <w:t xml:space="preserve"> in the rules section below. However, they do not return values and do not need to be defined in this section.</w:t>
      </w:r>
    </w:p>
    <w:p w14:paraId="2A5433E4" w14:textId="77777777" w:rsidR="007660EE" w:rsidRPr="00903DBA" w:rsidRDefault="007660EE" w:rsidP="007660EE">
      <w:pPr>
        <w:pStyle w:val="Code"/>
      </w:pPr>
      <w:r w:rsidRPr="00903DBA">
        <w:t>%%</w:t>
      </w:r>
    </w:p>
    <w:p w14:paraId="7B578718" w14:textId="77777777" w:rsidR="007660EE" w:rsidRPr="00903DBA" w:rsidRDefault="007660EE" w:rsidP="007660EE">
      <w:pPr>
        <w:pStyle w:val="Code"/>
      </w:pPr>
    </w:p>
    <w:p w14:paraId="67E698AE" w14:textId="77777777" w:rsidR="007660EE" w:rsidRPr="00903DBA" w:rsidRDefault="007660EE" w:rsidP="007660EE">
      <w:pPr>
        <w:pStyle w:val="Code"/>
        <w:rPr>
          <w:highlight w:val="white"/>
        </w:rPr>
      </w:pPr>
      <w:r w:rsidRPr="00903DBA">
        <w:rPr>
          <w:highlight w:val="white"/>
        </w:rPr>
        <w:t>statement_list:</w:t>
      </w:r>
    </w:p>
    <w:p w14:paraId="147C39E2" w14:textId="77777777" w:rsidR="007660EE" w:rsidRPr="00903DBA" w:rsidRDefault="007660EE" w:rsidP="007660EE">
      <w:pPr>
        <w:pStyle w:val="Code"/>
        <w:rPr>
          <w:highlight w:val="white"/>
        </w:rPr>
      </w:pPr>
      <w:r w:rsidRPr="00903DBA">
        <w:rPr>
          <w:highlight w:val="white"/>
        </w:rPr>
        <w:t xml:space="preserve">    statement</w:t>
      </w:r>
    </w:p>
    <w:p w14:paraId="7CC55170" w14:textId="77777777" w:rsidR="007660EE" w:rsidRPr="00903DBA" w:rsidRDefault="007660EE" w:rsidP="007660EE">
      <w:pPr>
        <w:pStyle w:val="Code"/>
        <w:rPr>
          <w:highlight w:val="white"/>
        </w:rPr>
      </w:pPr>
      <w:r w:rsidRPr="00903DBA">
        <w:rPr>
          <w:highlight w:val="white"/>
        </w:rPr>
        <w:t xml:space="preserve">  | statement statement_list;</w:t>
      </w:r>
    </w:p>
    <w:p w14:paraId="38D23AB0" w14:textId="77777777" w:rsidR="007660EE" w:rsidRPr="00903DBA" w:rsidRDefault="007660EE" w:rsidP="007660EE">
      <w:pPr>
        <w:pStyle w:val="Code"/>
      </w:pPr>
    </w:p>
    <w:p w14:paraId="7422354C" w14:textId="77777777" w:rsidR="007660EE" w:rsidRPr="00903DBA" w:rsidRDefault="007660EE" w:rsidP="007660EE">
      <w:r w:rsidRPr="00903DBA">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903DBA" w:rsidRDefault="007660EE" w:rsidP="007660EE">
      <w:pPr>
        <w:pStyle w:val="Code"/>
        <w:rPr>
          <w:highlight w:val="white"/>
        </w:rPr>
      </w:pPr>
      <w:r w:rsidRPr="00903DBA">
        <w:rPr>
          <w:highlight w:val="white"/>
        </w:rPr>
        <w:t>statement:</w:t>
      </w:r>
    </w:p>
    <w:p w14:paraId="08A8E013" w14:textId="77777777" w:rsidR="007660EE" w:rsidRPr="00903DBA" w:rsidRDefault="007660EE" w:rsidP="007660EE">
      <w:pPr>
        <w:pStyle w:val="Code"/>
        <w:rPr>
          <w:highlight w:val="white"/>
        </w:rPr>
      </w:pPr>
      <w:r w:rsidRPr="00903DBA">
        <w:rPr>
          <w:highlight w:val="white"/>
        </w:rPr>
        <w:t xml:space="preserve">    ASSIGN NAME EQUAL expression SEMICOLON {</w:t>
      </w:r>
    </w:p>
    <w:p w14:paraId="51A8F166" w14:textId="77777777" w:rsidR="007660EE" w:rsidRPr="00903DBA" w:rsidRDefault="007660EE" w:rsidP="007660EE">
      <w:pPr>
        <w:pStyle w:val="Code"/>
        <w:rPr>
          <w:highlight w:val="white"/>
        </w:rPr>
      </w:pPr>
      <w:r w:rsidRPr="00903DBA">
        <w:rPr>
          <w:highlight w:val="white"/>
        </w:rPr>
        <w:t xml:space="preserve">      MainX.VariableMap[$2] = $4;</w:t>
      </w:r>
    </w:p>
    <w:p w14:paraId="5941AE3E" w14:textId="77777777" w:rsidR="007660EE" w:rsidRPr="00903DBA" w:rsidRDefault="007660EE" w:rsidP="007660EE">
      <w:pPr>
        <w:pStyle w:val="Code"/>
        <w:rPr>
          <w:highlight w:val="white"/>
        </w:rPr>
      </w:pPr>
      <w:r w:rsidRPr="00903DBA">
        <w:rPr>
          <w:highlight w:val="white"/>
        </w:rPr>
        <w:t xml:space="preserve">    }</w:t>
      </w:r>
    </w:p>
    <w:p w14:paraId="47C678B5" w14:textId="77777777" w:rsidR="007660EE" w:rsidRPr="00903DBA" w:rsidRDefault="007660EE" w:rsidP="007660EE">
      <w:pPr>
        <w:pStyle w:val="Code"/>
        <w:rPr>
          <w:highlight w:val="white"/>
        </w:rPr>
      </w:pPr>
    </w:p>
    <w:p w14:paraId="24119F15" w14:textId="77777777" w:rsidR="007660EE" w:rsidRPr="00903DBA" w:rsidRDefault="007660EE" w:rsidP="007660EE">
      <w:pPr>
        <w:pStyle w:val="Code"/>
        <w:rPr>
          <w:highlight w:val="white"/>
        </w:rPr>
      </w:pPr>
      <w:r w:rsidRPr="00903DBA">
        <w:rPr>
          <w:highlight w:val="white"/>
        </w:rPr>
        <w:t xml:space="preserve">  | READ optional_output name_list SEMICOLON {</w:t>
      </w:r>
    </w:p>
    <w:p w14:paraId="5310AE9C" w14:textId="77777777" w:rsidR="007660EE" w:rsidRPr="00903DBA" w:rsidRDefault="007660EE" w:rsidP="007660EE">
      <w:pPr>
        <w:pStyle w:val="Code"/>
        <w:rPr>
          <w:highlight w:val="white"/>
        </w:rPr>
      </w:pPr>
      <w:r w:rsidRPr="00903DBA">
        <w:rPr>
          <w:highlight w:val="white"/>
        </w:rPr>
        <w:t xml:space="preserve">      try {</w:t>
      </w:r>
    </w:p>
    <w:p w14:paraId="4207898A" w14:textId="77777777" w:rsidR="007660EE" w:rsidRPr="00903DBA" w:rsidRDefault="007660EE" w:rsidP="007660EE">
      <w:pPr>
        <w:pStyle w:val="Code"/>
        <w:rPr>
          <w:highlight w:val="white"/>
        </w:rPr>
      </w:pPr>
      <w:r w:rsidRPr="00903DBA">
        <w:rPr>
          <w:highlight w:val="white"/>
        </w:rPr>
        <w:t xml:space="preserve">        string buffer = Console.In.ReadLine();</w:t>
      </w:r>
    </w:p>
    <w:p w14:paraId="36343811" w14:textId="77777777" w:rsidR="007660EE" w:rsidRPr="00903DBA" w:rsidRDefault="007660EE" w:rsidP="007660EE">
      <w:pPr>
        <w:pStyle w:val="Code"/>
        <w:rPr>
          <w:highlight w:val="white"/>
        </w:rPr>
      </w:pPr>
      <w:r w:rsidRPr="00903DBA">
        <w:rPr>
          <w:highlight w:val="white"/>
        </w:rPr>
        <w:t xml:space="preserve">        string[] textArray = buffer.Split(',');</w:t>
      </w:r>
    </w:p>
    <w:p w14:paraId="0C57C237" w14:textId="77777777" w:rsidR="007660EE" w:rsidRPr="00903DBA" w:rsidRDefault="007660EE" w:rsidP="007660EE">
      <w:pPr>
        <w:pStyle w:val="Code"/>
        <w:rPr>
          <w:highlight w:val="white"/>
        </w:rPr>
      </w:pPr>
    </w:p>
    <w:p w14:paraId="1DC269E3" w14:textId="77777777" w:rsidR="007660EE" w:rsidRPr="00903DBA" w:rsidRDefault="007660EE" w:rsidP="007660EE">
      <w:pPr>
        <w:pStyle w:val="Code"/>
        <w:rPr>
          <w:highlight w:val="white"/>
        </w:rPr>
      </w:pPr>
      <w:r w:rsidRPr="00903DBA">
        <w:rPr>
          <w:highlight w:val="white"/>
        </w:rPr>
        <w:t xml:space="preserve">        if ($3.Count != textArray.Length) {</w:t>
      </w:r>
    </w:p>
    <w:p w14:paraId="4664DBE4" w14:textId="77777777" w:rsidR="007660EE" w:rsidRPr="00903DBA" w:rsidRDefault="007660EE" w:rsidP="007660EE">
      <w:pPr>
        <w:pStyle w:val="Code"/>
        <w:rPr>
          <w:highlight w:val="white"/>
        </w:rPr>
      </w:pPr>
      <w:r w:rsidRPr="00903DBA">
        <w:rPr>
          <w:highlight w:val="white"/>
        </w:rPr>
        <w:t xml:space="preserve">          Console.Error.WriteLine("Invalid number of values.");</w:t>
      </w:r>
    </w:p>
    <w:p w14:paraId="26549D09" w14:textId="77777777" w:rsidR="007660EE" w:rsidRPr="00903DBA" w:rsidRDefault="007660EE" w:rsidP="007660EE">
      <w:pPr>
        <w:pStyle w:val="Code"/>
        <w:rPr>
          <w:highlight w:val="white"/>
        </w:rPr>
      </w:pPr>
      <w:r w:rsidRPr="00903DBA">
        <w:rPr>
          <w:highlight w:val="white"/>
        </w:rPr>
        <w:t xml:space="preserve">          Environment.Exit(-1);</w:t>
      </w:r>
    </w:p>
    <w:p w14:paraId="171928A1" w14:textId="77777777" w:rsidR="007660EE" w:rsidRPr="00903DBA" w:rsidRDefault="007660EE" w:rsidP="007660EE">
      <w:pPr>
        <w:pStyle w:val="Code"/>
        <w:rPr>
          <w:highlight w:val="white"/>
        </w:rPr>
      </w:pPr>
      <w:r w:rsidRPr="00903DBA">
        <w:rPr>
          <w:highlight w:val="white"/>
        </w:rPr>
        <w:t xml:space="preserve">        }</w:t>
      </w:r>
    </w:p>
    <w:p w14:paraId="3B387178" w14:textId="77777777" w:rsidR="007660EE" w:rsidRPr="00903DBA" w:rsidRDefault="007660EE" w:rsidP="007660EE">
      <w:pPr>
        <w:pStyle w:val="Code"/>
        <w:rPr>
          <w:highlight w:val="white"/>
        </w:rPr>
      </w:pPr>
      <w:r w:rsidRPr="00903DBA">
        <w:rPr>
          <w:highlight w:val="white"/>
        </w:rPr>
        <w:t xml:space="preserve">      </w:t>
      </w:r>
    </w:p>
    <w:p w14:paraId="7F65DF48" w14:textId="77777777" w:rsidR="007660EE" w:rsidRPr="00903DBA" w:rsidRDefault="007660EE" w:rsidP="007660EE">
      <w:pPr>
        <w:pStyle w:val="Code"/>
        <w:rPr>
          <w:highlight w:val="white"/>
        </w:rPr>
      </w:pPr>
      <w:r w:rsidRPr="00903DBA">
        <w:rPr>
          <w:highlight w:val="white"/>
        </w:rPr>
        <w:t xml:space="preserve">        for (int index = 0; index &lt; $3.Count; ++index) {</w:t>
      </w:r>
    </w:p>
    <w:p w14:paraId="0233D36F" w14:textId="77777777" w:rsidR="007660EE" w:rsidRPr="00903DBA" w:rsidRDefault="007660EE" w:rsidP="007660EE">
      <w:pPr>
        <w:pStyle w:val="Code"/>
        <w:rPr>
          <w:highlight w:val="white"/>
        </w:rPr>
      </w:pPr>
      <w:r w:rsidRPr="00903DBA">
        <w:rPr>
          <w:highlight w:val="white"/>
        </w:rPr>
        <w:t xml:space="preserve">          string name = $3[index], text = textArray[index];</w:t>
      </w:r>
    </w:p>
    <w:p w14:paraId="1942E99F" w14:textId="77777777" w:rsidR="007660EE" w:rsidRPr="00903DBA" w:rsidRDefault="007660EE" w:rsidP="007660EE">
      <w:pPr>
        <w:pStyle w:val="Code"/>
        <w:rPr>
          <w:highlight w:val="white"/>
        </w:rPr>
      </w:pPr>
      <w:r w:rsidRPr="00903DBA">
        <w:rPr>
          <w:highlight w:val="white"/>
        </w:rPr>
        <w:t xml:space="preserve">          double value = double.Parse(text);</w:t>
      </w:r>
    </w:p>
    <w:p w14:paraId="37093741" w14:textId="77777777" w:rsidR="007660EE" w:rsidRPr="00903DBA" w:rsidRDefault="007660EE" w:rsidP="007660EE">
      <w:pPr>
        <w:pStyle w:val="Code"/>
        <w:rPr>
          <w:highlight w:val="white"/>
        </w:rPr>
      </w:pPr>
      <w:r w:rsidRPr="00903DBA">
        <w:rPr>
          <w:highlight w:val="white"/>
        </w:rPr>
        <w:t xml:space="preserve">          MainX.VariableMap[name] = value;</w:t>
      </w:r>
    </w:p>
    <w:p w14:paraId="779995D2" w14:textId="77777777" w:rsidR="007660EE" w:rsidRPr="00903DBA" w:rsidRDefault="007660EE" w:rsidP="007660EE">
      <w:pPr>
        <w:pStyle w:val="Code"/>
        <w:rPr>
          <w:highlight w:val="white"/>
        </w:rPr>
      </w:pPr>
      <w:r w:rsidRPr="00903DBA">
        <w:rPr>
          <w:highlight w:val="white"/>
        </w:rPr>
        <w:t xml:space="preserve">        }</w:t>
      </w:r>
    </w:p>
    <w:p w14:paraId="5A1597FE" w14:textId="77777777" w:rsidR="007660EE" w:rsidRPr="00903DBA" w:rsidRDefault="007660EE" w:rsidP="007660EE">
      <w:pPr>
        <w:pStyle w:val="Code"/>
        <w:rPr>
          <w:highlight w:val="white"/>
        </w:rPr>
      </w:pPr>
      <w:r w:rsidRPr="00903DBA">
        <w:rPr>
          <w:highlight w:val="white"/>
        </w:rPr>
        <w:t xml:space="preserve">      }</w:t>
      </w:r>
    </w:p>
    <w:p w14:paraId="0974CB1C" w14:textId="77777777" w:rsidR="007660EE" w:rsidRPr="00903DBA" w:rsidRDefault="007660EE" w:rsidP="007660EE">
      <w:pPr>
        <w:pStyle w:val="Code"/>
        <w:rPr>
          <w:highlight w:val="white"/>
        </w:rPr>
      </w:pPr>
      <w:r w:rsidRPr="00903DBA">
        <w:rPr>
          <w:highlight w:val="white"/>
        </w:rPr>
        <w:t xml:space="preserve">      catch (Exception exception) {</w:t>
      </w:r>
    </w:p>
    <w:p w14:paraId="60A0B0DC" w14:textId="77777777" w:rsidR="007660EE" w:rsidRPr="00903DBA" w:rsidRDefault="007660EE" w:rsidP="007660EE">
      <w:pPr>
        <w:pStyle w:val="Code"/>
        <w:rPr>
          <w:highlight w:val="white"/>
        </w:rPr>
      </w:pPr>
      <w:r w:rsidRPr="00903DBA">
        <w:rPr>
          <w:highlight w:val="white"/>
        </w:rPr>
        <w:t xml:space="preserve">        Console.Error.WriteLine("Invalid input: " + exception.ToString());</w:t>
      </w:r>
    </w:p>
    <w:p w14:paraId="0FADD0E6" w14:textId="77777777" w:rsidR="007660EE" w:rsidRPr="00903DBA" w:rsidRDefault="007660EE" w:rsidP="007660EE">
      <w:pPr>
        <w:pStyle w:val="Code"/>
        <w:rPr>
          <w:highlight w:val="white"/>
        </w:rPr>
      </w:pPr>
      <w:r w:rsidRPr="00903DBA">
        <w:rPr>
          <w:highlight w:val="white"/>
        </w:rPr>
        <w:t xml:space="preserve">        Environment.Exit(-1);</w:t>
      </w:r>
    </w:p>
    <w:p w14:paraId="1A33CD64" w14:textId="77777777" w:rsidR="007660EE" w:rsidRPr="00903DBA" w:rsidRDefault="007660EE" w:rsidP="007660EE">
      <w:pPr>
        <w:pStyle w:val="Code"/>
        <w:rPr>
          <w:highlight w:val="white"/>
        </w:rPr>
      </w:pPr>
      <w:r w:rsidRPr="00903DBA">
        <w:rPr>
          <w:highlight w:val="white"/>
        </w:rPr>
        <w:t xml:space="preserve">      }</w:t>
      </w:r>
    </w:p>
    <w:p w14:paraId="505B33E5" w14:textId="77777777" w:rsidR="007660EE" w:rsidRPr="00903DBA" w:rsidRDefault="007660EE" w:rsidP="007660EE">
      <w:pPr>
        <w:pStyle w:val="Code"/>
        <w:rPr>
          <w:highlight w:val="white"/>
        </w:rPr>
      </w:pPr>
      <w:r w:rsidRPr="00903DBA">
        <w:rPr>
          <w:highlight w:val="white"/>
        </w:rPr>
        <w:t xml:space="preserve">    }</w:t>
      </w:r>
    </w:p>
    <w:p w14:paraId="55E2A55E" w14:textId="77777777" w:rsidR="007660EE" w:rsidRPr="00903DBA" w:rsidRDefault="007660EE" w:rsidP="007660EE">
      <w:pPr>
        <w:pStyle w:val="Code"/>
        <w:rPr>
          <w:highlight w:val="white"/>
        </w:rPr>
      </w:pPr>
    </w:p>
    <w:p w14:paraId="72EEE46E" w14:textId="77777777" w:rsidR="007660EE" w:rsidRPr="00903DBA" w:rsidRDefault="007660EE" w:rsidP="007660EE">
      <w:pPr>
        <w:pStyle w:val="Code"/>
        <w:rPr>
          <w:highlight w:val="white"/>
        </w:rPr>
      </w:pPr>
      <w:r w:rsidRPr="00903DBA">
        <w:rPr>
          <w:highlight w:val="white"/>
        </w:rPr>
        <w:t xml:space="preserve">  | WRITE optional_output expression_list SEMICOLON {</w:t>
      </w:r>
    </w:p>
    <w:p w14:paraId="51BE55A2" w14:textId="77777777" w:rsidR="007660EE" w:rsidRPr="00903DBA" w:rsidRDefault="007660EE" w:rsidP="007660EE">
      <w:pPr>
        <w:pStyle w:val="Code"/>
        <w:rPr>
          <w:highlight w:val="white"/>
        </w:rPr>
      </w:pPr>
      <w:r w:rsidRPr="00903DBA">
        <w:rPr>
          <w:highlight w:val="white"/>
        </w:rPr>
        <w:t xml:space="preserve">      bool first = true;</w:t>
      </w:r>
    </w:p>
    <w:p w14:paraId="0DE8037E" w14:textId="77777777" w:rsidR="007660EE" w:rsidRPr="00903DBA" w:rsidRDefault="007660EE" w:rsidP="007660EE">
      <w:pPr>
        <w:pStyle w:val="Code"/>
        <w:rPr>
          <w:highlight w:val="white"/>
        </w:rPr>
      </w:pPr>
      <w:r w:rsidRPr="00903DBA">
        <w:rPr>
          <w:highlight w:val="white"/>
        </w:rPr>
        <w:t xml:space="preserve">      foreach (double value in $3) {</w:t>
      </w:r>
    </w:p>
    <w:p w14:paraId="18DAB1DF" w14:textId="77777777" w:rsidR="007660EE" w:rsidRPr="00903DBA" w:rsidRDefault="007660EE" w:rsidP="007660EE">
      <w:pPr>
        <w:pStyle w:val="Code"/>
        <w:rPr>
          <w:highlight w:val="white"/>
        </w:rPr>
      </w:pPr>
      <w:r w:rsidRPr="00903DBA">
        <w:rPr>
          <w:highlight w:val="white"/>
        </w:rPr>
        <w:t xml:space="preserve">        Console.Out.Write((first ? "" : ", ") + value);</w:t>
      </w:r>
    </w:p>
    <w:p w14:paraId="18E67B3A" w14:textId="77777777" w:rsidR="007660EE" w:rsidRPr="00903DBA" w:rsidRDefault="007660EE" w:rsidP="007660EE">
      <w:pPr>
        <w:pStyle w:val="Code"/>
        <w:rPr>
          <w:highlight w:val="white"/>
        </w:rPr>
      </w:pPr>
      <w:r w:rsidRPr="00903DBA">
        <w:rPr>
          <w:highlight w:val="white"/>
        </w:rPr>
        <w:t xml:space="preserve">        first = false;</w:t>
      </w:r>
    </w:p>
    <w:p w14:paraId="5D1210EC" w14:textId="77777777" w:rsidR="007660EE" w:rsidRPr="00903DBA" w:rsidRDefault="007660EE" w:rsidP="007660EE">
      <w:pPr>
        <w:pStyle w:val="Code"/>
        <w:rPr>
          <w:highlight w:val="white"/>
        </w:rPr>
      </w:pPr>
      <w:r w:rsidRPr="00903DBA">
        <w:rPr>
          <w:highlight w:val="white"/>
        </w:rPr>
        <w:t xml:space="preserve">      }</w:t>
      </w:r>
    </w:p>
    <w:p w14:paraId="1920180F" w14:textId="77777777" w:rsidR="007660EE" w:rsidRPr="00903DBA" w:rsidRDefault="007660EE" w:rsidP="007660EE">
      <w:pPr>
        <w:pStyle w:val="Code"/>
        <w:rPr>
          <w:highlight w:val="white"/>
        </w:rPr>
      </w:pPr>
    </w:p>
    <w:p w14:paraId="7F47C79E" w14:textId="77777777" w:rsidR="007660EE" w:rsidRPr="00903DBA" w:rsidRDefault="007660EE" w:rsidP="007660EE">
      <w:pPr>
        <w:pStyle w:val="Code"/>
        <w:rPr>
          <w:highlight w:val="white"/>
        </w:rPr>
      </w:pPr>
      <w:r w:rsidRPr="00903DBA">
        <w:rPr>
          <w:highlight w:val="white"/>
        </w:rPr>
        <w:t xml:space="preserve">      Console.Out.WriteLine();</w:t>
      </w:r>
    </w:p>
    <w:p w14:paraId="7FC2063C" w14:textId="77777777" w:rsidR="007660EE" w:rsidRPr="00903DBA" w:rsidRDefault="007660EE" w:rsidP="007660EE">
      <w:pPr>
        <w:pStyle w:val="Code"/>
        <w:rPr>
          <w:highlight w:val="white"/>
        </w:rPr>
      </w:pPr>
      <w:r w:rsidRPr="00903DBA">
        <w:rPr>
          <w:highlight w:val="white"/>
        </w:rPr>
        <w:t xml:space="preserve">    }</w:t>
      </w:r>
    </w:p>
    <w:p w14:paraId="51762627" w14:textId="77777777" w:rsidR="007660EE" w:rsidRPr="00903DBA" w:rsidRDefault="007660EE" w:rsidP="007660EE">
      <w:pPr>
        <w:pStyle w:val="Code"/>
        <w:rPr>
          <w:highlight w:val="white"/>
        </w:rPr>
      </w:pPr>
    </w:p>
    <w:p w14:paraId="3CA297D6" w14:textId="77777777" w:rsidR="007660EE" w:rsidRPr="00903DBA" w:rsidRDefault="007660EE" w:rsidP="007660EE">
      <w:pPr>
        <w:pStyle w:val="Code"/>
        <w:rPr>
          <w:highlight w:val="white"/>
        </w:rPr>
      </w:pPr>
      <w:r w:rsidRPr="00903DBA">
        <w:rPr>
          <w:highlight w:val="white"/>
        </w:rPr>
        <w:t xml:space="preserve">  | NEWLINE SEMICOLON {</w:t>
      </w:r>
    </w:p>
    <w:p w14:paraId="44A7B546" w14:textId="77777777" w:rsidR="007660EE" w:rsidRPr="00903DBA" w:rsidRDefault="007660EE" w:rsidP="007660EE">
      <w:pPr>
        <w:pStyle w:val="Code"/>
        <w:rPr>
          <w:highlight w:val="white"/>
        </w:rPr>
      </w:pPr>
      <w:r w:rsidRPr="00903DBA">
        <w:rPr>
          <w:highlight w:val="white"/>
        </w:rPr>
        <w:t xml:space="preserve">      Console.Out.WriteLine();</w:t>
      </w:r>
    </w:p>
    <w:p w14:paraId="70E211AC" w14:textId="77777777" w:rsidR="007660EE" w:rsidRPr="00903DBA" w:rsidRDefault="007660EE" w:rsidP="007660EE">
      <w:pPr>
        <w:pStyle w:val="Code"/>
        <w:rPr>
          <w:highlight w:val="white"/>
        </w:rPr>
      </w:pPr>
      <w:r w:rsidRPr="00903DBA">
        <w:rPr>
          <w:highlight w:val="white"/>
        </w:rPr>
        <w:t xml:space="preserve">    };</w:t>
      </w:r>
    </w:p>
    <w:p w14:paraId="2BCCEC1F" w14:textId="77777777" w:rsidR="007660EE" w:rsidRPr="00903DBA" w:rsidRDefault="007660EE" w:rsidP="007660EE">
      <w:pPr>
        <w:pStyle w:val="Code"/>
        <w:rPr>
          <w:highlight w:val="white"/>
        </w:rPr>
      </w:pPr>
    </w:p>
    <w:p w14:paraId="6F8B25D2" w14:textId="77777777" w:rsidR="007660EE" w:rsidRPr="00903DBA" w:rsidRDefault="007660EE" w:rsidP="007660EE">
      <w:pPr>
        <w:pStyle w:val="Code"/>
        <w:rPr>
          <w:highlight w:val="white"/>
        </w:rPr>
      </w:pPr>
      <w:r w:rsidRPr="00903DBA">
        <w:rPr>
          <w:highlight w:val="white"/>
        </w:rPr>
        <w:t>optional_output:</w:t>
      </w:r>
    </w:p>
    <w:p w14:paraId="4836CAD8" w14:textId="77777777" w:rsidR="007660EE" w:rsidRPr="00903DBA" w:rsidRDefault="007660EE" w:rsidP="007660EE">
      <w:pPr>
        <w:pStyle w:val="Code"/>
        <w:rPr>
          <w:highlight w:val="white"/>
        </w:rPr>
      </w:pPr>
      <w:r w:rsidRPr="00903DBA">
        <w:rPr>
          <w:highlight w:val="white"/>
        </w:rPr>
        <w:t xml:space="preserve">    /* Empty. */</w:t>
      </w:r>
    </w:p>
    <w:p w14:paraId="7910AD7C" w14:textId="77777777" w:rsidR="007660EE" w:rsidRPr="00903DBA" w:rsidRDefault="007660EE" w:rsidP="007660EE">
      <w:pPr>
        <w:pStyle w:val="Code"/>
        <w:rPr>
          <w:highlight w:val="white"/>
        </w:rPr>
      </w:pPr>
      <w:r w:rsidRPr="00903DBA">
        <w:rPr>
          <w:highlight w:val="white"/>
        </w:rPr>
        <w:t xml:space="preserve">  | TEXT COMMA {</w:t>
      </w:r>
    </w:p>
    <w:p w14:paraId="0FDC7944" w14:textId="77777777" w:rsidR="007660EE" w:rsidRPr="00903DBA" w:rsidRDefault="007660EE" w:rsidP="007660EE">
      <w:pPr>
        <w:pStyle w:val="Code"/>
        <w:rPr>
          <w:highlight w:val="white"/>
        </w:rPr>
      </w:pPr>
      <w:r w:rsidRPr="00903DBA">
        <w:rPr>
          <w:highlight w:val="white"/>
        </w:rPr>
        <w:t xml:space="preserve">      Console.Out.Write($1);</w:t>
      </w:r>
    </w:p>
    <w:p w14:paraId="1824EC10" w14:textId="77777777" w:rsidR="007660EE" w:rsidRPr="00903DBA" w:rsidRDefault="007660EE" w:rsidP="007660EE">
      <w:pPr>
        <w:pStyle w:val="Code"/>
        <w:rPr>
          <w:highlight w:val="white"/>
        </w:rPr>
      </w:pPr>
      <w:r w:rsidRPr="00903DBA">
        <w:rPr>
          <w:highlight w:val="white"/>
        </w:rPr>
        <w:t xml:space="preserve">    };</w:t>
      </w:r>
    </w:p>
    <w:p w14:paraId="5B80EACB" w14:textId="77777777" w:rsidR="007660EE" w:rsidRPr="00903DBA" w:rsidRDefault="007660EE" w:rsidP="007660EE">
      <w:r w:rsidRPr="00903DBA">
        <w:t>The value of the rule is stored in $$. However, the $$ value is always a reference to an Object. Therefore, we need to transform it into a list before we can call the add method.</w:t>
      </w:r>
    </w:p>
    <w:p w14:paraId="7BBC446F" w14:textId="77777777" w:rsidR="007660EE" w:rsidRPr="00903DBA" w:rsidRDefault="007660EE" w:rsidP="007660EE">
      <w:pPr>
        <w:pStyle w:val="Code"/>
        <w:rPr>
          <w:highlight w:val="white"/>
        </w:rPr>
      </w:pPr>
      <w:bookmarkStart w:id="525" w:name="_Ref418232768"/>
      <w:r w:rsidRPr="00903DBA">
        <w:rPr>
          <w:highlight w:val="white"/>
        </w:rPr>
        <w:t>name_list:</w:t>
      </w:r>
    </w:p>
    <w:p w14:paraId="009A5C9A" w14:textId="77777777" w:rsidR="007660EE" w:rsidRPr="00903DBA" w:rsidRDefault="007660EE" w:rsidP="007660EE">
      <w:pPr>
        <w:pStyle w:val="Code"/>
        <w:rPr>
          <w:highlight w:val="white"/>
        </w:rPr>
      </w:pPr>
      <w:r w:rsidRPr="00903DBA">
        <w:rPr>
          <w:highlight w:val="white"/>
        </w:rPr>
        <w:t xml:space="preserve">    NAME {</w:t>
      </w:r>
    </w:p>
    <w:p w14:paraId="3CDF203D" w14:textId="77777777" w:rsidR="007660EE" w:rsidRPr="00903DBA" w:rsidRDefault="007660EE" w:rsidP="007660EE">
      <w:pPr>
        <w:pStyle w:val="Code"/>
        <w:rPr>
          <w:highlight w:val="white"/>
        </w:rPr>
      </w:pPr>
      <w:r w:rsidRPr="00903DBA">
        <w:rPr>
          <w:highlight w:val="white"/>
        </w:rPr>
        <w:t xml:space="preserve">      $$ = new List&lt;string&gt;();</w:t>
      </w:r>
    </w:p>
    <w:p w14:paraId="56E4A904" w14:textId="77777777" w:rsidR="007660EE" w:rsidRPr="00903DBA" w:rsidRDefault="007660EE" w:rsidP="007660EE">
      <w:pPr>
        <w:pStyle w:val="Code"/>
        <w:rPr>
          <w:highlight w:val="white"/>
        </w:rPr>
      </w:pPr>
      <w:r w:rsidRPr="00903DBA">
        <w:rPr>
          <w:highlight w:val="white"/>
        </w:rPr>
        <w:lastRenderedPageBreak/>
        <w:t xml:space="preserve">      $$.Add($1);</w:t>
      </w:r>
    </w:p>
    <w:p w14:paraId="1D34D021" w14:textId="77777777" w:rsidR="007660EE" w:rsidRPr="00903DBA" w:rsidRDefault="007660EE" w:rsidP="007660EE">
      <w:pPr>
        <w:pStyle w:val="Code"/>
        <w:rPr>
          <w:highlight w:val="white"/>
        </w:rPr>
      </w:pPr>
      <w:r w:rsidRPr="00903DBA">
        <w:rPr>
          <w:highlight w:val="white"/>
        </w:rPr>
        <w:t xml:space="preserve">    }</w:t>
      </w:r>
    </w:p>
    <w:p w14:paraId="0E213505" w14:textId="77777777" w:rsidR="007660EE" w:rsidRPr="00903DBA" w:rsidRDefault="007660EE" w:rsidP="007660EE">
      <w:pPr>
        <w:pStyle w:val="Code"/>
        <w:rPr>
          <w:highlight w:val="white"/>
        </w:rPr>
      </w:pPr>
      <w:r w:rsidRPr="00903DBA">
        <w:rPr>
          <w:highlight w:val="white"/>
        </w:rPr>
        <w:t xml:space="preserve">  | name_list COMMA NAME {</w:t>
      </w:r>
    </w:p>
    <w:p w14:paraId="2AFBA8AE" w14:textId="77777777" w:rsidR="007660EE" w:rsidRPr="00903DBA" w:rsidRDefault="007660EE" w:rsidP="007660EE">
      <w:pPr>
        <w:pStyle w:val="Code"/>
        <w:rPr>
          <w:highlight w:val="white"/>
        </w:rPr>
      </w:pPr>
      <w:r w:rsidRPr="00903DBA">
        <w:rPr>
          <w:highlight w:val="white"/>
        </w:rPr>
        <w:t xml:space="preserve">      $$ = $1;</w:t>
      </w:r>
    </w:p>
    <w:p w14:paraId="1382E6F7" w14:textId="77777777" w:rsidR="007660EE" w:rsidRPr="00903DBA" w:rsidRDefault="007660EE" w:rsidP="007660EE">
      <w:pPr>
        <w:pStyle w:val="Code"/>
        <w:rPr>
          <w:highlight w:val="white"/>
        </w:rPr>
      </w:pPr>
      <w:r w:rsidRPr="00903DBA">
        <w:rPr>
          <w:highlight w:val="white"/>
        </w:rPr>
        <w:t xml:space="preserve">      $$.Add($3);</w:t>
      </w:r>
    </w:p>
    <w:p w14:paraId="1FE35DB6" w14:textId="77777777" w:rsidR="007660EE" w:rsidRPr="00903DBA" w:rsidRDefault="007660EE" w:rsidP="007660EE">
      <w:pPr>
        <w:pStyle w:val="Code"/>
        <w:rPr>
          <w:highlight w:val="white"/>
        </w:rPr>
      </w:pPr>
      <w:r w:rsidRPr="00903DBA">
        <w:rPr>
          <w:highlight w:val="white"/>
        </w:rPr>
        <w:t xml:space="preserve">    };</w:t>
      </w:r>
    </w:p>
    <w:p w14:paraId="708EC9A2" w14:textId="77777777" w:rsidR="007660EE" w:rsidRPr="00903DBA" w:rsidRDefault="007660EE" w:rsidP="007660EE">
      <w:pPr>
        <w:pStyle w:val="Code"/>
        <w:rPr>
          <w:highlight w:val="white"/>
        </w:rPr>
      </w:pPr>
    </w:p>
    <w:p w14:paraId="30DA46BC" w14:textId="77777777" w:rsidR="007660EE" w:rsidRPr="00903DBA" w:rsidRDefault="007660EE" w:rsidP="007660EE">
      <w:pPr>
        <w:pStyle w:val="Code"/>
        <w:rPr>
          <w:highlight w:val="white"/>
        </w:rPr>
      </w:pPr>
      <w:r w:rsidRPr="00903DBA">
        <w:rPr>
          <w:highlight w:val="white"/>
        </w:rPr>
        <w:t>expression_list:</w:t>
      </w:r>
    </w:p>
    <w:p w14:paraId="40D86FF1" w14:textId="77777777" w:rsidR="007660EE" w:rsidRPr="00903DBA" w:rsidRDefault="007660EE" w:rsidP="007660EE">
      <w:pPr>
        <w:pStyle w:val="Code"/>
        <w:rPr>
          <w:highlight w:val="white"/>
        </w:rPr>
      </w:pPr>
      <w:r w:rsidRPr="00903DBA">
        <w:rPr>
          <w:highlight w:val="white"/>
        </w:rPr>
        <w:t xml:space="preserve">    expression {</w:t>
      </w:r>
    </w:p>
    <w:p w14:paraId="4A4B3BA1" w14:textId="77777777" w:rsidR="007660EE" w:rsidRPr="00903DBA" w:rsidRDefault="007660EE" w:rsidP="007660EE">
      <w:pPr>
        <w:pStyle w:val="Code"/>
        <w:rPr>
          <w:highlight w:val="white"/>
        </w:rPr>
      </w:pPr>
      <w:r w:rsidRPr="00903DBA">
        <w:rPr>
          <w:highlight w:val="white"/>
        </w:rPr>
        <w:t xml:space="preserve">      $$ = new List&lt;double&gt;();</w:t>
      </w:r>
    </w:p>
    <w:p w14:paraId="433B697A" w14:textId="77777777" w:rsidR="007660EE" w:rsidRPr="00903DBA" w:rsidRDefault="007660EE" w:rsidP="007660EE">
      <w:pPr>
        <w:pStyle w:val="Code"/>
        <w:rPr>
          <w:highlight w:val="white"/>
        </w:rPr>
      </w:pPr>
      <w:r w:rsidRPr="00903DBA">
        <w:rPr>
          <w:highlight w:val="white"/>
        </w:rPr>
        <w:t xml:space="preserve">      $$.Add($1);</w:t>
      </w:r>
    </w:p>
    <w:p w14:paraId="594A4CED" w14:textId="77777777" w:rsidR="007660EE" w:rsidRPr="00903DBA" w:rsidRDefault="007660EE" w:rsidP="007660EE">
      <w:pPr>
        <w:pStyle w:val="Code"/>
        <w:rPr>
          <w:highlight w:val="white"/>
        </w:rPr>
      </w:pPr>
      <w:r w:rsidRPr="00903DBA">
        <w:rPr>
          <w:highlight w:val="white"/>
        </w:rPr>
        <w:t xml:space="preserve">    }</w:t>
      </w:r>
    </w:p>
    <w:p w14:paraId="1276179D" w14:textId="77777777" w:rsidR="007660EE" w:rsidRPr="00903DBA" w:rsidRDefault="007660EE" w:rsidP="007660EE">
      <w:pPr>
        <w:pStyle w:val="Code"/>
        <w:rPr>
          <w:highlight w:val="white"/>
        </w:rPr>
      </w:pPr>
      <w:r w:rsidRPr="00903DBA">
        <w:rPr>
          <w:highlight w:val="white"/>
        </w:rPr>
        <w:t xml:space="preserve">  | expression_list COMMA expression {</w:t>
      </w:r>
    </w:p>
    <w:p w14:paraId="57748AA5" w14:textId="77777777" w:rsidR="007660EE" w:rsidRPr="00903DBA" w:rsidRDefault="007660EE" w:rsidP="007660EE">
      <w:pPr>
        <w:pStyle w:val="Code"/>
        <w:rPr>
          <w:highlight w:val="white"/>
        </w:rPr>
      </w:pPr>
      <w:r w:rsidRPr="00903DBA">
        <w:rPr>
          <w:highlight w:val="white"/>
        </w:rPr>
        <w:t xml:space="preserve">      $$ = $1;</w:t>
      </w:r>
    </w:p>
    <w:p w14:paraId="2CF7C704" w14:textId="77777777" w:rsidR="007660EE" w:rsidRPr="00903DBA" w:rsidRDefault="007660EE" w:rsidP="007660EE">
      <w:pPr>
        <w:pStyle w:val="Code"/>
        <w:rPr>
          <w:highlight w:val="white"/>
        </w:rPr>
      </w:pPr>
      <w:r w:rsidRPr="00903DBA">
        <w:rPr>
          <w:highlight w:val="white"/>
        </w:rPr>
        <w:t xml:space="preserve">      $$.Add($3);</w:t>
      </w:r>
    </w:p>
    <w:p w14:paraId="389AAD95" w14:textId="77777777" w:rsidR="007660EE" w:rsidRPr="00903DBA" w:rsidRDefault="007660EE" w:rsidP="007660EE">
      <w:pPr>
        <w:pStyle w:val="Code"/>
        <w:rPr>
          <w:highlight w:val="white"/>
        </w:rPr>
      </w:pPr>
      <w:r w:rsidRPr="00903DBA">
        <w:rPr>
          <w:highlight w:val="white"/>
        </w:rPr>
        <w:t xml:space="preserve">    };</w:t>
      </w:r>
    </w:p>
    <w:p w14:paraId="210211C3" w14:textId="77777777" w:rsidR="007660EE" w:rsidRPr="00903DBA" w:rsidRDefault="007660EE" w:rsidP="007660EE">
      <w:pPr>
        <w:pStyle w:val="Code"/>
        <w:rPr>
          <w:highlight w:val="white"/>
        </w:rPr>
      </w:pPr>
    </w:p>
    <w:p w14:paraId="67701724" w14:textId="77777777" w:rsidR="007660EE" w:rsidRPr="00903DBA" w:rsidRDefault="007660EE" w:rsidP="007660EE">
      <w:pPr>
        <w:pStyle w:val="Code"/>
        <w:rPr>
          <w:highlight w:val="white"/>
        </w:rPr>
      </w:pPr>
      <w:r w:rsidRPr="00903DBA">
        <w:rPr>
          <w:highlight w:val="white"/>
        </w:rPr>
        <w:t>expression:</w:t>
      </w:r>
    </w:p>
    <w:p w14:paraId="5234ADD9" w14:textId="77777777" w:rsidR="007660EE" w:rsidRPr="00903DBA" w:rsidRDefault="007660EE" w:rsidP="007660EE">
      <w:pPr>
        <w:pStyle w:val="Code"/>
        <w:rPr>
          <w:highlight w:val="white"/>
        </w:rPr>
      </w:pPr>
      <w:r w:rsidRPr="00903DBA">
        <w:rPr>
          <w:highlight w:val="white"/>
        </w:rPr>
        <w:t xml:space="preserve">    binary_expression {</w:t>
      </w:r>
    </w:p>
    <w:p w14:paraId="49FE3BA4" w14:textId="77777777" w:rsidR="007660EE" w:rsidRPr="00903DBA" w:rsidRDefault="007660EE" w:rsidP="007660EE">
      <w:pPr>
        <w:pStyle w:val="Code"/>
        <w:rPr>
          <w:highlight w:val="white"/>
        </w:rPr>
      </w:pPr>
      <w:r w:rsidRPr="00903DBA">
        <w:rPr>
          <w:highlight w:val="white"/>
        </w:rPr>
        <w:t xml:space="preserve">      $$ = $1;</w:t>
      </w:r>
    </w:p>
    <w:p w14:paraId="3942EC4D" w14:textId="77777777" w:rsidR="007660EE" w:rsidRPr="00903DBA" w:rsidRDefault="007660EE" w:rsidP="007660EE">
      <w:pPr>
        <w:pStyle w:val="Code"/>
        <w:rPr>
          <w:highlight w:val="white"/>
        </w:rPr>
      </w:pPr>
      <w:r w:rsidRPr="00903DBA">
        <w:rPr>
          <w:highlight w:val="white"/>
        </w:rPr>
        <w:t xml:space="preserve">    }</w:t>
      </w:r>
    </w:p>
    <w:p w14:paraId="57702B20" w14:textId="77777777" w:rsidR="007660EE" w:rsidRPr="00903DBA" w:rsidRDefault="007660EE" w:rsidP="007660EE">
      <w:pPr>
        <w:pStyle w:val="Code"/>
        <w:rPr>
          <w:highlight w:val="white"/>
        </w:rPr>
      </w:pPr>
      <w:r w:rsidRPr="00903DBA">
        <w:rPr>
          <w:highlight w:val="white"/>
        </w:rPr>
        <w:t xml:space="preserve">  | expression PLUS binary_expression {</w:t>
      </w:r>
    </w:p>
    <w:p w14:paraId="05334CB6" w14:textId="77777777" w:rsidR="007660EE" w:rsidRPr="00903DBA" w:rsidRDefault="007660EE" w:rsidP="007660EE">
      <w:pPr>
        <w:pStyle w:val="Code"/>
        <w:rPr>
          <w:highlight w:val="white"/>
        </w:rPr>
      </w:pPr>
      <w:r w:rsidRPr="00903DBA">
        <w:rPr>
          <w:highlight w:val="white"/>
        </w:rPr>
        <w:t xml:space="preserve">      $$ = $1 + $3;</w:t>
      </w:r>
    </w:p>
    <w:p w14:paraId="1C128CAE" w14:textId="77777777" w:rsidR="007660EE" w:rsidRPr="00903DBA" w:rsidRDefault="007660EE" w:rsidP="007660EE">
      <w:pPr>
        <w:pStyle w:val="Code"/>
        <w:rPr>
          <w:highlight w:val="white"/>
        </w:rPr>
      </w:pPr>
      <w:r w:rsidRPr="00903DBA">
        <w:rPr>
          <w:highlight w:val="white"/>
        </w:rPr>
        <w:t xml:space="preserve">    }</w:t>
      </w:r>
    </w:p>
    <w:p w14:paraId="0EABA949" w14:textId="77777777" w:rsidR="007660EE" w:rsidRPr="00903DBA" w:rsidRDefault="007660EE" w:rsidP="007660EE">
      <w:pPr>
        <w:pStyle w:val="Code"/>
        <w:rPr>
          <w:highlight w:val="white"/>
        </w:rPr>
      </w:pPr>
      <w:r w:rsidRPr="00903DBA">
        <w:rPr>
          <w:highlight w:val="white"/>
        </w:rPr>
        <w:t xml:space="preserve">  | expression MINUS binary_expression {</w:t>
      </w:r>
    </w:p>
    <w:p w14:paraId="6A8A003A" w14:textId="77777777" w:rsidR="007660EE" w:rsidRPr="00903DBA" w:rsidRDefault="007660EE" w:rsidP="007660EE">
      <w:pPr>
        <w:pStyle w:val="Code"/>
        <w:rPr>
          <w:highlight w:val="white"/>
        </w:rPr>
      </w:pPr>
      <w:r w:rsidRPr="00903DBA">
        <w:rPr>
          <w:highlight w:val="white"/>
        </w:rPr>
        <w:t xml:space="preserve">      $$ = $1 - $3;</w:t>
      </w:r>
    </w:p>
    <w:p w14:paraId="4B379F70" w14:textId="77777777" w:rsidR="007660EE" w:rsidRPr="00903DBA" w:rsidRDefault="007660EE" w:rsidP="007660EE">
      <w:pPr>
        <w:pStyle w:val="Code"/>
        <w:rPr>
          <w:highlight w:val="white"/>
        </w:rPr>
      </w:pPr>
      <w:r w:rsidRPr="00903DBA">
        <w:rPr>
          <w:highlight w:val="white"/>
        </w:rPr>
        <w:t xml:space="preserve">    };</w:t>
      </w:r>
    </w:p>
    <w:p w14:paraId="2FEC7AE2" w14:textId="77777777" w:rsidR="007660EE" w:rsidRPr="00903DBA" w:rsidRDefault="007660EE" w:rsidP="007660EE">
      <w:pPr>
        <w:pStyle w:val="Code"/>
        <w:rPr>
          <w:highlight w:val="white"/>
        </w:rPr>
      </w:pPr>
    </w:p>
    <w:p w14:paraId="1E32F8DC" w14:textId="77777777" w:rsidR="007660EE" w:rsidRPr="00903DBA" w:rsidRDefault="007660EE" w:rsidP="007660EE">
      <w:pPr>
        <w:pStyle w:val="Code"/>
        <w:rPr>
          <w:highlight w:val="white"/>
        </w:rPr>
      </w:pPr>
      <w:r w:rsidRPr="00903DBA">
        <w:rPr>
          <w:highlight w:val="white"/>
        </w:rPr>
        <w:t>binary_expression:</w:t>
      </w:r>
    </w:p>
    <w:p w14:paraId="2481D1B6" w14:textId="77777777" w:rsidR="007660EE" w:rsidRPr="00903DBA" w:rsidRDefault="007660EE" w:rsidP="007660EE">
      <w:pPr>
        <w:pStyle w:val="Code"/>
        <w:rPr>
          <w:highlight w:val="white"/>
        </w:rPr>
      </w:pPr>
      <w:r w:rsidRPr="00903DBA">
        <w:rPr>
          <w:highlight w:val="white"/>
        </w:rPr>
        <w:t xml:space="preserve">    unary_expression {</w:t>
      </w:r>
    </w:p>
    <w:p w14:paraId="2356F907" w14:textId="77777777" w:rsidR="007660EE" w:rsidRPr="00903DBA" w:rsidRDefault="007660EE" w:rsidP="007660EE">
      <w:pPr>
        <w:pStyle w:val="Code"/>
        <w:rPr>
          <w:highlight w:val="white"/>
        </w:rPr>
      </w:pPr>
      <w:r w:rsidRPr="00903DBA">
        <w:rPr>
          <w:highlight w:val="white"/>
        </w:rPr>
        <w:t xml:space="preserve">      $$ = $1;</w:t>
      </w:r>
    </w:p>
    <w:p w14:paraId="5A9C4713" w14:textId="77777777" w:rsidR="007660EE" w:rsidRPr="00903DBA" w:rsidRDefault="007660EE" w:rsidP="007660EE">
      <w:pPr>
        <w:pStyle w:val="Code"/>
        <w:rPr>
          <w:highlight w:val="white"/>
        </w:rPr>
      </w:pPr>
      <w:r w:rsidRPr="00903DBA">
        <w:rPr>
          <w:highlight w:val="white"/>
        </w:rPr>
        <w:t xml:space="preserve">    }</w:t>
      </w:r>
    </w:p>
    <w:p w14:paraId="385F9352" w14:textId="77777777" w:rsidR="007660EE" w:rsidRPr="00903DBA" w:rsidRDefault="007660EE" w:rsidP="007660EE">
      <w:pPr>
        <w:pStyle w:val="Code"/>
        <w:rPr>
          <w:highlight w:val="white"/>
        </w:rPr>
      </w:pPr>
      <w:r w:rsidRPr="00903DBA">
        <w:rPr>
          <w:highlight w:val="white"/>
        </w:rPr>
        <w:t xml:space="preserve">  | binary_expression TIMES unary_expression {</w:t>
      </w:r>
    </w:p>
    <w:p w14:paraId="45A38E73" w14:textId="77777777" w:rsidR="007660EE" w:rsidRPr="00903DBA" w:rsidRDefault="007660EE" w:rsidP="007660EE">
      <w:pPr>
        <w:pStyle w:val="Code"/>
        <w:rPr>
          <w:highlight w:val="white"/>
        </w:rPr>
      </w:pPr>
      <w:r w:rsidRPr="00903DBA">
        <w:rPr>
          <w:highlight w:val="white"/>
        </w:rPr>
        <w:t xml:space="preserve">      $$ = $1 * $3;</w:t>
      </w:r>
    </w:p>
    <w:p w14:paraId="2E9CAD91" w14:textId="77777777" w:rsidR="007660EE" w:rsidRPr="00903DBA" w:rsidRDefault="007660EE" w:rsidP="007660EE">
      <w:pPr>
        <w:pStyle w:val="Code"/>
        <w:rPr>
          <w:highlight w:val="white"/>
        </w:rPr>
      </w:pPr>
      <w:r w:rsidRPr="00903DBA">
        <w:rPr>
          <w:highlight w:val="white"/>
        </w:rPr>
        <w:t xml:space="preserve">    }</w:t>
      </w:r>
    </w:p>
    <w:p w14:paraId="4BBB5AB5" w14:textId="77777777" w:rsidR="007660EE" w:rsidRPr="00903DBA" w:rsidRDefault="007660EE" w:rsidP="007660EE">
      <w:pPr>
        <w:pStyle w:val="Code"/>
        <w:rPr>
          <w:highlight w:val="white"/>
        </w:rPr>
      </w:pPr>
      <w:r w:rsidRPr="00903DBA">
        <w:rPr>
          <w:highlight w:val="white"/>
        </w:rPr>
        <w:t xml:space="preserve">  | binary_expression DIVIDE unary_expression {</w:t>
      </w:r>
    </w:p>
    <w:p w14:paraId="6D93B315" w14:textId="77777777" w:rsidR="007660EE" w:rsidRPr="00903DBA" w:rsidRDefault="007660EE" w:rsidP="007660EE">
      <w:pPr>
        <w:pStyle w:val="Code"/>
        <w:rPr>
          <w:highlight w:val="white"/>
        </w:rPr>
      </w:pPr>
      <w:r w:rsidRPr="00903DBA">
        <w:rPr>
          <w:highlight w:val="white"/>
        </w:rPr>
        <w:t xml:space="preserve">      if ($3 == 0) {</w:t>
      </w:r>
    </w:p>
    <w:p w14:paraId="564A2AF5" w14:textId="77777777" w:rsidR="007660EE" w:rsidRPr="00903DBA" w:rsidRDefault="007660EE" w:rsidP="007660EE">
      <w:pPr>
        <w:pStyle w:val="Code"/>
        <w:rPr>
          <w:highlight w:val="white"/>
        </w:rPr>
      </w:pPr>
      <w:r w:rsidRPr="00903DBA">
        <w:rPr>
          <w:highlight w:val="white"/>
        </w:rPr>
        <w:t xml:space="preserve">        Console.Error.WriteLine("Division by Zero.");</w:t>
      </w:r>
    </w:p>
    <w:p w14:paraId="765EDC6E" w14:textId="77777777" w:rsidR="007660EE" w:rsidRPr="00903DBA" w:rsidRDefault="007660EE" w:rsidP="007660EE">
      <w:pPr>
        <w:pStyle w:val="Code"/>
        <w:rPr>
          <w:highlight w:val="white"/>
        </w:rPr>
      </w:pPr>
      <w:r w:rsidRPr="00903DBA">
        <w:rPr>
          <w:highlight w:val="white"/>
        </w:rPr>
        <w:t xml:space="preserve">        Environment.Exit(-1);</w:t>
      </w:r>
    </w:p>
    <w:p w14:paraId="303B6997" w14:textId="77777777" w:rsidR="007660EE" w:rsidRPr="00903DBA" w:rsidRDefault="007660EE" w:rsidP="007660EE">
      <w:pPr>
        <w:pStyle w:val="Code"/>
        <w:rPr>
          <w:highlight w:val="white"/>
        </w:rPr>
      </w:pPr>
      <w:r w:rsidRPr="00903DBA">
        <w:rPr>
          <w:highlight w:val="white"/>
        </w:rPr>
        <w:t xml:space="preserve">      }</w:t>
      </w:r>
    </w:p>
    <w:p w14:paraId="724E829F" w14:textId="77777777" w:rsidR="007660EE" w:rsidRPr="00903DBA" w:rsidRDefault="007660EE" w:rsidP="007660EE">
      <w:pPr>
        <w:pStyle w:val="Code"/>
        <w:rPr>
          <w:highlight w:val="white"/>
        </w:rPr>
      </w:pPr>
    </w:p>
    <w:p w14:paraId="48F5F384" w14:textId="77777777" w:rsidR="007660EE" w:rsidRPr="00903DBA" w:rsidRDefault="007660EE" w:rsidP="007660EE">
      <w:pPr>
        <w:pStyle w:val="Code"/>
        <w:rPr>
          <w:highlight w:val="white"/>
        </w:rPr>
      </w:pPr>
      <w:r w:rsidRPr="00903DBA">
        <w:rPr>
          <w:highlight w:val="white"/>
        </w:rPr>
        <w:t xml:space="preserve">      $$ = $1 / $3;</w:t>
      </w:r>
    </w:p>
    <w:p w14:paraId="1E8BDC35" w14:textId="77777777" w:rsidR="007660EE" w:rsidRPr="00903DBA" w:rsidRDefault="007660EE" w:rsidP="007660EE">
      <w:pPr>
        <w:pStyle w:val="Code"/>
        <w:rPr>
          <w:highlight w:val="white"/>
        </w:rPr>
      </w:pPr>
      <w:r w:rsidRPr="00903DBA">
        <w:rPr>
          <w:highlight w:val="white"/>
        </w:rPr>
        <w:t xml:space="preserve">    };</w:t>
      </w:r>
    </w:p>
    <w:p w14:paraId="768B9B24" w14:textId="77777777" w:rsidR="007660EE" w:rsidRPr="00903DBA" w:rsidRDefault="007660EE" w:rsidP="007660EE">
      <w:pPr>
        <w:pStyle w:val="Code"/>
        <w:rPr>
          <w:highlight w:val="white"/>
        </w:rPr>
      </w:pPr>
    </w:p>
    <w:p w14:paraId="64CBB5A1" w14:textId="77777777" w:rsidR="007660EE" w:rsidRPr="00903DBA" w:rsidRDefault="007660EE" w:rsidP="007660EE">
      <w:pPr>
        <w:pStyle w:val="Code"/>
        <w:rPr>
          <w:highlight w:val="white"/>
        </w:rPr>
      </w:pPr>
      <w:r w:rsidRPr="00903DBA">
        <w:rPr>
          <w:highlight w:val="white"/>
        </w:rPr>
        <w:t>unary_expression:</w:t>
      </w:r>
    </w:p>
    <w:p w14:paraId="7603BD92" w14:textId="77777777" w:rsidR="007660EE" w:rsidRPr="00903DBA" w:rsidRDefault="007660EE" w:rsidP="007660EE">
      <w:pPr>
        <w:pStyle w:val="Code"/>
        <w:rPr>
          <w:highlight w:val="white"/>
        </w:rPr>
      </w:pPr>
      <w:r w:rsidRPr="00903DBA">
        <w:rPr>
          <w:highlight w:val="white"/>
        </w:rPr>
        <w:t xml:space="preserve">    primary_expression {</w:t>
      </w:r>
    </w:p>
    <w:p w14:paraId="088C9350" w14:textId="77777777" w:rsidR="007660EE" w:rsidRPr="00903DBA" w:rsidRDefault="007660EE" w:rsidP="007660EE">
      <w:pPr>
        <w:pStyle w:val="Code"/>
        <w:rPr>
          <w:highlight w:val="white"/>
        </w:rPr>
      </w:pPr>
      <w:r w:rsidRPr="00903DBA">
        <w:rPr>
          <w:highlight w:val="white"/>
        </w:rPr>
        <w:t xml:space="preserve">      $$ = $1;</w:t>
      </w:r>
    </w:p>
    <w:p w14:paraId="13FC0E8D" w14:textId="77777777" w:rsidR="007660EE" w:rsidRPr="00903DBA" w:rsidRDefault="007660EE" w:rsidP="007660EE">
      <w:pPr>
        <w:pStyle w:val="Code"/>
        <w:rPr>
          <w:highlight w:val="white"/>
        </w:rPr>
      </w:pPr>
      <w:r w:rsidRPr="00903DBA">
        <w:rPr>
          <w:highlight w:val="white"/>
        </w:rPr>
        <w:t xml:space="preserve">    }</w:t>
      </w:r>
    </w:p>
    <w:p w14:paraId="47C6EA53" w14:textId="77777777" w:rsidR="007660EE" w:rsidRPr="00903DBA" w:rsidRDefault="007660EE" w:rsidP="007660EE">
      <w:pPr>
        <w:pStyle w:val="Code"/>
        <w:rPr>
          <w:highlight w:val="white"/>
        </w:rPr>
      </w:pPr>
      <w:r w:rsidRPr="00903DBA">
        <w:rPr>
          <w:highlight w:val="white"/>
        </w:rPr>
        <w:t xml:space="preserve">  | PLUS unary_expression {</w:t>
      </w:r>
    </w:p>
    <w:p w14:paraId="35184759" w14:textId="77777777" w:rsidR="007660EE" w:rsidRPr="00903DBA" w:rsidRDefault="007660EE" w:rsidP="007660EE">
      <w:pPr>
        <w:pStyle w:val="Code"/>
        <w:rPr>
          <w:highlight w:val="white"/>
        </w:rPr>
      </w:pPr>
      <w:r w:rsidRPr="00903DBA">
        <w:rPr>
          <w:highlight w:val="white"/>
        </w:rPr>
        <w:t xml:space="preserve">      $$ = $2;</w:t>
      </w:r>
    </w:p>
    <w:p w14:paraId="7F75E8F6" w14:textId="77777777" w:rsidR="007660EE" w:rsidRPr="00903DBA" w:rsidRDefault="007660EE" w:rsidP="007660EE">
      <w:pPr>
        <w:pStyle w:val="Code"/>
        <w:rPr>
          <w:highlight w:val="white"/>
        </w:rPr>
      </w:pPr>
      <w:r w:rsidRPr="00903DBA">
        <w:rPr>
          <w:highlight w:val="white"/>
        </w:rPr>
        <w:t xml:space="preserve">    }</w:t>
      </w:r>
    </w:p>
    <w:p w14:paraId="69771815" w14:textId="77777777" w:rsidR="007660EE" w:rsidRPr="00903DBA" w:rsidRDefault="007660EE" w:rsidP="007660EE">
      <w:pPr>
        <w:pStyle w:val="Code"/>
        <w:rPr>
          <w:highlight w:val="white"/>
        </w:rPr>
      </w:pPr>
      <w:r w:rsidRPr="00903DBA">
        <w:rPr>
          <w:highlight w:val="white"/>
        </w:rPr>
        <w:t xml:space="preserve">  | MINUS unary_expression {</w:t>
      </w:r>
    </w:p>
    <w:p w14:paraId="18E3BB11" w14:textId="77777777" w:rsidR="007660EE" w:rsidRPr="00903DBA" w:rsidRDefault="007660EE" w:rsidP="007660EE">
      <w:pPr>
        <w:pStyle w:val="Code"/>
        <w:rPr>
          <w:highlight w:val="white"/>
        </w:rPr>
      </w:pPr>
      <w:r w:rsidRPr="00903DBA">
        <w:rPr>
          <w:highlight w:val="white"/>
        </w:rPr>
        <w:t xml:space="preserve">      $$ = -$2;</w:t>
      </w:r>
    </w:p>
    <w:p w14:paraId="738C420E" w14:textId="77777777" w:rsidR="007660EE" w:rsidRPr="00903DBA" w:rsidRDefault="007660EE" w:rsidP="007660EE">
      <w:pPr>
        <w:pStyle w:val="Code"/>
        <w:rPr>
          <w:highlight w:val="white"/>
        </w:rPr>
      </w:pPr>
      <w:r w:rsidRPr="00903DBA">
        <w:rPr>
          <w:highlight w:val="white"/>
        </w:rPr>
        <w:t xml:space="preserve">    }</w:t>
      </w:r>
    </w:p>
    <w:p w14:paraId="66CF0CD8" w14:textId="77777777" w:rsidR="007660EE" w:rsidRPr="00903DBA" w:rsidRDefault="007660EE" w:rsidP="007660EE">
      <w:pPr>
        <w:pStyle w:val="Code"/>
        <w:rPr>
          <w:highlight w:val="white"/>
        </w:rPr>
      </w:pPr>
      <w:r w:rsidRPr="00903DBA">
        <w:rPr>
          <w:highlight w:val="white"/>
        </w:rPr>
        <w:t xml:space="preserve">  | SIN unary_expression {</w:t>
      </w:r>
    </w:p>
    <w:p w14:paraId="302C9AC1" w14:textId="77777777" w:rsidR="007660EE" w:rsidRPr="00903DBA" w:rsidRDefault="007660EE" w:rsidP="007660EE">
      <w:pPr>
        <w:pStyle w:val="Code"/>
        <w:rPr>
          <w:highlight w:val="white"/>
        </w:rPr>
      </w:pPr>
      <w:r w:rsidRPr="00903DBA">
        <w:rPr>
          <w:highlight w:val="white"/>
        </w:rPr>
        <w:t xml:space="preserve">      $$ = Math.Sin($2);</w:t>
      </w:r>
    </w:p>
    <w:p w14:paraId="3A39A140" w14:textId="77777777" w:rsidR="007660EE" w:rsidRPr="00903DBA" w:rsidRDefault="007660EE" w:rsidP="007660EE">
      <w:pPr>
        <w:pStyle w:val="Code"/>
        <w:rPr>
          <w:highlight w:val="white"/>
        </w:rPr>
      </w:pPr>
      <w:r w:rsidRPr="00903DBA">
        <w:rPr>
          <w:highlight w:val="white"/>
        </w:rPr>
        <w:t xml:space="preserve">    }</w:t>
      </w:r>
    </w:p>
    <w:p w14:paraId="4FEBE47F" w14:textId="77777777" w:rsidR="007660EE" w:rsidRPr="00903DBA" w:rsidRDefault="007660EE" w:rsidP="007660EE">
      <w:pPr>
        <w:pStyle w:val="Code"/>
        <w:rPr>
          <w:highlight w:val="white"/>
        </w:rPr>
      </w:pPr>
      <w:r w:rsidRPr="00903DBA">
        <w:rPr>
          <w:highlight w:val="white"/>
        </w:rPr>
        <w:lastRenderedPageBreak/>
        <w:t xml:space="preserve">  | COS unary_expression {</w:t>
      </w:r>
    </w:p>
    <w:p w14:paraId="27A9CA95" w14:textId="77777777" w:rsidR="007660EE" w:rsidRPr="00903DBA" w:rsidRDefault="007660EE" w:rsidP="007660EE">
      <w:pPr>
        <w:pStyle w:val="Code"/>
        <w:rPr>
          <w:highlight w:val="white"/>
        </w:rPr>
      </w:pPr>
      <w:r w:rsidRPr="00903DBA">
        <w:rPr>
          <w:highlight w:val="white"/>
        </w:rPr>
        <w:t xml:space="preserve">      $$ = Math.Cos($2);</w:t>
      </w:r>
    </w:p>
    <w:p w14:paraId="37CD85EE" w14:textId="77777777" w:rsidR="007660EE" w:rsidRPr="00903DBA" w:rsidRDefault="007660EE" w:rsidP="007660EE">
      <w:pPr>
        <w:pStyle w:val="Code"/>
        <w:rPr>
          <w:highlight w:val="white"/>
        </w:rPr>
      </w:pPr>
      <w:r w:rsidRPr="00903DBA">
        <w:rPr>
          <w:highlight w:val="white"/>
        </w:rPr>
        <w:t xml:space="preserve">    }</w:t>
      </w:r>
    </w:p>
    <w:p w14:paraId="6297C018" w14:textId="77777777" w:rsidR="007660EE" w:rsidRPr="00903DBA" w:rsidRDefault="007660EE" w:rsidP="007660EE">
      <w:pPr>
        <w:pStyle w:val="Code"/>
        <w:rPr>
          <w:highlight w:val="white"/>
        </w:rPr>
      </w:pPr>
      <w:r w:rsidRPr="00903DBA">
        <w:rPr>
          <w:highlight w:val="white"/>
        </w:rPr>
        <w:t xml:space="preserve">  | TAN unary_expression {</w:t>
      </w:r>
    </w:p>
    <w:p w14:paraId="72B1413E" w14:textId="77777777" w:rsidR="007660EE" w:rsidRPr="00903DBA" w:rsidRDefault="007660EE" w:rsidP="007660EE">
      <w:pPr>
        <w:pStyle w:val="Code"/>
        <w:rPr>
          <w:highlight w:val="white"/>
        </w:rPr>
      </w:pPr>
      <w:r w:rsidRPr="00903DBA">
        <w:rPr>
          <w:highlight w:val="white"/>
        </w:rPr>
        <w:t xml:space="preserve">      $$ = Math.Tan($2);</w:t>
      </w:r>
    </w:p>
    <w:p w14:paraId="1520D047" w14:textId="77777777" w:rsidR="007660EE" w:rsidRPr="00903DBA" w:rsidRDefault="007660EE" w:rsidP="007660EE">
      <w:pPr>
        <w:pStyle w:val="Code"/>
        <w:rPr>
          <w:highlight w:val="white"/>
        </w:rPr>
      </w:pPr>
      <w:r w:rsidRPr="00903DBA">
        <w:rPr>
          <w:highlight w:val="white"/>
        </w:rPr>
        <w:t xml:space="preserve">    }</w:t>
      </w:r>
    </w:p>
    <w:p w14:paraId="26E2E4DF" w14:textId="77777777" w:rsidR="007660EE" w:rsidRPr="00903DBA" w:rsidRDefault="007660EE" w:rsidP="007660EE">
      <w:pPr>
        <w:pStyle w:val="Code"/>
        <w:rPr>
          <w:highlight w:val="white"/>
        </w:rPr>
      </w:pPr>
      <w:r w:rsidRPr="00903DBA">
        <w:rPr>
          <w:highlight w:val="white"/>
        </w:rPr>
        <w:t xml:space="preserve">  | LOG unary_expression {</w:t>
      </w:r>
    </w:p>
    <w:p w14:paraId="697317E0" w14:textId="77777777" w:rsidR="007660EE" w:rsidRPr="00903DBA" w:rsidRDefault="007660EE" w:rsidP="007660EE">
      <w:pPr>
        <w:pStyle w:val="Code"/>
        <w:rPr>
          <w:highlight w:val="white"/>
        </w:rPr>
      </w:pPr>
      <w:r w:rsidRPr="00903DBA">
        <w:rPr>
          <w:highlight w:val="white"/>
        </w:rPr>
        <w:t xml:space="preserve">      if ($2 &lt;= 0) {</w:t>
      </w:r>
    </w:p>
    <w:p w14:paraId="7F67D68B"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4D9EA175" w14:textId="77777777" w:rsidR="007660EE" w:rsidRPr="00903DBA" w:rsidRDefault="007660EE" w:rsidP="007660EE">
      <w:pPr>
        <w:pStyle w:val="Code"/>
        <w:rPr>
          <w:highlight w:val="white"/>
        </w:rPr>
      </w:pPr>
      <w:r w:rsidRPr="00903DBA">
        <w:rPr>
          <w:highlight w:val="white"/>
        </w:rPr>
        <w:t xml:space="preserve">        Environment.Exit(-1);</w:t>
      </w:r>
    </w:p>
    <w:p w14:paraId="59A4F539" w14:textId="77777777" w:rsidR="007660EE" w:rsidRPr="00903DBA" w:rsidRDefault="007660EE" w:rsidP="007660EE">
      <w:pPr>
        <w:pStyle w:val="Code"/>
        <w:rPr>
          <w:highlight w:val="white"/>
        </w:rPr>
      </w:pPr>
      <w:r w:rsidRPr="00903DBA">
        <w:rPr>
          <w:highlight w:val="white"/>
        </w:rPr>
        <w:t xml:space="preserve">      }</w:t>
      </w:r>
    </w:p>
    <w:p w14:paraId="28605EE1" w14:textId="77777777" w:rsidR="007660EE" w:rsidRPr="00903DBA" w:rsidRDefault="007660EE" w:rsidP="007660EE">
      <w:pPr>
        <w:pStyle w:val="Code"/>
        <w:rPr>
          <w:highlight w:val="white"/>
        </w:rPr>
      </w:pPr>
    </w:p>
    <w:p w14:paraId="1424A90B" w14:textId="77777777" w:rsidR="007660EE" w:rsidRPr="00903DBA" w:rsidRDefault="007660EE" w:rsidP="007660EE">
      <w:pPr>
        <w:pStyle w:val="Code"/>
        <w:rPr>
          <w:highlight w:val="white"/>
        </w:rPr>
      </w:pPr>
      <w:r w:rsidRPr="00903DBA">
        <w:rPr>
          <w:highlight w:val="white"/>
        </w:rPr>
        <w:t xml:space="preserve">      $$ = Math.Log($2);</w:t>
      </w:r>
    </w:p>
    <w:p w14:paraId="5D75D386" w14:textId="77777777" w:rsidR="007660EE" w:rsidRPr="00903DBA" w:rsidRDefault="007660EE" w:rsidP="007660EE">
      <w:pPr>
        <w:pStyle w:val="Code"/>
        <w:rPr>
          <w:highlight w:val="white"/>
        </w:rPr>
      </w:pPr>
      <w:r w:rsidRPr="00903DBA">
        <w:rPr>
          <w:highlight w:val="white"/>
        </w:rPr>
        <w:t xml:space="preserve">    }</w:t>
      </w:r>
    </w:p>
    <w:p w14:paraId="0C40B54B" w14:textId="77777777" w:rsidR="007660EE" w:rsidRPr="00903DBA" w:rsidRDefault="007660EE" w:rsidP="007660EE">
      <w:pPr>
        <w:pStyle w:val="Code"/>
        <w:rPr>
          <w:highlight w:val="white"/>
        </w:rPr>
      </w:pPr>
      <w:r w:rsidRPr="00903DBA">
        <w:rPr>
          <w:highlight w:val="white"/>
        </w:rPr>
        <w:t xml:space="preserve">  | EXP unary_expression {</w:t>
      </w:r>
    </w:p>
    <w:p w14:paraId="2977AA28" w14:textId="77777777" w:rsidR="007660EE" w:rsidRPr="00903DBA" w:rsidRDefault="007660EE" w:rsidP="007660EE">
      <w:pPr>
        <w:pStyle w:val="Code"/>
        <w:rPr>
          <w:highlight w:val="white"/>
        </w:rPr>
      </w:pPr>
      <w:r w:rsidRPr="00903DBA">
        <w:rPr>
          <w:highlight w:val="white"/>
        </w:rPr>
        <w:t xml:space="preserve">      $$ = Math.Exp($2);</w:t>
      </w:r>
    </w:p>
    <w:p w14:paraId="6EC784F0" w14:textId="77777777" w:rsidR="007660EE" w:rsidRPr="00903DBA" w:rsidRDefault="007660EE" w:rsidP="007660EE">
      <w:pPr>
        <w:pStyle w:val="Code"/>
        <w:rPr>
          <w:highlight w:val="white"/>
        </w:rPr>
      </w:pPr>
      <w:r w:rsidRPr="00903DBA">
        <w:rPr>
          <w:highlight w:val="white"/>
        </w:rPr>
        <w:t xml:space="preserve">    }</w:t>
      </w:r>
    </w:p>
    <w:p w14:paraId="7743E52B" w14:textId="77777777" w:rsidR="007660EE" w:rsidRPr="00903DBA" w:rsidRDefault="007660EE" w:rsidP="007660EE">
      <w:pPr>
        <w:pStyle w:val="Code"/>
        <w:rPr>
          <w:highlight w:val="white"/>
        </w:rPr>
      </w:pPr>
      <w:r w:rsidRPr="00903DBA">
        <w:rPr>
          <w:highlight w:val="white"/>
        </w:rPr>
        <w:t xml:space="preserve">  | LOG10 unary_expression {</w:t>
      </w:r>
    </w:p>
    <w:p w14:paraId="02BB97BD" w14:textId="77777777" w:rsidR="007660EE" w:rsidRPr="00903DBA" w:rsidRDefault="007660EE" w:rsidP="007660EE">
      <w:pPr>
        <w:pStyle w:val="Code"/>
        <w:rPr>
          <w:highlight w:val="white"/>
        </w:rPr>
      </w:pPr>
      <w:r w:rsidRPr="00903DBA">
        <w:rPr>
          <w:highlight w:val="white"/>
        </w:rPr>
        <w:t xml:space="preserve">      if ($2 &lt;= 0) {</w:t>
      </w:r>
    </w:p>
    <w:p w14:paraId="71B8DD89" w14:textId="77777777" w:rsidR="007660EE" w:rsidRPr="00903DBA" w:rsidRDefault="007660EE" w:rsidP="007660EE">
      <w:pPr>
        <w:pStyle w:val="Code"/>
        <w:rPr>
          <w:highlight w:val="white"/>
        </w:rPr>
      </w:pPr>
      <w:r w:rsidRPr="00903DBA">
        <w:rPr>
          <w:highlight w:val="white"/>
        </w:rPr>
        <w:t xml:space="preserve">        Console.Error.WriteLine("Logarithm of Non-Positive Value.");</w:t>
      </w:r>
    </w:p>
    <w:p w14:paraId="5C17D398" w14:textId="77777777" w:rsidR="007660EE" w:rsidRPr="00903DBA" w:rsidRDefault="007660EE" w:rsidP="007660EE">
      <w:pPr>
        <w:pStyle w:val="Code"/>
        <w:rPr>
          <w:highlight w:val="white"/>
        </w:rPr>
      </w:pPr>
      <w:r w:rsidRPr="00903DBA">
        <w:rPr>
          <w:highlight w:val="white"/>
        </w:rPr>
        <w:t xml:space="preserve">        Environment.Exit(-1);</w:t>
      </w:r>
    </w:p>
    <w:p w14:paraId="191D64AF" w14:textId="77777777" w:rsidR="007660EE" w:rsidRPr="00903DBA" w:rsidRDefault="007660EE" w:rsidP="007660EE">
      <w:pPr>
        <w:pStyle w:val="Code"/>
        <w:rPr>
          <w:highlight w:val="white"/>
        </w:rPr>
      </w:pPr>
      <w:r w:rsidRPr="00903DBA">
        <w:rPr>
          <w:highlight w:val="white"/>
        </w:rPr>
        <w:t xml:space="preserve">      }</w:t>
      </w:r>
    </w:p>
    <w:p w14:paraId="17AC47B9" w14:textId="77777777" w:rsidR="007660EE" w:rsidRPr="00903DBA" w:rsidRDefault="007660EE" w:rsidP="007660EE">
      <w:pPr>
        <w:pStyle w:val="Code"/>
        <w:rPr>
          <w:highlight w:val="white"/>
        </w:rPr>
      </w:pPr>
    </w:p>
    <w:p w14:paraId="474835E2" w14:textId="77777777" w:rsidR="007660EE" w:rsidRPr="00903DBA" w:rsidRDefault="007660EE" w:rsidP="007660EE">
      <w:pPr>
        <w:pStyle w:val="Code"/>
        <w:rPr>
          <w:highlight w:val="white"/>
        </w:rPr>
      </w:pPr>
      <w:r w:rsidRPr="00903DBA">
        <w:rPr>
          <w:highlight w:val="white"/>
        </w:rPr>
        <w:t xml:space="preserve">      $$ = Math.Log10($2);</w:t>
      </w:r>
    </w:p>
    <w:p w14:paraId="3848095A" w14:textId="77777777" w:rsidR="007660EE" w:rsidRPr="00903DBA" w:rsidRDefault="007660EE" w:rsidP="007660EE">
      <w:pPr>
        <w:pStyle w:val="Code"/>
        <w:rPr>
          <w:highlight w:val="white"/>
        </w:rPr>
      </w:pPr>
      <w:r w:rsidRPr="00903DBA">
        <w:rPr>
          <w:highlight w:val="white"/>
        </w:rPr>
        <w:t xml:space="preserve">    }</w:t>
      </w:r>
    </w:p>
    <w:p w14:paraId="3E9B8AE7" w14:textId="77777777" w:rsidR="007660EE" w:rsidRPr="00903DBA" w:rsidRDefault="007660EE" w:rsidP="007660EE">
      <w:pPr>
        <w:pStyle w:val="Code"/>
        <w:rPr>
          <w:highlight w:val="white"/>
        </w:rPr>
      </w:pPr>
      <w:r w:rsidRPr="00903DBA">
        <w:rPr>
          <w:highlight w:val="white"/>
        </w:rPr>
        <w:t xml:space="preserve">  | EXP10 unary_expression {</w:t>
      </w:r>
    </w:p>
    <w:p w14:paraId="702C8526" w14:textId="77777777" w:rsidR="007660EE" w:rsidRPr="00903DBA" w:rsidRDefault="007660EE" w:rsidP="007660EE">
      <w:pPr>
        <w:pStyle w:val="Code"/>
        <w:rPr>
          <w:highlight w:val="white"/>
        </w:rPr>
      </w:pPr>
      <w:r w:rsidRPr="00903DBA">
        <w:rPr>
          <w:highlight w:val="white"/>
        </w:rPr>
        <w:t xml:space="preserve">      $$ = Math.Pow(10, $2);</w:t>
      </w:r>
    </w:p>
    <w:p w14:paraId="76FCFCB6" w14:textId="77777777" w:rsidR="007660EE" w:rsidRPr="00903DBA" w:rsidRDefault="007660EE" w:rsidP="007660EE">
      <w:pPr>
        <w:pStyle w:val="Code"/>
        <w:rPr>
          <w:highlight w:val="white"/>
        </w:rPr>
      </w:pPr>
      <w:r w:rsidRPr="00903DBA">
        <w:rPr>
          <w:highlight w:val="white"/>
        </w:rPr>
        <w:t xml:space="preserve">    }</w:t>
      </w:r>
    </w:p>
    <w:p w14:paraId="6277C056" w14:textId="77777777" w:rsidR="007660EE" w:rsidRPr="00903DBA" w:rsidRDefault="007660EE" w:rsidP="007660EE">
      <w:pPr>
        <w:pStyle w:val="Code"/>
        <w:rPr>
          <w:highlight w:val="white"/>
        </w:rPr>
      </w:pPr>
      <w:r w:rsidRPr="00903DBA">
        <w:rPr>
          <w:highlight w:val="white"/>
        </w:rPr>
        <w:t xml:space="preserve">  | SQRT unary_expression {</w:t>
      </w:r>
    </w:p>
    <w:p w14:paraId="271A8493" w14:textId="77777777" w:rsidR="007660EE" w:rsidRPr="00903DBA" w:rsidRDefault="007660EE" w:rsidP="007660EE">
      <w:pPr>
        <w:pStyle w:val="Code"/>
        <w:rPr>
          <w:highlight w:val="white"/>
        </w:rPr>
      </w:pPr>
      <w:r w:rsidRPr="00903DBA">
        <w:rPr>
          <w:highlight w:val="white"/>
        </w:rPr>
        <w:t xml:space="preserve">      if ($2 &lt; 0) {</w:t>
      </w:r>
    </w:p>
    <w:p w14:paraId="3F5CD35E" w14:textId="77777777" w:rsidR="007660EE" w:rsidRPr="00903DBA" w:rsidRDefault="007660EE" w:rsidP="007660EE">
      <w:pPr>
        <w:pStyle w:val="Code"/>
        <w:rPr>
          <w:highlight w:val="white"/>
        </w:rPr>
      </w:pPr>
      <w:r w:rsidRPr="00903DBA">
        <w:rPr>
          <w:highlight w:val="white"/>
        </w:rPr>
        <w:t xml:space="preserve">        Console.Error.WriteLine("Square Root of Negativ Value.");</w:t>
      </w:r>
    </w:p>
    <w:p w14:paraId="6725A06D" w14:textId="77777777" w:rsidR="007660EE" w:rsidRPr="00903DBA" w:rsidRDefault="007660EE" w:rsidP="007660EE">
      <w:pPr>
        <w:pStyle w:val="Code"/>
        <w:rPr>
          <w:highlight w:val="white"/>
        </w:rPr>
      </w:pPr>
      <w:r w:rsidRPr="00903DBA">
        <w:rPr>
          <w:highlight w:val="white"/>
        </w:rPr>
        <w:t xml:space="preserve">        Environment.Exit(-1);</w:t>
      </w:r>
    </w:p>
    <w:p w14:paraId="2988694A" w14:textId="77777777" w:rsidR="007660EE" w:rsidRPr="00903DBA" w:rsidRDefault="007660EE" w:rsidP="007660EE">
      <w:pPr>
        <w:pStyle w:val="Code"/>
        <w:rPr>
          <w:highlight w:val="white"/>
        </w:rPr>
      </w:pPr>
      <w:r w:rsidRPr="00903DBA">
        <w:rPr>
          <w:highlight w:val="white"/>
        </w:rPr>
        <w:t xml:space="preserve">      }</w:t>
      </w:r>
    </w:p>
    <w:p w14:paraId="713C00BD" w14:textId="77777777" w:rsidR="007660EE" w:rsidRPr="00903DBA" w:rsidRDefault="007660EE" w:rsidP="007660EE">
      <w:pPr>
        <w:pStyle w:val="Code"/>
        <w:rPr>
          <w:highlight w:val="white"/>
        </w:rPr>
      </w:pPr>
    </w:p>
    <w:p w14:paraId="25F55018" w14:textId="77777777" w:rsidR="007660EE" w:rsidRPr="00903DBA" w:rsidRDefault="007660EE" w:rsidP="007660EE">
      <w:pPr>
        <w:pStyle w:val="Code"/>
        <w:rPr>
          <w:highlight w:val="white"/>
        </w:rPr>
      </w:pPr>
      <w:r w:rsidRPr="00903DBA">
        <w:rPr>
          <w:highlight w:val="white"/>
        </w:rPr>
        <w:t xml:space="preserve">      $$ = Math.Sqrt($2);</w:t>
      </w:r>
    </w:p>
    <w:p w14:paraId="4F0E5EE4" w14:textId="77777777" w:rsidR="007660EE" w:rsidRPr="00903DBA" w:rsidRDefault="007660EE" w:rsidP="007660EE">
      <w:pPr>
        <w:pStyle w:val="Code"/>
        <w:rPr>
          <w:highlight w:val="white"/>
        </w:rPr>
      </w:pPr>
      <w:r w:rsidRPr="00903DBA">
        <w:rPr>
          <w:highlight w:val="white"/>
        </w:rPr>
        <w:t xml:space="preserve">    };</w:t>
      </w:r>
    </w:p>
    <w:p w14:paraId="755B372D" w14:textId="77777777" w:rsidR="007660EE" w:rsidRPr="00903DBA" w:rsidRDefault="007660EE" w:rsidP="007660EE">
      <w:pPr>
        <w:pStyle w:val="Code"/>
        <w:rPr>
          <w:highlight w:val="white"/>
        </w:rPr>
      </w:pPr>
    </w:p>
    <w:p w14:paraId="4760BE32" w14:textId="77777777" w:rsidR="007660EE" w:rsidRPr="00903DBA" w:rsidRDefault="007660EE" w:rsidP="007660EE">
      <w:pPr>
        <w:pStyle w:val="Code"/>
        <w:rPr>
          <w:highlight w:val="white"/>
        </w:rPr>
      </w:pPr>
      <w:r w:rsidRPr="00903DBA">
        <w:rPr>
          <w:highlight w:val="white"/>
        </w:rPr>
        <w:t>primary_expression:</w:t>
      </w:r>
    </w:p>
    <w:p w14:paraId="656D5FF3" w14:textId="77777777" w:rsidR="007660EE" w:rsidRPr="00903DBA" w:rsidRDefault="007660EE" w:rsidP="007660EE">
      <w:pPr>
        <w:pStyle w:val="Code"/>
        <w:rPr>
          <w:highlight w:val="white"/>
        </w:rPr>
      </w:pPr>
      <w:r w:rsidRPr="00903DBA">
        <w:rPr>
          <w:highlight w:val="white"/>
        </w:rPr>
        <w:t xml:space="preserve">    LEFT_PAREN expression RIGHT_PAREN {</w:t>
      </w:r>
    </w:p>
    <w:p w14:paraId="3006DAAD" w14:textId="77777777" w:rsidR="007660EE" w:rsidRPr="00903DBA" w:rsidRDefault="007660EE" w:rsidP="007660EE">
      <w:pPr>
        <w:pStyle w:val="Code"/>
        <w:rPr>
          <w:highlight w:val="white"/>
        </w:rPr>
      </w:pPr>
      <w:r w:rsidRPr="00903DBA">
        <w:rPr>
          <w:highlight w:val="white"/>
        </w:rPr>
        <w:t xml:space="preserve">      $$ = $2;</w:t>
      </w:r>
    </w:p>
    <w:p w14:paraId="11FFD9D2" w14:textId="77777777" w:rsidR="007660EE" w:rsidRPr="00903DBA" w:rsidRDefault="007660EE" w:rsidP="007660EE">
      <w:pPr>
        <w:pStyle w:val="Code"/>
        <w:rPr>
          <w:highlight w:val="white"/>
        </w:rPr>
      </w:pPr>
      <w:r w:rsidRPr="00903DBA">
        <w:rPr>
          <w:highlight w:val="white"/>
        </w:rPr>
        <w:t xml:space="preserve">    }</w:t>
      </w:r>
    </w:p>
    <w:p w14:paraId="1F53FEE5" w14:textId="77777777" w:rsidR="007660EE" w:rsidRPr="00903DBA" w:rsidRDefault="007660EE" w:rsidP="007660EE">
      <w:pPr>
        <w:pStyle w:val="Code"/>
        <w:rPr>
          <w:highlight w:val="white"/>
        </w:rPr>
      </w:pPr>
      <w:r w:rsidRPr="00903DBA">
        <w:rPr>
          <w:highlight w:val="white"/>
        </w:rPr>
        <w:t xml:space="preserve">  | NAME {</w:t>
      </w:r>
    </w:p>
    <w:p w14:paraId="7466541B" w14:textId="77777777" w:rsidR="007660EE" w:rsidRPr="00903DBA" w:rsidRDefault="007660EE" w:rsidP="007660EE">
      <w:pPr>
        <w:pStyle w:val="Code"/>
        <w:rPr>
          <w:highlight w:val="white"/>
        </w:rPr>
      </w:pPr>
      <w:r w:rsidRPr="00903DBA">
        <w:rPr>
          <w:highlight w:val="white"/>
        </w:rPr>
        <w:t xml:space="preserve">      if (MainX.VariableMap.ContainsKey($1)) {</w:t>
      </w:r>
    </w:p>
    <w:p w14:paraId="14B58380" w14:textId="77777777" w:rsidR="007660EE" w:rsidRPr="00903DBA" w:rsidRDefault="007660EE" w:rsidP="007660EE">
      <w:pPr>
        <w:pStyle w:val="Code"/>
        <w:rPr>
          <w:highlight w:val="white"/>
        </w:rPr>
      </w:pPr>
      <w:r w:rsidRPr="00903DBA">
        <w:rPr>
          <w:highlight w:val="white"/>
        </w:rPr>
        <w:t xml:space="preserve">        $$ = MainX.VariableMap[$1];</w:t>
      </w:r>
    </w:p>
    <w:p w14:paraId="12828A5D" w14:textId="77777777" w:rsidR="007660EE" w:rsidRPr="00903DBA" w:rsidRDefault="007660EE" w:rsidP="007660EE">
      <w:pPr>
        <w:pStyle w:val="Code"/>
        <w:rPr>
          <w:highlight w:val="white"/>
        </w:rPr>
      </w:pPr>
      <w:r w:rsidRPr="00903DBA">
        <w:rPr>
          <w:highlight w:val="white"/>
        </w:rPr>
        <w:t xml:space="preserve">      }</w:t>
      </w:r>
    </w:p>
    <w:p w14:paraId="3502C27D" w14:textId="77777777" w:rsidR="007660EE" w:rsidRPr="00903DBA" w:rsidRDefault="007660EE" w:rsidP="007660EE">
      <w:pPr>
        <w:pStyle w:val="Code"/>
        <w:rPr>
          <w:highlight w:val="white"/>
        </w:rPr>
      </w:pPr>
      <w:r w:rsidRPr="00903DBA">
        <w:rPr>
          <w:highlight w:val="white"/>
        </w:rPr>
        <w:t xml:space="preserve">      else {</w:t>
      </w:r>
    </w:p>
    <w:p w14:paraId="45EC11CC" w14:textId="77777777" w:rsidR="007660EE" w:rsidRPr="00903DBA" w:rsidRDefault="007660EE" w:rsidP="007660EE">
      <w:pPr>
        <w:pStyle w:val="Code"/>
        <w:rPr>
          <w:highlight w:val="white"/>
        </w:rPr>
      </w:pPr>
      <w:r w:rsidRPr="00903DBA">
        <w:rPr>
          <w:highlight w:val="white"/>
        </w:rPr>
        <w:t xml:space="preserve">        Console.Error.WriteLine("Unknown Name: \"" + $1 + "\".");</w:t>
      </w:r>
    </w:p>
    <w:p w14:paraId="0C739787" w14:textId="77777777" w:rsidR="007660EE" w:rsidRPr="00903DBA" w:rsidRDefault="007660EE" w:rsidP="007660EE">
      <w:pPr>
        <w:pStyle w:val="Code"/>
        <w:rPr>
          <w:highlight w:val="white"/>
        </w:rPr>
      </w:pPr>
      <w:r w:rsidRPr="00903DBA">
        <w:rPr>
          <w:highlight w:val="white"/>
        </w:rPr>
        <w:t xml:space="preserve">        Environment.Exit(-1);</w:t>
      </w:r>
    </w:p>
    <w:p w14:paraId="4988D668" w14:textId="77777777" w:rsidR="007660EE" w:rsidRPr="00903DBA" w:rsidRDefault="007660EE" w:rsidP="007660EE">
      <w:pPr>
        <w:pStyle w:val="Code"/>
        <w:rPr>
          <w:highlight w:val="white"/>
        </w:rPr>
      </w:pPr>
      <w:r w:rsidRPr="00903DBA">
        <w:rPr>
          <w:highlight w:val="white"/>
        </w:rPr>
        <w:t xml:space="preserve">      }</w:t>
      </w:r>
    </w:p>
    <w:p w14:paraId="21962EBF" w14:textId="77777777" w:rsidR="007660EE" w:rsidRPr="00903DBA" w:rsidRDefault="007660EE" w:rsidP="007660EE">
      <w:pPr>
        <w:pStyle w:val="Code"/>
        <w:rPr>
          <w:highlight w:val="white"/>
        </w:rPr>
      </w:pPr>
      <w:r w:rsidRPr="00903DBA">
        <w:rPr>
          <w:highlight w:val="white"/>
        </w:rPr>
        <w:t xml:space="preserve">    }</w:t>
      </w:r>
    </w:p>
    <w:p w14:paraId="198C1C7F" w14:textId="77777777" w:rsidR="007660EE" w:rsidRPr="00903DBA" w:rsidRDefault="007660EE" w:rsidP="007660EE">
      <w:pPr>
        <w:pStyle w:val="Code"/>
        <w:rPr>
          <w:highlight w:val="white"/>
        </w:rPr>
      </w:pPr>
      <w:r w:rsidRPr="00903DBA">
        <w:rPr>
          <w:highlight w:val="white"/>
        </w:rPr>
        <w:t xml:space="preserve">  | VALUE {</w:t>
      </w:r>
    </w:p>
    <w:p w14:paraId="2F2DF613" w14:textId="77777777" w:rsidR="007660EE" w:rsidRPr="00903DBA" w:rsidRDefault="007660EE" w:rsidP="007660EE">
      <w:pPr>
        <w:pStyle w:val="Code"/>
        <w:rPr>
          <w:highlight w:val="white"/>
        </w:rPr>
      </w:pPr>
      <w:r w:rsidRPr="00903DBA">
        <w:rPr>
          <w:highlight w:val="white"/>
        </w:rPr>
        <w:t xml:space="preserve">      $$ = $1;</w:t>
      </w:r>
    </w:p>
    <w:p w14:paraId="11460AC0" w14:textId="77777777" w:rsidR="007660EE" w:rsidRPr="00903DBA" w:rsidRDefault="007660EE" w:rsidP="007660EE">
      <w:pPr>
        <w:pStyle w:val="Code"/>
        <w:rPr>
          <w:highlight w:val="white"/>
        </w:rPr>
      </w:pPr>
      <w:r w:rsidRPr="00903DBA">
        <w:rPr>
          <w:highlight w:val="white"/>
        </w:rPr>
        <w:t xml:space="preserve">    };</w:t>
      </w:r>
    </w:p>
    <w:p w14:paraId="4717250B" w14:textId="77777777" w:rsidR="007660EE" w:rsidRPr="00903DBA" w:rsidRDefault="007660EE" w:rsidP="007660EE">
      <w:pPr>
        <w:pStyle w:val="Code"/>
        <w:rPr>
          <w:highlight w:val="white"/>
        </w:rPr>
      </w:pPr>
    </w:p>
    <w:p w14:paraId="5DF4E0CD" w14:textId="77777777" w:rsidR="007660EE" w:rsidRPr="00903DBA" w:rsidRDefault="007660EE" w:rsidP="007660EE">
      <w:pPr>
        <w:pStyle w:val="Code"/>
        <w:rPr>
          <w:highlight w:val="white"/>
        </w:rPr>
      </w:pPr>
      <w:r w:rsidRPr="00903DBA">
        <w:rPr>
          <w:highlight w:val="white"/>
        </w:rPr>
        <w:t>%%</w:t>
      </w:r>
    </w:p>
    <w:p w14:paraId="1660EF18" w14:textId="77777777" w:rsidR="007660EE" w:rsidRPr="00903DBA" w:rsidRDefault="007660EE" w:rsidP="007660EE">
      <w:pPr>
        <w:pStyle w:val="Rubrik3"/>
      </w:pPr>
      <w:bookmarkStart w:id="526" w:name="_Toc57656169"/>
      <w:proofErr w:type="spellStart"/>
      <w:r w:rsidRPr="00903DBA">
        <w:lastRenderedPageBreak/>
        <w:t>JPlex</w:t>
      </w:r>
      <w:bookmarkEnd w:id="525"/>
      <w:bookmarkEnd w:id="526"/>
      <w:proofErr w:type="spellEnd"/>
    </w:p>
    <w:p w14:paraId="1FC11E4C" w14:textId="77777777" w:rsidR="007660EE" w:rsidRPr="00903DBA" w:rsidRDefault="007660EE" w:rsidP="007660EE">
      <w:r w:rsidRPr="00903DBA">
        <w:t xml:space="preserve">For the parser of the previous section to work properly it also needs a scanner that identifies the tokens. </w:t>
      </w:r>
      <w:proofErr w:type="spellStart"/>
      <w:r w:rsidRPr="00903DBA">
        <w:t>JPlex</w:t>
      </w:r>
      <w:proofErr w:type="spellEnd"/>
      <w:r w:rsidRPr="00903DBA">
        <w:t xml:space="preserve"> is a scanner-generator, which task is to identify and transform groups of characters into tokens.</w:t>
      </w:r>
    </w:p>
    <w:p w14:paraId="4EB41463" w14:textId="77777777" w:rsidR="007660EE" w:rsidRPr="00903DBA" w:rsidRDefault="007660EE" w:rsidP="007660EE">
      <w:r w:rsidRPr="00903DBA">
        <w:t xml:space="preserve">When it comes to complicated tokens, </w:t>
      </w:r>
      <w:proofErr w:type="spellStart"/>
      <w:r w:rsidRPr="00903DBA">
        <w:t>JFlex</w:t>
      </w:r>
      <w:proofErr w:type="spellEnd"/>
      <w:r w:rsidRPr="00903DBA">
        <w:t xml:space="preserve"> applies regular expressions. Some characters have special meanings in accordance with the following table. However, their special status can be canceled by </w:t>
      </w:r>
      <w:proofErr w:type="spellStart"/>
      <w:r w:rsidRPr="00903DBA">
        <w:t>preceeding</w:t>
      </w:r>
      <w:proofErr w:type="spellEnd"/>
      <w:r w:rsidRPr="00903DBA">
        <w:t xml:space="preserve"> it with a backslash.</w:t>
      </w:r>
    </w:p>
    <w:tbl>
      <w:tblPr>
        <w:tblStyle w:val="Tabellrutnt"/>
        <w:tblW w:w="0" w:type="auto"/>
        <w:tblLook w:val="04A0" w:firstRow="1" w:lastRow="0" w:firstColumn="1" w:lastColumn="0" w:noHBand="0" w:noVBand="1"/>
      </w:tblPr>
      <w:tblGrid>
        <w:gridCol w:w="3116"/>
        <w:gridCol w:w="5243"/>
      </w:tblGrid>
      <w:tr w:rsidR="007660EE" w:rsidRPr="00903DBA" w14:paraId="2041CC18" w14:textId="77777777" w:rsidTr="0092795B">
        <w:tc>
          <w:tcPr>
            <w:tcW w:w="3116" w:type="dxa"/>
          </w:tcPr>
          <w:p w14:paraId="6D7EFE71" w14:textId="77777777" w:rsidR="007660EE" w:rsidRPr="00903DBA" w:rsidRDefault="007660EE" w:rsidP="0092795B">
            <w:pPr>
              <w:rPr>
                <w:b/>
              </w:rPr>
            </w:pPr>
            <w:r w:rsidRPr="00903DBA">
              <w:rPr>
                <w:b/>
              </w:rPr>
              <w:t>Character</w:t>
            </w:r>
          </w:p>
        </w:tc>
        <w:tc>
          <w:tcPr>
            <w:tcW w:w="5243" w:type="dxa"/>
          </w:tcPr>
          <w:p w14:paraId="3BF42525" w14:textId="77777777" w:rsidR="007660EE" w:rsidRPr="00903DBA" w:rsidRDefault="007660EE" w:rsidP="0092795B">
            <w:pPr>
              <w:rPr>
                <w:b/>
              </w:rPr>
            </w:pPr>
            <w:r w:rsidRPr="00903DBA">
              <w:rPr>
                <w:b/>
              </w:rPr>
              <w:t>Meaning</w:t>
            </w:r>
          </w:p>
        </w:tc>
      </w:tr>
      <w:tr w:rsidR="007660EE" w:rsidRPr="00903DBA" w14:paraId="23AC0F6F" w14:textId="77777777" w:rsidTr="0092795B">
        <w:tc>
          <w:tcPr>
            <w:tcW w:w="3116" w:type="dxa"/>
          </w:tcPr>
          <w:p w14:paraId="173F6B6B" w14:textId="77777777" w:rsidR="007660EE" w:rsidRPr="00903DBA" w:rsidRDefault="007660EE" w:rsidP="0092795B">
            <w:proofErr w:type="gramStart"/>
            <w:r w:rsidRPr="00903DBA">
              <w:t>( and</w:t>
            </w:r>
            <w:proofErr w:type="gramEnd"/>
            <w:r w:rsidRPr="00903DBA">
              <w:t xml:space="preserve"> )</w:t>
            </w:r>
          </w:p>
        </w:tc>
        <w:tc>
          <w:tcPr>
            <w:tcW w:w="5243" w:type="dxa"/>
          </w:tcPr>
          <w:p w14:paraId="7708B246" w14:textId="77777777" w:rsidR="007660EE" w:rsidRPr="00903DBA" w:rsidRDefault="007660EE" w:rsidP="0092795B">
            <w:r w:rsidRPr="00903DBA">
              <w:t>Grouping subexpressions</w:t>
            </w:r>
          </w:p>
        </w:tc>
      </w:tr>
      <w:tr w:rsidR="007660EE" w:rsidRPr="00903DBA" w14:paraId="20BD6046" w14:textId="77777777" w:rsidTr="0092795B">
        <w:tc>
          <w:tcPr>
            <w:tcW w:w="3116" w:type="dxa"/>
          </w:tcPr>
          <w:p w14:paraId="1AD8CD4C" w14:textId="77777777" w:rsidR="007660EE" w:rsidRPr="00903DBA" w:rsidRDefault="007660EE" w:rsidP="0092795B">
            <w:r w:rsidRPr="00903DBA">
              <w:t xml:space="preserve">[ </w:t>
            </w:r>
            <w:proofErr w:type="gramStart"/>
            <w:r w:rsidRPr="00903DBA">
              <w:t>and ]</w:t>
            </w:r>
            <w:proofErr w:type="gramEnd"/>
          </w:p>
        </w:tc>
        <w:tc>
          <w:tcPr>
            <w:tcW w:w="5243" w:type="dxa"/>
          </w:tcPr>
          <w:p w14:paraId="0A48AA63" w14:textId="77777777" w:rsidR="007660EE" w:rsidRPr="00903DBA" w:rsidRDefault="007660EE" w:rsidP="0092795B">
            <w:r w:rsidRPr="00903DBA">
              <w:t>Any character within the brackets</w:t>
            </w:r>
          </w:p>
        </w:tc>
      </w:tr>
      <w:tr w:rsidR="007660EE" w:rsidRPr="00903DBA" w14:paraId="6BD2152D" w14:textId="77777777" w:rsidTr="0092795B">
        <w:tc>
          <w:tcPr>
            <w:tcW w:w="3116" w:type="dxa"/>
          </w:tcPr>
          <w:p w14:paraId="1C231BC6" w14:textId="77777777" w:rsidR="007660EE" w:rsidRPr="00903DBA" w:rsidRDefault="007660EE" w:rsidP="0092795B">
            <w:r w:rsidRPr="00903DBA">
              <w:t xml:space="preserve">[^ </w:t>
            </w:r>
            <w:proofErr w:type="gramStart"/>
            <w:r w:rsidRPr="00903DBA">
              <w:t>and ]</w:t>
            </w:r>
            <w:proofErr w:type="gramEnd"/>
          </w:p>
        </w:tc>
        <w:tc>
          <w:tcPr>
            <w:tcW w:w="5243" w:type="dxa"/>
          </w:tcPr>
          <w:p w14:paraId="09ED3334" w14:textId="77777777" w:rsidR="007660EE" w:rsidRPr="00903DBA" w:rsidRDefault="007660EE" w:rsidP="0092795B">
            <w:r w:rsidRPr="00903DBA">
              <w:t xml:space="preserve">Any character </w:t>
            </w:r>
            <w:r w:rsidRPr="00903DBA">
              <w:rPr>
                <w:rStyle w:val="CodeInText"/>
              </w:rPr>
              <w:t>except</w:t>
            </w:r>
            <w:r w:rsidRPr="00903DBA">
              <w:t xml:space="preserve"> the characters within the brackets</w:t>
            </w:r>
          </w:p>
        </w:tc>
      </w:tr>
      <w:tr w:rsidR="007660EE" w:rsidRPr="00903DBA" w14:paraId="11DBC12B" w14:textId="77777777" w:rsidTr="0092795B">
        <w:tc>
          <w:tcPr>
            <w:tcW w:w="3116" w:type="dxa"/>
          </w:tcPr>
          <w:p w14:paraId="75833D88" w14:textId="77777777" w:rsidR="007660EE" w:rsidRPr="00903DBA" w:rsidRDefault="007660EE" w:rsidP="0092795B">
            <w:r w:rsidRPr="00903DBA">
              <w:t>*</w:t>
            </w:r>
          </w:p>
        </w:tc>
        <w:tc>
          <w:tcPr>
            <w:tcW w:w="5243" w:type="dxa"/>
          </w:tcPr>
          <w:p w14:paraId="46DC70AF" w14:textId="77777777" w:rsidR="007660EE" w:rsidRPr="00903DBA" w:rsidRDefault="007660EE" w:rsidP="0092795B">
            <w:r w:rsidRPr="00903DBA">
              <w:t>Zero or more characters</w:t>
            </w:r>
          </w:p>
        </w:tc>
      </w:tr>
      <w:tr w:rsidR="007660EE" w:rsidRPr="00903DBA" w14:paraId="058F7697" w14:textId="77777777" w:rsidTr="0092795B">
        <w:tc>
          <w:tcPr>
            <w:tcW w:w="3116" w:type="dxa"/>
          </w:tcPr>
          <w:p w14:paraId="368E4F0F" w14:textId="77777777" w:rsidR="007660EE" w:rsidRPr="00903DBA" w:rsidRDefault="007660EE" w:rsidP="0092795B">
            <w:r w:rsidRPr="00903DBA">
              <w:t>+</w:t>
            </w:r>
          </w:p>
        </w:tc>
        <w:tc>
          <w:tcPr>
            <w:tcW w:w="5243" w:type="dxa"/>
          </w:tcPr>
          <w:p w14:paraId="0C7BD462" w14:textId="77777777" w:rsidR="007660EE" w:rsidRPr="00903DBA" w:rsidRDefault="007660EE" w:rsidP="0092795B">
            <w:r w:rsidRPr="00903DBA">
              <w:t xml:space="preserve">One or </w:t>
            </w:r>
            <w:proofErr w:type="spellStart"/>
            <w:r w:rsidRPr="00903DBA">
              <w:t>moree</w:t>
            </w:r>
            <w:proofErr w:type="spellEnd"/>
            <w:r w:rsidRPr="00903DBA">
              <w:t xml:space="preserve"> characters</w:t>
            </w:r>
          </w:p>
        </w:tc>
      </w:tr>
      <w:tr w:rsidR="007660EE" w:rsidRPr="00903DBA" w14:paraId="0AB2B8F8" w14:textId="77777777" w:rsidTr="0092795B">
        <w:tc>
          <w:tcPr>
            <w:tcW w:w="3116" w:type="dxa"/>
          </w:tcPr>
          <w:p w14:paraId="6BC5412A" w14:textId="77777777" w:rsidR="007660EE" w:rsidRPr="00903DBA" w:rsidRDefault="007660EE" w:rsidP="0092795B">
            <w:r w:rsidRPr="00903DBA">
              <w:t>.</w:t>
            </w:r>
          </w:p>
        </w:tc>
        <w:tc>
          <w:tcPr>
            <w:tcW w:w="5243" w:type="dxa"/>
          </w:tcPr>
          <w:p w14:paraId="0961DEF3" w14:textId="77777777" w:rsidR="007660EE" w:rsidRPr="00903DBA" w:rsidRDefault="007660EE" w:rsidP="0092795B">
            <w:r w:rsidRPr="00903DBA">
              <w:t>Any character except new line</w:t>
            </w:r>
          </w:p>
        </w:tc>
      </w:tr>
    </w:tbl>
    <w:p w14:paraId="056EA769" w14:textId="77777777" w:rsidR="007660EE" w:rsidRPr="00903DBA" w:rsidRDefault="007660EE" w:rsidP="007660EE">
      <w:pPr>
        <w:pStyle w:val="CodeHeader"/>
      </w:pPr>
      <w:proofErr w:type="spellStart"/>
      <w:r w:rsidRPr="00903DBA">
        <w:t>Scanner.jplex</w:t>
      </w:r>
      <w:proofErr w:type="spellEnd"/>
    </w:p>
    <w:p w14:paraId="01192C28" w14:textId="77777777" w:rsidR="007660EE" w:rsidRPr="00903DBA" w:rsidRDefault="007660EE" w:rsidP="007660EE">
      <w:pPr>
        <w:pStyle w:val="Code"/>
        <w:rPr>
          <w:highlight w:val="white"/>
        </w:rPr>
      </w:pPr>
      <w:r w:rsidRPr="00903DBA">
        <w:rPr>
          <w:highlight w:val="white"/>
        </w:rPr>
        <w:t>%namespace Calculator</w:t>
      </w:r>
    </w:p>
    <w:p w14:paraId="3DBFB92C" w14:textId="77777777" w:rsidR="007660EE" w:rsidRPr="00903DBA" w:rsidRDefault="007660EE" w:rsidP="007660EE">
      <w:pPr>
        <w:pStyle w:val="Code"/>
        <w:rPr>
          <w:highlight w:val="white"/>
        </w:rPr>
      </w:pPr>
    </w:p>
    <w:p w14:paraId="7F2FA120" w14:textId="77777777" w:rsidR="007660EE" w:rsidRPr="00903DBA" w:rsidRDefault="007660EE" w:rsidP="007660EE">
      <w:pPr>
        <w:pStyle w:val="Code"/>
        <w:rPr>
          <w:highlight w:val="white"/>
        </w:rPr>
      </w:pPr>
      <w:r w:rsidRPr="00903DBA">
        <w:rPr>
          <w:highlight w:val="white"/>
        </w:rPr>
        <w:t>%{</w:t>
      </w:r>
    </w:p>
    <w:p w14:paraId="6145539E" w14:textId="77777777" w:rsidR="007660EE" w:rsidRPr="00903DBA" w:rsidRDefault="007660EE" w:rsidP="007660EE">
      <w:pPr>
        <w:pStyle w:val="Code"/>
        <w:rPr>
          <w:highlight w:val="white"/>
        </w:rPr>
      </w:pPr>
      <w:r w:rsidRPr="00903DBA">
        <w:rPr>
          <w:highlight w:val="white"/>
        </w:rPr>
        <w:t xml:space="preserve">  // Empty.</w:t>
      </w:r>
    </w:p>
    <w:p w14:paraId="3BA5AC24" w14:textId="77777777" w:rsidR="007660EE" w:rsidRPr="00903DBA" w:rsidRDefault="007660EE" w:rsidP="007660EE">
      <w:pPr>
        <w:pStyle w:val="Code"/>
        <w:rPr>
          <w:highlight w:val="white"/>
        </w:rPr>
      </w:pPr>
      <w:r w:rsidRPr="00903DBA">
        <w:rPr>
          <w:highlight w:val="white"/>
        </w:rPr>
        <w:t>%}</w:t>
      </w:r>
    </w:p>
    <w:p w14:paraId="5DC9AF74" w14:textId="77777777" w:rsidR="007660EE" w:rsidRPr="00903DBA" w:rsidRDefault="007660EE" w:rsidP="007660EE">
      <w:r w:rsidRPr="00903DBA">
        <w:t xml:space="preserve">In the scanner code below, a line comment is two slashes followed by zero or more occurrences of any character except newline. Since both the slash has special </w:t>
      </w:r>
      <w:proofErr w:type="gramStart"/>
      <w:r w:rsidRPr="00903DBA">
        <w:t>meaning</w:t>
      </w:r>
      <w:proofErr w:type="gramEnd"/>
      <w:r w:rsidRPr="00903DBA">
        <w:t xml:space="preserve"> we must insert a backslash before it for it to mean just a slash.</w:t>
      </w:r>
    </w:p>
    <w:p w14:paraId="1D5CCED5" w14:textId="77777777" w:rsidR="007660EE" w:rsidRPr="00903DBA" w:rsidRDefault="007660EE" w:rsidP="007660EE">
      <w:pPr>
        <w:pStyle w:val="Code"/>
        <w:rPr>
          <w:highlight w:val="white"/>
        </w:rPr>
      </w:pPr>
      <w:r w:rsidRPr="00903DBA">
        <w:rPr>
          <w:highlight w:val="white"/>
        </w:rPr>
        <w:t>LINE_COMMENT \/\/.*</w:t>
      </w:r>
    </w:p>
    <w:p w14:paraId="0C77851E" w14:textId="77777777" w:rsidR="007660EE" w:rsidRPr="00903DBA" w:rsidRDefault="007660EE" w:rsidP="007660EE">
      <w:r w:rsidRPr="00903DBA">
        <w:t>A string is a double quotation mark, followed by zero or more occurrences of any character (except double quotation mark) followed by a double quotation mark.</w:t>
      </w:r>
    </w:p>
    <w:p w14:paraId="603A8B2A" w14:textId="77777777" w:rsidR="007660EE" w:rsidRPr="00903DBA" w:rsidRDefault="007660EE" w:rsidP="007660EE">
      <w:pPr>
        <w:pStyle w:val="Code"/>
        <w:rPr>
          <w:highlight w:val="white"/>
        </w:rPr>
      </w:pPr>
      <w:r w:rsidRPr="00903DBA">
        <w:rPr>
          <w:highlight w:val="white"/>
        </w:rPr>
        <w:t>TEXT \"[^\"]*\"</w:t>
      </w:r>
    </w:p>
    <w:p w14:paraId="40F9BE19" w14:textId="77777777" w:rsidR="007660EE" w:rsidRPr="00903DBA" w:rsidRDefault="007660EE" w:rsidP="007660EE">
      <w:r w:rsidRPr="00903DBA">
        <w:t xml:space="preserve">An identifier is a capital or small letter, or </w:t>
      </w:r>
      <w:proofErr w:type="gramStart"/>
      <w:r w:rsidRPr="00903DBA">
        <w:t>a</w:t>
      </w:r>
      <w:proofErr w:type="gramEnd"/>
      <w:r w:rsidRPr="00903DBA">
        <w:t xml:space="preserve"> underline, followed by zero or more capital or small letters, or digits, or underlines.</w:t>
      </w:r>
    </w:p>
    <w:p w14:paraId="47FE97E1" w14:textId="77777777" w:rsidR="007660EE" w:rsidRPr="00903DBA" w:rsidRDefault="007660EE" w:rsidP="007660EE">
      <w:pPr>
        <w:pStyle w:val="Code"/>
        <w:rPr>
          <w:highlight w:val="white"/>
        </w:rPr>
      </w:pPr>
      <w:r w:rsidRPr="00903DBA">
        <w:rPr>
          <w:highlight w:val="white"/>
        </w:rPr>
        <w:t>NAME [a-zA-Z_][a-zA-Z0-9_]*</w:t>
      </w:r>
    </w:p>
    <w:p w14:paraId="0D156191" w14:textId="77777777" w:rsidR="007660EE" w:rsidRPr="00903DBA" w:rsidRDefault="007660EE" w:rsidP="007660EE">
      <w:r w:rsidRPr="00903DBA">
        <w:t>A value is as least one digit, potentially followed by more digits, a dot, and even more digits.</w:t>
      </w:r>
    </w:p>
    <w:p w14:paraId="084CAE74" w14:textId="77777777" w:rsidR="007660EE" w:rsidRPr="00903DBA" w:rsidRDefault="007660EE" w:rsidP="007660EE">
      <w:pPr>
        <w:pStyle w:val="Code"/>
        <w:rPr>
          <w:highlight w:val="white"/>
        </w:rPr>
      </w:pPr>
      <w:r w:rsidRPr="00903DBA">
        <w:rPr>
          <w:highlight w:val="white"/>
        </w:rPr>
        <w:t>VALUE [0-9]+|([0-9]+\.[0-9]+)</w:t>
      </w:r>
    </w:p>
    <w:p w14:paraId="00CD4327" w14:textId="77777777" w:rsidR="007660EE" w:rsidRPr="00903DBA" w:rsidRDefault="007660EE" w:rsidP="007660EE">
      <w:r w:rsidRPr="00903DBA">
        <w:t>A white space is either a space, a tabulator, a return, a newline, or a form-feed.</w:t>
      </w:r>
    </w:p>
    <w:p w14:paraId="5D95ECAF" w14:textId="77777777" w:rsidR="007660EE" w:rsidRPr="00903DBA" w:rsidRDefault="007660EE" w:rsidP="007660EE">
      <w:pPr>
        <w:pStyle w:val="Code"/>
        <w:rPr>
          <w:highlight w:val="white"/>
        </w:rPr>
      </w:pPr>
      <w:r w:rsidRPr="00903DBA">
        <w:rPr>
          <w:highlight w:val="white"/>
        </w:rPr>
        <w:t>WHITE_SPACE [ \t\r\n\f]</w:t>
      </w:r>
    </w:p>
    <w:p w14:paraId="5BA5D449" w14:textId="77777777" w:rsidR="007660EE" w:rsidRPr="00903DBA" w:rsidRDefault="007660EE" w:rsidP="007660EE">
      <w:pPr>
        <w:pStyle w:val="Code"/>
        <w:rPr>
          <w:highlight w:val="white"/>
        </w:rPr>
      </w:pPr>
    </w:p>
    <w:p w14:paraId="03CDCA3E" w14:textId="77777777" w:rsidR="007660EE" w:rsidRPr="00903DBA" w:rsidRDefault="007660EE" w:rsidP="007660EE">
      <w:pPr>
        <w:pStyle w:val="Code"/>
        <w:rPr>
          <w:highlight w:val="white"/>
        </w:rPr>
      </w:pPr>
      <w:r w:rsidRPr="00903DBA">
        <w:rPr>
          <w:highlight w:val="white"/>
        </w:rPr>
        <w:t>%%</w:t>
      </w:r>
    </w:p>
    <w:p w14:paraId="08D45836" w14:textId="77777777" w:rsidR="007660EE" w:rsidRPr="00903DBA" w:rsidRDefault="007660EE" w:rsidP="007660EE">
      <w:pPr>
        <w:pStyle w:val="Code"/>
        <w:rPr>
          <w:highlight w:val="white"/>
        </w:rPr>
      </w:pPr>
    </w:p>
    <w:p w14:paraId="5548BF1F" w14:textId="77777777" w:rsidR="007660EE" w:rsidRPr="00903DBA" w:rsidRDefault="007660EE" w:rsidP="007660EE">
      <w:pPr>
        <w:pStyle w:val="Code"/>
        <w:rPr>
          <w:highlight w:val="white"/>
        </w:rPr>
      </w:pPr>
      <w:r w:rsidRPr="00903DBA">
        <w:rPr>
          <w:highlight w:val="white"/>
        </w:rPr>
        <w:t>"assign"  { return ((int) Tokens.ASSIGN);  }</w:t>
      </w:r>
    </w:p>
    <w:p w14:paraId="62D8E83E" w14:textId="77777777" w:rsidR="007660EE" w:rsidRPr="00903DBA" w:rsidRDefault="007660EE" w:rsidP="007660EE">
      <w:pPr>
        <w:pStyle w:val="Code"/>
        <w:rPr>
          <w:highlight w:val="white"/>
        </w:rPr>
      </w:pPr>
      <w:r w:rsidRPr="00903DBA">
        <w:rPr>
          <w:highlight w:val="white"/>
        </w:rPr>
        <w:lastRenderedPageBreak/>
        <w:t>"read"    { return ((int) Tokens.READ);    }</w:t>
      </w:r>
    </w:p>
    <w:p w14:paraId="36528683" w14:textId="77777777" w:rsidR="007660EE" w:rsidRPr="00903DBA" w:rsidRDefault="007660EE" w:rsidP="007660EE">
      <w:pPr>
        <w:pStyle w:val="Code"/>
        <w:rPr>
          <w:highlight w:val="white"/>
        </w:rPr>
      </w:pPr>
      <w:r w:rsidRPr="00903DBA">
        <w:rPr>
          <w:highlight w:val="white"/>
        </w:rPr>
        <w:t>"write"   { return ((int) Tokens.WRITE);   }</w:t>
      </w:r>
    </w:p>
    <w:p w14:paraId="16FF3053" w14:textId="77777777" w:rsidR="007660EE" w:rsidRPr="00903DBA" w:rsidRDefault="007660EE" w:rsidP="007660EE">
      <w:pPr>
        <w:pStyle w:val="Code"/>
        <w:rPr>
          <w:highlight w:val="white"/>
        </w:rPr>
      </w:pPr>
      <w:r w:rsidRPr="00903DBA">
        <w:rPr>
          <w:highlight w:val="white"/>
        </w:rPr>
        <w:t>"newline" { return ((int) Tokens.NEWLINE); }</w:t>
      </w:r>
    </w:p>
    <w:p w14:paraId="56EDA6BC" w14:textId="77777777" w:rsidR="007660EE" w:rsidRPr="00903DBA" w:rsidRDefault="007660EE" w:rsidP="007660EE">
      <w:pPr>
        <w:pStyle w:val="Code"/>
        <w:rPr>
          <w:highlight w:val="white"/>
        </w:rPr>
      </w:pPr>
      <w:r w:rsidRPr="00903DBA">
        <w:rPr>
          <w:highlight w:val="white"/>
        </w:rPr>
        <w:t>"sin"     { return ((int) Tokens.SIN);     }</w:t>
      </w:r>
    </w:p>
    <w:p w14:paraId="7622582E" w14:textId="77777777" w:rsidR="007660EE" w:rsidRPr="00903DBA" w:rsidRDefault="007660EE" w:rsidP="007660EE">
      <w:pPr>
        <w:pStyle w:val="Code"/>
        <w:rPr>
          <w:highlight w:val="white"/>
        </w:rPr>
      </w:pPr>
      <w:r w:rsidRPr="00903DBA">
        <w:rPr>
          <w:highlight w:val="white"/>
        </w:rPr>
        <w:t>"cos"     { return ((int) Tokens.COS);     }</w:t>
      </w:r>
    </w:p>
    <w:p w14:paraId="1E9DCD68" w14:textId="77777777" w:rsidR="007660EE" w:rsidRPr="00903DBA" w:rsidRDefault="007660EE" w:rsidP="007660EE">
      <w:pPr>
        <w:pStyle w:val="Code"/>
        <w:rPr>
          <w:highlight w:val="white"/>
        </w:rPr>
      </w:pPr>
      <w:r w:rsidRPr="00903DBA">
        <w:rPr>
          <w:highlight w:val="white"/>
        </w:rPr>
        <w:t>"tan"     { return ((int) Tokens.TAN);     }</w:t>
      </w:r>
    </w:p>
    <w:p w14:paraId="26DDC974" w14:textId="77777777" w:rsidR="007660EE" w:rsidRPr="00903DBA" w:rsidRDefault="007660EE" w:rsidP="007660EE">
      <w:pPr>
        <w:pStyle w:val="Code"/>
        <w:rPr>
          <w:highlight w:val="white"/>
        </w:rPr>
      </w:pPr>
      <w:r w:rsidRPr="00903DBA">
        <w:rPr>
          <w:highlight w:val="white"/>
        </w:rPr>
        <w:t>"log"     { return ((int) Tokens.LOG);     }</w:t>
      </w:r>
    </w:p>
    <w:p w14:paraId="2586233C" w14:textId="77777777" w:rsidR="007660EE" w:rsidRPr="00903DBA" w:rsidRDefault="007660EE" w:rsidP="007660EE">
      <w:pPr>
        <w:pStyle w:val="Code"/>
        <w:rPr>
          <w:highlight w:val="white"/>
        </w:rPr>
      </w:pPr>
      <w:r w:rsidRPr="00903DBA">
        <w:rPr>
          <w:highlight w:val="white"/>
        </w:rPr>
        <w:t>"exp"     { return ((int) Tokens.EXP);     }</w:t>
      </w:r>
    </w:p>
    <w:p w14:paraId="26028233" w14:textId="77777777" w:rsidR="007660EE" w:rsidRPr="00903DBA" w:rsidRDefault="007660EE" w:rsidP="007660EE">
      <w:pPr>
        <w:pStyle w:val="Code"/>
        <w:rPr>
          <w:highlight w:val="white"/>
        </w:rPr>
      </w:pPr>
      <w:r w:rsidRPr="00903DBA">
        <w:rPr>
          <w:highlight w:val="white"/>
        </w:rPr>
        <w:t>"log10"   { return ((int) Tokens.LOG10);   }</w:t>
      </w:r>
    </w:p>
    <w:p w14:paraId="4949AA5B" w14:textId="77777777" w:rsidR="007660EE" w:rsidRPr="00903DBA" w:rsidRDefault="007660EE" w:rsidP="007660EE">
      <w:pPr>
        <w:pStyle w:val="Code"/>
        <w:rPr>
          <w:highlight w:val="white"/>
        </w:rPr>
      </w:pPr>
      <w:r w:rsidRPr="00903DBA">
        <w:rPr>
          <w:highlight w:val="white"/>
        </w:rPr>
        <w:t>"exp10"   { return ((int) Tokens.EXP10);   }</w:t>
      </w:r>
    </w:p>
    <w:p w14:paraId="2A193802" w14:textId="77777777" w:rsidR="007660EE" w:rsidRPr="00903DBA" w:rsidRDefault="007660EE" w:rsidP="007660EE">
      <w:pPr>
        <w:pStyle w:val="Code"/>
        <w:rPr>
          <w:highlight w:val="white"/>
        </w:rPr>
      </w:pPr>
      <w:r w:rsidRPr="00903DBA">
        <w:rPr>
          <w:highlight w:val="white"/>
        </w:rPr>
        <w:t>"sqrt"    { return ((int) Tokens.SQRT);    }</w:t>
      </w:r>
    </w:p>
    <w:p w14:paraId="24865B20" w14:textId="77777777" w:rsidR="007660EE" w:rsidRPr="00903DBA" w:rsidRDefault="007660EE" w:rsidP="007660EE">
      <w:pPr>
        <w:pStyle w:val="Code"/>
        <w:rPr>
          <w:highlight w:val="white"/>
        </w:rPr>
      </w:pPr>
    </w:p>
    <w:p w14:paraId="5162AF85" w14:textId="77777777" w:rsidR="007660EE" w:rsidRPr="00903DBA" w:rsidRDefault="007660EE" w:rsidP="007660EE">
      <w:pPr>
        <w:pStyle w:val="Code"/>
        <w:rPr>
          <w:highlight w:val="white"/>
        </w:rPr>
      </w:pPr>
      <w:r w:rsidRPr="00903DBA">
        <w:rPr>
          <w:highlight w:val="white"/>
        </w:rPr>
        <w:t>"=" { return ((int) Tokens.EQUAL);       }</w:t>
      </w:r>
    </w:p>
    <w:p w14:paraId="51F45370" w14:textId="77777777" w:rsidR="007660EE" w:rsidRPr="00903DBA" w:rsidRDefault="007660EE" w:rsidP="007660EE">
      <w:pPr>
        <w:pStyle w:val="Code"/>
        <w:rPr>
          <w:highlight w:val="white"/>
        </w:rPr>
      </w:pPr>
      <w:r w:rsidRPr="00903DBA">
        <w:rPr>
          <w:highlight w:val="white"/>
        </w:rPr>
        <w:t>"+" { return ((int) Tokens.PLUS);        }</w:t>
      </w:r>
    </w:p>
    <w:p w14:paraId="2531CC87" w14:textId="77777777" w:rsidR="007660EE" w:rsidRPr="00903DBA" w:rsidRDefault="007660EE" w:rsidP="007660EE">
      <w:pPr>
        <w:pStyle w:val="Code"/>
        <w:rPr>
          <w:highlight w:val="white"/>
        </w:rPr>
      </w:pPr>
      <w:r w:rsidRPr="00903DBA">
        <w:rPr>
          <w:highlight w:val="white"/>
        </w:rPr>
        <w:t>"-" { return ((int) Tokens.MINUS);       }</w:t>
      </w:r>
    </w:p>
    <w:p w14:paraId="02800C8C" w14:textId="77777777" w:rsidR="007660EE" w:rsidRPr="00903DBA" w:rsidRDefault="007660EE" w:rsidP="007660EE">
      <w:pPr>
        <w:pStyle w:val="Code"/>
        <w:rPr>
          <w:highlight w:val="white"/>
        </w:rPr>
      </w:pPr>
      <w:r w:rsidRPr="00903DBA">
        <w:rPr>
          <w:highlight w:val="white"/>
        </w:rPr>
        <w:t>"*" { return ((int) Tokens.TIMES);       }</w:t>
      </w:r>
    </w:p>
    <w:p w14:paraId="056DFE80" w14:textId="77777777" w:rsidR="007660EE" w:rsidRPr="00903DBA" w:rsidRDefault="007660EE" w:rsidP="007660EE">
      <w:pPr>
        <w:pStyle w:val="Code"/>
        <w:rPr>
          <w:highlight w:val="white"/>
        </w:rPr>
      </w:pPr>
      <w:r w:rsidRPr="00903DBA">
        <w:rPr>
          <w:highlight w:val="white"/>
        </w:rPr>
        <w:t>"/" { return ((int) Tokens.DIVIDE);      }</w:t>
      </w:r>
    </w:p>
    <w:p w14:paraId="67C92B59" w14:textId="77777777" w:rsidR="007660EE" w:rsidRPr="00903DBA" w:rsidRDefault="007660EE" w:rsidP="007660EE">
      <w:pPr>
        <w:pStyle w:val="Code"/>
        <w:rPr>
          <w:highlight w:val="white"/>
        </w:rPr>
      </w:pPr>
      <w:r w:rsidRPr="00903DBA">
        <w:rPr>
          <w:highlight w:val="white"/>
        </w:rPr>
        <w:t>"(" { return ((int) Tokens.LEFT_PAREN);  }</w:t>
      </w:r>
    </w:p>
    <w:p w14:paraId="2B90E4AB" w14:textId="77777777" w:rsidR="007660EE" w:rsidRPr="00903DBA" w:rsidRDefault="007660EE" w:rsidP="007660EE">
      <w:pPr>
        <w:pStyle w:val="Code"/>
        <w:rPr>
          <w:highlight w:val="white"/>
        </w:rPr>
      </w:pPr>
      <w:r w:rsidRPr="00903DBA">
        <w:rPr>
          <w:highlight w:val="white"/>
        </w:rPr>
        <w:t>")" { return ((int) Tokens.RIGHT_PAREN); }</w:t>
      </w:r>
    </w:p>
    <w:p w14:paraId="70A13B86" w14:textId="77777777" w:rsidR="007660EE" w:rsidRPr="00903DBA" w:rsidRDefault="007660EE" w:rsidP="007660EE">
      <w:pPr>
        <w:pStyle w:val="Code"/>
        <w:rPr>
          <w:highlight w:val="white"/>
        </w:rPr>
      </w:pPr>
      <w:r w:rsidRPr="00903DBA">
        <w:rPr>
          <w:highlight w:val="white"/>
        </w:rPr>
        <w:t>"," { return ((int) Tokens.COMMA);       }</w:t>
      </w:r>
    </w:p>
    <w:p w14:paraId="747587DA" w14:textId="77777777" w:rsidR="007660EE" w:rsidRPr="00903DBA" w:rsidRDefault="007660EE" w:rsidP="007660EE">
      <w:pPr>
        <w:pStyle w:val="Code"/>
        <w:rPr>
          <w:highlight w:val="white"/>
        </w:rPr>
      </w:pPr>
      <w:r w:rsidRPr="00903DBA">
        <w:rPr>
          <w:highlight w:val="white"/>
        </w:rPr>
        <w:t>";" { return ((int) Tokens.SEMICOLON);   }</w:t>
      </w:r>
    </w:p>
    <w:p w14:paraId="5BE99FEB" w14:textId="77777777" w:rsidR="007660EE" w:rsidRPr="00903DBA" w:rsidRDefault="007660EE" w:rsidP="007660EE">
      <w:r w:rsidRPr="00903DBA">
        <w:t xml:space="preserve">The </w:t>
      </w:r>
      <w:proofErr w:type="spellStart"/>
      <w:r w:rsidRPr="00903DBA">
        <w:rPr>
          <w:rStyle w:val="CodeInText"/>
        </w:rPr>
        <w:t>yytext</w:t>
      </w:r>
      <w:proofErr w:type="spellEnd"/>
      <w:r w:rsidRPr="00903DBA">
        <w:t xml:space="preserve"> method return the scanned text, which is useful with identifiers and strings.</w:t>
      </w:r>
    </w:p>
    <w:p w14:paraId="2CA8DF9A" w14:textId="77777777" w:rsidR="007660EE" w:rsidRPr="00903DBA" w:rsidRDefault="007660EE" w:rsidP="007660EE">
      <w:pPr>
        <w:pStyle w:val="Code"/>
        <w:rPr>
          <w:highlight w:val="white"/>
        </w:rPr>
      </w:pPr>
      <w:r w:rsidRPr="00903DBA">
        <w:rPr>
          <w:highlight w:val="white"/>
        </w:rPr>
        <w:t>{NAME} {</w:t>
      </w:r>
    </w:p>
    <w:p w14:paraId="6596D9A1" w14:textId="77777777" w:rsidR="007660EE" w:rsidRPr="00903DBA" w:rsidRDefault="007660EE" w:rsidP="007660EE">
      <w:pPr>
        <w:pStyle w:val="Code"/>
        <w:rPr>
          <w:highlight w:val="white"/>
        </w:rPr>
      </w:pPr>
      <w:r w:rsidRPr="00903DBA">
        <w:rPr>
          <w:highlight w:val="white"/>
        </w:rPr>
        <w:t xml:space="preserve">  yylval.name = yytext;</w:t>
      </w:r>
    </w:p>
    <w:p w14:paraId="6727E8A7" w14:textId="77777777" w:rsidR="007660EE" w:rsidRPr="00903DBA" w:rsidRDefault="007660EE" w:rsidP="007660EE">
      <w:pPr>
        <w:pStyle w:val="Code"/>
        <w:rPr>
          <w:highlight w:val="white"/>
        </w:rPr>
      </w:pPr>
      <w:r w:rsidRPr="00903DBA">
        <w:rPr>
          <w:highlight w:val="white"/>
        </w:rPr>
        <w:t xml:space="preserve">  return ((int) Tokens.NAME);</w:t>
      </w:r>
    </w:p>
    <w:p w14:paraId="01152F7B" w14:textId="77777777" w:rsidR="007660EE" w:rsidRPr="00903DBA" w:rsidRDefault="007660EE" w:rsidP="007660EE">
      <w:pPr>
        <w:pStyle w:val="Code"/>
        <w:rPr>
          <w:highlight w:val="white"/>
        </w:rPr>
      </w:pPr>
      <w:r w:rsidRPr="00903DBA">
        <w:rPr>
          <w:highlight w:val="white"/>
        </w:rPr>
        <w:t>}</w:t>
      </w:r>
    </w:p>
    <w:p w14:paraId="24CB28E0" w14:textId="77777777" w:rsidR="007660EE" w:rsidRPr="00903DBA" w:rsidRDefault="007660EE" w:rsidP="007660EE">
      <w:pPr>
        <w:pStyle w:val="Code"/>
        <w:rPr>
          <w:highlight w:val="white"/>
        </w:rPr>
      </w:pPr>
    </w:p>
    <w:p w14:paraId="20EBCCC7" w14:textId="77777777" w:rsidR="007660EE" w:rsidRPr="00903DBA" w:rsidRDefault="007660EE" w:rsidP="007660EE">
      <w:pPr>
        <w:pStyle w:val="Code"/>
        <w:rPr>
          <w:highlight w:val="white"/>
        </w:rPr>
      </w:pPr>
      <w:r w:rsidRPr="00903DBA">
        <w:rPr>
          <w:highlight w:val="white"/>
        </w:rPr>
        <w:t>{TEXT} {</w:t>
      </w:r>
    </w:p>
    <w:p w14:paraId="111BC480" w14:textId="77777777" w:rsidR="007660EE" w:rsidRPr="00903DBA" w:rsidRDefault="007660EE" w:rsidP="007660EE">
      <w:pPr>
        <w:pStyle w:val="Code"/>
        <w:rPr>
          <w:highlight w:val="white"/>
        </w:rPr>
      </w:pPr>
      <w:r w:rsidRPr="00903DBA">
        <w:rPr>
          <w:highlight w:val="white"/>
        </w:rPr>
        <w:t xml:space="preserve">  yylval.text = yytext.Substring(1, yytext.Length - 2);</w:t>
      </w:r>
    </w:p>
    <w:p w14:paraId="714E284B" w14:textId="77777777" w:rsidR="007660EE" w:rsidRPr="00903DBA" w:rsidRDefault="007660EE" w:rsidP="007660EE">
      <w:pPr>
        <w:pStyle w:val="Code"/>
        <w:rPr>
          <w:highlight w:val="white"/>
        </w:rPr>
      </w:pPr>
      <w:r w:rsidRPr="00903DBA">
        <w:rPr>
          <w:highlight w:val="white"/>
        </w:rPr>
        <w:t xml:space="preserve">  return ((int) Tokens.TEXT);</w:t>
      </w:r>
    </w:p>
    <w:p w14:paraId="5E6CB9DF" w14:textId="77777777" w:rsidR="007660EE" w:rsidRPr="00903DBA" w:rsidRDefault="007660EE" w:rsidP="007660EE">
      <w:pPr>
        <w:pStyle w:val="Code"/>
        <w:rPr>
          <w:highlight w:val="white"/>
        </w:rPr>
      </w:pPr>
      <w:r w:rsidRPr="00903DBA">
        <w:rPr>
          <w:highlight w:val="white"/>
        </w:rPr>
        <w:t>}</w:t>
      </w:r>
    </w:p>
    <w:p w14:paraId="0C23828C" w14:textId="77777777" w:rsidR="007660EE" w:rsidRPr="00903DBA" w:rsidRDefault="007660EE" w:rsidP="007660EE">
      <w:pPr>
        <w:pStyle w:val="Code"/>
        <w:rPr>
          <w:highlight w:val="white"/>
        </w:rPr>
      </w:pPr>
    </w:p>
    <w:p w14:paraId="4953E2DD" w14:textId="77777777" w:rsidR="007660EE" w:rsidRPr="00903DBA" w:rsidRDefault="007660EE" w:rsidP="007660EE">
      <w:pPr>
        <w:pStyle w:val="Code"/>
        <w:rPr>
          <w:highlight w:val="white"/>
        </w:rPr>
      </w:pPr>
      <w:r w:rsidRPr="00903DBA">
        <w:rPr>
          <w:highlight w:val="white"/>
        </w:rPr>
        <w:t>{VALUE} {</w:t>
      </w:r>
    </w:p>
    <w:p w14:paraId="3233265B" w14:textId="77777777" w:rsidR="007660EE" w:rsidRPr="00903DBA" w:rsidRDefault="007660EE" w:rsidP="007660EE">
      <w:pPr>
        <w:pStyle w:val="Code"/>
        <w:rPr>
          <w:highlight w:val="white"/>
        </w:rPr>
      </w:pPr>
      <w:r w:rsidRPr="00903DBA">
        <w:rPr>
          <w:highlight w:val="white"/>
        </w:rPr>
        <w:t xml:space="preserve">  yylval.value = Double.Parse(yytext);</w:t>
      </w:r>
    </w:p>
    <w:p w14:paraId="6F534460" w14:textId="77777777" w:rsidR="007660EE" w:rsidRPr="00903DBA" w:rsidRDefault="007660EE" w:rsidP="007660EE">
      <w:pPr>
        <w:pStyle w:val="Code"/>
        <w:rPr>
          <w:highlight w:val="white"/>
        </w:rPr>
      </w:pPr>
      <w:r w:rsidRPr="00903DBA">
        <w:rPr>
          <w:highlight w:val="white"/>
        </w:rPr>
        <w:t xml:space="preserve">  return ((int) Tokens.VALUE);</w:t>
      </w:r>
    </w:p>
    <w:p w14:paraId="6873167A" w14:textId="77777777" w:rsidR="007660EE" w:rsidRPr="00903DBA" w:rsidRDefault="007660EE" w:rsidP="007660EE">
      <w:pPr>
        <w:pStyle w:val="Code"/>
        <w:rPr>
          <w:highlight w:val="white"/>
        </w:rPr>
      </w:pPr>
      <w:r w:rsidRPr="00903DBA">
        <w:rPr>
          <w:highlight w:val="white"/>
        </w:rPr>
        <w:t>}</w:t>
      </w:r>
    </w:p>
    <w:p w14:paraId="22322D0D" w14:textId="77777777" w:rsidR="007660EE" w:rsidRPr="00903DBA" w:rsidRDefault="007660EE" w:rsidP="007660EE">
      <w:pPr>
        <w:pStyle w:val="Code"/>
        <w:rPr>
          <w:highlight w:val="white"/>
        </w:rPr>
      </w:pPr>
    </w:p>
    <w:p w14:paraId="79F70052" w14:textId="77777777" w:rsidR="007660EE" w:rsidRPr="00903DBA" w:rsidRDefault="007660EE" w:rsidP="007660EE">
      <w:pPr>
        <w:pStyle w:val="Code"/>
        <w:rPr>
          <w:highlight w:val="white"/>
        </w:rPr>
      </w:pPr>
      <w:r w:rsidRPr="00903DBA">
        <w:rPr>
          <w:highlight w:val="white"/>
        </w:rPr>
        <w:t>{LINE_COMMENT} {</w:t>
      </w:r>
    </w:p>
    <w:p w14:paraId="13D43743" w14:textId="77777777" w:rsidR="007660EE" w:rsidRPr="00903DBA" w:rsidRDefault="007660EE" w:rsidP="007660EE">
      <w:pPr>
        <w:pStyle w:val="Code"/>
        <w:rPr>
          <w:highlight w:val="white"/>
        </w:rPr>
      </w:pPr>
      <w:r w:rsidRPr="00903DBA">
        <w:rPr>
          <w:highlight w:val="white"/>
        </w:rPr>
        <w:t xml:space="preserve">  // Empty.</w:t>
      </w:r>
    </w:p>
    <w:p w14:paraId="4F58C75A" w14:textId="77777777" w:rsidR="007660EE" w:rsidRPr="00903DBA" w:rsidRDefault="007660EE" w:rsidP="007660EE">
      <w:pPr>
        <w:pStyle w:val="Code"/>
        <w:rPr>
          <w:highlight w:val="white"/>
        </w:rPr>
      </w:pPr>
      <w:r w:rsidRPr="00903DBA">
        <w:rPr>
          <w:highlight w:val="white"/>
        </w:rPr>
        <w:t>}</w:t>
      </w:r>
    </w:p>
    <w:p w14:paraId="1BE4A283" w14:textId="77777777" w:rsidR="007660EE" w:rsidRPr="00903DBA" w:rsidRDefault="007660EE" w:rsidP="007660EE">
      <w:pPr>
        <w:pStyle w:val="Code"/>
        <w:rPr>
          <w:highlight w:val="white"/>
        </w:rPr>
      </w:pPr>
    </w:p>
    <w:p w14:paraId="2D3B34C3" w14:textId="77777777" w:rsidR="007660EE" w:rsidRPr="00903DBA" w:rsidRDefault="007660EE" w:rsidP="007660EE">
      <w:pPr>
        <w:pStyle w:val="Code"/>
        <w:rPr>
          <w:highlight w:val="white"/>
        </w:rPr>
      </w:pPr>
      <w:r w:rsidRPr="00903DBA">
        <w:rPr>
          <w:highlight w:val="white"/>
        </w:rPr>
        <w:t>{WHITE_SPACE} {</w:t>
      </w:r>
    </w:p>
    <w:p w14:paraId="5363E705" w14:textId="77777777" w:rsidR="007660EE" w:rsidRPr="00903DBA" w:rsidRDefault="007660EE" w:rsidP="007660EE">
      <w:pPr>
        <w:pStyle w:val="Code"/>
        <w:rPr>
          <w:highlight w:val="white"/>
        </w:rPr>
      </w:pPr>
      <w:r w:rsidRPr="00903DBA">
        <w:rPr>
          <w:highlight w:val="white"/>
        </w:rPr>
        <w:t xml:space="preserve">  // Empty.</w:t>
      </w:r>
    </w:p>
    <w:p w14:paraId="3AA27DEA" w14:textId="77777777" w:rsidR="007660EE" w:rsidRPr="00903DBA" w:rsidRDefault="007660EE" w:rsidP="007660EE">
      <w:pPr>
        <w:pStyle w:val="Code"/>
        <w:rPr>
          <w:highlight w:val="white"/>
        </w:rPr>
      </w:pPr>
      <w:r w:rsidRPr="00903DBA">
        <w:rPr>
          <w:highlight w:val="white"/>
        </w:rPr>
        <w:t>}</w:t>
      </w:r>
    </w:p>
    <w:p w14:paraId="06C53E59" w14:textId="77777777" w:rsidR="007660EE" w:rsidRPr="00903DBA" w:rsidRDefault="007660EE" w:rsidP="007660EE">
      <w:pPr>
        <w:pStyle w:val="Code"/>
        <w:rPr>
          <w:highlight w:val="white"/>
        </w:rPr>
      </w:pPr>
    </w:p>
    <w:p w14:paraId="57F5829F" w14:textId="77777777" w:rsidR="007660EE" w:rsidRPr="00903DBA" w:rsidRDefault="007660EE" w:rsidP="007660EE">
      <w:pPr>
        <w:pStyle w:val="Code"/>
        <w:rPr>
          <w:highlight w:val="white"/>
        </w:rPr>
      </w:pPr>
      <w:r w:rsidRPr="00903DBA">
        <w:rPr>
          <w:highlight w:val="white"/>
        </w:rPr>
        <w:t>&lt;&lt;EOF&gt;&gt; {</w:t>
      </w:r>
    </w:p>
    <w:p w14:paraId="00A0E0A3" w14:textId="77777777" w:rsidR="007660EE" w:rsidRPr="00903DBA" w:rsidRDefault="007660EE" w:rsidP="007660EE">
      <w:pPr>
        <w:pStyle w:val="Code"/>
        <w:rPr>
          <w:highlight w:val="white"/>
        </w:rPr>
      </w:pPr>
      <w:r w:rsidRPr="00903DBA">
        <w:rPr>
          <w:highlight w:val="white"/>
        </w:rPr>
        <w:t xml:space="preserve">  return ((int) Tokens.EOF);</w:t>
      </w:r>
    </w:p>
    <w:p w14:paraId="36D67CA5" w14:textId="77777777" w:rsidR="007660EE" w:rsidRPr="00903DBA" w:rsidRDefault="007660EE" w:rsidP="007660EE">
      <w:pPr>
        <w:pStyle w:val="Code"/>
        <w:rPr>
          <w:highlight w:val="white"/>
        </w:rPr>
      </w:pPr>
      <w:r w:rsidRPr="00903DBA">
        <w:rPr>
          <w:highlight w:val="white"/>
        </w:rPr>
        <w:t>}</w:t>
      </w:r>
    </w:p>
    <w:p w14:paraId="5D789EF5" w14:textId="77777777" w:rsidR="007660EE" w:rsidRPr="00903DBA" w:rsidRDefault="007660EE" w:rsidP="007660EE">
      <w:r w:rsidRPr="00903DBA">
        <w:t xml:space="preserve">Finally, the last part of the scanner is the dot rule, which catch the case not caught by any of the previous tokens (equivalent to </w:t>
      </w:r>
      <w:r w:rsidRPr="00903DBA">
        <w:rPr>
          <w:rStyle w:val="CodeInText"/>
        </w:rPr>
        <w:t>default</w:t>
      </w:r>
      <w:r w:rsidRPr="00903DBA">
        <w:t xml:space="preserve"> in a </w:t>
      </w:r>
      <w:r w:rsidRPr="00903DBA">
        <w:rPr>
          <w:rStyle w:val="CodeInText"/>
        </w:rPr>
        <w:t>switch</w:t>
      </w:r>
      <w:r w:rsidRPr="00903DBA">
        <w:t xml:space="preserve"> statement). In that case, we just exit the execution with an error message.</w:t>
      </w:r>
    </w:p>
    <w:p w14:paraId="7776FA36" w14:textId="77777777" w:rsidR="007660EE" w:rsidRPr="00903DBA" w:rsidRDefault="007660EE" w:rsidP="007660EE">
      <w:pPr>
        <w:pStyle w:val="Code"/>
        <w:rPr>
          <w:highlight w:val="white"/>
        </w:rPr>
      </w:pPr>
      <w:r w:rsidRPr="00903DBA">
        <w:rPr>
          <w:highlight w:val="white"/>
        </w:rPr>
        <w:t>. {</w:t>
      </w:r>
    </w:p>
    <w:p w14:paraId="2A69E853" w14:textId="77777777" w:rsidR="007660EE" w:rsidRPr="00903DBA" w:rsidRDefault="007660EE" w:rsidP="007660EE">
      <w:pPr>
        <w:pStyle w:val="Code"/>
        <w:rPr>
          <w:highlight w:val="white"/>
        </w:rPr>
      </w:pPr>
      <w:r w:rsidRPr="00903DBA">
        <w:rPr>
          <w:highlight w:val="white"/>
        </w:rPr>
        <w:t xml:space="preserve">  Console.Error.WriteLine("Unknown character: \'" + yytext + "\'.");</w:t>
      </w:r>
    </w:p>
    <w:p w14:paraId="3C02719F" w14:textId="77777777" w:rsidR="007660EE" w:rsidRPr="00903DBA" w:rsidRDefault="007660EE" w:rsidP="007660EE">
      <w:pPr>
        <w:pStyle w:val="Code"/>
        <w:rPr>
          <w:highlight w:val="white"/>
        </w:rPr>
      </w:pPr>
      <w:r w:rsidRPr="00903DBA">
        <w:rPr>
          <w:highlight w:val="white"/>
        </w:rPr>
        <w:t xml:space="preserve">  Environment.Exit(-1);</w:t>
      </w:r>
    </w:p>
    <w:p w14:paraId="44CDC6D0" w14:textId="77777777" w:rsidR="007660EE" w:rsidRPr="00903DBA" w:rsidRDefault="007660EE" w:rsidP="007660EE">
      <w:pPr>
        <w:pStyle w:val="Code"/>
      </w:pPr>
      <w:r w:rsidRPr="00903DBA">
        <w:rPr>
          <w:highlight w:val="white"/>
        </w:rPr>
        <w:lastRenderedPageBreak/>
        <w:t>}</w:t>
      </w:r>
    </w:p>
    <w:p w14:paraId="2551028A" w14:textId="77777777" w:rsidR="007660EE" w:rsidRPr="00903DBA" w:rsidRDefault="007660EE" w:rsidP="007660EE">
      <w:pPr>
        <w:pStyle w:val="Rubrik3"/>
      </w:pPr>
      <w:bookmarkStart w:id="527" w:name="_Toc57656170"/>
      <w:r w:rsidRPr="00903DBA">
        <w:t>Main</w:t>
      </w:r>
      <w:bookmarkEnd w:id="527"/>
    </w:p>
    <w:p w14:paraId="2FDB2DF8" w14:textId="77777777" w:rsidR="007660EE" w:rsidRPr="00903DBA" w:rsidRDefault="007660EE" w:rsidP="007660EE">
      <w:proofErr w:type="spellStart"/>
      <w:r w:rsidRPr="00903DBA">
        <w:t>GPPG</w:t>
      </w:r>
      <w:proofErr w:type="spellEnd"/>
      <w:r w:rsidRPr="00903DBA">
        <w:t xml:space="preserve"> and </w:t>
      </w:r>
      <w:proofErr w:type="spellStart"/>
      <w:r w:rsidRPr="00903DBA">
        <w:t>JPLEX</w:t>
      </w:r>
      <w:proofErr w:type="spellEnd"/>
      <w:r w:rsidRPr="00903DBA">
        <w:t xml:space="preserve"> generates the </w:t>
      </w:r>
      <w:r w:rsidRPr="00903DBA">
        <w:rPr>
          <w:rStyle w:val="CodeInText"/>
        </w:rPr>
        <w:t>Parser</w:t>
      </w:r>
      <w:r w:rsidRPr="00903DBA">
        <w:t xml:space="preserve"> and </w:t>
      </w:r>
      <w:r w:rsidRPr="00903DBA">
        <w:rPr>
          <w:rStyle w:val="CodeInText"/>
        </w:rPr>
        <w:t>Scanner</w:t>
      </w:r>
      <w:r w:rsidRPr="00903DBA">
        <w:t xml:space="preserve"> classes. The main class creates a scanner object which is used by the parser object. The </w:t>
      </w:r>
      <w:r w:rsidRPr="00903DBA">
        <w:rPr>
          <w:rStyle w:val="CodeInText"/>
        </w:rPr>
        <w:t>parse</w:t>
      </w:r>
      <w:r w:rsidRPr="00903DBA">
        <w:t xml:space="preserve"> method is called with invoke the parsing. The input is read from </w:t>
      </w:r>
      <w:proofErr w:type="spellStart"/>
      <w:r w:rsidRPr="00903DBA">
        <w:rPr>
          <w:rStyle w:val="CodeInText"/>
        </w:rPr>
        <w:t>BufferedReader</w:t>
      </w:r>
      <w:proofErr w:type="spellEnd"/>
      <w:r w:rsidRPr="00903DBA">
        <w:t xml:space="preserve">, the output is written to </w:t>
      </w:r>
      <w:proofErr w:type="spellStart"/>
      <w:r w:rsidRPr="00903DBA">
        <w:rPr>
          <w:rStyle w:val="CodeInText"/>
        </w:rPr>
        <w:t>OutputStream</w:t>
      </w:r>
      <w:proofErr w:type="spellEnd"/>
      <w:r w:rsidRPr="00903DBA">
        <w:t xml:space="preserve">, error messages are written to </w:t>
      </w:r>
      <w:proofErr w:type="spellStart"/>
      <w:r w:rsidRPr="00903DBA">
        <w:rPr>
          <w:rStyle w:val="CodeInText"/>
        </w:rPr>
        <w:t>ErrorStream</w:t>
      </w:r>
      <w:proofErr w:type="spellEnd"/>
      <w:r w:rsidRPr="00903DBA">
        <w:t xml:space="preserve">, and </w:t>
      </w:r>
      <w:proofErr w:type="spellStart"/>
      <w:r w:rsidRPr="00903DBA">
        <w:rPr>
          <w:rStyle w:val="CodeInText"/>
        </w:rPr>
        <w:t>VariableMap</w:t>
      </w:r>
      <w:proofErr w:type="spellEnd"/>
      <w:r w:rsidRPr="00903DBA">
        <w:t xml:space="preserve"> is used to keep track of the variables read and assigned by the program.</w:t>
      </w:r>
    </w:p>
    <w:p w14:paraId="067F41AA" w14:textId="77777777" w:rsidR="007660EE" w:rsidRPr="00903DBA" w:rsidRDefault="007660EE" w:rsidP="007660EE">
      <w:pPr>
        <w:pStyle w:val="CodeHeader"/>
      </w:pPr>
      <w:proofErr w:type="spellStart"/>
      <w:r w:rsidRPr="00903DBA">
        <w:t>Main.cs</w:t>
      </w:r>
      <w:proofErr w:type="spellEnd"/>
    </w:p>
    <w:p w14:paraId="5B06BD92" w14:textId="77777777" w:rsidR="007660EE" w:rsidRPr="00903DBA" w:rsidRDefault="007660EE" w:rsidP="007660EE">
      <w:pPr>
        <w:pStyle w:val="Code"/>
        <w:rPr>
          <w:highlight w:val="white"/>
        </w:rPr>
      </w:pPr>
      <w:r w:rsidRPr="00903DBA">
        <w:rPr>
          <w:highlight w:val="white"/>
        </w:rPr>
        <w:t>using System;</w:t>
      </w:r>
    </w:p>
    <w:p w14:paraId="2CA36754" w14:textId="77777777" w:rsidR="007660EE" w:rsidRPr="00903DBA" w:rsidRDefault="007660EE" w:rsidP="007660EE">
      <w:pPr>
        <w:pStyle w:val="Code"/>
        <w:rPr>
          <w:highlight w:val="white"/>
        </w:rPr>
      </w:pPr>
      <w:r w:rsidRPr="00903DBA">
        <w:rPr>
          <w:highlight w:val="white"/>
        </w:rPr>
        <w:t>using System.IO;</w:t>
      </w:r>
    </w:p>
    <w:p w14:paraId="13BFBA77" w14:textId="77777777" w:rsidR="007660EE" w:rsidRPr="00903DBA" w:rsidRDefault="007660EE" w:rsidP="007660EE">
      <w:pPr>
        <w:pStyle w:val="Code"/>
        <w:rPr>
          <w:highlight w:val="white"/>
        </w:rPr>
      </w:pPr>
      <w:r w:rsidRPr="00903DBA">
        <w:rPr>
          <w:highlight w:val="white"/>
        </w:rPr>
        <w:t>using System.Collections.Generic;</w:t>
      </w:r>
    </w:p>
    <w:p w14:paraId="3D611C81" w14:textId="77777777" w:rsidR="007660EE" w:rsidRPr="00903DBA" w:rsidRDefault="007660EE" w:rsidP="007660EE">
      <w:pPr>
        <w:pStyle w:val="Code"/>
        <w:rPr>
          <w:highlight w:val="white"/>
        </w:rPr>
      </w:pPr>
    </w:p>
    <w:p w14:paraId="518F6052" w14:textId="77777777" w:rsidR="007660EE" w:rsidRPr="00903DBA" w:rsidRDefault="007660EE" w:rsidP="007660EE">
      <w:pPr>
        <w:pStyle w:val="Code"/>
        <w:rPr>
          <w:highlight w:val="white"/>
        </w:rPr>
      </w:pPr>
      <w:r w:rsidRPr="00903DBA">
        <w:rPr>
          <w:highlight w:val="white"/>
        </w:rPr>
        <w:t>namespace Calculator {</w:t>
      </w:r>
    </w:p>
    <w:p w14:paraId="046F135E" w14:textId="77777777" w:rsidR="007660EE" w:rsidRPr="00903DBA" w:rsidRDefault="007660EE" w:rsidP="007660EE">
      <w:pPr>
        <w:pStyle w:val="Code"/>
        <w:rPr>
          <w:highlight w:val="white"/>
        </w:rPr>
      </w:pPr>
      <w:r w:rsidRPr="00903DBA">
        <w:rPr>
          <w:highlight w:val="white"/>
        </w:rPr>
        <w:t xml:space="preserve">  class MainX {</w:t>
      </w:r>
    </w:p>
    <w:p w14:paraId="3446AE01" w14:textId="77777777" w:rsidR="007660EE" w:rsidRPr="00903DBA" w:rsidRDefault="007660EE" w:rsidP="007660EE">
      <w:pPr>
        <w:pStyle w:val="Code"/>
        <w:rPr>
          <w:highlight w:val="white"/>
        </w:rPr>
      </w:pPr>
      <w:r w:rsidRPr="00903DBA">
        <w:rPr>
          <w:highlight w:val="white"/>
        </w:rPr>
        <w:t xml:space="preserve">    public static Dictionary&lt;string,double&gt; VariableMap =</w:t>
      </w:r>
    </w:p>
    <w:p w14:paraId="168E2053" w14:textId="77777777" w:rsidR="007660EE" w:rsidRPr="00903DBA" w:rsidRDefault="007660EE" w:rsidP="007660EE">
      <w:pPr>
        <w:pStyle w:val="Code"/>
        <w:rPr>
          <w:highlight w:val="white"/>
        </w:rPr>
      </w:pPr>
      <w:r w:rsidRPr="00903DBA">
        <w:rPr>
          <w:highlight w:val="white"/>
        </w:rPr>
        <w:t xml:space="preserve">      new Dictionary&lt;string,double&gt;();</w:t>
      </w:r>
    </w:p>
    <w:p w14:paraId="657AE053" w14:textId="77777777" w:rsidR="007660EE" w:rsidRPr="00903DBA" w:rsidRDefault="007660EE" w:rsidP="007660EE">
      <w:pPr>
        <w:pStyle w:val="Code"/>
        <w:rPr>
          <w:highlight w:val="white"/>
        </w:rPr>
      </w:pPr>
      <w:r w:rsidRPr="00903DBA">
        <w:rPr>
          <w:highlight w:val="white"/>
        </w:rPr>
        <w:t xml:space="preserve">          </w:t>
      </w:r>
    </w:p>
    <w:p w14:paraId="35FCB7A1" w14:textId="77777777" w:rsidR="007660EE" w:rsidRPr="00903DBA" w:rsidRDefault="007660EE" w:rsidP="007660EE">
      <w:pPr>
        <w:pStyle w:val="Code"/>
        <w:rPr>
          <w:highlight w:val="white"/>
        </w:rPr>
      </w:pPr>
      <w:r w:rsidRPr="00903DBA">
        <w:rPr>
          <w:highlight w:val="white"/>
        </w:rPr>
        <w:t xml:space="preserve">    static void Main(string[] args) {</w:t>
      </w:r>
    </w:p>
    <w:p w14:paraId="3B1D6F69" w14:textId="77777777" w:rsidR="007660EE" w:rsidRPr="00903DBA" w:rsidRDefault="007660EE" w:rsidP="007660EE">
      <w:pPr>
        <w:pStyle w:val="Code"/>
        <w:rPr>
          <w:highlight w:val="white"/>
        </w:rPr>
      </w:pPr>
      <w:r w:rsidRPr="00903DBA">
        <w:rPr>
          <w:highlight w:val="white"/>
        </w:rPr>
        <w:t xml:space="preserve">      if (args.Length != 1) {</w:t>
      </w:r>
    </w:p>
    <w:p w14:paraId="7347D367" w14:textId="77777777" w:rsidR="007660EE" w:rsidRPr="00903DBA" w:rsidRDefault="007660EE" w:rsidP="007660EE">
      <w:pPr>
        <w:pStyle w:val="Code"/>
        <w:rPr>
          <w:highlight w:val="white"/>
        </w:rPr>
      </w:pPr>
      <w:r w:rsidRPr="00903DBA">
        <w:rPr>
          <w:highlight w:val="white"/>
        </w:rPr>
        <w:t xml:space="preserve">        Console.Out.WriteLine("Usage: calculator inputfile");</w:t>
      </w:r>
    </w:p>
    <w:p w14:paraId="25860277" w14:textId="77777777" w:rsidR="007660EE" w:rsidRPr="00903DBA" w:rsidRDefault="007660EE" w:rsidP="007660EE">
      <w:pPr>
        <w:pStyle w:val="Code"/>
        <w:rPr>
          <w:highlight w:val="white"/>
        </w:rPr>
      </w:pPr>
      <w:r w:rsidRPr="00903DBA">
        <w:rPr>
          <w:highlight w:val="white"/>
        </w:rPr>
        <w:t xml:space="preserve">      }</w:t>
      </w:r>
    </w:p>
    <w:p w14:paraId="21196660" w14:textId="77777777" w:rsidR="007660EE" w:rsidRPr="00903DBA" w:rsidRDefault="007660EE" w:rsidP="007660EE">
      <w:pPr>
        <w:pStyle w:val="Code"/>
        <w:rPr>
          <w:highlight w:val="white"/>
        </w:rPr>
      </w:pPr>
    </w:p>
    <w:p w14:paraId="66792DDD" w14:textId="77777777" w:rsidR="007660EE" w:rsidRPr="00903DBA" w:rsidRDefault="007660EE" w:rsidP="007660EE">
      <w:pPr>
        <w:pStyle w:val="Code"/>
        <w:rPr>
          <w:highlight w:val="white"/>
        </w:rPr>
      </w:pPr>
      <w:r w:rsidRPr="00903DBA">
        <w:rPr>
          <w:highlight w:val="white"/>
        </w:rPr>
        <w:t xml:space="preserve">      { System.Globalization.CultureInfo customCulture =</w:t>
      </w:r>
    </w:p>
    <w:p w14:paraId="51E171F1" w14:textId="77777777" w:rsidR="007660EE" w:rsidRPr="00903DBA" w:rsidRDefault="007660EE" w:rsidP="007660EE">
      <w:pPr>
        <w:pStyle w:val="Code"/>
        <w:rPr>
          <w:highlight w:val="white"/>
        </w:rPr>
      </w:pPr>
      <w:r w:rsidRPr="00903DBA">
        <w:rPr>
          <w:highlight w:val="white"/>
        </w:rPr>
        <w:t xml:space="preserve">         (System.Globalization.CultureInfo)</w:t>
      </w:r>
    </w:p>
    <w:p w14:paraId="50DD11A7" w14:textId="77777777" w:rsidR="007660EE" w:rsidRPr="00903DBA" w:rsidRDefault="007660EE" w:rsidP="007660EE">
      <w:pPr>
        <w:pStyle w:val="Code"/>
        <w:rPr>
          <w:highlight w:val="white"/>
        </w:rPr>
      </w:pPr>
      <w:r w:rsidRPr="00903DBA">
        <w:rPr>
          <w:highlight w:val="white"/>
        </w:rPr>
        <w:t xml:space="preserve">         System.Threading.Thread.CurrentThread.CurrentCulture.Clone();</w:t>
      </w:r>
    </w:p>
    <w:p w14:paraId="4BFB0B1C" w14:textId="77777777" w:rsidR="007660EE" w:rsidRPr="00903DBA" w:rsidRDefault="007660EE" w:rsidP="007660EE">
      <w:pPr>
        <w:pStyle w:val="Code"/>
        <w:rPr>
          <w:highlight w:val="white"/>
        </w:rPr>
      </w:pPr>
      <w:r w:rsidRPr="00903DBA">
        <w:rPr>
          <w:highlight w:val="white"/>
        </w:rPr>
        <w:t xml:space="preserve">        customCulture.NumberFormat.NumberDecimalSeparator = ".";</w:t>
      </w:r>
    </w:p>
    <w:p w14:paraId="78E60A09" w14:textId="77777777" w:rsidR="007660EE" w:rsidRPr="00903DBA" w:rsidRDefault="007660EE" w:rsidP="007660EE">
      <w:pPr>
        <w:pStyle w:val="Code"/>
        <w:rPr>
          <w:highlight w:val="white"/>
        </w:rPr>
      </w:pPr>
      <w:r w:rsidRPr="00903DBA">
        <w:rPr>
          <w:highlight w:val="white"/>
        </w:rPr>
        <w:t xml:space="preserve">        System.Threading.Thread.CurrentThread.CurrentCulture = customCulture;</w:t>
      </w:r>
    </w:p>
    <w:p w14:paraId="2C1BE572" w14:textId="77777777" w:rsidR="007660EE" w:rsidRPr="00903DBA" w:rsidRDefault="007660EE" w:rsidP="007660EE">
      <w:pPr>
        <w:pStyle w:val="Code"/>
        <w:rPr>
          <w:highlight w:val="white"/>
        </w:rPr>
      </w:pPr>
      <w:r w:rsidRPr="00903DBA">
        <w:rPr>
          <w:highlight w:val="white"/>
        </w:rPr>
        <w:t xml:space="preserve">      }</w:t>
      </w:r>
    </w:p>
    <w:p w14:paraId="453E08BA" w14:textId="77777777" w:rsidR="007660EE" w:rsidRPr="00903DBA" w:rsidRDefault="007660EE" w:rsidP="007660EE">
      <w:pPr>
        <w:pStyle w:val="Code"/>
        <w:rPr>
          <w:highlight w:val="white"/>
        </w:rPr>
      </w:pPr>
    </w:p>
    <w:p w14:paraId="77E197E4" w14:textId="77777777" w:rsidR="007660EE" w:rsidRPr="00903DBA" w:rsidRDefault="007660EE" w:rsidP="007660EE">
      <w:pPr>
        <w:pStyle w:val="Code"/>
        <w:rPr>
          <w:highlight w:val="white"/>
        </w:rPr>
      </w:pPr>
      <w:r w:rsidRPr="00903DBA">
        <w:rPr>
          <w:highlight w:val="white"/>
        </w:rPr>
        <w:t xml:space="preserve">      VariableMap["pi"] = Math.PI;</w:t>
      </w:r>
    </w:p>
    <w:p w14:paraId="248CFB3E" w14:textId="77777777" w:rsidR="007660EE" w:rsidRPr="00903DBA" w:rsidRDefault="007660EE" w:rsidP="007660EE">
      <w:pPr>
        <w:pStyle w:val="Code"/>
        <w:rPr>
          <w:highlight w:val="white"/>
        </w:rPr>
      </w:pPr>
      <w:r w:rsidRPr="00903DBA">
        <w:rPr>
          <w:highlight w:val="white"/>
        </w:rPr>
        <w:t xml:space="preserve">      VariableMap["e"] = Math.E;</w:t>
      </w:r>
    </w:p>
    <w:p w14:paraId="4F8F4546" w14:textId="77777777" w:rsidR="007660EE" w:rsidRPr="00903DBA" w:rsidRDefault="007660EE" w:rsidP="007660EE">
      <w:pPr>
        <w:pStyle w:val="Code"/>
        <w:rPr>
          <w:highlight w:val="white"/>
        </w:rPr>
      </w:pPr>
    </w:p>
    <w:p w14:paraId="466180C5" w14:textId="77777777" w:rsidR="007660EE" w:rsidRPr="00903DBA" w:rsidRDefault="007660EE" w:rsidP="007660EE">
      <w:pPr>
        <w:pStyle w:val="Code"/>
        <w:rPr>
          <w:highlight w:val="white"/>
        </w:rPr>
      </w:pPr>
      <w:r w:rsidRPr="00903DBA">
        <w:rPr>
          <w:highlight w:val="white"/>
        </w:rPr>
        <w:t xml:space="preserve">      string s = "abcd", t = "\"\"";</w:t>
      </w:r>
    </w:p>
    <w:p w14:paraId="2595E673" w14:textId="77777777" w:rsidR="007660EE" w:rsidRPr="00903DBA" w:rsidRDefault="007660EE" w:rsidP="007660EE">
      <w:pPr>
        <w:pStyle w:val="Code"/>
        <w:rPr>
          <w:highlight w:val="white"/>
        </w:rPr>
      </w:pPr>
      <w:r w:rsidRPr="00903DBA">
        <w:rPr>
          <w:highlight w:val="white"/>
        </w:rPr>
        <w:t xml:space="preserve">      string u = s.Substring(1, s.Length - 2);</w:t>
      </w:r>
    </w:p>
    <w:p w14:paraId="02B69E4D" w14:textId="77777777" w:rsidR="007660EE" w:rsidRPr="00903DBA" w:rsidRDefault="007660EE" w:rsidP="007660EE">
      <w:pPr>
        <w:pStyle w:val="Code"/>
        <w:rPr>
          <w:highlight w:val="white"/>
        </w:rPr>
      </w:pPr>
      <w:r w:rsidRPr="00903DBA">
        <w:rPr>
          <w:highlight w:val="white"/>
        </w:rPr>
        <w:t xml:space="preserve">      string v = s.Substring(1, t.Length - 2);</w:t>
      </w:r>
    </w:p>
    <w:p w14:paraId="32E39F41" w14:textId="77777777" w:rsidR="007660EE" w:rsidRPr="00903DBA" w:rsidRDefault="007660EE" w:rsidP="007660EE">
      <w:pPr>
        <w:pStyle w:val="Code"/>
        <w:rPr>
          <w:highlight w:val="white"/>
        </w:rPr>
      </w:pPr>
    </w:p>
    <w:p w14:paraId="61614BB1" w14:textId="77777777" w:rsidR="007660EE" w:rsidRPr="00903DBA" w:rsidRDefault="007660EE" w:rsidP="007660EE">
      <w:pPr>
        <w:pStyle w:val="Code"/>
        <w:rPr>
          <w:highlight w:val="white"/>
        </w:rPr>
      </w:pPr>
      <w:r w:rsidRPr="00903DBA">
        <w:rPr>
          <w:highlight w:val="white"/>
        </w:rPr>
        <w:t xml:space="preserve">      try {</w:t>
      </w:r>
    </w:p>
    <w:p w14:paraId="6CA1B64A" w14:textId="77777777" w:rsidR="007660EE" w:rsidRPr="00903DBA" w:rsidRDefault="007660EE" w:rsidP="007660EE">
      <w:pPr>
        <w:pStyle w:val="Code"/>
        <w:rPr>
          <w:highlight w:val="white"/>
        </w:rPr>
      </w:pPr>
      <w:r w:rsidRPr="00903DBA">
        <w:rPr>
          <w:highlight w:val="white"/>
        </w:rPr>
        <w:t xml:space="preserve">        FileStream file = new FileStream(args[0], FileMode.Open);</w:t>
      </w:r>
    </w:p>
    <w:p w14:paraId="12DB31CB" w14:textId="77777777" w:rsidR="007660EE" w:rsidRPr="00903DBA" w:rsidRDefault="007660EE" w:rsidP="007660EE">
      <w:pPr>
        <w:pStyle w:val="Code"/>
        <w:rPr>
          <w:highlight w:val="white"/>
        </w:rPr>
      </w:pPr>
      <w:r w:rsidRPr="00903DBA">
        <w:rPr>
          <w:highlight w:val="white"/>
        </w:rPr>
        <w:t xml:space="preserve">        Scanner scanner = new Scanner(file);</w:t>
      </w:r>
    </w:p>
    <w:p w14:paraId="7E11E46D" w14:textId="77777777" w:rsidR="007660EE" w:rsidRPr="00903DBA" w:rsidRDefault="007660EE" w:rsidP="007660EE">
      <w:pPr>
        <w:pStyle w:val="Code"/>
        <w:rPr>
          <w:highlight w:val="white"/>
        </w:rPr>
      </w:pPr>
      <w:r w:rsidRPr="00903DBA">
        <w:rPr>
          <w:highlight w:val="white"/>
        </w:rPr>
        <w:t xml:space="preserve">        Parser parser = new Parser(scanner);</w:t>
      </w:r>
    </w:p>
    <w:p w14:paraId="0F7525D5" w14:textId="77777777" w:rsidR="007660EE" w:rsidRPr="00903DBA" w:rsidRDefault="007660EE" w:rsidP="007660EE">
      <w:pPr>
        <w:pStyle w:val="Code"/>
        <w:rPr>
          <w:highlight w:val="white"/>
        </w:rPr>
      </w:pPr>
      <w:r w:rsidRPr="00903DBA">
        <w:rPr>
          <w:highlight w:val="white"/>
        </w:rPr>
        <w:t xml:space="preserve">        parser.Parse();</w:t>
      </w:r>
    </w:p>
    <w:p w14:paraId="1C391627" w14:textId="77777777" w:rsidR="007660EE" w:rsidRPr="00903DBA" w:rsidRDefault="007660EE" w:rsidP="007660EE">
      <w:pPr>
        <w:pStyle w:val="Code"/>
        <w:rPr>
          <w:highlight w:val="white"/>
        </w:rPr>
      </w:pPr>
      <w:r w:rsidRPr="00903DBA">
        <w:rPr>
          <w:highlight w:val="white"/>
        </w:rPr>
        <w:t xml:space="preserve">      }</w:t>
      </w:r>
    </w:p>
    <w:p w14:paraId="55138B5E" w14:textId="77777777" w:rsidR="007660EE" w:rsidRPr="00903DBA" w:rsidRDefault="007660EE" w:rsidP="007660EE">
      <w:pPr>
        <w:pStyle w:val="Code"/>
        <w:rPr>
          <w:highlight w:val="white"/>
        </w:rPr>
      </w:pPr>
      <w:r w:rsidRPr="00903DBA">
        <w:rPr>
          <w:highlight w:val="white"/>
        </w:rPr>
        <w:t xml:space="preserve">      catch (Exception exception) {</w:t>
      </w:r>
    </w:p>
    <w:p w14:paraId="69D66DA3" w14:textId="77777777" w:rsidR="007660EE" w:rsidRPr="00903DBA" w:rsidRDefault="007660EE" w:rsidP="007660EE">
      <w:pPr>
        <w:pStyle w:val="Code"/>
        <w:rPr>
          <w:highlight w:val="white"/>
        </w:rPr>
      </w:pPr>
      <w:r w:rsidRPr="00903DBA">
        <w:rPr>
          <w:highlight w:val="white"/>
        </w:rPr>
        <w:t xml:space="preserve">        Console.Out.WriteLine(exception.ToString());</w:t>
      </w:r>
    </w:p>
    <w:p w14:paraId="6238F3E8" w14:textId="77777777" w:rsidR="007660EE" w:rsidRPr="00903DBA" w:rsidRDefault="007660EE" w:rsidP="007660EE">
      <w:pPr>
        <w:pStyle w:val="Code"/>
        <w:rPr>
          <w:highlight w:val="white"/>
        </w:rPr>
      </w:pPr>
      <w:r w:rsidRPr="00903DBA">
        <w:rPr>
          <w:highlight w:val="white"/>
        </w:rPr>
        <w:t xml:space="preserve">      }</w:t>
      </w:r>
    </w:p>
    <w:p w14:paraId="3DF2087D" w14:textId="77777777" w:rsidR="007660EE" w:rsidRPr="00903DBA" w:rsidRDefault="007660EE" w:rsidP="007660EE">
      <w:pPr>
        <w:pStyle w:val="Code"/>
        <w:rPr>
          <w:highlight w:val="white"/>
        </w:rPr>
      </w:pPr>
      <w:r w:rsidRPr="00903DBA">
        <w:rPr>
          <w:highlight w:val="white"/>
        </w:rPr>
        <w:t xml:space="preserve">    }</w:t>
      </w:r>
    </w:p>
    <w:p w14:paraId="093C6AE5" w14:textId="77777777" w:rsidR="007660EE" w:rsidRPr="00903DBA" w:rsidRDefault="007660EE" w:rsidP="007660EE">
      <w:pPr>
        <w:pStyle w:val="Code"/>
        <w:rPr>
          <w:highlight w:val="white"/>
        </w:rPr>
      </w:pPr>
      <w:r w:rsidRPr="00903DBA">
        <w:rPr>
          <w:highlight w:val="white"/>
        </w:rPr>
        <w:t xml:space="preserve">  }</w:t>
      </w:r>
    </w:p>
    <w:p w14:paraId="6DDD919B" w14:textId="77777777" w:rsidR="007660EE" w:rsidRPr="00903DBA" w:rsidRDefault="007660EE" w:rsidP="007660EE">
      <w:r w:rsidRPr="00903DBA">
        <w:t xml:space="preserve">The </w:t>
      </w:r>
      <w:r w:rsidRPr="00903DBA">
        <w:rPr>
          <w:rStyle w:val="CodeInText0"/>
        </w:rPr>
        <w:t>Parser</w:t>
      </w:r>
      <w:r w:rsidRPr="00903DBA">
        <w:t xml:space="preserve"> class is necessary to make the parser work with the scanner. It works as link between the scanner and the parser </w:t>
      </w:r>
    </w:p>
    <w:p w14:paraId="6827CCE9" w14:textId="77777777" w:rsidR="007660EE" w:rsidRPr="00903DBA" w:rsidRDefault="007660EE" w:rsidP="007660EE">
      <w:pPr>
        <w:pStyle w:val="Code"/>
        <w:rPr>
          <w:highlight w:val="white"/>
        </w:rPr>
      </w:pPr>
      <w:r w:rsidRPr="00903DBA">
        <w:rPr>
          <w:highlight w:val="white"/>
        </w:rPr>
        <w:t xml:space="preserve">  public partial class Parser :</w:t>
      </w:r>
    </w:p>
    <w:p w14:paraId="59ECEC2C" w14:textId="77777777" w:rsidR="007660EE" w:rsidRPr="00903DBA" w:rsidRDefault="007660EE" w:rsidP="007660EE">
      <w:pPr>
        <w:pStyle w:val="Code"/>
        <w:rPr>
          <w:highlight w:val="white"/>
        </w:rPr>
      </w:pPr>
      <w:r w:rsidRPr="00903DBA">
        <w:rPr>
          <w:highlight w:val="white"/>
        </w:rPr>
        <w:t xml:space="preserve">         QUT.Gppg.ShiftReduceParser&lt;ValueType, QUT.Gppg.LexLocation&gt; {</w:t>
      </w:r>
    </w:p>
    <w:p w14:paraId="712D328B" w14:textId="77777777" w:rsidR="007660EE" w:rsidRPr="00903DBA" w:rsidRDefault="007660EE" w:rsidP="007660EE">
      <w:pPr>
        <w:pStyle w:val="Code"/>
        <w:rPr>
          <w:highlight w:val="white"/>
        </w:rPr>
      </w:pPr>
      <w:r w:rsidRPr="00903DBA">
        <w:rPr>
          <w:highlight w:val="white"/>
        </w:rPr>
        <w:t xml:space="preserve">    public Parser(Scanner scanner)</w:t>
      </w:r>
    </w:p>
    <w:p w14:paraId="6DF8E12D" w14:textId="77777777" w:rsidR="007660EE" w:rsidRPr="00903DBA" w:rsidRDefault="007660EE" w:rsidP="007660EE">
      <w:pPr>
        <w:pStyle w:val="Code"/>
        <w:rPr>
          <w:highlight w:val="white"/>
        </w:rPr>
      </w:pPr>
      <w:r w:rsidRPr="00903DBA">
        <w:rPr>
          <w:highlight w:val="white"/>
        </w:rPr>
        <w:t xml:space="preserve">     :base(scanner) {</w:t>
      </w:r>
    </w:p>
    <w:p w14:paraId="7FE35DBA" w14:textId="77777777" w:rsidR="007660EE" w:rsidRPr="00903DBA" w:rsidRDefault="007660EE" w:rsidP="007660EE">
      <w:pPr>
        <w:pStyle w:val="Code"/>
        <w:rPr>
          <w:highlight w:val="white"/>
        </w:rPr>
      </w:pPr>
      <w:r w:rsidRPr="00903DBA">
        <w:rPr>
          <w:highlight w:val="white"/>
        </w:rPr>
        <w:lastRenderedPageBreak/>
        <w:t xml:space="preserve">      // Empty.</w:t>
      </w:r>
    </w:p>
    <w:p w14:paraId="508F9571" w14:textId="77777777" w:rsidR="007660EE" w:rsidRPr="00903DBA" w:rsidRDefault="007660EE" w:rsidP="007660EE">
      <w:pPr>
        <w:pStyle w:val="Code"/>
        <w:rPr>
          <w:highlight w:val="white"/>
        </w:rPr>
      </w:pPr>
      <w:r w:rsidRPr="00903DBA">
        <w:rPr>
          <w:highlight w:val="white"/>
        </w:rPr>
        <w:t xml:space="preserve">    }</w:t>
      </w:r>
    </w:p>
    <w:p w14:paraId="2F64E70B" w14:textId="77777777" w:rsidR="007660EE" w:rsidRPr="00903DBA" w:rsidRDefault="007660EE" w:rsidP="007660EE">
      <w:pPr>
        <w:pStyle w:val="Code"/>
        <w:rPr>
          <w:highlight w:val="white"/>
        </w:rPr>
      </w:pPr>
      <w:r w:rsidRPr="00903DBA">
        <w:rPr>
          <w:highlight w:val="white"/>
        </w:rPr>
        <w:t xml:space="preserve">  }</w:t>
      </w:r>
    </w:p>
    <w:p w14:paraId="4D00666A" w14:textId="77777777" w:rsidR="007660EE" w:rsidRPr="00903DBA" w:rsidRDefault="007660EE" w:rsidP="007660EE">
      <w:pPr>
        <w:pStyle w:val="Code"/>
      </w:pPr>
      <w:r w:rsidRPr="00903DBA">
        <w:rPr>
          <w:highlight w:val="white"/>
        </w:rPr>
        <w:t>}</w:t>
      </w:r>
    </w:p>
    <w:p w14:paraId="2365CD0C" w14:textId="77777777" w:rsidR="007660EE" w:rsidRPr="00903DBA" w:rsidRDefault="007660EE" w:rsidP="007660EE">
      <w:r w:rsidRPr="00903DBA">
        <w:t>Finally, below follows a small script file that generates the C# source code for the parser and scanner.</w:t>
      </w:r>
    </w:p>
    <w:p w14:paraId="1378055A" w14:textId="77777777" w:rsidR="007660EE" w:rsidRPr="00903DBA" w:rsidRDefault="007660EE" w:rsidP="007660EE">
      <w:pPr>
        <w:pStyle w:val="CodeHeader"/>
      </w:pPr>
      <w:proofErr w:type="spellStart"/>
      <w:r w:rsidRPr="00903DBA">
        <w:t>Parser.bat</w:t>
      </w:r>
      <w:proofErr w:type="spellEnd"/>
    </w:p>
    <w:p w14:paraId="7E7205D0" w14:textId="77777777" w:rsidR="007660EE" w:rsidRPr="00903DBA" w:rsidRDefault="007660EE" w:rsidP="007660EE">
      <w:pPr>
        <w:pStyle w:val="Code"/>
        <w:rPr>
          <w:highlight w:val="white"/>
        </w:rPr>
      </w:pPr>
      <w:r w:rsidRPr="00903DBA">
        <w:rPr>
          <w:highlight w:val="white"/>
        </w:rPr>
        <w:t>@C:</w:t>
      </w:r>
    </w:p>
    <w:p w14:paraId="7755FEA3" w14:textId="77777777" w:rsidR="007660EE" w:rsidRPr="00903DBA" w:rsidRDefault="007660EE" w:rsidP="007660EE">
      <w:pPr>
        <w:pStyle w:val="Code"/>
        <w:rPr>
          <w:highlight w:val="white"/>
        </w:rPr>
      </w:pPr>
      <w:r w:rsidRPr="00903DBA">
        <w:rPr>
          <w:highlight w:val="white"/>
        </w:rPr>
        <w:t>@cd C:\Users\Stefan\Documents\Calculator_CS</w:t>
      </w:r>
    </w:p>
    <w:p w14:paraId="391699A4" w14:textId="77777777" w:rsidR="007660EE" w:rsidRPr="00903DBA" w:rsidRDefault="007660EE" w:rsidP="007660EE">
      <w:pPr>
        <w:pStyle w:val="Code"/>
        <w:rPr>
          <w:highlight w:val="white"/>
        </w:rPr>
      </w:pPr>
      <w:r w:rsidRPr="00903DBA">
        <w:rPr>
          <w:highlight w:val="white"/>
        </w:rPr>
        <w:t>@"C:\gppg-distro-1_5_2\binaries\Gppg" /gplex Parser.gppg &gt; Parser.cs</w:t>
      </w:r>
    </w:p>
    <w:p w14:paraId="33110E1B" w14:textId="77777777" w:rsidR="007660EE" w:rsidRPr="00903DBA" w:rsidRDefault="007660EE" w:rsidP="007660EE">
      <w:pPr>
        <w:pStyle w:val="Code"/>
        <w:rPr>
          <w:highlight w:val="white"/>
        </w:rPr>
      </w:pPr>
      <w:r w:rsidRPr="00903DBA">
        <w:rPr>
          <w:highlight w:val="white"/>
        </w:rPr>
        <w:t>@"C:\gppg-distro-1_5_2\binaries\Gplex" Scanner.gplex</w:t>
      </w:r>
    </w:p>
    <w:p w14:paraId="3C2173E1" w14:textId="77777777" w:rsidR="005E7D2C" w:rsidRPr="00903DBA" w:rsidRDefault="005E7D2C" w:rsidP="00966B0F">
      <w:pPr>
        <w:pStyle w:val="Appendix"/>
        <w:rPr>
          <w:lang w:val="en-US"/>
        </w:rPr>
      </w:pPr>
      <w:bookmarkStart w:id="528" w:name="_Toc57656171"/>
      <w:r w:rsidRPr="00903DBA">
        <w:rPr>
          <w:lang w:val="en-US"/>
        </w:rPr>
        <w:lastRenderedPageBreak/>
        <w:t>Auxiliary Classes</w:t>
      </w:r>
      <w:bookmarkEnd w:id="528"/>
    </w:p>
    <w:p w14:paraId="6A674C10" w14:textId="77777777" w:rsidR="005E7D2C" w:rsidRPr="00903DBA" w:rsidRDefault="005E7D2C" w:rsidP="005E7D2C">
      <w:r w:rsidRPr="00903DBA">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903DBA" w:rsidRDefault="005E7D2C" w:rsidP="005E7D2C">
      <w:pPr>
        <w:pStyle w:val="Rubrik2"/>
      </w:pPr>
      <w:bookmarkStart w:id="529" w:name="_Toc57656172"/>
      <w:r w:rsidRPr="00903DBA">
        <w:t>Error Handling</w:t>
      </w:r>
      <w:bookmarkEnd w:id="529"/>
    </w:p>
    <w:p w14:paraId="37DB4956" w14:textId="40490A8F" w:rsidR="005E7D2C" w:rsidRPr="00903DBA" w:rsidRDefault="005E7D2C" w:rsidP="005E7D2C">
      <w:r w:rsidRPr="00903DBA">
        <w:t xml:space="preserve">To begin with, we need error handling, a way to notify the programmer of errors and warnings. In the C Standard Library there is a macro called assert, and in this </w:t>
      </w:r>
      <w:r w:rsidR="0092795B" w:rsidRPr="00903DBA">
        <w:t>application,</w:t>
      </w:r>
      <w:r w:rsidRPr="00903DBA">
        <w:t xml:space="preserve"> we imitate that macro by defining a class with the corresponding behavior. It has the two method sets error and warning, that writes a message. The difference between them is that error stops the execution.</w:t>
      </w:r>
    </w:p>
    <w:p w14:paraId="729944A0" w14:textId="1A8E290C" w:rsidR="005E7D2C" w:rsidRPr="00903DBA" w:rsidRDefault="005E7D2C" w:rsidP="005E7D2C">
      <w:pPr>
        <w:pStyle w:val="CodeHeader"/>
      </w:pPr>
      <w:proofErr w:type="spellStart"/>
      <w:r w:rsidRPr="00903DBA">
        <w:t>Assert.cs</w:t>
      </w:r>
      <w:proofErr w:type="spellEnd"/>
    </w:p>
    <w:p w14:paraId="68CA6DF1" w14:textId="77777777" w:rsidR="0092795B" w:rsidRPr="00903DBA" w:rsidRDefault="0092795B" w:rsidP="0092795B">
      <w:pPr>
        <w:pStyle w:val="Code"/>
        <w:rPr>
          <w:highlight w:val="white"/>
        </w:rPr>
      </w:pPr>
      <w:r w:rsidRPr="00903DBA">
        <w:rPr>
          <w:highlight w:val="white"/>
        </w:rPr>
        <w:t>using System;</w:t>
      </w:r>
    </w:p>
    <w:p w14:paraId="38E8AAFD" w14:textId="77777777" w:rsidR="0092795B" w:rsidRPr="00903DBA" w:rsidRDefault="0092795B" w:rsidP="0092795B">
      <w:pPr>
        <w:pStyle w:val="Code"/>
        <w:rPr>
          <w:highlight w:val="white"/>
        </w:rPr>
      </w:pPr>
    </w:p>
    <w:p w14:paraId="50F49017" w14:textId="77777777" w:rsidR="0092795B" w:rsidRPr="00903DBA" w:rsidRDefault="0092795B" w:rsidP="0092795B">
      <w:pPr>
        <w:pStyle w:val="Code"/>
        <w:rPr>
          <w:highlight w:val="white"/>
        </w:rPr>
      </w:pPr>
      <w:r w:rsidRPr="00903DBA">
        <w:rPr>
          <w:highlight w:val="white"/>
        </w:rPr>
        <w:t>namespace CCompiler {</w:t>
      </w:r>
    </w:p>
    <w:p w14:paraId="51489693" w14:textId="77777777" w:rsidR="0092795B" w:rsidRPr="00903DBA" w:rsidRDefault="0092795B" w:rsidP="0092795B">
      <w:pPr>
        <w:pStyle w:val="Code"/>
        <w:rPr>
          <w:highlight w:val="white"/>
        </w:rPr>
      </w:pPr>
      <w:r w:rsidRPr="00903DBA">
        <w:rPr>
          <w:highlight w:val="white"/>
        </w:rPr>
        <w:t xml:space="preserve">  public class Assert {</w:t>
      </w:r>
    </w:p>
    <w:p w14:paraId="68C56588" w14:textId="77777777" w:rsidR="0092795B" w:rsidRPr="00903DBA" w:rsidRDefault="0092795B" w:rsidP="0092795B">
      <w:pPr>
        <w:pStyle w:val="Code"/>
        <w:rPr>
          <w:highlight w:val="white"/>
        </w:rPr>
      </w:pPr>
      <w:r w:rsidRPr="00903DBA">
        <w:rPr>
          <w:highlight w:val="white"/>
        </w:rPr>
        <w:t xml:space="preserve">    public static void ErrorXXX(bool test) {</w:t>
      </w:r>
    </w:p>
    <w:p w14:paraId="77D51454" w14:textId="77777777" w:rsidR="0092795B" w:rsidRPr="00903DBA" w:rsidRDefault="0092795B" w:rsidP="0092795B">
      <w:pPr>
        <w:pStyle w:val="Code"/>
        <w:rPr>
          <w:highlight w:val="white"/>
        </w:rPr>
      </w:pPr>
      <w:r w:rsidRPr="00903DBA">
        <w:rPr>
          <w:highlight w:val="white"/>
        </w:rPr>
        <w:t xml:space="preserve">      if (!test) {</w:t>
      </w:r>
    </w:p>
    <w:p w14:paraId="4479D95F" w14:textId="77777777" w:rsidR="0092795B" w:rsidRPr="00903DBA" w:rsidRDefault="0092795B" w:rsidP="0092795B">
      <w:pPr>
        <w:pStyle w:val="Code"/>
        <w:rPr>
          <w:highlight w:val="white"/>
        </w:rPr>
      </w:pPr>
      <w:r w:rsidRPr="00903DBA">
        <w:rPr>
          <w:highlight w:val="white"/>
        </w:rPr>
        <w:t xml:space="preserve">        Error(null, null);</w:t>
      </w:r>
    </w:p>
    <w:p w14:paraId="1194D8EC" w14:textId="77777777" w:rsidR="0092795B" w:rsidRPr="00903DBA" w:rsidRDefault="0092795B" w:rsidP="0092795B">
      <w:pPr>
        <w:pStyle w:val="Code"/>
        <w:rPr>
          <w:highlight w:val="white"/>
        </w:rPr>
      </w:pPr>
      <w:r w:rsidRPr="00903DBA">
        <w:rPr>
          <w:highlight w:val="white"/>
        </w:rPr>
        <w:t xml:space="preserve">      }</w:t>
      </w:r>
    </w:p>
    <w:p w14:paraId="16528D2F" w14:textId="77777777" w:rsidR="0092795B" w:rsidRPr="00903DBA" w:rsidRDefault="0092795B" w:rsidP="0092795B">
      <w:pPr>
        <w:pStyle w:val="Code"/>
        <w:rPr>
          <w:highlight w:val="white"/>
        </w:rPr>
      </w:pPr>
      <w:r w:rsidRPr="00903DBA">
        <w:rPr>
          <w:highlight w:val="white"/>
        </w:rPr>
        <w:t xml:space="preserve">    }</w:t>
      </w:r>
    </w:p>
    <w:p w14:paraId="77FF076F" w14:textId="77777777" w:rsidR="0092795B" w:rsidRPr="00903DBA" w:rsidRDefault="0092795B" w:rsidP="0092795B">
      <w:pPr>
        <w:pStyle w:val="Code"/>
        <w:rPr>
          <w:highlight w:val="white"/>
        </w:rPr>
      </w:pPr>
      <w:r w:rsidRPr="00903DBA">
        <w:rPr>
          <w:highlight w:val="white"/>
        </w:rPr>
        <w:t xml:space="preserve">  </w:t>
      </w:r>
    </w:p>
    <w:p w14:paraId="0DCD127B" w14:textId="77777777" w:rsidR="0092795B" w:rsidRPr="00903DBA" w:rsidRDefault="0092795B" w:rsidP="0092795B">
      <w:pPr>
        <w:pStyle w:val="Code"/>
        <w:rPr>
          <w:highlight w:val="white"/>
        </w:rPr>
      </w:pPr>
      <w:r w:rsidRPr="00903DBA">
        <w:rPr>
          <w:highlight w:val="white"/>
        </w:rPr>
        <w:t xml:space="preserve">    public static void Error(string message) {</w:t>
      </w:r>
    </w:p>
    <w:p w14:paraId="0F4AB48E" w14:textId="77777777" w:rsidR="0092795B" w:rsidRPr="00903DBA" w:rsidRDefault="0092795B" w:rsidP="0092795B">
      <w:pPr>
        <w:pStyle w:val="Code"/>
        <w:rPr>
          <w:highlight w:val="white"/>
        </w:rPr>
      </w:pPr>
      <w:r w:rsidRPr="00903DBA">
        <w:rPr>
          <w:highlight w:val="white"/>
        </w:rPr>
        <w:t xml:space="preserve">      Error(message, null);</w:t>
      </w:r>
    </w:p>
    <w:p w14:paraId="3FFD6415" w14:textId="77777777" w:rsidR="0092795B" w:rsidRPr="00903DBA" w:rsidRDefault="0092795B" w:rsidP="0092795B">
      <w:pPr>
        <w:pStyle w:val="Code"/>
        <w:rPr>
          <w:highlight w:val="white"/>
        </w:rPr>
      </w:pPr>
      <w:r w:rsidRPr="00903DBA">
        <w:rPr>
          <w:highlight w:val="white"/>
        </w:rPr>
        <w:t xml:space="preserve">    }</w:t>
      </w:r>
    </w:p>
    <w:p w14:paraId="76F551D1" w14:textId="77777777" w:rsidR="0092795B" w:rsidRPr="00903DBA" w:rsidRDefault="0092795B" w:rsidP="0092795B">
      <w:pPr>
        <w:pStyle w:val="Code"/>
        <w:rPr>
          <w:highlight w:val="white"/>
        </w:rPr>
      </w:pPr>
    </w:p>
    <w:p w14:paraId="3C50B71C" w14:textId="77777777" w:rsidR="0092795B" w:rsidRPr="00903DBA" w:rsidRDefault="0092795B" w:rsidP="0092795B">
      <w:pPr>
        <w:pStyle w:val="Code"/>
        <w:rPr>
          <w:highlight w:val="white"/>
        </w:rPr>
      </w:pPr>
      <w:r w:rsidRPr="00903DBA">
        <w:rPr>
          <w:highlight w:val="white"/>
        </w:rPr>
        <w:t xml:space="preserve">    public static void Error(bool test, Message message) {</w:t>
      </w:r>
    </w:p>
    <w:p w14:paraId="7F8D947F" w14:textId="77777777" w:rsidR="0092795B" w:rsidRPr="00903DBA" w:rsidRDefault="0092795B" w:rsidP="0092795B">
      <w:pPr>
        <w:pStyle w:val="Code"/>
        <w:rPr>
          <w:highlight w:val="white"/>
        </w:rPr>
      </w:pPr>
      <w:r w:rsidRPr="00903DBA">
        <w:rPr>
          <w:highlight w:val="white"/>
        </w:rPr>
        <w:t xml:space="preserve">      if (!test) {</w:t>
      </w:r>
    </w:p>
    <w:p w14:paraId="7586B87B" w14:textId="77777777" w:rsidR="0092795B" w:rsidRPr="00903DBA" w:rsidRDefault="0092795B" w:rsidP="0092795B">
      <w:pPr>
        <w:pStyle w:val="Code"/>
        <w:rPr>
          <w:highlight w:val="white"/>
        </w:rPr>
      </w:pPr>
      <w:r w:rsidRPr="00903DBA">
        <w:rPr>
          <w:highlight w:val="white"/>
        </w:rPr>
        <w:t xml:space="preserve">        Error(message, null);</w:t>
      </w:r>
    </w:p>
    <w:p w14:paraId="4C6039B3" w14:textId="77777777" w:rsidR="0092795B" w:rsidRPr="00903DBA" w:rsidRDefault="0092795B" w:rsidP="0092795B">
      <w:pPr>
        <w:pStyle w:val="Code"/>
        <w:rPr>
          <w:highlight w:val="white"/>
        </w:rPr>
      </w:pPr>
      <w:r w:rsidRPr="00903DBA">
        <w:rPr>
          <w:highlight w:val="white"/>
        </w:rPr>
        <w:t xml:space="preserve">      }</w:t>
      </w:r>
    </w:p>
    <w:p w14:paraId="22925AFA" w14:textId="77777777" w:rsidR="0092795B" w:rsidRPr="00903DBA" w:rsidRDefault="0092795B" w:rsidP="0092795B">
      <w:pPr>
        <w:pStyle w:val="Code"/>
        <w:rPr>
          <w:highlight w:val="white"/>
        </w:rPr>
      </w:pPr>
      <w:r w:rsidRPr="00903DBA">
        <w:rPr>
          <w:highlight w:val="white"/>
        </w:rPr>
        <w:t xml:space="preserve">    }</w:t>
      </w:r>
    </w:p>
    <w:p w14:paraId="63B8DF37" w14:textId="77777777" w:rsidR="0092795B" w:rsidRPr="00903DBA" w:rsidRDefault="0092795B" w:rsidP="0092795B">
      <w:pPr>
        <w:pStyle w:val="Code"/>
        <w:rPr>
          <w:highlight w:val="white"/>
        </w:rPr>
      </w:pPr>
    </w:p>
    <w:p w14:paraId="46583C3D" w14:textId="77777777" w:rsidR="0092795B" w:rsidRPr="00903DBA" w:rsidRDefault="0092795B" w:rsidP="0092795B">
      <w:pPr>
        <w:pStyle w:val="Code"/>
        <w:rPr>
          <w:highlight w:val="white"/>
        </w:rPr>
      </w:pPr>
      <w:r w:rsidRPr="00903DBA">
        <w:rPr>
          <w:highlight w:val="white"/>
        </w:rPr>
        <w:t xml:space="preserve">    public static void Error(object value, Message message) {</w:t>
      </w:r>
    </w:p>
    <w:p w14:paraId="420BC248" w14:textId="77777777" w:rsidR="0092795B" w:rsidRPr="00903DBA" w:rsidRDefault="0092795B" w:rsidP="0092795B">
      <w:pPr>
        <w:pStyle w:val="Code"/>
        <w:rPr>
          <w:highlight w:val="white"/>
        </w:rPr>
      </w:pPr>
      <w:r w:rsidRPr="00903DBA">
        <w:rPr>
          <w:highlight w:val="white"/>
        </w:rPr>
        <w:t xml:space="preserve">      Error(false, value, message);</w:t>
      </w:r>
    </w:p>
    <w:p w14:paraId="582920FE" w14:textId="77777777" w:rsidR="0092795B" w:rsidRPr="00903DBA" w:rsidRDefault="0092795B" w:rsidP="0092795B">
      <w:pPr>
        <w:pStyle w:val="Code"/>
        <w:rPr>
          <w:highlight w:val="white"/>
        </w:rPr>
      </w:pPr>
      <w:r w:rsidRPr="00903DBA">
        <w:rPr>
          <w:highlight w:val="white"/>
        </w:rPr>
        <w:t xml:space="preserve">    }</w:t>
      </w:r>
    </w:p>
    <w:p w14:paraId="3CE38C23" w14:textId="77777777" w:rsidR="0092795B" w:rsidRPr="00903DBA" w:rsidRDefault="0092795B" w:rsidP="0092795B">
      <w:pPr>
        <w:pStyle w:val="Code"/>
        <w:rPr>
          <w:highlight w:val="white"/>
        </w:rPr>
      </w:pPr>
    </w:p>
    <w:p w14:paraId="0083E8B8" w14:textId="77777777" w:rsidR="0092795B" w:rsidRPr="00903DBA" w:rsidRDefault="0092795B" w:rsidP="0092795B">
      <w:pPr>
        <w:pStyle w:val="Code"/>
        <w:rPr>
          <w:highlight w:val="white"/>
        </w:rPr>
      </w:pPr>
      <w:r w:rsidRPr="00903DBA">
        <w:rPr>
          <w:highlight w:val="white"/>
        </w:rPr>
        <w:t xml:space="preserve">    public static void Error(bool test, object value, Message message) {</w:t>
      </w:r>
    </w:p>
    <w:p w14:paraId="5F8391B1" w14:textId="77777777" w:rsidR="0092795B" w:rsidRPr="00903DBA" w:rsidRDefault="0092795B" w:rsidP="0092795B">
      <w:pPr>
        <w:pStyle w:val="Code"/>
        <w:rPr>
          <w:highlight w:val="white"/>
        </w:rPr>
      </w:pPr>
      <w:r w:rsidRPr="00903DBA">
        <w:rPr>
          <w:highlight w:val="white"/>
        </w:rPr>
        <w:t xml:space="preserve">      if (!test) {</w:t>
      </w:r>
    </w:p>
    <w:p w14:paraId="55790BA4" w14:textId="77777777" w:rsidR="0092795B" w:rsidRPr="00903DBA" w:rsidRDefault="0092795B" w:rsidP="0092795B">
      <w:pPr>
        <w:pStyle w:val="Code"/>
        <w:rPr>
          <w:highlight w:val="white"/>
        </w:rPr>
      </w:pPr>
      <w:r w:rsidRPr="00903DBA">
        <w:rPr>
          <w:highlight w:val="white"/>
        </w:rPr>
        <w:t xml:space="preserve">        Error(message, value.ToString());</w:t>
      </w:r>
    </w:p>
    <w:p w14:paraId="1FC07DCE" w14:textId="77777777" w:rsidR="0092795B" w:rsidRPr="00903DBA" w:rsidRDefault="0092795B" w:rsidP="0092795B">
      <w:pPr>
        <w:pStyle w:val="Code"/>
        <w:rPr>
          <w:highlight w:val="white"/>
        </w:rPr>
      </w:pPr>
      <w:r w:rsidRPr="00903DBA">
        <w:rPr>
          <w:highlight w:val="white"/>
        </w:rPr>
        <w:t xml:space="preserve">      }</w:t>
      </w:r>
    </w:p>
    <w:p w14:paraId="36A6F88A" w14:textId="77777777" w:rsidR="0092795B" w:rsidRPr="00903DBA" w:rsidRDefault="0092795B" w:rsidP="0092795B">
      <w:pPr>
        <w:pStyle w:val="Code"/>
        <w:rPr>
          <w:highlight w:val="white"/>
        </w:rPr>
      </w:pPr>
      <w:r w:rsidRPr="00903DBA">
        <w:rPr>
          <w:highlight w:val="white"/>
        </w:rPr>
        <w:t xml:space="preserve">    }</w:t>
      </w:r>
    </w:p>
    <w:p w14:paraId="3E99A285" w14:textId="77777777" w:rsidR="0092795B" w:rsidRPr="00903DBA" w:rsidRDefault="0092795B" w:rsidP="0092795B">
      <w:pPr>
        <w:pStyle w:val="Code"/>
        <w:rPr>
          <w:highlight w:val="white"/>
        </w:rPr>
      </w:pPr>
    </w:p>
    <w:p w14:paraId="26FCA0BC" w14:textId="77777777" w:rsidR="0092795B" w:rsidRPr="00903DBA" w:rsidRDefault="0092795B" w:rsidP="0092795B">
      <w:pPr>
        <w:pStyle w:val="Code"/>
        <w:rPr>
          <w:highlight w:val="white"/>
        </w:rPr>
      </w:pPr>
      <w:r w:rsidRPr="00903DBA">
        <w:rPr>
          <w:highlight w:val="white"/>
        </w:rPr>
        <w:t xml:space="preserve">    public static void Error(Message message) {</w:t>
      </w:r>
    </w:p>
    <w:p w14:paraId="44AF0CA9" w14:textId="77777777" w:rsidR="0092795B" w:rsidRPr="00903DBA" w:rsidRDefault="0092795B" w:rsidP="0092795B">
      <w:pPr>
        <w:pStyle w:val="Code"/>
        <w:rPr>
          <w:highlight w:val="white"/>
        </w:rPr>
      </w:pPr>
      <w:r w:rsidRPr="00903DBA">
        <w:rPr>
          <w:highlight w:val="white"/>
        </w:rPr>
        <w:t xml:space="preserve">      Error(message, null);</w:t>
      </w:r>
    </w:p>
    <w:p w14:paraId="0A858A5C" w14:textId="77777777" w:rsidR="0092795B" w:rsidRPr="00903DBA" w:rsidRDefault="0092795B" w:rsidP="0092795B">
      <w:pPr>
        <w:pStyle w:val="Code"/>
        <w:rPr>
          <w:highlight w:val="white"/>
        </w:rPr>
      </w:pPr>
      <w:r w:rsidRPr="00903DBA">
        <w:rPr>
          <w:highlight w:val="white"/>
        </w:rPr>
        <w:t xml:space="preserve">    }</w:t>
      </w:r>
    </w:p>
    <w:p w14:paraId="4019B287" w14:textId="77777777" w:rsidR="0092795B" w:rsidRPr="00903DBA" w:rsidRDefault="0092795B" w:rsidP="0092795B">
      <w:pPr>
        <w:pStyle w:val="Code"/>
        <w:rPr>
          <w:highlight w:val="white"/>
        </w:rPr>
      </w:pPr>
    </w:p>
    <w:p w14:paraId="34E2CD58" w14:textId="77777777" w:rsidR="0092795B" w:rsidRPr="00903DBA" w:rsidRDefault="0092795B" w:rsidP="0092795B">
      <w:pPr>
        <w:pStyle w:val="Code"/>
        <w:rPr>
          <w:highlight w:val="white"/>
        </w:rPr>
      </w:pPr>
      <w:r w:rsidRPr="00903DBA">
        <w:rPr>
          <w:highlight w:val="white"/>
        </w:rPr>
        <w:t xml:space="preserve">    private static void Error(Message message, string text) {</w:t>
      </w:r>
    </w:p>
    <w:p w14:paraId="7BEC7CCF" w14:textId="77777777" w:rsidR="0092795B" w:rsidRPr="00903DBA" w:rsidRDefault="0092795B" w:rsidP="0092795B">
      <w:pPr>
        <w:pStyle w:val="Code"/>
        <w:rPr>
          <w:highlight w:val="white"/>
        </w:rPr>
      </w:pPr>
      <w:r w:rsidRPr="00903DBA">
        <w:rPr>
          <w:highlight w:val="white"/>
        </w:rPr>
        <w:t xml:space="preserve">      Error(Enum.GetName(typeof(Message), message).</w:t>
      </w:r>
    </w:p>
    <w:p w14:paraId="3A7D1B38" w14:textId="77777777" w:rsidR="0092795B" w:rsidRPr="00903DBA" w:rsidRDefault="0092795B" w:rsidP="0092795B">
      <w:pPr>
        <w:pStyle w:val="Code"/>
        <w:rPr>
          <w:highlight w:val="white"/>
        </w:rPr>
      </w:pPr>
      <w:r w:rsidRPr="00903DBA">
        <w:rPr>
          <w:highlight w:val="white"/>
        </w:rPr>
        <w:t xml:space="preserve">            Replace("___", ",").Replace("__", "-").</w:t>
      </w:r>
    </w:p>
    <w:p w14:paraId="6C89FD4C" w14:textId="77777777" w:rsidR="0092795B" w:rsidRPr="00903DBA" w:rsidRDefault="0092795B" w:rsidP="0092795B">
      <w:pPr>
        <w:pStyle w:val="Code"/>
        <w:rPr>
          <w:highlight w:val="white"/>
        </w:rPr>
      </w:pPr>
      <w:r w:rsidRPr="00903DBA">
        <w:rPr>
          <w:highlight w:val="white"/>
        </w:rPr>
        <w:lastRenderedPageBreak/>
        <w:t xml:space="preserve">            Replace("_", " "), text);</w:t>
      </w:r>
    </w:p>
    <w:p w14:paraId="04C7312B" w14:textId="77777777" w:rsidR="0092795B" w:rsidRPr="00903DBA" w:rsidRDefault="0092795B" w:rsidP="0092795B">
      <w:pPr>
        <w:pStyle w:val="Code"/>
        <w:rPr>
          <w:highlight w:val="white"/>
        </w:rPr>
      </w:pPr>
      <w:r w:rsidRPr="00903DBA">
        <w:rPr>
          <w:highlight w:val="white"/>
        </w:rPr>
        <w:t xml:space="preserve">    }</w:t>
      </w:r>
    </w:p>
    <w:p w14:paraId="68B5E91A" w14:textId="77777777" w:rsidR="0092795B" w:rsidRPr="00903DBA" w:rsidRDefault="0092795B" w:rsidP="0092795B">
      <w:pPr>
        <w:pStyle w:val="Code"/>
        <w:rPr>
          <w:highlight w:val="white"/>
        </w:rPr>
      </w:pPr>
    </w:p>
    <w:p w14:paraId="25BC8A46" w14:textId="77777777" w:rsidR="0092795B" w:rsidRPr="00903DBA" w:rsidRDefault="0092795B" w:rsidP="0092795B">
      <w:pPr>
        <w:pStyle w:val="Code"/>
        <w:rPr>
          <w:highlight w:val="white"/>
        </w:rPr>
      </w:pPr>
      <w:r w:rsidRPr="00903DBA">
        <w:rPr>
          <w:highlight w:val="white"/>
        </w:rPr>
        <w:t xml:space="preserve">    private static void Error(string message, string text) {</w:t>
      </w:r>
    </w:p>
    <w:p w14:paraId="4D11749F" w14:textId="77777777" w:rsidR="0092795B" w:rsidRPr="00903DBA" w:rsidRDefault="0092795B" w:rsidP="0092795B">
      <w:pPr>
        <w:pStyle w:val="Code"/>
        <w:rPr>
          <w:highlight w:val="white"/>
        </w:rPr>
      </w:pPr>
      <w:r w:rsidRPr="00903DBA">
        <w:rPr>
          <w:highlight w:val="white"/>
        </w:rPr>
        <w:t xml:space="preserve">      Message("Error", message, text);    </w:t>
      </w:r>
    </w:p>
    <w:p w14:paraId="31B3E5C2" w14:textId="77777777" w:rsidR="0092795B" w:rsidRPr="00903DBA" w:rsidRDefault="0092795B" w:rsidP="0092795B">
      <w:pPr>
        <w:pStyle w:val="Code"/>
        <w:rPr>
          <w:highlight w:val="white"/>
        </w:rPr>
      </w:pPr>
      <w:r w:rsidRPr="00903DBA">
        <w:rPr>
          <w:highlight w:val="white"/>
        </w:rPr>
        <w:t xml:space="preserve">      Console.In.ReadLine();</w:t>
      </w:r>
    </w:p>
    <w:p w14:paraId="5D820FD4" w14:textId="77777777" w:rsidR="0092795B" w:rsidRPr="00903DBA" w:rsidRDefault="0092795B" w:rsidP="0092795B">
      <w:pPr>
        <w:pStyle w:val="Code"/>
        <w:rPr>
          <w:highlight w:val="white"/>
        </w:rPr>
      </w:pPr>
      <w:r w:rsidRPr="00903DBA">
        <w:rPr>
          <w:highlight w:val="white"/>
        </w:rPr>
        <w:t xml:space="preserve">      System.Environment.Exit(-1);</w:t>
      </w:r>
    </w:p>
    <w:p w14:paraId="61A61560" w14:textId="77777777" w:rsidR="0092795B" w:rsidRPr="00903DBA" w:rsidRDefault="0092795B" w:rsidP="0092795B">
      <w:pPr>
        <w:pStyle w:val="Code"/>
        <w:rPr>
          <w:highlight w:val="white"/>
        </w:rPr>
      </w:pPr>
      <w:r w:rsidRPr="00903DBA">
        <w:rPr>
          <w:highlight w:val="white"/>
        </w:rPr>
        <w:t xml:space="preserve">    }</w:t>
      </w:r>
    </w:p>
    <w:p w14:paraId="3B8EEA27" w14:textId="77777777" w:rsidR="0092795B" w:rsidRPr="00903DBA" w:rsidRDefault="0092795B" w:rsidP="0092795B">
      <w:pPr>
        <w:pStyle w:val="Code"/>
        <w:rPr>
          <w:highlight w:val="white"/>
        </w:rPr>
      </w:pPr>
    </w:p>
    <w:p w14:paraId="74B9B1AE" w14:textId="77777777" w:rsidR="0092795B" w:rsidRPr="00903DBA" w:rsidRDefault="0092795B" w:rsidP="0092795B">
      <w:pPr>
        <w:pStyle w:val="Code"/>
        <w:rPr>
          <w:highlight w:val="white"/>
        </w:rPr>
      </w:pPr>
    </w:p>
    <w:p w14:paraId="12E26669" w14:textId="77777777" w:rsidR="0092795B" w:rsidRPr="00903DBA" w:rsidRDefault="0092795B" w:rsidP="0092795B">
      <w:pPr>
        <w:pStyle w:val="Code"/>
        <w:rPr>
          <w:highlight w:val="white"/>
        </w:rPr>
      </w:pPr>
      <w:r w:rsidRPr="00903DBA">
        <w:rPr>
          <w:highlight w:val="white"/>
        </w:rPr>
        <w:t xml:space="preserve">    private static void Message(string type, string message,</w:t>
      </w:r>
    </w:p>
    <w:p w14:paraId="127F89E9" w14:textId="77777777" w:rsidR="0092795B" w:rsidRPr="00903DBA" w:rsidRDefault="0092795B" w:rsidP="0092795B">
      <w:pPr>
        <w:pStyle w:val="Code"/>
        <w:rPr>
          <w:highlight w:val="white"/>
        </w:rPr>
      </w:pPr>
      <w:r w:rsidRPr="00903DBA">
        <w:rPr>
          <w:highlight w:val="white"/>
        </w:rPr>
        <w:t xml:space="preserve">                                string text) {</w:t>
      </w:r>
    </w:p>
    <w:p w14:paraId="41DA7939" w14:textId="77777777" w:rsidR="0092795B" w:rsidRPr="00903DBA" w:rsidRDefault="0092795B" w:rsidP="0092795B">
      <w:pPr>
        <w:pStyle w:val="Code"/>
        <w:rPr>
          <w:highlight w:val="white"/>
        </w:rPr>
      </w:pPr>
      <w:r w:rsidRPr="00903DBA">
        <w:rPr>
          <w:highlight w:val="white"/>
        </w:rPr>
        <w:t xml:space="preserve">      string funcText;</w:t>
      </w:r>
    </w:p>
    <w:p w14:paraId="756967C8" w14:textId="77777777" w:rsidR="0092795B" w:rsidRPr="00903DBA" w:rsidRDefault="0092795B" w:rsidP="0092795B">
      <w:pPr>
        <w:pStyle w:val="Code"/>
        <w:rPr>
          <w:highlight w:val="white"/>
        </w:rPr>
      </w:pPr>
    </w:p>
    <w:p w14:paraId="67BF48F5" w14:textId="77777777" w:rsidR="0092795B" w:rsidRPr="00903DBA" w:rsidRDefault="0092795B" w:rsidP="0092795B">
      <w:pPr>
        <w:pStyle w:val="Code"/>
        <w:rPr>
          <w:highlight w:val="white"/>
        </w:rPr>
      </w:pPr>
      <w:r w:rsidRPr="00903DBA">
        <w:rPr>
          <w:highlight w:val="white"/>
        </w:rPr>
        <w:t xml:space="preserve">      if (SymbolTable.CurrentFunction != null) {</w:t>
      </w:r>
    </w:p>
    <w:p w14:paraId="305ECF06" w14:textId="77777777" w:rsidR="0092795B" w:rsidRPr="00903DBA" w:rsidRDefault="0092795B" w:rsidP="0092795B">
      <w:pPr>
        <w:pStyle w:val="Code"/>
        <w:rPr>
          <w:highlight w:val="white"/>
        </w:rPr>
      </w:pPr>
      <w:r w:rsidRPr="00903DBA">
        <w:rPr>
          <w:highlight w:val="white"/>
        </w:rPr>
        <w:t xml:space="preserve">        funcText = " in function " + SymbolTable.CurrentFunction.UniqueName;</w:t>
      </w:r>
    </w:p>
    <w:p w14:paraId="4038E1DC" w14:textId="77777777" w:rsidR="0092795B" w:rsidRPr="00903DBA" w:rsidRDefault="0092795B" w:rsidP="0092795B">
      <w:pPr>
        <w:pStyle w:val="Code"/>
        <w:rPr>
          <w:highlight w:val="white"/>
        </w:rPr>
      </w:pPr>
      <w:r w:rsidRPr="00903DBA">
        <w:rPr>
          <w:highlight w:val="white"/>
        </w:rPr>
        <w:t xml:space="preserve">      }</w:t>
      </w:r>
    </w:p>
    <w:p w14:paraId="613D961A" w14:textId="77777777" w:rsidR="0092795B" w:rsidRPr="00903DBA" w:rsidRDefault="0092795B" w:rsidP="0092795B">
      <w:pPr>
        <w:pStyle w:val="Code"/>
        <w:rPr>
          <w:highlight w:val="white"/>
        </w:rPr>
      </w:pPr>
      <w:r w:rsidRPr="00903DBA">
        <w:rPr>
          <w:highlight w:val="white"/>
        </w:rPr>
        <w:t xml:space="preserve">      else {</w:t>
      </w:r>
    </w:p>
    <w:p w14:paraId="12B453D7" w14:textId="77777777" w:rsidR="0092795B" w:rsidRPr="00903DBA" w:rsidRDefault="0092795B" w:rsidP="0092795B">
      <w:pPr>
        <w:pStyle w:val="Code"/>
        <w:rPr>
          <w:highlight w:val="white"/>
        </w:rPr>
      </w:pPr>
      <w:r w:rsidRPr="00903DBA">
        <w:rPr>
          <w:highlight w:val="white"/>
        </w:rPr>
        <w:t xml:space="preserve">        funcText = " in global space";</w:t>
      </w:r>
    </w:p>
    <w:p w14:paraId="2B012444" w14:textId="77777777" w:rsidR="0092795B" w:rsidRPr="00903DBA" w:rsidRDefault="0092795B" w:rsidP="0092795B">
      <w:pPr>
        <w:pStyle w:val="Code"/>
        <w:rPr>
          <w:highlight w:val="white"/>
        </w:rPr>
      </w:pPr>
      <w:r w:rsidRPr="00903DBA">
        <w:rPr>
          <w:highlight w:val="white"/>
        </w:rPr>
        <w:t xml:space="preserve">      }</w:t>
      </w:r>
    </w:p>
    <w:p w14:paraId="65D91147" w14:textId="77777777" w:rsidR="0092795B" w:rsidRPr="00903DBA" w:rsidRDefault="0092795B" w:rsidP="0092795B">
      <w:pPr>
        <w:pStyle w:val="Code"/>
        <w:rPr>
          <w:highlight w:val="white"/>
        </w:rPr>
      </w:pPr>
    </w:p>
    <w:p w14:paraId="5378C30F" w14:textId="77777777" w:rsidR="0092795B" w:rsidRPr="00903DBA" w:rsidRDefault="0092795B" w:rsidP="0092795B">
      <w:pPr>
        <w:pStyle w:val="Code"/>
        <w:rPr>
          <w:highlight w:val="white"/>
        </w:rPr>
      </w:pPr>
      <w:r w:rsidRPr="00903DBA">
        <w:rPr>
          <w:highlight w:val="white"/>
        </w:rPr>
        <w:t xml:space="preserve">      string extraText = (text != null) ? (": " + text) : "";</w:t>
      </w:r>
    </w:p>
    <w:p w14:paraId="5ADFF05D" w14:textId="77777777" w:rsidR="0092795B" w:rsidRPr="00903DBA" w:rsidRDefault="0092795B" w:rsidP="0092795B">
      <w:pPr>
        <w:pStyle w:val="Code"/>
        <w:rPr>
          <w:highlight w:val="white"/>
        </w:rPr>
      </w:pPr>
      <w:r w:rsidRPr="00903DBA">
        <w:rPr>
          <w:highlight w:val="white"/>
        </w:rPr>
        <w:t xml:space="preserve">    </w:t>
      </w:r>
    </w:p>
    <w:p w14:paraId="5C14F86D" w14:textId="77777777" w:rsidR="0092795B" w:rsidRPr="00903DBA" w:rsidRDefault="0092795B" w:rsidP="0092795B">
      <w:pPr>
        <w:pStyle w:val="Code"/>
        <w:rPr>
          <w:highlight w:val="white"/>
        </w:rPr>
      </w:pPr>
      <w:r w:rsidRPr="00903DBA">
        <w:rPr>
          <w:highlight w:val="white"/>
        </w:rPr>
        <w:t xml:space="preserve">      if ((message != null) &amp;&amp;</w:t>
      </w:r>
    </w:p>
    <w:p w14:paraId="2B8B42DE" w14:textId="77777777" w:rsidR="0092795B" w:rsidRPr="00903DBA" w:rsidRDefault="0092795B" w:rsidP="0092795B">
      <w:pPr>
        <w:pStyle w:val="Code"/>
        <w:rPr>
          <w:highlight w:val="white"/>
        </w:rPr>
      </w:pPr>
      <w:r w:rsidRPr="00903DBA">
        <w:rPr>
          <w:highlight w:val="white"/>
        </w:rPr>
        <w:t xml:space="preserve">          (CCompiler_Main.Scanner.Path != null)) {</w:t>
      </w:r>
    </w:p>
    <w:p w14:paraId="18910D40" w14:textId="77777777" w:rsidR="0092795B" w:rsidRPr="00903DBA" w:rsidRDefault="0092795B" w:rsidP="0092795B">
      <w:pPr>
        <w:pStyle w:val="Code"/>
        <w:rPr>
          <w:highlight w:val="white"/>
        </w:rPr>
      </w:pPr>
      <w:r w:rsidRPr="00903DBA">
        <w:rPr>
          <w:highlight w:val="white"/>
        </w:rPr>
        <w:t xml:space="preserve">        Console.Error.WriteLine(type + " at line " +</w:t>
      </w:r>
    </w:p>
    <w:p w14:paraId="0FB6187C" w14:textId="77777777" w:rsidR="0092795B" w:rsidRPr="00903DBA" w:rsidRDefault="0092795B" w:rsidP="0092795B">
      <w:pPr>
        <w:pStyle w:val="Code"/>
        <w:rPr>
          <w:highlight w:val="white"/>
        </w:rPr>
      </w:pPr>
      <w:r w:rsidRPr="00903DBA">
        <w:rPr>
          <w:highlight w:val="white"/>
        </w:rPr>
        <w:t xml:space="preserve">                CCompiler_Main.Scanner.Line + funcText +</w:t>
      </w:r>
    </w:p>
    <w:p w14:paraId="57D6046B" w14:textId="77777777" w:rsidR="0092795B" w:rsidRPr="00903DBA" w:rsidRDefault="0092795B" w:rsidP="0092795B">
      <w:pPr>
        <w:pStyle w:val="Code"/>
        <w:rPr>
          <w:highlight w:val="white"/>
        </w:rPr>
      </w:pPr>
      <w:r w:rsidRPr="00903DBA">
        <w:rPr>
          <w:highlight w:val="white"/>
        </w:rPr>
        <w:t xml:space="preserve">                " in file " + CCompiler_Main.Scanner.Path.Name +</w:t>
      </w:r>
    </w:p>
    <w:p w14:paraId="48745FA0" w14:textId="77777777" w:rsidR="0092795B" w:rsidRPr="00903DBA" w:rsidRDefault="0092795B" w:rsidP="0092795B">
      <w:pPr>
        <w:pStyle w:val="Code"/>
        <w:rPr>
          <w:highlight w:val="white"/>
        </w:rPr>
      </w:pPr>
      <w:r w:rsidRPr="00903DBA">
        <w:rPr>
          <w:highlight w:val="white"/>
        </w:rPr>
        <w:t xml:space="preserve">                ". " + message + extraText + ".");</w:t>
      </w:r>
    </w:p>
    <w:p w14:paraId="33856666" w14:textId="77777777" w:rsidR="0092795B" w:rsidRPr="00903DBA" w:rsidRDefault="0092795B" w:rsidP="0092795B">
      <w:pPr>
        <w:pStyle w:val="Code"/>
        <w:rPr>
          <w:highlight w:val="white"/>
        </w:rPr>
      </w:pPr>
      <w:r w:rsidRPr="00903DBA">
        <w:rPr>
          <w:highlight w:val="white"/>
        </w:rPr>
        <w:t xml:space="preserve">      }</w:t>
      </w:r>
    </w:p>
    <w:p w14:paraId="1FB638C3" w14:textId="77777777" w:rsidR="0092795B" w:rsidRPr="00903DBA" w:rsidRDefault="0092795B" w:rsidP="0092795B">
      <w:pPr>
        <w:pStyle w:val="Code"/>
        <w:rPr>
          <w:highlight w:val="white"/>
        </w:rPr>
      </w:pPr>
      <w:r w:rsidRPr="00903DBA">
        <w:rPr>
          <w:highlight w:val="white"/>
        </w:rPr>
        <w:t xml:space="preserve">      else if ((message == null) &amp;&amp;</w:t>
      </w:r>
    </w:p>
    <w:p w14:paraId="2CAC6549" w14:textId="77777777" w:rsidR="0092795B" w:rsidRPr="00903DBA" w:rsidRDefault="0092795B" w:rsidP="0092795B">
      <w:pPr>
        <w:pStyle w:val="Code"/>
        <w:rPr>
          <w:highlight w:val="white"/>
        </w:rPr>
      </w:pPr>
      <w:r w:rsidRPr="00903DBA">
        <w:rPr>
          <w:highlight w:val="white"/>
        </w:rPr>
        <w:t xml:space="preserve">               (CCompiler_Main.Scanner.Path != null)) {</w:t>
      </w:r>
    </w:p>
    <w:p w14:paraId="6CB67031" w14:textId="77777777" w:rsidR="0092795B" w:rsidRPr="00903DBA" w:rsidRDefault="0092795B" w:rsidP="0092795B">
      <w:pPr>
        <w:pStyle w:val="Code"/>
        <w:rPr>
          <w:highlight w:val="white"/>
        </w:rPr>
      </w:pPr>
      <w:r w:rsidRPr="00903DBA">
        <w:rPr>
          <w:highlight w:val="white"/>
        </w:rPr>
        <w:t xml:space="preserve">        Console.Error.WriteLine(type + " at line " +</w:t>
      </w:r>
    </w:p>
    <w:p w14:paraId="2DFAFD5D" w14:textId="77777777" w:rsidR="0092795B" w:rsidRPr="00903DBA" w:rsidRDefault="0092795B" w:rsidP="0092795B">
      <w:pPr>
        <w:pStyle w:val="Code"/>
        <w:rPr>
          <w:highlight w:val="white"/>
        </w:rPr>
      </w:pPr>
      <w:r w:rsidRPr="00903DBA">
        <w:rPr>
          <w:highlight w:val="white"/>
        </w:rPr>
        <w:t xml:space="preserve">                CCompiler_Main.Scanner.Line + funcText +</w:t>
      </w:r>
    </w:p>
    <w:p w14:paraId="10D6B27A" w14:textId="77777777" w:rsidR="0092795B" w:rsidRPr="00903DBA" w:rsidRDefault="0092795B" w:rsidP="0092795B">
      <w:pPr>
        <w:pStyle w:val="Code"/>
        <w:rPr>
          <w:highlight w:val="white"/>
        </w:rPr>
      </w:pPr>
      <w:r w:rsidRPr="00903DBA">
        <w:rPr>
          <w:highlight w:val="white"/>
        </w:rPr>
        <w:t xml:space="preserve">                " in file " + CCompiler_Main.Scanner.Path.Name +</w:t>
      </w:r>
    </w:p>
    <w:p w14:paraId="1789B60F" w14:textId="77777777" w:rsidR="0092795B" w:rsidRPr="00903DBA" w:rsidRDefault="0092795B" w:rsidP="0092795B">
      <w:pPr>
        <w:pStyle w:val="Code"/>
        <w:rPr>
          <w:highlight w:val="white"/>
        </w:rPr>
      </w:pPr>
      <w:r w:rsidRPr="00903DBA">
        <w:rPr>
          <w:highlight w:val="white"/>
        </w:rPr>
        <w:t xml:space="preserve">                extraText + ".");</w:t>
      </w:r>
    </w:p>
    <w:p w14:paraId="191A18B8" w14:textId="77777777" w:rsidR="0092795B" w:rsidRPr="00903DBA" w:rsidRDefault="0092795B" w:rsidP="0092795B">
      <w:pPr>
        <w:pStyle w:val="Code"/>
        <w:rPr>
          <w:highlight w:val="white"/>
        </w:rPr>
      </w:pPr>
      <w:r w:rsidRPr="00903DBA">
        <w:rPr>
          <w:highlight w:val="white"/>
        </w:rPr>
        <w:t xml:space="preserve">      }</w:t>
      </w:r>
    </w:p>
    <w:p w14:paraId="19331853" w14:textId="77777777" w:rsidR="0092795B" w:rsidRPr="00903DBA" w:rsidRDefault="0092795B" w:rsidP="0092795B">
      <w:pPr>
        <w:pStyle w:val="Code"/>
        <w:rPr>
          <w:highlight w:val="white"/>
        </w:rPr>
      </w:pPr>
      <w:r w:rsidRPr="00903DBA">
        <w:rPr>
          <w:highlight w:val="white"/>
        </w:rPr>
        <w:t xml:space="preserve">      else if ((message != null) &amp;&amp;</w:t>
      </w:r>
    </w:p>
    <w:p w14:paraId="5838D495" w14:textId="77777777" w:rsidR="0092795B" w:rsidRPr="00903DBA" w:rsidRDefault="0092795B" w:rsidP="0092795B">
      <w:pPr>
        <w:pStyle w:val="Code"/>
        <w:rPr>
          <w:highlight w:val="white"/>
        </w:rPr>
      </w:pPr>
      <w:r w:rsidRPr="00903DBA">
        <w:rPr>
          <w:highlight w:val="white"/>
        </w:rPr>
        <w:t xml:space="preserve">               (CCompiler_Main.Scanner.Path == null)) {</w:t>
      </w:r>
    </w:p>
    <w:p w14:paraId="17404D52" w14:textId="77777777" w:rsidR="0092795B" w:rsidRPr="00903DBA" w:rsidRDefault="0092795B" w:rsidP="0092795B">
      <w:pPr>
        <w:pStyle w:val="Code"/>
        <w:rPr>
          <w:highlight w:val="white"/>
        </w:rPr>
      </w:pPr>
      <w:r w:rsidRPr="00903DBA">
        <w:rPr>
          <w:highlight w:val="white"/>
        </w:rPr>
        <w:t xml:space="preserve">        Console.Error.WriteLine(type + ". " + message +</w:t>
      </w:r>
    </w:p>
    <w:p w14:paraId="18E2F990" w14:textId="77777777" w:rsidR="0092795B" w:rsidRPr="00903DBA" w:rsidRDefault="0092795B" w:rsidP="0092795B">
      <w:pPr>
        <w:pStyle w:val="Code"/>
        <w:rPr>
          <w:highlight w:val="white"/>
        </w:rPr>
      </w:pPr>
      <w:r w:rsidRPr="00903DBA">
        <w:rPr>
          <w:highlight w:val="white"/>
        </w:rPr>
        <w:t xml:space="preserve">                                extraText + ".");</w:t>
      </w:r>
    </w:p>
    <w:p w14:paraId="568CDAAF" w14:textId="77777777" w:rsidR="0092795B" w:rsidRPr="00903DBA" w:rsidRDefault="0092795B" w:rsidP="0092795B">
      <w:pPr>
        <w:pStyle w:val="Code"/>
        <w:rPr>
          <w:highlight w:val="white"/>
        </w:rPr>
      </w:pPr>
      <w:r w:rsidRPr="00903DBA">
        <w:rPr>
          <w:highlight w:val="white"/>
        </w:rPr>
        <w:t xml:space="preserve">      }</w:t>
      </w:r>
    </w:p>
    <w:p w14:paraId="74AE4F73" w14:textId="77777777" w:rsidR="0092795B" w:rsidRPr="00903DBA" w:rsidRDefault="0092795B" w:rsidP="0092795B">
      <w:pPr>
        <w:pStyle w:val="Code"/>
        <w:rPr>
          <w:highlight w:val="white"/>
        </w:rPr>
      </w:pPr>
      <w:r w:rsidRPr="00903DBA">
        <w:rPr>
          <w:highlight w:val="white"/>
        </w:rPr>
        <w:t xml:space="preserve">      else if ((message == null) &amp;&amp;</w:t>
      </w:r>
    </w:p>
    <w:p w14:paraId="5E2AF3D9" w14:textId="77777777" w:rsidR="0092795B" w:rsidRPr="00903DBA" w:rsidRDefault="0092795B" w:rsidP="0092795B">
      <w:pPr>
        <w:pStyle w:val="Code"/>
        <w:rPr>
          <w:highlight w:val="white"/>
        </w:rPr>
      </w:pPr>
      <w:r w:rsidRPr="00903DBA">
        <w:rPr>
          <w:highlight w:val="white"/>
        </w:rPr>
        <w:t xml:space="preserve">               (CCompiler_Main.Scanner.Path == null)) {</w:t>
      </w:r>
    </w:p>
    <w:p w14:paraId="30D9BC73" w14:textId="77777777" w:rsidR="0092795B" w:rsidRPr="00903DBA" w:rsidRDefault="0092795B" w:rsidP="0092795B">
      <w:pPr>
        <w:pStyle w:val="Code"/>
        <w:rPr>
          <w:highlight w:val="white"/>
        </w:rPr>
      </w:pPr>
      <w:r w:rsidRPr="00903DBA">
        <w:rPr>
          <w:highlight w:val="white"/>
        </w:rPr>
        <w:t xml:space="preserve">        Console.Error.WriteLine(type + extraText + ".");</w:t>
      </w:r>
    </w:p>
    <w:p w14:paraId="2C1F61D8" w14:textId="77777777" w:rsidR="0092795B" w:rsidRPr="00903DBA" w:rsidRDefault="0092795B" w:rsidP="0092795B">
      <w:pPr>
        <w:pStyle w:val="Code"/>
        <w:rPr>
          <w:highlight w:val="white"/>
        </w:rPr>
      </w:pPr>
      <w:r w:rsidRPr="00903DBA">
        <w:rPr>
          <w:highlight w:val="white"/>
        </w:rPr>
        <w:t xml:space="preserve">      }</w:t>
      </w:r>
    </w:p>
    <w:p w14:paraId="4AF95BAF" w14:textId="77777777" w:rsidR="0092795B" w:rsidRPr="00903DBA" w:rsidRDefault="0092795B" w:rsidP="0092795B">
      <w:pPr>
        <w:pStyle w:val="Code"/>
        <w:rPr>
          <w:highlight w:val="white"/>
        </w:rPr>
      </w:pPr>
      <w:r w:rsidRPr="00903DBA">
        <w:rPr>
          <w:highlight w:val="white"/>
        </w:rPr>
        <w:t xml:space="preserve">    }</w:t>
      </w:r>
    </w:p>
    <w:p w14:paraId="5B3F1599" w14:textId="77777777" w:rsidR="0092795B" w:rsidRPr="00903DBA" w:rsidRDefault="0092795B" w:rsidP="0092795B">
      <w:pPr>
        <w:pStyle w:val="Code"/>
        <w:rPr>
          <w:highlight w:val="white"/>
        </w:rPr>
      </w:pPr>
      <w:r w:rsidRPr="00903DBA">
        <w:rPr>
          <w:highlight w:val="white"/>
        </w:rPr>
        <w:t xml:space="preserve">  }</w:t>
      </w:r>
    </w:p>
    <w:p w14:paraId="5AC961B0" w14:textId="1E2C844C" w:rsidR="0092795B" w:rsidRPr="00903DBA" w:rsidRDefault="0092795B" w:rsidP="0092795B">
      <w:pPr>
        <w:pStyle w:val="Code"/>
      </w:pPr>
      <w:r w:rsidRPr="00903DBA">
        <w:rPr>
          <w:highlight w:val="white"/>
        </w:rPr>
        <w:t>}</w:t>
      </w:r>
    </w:p>
    <w:p w14:paraId="7CEAACE6" w14:textId="4D26F5DA" w:rsidR="005E7D2C" w:rsidRPr="00903DBA" w:rsidRDefault="005E7D2C" w:rsidP="005E7D2C">
      <w:pPr>
        <w:pStyle w:val="CodeHeader"/>
      </w:pPr>
      <w:proofErr w:type="spellStart"/>
      <w:r w:rsidRPr="00903DBA">
        <w:t>Message.cs</w:t>
      </w:r>
      <w:proofErr w:type="spellEnd"/>
    </w:p>
    <w:p w14:paraId="4E51A12E" w14:textId="77777777" w:rsidR="002538D4" w:rsidRPr="00903DBA" w:rsidRDefault="002538D4" w:rsidP="002538D4">
      <w:pPr>
        <w:pStyle w:val="Code"/>
        <w:rPr>
          <w:highlight w:val="white"/>
        </w:rPr>
      </w:pPr>
      <w:r w:rsidRPr="00903DBA">
        <w:rPr>
          <w:highlight w:val="white"/>
        </w:rPr>
        <w:t>namespace CCompiler {</w:t>
      </w:r>
    </w:p>
    <w:p w14:paraId="2CA141C5" w14:textId="77777777" w:rsidR="002538D4" w:rsidRPr="00903DBA" w:rsidRDefault="002538D4" w:rsidP="002538D4">
      <w:pPr>
        <w:pStyle w:val="Code"/>
        <w:rPr>
          <w:highlight w:val="white"/>
        </w:rPr>
      </w:pPr>
      <w:r w:rsidRPr="00903DBA">
        <w:rPr>
          <w:highlight w:val="white"/>
        </w:rPr>
        <w:t xml:space="preserve">  public enum Message {</w:t>
      </w:r>
    </w:p>
    <w:p w14:paraId="4164F729" w14:textId="77777777" w:rsidR="002538D4" w:rsidRPr="00903DBA" w:rsidRDefault="002538D4" w:rsidP="002538D4">
      <w:pPr>
        <w:pStyle w:val="Code"/>
        <w:rPr>
          <w:highlight w:val="white"/>
        </w:rPr>
      </w:pPr>
      <w:r w:rsidRPr="00903DBA">
        <w:rPr>
          <w:highlight w:val="white"/>
        </w:rPr>
        <w:t xml:space="preserve">    Keyword_defined_twice,</w:t>
      </w:r>
    </w:p>
    <w:p w14:paraId="596ABC81" w14:textId="77777777" w:rsidR="002538D4" w:rsidRPr="00903DBA" w:rsidRDefault="002538D4" w:rsidP="002538D4">
      <w:pPr>
        <w:pStyle w:val="Code"/>
        <w:rPr>
          <w:highlight w:val="white"/>
        </w:rPr>
      </w:pPr>
      <w:r w:rsidRPr="00903DBA">
        <w:rPr>
          <w:highlight w:val="white"/>
        </w:rPr>
        <w:t xml:space="preserve">    Invalid_specifier_sequence,</w:t>
      </w:r>
    </w:p>
    <w:p w14:paraId="6ECE8E2E" w14:textId="77777777" w:rsidR="002538D4" w:rsidRPr="00903DBA" w:rsidRDefault="002538D4" w:rsidP="002538D4">
      <w:pPr>
        <w:pStyle w:val="Code"/>
        <w:rPr>
          <w:highlight w:val="white"/>
        </w:rPr>
      </w:pPr>
      <w:r w:rsidRPr="00903DBA">
        <w:rPr>
          <w:highlight w:val="white"/>
        </w:rPr>
        <w:t xml:space="preserve">    Invalid_specifier_sequence_together_with_type,</w:t>
      </w:r>
    </w:p>
    <w:p w14:paraId="05317B71" w14:textId="77777777" w:rsidR="002538D4" w:rsidRPr="00903DBA" w:rsidRDefault="002538D4" w:rsidP="002538D4">
      <w:pPr>
        <w:pStyle w:val="Code"/>
        <w:rPr>
          <w:highlight w:val="white"/>
        </w:rPr>
      </w:pPr>
      <w:r w:rsidRPr="00903DBA">
        <w:rPr>
          <w:highlight w:val="white"/>
        </w:rPr>
        <w:t xml:space="preserve">    Out_of_registers,</w:t>
      </w:r>
    </w:p>
    <w:p w14:paraId="565953EC" w14:textId="77777777" w:rsidR="002538D4" w:rsidRPr="00903DBA" w:rsidRDefault="002538D4" w:rsidP="002538D4">
      <w:pPr>
        <w:pStyle w:val="Code"/>
        <w:rPr>
          <w:highlight w:val="white"/>
        </w:rPr>
      </w:pPr>
      <w:r w:rsidRPr="00903DBA">
        <w:rPr>
          <w:highlight w:val="white"/>
        </w:rPr>
        <w:lastRenderedPageBreak/>
        <w:t xml:space="preserve">    Unfinished_block_comment,</w:t>
      </w:r>
    </w:p>
    <w:p w14:paraId="3BF57594" w14:textId="77777777" w:rsidR="002538D4" w:rsidRPr="00903DBA" w:rsidRDefault="002538D4" w:rsidP="002538D4">
      <w:pPr>
        <w:pStyle w:val="Code"/>
        <w:rPr>
          <w:highlight w:val="white"/>
        </w:rPr>
      </w:pPr>
      <w:r w:rsidRPr="00903DBA">
        <w:rPr>
          <w:highlight w:val="white"/>
        </w:rPr>
        <w:t xml:space="preserve">    Invalid_type_cast,</w:t>
      </w:r>
    </w:p>
    <w:p w14:paraId="52AC775F" w14:textId="77777777" w:rsidR="002538D4" w:rsidRPr="00903DBA" w:rsidRDefault="002538D4" w:rsidP="002538D4">
      <w:pPr>
        <w:pStyle w:val="Code"/>
        <w:rPr>
          <w:highlight w:val="white"/>
        </w:rPr>
      </w:pPr>
      <w:r w:rsidRPr="00903DBA">
        <w:rPr>
          <w:highlight w:val="white"/>
        </w:rPr>
        <w:t xml:space="preserve">    Newline_in_string,</w:t>
      </w:r>
    </w:p>
    <w:p w14:paraId="3D6C51BA" w14:textId="77777777" w:rsidR="002538D4" w:rsidRPr="00903DBA" w:rsidRDefault="002538D4" w:rsidP="002538D4">
      <w:pPr>
        <w:pStyle w:val="Code"/>
        <w:rPr>
          <w:highlight w:val="white"/>
        </w:rPr>
      </w:pPr>
      <w:r w:rsidRPr="00903DBA">
        <w:rPr>
          <w:highlight w:val="white"/>
        </w:rPr>
        <w:t xml:space="preserve">    Unfinished_string,</w:t>
      </w:r>
    </w:p>
    <w:p w14:paraId="7F881AB8" w14:textId="77777777" w:rsidR="002538D4" w:rsidRPr="00903DBA" w:rsidRDefault="002538D4" w:rsidP="002538D4">
      <w:pPr>
        <w:pStyle w:val="Code"/>
        <w:rPr>
          <w:highlight w:val="white"/>
        </w:rPr>
      </w:pPr>
      <w:r w:rsidRPr="00903DBA">
        <w:rPr>
          <w:highlight w:val="white"/>
        </w:rPr>
        <w:t xml:space="preserve">    Parse_error,</w:t>
      </w:r>
    </w:p>
    <w:p w14:paraId="2375EFFE" w14:textId="77777777" w:rsidR="002538D4" w:rsidRPr="00903DBA" w:rsidRDefault="002538D4" w:rsidP="002538D4">
      <w:pPr>
        <w:pStyle w:val="Code"/>
        <w:rPr>
          <w:highlight w:val="white"/>
        </w:rPr>
      </w:pPr>
      <w:r w:rsidRPr="00903DBA">
        <w:rPr>
          <w:highlight w:val="white"/>
        </w:rPr>
        <w:t xml:space="preserve">    Invalid_type,</w:t>
      </w:r>
    </w:p>
    <w:p w14:paraId="7E84B385" w14:textId="77777777" w:rsidR="002538D4" w:rsidRPr="00903DBA" w:rsidRDefault="002538D4" w:rsidP="002538D4">
      <w:pPr>
        <w:pStyle w:val="Code"/>
        <w:rPr>
          <w:highlight w:val="white"/>
        </w:rPr>
      </w:pPr>
      <w:r w:rsidRPr="00903DBA">
        <w:rPr>
          <w:highlight w:val="white"/>
        </w:rPr>
        <w:t xml:space="preserve">    Operator_size,</w:t>
      </w:r>
    </w:p>
    <w:p w14:paraId="43E7E3C3" w14:textId="77777777" w:rsidR="002538D4" w:rsidRPr="00903DBA" w:rsidRDefault="002538D4" w:rsidP="002538D4">
      <w:pPr>
        <w:pStyle w:val="Code"/>
        <w:rPr>
          <w:highlight w:val="white"/>
        </w:rPr>
      </w:pPr>
      <w:r w:rsidRPr="00903DBA">
        <w:rPr>
          <w:highlight w:val="white"/>
        </w:rPr>
        <w:t xml:space="preserve">    Newline_in_character,</w:t>
      </w:r>
    </w:p>
    <w:p w14:paraId="32197FCA" w14:textId="77777777" w:rsidR="002538D4" w:rsidRPr="00903DBA" w:rsidRDefault="002538D4" w:rsidP="002538D4">
      <w:pPr>
        <w:pStyle w:val="Code"/>
        <w:rPr>
          <w:highlight w:val="white"/>
        </w:rPr>
      </w:pPr>
      <w:r w:rsidRPr="00903DBA">
        <w:rPr>
          <w:highlight w:val="white"/>
        </w:rPr>
        <w:t xml:space="preserve">    Unfinished_character,</w:t>
      </w:r>
    </w:p>
    <w:p w14:paraId="17483AF5" w14:textId="77777777" w:rsidR="002538D4" w:rsidRPr="00903DBA" w:rsidRDefault="002538D4" w:rsidP="002538D4">
      <w:pPr>
        <w:pStyle w:val="Code"/>
        <w:rPr>
          <w:highlight w:val="white"/>
        </w:rPr>
      </w:pPr>
      <w:r w:rsidRPr="00903DBA">
        <w:rPr>
          <w:highlight w:val="white"/>
        </w:rPr>
        <w:t xml:space="preserve">    Invalid_hexadecimal_code,</w:t>
      </w:r>
    </w:p>
    <w:p w14:paraId="490A82EC" w14:textId="77777777" w:rsidR="002538D4" w:rsidRPr="00903DBA" w:rsidRDefault="002538D4" w:rsidP="002538D4">
      <w:pPr>
        <w:pStyle w:val="Code"/>
        <w:rPr>
          <w:highlight w:val="white"/>
        </w:rPr>
      </w:pPr>
      <w:r w:rsidRPr="00903DBA">
        <w:rPr>
          <w:highlight w:val="white"/>
        </w:rPr>
        <w:t xml:space="preserve">    Invalid_slash_sequence,</w:t>
      </w:r>
    </w:p>
    <w:p w14:paraId="334D813C" w14:textId="77777777" w:rsidR="002538D4" w:rsidRPr="00903DBA" w:rsidRDefault="002538D4" w:rsidP="002538D4">
      <w:pPr>
        <w:pStyle w:val="Code"/>
        <w:rPr>
          <w:highlight w:val="white"/>
        </w:rPr>
      </w:pPr>
      <w:r w:rsidRPr="00903DBA">
        <w:rPr>
          <w:highlight w:val="white"/>
        </w:rPr>
        <w:t xml:space="preserve">    Double_sharps_at_beginning_of_line,</w:t>
      </w:r>
    </w:p>
    <w:p w14:paraId="3F63AB0C" w14:textId="77777777" w:rsidR="002538D4" w:rsidRPr="00903DBA" w:rsidRDefault="002538D4" w:rsidP="002538D4">
      <w:pPr>
        <w:pStyle w:val="Code"/>
        <w:rPr>
          <w:highlight w:val="white"/>
        </w:rPr>
      </w:pPr>
      <w:r w:rsidRPr="00903DBA">
        <w:rPr>
          <w:highlight w:val="white"/>
        </w:rPr>
        <w:t xml:space="preserve">    Double_sharps_at_end_of_line,</w:t>
      </w:r>
    </w:p>
    <w:p w14:paraId="6DA5B370" w14:textId="77777777" w:rsidR="002538D4" w:rsidRPr="00903DBA" w:rsidRDefault="002538D4" w:rsidP="002538D4">
      <w:pPr>
        <w:pStyle w:val="Code"/>
        <w:rPr>
          <w:highlight w:val="white"/>
        </w:rPr>
      </w:pPr>
      <w:r w:rsidRPr="00903DBA">
        <w:rPr>
          <w:highlight w:val="white"/>
        </w:rPr>
        <w:t xml:space="preserve">    Two_consecutive_double_sharps,</w:t>
      </w:r>
    </w:p>
    <w:p w14:paraId="08E1C5DA" w14:textId="55B61423" w:rsidR="002538D4" w:rsidRPr="00903DBA" w:rsidRDefault="002538D4" w:rsidP="002538D4">
      <w:pPr>
        <w:pStyle w:val="Code"/>
        <w:rPr>
          <w:highlight w:val="white"/>
        </w:rPr>
      </w:pPr>
      <w:r w:rsidRPr="00903DBA">
        <w:rPr>
          <w:highlight w:val="white"/>
        </w:rPr>
        <w:t xml:space="preserve">    </w:t>
      </w:r>
      <w:r w:rsidR="001C4770" w:rsidRPr="00903DBA">
        <w:rPr>
          <w:highlight w:val="white"/>
        </w:rPr>
        <w:t>Only_extern_or_static_storage_allowed_for_functions,</w:t>
      </w:r>
      <w:r w:rsidRPr="00903DBA">
        <w:rPr>
          <w:highlight w:val="white"/>
        </w:rPr>
        <w:t>,</w:t>
      </w:r>
    </w:p>
    <w:p w14:paraId="587000E7" w14:textId="77777777" w:rsidR="002538D4" w:rsidRPr="00903DBA" w:rsidRDefault="002538D4" w:rsidP="002538D4">
      <w:pPr>
        <w:pStyle w:val="Code"/>
        <w:rPr>
          <w:highlight w:val="white"/>
        </w:rPr>
      </w:pPr>
      <w:r w:rsidRPr="00903DBA">
        <w:rPr>
          <w:highlight w:val="white"/>
        </w:rPr>
        <w:t xml:space="preserve">    Only_auto_or_register_storage_allowed_for_struct_or_union_member,</w:t>
      </w:r>
    </w:p>
    <w:p w14:paraId="5BDF8D69" w14:textId="77777777" w:rsidR="002538D4" w:rsidRPr="00903DBA" w:rsidRDefault="002538D4" w:rsidP="002538D4">
      <w:pPr>
        <w:pStyle w:val="Code"/>
        <w:rPr>
          <w:highlight w:val="white"/>
        </w:rPr>
      </w:pPr>
      <w:r w:rsidRPr="00903DBA">
        <w:rPr>
          <w:highlight w:val="white"/>
        </w:rPr>
        <w:t xml:space="preserve">    Function_missing,</w:t>
      </w:r>
    </w:p>
    <w:p w14:paraId="2A40D9C6" w14:textId="77777777" w:rsidR="002538D4" w:rsidRPr="00903DBA" w:rsidRDefault="002538D4" w:rsidP="002538D4">
      <w:pPr>
        <w:pStyle w:val="Code"/>
        <w:rPr>
          <w:highlight w:val="white"/>
        </w:rPr>
      </w:pPr>
      <w:r w:rsidRPr="00903DBA">
        <w:rPr>
          <w:highlight w:val="white"/>
        </w:rPr>
        <w:t xml:space="preserve">    Not_a_function,</w:t>
      </w:r>
    </w:p>
    <w:p w14:paraId="14EF5899" w14:textId="77777777" w:rsidR="002538D4" w:rsidRPr="00903DBA" w:rsidRDefault="002538D4" w:rsidP="002538D4">
      <w:pPr>
        <w:pStyle w:val="Code"/>
        <w:rPr>
          <w:highlight w:val="white"/>
        </w:rPr>
      </w:pPr>
      <w:r w:rsidRPr="00903DBA">
        <w:rPr>
          <w:highlight w:val="white"/>
        </w:rPr>
        <w:t xml:space="preserve">    Function_main_must_return_void_or_integer,</w:t>
      </w:r>
    </w:p>
    <w:p w14:paraId="3D26ACFD" w14:textId="77777777" w:rsidR="002538D4" w:rsidRPr="00903DBA" w:rsidRDefault="002538D4" w:rsidP="002538D4">
      <w:pPr>
        <w:pStyle w:val="Code"/>
        <w:rPr>
          <w:highlight w:val="white"/>
        </w:rPr>
      </w:pPr>
      <w:r w:rsidRPr="00903DBA">
        <w:rPr>
          <w:highlight w:val="white"/>
        </w:rPr>
        <w:t xml:space="preserve">    Undefined_parameter_in_old__style_function_definitializerion,</w:t>
      </w:r>
    </w:p>
    <w:p w14:paraId="0FC743B9" w14:textId="77777777" w:rsidR="002538D4" w:rsidRPr="00903DBA" w:rsidRDefault="002538D4" w:rsidP="002538D4">
      <w:pPr>
        <w:pStyle w:val="Code"/>
        <w:rPr>
          <w:highlight w:val="white"/>
        </w:rPr>
      </w:pPr>
      <w:r w:rsidRPr="00903DBA">
        <w:rPr>
          <w:highlight w:val="white"/>
        </w:rPr>
        <w:t xml:space="preserve">    Unmatched_number_of_parameters_in_old__style_function_definitializerion,</w:t>
      </w:r>
    </w:p>
    <w:p w14:paraId="6A7DD391" w14:textId="77777777" w:rsidR="002538D4" w:rsidRPr="00903DBA" w:rsidRDefault="002538D4" w:rsidP="002538D4">
      <w:pPr>
        <w:pStyle w:val="Code"/>
        <w:rPr>
          <w:highlight w:val="white"/>
        </w:rPr>
      </w:pPr>
      <w:r w:rsidRPr="00903DBA">
        <w:rPr>
          <w:highlight w:val="white"/>
        </w:rPr>
        <w:t xml:space="preserve">    A_function_must_be_static_or_extern,</w:t>
      </w:r>
    </w:p>
    <w:p w14:paraId="782A46D3" w14:textId="77777777" w:rsidR="002538D4" w:rsidRPr="00903DBA" w:rsidRDefault="002538D4" w:rsidP="002538D4">
      <w:pPr>
        <w:pStyle w:val="Code"/>
        <w:rPr>
          <w:highlight w:val="white"/>
        </w:rPr>
      </w:pPr>
      <w:r w:rsidRPr="00903DBA">
        <w:rPr>
          <w:highlight w:val="white"/>
        </w:rPr>
        <w:t xml:space="preserve">    Invalid_parameter_list,</w:t>
      </w:r>
    </w:p>
    <w:p w14:paraId="08EC151A" w14:textId="77777777" w:rsidR="002538D4" w:rsidRPr="00903DBA" w:rsidRDefault="002538D4" w:rsidP="002538D4">
      <w:pPr>
        <w:pStyle w:val="Code"/>
        <w:rPr>
          <w:highlight w:val="white"/>
        </w:rPr>
      </w:pPr>
      <w:r w:rsidRPr="00903DBA">
        <w:rPr>
          <w:highlight w:val="white"/>
        </w:rPr>
        <w:t xml:space="preserve">    Undefined_label,</w:t>
      </w:r>
    </w:p>
    <w:p w14:paraId="63F23114" w14:textId="77777777" w:rsidR="002538D4" w:rsidRPr="00903DBA" w:rsidRDefault="002538D4" w:rsidP="002538D4">
      <w:pPr>
        <w:pStyle w:val="Code"/>
        <w:rPr>
          <w:highlight w:val="white"/>
        </w:rPr>
      </w:pPr>
      <w:r w:rsidRPr="00903DBA">
        <w:rPr>
          <w:highlight w:val="white"/>
        </w:rPr>
        <w:t xml:space="preserve">    Unreferenced_label,</w:t>
      </w:r>
    </w:p>
    <w:p w14:paraId="5D51B3AA" w14:textId="77777777" w:rsidR="002538D4" w:rsidRPr="00903DBA" w:rsidRDefault="002538D4" w:rsidP="002538D4">
      <w:pPr>
        <w:pStyle w:val="Code"/>
        <w:rPr>
          <w:highlight w:val="white"/>
        </w:rPr>
      </w:pPr>
      <w:r w:rsidRPr="00903DBA">
        <w:rPr>
          <w:highlight w:val="white"/>
        </w:rPr>
        <w:t xml:space="preserve">    Missing_goto_address,</w:t>
      </w:r>
    </w:p>
    <w:p w14:paraId="22667413" w14:textId="77777777" w:rsidR="002538D4" w:rsidRPr="00903DBA" w:rsidRDefault="002538D4" w:rsidP="002538D4">
      <w:pPr>
        <w:pStyle w:val="Code"/>
        <w:rPr>
          <w:highlight w:val="white"/>
        </w:rPr>
      </w:pPr>
      <w:r w:rsidRPr="00903DBA">
        <w:rPr>
          <w:highlight w:val="white"/>
        </w:rPr>
        <w:t xml:space="preserve">    Tag_already_defined,</w:t>
      </w:r>
    </w:p>
    <w:p w14:paraId="4F7FC548" w14:textId="77777777" w:rsidR="002538D4" w:rsidRPr="00903DBA" w:rsidRDefault="002538D4" w:rsidP="002538D4">
      <w:pPr>
        <w:pStyle w:val="Code"/>
        <w:rPr>
          <w:highlight w:val="white"/>
        </w:rPr>
      </w:pPr>
      <w:r w:rsidRPr="00903DBA">
        <w:rPr>
          <w:highlight w:val="white"/>
        </w:rPr>
        <w:t xml:space="preserve">    Tag_not_found,</w:t>
      </w:r>
    </w:p>
    <w:p w14:paraId="73C046D3" w14:textId="77777777" w:rsidR="002538D4" w:rsidRPr="00903DBA" w:rsidRDefault="002538D4" w:rsidP="002538D4">
      <w:pPr>
        <w:pStyle w:val="Code"/>
        <w:rPr>
          <w:highlight w:val="white"/>
        </w:rPr>
      </w:pPr>
      <w:r w:rsidRPr="00903DBA">
        <w:rPr>
          <w:highlight w:val="white"/>
        </w:rPr>
        <w:t xml:space="preserve">    Duplicate_symbol,</w:t>
      </w:r>
    </w:p>
    <w:p w14:paraId="326A0D88" w14:textId="77777777" w:rsidR="002538D4" w:rsidRPr="00903DBA" w:rsidRDefault="002538D4" w:rsidP="002538D4">
      <w:pPr>
        <w:pStyle w:val="Code"/>
        <w:rPr>
          <w:highlight w:val="white"/>
        </w:rPr>
      </w:pPr>
      <w:r w:rsidRPr="00903DBA">
        <w:rPr>
          <w:highlight w:val="white"/>
        </w:rPr>
        <w:t xml:space="preserve">    Unknown_enumeration,</w:t>
      </w:r>
    </w:p>
    <w:p w14:paraId="2995DE11" w14:textId="77777777" w:rsidR="002538D4" w:rsidRPr="00903DBA" w:rsidRDefault="002538D4" w:rsidP="002538D4">
      <w:pPr>
        <w:pStyle w:val="Code"/>
        <w:rPr>
          <w:highlight w:val="white"/>
        </w:rPr>
      </w:pPr>
      <w:r w:rsidRPr="00903DBA">
        <w:rPr>
          <w:highlight w:val="white"/>
        </w:rPr>
        <w:t xml:space="preserve">    Not_an_enumeration,</w:t>
      </w:r>
    </w:p>
    <w:p w14:paraId="75750CD6" w14:textId="77777777" w:rsidR="002538D4" w:rsidRPr="00903DBA" w:rsidRDefault="002538D4" w:rsidP="002538D4">
      <w:pPr>
        <w:pStyle w:val="Code"/>
        <w:rPr>
          <w:highlight w:val="white"/>
        </w:rPr>
      </w:pPr>
      <w:r w:rsidRPr="00903DBA">
        <w:rPr>
          <w:highlight w:val="white"/>
        </w:rPr>
        <w:t xml:space="preserve">    Different_return_type_in_function_redeclaration,</w:t>
      </w:r>
    </w:p>
    <w:p w14:paraId="267A65B4" w14:textId="77777777" w:rsidR="002538D4" w:rsidRPr="00903DBA" w:rsidRDefault="002538D4" w:rsidP="002538D4">
      <w:pPr>
        <w:pStyle w:val="Code"/>
        <w:rPr>
          <w:highlight w:val="white"/>
        </w:rPr>
      </w:pPr>
      <w:r w:rsidRPr="00903DBA">
        <w:rPr>
          <w:highlight w:val="white"/>
        </w:rPr>
        <w:t xml:space="preserve">    Mixing_ellipse_function_parameter_in_redeclaration,</w:t>
      </w:r>
    </w:p>
    <w:p w14:paraId="409C7CE3" w14:textId="77777777" w:rsidR="002538D4" w:rsidRPr="00903DBA" w:rsidRDefault="002538D4" w:rsidP="002538D4">
      <w:pPr>
        <w:pStyle w:val="Code"/>
        <w:rPr>
          <w:highlight w:val="white"/>
        </w:rPr>
      </w:pPr>
      <w:r w:rsidRPr="00903DBA">
        <w:rPr>
          <w:highlight w:val="white"/>
        </w:rPr>
        <w:t xml:space="preserve">    Different_parameter_lists_in_function_redeclaration,</w:t>
      </w:r>
    </w:p>
    <w:p w14:paraId="4E6FE9C7" w14:textId="77777777" w:rsidR="002538D4" w:rsidRPr="00903DBA" w:rsidRDefault="002538D4" w:rsidP="002538D4">
      <w:pPr>
        <w:pStyle w:val="Code"/>
        <w:rPr>
          <w:highlight w:val="white"/>
        </w:rPr>
      </w:pPr>
      <w:r w:rsidRPr="00903DBA">
        <w:rPr>
          <w:highlight w:val="white"/>
        </w:rPr>
        <w:t xml:space="preserve">    Functions_cannot_be_initialized,</w:t>
      </w:r>
    </w:p>
    <w:p w14:paraId="366864EA" w14:textId="77777777" w:rsidR="002538D4" w:rsidRPr="00903DBA" w:rsidRDefault="002538D4" w:rsidP="002538D4">
      <w:pPr>
        <w:pStyle w:val="Code"/>
        <w:rPr>
          <w:highlight w:val="white"/>
        </w:rPr>
      </w:pPr>
      <w:r w:rsidRPr="00903DBA">
        <w:rPr>
          <w:highlight w:val="white"/>
        </w:rPr>
        <w:t xml:space="preserve">    Typedef_cannot_be_initialized,</w:t>
      </w:r>
    </w:p>
    <w:p w14:paraId="5DF434E1" w14:textId="77777777" w:rsidR="002538D4" w:rsidRPr="00903DBA" w:rsidRDefault="002538D4" w:rsidP="002538D4">
      <w:pPr>
        <w:pStyle w:val="Code"/>
        <w:rPr>
          <w:highlight w:val="white"/>
        </w:rPr>
      </w:pPr>
      <w:r w:rsidRPr="00903DBA">
        <w:rPr>
          <w:highlight w:val="white"/>
        </w:rPr>
        <w:t xml:space="preserve">    Extern_cannot_be_initialized,</w:t>
      </w:r>
    </w:p>
    <w:p w14:paraId="7C9D8DB3" w14:textId="77777777" w:rsidR="002538D4" w:rsidRPr="00903DBA" w:rsidRDefault="002538D4" w:rsidP="002538D4">
      <w:pPr>
        <w:pStyle w:val="Code"/>
        <w:rPr>
          <w:highlight w:val="white"/>
        </w:rPr>
      </w:pPr>
      <w:r w:rsidRPr="00903DBA">
        <w:rPr>
          <w:highlight w:val="white"/>
        </w:rPr>
        <w:t xml:space="preserve">    Struct_or_union_field_cannot_be_initialized,</w:t>
      </w:r>
    </w:p>
    <w:p w14:paraId="435216CB" w14:textId="77777777" w:rsidR="002538D4" w:rsidRPr="00903DBA" w:rsidRDefault="002538D4" w:rsidP="002538D4">
      <w:pPr>
        <w:pStyle w:val="Code"/>
        <w:rPr>
          <w:highlight w:val="white"/>
        </w:rPr>
      </w:pPr>
      <w:r w:rsidRPr="00903DBA">
        <w:rPr>
          <w:highlight w:val="white"/>
        </w:rPr>
        <w:t xml:space="preserve">    Auto_or_register_storage_in_global_scope,</w:t>
      </w:r>
    </w:p>
    <w:p w14:paraId="3F4152DF" w14:textId="77777777" w:rsidR="002538D4" w:rsidRPr="00903DBA" w:rsidRDefault="002538D4" w:rsidP="002538D4">
      <w:pPr>
        <w:pStyle w:val="Code"/>
        <w:rPr>
          <w:highlight w:val="white"/>
        </w:rPr>
      </w:pPr>
      <w:r w:rsidRPr="00903DBA">
        <w:rPr>
          <w:highlight w:val="white"/>
        </w:rPr>
        <w:t xml:space="preserve">    Name_already_defined,</w:t>
      </w:r>
    </w:p>
    <w:p w14:paraId="481508C8" w14:textId="77777777" w:rsidR="002538D4" w:rsidRPr="00903DBA" w:rsidRDefault="002538D4" w:rsidP="002538D4">
      <w:pPr>
        <w:pStyle w:val="Code"/>
        <w:rPr>
          <w:highlight w:val="white"/>
        </w:rPr>
      </w:pPr>
      <w:r w:rsidRPr="00903DBA">
        <w:rPr>
          <w:highlight w:val="white"/>
        </w:rPr>
        <w:t xml:space="preserve">    Different_types_in_redeclaration,</w:t>
      </w:r>
    </w:p>
    <w:p w14:paraId="69FEBD57" w14:textId="77777777" w:rsidR="002538D4" w:rsidRPr="00903DBA" w:rsidRDefault="002538D4" w:rsidP="002538D4">
      <w:pPr>
        <w:pStyle w:val="Code"/>
        <w:rPr>
          <w:highlight w:val="white"/>
        </w:rPr>
      </w:pPr>
      <w:r w:rsidRPr="00903DBA">
        <w:rPr>
          <w:highlight w:val="white"/>
        </w:rPr>
        <w:t xml:space="preserve">    Invalid_tag_redeclaration,</w:t>
      </w:r>
    </w:p>
    <w:p w14:paraId="6CB2A6E4" w14:textId="77777777" w:rsidR="002538D4" w:rsidRPr="00903DBA" w:rsidRDefault="002538D4" w:rsidP="002538D4">
      <w:pPr>
        <w:pStyle w:val="Code"/>
        <w:rPr>
          <w:highlight w:val="white"/>
        </w:rPr>
      </w:pPr>
      <w:r w:rsidRPr="00903DBA">
        <w:rPr>
          <w:highlight w:val="white"/>
        </w:rPr>
        <w:t xml:space="preserve">    Case_without_switch,</w:t>
      </w:r>
    </w:p>
    <w:p w14:paraId="1CB97570" w14:textId="77777777" w:rsidR="002538D4" w:rsidRPr="00903DBA" w:rsidRDefault="002538D4" w:rsidP="002538D4">
      <w:pPr>
        <w:pStyle w:val="Code"/>
        <w:rPr>
          <w:highlight w:val="white"/>
        </w:rPr>
      </w:pPr>
      <w:r w:rsidRPr="00903DBA">
        <w:rPr>
          <w:highlight w:val="white"/>
        </w:rPr>
        <w:t xml:space="preserve">    Non__constant_case_value,</w:t>
      </w:r>
    </w:p>
    <w:p w14:paraId="11DAFFDD" w14:textId="77777777" w:rsidR="002538D4" w:rsidRPr="00903DBA" w:rsidRDefault="002538D4" w:rsidP="002538D4">
      <w:pPr>
        <w:pStyle w:val="Code"/>
        <w:rPr>
          <w:highlight w:val="white"/>
        </w:rPr>
      </w:pPr>
      <w:r w:rsidRPr="00903DBA">
        <w:rPr>
          <w:highlight w:val="white"/>
        </w:rPr>
        <w:t xml:space="preserve">    Repeated_case_value,</w:t>
      </w:r>
    </w:p>
    <w:p w14:paraId="19968147" w14:textId="77777777" w:rsidR="002538D4" w:rsidRPr="00903DBA" w:rsidRDefault="002538D4" w:rsidP="002538D4">
      <w:pPr>
        <w:pStyle w:val="Code"/>
        <w:rPr>
          <w:highlight w:val="white"/>
        </w:rPr>
      </w:pPr>
      <w:r w:rsidRPr="00903DBA">
        <w:rPr>
          <w:highlight w:val="white"/>
        </w:rPr>
        <w:t xml:space="preserve">    Default_without_switch,</w:t>
      </w:r>
    </w:p>
    <w:p w14:paraId="3DEA38EA" w14:textId="77777777" w:rsidR="002538D4" w:rsidRPr="00903DBA" w:rsidRDefault="002538D4" w:rsidP="002538D4">
      <w:pPr>
        <w:pStyle w:val="Code"/>
        <w:rPr>
          <w:highlight w:val="white"/>
        </w:rPr>
      </w:pPr>
      <w:r w:rsidRPr="00903DBA">
        <w:rPr>
          <w:highlight w:val="white"/>
        </w:rPr>
        <w:t xml:space="preserve">    Repeted_default,</w:t>
      </w:r>
    </w:p>
    <w:p w14:paraId="5D9644B8" w14:textId="77777777" w:rsidR="002538D4" w:rsidRPr="00903DBA" w:rsidRDefault="002538D4" w:rsidP="002538D4">
      <w:pPr>
        <w:pStyle w:val="Code"/>
        <w:rPr>
          <w:highlight w:val="white"/>
        </w:rPr>
      </w:pPr>
      <w:r w:rsidRPr="00903DBA">
        <w:rPr>
          <w:highlight w:val="white"/>
        </w:rPr>
        <w:t xml:space="preserve">    Break_without_switch____while____do____or____for,</w:t>
      </w:r>
    </w:p>
    <w:p w14:paraId="68D72D45" w14:textId="77777777" w:rsidR="002538D4" w:rsidRPr="00903DBA" w:rsidRDefault="002538D4" w:rsidP="002538D4">
      <w:pPr>
        <w:pStyle w:val="Code"/>
        <w:rPr>
          <w:highlight w:val="white"/>
        </w:rPr>
      </w:pPr>
      <w:r w:rsidRPr="00903DBA">
        <w:rPr>
          <w:highlight w:val="white"/>
        </w:rPr>
        <w:t xml:space="preserve">    Continue_without_while____do____or____for,</w:t>
      </w:r>
    </w:p>
    <w:p w14:paraId="21F09585" w14:textId="77777777" w:rsidR="002538D4" w:rsidRPr="00903DBA" w:rsidRDefault="002538D4" w:rsidP="002538D4">
      <w:pPr>
        <w:pStyle w:val="Code"/>
        <w:rPr>
          <w:highlight w:val="white"/>
        </w:rPr>
      </w:pPr>
      <w:r w:rsidRPr="00903DBA">
        <w:rPr>
          <w:highlight w:val="white"/>
        </w:rPr>
        <w:t xml:space="preserve">    Unnamed_function_definitializerion,</w:t>
      </w:r>
    </w:p>
    <w:p w14:paraId="25A4E6E9" w14:textId="77777777" w:rsidR="002538D4" w:rsidRPr="00903DBA" w:rsidRDefault="002538D4" w:rsidP="002538D4">
      <w:pPr>
        <w:pStyle w:val="Code"/>
        <w:rPr>
          <w:highlight w:val="white"/>
        </w:rPr>
      </w:pPr>
      <w:r w:rsidRPr="00903DBA">
        <w:rPr>
          <w:highlight w:val="white"/>
        </w:rPr>
        <w:t xml:space="preserve">    New_and_old_style_mixed_function_definitializerion,</w:t>
      </w:r>
    </w:p>
    <w:p w14:paraId="423B3915" w14:textId="77777777" w:rsidR="002538D4" w:rsidRPr="00903DBA" w:rsidRDefault="002538D4" w:rsidP="002538D4">
      <w:pPr>
        <w:pStyle w:val="Code"/>
        <w:rPr>
          <w:highlight w:val="white"/>
        </w:rPr>
      </w:pPr>
      <w:r w:rsidRPr="00903DBA">
        <w:rPr>
          <w:highlight w:val="white"/>
        </w:rPr>
        <w:t xml:space="preserve">    Non__integral_enum_value,</w:t>
      </w:r>
    </w:p>
    <w:p w14:paraId="7509BC8F" w14:textId="77777777" w:rsidR="002538D4" w:rsidRPr="00903DBA" w:rsidRDefault="002538D4" w:rsidP="002538D4">
      <w:pPr>
        <w:pStyle w:val="Code"/>
        <w:rPr>
          <w:highlight w:val="white"/>
        </w:rPr>
      </w:pPr>
      <w:r w:rsidRPr="00903DBA">
        <w:rPr>
          <w:highlight w:val="white"/>
        </w:rPr>
        <w:t xml:space="preserve">    Non__constant_enum_value,</w:t>
      </w:r>
    </w:p>
    <w:p w14:paraId="1193A34D" w14:textId="77777777" w:rsidR="002538D4" w:rsidRPr="00903DBA" w:rsidRDefault="002538D4" w:rsidP="002538D4">
      <w:pPr>
        <w:pStyle w:val="Code"/>
        <w:rPr>
          <w:highlight w:val="white"/>
        </w:rPr>
      </w:pPr>
      <w:r w:rsidRPr="00903DBA">
        <w:rPr>
          <w:highlight w:val="white"/>
        </w:rPr>
        <w:t xml:space="preserve">    Bitfields_only_allowed_on_structs,</w:t>
      </w:r>
    </w:p>
    <w:p w14:paraId="67EC836F" w14:textId="77777777" w:rsidR="002538D4" w:rsidRPr="00903DBA" w:rsidRDefault="002538D4" w:rsidP="002538D4">
      <w:pPr>
        <w:pStyle w:val="Code"/>
        <w:rPr>
          <w:highlight w:val="white"/>
        </w:rPr>
      </w:pPr>
      <w:r w:rsidRPr="00903DBA">
        <w:rPr>
          <w:highlight w:val="white"/>
        </w:rPr>
        <w:t xml:space="preserve">    Only_auto_or_register_storage_allowed_in_struct_or_union,</w:t>
      </w:r>
    </w:p>
    <w:p w14:paraId="777B1795" w14:textId="77777777" w:rsidR="002538D4" w:rsidRPr="00903DBA" w:rsidRDefault="002538D4" w:rsidP="002538D4">
      <w:pPr>
        <w:pStyle w:val="Code"/>
        <w:rPr>
          <w:highlight w:val="white"/>
        </w:rPr>
      </w:pPr>
      <w:r w:rsidRPr="00903DBA">
        <w:rPr>
          <w:highlight w:val="white"/>
        </w:rPr>
        <w:t xml:space="preserve">    Non__integral_bits_expression,</w:t>
      </w:r>
    </w:p>
    <w:p w14:paraId="48449C4D" w14:textId="77777777" w:rsidR="002538D4" w:rsidRPr="00903DBA" w:rsidRDefault="002538D4" w:rsidP="002538D4">
      <w:pPr>
        <w:pStyle w:val="Code"/>
        <w:rPr>
          <w:highlight w:val="white"/>
        </w:rPr>
      </w:pPr>
      <w:r w:rsidRPr="00903DBA">
        <w:rPr>
          <w:highlight w:val="white"/>
        </w:rPr>
        <w:t xml:space="preserve">    Bits_value_out_of_range,</w:t>
      </w:r>
    </w:p>
    <w:p w14:paraId="0B2D027A" w14:textId="77777777" w:rsidR="002538D4" w:rsidRPr="00903DBA" w:rsidRDefault="002538D4" w:rsidP="002538D4">
      <w:pPr>
        <w:pStyle w:val="Code"/>
        <w:rPr>
          <w:highlight w:val="white"/>
        </w:rPr>
      </w:pPr>
      <w:r w:rsidRPr="00903DBA">
        <w:rPr>
          <w:highlight w:val="white"/>
        </w:rPr>
        <w:lastRenderedPageBreak/>
        <w:t xml:space="preserve">    Non__positive_array_size,</w:t>
      </w:r>
    </w:p>
    <w:p w14:paraId="58C4C741" w14:textId="77777777" w:rsidR="002538D4" w:rsidRPr="00903DBA" w:rsidRDefault="002538D4" w:rsidP="002538D4">
      <w:pPr>
        <w:pStyle w:val="Code"/>
        <w:rPr>
          <w:highlight w:val="white"/>
        </w:rPr>
      </w:pPr>
      <w:r w:rsidRPr="00903DBA">
        <w:rPr>
          <w:highlight w:val="white"/>
        </w:rPr>
        <w:t xml:space="preserve">    Non__constant_expression,</w:t>
      </w:r>
    </w:p>
    <w:p w14:paraId="101CE6A7" w14:textId="77777777" w:rsidR="002538D4" w:rsidRPr="00903DBA" w:rsidRDefault="002538D4" w:rsidP="002538D4">
      <w:pPr>
        <w:pStyle w:val="Code"/>
        <w:rPr>
          <w:highlight w:val="white"/>
        </w:rPr>
      </w:pPr>
      <w:r w:rsidRPr="00903DBA">
        <w:rPr>
          <w:highlight w:val="white"/>
        </w:rPr>
        <w:t xml:space="preserve">    Not_constant_or_static_expression,</w:t>
      </w:r>
    </w:p>
    <w:p w14:paraId="3FC94692" w14:textId="77777777" w:rsidR="002538D4" w:rsidRPr="00903DBA" w:rsidRDefault="002538D4" w:rsidP="002538D4">
      <w:pPr>
        <w:pStyle w:val="Code"/>
        <w:rPr>
          <w:highlight w:val="white"/>
        </w:rPr>
      </w:pPr>
      <w:r w:rsidRPr="00903DBA">
        <w:rPr>
          <w:highlight w:val="white"/>
        </w:rPr>
        <w:t xml:space="preserve">    An_elliptic_function_must_have_at_least_one_parameter,</w:t>
      </w:r>
    </w:p>
    <w:p w14:paraId="27A527D5" w14:textId="77777777" w:rsidR="002538D4" w:rsidRPr="00903DBA" w:rsidRDefault="002538D4" w:rsidP="002538D4">
      <w:pPr>
        <w:pStyle w:val="Code"/>
        <w:rPr>
          <w:highlight w:val="white"/>
        </w:rPr>
      </w:pPr>
      <w:r w:rsidRPr="00903DBA">
        <w:rPr>
          <w:highlight w:val="white"/>
        </w:rPr>
        <w:t xml:space="preserve">    A_void_parameter_cannot_be_named,</w:t>
      </w:r>
    </w:p>
    <w:p w14:paraId="05F5D339" w14:textId="77777777" w:rsidR="002538D4" w:rsidRPr="00903DBA" w:rsidRDefault="002538D4" w:rsidP="002538D4">
      <w:pPr>
        <w:pStyle w:val="Code"/>
        <w:rPr>
          <w:highlight w:val="white"/>
        </w:rPr>
      </w:pPr>
      <w:r w:rsidRPr="00903DBA">
        <w:rPr>
          <w:highlight w:val="white"/>
        </w:rPr>
        <w:t xml:space="preserve">    An_elliptic_function_cannot_have_a_void_parameter,</w:t>
      </w:r>
    </w:p>
    <w:p w14:paraId="42B4F811" w14:textId="77777777" w:rsidR="002538D4" w:rsidRPr="00903DBA" w:rsidRDefault="002538D4" w:rsidP="002538D4">
      <w:pPr>
        <w:pStyle w:val="Code"/>
        <w:rPr>
          <w:highlight w:val="white"/>
        </w:rPr>
      </w:pPr>
      <w:r w:rsidRPr="00903DBA">
        <w:rPr>
          <w:highlight w:val="white"/>
        </w:rPr>
        <w:t xml:space="preserve">    Invalid_void_parameter,</w:t>
      </w:r>
    </w:p>
    <w:p w14:paraId="339D6D28" w14:textId="77777777" w:rsidR="002538D4" w:rsidRPr="00903DBA" w:rsidRDefault="002538D4" w:rsidP="002538D4">
      <w:pPr>
        <w:pStyle w:val="Code"/>
        <w:rPr>
          <w:highlight w:val="white"/>
        </w:rPr>
      </w:pPr>
      <w:r w:rsidRPr="00903DBA">
        <w:rPr>
          <w:highlight w:val="white"/>
        </w:rPr>
        <w:t xml:space="preserve">    Parameters_must_have_auto_or_register_storage,</w:t>
      </w:r>
    </w:p>
    <w:p w14:paraId="39716E39" w14:textId="77777777" w:rsidR="002538D4" w:rsidRPr="00903DBA" w:rsidRDefault="002538D4" w:rsidP="002538D4">
      <w:pPr>
        <w:pStyle w:val="Code"/>
        <w:rPr>
          <w:highlight w:val="white"/>
        </w:rPr>
      </w:pPr>
      <w:r w:rsidRPr="00903DBA">
        <w:rPr>
          <w:highlight w:val="white"/>
        </w:rPr>
        <w:t xml:space="preserve">    If___ifdef____or_ifndef_directive_without_matching_endif,</w:t>
      </w:r>
    </w:p>
    <w:p w14:paraId="4F9E609D" w14:textId="77777777" w:rsidR="002538D4" w:rsidRPr="00903DBA" w:rsidRDefault="002538D4" w:rsidP="002538D4">
      <w:pPr>
        <w:pStyle w:val="Code"/>
        <w:rPr>
          <w:highlight w:val="white"/>
        </w:rPr>
      </w:pPr>
      <w:r w:rsidRPr="00903DBA">
        <w:rPr>
          <w:highlight w:val="white"/>
        </w:rPr>
        <w:t xml:space="preserve">    Array_of_incomplete_type_not_allowed,</w:t>
      </w:r>
    </w:p>
    <w:p w14:paraId="09ED540F" w14:textId="77777777" w:rsidR="002538D4" w:rsidRPr="00903DBA" w:rsidRDefault="002538D4" w:rsidP="002538D4">
      <w:pPr>
        <w:pStyle w:val="Code"/>
        <w:rPr>
          <w:highlight w:val="white"/>
        </w:rPr>
      </w:pPr>
      <w:r w:rsidRPr="00903DBA">
        <w:rPr>
          <w:highlight w:val="white"/>
        </w:rPr>
        <w:t xml:space="preserve">    Array_of_function_not_allowed,</w:t>
      </w:r>
    </w:p>
    <w:p w14:paraId="70BE81F0" w14:textId="77777777" w:rsidR="002538D4" w:rsidRPr="00903DBA" w:rsidRDefault="002538D4" w:rsidP="002538D4">
      <w:pPr>
        <w:pStyle w:val="Code"/>
        <w:rPr>
          <w:highlight w:val="white"/>
        </w:rPr>
      </w:pPr>
      <w:r w:rsidRPr="00903DBA">
        <w:rPr>
          <w:highlight w:val="white"/>
        </w:rPr>
        <w:t xml:space="preserve">    Function_cannot_return_array,</w:t>
      </w:r>
    </w:p>
    <w:p w14:paraId="578BC0C2" w14:textId="77777777" w:rsidR="002538D4" w:rsidRPr="00903DBA" w:rsidRDefault="002538D4" w:rsidP="002538D4">
      <w:pPr>
        <w:pStyle w:val="Code"/>
        <w:rPr>
          <w:highlight w:val="white"/>
        </w:rPr>
      </w:pPr>
      <w:r w:rsidRPr="00903DBA">
        <w:rPr>
          <w:highlight w:val="white"/>
        </w:rPr>
        <w:t xml:space="preserve">    Function_cannot_return_function,</w:t>
      </w:r>
    </w:p>
    <w:p w14:paraId="276EB3F6" w14:textId="77777777" w:rsidR="002538D4" w:rsidRPr="00903DBA" w:rsidRDefault="002538D4" w:rsidP="002538D4">
      <w:pPr>
        <w:pStyle w:val="Code"/>
        <w:rPr>
          <w:highlight w:val="white"/>
        </w:rPr>
      </w:pPr>
      <w:r w:rsidRPr="00903DBA">
        <w:rPr>
          <w:highlight w:val="white"/>
        </w:rPr>
        <w:t xml:space="preserve">    Duplicate_name_in_parameter_list,</w:t>
      </w:r>
    </w:p>
    <w:p w14:paraId="5CFAA3E8" w14:textId="77777777" w:rsidR="002538D4" w:rsidRPr="00903DBA" w:rsidRDefault="002538D4" w:rsidP="002538D4">
      <w:pPr>
        <w:pStyle w:val="Code"/>
        <w:rPr>
          <w:highlight w:val="white"/>
        </w:rPr>
      </w:pPr>
      <w:r w:rsidRPr="00903DBA">
        <w:rPr>
          <w:highlight w:val="white"/>
        </w:rPr>
        <w:t xml:space="preserve">    Syntax_error,</w:t>
      </w:r>
    </w:p>
    <w:p w14:paraId="166ED652" w14:textId="77777777" w:rsidR="002538D4" w:rsidRPr="00903DBA" w:rsidRDefault="002538D4" w:rsidP="002538D4">
      <w:pPr>
        <w:pStyle w:val="Code"/>
        <w:rPr>
          <w:highlight w:val="white"/>
        </w:rPr>
      </w:pPr>
      <w:r w:rsidRPr="00903DBA">
        <w:rPr>
          <w:highlight w:val="white"/>
        </w:rPr>
        <w:t xml:space="preserve">    Invalid_octal_sequence,</w:t>
      </w:r>
    </w:p>
    <w:p w14:paraId="3520D5DE" w14:textId="77777777" w:rsidR="002538D4" w:rsidRPr="00903DBA" w:rsidRDefault="002538D4" w:rsidP="002538D4">
      <w:pPr>
        <w:pStyle w:val="Code"/>
        <w:rPr>
          <w:highlight w:val="white"/>
        </w:rPr>
      </w:pPr>
      <w:r w:rsidRPr="00903DBA">
        <w:rPr>
          <w:highlight w:val="white"/>
        </w:rPr>
        <w:t xml:space="preserve">    Invalid_char_sequence,</w:t>
      </w:r>
    </w:p>
    <w:p w14:paraId="47B96377" w14:textId="77777777" w:rsidR="002538D4" w:rsidRPr="00903DBA" w:rsidRDefault="002538D4" w:rsidP="002538D4">
      <w:pPr>
        <w:pStyle w:val="Code"/>
        <w:rPr>
          <w:highlight w:val="white"/>
        </w:rPr>
      </w:pPr>
      <w:r w:rsidRPr="00903DBA">
        <w:rPr>
          <w:highlight w:val="white"/>
        </w:rPr>
        <w:t xml:space="preserve">    Non__integral_expression,</w:t>
      </w:r>
    </w:p>
    <w:p w14:paraId="2E29A074" w14:textId="77777777" w:rsidR="002538D4" w:rsidRPr="00903DBA" w:rsidRDefault="002538D4" w:rsidP="002538D4">
      <w:pPr>
        <w:pStyle w:val="Code"/>
        <w:rPr>
          <w:highlight w:val="white"/>
        </w:rPr>
      </w:pPr>
      <w:r w:rsidRPr="00903DBA">
        <w:rPr>
          <w:highlight w:val="white"/>
        </w:rPr>
        <w:t xml:space="preserve">    Not_assignable,</w:t>
      </w:r>
    </w:p>
    <w:p w14:paraId="0DFD3BEA" w14:textId="77777777" w:rsidR="002538D4" w:rsidRPr="00903DBA" w:rsidRDefault="002538D4" w:rsidP="002538D4">
      <w:pPr>
        <w:pStyle w:val="Code"/>
        <w:rPr>
          <w:highlight w:val="white"/>
        </w:rPr>
      </w:pPr>
      <w:r w:rsidRPr="00903DBA">
        <w:rPr>
          <w:highlight w:val="white"/>
        </w:rPr>
        <w:t xml:space="preserve">    Invalid_type_in_bitwise_expression,</w:t>
      </w:r>
    </w:p>
    <w:p w14:paraId="46F03535" w14:textId="77777777" w:rsidR="002538D4" w:rsidRPr="00903DBA" w:rsidRDefault="002538D4" w:rsidP="002538D4">
      <w:pPr>
        <w:pStyle w:val="Code"/>
        <w:rPr>
          <w:highlight w:val="white"/>
        </w:rPr>
      </w:pPr>
      <w:r w:rsidRPr="00903DBA">
        <w:rPr>
          <w:highlight w:val="white"/>
        </w:rPr>
        <w:t xml:space="preserve">    Invalid_type_in_shift_expression,</w:t>
      </w:r>
    </w:p>
    <w:p w14:paraId="08360ABF" w14:textId="77777777" w:rsidR="002538D4" w:rsidRPr="00903DBA" w:rsidRDefault="002538D4" w:rsidP="002538D4">
      <w:pPr>
        <w:pStyle w:val="Code"/>
        <w:rPr>
          <w:highlight w:val="white"/>
        </w:rPr>
      </w:pPr>
      <w:r w:rsidRPr="00903DBA">
        <w:rPr>
          <w:highlight w:val="white"/>
        </w:rPr>
        <w:t xml:space="preserve">    Pointer_to_void,</w:t>
      </w:r>
    </w:p>
    <w:p w14:paraId="1C4708B9" w14:textId="77777777" w:rsidR="002538D4" w:rsidRPr="00903DBA" w:rsidRDefault="002538D4" w:rsidP="002538D4">
      <w:pPr>
        <w:pStyle w:val="Code"/>
        <w:rPr>
          <w:highlight w:val="white"/>
        </w:rPr>
      </w:pPr>
      <w:r w:rsidRPr="00903DBA">
        <w:rPr>
          <w:highlight w:val="white"/>
        </w:rPr>
        <w:t xml:space="preserve">    Invalid_type_in_expression,</w:t>
      </w:r>
    </w:p>
    <w:p w14:paraId="6C2651AF" w14:textId="77777777" w:rsidR="002538D4" w:rsidRPr="00903DBA" w:rsidRDefault="002538D4" w:rsidP="002538D4">
      <w:pPr>
        <w:pStyle w:val="Code"/>
        <w:rPr>
          <w:highlight w:val="white"/>
        </w:rPr>
      </w:pPr>
      <w:r w:rsidRPr="00903DBA">
        <w:rPr>
          <w:highlight w:val="white"/>
        </w:rPr>
        <w:t xml:space="preserve">    Invalid_types_in_addition_expression,</w:t>
      </w:r>
    </w:p>
    <w:p w14:paraId="1518946C" w14:textId="77777777" w:rsidR="002538D4" w:rsidRPr="00903DBA" w:rsidRDefault="002538D4" w:rsidP="002538D4">
      <w:pPr>
        <w:pStyle w:val="Code"/>
        <w:rPr>
          <w:highlight w:val="white"/>
        </w:rPr>
      </w:pPr>
      <w:r w:rsidRPr="00903DBA">
        <w:rPr>
          <w:highlight w:val="white"/>
        </w:rPr>
        <w:t xml:space="preserve">    Invalid_types_in_subtraction_expression,</w:t>
      </w:r>
    </w:p>
    <w:p w14:paraId="6B02B1CC" w14:textId="77777777" w:rsidR="002538D4" w:rsidRPr="00903DBA" w:rsidRDefault="002538D4" w:rsidP="002538D4">
      <w:pPr>
        <w:pStyle w:val="Code"/>
        <w:rPr>
          <w:highlight w:val="white"/>
        </w:rPr>
      </w:pPr>
      <w:r w:rsidRPr="00903DBA">
        <w:rPr>
          <w:highlight w:val="white"/>
        </w:rPr>
        <w:t xml:space="preserve">    Non__arithmetic_expression,</w:t>
      </w:r>
    </w:p>
    <w:p w14:paraId="616BD2A6" w14:textId="77777777" w:rsidR="002538D4" w:rsidRPr="00903DBA" w:rsidRDefault="002538D4" w:rsidP="002538D4">
      <w:pPr>
        <w:pStyle w:val="Code"/>
        <w:rPr>
          <w:highlight w:val="white"/>
        </w:rPr>
      </w:pPr>
      <w:r w:rsidRPr="00903DBA">
        <w:rPr>
          <w:highlight w:val="white"/>
        </w:rPr>
        <w:t xml:space="preserve">    Register_storage_not_allowed_in_sizof_expression,</w:t>
      </w:r>
    </w:p>
    <w:p w14:paraId="007D07BF" w14:textId="77777777" w:rsidR="002538D4" w:rsidRPr="00903DBA" w:rsidRDefault="002538D4" w:rsidP="002538D4">
      <w:pPr>
        <w:pStyle w:val="Code"/>
        <w:rPr>
          <w:highlight w:val="white"/>
        </w:rPr>
      </w:pPr>
      <w:r w:rsidRPr="00903DBA">
        <w:rPr>
          <w:highlight w:val="white"/>
        </w:rPr>
        <w:t xml:space="preserve">    Sizeof_applied_to_function_not_allowed,</w:t>
      </w:r>
    </w:p>
    <w:p w14:paraId="579ECAE8" w14:textId="77777777" w:rsidR="002538D4" w:rsidRPr="00903DBA" w:rsidRDefault="002538D4" w:rsidP="002538D4">
      <w:pPr>
        <w:pStyle w:val="Code"/>
        <w:rPr>
          <w:highlight w:val="white"/>
        </w:rPr>
      </w:pPr>
      <w:r w:rsidRPr="00903DBA">
        <w:rPr>
          <w:highlight w:val="white"/>
        </w:rPr>
        <w:t xml:space="preserve">    Sizeof_applied_to_bitfield_not_allowed,</w:t>
      </w:r>
    </w:p>
    <w:p w14:paraId="01DAF9AF" w14:textId="77777777" w:rsidR="002538D4" w:rsidRPr="00903DBA" w:rsidRDefault="002538D4" w:rsidP="002538D4">
      <w:pPr>
        <w:pStyle w:val="Code"/>
        <w:rPr>
          <w:highlight w:val="white"/>
        </w:rPr>
      </w:pPr>
      <w:r w:rsidRPr="00903DBA">
        <w:rPr>
          <w:highlight w:val="white"/>
        </w:rPr>
        <w:t xml:space="preserve">    Not_addressable,</w:t>
      </w:r>
    </w:p>
    <w:p w14:paraId="48A94D85" w14:textId="77777777" w:rsidR="002538D4" w:rsidRPr="00903DBA" w:rsidRDefault="002538D4" w:rsidP="002538D4">
      <w:pPr>
        <w:pStyle w:val="Code"/>
        <w:rPr>
          <w:highlight w:val="white"/>
        </w:rPr>
      </w:pPr>
      <w:r w:rsidRPr="00903DBA">
        <w:rPr>
          <w:highlight w:val="white"/>
        </w:rPr>
        <w:t xml:space="preserve">    Invalid_address_of_register_storage,</w:t>
      </w:r>
    </w:p>
    <w:p w14:paraId="220FC1D6" w14:textId="77777777" w:rsidR="002538D4" w:rsidRPr="00903DBA" w:rsidRDefault="002538D4" w:rsidP="002538D4">
      <w:pPr>
        <w:pStyle w:val="Code"/>
        <w:rPr>
          <w:highlight w:val="white"/>
        </w:rPr>
      </w:pPr>
      <w:r w:rsidRPr="00903DBA">
        <w:rPr>
          <w:highlight w:val="white"/>
        </w:rPr>
        <w:t xml:space="preserve">    Invalid_dereference_of_non__pointer,</w:t>
      </w:r>
    </w:p>
    <w:p w14:paraId="518BE30B" w14:textId="77777777" w:rsidR="002538D4" w:rsidRPr="00903DBA" w:rsidRDefault="002538D4" w:rsidP="002538D4">
      <w:pPr>
        <w:pStyle w:val="Code"/>
        <w:rPr>
          <w:highlight w:val="white"/>
        </w:rPr>
      </w:pPr>
      <w:r w:rsidRPr="00903DBA">
        <w:rPr>
          <w:highlight w:val="white"/>
        </w:rPr>
        <w:t xml:space="preserve">    Not_a_pointer_in_arrow_expression,</w:t>
      </w:r>
    </w:p>
    <w:p w14:paraId="7E91EE97" w14:textId="77777777" w:rsidR="002538D4" w:rsidRPr="00903DBA" w:rsidRDefault="002538D4" w:rsidP="002538D4">
      <w:pPr>
        <w:pStyle w:val="Code"/>
        <w:rPr>
          <w:highlight w:val="white"/>
        </w:rPr>
      </w:pPr>
      <w:r w:rsidRPr="00903DBA">
        <w:rPr>
          <w:highlight w:val="white"/>
        </w:rPr>
        <w:t xml:space="preserve">    Not_a_pointer_to_a_struct_or_union_in_arrow_expression,</w:t>
      </w:r>
    </w:p>
    <w:p w14:paraId="3F7B0FA4" w14:textId="77777777" w:rsidR="002538D4" w:rsidRPr="00903DBA" w:rsidRDefault="002538D4" w:rsidP="002538D4">
      <w:pPr>
        <w:pStyle w:val="Code"/>
        <w:rPr>
          <w:highlight w:val="white"/>
        </w:rPr>
      </w:pPr>
      <w:r w:rsidRPr="00903DBA">
        <w:rPr>
          <w:highlight w:val="white"/>
        </w:rPr>
        <w:t xml:space="preserve">    Unknown_member_in_arrow_expression,</w:t>
      </w:r>
    </w:p>
    <w:p w14:paraId="6F13D8EC" w14:textId="77777777" w:rsidR="002538D4" w:rsidRPr="00903DBA" w:rsidRDefault="002538D4" w:rsidP="002538D4">
      <w:pPr>
        <w:pStyle w:val="Code"/>
        <w:rPr>
          <w:highlight w:val="white"/>
        </w:rPr>
      </w:pPr>
      <w:r w:rsidRPr="00903DBA">
        <w:rPr>
          <w:highlight w:val="white"/>
        </w:rPr>
        <w:t xml:space="preserve">    Invalid_type_in_increment_expression,</w:t>
      </w:r>
    </w:p>
    <w:p w14:paraId="6775C779" w14:textId="77777777" w:rsidR="002538D4" w:rsidRPr="00903DBA" w:rsidRDefault="002538D4" w:rsidP="002538D4">
      <w:pPr>
        <w:pStyle w:val="Code"/>
        <w:rPr>
          <w:highlight w:val="white"/>
        </w:rPr>
      </w:pPr>
      <w:r w:rsidRPr="00903DBA">
        <w:rPr>
          <w:highlight w:val="white"/>
        </w:rPr>
        <w:t xml:space="preserve">    Not_a_struct_or_union_in_dot_expression,</w:t>
      </w:r>
    </w:p>
    <w:p w14:paraId="726E171A" w14:textId="77777777" w:rsidR="00FB6CBB" w:rsidRPr="00903DBA" w:rsidRDefault="00FB6CBB" w:rsidP="00FB6CBB">
      <w:pPr>
        <w:pStyle w:val="Code"/>
        <w:rPr>
          <w:highlight w:val="white"/>
        </w:rPr>
      </w:pPr>
      <w:r w:rsidRPr="00903DBA">
        <w:rPr>
          <w:highlight w:val="white"/>
        </w:rPr>
        <w:t xml:space="preserve">    Member_access_of_uncomplete_struct_or_union,</w:t>
      </w:r>
    </w:p>
    <w:p w14:paraId="2C7262F8" w14:textId="77777777" w:rsidR="002538D4" w:rsidRPr="00903DBA" w:rsidRDefault="002538D4" w:rsidP="002538D4">
      <w:pPr>
        <w:pStyle w:val="Code"/>
        <w:rPr>
          <w:highlight w:val="white"/>
        </w:rPr>
      </w:pPr>
      <w:r w:rsidRPr="00903DBA">
        <w:rPr>
          <w:highlight w:val="white"/>
        </w:rPr>
        <w:t xml:space="preserve">    Unknown_member_in_dot_expression,</w:t>
      </w:r>
    </w:p>
    <w:p w14:paraId="3B4BA128" w14:textId="77777777" w:rsidR="002538D4" w:rsidRPr="00903DBA" w:rsidRDefault="002538D4" w:rsidP="002538D4">
      <w:pPr>
        <w:pStyle w:val="Code"/>
        <w:rPr>
          <w:highlight w:val="white"/>
        </w:rPr>
      </w:pPr>
      <w:r w:rsidRPr="00903DBA">
        <w:rPr>
          <w:highlight w:val="white"/>
        </w:rPr>
        <w:t xml:space="preserve">    Invalid_type_in_index_expression,</w:t>
      </w:r>
    </w:p>
    <w:p w14:paraId="5F7245EF" w14:textId="77777777" w:rsidR="002538D4" w:rsidRPr="00903DBA" w:rsidRDefault="002538D4" w:rsidP="002538D4">
      <w:pPr>
        <w:pStyle w:val="Code"/>
        <w:rPr>
          <w:highlight w:val="white"/>
        </w:rPr>
      </w:pPr>
      <w:r w:rsidRPr="00903DBA">
        <w:rPr>
          <w:highlight w:val="white"/>
        </w:rPr>
        <w:t xml:space="preserve">    Too_few_actual_parameters_in_function_call,</w:t>
      </w:r>
    </w:p>
    <w:p w14:paraId="3DF1C9D3" w14:textId="77777777" w:rsidR="002538D4" w:rsidRPr="00903DBA" w:rsidRDefault="002538D4" w:rsidP="002538D4">
      <w:pPr>
        <w:pStyle w:val="Code"/>
        <w:rPr>
          <w:highlight w:val="white"/>
        </w:rPr>
      </w:pPr>
      <w:r w:rsidRPr="00903DBA">
        <w:rPr>
          <w:highlight w:val="white"/>
        </w:rPr>
        <w:t xml:space="preserve">    Too_many_parameters_in_function_call,</w:t>
      </w:r>
    </w:p>
    <w:p w14:paraId="7FD881FC" w14:textId="77777777" w:rsidR="002538D4" w:rsidRPr="00903DBA" w:rsidRDefault="002538D4" w:rsidP="002538D4">
      <w:pPr>
        <w:pStyle w:val="Code"/>
        <w:rPr>
          <w:highlight w:val="white"/>
        </w:rPr>
      </w:pPr>
      <w:r w:rsidRPr="00903DBA">
        <w:rPr>
          <w:highlight w:val="white"/>
        </w:rPr>
        <w:t xml:space="preserve">    Unknown_name,</w:t>
      </w:r>
    </w:p>
    <w:p w14:paraId="2FFF94B0" w14:textId="77777777" w:rsidR="002538D4" w:rsidRPr="00903DBA" w:rsidRDefault="002538D4" w:rsidP="002538D4">
      <w:pPr>
        <w:pStyle w:val="Code"/>
        <w:rPr>
          <w:highlight w:val="white"/>
        </w:rPr>
      </w:pPr>
      <w:r w:rsidRPr="00903DBA">
        <w:rPr>
          <w:highlight w:val="white"/>
        </w:rPr>
        <w:t xml:space="preserve">    Unknown_name____assuming_function_returning_int,</w:t>
      </w:r>
    </w:p>
    <w:p w14:paraId="7AF7EC64" w14:textId="77777777" w:rsidR="002538D4" w:rsidRPr="00903DBA" w:rsidRDefault="002538D4" w:rsidP="002538D4">
      <w:pPr>
        <w:pStyle w:val="Code"/>
        <w:rPr>
          <w:highlight w:val="white"/>
        </w:rPr>
      </w:pPr>
      <w:r w:rsidRPr="00903DBA">
        <w:rPr>
          <w:highlight w:val="white"/>
        </w:rPr>
        <w:t xml:space="preserve">    Too_many_initializers,</w:t>
      </w:r>
    </w:p>
    <w:p w14:paraId="1434AAF9" w14:textId="77777777" w:rsidR="002538D4" w:rsidRPr="00903DBA" w:rsidRDefault="002538D4" w:rsidP="002538D4">
      <w:pPr>
        <w:pStyle w:val="Code"/>
        <w:rPr>
          <w:highlight w:val="white"/>
        </w:rPr>
      </w:pPr>
      <w:r w:rsidRPr="00903DBA">
        <w:rPr>
          <w:highlight w:val="white"/>
        </w:rPr>
        <w:t xml:space="preserve">    Duplicate_global_name,</w:t>
      </w:r>
    </w:p>
    <w:p w14:paraId="438FC2A3" w14:textId="77777777" w:rsidR="002538D4" w:rsidRPr="00903DBA" w:rsidRDefault="002538D4" w:rsidP="002538D4">
      <w:pPr>
        <w:pStyle w:val="Code"/>
        <w:rPr>
          <w:highlight w:val="white"/>
        </w:rPr>
      </w:pPr>
      <w:r w:rsidRPr="00903DBA">
        <w:rPr>
          <w:highlight w:val="white"/>
        </w:rPr>
        <w:t xml:space="preserve">    Missing_external_function,</w:t>
      </w:r>
    </w:p>
    <w:p w14:paraId="7D2AB92F" w14:textId="77777777" w:rsidR="002538D4" w:rsidRPr="00903DBA" w:rsidRDefault="002538D4" w:rsidP="002538D4">
      <w:pPr>
        <w:pStyle w:val="Code"/>
        <w:rPr>
          <w:highlight w:val="white"/>
        </w:rPr>
      </w:pPr>
      <w:r w:rsidRPr="00903DBA">
        <w:rPr>
          <w:highlight w:val="white"/>
        </w:rPr>
        <w:t xml:space="preserve">    Reached_the_end_of_a_non__void_function,</w:t>
      </w:r>
    </w:p>
    <w:p w14:paraId="6B0F3556" w14:textId="77777777" w:rsidR="002538D4" w:rsidRPr="00903DBA" w:rsidRDefault="002538D4" w:rsidP="002538D4">
      <w:pPr>
        <w:pStyle w:val="Code"/>
        <w:rPr>
          <w:highlight w:val="white"/>
        </w:rPr>
      </w:pPr>
      <w:r w:rsidRPr="00903DBA">
        <w:rPr>
          <w:highlight w:val="white"/>
        </w:rPr>
        <w:t xml:space="preserve">    Floating_stack_overflow,</w:t>
      </w:r>
    </w:p>
    <w:p w14:paraId="417E086C" w14:textId="77777777" w:rsidR="002538D4" w:rsidRPr="00903DBA" w:rsidRDefault="002538D4" w:rsidP="002538D4">
      <w:pPr>
        <w:pStyle w:val="Code"/>
        <w:rPr>
          <w:highlight w:val="white"/>
        </w:rPr>
      </w:pPr>
      <w:r w:rsidRPr="00903DBA">
        <w:rPr>
          <w:highlight w:val="white"/>
        </w:rPr>
        <w:t xml:space="preserve">    Unbalanced_if_and_endif_directive_structure,</w:t>
      </w:r>
    </w:p>
    <w:p w14:paraId="1B15EB88" w14:textId="77777777" w:rsidR="002538D4" w:rsidRPr="00903DBA" w:rsidRDefault="002538D4" w:rsidP="002538D4">
      <w:pPr>
        <w:pStyle w:val="Code"/>
        <w:rPr>
          <w:highlight w:val="white"/>
        </w:rPr>
      </w:pPr>
      <w:r w:rsidRPr="00903DBA">
        <w:rPr>
          <w:highlight w:val="white"/>
        </w:rPr>
        <w:t xml:space="preserve">    Invalid_line_number,</w:t>
      </w:r>
    </w:p>
    <w:p w14:paraId="32F98125" w14:textId="77777777" w:rsidR="002538D4" w:rsidRPr="00903DBA" w:rsidRDefault="002538D4" w:rsidP="002538D4">
      <w:pPr>
        <w:pStyle w:val="Code"/>
        <w:rPr>
          <w:highlight w:val="white"/>
        </w:rPr>
      </w:pPr>
      <w:r w:rsidRPr="00903DBA">
        <w:rPr>
          <w:highlight w:val="white"/>
        </w:rPr>
        <w:t xml:space="preserve">    Invalid_preprocessor_directive,</w:t>
      </w:r>
    </w:p>
    <w:p w14:paraId="28DC3FE2" w14:textId="77777777" w:rsidR="002538D4" w:rsidRPr="00903DBA" w:rsidRDefault="002538D4" w:rsidP="002538D4">
      <w:pPr>
        <w:pStyle w:val="Code"/>
        <w:rPr>
          <w:highlight w:val="white"/>
        </w:rPr>
      </w:pPr>
      <w:r w:rsidRPr="00903DBA">
        <w:rPr>
          <w:highlight w:val="white"/>
        </w:rPr>
        <w:t xml:space="preserve">    Repeted_include_statement,</w:t>
      </w:r>
    </w:p>
    <w:p w14:paraId="248B99F8" w14:textId="77777777" w:rsidR="002538D4" w:rsidRPr="00903DBA" w:rsidRDefault="002538D4" w:rsidP="002538D4">
      <w:pPr>
        <w:pStyle w:val="Code"/>
        <w:rPr>
          <w:highlight w:val="white"/>
        </w:rPr>
      </w:pPr>
      <w:r w:rsidRPr="00903DBA">
        <w:rPr>
          <w:highlight w:val="white"/>
        </w:rPr>
        <w:t xml:space="preserve">    Defined_twice,</w:t>
      </w:r>
    </w:p>
    <w:p w14:paraId="1A9E82E8" w14:textId="77777777" w:rsidR="002538D4" w:rsidRPr="00903DBA" w:rsidRDefault="002538D4" w:rsidP="002538D4">
      <w:pPr>
        <w:pStyle w:val="Code"/>
        <w:rPr>
          <w:highlight w:val="white"/>
        </w:rPr>
      </w:pPr>
      <w:r w:rsidRPr="00903DBA">
        <w:rPr>
          <w:highlight w:val="white"/>
        </w:rPr>
        <w:t xml:space="preserve">    Non__void_return_from_void_function,</w:t>
      </w:r>
    </w:p>
    <w:p w14:paraId="4E10C084" w14:textId="77777777" w:rsidR="002538D4" w:rsidRPr="00903DBA" w:rsidRDefault="002538D4" w:rsidP="002538D4">
      <w:pPr>
        <w:pStyle w:val="Code"/>
        <w:rPr>
          <w:highlight w:val="white"/>
        </w:rPr>
      </w:pPr>
      <w:r w:rsidRPr="00903DBA">
        <w:rPr>
          <w:highlight w:val="white"/>
        </w:rPr>
        <w:t xml:space="preserve">    Void_returned_from_non__void_function,</w:t>
      </w:r>
    </w:p>
    <w:p w14:paraId="73B677AB" w14:textId="77777777" w:rsidR="002538D4" w:rsidRPr="00903DBA" w:rsidRDefault="002538D4" w:rsidP="002538D4">
      <w:pPr>
        <w:pStyle w:val="Code"/>
        <w:rPr>
          <w:highlight w:val="white"/>
        </w:rPr>
      </w:pPr>
      <w:r w:rsidRPr="00903DBA">
        <w:rPr>
          <w:highlight w:val="white"/>
        </w:rPr>
        <w:t xml:space="preserve">    Invalid_define_directive,</w:t>
      </w:r>
    </w:p>
    <w:p w14:paraId="3A19D4A8" w14:textId="77777777" w:rsidR="002538D4" w:rsidRPr="00903DBA" w:rsidRDefault="002538D4" w:rsidP="002538D4">
      <w:pPr>
        <w:pStyle w:val="Code"/>
        <w:rPr>
          <w:highlight w:val="white"/>
        </w:rPr>
      </w:pPr>
      <w:r w:rsidRPr="00903DBA">
        <w:rPr>
          <w:highlight w:val="white"/>
        </w:rPr>
        <w:lastRenderedPageBreak/>
        <w:t xml:space="preserve">    Invalid_macro_definitializerion,</w:t>
      </w:r>
    </w:p>
    <w:p w14:paraId="0BFFFC7D" w14:textId="77777777" w:rsidR="002538D4" w:rsidRPr="00903DBA" w:rsidRDefault="002538D4" w:rsidP="002538D4">
      <w:pPr>
        <w:pStyle w:val="Code"/>
        <w:rPr>
          <w:highlight w:val="white"/>
        </w:rPr>
      </w:pPr>
      <w:r w:rsidRPr="00903DBA">
        <w:rPr>
          <w:highlight w:val="white"/>
        </w:rPr>
        <w:t xml:space="preserve">    Repeated_macro_parameter,</w:t>
      </w:r>
    </w:p>
    <w:p w14:paraId="7685F783" w14:textId="77777777" w:rsidR="002538D4" w:rsidRPr="00903DBA" w:rsidRDefault="002538D4" w:rsidP="002538D4">
      <w:pPr>
        <w:pStyle w:val="Code"/>
        <w:rPr>
          <w:highlight w:val="white"/>
        </w:rPr>
      </w:pPr>
      <w:r w:rsidRPr="00903DBA">
        <w:rPr>
          <w:highlight w:val="white"/>
        </w:rPr>
        <w:t xml:space="preserve">    Mixing_signed_and_unsigned_types,</w:t>
      </w:r>
    </w:p>
    <w:p w14:paraId="0C754DF6" w14:textId="77777777" w:rsidR="002538D4" w:rsidRPr="00903DBA" w:rsidRDefault="002538D4" w:rsidP="002538D4">
      <w:pPr>
        <w:pStyle w:val="Code"/>
        <w:rPr>
          <w:highlight w:val="white"/>
        </w:rPr>
      </w:pPr>
      <w:r w:rsidRPr="00903DBA">
        <w:rPr>
          <w:highlight w:val="white"/>
        </w:rPr>
        <w:t xml:space="preserve">    Invalid_macro_redefinitializerion,</w:t>
      </w:r>
    </w:p>
    <w:p w14:paraId="0B3C831A" w14:textId="77777777" w:rsidR="002538D4" w:rsidRPr="00903DBA" w:rsidRDefault="002538D4" w:rsidP="002538D4">
      <w:pPr>
        <w:pStyle w:val="Code"/>
        <w:rPr>
          <w:highlight w:val="white"/>
        </w:rPr>
      </w:pPr>
      <w:r w:rsidRPr="00903DBA">
        <w:rPr>
          <w:highlight w:val="white"/>
        </w:rPr>
        <w:t xml:space="preserve">    Invalid_undef_directive,</w:t>
      </w:r>
    </w:p>
    <w:p w14:paraId="2B7E40C8" w14:textId="77777777" w:rsidR="002538D4" w:rsidRPr="00903DBA" w:rsidRDefault="002538D4" w:rsidP="002538D4">
      <w:pPr>
        <w:pStyle w:val="Code"/>
        <w:rPr>
          <w:highlight w:val="white"/>
        </w:rPr>
      </w:pPr>
      <w:r w:rsidRPr="00903DBA">
        <w:rPr>
          <w:highlight w:val="white"/>
        </w:rPr>
        <w:t xml:space="preserve">    Macro_not_defined,</w:t>
      </w:r>
    </w:p>
    <w:p w14:paraId="2588054F" w14:textId="77777777" w:rsidR="002538D4" w:rsidRPr="00903DBA" w:rsidRDefault="002538D4" w:rsidP="002538D4">
      <w:pPr>
        <w:pStyle w:val="Code"/>
        <w:rPr>
          <w:highlight w:val="white"/>
        </w:rPr>
      </w:pPr>
      <w:r w:rsidRPr="00903DBA">
        <w:rPr>
          <w:highlight w:val="white"/>
        </w:rPr>
        <w:t xml:space="preserve">    Preprocessor_parser,</w:t>
      </w:r>
    </w:p>
    <w:p w14:paraId="6E407A91" w14:textId="77777777" w:rsidR="002538D4" w:rsidRPr="00903DBA" w:rsidRDefault="002538D4" w:rsidP="002538D4">
      <w:pPr>
        <w:pStyle w:val="Code"/>
        <w:rPr>
          <w:highlight w:val="white"/>
        </w:rPr>
      </w:pPr>
      <w:r w:rsidRPr="00903DBA">
        <w:rPr>
          <w:highlight w:val="white"/>
        </w:rPr>
        <w:t xml:space="preserve">    Elif_directive_without_preceeding_if____ifdef____or_ifndef_directive,</w:t>
      </w:r>
    </w:p>
    <w:p w14:paraId="3AAB08D5" w14:textId="77777777" w:rsidR="002538D4" w:rsidRPr="00903DBA" w:rsidRDefault="002538D4" w:rsidP="002538D4">
      <w:pPr>
        <w:pStyle w:val="Code"/>
        <w:rPr>
          <w:highlight w:val="white"/>
        </w:rPr>
      </w:pPr>
      <w:r w:rsidRPr="00903DBA">
        <w:rPr>
          <w:highlight w:val="white"/>
        </w:rPr>
        <w:t xml:space="preserve">    Elif_directive_following_else_directive,</w:t>
      </w:r>
    </w:p>
    <w:p w14:paraId="4E7EAC78" w14:textId="77777777" w:rsidR="002538D4" w:rsidRPr="00903DBA" w:rsidRDefault="002538D4" w:rsidP="002538D4">
      <w:pPr>
        <w:pStyle w:val="Code"/>
        <w:rPr>
          <w:highlight w:val="white"/>
        </w:rPr>
      </w:pPr>
      <w:r w:rsidRPr="00903DBA">
        <w:rPr>
          <w:highlight w:val="white"/>
        </w:rPr>
        <w:t xml:space="preserve">    Else_directive_without_preceeding_if____ifdef____or_ifndef_directive,</w:t>
      </w:r>
    </w:p>
    <w:p w14:paraId="6CAB504E" w14:textId="77777777" w:rsidR="002538D4" w:rsidRPr="00903DBA" w:rsidRDefault="002538D4" w:rsidP="002538D4">
      <w:pPr>
        <w:pStyle w:val="Code"/>
        <w:rPr>
          <w:highlight w:val="white"/>
        </w:rPr>
      </w:pPr>
      <w:r w:rsidRPr="00903DBA">
        <w:rPr>
          <w:highlight w:val="white"/>
        </w:rPr>
        <w:t xml:space="preserve">    Else_directive_after_else_directive,</w:t>
      </w:r>
    </w:p>
    <w:p w14:paraId="0334C2F1" w14:textId="77777777" w:rsidR="002538D4" w:rsidRPr="00903DBA" w:rsidRDefault="002538D4" w:rsidP="002538D4">
      <w:pPr>
        <w:pStyle w:val="Code"/>
        <w:rPr>
          <w:highlight w:val="white"/>
        </w:rPr>
      </w:pPr>
      <w:r w:rsidRPr="00903DBA">
        <w:rPr>
          <w:highlight w:val="white"/>
        </w:rPr>
        <w:t xml:space="preserve">    Endif_directive_without_preceeding_if____ifdef____or_ifndef_directive,</w:t>
      </w:r>
    </w:p>
    <w:p w14:paraId="1A273BBE" w14:textId="77777777" w:rsidR="002538D4" w:rsidRPr="00903DBA" w:rsidRDefault="002538D4" w:rsidP="002538D4">
      <w:pPr>
        <w:pStyle w:val="Code"/>
        <w:rPr>
          <w:highlight w:val="white"/>
        </w:rPr>
      </w:pPr>
      <w:r w:rsidRPr="00903DBA">
        <w:rPr>
          <w:highlight w:val="white"/>
        </w:rPr>
        <w:t xml:space="preserve">    Invalid_end_of_macro_call,</w:t>
      </w:r>
    </w:p>
    <w:p w14:paraId="6E2BB799" w14:textId="77777777" w:rsidR="002538D4" w:rsidRPr="00903DBA" w:rsidRDefault="002538D4" w:rsidP="002538D4">
      <w:pPr>
        <w:pStyle w:val="Code"/>
        <w:rPr>
          <w:highlight w:val="white"/>
        </w:rPr>
      </w:pPr>
      <w:r w:rsidRPr="00903DBA">
        <w:rPr>
          <w:highlight w:val="white"/>
        </w:rPr>
        <w:t xml:space="preserve">    Empty_macro_parameter,</w:t>
      </w:r>
    </w:p>
    <w:p w14:paraId="1E2F55AE" w14:textId="77777777" w:rsidR="002538D4" w:rsidRPr="00903DBA" w:rsidRDefault="002538D4" w:rsidP="002538D4">
      <w:pPr>
        <w:pStyle w:val="Code"/>
        <w:rPr>
          <w:highlight w:val="white"/>
        </w:rPr>
      </w:pPr>
      <w:r w:rsidRPr="00903DBA">
        <w:rPr>
          <w:highlight w:val="white"/>
        </w:rPr>
        <w:t xml:space="preserve">    Empty_macro_parameter_list,</w:t>
      </w:r>
    </w:p>
    <w:p w14:paraId="18F6B9AC" w14:textId="77777777" w:rsidR="002538D4" w:rsidRPr="00903DBA" w:rsidRDefault="002538D4" w:rsidP="002538D4">
      <w:pPr>
        <w:pStyle w:val="Code"/>
        <w:rPr>
          <w:highlight w:val="white"/>
        </w:rPr>
      </w:pPr>
      <w:r w:rsidRPr="00903DBA">
        <w:rPr>
          <w:highlight w:val="white"/>
        </w:rPr>
        <w:t xml:space="preserve">    Invalid_number_of_parameters_in_macro_call,</w:t>
      </w:r>
    </w:p>
    <w:p w14:paraId="4C3DBD92" w14:textId="77777777" w:rsidR="002538D4" w:rsidRPr="00903DBA" w:rsidRDefault="002538D4" w:rsidP="002538D4">
      <w:pPr>
        <w:pStyle w:val="Code"/>
        <w:rPr>
          <w:highlight w:val="white"/>
        </w:rPr>
      </w:pPr>
      <w:r w:rsidRPr="00903DBA">
        <w:rPr>
          <w:highlight w:val="white"/>
        </w:rPr>
        <w:t xml:space="preserve">    Unknown_character,</w:t>
      </w:r>
    </w:p>
    <w:p w14:paraId="779E6BD1" w14:textId="77777777" w:rsidR="002538D4" w:rsidRPr="00903DBA" w:rsidRDefault="002538D4" w:rsidP="002538D4">
      <w:pPr>
        <w:pStyle w:val="Code"/>
        <w:rPr>
          <w:highlight w:val="white"/>
        </w:rPr>
      </w:pPr>
      <w:r w:rsidRPr="00903DBA">
        <w:rPr>
          <w:highlight w:val="white"/>
        </w:rPr>
        <w:t xml:space="preserve">    Function_missing_in_linking,</w:t>
      </w:r>
    </w:p>
    <w:p w14:paraId="139B32B4" w14:textId="77777777" w:rsidR="002538D4" w:rsidRPr="00903DBA" w:rsidRDefault="002538D4" w:rsidP="002538D4">
      <w:pPr>
        <w:pStyle w:val="Code"/>
        <w:rPr>
          <w:highlight w:val="white"/>
        </w:rPr>
      </w:pPr>
      <w:r w:rsidRPr="00903DBA">
        <w:rPr>
          <w:highlight w:val="white"/>
        </w:rPr>
        <w:t xml:space="preserve">    Object_missing_in_linking,</w:t>
      </w:r>
    </w:p>
    <w:p w14:paraId="43F4EDF2" w14:textId="77777777" w:rsidR="002538D4" w:rsidRPr="00903DBA" w:rsidRDefault="002538D4" w:rsidP="002538D4">
      <w:pPr>
        <w:pStyle w:val="Code"/>
        <w:rPr>
          <w:highlight w:val="white"/>
        </w:rPr>
      </w:pPr>
      <w:r w:rsidRPr="00903DBA">
        <w:rPr>
          <w:highlight w:val="white"/>
        </w:rPr>
        <w:t xml:space="preserve">    Non__static_initializer,</w:t>
      </w:r>
    </w:p>
    <w:p w14:paraId="26592C7D" w14:textId="77777777" w:rsidR="002538D4" w:rsidRPr="00903DBA" w:rsidRDefault="002538D4" w:rsidP="002538D4">
      <w:pPr>
        <w:pStyle w:val="Code"/>
        <w:rPr>
          <w:highlight w:val="white"/>
        </w:rPr>
      </w:pPr>
      <w:r w:rsidRPr="00903DBA">
        <w:rPr>
          <w:highlight w:val="white"/>
        </w:rPr>
        <w:t xml:space="preserve">    Unnamed_parameter,</w:t>
      </w:r>
    </w:p>
    <w:p w14:paraId="460C8D81" w14:textId="77777777" w:rsidR="002538D4" w:rsidRPr="00903DBA" w:rsidRDefault="002538D4" w:rsidP="002538D4">
      <w:pPr>
        <w:pStyle w:val="Code"/>
        <w:rPr>
          <w:highlight w:val="white"/>
        </w:rPr>
      </w:pPr>
      <w:r w:rsidRPr="00903DBA">
        <w:rPr>
          <w:highlight w:val="white"/>
        </w:rPr>
        <w:t xml:space="preserve">    Unknown_register,</w:t>
      </w:r>
    </w:p>
    <w:p w14:paraId="6A9D5C63" w14:textId="77777777" w:rsidR="002538D4" w:rsidRPr="00903DBA" w:rsidRDefault="002538D4" w:rsidP="002538D4">
      <w:pPr>
        <w:pStyle w:val="Code"/>
        <w:rPr>
          <w:highlight w:val="white"/>
        </w:rPr>
      </w:pPr>
      <w:r w:rsidRPr="00903DBA">
        <w:rPr>
          <w:highlight w:val="white"/>
        </w:rPr>
        <w:t xml:space="preserve">    Extern_enumeration_item_cannot_be_initialized,</w:t>
      </w:r>
    </w:p>
    <w:p w14:paraId="31EE2998" w14:textId="77777777" w:rsidR="002538D4" w:rsidRPr="00903DBA" w:rsidRDefault="002538D4" w:rsidP="002538D4">
      <w:pPr>
        <w:pStyle w:val="Code"/>
        <w:rPr>
          <w:highlight w:val="white"/>
        </w:rPr>
      </w:pPr>
      <w:r w:rsidRPr="00903DBA">
        <w:rPr>
          <w:highlight w:val="white"/>
        </w:rPr>
        <w:t xml:space="preserve">    Only_array_struct_or_union_can_be_initialized_by_a_list,</w:t>
      </w:r>
    </w:p>
    <w:p w14:paraId="18BE67B7" w14:textId="77777777" w:rsidR="002538D4" w:rsidRPr="00903DBA" w:rsidRDefault="002538D4" w:rsidP="002538D4">
      <w:pPr>
        <w:pStyle w:val="Code"/>
        <w:rPr>
          <w:highlight w:val="white"/>
        </w:rPr>
      </w:pPr>
      <w:r w:rsidRPr="00903DBA">
        <w:rPr>
          <w:highlight w:val="white"/>
        </w:rPr>
        <w:t xml:space="preserve">    Unmatched_register_size,</w:t>
      </w:r>
    </w:p>
    <w:p w14:paraId="5B9D937F" w14:textId="77777777" w:rsidR="002538D4" w:rsidRPr="00903DBA" w:rsidRDefault="002538D4" w:rsidP="002538D4">
      <w:pPr>
        <w:pStyle w:val="Code"/>
        <w:rPr>
          <w:highlight w:val="white"/>
        </w:rPr>
      </w:pPr>
      <w:r w:rsidRPr="00903DBA">
        <w:rPr>
          <w:highlight w:val="white"/>
        </w:rPr>
        <w:t xml:space="preserve">    Value_overflow,</w:t>
      </w:r>
    </w:p>
    <w:p w14:paraId="47305BEF" w14:textId="77777777" w:rsidR="002538D4" w:rsidRPr="00903DBA" w:rsidRDefault="002538D4" w:rsidP="002538D4">
      <w:pPr>
        <w:pStyle w:val="Code"/>
        <w:rPr>
          <w:highlight w:val="white"/>
        </w:rPr>
      </w:pPr>
      <w:r w:rsidRPr="00903DBA">
        <w:rPr>
          <w:highlight w:val="white"/>
        </w:rPr>
        <w:t xml:space="preserve">    Invalid_expression,</w:t>
      </w:r>
    </w:p>
    <w:p w14:paraId="2543AFC6" w14:textId="77777777" w:rsidR="002538D4" w:rsidRPr="00903DBA" w:rsidRDefault="002538D4" w:rsidP="002538D4">
      <w:pPr>
        <w:pStyle w:val="Code"/>
        <w:rPr>
          <w:highlight w:val="white"/>
        </w:rPr>
      </w:pPr>
      <w:r w:rsidRPr="00903DBA">
        <w:rPr>
          <w:highlight w:val="white"/>
        </w:rPr>
        <w:t xml:space="preserve">    String_does_not_fit_in_array,</w:t>
      </w:r>
    </w:p>
    <w:p w14:paraId="30BB1180" w14:textId="77777777" w:rsidR="002538D4" w:rsidRPr="00903DBA" w:rsidRDefault="002538D4" w:rsidP="002538D4">
      <w:pPr>
        <w:pStyle w:val="Code"/>
        <w:rPr>
          <w:highlight w:val="white"/>
        </w:rPr>
      </w:pPr>
      <w:r w:rsidRPr="00903DBA">
        <w:rPr>
          <w:highlight w:val="white"/>
        </w:rPr>
        <w:t xml:space="preserve">    Only_auto_or_register_storage_allowed_in_parameter_declaration,</w:t>
      </w:r>
    </w:p>
    <w:p w14:paraId="139B3BC9" w14:textId="77777777" w:rsidR="002538D4" w:rsidRPr="00903DBA" w:rsidRDefault="002538D4" w:rsidP="002538D4">
      <w:pPr>
        <w:pStyle w:val="Code"/>
        <w:rPr>
          <w:highlight w:val="white"/>
        </w:rPr>
      </w:pPr>
      <w:r w:rsidRPr="00903DBA">
        <w:rPr>
          <w:highlight w:val="white"/>
        </w:rPr>
        <w:t xml:space="preserve">    Only_auto_or_register_storage_allowed_for_struct_or_union_scope,</w:t>
      </w:r>
    </w:p>
    <w:p w14:paraId="45515128" w14:textId="77777777" w:rsidR="002538D4" w:rsidRPr="00903DBA" w:rsidRDefault="002538D4" w:rsidP="002538D4">
      <w:pPr>
        <w:pStyle w:val="Code"/>
        <w:rPr>
          <w:highlight w:val="white"/>
        </w:rPr>
      </w:pPr>
      <w:r w:rsidRPr="00903DBA">
        <w:rPr>
          <w:highlight w:val="white"/>
        </w:rPr>
        <w:t xml:space="preserve">    Only_extern____static____or_typedef_storage_allowed_in_global_scope</w:t>
      </w:r>
    </w:p>
    <w:p w14:paraId="5BA33BC7" w14:textId="77777777" w:rsidR="002538D4" w:rsidRPr="00903DBA" w:rsidRDefault="002538D4" w:rsidP="002538D4">
      <w:pPr>
        <w:pStyle w:val="Code"/>
        <w:rPr>
          <w:highlight w:val="white"/>
        </w:rPr>
      </w:pPr>
      <w:r w:rsidRPr="00903DBA">
        <w:rPr>
          <w:highlight w:val="white"/>
        </w:rPr>
        <w:t xml:space="preserve">  };</w:t>
      </w:r>
    </w:p>
    <w:p w14:paraId="6AB2873B" w14:textId="147D7B07" w:rsidR="0092795B" w:rsidRPr="00903DBA" w:rsidRDefault="002538D4" w:rsidP="002538D4">
      <w:pPr>
        <w:pStyle w:val="Code"/>
        <w:rPr>
          <w:highlight w:val="white"/>
        </w:rPr>
      </w:pPr>
      <w:r w:rsidRPr="00903DBA">
        <w:rPr>
          <w:highlight w:val="white"/>
        </w:rPr>
        <w:t>}</w:t>
      </w:r>
    </w:p>
    <w:p w14:paraId="51F800A5" w14:textId="77777777" w:rsidR="005E7D2C" w:rsidRPr="00903DBA" w:rsidRDefault="005E7D2C" w:rsidP="005E7D2C">
      <w:pPr>
        <w:pStyle w:val="Rubrik2"/>
      </w:pPr>
      <w:bookmarkStart w:id="530" w:name="_Toc57656173"/>
      <w:r w:rsidRPr="00903DBA">
        <w:t>Container Classes</w:t>
      </w:r>
      <w:bookmarkEnd w:id="530"/>
    </w:p>
    <w:p w14:paraId="323D94FB" w14:textId="427D18BA" w:rsidR="005E7D2C" w:rsidRPr="00903DBA" w:rsidRDefault="005E7D2C" w:rsidP="005E7D2C">
      <w:r w:rsidRPr="00903DBA">
        <w:t>C# has a large class library holding many container classes. However, there are no classes for pairs</w:t>
      </w:r>
      <w:r w:rsidR="004037D9" w:rsidRPr="00903DBA">
        <w:t xml:space="preserve"> or</w:t>
      </w:r>
      <w:r w:rsidRPr="00903DBA">
        <w:t xml:space="preserve"> </w:t>
      </w:r>
      <w:proofErr w:type="spellStart"/>
      <w:r w:rsidR="00E21A59" w:rsidRPr="00903DBA">
        <w:t>ifElseChain</w:t>
      </w:r>
      <w:r w:rsidRPr="00903DBA">
        <w:t>s</w:t>
      </w:r>
      <w:proofErr w:type="spellEnd"/>
      <w:r w:rsidRPr="00903DBA">
        <w:t xml:space="preserve"> or.</w:t>
      </w:r>
    </w:p>
    <w:p w14:paraId="7F892F41" w14:textId="77777777" w:rsidR="005E7D2C" w:rsidRPr="00903DBA" w:rsidRDefault="005E7D2C" w:rsidP="005E7D2C">
      <w:pPr>
        <w:pStyle w:val="Rubrik3"/>
      </w:pPr>
      <w:bookmarkStart w:id="531" w:name="_Toc57656174"/>
      <w:r w:rsidRPr="00903DBA">
        <w:t>Ordered Pair</w:t>
      </w:r>
      <w:bookmarkEnd w:id="531"/>
    </w:p>
    <w:p w14:paraId="4CE6DB28" w14:textId="77777777" w:rsidR="005E7D2C" w:rsidRPr="00903DBA" w:rsidRDefault="005E7D2C" w:rsidP="005E7D2C">
      <w:r w:rsidRPr="00903DBA">
        <w:t xml:space="preserve">In the preprocessor (and in several other classes in the following chapters) we also need the auxiliary class </w:t>
      </w:r>
      <w:r w:rsidRPr="00903DBA">
        <w:rPr>
          <w:rStyle w:val="CodeInText"/>
        </w:rPr>
        <w:t>Pair</w:t>
      </w:r>
      <w:r w:rsidRPr="00903DBA">
        <w:t>.</w:t>
      </w:r>
    </w:p>
    <w:p w14:paraId="4F7261D3" w14:textId="77777777" w:rsidR="005E7D2C" w:rsidRPr="00903DBA" w:rsidRDefault="005E7D2C" w:rsidP="005E7D2C">
      <w:pPr>
        <w:pStyle w:val="CodeHeader"/>
      </w:pPr>
      <w:proofErr w:type="spellStart"/>
      <w:r w:rsidRPr="00903DBA">
        <w:t>Pair.cs</w:t>
      </w:r>
      <w:proofErr w:type="spellEnd"/>
    </w:p>
    <w:p w14:paraId="721FC2C0" w14:textId="77777777" w:rsidR="005E7D2C" w:rsidRPr="00903DBA" w:rsidRDefault="005E7D2C" w:rsidP="005E7D2C">
      <w:pPr>
        <w:pStyle w:val="Code"/>
        <w:rPr>
          <w:highlight w:val="white"/>
        </w:rPr>
      </w:pPr>
      <w:r w:rsidRPr="00903DBA">
        <w:rPr>
          <w:highlight w:val="white"/>
        </w:rPr>
        <w:t>namespace CCompiler {</w:t>
      </w:r>
    </w:p>
    <w:p w14:paraId="477F3D8E" w14:textId="77777777" w:rsidR="005E7D2C" w:rsidRPr="00903DBA" w:rsidRDefault="005E7D2C" w:rsidP="005E7D2C">
      <w:pPr>
        <w:pStyle w:val="Code"/>
        <w:rPr>
          <w:highlight w:val="white"/>
        </w:rPr>
      </w:pPr>
      <w:r w:rsidRPr="00903DBA">
        <w:rPr>
          <w:highlight w:val="white"/>
        </w:rPr>
        <w:t xml:space="preserve">  public class Pair&lt;FirstType,SecondType&gt; {</w:t>
      </w:r>
    </w:p>
    <w:p w14:paraId="77694986" w14:textId="77777777" w:rsidR="005E7D2C" w:rsidRPr="00903DBA" w:rsidRDefault="005E7D2C" w:rsidP="005E7D2C">
      <w:pPr>
        <w:pStyle w:val="Code"/>
        <w:rPr>
          <w:highlight w:val="white"/>
        </w:rPr>
      </w:pPr>
      <w:r w:rsidRPr="00903DBA">
        <w:rPr>
          <w:highlight w:val="white"/>
        </w:rPr>
        <w:t xml:space="preserve">    private FirstType m_first;</w:t>
      </w:r>
    </w:p>
    <w:p w14:paraId="1D368AD3" w14:textId="77777777" w:rsidR="005E7D2C" w:rsidRPr="00903DBA" w:rsidRDefault="005E7D2C" w:rsidP="005E7D2C">
      <w:pPr>
        <w:pStyle w:val="Code"/>
        <w:rPr>
          <w:highlight w:val="white"/>
        </w:rPr>
      </w:pPr>
      <w:r w:rsidRPr="00903DBA">
        <w:rPr>
          <w:highlight w:val="white"/>
        </w:rPr>
        <w:t xml:space="preserve">    private SecondType m_second;</w:t>
      </w:r>
    </w:p>
    <w:p w14:paraId="50787EEB" w14:textId="77777777" w:rsidR="005E7D2C" w:rsidRPr="00903DBA" w:rsidRDefault="005E7D2C" w:rsidP="005E7D2C">
      <w:pPr>
        <w:pStyle w:val="Code"/>
        <w:rPr>
          <w:highlight w:val="white"/>
        </w:rPr>
      </w:pPr>
    </w:p>
    <w:p w14:paraId="39A9D50A" w14:textId="77777777" w:rsidR="005E7D2C" w:rsidRPr="00903DBA" w:rsidRDefault="005E7D2C" w:rsidP="005E7D2C">
      <w:pPr>
        <w:pStyle w:val="Code"/>
        <w:rPr>
          <w:highlight w:val="white"/>
        </w:rPr>
      </w:pPr>
      <w:r w:rsidRPr="00903DBA">
        <w:rPr>
          <w:highlight w:val="white"/>
        </w:rPr>
        <w:t xml:space="preserve">    public Pair(FirstType first, SecondType second) {</w:t>
      </w:r>
    </w:p>
    <w:p w14:paraId="435EA80A" w14:textId="77777777" w:rsidR="005E7D2C" w:rsidRPr="00903DBA" w:rsidRDefault="005E7D2C" w:rsidP="005E7D2C">
      <w:pPr>
        <w:pStyle w:val="Code"/>
        <w:rPr>
          <w:highlight w:val="white"/>
        </w:rPr>
      </w:pPr>
      <w:r w:rsidRPr="00903DBA">
        <w:rPr>
          <w:highlight w:val="white"/>
        </w:rPr>
        <w:t xml:space="preserve">      m_first = first;</w:t>
      </w:r>
    </w:p>
    <w:p w14:paraId="21616572" w14:textId="77777777" w:rsidR="005E7D2C" w:rsidRPr="00903DBA" w:rsidRDefault="005E7D2C" w:rsidP="005E7D2C">
      <w:pPr>
        <w:pStyle w:val="Code"/>
        <w:rPr>
          <w:highlight w:val="white"/>
        </w:rPr>
      </w:pPr>
      <w:r w:rsidRPr="00903DBA">
        <w:rPr>
          <w:highlight w:val="white"/>
        </w:rPr>
        <w:t xml:space="preserve">      m_second = second;</w:t>
      </w:r>
    </w:p>
    <w:p w14:paraId="307D89C7" w14:textId="77777777" w:rsidR="005E7D2C" w:rsidRPr="00903DBA" w:rsidRDefault="005E7D2C" w:rsidP="005E7D2C">
      <w:pPr>
        <w:pStyle w:val="Code"/>
        <w:rPr>
          <w:highlight w:val="white"/>
        </w:rPr>
      </w:pPr>
      <w:r w:rsidRPr="00903DBA">
        <w:rPr>
          <w:highlight w:val="white"/>
        </w:rPr>
        <w:t xml:space="preserve">    }</w:t>
      </w:r>
    </w:p>
    <w:p w14:paraId="5B1B5615" w14:textId="77777777" w:rsidR="005E7D2C" w:rsidRPr="00903DBA" w:rsidRDefault="005E7D2C" w:rsidP="005E7D2C">
      <w:pPr>
        <w:pStyle w:val="Code"/>
        <w:rPr>
          <w:highlight w:val="white"/>
        </w:rPr>
      </w:pPr>
    </w:p>
    <w:p w14:paraId="42C245B6" w14:textId="77777777" w:rsidR="005E7D2C" w:rsidRPr="00903DBA" w:rsidRDefault="005E7D2C" w:rsidP="005E7D2C">
      <w:pPr>
        <w:pStyle w:val="Code"/>
        <w:rPr>
          <w:highlight w:val="white"/>
        </w:rPr>
      </w:pPr>
      <w:r w:rsidRPr="00903DBA">
        <w:rPr>
          <w:highlight w:val="white"/>
        </w:rPr>
        <w:t xml:space="preserve">    public FirstType First {</w:t>
      </w:r>
    </w:p>
    <w:p w14:paraId="31F9280A" w14:textId="77777777" w:rsidR="005E7D2C" w:rsidRPr="00903DBA" w:rsidRDefault="005E7D2C" w:rsidP="005E7D2C">
      <w:pPr>
        <w:pStyle w:val="Code"/>
        <w:rPr>
          <w:highlight w:val="white"/>
        </w:rPr>
      </w:pPr>
      <w:r w:rsidRPr="00903DBA">
        <w:rPr>
          <w:highlight w:val="white"/>
        </w:rPr>
        <w:lastRenderedPageBreak/>
        <w:t xml:space="preserve">      get { return m_first; }</w:t>
      </w:r>
    </w:p>
    <w:p w14:paraId="3E81E811" w14:textId="77777777" w:rsidR="005E7D2C" w:rsidRPr="00903DBA" w:rsidRDefault="005E7D2C" w:rsidP="005E7D2C">
      <w:pPr>
        <w:pStyle w:val="Code"/>
        <w:rPr>
          <w:highlight w:val="white"/>
        </w:rPr>
      </w:pPr>
      <w:r w:rsidRPr="00903DBA">
        <w:rPr>
          <w:highlight w:val="white"/>
        </w:rPr>
        <w:t xml:space="preserve">      set { m_first = value; }</w:t>
      </w:r>
    </w:p>
    <w:p w14:paraId="18B0A540" w14:textId="77777777" w:rsidR="005E7D2C" w:rsidRPr="00903DBA" w:rsidRDefault="005E7D2C" w:rsidP="005E7D2C">
      <w:pPr>
        <w:pStyle w:val="Code"/>
        <w:rPr>
          <w:highlight w:val="white"/>
        </w:rPr>
      </w:pPr>
      <w:r w:rsidRPr="00903DBA">
        <w:rPr>
          <w:highlight w:val="white"/>
        </w:rPr>
        <w:t xml:space="preserve">    }</w:t>
      </w:r>
    </w:p>
    <w:p w14:paraId="4BC05041" w14:textId="77777777" w:rsidR="005E7D2C" w:rsidRPr="00903DBA" w:rsidRDefault="005E7D2C" w:rsidP="005E7D2C">
      <w:pPr>
        <w:pStyle w:val="Code"/>
        <w:rPr>
          <w:highlight w:val="white"/>
        </w:rPr>
      </w:pPr>
    </w:p>
    <w:p w14:paraId="2BD3BCCF" w14:textId="77777777" w:rsidR="005E7D2C" w:rsidRPr="00903DBA" w:rsidRDefault="005E7D2C" w:rsidP="005E7D2C">
      <w:pPr>
        <w:pStyle w:val="Code"/>
        <w:rPr>
          <w:highlight w:val="white"/>
        </w:rPr>
      </w:pPr>
      <w:r w:rsidRPr="00903DBA">
        <w:rPr>
          <w:highlight w:val="white"/>
        </w:rPr>
        <w:t xml:space="preserve">    public SecondType Second {</w:t>
      </w:r>
    </w:p>
    <w:p w14:paraId="74FF19F4" w14:textId="77777777" w:rsidR="005E7D2C" w:rsidRPr="00903DBA" w:rsidRDefault="005E7D2C" w:rsidP="005E7D2C">
      <w:pPr>
        <w:pStyle w:val="Code"/>
        <w:rPr>
          <w:highlight w:val="white"/>
        </w:rPr>
      </w:pPr>
      <w:r w:rsidRPr="00903DBA">
        <w:rPr>
          <w:highlight w:val="white"/>
        </w:rPr>
        <w:t xml:space="preserve">      get { return m_second; }</w:t>
      </w:r>
    </w:p>
    <w:p w14:paraId="79938DCA" w14:textId="77777777" w:rsidR="005E7D2C" w:rsidRPr="00903DBA" w:rsidRDefault="005E7D2C" w:rsidP="005E7D2C">
      <w:pPr>
        <w:pStyle w:val="Code"/>
        <w:rPr>
          <w:highlight w:val="white"/>
        </w:rPr>
      </w:pPr>
      <w:r w:rsidRPr="00903DBA">
        <w:rPr>
          <w:highlight w:val="white"/>
        </w:rPr>
        <w:t xml:space="preserve">      set { m_second = value; }</w:t>
      </w:r>
    </w:p>
    <w:p w14:paraId="2CB36ACE" w14:textId="77777777" w:rsidR="005E7D2C" w:rsidRPr="00903DBA" w:rsidRDefault="005E7D2C" w:rsidP="005E7D2C">
      <w:pPr>
        <w:pStyle w:val="Code"/>
        <w:rPr>
          <w:highlight w:val="white"/>
        </w:rPr>
      </w:pPr>
      <w:r w:rsidRPr="00903DBA">
        <w:rPr>
          <w:highlight w:val="white"/>
        </w:rPr>
        <w:t xml:space="preserve">    }</w:t>
      </w:r>
    </w:p>
    <w:p w14:paraId="7A153461" w14:textId="77777777" w:rsidR="005E7D2C" w:rsidRPr="00903DBA" w:rsidRDefault="005E7D2C" w:rsidP="005E7D2C">
      <w:pPr>
        <w:pStyle w:val="Code"/>
        <w:rPr>
          <w:highlight w:val="white"/>
        </w:rPr>
      </w:pPr>
    </w:p>
    <w:p w14:paraId="1A875B63" w14:textId="77777777" w:rsidR="005E7D2C" w:rsidRPr="00903DBA" w:rsidRDefault="005E7D2C" w:rsidP="005E7D2C">
      <w:pPr>
        <w:pStyle w:val="Code"/>
        <w:rPr>
          <w:highlight w:val="white"/>
        </w:rPr>
      </w:pPr>
      <w:r w:rsidRPr="00903DBA">
        <w:rPr>
          <w:highlight w:val="white"/>
        </w:rPr>
        <w:t xml:space="preserve">    public override int GetHashCode() {</w:t>
      </w:r>
    </w:p>
    <w:p w14:paraId="55C9990A" w14:textId="77777777" w:rsidR="005E7D2C" w:rsidRPr="00903DBA" w:rsidRDefault="005E7D2C" w:rsidP="005E7D2C">
      <w:pPr>
        <w:pStyle w:val="Code"/>
        <w:rPr>
          <w:highlight w:val="white"/>
        </w:rPr>
      </w:pPr>
      <w:r w:rsidRPr="00903DBA">
        <w:rPr>
          <w:highlight w:val="white"/>
        </w:rPr>
        <w:t xml:space="preserve">      return m_first.GetHashCode() + m_second.GetHashCode();</w:t>
      </w:r>
    </w:p>
    <w:p w14:paraId="3200F7B0" w14:textId="77777777" w:rsidR="005E7D2C" w:rsidRPr="00903DBA" w:rsidRDefault="005E7D2C" w:rsidP="005E7D2C">
      <w:pPr>
        <w:pStyle w:val="Code"/>
        <w:rPr>
          <w:highlight w:val="white"/>
        </w:rPr>
      </w:pPr>
      <w:r w:rsidRPr="00903DBA">
        <w:rPr>
          <w:highlight w:val="white"/>
        </w:rPr>
        <w:t xml:space="preserve">    }</w:t>
      </w:r>
    </w:p>
    <w:p w14:paraId="6A2AF9B8" w14:textId="77777777" w:rsidR="005E7D2C" w:rsidRPr="00903DBA" w:rsidRDefault="005E7D2C" w:rsidP="005E7D2C">
      <w:pPr>
        <w:pStyle w:val="Code"/>
        <w:rPr>
          <w:highlight w:val="white"/>
        </w:rPr>
      </w:pPr>
    </w:p>
    <w:p w14:paraId="0DBAFF6F" w14:textId="77777777" w:rsidR="005E7D2C" w:rsidRPr="00903DBA" w:rsidRDefault="005E7D2C" w:rsidP="005E7D2C">
      <w:pPr>
        <w:pStyle w:val="Code"/>
        <w:rPr>
          <w:highlight w:val="white"/>
        </w:rPr>
      </w:pPr>
      <w:r w:rsidRPr="00903DBA">
        <w:rPr>
          <w:highlight w:val="white"/>
        </w:rPr>
        <w:t xml:space="preserve">    public override bool Equals(object obj) {</w:t>
      </w:r>
    </w:p>
    <w:p w14:paraId="59E5F4E7" w14:textId="77777777" w:rsidR="005E7D2C" w:rsidRPr="00903DBA" w:rsidRDefault="005E7D2C" w:rsidP="005E7D2C">
      <w:pPr>
        <w:pStyle w:val="Code"/>
        <w:rPr>
          <w:highlight w:val="white"/>
        </w:rPr>
      </w:pPr>
      <w:r w:rsidRPr="00903DBA">
        <w:rPr>
          <w:highlight w:val="white"/>
        </w:rPr>
        <w:t xml:space="preserve">      if (obj is Pair&lt;FirstType,SecondType&gt;) {</w:t>
      </w:r>
    </w:p>
    <w:p w14:paraId="65F128DE" w14:textId="77777777" w:rsidR="005E7D2C" w:rsidRPr="00903DBA" w:rsidRDefault="005E7D2C" w:rsidP="005E7D2C">
      <w:pPr>
        <w:pStyle w:val="Code"/>
        <w:rPr>
          <w:highlight w:val="white"/>
        </w:rPr>
      </w:pPr>
      <w:r w:rsidRPr="00903DBA">
        <w:rPr>
          <w:highlight w:val="white"/>
        </w:rPr>
        <w:t xml:space="preserve">        Pair&lt;FirstType, SecondType&gt; pair = (Pair&lt;FirstType, SecondType&gt;) obj;</w:t>
      </w:r>
    </w:p>
    <w:p w14:paraId="6FB9BC84" w14:textId="77777777" w:rsidR="005E7D2C" w:rsidRPr="00903DBA" w:rsidRDefault="005E7D2C" w:rsidP="005E7D2C">
      <w:pPr>
        <w:pStyle w:val="Code"/>
        <w:rPr>
          <w:highlight w:val="white"/>
        </w:rPr>
      </w:pPr>
      <w:r w:rsidRPr="00903DBA">
        <w:rPr>
          <w:highlight w:val="white"/>
        </w:rPr>
        <w:t xml:space="preserve">        return m_first.Equals(pair.m_first) &amp;&amp; m_second.Equals(m_second);</w:t>
      </w:r>
    </w:p>
    <w:p w14:paraId="4381F50F" w14:textId="77777777" w:rsidR="005E7D2C" w:rsidRPr="00903DBA" w:rsidRDefault="005E7D2C" w:rsidP="005E7D2C">
      <w:pPr>
        <w:pStyle w:val="Code"/>
        <w:rPr>
          <w:highlight w:val="white"/>
        </w:rPr>
      </w:pPr>
      <w:r w:rsidRPr="00903DBA">
        <w:rPr>
          <w:highlight w:val="white"/>
        </w:rPr>
        <w:t xml:space="preserve">      }</w:t>
      </w:r>
    </w:p>
    <w:p w14:paraId="6BA329DF" w14:textId="77777777" w:rsidR="005E7D2C" w:rsidRPr="00903DBA" w:rsidRDefault="005E7D2C" w:rsidP="005E7D2C">
      <w:pPr>
        <w:pStyle w:val="Code"/>
        <w:rPr>
          <w:highlight w:val="white"/>
        </w:rPr>
      </w:pPr>
      <w:r w:rsidRPr="00903DBA">
        <w:rPr>
          <w:highlight w:val="white"/>
        </w:rPr>
        <w:t xml:space="preserve">    </w:t>
      </w:r>
    </w:p>
    <w:p w14:paraId="6D8A3FA7" w14:textId="77777777" w:rsidR="005E7D2C" w:rsidRPr="00903DBA" w:rsidRDefault="005E7D2C" w:rsidP="005E7D2C">
      <w:pPr>
        <w:pStyle w:val="Code"/>
        <w:rPr>
          <w:highlight w:val="white"/>
        </w:rPr>
      </w:pPr>
      <w:r w:rsidRPr="00903DBA">
        <w:rPr>
          <w:highlight w:val="white"/>
        </w:rPr>
        <w:t xml:space="preserve">      return false;</w:t>
      </w:r>
    </w:p>
    <w:p w14:paraId="6BB8DC61" w14:textId="77777777" w:rsidR="005E7D2C" w:rsidRPr="00903DBA" w:rsidRDefault="005E7D2C" w:rsidP="005E7D2C">
      <w:pPr>
        <w:pStyle w:val="Code"/>
        <w:rPr>
          <w:highlight w:val="white"/>
        </w:rPr>
      </w:pPr>
      <w:r w:rsidRPr="00903DBA">
        <w:rPr>
          <w:highlight w:val="white"/>
        </w:rPr>
        <w:t xml:space="preserve">    }</w:t>
      </w:r>
    </w:p>
    <w:p w14:paraId="2DEB790A" w14:textId="77777777" w:rsidR="005E7D2C" w:rsidRPr="00903DBA" w:rsidRDefault="005E7D2C" w:rsidP="005E7D2C">
      <w:pPr>
        <w:pStyle w:val="Code"/>
        <w:rPr>
          <w:highlight w:val="white"/>
        </w:rPr>
      </w:pPr>
      <w:r w:rsidRPr="00903DBA">
        <w:rPr>
          <w:highlight w:val="white"/>
        </w:rPr>
        <w:t xml:space="preserve">  }</w:t>
      </w:r>
    </w:p>
    <w:p w14:paraId="3D8F3B97" w14:textId="3C5E4254" w:rsidR="005E7D2C" w:rsidRPr="00903DBA" w:rsidRDefault="005E7D2C" w:rsidP="005E7D2C">
      <w:pPr>
        <w:pStyle w:val="Code"/>
      </w:pPr>
      <w:r w:rsidRPr="00903DBA">
        <w:rPr>
          <w:highlight w:val="white"/>
        </w:rPr>
        <w:t>}</w:t>
      </w:r>
    </w:p>
    <w:p w14:paraId="3747FD97" w14:textId="77777777" w:rsidR="005E7D2C" w:rsidRPr="00903DBA" w:rsidRDefault="005E7D2C" w:rsidP="005E7D2C">
      <w:pPr>
        <w:pStyle w:val="Rubrik2"/>
      </w:pPr>
      <w:bookmarkStart w:id="532" w:name="_Toc57656175"/>
      <w:r w:rsidRPr="00903DBA">
        <w:t>Graph</w:t>
      </w:r>
      <w:bookmarkEnd w:id="532"/>
    </w:p>
    <w:p w14:paraId="5FD8620B" w14:textId="77777777" w:rsidR="005E7D2C" w:rsidRPr="00903DBA" w:rsidRDefault="005E7D2C" w:rsidP="005E7D2C">
      <w:r w:rsidRPr="00903DBA">
        <w:t>Graph implements a general unordered graph. It holds of set of vertices and a set of edges.</w:t>
      </w:r>
    </w:p>
    <w:p w14:paraId="0B36382F" w14:textId="77777777" w:rsidR="005E7D2C" w:rsidRPr="00903DBA" w:rsidRDefault="005E7D2C" w:rsidP="005E7D2C">
      <w:pPr>
        <w:pStyle w:val="CodeHeader"/>
      </w:pPr>
      <w:proofErr w:type="spellStart"/>
      <w:r w:rsidRPr="00903DBA">
        <w:t>Graph.cs</w:t>
      </w:r>
      <w:proofErr w:type="spellEnd"/>
    </w:p>
    <w:p w14:paraId="3A16240A" w14:textId="77777777" w:rsidR="005E7D2C" w:rsidRPr="00903DBA" w:rsidRDefault="005E7D2C" w:rsidP="005E7D2C">
      <w:pPr>
        <w:pStyle w:val="Code"/>
        <w:rPr>
          <w:highlight w:val="white"/>
        </w:rPr>
      </w:pPr>
      <w:r w:rsidRPr="00903DBA">
        <w:rPr>
          <w:highlight w:val="white"/>
        </w:rPr>
        <w:t>using System.Collections.Generic;</w:t>
      </w:r>
    </w:p>
    <w:p w14:paraId="7E71599D" w14:textId="77777777" w:rsidR="005E7D2C" w:rsidRPr="00903DBA" w:rsidRDefault="005E7D2C" w:rsidP="005E7D2C">
      <w:pPr>
        <w:pStyle w:val="Code"/>
        <w:rPr>
          <w:highlight w:val="white"/>
        </w:rPr>
      </w:pPr>
    </w:p>
    <w:p w14:paraId="5D87CEE6" w14:textId="77777777" w:rsidR="005E7D2C" w:rsidRPr="00903DBA" w:rsidRDefault="005E7D2C" w:rsidP="005E7D2C">
      <w:pPr>
        <w:pStyle w:val="Code"/>
        <w:rPr>
          <w:highlight w:val="white"/>
        </w:rPr>
      </w:pPr>
      <w:r w:rsidRPr="00903DBA">
        <w:rPr>
          <w:highlight w:val="white"/>
        </w:rPr>
        <w:t>namespace CCompiler {</w:t>
      </w:r>
    </w:p>
    <w:p w14:paraId="3E1938ED" w14:textId="77777777" w:rsidR="005E7D2C" w:rsidRPr="00903DBA" w:rsidRDefault="005E7D2C" w:rsidP="005E7D2C">
      <w:pPr>
        <w:pStyle w:val="Code"/>
        <w:rPr>
          <w:highlight w:val="white"/>
        </w:rPr>
      </w:pPr>
      <w:r w:rsidRPr="00903DBA">
        <w:rPr>
          <w:highlight w:val="white"/>
        </w:rPr>
        <w:t xml:space="preserve">  public class Graph&lt;VertexType&gt; {</w:t>
      </w:r>
    </w:p>
    <w:p w14:paraId="68A9C119" w14:textId="77777777" w:rsidR="005E7D2C" w:rsidRPr="00903DBA" w:rsidRDefault="005E7D2C" w:rsidP="005E7D2C">
      <w:pPr>
        <w:pStyle w:val="Code"/>
        <w:rPr>
          <w:highlight w:val="white"/>
        </w:rPr>
      </w:pPr>
      <w:r w:rsidRPr="00903DBA">
        <w:rPr>
          <w:highlight w:val="white"/>
        </w:rPr>
        <w:t xml:space="preserve">    private ISet&lt;VertexType&gt; m_vertexSet;</w:t>
      </w:r>
    </w:p>
    <w:p w14:paraId="5361D697" w14:textId="478C5DB4" w:rsidR="005E7D2C" w:rsidRPr="00903DBA" w:rsidRDefault="005E7D2C" w:rsidP="005E7D2C">
      <w:pPr>
        <w:pStyle w:val="Code"/>
        <w:rPr>
          <w:highlight w:val="white"/>
        </w:rPr>
      </w:pPr>
      <w:r w:rsidRPr="00903DBA">
        <w:rPr>
          <w:highlight w:val="white"/>
        </w:rPr>
        <w:t xml:space="preserve">    private ISet&lt;</w:t>
      </w:r>
      <w:r w:rsidR="00300C26" w:rsidRPr="00903DBA">
        <w:rPr>
          <w:highlight w:val="white"/>
        </w:rPr>
        <w:t>Pair</w:t>
      </w:r>
      <w:r w:rsidRPr="00903DBA">
        <w:rPr>
          <w:highlight w:val="white"/>
        </w:rPr>
        <w:t>&lt;VertexType,VertexType&gt;&gt; m_edgeSet;</w:t>
      </w:r>
    </w:p>
    <w:p w14:paraId="6B723805" w14:textId="77777777" w:rsidR="005E7D2C" w:rsidRPr="00903DBA" w:rsidRDefault="005E7D2C" w:rsidP="005E7D2C">
      <w:pPr>
        <w:pStyle w:val="Code"/>
        <w:rPr>
          <w:highlight w:val="white"/>
        </w:rPr>
      </w:pPr>
    </w:p>
    <w:p w14:paraId="17DBF781" w14:textId="77777777" w:rsidR="005E7D2C" w:rsidRPr="00903DBA" w:rsidRDefault="005E7D2C" w:rsidP="005E7D2C">
      <w:pPr>
        <w:pStyle w:val="Code"/>
        <w:rPr>
          <w:highlight w:val="white"/>
        </w:rPr>
      </w:pPr>
      <w:r w:rsidRPr="00903DBA">
        <w:rPr>
          <w:highlight w:val="white"/>
        </w:rPr>
        <w:t xml:space="preserve">    public Graph() {</w:t>
      </w:r>
    </w:p>
    <w:p w14:paraId="6CB2C1B0" w14:textId="77777777" w:rsidR="005E7D2C" w:rsidRPr="00903DBA" w:rsidRDefault="005E7D2C" w:rsidP="005E7D2C">
      <w:pPr>
        <w:pStyle w:val="Code"/>
        <w:rPr>
          <w:highlight w:val="white"/>
        </w:rPr>
      </w:pPr>
      <w:r w:rsidRPr="00903DBA">
        <w:rPr>
          <w:highlight w:val="white"/>
        </w:rPr>
        <w:t xml:space="preserve">      m_vertexSet = new HashSet&lt;VertexType&gt;();</w:t>
      </w:r>
    </w:p>
    <w:p w14:paraId="20BD7520" w14:textId="14D3FD0E"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F430D97" w14:textId="77777777" w:rsidR="005E7D2C" w:rsidRPr="00903DBA" w:rsidRDefault="005E7D2C" w:rsidP="005E7D2C">
      <w:pPr>
        <w:pStyle w:val="Code"/>
        <w:rPr>
          <w:highlight w:val="white"/>
        </w:rPr>
      </w:pPr>
      <w:r w:rsidRPr="00903DBA">
        <w:rPr>
          <w:highlight w:val="white"/>
        </w:rPr>
        <w:t xml:space="preserve">    }</w:t>
      </w:r>
    </w:p>
    <w:p w14:paraId="6A6D1FD6" w14:textId="77777777" w:rsidR="005E7D2C" w:rsidRPr="00903DBA" w:rsidRDefault="005E7D2C" w:rsidP="005E7D2C">
      <w:pPr>
        <w:pStyle w:val="Code"/>
        <w:rPr>
          <w:highlight w:val="white"/>
        </w:rPr>
      </w:pPr>
      <w:r w:rsidRPr="00903DBA">
        <w:rPr>
          <w:highlight w:val="white"/>
        </w:rPr>
        <w:t xml:space="preserve">  </w:t>
      </w:r>
    </w:p>
    <w:p w14:paraId="776B479B" w14:textId="77777777" w:rsidR="005E7D2C" w:rsidRPr="00903DBA" w:rsidRDefault="005E7D2C" w:rsidP="005E7D2C">
      <w:pPr>
        <w:pStyle w:val="Code"/>
        <w:rPr>
          <w:highlight w:val="white"/>
        </w:rPr>
      </w:pPr>
      <w:r w:rsidRPr="00903DBA">
        <w:rPr>
          <w:highlight w:val="white"/>
        </w:rPr>
        <w:t xml:space="preserve">    public Graph(ISet&lt;VertexType&gt; vertexSet) {</w:t>
      </w:r>
    </w:p>
    <w:p w14:paraId="69A6F09B" w14:textId="77777777" w:rsidR="005E7D2C" w:rsidRPr="00903DBA" w:rsidRDefault="005E7D2C" w:rsidP="005E7D2C">
      <w:pPr>
        <w:pStyle w:val="Code"/>
        <w:rPr>
          <w:highlight w:val="white"/>
        </w:rPr>
      </w:pPr>
      <w:r w:rsidRPr="00903DBA">
        <w:rPr>
          <w:highlight w:val="white"/>
        </w:rPr>
        <w:t xml:space="preserve">      m_vertexSet = vertexSet;</w:t>
      </w:r>
    </w:p>
    <w:p w14:paraId="44694858" w14:textId="4110A678" w:rsidR="005E7D2C" w:rsidRPr="00903DBA" w:rsidRDefault="005E7D2C" w:rsidP="005E7D2C">
      <w:pPr>
        <w:pStyle w:val="Code"/>
        <w:rPr>
          <w:highlight w:val="white"/>
        </w:rPr>
      </w:pPr>
      <w:r w:rsidRPr="00903DBA">
        <w:rPr>
          <w:highlight w:val="white"/>
        </w:rPr>
        <w:t xml:space="preserve">      m_edgeSet = new HashSet&lt;</w:t>
      </w:r>
      <w:r w:rsidR="00300C26" w:rsidRPr="00903DBA">
        <w:rPr>
          <w:highlight w:val="white"/>
        </w:rPr>
        <w:t>Pair</w:t>
      </w:r>
      <w:r w:rsidRPr="00903DBA">
        <w:rPr>
          <w:highlight w:val="white"/>
        </w:rPr>
        <w:t>&lt;VertexType,VertexType&gt;&gt;();</w:t>
      </w:r>
    </w:p>
    <w:p w14:paraId="1609303D" w14:textId="77777777" w:rsidR="005E7D2C" w:rsidRPr="00903DBA" w:rsidRDefault="005E7D2C" w:rsidP="005E7D2C">
      <w:pPr>
        <w:pStyle w:val="Code"/>
        <w:rPr>
          <w:highlight w:val="white"/>
        </w:rPr>
      </w:pPr>
      <w:r w:rsidRPr="00903DBA">
        <w:rPr>
          <w:highlight w:val="white"/>
        </w:rPr>
        <w:t xml:space="preserve">    }</w:t>
      </w:r>
    </w:p>
    <w:p w14:paraId="798C4695" w14:textId="77777777" w:rsidR="005E7D2C" w:rsidRPr="00903DBA" w:rsidRDefault="005E7D2C" w:rsidP="005E7D2C">
      <w:pPr>
        <w:pStyle w:val="Code"/>
        <w:rPr>
          <w:highlight w:val="white"/>
        </w:rPr>
      </w:pPr>
    </w:p>
    <w:p w14:paraId="157CCBB3" w14:textId="77777777" w:rsidR="005E7D2C" w:rsidRPr="00903DBA" w:rsidRDefault="005E7D2C" w:rsidP="005E7D2C">
      <w:pPr>
        <w:pStyle w:val="Code"/>
        <w:rPr>
          <w:highlight w:val="white"/>
        </w:rPr>
      </w:pPr>
      <w:r w:rsidRPr="00903DBA">
        <w:rPr>
          <w:highlight w:val="white"/>
        </w:rPr>
        <w:t xml:space="preserve">    public Graph(ISet&lt;VertexType&gt; vertexSet,</w:t>
      </w:r>
    </w:p>
    <w:p w14:paraId="6F9F5862" w14:textId="41058839"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 {</w:t>
      </w:r>
    </w:p>
    <w:p w14:paraId="4F0E96F2" w14:textId="77777777" w:rsidR="005E7D2C" w:rsidRPr="00903DBA" w:rsidRDefault="005E7D2C" w:rsidP="005E7D2C">
      <w:pPr>
        <w:pStyle w:val="Code"/>
        <w:rPr>
          <w:highlight w:val="white"/>
        </w:rPr>
      </w:pPr>
      <w:r w:rsidRPr="00903DBA">
        <w:rPr>
          <w:highlight w:val="white"/>
        </w:rPr>
        <w:t xml:space="preserve">      m_vertexSet = vertexSet;</w:t>
      </w:r>
    </w:p>
    <w:p w14:paraId="7DC198C1" w14:textId="77777777" w:rsidR="005E7D2C" w:rsidRPr="00903DBA" w:rsidRDefault="005E7D2C" w:rsidP="005E7D2C">
      <w:pPr>
        <w:pStyle w:val="Code"/>
        <w:rPr>
          <w:highlight w:val="white"/>
        </w:rPr>
      </w:pPr>
      <w:r w:rsidRPr="00903DBA">
        <w:rPr>
          <w:highlight w:val="white"/>
        </w:rPr>
        <w:t xml:space="preserve">      m_edgeSet = edgeSet;</w:t>
      </w:r>
    </w:p>
    <w:p w14:paraId="070E11F6" w14:textId="77777777" w:rsidR="005E7D2C" w:rsidRPr="00903DBA" w:rsidRDefault="005E7D2C" w:rsidP="005E7D2C">
      <w:pPr>
        <w:pStyle w:val="Code"/>
        <w:rPr>
          <w:highlight w:val="white"/>
        </w:rPr>
      </w:pPr>
      <w:r w:rsidRPr="00903DBA">
        <w:rPr>
          <w:highlight w:val="white"/>
        </w:rPr>
        <w:t xml:space="preserve">    }</w:t>
      </w:r>
    </w:p>
    <w:p w14:paraId="41D3C8EF" w14:textId="77777777" w:rsidR="005E7D2C" w:rsidRPr="00903DBA" w:rsidRDefault="005E7D2C" w:rsidP="005E7D2C">
      <w:pPr>
        <w:pStyle w:val="Code"/>
        <w:rPr>
          <w:highlight w:val="white"/>
        </w:rPr>
      </w:pPr>
    </w:p>
    <w:p w14:paraId="74D045FF" w14:textId="77777777" w:rsidR="005E7D2C" w:rsidRPr="00903DBA" w:rsidRDefault="005E7D2C" w:rsidP="005E7D2C">
      <w:pPr>
        <w:pStyle w:val="Code"/>
        <w:rPr>
          <w:highlight w:val="white"/>
        </w:rPr>
      </w:pPr>
      <w:r w:rsidRPr="00903DBA">
        <w:rPr>
          <w:highlight w:val="white"/>
        </w:rPr>
        <w:t xml:space="preserve">    public ISet&lt;VertexType&gt; VertexSet {</w:t>
      </w:r>
    </w:p>
    <w:p w14:paraId="751A4B48" w14:textId="77777777" w:rsidR="005E7D2C" w:rsidRPr="00903DBA" w:rsidRDefault="005E7D2C" w:rsidP="005E7D2C">
      <w:pPr>
        <w:pStyle w:val="Code"/>
        <w:rPr>
          <w:highlight w:val="white"/>
        </w:rPr>
      </w:pPr>
      <w:r w:rsidRPr="00903DBA">
        <w:rPr>
          <w:highlight w:val="white"/>
        </w:rPr>
        <w:t xml:space="preserve">      get { return m_vertexSet; }</w:t>
      </w:r>
    </w:p>
    <w:p w14:paraId="0CC70EE8" w14:textId="77777777" w:rsidR="005E7D2C" w:rsidRPr="00903DBA" w:rsidRDefault="005E7D2C" w:rsidP="005E7D2C">
      <w:pPr>
        <w:pStyle w:val="Code"/>
        <w:rPr>
          <w:highlight w:val="white"/>
        </w:rPr>
      </w:pPr>
      <w:r w:rsidRPr="00903DBA">
        <w:rPr>
          <w:highlight w:val="white"/>
        </w:rPr>
        <w:t xml:space="preserve">    }</w:t>
      </w:r>
    </w:p>
    <w:p w14:paraId="4B939699" w14:textId="77777777" w:rsidR="005E7D2C" w:rsidRPr="00903DBA" w:rsidRDefault="005E7D2C" w:rsidP="005E7D2C">
      <w:pPr>
        <w:pStyle w:val="Code"/>
        <w:rPr>
          <w:highlight w:val="white"/>
        </w:rPr>
      </w:pPr>
      <w:r w:rsidRPr="00903DBA">
        <w:rPr>
          <w:highlight w:val="white"/>
        </w:rPr>
        <w:t xml:space="preserve">  </w:t>
      </w:r>
    </w:p>
    <w:p w14:paraId="78054DE3" w14:textId="3B05D6F2" w:rsidR="005E7D2C" w:rsidRPr="00903DBA" w:rsidRDefault="005E7D2C" w:rsidP="005E7D2C">
      <w:pPr>
        <w:pStyle w:val="Code"/>
        <w:rPr>
          <w:highlight w:val="white"/>
        </w:rPr>
      </w:pPr>
      <w:r w:rsidRPr="00903DBA">
        <w:rPr>
          <w:highlight w:val="white"/>
        </w:rPr>
        <w:t xml:space="preserve">    public ISet&lt;</w:t>
      </w:r>
      <w:r w:rsidR="00300C26" w:rsidRPr="00903DBA">
        <w:rPr>
          <w:highlight w:val="white"/>
        </w:rPr>
        <w:t>Pair</w:t>
      </w:r>
      <w:r w:rsidRPr="00903DBA">
        <w:rPr>
          <w:highlight w:val="white"/>
        </w:rPr>
        <w:t>&lt;VertexType,VertexType&gt;&gt; EdgeSet {</w:t>
      </w:r>
    </w:p>
    <w:p w14:paraId="7E89E34A" w14:textId="77777777" w:rsidR="005E7D2C" w:rsidRPr="00903DBA" w:rsidRDefault="005E7D2C" w:rsidP="005E7D2C">
      <w:pPr>
        <w:pStyle w:val="Code"/>
        <w:rPr>
          <w:highlight w:val="white"/>
        </w:rPr>
      </w:pPr>
      <w:r w:rsidRPr="00903DBA">
        <w:rPr>
          <w:highlight w:val="white"/>
        </w:rPr>
        <w:lastRenderedPageBreak/>
        <w:t xml:space="preserve">      get { return m_edgeSet; }</w:t>
      </w:r>
    </w:p>
    <w:p w14:paraId="0AE18865" w14:textId="77777777" w:rsidR="005E7D2C" w:rsidRPr="00903DBA" w:rsidRDefault="005E7D2C" w:rsidP="005E7D2C">
      <w:pPr>
        <w:pStyle w:val="Code"/>
        <w:rPr>
          <w:highlight w:val="white"/>
        </w:rPr>
      </w:pPr>
      <w:r w:rsidRPr="00903DBA">
        <w:rPr>
          <w:highlight w:val="white"/>
        </w:rPr>
        <w:t xml:space="preserve">    }</w:t>
      </w:r>
    </w:p>
    <w:p w14:paraId="093A3D92" w14:textId="77777777" w:rsidR="005E7D2C" w:rsidRPr="00903DBA" w:rsidRDefault="005E7D2C" w:rsidP="005E7D2C">
      <w:r w:rsidRPr="00903DBA">
        <w:t xml:space="preserve">The </w:t>
      </w:r>
      <w:proofErr w:type="spellStart"/>
      <w:r w:rsidRPr="00903DBA">
        <w:rPr>
          <w:rStyle w:val="CodeInText"/>
        </w:rPr>
        <w:t>neighbourSet</w:t>
      </w:r>
      <w:proofErr w:type="spellEnd"/>
      <w:r w:rsidRPr="00903DBA">
        <w:t xml:space="preserve"> method goes through all edges and add each found neighbor to the vertex.</w:t>
      </w:r>
    </w:p>
    <w:p w14:paraId="1A58CA55" w14:textId="77777777" w:rsidR="005E7D2C" w:rsidRPr="00903DBA" w:rsidRDefault="005E7D2C" w:rsidP="005E7D2C">
      <w:pPr>
        <w:pStyle w:val="Code"/>
        <w:rPr>
          <w:highlight w:val="white"/>
        </w:rPr>
      </w:pPr>
      <w:r w:rsidRPr="00903DBA">
        <w:rPr>
          <w:highlight w:val="white"/>
        </w:rPr>
        <w:t xml:space="preserve">    public ISet&lt;VertexType&gt; GetNeighbourSet(VertexType vertex) {</w:t>
      </w:r>
    </w:p>
    <w:p w14:paraId="5B56CC82" w14:textId="77777777" w:rsidR="005E7D2C" w:rsidRPr="00903DBA" w:rsidRDefault="005E7D2C" w:rsidP="005E7D2C">
      <w:pPr>
        <w:pStyle w:val="Code"/>
        <w:rPr>
          <w:highlight w:val="white"/>
        </w:rPr>
      </w:pPr>
      <w:r w:rsidRPr="00903DBA">
        <w:rPr>
          <w:highlight w:val="white"/>
        </w:rPr>
        <w:t xml:space="preserve">      ISet&lt;VertexType&gt; neighbourSet = new HashSet&lt;VertexType&gt;();</w:t>
      </w:r>
    </w:p>
    <w:p w14:paraId="2BF088D2" w14:textId="77777777" w:rsidR="005E7D2C" w:rsidRPr="00903DBA" w:rsidRDefault="005E7D2C" w:rsidP="005E7D2C">
      <w:pPr>
        <w:pStyle w:val="Code"/>
        <w:rPr>
          <w:highlight w:val="white"/>
        </w:rPr>
      </w:pPr>
      <w:r w:rsidRPr="00903DBA">
        <w:rPr>
          <w:highlight w:val="white"/>
        </w:rPr>
        <w:t xml:space="preserve">    </w:t>
      </w:r>
    </w:p>
    <w:p w14:paraId="45BDA1DA" w14:textId="135035EA"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16F6FF91" w14:textId="77777777" w:rsidR="005E7D2C" w:rsidRPr="00903DBA" w:rsidRDefault="005E7D2C" w:rsidP="005E7D2C">
      <w:pPr>
        <w:pStyle w:val="Code"/>
        <w:rPr>
          <w:highlight w:val="white"/>
        </w:rPr>
      </w:pPr>
      <w:r w:rsidRPr="00903DBA">
        <w:rPr>
          <w:highlight w:val="white"/>
        </w:rPr>
        <w:t xml:space="preserve">        if (edge.First.Equals(vertex)) {</w:t>
      </w:r>
    </w:p>
    <w:p w14:paraId="1CB70936" w14:textId="77777777" w:rsidR="005E7D2C" w:rsidRPr="00903DBA" w:rsidRDefault="005E7D2C" w:rsidP="005E7D2C">
      <w:pPr>
        <w:pStyle w:val="Code"/>
        <w:rPr>
          <w:highlight w:val="white"/>
        </w:rPr>
      </w:pPr>
      <w:r w:rsidRPr="00903DBA">
        <w:rPr>
          <w:highlight w:val="white"/>
        </w:rPr>
        <w:t xml:space="preserve">          neighbourSet.Add(edge.Second);</w:t>
      </w:r>
    </w:p>
    <w:p w14:paraId="34E9248D" w14:textId="77777777" w:rsidR="005E7D2C" w:rsidRPr="00903DBA" w:rsidRDefault="005E7D2C" w:rsidP="005E7D2C">
      <w:pPr>
        <w:pStyle w:val="Code"/>
        <w:rPr>
          <w:highlight w:val="white"/>
        </w:rPr>
      </w:pPr>
      <w:r w:rsidRPr="00903DBA">
        <w:rPr>
          <w:highlight w:val="white"/>
        </w:rPr>
        <w:t xml:space="preserve">        }</w:t>
      </w:r>
    </w:p>
    <w:p w14:paraId="6F2BF715" w14:textId="77777777" w:rsidR="005E7D2C" w:rsidRPr="00903DBA" w:rsidRDefault="005E7D2C" w:rsidP="005E7D2C">
      <w:pPr>
        <w:pStyle w:val="Code"/>
        <w:rPr>
          <w:highlight w:val="white"/>
        </w:rPr>
      </w:pPr>
      <w:r w:rsidRPr="00903DBA">
        <w:rPr>
          <w:highlight w:val="white"/>
        </w:rPr>
        <w:t xml:space="preserve">      </w:t>
      </w:r>
    </w:p>
    <w:p w14:paraId="04B2D3DF" w14:textId="77777777" w:rsidR="005E7D2C" w:rsidRPr="00903DBA" w:rsidRDefault="005E7D2C" w:rsidP="005E7D2C">
      <w:pPr>
        <w:pStyle w:val="Code"/>
        <w:rPr>
          <w:highlight w:val="white"/>
        </w:rPr>
      </w:pPr>
      <w:r w:rsidRPr="00903DBA">
        <w:rPr>
          <w:highlight w:val="white"/>
        </w:rPr>
        <w:t xml:space="preserve">        if (edge.Second.Equals(vertex)) {</w:t>
      </w:r>
    </w:p>
    <w:p w14:paraId="5B76D393" w14:textId="77777777" w:rsidR="005E7D2C" w:rsidRPr="00903DBA" w:rsidRDefault="005E7D2C" w:rsidP="005E7D2C">
      <w:pPr>
        <w:pStyle w:val="Code"/>
        <w:rPr>
          <w:highlight w:val="white"/>
        </w:rPr>
      </w:pPr>
      <w:r w:rsidRPr="00903DBA">
        <w:rPr>
          <w:highlight w:val="white"/>
        </w:rPr>
        <w:t xml:space="preserve">          neighbourSet.Add(edge.First);</w:t>
      </w:r>
    </w:p>
    <w:p w14:paraId="789F85C4" w14:textId="77777777" w:rsidR="005E7D2C" w:rsidRPr="00903DBA" w:rsidRDefault="005E7D2C" w:rsidP="005E7D2C">
      <w:pPr>
        <w:pStyle w:val="Code"/>
        <w:rPr>
          <w:highlight w:val="white"/>
        </w:rPr>
      </w:pPr>
      <w:r w:rsidRPr="00903DBA">
        <w:rPr>
          <w:highlight w:val="white"/>
        </w:rPr>
        <w:t xml:space="preserve">        }      </w:t>
      </w:r>
    </w:p>
    <w:p w14:paraId="1ADBA877" w14:textId="77777777" w:rsidR="005E7D2C" w:rsidRPr="00903DBA" w:rsidRDefault="005E7D2C" w:rsidP="005E7D2C">
      <w:pPr>
        <w:pStyle w:val="Code"/>
        <w:rPr>
          <w:highlight w:val="white"/>
        </w:rPr>
      </w:pPr>
      <w:r w:rsidRPr="00903DBA">
        <w:rPr>
          <w:highlight w:val="white"/>
        </w:rPr>
        <w:t xml:space="preserve">      }</w:t>
      </w:r>
    </w:p>
    <w:p w14:paraId="77DAA53C" w14:textId="77777777" w:rsidR="005E7D2C" w:rsidRPr="00903DBA" w:rsidRDefault="005E7D2C" w:rsidP="005E7D2C">
      <w:pPr>
        <w:pStyle w:val="Code"/>
        <w:rPr>
          <w:highlight w:val="white"/>
        </w:rPr>
      </w:pPr>
      <w:r w:rsidRPr="00903DBA">
        <w:rPr>
          <w:highlight w:val="white"/>
        </w:rPr>
        <w:t xml:space="preserve">    </w:t>
      </w:r>
    </w:p>
    <w:p w14:paraId="1A01DDFE" w14:textId="77777777" w:rsidR="005E7D2C" w:rsidRPr="00903DBA" w:rsidRDefault="005E7D2C" w:rsidP="005E7D2C">
      <w:pPr>
        <w:pStyle w:val="Code"/>
        <w:rPr>
          <w:highlight w:val="white"/>
        </w:rPr>
      </w:pPr>
      <w:r w:rsidRPr="00903DBA">
        <w:rPr>
          <w:highlight w:val="white"/>
        </w:rPr>
        <w:t xml:space="preserve">      return neighbourSet;</w:t>
      </w:r>
    </w:p>
    <w:p w14:paraId="54AE2207" w14:textId="77777777" w:rsidR="005E7D2C" w:rsidRPr="00903DBA" w:rsidRDefault="005E7D2C" w:rsidP="005E7D2C">
      <w:pPr>
        <w:pStyle w:val="Code"/>
        <w:rPr>
          <w:highlight w:val="white"/>
        </w:rPr>
      </w:pPr>
      <w:r w:rsidRPr="00903DBA">
        <w:rPr>
          <w:highlight w:val="white"/>
        </w:rPr>
        <w:t xml:space="preserve">    }</w:t>
      </w:r>
    </w:p>
    <w:p w14:paraId="375C4EB2" w14:textId="77777777" w:rsidR="005E7D2C" w:rsidRPr="00903DBA" w:rsidRDefault="005E7D2C" w:rsidP="005E7D2C">
      <w:pPr>
        <w:pStyle w:val="Rubrik3"/>
      </w:pPr>
      <w:bookmarkStart w:id="533" w:name="_Toc57656176"/>
      <w:r w:rsidRPr="00903DBA">
        <w:t>Addition and Removal of Vertices and Edges</w:t>
      </w:r>
      <w:bookmarkEnd w:id="533"/>
    </w:p>
    <w:p w14:paraId="6B43C892" w14:textId="77777777" w:rsidR="005E7D2C" w:rsidRPr="00903DBA" w:rsidRDefault="005E7D2C" w:rsidP="005E7D2C">
      <w:pPr>
        <w:pStyle w:val="Code"/>
        <w:rPr>
          <w:highlight w:val="white"/>
        </w:rPr>
      </w:pPr>
      <w:r w:rsidRPr="00903DBA">
        <w:rPr>
          <w:highlight w:val="white"/>
        </w:rPr>
        <w:t xml:space="preserve">    public void AddVertex(VertexType vertex) {</w:t>
      </w:r>
    </w:p>
    <w:p w14:paraId="227274F0" w14:textId="77777777" w:rsidR="005E7D2C" w:rsidRPr="00903DBA" w:rsidRDefault="005E7D2C" w:rsidP="005E7D2C">
      <w:pPr>
        <w:pStyle w:val="Code"/>
        <w:rPr>
          <w:highlight w:val="white"/>
        </w:rPr>
      </w:pPr>
      <w:r w:rsidRPr="00903DBA">
        <w:rPr>
          <w:highlight w:val="white"/>
        </w:rPr>
        <w:t xml:space="preserve">      m_vertexSet.Add(vertex);</w:t>
      </w:r>
    </w:p>
    <w:p w14:paraId="1BFCE43F" w14:textId="77777777" w:rsidR="005E7D2C" w:rsidRPr="00903DBA" w:rsidRDefault="005E7D2C" w:rsidP="005E7D2C">
      <w:pPr>
        <w:pStyle w:val="Code"/>
        <w:rPr>
          <w:highlight w:val="white"/>
        </w:rPr>
      </w:pPr>
      <w:r w:rsidRPr="00903DBA">
        <w:rPr>
          <w:highlight w:val="white"/>
        </w:rPr>
        <w:t xml:space="preserve">    }</w:t>
      </w:r>
    </w:p>
    <w:p w14:paraId="4FCCFC2F" w14:textId="77777777" w:rsidR="005E7D2C" w:rsidRPr="00903DBA" w:rsidRDefault="005E7D2C" w:rsidP="005E7D2C">
      <w:pPr>
        <w:pStyle w:val="Code"/>
        <w:rPr>
          <w:highlight w:val="white"/>
        </w:rPr>
      </w:pPr>
    </w:p>
    <w:p w14:paraId="05F372DE" w14:textId="77777777" w:rsidR="005E7D2C" w:rsidRPr="00903DBA" w:rsidRDefault="005E7D2C" w:rsidP="005E7D2C">
      <w:pPr>
        <w:pStyle w:val="Code"/>
        <w:rPr>
          <w:highlight w:val="white"/>
        </w:rPr>
      </w:pPr>
      <w:r w:rsidRPr="00903DBA">
        <w:rPr>
          <w:highlight w:val="white"/>
        </w:rPr>
        <w:t xml:space="preserve">    public void EraseVertex(VertexType vertex) {</w:t>
      </w:r>
    </w:p>
    <w:p w14:paraId="678A4F51" w14:textId="7F86ADE3"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edgeSetCopy =</w:t>
      </w:r>
    </w:p>
    <w:p w14:paraId="4011B7C2" w14:textId="16470683"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&lt;VertexType,VertexType&gt;&gt;(m_edgeSet);</w:t>
      </w:r>
    </w:p>
    <w:p w14:paraId="02C36572" w14:textId="77777777" w:rsidR="005E7D2C" w:rsidRPr="00903DBA" w:rsidRDefault="005E7D2C" w:rsidP="005E7D2C">
      <w:pPr>
        <w:pStyle w:val="Code"/>
        <w:rPr>
          <w:highlight w:val="white"/>
        </w:rPr>
      </w:pPr>
    </w:p>
    <w:p w14:paraId="1D178355" w14:textId="28B23F74"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edgeSetCopy) {</w:t>
      </w:r>
    </w:p>
    <w:p w14:paraId="2A162135" w14:textId="77777777" w:rsidR="005E7D2C" w:rsidRPr="00903DBA" w:rsidRDefault="005E7D2C" w:rsidP="005E7D2C">
      <w:pPr>
        <w:pStyle w:val="Code"/>
        <w:rPr>
          <w:highlight w:val="white"/>
        </w:rPr>
      </w:pPr>
      <w:r w:rsidRPr="00903DBA">
        <w:rPr>
          <w:highlight w:val="white"/>
        </w:rPr>
        <w:t xml:space="preserve">        if ((vertex.Equals(edge.First)) || (vertex.Equals(edge.Second))) {</w:t>
      </w:r>
    </w:p>
    <w:p w14:paraId="2E04CA1E" w14:textId="77777777" w:rsidR="005E7D2C" w:rsidRPr="00903DBA" w:rsidRDefault="005E7D2C" w:rsidP="005E7D2C">
      <w:pPr>
        <w:pStyle w:val="Code"/>
        <w:rPr>
          <w:highlight w:val="white"/>
        </w:rPr>
      </w:pPr>
      <w:r w:rsidRPr="00903DBA">
        <w:rPr>
          <w:highlight w:val="white"/>
        </w:rPr>
        <w:t xml:space="preserve">          m_edgeSet.Remove(edge);</w:t>
      </w:r>
    </w:p>
    <w:p w14:paraId="08CAAEE7" w14:textId="77777777" w:rsidR="005E7D2C" w:rsidRPr="00903DBA" w:rsidRDefault="005E7D2C" w:rsidP="005E7D2C">
      <w:pPr>
        <w:pStyle w:val="Code"/>
        <w:rPr>
          <w:highlight w:val="white"/>
        </w:rPr>
      </w:pPr>
      <w:r w:rsidRPr="00903DBA">
        <w:rPr>
          <w:highlight w:val="white"/>
        </w:rPr>
        <w:t xml:space="preserve">        }</w:t>
      </w:r>
    </w:p>
    <w:p w14:paraId="62A48AC4" w14:textId="77777777" w:rsidR="005E7D2C" w:rsidRPr="00903DBA" w:rsidRDefault="005E7D2C" w:rsidP="005E7D2C">
      <w:pPr>
        <w:pStyle w:val="Code"/>
        <w:rPr>
          <w:highlight w:val="white"/>
        </w:rPr>
      </w:pPr>
      <w:r w:rsidRPr="00903DBA">
        <w:rPr>
          <w:highlight w:val="white"/>
        </w:rPr>
        <w:t xml:space="preserve">      }</w:t>
      </w:r>
    </w:p>
    <w:p w14:paraId="5D6C598B" w14:textId="77777777" w:rsidR="005E7D2C" w:rsidRPr="00903DBA" w:rsidRDefault="005E7D2C" w:rsidP="005E7D2C">
      <w:pPr>
        <w:pStyle w:val="Code"/>
        <w:rPr>
          <w:highlight w:val="white"/>
        </w:rPr>
      </w:pPr>
    </w:p>
    <w:p w14:paraId="20B40942" w14:textId="77777777" w:rsidR="005E7D2C" w:rsidRPr="00903DBA" w:rsidRDefault="005E7D2C" w:rsidP="005E7D2C">
      <w:pPr>
        <w:pStyle w:val="Code"/>
        <w:rPr>
          <w:highlight w:val="white"/>
        </w:rPr>
      </w:pPr>
      <w:r w:rsidRPr="00903DBA">
        <w:rPr>
          <w:highlight w:val="white"/>
        </w:rPr>
        <w:t xml:space="preserve">      m_vertexSet.Remove(vertex);</w:t>
      </w:r>
    </w:p>
    <w:p w14:paraId="35D3E1B3" w14:textId="77777777" w:rsidR="005E7D2C" w:rsidRPr="00903DBA" w:rsidRDefault="005E7D2C" w:rsidP="005E7D2C">
      <w:pPr>
        <w:pStyle w:val="Code"/>
        <w:rPr>
          <w:highlight w:val="white"/>
        </w:rPr>
      </w:pPr>
      <w:r w:rsidRPr="00903DBA">
        <w:rPr>
          <w:highlight w:val="white"/>
        </w:rPr>
        <w:t xml:space="preserve">    }</w:t>
      </w:r>
    </w:p>
    <w:p w14:paraId="1C8656C3" w14:textId="77777777" w:rsidR="005E7D2C" w:rsidRPr="00903DBA" w:rsidRDefault="005E7D2C" w:rsidP="005E7D2C">
      <w:pPr>
        <w:pStyle w:val="Code"/>
        <w:rPr>
          <w:highlight w:val="white"/>
        </w:rPr>
      </w:pPr>
    </w:p>
    <w:p w14:paraId="68BB3C4C" w14:textId="77777777" w:rsidR="005E7D2C" w:rsidRPr="00903DBA" w:rsidRDefault="005E7D2C" w:rsidP="005E7D2C">
      <w:pPr>
        <w:pStyle w:val="Code"/>
        <w:rPr>
          <w:highlight w:val="white"/>
        </w:rPr>
      </w:pPr>
      <w:r w:rsidRPr="00903DBA">
        <w:rPr>
          <w:highlight w:val="white"/>
        </w:rPr>
        <w:t xml:space="preserve">    public void AddEdge(VertexType vertex1, VertexType vertex2) {</w:t>
      </w:r>
    </w:p>
    <w:p w14:paraId="7205180F" w14:textId="7E3B624D"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4878D93B" w14:textId="2A5F597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5F3287EB" w14:textId="77777777" w:rsidR="005E7D2C" w:rsidRPr="00903DBA" w:rsidRDefault="005E7D2C" w:rsidP="005E7D2C">
      <w:pPr>
        <w:pStyle w:val="Code"/>
        <w:rPr>
          <w:highlight w:val="white"/>
        </w:rPr>
      </w:pPr>
      <w:r w:rsidRPr="00903DBA">
        <w:rPr>
          <w:highlight w:val="white"/>
        </w:rPr>
        <w:t xml:space="preserve">      m_edgeSet.Add(edge);</w:t>
      </w:r>
    </w:p>
    <w:p w14:paraId="30953A42" w14:textId="77777777" w:rsidR="005E7D2C" w:rsidRPr="00903DBA" w:rsidRDefault="005E7D2C" w:rsidP="005E7D2C">
      <w:pPr>
        <w:pStyle w:val="Code"/>
        <w:rPr>
          <w:highlight w:val="white"/>
        </w:rPr>
      </w:pPr>
      <w:r w:rsidRPr="00903DBA">
        <w:rPr>
          <w:highlight w:val="white"/>
        </w:rPr>
        <w:t xml:space="preserve">    }</w:t>
      </w:r>
    </w:p>
    <w:p w14:paraId="67E8C16D" w14:textId="77777777" w:rsidR="005E7D2C" w:rsidRPr="00903DBA" w:rsidRDefault="005E7D2C" w:rsidP="005E7D2C">
      <w:pPr>
        <w:pStyle w:val="Code"/>
        <w:rPr>
          <w:highlight w:val="white"/>
        </w:rPr>
      </w:pPr>
    </w:p>
    <w:p w14:paraId="67516F6D" w14:textId="77777777" w:rsidR="005E7D2C" w:rsidRPr="00903DBA" w:rsidRDefault="005E7D2C" w:rsidP="005E7D2C">
      <w:pPr>
        <w:pStyle w:val="Code"/>
        <w:rPr>
          <w:highlight w:val="white"/>
        </w:rPr>
      </w:pPr>
      <w:r w:rsidRPr="00903DBA">
        <w:rPr>
          <w:highlight w:val="white"/>
        </w:rPr>
        <w:t xml:space="preserve">    public void EraseEdge(VertexType vertex1, VertexType vertex2) {</w:t>
      </w:r>
    </w:p>
    <w:p w14:paraId="3A2C99F7" w14:textId="385332FF" w:rsidR="005E7D2C" w:rsidRPr="00903DBA" w:rsidRDefault="005E7D2C" w:rsidP="005E7D2C">
      <w:pPr>
        <w:pStyle w:val="Code"/>
        <w:rPr>
          <w:highlight w:val="white"/>
        </w:rPr>
      </w:pPr>
      <w:r w:rsidRPr="00903DBA">
        <w:rPr>
          <w:highlight w:val="white"/>
        </w:rPr>
        <w:t xml:space="preserve">      </w:t>
      </w:r>
      <w:r w:rsidR="00300C26" w:rsidRPr="00903DBA">
        <w:rPr>
          <w:highlight w:val="white"/>
        </w:rPr>
        <w:t>Pair</w:t>
      </w:r>
      <w:r w:rsidRPr="00903DBA">
        <w:rPr>
          <w:highlight w:val="white"/>
        </w:rPr>
        <w:t>&lt;VertexType,VertexType&gt; edge =</w:t>
      </w:r>
    </w:p>
    <w:p w14:paraId="5C1B6BC0" w14:textId="04F1C45E" w:rsidR="005E7D2C" w:rsidRPr="00903DBA" w:rsidRDefault="005E7D2C" w:rsidP="005E7D2C">
      <w:pPr>
        <w:pStyle w:val="Code"/>
        <w:rPr>
          <w:highlight w:val="white"/>
        </w:rPr>
      </w:pPr>
      <w:r w:rsidRPr="00903DBA">
        <w:rPr>
          <w:highlight w:val="white"/>
        </w:rPr>
        <w:t xml:space="preserve">        new </w:t>
      </w:r>
      <w:r w:rsidR="00300C26" w:rsidRPr="00903DBA">
        <w:rPr>
          <w:highlight w:val="white"/>
        </w:rPr>
        <w:t>Pair</w:t>
      </w:r>
      <w:r w:rsidRPr="00903DBA">
        <w:rPr>
          <w:highlight w:val="white"/>
        </w:rPr>
        <w:t>&lt;VertexType,VertexType&gt;(vertex1, vertex2);</w:t>
      </w:r>
    </w:p>
    <w:p w14:paraId="2301887B" w14:textId="77777777" w:rsidR="005E7D2C" w:rsidRPr="00903DBA" w:rsidRDefault="005E7D2C" w:rsidP="005E7D2C">
      <w:pPr>
        <w:pStyle w:val="Code"/>
        <w:rPr>
          <w:highlight w:val="white"/>
        </w:rPr>
      </w:pPr>
      <w:r w:rsidRPr="00903DBA">
        <w:rPr>
          <w:highlight w:val="white"/>
        </w:rPr>
        <w:t xml:space="preserve">      m_edgeSet.Remove(edge);</w:t>
      </w:r>
    </w:p>
    <w:p w14:paraId="0CDDA776" w14:textId="77777777" w:rsidR="005E7D2C" w:rsidRPr="00903DBA" w:rsidRDefault="005E7D2C" w:rsidP="005E7D2C">
      <w:pPr>
        <w:pStyle w:val="Code"/>
        <w:rPr>
          <w:highlight w:val="white"/>
        </w:rPr>
      </w:pPr>
      <w:r w:rsidRPr="00903DBA">
        <w:rPr>
          <w:highlight w:val="white"/>
        </w:rPr>
        <w:t xml:space="preserve">    }</w:t>
      </w:r>
    </w:p>
    <w:p w14:paraId="2E6E0600" w14:textId="77777777" w:rsidR="005E7D2C" w:rsidRPr="00903DBA" w:rsidRDefault="005E7D2C" w:rsidP="005E7D2C">
      <w:pPr>
        <w:pStyle w:val="Rubrik3"/>
      </w:pPr>
      <w:bookmarkStart w:id="534" w:name="_Toc57656177"/>
      <w:r w:rsidRPr="00903DBA">
        <w:t>Graph Partition</w:t>
      </w:r>
      <w:bookmarkEnd w:id="534"/>
    </w:p>
    <w:p w14:paraId="4DE90750" w14:textId="77777777" w:rsidR="005E7D2C" w:rsidRPr="00903DBA" w:rsidRDefault="005E7D2C" w:rsidP="005E7D2C">
      <w:r w:rsidRPr="00903DBA">
        <w:t xml:space="preserve">The method </w:t>
      </w:r>
      <w:proofErr w:type="spellStart"/>
      <w:r w:rsidRPr="00903DBA">
        <w:rPr>
          <w:rStyle w:val="CodeInText"/>
        </w:rPr>
        <w:t>partitionate</w:t>
      </w:r>
      <w:proofErr w:type="spellEnd"/>
      <w:r w:rsidRPr="00903DBA">
        <w:t xml:space="preserve"> divides the graph into free subgraphs; that is, subgraphs which vertices have no neighbors in any of the other free subgraphs. </w:t>
      </w:r>
      <w:proofErr w:type="gramStart"/>
      <w:r w:rsidRPr="00903DBA">
        <w:t>First</w:t>
      </w:r>
      <w:proofErr w:type="gramEnd"/>
      <w:r w:rsidRPr="00903DBA">
        <w:t xml:space="preserve"> we go through the vertices and perform a deep search to find all vertices reachable from the vertex. Then we generate a subgraph for each such vertex set.</w:t>
      </w:r>
    </w:p>
    <w:p w14:paraId="7FCA75AE" w14:textId="77777777" w:rsidR="005E7D2C" w:rsidRPr="00903DBA" w:rsidRDefault="005E7D2C" w:rsidP="005E7D2C">
      <w:pPr>
        <w:pStyle w:val="Code"/>
        <w:rPr>
          <w:highlight w:val="white"/>
        </w:rPr>
      </w:pPr>
      <w:r w:rsidRPr="00903DBA">
        <w:rPr>
          <w:highlight w:val="white"/>
        </w:rPr>
        <w:lastRenderedPageBreak/>
        <w:t xml:space="preserve">    public ISet&lt;Graph&lt;VertexType&gt;&gt; Split() {</w:t>
      </w:r>
    </w:p>
    <w:p w14:paraId="15118A73" w14:textId="77777777" w:rsidR="005E7D2C" w:rsidRPr="00903DBA" w:rsidRDefault="005E7D2C" w:rsidP="005E7D2C">
      <w:pPr>
        <w:pStyle w:val="Code"/>
        <w:rPr>
          <w:highlight w:val="white"/>
        </w:rPr>
      </w:pPr>
      <w:r w:rsidRPr="00903DBA">
        <w:rPr>
          <w:highlight w:val="white"/>
        </w:rPr>
        <w:t xml:space="preserve">      ISet&lt;ISet&lt;VertexType&gt;&gt; subgraphSet = new HashSet&lt;ISet&lt;VertexType&gt;&gt;();</w:t>
      </w:r>
    </w:p>
    <w:p w14:paraId="5CF92987" w14:textId="77777777" w:rsidR="005E7D2C" w:rsidRPr="00903DBA" w:rsidRDefault="005E7D2C" w:rsidP="005E7D2C">
      <w:pPr>
        <w:pStyle w:val="Code"/>
        <w:rPr>
          <w:highlight w:val="white"/>
        </w:rPr>
      </w:pPr>
    </w:p>
    <w:p w14:paraId="5DBB1262" w14:textId="77777777" w:rsidR="005E7D2C" w:rsidRPr="00903DBA" w:rsidRDefault="005E7D2C" w:rsidP="005E7D2C">
      <w:pPr>
        <w:pStyle w:val="Code"/>
        <w:rPr>
          <w:highlight w:val="white"/>
        </w:rPr>
      </w:pPr>
      <w:r w:rsidRPr="00903DBA">
        <w:rPr>
          <w:highlight w:val="white"/>
        </w:rPr>
        <w:t xml:space="preserve">      foreach (VertexType vertex in m_vertexSet) {</w:t>
      </w:r>
    </w:p>
    <w:p w14:paraId="6CBD1A7B" w14:textId="77777777" w:rsidR="005E7D2C" w:rsidRPr="00903DBA" w:rsidRDefault="005E7D2C" w:rsidP="005E7D2C">
      <w:pPr>
        <w:pStyle w:val="Code"/>
        <w:rPr>
          <w:highlight w:val="white"/>
        </w:rPr>
      </w:pPr>
      <w:r w:rsidRPr="00903DBA">
        <w:rPr>
          <w:highlight w:val="white"/>
        </w:rPr>
        <w:t xml:space="preserve">        ISet&lt;VertexType&gt; vertexSet = new HashSet&lt;VertexType&gt;();</w:t>
      </w:r>
    </w:p>
    <w:p w14:paraId="2DADDB91" w14:textId="77777777" w:rsidR="005E7D2C" w:rsidRPr="00903DBA" w:rsidRDefault="005E7D2C" w:rsidP="005E7D2C">
      <w:pPr>
        <w:pStyle w:val="Code"/>
        <w:rPr>
          <w:highlight w:val="white"/>
        </w:rPr>
      </w:pPr>
      <w:r w:rsidRPr="00903DBA">
        <w:rPr>
          <w:highlight w:val="white"/>
        </w:rPr>
        <w:t xml:space="preserve">        DeepSearch(vertex, vertexSet);</w:t>
      </w:r>
    </w:p>
    <w:p w14:paraId="01CD1F53" w14:textId="77777777" w:rsidR="005E7D2C" w:rsidRPr="00903DBA" w:rsidRDefault="005E7D2C" w:rsidP="005E7D2C">
      <w:pPr>
        <w:pStyle w:val="Code"/>
        <w:rPr>
          <w:highlight w:val="white"/>
        </w:rPr>
      </w:pPr>
      <w:r w:rsidRPr="00903DBA">
        <w:rPr>
          <w:highlight w:val="white"/>
        </w:rPr>
        <w:t xml:space="preserve">        subgraphSet.Add(vertexSet);</w:t>
      </w:r>
    </w:p>
    <w:p w14:paraId="353757DE" w14:textId="77777777" w:rsidR="005E7D2C" w:rsidRPr="00903DBA" w:rsidRDefault="005E7D2C" w:rsidP="005E7D2C">
      <w:pPr>
        <w:pStyle w:val="Code"/>
        <w:rPr>
          <w:highlight w:val="white"/>
        </w:rPr>
      </w:pPr>
      <w:r w:rsidRPr="00903DBA">
        <w:rPr>
          <w:highlight w:val="white"/>
        </w:rPr>
        <w:t xml:space="preserve">      }</w:t>
      </w:r>
    </w:p>
    <w:p w14:paraId="2732B9A4" w14:textId="77777777" w:rsidR="005E7D2C" w:rsidRPr="00903DBA" w:rsidRDefault="005E7D2C" w:rsidP="005E7D2C">
      <w:pPr>
        <w:pStyle w:val="Code"/>
        <w:rPr>
          <w:highlight w:val="white"/>
        </w:rPr>
      </w:pPr>
    </w:p>
    <w:p w14:paraId="600898D3" w14:textId="77777777" w:rsidR="005E7D2C" w:rsidRPr="00903DBA" w:rsidRDefault="005E7D2C" w:rsidP="005E7D2C">
      <w:pPr>
        <w:pStyle w:val="Code"/>
        <w:rPr>
          <w:highlight w:val="white"/>
        </w:rPr>
      </w:pPr>
      <w:r w:rsidRPr="00903DBA">
        <w:rPr>
          <w:highlight w:val="white"/>
        </w:rPr>
        <w:t xml:space="preserve">      ISet&lt;Graph&lt;VertexType&gt;&gt; graphSet = new HashSet&lt;Graph&lt;VertexType&gt;&gt;();</w:t>
      </w:r>
    </w:p>
    <w:p w14:paraId="44DBC519" w14:textId="77777777" w:rsidR="005E7D2C" w:rsidRPr="00903DBA" w:rsidRDefault="005E7D2C" w:rsidP="005E7D2C">
      <w:pPr>
        <w:pStyle w:val="Code"/>
        <w:rPr>
          <w:highlight w:val="white"/>
        </w:rPr>
      </w:pPr>
      <w:r w:rsidRPr="00903DBA">
        <w:rPr>
          <w:highlight w:val="white"/>
        </w:rPr>
        <w:t xml:space="preserve">      foreach (ISet&lt;VertexType&gt; vertexSet in subgraphSet) {</w:t>
      </w:r>
    </w:p>
    <w:p w14:paraId="3E251FE2" w14:textId="77777777" w:rsidR="005E7D2C" w:rsidRPr="00903DBA" w:rsidRDefault="005E7D2C" w:rsidP="005E7D2C">
      <w:pPr>
        <w:pStyle w:val="Code"/>
        <w:rPr>
          <w:highlight w:val="white"/>
        </w:rPr>
      </w:pPr>
      <w:r w:rsidRPr="00903DBA">
        <w:rPr>
          <w:highlight w:val="white"/>
        </w:rPr>
        <w:t xml:space="preserve">        graphSet.Add(InducedSubGraph(vertexSet));</w:t>
      </w:r>
    </w:p>
    <w:p w14:paraId="3144E5BD" w14:textId="77777777" w:rsidR="005E7D2C" w:rsidRPr="00903DBA" w:rsidRDefault="005E7D2C" w:rsidP="005E7D2C">
      <w:pPr>
        <w:pStyle w:val="Code"/>
        <w:rPr>
          <w:highlight w:val="white"/>
        </w:rPr>
      </w:pPr>
      <w:r w:rsidRPr="00903DBA">
        <w:rPr>
          <w:highlight w:val="white"/>
        </w:rPr>
        <w:t xml:space="preserve">      }</w:t>
      </w:r>
    </w:p>
    <w:p w14:paraId="3B2E45D3" w14:textId="77777777" w:rsidR="005E7D2C" w:rsidRPr="00903DBA" w:rsidRDefault="005E7D2C" w:rsidP="005E7D2C">
      <w:pPr>
        <w:pStyle w:val="Code"/>
        <w:rPr>
          <w:highlight w:val="white"/>
        </w:rPr>
      </w:pPr>
    </w:p>
    <w:p w14:paraId="79397209" w14:textId="77777777" w:rsidR="005E7D2C" w:rsidRPr="00903DBA" w:rsidRDefault="005E7D2C" w:rsidP="005E7D2C">
      <w:pPr>
        <w:pStyle w:val="Code"/>
        <w:rPr>
          <w:highlight w:val="white"/>
        </w:rPr>
      </w:pPr>
      <w:r w:rsidRPr="00903DBA">
        <w:rPr>
          <w:highlight w:val="white"/>
        </w:rPr>
        <w:t xml:space="preserve">      return graphSet;</w:t>
      </w:r>
    </w:p>
    <w:p w14:paraId="2BD8C0ED" w14:textId="77777777" w:rsidR="005E7D2C" w:rsidRPr="00903DBA" w:rsidRDefault="005E7D2C" w:rsidP="005E7D2C">
      <w:pPr>
        <w:pStyle w:val="Code"/>
        <w:rPr>
          <w:highlight w:val="white"/>
        </w:rPr>
      </w:pPr>
      <w:r w:rsidRPr="00903DBA">
        <w:rPr>
          <w:highlight w:val="white"/>
        </w:rPr>
        <w:t xml:space="preserve">    }</w:t>
      </w:r>
    </w:p>
    <w:p w14:paraId="356E0F1A" w14:textId="77777777" w:rsidR="005E7D2C" w:rsidRPr="00903DBA" w:rsidRDefault="005E7D2C" w:rsidP="005E7D2C">
      <w:r w:rsidRPr="00903DBA">
        <w:t xml:space="preserve">The </w:t>
      </w:r>
      <w:proofErr w:type="spellStart"/>
      <w:r w:rsidRPr="00903DBA">
        <w:rPr>
          <w:rStyle w:val="CodeInText"/>
        </w:rPr>
        <w:t>DeepFirstSearch</w:t>
      </w:r>
      <w:proofErr w:type="spellEnd"/>
      <w:r w:rsidRPr="00903DBA">
        <w:t xml:space="preserve"> method search recursively through the graph </w:t>
      </w:r>
      <w:proofErr w:type="gramStart"/>
      <w:r w:rsidRPr="00903DBA">
        <w:t>in order to</w:t>
      </w:r>
      <w:proofErr w:type="gramEnd"/>
      <w:r w:rsidRPr="00903DBA">
        <w:t xml:space="preserve"> find all vertices reachable from the given vertex. To avoid cyclic search, the search is terminated if the vertex is already a member of the result set.</w:t>
      </w:r>
    </w:p>
    <w:p w14:paraId="5A462B77" w14:textId="77777777" w:rsidR="005E7D2C" w:rsidRPr="00903DBA" w:rsidRDefault="005E7D2C" w:rsidP="005E7D2C">
      <w:pPr>
        <w:pStyle w:val="Code"/>
        <w:rPr>
          <w:highlight w:val="white"/>
        </w:rPr>
      </w:pPr>
      <w:r w:rsidRPr="00903DBA">
        <w:rPr>
          <w:highlight w:val="white"/>
        </w:rPr>
        <w:t xml:space="preserve">    private void DeepSearch(VertexType vertex, ISet&lt;VertexType&gt; resultSet) {</w:t>
      </w:r>
    </w:p>
    <w:p w14:paraId="50FE57F6" w14:textId="77777777" w:rsidR="005E7D2C" w:rsidRPr="00903DBA" w:rsidRDefault="005E7D2C" w:rsidP="005E7D2C">
      <w:pPr>
        <w:pStyle w:val="Code"/>
        <w:rPr>
          <w:highlight w:val="white"/>
        </w:rPr>
      </w:pPr>
      <w:r w:rsidRPr="00903DBA">
        <w:rPr>
          <w:highlight w:val="white"/>
        </w:rPr>
        <w:t xml:space="preserve">      if (!resultSet.Contains(vertex)) {</w:t>
      </w:r>
    </w:p>
    <w:p w14:paraId="48814924" w14:textId="77777777" w:rsidR="005E7D2C" w:rsidRPr="00903DBA" w:rsidRDefault="005E7D2C" w:rsidP="005E7D2C">
      <w:pPr>
        <w:pStyle w:val="Code"/>
        <w:rPr>
          <w:highlight w:val="white"/>
        </w:rPr>
      </w:pPr>
      <w:r w:rsidRPr="00903DBA">
        <w:rPr>
          <w:highlight w:val="white"/>
        </w:rPr>
        <w:t xml:space="preserve">        resultSet.Add(vertex);</w:t>
      </w:r>
    </w:p>
    <w:p w14:paraId="22DFBC94" w14:textId="77777777" w:rsidR="005E7D2C" w:rsidRPr="00903DBA" w:rsidRDefault="005E7D2C" w:rsidP="005E7D2C">
      <w:pPr>
        <w:pStyle w:val="Code"/>
        <w:rPr>
          <w:highlight w:val="white"/>
        </w:rPr>
      </w:pPr>
      <w:r w:rsidRPr="00903DBA">
        <w:rPr>
          <w:highlight w:val="white"/>
        </w:rPr>
        <w:t xml:space="preserve">        ISet&lt;VertexType&gt; neighbourSet = GetNeighbourSet(vertex);</w:t>
      </w:r>
    </w:p>
    <w:p w14:paraId="7C522CB7" w14:textId="77777777" w:rsidR="005E7D2C" w:rsidRPr="00903DBA" w:rsidRDefault="005E7D2C" w:rsidP="005E7D2C">
      <w:pPr>
        <w:pStyle w:val="Code"/>
        <w:rPr>
          <w:highlight w:val="white"/>
        </w:rPr>
      </w:pPr>
      <w:r w:rsidRPr="00903DBA">
        <w:rPr>
          <w:highlight w:val="white"/>
        </w:rPr>
        <w:t xml:space="preserve">        </w:t>
      </w:r>
    </w:p>
    <w:p w14:paraId="778A5619" w14:textId="77777777" w:rsidR="005E7D2C" w:rsidRPr="00903DBA" w:rsidRDefault="005E7D2C" w:rsidP="005E7D2C">
      <w:pPr>
        <w:pStyle w:val="Code"/>
        <w:rPr>
          <w:highlight w:val="white"/>
        </w:rPr>
      </w:pPr>
      <w:r w:rsidRPr="00903DBA">
        <w:rPr>
          <w:highlight w:val="white"/>
        </w:rPr>
        <w:t xml:space="preserve">        foreach (VertexType neighbour in neighbourSet) {</w:t>
      </w:r>
    </w:p>
    <w:p w14:paraId="1115F366" w14:textId="77777777" w:rsidR="005E7D2C" w:rsidRPr="00903DBA" w:rsidRDefault="005E7D2C" w:rsidP="005E7D2C">
      <w:pPr>
        <w:pStyle w:val="Code"/>
        <w:rPr>
          <w:highlight w:val="white"/>
        </w:rPr>
      </w:pPr>
      <w:r w:rsidRPr="00903DBA">
        <w:rPr>
          <w:highlight w:val="white"/>
        </w:rPr>
        <w:t xml:space="preserve">          DeepSearch(neighbour, resultSet);</w:t>
      </w:r>
    </w:p>
    <w:p w14:paraId="12273C57" w14:textId="77777777" w:rsidR="005E7D2C" w:rsidRPr="00903DBA" w:rsidRDefault="005E7D2C" w:rsidP="005E7D2C">
      <w:pPr>
        <w:pStyle w:val="Code"/>
        <w:rPr>
          <w:highlight w:val="white"/>
        </w:rPr>
      </w:pPr>
      <w:r w:rsidRPr="00903DBA">
        <w:rPr>
          <w:highlight w:val="white"/>
        </w:rPr>
        <w:t xml:space="preserve">        }</w:t>
      </w:r>
    </w:p>
    <w:p w14:paraId="0642967F" w14:textId="77777777" w:rsidR="005E7D2C" w:rsidRPr="00903DBA" w:rsidRDefault="005E7D2C" w:rsidP="005E7D2C">
      <w:pPr>
        <w:pStyle w:val="Code"/>
        <w:rPr>
          <w:highlight w:val="white"/>
        </w:rPr>
      </w:pPr>
      <w:r w:rsidRPr="00903DBA">
        <w:rPr>
          <w:highlight w:val="white"/>
        </w:rPr>
        <w:t xml:space="preserve">      }</w:t>
      </w:r>
    </w:p>
    <w:p w14:paraId="43944527" w14:textId="77777777" w:rsidR="005E7D2C" w:rsidRPr="00903DBA" w:rsidRDefault="005E7D2C" w:rsidP="005E7D2C">
      <w:pPr>
        <w:pStyle w:val="Code"/>
        <w:rPr>
          <w:highlight w:val="white"/>
        </w:rPr>
      </w:pPr>
      <w:r w:rsidRPr="00903DBA">
        <w:rPr>
          <w:highlight w:val="white"/>
        </w:rPr>
        <w:t xml:space="preserve">    }</w:t>
      </w:r>
    </w:p>
    <w:p w14:paraId="2A2DB9CB" w14:textId="77777777" w:rsidR="005E7D2C" w:rsidRPr="00903DBA" w:rsidRDefault="005E7D2C" w:rsidP="005E7D2C">
      <w:r w:rsidRPr="00903DBA">
        <w:t xml:space="preserve">The </w:t>
      </w:r>
      <w:proofErr w:type="spellStart"/>
      <w:r w:rsidRPr="00903DBA">
        <w:rPr>
          <w:rStyle w:val="CodeInText"/>
        </w:rPr>
        <w:t>generateSubGraph</w:t>
      </w:r>
      <w:proofErr w:type="spellEnd"/>
      <w:r w:rsidRPr="00903DBA">
        <w:t xml:space="preserve"> method goes through the edge set and add all edges which both end vertices are members of the vertex set.</w:t>
      </w:r>
    </w:p>
    <w:p w14:paraId="373D654E" w14:textId="77777777" w:rsidR="005E7D2C" w:rsidRPr="00903DBA" w:rsidRDefault="005E7D2C" w:rsidP="005E7D2C">
      <w:pPr>
        <w:pStyle w:val="Code"/>
        <w:rPr>
          <w:highlight w:val="white"/>
        </w:rPr>
      </w:pPr>
      <w:r w:rsidRPr="00903DBA">
        <w:rPr>
          <w:highlight w:val="white"/>
        </w:rPr>
        <w:t xml:space="preserve">    private Graph&lt;VertexType&gt; InducedSubGraph(ISet&lt;VertexType&gt; vertexSet) {</w:t>
      </w:r>
    </w:p>
    <w:p w14:paraId="496442E4" w14:textId="073D0BD2" w:rsidR="005E7D2C" w:rsidRPr="00903DBA" w:rsidRDefault="005E7D2C" w:rsidP="005E7D2C">
      <w:pPr>
        <w:pStyle w:val="Code"/>
        <w:rPr>
          <w:highlight w:val="white"/>
        </w:rPr>
      </w:pPr>
      <w:r w:rsidRPr="00903DBA">
        <w:rPr>
          <w:highlight w:val="white"/>
        </w:rPr>
        <w:t xml:space="preserve">      ISet&lt;</w:t>
      </w:r>
      <w:r w:rsidR="00300C26" w:rsidRPr="00903DBA">
        <w:rPr>
          <w:highlight w:val="white"/>
        </w:rPr>
        <w:t>Pair</w:t>
      </w:r>
      <w:r w:rsidRPr="00903DBA">
        <w:rPr>
          <w:highlight w:val="white"/>
        </w:rPr>
        <w:t>&lt;VertexType,VertexType&gt;&gt; resultEdgeSet =</w:t>
      </w:r>
    </w:p>
    <w:p w14:paraId="266711B3" w14:textId="7E456BA1" w:rsidR="005E7D2C" w:rsidRPr="00903DBA" w:rsidRDefault="005E7D2C" w:rsidP="005E7D2C">
      <w:pPr>
        <w:pStyle w:val="Code"/>
        <w:rPr>
          <w:highlight w:val="white"/>
        </w:rPr>
      </w:pPr>
      <w:r w:rsidRPr="00903DBA">
        <w:rPr>
          <w:highlight w:val="white"/>
        </w:rPr>
        <w:t xml:space="preserve">        new HashSet&lt;</w:t>
      </w:r>
      <w:r w:rsidR="00300C26" w:rsidRPr="00903DBA">
        <w:rPr>
          <w:highlight w:val="white"/>
        </w:rPr>
        <w:t>Pair</w:t>
      </w:r>
      <w:r w:rsidRPr="00903DBA">
        <w:rPr>
          <w:highlight w:val="white"/>
        </w:rPr>
        <w:t>&lt;VertexType,VertexType&gt;&gt;();</w:t>
      </w:r>
    </w:p>
    <w:p w14:paraId="5B1ED6F1" w14:textId="77777777" w:rsidR="005E7D2C" w:rsidRPr="00903DBA" w:rsidRDefault="005E7D2C" w:rsidP="005E7D2C">
      <w:pPr>
        <w:pStyle w:val="Code"/>
        <w:rPr>
          <w:highlight w:val="white"/>
        </w:rPr>
      </w:pPr>
      <w:r w:rsidRPr="00903DBA">
        <w:rPr>
          <w:highlight w:val="white"/>
        </w:rPr>
        <w:t xml:space="preserve">   </w:t>
      </w:r>
    </w:p>
    <w:p w14:paraId="4928D05D" w14:textId="33BBBCDC" w:rsidR="005E7D2C" w:rsidRPr="00903DBA" w:rsidRDefault="005E7D2C" w:rsidP="005E7D2C">
      <w:pPr>
        <w:pStyle w:val="Code"/>
        <w:rPr>
          <w:highlight w:val="white"/>
        </w:rPr>
      </w:pPr>
      <w:r w:rsidRPr="00903DBA">
        <w:rPr>
          <w:highlight w:val="white"/>
        </w:rPr>
        <w:t xml:space="preserve">      foreach (</w:t>
      </w:r>
      <w:r w:rsidR="00300C26" w:rsidRPr="00903DBA">
        <w:rPr>
          <w:highlight w:val="white"/>
        </w:rPr>
        <w:t>Pair</w:t>
      </w:r>
      <w:r w:rsidRPr="00903DBA">
        <w:rPr>
          <w:highlight w:val="white"/>
        </w:rPr>
        <w:t>&lt;VertexType,VertexType&gt; edge in m_edgeSet) {</w:t>
      </w:r>
    </w:p>
    <w:p w14:paraId="3DCE6071" w14:textId="77777777" w:rsidR="005E7D2C" w:rsidRPr="00903DBA" w:rsidRDefault="005E7D2C" w:rsidP="005E7D2C">
      <w:pPr>
        <w:pStyle w:val="Code"/>
        <w:rPr>
          <w:highlight w:val="white"/>
        </w:rPr>
      </w:pPr>
      <w:r w:rsidRPr="00903DBA">
        <w:rPr>
          <w:highlight w:val="white"/>
        </w:rPr>
        <w:t xml:space="preserve">        if (vertexSet.Contains(edge.First) &amp;&amp;</w:t>
      </w:r>
    </w:p>
    <w:p w14:paraId="3156B508" w14:textId="77777777" w:rsidR="005E7D2C" w:rsidRPr="00903DBA" w:rsidRDefault="005E7D2C" w:rsidP="005E7D2C">
      <w:pPr>
        <w:pStyle w:val="Code"/>
        <w:rPr>
          <w:highlight w:val="white"/>
        </w:rPr>
      </w:pPr>
      <w:r w:rsidRPr="00903DBA">
        <w:rPr>
          <w:highlight w:val="white"/>
        </w:rPr>
        <w:t xml:space="preserve">            vertexSet.Contains(edge.Second)) {</w:t>
      </w:r>
    </w:p>
    <w:p w14:paraId="666BAF8C" w14:textId="77777777" w:rsidR="005E7D2C" w:rsidRPr="00903DBA" w:rsidRDefault="005E7D2C" w:rsidP="005E7D2C">
      <w:pPr>
        <w:pStyle w:val="Code"/>
        <w:rPr>
          <w:highlight w:val="white"/>
        </w:rPr>
      </w:pPr>
      <w:r w:rsidRPr="00903DBA">
        <w:rPr>
          <w:highlight w:val="white"/>
        </w:rPr>
        <w:t xml:space="preserve">          resultEdgeSet.Add(edge);</w:t>
      </w:r>
    </w:p>
    <w:p w14:paraId="4C3A7E2D" w14:textId="77777777" w:rsidR="005E7D2C" w:rsidRPr="00903DBA" w:rsidRDefault="005E7D2C" w:rsidP="005E7D2C">
      <w:pPr>
        <w:pStyle w:val="Code"/>
        <w:rPr>
          <w:highlight w:val="white"/>
        </w:rPr>
      </w:pPr>
      <w:r w:rsidRPr="00903DBA">
        <w:rPr>
          <w:highlight w:val="white"/>
        </w:rPr>
        <w:t xml:space="preserve">        }</w:t>
      </w:r>
    </w:p>
    <w:p w14:paraId="7B0768E6" w14:textId="77777777" w:rsidR="005E7D2C" w:rsidRPr="00903DBA" w:rsidRDefault="005E7D2C" w:rsidP="005E7D2C">
      <w:pPr>
        <w:pStyle w:val="Code"/>
        <w:rPr>
          <w:highlight w:val="white"/>
        </w:rPr>
      </w:pPr>
      <w:r w:rsidRPr="00903DBA">
        <w:rPr>
          <w:highlight w:val="white"/>
        </w:rPr>
        <w:t xml:space="preserve">      }</w:t>
      </w:r>
    </w:p>
    <w:p w14:paraId="6650369D" w14:textId="77777777" w:rsidR="005E7D2C" w:rsidRPr="00903DBA" w:rsidRDefault="005E7D2C" w:rsidP="005E7D2C">
      <w:pPr>
        <w:pStyle w:val="Code"/>
        <w:rPr>
          <w:highlight w:val="white"/>
        </w:rPr>
      </w:pPr>
      <w:r w:rsidRPr="00903DBA">
        <w:rPr>
          <w:highlight w:val="white"/>
        </w:rPr>
        <w:t xml:space="preserve">   </w:t>
      </w:r>
    </w:p>
    <w:p w14:paraId="2E4C1701" w14:textId="77777777" w:rsidR="005E7D2C" w:rsidRPr="00903DBA" w:rsidRDefault="005E7D2C" w:rsidP="005E7D2C">
      <w:pPr>
        <w:pStyle w:val="Code"/>
        <w:rPr>
          <w:highlight w:val="white"/>
        </w:rPr>
      </w:pPr>
      <w:r w:rsidRPr="00903DBA">
        <w:rPr>
          <w:highlight w:val="white"/>
        </w:rPr>
        <w:t xml:space="preserve">      return (new Graph&lt;VertexType&gt;(vertexSet, resultEdgeSet));</w:t>
      </w:r>
    </w:p>
    <w:p w14:paraId="381B3F68" w14:textId="77777777" w:rsidR="005E7D2C" w:rsidRPr="00903DBA" w:rsidRDefault="005E7D2C" w:rsidP="005E7D2C">
      <w:pPr>
        <w:pStyle w:val="Code"/>
        <w:rPr>
          <w:highlight w:val="white"/>
        </w:rPr>
      </w:pPr>
      <w:r w:rsidRPr="00903DBA">
        <w:rPr>
          <w:highlight w:val="white"/>
        </w:rPr>
        <w:t xml:space="preserve">    } </w:t>
      </w:r>
    </w:p>
    <w:p w14:paraId="085C3B8C" w14:textId="77777777" w:rsidR="005E7D2C" w:rsidRPr="00903DBA" w:rsidRDefault="005E7D2C" w:rsidP="005E7D2C">
      <w:pPr>
        <w:pStyle w:val="Code"/>
        <w:rPr>
          <w:highlight w:val="white"/>
        </w:rPr>
      </w:pPr>
      <w:r w:rsidRPr="00903DBA">
        <w:rPr>
          <w:highlight w:val="white"/>
        </w:rPr>
        <w:t xml:space="preserve">  }</w:t>
      </w:r>
    </w:p>
    <w:p w14:paraId="55651744" w14:textId="77777777" w:rsidR="005E7D2C" w:rsidRPr="00903DBA" w:rsidRDefault="005E7D2C" w:rsidP="005E7D2C">
      <w:pPr>
        <w:pStyle w:val="Code"/>
      </w:pPr>
      <w:r w:rsidRPr="00903DBA">
        <w:rPr>
          <w:highlight w:val="white"/>
        </w:rPr>
        <w:t>}</w:t>
      </w:r>
    </w:p>
    <w:p w14:paraId="5260FC32" w14:textId="77777777" w:rsidR="00845EA9" w:rsidRPr="00903DBA" w:rsidRDefault="00845EA9" w:rsidP="00845EA9">
      <w:pPr>
        <w:pStyle w:val="Appendix"/>
        <w:tabs>
          <w:tab w:val="clear" w:pos="360"/>
          <w:tab w:val="left" w:pos="1304"/>
        </w:tabs>
        <w:ind w:left="720" w:hanging="360"/>
        <w:rPr>
          <w:lang w:val="en-US"/>
        </w:rPr>
      </w:pPr>
      <w:bookmarkStart w:id="535" w:name="_Toc32312748"/>
      <w:bookmarkStart w:id="536" w:name="_Toc128724229"/>
      <w:bookmarkStart w:id="537" w:name="_Toc323656800"/>
      <w:bookmarkStart w:id="538" w:name="_Toc324085682"/>
      <w:bookmarkStart w:id="539" w:name="_Ref324113434"/>
      <w:bookmarkStart w:id="540" w:name="_Toc324680324"/>
      <w:bookmarkStart w:id="541" w:name="_Toc57656178"/>
      <w:bookmarkStart w:id="542" w:name="_Ref57658095"/>
      <w:r w:rsidRPr="00903DBA">
        <w:rPr>
          <w:lang w:val="en-US"/>
        </w:rPr>
        <w:lastRenderedPageBreak/>
        <w:t>The ASCII Table</w:t>
      </w:r>
      <w:bookmarkEnd w:id="535"/>
      <w:bookmarkEnd w:id="536"/>
      <w:bookmarkEnd w:id="537"/>
      <w:bookmarkEnd w:id="538"/>
      <w:bookmarkEnd w:id="539"/>
      <w:bookmarkEnd w:id="540"/>
      <w:bookmarkEnd w:id="541"/>
      <w:bookmarkEnd w:id="542"/>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903DBA"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903DBA" w:rsidRDefault="00845EA9">
            <w:pPr>
              <w:spacing w:line="256" w:lineRule="auto"/>
              <w:rPr>
                <w:snapToGrid w:val="0"/>
              </w:rPr>
            </w:pPr>
            <w:r w:rsidRPr="00903DBA">
              <w:rPr>
                <w:snapToGrid w:val="0"/>
              </w:rPr>
              <w:t>0</w:t>
            </w:r>
          </w:p>
        </w:tc>
        <w:tc>
          <w:tcPr>
            <w:tcW w:w="1035" w:type="dxa"/>
            <w:tcBorders>
              <w:top w:val="single" w:sz="6" w:space="0" w:color="auto"/>
              <w:left w:val="nil"/>
              <w:bottom w:val="nil"/>
              <w:right w:val="single" w:sz="6" w:space="0" w:color="auto"/>
            </w:tcBorders>
            <w:hideMark/>
          </w:tcPr>
          <w:p w14:paraId="42D26A9D" w14:textId="77777777" w:rsidR="00845EA9" w:rsidRPr="00903DBA" w:rsidRDefault="00845EA9">
            <w:pPr>
              <w:spacing w:line="256" w:lineRule="auto"/>
              <w:rPr>
                <w:i/>
                <w:snapToGrid w:val="0"/>
              </w:rPr>
            </w:pPr>
            <w:proofErr w:type="spellStart"/>
            <w:r w:rsidRPr="00903DBA">
              <w:rPr>
                <w:i/>
                <w:snapToGrid w:val="0"/>
              </w:rPr>
              <w:t>nul</w:t>
            </w:r>
            <w:proofErr w:type="spellEnd"/>
            <w:r w:rsidRPr="00903DBA">
              <w:rPr>
                <w:i/>
                <w:snapToGrid w:val="0"/>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903DBA" w:rsidRDefault="00845EA9">
            <w:pPr>
              <w:spacing w:line="256" w:lineRule="auto"/>
              <w:rPr>
                <w:snapToGrid w:val="0"/>
              </w:rPr>
            </w:pPr>
            <w:r w:rsidRPr="00903DBA">
              <w:rPr>
                <w:snapToGrid w:val="0"/>
              </w:rPr>
              <w:t>32</w:t>
            </w:r>
          </w:p>
        </w:tc>
        <w:tc>
          <w:tcPr>
            <w:tcW w:w="1035" w:type="dxa"/>
            <w:tcBorders>
              <w:top w:val="single" w:sz="6" w:space="0" w:color="auto"/>
              <w:left w:val="nil"/>
              <w:bottom w:val="nil"/>
              <w:right w:val="single" w:sz="6" w:space="0" w:color="auto"/>
            </w:tcBorders>
            <w:hideMark/>
          </w:tcPr>
          <w:p w14:paraId="4202C9B9" w14:textId="77777777" w:rsidR="00845EA9" w:rsidRPr="00903DBA" w:rsidRDefault="00845EA9">
            <w:pPr>
              <w:spacing w:line="256" w:lineRule="auto"/>
              <w:rPr>
                <w:i/>
                <w:snapToGrid w:val="0"/>
              </w:rPr>
            </w:pPr>
            <w:r w:rsidRPr="00903DBA">
              <w:rPr>
                <w:i/>
                <w:snapToGrid w:val="0"/>
              </w:rPr>
              <w:t>blank</w:t>
            </w:r>
          </w:p>
        </w:tc>
        <w:tc>
          <w:tcPr>
            <w:tcW w:w="1034" w:type="dxa"/>
            <w:tcBorders>
              <w:top w:val="single" w:sz="6" w:space="0" w:color="auto"/>
              <w:left w:val="single" w:sz="6" w:space="0" w:color="auto"/>
              <w:bottom w:val="nil"/>
              <w:right w:val="nil"/>
            </w:tcBorders>
            <w:hideMark/>
          </w:tcPr>
          <w:p w14:paraId="00018578" w14:textId="77777777" w:rsidR="00845EA9" w:rsidRPr="00903DBA" w:rsidRDefault="00845EA9">
            <w:pPr>
              <w:spacing w:line="256" w:lineRule="auto"/>
              <w:rPr>
                <w:snapToGrid w:val="0"/>
              </w:rPr>
            </w:pPr>
            <w:r w:rsidRPr="00903DBA">
              <w:rPr>
                <w:snapToGrid w:val="0"/>
              </w:rPr>
              <w:t>64</w:t>
            </w:r>
          </w:p>
        </w:tc>
        <w:tc>
          <w:tcPr>
            <w:tcW w:w="1034" w:type="dxa"/>
            <w:tcBorders>
              <w:top w:val="single" w:sz="6" w:space="0" w:color="auto"/>
              <w:left w:val="nil"/>
              <w:bottom w:val="nil"/>
              <w:right w:val="single" w:sz="6" w:space="0" w:color="auto"/>
            </w:tcBorders>
            <w:hideMark/>
          </w:tcPr>
          <w:p w14:paraId="5569F61A" w14:textId="77777777" w:rsidR="00845EA9" w:rsidRPr="00903DBA" w:rsidRDefault="00845EA9">
            <w:pPr>
              <w:spacing w:line="256" w:lineRule="auto"/>
              <w:rPr>
                <w:snapToGrid w:val="0"/>
              </w:rPr>
            </w:pPr>
            <w:r w:rsidRPr="00903DBA">
              <w:rPr>
                <w:snapToGrid w:val="0"/>
              </w:rPr>
              <w:t>@ É</w:t>
            </w:r>
          </w:p>
        </w:tc>
        <w:tc>
          <w:tcPr>
            <w:tcW w:w="1035" w:type="dxa"/>
            <w:tcBorders>
              <w:top w:val="single" w:sz="6" w:space="0" w:color="auto"/>
              <w:left w:val="single" w:sz="6" w:space="0" w:color="auto"/>
              <w:bottom w:val="nil"/>
              <w:right w:val="nil"/>
            </w:tcBorders>
            <w:hideMark/>
          </w:tcPr>
          <w:p w14:paraId="5D133569" w14:textId="77777777" w:rsidR="00845EA9" w:rsidRPr="00903DBA" w:rsidRDefault="00845EA9">
            <w:pPr>
              <w:spacing w:line="256" w:lineRule="auto"/>
              <w:rPr>
                <w:snapToGrid w:val="0"/>
              </w:rPr>
            </w:pPr>
            <w:r w:rsidRPr="00903DBA">
              <w:rPr>
                <w:snapToGrid w:val="0"/>
              </w:rPr>
              <w:t>96</w:t>
            </w:r>
          </w:p>
        </w:tc>
        <w:tc>
          <w:tcPr>
            <w:tcW w:w="1034" w:type="dxa"/>
            <w:tcBorders>
              <w:top w:val="single" w:sz="6" w:space="0" w:color="auto"/>
              <w:left w:val="nil"/>
              <w:bottom w:val="nil"/>
              <w:right w:val="single" w:sz="6" w:space="0" w:color="auto"/>
            </w:tcBorders>
            <w:hideMark/>
          </w:tcPr>
          <w:p w14:paraId="44F4EF69" w14:textId="77777777" w:rsidR="00845EA9" w:rsidRPr="00903DBA" w:rsidRDefault="00845EA9">
            <w:pPr>
              <w:spacing w:line="256" w:lineRule="auto"/>
              <w:rPr>
                <w:snapToGrid w:val="0"/>
              </w:rPr>
            </w:pPr>
            <w:r w:rsidRPr="00903DBA">
              <w:rPr>
                <w:snapToGrid w:val="0"/>
              </w:rPr>
              <w:t>` é</w:t>
            </w:r>
          </w:p>
        </w:tc>
      </w:tr>
      <w:tr w:rsidR="00845EA9" w:rsidRPr="00903DBA"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903DBA" w:rsidRDefault="00845EA9">
            <w:pPr>
              <w:spacing w:line="256" w:lineRule="auto"/>
              <w:rPr>
                <w:snapToGrid w:val="0"/>
              </w:rPr>
            </w:pPr>
            <w:r w:rsidRPr="00903DBA">
              <w:rPr>
                <w:snapToGrid w:val="0"/>
              </w:rPr>
              <w:t>1</w:t>
            </w:r>
          </w:p>
        </w:tc>
        <w:tc>
          <w:tcPr>
            <w:tcW w:w="1035" w:type="dxa"/>
            <w:hideMark/>
          </w:tcPr>
          <w:p w14:paraId="2BCC70A0" w14:textId="77777777" w:rsidR="00845EA9" w:rsidRPr="00903DBA" w:rsidRDefault="00845EA9">
            <w:pPr>
              <w:spacing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5D0978E0" w14:textId="77777777" w:rsidR="00845EA9" w:rsidRPr="00903DBA" w:rsidRDefault="00845EA9">
            <w:pPr>
              <w:spacing w:line="256" w:lineRule="auto"/>
              <w:rPr>
                <w:snapToGrid w:val="0"/>
                <w:color w:val="000000"/>
                <w:sz w:val="16"/>
              </w:rPr>
            </w:pPr>
            <w:r w:rsidRPr="00903DBA">
              <w:rPr>
                <w:snapToGrid w:val="0"/>
              </w:rPr>
              <w:t>33</w:t>
            </w:r>
          </w:p>
        </w:tc>
        <w:tc>
          <w:tcPr>
            <w:tcW w:w="1035" w:type="dxa"/>
            <w:hideMark/>
          </w:tcPr>
          <w:p w14:paraId="4F6EFF8B"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704E4CFD" w14:textId="77777777" w:rsidR="00845EA9" w:rsidRPr="00903DBA" w:rsidRDefault="00845EA9">
            <w:pPr>
              <w:spacing w:line="256" w:lineRule="auto"/>
              <w:rPr>
                <w:snapToGrid w:val="0"/>
                <w:color w:val="000000"/>
                <w:sz w:val="16"/>
              </w:rPr>
            </w:pPr>
            <w:r w:rsidRPr="00903DBA">
              <w:rPr>
                <w:snapToGrid w:val="0"/>
              </w:rPr>
              <w:t>65</w:t>
            </w:r>
          </w:p>
        </w:tc>
        <w:tc>
          <w:tcPr>
            <w:tcW w:w="1034" w:type="dxa"/>
            <w:hideMark/>
          </w:tcPr>
          <w:p w14:paraId="06EC696B" w14:textId="77777777" w:rsidR="00845EA9" w:rsidRPr="00903DBA" w:rsidRDefault="00845EA9">
            <w:pPr>
              <w:spacing w:line="256" w:lineRule="auto"/>
              <w:rPr>
                <w:snapToGrid w:val="0"/>
                <w:color w:val="000000"/>
                <w:sz w:val="16"/>
              </w:rPr>
            </w:pPr>
            <w:r w:rsidRPr="00903DBA">
              <w:rPr>
                <w:snapToGrid w:val="0"/>
              </w:rPr>
              <w:t>A</w:t>
            </w:r>
          </w:p>
        </w:tc>
        <w:tc>
          <w:tcPr>
            <w:tcW w:w="1035" w:type="dxa"/>
            <w:tcBorders>
              <w:top w:val="nil"/>
              <w:left w:val="single" w:sz="6" w:space="0" w:color="auto"/>
              <w:bottom w:val="nil"/>
              <w:right w:val="nil"/>
            </w:tcBorders>
            <w:hideMark/>
          </w:tcPr>
          <w:p w14:paraId="3694E9BD" w14:textId="77777777" w:rsidR="00845EA9" w:rsidRPr="00903DBA" w:rsidRDefault="00845EA9">
            <w:pPr>
              <w:spacing w:line="256" w:lineRule="auto"/>
              <w:rPr>
                <w:snapToGrid w:val="0"/>
                <w:color w:val="000000"/>
                <w:sz w:val="16"/>
              </w:rPr>
            </w:pPr>
            <w:r w:rsidRPr="00903DBA">
              <w:rPr>
                <w:snapToGrid w:val="0"/>
              </w:rPr>
              <w:t>97</w:t>
            </w:r>
          </w:p>
        </w:tc>
        <w:tc>
          <w:tcPr>
            <w:tcW w:w="1034" w:type="dxa"/>
            <w:tcBorders>
              <w:top w:val="nil"/>
              <w:left w:val="nil"/>
              <w:bottom w:val="nil"/>
              <w:right w:val="single" w:sz="6" w:space="0" w:color="auto"/>
            </w:tcBorders>
            <w:hideMark/>
          </w:tcPr>
          <w:p w14:paraId="09D7D686" w14:textId="77777777" w:rsidR="00845EA9" w:rsidRPr="00903DBA" w:rsidRDefault="00845EA9">
            <w:pPr>
              <w:spacing w:line="256" w:lineRule="auto"/>
              <w:rPr>
                <w:snapToGrid w:val="0"/>
                <w:color w:val="000000"/>
                <w:sz w:val="16"/>
              </w:rPr>
            </w:pPr>
            <w:r w:rsidRPr="00903DBA">
              <w:rPr>
                <w:snapToGrid w:val="0"/>
              </w:rPr>
              <w:t>a</w:t>
            </w:r>
          </w:p>
        </w:tc>
      </w:tr>
      <w:tr w:rsidR="00845EA9" w:rsidRPr="00903DBA"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903DBA" w:rsidRDefault="00845EA9">
            <w:pPr>
              <w:spacing w:line="256" w:lineRule="auto"/>
              <w:rPr>
                <w:snapToGrid w:val="0"/>
                <w:color w:val="000000"/>
                <w:sz w:val="16"/>
              </w:rPr>
            </w:pPr>
            <w:r w:rsidRPr="00903DBA">
              <w:rPr>
                <w:snapToGrid w:val="0"/>
              </w:rPr>
              <w:t>2</w:t>
            </w:r>
          </w:p>
        </w:tc>
        <w:tc>
          <w:tcPr>
            <w:tcW w:w="1035" w:type="dxa"/>
            <w:hideMark/>
          </w:tcPr>
          <w:p w14:paraId="2C8950B0" w14:textId="77777777" w:rsidR="00845EA9" w:rsidRPr="00903DBA" w:rsidRDefault="00845EA9">
            <w:pPr>
              <w:spacing w:line="256" w:lineRule="auto"/>
              <w:rPr>
                <w:i/>
                <w:snapToGrid w:val="0"/>
                <w:color w:val="000000"/>
                <w:sz w:val="16"/>
              </w:rPr>
            </w:pPr>
            <w:proofErr w:type="spellStart"/>
            <w:r w:rsidRPr="00903DBA">
              <w:rPr>
                <w:i/>
                <w:snapToGrid w:val="0"/>
              </w:rPr>
              <w:t>stx</w:t>
            </w:r>
            <w:proofErr w:type="spellEnd"/>
          </w:p>
        </w:tc>
        <w:tc>
          <w:tcPr>
            <w:tcW w:w="1034" w:type="dxa"/>
            <w:tcBorders>
              <w:top w:val="nil"/>
              <w:left w:val="single" w:sz="6" w:space="0" w:color="auto"/>
              <w:bottom w:val="nil"/>
              <w:right w:val="nil"/>
            </w:tcBorders>
            <w:hideMark/>
          </w:tcPr>
          <w:p w14:paraId="2AE935EC" w14:textId="77777777" w:rsidR="00845EA9" w:rsidRPr="00903DBA" w:rsidRDefault="00845EA9">
            <w:pPr>
              <w:spacing w:line="256" w:lineRule="auto"/>
              <w:rPr>
                <w:snapToGrid w:val="0"/>
                <w:color w:val="000000"/>
                <w:sz w:val="16"/>
              </w:rPr>
            </w:pPr>
            <w:r w:rsidRPr="00903DBA">
              <w:rPr>
                <w:snapToGrid w:val="0"/>
              </w:rPr>
              <w:t>34</w:t>
            </w:r>
          </w:p>
        </w:tc>
        <w:tc>
          <w:tcPr>
            <w:tcW w:w="1035" w:type="dxa"/>
            <w:hideMark/>
          </w:tcPr>
          <w:p w14:paraId="4FC66B3C"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0CC819" w14:textId="77777777" w:rsidR="00845EA9" w:rsidRPr="00903DBA" w:rsidRDefault="00845EA9">
            <w:pPr>
              <w:spacing w:line="256" w:lineRule="auto"/>
              <w:rPr>
                <w:snapToGrid w:val="0"/>
                <w:color w:val="000000"/>
                <w:sz w:val="16"/>
              </w:rPr>
            </w:pPr>
            <w:r w:rsidRPr="00903DBA">
              <w:rPr>
                <w:snapToGrid w:val="0"/>
              </w:rPr>
              <w:t>66</w:t>
            </w:r>
          </w:p>
        </w:tc>
        <w:tc>
          <w:tcPr>
            <w:tcW w:w="1034" w:type="dxa"/>
            <w:hideMark/>
          </w:tcPr>
          <w:p w14:paraId="27651EC1" w14:textId="77777777" w:rsidR="00845EA9" w:rsidRPr="00903DBA" w:rsidRDefault="00845EA9">
            <w:pPr>
              <w:spacing w:line="256" w:lineRule="auto"/>
              <w:rPr>
                <w:snapToGrid w:val="0"/>
                <w:color w:val="000000"/>
                <w:sz w:val="16"/>
              </w:rPr>
            </w:pPr>
            <w:r w:rsidRPr="00903DBA">
              <w:rPr>
                <w:snapToGrid w:val="0"/>
              </w:rPr>
              <w:t>B</w:t>
            </w:r>
          </w:p>
        </w:tc>
        <w:tc>
          <w:tcPr>
            <w:tcW w:w="1035" w:type="dxa"/>
            <w:tcBorders>
              <w:top w:val="nil"/>
              <w:left w:val="single" w:sz="6" w:space="0" w:color="auto"/>
              <w:bottom w:val="nil"/>
              <w:right w:val="nil"/>
            </w:tcBorders>
            <w:hideMark/>
          </w:tcPr>
          <w:p w14:paraId="6D59AA60" w14:textId="77777777" w:rsidR="00845EA9" w:rsidRPr="00903DBA" w:rsidRDefault="00845EA9">
            <w:pPr>
              <w:spacing w:line="256" w:lineRule="auto"/>
              <w:rPr>
                <w:snapToGrid w:val="0"/>
                <w:color w:val="000000"/>
                <w:sz w:val="16"/>
              </w:rPr>
            </w:pPr>
            <w:r w:rsidRPr="00903DBA">
              <w:rPr>
                <w:snapToGrid w:val="0"/>
              </w:rPr>
              <w:t>98</w:t>
            </w:r>
          </w:p>
        </w:tc>
        <w:tc>
          <w:tcPr>
            <w:tcW w:w="1034" w:type="dxa"/>
            <w:tcBorders>
              <w:top w:val="nil"/>
              <w:left w:val="nil"/>
              <w:bottom w:val="nil"/>
              <w:right w:val="single" w:sz="6" w:space="0" w:color="auto"/>
            </w:tcBorders>
            <w:hideMark/>
          </w:tcPr>
          <w:p w14:paraId="23EA2408" w14:textId="77777777" w:rsidR="00845EA9" w:rsidRPr="00903DBA" w:rsidRDefault="00845EA9">
            <w:pPr>
              <w:spacing w:line="256" w:lineRule="auto"/>
              <w:rPr>
                <w:snapToGrid w:val="0"/>
                <w:color w:val="000000"/>
                <w:sz w:val="16"/>
              </w:rPr>
            </w:pPr>
            <w:r w:rsidRPr="00903DBA">
              <w:rPr>
                <w:snapToGrid w:val="0"/>
              </w:rPr>
              <w:t>b</w:t>
            </w:r>
          </w:p>
        </w:tc>
      </w:tr>
      <w:tr w:rsidR="00845EA9" w:rsidRPr="00903DBA"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903DBA" w:rsidRDefault="00845EA9">
            <w:pPr>
              <w:spacing w:line="256" w:lineRule="auto"/>
              <w:rPr>
                <w:snapToGrid w:val="0"/>
                <w:color w:val="000000"/>
                <w:sz w:val="16"/>
              </w:rPr>
            </w:pPr>
            <w:r w:rsidRPr="00903DBA">
              <w:rPr>
                <w:snapToGrid w:val="0"/>
              </w:rPr>
              <w:t>3</w:t>
            </w:r>
          </w:p>
        </w:tc>
        <w:tc>
          <w:tcPr>
            <w:tcW w:w="1035" w:type="dxa"/>
            <w:hideMark/>
          </w:tcPr>
          <w:p w14:paraId="364D9C0B" w14:textId="77777777" w:rsidR="00845EA9" w:rsidRPr="00903DBA" w:rsidRDefault="00845EA9">
            <w:pPr>
              <w:spacing w:line="256" w:lineRule="auto"/>
              <w:rPr>
                <w:i/>
                <w:snapToGrid w:val="0"/>
                <w:color w:val="000000"/>
                <w:sz w:val="16"/>
              </w:rPr>
            </w:pPr>
            <w:proofErr w:type="spellStart"/>
            <w:r w:rsidRPr="00903DBA">
              <w:rPr>
                <w:i/>
                <w:snapToGrid w:val="0"/>
              </w:rPr>
              <w:t>etx</w:t>
            </w:r>
            <w:proofErr w:type="spellEnd"/>
          </w:p>
        </w:tc>
        <w:tc>
          <w:tcPr>
            <w:tcW w:w="1034" w:type="dxa"/>
            <w:tcBorders>
              <w:top w:val="nil"/>
              <w:left w:val="single" w:sz="6" w:space="0" w:color="auto"/>
              <w:bottom w:val="nil"/>
              <w:right w:val="nil"/>
            </w:tcBorders>
            <w:hideMark/>
          </w:tcPr>
          <w:p w14:paraId="5A682923" w14:textId="77777777" w:rsidR="00845EA9" w:rsidRPr="00903DBA" w:rsidRDefault="00845EA9">
            <w:pPr>
              <w:spacing w:line="256" w:lineRule="auto"/>
              <w:rPr>
                <w:snapToGrid w:val="0"/>
                <w:color w:val="000000"/>
                <w:sz w:val="16"/>
              </w:rPr>
            </w:pPr>
            <w:r w:rsidRPr="00903DBA">
              <w:rPr>
                <w:snapToGrid w:val="0"/>
              </w:rPr>
              <w:t>35</w:t>
            </w:r>
          </w:p>
        </w:tc>
        <w:tc>
          <w:tcPr>
            <w:tcW w:w="1035" w:type="dxa"/>
            <w:hideMark/>
          </w:tcPr>
          <w:p w14:paraId="68FF0711"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ABF11D6" w14:textId="77777777" w:rsidR="00845EA9" w:rsidRPr="00903DBA" w:rsidRDefault="00845EA9">
            <w:pPr>
              <w:spacing w:line="256" w:lineRule="auto"/>
              <w:rPr>
                <w:snapToGrid w:val="0"/>
                <w:color w:val="000000"/>
                <w:sz w:val="16"/>
              </w:rPr>
            </w:pPr>
            <w:r w:rsidRPr="00903DBA">
              <w:rPr>
                <w:snapToGrid w:val="0"/>
              </w:rPr>
              <w:t>67</w:t>
            </w:r>
          </w:p>
        </w:tc>
        <w:tc>
          <w:tcPr>
            <w:tcW w:w="1034" w:type="dxa"/>
            <w:hideMark/>
          </w:tcPr>
          <w:p w14:paraId="2F1BFF7B" w14:textId="77777777" w:rsidR="00845EA9" w:rsidRPr="00903DBA" w:rsidRDefault="00845EA9">
            <w:pPr>
              <w:spacing w:line="256" w:lineRule="auto"/>
              <w:rPr>
                <w:snapToGrid w:val="0"/>
                <w:color w:val="000000"/>
                <w:sz w:val="16"/>
              </w:rPr>
            </w:pPr>
            <w:r w:rsidRPr="00903DBA">
              <w:rPr>
                <w:snapToGrid w:val="0"/>
              </w:rPr>
              <w:t>C</w:t>
            </w:r>
          </w:p>
        </w:tc>
        <w:tc>
          <w:tcPr>
            <w:tcW w:w="1035" w:type="dxa"/>
            <w:tcBorders>
              <w:top w:val="nil"/>
              <w:left w:val="single" w:sz="6" w:space="0" w:color="auto"/>
              <w:bottom w:val="nil"/>
              <w:right w:val="nil"/>
            </w:tcBorders>
            <w:hideMark/>
          </w:tcPr>
          <w:p w14:paraId="6024E920" w14:textId="77777777" w:rsidR="00845EA9" w:rsidRPr="00903DBA" w:rsidRDefault="00845EA9">
            <w:pPr>
              <w:spacing w:line="256" w:lineRule="auto"/>
              <w:rPr>
                <w:snapToGrid w:val="0"/>
                <w:color w:val="000000"/>
                <w:sz w:val="16"/>
              </w:rPr>
            </w:pPr>
            <w:r w:rsidRPr="00903DBA">
              <w:rPr>
                <w:snapToGrid w:val="0"/>
              </w:rPr>
              <w:t>99</w:t>
            </w:r>
          </w:p>
        </w:tc>
        <w:tc>
          <w:tcPr>
            <w:tcW w:w="1034" w:type="dxa"/>
            <w:tcBorders>
              <w:top w:val="nil"/>
              <w:left w:val="nil"/>
              <w:bottom w:val="nil"/>
              <w:right w:val="single" w:sz="6" w:space="0" w:color="auto"/>
            </w:tcBorders>
            <w:hideMark/>
          </w:tcPr>
          <w:p w14:paraId="0310497E" w14:textId="77777777" w:rsidR="00845EA9" w:rsidRPr="00903DBA" w:rsidRDefault="00845EA9">
            <w:pPr>
              <w:spacing w:line="256" w:lineRule="auto"/>
              <w:rPr>
                <w:snapToGrid w:val="0"/>
                <w:color w:val="000000"/>
                <w:sz w:val="16"/>
              </w:rPr>
            </w:pPr>
            <w:r w:rsidRPr="00903DBA">
              <w:rPr>
                <w:snapToGrid w:val="0"/>
              </w:rPr>
              <w:t>c</w:t>
            </w:r>
          </w:p>
        </w:tc>
      </w:tr>
      <w:tr w:rsidR="00845EA9" w:rsidRPr="00903DBA"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903DBA" w:rsidRDefault="00845EA9">
            <w:pPr>
              <w:spacing w:line="256" w:lineRule="auto"/>
              <w:rPr>
                <w:snapToGrid w:val="0"/>
                <w:color w:val="000000"/>
                <w:sz w:val="16"/>
              </w:rPr>
            </w:pPr>
            <w:r w:rsidRPr="00903DBA">
              <w:rPr>
                <w:snapToGrid w:val="0"/>
              </w:rPr>
              <w:t>4</w:t>
            </w:r>
          </w:p>
        </w:tc>
        <w:tc>
          <w:tcPr>
            <w:tcW w:w="1035" w:type="dxa"/>
            <w:hideMark/>
          </w:tcPr>
          <w:p w14:paraId="68E0AC4A" w14:textId="77777777" w:rsidR="00845EA9" w:rsidRPr="00903DBA" w:rsidRDefault="00845EA9">
            <w:pPr>
              <w:spacing w:line="256" w:lineRule="auto"/>
              <w:rPr>
                <w:i/>
                <w:snapToGrid w:val="0"/>
                <w:color w:val="000000"/>
                <w:sz w:val="16"/>
              </w:rPr>
            </w:pPr>
            <w:proofErr w:type="spellStart"/>
            <w:r w:rsidRPr="00903DBA">
              <w:rPr>
                <w:i/>
                <w:snapToGrid w:val="0"/>
              </w:rPr>
              <w:t>eot</w:t>
            </w:r>
            <w:proofErr w:type="spellEnd"/>
          </w:p>
        </w:tc>
        <w:tc>
          <w:tcPr>
            <w:tcW w:w="1034" w:type="dxa"/>
            <w:tcBorders>
              <w:top w:val="nil"/>
              <w:left w:val="single" w:sz="6" w:space="0" w:color="auto"/>
              <w:bottom w:val="nil"/>
              <w:right w:val="nil"/>
            </w:tcBorders>
            <w:hideMark/>
          </w:tcPr>
          <w:p w14:paraId="0E3E835B" w14:textId="77777777" w:rsidR="00845EA9" w:rsidRPr="00903DBA" w:rsidRDefault="00845EA9">
            <w:pPr>
              <w:spacing w:line="256" w:lineRule="auto"/>
              <w:rPr>
                <w:snapToGrid w:val="0"/>
                <w:color w:val="000000"/>
                <w:sz w:val="16"/>
              </w:rPr>
            </w:pPr>
            <w:r w:rsidRPr="00903DBA">
              <w:rPr>
                <w:snapToGrid w:val="0"/>
              </w:rPr>
              <w:t>36</w:t>
            </w:r>
          </w:p>
        </w:tc>
        <w:tc>
          <w:tcPr>
            <w:tcW w:w="1035" w:type="dxa"/>
            <w:hideMark/>
          </w:tcPr>
          <w:p w14:paraId="0F41DFD3"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D346A1B" w14:textId="77777777" w:rsidR="00845EA9" w:rsidRPr="00903DBA" w:rsidRDefault="00845EA9">
            <w:pPr>
              <w:spacing w:line="256" w:lineRule="auto"/>
              <w:rPr>
                <w:snapToGrid w:val="0"/>
                <w:color w:val="000000"/>
                <w:sz w:val="16"/>
              </w:rPr>
            </w:pPr>
            <w:r w:rsidRPr="00903DBA">
              <w:rPr>
                <w:snapToGrid w:val="0"/>
              </w:rPr>
              <w:t>68</w:t>
            </w:r>
          </w:p>
        </w:tc>
        <w:tc>
          <w:tcPr>
            <w:tcW w:w="1034" w:type="dxa"/>
            <w:hideMark/>
          </w:tcPr>
          <w:p w14:paraId="0ED78074" w14:textId="77777777" w:rsidR="00845EA9" w:rsidRPr="00903DBA" w:rsidRDefault="00845EA9">
            <w:pPr>
              <w:spacing w:line="256" w:lineRule="auto"/>
              <w:rPr>
                <w:snapToGrid w:val="0"/>
                <w:color w:val="000000"/>
                <w:sz w:val="16"/>
              </w:rPr>
            </w:pPr>
            <w:r w:rsidRPr="00903DBA">
              <w:rPr>
                <w:snapToGrid w:val="0"/>
              </w:rPr>
              <w:t>D</w:t>
            </w:r>
          </w:p>
        </w:tc>
        <w:tc>
          <w:tcPr>
            <w:tcW w:w="1035" w:type="dxa"/>
            <w:tcBorders>
              <w:top w:val="nil"/>
              <w:left w:val="single" w:sz="6" w:space="0" w:color="auto"/>
              <w:bottom w:val="nil"/>
              <w:right w:val="nil"/>
            </w:tcBorders>
            <w:hideMark/>
          </w:tcPr>
          <w:p w14:paraId="7C679251" w14:textId="77777777" w:rsidR="00845EA9" w:rsidRPr="00903DBA" w:rsidRDefault="00845EA9">
            <w:pPr>
              <w:spacing w:line="256" w:lineRule="auto"/>
              <w:rPr>
                <w:snapToGrid w:val="0"/>
                <w:color w:val="000000"/>
                <w:sz w:val="16"/>
              </w:rPr>
            </w:pPr>
            <w:r w:rsidRPr="00903DBA">
              <w:rPr>
                <w:snapToGrid w:val="0"/>
              </w:rPr>
              <w:t>100</w:t>
            </w:r>
          </w:p>
        </w:tc>
        <w:tc>
          <w:tcPr>
            <w:tcW w:w="1034" w:type="dxa"/>
            <w:tcBorders>
              <w:top w:val="nil"/>
              <w:left w:val="nil"/>
              <w:bottom w:val="nil"/>
              <w:right w:val="single" w:sz="6" w:space="0" w:color="auto"/>
            </w:tcBorders>
            <w:hideMark/>
          </w:tcPr>
          <w:p w14:paraId="2C6525C3" w14:textId="77777777" w:rsidR="00845EA9" w:rsidRPr="00903DBA" w:rsidRDefault="00845EA9">
            <w:pPr>
              <w:spacing w:line="256" w:lineRule="auto"/>
              <w:rPr>
                <w:snapToGrid w:val="0"/>
                <w:color w:val="000000"/>
                <w:sz w:val="16"/>
              </w:rPr>
            </w:pPr>
            <w:r w:rsidRPr="00903DBA">
              <w:rPr>
                <w:snapToGrid w:val="0"/>
              </w:rPr>
              <w:t>d</w:t>
            </w:r>
          </w:p>
        </w:tc>
      </w:tr>
      <w:tr w:rsidR="00845EA9" w:rsidRPr="00903DBA"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903DBA" w:rsidRDefault="00845EA9">
            <w:pPr>
              <w:spacing w:line="256" w:lineRule="auto"/>
              <w:rPr>
                <w:snapToGrid w:val="0"/>
                <w:color w:val="000000"/>
                <w:sz w:val="16"/>
              </w:rPr>
            </w:pPr>
            <w:r w:rsidRPr="00903DBA">
              <w:rPr>
                <w:snapToGrid w:val="0"/>
              </w:rPr>
              <w:t>5</w:t>
            </w:r>
          </w:p>
        </w:tc>
        <w:tc>
          <w:tcPr>
            <w:tcW w:w="1035" w:type="dxa"/>
            <w:hideMark/>
          </w:tcPr>
          <w:p w14:paraId="69BFD63C" w14:textId="77777777" w:rsidR="00845EA9" w:rsidRPr="00903DBA" w:rsidRDefault="00845EA9">
            <w:pPr>
              <w:spacing w:line="256" w:lineRule="auto"/>
              <w:rPr>
                <w:i/>
                <w:snapToGrid w:val="0"/>
                <w:color w:val="000000"/>
                <w:sz w:val="16"/>
              </w:rPr>
            </w:pPr>
            <w:proofErr w:type="spellStart"/>
            <w:r w:rsidRPr="00903DBA">
              <w:rPr>
                <w:i/>
                <w:snapToGrid w:val="0"/>
              </w:rPr>
              <w:t>enq</w:t>
            </w:r>
            <w:proofErr w:type="spellEnd"/>
          </w:p>
        </w:tc>
        <w:tc>
          <w:tcPr>
            <w:tcW w:w="1034" w:type="dxa"/>
            <w:tcBorders>
              <w:top w:val="nil"/>
              <w:left w:val="single" w:sz="6" w:space="0" w:color="auto"/>
              <w:bottom w:val="nil"/>
              <w:right w:val="nil"/>
            </w:tcBorders>
            <w:hideMark/>
          </w:tcPr>
          <w:p w14:paraId="7F8AA0CC" w14:textId="77777777" w:rsidR="00845EA9" w:rsidRPr="00903DBA" w:rsidRDefault="00845EA9">
            <w:pPr>
              <w:spacing w:line="256" w:lineRule="auto"/>
              <w:rPr>
                <w:snapToGrid w:val="0"/>
                <w:color w:val="000000"/>
                <w:sz w:val="16"/>
              </w:rPr>
            </w:pPr>
            <w:r w:rsidRPr="00903DBA">
              <w:rPr>
                <w:snapToGrid w:val="0"/>
              </w:rPr>
              <w:t>37</w:t>
            </w:r>
          </w:p>
        </w:tc>
        <w:tc>
          <w:tcPr>
            <w:tcW w:w="1035" w:type="dxa"/>
            <w:hideMark/>
          </w:tcPr>
          <w:p w14:paraId="0447AC9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4CB602A3" w14:textId="77777777" w:rsidR="00845EA9" w:rsidRPr="00903DBA" w:rsidRDefault="00845EA9">
            <w:pPr>
              <w:spacing w:line="256" w:lineRule="auto"/>
              <w:rPr>
                <w:snapToGrid w:val="0"/>
                <w:color w:val="000000"/>
                <w:sz w:val="16"/>
              </w:rPr>
            </w:pPr>
            <w:r w:rsidRPr="00903DBA">
              <w:rPr>
                <w:snapToGrid w:val="0"/>
              </w:rPr>
              <w:t>69</w:t>
            </w:r>
          </w:p>
        </w:tc>
        <w:tc>
          <w:tcPr>
            <w:tcW w:w="1034" w:type="dxa"/>
            <w:hideMark/>
          </w:tcPr>
          <w:p w14:paraId="7D900DDD" w14:textId="77777777" w:rsidR="00845EA9" w:rsidRPr="00903DBA" w:rsidRDefault="00845EA9">
            <w:pPr>
              <w:spacing w:line="256" w:lineRule="auto"/>
              <w:rPr>
                <w:snapToGrid w:val="0"/>
                <w:color w:val="000000"/>
                <w:sz w:val="16"/>
              </w:rPr>
            </w:pPr>
            <w:r w:rsidRPr="00903DBA">
              <w:rPr>
                <w:snapToGrid w:val="0"/>
              </w:rPr>
              <w:t>E</w:t>
            </w:r>
          </w:p>
        </w:tc>
        <w:tc>
          <w:tcPr>
            <w:tcW w:w="1035" w:type="dxa"/>
            <w:tcBorders>
              <w:top w:val="nil"/>
              <w:left w:val="single" w:sz="6" w:space="0" w:color="auto"/>
              <w:bottom w:val="nil"/>
              <w:right w:val="nil"/>
            </w:tcBorders>
            <w:hideMark/>
          </w:tcPr>
          <w:p w14:paraId="1A70D1A5" w14:textId="77777777" w:rsidR="00845EA9" w:rsidRPr="00903DBA" w:rsidRDefault="00845EA9">
            <w:pPr>
              <w:spacing w:line="256" w:lineRule="auto"/>
              <w:rPr>
                <w:snapToGrid w:val="0"/>
                <w:color w:val="000000"/>
                <w:sz w:val="16"/>
              </w:rPr>
            </w:pPr>
            <w:r w:rsidRPr="00903DBA">
              <w:rPr>
                <w:snapToGrid w:val="0"/>
              </w:rPr>
              <w:t>101</w:t>
            </w:r>
          </w:p>
        </w:tc>
        <w:tc>
          <w:tcPr>
            <w:tcW w:w="1034" w:type="dxa"/>
            <w:tcBorders>
              <w:top w:val="nil"/>
              <w:left w:val="nil"/>
              <w:bottom w:val="nil"/>
              <w:right w:val="single" w:sz="6" w:space="0" w:color="auto"/>
            </w:tcBorders>
            <w:hideMark/>
          </w:tcPr>
          <w:p w14:paraId="7527723E" w14:textId="77777777" w:rsidR="00845EA9" w:rsidRPr="00903DBA" w:rsidRDefault="00845EA9">
            <w:pPr>
              <w:spacing w:line="256" w:lineRule="auto"/>
              <w:rPr>
                <w:snapToGrid w:val="0"/>
                <w:color w:val="000000"/>
                <w:sz w:val="16"/>
              </w:rPr>
            </w:pPr>
            <w:r w:rsidRPr="00903DBA">
              <w:rPr>
                <w:snapToGrid w:val="0"/>
              </w:rPr>
              <w:t>e</w:t>
            </w:r>
          </w:p>
        </w:tc>
      </w:tr>
      <w:tr w:rsidR="00845EA9" w:rsidRPr="00903DBA"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903DBA" w:rsidRDefault="00845EA9">
            <w:pPr>
              <w:spacing w:line="256" w:lineRule="auto"/>
              <w:rPr>
                <w:snapToGrid w:val="0"/>
                <w:color w:val="000000"/>
                <w:sz w:val="16"/>
              </w:rPr>
            </w:pPr>
            <w:r w:rsidRPr="00903DBA">
              <w:rPr>
                <w:snapToGrid w:val="0"/>
              </w:rPr>
              <w:t>6</w:t>
            </w:r>
          </w:p>
        </w:tc>
        <w:tc>
          <w:tcPr>
            <w:tcW w:w="1035" w:type="dxa"/>
            <w:hideMark/>
          </w:tcPr>
          <w:p w14:paraId="0192382D" w14:textId="77777777" w:rsidR="00845EA9" w:rsidRPr="00903DBA" w:rsidRDefault="00845EA9">
            <w:pPr>
              <w:spacing w:line="256" w:lineRule="auto"/>
              <w:rPr>
                <w:i/>
                <w:snapToGrid w:val="0"/>
                <w:color w:val="000000"/>
                <w:sz w:val="16"/>
              </w:rPr>
            </w:pPr>
            <w:r w:rsidRPr="00903DBA">
              <w:rPr>
                <w:i/>
                <w:snapToGrid w:val="0"/>
              </w:rPr>
              <w:t>ack</w:t>
            </w:r>
          </w:p>
        </w:tc>
        <w:tc>
          <w:tcPr>
            <w:tcW w:w="1034" w:type="dxa"/>
            <w:tcBorders>
              <w:top w:val="nil"/>
              <w:left w:val="single" w:sz="6" w:space="0" w:color="auto"/>
              <w:bottom w:val="nil"/>
              <w:right w:val="nil"/>
            </w:tcBorders>
            <w:hideMark/>
          </w:tcPr>
          <w:p w14:paraId="6181B464" w14:textId="77777777" w:rsidR="00845EA9" w:rsidRPr="00903DBA" w:rsidRDefault="00845EA9">
            <w:pPr>
              <w:spacing w:line="256" w:lineRule="auto"/>
              <w:rPr>
                <w:snapToGrid w:val="0"/>
                <w:color w:val="000000"/>
                <w:sz w:val="16"/>
              </w:rPr>
            </w:pPr>
            <w:r w:rsidRPr="00903DBA">
              <w:rPr>
                <w:snapToGrid w:val="0"/>
              </w:rPr>
              <w:t>38</w:t>
            </w:r>
          </w:p>
        </w:tc>
        <w:tc>
          <w:tcPr>
            <w:tcW w:w="1035" w:type="dxa"/>
            <w:hideMark/>
          </w:tcPr>
          <w:p w14:paraId="47F25A50" w14:textId="77777777" w:rsidR="00845EA9" w:rsidRPr="00903DBA" w:rsidRDefault="00845EA9">
            <w:pPr>
              <w:spacing w:line="256" w:lineRule="auto"/>
              <w:rPr>
                <w:snapToGrid w:val="0"/>
                <w:color w:val="000000"/>
                <w:sz w:val="16"/>
              </w:rPr>
            </w:pPr>
            <w:r w:rsidRPr="00903DBA">
              <w:rPr>
                <w:snapToGrid w:val="0"/>
              </w:rPr>
              <w:t>&amp;</w:t>
            </w:r>
          </w:p>
        </w:tc>
        <w:tc>
          <w:tcPr>
            <w:tcW w:w="1034" w:type="dxa"/>
            <w:tcBorders>
              <w:top w:val="nil"/>
              <w:left w:val="single" w:sz="6" w:space="0" w:color="auto"/>
              <w:bottom w:val="nil"/>
              <w:right w:val="nil"/>
            </w:tcBorders>
            <w:hideMark/>
          </w:tcPr>
          <w:p w14:paraId="377F8947" w14:textId="77777777" w:rsidR="00845EA9" w:rsidRPr="00903DBA" w:rsidRDefault="00845EA9">
            <w:pPr>
              <w:spacing w:line="256" w:lineRule="auto"/>
              <w:rPr>
                <w:snapToGrid w:val="0"/>
                <w:color w:val="000000"/>
                <w:sz w:val="16"/>
              </w:rPr>
            </w:pPr>
            <w:r w:rsidRPr="00903DBA">
              <w:rPr>
                <w:snapToGrid w:val="0"/>
              </w:rPr>
              <w:t>70</w:t>
            </w:r>
          </w:p>
        </w:tc>
        <w:tc>
          <w:tcPr>
            <w:tcW w:w="1034" w:type="dxa"/>
            <w:hideMark/>
          </w:tcPr>
          <w:p w14:paraId="32C236F2" w14:textId="77777777" w:rsidR="00845EA9" w:rsidRPr="00903DBA" w:rsidRDefault="00845EA9">
            <w:pPr>
              <w:spacing w:line="256" w:lineRule="auto"/>
              <w:rPr>
                <w:snapToGrid w:val="0"/>
                <w:color w:val="000000"/>
                <w:sz w:val="16"/>
              </w:rPr>
            </w:pPr>
            <w:r w:rsidRPr="00903DBA">
              <w:rPr>
                <w:snapToGrid w:val="0"/>
              </w:rPr>
              <w:t>F</w:t>
            </w:r>
          </w:p>
        </w:tc>
        <w:tc>
          <w:tcPr>
            <w:tcW w:w="1035" w:type="dxa"/>
            <w:tcBorders>
              <w:top w:val="nil"/>
              <w:left w:val="single" w:sz="6" w:space="0" w:color="auto"/>
              <w:bottom w:val="nil"/>
              <w:right w:val="nil"/>
            </w:tcBorders>
            <w:hideMark/>
          </w:tcPr>
          <w:p w14:paraId="5FC2A6B2" w14:textId="77777777" w:rsidR="00845EA9" w:rsidRPr="00903DBA" w:rsidRDefault="00845EA9">
            <w:pPr>
              <w:spacing w:line="256" w:lineRule="auto"/>
              <w:rPr>
                <w:snapToGrid w:val="0"/>
                <w:color w:val="000000"/>
                <w:sz w:val="16"/>
              </w:rPr>
            </w:pPr>
            <w:r w:rsidRPr="00903DBA">
              <w:rPr>
                <w:snapToGrid w:val="0"/>
              </w:rPr>
              <w:t>102</w:t>
            </w:r>
          </w:p>
        </w:tc>
        <w:tc>
          <w:tcPr>
            <w:tcW w:w="1034" w:type="dxa"/>
            <w:tcBorders>
              <w:top w:val="nil"/>
              <w:left w:val="nil"/>
              <w:bottom w:val="nil"/>
              <w:right w:val="single" w:sz="6" w:space="0" w:color="auto"/>
            </w:tcBorders>
            <w:hideMark/>
          </w:tcPr>
          <w:p w14:paraId="4981F120" w14:textId="77777777" w:rsidR="00845EA9" w:rsidRPr="00903DBA" w:rsidRDefault="00845EA9">
            <w:pPr>
              <w:spacing w:line="256" w:lineRule="auto"/>
              <w:rPr>
                <w:snapToGrid w:val="0"/>
                <w:color w:val="000000"/>
                <w:sz w:val="16"/>
              </w:rPr>
            </w:pPr>
            <w:r w:rsidRPr="00903DBA">
              <w:rPr>
                <w:snapToGrid w:val="0"/>
              </w:rPr>
              <w:t>f</w:t>
            </w:r>
          </w:p>
        </w:tc>
      </w:tr>
      <w:tr w:rsidR="00845EA9" w:rsidRPr="00903DBA"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903DBA" w:rsidRDefault="00845EA9">
            <w:pPr>
              <w:spacing w:line="256" w:lineRule="auto"/>
              <w:rPr>
                <w:snapToGrid w:val="0"/>
                <w:color w:val="000000"/>
                <w:sz w:val="16"/>
              </w:rPr>
            </w:pPr>
            <w:r w:rsidRPr="00903DBA">
              <w:rPr>
                <w:snapToGrid w:val="0"/>
              </w:rPr>
              <w:t>7</w:t>
            </w:r>
          </w:p>
        </w:tc>
        <w:tc>
          <w:tcPr>
            <w:tcW w:w="1035" w:type="dxa"/>
            <w:hideMark/>
          </w:tcPr>
          <w:p w14:paraId="51EDD793" w14:textId="77777777" w:rsidR="00845EA9" w:rsidRPr="00903DBA" w:rsidRDefault="00845EA9">
            <w:pPr>
              <w:spacing w:line="256" w:lineRule="auto"/>
              <w:rPr>
                <w:i/>
                <w:snapToGrid w:val="0"/>
                <w:color w:val="000000"/>
                <w:sz w:val="16"/>
              </w:rPr>
            </w:pPr>
            <w:r w:rsidRPr="00903DBA">
              <w:rPr>
                <w:i/>
                <w:snapToGrid w:val="0"/>
              </w:rPr>
              <w:t>bel \a</w:t>
            </w:r>
          </w:p>
        </w:tc>
        <w:tc>
          <w:tcPr>
            <w:tcW w:w="1034" w:type="dxa"/>
            <w:tcBorders>
              <w:top w:val="nil"/>
              <w:left w:val="single" w:sz="6" w:space="0" w:color="auto"/>
              <w:bottom w:val="nil"/>
              <w:right w:val="nil"/>
            </w:tcBorders>
            <w:hideMark/>
          </w:tcPr>
          <w:p w14:paraId="2C7411F9" w14:textId="77777777" w:rsidR="00845EA9" w:rsidRPr="00903DBA" w:rsidRDefault="00845EA9">
            <w:pPr>
              <w:spacing w:line="256" w:lineRule="auto"/>
              <w:rPr>
                <w:snapToGrid w:val="0"/>
                <w:color w:val="000000"/>
                <w:sz w:val="16"/>
              </w:rPr>
            </w:pPr>
            <w:r w:rsidRPr="00903DBA">
              <w:rPr>
                <w:snapToGrid w:val="0"/>
              </w:rPr>
              <w:t>39</w:t>
            </w:r>
          </w:p>
        </w:tc>
        <w:tc>
          <w:tcPr>
            <w:tcW w:w="1035" w:type="dxa"/>
            <w:hideMark/>
          </w:tcPr>
          <w:p w14:paraId="7BE242B0"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22553D9" w14:textId="77777777" w:rsidR="00845EA9" w:rsidRPr="00903DBA" w:rsidRDefault="00845EA9">
            <w:pPr>
              <w:spacing w:line="256" w:lineRule="auto"/>
              <w:rPr>
                <w:snapToGrid w:val="0"/>
                <w:color w:val="000000"/>
                <w:sz w:val="16"/>
              </w:rPr>
            </w:pPr>
            <w:r w:rsidRPr="00903DBA">
              <w:rPr>
                <w:snapToGrid w:val="0"/>
              </w:rPr>
              <w:t>71</w:t>
            </w:r>
          </w:p>
        </w:tc>
        <w:tc>
          <w:tcPr>
            <w:tcW w:w="1034" w:type="dxa"/>
            <w:hideMark/>
          </w:tcPr>
          <w:p w14:paraId="5D0E73B0" w14:textId="77777777" w:rsidR="00845EA9" w:rsidRPr="00903DBA" w:rsidRDefault="00845EA9">
            <w:pPr>
              <w:spacing w:line="256" w:lineRule="auto"/>
              <w:rPr>
                <w:snapToGrid w:val="0"/>
                <w:color w:val="000000"/>
                <w:sz w:val="16"/>
              </w:rPr>
            </w:pPr>
            <w:r w:rsidRPr="00903DBA">
              <w:rPr>
                <w:snapToGrid w:val="0"/>
              </w:rPr>
              <w:t>G</w:t>
            </w:r>
          </w:p>
        </w:tc>
        <w:tc>
          <w:tcPr>
            <w:tcW w:w="1035" w:type="dxa"/>
            <w:tcBorders>
              <w:top w:val="nil"/>
              <w:left w:val="single" w:sz="6" w:space="0" w:color="auto"/>
              <w:bottom w:val="nil"/>
              <w:right w:val="nil"/>
            </w:tcBorders>
            <w:hideMark/>
          </w:tcPr>
          <w:p w14:paraId="0E790833" w14:textId="77777777" w:rsidR="00845EA9" w:rsidRPr="00903DBA" w:rsidRDefault="00845EA9">
            <w:pPr>
              <w:spacing w:line="256" w:lineRule="auto"/>
              <w:rPr>
                <w:snapToGrid w:val="0"/>
                <w:color w:val="000000"/>
                <w:sz w:val="16"/>
              </w:rPr>
            </w:pPr>
            <w:r w:rsidRPr="00903DBA">
              <w:rPr>
                <w:snapToGrid w:val="0"/>
              </w:rPr>
              <w:t>103</w:t>
            </w:r>
          </w:p>
        </w:tc>
        <w:tc>
          <w:tcPr>
            <w:tcW w:w="1034" w:type="dxa"/>
            <w:tcBorders>
              <w:top w:val="nil"/>
              <w:left w:val="nil"/>
              <w:bottom w:val="nil"/>
              <w:right w:val="single" w:sz="6" w:space="0" w:color="auto"/>
            </w:tcBorders>
            <w:hideMark/>
          </w:tcPr>
          <w:p w14:paraId="543C3729" w14:textId="77777777" w:rsidR="00845EA9" w:rsidRPr="00903DBA" w:rsidRDefault="00845EA9">
            <w:pPr>
              <w:spacing w:line="256" w:lineRule="auto"/>
              <w:rPr>
                <w:snapToGrid w:val="0"/>
                <w:color w:val="000000"/>
                <w:sz w:val="16"/>
              </w:rPr>
            </w:pPr>
            <w:r w:rsidRPr="00903DBA">
              <w:rPr>
                <w:snapToGrid w:val="0"/>
              </w:rPr>
              <w:t>g</w:t>
            </w:r>
          </w:p>
        </w:tc>
      </w:tr>
      <w:tr w:rsidR="00845EA9" w:rsidRPr="00903DBA"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903DBA" w:rsidRDefault="00845EA9">
            <w:pPr>
              <w:spacing w:line="256" w:lineRule="auto"/>
              <w:rPr>
                <w:snapToGrid w:val="0"/>
                <w:color w:val="000000"/>
                <w:sz w:val="16"/>
              </w:rPr>
            </w:pPr>
            <w:r w:rsidRPr="00903DBA">
              <w:rPr>
                <w:snapToGrid w:val="0"/>
              </w:rPr>
              <w:t>8</w:t>
            </w:r>
          </w:p>
        </w:tc>
        <w:tc>
          <w:tcPr>
            <w:tcW w:w="1035" w:type="dxa"/>
            <w:hideMark/>
          </w:tcPr>
          <w:p w14:paraId="55014BB1" w14:textId="77777777" w:rsidR="00845EA9" w:rsidRPr="00903DBA" w:rsidRDefault="00845EA9">
            <w:pPr>
              <w:spacing w:line="256" w:lineRule="auto"/>
              <w:rPr>
                <w:i/>
                <w:snapToGrid w:val="0"/>
                <w:color w:val="000000"/>
                <w:sz w:val="16"/>
              </w:rPr>
            </w:pPr>
            <w:proofErr w:type="gramStart"/>
            <w:r w:rsidRPr="00903DBA">
              <w:rPr>
                <w:i/>
                <w:snapToGrid w:val="0"/>
              </w:rPr>
              <w:t>bs  \</w:t>
            </w:r>
            <w:proofErr w:type="gramEnd"/>
            <w:r w:rsidRPr="00903DBA">
              <w:rPr>
                <w:i/>
                <w:snapToGrid w:val="0"/>
              </w:rPr>
              <w:t>b</w:t>
            </w:r>
          </w:p>
        </w:tc>
        <w:tc>
          <w:tcPr>
            <w:tcW w:w="1034" w:type="dxa"/>
            <w:tcBorders>
              <w:top w:val="nil"/>
              <w:left w:val="single" w:sz="6" w:space="0" w:color="auto"/>
              <w:bottom w:val="nil"/>
              <w:right w:val="nil"/>
            </w:tcBorders>
            <w:hideMark/>
          </w:tcPr>
          <w:p w14:paraId="2DC1B0F9" w14:textId="77777777" w:rsidR="00845EA9" w:rsidRPr="00903DBA" w:rsidRDefault="00845EA9">
            <w:pPr>
              <w:spacing w:line="256" w:lineRule="auto"/>
              <w:rPr>
                <w:snapToGrid w:val="0"/>
                <w:color w:val="000000"/>
                <w:sz w:val="16"/>
              </w:rPr>
            </w:pPr>
            <w:r w:rsidRPr="00903DBA">
              <w:rPr>
                <w:snapToGrid w:val="0"/>
              </w:rPr>
              <w:t>40</w:t>
            </w:r>
          </w:p>
        </w:tc>
        <w:tc>
          <w:tcPr>
            <w:tcW w:w="1035" w:type="dxa"/>
            <w:hideMark/>
          </w:tcPr>
          <w:p w14:paraId="7AAF1AF8"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AAA861E" w14:textId="77777777" w:rsidR="00845EA9" w:rsidRPr="00903DBA" w:rsidRDefault="00845EA9">
            <w:pPr>
              <w:spacing w:line="256" w:lineRule="auto"/>
              <w:rPr>
                <w:snapToGrid w:val="0"/>
                <w:color w:val="000000"/>
                <w:sz w:val="16"/>
              </w:rPr>
            </w:pPr>
            <w:r w:rsidRPr="00903DBA">
              <w:rPr>
                <w:snapToGrid w:val="0"/>
              </w:rPr>
              <w:t>72</w:t>
            </w:r>
          </w:p>
        </w:tc>
        <w:tc>
          <w:tcPr>
            <w:tcW w:w="1034" w:type="dxa"/>
            <w:hideMark/>
          </w:tcPr>
          <w:p w14:paraId="6AE807A2" w14:textId="77777777" w:rsidR="00845EA9" w:rsidRPr="00903DBA" w:rsidRDefault="00845EA9">
            <w:pPr>
              <w:spacing w:line="256" w:lineRule="auto"/>
              <w:rPr>
                <w:snapToGrid w:val="0"/>
                <w:color w:val="000000"/>
                <w:sz w:val="16"/>
              </w:rPr>
            </w:pPr>
            <w:r w:rsidRPr="00903DBA">
              <w:rPr>
                <w:snapToGrid w:val="0"/>
              </w:rPr>
              <w:t>H</w:t>
            </w:r>
          </w:p>
        </w:tc>
        <w:tc>
          <w:tcPr>
            <w:tcW w:w="1035" w:type="dxa"/>
            <w:tcBorders>
              <w:top w:val="nil"/>
              <w:left w:val="single" w:sz="6" w:space="0" w:color="auto"/>
              <w:bottom w:val="nil"/>
              <w:right w:val="nil"/>
            </w:tcBorders>
            <w:hideMark/>
          </w:tcPr>
          <w:p w14:paraId="6279D0C7" w14:textId="77777777" w:rsidR="00845EA9" w:rsidRPr="00903DBA" w:rsidRDefault="00845EA9">
            <w:pPr>
              <w:spacing w:line="256" w:lineRule="auto"/>
              <w:rPr>
                <w:snapToGrid w:val="0"/>
                <w:color w:val="000000"/>
                <w:sz w:val="16"/>
              </w:rPr>
            </w:pPr>
            <w:r w:rsidRPr="00903DBA">
              <w:rPr>
                <w:snapToGrid w:val="0"/>
              </w:rPr>
              <w:t>104</w:t>
            </w:r>
          </w:p>
        </w:tc>
        <w:tc>
          <w:tcPr>
            <w:tcW w:w="1034" w:type="dxa"/>
            <w:tcBorders>
              <w:top w:val="nil"/>
              <w:left w:val="nil"/>
              <w:bottom w:val="nil"/>
              <w:right w:val="single" w:sz="6" w:space="0" w:color="auto"/>
            </w:tcBorders>
            <w:hideMark/>
          </w:tcPr>
          <w:p w14:paraId="764B571A" w14:textId="77777777" w:rsidR="00845EA9" w:rsidRPr="00903DBA" w:rsidRDefault="00845EA9">
            <w:pPr>
              <w:spacing w:line="256" w:lineRule="auto"/>
              <w:rPr>
                <w:snapToGrid w:val="0"/>
                <w:color w:val="000000"/>
                <w:sz w:val="16"/>
              </w:rPr>
            </w:pPr>
            <w:r w:rsidRPr="00903DBA">
              <w:rPr>
                <w:snapToGrid w:val="0"/>
              </w:rPr>
              <w:t>h</w:t>
            </w:r>
          </w:p>
        </w:tc>
      </w:tr>
      <w:tr w:rsidR="00845EA9" w:rsidRPr="00903DBA"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903DBA" w:rsidRDefault="00845EA9">
            <w:pPr>
              <w:spacing w:line="256" w:lineRule="auto"/>
              <w:rPr>
                <w:snapToGrid w:val="0"/>
                <w:color w:val="000000"/>
                <w:sz w:val="16"/>
              </w:rPr>
            </w:pPr>
            <w:r w:rsidRPr="00903DBA">
              <w:rPr>
                <w:snapToGrid w:val="0"/>
              </w:rPr>
              <w:t>9</w:t>
            </w:r>
          </w:p>
        </w:tc>
        <w:tc>
          <w:tcPr>
            <w:tcW w:w="1035" w:type="dxa"/>
            <w:hideMark/>
          </w:tcPr>
          <w:p w14:paraId="37FC8101" w14:textId="77777777" w:rsidR="00845EA9" w:rsidRPr="00903DBA" w:rsidRDefault="00845EA9">
            <w:pPr>
              <w:spacing w:line="256" w:lineRule="auto"/>
              <w:rPr>
                <w:i/>
                <w:snapToGrid w:val="0"/>
                <w:color w:val="000000"/>
                <w:sz w:val="16"/>
              </w:rPr>
            </w:pPr>
            <w:proofErr w:type="spellStart"/>
            <w:proofErr w:type="gramStart"/>
            <w:r w:rsidRPr="00903DBA">
              <w:rPr>
                <w:i/>
                <w:snapToGrid w:val="0"/>
              </w:rPr>
              <w:t>ht</w:t>
            </w:r>
            <w:proofErr w:type="spellEnd"/>
            <w:r w:rsidRPr="00903DBA">
              <w:rPr>
                <w:i/>
                <w:snapToGrid w:val="0"/>
              </w:rPr>
              <w:t xml:space="preserve">  \</w:t>
            </w:r>
            <w:proofErr w:type="gramEnd"/>
            <w:r w:rsidRPr="00903DBA">
              <w:rPr>
                <w:i/>
                <w:snapToGrid w:val="0"/>
              </w:rPr>
              <w:t>t</w:t>
            </w:r>
          </w:p>
        </w:tc>
        <w:tc>
          <w:tcPr>
            <w:tcW w:w="1034" w:type="dxa"/>
            <w:tcBorders>
              <w:top w:val="nil"/>
              <w:left w:val="single" w:sz="6" w:space="0" w:color="auto"/>
              <w:bottom w:val="nil"/>
              <w:right w:val="nil"/>
            </w:tcBorders>
            <w:hideMark/>
          </w:tcPr>
          <w:p w14:paraId="6CEDC513" w14:textId="77777777" w:rsidR="00845EA9" w:rsidRPr="00903DBA" w:rsidRDefault="00845EA9">
            <w:pPr>
              <w:spacing w:line="256" w:lineRule="auto"/>
              <w:rPr>
                <w:snapToGrid w:val="0"/>
                <w:color w:val="000000"/>
                <w:sz w:val="16"/>
              </w:rPr>
            </w:pPr>
            <w:r w:rsidRPr="00903DBA">
              <w:rPr>
                <w:snapToGrid w:val="0"/>
              </w:rPr>
              <w:t>41</w:t>
            </w:r>
          </w:p>
        </w:tc>
        <w:tc>
          <w:tcPr>
            <w:tcW w:w="1035" w:type="dxa"/>
            <w:hideMark/>
          </w:tcPr>
          <w:p w14:paraId="78AE4F34"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2216DE8" w14:textId="77777777" w:rsidR="00845EA9" w:rsidRPr="00903DBA" w:rsidRDefault="00845EA9">
            <w:pPr>
              <w:spacing w:line="256" w:lineRule="auto"/>
              <w:rPr>
                <w:snapToGrid w:val="0"/>
                <w:color w:val="000000"/>
                <w:sz w:val="16"/>
              </w:rPr>
            </w:pPr>
            <w:r w:rsidRPr="00903DBA">
              <w:rPr>
                <w:snapToGrid w:val="0"/>
              </w:rPr>
              <w:t>73</w:t>
            </w:r>
          </w:p>
        </w:tc>
        <w:tc>
          <w:tcPr>
            <w:tcW w:w="1034" w:type="dxa"/>
            <w:hideMark/>
          </w:tcPr>
          <w:p w14:paraId="67824C66" w14:textId="77777777" w:rsidR="00845EA9" w:rsidRPr="00903DBA" w:rsidRDefault="00845EA9">
            <w:pPr>
              <w:spacing w:line="256" w:lineRule="auto"/>
              <w:rPr>
                <w:snapToGrid w:val="0"/>
                <w:color w:val="000000"/>
                <w:sz w:val="16"/>
              </w:rPr>
            </w:pPr>
            <w:r w:rsidRPr="00903DBA">
              <w:rPr>
                <w:snapToGrid w:val="0"/>
              </w:rPr>
              <w:t>I</w:t>
            </w:r>
          </w:p>
        </w:tc>
        <w:tc>
          <w:tcPr>
            <w:tcW w:w="1035" w:type="dxa"/>
            <w:tcBorders>
              <w:top w:val="nil"/>
              <w:left w:val="single" w:sz="6" w:space="0" w:color="auto"/>
              <w:bottom w:val="nil"/>
              <w:right w:val="nil"/>
            </w:tcBorders>
            <w:hideMark/>
          </w:tcPr>
          <w:p w14:paraId="0CB9CD35" w14:textId="77777777" w:rsidR="00845EA9" w:rsidRPr="00903DBA" w:rsidRDefault="00845EA9">
            <w:pPr>
              <w:spacing w:line="256" w:lineRule="auto"/>
              <w:rPr>
                <w:snapToGrid w:val="0"/>
                <w:color w:val="000000"/>
                <w:sz w:val="16"/>
              </w:rPr>
            </w:pPr>
            <w:r w:rsidRPr="00903DBA">
              <w:rPr>
                <w:snapToGrid w:val="0"/>
              </w:rPr>
              <w:t>105</w:t>
            </w:r>
          </w:p>
        </w:tc>
        <w:tc>
          <w:tcPr>
            <w:tcW w:w="1034" w:type="dxa"/>
            <w:tcBorders>
              <w:top w:val="nil"/>
              <w:left w:val="nil"/>
              <w:bottom w:val="nil"/>
              <w:right w:val="single" w:sz="6" w:space="0" w:color="auto"/>
            </w:tcBorders>
            <w:hideMark/>
          </w:tcPr>
          <w:p w14:paraId="4F023029" w14:textId="77777777" w:rsidR="00845EA9" w:rsidRPr="00903DBA" w:rsidRDefault="00845EA9">
            <w:pPr>
              <w:spacing w:line="256" w:lineRule="auto"/>
              <w:rPr>
                <w:snapToGrid w:val="0"/>
                <w:color w:val="000000"/>
                <w:sz w:val="16"/>
              </w:rPr>
            </w:pPr>
            <w:proofErr w:type="spellStart"/>
            <w:r w:rsidRPr="00903DBA">
              <w:rPr>
                <w:snapToGrid w:val="0"/>
              </w:rPr>
              <w:t>i</w:t>
            </w:r>
            <w:proofErr w:type="spellEnd"/>
          </w:p>
        </w:tc>
      </w:tr>
      <w:tr w:rsidR="00845EA9" w:rsidRPr="00903DBA"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903DBA" w:rsidRDefault="00845EA9">
            <w:pPr>
              <w:spacing w:line="256" w:lineRule="auto"/>
              <w:rPr>
                <w:snapToGrid w:val="0"/>
                <w:color w:val="000000"/>
                <w:sz w:val="16"/>
              </w:rPr>
            </w:pPr>
            <w:r w:rsidRPr="00903DBA">
              <w:rPr>
                <w:snapToGrid w:val="0"/>
              </w:rPr>
              <w:t>10</w:t>
            </w:r>
          </w:p>
        </w:tc>
        <w:tc>
          <w:tcPr>
            <w:tcW w:w="1035" w:type="dxa"/>
            <w:hideMark/>
          </w:tcPr>
          <w:p w14:paraId="78E7FA21" w14:textId="77777777" w:rsidR="00845EA9" w:rsidRPr="00903DBA" w:rsidRDefault="00845EA9">
            <w:pPr>
              <w:spacing w:line="256" w:lineRule="auto"/>
              <w:rPr>
                <w:i/>
                <w:snapToGrid w:val="0"/>
                <w:color w:val="000000"/>
                <w:sz w:val="16"/>
              </w:rPr>
            </w:pPr>
            <w:proofErr w:type="spellStart"/>
            <w:proofErr w:type="gramStart"/>
            <w:r w:rsidRPr="00903DBA">
              <w:rPr>
                <w:i/>
                <w:snapToGrid w:val="0"/>
              </w:rPr>
              <w:t>lf</w:t>
            </w:r>
            <w:proofErr w:type="spellEnd"/>
            <w:r w:rsidRPr="00903DBA">
              <w:rPr>
                <w:i/>
                <w:snapToGrid w:val="0"/>
              </w:rPr>
              <w:t xml:space="preserve">  \</w:t>
            </w:r>
            <w:proofErr w:type="gramEnd"/>
            <w:r w:rsidRPr="00903DBA">
              <w:rPr>
                <w:i/>
                <w:snapToGrid w:val="0"/>
              </w:rPr>
              <w:t>n</w:t>
            </w:r>
          </w:p>
        </w:tc>
        <w:tc>
          <w:tcPr>
            <w:tcW w:w="1034" w:type="dxa"/>
            <w:tcBorders>
              <w:top w:val="nil"/>
              <w:left w:val="single" w:sz="6" w:space="0" w:color="auto"/>
              <w:bottom w:val="nil"/>
              <w:right w:val="nil"/>
            </w:tcBorders>
            <w:hideMark/>
          </w:tcPr>
          <w:p w14:paraId="7673C623" w14:textId="77777777" w:rsidR="00845EA9" w:rsidRPr="00903DBA" w:rsidRDefault="00845EA9">
            <w:pPr>
              <w:spacing w:line="256" w:lineRule="auto"/>
              <w:rPr>
                <w:snapToGrid w:val="0"/>
                <w:color w:val="000000"/>
                <w:sz w:val="16"/>
              </w:rPr>
            </w:pPr>
            <w:r w:rsidRPr="00903DBA">
              <w:rPr>
                <w:snapToGrid w:val="0"/>
              </w:rPr>
              <w:t>42</w:t>
            </w:r>
          </w:p>
        </w:tc>
        <w:tc>
          <w:tcPr>
            <w:tcW w:w="1035" w:type="dxa"/>
            <w:hideMark/>
          </w:tcPr>
          <w:p w14:paraId="52851A2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574A6573" w14:textId="77777777" w:rsidR="00845EA9" w:rsidRPr="00903DBA" w:rsidRDefault="00845EA9">
            <w:pPr>
              <w:spacing w:line="256" w:lineRule="auto"/>
              <w:rPr>
                <w:snapToGrid w:val="0"/>
                <w:color w:val="000000"/>
                <w:sz w:val="16"/>
              </w:rPr>
            </w:pPr>
            <w:r w:rsidRPr="00903DBA">
              <w:rPr>
                <w:snapToGrid w:val="0"/>
              </w:rPr>
              <w:t>74</w:t>
            </w:r>
          </w:p>
        </w:tc>
        <w:tc>
          <w:tcPr>
            <w:tcW w:w="1034" w:type="dxa"/>
            <w:hideMark/>
          </w:tcPr>
          <w:p w14:paraId="5C22C797" w14:textId="77777777" w:rsidR="00845EA9" w:rsidRPr="00903DBA" w:rsidRDefault="00845EA9">
            <w:pPr>
              <w:spacing w:line="256" w:lineRule="auto"/>
              <w:rPr>
                <w:snapToGrid w:val="0"/>
                <w:color w:val="000000"/>
                <w:sz w:val="16"/>
              </w:rPr>
            </w:pPr>
            <w:r w:rsidRPr="00903DBA">
              <w:rPr>
                <w:snapToGrid w:val="0"/>
              </w:rPr>
              <w:t>J</w:t>
            </w:r>
          </w:p>
        </w:tc>
        <w:tc>
          <w:tcPr>
            <w:tcW w:w="1035" w:type="dxa"/>
            <w:tcBorders>
              <w:top w:val="nil"/>
              <w:left w:val="single" w:sz="6" w:space="0" w:color="auto"/>
              <w:bottom w:val="nil"/>
              <w:right w:val="nil"/>
            </w:tcBorders>
            <w:hideMark/>
          </w:tcPr>
          <w:p w14:paraId="3D4FCB64" w14:textId="77777777" w:rsidR="00845EA9" w:rsidRPr="00903DBA" w:rsidRDefault="00845EA9">
            <w:pPr>
              <w:spacing w:line="256" w:lineRule="auto"/>
              <w:rPr>
                <w:snapToGrid w:val="0"/>
                <w:color w:val="000000"/>
                <w:sz w:val="16"/>
              </w:rPr>
            </w:pPr>
            <w:r w:rsidRPr="00903DBA">
              <w:rPr>
                <w:snapToGrid w:val="0"/>
              </w:rPr>
              <w:t>106</w:t>
            </w:r>
          </w:p>
        </w:tc>
        <w:tc>
          <w:tcPr>
            <w:tcW w:w="1034" w:type="dxa"/>
            <w:tcBorders>
              <w:top w:val="nil"/>
              <w:left w:val="nil"/>
              <w:bottom w:val="nil"/>
              <w:right w:val="single" w:sz="6" w:space="0" w:color="auto"/>
            </w:tcBorders>
            <w:hideMark/>
          </w:tcPr>
          <w:p w14:paraId="393A8582" w14:textId="77777777" w:rsidR="00845EA9" w:rsidRPr="00903DBA" w:rsidRDefault="00845EA9">
            <w:pPr>
              <w:spacing w:line="256" w:lineRule="auto"/>
              <w:rPr>
                <w:snapToGrid w:val="0"/>
                <w:color w:val="000000"/>
                <w:sz w:val="16"/>
              </w:rPr>
            </w:pPr>
            <w:r w:rsidRPr="00903DBA">
              <w:rPr>
                <w:snapToGrid w:val="0"/>
              </w:rPr>
              <w:t>j</w:t>
            </w:r>
          </w:p>
        </w:tc>
      </w:tr>
      <w:tr w:rsidR="00845EA9" w:rsidRPr="00903DBA"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903DBA" w:rsidRDefault="00845EA9">
            <w:pPr>
              <w:spacing w:line="256" w:lineRule="auto"/>
              <w:rPr>
                <w:snapToGrid w:val="0"/>
                <w:color w:val="000000"/>
                <w:sz w:val="16"/>
              </w:rPr>
            </w:pPr>
            <w:r w:rsidRPr="00903DBA">
              <w:rPr>
                <w:snapToGrid w:val="0"/>
              </w:rPr>
              <w:t>11</w:t>
            </w:r>
          </w:p>
        </w:tc>
        <w:tc>
          <w:tcPr>
            <w:tcW w:w="1035" w:type="dxa"/>
            <w:hideMark/>
          </w:tcPr>
          <w:p w14:paraId="7DFF430F" w14:textId="77777777" w:rsidR="00845EA9" w:rsidRPr="00903DBA" w:rsidRDefault="00845EA9">
            <w:pPr>
              <w:spacing w:line="256" w:lineRule="auto"/>
              <w:rPr>
                <w:i/>
                <w:snapToGrid w:val="0"/>
                <w:color w:val="000000"/>
                <w:sz w:val="16"/>
              </w:rPr>
            </w:pPr>
            <w:proofErr w:type="spellStart"/>
            <w:r w:rsidRPr="00903DBA">
              <w:rPr>
                <w:i/>
                <w:snapToGrid w:val="0"/>
              </w:rPr>
              <w:t>vt</w:t>
            </w:r>
            <w:proofErr w:type="spellEnd"/>
            <w:r w:rsidRPr="00903DBA">
              <w:rPr>
                <w:i/>
                <w:snapToGrid w:val="0"/>
              </w:rPr>
              <w:t xml:space="preserve"> \</w:t>
            </w:r>
            <w:proofErr w:type="spellStart"/>
            <w:r w:rsidRPr="00903DBA">
              <w:rPr>
                <w:i/>
                <w:snapToGrid w:val="0"/>
              </w:rPr>
              <w:t>vt</w:t>
            </w:r>
            <w:proofErr w:type="spellEnd"/>
          </w:p>
        </w:tc>
        <w:tc>
          <w:tcPr>
            <w:tcW w:w="1034" w:type="dxa"/>
            <w:tcBorders>
              <w:top w:val="nil"/>
              <w:left w:val="single" w:sz="6" w:space="0" w:color="auto"/>
              <w:bottom w:val="nil"/>
              <w:right w:val="nil"/>
            </w:tcBorders>
            <w:hideMark/>
          </w:tcPr>
          <w:p w14:paraId="44BC8FAF" w14:textId="77777777" w:rsidR="00845EA9" w:rsidRPr="00903DBA" w:rsidRDefault="00845EA9">
            <w:pPr>
              <w:spacing w:line="256" w:lineRule="auto"/>
              <w:rPr>
                <w:snapToGrid w:val="0"/>
                <w:color w:val="000000"/>
                <w:sz w:val="16"/>
              </w:rPr>
            </w:pPr>
            <w:r w:rsidRPr="00903DBA">
              <w:rPr>
                <w:snapToGrid w:val="0"/>
              </w:rPr>
              <w:t>43</w:t>
            </w:r>
          </w:p>
        </w:tc>
        <w:tc>
          <w:tcPr>
            <w:tcW w:w="1035" w:type="dxa"/>
            <w:hideMark/>
          </w:tcPr>
          <w:p w14:paraId="10E10285"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32A68E8" w14:textId="77777777" w:rsidR="00845EA9" w:rsidRPr="00903DBA" w:rsidRDefault="00845EA9">
            <w:pPr>
              <w:spacing w:line="256" w:lineRule="auto"/>
              <w:rPr>
                <w:snapToGrid w:val="0"/>
                <w:color w:val="000000"/>
                <w:sz w:val="16"/>
              </w:rPr>
            </w:pPr>
            <w:r w:rsidRPr="00903DBA">
              <w:rPr>
                <w:snapToGrid w:val="0"/>
              </w:rPr>
              <w:t>75</w:t>
            </w:r>
          </w:p>
        </w:tc>
        <w:tc>
          <w:tcPr>
            <w:tcW w:w="1034" w:type="dxa"/>
            <w:hideMark/>
          </w:tcPr>
          <w:p w14:paraId="2D0755CA" w14:textId="77777777" w:rsidR="00845EA9" w:rsidRPr="00903DBA" w:rsidRDefault="00845EA9">
            <w:pPr>
              <w:spacing w:line="256" w:lineRule="auto"/>
              <w:rPr>
                <w:snapToGrid w:val="0"/>
                <w:color w:val="000000"/>
                <w:sz w:val="16"/>
              </w:rPr>
            </w:pPr>
            <w:r w:rsidRPr="00903DBA">
              <w:rPr>
                <w:snapToGrid w:val="0"/>
              </w:rPr>
              <w:t>K</w:t>
            </w:r>
          </w:p>
        </w:tc>
        <w:tc>
          <w:tcPr>
            <w:tcW w:w="1035" w:type="dxa"/>
            <w:tcBorders>
              <w:top w:val="nil"/>
              <w:left w:val="single" w:sz="6" w:space="0" w:color="auto"/>
              <w:bottom w:val="nil"/>
              <w:right w:val="nil"/>
            </w:tcBorders>
            <w:hideMark/>
          </w:tcPr>
          <w:p w14:paraId="0D72E121" w14:textId="77777777" w:rsidR="00845EA9" w:rsidRPr="00903DBA" w:rsidRDefault="00845EA9">
            <w:pPr>
              <w:spacing w:line="256" w:lineRule="auto"/>
              <w:rPr>
                <w:snapToGrid w:val="0"/>
                <w:color w:val="000000"/>
                <w:sz w:val="16"/>
              </w:rPr>
            </w:pPr>
            <w:r w:rsidRPr="00903DBA">
              <w:rPr>
                <w:snapToGrid w:val="0"/>
              </w:rPr>
              <w:t>107</w:t>
            </w:r>
          </w:p>
        </w:tc>
        <w:tc>
          <w:tcPr>
            <w:tcW w:w="1034" w:type="dxa"/>
            <w:tcBorders>
              <w:top w:val="nil"/>
              <w:left w:val="nil"/>
              <w:bottom w:val="nil"/>
              <w:right w:val="single" w:sz="6" w:space="0" w:color="auto"/>
            </w:tcBorders>
            <w:hideMark/>
          </w:tcPr>
          <w:p w14:paraId="0B33720D" w14:textId="77777777" w:rsidR="00845EA9" w:rsidRPr="00903DBA" w:rsidRDefault="00845EA9">
            <w:pPr>
              <w:spacing w:line="256" w:lineRule="auto"/>
              <w:rPr>
                <w:snapToGrid w:val="0"/>
                <w:color w:val="000000"/>
                <w:sz w:val="16"/>
              </w:rPr>
            </w:pPr>
            <w:r w:rsidRPr="00903DBA">
              <w:rPr>
                <w:snapToGrid w:val="0"/>
              </w:rPr>
              <w:t>k</w:t>
            </w:r>
          </w:p>
        </w:tc>
      </w:tr>
      <w:tr w:rsidR="00845EA9" w:rsidRPr="00903DBA"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903DBA" w:rsidRDefault="00845EA9">
            <w:pPr>
              <w:spacing w:line="256" w:lineRule="auto"/>
              <w:rPr>
                <w:snapToGrid w:val="0"/>
                <w:color w:val="000000"/>
                <w:sz w:val="16"/>
              </w:rPr>
            </w:pPr>
            <w:r w:rsidRPr="00903DBA">
              <w:rPr>
                <w:snapToGrid w:val="0"/>
              </w:rPr>
              <w:t>12</w:t>
            </w:r>
          </w:p>
        </w:tc>
        <w:tc>
          <w:tcPr>
            <w:tcW w:w="1035" w:type="dxa"/>
            <w:hideMark/>
          </w:tcPr>
          <w:p w14:paraId="1D314A1A" w14:textId="77777777" w:rsidR="00845EA9" w:rsidRPr="00903DBA" w:rsidRDefault="00845EA9">
            <w:pPr>
              <w:spacing w:line="256" w:lineRule="auto"/>
              <w:rPr>
                <w:i/>
                <w:snapToGrid w:val="0"/>
                <w:color w:val="000000"/>
                <w:sz w:val="16"/>
              </w:rPr>
            </w:pPr>
            <w:proofErr w:type="gramStart"/>
            <w:r w:rsidRPr="00903DBA">
              <w:rPr>
                <w:i/>
                <w:snapToGrid w:val="0"/>
              </w:rPr>
              <w:t>ff  \</w:t>
            </w:r>
            <w:proofErr w:type="gramEnd"/>
            <w:r w:rsidRPr="00903DBA">
              <w:rPr>
                <w:i/>
                <w:snapToGrid w:val="0"/>
              </w:rPr>
              <w:t>f</w:t>
            </w:r>
          </w:p>
        </w:tc>
        <w:tc>
          <w:tcPr>
            <w:tcW w:w="1034" w:type="dxa"/>
            <w:tcBorders>
              <w:top w:val="nil"/>
              <w:left w:val="single" w:sz="6" w:space="0" w:color="auto"/>
              <w:bottom w:val="nil"/>
              <w:right w:val="nil"/>
            </w:tcBorders>
            <w:hideMark/>
          </w:tcPr>
          <w:p w14:paraId="06F48F9B" w14:textId="77777777" w:rsidR="00845EA9" w:rsidRPr="00903DBA" w:rsidRDefault="00845EA9">
            <w:pPr>
              <w:spacing w:line="256" w:lineRule="auto"/>
              <w:rPr>
                <w:snapToGrid w:val="0"/>
                <w:color w:val="000000"/>
                <w:sz w:val="16"/>
              </w:rPr>
            </w:pPr>
            <w:r w:rsidRPr="00903DBA">
              <w:rPr>
                <w:snapToGrid w:val="0"/>
              </w:rPr>
              <w:t>44</w:t>
            </w:r>
          </w:p>
        </w:tc>
        <w:tc>
          <w:tcPr>
            <w:tcW w:w="1035" w:type="dxa"/>
            <w:hideMark/>
          </w:tcPr>
          <w:p w14:paraId="6F35DDB6"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08775FF" w14:textId="77777777" w:rsidR="00845EA9" w:rsidRPr="00903DBA" w:rsidRDefault="00845EA9">
            <w:pPr>
              <w:spacing w:line="256" w:lineRule="auto"/>
              <w:rPr>
                <w:snapToGrid w:val="0"/>
                <w:color w:val="000000"/>
                <w:sz w:val="16"/>
              </w:rPr>
            </w:pPr>
            <w:r w:rsidRPr="00903DBA">
              <w:rPr>
                <w:snapToGrid w:val="0"/>
              </w:rPr>
              <w:t>76</w:t>
            </w:r>
          </w:p>
        </w:tc>
        <w:tc>
          <w:tcPr>
            <w:tcW w:w="1034" w:type="dxa"/>
            <w:hideMark/>
          </w:tcPr>
          <w:p w14:paraId="67C67A3F" w14:textId="77777777" w:rsidR="00845EA9" w:rsidRPr="00903DBA" w:rsidRDefault="00845EA9">
            <w:pPr>
              <w:spacing w:line="256" w:lineRule="auto"/>
              <w:rPr>
                <w:snapToGrid w:val="0"/>
                <w:color w:val="000000"/>
                <w:sz w:val="16"/>
              </w:rPr>
            </w:pPr>
            <w:r w:rsidRPr="00903DBA">
              <w:rPr>
                <w:snapToGrid w:val="0"/>
              </w:rPr>
              <w:t>L</w:t>
            </w:r>
          </w:p>
        </w:tc>
        <w:tc>
          <w:tcPr>
            <w:tcW w:w="1035" w:type="dxa"/>
            <w:tcBorders>
              <w:top w:val="nil"/>
              <w:left w:val="single" w:sz="6" w:space="0" w:color="auto"/>
              <w:bottom w:val="nil"/>
              <w:right w:val="nil"/>
            </w:tcBorders>
            <w:hideMark/>
          </w:tcPr>
          <w:p w14:paraId="444CAF16" w14:textId="77777777" w:rsidR="00845EA9" w:rsidRPr="00903DBA" w:rsidRDefault="00845EA9">
            <w:pPr>
              <w:spacing w:line="256" w:lineRule="auto"/>
              <w:rPr>
                <w:snapToGrid w:val="0"/>
                <w:color w:val="000000"/>
                <w:sz w:val="16"/>
              </w:rPr>
            </w:pPr>
            <w:r w:rsidRPr="00903DBA">
              <w:rPr>
                <w:snapToGrid w:val="0"/>
              </w:rPr>
              <w:t>108</w:t>
            </w:r>
          </w:p>
        </w:tc>
        <w:tc>
          <w:tcPr>
            <w:tcW w:w="1034" w:type="dxa"/>
            <w:tcBorders>
              <w:top w:val="nil"/>
              <w:left w:val="nil"/>
              <w:bottom w:val="nil"/>
              <w:right w:val="single" w:sz="6" w:space="0" w:color="auto"/>
            </w:tcBorders>
            <w:hideMark/>
          </w:tcPr>
          <w:p w14:paraId="4CE5A905" w14:textId="77777777" w:rsidR="00845EA9" w:rsidRPr="00903DBA" w:rsidRDefault="00845EA9">
            <w:pPr>
              <w:spacing w:line="256" w:lineRule="auto"/>
              <w:rPr>
                <w:snapToGrid w:val="0"/>
                <w:color w:val="000000"/>
                <w:sz w:val="16"/>
              </w:rPr>
            </w:pPr>
            <w:r w:rsidRPr="00903DBA">
              <w:rPr>
                <w:snapToGrid w:val="0"/>
              </w:rPr>
              <w:t>l</w:t>
            </w:r>
          </w:p>
        </w:tc>
      </w:tr>
      <w:tr w:rsidR="00845EA9" w:rsidRPr="00903DBA"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903DBA" w:rsidRDefault="00845EA9">
            <w:pPr>
              <w:spacing w:line="256" w:lineRule="auto"/>
              <w:rPr>
                <w:snapToGrid w:val="0"/>
                <w:color w:val="000000"/>
                <w:sz w:val="16"/>
              </w:rPr>
            </w:pPr>
            <w:r w:rsidRPr="00903DBA">
              <w:rPr>
                <w:snapToGrid w:val="0"/>
              </w:rPr>
              <w:t>13</w:t>
            </w:r>
          </w:p>
        </w:tc>
        <w:tc>
          <w:tcPr>
            <w:tcW w:w="1035" w:type="dxa"/>
            <w:hideMark/>
          </w:tcPr>
          <w:p w14:paraId="6AB924F9" w14:textId="77777777" w:rsidR="00845EA9" w:rsidRPr="00903DBA" w:rsidRDefault="00845EA9">
            <w:pPr>
              <w:spacing w:line="256" w:lineRule="auto"/>
              <w:rPr>
                <w:i/>
                <w:snapToGrid w:val="0"/>
                <w:color w:val="000000"/>
                <w:sz w:val="16"/>
              </w:rPr>
            </w:pPr>
            <w:proofErr w:type="spellStart"/>
            <w:proofErr w:type="gramStart"/>
            <w:r w:rsidRPr="00903DBA">
              <w:rPr>
                <w:i/>
                <w:snapToGrid w:val="0"/>
              </w:rPr>
              <w:t>cr</w:t>
            </w:r>
            <w:proofErr w:type="spellEnd"/>
            <w:r w:rsidRPr="00903DBA">
              <w:rPr>
                <w:i/>
                <w:snapToGrid w:val="0"/>
              </w:rPr>
              <w:t xml:space="preserve">  \</w:t>
            </w:r>
            <w:proofErr w:type="gramEnd"/>
            <w:r w:rsidRPr="00903DBA">
              <w:rPr>
                <w:i/>
                <w:snapToGrid w:val="0"/>
              </w:rPr>
              <w:t>r</w:t>
            </w:r>
          </w:p>
        </w:tc>
        <w:tc>
          <w:tcPr>
            <w:tcW w:w="1034" w:type="dxa"/>
            <w:tcBorders>
              <w:top w:val="nil"/>
              <w:left w:val="single" w:sz="6" w:space="0" w:color="auto"/>
              <w:bottom w:val="nil"/>
              <w:right w:val="nil"/>
            </w:tcBorders>
            <w:hideMark/>
          </w:tcPr>
          <w:p w14:paraId="5BCC64CF" w14:textId="77777777" w:rsidR="00845EA9" w:rsidRPr="00903DBA" w:rsidRDefault="00845EA9">
            <w:pPr>
              <w:spacing w:line="256" w:lineRule="auto"/>
              <w:rPr>
                <w:snapToGrid w:val="0"/>
                <w:color w:val="000000"/>
                <w:sz w:val="16"/>
              </w:rPr>
            </w:pPr>
            <w:r w:rsidRPr="00903DBA">
              <w:rPr>
                <w:snapToGrid w:val="0"/>
              </w:rPr>
              <w:t>45</w:t>
            </w:r>
          </w:p>
        </w:tc>
        <w:tc>
          <w:tcPr>
            <w:tcW w:w="1035" w:type="dxa"/>
            <w:hideMark/>
          </w:tcPr>
          <w:p w14:paraId="4B4438C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3442E5A" w14:textId="77777777" w:rsidR="00845EA9" w:rsidRPr="00903DBA" w:rsidRDefault="00845EA9">
            <w:pPr>
              <w:spacing w:line="256" w:lineRule="auto"/>
              <w:rPr>
                <w:snapToGrid w:val="0"/>
                <w:color w:val="000000"/>
                <w:sz w:val="16"/>
              </w:rPr>
            </w:pPr>
            <w:r w:rsidRPr="00903DBA">
              <w:rPr>
                <w:snapToGrid w:val="0"/>
              </w:rPr>
              <w:t>77</w:t>
            </w:r>
          </w:p>
        </w:tc>
        <w:tc>
          <w:tcPr>
            <w:tcW w:w="1034" w:type="dxa"/>
            <w:hideMark/>
          </w:tcPr>
          <w:p w14:paraId="39B2DB4F" w14:textId="77777777" w:rsidR="00845EA9" w:rsidRPr="00903DBA" w:rsidRDefault="00845EA9">
            <w:pPr>
              <w:spacing w:line="256" w:lineRule="auto"/>
              <w:rPr>
                <w:snapToGrid w:val="0"/>
                <w:color w:val="000000"/>
                <w:sz w:val="16"/>
              </w:rPr>
            </w:pPr>
            <w:r w:rsidRPr="00903DBA">
              <w:rPr>
                <w:snapToGrid w:val="0"/>
              </w:rPr>
              <w:t>M</w:t>
            </w:r>
          </w:p>
        </w:tc>
        <w:tc>
          <w:tcPr>
            <w:tcW w:w="1035" w:type="dxa"/>
            <w:tcBorders>
              <w:top w:val="nil"/>
              <w:left w:val="single" w:sz="6" w:space="0" w:color="auto"/>
              <w:bottom w:val="nil"/>
              <w:right w:val="nil"/>
            </w:tcBorders>
            <w:hideMark/>
          </w:tcPr>
          <w:p w14:paraId="1D942A69" w14:textId="77777777" w:rsidR="00845EA9" w:rsidRPr="00903DBA" w:rsidRDefault="00845EA9">
            <w:pPr>
              <w:spacing w:line="256" w:lineRule="auto"/>
              <w:rPr>
                <w:snapToGrid w:val="0"/>
                <w:color w:val="000000"/>
                <w:sz w:val="16"/>
              </w:rPr>
            </w:pPr>
            <w:r w:rsidRPr="00903DBA">
              <w:rPr>
                <w:snapToGrid w:val="0"/>
              </w:rPr>
              <w:t>109</w:t>
            </w:r>
          </w:p>
        </w:tc>
        <w:tc>
          <w:tcPr>
            <w:tcW w:w="1034" w:type="dxa"/>
            <w:tcBorders>
              <w:top w:val="nil"/>
              <w:left w:val="nil"/>
              <w:bottom w:val="nil"/>
              <w:right w:val="single" w:sz="6" w:space="0" w:color="auto"/>
            </w:tcBorders>
            <w:hideMark/>
          </w:tcPr>
          <w:p w14:paraId="582BC746" w14:textId="77777777" w:rsidR="00845EA9" w:rsidRPr="00903DBA" w:rsidRDefault="00845EA9">
            <w:pPr>
              <w:spacing w:line="256" w:lineRule="auto"/>
              <w:rPr>
                <w:snapToGrid w:val="0"/>
                <w:color w:val="000000"/>
                <w:sz w:val="16"/>
              </w:rPr>
            </w:pPr>
            <w:r w:rsidRPr="00903DBA">
              <w:rPr>
                <w:snapToGrid w:val="0"/>
              </w:rPr>
              <w:t>m</w:t>
            </w:r>
          </w:p>
        </w:tc>
      </w:tr>
      <w:tr w:rsidR="00845EA9" w:rsidRPr="00903DBA"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903DBA" w:rsidRDefault="00845EA9">
            <w:pPr>
              <w:spacing w:line="256" w:lineRule="auto"/>
              <w:rPr>
                <w:snapToGrid w:val="0"/>
                <w:color w:val="000000"/>
                <w:sz w:val="16"/>
              </w:rPr>
            </w:pPr>
            <w:r w:rsidRPr="00903DBA">
              <w:rPr>
                <w:snapToGrid w:val="0"/>
              </w:rPr>
              <w:t>14</w:t>
            </w:r>
          </w:p>
        </w:tc>
        <w:tc>
          <w:tcPr>
            <w:tcW w:w="1035" w:type="dxa"/>
            <w:hideMark/>
          </w:tcPr>
          <w:p w14:paraId="44FF764E" w14:textId="77777777" w:rsidR="00845EA9" w:rsidRPr="00903DBA" w:rsidRDefault="00845EA9">
            <w:pPr>
              <w:spacing w:line="256" w:lineRule="auto"/>
              <w:rPr>
                <w:i/>
                <w:snapToGrid w:val="0"/>
                <w:color w:val="000000"/>
                <w:sz w:val="16"/>
              </w:rPr>
            </w:pPr>
            <w:r w:rsidRPr="00903DBA">
              <w:rPr>
                <w:i/>
                <w:snapToGrid w:val="0"/>
              </w:rPr>
              <w:t>soh</w:t>
            </w:r>
          </w:p>
        </w:tc>
        <w:tc>
          <w:tcPr>
            <w:tcW w:w="1034" w:type="dxa"/>
            <w:tcBorders>
              <w:top w:val="nil"/>
              <w:left w:val="single" w:sz="6" w:space="0" w:color="auto"/>
              <w:bottom w:val="nil"/>
              <w:right w:val="nil"/>
            </w:tcBorders>
            <w:hideMark/>
          </w:tcPr>
          <w:p w14:paraId="176A6C39" w14:textId="77777777" w:rsidR="00845EA9" w:rsidRPr="00903DBA" w:rsidRDefault="00845EA9">
            <w:pPr>
              <w:spacing w:line="256" w:lineRule="auto"/>
              <w:rPr>
                <w:snapToGrid w:val="0"/>
                <w:color w:val="000000"/>
                <w:sz w:val="16"/>
              </w:rPr>
            </w:pPr>
            <w:r w:rsidRPr="00903DBA">
              <w:rPr>
                <w:snapToGrid w:val="0"/>
              </w:rPr>
              <w:t>46</w:t>
            </w:r>
          </w:p>
        </w:tc>
        <w:tc>
          <w:tcPr>
            <w:tcW w:w="1035" w:type="dxa"/>
            <w:hideMark/>
          </w:tcPr>
          <w:p w14:paraId="68C69109"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24B6E74E" w14:textId="77777777" w:rsidR="00845EA9" w:rsidRPr="00903DBA" w:rsidRDefault="00845EA9">
            <w:pPr>
              <w:spacing w:line="256" w:lineRule="auto"/>
              <w:rPr>
                <w:snapToGrid w:val="0"/>
                <w:color w:val="000000"/>
                <w:sz w:val="16"/>
              </w:rPr>
            </w:pPr>
            <w:r w:rsidRPr="00903DBA">
              <w:rPr>
                <w:snapToGrid w:val="0"/>
              </w:rPr>
              <w:t>78</w:t>
            </w:r>
          </w:p>
        </w:tc>
        <w:tc>
          <w:tcPr>
            <w:tcW w:w="1034" w:type="dxa"/>
            <w:hideMark/>
          </w:tcPr>
          <w:p w14:paraId="17D4576E" w14:textId="77777777" w:rsidR="00845EA9" w:rsidRPr="00903DBA" w:rsidRDefault="00845EA9">
            <w:pPr>
              <w:spacing w:line="256" w:lineRule="auto"/>
              <w:rPr>
                <w:snapToGrid w:val="0"/>
                <w:color w:val="000000"/>
                <w:sz w:val="16"/>
              </w:rPr>
            </w:pPr>
            <w:r w:rsidRPr="00903DBA">
              <w:rPr>
                <w:snapToGrid w:val="0"/>
              </w:rPr>
              <w:t>N</w:t>
            </w:r>
          </w:p>
        </w:tc>
        <w:tc>
          <w:tcPr>
            <w:tcW w:w="1035" w:type="dxa"/>
            <w:tcBorders>
              <w:top w:val="nil"/>
              <w:left w:val="single" w:sz="6" w:space="0" w:color="auto"/>
              <w:bottom w:val="nil"/>
              <w:right w:val="nil"/>
            </w:tcBorders>
            <w:hideMark/>
          </w:tcPr>
          <w:p w14:paraId="482AE45D" w14:textId="77777777" w:rsidR="00845EA9" w:rsidRPr="00903DBA" w:rsidRDefault="00845EA9">
            <w:pPr>
              <w:spacing w:line="256" w:lineRule="auto"/>
              <w:rPr>
                <w:snapToGrid w:val="0"/>
                <w:color w:val="000000"/>
                <w:sz w:val="16"/>
              </w:rPr>
            </w:pPr>
            <w:r w:rsidRPr="00903DBA">
              <w:rPr>
                <w:snapToGrid w:val="0"/>
              </w:rPr>
              <w:t>110</w:t>
            </w:r>
          </w:p>
        </w:tc>
        <w:tc>
          <w:tcPr>
            <w:tcW w:w="1034" w:type="dxa"/>
            <w:tcBorders>
              <w:top w:val="nil"/>
              <w:left w:val="nil"/>
              <w:bottom w:val="nil"/>
              <w:right w:val="single" w:sz="6" w:space="0" w:color="auto"/>
            </w:tcBorders>
            <w:hideMark/>
          </w:tcPr>
          <w:p w14:paraId="30878F9D" w14:textId="77777777" w:rsidR="00845EA9" w:rsidRPr="00903DBA" w:rsidRDefault="00845EA9">
            <w:pPr>
              <w:spacing w:line="256" w:lineRule="auto"/>
              <w:rPr>
                <w:snapToGrid w:val="0"/>
                <w:color w:val="000000"/>
                <w:sz w:val="16"/>
              </w:rPr>
            </w:pPr>
            <w:r w:rsidRPr="00903DBA">
              <w:rPr>
                <w:snapToGrid w:val="0"/>
              </w:rPr>
              <w:t>n</w:t>
            </w:r>
          </w:p>
        </w:tc>
      </w:tr>
      <w:tr w:rsidR="00845EA9" w:rsidRPr="00903DBA"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903DBA" w:rsidRDefault="00845EA9">
            <w:pPr>
              <w:spacing w:line="256" w:lineRule="auto"/>
              <w:rPr>
                <w:snapToGrid w:val="0"/>
                <w:color w:val="000000"/>
                <w:sz w:val="16"/>
              </w:rPr>
            </w:pPr>
            <w:r w:rsidRPr="00903DBA">
              <w:rPr>
                <w:snapToGrid w:val="0"/>
              </w:rPr>
              <w:t>15</w:t>
            </w:r>
          </w:p>
        </w:tc>
        <w:tc>
          <w:tcPr>
            <w:tcW w:w="1035" w:type="dxa"/>
            <w:hideMark/>
          </w:tcPr>
          <w:p w14:paraId="3E19B9CF" w14:textId="77777777" w:rsidR="00845EA9" w:rsidRPr="00903DBA" w:rsidRDefault="00845EA9">
            <w:pPr>
              <w:spacing w:line="256" w:lineRule="auto"/>
              <w:rPr>
                <w:i/>
                <w:snapToGrid w:val="0"/>
                <w:color w:val="000000"/>
                <w:sz w:val="16"/>
              </w:rPr>
            </w:pPr>
            <w:proofErr w:type="spellStart"/>
            <w:r w:rsidRPr="00903DBA">
              <w:rPr>
                <w:i/>
                <w:snapToGrid w:val="0"/>
              </w:rPr>
              <w:t>si</w:t>
            </w:r>
            <w:proofErr w:type="spellEnd"/>
          </w:p>
        </w:tc>
        <w:tc>
          <w:tcPr>
            <w:tcW w:w="1034" w:type="dxa"/>
            <w:tcBorders>
              <w:top w:val="nil"/>
              <w:left w:val="single" w:sz="6" w:space="0" w:color="auto"/>
              <w:bottom w:val="nil"/>
              <w:right w:val="nil"/>
            </w:tcBorders>
            <w:hideMark/>
          </w:tcPr>
          <w:p w14:paraId="7BFA0C51" w14:textId="77777777" w:rsidR="00845EA9" w:rsidRPr="00903DBA" w:rsidRDefault="00845EA9">
            <w:pPr>
              <w:spacing w:line="256" w:lineRule="auto"/>
              <w:rPr>
                <w:snapToGrid w:val="0"/>
                <w:color w:val="000000"/>
                <w:sz w:val="16"/>
              </w:rPr>
            </w:pPr>
            <w:r w:rsidRPr="00903DBA">
              <w:rPr>
                <w:snapToGrid w:val="0"/>
              </w:rPr>
              <w:t>47</w:t>
            </w:r>
          </w:p>
        </w:tc>
        <w:tc>
          <w:tcPr>
            <w:tcW w:w="1035" w:type="dxa"/>
            <w:hideMark/>
          </w:tcPr>
          <w:p w14:paraId="42B782A0"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151B1011" w14:textId="77777777" w:rsidR="00845EA9" w:rsidRPr="00903DBA" w:rsidRDefault="00845EA9">
            <w:pPr>
              <w:spacing w:line="256" w:lineRule="auto"/>
              <w:rPr>
                <w:snapToGrid w:val="0"/>
                <w:color w:val="000000"/>
                <w:sz w:val="16"/>
              </w:rPr>
            </w:pPr>
            <w:r w:rsidRPr="00903DBA">
              <w:rPr>
                <w:snapToGrid w:val="0"/>
              </w:rPr>
              <w:t>79</w:t>
            </w:r>
          </w:p>
        </w:tc>
        <w:tc>
          <w:tcPr>
            <w:tcW w:w="1034" w:type="dxa"/>
            <w:hideMark/>
          </w:tcPr>
          <w:p w14:paraId="4A440AC8" w14:textId="77777777" w:rsidR="00845EA9" w:rsidRPr="00903DBA" w:rsidRDefault="00845EA9">
            <w:pPr>
              <w:spacing w:line="256" w:lineRule="auto"/>
              <w:rPr>
                <w:snapToGrid w:val="0"/>
                <w:color w:val="000000"/>
                <w:sz w:val="16"/>
              </w:rPr>
            </w:pPr>
            <w:r w:rsidRPr="00903DBA">
              <w:rPr>
                <w:snapToGrid w:val="0"/>
              </w:rPr>
              <w:t>O</w:t>
            </w:r>
          </w:p>
        </w:tc>
        <w:tc>
          <w:tcPr>
            <w:tcW w:w="1035" w:type="dxa"/>
            <w:tcBorders>
              <w:top w:val="nil"/>
              <w:left w:val="single" w:sz="6" w:space="0" w:color="auto"/>
              <w:bottom w:val="nil"/>
              <w:right w:val="nil"/>
            </w:tcBorders>
            <w:hideMark/>
          </w:tcPr>
          <w:p w14:paraId="2F5E73BF" w14:textId="77777777" w:rsidR="00845EA9" w:rsidRPr="00903DBA" w:rsidRDefault="00845EA9">
            <w:pPr>
              <w:spacing w:line="256" w:lineRule="auto"/>
              <w:rPr>
                <w:snapToGrid w:val="0"/>
                <w:color w:val="000000"/>
                <w:sz w:val="16"/>
              </w:rPr>
            </w:pPr>
            <w:r w:rsidRPr="00903DBA">
              <w:rPr>
                <w:snapToGrid w:val="0"/>
              </w:rPr>
              <w:t>111</w:t>
            </w:r>
          </w:p>
        </w:tc>
        <w:tc>
          <w:tcPr>
            <w:tcW w:w="1034" w:type="dxa"/>
            <w:tcBorders>
              <w:top w:val="nil"/>
              <w:left w:val="nil"/>
              <w:bottom w:val="nil"/>
              <w:right w:val="single" w:sz="6" w:space="0" w:color="auto"/>
            </w:tcBorders>
            <w:hideMark/>
          </w:tcPr>
          <w:p w14:paraId="558B3F1A" w14:textId="77777777" w:rsidR="00845EA9" w:rsidRPr="00903DBA" w:rsidRDefault="00845EA9">
            <w:pPr>
              <w:spacing w:line="256" w:lineRule="auto"/>
              <w:rPr>
                <w:snapToGrid w:val="0"/>
                <w:color w:val="000000"/>
                <w:sz w:val="16"/>
              </w:rPr>
            </w:pPr>
            <w:r w:rsidRPr="00903DBA">
              <w:rPr>
                <w:snapToGrid w:val="0"/>
              </w:rPr>
              <w:t>o</w:t>
            </w:r>
          </w:p>
        </w:tc>
      </w:tr>
      <w:tr w:rsidR="00845EA9" w:rsidRPr="00903DBA"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903DBA" w:rsidRDefault="00845EA9">
            <w:pPr>
              <w:spacing w:line="256" w:lineRule="auto"/>
              <w:rPr>
                <w:snapToGrid w:val="0"/>
                <w:color w:val="000000"/>
                <w:sz w:val="16"/>
              </w:rPr>
            </w:pPr>
            <w:r w:rsidRPr="00903DBA">
              <w:rPr>
                <w:snapToGrid w:val="0"/>
              </w:rPr>
              <w:t>16</w:t>
            </w:r>
          </w:p>
        </w:tc>
        <w:tc>
          <w:tcPr>
            <w:tcW w:w="1035" w:type="dxa"/>
            <w:hideMark/>
          </w:tcPr>
          <w:p w14:paraId="426819B1" w14:textId="77777777" w:rsidR="00845EA9" w:rsidRPr="00903DBA" w:rsidRDefault="00845EA9">
            <w:pPr>
              <w:spacing w:line="256" w:lineRule="auto"/>
              <w:rPr>
                <w:i/>
                <w:snapToGrid w:val="0"/>
                <w:color w:val="000000"/>
                <w:sz w:val="16"/>
              </w:rPr>
            </w:pPr>
            <w:proofErr w:type="spellStart"/>
            <w:r w:rsidRPr="00903DBA">
              <w:rPr>
                <w:i/>
                <w:snapToGrid w:val="0"/>
              </w:rPr>
              <w:t>dle</w:t>
            </w:r>
            <w:proofErr w:type="spellEnd"/>
          </w:p>
        </w:tc>
        <w:tc>
          <w:tcPr>
            <w:tcW w:w="1034" w:type="dxa"/>
            <w:tcBorders>
              <w:top w:val="nil"/>
              <w:left w:val="single" w:sz="6" w:space="0" w:color="auto"/>
              <w:bottom w:val="nil"/>
              <w:right w:val="nil"/>
            </w:tcBorders>
            <w:hideMark/>
          </w:tcPr>
          <w:p w14:paraId="2EAE7584" w14:textId="77777777" w:rsidR="00845EA9" w:rsidRPr="00903DBA" w:rsidRDefault="00845EA9">
            <w:pPr>
              <w:spacing w:line="256" w:lineRule="auto"/>
              <w:rPr>
                <w:snapToGrid w:val="0"/>
                <w:color w:val="000000"/>
                <w:sz w:val="16"/>
              </w:rPr>
            </w:pPr>
            <w:r w:rsidRPr="00903DBA">
              <w:rPr>
                <w:snapToGrid w:val="0"/>
              </w:rPr>
              <w:t>48</w:t>
            </w:r>
          </w:p>
        </w:tc>
        <w:tc>
          <w:tcPr>
            <w:tcW w:w="1035" w:type="dxa"/>
            <w:hideMark/>
          </w:tcPr>
          <w:p w14:paraId="75DF171A" w14:textId="77777777" w:rsidR="00845EA9" w:rsidRPr="00903DBA" w:rsidRDefault="00845EA9">
            <w:pPr>
              <w:spacing w:line="256" w:lineRule="auto"/>
              <w:rPr>
                <w:snapToGrid w:val="0"/>
                <w:color w:val="000000"/>
                <w:sz w:val="16"/>
              </w:rPr>
            </w:pPr>
            <w:r w:rsidRPr="00903DBA">
              <w:rPr>
                <w:snapToGrid w:val="0"/>
              </w:rPr>
              <w:t>0</w:t>
            </w:r>
          </w:p>
        </w:tc>
        <w:tc>
          <w:tcPr>
            <w:tcW w:w="1034" w:type="dxa"/>
            <w:tcBorders>
              <w:top w:val="nil"/>
              <w:left w:val="single" w:sz="6" w:space="0" w:color="auto"/>
              <w:bottom w:val="nil"/>
              <w:right w:val="nil"/>
            </w:tcBorders>
            <w:hideMark/>
          </w:tcPr>
          <w:p w14:paraId="0A862B99" w14:textId="77777777" w:rsidR="00845EA9" w:rsidRPr="00903DBA" w:rsidRDefault="00845EA9">
            <w:pPr>
              <w:spacing w:line="256" w:lineRule="auto"/>
              <w:rPr>
                <w:snapToGrid w:val="0"/>
                <w:color w:val="000000"/>
                <w:sz w:val="16"/>
              </w:rPr>
            </w:pPr>
            <w:r w:rsidRPr="00903DBA">
              <w:rPr>
                <w:snapToGrid w:val="0"/>
              </w:rPr>
              <w:t>80</w:t>
            </w:r>
          </w:p>
        </w:tc>
        <w:tc>
          <w:tcPr>
            <w:tcW w:w="1034" w:type="dxa"/>
            <w:hideMark/>
          </w:tcPr>
          <w:p w14:paraId="58433677" w14:textId="77777777" w:rsidR="00845EA9" w:rsidRPr="00903DBA" w:rsidRDefault="00845EA9">
            <w:pPr>
              <w:spacing w:line="256" w:lineRule="auto"/>
              <w:rPr>
                <w:snapToGrid w:val="0"/>
                <w:color w:val="000000"/>
                <w:sz w:val="16"/>
              </w:rPr>
            </w:pPr>
            <w:r w:rsidRPr="00903DBA">
              <w:rPr>
                <w:snapToGrid w:val="0"/>
              </w:rPr>
              <w:t>P</w:t>
            </w:r>
          </w:p>
        </w:tc>
        <w:tc>
          <w:tcPr>
            <w:tcW w:w="1035" w:type="dxa"/>
            <w:tcBorders>
              <w:top w:val="nil"/>
              <w:left w:val="single" w:sz="6" w:space="0" w:color="auto"/>
              <w:bottom w:val="nil"/>
              <w:right w:val="nil"/>
            </w:tcBorders>
            <w:hideMark/>
          </w:tcPr>
          <w:p w14:paraId="258D61AD" w14:textId="77777777" w:rsidR="00845EA9" w:rsidRPr="00903DBA" w:rsidRDefault="00845EA9">
            <w:pPr>
              <w:spacing w:line="256" w:lineRule="auto"/>
              <w:rPr>
                <w:snapToGrid w:val="0"/>
                <w:color w:val="000000"/>
                <w:sz w:val="16"/>
              </w:rPr>
            </w:pPr>
            <w:r w:rsidRPr="00903DBA">
              <w:rPr>
                <w:snapToGrid w:val="0"/>
              </w:rPr>
              <w:t>112</w:t>
            </w:r>
          </w:p>
        </w:tc>
        <w:tc>
          <w:tcPr>
            <w:tcW w:w="1034" w:type="dxa"/>
            <w:tcBorders>
              <w:top w:val="nil"/>
              <w:left w:val="nil"/>
              <w:bottom w:val="nil"/>
              <w:right w:val="single" w:sz="6" w:space="0" w:color="auto"/>
            </w:tcBorders>
            <w:hideMark/>
          </w:tcPr>
          <w:p w14:paraId="3BE8F9A6" w14:textId="77777777" w:rsidR="00845EA9" w:rsidRPr="00903DBA" w:rsidRDefault="00845EA9">
            <w:pPr>
              <w:spacing w:line="256" w:lineRule="auto"/>
              <w:rPr>
                <w:snapToGrid w:val="0"/>
                <w:color w:val="000000"/>
                <w:sz w:val="16"/>
              </w:rPr>
            </w:pPr>
            <w:r w:rsidRPr="00903DBA">
              <w:rPr>
                <w:snapToGrid w:val="0"/>
              </w:rPr>
              <w:t>p</w:t>
            </w:r>
          </w:p>
        </w:tc>
      </w:tr>
      <w:tr w:rsidR="00845EA9" w:rsidRPr="00903DBA"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903DBA" w:rsidRDefault="00845EA9">
            <w:pPr>
              <w:spacing w:line="256" w:lineRule="auto"/>
              <w:rPr>
                <w:snapToGrid w:val="0"/>
                <w:color w:val="000000"/>
                <w:sz w:val="16"/>
              </w:rPr>
            </w:pPr>
            <w:r w:rsidRPr="00903DBA">
              <w:rPr>
                <w:snapToGrid w:val="0"/>
              </w:rPr>
              <w:t>17</w:t>
            </w:r>
          </w:p>
        </w:tc>
        <w:tc>
          <w:tcPr>
            <w:tcW w:w="1035" w:type="dxa"/>
            <w:hideMark/>
          </w:tcPr>
          <w:p w14:paraId="1CB9D2F2" w14:textId="77777777" w:rsidR="00845EA9" w:rsidRPr="00903DBA" w:rsidRDefault="00845EA9">
            <w:pPr>
              <w:spacing w:line="256" w:lineRule="auto"/>
              <w:rPr>
                <w:i/>
                <w:snapToGrid w:val="0"/>
                <w:color w:val="000000"/>
                <w:sz w:val="16"/>
              </w:rPr>
            </w:pPr>
            <w:proofErr w:type="spellStart"/>
            <w:r w:rsidRPr="00903DBA">
              <w:rPr>
                <w:i/>
                <w:snapToGrid w:val="0"/>
              </w:rPr>
              <w:t>dc1</w:t>
            </w:r>
            <w:proofErr w:type="spellEnd"/>
          </w:p>
        </w:tc>
        <w:tc>
          <w:tcPr>
            <w:tcW w:w="1034" w:type="dxa"/>
            <w:tcBorders>
              <w:top w:val="nil"/>
              <w:left w:val="single" w:sz="6" w:space="0" w:color="auto"/>
              <w:bottom w:val="nil"/>
              <w:right w:val="nil"/>
            </w:tcBorders>
            <w:hideMark/>
          </w:tcPr>
          <w:p w14:paraId="1FDE45D0" w14:textId="77777777" w:rsidR="00845EA9" w:rsidRPr="00903DBA" w:rsidRDefault="00845EA9">
            <w:pPr>
              <w:spacing w:line="256" w:lineRule="auto"/>
              <w:rPr>
                <w:snapToGrid w:val="0"/>
                <w:color w:val="000000"/>
                <w:sz w:val="16"/>
              </w:rPr>
            </w:pPr>
            <w:r w:rsidRPr="00903DBA">
              <w:rPr>
                <w:snapToGrid w:val="0"/>
              </w:rPr>
              <w:t>49</w:t>
            </w:r>
          </w:p>
        </w:tc>
        <w:tc>
          <w:tcPr>
            <w:tcW w:w="1035" w:type="dxa"/>
            <w:hideMark/>
          </w:tcPr>
          <w:p w14:paraId="2D29035F" w14:textId="77777777" w:rsidR="00845EA9" w:rsidRPr="00903DBA" w:rsidRDefault="00845EA9">
            <w:pPr>
              <w:spacing w:line="256" w:lineRule="auto"/>
              <w:rPr>
                <w:snapToGrid w:val="0"/>
                <w:color w:val="000000"/>
                <w:sz w:val="16"/>
              </w:rPr>
            </w:pPr>
            <w:r w:rsidRPr="00903DBA">
              <w:rPr>
                <w:snapToGrid w:val="0"/>
              </w:rPr>
              <w:t>1</w:t>
            </w:r>
          </w:p>
        </w:tc>
        <w:tc>
          <w:tcPr>
            <w:tcW w:w="1034" w:type="dxa"/>
            <w:tcBorders>
              <w:top w:val="nil"/>
              <w:left w:val="single" w:sz="6" w:space="0" w:color="auto"/>
              <w:bottom w:val="nil"/>
              <w:right w:val="nil"/>
            </w:tcBorders>
            <w:hideMark/>
          </w:tcPr>
          <w:p w14:paraId="19731FF1" w14:textId="77777777" w:rsidR="00845EA9" w:rsidRPr="00903DBA" w:rsidRDefault="00845EA9">
            <w:pPr>
              <w:spacing w:line="256" w:lineRule="auto"/>
              <w:rPr>
                <w:snapToGrid w:val="0"/>
                <w:color w:val="000000"/>
                <w:sz w:val="16"/>
              </w:rPr>
            </w:pPr>
            <w:r w:rsidRPr="00903DBA">
              <w:rPr>
                <w:snapToGrid w:val="0"/>
              </w:rPr>
              <w:t>81</w:t>
            </w:r>
          </w:p>
        </w:tc>
        <w:tc>
          <w:tcPr>
            <w:tcW w:w="1034" w:type="dxa"/>
            <w:hideMark/>
          </w:tcPr>
          <w:p w14:paraId="709D1E84" w14:textId="77777777" w:rsidR="00845EA9" w:rsidRPr="00903DBA" w:rsidRDefault="00845EA9">
            <w:pPr>
              <w:spacing w:line="256" w:lineRule="auto"/>
              <w:rPr>
                <w:snapToGrid w:val="0"/>
                <w:color w:val="000000"/>
                <w:sz w:val="16"/>
              </w:rPr>
            </w:pPr>
            <w:r w:rsidRPr="00903DBA">
              <w:rPr>
                <w:snapToGrid w:val="0"/>
              </w:rPr>
              <w:t>Q</w:t>
            </w:r>
          </w:p>
        </w:tc>
        <w:tc>
          <w:tcPr>
            <w:tcW w:w="1035" w:type="dxa"/>
            <w:tcBorders>
              <w:top w:val="nil"/>
              <w:left w:val="single" w:sz="6" w:space="0" w:color="auto"/>
              <w:bottom w:val="nil"/>
              <w:right w:val="nil"/>
            </w:tcBorders>
            <w:hideMark/>
          </w:tcPr>
          <w:p w14:paraId="56A8901C" w14:textId="77777777" w:rsidR="00845EA9" w:rsidRPr="00903DBA" w:rsidRDefault="00845EA9">
            <w:pPr>
              <w:spacing w:line="256" w:lineRule="auto"/>
              <w:rPr>
                <w:snapToGrid w:val="0"/>
                <w:color w:val="000000"/>
                <w:sz w:val="16"/>
              </w:rPr>
            </w:pPr>
            <w:r w:rsidRPr="00903DBA">
              <w:rPr>
                <w:snapToGrid w:val="0"/>
              </w:rPr>
              <w:t>113</w:t>
            </w:r>
          </w:p>
        </w:tc>
        <w:tc>
          <w:tcPr>
            <w:tcW w:w="1034" w:type="dxa"/>
            <w:tcBorders>
              <w:top w:val="nil"/>
              <w:left w:val="nil"/>
              <w:bottom w:val="nil"/>
              <w:right w:val="single" w:sz="6" w:space="0" w:color="auto"/>
            </w:tcBorders>
            <w:hideMark/>
          </w:tcPr>
          <w:p w14:paraId="1BAD5A37" w14:textId="77777777" w:rsidR="00845EA9" w:rsidRPr="00903DBA" w:rsidRDefault="00845EA9">
            <w:pPr>
              <w:spacing w:line="256" w:lineRule="auto"/>
              <w:rPr>
                <w:snapToGrid w:val="0"/>
                <w:color w:val="000000"/>
                <w:sz w:val="16"/>
              </w:rPr>
            </w:pPr>
            <w:r w:rsidRPr="00903DBA">
              <w:rPr>
                <w:snapToGrid w:val="0"/>
              </w:rPr>
              <w:t>q</w:t>
            </w:r>
          </w:p>
        </w:tc>
      </w:tr>
      <w:tr w:rsidR="00845EA9" w:rsidRPr="00903DBA"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903DBA" w:rsidRDefault="00845EA9">
            <w:pPr>
              <w:spacing w:line="256" w:lineRule="auto"/>
              <w:rPr>
                <w:snapToGrid w:val="0"/>
                <w:color w:val="000000"/>
                <w:sz w:val="16"/>
              </w:rPr>
            </w:pPr>
            <w:r w:rsidRPr="00903DBA">
              <w:rPr>
                <w:snapToGrid w:val="0"/>
              </w:rPr>
              <w:t>18</w:t>
            </w:r>
          </w:p>
        </w:tc>
        <w:tc>
          <w:tcPr>
            <w:tcW w:w="1035" w:type="dxa"/>
            <w:hideMark/>
          </w:tcPr>
          <w:p w14:paraId="7BC3DACA" w14:textId="77777777" w:rsidR="00845EA9" w:rsidRPr="00903DBA" w:rsidRDefault="00845EA9">
            <w:pPr>
              <w:spacing w:line="256" w:lineRule="auto"/>
              <w:rPr>
                <w:i/>
                <w:snapToGrid w:val="0"/>
                <w:color w:val="000000"/>
                <w:sz w:val="16"/>
              </w:rPr>
            </w:pPr>
            <w:proofErr w:type="spellStart"/>
            <w:r w:rsidRPr="00903DBA">
              <w:rPr>
                <w:i/>
                <w:snapToGrid w:val="0"/>
              </w:rPr>
              <w:t>dc2</w:t>
            </w:r>
            <w:proofErr w:type="spellEnd"/>
          </w:p>
        </w:tc>
        <w:tc>
          <w:tcPr>
            <w:tcW w:w="1034" w:type="dxa"/>
            <w:tcBorders>
              <w:top w:val="nil"/>
              <w:left w:val="single" w:sz="6" w:space="0" w:color="auto"/>
              <w:bottom w:val="nil"/>
              <w:right w:val="nil"/>
            </w:tcBorders>
            <w:hideMark/>
          </w:tcPr>
          <w:p w14:paraId="23AD714B" w14:textId="77777777" w:rsidR="00845EA9" w:rsidRPr="00903DBA" w:rsidRDefault="00845EA9">
            <w:pPr>
              <w:spacing w:line="256" w:lineRule="auto"/>
              <w:rPr>
                <w:snapToGrid w:val="0"/>
                <w:color w:val="000000"/>
                <w:sz w:val="16"/>
              </w:rPr>
            </w:pPr>
            <w:r w:rsidRPr="00903DBA">
              <w:rPr>
                <w:snapToGrid w:val="0"/>
              </w:rPr>
              <w:t>50</w:t>
            </w:r>
          </w:p>
        </w:tc>
        <w:tc>
          <w:tcPr>
            <w:tcW w:w="1035" w:type="dxa"/>
            <w:hideMark/>
          </w:tcPr>
          <w:p w14:paraId="4FE0121A" w14:textId="77777777" w:rsidR="00845EA9" w:rsidRPr="00903DBA" w:rsidRDefault="00845EA9">
            <w:pPr>
              <w:spacing w:line="256" w:lineRule="auto"/>
              <w:rPr>
                <w:snapToGrid w:val="0"/>
                <w:color w:val="000000"/>
                <w:sz w:val="16"/>
              </w:rPr>
            </w:pPr>
            <w:r w:rsidRPr="00903DBA">
              <w:rPr>
                <w:snapToGrid w:val="0"/>
              </w:rPr>
              <w:t>2</w:t>
            </w:r>
          </w:p>
        </w:tc>
        <w:tc>
          <w:tcPr>
            <w:tcW w:w="1034" w:type="dxa"/>
            <w:tcBorders>
              <w:top w:val="nil"/>
              <w:left w:val="single" w:sz="6" w:space="0" w:color="auto"/>
              <w:bottom w:val="nil"/>
              <w:right w:val="nil"/>
            </w:tcBorders>
            <w:hideMark/>
          </w:tcPr>
          <w:p w14:paraId="622350B3" w14:textId="77777777" w:rsidR="00845EA9" w:rsidRPr="00903DBA" w:rsidRDefault="00845EA9">
            <w:pPr>
              <w:spacing w:line="256" w:lineRule="auto"/>
              <w:rPr>
                <w:snapToGrid w:val="0"/>
                <w:color w:val="000000"/>
                <w:sz w:val="16"/>
              </w:rPr>
            </w:pPr>
            <w:r w:rsidRPr="00903DBA">
              <w:rPr>
                <w:snapToGrid w:val="0"/>
              </w:rPr>
              <w:t>82</w:t>
            </w:r>
          </w:p>
        </w:tc>
        <w:tc>
          <w:tcPr>
            <w:tcW w:w="1034" w:type="dxa"/>
            <w:hideMark/>
          </w:tcPr>
          <w:p w14:paraId="7FDBDA62" w14:textId="77777777" w:rsidR="00845EA9" w:rsidRPr="00903DBA" w:rsidRDefault="00845EA9">
            <w:pPr>
              <w:spacing w:line="256" w:lineRule="auto"/>
              <w:rPr>
                <w:snapToGrid w:val="0"/>
                <w:color w:val="000000"/>
                <w:sz w:val="16"/>
              </w:rPr>
            </w:pPr>
            <w:r w:rsidRPr="00903DBA">
              <w:rPr>
                <w:snapToGrid w:val="0"/>
              </w:rPr>
              <w:t>R</w:t>
            </w:r>
          </w:p>
        </w:tc>
        <w:tc>
          <w:tcPr>
            <w:tcW w:w="1035" w:type="dxa"/>
            <w:tcBorders>
              <w:top w:val="nil"/>
              <w:left w:val="single" w:sz="6" w:space="0" w:color="auto"/>
              <w:bottom w:val="nil"/>
              <w:right w:val="nil"/>
            </w:tcBorders>
            <w:hideMark/>
          </w:tcPr>
          <w:p w14:paraId="3055EF5E" w14:textId="77777777" w:rsidR="00845EA9" w:rsidRPr="00903DBA" w:rsidRDefault="00845EA9">
            <w:pPr>
              <w:spacing w:line="256" w:lineRule="auto"/>
              <w:rPr>
                <w:snapToGrid w:val="0"/>
                <w:color w:val="000000"/>
                <w:sz w:val="16"/>
              </w:rPr>
            </w:pPr>
            <w:r w:rsidRPr="00903DBA">
              <w:rPr>
                <w:snapToGrid w:val="0"/>
              </w:rPr>
              <w:t>114</w:t>
            </w:r>
          </w:p>
        </w:tc>
        <w:tc>
          <w:tcPr>
            <w:tcW w:w="1034" w:type="dxa"/>
            <w:tcBorders>
              <w:top w:val="nil"/>
              <w:left w:val="nil"/>
              <w:bottom w:val="nil"/>
              <w:right w:val="single" w:sz="6" w:space="0" w:color="auto"/>
            </w:tcBorders>
            <w:hideMark/>
          </w:tcPr>
          <w:p w14:paraId="6BCCB619" w14:textId="77777777" w:rsidR="00845EA9" w:rsidRPr="00903DBA" w:rsidRDefault="00845EA9">
            <w:pPr>
              <w:spacing w:line="256" w:lineRule="auto"/>
              <w:rPr>
                <w:snapToGrid w:val="0"/>
                <w:color w:val="000000"/>
                <w:sz w:val="16"/>
              </w:rPr>
            </w:pPr>
            <w:r w:rsidRPr="00903DBA">
              <w:rPr>
                <w:snapToGrid w:val="0"/>
              </w:rPr>
              <w:t>r</w:t>
            </w:r>
          </w:p>
        </w:tc>
      </w:tr>
      <w:tr w:rsidR="00845EA9" w:rsidRPr="00903DBA"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903DBA" w:rsidRDefault="00845EA9">
            <w:pPr>
              <w:spacing w:line="256" w:lineRule="auto"/>
              <w:rPr>
                <w:snapToGrid w:val="0"/>
                <w:color w:val="000000"/>
                <w:sz w:val="16"/>
              </w:rPr>
            </w:pPr>
            <w:r w:rsidRPr="00903DBA">
              <w:rPr>
                <w:snapToGrid w:val="0"/>
              </w:rPr>
              <w:t>19</w:t>
            </w:r>
          </w:p>
        </w:tc>
        <w:tc>
          <w:tcPr>
            <w:tcW w:w="1035" w:type="dxa"/>
            <w:hideMark/>
          </w:tcPr>
          <w:p w14:paraId="44C98F68" w14:textId="77777777" w:rsidR="00845EA9" w:rsidRPr="00903DBA" w:rsidRDefault="00845EA9">
            <w:pPr>
              <w:spacing w:line="256" w:lineRule="auto"/>
              <w:rPr>
                <w:i/>
                <w:snapToGrid w:val="0"/>
                <w:color w:val="000000"/>
                <w:sz w:val="16"/>
              </w:rPr>
            </w:pPr>
            <w:proofErr w:type="spellStart"/>
            <w:r w:rsidRPr="00903DBA">
              <w:rPr>
                <w:i/>
                <w:snapToGrid w:val="0"/>
              </w:rPr>
              <w:t>dc3</w:t>
            </w:r>
            <w:proofErr w:type="spellEnd"/>
          </w:p>
        </w:tc>
        <w:tc>
          <w:tcPr>
            <w:tcW w:w="1034" w:type="dxa"/>
            <w:tcBorders>
              <w:top w:val="nil"/>
              <w:left w:val="single" w:sz="6" w:space="0" w:color="auto"/>
              <w:bottom w:val="nil"/>
              <w:right w:val="nil"/>
            </w:tcBorders>
            <w:hideMark/>
          </w:tcPr>
          <w:p w14:paraId="038F6AB7" w14:textId="77777777" w:rsidR="00845EA9" w:rsidRPr="00903DBA" w:rsidRDefault="00845EA9">
            <w:pPr>
              <w:spacing w:line="256" w:lineRule="auto"/>
              <w:rPr>
                <w:snapToGrid w:val="0"/>
                <w:color w:val="000000"/>
                <w:sz w:val="16"/>
              </w:rPr>
            </w:pPr>
            <w:r w:rsidRPr="00903DBA">
              <w:rPr>
                <w:snapToGrid w:val="0"/>
              </w:rPr>
              <w:t>51</w:t>
            </w:r>
          </w:p>
        </w:tc>
        <w:tc>
          <w:tcPr>
            <w:tcW w:w="1035" w:type="dxa"/>
            <w:hideMark/>
          </w:tcPr>
          <w:p w14:paraId="2FFDB178" w14:textId="77777777" w:rsidR="00845EA9" w:rsidRPr="00903DBA" w:rsidRDefault="00845EA9">
            <w:pPr>
              <w:spacing w:line="256" w:lineRule="auto"/>
              <w:rPr>
                <w:snapToGrid w:val="0"/>
                <w:color w:val="000000"/>
                <w:sz w:val="16"/>
              </w:rPr>
            </w:pPr>
            <w:r w:rsidRPr="00903DBA">
              <w:rPr>
                <w:snapToGrid w:val="0"/>
              </w:rPr>
              <w:t>3</w:t>
            </w:r>
          </w:p>
        </w:tc>
        <w:tc>
          <w:tcPr>
            <w:tcW w:w="1034" w:type="dxa"/>
            <w:tcBorders>
              <w:top w:val="nil"/>
              <w:left w:val="single" w:sz="6" w:space="0" w:color="auto"/>
              <w:bottom w:val="nil"/>
              <w:right w:val="nil"/>
            </w:tcBorders>
            <w:hideMark/>
          </w:tcPr>
          <w:p w14:paraId="328E0AE8" w14:textId="77777777" w:rsidR="00845EA9" w:rsidRPr="00903DBA" w:rsidRDefault="00845EA9">
            <w:pPr>
              <w:spacing w:line="256" w:lineRule="auto"/>
              <w:rPr>
                <w:snapToGrid w:val="0"/>
                <w:color w:val="000000"/>
                <w:sz w:val="16"/>
              </w:rPr>
            </w:pPr>
            <w:r w:rsidRPr="00903DBA">
              <w:rPr>
                <w:snapToGrid w:val="0"/>
              </w:rPr>
              <w:t>83</w:t>
            </w:r>
          </w:p>
        </w:tc>
        <w:tc>
          <w:tcPr>
            <w:tcW w:w="1034" w:type="dxa"/>
            <w:hideMark/>
          </w:tcPr>
          <w:p w14:paraId="0E45369C" w14:textId="77777777" w:rsidR="00845EA9" w:rsidRPr="00903DBA" w:rsidRDefault="00845EA9">
            <w:pPr>
              <w:spacing w:line="256" w:lineRule="auto"/>
              <w:rPr>
                <w:snapToGrid w:val="0"/>
                <w:color w:val="000000"/>
                <w:sz w:val="16"/>
              </w:rPr>
            </w:pPr>
            <w:r w:rsidRPr="00903DBA">
              <w:rPr>
                <w:snapToGrid w:val="0"/>
              </w:rPr>
              <w:t>S</w:t>
            </w:r>
          </w:p>
        </w:tc>
        <w:tc>
          <w:tcPr>
            <w:tcW w:w="1035" w:type="dxa"/>
            <w:tcBorders>
              <w:top w:val="nil"/>
              <w:left w:val="single" w:sz="6" w:space="0" w:color="auto"/>
              <w:bottom w:val="nil"/>
              <w:right w:val="nil"/>
            </w:tcBorders>
            <w:hideMark/>
          </w:tcPr>
          <w:p w14:paraId="104CA75C" w14:textId="77777777" w:rsidR="00845EA9" w:rsidRPr="00903DBA" w:rsidRDefault="00845EA9">
            <w:pPr>
              <w:spacing w:line="256" w:lineRule="auto"/>
              <w:rPr>
                <w:snapToGrid w:val="0"/>
                <w:color w:val="000000"/>
                <w:sz w:val="16"/>
              </w:rPr>
            </w:pPr>
            <w:r w:rsidRPr="00903DBA">
              <w:rPr>
                <w:snapToGrid w:val="0"/>
              </w:rPr>
              <w:t>115</w:t>
            </w:r>
          </w:p>
        </w:tc>
        <w:tc>
          <w:tcPr>
            <w:tcW w:w="1034" w:type="dxa"/>
            <w:tcBorders>
              <w:top w:val="nil"/>
              <w:left w:val="nil"/>
              <w:bottom w:val="nil"/>
              <w:right w:val="single" w:sz="6" w:space="0" w:color="auto"/>
            </w:tcBorders>
            <w:hideMark/>
          </w:tcPr>
          <w:p w14:paraId="67BD4019" w14:textId="77777777" w:rsidR="00845EA9" w:rsidRPr="00903DBA" w:rsidRDefault="00845EA9">
            <w:pPr>
              <w:spacing w:line="256" w:lineRule="auto"/>
              <w:rPr>
                <w:snapToGrid w:val="0"/>
                <w:color w:val="000000"/>
                <w:sz w:val="16"/>
              </w:rPr>
            </w:pPr>
            <w:r w:rsidRPr="00903DBA">
              <w:rPr>
                <w:snapToGrid w:val="0"/>
              </w:rPr>
              <w:t>s</w:t>
            </w:r>
          </w:p>
        </w:tc>
      </w:tr>
      <w:tr w:rsidR="00845EA9" w:rsidRPr="00903DBA"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903DBA" w:rsidRDefault="00845EA9">
            <w:pPr>
              <w:spacing w:line="256" w:lineRule="auto"/>
              <w:rPr>
                <w:snapToGrid w:val="0"/>
                <w:color w:val="000000"/>
                <w:sz w:val="16"/>
              </w:rPr>
            </w:pPr>
            <w:r w:rsidRPr="00903DBA">
              <w:rPr>
                <w:snapToGrid w:val="0"/>
              </w:rPr>
              <w:t>20</w:t>
            </w:r>
          </w:p>
        </w:tc>
        <w:tc>
          <w:tcPr>
            <w:tcW w:w="1035" w:type="dxa"/>
            <w:hideMark/>
          </w:tcPr>
          <w:p w14:paraId="77E5E495" w14:textId="77777777" w:rsidR="00845EA9" w:rsidRPr="00903DBA" w:rsidRDefault="00845EA9">
            <w:pPr>
              <w:spacing w:line="256" w:lineRule="auto"/>
              <w:rPr>
                <w:i/>
                <w:snapToGrid w:val="0"/>
                <w:color w:val="000000"/>
                <w:sz w:val="16"/>
              </w:rPr>
            </w:pPr>
            <w:proofErr w:type="spellStart"/>
            <w:r w:rsidRPr="00903DBA">
              <w:rPr>
                <w:i/>
                <w:snapToGrid w:val="0"/>
              </w:rPr>
              <w:t>dc4</w:t>
            </w:r>
            <w:proofErr w:type="spellEnd"/>
          </w:p>
        </w:tc>
        <w:tc>
          <w:tcPr>
            <w:tcW w:w="1034" w:type="dxa"/>
            <w:tcBorders>
              <w:top w:val="nil"/>
              <w:left w:val="single" w:sz="6" w:space="0" w:color="auto"/>
              <w:bottom w:val="nil"/>
              <w:right w:val="nil"/>
            </w:tcBorders>
            <w:hideMark/>
          </w:tcPr>
          <w:p w14:paraId="497F27A8" w14:textId="77777777" w:rsidR="00845EA9" w:rsidRPr="00903DBA" w:rsidRDefault="00845EA9">
            <w:pPr>
              <w:spacing w:line="256" w:lineRule="auto"/>
              <w:rPr>
                <w:snapToGrid w:val="0"/>
                <w:color w:val="000000"/>
                <w:sz w:val="16"/>
              </w:rPr>
            </w:pPr>
            <w:r w:rsidRPr="00903DBA">
              <w:rPr>
                <w:snapToGrid w:val="0"/>
              </w:rPr>
              <w:t>52</w:t>
            </w:r>
          </w:p>
        </w:tc>
        <w:tc>
          <w:tcPr>
            <w:tcW w:w="1035" w:type="dxa"/>
            <w:hideMark/>
          </w:tcPr>
          <w:p w14:paraId="2E2137DE" w14:textId="77777777" w:rsidR="00845EA9" w:rsidRPr="00903DBA" w:rsidRDefault="00845EA9">
            <w:pPr>
              <w:spacing w:line="256" w:lineRule="auto"/>
              <w:rPr>
                <w:snapToGrid w:val="0"/>
                <w:color w:val="000000"/>
                <w:sz w:val="16"/>
              </w:rPr>
            </w:pPr>
            <w:r w:rsidRPr="00903DBA">
              <w:rPr>
                <w:snapToGrid w:val="0"/>
              </w:rPr>
              <w:t>4</w:t>
            </w:r>
          </w:p>
        </w:tc>
        <w:tc>
          <w:tcPr>
            <w:tcW w:w="1034" w:type="dxa"/>
            <w:tcBorders>
              <w:top w:val="nil"/>
              <w:left w:val="single" w:sz="6" w:space="0" w:color="auto"/>
              <w:bottom w:val="nil"/>
              <w:right w:val="nil"/>
            </w:tcBorders>
            <w:hideMark/>
          </w:tcPr>
          <w:p w14:paraId="4B68FF56" w14:textId="77777777" w:rsidR="00845EA9" w:rsidRPr="00903DBA" w:rsidRDefault="00845EA9">
            <w:pPr>
              <w:spacing w:line="256" w:lineRule="auto"/>
              <w:rPr>
                <w:snapToGrid w:val="0"/>
                <w:color w:val="000000"/>
                <w:sz w:val="16"/>
              </w:rPr>
            </w:pPr>
            <w:r w:rsidRPr="00903DBA">
              <w:rPr>
                <w:snapToGrid w:val="0"/>
              </w:rPr>
              <w:t>84</w:t>
            </w:r>
          </w:p>
        </w:tc>
        <w:tc>
          <w:tcPr>
            <w:tcW w:w="1034" w:type="dxa"/>
            <w:hideMark/>
          </w:tcPr>
          <w:p w14:paraId="16186F38" w14:textId="77777777" w:rsidR="00845EA9" w:rsidRPr="00903DBA" w:rsidRDefault="00845EA9">
            <w:pPr>
              <w:spacing w:line="256" w:lineRule="auto"/>
              <w:rPr>
                <w:snapToGrid w:val="0"/>
                <w:color w:val="000000"/>
                <w:sz w:val="16"/>
              </w:rPr>
            </w:pPr>
            <w:r w:rsidRPr="00903DBA">
              <w:rPr>
                <w:snapToGrid w:val="0"/>
              </w:rPr>
              <w:t>T</w:t>
            </w:r>
          </w:p>
        </w:tc>
        <w:tc>
          <w:tcPr>
            <w:tcW w:w="1035" w:type="dxa"/>
            <w:tcBorders>
              <w:top w:val="nil"/>
              <w:left w:val="single" w:sz="6" w:space="0" w:color="auto"/>
              <w:bottom w:val="nil"/>
              <w:right w:val="nil"/>
            </w:tcBorders>
            <w:hideMark/>
          </w:tcPr>
          <w:p w14:paraId="426F7D2D" w14:textId="77777777" w:rsidR="00845EA9" w:rsidRPr="00903DBA" w:rsidRDefault="00845EA9">
            <w:pPr>
              <w:spacing w:line="256" w:lineRule="auto"/>
              <w:rPr>
                <w:snapToGrid w:val="0"/>
                <w:color w:val="000000"/>
                <w:sz w:val="16"/>
              </w:rPr>
            </w:pPr>
            <w:r w:rsidRPr="00903DBA">
              <w:rPr>
                <w:snapToGrid w:val="0"/>
              </w:rPr>
              <w:t>116</w:t>
            </w:r>
          </w:p>
        </w:tc>
        <w:tc>
          <w:tcPr>
            <w:tcW w:w="1034" w:type="dxa"/>
            <w:tcBorders>
              <w:top w:val="nil"/>
              <w:left w:val="nil"/>
              <w:bottom w:val="nil"/>
              <w:right w:val="single" w:sz="6" w:space="0" w:color="auto"/>
            </w:tcBorders>
            <w:hideMark/>
          </w:tcPr>
          <w:p w14:paraId="4A220C47" w14:textId="77777777" w:rsidR="00845EA9" w:rsidRPr="00903DBA" w:rsidRDefault="00845EA9">
            <w:pPr>
              <w:spacing w:line="256" w:lineRule="auto"/>
              <w:rPr>
                <w:snapToGrid w:val="0"/>
                <w:color w:val="000000"/>
                <w:sz w:val="16"/>
              </w:rPr>
            </w:pPr>
            <w:r w:rsidRPr="00903DBA">
              <w:rPr>
                <w:snapToGrid w:val="0"/>
              </w:rPr>
              <w:t>t</w:t>
            </w:r>
          </w:p>
        </w:tc>
      </w:tr>
      <w:tr w:rsidR="00845EA9" w:rsidRPr="00903DBA"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903DBA" w:rsidRDefault="00845EA9">
            <w:pPr>
              <w:spacing w:line="256" w:lineRule="auto"/>
              <w:rPr>
                <w:snapToGrid w:val="0"/>
                <w:color w:val="000000"/>
                <w:sz w:val="16"/>
              </w:rPr>
            </w:pPr>
            <w:r w:rsidRPr="00903DBA">
              <w:rPr>
                <w:snapToGrid w:val="0"/>
              </w:rPr>
              <w:t>21</w:t>
            </w:r>
          </w:p>
        </w:tc>
        <w:tc>
          <w:tcPr>
            <w:tcW w:w="1035" w:type="dxa"/>
            <w:hideMark/>
          </w:tcPr>
          <w:p w14:paraId="7C731F8B" w14:textId="77777777" w:rsidR="00845EA9" w:rsidRPr="00903DBA" w:rsidRDefault="00845EA9">
            <w:pPr>
              <w:spacing w:line="256" w:lineRule="auto"/>
              <w:rPr>
                <w:i/>
                <w:snapToGrid w:val="0"/>
                <w:color w:val="000000"/>
                <w:sz w:val="16"/>
              </w:rPr>
            </w:pPr>
            <w:proofErr w:type="spellStart"/>
            <w:r w:rsidRPr="00903DBA">
              <w:rPr>
                <w:i/>
                <w:snapToGrid w:val="0"/>
              </w:rPr>
              <w:t>nak</w:t>
            </w:r>
            <w:proofErr w:type="spellEnd"/>
          </w:p>
        </w:tc>
        <w:tc>
          <w:tcPr>
            <w:tcW w:w="1034" w:type="dxa"/>
            <w:tcBorders>
              <w:top w:val="nil"/>
              <w:left w:val="single" w:sz="6" w:space="0" w:color="auto"/>
              <w:bottom w:val="nil"/>
              <w:right w:val="nil"/>
            </w:tcBorders>
            <w:hideMark/>
          </w:tcPr>
          <w:p w14:paraId="678E197F" w14:textId="77777777" w:rsidR="00845EA9" w:rsidRPr="00903DBA" w:rsidRDefault="00845EA9">
            <w:pPr>
              <w:spacing w:line="256" w:lineRule="auto"/>
              <w:rPr>
                <w:snapToGrid w:val="0"/>
                <w:color w:val="000000"/>
                <w:sz w:val="16"/>
              </w:rPr>
            </w:pPr>
            <w:r w:rsidRPr="00903DBA">
              <w:rPr>
                <w:snapToGrid w:val="0"/>
              </w:rPr>
              <w:t>53</w:t>
            </w:r>
          </w:p>
        </w:tc>
        <w:tc>
          <w:tcPr>
            <w:tcW w:w="1035" w:type="dxa"/>
            <w:hideMark/>
          </w:tcPr>
          <w:p w14:paraId="5174FCAB" w14:textId="77777777" w:rsidR="00845EA9" w:rsidRPr="00903DBA" w:rsidRDefault="00845EA9">
            <w:pPr>
              <w:spacing w:line="256" w:lineRule="auto"/>
              <w:rPr>
                <w:snapToGrid w:val="0"/>
                <w:color w:val="000000"/>
                <w:sz w:val="16"/>
              </w:rPr>
            </w:pPr>
            <w:r w:rsidRPr="00903DBA">
              <w:rPr>
                <w:snapToGrid w:val="0"/>
              </w:rPr>
              <w:t>5</w:t>
            </w:r>
          </w:p>
        </w:tc>
        <w:tc>
          <w:tcPr>
            <w:tcW w:w="1034" w:type="dxa"/>
            <w:tcBorders>
              <w:top w:val="nil"/>
              <w:left w:val="single" w:sz="6" w:space="0" w:color="auto"/>
              <w:bottom w:val="nil"/>
              <w:right w:val="nil"/>
            </w:tcBorders>
            <w:hideMark/>
          </w:tcPr>
          <w:p w14:paraId="100E1CAB" w14:textId="77777777" w:rsidR="00845EA9" w:rsidRPr="00903DBA" w:rsidRDefault="00845EA9">
            <w:pPr>
              <w:spacing w:line="256" w:lineRule="auto"/>
              <w:rPr>
                <w:snapToGrid w:val="0"/>
                <w:color w:val="000000"/>
                <w:sz w:val="16"/>
              </w:rPr>
            </w:pPr>
            <w:r w:rsidRPr="00903DBA">
              <w:rPr>
                <w:snapToGrid w:val="0"/>
              </w:rPr>
              <w:t>85</w:t>
            </w:r>
          </w:p>
        </w:tc>
        <w:tc>
          <w:tcPr>
            <w:tcW w:w="1034" w:type="dxa"/>
            <w:hideMark/>
          </w:tcPr>
          <w:p w14:paraId="086E78DB" w14:textId="77777777" w:rsidR="00845EA9" w:rsidRPr="00903DBA" w:rsidRDefault="00845EA9">
            <w:pPr>
              <w:spacing w:line="256" w:lineRule="auto"/>
              <w:rPr>
                <w:snapToGrid w:val="0"/>
                <w:color w:val="000000"/>
                <w:sz w:val="16"/>
              </w:rPr>
            </w:pPr>
            <w:r w:rsidRPr="00903DBA">
              <w:rPr>
                <w:snapToGrid w:val="0"/>
              </w:rPr>
              <w:t>U</w:t>
            </w:r>
          </w:p>
        </w:tc>
        <w:tc>
          <w:tcPr>
            <w:tcW w:w="1035" w:type="dxa"/>
            <w:tcBorders>
              <w:top w:val="nil"/>
              <w:left w:val="single" w:sz="6" w:space="0" w:color="auto"/>
              <w:bottom w:val="nil"/>
              <w:right w:val="nil"/>
            </w:tcBorders>
            <w:hideMark/>
          </w:tcPr>
          <w:p w14:paraId="111F2DE5" w14:textId="77777777" w:rsidR="00845EA9" w:rsidRPr="00903DBA" w:rsidRDefault="00845EA9">
            <w:pPr>
              <w:spacing w:line="256" w:lineRule="auto"/>
              <w:rPr>
                <w:snapToGrid w:val="0"/>
                <w:color w:val="000000"/>
                <w:sz w:val="16"/>
              </w:rPr>
            </w:pPr>
            <w:r w:rsidRPr="00903DBA">
              <w:rPr>
                <w:snapToGrid w:val="0"/>
              </w:rPr>
              <w:t>117</w:t>
            </w:r>
          </w:p>
        </w:tc>
        <w:tc>
          <w:tcPr>
            <w:tcW w:w="1034" w:type="dxa"/>
            <w:tcBorders>
              <w:top w:val="nil"/>
              <w:left w:val="nil"/>
              <w:bottom w:val="nil"/>
              <w:right w:val="single" w:sz="6" w:space="0" w:color="auto"/>
            </w:tcBorders>
            <w:hideMark/>
          </w:tcPr>
          <w:p w14:paraId="743076D7" w14:textId="77777777" w:rsidR="00845EA9" w:rsidRPr="00903DBA" w:rsidRDefault="00845EA9">
            <w:pPr>
              <w:spacing w:line="256" w:lineRule="auto"/>
              <w:rPr>
                <w:snapToGrid w:val="0"/>
                <w:color w:val="000000"/>
                <w:sz w:val="16"/>
              </w:rPr>
            </w:pPr>
            <w:r w:rsidRPr="00903DBA">
              <w:rPr>
                <w:snapToGrid w:val="0"/>
              </w:rPr>
              <w:t>u</w:t>
            </w:r>
          </w:p>
        </w:tc>
      </w:tr>
      <w:tr w:rsidR="00845EA9" w:rsidRPr="00903DBA"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903DBA" w:rsidRDefault="00845EA9">
            <w:pPr>
              <w:spacing w:line="256" w:lineRule="auto"/>
              <w:rPr>
                <w:snapToGrid w:val="0"/>
                <w:color w:val="000000"/>
                <w:sz w:val="16"/>
              </w:rPr>
            </w:pPr>
            <w:r w:rsidRPr="00903DBA">
              <w:rPr>
                <w:snapToGrid w:val="0"/>
              </w:rPr>
              <w:lastRenderedPageBreak/>
              <w:t>22</w:t>
            </w:r>
          </w:p>
        </w:tc>
        <w:tc>
          <w:tcPr>
            <w:tcW w:w="1035" w:type="dxa"/>
            <w:hideMark/>
          </w:tcPr>
          <w:p w14:paraId="706CABD0" w14:textId="77777777" w:rsidR="00845EA9" w:rsidRPr="00903DBA" w:rsidRDefault="00845EA9">
            <w:pPr>
              <w:spacing w:line="256" w:lineRule="auto"/>
              <w:rPr>
                <w:i/>
                <w:snapToGrid w:val="0"/>
                <w:color w:val="000000"/>
                <w:sz w:val="16"/>
              </w:rPr>
            </w:pPr>
            <w:r w:rsidRPr="00903DBA">
              <w:rPr>
                <w:i/>
                <w:snapToGrid w:val="0"/>
              </w:rPr>
              <w:t>syn</w:t>
            </w:r>
          </w:p>
        </w:tc>
        <w:tc>
          <w:tcPr>
            <w:tcW w:w="1034" w:type="dxa"/>
            <w:tcBorders>
              <w:top w:val="nil"/>
              <w:left w:val="single" w:sz="6" w:space="0" w:color="auto"/>
              <w:bottom w:val="nil"/>
              <w:right w:val="nil"/>
            </w:tcBorders>
            <w:hideMark/>
          </w:tcPr>
          <w:p w14:paraId="14082B13" w14:textId="77777777" w:rsidR="00845EA9" w:rsidRPr="00903DBA" w:rsidRDefault="00845EA9">
            <w:pPr>
              <w:spacing w:line="256" w:lineRule="auto"/>
              <w:rPr>
                <w:snapToGrid w:val="0"/>
                <w:color w:val="000000"/>
                <w:sz w:val="16"/>
              </w:rPr>
            </w:pPr>
            <w:r w:rsidRPr="00903DBA">
              <w:rPr>
                <w:snapToGrid w:val="0"/>
              </w:rPr>
              <w:t>54</w:t>
            </w:r>
          </w:p>
        </w:tc>
        <w:tc>
          <w:tcPr>
            <w:tcW w:w="1035" w:type="dxa"/>
            <w:hideMark/>
          </w:tcPr>
          <w:p w14:paraId="18692995" w14:textId="77777777" w:rsidR="00845EA9" w:rsidRPr="00903DBA" w:rsidRDefault="00845EA9">
            <w:pPr>
              <w:spacing w:line="256" w:lineRule="auto"/>
              <w:rPr>
                <w:snapToGrid w:val="0"/>
                <w:color w:val="000000"/>
                <w:sz w:val="16"/>
              </w:rPr>
            </w:pPr>
            <w:r w:rsidRPr="00903DBA">
              <w:rPr>
                <w:snapToGrid w:val="0"/>
              </w:rPr>
              <w:t>6</w:t>
            </w:r>
          </w:p>
        </w:tc>
        <w:tc>
          <w:tcPr>
            <w:tcW w:w="1034" w:type="dxa"/>
            <w:tcBorders>
              <w:top w:val="nil"/>
              <w:left w:val="single" w:sz="6" w:space="0" w:color="auto"/>
              <w:bottom w:val="nil"/>
              <w:right w:val="nil"/>
            </w:tcBorders>
            <w:hideMark/>
          </w:tcPr>
          <w:p w14:paraId="156CFD04" w14:textId="77777777" w:rsidR="00845EA9" w:rsidRPr="00903DBA" w:rsidRDefault="00845EA9">
            <w:pPr>
              <w:spacing w:line="256" w:lineRule="auto"/>
              <w:rPr>
                <w:snapToGrid w:val="0"/>
                <w:color w:val="000000"/>
                <w:sz w:val="16"/>
              </w:rPr>
            </w:pPr>
            <w:r w:rsidRPr="00903DBA">
              <w:rPr>
                <w:snapToGrid w:val="0"/>
              </w:rPr>
              <w:t>86</w:t>
            </w:r>
          </w:p>
        </w:tc>
        <w:tc>
          <w:tcPr>
            <w:tcW w:w="1034" w:type="dxa"/>
            <w:hideMark/>
          </w:tcPr>
          <w:p w14:paraId="11334BA9" w14:textId="77777777" w:rsidR="00845EA9" w:rsidRPr="00903DBA" w:rsidRDefault="00845EA9">
            <w:pPr>
              <w:spacing w:line="256" w:lineRule="auto"/>
              <w:rPr>
                <w:snapToGrid w:val="0"/>
                <w:color w:val="000000"/>
                <w:sz w:val="16"/>
              </w:rPr>
            </w:pPr>
            <w:r w:rsidRPr="00903DBA">
              <w:rPr>
                <w:snapToGrid w:val="0"/>
              </w:rPr>
              <w:t>V</w:t>
            </w:r>
          </w:p>
        </w:tc>
        <w:tc>
          <w:tcPr>
            <w:tcW w:w="1035" w:type="dxa"/>
            <w:tcBorders>
              <w:top w:val="nil"/>
              <w:left w:val="single" w:sz="6" w:space="0" w:color="auto"/>
              <w:bottom w:val="nil"/>
              <w:right w:val="nil"/>
            </w:tcBorders>
            <w:hideMark/>
          </w:tcPr>
          <w:p w14:paraId="77EA57A0" w14:textId="77777777" w:rsidR="00845EA9" w:rsidRPr="00903DBA" w:rsidRDefault="00845EA9">
            <w:pPr>
              <w:spacing w:line="256" w:lineRule="auto"/>
              <w:rPr>
                <w:snapToGrid w:val="0"/>
                <w:color w:val="000000"/>
                <w:sz w:val="16"/>
              </w:rPr>
            </w:pPr>
            <w:r w:rsidRPr="00903DBA">
              <w:rPr>
                <w:snapToGrid w:val="0"/>
              </w:rPr>
              <w:t>118</w:t>
            </w:r>
          </w:p>
        </w:tc>
        <w:tc>
          <w:tcPr>
            <w:tcW w:w="1034" w:type="dxa"/>
            <w:tcBorders>
              <w:top w:val="nil"/>
              <w:left w:val="nil"/>
              <w:bottom w:val="nil"/>
              <w:right w:val="single" w:sz="6" w:space="0" w:color="auto"/>
            </w:tcBorders>
            <w:hideMark/>
          </w:tcPr>
          <w:p w14:paraId="74308F08" w14:textId="77777777" w:rsidR="00845EA9" w:rsidRPr="00903DBA" w:rsidRDefault="00845EA9">
            <w:pPr>
              <w:spacing w:line="256" w:lineRule="auto"/>
              <w:rPr>
                <w:snapToGrid w:val="0"/>
                <w:color w:val="000000"/>
                <w:sz w:val="16"/>
              </w:rPr>
            </w:pPr>
            <w:r w:rsidRPr="00903DBA">
              <w:rPr>
                <w:snapToGrid w:val="0"/>
              </w:rPr>
              <w:t>v</w:t>
            </w:r>
          </w:p>
        </w:tc>
      </w:tr>
      <w:tr w:rsidR="00845EA9" w:rsidRPr="00903DBA"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903DBA" w:rsidRDefault="00845EA9">
            <w:pPr>
              <w:spacing w:line="256" w:lineRule="auto"/>
              <w:rPr>
                <w:snapToGrid w:val="0"/>
                <w:color w:val="000000"/>
                <w:sz w:val="16"/>
              </w:rPr>
            </w:pPr>
            <w:r w:rsidRPr="00903DBA">
              <w:rPr>
                <w:snapToGrid w:val="0"/>
              </w:rPr>
              <w:t>23</w:t>
            </w:r>
          </w:p>
        </w:tc>
        <w:tc>
          <w:tcPr>
            <w:tcW w:w="1035" w:type="dxa"/>
            <w:hideMark/>
          </w:tcPr>
          <w:p w14:paraId="6D44BEF8" w14:textId="77777777" w:rsidR="00845EA9" w:rsidRPr="00903DBA" w:rsidRDefault="00845EA9">
            <w:pPr>
              <w:spacing w:line="256" w:lineRule="auto"/>
              <w:rPr>
                <w:i/>
                <w:snapToGrid w:val="0"/>
                <w:color w:val="000000"/>
                <w:sz w:val="16"/>
              </w:rPr>
            </w:pPr>
            <w:proofErr w:type="spellStart"/>
            <w:r w:rsidRPr="00903DBA">
              <w:rPr>
                <w:i/>
                <w:snapToGrid w:val="0"/>
              </w:rPr>
              <w:t>etb</w:t>
            </w:r>
            <w:proofErr w:type="spellEnd"/>
          </w:p>
        </w:tc>
        <w:tc>
          <w:tcPr>
            <w:tcW w:w="1034" w:type="dxa"/>
            <w:tcBorders>
              <w:top w:val="nil"/>
              <w:left w:val="single" w:sz="6" w:space="0" w:color="auto"/>
              <w:bottom w:val="nil"/>
              <w:right w:val="nil"/>
            </w:tcBorders>
            <w:hideMark/>
          </w:tcPr>
          <w:p w14:paraId="015F1361" w14:textId="77777777" w:rsidR="00845EA9" w:rsidRPr="00903DBA" w:rsidRDefault="00845EA9">
            <w:pPr>
              <w:spacing w:line="256" w:lineRule="auto"/>
              <w:rPr>
                <w:snapToGrid w:val="0"/>
                <w:color w:val="000000"/>
                <w:sz w:val="16"/>
              </w:rPr>
            </w:pPr>
            <w:r w:rsidRPr="00903DBA">
              <w:rPr>
                <w:snapToGrid w:val="0"/>
              </w:rPr>
              <w:t>55</w:t>
            </w:r>
          </w:p>
        </w:tc>
        <w:tc>
          <w:tcPr>
            <w:tcW w:w="1035" w:type="dxa"/>
            <w:hideMark/>
          </w:tcPr>
          <w:p w14:paraId="37771747" w14:textId="77777777" w:rsidR="00845EA9" w:rsidRPr="00903DBA" w:rsidRDefault="00845EA9">
            <w:pPr>
              <w:spacing w:line="256" w:lineRule="auto"/>
              <w:rPr>
                <w:snapToGrid w:val="0"/>
                <w:color w:val="000000"/>
                <w:sz w:val="16"/>
              </w:rPr>
            </w:pPr>
            <w:r w:rsidRPr="00903DBA">
              <w:rPr>
                <w:snapToGrid w:val="0"/>
              </w:rPr>
              <w:t>7</w:t>
            </w:r>
          </w:p>
        </w:tc>
        <w:tc>
          <w:tcPr>
            <w:tcW w:w="1034" w:type="dxa"/>
            <w:tcBorders>
              <w:top w:val="nil"/>
              <w:left w:val="single" w:sz="6" w:space="0" w:color="auto"/>
              <w:bottom w:val="nil"/>
              <w:right w:val="nil"/>
            </w:tcBorders>
            <w:hideMark/>
          </w:tcPr>
          <w:p w14:paraId="6EC4CA9E" w14:textId="77777777" w:rsidR="00845EA9" w:rsidRPr="00903DBA" w:rsidRDefault="00845EA9">
            <w:pPr>
              <w:spacing w:line="256" w:lineRule="auto"/>
              <w:rPr>
                <w:snapToGrid w:val="0"/>
                <w:color w:val="000000"/>
                <w:sz w:val="16"/>
              </w:rPr>
            </w:pPr>
            <w:r w:rsidRPr="00903DBA">
              <w:rPr>
                <w:snapToGrid w:val="0"/>
              </w:rPr>
              <w:t>87</w:t>
            </w:r>
          </w:p>
        </w:tc>
        <w:tc>
          <w:tcPr>
            <w:tcW w:w="1034" w:type="dxa"/>
            <w:hideMark/>
          </w:tcPr>
          <w:p w14:paraId="0E9E142D" w14:textId="77777777" w:rsidR="00845EA9" w:rsidRPr="00903DBA" w:rsidRDefault="00845EA9">
            <w:pPr>
              <w:spacing w:line="256" w:lineRule="auto"/>
              <w:rPr>
                <w:snapToGrid w:val="0"/>
                <w:color w:val="000000"/>
                <w:sz w:val="16"/>
              </w:rPr>
            </w:pPr>
            <w:r w:rsidRPr="00903DBA">
              <w:rPr>
                <w:snapToGrid w:val="0"/>
              </w:rPr>
              <w:t>W</w:t>
            </w:r>
          </w:p>
        </w:tc>
        <w:tc>
          <w:tcPr>
            <w:tcW w:w="1035" w:type="dxa"/>
            <w:tcBorders>
              <w:top w:val="nil"/>
              <w:left w:val="single" w:sz="6" w:space="0" w:color="auto"/>
              <w:bottom w:val="nil"/>
              <w:right w:val="nil"/>
            </w:tcBorders>
            <w:hideMark/>
          </w:tcPr>
          <w:p w14:paraId="6178B0BA" w14:textId="77777777" w:rsidR="00845EA9" w:rsidRPr="00903DBA" w:rsidRDefault="00845EA9">
            <w:pPr>
              <w:spacing w:line="256" w:lineRule="auto"/>
              <w:rPr>
                <w:snapToGrid w:val="0"/>
                <w:color w:val="000000"/>
                <w:sz w:val="16"/>
              </w:rPr>
            </w:pPr>
            <w:r w:rsidRPr="00903DBA">
              <w:rPr>
                <w:snapToGrid w:val="0"/>
              </w:rPr>
              <w:t>119</w:t>
            </w:r>
          </w:p>
        </w:tc>
        <w:tc>
          <w:tcPr>
            <w:tcW w:w="1034" w:type="dxa"/>
            <w:tcBorders>
              <w:top w:val="nil"/>
              <w:left w:val="nil"/>
              <w:bottom w:val="nil"/>
              <w:right w:val="single" w:sz="6" w:space="0" w:color="auto"/>
            </w:tcBorders>
            <w:hideMark/>
          </w:tcPr>
          <w:p w14:paraId="6E20BA1E" w14:textId="77777777" w:rsidR="00845EA9" w:rsidRPr="00903DBA" w:rsidRDefault="00845EA9">
            <w:pPr>
              <w:spacing w:line="256" w:lineRule="auto"/>
              <w:rPr>
                <w:snapToGrid w:val="0"/>
                <w:color w:val="000000"/>
                <w:sz w:val="16"/>
              </w:rPr>
            </w:pPr>
            <w:r w:rsidRPr="00903DBA">
              <w:rPr>
                <w:snapToGrid w:val="0"/>
              </w:rPr>
              <w:t>w</w:t>
            </w:r>
          </w:p>
        </w:tc>
      </w:tr>
      <w:tr w:rsidR="00845EA9" w:rsidRPr="00903DBA"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903DBA" w:rsidRDefault="00845EA9">
            <w:pPr>
              <w:spacing w:line="256" w:lineRule="auto"/>
              <w:rPr>
                <w:snapToGrid w:val="0"/>
                <w:color w:val="000000"/>
                <w:sz w:val="16"/>
              </w:rPr>
            </w:pPr>
            <w:r w:rsidRPr="00903DBA">
              <w:rPr>
                <w:snapToGrid w:val="0"/>
              </w:rPr>
              <w:t>24</w:t>
            </w:r>
          </w:p>
        </w:tc>
        <w:tc>
          <w:tcPr>
            <w:tcW w:w="1035" w:type="dxa"/>
            <w:hideMark/>
          </w:tcPr>
          <w:p w14:paraId="6E324FD0" w14:textId="77777777" w:rsidR="00845EA9" w:rsidRPr="00903DBA" w:rsidRDefault="00845EA9">
            <w:pPr>
              <w:spacing w:line="256" w:lineRule="auto"/>
              <w:rPr>
                <w:i/>
                <w:snapToGrid w:val="0"/>
                <w:color w:val="000000"/>
                <w:sz w:val="16"/>
              </w:rPr>
            </w:pPr>
            <w:r w:rsidRPr="00903DBA">
              <w:rPr>
                <w:i/>
                <w:snapToGrid w:val="0"/>
              </w:rPr>
              <w:t>can</w:t>
            </w:r>
          </w:p>
        </w:tc>
        <w:tc>
          <w:tcPr>
            <w:tcW w:w="1034" w:type="dxa"/>
            <w:tcBorders>
              <w:top w:val="nil"/>
              <w:left w:val="single" w:sz="6" w:space="0" w:color="auto"/>
              <w:bottom w:val="nil"/>
              <w:right w:val="nil"/>
            </w:tcBorders>
            <w:hideMark/>
          </w:tcPr>
          <w:p w14:paraId="1B2CC18C" w14:textId="77777777" w:rsidR="00845EA9" w:rsidRPr="00903DBA" w:rsidRDefault="00845EA9">
            <w:pPr>
              <w:spacing w:line="256" w:lineRule="auto"/>
              <w:rPr>
                <w:snapToGrid w:val="0"/>
                <w:color w:val="000000"/>
                <w:sz w:val="16"/>
              </w:rPr>
            </w:pPr>
            <w:r w:rsidRPr="00903DBA">
              <w:rPr>
                <w:snapToGrid w:val="0"/>
              </w:rPr>
              <w:t>56</w:t>
            </w:r>
          </w:p>
        </w:tc>
        <w:tc>
          <w:tcPr>
            <w:tcW w:w="1035" w:type="dxa"/>
            <w:hideMark/>
          </w:tcPr>
          <w:p w14:paraId="1F09C964" w14:textId="77777777" w:rsidR="00845EA9" w:rsidRPr="00903DBA" w:rsidRDefault="00845EA9">
            <w:pPr>
              <w:spacing w:line="256" w:lineRule="auto"/>
              <w:rPr>
                <w:snapToGrid w:val="0"/>
                <w:color w:val="000000"/>
                <w:sz w:val="16"/>
              </w:rPr>
            </w:pPr>
            <w:r w:rsidRPr="00903DBA">
              <w:rPr>
                <w:snapToGrid w:val="0"/>
              </w:rPr>
              <w:t>8</w:t>
            </w:r>
          </w:p>
        </w:tc>
        <w:tc>
          <w:tcPr>
            <w:tcW w:w="1034" w:type="dxa"/>
            <w:tcBorders>
              <w:top w:val="nil"/>
              <w:left w:val="single" w:sz="6" w:space="0" w:color="auto"/>
              <w:bottom w:val="nil"/>
              <w:right w:val="nil"/>
            </w:tcBorders>
            <w:hideMark/>
          </w:tcPr>
          <w:p w14:paraId="557FB747" w14:textId="77777777" w:rsidR="00845EA9" w:rsidRPr="00903DBA" w:rsidRDefault="00845EA9">
            <w:pPr>
              <w:spacing w:line="256" w:lineRule="auto"/>
              <w:rPr>
                <w:snapToGrid w:val="0"/>
                <w:color w:val="000000"/>
                <w:sz w:val="16"/>
              </w:rPr>
            </w:pPr>
            <w:r w:rsidRPr="00903DBA">
              <w:rPr>
                <w:snapToGrid w:val="0"/>
              </w:rPr>
              <w:t>88</w:t>
            </w:r>
          </w:p>
        </w:tc>
        <w:tc>
          <w:tcPr>
            <w:tcW w:w="1034" w:type="dxa"/>
            <w:hideMark/>
          </w:tcPr>
          <w:p w14:paraId="1FA6F03E" w14:textId="77777777" w:rsidR="00845EA9" w:rsidRPr="00903DBA" w:rsidRDefault="00845EA9">
            <w:pPr>
              <w:spacing w:line="256" w:lineRule="auto"/>
              <w:rPr>
                <w:snapToGrid w:val="0"/>
                <w:color w:val="000000"/>
                <w:sz w:val="16"/>
              </w:rPr>
            </w:pPr>
            <w:r w:rsidRPr="00903DBA">
              <w:rPr>
                <w:snapToGrid w:val="0"/>
              </w:rPr>
              <w:t>X</w:t>
            </w:r>
          </w:p>
        </w:tc>
        <w:tc>
          <w:tcPr>
            <w:tcW w:w="1035" w:type="dxa"/>
            <w:tcBorders>
              <w:top w:val="nil"/>
              <w:left w:val="single" w:sz="6" w:space="0" w:color="auto"/>
              <w:bottom w:val="nil"/>
              <w:right w:val="nil"/>
            </w:tcBorders>
            <w:hideMark/>
          </w:tcPr>
          <w:p w14:paraId="625B3F02" w14:textId="77777777" w:rsidR="00845EA9" w:rsidRPr="00903DBA" w:rsidRDefault="00845EA9">
            <w:pPr>
              <w:spacing w:line="256" w:lineRule="auto"/>
              <w:rPr>
                <w:snapToGrid w:val="0"/>
                <w:color w:val="000000"/>
                <w:sz w:val="16"/>
              </w:rPr>
            </w:pPr>
            <w:r w:rsidRPr="00903DBA">
              <w:rPr>
                <w:snapToGrid w:val="0"/>
              </w:rPr>
              <w:t>120</w:t>
            </w:r>
          </w:p>
        </w:tc>
        <w:tc>
          <w:tcPr>
            <w:tcW w:w="1034" w:type="dxa"/>
            <w:tcBorders>
              <w:top w:val="nil"/>
              <w:left w:val="nil"/>
              <w:bottom w:val="nil"/>
              <w:right w:val="single" w:sz="6" w:space="0" w:color="auto"/>
            </w:tcBorders>
            <w:hideMark/>
          </w:tcPr>
          <w:p w14:paraId="618D0A50" w14:textId="77777777" w:rsidR="00845EA9" w:rsidRPr="00903DBA" w:rsidRDefault="00845EA9">
            <w:pPr>
              <w:spacing w:line="256" w:lineRule="auto"/>
              <w:rPr>
                <w:snapToGrid w:val="0"/>
                <w:color w:val="000000"/>
                <w:sz w:val="16"/>
              </w:rPr>
            </w:pPr>
            <w:r w:rsidRPr="00903DBA">
              <w:rPr>
                <w:snapToGrid w:val="0"/>
              </w:rPr>
              <w:t>x</w:t>
            </w:r>
          </w:p>
        </w:tc>
      </w:tr>
      <w:tr w:rsidR="00845EA9" w:rsidRPr="00903DBA"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903DBA" w:rsidRDefault="00845EA9">
            <w:pPr>
              <w:spacing w:line="256" w:lineRule="auto"/>
              <w:rPr>
                <w:snapToGrid w:val="0"/>
                <w:color w:val="000000"/>
                <w:sz w:val="16"/>
              </w:rPr>
            </w:pPr>
            <w:r w:rsidRPr="00903DBA">
              <w:rPr>
                <w:snapToGrid w:val="0"/>
              </w:rPr>
              <w:t>25</w:t>
            </w:r>
          </w:p>
        </w:tc>
        <w:tc>
          <w:tcPr>
            <w:tcW w:w="1035" w:type="dxa"/>
            <w:hideMark/>
          </w:tcPr>
          <w:p w14:paraId="3CE5D589" w14:textId="77777777" w:rsidR="00845EA9" w:rsidRPr="00903DBA" w:rsidRDefault="00845EA9">
            <w:pPr>
              <w:spacing w:line="256" w:lineRule="auto"/>
              <w:rPr>
                <w:i/>
                <w:snapToGrid w:val="0"/>
                <w:color w:val="000000"/>
                <w:sz w:val="16"/>
              </w:rPr>
            </w:pPr>
            <w:proofErr w:type="spellStart"/>
            <w:r w:rsidRPr="00903DBA">
              <w:rPr>
                <w:i/>
                <w:snapToGrid w:val="0"/>
              </w:rPr>
              <w:t>em</w:t>
            </w:r>
            <w:proofErr w:type="spellEnd"/>
          </w:p>
        </w:tc>
        <w:tc>
          <w:tcPr>
            <w:tcW w:w="1034" w:type="dxa"/>
            <w:tcBorders>
              <w:top w:val="nil"/>
              <w:left w:val="single" w:sz="6" w:space="0" w:color="auto"/>
              <w:bottom w:val="nil"/>
              <w:right w:val="nil"/>
            </w:tcBorders>
            <w:hideMark/>
          </w:tcPr>
          <w:p w14:paraId="583DBEA3" w14:textId="77777777" w:rsidR="00845EA9" w:rsidRPr="00903DBA" w:rsidRDefault="00845EA9">
            <w:pPr>
              <w:spacing w:line="256" w:lineRule="auto"/>
              <w:rPr>
                <w:snapToGrid w:val="0"/>
                <w:color w:val="000000"/>
                <w:sz w:val="16"/>
              </w:rPr>
            </w:pPr>
            <w:r w:rsidRPr="00903DBA">
              <w:rPr>
                <w:snapToGrid w:val="0"/>
              </w:rPr>
              <w:t>57</w:t>
            </w:r>
          </w:p>
        </w:tc>
        <w:tc>
          <w:tcPr>
            <w:tcW w:w="1035" w:type="dxa"/>
            <w:hideMark/>
          </w:tcPr>
          <w:p w14:paraId="53C75332" w14:textId="77777777" w:rsidR="00845EA9" w:rsidRPr="00903DBA" w:rsidRDefault="00845EA9">
            <w:pPr>
              <w:spacing w:line="256" w:lineRule="auto"/>
              <w:rPr>
                <w:snapToGrid w:val="0"/>
                <w:color w:val="000000"/>
                <w:sz w:val="16"/>
              </w:rPr>
            </w:pPr>
            <w:r w:rsidRPr="00903DBA">
              <w:rPr>
                <w:snapToGrid w:val="0"/>
              </w:rPr>
              <w:t>9</w:t>
            </w:r>
          </w:p>
        </w:tc>
        <w:tc>
          <w:tcPr>
            <w:tcW w:w="1034" w:type="dxa"/>
            <w:tcBorders>
              <w:top w:val="nil"/>
              <w:left w:val="single" w:sz="6" w:space="0" w:color="auto"/>
              <w:bottom w:val="nil"/>
              <w:right w:val="nil"/>
            </w:tcBorders>
            <w:hideMark/>
          </w:tcPr>
          <w:p w14:paraId="20CF9928" w14:textId="77777777" w:rsidR="00845EA9" w:rsidRPr="00903DBA" w:rsidRDefault="00845EA9">
            <w:pPr>
              <w:spacing w:line="256" w:lineRule="auto"/>
              <w:rPr>
                <w:snapToGrid w:val="0"/>
                <w:color w:val="000000"/>
                <w:sz w:val="16"/>
              </w:rPr>
            </w:pPr>
            <w:r w:rsidRPr="00903DBA">
              <w:rPr>
                <w:snapToGrid w:val="0"/>
              </w:rPr>
              <w:t>89</w:t>
            </w:r>
          </w:p>
        </w:tc>
        <w:tc>
          <w:tcPr>
            <w:tcW w:w="1034" w:type="dxa"/>
            <w:hideMark/>
          </w:tcPr>
          <w:p w14:paraId="57334DE6" w14:textId="77777777" w:rsidR="00845EA9" w:rsidRPr="00903DBA" w:rsidRDefault="00845EA9">
            <w:pPr>
              <w:spacing w:line="256" w:lineRule="auto"/>
              <w:rPr>
                <w:snapToGrid w:val="0"/>
                <w:color w:val="000000"/>
                <w:sz w:val="16"/>
              </w:rPr>
            </w:pPr>
            <w:r w:rsidRPr="00903DBA">
              <w:rPr>
                <w:snapToGrid w:val="0"/>
              </w:rPr>
              <w:t>Y</w:t>
            </w:r>
          </w:p>
        </w:tc>
        <w:tc>
          <w:tcPr>
            <w:tcW w:w="1035" w:type="dxa"/>
            <w:tcBorders>
              <w:top w:val="nil"/>
              <w:left w:val="single" w:sz="6" w:space="0" w:color="auto"/>
              <w:bottom w:val="nil"/>
              <w:right w:val="nil"/>
            </w:tcBorders>
            <w:hideMark/>
          </w:tcPr>
          <w:p w14:paraId="66405D80" w14:textId="77777777" w:rsidR="00845EA9" w:rsidRPr="00903DBA" w:rsidRDefault="00845EA9">
            <w:pPr>
              <w:spacing w:line="256" w:lineRule="auto"/>
              <w:rPr>
                <w:snapToGrid w:val="0"/>
                <w:color w:val="000000"/>
                <w:sz w:val="16"/>
              </w:rPr>
            </w:pPr>
            <w:r w:rsidRPr="00903DBA">
              <w:rPr>
                <w:snapToGrid w:val="0"/>
              </w:rPr>
              <w:t>121</w:t>
            </w:r>
          </w:p>
        </w:tc>
        <w:tc>
          <w:tcPr>
            <w:tcW w:w="1034" w:type="dxa"/>
            <w:tcBorders>
              <w:top w:val="nil"/>
              <w:left w:val="nil"/>
              <w:bottom w:val="nil"/>
              <w:right w:val="single" w:sz="6" w:space="0" w:color="auto"/>
            </w:tcBorders>
            <w:hideMark/>
          </w:tcPr>
          <w:p w14:paraId="4E4FD562" w14:textId="77777777" w:rsidR="00845EA9" w:rsidRPr="00903DBA" w:rsidRDefault="00845EA9">
            <w:pPr>
              <w:spacing w:line="256" w:lineRule="auto"/>
              <w:rPr>
                <w:snapToGrid w:val="0"/>
                <w:color w:val="000000"/>
                <w:sz w:val="16"/>
              </w:rPr>
            </w:pPr>
            <w:r w:rsidRPr="00903DBA">
              <w:rPr>
                <w:snapToGrid w:val="0"/>
              </w:rPr>
              <w:t>y</w:t>
            </w:r>
          </w:p>
        </w:tc>
      </w:tr>
      <w:tr w:rsidR="00845EA9" w:rsidRPr="00903DBA"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903DBA" w:rsidRDefault="00845EA9">
            <w:pPr>
              <w:spacing w:line="256" w:lineRule="auto"/>
              <w:rPr>
                <w:snapToGrid w:val="0"/>
                <w:color w:val="000000"/>
                <w:sz w:val="16"/>
              </w:rPr>
            </w:pPr>
            <w:r w:rsidRPr="00903DBA">
              <w:rPr>
                <w:snapToGrid w:val="0"/>
              </w:rPr>
              <w:t>26</w:t>
            </w:r>
          </w:p>
        </w:tc>
        <w:tc>
          <w:tcPr>
            <w:tcW w:w="1035" w:type="dxa"/>
            <w:hideMark/>
          </w:tcPr>
          <w:p w14:paraId="0A163541" w14:textId="77777777" w:rsidR="00845EA9" w:rsidRPr="00903DBA" w:rsidRDefault="00845EA9">
            <w:pPr>
              <w:spacing w:line="256" w:lineRule="auto"/>
              <w:rPr>
                <w:i/>
                <w:snapToGrid w:val="0"/>
                <w:color w:val="000000"/>
                <w:sz w:val="16"/>
              </w:rPr>
            </w:pPr>
            <w:r w:rsidRPr="00903DBA">
              <w:rPr>
                <w:i/>
                <w:snapToGrid w:val="0"/>
              </w:rPr>
              <w:t>sub</w:t>
            </w:r>
          </w:p>
        </w:tc>
        <w:tc>
          <w:tcPr>
            <w:tcW w:w="1034" w:type="dxa"/>
            <w:tcBorders>
              <w:top w:val="nil"/>
              <w:left w:val="single" w:sz="6" w:space="0" w:color="auto"/>
              <w:bottom w:val="nil"/>
              <w:right w:val="nil"/>
            </w:tcBorders>
            <w:hideMark/>
          </w:tcPr>
          <w:p w14:paraId="1105A5A7" w14:textId="77777777" w:rsidR="00845EA9" w:rsidRPr="00903DBA" w:rsidRDefault="00845EA9">
            <w:pPr>
              <w:spacing w:line="256" w:lineRule="auto"/>
              <w:rPr>
                <w:snapToGrid w:val="0"/>
                <w:color w:val="000000"/>
                <w:sz w:val="16"/>
              </w:rPr>
            </w:pPr>
            <w:r w:rsidRPr="00903DBA">
              <w:rPr>
                <w:snapToGrid w:val="0"/>
              </w:rPr>
              <w:t>58</w:t>
            </w:r>
          </w:p>
        </w:tc>
        <w:tc>
          <w:tcPr>
            <w:tcW w:w="1035" w:type="dxa"/>
            <w:hideMark/>
          </w:tcPr>
          <w:p w14:paraId="20B0C37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3848B215" w14:textId="77777777" w:rsidR="00845EA9" w:rsidRPr="00903DBA" w:rsidRDefault="00845EA9">
            <w:pPr>
              <w:spacing w:line="256" w:lineRule="auto"/>
              <w:rPr>
                <w:snapToGrid w:val="0"/>
                <w:color w:val="000000"/>
                <w:sz w:val="16"/>
              </w:rPr>
            </w:pPr>
            <w:r w:rsidRPr="00903DBA">
              <w:rPr>
                <w:snapToGrid w:val="0"/>
              </w:rPr>
              <w:t>90</w:t>
            </w:r>
          </w:p>
        </w:tc>
        <w:tc>
          <w:tcPr>
            <w:tcW w:w="1034" w:type="dxa"/>
            <w:hideMark/>
          </w:tcPr>
          <w:p w14:paraId="57E4AC64" w14:textId="77777777" w:rsidR="00845EA9" w:rsidRPr="00903DBA" w:rsidRDefault="00845EA9">
            <w:pPr>
              <w:spacing w:line="256" w:lineRule="auto"/>
              <w:rPr>
                <w:snapToGrid w:val="0"/>
                <w:color w:val="000000"/>
                <w:sz w:val="16"/>
              </w:rPr>
            </w:pPr>
            <w:r w:rsidRPr="00903DBA">
              <w:rPr>
                <w:snapToGrid w:val="0"/>
              </w:rPr>
              <w:t>Z</w:t>
            </w:r>
          </w:p>
        </w:tc>
        <w:tc>
          <w:tcPr>
            <w:tcW w:w="1035" w:type="dxa"/>
            <w:tcBorders>
              <w:top w:val="nil"/>
              <w:left w:val="single" w:sz="6" w:space="0" w:color="auto"/>
              <w:bottom w:val="nil"/>
              <w:right w:val="nil"/>
            </w:tcBorders>
            <w:hideMark/>
          </w:tcPr>
          <w:p w14:paraId="7AB64D38" w14:textId="77777777" w:rsidR="00845EA9" w:rsidRPr="00903DBA" w:rsidRDefault="00845EA9">
            <w:pPr>
              <w:spacing w:line="256" w:lineRule="auto"/>
              <w:rPr>
                <w:snapToGrid w:val="0"/>
                <w:color w:val="000000"/>
                <w:sz w:val="16"/>
              </w:rPr>
            </w:pPr>
            <w:r w:rsidRPr="00903DBA">
              <w:rPr>
                <w:snapToGrid w:val="0"/>
              </w:rPr>
              <w:t>122</w:t>
            </w:r>
          </w:p>
        </w:tc>
        <w:tc>
          <w:tcPr>
            <w:tcW w:w="1034" w:type="dxa"/>
            <w:tcBorders>
              <w:top w:val="nil"/>
              <w:left w:val="nil"/>
              <w:bottom w:val="nil"/>
              <w:right w:val="single" w:sz="6" w:space="0" w:color="auto"/>
            </w:tcBorders>
            <w:hideMark/>
          </w:tcPr>
          <w:p w14:paraId="3EBD55D4" w14:textId="77777777" w:rsidR="00845EA9" w:rsidRPr="00903DBA" w:rsidRDefault="00845EA9">
            <w:pPr>
              <w:spacing w:line="256" w:lineRule="auto"/>
              <w:rPr>
                <w:snapToGrid w:val="0"/>
                <w:color w:val="000000"/>
                <w:sz w:val="16"/>
              </w:rPr>
            </w:pPr>
            <w:r w:rsidRPr="00903DBA">
              <w:rPr>
                <w:snapToGrid w:val="0"/>
              </w:rPr>
              <w:t>z</w:t>
            </w:r>
          </w:p>
        </w:tc>
      </w:tr>
      <w:tr w:rsidR="00845EA9" w:rsidRPr="00903DBA"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903DBA" w:rsidRDefault="00845EA9">
            <w:pPr>
              <w:spacing w:line="256" w:lineRule="auto"/>
              <w:rPr>
                <w:snapToGrid w:val="0"/>
                <w:color w:val="000000"/>
                <w:sz w:val="16"/>
              </w:rPr>
            </w:pPr>
            <w:r w:rsidRPr="00903DBA">
              <w:rPr>
                <w:snapToGrid w:val="0"/>
              </w:rPr>
              <w:t>27</w:t>
            </w:r>
          </w:p>
        </w:tc>
        <w:tc>
          <w:tcPr>
            <w:tcW w:w="1035" w:type="dxa"/>
            <w:hideMark/>
          </w:tcPr>
          <w:p w14:paraId="57A52A73" w14:textId="77777777" w:rsidR="00845EA9" w:rsidRPr="00903DBA" w:rsidRDefault="00845EA9">
            <w:pPr>
              <w:spacing w:line="256" w:lineRule="auto"/>
              <w:rPr>
                <w:i/>
                <w:snapToGrid w:val="0"/>
                <w:color w:val="000000"/>
                <w:sz w:val="16"/>
              </w:rPr>
            </w:pPr>
            <w:r w:rsidRPr="00903DBA">
              <w:rPr>
                <w:i/>
                <w:snapToGrid w:val="0"/>
              </w:rPr>
              <w:t>esc</w:t>
            </w:r>
          </w:p>
        </w:tc>
        <w:tc>
          <w:tcPr>
            <w:tcW w:w="1034" w:type="dxa"/>
            <w:tcBorders>
              <w:top w:val="nil"/>
              <w:left w:val="single" w:sz="6" w:space="0" w:color="auto"/>
              <w:bottom w:val="nil"/>
              <w:right w:val="nil"/>
            </w:tcBorders>
            <w:hideMark/>
          </w:tcPr>
          <w:p w14:paraId="765A667D" w14:textId="77777777" w:rsidR="00845EA9" w:rsidRPr="00903DBA" w:rsidRDefault="00845EA9">
            <w:pPr>
              <w:spacing w:line="256" w:lineRule="auto"/>
              <w:rPr>
                <w:snapToGrid w:val="0"/>
                <w:color w:val="000000"/>
                <w:sz w:val="16"/>
              </w:rPr>
            </w:pPr>
            <w:r w:rsidRPr="00903DBA">
              <w:rPr>
                <w:snapToGrid w:val="0"/>
              </w:rPr>
              <w:t>59</w:t>
            </w:r>
          </w:p>
        </w:tc>
        <w:tc>
          <w:tcPr>
            <w:tcW w:w="1035" w:type="dxa"/>
            <w:hideMark/>
          </w:tcPr>
          <w:p w14:paraId="051AB05E"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6BECA970" w14:textId="77777777" w:rsidR="00845EA9" w:rsidRPr="00903DBA" w:rsidRDefault="00845EA9">
            <w:pPr>
              <w:spacing w:line="256" w:lineRule="auto"/>
              <w:rPr>
                <w:snapToGrid w:val="0"/>
                <w:color w:val="000000"/>
                <w:sz w:val="16"/>
              </w:rPr>
            </w:pPr>
            <w:r w:rsidRPr="00903DBA">
              <w:rPr>
                <w:snapToGrid w:val="0"/>
              </w:rPr>
              <w:t>91</w:t>
            </w:r>
          </w:p>
        </w:tc>
        <w:tc>
          <w:tcPr>
            <w:tcW w:w="1034" w:type="dxa"/>
            <w:hideMark/>
          </w:tcPr>
          <w:p w14:paraId="712D1CBB" w14:textId="77777777" w:rsidR="00845EA9" w:rsidRPr="00903DBA" w:rsidRDefault="00845EA9">
            <w:pPr>
              <w:spacing w:line="256" w:lineRule="auto"/>
              <w:rPr>
                <w:snapToGrid w:val="0"/>
                <w:color w:val="000000"/>
                <w:sz w:val="16"/>
              </w:rPr>
            </w:pPr>
            <w:r w:rsidRPr="00903DBA">
              <w:rPr>
                <w:snapToGrid w:val="0"/>
              </w:rPr>
              <w:t>[ Ä</w:t>
            </w:r>
          </w:p>
        </w:tc>
        <w:tc>
          <w:tcPr>
            <w:tcW w:w="1035" w:type="dxa"/>
            <w:tcBorders>
              <w:top w:val="nil"/>
              <w:left w:val="single" w:sz="6" w:space="0" w:color="auto"/>
              <w:bottom w:val="nil"/>
              <w:right w:val="nil"/>
            </w:tcBorders>
            <w:hideMark/>
          </w:tcPr>
          <w:p w14:paraId="6AB41343" w14:textId="77777777" w:rsidR="00845EA9" w:rsidRPr="00903DBA" w:rsidRDefault="00845EA9">
            <w:pPr>
              <w:spacing w:line="256" w:lineRule="auto"/>
              <w:rPr>
                <w:snapToGrid w:val="0"/>
                <w:color w:val="000000"/>
                <w:sz w:val="16"/>
              </w:rPr>
            </w:pPr>
            <w:r w:rsidRPr="00903DBA">
              <w:rPr>
                <w:snapToGrid w:val="0"/>
              </w:rPr>
              <w:t>123</w:t>
            </w:r>
          </w:p>
        </w:tc>
        <w:tc>
          <w:tcPr>
            <w:tcW w:w="1034" w:type="dxa"/>
            <w:tcBorders>
              <w:top w:val="nil"/>
              <w:left w:val="nil"/>
              <w:bottom w:val="nil"/>
              <w:right w:val="single" w:sz="6" w:space="0" w:color="auto"/>
            </w:tcBorders>
            <w:hideMark/>
          </w:tcPr>
          <w:p w14:paraId="1953EFBF" w14:textId="77777777" w:rsidR="00845EA9" w:rsidRPr="00903DBA" w:rsidRDefault="00845EA9">
            <w:pPr>
              <w:spacing w:line="256" w:lineRule="auto"/>
              <w:rPr>
                <w:snapToGrid w:val="0"/>
                <w:color w:val="000000"/>
                <w:sz w:val="16"/>
              </w:rPr>
            </w:pPr>
            <w:proofErr w:type="gramStart"/>
            <w:r w:rsidRPr="00903DBA">
              <w:rPr>
                <w:snapToGrid w:val="0"/>
              </w:rPr>
              <w:t>{ ä</w:t>
            </w:r>
            <w:proofErr w:type="gramEnd"/>
          </w:p>
        </w:tc>
      </w:tr>
      <w:tr w:rsidR="00845EA9" w:rsidRPr="00903DBA"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903DBA" w:rsidRDefault="00845EA9">
            <w:pPr>
              <w:spacing w:line="256" w:lineRule="auto"/>
              <w:rPr>
                <w:snapToGrid w:val="0"/>
                <w:color w:val="000000"/>
                <w:sz w:val="16"/>
              </w:rPr>
            </w:pPr>
            <w:r w:rsidRPr="00903DBA">
              <w:rPr>
                <w:snapToGrid w:val="0"/>
              </w:rPr>
              <w:t>28</w:t>
            </w:r>
          </w:p>
        </w:tc>
        <w:tc>
          <w:tcPr>
            <w:tcW w:w="1035" w:type="dxa"/>
            <w:hideMark/>
          </w:tcPr>
          <w:p w14:paraId="33EF0673" w14:textId="77777777" w:rsidR="00845EA9" w:rsidRPr="00903DBA" w:rsidRDefault="00845EA9">
            <w:pPr>
              <w:spacing w:line="256" w:lineRule="auto"/>
              <w:rPr>
                <w:i/>
                <w:snapToGrid w:val="0"/>
                <w:color w:val="000000"/>
                <w:sz w:val="16"/>
              </w:rPr>
            </w:pPr>
            <w:r w:rsidRPr="00903DBA">
              <w:rPr>
                <w:i/>
                <w:snapToGrid w:val="0"/>
              </w:rPr>
              <w:t>fs</w:t>
            </w:r>
          </w:p>
        </w:tc>
        <w:tc>
          <w:tcPr>
            <w:tcW w:w="1034" w:type="dxa"/>
            <w:tcBorders>
              <w:top w:val="nil"/>
              <w:left w:val="single" w:sz="6" w:space="0" w:color="auto"/>
              <w:bottom w:val="nil"/>
              <w:right w:val="nil"/>
            </w:tcBorders>
            <w:hideMark/>
          </w:tcPr>
          <w:p w14:paraId="73D73D52" w14:textId="77777777" w:rsidR="00845EA9" w:rsidRPr="00903DBA" w:rsidRDefault="00845EA9">
            <w:pPr>
              <w:spacing w:line="256" w:lineRule="auto"/>
              <w:rPr>
                <w:snapToGrid w:val="0"/>
                <w:color w:val="000000"/>
                <w:sz w:val="16"/>
              </w:rPr>
            </w:pPr>
            <w:r w:rsidRPr="00903DBA">
              <w:rPr>
                <w:snapToGrid w:val="0"/>
              </w:rPr>
              <w:t>60</w:t>
            </w:r>
          </w:p>
        </w:tc>
        <w:tc>
          <w:tcPr>
            <w:tcW w:w="1035" w:type="dxa"/>
          </w:tcPr>
          <w:p w14:paraId="235860F0" w14:textId="77777777" w:rsidR="00845EA9" w:rsidRPr="00903DBA" w:rsidRDefault="00845EA9">
            <w:pPr>
              <w:spacing w:line="256" w:lineRule="auto"/>
              <w:rPr>
                <w:snapToGrid w:val="0"/>
                <w:color w:val="000000"/>
                <w:sz w:val="16"/>
              </w:rPr>
            </w:pPr>
            <w:r w:rsidRPr="00903DBA">
              <w:rPr>
                <w:snapToGrid w:val="0"/>
              </w:rPr>
              <w:t>&lt;</w:t>
            </w:r>
          </w:p>
        </w:tc>
        <w:tc>
          <w:tcPr>
            <w:tcW w:w="1034" w:type="dxa"/>
            <w:tcBorders>
              <w:top w:val="nil"/>
              <w:left w:val="single" w:sz="6" w:space="0" w:color="auto"/>
              <w:bottom w:val="nil"/>
              <w:right w:val="nil"/>
            </w:tcBorders>
            <w:hideMark/>
          </w:tcPr>
          <w:p w14:paraId="108B8B44" w14:textId="77777777" w:rsidR="00845EA9" w:rsidRPr="00903DBA" w:rsidRDefault="00845EA9">
            <w:pPr>
              <w:spacing w:line="256" w:lineRule="auto"/>
              <w:rPr>
                <w:snapToGrid w:val="0"/>
                <w:color w:val="000000"/>
                <w:sz w:val="16"/>
              </w:rPr>
            </w:pPr>
            <w:r w:rsidRPr="00903DBA">
              <w:rPr>
                <w:snapToGrid w:val="0"/>
              </w:rPr>
              <w:t>92</w:t>
            </w:r>
          </w:p>
        </w:tc>
        <w:tc>
          <w:tcPr>
            <w:tcW w:w="1034" w:type="dxa"/>
            <w:hideMark/>
          </w:tcPr>
          <w:p w14:paraId="546A6C65" w14:textId="77777777" w:rsidR="00845EA9" w:rsidRPr="00903DBA" w:rsidRDefault="00845EA9">
            <w:pPr>
              <w:spacing w:line="256" w:lineRule="auto"/>
              <w:rPr>
                <w:snapToGrid w:val="0"/>
                <w:color w:val="000000"/>
                <w:sz w:val="16"/>
              </w:rPr>
            </w:pPr>
            <w:r w:rsidRPr="00903DBA">
              <w:rPr>
                <w:snapToGrid w:val="0"/>
              </w:rPr>
              <w:t>\ Ö</w:t>
            </w:r>
          </w:p>
        </w:tc>
        <w:tc>
          <w:tcPr>
            <w:tcW w:w="1035" w:type="dxa"/>
            <w:tcBorders>
              <w:top w:val="nil"/>
              <w:left w:val="single" w:sz="6" w:space="0" w:color="auto"/>
              <w:bottom w:val="nil"/>
              <w:right w:val="nil"/>
            </w:tcBorders>
            <w:hideMark/>
          </w:tcPr>
          <w:p w14:paraId="11CD3D7B" w14:textId="77777777" w:rsidR="00845EA9" w:rsidRPr="00903DBA" w:rsidRDefault="00845EA9">
            <w:pPr>
              <w:spacing w:line="256" w:lineRule="auto"/>
              <w:rPr>
                <w:snapToGrid w:val="0"/>
                <w:color w:val="000000"/>
                <w:sz w:val="16"/>
              </w:rPr>
            </w:pPr>
            <w:r w:rsidRPr="00903DBA">
              <w:rPr>
                <w:snapToGrid w:val="0"/>
              </w:rPr>
              <w:t>124</w:t>
            </w:r>
          </w:p>
        </w:tc>
        <w:tc>
          <w:tcPr>
            <w:tcW w:w="1034" w:type="dxa"/>
            <w:tcBorders>
              <w:top w:val="nil"/>
              <w:left w:val="nil"/>
              <w:bottom w:val="nil"/>
              <w:right w:val="single" w:sz="6" w:space="0" w:color="auto"/>
            </w:tcBorders>
            <w:hideMark/>
          </w:tcPr>
          <w:p w14:paraId="09BC428C" w14:textId="77777777" w:rsidR="00845EA9" w:rsidRPr="00903DBA" w:rsidRDefault="00845EA9">
            <w:pPr>
              <w:spacing w:line="256" w:lineRule="auto"/>
              <w:rPr>
                <w:snapToGrid w:val="0"/>
                <w:color w:val="000000"/>
                <w:sz w:val="16"/>
              </w:rPr>
            </w:pPr>
            <w:r w:rsidRPr="00903DBA">
              <w:rPr>
                <w:snapToGrid w:val="0"/>
              </w:rPr>
              <w:t>| ö</w:t>
            </w:r>
          </w:p>
        </w:tc>
      </w:tr>
      <w:tr w:rsidR="00845EA9" w:rsidRPr="00903DBA"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903DBA" w:rsidRDefault="00845EA9">
            <w:pPr>
              <w:spacing w:line="256" w:lineRule="auto"/>
              <w:rPr>
                <w:snapToGrid w:val="0"/>
                <w:color w:val="000000"/>
                <w:sz w:val="16"/>
              </w:rPr>
            </w:pPr>
            <w:r w:rsidRPr="00903DBA">
              <w:rPr>
                <w:snapToGrid w:val="0"/>
              </w:rPr>
              <w:t>29</w:t>
            </w:r>
          </w:p>
        </w:tc>
        <w:tc>
          <w:tcPr>
            <w:tcW w:w="1035" w:type="dxa"/>
            <w:hideMark/>
          </w:tcPr>
          <w:p w14:paraId="0515B416" w14:textId="77777777" w:rsidR="00845EA9" w:rsidRPr="00903DBA" w:rsidRDefault="00845EA9">
            <w:pPr>
              <w:spacing w:line="256" w:lineRule="auto"/>
              <w:rPr>
                <w:i/>
                <w:snapToGrid w:val="0"/>
                <w:color w:val="000000"/>
                <w:sz w:val="16"/>
              </w:rPr>
            </w:pPr>
            <w:proofErr w:type="spellStart"/>
            <w:r w:rsidRPr="00903DBA">
              <w:rPr>
                <w:i/>
                <w:snapToGrid w:val="0"/>
              </w:rPr>
              <w:t>gs</w:t>
            </w:r>
            <w:proofErr w:type="spellEnd"/>
          </w:p>
        </w:tc>
        <w:tc>
          <w:tcPr>
            <w:tcW w:w="1034" w:type="dxa"/>
            <w:tcBorders>
              <w:top w:val="nil"/>
              <w:left w:val="single" w:sz="6" w:space="0" w:color="auto"/>
              <w:bottom w:val="nil"/>
              <w:right w:val="nil"/>
            </w:tcBorders>
            <w:hideMark/>
          </w:tcPr>
          <w:p w14:paraId="2CAA6ABD" w14:textId="77777777" w:rsidR="00845EA9" w:rsidRPr="00903DBA" w:rsidRDefault="00845EA9">
            <w:pPr>
              <w:spacing w:line="256" w:lineRule="auto"/>
              <w:rPr>
                <w:snapToGrid w:val="0"/>
                <w:color w:val="000000"/>
                <w:sz w:val="16"/>
              </w:rPr>
            </w:pPr>
            <w:r w:rsidRPr="00903DBA">
              <w:rPr>
                <w:snapToGrid w:val="0"/>
              </w:rPr>
              <w:t>61</w:t>
            </w:r>
          </w:p>
        </w:tc>
        <w:tc>
          <w:tcPr>
            <w:tcW w:w="1035" w:type="dxa"/>
            <w:hideMark/>
          </w:tcPr>
          <w:p w14:paraId="20CD97B9"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nil"/>
              <w:right w:val="nil"/>
            </w:tcBorders>
            <w:hideMark/>
          </w:tcPr>
          <w:p w14:paraId="0A425D7E" w14:textId="77777777" w:rsidR="00845EA9" w:rsidRPr="00903DBA" w:rsidRDefault="00845EA9">
            <w:pPr>
              <w:spacing w:line="256" w:lineRule="auto"/>
              <w:rPr>
                <w:snapToGrid w:val="0"/>
                <w:color w:val="000000"/>
                <w:sz w:val="16"/>
              </w:rPr>
            </w:pPr>
            <w:r w:rsidRPr="00903DBA">
              <w:rPr>
                <w:snapToGrid w:val="0"/>
              </w:rPr>
              <w:t>93</w:t>
            </w:r>
          </w:p>
        </w:tc>
        <w:tc>
          <w:tcPr>
            <w:tcW w:w="1034" w:type="dxa"/>
            <w:hideMark/>
          </w:tcPr>
          <w:p w14:paraId="2F09509D" w14:textId="77777777" w:rsidR="00845EA9" w:rsidRPr="00903DBA" w:rsidRDefault="00845EA9">
            <w:pPr>
              <w:spacing w:line="256" w:lineRule="auto"/>
              <w:rPr>
                <w:snapToGrid w:val="0"/>
                <w:color w:val="000000"/>
                <w:sz w:val="16"/>
              </w:rPr>
            </w:pPr>
            <w:r w:rsidRPr="00903DBA">
              <w:rPr>
                <w:snapToGrid w:val="0"/>
              </w:rPr>
              <w:t>] Å</w:t>
            </w:r>
          </w:p>
        </w:tc>
        <w:tc>
          <w:tcPr>
            <w:tcW w:w="1035" w:type="dxa"/>
            <w:tcBorders>
              <w:top w:val="nil"/>
              <w:left w:val="single" w:sz="6" w:space="0" w:color="auto"/>
              <w:bottom w:val="nil"/>
              <w:right w:val="nil"/>
            </w:tcBorders>
            <w:hideMark/>
          </w:tcPr>
          <w:p w14:paraId="13666676" w14:textId="77777777" w:rsidR="00845EA9" w:rsidRPr="00903DBA" w:rsidRDefault="00845EA9">
            <w:pPr>
              <w:spacing w:line="256" w:lineRule="auto"/>
              <w:rPr>
                <w:snapToGrid w:val="0"/>
                <w:color w:val="000000"/>
                <w:sz w:val="16"/>
              </w:rPr>
            </w:pPr>
            <w:r w:rsidRPr="00903DBA">
              <w:rPr>
                <w:snapToGrid w:val="0"/>
              </w:rPr>
              <w:t>125</w:t>
            </w:r>
          </w:p>
        </w:tc>
        <w:tc>
          <w:tcPr>
            <w:tcW w:w="1034" w:type="dxa"/>
            <w:tcBorders>
              <w:top w:val="nil"/>
              <w:left w:val="nil"/>
              <w:bottom w:val="nil"/>
              <w:right w:val="single" w:sz="6" w:space="0" w:color="auto"/>
            </w:tcBorders>
            <w:hideMark/>
          </w:tcPr>
          <w:p w14:paraId="5A758506" w14:textId="77777777" w:rsidR="00845EA9" w:rsidRPr="00903DBA" w:rsidRDefault="00845EA9">
            <w:pPr>
              <w:spacing w:line="256" w:lineRule="auto"/>
              <w:rPr>
                <w:snapToGrid w:val="0"/>
                <w:color w:val="000000"/>
                <w:sz w:val="16"/>
              </w:rPr>
            </w:pPr>
            <w:r w:rsidRPr="00903DBA">
              <w:rPr>
                <w:snapToGrid w:val="0"/>
              </w:rPr>
              <w:t>} å</w:t>
            </w:r>
          </w:p>
        </w:tc>
      </w:tr>
      <w:tr w:rsidR="00845EA9" w:rsidRPr="00903DBA"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903DBA" w:rsidRDefault="00845EA9">
            <w:pPr>
              <w:spacing w:line="256" w:lineRule="auto"/>
              <w:rPr>
                <w:snapToGrid w:val="0"/>
                <w:color w:val="000000"/>
                <w:sz w:val="16"/>
              </w:rPr>
            </w:pPr>
            <w:r w:rsidRPr="00903DBA">
              <w:rPr>
                <w:snapToGrid w:val="0"/>
              </w:rPr>
              <w:t>30</w:t>
            </w:r>
          </w:p>
        </w:tc>
        <w:tc>
          <w:tcPr>
            <w:tcW w:w="1035" w:type="dxa"/>
            <w:hideMark/>
          </w:tcPr>
          <w:p w14:paraId="210BA549" w14:textId="77777777" w:rsidR="00845EA9" w:rsidRPr="00903DBA" w:rsidRDefault="00845EA9">
            <w:pPr>
              <w:spacing w:line="256" w:lineRule="auto"/>
              <w:rPr>
                <w:i/>
                <w:snapToGrid w:val="0"/>
                <w:color w:val="000000"/>
                <w:sz w:val="16"/>
              </w:rPr>
            </w:pPr>
            <w:proofErr w:type="spellStart"/>
            <w:r w:rsidRPr="00903DBA">
              <w:rPr>
                <w:i/>
                <w:snapToGrid w:val="0"/>
              </w:rPr>
              <w:t>rs</w:t>
            </w:r>
            <w:proofErr w:type="spellEnd"/>
          </w:p>
        </w:tc>
        <w:tc>
          <w:tcPr>
            <w:tcW w:w="1034" w:type="dxa"/>
            <w:tcBorders>
              <w:top w:val="nil"/>
              <w:left w:val="single" w:sz="6" w:space="0" w:color="auto"/>
              <w:bottom w:val="nil"/>
              <w:right w:val="nil"/>
            </w:tcBorders>
            <w:hideMark/>
          </w:tcPr>
          <w:p w14:paraId="56D0A062" w14:textId="77777777" w:rsidR="00845EA9" w:rsidRPr="00903DBA" w:rsidRDefault="00845EA9">
            <w:pPr>
              <w:spacing w:line="256" w:lineRule="auto"/>
              <w:rPr>
                <w:snapToGrid w:val="0"/>
                <w:color w:val="000000"/>
                <w:sz w:val="16"/>
              </w:rPr>
            </w:pPr>
            <w:r w:rsidRPr="00903DBA">
              <w:rPr>
                <w:snapToGrid w:val="0"/>
              </w:rPr>
              <w:t>62</w:t>
            </w:r>
          </w:p>
        </w:tc>
        <w:tc>
          <w:tcPr>
            <w:tcW w:w="1035" w:type="dxa"/>
          </w:tcPr>
          <w:p w14:paraId="1CA5B8A7" w14:textId="77777777" w:rsidR="00845EA9" w:rsidRPr="00903DBA" w:rsidRDefault="00845EA9">
            <w:pPr>
              <w:spacing w:line="256" w:lineRule="auto"/>
              <w:rPr>
                <w:snapToGrid w:val="0"/>
                <w:color w:val="000000"/>
                <w:sz w:val="16"/>
              </w:rPr>
            </w:pPr>
            <w:r w:rsidRPr="00903DBA">
              <w:rPr>
                <w:snapToGrid w:val="0"/>
              </w:rPr>
              <w:t>&gt;</w:t>
            </w:r>
          </w:p>
        </w:tc>
        <w:tc>
          <w:tcPr>
            <w:tcW w:w="1034" w:type="dxa"/>
            <w:tcBorders>
              <w:top w:val="nil"/>
              <w:left w:val="single" w:sz="6" w:space="0" w:color="auto"/>
              <w:bottom w:val="nil"/>
              <w:right w:val="nil"/>
            </w:tcBorders>
            <w:hideMark/>
          </w:tcPr>
          <w:p w14:paraId="1CA9AB79" w14:textId="77777777" w:rsidR="00845EA9" w:rsidRPr="00903DBA" w:rsidRDefault="00845EA9">
            <w:pPr>
              <w:spacing w:line="256" w:lineRule="auto"/>
              <w:rPr>
                <w:snapToGrid w:val="0"/>
                <w:color w:val="000000"/>
                <w:sz w:val="16"/>
              </w:rPr>
            </w:pPr>
            <w:r w:rsidRPr="00903DBA">
              <w:rPr>
                <w:snapToGrid w:val="0"/>
              </w:rPr>
              <w:t>94</w:t>
            </w:r>
          </w:p>
        </w:tc>
        <w:tc>
          <w:tcPr>
            <w:tcW w:w="1034" w:type="dxa"/>
            <w:hideMark/>
          </w:tcPr>
          <w:p w14:paraId="3423FB67" w14:textId="77777777" w:rsidR="00845EA9" w:rsidRPr="00903DBA" w:rsidRDefault="00845EA9">
            <w:pPr>
              <w:spacing w:line="256" w:lineRule="auto"/>
              <w:rPr>
                <w:snapToGrid w:val="0"/>
                <w:color w:val="000000"/>
                <w:sz w:val="16"/>
              </w:rPr>
            </w:pPr>
            <w:r w:rsidRPr="00903DBA">
              <w:rPr>
                <w:snapToGrid w:val="0"/>
              </w:rPr>
              <w:t>^ Ü</w:t>
            </w:r>
          </w:p>
        </w:tc>
        <w:tc>
          <w:tcPr>
            <w:tcW w:w="1035" w:type="dxa"/>
            <w:tcBorders>
              <w:top w:val="nil"/>
              <w:left w:val="single" w:sz="6" w:space="0" w:color="auto"/>
              <w:bottom w:val="nil"/>
              <w:right w:val="nil"/>
            </w:tcBorders>
            <w:hideMark/>
          </w:tcPr>
          <w:p w14:paraId="63706BF8" w14:textId="77777777" w:rsidR="00845EA9" w:rsidRPr="00903DBA" w:rsidRDefault="00845EA9">
            <w:pPr>
              <w:spacing w:line="256" w:lineRule="auto"/>
              <w:rPr>
                <w:snapToGrid w:val="0"/>
                <w:color w:val="000000"/>
                <w:sz w:val="16"/>
              </w:rPr>
            </w:pPr>
            <w:r w:rsidRPr="00903DBA">
              <w:rPr>
                <w:snapToGrid w:val="0"/>
              </w:rPr>
              <w:t>126</w:t>
            </w:r>
          </w:p>
        </w:tc>
        <w:tc>
          <w:tcPr>
            <w:tcW w:w="1034" w:type="dxa"/>
            <w:tcBorders>
              <w:top w:val="nil"/>
              <w:left w:val="nil"/>
              <w:bottom w:val="nil"/>
              <w:right w:val="single" w:sz="6" w:space="0" w:color="auto"/>
            </w:tcBorders>
            <w:hideMark/>
          </w:tcPr>
          <w:p w14:paraId="6AEAE2DB" w14:textId="77777777" w:rsidR="00845EA9" w:rsidRPr="00903DBA" w:rsidRDefault="00845EA9">
            <w:pPr>
              <w:spacing w:line="256" w:lineRule="auto"/>
              <w:rPr>
                <w:snapToGrid w:val="0"/>
                <w:color w:val="000000"/>
                <w:sz w:val="16"/>
              </w:rPr>
            </w:pPr>
            <w:r w:rsidRPr="00903DBA">
              <w:rPr>
                <w:snapToGrid w:val="0"/>
              </w:rPr>
              <w:t>~ ü</w:t>
            </w:r>
          </w:p>
        </w:tc>
      </w:tr>
      <w:tr w:rsidR="00845EA9" w:rsidRPr="00903DBA"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903DBA" w:rsidRDefault="00845EA9">
            <w:pPr>
              <w:spacing w:line="256" w:lineRule="auto"/>
              <w:rPr>
                <w:snapToGrid w:val="0"/>
                <w:color w:val="000000"/>
                <w:sz w:val="16"/>
              </w:rPr>
            </w:pPr>
            <w:r w:rsidRPr="00903DBA">
              <w:rPr>
                <w:snapToGrid w:val="0"/>
              </w:rPr>
              <w:t>31</w:t>
            </w:r>
          </w:p>
        </w:tc>
        <w:tc>
          <w:tcPr>
            <w:tcW w:w="1035" w:type="dxa"/>
            <w:tcBorders>
              <w:top w:val="nil"/>
              <w:left w:val="nil"/>
              <w:bottom w:val="single" w:sz="6" w:space="0" w:color="auto"/>
              <w:right w:val="single" w:sz="6" w:space="0" w:color="auto"/>
            </w:tcBorders>
            <w:hideMark/>
          </w:tcPr>
          <w:p w14:paraId="29C1F1F0" w14:textId="77777777" w:rsidR="00845EA9" w:rsidRPr="00903DBA" w:rsidRDefault="00845EA9">
            <w:pPr>
              <w:spacing w:line="256" w:lineRule="auto"/>
              <w:rPr>
                <w:i/>
                <w:snapToGrid w:val="0"/>
                <w:color w:val="000000"/>
                <w:sz w:val="16"/>
              </w:rPr>
            </w:pPr>
            <w:r w:rsidRPr="00903DBA">
              <w:rPr>
                <w:i/>
                <w:snapToGrid w:val="0"/>
              </w:rPr>
              <w:t>us</w:t>
            </w:r>
          </w:p>
        </w:tc>
        <w:tc>
          <w:tcPr>
            <w:tcW w:w="1034" w:type="dxa"/>
            <w:tcBorders>
              <w:top w:val="nil"/>
              <w:left w:val="single" w:sz="6" w:space="0" w:color="auto"/>
              <w:bottom w:val="single" w:sz="6" w:space="0" w:color="auto"/>
              <w:right w:val="nil"/>
            </w:tcBorders>
            <w:hideMark/>
          </w:tcPr>
          <w:p w14:paraId="106B4F58" w14:textId="77777777" w:rsidR="00845EA9" w:rsidRPr="00903DBA" w:rsidRDefault="00845EA9">
            <w:pPr>
              <w:spacing w:line="256" w:lineRule="auto"/>
              <w:rPr>
                <w:snapToGrid w:val="0"/>
                <w:color w:val="000000"/>
                <w:sz w:val="16"/>
              </w:rPr>
            </w:pPr>
            <w:r w:rsidRPr="00903DBA">
              <w:rPr>
                <w:snapToGrid w:val="0"/>
              </w:rPr>
              <w:t>63</w:t>
            </w:r>
          </w:p>
        </w:tc>
        <w:tc>
          <w:tcPr>
            <w:tcW w:w="1035" w:type="dxa"/>
            <w:tcBorders>
              <w:top w:val="nil"/>
              <w:left w:val="nil"/>
              <w:bottom w:val="single" w:sz="6" w:space="0" w:color="auto"/>
              <w:right w:val="single" w:sz="6" w:space="0" w:color="auto"/>
            </w:tcBorders>
            <w:hideMark/>
          </w:tcPr>
          <w:p w14:paraId="7FCF9D8F" w14:textId="77777777" w:rsidR="00845EA9" w:rsidRPr="00903DBA" w:rsidRDefault="00845EA9">
            <w:pPr>
              <w:spacing w:line="256" w:lineRule="auto"/>
              <w:rPr>
                <w:snapToGrid w:val="0"/>
                <w:color w:val="000000"/>
                <w:sz w:val="16"/>
              </w:rPr>
            </w:pPr>
            <w:r w:rsidRPr="00903DBA">
              <w:rPr>
                <w:snapToGrid w:val="0"/>
              </w:rPr>
              <w:t>?</w:t>
            </w:r>
          </w:p>
        </w:tc>
        <w:tc>
          <w:tcPr>
            <w:tcW w:w="1034" w:type="dxa"/>
            <w:tcBorders>
              <w:top w:val="nil"/>
              <w:left w:val="single" w:sz="6" w:space="0" w:color="auto"/>
              <w:bottom w:val="single" w:sz="6" w:space="0" w:color="auto"/>
              <w:right w:val="nil"/>
            </w:tcBorders>
            <w:hideMark/>
          </w:tcPr>
          <w:p w14:paraId="5ADC78CC" w14:textId="77777777" w:rsidR="00845EA9" w:rsidRPr="00903DBA" w:rsidRDefault="00845EA9">
            <w:pPr>
              <w:spacing w:line="256" w:lineRule="auto"/>
              <w:rPr>
                <w:snapToGrid w:val="0"/>
                <w:color w:val="000000"/>
                <w:sz w:val="16"/>
              </w:rPr>
            </w:pPr>
            <w:r w:rsidRPr="00903DBA">
              <w:rPr>
                <w:snapToGrid w:val="0"/>
              </w:rPr>
              <w:t>95</w:t>
            </w:r>
          </w:p>
        </w:tc>
        <w:tc>
          <w:tcPr>
            <w:tcW w:w="1034" w:type="dxa"/>
            <w:tcBorders>
              <w:top w:val="nil"/>
              <w:left w:val="nil"/>
              <w:bottom w:val="single" w:sz="6" w:space="0" w:color="auto"/>
              <w:right w:val="single" w:sz="6" w:space="0" w:color="auto"/>
            </w:tcBorders>
            <w:hideMark/>
          </w:tcPr>
          <w:p w14:paraId="57132212" w14:textId="77777777" w:rsidR="00845EA9" w:rsidRPr="00903DBA" w:rsidRDefault="00845EA9">
            <w:pPr>
              <w:spacing w:line="256" w:lineRule="auto"/>
              <w:rPr>
                <w:snapToGrid w:val="0"/>
                <w:color w:val="000000"/>
                <w:sz w:val="16"/>
              </w:rPr>
            </w:pPr>
            <w:r w:rsidRPr="00903DBA">
              <w:rPr>
                <w:snapToGrid w:val="0"/>
              </w:rPr>
              <w:t>_</w:t>
            </w:r>
          </w:p>
        </w:tc>
        <w:tc>
          <w:tcPr>
            <w:tcW w:w="1035" w:type="dxa"/>
            <w:tcBorders>
              <w:top w:val="nil"/>
              <w:left w:val="single" w:sz="6" w:space="0" w:color="auto"/>
              <w:bottom w:val="single" w:sz="6" w:space="0" w:color="auto"/>
              <w:right w:val="nil"/>
            </w:tcBorders>
            <w:hideMark/>
          </w:tcPr>
          <w:p w14:paraId="140EDEF7" w14:textId="77777777" w:rsidR="00845EA9" w:rsidRPr="00903DBA" w:rsidRDefault="00845EA9">
            <w:pPr>
              <w:spacing w:line="256" w:lineRule="auto"/>
              <w:rPr>
                <w:snapToGrid w:val="0"/>
                <w:color w:val="000000"/>
                <w:sz w:val="16"/>
              </w:rPr>
            </w:pPr>
            <w:r w:rsidRPr="00903DBA">
              <w:rPr>
                <w:snapToGrid w:val="0"/>
              </w:rPr>
              <w:t>127</w:t>
            </w:r>
          </w:p>
        </w:tc>
        <w:tc>
          <w:tcPr>
            <w:tcW w:w="1034" w:type="dxa"/>
            <w:tcBorders>
              <w:top w:val="nil"/>
              <w:left w:val="nil"/>
              <w:bottom w:val="single" w:sz="6" w:space="0" w:color="auto"/>
              <w:right w:val="single" w:sz="6" w:space="0" w:color="auto"/>
            </w:tcBorders>
            <w:hideMark/>
          </w:tcPr>
          <w:p w14:paraId="198C55B7" w14:textId="77777777" w:rsidR="00845EA9" w:rsidRPr="00903DBA" w:rsidRDefault="00845EA9">
            <w:pPr>
              <w:spacing w:line="256" w:lineRule="auto"/>
              <w:rPr>
                <w:i/>
                <w:snapToGrid w:val="0"/>
                <w:color w:val="000000"/>
                <w:sz w:val="16"/>
              </w:rPr>
            </w:pPr>
            <w:r w:rsidRPr="00903DBA">
              <w:rPr>
                <w:i/>
                <w:snapToGrid w:val="0"/>
              </w:rPr>
              <w:t>delete</w:t>
            </w:r>
          </w:p>
        </w:tc>
      </w:tr>
    </w:tbl>
    <w:p w14:paraId="05E37F6D" w14:textId="77777777" w:rsidR="00845EA9" w:rsidRPr="00903DBA" w:rsidRDefault="00845EA9" w:rsidP="00845EA9">
      <w:pPr>
        <w:rPr>
          <w:rFonts w:eastAsia="Times New Roman"/>
          <w:color w:val="auto"/>
        </w:rPr>
      </w:pPr>
    </w:p>
    <w:p w14:paraId="039C215D" w14:textId="77777777" w:rsidR="00845EA9" w:rsidRPr="00903DBA" w:rsidRDefault="00845EA9" w:rsidP="00845EA9"/>
    <w:p w14:paraId="0751B8AD" w14:textId="5FEF6DD2" w:rsidR="00281D34" w:rsidRPr="00903DBA" w:rsidRDefault="00F66981" w:rsidP="00845EA9">
      <w:pPr>
        <w:pStyle w:val="Appendix"/>
        <w:rPr>
          <w:lang w:val="en-US"/>
        </w:rPr>
      </w:pPr>
      <w:bookmarkStart w:id="543" w:name="_Toc57656179"/>
      <w:r w:rsidRPr="00903DBA">
        <w:rPr>
          <w:lang w:val="en-US"/>
        </w:rPr>
        <w:lastRenderedPageBreak/>
        <w:t>A</w:t>
      </w:r>
      <w:r w:rsidR="00281D34" w:rsidRPr="00903DBA">
        <w:rPr>
          <w:lang w:val="en-US"/>
        </w:rPr>
        <w:t xml:space="preserve"> Crash Course in C</w:t>
      </w:r>
      <w:bookmarkEnd w:id="543"/>
    </w:p>
    <w:p w14:paraId="652688E1" w14:textId="179B52D1" w:rsidR="00E80032" w:rsidRPr="00903DBA" w:rsidRDefault="00E80032" w:rsidP="00E80032">
      <w:r w:rsidRPr="00903DBA">
        <w:rPr>
          <w:noProof/>
          <w:szCs w:val="21"/>
        </w:rPr>
        <w:t xml:space="preserve">This </w:t>
      </w:r>
      <w:r w:rsidR="00BC2508" w:rsidRPr="00903DBA">
        <w:rPr>
          <w:noProof/>
          <w:szCs w:val="21"/>
        </w:rPr>
        <w:t>appendix</w:t>
      </w:r>
      <w:r w:rsidRPr="00903DBA">
        <w:rPr>
          <w:noProof/>
          <w:szCs w:val="21"/>
        </w:rPr>
        <w:t xml:space="preserve"> gives a crash course in the C programming language. </w:t>
      </w:r>
      <w:r w:rsidRPr="00903DBA">
        <w:t xml:space="preserve">The story of C began in the late sixties with the Multics project, which was a predecessor to the </w:t>
      </w:r>
      <w:proofErr w:type="spellStart"/>
      <w:r w:rsidRPr="00903DBA">
        <w:t>the</w:t>
      </w:r>
      <w:proofErr w:type="spellEnd"/>
      <w:r w:rsidRPr="00903DBA">
        <w:t xml:space="preserve"> UNIX operating system. The first two versions of Multics were written in the </w:t>
      </w:r>
      <w:r w:rsidR="005F79CB" w:rsidRPr="00903DBA">
        <w:t>assembly</w:t>
      </w:r>
      <w:r w:rsidRPr="00903DBA">
        <w:t xml:space="preserve"> language. However, since programming in assembly languages was rather cumbersome, an appropriate high-level language was called for. </w:t>
      </w:r>
    </w:p>
    <w:p w14:paraId="125E1D3F" w14:textId="77777777" w:rsidR="00E80032" w:rsidRPr="00903DBA" w:rsidRDefault="00E80032" w:rsidP="00E80032">
      <w:r w:rsidRPr="00903DBA">
        <w:t xml:space="preserve">The researchers Dennis Ritchie and Ken </w:t>
      </w:r>
      <w:proofErr w:type="spellStart"/>
      <w:r w:rsidRPr="00903DBA">
        <w:t>Thompon</w:t>
      </w:r>
      <w:proofErr w:type="spellEnd"/>
      <w:r w:rsidRPr="00903DBA">
        <w:t xml:space="preserve"> created the language B by simplifying the research language BCPL</w:t>
      </w:r>
      <w:r w:rsidRPr="00903DBA">
        <w:rPr>
          <w:rStyle w:val="Fotnotsreferens"/>
        </w:rPr>
        <w:footnoteReference w:id="1"/>
      </w:r>
      <w:r w:rsidRPr="00903DBA">
        <w:t xml:space="preserve"> in 1969. The new versions, called New B, were introduced in 1972. The name did soon evolve into C. In 1978, Brian Kernighan and Dennis Ritchie wrote the book </w:t>
      </w:r>
      <w:r w:rsidRPr="00903DBA">
        <w:rPr>
          <w:rStyle w:val="Italic"/>
        </w:rPr>
        <w:t>The C Programming Language</w:t>
      </w:r>
      <w:r w:rsidRPr="00903DBA">
        <w:t xml:space="preserve">, which introduced the informal </w:t>
      </w:r>
      <w:proofErr w:type="spellStart"/>
      <w:r w:rsidRPr="00903DBA">
        <w:t>K&amp;R</w:t>
      </w:r>
      <w:proofErr w:type="spellEnd"/>
      <w:r w:rsidRPr="00903DBA">
        <w:t xml:space="preserve"> C standard, named after the authors. In 1983, a working group was formed by the American National Standard Institute (ANSI) </w:t>
      </w:r>
      <w:proofErr w:type="gramStart"/>
      <w:r w:rsidRPr="00903DBA">
        <w:t>in order to</w:t>
      </w:r>
      <w:proofErr w:type="gramEnd"/>
      <w:r w:rsidRPr="00903DBA">
        <w:t xml:space="preserve"> define a C standard, which was finally adopted in 1989. The ANSI C standard is described in an appendix of the second edition of </w:t>
      </w:r>
      <w:r w:rsidRPr="00903DBA">
        <w:rPr>
          <w:rStyle w:val="Italic"/>
        </w:rPr>
        <w:t>The C Programming Languages</w:t>
      </w:r>
      <w:r w:rsidRPr="00903DBA">
        <w:t>.</w:t>
      </w:r>
    </w:p>
    <w:p w14:paraId="3F94B6E1" w14:textId="1CDDCEAB" w:rsidR="00E80032" w:rsidRPr="00903DBA" w:rsidRDefault="00E80032" w:rsidP="007C7CB2">
      <w:pPr>
        <w:pStyle w:val="Rubrik2"/>
      </w:pPr>
      <w:bookmarkStart w:id="544" w:name="_Toc320485572"/>
      <w:bookmarkStart w:id="545" w:name="_Toc323656681"/>
      <w:bookmarkStart w:id="546" w:name="_Toc324085419"/>
      <w:bookmarkStart w:id="547" w:name="_Toc383781071"/>
      <w:bookmarkStart w:id="548" w:name="_Toc57656180"/>
      <w:r w:rsidRPr="00903DBA">
        <w:t>The Compiler and the Linker</w:t>
      </w:r>
      <w:bookmarkEnd w:id="544"/>
      <w:bookmarkEnd w:id="545"/>
      <w:bookmarkEnd w:id="546"/>
      <w:bookmarkEnd w:id="547"/>
      <w:bookmarkEnd w:id="548"/>
    </w:p>
    <w:p w14:paraId="4738AA08" w14:textId="77777777" w:rsidR="00E80032" w:rsidRPr="00903DBA" w:rsidRDefault="00E80032" w:rsidP="00E80032">
      <w:r w:rsidRPr="00903DBA">
        <w:t xml:space="preserve">The </w:t>
      </w:r>
      <w:r w:rsidRPr="00903DBA">
        <w:rPr>
          <w:rStyle w:val="KeyWord"/>
        </w:rPr>
        <w:t>source</w:t>
      </w:r>
      <w:r w:rsidRPr="00903DBA">
        <w:t xml:space="preserve"> </w:t>
      </w:r>
      <w:r w:rsidRPr="00903DBA">
        <w:rPr>
          <w:rStyle w:val="KeyWord"/>
        </w:rPr>
        <w:t>code</w:t>
      </w:r>
      <w:r w:rsidRPr="00903DBA">
        <w:t xml:space="preserve"> is the </w:t>
      </w:r>
      <w:proofErr w:type="spellStart"/>
      <w:r w:rsidRPr="00903DBA">
        <w:t>the</w:t>
      </w:r>
      <w:proofErr w:type="spellEnd"/>
      <w:r w:rsidRPr="00903DBA">
        <w:t xml:space="preserve"> actual text the programmer writes. The </w:t>
      </w:r>
      <w:r w:rsidRPr="00903DBA">
        <w:rPr>
          <w:rStyle w:val="KeyWord"/>
        </w:rPr>
        <w:t>compiler</w:t>
      </w:r>
      <w:r w:rsidRPr="00903DBA">
        <w:t xml:space="preserve"> is the program that translates the source code into </w:t>
      </w:r>
      <w:r w:rsidRPr="00903DBA">
        <w:rPr>
          <w:rStyle w:val="KeyWord"/>
        </w:rPr>
        <w:t>object</w:t>
      </w:r>
      <w:r w:rsidRPr="00903DBA">
        <w:t xml:space="preserve"> </w:t>
      </w:r>
      <w:r w:rsidRPr="00903DBA">
        <w:rPr>
          <w:rStyle w:val="KeyWord"/>
        </w:rPr>
        <w:t>code</w:t>
      </w:r>
      <w:r w:rsidRPr="00903DBA">
        <w:t xml:space="preserve">, which the computer can read. The </w:t>
      </w:r>
      <w:r w:rsidRPr="00903DBA">
        <w:rPr>
          <w:rStyle w:val="KeyWord"/>
        </w:rPr>
        <w:t>linker</w:t>
      </w:r>
      <w:r w:rsidRPr="00903DBA">
        <w:t xml:space="preserve"> puts several compiled files into an executable file</w:t>
      </w:r>
    </w:p>
    <w:p w14:paraId="63DFDC01" w14:textId="77777777" w:rsidR="00E80032" w:rsidRPr="00903DBA" w:rsidRDefault="00E80032" w:rsidP="00E80032">
      <w:r w:rsidRPr="00903DBA">
        <w:t xml:space="preserve">Let us say we have a C program in the source code file </w:t>
      </w:r>
      <w:proofErr w:type="spellStart"/>
      <w:r w:rsidRPr="00903DBA">
        <w:rPr>
          <w:rStyle w:val="CodeInText0"/>
        </w:rPr>
        <w:t>Program.c</w:t>
      </w:r>
      <w:proofErr w:type="spellEnd"/>
      <w:r w:rsidRPr="00903DBA">
        <w:t xml:space="preserve"> and a routine used by the program in </w:t>
      </w:r>
      <w:proofErr w:type="spellStart"/>
      <w:r w:rsidRPr="00903DBA">
        <w:rPr>
          <w:rStyle w:val="CodeInText0"/>
        </w:rPr>
        <w:t>Routine.c</w:t>
      </w:r>
      <w:proofErr w:type="spellEnd"/>
      <w:r w:rsidRPr="00903DBA">
        <w:t xml:space="preserve">. Furthermore, the program calls a function in the standard library. In this case, the compiler translates the source code into object code and the linker joins the code into the executable file </w:t>
      </w:r>
      <w:proofErr w:type="spellStart"/>
      <w:r w:rsidRPr="00903DBA">
        <w:rPr>
          <w:rStyle w:val="CodeInText0"/>
        </w:rPr>
        <w:t>Program.exe</w:t>
      </w:r>
      <w:proofErr w:type="spellEnd"/>
      <w:r w:rsidRPr="00903DBA">
        <w:t>.</w:t>
      </w:r>
    </w:p>
    <w:p w14:paraId="1E08102C"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5205DE" w:rsidRPr="003F7CF1" w:rsidRDefault="005205DE"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5205DE" w:rsidRPr="003F7CF1" w:rsidRDefault="005205DE"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5205DE" w:rsidRPr="003F7CF1" w:rsidRDefault="005205DE"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5205DE" w:rsidRPr="003F7CF1" w:rsidRDefault="005205D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5205DE" w:rsidRPr="003F7CF1" w:rsidRDefault="005205DE"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5205DE" w:rsidRPr="003F7CF1" w:rsidRDefault="005205DE"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5205DE" w:rsidRPr="003F7CF1" w:rsidRDefault="005205DE"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5205DE" w:rsidRPr="003F7CF1" w:rsidRDefault="005205DE"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5205DE" w:rsidRPr="003F7CF1" w:rsidRDefault="005205D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5205DE" w:rsidRPr="003F7CF1" w:rsidRDefault="005205DE"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5205DE" w:rsidRPr="003F7CF1" w:rsidRDefault="005205DE"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5205DE" w:rsidRPr="003F7CF1" w:rsidRDefault="005205DE"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5205DE" w:rsidRPr="003F7CF1" w:rsidRDefault="005205D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5205DE" w:rsidRPr="003F7CF1" w:rsidRDefault="005205DE"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5205DE" w:rsidRPr="003F7CF1" w:rsidRDefault="005205DE"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5205DE" w:rsidRPr="003F7CF1" w:rsidRDefault="005205DE"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5205DE" w:rsidRPr="003F7CF1" w:rsidRDefault="005205DE"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5205DE" w:rsidRPr="003F7CF1" w:rsidRDefault="005205DE"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903DBA" w:rsidRDefault="00E80032" w:rsidP="00E80032">
      <w:r w:rsidRPr="00903DBA">
        <w:t xml:space="preserve">If the compiler reports an </w:t>
      </w:r>
      <w:proofErr w:type="gramStart"/>
      <w:r w:rsidRPr="00903DBA">
        <w:t>error</w:t>
      </w:r>
      <w:proofErr w:type="gramEnd"/>
      <w:r w:rsidRPr="00903DBA">
        <w:t xml:space="preserve"> we refer to it as </w:t>
      </w:r>
      <w:r w:rsidRPr="00903DBA">
        <w:rPr>
          <w:rStyle w:val="KeyWord"/>
        </w:rPr>
        <w:t xml:space="preserve">compile-time error, </w:t>
      </w:r>
      <w:r w:rsidRPr="00903DBA">
        <w:t xml:space="preserve">and if an error occurs during the execution of the program we call it a </w:t>
      </w:r>
      <w:r w:rsidRPr="00903DBA">
        <w:rPr>
          <w:rStyle w:val="KeyWord"/>
        </w:rPr>
        <w:t>run-time error</w:t>
      </w:r>
      <w:r w:rsidRPr="00903DBA">
        <w:t>.</w:t>
      </w:r>
    </w:p>
    <w:p w14:paraId="4641F138" w14:textId="7610AAC6" w:rsidR="00E80032" w:rsidRPr="00903DBA" w:rsidRDefault="00E80032" w:rsidP="007C7CB2">
      <w:pPr>
        <w:pStyle w:val="Rubrik2"/>
      </w:pPr>
      <w:bookmarkStart w:id="549" w:name="_Toc320485573"/>
      <w:bookmarkStart w:id="550" w:name="_Toc323656682"/>
      <w:bookmarkStart w:id="551" w:name="_Toc324085420"/>
      <w:bookmarkStart w:id="552" w:name="_Toc383781072"/>
      <w:bookmarkStart w:id="553" w:name="_Toc57656181"/>
      <w:r w:rsidRPr="00903DBA">
        <w:t>The Hello-World Program</w:t>
      </w:r>
      <w:bookmarkEnd w:id="549"/>
      <w:bookmarkEnd w:id="550"/>
      <w:bookmarkEnd w:id="551"/>
      <w:bookmarkEnd w:id="552"/>
      <w:bookmarkEnd w:id="553"/>
    </w:p>
    <w:p w14:paraId="6ACFD9F1" w14:textId="77777777" w:rsidR="00E80032" w:rsidRPr="00903DBA" w:rsidRDefault="00E80032" w:rsidP="00E80032">
      <w:pPr>
        <w:rPr>
          <w:szCs w:val="21"/>
        </w:rPr>
      </w:pPr>
      <w:r w:rsidRPr="00903DBA">
        <w:t xml:space="preserve">In the first edition of The C Programming Language the </w:t>
      </w:r>
      <w:r w:rsidRPr="00903DBA">
        <w:rPr>
          <w:rStyle w:val="KeyWord"/>
        </w:rPr>
        <w:t>hello-world</w:t>
      </w:r>
      <w:r w:rsidRPr="00903DBA">
        <w:t xml:space="preserve"> example was introduced; that is, a small </w:t>
      </w:r>
      <w:r w:rsidRPr="00903DBA">
        <w:rPr>
          <w:szCs w:val="21"/>
        </w:rPr>
        <w:t>program that prints the text “</w:t>
      </w:r>
      <w:r w:rsidRPr="00903DBA">
        <w:rPr>
          <w:rStyle w:val="CodeInText0"/>
        </w:rPr>
        <w:t>Hello, World!</w:t>
      </w:r>
      <w:r w:rsidRPr="00903DBA">
        <w:rPr>
          <w:szCs w:val="21"/>
        </w:rPr>
        <w:t>”</w:t>
      </w:r>
      <w:r w:rsidRPr="00903DBA">
        <w:rPr>
          <w:rStyle w:val="Fotnotsreferens"/>
          <w:szCs w:val="21"/>
        </w:rPr>
        <w:footnoteReference w:id="2"/>
      </w:r>
      <w:r w:rsidRPr="00903DBA">
        <w:rPr>
          <w:szCs w:val="21"/>
        </w:rPr>
        <w:t xml:space="preserve"> on the screen. </w:t>
      </w:r>
      <w:r w:rsidRPr="00903DBA">
        <w:t xml:space="preserve">To write a </w:t>
      </w:r>
      <w:r w:rsidRPr="00903DBA">
        <w:rPr>
          <w:rStyle w:val="KeyWord"/>
        </w:rPr>
        <w:t>hello-world program</w:t>
      </w:r>
      <w:r w:rsidRPr="00903DBA">
        <w:rPr>
          <w:i/>
        </w:rPr>
        <w:t xml:space="preserve"> </w:t>
      </w:r>
      <w:r w:rsidRPr="00903DBA">
        <w:t xml:space="preserve">often means to write a small program to test that the compiler and linker work properly. </w:t>
      </w:r>
      <w:r w:rsidRPr="00903DBA">
        <w:rPr>
          <w:szCs w:val="21"/>
        </w:rPr>
        <w:t xml:space="preserve">The execution of the program does always start with the function </w:t>
      </w:r>
      <w:r w:rsidRPr="00903DBA">
        <w:rPr>
          <w:rStyle w:val="CodeInText0"/>
        </w:rPr>
        <w:t>main</w:t>
      </w:r>
      <w:r w:rsidRPr="00903DBA">
        <w:rPr>
          <w:szCs w:val="21"/>
        </w:rPr>
        <w:t xml:space="preserve">. </w:t>
      </w:r>
    </w:p>
    <w:p w14:paraId="42E8E245" w14:textId="77777777" w:rsidR="00E80032" w:rsidRPr="00903DBA" w:rsidRDefault="00E80032" w:rsidP="00E80032">
      <w:pPr>
        <w:pStyle w:val="Code"/>
      </w:pPr>
      <w:r w:rsidRPr="00903DBA">
        <w:t>#include &lt;stdio.h&gt;</w:t>
      </w:r>
    </w:p>
    <w:p w14:paraId="7B3D444F" w14:textId="77777777" w:rsidR="00E80032" w:rsidRPr="00903DBA" w:rsidRDefault="00E80032" w:rsidP="00E80032">
      <w:pPr>
        <w:pStyle w:val="Code"/>
      </w:pPr>
    </w:p>
    <w:p w14:paraId="78728355" w14:textId="77777777" w:rsidR="00E80032" w:rsidRPr="00903DBA" w:rsidRDefault="00E80032" w:rsidP="00E80032">
      <w:pPr>
        <w:pStyle w:val="Code"/>
      </w:pPr>
      <w:r w:rsidRPr="00903DBA">
        <w:t>void main(void) {</w:t>
      </w:r>
    </w:p>
    <w:p w14:paraId="5C253ECD" w14:textId="77777777" w:rsidR="00E80032" w:rsidRPr="00903DBA" w:rsidRDefault="00E80032" w:rsidP="00E80032">
      <w:pPr>
        <w:pStyle w:val="Code"/>
      </w:pPr>
      <w:r w:rsidRPr="00903DBA">
        <w:t xml:space="preserve">  puts("Hello, World!");</w:t>
      </w:r>
    </w:p>
    <w:p w14:paraId="1BE7201B" w14:textId="77777777" w:rsidR="00E80032" w:rsidRPr="00903DBA" w:rsidRDefault="00E80032" w:rsidP="00E80032">
      <w:pPr>
        <w:pStyle w:val="Code"/>
      </w:pPr>
      <w:r w:rsidRPr="00903DBA">
        <w:t>}</w:t>
      </w:r>
    </w:p>
    <w:p w14:paraId="0CC7794A" w14:textId="77777777" w:rsidR="00E80032" w:rsidRPr="00903DBA" w:rsidRDefault="00E80032" w:rsidP="00E80032">
      <w:r w:rsidRPr="00903DBA">
        <w:t xml:space="preserve">When executing, the program above generates the following printout. </w:t>
      </w:r>
    </w:p>
    <w:p w14:paraId="5B84B850" w14:textId="77777777" w:rsidR="00E80032" w:rsidRPr="00903DBA" w:rsidRDefault="00E80032" w:rsidP="00E80032">
      <w:r w:rsidRPr="00903DBA">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903DBA" w:rsidRDefault="00E80032" w:rsidP="007C7CB2">
      <w:pPr>
        <w:pStyle w:val="Rubrik2"/>
      </w:pPr>
      <w:bookmarkStart w:id="554" w:name="_Toc320485574"/>
      <w:bookmarkStart w:id="555" w:name="_Toc323656683"/>
      <w:bookmarkStart w:id="556" w:name="_Toc324085421"/>
      <w:bookmarkStart w:id="557" w:name="_Toc383781073"/>
      <w:bookmarkStart w:id="558" w:name="_Toc57656182"/>
      <w:r w:rsidRPr="00903DBA">
        <w:t>Comments</w:t>
      </w:r>
      <w:bookmarkEnd w:id="554"/>
      <w:bookmarkEnd w:id="555"/>
      <w:bookmarkEnd w:id="556"/>
      <w:bookmarkEnd w:id="557"/>
      <w:bookmarkEnd w:id="558"/>
    </w:p>
    <w:p w14:paraId="461ED663" w14:textId="77777777" w:rsidR="00E80032" w:rsidRPr="00903DBA" w:rsidRDefault="00E80032" w:rsidP="00E80032">
      <w:r w:rsidRPr="00903DBA">
        <w:t xml:space="preserve">In C, it is possible to insert </w:t>
      </w:r>
      <w:r w:rsidRPr="00903DBA">
        <w:rPr>
          <w:rStyle w:val="KeyWord"/>
        </w:rPr>
        <w:t>comments</w:t>
      </w:r>
      <w:r w:rsidRPr="00903DBA">
        <w:t xml:space="preserve"> to describe and clarify the meaning of the program. The comments are ignored by the compiler</w:t>
      </w:r>
      <w:r w:rsidRPr="00903DBA">
        <w:rPr>
          <w:rStyle w:val="Fotnotsreferens"/>
          <w:szCs w:val="21"/>
        </w:rPr>
        <w:footnoteReference w:id="3"/>
      </w:r>
      <w:r w:rsidRPr="00903DBA">
        <w:t xml:space="preserve">. There are two types of comments: </w:t>
      </w:r>
      <w:r w:rsidRPr="00903DBA">
        <w:rPr>
          <w:rStyle w:val="KeyWord"/>
        </w:rPr>
        <w:t>line comments</w:t>
      </w:r>
      <w:r w:rsidRPr="00903DBA">
        <w:t xml:space="preserve"> and </w:t>
      </w:r>
      <w:r w:rsidRPr="00903DBA">
        <w:rPr>
          <w:rStyle w:val="KeyWord"/>
        </w:rPr>
        <w:t>block comments</w:t>
      </w:r>
      <w:r w:rsidRPr="00903DBA">
        <w:t>. Line comments start with two slashes and ends at the end of the line.</w:t>
      </w:r>
    </w:p>
    <w:p w14:paraId="28136557" w14:textId="77777777" w:rsidR="00E80032" w:rsidRPr="00903DBA" w:rsidRDefault="00E80032" w:rsidP="00E80032">
      <w:pPr>
        <w:pStyle w:val="Code"/>
      </w:pPr>
      <w:r w:rsidRPr="00903DBA">
        <w:t>printf("Hello, World!"); // Prints "Hello, World!".</w:t>
      </w:r>
    </w:p>
    <w:p w14:paraId="0B237820" w14:textId="77777777" w:rsidR="00E80032" w:rsidRPr="00903DBA" w:rsidRDefault="00E80032" w:rsidP="00E80032">
      <w:r w:rsidRPr="00903DBA">
        <w:t>Block comments begin with a slash and an asterisk and ends with an asterisk and a slash. A block comment may range over several lines.</w:t>
      </w:r>
    </w:p>
    <w:p w14:paraId="6AC41BF8" w14:textId="77777777" w:rsidR="00E80032" w:rsidRPr="00903DBA" w:rsidRDefault="00E80032" w:rsidP="00E80032">
      <w:pPr>
        <w:pStyle w:val="Code"/>
      </w:pPr>
      <w:r w:rsidRPr="00903DBA">
        <w:t>/* This is an example of a C program. It writes the text</w:t>
      </w:r>
    </w:p>
    <w:p w14:paraId="0071E9B7" w14:textId="77777777" w:rsidR="00E80032" w:rsidRPr="00903DBA" w:rsidRDefault="00E80032" w:rsidP="00E80032">
      <w:pPr>
        <w:pStyle w:val="Code"/>
      </w:pPr>
      <w:r w:rsidRPr="00903DBA">
        <w:t xml:space="preserve">   "Hello, World!" at the screen. */</w:t>
      </w:r>
    </w:p>
    <w:p w14:paraId="2D1FC542" w14:textId="77777777" w:rsidR="00E80032" w:rsidRPr="00903DBA" w:rsidRDefault="00E80032" w:rsidP="00E80032">
      <w:pPr>
        <w:pStyle w:val="Code"/>
      </w:pPr>
    </w:p>
    <w:p w14:paraId="36DF3C29" w14:textId="77777777" w:rsidR="00E80032" w:rsidRPr="00903DBA" w:rsidRDefault="00E80032" w:rsidP="00E80032">
      <w:pPr>
        <w:pStyle w:val="Code"/>
      </w:pPr>
      <w:r w:rsidRPr="00903DBA">
        <w:t>#include &lt;stdio.h&gt;</w:t>
      </w:r>
    </w:p>
    <w:p w14:paraId="2D13C54E" w14:textId="77777777" w:rsidR="00E80032" w:rsidRPr="00903DBA" w:rsidRDefault="00E80032" w:rsidP="00E80032">
      <w:pPr>
        <w:pStyle w:val="Code"/>
      </w:pPr>
    </w:p>
    <w:p w14:paraId="6A84F961" w14:textId="77777777" w:rsidR="00E80032" w:rsidRPr="00903DBA" w:rsidRDefault="00E80032" w:rsidP="00E80032">
      <w:pPr>
        <w:pStyle w:val="Code"/>
      </w:pPr>
      <w:r w:rsidRPr="00903DBA">
        <w:t>void main(void) {</w:t>
      </w:r>
    </w:p>
    <w:p w14:paraId="0A5FF959" w14:textId="77777777" w:rsidR="00E80032" w:rsidRPr="00903DBA" w:rsidRDefault="00E80032" w:rsidP="00E80032">
      <w:pPr>
        <w:pStyle w:val="Code"/>
      </w:pPr>
      <w:r w:rsidRPr="00903DBA">
        <w:t xml:space="preserve">  printf("Hello, World!");</w:t>
      </w:r>
    </w:p>
    <w:p w14:paraId="1EED8F85" w14:textId="77777777" w:rsidR="00E80032" w:rsidRPr="00903DBA" w:rsidRDefault="00E80032" w:rsidP="00E80032">
      <w:pPr>
        <w:pStyle w:val="Code"/>
      </w:pPr>
      <w:r w:rsidRPr="00903DBA">
        <w:t>}</w:t>
      </w:r>
    </w:p>
    <w:p w14:paraId="1AA7A009" w14:textId="77777777" w:rsidR="00E80032" w:rsidRPr="00903DBA" w:rsidRDefault="00E80032" w:rsidP="00E80032">
      <w:r w:rsidRPr="00903DBA">
        <w:t>Block comments cannot be nested. The following example will result in a compile-time error.</w:t>
      </w:r>
    </w:p>
    <w:p w14:paraId="2BB32E05" w14:textId="77777777" w:rsidR="00E80032" w:rsidRPr="00903DBA" w:rsidRDefault="00E80032" w:rsidP="00E80032">
      <w:pPr>
        <w:pStyle w:val="Code"/>
      </w:pPr>
      <w:r w:rsidRPr="00903DBA">
        <w:t>/* A block comment cannot be /* nested inside */ another</w:t>
      </w:r>
    </w:p>
    <w:p w14:paraId="13F94ADD" w14:textId="77777777" w:rsidR="00E80032" w:rsidRPr="00903DBA" w:rsidRDefault="00E80032" w:rsidP="00E80032">
      <w:pPr>
        <w:pStyle w:val="Code"/>
      </w:pPr>
      <w:r w:rsidRPr="00903DBA">
        <w:t xml:space="preserve">   block comment. */</w:t>
      </w:r>
    </w:p>
    <w:p w14:paraId="5DB9B9FA" w14:textId="2509AF75" w:rsidR="00E80032" w:rsidRPr="00903DBA" w:rsidRDefault="00E80032" w:rsidP="00E80032">
      <w:r w:rsidRPr="00903DBA">
        <w:t xml:space="preserve">A piece of advice is that you use the line comments for regular </w:t>
      </w:r>
      <w:proofErr w:type="gramStart"/>
      <w:r w:rsidRPr="00903DBA">
        <w:t>comments, and</w:t>
      </w:r>
      <w:proofErr w:type="gramEnd"/>
      <w:r w:rsidRPr="00903DBA">
        <w:t xml:space="preserve"> save the block comments for situations when you need to comment a whole block of code for debugging purposes. Actually, there is a third level of comments if you use conditional programming, see macros (Section </w:t>
      </w:r>
      <w:r w:rsidRPr="00903DBA">
        <w:fldChar w:fldCharType="begin"/>
      </w:r>
      <w:r w:rsidRPr="00903DBA">
        <w:instrText xml:space="preserve"> REF _Ref383781494 \r \h </w:instrText>
      </w:r>
      <w:r w:rsidRPr="00903DBA">
        <w:fldChar w:fldCharType="separate"/>
      </w:r>
      <w:r w:rsidR="005F7BC3" w:rsidRPr="00903DBA">
        <w:t>13.28</w:t>
      </w:r>
      <w:r w:rsidRPr="00903DBA">
        <w:fldChar w:fldCharType="end"/>
      </w:r>
      <w:r w:rsidRPr="00903DBA">
        <w:t>) for details.</w:t>
      </w:r>
    </w:p>
    <w:p w14:paraId="3920A6C7" w14:textId="77777777" w:rsidR="00E80032" w:rsidRPr="00903DBA" w:rsidRDefault="00E80032" w:rsidP="00E80032">
      <w:pPr>
        <w:pStyle w:val="Code"/>
      </w:pPr>
      <w:bookmarkStart w:id="559" w:name="_Toc320485575"/>
      <w:r w:rsidRPr="00903DBA">
        <w:t>#if 0</w:t>
      </w:r>
    </w:p>
    <w:p w14:paraId="34AAFCE8" w14:textId="77777777" w:rsidR="00E80032" w:rsidRPr="00903DBA" w:rsidRDefault="00E80032" w:rsidP="00E80032">
      <w:pPr>
        <w:pStyle w:val="Code"/>
      </w:pPr>
      <w:r w:rsidRPr="00903DBA">
        <w:t>This is an example of a C program. It writes the text</w:t>
      </w:r>
    </w:p>
    <w:p w14:paraId="1EB5173E" w14:textId="77777777" w:rsidR="00E80032" w:rsidRPr="00903DBA" w:rsidRDefault="00E80032" w:rsidP="00E80032">
      <w:pPr>
        <w:pStyle w:val="Code"/>
      </w:pPr>
      <w:r w:rsidRPr="00903DBA">
        <w:t>"Hello, World!" at the screen.</w:t>
      </w:r>
    </w:p>
    <w:p w14:paraId="24495987" w14:textId="77777777" w:rsidR="00E80032" w:rsidRPr="00903DBA" w:rsidRDefault="00E80032" w:rsidP="00E80032">
      <w:pPr>
        <w:pStyle w:val="Code"/>
      </w:pPr>
      <w:r w:rsidRPr="00903DBA">
        <w:t>#endif</w:t>
      </w:r>
    </w:p>
    <w:p w14:paraId="2CFC45C5" w14:textId="77777777" w:rsidR="00E80032" w:rsidRPr="00903DBA" w:rsidRDefault="00E80032" w:rsidP="00E80032">
      <w:pPr>
        <w:pStyle w:val="Code"/>
      </w:pPr>
    </w:p>
    <w:p w14:paraId="650D531B" w14:textId="77777777" w:rsidR="00E80032" w:rsidRPr="00903DBA" w:rsidRDefault="00E80032" w:rsidP="00E80032">
      <w:pPr>
        <w:pStyle w:val="Code"/>
      </w:pPr>
      <w:r w:rsidRPr="00903DBA">
        <w:t>#include &lt;stdio.h&gt;</w:t>
      </w:r>
    </w:p>
    <w:p w14:paraId="4B3A2A05" w14:textId="77777777" w:rsidR="00E80032" w:rsidRPr="00903DBA" w:rsidRDefault="00E80032" w:rsidP="00E80032">
      <w:pPr>
        <w:pStyle w:val="Code"/>
      </w:pPr>
    </w:p>
    <w:p w14:paraId="116ADB49" w14:textId="77777777" w:rsidR="00E80032" w:rsidRPr="00903DBA" w:rsidRDefault="00E80032" w:rsidP="00E80032">
      <w:pPr>
        <w:pStyle w:val="Code"/>
      </w:pPr>
      <w:r w:rsidRPr="00903DBA">
        <w:t>void main(void) {</w:t>
      </w:r>
    </w:p>
    <w:p w14:paraId="4B6B2E59" w14:textId="77777777" w:rsidR="00E80032" w:rsidRPr="00903DBA" w:rsidRDefault="00E80032" w:rsidP="00E80032">
      <w:pPr>
        <w:pStyle w:val="Code"/>
      </w:pPr>
      <w:r w:rsidRPr="00903DBA">
        <w:t xml:space="preserve">  printf("Hello, World!");</w:t>
      </w:r>
    </w:p>
    <w:p w14:paraId="69DDFA53" w14:textId="77777777" w:rsidR="00E80032" w:rsidRPr="00903DBA" w:rsidRDefault="00E80032" w:rsidP="00E80032">
      <w:pPr>
        <w:pStyle w:val="Code"/>
      </w:pPr>
      <w:r w:rsidRPr="00903DBA">
        <w:t>}</w:t>
      </w:r>
    </w:p>
    <w:p w14:paraId="03D934DF" w14:textId="67174E74" w:rsidR="00E80032" w:rsidRPr="00903DBA" w:rsidRDefault="00E80032">
      <w:pPr>
        <w:pStyle w:val="Rubrik2"/>
      </w:pPr>
      <w:bookmarkStart w:id="560" w:name="_Toc323656684"/>
      <w:bookmarkStart w:id="561" w:name="_Toc324085422"/>
      <w:bookmarkStart w:id="562" w:name="_Toc383781074"/>
      <w:bookmarkStart w:id="563" w:name="_Toc57656183"/>
      <w:r w:rsidRPr="00903DBA">
        <w:t>Types and Variables</w:t>
      </w:r>
      <w:bookmarkEnd w:id="559"/>
      <w:bookmarkEnd w:id="560"/>
      <w:bookmarkEnd w:id="561"/>
      <w:bookmarkEnd w:id="562"/>
      <w:bookmarkEnd w:id="563"/>
    </w:p>
    <w:p w14:paraId="3ECE0602" w14:textId="77777777" w:rsidR="00E80032" w:rsidRPr="00903DBA" w:rsidRDefault="00E80032" w:rsidP="00E80032">
      <w:pPr>
        <w:rPr>
          <w:noProof/>
        </w:rPr>
      </w:pPr>
      <w:r w:rsidRPr="00903DBA">
        <w:rPr>
          <w:noProof/>
        </w:rPr>
        <w:t xml:space="preserve">There are several types in C. They can be divided into two groups: simple and compunded. The simple types can be further classified into </w:t>
      </w:r>
      <w:r w:rsidRPr="00903DBA">
        <w:rPr>
          <w:rStyle w:val="KeyWord"/>
        </w:rPr>
        <w:t>integral</w:t>
      </w:r>
      <w:r w:rsidRPr="00903DBA">
        <w:rPr>
          <w:noProof/>
        </w:rPr>
        <w:t xml:space="preserve">, </w:t>
      </w:r>
      <w:r w:rsidRPr="00903DBA">
        <w:rPr>
          <w:rStyle w:val="KeyWord"/>
        </w:rPr>
        <w:t>floating</w:t>
      </w:r>
      <w:r w:rsidRPr="00903DBA">
        <w:rPr>
          <w:noProof/>
        </w:rPr>
        <w:t xml:space="preserve">, and </w:t>
      </w:r>
      <w:r w:rsidRPr="00903DBA">
        <w:rPr>
          <w:rStyle w:val="KeyWord"/>
        </w:rPr>
        <w:t>logical</w:t>
      </w:r>
      <w:r w:rsidRPr="00903DBA">
        <w:rPr>
          <w:noProof/>
        </w:rPr>
        <w:t xml:space="preserve"> types. The compunded types are </w:t>
      </w:r>
      <w:r w:rsidRPr="00903DBA">
        <w:rPr>
          <w:rStyle w:val="KeyWord"/>
        </w:rPr>
        <w:t>arrays</w:t>
      </w:r>
      <w:r w:rsidRPr="00903DBA">
        <w:rPr>
          <w:noProof/>
        </w:rPr>
        <w:t xml:space="preserve">, </w:t>
      </w:r>
      <w:r w:rsidRPr="00903DBA">
        <w:rPr>
          <w:rStyle w:val="KeyWord"/>
        </w:rPr>
        <w:lastRenderedPageBreak/>
        <w:t>structures</w:t>
      </w:r>
      <w:r w:rsidRPr="00903DBA">
        <w:rPr>
          <w:noProof/>
        </w:rPr>
        <w:t xml:space="preserve">, </w:t>
      </w:r>
      <w:r w:rsidRPr="00903DBA">
        <w:rPr>
          <w:rStyle w:val="KeyWord"/>
        </w:rPr>
        <w:t>unions</w:t>
      </w:r>
      <w:r w:rsidRPr="00903DBA">
        <w:rPr>
          <w:noProof/>
        </w:rPr>
        <w:t xml:space="preserve">, and </w:t>
      </w:r>
      <w:r w:rsidRPr="00903DBA">
        <w:rPr>
          <w:rStyle w:val="KeyWord"/>
        </w:rPr>
        <w:t>pointers</w:t>
      </w:r>
      <w:r w:rsidRPr="00903DBA">
        <w:rPr>
          <w:noProof/>
        </w:rPr>
        <w:t xml:space="preserve">. They all (directly or indirectly) composed by simple types. We can also define a type with our own integer values, called the </w:t>
      </w:r>
      <w:r w:rsidRPr="00903DBA">
        <w:rPr>
          <w:rStyle w:val="KeyWord"/>
        </w:rPr>
        <w:t>enumeration</w:t>
      </w:r>
      <w:r w:rsidRPr="00903DBA">
        <w:rPr>
          <w:noProof/>
        </w:rPr>
        <w:t xml:space="preserve"> type.</w:t>
      </w:r>
    </w:p>
    <w:p w14:paraId="00C96102" w14:textId="27E20C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64" w:name="_Toc320485576"/>
      <w:bookmarkStart w:id="565" w:name="_Toc323656685"/>
      <w:bookmarkStart w:id="566" w:name="_Toc324085423"/>
      <w:bookmarkStart w:id="567" w:name="_Toc383781075"/>
      <w:bookmarkStart w:id="568" w:name="_Ref383781525"/>
      <w:bookmarkStart w:id="569" w:name="_Toc57656184"/>
      <w:r w:rsidRPr="00903DBA">
        <w:t>Simple Types</w:t>
      </w:r>
      <w:bookmarkEnd w:id="564"/>
      <w:bookmarkEnd w:id="565"/>
      <w:bookmarkEnd w:id="566"/>
      <w:bookmarkEnd w:id="567"/>
      <w:bookmarkEnd w:id="568"/>
      <w:bookmarkEnd w:id="569"/>
    </w:p>
    <w:p w14:paraId="489B3AE1" w14:textId="77777777" w:rsidR="00E80032" w:rsidRPr="00903DBA" w:rsidRDefault="00E80032" w:rsidP="00E80032">
      <w:r w:rsidRPr="00903DBA">
        <w:t xml:space="preserve">There are four simple types intended for storing integers: </w:t>
      </w:r>
      <w:r w:rsidRPr="00903DBA">
        <w:rPr>
          <w:rStyle w:val="CodeInText0"/>
        </w:rPr>
        <w:t>char</w:t>
      </w:r>
      <w:r w:rsidRPr="00903DBA">
        <w:t xml:space="preserve">, </w:t>
      </w:r>
      <w:r w:rsidRPr="00903DBA">
        <w:rPr>
          <w:rStyle w:val="CodeInText0"/>
        </w:rPr>
        <w:t>short</w:t>
      </w:r>
      <w:r w:rsidRPr="00903DBA">
        <w:rPr>
          <w:rStyle w:val="Italic"/>
        </w:rPr>
        <w:t xml:space="preserve"> </w:t>
      </w:r>
      <w:r w:rsidRPr="00903DBA">
        <w:rPr>
          <w:rStyle w:val="CodeInText0"/>
        </w:rPr>
        <w:t>int</w:t>
      </w:r>
      <w:r w:rsidRPr="00903DBA">
        <w:t xml:space="preserve">, </w:t>
      </w:r>
      <w:r w:rsidRPr="00903DBA">
        <w:rPr>
          <w:rStyle w:val="CodeInText0"/>
        </w:rPr>
        <w:t>int</w:t>
      </w:r>
      <w:r w:rsidRPr="00903DBA">
        <w:t xml:space="preserve">, and </w:t>
      </w:r>
      <w:r w:rsidRPr="00903DBA">
        <w:rPr>
          <w:rStyle w:val="CodeInText0"/>
        </w:rPr>
        <w:t>long</w:t>
      </w:r>
      <w:r w:rsidRPr="00903DBA">
        <w:rPr>
          <w:rStyle w:val="Italic"/>
        </w:rPr>
        <w:t xml:space="preserve"> </w:t>
      </w:r>
      <w:r w:rsidRPr="00903DBA">
        <w:rPr>
          <w:rStyle w:val="CodeInText0"/>
        </w:rPr>
        <w:t>int</w:t>
      </w:r>
      <w:r w:rsidRPr="00903DBA">
        <w:t xml:space="preserve">. They are called the </w:t>
      </w:r>
      <w:r w:rsidRPr="00903DBA">
        <w:rPr>
          <w:rStyle w:val="KeyWord"/>
        </w:rPr>
        <w:t>integral</w:t>
      </w:r>
      <w:r w:rsidRPr="00903DBA">
        <w:rPr>
          <w:rStyle w:val="Italic"/>
        </w:rPr>
        <w:t xml:space="preserve"> </w:t>
      </w:r>
      <w:r w:rsidRPr="00903DBA">
        <w:rPr>
          <w:rStyle w:val="KeyWord"/>
        </w:rPr>
        <w:t>types</w:t>
      </w:r>
      <w:r w:rsidRPr="00903DBA">
        <w:t xml:space="preserve">. The types </w:t>
      </w:r>
      <w:r w:rsidRPr="00903DBA">
        <w:rPr>
          <w:rStyle w:val="CodeInText0"/>
        </w:rPr>
        <w:t>short</w:t>
      </w:r>
      <w:r w:rsidRPr="00903DBA">
        <w:rPr>
          <w:rStyle w:val="Italic"/>
        </w:rPr>
        <w:t xml:space="preserve"> </w:t>
      </w:r>
      <w:r w:rsidRPr="00903DBA">
        <w:rPr>
          <w:rStyle w:val="CodeInText0"/>
        </w:rPr>
        <w:t>int</w:t>
      </w:r>
      <w:r w:rsidRPr="00903DBA">
        <w:t xml:space="preserve"> and </w:t>
      </w:r>
      <w:r w:rsidRPr="00903DBA">
        <w:rPr>
          <w:rStyle w:val="CodeInText0"/>
        </w:rPr>
        <w:t>long</w:t>
      </w:r>
      <w:r w:rsidRPr="00903DBA">
        <w:rPr>
          <w:rStyle w:val="Italic"/>
        </w:rPr>
        <w:t xml:space="preserve"> </w:t>
      </w:r>
      <w:r w:rsidRPr="00903DBA">
        <w:rPr>
          <w:rStyle w:val="CodeInText0"/>
        </w:rPr>
        <w:t>int</w:t>
      </w:r>
      <w:r w:rsidRPr="00903DBA">
        <w:t xml:space="preserve"> may be abbreviated to </w:t>
      </w:r>
      <w:r w:rsidRPr="00903DBA">
        <w:rPr>
          <w:rStyle w:val="CodeInText0"/>
        </w:rPr>
        <w:t>short</w:t>
      </w:r>
      <w:r w:rsidRPr="00903DBA">
        <w:t xml:space="preserve"> and </w:t>
      </w:r>
      <w:r w:rsidRPr="00903DBA">
        <w:rPr>
          <w:rStyle w:val="CodeInText0"/>
        </w:rPr>
        <w:t>long</w:t>
      </w:r>
      <w:r w:rsidRPr="00903DBA">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903DBA">
        <w:rPr>
          <w:rStyle w:val="KeyWord"/>
        </w:rPr>
        <w:t>implementation dependent</w:t>
      </w:r>
      <w:r w:rsidRPr="00903DBA">
        <w:t>.</w:t>
      </w:r>
    </w:p>
    <w:p w14:paraId="062EA994" w14:textId="77777777" w:rsidR="00E80032" w:rsidRPr="00903DBA" w:rsidRDefault="00E80032" w:rsidP="00E80032">
      <w:r w:rsidRPr="00903DBA">
        <w:t xml:space="preserve">Furthermore, the integral types may be </w:t>
      </w:r>
      <w:r w:rsidRPr="00903DBA">
        <w:rPr>
          <w:rStyle w:val="CodeInText0"/>
        </w:rPr>
        <w:t>signed</w:t>
      </w:r>
      <w:r w:rsidRPr="00903DBA">
        <w:t xml:space="preserve"> or </w:t>
      </w:r>
      <w:r w:rsidRPr="00903DBA">
        <w:rPr>
          <w:rStyle w:val="CodeInText0"/>
        </w:rPr>
        <w:t>unsigned</w:t>
      </w:r>
      <w:r w:rsidRPr="00903DBA">
        <w:t xml:space="preserve">. An unsigned type must not have negative values. If the word signed or unsigned is left out, a </w:t>
      </w:r>
      <w:r w:rsidRPr="00903DBA">
        <w:rPr>
          <w:rStyle w:val="CodeInText0"/>
        </w:rPr>
        <w:t>short</w:t>
      </w:r>
      <w:r w:rsidRPr="00903DBA">
        <w:rPr>
          <w:rStyle w:val="Italic"/>
        </w:rPr>
        <w:t xml:space="preserve"> </w:t>
      </w:r>
      <w:r w:rsidRPr="00903DBA">
        <w:rPr>
          <w:rStyle w:val="CodeInText0"/>
        </w:rPr>
        <w:t>int</w:t>
      </w:r>
      <w:r w:rsidRPr="00903DBA">
        <w:t xml:space="preserve">, </w:t>
      </w:r>
      <w:r w:rsidRPr="00903DBA">
        <w:rPr>
          <w:rStyle w:val="CodeInText0"/>
        </w:rPr>
        <w:t>int</w:t>
      </w:r>
      <w:r w:rsidRPr="00903DBA">
        <w:t xml:space="preserve">, and </w:t>
      </w:r>
      <w:r w:rsidRPr="00903DBA">
        <w:rPr>
          <w:rStyle w:val="CodeInText0"/>
        </w:rPr>
        <w:t>long</w:t>
      </w:r>
      <w:r w:rsidRPr="00903DBA">
        <w:rPr>
          <w:rStyle w:val="Italic"/>
        </w:rPr>
        <w:t xml:space="preserve"> </w:t>
      </w:r>
      <w:r w:rsidRPr="00903DBA">
        <w:rPr>
          <w:rStyle w:val="CodeInText0"/>
        </w:rPr>
        <w:t>int</w:t>
      </w:r>
      <w:r w:rsidRPr="00903DBA">
        <w:t xml:space="preserve"> will be signed. Weather a </w:t>
      </w:r>
      <w:r w:rsidRPr="00903DBA">
        <w:rPr>
          <w:rStyle w:val="CodeInText0"/>
        </w:rPr>
        <w:t>char</w:t>
      </w:r>
      <w:r w:rsidRPr="00903DBA">
        <w:t xml:space="preserve"> will be signed or unsigned is implementation dependent. However, a </w:t>
      </w:r>
      <w:r w:rsidRPr="00903DBA">
        <w:rPr>
          <w:rStyle w:val="CodeInText0"/>
        </w:rPr>
        <w:t>char</w:t>
      </w:r>
      <w:r w:rsidRPr="00903DBA">
        <w:t xml:space="preserve"> is always one byte long, which means that it always holds a single character, regardless whether it is unsigned or not.</w:t>
      </w:r>
    </w:p>
    <w:p w14:paraId="472C378E" w14:textId="77777777" w:rsidR="00E80032" w:rsidRPr="00903DBA" w:rsidRDefault="00E80032" w:rsidP="00E80032">
      <w:r w:rsidRPr="00903DBA">
        <w:t xml:space="preserve">The next category of simple types is the </w:t>
      </w:r>
      <w:r w:rsidRPr="00903DBA">
        <w:rPr>
          <w:rStyle w:val="CodeInText0"/>
        </w:rPr>
        <w:t>floating</w:t>
      </w:r>
      <w:r w:rsidRPr="00903DBA">
        <w:rPr>
          <w:rStyle w:val="Italic"/>
        </w:rPr>
        <w:t xml:space="preserve"> </w:t>
      </w:r>
      <w:r w:rsidRPr="00903DBA">
        <w:rPr>
          <w:rStyle w:val="CodeInText0"/>
        </w:rPr>
        <w:t>types</w:t>
      </w:r>
      <w:r w:rsidRPr="00903DBA">
        <w:t xml:space="preserve">, which are used to store decimal numbers. The types are </w:t>
      </w:r>
      <w:r w:rsidRPr="00903DBA">
        <w:rPr>
          <w:rStyle w:val="CodeInText0"/>
        </w:rPr>
        <w:t>float</w:t>
      </w:r>
      <w:r w:rsidRPr="00903DBA">
        <w:t xml:space="preserve">, </w:t>
      </w:r>
      <w:r w:rsidRPr="00903DBA">
        <w:rPr>
          <w:rStyle w:val="CodeInText0"/>
        </w:rPr>
        <w:t>double</w:t>
      </w:r>
      <w:r w:rsidRPr="00903DBA">
        <w:t xml:space="preserve">, and </w:t>
      </w:r>
      <w:r w:rsidRPr="00903DBA">
        <w:rPr>
          <w:rStyle w:val="CodeInText0"/>
        </w:rPr>
        <w:t>long</w:t>
      </w:r>
      <w:r w:rsidRPr="00903DBA">
        <w:rPr>
          <w:rStyle w:val="Italic"/>
        </w:rPr>
        <w:t xml:space="preserve"> </w:t>
      </w:r>
      <w:proofErr w:type="gramStart"/>
      <w:r w:rsidRPr="00903DBA">
        <w:rPr>
          <w:rStyle w:val="CodeInText0"/>
        </w:rPr>
        <w:t>double</w:t>
      </w:r>
      <w:r w:rsidRPr="00903DBA">
        <w:t>;</w:t>
      </w:r>
      <w:proofErr w:type="gramEnd"/>
      <w:r w:rsidRPr="00903DBA">
        <w:t xml:space="preserve"> where </w:t>
      </w:r>
      <w:r w:rsidRPr="00903DBA">
        <w:rPr>
          <w:rStyle w:val="CodeInText0"/>
        </w:rPr>
        <w:t>float</w:t>
      </w:r>
      <w:r w:rsidRPr="00903DBA">
        <w:t xml:space="preserve"> stores the smallest value and </w:t>
      </w:r>
      <w:r w:rsidRPr="00903DBA">
        <w:rPr>
          <w:rStyle w:val="CodeInText0"/>
        </w:rPr>
        <w:t>long</w:t>
      </w:r>
      <w:r w:rsidRPr="00903DBA">
        <w:rPr>
          <w:rStyle w:val="Italic"/>
        </w:rPr>
        <w:t xml:space="preserve"> </w:t>
      </w:r>
      <w:r w:rsidRPr="00903DBA">
        <w:rPr>
          <w:rStyle w:val="CodeInText0"/>
        </w:rPr>
        <w:t>double</w:t>
      </w:r>
      <w:r w:rsidRPr="00903DBA">
        <w:t xml:space="preserve"> the largest one. How large values each type can store is implementation dependent. A floating type cannot be unsigned.</w:t>
      </w:r>
    </w:p>
    <w:p w14:paraId="065C238C" w14:textId="77777777" w:rsidR="00E80032" w:rsidRPr="00903DBA" w:rsidRDefault="00E80032" w:rsidP="00E80032">
      <w:r w:rsidRPr="00903DBA">
        <w:t xml:space="preserve">In many languages, there is a logical type (named </w:t>
      </w:r>
      <w:r w:rsidRPr="00903DBA">
        <w:rPr>
          <w:rStyle w:val="CodeInText0"/>
        </w:rPr>
        <w:t>bool</w:t>
      </w:r>
      <w:r w:rsidRPr="00903DBA">
        <w:t xml:space="preserve">, </w:t>
      </w:r>
      <w:proofErr w:type="spellStart"/>
      <w:r w:rsidRPr="00903DBA">
        <w:rPr>
          <w:rStyle w:val="CodeInText0"/>
        </w:rPr>
        <w:t>boolean</w:t>
      </w:r>
      <w:proofErr w:type="spellEnd"/>
      <w:r w:rsidRPr="00903DBA">
        <w:rPr>
          <w:rStyle w:val="Italic"/>
        </w:rPr>
        <w:t xml:space="preserve">, </w:t>
      </w:r>
      <w:r w:rsidRPr="00903DBA">
        <w:t xml:space="preserve">or </w:t>
      </w:r>
      <w:r w:rsidRPr="00903DBA">
        <w:rPr>
          <w:rStyle w:val="CodeInText0"/>
        </w:rPr>
        <w:t>logical</w:t>
      </w:r>
      <w:r w:rsidRPr="00903DBA">
        <w:t xml:space="preserve">) that stores logical value </w:t>
      </w:r>
      <w:r w:rsidRPr="00903DBA">
        <w:rPr>
          <w:rStyle w:val="KeyWord"/>
        </w:rPr>
        <w:t>true</w:t>
      </w:r>
      <w:r w:rsidRPr="00903DBA">
        <w:t xml:space="preserve"> or </w:t>
      </w:r>
      <w:r w:rsidRPr="00903DBA">
        <w:rPr>
          <w:rStyle w:val="KeyWord"/>
        </w:rPr>
        <w:t>false</w:t>
      </w:r>
      <w:r w:rsidRPr="00903DBA">
        <w:t>. In C, however, there is no such type</w:t>
      </w:r>
      <w:r w:rsidRPr="00903DBA">
        <w:rPr>
          <w:rStyle w:val="Fotnotsreferens"/>
          <w:szCs w:val="21"/>
        </w:rPr>
        <w:footnoteReference w:id="4"/>
      </w:r>
      <w:r w:rsidRPr="00903DBA">
        <w:t xml:space="preserve">. Instead, </w:t>
      </w:r>
      <w:r w:rsidRPr="00903DBA">
        <w:rPr>
          <w:rStyle w:val="CodeInText0"/>
        </w:rPr>
        <w:t>int</w:t>
      </w:r>
      <w:r w:rsidRPr="00903DBA">
        <w:t xml:space="preserve"> is used as a logical type, where zero represents false and all other values represent true.</w:t>
      </w:r>
    </w:p>
    <w:p w14:paraId="17CC66FC" w14:textId="75EFBF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0" w:name="_Toc320485577"/>
      <w:bookmarkStart w:id="571" w:name="_Toc323656686"/>
      <w:bookmarkStart w:id="572" w:name="_Toc324085424"/>
      <w:bookmarkStart w:id="573" w:name="_Toc383781076"/>
      <w:bookmarkStart w:id="574" w:name="_Toc57656185"/>
      <w:r w:rsidRPr="00903DBA">
        <w:t>Variables</w:t>
      </w:r>
      <w:bookmarkEnd w:id="570"/>
      <w:bookmarkEnd w:id="571"/>
      <w:bookmarkEnd w:id="572"/>
      <w:bookmarkEnd w:id="573"/>
      <w:bookmarkEnd w:id="574"/>
    </w:p>
    <w:p w14:paraId="1797A312" w14:textId="6629049A" w:rsidR="00E80032" w:rsidRPr="00903DBA" w:rsidRDefault="00E80032" w:rsidP="00E80032">
      <w:r w:rsidRPr="00903DBA">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903DBA">
        <w:t>initialize</w:t>
      </w:r>
      <w:r w:rsidRPr="00903DBA">
        <w:t xml:space="preserve"> the variable; that is, assign it a value. If we do not, the variable’s value is undefined</w:t>
      </w:r>
      <w:r w:rsidRPr="00903DBA">
        <w:rPr>
          <w:rStyle w:val="Fotnotsreferens"/>
          <w:szCs w:val="21"/>
        </w:rPr>
        <w:footnoteReference w:id="5"/>
      </w:r>
      <w:r w:rsidRPr="00903DBA">
        <w:t>. In this chapter, that value is denoted by a question mark (?).</w:t>
      </w:r>
    </w:p>
    <w:p w14:paraId="2F57B4FE" w14:textId="77777777" w:rsidR="00E80032" w:rsidRPr="00903DBA" w:rsidRDefault="00E80032" w:rsidP="00E80032">
      <w:pPr>
        <w:pStyle w:val="Code"/>
      </w:pPr>
      <w:r w:rsidRPr="00903DBA">
        <w:t>int i = 123, j;</w:t>
      </w:r>
    </w:p>
    <w:p w14:paraId="52C74ABD" w14:textId="77777777" w:rsidR="00E80032" w:rsidRPr="00903DBA" w:rsidRDefault="00E80032" w:rsidP="00E80032">
      <w:pPr>
        <w:pStyle w:val="Code"/>
      </w:pPr>
      <w:r w:rsidRPr="00903DBA">
        <w:t>double d = 3.14;</w:t>
      </w:r>
    </w:p>
    <w:p w14:paraId="428B2607" w14:textId="77777777" w:rsidR="00E80032" w:rsidRPr="00903DBA" w:rsidRDefault="00E80032" w:rsidP="00E80032">
      <w:pPr>
        <w:pStyle w:val="Code"/>
      </w:pPr>
      <w:r w:rsidRPr="00903DBA">
        <w:t>char c = 'a';</w:t>
      </w:r>
    </w:p>
    <w:p w14:paraId="6F3EAD9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5205DE" w:rsidRPr="003F7CF1" w:rsidRDefault="005205D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5205DE" w:rsidRPr="003F7CF1" w:rsidRDefault="005205DE"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5205DE" w:rsidRPr="003F7CF1" w:rsidRDefault="005205DE"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5205DE" w:rsidRPr="003F7CF1" w:rsidRDefault="005205DE"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5205DE" w:rsidRPr="003F7CF1" w:rsidRDefault="005205DE"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5205DE" w:rsidRPr="003F7CF1" w:rsidRDefault="005205DE"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5205DE" w:rsidRPr="003F7CF1" w:rsidRDefault="005205DE"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5205DE" w:rsidRPr="003F7CF1" w:rsidRDefault="005205D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5205DE" w:rsidRPr="003F7CF1" w:rsidRDefault="005205DE"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5205DE" w:rsidRPr="003F7CF1" w:rsidRDefault="005205DE"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5205DE" w:rsidRPr="003F7CF1" w:rsidRDefault="005205DE"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5205DE" w:rsidRPr="003F7CF1" w:rsidRDefault="005205DE"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5205DE" w:rsidRPr="003F7CF1" w:rsidRDefault="005205DE"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5205DE" w:rsidRPr="003F7CF1" w:rsidRDefault="005205DE"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5205DE" w:rsidRPr="003F7CF1" w:rsidRDefault="005205DE"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5205DE" w:rsidRPr="003F7CF1" w:rsidRDefault="005205DE"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903DBA" w:rsidRDefault="00E80032" w:rsidP="00E80032">
      <w:r w:rsidRPr="00903DBA">
        <w:lastRenderedPageBreak/>
        <w:t>We can transform values between the types by stating the new type within parentheses. The use of stating the type is not strictly necessary. However, if omitted the compiler may give warnings</w:t>
      </w:r>
      <w:r w:rsidRPr="00903DBA">
        <w:rPr>
          <w:rStyle w:val="Fotnotsreferens"/>
          <w:szCs w:val="21"/>
        </w:rPr>
        <w:footnoteReference w:id="6"/>
      </w:r>
      <w:r w:rsidRPr="00903DBA">
        <w:t>.</w:t>
      </w:r>
    </w:p>
    <w:p w14:paraId="4552E3D8" w14:textId="77777777" w:rsidR="00E80032" w:rsidRPr="00903DBA" w:rsidRDefault="00E80032" w:rsidP="00E80032">
      <w:pPr>
        <w:pStyle w:val="Code"/>
      </w:pPr>
      <w:r w:rsidRPr="00903DBA">
        <w:t>int i = 123;</w:t>
      </w:r>
    </w:p>
    <w:p w14:paraId="17FBAEF0" w14:textId="77777777" w:rsidR="00E80032" w:rsidRPr="00903DBA" w:rsidRDefault="00E80032" w:rsidP="00E80032">
      <w:pPr>
        <w:pStyle w:val="Code"/>
      </w:pPr>
      <w:r w:rsidRPr="00903DBA">
        <w:t>double x = 1.23;</w:t>
      </w:r>
    </w:p>
    <w:p w14:paraId="2D72DC05" w14:textId="77777777" w:rsidR="00E80032" w:rsidRPr="00903DBA" w:rsidRDefault="00E80032" w:rsidP="00E80032">
      <w:pPr>
        <w:pStyle w:val="Code"/>
      </w:pPr>
    </w:p>
    <w:p w14:paraId="2A6F7373" w14:textId="77777777" w:rsidR="00E80032" w:rsidRPr="00903DBA" w:rsidRDefault="00E80032" w:rsidP="00E80032">
      <w:pPr>
        <w:pStyle w:val="Code"/>
      </w:pPr>
      <w:r w:rsidRPr="00903DBA">
        <w:t>int j = (int) x;</w:t>
      </w:r>
    </w:p>
    <w:p w14:paraId="10ACCF22" w14:textId="77777777" w:rsidR="00E80032" w:rsidRPr="00903DBA" w:rsidRDefault="00E80032" w:rsidP="00E80032">
      <w:pPr>
        <w:pStyle w:val="Code"/>
      </w:pPr>
      <w:r w:rsidRPr="00903DBA">
        <w:t>double y = (double) i;</w:t>
      </w:r>
    </w:p>
    <w:p w14:paraId="50930259" w14:textId="7777777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75" w:name="_Toc320485578"/>
      <w:bookmarkStart w:id="576" w:name="_Toc323656687"/>
      <w:bookmarkStart w:id="577" w:name="_Toc324085425"/>
      <w:bookmarkStart w:id="578" w:name="_Toc383781077"/>
      <w:bookmarkStart w:id="579" w:name="_Toc320485579"/>
      <w:bookmarkStart w:id="580" w:name="_Toc57656186"/>
      <w:r w:rsidRPr="00903DBA">
        <w:t>Constants</w:t>
      </w:r>
      <w:bookmarkEnd w:id="575"/>
      <w:bookmarkEnd w:id="576"/>
      <w:bookmarkEnd w:id="577"/>
      <w:bookmarkEnd w:id="578"/>
      <w:bookmarkEnd w:id="580"/>
    </w:p>
    <w:p w14:paraId="32CDF69C" w14:textId="307EF024" w:rsidR="00E80032" w:rsidRPr="00903DBA" w:rsidRDefault="00E80032" w:rsidP="00E80032">
      <w:r w:rsidRPr="00903DBA">
        <w:t xml:space="preserve">As the name implies, a constant is a variable whose value cannot be altered since it has been </w:t>
      </w:r>
      <w:r w:rsidR="00266D64" w:rsidRPr="00903DBA">
        <w:t>initialized</w:t>
      </w:r>
      <w:r w:rsidRPr="00903DBA">
        <w:t xml:space="preserve">. Unlike variables, constants must always be </w:t>
      </w:r>
      <w:r w:rsidR="00266D64" w:rsidRPr="00903DBA">
        <w:t>initialized</w:t>
      </w:r>
      <w:r w:rsidRPr="00903DBA">
        <w:t xml:space="preserve"> and are often written in capital letters.</w:t>
      </w:r>
    </w:p>
    <w:p w14:paraId="227A9631" w14:textId="77777777" w:rsidR="00E80032" w:rsidRPr="00903DBA" w:rsidRDefault="00E80032" w:rsidP="00E80032">
      <w:pPr>
        <w:pStyle w:val="Code"/>
      </w:pPr>
      <w:r w:rsidRPr="00903DBA">
        <w:t>const double PI = 3.14;</w:t>
      </w:r>
    </w:p>
    <w:p w14:paraId="53E08F45" w14:textId="6EE7033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1" w:name="_Toc323656688"/>
      <w:bookmarkStart w:id="582" w:name="_Toc324085426"/>
      <w:bookmarkStart w:id="583" w:name="_Toc383781078"/>
      <w:bookmarkStart w:id="584" w:name="_Toc57656187"/>
      <w:r w:rsidRPr="00903DBA">
        <w:t>Output</w:t>
      </w:r>
      <w:bookmarkEnd w:id="579"/>
      <w:bookmarkEnd w:id="581"/>
      <w:bookmarkEnd w:id="582"/>
      <w:bookmarkEnd w:id="583"/>
      <w:bookmarkEnd w:id="584"/>
    </w:p>
    <w:p w14:paraId="68E5301E" w14:textId="77777777" w:rsidR="00E80032" w:rsidRPr="00903DBA" w:rsidRDefault="00E80032" w:rsidP="00E80032">
      <w:r w:rsidRPr="00903DBA">
        <w:t xml:space="preserve">As noted in the first section of this chapter, the standard function for output is </w:t>
      </w:r>
      <w:proofErr w:type="spellStart"/>
      <w:r w:rsidRPr="00903DBA">
        <w:rPr>
          <w:rStyle w:val="CodeInText0"/>
        </w:rPr>
        <w:t>printf</w:t>
      </w:r>
      <w:proofErr w:type="spellEnd"/>
      <w:r w:rsidRPr="00903DBA">
        <w:t xml:space="preserve"> (formatted print) writes to the standard output device (normally a text window).</w:t>
      </w:r>
    </w:p>
    <w:p w14:paraId="3B73D7E0" w14:textId="77777777" w:rsidR="00E80032" w:rsidRPr="00903DBA" w:rsidRDefault="00E80032" w:rsidP="00E80032">
      <w:r w:rsidRPr="00903DBA">
        <w:t xml:space="preserve">The first argument is the </w:t>
      </w:r>
      <w:r w:rsidRPr="00903DBA">
        <w:rPr>
          <w:rStyle w:val="KeyWord"/>
        </w:rPr>
        <w:t>format</w:t>
      </w:r>
      <w:r w:rsidRPr="00903DBA">
        <w:rPr>
          <w:rStyle w:val="Italic"/>
        </w:rPr>
        <w:t xml:space="preserve"> </w:t>
      </w:r>
      <w:r w:rsidRPr="00903DBA">
        <w:rPr>
          <w:rStyle w:val="KeyWord"/>
        </w:rPr>
        <w:t>strings</w:t>
      </w:r>
      <w:r w:rsidRPr="00903DBA">
        <w:t xml:space="preserve">. With it, we can write every kind of value. However, there are many </w:t>
      </w:r>
      <w:r w:rsidRPr="00903DBA">
        <w:rPr>
          <w:rStyle w:val="KeyWord"/>
        </w:rPr>
        <w:t>format</w:t>
      </w:r>
      <w:r w:rsidRPr="00903DBA">
        <w:rPr>
          <w:rStyle w:val="Italic"/>
        </w:rPr>
        <w:t xml:space="preserve"> </w:t>
      </w:r>
      <w:r w:rsidRPr="00903DBA">
        <w:rPr>
          <w:rStyle w:val="KeyWord"/>
        </w:rPr>
        <w:t>codes</w:t>
      </w:r>
      <w:r w:rsidRPr="00903DBA">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5E421840" w14:textId="77777777" w:rsidTr="000803FF">
        <w:tc>
          <w:tcPr>
            <w:tcW w:w="709" w:type="dxa"/>
            <w:shd w:val="clear" w:color="auto" w:fill="auto"/>
          </w:tcPr>
          <w:p w14:paraId="662D7235" w14:textId="77777777" w:rsidR="00E80032" w:rsidRPr="00903DBA" w:rsidRDefault="00E80032" w:rsidP="000803FF">
            <w:r w:rsidRPr="00903DBA">
              <w:t>Code</w:t>
            </w:r>
          </w:p>
        </w:tc>
        <w:tc>
          <w:tcPr>
            <w:tcW w:w="7351" w:type="dxa"/>
            <w:shd w:val="clear" w:color="auto" w:fill="auto"/>
          </w:tcPr>
          <w:p w14:paraId="7883402E" w14:textId="77777777" w:rsidR="00E80032" w:rsidRPr="00903DBA" w:rsidRDefault="00E80032" w:rsidP="000803FF">
            <w:r w:rsidRPr="00903DBA">
              <w:t>Type</w:t>
            </w:r>
          </w:p>
        </w:tc>
      </w:tr>
      <w:tr w:rsidR="00E80032" w:rsidRPr="00903DBA" w14:paraId="6E58A5AF" w14:textId="77777777" w:rsidTr="000803FF">
        <w:tc>
          <w:tcPr>
            <w:tcW w:w="709" w:type="dxa"/>
            <w:shd w:val="clear" w:color="auto" w:fill="auto"/>
          </w:tcPr>
          <w:p w14:paraId="28A92CB0" w14:textId="77777777" w:rsidR="00E80032" w:rsidRPr="00903DBA" w:rsidRDefault="00E80032" w:rsidP="000803FF">
            <w:r w:rsidRPr="00903DBA">
              <w:t>d</w:t>
            </w:r>
          </w:p>
        </w:tc>
        <w:tc>
          <w:tcPr>
            <w:tcW w:w="7351" w:type="dxa"/>
            <w:shd w:val="clear" w:color="auto" w:fill="auto"/>
          </w:tcPr>
          <w:p w14:paraId="7D2422D1" w14:textId="77777777" w:rsidR="00E80032" w:rsidRPr="00903DBA" w:rsidRDefault="00E80032" w:rsidP="000803FF">
            <w:r w:rsidRPr="00903DBA">
              <w:t>decimal integer</w:t>
            </w:r>
          </w:p>
        </w:tc>
      </w:tr>
      <w:tr w:rsidR="00E80032" w:rsidRPr="00903DBA" w14:paraId="023BB892" w14:textId="77777777" w:rsidTr="000803FF">
        <w:tc>
          <w:tcPr>
            <w:tcW w:w="709" w:type="dxa"/>
            <w:shd w:val="clear" w:color="auto" w:fill="auto"/>
          </w:tcPr>
          <w:p w14:paraId="59D90ADB" w14:textId="77777777" w:rsidR="00E80032" w:rsidRPr="00903DBA" w:rsidRDefault="00E80032" w:rsidP="000803FF">
            <w:r w:rsidRPr="00903DBA">
              <w:t>o</w:t>
            </w:r>
          </w:p>
        </w:tc>
        <w:tc>
          <w:tcPr>
            <w:tcW w:w="7351" w:type="dxa"/>
            <w:shd w:val="clear" w:color="auto" w:fill="auto"/>
          </w:tcPr>
          <w:p w14:paraId="76825D21" w14:textId="77777777" w:rsidR="00E80032" w:rsidRPr="00903DBA" w:rsidRDefault="00E80032" w:rsidP="000803FF">
            <w:r w:rsidRPr="00903DBA">
              <w:t>octal integer</w:t>
            </w:r>
          </w:p>
        </w:tc>
      </w:tr>
      <w:tr w:rsidR="00E80032" w:rsidRPr="00903DBA" w14:paraId="2D8A4B77" w14:textId="77777777" w:rsidTr="000803FF">
        <w:tc>
          <w:tcPr>
            <w:tcW w:w="709" w:type="dxa"/>
            <w:shd w:val="clear" w:color="auto" w:fill="auto"/>
          </w:tcPr>
          <w:p w14:paraId="48247D00" w14:textId="77777777" w:rsidR="00E80032" w:rsidRPr="00903DBA" w:rsidRDefault="00E80032" w:rsidP="000803FF">
            <w:r w:rsidRPr="00903DBA">
              <w:t>x</w:t>
            </w:r>
          </w:p>
        </w:tc>
        <w:tc>
          <w:tcPr>
            <w:tcW w:w="7351" w:type="dxa"/>
            <w:shd w:val="clear" w:color="auto" w:fill="auto"/>
          </w:tcPr>
          <w:p w14:paraId="3ADC392D" w14:textId="77777777" w:rsidR="00E80032" w:rsidRPr="00903DBA" w:rsidRDefault="00E80032" w:rsidP="000803FF">
            <w:r w:rsidRPr="00903DBA">
              <w:t>hexadecimal integer</w:t>
            </w:r>
          </w:p>
        </w:tc>
      </w:tr>
      <w:tr w:rsidR="00E80032" w:rsidRPr="00903DBA" w14:paraId="58E308DF" w14:textId="77777777" w:rsidTr="000803FF">
        <w:tc>
          <w:tcPr>
            <w:tcW w:w="709" w:type="dxa"/>
            <w:shd w:val="clear" w:color="auto" w:fill="auto"/>
          </w:tcPr>
          <w:p w14:paraId="2D7DDF16" w14:textId="77777777" w:rsidR="00E80032" w:rsidRPr="00903DBA" w:rsidRDefault="00E80032" w:rsidP="000803FF">
            <w:r w:rsidRPr="00903DBA">
              <w:t>f</w:t>
            </w:r>
          </w:p>
        </w:tc>
        <w:tc>
          <w:tcPr>
            <w:tcW w:w="7351" w:type="dxa"/>
            <w:shd w:val="clear" w:color="auto" w:fill="auto"/>
          </w:tcPr>
          <w:p w14:paraId="50E41413" w14:textId="77777777" w:rsidR="00E80032" w:rsidRPr="00903DBA" w:rsidRDefault="00E80032" w:rsidP="000803FF">
            <w:r w:rsidRPr="00903DBA">
              <w:t>double</w:t>
            </w:r>
          </w:p>
        </w:tc>
      </w:tr>
      <w:tr w:rsidR="00E80032" w:rsidRPr="00903DBA" w14:paraId="481E4E61" w14:textId="77777777" w:rsidTr="000803FF">
        <w:tc>
          <w:tcPr>
            <w:tcW w:w="709" w:type="dxa"/>
            <w:shd w:val="clear" w:color="auto" w:fill="auto"/>
          </w:tcPr>
          <w:p w14:paraId="18D84967" w14:textId="77777777" w:rsidR="00E80032" w:rsidRPr="00903DBA" w:rsidRDefault="00E80032" w:rsidP="000803FF">
            <w:proofErr w:type="spellStart"/>
            <w:r w:rsidRPr="00903DBA">
              <w:t>lf</w:t>
            </w:r>
            <w:proofErr w:type="spellEnd"/>
          </w:p>
        </w:tc>
        <w:tc>
          <w:tcPr>
            <w:tcW w:w="7351" w:type="dxa"/>
            <w:shd w:val="clear" w:color="auto" w:fill="auto"/>
          </w:tcPr>
          <w:p w14:paraId="3C84A798" w14:textId="77777777" w:rsidR="00E80032" w:rsidRPr="00903DBA" w:rsidRDefault="00E80032" w:rsidP="000803FF">
            <w:r w:rsidRPr="00903DBA">
              <w:t>long double</w:t>
            </w:r>
          </w:p>
        </w:tc>
      </w:tr>
      <w:tr w:rsidR="00E80032" w:rsidRPr="00903DBA" w14:paraId="34CB262E" w14:textId="77777777" w:rsidTr="000803FF">
        <w:tc>
          <w:tcPr>
            <w:tcW w:w="709" w:type="dxa"/>
            <w:shd w:val="clear" w:color="auto" w:fill="auto"/>
          </w:tcPr>
          <w:p w14:paraId="4DB1C91D" w14:textId="77777777" w:rsidR="00E80032" w:rsidRPr="00903DBA" w:rsidRDefault="00E80032" w:rsidP="000803FF">
            <w:r w:rsidRPr="00903DBA">
              <w:t>c</w:t>
            </w:r>
          </w:p>
        </w:tc>
        <w:tc>
          <w:tcPr>
            <w:tcW w:w="7351" w:type="dxa"/>
            <w:shd w:val="clear" w:color="auto" w:fill="auto"/>
          </w:tcPr>
          <w:p w14:paraId="387D2A43" w14:textId="77777777" w:rsidR="00E80032" w:rsidRPr="00903DBA" w:rsidRDefault="00E80032" w:rsidP="000803FF">
            <w:r w:rsidRPr="00903DBA">
              <w:t>char</w:t>
            </w:r>
          </w:p>
        </w:tc>
      </w:tr>
      <w:tr w:rsidR="00E80032" w:rsidRPr="00903DBA" w14:paraId="33E2EA93" w14:textId="77777777" w:rsidTr="000803FF">
        <w:tc>
          <w:tcPr>
            <w:tcW w:w="709" w:type="dxa"/>
            <w:shd w:val="clear" w:color="auto" w:fill="auto"/>
          </w:tcPr>
          <w:p w14:paraId="70848461" w14:textId="77777777" w:rsidR="00E80032" w:rsidRPr="00903DBA" w:rsidRDefault="00E80032" w:rsidP="000803FF">
            <w:r w:rsidRPr="00903DBA">
              <w:t>s</w:t>
            </w:r>
          </w:p>
        </w:tc>
        <w:tc>
          <w:tcPr>
            <w:tcW w:w="7351" w:type="dxa"/>
            <w:shd w:val="clear" w:color="auto" w:fill="auto"/>
          </w:tcPr>
          <w:p w14:paraId="26D77CFE" w14:textId="77777777" w:rsidR="00E80032" w:rsidRPr="00903DBA" w:rsidRDefault="00E80032" w:rsidP="000803FF">
            <w:r w:rsidRPr="00903DBA">
              <w:t>char *</w:t>
            </w:r>
          </w:p>
        </w:tc>
      </w:tr>
      <w:tr w:rsidR="00E80032" w:rsidRPr="00903DBA" w14:paraId="63E172F0" w14:textId="77777777" w:rsidTr="000803FF">
        <w:tc>
          <w:tcPr>
            <w:tcW w:w="709" w:type="dxa"/>
            <w:shd w:val="clear" w:color="auto" w:fill="auto"/>
          </w:tcPr>
          <w:p w14:paraId="234DDC20" w14:textId="77777777" w:rsidR="00E80032" w:rsidRPr="00903DBA" w:rsidRDefault="00E80032" w:rsidP="000803FF">
            <w:r w:rsidRPr="00903DBA">
              <w:t>p</w:t>
            </w:r>
          </w:p>
        </w:tc>
        <w:tc>
          <w:tcPr>
            <w:tcW w:w="7351" w:type="dxa"/>
            <w:shd w:val="clear" w:color="auto" w:fill="auto"/>
          </w:tcPr>
          <w:p w14:paraId="7D027F7A" w14:textId="77777777" w:rsidR="00E80032" w:rsidRPr="00903DBA" w:rsidRDefault="00E80032" w:rsidP="000803FF">
            <w:pPr>
              <w:rPr>
                <w:rStyle w:val="Italic"/>
                <w:i w:val="0"/>
              </w:rPr>
            </w:pPr>
            <w:r w:rsidRPr="00903DBA">
              <w:rPr>
                <w:rStyle w:val="Italic"/>
              </w:rPr>
              <w:t>Prints the address of the variable in hexadecimal form.</w:t>
            </w:r>
          </w:p>
        </w:tc>
      </w:tr>
    </w:tbl>
    <w:p w14:paraId="5B0358B2" w14:textId="77777777" w:rsidR="00E80032" w:rsidRPr="00903DBA" w:rsidRDefault="00E80032" w:rsidP="00E80032"/>
    <w:p w14:paraId="2A6E9A01" w14:textId="77777777" w:rsidR="00E80032" w:rsidRPr="00903DBA" w:rsidRDefault="00E80032" w:rsidP="00E80032">
      <w:r w:rsidRPr="00903DBA">
        <w:lastRenderedPageBreak/>
        <w:t xml:space="preserve">In the program below, </w:t>
      </w:r>
      <w:proofErr w:type="spellStart"/>
      <w:r w:rsidRPr="00903DBA">
        <w:rPr>
          <w:i/>
        </w:rPr>
        <w:t>i</w:t>
      </w:r>
      <w:proofErr w:type="spellEnd"/>
      <w:r w:rsidRPr="00903DBA">
        <w:t xml:space="preserve"> represents an integer, </w:t>
      </w:r>
      <w:r w:rsidRPr="00903DBA">
        <w:rPr>
          <w:i/>
        </w:rPr>
        <w:t>f</w:t>
      </w:r>
      <w:r w:rsidRPr="00903DBA">
        <w:rPr>
          <w:rStyle w:val="Fotnotsreferens"/>
          <w:i/>
          <w:szCs w:val="21"/>
        </w:rPr>
        <w:footnoteReference w:id="7"/>
      </w:r>
      <w:r w:rsidRPr="00903DBA">
        <w:t xml:space="preserve"> a double, and </w:t>
      </w:r>
      <w:r w:rsidRPr="00903DBA">
        <w:rPr>
          <w:i/>
        </w:rPr>
        <w:t>c</w:t>
      </w:r>
      <w:r w:rsidRPr="00903DBA">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903DBA" w:rsidRDefault="00E80032" w:rsidP="00E80032">
      <w:pPr>
        <w:pStyle w:val="Code"/>
      </w:pPr>
      <w:r w:rsidRPr="00903DBA">
        <w:t>#include &lt;stdio.h&gt;</w:t>
      </w:r>
    </w:p>
    <w:p w14:paraId="382BEB08" w14:textId="77777777" w:rsidR="00E80032" w:rsidRPr="00903DBA" w:rsidRDefault="00E80032" w:rsidP="00E80032">
      <w:pPr>
        <w:pStyle w:val="Code"/>
      </w:pPr>
    </w:p>
    <w:p w14:paraId="07E4768A" w14:textId="77777777" w:rsidR="00E80032" w:rsidRPr="00903DBA" w:rsidRDefault="00E80032" w:rsidP="00E80032">
      <w:pPr>
        <w:pStyle w:val="Code"/>
      </w:pPr>
      <w:r w:rsidRPr="00903DBA">
        <w:t>void main() {</w:t>
      </w:r>
    </w:p>
    <w:p w14:paraId="62A43D6F" w14:textId="77777777" w:rsidR="00E80032" w:rsidRPr="00903DBA" w:rsidRDefault="00E80032" w:rsidP="00E80032">
      <w:pPr>
        <w:pStyle w:val="Code"/>
      </w:pPr>
      <w:r w:rsidRPr="00903DBA">
        <w:t xml:space="preserve">  char c = 'a';</w:t>
      </w:r>
    </w:p>
    <w:p w14:paraId="51D5B918" w14:textId="77777777" w:rsidR="00E80032" w:rsidRPr="00903DBA" w:rsidRDefault="00E80032" w:rsidP="00E80032">
      <w:pPr>
        <w:pStyle w:val="Code"/>
      </w:pPr>
      <w:r w:rsidRPr="00903DBA">
        <w:t xml:space="preserve">  int i = 123;</w:t>
      </w:r>
    </w:p>
    <w:p w14:paraId="0F2AAB88" w14:textId="77777777" w:rsidR="00E80032" w:rsidRPr="00903DBA" w:rsidRDefault="00E80032" w:rsidP="00E80032">
      <w:pPr>
        <w:pStyle w:val="Code"/>
      </w:pPr>
      <w:r w:rsidRPr="00903DBA">
        <w:t xml:space="preserve">  double d = 1.23;</w:t>
      </w:r>
    </w:p>
    <w:p w14:paraId="730343C4" w14:textId="77777777" w:rsidR="00E80032" w:rsidRPr="00903DBA" w:rsidRDefault="00E80032" w:rsidP="00E80032">
      <w:pPr>
        <w:pStyle w:val="Code"/>
      </w:pPr>
    </w:p>
    <w:p w14:paraId="5F4B9B5B" w14:textId="77777777" w:rsidR="00E80032" w:rsidRPr="00903DBA" w:rsidRDefault="00E80032" w:rsidP="00E80032">
      <w:pPr>
        <w:pStyle w:val="Code"/>
      </w:pPr>
      <w:r w:rsidRPr="00903DBA">
        <w:t xml:space="preserve">  printf("char %c, int %d, double %f\n", c, i, d);</w:t>
      </w:r>
    </w:p>
    <w:p w14:paraId="7293D449" w14:textId="77777777" w:rsidR="00E80032" w:rsidRPr="00903DBA" w:rsidRDefault="00E80032" w:rsidP="00E80032">
      <w:pPr>
        <w:pStyle w:val="Code"/>
      </w:pPr>
      <w:r w:rsidRPr="00903DBA">
        <w:t>}</w:t>
      </w:r>
    </w:p>
    <w:p w14:paraId="2C43F9BE" w14:textId="77777777" w:rsidR="00E80032" w:rsidRPr="00903DBA" w:rsidRDefault="00E80032" w:rsidP="00E80032">
      <w:r w:rsidRPr="00903DBA">
        <w:t xml:space="preserve">There is also the </w:t>
      </w:r>
      <w:r w:rsidRPr="00903DBA">
        <w:rPr>
          <w:rStyle w:val="CodeInText0"/>
        </w:rPr>
        <w:t>puts</w:t>
      </w:r>
      <w:r w:rsidRPr="00903DBA">
        <w:t xml:space="preserve"> function that prints a string followed by a </w:t>
      </w:r>
      <w:proofErr w:type="gramStart"/>
      <w:r w:rsidRPr="00903DBA">
        <w:t>new-line</w:t>
      </w:r>
      <w:proofErr w:type="gramEnd"/>
      <w:r w:rsidRPr="00903DBA">
        <w:t>. The following two lines are equivalent.</w:t>
      </w:r>
    </w:p>
    <w:p w14:paraId="46D0C65D" w14:textId="77777777" w:rsidR="00E80032" w:rsidRPr="00903DBA" w:rsidRDefault="00E80032" w:rsidP="00E80032">
      <w:pPr>
        <w:pStyle w:val="Code"/>
      </w:pPr>
      <w:r w:rsidRPr="00903DBA">
        <w:t>printf("Hello, World!\n");</w:t>
      </w:r>
    </w:p>
    <w:p w14:paraId="5256BD8B" w14:textId="77777777" w:rsidR="00E80032" w:rsidRPr="00903DBA" w:rsidRDefault="00E80032" w:rsidP="00E80032">
      <w:pPr>
        <w:pStyle w:val="Code"/>
      </w:pPr>
      <w:r w:rsidRPr="00903DBA">
        <w:t>puts("Hello, world!");</w:t>
      </w:r>
    </w:p>
    <w:p w14:paraId="64B25C94" w14:textId="23DD8A8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85" w:name="_Toc320485580"/>
      <w:bookmarkStart w:id="586" w:name="_Toc323656689"/>
      <w:bookmarkStart w:id="587" w:name="_Toc324085427"/>
      <w:bookmarkStart w:id="588" w:name="_Toc383781079"/>
      <w:bookmarkStart w:id="589" w:name="_Toc57656188"/>
      <w:r w:rsidRPr="00903DBA">
        <w:t>Input</w:t>
      </w:r>
      <w:bookmarkEnd w:id="585"/>
      <w:bookmarkEnd w:id="586"/>
      <w:bookmarkEnd w:id="587"/>
      <w:bookmarkEnd w:id="588"/>
      <w:bookmarkEnd w:id="589"/>
    </w:p>
    <w:p w14:paraId="299686DD" w14:textId="77777777" w:rsidR="00E80032" w:rsidRPr="00903DBA" w:rsidRDefault="00E80032" w:rsidP="00E80032">
      <w:r w:rsidRPr="00903DBA">
        <w:t xml:space="preserve">The standard functions for input </w:t>
      </w:r>
      <w:proofErr w:type="gramStart"/>
      <w:r w:rsidRPr="00903DBA">
        <w:t>is</w:t>
      </w:r>
      <w:proofErr w:type="gramEnd"/>
      <w:r w:rsidRPr="00903DBA">
        <w:t xml:space="preserve"> and </w:t>
      </w:r>
      <w:proofErr w:type="spellStart"/>
      <w:r w:rsidRPr="00903DBA">
        <w:rPr>
          <w:rStyle w:val="CodeInText0"/>
        </w:rPr>
        <w:t>scanf</w:t>
      </w:r>
      <w:proofErr w:type="spellEnd"/>
      <w:r w:rsidRPr="00903DBA">
        <w:t xml:space="preserve"> (formatted scan), it reads from the standard input device (normally the keyboard).</w:t>
      </w:r>
    </w:p>
    <w:p w14:paraId="0EC091BF" w14:textId="77777777" w:rsidR="00E80032" w:rsidRPr="00903DBA" w:rsidRDefault="00E80032" w:rsidP="00E80032">
      <w:proofErr w:type="gramStart"/>
      <w:r w:rsidRPr="00903DBA">
        <w:t>Similar to</w:t>
      </w:r>
      <w:proofErr w:type="gramEnd"/>
      <w:r w:rsidRPr="00903DBA">
        <w:t xml:space="preserve"> </w:t>
      </w:r>
      <w:proofErr w:type="spellStart"/>
      <w:r w:rsidRPr="00903DBA">
        <w:rPr>
          <w:rStyle w:val="CodeInText0"/>
        </w:rPr>
        <w:t>printf</w:t>
      </w:r>
      <w:proofErr w:type="spellEnd"/>
      <w:r w:rsidRPr="00903DBA">
        <w:t xml:space="preserve">, its first argument is the format string. The format codes mostly agree with those of </w:t>
      </w:r>
      <w:proofErr w:type="spellStart"/>
      <w:r w:rsidRPr="00903DBA">
        <w:rPr>
          <w:rStyle w:val="CodeInText0"/>
        </w:rPr>
        <w:t>printf</w:t>
      </w:r>
      <w:proofErr w:type="spellEnd"/>
      <w:r w:rsidRPr="00903DBA">
        <w:t xml:space="preserve">, but not completely. See the table at the end of the chapter for a list of format codes. For instance, </w:t>
      </w:r>
      <w:proofErr w:type="spellStart"/>
      <w:r w:rsidRPr="00903DBA">
        <w:rPr>
          <w:rStyle w:val="CodeInText0"/>
        </w:rPr>
        <w:t>scanf</w:t>
      </w:r>
      <w:proofErr w:type="spellEnd"/>
      <w:r w:rsidRPr="00903DBA">
        <w:t xml:space="preserve"> expects </w:t>
      </w:r>
      <w:proofErr w:type="spellStart"/>
      <w:r w:rsidRPr="00903DBA">
        <w:rPr>
          <w:rStyle w:val="KeyWord"/>
        </w:rPr>
        <w:t>lf</w:t>
      </w:r>
      <w:proofErr w:type="spellEnd"/>
      <w:r w:rsidRPr="00903DBA">
        <w:t xml:space="preserve"> to read a double value, in contrast to </w:t>
      </w:r>
      <w:proofErr w:type="spellStart"/>
      <w:r w:rsidRPr="00903DBA">
        <w:rPr>
          <w:rStyle w:val="CodeInText0"/>
        </w:rPr>
        <w:t>printf</w:t>
      </w:r>
      <w:proofErr w:type="spellEnd"/>
      <w:r w:rsidRPr="00903DBA">
        <w:t xml:space="preserve"> that expects </w:t>
      </w:r>
      <w:r w:rsidRPr="00903DBA">
        <w:rPr>
          <w:rStyle w:val="KeyWord"/>
        </w:rPr>
        <w:t>f</w:t>
      </w:r>
      <w:r w:rsidRPr="00903DBA">
        <w:rPr>
          <w:rStyle w:val="Fotnotsreferens"/>
          <w:i/>
          <w:szCs w:val="21"/>
        </w:rPr>
        <w:footnoteReference w:id="8"/>
      </w:r>
      <w:r w:rsidRPr="00903DBA">
        <w:t>.</w:t>
      </w:r>
    </w:p>
    <w:p w14:paraId="0CA40E7A" w14:textId="3EF3B6E3" w:rsidR="00E80032" w:rsidRPr="00903DBA" w:rsidRDefault="00E80032" w:rsidP="00E80032">
      <w:r w:rsidRPr="00903DBA">
        <w:t xml:space="preserve">Another difference is that while </w:t>
      </w:r>
      <w:proofErr w:type="spellStart"/>
      <w:r w:rsidRPr="00903DBA">
        <w:rPr>
          <w:rStyle w:val="CodeInText0"/>
        </w:rPr>
        <w:t>printf</w:t>
      </w:r>
      <w:proofErr w:type="spellEnd"/>
      <w:r w:rsidRPr="00903DBA">
        <w:t xml:space="preserve"> wants the values corresponding to the format codes, </w:t>
      </w:r>
      <w:proofErr w:type="spellStart"/>
      <w:r w:rsidRPr="00903DBA">
        <w:rPr>
          <w:rStyle w:val="CodeInText0"/>
        </w:rPr>
        <w:t>scanf</w:t>
      </w:r>
      <w:proofErr w:type="spellEnd"/>
      <w:r w:rsidRPr="00903DBA">
        <w:t xml:space="preserve"> wants the </w:t>
      </w:r>
      <w:r w:rsidRPr="00903DBA">
        <w:rPr>
          <w:rStyle w:val="KeyWord"/>
        </w:rPr>
        <w:t>addresses</w:t>
      </w:r>
      <w:r w:rsidRPr="00903DBA">
        <w:t xml:space="preserve"> of the variables that are going to store the values. This is accomplished by using the ampersand (&amp;), see the Section </w:t>
      </w:r>
      <w:r w:rsidRPr="00903DBA">
        <w:fldChar w:fldCharType="begin"/>
      </w:r>
      <w:r w:rsidRPr="00903DBA">
        <w:instrText xml:space="preserve"> REF _Ref383780778 \r \h </w:instrText>
      </w:r>
      <w:r w:rsidRPr="00903DBA">
        <w:fldChar w:fldCharType="separate"/>
      </w:r>
      <w:r w:rsidR="005F7BC3" w:rsidRPr="00903DBA">
        <w:t>10.1.1</w:t>
      </w:r>
      <w:r w:rsidRPr="00903DBA">
        <w:fldChar w:fldCharType="end"/>
      </w:r>
      <w:r w:rsidRPr="00903DBA">
        <w:t xml:space="preserve"> on pointers. Below follows a list of the most common format codes.</w:t>
      </w:r>
    </w:p>
    <w:p w14:paraId="0CCC19BE" w14:textId="77777777" w:rsidR="00E80032" w:rsidRPr="00903DBA"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903DBA" w14:paraId="1CCE2A15" w14:textId="77777777" w:rsidTr="000803FF">
        <w:tc>
          <w:tcPr>
            <w:tcW w:w="709" w:type="dxa"/>
            <w:shd w:val="clear" w:color="auto" w:fill="auto"/>
          </w:tcPr>
          <w:p w14:paraId="0D044313" w14:textId="77777777" w:rsidR="00E80032" w:rsidRPr="00903DBA" w:rsidRDefault="00E80032" w:rsidP="000803FF">
            <w:r w:rsidRPr="00903DBA">
              <w:t>Code</w:t>
            </w:r>
          </w:p>
        </w:tc>
        <w:tc>
          <w:tcPr>
            <w:tcW w:w="7351" w:type="dxa"/>
            <w:shd w:val="clear" w:color="auto" w:fill="auto"/>
          </w:tcPr>
          <w:p w14:paraId="778DFA74" w14:textId="77777777" w:rsidR="00E80032" w:rsidRPr="00903DBA" w:rsidRDefault="00E80032" w:rsidP="000803FF">
            <w:r w:rsidRPr="00903DBA">
              <w:t>Type</w:t>
            </w:r>
          </w:p>
        </w:tc>
      </w:tr>
      <w:tr w:rsidR="00E80032" w:rsidRPr="00903DBA" w14:paraId="5C56E952" w14:textId="77777777" w:rsidTr="000803FF">
        <w:tc>
          <w:tcPr>
            <w:tcW w:w="709" w:type="dxa"/>
            <w:shd w:val="clear" w:color="auto" w:fill="auto"/>
          </w:tcPr>
          <w:p w14:paraId="2C311782" w14:textId="77777777" w:rsidR="00E80032" w:rsidRPr="00903DBA" w:rsidRDefault="00E80032" w:rsidP="000803FF">
            <w:r w:rsidRPr="00903DBA">
              <w:t>d</w:t>
            </w:r>
          </w:p>
        </w:tc>
        <w:tc>
          <w:tcPr>
            <w:tcW w:w="7351" w:type="dxa"/>
            <w:shd w:val="clear" w:color="auto" w:fill="auto"/>
          </w:tcPr>
          <w:p w14:paraId="725FB2AF" w14:textId="77777777" w:rsidR="00E80032" w:rsidRPr="00903DBA" w:rsidRDefault="00E80032" w:rsidP="000803FF">
            <w:r w:rsidRPr="00903DBA">
              <w:t>decimal integer</w:t>
            </w:r>
          </w:p>
        </w:tc>
      </w:tr>
      <w:tr w:rsidR="00E80032" w:rsidRPr="00903DBA" w14:paraId="792DBF61" w14:textId="77777777" w:rsidTr="000803FF">
        <w:tc>
          <w:tcPr>
            <w:tcW w:w="709" w:type="dxa"/>
            <w:shd w:val="clear" w:color="auto" w:fill="auto"/>
          </w:tcPr>
          <w:p w14:paraId="0D41D179" w14:textId="77777777" w:rsidR="00E80032" w:rsidRPr="00903DBA" w:rsidRDefault="00E80032" w:rsidP="000803FF">
            <w:r w:rsidRPr="00903DBA">
              <w:t>o</w:t>
            </w:r>
          </w:p>
        </w:tc>
        <w:tc>
          <w:tcPr>
            <w:tcW w:w="7351" w:type="dxa"/>
            <w:shd w:val="clear" w:color="auto" w:fill="auto"/>
          </w:tcPr>
          <w:p w14:paraId="310DCAE7" w14:textId="77777777" w:rsidR="00E80032" w:rsidRPr="00903DBA" w:rsidRDefault="00E80032" w:rsidP="000803FF">
            <w:r w:rsidRPr="00903DBA">
              <w:t>octal integer</w:t>
            </w:r>
          </w:p>
        </w:tc>
      </w:tr>
      <w:tr w:rsidR="00E80032" w:rsidRPr="00903DBA" w14:paraId="102F84D6" w14:textId="77777777" w:rsidTr="000803FF">
        <w:tc>
          <w:tcPr>
            <w:tcW w:w="709" w:type="dxa"/>
            <w:shd w:val="clear" w:color="auto" w:fill="auto"/>
          </w:tcPr>
          <w:p w14:paraId="6B13E6AB" w14:textId="77777777" w:rsidR="00E80032" w:rsidRPr="00903DBA" w:rsidRDefault="00E80032" w:rsidP="000803FF">
            <w:r w:rsidRPr="00903DBA">
              <w:t>x</w:t>
            </w:r>
          </w:p>
        </w:tc>
        <w:tc>
          <w:tcPr>
            <w:tcW w:w="7351" w:type="dxa"/>
            <w:shd w:val="clear" w:color="auto" w:fill="auto"/>
          </w:tcPr>
          <w:p w14:paraId="758526D4" w14:textId="77777777" w:rsidR="00E80032" w:rsidRPr="00903DBA" w:rsidRDefault="00E80032" w:rsidP="000803FF">
            <w:r w:rsidRPr="00903DBA">
              <w:t>hexadecimal integer</w:t>
            </w:r>
          </w:p>
        </w:tc>
      </w:tr>
      <w:tr w:rsidR="00E80032" w:rsidRPr="00903DBA" w14:paraId="3E511EA7" w14:textId="77777777" w:rsidTr="000803FF">
        <w:tc>
          <w:tcPr>
            <w:tcW w:w="709" w:type="dxa"/>
            <w:shd w:val="clear" w:color="auto" w:fill="auto"/>
          </w:tcPr>
          <w:p w14:paraId="0A07B5ED" w14:textId="77777777" w:rsidR="00E80032" w:rsidRPr="00903DBA" w:rsidRDefault="00E80032" w:rsidP="000803FF">
            <w:r w:rsidRPr="00903DBA">
              <w:t>f</w:t>
            </w:r>
          </w:p>
        </w:tc>
        <w:tc>
          <w:tcPr>
            <w:tcW w:w="7351" w:type="dxa"/>
            <w:shd w:val="clear" w:color="auto" w:fill="auto"/>
          </w:tcPr>
          <w:p w14:paraId="64DAF0B4" w14:textId="77777777" w:rsidR="00E80032" w:rsidRPr="00903DBA" w:rsidRDefault="00E80032" w:rsidP="000803FF">
            <w:r w:rsidRPr="00903DBA">
              <w:t>float</w:t>
            </w:r>
          </w:p>
        </w:tc>
      </w:tr>
      <w:tr w:rsidR="00E80032" w:rsidRPr="00903DBA" w14:paraId="7D040DF6" w14:textId="77777777" w:rsidTr="000803FF">
        <w:tc>
          <w:tcPr>
            <w:tcW w:w="709" w:type="dxa"/>
            <w:shd w:val="clear" w:color="auto" w:fill="auto"/>
          </w:tcPr>
          <w:p w14:paraId="4911D0C6" w14:textId="77777777" w:rsidR="00E80032" w:rsidRPr="00903DBA" w:rsidRDefault="00E80032" w:rsidP="000803FF">
            <w:proofErr w:type="spellStart"/>
            <w:r w:rsidRPr="00903DBA">
              <w:lastRenderedPageBreak/>
              <w:t>lf</w:t>
            </w:r>
            <w:proofErr w:type="spellEnd"/>
          </w:p>
        </w:tc>
        <w:tc>
          <w:tcPr>
            <w:tcW w:w="7351" w:type="dxa"/>
            <w:shd w:val="clear" w:color="auto" w:fill="auto"/>
          </w:tcPr>
          <w:p w14:paraId="4B83092E" w14:textId="77777777" w:rsidR="00E80032" w:rsidRPr="00903DBA" w:rsidRDefault="00E80032" w:rsidP="000803FF">
            <w:r w:rsidRPr="00903DBA">
              <w:t>double</w:t>
            </w:r>
          </w:p>
        </w:tc>
      </w:tr>
      <w:tr w:rsidR="00E80032" w:rsidRPr="00903DBA" w14:paraId="3DB0E169" w14:textId="77777777" w:rsidTr="000803FF">
        <w:tc>
          <w:tcPr>
            <w:tcW w:w="709" w:type="dxa"/>
            <w:shd w:val="clear" w:color="auto" w:fill="auto"/>
          </w:tcPr>
          <w:p w14:paraId="1F9897EC" w14:textId="77777777" w:rsidR="00E80032" w:rsidRPr="00903DBA" w:rsidRDefault="00E80032" w:rsidP="000803FF">
            <w:proofErr w:type="spellStart"/>
            <w:r w:rsidRPr="00903DBA">
              <w:t>ld</w:t>
            </w:r>
            <w:proofErr w:type="spellEnd"/>
          </w:p>
        </w:tc>
        <w:tc>
          <w:tcPr>
            <w:tcW w:w="7351" w:type="dxa"/>
            <w:shd w:val="clear" w:color="auto" w:fill="auto"/>
          </w:tcPr>
          <w:p w14:paraId="3C08EE75" w14:textId="77777777" w:rsidR="00E80032" w:rsidRPr="00903DBA" w:rsidRDefault="00E80032" w:rsidP="000803FF">
            <w:r w:rsidRPr="00903DBA">
              <w:t>long double</w:t>
            </w:r>
          </w:p>
        </w:tc>
      </w:tr>
      <w:tr w:rsidR="00E80032" w:rsidRPr="00903DBA" w14:paraId="33401DDB" w14:textId="77777777" w:rsidTr="000803FF">
        <w:tc>
          <w:tcPr>
            <w:tcW w:w="709" w:type="dxa"/>
            <w:shd w:val="clear" w:color="auto" w:fill="auto"/>
          </w:tcPr>
          <w:p w14:paraId="45C449FE" w14:textId="77777777" w:rsidR="00E80032" w:rsidRPr="00903DBA" w:rsidRDefault="00E80032" w:rsidP="000803FF">
            <w:r w:rsidRPr="00903DBA">
              <w:t>c</w:t>
            </w:r>
          </w:p>
        </w:tc>
        <w:tc>
          <w:tcPr>
            <w:tcW w:w="7351" w:type="dxa"/>
            <w:shd w:val="clear" w:color="auto" w:fill="auto"/>
          </w:tcPr>
          <w:p w14:paraId="16576EBE" w14:textId="77777777" w:rsidR="00E80032" w:rsidRPr="00903DBA" w:rsidRDefault="00E80032" w:rsidP="000803FF">
            <w:r w:rsidRPr="00903DBA">
              <w:t>Char</w:t>
            </w:r>
          </w:p>
        </w:tc>
      </w:tr>
      <w:tr w:rsidR="00E80032" w:rsidRPr="00903DBA" w14:paraId="14667B88" w14:textId="77777777" w:rsidTr="000803FF">
        <w:tc>
          <w:tcPr>
            <w:tcW w:w="709" w:type="dxa"/>
            <w:shd w:val="clear" w:color="auto" w:fill="auto"/>
          </w:tcPr>
          <w:p w14:paraId="3DC62231" w14:textId="77777777" w:rsidR="00E80032" w:rsidRPr="00903DBA" w:rsidRDefault="00E80032" w:rsidP="000803FF">
            <w:r w:rsidRPr="00903DBA">
              <w:t>S</w:t>
            </w:r>
          </w:p>
        </w:tc>
        <w:tc>
          <w:tcPr>
            <w:tcW w:w="7351" w:type="dxa"/>
            <w:shd w:val="clear" w:color="auto" w:fill="auto"/>
          </w:tcPr>
          <w:p w14:paraId="751A7E26" w14:textId="77777777" w:rsidR="00E80032" w:rsidRPr="00903DBA" w:rsidRDefault="00E80032" w:rsidP="000803FF">
            <w:r w:rsidRPr="00903DBA">
              <w:t>char *</w:t>
            </w:r>
          </w:p>
        </w:tc>
      </w:tr>
    </w:tbl>
    <w:p w14:paraId="3A9DD078" w14:textId="77777777" w:rsidR="00E80032" w:rsidRPr="00903DBA" w:rsidRDefault="00E80032" w:rsidP="00E80032"/>
    <w:p w14:paraId="5353710C" w14:textId="77777777" w:rsidR="00E80032" w:rsidRPr="00903DBA" w:rsidRDefault="00E80032" w:rsidP="00E80032">
      <w:r w:rsidRPr="00903DBA">
        <w:t xml:space="preserve">In the program below, note that </w:t>
      </w:r>
      <w:proofErr w:type="spellStart"/>
      <w:r w:rsidRPr="00903DBA">
        <w:rPr>
          <w:rStyle w:val="CodeInText0"/>
        </w:rPr>
        <w:t>scanf</w:t>
      </w:r>
      <w:proofErr w:type="spellEnd"/>
      <w:r w:rsidRPr="00903DBA">
        <w:t xml:space="preserve"> expects </w:t>
      </w:r>
      <w:proofErr w:type="spellStart"/>
      <w:r w:rsidRPr="00903DBA">
        <w:rPr>
          <w:rStyle w:val="CodeInText0"/>
        </w:rPr>
        <w:t>lf</w:t>
      </w:r>
      <w:proofErr w:type="spellEnd"/>
      <w:r w:rsidRPr="00903DBA">
        <w:t xml:space="preserve"> to represent a double float, in contrast to </w:t>
      </w:r>
      <w:proofErr w:type="spellStart"/>
      <w:r w:rsidRPr="00903DBA">
        <w:rPr>
          <w:rStyle w:val="CodeInText0"/>
        </w:rPr>
        <w:t>printf</w:t>
      </w:r>
      <w:proofErr w:type="spellEnd"/>
      <w:r w:rsidRPr="00903DBA">
        <w:t xml:space="preserve"> that expects </w:t>
      </w:r>
      <w:r w:rsidRPr="00903DBA">
        <w:rPr>
          <w:rStyle w:val="CodeInText0"/>
        </w:rPr>
        <w:t>f</w:t>
      </w:r>
      <w:r w:rsidRPr="00903DBA">
        <w:t>.</w:t>
      </w:r>
    </w:p>
    <w:p w14:paraId="4324B0F3" w14:textId="77777777" w:rsidR="00E80032" w:rsidRPr="00903DBA" w:rsidRDefault="00E80032" w:rsidP="00E80032">
      <w:pPr>
        <w:pStyle w:val="Code"/>
      </w:pPr>
      <w:r w:rsidRPr="00903DBA">
        <w:t>#include &lt;stdio.h&gt;</w:t>
      </w:r>
    </w:p>
    <w:p w14:paraId="71A54114" w14:textId="77777777" w:rsidR="00E80032" w:rsidRPr="00903DBA" w:rsidRDefault="00E80032" w:rsidP="00E80032">
      <w:pPr>
        <w:pStyle w:val="Code"/>
      </w:pPr>
    </w:p>
    <w:p w14:paraId="6BBE7E32" w14:textId="77777777" w:rsidR="00E80032" w:rsidRPr="00903DBA" w:rsidRDefault="00E80032" w:rsidP="00E80032">
      <w:pPr>
        <w:pStyle w:val="Code"/>
      </w:pPr>
      <w:r w:rsidRPr="00903DBA">
        <w:t>void main() {</w:t>
      </w:r>
    </w:p>
    <w:p w14:paraId="05FC2D98" w14:textId="77777777" w:rsidR="00E80032" w:rsidRPr="00903DBA" w:rsidRDefault="00E80032" w:rsidP="00E80032">
      <w:pPr>
        <w:pStyle w:val="Code"/>
      </w:pPr>
      <w:r w:rsidRPr="00903DBA">
        <w:t xml:space="preserve">  char c;</w:t>
      </w:r>
    </w:p>
    <w:p w14:paraId="366DC336" w14:textId="77777777" w:rsidR="00E80032" w:rsidRPr="00903DBA" w:rsidRDefault="00E80032" w:rsidP="00E80032">
      <w:pPr>
        <w:pStyle w:val="Code"/>
      </w:pPr>
      <w:r w:rsidRPr="00903DBA">
        <w:t xml:space="preserve">  int i;</w:t>
      </w:r>
    </w:p>
    <w:p w14:paraId="2BE6C1CA" w14:textId="77777777" w:rsidR="00E80032" w:rsidRPr="00903DBA" w:rsidRDefault="00E80032" w:rsidP="00E80032">
      <w:pPr>
        <w:pStyle w:val="Code"/>
      </w:pPr>
      <w:r w:rsidRPr="00903DBA">
        <w:t xml:space="preserve">  double d;</w:t>
      </w:r>
    </w:p>
    <w:p w14:paraId="4EA52DAF" w14:textId="77777777" w:rsidR="00E80032" w:rsidRPr="00903DBA" w:rsidRDefault="00E80032" w:rsidP="00E80032">
      <w:pPr>
        <w:pStyle w:val="Code"/>
      </w:pPr>
    </w:p>
    <w:p w14:paraId="31D68178" w14:textId="77777777" w:rsidR="00E80032" w:rsidRPr="00903DBA" w:rsidRDefault="00E80032" w:rsidP="00E80032">
      <w:pPr>
        <w:pStyle w:val="Code"/>
      </w:pPr>
      <w:r w:rsidRPr="00903DBA">
        <w:t xml:space="preserve">  printf("char: ");</w:t>
      </w:r>
    </w:p>
    <w:p w14:paraId="0D31ABD8" w14:textId="77777777" w:rsidR="00E80032" w:rsidRPr="00903DBA" w:rsidRDefault="00E80032" w:rsidP="00E80032">
      <w:pPr>
        <w:pStyle w:val="Code"/>
      </w:pPr>
      <w:r w:rsidRPr="00903DBA">
        <w:t xml:space="preserve">  scanf("%c", &amp;c);</w:t>
      </w:r>
    </w:p>
    <w:p w14:paraId="459A2960" w14:textId="77777777" w:rsidR="00E80032" w:rsidRPr="00903DBA" w:rsidRDefault="00E80032" w:rsidP="00E80032">
      <w:pPr>
        <w:pStyle w:val="Code"/>
      </w:pPr>
    </w:p>
    <w:p w14:paraId="463232A6" w14:textId="77777777" w:rsidR="00E80032" w:rsidRPr="00903DBA" w:rsidRDefault="00E80032" w:rsidP="00E80032">
      <w:pPr>
        <w:pStyle w:val="Code"/>
      </w:pPr>
      <w:r w:rsidRPr="00903DBA">
        <w:t xml:space="preserve">  printf("int: ");</w:t>
      </w:r>
    </w:p>
    <w:p w14:paraId="0ECDDDEE" w14:textId="77777777" w:rsidR="00E80032" w:rsidRPr="00903DBA" w:rsidRDefault="00E80032" w:rsidP="00E80032">
      <w:pPr>
        <w:pStyle w:val="Code"/>
      </w:pPr>
      <w:r w:rsidRPr="00903DBA">
        <w:t xml:space="preserve">  scanf("%d", &amp;i);</w:t>
      </w:r>
    </w:p>
    <w:p w14:paraId="0AC79BDA" w14:textId="77777777" w:rsidR="00E80032" w:rsidRPr="00903DBA" w:rsidRDefault="00E80032" w:rsidP="00E80032">
      <w:pPr>
        <w:pStyle w:val="Code"/>
      </w:pPr>
    </w:p>
    <w:p w14:paraId="26B2AA00" w14:textId="77777777" w:rsidR="00E80032" w:rsidRPr="00903DBA" w:rsidRDefault="00E80032" w:rsidP="00E80032">
      <w:pPr>
        <w:pStyle w:val="Code"/>
      </w:pPr>
      <w:r w:rsidRPr="00903DBA">
        <w:t xml:space="preserve">  printf("double: ");</w:t>
      </w:r>
    </w:p>
    <w:p w14:paraId="2F30977F" w14:textId="77777777" w:rsidR="00E80032" w:rsidRPr="00903DBA" w:rsidRDefault="00E80032" w:rsidP="00E80032">
      <w:pPr>
        <w:pStyle w:val="Code"/>
      </w:pPr>
      <w:r w:rsidRPr="00903DBA">
        <w:t xml:space="preserve">  scanf("%lf", &amp;d);</w:t>
      </w:r>
    </w:p>
    <w:p w14:paraId="7630A046" w14:textId="77777777" w:rsidR="00E80032" w:rsidRPr="00903DBA" w:rsidRDefault="00E80032" w:rsidP="00E80032">
      <w:pPr>
        <w:pStyle w:val="Code"/>
      </w:pPr>
    </w:p>
    <w:p w14:paraId="4281A606" w14:textId="77777777" w:rsidR="00E80032" w:rsidRPr="00903DBA" w:rsidRDefault="00E80032" w:rsidP="00E80032">
      <w:pPr>
        <w:pStyle w:val="Code"/>
      </w:pPr>
      <w:r w:rsidRPr="00903DBA">
        <w:t xml:space="preserve">  printf("char %c, int %d, double %f\n", c, i, d);</w:t>
      </w:r>
    </w:p>
    <w:p w14:paraId="02CB131E" w14:textId="77777777" w:rsidR="00E80032" w:rsidRPr="00903DBA" w:rsidRDefault="00E80032" w:rsidP="00E80032">
      <w:pPr>
        <w:pStyle w:val="Code"/>
      </w:pPr>
      <w:r w:rsidRPr="00903DBA">
        <w:t>}</w:t>
      </w:r>
    </w:p>
    <w:p w14:paraId="43A91EB2" w14:textId="77777777" w:rsidR="00E80032" w:rsidRPr="00903DBA" w:rsidRDefault="00E80032" w:rsidP="00E80032">
      <w:bookmarkStart w:id="590" w:name="_Toc320485581"/>
      <w:r w:rsidRPr="00903DBA">
        <w:t xml:space="preserve">There is also the </w:t>
      </w:r>
      <w:r w:rsidRPr="00903DBA">
        <w:rPr>
          <w:rStyle w:val="CodeInText0"/>
        </w:rPr>
        <w:t>gets</w:t>
      </w:r>
      <w:r w:rsidRPr="00903DBA">
        <w:t xml:space="preserve"> function that reads a string until it reaches a new-line, which differs from </w:t>
      </w:r>
      <w:proofErr w:type="spellStart"/>
      <w:r w:rsidRPr="00903DBA">
        <w:rPr>
          <w:rStyle w:val="CodeInText0"/>
        </w:rPr>
        <w:t>scanf</w:t>
      </w:r>
      <w:proofErr w:type="spellEnd"/>
      <w:r w:rsidRPr="00903DBA">
        <w:t xml:space="preserve"> that reads a string until it reaches a white-space character</w:t>
      </w:r>
      <w:r w:rsidRPr="00903DBA">
        <w:rPr>
          <w:rStyle w:val="Fotnotsreferens"/>
        </w:rPr>
        <w:footnoteReference w:id="9"/>
      </w:r>
      <w:r w:rsidRPr="00903DBA">
        <w:t xml:space="preserve">. It the user prints “Hello World” followed by a new-line twice when executing the code below, </w:t>
      </w:r>
      <w:r w:rsidRPr="00903DBA">
        <w:rPr>
          <w:rStyle w:val="CodeInText0"/>
        </w:rPr>
        <w:t>gets</w:t>
      </w:r>
      <w:r w:rsidRPr="00903DBA">
        <w:t xml:space="preserve"> will place “Hello world” is </w:t>
      </w:r>
      <w:r w:rsidRPr="00903DBA">
        <w:rPr>
          <w:rStyle w:val="CodeInText0"/>
        </w:rPr>
        <w:t>s</w:t>
      </w:r>
      <w:r w:rsidRPr="00903DBA">
        <w:t xml:space="preserve">, while </w:t>
      </w:r>
      <w:proofErr w:type="spellStart"/>
      <w:r w:rsidRPr="00903DBA">
        <w:rPr>
          <w:rStyle w:val="CodeInText0"/>
        </w:rPr>
        <w:t>scanf</w:t>
      </w:r>
      <w:proofErr w:type="spellEnd"/>
      <w:r w:rsidRPr="00903DBA">
        <w:t xml:space="preserve"> will place “Hello” in </w:t>
      </w:r>
      <w:r w:rsidRPr="00903DBA">
        <w:rPr>
          <w:rStyle w:val="CodeInText0"/>
        </w:rPr>
        <w:t>t</w:t>
      </w:r>
      <w:r w:rsidRPr="00903DBA">
        <w:t xml:space="preserve">. Note that we do not give the addresses of </w:t>
      </w:r>
      <w:r w:rsidRPr="00903DBA">
        <w:rPr>
          <w:rStyle w:val="CodeInText0"/>
        </w:rPr>
        <w:t>s</w:t>
      </w:r>
      <w:r w:rsidRPr="00903DBA">
        <w:t xml:space="preserve"> or </w:t>
      </w:r>
      <w:r w:rsidRPr="00903DBA">
        <w:rPr>
          <w:rStyle w:val="CodeInText0"/>
        </w:rPr>
        <w:t>t</w:t>
      </w:r>
      <w:r w:rsidRPr="00903DBA">
        <w:t>, since they are pointer to characters in themselves.</w:t>
      </w:r>
    </w:p>
    <w:p w14:paraId="4A0B605E" w14:textId="77777777" w:rsidR="00E80032" w:rsidRPr="00903DBA" w:rsidRDefault="00E80032" w:rsidP="00E80032">
      <w:pPr>
        <w:pStyle w:val="Code"/>
      </w:pPr>
      <w:r w:rsidRPr="00903DBA">
        <w:rPr>
          <w:color w:val="000000" w:themeColor="text1"/>
          <w:rPrChange w:id="591" w:author="Stefan Björnander" w:date="2012-05-06T21:51:00Z">
            <w:rPr>
              <w:color w:val="0000FF"/>
            </w:rPr>
          </w:rPrChange>
        </w:rPr>
        <w:t>char</w:t>
      </w:r>
      <w:r w:rsidRPr="00903DBA">
        <w:t xml:space="preserve"> s[20], t[20];</w:t>
      </w:r>
    </w:p>
    <w:p w14:paraId="317CCE7D" w14:textId="77777777" w:rsidR="00E80032" w:rsidRPr="00903DBA" w:rsidRDefault="00E80032" w:rsidP="00E80032">
      <w:pPr>
        <w:pStyle w:val="Code"/>
      </w:pPr>
      <w:r w:rsidRPr="00903DBA">
        <w:t>gets(s);</w:t>
      </w:r>
    </w:p>
    <w:p w14:paraId="1C0A712C" w14:textId="77777777" w:rsidR="00E80032" w:rsidRPr="00903DBA" w:rsidRDefault="00E80032" w:rsidP="00E80032">
      <w:pPr>
        <w:pStyle w:val="Code"/>
      </w:pPr>
      <w:r w:rsidRPr="00903DBA">
        <w:t>scanf("%s", t);</w:t>
      </w:r>
    </w:p>
    <w:p w14:paraId="57A45DB4" w14:textId="65569E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 w:name="_Toc323656690"/>
      <w:bookmarkStart w:id="593" w:name="_Toc324085428"/>
      <w:bookmarkStart w:id="594" w:name="_Toc383781080"/>
      <w:bookmarkStart w:id="595" w:name="_Toc57656189"/>
      <w:r w:rsidRPr="00903DBA">
        <w:t>Enumerations</w:t>
      </w:r>
      <w:bookmarkEnd w:id="590"/>
      <w:bookmarkEnd w:id="592"/>
      <w:bookmarkEnd w:id="593"/>
      <w:bookmarkEnd w:id="594"/>
      <w:bookmarkEnd w:id="595"/>
    </w:p>
    <w:p w14:paraId="57ABAF7C" w14:textId="77777777" w:rsidR="00E80032" w:rsidRPr="00903DBA" w:rsidRDefault="00E80032" w:rsidP="00E80032">
      <w:r w:rsidRPr="00903DBA">
        <w:t>An enumeration is a way to create our own integral type. We can define which values a variable of the type can store. In practice, however, enumerations are essentially an easy way to define integer constants</w:t>
      </w:r>
      <w:r w:rsidRPr="00903DBA">
        <w:rPr>
          <w:rStyle w:val="Fotnotsreferens"/>
          <w:szCs w:val="21"/>
        </w:rPr>
        <w:footnoteReference w:id="10"/>
      </w:r>
      <w:r w:rsidRPr="00903DBA">
        <w:t>.</w:t>
      </w:r>
    </w:p>
    <w:p w14:paraId="707813DE" w14:textId="77777777" w:rsidR="00E80032" w:rsidRPr="00903DBA" w:rsidRDefault="00E80032" w:rsidP="00E80032">
      <w:pPr>
        <w:pStyle w:val="Code"/>
      </w:pPr>
      <w:r w:rsidRPr="00903DBA">
        <w:t>enum Cars {FORD, VOLVO, TOYOTA, VOLKSWAGEN};</w:t>
      </w:r>
    </w:p>
    <w:p w14:paraId="499F1419" w14:textId="77777777" w:rsidR="00E80032" w:rsidRPr="00903DBA" w:rsidRDefault="00E80032" w:rsidP="00E80032">
      <w:r w:rsidRPr="00903DBA">
        <w:lastRenderedPageBreak/>
        <w:t xml:space="preserve">Unless we state otherwise, the constants are assigned to zero, one, two, three, and so on. In the example above, </w:t>
      </w:r>
      <w:r w:rsidRPr="00903DBA">
        <w:rPr>
          <w:rStyle w:val="CodeInText0"/>
        </w:rPr>
        <w:t>FORD</w:t>
      </w:r>
      <w:r w:rsidRPr="00903DBA">
        <w:t xml:space="preserve"> is an integer constant with the value zero; </w:t>
      </w:r>
      <w:r w:rsidRPr="00903DBA">
        <w:rPr>
          <w:rStyle w:val="CodeInText0"/>
        </w:rPr>
        <w:t>VOLVO</w:t>
      </w:r>
      <w:r w:rsidRPr="00903DBA">
        <w:t xml:space="preserve"> has the value one, </w:t>
      </w:r>
      <w:r w:rsidRPr="00903DBA">
        <w:rPr>
          <w:rStyle w:val="CodeInText0"/>
        </w:rPr>
        <w:t>TOYOTA</w:t>
      </w:r>
      <w:r w:rsidRPr="00903DBA">
        <w:t xml:space="preserve"> three, and </w:t>
      </w:r>
      <w:r w:rsidRPr="00903DBA">
        <w:rPr>
          <w:rStyle w:val="CodeInText0"/>
        </w:rPr>
        <w:t>VOLKSWAGEN</w:t>
      </w:r>
      <w:r w:rsidRPr="00903DBA">
        <w:t xml:space="preserve"> four.</w:t>
      </w:r>
    </w:p>
    <w:p w14:paraId="76D2E503" w14:textId="77777777" w:rsidR="00E80032" w:rsidRPr="00903DBA" w:rsidRDefault="00E80032" w:rsidP="00E80032">
      <w:r w:rsidRPr="00903DBA">
        <w:t xml:space="preserve">We do not have to name the enumeration type. In the example above, </w:t>
      </w:r>
      <w:r w:rsidRPr="00903DBA">
        <w:rPr>
          <w:rStyle w:val="CodeInText0"/>
        </w:rPr>
        <w:t>Cars</w:t>
      </w:r>
      <w:r w:rsidRPr="00903DBA">
        <w:t xml:space="preserve"> can be omitted. We can also assign an integer value to some (or all) of the constants. In the example below, </w:t>
      </w:r>
      <w:r w:rsidRPr="00903DBA">
        <w:rPr>
          <w:rStyle w:val="CodeInText0"/>
        </w:rPr>
        <w:t>TOYOTA</w:t>
      </w:r>
      <w:r w:rsidRPr="00903DBA">
        <w:t xml:space="preserve"> is assigned the value </w:t>
      </w:r>
      <w:r w:rsidRPr="00903DBA">
        <w:rPr>
          <w:rStyle w:val="CodeInText0"/>
        </w:rPr>
        <w:t>10</w:t>
      </w:r>
      <w:r w:rsidRPr="00903DBA">
        <w:t xml:space="preserve">. The constants without assigned values will be given the value of the preceding constant before, adding one. This implies that </w:t>
      </w:r>
      <w:r w:rsidRPr="00903DBA">
        <w:rPr>
          <w:rStyle w:val="CodeInText0"/>
        </w:rPr>
        <w:t>VOLKSWAGEN</w:t>
      </w:r>
      <w:r w:rsidRPr="00903DBA">
        <w:t xml:space="preserve"> will be assigned the value 11.</w:t>
      </w:r>
    </w:p>
    <w:p w14:paraId="13A88D71" w14:textId="77777777" w:rsidR="00E80032" w:rsidRPr="00903DBA" w:rsidRDefault="00E80032" w:rsidP="00E80032">
      <w:pPr>
        <w:pStyle w:val="Code"/>
      </w:pPr>
      <w:r w:rsidRPr="00903DBA">
        <w:t>enum {FORD, VOLVO, TOYOTA = 10, VOLKSWAGEN};</w:t>
      </w:r>
    </w:p>
    <w:p w14:paraId="4446EA83" w14:textId="12B34524"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 w:name="_Toc320485582"/>
      <w:bookmarkStart w:id="597" w:name="_Toc323656691"/>
      <w:bookmarkStart w:id="598" w:name="_Toc324085429"/>
      <w:bookmarkStart w:id="599" w:name="_Toc383781081"/>
      <w:bookmarkStart w:id="600" w:name="_Toc57656190"/>
      <w:r w:rsidRPr="00903DBA">
        <w:t>Arrays</w:t>
      </w:r>
      <w:bookmarkEnd w:id="596"/>
      <w:bookmarkEnd w:id="597"/>
      <w:bookmarkEnd w:id="598"/>
      <w:bookmarkEnd w:id="599"/>
      <w:bookmarkEnd w:id="600"/>
    </w:p>
    <w:p w14:paraId="6F9F81D9" w14:textId="77777777" w:rsidR="00E80032" w:rsidRPr="00903DBA" w:rsidRDefault="00E80032" w:rsidP="00E80032">
      <w:r w:rsidRPr="00903DBA">
        <w:t xml:space="preserve">An array is a variable compiled by several values of the same type. The values are stored on consecutive locations in memory. The array size may be stated explicitly </w:t>
      </w:r>
      <w:proofErr w:type="spellStart"/>
      <w:r w:rsidRPr="00903DBA">
        <w:t>of</w:t>
      </w:r>
      <w:proofErr w:type="spellEnd"/>
      <w:r w:rsidRPr="00903DBA">
        <w:t xml:space="preserve"> implicitly by a list of values. In the following example, </w:t>
      </w:r>
      <w:r w:rsidRPr="00903DBA">
        <w:rPr>
          <w:rStyle w:val="CodeInText0"/>
        </w:rPr>
        <w:t>a</w:t>
      </w:r>
      <w:r w:rsidRPr="00903DBA">
        <w:t xml:space="preserve"> is given the size three, </w:t>
      </w:r>
      <w:r w:rsidRPr="00903DBA">
        <w:rPr>
          <w:rStyle w:val="CodeInText0"/>
        </w:rPr>
        <w:t>b</w:t>
      </w:r>
      <w:r w:rsidRPr="00903DBA">
        <w:t xml:space="preserve"> is given size two and </w:t>
      </w:r>
      <w:r w:rsidRPr="00903DBA">
        <w:rPr>
          <w:rStyle w:val="CodeInText0"/>
        </w:rPr>
        <w:t>c</w:t>
      </w:r>
      <w:r w:rsidRPr="00903DBA">
        <w:t xml:space="preserve"> is given size four, even though only its first two values are defined, which may cause the compiler to emit a warning. Naturally, </w:t>
      </w:r>
      <w:r w:rsidRPr="00903DBA">
        <w:rPr>
          <w:rStyle w:val="CodeInText0"/>
        </w:rPr>
        <w:t>d</w:t>
      </w:r>
      <w:r w:rsidRPr="00903DBA">
        <w:t xml:space="preserve"> is given the size three.</w:t>
      </w:r>
    </w:p>
    <w:p w14:paraId="55454F00" w14:textId="77777777" w:rsidR="00E80032" w:rsidRPr="00903DBA" w:rsidRDefault="00E80032" w:rsidP="00E80032">
      <w:pPr>
        <w:pStyle w:val="Code"/>
      </w:pPr>
      <w:r w:rsidRPr="00903DBA">
        <w:t>int a[3] = {11, 12, 13};</w:t>
      </w:r>
    </w:p>
    <w:p w14:paraId="5EF4A5DD" w14:textId="77777777" w:rsidR="00E80032" w:rsidRPr="00903DBA" w:rsidRDefault="00E80032" w:rsidP="00E80032">
      <w:pPr>
        <w:pStyle w:val="Code"/>
      </w:pPr>
      <w:r w:rsidRPr="00903DBA">
        <w:t>double b[] = {1.2, 3.4};</w:t>
      </w:r>
    </w:p>
    <w:p w14:paraId="6A8BFA95" w14:textId="77777777" w:rsidR="00E80032" w:rsidRPr="00903DBA" w:rsidRDefault="00E80032" w:rsidP="00E80032">
      <w:pPr>
        <w:pStyle w:val="Code"/>
      </w:pPr>
      <w:r w:rsidRPr="00903DBA">
        <w:t>char c[4] = {'a', 'b'}, d[3];</w:t>
      </w:r>
    </w:p>
    <w:p w14:paraId="1719042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5205DE" w:rsidRPr="003F7CF1" w:rsidRDefault="005205DE"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5205DE" w:rsidRPr="003F7CF1" w:rsidRDefault="005205DE" w:rsidP="00E80032">
                      <w:pPr>
                        <w:pStyle w:val="SourceCodeBoxHeader"/>
                        <w:rPr>
                          <w:sz w:val="19"/>
                          <w:szCs w:val="19"/>
                          <w:lang w:val="sv-SE"/>
                        </w:rPr>
                      </w:pPr>
                      <w:r w:rsidRPr="003F7CF1">
                        <w:rPr>
                          <w:sz w:val="19"/>
                          <w:szCs w:val="19"/>
                          <w:lang w:val="sv-SE"/>
                        </w:rPr>
                        <w:t>d</w:t>
                      </w:r>
                    </w:p>
                  </w:txbxContent>
                </v:textbox>
              </v:shape>
            </w:pict>
          </mc:Fallback>
        </mc:AlternateContent>
      </w:r>
      <w:r w:rsidRPr="00903DBA">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5205DE" w:rsidRPr="003F7CF1" w:rsidRDefault="005205DE"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5205DE" w:rsidRPr="003F7CF1" w:rsidRDefault="005205D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5205DE" w:rsidRPr="003F7CF1" w:rsidRDefault="005205D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5205DE" w:rsidRPr="003F7CF1" w:rsidRDefault="005205D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5205DE" w:rsidRPr="003F7CF1" w:rsidRDefault="005205DE"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5205DE" w:rsidRPr="003F7CF1" w:rsidRDefault="005205DE"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5205DE" w:rsidRPr="003F7CF1" w:rsidRDefault="005205DE"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5205DE" w:rsidRPr="003F7CF1" w:rsidRDefault="005205DE"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5205DE" w:rsidRPr="003F7CF1" w:rsidRDefault="005205DE"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5205DE" w:rsidRPr="003F7CF1" w:rsidRDefault="005205DE"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5205DE" w:rsidRPr="003F7CF1" w:rsidRDefault="005205D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5205DE" w:rsidRPr="003F7CF1" w:rsidRDefault="005205D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5205DE" w:rsidRPr="003F7CF1" w:rsidRDefault="005205D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5205DE" w:rsidRPr="003F7CF1" w:rsidRDefault="005205D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5205DE" w:rsidRPr="003F7CF1" w:rsidRDefault="005205DE"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5205DE" w:rsidRPr="003F7CF1" w:rsidRDefault="005205D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5205DE" w:rsidRPr="003F7CF1" w:rsidRDefault="005205D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5205DE" w:rsidRPr="003F7CF1" w:rsidRDefault="005205D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5205DE" w:rsidRPr="003F7CF1" w:rsidRDefault="005205D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5205DE" w:rsidRPr="003F7CF1" w:rsidRDefault="005205D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5205DE" w:rsidRPr="003F7CF1" w:rsidRDefault="005205D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5205DE" w:rsidRPr="003F7CF1" w:rsidRDefault="005205D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5205DE" w:rsidRPr="003F7CF1" w:rsidRDefault="005205D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5205DE" w:rsidRPr="003F7CF1" w:rsidRDefault="005205DE"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5205DE" w:rsidRPr="003F7CF1" w:rsidRDefault="005205D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5205DE" w:rsidRPr="003F7CF1" w:rsidRDefault="005205D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5205DE" w:rsidRPr="003F7CF1" w:rsidRDefault="005205D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5205DE" w:rsidRPr="003F7CF1" w:rsidRDefault="005205DE"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5205DE" w:rsidRPr="003F7CF1" w:rsidRDefault="005205DE"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5205DE" w:rsidRPr="003F7CF1" w:rsidRDefault="005205DE"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5205DE" w:rsidRPr="003F7CF1" w:rsidRDefault="005205DE"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5205DE" w:rsidRPr="003F7CF1" w:rsidRDefault="005205DE"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5205DE" w:rsidRPr="003F7CF1" w:rsidRDefault="005205DE"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5205DE" w:rsidRPr="003F7CF1" w:rsidRDefault="005205DE"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5205DE" w:rsidRPr="003F7CF1" w:rsidRDefault="005205DE"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5205DE" w:rsidRPr="003F7CF1" w:rsidRDefault="005205DE"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5205DE" w:rsidRPr="003F7CF1" w:rsidRDefault="005205DE"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5205DE" w:rsidRPr="003F7CF1" w:rsidRDefault="005205DE"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5205DE" w:rsidRPr="003F7CF1" w:rsidRDefault="005205DE"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5205DE" w:rsidRPr="003F7CF1" w:rsidRDefault="005205DE"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5205DE" w:rsidRPr="003F7CF1" w:rsidRDefault="005205DE"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5205DE" w:rsidRPr="003F7CF1" w:rsidRDefault="005205DE"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5205DE" w:rsidRPr="003F7CF1" w:rsidRDefault="005205DE"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5205DE" w:rsidRPr="003F7CF1" w:rsidRDefault="005205DE"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5205DE" w:rsidRPr="003F7CF1" w:rsidRDefault="005205DE"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5205DE" w:rsidRPr="003F7CF1" w:rsidRDefault="005205DE"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5205DE" w:rsidRPr="003F7CF1" w:rsidRDefault="005205DE"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5205DE" w:rsidRPr="003F7CF1" w:rsidRDefault="005205DE"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5205DE" w:rsidRPr="003F7CF1" w:rsidRDefault="005205DE"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5205DE" w:rsidRPr="003F7CF1" w:rsidRDefault="005205DE"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5205DE" w:rsidRPr="003F7CF1" w:rsidRDefault="005205DE"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5205DE" w:rsidRPr="003F7CF1" w:rsidRDefault="005205DE"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5205DE" w:rsidRPr="003F7CF1" w:rsidRDefault="005205DE"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5205DE" w:rsidRPr="003F7CF1" w:rsidRDefault="005205DE"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903DBA" w:rsidRDefault="00E80032" w:rsidP="00E80032">
      <w:pPr>
        <w:rPr>
          <w:noProof/>
        </w:rPr>
      </w:pPr>
      <w:r w:rsidRPr="00903DBA">
        <w:rPr>
          <w:noProof/>
        </w:rPr>
        <w:t>A value of an array can be accessed by index (brackets) notation.</w:t>
      </w:r>
    </w:p>
    <w:p w14:paraId="5EDEC878" w14:textId="77777777" w:rsidR="00E80032" w:rsidRPr="00903DBA" w:rsidRDefault="00E80032" w:rsidP="00E80032">
      <w:pPr>
        <w:pStyle w:val="Code"/>
      </w:pPr>
      <w:r w:rsidRPr="00903DBA">
        <w:t>int i = a[2];</w:t>
      </w:r>
    </w:p>
    <w:p w14:paraId="23BD86CD" w14:textId="77777777" w:rsidR="00E80032" w:rsidRPr="00903DBA" w:rsidRDefault="00E80032" w:rsidP="00E80032">
      <w:pPr>
        <w:pStyle w:val="Code"/>
      </w:pPr>
      <w:r w:rsidRPr="00903DBA">
        <w:t>double x = b[0];</w:t>
      </w:r>
    </w:p>
    <w:p w14:paraId="38E92CD5" w14:textId="77777777" w:rsidR="00E80032" w:rsidRPr="00903DBA" w:rsidRDefault="00E80032" w:rsidP="00E80032">
      <w:pPr>
        <w:pStyle w:val="Code"/>
      </w:pPr>
      <w:r w:rsidRPr="00903DBA">
        <w:t>char t = c[1];</w:t>
      </w:r>
    </w:p>
    <w:p w14:paraId="6469B05B" w14:textId="77777777" w:rsidR="00E80032" w:rsidRPr="00903DBA" w:rsidRDefault="00E80032" w:rsidP="00E80032">
      <w:pPr>
        <w:rPr>
          <w:szCs w:val="21"/>
        </w:rPr>
      </w:pPr>
      <w:r w:rsidRPr="00903DBA">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5205DE" w:rsidRPr="003F7CF1" w:rsidRDefault="005205DE"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5205DE" w:rsidRPr="003F7CF1" w:rsidRDefault="005205DE"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5205DE" w:rsidRPr="003F7CF1" w:rsidRDefault="005205DE"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5205DE" w:rsidRPr="003F7CF1" w:rsidRDefault="005205DE"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5205DE" w:rsidRPr="003F7CF1" w:rsidRDefault="005205DE"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5205DE" w:rsidRPr="003F7CF1" w:rsidRDefault="005205DE"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5205DE" w:rsidRPr="003F7CF1" w:rsidRDefault="005205DE"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5205DE" w:rsidRPr="003F7CF1" w:rsidRDefault="005205DE"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5205DE" w:rsidRPr="003F7CF1" w:rsidRDefault="005205DE"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5205DE" w:rsidRPr="003F7CF1" w:rsidRDefault="005205DE"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5205DE" w:rsidRPr="003F7CF1" w:rsidRDefault="005205DE"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5205DE" w:rsidRPr="003F7CF1" w:rsidRDefault="005205DE"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 w:name="_Toc320485583"/>
      <w:bookmarkStart w:id="602" w:name="_Toc323656692"/>
      <w:bookmarkStart w:id="603" w:name="_Toc324085430"/>
      <w:bookmarkStart w:id="604" w:name="_Toc383781082"/>
      <w:bookmarkStart w:id="605" w:name="_Toc57656191"/>
      <w:r w:rsidRPr="00903DBA">
        <w:t>Characters and Strings</w:t>
      </w:r>
      <w:bookmarkEnd w:id="601"/>
      <w:bookmarkEnd w:id="602"/>
      <w:bookmarkEnd w:id="603"/>
      <w:bookmarkEnd w:id="604"/>
      <w:bookmarkEnd w:id="605"/>
    </w:p>
    <w:p w14:paraId="15688872" w14:textId="1709F425" w:rsidR="00E80032" w:rsidRPr="00903DBA" w:rsidRDefault="00E80032" w:rsidP="00E80032">
      <w:r w:rsidRPr="00903DBA">
        <w:t xml:space="preserve">As stated in Section </w:t>
      </w:r>
      <w:r w:rsidRPr="00903DBA">
        <w:fldChar w:fldCharType="begin"/>
      </w:r>
      <w:r w:rsidRPr="00903DBA">
        <w:instrText xml:space="preserve"> REF _Ref383781525 \r \h </w:instrText>
      </w:r>
      <w:r w:rsidRPr="00903DBA">
        <w:fldChar w:fldCharType="separate"/>
      </w:r>
      <w:r w:rsidR="005F7BC3" w:rsidRPr="00903DBA">
        <w:t>1.1.1</w:t>
      </w:r>
      <w:r w:rsidRPr="00903DBA">
        <w:fldChar w:fldCharType="end"/>
      </w:r>
      <w:r w:rsidRPr="00903DBA">
        <w:t xml:space="preserve">, a </w:t>
      </w:r>
      <w:r w:rsidRPr="00903DBA">
        <w:rPr>
          <w:rStyle w:val="CodeInText0"/>
        </w:rPr>
        <w:t>char</w:t>
      </w:r>
      <w:r w:rsidRPr="00903DBA">
        <w:t xml:space="preserve"> is a small integer type intended to store exactly one character. A </w:t>
      </w:r>
      <w:r w:rsidRPr="00903DBA">
        <w:rPr>
          <w:rStyle w:val="CodeInText0"/>
        </w:rPr>
        <w:t>string</w:t>
      </w:r>
      <w:r w:rsidRPr="00903DBA">
        <w:t xml:space="preserve"> stores a (possible empty) sequence of characters. There is no </w:t>
      </w:r>
      <w:proofErr w:type="gramStart"/>
      <w:r w:rsidRPr="00903DBA">
        <w:t>built in</w:t>
      </w:r>
      <w:proofErr w:type="gramEnd"/>
      <w:r w:rsidRPr="00903DBA">
        <w:t xml:space="preserve"> type for describing a string. Instead, a string is defined by an array of characters. Note that characters are enclosed by single quotations while strings are enclosed by double quotations.</w:t>
      </w:r>
    </w:p>
    <w:p w14:paraId="66474412" w14:textId="77777777" w:rsidR="00E80032" w:rsidRPr="00903DBA" w:rsidRDefault="00E80032" w:rsidP="00E80032">
      <w:pPr>
        <w:pStyle w:val="Code"/>
      </w:pPr>
      <w:r w:rsidRPr="00903DBA">
        <w:t>char c = 'a';</w:t>
      </w:r>
    </w:p>
    <w:p w14:paraId="570B4B64" w14:textId="77777777" w:rsidR="00E80032" w:rsidRPr="00903DBA" w:rsidRDefault="00E80032" w:rsidP="00E80032">
      <w:pPr>
        <w:pStyle w:val="Code"/>
      </w:pPr>
      <w:r w:rsidRPr="00903DBA">
        <w:t>char s[] = "Hello, World!";</w:t>
      </w:r>
    </w:p>
    <w:p w14:paraId="675827E6" w14:textId="77777777" w:rsidR="00E80032" w:rsidRPr="00903DBA" w:rsidRDefault="00E80032" w:rsidP="00E80032">
      <w:pPr>
        <w:rPr>
          <w:noProof/>
          <w:szCs w:val="21"/>
        </w:rPr>
      </w:pPr>
      <w:r w:rsidRPr="00903DBA">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5205DE" w:rsidRPr="003F7CF1" w:rsidRDefault="005205DE"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5205DE" w:rsidRPr="003F7CF1" w:rsidRDefault="005205D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5205DE" w:rsidRPr="003F7CF1" w:rsidRDefault="005205DE"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5205DE" w:rsidRPr="003F7CF1" w:rsidRDefault="005205DE"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5205DE" w:rsidRPr="003F7CF1" w:rsidRDefault="005205DE"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5205DE" w:rsidRPr="003F7CF1" w:rsidRDefault="005205DE"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5205DE" w:rsidRPr="003F7CF1" w:rsidRDefault="005205DE"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5205DE" w:rsidRPr="003F7CF1" w:rsidRDefault="005205DE"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903DBA" w:rsidRDefault="00E80032" w:rsidP="00E80032">
      <w:pPr>
        <w:rPr>
          <w:noProof/>
        </w:rPr>
      </w:pPr>
      <w:r w:rsidRPr="00903DBA">
        <w:rPr>
          <w:noProof/>
        </w:rPr>
        <w:t xml:space="preserve">When defining a string, the compiler adds a special zero character </w:t>
      </w:r>
      <w:r w:rsidRPr="00903DBA">
        <w:rPr>
          <w:rStyle w:val="CodeInText0"/>
        </w:rPr>
        <w:t>'\0'</w:t>
      </w:r>
      <w:r w:rsidRPr="00903DBA">
        <w:rPr>
          <w:noProof/>
        </w:rPr>
        <w:t xml:space="preserve"> at the end. Its task is to mark the end of the string. If the code above, the character array </w:t>
      </w:r>
      <w:r w:rsidRPr="00903DBA">
        <w:rPr>
          <w:rStyle w:val="CodeInText0"/>
        </w:rPr>
        <w:t>s</w:t>
      </w:r>
      <w:r w:rsidRPr="00903DBA">
        <w:rPr>
          <w:noProof/>
        </w:rPr>
        <w:t xml:space="preserve"> has a size of fourteen (thirteen regular characters, including space, comma, and exlamation mark as well as the finishing zero character). The two following </w:t>
      </w:r>
      <w:r w:rsidR="00C37108" w:rsidRPr="00903DBA">
        <w:rPr>
          <w:noProof/>
        </w:rPr>
        <w:t>definition</w:t>
      </w:r>
      <w:r w:rsidRPr="00903DBA">
        <w:rPr>
          <w:noProof/>
        </w:rPr>
        <w:t>s are equivalent, they both define character arrays of size four (three regular characters and the finishing zero character).</w:t>
      </w:r>
    </w:p>
    <w:p w14:paraId="5476534D" w14:textId="77777777" w:rsidR="00E80032" w:rsidRPr="00903DBA" w:rsidRDefault="00E80032" w:rsidP="00E80032">
      <w:pPr>
        <w:pStyle w:val="Code"/>
      </w:pPr>
      <w:r w:rsidRPr="00903DBA">
        <w:t>char s1[] = "abc";</w:t>
      </w:r>
    </w:p>
    <w:p w14:paraId="5A669021" w14:textId="77777777" w:rsidR="00E80032" w:rsidRPr="00903DBA" w:rsidRDefault="00E80032" w:rsidP="00E80032">
      <w:pPr>
        <w:pStyle w:val="Code"/>
      </w:pPr>
      <w:r w:rsidRPr="00903DBA">
        <w:t>char s2[] = {'a', 'b', 'c', '\0'};</w:t>
      </w:r>
    </w:p>
    <w:p w14:paraId="2BB4360E" w14:textId="10BC546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 w:name="_Toc323656693"/>
      <w:bookmarkStart w:id="607" w:name="_Toc324085431"/>
      <w:bookmarkStart w:id="608" w:name="_Toc383781083"/>
      <w:bookmarkStart w:id="609" w:name="_Toc57656192"/>
      <w:r w:rsidRPr="00903DBA">
        <w:t>The ASCII Table</w:t>
      </w:r>
      <w:bookmarkEnd w:id="606"/>
      <w:bookmarkEnd w:id="607"/>
      <w:bookmarkEnd w:id="608"/>
      <w:bookmarkEnd w:id="609"/>
    </w:p>
    <w:p w14:paraId="3B8A786D" w14:textId="10B8EE2E" w:rsidR="00E80032" w:rsidRPr="00903DBA" w:rsidRDefault="00E80032" w:rsidP="00E80032">
      <w:r w:rsidRPr="00903DBA">
        <w:t xml:space="preserve">So </w:t>
      </w:r>
      <w:proofErr w:type="gramStart"/>
      <w:r w:rsidRPr="00903DBA">
        <w:t>far</w:t>
      </w:r>
      <w:proofErr w:type="gramEnd"/>
      <w:r w:rsidRPr="00903DBA">
        <w:t xml:space="preserve"> we have assigned characters to </w:t>
      </w:r>
      <w:r w:rsidRPr="00903DBA">
        <w:rPr>
          <w:rStyle w:val="CodeInText0"/>
        </w:rPr>
        <w:t>char</w:t>
      </w:r>
      <w:r w:rsidRPr="00903DBA">
        <w:t xml:space="preserve"> variables. Technically, the compiler translates a character literal into an integer in accordance to the ASCII table (see Appendix </w:t>
      </w:r>
      <w:r w:rsidRPr="00903DBA">
        <w:fldChar w:fldCharType="begin"/>
      </w:r>
      <w:r w:rsidRPr="00903DBA">
        <w:instrText xml:space="preserve"> REF _Ref383781639 \r \h </w:instrText>
      </w:r>
      <w:r w:rsidRPr="00903DBA">
        <w:fldChar w:fldCharType="separate"/>
      </w:r>
      <w:proofErr w:type="spellStart"/>
      <w:r w:rsidR="005F7BC3" w:rsidRPr="00903DBA">
        <w:rPr>
          <w:b/>
          <w:bCs/>
        </w:rPr>
        <w:t>Fel</w:t>
      </w:r>
      <w:proofErr w:type="spellEnd"/>
      <w:r w:rsidR="005F7BC3" w:rsidRPr="00903DBA">
        <w:rPr>
          <w:b/>
          <w:bCs/>
        </w:rPr>
        <w:t xml:space="preserve">! </w:t>
      </w:r>
      <w:proofErr w:type="spellStart"/>
      <w:r w:rsidR="005F7BC3" w:rsidRPr="00903DBA">
        <w:rPr>
          <w:b/>
          <w:bCs/>
        </w:rPr>
        <w:t>Hittar</w:t>
      </w:r>
      <w:proofErr w:type="spellEnd"/>
      <w:r w:rsidR="005F7BC3" w:rsidRPr="00903DBA">
        <w:rPr>
          <w:b/>
          <w:bCs/>
        </w:rPr>
        <w:t xml:space="preserve"> </w:t>
      </w:r>
      <w:proofErr w:type="spellStart"/>
      <w:r w:rsidR="005F7BC3" w:rsidRPr="00903DBA">
        <w:rPr>
          <w:b/>
          <w:bCs/>
        </w:rPr>
        <w:t>inte</w:t>
      </w:r>
      <w:proofErr w:type="spellEnd"/>
      <w:r w:rsidR="005F7BC3" w:rsidRPr="00903DBA">
        <w:rPr>
          <w:b/>
          <w:bCs/>
        </w:rPr>
        <w:t xml:space="preserve"> </w:t>
      </w:r>
      <w:proofErr w:type="spellStart"/>
      <w:r w:rsidR="005F7BC3" w:rsidRPr="00903DBA">
        <w:rPr>
          <w:b/>
          <w:bCs/>
        </w:rPr>
        <w:t>referenskälla</w:t>
      </w:r>
      <w:proofErr w:type="spellEnd"/>
      <w:r w:rsidR="005F7BC3" w:rsidRPr="00903DBA">
        <w:rPr>
          <w:b/>
          <w:bCs/>
        </w:rPr>
        <w:t>.</w:t>
      </w:r>
      <w:r w:rsidRPr="00903DBA">
        <w:fldChar w:fldCharType="end"/>
      </w:r>
      <w:r w:rsidRPr="00903DBA">
        <w:t xml:space="preserve">), where character has a corresponding integer value. For instance, </w:t>
      </w:r>
      <w:r w:rsidRPr="00903DBA">
        <w:rPr>
          <w:rStyle w:val="CodeInText0"/>
        </w:rPr>
        <w:t>‘a’</w:t>
      </w:r>
      <w:r w:rsidRPr="00903DBA">
        <w:t xml:space="preserve"> corresponds to 97, </w:t>
      </w:r>
      <w:r w:rsidRPr="00903DBA">
        <w:rPr>
          <w:rStyle w:val="CodeInText0"/>
        </w:rPr>
        <w:t>‘b’</w:t>
      </w:r>
      <w:r w:rsidRPr="00903DBA">
        <w:t xml:space="preserve"> to </w:t>
      </w:r>
      <w:r w:rsidRPr="00903DBA">
        <w:rPr>
          <w:rStyle w:val="CodeInText0"/>
        </w:rPr>
        <w:t>98</w:t>
      </w:r>
      <w:r w:rsidRPr="00903DBA">
        <w:t>, and so on. The line above could have been written as the following code instead. The possibility to write character and string literal is for convenience only.</w:t>
      </w:r>
    </w:p>
    <w:p w14:paraId="4A3AB00F" w14:textId="77777777" w:rsidR="00E80032" w:rsidRPr="00903DBA" w:rsidRDefault="00E80032" w:rsidP="00E80032">
      <w:pPr>
        <w:pStyle w:val="Code"/>
      </w:pPr>
      <w:r w:rsidRPr="00903DBA">
        <w:t>char s2[] = {97, 98, 99, 0};</w:t>
      </w:r>
    </w:p>
    <w:p w14:paraId="48810DB5" w14:textId="14298D3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0" w:name="_Toc320485584"/>
      <w:bookmarkStart w:id="611" w:name="_Toc323656694"/>
      <w:bookmarkStart w:id="612" w:name="_Toc324085432"/>
      <w:bookmarkStart w:id="613" w:name="_Ref383780778"/>
      <w:bookmarkStart w:id="614" w:name="_Toc383781084"/>
      <w:bookmarkStart w:id="615" w:name="_Toc57656193"/>
      <w:r w:rsidRPr="00903DBA">
        <w:t>Pointers</w:t>
      </w:r>
      <w:bookmarkEnd w:id="610"/>
      <w:bookmarkEnd w:id="611"/>
      <w:bookmarkEnd w:id="612"/>
      <w:bookmarkEnd w:id="613"/>
      <w:bookmarkEnd w:id="614"/>
      <w:bookmarkEnd w:id="615"/>
    </w:p>
    <w:p w14:paraId="19F7C5ED" w14:textId="77777777" w:rsidR="00E80032" w:rsidRPr="00903DBA" w:rsidRDefault="00E80032" w:rsidP="00E80032">
      <w:r w:rsidRPr="00903DBA">
        <w:t xml:space="preserve">A </w:t>
      </w:r>
      <w:r w:rsidRPr="00903DBA">
        <w:rPr>
          <w:rStyle w:val="CodeInText0"/>
        </w:rPr>
        <w:t>pointer</w:t>
      </w:r>
      <w:r w:rsidRPr="00903DBA">
        <w:t xml:space="preserve"> is a variable containing the address of value. For example, let us say that the integer </w:t>
      </w:r>
      <w:proofErr w:type="spellStart"/>
      <w:r w:rsidRPr="00903DBA">
        <w:rPr>
          <w:rStyle w:val="CodeInText0"/>
        </w:rPr>
        <w:t>i</w:t>
      </w:r>
      <w:proofErr w:type="spellEnd"/>
      <w:r w:rsidRPr="00903DBA">
        <w:t xml:space="preserve"> has the value 123 that is stored on the memory address 10,000, and that the size of each value is four bytes. As </w:t>
      </w:r>
      <w:r w:rsidRPr="00903DBA">
        <w:rPr>
          <w:rStyle w:val="CodeInText0"/>
        </w:rPr>
        <w:t>p</w:t>
      </w:r>
      <w:r w:rsidRPr="00903DBA">
        <w:t xml:space="preserve"> is a pointer to </w:t>
      </w:r>
      <w:proofErr w:type="spellStart"/>
      <w:r w:rsidRPr="00903DBA">
        <w:rPr>
          <w:rStyle w:val="CodeInText0"/>
        </w:rPr>
        <w:t>i</w:t>
      </w:r>
      <w:proofErr w:type="spellEnd"/>
      <w:r w:rsidRPr="00903DBA">
        <w:t>, it holds the value 10,000.</w:t>
      </w:r>
    </w:p>
    <w:p w14:paraId="5170E18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5205DE" w:rsidRPr="003F7CF1" w:rsidRDefault="005205D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5205DE" w:rsidRPr="003F7CF1" w:rsidRDefault="005205D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5205DE" w:rsidRPr="003F7CF1" w:rsidRDefault="005205DE"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5205DE" w:rsidRPr="003F7CF1" w:rsidRDefault="005205D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5205DE" w:rsidRPr="003F7CF1" w:rsidRDefault="005205DE"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5205DE" w:rsidRPr="003F7CF1" w:rsidRDefault="005205DE"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5205DE" w:rsidRPr="003F7CF1" w:rsidRDefault="005205DE"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5205DE" w:rsidRPr="003F7CF1" w:rsidRDefault="005205DE"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5205DE" w:rsidRPr="003F7CF1" w:rsidRDefault="005205DE"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5205DE" w:rsidRPr="003F7CF1" w:rsidRDefault="005205DE"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5205DE" w:rsidRPr="003F7CF1" w:rsidRDefault="005205DE"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5205DE" w:rsidRPr="003F7CF1" w:rsidRDefault="005205DE"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5205DE" w:rsidRPr="003F7CF1" w:rsidRDefault="005205DE"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5205DE" w:rsidRPr="003F7CF1" w:rsidRDefault="005205DE"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5205DE" w:rsidRPr="003F7CF1" w:rsidRDefault="005205DE"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5205DE" w:rsidRPr="003F7CF1" w:rsidRDefault="005205DE"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5205DE" w:rsidRPr="003F7CF1" w:rsidRDefault="005205DE"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903DBA" w:rsidRDefault="00E80032" w:rsidP="00E80032">
      <w:r w:rsidRPr="00903DBA">
        <w:t>In almost all cases, we do not really need to know the address of the value. Therefore, a simpler (and clearer) way to illustrate the same thing is to draw an arrow from the pointer to the value.</w:t>
      </w:r>
    </w:p>
    <w:p w14:paraId="01BB4CE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5205DE" w:rsidRPr="003F7CF1" w:rsidRDefault="005205D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5205DE" w:rsidRPr="003F7CF1" w:rsidRDefault="005205DE"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5205DE" w:rsidRPr="003F7CF1" w:rsidRDefault="005205DE"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5205DE" w:rsidRPr="003F7CF1" w:rsidRDefault="005205DE"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5205DE" w:rsidRPr="003F7CF1" w:rsidRDefault="005205DE"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5205DE" w:rsidRPr="003F7CF1" w:rsidRDefault="005205DE"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5205DE" w:rsidRPr="003F7CF1" w:rsidRDefault="005205DE"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903DBA" w:rsidRDefault="00E80032" w:rsidP="00E80032">
      <w:r w:rsidRPr="00903DBA">
        <w:lastRenderedPageBreak/>
        <w:t>The following code gives rise to the diagram above</w:t>
      </w:r>
      <w:r w:rsidRPr="00903DBA">
        <w:rPr>
          <w:rStyle w:val="Fotnotsreferens"/>
          <w:szCs w:val="21"/>
        </w:rPr>
        <w:footnoteReference w:id="11"/>
      </w:r>
      <w:r w:rsidRPr="00903DBA">
        <w:t xml:space="preserve">, where the ampersand (&amp;) denotes the </w:t>
      </w:r>
      <w:r w:rsidRPr="00903DBA">
        <w:rPr>
          <w:rStyle w:val="KeyWord"/>
        </w:rPr>
        <w:t>address</w:t>
      </w:r>
      <w:r w:rsidRPr="00903DBA">
        <w:t xml:space="preserve"> of the variable.</w:t>
      </w:r>
    </w:p>
    <w:p w14:paraId="41391954" w14:textId="77777777" w:rsidR="00E80032" w:rsidRPr="00903DBA" w:rsidRDefault="00E80032" w:rsidP="00E80032">
      <w:pPr>
        <w:pStyle w:val="Code"/>
      </w:pPr>
      <w:r w:rsidRPr="00903DBA">
        <w:t>int i = 123;</w:t>
      </w:r>
    </w:p>
    <w:p w14:paraId="468D8BB7" w14:textId="77777777" w:rsidR="00E80032" w:rsidRPr="00903DBA" w:rsidRDefault="00E80032" w:rsidP="00E80032">
      <w:pPr>
        <w:pStyle w:val="Code"/>
      </w:pPr>
      <w:r w:rsidRPr="00903DBA">
        <w:t>int *p = &amp;i;</w:t>
      </w:r>
    </w:p>
    <w:p w14:paraId="3F35BEBA" w14:textId="499014CB" w:rsidR="00E80032" w:rsidRPr="00903DBA" w:rsidRDefault="00E80032" w:rsidP="00E80032">
      <w:r w:rsidRPr="00903DBA">
        <w:t xml:space="preserve">If we want to access the value pointed at, we use the asterisk (*), which </w:t>
      </w:r>
      <w:proofErr w:type="spellStart"/>
      <w:r w:rsidR="00B02345" w:rsidRPr="00903DBA">
        <w:rPr>
          <w:rStyle w:val="KeyWord"/>
        </w:rPr>
        <w:t>dereference</w:t>
      </w:r>
      <w:r w:rsidRPr="00903DBA">
        <w:rPr>
          <w:rStyle w:val="KeyWord"/>
        </w:rPr>
        <w:t>ers</w:t>
      </w:r>
      <w:proofErr w:type="spellEnd"/>
      <w:r w:rsidRPr="00903DBA">
        <w:t xml:space="preserve"> the pointer (“follows the arrow”). As the </w:t>
      </w:r>
      <w:r w:rsidRPr="00903DBA">
        <w:rPr>
          <w:rStyle w:val="KeyWord"/>
        </w:rPr>
        <w:t>address</w:t>
      </w:r>
      <w:r w:rsidRPr="00903DBA">
        <w:t xml:space="preserve"> operator (&amp;) gives the address of a variable (“against the arrow”), they address and </w:t>
      </w:r>
      <w:proofErr w:type="spellStart"/>
      <w:r w:rsidR="00B02345" w:rsidRPr="00903DBA">
        <w:t>dereference</w:t>
      </w:r>
      <w:r w:rsidRPr="00903DBA">
        <w:t>erring</w:t>
      </w:r>
      <w:proofErr w:type="spellEnd"/>
      <w:r w:rsidRPr="00903DBA">
        <w:t xml:space="preserve"> operators can be regarded as each other reverses. Note that the asterisk is used on two occasions, when we define a pointer variable and when we </w:t>
      </w:r>
      <w:proofErr w:type="spellStart"/>
      <w:r w:rsidR="00B02345" w:rsidRPr="00903DBA">
        <w:t>dereference</w:t>
      </w:r>
      <w:r w:rsidRPr="00903DBA">
        <w:t>er</w:t>
      </w:r>
      <w:proofErr w:type="spellEnd"/>
      <w:r w:rsidRPr="00903DBA">
        <w:t xml:space="preserve"> a pointer. The asterisk is in fact used on a third occasion, when multiplying two values. The ampersand is used on two occasions: </w:t>
      </w:r>
      <w:r w:rsidRPr="00903DBA">
        <w:rPr>
          <w:rStyle w:val="KeyWord"/>
        </w:rPr>
        <w:t>address</w:t>
      </w:r>
      <w:r w:rsidRPr="00903DBA">
        <w:t xml:space="preserve"> and bitwise </w:t>
      </w:r>
      <w:r w:rsidRPr="00903DBA">
        <w:rPr>
          <w:rStyle w:val="KeyWord"/>
        </w:rPr>
        <w:t>and</w:t>
      </w:r>
      <w:r w:rsidRPr="00903DBA">
        <w:rPr>
          <w:rStyle w:val="Fotnotsreferens"/>
          <w:szCs w:val="21"/>
        </w:rPr>
        <w:footnoteReference w:id="12"/>
      </w:r>
      <w:r w:rsidRPr="00903DBA">
        <w:t xml:space="preserve">. </w:t>
      </w:r>
    </w:p>
    <w:p w14:paraId="0BE2B7D8" w14:textId="77777777" w:rsidR="00E80032" w:rsidRPr="00903DBA" w:rsidRDefault="00E80032" w:rsidP="00E80032">
      <w:pPr>
        <w:pStyle w:val="Code"/>
      </w:pPr>
      <w:r w:rsidRPr="00903DBA">
        <w:t>int i = 999;</w:t>
      </w:r>
    </w:p>
    <w:p w14:paraId="13B39DE2" w14:textId="02681470" w:rsidR="00E80032" w:rsidRPr="00903DBA" w:rsidRDefault="00E80032" w:rsidP="00E80032">
      <w:pPr>
        <w:pStyle w:val="Code"/>
      </w:pPr>
      <w:r w:rsidRPr="00903DBA">
        <w:t xml:space="preserve">int *p = &amp;i;      // Pointer </w:t>
      </w:r>
      <w:r w:rsidR="00C37108" w:rsidRPr="00903DBA">
        <w:t>definition</w:t>
      </w:r>
      <w:r w:rsidRPr="00903DBA">
        <w:t>.</w:t>
      </w:r>
    </w:p>
    <w:p w14:paraId="6CBC945B" w14:textId="1EC9DF0F" w:rsidR="00E80032" w:rsidRPr="00903DBA" w:rsidRDefault="00E80032" w:rsidP="00E80032">
      <w:pPr>
        <w:pStyle w:val="Code"/>
      </w:pPr>
      <w:r w:rsidRPr="00903DBA">
        <w:t xml:space="preserve">int j = *p;       // </w:t>
      </w:r>
      <w:r w:rsidR="00B02345" w:rsidRPr="00903DBA">
        <w:t>Dereference</w:t>
      </w:r>
      <w:r w:rsidRPr="00903DBA">
        <w:t>ereeing of a pointer.</w:t>
      </w:r>
    </w:p>
    <w:p w14:paraId="19945C2D" w14:textId="77777777" w:rsidR="00E80032" w:rsidRPr="00903DBA" w:rsidRDefault="00E80032" w:rsidP="00E80032">
      <w:pPr>
        <w:pStyle w:val="Code"/>
      </w:pPr>
      <w:r w:rsidRPr="00903DBA">
        <w:t>int a = 1, b = 2;</w:t>
      </w:r>
    </w:p>
    <w:p w14:paraId="6BA0DA39" w14:textId="77777777" w:rsidR="00E80032" w:rsidRPr="00903DBA" w:rsidRDefault="00E80032" w:rsidP="00E80032">
      <w:pPr>
        <w:pStyle w:val="Code"/>
      </w:pPr>
      <w:r w:rsidRPr="00903DBA">
        <w:t>int c = a * b;    // Multiplication.</w:t>
      </w:r>
    </w:p>
    <w:p w14:paraId="14E0BF89" w14:textId="6513F4B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6" w:name="_Toc320485585"/>
      <w:bookmarkStart w:id="617" w:name="_Toc323656695"/>
      <w:bookmarkStart w:id="618" w:name="_Toc324085433"/>
      <w:bookmarkStart w:id="619" w:name="_Toc383781085"/>
      <w:bookmarkStart w:id="620" w:name="_Toc57656194"/>
      <w:r w:rsidRPr="00903DBA">
        <w:t>Pointers and Dynamic Memory</w:t>
      </w:r>
      <w:bookmarkEnd w:id="616"/>
      <w:bookmarkEnd w:id="617"/>
      <w:bookmarkEnd w:id="618"/>
      <w:bookmarkEnd w:id="619"/>
      <w:bookmarkEnd w:id="620"/>
    </w:p>
    <w:p w14:paraId="0D20A3F1" w14:textId="77777777" w:rsidR="00E80032" w:rsidRPr="00903DBA" w:rsidRDefault="00E80032" w:rsidP="00E80032">
      <w:r w:rsidRPr="00903DBA">
        <w:t xml:space="preserve">Pointers can also be used to allocate </w:t>
      </w:r>
      <w:r w:rsidRPr="00903DBA">
        <w:rPr>
          <w:rStyle w:val="KeyWord"/>
        </w:rPr>
        <w:t>dynamic</w:t>
      </w:r>
      <w:r w:rsidRPr="00903DBA">
        <w:rPr>
          <w:rStyle w:val="Italic"/>
        </w:rPr>
        <w:t xml:space="preserve"> </w:t>
      </w:r>
      <w:r w:rsidRPr="00903DBA">
        <w:rPr>
          <w:rStyle w:val="KeyWord"/>
        </w:rPr>
        <w:t>memory</w:t>
      </w:r>
      <w:r w:rsidRPr="00903DBA">
        <w:t xml:space="preserve">. There is a section of the memory called the </w:t>
      </w:r>
      <w:r w:rsidRPr="00903DBA">
        <w:rPr>
          <w:rStyle w:val="KeyWord"/>
        </w:rPr>
        <w:t>heap</w:t>
      </w:r>
      <w:r w:rsidRPr="00903DBA">
        <w:t xml:space="preserve"> that is used for dynamically allocated memory blocks. The standard functions </w:t>
      </w:r>
      <w:r w:rsidRPr="00903DBA">
        <w:rPr>
          <w:rStyle w:val="CodeInText0"/>
        </w:rPr>
        <w:t>malloc</w:t>
      </w:r>
      <w:r w:rsidRPr="00903DBA">
        <w:rPr>
          <w:rStyle w:val="Italic"/>
        </w:rPr>
        <w:t xml:space="preserve">, </w:t>
      </w:r>
      <w:proofErr w:type="spellStart"/>
      <w:r w:rsidRPr="00903DBA">
        <w:rPr>
          <w:rStyle w:val="CodeInText0"/>
        </w:rPr>
        <w:t>calloc</w:t>
      </w:r>
      <w:proofErr w:type="spellEnd"/>
      <w:r w:rsidRPr="00903DBA">
        <w:rPr>
          <w:rStyle w:val="Italic"/>
        </w:rPr>
        <w:t xml:space="preserve">, </w:t>
      </w:r>
      <w:proofErr w:type="spellStart"/>
      <w:r w:rsidRPr="00903DBA">
        <w:rPr>
          <w:rStyle w:val="CodeInText0"/>
        </w:rPr>
        <w:t>realloc</w:t>
      </w:r>
      <w:proofErr w:type="spellEnd"/>
      <w:r w:rsidRPr="00903DBA">
        <w:t xml:space="preserve"> and </w:t>
      </w:r>
      <w:r w:rsidRPr="00903DBA">
        <w:rPr>
          <w:rStyle w:val="CodeInText0"/>
        </w:rPr>
        <w:t>free</w:t>
      </w:r>
      <w:r w:rsidRPr="00903DBA">
        <w:t xml:space="preserve"> used to allocate, reallocate, and deallocate the memory, respectively. Memory not dynamically allocated is referred to </w:t>
      </w:r>
      <w:r w:rsidRPr="00903DBA">
        <w:rPr>
          <w:rStyle w:val="KeyWord"/>
        </w:rPr>
        <w:t>static</w:t>
      </w:r>
      <w:r w:rsidRPr="00903DBA">
        <w:t xml:space="preserve"> memory.</w:t>
      </w:r>
    </w:p>
    <w:p w14:paraId="383E1EBB" w14:textId="77777777" w:rsidR="00E80032" w:rsidRPr="00903DBA" w:rsidRDefault="00E80032" w:rsidP="00E80032">
      <w:pPr>
        <w:rPr>
          <w:szCs w:val="21"/>
        </w:rPr>
      </w:pPr>
      <w:r w:rsidRPr="00903DBA">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5205DE" w:rsidRPr="003F7CF1" w:rsidRDefault="005205D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5205DE" w:rsidRPr="003F7CF1" w:rsidRDefault="005205D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5205DE" w:rsidRPr="003F7CF1" w:rsidRDefault="005205DE"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5205DE" w:rsidRPr="003F7CF1" w:rsidRDefault="005205DE"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5205DE" w:rsidRPr="003F7CF1" w:rsidRDefault="005205DE"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903DBA" w:rsidRDefault="00E80032" w:rsidP="00E80032">
      <w:pPr>
        <w:pStyle w:val="Code"/>
      </w:pPr>
      <w:r w:rsidRPr="00903DBA">
        <w:t>int *p = malloc(sizeof(int));</w:t>
      </w:r>
    </w:p>
    <w:p w14:paraId="70065A3D" w14:textId="77777777" w:rsidR="00E80032" w:rsidRPr="00903DBA" w:rsidRDefault="00E80032" w:rsidP="00E80032">
      <w:pPr>
        <w:pStyle w:val="Code"/>
      </w:pPr>
      <w:r w:rsidRPr="00903DBA">
        <w:t>*p = 123;</w:t>
      </w:r>
    </w:p>
    <w:p w14:paraId="3EC0C92D" w14:textId="77777777" w:rsidR="00E80032" w:rsidRPr="00903DBA" w:rsidRDefault="00E80032" w:rsidP="00E80032">
      <w:pPr>
        <w:pStyle w:val="Code"/>
      </w:pPr>
      <w:r w:rsidRPr="00903DBA">
        <w:t>free(p);</w:t>
      </w:r>
    </w:p>
    <w:p w14:paraId="04F2964C" w14:textId="77777777" w:rsidR="00E80032" w:rsidRPr="00903DBA" w:rsidRDefault="00E80032" w:rsidP="00E80032">
      <w:r w:rsidRPr="00903DBA">
        <w:t xml:space="preserve">We can also allocate memory for a whole array. Even though </w:t>
      </w:r>
      <w:r w:rsidRPr="00903DBA">
        <w:rPr>
          <w:rStyle w:val="CodeInText0"/>
        </w:rPr>
        <w:t>p</w:t>
      </w:r>
      <w:r w:rsidRPr="00903DBA">
        <w:t xml:space="preserve"> is a pointer in the example below, we can use the array index notation to access a value of the array in the allocated memory block.</w:t>
      </w:r>
    </w:p>
    <w:p w14:paraId="697C9801" w14:textId="77777777" w:rsidR="00E80032" w:rsidRPr="00903DBA" w:rsidRDefault="00E80032" w:rsidP="00E80032">
      <w:pPr>
        <w:rPr>
          <w:szCs w:val="21"/>
        </w:rPr>
      </w:pPr>
      <w:r w:rsidRPr="00903DBA">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5205DE" w:rsidRPr="003F7CF1" w:rsidRDefault="005205D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5205DE" w:rsidRPr="003F7CF1" w:rsidRDefault="005205D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5205DE" w:rsidRPr="003F7CF1" w:rsidRDefault="005205DE"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5205DE" w:rsidRPr="003F7CF1" w:rsidRDefault="005205DE"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5205DE" w:rsidRPr="003F7CF1" w:rsidRDefault="005205D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5205DE" w:rsidRPr="003F7CF1" w:rsidRDefault="005205D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5205DE" w:rsidRPr="003F7CF1" w:rsidRDefault="005205DE"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5205DE" w:rsidRPr="003F7CF1" w:rsidRDefault="005205DE"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5205DE" w:rsidRPr="003F7CF1" w:rsidRDefault="005205DE"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5205DE" w:rsidRPr="003F7CF1" w:rsidRDefault="005205DE"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5205DE" w:rsidRPr="003F7CF1" w:rsidRDefault="005205DE"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5205DE" w:rsidRPr="003F7CF1" w:rsidRDefault="005205DE"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5205DE" w:rsidRPr="003F7CF1" w:rsidRDefault="005205DE"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5205DE" w:rsidRPr="003F7CF1" w:rsidRDefault="005205DE"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5205DE" w:rsidRPr="003F7CF1" w:rsidRDefault="005205DE"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903DBA" w:rsidRDefault="00E80032" w:rsidP="00E80032">
      <w:pPr>
        <w:pStyle w:val="Code"/>
      </w:pPr>
      <w:r w:rsidRPr="00903DBA">
        <w:t>int *p = calloc(3, sizeof(int));</w:t>
      </w:r>
    </w:p>
    <w:p w14:paraId="18DAFAE3" w14:textId="77777777" w:rsidR="00E80032" w:rsidRPr="00903DBA" w:rsidRDefault="00E80032" w:rsidP="00E80032">
      <w:pPr>
        <w:pStyle w:val="Code"/>
      </w:pPr>
      <w:r w:rsidRPr="00903DBA">
        <w:t>p[0] = 123;</w:t>
      </w:r>
    </w:p>
    <w:p w14:paraId="23D78CF1" w14:textId="77777777" w:rsidR="00E80032" w:rsidRPr="00903DBA" w:rsidRDefault="00E80032" w:rsidP="00E80032">
      <w:pPr>
        <w:pStyle w:val="Code"/>
      </w:pPr>
      <w:r w:rsidRPr="00903DBA">
        <w:t>p[1] = 124;</w:t>
      </w:r>
    </w:p>
    <w:p w14:paraId="1F46AF0D" w14:textId="77777777" w:rsidR="00E80032" w:rsidRPr="00903DBA" w:rsidRDefault="00E80032" w:rsidP="00E80032">
      <w:pPr>
        <w:pStyle w:val="Code"/>
      </w:pPr>
      <w:r w:rsidRPr="00903DBA">
        <w:lastRenderedPageBreak/>
        <w:t>p[2] = 125;</w:t>
      </w:r>
    </w:p>
    <w:p w14:paraId="75B653B8" w14:textId="77777777" w:rsidR="00E80032" w:rsidRPr="00903DBA" w:rsidRDefault="00E80032" w:rsidP="00E80032">
      <w:pPr>
        <w:pStyle w:val="Code"/>
      </w:pPr>
      <w:r w:rsidRPr="00903DBA">
        <w:t>free(p);</w:t>
      </w:r>
    </w:p>
    <w:p w14:paraId="6EB6BD6A" w14:textId="77777777" w:rsidR="00E80032" w:rsidRPr="00903DBA" w:rsidRDefault="00E80032" w:rsidP="00E80032">
      <w:r w:rsidRPr="00903DBA">
        <w:t xml:space="preserve">Once we have allocated a memory, we can allocate a block of different size by calling </w:t>
      </w:r>
      <w:proofErr w:type="spellStart"/>
      <w:r w:rsidRPr="00903DBA">
        <w:rPr>
          <w:rStyle w:val="CodeInText0"/>
        </w:rPr>
        <w:t>realloc</w:t>
      </w:r>
      <w:proofErr w:type="spellEnd"/>
      <w:r w:rsidRPr="00903DBA">
        <w:t>, which copies to contents of the memory block to new address, is necessary.</w:t>
      </w:r>
    </w:p>
    <w:p w14:paraId="738D8A35" w14:textId="77777777" w:rsidR="00E80032" w:rsidRPr="00903DBA" w:rsidRDefault="00E80032" w:rsidP="00E80032">
      <w:pPr>
        <w:pStyle w:val="Code"/>
      </w:pPr>
      <w:r w:rsidRPr="00903DBA">
        <w:t>int *p = malloc(sizeof(int));</w:t>
      </w:r>
    </w:p>
    <w:p w14:paraId="17FC1974" w14:textId="77777777" w:rsidR="00E80032" w:rsidRPr="00903DBA" w:rsidRDefault="00E80032" w:rsidP="00E80032">
      <w:pPr>
        <w:pStyle w:val="Code"/>
      </w:pPr>
      <w:r w:rsidRPr="00903DBA">
        <w:t>p[0] = 123;</w:t>
      </w:r>
    </w:p>
    <w:p w14:paraId="3D6936E8" w14:textId="77777777" w:rsidR="00E80032" w:rsidRPr="00903DBA" w:rsidRDefault="00E80032" w:rsidP="00E80032">
      <w:pPr>
        <w:pStyle w:val="Code"/>
      </w:pPr>
      <w:r w:rsidRPr="00903DBA">
        <w:t>p = realloc(2 * sizeof(int));</w:t>
      </w:r>
    </w:p>
    <w:p w14:paraId="086C2BDD" w14:textId="77777777" w:rsidR="00E80032" w:rsidRPr="00903DBA" w:rsidRDefault="00E80032" w:rsidP="00E80032">
      <w:pPr>
        <w:pStyle w:val="Code"/>
      </w:pPr>
      <w:r w:rsidRPr="00903DBA">
        <w:t>p[1] = 456;</w:t>
      </w:r>
    </w:p>
    <w:p w14:paraId="38DB7EFF" w14:textId="77777777" w:rsidR="00E80032" w:rsidRPr="00903DBA" w:rsidRDefault="00E80032" w:rsidP="00E80032">
      <w:pPr>
        <w:pStyle w:val="Code"/>
      </w:pPr>
      <w:r w:rsidRPr="00903DBA">
        <w:t>free(p);</w:t>
      </w:r>
    </w:p>
    <w:p w14:paraId="57A3E1F0" w14:textId="77777777" w:rsidR="00E80032" w:rsidRPr="00903DBA" w:rsidRDefault="00E80032" w:rsidP="00E80032">
      <w:r w:rsidRPr="00903DBA">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5205DE" w:rsidRPr="003F7CF1" w:rsidRDefault="005205D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5205DE" w:rsidRPr="003F7CF1" w:rsidRDefault="005205DE"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5205DE" w:rsidRPr="003F7CF1" w:rsidRDefault="005205DE"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5205DE" w:rsidRPr="003F7CF1" w:rsidRDefault="005205DE"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5205DE" w:rsidRPr="003F7CF1" w:rsidRDefault="005205DE"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5205DE" w:rsidRPr="003F7CF1" w:rsidRDefault="005205DE"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5205DE" w:rsidRPr="003F7CF1" w:rsidRDefault="005205DE"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5205DE" w:rsidRPr="003F7CF1" w:rsidRDefault="005205DE"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5205DE" w:rsidRPr="003F7CF1" w:rsidRDefault="005205DE"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5205DE" w:rsidRPr="003F7CF1" w:rsidRDefault="005205DE"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5205DE" w:rsidRPr="003F7CF1" w:rsidRDefault="005205DE"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903DBA" w:rsidRDefault="00E80032" w:rsidP="00E80032">
      <w:r w:rsidRPr="00903DBA">
        <w:t xml:space="preserve">The difference between </w:t>
      </w:r>
      <w:r w:rsidRPr="00903DBA">
        <w:rPr>
          <w:rStyle w:val="CodeInText0"/>
        </w:rPr>
        <w:t>malloc</w:t>
      </w:r>
      <w:r w:rsidRPr="00903DBA">
        <w:t xml:space="preserve"> and </w:t>
      </w:r>
      <w:proofErr w:type="spellStart"/>
      <w:r w:rsidRPr="00903DBA">
        <w:rPr>
          <w:rStyle w:val="CodeInText0"/>
        </w:rPr>
        <w:t>calloc</w:t>
      </w:r>
      <w:proofErr w:type="spellEnd"/>
      <w:r w:rsidRPr="00903DBA">
        <w:t xml:space="preserve"> is that </w:t>
      </w:r>
      <w:proofErr w:type="spellStart"/>
      <w:r w:rsidRPr="00903DBA">
        <w:rPr>
          <w:rStyle w:val="CodeInText0"/>
        </w:rPr>
        <w:t>calloc</w:t>
      </w:r>
      <w:proofErr w:type="spellEnd"/>
      <w:r w:rsidRPr="00903DBA">
        <w:t xml:space="preserve"> resets the bytes of the memory blocks to zero, which </w:t>
      </w:r>
      <w:r w:rsidRPr="00903DBA">
        <w:rPr>
          <w:rStyle w:val="CodeInText0"/>
        </w:rPr>
        <w:t>malloc</w:t>
      </w:r>
      <w:r w:rsidRPr="00903DBA">
        <w:t xml:space="preserve"> do not. Otherwise, the following two calls are equivalent.</w:t>
      </w:r>
    </w:p>
    <w:p w14:paraId="69EB4DEF" w14:textId="77777777" w:rsidR="00E80032" w:rsidRPr="00903DBA" w:rsidRDefault="00E80032" w:rsidP="00E80032">
      <w:pPr>
        <w:pStyle w:val="Code"/>
      </w:pPr>
      <w:r w:rsidRPr="00903DBA">
        <w:t>int *p = calloc(3, sizeof(int));</w:t>
      </w:r>
    </w:p>
    <w:p w14:paraId="0319AB03" w14:textId="77777777" w:rsidR="00E80032" w:rsidRPr="00903DBA" w:rsidRDefault="00E80032" w:rsidP="00E80032">
      <w:pPr>
        <w:pStyle w:val="Code"/>
      </w:pPr>
      <w:r w:rsidRPr="00903DBA">
        <w:t>int *q = malloc(3 * sizeof(int));</w:t>
      </w:r>
    </w:p>
    <w:p w14:paraId="0AC235C2" w14:textId="77777777" w:rsidR="00E80032" w:rsidRPr="00903DBA" w:rsidRDefault="00E80032" w:rsidP="00E80032">
      <w:r w:rsidRPr="00903DBA">
        <w:t xml:space="preserve">The predefined constant NULL holds the pointer equivalence of the zero value. We say that the pointer is set to null. In a diagram, we can </w:t>
      </w:r>
      <w:proofErr w:type="gramStart"/>
      <w:r w:rsidRPr="00903DBA">
        <w:t>simple</w:t>
      </w:r>
      <w:proofErr w:type="gramEnd"/>
      <w:r w:rsidRPr="00903DBA">
        <w:t xml:space="preserve"> write null.</w:t>
      </w:r>
    </w:p>
    <w:p w14:paraId="579518A3" w14:textId="77777777" w:rsidR="00E80032" w:rsidRPr="00903DBA" w:rsidRDefault="00E80032" w:rsidP="00E80032">
      <w:pPr>
        <w:rPr>
          <w:szCs w:val="21"/>
        </w:rPr>
      </w:pPr>
      <w:r w:rsidRPr="00903DBA">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5205DE" w:rsidRPr="003F7CF1" w:rsidRDefault="005205D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5205DE" w:rsidRPr="003F7CF1" w:rsidRDefault="005205DE"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5205DE" w:rsidRPr="003F7CF1" w:rsidRDefault="005205DE"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5205DE" w:rsidRPr="003F7CF1" w:rsidRDefault="005205DE"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5205DE" w:rsidRPr="003F7CF1" w:rsidRDefault="005205DE"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903DBA" w:rsidRDefault="00E80032" w:rsidP="00E80032">
      <w:pPr>
        <w:pStyle w:val="Code"/>
      </w:pPr>
      <w:r w:rsidRPr="00903DBA">
        <w:t>int *p = NULL;</w:t>
      </w:r>
    </w:p>
    <w:p w14:paraId="4060E0EF" w14:textId="77777777" w:rsidR="00E80032" w:rsidRPr="00903DBA" w:rsidRDefault="00E80032" w:rsidP="00E80032">
      <w:r w:rsidRPr="00903DBA">
        <w:t xml:space="preserve">Sometimes, the electric ground symbol is used to symbolize a null pointer. For this reason, a null pointer is sometimes said to be a </w:t>
      </w:r>
      <w:r w:rsidRPr="00903DBA">
        <w:rPr>
          <w:rStyle w:val="KeyWord"/>
        </w:rPr>
        <w:t>grounded</w:t>
      </w:r>
      <w:r w:rsidRPr="00903DBA">
        <w:t xml:space="preserve"> pointer.</w:t>
      </w:r>
    </w:p>
    <w:p w14:paraId="5FA20976" w14:textId="77777777" w:rsidR="00E80032" w:rsidRPr="00903DBA" w:rsidRDefault="00E80032" w:rsidP="00E80032">
      <w:pPr>
        <w:rPr>
          <w:szCs w:val="21"/>
        </w:rPr>
      </w:pPr>
      <w:r w:rsidRPr="00903DBA">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5205DE" w:rsidRPr="003F7CF1" w:rsidRDefault="005205D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5205DE" w:rsidRPr="003F7CF1" w:rsidRDefault="005205DE"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5205DE" w:rsidRPr="003F7CF1" w:rsidRDefault="005205DE"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903DBA" w:rsidRDefault="00E80032" w:rsidP="00E80032">
      <w:r w:rsidRPr="00903DBA">
        <w:t xml:space="preserve">There is a special type </w:t>
      </w:r>
      <w:r w:rsidRPr="00903DBA">
        <w:rPr>
          <w:rStyle w:val="CodeInText0"/>
        </w:rPr>
        <w:t>void</w:t>
      </w:r>
      <w:r w:rsidRPr="00903DBA">
        <w:t xml:space="preserve">, which </w:t>
      </w:r>
      <w:proofErr w:type="gramStart"/>
      <w:r w:rsidRPr="00903DBA">
        <w:t>actually marks</w:t>
      </w:r>
      <w:proofErr w:type="gramEnd"/>
      <w:r w:rsidRPr="00903DBA">
        <w:t xml:space="preserve"> the absence of a type. We can define a pointer to </w:t>
      </w:r>
      <w:r w:rsidRPr="00903DBA">
        <w:rPr>
          <w:rStyle w:val="CodeInText0"/>
        </w:rPr>
        <w:t>void</w:t>
      </w:r>
      <w:r w:rsidRPr="00903DBA">
        <w:t xml:space="preserve">; we cannot, however, </w:t>
      </w:r>
      <w:proofErr w:type="spellStart"/>
      <w:r w:rsidR="00B02345" w:rsidRPr="00903DBA">
        <w:t>dereference</w:t>
      </w:r>
      <w:r w:rsidRPr="00903DBA">
        <w:t>er</w:t>
      </w:r>
      <w:proofErr w:type="spellEnd"/>
      <w:r w:rsidRPr="00903DBA">
        <w:t xml:space="preserve"> the pointer. It is useful in low-level application where we want to exam a specific location in memory.</w:t>
      </w:r>
    </w:p>
    <w:p w14:paraId="705DD019" w14:textId="77777777" w:rsidR="00E80032" w:rsidRPr="00903DBA" w:rsidRDefault="00E80032" w:rsidP="00E80032">
      <w:pPr>
        <w:pStyle w:val="Code"/>
      </w:pPr>
      <w:r w:rsidRPr="00903DBA">
        <w:t>void* voidPtr = (void*) 10000;</w:t>
      </w:r>
    </w:p>
    <w:p w14:paraId="5A053DAD" w14:textId="77777777" w:rsidR="00E80032" w:rsidRPr="00903DBA" w:rsidRDefault="00E80032" w:rsidP="00E80032">
      <w:r w:rsidRPr="00903DBA">
        <w:t xml:space="preserve">The </w:t>
      </w:r>
      <w:r w:rsidRPr="00903DBA">
        <w:rPr>
          <w:rStyle w:val="CodeInText0"/>
        </w:rPr>
        <w:t>void</w:t>
      </w:r>
      <w:r w:rsidRPr="00903DBA">
        <w:t xml:space="preserve"> type is useful on one further occasion: to mark that a function does not return a value or misses parameters, see the function section later in this chapter.</w:t>
      </w:r>
    </w:p>
    <w:p w14:paraId="161BF396" w14:textId="77777777" w:rsidR="00E80032" w:rsidRPr="00903DBA" w:rsidRDefault="00E80032" w:rsidP="00E80032">
      <w:r w:rsidRPr="00903DBA">
        <w:lastRenderedPageBreak/>
        <w:t xml:space="preserve">In the example below, the memory block has been deallocated, but </w:t>
      </w:r>
      <w:r w:rsidRPr="00903DBA">
        <w:rPr>
          <w:rStyle w:val="CodeInText0"/>
        </w:rPr>
        <w:t>p</w:t>
      </w:r>
      <w:r w:rsidRPr="00903DBA">
        <w:t xml:space="preserve"> has not been set to null. It has become a </w:t>
      </w:r>
      <w:r w:rsidRPr="00903DBA">
        <w:rPr>
          <w:rStyle w:val="KeyWord"/>
        </w:rPr>
        <w:t>dangling pointer</w:t>
      </w:r>
      <w:r w:rsidRPr="00903DBA">
        <w:t xml:space="preserve">; it is not null and does not really points at anything. </w:t>
      </w:r>
      <w:proofErr w:type="gramStart"/>
      <w:r w:rsidRPr="00903DBA">
        <w:t>In spite of</w:t>
      </w:r>
      <w:proofErr w:type="gramEnd"/>
      <w:r w:rsidRPr="00903DBA">
        <w:t xml:space="preserve"> that, we try to access the value </w:t>
      </w:r>
      <w:r w:rsidRPr="00903DBA">
        <w:rPr>
          <w:rStyle w:val="CodeInText0"/>
        </w:rPr>
        <w:t>p</w:t>
      </w:r>
      <w:r w:rsidRPr="00903DBA">
        <w:t xml:space="preserve"> points at. This is a dangerous operation and would most likely result in a run-time error.</w:t>
      </w:r>
    </w:p>
    <w:p w14:paraId="495C7DE2" w14:textId="77777777" w:rsidR="00E80032" w:rsidRPr="00903DBA" w:rsidRDefault="00E80032" w:rsidP="00E80032">
      <w:pPr>
        <w:rPr>
          <w:szCs w:val="21"/>
        </w:rPr>
      </w:pPr>
      <w:r w:rsidRPr="00903DBA">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5205DE" w:rsidRPr="003F7CF1" w:rsidRDefault="005205D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5205DE" w:rsidRPr="003F7CF1" w:rsidRDefault="005205DE"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5205DE" w:rsidRPr="003F7CF1" w:rsidRDefault="005205DE"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5205DE" w:rsidRPr="003F7CF1" w:rsidRDefault="005205DE"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5205DE" w:rsidRPr="003F7CF1" w:rsidRDefault="005205DE"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903DBA" w:rsidRDefault="00E80032" w:rsidP="00E80032">
      <w:pPr>
        <w:pStyle w:val="Code"/>
      </w:pPr>
      <w:r w:rsidRPr="00903DBA">
        <w:t>int *p = malloc(sizeof(int));</w:t>
      </w:r>
    </w:p>
    <w:p w14:paraId="118AB496" w14:textId="77777777" w:rsidR="00E80032" w:rsidRPr="00903DBA" w:rsidRDefault="00E80032" w:rsidP="00E80032">
      <w:pPr>
        <w:pStyle w:val="Code"/>
      </w:pPr>
      <w:r w:rsidRPr="00903DBA">
        <w:t>*p = 1;</w:t>
      </w:r>
    </w:p>
    <w:p w14:paraId="113E8C94" w14:textId="77777777" w:rsidR="00E80032" w:rsidRPr="00903DBA" w:rsidRDefault="00E80032" w:rsidP="00E80032">
      <w:pPr>
        <w:pStyle w:val="Code"/>
      </w:pPr>
      <w:r w:rsidRPr="00903DBA">
        <w:t>free(p);</w:t>
      </w:r>
    </w:p>
    <w:p w14:paraId="27A3B214" w14:textId="78C86630" w:rsidR="00E80032" w:rsidRPr="00903DBA" w:rsidRDefault="00E80032" w:rsidP="00E80032">
      <w:pPr>
        <w:pStyle w:val="Code"/>
      </w:pPr>
      <w:r w:rsidRPr="00903DBA">
        <w:t>*p = 2; // Undefined behav</w:t>
      </w:r>
      <w:r w:rsidR="00414C74" w:rsidRPr="00903DBA">
        <w:t>or</w:t>
      </w:r>
    </w:p>
    <w:p w14:paraId="4DF37877" w14:textId="77777777" w:rsidR="00E80032" w:rsidRPr="00903DBA" w:rsidRDefault="00E80032" w:rsidP="00E80032">
      <w:r w:rsidRPr="00903DBA">
        <w:t xml:space="preserve">In the example below, we allocate memory for two pointers, </w:t>
      </w:r>
      <w:proofErr w:type="gramStart"/>
      <w:r w:rsidRPr="00903DBA">
        <w:rPr>
          <w:rStyle w:val="CodeInText0"/>
        </w:rPr>
        <w:t>p</w:t>
      </w:r>
      <w:proofErr w:type="gramEnd"/>
      <w:r w:rsidRPr="00903DBA">
        <w:t xml:space="preserve"> and </w:t>
      </w:r>
      <w:r w:rsidRPr="00903DBA">
        <w:rPr>
          <w:rStyle w:val="CodeInText0"/>
        </w:rPr>
        <w:t>q</w:t>
      </w:r>
      <w:r w:rsidRPr="00903DBA">
        <w:t xml:space="preserve">. Then we assign </w:t>
      </w:r>
      <w:r w:rsidRPr="00903DBA">
        <w:rPr>
          <w:rStyle w:val="CodeInText0"/>
        </w:rPr>
        <w:t>p</w:t>
      </w:r>
      <w:r w:rsidRPr="00903DBA">
        <w:t xml:space="preserve"> to </w:t>
      </w:r>
      <w:r w:rsidRPr="00903DBA">
        <w:rPr>
          <w:rStyle w:val="CodeInText0"/>
        </w:rPr>
        <w:t>q</w:t>
      </w:r>
      <w:r w:rsidRPr="00903DBA">
        <w:t xml:space="preserve">, by doing so we have created a </w:t>
      </w:r>
      <w:r w:rsidRPr="00903DBA">
        <w:rPr>
          <w:rStyle w:val="KeyWord"/>
        </w:rPr>
        <w:t>memory leak</w:t>
      </w:r>
      <w:r w:rsidRPr="00903DBA">
        <w:t xml:space="preserve">. There is no way we can access or deallocate the memory block that was pointed at by </w:t>
      </w:r>
      <w:r w:rsidRPr="00903DBA">
        <w:rPr>
          <w:rStyle w:val="CodeInText0"/>
        </w:rPr>
        <w:t>p</w:t>
      </w:r>
      <w:r w:rsidRPr="00903DBA">
        <w:t>. In fact, we deallocate the same memory block twice as both pointers by now points at the same memory block. This dangerous operation will most likely also result in a run-time error.</w:t>
      </w:r>
    </w:p>
    <w:p w14:paraId="106146D9" w14:textId="77777777" w:rsidR="00E80032" w:rsidRPr="00903DBA" w:rsidRDefault="00E80032" w:rsidP="00E80032">
      <w:pPr>
        <w:rPr>
          <w:szCs w:val="21"/>
        </w:rPr>
      </w:pPr>
      <w:r w:rsidRPr="00903DBA">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5205DE" w:rsidRPr="003F7CF1" w:rsidRDefault="005205D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5205DE" w:rsidRPr="003F7CF1" w:rsidRDefault="005205D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5205DE" w:rsidRPr="003F7CF1" w:rsidRDefault="005205DE"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5205DE" w:rsidRPr="003F7CF1" w:rsidRDefault="005205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5205DE" w:rsidRPr="003F7CF1" w:rsidRDefault="005205D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5205DE" w:rsidRPr="003F7CF1" w:rsidRDefault="005205DE"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5205DE" w:rsidRPr="003F7CF1" w:rsidRDefault="005205D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5205DE" w:rsidRPr="003F7CF1" w:rsidRDefault="005205DE"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5205DE" w:rsidRPr="003F7CF1" w:rsidRDefault="005205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5205DE" w:rsidRPr="003F7CF1" w:rsidRDefault="005205D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5205DE" w:rsidRPr="003F7CF1" w:rsidRDefault="005205DE"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5205DE" w:rsidRPr="003F7CF1" w:rsidRDefault="005205DE"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5205DE" w:rsidRPr="003F7CF1" w:rsidRDefault="005205DE"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5205DE" w:rsidRPr="003F7CF1" w:rsidRDefault="005205DE"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5205DE" w:rsidRPr="003F7CF1" w:rsidRDefault="005205DE"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5205DE" w:rsidRPr="003F7CF1" w:rsidRDefault="005205DE"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5205DE" w:rsidRPr="003F7CF1" w:rsidRDefault="005205DE"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5205DE" w:rsidRPr="003F7CF1" w:rsidRDefault="005205DE"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5205DE" w:rsidRPr="003F7CF1" w:rsidRDefault="005205DE"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5205DE" w:rsidRPr="003F7CF1" w:rsidRDefault="005205DE"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5205DE" w:rsidRPr="003F7CF1" w:rsidRDefault="005205DE"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5205DE" w:rsidRPr="003F7CF1" w:rsidRDefault="005205DE"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5205DE" w:rsidRPr="003F7CF1" w:rsidRDefault="005205DE"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5205DE" w:rsidRPr="003F7CF1" w:rsidRDefault="005205DE"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903DBA" w:rsidRDefault="00E80032" w:rsidP="00E80032">
      <w:pPr>
        <w:pStyle w:val="Code"/>
      </w:pPr>
      <w:r w:rsidRPr="00903DBA">
        <w:t>int *p = malloc(sizoef(int)); // (a)</w:t>
      </w:r>
    </w:p>
    <w:p w14:paraId="19486656" w14:textId="77777777" w:rsidR="00E80032" w:rsidRPr="00903DBA" w:rsidRDefault="00E80032" w:rsidP="00E80032">
      <w:pPr>
        <w:pStyle w:val="Code"/>
      </w:pPr>
      <w:r w:rsidRPr="00903DBA">
        <w:t>int *q = malloc(sizeof(int));</w:t>
      </w:r>
    </w:p>
    <w:p w14:paraId="098ABE7F" w14:textId="77777777" w:rsidR="00E80032" w:rsidRPr="00903DBA" w:rsidRDefault="00E80032" w:rsidP="00E80032">
      <w:pPr>
        <w:pStyle w:val="Code"/>
      </w:pPr>
      <w:r w:rsidRPr="00903DBA">
        <w:t>*p = 1;</w:t>
      </w:r>
    </w:p>
    <w:p w14:paraId="2ABACC07" w14:textId="77777777" w:rsidR="00E80032" w:rsidRPr="00903DBA" w:rsidRDefault="00E80032" w:rsidP="00E80032">
      <w:pPr>
        <w:pStyle w:val="Code"/>
      </w:pPr>
      <w:r w:rsidRPr="00903DBA">
        <w:t>*q = 2;</w:t>
      </w:r>
    </w:p>
    <w:p w14:paraId="5B3203BB" w14:textId="77777777" w:rsidR="00E80032" w:rsidRPr="00903DBA" w:rsidRDefault="00E80032" w:rsidP="00E80032">
      <w:pPr>
        <w:pStyle w:val="Code"/>
      </w:pPr>
    </w:p>
    <w:p w14:paraId="28C5F8F3" w14:textId="77777777" w:rsidR="00E80032" w:rsidRPr="00903DBA" w:rsidRDefault="00E80032" w:rsidP="00E80032">
      <w:pPr>
        <w:pStyle w:val="Code"/>
      </w:pPr>
      <w:r w:rsidRPr="00903DBA">
        <w:t>p = q; // (b)</w:t>
      </w:r>
    </w:p>
    <w:p w14:paraId="4DEC37DA" w14:textId="52843277" w:rsidR="00E80032" w:rsidRPr="00903DBA" w:rsidRDefault="00E80032" w:rsidP="00E80032">
      <w:pPr>
        <w:pStyle w:val="Code"/>
      </w:pPr>
      <w:r w:rsidRPr="00903DBA">
        <w:t>free(p); // Undefined behav</w:t>
      </w:r>
      <w:r w:rsidR="00414C74" w:rsidRPr="00903DBA">
        <w:t>or</w:t>
      </w:r>
      <w:r w:rsidRPr="00903DBA">
        <w:t>. Deallocates the same memory block twice,</w:t>
      </w:r>
    </w:p>
    <w:p w14:paraId="7A277B29" w14:textId="77777777" w:rsidR="00E80032" w:rsidRPr="00903DBA" w:rsidRDefault="00E80032" w:rsidP="00E80032">
      <w:pPr>
        <w:pStyle w:val="Code"/>
      </w:pPr>
      <w:r w:rsidRPr="00903DBA">
        <w:t>free(q); // as p and q points at the same memory block. Also memory leak,</w:t>
      </w:r>
    </w:p>
    <w:p w14:paraId="57ACD359" w14:textId="77777777" w:rsidR="00E80032" w:rsidRPr="00903DBA" w:rsidRDefault="00E80032" w:rsidP="00E80032">
      <w:pPr>
        <w:pStyle w:val="Code"/>
      </w:pPr>
      <w:r w:rsidRPr="00903DBA">
        <w:t xml:space="preserve">         // since the memory block holding 1 cannot be accessed any more.</w:t>
      </w:r>
    </w:p>
    <w:p w14:paraId="1C34D620" w14:textId="231D9BB7"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1" w:name="_Toc320485586"/>
      <w:bookmarkStart w:id="622" w:name="_Toc323656696"/>
      <w:bookmarkStart w:id="623" w:name="_Toc324085434"/>
      <w:bookmarkStart w:id="624" w:name="_Toc383781086"/>
      <w:bookmarkStart w:id="625" w:name="_Toc57656195"/>
      <w:r w:rsidRPr="00903DBA">
        <w:t>Defining our own types</w:t>
      </w:r>
      <w:bookmarkEnd w:id="621"/>
      <w:bookmarkEnd w:id="622"/>
      <w:bookmarkEnd w:id="623"/>
      <w:bookmarkEnd w:id="624"/>
      <w:bookmarkEnd w:id="625"/>
    </w:p>
    <w:p w14:paraId="32074678" w14:textId="77777777" w:rsidR="00E80032" w:rsidRPr="00903DBA" w:rsidRDefault="00E80032" w:rsidP="00E80032">
      <w:r w:rsidRPr="00903DBA">
        <w:t xml:space="preserve">It is possible to define our own type with </w:t>
      </w:r>
      <w:r w:rsidRPr="00903DBA">
        <w:rPr>
          <w:rStyle w:val="CodeInText0"/>
        </w:rPr>
        <w:t>typedef</w:t>
      </w:r>
      <w:r w:rsidRPr="00903DBA">
        <w:t xml:space="preserve">, which is a great tool for increasing the readability of the code. However, too many defined types tend to make the code less readable. Therefore, a piece of advice would be to use </w:t>
      </w:r>
      <w:r w:rsidRPr="00903DBA">
        <w:rPr>
          <w:rStyle w:val="CodeInText0"/>
        </w:rPr>
        <w:t>typedef</w:t>
      </w:r>
      <w:r w:rsidRPr="00903DBA">
        <w:t xml:space="preserve"> with care.</w:t>
      </w:r>
    </w:p>
    <w:p w14:paraId="5C272FF3" w14:textId="77777777" w:rsidR="00E80032" w:rsidRPr="00903DBA" w:rsidRDefault="00E80032" w:rsidP="00E80032">
      <w:pPr>
        <w:pStyle w:val="Code"/>
      </w:pPr>
      <w:r w:rsidRPr="00903DBA">
        <w:t>int i = 1;</w:t>
      </w:r>
    </w:p>
    <w:p w14:paraId="66676C9E" w14:textId="77777777" w:rsidR="00E80032" w:rsidRPr="00903DBA" w:rsidRDefault="00E80032" w:rsidP="00E80032">
      <w:pPr>
        <w:pStyle w:val="Code"/>
      </w:pPr>
    </w:p>
    <w:p w14:paraId="28BEE675" w14:textId="77777777" w:rsidR="00E80032" w:rsidRPr="00903DBA" w:rsidRDefault="00E80032" w:rsidP="00E80032">
      <w:pPr>
        <w:pStyle w:val="Code"/>
      </w:pPr>
      <w:r w:rsidRPr="00903DBA">
        <w:t>typedef unsigned int unsigned_int;</w:t>
      </w:r>
    </w:p>
    <w:p w14:paraId="3E9BD00D" w14:textId="77777777" w:rsidR="00E80032" w:rsidRPr="00903DBA" w:rsidRDefault="00E80032" w:rsidP="00E80032">
      <w:pPr>
        <w:pStyle w:val="Code"/>
      </w:pPr>
      <w:r w:rsidRPr="00903DBA">
        <w:t>unsigned_int u = 2;</w:t>
      </w:r>
    </w:p>
    <w:p w14:paraId="7A894960" w14:textId="77777777" w:rsidR="00E80032" w:rsidRPr="00903DBA" w:rsidRDefault="00E80032" w:rsidP="00E80032">
      <w:pPr>
        <w:pStyle w:val="Code"/>
      </w:pPr>
    </w:p>
    <w:p w14:paraId="7FD0F317" w14:textId="77777777" w:rsidR="00E80032" w:rsidRPr="00903DBA" w:rsidRDefault="00E80032" w:rsidP="00E80032">
      <w:pPr>
        <w:pStyle w:val="Code"/>
      </w:pPr>
      <w:r w:rsidRPr="00903DBA">
        <w:t>typedef int* int_ptr;</w:t>
      </w:r>
    </w:p>
    <w:p w14:paraId="0E0AA614" w14:textId="77777777" w:rsidR="00E80032" w:rsidRPr="00903DBA" w:rsidRDefault="00E80032" w:rsidP="00E80032">
      <w:pPr>
        <w:pStyle w:val="Code"/>
      </w:pPr>
      <w:r w:rsidRPr="00903DBA">
        <w:lastRenderedPageBreak/>
        <w:t>int_ptr ip = &amp;i;</w:t>
      </w:r>
    </w:p>
    <w:p w14:paraId="49921652" w14:textId="77777777" w:rsidR="00E80032" w:rsidRPr="00903DBA" w:rsidRDefault="00E80032" w:rsidP="00E80032">
      <w:pPr>
        <w:pStyle w:val="Code"/>
      </w:pPr>
    </w:p>
    <w:p w14:paraId="046F2574" w14:textId="77777777" w:rsidR="00E80032" w:rsidRPr="00903DBA" w:rsidRDefault="00E80032" w:rsidP="00E80032">
      <w:pPr>
        <w:pStyle w:val="Code"/>
      </w:pPr>
      <w:r w:rsidRPr="00903DBA">
        <w:t>typedef unsigned_int* uint_ptr;</w:t>
      </w:r>
    </w:p>
    <w:p w14:paraId="36FC8891" w14:textId="77777777" w:rsidR="00E80032" w:rsidRPr="00903DBA" w:rsidRDefault="00E80032" w:rsidP="00E80032">
      <w:pPr>
        <w:pStyle w:val="Code"/>
      </w:pPr>
      <w:r w:rsidRPr="00903DBA">
        <w:t>uint_ptr up = &amp;u;</w:t>
      </w:r>
    </w:p>
    <w:p w14:paraId="110FE9B6" w14:textId="21A4E653"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6" w:name="_Toc320485587"/>
      <w:bookmarkStart w:id="627" w:name="_Toc323656697"/>
      <w:bookmarkStart w:id="628" w:name="_Toc324085435"/>
      <w:bookmarkStart w:id="629" w:name="_Toc383781087"/>
      <w:bookmarkStart w:id="630" w:name="_Toc57656196"/>
      <w:r w:rsidRPr="00903DBA">
        <w:t>The Type Size</w:t>
      </w:r>
      <w:bookmarkEnd w:id="626"/>
      <w:bookmarkEnd w:id="627"/>
      <w:bookmarkEnd w:id="628"/>
      <w:bookmarkEnd w:id="629"/>
      <w:bookmarkEnd w:id="630"/>
    </w:p>
    <w:p w14:paraId="2A85A616" w14:textId="7C4815F2" w:rsidR="00E80032" w:rsidRPr="00903DBA" w:rsidRDefault="00E80032" w:rsidP="00E80032">
      <w:r w:rsidRPr="00903DBA">
        <w:t xml:space="preserve">The operator </w:t>
      </w:r>
      <w:proofErr w:type="spellStart"/>
      <w:r w:rsidRPr="00903DBA">
        <w:rPr>
          <w:rStyle w:val="CodeInText0"/>
        </w:rPr>
        <w:t>sizeof</w:t>
      </w:r>
      <w:proofErr w:type="spellEnd"/>
      <w:r w:rsidRPr="00903DBA">
        <w:t xml:space="preserve"> gives us the size of a type</w:t>
      </w:r>
      <w:r w:rsidRPr="00903DBA">
        <w:rPr>
          <w:rStyle w:val="Fotnotsreferens"/>
          <w:szCs w:val="21"/>
        </w:rPr>
        <w:footnoteReference w:id="13"/>
      </w:r>
      <w:r w:rsidRPr="00903DBA">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903DBA">
        <w:t>the</w:t>
      </w:r>
      <w:proofErr w:type="spellEnd"/>
      <w:r w:rsidRPr="00903DBA">
        <w:t xml:space="preserve"> property is </w:t>
      </w:r>
      <w:r w:rsidRPr="00903DBA">
        <w:rPr>
          <w:rStyle w:val="KeyWord"/>
        </w:rPr>
        <w:t xml:space="preserve">implementation </w:t>
      </w:r>
      <w:proofErr w:type="spellStart"/>
      <w:r w:rsidRPr="00903DBA">
        <w:rPr>
          <w:rStyle w:val="KeyWord"/>
        </w:rPr>
        <w:t>dependant</w:t>
      </w:r>
      <w:proofErr w:type="spellEnd"/>
      <w:r w:rsidRPr="00903DBA">
        <w:t xml:space="preserve">. The operator returns a value of the type </w:t>
      </w:r>
      <w:proofErr w:type="spellStart"/>
      <w:r w:rsidRPr="00903DBA">
        <w:rPr>
          <w:rStyle w:val="CodeInText0"/>
        </w:rPr>
        <w:t>size_t</w:t>
      </w:r>
      <w:proofErr w:type="spellEnd"/>
      <w:r w:rsidRPr="00903DBA">
        <w:t xml:space="preserve">, which exact </w:t>
      </w:r>
      <w:r w:rsidR="00C37108" w:rsidRPr="00903DBA">
        <w:t>definition</w:t>
      </w:r>
      <w:r w:rsidRPr="00903DBA">
        <w:t xml:space="preserve"> is also implementation </w:t>
      </w:r>
      <w:proofErr w:type="spellStart"/>
      <w:r w:rsidRPr="00903DBA">
        <w:t>dependant</w:t>
      </w:r>
      <w:proofErr w:type="spellEnd"/>
      <w:r w:rsidRPr="00903DBA">
        <w:t>. However, it is often an unsigned integer.</w:t>
      </w:r>
    </w:p>
    <w:p w14:paraId="644171F5" w14:textId="77777777" w:rsidR="00E80032" w:rsidRPr="00903DBA" w:rsidRDefault="00E80032" w:rsidP="00E80032">
      <w:pPr>
        <w:pStyle w:val="Code"/>
      </w:pPr>
      <w:r w:rsidRPr="00903DBA">
        <w:t xml:space="preserve">#include </w:t>
      </w:r>
      <w:r w:rsidRPr="00903DBA">
        <w:rPr>
          <w:color w:val="000000" w:themeColor="text1"/>
          <w:rPrChange w:id="631" w:author="Stefan Björnander" w:date="2012-05-06T21:51:00Z">
            <w:rPr>
              <w:color w:val="A31515"/>
            </w:rPr>
          </w:rPrChange>
        </w:rPr>
        <w:t>&lt;stdio.h&gt;</w:t>
      </w:r>
    </w:p>
    <w:p w14:paraId="3DBDA749" w14:textId="77777777" w:rsidR="00E80032" w:rsidRPr="00903DBA" w:rsidRDefault="00E80032" w:rsidP="00E80032">
      <w:pPr>
        <w:pStyle w:val="Code"/>
      </w:pPr>
    </w:p>
    <w:p w14:paraId="2FC768D9" w14:textId="77777777" w:rsidR="00E80032" w:rsidRPr="00903DBA" w:rsidRDefault="00E80032" w:rsidP="00E80032">
      <w:pPr>
        <w:pStyle w:val="Code"/>
      </w:pPr>
      <w:r w:rsidRPr="00903DBA">
        <w:t>void main() {</w:t>
      </w:r>
    </w:p>
    <w:p w14:paraId="100E11B2" w14:textId="77777777" w:rsidR="00E80032" w:rsidRPr="00903DBA" w:rsidRDefault="00E80032" w:rsidP="00E80032">
      <w:pPr>
        <w:pStyle w:val="Code"/>
      </w:pPr>
      <w:r w:rsidRPr="00903DBA">
        <w:t xml:space="preserve">  int intSize1 = sizeof (int);</w:t>
      </w:r>
    </w:p>
    <w:p w14:paraId="06C98A5F" w14:textId="77777777" w:rsidR="00E80032" w:rsidRPr="00903DBA" w:rsidRDefault="00E80032" w:rsidP="00E80032">
      <w:pPr>
        <w:pStyle w:val="Code"/>
      </w:pPr>
      <w:r w:rsidRPr="00903DBA">
        <w:t xml:space="preserve">  int intSize2 = sizeof intSize1;</w:t>
      </w:r>
    </w:p>
    <w:p w14:paraId="7CCE1488" w14:textId="77777777" w:rsidR="00E80032" w:rsidRPr="00903DBA" w:rsidRDefault="00E80032" w:rsidP="00E80032">
      <w:pPr>
        <w:pStyle w:val="Code"/>
      </w:pPr>
      <w:r w:rsidRPr="00903DBA">
        <w:t xml:space="preserve">  int* intPtr = &amp;intSize1;</w:t>
      </w:r>
    </w:p>
    <w:p w14:paraId="08F6A430" w14:textId="77777777" w:rsidR="00E80032" w:rsidRPr="00903DBA" w:rsidRDefault="00E80032" w:rsidP="00E80032">
      <w:pPr>
        <w:pStyle w:val="Code"/>
      </w:pPr>
      <w:r w:rsidRPr="00903DBA">
        <w:t xml:space="preserve">  int ptrSize = sizeof intPtr;</w:t>
      </w:r>
    </w:p>
    <w:p w14:paraId="790585CC" w14:textId="77777777" w:rsidR="00E80032" w:rsidRPr="00903DBA" w:rsidRDefault="00E80032" w:rsidP="00E80032">
      <w:pPr>
        <w:pStyle w:val="Code"/>
      </w:pPr>
      <w:r w:rsidRPr="00903DBA">
        <w:t xml:space="preserve">  int array[3] = {1, 2, 3};</w:t>
      </w:r>
    </w:p>
    <w:p w14:paraId="63EAE46F" w14:textId="77777777" w:rsidR="00E80032" w:rsidRPr="00903DBA" w:rsidRDefault="00E80032" w:rsidP="00E80032">
      <w:pPr>
        <w:pStyle w:val="Code"/>
      </w:pPr>
      <w:r w:rsidRPr="00903DBA">
        <w:t xml:space="preserve">  int arraySize = sizeof array;</w:t>
      </w:r>
    </w:p>
    <w:p w14:paraId="454A63F2" w14:textId="77777777" w:rsidR="00E80032" w:rsidRPr="00903DBA" w:rsidRDefault="00E80032" w:rsidP="00E80032">
      <w:pPr>
        <w:pStyle w:val="Code"/>
      </w:pPr>
    </w:p>
    <w:p w14:paraId="51E90AC9" w14:textId="77777777" w:rsidR="00E80032" w:rsidRPr="00903DBA" w:rsidRDefault="00E80032" w:rsidP="00E80032">
      <w:pPr>
        <w:pStyle w:val="Code"/>
      </w:pPr>
      <w:r w:rsidRPr="00903DBA">
        <w:t xml:space="preserve">  printf("Integer sizes: %d and %d.\n", intSize1, intSize2);</w:t>
      </w:r>
    </w:p>
    <w:p w14:paraId="744FB2FC" w14:textId="77777777" w:rsidR="00E80032" w:rsidRPr="00903DBA" w:rsidRDefault="00E80032" w:rsidP="00E80032">
      <w:pPr>
        <w:pStyle w:val="Code"/>
      </w:pPr>
      <w:r w:rsidRPr="00903DBA">
        <w:t xml:space="preserve">  printf("Pointer size: %d\n", ptrSize);</w:t>
      </w:r>
    </w:p>
    <w:p w14:paraId="309251F4" w14:textId="77777777" w:rsidR="00E80032" w:rsidRPr="00903DBA" w:rsidRDefault="00E80032" w:rsidP="00E80032">
      <w:pPr>
        <w:pStyle w:val="Code"/>
      </w:pPr>
      <w:r w:rsidRPr="00903DBA">
        <w:t xml:space="preserve">  printf("Array size: %d\n\n", arraySize);</w:t>
      </w:r>
    </w:p>
    <w:p w14:paraId="785EC066" w14:textId="77777777" w:rsidR="00E80032" w:rsidRPr="00903DBA" w:rsidRDefault="00E80032" w:rsidP="00E80032">
      <w:pPr>
        <w:pStyle w:val="Code"/>
      </w:pPr>
      <w:r w:rsidRPr="00903DBA">
        <w:t>}</w:t>
      </w:r>
    </w:p>
    <w:p w14:paraId="66080330" w14:textId="081A4718" w:rsidR="00E80032" w:rsidRPr="00903DBA" w:rsidRDefault="00E80032" w:rsidP="007C7CB2">
      <w:pPr>
        <w:pStyle w:val="Rubrik2"/>
      </w:pPr>
      <w:bookmarkStart w:id="632" w:name="_Toc320485588"/>
      <w:bookmarkStart w:id="633" w:name="_Toc323656698"/>
      <w:bookmarkStart w:id="634" w:name="_Toc324085436"/>
      <w:bookmarkStart w:id="635" w:name="_Toc383781088"/>
      <w:bookmarkStart w:id="636" w:name="_Toc57656197"/>
      <w:r w:rsidRPr="00903DBA">
        <w:t>Expressions and Operators</w:t>
      </w:r>
      <w:bookmarkEnd w:id="632"/>
      <w:bookmarkEnd w:id="633"/>
      <w:bookmarkEnd w:id="634"/>
      <w:bookmarkEnd w:id="635"/>
      <w:bookmarkEnd w:id="636"/>
    </w:p>
    <w:p w14:paraId="5C6F2546" w14:textId="77777777" w:rsidR="00E80032" w:rsidRPr="00903DBA" w:rsidRDefault="00E80032" w:rsidP="00E80032">
      <w:r w:rsidRPr="00903DBA">
        <w:t xml:space="preserve">The operations of C are divided into the </w:t>
      </w:r>
      <w:r w:rsidRPr="00903DBA">
        <w:rPr>
          <w:rStyle w:val="KeyWord"/>
        </w:rPr>
        <w:t>arithmetic</w:t>
      </w:r>
      <w:r w:rsidRPr="00903DBA">
        <w:t xml:space="preserve">, </w:t>
      </w:r>
      <w:r w:rsidRPr="00903DBA">
        <w:rPr>
          <w:rStyle w:val="KeyWord"/>
        </w:rPr>
        <w:t>relational</w:t>
      </w:r>
      <w:r w:rsidRPr="00903DBA">
        <w:t xml:space="preserve">, </w:t>
      </w:r>
      <w:r w:rsidRPr="00903DBA">
        <w:rPr>
          <w:rStyle w:val="KeyWord"/>
        </w:rPr>
        <w:t>logical</w:t>
      </w:r>
      <w:r w:rsidRPr="00903DBA">
        <w:t xml:space="preserve">, and </w:t>
      </w:r>
      <w:r w:rsidRPr="00903DBA">
        <w:rPr>
          <w:rStyle w:val="KeyWord"/>
        </w:rPr>
        <w:t>bitwise</w:t>
      </w:r>
      <w:r w:rsidRPr="00903DBA">
        <w:t xml:space="preserve"> operators as well as simple and compound </w:t>
      </w:r>
      <w:r w:rsidRPr="00903DBA">
        <w:rPr>
          <w:rStyle w:val="KeyWord"/>
        </w:rPr>
        <w:t>assignment</w:t>
      </w:r>
      <w:r w:rsidRPr="00903DBA">
        <w:t xml:space="preserve">. Moreover, there is the </w:t>
      </w:r>
      <w:r w:rsidRPr="00903DBA">
        <w:rPr>
          <w:rStyle w:val="KeyWord"/>
        </w:rPr>
        <w:t>conditional</w:t>
      </w:r>
      <w:r w:rsidRPr="00903DBA">
        <w:t xml:space="preserve"> operator.</w:t>
      </w:r>
    </w:p>
    <w:p w14:paraId="2EF5CA4B" w14:textId="77777777" w:rsidR="00E80032" w:rsidRPr="00903DBA" w:rsidRDefault="00E80032" w:rsidP="00E80032">
      <w:r w:rsidRPr="00903DBA">
        <w:t xml:space="preserve">In the figure below, </w:t>
      </w:r>
      <w:r w:rsidRPr="00903DBA">
        <w:rPr>
          <w:rStyle w:val="CodeInText0"/>
        </w:rPr>
        <w:t>+</w:t>
      </w:r>
      <w:r w:rsidRPr="00903DBA">
        <w:t xml:space="preserve"> is an operator, </w:t>
      </w:r>
      <w:r w:rsidRPr="00903DBA">
        <w:rPr>
          <w:rStyle w:val="CodeInText0"/>
        </w:rPr>
        <w:t>1</w:t>
      </w:r>
      <w:r w:rsidRPr="00903DBA">
        <w:t xml:space="preserve"> and </w:t>
      </w:r>
      <w:r w:rsidRPr="00903DBA">
        <w:rPr>
          <w:rStyle w:val="CodeInText0"/>
        </w:rPr>
        <w:t>2</w:t>
      </w:r>
      <w:r w:rsidRPr="00903DBA">
        <w:t xml:space="preserve"> are operands and the whole term is an expression.</w:t>
      </w:r>
    </w:p>
    <w:p w14:paraId="265E6D40" w14:textId="77777777" w:rsidR="00E80032" w:rsidRPr="00903DBA" w:rsidRDefault="00E80032" w:rsidP="00E80032">
      <w:pPr>
        <w:rPr>
          <w:szCs w:val="21"/>
        </w:rPr>
      </w:pPr>
      <w:r w:rsidRPr="00903DBA">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5205DE" w:rsidRPr="003F7CF1" w:rsidRDefault="005205DE"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8276321"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5205DE" w:rsidRPr="003F7CF1" w:rsidRDefault="005205DE"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5205DE" w:rsidRPr="003F7CF1" w:rsidRDefault="005205DE"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5205DE" w:rsidRPr="003F7CF1" w:rsidRDefault="005205DE"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5205DE" w:rsidRPr="003F7CF1" w:rsidRDefault="005205DE"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8276321"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5205DE" w:rsidRPr="003F7CF1" w:rsidRDefault="005205DE"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5205DE" w:rsidRPr="003F7CF1" w:rsidRDefault="005205DE"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5205DE" w:rsidRPr="003F7CF1" w:rsidRDefault="005205DE"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7" w:name="_Toc320485589"/>
      <w:bookmarkStart w:id="638" w:name="_Toc323656699"/>
      <w:bookmarkStart w:id="639" w:name="_Toc324085437"/>
      <w:bookmarkStart w:id="640" w:name="_Toc383781089"/>
      <w:bookmarkStart w:id="641" w:name="_Toc57656198"/>
      <w:r w:rsidRPr="00903DBA">
        <w:t>Arithmetic Operators</w:t>
      </w:r>
      <w:bookmarkEnd w:id="637"/>
      <w:bookmarkEnd w:id="638"/>
      <w:bookmarkEnd w:id="639"/>
      <w:bookmarkEnd w:id="640"/>
      <w:bookmarkEnd w:id="641"/>
    </w:p>
    <w:p w14:paraId="6B5B826C" w14:textId="77777777" w:rsidR="00E80032" w:rsidRPr="00903DBA" w:rsidRDefault="00E80032" w:rsidP="00E80032">
      <w:r w:rsidRPr="00903DBA">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903DBA">
        <w:rPr>
          <w:rStyle w:val="KeyWord"/>
        </w:rPr>
        <w:t>modulo</w:t>
      </w:r>
      <w:r w:rsidRPr="00903DBA">
        <w:t xml:space="preserve">, gives the remainder of integer division. If we mix integral and floating types in the expression, the result will have floating type. The modulo </w:t>
      </w:r>
      <w:r w:rsidRPr="00903DBA">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903DBA" w:rsidRDefault="00E80032" w:rsidP="00E80032">
      <w:pPr>
        <w:pStyle w:val="Code"/>
      </w:pPr>
      <w:r w:rsidRPr="00903DBA">
        <w:t>int a = 10, b = 3, c;</w:t>
      </w:r>
    </w:p>
    <w:p w14:paraId="1CA81783" w14:textId="77777777" w:rsidR="00E80032" w:rsidRPr="00903DBA" w:rsidRDefault="00E80032" w:rsidP="00E80032">
      <w:pPr>
        <w:pStyle w:val="Code"/>
      </w:pPr>
    </w:p>
    <w:p w14:paraId="779AAAE4" w14:textId="77777777" w:rsidR="00E80032" w:rsidRPr="00903DBA" w:rsidRDefault="00E80032" w:rsidP="00E80032">
      <w:pPr>
        <w:pStyle w:val="Code"/>
      </w:pPr>
      <w:r w:rsidRPr="00903DBA">
        <w:t>c = a + b; // 13</w:t>
      </w:r>
    </w:p>
    <w:p w14:paraId="039AF6C6" w14:textId="77777777" w:rsidR="00E80032" w:rsidRPr="00903DBA" w:rsidRDefault="00E80032" w:rsidP="00E80032">
      <w:pPr>
        <w:pStyle w:val="Code"/>
      </w:pPr>
      <w:r w:rsidRPr="00903DBA">
        <w:t>c = a - b; // 7</w:t>
      </w:r>
    </w:p>
    <w:p w14:paraId="6AF9CCD7" w14:textId="77777777" w:rsidR="00E80032" w:rsidRPr="00903DBA" w:rsidRDefault="00E80032" w:rsidP="00E80032">
      <w:pPr>
        <w:pStyle w:val="Code"/>
      </w:pPr>
      <w:r w:rsidRPr="00903DBA">
        <w:t>c = a * b; // 30</w:t>
      </w:r>
    </w:p>
    <w:p w14:paraId="0C3435D1" w14:textId="77777777" w:rsidR="00E80032" w:rsidRPr="00903DBA" w:rsidRDefault="00E80032" w:rsidP="00E80032">
      <w:pPr>
        <w:pStyle w:val="Code"/>
      </w:pPr>
      <w:r w:rsidRPr="00903DBA">
        <w:t>c = a / b; // 3, integer division</w:t>
      </w:r>
    </w:p>
    <w:p w14:paraId="4A014102" w14:textId="77777777" w:rsidR="00E80032" w:rsidRPr="00903DBA" w:rsidRDefault="00E80032" w:rsidP="00E80032">
      <w:pPr>
        <w:pStyle w:val="Code"/>
      </w:pPr>
      <w:r w:rsidRPr="00903DBA">
        <w:t>c = a % 3; // 1, remainder</w:t>
      </w:r>
    </w:p>
    <w:p w14:paraId="2D27B867" w14:textId="77777777" w:rsidR="00E80032" w:rsidRPr="00903DBA" w:rsidRDefault="00E80032" w:rsidP="00E80032">
      <w:pPr>
        <w:pStyle w:val="Code"/>
      </w:pPr>
    </w:p>
    <w:p w14:paraId="67DA169D" w14:textId="77777777" w:rsidR="00E80032" w:rsidRPr="00903DBA" w:rsidRDefault="00E80032" w:rsidP="00E80032">
      <w:pPr>
        <w:pStyle w:val="Code"/>
      </w:pPr>
      <w:r w:rsidRPr="00903DBA">
        <w:t>double d = 3.0, e;</w:t>
      </w:r>
    </w:p>
    <w:p w14:paraId="34A28504" w14:textId="77777777" w:rsidR="00E80032" w:rsidRPr="00903DBA" w:rsidRDefault="00E80032" w:rsidP="00E80032">
      <w:pPr>
        <w:pStyle w:val="Code"/>
      </w:pPr>
      <w:r w:rsidRPr="00903DBA">
        <w:t>e = a / d; // 3.333, floating type</w:t>
      </w:r>
    </w:p>
    <w:p w14:paraId="59D5A738" w14:textId="0E298C12"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42" w:name="_Toc320485590"/>
      <w:bookmarkStart w:id="643" w:name="_Toc323656700"/>
      <w:bookmarkStart w:id="644" w:name="_Toc324085438"/>
      <w:bookmarkStart w:id="645" w:name="_Toc383781090"/>
      <w:bookmarkStart w:id="646" w:name="_Toc57656199"/>
      <w:r w:rsidRPr="00903DBA">
        <w:rPr>
          <w:rStyle w:val="Italic"/>
          <w:i w:val="0"/>
        </w:rPr>
        <w:t>Pointer Arithmetic</w:t>
      </w:r>
      <w:bookmarkEnd w:id="642"/>
      <w:bookmarkEnd w:id="643"/>
      <w:bookmarkEnd w:id="644"/>
      <w:bookmarkEnd w:id="645"/>
      <w:bookmarkEnd w:id="646"/>
    </w:p>
    <w:p w14:paraId="747CF518" w14:textId="77777777" w:rsidR="00E80032" w:rsidRPr="00903DBA" w:rsidRDefault="00E80032" w:rsidP="00E80032">
      <w:r w:rsidRPr="00903DBA">
        <w:t xml:space="preserve">The addition and subtraction operators are also applicable on pointers. It is called </w:t>
      </w:r>
      <w:r w:rsidRPr="00903DBA">
        <w:rPr>
          <w:rStyle w:val="KeyWord"/>
        </w:rPr>
        <w:t>pointer</w:t>
      </w:r>
      <w:r w:rsidRPr="00903DBA">
        <w:rPr>
          <w:rStyle w:val="Italic"/>
        </w:rPr>
        <w:t xml:space="preserve"> </w:t>
      </w:r>
      <w:r w:rsidRPr="00903DBA">
        <w:rPr>
          <w:rStyle w:val="KeyWord"/>
        </w:rPr>
        <w:t>arithmetic</w:t>
      </w:r>
      <w:r w:rsidRPr="00903DBA">
        <w:t xml:space="preserve">. An integral value can be added to or subtracted from a pointer. The value of the pointer is then changed by the integral value times the </w:t>
      </w:r>
      <w:r w:rsidRPr="00903DBA">
        <w:rPr>
          <w:rStyle w:val="Italic"/>
        </w:rPr>
        <w:t>size</w:t>
      </w:r>
      <w:r w:rsidRPr="00903DBA">
        <w:t xml:space="preserve"> of the type the pointer points at. As the </w:t>
      </w:r>
      <w:r w:rsidRPr="00903DBA">
        <w:rPr>
          <w:rStyle w:val="KeyWord"/>
        </w:rPr>
        <w:t>void</w:t>
      </w:r>
      <w:r w:rsidRPr="00903DBA">
        <w:t xml:space="preserve"> type is not really a type, but rather the absence of a type, it has no size. Therefore, we cannot perform pointer arithmetic on </w:t>
      </w:r>
      <w:r w:rsidRPr="00903DBA">
        <w:rPr>
          <w:rStyle w:val="KeyWord"/>
        </w:rPr>
        <w:t>void</w:t>
      </w:r>
      <w:r w:rsidRPr="00903DBA">
        <w:t xml:space="preserve"> pointers.</w:t>
      </w:r>
    </w:p>
    <w:p w14:paraId="78D38D2E" w14:textId="77777777" w:rsidR="00E80032" w:rsidRPr="00903DBA" w:rsidRDefault="00E80032" w:rsidP="00E80032">
      <w:r w:rsidRPr="00903DBA">
        <w:t xml:space="preserve">In the code below, let us assume that </w:t>
      </w:r>
      <w:r w:rsidRPr="00903DBA">
        <w:rPr>
          <w:rStyle w:val="CodeInText0"/>
        </w:rPr>
        <w:t>number</w:t>
      </w:r>
      <w:r w:rsidRPr="00903DBA">
        <w:t xml:space="preserve"> is stored at memory location 10,000 and that the integer type has the size of four bytes. Then the pointer </w:t>
      </w:r>
      <w:proofErr w:type="spellStart"/>
      <w:r w:rsidRPr="00903DBA">
        <w:rPr>
          <w:rStyle w:val="CodeInText0"/>
        </w:rPr>
        <w:t>numberPtr</w:t>
      </w:r>
      <w:proofErr w:type="spellEnd"/>
      <w:r w:rsidRPr="00903DBA">
        <w:t xml:space="preserve"> will assume the values 10,000, 10,004, 10,008, and 10,012, </w:t>
      </w:r>
      <w:r w:rsidRPr="00903DBA">
        <w:rPr>
          <w:rStyle w:val="Italic"/>
        </w:rPr>
        <w:t>not</w:t>
      </w:r>
      <w:r w:rsidRPr="00903DBA">
        <w:t xml:space="preserve"> the values 10,000, 10,001, 10,002, and 10,003, as pointer arithmetic always takes the size of the type into consideration.</w:t>
      </w:r>
    </w:p>
    <w:p w14:paraId="66DC1A77" w14:textId="77777777" w:rsidR="00E80032" w:rsidRPr="00903DBA" w:rsidRDefault="00E80032" w:rsidP="00E80032">
      <w:pPr>
        <w:rPr>
          <w:szCs w:val="21"/>
        </w:rPr>
      </w:pPr>
      <w:r w:rsidRPr="00903DBA">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5205DE" w:rsidRPr="003F7CF1" w:rsidRDefault="005205DE"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5205DE" w:rsidRPr="003F7CF1" w:rsidRDefault="005205DE"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5205DE" w:rsidRPr="003F7CF1" w:rsidRDefault="005205DE"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5205DE" w:rsidRPr="003F7CF1" w:rsidRDefault="005205DE"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5205DE" w:rsidRPr="003F7CF1" w:rsidRDefault="005205DE"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5205DE" w:rsidRPr="003F7CF1" w:rsidRDefault="005205DE"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5205DE" w:rsidRPr="003F7CF1" w:rsidRDefault="005205DE"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5205DE" w:rsidRPr="003F7CF1" w:rsidRDefault="005205DE"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5205DE" w:rsidRPr="003F7CF1" w:rsidRDefault="005205DE"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5205DE" w:rsidRPr="003F7CF1" w:rsidRDefault="005205DE"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5205DE" w:rsidRPr="003F7CF1" w:rsidRDefault="005205DE"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5205DE" w:rsidRPr="003F7CF1" w:rsidRDefault="005205DE"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5205DE" w:rsidRPr="003F7CF1" w:rsidRDefault="005205DE"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5205DE" w:rsidRPr="003F7CF1" w:rsidRDefault="005205DE"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5205DE" w:rsidRPr="003F7CF1" w:rsidRDefault="005205DE"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5205DE" w:rsidRPr="003F7CF1" w:rsidRDefault="005205DE"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5205DE" w:rsidRPr="003F7CF1" w:rsidRDefault="005205DE"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5205DE" w:rsidRPr="003F7CF1" w:rsidRDefault="005205DE"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5205DE" w:rsidRPr="003F7CF1" w:rsidRDefault="005205DE"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903DBA" w:rsidRDefault="00E80032" w:rsidP="00E80032">
      <w:pPr>
        <w:pStyle w:val="Code"/>
      </w:pPr>
      <w:r w:rsidRPr="00903DBA">
        <w:t>int number = 100;</w:t>
      </w:r>
    </w:p>
    <w:p w14:paraId="2DAFA481" w14:textId="77777777" w:rsidR="00E80032" w:rsidRPr="00903DBA" w:rsidRDefault="00E80032" w:rsidP="00E80032">
      <w:pPr>
        <w:pStyle w:val="Code"/>
      </w:pPr>
      <w:r w:rsidRPr="00903DBA">
        <w:t>int* numberPtr = &amp;number;</w:t>
      </w:r>
    </w:p>
    <w:p w14:paraId="4646A1BC" w14:textId="77777777" w:rsidR="00E80032" w:rsidRPr="00903DBA" w:rsidRDefault="00E80032" w:rsidP="00E80032">
      <w:pPr>
        <w:pStyle w:val="Code"/>
      </w:pPr>
    </w:p>
    <w:p w14:paraId="1EB77DF8" w14:textId="77777777" w:rsidR="00E80032" w:rsidRPr="00903DBA" w:rsidRDefault="00E80032" w:rsidP="00E80032">
      <w:pPr>
        <w:pStyle w:val="Code"/>
      </w:pPr>
      <w:r w:rsidRPr="00903DBA">
        <w:t>numberPtr = numberPtr + 1;</w:t>
      </w:r>
    </w:p>
    <w:p w14:paraId="00685050" w14:textId="77777777" w:rsidR="00E80032" w:rsidRPr="00903DBA" w:rsidRDefault="00E80032" w:rsidP="00E80032">
      <w:pPr>
        <w:pStyle w:val="Code"/>
      </w:pPr>
      <w:r w:rsidRPr="00903DBA">
        <w:t>*numberPtr = number + 1;</w:t>
      </w:r>
    </w:p>
    <w:p w14:paraId="3CDDCFE6" w14:textId="77777777" w:rsidR="00E80032" w:rsidRPr="00903DBA" w:rsidRDefault="00E80032" w:rsidP="00E80032">
      <w:pPr>
        <w:pStyle w:val="Code"/>
      </w:pPr>
    </w:p>
    <w:p w14:paraId="247D854C" w14:textId="77777777" w:rsidR="00E80032" w:rsidRPr="00903DBA" w:rsidRDefault="00E80032" w:rsidP="00E80032">
      <w:pPr>
        <w:pStyle w:val="Code"/>
      </w:pPr>
      <w:r w:rsidRPr="00903DBA">
        <w:t>numberPtr = numberPtr + 1;</w:t>
      </w:r>
    </w:p>
    <w:p w14:paraId="7E6F7532" w14:textId="77777777" w:rsidR="00E80032" w:rsidRPr="00903DBA" w:rsidRDefault="00E80032" w:rsidP="00E80032">
      <w:pPr>
        <w:pStyle w:val="Code"/>
      </w:pPr>
      <w:r w:rsidRPr="00903DBA">
        <w:t>*numberPtr = number + 2;</w:t>
      </w:r>
    </w:p>
    <w:p w14:paraId="14EFEF09" w14:textId="77777777" w:rsidR="00E80032" w:rsidRPr="00903DBA" w:rsidRDefault="00E80032" w:rsidP="00E80032">
      <w:pPr>
        <w:pStyle w:val="Code"/>
      </w:pPr>
    </w:p>
    <w:p w14:paraId="53B1E716" w14:textId="77777777" w:rsidR="00E80032" w:rsidRPr="00903DBA" w:rsidRDefault="00E80032" w:rsidP="00E80032">
      <w:pPr>
        <w:pStyle w:val="Code"/>
      </w:pPr>
      <w:r w:rsidRPr="00903DBA">
        <w:t>numberPtr = numberPtr + 1;</w:t>
      </w:r>
    </w:p>
    <w:p w14:paraId="6AFB2762" w14:textId="77777777" w:rsidR="00E80032" w:rsidRPr="00903DBA" w:rsidRDefault="00E80032" w:rsidP="00E80032">
      <w:pPr>
        <w:pStyle w:val="Code"/>
      </w:pPr>
      <w:r w:rsidRPr="00903DBA">
        <w:t>*numberPtr = number + 3;</w:t>
      </w:r>
    </w:p>
    <w:p w14:paraId="4022C620" w14:textId="77777777" w:rsidR="00E80032" w:rsidRPr="00903DBA" w:rsidRDefault="00E80032" w:rsidP="00E80032">
      <w:r w:rsidRPr="00903DBA">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903DBA" w:rsidRDefault="00E80032" w:rsidP="00E80032">
      <w:pPr>
        <w:pStyle w:val="Code"/>
      </w:pPr>
      <w:r w:rsidRPr="00903DBA">
        <w:t>int array[] = {1, 2, 3};</w:t>
      </w:r>
    </w:p>
    <w:p w14:paraId="4E8724AA" w14:textId="77777777" w:rsidR="00E80032" w:rsidRPr="00903DBA" w:rsidRDefault="00E80032" w:rsidP="00E80032">
      <w:pPr>
        <w:pStyle w:val="Code"/>
      </w:pPr>
      <w:r w:rsidRPr="00903DBA">
        <w:t>int* p1 = &amp;array[0];</w:t>
      </w:r>
    </w:p>
    <w:p w14:paraId="3196638D" w14:textId="77777777" w:rsidR="00E80032" w:rsidRPr="00903DBA" w:rsidRDefault="00E80032" w:rsidP="00E80032">
      <w:pPr>
        <w:pStyle w:val="Code"/>
      </w:pPr>
      <w:r w:rsidRPr="00903DBA">
        <w:lastRenderedPageBreak/>
        <w:t>int* p2 = &amp;array[2];</w:t>
      </w:r>
    </w:p>
    <w:p w14:paraId="7175F13C" w14:textId="77777777" w:rsidR="00E80032" w:rsidRPr="00903DBA" w:rsidRDefault="00E80032" w:rsidP="00E80032">
      <w:pPr>
        <w:pStyle w:val="Code"/>
      </w:pPr>
      <w:r w:rsidRPr="00903DBA">
        <w:t>int diff = p2 - p1; // 2</w:t>
      </w:r>
    </w:p>
    <w:p w14:paraId="54B482E8" w14:textId="41F20F9D" w:rsidR="00E80032" w:rsidRPr="00903DBA" w:rsidRDefault="00E80032" w:rsidP="00E80032">
      <w:r w:rsidRPr="00903DBA">
        <w:t xml:space="preserve">The index notation for arrays is equivalent to the </w:t>
      </w:r>
      <w:proofErr w:type="spellStart"/>
      <w:r w:rsidR="00B02345" w:rsidRPr="00903DBA">
        <w:t>dereference</w:t>
      </w:r>
      <w:r w:rsidRPr="00903DBA">
        <w:t>ereeing</w:t>
      </w:r>
      <w:proofErr w:type="spellEnd"/>
      <w:r w:rsidRPr="00903DBA">
        <w:t xml:space="preserve"> of pointers together with pointer arithmetic. The second and third lines of the following code are </w:t>
      </w:r>
      <w:proofErr w:type="gramStart"/>
      <w:r w:rsidRPr="00903DBA">
        <w:t xml:space="preserve">by </w:t>
      </w:r>
      <w:r w:rsidR="00C37108" w:rsidRPr="00903DBA">
        <w:t>definition</w:t>
      </w:r>
      <w:r w:rsidRPr="00903DBA">
        <w:t xml:space="preserve"> interchangeable</w:t>
      </w:r>
      <w:proofErr w:type="gramEnd"/>
      <w:r w:rsidRPr="00903DBA">
        <w:t>.</w:t>
      </w:r>
    </w:p>
    <w:p w14:paraId="2C0EDEB7" w14:textId="77777777" w:rsidR="00E80032" w:rsidRPr="00903DBA" w:rsidRDefault="00E80032" w:rsidP="00E80032">
      <w:pPr>
        <w:pStyle w:val="Code"/>
      </w:pPr>
      <w:r w:rsidRPr="00903DBA">
        <w:t>int array[] = {1, 2, 3};</w:t>
      </w:r>
    </w:p>
    <w:p w14:paraId="5182E38D" w14:textId="77777777" w:rsidR="00E80032" w:rsidRPr="00903DBA" w:rsidRDefault="00E80032" w:rsidP="00E80032">
      <w:pPr>
        <w:pStyle w:val="Code"/>
      </w:pPr>
      <w:r w:rsidRPr="00903DBA">
        <w:t>array[1] = array[2] + 1;</w:t>
      </w:r>
    </w:p>
    <w:p w14:paraId="25608698" w14:textId="77777777" w:rsidR="00E80032" w:rsidRPr="00903DBA" w:rsidRDefault="00E80032" w:rsidP="00E80032">
      <w:pPr>
        <w:pStyle w:val="Code"/>
      </w:pPr>
      <w:r w:rsidRPr="00903DBA">
        <w:t>*(array + 1) = *(array + 2) + 1;</w:t>
      </w:r>
    </w:p>
    <w:p w14:paraId="03183E0E" w14:textId="2B58E73D"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7" w:name="_Toc320485591"/>
      <w:bookmarkStart w:id="648" w:name="_Toc323656701"/>
      <w:bookmarkStart w:id="649" w:name="_Toc324085439"/>
      <w:bookmarkStart w:id="650" w:name="_Toc383781091"/>
      <w:bookmarkStart w:id="651" w:name="_Toc57656200"/>
      <w:r w:rsidRPr="00903DBA">
        <w:t>Increment and decrement</w:t>
      </w:r>
      <w:bookmarkEnd w:id="647"/>
      <w:bookmarkEnd w:id="648"/>
      <w:bookmarkEnd w:id="649"/>
      <w:bookmarkEnd w:id="650"/>
      <w:bookmarkEnd w:id="651"/>
    </w:p>
    <w:p w14:paraId="5411417A" w14:textId="77777777" w:rsidR="00E80032" w:rsidRPr="00903DBA" w:rsidRDefault="00E80032" w:rsidP="00E80032">
      <w:r w:rsidRPr="00903DBA">
        <w:t>There are two rather special operators: increment (++) and decrement (--)</w:t>
      </w:r>
      <w:r w:rsidRPr="00903DBA">
        <w:rPr>
          <w:rStyle w:val="Fotnotsreferens"/>
          <w:szCs w:val="21"/>
        </w:rPr>
        <w:footnoteReference w:id="14"/>
      </w:r>
      <w:r w:rsidRPr="00903DBA">
        <w:t>. They add or subtract one from its operand. The operator can be placed before (</w:t>
      </w:r>
      <w:r w:rsidRPr="00903DBA">
        <w:rPr>
          <w:rStyle w:val="KeyWord"/>
        </w:rPr>
        <w:t>prefix</w:t>
      </w:r>
      <w:r w:rsidRPr="00903DBA">
        <w:t>) or after (</w:t>
      </w:r>
      <w:r w:rsidRPr="00903DBA">
        <w:rPr>
          <w:rStyle w:val="KeyWord"/>
        </w:rPr>
        <w:t>postfix</w:t>
      </w:r>
      <w:r w:rsidRPr="00903DBA">
        <w:t>) its operand.</w:t>
      </w:r>
    </w:p>
    <w:p w14:paraId="3509CD79" w14:textId="77777777" w:rsidR="00E80032" w:rsidRPr="00903DBA" w:rsidRDefault="00E80032" w:rsidP="00E80032">
      <w:pPr>
        <w:pStyle w:val="Code"/>
      </w:pPr>
      <w:r w:rsidRPr="00903DBA">
        <w:t>int a = 1, b = 1;</w:t>
      </w:r>
    </w:p>
    <w:p w14:paraId="541C77DE" w14:textId="77777777" w:rsidR="00E80032" w:rsidRPr="00903DBA" w:rsidRDefault="00E80032" w:rsidP="00E80032">
      <w:pPr>
        <w:pStyle w:val="Code"/>
      </w:pPr>
      <w:r w:rsidRPr="00903DBA">
        <w:t>++a; // 2, prefix increment</w:t>
      </w:r>
    </w:p>
    <w:p w14:paraId="632F627A" w14:textId="77777777" w:rsidR="00E80032" w:rsidRPr="00903DBA" w:rsidRDefault="00E80032" w:rsidP="00E80032">
      <w:pPr>
        <w:pStyle w:val="Code"/>
      </w:pPr>
      <w:r w:rsidRPr="00903DBA">
        <w:t>b++; // 2, postfix increment</w:t>
      </w:r>
    </w:p>
    <w:p w14:paraId="2BE1D290" w14:textId="77777777" w:rsidR="00E80032" w:rsidRPr="00903DBA" w:rsidRDefault="00E80032" w:rsidP="00E80032">
      <w:r w:rsidRPr="00903DBA">
        <w:t xml:space="preserve">However, there is a difference between prefix and postfix increment or decrement. In the prefix case below, the subtraction occurs </w:t>
      </w:r>
      <w:proofErr w:type="gramStart"/>
      <w:r w:rsidRPr="00903DBA">
        <w:t>first</w:t>
      </w:r>
      <w:proofErr w:type="gramEnd"/>
      <w:r w:rsidRPr="00903DBA">
        <w:t xml:space="preserve"> and the new value is returned; in the postfix case, after the subtraction the original value is returned.</w:t>
      </w:r>
    </w:p>
    <w:p w14:paraId="1157BBE7" w14:textId="77777777" w:rsidR="00E80032" w:rsidRPr="00903DBA" w:rsidRDefault="00E80032" w:rsidP="00E80032">
      <w:pPr>
        <w:pStyle w:val="Code"/>
      </w:pPr>
      <w:r w:rsidRPr="00903DBA">
        <w:t>int a = 1, b = 1, c, d;</w:t>
      </w:r>
    </w:p>
    <w:p w14:paraId="6DD03B5F" w14:textId="77777777" w:rsidR="00E80032" w:rsidRPr="00903DBA" w:rsidRDefault="00E80032" w:rsidP="00E80032">
      <w:pPr>
        <w:pStyle w:val="Code"/>
      </w:pPr>
      <w:r w:rsidRPr="00903DBA">
        <w:t>c = --a; // c = 0, prefix decrement</w:t>
      </w:r>
    </w:p>
    <w:p w14:paraId="68829D07" w14:textId="77777777" w:rsidR="00E80032" w:rsidRPr="00903DBA" w:rsidRDefault="00E80032" w:rsidP="00E80032">
      <w:pPr>
        <w:pStyle w:val="Code"/>
      </w:pPr>
      <w:r w:rsidRPr="00903DBA">
        <w:t>d = b--; // d = 1, postfix decrement</w:t>
      </w:r>
    </w:p>
    <w:p w14:paraId="75CEF692" w14:textId="665D7101"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2" w:name="_Toc320485592"/>
      <w:bookmarkStart w:id="653" w:name="_Toc323656702"/>
      <w:bookmarkStart w:id="654" w:name="_Toc324085440"/>
      <w:bookmarkStart w:id="655" w:name="_Toc383781092"/>
      <w:bookmarkStart w:id="656" w:name="_Toc57656201"/>
      <w:r w:rsidRPr="00903DBA">
        <w:t>Relational Operators</w:t>
      </w:r>
      <w:bookmarkEnd w:id="652"/>
      <w:bookmarkEnd w:id="653"/>
      <w:bookmarkEnd w:id="654"/>
      <w:bookmarkEnd w:id="655"/>
      <w:bookmarkEnd w:id="656"/>
    </w:p>
    <w:p w14:paraId="1FD647DC" w14:textId="77777777" w:rsidR="00E80032" w:rsidRPr="00903DBA" w:rsidRDefault="00E80032" w:rsidP="00E80032">
      <w:r w:rsidRPr="00903DBA">
        <w:t xml:space="preserve">There are six relational operators: </w:t>
      </w:r>
      <w:r w:rsidRPr="00903DBA">
        <w:rPr>
          <w:rStyle w:val="KeyWord"/>
        </w:rPr>
        <w:t>equal to</w:t>
      </w:r>
      <w:r w:rsidRPr="00903DBA">
        <w:t xml:space="preserve"> (==), </w:t>
      </w:r>
      <w:r w:rsidRPr="00903DBA">
        <w:rPr>
          <w:rStyle w:val="KeyWord"/>
        </w:rPr>
        <w:t>not equal to</w:t>
      </w:r>
      <w:r w:rsidRPr="00903DBA">
        <w:t xml:space="preserve"> (!=), </w:t>
      </w:r>
      <w:r w:rsidRPr="00903DBA">
        <w:rPr>
          <w:rStyle w:val="KeyWord"/>
        </w:rPr>
        <w:t>less than</w:t>
      </w:r>
      <w:r w:rsidRPr="00903DBA">
        <w:t xml:space="preserve"> (&lt;), </w:t>
      </w:r>
      <w:r w:rsidRPr="00903DBA">
        <w:rPr>
          <w:rStyle w:val="KeyWord"/>
        </w:rPr>
        <w:t>less than or equal to</w:t>
      </w:r>
      <w:r w:rsidRPr="00903DBA">
        <w:t xml:space="preserve"> (&lt;=), </w:t>
      </w:r>
      <w:r w:rsidRPr="00903DBA">
        <w:rPr>
          <w:rStyle w:val="KeyWord"/>
        </w:rPr>
        <w:t>greater than</w:t>
      </w:r>
      <w:r w:rsidRPr="00903DBA">
        <w:t xml:space="preserve"> (&gt;), </w:t>
      </w:r>
      <w:r w:rsidRPr="00903DBA">
        <w:rPr>
          <w:rStyle w:val="KeyWord"/>
        </w:rPr>
        <w:t>greater than or equal to</w:t>
      </w:r>
      <w:r w:rsidRPr="00903DBA">
        <w:t xml:space="preserve"> (&gt;=)</w:t>
      </w:r>
      <w:r w:rsidRPr="00903DBA">
        <w:rPr>
          <w:rStyle w:val="Fotnotsreferens"/>
          <w:szCs w:val="21"/>
        </w:rPr>
        <w:footnoteReference w:id="15"/>
      </w:r>
      <w:r w:rsidRPr="00903DBA">
        <w:t xml:space="preserve">. Observe that the </w:t>
      </w:r>
      <w:r w:rsidRPr="00903DBA">
        <w:rPr>
          <w:rStyle w:val="KeyWord"/>
        </w:rPr>
        <w:t>equal to</w:t>
      </w:r>
      <w:r w:rsidRPr="00903DBA">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903DBA" w:rsidRDefault="00E80032" w:rsidP="00E80032">
      <w:pPr>
        <w:pStyle w:val="Code"/>
      </w:pPr>
      <w:r w:rsidRPr="00903DBA">
        <w:t>int i = 3;</w:t>
      </w:r>
    </w:p>
    <w:p w14:paraId="70A64BB8" w14:textId="77777777" w:rsidR="00E80032" w:rsidRPr="00903DBA" w:rsidRDefault="00E80032" w:rsidP="00E80032">
      <w:pPr>
        <w:pStyle w:val="Code"/>
      </w:pPr>
      <w:r w:rsidRPr="00903DBA">
        <w:t>double x = 1.2;</w:t>
      </w:r>
    </w:p>
    <w:p w14:paraId="36B3C310" w14:textId="77777777" w:rsidR="00E80032" w:rsidRPr="00903DBA" w:rsidRDefault="00E80032" w:rsidP="00E80032">
      <w:pPr>
        <w:pStyle w:val="Code"/>
      </w:pPr>
      <w:r w:rsidRPr="00903DBA">
        <w:t>int b = i &gt; 0; // true (an integer value not equal to zero, usually one)</w:t>
      </w:r>
    </w:p>
    <w:p w14:paraId="294F01F9" w14:textId="77777777" w:rsidR="00E80032" w:rsidRPr="00903DBA" w:rsidRDefault="00E80032" w:rsidP="00E80032">
      <w:pPr>
        <w:pStyle w:val="Code"/>
      </w:pPr>
      <w:r w:rsidRPr="00903DBA">
        <w:t>int c = (x == 2); // false (always zero)</w:t>
      </w:r>
    </w:p>
    <w:p w14:paraId="570B7A08" w14:textId="6BB60620"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7" w:name="_Toc320485593"/>
      <w:bookmarkStart w:id="658" w:name="_Toc323656703"/>
      <w:bookmarkStart w:id="659" w:name="_Toc324085441"/>
      <w:bookmarkStart w:id="660" w:name="_Toc383781093"/>
      <w:bookmarkStart w:id="661" w:name="_Toc57656202"/>
      <w:r w:rsidRPr="00903DBA">
        <w:t>Logical Operators</w:t>
      </w:r>
      <w:bookmarkEnd w:id="657"/>
      <w:bookmarkEnd w:id="658"/>
      <w:bookmarkEnd w:id="659"/>
      <w:bookmarkEnd w:id="660"/>
      <w:bookmarkEnd w:id="661"/>
    </w:p>
    <w:p w14:paraId="6E55772B" w14:textId="77777777" w:rsidR="00E80032" w:rsidRPr="00903DBA" w:rsidRDefault="00E80032" w:rsidP="00E80032">
      <w:r w:rsidRPr="00903DBA">
        <w:t xml:space="preserve">There are three logical operators: </w:t>
      </w:r>
      <w:r w:rsidRPr="00903DBA">
        <w:rPr>
          <w:rStyle w:val="KeyWord"/>
        </w:rPr>
        <w:t>not</w:t>
      </w:r>
      <w:r w:rsidRPr="00903DBA">
        <w:t xml:space="preserve"> (!), </w:t>
      </w:r>
      <w:r w:rsidRPr="00903DBA">
        <w:rPr>
          <w:rStyle w:val="KeyWord"/>
        </w:rPr>
        <w:t>or</w:t>
      </w:r>
      <w:r w:rsidRPr="00903DBA">
        <w:t xml:space="preserve"> (||), and </w:t>
      </w:r>
      <w:proofErr w:type="spellStart"/>
      <w:r w:rsidRPr="00903DBA">
        <w:rPr>
          <w:rStyle w:val="KeyWord"/>
        </w:rPr>
        <w:t>and</w:t>
      </w:r>
      <w:proofErr w:type="spellEnd"/>
      <w:r w:rsidRPr="00903DBA">
        <w:t xml:space="preserve"> (&amp;&amp;). They take and return numerical values interpreted as logical values.</w:t>
      </w:r>
    </w:p>
    <w:p w14:paraId="5FC9ACE6" w14:textId="77777777" w:rsidR="00E80032" w:rsidRPr="00903DBA" w:rsidRDefault="00E80032" w:rsidP="00E80032">
      <w:pPr>
        <w:pStyle w:val="Code"/>
      </w:pPr>
      <w:r w:rsidRPr="00903DBA">
        <w:t>int i = 3;</w:t>
      </w:r>
    </w:p>
    <w:p w14:paraId="56FACC32" w14:textId="77777777" w:rsidR="00E80032" w:rsidRPr="00903DBA" w:rsidRDefault="00E80032" w:rsidP="00E80032">
      <w:pPr>
        <w:pStyle w:val="Code"/>
      </w:pPr>
      <w:r w:rsidRPr="00903DBA">
        <w:t>int b, c, d, e;</w:t>
      </w:r>
    </w:p>
    <w:p w14:paraId="6E786F6E" w14:textId="77777777" w:rsidR="00E80032" w:rsidRPr="00903DBA" w:rsidRDefault="00E80032" w:rsidP="00E80032">
      <w:pPr>
        <w:pStyle w:val="Code"/>
      </w:pPr>
    </w:p>
    <w:p w14:paraId="1D57C3ED" w14:textId="77777777" w:rsidR="00E80032" w:rsidRPr="00903DBA" w:rsidRDefault="00E80032" w:rsidP="00E80032">
      <w:pPr>
        <w:pStyle w:val="Code"/>
      </w:pPr>
      <w:r w:rsidRPr="00903DBA">
        <w:t>b = (i == 3); // true (not zero)</w:t>
      </w:r>
    </w:p>
    <w:p w14:paraId="4B042367" w14:textId="77777777" w:rsidR="00E80032" w:rsidRPr="00903DBA" w:rsidRDefault="00E80032" w:rsidP="00E80032">
      <w:pPr>
        <w:pStyle w:val="Code"/>
      </w:pPr>
      <w:r w:rsidRPr="00903DBA">
        <w:t>c = !b; // false (zero)</w:t>
      </w:r>
    </w:p>
    <w:p w14:paraId="78CF0B1E" w14:textId="77777777" w:rsidR="00E80032" w:rsidRPr="00903DBA" w:rsidRDefault="00E80032" w:rsidP="00E80032">
      <w:pPr>
        <w:pStyle w:val="Code"/>
      </w:pPr>
      <w:r w:rsidRPr="00903DBA">
        <w:t>d = b || c; // true (not zero)</w:t>
      </w:r>
    </w:p>
    <w:p w14:paraId="39EA82E6" w14:textId="77777777" w:rsidR="00E80032" w:rsidRPr="00903DBA" w:rsidRDefault="00E80032" w:rsidP="00E80032">
      <w:pPr>
        <w:pStyle w:val="Code"/>
      </w:pPr>
      <w:r w:rsidRPr="00903DBA">
        <w:lastRenderedPageBreak/>
        <w:t>e = b &amp;&amp; c; // false (zero)</w:t>
      </w:r>
    </w:p>
    <w:p w14:paraId="74AC74EA" w14:textId="77777777" w:rsidR="00E80032" w:rsidRPr="00903DBA" w:rsidRDefault="00E80032" w:rsidP="00E80032">
      <w:r w:rsidRPr="00903DBA">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903DBA">
        <w:rPr>
          <w:rStyle w:val="CodeInText0"/>
        </w:rPr>
        <w:t>i</w:t>
      </w:r>
      <w:proofErr w:type="spellEnd"/>
      <w:r w:rsidRPr="00903DBA">
        <w:rPr>
          <w:rStyle w:val="CodeInText0"/>
        </w:rPr>
        <w:t xml:space="preserve"> !</w:t>
      </w:r>
      <w:proofErr w:type="gramEnd"/>
      <w:r w:rsidRPr="00903DBA">
        <w:rPr>
          <w:rStyle w:val="CodeInText0"/>
        </w:rPr>
        <w:t>= 0</w:t>
      </w:r>
      <w:r w:rsidRPr="00903DBA">
        <w:t>) is evaluated to false. If the left expression is false, the whole expression must also be false because it needs both the left and right sub expressions to be true for the whole expression to be true. This gives that the right expression (</w:t>
      </w:r>
      <w:r w:rsidRPr="00903DBA">
        <w:rPr>
          <w:rStyle w:val="CodeInText0"/>
        </w:rPr>
        <w:t xml:space="preserve">1 / </w:t>
      </w:r>
      <w:proofErr w:type="spellStart"/>
      <w:r w:rsidRPr="00903DBA">
        <w:rPr>
          <w:rStyle w:val="CodeInText0"/>
        </w:rPr>
        <w:t>i</w:t>
      </w:r>
      <w:proofErr w:type="spellEnd"/>
      <w:r w:rsidRPr="00903DBA">
        <w:rPr>
          <w:rStyle w:val="CodeInText0"/>
        </w:rPr>
        <w:t xml:space="preserve"> == 1</w:t>
      </w:r>
      <w:r w:rsidRPr="00903DBA">
        <w:t>) will never be evaluated and the division with zero will never occur.</w:t>
      </w:r>
    </w:p>
    <w:p w14:paraId="170E1A2A" w14:textId="77777777" w:rsidR="00E80032" w:rsidRPr="00903DBA" w:rsidRDefault="00E80032" w:rsidP="00E80032">
      <w:pPr>
        <w:pStyle w:val="Code"/>
      </w:pPr>
      <w:r w:rsidRPr="00903DBA">
        <w:t>int i = 0;</w:t>
      </w:r>
    </w:p>
    <w:p w14:paraId="130E7921" w14:textId="77777777" w:rsidR="00E80032" w:rsidRPr="00903DBA" w:rsidRDefault="00E80032" w:rsidP="00E80032">
      <w:pPr>
        <w:pStyle w:val="Code"/>
      </w:pPr>
      <w:r w:rsidRPr="00903DBA">
        <w:t>int b = (i != 0) &amp;&amp; (1 / i == 1); // false (zero);</w:t>
      </w:r>
    </w:p>
    <w:p w14:paraId="2D499F7C" w14:textId="04CD249A"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2" w:name="_Toc320485594"/>
      <w:bookmarkStart w:id="663" w:name="_Toc323656704"/>
      <w:bookmarkStart w:id="664" w:name="_Toc324085442"/>
      <w:bookmarkStart w:id="665" w:name="_Toc383781094"/>
      <w:bookmarkStart w:id="666" w:name="_Toc57656203"/>
      <w:r w:rsidRPr="00903DBA">
        <w:t>Bitwise Operators</w:t>
      </w:r>
      <w:bookmarkEnd w:id="662"/>
      <w:bookmarkEnd w:id="663"/>
      <w:bookmarkEnd w:id="664"/>
      <w:bookmarkEnd w:id="665"/>
      <w:bookmarkEnd w:id="666"/>
    </w:p>
    <w:p w14:paraId="7C78303C" w14:textId="77777777" w:rsidR="00E80032" w:rsidRPr="00903DBA" w:rsidRDefault="00E80032" w:rsidP="00E80032">
      <w:r w:rsidRPr="00903DBA">
        <w:t>An integer value can be viewed as a bit pattern. Our familiar decimal system has base 10; it can be marked with an index 10.</w:t>
      </w:r>
    </w:p>
    <w:p w14:paraId="29DF65FC" w14:textId="77777777" w:rsidR="00E80032" w:rsidRPr="00903DBA" w:rsidRDefault="00E80032" w:rsidP="00E80032">
      <w:r w:rsidRPr="00903DBA">
        <w:object w:dxaOrig="4880" w:dyaOrig="380" w14:anchorId="0E6B5758">
          <v:shape id="_x0000_i1027" type="#_x0000_t75" style="width:246pt;height:18pt" o:ole="">
            <v:imagedata r:id="rId12" o:title=""/>
          </v:shape>
          <o:OLEObject Type="Embed" ProgID="Equation.3" ShapeID="_x0000_i1027" DrawAspect="Content" ObjectID="_1668276316" r:id="rId13"/>
        </w:object>
      </w:r>
    </w:p>
    <w:p w14:paraId="7A583582" w14:textId="77777777" w:rsidR="00E80032" w:rsidRPr="00903DBA" w:rsidRDefault="00E80032" w:rsidP="00E80032">
      <w:r w:rsidRPr="00903DBA">
        <w:t xml:space="preserve">An integer value can also be viewed with the binary system, which has base 2. A single digit is called a </w:t>
      </w:r>
      <w:r w:rsidRPr="00903DBA">
        <w:rPr>
          <w:rStyle w:val="KeyWord"/>
        </w:rPr>
        <w:t>bit</w:t>
      </w:r>
      <w:r w:rsidRPr="00903DBA">
        <w:t xml:space="preserve">, and the integer value is called a </w:t>
      </w:r>
      <w:r w:rsidRPr="00903DBA">
        <w:rPr>
          <w:rStyle w:val="KeyWord"/>
        </w:rPr>
        <w:t>bit pattern</w:t>
      </w:r>
      <w:r w:rsidRPr="00903DBA">
        <w:t>. A bit may have the values one and zero.</w:t>
      </w:r>
    </w:p>
    <w:p w14:paraId="2509A893" w14:textId="77777777" w:rsidR="00E80032" w:rsidRPr="00903DBA" w:rsidRDefault="00E80032" w:rsidP="00E80032">
      <w:r w:rsidRPr="00903DBA">
        <w:object w:dxaOrig="4880" w:dyaOrig="380" w14:anchorId="47027E25">
          <v:shape id="_x0000_i1028" type="#_x0000_t75" style="width:246pt;height:18pt" o:ole="">
            <v:imagedata r:id="rId14" o:title=""/>
          </v:shape>
          <o:OLEObject Type="Embed" ProgID="Equation.3" ShapeID="_x0000_i1028" DrawAspect="Content" ObjectID="_1668276317" r:id="rId15"/>
        </w:object>
      </w:r>
    </w:p>
    <w:p w14:paraId="7E94DC0D" w14:textId="77777777" w:rsidR="00E80032" w:rsidRPr="00903DBA" w:rsidRDefault="00E80032" w:rsidP="00E80032">
      <w:r w:rsidRPr="00903DBA">
        <w:t xml:space="preserve">There are four bitwise operations in C: </w:t>
      </w:r>
      <w:r w:rsidRPr="00903DBA">
        <w:rPr>
          <w:rStyle w:val="CodeInText0"/>
        </w:rPr>
        <w:t>inverse</w:t>
      </w:r>
      <w:r w:rsidRPr="00903DBA">
        <w:t xml:space="preserve"> (~), </w:t>
      </w:r>
      <w:r w:rsidRPr="00903DBA">
        <w:rPr>
          <w:rStyle w:val="CodeInText0"/>
        </w:rPr>
        <w:t>and</w:t>
      </w:r>
      <w:r w:rsidRPr="00903DBA">
        <w:t xml:space="preserve"> (&amp;), </w:t>
      </w:r>
      <w:r w:rsidRPr="00903DBA">
        <w:rPr>
          <w:rStyle w:val="CodeInText0"/>
        </w:rPr>
        <w:t>or</w:t>
      </w:r>
      <w:r w:rsidRPr="00903DBA">
        <w:t xml:space="preserve"> (|), and </w:t>
      </w:r>
      <w:r w:rsidRPr="00903DBA">
        <w:rPr>
          <w:rStyle w:val="CodeInText0"/>
        </w:rPr>
        <w:t>exclusive</w:t>
      </w:r>
      <w:r w:rsidRPr="00903DBA">
        <w:rPr>
          <w:rStyle w:val="Italic"/>
        </w:rPr>
        <w:t xml:space="preserve"> </w:t>
      </w:r>
      <w:r w:rsidRPr="00903DBA">
        <w:rPr>
          <w:rStyle w:val="CodeInText0"/>
        </w:rPr>
        <w:t>or</w:t>
      </w:r>
      <w:r w:rsidRPr="00903DBA">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903DBA" w:rsidRDefault="00E80032" w:rsidP="00E80032">
      <w:pPr>
        <w:pStyle w:val="Code"/>
        <w:rPr>
          <w:vertAlign w:val="subscript"/>
        </w:rPr>
      </w:pPr>
      <w:r w:rsidRPr="00903DBA">
        <w:t xml:space="preserve">  10101010</w:t>
      </w:r>
      <w:r w:rsidRPr="00903DBA">
        <w:rPr>
          <w:vertAlign w:val="subscript"/>
        </w:rPr>
        <w:t>2</w:t>
      </w:r>
      <w:r w:rsidRPr="00903DBA">
        <w:t xml:space="preserve">        10101010</w:t>
      </w:r>
      <w:r w:rsidRPr="00903DBA">
        <w:rPr>
          <w:vertAlign w:val="subscript"/>
        </w:rPr>
        <w:t>2</w:t>
      </w:r>
      <w:r w:rsidRPr="00903DBA">
        <w:t xml:space="preserve">        10101010</w:t>
      </w:r>
      <w:r w:rsidRPr="00903DBA">
        <w:rPr>
          <w:vertAlign w:val="subscript"/>
        </w:rPr>
        <w:t>2</w:t>
      </w:r>
    </w:p>
    <w:p w14:paraId="13CBA7F3" w14:textId="77777777" w:rsidR="00E80032" w:rsidRPr="00903DBA" w:rsidRDefault="00E80032" w:rsidP="00E80032">
      <w:pPr>
        <w:pStyle w:val="Code"/>
        <w:rPr>
          <w:vertAlign w:val="subscript"/>
        </w:rPr>
      </w:pPr>
      <w:r w:rsidRPr="00903DBA">
        <w:t>&amp;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r w:rsidRPr="00903DBA">
        <w:t xml:space="preserve">      ~ 10010110</w:t>
      </w:r>
      <w:r w:rsidRPr="00903DBA">
        <w:rPr>
          <w:vertAlign w:val="subscript"/>
        </w:rPr>
        <w:t>2</w:t>
      </w:r>
    </w:p>
    <w:p w14:paraId="06F6D5DF" w14:textId="77777777" w:rsidR="00E80032" w:rsidRPr="00903DBA" w:rsidRDefault="00E80032" w:rsidP="00E80032">
      <w:pPr>
        <w:pStyle w:val="Code"/>
      </w:pPr>
      <w:r w:rsidRPr="00903DBA">
        <w:t>-----------     ------------     ------------     ------------</w:t>
      </w:r>
    </w:p>
    <w:p w14:paraId="46776F27" w14:textId="77777777" w:rsidR="00E80032" w:rsidRPr="00903DBA" w:rsidRDefault="00E80032" w:rsidP="00E80032">
      <w:pPr>
        <w:pStyle w:val="Code"/>
        <w:rPr>
          <w:vertAlign w:val="subscript"/>
        </w:rPr>
      </w:pPr>
      <w:r w:rsidRPr="00903DBA">
        <w:t>= 10000010</w:t>
      </w:r>
      <w:r w:rsidRPr="00903DBA">
        <w:rPr>
          <w:vertAlign w:val="subscript"/>
        </w:rPr>
        <w:t>2</w:t>
      </w:r>
      <w:r w:rsidRPr="00903DBA">
        <w:t xml:space="preserve">      = 10111110</w:t>
      </w:r>
      <w:r w:rsidRPr="00903DBA">
        <w:rPr>
          <w:vertAlign w:val="subscript"/>
        </w:rPr>
        <w:t>2</w:t>
      </w:r>
      <w:r w:rsidRPr="00903DBA">
        <w:t xml:space="preserve">      = 00111100</w:t>
      </w:r>
      <w:r w:rsidRPr="00903DBA">
        <w:rPr>
          <w:vertAlign w:val="subscript"/>
        </w:rPr>
        <w:t>2</w:t>
      </w:r>
      <w:r w:rsidRPr="00903DBA">
        <w:t xml:space="preserve">      = 01101001</w:t>
      </w:r>
      <w:r w:rsidRPr="00903DBA">
        <w:rPr>
          <w:vertAlign w:val="subscript"/>
        </w:rPr>
        <w:t>2</w:t>
      </w:r>
    </w:p>
    <w:p w14:paraId="6EF00C46" w14:textId="77777777" w:rsidR="00E80032" w:rsidRPr="00903DBA" w:rsidRDefault="00E80032" w:rsidP="00E80032">
      <w:pPr>
        <w:pStyle w:val="Code"/>
      </w:pPr>
    </w:p>
    <w:p w14:paraId="0A13C2DB" w14:textId="77777777" w:rsidR="00E80032" w:rsidRPr="00903DBA" w:rsidRDefault="00E80032" w:rsidP="00E80032">
      <w:pPr>
        <w:pStyle w:val="Code"/>
        <w:rPr>
          <w:vertAlign w:val="subscript"/>
        </w:rPr>
      </w:pPr>
      <w:r w:rsidRPr="00903DBA">
        <w:t>int a = 170; // 10101010</w:t>
      </w:r>
      <w:r w:rsidRPr="00903DBA">
        <w:rPr>
          <w:vertAlign w:val="subscript"/>
        </w:rPr>
        <w:t>2</w:t>
      </w:r>
    </w:p>
    <w:p w14:paraId="332714EA" w14:textId="77777777" w:rsidR="00E80032" w:rsidRPr="00903DBA" w:rsidRDefault="00E80032" w:rsidP="00E80032">
      <w:pPr>
        <w:pStyle w:val="Code"/>
        <w:rPr>
          <w:vertAlign w:val="subscript"/>
        </w:rPr>
      </w:pPr>
      <w:r w:rsidRPr="00903DBA">
        <w:t>int b = 150; // 10010110</w:t>
      </w:r>
      <w:r w:rsidRPr="00903DBA">
        <w:rPr>
          <w:vertAlign w:val="subscript"/>
        </w:rPr>
        <w:t>2</w:t>
      </w:r>
    </w:p>
    <w:p w14:paraId="7D5A282D" w14:textId="77777777" w:rsidR="00E80032" w:rsidRPr="00903DBA" w:rsidRDefault="00E80032" w:rsidP="00E80032">
      <w:pPr>
        <w:pStyle w:val="Code"/>
        <w:rPr>
          <w:vertAlign w:val="subscript"/>
        </w:rPr>
      </w:pPr>
    </w:p>
    <w:p w14:paraId="06C43805" w14:textId="77777777" w:rsidR="00E80032" w:rsidRPr="00903DBA" w:rsidRDefault="00E80032" w:rsidP="00E80032">
      <w:pPr>
        <w:pStyle w:val="Code"/>
        <w:rPr>
          <w:vertAlign w:val="subscript"/>
        </w:rPr>
      </w:pPr>
      <w:r w:rsidRPr="00903DBA">
        <w:t>int c = a &amp; b; // 10000010</w:t>
      </w:r>
      <w:r w:rsidRPr="00903DBA">
        <w:rPr>
          <w:vertAlign w:val="subscript"/>
        </w:rPr>
        <w:t>2</w:t>
      </w:r>
      <w:r w:rsidRPr="00903DBA">
        <w:t xml:space="preserve"> = 130</w:t>
      </w:r>
      <w:r w:rsidRPr="00903DBA">
        <w:rPr>
          <w:vertAlign w:val="subscript"/>
        </w:rPr>
        <w:t>10</w:t>
      </w:r>
    </w:p>
    <w:p w14:paraId="30A5BA0F" w14:textId="77777777" w:rsidR="00E80032" w:rsidRPr="00903DBA" w:rsidRDefault="00E80032" w:rsidP="00E80032">
      <w:pPr>
        <w:pStyle w:val="Code"/>
        <w:rPr>
          <w:vertAlign w:val="subscript"/>
        </w:rPr>
      </w:pPr>
      <w:r w:rsidRPr="00903DBA">
        <w:t>int d = a | b; // 10111110</w:t>
      </w:r>
      <w:r w:rsidRPr="00903DBA">
        <w:rPr>
          <w:vertAlign w:val="subscript"/>
        </w:rPr>
        <w:t>2</w:t>
      </w:r>
      <w:r w:rsidRPr="00903DBA">
        <w:t xml:space="preserve"> = 190</w:t>
      </w:r>
      <w:r w:rsidRPr="00903DBA">
        <w:rPr>
          <w:vertAlign w:val="subscript"/>
        </w:rPr>
        <w:t>10</w:t>
      </w:r>
    </w:p>
    <w:p w14:paraId="60DFABA9" w14:textId="77777777" w:rsidR="00E80032" w:rsidRPr="00903DBA" w:rsidRDefault="00E80032" w:rsidP="00E80032">
      <w:pPr>
        <w:pStyle w:val="Code"/>
        <w:rPr>
          <w:vertAlign w:val="subscript"/>
        </w:rPr>
      </w:pPr>
      <w:r w:rsidRPr="00903DBA">
        <w:t>int e = a ^ b; // 00111100</w:t>
      </w:r>
      <w:r w:rsidRPr="00903DBA">
        <w:rPr>
          <w:vertAlign w:val="subscript"/>
        </w:rPr>
        <w:t>2</w:t>
      </w:r>
      <w:r w:rsidRPr="00903DBA">
        <w:t xml:space="preserve"> = 60</w:t>
      </w:r>
      <w:r w:rsidRPr="00903DBA">
        <w:rPr>
          <w:vertAlign w:val="subscript"/>
        </w:rPr>
        <w:t>10</w:t>
      </w:r>
    </w:p>
    <w:p w14:paraId="7FC966E8" w14:textId="77777777" w:rsidR="00E80032" w:rsidRPr="00903DBA" w:rsidRDefault="00E80032" w:rsidP="00E80032">
      <w:pPr>
        <w:pStyle w:val="Code"/>
        <w:rPr>
          <w:vertAlign w:val="subscript"/>
        </w:rPr>
      </w:pPr>
      <w:r w:rsidRPr="00903DBA">
        <w:t>int f = ~b;    // 01101001</w:t>
      </w:r>
      <w:r w:rsidRPr="00903DBA">
        <w:rPr>
          <w:vertAlign w:val="subscript"/>
        </w:rPr>
        <w:t>2</w:t>
      </w:r>
      <w:r w:rsidRPr="00903DBA">
        <w:t xml:space="preserve"> = 105</w:t>
      </w:r>
      <w:r w:rsidRPr="00903DBA">
        <w:rPr>
          <w:vertAlign w:val="subscript"/>
        </w:rPr>
        <w:t>10</w:t>
      </w:r>
    </w:p>
    <w:p w14:paraId="6C7DBD6D" w14:textId="77777777" w:rsidR="00E80032" w:rsidRPr="00903DBA" w:rsidRDefault="00E80032" w:rsidP="00E80032">
      <w:r w:rsidRPr="00903DBA">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903DBA">
        <w:t>behaviour</w:t>
      </w:r>
      <w:proofErr w:type="spellEnd"/>
      <w:r w:rsidRPr="00903DBA">
        <w:t xml:space="preserve"> of signed values is implementation dependent. Therefore, I recommend you only perform bitwise operations on unsigned values.</w:t>
      </w:r>
    </w:p>
    <w:p w14:paraId="2ED8F536" w14:textId="77777777" w:rsidR="00E80032" w:rsidRPr="00903DBA" w:rsidRDefault="00E80032" w:rsidP="00E80032">
      <w:pPr>
        <w:pStyle w:val="Code"/>
      </w:pPr>
      <w:r w:rsidRPr="00903DBA">
        <w:t>unsigned char a = 172;    // 10101100</w:t>
      </w:r>
      <w:r w:rsidRPr="00903DBA">
        <w:rPr>
          <w:vertAlign w:val="subscript"/>
        </w:rPr>
        <w:t>2</w:t>
      </w:r>
    </w:p>
    <w:p w14:paraId="5443E0C6" w14:textId="77777777" w:rsidR="00E80032" w:rsidRPr="00903DBA" w:rsidRDefault="00E80032" w:rsidP="00E80032">
      <w:pPr>
        <w:pStyle w:val="Code"/>
      </w:pPr>
      <w:r w:rsidRPr="00903DBA">
        <w:t>unsigned char b = a &lt;&lt; 2; // 10110000</w:t>
      </w:r>
      <w:r w:rsidRPr="00903DBA">
        <w:rPr>
          <w:vertAlign w:val="subscript"/>
        </w:rPr>
        <w:t>2</w:t>
      </w:r>
      <w:r w:rsidRPr="00903DBA">
        <w:t xml:space="preserve"> = 176</w:t>
      </w:r>
      <w:r w:rsidRPr="00903DBA">
        <w:rPr>
          <w:vertAlign w:val="subscript"/>
        </w:rPr>
        <w:t>10</w:t>
      </w:r>
    </w:p>
    <w:p w14:paraId="4B12E2B2" w14:textId="77777777" w:rsidR="00E80032" w:rsidRPr="00903DBA" w:rsidRDefault="00E80032" w:rsidP="00E80032">
      <w:pPr>
        <w:pStyle w:val="Code"/>
      </w:pPr>
    </w:p>
    <w:p w14:paraId="2E8FAD8B" w14:textId="77777777" w:rsidR="00E80032" w:rsidRPr="00903DBA" w:rsidRDefault="00E80032" w:rsidP="00E80032">
      <w:pPr>
        <w:pStyle w:val="Code"/>
      </w:pPr>
      <w:r w:rsidRPr="00903DBA">
        <w:t>unsigned char c = 166;    // 10100110</w:t>
      </w:r>
      <w:r w:rsidRPr="00903DBA">
        <w:rPr>
          <w:vertAlign w:val="subscript"/>
        </w:rPr>
        <w:t>2</w:t>
      </w:r>
    </w:p>
    <w:p w14:paraId="59017008" w14:textId="77777777" w:rsidR="00E80032" w:rsidRPr="00903DBA" w:rsidRDefault="00E80032" w:rsidP="00E80032">
      <w:pPr>
        <w:pStyle w:val="Code"/>
      </w:pPr>
      <w:r w:rsidRPr="00903DBA">
        <w:t>unsigned char d = c &gt;&gt; 2; // 00101001</w:t>
      </w:r>
      <w:r w:rsidRPr="00903DBA">
        <w:rPr>
          <w:vertAlign w:val="subscript"/>
        </w:rPr>
        <w:t>2</w:t>
      </w:r>
      <w:r w:rsidRPr="00903DBA">
        <w:t xml:space="preserve"> = 41</w:t>
      </w:r>
      <w:r w:rsidRPr="00903DBA">
        <w:rPr>
          <w:vertAlign w:val="subscript"/>
        </w:rPr>
        <w:t>10</w:t>
      </w:r>
    </w:p>
    <w:p w14:paraId="2733C823" w14:textId="146A656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7" w:name="_Toc320485595"/>
      <w:bookmarkStart w:id="668" w:name="_Toc323656705"/>
      <w:bookmarkStart w:id="669" w:name="_Toc324085443"/>
      <w:bookmarkStart w:id="670" w:name="_Toc383781095"/>
      <w:bookmarkStart w:id="671" w:name="_Toc57656204"/>
      <w:r w:rsidRPr="00903DBA">
        <w:lastRenderedPageBreak/>
        <w:t>Assignment</w:t>
      </w:r>
      <w:bookmarkEnd w:id="667"/>
      <w:bookmarkEnd w:id="668"/>
      <w:bookmarkEnd w:id="669"/>
      <w:bookmarkEnd w:id="670"/>
      <w:bookmarkEnd w:id="671"/>
    </w:p>
    <w:p w14:paraId="0891A968" w14:textId="77777777" w:rsidR="00E80032" w:rsidRPr="00903DBA" w:rsidRDefault="00E80032" w:rsidP="00E80032">
      <w:r w:rsidRPr="00903DBA">
        <w:t xml:space="preserve">There are two kinds of assignment operators: </w:t>
      </w:r>
      <w:r w:rsidRPr="00903DBA">
        <w:rPr>
          <w:rStyle w:val="KeyWord"/>
        </w:rPr>
        <w:t>simple</w:t>
      </w:r>
      <w:r w:rsidRPr="00903DBA">
        <w:t xml:space="preserve"> and </w:t>
      </w:r>
      <w:r w:rsidRPr="00903DBA">
        <w:rPr>
          <w:rStyle w:val="KeyWord"/>
        </w:rPr>
        <w:t>compound</w:t>
      </w:r>
      <w:r w:rsidRPr="00903DBA">
        <w:t xml:space="preserve">. The simple variant is quite trivial, one or several variables are assigned the value of an expression. In the example below, </w:t>
      </w:r>
      <w:r w:rsidRPr="00903DBA">
        <w:rPr>
          <w:rStyle w:val="CodeInText0"/>
        </w:rPr>
        <w:t>a</w:t>
      </w:r>
      <w:r w:rsidRPr="00903DBA">
        <w:t xml:space="preserve">, </w:t>
      </w:r>
      <w:r w:rsidRPr="00903DBA">
        <w:rPr>
          <w:rStyle w:val="CodeInText0"/>
        </w:rPr>
        <w:t>b</w:t>
      </w:r>
      <w:r w:rsidRPr="00903DBA">
        <w:t xml:space="preserve">, and </w:t>
      </w:r>
      <w:r w:rsidRPr="00903DBA">
        <w:rPr>
          <w:rStyle w:val="CodeInText0"/>
        </w:rPr>
        <w:t>c</w:t>
      </w:r>
      <w:r w:rsidRPr="00903DBA">
        <w:t xml:space="preserve"> are all assigned the value 123.</w:t>
      </w:r>
    </w:p>
    <w:p w14:paraId="571CA138" w14:textId="77777777" w:rsidR="00E80032" w:rsidRPr="00903DBA" w:rsidRDefault="00E80032" w:rsidP="00E80032">
      <w:pPr>
        <w:pStyle w:val="Code"/>
      </w:pPr>
      <w:r w:rsidRPr="00903DBA">
        <w:t>int a, b, c, d = 123;</w:t>
      </w:r>
    </w:p>
    <w:p w14:paraId="0061C228" w14:textId="77777777" w:rsidR="00E80032" w:rsidRPr="00903DBA" w:rsidRDefault="00E80032" w:rsidP="00E80032">
      <w:pPr>
        <w:pStyle w:val="Code"/>
      </w:pPr>
      <w:r w:rsidRPr="00903DBA">
        <w:t>a = d;</w:t>
      </w:r>
    </w:p>
    <w:p w14:paraId="41621FB8" w14:textId="77777777" w:rsidR="00E80032" w:rsidRPr="00903DBA" w:rsidRDefault="00E80032" w:rsidP="00E80032">
      <w:pPr>
        <w:pStyle w:val="Code"/>
      </w:pPr>
      <w:r w:rsidRPr="00903DBA">
        <w:t>b = c = d;</w:t>
      </w:r>
    </w:p>
    <w:p w14:paraId="6C67AF9B" w14:textId="77777777" w:rsidR="00E80032" w:rsidRPr="00903DBA" w:rsidRDefault="00E80032" w:rsidP="00E80032">
      <w:r w:rsidRPr="00903DBA">
        <w:t xml:space="preserve">The compound variant is more complicated. Let us start with the additional assignment operator. In the example below, the value of </w:t>
      </w:r>
      <w:r w:rsidRPr="00903DBA">
        <w:rPr>
          <w:rStyle w:val="CodeInText0"/>
        </w:rPr>
        <w:t>a</w:t>
      </w:r>
      <w:r w:rsidRPr="00903DBA">
        <w:t xml:space="preserve"> is increased by the value of </w:t>
      </w:r>
      <w:r w:rsidRPr="00903DBA">
        <w:rPr>
          <w:rStyle w:val="CodeInText0"/>
        </w:rPr>
        <w:t>b</w:t>
      </w:r>
      <w:r w:rsidRPr="00903DBA">
        <w:t xml:space="preserve">; that is, </w:t>
      </w:r>
      <w:r w:rsidRPr="00903DBA">
        <w:rPr>
          <w:rStyle w:val="CodeInText0"/>
        </w:rPr>
        <w:t>a</w:t>
      </w:r>
      <w:r w:rsidRPr="00903DBA">
        <w:t xml:space="preserve"> is given the value 4.</w:t>
      </w:r>
    </w:p>
    <w:p w14:paraId="60C8CCC3" w14:textId="77777777" w:rsidR="00E80032" w:rsidRPr="00903DBA" w:rsidRDefault="00E80032" w:rsidP="00E80032">
      <w:pPr>
        <w:pStyle w:val="Code"/>
      </w:pPr>
      <w:r w:rsidRPr="00903DBA">
        <w:t>int a = 2, b = 4, c = 2;</w:t>
      </w:r>
    </w:p>
    <w:p w14:paraId="12642DA2" w14:textId="77777777" w:rsidR="00E80032" w:rsidRPr="00903DBA" w:rsidRDefault="00E80032" w:rsidP="00E80032">
      <w:pPr>
        <w:pStyle w:val="Code"/>
      </w:pPr>
      <w:r w:rsidRPr="00903DBA">
        <w:t>a += c; // 4, equivalent to a = a + c.</w:t>
      </w:r>
    </w:p>
    <w:p w14:paraId="28375CB2" w14:textId="77777777" w:rsidR="00E80032" w:rsidRPr="00903DBA" w:rsidRDefault="00E80032" w:rsidP="00E80032">
      <w:pPr>
        <w:pStyle w:val="Code"/>
      </w:pPr>
      <w:r w:rsidRPr="00903DBA">
        <w:t>b -= c; // 2, equivalent to a = a - c.</w:t>
      </w:r>
    </w:p>
    <w:p w14:paraId="6EEBDF05" w14:textId="77777777" w:rsidR="00E80032" w:rsidRPr="00903DBA" w:rsidRDefault="00E80032" w:rsidP="00E80032">
      <w:r w:rsidRPr="00903DBA">
        <w:t xml:space="preserve">In a similar manner, there are operations -=, *=, /=, %=, |=, &amp;=, ^=, &lt;&lt;=, and &gt;&gt;=. Note the difference between </w:t>
      </w:r>
      <w:r w:rsidRPr="00903DBA">
        <w:rPr>
          <w:rStyle w:val="CodeInText0"/>
        </w:rPr>
        <w:t>a -= 2</w:t>
      </w:r>
      <w:r w:rsidRPr="00903DBA">
        <w:t xml:space="preserve"> and </w:t>
      </w:r>
      <w:r w:rsidRPr="00903DBA">
        <w:rPr>
          <w:rStyle w:val="CodeInText0"/>
        </w:rPr>
        <w:t>a =- 2</w:t>
      </w:r>
      <w:r w:rsidRPr="00903DBA">
        <w:t xml:space="preserve">. In the former case, </w:t>
      </w:r>
      <w:r w:rsidRPr="00903DBA">
        <w:rPr>
          <w:rStyle w:val="CodeInText0"/>
        </w:rPr>
        <w:t>a</w:t>
      </w:r>
      <w:r w:rsidRPr="00903DBA">
        <w:t xml:space="preserve"> is decreased by </w:t>
      </w:r>
      <w:r w:rsidRPr="00903DBA">
        <w:rPr>
          <w:rStyle w:val="CodeInText0"/>
        </w:rPr>
        <w:t>2</w:t>
      </w:r>
      <w:r w:rsidRPr="00903DBA">
        <w:t xml:space="preserve">. In the latter case, </w:t>
      </w:r>
      <w:r w:rsidRPr="00903DBA">
        <w:rPr>
          <w:rStyle w:val="CodeInText0"/>
        </w:rPr>
        <w:t>a</w:t>
      </w:r>
      <w:r w:rsidRPr="00903DBA">
        <w:t xml:space="preserve"> is assigned </w:t>
      </w:r>
      <w:r w:rsidRPr="00903DBA">
        <w:rPr>
          <w:rStyle w:val="CodeInText0"/>
        </w:rPr>
        <w:t>-2</w:t>
      </w:r>
      <w:r w:rsidRPr="00903DBA">
        <w:t>.</w:t>
      </w:r>
    </w:p>
    <w:p w14:paraId="69D7B228" w14:textId="071B2DB5"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2" w:name="_Toc320485596"/>
      <w:bookmarkStart w:id="673" w:name="_Toc323656706"/>
      <w:bookmarkStart w:id="674" w:name="_Toc324085444"/>
      <w:bookmarkStart w:id="675" w:name="_Toc383781096"/>
      <w:bookmarkStart w:id="676" w:name="_Toc57656205"/>
      <w:r w:rsidRPr="00903DBA">
        <w:t>The Condition Operator</w:t>
      </w:r>
      <w:bookmarkEnd w:id="672"/>
      <w:bookmarkEnd w:id="673"/>
      <w:bookmarkEnd w:id="674"/>
      <w:bookmarkEnd w:id="675"/>
      <w:bookmarkEnd w:id="676"/>
    </w:p>
    <w:p w14:paraId="12DAA5BD" w14:textId="77777777" w:rsidR="00E80032" w:rsidRPr="00903DBA" w:rsidRDefault="00E80032" w:rsidP="00E80032">
      <w:r w:rsidRPr="00903DBA">
        <w:t xml:space="preserve">The </w:t>
      </w:r>
      <w:r w:rsidRPr="00903DBA">
        <w:rPr>
          <w:rStyle w:val="KeyWord"/>
        </w:rPr>
        <w:t>condition</w:t>
      </w:r>
      <w:r w:rsidRPr="00903DBA">
        <w:t xml:space="preserve"> operator resembles the if-else statement of the next section. It is the only C operator taking three operands. The first expression is evaluated. If it is true, the second expression is </w:t>
      </w:r>
      <w:proofErr w:type="gramStart"/>
      <w:r w:rsidRPr="00903DBA">
        <w:t>evaluated</w:t>
      </w:r>
      <w:proofErr w:type="gramEnd"/>
      <w:r w:rsidRPr="00903DBA">
        <w:t xml:space="preserve"> and its value is returned. If the first expression instead is false, the third expression is </w:t>
      </w:r>
      <w:proofErr w:type="gramStart"/>
      <w:r w:rsidRPr="00903DBA">
        <w:t>evaluated</w:t>
      </w:r>
      <w:proofErr w:type="gramEnd"/>
      <w:r w:rsidRPr="00903DBA">
        <w:t xml:space="preserve"> and its value is returned.</w:t>
      </w:r>
    </w:p>
    <w:p w14:paraId="69150B24" w14:textId="77777777" w:rsidR="00E80032" w:rsidRPr="00903DBA" w:rsidRDefault="00E80032" w:rsidP="00E80032">
      <w:pPr>
        <w:pStyle w:val="Code"/>
      </w:pPr>
      <w:r w:rsidRPr="00903DBA">
        <w:t>int a = 1, b = 2, max;</w:t>
      </w:r>
    </w:p>
    <w:p w14:paraId="675948DB" w14:textId="77777777" w:rsidR="00E80032" w:rsidRPr="00903DBA" w:rsidRDefault="00E80032" w:rsidP="00E80032">
      <w:pPr>
        <w:pStyle w:val="Code"/>
      </w:pPr>
      <w:r w:rsidRPr="00903DBA">
        <w:t>max = (a &gt; b) ? a : b; // The maximal value of a and b.</w:t>
      </w:r>
    </w:p>
    <w:p w14:paraId="674CDF29" w14:textId="77777777" w:rsidR="00E80032" w:rsidRPr="00903DBA" w:rsidRDefault="00E80032" w:rsidP="00E80032">
      <w:r w:rsidRPr="00903DBA">
        <w:t>Too frequent use of this operator tends to make the code compact and hard to read. A piece of advice is that you restrict your use of the operator to the trivial cases.</w:t>
      </w:r>
    </w:p>
    <w:p w14:paraId="0B1A0D6D" w14:textId="5EB9E10B"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7" w:name="_Toc320485597"/>
      <w:bookmarkStart w:id="678" w:name="_Toc323656707"/>
      <w:bookmarkStart w:id="679" w:name="_Toc324085445"/>
      <w:bookmarkStart w:id="680" w:name="_Toc383781097"/>
      <w:bookmarkStart w:id="681" w:name="_Toc57656206"/>
      <w:r w:rsidRPr="00903DBA">
        <w:t>Precedence and Associatively</w:t>
      </w:r>
      <w:bookmarkEnd w:id="677"/>
      <w:bookmarkEnd w:id="678"/>
      <w:bookmarkEnd w:id="679"/>
      <w:bookmarkEnd w:id="680"/>
      <w:bookmarkEnd w:id="681"/>
    </w:p>
    <w:p w14:paraId="0181C6CC" w14:textId="77777777" w:rsidR="00E80032" w:rsidRPr="00903DBA" w:rsidRDefault="00E80032" w:rsidP="00E80032">
      <w:r w:rsidRPr="00903DBA">
        <w:t xml:space="preserve">Given the expression </w:t>
      </w:r>
      <w:r w:rsidRPr="00903DBA">
        <w:rPr>
          <w:rStyle w:val="CodeInText0"/>
        </w:rPr>
        <w:t>1 + 2 * 5</w:t>
      </w:r>
      <w:r w:rsidRPr="00903DBA">
        <w:t xml:space="preserve">, what is its value? It is </w:t>
      </w:r>
      <w:r w:rsidRPr="00903DBA">
        <w:rPr>
          <w:rStyle w:val="CodeInText0"/>
        </w:rPr>
        <w:t>11</w:t>
      </w:r>
      <w:r w:rsidRPr="00903DBA">
        <w:t xml:space="preserve"> because we first multiply two with five and then add one. We say that multiplication has a higher</w:t>
      </w:r>
      <w:r w:rsidRPr="00903DBA">
        <w:rPr>
          <w:rStyle w:val="Italic"/>
        </w:rPr>
        <w:t xml:space="preserve"> </w:t>
      </w:r>
      <w:r w:rsidRPr="00903DBA">
        <w:rPr>
          <w:rStyle w:val="KeyWord"/>
        </w:rPr>
        <w:t>precedence</w:t>
      </w:r>
      <w:r w:rsidRPr="00903DBA">
        <w:rPr>
          <w:rStyle w:val="Italic"/>
        </w:rPr>
        <w:t xml:space="preserve"> </w:t>
      </w:r>
      <w:r w:rsidRPr="00903DBA">
        <w:t>than addition.</w:t>
      </w:r>
    </w:p>
    <w:p w14:paraId="6AB43C6D" w14:textId="77777777" w:rsidR="00E80032" w:rsidRPr="00903DBA" w:rsidRDefault="00E80032" w:rsidP="00E80032">
      <w:r w:rsidRPr="00903DBA">
        <w:t xml:space="preserve">What if we limit ourselves to one operator? Let us pick subtraction. What value has the expression </w:t>
      </w:r>
      <w:r w:rsidRPr="00903DBA">
        <w:rPr>
          <w:rStyle w:val="CodeInText0"/>
        </w:rPr>
        <w:t>8 – 4 – 2</w:t>
      </w:r>
      <w:r w:rsidRPr="00903DBA">
        <w:t xml:space="preserve">? As we first subtract </w:t>
      </w:r>
      <w:r w:rsidRPr="00903DBA">
        <w:rPr>
          <w:rStyle w:val="CodeInText0"/>
        </w:rPr>
        <w:t>4</w:t>
      </w:r>
      <w:r w:rsidRPr="00903DBA">
        <w:t xml:space="preserve"> from </w:t>
      </w:r>
      <w:r w:rsidRPr="00903DBA">
        <w:rPr>
          <w:rStyle w:val="CodeInText0"/>
        </w:rPr>
        <w:t>8</w:t>
      </w:r>
      <w:r w:rsidRPr="00903DBA">
        <w:t xml:space="preserve"> and then subtract </w:t>
      </w:r>
      <w:r w:rsidRPr="00903DBA">
        <w:rPr>
          <w:rStyle w:val="CodeInText0"/>
        </w:rPr>
        <w:t>2</w:t>
      </w:r>
      <w:r w:rsidRPr="00903DBA">
        <w:t xml:space="preserve">, the result is </w:t>
      </w:r>
      <w:r w:rsidRPr="00903DBA">
        <w:rPr>
          <w:rStyle w:val="CodeInText0"/>
        </w:rPr>
        <w:t>2</w:t>
      </w:r>
      <w:r w:rsidRPr="00903DBA">
        <w:t xml:space="preserve">. As we evaluate the value from left to right, we say that subtraction is </w:t>
      </w:r>
      <w:r w:rsidRPr="00903DBA">
        <w:rPr>
          <w:rStyle w:val="KeyWord"/>
        </w:rPr>
        <w:t>left associative</w:t>
      </w:r>
      <w:r w:rsidRPr="00903DBA">
        <w:t>.</w:t>
      </w:r>
    </w:p>
    <w:p w14:paraId="1F7F03E8" w14:textId="369ED9C9" w:rsidR="00E80032" w:rsidRPr="00903DBA" w:rsidRDefault="00E80032" w:rsidP="00E80032">
      <w:r w:rsidRPr="00903DBA">
        <w:t xml:space="preserve">Below follows a table over the </w:t>
      </w:r>
      <w:proofErr w:type="spellStart"/>
      <w:r w:rsidRPr="00903DBA">
        <w:t>pr</w:t>
      </w:r>
      <w:r w:rsidR="00414C74" w:rsidRPr="00903DBA">
        <w:t>or</w:t>
      </w:r>
      <w:r w:rsidRPr="00903DBA">
        <w:t>ities</w:t>
      </w:r>
      <w:proofErr w:type="spellEnd"/>
      <w:r w:rsidRPr="00903DBA">
        <w:t xml:space="preserve"> and associative of the C operators. The first operator in the table has the highest </w:t>
      </w:r>
      <w:r w:rsidR="009A4399" w:rsidRPr="00903DBA">
        <w:t>precedence</w:t>
      </w:r>
      <w:r w:rsidRPr="00903DBA">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903DBA" w14:paraId="79C4A4DA" w14:textId="77777777" w:rsidTr="000803FF">
        <w:tc>
          <w:tcPr>
            <w:tcW w:w="2664" w:type="dxa"/>
          </w:tcPr>
          <w:p w14:paraId="66C5A635" w14:textId="77777777" w:rsidR="00E80032" w:rsidRPr="00903DBA" w:rsidRDefault="00E80032" w:rsidP="000803FF">
            <w:pPr>
              <w:rPr>
                <w:rStyle w:val="Bold"/>
              </w:rPr>
            </w:pPr>
            <w:r w:rsidRPr="00903DBA">
              <w:rPr>
                <w:rStyle w:val="Bold"/>
              </w:rPr>
              <w:t>Group</w:t>
            </w:r>
          </w:p>
        </w:tc>
        <w:tc>
          <w:tcPr>
            <w:tcW w:w="3288" w:type="dxa"/>
          </w:tcPr>
          <w:p w14:paraId="478631AB" w14:textId="77777777" w:rsidR="00E80032" w:rsidRPr="00903DBA" w:rsidRDefault="00E80032" w:rsidP="000803FF">
            <w:pPr>
              <w:rPr>
                <w:rStyle w:val="Bold"/>
              </w:rPr>
            </w:pPr>
            <w:r w:rsidRPr="00903DBA">
              <w:rPr>
                <w:rStyle w:val="Bold"/>
              </w:rPr>
              <w:t>Operators</w:t>
            </w:r>
          </w:p>
        </w:tc>
        <w:tc>
          <w:tcPr>
            <w:tcW w:w="2108" w:type="dxa"/>
          </w:tcPr>
          <w:p w14:paraId="022C54FA" w14:textId="77777777" w:rsidR="00E80032" w:rsidRPr="00903DBA" w:rsidRDefault="00E80032" w:rsidP="000803FF">
            <w:pPr>
              <w:rPr>
                <w:rStyle w:val="Bold"/>
              </w:rPr>
            </w:pPr>
            <w:r w:rsidRPr="00903DBA">
              <w:rPr>
                <w:rStyle w:val="Bold"/>
              </w:rPr>
              <w:t>Associatively</w:t>
            </w:r>
          </w:p>
        </w:tc>
      </w:tr>
      <w:tr w:rsidR="00E80032" w:rsidRPr="00903DBA" w14:paraId="25149494" w14:textId="77777777" w:rsidTr="000803FF">
        <w:tc>
          <w:tcPr>
            <w:tcW w:w="2664" w:type="dxa"/>
          </w:tcPr>
          <w:p w14:paraId="07F53B95" w14:textId="77777777" w:rsidR="00E80032" w:rsidRPr="00903DBA" w:rsidRDefault="00E80032" w:rsidP="000803FF">
            <w:r w:rsidRPr="00903DBA">
              <w:t>Brackets and fields</w:t>
            </w:r>
          </w:p>
        </w:tc>
        <w:tc>
          <w:tcPr>
            <w:tcW w:w="3288" w:type="dxa"/>
          </w:tcPr>
          <w:p w14:paraId="65FB7B66" w14:textId="77777777" w:rsidR="00E80032" w:rsidRPr="00903DBA" w:rsidRDefault="00E80032" w:rsidP="000803FF">
            <w:r w:rsidRPr="00903DBA">
              <w:t>() [] -&gt; .</w:t>
            </w:r>
          </w:p>
        </w:tc>
        <w:tc>
          <w:tcPr>
            <w:tcW w:w="2108" w:type="dxa"/>
          </w:tcPr>
          <w:p w14:paraId="7BB9E1B3" w14:textId="77777777" w:rsidR="00E80032" w:rsidRPr="00903DBA" w:rsidRDefault="00E80032" w:rsidP="000803FF">
            <w:r w:rsidRPr="00903DBA">
              <w:t>Left to Right</w:t>
            </w:r>
          </w:p>
        </w:tc>
      </w:tr>
      <w:tr w:rsidR="00E80032" w:rsidRPr="00903DBA" w14:paraId="5CC2E778" w14:textId="77777777" w:rsidTr="000803FF">
        <w:tc>
          <w:tcPr>
            <w:tcW w:w="2664" w:type="dxa"/>
          </w:tcPr>
          <w:p w14:paraId="2194B1AF" w14:textId="77777777" w:rsidR="00E80032" w:rsidRPr="00903DBA" w:rsidRDefault="00E80032" w:rsidP="000803FF">
            <w:r w:rsidRPr="00903DBA">
              <w:t>Unary operator</w:t>
            </w:r>
          </w:p>
        </w:tc>
        <w:tc>
          <w:tcPr>
            <w:tcW w:w="3288" w:type="dxa"/>
          </w:tcPr>
          <w:p w14:paraId="607137BA" w14:textId="77777777" w:rsidR="00E80032" w:rsidRPr="00903DBA" w:rsidRDefault="00E80032" w:rsidP="000803FF">
            <w:r w:rsidRPr="00903DBA">
              <w:t xml:space="preserve">! ~ ++ -- + - (type) </w:t>
            </w:r>
            <w:proofErr w:type="spellStart"/>
            <w:r w:rsidRPr="00903DBA">
              <w:t>sizeof</w:t>
            </w:r>
            <w:proofErr w:type="spellEnd"/>
          </w:p>
        </w:tc>
        <w:tc>
          <w:tcPr>
            <w:tcW w:w="2108" w:type="dxa"/>
          </w:tcPr>
          <w:p w14:paraId="7273BA67" w14:textId="77777777" w:rsidR="00E80032" w:rsidRPr="00903DBA" w:rsidRDefault="00E80032" w:rsidP="000803FF">
            <w:r w:rsidRPr="00903DBA">
              <w:t>Right to Left</w:t>
            </w:r>
          </w:p>
        </w:tc>
      </w:tr>
      <w:tr w:rsidR="00E80032" w:rsidRPr="00903DBA" w14:paraId="7D4CF0AD" w14:textId="77777777" w:rsidTr="000803FF">
        <w:tc>
          <w:tcPr>
            <w:tcW w:w="2664" w:type="dxa"/>
          </w:tcPr>
          <w:p w14:paraId="3C36CFB8" w14:textId="77777777" w:rsidR="00E80032" w:rsidRPr="00903DBA" w:rsidRDefault="00E80032" w:rsidP="000803FF">
            <w:r w:rsidRPr="00903DBA">
              <w:t>Arithmetic operators</w:t>
            </w:r>
          </w:p>
        </w:tc>
        <w:tc>
          <w:tcPr>
            <w:tcW w:w="3288" w:type="dxa"/>
          </w:tcPr>
          <w:p w14:paraId="1DCB999E" w14:textId="77777777" w:rsidR="00E80032" w:rsidRPr="00903DBA" w:rsidRDefault="00E80032" w:rsidP="000803FF">
            <w:r w:rsidRPr="00903DBA">
              <w:t>* / %</w:t>
            </w:r>
          </w:p>
          <w:p w14:paraId="26D0F8B9" w14:textId="77777777" w:rsidR="00E80032" w:rsidRPr="00903DBA" w:rsidRDefault="00E80032" w:rsidP="000803FF">
            <w:r w:rsidRPr="00903DBA">
              <w:t>+ -</w:t>
            </w:r>
          </w:p>
        </w:tc>
        <w:tc>
          <w:tcPr>
            <w:tcW w:w="2108" w:type="dxa"/>
          </w:tcPr>
          <w:p w14:paraId="39E29F22" w14:textId="77777777" w:rsidR="00E80032" w:rsidRPr="00903DBA" w:rsidRDefault="00E80032" w:rsidP="000803FF">
            <w:r w:rsidRPr="00903DBA">
              <w:t>Left to Right</w:t>
            </w:r>
          </w:p>
          <w:p w14:paraId="45FFB198" w14:textId="77777777" w:rsidR="00E80032" w:rsidRPr="00903DBA" w:rsidRDefault="00E80032" w:rsidP="000803FF">
            <w:r w:rsidRPr="00903DBA">
              <w:t>Left to Right</w:t>
            </w:r>
          </w:p>
        </w:tc>
      </w:tr>
      <w:tr w:rsidR="00E80032" w:rsidRPr="00903DBA" w14:paraId="678E8DBF" w14:textId="77777777" w:rsidTr="000803FF">
        <w:tc>
          <w:tcPr>
            <w:tcW w:w="2664" w:type="dxa"/>
          </w:tcPr>
          <w:p w14:paraId="0BBA2299" w14:textId="77777777" w:rsidR="00E80032" w:rsidRPr="00903DBA" w:rsidRDefault="00E80032" w:rsidP="000803FF">
            <w:r w:rsidRPr="00903DBA">
              <w:lastRenderedPageBreak/>
              <w:t>Shift operators</w:t>
            </w:r>
          </w:p>
        </w:tc>
        <w:tc>
          <w:tcPr>
            <w:tcW w:w="3288" w:type="dxa"/>
          </w:tcPr>
          <w:p w14:paraId="7ECE03E5" w14:textId="77777777" w:rsidR="00E80032" w:rsidRPr="00903DBA" w:rsidRDefault="00E80032" w:rsidP="000803FF">
            <w:r w:rsidRPr="00903DBA">
              <w:t>&lt;&lt; &gt;&gt;</w:t>
            </w:r>
          </w:p>
        </w:tc>
        <w:tc>
          <w:tcPr>
            <w:tcW w:w="2108" w:type="dxa"/>
          </w:tcPr>
          <w:p w14:paraId="407870DC" w14:textId="77777777" w:rsidR="00E80032" w:rsidRPr="00903DBA" w:rsidRDefault="00E80032" w:rsidP="000803FF">
            <w:r w:rsidRPr="00903DBA">
              <w:t>Left to Right</w:t>
            </w:r>
          </w:p>
        </w:tc>
      </w:tr>
      <w:tr w:rsidR="00E80032" w:rsidRPr="00903DBA" w14:paraId="59091B90" w14:textId="77777777" w:rsidTr="000803FF">
        <w:tc>
          <w:tcPr>
            <w:tcW w:w="2664" w:type="dxa"/>
          </w:tcPr>
          <w:p w14:paraId="62E0D2D1" w14:textId="77777777" w:rsidR="00E80032" w:rsidRPr="00903DBA" w:rsidRDefault="00E80032" w:rsidP="000803FF">
            <w:r w:rsidRPr="00903DBA">
              <w:t>Relation operators</w:t>
            </w:r>
          </w:p>
        </w:tc>
        <w:tc>
          <w:tcPr>
            <w:tcW w:w="3288" w:type="dxa"/>
          </w:tcPr>
          <w:p w14:paraId="6604947C" w14:textId="77777777" w:rsidR="00E80032" w:rsidRPr="00903DBA" w:rsidRDefault="00E80032" w:rsidP="000803FF">
            <w:r w:rsidRPr="00903DBA">
              <w:t>&lt; &lt;= &gt; &gt;=</w:t>
            </w:r>
          </w:p>
          <w:p w14:paraId="58C13CDA" w14:textId="77777777" w:rsidR="00E80032" w:rsidRPr="00903DBA" w:rsidRDefault="00E80032" w:rsidP="000803FF">
            <w:r w:rsidRPr="00903DBA">
              <w:t>== !=</w:t>
            </w:r>
          </w:p>
        </w:tc>
        <w:tc>
          <w:tcPr>
            <w:tcW w:w="2108" w:type="dxa"/>
          </w:tcPr>
          <w:p w14:paraId="08484EF1" w14:textId="77777777" w:rsidR="00E80032" w:rsidRPr="00903DBA" w:rsidRDefault="00E80032" w:rsidP="000803FF">
            <w:r w:rsidRPr="00903DBA">
              <w:t>Left to Right</w:t>
            </w:r>
          </w:p>
        </w:tc>
      </w:tr>
      <w:tr w:rsidR="00E80032" w:rsidRPr="00903DBA" w14:paraId="18A9B04D" w14:textId="77777777" w:rsidTr="000803FF">
        <w:tc>
          <w:tcPr>
            <w:tcW w:w="2664" w:type="dxa"/>
          </w:tcPr>
          <w:p w14:paraId="4D733D00" w14:textId="77777777" w:rsidR="00E80032" w:rsidRPr="00903DBA" w:rsidRDefault="00E80032" w:rsidP="000803FF">
            <w:r w:rsidRPr="00903DBA">
              <w:t>Bitwise operators</w:t>
            </w:r>
          </w:p>
        </w:tc>
        <w:tc>
          <w:tcPr>
            <w:tcW w:w="3288" w:type="dxa"/>
          </w:tcPr>
          <w:p w14:paraId="58F81319" w14:textId="77777777" w:rsidR="00E80032" w:rsidRPr="00903DBA" w:rsidRDefault="00E80032" w:rsidP="000803FF">
            <w:r w:rsidRPr="00903DBA">
              <w:t>&amp;</w:t>
            </w:r>
          </w:p>
          <w:p w14:paraId="400187B7" w14:textId="77777777" w:rsidR="00E80032" w:rsidRPr="00903DBA" w:rsidRDefault="00E80032" w:rsidP="000803FF">
            <w:r w:rsidRPr="00903DBA">
              <w:t>^</w:t>
            </w:r>
          </w:p>
          <w:p w14:paraId="15C044F6" w14:textId="77777777" w:rsidR="00E80032" w:rsidRPr="00903DBA" w:rsidRDefault="00E80032" w:rsidP="000803FF">
            <w:r w:rsidRPr="00903DBA">
              <w:t>|</w:t>
            </w:r>
          </w:p>
        </w:tc>
        <w:tc>
          <w:tcPr>
            <w:tcW w:w="2108" w:type="dxa"/>
          </w:tcPr>
          <w:p w14:paraId="0C223DCE" w14:textId="77777777" w:rsidR="00E80032" w:rsidRPr="00903DBA" w:rsidRDefault="00E80032" w:rsidP="000803FF">
            <w:r w:rsidRPr="00903DBA">
              <w:t>Left to Right</w:t>
            </w:r>
          </w:p>
        </w:tc>
      </w:tr>
      <w:tr w:rsidR="00E80032" w:rsidRPr="00903DBA" w14:paraId="65B4BE52" w14:textId="77777777" w:rsidTr="000803FF">
        <w:tc>
          <w:tcPr>
            <w:tcW w:w="2664" w:type="dxa"/>
          </w:tcPr>
          <w:p w14:paraId="40DD30BF" w14:textId="77777777" w:rsidR="00E80032" w:rsidRPr="00903DBA" w:rsidRDefault="00E80032" w:rsidP="000803FF">
            <w:r w:rsidRPr="00903DBA">
              <w:t>Logical operators</w:t>
            </w:r>
          </w:p>
        </w:tc>
        <w:tc>
          <w:tcPr>
            <w:tcW w:w="3288" w:type="dxa"/>
          </w:tcPr>
          <w:p w14:paraId="00A3E0C3" w14:textId="77777777" w:rsidR="00E80032" w:rsidRPr="00903DBA" w:rsidRDefault="00E80032" w:rsidP="000803FF">
            <w:r w:rsidRPr="00903DBA">
              <w:t>&amp;&amp;</w:t>
            </w:r>
          </w:p>
          <w:p w14:paraId="29F2565C" w14:textId="77777777" w:rsidR="00E80032" w:rsidRPr="00903DBA" w:rsidRDefault="00E80032" w:rsidP="000803FF">
            <w:r w:rsidRPr="00903DBA">
              <w:t>||</w:t>
            </w:r>
          </w:p>
        </w:tc>
        <w:tc>
          <w:tcPr>
            <w:tcW w:w="2108" w:type="dxa"/>
          </w:tcPr>
          <w:p w14:paraId="50E7BFC5" w14:textId="77777777" w:rsidR="00E80032" w:rsidRPr="00903DBA" w:rsidRDefault="00E80032" w:rsidP="000803FF">
            <w:r w:rsidRPr="00903DBA">
              <w:t>Left to Right</w:t>
            </w:r>
          </w:p>
        </w:tc>
      </w:tr>
      <w:tr w:rsidR="00E80032" w:rsidRPr="00903DBA" w14:paraId="7C872C18" w14:textId="77777777" w:rsidTr="000803FF">
        <w:tc>
          <w:tcPr>
            <w:tcW w:w="2664" w:type="dxa"/>
          </w:tcPr>
          <w:p w14:paraId="61F63889" w14:textId="77777777" w:rsidR="00E80032" w:rsidRPr="00903DBA" w:rsidRDefault="00E80032" w:rsidP="000803FF">
            <w:r w:rsidRPr="00903DBA">
              <w:t>Conditional operator</w:t>
            </w:r>
          </w:p>
        </w:tc>
        <w:tc>
          <w:tcPr>
            <w:tcW w:w="3288" w:type="dxa"/>
          </w:tcPr>
          <w:p w14:paraId="3DE3DD6D" w14:textId="77777777" w:rsidR="00E80032" w:rsidRPr="00903DBA" w:rsidRDefault="00E80032" w:rsidP="000803FF">
            <w:r w:rsidRPr="00903DBA">
              <w:t>?:</w:t>
            </w:r>
          </w:p>
        </w:tc>
        <w:tc>
          <w:tcPr>
            <w:tcW w:w="2108" w:type="dxa"/>
          </w:tcPr>
          <w:p w14:paraId="69B26986" w14:textId="77777777" w:rsidR="00E80032" w:rsidRPr="00903DBA" w:rsidRDefault="00E80032" w:rsidP="000803FF">
            <w:r w:rsidRPr="00903DBA">
              <w:t>Right to Left</w:t>
            </w:r>
          </w:p>
        </w:tc>
      </w:tr>
      <w:tr w:rsidR="00E80032" w:rsidRPr="00903DBA" w14:paraId="29368618" w14:textId="77777777" w:rsidTr="000803FF">
        <w:tc>
          <w:tcPr>
            <w:tcW w:w="2664" w:type="dxa"/>
          </w:tcPr>
          <w:p w14:paraId="68B37C91" w14:textId="77777777" w:rsidR="00E80032" w:rsidRPr="00903DBA" w:rsidRDefault="00E80032" w:rsidP="000803FF">
            <w:r w:rsidRPr="00903DBA">
              <w:t>Assignment operators</w:t>
            </w:r>
          </w:p>
        </w:tc>
        <w:tc>
          <w:tcPr>
            <w:tcW w:w="3288" w:type="dxa"/>
          </w:tcPr>
          <w:p w14:paraId="48BEBD96" w14:textId="77777777" w:rsidR="00E80032" w:rsidRPr="00903DBA" w:rsidRDefault="00E80032" w:rsidP="000803FF">
            <w:r w:rsidRPr="00903DBA">
              <w:t>= += -= */ /= %= &amp;= ^= |= &lt;&lt;= &gt;&gt;=</w:t>
            </w:r>
          </w:p>
        </w:tc>
        <w:tc>
          <w:tcPr>
            <w:tcW w:w="2108" w:type="dxa"/>
          </w:tcPr>
          <w:p w14:paraId="587C0772" w14:textId="77777777" w:rsidR="00E80032" w:rsidRPr="00903DBA" w:rsidRDefault="00E80032" w:rsidP="000803FF">
            <w:r w:rsidRPr="00903DBA">
              <w:t>Right to Left</w:t>
            </w:r>
          </w:p>
        </w:tc>
      </w:tr>
      <w:tr w:rsidR="00E80032" w:rsidRPr="00903DBA" w14:paraId="48E33137" w14:textId="77777777" w:rsidTr="000803FF">
        <w:tc>
          <w:tcPr>
            <w:tcW w:w="2664" w:type="dxa"/>
          </w:tcPr>
          <w:p w14:paraId="2BC30CDA" w14:textId="77777777" w:rsidR="00E80032" w:rsidRPr="00903DBA" w:rsidRDefault="00E80032" w:rsidP="000803FF">
            <w:r w:rsidRPr="00903DBA">
              <w:t>Comma operator</w:t>
            </w:r>
          </w:p>
        </w:tc>
        <w:tc>
          <w:tcPr>
            <w:tcW w:w="3288" w:type="dxa"/>
          </w:tcPr>
          <w:p w14:paraId="74D0E1A2" w14:textId="77777777" w:rsidR="00E80032" w:rsidRPr="00903DBA" w:rsidRDefault="00E80032" w:rsidP="000803FF">
            <w:r w:rsidRPr="00903DBA">
              <w:t>,</w:t>
            </w:r>
          </w:p>
        </w:tc>
        <w:tc>
          <w:tcPr>
            <w:tcW w:w="2108" w:type="dxa"/>
          </w:tcPr>
          <w:p w14:paraId="0C6CE6E9" w14:textId="77777777" w:rsidR="00E80032" w:rsidRPr="00903DBA" w:rsidRDefault="00E80032" w:rsidP="000803FF">
            <w:r w:rsidRPr="00903DBA">
              <w:t>Left to Right</w:t>
            </w:r>
          </w:p>
        </w:tc>
      </w:tr>
    </w:tbl>
    <w:p w14:paraId="4EE3EA24" w14:textId="77777777" w:rsidR="00E80032" w:rsidRPr="00903DBA" w:rsidRDefault="00E80032" w:rsidP="00E80032">
      <w:pPr>
        <w:rPr>
          <w:noProof/>
        </w:rPr>
      </w:pPr>
      <w:r w:rsidRPr="00903DBA">
        <w:rPr>
          <w:noProof/>
        </w:rPr>
        <w:t xml:space="preserve">Note that unary +, -, &amp;, and * have higher </w:t>
      </w:r>
      <w:r w:rsidR="009A4399" w:rsidRPr="00903DBA">
        <w:t>precedence</w:t>
      </w:r>
      <w:r w:rsidR="009A4399" w:rsidRPr="00903DBA">
        <w:rPr>
          <w:noProof/>
        </w:rPr>
        <w:t xml:space="preserve"> </w:t>
      </w:r>
      <w:r w:rsidRPr="00903DBA">
        <w:rPr>
          <w:noProof/>
        </w:rPr>
        <w:t xml:space="preserve">than their binary forms. Note that we always can change the evaluation order of an expression by inserting parantheses at appropriate posititions. The expression </w:t>
      </w:r>
      <w:r w:rsidRPr="00903DBA">
        <w:rPr>
          <w:rStyle w:val="CodeInText0"/>
        </w:rPr>
        <w:t>(1 + 2) * 5</w:t>
      </w:r>
      <w:r w:rsidRPr="00903DBA">
        <w:t xml:space="preserve"> </w:t>
      </w:r>
      <w:r w:rsidRPr="00903DBA">
        <w:rPr>
          <w:noProof/>
        </w:rPr>
        <w:t xml:space="preserve">has the value </w:t>
      </w:r>
      <w:r w:rsidRPr="00903DBA">
        <w:rPr>
          <w:rStyle w:val="CodeInText0"/>
        </w:rPr>
        <w:t>15</w:t>
      </w:r>
      <w:r w:rsidRPr="00903DBA">
        <w:rPr>
          <w:noProof/>
        </w:rPr>
        <w:t>.</w:t>
      </w:r>
    </w:p>
    <w:p w14:paraId="189A34C8" w14:textId="31D3093A" w:rsidR="00E80032" w:rsidRPr="00903DBA" w:rsidRDefault="00E80032" w:rsidP="007C7CB2">
      <w:pPr>
        <w:pStyle w:val="Rubrik2"/>
      </w:pPr>
      <w:bookmarkStart w:id="682" w:name="_Toc320485598"/>
      <w:bookmarkStart w:id="683" w:name="_Toc323656708"/>
      <w:bookmarkStart w:id="684" w:name="_Toc324085446"/>
      <w:bookmarkStart w:id="685" w:name="_Toc383781098"/>
      <w:bookmarkStart w:id="686" w:name="_Toc57656207"/>
      <w:r w:rsidRPr="00903DBA">
        <w:t>Statements</w:t>
      </w:r>
      <w:bookmarkEnd w:id="682"/>
      <w:bookmarkEnd w:id="683"/>
      <w:bookmarkEnd w:id="684"/>
      <w:bookmarkEnd w:id="685"/>
      <w:bookmarkEnd w:id="686"/>
    </w:p>
    <w:p w14:paraId="6EE79DFE" w14:textId="77777777" w:rsidR="00E80032" w:rsidRPr="00903DBA" w:rsidRDefault="00E80032" w:rsidP="00E80032">
      <w:r w:rsidRPr="00903DBA">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903DBA" w14:paraId="2F7C71A6" w14:textId="77777777" w:rsidTr="000803FF">
        <w:tc>
          <w:tcPr>
            <w:tcW w:w="3800" w:type="dxa"/>
          </w:tcPr>
          <w:p w14:paraId="46A50219" w14:textId="77777777" w:rsidR="00E80032" w:rsidRPr="00903DBA" w:rsidRDefault="00E80032" w:rsidP="000803FF">
            <w:pPr>
              <w:rPr>
                <w:rStyle w:val="Bold"/>
              </w:rPr>
            </w:pPr>
            <w:r w:rsidRPr="00903DBA">
              <w:rPr>
                <w:rStyle w:val="Bold"/>
              </w:rPr>
              <w:t>Kind</w:t>
            </w:r>
          </w:p>
        </w:tc>
        <w:tc>
          <w:tcPr>
            <w:tcW w:w="3834" w:type="dxa"/>
          </w:tcPr>
          <w:p w14:paraId="434E576B" w14:textId="77777777" w:rsidR="00E80032" w:rsidRPr="00903DBA" w:rsidRDefault="00E80032" w:rsidP="000803FF">
            <w:pPr>
              <w:rPr>
                <w:rStyle w:val="Bold"/>
              </w:rPr>
            </w:pPr>
            <w:r w:rsidRPr="00903DBA">
              <w:rPr>
                <w:rStyle w:val="Bold"/>
              </w:rPr>
              <w:t>Statements</w:t>
            </w:r>
          </w:p>
        </w:tc>
      </w:tr>
      <w:tr w:rsidR="00E80032" w:rsidRPr="00903DBA" w14:paraId="17D56F83" w14:textId="77777777" w:rsidTr="000803FF">
        <w:tc>
          <w:tcPr>
            <w:tcW w:w="3800" w:type="dxa"/>
          </w:tcPr>
          <w:p w14:paraId="5420B59C" w14:textId="77777777" w:rsidR="00E80032" w:rsidRPr="00903DBA" w:rsidRDefault="00E80032" w:rsidP="000803FF">
            <w:r w:rsidRPr="00903DBA">
              <w:t>Selection</w:t>
            </w:r>
          </w:p>
        </w:tc>
        <w:tc>
          <w:tcPr>
            <w:tcW w:w="3834" w:type="dxa"/>
          </w:tcPr>
          <w:p w14:paraId="05E40661" w14:textId="77777777" w:rsidR="00E80032" w:rsidRPr="00903DBA" w:rsidRDefault="00E80032" w:rsidP="000803FF">
            <w:r w:rsidRPr="00903DBA">
              <w:t>if, if-else, switch</w:t>
            </w:r>
          </w:p>
        </w:tc>
      </w:tr>
      <w:tr w:rsidR="00E80032" w:rsidRPr="00903DBA" w14:paraId="64A05639" w14:textId="77777777" w:rsidTr="000803FF">
        <w:tc>
          <w:tcPr>
            <w:tcW w:w="3800" w:type="dxa"/>
          </w:tcPr>
          <w:p w14:paraId="7223B7DF" w14:textId="77777777" w:rsidR="00E80032" w:rsidRPr="00903DBA" w:rsidRDefault="00E80032" w:rsidP="000803FF">
            <w:r w:rsidRPr="00903DBA">
              <w:t>Iteration</w:t>
            </w:r>
          </w:p>
        </w:tc>
        <w:tc>
          <w:tcPr>
            <w:tcW w:w="3834" w:type="dxa"/>
          </w:tcPr>
          <w:p w14:paraId="5F51EA8F" w14:textId="77777777" w:rsidR="00E80032" w:rsidRPr="00903DBA" w:rsidRDefault="00E80032" w:rsidP="000803FF">
            <w:r w:rsidRPr="00903DBA">
              <w:t>for, while, do-while</w:t>
            </w:r>
          </w:p>
        </w:tc>
      </w:tr>
      <w:tr w:rsidR="00E80032" w:rsidRPr="00903DBA" w14:paraId="73EE7E47" w14:textId="77777777" w:rsidTr="000803FF">
        <w:tc>
          <w:tcPr>
            <w:tcW w:w="3800" w:type="dxa"/>
          </w:tcPr>
          <w:p w14:paraId="7618C695" w14:textId="77777777" w:rsidR="00E80032" w:rsidRPr="00903DBA" w:rsidRDefault="00E80032" w:rsidP="000803FF">
            <w:r w:rsidRPr="00903DBA">
              <w:t>Jump</w:t>
            </w:r>
          </w:p>
        </w:tc>
        <w:tc>
          <w:tcPr>
            <w:tcW w:w="3834" w:type="dxa"/>
          </w:tcPr>
          <w:p w14:paraId="2F874854" w14:textId="77777777" w:rsidR="00E80032" w:rsidRPr="00903DBA" w:rsidRDefault="00E80032" w:rsidP="000803FF">
            <w:r w:rsidRPr="00903DBA">
              <w:t xml:space="preserve">break, continue, </w:t>
            </w:r>
            <w:proofErr w:type="spellStart"/>
            <w:r w:rsidRPr="00903DBA">
              <w:t>goto</w:t>
            </w:r>
            <w:proofErr w:type="spellEnd"/>
            <w:r w:rsidRPr="00903DBA">
              <w:t>, return</w:t>
            </w:r>
          </w:p>
        </w:tc>
      </w:tr>
      <w:tr w:rsidR="00E80032" w:rsidRPr="00903DBA" w14:paraId="5C27068E" w14:textId="77777777" w:rsidTr="000803FF">
        <w:tc>
          <w:tcPr>
            <w:tcW w:w="3800" w:type="dxa"/>
          </w:tcPr>
          <w:p w14:paraId="1F6F59BD" w14:textId="77777777" w:rsidR="00E80032" w:rsidRPr="00903DBA" w:rsidRDefault="00E80032" w:rsidP="000803FF">
            <w:r w:rsidRPr="00903DBA">
              <w:t>Expression</w:t>
            </w:r>
          </w:p>
        </w:tc>
        <w:tc>
          <w:tcPr>
            <w:tcW w:w="3834" w:type="dxa"/>
          </w:tcPr>
          <w:p w14:paraId="0DD26987" w14:textId="77777777" w:rsidR="00E80032" w:rsidRPr="00903DBA" w:rsidRDefault="00E80032" w:rsidP="000803FF">
            <w:proofErr w:type="gramStart"/>
            <w:r w:rsidRPr="00903DBA">
              <w:t>expression ;</w:t>
            </w:r>
            <w:proofErr w:type="gramEnd"/>
          </w:p>
        </w:tc>
      </w:tr>
    </w:tbl>
    <w:p w14:paraId="60335D5C" w14:textId="2CFC103E"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7" w:name="_Toc320485599"/>
      <w:bookmarkStart w:id="688" w:name="_Toc323656709"/>
      <w:bookmarkStart w:id="689" w:name="_Toc324085447"/>
      <w:bookmarkStart w:id="690" w:name="_Toc383781099"/>
      <w:bookmarkStart w:id="691" w:name="_Toc57656208"/>
      <w:r w:rsidRPr="00903DBA">
        <w:t>Selection statements</w:t>
      </w:r>
      <w:bookmarkEnd w:id="687"/>
      <w:bookmarkEnd w:id="688"/>
      <w:bookmarkEnd w:id="689"/>
      <w:bookmarkEnd w:id="690"/>
      <w:bookmarkEnd w:id="691"/>
    </w:p>
    <w:p w14:paraId="2D918237" w14:textId="77777777" w:rsidR="00E80032" w:rsidRPr="00903DBA" w:rsidRDefault="00E80032" w:rsidP="00E80032">
      <w:r w:rsidRPr="00903DBA">
        <w:t xml:space="preserve">The </w:t>
      </w:r>
      <w:r w:rsidRPr="00903DBA">
        <w:rPr>
          <w:rStyle w:val="CodeInText0"/>
        </w:rPr>
        <w:t>if</w:t>
      </w:r>
      <w:r w:rsidRPr="00903DBA">
        <w:t xml:space="preserve"> statement needs in its simplest form a logical expression to decide whether to execute the following statement. The example below means that the text will be output if </w:t>
      </w:r>
      <w:proofErr w:type="spellStart"/>
      <w:r w:rsidRPr="00903DBA">
        <w:rPr>
          <w:rStyle w:val="CodeInText0"/>
        </w:rPr>
        <w:t>i</w:t>
      </w:r>
      <w:proofErr w:type="spellEnd"/>
      <w:r w:rsidRPr="00903DBA">
        <w:t xml:space="preserve"> not equal zero.</w:t>
      </w:r>
    </w:p>
    <w:p w14:paraId="423D521F" w14:textId="77777777" w:rsidR="00E80032" w:rsidRPr="00903DBA" w:rsidRDefault="00E80032" w:rsidP="00E80032">
      <w:pPr>
        <w:pStyle w:val="Code"/>
      </w:pPr>
      <w:r w:rsidRPr="00903DBA">
        <w:t>if (i != 0) {</w:t>
      </w:r>
    </w:p>
    <w:p w14:paraId="45843672" w14:textId="77777777" w:rsidR="00E80032" w:rsidRPr="00903DBA" w:rsidRDefault="00E80032" w:rsidP="00E80032">
      <w:pPr>
        <w:pStyle w:val="Code"/>
      </w:pPr>
      <w:r w:rsidRPr="00903DBA">
        <w:t xml:space="preserve">  puts("i does not equal zero");</w:t>
      </w:r>
    </w:p>
    <w:p w14:paraId="7C297C51" w14:textId="77777777" w:rsidR="00E80032" w:rsidRPr="00903DBA" w:rsidRDefault="00E80032" w:rsidP="00E80032">
      <w:pPr>
        <w:pStyle w:val="Code"/>
      </w:pPr>
      <w:r w:rsidRPr="00903DBA">
        <w:t>}</w:t>
      </w:r>
    </w:p>
    <w:p w14:paraId="5E932583" w14:textId="77777777" w:rsidR="00E80032" w:rsidRPr="00903DBA" w:rsidRDefault="00E80032" w:rsidP="00E80032">
      <w:r w:rsidRPr="00903DBA">
        <w:t xml:space="preserve">As all values not equal to zero are interpreted as true, the following statement is equivalent with the previous </w:t>
      </w:r>
      <w:proofErr w:type="spellStart"/>
      <w:proofErr w:type="gramStart"/>
      <w:r w:rsidRPr="00903DBA">
        <w:t>one.fexacltly</w:t>
      </w:r>
      <w:proofErr w:type="spellEnd"/>
      <w:proofErr w:type="gramEnd"/>
    </w:p>
    <w:p w14:paraId="4E12F69E" w14:textId="77777777" w:rsidR="00E80032" w:rsidRPr="00903DBA" w:rsidRDefault="00E80032" w:rsidP="00E80032">
      <w:pPr>
        <w:pStyle w:val="Code"/>
      </w:pPr>
      <w:r w:rsidRPr="00903DBA">
        <w:lastRenderedPageBreak/>
        <w:t>if (i) {</w:t>
      </w:r>
    </w:p>
    <w:p w14:paraId="488BF80B" w14:textId="77777777" w:rsidR="00E80032" w:rsidRPr="00903DBA" w:rsidRDefault="00E80032" w:rsidP="00E80032">
      <w:pPr>
        <w:pStyle w:val="Code"/>
      </w:pPr>
      <w:r w:rsidRPr="00903DBA">
        <w:t xml:space="preserve">  puts("i does not equal zero");</w:t>
      </w:r>
    </w:p>
    <w:p w14:paraId="3CB7A65F" w14:textId="77777777" w:rsidR="00E80032" w:rsidRPr="00903DBA" w:rsidRDefault="00E80032" w:rsidP="00E80032">
      <w:pPr>
        <w:pStyle w:val="Code"/>
      </w:pPr>
      <w:r w:rsidRPr="00903DBA">
        <w:t>}</w:t>
      </w:r>
    </w:p>
    <w:p w14:paraId="6C766553" w14:textId="77777777" w:rsidR="00E80032" w:rsidRPr="00903DBA" w:rsidRDefault="00E80032" w:rsidP="00E80032">
      <w:r w:rsidRPr="00903DBA">
        <w:t xml:space="preserve">We can also attach an </w:t>
      </w:r>
      <w:r w:rsidRPr="00903DBA">
        <w:rPr>
          <w:rStyle w:val="CodeInText0"/>
        </w:rPr>
        <w:t>else</w:t>
      </w:r>
      <w:r w:rsidRPr="00903DBA">
        <w:t xml:space="preserve"> part, which is executed if the expression is false.</w:t>
      </w:r>
    </w:p>
    <w:p w14:paraId="151A00B0" w14:textId="77777777" w:rsidR="00E80032" w:rsidRPr="00903DBA" w:rsidRDefault="00E80032" w:rsidP="00E80032">
      <w:pPr>
        <w:pStyle w:val="Code"/>
      </w:pPr>
      <w:r w:rsidRPr="00903DBA">
        <w:t>if (i &gt; 0) {</w:t>
      </w:r>
    </w:p>
    <w:p w14:paraId="21992A32" w14:textId="77777777" w:rsidR="00E80032" w:rsidRPr="00903DBA" w:rsidRDefault="00E80032" w:rsidP="00E80032">
      <w:pPr>
        <w:pStyle w:val="Code"/>
      </w:pPr>
      <w:r w:rsidRPr="00903DBA">
        <w:t xml:space="preserve">  puts("i is greater than zero");</w:t>
      </w:r>
    </w:p>
    <w:p w14:paraId="0BF473DE" w14:textId="77777777" w:rsidR="00E80032" w:rsidRPr="00903DBA" w:rsidRDefault="00E80032" w:rsidP="00E80032">
      <w:pPr>
        <w:pStyle w:val="Code"/>
      </w:pPr>
      <w:r w:rsidRPr="00903DBA">
        <w:t>}</w:t>
      </w:r>
    </w:p>
    <w:p w14:paraId="3C0DCBDD" w14:textId="77777777" w:rsidR="00E80032" w:rsidRPr="00903DBA" w:rsidRDefault="00E80032" w:rsidP="00E80032">
      <w:pPr>
        <w:pStyle w:val="Code"/>
      </w:pPr>
      <w:r w:rsidRPr="00903DBA">
        <w:t>else {</w:t>
      </w:r>
      <w:r w:rsidRPr="00903DBA">
        <w:cr/>
        <w:t xml:space="preserve">  puts("i is not greater than zero");</w:t>
      </w:r>
    </w:p>
    <w:p w14:paraId="7852AA4F" w14:textId="77777777" w:rsidR="00E80032" w:rsidRPr="00903DBA" w:rsidRDefault="00E80032" w:rsidP="00E80032">
      <w:pPr>
        <w:pStyle w:val="Code"/>
      </w:pPr>
      <w:r w:rsidRPr="00903DBA">
        <w:t>}</w:t>
      </w:r>
    </w:p>
    <w:p w14:paraId="165C8E6A" w14:textId="77777777" w:rsidR="00E80032" w:rsidRPr="00903DBA" w:rsidRDefault="00E80032" w:rsidP="00E80032">
      <w:pPr>
        <w:pStyle w:val="Code"/>
      </w:pPr>
    </w:p>
    <w:p w14:paraId="77D039C4" w14:textId="77777777" w:rsidR="00E80032" w:rsidRPr="00903DBA" w:rsidRDefault="00E80032" w:rsidP="00E80032">
      <w:r w:rsidRPr="00903DBA">
        <w:t xml:space="preserve">Between the </w:t>
      </w:r>
      <w:r w:rsidRPr="00903DBA">
        <w:rPr>
          <w:rStyle w:val="CodeInText0"/>
        </w:rPr>
        <w:t>if</w:t>
      </w:r>
      <w:r w:rsidRPr="00903DBA">
        <w:t xml:space="preserve"> and </w:t>
      </w:r>
      <w:r w:rsidRPr="00903DBA">
        <w:rPr>
          <w:rStyle w:val="CodeInText0"/>
        </w:rPr>
        <w:t>else</w:t>
      </w:r>
      <w:r w:rsidRPr="00903DBA">
        <w:t xml:space="preserve"> part we can insert one or more </w:t>
      </w:r>
      <w:r w:rsidRPr="00903DBA">
        <w:rPr>
          <w:rStyle w:val="CodeInText0"/>
        </w:rPr>
        <w:t>else</w:t>
      </w:r>
      <w:r w:rsidRPr="00903DBA">
        <w:rPr>
          <w:rStyle w:val="Italic"/>
        </w:rPr>
        <w:t xml:space="preserve"> </w:t>
      </w:r>
      <w:r w:rsidRPr="00903DBA">
        <w:rPr>
          <w:rStyle w:val="CodeInText0"/>
        </w:rPr>
        <w:t>if</w:t>
      </w:r>
      <w:r w:rsidRPr="00903DBA">
        <w:t xml:space="preserve"> parts.</w:t>
      </w:r>
    </w:p>
    <w:p w14:paraId="0A451C6D" w14:textId="77777777" w:rsidR="00E80032" w:rsidRPr="00903DBA" w:rsidRDefault="00E80032" w:rsidP="00E80032">
      <w:pPr>
        <w:pStyle w:val="Code"/>
      </w:pPr>
      <w:r w:rsidRPr="00903DBA">
        <w:t>if (i &gt; 0) {</w:t>
      </w:r>
    </w:p>
    <w:p w14:paraId="18603DC5" w14:textId="77777777" w:rsidR="00E80032" w:rsidRPr="00903DBA" w:rsidRDefault="00E80032" w:rsidP="00E80032">
      <w:pPr>
        <w:pStyle w:val="Code"/>
      </w:pPr>
      <w:r w:rsidRPr="00903DBA">
        <w:t xml:space="preserve">  puts("i is greater than zero");</w:t>
      </w:r>
    </w:p>
    <w:p w14:paraId="3F2E5C93" w14:textId="77777777" w:rsidR="00E80032" w:rsidRPr="00903DBA" w:rsidRDefault="00E80032" w:rsidP="00E80032">
      <w:pPr>
        <w:pStyle w:val="Code"/>
      </w:pPr>
      <w:r w:rsidRPr="00903DBA">
        <w:t>}</w:t>
      </w:r>
    </w:p>
    <w:p w14:paraId="70A23B1B" w14:textId="77777777" w:rsidR="00E80032" w:rsidRPr="00903DBA" w:rsidRDefault="00E80032" w:rsidP="00E80032">
      <w:pPr>
        <w:pStyle w:val="Code"/>
      </w:pPr>
      <w:r w:rsidRPr="00903DBA">
        <w:t>else if (i &lt; 0) {</w:t>
      </w:r>
    </w:p>
    <w:p w14:paraId="1AC2747F" w14:textId="77777777" w:rsidR="00E80032" w:rsidRPr="00903DBA" w:rsidRDefault="00E80032" w:rsidP="00E80032">
      <w:pPr>
        <w:pStyle w:val="Code"/>
      </w:pPr>
      <w:r w:rsidRPr="00903DBA">
        <w:t xml:space="preserve">  puts("i is less than zero");</w:t>
      </w:r>
    </w:p>
    <w:p w14:paraId="30FBDF04" w14:textId="77777777" w:rsidR="00E80032" w:rsidRPr="00903DBA" w:rsidRDefault="00E80032" w:rsidP="00E80032">
      <w:pPr>
        <w:pStyle w:val="Code"/>
      </w:pPr>
      <w:r w:rsidRPr="00903DBA">
        <w:t>}</w:t>
      </w:r>
    </w:p>
    <w:p w14:paraId="49A75CBE" w14:textId="77777777" w:rsidR="00E80032" w:rsidRPr="00903DBA" w:rsidRDefault="00E80032" w:rsidP="00E80032">
      <w:pPr>
        <w:pStyle w:val="Code"/>
      </w:pPr>
      <w:r w:rsidRPr="00903DBA">
        <w:t>else {</w:t>
      </w:r>
    </w:p>
    <w:p w14:paraId="349DB905" w14:textId="77777777" w:rsidR="00E80032" w:rsidRPr="00903DBA" w:rsidRDefault="00E80032" w:rsidP="00E80032">
      <w:pPr>
        <w:pStyle w:val="Code"/>
      </w:pPr>
      <w:r w:rsidRPr="00903DBA">
        <w:t xml:space="preserve">  puts("i is equal to zero");</w:t>
      </w:r>
    </w:p>
    <w:p w14:paraId="21CFC00C" w14:textId="77777777" w:rsidR="00E80032" w:rsidRPr="00903DBA" w:rsidRDefault="00E80032" w:rsidP="00E80032">
      <w:pPr>
        <w:pStyle w:val="Code"/>
      </w:pPr>
      <w:r w:rsidRPr="00903DBA">
        <w:t>}</w:t>
      </w:r>
    </w:p>
    <w:p w14:paraId="3A074DEC" w14:textId="77777777" w:rsidR="00E80032" w:rsidRPr="00903DBA" w:rsidRDefault="00E80032" w:rsidP="00E80032">
      <w:r w:rsidRPr="00903DBA">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903DBA">
        <w:rPr>
          <w:rStyle w:val="KeyWord"/>
        </w:rPr>
        <w:t>block</w:t>
      </w:r>
      <w:r w:rsidRPr="00903DBA">
        <w:t>.</w:t>
      </w:r>
    </w:p>
    <w:p w14:paraId="45452E1A" w14:textId="77777777" w:rsidR="00E80032" w:rsidRPr="00903DBA" w:rsidRDefault="00E80032" w:rsidP="00E80032">
      <w:pPr>
        <w:pStyle w:val="Code"/>
      </w:pPr>
      <w:r w:rsidRPr="00903DBA">
        <w:t>if (i &gt; 0) {</w:t>
      </w:r>
      <w:r w:rsidRPr="00903DBA">
        <w:cr/>
        <w:t xml:space="preserve">  int j = i + 1;</w:t>
      </w:r>
    </w:p>
    <w:p w14:paraId="0A066D58" w14:textId="77777777" w:rsidR="00E80032" w:rsidRPr="00903DBA" w:rsidRDefault="00E80032" w:rsidP="00E80032">
      <w:pPr>
        <w:pStyle w:val="Code"/>
      </w:pPr>
      <w:r w:rsidRPr="00903DBA">
        <w:t xml:space="preserve">  printf("j is %d\n", j);</w:t>
      </w:r>
    </w:p>
    <w:p w14:paraId="339D90E7" w14:textId="77777777" w:rsidR="00E80032" w:rsidRPr="00903DBA" w:rsidRDefault="00E80032" w:rsidP="00E80032">
      <w:pPr>
        <w:pStyle w:val="Code"/>
      </w:pPr>
      <w:r w:rsidRPr="00903DBA">
        <w:t>}</w:t>
      </w:r>
    </w:p>
    <w:p w14:paraId="3ECCAFC8" w14:textId="77777777" w:rsidR="00E80032" w:rsidRPr="00903DBA" w:rsidRDefault="00E80032" w:rsidP="00E80032">
      <w:r w:rsidRPr="00903DBA">
        <w:t xml:space="preserve">A warning may be in order. In an </w:t>
      </w:r>
      <w:r w:rsidRPr="00903DBA">
        <w:rPr>
          <w:rStyle w:val="CodeInText0"/>
        </w:rPr>
        <w:t>if</w:t>
      </w:r>
      <w:r w:rsidRPr="00903DBA">
        <w:t xml:space="preserve"> statement, it is perfectly legal to use one equal sign instead of two signs when comparing two values. As one equals sign is used for assignment, not comparison, the variable </w:t>
      </w:r>
      <w:proofErr w:type="spellStart"/>
      <w:r w:rsidRPr="00903DBA">
        <w:rPr>
          <w:rStyle w:val="CodeInText0"/>
        </w:rPr>
        <w:t>i</w:t>
      </w:r>
      <w:proofErr w:type="spellEnd"/>
      <w:r w:rsidRPr="00903DBA">
        <w:t xml:space="preserve"> in the following code will be assign the value one, and the expression will always be true.</w:t>
      </w:r>
    </w:p>
    <w:p w14:paraId="4D805888" w14:textId="77777777" w:rsidR="00E80032" w:rsidRPr="00903DBA" w:rsidRDefault="00E80032" w:rsidP="00E80032">
      <w:pPr>
        <w:pStyle w:val="Code"/>
      </w:pPr>
      <w:r w:rsidRPr="00903DBA">
        <w:t>if (i = 1) { // Always true.</w:t>
      </w:r>
    </w:p>
    <w:p w14:paraId="4FD1412E" w14:textId="77777777" w:rsidR="00E80032" w:rsidRPr="00903DBA" w:rsidRDefault="00E80032" w:rsidP="00E80032">
      <w:pPr>
        <w:pStyle w:val="Code"/>
      </w:pPr>
      <w:r w:rsidRPr="00903DBA">
        <w:t xml:space="preserve">  // ...</w:t>
      </w:r>
    </w:p>
    <w:p w14:paraId="29BE7181" w14:textId="77777777" w:rsidR="00E80032" w:rsidRPr="00903DBA" w:rsidRDefault="00E80032" w:rsidP="00E80032">
      <w:pPr>
        <w:pStyle w:val="Code"/>
      </w:pPr>
      <w:r w:rsidRPr="00903DBA">
        <w:t>}</w:t>
      </w:r>
    </w:p>
    <w:p w14:paraId="0A153C01" w14:textId="77777777" w:rsidR="00E80032" w:rsidRPr="00903DBA" w:rsidRDefault="00E80032" w:rsidP="00E80032">
      <w:r w:rsidRPr="00903DBA">
        <w:t>One way to avoid the mistake above is to swap the variable and the value. As a value can be compared but not assigned, the compiler will issue an error message and the error will be recognized.</w:t>
      </w:r>
    </w:p>
    <w:p w14:paraId="6BABB98B" w14:textId="77777777" w:rsidR="00E80032" w:rsidRPr="00903DBA" w:rsidRDefault="00E80032" w:rsidP="00E80032">
      <w:pPr>
        <w:pStyle w:val="Code"/>
      </w:pPr>
      <w:r w:rsidRPr="00903DBA">
        <w:t>if (1 = i) { // Compile-time error.</w:t>
      </w:r>
    </w:p>
    <w:p w14:paraId="35F9F8C4" w14:textId="77777777" w:rsidR="00E80032" w:rsidRPr="00903DBA" w:rsidRDefault="00E80032" w:rsidP="00E80032">
      <w:pPr>
        <w:pStyle w:val="Code"/>
      </w:pPr>
      <w:r w:rsidRPr="00903DBA">
        <w:t xml:space="preserve">  // ...</w:t>
      </w:r>
    </w:p>
    <w:p w14:paraId="51C94700" w14:textId="77777777" w:rsidR="00E80032" w:rsidRPr="00903DBA" w:rsidRDefault="00E80032" w:rsidP="00E80032">
      <w:pPr>
        <w:pStyle w:val="Code"/>
      </w:pPr>
      <w:r w:rsidRPr="00903DBA">
        <w:t>}</w:t>
      </w:r>
    </w:p>
    <w:p w14:paraId="31B5B600" w14:textId="77777777" w:rsidR="00E80032" w:rsidRPr="00903DBA" w:rsidRDefault="00E80032" w:rsidP="00E80032">
      <w:r w:rsidRPr="00903DBA">
        <w:t xml:space="preserve">The </w:t>
      </w:r>
      <w:r w:rsidRPr="00903DBA">
        <w:rPr>
          <w:rStyle w:val="CodeInText0"/>
        </w:rPr>
        <w:t>switch</w:t>
      </w:r>
      <w:r w:rsidRPr="00903DBA">
        <w:t xml:space="preserve"> statement is simpler than the </w:t>
      </w:r>
      <w:r w:rsidRPr="00903DBA">
        <w:rPr>
          <w:rStyle w:val="CodeInText0"/>
        </w:rPr>
        <w:t>if</w:t>
      </w:r>
      <w:r w:rsidRPr="00903DBA">
        <w:t xml:space="preserve"> statement, but not as powerful. It evaluates the switch expression and jumps to a </w:t>
      </w:r>
      <w:r w:rsidRPr="00903DBA">
        <w:rPr>
          <w:rStyle w:val="CodeInText0"/>
        </w:rPr>
        <w:t>case</w:t>
      </w:r>
      <w:r w:rsidRPr="00903DBA">
        <w:t xml:space="preserve"> statement with the matching (constant) value. If no value matches, it jumps to the </w:t>
      </w:r>
      <w:r w:rsidRPr="00903DBA">
        <w:rPr>
          <w:rStyle w:val="CodeInText0"/>
        </w:rPr>
        <w:t>default</w:t>
      </w:r>
      <w:r w:rsidRPr="00903DBA">
        <w:t xml:space="preserve"> statement, if present. The </w:t>
      </w:r>
      <w:r w:rsidRPr="00903DBA">
        <w:rPr>
          <w:rStyle w:val="CodeInText0"/>
        </w:rPr>
        <w:t>break</w:t>
      </w:r>
      <w:r w:rsidRPr="00903DBA">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w:t>
      </w:r>
      <w:proofErr w:type="gramStart"/>
      <w:r w:rsidRPr="00903DBA">
        <w:t>to do</w:t>
      </w:r>
      <w:proofErr w:type="gramEnd"/>
      <w:r w:rsidRPr="00903DBA">
        <w:t xml:space="preserve"> so.</w:t>
      </w:r>
    </w:p>
    <w:p w14:paraId="2313E02A" w14:textId="77777777" w:rsidR="00E80032" w:rsidRPr="00903DBA" w:rsidRDefault="00E80032" w:rsidP="00E80032">
      <w:pPr>
        <w:pStyle w:val="Code"/>
      </w:pPr>
      <w:r w:rsidRPr="00903DBA">
        <w:t xml:space="preserve">  switch (i) {</w:t>
      </w:r>
      <w:r w:rsidRPr="00903DBA">
        <w:cr/>
        <w:t xml:space="preserve">    case 1:</w:t>
      </w:r>
    </w:p>
    <w:p w14:paraId="4C8B6DA5" w14:textId="77777777" w:rsidR="00E80032" w:rsidRPr="00903DBA" w:rsidRDefault="00E80032" w:rsidP="00E80032">
      <w:pPr>
        <w:pStyle w:val="Code"/>
      </w:pPr>
      <w:r w:rsidRPr="00903DBA">
        <w:lastRenderedPageBreak/>
        <w:t xml:space="preserve">      puts("i is equal to 1");</w:t>
      </w:r>
    </w:p>
    <w:p w14:paraId="1BFA2A3C" w14:textId="77777777" w:rsidR="00E80032" w:rsidRPr="00903DBA" w:rsidRDefault="00E80032" w:rsidP="00E80032">
      <w:pPr>
        <w:pStyle w:val="Code"/>
      </w:pPr>
      <w:r w:rsidRPr="00903DBA">
        <w:t xml:space="preserve">      break;</w:t>
      </w:r>
    </w:p>
    <w:p w14:paraId="67330AB9" w14:textId="77777777" w:rsidR="00E80032" w:rsidRPr="00903DBA" w:rsidRDefault="00E80032" w:rsidP="00E80032">
      <w:pPr>
        <w:pStyle w:val="Code"/>
      </w:pPr>
    </w:p>
    <w:p w14:paraId="2C2F4DA0" w14:textId="77777777" w:rsidR="00E80032" w:rsidRPr="00903DBA" w:rsidRDefault="00E80032" w:rsidP="00E80032">
      <w:pPr>
        <w:pStyle w:val="Code"/>
      </w:pPr>
      <w:r w:rsidRPr="00903DBA">
        <w:t xml:space="preserve">    case 2:</w:t>
      </w:r>
    </w:p>
    <w:p w14:paraId="2DC1B49D" w14:textId="77777777" w:rsidR="00E80032" w:rsidRPr="00903DBA" w:rsidRDefault="00E80032" w:rsidP="00E80032">
      <w:pPr>
        <w:pStyle w:val="Code"/>
      </w:pPr>
      <w:r w:rsidRPr="00903DBA">
        <w:t xml:space="preserve">      puts("i is equal to 2");</w:t>
      </w:r>
    </w:p>
    <w:p w14:paraId="7B3ABB6E" w14:textId="77777777" w:rsidR="00E80032" w:rsidRPr="00903DBA" w:rsidRDefault="00E80032" w:rsidP="00E80032">
      <w:pPr>
        <w:pStyle w:val="Code"/>
      </w:pPr>
      <w:r w:rsidRPr="00903DBA">
        <w:t xml:space="preserve">      break;</w:t>
      </w:r>
    </w:p>
    <w:p w14:paraId="17356758" w14:textId="77777777" w:rsidR="00E80032" w:rsidRPr="00903DBA" w:rsidRDefault="00E80032" w:rsidP="00E80032">
      <w:pPr>
        <w:pStyle w:val="Code"/>
      </w:pPr>
    </w:p>
    <w:p w14:paraId="76CA6286" w14:textId="77777777" w:rsidR="00E80032" w:rsidRPr="00903DBA" w:rsidRDefault="00E80032" w:rsidP="00E80032">
      <w:pPr>
        <w:pStyle w:val="Code"/>
      </w:pPr>
      <w:r w:rsidRPr="00903DBA">
        <w:t xml:space="preserve">    case 3:</w:t>
      </w:r>
    </w:p>
    <w:p w14:paraId="4D329A6D" w14:textId="77777777" w:rsidR="00E80032" w:rsidRPr="00903DBA" w:rsidRDefault="00E80032" w:rsidP="00E80032">
      <w:pPr>
        <w:pStyle w:val="Code"/>
      </w:pPr>
      <w:r w:rsidRPr="00903DBA">
        <w:t xml:space="preserve">      puts("i is equal to 3");</w:t>
      </w:r>
    </w:p>
    <w:p w14:paraId="295B293B" w14:textId="77777777" w:rsidR="00E80032" w:rsidRPr="00903DBA" w:rsidRDefault="00E80032" w:rsidP="00E80032">
      <w:pPr>
        <w:pStyle w:val="Code"/>
      </w:pPr>
      <w:r w:rsidRPr="00903DBA">
        <w:t xml:space="preserve">      break;</w:t>
      </w:r>
    </w:p>
    <w:p w14:paraId="294989E9" w14:textId="77777777" w:rsidR="00E80032" w:rsidRPr="00903DBA" w:rsidRDefault="00E80032" w:rsidP="00E80032">
      <w:pPr>
        <w:pStyle w:val="Code"/>
      </w:pPr>
    </w:p>
    <w:p w14:paraId="053C8272" w14:textId="77777777" w:rsidR="00E80032" w:rsidRPr="00903DBA" w:rsidRDefault="00E80032" w:rsidP="00E80032">
      <w:pPr>
        <w:pStyle w:val="Code"/>
      </w:pPr>
      <w:r w:rsidRPr="00903DBA">
        <w:t xml:space="preserve">    default:</w:t>
      </w:r>
    </w:p>
    <w:p w14:paraId="7D64F7DF" w14:textId="77777777" w:rsidR="00E80032" w:rsidRPr="00903DBA" w:rsidRDefault="00E80032" w:rsidP="00E80032">
      <w:pPr>
        <w:pStyle w:val="Code"/>
      </w:pPr>
      <w:r w:rsidRPr="00903DBA">
        <w:t xml:space="preserve">      puts("i is not equal to 1, 2, or 3.");</w:t>
      </w:r>
    </w:p>
    <w:p w14:paraId="25862983" w14:textId="77777777" w:rsidR="00E80032" w:rsidRPr="00903DBA" w:rsidRDefault="00E80032" w:rsidP="00E80032">
      <w:pPr>
        <w:pStyle w:val="Code"/>
      </w:pPr>
      <w:r w:rsidRPr="00903DBA">
        <w:t xml:space="preserve">      break;</w:t>
      </w:r>
    </w:p>
    <w:p w14:paraId="26F3580A" w14:textId="77777777" w:rsidR="00E80032" w:rsidRPr="00903DBA" w:rsidRDefault="00E80032" w:rsidP="00E80032">
      <w:pPr>
        <w:pStyle w:val="Code"/>
      </w:pPr>
      <w:r w:rsidRPr="00903DBA">
        <w:t xml:space="preserve">  }</w:t>
      </w:r>
    </w:p>
    <w:p w14:paraId="60853C1E" w14:textId="77777777" w:rsidR="00E80032" w:rsidRPr="00903DBA" w:rsidRDefault="00E80032" w:rsidP="00E80032">
      <w:r w:rsidRPr="00903DBA">
        <w:t xml:space="preserve">It is important to remember the break statement. Otherwise, the execution would </w:t>
      </w:r>
      <w:proofErr w:type="gramStart"/>
      <w:r w:rsidRPr="00903DBA">
        <w:t>simple</w:t>
      </w:r>
      <w:proofErr w:type="gramEnd"/>
      <w:r w:rsidRPr="00903DBA">
        <w:t xml:space="preserve"> continue with the code attached to the next </w:t>
      </w:r>
      <w:r w:rsidRPr="00903DBA">
        <w:rPr>
          <w:rStyle w:val="CodeInText0"/>
        </w:rPr>
        <w:t>case</w:t>
      </w:r>
      <w:r w:rsidRPr="00903DBA">
        <w:t xml:space="preserve"> statement</w:t>
      </w:r>
      <w:r w:rsidRPr="00903DBA">
        <w:rPr>
          <w:rStyle w:val="Fotnotsreferens"/>
          <w:szCs w:val="21"/>
        </w:rPr>
        <w:footnoteReference w:id="16"/>
      </w:r>
      <w:r w:rsidRPr="00903DBA">
        <w:t>. However, in C we can use the fact that an omitted break statement makes the execution continue with the next statement to group several case statements together.</w:t>
      </w:r>
    </w:p>
    <w:p w14:paraId="7260257C" w14:textId="77777777" w:rsidR="00E80032" w:rsidRPr="00903DBA" w:rsidRDefault="00E80032" w:rsidP="00E80032">
      <w:pPr>
        <w:pStyle w:val="Code"/>
      </w:pPr>
      <w:r w:rsidRPr="00903DBA">
        <w:t>switch (i) {</w:t>
      </w:r>
      <w:r w:rsidRPr="00903DBA">
        <w:cr/>
        <w:t xml:space="preserve">  case 1:</w:t>
      </w:r>
    </w:p>
    <w:p w14:paraId="6D8AF709" w14:textId="77777777" w:rsidR="00E80032" w:rsidRPr="00903DBA" w:rsidRDefault="00E80032" w:rsidP="00E80032">
      <w:pPr>
        <w:pStyle w:val="Code"/>
      </w:pPr>
      <w:r w:rsidRPr="00903DBA">
        <w:t xml:space="preserve">  case 2:</w:t>
      </w:r>
    </w:p>
    <w:p w14:paraId="0734112E" w14:textId="77777777" w:rsidR="00E80032" w:rsidRPr="00903DBA" w:rsidRDefault="00E80032" w:rsidP="00E80032">
      <w:pPr>
        <w:pStyle w:val="Code"/>
      </w:pPr>
      <w:r w:rsidRPr="00903DBA">
        <w:t xml:space="preserve">  case 3:</w:t>
      </w:r>
    </w:p>
    <w:p w14:paraId="7383BD64" w14:textId="77777777" w:rsidR="00E80032" w:rsidRPr="00903DBA" w:rsidRDefault="00E80032" w:rsidP="00E80032">
      <w:pPr>
        <w:pStyle w:val="Code"/>
      </w:pPr>
      <w:r w:rsidRPr="00903DBA">
        <w:t xml:space="preserve">    printf("i is equal to 1, 2, or 3");</w:t>
      </w:r>
    </w:p>
    <w:p w14:paraId="2005A190" w14:textId="77777777" w:rsidR="00E80032" w:rsidRPr="00903DBA" w:rsidRDefault="00E80032" w:rsidP="00E80032">
      <w:pPr>
        <w:pStyle w:val="Code"/>
      </w:pPr>
      <w:r w:rsidRPr="00903DBA">
        <w:t xml:space="preserve">    break;</w:t>
      </w:r>
    </w:p>
    <w:p w14:paraId="1313CB16" w14:textId="77777777" w:rsidR="00E80032" w:rsidRPr="00903DBA" w:rsidRDefault="00E80032" w:rsidP="00E80032">
      <w:pPr>
        <w:pStyle w:val="Code"/>
      </w:pPr>
    </w:p>
    <w:p w14:paraId="7962C030" w14:textId="77777777" w:rsidR="00E80032" w:rsidRPr="00903DBA" w:rsidRDefault="00E80032" w:rsidP="00E80032">
      <w:pPr>
        <w:pStyle w:val="Code"/>
      </w:pPr>
      <w:r w:rsidRPr="00903DBA">
        <w:t xml:space="preserve">    // ...</w:t>
      </w:r>
    </w:p>
    <w:p w14:paraId="5C73F04A" w14:textId="77777777" w:rsidR="00E80032" w:rsidRPr="00903DBA" w:rsidRDefault="00E80032" w:rsidP="00E80032">
      <w:pPr>
        <w:pStyle w:val="Code"/>
      </w:pPr>
      <w:r w:rsidRPr="00903DBA">
        <w:t>}</w:t>
      </w:r>
    </w:p>
    <w:p w14:paraId="66D634A7" w14:textId="57D04C26"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2" w:name="_Toc320485600"/>
      <w:bookmarkStart w:id="693" w:name="_Toc323656710"/>
      <w:bookmarkStart w:id="694" w:name="_Toc324085448"/>
      <w:bookmarkStart w:id="695" w:name="_Toc383781100"/>
      <w:bookmarkStart w:id="696" w:name="_Toc57656209"/>
      <w:r w:rsidRPr="00903DBA">
        <w:t>Iteration statements</w:t>
      </w:r>
      <w:bookmarkEnd w:id="692"/>
      <w:bookmarkEnd w:id="693"/>
      <w:bookmarkEnd w:id="694"/>
      <w:bookmarkEnd w:id="695"/>
      <w:bookmarkEnd w:id="696"/>
    </w:p>
    <w:p w14:paraId="42AEC87A" w14:textId="77777777" w:rsidR="00E80032" w:rsidRPr="00903DBA" w:rsidRDefault="00E80032" w:rsidP="00E80032">
      <w:r w:rsidRPr="00903DBA">
        <w:t xml:space="preserve">Iteration statements, also called loops, iterate one or several statements as long as a certain condition is </w:t>
      </w:r>
      <w:proofErr w:type="gramStart"/>
      <w:r w:rsidRPr="00903DBA">
        <w:t>true;</w:t>
      </w:r>
      <w:proofErr w:type="gramEnd"/>
      <w:r w:rsidRPr="00903DBA">
        <w:t xml:space="preserve"> </w:t>
      </w:r>
      <w:r w:rsidRPr="00903DBA">
        <w:rPr>
          <w:rStyle w:val="CodeInText0"/>
        </w:rPr>
        <w:t>while</w:t>
      </w:r>
      <w:r w:rsidRPr="00903DBA">
        <w:t xml:space="preserve"> is the simplest loop. It repeats one statement or a block of statements </w:t>
      </w:r>
      <w:proofErr w:type="gramStart"/>
      <w:r w:rsidRPr="00903DBA">
        <w:t>as long as</w:t>
      </w:r>
      <w:proofErr w:type="gramEnd"/>
      <w:r w:rsidRPr="00903DBA">
        <w:t xml:space="preserve"> the given expression is true. The example below uses the </w:t>
      </w:r>
      <w:r w:rsidRPr="00903DBA">
        <w:rPr>
          <w:rStyle w:val="CodeInText0"/>
        </w:rPr>
        <w:t>while</w:t>
      </w:r>
      <w:r w:rsidRPr="00903DBA">
        <w:t xml:space="preserve"> statement to write the numbers one to ten.</w:t>
      </w:r>
    </w:p>
    <w:p w14:paraId="464DDA0B" w14:textId="77777777" w:rsidR="00E80032" w:rsidRPr="00903DBA" w:rsidRDefault="00E80032" w:rsidP="00E80032">
      <w:pPr>
        <w:pStyle w:val="Code"/>
      </w:pPr>
      <w:r w:rsidRPr="00903DBA">
        <w:t>int i = 1;</w:t>
      </w:r>
    </w:p>
    <w:p w14:paraId="33B2BD26" w14:textId="77777777" w:rsidR="00E80032" w:rsidRPr="00903DBA" w:rsidRDefault="00E80032" w:rsidP="00E80032">
      <w:pPr>
        <w:pStyle w:val="Code"/>
      </w:pPr>
      <w:r w:rsidRPr="00903DBA">
        <w:t>while (i &lt;= 10) {</w:t>
      </w:r>
      <w:r w:rsidRPr="00903DBA">
        <w:cr/>
        <w:t xml:space="preserve">  printf("%d\n", i);</w:t>
      </w:r>
    </w:p>
    <w:p w14:paraId="6B0F3CE2" w14:textId="77777777" w:rsidR="00E80032" w:rsidRPr="00903DBA" w:rsidRDefault="00E80032" w:rsidP="00E80032">
      <w:pPr>
        <w:pStyle w:val="Code"/>
      </w:pPr>
      <w:r w:rsidRPr="00903DBA">
        <w:t xml:space="preserve">  ++i;</w:t>
      </w:r>
    </w:p>
    <w:p w14:paraId="429FA163" w14:textId="77777777" w:rsidR="00E80032" w:rsidRPr="00903DBA" w:rsidRDefault="00E80032" w:rsidP="00E80032">
      <w:pPr>
        <w:pStyle w:val="Code"/>
      </w:pPr>
      <w:r w:rsidRPr="00903DBA">
        <w:t>}</w:t>
      </w:r>
    </w:p>
    <w:p w14:paraId="00FF3367" w14:textId="77777777" w:rsidR="00E80032" w:rsidRPr="00903DBA" w:rsidRDefault="00E80032" w:rsidP="00E80032">
      <w:r w:rsidRPr="00903DBA">
        <w:t xml:space="preserve">The same thing can be done with a </w:t>
      </w:r>
      <w:r w:rsidRPr="00903DBA">
        <w:rPr>
          <w:rStyle w:val="CodeInText0"/>
        </w:rPr>
        <w:t>do-while</w:t>
      </w:r>
      <w:r w:rsidRPr="00903DBA">
        <w:t xml:space="preserve"> statement.</w:t>
      </w:r>
    </w:p>
    <w:p w14:paraId="5963A120" w14:textId="77777777" w:rsidR="00E80032" w:rsidRPr="00903DBA" w:rsidRDefault="00E80032" w:rsidP="00E80032">
      <w:pPr>
        <w:pStyle w:val="Code"/>
      </w:pPr>
      <w:r w:rsidRPr="00903DBA">
        <w:t>int i = 1;</w:t>
      </w:r>
    </w:p>
    <w:p w14:paraId="5E2936FE" w14:textId="77777777" w:rsidR="00E80032" w:rsidRPr="00903DBA" w:rsidRDefault="00E80032" w:rsidP="00E80032">
      <w:pPr>
        <w:pStyle w:val="Code"/>
      </w:pPr>
      <w:r w:rsidRPr="00903DBA">
        <w:t>do {</w:t>
      </w:r>
      <w:r w:rsidRPr="00903DBA">
        <w:cr/>
        <w:t xml:space="preserve">  printf("%d\n", i);</w:t>
      </w:r>
    </w:p>
    <w:p w14:paraId="6E2FA8EE" w14:textId="77777777" w:rsidR="00E80032" w:rsidRPr="00903DBA" w:rsidRDefault="00E80032" w:rsidP="00E80032">
      <w:pPr>
        <w:pStyle w:val="Code"/>
      </w:pPr>
      <w:r w:rsidRPr="00903DBA">
        <w:t xml:space="preserve">  ++i;</w:t>
      </w:r>
    </w:p>
    <w:p w14:paraId="35709990" w14:textId="77777777" w:rsidR="00E80032" w:rsidRPr="00903DBA" w:rsidRDefault="00E80032" w:rsidP="00E80032">
      <w:pPr>
        <w:pStyle w:val="Code"/>
      </w:pPr>
      <w:r w:rsidRPr="00903DBA">
        <w:t>}</w:t>
      </w:r>
    </w:p>
    <w:p w14:paraId="3BC000C1" w14:textId="77777777" w:rsidR="00E80032" w:rsidRPr="00903DBA" w:rsidRDefault="00E80032" w:rsidP="00E80032">
      <w:pPr>
        <w:pStyle w:val="Code"/>
      </w:pPr>
      <w:r w:rsidRPr="00903DBA">
        <w:t>while (i &lt;= 10);</w:t>
      </w:r>
    </w:p>
    <w:p w14:paraId="4FE9C4FA" w14:textId="77777777" w:rsidR="00E80032" w:rsidRPr="00903DBA" w:rsidRDefault="00E80032" w:rsidP="00E80032">
      <w:r w:rsidRPr="00903DBA">
        <w:lastRenderedPageBreak/>
        <w:t xml:space="preserve">However, the </w:t>
      </w:r>
      <w:r w:rsidRPr="00903DBA">
        <w:rPr>
          <w:rStyle w:val="CodeInText0"/>
        </w:rPr>
        <w:t>do-while</w:t>
      </w:r>
      <w:r w:rsidRPr="00903DBA">
        <w:t xml:space="preserve"> statement is less powerful. If the expression is false to begin with, the </w:t>
      </w:r>
      <w:r w:rsidRPr="00903DBA">
        <w:rPr>
          <w:rStyle w:val="CodeInText0"/>
        </w:rPr>
        <w:t>while</w:t>
      </w:r>
      <w:r w:rsidRPr="00903DBA">
        <w:t xml:space="preserve"> statement just skips the repetitions altogether, but the </w:t>
      </w:r>
      <w:r w:rsidRPr="00903DBA">
        <w:rPr>
          <w:rStyle w:val="CodeInText0"/>
        </w:rPr>
        <w:t>do-while</w:t>
      </w:r>
      <w:r w:rsidRPr="00903DBA">
        <w:t xml:space="preserve"> statement must always execute the iteration statement at least once in order to reach the continuation expression at the end.</w:t>
      </w:r>
    </w:p>
    <w:p w14:paraId="563694FE" w14:textId="475764A3" w:rsidR="00E80032" w:rsidRPr="00903DBA" w:rsidRDefault="00E80032" w:rsidP="00E80032">
      <w:r w:rsidRPr="00903DBA">
        <w:t xml:space="preserve">We can also use the </w:t>
      </w:r>
      <w:r w:rsidRPr="00903DBA">
        <w:rPr>
          <w:rStyle w:val="CodeInText0"/>
        </w:rPr>
        <w:t>for</w:t>
      </w:r>
      <w:r w:rsidRPr="00903DBA">
        <w:t xml:space="preserve"> statement, which is a more compact variant of </w:t>
      </w:r>
      <w:r w:rsidRPr="00903DBA">
        <w:rPr>
          <w:rStyle w:val="CodeInText0"/>
        </w:rPr>
        <w:t>while</w:t>
      </w:r>
      <w:r w:rsidRPr="00903DBA">
        <w:t xml:space="preserve">. It takes three expressions, separated by semicolons. The first expression </w:t>
      </w:r>
      <w:r w:rsidR="00631D4D" w:rsidRPr="00903DBA">
        <w:t>initialize</w:t>
      </w:r>
      <w:r w:rsidRPr="00903DBA">
        <w:t xml:space="preserve">s the variable, the repetition continues as long as the second expression is </w:t>
      </w:r>
      <w:proofErr w:type="gramStart"/>
      <w:r w:rsidRPr="00903DBA">
        <w:t>true</w:t>
      </w:r>
      <w:proofErr w:type="gramEnd"/>
      <w:r w:rsidRPr="00903DBA">
        <w:t xml:space="preserve"> and the third expression is executed at the end of each repetition.</w:t>
      </w:r>
    </w:p>
    <w:p w14:paraId="06FEBCE1" w14:textId="77777777" w:rsidR="00E80032" w:rsidRPr="00903DBA" w:rsidRDefault="00E80032" w:rsidP="00E80032">
      <w:pPr>
        <w:pStyle w:val="Code"/>
      </w:pPr>
      <w:r w:rsidRPr="00903DBA">
        <w:t>int i;</w:t>
      </w:r>
    </w:p>
    <w:p w14:paraId="75A0A6BA" w14:textId="77777777" w:rsidR="00E80032" w:rsidRPr="00903DBA" w:rsidRDefault="00E80032" w:rsidP="00E80032">
      <w:pPr>
        <w:pStyle w:val="Code"/>
      </w:pPr>
      <w:r w:rsidRPr="00903DBA">
        <w:t>for (i = 1; i &lt;= 10; ++i) {</w:t>
      </w:r>
      <w:r w:rsidRPr="00903DBA">
        <w:cr/>
        <w:t xml:space="preserve">  printf("%d\n", i);</w:t>
      </w:r>
    </w:p>
    <w:p w14:paraId="2F29271B" w14:textId="77777777" w:rsidR="00E80032" w:rsidRPr="00903DBA" w:rsidRDefault="00E80032" w:rsidP="00E80032">
      <w:pPr>
        <w:pStyle w:val="Code"/>
      </w:pPr>
      <w:r w:rsidRPr="00903DBA">
        <w:t>}</w:t>
      </w:r>
    </w:p>
    <w:p w14:paraId="58CE0243" w14:textId="43A73282" w:rsidR="00E80032" w:rsidRPr="00903DBA" w:rsidRDefault="00E80032" w:rsidP="00E80032">
      <w:proofErr w:type="gramStart"/>
      <w:r w:rsidRPr="00903DBA">
        <w:t>Similar to</w:t>
      </w:r>
      <w:proofErr w:type="gramEnd"/>
      <w:r w:rsidRPr="00903DBA">
        <w:t xml:space="preserve"> the </w:t>
      </w:r>
      <w:r w:rsidRPr="00903DBA">
        <w:rPr>
          <w:rStyle w:val="CodeInText0"/>
        </w:rPr>
        <w:t>switch</w:t>
      </w:r>
      <w:r w:rsidRPr="00903DBA">
        <w:t xml:space="preserve"> statement, an iteration statement can be interrupted by the break statement. Below is an </w:t>
      </w:r>
      <w:proofErr w:type="spellStart"/>
      <w:r w:rsidRPr="00903DBA">
        <w:t>inf</w:t>
      </w:r>
      <w:r w:rsidR="002F35C1" w:rsidRPr="00903DBA">
        <w:t>initializer</w:t>
      </w:r>
      <w:r w:rsidRPr="00903DBA">
        <w:t>e</w:t>
      </w:r>
      <w:proofErr w:type="spellEnd"/>
      <w:r w:rsidRPr="00903DBA">
        <w:t xml:space="preserve"> loop (remember that every non-zero value is regarded as true) that is stopped by the break statement.</w:t>
      </w:r>
    </w:p>
    <w:p w14:paraId="72399ACE" w14:textId="77777777" w:rsidR="00E80032" w:rsidRPr="00903DBA" w:rsidRDefault="00E80032" w:rsidP="00E80032">
      <w:pPr>
        <w:pStyle w:val="Code"/>
      </w:pPr>
      <w:r w:rsidRPr="00903DBA">
        <w:t>int i = 1;</w:t>
      </w:r>
    </w:p>
    <w:p w14:paraId="26F4C234" w14:textId="77777777" w:rsidR="00E80032" w:rsidRPr="00903DBA" w:rsidRDefault="00E80032" w:rsidP="00E80032">
      <w:pPr>
        <w:pStyle w:val="Code"/>
      </w:pPr>
      <w:r w:rsidRPr="00903DBA">
        <w:t>while (1) {</w:t>
      </w:r>
      <w:r w:rsidRPr="00903DBA">
        <w:cr/>
        <w:t xml:space="preserve">  printf("%d\n", i);</w:t>
      </w:r>
    </w:p>
    <w:p w14:paraId="16CB17FD" w14:textId="77777777" w:rsidR="00E80032" w:rsidRPr="00903DBA" w:rsidRDefault="00E80032" w:rsidP="00E80032">
      <w:pPr>
        <w:pStyle w:val="Code"/>
      </w:pPr>
      <w:r w:rsidRPr="00903DBA">
        <w:t xml:space="preserve">  ++i;</w:t>
      </w:r>
    </w:p>
    <w:p w14:paraId="08640940" w14:textId="77777777" w:rsidR="00E80032" w:rsidRPr="00903DBA" w:rsidRDefault="00E80032" w:rsidP="00E80032">
      <w:pPr>
        <w:pStyle w:val="Code"/>
      </w:pPr>
    </w:p>
    <w:p w14:paraId="00C3828B" w14:textId="77777777" w:rsidR="00E80032" w:rsidRPr="00903DBA" w:rsidRDefault="00E80032" w:rsidP="00E80032">
      <w:pPr>
        <w:pStyle w:val="Code"/>
      </w:pPr>
      <w:r w:rsidRPr="00903DBA">
        <w:t xml:space="preserve">  if (i &gt; 10) {</w:t>
      </w:r>
      <w:r w:rsidRPr="00903DBA">
        <w:cr/>
        <w:t xml:space="preserve">    break;</w:t>
      </w:r>
    </w:p>
    <w:p w14:paraId="6773BB00" w14:textId="77777777" w:rsidR="00E80032" w:rsidRPr="00903DBA" w:rsidRDefault="00E80032" w:rsidP="00E80032">
      <w:pPr>
        <w:pStyle w:val="Code"/>
      </w:pPr>
      <w:r w:rsidRPr="00903DBA">
        <w:t xml:space="preserve">  }</w:t>
      </w:r>
    </w:p>
    <w:p w14:paraId="5DD9EB28" w14:textId="77777777" w:rsidR="00E80032" w:rsidRPr="00903DBA" w:rsidRDefault="00E80032" w:rsidP="00E80032">
      <w:pPr>
        <w:pStyle w:val="Code"/>
      </w:pPr>
      <w:r w:rsidRPr="00903DBA">
        <w:t>}</w:t>
      </w:r>
    </w:p>
    <w:p w14:paraId="0C1F4203" w14:textId="77777777" w:rsidR="00E80032" w:rsidRPr="00903DBA" w:rsidRDefault="00E80032" w:rsidP="00E80032">
      <w:r w:rsidRPr="00903DBA">
        <w:t xml:space="preserve">The same effect can be archived by omitting </w:t>
      </w:r>
      <w:r w:rsidR="001269DE" w:rsidRPr="00903DBA">
        <w:t>the second expression of the</w:t>
      </w:r>
      <w:r w:rsidRPr="00903DBA">
        <w:t xml:space="preserve"> </w:t>
      </w:r>
      <w:r w:rsidRPr="00903DBA">
        <w:rPr>
          <w:rStyle w:val="CodeInText0"/>
        </w:rPr>
        <w:t>for</w:t>
      </w:r>
      <w:r w:rsidRPr="00903DBA">
        <w:t xml:space="preserve"> statement.</w:t>
      </w:r>
    </w:p>
    <w:p w14:paraId="263436D2" w14:textId="77777777" w:rsidR="00E80032" w:rsidRPr="00903DBA" w:rsidRDefault="00E80032" w:rsidP="00E80032">
      <w:pPr>
        <w:pStyle w:val="Code"/>
      </w:pPr>
      <w:r w:rsidRPr="00903DBA">
        <w:t>int i;</w:t>
      </w:r>
    </w:p>
    <w:p w14:paraId="3C27E5F0" w14:textId="77777777" w:rsidR="00E80032" w:rsidRPr="00903DBA" w:rsidRDefault="00E80032" w:rsidP="00E80032">
      <w:pPr>
        <w:pStyle w:val="Code"/>
      </w:pPr>
      <w:r w:rsidRPr="00903DBA">
        <w:t>for (i = 1; ; ++i) {</w:t>
      </w:r>
      <w:r w:rsidRPr="00903DBA">
        <w:cr/>
        <w:t xml:space="preserve">  printf("%d\n", i);</w:t>
      </w:r>
    </w:p>
    <w:p w14:paraId="61AD053F" w14:textId="77777777" w:rsidR="00E80032" w:rsidRPr="00903DBA" w:rsidRDefault="00E80032" w:rsidP="00E80032">
      <w:pPr>
        <w:pStyle w:val="Code"/>
      </w:pPr>
    </w:p>
    <w:p w14:paraId="45AF32A7" w14:textId="77777777" w:rsidR="00E80032" w:rsidRPr="00903DBA" w:rsidRDefault="00E80032" w:rsidP="00E80032">
      <w:pPr>
        <w:pStyle w:val="Code"/>
      </w:pPr>
      <w:r w:rsidRPr="00903DBA">
        <w:t xml:space="preserve">  if (i == 10) {</w:t>
      </w:r>
      <w:r w:rsidRPr="00903DBA">
        <w:cr/>
        <w:t xml:space="preserve">    break;</w:t>
      </w:r>
    </w:p>
    <w:p w14:paraId="6D3718AA" w14:textId="77777777" w:rsidR="00E80032" w:rsidRPr="00903DBA" w:rsidRDefault="00E80032" w:rsidP="00E80032">
      <w:pPr>
        <w:pStyle w:val="Code"/>
      </w:pPr>
      <w:r w:rsidRPr="00903DBA">
        <w:t xml:space="preserve">  }</w:t>
      </w:r>
    </w:p>
    <w:p w14:paraId="75BA3674" w14:textId="77777777" w:rsidR="00E80032" w:rsidRPr="00903DBA" w:rsidRDefault="00E80032" w:rsidP="00E80032">
      <w:pPr>
        <w:pStyle w:val="Code"/>
      </w:pPr>
      <w:r w:rsidRPr="00903DBA">
        <w:t>}</w:t>
      </w:r>
    </w:p>
    <w:p w14:paraId="03C7F45C" w14:textId="77777777" w:rsidR="00E80032" w:rsidRPr="00903DBA" w:rsidRDefault="00E80032" w:rsidP="00E80032">
      <w:r w:rsidRPr="00903DBA">
        <w:t xml:space="preserve">An iteration statement can also include a </w:t>
      </w:r>
      <w:r w:rsidRPr="00903DBA">
        <w:rPr>
          <w:rStyle w:val="CodeInText0"/>
        </w:rPr>
        <w:t>continue</w:t>
      </w:r>
      <w:r w:rsidRPr="00903DBA">
        <w:t xml:space="preserve"> statement. It skips the rest of the current repetition. The following example prints the numbers from 1 to 10 </w:t>
      </w:r>
      <w:proofErr w:type="gramStart"/>
      <w:r w:rsidRPr="00903DBA">
        <w:t>with the exception of</w:t>
      </w:r>
      <w:proofErr w:type="gramEnd"/>
      <w:r w:rsidRPr="00903DBA">
        <w:t xml:space="preserve"> 5.</w:t>
      </w:r>
    </w:p>
    <w:p w14:paraId="28F61669" w14:textId="77777777" w:rsidR="00E80032" w:rsidRPr="00903DBA" w:rsidRDefault="00E80032" w:rsidP="00E80032">
      <w:pPr>
        <w:pStyle w:val="Code"/>
      </w:pPr>
      <w:r w:rsidRPr="00903DBA">
        <w:t>int i;</w:t>
      </w:r>
    </w:p>
    <w:p w14:paraId="03C67B56" w14:textId="77777777" w:rsidR="00E80032" w:rsidRPr="00903DBA" w:rsidRDefault="00E80032" w:rsidP="00E80032">
      <w:pPr>
        <w:pStyle w:val="Code"/>
      </w:pPr>
      <w:r w:rsidRPr="00903DBA">
        <w:t>for (i = 1; i &lt;= 10; ++i) {</w:t>
      </w:r>
      <w:r w:rsidRPr="00903DBA">
        <w:cr/>
        <w:t xml:space="preserve">  if (i == 5) {</w:t>
      </w:r>
      <w:r w:rsidRPr="00903DBA">
        <w:cr/>
        <w:t xml:space="preserve">    continue;</w:t>
      </w:r>
    </w:p>
    <w:p w14:paraId="707646C4" w14:textId="77777777" w:rsidR="00E80032" w:rsidRPr="00903DBA" w:rsidRDefault="00E80032" w:rsidP="00E80032">
      <w:pPr>
        <w:pStyle w:val="Code"/>
      </w:pPr>
      <w:r w:rsidRPr="00903DBA">
        <w:t xml:space="preserve">  }</w:t>
      </w:r>
    </w:p>
    <w:p w14:paraId="0485B3B5" w14:textId="77777777" w:rsidR="00E80032" w:rsidRPr="00903DBA" w:rsidRDefault="00E80032" w:rsidP="00E80032">
      <w:pPr>
        <w:pStyle w:val="Code"/>
      </w:pPr>
    </w:p>
    <w:p w14:paraId="184BECD1" w14:textId="77777777" w:rsidR="00E80032" w:rsidRPr="00903DBA" w:rsidRDefault="00E80032" w:rsidP="00E80032">
      <w:pPr>
        <w:pStyle w:val="Code"/>
      </w:pPr>
      <w:r w:rsidRPr="00903DBA">
        <w:t xml:space="preserve">  printf("%d\n", i);</w:t>
      </w:r>
    </w:p>
    <w:p w14:paraId="33C8BB09" w14:textId="77777777" w:rsidR="00E80032" w:rsidRPr="00903DBA" w:rsidRDefault="00E80032" w:rsidP="00E80032">
      <w:pPr>
        <w:pStyle w:val="Code"/>
      </w:pPr>
      <w:r w:rsidRPr="00903DBA">
        <w:t>}</w:t>
      </w:r>
    </w:p>
    <w:p w14:paraId="36BC0915" w14:textId="20F825B1" w:rsidR="00E80032" w:rsidRPr="00903DBA" w:rsidRDefault="00E80032" w:rsidP="00E80032">
      <w:r w:rsidRPr="00903DBA">
        <w:t xml:space="preserve">The following example, however, will not work as intended. Because the continue statement will skip the rest of the </w:t>
      </w:r>
      <w:r w:rsidRPr="00903DBA">
        <w:rPr>
          <w:rStyle w:val="CodeInText0"/>
        </w:rPr>
        <w:t>while</w:t>
      </w:r>
      <w:r w:rsidRPr="00903DBA">
        <w:t xml:space="preserve"> block, </w:t>
      </w:r>
      <w:proofErr w:type="spellStart"/>
      <w:r w:rsidRPr="00903DBA">
        <w:rPr>
          <w:rStyle w:val="CodeInText0"/>
        </w:rPr>
        <w:t>i</w:t>
      </w:r>
      <w:proofErr w:type="spellEnd"/>
      <w:r w:rsidRPr="00903DBA">
        <w:t xml:space="preserve"> will never be updated and we will be stuck in an </w:t>
      </w:r>
      <w:proofErr w:type="spellStart"/>
      <w:r w:rsidRPr="00903DBA">
        <w:t>inf</w:t>
      </w:r>
      <w:r w:rsidR="002F35C1" w:rsidRPr="00903DBA">
        <w:t>initializer</w:t>
      </w:r>
      <w:r w:rsidRPr="00903DBA">
        <w:t>e</w:t>
      </w:r>
      <w:proofErr w:type="spellEnd"/>
      <w:r w:rsidRPr="00903DBA">
        <w:t xml:space="preserve"> loop. Therefore, I recommend that you use </w:t>
      </w:r>
      <w:r w:rsidRPr="00903DBA">
        <w:rPr>
          <w:rStyle w:val="CodeInText0"/>
        </w:rPr>
        <w:t>continue</w:t>
      </w:r>
      <w:r w:rsidRPr="00903DBA">
        <w:t xml:space="preserve"> with care, or avoid it altogether.</w:t>
      </w:r>
    </w:p>
    <w:p w14:paraId="66B54909" w14:textId="77777777" w:rsidR="00E80032" w:rsidRPr="00903DBA" w:rsidRDefault="00E80032" w:rsidP="00E80032">
      <w:pPr>
        <w:pStyle w:val="Code"/>
      </w:pPr>
      <w:r w:rsidRPr="00903DBA">
        <w:t>int i = 1;</w:t>
      </w:r>
    </w:p>
    <w:p w14:paraId="53BFD960" w14:textId="77777777" w:rsidR="00E80032" w:rsidRPr="00903DBA" w:rsidRDefault="00E80032" w:rsidP="00E80032">
      <w:pPr>
        <w:pStyle w:val="Code"/>
      </w:pPr>
      <w:r w:rsidRPr="00903DBA">
        <w:t>while (i &lt;= 10) {</w:t>
      </w:r>
      <w:r w:rsidRPr="00903DBA">
        <w:cr/>
        <w:t xml:space="preserve">  if (i == 5) {</w:t>
      </w:r>
      <w:r w:rsidRPr="00903DBA">
        <w:cr/>
        <w:t xml:space="preserve">    continue;</w:t>
      </w:r>
    </w:p>
    <w:p w14:paraId="0203226D" w14:textId="77777777" w:rsidR="00E80032" w:rsidRPr="00903DBA" w:rsidRDefault="00E80032" w:rsidP="00E80032">
      <w:pPr>
        <w:pStyle w:val="Code"/>
      </w:pPr>
      <w:r w:rsidRPr="00903DBA">
        <w:lastRenderedPageBreak/>
        <w:t xml:space="preserve">  }</w:t>
      </w:r>
    </w:p>
    <w:p w14:paraId="4D4C6E50" w14:textId="77777777" w:rsidR="00E80032" w:rsidRPr="00903DBA" w:rsidRDefault="00E80032" w:rsidP="00E80032">
      <w:pPr>
        <w:pStyle w:val="Code"/>
      </w:pPr>
    </w:p>
    <w:p w14:paraId="0830CE2E" w14:textId="77777777" w:rsidR="00E80032" w:rsidRPr="00903DBA" w:rsidRDefault="00E80032" w:rsidP="00E80032">
      <w:pPr>
        <w:pStyle w:val="Code"/>
      </w:pPr>
      <w:r w:rsidRPr="00903DBA">
        <w:t xml:space="preserve">  printf("%d\n", i);</w:t>
      </w:r>
    </w:p>
    <w:p w14:paraId="53628065" w14:textId="77777777" w:rsidR="00E80032" w:rsidRPr="00903DBA" w:rsidRDefault="00E80032" w:rsidP="00E80032">
      <w:pPr>
        <w:pStyle w:val="Code"/>
      </w:pPr>
      <w:r w:rsidRPr="00903DBA">
        <w:t xml:space="preserve">  ++i;</w:t>
      </w:r>
    </w:p>
    <w:p w14:paraId="04E479B0" w14:textId="77777777" w:rsidR="00E80032" w:rsidRPr="00903DBA" w:rsidRDefault="00E80032" w:rsidP="00E80032">
      <w:pPr>
        <w:pStyle w:val="Code"/>
      </w:pPr>
      <w:r w:rsidRPr="00903DBA">
        <w:t>}</w:t>
      </w:r>
    </w:p>
    <w:p w14:paraId="4C1D03FE" w14:textId="1518969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7" w:name="_Toc320485601"/>
      <w:bookmarkStart w:id="698" w:name="_Toc323656711"/>
      <w:bookmarkStart w:id="699" w:name="_Toc324085449"/>
      <w:bookmarkStart w:id="700" w:name="_Toc383781101"/>
      <w:bookmarkStart w:id="701" w:name="_Toc57656210"/>
      <w:r w:rsidRPr="00903DBA">
        <w:t>Jump statements</w:t>
      </w:r>
      <w:bookmarkEnd w:id="697"/>
      <w:bookmarkEnd w:id="698"/>
      <w:bookmarkEnd w:id="699"/>
      <w:bookmarkEnd w:id="700"/>
      <w:bookmarkEnd w:id="701"/>
    </w:p>
    <w:p w14:paraId="102F03D0" w14:textId="77777777" w:rsidR="00E80032" w:rsidRPr="00903DBA" w:rsidRDefault="00E80032" w:rsidP="00E80032">
      <w:r w:rsidRPr="00903DBA">
        <w:t xml:space="preserve">We can jump from one location to another inside the same function by marking the latter location with a </w:t>
      </w:r>
      <w:r w:rsidRPr="00903DBA">
        <w:rPr>
          <w:rStyle w:val="CodeInText0"/>
        </w:rPr>
        <w:t>label</w:t>
      </w:r>
      <w:r w:rsidRPr="00903DBA">
        <w:t xml:space="preserve"> inside the block with the </w:t>
      </w:r>
      <w:proofErr w:type="spellStart"/>
      <w:r w:rsidRPr="00903DBA">
        <w:rPr>
          <w:rStyle w:val="CodeInText0"/>
        </w:rPr>
        <w:t>goto</w:t>
      </w:r>
      <w:proofErr w:type="spellEnd"/>
      <w:r w:rsidRPr="00903DBA">
        <w:t xml:space="preserve"> statement. The following code is yet another example of how to print the numbers from one to ten, inclusive. As you can, it is not as clear as the previous examples.</w:t>
      </w:r>
    </w:p>
    <w:p w14:paraId="76B2028C" w14:textId="77777777" w:rsidR="00E80032" w:rsidRPr="00903DBA" w:rsidRDefault="00E80032" w:rsidP="00E80032">
      <w:pPr>
        <w:pStyle w:val="Code"/>
      </w:pPr>
      <w:r w:rsidRPr="00903DBA">
        <w:t>int i = 1;</w:t>
      </w:r>
    </w:p>
    <w:p w14:paraId="2618B9B6" w14:textId="77777777" w:rsidR="00E80032" w:rsidRPr="00903DBA" w:rsidRDefault="00E80032" w:rsidP="00E80032">
      <w:pPr>
        <w:pStyle w:val="Code"/>
      </w:pPr>
      <w:r w:rsidRPr="00903DBA">
        <w:t>label: printf("%d\n", i);</w:t>
      </w:r>
    </w:p>
    <w:p w14:paraId="1D99308B" w14:textId="77777777" w:rsidR="00E80032" w:rsidRPr="00903DBA" w:rsidRDefault="00E80032" w:rsidP="00E80032">
      <w:pPr>
        <w:pStyle w:val="Code"/>
      </w:pPr>
    </w:p>
    <w:p w14:paraId="18E80B88" w14:textId="77777777" w:rsidR="00E80032" w:rsidRPr="00903DBA" w:rsidRDefault="00E80032" w:rsidP="00E80032">
      <w:pPr>
        <w:pStyle w:val="Code"/>
      </w:pPr>
      <w:r w:rsidRPr="00903DBA">
        <w:t>++i;</w:t>
      </w:r>
    </w:p>
    <w:p w14:paraId="190F1B61" w14:textId="77777777" w:rsidR="00E80032" w:rsidRPr="00903DBA" w:rsidRDefault="00E80032" w:rsidP="00E80032">
      <w:pPr>
        <w:pStyle w:val="Code"/>
      </w:pPr>
      <w:r w:rsidRPr="00903DBA">
        <w:t>if (i &lt;= 10) {</w:t>
      </w:r>
      <w:r w:rsidRPr="00903DBA">
        <w:cr/>
        <w:t xml:space="preserve">  goto label;</w:t>
      </w:r>
    </w:p>
    <w:p w14:paraId="739A09D7" w14:textId="77777777" w:rsidR="00E80032" w:rsidRPr="00903DBA" w:rsidRDefault="00E80032" w:rsidP="00E80032">
      <w:pPr>
        <w:pStyle w:val="Code"/>
      </w:pPr>
      <w:r w:rsidRPr="00903DBA">
        <w:t>}</w:t>
      </w:r>
    </w:p>
    <w:p w14:paraId="77786062" w14:textId="77777777" w:rsidR="00E80032" w:rsidRPr="00903DBA" w:rsidRDefault="00E80032" w:rsidP="00E80032">
      <w:r w:rsidRPr="00903DBA">
        <w:t xml:space="preserve">The </w:t>
      </w:r>
      <w:proofErr w:type="spellStart"/>
      <w:r w:rsidRPr="00903DBA">
        <w:rPr>
          <w:rStyle w:val="CodeInText0"/>
        </w:rPr>
        <w:t>goto</w:t>
      </w:r>
      <w:proofErr w:type="spellEnd"/>
      <w:r w:rsidRPr="00903DBA">
        <w:t xml:space="preserve"> statement is considered to give rise to unstructured code, so called “</w:t>
      </w:r>
      <w:proofErr w:type="spellStart"/>
      <w:r w:rsidRPr="00903DBA">
        <w:t>spagetti</w:t>
      </w:r>
      <w:proofErr w:type="spellEnd"/>
      <w:r w:rsidRPr="00903DBA">
        <w:t xml:space="preserve"> code.” I strongly recommended that you omit </w:t>
      </w:r>
      <w:proofErr w:type="spellStart"/>
      <w:r w:rsidRPr="00903DBA">
        <w:rPr>
          <w:rStyle w:val="CodeInText0"/>
        </w:rPr>
        <w:t>goto</w:t>
      </w:r>
      <w:proofErr w:type="spellEnd"/>
      <w:r w:rsidRPr="00903DBA">
        <w:t xml:space="preserve"> altogether. To put it bluntly: now when you </w:t>
      </w:r>
      <w:proofErr w:type="spellStart"/>
      <w:r w:rsidRPr="00903DBA">
        <w:t>seen</w:t>
      </w:r>
      <w:proofErr w:type="spellEnd"/>
      <w:r w:rsidRPr="00903DBA">
        <w:t xml:space="preserve"> it, forget it.</w:t>
      </w:r>
    </w:p>
    <w:p w14:paraId="6016835D" w14:textId="5888C8E9"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2" w:name="_Toc320485602"/>
      <w:bookmarkStart w:id="703" w:name="_Toc323656712"/>
      <w:bookmarkStart w:id="704" w:name="_Toc324085450"/>
      <w:bookmarkStart w:id="705" w:name="_Toc383781102"/>
      <w:bookmarkStart w:id="706" w:name="_Toc57656211"/>
      <w:r w:rsidRPr="00903DBA">
        <w:t>Expression statements</w:t>
      </w:r>
      <w:bookmarkEnd w:id="702"/>
      <w:bookmarkEnd w:id="703"/>
      <w:bookmarkEnd w:id="704"/>
      <w:bookmarkEnd w:id="705"/>
      <w:bookmarkEnd w:id="706"/>
    </w:p>
    <w:p w14:paraId="5ABA790D" w14:textId="77777777" w:rsidR="00E80032" w:rsidRPr="00903DBA" w:rsidRDefault="00E80032" w:rsidP="00E80032">
      <w:r w:rsidRPr="00903DBA">
        <w:t>An expression can form a statement.</w:t>
      </w:r>
    </w:p>
    <w:p w14:paraId="3EC2C1A3" w14:textId="77777777" w:rsidR="00E80032" w:rsidRPr="00903DBA" w:rsidRDefault="00E80032" w:rsidP="00E80032">
      <w:pPr>
        <w:pStyle w:val="Code"/>
      </w:pPr>
      <w:r w:rsidRPr="00903DBA">
        <w:t>a = b + 1; // Assignment operator.</w:t>
      </w:r>
    </w:p>
    <w:p w14:paraId="508B62DB" w14:textId="77777777" w:rsidR="00E80032" w:rsidRPr="00903DBA" w:rsidRDefault="00E80032" w:rsidP="00E80032">
      <w:pPr>
        <w:pStyle w:val="Code"/>
      </w:pPr>
      <w:r w:rsidRPr="00903DBA">
        <w:t>puts("Hello, World!"); // Function call.</w:t>
      </w:r>
    </w:p>
    <w:p w14:paraId="0E5C40D5" w14:textId="77777777" w:rsidR="00E80032" w:rsidRPr="00903DBA" w:rsidRDefault="00E80032" w:rsidP="00E80032">
      <w:r w:rsidRPr="00903DBA">
        <w:t xml:space="preserve">In the above examples, we are only interested in the side effects; that </w:t>
      </w:r>
      <w:r w:rsidRPr="00903DBA">
        <w:rPr>
          <w:rStyle w:val="CodeInText0"/>
        </w:rPr>
        <w:t>a</w:t>
      </w:r>
      <w:r w:rsidRPr="00903DBA">
        <w:t xml:space="preserve"> is assigned a new value and that a text is written. We </w:t>
      </w:r>
      <w:proofErr w:type="gramStart"/>
      <w:r w:rsidRPr="00903DBA">
        <w:t>are allowed to</w:t>
      </w:r>
      <w:proofErr w:type="gramEnd"/>
      <w:r w:rsidRPr="00903DBA">
        <w:t xml:space="preserve"> write expression statements without side effects; even </w:t>
      </w:r>
      <w:proofErr w:type="spellStart"/>
      <w:r w:rsidRPr="00903DBA">
        <w:t>thought</w:t>
      </w:r>
      <w:proofErr w:type="spellEnd"/>
      <w:r w:rsidRPr="00903DBA">
        <w:t xml:space="preserve"> it has no meaning and is likely to be erased by the compiler.</w:t>
      </w:r>
    </w:p>
    <w:p w14:paraId="042FD39F" w14:textId="77777777" w:rsidR="00E80032" w:rsidRPr="00903DBA" w:rsidRDefault="00E80032" w:rsidP="00E80032">
      <w:pPr>
        <w:pStyle w:val="Code"/>
      </w:pPr>
      <w:r w:rsidRPr="00903DBA">
        <w:t>a + b * c;</w:t>
      </w:r>
    </w:p>
    <w:p w14:paraId="39D61CA1" w14:textId="490231AF" w:rsidR="00E80032" w:rsidRPr="00903DBA"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7" w:name="_Toc323656713"/>
      <w:bookmarkStart w:id="708" w:name="_Toc324085451"/>
      <w:bookmarkStart w:id="709" w:name="_Toc383781103"/>
      <w:bookmarkStart w:id="710" w:name="_Toc57656212"/>
      <w:r w:rsidRPr="00903DBA">
        <w:t>Volatile</w:t>
      </w:r>
      <w:bookmarkEnd w:id="707"/>
      <w:bookmarkEnd w:id="708"/>
      <w:bookmarkEnd w:id="709"/>
      <w:bookmarkEnd w:id="710"/>
    </w:p>
    <w:p w14:paraId="66152A39" w14:textId="77777777" w:rsidR="00E80032" w:rsidRPr="00903DBA" w:rsidRDefault="00E80032" w:rsidP="00E80032">
      <w:r w:rsidRPr="00903DBA">
        <w:t xml:space="preserve">A variable can be </w:t>
      </w:r>
      <w:r w:rsidRPr="00903DBA">
        <w:rPr>
          <w:rStyle w:val="KeyWord"/>
        </w:rPr>
        <w:t>volatile</w:t>
      </w:r>
      <w:r w:rsidRPr="00903DBA">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903DBA">
        <w:rPr>
          <w:rStyle w:val="CodeInText0"/>
        </w:rPr>
        <w:t>p</w:t>
      </w:r>
      <w:r w:rsidRPr="00903DBA">
        <w:t xml:space="preserve"> is not marked as volatile, there is a risk that the compiler would replace the for-loop with another statement since the value of </w:t>
      </w:r>
      <w:r w:rsidRPr="00903DBA">
        <w:rPr>
          <w:rStyle w:val="CodeInText0"/>
        </w:rPr>
        <w:t>*p</w:t>
      </w:r>
      <w:r w:rsidRPr="00903DBA">
        <w:t xml:space="preserve"> does not seem to change inside the loop.</w:t>
      </w:r>
    </w:p>
    <w:p w14:paraId="5501AF76" w14:textId="77777777" w:rsidR="00E80032" w:rsidRPr="00903DBA" w:rsidRDefault="00E80032">
      <w:pPr>
        <w:pStyle w:val="Code"/>
        <w:pPrChange w:id="711" w:author="Stefan Björnander" w:date="2012-05-06T21:16:00Z">
          <w:pPr>
            <w:pStyle w:val="CommandLine"/>
          </w:pPr>
        </w:pPrChange>
      </w:pPr>
      <w:r w:rsidRPr="00903DBA">
        <w:t>volatile int* p = (void*) 10000;</w:t>
      </w:r>
    </w:p>
    <w:p w14:paraId="3CB52B24" w14:textId="77777777" w:rsidR="00E80032" w:rsidRPr="00903DBA" w:rsidRDefault="00E80032">
      <w:pPr>
        <w:pStyle w:val="Code"/>
        <w:pPrChange w:id="712" w:author="Stefan Björnander" w:date="2012-05-06T21:16:00Z">
          <w:pPr>
            <w:pStyle w:val="CommandLine"/>
          </w:pPr>
        </w:pPrChange>
      </w:pPr>
    </w:p>
    <w:p w14:paraId="0D44E5CA" w14:textId="77777777" w:rsidR="00E80032" w:rsidRPr="00903DBA" w:rsidRDefault="00E80032">
      <w:pPr>
        <w:pStyle w:val="Code"/>
        <w:pPrChange w:id="713" w:author="Stefan Björnander" w:date="2012-05-06T21:16:00Z">
          <w:pPr>
            <w:pStyle w:val="CommandLine"/>
          </w:pPr>
        </w:pPrChange>
      </w:pPr>
      <w:r w:rsidRPr="00903DBA">
        <w:rPr>
          <w:rFonts w:eastAsia="Times New Roman"/>
          <w:noProof w:val="0"/>
          <w:color w:val="000000" w:themeColor="text1"/>
          <w:rPrChange w:id="714" w:author="Stefan Björnander" w:date="2012-05-06T21:51:00Z">
            <w:rPr>
              <w:color w:val="0000FF"/>
            </w:rPr>
          </w:rPrChange>
        </w:rPr>
        <w:t>while</w:t>
      </w:r>
      <w:r w:rsidRPr="00903DBA">
        <w:t xml:space="preserve"> (*p != 0) {</w:t>
      </w:r>
    </w:p>
    <w:p w14:paraId="27302477" w14:textId="77777777" w:rsidR="00E80032" w:rsidRPr="00903DBA" w:rsidRDefault="00E80032">
      <w:pPr>
        <w:pStyle w:val="Code"/>
        <w:pPrChange w:id="715" w:author="Stefan Björnander" w:date="2012-05-06T21:16:00Z">
          <w:pPr>
            <w:pStyle w:val="CommandLine"/>
          </w:pPr>
        </w:pPrChange>
      </w:pPr>
      <w:r w:rsidRPr="00903DBA">
        <w:t xml:space="preserve">  // Wait.</w:t>
      </w:r>
    </w:p>
    <w:p w14:paraId="7CF3B7E7" w14:textId="77777777" w:rsidR="00E80032" w:rsidRPr="00903DBA" w:rsidRDefault="00E80032">
      <w:pPr>
        <w:pStyle w:val="Code"/>
        <w:pPrChange w:id="716" w:author="Stefan Björnander" w:date="2012-05-06T21:16:00Z">
          <w:pPr>
            <w:pStyle w:val="CommandLine"/>
          </w:pPr>
        </w:pPrChange>
      </w:pPr>
      <w:r w:rsidRPr="00903DBA">
        <w:t>}</w:t>
      </w:r>
    </w:p>
    <w:p w14:paraId="2CE30E7B" w14:textId="345ACBBA" w:rsidR="00E80032" w:rsidRPr="00903DBA" w:rsidRDefault="00E80032" w:rsidP="007C7CB2">
      <w:pPr>
        <w:pStyle w:val="Rubrik2"/>
      </w:pPr>
      <w:bookmarkStart w:id="717" w:name="_Toc320485603"/>
      <w:bookmarkStart w:id="718" w:name="_Toc323656714"/>
      <w:bookmarkStart w:id="719" w:name="_Toc324085452"/>
      <w:bookmarkStart w:id="720" w:name="_Toc383781104"/>
      <w:bookmarkStart w:id="721" w:name="_Toc57656213"/>
      <w:r w:rsidRPr="00903DBA">
        <w:t>Functions</w:t>
      </w:r>
      <w:bookmarkEnd w:id="717"/>
      <w:bookmarkEnd w:id="718"/>
      <w:bookmarkEnd w:id="719"/>
      <w:bookmarkEnd w:id="720"/>
      <w:bookmarkEnd w:id="721"/>
    </w:p>
    <w:p w14:paraId="1DAF5E60" w14:textId="77777777" w:rsidR="00E80032" w:rsidRPr="00903DBA" w:rsidRDefault="00E80032" w:rsidP="00E80032">
      <w:r w:rsidRPr="00903DBA">
        <w:t xml:space="preserve">A function can be compared to a black box. We send in information (input) and we receive information (output). In C, the input values are called </w:t>
      </w:r>
      <w:r w:rsidRPr="00903DBA">
        <w:rPr>
          <w:rStyle w:val="KeyWord"/>
        </w:rPr>
        <w:t>parameters</w:t>
      </w:r>
      <w:r w:rsidRPr="00903DBA">
        <w:t xml:space="preserve"> and the output value is called the </w:t>
      </w:r>
      <w:r w:rsidRPr="00903DBA">
        <w:rPr>
          <w:rStyle w:val="KeyWord"/>
        </w:rPr>
        <w:t>return value</w:t>
      </w:r>
      <w:r w:rsidRPr="00903DBA">
        <w:t>.</w:t>
      </w:r>
    </w:p>
    <w:p w14:paraId="6BC44C9C" w14:textId="77777777" w:rsidR="00E80032" w:rsidRPr="00903DBA" w:rsidRDefault="00E80032" w:rsidP="00E80032">
      <w:pPr>
        <w:rPr>
          <w:noProof/>
          <w:szCs w:val="21"/>
        </w:rPr>
      </w:pPr>
      <w:r w:rsidRPr="00903DBA">
        <w:rPr>
          <w:noProof/>
          <w:lang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5205DE" w:rsidRPr="003F7CF1" w:rsidRDefault="005205DE"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5205DE" w:rsidRPr="003F7CF1" w:rsidRDefault="005205DE"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5205DE" w:rsidRPr="003F7CF1" w:rsidRDefault="005205DE"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5205DE" w:rsidRPr="003F7CF1" w:rsidRDefault="005205DE"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5205DE" w:rsidRPr="003F7CF1" w:rsidRDefault="005205DE"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5205DE" w:rsidRPr="003F7CF1" w:rsidRDefault="005205DE"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903DBA" w:rsidRDefault="00E80032" w:rsidP="00E80032">
      <w:r w:rsidRPr="00903DBA">
        <w:t xml:space="preserve">To start with, let us try the function </w:t>
      </w:r>
      <w:r w:rsidRPr="00903DBA">
        <w:rPr>
          <w:rStyle w:val="CodeInText0"/>
        </w:rPr>
        <w:t>Square</w:t>
      </w:r>
      <w:r w:rsidRPr="00903DBA">
        <w:t>; it takes an integer and returns its square.</w:t>
      </w:r>
    </w:p>
    <w:p w14:paraId="164C23E4" w14:textId="77777777" w:rsidR="00E80032" w:rsidRPr="00903DBA" w:rsidRDefault="00E80032" w:rsidP="00E80032">
      <w:pPr>
        <w:pStyle w:val="Code"/>
      </w:pPr>
      <w:r w:rsidRPr="00903DBA">
        <w:t>int Square(int n) {</w:t>
      </w:r>
    </w:p>
    <w:p w14:paraId="0209953C" w14:textId="77777777" w:rsidR="00E80032" w:rsidRPr="00903DBA" w:rsidRDefault="00E80032" w:rsidP="00E80032">
      <w:pPr>
        <w:pStyle w:val="Code"/>
      </w:pPr>
      <w:r w:rsidRPr="00903DBA">
        <w:t xml:space="preserve">  return n * n;</w:t>
      </w:r>
    </w:p>
    <w:p w14:paraId="44AEC323" w14:textId="77777777" w:rsidR="00E80032" w:rsidRPr="00903DBA" w:rsidRDefault="00E80032" w:rsidP="00E80032">
      <w:pPr>
        <w:pStyle w:val="Code"/>
      </w:pPr>
      <w:r w:rsidRPr="00903DBA">
        <w:t>}</w:t>
      </w:r>
    </w:p>
    <w:p w14:paraId="7F80F339" w14:textId="77777777" w:rsidR="00E80032" w:rsidRPr="00903DBA" w:rsidRDefault="00E80032" w:rsidP="00E80032">
      <w:pPr>
        <w:pStyle w:val="Code"/>
      </w:pPr>
    </w:p>
    <w:p w14:paraId="10FFDCED" w14:textId="77777777" w:rsidR="00E80032" w:rsidRPr="00903DBA" w:rsidRDefault="00E80032" w:rsidP="00E80032">
      <w:pPr>
        <w:pStyle w:val="Code"/>
      </w:pPr>
      <w:r w:rsidRPr="00903DBA">
        <w:t>void main() {</w:t>
      </w:r>
    </w:p>
    <w:p w14:paraId="42CB3675" w14:textId="77777777" w:rsidR="00E80032" w:rsidRPr="00903DBA" w:rsidRDefault="00E80032" w:rsidP="00E80032">
      <w:pPr>
        <w:pStyle w:val="Code"/>
      </w:pPr>
      <w:r w:rsidRPr="00903DBA">
        <w:t xml:space="preserve">  int i = Square(2); // Square returns 4.</w:t>
      </w:r>
    </w:p>
    <w:p w14:paraId="08F4EF7D" w14:textId="77777777" w:rsidR="00E80032" w:rsidRPr="00903DBA" w:rsidRDefault="00E80032" w:rsidP="00E80032">
      <w:pPr>
        <w:pStyle w:val="Code"/>
      </w:pPr>
      <w:r w:rsidRPr="00903DBA">
        <w:t>}</w:t>
      </w:r>
    </w:p>
    <w:p w14:paraId="37943EBD" w14:textId="77777777" w:rsidR="00E80032" w:rsidRPr="00903DBA" w:rsidRDefault="00E80032" w:rsidP="00E80032">
      <w:pPr>
        <w:rPr>
          <w:noProof/>
          <w:szCs w:val="21"/>
        </w:rPr>
      </w:pPr>
      <w:r w:rsidRPr="00903DBA">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5205DE" w:rsidRPr="003F7CF1" w:rsidRDefault="005205DE"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5205DE" w:rsidRPr="003F7CF1" w:rsidRDefault="005205DE"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5205DE" w:rsidRPr="003F7CF1" w:rsidRDefault="005205DE"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5205DE" w:rsidRPr="003F7CF1" w:rsidRDefault="005205DE"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5205DE" w:rsidRPr="003F7CF1" w:rsidRDefault="005205DE"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5205DE" w:rsidRPr="003F7CF1" w:rsidRDefault="005205DE"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903DBA" w:rsidRDefault="00E80032" w:rsidP="00E80032">
      <w:r w:rsidRPr="00903DBA">
        <w:t xml:space="preserve">In the example above, the parameter </w:t>
      </w:r>
      <w:r w:rsidRPr="00903DBA">
        <w:rPr>
          <w:rStyle w:val="CodeInText0"/>
        </w:rPr>
        <w:t>n</w:t>
      </w:r>
      <w:r w:rsidRPr="00903DBA">
        <w:t xml:space="preserve"> in the </w:t>
      </w:r>
      <w:r w:rsidRPr="00903DBA">
        <w:rPr>
          <w:rStyle w:val="CodeInText0"/>
        </w:rPr>
        <w:t>Square</w:t>
      </w:r>
      <w:r w:rsidRPr="00903DBA">
        <w:t xml:space="preserve"> </w:t>
      </w:r>
      <w:r w:rsidR="00C37108" w:rsidRPr="00903DBA">
        <w:t>definition</w:t>
      </w:r>
      <w:r w:rsidRPr="00903DBA">
        <w:t xml:space="preserve"> is called a </w:t>
      </w:r>
      <w:r w:rsidRPr="00903DBA">
        <w:rPr>
          <w:rStyle w:val="KeyWord"/>
        </w:rPr>
        <w:t>formal parameter</w:t>
      </w:r>
      <w:r w:rsidRPr="00903DBA">
        <w:t xml:space="preserve">, and the value </w:t>
      </w:r>
      <w:r w:rsidRPr="00903DBA">
        <w:rPr>
          <w:rStyle w:val="CodeInText0"/>
        </w:rPr>
        <w:t>3</w:t>
      </w:r>
      <w:r w:rsidRPr="00903DBA">
        <w:t xml:space="preserve"> in the </w:t>
      </w:r>
      <w:r w:rsidRPr="00903DBA">
        <w:rPr>
          <w:rStyle w:val="CodeInText0"/>
        </w:rPr>
        <w:t>Square</w:t>
      </w:r>
      <w:r w:rsidRPr="00903DBA">
        <w:t xml:space="preserve"> call in </w:t>
      </w:r>
      <w:r w:rsidRPr="00903DBA">
        <w:rPr>
          <w:rStyle w:val="CodeInText0"/>
        </w:rPr>
        <w:t>main</w:t>
      </w:r>
      <w:r w:rsidRPr="00903DBA">
        <w:t xml:space="preserve"> is called an </w:t>
      </w:r>
      <w:r w:rsidRPr="00903DBA">
        <w:rPr>
          <w:rStyle w:val="KeyWord"/>
        </w:rPr>
        <w:t>actual parameter</w:t>
      </w:r>
      <w:r w:rsidRPr="00903DBA">
        <w:t xml:space="preserve"> or an </w:t>
      </w:r>
      <w:r w:rsidRPr="00903DBA">
        <w:rPr>
          <w:rStyle w:val="KeyWord"/>
        </w:rPr>
        <w:t>argument</w:t>
      </w:r>
      <w:r w:rsidRPr="00903DBA">
        <w:t>.</w:t>
      </w:r>
    </w:p>
    <w:p w14:paraId="6DB07FB2" w14:textId="77777777" w:rsidR="00E80032" w:rsidRPr="00903DBA" w:rsidRDefault="00E80032" w:rsidP="00E80032">
      <w:r w:rsidRPr="00903DBA">
        <w:t xml:space="preserve">Now, let us try a more complicated function: </w:t>
      </w:r>
      <w:proofErr w:type="spellStart"/>
      <w:r w:rsidRPr="00903DBA">
        <w:rPr>
          <w:rStyle w:val="CodeInText0"/>
        </w:rPr>
        <w:t>SquareRoot</w:t>
      </w:r>
      <w:proofErr w:type="spellEnd"/>
      <w:r w:rsidRPr="00903DBA">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903DBA">
        <w:rPr>
          <w:rStyle w:val="CodeInText0"/>
        </w:rPr>
        <w:t>main</w:t>
      </w:r>
      <w:r w:rsidRPr="00903DBA">
        <w:rPr>
          <w:rStyle w:val="Fotnotsreferens"/>
          <w:rFonts w:ascii="Lucida Console" w:hAnsi="Lucida Console"/>
          <w:color w:val="FF0000"/>
          <w:sz w:val="18"/>
        </w:rPr>
        <w:footnoteReference w:id="17"/>
      </w:r>
      <w:r w:rsidRPr="00903DBA">
        <w:t xml:space="preserve">, a function can have local variables; </w:t>
      </w:r>
      <w:r w:rsidRPr="00903DBA">
        <w:rPr>
          <w:rStyle w:val="CodeInText0"/>
        </w:rPr>
        <w:t>root</w:t>
      </w:r>
      <w:r w:rsidRPr="00903DBA">
        <w:t xml:space="preserve"> and </w:t>
      </w:r>
      <w:proofErr w:type="spellStart"/>
      <w:r w:rsidRPr="00903DBA">
        <w:rPr>
          <w:rStyle w:val="CodeInText0"/>
        </w:rPr>
        <w:t>oldRoot</w:t>
      </w:r>
      <w:proofErr w:type="spellEnd"/>
      <w:r w:rsidRPr="00903DBA">
        <w:t xml:space="preserve"> hold the current and previous value of the root, respectively.</w:t>
      </w:r>
    </w:p>
    <w:p w14:paraId="271FB485" w14:textId="77777777" w:rsidR="00E80032" w:rsidRPr="00903DBA" w:rsidRDefault="00E80032" w:rsidP="00E80032">
      <w:pPr>
        <w:pStyle w:val="Code"/>
      </w:pPr>
      <w:r w:rsidRPr="00903DBA">
        <w:t>#include &lt;stdio.h&gt;</w:t>
      </w:r>
    </w:p>
    <w:p w14:paraId="065D18AE" w14:textId="77777777" w:rsidR="00E80032" w:rsidRPr="00903DBA" w:rsidRDefault="00E80032" w:rsidP="00E80032">
      <w:pPr>
        <w:pStyle w:val="Code"/>
      </w:pPr>
    </w:p>
    <w:p w14:paraId="3C886DD4" w14:textId="77777777" w:rsidR="00E80032" w:rsidRPr="00903DBA" w:rsidRDefault="00E80032" w:rsidP="00E80032">
      <w:pPr>
        <w:pStyle w:val="Code"/>
      </w:pPr>
      <w:r w:rsidRPr="00903DBA">
        <w:t>double SquareRoot(double value) {</w:t>
      </w:r>
    </w:p>
    <w:p w14:paraId="58EA34B5" w14:textId="77777777" w:rsidR="00E80032" w:rsidRPr="00903DBA" w:rsidRDefault="00E80032" w:rsidP="00E80032">
      <w:pPr>
        <w:pStyle w:val="Code"/>
      </w:pPr>
      <w:r w:rsidRPr="00903DBA">
        <w:t xml:space="preserve">  const double EPSILON = 1e-12;</w:t>
      </w:r>
    </w:p>
    <w:p w14:paraId="2BF4E3AA" w14:textId="77777777" w:rsidR="00E80032" w:rsidRPr="00903DBA" w:rsidRDefault="00E80032" w:rsidP="00E80032">
      <w:pPr>
        <w:pStyle w:val="Code"/>
      </w:pPr>
      <w:r w:rsidRPr="00903DBA">
        <w:t xml:space="preserve">  double root = value, oldRoot = value;</w:t>
      </w:r>
    </w:p>
    <w:p w14:paraId="6CCEB76A" w14:textId="77777777" w:rsidR="00E80032" w:rsidRPr="00903DBA" w:rsidRDefault="00E80032" w:rsidP="00E80032">
      <w:pPr>
        <w:pStyle w:val="Code"/>
      </w:pPr>
    </w:p>
    <w:p w14:paraId="515F425C" w14:textId="77777777" w:rsidR="00E80032" w:rsidRPr="00903DBA" w:rsidRDefault="00E80032" w:rsidP="00E80032">
      <w:pPr>
        <w:pStyle w:val="Code"/>
      </w:pPr>
      <w:r w:rsidRPr="00903DBA">
        <w:t xml:space="preserve">  while (1) {</w:t>
      </w:r>
      <w:r w:rsidRPr="00903DBA">
        <w:cr/>
        <w:t xml:space="preserve">    root = ((value / root) + root) / 2;</w:t>
      </w:r>
    </w:p>
    <w:p w14:paraId="4E81B024" w14:textId="77777777" w:rsidR="00E80032" w:rsidRPr="00903DBA" w:rsidRDefault="00E80032" w:rsidP="00E80032">
      <w:pPr>
        <w:pStyle w:val="Code"/>
      </w:pPr>
    </w:p>
    <w:p w14:paraId="604F446B" w14:textId="77777777" w:rsidR="00E80032" w:rsidRPr="00903DBA" w:rsidRDefault="00E80032" w:rsidP="00E80032">
      <w:pPr>
        <w:pStyle w:val="Code"/>
      </w:pPr>
      <w:r w:rsidRPr="00903DBA">
        <w:t xml:space="preserve">    if ((oldRoot - root) &lt;= EPSILON) {</w:t>
      </w:r>
      <w:r w:rsidRPr="00903DBA">
        <w:cr/>
        <w:t xml:space="preserve">      return root;</w:t>
      </w:r>
    </w:p>
    <w:p w14:paraId="5C00B9ED" w14:textId="77777777" w:rsidR="00E80032" w:rsidRPr="00903DBA" w:rsidRDefault="00E80032" w:rsidP="00E80032">
      <w:pPr>
        <w:pStyle w:val="Code"/>
      </w:pPr>
      <w:r w:rsidRPr="00903DBA">
        <w:t xml:space="preserve">    }</w:t>
      </w:r>
    </w:p>
    <w:p w14:paraId="22E99902" w14:textId="77777777" w:rsidR="00E80032" w:rsidRPr="00903DBA" w:rsidRDefault="00E80032" w:rsidP="00E80032">
      <w:pPr>
        <w:pStyle w:val="Code"/>
      </w:pPr>
    </w:p>
    <w:p w14:paraId="769FA862" w14:textId="77777777" w:rsidR="00E80032" w:rsidRPr="00903DBA" w:rsidRDefault="00E80032" w:rsidP="00E80032">
      <w:pPr>
        <w:pStyle w:val="Code"/>
      </w:pPr>
      <w:r w:rsidRPr="00903DBA">
        <w:t xml:space="preserve">    oldRoot = root;</w:t>
      </w:r>
    </w:p>
    <w:p w14:paraId="660B9C74" w14:textId="77777777" w:rsidR="00E80032" w:rsidRPr="00903DBA" w:rsidRDefault="00E80032" w:rsidP="00E80032">
      <w:pPr>
        <w:pStyle w:val="Code"/>
      </w:pPr>
      <w:r w:rsidRPr="00903DBA">
        <w:t xml:space="preserve">  }</w:t>
      </w:r>
    </w:p>
    <w:p w14:paraId="667DFADC" w14:textId="77777777" w:rsidR="00E80032" w:rsidRPr="00903DBA" w:rsidRDefault="00E80032" w:rsidP="00E80032">
      <w:pPr>
        <w:pStyle w:val="Code"/>
      </w:pPr>
      <w:r w:rsidRPr="00903DBA">
        <w:t>}</w:t>
      </w:r>
    </w:p>
    <w:p w14:paraId="0A0DB945" w14:textId="77777777" w:rsidR="00E80032" w:rsidRPr="00903DBA" w:rsidRDefault="00E80032" w:rsidP="00E80032">
      <w:pPr>
        <w:pStyle w:val="Code"/>
      </w:pPr>
    </w:p>
    <w:p w14:paraId="4B893C65" w14:textId="77777777" w:rsidR="00E80032" w:rsidRPr="00903DBA" w:rsidRDefault="00E80032" w:rsidP="00E80032">
      <w:pPr>
        <w:pStyle w:val="Code"/>
      </w:pPr>
      <w:r w:rsidRPr="00903DBA">
        <w:t>void main() {</w:t>
      </w:r>
    </w:p>
    <w:p w14:paraId="6ADECE99" w14:textId="77777777" w:rsidR="00E80032" w:rsidRPr="00903DBA" w:rsidRDefault="00E80032" w:rsidP="00E80032">
      <w:pPr>
        <w:pStyle w:val="Code"/>
      </w:pPr>
      <w:r w:rsidRPr="00903DBA">
        <w:t xml:space="preserve">  double input = 16;</w:t>
      </w:r>
    </w:p>
    <w:p w14:paraId="00A8B09B" w14:textId="77777777" w:rsidR="00E80032" w:rsidRPr="00903DBA" w:rsidRDefault="00E80032" w:rsidP="00E80032">
      <w:pPr>
        <w:pStyle w:val="Code"/>
      </w:pPr>
      <w:r w:rsidRPr="00903DBA">
        <w:t xml:space="preserve">  printf("SquareRoot of %f: %f\n", input,</w:t>
      </w:r>
    </w:p>
    <w:p w14:paraId="628BE8DF" w14:textId="77777777" w:rsidR="00E80032" w:rsidRPr="00903DBA" w:rsidRDefault="00E80032" w:rsidP="00E80032">
      <w:pPr>
        <w:pStyle w:val="Code"/>
      </w:pPr>
      <w:r w:rsidRPr="00903DBA">
        <w:t xml:space="preserve">         SquareRoot(input));</w:t>
      </w:r>
    </w:p>
    <w:p w14:paraId="2C71A68E" w14:textId="77777777" w:rsidR="00E80032" w:rsidRPr="00903DBA" w:rsidRDefault="00E80032" w:rsidP="00E80032">
      <w:pPr>
        <w:pStyle w:val="Code"/>
      </w:pPr>
      <w:r w:rsidRPr="00903DBA">
        <w:t>}</w:t>
      </w:r>
    </w:p>
    <w:p w14:paraId="1F0F57FA" w14:textId="53EC50EA" w:rsidR="00E80032" w:rsidRPr="00903DBA" w:rsidRDefault="00E80032" w:rsidP="007C7CB2">
      <w:pPr>
        <w:pStyle w:val="Rubrik3"/>
      </w:pPr>
      <w:bookmarkStart w:id="722" w:name="_Toc320485604"/>
      <w:bookmarkStart w:id="723" w:name="_Toc323656715"/>
      <w:bookmarkStart w:id="724" w:name="_Toc324085453"/>
      <w:bookmarkStart w:id="725" w:name="_Toc383781105"/>
      <w:bookmarkStart w:id="726" w:name="_Toc57656214"/>
      <w:r w:rsidRPr="00903DBA">
        <w:lastRenderedPageBreak/>
        <w:t>Void Functions</w:t>
      </w:r>
      <w:bookmarkEnd w:id="722"/>
      <w:bookmarkEnd w:id="723"/>
      <w:bookmarkEnd w:id="724"/>
      <w:bookmarkEnd w:id="725"/>
      <w:bookmarkEnd w:id="726"/>
    </w:p>
    <w:p w14:paraId="2AAEC2C0" w14:textId="77777777" w:rsidR="00E80032" w:rsidRPr="00903DBA" w:rsidRDefault="00E80032" w:rsidP="00E80032">
      <w:r w:rsidRPr="00903DBA">
        <w:t xml:space="preserve">A function does not have to return a value; in that case, we set </w:t>
      </w:r>
      <w:r w:rsidRPr="00903DBA">
        <w:rPr>
          <w:rStyle w:val="CodeInText0"/>
        </w:rPr>
        <w:t>void</w:t>
      </w:r>
      <w:r w:rsidRPr="00903DBA">
        <w:t xml:space="preserve"> as the return type. As mentioned above, </w:t>
      </w:r>
      <w:r w:rsidRPr="00903DBA">
        <w:rPr>
          <w:rStyle w:val="CodeInText0"/>
        </w:rPr>
        <w:t>void</w:t>
      </w:r>
      <w:r w:rsidRPr="00903DBA">
        <w:t xml:space="preserve"> is used to state the absence of a type rather than a </w:t>
      </w:r>
      <w:proofErr w:type="gramStart"/>
      <w:r w:rsidRPr="00903DBA">
        <w:t>type in itself</w:t>
      </w:r>
      <w:proofErr w:type="gramEnd"/>
      <w:r w:rsidRPr="00903DBA">
        <w:t xml:space="preserve">. We can return from a </w:t>
      </w:r>
      <w:r w:rsidRPr="00903DBA">
        <w:rPr>
          <w:rStyle w:val="CodeInText0"/>
        </w:rPr>
        <w:t>void</w:t>
      </w:r>
      <w:r w:rsidRPr="00903DBA">
        <w:t xml:space="preserve"> function by just stating return without a value.</w:t>
      </w:r>
    </w:p>
    <w:p w14:paraId="0D720AAF" w14:textId="77777777" w:rsidR="00E80032" w:rsidRPr="00903DBA" w:rsidRDefault="00E80032" w:rsidP="00E80032">
      <w:pPr>
        <w:pStyle w:val="Code"/>
      </w:pPr>
      <w:r w:rsidRPr="00903DBA">
        <w:t>void PrintSign(int value) {</w:t>
      </w:r>
    </w:p>
    <w:p w14:paraId="6B108143" w14:textId="77777777" w:rsidR="00E80032" w:rsidRPr="00903DBA" w:rsidRDefault="00E80032" w:rsidP="00E80032">
      <w:pPr>
        <w:pStyle w:val="Code"/>
      </w:pPr>
      <w:r w:rsidRPr="00903DBA">
        <w:t xml:space="preserve">  if (value &lt; 0) {</w:t>
      </w:r>
      <w:r w:rsidRPr="00903DBA">
        <w:cr/>
        <w:t xml:space="preserve">    puts("Negative.");</w:t>
      </w:r>
    </w:p>
    <w:p w14:paraId="733BCF30" w14:textId="77777777" w:rsidR="00E80032" w:rsidRPr="00903DBA" w:rsidRDefault="00E80032" w:rsidP="00E80032">
      <w:pPr>
        <w:pStyle w:val="Code"/>
      </w:pPr>
      <w:r w:rsidRPr="00903DBA">
        <w:t xml:space="preserve">    return;</w:t>
      </w:r>
    </w:p>
    <w:p w14:paraId="58885B59" w14:textId="77777777" w:rsidR="00E80032" w:rsidRPr="00903DBA" w:rsidRDefault="00E80032" w:rsidP="00E80032">
      <w:pPr>
        <w:pStyle w:val="Code"/>
      </w:pPr>
      <w:r w:rsidRPr="00903DBA">
        <w:t xml:space="preserve">  }</w:t>
      </w:r>
    </w:p>
    <w:p w14:paraId="0225495E" w14:textId="77777777" w:rsidR="00E80032" w:rsidRPr="00903DBA" w:rsidRDefault="00E80032" w:rsidP="00E80032">
      <w:pPr>
        <w:pStyle w:val="Code"/>
      </w:pPr>
    </w:p>
    <w:p w14:paraId="6B7C3B11" w14:textId="77777777" w:rsidR="00E80032" w:rsidRPr="00903DBA" w:rsidRDefault="00E80032" w:rsidP="00E80032">
      <w:pPr>
        <w:pStyle w:val="Code"/>
      </w:pPr>
      <w:r w:rsidRPr="00903DBA">
        <w:t xml:space="preserve">  if (value &gt; 0) {</w:t>
      </w:r>
      <w:r w:rsidRPr="00903DBA">
        <w:cr/>
        <w:t xml:space="preserve">    puts("Positive.");</w:t>
      </w:r>
    </w:p>
    <w:p w14:paraId="17F2E38E" w14:textId="77777777" w:rsidR="00E80032" w:rsidRPr="00903DBA" w:rsidRDefault="00E80032" w:rsidP="00E80032">
      <w:pPr>
        <w:pStyle w:val="Code"/>
      </w:pPr>
      <w:r w:rsidRPr="00903DBA">
        <w:t xml:space="preserve">    return;</w:t>
      </w:r>
    </w:p>
    <w:p w14:paraId="5C108A0A" w14:textId="77777777" w:rsidR="00E80032" w:rsidRPr="00903DBA" w:rsidRDefault="00E80032" w:rsidP="00E80032">
      <w:pPr>
        <w:pStyle w:val="Code"/>
      </w:pPr>
      <w:r w:rsidRPr="00903DBA">
        <w:t xml:space="preserve">  }</w:t>
      </w:r>
    </w:p>
    <w:p w14:paraId="018C781B" w14:textId="77777777" w:rsidR="00E80032" w:rsidRPr="00903DBA" w:rsidRDefault="00E80032" w:rsidP="00E80032">
      <w:pPr>
        <w:pStyle w:val="Code"/>
      </w:pPr>
    </w:p>
    <w:p w14:paraId="04E84874" w14:textId="77777777" w:rsidR="00E80032" w:rsidRPr="00903DBA" w:rsidRDefault="00E80032" w:rsidP="00E80032">
      <w:pPr>
        <w:pStyle w:val="Code"/>
      </w:pPr>
      <w:r w:rsidRPr="00903DBA">
        <w:t xml:space="preserve">  puts("Zero");</w:t>
      </w:r>
    </w:p>
    <w:p w14:paraId="5E3036CC" w14:textId="77777777" w:rsidR="00E80032" w:rsidRPr="00903DBA" w:rsidRDefault="00E80032" w:rsidP="00E80032">
      <w:pPr>
        <w:pStyle w:val="Code"/>
      </w:pPr>
      <w:r w:rsidRPr="00903DBA">
        <w:t>}</w:t>
      </w:r>
    </w:p>
    <w:p w14:paraId="7AB31F55" w14:textId="77777777" w:rsidR="00E80032" w:rsidRPr="00903DBA" w:rsidRDefault="00E80032" w:rsidP="00E80032">
      <w:r w:rsidRPr="00903DBA">
        <w:t xml:space="preserve">There is not a problem if the execution of a </w:t>
      </w:r>
      <w:r w:rsidRPr="00903DBA">
        <w:rPr>
          <w:rStyle w:val="CodeInText0"/>
        </w:rPr>
        <w:t>void</w:t>
      </w:r>
      <w:r w:rsidRPr="00903DBA">
        <w:t xml:space="preserve"> function reaches the end of the code, it just </w:t>
      </w:r>
      <w:proofErr w:type="gramStart"/>
      <w:r w:rsidRPr="00903DBA">
        <w:t>jump</w:t>
      </w:r>
      <w:proofErr w:type="gramEnd"/>
      <w:r w:rsidRPr="00903DBA">
        <w:t xml:space="preserve"> back to the calling function. However, a function not returning </w:t>
      </w:r>
      <w:r w:rsidRPr="00903DBA">
        <w:rPr>
          <w:rStyle w:val="CodeInText0"/>
        </w:rPr>
        <w:t>void</w:t>
      </w:r>
      <w:r w:rsidRPr="00903DBA">
        <w:t xml:space="preserve"> shall always return a value before reaching the end of the function. Otherwise, the compiler often gives a warning.</w:t>
      </w:r>
    </w:p>
    <w:p w14:paraId="44C5FE0F" w14:textId="2B3D4CEA" w:rsidR="00E80032" w:rsidRPr="00903DBA" w:rsidRDefault="00E80032" w:rsidP="007C7CB2">
      <w:pPr>
        <w:pStyle w:val="Rubrik3"/>
      </w:pPr>
      <w:bookmarkStart w:id="727" w:name="_Toc320485605"/>
      <w:bookmarkStart w:id="728" w:name="_Toc323656716"/>
      <w:bookmarkStart w:id="729" w:name="_Toc324085454"/>
      <w:bookmarkStart w:id="730" w:name="_Toc383781106"/>
      <w:bookmarkStart w:id="731" w:name="_Toc57656215"/>
      <w:r w:rsidRPr="00903DBA">
        <w:t>Local and global variables</w:t>
      </w:r>
      <w:bookmarkEnd w:id="727"/>
      <w:bookmarkEnd w:id="728"/>
      <w:bookmarkEnd w:id="729"/>
      <w:bookmarkEnd w:id="730"/>
      <w:bookmarkEnd w:id="731"/>
    </w:p>
    <w:p w14:paraId="7AB05ACA" w14:textId="77777777" w:rsidR="00E80032" w:rsidRPr="00903DBA" w:rsidRDefault="00E80032" w:rsidP="00E80032">
      <w:r w:rsidRPr="00903DBA">
        <w:t xml:space="preserve">There are two kinds of variables: </w:t>
      </w:r>
      <w:r w:rsidRPr="00903DBA">
        <w:rPr>
          <w:rStyle w:val="KeyWord"/>
        </w:rPr>
        <w:t>local</w:t>
      </w:r>
      <w:r w:rsidRPr="00903DBA">
        <w:t xml:space="preserve"> and </w:t>
      </w:r>
      <w:r w:rsidRPr="00903DBA">
        <w:rPr>
          <w:rStyle w:val="KeyWord"/>
        </w:rPr>
        <w:t>global</w:t>
      </w:r>
      <w:r w:rsidRPr="00903DBA">
        <w:t>. A global variable is defined outside a function and a local variable is defined inside a function.</w:t>
      </w:r>
    </w:p>
    <w:p w14:paraId="5A97F350" w14:textId="77777777" w:rsidR="00E80032" w:rsidRPr="00903DBA" w:rsidRDefault="00E80032" w:rsidP="00E80032">
      <w:pPr>
        <w:pStyle w:val="Code"/>
      </w:pPr>
      <w:r w:rsidRPr="00903DBA">
        <w:t>#include &lt;stdio.h&gt;</w:t>
      </w:r>
    </w:p>
    <w:p w14:paraId="125E2EB0" w14:textId="77777777" w:rsidR="00E80032" w:rsidRPr="00903DBA" w:rsidRDefault="00E80032" w:rsidP="00E80032">
      <w:pPr>
        <w:pStyle w:val="Code"/>
      </w:pPr>
      <w:r w:rsidRPr="00903DBA">
        <w:t>int global = 1;</w:t>
      </w:r>
    </w:p>
    <w:p w14:paraId="4231DB9F" w14:textId="77777777" w:rsidR="00E80032" w:rsidRPr="00903DBA" w:rsidRDefault="00E80032" w:rsidP="00E80032">
      <w:pPr>
        <w:pStyle w:val="Code"/>
      </w:pPr>
    </w:p>
    <w:p w14:paraId="0DC339C2" w14:textId="77777777" w:rsidR="00E80032" w:rsidRPr="00903DBA" w:rsidRDefault="00E80032" w:rsidP="00E80032">
      <w:pPr>
        <w:pStyle w:val="Code"/>
      </w:pPr>
      <w:r w:rsidRPr="00903DBA">
        <w:t>void main() {</w:t>
      </w:r>
    </w:p>
    <w:p w14:paraId="158B7689" w14:textId="77777777" w:rsidR="00E80032" w:rsidRPr="00903DBA" w:rsidRDefault="00E80032" w:rsidP="00E80032">
      <w:pPr>
        <w:pStyle w:val="Code"/>
      </w:pPr>
      <w:r w:rsidRPr="00903DBA">
        <w:t xml:space="preserve">  int local = 2;</w:t>
      </w:r>
    </w:p>
    <w:p w14:paraId="224F1BF2" w14:textId="77777777" w:rsidR="00E80032" w:rsidRPr="00903DBA" w:rsidRDefault="00E80032" w:rsidP="00E80032">
      <w:pPr>
        <w:pStyle w:val="Code"/>
      </w:pPr>
      <w:r w:rsidRPr="00903DBA">
        <w:t xml:space="preserve">  printf("Global variable: %d, Local variable: %d.\n",</w:t>
      </w:r>
    </w:p>
    <w:p w14:paraId="4FEFD2E7" w14:textId="77777777" w:rsidR="00E80032" w:rsidRPr="00903DBA" w:rsidRDefault="00E80032" w:rsidP="00E80032">
      <w:pPr>
        <w:pStyle w:val="Code"/>
      </w:pPr>
      <w:r w:rsidRPr="00903DBA">
        <w:t xml:space="preserve">         global, local);</w:t>
      </w:r>
    </w:p>
    <w:p w14:paraId="3E7AC667" w14:textId="77777777" w:rsidR="00E80032" w:rsidRPr="00903DBA" w:rsidRDefault="00E80032" w:rsidP="00E80032">
      <w:pPr>
        <w:pStyle w:val="Code"/>
      </w:pPr>
      <w:r w:rsidRPr="00903DBA">
        <w:t>}</w:t>
      </w:r>
    </w:p>
    <w:p w14:paraId="071A3922" w14:textId="77777777" w:rsidR="00E80032" w:rsidRPr="00903DBA" w:rsidRDefault="00E80032" w:rsidP="00E80032">
      <w:r w:rsidRPr="00903DBA">
        <w:t>A global and a local variable can have the same name. In that case, the name inside the function refers to the local variable. We cannot access the global variable in the inner scope</w:t>
      </w:r>
      <w:r w:rsidRPr="00903DBA">
        <w:rPr>
          <w:rStyle w:val="Fotnotsreferens"/>
        </w:rPr>
        <w:footnoteReference w:id="18"/>
      </w:r>
      <w:r w:rsidRPr="00903DBA">
        <w:t xml:space="preserve"> when a local variable with same name is present.</w:t>
      </w:r>
    </w:p>
    <w:p w14:paraId="140E8D6B" w14:textId="77777777" w:rsidR="00E80032" w:rsidRPr="00903DBA" w:rsidRDefault="00E80032" w:rsidP="00E80032">
      <w:pPr>
        <w:pStyle w:val="Code"/>
      </w:pPr>
      <w:r w:rsidRPr="00903DBA">
        <w:t>#include &lt;stdio.h&gt;</w:t>
      </w:r>
    </w:p>
    <w:p w14:paraId="0D5400F7" w14:textId="77777777" w:rsidR="00E80032" w:rsidRPr="00903DBA" w:rsidRDefault="00E80032" w:rsidP="00E80032">
      <w:pPr>
        <w:pStyle w:val="Code"/>
      </w:pPr>
      <w:r w:rsidRPr="00903DBA">
        <w:t>int number = 1;</w:t>
      </w:r>
    </w:p>
    <w:p w14:paraId="6AB5B4F5" w14:textId="77777777" w:rsidR="00E80032" w:rsidRPr="00903DBA" w:rsidRDefault="00E80032" w:rsidP="00E80032">
      <w:pPr>
        <w:pStyle w:val="Code"/>
      </w:pPr>
    </w:p>
    <w:p w14:paraId="57EC01CE" w14:textId="77777777" w:rsidR="00E80032" w:rsidRPr="00903DBA" w:rsidRDefault="00E80032" w:rsidP="00E80032">
      <w:pPr>
        <w:pStyle w:val="Code"/>
      </w:pPr>
      <w:r w:rsidRPr="00903DBA">
        <w:t>void main() {</w:t>
      </w:r>
    </w:p>
    <w:p w14:paraId="140E1DC5" w14:textId="77777777" w:rsidR="00E80032" w:rsidRPr="00903DBA" w:rsidRDefault="00E80032" w:rsidP="00E80032">
      <w:pPr>
        <w:pStyle w:val="Code"/>
      </w:pPr>
      <w:r w:rsidRPr="00903DBA">
        <w:t xml:space="preserve">  int number = 2;</w:t>
      </w:r>
    </w:p>
    <w:p w14:paraId="7C98D18D" w14:textId="77777777" w:rsidR="00E80032" w:rsidRPr="00903DBA" w:rsidRDefault="00E80032" w:rsidP="00E80032">
      <w:pPr>
        <w:pStyle w:val="Code"/>
      </w:pPr>
      <w:r w:rsidRPr="00903DBA">
        <w:t xml:space="preserve">  printf("Variable: %d.\n", number); // 2</w:t>
      </w:r>
    </w:p>
    <w:p w14:paraId="0DABF6E7" w14:textId="77777777" w:rsidR="00E80032" w:rsidRPr="00903DBA" w:rsidRDefault="00E80032" w:rsidP="00E80032">
      <w:pPr>
        <w:pStyle w:val="Code"/>
      </w:pPr>
      <w:r w:rsidRPr="00903DBA">
        <w:t>}</w:t>
      </w:r>
    </w:p>
    <w:p w14:paraId="192BA5F5" w14:textId="77777777" w:rsidR="00E80032" w:rsidRPr="00903DBA" w:rsidRDefault="00E80032" w:rsidP="00E80032">
      <w:r w:rsidRPr="00903DBA">
        <w:t xml:space="preserve">One way to distinguish them is to precede the global variable name with </w:t>
      </w:r>
      <w:r w:rsidRPr="00903DBA">
        <w:rPr>
          <w:rStyle w:val="CodeInText0"/>
        </w:rPr>
        <w:t>’g_’</w:t>
      </w:r>
      <w:r w:rsidRPr="00903DBA">
        <w:t>.</w:t>
      </w:r>
    </w:p>
    <w:p w14:paraId="3A8A57A9" w14:textId="77777777" w:rsidR="00E80032" w:rsidRPr="00903DBA" w:rsidRDefault="00E80032" w:rsidP="00E80032">
      <w:pPr>
        <w:pStyle w:val="Code"/>
      </w:pPr>
      <w:r w:rsidRPr="00903DBA">
        <w:t>#include &lt;stdio.h&gt;</w:t>
      </w:r>
    </w:p>
    <w:p w14:paraId="6851B5F3" w14:textId="77777777" w:rsidR="00E80032" w:rsidRPr="00903DBA" w:rsidRDefault="00E80032" w:rsidP="00E80032">
      <w:pPr>
        <w:pStyle w:val="Code"/>
      </w:pPr>
      <w:r w:rsidRPr="00903DBA">
        <w:t>int g_number = 1;</w:t>
      </w:r>
    </w:p>
    <w:p w14:paraId="21BE1707" w14:textId="77777777" w:rsidR="00E80032" w:rsidRPr="00903DBA" w:rsidRDefault="00E80032" w:rsidP="00E80032">
      <w:pPr>
        <w:pStyle w:val="Code"/>
      </w:pPr>
    </w:p>
    <w:p w14:paraId="148622AA" w14:textId="77777777" w:rsidR="00E80032" w:rsidRPr="00903DBA" w:rsidRDefault="00E80032" w:rsidP="00E80032">
      <w:pPr>
        <w:pStyle w:val="Code"/>
      </w:pPr>
      <w:r w:rsidRPr="00903DBA">
        <w:t>void main() {</w:t>
      </w:r>
    </w:p>
    <w:p w14:paraId="78EC934B" w14:textId="77777777" w:rsidR="00E80032" w:rsidRPr="00903DBA" w:rsidRDefault="00E80032" w:rsidP="00E80032">
      <w:pPr>
        <w:pStyle w:val="Code"/>
      </w:pPr>
      <w:r w:rsidRPr="00903DBA">
        <w:t xml:space="preserve">  int number = 2;</w:t>
      </w:r>
    </w:p>
    <w:p w14:paraId="26DBA5A6" w14:textId="77777777" w:rsidR="00E80032" w:rsidRPr="00903DBA" w:rsidRDefault="00E80032" w:rsidP="00E80032">
      <w:pPr>
        <w:pStyle w:val="Code"/>
      </w:pPr>
      <w:r w:rsidRPr="00903DBA">
        <w:t xml:space="preserve">  printf("Global variable: %d, Local variable: %d.\n",</w:t>
      </w:r>
    </w:p>
    <w:p w14:paraId="536E9F74" w14:textId="77777777" w:rsidR="00E80032" w:rsidRPr="00903DBA" w:rsidRDefault="00E80032" w:rsidP="00E80032">
      <w:pPr>
        <w:pStyle w:val="Code"/>
      </w:pPr>
      <w:r w:rsidRPr="00903DBA">
        <w:t xml:space="preserve">         g_number, number); // 1, 2</w:t>
      </w:r>
    </w:p>
    <w:p w14:paraId="55E81049" w14:textId="77777777" w:rsidR="00E80032" w:rsidRPr="00903DBA" w:rsidRDefault="00E80032" w:rsidP="00E80032">
      <w:pPr>
        <w:pStyle w:val="Code"/>
      </w:pPr>
      <w:r w:rsidRPr="00903DBA">
        <w:t>}</w:t>
      </w:r>
    </w:p>
    <w:p w14:paraId="42C5B6FB" w14:textId="653F8E38" w:rsidR="00E80032" w:rsidRPr="00903DBA" w:rsidRDefault="00E80032" w:rsidP="00E80032">
      <w:r w:rsidRPr="00903DBA">
        <w:t xml:space="preserve">Global variables can only be </w:t>
      </w:r>
      <w:r w:rsidR="00266D64" w:rsidRPr="00903DBA">
        <w:t>initialized</w:t>
      </w:r>
      <w:r w:rsidRPr="00903DBA">
        <w:t xml:space="preserve"> with constant values.</w:t>
      </w:r>
    </w:p>
    <w:p w14:paraId="36099BB1" w14:textId="77777777" w:rsidR="00E80032" w:rsidRPr="00903DBA" w:rsidRDefault="00E80032" w:rsidP="00E80032">
      <w:pPr>
        <w:pStyle w:val="Code"/>
      </w:pPr>
      <w:r w:rsidRPr="00903DBA">
        <w:t>int g_number1 = 1;             // Right.</w:t>
      </w:r>
    </w:p>
    <w:p w14:paraId="29A6AD58" w14:textId="77777777" w:rsidR="00E80032" w:rsidRPr="00903DBA" w:rsidRDefault="00E80032" w:rsidP="00E80032">
      <w:pPr>
        <w:pStyle w:val="Code"/>
      </w:pPr>
      <w:r w:rsidRPr="00903DBA">
        <w:t>int g_number2 = g_number1 + 1; // Wrong.</w:t>
      </w:r>
    </w:p>
    <w:p w14:paraId="7A54CCDA" w14:textId="5AEF99D1" w:rsidR="00E80032" w:rsidRPr="00903DBA" w:rsidRDefault="00E80032" w:rsidP="007C7CB2">
      <w:pPr>
        <w:pStyle w:val="Rubrik3"/>
      </w:pPr>
      <w:bookmarkStart w:id="732" w:name="_Toc323656717"/>
      <w:bookmarkStart w:id="733" w:name="_Toc324085455"/>
      <w:bookmarkStart w:id="734" w:name="_Toc383781107"/>
      <w:bookmarkStart w:id="735" w:name="_Toc57656216"/>
      <w:r w:rsidRPr="00903DBA">
        <w:t>Inner Blocks with Local Variables</w:t>
      </w:r>
      <w:bookmarkEnd w:id="732"/>
      <w:bookmarkEnd w:id="733"/>
      <w:bookmarkEnd w:id="734"/>
      <w:bookmarkEnd w:id="735"/>
    </w:p>
    <w:p w14:paraId="2243B6C4" w14:textId="500A43CB" w:rsidR="00E80032" w:rsidRPr="00903DBA" w:rsidRDefault="00E80032" w:rsidP="00E80032">
      <w:r w:rsidRPr="00903DBA">
        <w:t xml:space="preserve">In C, you </w:t>
      </w:r>
      <w:proofErr w:type="gramStart"/>
      <w:r w:rsidRPr="00903DBA">
        <w:t>are allowed to</w:t>
      </w:r>
      <w:proofErr w:type="gramEnd"/>
      <w:r w:rsidRPr="00903DBA">
        <w:t xml:space="preserve"> use the bracket notation when </w:t>
      </w:r>
      <w:proofErr w:type="spellStart"/>
      <w:r w:rsidR="002F35C1" w:rsidRPr="00903DBA">
        <w:t>initializer</w:t>
      </w:r>
      <w:r w:rsidRPr="00903DBA">
        <w:t>ializing</w:t>
      </w:r>
      <w:proofErr w:type="spellEnd"/>
      <w:r w:rsidRPr="00903DBA">
        <w:t xml:space="preserve"> structures, unions, and arrays, but not when assigning</w:t>
      </w:r>
      <w:r w:rsidRPr="00903DBA">
        <w:rPr>
          <w:rStyle w:val="Fotnotsreferens"/>
        </w:rPr>
        <w:footnoteReference w:id="19"/>
      </w:r>
      <w:r w:rsidRPr="00903DBA">
        <w:t>. Therefore, the following code will not work.</w:t>
      </w:r>
    </w:p>
    <w:p w14:paraId="1AC74284" w14:textId="77777777" w:rsidR="00E80032" w:rsidRPr="00903DBA" w:rsidRDefault="00E80032" w:rsidP="00E80032">
      <w:pPr>
        <w:pStyle w:val="Code"/>
      </w:pPr>
      <w:r w:rsidRPr="00903DBA">
        <w:t>INT_PAIR Block(int* p) {</w:t>
      </w:r>
    </w:p>
    <w:p w14:paraId="694F761A" w14:textId="77777777" w:rsidR="00E80032" w:rsidRPr="00903DBA" w:rsidRDefault="00E80032" w:rsidP="00E80032">
      <w:pPr>
        <w:pStyle w:val="Code"/>
      </w:pPr>
      <w:r w:rsidRPr="00903DBA">
        <w:t xml:space="preserve">  INT_PAIR result;</w:t>
      </w:r>
    </w:p>
    <w:p w14:paraId="2872AD78" w14:textId="77777777" w:rsidR="00E80032" w:rsidRPr="00903DBA" w:rsidRDefault="00E80032" w:rsidP="00E80032">
      <w:pPr>
        <w:pStyle w:val="Code"/>
      </w:pPr>
      <w:r w:rsidRPr="00903DBA">
        <w:t xml:space="preserve">  if (p != NULL) {</w:t>
      </w:r>
    </w:p>
    <w:p w14:paraId="5275AF42" w14:textId="77777777" w:rsidR="00E80032" w:rsidRPr="00903DBA" w:rsidRDefault="00E80032" w:rsidP="00E80032">
      <w:pPr>
        <w:pStyle w:val="Code"/>
      </w:pPr>
      <w:r w:rsidRPr="00903DBA">
        <w:t xml:space="preserve">    result = {*p - 1, *p + 1}; // Wrong.</w:t>
      </w:r>
    </w:p>
    <w:p w14:paraId="07D14894" w14:textId="77777777" w:rsidR="00E80032" w:rsidRPr="00903DBA" w:rsidRDefault="00E80032" w:rsidP="00E80032">
      <w:pPr>
        <w:pStyle w:val="Code"/>
      </w:pPr>
      <w:r w:rsidRPr="00903DBA">
        <w:t xml:space="preserve">    return result;</w:t>
      </w:r>
    </w:p>
    <w:p w14:paraId="02DA01D4" w14:textId="77777777" w:rsidR="00E80032" w:rsidRPr="00903DBA" w:rsidRDefault="00E80032" w:rsidP="00E80032">
      <w:pPr>
        <w:pStyle w:val="Code"/>
      </w:pPr>
      <w:r w:rsidRPr="00903DBA">
        <w:t xml:space="preserve">  }</w:t>
      </w:r>
    </w:p>
    <w:p w14:paraId="0084CE01" w14:textId="77777777" w:rsidR="00E80032" w:rsidRPr="00903DBA" w:rsidRDefault="00E80032" w:rsidP="00E80032">
      <w:pPr>
        <w:pStyle w:val="Code"/>
      </w:pPr>
      <w:r w:rsidRPr="00903DBA">
        <w:t xml:space="preserve">  else {</w:t>
      </w:r>
    </w:p>
    <w:p w14:paraId="01DFA162" w14:textId="77777777" w:rsidR="00E80032" w:rsidRPr="00903DBA" w:rsidRDefault="00E80032" w:rsidP="00E80032">
      <w:pPr>
        <w:pStyle w:val="Code"/>
      </w:pPr>
      <w:r w:rsidRPr="00903DBA">
        <w:t xml:space="preserve">    result = {0, 0}; // Wrong.</w:t>
      </w:r>
    </w:p>
    <w:p w14:paraId="7B3EECBB" w14:textId="77777777" w:rsidR="00E80032" w:rsidRPr="00903DBA" w:rsidRDefault="00E80032" w:rsidP="00E80032">
      <w:pPr>
        <w:pStyle w:val="Code"/>
      </w:pPr>
      <w:r w:rsidRPr="00903DBA">
        <w:t xml:space="preserve">    return result;</w:t>
      </w:r>
    </w:p>
    <w:p w14:paraId="380CC199" w14:textId="77777777" w:rsidR="00E80032" w:rsidRPr="00903DBA" w:rsidRDefault="00E80032" w:rsidP="00E80032">
      <w:pPr>
        <w:pStyle w:val="Code"/>
      </w:pPr>
      <w:r w:rsidRPr="00903DBA">
        <w:t xml:space="preserve">  }</w:t>
      </w:r>
    </w:p>
    <w:p w14:paraId="5C6BCA58" w14:textId="77777777" w:rsidR="00E80032" w:rsidRPr="00903DBA" w:rsidRDefault="00E80032" w:rsidP="00E80032">
      <w:pPr>
        <w:pStyle w:val="Code"/>
      </w:pPr>
      <w:r w:rsidRPr="00903DBA">
        <w:t>}</w:t>
      </w:r>
    </w:p>
    <w:p w14:paraId="2E3E81EA" w14:textId="77777777" w:rsidR="00E80032" w:rsidRPr="00903DBA" w:rsidRDefault="00E80032" w:rsidP="00E80032">
      <w:r w:rsidRPr="00903DBA">
        <w:t xml:space="preserve">One solution would be to a </w:t>
      </w:r>
      <w:proofErr w:type="gramStart"/>
      <w:r w:rsidRPr="00903DBA">
        <w:t>more clumsy</w:t>
      </w:r>
      <w:proofErr w:type="gramEnd"/>
      <w:r w:rsidRPr="00903DBA">
        <w:t xml:space="preserve"> code.</w:t>
      </w:r>
    </w:p>
    <w:p w14:paraId="2F0AAFB9" w14:textId="77777777" w:rsidR="00E80032" w:rsidRPr="00903DBA" w:rsidRDefault="00E80032" w:rsidP="00E80032">
      <w:pPr>
        <w:pStyle w:val="Code"/>
      </w:pPr>
      <w:r w:rsidRPr="00903DBA">
        <w:t>INT_PAIR Block(</w:t>
      </w:r>
      <w:r w:rsidRPr="00903DBA">
        <w:rPr>
          <w:color w:val="000000" w:themeColor="text1"/>
          <w:rPrChange w:id="736" w:author="Stefan Björnander" w:date="2012-05-06T21:51:00Z">
            <w:rPr>
              <w:color w:val="0000FF"/>
            </w:rPr>
          </w:rPrChange>
        </w:rPr>
        <w:t>int</w:t>
      </w:r>
      <w:r w:rsidRPr="00903DBA">
        <w:t>* p) {</w:t>
      </w:r>
    </w:p>
    <w:p w14:paraId="48040B26" w14:textId="77777777" w:rsidR="00E80032" w:rsidRPr="00903DBA" w:rsidRDefault="00E80032" w:rsidP="00E80032">
      <w:pPr>
        <w:pStyle w:val="Code"/>
      </w:pPr>
      <w:r w:rsidRPr="00903DBA">
        <w:t xml:space="preserve">  INT_PAIR result;</w:t>
      </w:r>
    </w:p>
    <w:p w14:paraId="5E2C7A75" w14:textId="77777777" w:rsidR="00E80032" w:rsidRPr="00903DBA" w:rsidRDefault="00E80032" w:rsidP="00E80032">
      <w:pPr>
        <w:pStyle w:val="Code"/>
      </w:pPr>
      <w:r w:rsidRPr="00903DBA">
        <w:t xml:space="preserve">  if (p != NULL) {</w:t>
      </w:r>
    </w:p>
    <w:p w14:paraId="6B62C98C" w14:textId="77777777" w:rsidR="00E80032" w:rsidRPr="00903DBA" w:rsidRDefault="00E80032" w:rsidP="00E80032">
      <w:pPr>
        <w:pStyle w:val="Code"/>
      </w:pPr>
      <w:r w:rsidRPr="00903DBA">
        <w:t xml:space="preserve">    result.a = *p - 1;</w:t>
      </w:r>
    </w:p>
    <w:p w14:paraId="47DAE10B" w14:textId="77777777" w:rsidR="00E80032" w:rsidRPr="00903DBA" w:rsidRDefault="00E80032" w:rsidP="00E80032">
      <w:pPr>
        <w:pStyle w:val="Code"/>
      </w:pPr>
      <w:r w:rsidRPr="00903DBA">
        <w:t xml:space="preserve">    result.b = *p + 1;</w:t>
      </w:r>
    </w:p>
    <w:p w14:paraId="32F82D1A" w14:textId="77777777" w:rsidR="00E80032" w:rsidRPr="00903DBA" w:rsidRDefault="00E80032" w:rsidP="00E80032">
      <w:pPr>
        <w:pStyle w:val="Code"/>
      </w:pPr>
      <w:r w:rsidRPr="00903DBA">
        <w:t xml:space="preserve">    return result;</w:t>
      </w:r>
    </w:p>
    <w:p w14:paraId="75E70A92" w14:textId="77777777" w:rsidR="00E80032" w:rsidRPr="00903DBA" w:rsidRDefault="00E80032" w:rsidP="00E80032">
      <w:pPr>
        <w:pStyle w:val="Code"/>
      </w:pPr>
      <w:r w:rsidRPr="00903DBA">
        <w:t xml:space="preserve">  }</w:t>
      </w:r>
    </w:p>
    <w:p w14:paraId="3B8D71DC" w14:textId="77777777" w:rsidR="00E80032" w:rsidRPr="00903DBA" w:rsidRDefault="00E80032" w:rsidP="00E80032">
      <w:pPr>
        <w:pStyle w:val="Code"/>
      </w:pPr>
      <w:r w:rsidRPr="00903DBA">
        <w:t xml:space="preserve">  else {</w:t>
      </w:r>
    </w:p>
    <w:p w14:paraId="3C55D146" w14:textId="77777777" w:rsidR="00E80032" w:rsidRPr="00903DBA" w:rsidRDefault="00E80032" w:rsidP="00E80032">
      <w:pPr>
        <w:pStyle w:val="Code"/>
      </w:pPr>
      <w:r w:rsidRPr="00903DBA">
        <w:t xml:space="preserve">    result.a = 0;</w:t>
      </w:r>
    </w:p>
    <w:p w14:paraId="434A47CA" w14:textId="77777777" w:rsidR="00E80032" w:rsidRPr="00903DBA" w:rsidRDefault="00E80032" w:rsidP="00E80032">
      <w:pPr>
        <w:pStyle w:val="Code"/>
      </w:pPr>
      <w:r w:rsidRPr="00903DBA">
        <w:t xml:space="preserve">    result.b = 0;</w:t>
      </w:r>
    </w:p>
    <w:p w14:paraId="13B0F6AA" w14:textId="77777777" w:rsidR="00E80032" w:rsidRPr="00903DBA" w:rsidRDefault="00E80032" w:rsidP="00E80032">
      <w:pPr>
        <w:pStyle w:val="Code"/>
      </w:pPr>
      <w:r w:rsidRPr="00903DBA">
        <w:t xml:space="preserve">    return result;</w:t>
      </w:r>
    </w:p>
    <w:p w14:paraId="06F388EA" w14:textId="77777777" w:rsidR="00E80032" w:rsidRPr="00903DBA" w:rsidRDefault="00E80032" w:rsidP="00E80032">
      <w:pPr>
        <w:pStyle w:val="Code"/>
      </w:pPr>
      <w:r w:rsidRPr="00903DBA">
        <w:t xml:space="preserve">  }</w:t>
      </w:r>
    </w:p>
    <w:p w14:paraId="47D8327A" w14:textId="77777777" w:rsidR="00E80032" w:rsidRPr="00903DBA" w:rsidRDefault="00E80032" w:rsidP="00E80032">
      <w:pPr>
        <w:pStyle w:val="Code"/>
      </w:pPr>
      <w:r w:rsidRPr="00903DBA">
        <w:t>}</w:t>
      </w:r>
    </w:p>
    <w:p w14:paraId="4C15585F" w14:textId="5239AEA6" w:rsidR="00E80032" w:rsidRPr="00903DBA" w:rsidRDefault="00E80032" w:rsidP="00E80032">
      <w:r w:rsidRPr="00903DBA">
        <w:t xml:space="preserve">However, a more elegant solution would be to use inner blocks with local variables. Each block can define its own variable, which is especially valuable when </w:t>
      </w:r>
      <w:proofErr w:type="spellStart"/>
      <w:r w:rsidR="002F35C1" w:rsidRPr="00903DBA">
        <w:t>initializer</w:t>
      </w:r>
      <w:r w:rsidRPr="00903DBA">
        <w:t>ializing</w:t>
      </w:r>
      <w:proofErr w:type="spellEnd"/>
      <w:r w:rsidRPr="00903DBA">
        <w:t xml:space="preserve"> structures.</w:t>
      </w:r>
    </w:p>
    <w:p w14:paraId="69EC1D7C" w14:textId="77777777" w:rsidR="00E80032" w:rsidRPr="00903DBA" w:rsidRDefault="00E80032" w:rsidP="00E80032">
      <w:pPr>
        <w:pStyle w:val="Code"/>
      </w:pPr>
      <w:r w:rsidRPr="00903DBA">
        <w:rPr>
          <w:color w:val="000000" w:themeColor="text1"/>
          <w:rPrChange w:id="737" w:author="Stefan Björnander" w:date="2012-05-06T21:51:00Z">
            <w:rPr>
              <w:color w:val="0000FF"/>
            </w:rPr>
          </w:rPrChange>
        </w:rPr>
        <w:t>struct</w:t>
      </w:r>
      <w:r w:rsidRPr="00903DBA">
        <w:t xml:space="preserve"> IntPair {</w:t>
      </w:r>
    </w:p>
    <w:p w14:paraId="22340A3F" w14:textId="77777777" w:rsidR="00E80032" w:rsidRPr="00903DBA" w:rsidRDefault="00E80032" w:rsidP="00E80032">
      <w:pPr>
        <w:pStyle w:val="Code"/>
      </w:pPr>
      <w:r w:rsidRPr="00903DBA">
        <w:t xml:space="preserve">  int a, b;</w:t>
      </w:r>
    </w:p>
    <w:p w14:paraId="4179D174" w14:textId="77777777" w:rsidR="00E80032" w:rsidRPr="00903DBA" w:rsidRDefault="00E80032" w:rsidP="00E80032">
      <w:pPr>
        <w:pStyle w:val="Code"/>
      </w:pPr>
      <w:r w:rsidRPr="00903DBA">
        <w:t>};</w:t>
      </w:r>
    </w:p>
    <w:p w14:paraId="79651C50" w14:textId="77777777" w:rsidR="00E80032" w:rsidRPr="00903DBA" w:rsidRDefault="00E80032" w:rsidP="00E80032">
      <w:pPr>
        <w:pStyle w:val="Code"/>
      </w:pPr>
    </w:p>
    <w:p w14:paraId="36FC2CB6" w14:textId="77777777" w:rsidR="00E80032" w:rsidRPr="00903DBA" w:rsidRDefault="00E80032" w:rsidP="00E80032">
      <w:pPr>
        <w:pStyle w:val="Code"/>
      </w:pPr>
      <w:r w:rsidRPr="00903DBA">
        <w:rPr>
          <w:color w:val="000000" w:themeColor="text1"/>
          <w:rPrChange w:id="738" w:author="Stefan Björnander" w:date="2012-05-06T21:51:00Z">
            <w:rPr>
              <w:color w:val="0000FF"/>
            </w:rPr>
          </w:rPrChange>
        </w:rPr>
        <w:t>struct</w:t>
      </w:r>
      <w:r w:rsidRPr="00903DBA">
        <w:t xml:space="preserve"> IntPair Block(</w:t>
      </w:r>
      <w:r w:rsidRPr="00903DBA">
        <w:rPr>
          <w:color w:val="000000" w:themeColor="text1"/>
          <w:rPrChange w:id="739" w:author="Stefan Björnander" w:date="2012-05-06T21:51:00Z">
            <w:rPr>
              <w:color w:val="0000FF"/>
            </w:rPr>
          </w:rPrChange>
        </w:rPr>
        <w:t>int</w:t>
      </w:r>
      <w:r w:rsidRPr="00903DBA">
        <w:t>* p) {</w:t>
      </w:r>
    </w:p>
    <w:p w14:paraId="034C2181" w14:textId="77777777" w:rsidR="00E80032" w:rsidRPr="00903DBA" w:rsidRDefault="00E80032" w:rsidP="00E80032">
      <w:pPr>
        <w:pStyle w:val="Code"/>
      </w:pPr>
      <w:r w:rsidRPr="00903DBA">
        <w:t xml:space="preserve">  if (p != NULL) {</w:t>
      </w:r>
    </w:p>
    <w:p w14:paraId="1AAE0E1C" w14:textId="77777777" w:rsidR="00E80032" w:rsidRPr="00903DBA" w:rsidRDefault="00E80032" w:rsidP="00E80032">
      <w:pPr>
        <w:pStyle w:val="Code"/>
      </w:pPr>
      <w:r w:rsidRPr="00903DBA">
        <w:t xml:space="preserve">    struct IntPair result = {*p - 1, *p + 1};</w:t>
      </w:r>
    </w:p>
    <w:p w14:paraId="225FFD27" w14:textId="77777777" w:rsidR="00E80032" w:rsidRPr="00903DBA" w:rsidRDefault="00E80032" w:rsidP="00E80032">
      <w:pPr>
        <w:pStyle w:val="Code"/>
      </w:pPr>
      <w:r w:rsidRPr="00903DBA">
        <w:lastRenderedPageBreak/>
        <w:t xml:space="preserve">    return result;</w:t>
      </w:r>
    </w:p>
    <w:p w14:paraId="577F7564" w14:textId="77777777" w:rsidR="00E80032" w:rsidRPr="00903DBA" w:rsidRDefault="00E80032" w:rsidP="00E80032">
      <w:pPr>
        <w:pStyle w:val="Code"/>
      </w:pPr>
      <w:r w:rsidRPr="00903DBA">
        <w:t xml:space="preserve">  }</w:t>
      </w:r>
    </w:p>
    <w:p w14:paraId="4FC76E52" w14:textId="77777777" w:rsidR="00E80032" w:rsidRPr="00903DBA" w:rsidRDefault="00E80032" w:rsidP="00E80032">
      <w:pPr>
        <w:pStyle w:val="Code"/>
      </w:pPr>
      <w:r w:rsidRPr="00903DBA">
        <w:t xml:space="preserve">  else {</w:t>
      </w:r>
    </w:p>
    <w:p w14:paraId="30E01655" w14:textId="77777777" w:rsidR="00E80032" w:rsidRPr="00903DBA" w:rsidRDefault="00E80032" w:rsidP="00E80032">
      <w:pPr>
        <w:pStyle w:val="Code"/>
      </w:pPr>
      <w:r w:rsidRPr="00903DBA">
        <w:t xml:space="preserve">    struct IntPair empty = {0, 0};</w:t>
      </w:r>
    </w:p>
    <w:p w14:paraId="1FC58CDA" w14:textId="77777777" w:rsidR="00E80032" w:rsidRPr="00903DBA" w:rsidRDefault="00E80032" w:rsidP="00E80032">
      <w:pPr>
        <w:pStyle w:val="Code"/>
      </w:pPr>
      <w:r w:rsidRPr="00903DBA">
        <w:t xml:space="preserve">    return empty;</w:t>
      </w:r>
    </w:p>
    <w:p w14:paraId="78B95617" w14:textId="77777777" w:rsidR="00E80032" w:rsidRPr="00903DBA" w:rsidRDefault="00E80032" w:rsidP="00E80032">
      <w:pPr>
        <w:pStyle w:val="Code"/>
      </w:pPr>
      <w:r w:rsidRPr="00903DBA">
        <w:t xml:space="preserve">  }</w:t>
      </w:r>
    </w:p>
    <w:p w14:paraId="7928BAD2" w14:textId="77777777" w:rsidR="00E80032" w:rsidRPr="00903DBA" w:rsidRDefault="00E80032" w:rsidP="00E80032">
      <w:pPr>
        <w:pStyle w:val="Code"/>
      </w:pPr>
      <w:r w:rsidRPr="00903DBA">
        <w:t>}</w:t>
      </w:r>
    </w:p>
    <w:p w14:paraId="2A93FDE8" w14:textId="77777777" w:rsidR="00E80032" w:rsidRPr="00903DBA" w:rsidRDefault="00E80032" w:rsidP="00E80032">
      <w:pPr>
        <w:autoSpaceDE w:val="0"/>
        <w:autoSpaceDN w:val="0"/>
        <w:spacing w:after="0"/>
        <w:rPr>
          <w:rFonts w:ascii="Consolas" w:hAnsi="Consolas" w:cs="Consolas"/>
          <w:sz w:val="19"/>
          <w:szCs w:val="19"/>
        </w:rPr>
      </w:pPr>
    </w:p>
    <w:p w14:paraId="0A806B40" w14:textId="77777777" w:rsidR="00E80032" w:rsidRPr="00903DBA" w:rsidRDefault="00E80032" w:rsidP="00E80032">
      <w:r w:rsidRPr="00903DBA">
        <w:t xml:space="preserve">An alternative way is to use </w:t>
      </w:r>
      <w:r w:rsidRPr="00903DBA">
        <w:rPr>
          <w:rStyle w:val="CodeInText0"/>
        </w:rPr>
        <w:t>typedef</w:t>
      </w:r>
      <w:r w:rsidRPr="00903DBA">
        <w:t>.</w:t>
      </w:r>
    </w:p>
    <w:p w14:paraId="7B9F320A" w14:textId="77777777" w:rsidR="00E80032" w:rsidRPr="00903DBA" w:rsidRDefault="00E80032" w:rsidP="00E80032">
      <w:pPr>
        <w:pStyle w:val="Code"/>
      </w:pPr>
      <w:r w:rsidRPr="00903DBA">
        <w:t>typedef struct {</w:t>
      </w:r>
    </w:p>
    <w:p w14:paraId="254FA7E4" w14:textId="77777777" w:rsidR="00E80032" w:rsidRPr="00903DBA" w:rsidRDefault="00E80032" w:rsidP="00E80032">
      <w:pPr>
        <w:pStyle w:val="Code"/>
      </w:pPr>
      <w:r w:rsidRPr="00903DBA">
        <w:t xml:space="preserve">  int a, b;</w:t>
      </w:r>
    </w:p>
    <w:p w14:paraId="7BE88BD9" w14:textId="77777777" w:rsidR="00E80032" w:rsidRPr="00903DBA" w:rsidRDefault="00E80032" w:rsidP="00E80032">
      <w:pPr>
        <w:pStyle w:val="Code"/>
      </w:pPr>
      <w:r w:rsidRPr="00903DBA">
        <w:t>} INT_PAIR;</w:t>
      </w:r>
    </w:p>
    <w:p w14:paraId="234A029D" w14:textId="77777777" w:rsidR="00E80032" w:rsidRPr="00903DBA" w:rsidRDefault="00E80032" w:rsidP="00E80032">
      <w:pPr>
        <w:pStyle w:val="Code"/>
      </w:pPr>
    </w:p>
    <w:p w14:paraId="69530165" w14:textId="77777777" w:rsidR="00E80032" w:rsidRPr="00903DBA" w:rsidRDefault="00E80032" w:rsidP="00E80032">
      <w:pPr>
        <w:pStyle w:val="Code"/>
      </w:pPr>
      <w:r w:rsidRPr="00903DBA">
        <w:t>INT_PAIR Block(int* p) {</w:t>
      </w:r>
    </w:p>
    <w:p w14:paraId="30698105" w14:textId="77777777" w:rsidR="00E80032" w:rsidRPr="00903DBA" w:rsidRDefault="00E80032" w:rsidP="00E80032">
      <w:pPr>
        <w:pStyle w:val="Code"/>
      </w:pPr>
      <w:r w:rsidRPr="00903DBA">
        <w:t xml:space="preserve">  if (p != NULL) {</w:t>
      </w:r>
    </w:p>
    <w:p w14:paraId="5A8763EC" w14:textId="77777777" w:rsidR="00E80032" w:rsidRPr="00903DBA" w:rsidRDefault="00E80032" w:rsidP="00E80032">
      <w:pPr>
        <w:pStyle w:val="Code"/>
      </w:pPr>
      <w:r w:rsidRPr="00903DBA">
        <w:t xml:space="preserve">    INT_PAIR result = {*p - 1, *p + 1};</w:t>
      </w:r>
    </w:p>
    <w:p w14:paraId="17113D0A" w14:textId="77777777" w:rsidR="00E80032" w:rsidRPr="00903DBA" w:rsidRDefault="00E80032" w:rsidP="00E80032">
      <w:pPr>
        <w:pStyle w:val="Code"/>
      </w:pPr>
      <w:r w:rsidRPr="00903DBA">
        <w:t xml:space="preserve">    return result;</w:t>
      </w:r>
    </w:p>
    <w:p w14:paraId="0B5F561E" w14:textId="77777777" w:rsidR="00E80032" w:rsidRPr="00903DBA" w:rsidRDefault="00E80032" w:rsidP="00E80032">
      <w:pPr>
        <w:pStyle w:val="Code"/>
      </w:pPr>
      <w:r w:rsidRPr="00903DBA">
        <w:t xml:space="preserve">  }</w:t>
      </w:r>
    </w:p>
    <w:p w14:paraId="63777A30" w14:textId="77777777" w:rsidR="00E80032" w:rsidRPr="00903DBA" w:rsidRDefault="00E80032" w:rsidP="00E80032">
      <w:pPr>
        <w:pStyle w:val="Code"/>
      </w:pPr>
      <w:r w:rsidRPr="00903DBA">
        <w:t xml:space="preserve">  else {</w:t>
      </w:r>
    </w:p>
    <w:p w14:paraId="7997739A" w14:textId="77777777" w:rsidR="00E80032" w:rsidRPr="00903DBA" w:rsidRDefault="00E80032" w:rsidP="00E80032">
      <w:pPr>
        <w:pStyle w:val="Code"/>
      </w:pPr>
      <w:r w:rsidRPr="00903DBA">
        <w:t xml:space="preserve">    INT_PAIR empty = {0, 0};</w:t>
      </w:r>
    </w:p>
    <w:p w14:paraId="423AD7ED" w14:textId="77777777" w:rsidR="00E80032" w:rsidRPr="00903DBA" w:rsidRDefault="00E80032" w:rsidP="00E80032">
      <w:pPr>
        <w:pStyle w:val="Code"/>
      </w:pPr>
      <w:r w:rsidRPr="00903DBA">
        <w:t xml:space="preserve">    return empty;</w:t>
      </w:r>
    </w:p>
    <w:p w14:paraId="667A7809" w14:textId="77777777" w:rsidR="00E80032" w:rsidRPr="00903DBA" w:rsidRDefault="00E80032" w:rsidP="00E80032">
      <w:pPr>
        <w:pStyle w:val="Code"/>
      </w:pPr>
      <w:r w:rsidRPr="00903DBA">
        <w:t xml:space="preserve">  }</w:t>
      </w:r>
    </w:p>
    <w:p w14:paraId="035BE26A" w14:textId="77777777" w:rsidR="00E80032" w:rsidRPr="00903DBA" w:rsidRDefault="00E80032" w:rsidP="00E80032">
      <w:pPr>
        <w:pStyle w:val="Code"/>
      </w:pPr>
      <w:r w:rsidRPr="00903DBA">
        <w:t>}</w:t>
      </w:r>
    </w:p>
    <w:p w14:paraId="7709BA9F" w14:textId="4499C032" w:rsidR="00E80032" w:rsidRPr="00903DBA" w:rsidRDefault="00E80032" w:rsidP="007C7CB2">
      <w:pPr>
        <w:pStyle w:val="Rubrik3"/>
      </w:pPr>
      <w:bookmarkStart w:id="740" w:name="_Toc320485606"/>
      <w:bookmarkStart w:id="741" w:name="_Toc323656718"/>
      <w:bookmarkStart w:id="742" w:name="_Toc324085456"/>
      <w:bookmarkStart w:id="743" w:name="_Toc383781108"/>
      <w:bookmarkStart w:id="744" w:name="_Toc57656217"/>
      <w:r w:rsidRPr="00903DBA">
        <w:t>Call-by-Value and Call-by-Reference</w:t>
      </w:r>
      <w:bookmarkEnd w:id="740"/>
      <w:bookmarkEnd w:id="741"/>
      <w:bookmarkEnd w:id="742"/>
      <w:bookmarkEnd w:id="743"/>
      <w:bookmarkEnd w:id="744"/>
    </w:p>
    <w:p w14:paraId="4B4955DB" w14:textId="77777777" w:rsidR="00E80032" w:rsidRPr="00903DBA" w:rsidRDefault="00E80032" w:rsidP="00E80032">
      <w:r w:rsidRPr="00903DBA">
        <w:t>Say we want to write a function for switching the values of two variables.</w:t>
      </w:r>
    </w:p>
    <w:p w14:paraId="576F8235" w14:textId="77777777" w:rsidR="00E80032" w:rsidRPr="00903DBA" w:rsidRDefault="00E80032" w:rsidP="00E80032">
      <w:pPr>
        <w:pStyle w:val="Code"/>
      </w:pPr>
      <w:r w:rsidRPr="00903DBA">
        <w:t>#include &lt;stdio.h&gt;</w:t>
      </w:r>
    </w:p>
    <w:p w14:paraId="6BE30850" w14:textId="77777777" w:rsidR="00E80032" w:rsidRPr="00903DBA" w:rsidRDefault="00E80032" w:rsidP="00E80032">
      <w:pPr>
        <w:pStyle w:val="Code"/>
      </w:pPr>
    </w:p>
    <w:p w14:paraId="7FC2D5D3" w14:textId="77777777" w:rsidR="00E80032" w:rsidRPr="00903DBA" w:rsidRDefault="00E80032" w:rsidP="00E80032">
      <w:pPr>
        <w:pStyle w:val="Code"/>
      </w:pPr>
      <w:r w:rsidRPr="00903DBA">
        <w:t>void Swap(int number1, int number2) {</w:t>
      </w:r>
    </w:p>
    <w:p w14:paraId="70920E17" w14:textId="77777777" w:rsidR="00E80032" w:rsidRPr="00903DBA" w:rsidRDefault="00E80032" w:rsidP="00E80032">
      <w:pPr>
        <w:pStyle w:val="Code"/>
      </w:pPr>
      <w:r w:rsidRPr="00903DBA">
        <w:t xml:space="preserve">  int temp = number1; // (a)</w:t>
      </w:r>
    </w:p>
    <w:p w14:paraId="2E336DBC" w14:textId="77777777" w:rsidR="00E80032" w:rsidRPr="00903DBA" w:rsidRDefault="00E80032" w:rsidP="00E80032">
      <w:pPr>
        <w:pStyle w:val="Code"/>
      </w:pPr>
      <w:r w:rsidRPr="00903DBA">
        <w:t xml:space="preserve">  number1 = number2;  // (b)</w:t>
      </w:r>
    </w:p>
    <w:p w14:paraId="06059600" w14:textId="77777777" w:rsidR="00E80032" w:rsidRPr="00903DBA" w:rsidRDefault="00E80032" w:rsidP="00E80032">
      <w:pPr>
        <w:pStyle w:val="Code"/>
      </w:pPr>
      <w:r w:rsidRPr="00903DBA">
        <w:t xml:space="preserve">  number2 = temp;     // (c)</w:t>
      </w:r>
    </w:p>
    <w:p w14:paraId="1F58232B" w14:textId="77777777" w:rsidR="00E80032" w:rsidRPr="00903DBA" w:rsidRDefault="00E80032" w:rsidP="00E80032">
      <w:pPr>
        <w:pStyle w:val="Code"/>
      </w:pPr>
      <w:r w:rsidRPr="00903DBA">
        <w:t>}</w:t>
      </w:r>
    </w:p>
    <w:p w14:paraId="1349DFB2" w14:textId="77777777" w:rsidR="00E80032" w:rsidRPr="00903DBA" w:rsidRDefault="00E80032" w:rsidP="00E80032">
      <w:pPr>
        <w:pStyle w:val="Code"/>
      </w:pPr>
    </w:p>
    <w:p w14:paraId="1417768D" w14:textId="77777777" w:rsidR="00E80032" w:rsidRPr="00903DBA" w:rsidRDefault="00E80032" w:rsidP="00E80032">
      <w:pPr>
        <w:pStyle w:val="Code"/>
      </w:pPr>
      <w:r w:rsidRPr="00903DBA">
        <w:t>void main() {</w:t>
      </w:r>
    </w:p>
    <w:p w14:paraId="632BAC41" w14:textId="77777777" w:rsidR="00E80032" w:rsidRPr="00903DBA" w:rsidRDefault="00E80032" w:rsidP="00E80032">
      <w:pPr>
        <w:pStyle w:val="Code"/>
      </w:pPr>
      <w:r w:rsidRPr="00903DBA">
        <w:t xml:space="preserve">  int num1 = 1, num2 = 2;</w:t>
      </w:r>
    </w:p>
    <w:p w14:paraId="1D7C19D3" w14:textId="77777777" w:rsidR="00E80032" w:rsidRPr="00903DBA" w:rsidRDefault="00E80032" w:rsidP="00E80032">
      <w:pPr>
        <w:pStyle w:val="Code"/>
      </w:pPr>
      <w:r w:rsidRPr="00903DBA">
        <w:t xml:space="preserve">  printf("Before: %d, %d\n", num1, num2); // 1, 2</w:t>
      </w:r>
    </w:p>
    <w:p w14:paraId="3CF76FD2" w14:textId="77777777" w:rsidR="00E80032" w:rsidRPr="00903DBA" w:rsidRDefault="00E80032" w:rsidP="00E80032">
      <w:pPr>
        <w:pStyle w:val="Code"/>
      </w:pPr>
    </w:p>
    <w:p w14:paraId="7B899FA8" w14:textId="77777777" w:rsidR="00E80032" w:rsidRPr="00903DBA" w:rsidRDefault="00E80032" w:rsidP="00E80032">
      <w:pPr>
        <w:pStyle w:val="Code"/>
      </w:pPr>
      <w:r w:rsidRPr="00903DBA">
        <w:t xml:space="preserve">  Swap(num1, num2);</w:t>
      </w:r>
    </w:p>
    <w:p w14:paraId="69BEDE19" w14:textId="77777777" w:rsidR="00E80032" w:rsidRPr="00903DBA" w:rsidRDefault="00E80032" w:rsidP="00E80032">
      <w:pPr>
        <w:pStyle w:val="Code"/>
      </w:pPr>
      <w:r w:rsidRPr="00903DBA">
        <w:t xml:space="preserve">  printf("After: %d, %d\n", num1, num2);  // 1, 2</w:t>
      </w:r>
    </w:p>
    <w:p w14:paraId="5A5B5ED7" w14:textId="77777777" w:rsidR="00E80032" w:rsidRPr="00903DBA" w:rsidRDefault="00E80032" w:rsidP="00E80032">
      <w:pPr>
        <w:pStyle w:val="Code"/>
      </w:pPr>
      <w:r w:rsidRPr="00903DBA">
        <w:t>}</w:t>
      </w:r>
    </w:p>
    <w:p w14:paraId="7E523E4F" w14:textId="77777777" w:rsidR="00E80032" w:rsidRPr="00903DBA" w:rsidRDefault="00E80032" w:rsidP="00E80032">
      <w:r w:rsidRPr="00903DBA">
        <w:t xml:space="preserve">Unfortunately, it will not work; the variables keep their values. The explanation is that the values of </w:t>
      </w:r>
      <w:proofErr w:type="spellStart"/>
      <w:r w:rsidRPr="00903DBA">
        <w:rPr>
          <w:rStyle w:val="CodeInText0"/>
        </w:rPr>
        <w:t>firstNum</w:t>
      </w:r>
      <w:proofErr w:type="spellEnd"/>
      <w:r w:rsidRPr="00903DBA">
        <w:t xml:space="preserve"> and </w:t>
      </w:r>
      <w:proofErr w:type="spellStart"/>
      <w:r w:rsidRPr="00903DBA">
        <w:rPr>
          <w:rStyle w:val="CodeInText0"/>
        </w:rPr>
        <w:t>secondNum</w:t>
      </w:r>
      <w:proofErr w:type="spellEnd"/>
      <w:r w:rsidRPr="00903DBA">
        <w:t xml:space="preserve"> in </w:t>
      </w:r>
      <w:r w:rsidRPr="00903DBA">
        <w:rPr>
          <w:rStyle w:val="CodeInText0"/>
        </w:rPr>
        <w:t>main</w:t>
      </w:r>
      <w:r w:rsidRPr="00903DBA">
        <w:t xml:space="preserve"> are copied into </w:t>
      </w:r>
      <w:proofErr w:type="spellStart"/>
      <w:r w:rsidRPr="00903DBA">
        <w:rPr>
          <w:rStyle w:val="CodeInText0"/>
        </w:rPr>
        <w:t>num1</w:t>
      </w:r>
      <w:proofErr w:type="spellEnd"/>
      <w:r w:rsidRPr="00903DBA">
        <w:t xml:space="preserve"> and </w:t>
      </w:r>
      <w:proofErr w:type="spellStart"/>
      <w:r w:rsidRPr="00903DBA">
        <w:rPr>
          <w:rStyle w:val="CodeInText0"/>
        </w:rPr>
        <w:t>num2</w:t>
      </w:r>
      <w:proofErr w:type="spellEnd"/>
      <w:r w:rsidRPr="00903DBA">
        <w:t xml:space="preserve"> in </w:t>
      </w:r>
      <w:r w:rsidRPr="00903DBA">
        <w:rPr>
          <w:rStyle w:val="CodeInText0"/>
        </w:rPr>
        <w:t>Swap</w:t>
      </w:r>
      <w:r w:rsidRPr="00903DBA">
        <w:t xml:space="preserve">. Then </w:t>
      </w:r>
      <w:proofErr w:type="spellStart"/>
      <w:r w:rsidRPr="00903DBA">
        <w:rPr>
          <w:rStyle w:val="CodeInText0"/>
        </w:rPr>
        <w:t>num1</w:t>
      </w:r>
      <w:proofErr w:type="spellEnd"/>
      <w:r w:rsidRPr="00903DBA">
        <w:t xml:space="preserve"> and </w:t>
      </w:r>
      <w:proofErr w:type="spellStart"/>
      <w:r w:rsidRPr="00903DBA">
        <w:rPr>
          <w:rStyle w:val="CodeInText0"/>
        </w:rPr>
        <w:t>num2</w:t>
      </w:r>
      <w:proofErr w:type="spellEnd"/>
      <w:r w:rsidRPr="00903DBA">
        <w:t xml:space="preserve"> exchange values with the help of </w:t>
      </w:r>
      <w:r w:rsidRPr="00903DBA">
        <w:rPr>
          <w:rStyle w:val="CodeInText0"/>
        </w:rPr>
        <w:t>temp</w:t>
      </w:r>
      <w:r w:rsidRPr="00903DBA">
        <w:t xml:space="preserve">. However, their values are not copied back into </w:t>
      </w:r>
      <w:proofErr w:type="spellStart"/>
      <w:r w:rsidRPr="00903DBA">
        <w:rPr>
          <w:rStyle w:val="CodeInText0"/>
        </w:rPr>
        <w:t>firstNum</w:t>
      </w:r>
      <w:proofErr w:type="spellEnd"/>
      <w:r w:rsidRPr="00903DBA">
        <w:t xml:space="preserve"> and </w:t>
      </w:r>
      <w:proofErr w:type="spellStart"/>
      <w:r w:rsidRPr="00903DBA">
        <w:rPr>
          <w:rStyle w:val="CodeInText0"/>
        </w:rPr>
        <w:t>secondNum</w:t>
      </w:r>
      <w:proofErr w:type="spellEnd"/>
      <w:r w:rsidRPr="00903DBA">
        <w:t xml:space="preserve"> in </w:t>
      </w:r>
      <w:r w:rsidRPr="00903DBA">
        <w:rPr>
          <w:rStyle w:val="CodeInText0"/>
        </w:rPr>
        <w:t>main</w:t>
      </w:r>
      <w:r w:rsidRPr="00903DBA">
        <w:t>.</w:t>
      </w:r>
    </w:p>
    <w:p w14:paraId="342D6598"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5205DE" w:rsidRPr="003F7CF1" w:rsidRDefault="005205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5205DE" w:rsidRPr="003F7CF1" w:rsidRDefault="005205D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5205DE" w:rsidRPr="003F7CF1" w:rsidRDefault="005205DE"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5205DE" w:rsidRPr="003F7CF1" w:rsidRDefault="005205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5205DE" w:rsidRPr="003F7CF1" w:rsidRDefault="005205D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5205DE" w:rsidRPr="003F7CF1" w:rsidRDefault="005205D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5205DE" w:rsidRPr="003F7CF1" w:rsidRDefault="005205DE"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5205DE" w:rsidRPr="003F7CF1" w:rsidRDefault="005205D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5205DE" w:rsidRPr="003F7CF1" w:rsidRDefault="005205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5205DE" w:rsidRPr="003F7CF1" w:rsidRDefault="005205D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5205DE" w:rsidRPr="003F7CF1" w:rsidRDefault="005205DE"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5205DE" w:rsidRPr="003F7CF1" w:rsidRDefault="005205D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5205DE" w:rsidRPr="003F7CF1" w:rsidRDefault="005205D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5205DE" w:rsidRPr="003F7CF1" w:rsidRDefault="005205D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5205DE" w:rsidRPr="003F7CF1" w:rsidRDefault="005205D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5205DE" w:rsidRPr="003F7CF1" w:rsidRDefault="005205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5205DE" w:rsidRPr="003F7CF1" w:rsidRDefault="005205D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5205DE" w:rsidRPr="003F7CF1" w:rsidRDefault="005205D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5205DE" w:rsidRPr="003F7CF1" w:rsidRDefault="005205D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5205DE" w:rsidRPr="003F7CF1" w:rsidRDefault="005205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5205DE" w:rsidRPr="003F7CF1" w:rsidRDefault="005205D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5205DE" w:rsidRPr="003F7CF1" w:rsidRDefault="005205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5205DE" w:rsidRPr="003F7CF1" w:rsidRDefault="005205D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5205DE" w:rsidRPr="003F7CF1" w:rsidRDefault="005205D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5205DE" w:rsidRPr="003F7CF1" w:rsidRDefault="005205D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5205DE" w:rsidRPr="003F7CF1" w:rsidRDefault="005205D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5205DE" w:rsidRPr="003F7CF1" w:rsidRDefault="005205D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5205DE" w:rsidRPr="003F7CF1" w:rsidRDefault="005205DE"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5205DE" w:rsidRPr="003F7CF1" w:rsidRDefault="005205DE"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5205DE" w:rsidRPr="003F7CF1" w:rsidRDefault="005205DE"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5205DE" w:rsidRPr="003F7CF1" w:rsidRDefault="005205DE"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5205DE" w:rsidRPr="003F7CF1" w:rsidRDefault="005205DE"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5205DE" w:rsidRPr="003F7CF1" w:rsidRDefault="005205DE"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5205DE" w:rsidRPr="003F7CF1" w:rsidRDefault="005205DE"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5205DE" w:rsidRPr="003F7CF1" w:rsidRDefault="005205DE"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5205DE" w:rsidRPr="003F7CF1" w:rsidRDefault="005205DE"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5205DE" w:rsidRPr="003F7CF1" w:rsidRDefault="005205DE"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5205DE" w:rsidRPr="003F7CF1" w:rsidRDefault="005205DE"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5205DE" w:rsidRPr="003F7CF1" w:rsidRDefault="005205DE"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5205DE" w:rsidRPr="003F7CF1" w:rsidRDefault="005205DE"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5205DE" w:rsidRPr="003F7CF1" w:rsidRDefault="005205DE"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5205DE" w:rsidRPr="003F7CF1" w:rsidRDefault="005205DE"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5205DE" w:rsidRPr="003F7CF1" w:rsidRDefault="005205DE"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5205DE" w:rsidRPr="003F7CF1" w:rsidRDefault="005205DE"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5205DE" w:rsidRPr="003F7CF1" w:rsidRDefault="005205DE"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5205DE" w:rsidRPr="003F7CF1" w:rsidRDefault="005205DE"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5205DE" w:rsidRPr="003F7CF1" w:rsidRDefault="005205DE"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5205DE" w:rsidRPr="003F7CF1" w:rsidRDefault="005205DE"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5205DE" w:rsidRPr="003F7CF1" w:rsidRDefault="005205DE"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5205DE" w:rsidRPr="003F7CF1" w:rsidRDefault="005205DE"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5205DE" w:rsidRPr="003F7CF1" w:rsidRDefault="005205DE"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5205DE" w:rsidRPr="003F7CF1" w:rsidRDefault="005205DE"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5205DE" w:rsidRPr="003F7CF1" w:rsidRDefault="005205DE"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5205DE" w:rsidRPr="003F7CF1" w:rsidRDefault="005205DE"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903DBA" w:rsidRDefault="00E80032" w:rsidP="00E80032">
      <w:r w:rsidRPr="00903DBA">
        <w:t xml:space="preserve">The problem can be solved with </w:t>
      </w:r>
      <w:r w:rsidRPr="00903DBA">
        <w:rPr>
          <w:rStyle w:val="KeyWord"/>
        </w:rPr>
        <w:t>reference calls</w:t>
      </w:r>
      <w:r w:rsidRPr="00903DBA">
        <w:rPr>
          <w:rStyle w:val="Italic"/>
        </w:rPr>
        <w:t>.</w:t>
      </w:r>
      <w:r w:rsidRPr="00903DBA">
        <w:t xml:space="preserve"> Instead of sending the values of the actual parameters, we send theirs addresses by define the formal parameters as pointers to the type.</w:t>
      </w:r>
    </w:p>
    <w:p w14:paraId="164CE46F" w14:textId="77777777" w:rsidR="00E80032" w:rsidRPr="00903DBA" w:rsidRDefault="00E80032" w:rsidP="00E80032">
      <w:pPr>
        <w:pStyle w:val="Code"/>
      </w:pPr>
      <w:r w:rsidRPr="00903DBA">
        <w:t>#include &lt;stdio.h&gt;</w:t>
      </w:r>
    </w:p>
    <w:p w14:paraId="1EE44587" w14:textId="77777777" w:rsidR="00E80032" w:rsidRPr="00903DBA" w:rsidRDefault="00E80032" w:rsidP="00E80032">
      <w:pPr>
        <w:pStyle w:val="Code"/>
      </w:pPr>
    </w:p>
    <w:p w14:paraId="364BFF4B" w14:textId="77777777" w:rsidR="00E80032" w:rsidRPr="00903DBA" w:rsidRDefault="00E80032" w:rsidP="00E80032">
      <w:pPr>
        <w:pStyle w:val="Code"/>
      </w:pPr>
      <w:r w:rsidRPr="00903DBA">
        <w:t>void Swap(int* numberPtr1, int* numberPtr2) {</w:t>
      </w:r>
    </w:p>
    <w:p w14:paraId="1C8DC361" w14:textId="77777777" w:rsidR="00E80032" w:rsidRPr="00903DBA" w:rsidRDefault="00E80032" w:rsidP="00E80032">
      <w:pPr>
        <w:pStyle w:val="Code"/>
      </w:pPr>
      <w:r w:rsidRPr="00903DBA">
        <w:t xml:space="preserve">  int temp = *numberPtr1;     // (a)</w:t>
      </w:r>
    </w:p>
    <w:p w14:paraId="058D1FA2" w14:textId="77777777" w:rsidR="00E80032" w:rsidRPr="00903DBA" w:rsidRDefault="00E80032" w:rsidP="00E80032">
      <w:pPr>
        <w:pStyle w:val="Code"/>
      </w:pPr>
      <w:r w:rsidRPr="00903DBA">
        <w:t xml:space="preserve">  *numberPtr1 = *numberPtr2;  // (b)</w:t>
      </w:r>
    </w:p>
    <w:p w14:paraId="12033098" w14:textId="77777777" w:rsidR="00E80032" w:rsidRPr="00903DBA" w:rsidRDefault="00E80032" w:rsidP="00E80032">
      <w:pPr>
        <w:pStyle w:val="Code"/>
      </w:pPr>
      <w:r w:rsidRPr="00903DBA">
        <w:t xml:space="preserve">  *numberPtr2 = temp;         // (c)</w:t>
      </w:r>
    </w:p>
    <w:p w14:paraId="1F6BE72D" w14:textId="77777777" w:rsidR="00E80032" w:rsidRPr="00903DBA" w:rsidRDefault="00E80032" w:rsidP="00E80032">
      <w:pPr>
        <w:pStyle w:val="Code"/>
      </w:pPr>
      <w:r w:rsidRPr="00903DBA">
        <w:t>}</w:t>
      </w:r>
    </w:p>
    <w:p w14:paraId="0990666B" w14:textId="77777777" w:rsidR="00E80032" w:rsidRPr="00903DBA" w:rsidRDefault="00E80032" w:rsidP="00E80032">
      <w:pPr>
        <w:pStyle w:val="Code"/>
      </w:pPr>
    </w:p>
    <w:p w14:paraId="03B5CBC6" w14:textId="77777777" w:rsidR="00E80032" w:rsidRPr="00903DBA" w:rsidRDefault="00E80032" w:rsidP="00E80032">
      <w:pPr>
        <w:pStyle w:val="Code"/>
      </w:pPr>
      <w:r w:rsidRPr="00903DBA">
        <w:t>void main() {</w:t>
      </w:r>
    </w:p>
    <w:p w14:paraId="7057278B" w14:textId="77777777" w:rsidR="00E80032" w:rsidRPr="00903DBA" w:rsidRDefault="00E80032" w:rsidP="00E80032">
      <w:pPr>
        <w:pStyle w:val="Code"/>
      </w:pPr>
      <w:r w:rsidRPr="00903DBA">
        <w:t xml:space="preserve">  int num1 = 1, num2 = 2;</w:t>
      </w:r>
    </w:p>
    <w:p w14:paraId="5A94FDAD" w14:textId="77777777" w:rsidR="00E80032" w:rsidRPr="00903DBA" w:rsidRDefault="00E80032" w:rsidP="00E80032">
      <w:pPr>
        <w:pStyle w:val="Code"/>
      </w:pPr>
      <w:r w:rsidRPr="00903DBA">
        <w:t xml:space="preserve">  printf("Before: %d, %d\n", num1, num2); // 1, 2</w:t>
      </w:r>
    </w:p>
    <w:p w14:paraId="20D4AB31" w14:textId="77777777" w:rsidR="00E80032" w:rsidRPr="00903DBA" w:rsidRDefault="00E80032" w:rsidP="00E80032">
      <w:pPr>
        <w:pStyle w:val="Code"/>
      </w:pPr>
    </w:p>
    <w:p w14:paraId="19B84C5F" w14:textId="77777777" w:rsidR="00E80032" w:rsidRPr="00903DBA" w:rsidRDefault="00E80032" w:rsidP="00E80032">
      <w:pPr>
        <w:pStyle w:val="Code"/>
      </w:pPr>
      <w:r w:rsidRPr="00903DBA">
        <w:t xml:space="preserve">  Swap(&amp;num1, &amp;num2);</w:t>
      </w:r>
    </w:p>
    <w:p w14:paraId="4E569C9F" w14:textId="77777777" w:rsidR="00E80032" w:rsidRPr="00903DBA" w:rsidRDefault="00E80032" w:rsidP="00E80032">
      <w:pPr>
        <w:pStyle w:val="Code"/>
      </w:pPr>
      <w:r w:rsidRPr="00903DBA">
        <w:t xml:space="preserve">  printf("After: %d, %d\n", num1, num2); // 2, 1</w:t>
      </w:r>
    </w:p>
    <w:p w14:paraId="6BC35DDF" w14:textId="77777777" w:rsidR="00E80032" w:rsidRPr="00903DBA" w:rsidRDefault="00E80032" w:rsidP="00E80032">
      <w:pPr>
        <w:pStyle w:val="Code"/>
      </w:pPr>
      <w:r w:rsidRPr="00903DBA">
        <w:t>}</w:t>
      </w:r>
    </w:p>
    <w:p w14:paraId="40F5133F" w14:textId="77777777" w:rsidR="00E80032" w:rsidRPr="00903DBA" w:rsidRDefault="00E80032" w:rsidP="00E80032">
      <w:r w:rsidRPr="00903DBA">
        <w:t xml:space="preserve">In this case, we do not send the values of </w:t>
      </w:r>
      <w:proofErr w:type="spellStart"/>
      <w:r w:rsidRPr="00903DBA">
        <w:rPr>
          <w:rStyle w:val="CodeInText0"/>
        </w:rPr>
        <w:t>firstNum</w:t>
      </w:r>
      <w:proofErr w:type="spellEnd"/>
      <w:r w:rsidRPr="00903DBA">
        <w:t xml:space="preserve"> and </w:t>
      </w:r>
      <w:proofErr w:type="spellStart"/>
      <w:r w:rsidRPr="00903DBA">
        <w:rPr>
          <w:rStyle w:val="CodeInText0"/>
        </w:rPr>
        <w:t>secondNum</w:t>
      </w:r>
      <w:proofErr w:type="spellEnd"/>
      <w:r w:rsidRPr="00903DBA">
        <w:t xml:space="preserve">, but rather their addresses. Therefore, </w:t>
      </w:r>
      <w:proofErr w:type="spellStart"/>
      <w:r w:rsidRPr="00903DBA">
        <w:rPr>
          <w:rStyle w:val="CodeInText0"/>
        </w:rPr>
        <w:t>num1</w:t>
      </w:r>
      <w:proofErr w:type="spellEnd"/>
      <w:r w:rsidRPr="00903DBA">
        <w:t xml:space="preserve"> and </w:t>
      </w:r>
      <w:proofErr w:type="spellStart"/>
      <w:r w:rsidRPr="00903DBA">
        <w:rPr>
          <w:rStyle w:val="CodeInText0"/>
        </w:rPr>
        <w:t>num2</w:t>
      </w:r>
      <w:proofErr w:type="spellEnd"/>
      <w:r w:rsidRPr="00903DBA">
        <w:t xml:space="preserve"> in </w:t>
      </w:r>
      <w:r w:rsidRPr="00903DBA">
        <w:rPr>
          <w:rStyle w:val="CodeInText0"/>
        </w:rPr>
        <w:t>Swap</w:t>
      </w:r>
      <w:r w:rsidRPr="00903DBA">
        <w:t xml:space="preserve"> does in fact contain the addresses of </w:t>
      </w:r>
      <w:proofErr w:type="spellStart"/>
      <w:r w:rsidRPr="00903DBA">
        <w:rPr>
          <w:rStyle w:val="CodeInText0"/>
        </w:rPr>
        <w:t>firstNum</w:t>
      </w:r>
      <w:proofErr w:type="spellEnd"/>
      <w:r w:rsidRPr="00903DBA">
        <w:t xml:space="preserve"> and </w:t>
      </w:r>
      <w:proofErr w:type="spellStart"/>
      <w:r w:rsidRPr="00903DBA">
        <w:rPr>
          <w:rStyle w:val="CodeInText0"/>
        </w:rPr>
        <w:t>secondNum</w:t>
      </w:r>
      <w:proofErr w:type="spellEnd"/>
      <w:r w:rsidRPr="00903DBA">
        <w:t xml:space="preserve"> on main. As in the reference section above, we illustrate this with dashed arrows. Therefore, when </w:t>
      </w:r>
      <w:proofErr w:type="spellStart"/>
      <w:r w:rsidRPr="00903DBA">
        <w:rPr>
          <w:rStyle w:val="CodeInText0"/>
        </w:rPr>
        <w:t>num1</w:t>
      </w:r>
      <w:proofErr w:type="spellEnd"/>
      <w:r w:rsidRPr="00903DBA">
        <w:t xml:space="preserve"> and </w:t>
      </w:r>
      <w:proofErr w:type="spellStart"/>
      <w:r w:rsidRPr="00903DBA">
        <w:rPr>
          <w:rStyle w:val="CodeInText0"/>
        </w:rPr>
        <w:t>num2</w:t>
      </w:r>
      <w:proofErr w:type="spellEnd"/>
      <w:r w:rsidRPr="00903DBA">
        <w:t xml:space="preserve"> exchanges values, in fact the values of </w:t>
      </w:r>
      <w:proofErr w:type="spellStart"/>
      <w:r w:rsidRPr="00903DBA">
        <w:rPr>
          <w:rStyle w:val="CodeInText0"/>
        </w:rPr>
        <w:t>firstNum</w:t>
      </w:r>
      <w:proofErr w:type="spellEnd"/>
      <w:r w:rsidRPr="00903DBA">
        <w:t xml:space="preserve"> and </w:t>
      </w:r>
      <w:proofErr w:type="spellStart"/>
      <w:r w:rsidRPr="00903DBA">
        <w:rPr>
          <w:rStyle w:val="CodeInText0"/>
        </w:rPr>
        <w:t>secondNum</w:t>
      </w:r>
      <w:proofErr w:type="spellEnd"/>
      <w:r w:rsidRPr="00903DBA">
        <w:t xml:space="preserve"> are exchanged.</w:t>
      </w:r>
    </w:p>
    <w:p w14:paraId="14F02CA2" w14:textId="77777777" w:rsidR="00E80032" w:rsidRPr="00903DBA" w:rsidRDefault="00E80032" w:rsidP="00E80032">
      <w:pPr>
        <w:rPr>
          <w:szCs w:val="21"/>
        </w:rPr>
      </w:pPr>
      <w:r w:rsidRPr="00903DBA">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5205DE" w:rsidRPr="003F7CF1" w:rsidRDefault="005205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5205DE" w:rsidRPr="003F7CF1" w:rsidRDefault="005205D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5205DE" w:rsidRPr="003F7CF1" w:rsidRDefault="005205D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5205DE" w:rsidRPr="003F7CF1" w:rsidRDefault="005205D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5205DE" w:rsidRPr="003F7CF1" w:rsidRDefault="005205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5205DE" w:rsidRPr="003F7CF1" w:rsidRDefault="005205D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5205DE" w:rsidRPr="003F7CF1" w:rsidRDefault="005205DE"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5205DE" w:rsidRPr="003F7CF1" w:rsidRDefault="005205D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5205DE" w:rsidRPr="003F7CF1" w:rsidRDefault="005205DE"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5205DE" w:rsidRPr="003F7CF1" w:rsidRDefault="005205D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5205DE" w:rsidRPr="003F7CF1" w:rsidRDefault="005205D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5205DE" w:rsidRPr="003F7CF1" w:rsidRDefault="005205D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5205DE" w:rsidRPr="003F7CF1" w:rsidRDefault="005205D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5205DE" w:rsidRPr="003F7CF1" w:rsidRDefault="005205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5205DE" w:rsidRPr="003F7CF1" w:rsidRDefault="005205D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5205DE" w:rsidRPr="003F7CF1" w:rsidRDefault="005205D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5205DE" w:rsidRPr="003F7CF1" w:rsidRDefault="005205DE"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5205DE" w:rsidRPr="003F7CF1" w:rsidRDefault="005205DE"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5205DE" w:rsidRPr="003F7CF1" w:rsidRDefault="005205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5205DE" w:rsidRPr="003F7CF1" w:rsidRDefault="005205DE"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5205DE" w:rsidRPr="003F7CF1" w:rsidRDefault="005205DE"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5205DE" w:rsidRPr="003F7CF1" w:rsidRDefault="005205DE"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5205DE" w:rsidRPr="003F7CF1" w:rsidRDefault="005205DE"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5205DE" w:rsidRPr="003F7CF1" w:rsidRDefault="005205DE"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5205DE" w:rsidRPr="003F7CF1" w:rsidRDefault="005205DE"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5205DE" w:rsidRPr="003F7CF1" w:rsidRDefault="005205DE"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5205DE" w:rsidRPr="003F7CF1" w:rsidRDefault="005205DE"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5205DE" w:rsidRPr="003F7CF1" w:rsidRDefault="005205DE"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5205DE" w:rsidRPr="003F7CF1" w:rsidRDefault="005205DE"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5205DE" w:rsidRPr="003F7CF1" w:rsidRDefault="005205DE"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5205DE" w:rsidRPr="003F7CF1" w:rsidRDefault="005205DE"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5205DE" w:rsidRPr="003F7CF1" w:rsidRDefault="005205DE"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5205DE" w:rsidRPr="003F7CF1" w:rsidRDefault="005205DE"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5205DE" w:rsidRPr="003F7CF1" w:rsidRDefault="005205DE"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5205DE" w:rsidRPr="003F7CF1" w:rsidRDefault="005205DE"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5205DE" w:rsidRPr="003F7CF1" w:rsidRDefault="005205DE"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5205DE" w:rsidRPr="003F7CF1" w:rsidRDefault="005205DE"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5205DE" w:rsidRPr="003F7CF1" w:rsidRDefault="005205DE"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5205DE" w:rsidRPr="003F7CF1" w:rsidRDefault="005205DE"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5205DE" w:rsidRPr="003F7CF1" w:rsidRDefault="005205DE"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5205DE" w:rsidRPr="003F7CF1" w:rsidRDefault="005205DE"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5205DE" w:rsidRPr="003F7CF1" w:rsidRDefault="005205DE"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5205DE" w:rsidRPr="003F7CF1" w:rsidRDefault="005205DE"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5205DE" w:rsidRPr="003F7CF1" w:rsidRDefault="005205DE"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5205DE" w:rsidRPr="003F7CF1" w:rsidRDefault="005205DE"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5205DE" w:rsidRPr="003F7CF1" w:rsidRDefault="005205DE"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5205DE" w:rsidRPr="003F7CF1" w:rsidRDefault="005205DE"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5205DE" w:rsidRPr="003F7CF1" w:rsidRDefault="005205DE"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5205DE" w:rsidRPr="003F7CF1" w:rsidRDefault="005205DE"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5205DE" w:rsidRPr="003F7CF1" w:rsidRDefault="005205DE"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5205DE" w:rsidRPr="003F7CF1" w:rsidRDefault="005205DE"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5205DE" w:rsidRPr="003F7CF1" w:rsidRDefault="005205DE"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5205DE" w:rsidRPr="003F7CF1" w:rsidRDefault="005205DE"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5205DE" w:rsidRPr="003F7CF1" w:rsidRDefault="005205DE"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5205DE" w:rsidRPr="003F7CF1" w:rsidRDefault="005205DE"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5205DE" w:rsidRPr="003F7CF1" w:rsidRDefault="005205DE"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5205DE" w:rsidRPr="003F7CF1" w:rsidRDefault="005205DE"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903DBA" w:rsidRDefault="00E80032" w:rsidP="007C7CB2">
      <w:pPr>
        <w:pStyle w:val="Rubrik3"/>
      </w:pPr>
      <w:bookmarkStart w:id="745" w:name="_Toc320485607"/>
      <w:bookmarkStart w:id="746" w:name="_Toc323656719"/>
      <w:bookmarkStart w:id="747" w:name="_Toc324085457"/>
      <w:bookmarkStart w:id="748" w:name="_Toc383781109"/>
      <w:bookmarkStart w:id="749" w:name="_Toc57656218"/>
      <w:r w:rsidRPr="00903DBA">
        <w:t>Static, Extern, and Register Variables</w:t>
      </w:r>
      <w:bookmarkEnd w:id="745"/>
      <w:bookmarkEnd w:id="746"/>
      <w:bookmarkEnd w:id="747"/>
      <w:bookmarkEnd w:id="748"/>
      <w:bookmarkEnd w:id="749"/>
    </w:p>
    <w:p w14:paraId="0C33C95A" w14:textId="2884947C" w:rsidR="00E80032" w:rsidRPr="00903DBA" w:rsidRDefault="00E80032" w:rsidP="00E80032">
      <w:r w:rsidRPr="00903DBA">
        <w:t xml:space="preserve">In the function below, </w:t>
      </w:r>
      <w:proofErr w:type="spellStart"/>
      <w:r w:rsidRPr="00903DBA">
        <w:rPr>
          <w:rStyle w:val="CodeInText0"/>
        </w:rPr>
        <w:t>s_count</w:t>
      </w:r>
      <w:proofErr w:type="spellEnd"/>
      <w:r w:rsidRPr="00903DBA">
        <w:t xml:space="preserve"> (the prefix ‘</w:t>
      </w:r>
      <w:r w:rsidRPr="00903DBA">
        <w:rPr>
          <w:rStyle w:val="CodeInText0"/>
        </w:rPr>
        <w:t>_s</w:t>
      </w:r>
      <w:r w:rsidRPr="00903DBA">
        <w:t xml:space="preserve">’ is used for static variables) is a static local variable, which means that it is </w:t>
      </w:r>
      <w:r w:rsidR="00266D64" w:rsidRPr="00903DBA">
        <w:t>initialized</w:t>
      </w:r>
      <w:r w:rsidRPr="00903DBA">
        <w:t xml:space="preserve"> when the execution of the program starts rather when the function is called. If </w:t>
      </w:r>
      <w:proofErr w:type="spellStart"/>
      <w:r w:rsidRPr="00903DBA">
        <w:rPr>
          <w:rStyle w:val="CodeInText0"/>
        </w:rPr>
        <w:t>s_count</w:t>
      </w:r>
      <w:proofErr w:type="spellEnd"/>
      <w:r w:rsidRPr="00903DBA">
        <w:t xml:space="preserve"> was a regular local variable (without the keyword </w:t>
      </w:r>
      <w:r w:rsidRPr="00903DBA">
        <w:rPr>
          <w:rStyle w:val="CodeInText0"/>
        </w:rPr>
        <w:t>static</w:t>
      </w:r>
      <w:r w:rsidRPr="00903DBA">
        <w:t xml:space="preserve">), the function would, at every call, write that the function has been called once, as </w:t>
      </w:r>
      <w:proofErr w:type="spellStart"/>
      <w:r w:rsidRPr="00903DBA">
        <w:rPr>
          <w:rStyle w:val="CodeInText0"/>
        </w:rPr>
        <w:t>s_count</w:t>
      </w:r>
      <w:proofErr w:type="spellEnd"/>
      <w:r w:rsidRPr="00903DBA">
        <w:t xml:space="preserve"> would be </w:t>
      </w:r>
      <w:r w:rsidR="00266D64" w:rsidRPr="00903DBA">
        <w:t>initialized</w:t>
      </w:r>
      <w:r w:rsidRPr="00903DBA">
        <w:t xml:space="preserve"> to zero at every call.</w:t>
      </w:r>
    </w:p>
    <w:p w14:paraId="39C03672" w14:textId="77777777" w:rsidR="00E80032" w:rsidRPr="00903DBA" w:rsidRDefault="00E80032" w:rsidP="00E80032">
      <w:pPr>
        <w:pStyle w:val="Code"/>
      </w:pPr>
      <w:r w:rsidRPr="00903DBA">
        <w:t>void KeepCount() {</w:t>
      </w:r>
    </w:p>
    <w:p w14:paraId="1DF58876" w14:textId="77777777" w:rsidR="00E80032" w:rsidRPr="00903DBA" w:rsidRDefault="00E80032" w:rsidP="00E80032">
      <w:pPr>
        <w:pStyle w:val="Code"/>
      </w:pPr>
      <w:r w:rsidRPr="00903DBA">
        <w:t xml:space="preserve">  static int s_count = 0;</w:t>
      </w:r>
    </w:p>
    <w:p w14:paraId="6F80D08F" w14:textId="77777777" w:rsidR="00E80032" w:rsidRPr="00903DBA" w:rsidRDefault="00E80032" w:rsidP="00E80032">
      <w:pPr>
        <w:pStyle w:val="Code"/>
      </w:pPr>
      <w:r w:rsidRPr="00903DBA">
        <w:t xml:space="preserve">  s_count++;</w:t>
      </w:r>
    </w:p>
    <w:p w14:paraId="3BCDF8E8" w14:textId="77777777" w:rsidR="00E80032" w:rsidRPr="00903DBA" w:rsidRDefault="00E80032" w:rsidP="00E80032">
      <w:pPr>
        <w:pStyle w:val="Code"/>
      </w:pPr>
      <w:r w:rsidRPr="00903DBA">
        <w:t xml:space="preserve">  printf("This function has been called %d times.", s_count);</w:t>
      </w:r>
    </w:p>
    <w:p w14:paraId="67D2B8F7" w14:textId="77777777" w:rsidR="00E80032" w:rsidRPr="00903DBA" w:rsidRDefault="00E80032" w:rsidP="00E80032">
      <w:pPr>
        <w:pStyle w:val="Code"/>
      </w:pPr>
      <w:r w:rsidRPr="00903DBA">
        <w:t>}</w:t>
      </w:r>
    </w:p>
    <w:p w14:paraId="1A0ED006" w14:textId="77777777" w:rsidR="00E80032" w:rsidRPr="00903DBA" w:rsidRDefault="00E80032" w:rsidP="00E80032">
      <w:r w:rsidRPr="00903DBA">
        <w:t xml:space="preserve">If we define a global variable in one file, it will be </w:t>
      </w:r>
      <w:proofErr w:type="spellStart"/>
      <w:r w:rsidRPr="00903DBA">
        <w:t>accessable</w:t>
      </w:r>
      <w:proofErr w:type="spellEnd"/>
      <w:r w:rsidRPr="00903DBA">
        <w:t xml:space="preserve"> in another file if we declare</w:t>
      </w:r>
      <w:r w:rsidRPr="00903DBA">
        <w:rPr>
          <w:rStyle w:val="Fotnotsreferens"/>
        </w:rPr>
        <w:footnoteReference w:id="20"/>
      </w:r>
      <w:r w:rsidRPr="00903DBA">
        <w:t xml:space="preserve"> it as extern. If we omit the </w:t>
      </w:r>
      <w:r w:rsidRPr="00903DBA">
        <w:rPr>
          <w:rStyle w:val="CodeInText0"/>
        </w:rPr>
        <w:t>extern</w:t>
      </w:r>
      <w:r w:rsidRPr="00903DBA">
        <w:t xml:space="preserve"> keyword in the second file, the linker </w:t>
      </w:r>
      <w:proofErr w:type="gramStart"/>
      <w:r w:rsidRPr="00903DBA">
        <w:t>would</w:t>
      </w:r>
      <w:proofErr w:type="gramEnd"/>
      <w:r w:rsidRPr="00903DBA">
        <w:t xml:space="preserve"> complain about us defining two global variables with the same name.</w:t>
      </w:r>
    </w:p>
    <w:p w14:paraId="454F260F" w14:textId="77777777" w:rsidR="00E80032" w:rsidRPr="00903DBA" w:rsidRDefault="00E80032" w:rsidP="00E80032">
      <w:pPr>
        <w:pStyle w:val="CodeListing"/>
      </w:pPr>
      <w:proofErr w:type="spellStart"/>
      <w:r w:rsidRPr="00903DBA">
        <w:t>File1.c</w:t>
      </w:r>
      <w:proofErr w:type="spellEnd"/>
    </w:p>
    <w:p w14:paraId="0873E9EA" w14:textId="77777777" w:rsidR="00E80032" w:rsidRPr="00903DBA" w:rsidRDefault="00E80032" w:rsidP="00E80032">
      <w:pPr>
        <w:pStyle w:val="Code"/>
      </w:pPr>
      <w:r w:rsidRPr="00903DBA">
        <w:t>int g;</w:t>
      </w:r>
    </w:p>
    <w:p w14:paraId="61E16F07" w14:textId="77777777" w:rsidR="00E80032" w:rsidRPr="00903DBA" w:rsidRDefault="00E80032" w:rsidP="00E80032">
      <w:pPr>
        <w:pStyle w:val="CodeListing"/>
      </w:pPr>
      <w:proofErr w:type="spellStart"/>
      <w:r w:rsidRPr="00903DBA">
        <w:t>File2.c</w:t>
      </w:r>
      <w:proofErr w:type="spellEnd"/>
    </w:p>
    <w:p w14:paraId="206D4227" w14:textId="77777777" w:rsidR="00E80032" w:rsidRPr="00903DBA" w:rsidRDefault="00E80032" w:rsidP="00E80032">
      <w:pPr>
        <w:pStyle w:val="Code"/>
      </w:pPr>
      <w:r w:rsidRPr="00903DBA">
        <w:t>extern int g;</w:t>
      </w:r>
    </w:p>
    <w:p w14:paraId="1A8F8725" w14:textId="77777777" w:rsidR="00E80032" w:rsidRPr="00903DBA" w:rsidRDefault="00E80032" w:rsidP="00E80032">
      <w:r w:rsidRPr="00903DBA">
        <w:t xml:space="preserve">Finally, a variable can also be marked with the keyword </w:t>
      </w:r>
      <w:r w:rsidRPr="00903DBA">
        <w:rPr>
          <w:rStyle w:val="CodeInText0"/>
        </w:rPr>
        <w:t>register</w:t>
      </w:r>
      <w:r w:rsidRPr="00903DBA">
        <w:t xml:space="preserve">, which is a notification to the compiler that the variable is suitable to place in a process register rather them the memory. The only function difference is that we cannot get the address of a register </w:t>
      </w:r>
      <w:proofErr w:type="gramStart"/>
      <w:r w:rsidRPr="00903DBA">
        <w:t>variable, since</w:t>
      </w:r>
      <w:proofErr w:type="gramEnd"/>
      <w:r w:rsidRPr="00903DBA">
        <w:t xml:space="preserve"> it might be located in a register.</w:t>
      </w:r>
    </w:p>
    <w:p w14:paraId="0F405A08" w14:textId="77777777" w:rsidR="00E80032" w:rsidRPr="00903DBA" w:rsidRDefault="00E80032" w:rsidP="00E80032">
      <w:pPr>
        <w:pStyle w:val="Code"/>
      </w:pPr>
      <w:r w:rsidRPr="00903DBA">
        <w:t>register int i;</w:t>
      </w:r>
    </w:p>
    <w:p w14:paraId="32CA923D" w14:textId="77777777" w:rsidR="00E80032" w:rsidRPr="00903DBA" w:rsidRDefault="00E80032" w:rsidP="00E80032">
      <w:pPr>
        <w:pStyle w:val="Code"/>
      </w:pPr>
      <w:r w:rsidRPr="00903DBA">
        <w:t>int* p = &amp;i; // Wrong</w:t>
      </w:r>
    </w:p>
    <w:p w14:paraId="205903E1" w14:textId="4F50CDB2" w:rsidR="00E80032" w:rsidRPr="00903DBA" w:rsidRDefault="00E80032" w:rsidP="007C7CB2">
      <w:pPr>
        <w:pStyle w:val="Rubrik3"/>
      </w:pPr>
      <w:bookmarkStart w:id="750" w:name="_Toc320485608"/>
      <w:bookmarkStart w:id="751" w:name="_Toc323656720"/>
      <w:bookmarkStart w:id="752" w:name="_Toc324085458"/>
      <w:bookmarkStart w:id="753" w:name="_Toc383781110"/>
      <w:bookmarkStart w:id="754" w:name="_Toc57656219"/>
      <w:r w:rsidRPr="00903DBA">
        <w:lastRenderedPageBreak/>
        <w:t>Recursion</w:t>
      </w:r>
      <w:bookmarkEnd w:id="750"/>
      <w:bookmarkEnd w:id="751"/>
      <w:bookmarkEnd w:id="752"/>
      <w:bookmarkEnd w:id="753"/>
      <w:bookmarkEnd w:id="754"/>
    </w:p>
    <w:p w14:paraId="11F6A0CA" w14:textId="3E4AC732" w:rsidR="00E80032" w:rsidRPr="00903DBA" w:rsidRDefault="00E80032" w:rsidP="00E80032">
      <w:r w:rsidRPr="00903DBA">
        <w:t xml:space="preserve">A function may call itself; it is called </w:t>
      </w:r>
      <w:r w:rsidRPr="00903DBA">
        <w:rPr>
          <w:rStyle w:val="KeyWord"/>
        </w:rPr>
        <w:t>recursion</w:t>
      </w:r>
      <w:r w:rsidRPr="00903DBA">
        <w:t>. In the following example, the mathematical function factorial (</w:t>
      </w:r>
      <w:r w:rsidRPr="00903DBA">
        <w:rPr>
          <w:rStyle w:val="CodeInText0"/>
        </w:rPr>
        <w:t>n</w:t>
      </w:r>
      <w:r w:rsidRPr="00903DBA">
        <w:t xml:space="preserve">!) is implemented. It can be defined in two ways. The first </w:t>
      </w:r>
      <w:r w:rsidR="00C37108" w:rsidRPr="00903DBA">
        <w:t>definition</w:t>
      </w:r>
      <w:r w:rsidRPr="00903DBA">
        <w:t xml:space="preserve"> is rather straightforward. The result of the function applied to a positive integer </w:t>
      </w:r>
      <w:r w:rsidRPr="00903DBA">
        <w:rPr>
          <w:rStyle w:val="CodeInText0"/>
        </w:rPr>
        <w:t>n</w:t>
      </w:r>
      <w:r w:rsidRPr="00903DBA">
        <w:t xml:space="preserve"> is the product of all positive integers up to and including </w:t>
      </w:r>
      <w:r w:rsidRPr="00903DBA">
        <w:rPr>
          <w:rStyle w:val="CodeInText0"/>
        </w:rPr>
        <w:t>n</w:t>
      </w:r>
      <w:r w:rsidRPr="00903DBA">
        <w:t>.</w:t>
      </w:r>
    </w:p>
    <w:p w14:paraId="3D8314E3" w14:textId="77777777" w:rsidR="00E80032" w:rsidRPr="00903DBA" w:rsidRDefault="00E80032" w:rsidP="00E80032">
      <w:r w:rsidRPr="00903DBA">
        <w:object w:dxaOrig="1540" w:dyaOrig="279" w14:anchorId="6C609070">
          <v:shape id="_x0000_i1029" type="#_x0000_t75" style="width:78pt;height:12pt" o:ole="" fillcolor="window">
            <v:imagedata r:id="rId16" o:title=""/>
          </v:shape>
          <o:OLEObject Type="Embed" ProgID="Equation.3" ShapeID="_x0000_i1029" DrawAspect="Content" ObjectID="_1668276318" r:id="rId17"/>
        </w:object>
      </w:r>
    </w:p>
    <w:p w14:paraId="68C52872" w14:textId="77777777" w:rsidR="00E80032" w:rsidRPr="00903DBA" w:rsidRDefault="00E80032" w:rsidP="00E80032">
      <w:pPr>
        <w:pStyle w:val="Code"/>
      </w:pPr>
      <w:r w:rsidRPr="00903DBA">
        <w:t>int Factorial(int n) {</w:t>
      </w:r>
    </w:p>
    <w:p w14:paraId="6EAD9167" w14:textId="77777777" w:rsidR="00E80032" w:rsidRPr="00903DBA" w:rsidRDefault="00E80032" w:rsidP="00E80032">
      <w:pPr>
        <w:pStyle w:val="Code"/>
      </w:pPr>
      <w:r w:rsidRPr="00903DBA">
        <w:t xml:space="preserve">  int result = 1, i;</w:t>
      </w:r>
    </w:p>
    <w:p w14:paraId="13AFFD27" w14:textId="77777777" w:rsidR="00E80032" w:rsidRPr="00903DBA" w:rsidRDefault="00E80032" w:rsidP="00E80032">
      <w:pPr>
        <w:pStyle w:val="Code"/>
      </w:pPr>
    </w:p>
    <w:p w14:paraId="618F87D3" w14:textId="77777777" w:rsidR="00E80032" w:rsidRPr="00903DBA" w:rsidRDefault="00E80032" w:rsidP="00E80032">
      <w:pPr>
        <w:pStyle w:val="Code"/>
      </w:pPr>
      <w:r w:rsidRPr="00903DBA">
        <w:t xml:space="preserve">  for (i = 1; i &lt;= n; ++ i) {</w:t>
      </w:r>
      <w:r w:rsidRPr="00903DBA">
        <w:cr/>
        <w:t xml:space="preserve">    result *= i;</w:t>
      </w:r>
    </w:p>
    <w:p w14:paraId="5A5A8E81" w14:textId="77777777" w:rsidR="00E80032" w:rsidRPr="00903DBA" w:rsidRDefault="00E80032" w:rsidP="00E80032">
      <w:pPr>
        <w:pStyle w:val="Code"/>
      </w:pPr>
      <w:r w:rsidRPr="00903DBA">
        <w:t xml:space="preserve">  }</w:t>
      </w:r>
    </w:p>
    <w:p w14:paraId="5F19D76F" w14:textId="77777777" w:rsidR="00E80032" w:rsidRPr="00903DBA" w:rsidRDefault="00E80032" w:rsidP="00E80032">
      <w:pPr>
        <w:pStyle w:val="Code"/>
      </w:pPr>
    </w:p>
    <w:p w14:paraId="7D6A9EBA" w14:textId="77777777" w:rsidR="00E80032" w:rsidRPr="00903DBA" w:rsidRDefault="00E80032" w:rsidP="00E80032">
      <w:pPr>
        <w:pStyle w:val="Code"/>
      </w:pPr>
      <w:r w:rsidRPr="00903DBA">
        <w:t xml:space="preserve">  return result;</w:t>
      </w:r>
    </w:p>
    <w:p w14:paraId="7E584ADD" w14:textId="77777777" w:rsidR="00E80032" w:rsidRPr="00903DBA" w:rsidRDefault="00E80032" w:rsidP="00E80032">
      <w:pPr>
        <w:pStyle w:val="Code"/>
      </w:pPr>
      <w:r w:rsidRPr="00903DBA">
        <w:t>}</w:t>
      </w:r>
    </w:p>
    <w:p w14:paraId="1C3D05E3" w14:textId="0D89AA62" w:rsidR="00E80032" w:rsidRPr="00903DBA" w:rsidRDefault="00E80032" w:rsidP="00E80032">
      <w:r w:rsidRPr="00903DBA">
        <w:t xml:space="preserve">An equivalent </w:t>
      </w:r>
      <w:r w:rsidR="00C37108" w:rsidRPr="00903DBA">
        <w:t>definition</w:t>
      </w:r>
      <w:r w:rsidRPr="00903DBA">
        <w:t xml:space="preserve"> involves a recursive call that is easier to implement.</w:t>
      </w:r>
    </w:p>
    <w:p w14:paraId="6C1783D8" w14:textId="77777777" w:rsidR="00E80032" w:rsidRPr="00903DBA" w:rsidRDefault="00E80032" w:rsidP="00E80032">
      <w:r w:rsidRPr="00903DBA">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903DBA" w:rsidRDefault="00E80032" w:rsidP="00E80032">
      <w:pPr>
        <w:pStyle w:val="Code"/>
      </w:pPr>
      <w:r w:rsidRPr="00903DBA">
        <w:t>int Factorial(int n) {</w:t>
      </w:r>
    </w:p>
    <w:p w14:paraId="2A83DEAF" w14:textId="77777777" w:rsidR="00E80032" w:rsidRPr="00903DBA" w:rsidRDefault="00E80032" w:rsidP="00E80032">
      <w:pPr>
        <w:pStyle w:val="Code"/>
      </w:pPr>
      <w:r w:rsidRPr="00903DBA">
        <w:t xml:space="preserve">  if (n == 1) {</w:t>
      </w:r>
    </w:p>
    <w:p w14:paraId="2002A243" w14:textId="77777777" w:rsidR="00E80032" w:rsidRPr="00903DBA" w:rsidRDefault="00E80032" w:rsidP="00E80032">
      <w:pPr>
        <w:pStyle w:val="Code"/>
      </w:pPr>
      <w:r w:rsidRPr="00903DBA">
        <w:t xml:space="preserve">    return 1;</w:t>
      </w:r>
    </w:p>
    <w:p w14:paraId="2017B125" w14:textId="77777777" w:rsidR="00E80032" w:rsidRPr="00903DBA" w:rsidRDefault="00E80032" w:rsidP="00E80032">
      <w:pPr>
        <w:pStyle w:val="Code"/>
      </w:pPr>
      <w:r w:rsidRPr="00903DBA">
        <w:t xml:space="preserve">  }</w:t>
      </w:r>
    </w:p>
    <w:p w14:paraId="47F392E3" w14:textId="77777777" w:rsidR="00E80032" w:rsidRPr="00903DBA" w:rsidRDefault="00E80032" w:rsidP="00E80032">
      <w:pPr>
        <w:pStyle w:val="Code"/>
      </w:pPr>
      <w:r w:rsidRPr="00903DBA">
        <w:t xml:space="preserve">  else {</w:t>
      </w:r>
      <w:r w:rsidRPr="00903DBA">
        <w:cr/>
        <w:t xml:space="preserve">    return n * Factorial(n - 1);</w:t>
      </w:r>
    </w:p>
    <w:p w14:paraId="6656DC03" w14:textId="77777777" w:rsidR="00E80032" w:rsidRPr="00903DBA" w:rsidRDefault="00E80032" w:rsidP="00E80032">
      <w:pPr>
        <w:pStyle w:val="Code"/>
      </w:pPr>
      <w:r w:rsidRPr="00903DBA">
        <w:t xml:space="preserve">  }</w:t>
      </w:r>
    </w:p>
    <w:p w14:paraId="2D435F38" w14:textId="77777777" w:rsidR="00E80032" w:rsidRPr="00903DBA" w:rsidRDefault="00E80032" w:rsidP="00E80032">
      <w:pPr>
        <w:pStyle w:val="Code"/>
      </w:pPr>
      <w:r w:rsidRPr="00903DBA">
        <w:t>}</w:t>
      </w:r>
    </w:p>
    <w:p w14:paraId="0CA8B20D" w14:textId="6FB551AC" w:rsidR="00E80032" w:rsidRPr="00903DBA" w:rsidRDefault="00FC52DE" w:rsidP="007C7CB2">
      <w:pPr>
        <w:pStyle w:val="Rubrik3"/>
      </w:pPr>
      <w:bookmarkStart w:id="755" w:name="_Toc320485609"/>
      <w:bookmarkStart w:id="756" w:name="_Toc323656721"/>
      <w:bookmarkStart w:id="757" w:name="_Toc324085459"/>
      <w:bookmarkStart w:id="758" w:name="_Toc383781111"/>
      <w:bookmarkStart w:id="759" w:name="_Toc57656220"/>
      <w:r w:rsidRPr="00903DBA">
        <w:t>Definition</w:t>
      </w:r>
      <w:r w:rsidR="00E80032" w:rsidRPr="00903DBA">
        <w:t xml:space="preserve"> and Declaration</w:t>
      </w:r>
      <w:bookmarkEnd w:id="755"/>
      <w:bookmarkEnd w:id="756"/>
      <w:bookmarkEnd w:id="757"/>
      <w:bookmarkEnd w:id="758"/>
      <w:bookmarkEnd w:id="759"/>
    </w:p>
    <w:p w14:paraId="3EC353DF" w14:textId="59DF0190" w:rsidR="00E80032" w:rsidRPr="00903DBA" w:rsidRDefault="00E80032" w:rsidP="00E80032">
      <w:r w:rsidRPr="00903DBA">
        <w:t xml:space="preserve">It important to distinguish between </w:t>
      </w:r>
      <w:r w:rsidR="00C37108" w:rsidRPr="00903DBA">
        <w:rPr>
          <w:rStyle w:val="KeyWord"/>
        </w:rPr>
        <w:t>definition</w:t>
      </w:r>
      <w:r w:rsidRPr="00903DBA">
        <w:t xml:space="preserve"> and </w:t>
      </w:r>
      <w:r w:rsidRPr="00903DBA">
        <w:rPr>
          <w:rStyle w:val="KeyWord"/>
        </w:rPr>
        <w:t>declaration</w:t>
      </w:r>
      <w:r w:rsidRPr="00903DBA">
        <w:t xml:space="preserve">. For a function, its </w:t>
      </w:r>
      <w:r w:rsidR="00C37108" w:rsidRPr="00903DBA">
        <w:t>definition</w:t>
      </w:r>
      <w:r w:rsidRPr="00903DBA">
        <w:t xml:space="preserve"> generates code while the declaration is merely an item of information to the compiler. A function declaration is also called a </w:t>
      </w:r>
      <w:r w:rsidRPr="00903DBA">
        <w:rPr>
          <w:rStyle w:val="KeyWord"/>
        </w:rPr>
        <w:t>prototype</w:t>
      </w:r>
      <w:r w:rsidRPr="00903DBA">
        <w:t>.</w:t>
      </w:r>
    </w:p>
    <w:p w14:paraId="66755FDC" w14:textId="15EA2AC2" w:rsidR="00E80032" w:rsidRPr="00903DBA" w:rsidRDefault="00E80032" w:rsidP="00E80032">
      <w:r w:rsidRPr="00903DBA">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903DBA">
        <w:fldChar w:fldCharType="begin"/>
      </w:r>
      <w:r w:rsidRPr="00903DBA">
        <w:instrText xml:space="preserve"> REF _Ref383865210 \r \h </w:instrText>
      </w:r>
      <w:r w:rsidRPr="00903DBA">
        <w:fldChar w:fldCharType="separate"/>
      </w:r>
      <w:r w:rsidR="005F7BC3" w:rsidRPr="00903DBA">
        <w:t>13.26</w:t>
      </w:r>
      <w:r w:rsidRPr="00903DBA">
        <w:fldChar w:fldCharType="end"/>
      </w:r>
      <w:r w:rsidRPr="00903DBA">
        <w:t>). In the following example, we use two functions to decide whether a given non-negative integer is even or odd according to the formulas below.</w:t>
      </w:r>
    </w:p>
    <w:p w14:paraId="3FEB708F" w14:textId="77777777" w:rsidR="00E80032" w:rsidRPr="00903DBA" w:rsidRDefault="00E80032" w:rsidP="00E80032">
      <w:r w:rsidRPr="00903DBA">
        <w:object w:dxaOrig="2840" w:dyaOrig="720" w14:anchorId="23106577">
          <v:shape id="_x0000_i1030" type="#_x0000_t75" style="width:2in;height:36pt" o:ole="" fillcolor="window">
            <v:imagedata r:id="rId19" o:title=""/>
          </v:shape>
          <o:OLEObject Type="Embed" ProgID="Equation.3" ShapeID="_x0000_i1030" DrawAspect="Content" ObjectID="_1668276319" r:id="rId20"/>
        </w:object>
      </w:r>
    </w:p>
    <w:p w14:paraId="4649FE88" w14:textId="77777777" w:rsidR="00E80032" w:rsidRPr="00903DBA" w:rsidRDefault="00E80032" w:rsidP="00E80032">
      <w:r w:rsidRPr="00903DBA">
        <w:object w:dxaOrig="2840" w:dyaOrig="720" w14:anchorId="47114D30">
          <v:shape id="_x0000_i1031" type="#_x0000_t75" style="width:2in;height:36pt" o:ole="" fillcolor="window">
            <v:imagedata r:id="rId21" o:title=""/>
          </v:shape>
          <o:OLEObject Type="Embed" ProgID="Equation.3" ShapeID="_x0000_i1031" DrawAspect="Content" ObjectID="_1668276320" r:id="rId22"/>
        </w:object>
      </w:r>
    </w:p>
    <w:p w14:paraId="1FB6866B" w14:textId="05672CB9" w:rsidR="00E80032" w:rsidRPr="00903DBA" w:rsidRDefault="00E80032" w:rsidP="00E80032">
      <w:r w:rsidRPr="00903DBA">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903DBA">
        <w:t>definition</w:t>
      </w:r>
      <w:r w:rsidRPr="00903DBA">
        <w:t>. The only restriction is that two parameters cannot have the same name.</w:t>
      </w:r>
    </w:p>
    <w:p w14:paraId="384F76A3" w14:textId="77777777" w:rsidR="00E80032" w:rsidRPr="00903DBA" w:rsidRDefault="00E80032" w:rsidP="00E80032">
      <w:pPr>
        <w:pStyle w:val="Code"/>
      </w:pPr>
      <w:r w:rsidRPr="00903DBA">
        <w:lastRenderedPageBreak/>
        <w:t>int IsEven(int);</w:t>
      </w:r>
    </w:p>
    <w:p w14:paraId="5B8714CB" w14:textId="77777777" w:rsidR="00E80032" w:rsidRPr="00903DBA" w:rsidRDefault="00E80032" w:rsidP="00E80032">
      <w:pPr>
        <w:pStyle w:val="Code"/>
      </w:pPr>
      <w:r w:rsidRPr="00903DBA">
        <w:t>int IsOdd(int n);</w:t>
      </w:r>
    </w:p>
    <w:p w14:paraId="683597D2" w14:textId="77777777" w:rsidR="00E80032" w:rsidRPr="00903DBA" w:rsidRDefault="00E80032" w:rsidP="00E80032">
      <w:r w:rsidRPr="00903DBA">
        <w:t xml:space="preserve">As C does not include a logical type, we use </w:t>
      </w:r>
      <w:r w:rsidRPr="00903DBA">
        <w:rPr>
          <w:rStyle w:val="CodeInText0"/>
        </w:rPr>
        <w:t>int</w:t>
      </w:r>
      <w:r w:rsidRPr="00903DBA">
        <w:t xml:space="preserve"> to represent true (1) or false (0).</w:t>
      </w:r>
    </w:p>
    <w:p w14:paraId="6B0E3897" w14:textId="77777777" w:rsidR="00E80032" w:rsidRPr="00903DBA" w:rsidRDefault="00E80032" w:rsidP="00E80032">
      <w:pPr>
        <w:pStyle w:val="Code"/>
      </w:pPr>
      <w:r w:rsidRPr="00903DBA">
        <w:t>int IsEven(int num) {</w:t>
      </w:r>
    </w:p>
    <w:p w14:paraId="1B9DE8E0" w14:textId="77777777" w:rsidR="00E80032" w:rsidRPr="00903DBA" w:rsidRDefault="00E80032" w:rsidP="00E80032">
      <w:pPr>
        <w:pStyle w:val="Code"/>
      </w:pPr>
      <w:r w:rsidRPr="00903DBA">
        <w:t xml:space="preserve">  if (num == 0) {</w:t>
      </w:r>
    </w:p>
    <w:p w14:paraId="13FBA222" w14:textId="77777777" w:rsidR="00E80032" w:rsidRPr="00903DBA" w:rsidRDefault="00E80032" w:rsidP="00E80032">
      <w:pPr>
        <w:pStyle w:val="Code"/>
      </w:pPr>
      <w:r w:rsidRPr="00903DBA">
        <w:t xml:space="preserve">    return 1;</w:t>
      </w:r>
    </w:p>
    <w:p w14:paraId="3787B424" w14:textId="77777777" w:rsidR="00E80032" w:rsidRPr="00903DBA" w:rsidRDefault="00E80032" w:rsidP="00E80032">
      <w:pPr>
        <w:pStyle w:val="Code"/>
      </w:pPr>
      <w:r w:rsidRPr="00903DBA">
        <w:t xml:space="preserve">  }</w:t>
      </w:r>
    </w:p>
    <w:p w14:paraId="6C168EFC" w14:textId="77777777" w:rsidR="00E80032" w:rsidRPr="00903DBA" w:rsidRDefault="00E80032" w:rsidP="00E80032">
      <w:pPr>
        <w:pStyle w:val="Code"/>
      </w:pPr>
      <w:r w:rsidRPr="00903DBA">
        <w:t xml:space="preserve">  else {</w:t>
      </w:r>
      <w:r w:rsidRPr="00903DBA">
        <w:cr/>
        <w:t xml:space="preserve">    return IsOdd(num - 1);</w:t>
      </w:r>
    </w:p>
    <w:p w14:paraId="38784572" w14:textId="77777777" w:rsidR="00E80032" w:rsidRPr="00903DBA" w:rsidRDefault="00E80032" w:rsidP="00E80032">
      <w:pPr>
        <w:pStyle w:val="Code"/>
      </w:pPr>
      <w:r w:rsidRPr="00903DBA">
        <w:t xml:space="preserve">  }</w:t>
      </w:r>
    </w:p>
    <w:p w14:paraId="790CEF77" w14:textId="77777777" w:rsidR="00E80032" w:rsidRPr="00903DBA" w:rsidRDefault="00E80032" w:rsidP="00E80032">
      <w:pPr>
        <w:pStyle w:val="Code"/>
      </w:pPr>
      <w:r w:rsidRPr="00903DBA">
        <w:t>}</w:t>
      </w:r>
    </w:p>
    <w:p w14:paraId="004BAC42" w14:textId="77777777" w:rsidR="00E80032" w:rsidRPr="00903DBA" w:rsidRDefault="00E80032" w:rsidP="00E80032">
      <w:pPr>
        <w:pStyle w:val="Code"/>
      </w:pPr>
    </w:p>
    <w:p w14:paraId="721C158C" w14:textId="77777777" w:rsidR="00E80032" w:rsidRPr="00903DBA" w:rsidRDefault="00E80032" w:rsidP="00E80032">
      <w:pPr>
        <w:pStyle w:val="Code"/>
      </w:pPr>
      <w:r w:rsidRPr="00903DBA">
        <w:t>int IsOdd(int num) {</w:t>
      </w:r>
    </w:p>
    <w:p w14:paraId="3A739732" w14:textId="77777777" w:rsidR="00E80032" w:rsidRPr="00903DBA" w:rsidRDefault="00E80032" w:rsidP="00E80032">
      <w:pPr>
        <w:pStyle w:val="Code"/>
      </w:pPr>
      <w:r w:rsidRPr="00903DBA">
        <w:t xml:space="preserve">  if (num == 0) {</w:t>
      </w:r>
    </w:p>
    <w:p w14:paraId="7F7C1A46" w14:textId="77777777" w:rsidR="00E80032" w:rsidRPr="00903DBA" w:rsidRDefault="00E80032" w:rsidP="00E80032">
      <w:pPr>
        <w:pStyle w:val="Code"/>
      </w:pPr>
      <w:r w:rsidRPr="00903DBA">
        <w:t xml:space="preserve">    return 0;</w:t>
      </w:r>
    </w:p>
    <w:p w14:paraId="5708E9B6" w14:textId="77777777" w:rsidR="00E80032" w:rsidRPr="00903DBA" w:rsidRDefault="00E80032" w:rsidP="00E80032">
      <w:pPr>
        <w:pStyle w:val="Code"/>
      </w:pPr>
      <w:r w:rsidRPr="00903DBA">
        <w:t xml:space="preserve">  }</w:t>
      </w:r>
    </w:p>
    <w:p w14:paraId="0BFAD5BE" w14:textId="77777777" w:rsidR="00E80032" w:rsidRPr="00903DBA" w:rsidRDefault="00E80032" w:rsidP="00E80032">
      <w:pPr>
        <w:pStyle w:val="Code"/>
      </w:pPr>
      <w:r w:rsidRPr="00903DBA">
        <w:t xml:space="preserve">  else {</w:t>
      </w:r>
    </w:p>
    <w:p w14:paraId="30E69FB5" w14:textId="77777777" w:rsidR="00E80032" w:rsidRPr="00903DBA" w:rsidRDefault="00E80032" w:rsidP="00E80032">
      <w:pPr>
        <w:pStyle w:val="Code"/>
      </w:pPr>
      <w:r w:rsidRPr="00903DBA">
        <w:t xml:space="preserve">    return IsEven(num - 1);</w:t>
      </w:r>
    </w:p>
    <w:p w14:paraId="1A89B9C0" w14:textId="77777777" w:rsidR="00E80032" w:rsidRPr="00903DBA" w:rsidRDefault="00E80032" w:rsidP="00E80032">
      <w:pPr>
        <w:pStyle w:val="Code"/>
      </w:pPr>
      <w:r w:rsidRPr="00903DBA">
        <w:t xml:space="preserve">  }</w:t>
      </w:r>
    </w:p>
    <w:p w14:paraId="30A7A9CE" w14:textId="77777777" w:rsidR="00E80032" w:rsidRPr="00903DBA" w:rsidRDefault="00E80032" w:rsidP="00E80032">
      <w:pPr>
        <w:pStyle w:val="Code"/>
      </w:pPr>
      <w:r w:rsidRPr="00903DBA">
        <w:t>}</w:t>
      </w:r>
    </w:p>
    <w:p w14:paraId="2B2A2060" w14:textId="77777777" w:rsidR="00E80032" w:rsidRPr="00903DBA" w:rsidRDefault="00E80032" w:rsidP="00E80032">
      <w:r w:rsidRPr="00903DBA">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903DBA" w:rsidRDefault="00E80032" w:rsidP="00E80032">
      <w:pPr>
        <w:pStyle w:val="Code"/>
      </w:pPr>
      <w:r w:rsidRPr="00903DBA">
        <w:t>void Print();</w:t>
      </w:r>
    </w:p>
    <w:p w14:paraId="58C876C5" w14:textId="77777777" w:rsidR="00E80032" w:rsidRPr="00903DBA" w:rsidRDefault="00E80032" w:rsidP="00E80032">
      <w:pPr>
        <w:pStyle w:val="Code"/>
      </w:pPr>
    </w:p>
    <w:p w14:paraId="1D813F48" w14:textId="77777777" w:rsidR="00E80032" w:rsidRPr="00903DBA" w:rsidRDefault="00E80032" w:rsidP="00E80032">
      <w:pPr>
        <w:pStyle w:val="Code"/>
      </w:pPr>
      <w:r w:rsidRPr="00903DBA">
        <w:t>void main(void) {</w:t>
      </w:r>
    </w:p>
    <w:p w14:paraId="02656D39" w14:textId="77777777" w:rsidR="00E80032" w:rsidRPr="00903DBA" w:rsidRDefault="00E80032" w:rsidP="00E80032">
      <w:pPr>
        <w:pStyle w:val="Code"/>
      </w:pPr>
      <w:r w:rsidRPr="00903DBA">
        <w:t xml:space="preserve">  Print();</w:t>
      </w:r>
    </w:p>
    <w:p w14:paraId="081BE2CD" w14:textId="77777777" w:rsidR="00E80032" w:rsidRPr="00903DBA" w:rsidRDefault="00E80032" w:rsidP="00E80032">
      <w:pPr>
        <w:pStyle w:val="Code"/>
      </w:pPr>
      <w:r w:rsidRPr="00903DBA">
        <w:t xml:space="preserve">  Print(1);</w:t>
      </w:r>
    </w:p>
    <w:p w14:paraId="30D883B4" w14:textId="77777777" w:rsidR="00E80032" w:rsidRPr="00903DBA" w:rsidRDefault="00E80032" w:rsidP="00E80032">
      <w:pPr>
        <w:pStyle w:val="Code"/>
      </w:pPr>
      <w:r w:rsidRPr="00903DBA">
        <w:t xml:space="preserve">  Print(1, 2);</w:t>
      </w:r>
    </w:p>
    <w:p w14:paraId="7D4167D2" w14:textId="77777777" w:rsidR="00E80032" w:rsidRPr="00903DBA" w:rsidRDefault="00E80032" w:rsidP="00E80032">
      <w:pPr>
        <w:pStyle w:val="Code"/>
      </w:pPr>
      <w:r w:rsidRPr="00903DBA">
        <w:t xml:space="preserve">  Print(1, 2, 3);</w:t>
      </w:r>
    </w:p>
    <w:p w14:paraId="5138D345" w14:textId="77777777" w:rsidR="00E80032" w:rsidRPr="00903DBA" w:rsidRDefault="00E80032" w:rsidP="00E80032">
      <w:pPr>
        <w:pStyle w:val="Code"/>
      </w:pPr>
      <w:r w:rsidRPr="00903DBA">
        <w:t>}</w:t>
      </w:r>
    </w:p>
    <w:p w14:paraId="0C0DD68F" w14:textId="77777777" w:rsidR="00E80032" w:rsidRPr="00903DBA" w:rsidRDefault="00E80032" w:rsidP="00E80032">
      <w:r w:rsidRPr="00903DBA">
        <w:t xml:space="preserve">The obvious way to avoid the run-time errors is to always state the parameter list in function prototypes. If the function does not have any parameters, it can be stated by the </w:t>
      </w:r>
      <w:r w:rsidRPr="00903DBA">
        <w:rPr>
          <w:rStyle w:val="CodeInText0"/>
        </w:rPr>
        <w:t>void</w:t>
      </w:r>
      <w:r w:rsidRPr="00903DBA">
        <w:t xml:space="preserve"> type. In that case, the function can only be called without parameters.</w:t>
      </w:r>
    </w:p>
    <w:p w14:paraId="09ECF349" w14:textId="77777777" w:rsidR="00E80032" w:rsidRPr="00903DBA" w:rsidRDefault="00E80032" w:rsidP="00E80032">
      <w:pPr>
        <w:pStyle w:val="Code"/>
      </w:pPr>
      <w:r w:rsidRPr="00903DBA">
        <w:t>void Print(void);</w:t>
      </w:r>
    </w:p>
    <w:p w14:paraId="623DE7FF" w14:textId="53C0364C" w:rsidR="00E80032" w:rsidRPr="00903DBA" w:rsidRDefault="00E80032" w:rsidP="007C7CB2">
      <w:pPr>
        <w:pStyle w:val="Rubrik3"/>
      </w:pPr>
      <w:bookmarkStart w:id="760" w:name="_Toc320485610"/>
      <w:bookmarkStart w:id="761" w:name="_Toc323656722"/>
      <w:bookmarkStart w:id="762" w:name="_Toc324085460"/>
      <w:bookmarkStart w:id="763" w:name="_Toc383781112"/>
      <w:bookmarkStart w:id="764" w:name="_Toc57656221"/>
      <w:r w:rsidRPr="00903DBA">
        <w:t>Higher-Order Functions</w:t>
      </w:r>
      <w:bookmarkEnd w:id="760"/>
      <w:bookmarkEnd w:id="761"/>
      <w:bookmarkEnd w:id="762"/>
      <w:bookmarkEnd w:id="763"/>
      <w:bookmarkEnd w:id="764"/>
    </w:p>
    <w:p w14:paraId="7BFA0F7A" w14:textId="77777777" w:rsidR="00E80032" w:rsidRPr="00903DBA" w:rsidRDefault="00E80032" w:rsidP="00E80032">
      <w:r w:rsidRPr="00903DBA">
        <w:t xml:space="preserve">A function that takes another function as a parameter is called a </w:t>
      </w:r>
      <w:r w:rsidRPr="00903DBA">
        <w:rPr>
          <w:rStyle w:val="KeyWord"/>
        </w:rPr>
        <w:t>higher</w:t>
      </w:r>
      <w:r w:rsidRPr="00903DBA">
        <w:rPr>
          <w:rStyle w:val="Italic"/>
        </w:rPr>
        <w:t>-</w:t>
      </w:r>
      <w:r w:rsidRPr="00903DBA">
        <w:rPr>
          <w:rStyle w:val="KeyWord"/>
        </w:rPr>
        <w:t>order</w:t>
      </w:r>
      <w:r w:rsidRPr="00903DBA">
        <w:rPr>
          <w:rStyle w:val="Italic"/>
        </w:rPr>
        <w:t xml:space="preserve"> </w:t>
      </w:r>
      <w:r w:rsidRPr="00903DBA">
        <w:rPr>
          <w:rStyle w:val="KeyWord"/>
        </w:rPr>
        <w:t>function</w:t>
      </w:r>
      <w:r w:rsidRPr="00903DBA">
        <w:t xml:space="preserve">. Technically, it does not take the function itself as a parameter, but rather a pointer to the function. However, the pointer marker (*) may be omitted. The parameter function is also called a </w:t>
      </w:r>
      <w:r w:rsidRPr="00903DBA">
        <w:rPr>
          <w:rStyle w:val="KeyWord"/>
        </w:rPr>
        <w:t>callback</w:t>
      </w:r>
      <w:r w:rsidRPr="00903DBA">
        <w:t xml:space="preserve"> function. The following example takes an array of the given size and applies the given function to each integer in the array. </w:t>
      </w:r>
      <w:proofErr w:type="spellStart"/>
      <w:r w:rsidRPr="00903DBA">
        <w:rPr>
          <w:rStyle w:val="CodeInText0"/>
        </w:rPr>
        <w:t>ApplyArray</w:t>
      </w:r>
      <w:proofErr w:type="spellEnd"/>
      <w:r w:rsidRPr="00903DBA">
        <w:t xml:space="preserve"> a higher order function and </w:t>
      </w:r>
      <w:r w:rsidRPr="00903DBA">
        <w:rPr>
          <w:rStyle w:val="CodeInText0"/>
        </w:rPr>
        <w:t>Apply</w:t>
      </w:r>
      <w:r w:rsidRPr="00903DBA">
        <w:t xml:space="preserve"> is a callback function.</w:t>
      </w:r>
    </w:p>
    <w:p w14:paraId="4330C676" w14:textId="77777777" w:rsidR="00E80032" w:rsidRPr="00903DBA" w:rsidRDefault="00E80032" w:rsidP="00E80032">
      <w:pPr>
        <w:pStyle w:val="Code"/>
      </w:pPr>
      <w:r w:rsidRPr="00903DBA">
        <w:t>#include &lt;stdio.h&gt;</w:t>
      </w:r>
    </w:p>
    <w:p w14:paraId="413A828C" w14:textId="77777777" w:rsidR="00E80032" w:rsidRPr="00903DBA" w:rsidRDefault="00E80032" w:rsidP="00E80032">
      <w:pPr>
        <w:pStyle w:val="Code"/>
      </w:pPr>
    </w:p>
    <w:p w14:paraId="7CAEFAFD" w14:textId="77777777" w:rsidR="00E80032" w:rsidRPr="00903DBA" w:rsidRDefault="00E80032" w:rsidP="00E80032">
      <w:pPr>
        <w:pStyle w:val="Code"/>
      </w:pPr>
      <w:r w:rsidRPr="00903DBA">
        <w:t>void ApplyArray(int intArray[], int size, int Apply(int)) {</w:t>
      </w:r>
    </w:p>
    <w:p w14:paraId="5FDFBCB6" w14:textId="77777777" w:rsidR="00E80032" w:rsidRPr="00903DBA" w:rsidRDefault="00E80032" w:rsidP="00E80032">
      <w:pPr>
        <w:pStyle w:val="Code"/>
      </w:pPr>
      <w:r w:rsidRPr="00903DBA">
        <w:t xml:space="preserve">  int index;</w:t>
      </w:r>
    </w:p>
    <w:p w14:paraId="25577540" w14:textId="77777777" w:rsidR="00E80032" w:rsidRPr="00903DBA" w:rsidRDefault="00E80032" w:rsidP="00E80032">
      <w:pPr>
        <w:pStyle w:val="Code"/>
      </w:pPr>
      <w:r w:rsidRPr="00903DBA">
        <w:t xml:space="preserve">  for (index = 0; index &lt; size; ++index) {</w:t>
      </w:r>
      <w:r w:rsidRPr="00903DBA">
        <w:cr/>
        <w:t xml:space="preserve">    intArray[index] = Apply(intArray[index]);</w:t>
      </w:r>
    </w:p>
    <w:p w14:paraId="2739D7A4" w14:textId="77777777" w:rsidR="00E80032" w:rsidRPr="00903DBA" w:rsidRDefault="00E80032" w:rsidP="00E80032">
      <w:pPr>
        <w:pStyle w:val="Code"/>
      </w:pPr>
      <w:r w:rsidRPr="00903DBA">
        <w:t xml:space="preserve">  }</w:t>
      </w:r>
    </w:p>
    <w:p w14:paraId="71127BAD" w14:textId="77777777" w:rsidR="00E80032" w:rsidRPr="00903DBA" w:rsidRDefault="00E80032" w:rsidP="00E80032">
      <w:pPr>
        <w:pStyle w:val="Code"/>
      </w:pPr>
      <w:r w:rsidRPr="00903DBA">
        <w:t>}</w:t>
      </w:r>
    </w:p>
    <w:p w14:paraId="6D1F9887" w14:textId="77777777" w:rsidR="00E80032" w:rsidRPr="00903DBA" w:rsidRDefault="00E80032" w:rsidP="00E80032">
      <w:pPr>
        <w:pStyle w:val="Code"/>
      </w:pPr>
    </w:p>
    <w:p w14:paraId="702B5678" w14:textId="77777777" w:rsidR="00E80032" w:rsidRPr="00903DBA" w:rsidRDefault="00E80032" w:rsidP="00E80032">
      <w:pPr>
        <w:pStyle w:val="Code"/>
      </w:pPr>
      <w:r w:rsidRPr="00903DBA">
        <w:t>int Double(int number) {</w:t>
      </w:r>
    </w:p>
    <w:p w14:paraId="49A13B4B" w14:textId="77777777" w:rsidR="00E80032" w:rsidRPr="00903DBA" w:rsidRDefault="00E80032" w:rsidP="00E80032">
      <w:pPr>
        <w:pStyle w:val="Code"/>
      </w:pPr>
      <w:r w:rsidRPr="00903DBA">
        <w:t xml:space="preserve">  return 2 * number;</w:t>
      </w:r>
    </w:p>
    <w:p w14:paraId="496C9645" w14:textId="77777777" w:rsidR="00E80032" w:rsidRPr="00903DBA" w:rsidRDefault="00E80032" w:rsidP="00E80032">
      <w:pPr>
        <w:pStyle w:val="Code"/>
      </w:pPr>
      <w:r w:rsidRPr="00903DBA">
        <w:t>}</w:t>
      </w:r>
    </w:p>
    <w:p w14:paraId="65CDAFBA" w14:textId="77777777" w:rsidR="00E80032" w:rsidRPr="00903DBA" w:rsidRDefault="00E80032" w:rsidP="00E80032">
      <w:pPr>
        <w:pStyle w:val="Code"/>
      </w:pPr>
    </w:p>
    <w:p w14:paraId="1EDB6A88" w14:textId="77777777" w:rsidR="00E80032" w:rsidRPr="00903DBA" w:rsidRDefault="00E80032" w:rsidP="00E80032">
      <w:pPr>
        <w:pStyle w:val="Code"/>
      </w:pPr>
      <w:r w:rsidRPr="00903DBA">
        <w:t>int Square(int number) {</w:t>
      </w:r>
    </w:p>
    <w:p w14:paraId="6292B5D3" w14:textId="77777777" w:rsidR="00E80032" w:rsidRPr="00903DBA" w:rsidRDefault="00E80032" w:rsidP="00E80032">
      <w:pPr>
        <w:pStyle w:val="Code"/>
      </w:pPr>
      <w:r w:rsidRPr="00903DBA">
        <w:t xml:space="preserve">  return number * number;</w:t>
      </w:r>
    </w:p>
    <w:p w14:paraId="3156585D" w14:textId="77777777" w:rsidR="00E80032" w:rsidRPr="00903DBA" w:rsidRDefault="00E80032" w:rsidP="00E80032">
      <w:pPr>
        <w:pStyle w:val="Code"/>
      </w:pPr>
      <w:r w:rsidRPr="00903DBA">
        <w:t>}</w:t>
      </w:r>
    </w:p>
    <w:p w14:paraId="5888B329" w14:textId="77777777" w:rsidR="00E80032" w:rsidRPr="00903DBA" w:rsidRDefault="00E80032" w:rsidP="00E80032">
      <w:pPr>
        <w:pStyle w:val="Code"/>
      </w:pPr>
    </w:p>
    <w:p w14:paraId="0F4E21C3" w14:textId="77777777" w:rsidR="00E80032" w:rsidRPr="00903DBA" w:rsidRDefault="00E80032" w:rsidP="00E80032">
      <w:pPr>
        <w:pStyle w:val="Code"/>
      </w:pPr>
      <w:r w:rsidRPr="00903DBA">
        <w:t>void PrintArray(int intArray[], int size) {</w:t>
      </w:r>
    </w:p>
    <w:p w14:paraId="4371DE9A" w14:textId="77777777" w:rsidR="00E80032" w:rsidRPr="00903DBA" w:rsidRDefault="00E80032" w:rsidP="00E80032">
      <w:pPr>
        <w:pStyle w:val="Code"/>
      </w:pPr>
      <w:r w:rsidRPr="00903DBA">
        <w:t xml:space="preserve">  int index;</w:t>
      </w:r>
    </w:p>
    <w:p w14:paraId="02758C98" w14:textId="77777777" w:rsidR="00E80032" w:rsidRPr="00903DBA" w:rsidRDefault="00E80032" w:rsidP="00E80032">
      <w:pPr>
        <w:pStyle w:val="Code"/>
      </w:pPr>
      <w:r w:rsidRPr="00903DBA">
        <w:t xml:space="preserve">  for (index = 0; index &lt; size; ++index) {</w:t>
      </w:r>
      <w:r w:rsidRPr="00903DBA">
        <w:cr/>
        <w:t xml:space="preserve">    printf("%d ", intArray[index]);</w:t>
      </w:r>
    </w:p>
    <w:p w14:paraId="729F641B" w14:textId="77777777" w:rsidR="00E80032" w:rsidRPr="00903DBA" w:rsidRDefault="00E80032" w:rsidP="00E80032">
      <w:pPr>
        <w:pStyle w:val="Code"/>
      </w:pPr>
      <w:r w:rsidRPr="00903DBA">
        <w:t xml:space="preserve">  }</w:t>
      </w:r>
    </w:p>
    <w:p w14:paraId="67D04530" w14:textId="77777777" w:rsidR="00E80032" w:rsidRPr="00903DBA" w:rsidRDefault="00E80032" w:rsidP="00E80032">
      <w:pPr>
        <w:pStyle w:val="Code"/>
      </w:pPr>
      <w:r w:rsidRPr="00903DBA">
        <w:t xml:space="preserve">  printf("\n");</w:t>
      </w:r>
    </w:p>
    <w:p w14:paraId="3BFB2A10" w14:textId="77777777" w:rsidR="00E80032" w:rsidRPr="00903DBA" w:rsidRDefault="00E80032" w:rsidP="00E80032">
      <w:pPr>
        <w:pStyle w:val="Code"/>
      </w:pPr>
      <w:r w:rsidRPr="00903DBA">
        <w:t>}</w:t>
      </w:r>
    </w:p>
    <w:p w14:paraId="2D8989AC" w14:textId="77777777" w:rsidR="00E80032" w:rsidRPr="00903DBA" w:rsidRDefault="00E80032" w:rsidP="00E80032">
      <w:pPr>
        <w:pStyle w:val="Code"/>
      </w:pPr>
    </w:p>
    <w:p w14:paraId="10734781" w14:textId="77777777" w:rsidR="00E80032" w:rsidRPr="00903DBA" w:rsidRDefault="00E80032" w:rsidP="00E80032">
      <w:pPr>
        <w:pStyle w:val="Code"/>
      </w:pPr>
      <w:r w:rsidRPr="00903DBA">
        <w:t>void main() {</w:t>
      </w:r>
    </w:p>
    <w:p w14:paraId="318AE64C" w14:textId="77777777" w:rsidR="00E80032" w:rsidRPr="00903DBA" w:rsidRDefault="00E80032" w:rsidP="00E80032">
      <w:pPr>
        <w:pStyle w:val="Code"/>
      </w:pPr>
      <w:r w:rsidRPr="00903DBA">
        <w:t xml:space="preserve">  int numberArray[] = {1, 2, 3, 4, 5, 6, 7, 8, 9, 10};</w:t>
      </w:r>
    </w:p>
    <w:p w14:paraId="38B1C18F" w14:textId="77777777" w:rsidR="00E80032" w:rsidRPr="00903DBA" w:rsidRDefault="00E80032" w:rsidP="00E80032">
      <w:pPr>
        <w:pStyle w:val="Code"/>
      </w:pPr>
      <w:r w:rsidRPr="00903DBA">
        <w:t xml:space="preserve">  int arraySize = sizeof numberArray / sizeof numberArray[0];</w:t>
      </w:r>
    </w:p>
    <w:p w14:paraId="165B5D86" w14:textId="77777777" w:rsidR="00E80032" w:rsidRPr="00903DBA" w:rsidRDefault="00E80032" w:rsidP="00E80032">
      <w:pPr>
        <w:pStyle w:val="Code"/>
      </w:pPr>
      <w:r w:rsidRPr="00903DBA">
        <w:t xml:space="preserve">  PrintArray(numberArray, arraySize);</w:t>
      </w:r>
    </w:p>
    <w:p w14:paraId="4A1F9799" w14:textId="77777777" w:rsidR="00E80032" w:rsidRPr="00903DBA" w:rsidRDefault="00E80032" w:rsidP="00E80032">
      <w:pPr>
        <w:pStyle w:val="Code"/>
      </w:pPr>
    </w:p>
    <w:p w14:paraId="3907B215" w14:textId="77777777" w:rsidR="00E80032" w:rsidRPr="00903DBA" w:rsidRDefault="00E80032" w:rsidP="00E80032">
      <w:pPr>
        <w:pStyle w:val="Code"/>
      </w:pPr>
      <w:r w:rsidRPr="00903DBA">
        <w:t xml:space="preserve">  // Doubles every value in the array.</w:t>
      </w:r>
    </w:p>
    <w:p w14:paraId="77479FE0" w14:textId="77777777" w:rsidR="00E80032" w:rsidRPr="00903DBA" w:rsidRDefault="00E80032" w:rsidP="00E80032">
      <w:pPr>
        <w:pStyle w:val="Code"/>
      </w:pPr>
      <w:r w:rsidRPr="00903DBA">
        <w:t xml:space="preserve">  ApplyArray(numberArray, arraySize, Double);</w:t>
      </w:r>
    </w:p>
    <w:p w14:paraId="11CD42D3" w14:textId="77777777" w:rsidR="00E80032" w:rsidRPr="00903DBA" w:rsidRDefault="00E80032" w:rsidP="00E80032">
      <w:pPr>
        <w:pStyle w:val="Code"/>
      </w:pPr>
      <w:r w:rsidRPr="00903DBA">
        <w:t xml:space="preserve">  PrintArray(numberArray, arraySize);</w:t>
      </w:r>
    </w:p>
    <w:p w14:paraId="0A89423E" w14:textId="77777777" w:rsidR="00E80032" w:rsidRPr="00903DBA" w:rsidRDefault="00E80032" w:rsidP="00E80032">
      <w:pPr>
        <w:pStyle w:val="Code"/>
      </w:pPr>
    </w:p>
    <w:p w14:paraId="4EBEF0BB" w14:textId="77777777" w:rsidR="00E80032" w:rsidRPr="00903DBA" w:rsidRDefault="00E80032" w:rsidP="00E80032">
      <w:pPr>
        <w:pStyle w:val="Code"/>
      </w:pPr>
      <w:r w:rsidRPr="00903DBA">
        <w:t xml:space="preserve">  // Squares every value in the array.</w:t>
      </w:r>
    </w:p>
    <w:p w14:paraId="0E261638" w14:textId="77777777" w:rsidR="00E80032" w:rsidRPr="00903DBA" w:rsidRDefault="00E80032" w:rsidP="00E80032">
      <w:pPr>
        <w:pStyle w:val="Code"/>
      </w:pPr>
      <w:r w:rsidRPr="00903DBA">
        <w:t xml:space="preserve">  ApplyArray(numberArray, arraySize, Square);</w:t>
      </w:r>
    </w:p>
    <w:p w14:paraId="662F257A" w14:textId="77777777" w:rsidR="00E80032" w:rsidRPr="00903DBA" w:rsidRDefault="00E80032" w:rsidP="00E80032">
      <w:pPr>
        <w:pStyle w:val="Code"/>
      </w:pPr>
      <w:r w:rsidRPr="00903DBA">
        <w:t xml:space="preserve">  PrintArray(numberArray, arraySize);</w:t>
      </w:r>
    </w:p>
    <w:p w14:paraId="39BDAFEF" w14:textId="77777777" w:rsidR="00E80032" w:rsidRPr="00903DBA" w:rsidRDefault="00E80032" w:rsidP="00E80032">
      <w:pPr>
        <w:pStyle w:val="Code"/>
      </w:pPr>
      <w:r w:rsidRPr="00903DBA">
        <w:t>}</w:t>
      </w:r>
    </w:p>
    <w:p w14:paraId="3D132BE8" w14:textId="77777777" w:rsidR="00E80032" w:rsidRPr="00903DBA" w:rsidRDefault="00E80032" w:rsidP="00E80032">
      <w:pPr>
        <w:rPr>
          <w:szCs w:val="21"/>
        </w:rPr>
      </w:pPr>
      <w:r w:rsidRPr="00903DBA">
        <w:rPr>
          <w:szCs w:val="21"/>
        </w:rPr>
        <w:t xml:space="preserve">An alternative way is to define the type of the callback function. In the following code segment, the </w:t>
      </w:r>
      <w:proofErr w:type="spellStart"/>
      <w:r w:rsidRPr="00903DBA">
        <w:rPr>
          <w:rStyle w:val="CodeInText0"/>
        </w:rPr>
        <w:t>APPLY_FUNC</w:t>
      </w:r>
      <w:proofErr w:type="spellEnd"/>
      <w:r w:rsidRPr="00903DBA">
        <w:t xml:space="preserve"> type is a pointer to a function that takes an integer parameter and returns an integer value.</w:t>
      </w:r>
    </w:p>
    <w:p w14:paraId="23883315" w14:textId="77777777" w:rsidR="00E80032" w:rsidRPr="00903DBA" w:rsidRDefault="00E80032" w:rsidP="00E80032">
      <w:pPr>
        <w:pStyle w:val="Code"/>
      </w:pPr>
      <w:r w:rsidRPr="00903DBA">
        <w:t>typedef int (*APPLY_FUNC)(int);</w:t>
      </w:r>
    </w:p>
    <w:p w14:paraId="3B1C7144" w14:textId="77777777" w:rsidR="00E80032" w:rsidRPr="00903DBA" w:rsidRDefault="00E80032" w:rsidP="00E80032">
      <w:pPr>
        <w:pStyle w:val="Code"/>
      </w:pPr>
    </w:p>
    <w:p w14:paraId="4D31FFDD" w14:textId="77777777" w:rsidR="00E80032" w:rsidRPr="00903DBA" w:rsidRDefault="00E80032" w:rsidP="00E80032">
      <w:pPr>
        <w:pStyle w:val="Code"/>
      </w:pPr>
      <w:r w:rsidRPr="00903DBA">
        <w:t>void ApplyArray(int intArray[], int size,</w:t>
      </w:r>
    </w:p>
    <w:p w14:paraId="1231AA0A" w14:textId="77777777" w:rsidR="00E80032" w:rsidRPr="00903DBA" w:rsidRDefault="00E80032" w:rsidP="00E80032">
      <w:pPr>
        <w:pStyle w:val="Code"/>
      </w:pPr>
      <w:r w:rsidRPr="00903DBA">
        <w:t xml:space="preserve">                APPLY_FUNC pApplyFunc) {</w:t>
      </w:r>
    </w:p>
    <w:p w14:paraId="1654F290" w14:textId="77777777" w:rsidR="00E80032" w:rsidRPr="00903DBA" w:rsidRDefault="00E80032" w:rsidP="00E80032">
      <w:pPr>
        <w:pStyle w:val="Code"/>
      </w:pPr>
      <w:r w:rsidRPr="00903DBA">
        <w:t xml:space="preserve">  int index;</w:t>
      </w:r>
    </w:p>
    <w:p w14:paraId="53EA493D" w14:textId="77777777" w:rsidR="00E80032" w:rsidRPr="00903DBA" w:rsidRDefault="00E80032" w:rsidP="00E80032">
      <w:pPr>
        <w:pStyle w:val="Code"/>
      </w:pPr>
      <w:r w:rsidRPr="00903DBA">
        <w:t xml:space="preserve">  for (index = 0; index &lt; size; ++index) {</w:t>
      </w:r>
      <w:r w:rsidRPr="00903DBA">
        <w:cr/>
        <w:t xml:space="preserve">    intArray[index] = pApplyFunc(intArray[index]);</w:t>
      </w:r>
    </w:p>
    <w:p w14:paraId="5E089B93" w14:textId="77777777" w:rsidR="00E80032" w:rsidRPr="00903DBA" w:rsidRDefault="00E80032" w:rsidP="00E80032">
      <w:pPr>
        <w:pStyle w:val="Code"/>
      </w:pPr>
      <w:r w:rsidRPr="00903DBA">
        <w:t xml:space="preserve">  }</w:t>
      </w:r>
    </w:p>
    <w:p w14:paraId="0B453E42" w14:textId="77777777" w:rsidR="00E80032" w:rsidRPr="00903DBA" w:rsidRDefault="00E80032" w:rsidP="00E80032">
      <w:pPr>
        <w:pStyle w:val="Code"/>
      </w:pPr>
      <w:r w:rsidRPr="00903DBA">
        <w:t>}</w:t>
      </w:r>
    </w:p>
    <w:p w14:paraId="7A721402" w14:textId="0B3DD4EC" w:rsidR="00E80032" w:rsidRPr="00903DBA" w:rsidRDefault="00E80032" w:rsidP="00E80032">
      <w:r w:rsidRPr="00903DBA">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903DBA">
        <w:t>definition</w:t>
      </w:r>
      <w:r w:rsidRPr="00903DBA">
        <w:t xml:space="preserve">s are (by </w:t>
      </w:r>
      <w:r w:rsidR="00C37108" w:rsidRPr="00903DBA">
        <w:t>definition</w:t>
      </w:r>
      <w:r w:rsidRPr="00903DBA">
        <w:t>) equivalent. This gives that the function must have an extra integer parameter stating the array size.</w:t>
      </w:r>
    </w:p>
    <w:p w14:paraId="05768D1D" w14:textId="77777777" w:rsidR="00E80032" w:rsidRPr="00903DBA" w:rsidRDefault="00E80032" w:rsidP="00E80032">
      <w:pPr>
        <w:pStyle w:val="Code"/>
      </w:pPr>
      <w:r w:rsidRPr="00903DBA">
        <w:t>void PrintArray(int intArray[], int arraySize) {</w:t>
      </w:r>
    </w:p>
    <w:p w14:paraId="301032BB" w14:textId="77777777" w:rsidR="00E80032" w:rsidRPr="00903DBA" w:rsidRDefault="00E80032" w:rsidP="00E80032">
      <w:pPr>
        <w:pStyle w:val="Code"/>
      </w:pPr>
      <w:r w:rsidRPr="00903DBA">
        <w:t xml:space="preserve">  // ...</w:t>
      </w:r>
    </w:p>
    <w:p w14:paraId="7876F550" w14:textId="77777777" w:rsidR="00E80032" w:rsidRPr="00903DBA" w:rsidRDefault="00E80032" w:rsidP="00E80032">
      <w:pPr>
        <w:pStyle w:val="Code"/>
      </w:pPr>
      <w:r w:rsidRPr="00903DBA">
        <w:t>}</w:t>
      </w:r>
    </w:p>
    <w:p w14:paraId="06AE05E9" w14:textId="77777777" w:rsidR="00E80032" w:rsidRPr="00903DBA" w:rsidRDefault="00E80032" w:rsidP="00E80032">
      <w:pPr>
        <w:pStyle w:val="Code"/>
      </w:pPr>
    </w:p>
    <w:p w14:paraId="5D257B42" w14:textId="77777777" w:rsidR="00E80032" w:rsidRPr="00903DBA" w:rsidRDefault="00E80032" w:rsidP="00E80032">
      <w:pPr>
        <w:pStyle w:val="Code"/>
      </w:pPr>
      <w:r w:rsidRPr="00903DBA">
        <w:t>void PrintArray(int* intArray, int arraySize) {</w:t>
      </w:r>
    </w:p>
    <w:p w14:paraId="01F674FD" w14:textId="77777777" w:rsidR="00E80032" w:rsidRPr="00903DBA" w:rsidRDefault="00E80032" w:rsidP="00E80032">
      <w:pPr>
        <w:pStyle w:val="Code"/>
      </w:pPr>
      <w:r w:rsidRPr="00903DBA">
        <w:t xml:space="preserve">  // ...</w:t>
      </w:r>
    </w:p>
    <w:p w14:paraId="66F2B180" w14:textId="77777777" w:rsidR="00E80032" w:rsidRPr="00903DBA" w:rsidRDefault="00E80032" w:rsidP="00E80032">
      <w:pPr>
        <w:pStyle w:val="Code"/>
      </w:pPr>
      <w:r w:rsidRPr="00903DBA">
        <w:t>}</w:t>
      </w:r>
    </w:p>
    <w:p w14:paraId="0790600F" w14:textId="57245D5E" w:rsidR="00E80032" w:rsidRPr="00903DBA" w:rsidRDefault="00E80032" w:rsidP="007C7CB2">
      <w:pPr>
        <w:pStyle w:val="Rubrik2"/>
      </w:pPr>
      <w:bookmarkStart w:id="765" w:name="_Toc320485611"/>
      <w:bookmarkStart w:id="766" w:name="_Toc323656723"/>
      <w:bookmarkStart w:id="767" w:name="_Toc324085461"/>
      <w:bookmarkStart w:id="768" w:name="_Toc383781113"/>
      <w:bookmarkStart w:id="769" w:name="_Ref383865210"/>
      <w:bookmarkStart w:id="770" w:name="_Toc57656222"/>
      <w:r w:rsidRPr="00903DBA">
        <w:lastRenderedPageBreak/>
        <w:t>Structures and Linked Lists</w:t>
      </w:r>
      <w:bookmarkEnd w:id="765"/>
      <w:bookmarkEnd w:id="766"/>
      <w:bookmarkEnd w:id="767"/>
      <w:bookmarkEnd w:id="768"/>
      <w:bookmarkEnd w:id="769"/>
      <w:bookmarkEnd w:id="770"/>
    </w:p>
    <w:p w14:paraId="48C1E0C9" w14:textId="5E80A53C" w:rsidR="00E80032" w:rsidRPr="00903DBA" w:rsidRDefault="00E80032" w:rsidP="00E80032">
      <w:r w:rsidRPr="00903DBA">
        <w:t xml:space="preserve">A </w:t>
      </w:r>
      <w:r w:rsidRPr="00903DBA">
        <w:rPr>
          <w:rStyle w:val="CodeInText0"/>
        </w:rPr>
        <w:t>struct</w:t>
      </w:r>
      <w:r w:rsidRPr="00903DBA">
        <w:t xml:space="preserve"> is a compound type. </w:t>
      </w:r>
      <w:r w:rsidR="00A530E9" w:rsidRPr="00903DBA">
        <w:t>Like</w:t>
      </w:r>
      <w:r w:rsidRPr="00903DBA">
        <w:t xml:space="preserve"> arrays, it holds several values, called </w:t>
      </w:r>
      <w:r w:rsidRPr="00903DBA">
        <w:rPr>
          <w:rStyle w:val="KeyWord"/>
        </w:rPr>
        <w:t>fields</w:t>
      </w:r>
      <w:r w:rsidRPr="00903DBA">
        <w:t>. However, in contrast to arrays, the values can hold different types.</w:t>
      </w:r>
    </w:p>
    <w:p w14:paraId="50D967D8" w14:textId="53F07E15" w:rsidR="00E80032" w:rsidRPr="00903DBA" w:rsidRDefault="00E80032" w:rsidP="00E80032">
      <w:r w:rsidRPr="00903DBA">
        <w:t xml:space="preserve">A pointer may point at a </w:t>
      </w:r>
      <w:r w:rsidR="007B180A" w:rsidRPr="00903DBA">
        <w:t>struct</w:t>
      </w:r>
      <w:r w:rsidRPr="00903DBA">
        <w:t xml:space="preserve"> value as well as a simple value, and a </w:t>
      </w:r>
      <w:r w:rsidR="005A26A4" w:rsidRPr="00903DBA">
        <w:t xml:space="preserve">struct </w:t>
      </w:r>
      <w:r w:rsidRPr="00903DBA">
        <w:t xml:space="preserve">may have a pointer to another </w:t>
      </w:r>
      <w:r w:rsidR="005A26A4" w:rsidRPr="00903DBA">
        <w:t xml:space="preserve">struct </w:t>
      </w:r>
      <w:r w:rsidRPr="00903DBA">
        <w:t xml:space="preserve">value as a field, which in turn points at another </w:t>
      </w:r>
      <w:r w:rsidR="005A26A4" w:rsidRPr="00903DBA">
        <w:t xml:space="preserve">struct </w:t>
      </w:r>
      <w:r w:rsidRPr="00903DBA">
        <w:t>value</w:t>
      </w:r>
      <w:r w:rsidR="005A26A4" w:rsidRPr="00903DBA">
        <w:t>,</w:t>
      </w:r>
      <w:r w:rsidRPr="00903DBA">
        <w:t xml:space="preserve"> and so one. In this way, a </w:t>
      </w:r>
      <w:r w:rsidRPr="00903DBA">
        <w:rPr>
          <w:rStyle w:val="KeyWord"/>
        </w:rPr>
        <w:t>linked</w:t>
      </w:r>
      <w:r w:rsidRPr="00903DBA">
        <w:rPr>
          <w:rStyle w:val="Italic"/>
        </w:rPr>
        <w:t xml:space="preserve"> </w:t>
      </w:r>
      <w:r w:rsidRPr="00903DBA">
        <w:rPr>
          <w:rStyle w:val="KeyWord"/>
        </w:rPr>
        <w:t>list</w:t>
      </w:r>
      <w:r w:rsidRPr="00903DBA">
        <w:t xml:space="preserve"> can be constructed. The list must end eventually, so the last pointer points at null. A pointer to the next cell in the list is called a </w:t>
      </w:r>
      <w:r w:rsidRPr="00903DBA">
        <w:rPr>
          <w:rStyle w:val="KeyWord"/>
        </w:rPr>
        <w:t>link</w:t>
      </w:r>
      <w:r w:rsidRPr="00903DBA">
        <w:t>.</w:t>
      </w:r>
    </w:p>
    <w:p w14:paraId="3F71A7BB" w14:textId="77777777" w:rsidR="00E80032" w:rsidRPr="00903DBA" w:rsidRDefault="00E80032" w:rsidP="00E80032">
      <w:pPr>
        <w:pStyle w:val="Code"/>
      </w:pPr>
      <w:r w:rsidRPr="00903DBA">
        <w:t>struct Cell {</w:t>
      </w:r>
    </w:p>
    <w:p w14:paraId="063C77BF" w14:textId="77777777" w:rsidR="00E80032" w:rsidRPr="00903DBA" w:rsidRDefault="00E80032" w:rsidP="00E80032">
      <w:pPr>
        <w:pStyle w:val="Code"/>
      </w:pPr>
      <w:r w:rsidRPr="00903DBA">
        <w:t xml:space="preserve">  int value;</w:t>
      </w:r>
    </w:p>
    <w:p w14:paraId="58CA8073" w14:textId="77777777" w:rsidR="00E80032" w:rsidRPr="00903DBA" w:rsidRDefault="00E80032" w:rsidP="00E80032">
      <w:pPr>
        <w:pStyle w:val="Code"/>
      </w:pPr>
      <w:r w:rsidRPr="00903DBA">
        <w:t xml:space="preserve">  struct Cell* nextPtr;</w:t>
      </w:r>
    </w:p>
    <w:p w14:paraId="6BAEA01B" w14:textId="77777777" w:rsidR="00E80032" w:rsidRPr="00903DBA" w:rsidRDefault="00E80032" w:rsidP="00E80032">
      <w:pPr>
        <w:pStyle w:val="Code"/>
      </w:pPr>
      <w:r w:rsidRPr="00903DBA">
        <w:t>};</w:t>
      </w:r>
    </w:p>
    <w:p w14:paraId="25410DF7" w14:textId="77777777" w:rsidR="00E80032" w:rsidRPr="00903DBA" w:rsidRDefault="00E80032" w:rsidP="00E80032">
      <w:pPr>
        <w:pStyle w:val="Code"/>
      </w:pPr>
    </w:p>
    <w:p w14:paraId="4BC194C5" w14:textId="77777777" w:rsidR="00E80032" w:rsidRPr="00903DBA" w:rsidRDefault="00E80032" w:rsidP="00E80032">
      <w:pPr>
        <w:pStyle w:val="Code"/>
      </w:pPr>
      <w:r w:rsidRPr="00903DBA">
        <w:t>struct Cell cell3 = {3, NULL};</w:t>
      </w:r>
    </w:p>
    <w:p w14:paraId="5C7533D0" w14:textId="77777777" w:rsidR="00E80032" w:rsidRPr="00903DBA" w:rsidRDefault="00E80032" w:rsidP="00E80032">
      <w:pPr>
        <w:pStyle w:val="Code"/>
      </w:pPr>
      <w:r w:rsidRPr="00903DBA">
        <w:t>struct Cell cell2 = {2, &amp;cell3};</w:t>
      </w:r>
    </w:p>
    <w:p w14:paraId="1751A222" w14:textId="77777777" w:rsidR="00E80032" w:rsidRPr="00903DBA" w:rsidRDefault="00E80032" w:rsidP="00E80032">
      <w:pPr>
        <w:pStyle w:val="Code"/>
      </w:pPr>
      <w:r w:rsidRPr="00903DBA">
        <w:t>struct Cell cell1 = {1, &amp;cell2};</w:t>
      </w:r>
    </w:p>
    <w:p w14:paraId="31C5B796" w14:textId="77777777" w:rsidR="00E80032" w:rsidRPr="00903DBA" w:rsidRDefault="00E80032" w:rsidP="00E80032">
      <w:r w:rsidRPr="00903DBA">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5205DE" w:rsidRPr="003F7CF1" w:rsidRDefault="005205D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5205DE" w:rsidRPr="003F7CF1" w:rsidRDefault="005205D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5205DE" w:rsidRPr="003F7CF1" w:rsidRDefault="005205D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5205DE" w:rsidRPr="003F7CF1" w:rsidRDefault="005205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5205DE" w:rsidRPr="003F7CF1" w:rsidRDefault="005205D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5205DE" w:rsidRPr="003F7CF1" w:rsidRDefault="005205D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5205DE" w:rsidRPr="003F7CF1" w:rsidRDefault="005205D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5205DE" w:rsidRPr="003F7CF1" w:rsidRDefault="005205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5205DE" w:rsidRPr="003F7CF1" w:rsidRDefault="005205D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5205DE" w:rsidRPr="003F7CF1" w:rsidRDefault="005205DE"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5205DE" w:rsidRPr="003F7CF1" w:rsidRDefault="005205DE"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5205DE" w:rsidRPr="003F7CF1" w:rsidRDefault="005205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5205DE" w:rsidRPr="003F7CF1" w:rsidRDefault="005205D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5205DE" w:rsidRPr="003F7CF1" w:rsidRDefault="005205DE"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5205DE" w:rsidRPr="003F7CF1" w:rsidRDefault="005205DE"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5205DE" w:rsidRPr="003F7CF1" w:rsidRDefault="005205DE"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5205DE" w:rsidRPr="003F7CF1" w:rsidRDefault="005205DE"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5205DE" w:rsidRPr="003F7CF1" w:rsidRDefault="005205DE"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5205DE" w:rsidRPr="003F7CF1" w:rsidRDefault="005205DE"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5205DE" w:rsidRPr="003F7CF1" w:rsidRDefault="005205DE"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5205DE" w:rsidRPr="003F7CF1" w:rsidRDefault="005205DE"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5205DE" w:rsidRPr="003F7CF1" w:rsidRDefault="005205DE"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5205DE" w:rsidRPr="003F7CF1" w:rsidRDefault="005205DE"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5205DE" w:rsidRPr="003F7CF1" w:rsidRDefault="005205DE"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5205DE" w:rsidRPr="003F7CF1" w:rsidRDefault="005205DE"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5205DE" w:rsidRPr="003F7CF1" w:rsidRDefault="005205DE"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903DBA" w:rsidRDefault="00E80032" w:rsidP="007C7CB2">
      <w:pPr>
        <w:pStyle w:val="Rubrik3"/>
      </w:pPr>
      <w:bookmarkStart w:id="771" w:name="_Toc320485612"/>
      <w:bookmarkStart w:id="772" w:name="_Toc323656724"/>
      <w:bookmarkStart w:id="773" w:name="_Toc324085462"/>
      <w:bookmarkStart w:id="774" w:name="_Toc383781114"/>
      <w:bookmarkStart w:id="775" w:name="_Toc57656223"/>
      <w:r w:rsidRPr="00903DBA">
        <w:t>Stacks and Linked Lists</w:t>
      </w:r>
      <w:bookmarkEnd w:id="771"/>
      <w:bookmarkEnd w:id="772"/>
      <w:bookmarkEnd w:id="773"/>
      <w:bookmarkEnd w:id="774"/>
      <w:bookmarkEnd w:id="775"/>
    </w:p>
    <w:p w14:paraId="49CD4C6A" w14:textId="77777777" w:rsidR="00E80032" w:rsidRPr="00903DBA" w:rsidRDefault="00E80032" w:rsidP="00E80032">
      <w:r w:rsidRPr="00903DBA">
        <w:t xml:space="preserve">A </w:t>
      </w:r>
      <w:r w:rsidRPr="00903DBA">
        <w:rPr>
          <w:rStyle w:val="KeyWord"/>
        </w:rPr>
        <w:t>stack</w:t>
      </w:r>
      <w:r w:rsidRPr="00903DBA">
        <w:t xml:space="preserve"> is </w:t>
      </w:r>
      <w:proofErr w:type="gramStart"/>
      <w:r w:rsidRPr="00903DBA">
        <w:t>very valuable</w:t>
      </w:r>
      <w:proofErr w:type="gramEnd"/>
      <w:r w:rsidRPr="00903DBA">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903DBA">
        <w:rPr>
          <w:rStyle w:val="CodeInText0"/>
        </w:rPr>
        <w:t>push</w:t>
      </w:r>
      <w:r w:rsidRPr="00903DBA">
        <w:t xml:space="preserve"> and the function removing it is called </w:t>
      </w:r>
      <w:r w:rsidRPr="00903DBA">
        <w:rPr>
          <w:rStyle w:val="CodeInText0"/>
        </w:rPr>
        <w:t>pop</w:t>
      </w:r>
      <w:r w:rsidRPr="00903DBA">
        <w:t xml:space="preserve">. Let us say that we push our stack three times with the values </w:t>
      </w:r>
      <w:r w:rsidRPr="00903DBA">
        <w:rPr>
          <w:rStyle w:val="CodeInText0"/>
        </w:rPr>
        <w:t>1</w:t>
      </w:r>
      <w:r w:rsidRPr="00903DBA">
        <w:t xml:space="preserve">, </w:t>
      </w:r>
      <w:r w:rsidRPr="00903DBA">
        <w:rPr>
          <w:rStyle w:val="CodeInText0"/>
        </w:rPr>
        <w:t>2</w:t>
      </w:r>
      <w:r w:rsidRPr="00903DBA">
        <w:t xml:space="preserve">, and </w:t>
      </w:r>
      <w:r w:rsidRPr="00903DBA">
        <w:rPr>
          <w:rStyle w:val="CodeInText0"/>
        </w:rPr>
        <w:t>3</w:t>
      </w:r>
      <w:r w:rsidRPr="00903DBA">
        <w:t xml:space="preserve">. Then we can only access the topmost value, </w:t>
      </w:r>
      <w:r w:rsidRPr="00903DBA">
        <w:rPr>
          <w:rStyle w:val="CodeInText0"/>
        </w:rPr>
        <w:t>3</w:t>
      </w:r>
      <w:r w:rsidRPr="00903DBA">
        <w:t xml:space="preserve">, and not the two below, </w:t>
      </w:r>
      <w:r w:rsidRPr="00903DBA">
        <w:rPr>
          <w:rStyle w:val="CodeInText0"/>
        </w:rPr>
        <w:t>1</w:t>
      </w:r>
      <w:r w:rsidRPr="00903DBA">
        <w:t xml:space="preserve"> or </w:t>
      </w:r>
      <w:r w:rsidRPr="00903DBA">
        <w:rPr>
          <w:rStyle w:val="CodeInText0"/>
        </w:rPr>
        <w:t>2</w:t>
      </w:r>
      <w:r w:rsidRPr="00903DBA">
        <w:t>.</w:t>
      </w:r>
    </w:p>
    <w:p w14:paraId="63F958CB" w14:textId="77777777" w:rsidR="00E80032" w:rsidRPr="00903DBA" w:rsidRDefault="00E80032" w:rsidP="00E80032">
      <w:pPr>
        <w:rPr>
          <w:szCs w:val="21"/>
        </w:rPr>
      </w:pPr>
      <w:r w:rsidRPr="00903DBA">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5205DE" w:rsidRPr="003F7CF1" w:rsidRDefault="005205D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5205DE" w:rsidRPr="003F7CF1" w:rsidRDefault="005205D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5205DE" w:rsidRPr="003F7CF1" w:rsidRDefault="005205D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5205DE" w:rsidRPr="003F7CF1" w:rsidRDefault="005205DE" w:rsidP="00E80032">
                              <w:pPr>
                                <w:pStyle w:val="SourceCodeBoxText"/>
                                <w:rPr>
                                  <w:sz w:val="19"/>
                                  <w:szCs w:val="19"/>
                                  <w:lang w:val="en-US"/>
                                </w:rPr>
                              </w:pPr>
                              <w:r w:rsidRPr="003F7CF1">
                                <w:rPr>
                                  <w:sz w:val="19"/>
                                  <w:szCs w:val="19"/>
                                  <w:lang w:val="en-US"/>
                                </w:rPr>
                                <w:t>push 1</w:t>
                              </w:r>
                            </w:p>
                            <w:p w14:paraId="3C159322" w14:textId="77777777" w:rsidR="005205DE" w:rsidRPr="003F7CF1" w:rsidRDefault="005205DE" w:rsidP="00E80032">
                              <w:pPr>
                                <w:pStyle w:val="SourceCodeBoxText"/>
                                <w:rPr>
                                  <w:sz w:val="19"/>
                                  <w:szCs w:val="19"/>
                                  <w:lang w:val="en-US"/>
                                </w:rPr>
                              </w:pPr>
                              <w:r w:rsidRPr="003F7CF1">
                                <w:rPr>
                                  <w:sz w:val="19"/>
                                  <w:szCs w:val="19"/>
                                  <w:lang w:val="en-US"/>
                                </w:rPr>
                                <w:t>push 2</w:t>
                              </w:r>
                            </w:p>
                            <w:p w14:paraId="22BA48C9" w14:textId="77777777" w:rsidR="005205DE" w:rsidRPr="003F7CF1" w:rsidRDefault="005205DE" w:rsidP="00E80032">
                              <w:pPr>
                                <w:pStyle w:val="SourceCodeBoxText"/>
                                <w:rPr>
                                  <w:sz w:val="19"/>
                                  <w:szCs w:val="19"/>
                                  <w:lang w:val="en-US"/>
                                </w:rPr>
                              </w:pPr>
                              <w:r w:rsidRPr="003F7CF1">
                                <w:rPr>
                                  <w:sz w:val="19"/>
                                  <w:szCs w:val="19"/>
                                  <w:lang w:val="en-US"/>
                                </w:rPr>
                                <w:t>push 3</w:t>
                              </w:r>
                            </w:p>
                            <w:p w14:paraId="5F86FACB" w14:textId="77777777" w:rsidR="005205DE" w:rsidRPr="003F7CF1" w:rsidRDefault="005205DE"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5205DE" w:rsidRPr="003F7CF1" w:rsidRDefault="005205DE"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5205DE" w:rsidRPr="003F7CF1" w:rsidRDefault="005205DE"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5205DE" w:rsidRPr="003F7CF1" w:rsidRDefault="005205DE"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5205DE" w:rsidRPr="003F7CF1" w:rsidRDefault="005205DE" w:rsidP="00E80032">
                        <w:pPr>
                          <w:pStyle w:val="SourceCodeBoxText"/>
                          <w:rPr>
                            <w:sz w:val="19"/>
                            <w:szCs w:val="19"/>
                            <w:lang w:val="en-US"/>
                          </w:rPr>
                        </w:pPr>
                        <w:r w:rsidRPr="003F7CF1">
                          <w:rPr>
                            <w:sz w:val="19"/>
                            <w:szCs w:val="19"/>
                            <w:lang w:val="en-US"/>
                          </w:rPr>
                          <w:t>push 1</w:t>
                        </w:r>
                      </w:p>
                      <w:p w14:paraId="3C159322" w14:textId="77777777" w:rsidR="005205DE" w:rsidRPr="003F7CF1" w:rsidRDefault="005205DE" w:rsidP="00E80032">
                        <w:pPr>
                          <w:pStyle w:val="SourceCodeBoxText"/>
                          <w:rPr>
                            <w:sz w:val="19"/>
                            <w:szCs w:val="19"/>
                            <w:lang w:val="en-US"/>
                          </w:rPr>
                        </w:pPr>
                        <w:r w:rsidRPr="003F7CF1">
                          <w:rPr>
                            <w:sz w:val="19"/>
                            <w:szCs w:val="19"/>
                            <w:lang w:val="en-US"/>
                          </w:rPr>
                          <w:t>push 2</w:t>
                        </w:r>
                      </w:p>
                      <w:p w14:paraId="22BA48C9" w14:textId="77777777" w:rsidR="005205DE" w:rsidRPr="003F7CF1" w:rsidRDefault="005205DE" w:rsidP="00E80032">
                        <w:pPr>
                          <w:pStyle w:val="SourceCodeBoxText"/>
                          <w:rPr>
                            <w:sz w:val="19"/>
                            <w:szCs w:val="19"/>
                            <w:lang w:val="en-US"/>
                          </w:rPr>
                        </w:pPr>
                        <w:r w:rsidRPr="003F7CF1">
                          <w:rPr>
                            <w:sz w:val="19"/>
                            <w:szCs w:val="19"/>
                            <w:lang w:val="en-US"/>
                          </w:rPr>
                          <w:t>push 3</w:t>
                        </w:r>
                      </w:p>
                      <w:p w14:paraId="5F86FACB" w14:textId="77777777" w:rsidR="005205DE" w:rsidRPr="003F7CF1" w:rsidRDefault="005205DE" w:rsidP="00E80032">
                        <w:pPr>
                          <w:pStyle w:val="SourceCodeBoxText"/>
                          <w:rPr>
                            <w:sz w:val="19"/>
                            <w:szCs w:val="19"/>
                            <w:lang w:val="en-US"/>
                          </w:rPr>
                        </w:pPr>
                      </w:p>
                    </w:txbxContent>
                  </v:textbox>
                </v:rect>
                <w10:anchorlock/>
              </v:group>
            </w:pict>
          </mc:Fallback>
        </mc:AlternateContent>
      </w:r>
    </w:p>
    <w:p w14:paraId="6FD05F3A" w14:textId="77777777" w:rsidR="00E80032" w:rsidRPr="00903DBA" w:rsidRDefault="00E80032" w:rsidP="00E80032">
      <w:pPr>
        <w:pStyle w:val="CodeListing"/>
        <w:rPr>
          <w:sz w:val="21"/>
          <w:szCs w:val="21"/>
        </w:rPr>
      </w:pPr>
      <w:proofErr w:type="spellStart"/>
      <w:r w:rsidRPr="00903DBA">
        <w:rPr>
          <w:sz w:val="21"/>
          <w:szCs w:val="21"/>
        </w:rPr>
        <w:t>Cell.h</w:t>
      </w:r>
      <w:proofErr w:type="spellEnd"/>
    </w:p>
    <w:p w14:paraId="27E21B19" w14:textId="77777777" w:rsidR="00E80032" w:rsidRPr="00903DBA" w:rsidRDefault="00E80032" w:rsidP="00E80032">
      <w:pPr>
        <w:pStyle w:val="Code"/>
      </w:pPr>
      <w:r w:rsidRPr="00903DBA">
        <w:t>struct Cell {</w:t>
      </w:r>
      <w:r w:rsidRPr="00903DBA">
        <w:cr/>
        <w:t xml:space="preserve">  int m_value;</w:t>
      </w:r>
    </w:p>
    <w:p w14:paraId="28365EA2" w14:textId="77777777" w:rsidR="00E80032" w:rsidRPr="00903DBA" w:rsidRDefault="00E80032" w:rsidP="00E80032">
      <w:pPr>
        <w:pStyle w:val="Code"/>
      </w:pPr>
      <w:r w:rsidRPr="00903DBA">
        <w:t xml:space="preserve">  struct Cell* m_nextPtr;</w:t>
      </w:r>
    </w:p>
    <w:p w14:paraId="48D92A71" w14:textId="77777777" w:rsidR="00E80032" w:rsidRPr="00903DBA" w:rsidRDefault="00E80032" w:rsidP="00E80032">
      <w:pPr>
        <w:pStyle w:val="Code"/>
      </w:pPr>
      <w:r w:rsidRPr="00903DBA">
        <w:t>};</w:t>
      </w:r>
    </w:p>
    <w:p w14:paraId="4E3E16BA" w14:textId="77777777" w:rsidR="00E80032" w:rsidRPr="00903DBA" w:rsidRDefault="00E80032" w:rsidP="00E80032">
      <w:pPr>
        <w:pStyle w:val="Code"/>
      </w:pPr>
    </w:p>
    <w:p w14:paraId="3EFACA11" w14:textId="77777777" w:rsidR="00E80032" w:rsidRPr="00903DBA" w:rsidRDefault="00E80032" w:rsidP="00E80032">
      <w:pPr>
        <w:pStyle w:val="Code"/>
      </w:pPr>
      <w:r w:rsidRPr="00903DBA">
        <w:t>typedef struct Cell CELL;</w:t>
      </w:r>
    </w:p>
    <w:p w14:paraId="3626C89D" w14:textId="77777777" w:rsidR="00E80032" w:rsidRPr="00903DBA" w:rsidRDefault="00E80032" w:rsidP="00E80032">
      <w:pPr>
        <w:pStyle w:val="Code"/>
      </w:pPr>
    </w:p>
    <w:p w14:paraId="08EB1218" w14:textId="4ABB3607" w:rsidR="00E80032" w:rsidRPr="00903DBA" w:rsidRDefault="00E80032" w:rsidP="00E80032">
      <w:pPr>
        <w:pStyle w:val="Code"/>
      </w:pPr>
      <w:r w:rsidRPr="00903DBA">
        <w:t>void Cell</w:t>
      </w:r>
      <w:r w:rsidR="002F35C1" w:rsidRPr="00903DBA">
        <w:t>Initializer</w:t>
      </w:r>
      <w:r w:rsidRPr="00903DBA">
        <w:t>(CELL* cellPtr, int value, CELL* nextPtr);</w:t>
      </w:r>
    </w:p>
    <w:p w14:paraId="3D21DB24" w14:textId="77777777" w:rsidR="00E80032" w:rsidRPr="00903DBA" w:rsidRDefault="00E80032" w:rsidP="00E80032">
      <w:pPr>
        <w:pStyle w:val="Code"/>
      </w:pPr>
      <w:r w:rsidRPr="00903DBA">
        <w:t>void CellSetValue(CELL* cellPtr, int value);</w:t>
      </w:r>
    </w:p>
    <w:p w14:paraId="56E0C54D" w14:textId="77777777" w:rsidR="00E80032" w:rsidRPr="00903DBA" w:rsidRDefault="00E80032" w:rsidP="00E80032">
      <w:pPr>
        <w:pStyle w:val="Code"/>
      </w:pPr>
      <w:r w:rsidRPr="00903DBA">
        <w:t>int CellGetValue(CELL* cellPtr);</w:t>
      </w:r>
    </w:p>
    <w:p w14:paraId="07FDF0EB" w14:textId="77777777" w:rsidR="00E80032" w:rsidRPr="00903DBA" w:rsidRDefault="00E80032" w:rsidP="00E80032">
      <w:pPr>
        <w:pStyle w:val="Code"/>
      </w:pPr>
      <w:r w:rsidRPr="00903DBA">
        <w:t>void CellSetNext(CELL* cellPtr, CELL* nextPtr);</w:t>
      </w:r>
    </w:p>
    <w:p w14:paraId="341027F6" w14:textId="77777777" w:rsidR="00E80032" w:rsidRPr="00903DBA" w:rsidRDefault="00E80032" w:rsidP="00E80032">
      <w:pPr>
        <w:pStyle w:val="Code"/>
      </w:pPr>
      <w:r w:rsidRPr="00903DBA">
        <w:lastRenderedPageBreak/>
        <w:t>CELL* CellGetNext(CELL* cellPtr);</w:t>
      </w:r>
    </w:p>
    <w:p w14:paraId="6AD9D1DF" w14:textId="77777777" w:rsidR="00E80032" w:rsidRPr="00903DBA" w:rsidRDefault="00E80032" w:rsidP="00E80032">
      <w:pPr>
        <w:pStyle w:val="CodeListing"/>
        <w:rPr>
          <w:sz w:val="21"/>
          <w:szCs w:val="21"/>
        </w:rPr>
      </w:pPr>
      <w:proofErr w:type="spellStart"/>
      <w:r w:rsidRPr="00903DBA">
        <w:rPr>
          <w:sz w:val="21"/>
          <w:szCs w:val="21"/>
        </w:rPr>
        <w:t>Cell.c</w:t>
      </w:r>
      <w:proofErr w:type="spellEnd"/>
    </w:p>
    <w:p w14:paraId="4155391E" w14:textId="05854D3B" w:rsidR="00E80032" w:rsidRPr="00903DBA" w:rsidRDefault="00E80032" w:rsidP="00E80032">
      <w:pPr>
        <w:pStyle w:val="Code"/>
      </w:pPr>
      <w:r w:rsidRPr="00903DBA">
        <w:t>#include "</w:t>
      </w:r>
      <w:r w:rsidR="00AA0A7A" w:rsidRPr="00903DBA">
        <w:t>c</w:t>
      </w:r>
      <w:r w:rsidRPr="00903DBA">
        <w:t>ell.h"</w:t>
      </w:r>
    </w:p>
    <w:p w14:paraId="7D7D1D52" w14:textId="77777777" w:rsidR="00E80032" w:rsidRPr="00903DBA" w:rsidRDefault="00E80032" w:rsidP="00E80032">
      <w:pPr>
        <w:pStyle w:val="Code"/>
      </w:pPr>
    </w:p>
    <w:p w14:paraId="43DAC26F" w14:textId="2C1F012C" w:rsidR="00E80032" w:rsidRPr="00903DBA" w:rsidRDefault="00E80032" w:rsidP="00E80032">
      <w:pPr>
        <w:pStyle w:val="Code"/>
      </w:pPr>
      <w:r w:rsidRPr="00903DBA">
        <w:t>void Cell</w:t>
      </w:r>
      <w:r w:rsidR="002F35C1" w:rsidRPr="00903DBA">
        <w:t>Initializer</w:t>
      </w:r>
      <w:r w:rsidRPr="00903DBA">
        <w:t>(CELL* cellPtr, int value, CELL* nextPtr) {</w:t>
      </w:r>
    </w:p>
    <w:p w14:paraId="3A61E8AD" w14:textId="77777777" w:rsidR="00E80032" w:rsidRPr="00903DBA" w:rsidRDefault="00E80032" w:rsidP="00E80032">
      <w:pPr>
        <w:pStyle w:val="Code"/>
      </w:pPr>
      <w:r w:rsidRPr="00903DBA">
        <w:t xml:space="preserve">  cellPtr-&gt;m_value = value;</w:t>
      </w:r>
    </w:p>
    <w:p w14:paraId="59281235" w14:textId="77777777" w:rsidR="00E80032" w:rsidRPr="00903DBA" w:rsidRDefault="00E80032" w:rsidP="00E80032">
      <w:pPr>
        <w:pStyle w:val="Code"/>
      </w:pPr>
      <w:r w:rsidRPr="00903DBA">
        <w:t xml:space="preserve">  cellPtr-&gt;m_nextPtr = nextPtr;</w:t>
      </w:r>
    </w:p>
    <w:p w14:paraId="714F6187" w14:textId="77777777" w:rsidR="00E80032" w:rsidRPr="00903DBA" w:rsidRDefault="00E80032" w:rsidP="00E80032">
      <w:pPr>
        <w:pStyle w:val="Code"/>
      </w:pPr>
      <w:r w:rsidRPr="00903DBA">
        <w:t>}</w:t>
      </w:r>
    </w:p>
    <w:p w14:paraId="0D5D75ED" w14:textId="77777777" w:rsidR="00E80032" w:rsidRPr="00903DBA" w:rsidRDefault="00E80032" w:rsidP="00E80032">
      <w:pPr>
        <w:pStyle w:val="Code"/>
      </w:pPr>
    </w:p>
    <w:p w14:paraId="5581BE91" w14:textId="77777777" w:rsidR="00E80032" w:rsidRPr="00903DBA" w:rsidRDefault="00E80032" w:rsidP="00E80032">
      <w:pPr>
        <w:pStyle w:val="Code"/>
      </w:pPr>
      <w:r w:rsidRPr="00903DBA">
        <w:t>void CellSetValue(CELL* cellPtr, int value) {</w:t>
      </w:r>
    </w:p>
    <w:p w14:paraId="6D78A6BA" w14:textId="77777777" w:rsidR="00E80032" w:rsidRPr="00903DBA" w:rsidRDefault="00E80032" w:rsidP="00E80032">
      <w:pPr>
        <w:pStyle w:val="Code"/>
      </w:pPr>
      <w:r w:rsidRPr="00903DBA">
        <w:t xml:space="preserve">  cellPtr-&gt;m_value = value;</w:t>
      </w:r>
    </w:p>
    <w:p w14:paraId="48A1168B" w14:textId="77777777" w:rsidR="00E80032" w:rsidRPr="00903DBA" w:rsidRDefault="00E80032" w:rsidP="00E80032">
      <w:pPr>
        <w:pStyle w:val="Code"/>
      </w:pPr>
      <w:r w:rsidRPr="00903DBA">
        <w:t>}</w:t>
      </w:r>
    </w:p>
    <w:p w14:paraId="66EABEC4" w14:textId="77777777" w:rsidR="00E80032" w:rsidRPr="00903DBA" w:rsidRDefault="00E80032" w:rsidP="00E80032">
      <w:pPr>
        <w:pStyle w:val="Code"/>
      </w:pPr>
    </w:p>
    <w:p w14:paraId="56A55119" w14:textId="77777777" w:rsidR="00E80032" w:rsidRPr="00903DBA" w:rsidRDefault="00E80032" w:rsidP="00E80032">
      <w:pPr>
        <w:pStyle w:val="Code"/>
      </w:pPr>
      <w:r w:rsidRPr="00903DBA">
        <w:t>int CellGetValue(CELL* cellPtr) {</w:t>
      </w:r>
    </w:p>
    <w:p w14:paraId="1F251B81" w14:textId="77777777" w:rsidR="00E80032" w:rsidRPr="00903DBA" w:rsidRDefault="00E80032" w:rsidP="00E80032">
      <w:pPr>
        <w:pStyle w:val="Code"/>
      </w:pPr>
      <w:r w:rsidRPr="00903DBA">
        <w:t xml:space="preserve">  return cellPtr-&gt;m_value;</w:t>
      </w:r>
    </w:p>
    <w:p w14:paraId="6D9CDB28" w14:textId="77777777" w:rsidR="00E80032" w:rsidRPr="00903DBA" w:rsidRDefault="00E80032" w:rsidP="00E80032">
      <w:pPr>
        <w:pStyle w:val="Code"/>
      </w:pPr>
      <w:r w:rsidRPr="00903DBA">
        <w:t>}</w:t>
      </w:r>
    </w:p>
    <w:p w14:paraId="35908FAF" w14:textId="77777777" w:rsidR="00E80032" w:rsidRPr="00903DBA" w:rsidRDefault="00E80032" w:rsidP="00E80032">
      <w:pPr>
        <w:pStyle w:val="Code"/>
      </w:pPr>
    </w:p>
    <w:p w14:paraId="05E4F3AF" w14:textId="77777777" w:rsidR="00E80032" w:rsidRPr="00903DBA" w:rsidRDefault="00E80032" w:rsidP="00E80032">
      <w:pPr>
        <w:pStyle w:val="Code"/>
      </w:pPr>
      <w:r w:rsidRPr="00903DBA">
        <w:t>void CellSetNext(CELL* cellPtr, CELL* nextPtr) {</w:t>
      </w:r>
    </w:p>
    <w:p w14:paraId="3B654283" w14:textId="77777777" w:rsidR="00E80032" w:rsidRPr="00903DBA" w:rsidRDefault="00E80032" w:rsidP="00E80032">
      <w:pPr>
        <w:pStyle w:val="Code"/>
      </w:pPr>
      <w:r w:rsidRPr="00903DBA">
        <w:t xml:space="preserve">  cellPtr-&gt;m_nextPtr = nextPtr;</w:t>
      </w:r>
    </w:p>
    <w:p w14:paraId="36B56F6F" w14:textId="77777777" w:rsidR="00E80032" w:rsidRPr="00903DBA" w:rsidRDefault="00E80032" w:rsidP="00E80032">
      <w:pPr>
        <w:pStyle w:val="Code"/>
      </w:pPr>
      <w:r w:rsidRPr="00903DBA">
        <w:t>}</w:t>
      </w:r>
    </w:p>
    <w:p w14:paraId="6980D8FA" w14:textId="77777777" w:rsidR="00E80032" w:rsidRPr="00903DBA" w:rsidRDefault="00E80032" w:rsidP="00E80032">
      <w:pPr>
        <w:pStyle w:val="Code"/>
      </w:pPr>
    </w:p>
    <w:p w14:paraId="0F10DEFE" w14:textId="77777777" w:rsidR="00E80032" w:rsidRPr="00903DBA" w:rsidRDefault="00E80032" w:rsidP="00E80032">
      <w:pPr>
        <w:pStyle w:val="Code"/>
      </w:pPr>
      <w:r w:rsidRPr="00903DBA">
        <w:t>CELL* CellGetNext(CELL* cellPtr) {</w:t>
      </w:r>
    </w:p>
    <w:p w14:paraId="15476688" w14:textId="77777777" w:rsidR="00E80032" w:rsidRPr="00903DBA" w:rsidRDefault="00E80032" w:rsidP="00E80032">
      <w:pPr>
        <w:pStyle w:val="Code"/>
      </w:pPr>
      <w:r w:rsidRPr="00903DBA">
        <w:t xml:space="preserve">  return cellPtr-&gt;m_nextPtr;</w:t>
      </w:r>
    </w:p>
    <w:p w14:paraId="6F3521FB" w14:textId="77777777" w:rsidR="00E80032" w:rsidRPr="00903DBA" w:rsidRDefault="00E80032" w:rsidP="00E80032">
      <w:pPr>
        <w:pStyle w:val="Code"/>
      </w:pPr>
      <w:r w:rsidRPr="00903DBA">
        <w:t>}</w:t>
      </w:r>
    </w:p>
    <w:p w14:paraId="64658B53" w14:textId="77777777" w:rsidR="00E80032" w:rsidRPr="00903DBA" w:rsidRDefault="00E80032" w:rsidP="00E80032">
      <w:pPr>
        <w:pStyle w:val="CodeListing"/>
        <w:rPr>
          <w:sz w:val="21"/>
          <w:szCs w:val="21"/>
        </w:rPr>
      </w:pPr>
      <w:proofErr w:type="spellStart"/>
      <w:r w:rsidRPr="00903DBA">
        <w:rPr>
          <w:sz w:val="21"/>
          <w:szCs w:val="21"/>
        </w:rPr>
        <w:t>Main.c</w:t>
      </w:r>
      <w:proofErr w:type="spellEnd"/>
    </w:p>
    <w:p w14:paraId="269ED3C8" w14:textId="21158AEE" w:rsidR="00E80032" w:rsidRPr="00903DBA" w:rsidRDefault="00E80032" w:rsidP="00E80032">
      <w:pPr>
        <w:pStyle w:val="Code"/>
      </w:pPr>
      <w:r w:rsidRPr="00903DBA">
        <w:t xml:space="preserve">#include </w:t>
      </w:r>
      <w:r w:rsidR="00EF337F" w:rsidRPr="00903DBA">
        <w:t>&lt;stdlib.h&gt;</w:t>
      </w:r>
    </w:p>
    <w:p w14:paraId="362F7753" w14:textId="54D3AC68" w:rsidR="00E80032" w:rsidRPr="00903DBA" w:rsidRDefault="00E80032" w:rsidP="00E80032">
      <w:pPr>
        <w:pStyle w:val="Code"/>
      </w:pPr>
      <w:r w:rsidRPr="00903DBA">
        <w:t>#include "</w:t>
      </w:r>
      <w:r w:rsidR="00AA0A7A" w:rsidRPr="00903DBA">
        <w:t>c</w:t>
      </w:r>
      <w:r w:rsidRPr="00903DBA">
        <w:t>ell.h"</w:t>
      </w:r>
    </w:p>
    <w:p w14:paraId="5601728F" w14:textId="77777777" w:rsidR="00E80032" w:rsidRPr="00903DBA" w:rsidRDefault="00E80032" w:rsidP="00E80032">
      <w:pPr>
        <w:pStyle w:val="Code"/>
      </w:pPr>
    </w:p>
    <w:p w14:paraId="1094B5C3" w14:textId="77777777" w:rsidR="00E80032" w:rsidRPr="00903DBA" w:rsidRDefault="00E80032" w:rsidP="00E80032">
      <w:pPr>
        <w:pStyle w:val="Code"/>
      </w:pPr>
      <w:r w:rsidRPr="00903DBA">
        <w:t>void main() {</w:t>
      </w:r>
    </w:p>
    <w:p w14:paraId="340DBD34" w14:textId="77777777" w:rsidR="00E80032" w:rsidRPr="00903DBA" w:rsidRDefault="00E80032" w:rsidP="00E80032">
      <w:pPr>
        <w:pStyle w:val="Code"/>
      </w:pPr>
      <w:r w:rsidRPr="00903DBA">
        <w:t xml:space="preserve">  CELL* cellPtr1 = malloc(sizeof(CELL));</w:t>
      </w:r>
    </w:p>
    <w:p w14:paraId="0E2032AF" w14:textId="77777777" w:rsidR="00E80032" w:rsidRPr="00903DBA" w:rsidRDefault="00E80032" w:rsidP="00E80032">
      <w:pPr>
        <w:pStyle w:val="Code"/>
      </w:pPr>
      <w:r w:rsidRPr="00903DBA">
        <w:t xml:space="preserve">  CELL* cellPtr2 = malloc(sizeof(CELL));</w:t>
      </w:r>
    </w:p>
    <w:p w14:paraId="04451F4C" w14:textId="77777777" w:rsidR="00E80032" w:rsidRPr="00903DBA" w:rsidRDefault="00E80032" w:rsidP="00E80032">
      <w:pPr>
        <w:pStyle w:val="Code"/>
      </w:pPr>
      <w:r w:rsidRPr="00903DBA">
        <w:t xml:space="preserve">  CELL* cellPtr3 = malloc(sizeof(CELL));</w:t>
      </w:r>
    </w:p>
    <w:p w14:paraId="6ACE512B" w14:textId="77777777" w:rsidR="00E80032" w:rsidRPr="00903DBA" w:rsidRDefault="00E80032" w:rsidP="00E80032">
      <w:pPr>
        <w:pStyle w:val="Code"/>
      </w:pPr>
    </w:p>
    <w:p w14:paraId="080CBF0F" w14:textId="1A598EDD" w:rsidR="00E80032" w:rsidRPr="00903DBA" w:rsidRDefault="00E80032" w:rsidP="00E80032">
      <w:pPr>
        <w:pStyle w:val="Code"/>
      </w:pPr>
      <w:r w:rsidRPr="00903DBA">
        <w:t xml:space="preserve">  Cell</w:t>
      </w:r>
      <w:r w:rsidR="002F35C1" w:rsidRPr="00903DBA">
        <w:t>Initializer</w:t>
      </w:r>
      <w:r w:rsidRPr="00903DBA">
        <w:t>(cellPtr3, 3, NULL);</w:t>
      </w:r>
    </w:p>
    <w:p w14:paraId="6C0A4D3B" w14:textId="086E7058" w:rsidR="00E80032" w:rsidRPr="00903DBA" w:rsidRDefault="00E80032" w:rsidP="00E80032">
      <w:pPr>
        <w:pStyle w:val="Code"/>
      </w:pPr>
      <w:r w:rsidRPr="00903DBA">
        <w:t xml:space="preserve">  Cell</w:t>
      </w:r>
      <w:r w:rsidR="002F35C1" w:rsidRPr="00903DBA">
        <w:t>Initializer</w:t>
      </w:r>
      <w:r w:rsidRPr="00903DBA">
        <w:t>(cellPtr2, 2, cellPtr3);</w:t>
      </w:r>
    </w:p>
    <w:p w14:paraId="6241C5C5" w14:textId="00DCE244" w:rsidR="00E80032" w:rsidRPr="00903DBA" w:rsidRDefault="00E80032" w:rsidP="00E80032">
      <w:pPr>
        <w:pStyle w:val="Code"/>
      </w:pPr>
      <w:r w:rsidRPr="00903DBA">
        <w:t xml:space="preserve">  Cell</w:t>
      </w:r>
      <w:r w:rsidR="002F35C1" w:rsidRPr="00903DBA">
        <w:t>Initializer</w:t>
      </w:r>
      <w:r w:rsidRPr="00903DBA">
        <w:t>(cellPtr1, 1, cellPtr2);</w:t>
      </w:r>
    </w:p>
    <w:p w14:paraId="104D01CB" w14:textId="77777777" w:rsidR="00E80032" w:rsidRPr="00903DBA" w:rsidRDefault="00E80032" w:rsidP="00E80032">
      <w:pPr>
        <w:pStyle w:val="Code"/>
      </w:pPr>
      <w:r w:rsidRPr="00903DBA">
        <w:t>}</w:t>
      </w:r>
    </w:p>
    <w:p w14:paraId="754A7972" w14:textId="4F2F0C31" w:rsidR="00E80032" w:rsidRPr="00903DBA" w:rsidRDefault="00E80032" w:rsidP="00E80032">
      <w:r w:rsidRPr="00903DBA">
        <w:t xml:space="preserve">The following </w:t>
      </w:r>
      <w:r w:rsidR="00F25B86" w:rsidRPr="00903DBA">
        <w:t xml:space="preserve">struct </w:t>
      </w:r>
      <w:r w:rsidRPr="00903DBA">
        <w:t xml:space="preserve">is created by </w:t>
      </w:r>
      <w:r w:rsidRPr="00903DBA">
        <w:rPr>
          <w:rStyle w:val="CodeInText0"/>
        </w:rPr>
        <w:t>main</w:t>
      </w:r>
      <w:r w:rsidRPr="00903DBA">
        <w:t xml:space="preserve"> above.</w:t>
      </w:r>
    </w:p>
    <w:p w14:paraId="45220D2A" w14:textId="77777777" w:rsidR="00E80032" w:rsidRPr="00903DBA" w:rsidRDefault="00E80032" w:rsidP="00E80032">
      <w:pPr>
        <w:rPr>
          <w:szCs w:val="21"/>
        </w:rPr>
      </w:pPr>
      <w:r w:rsidRPr="00903DBA">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5205DE" w:rsidRPr="003F7CF1" w:rsidRDefault="005205D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5205DE" w:rsidRPr="003F7CF1" w:rsidRDefault="005205D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5205DE" w:rsidRPr="003F7CF1" w:rsidRDefault="005205D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5205DE" w:rsidRPr="003F7CF1" w:rsidRDefault="005205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5205DE" w:rsidRPr="003F7CF1" w:rsidRDefault="005205D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5205DE" w:rsidRPr="003F7CF1" w:rsidRDefault="005205D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5205DE" w:rsidRPr="003F7CF1" w:rsidRDefault="005205D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5205DE" w:rsidRPr="003F7CF1" w:rsidRDefault="005205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5205DE" w:rsidRPr="003F7CF1" w:rsidRDefault="005205DE"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5205DE" w:rsidRPr="003F7CF1" w:rsidRDefault="005205D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5205DE" w:rsidRPr="003F7CF1" w:rsidRDefault="005205D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5205DE" w:rsidRPr="003F7CF1" w:rsidRDefault="005205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5205DE" w:rsidRPr="003F7CF1" w:rsidRDefault="005205D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5205DE" w:rsidRPr="003F7CF1" w:rsidRDefault="005205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5205DE" w:rsidRPr="003F7CF1" w:rsidRDefault="005205DE"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5205DE" w:rsidRPr="003F7CF1" w:rsidRDefault="005205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5205DE" w:rsidRPr="003F7CF1" w:rsidRDefault="005205DE"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5205DE" w:rsidRPr="003F7CF1" w:rsidRDefault="005205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5205DE" w:rsidRPr="003F7CF1" w:rsidRDefault="005205DE"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5205DE" w:rsidRPr="003F7CF1" w:rsidRDefault="005205DE"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5205DE" w:rsidRPr="003F7CF1" w:rsidRDefault="005205DE"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5205DE" w:rsidRPr="003F7CF1" w:rsidRDefault="005205DE"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5205DE" w:rsidRPr="003F7CF1" w:rsidRDefault="005205DE"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5205DE" w:rsidRPr="003F7CF1" w:rsidRDefault="005205DE"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5205DE" w:rsidRPr="003F7CF1" w:rsidRDefault="005205DE"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5205DE" w:rsidRPr="003F7CF1" w:rsidRDefault="005205DE"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5205DE" w:rsidRPr="003F7CF1" w:rsidRDefault="005205DE"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5205DE" w:rsidRPr="003F7CF1" w:rsidRDefault="005205DE"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5205DE" w:rsidRPr="003F7CF1" w:rsidRDefault="005205DE"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5205DE" w:rsidRPr="003F7CF1" w:rsidRDefault="005205DE"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5205DE" w:rsidRPr="003F7CF1" w:rsidRDefault="005205DE"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5205DE" w:rsidRPr="003F7CF1" w:rsidRDefault="005205DE"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5205DE" w:rsidRPr="003F7CF1" w:rsidRDefault="005205DE"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5205DE" w:rsidRPr="003F7CF1" w:rsidRDefault="005205DE"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5205DE" w:rsidRPr="003F7CF1" w:rsidRDefault="005205DE"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5205DE" w:rsidRPr="003F7CF1" w:rsidRDefault="005205DE"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5205DE" w:rsidRPr="003F7CF1" w:rsidRDefault="005205DE"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5205DE" w:rsidRPr="003F7CF1" w:rsidRDefault="005205DE"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18D7C90C" w:rsidR="00E80032" w:rsidRPr="00903DBA" w:rsidRDefault="00E80032" w:rsidP="00E80032">
      <w:r w:rsidRPr="00903DBA">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903DBA">
        <w:rPr>
          <w:rStyle w:val="CodeInText0"/>
        </w:rPr>
        <w:t>assert</w:t>
      </w:r>
      <w:r w:rsidRPr="00903DBA">
        <w:t xml:space="preserve">, which is a macro (see Section </w:t>
      </w:r>
      <w:r w:rsidRPr="00903DBA">
        <w:fldChar w:fldCharType="begin"/>
      </w:r>
      <w:r w:rsidRPr="00903DBA">
        <w:instrText xml:space="preserve"> REF _Ref383865235 \r \h </w:instrText>
      </w:r>
      <w:r w:rsidRPr="00903DBA">
        <w:fldChar w:fldCharType="separate"/>
      </w:r>
      <w:r w:rsidR="005F7BC3" w:rsidRPr="00903DBA">
        <w:t>13.28</w:t>
      </w:r>
      <w:r w:rsidRPr="00903DBA">
        <w:fldChar w:fldCharType="end"/>
      </w:r>
      <w:r w:rsidRPr="00903DBA">
        <w:t xml:space="preserve">) that takes a logical value and aborts the </w:t>
      </w:r>
      <w:r w:rsidRPr="00903DBA">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903DBA" w:rsidRDefault="00E80032" w:rsidP="00E80032">
      <w:pPr>
        <w:pStyle w:val="CodeListing"/>
        <w:rPr>
          <w:sz w:val="21"/>
          <w:szCs w:val="21"/>
        </w:rPr>
      </w:pPr>
      <w:proofErr w:type="spellStart"/>
      <w:r w:rsidRPr="00903DBA">
        <w:rPr>
          <w:sz w:val="21"/>
          <w:szCs w:val="21"/>
        </w:rPr>
        <w:t>Stack.h</w:t>
      </w:r>
      <w:proofErr w:type="spellEnd"/>
    </w:p>
    <w:p w14:paraId="4EC5F178" w14:textId="77777777" w:rsidR="00E80032" w:rsidRPr="00903DBA" w:rsidRDefault="00E80032" w:rsidP="00E80032">
      <w:pPr>
        <w:pStyle w:val="Code"/>
      </w:pPr>
      <w:r w:rsidRPr="00903DBA">
        <w:t>struct Stack {</w:t>
      </w:r>
      <w:r w:rsidRPr="00903DBA">
        <w:cr/>
        <w:t xml:space="preserve">  CELL* m_firstCellPtr;</w:t>
      </w:r>
    </w:p>
    <w:p w14:paraId="1ACD7671" w14:textId="77777777" w:rsidR="00E80032" w:rsidRPr="00903DBA" w:rsidRDefault="00E80032" w:rsidP="00E80032">
      <w:pPr>
        <w:pStyle w:val="Code"/>
      </w:pPr>
      <w:r w:rsidRPr="00903DBA">
        <w:t>};</w:t>
      </w:r>
    </w:p>
    <w:p w14:paraId="57458B77" w14:textId="77777777" w:rsidR="00E80032" w:rsidRPr="00903DBA" w:rsidRDefault="00E80032" w:rsidP="00E80032">
      <w:pPr>
        <w:pStyle w:val="Code"/>
      </w:pPr>
    </w:p>
    <w:p w14:paraId="220439D6" w14:textId="77777777" w:rsidR="00E80032" w:rsidRPr="00903DBA" w:rsidRDefault="00E80032" w:rsidP="00E80032">
      <w:pPr>
        <w:pStyle w:val="Code"/>
      </w:pPr>
      <w:r w:rsidRPr="00903DBA">
        <w:t>typedef struct Stack STACK;</w:t>
      </w:r>
    </w:p>
    <w:p w14:paraId="172B85E9" w14:textId="77777777" w:rsidR="00E80032" w:rsidRPr="00903DBA" w:rsidRDefault="00E80032" w:rsidP="00E80032">
      <w:pPr>
        <w:pStyle w:val="Code"/>
      </w:pPr>
    </w:p>
    <w:p w14:paraId="7BBCF3D6" w14:textId="350E4D33" w:rsidR="00E80032" w:rsidRPr="00903DBA" w:rsidRDefault="00E80032" w:rsidP="00E80032">
      <w:pPr>
        <w:pStyle w:val="Code"/>
      </w:pPr>
      <w:r w:rsidRPr="00903DBA">
        <w:t>void Stack</w:t>
      </w:r>
      <w:r w:rsidR="002F35C1" w:rsidRPr="00903DBA">
        <w:t>Initializer</w:t>
      </w:r>
      <w:r w:rsidRPr="00903DBA">
        <w:t>(STACK* stackPtr);</w:t>
      </w:r>
    </w:p>
    <w:p w14:paraId="1AE361CA" w14:textId="77777777" w:rsidR="00E80032" w:rsidRPr="00903DBA" w:rsidRDefault="00E80032" w:rsidP="00E80032">
      <w:pPr>
        <w:pStyle w:val="Code"/>
      </w:pPr>
      <w:r w:rsidRPr="00903DBA">
        <w:t>void StackClear(STACK* stackPtr);</w:t>
      </w:r>
    </w:p>
    <w:p w14:paraId="202B3E67" w14:textId="77777777" w:rsidR="00E80032" w:rsidRPr="00903DBA" w:rsidRDefault="00E80032" w:rsidP="00E80032">
      <w:pPr>
        <w:pStyle w:val="Code"/>
      </w:pPr>
      <w:r w:rsidRPr="00903DBA">
        <w:t>void StackPush(STACK* stackPtr, int value);</w:t>
      </w:r>
    </w:p>
    <w:p w14:paraId="3605BBDA" w14:textId="77777777" w:rsidR="00E80032" w:rsidRPr="00903DBA" w:rsidRDefault="00E80032" w:rsidP="00E80032">
      <w:pPr>
        <w:pStyle w:val="Code"/>
      </w:pPr>
      <w:r w:rsidRPr="00903DBA">
        <w:t>void StackPop(STACK* stackPtr);</w:t>
      </w:r>
    </w:p>
    <w:p w14:paraId="15046A26" w14:textId="77777777" w:rsidR="00E80032" w:rsidRPr="00903DBA" w:rsidRDefault="00E80032" w:rsidP="00E80032">
      <w:pPr>
        <w:pStyle w:val="Code"/>
      </w:pPr>
      <w:r w:rsidRPr="00903DBA">
        <w:t>int StackTop(STACK* stackPtr);</w:t>
      </w:r>
    </w:p>
    <w:p w14:paraId="6568E003" w14:textId="77777777" w:rsidR="00E80032" w:rsidRPr="00903DBA" w:rsidRDefault="00E80032" w:rsidP="00E80032">
      <w:pPr>
        <w:pStyle w:val="Code"/>
      </w:pPr>
      <w:r w:rsidRPr="00903DBA">
        <w:t>int StackIsEmpty(STACK* stackPtr);</w:t>
      </w:r>
    </w:p>
    <w:p w14:paraId="0366B360" w14:textId="77777777" w:rsidR="00E80032" w:rsidRPr="00903DBA" w:rsidRDefault="00E80032" w:rsidP="00E80032">
      <w:pPr>
        <w:pStyle w:val="CodeListing"/>
        <w:rPr>
          <w:sz w:val="21"/>
          <w:szCs w:val="21"/>
        </w:rPr>
      </w:pPr>
      <w:proofErr w:type="spellStart"/>
      <w:r w:rsidRPr="00903DBA">
        <w:rPr>
          <w:sz w:val="21"/>
          <w:szCs w:val="21"/>
        </w:rPr>
        <w:t>Stack.c</w:t>
      </w:r>
      <w:proofErr w:type="spellEnd"/>
    </w:p>
    <w:p w14:paraId="15FC2D03" w14:textId="021977D1" w:rsidR="00E80032" w:rsidRPr="00903DBA" w:rsidRDefault="00E80032" w:rsidP="00E80032">
      <w:pPr>
        <w:pStyle w:val="Code"/>
      </w:pPr>
      <w:r w:rsidRPr="00903DBA">
        <w:t xml:space="preserve">#include </w:t>
      </w:r>
      <w:r w:rsidR="00EF337F" w:rsidRPr="00903DBA">
        <w:t>&lt;stdlib.h&gt;</w:t>
      </w:r>
    </w:p>
    <w:p w14:paraId="06579C58" w14:textId="77777777" w:rsidR="00E80032" w:rsidRPr="00903DBA" w:rsidRDefault="00E80032" w:rsidP="00E80032">
      <w:pPr>
        <w:pStyle w:val="Code"/>
      </w:pPr>
      <w:r w:rsidRPr="00903DBA">
        <w:t>#include &lt;assert.h&gt;</w:t>
      </w:r>
    </w:p>
    <w:p w14:paraId="6A157DAF" w14:textId="60240FD0" w:rsidR="00E80032" w:rsidRPr="00903DBA" w:rsidRDefault="00E80032" w:rsidP="00E80032">
      <w:pPr>
        <w:pStyle w:val="Code"/>
      </w:pPr>
      <w:r w:rsidRPr="00903DBA">
        <w:t>#include "</w:t>
      </w:r>
      <w:r w:rsidR="00AA0A7A" w:rsidRPr="00903DBA">
        <w:t>c</w:t>
      </w:r>
      <w:r w:rsidRPr="00903DBA">
        <w:t>ell.h"</w:t>
      </w:r>
    </w:p>
    <w:p w14:paraId="558398BC" w14:textId="51C47BDD" w:rsidR="00E80032" w:rsidRPr="00903DBA" w:rsidRDefault="00E80032" w:rsidP="00E80032">
      <w:pPr>
        <w:pStyle w:val="Code"/>
      </w:pPr>
      <w:r w:rsidRPr="00903DBA">
        <w:t>#include "</w:t>
      </w:r>
      <w:r w:rsidR="00AA0A7A" w:rsidRPr="00903DBA">
        <w:t>s</w:t>
      </w:r>
      <w:r w:rsidRPr="00903DBA">
        <w:t>tack.h"</w:t>
      </w:r>
    </w:p>
    <w:p w14:paraId="34874F4C" w14:textId="77777777" w:rsidR="00E80032" w:rsidRPr="00903DBA" w:rsidRDefault="00E80032" w:rsidP="00E80032">
      <w:pPr>
        <w:pStyle w:val="Code"/>
      </w:pPr>
    </w:p>
    <w:p w14:paraId="45F9D8C5" w14:textId="2208A44A" w:rsidR="00E80032" w:rsidRPr="00903DBA" w:rsidRDefault="00E80032" w:rsidP="00E80032">
      <w:pPr>
        <w:pStyle w:val="Code"/>
      </w:pPr>
      <w:r w:rsidRPr="00903DBA">
        <w:t>void Stack</w:t>
      </w:r>
      <w:r w:rsidR="002F35C1" w:rsidRPr="00903DBA">
        <w:t>Initializer</w:t>
      </w:r>
      <w:r w:rsidRPr="00903DBA">
        <w:t>(STACK* stackPtr) {</w:t>
      </w:r>
    </w:p>
    <w:p w14:paraId="1CFDE652" w14:textId="77777777" w:rsidR="00E80032" w:rsidRPr="00903DBA" w:rsidRDefault="00E80032" w:rsidP="00E80032">
      <w:pPr>
        <w:pStyle w:val="Code"/>
      </w:pPr>
      <w:r w:rsidRPr="00903DBA">
        <w:t xml:space="preserve">  stackPtr-&gt;m_firstCellPtr = NULL;</w:t>
      </w:r>
    </w:p>
    <w:p w14:paraId="537988B7" w14:textId="77777777" w:rsidR="00E80032" w:rsidRPr="00903DBA" w:rsidRDefault="00E80032" w:rsidP="00E80032">
      <w:pPr>
        <w:pStyle w:val="Code"/>
      </w:pPr>
      <w:r w:rsidRPr="00903DBA">
        <w:t>}</w:t>
      </w:r>
    </w:p>
    <w:p w14:paraId="787EC5C5" w14:textId="77777777" w:rsidR="00E80032" w:rsidRPr="00903DBA" w:rsidRDefault="00E80032" w:rsidP="00E80032">
      <w:pPr>
        <w:pStyle w:val="Code"/>
      </w:pPr>
    </w:p>
    <w:p w14:paraId="327608FC" w14:textId="77777777" w:rsidR="00E80032" w:rsidRPr="00903DBA" w:rsidRDefault="00E80032" w:rsidP="00E80032">
      <w:pPr>
        <w:pStyle w:val="Code"/>
      </w:pPr>
      <w:r w:rsidRPr="00903DBA">
        <w:t>void StackClear(STACK* stackPtr) {</w:t>
      </w:r>
    </w:p>
    <w:p w14:paraId="75436D1B" w14:textId="77777777" w:rsidR="00E80032" w:rsidRPr="00903DBA" w:rsidRDefault="00E80032" w:rsidP="00E80032">
      <w:pPr>
        <w:pStyle w:val="Code"/>
      </w:pPr>
      <w:r w:rsidRPr="00903DBA">
        <w:t xml:space="preserve">  CELL* cellPtr = stackPtr-&gt;m_firstCellPtr;</w:t>
      </w:r>
    </w:p>
    <w:p w14:paraId="36BDA28A" w14:textId="77777777" w:rsidR="00E80032" w:rsidRPr="00903DBA" w:rsidRDefault="00E80032" w:rsidP="00E80032">
      <w:pPr>
        <w:pStyle w:val="Code"/>
      </w:pPr>
    </w:p>
    <w:p w14:paraId="24115A2E" w14:textId="77777777" w:rsidR="00E80032" w:rsidRPr="00903DBA" w:rsidRDefault="00E80032" w:rsidP="00E80032">
      <w:pPr>
        <w:pStyle w:val="Code"/>
      </w:pPr>
      <w:r w:rsidRPr="00903DBA">
        <w:t xml:space="preserve">  while (cellPtr != NULL) {</w:t>
      </w:r>
      <w:r w:rsidRPr="00903DBA">
        <w:cr/>
        <w:t xml:space="preserve">    CELL* tempCellPtr = cellPtr;</w:t>
      </w:r>
    </w:p>
    <w:p w14:paraId="48BD6C94" w14:textId="77777777" w:rsidR="00E80032" w:rsidRPr="00903DBA" w:rsidRDefault="00E80032" w:rsidP="00E80032">
      <w:pPr>
        <w:pStyle w:val="Code"/>
      </w:pPr>
      <w:r w:rsidRPr="00903DBA">
        <w:t xml:space="preserve">    cellPtr = CellGetNext(cellPtr);</w:t>
      </w:r>
    </w:p>
    <w:p w14:paraId="25FB49C0" w14:textId="77777777" w:rsidR="00E80032" w:rsidRPr="00903DBA" w:rsidRDefault="00E80032" w:rsidP="00E80032">
      <w:pPr>
        <w:pStyle w:val="Code"/>
      </w:pPr>
      <w:r w:rsidRPr="00903DBA">
        <w:t xml:space="preserve">    free(tempCellPtr);</w:t>
      </w:r>
    </w:p>
    <w:p w14:paraId="34491860" w14:textId="77777777" w:rsidR="00E80032" w:rsidRPr="00903DBA" w:rsidRDefault="00E80032" w:rsidP="00E80032">
      <w:pPr>
        <w:pStyle w:val="Code"/>
      </w:pPr>
      <w:r w:rsidRPr="00903DBA">
        <w:t xml:space="preserve">  }</w:t>
      </w:r>
    </w:p>
    <w:p w14:paraId="7338FB9B" w14:textId="77777777" w:rsidR="00E80032" w:rsidRPr="00903DBA" w:rsidRDefault="00E80032" w:rsidP="00E80032">
      <w:pPr>
        <w:pStyle w:val="Code"/>
      </w:pPr>
      <w:r w:rsidRPr="00903DBA">
        <w:t>}</w:t>
      </w:r>
    </w:p>
    <w:p w14:paraId="6C195641" w14:textId="77777777" w:rsidR="00E80032" w:rsidRPr="00903DBA" w:rsidRDefault="00E80032" w:rsidP="00E80032">
      <w:pPr>
        <w:pStyle w:val="Code"/>
      </w:pPr>
    </w:p>
    <w:p w14:paraId="230ED9A6" w14:textId="77777777" w:rsidR="00E80032" w:rsidRPr="00903DBA" w:rsidRDefault="00E80032" w:rsidP="00E80032">
      <w:pPr>
        <w:pStyle w:val="Code"/>
      </w:pPr>
      <w:r w:rsidRPr="00903DBA">
        <w:t>void StackPush(STACK* stackPtr, int value) {</w:t>
      </w:r>
    </w:p>
    <w:p w14:paraId="0BC08DA6" w14:textId="77777777" w:rsidR="00E80032" w:rsidRPr="00903DBA" w:rsidRDefault="00E80032" w:rsidP="00E80032">
      <w:pPr>
        <w:pStyle w:val="Code"/>
      </w:pPr>
      <w:r w:rsidRPr="00903DBA">
        <w:t xml:space="preserve">  CELL* newCellPtr= malloc(sizeof(CELL));</w:t>
      </w:r>
    </w:p>
    <w:p w14:paraId="7506D2B2" w14:textId="77777777" w:rsidR="00E80032" w:rsidRPr="00903DBA" w:rsidRDefault="00E80032" w:rsidP="00E80032">
      <w:pPr>
        <w:pStyle w:val="Code"/>
      </w:pPr>
      <w:r w:rsidRPr="00903DBA">
        <w:t xml:space="preserve">  assert(newCellPtr!= NULL);</w:t>
      </w:r>
    </w:p>
    <w:p w14:paraId="21CDFC1D" w14:textId="73E93660" w:rsidR="00E80032" w:rsidRPr="00903DBA" w:rsidRDefault="00E80032" w:rsidP="00E80032">
      <w:pPr>
        <w:pStyle w:val="Code"/>
      </w:pPr>
      <w:r w:rsidRPr="00903DBA">
        <w:t xml:space="preserve">  Cell</w:t>
      </w:r>
      <w:r w:rsidR="002F35C1" w:rsidRPr="00903DBA">
        <w:t>Initializer</w:t>
      </w:r>
      <w:r w:rsidRPr="00903DBA">
        <w:t>(newCellPtr, value, stackPtr-&gt;m_firstCellPtr);</w:t>
      </w:r>
    </w:p>
    <w:p w14:paraId="764DAB57" w14:textId="77777777" w:rsidR="00E80032" w:rsidRPr="00903DBA" w:rsidRDefault="00E80032" w:rsidP="00E80032">
      <w:pPr>
        <w:pStyle w:val="Code"/>
      </w:pPr>
      <w:r w:rsidRPr="00903DBA">
        <w:t xml:space="preserve">  stackPtr-&gt;m_firstCellPtr = newCellPtr;</w:t>
      </w:r>
    </w:p>
    <w:p w14:paraId="1CB31B66" w14:textId="77777777" w:rsidR="00E80032" w:rsidRPr="00903DBA" w:rsidRDefault="00E80032" w:rsidP="00E80032">
      <w:pPr>
        <w:pStyle w:val="Code"/>
      </w:pPr>
      <w:r w:rsidRPr="00903DBA">
        <w:t>}</w:t>
      </w:r>
    </w:p>
    <w:p w14:paraId="1E2ED606" w14:textId="77777777" w:rsidR="00E80032" w:rsidRPr="00903DBA" w:rsidRDefault="00E80032" w:rsidP="00E80032">
      <w:pPr>
        <w:pStyle w:val="Code"/>
      </w:pPr>
    </w:p>
    <w:p w14:paraId="05D55FFA" w14:textId="77777777" w:rsidR="00E80032" w:rsidRPr="00903DBA" w:rsidRDefault="00E80032" w:rsidP="00E80032">
      <w:pPr>
        <w:pStyle w:val="Code"/>
      </w:pPr>
      <w:r w:rsidRPr="00903DBA">
        <w:t>void StackPop(STACK* stackPtr) {</w:t>
      </w:r>
    </w:p>
    <w:p w14:paraId="65CFAB59" w14:textId="77777777" w:rsidR="00E80032" w:rsidRPr="00903DBA" w:rsidRDefault="00E80032" w:rsidP="00E80032">
      <w:pPr>
        <w:pStyle w:val="Code"/>
      </w:pPr>
      <w:r w:rsidRPr="00903DBA">
        <w:t xml:space="preserve">  CELL* tempCellPtr;</w:t>
      </w:r>
    </w:p>
    <w:p w14:paraId="6AED51A4" w14:textId="77777777" w:rsidR="00E80032" w:rsidRPr="00903DBA" w:rsidRDefault="00E80032" w:rsidP="00E80032">
      <w:pPr>
        <w:pStyle w:val="Code"/>
      </w:pPr>
      <w:r w:rsidRPr="00903DBA">
        <w:t xml:space="preserve">  assert(stackPtr-&gt;m_firstCellPtr != NULL);</w:t>
      </w:r>
    </w:p>
    <w:p w14:paraId="2D61F864" w14:textId="77777777" w:rsidR="00E80032" w:rsidRPr="00903DBA" w:rsidRDefault="00E80032" w:rsidP="00E80032">
      <w:pPr>
        <w:pStyle w:val="Code"/>
      </w:pPr>
      <w:r w:rsidRPr="00903DBA">
        <w:t xml:space="preserve">  tempCellPtr = stackPtr-&gt;m_firstCellPtr;</w:t>
      </w:r>
    </w:p>
    <w:p w14:paraId="2282D8E4" w14:textId="77777777" w:rsidR="00E80032" w:rsidRPr="00903DBA" w:rsidRDefault="00E80032" w:rsidP="00E80032">
      <w:pPr>
        <w:pStyle w:val="Code"/>
      </w:pPr>
      <w:r w:rsidRPr="00903DBA">
        <w:t xml:space="preserve">  stackPtr-&gt;m_firstCellPtr = CellGetNext(stackPtr-&gt;m_firstCellPtr);</w:t>
      </w:r>
    </w:p>
    <w:p w14:paraId="10C75E06" w14:textId="77777777" w:rsidR="00E80032" w:rsidRPr="00903DBA" w:rsidRDefault="00E80032" w:rsidP="00E80032">
      <w:pPr>
        <w:pStyle w:val="Code"/>
      </w:pPr>
      <w:r w:rsidRPr="00903DBA">
        <w:t xml:space="preserve">  free(tempCellPtr);</w:t>
      </w:r>
    </w:p>
    <w:p w14:paraId="4B6ED2B0" w14:textId="77777777" w:rsidR="00E80032" w:rsidRPr="00903DBA" w:rsidRDefault="00E80032" w:rsidP="00E80032">
      <w:pPr>
        <w:pStyle w:val="Code"/>
      </w:pPr>
      <w:r w:rsidRPr="00903DBA">
        <w:t>}</w:t>
      </w:r>
    </w:p>
    <w:p w14:paraId="759580DA" w14:textId="77777777" w:rsidR="00E80032" w:rsidRPr="00903DBA" w:rsidRDefault="00E80032" w:rsidP="00E80032">
      <w:pPr>
        <w:pStyle w:val="Code"/>
      </w:pPr>
    </w:p>
    <w:p w14:paraId="037D2003" w14:textId="77777777" w:rsidR="00E80032" w:rsidRPr="00903DBA" w:rsidRDefault="00E80032" w:rsidP="00E80032">
      <w:pPr>
        <w:pStyle w:val="Code"/>
      </w:pPr>
      <w:r w:rsidRPr="00903DBA">
        <w:t>int StackTop(STACK* stackPtr) {</w:t>
      </w:r>
    </w:p>
    <w:p w14:paraId="7241CD75" w14:textId="77777777" w:rsidR="00E80032" w:rsidRPr="00903DBA" w:rsidRDefault="00E80032" w:rsidP="00E80032">
      <w:pPr>
        <w:pStyle w:val="Code"/>
      </w:pPr>
      <w:r w:rsidRPr="00903DBA">
        <w:t xml:space="preserve">  assert(stackPtr-&gt;m_firstCellPtr != NULL);</w:t>
      </w:r>
    </w:p>
    <w:p w14:paraId="6173EE73" w14:textId="77777777" w:rsidR="00E80032" w:rsidRPr="00903DBA" w:rsidRDefault="00E80032" w:rsidP="00E80032">
      <w:pPr>
        <w:pStyle w:val="Code"/>
      </w:pPr>
      <w:r w:rsidRPr="00903DBA">
        <w:t xml:space="preserve">  return CellGetValue(stackPtr-&gt;m_firstCellPtr);</w:t>
      </w:r>
    </w:p>
    <w:p w14:paraId="378F8FD0" w14:textId="77777777" w:rsidR="00E80032" w:rsidRPr="00903DBA" w:rsidRDefault="00E80032" w:rsidP="00E80032">
      <w:pPr>
        <w:pStyle w:val="Code"/>
      </w:pPr>
      <w:r w:rsidRPr="00903DBA">
        <w:t>}</w:t>
      </w:r>
    </w:p>
    <w:p w14:paraId="198CF6D5" w14:textId="77777777" w:rsidR="00E80032" w:rsidRPr="00903DBA" w:rsidRDefault="00E80032" w:rsidP="00E80032">
      <w:pPr>
        <w:pStyle w:val="Code"/>
      </w:pPr>
    </w:p>
    <w:p w14:paraId="4FE5FBCE" w14:textId="77777777" w:rsidR="00E80032" w:rsidRPr="00903DBA" w:rsidRDefault="00E80032" w:rsidP="00E80032">
      <w:pPr>
        <w:pStyle w:val="Code"/>
      </w:pPr>
      <w:r w:rsidRPr="00903DBA">
        <w:lastRenderedPageBreak/>
        <w:t>int StackIsEmpty(STACK* stackPtr) {</w:t>
      </w:r>
    </w:p>
    <w:p w14:paraId="44F9F10B" w14:textId="77777777" w:rsidR="00E80032" w:rsidRPr="00903DBA" w:rsidRDefault="00E80032" w:rsidP="00E80032">
      <w:pPr>
        <w:pStyle w:val="Code"/>
      </w:pPr>
      <w:r w:rsidRPr="00903DBA">
        <w:t xml:space="preserve">  return (stackPtr-&gt;m_firstCellPtr == NULL);</w:t>
      </w:r>
    </w:p>
    <w:p w14:paraId="43A0F95B" w14:textId="77777777" w:rsidR="00E80032" w:rsidRPr="00903DBA" w:rsidRDefault="00E80032" w:rsidP="00E80032">
      <w:pPr>
        <w:pStyle w:val="Code"/>
      </w:pPr>
      <w:r w:rsidRPr="00903DBA">
        <w:t>}</w:t>
      </w:r>
    </w:p>
    <w:p w14:paraId="118AE10B" w14:textId="77777777" w:rsidR="00E80032" w:rsidRPr="00903DBA" w:rsidRDefault="00E80032" w:rsidP="00E80032">
      <w:pPr>
        <w:pStyle w:val="CodeListing"/>
        <w:rPr>
          <w:sz w:val="21"/>
          <w:szCs w:val="21"/>
        </w:rPr>
      </w:pPr>
      <w:proofErr w:type="spellStart"/>
      <w:r w:rsidRPr="00903DBA">
        <w:rPr>
          <w:sz w:val="21"/>
          <w:szCs w:val="21"/>
        </w:rPr>
        <w:t>Main.c</w:t>
      </w:r>
      <w:proofErr w:type="spellEnd"/>
    </w:p>
    <w:p w14:paraId="17E81354" w14:textId="40A2CAB8" w:rsidR="00E80032" w:rsidRPr="00903DBA" w:rsidRDefault="00E80032" w:rsidP="00E80032">
      <w:pPr>
        <w:pStyle w:val="Code"/>
      </w:pPr>
      <w:r w:rsidRPr="00903DBA">
        <w:t xml:space="preserve">#include </w:t>
      </w:r>
      <w:r w:rsidR="00EF337F" w:rsidRPr="00903DBA">
        <w:t>&lt;stdlib.h&gt;</w:t>
      </w:r>
    </w:p>
    <w:p w14:paraId="3D3A3710" w14:textId="52FEDB70" w:rsidR="00E80032" w:rsidRPr="00903DBA" w:rsidRDefault="00E80032" w:rsidP="00E80032">
      <w:pPr>
        <w:pStyle w:val="Code"/>
      </w:pPr>
      <w:r w:rsidRPr="00903DBA">
        <w:t>#include "</w:t>
      </w:r>
      <w:r w:rsidR="00AA0A7A" w:rsidRPr="00903DBA">
        <w:t>c</w:t>
      </w:r>
      <w:r w:rsidRPr="00903DBA">
        <w:t>ell.h"</w:t>
      </w:r>
    </w:p>
    <w:p w14:paraId="7D5F2777" w14:textId="1118E0F6" w:rsidR="00E80032" w:rsidRPr="00903DBA" w:rsidRDefault="00E80032" w:rsidP="00E80032">
      <w:pPr>
        <w:pStyle w:val="Code"/>
      </w:pPr>
      <w:r w:rsidRPr="00903DBA">
        <w:t>#include "</w:t>
      </w:r>
      <w:r w:rsidR="00AA0A7A" w:rsidRPr="00903DBA">
        <w:t>s</w:t>
      </w:r>
      <w:r w:rsidRPr="00903DBA">
        <w:t>tack.h"</w:t>
      </w:r>
    </w:p>
    <w:p w14:paraId="467A0B72" w14:textId="77777777" w:rsidR="00E80032" w:rsidRPr="00903DBA" w:rsidRDefault="00E80032" w:rsidP="00E80032">
      <w:pPr>
        <w:pStyle w:val="Code"/>
      </w:pPr>
    </w:p>
    <w:p w14:paraId="53160122" w14:textId="77777777" w:rsidR="00E80032" w:rsidRPr="00903DBA" w:rsidRDefault="00E80032" w:rsidP="00E80032">
      <w:pPr>
        <w:pStyle w:val="Code"/>
      </w:pPr>
      <w:r w:rsidRPr="00903DBA">
        <w:t>void main() {</w:t>
      </w:r>
    </w:p>
    <w:p w14:paraId="0E3664B3" w14:textId="77777777" w:rsidR="00E80032" w:rsidRPr="00903DBA" w:rsidRDefault="00E80032" w:rsidP="00E80032">
      <w:pPr>
        <w:pStyle w:val="Code"/>
      </w:pPr>
      <w:r w:rsidRPr="00903DBA">
        <w:t xml:space="preserve">  STACK stack;</w:t>
      </w:r>
    </w:p>
    <w:p w14:paraId="57C1D75B" w14:textId="7E690587" w:rsidR="00E80032" w:rsidRPr="00903DBA" w:rsidRDefault="00E80032" w:rsidP="00E80032">
      <w:pPr>
        <w:pStyle w:val="Code"/>
      </w:pPr>
      <w:r w:rsidRPr="00903DBA">
        <w:t xml:space="preserve">  Stack</w:t>
      </w:r>
      <w:r w:rsidR="002F35C1" w:rsidRPr="00903DBA">
        <w:t>Initializer</w:t>
      </w:r>
      <w:r w:rsidRPr="00903DBA">
        <w:t>(&amp;stack);</w:t>
      </w:r>
    </w:p>
    <w:p w14:paraId="426F9DF8" w14:textId="77777777" w:rsidR="00E80032" w:rsidRPr="00903DBA" w:rsidRDefault="00E80032" w:rsidP="00E80032">
      <w:pPr>
        <w:pStyle w:val="Code"/>
      </w:pPr>
    </w:p>
    <w:p w14:paraId="4F0BF9C0" w14:textId="77777777" w:rsidR="00E80032" w:rsidRPr="00903DBA" w:rsidRDefault="00E80032" w:rsidP="00E80032">
      <w:pPr>
        <w:pStyle w:val="Code"/>
      </w:pPr>
      <w:r w:rsidRPr="00903DBA">
        <w:t xml:space="preserve">  StackPush(&amp;stack, 1);</w:t>
      </w:r>
    </w:p>
    <w:p w14:paraId="19791F9B" w14:textId="77777777" w:rsidR="00E80032" w:rsidRPr="00903DBA" w:rsidRDefault="00E80032" w:rsidP="00E80032">
      <w:pPr>
        <w:pStyle w:val="Code"/>
      </w:pPr>
      <w:r w:rsidRPr="00903DBA">
        <w:t xml:space="preserve">  StackPush(&amp;stack, 2);</w:t>
      </w:r>
    </w:p>
    <w:p w14:paraId="56BE4384" w14:textId="77777777" w:rsidR="00E80032" w:rsidRPr="00903DBA" w:rsidRDefault="00E80032" w:rsidP="00E80032">
      <w:pPr>
        <w:pStyle w:val="Code"/>
      </w:pPr>
      <w:r w:rsidRPr="00903DBA">
        <w:t xml:space="preserve">  StackPush(&amp;stack, 3);  </w:t>
      </w:r>
    </w:p>
    <w:p w14:paraId="5C31005C" w14:textId="77777777" w:rsidR="00E80032" w:rsidRPr="00903DBA" w:rsidRDefault="00E80032" w:rsidP="00E80032">
      <w:pPr>
        <w:pStyle w:val="Code"/>
      </w:pPr>
      <w:r w:rsidRPr="00903DBA">
        <w:t xml:space="preserve">  StackClear(&amp;stack);</w:t>
      </w:r>
    </w:p>
    <w:p w14:paraId="5EE7A85B" w14:textId="77777777" w:rsidR="00E80032" w:rsidRPr="00903DBA" w:rsidRDefault="00E80032" w:rsidP="00E80032">
      <w:pPr>
        <w:pStyle w:val="Code"/>
      </w:pPr>
      <w:r w:rsidRPr="00903DBA">
        <w:t>}</w:t>
      </w:r>
    </w:p>
    <w:p w14:paraId="78328A37" w14:textId="4E22EC04" w:rsidR="00E80032" w:rsidRPr="00903DBA" w:rsidRDefault="00E80032" w:rsidP="00E80032">
      <w:r w:rsidRPr="00903DBA">
        <w:t xml:space="preserve">The stack in main above gives rise to the following </w:t>
      </w:r>
      <w:r w:rsidR="00F25B86" w:rsidRPr="00903DBA">
        <w:t>struct</w:t>
      </w:r>
      <w:r w:rsidRPr="00903DBA">
        <w:t xml:space="preserve">. However, when </w:t>
      </w:r>
      <w:proofErr w:type="spellStart"/>
      <w:r w:rsidRPr="00903DBA">
        <w:rPr>
          <w:rStyle w:val="CodeInText0"/>
        </w:rPr>
        <w:t>StackClear</w:t>
      </w:r>
      <w:proofErr w:type="spellEnd"/>
      <w:r w:rsidRPr="00903DBA">
        <w:t xml:space="preserve"> is called, it deallocates the allocated memory. All memory allocated with </w:t>
      </w:r>
      <w:r w:rsidRPr="00903DBA">
        <w:rPr>
          <w:rStyle w:val="CodeInText0"/>
        </w:rPr>
        <w:t>malloc</w:t>
      </w:r>
      <w:r w:rsidRPr="00903DBA">
        <w:rPr>
          <w:rStyle w:val="Italic"/>
        </w:rPr>
        <w:t xml:space="preserve"> </w:t>
      </w:r>
      <w:r w:rsidRPr="00903DBA">
        <w:t xml:space="preserve">or </w:t>
      </w:r>
      <w:proofErr w:type="spellStart"/>
      <w:r w:rsidRPr="00903DBA">
        <w:rPr>
          <w:rStyle w:val="CodeInText0"/>
        </w:rPr>
        <w:t>calloc</w:t>
      </w:r>
      <w:proofErr w:type="spellEnd"/>
      <w:r w:rsidRPr="00903DBA">
        <w:t xml:space="preserve"> must (or at least should) be deallocated with </w:t>
      </w:r>
      <w:r w:rsidRPr="00903DBA">
        <w:rPr>
          <w:rStyle w:val="CodeInText0"/>
        </w:rPr>
        <w:t>free</w:t>
      </w:r>
      <w:r w:rsidRPr="00903DBA">
        <w:t>.</w:t>
      </w:r>
    </w:p>
    <w:p w14:paraId="45ED540B" w14:textId="77777777" w:rsidR="00E80032" w:rsidRPr="00903DBA" w:rsidRDefault="00E80032" w:rsidP="00E80032">
      <w:pPr>
        <w:rPr>
          <w:szCs w:val="21"/>
        </w:rPr>
      </w:pPr>
      <w:r w:rsidRPr="00903DBA">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5205DE" w:rsidRPr="003F7CF1" w:rsidRDefault="005205D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5205DE" w:rsidRPr="003F7CF1" w:rsidRDefault="005205DE"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903DBA">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5205DE" w:rsidRPr="003F7CF1" w:rsidRDefault="005205DE" w:rsidP="00E80032">
                              <w:pPr>
                                <w:pStyle w:val="SourceCodeBoxText"/>
                                <w:rPr>
                                  <w:sz w:val="19"/>
                                  <w:szCs w:val="19"/>
                                  <w:lang w:val="en-US"/>
                                </w:rPr>
                              </w:pPr>
                              <w:r w:rsidRPr="003F7CF1">
                                <w:rPr>
                                  <w:sz w:val="19"/>
                                  <w:szCs w:val="19"/>
                                  <w:lang w:val="en-US"/>
                                </w:rPr>
                                <w:t>3</w:t>
                              </w:r>
                            </w:p>
                            <w:p w14:paraId="40F6D3AC" w14:textId="77777777" w:rsidR="005205DE" w:rsidRPr="003F7CF1" w:rsidRDefault="005205DE"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5205DE" w:rsidRPr="003F7CF1" w:rsidRDefault="005205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5205DE" w:rsidRPr="003F7CF1" w:rsidRDefault="005205DE"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5205DE" w:rsidRPr="003F7CF1" w:rsidRDefault="005205D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5205DE" w:rsidRPr="003F7CF1" w:rsidRDefault="005205D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5205DE" w:rsidRPr="003F7CF1" w:rsidRDefault="005205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5205DE" w:rsidRPr="003F7CF1" w:rsidRDefault="005205DE"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5205DE" w:rsidRPr="003F7CF1" w:rsidRDefault="005205DE"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5205DE" w:rsidRPr="003F7CF1" w:rsidRDefault="005205DE"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5205DE" w:rsidRPr="003F7CF1" w:rsidRDefault="005205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5205DE" w:rsidRPr="003F7CF1" w:rsidRDefault="005205DE"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5205DE" w:rsidRPr="003F7CF1" w:rsidRDefault="005205DE"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5205DE" w:rsidRPr="003F7CF1" w:rsidRDefault="005205DE"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5205DE" w:rsidRPr="003F7CF1" w:rsidRDefault="005205DE"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5205DE" w:rsidRPr="003F7CF1" w:rsidRDefault="005205DE" w:rsidP="00E80032">
                        <w:pPr>
                          <w:pStyle w:val="SourceCodeBoxText"/>
                          <w:rPr>
                            <w:sz w:val="19"/>
                            <w:szCs w:val="19"/>
                            <w:lang w:val="en-US"/>
                          </w:rPr>
                        </w:pPr>
                        <w:r w:rsidRPr="003F7CF1">
                          <w:rPr>
                            <w:sz w:val="19"/>
                            <w:szCs w:val="19"/>
                            <w:lang w:val="en-US"/>
                          </w:rPr>
                          <w:t>3</w:t>
                        </w:r>
                      </w:p>
                      <w:p w14:paraId="40F6D3AC" w14:textId="77777777" w:rsidR="005205DE" w:rsidRPr="003F7CF1" w:rsidRDefault="005205DE"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5205DE" w:rsidRPr="003F7CF1" w:rsidRDefault="005205DE"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5205DE" w:rsidRPr="003F7CF1" w:rsidRDefault="005205DE"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5205DE" w:rsidRPr="003F7CF1" w:rsidRDefault="005205DE"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5205DE" w:rsidRPr="003F7CF1" w:rsidRDefault="005205DE"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5205DE" w:rsidRPr="003F7CF1" w:rsidRDefault="005205DE"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5205DE" w:rsidRPr="003F7CF1" w:rsidRDefault="005205DE"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5205DE" w:rsidRPr="003F7CF1" w:rsidRDefault="005205DE"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5205DE" w:rsidRPr="003F7CF1" w:rsidRDefault="005205DE"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5205DE" w:rsidRPr="003F7CF1" w:rsidRDefault="005205DE"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5205DE" w:rsidRPr="003F7CF1" w:rsidRDefault="005205DE"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5205DE" w:rsidRPr="003F7CF1" w:rsidRDefault="005205DE"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5205DE" w:rsidRPr="003F7CF1" w:rsidRDefault="005205DE"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5205DE" w:rsidRPr="003F7CF1" w:rsidRDefault="005205DE"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903DBA" w:rsidRDefault="00E80032" w:rsidP="007C7CB2">
      <w:pPr>
        <w:pStyle w:val="Rubrik3"/>
      </w:pPr>
      <w:bookmarkStart w:id="776" w:name="_Toc320485613"/>
      <w:bookmarkStart w:id="777" w:name="_Toc323656725"/>
      <w:bookmarkStart w:id="778" w:name="_Toc324085463"/>
      <w:bookmarkStart w:id="779" w:name="_Toc383781115"/>
      <w:bookmarkStart w:id="780" w:name="_Toc57656224"/>
      <w:r w:rsidRPr="00903DBA">
        <w:t>Unions</w:t>
      </w:r>
      <w:bookmarkEnd w:id="776"/>
      <w:bookmarkEnd w:id="777"/>
      <w:bookmarkEnd w:id="778"/>
      <w:bookmarkEnd w:id="779"/>
      <w:bookmarkEnd w:id="780"/>
    </w:p>
    <w:p w14:paraId="62BCA25C" w14:textId="4B8BD874" w:rsidR="00E80032" w:rsidRPr="00903DBA" w:rsidRDefault="00E80032" w:rsidP="00E80032">
      <w:r w:rsidRPr="00903DBA">
        <w:t xml:space="preserve">A </w:t>
      </w:r>
      <w:r w:rsidRPr="00903DBA">
        <w:rPr>
          <w:rStyle w:val="CodeInText0"/>
        </w:rPr>
        <w:t>union</w:t>
      </w:r>
      <w:r w:rsidRPr="00903DBA">
        <w:t xml:space="preserve"> is a compound type </w:t>
      </w:r>
      <w:r w:rsidR="00F25B86" w:rsidRPr="00903DBA">
        <w:t>like</w:t>
      </w:r>
      <w:r w:rsidRPr="00903DBA">
        <w:t xml:space="preserve"> </w:t>
      </w:r>
      <w:r w:rsidR="00F25B86" w:rsidRPr="00903DBA">
        <w:t>struct</w:t>
      </w:r>
      <w:r w:rsidRPr="00903DBA">
        <w:t xml:space="preserve">. The difference is that while a </w:t>
      </w:r>
      <w:r w:rsidR="00F25B86" w:rsidRPr="00903DBA">
        <w:t xml:space="preserve">struct </w:t>
      </w:r>
      <w:r w:rsidRPr="00903DBA">
        <w:t xml:space="preserve">places each of its members on different memory addresses </w:t>
      </w:r>
      <w:proofErr w:type="gramStart"/>
      <w:r w:rsidRPr="00903DBA">
        <w:t>in order for</w:t>
      </w:r>
      <w:proofErr w:type="gramEnd"/>
      <w:r w:rsidRPr="00903DBA">
        <w:t xml:space="preserve"> them to not intervene with each other, a union locates each of its members on the same address. This implies that when one member is assigned a value, it overwrite</w:t>
      </w:r>
      <w:r w:rsidR="00F25B86" w:rsidRPr="00903DBA">
        <w:t>s</w:t>
      </w:r>
      <w:r w:rsidRPr="00903DBA">
        <w:t xml:space="preserve"> the other values. Unions are mostly used in low-level applications. In the code below, the two structures overlap each other.</w:t>
      </w:r>
    </w:p>
    <w:p w14:paraId="79AD7D8F" w14:textId="77777777" w:rsidR="00E80032" w:rsidRPr="00903DBA" w:rsidRDefault="00E80032" w:rsidP="00E80032">
      <w:pPr>
        <w:pStyle w:val="Code"/>
      </w:pPr>
      <w:r w:rsidRPr="00903DBA">
        <w:t>struct _Bits8Registers {</w:t>
      </w:r>
      <w:r w:rsidRPr="00903DBA">
        <w:cr/>
        <w:t xml:space="preserve">  // A character always has the size of 1 byte (8 bits).</w:t>
      </w:r>
    </w:p>
    <w:p w14:paraId="0FB6C47F" w14:textId="77777777" w:rsidR="00E80032" w:rsidRPr="00903DBA" w:rsidRDefault="00E80032" w:rsidP="00E80032">
      <w:pPr>
        <w:pStyle w:val="Code"/>
      </w:pPr>
      <w:r w:rsidRPr="00903DBA">
        <w:t xml:space="preserve">  unsigned char ah, al, bh, bl, ch, cl, dh, dl;</w:t>
      </w:r>
    </w:p>
    <w:p w14:paraId="719D0530" w14:textId="77777777" w:rsidR="00E80032" w:rsidRPr="00903DBA" w:rsidRDefault="00E80032" w:rsidP="00E80032">
      <w:pPr>
        <w:pStyle w:val="Code"/>
      </w:pPr>
      <w:r w:rsidRPr="00903DBA">
        <w:t>};</w:t>
      </w:r>
    </w:p>
    <w:p w14:paraId="2FDD0676" w14:textId="77777777" w:rsidR="00E80032" w:rsidRPr="00903DBA" w:rsidRDefault="00E80032" w:rsidP="00E80032">
      <w:pPr>
        <w:pStyle w:val="Code"/>
      </w:pPr>
    </w:p>
    <w:p w14:paraId="4D4DB8CE" w14:textId="77777777" w:rsidR="00E80032" w:rsidRPr="00903DBA" w:rsidRDefault="00E80032" w:rsidP="00E80032">
      <w:pPr>
        <w:pStyle w:val="Code"/>
      </w:pPr>
      <w:r w:rsidRPr="00903DBA">
        <w:t>struct _Bits16Registers {</w:t>
      </w:r>
      <w:r w:rsidRPr="00903DBA">
        <w:cr/>
        <w:t xml:space="preserve">  // Assuming short has a size of 2 bytes (16 bits). </w:t>
      </w:r>
    </w:p>
    <w:p w14:paraId="39B78BCE" w14:textId="77777777" w:rsidR="00E80032" w:rsidRPr="00903DBA" w:rsidRDefault="00E80032" w:rsidP="00E80032">
      <w:pPr>
        <w:pStyle w:val="Code"/>
      </w:pPr>
      <w:r w:rsidRPr="00903DBA">
        <w:t xml:space="preserve">  unsigned short ax, bx, cx, dx;</w:t>
      </w:r>
    </w:p>
    <w:p w14:paraId="517B36ED" w14:textId="77777777" w:rsidR="00E80032" w:rsidRPr="00903DBA" w:rsidRDefault="00E80032" w:rsidP="00E80032">
      <w:pPr>
        <w:pStyle w:val="Code"/>
      </w:pPr>
      <w:r w:rsidRPr="00903DBA">
        <w:t>};</w:t>
      </w:r>
    </w:p>
    <w:p w14:paraId="7EF6FACF" w14:textId="77777777" w:rsidR="00E80032" w:rsidRPr="00903DBA" w:rsidRDefault="00E80032" w:rsidP="00E80032">
      <w:pPr>
        <w:pStyle w:val="Code"/>
      </w:pPr>
    </w:p>
    <w:p w14:paraId="6400D9CC" w14:textId="77777777" w:rsidR="00E80032" w:rsidRPr="00903DBA" w:rsidRDefault="00E80032" w:rsidP="00E80032">
      <w:pPr>
        <w:pStyle w:val="Code"/>
      </w:pPr>
      <w:r w:rsidRPr="00903DBA">
        <w:t>union _Registers {</w:t>
      </w:r>
    </w:p>
    <w:p w14:paraId="0FB05808" w14:textId="77777777" w:rsidR="00E80032" w:rsidRPr="00903DBA" w:rsidRDefault="00E80032" w:rsidP="00E80032">
      <w:pPr>
        <w:pStyle w:val="Code"/>
      </w:pPr>
      <w:r w:rsidRPr="00903DBA">
        <w:t xml:space="preserve">  struct _Bits8Registers bits8Registers;</w:t>
      </w:r>
    </w:p>
    <w:p w14:paraId="7B2DD41D" w14:textId="77777777" w:rsidR="00E80032" w:rsidRPr="00903DBA" w:rsidRDefault="00E80032" w:rsidP="00E80032">
      <w:pPr>
        <w:pStyle w:val="Code"/>
      </w:pPr>
      <w:r w:rsidRPr="00903DBA">
        <w:t xml:space="preserve">  struct _Bits16Registers bits16Registers;</w:t>
      </w:r>
    </w:p>
    <w:p w14:paraId="282F58FE" w14:textId="77777777" w:rsidR="00E80032" w:rsidRPr="00903DBA" w:rsidRDefault="00E80032" w:rsidP="00E80032">
      <w:pPr>
        <w:pStyle w:val="Code"/>
      </w:pPr>
      <w:r w:rsidRPr="00903DBA">
        <w:t>};</w:t>
      </w:r>
    </w:p>
    <w:p w14:paraId="3B75D6E0" w14:textId="63A0F4F1" w:rsidR="00E80032" w:rsidRPr="00903DBA" w:rsidRDefault="00E80032" w:rsidP="007C7CB2">
      <w:pPr>
        <w:pStyle w:val="Rubrik3"/>
      </w:pPr>
      <w:bookmarkStart w:id="781" w:name="_Toc320485614"/>
      <w:bookmarkStart w:id="782" w:name="_Toc323656726"/>
      <w:bookmarkStart w:id="783" w:name="_Toc324085464"/>
      <w:bookmarkStart w:id="784" w:name="_Toc383781116"/>
      <w:bookmarkStart w:id="785" w:name="_Toc57656225"/>
      <w:r w:rsidRPr="00903DBA">
        <w:t>Bitfields</w:t>
      </w:r>
      <w:bookmarkEnd w:id="781"/>
      <w:bookmarkEnd w:id="782"/>
      <w:bookmarkEnd w:id="783"/>
      <w:bookmarkEnd w:id="784"/>
      <w:bookmarkEnd w:id="785"/>
    </w:p>
    <w:p w14:paraId="32C1179B" w14:textId="15E5F16E" w:rsidR="00E80032" w:rsidRPr="00903DBA" w:rsidRDefault="00E80032" w:rsidP="00E80032">
      <w:r w:rsidRPr="00903DBA">
        <w:t xml:space="preserve">A </w:t>
      </w:r>
      <w:r w:rsidRPr="00903DBA">
        <w:rPr>
          <w:rStyle w:val="KeyWord"/>
        </w:rPr>
        <w:t>bitfield</w:t>
      </w:r>
      <w:r w:rsidRPr="00903DBA">
        <w:t xml:space="preserve"> is a </w:t>
      </w:r>
      <w:r w:rsidR="003E28A6" w:rsidRPr="00903DBA">
        <w:t>struct</w:t>
      </w:r>
      <w:r w:rsidRPr="00903DBA">
        <w:t xml:space="preserve"> with the possibility to define the size of the members in bits, which is useful in low-level applications. Only integral types can have bits, and the total number of bits must not exceed the </w:t>
      </w:r>
      <w:r w:rsidRPr="00903DBA">
        <w:lastRenderedPageBreak/>
        <w:t xml:space="preserve">number of bits an integer (eight times </w:t>
      </w:r>
      <w:proofErr w:type="spellStart"/>
      <w:r w:rsidRPr="00903DBA">
        <w:rPr>
          <w:rStyle w:val="CodeInText0"/>
        </w:rPr>
        <w:t>sizeof</w:t>
      </w:r>
      <w:proofErr w:type="spellEnd"/>
      <w:r w:rsidRPr="00903DBA">
        <w:rPr>
          <w:rStyle w:val="CodeInText0"/>
        </w:rPr>
        <w:t xml:space="preserve"> (int)</w:t>
      </w:r>
      <w:r w:rsidRPr="00903DBA">
        <w:t>). In t</w:t>
      </w:r>
      <w:r w:rsidR="003E28A6" w:rsidRPr="00903DBA">
        <w:t xml:space="preserve">he code below, the whole </w:t>
      </w:r>
      <w:proofErr w:type="gramStart"/>
      <w:r w:rsidR="003E28A6" w:rsidRPr="00903DBA">
        <w:t>struct</w:t>
      </w:r>
      <w:proofErr w:type="gramEnd"/>
      <w:r w:rsidRPr="00903DBA">
        <w:t xml:space="preserve"> shares one byte (eight bits). The second field does not have a value; it only marks that the second bit shall be ignored.</w:t>
      </w:r>
    </w:p>
    <w:p w14:paraId="34B3730B" w14:textId="77777777" w:rsidR="00E80032" w:rsidRPr="00903DBA" w:rsidRDefault="00E80032" w:rsidP="00E80032">
      <w:pPr>
        <w:pStyle w:val="Code"/>
      </w:pPr>
      <w:r w:rsidRPr="00903DBA">
        <w:rPr>
          <w:color w:val="000000" w:themeColor="text1"/>
          <w:rPrChange w:id="786" w:author="Stefan Björnander" w:date="2012-05-06T21:51:00Z">
            <w:rPr>
              <w:color w:val="0000FF"/>
            </w:rPr>
          </w:rPrChange>
        </w:rPr>
        <w:t>struct</w:t>
      </w:r>
      <w:r w:rsidRPr="00903DBA">
        <w:t xml:space="preserve"> Communicate {</w:t>
      </w:r>
    </w:p>
    <w:p w14:paraId="63514FC0" w14:textId="77777777" w:rsidR="00E80032" w:rsidRPr="00903DBA" w:rsidRDefault="00E80032" w:rsidP="00E80032">
      <w:pPr>
        <w:pStyle w:val="Code"/>
      </w:pPr>
      <w:r w:rsidRPr="00903DBA">
        <w:t xml:space="preserve">  int alert : 1;</w:t>
      </w:r>
    </w:p>
    <w:p w14:paraId="416D6206" w14:textId="77777777" w:rsidR="00E80032" w:rsidRPr="00903DBA" w:rsidRDefault="00E80032" w:rsidP="00E80032">
      <w:pPr>
        <w:pStyle w:val="Code"/>
      </w:pPr>
      <w:r w:rsidRPr="00903DBA">
        <w:t xml:space="preserve">  int :1;</w:t>
      </w:r>
    </w:p>
    <w:p w14:paraId="1C5661E4" w14:textId="77777777" w:rsidR="00E80032" w:rsidRPr="00903DBA" w:rsidRDefault="00E80032" w:rsidP="00E80032">
      <w:pPr>
        <w:pStyle w:val="Code"/>
      </w:pPr>
      <w:r w:rsidRPr="00903DBA">
        <w:t xml:space="preserve">  int read : 3;</w:t>
      </w:r>
    </w:p>
    <w:p w14:paraId="38F615E9" w14:textId="77777777" w:rsidR="00E80032" w:rsidRPr="00903DBA" w:rsidRDefault="00E80032" w:rsidP="00E80032">
      <w:pPr>
        <w:pStyle w:val="Code"/>
      </w:pPr>
      <w:r w:rsidRPr="00903DBA">
        <w:t xml:space="preserve">  int write : 3;</w:t>
      </w:r>
    </w:p>
    <w:p w14:paraId="53B35A52" w14:textId="77777777" w:rsidR="00E80032" w:rsidRPr="00903DBA" w:rsidRDefault="00E80032" w:rsidP="00E80032">
      <w:pPr>
        <w:pStyle w:val="Code"/>
      </w:pPr>
      <w:r w:rsidRPr="00903DBA">
        <w:t>};</w:t>
      </w:r>
    </w:p>
    <w:p w14:paraId="229CCAFE" w14:textId="496F371C" w:rsidR="00E80032" w:rsidRPr="00903DBA" w:rsidRDefault="00E80032" w:rsidP="007C7CB2">
      <w:pPr>
        <w:pStyle w:val="Rubrik2"/>
      </w:pPr>
      <w:bookmarkStart w:id="787" w:name="_Toc320485616"/>
      <w:bookmarkStart w:id="788" w:name="_Toc323656727"/>
      <w:bookmarkStart w:id="789" w:name="_Toc324085465"/>
      <w:bookmarkStart w:id="790" w:name="_Toc383781117"/>
      <w:bookmarkStart w:id="791" w:name="_Toc57656226"/>
      <w:r w:rsidRPr="00903DBA">
        <w:t>Structures with function pointers</w:t>
      </w:r>
      <w:bookmarkEnd w:id="787"/>
      <w:bookmarkEnd w:id="788"/>
      <w:bookmarkEnd w:id="789"/>
      <w:bookmarkEnd w:id="790"/>
      <w:bookmarkEnd w:id="791"/>
    </w:p>
    <w:p w14:paraId="74242586" w14:textId="67343977" w:rsidR="00E80032" w:rsidRPr="00903DBA" w:rsidRDefault="00E80032" w:rsidP="00E80032">
      <w:r w:rsidRPr="00903DBA">
        <w:t xml:space="preserve">A </w:t>
      </w:r>
      <w:r w:rsidR="003E28A6" w:rsidRPr="00903DBA">
        <w:t xml:space="preserve">struct </w:t>
      </w:r>
      <w:r w:rsidRPr="00903DBA">
        <w:t>can hold pointers to functions as well as values</w:t>
      </w:r>
      <w:r w:rsidR="003E28A6" w:rsidRPr="00903DBA">
        <w:t>. H</w:t>
      </w:r>
      <w:r w:rsidRPr="00903DBA">
        <w:t xml:space="preserve">owever, in order to obtain the </w:t>
      </w:r>
      <w:proofErr w:type="gramStart"/>
      <w:r w:rsidRPr="00903DBA">
        <w:t>specific</w:t>
      </w:r>
      <w:proofErr w:type="gramEnd"/>
      <w:r w:rsidRPr="00903DBA">
        <w:t xml:space="preserve"> </w:t>
      </w:r>
      <w:r w:rsidR="003E28A6" w:rsidRPr="00903DBA">
        <w:t xml:space="preserve">struct </w:t>
      </w:r>
      <w:r w:rsidRPr="00903DBA">
        <w:t>value</w:t>
      </w:r>
      <w:r w:rsidR="003E28A6" w:rsidRPr="00903DBA">
        <w:t>,</w:t>
      </w:r>
      <w:r w:rsidRPr="00903DBA">
        <w:t xml:space="preserve"> we have to add its address a pointer parameter</w:t>
      </w:r>
      <w:r w:rsidRPr="00903DBA">
        <w:rPr>
          <w:rStyle w:val="Fotnotsreferens"/>
        </w:rPr>
        <w:footnoteReference w:id="21"/>
      </w:r>
      <w:r w:rsidRPr="00903DBA">
        <w:t xml:space="preserve"> in the function call.</w:t>
      </w:r>
    </w:p>
    <w:p w14:paraId="29C068D0" w14:textId="77777777" w:rsidR="00E80032" w:rsidRPr="00903DBA" w:rsidRDefault="00E80032" w:rsidP="00E80032">
      <w:pPr>
        <w:pStyle w:val="Code"/>
      </w:pPr>
      <w:r w:rsidRPr="00903DBA">
        <w:t>#include &lt;stdio.h&gt;</w:t>
      </w:r>
    </w:p>
    <w:p w14:paraId="5581B307" w14:textId="77777777" w:rsidR="00E80032" w:rsidRPr="00903DBA" w:rsidRDefault="00E80032" w:rsidP="00E80032">
      <w:pPr>
        <w:pStyle w:val="Code"/>
      </w:pPr>
    </w:p>
    <w:p w14:paraId="6BBDE79C" w14:textId="77777777" w:rsidR="00E80032" w:rsidRPr="00903DBA" w:rsidRDefault="00E80032" w:rsidP="00E80032">
      <w:pPr>
        <w:pStyle w:val="Code"/>
      </w:pPr>
      <w:r w:rsidRPr="00903DBA">
        <w:t>struct Person {</w:t>
      </w:r>
      <w:r w:rsidRPr="00903DBA">
        <w:cr/>
        <w:t xml:space="preserve">  char name[100];</w:t>
      </w:r>
    </w:p>
    <w:p w14:paraId="6F6B443B" w14:textId="77777777" w:rsidR="00E80032" w:rsidRPr="00903DBA" w:rsidRDefault="00E80032" w:rsidP="00E80032">
      <w:pPr>
        <w:pStyle w:val="Code"/>
      </w:pPr>
      <w:r w:rsidRPr="00903DBA">
        <w:t xml:space="preserve">  int age;</w:t>
      </w:r>
    </w:p>
    <w:p w14:paraId="01256F51" w14:textId="77777777" w:rsidR="00E80032" w:rsidRPr="00903DBA" w:rsidRDefault="00E80032" w:rsidP="00E80032">
      <w:pPr>
        <w:pStyle w:val="Code"/>
      </w:pPr>
      <w:r w:rsidRPr="00903DBA">
        <w:t xml:space="preserve">  void (*Print)(struct Person*);</w:t>
      </w:r>
    </w:p>
    <w:p w14:paraId="142C2EDA" w14:textId="77777777" w:rsidR="00E80032" w:rsidRPr="00903DBA" w:rsidRDefault="00E80032" w:rsidP="00E80032">
      <w:pPr>
        <w:pStyle w:val="Code"/>
      </w:pPr>
      <w:r w:rsidRPr="00903DBA">
        <w:t>};</w:t>
      </w:r>
    </w:p>
    <w:p w14:paraId="7E0E0C0D" w14:textId="77777777" w:rsidR="00E80032" w:rsidRPr="00903DBA" w:rsidRDefault="00E80032" w:rsidP="00E80032">
      <w:pPr>
        <w:pStyle w:val="Code"/>
      </w:pPr>
    </w:p>
    <w:p w14:paraId="7BF15687" w14:textId="77777777" w:rsidR="00E80032" w:rsidRPr="00903DBA" w:rsidRDefault="00E80032" w:rsidP="00E80032">
      <w:pPr>
        <w:pStyle w:val="Code"/>
      </w:pPr>
      <w:r w:rsidRPr="00903DBA">
        <w:t>void PrintNameAndAge(struct Person* personPtr) {</w:t>
      </w:r>
    </w:p>
    <w:p w14:paraId="74916EC1" w14:textId="77777777" w:rsidR="00E80032" w:rsidRPr="00903DBA" w:rsidRDefault="00E80032" w:rsidP="00E80032">
      <w:pPr>
        <w:pStyle w:val="Code"/>
      </w:pPr>
      <w:r w:rsidRPr="00903DBA">
        <w:t xml:space="preserve">  printf("Name: %s\n", personPtr-&gt;name);</w:t>
      </w:r>
    </w:p>
    <w:p w14:paraId="0A52C9BE" w14:textId="77777777" w:rsidR="00E80032" w:rsidRPr="00903DBA" w:rsidRDefault="00E80032" w:rsidP="00E80032">
      <w:pPr>
        <w:pStyle w:val="Code"/>
      </w:pPr>
      <w:r w:rsidRPr="00903DBA">
        <w:t xml:space="preserve">  printf("Age: %d\n\n", personPtr-&gt;age);</w:t>
      </w:r>
    </w:p>
    <w:p w14:paraId="25123998" w14:textId="77777777" w:rsidR="00E80032" w:rsidRPr="00903DBA" w:rsidRDefault="00E80032" w:rsidP="00E80032">
      <w:pPr>
        <w:pStyle w:val="Code"/>
      </w:pPr>
      <w:r w:rsidRPr="00903DBA">
        <w:t>}</w:t>
      </w:r>
    </w:p>
    <w:p w14:paraId="47383F34" w14:textId="77777777" w:rsidR="00E80032" w:rsidRPr="00903DBA" w:rsidRDefault="00E80032" w:rsidP="00E80032">
      <w:pPr>
        <w:pStyle w:val="Code"/>
      </w:pPr>
    </w:p>
    <w:p w14:paraId="53DD9691" w14:textId="77777777" w:rsidR="00E80032" w:rsidRPr="00903DBA" w:rsidRDefault="00E80032" w:rsidP="00E80032">
      <w:pPr>
        <w:pStyle w:val="Code"/>
      </w:pPr>
      <w:r w:rsidRPr="00903DBA">
        <w:t>void PrintOnlyName(struct Person* personPtr) {</w:t>
      </w:r>
    </w:p>
    <w:p w14:paraId="76E608FF" w14:textId="77777777" w:rsidR="00E80032" w:rsidRPr="00903DBA" w:rsidRDefault="00E80032" w:rsidP="00E80032">
      <w:pPr>
        <w:pStyle w:val="Code"/>
      </w:pPr>
      <w:r w:rsidRPr="00903DBA">
        <w:t xml:space="preserve">  printf("Name: %s\n\n", personPtr-&gt;name);</w:t>
      </w:r>
    </w:p>
    <w:p w14:paraId="71F4140C" w14:textId="77777777" w:rsidR="00E80032" w:rsidRPr="00903DBA" w:rsidRDefault="00E80032" w:rsidP="00E80032">
      <w:pPr>
        <w:pStyle w:val="Code"/>
      </w:pPr>
      <w:r w:rsidRPr="00903DBA">
        <w:t>}</w:t>
      </w:r>
    </w:p>
    <w:p w14:paraId="3BB2027A" w14:textId="77777777" w:rsidR="00E80032" w:rsidRPr="00903DBA" w:rsidRDefault="00E80032" w:rsidP="00E80032">
      <w:pPr>
        <w:pStyle w:val="Code"/>
      </w:pPr>
    </w:p>
    <w:p w14:paraId="3715CE60" w14:textId="77777777" w:rsidR="00E80032" w:rsidRPr="00903DBA" w:rsidRDefault="00E80032" w:rsidP="00E80032">
      <w:pPr>
        <w:pStyle w:val="Code"/>
      </w:pPr>
      <w:r w:rsidRPr="00903DBA">
        <w:t>void PrintOnlyAge(struct Person* personPtr) {</w:t>
      </w:r>
    </w:p>
    <w:p w14:paraId="5A9AFA5C" w14:textId="77777777" w:rsidR="00E80032" w:rsidRPr="00903DBA" w:rsidRDefault="00E80032" w:rsidP="00E80032">
      <w:pPr>
        <w:pStyle w:val="Code"/>
      </w:pPr>
      <w:r w:rsidRPr="00903DBA">
        <w:t xml:space="preserve">  printf("Age: %d\n\n", personPtr-&gt;age);</w:t>
      </w:r>
    </w:p>
    <w:p w14:paraId="06839230" w14:textId="77777777" w:rsidR="00E80032" w:rsidRPr="00903DBA" w:rsidRDefault="00E80032" w:rsidP="00E80032">
      <w:pPr>
        <w:pStyle w:val="Code"/>
      </w:pPr>
      <w:r w:rsidRPr="00903DBA">
        <w:t>}</w:t>
      </w:r>
    </w:p>
    <w:p w14:paraId="008BEB19" w14:textId="77777777" w:rsidR="00E80032" w:rsidRPr="00903DBA" w:rsidRDefault="00E80032" w:rsidP="00E80032">
      <w:pPr>
        <w:pStyle w:val="Code"/>
      </w:pPr>
    </w:p>
    <w:p w14:paraId="12C6BF47" w14:textId="77777777" w:rsidR="00E80032" w:rsidRPr="00903DBA" w:rsidRDefault="00E80032" w:rsidP="00E80032">
      <w:pPr>
        <w:pStyle w:val="Code"/>
      </w:pPr>
      <w:r w:rsidRPr="00903DBA">
        <w:t>void main() {</w:t>
      </w:r>
    </w:p>
    <w:p w14:paraId="6DA4CC2D" w14:textId="77777777" w:rsidR="00E80032" w:rsidRPr="00903DBA" w:rsidRDefault="00E80032" w:rsidP="00E80032">
      <w:pPr>
        <w:pStyle w:val="Code"/>
      </w:pPr>
      <w:r w:rsidRPr="00903DBA">
        <w:t xml:space="preserve">  struct Person adam = {"Adam", 10, &amp;PrintNameAndAge};</w:t>
      </w:r>
    </w:p>
    <w:p w14:paraId="6639C754" w14:textId="77777777" w:rsidR="00E80032" w:rsidRPr="00903DBA" w:rsidRDefault="00E80032" w:rsidP="00E80032">
      <w:pPr>
        <w:pStyle w:val="Code"/>
      </w:pPr>
      <w:r w:rsidRPr="00903DBA">
        <w:t xml:space="preserve">  struct Person bertil = {"Bertil", 20, &amp;PrintOnlyName};</w:t>
      </w:r>
    </w:p>
    <w:p w14:paraId="51A0D62E" w14:textId="77777777" w:rsidR="00E80032" w:rsidRPr="00903DBA" w:rsidRDefault="00E80032" w:rsidP="00E80032">
      <w:pPr>
        <w:pStyle w:val="Code"/>
      </w:pPr>
      <w:r w:rsidRPr="00903DBA">
        <w:t xml:space="preserve">  struct Person ceasar = {"Ceasar", 30, &amp;PrintOnlyAge};</w:t>
      </w:r>
    </w:p>
    <w:p w14:paraId="2245756F" w14:textId="77777777" w:rsidR="00E80032" w:rsidRPr="00903DBA" w:rsidRDefault="00E80032" w:rsidP="00E80032">
      <w:pPr>
        <w:pStyle w:val="Code"/>
      </w:pPr>
    </w:p>
    <w:p w14:paraId="5DB6EB2E" w14:textId="77777777" w:rsidR="00E80032" w:rsidRPr="00903DBA" w:rsidRDefault="00E80032" w:rsidP="00E80032">
      <w:pPr>
        <w:pStyle w:val="Code"/>
      </w:pPr>
      <w:r w:rsidRPr="00903DBA">
        <w:t xml:space="preserve">  adam.Print(&amp;adam);     // Prints the name and age.</w:t>
      </w:r>
    </w:p>
    <w:p w14:paraId="4D6924F8" w14:textId="77777777" w:rsidR="00E80032" w:rsidRPr="00903DBA" w:rsidRDefault="00E80032" w:rsidP="00E80032">
      <w:pPr>
        <w:pStyle w:val="Code"/>
      </w:pPr>
      <w:r w:rsidRPr="00903DBA">
        <w:t xml:space="preserve">  bertil.Print(&amp;bertil); // Prints only the name.</w:t>
      </w:r>
    </w:p>
    <w:p w14:paraId="55BC0F17" w14:textId="77777777" w:rsidR="00E80032" w:rsidRPr="00903DBA" w:rsidRDefault="00E80032" w:rsidP="00E80032">
      <w:pPr>
        <w:pStyle w:val="Code"/>
      </w:pPr>
      <w:r w:rsidRPr="00903DBA">
        <w:t xml:space="preserve">  ceasar.Print(&amp;ceasar); // Prints only the age.</w:t>
      </w:r>
    </w:p>
    <w:p w14:paraId="2A9BCCC2" w14:textId="77777777" w:rsidR="00E80032" w:rsidRPr="00903DBA" w:rsidRDefault="00E80032" w:rsidP="00E80032">
      <w:pPr>
        <w:pStyle w:val="Code"/>
      </w:pPr>
      <w:r w:rsidRPr="00903DBA">
        <w:t>}</w:t>
      </w:r>
    </w:p>
    <w:p w14:paraId="360AFB6E" w14:textId="4AD7C215" w:rsidR="00E80032" w:rsidRPr="00903DBA" w:rsidRDefault="00E80032" w:rsidP="007C7CB2">
      <w:pPr>
        <w:pStyle w:val="Rubrik2"/>
      </w:pPr>
      <w:bookmarkStart w:id="792" w:name="_Toc320485619"/>
      <w:bookmarkStart w:id="793" w:name="_Toc323656728"/>
      <w:bookmarkStart w:id="794" w:name="_Toc324085466"/>
      <w:bookmarkStart w:id="795" w:name="_Toc383781118"/>
      <w:bookmarkStart w:id="796" w:name="_Ref383781494"/>
      <w:bookmarkStart w:id="797" w:name="_Ref383865235"/>
      <w:bookmarkStart w:id="798" w:name="_Ref383865434"/>
      <w:bookmarkStart w:id="799" w:name="_Ref383866090"/>
      <w:bookmarkStart w:id="800" w:name="_Toc57656227"/>
      <w:r w:rsidRPr="00903DBA">
        <w:t>The Preprocessor</w:t>
      </w:r>
      <w:bookmarkEnd w:id="792"/>
      <w:bookmarkEnd w:id="793"/>
      <w:bookmarkEnd w:id="794"/>
      <w:bookmarkEnd w:id="795"/>
      <w:bookmarkEnd w:id="796"/>
      <w:bookmarkEnd w:id="797"/>
      <w:bookmarkEnd w:id="798"/>
      <w:bookmarkEnd w:id="799"/>
      <w:bookmarkEnd w:id="800"/>
    </w:p>
    <w:p w14:paraId="5E5C7357" w14:textId="122C10D6" w:rsidR="00E80032" w:rsidRPr="00903DBA" w:rsidRDefault="00E80032" w:rsidP="00E80032">
      <w:r w:rsidRPr="00903DBA">
        <w:t xml:space="preserve">The </w:t>
      </w:r>
      <w:r w:rsidRPr="00903DBA">
        <w:rPr>
          <w:rStyle w:val="KeyWord"/>
        </w:rPr>
        <w:t>preprocessor</w:t>
      </w:r>
      <w:r w:rsidRPr="00903DBA">
        <w:t xml:space="preserve"> is a tool that precedes the compiler in interpreting the code. The </w:t>
      </w:r>
      <w:r w:rsidRPr="00903DBA">
        <w:rPr>
          <w:rStyle w:val="CodeInText0"/>
        </w:rPr>
        <w:t>#include</w:t>
      </w:r>
      <w:r w:rsidRPr="00903DBA">
        <w:t xml:space="preserve"> directive is one of its parts. It opens the file and includes its text. So far, we have only included system header files, whose names are surrounded by arrow brackets (for instance, </w:t>
      </w:r>
      <w:r w:rsidR="00294181" w:rsidRPr="00903DBA">
        <w:rPr>
          <w:rStyle w:val="CodeInText0"/>
        </w:rPr>
        <w:t>&lt;</w:t>
      </w:r>
      <w:proofErr w:type="spellStart"/>
      <w:r w:rsidR="00294181" w:rsidRPr="00903DBA">
        <w:rPr>
          <w:rStyle w:val="CodeInText0"/>
        </w:rPr>
        <w:t>stdio.h</w:t>
      </w:r>
      <w:proofErr w:type="spellEnd"/>
      <w:r w:rsidR="00294181" w:rsidRPr="00903DBA">
        <w:rPr>
          <w:rStyle w:val="CodeInText0"/>
        </w:rPr>
        <w:t>&gt;</w:t>
      </w:r>
      <w:r w:rsidRPr="00903DBA">
        <w:t xml:space="preserve">). </w:t>
      </w:r>
      <w:proofErr w:type="gramStart"/>
      <w:r w:rsidRPr="00903DBA">
        <w:t>Later on</w:t>
      </w:r>
      <w:proofErr w:type="gramEnd"/>
      <w:r w:rsidRPr="00903DBA">
        <w:t xml:space="preserve">, we will include our own header files. Then we will use parentheses instead of arrow brackets. The difference is that the pre-processor looks </w:t>
      </w:r>
      <w:r w:rsidRPr="00903DBA">
        <w:lastRenderedPageBreak/>
        <w:t>for the system header files in a special system directory while it looks for our header files in the local directory (usually the source code directory).</w:t>
      </w:r>
    </w:p>
    <w:p w14:paraId="1BC1BC48" w14:textId="77777777" w:rsidR="00E80032" w:rsidRPr="00903DBA" w:rsidRDefault="00E80032" w:rsidP="00E80032">
      <w:r w:rsidRPr="00903DBA">
        <w:t xml:space="preserve">Another part of the pre-processor is the macros. They </w:t>
      </w:r>
      <w:proofErr w:type="gramStart"/>
      <w:r w:rsidRPr="00903DBA">
        <w:t>acts</w:t>
      </w:r>
      <w:proofErr w:type="gramEnd"/>
      <w:r w:rsidRPr="00903DBA">
        <w:t xml:space="preserve"> like functions with the difference that they do not perform any type checking, they just replace text. We have already used the </w:t>
      </w:r>
      <w:r w:rsidRPr="00903DBA">
        <w:rPr>
          <w:rStyle w:val="CodeInText0"/>
        </w:rPr>
        <w:t>assert</w:t>
      </w:r>
      <w:r w:rsidRPr="00903DBA">
        <w:t xml:space="preserve"> macro. A macro is introduced with the </w:t>
      </w:r>
      <w:r w:rsidRPr="00903DBA">
        <w:rPr>
          <w:rStyle w:val="CodeInText0"/>
        </w:rPr>
        <w:t>#define</w:t>
      </w:r>
      <w:r w:rsidRPr="00903DBA">
        <w:t xml:space="preserve"> directive and is often written with capitals.</w:t>
      </w:r>
    </w:p>
    <w:p w14:paraId="7260CA4E" w14:textId="77777777" w:rsidR="00E80032" w:rsidRPr="00903DBA" w:rsidRDefault="00E80032" w:rsidP="00E80032">
      <w:pPr>
        <w:pStyle w:val="Code"/>
      </w:pPr>
      <w:r w:rsidRPr="00903DBA">
        <w:t>#define ADD(a, b) ((a) + (b))</w:t>
      </w:r>
    </w:p>
    <w:p w14:paraId="063DFC5D" w14:textId="77777777" w:rsidR="00E80032" w:rsidRPr="00903DBA" w:rsidRDefault="00E80032" w:rsidP="00E80032">
      <w:pPr>
        <w:pStyle w:val="Code"/>
      </w:pPr>
      <w:r w:rsidRPr="00903DBA">
        <w:t>printf("%d\n", ADD(1 + 2, 3 * 4)); // 15</w:t>
      </w:r>
    </w:p>
    <w:p w14:paraId="1307302A" w14:textId="77777777" w:rsidR="00E80032" w:rsidRPr="00903DBA" w:rsidRDefault="00E80032" w:rsidP="00E80032">
      <w:r w:rsidRPr="00903DBA">
        <w:t xml:space="preserve">Unlike regular C code, if we add a page-break we </w:t>
      </w:r>
      <w:proofErr w:type="gramStart"/>
      <w:r w:rsidRPr="00903DBA">
        <w:t>have to</w:t>
      </w:r>
      <w:proofErr w:type="gramEnd"/>
      <w:r w:rsidRPr="00903DBA">
        <w:t xml:space="preserve"> mark it by a backslash.</w:t>
      </w:r>
    </w:p>
    <w:p w14:paraId="15CF6D76" w14:textId="77777777" w:rsidR="00E80032" w:rsidRPr="00903DBA" w:rsidRDefault="00E80032" w:rsidP="00E80032">
      <w:pPr>
        <w:pStyle w:val="Code"/>
      </w:pPr>
      <w:r w:rsidRPr="00903DBA">
        <w:t>#define ADD(a, b) ((a) + \</w:t>
      </w:r>
    </w:p>
    <w:p w14:paraId="51A7162B" w14:textId="77777777" w:rsidR="00E80032" w:rsidRPr="00903DBA" w:rsidRDefault="00E80032" w:rsidP="00E80032">
      <w:pPr>
        <w:pStyle w:val="Code"/>
      </w:pPr>
      <w:r w:rsidRPr="00903DBA">
        <w:t xml:space="preserve">                   (b))</w:t>
      </w:r>
    </w:p>
    <w:p w14:paraId="120A4258" w14:textId="77777777" w:rsidR="00E80032" w:rsidRPr="00903DBA" w:rsidRDefault="00E80032" w:rsidP="00E80032">
      <w:r w:rsidRPr="00903DBA">
        <w:t xml:space="preserve">It is also possible to perform </w:t>
      </w:r>
      <w:r w:rsidRPr="00903DBA">
        <w:rPr>
          <w:rStyle w:val="KeyWord"/>
        </w:rPr>
        <w:t>conditional programming</w:t>
      </w:r>
      <w:r w:rsidRPr="00903DBA">
        <w:t xml:space="preserve"> by checking the value of macros. In the following example, we define a system integer according to the underlying operational system.</w:t>
      </w:r>
    </w:p>
    <w:p w14:paraId="2E9FF1D4" w14:textId="77777777" w:rsidR="00E80032" w:rsidRPr="00903DBA" w:rsidRDefault="00E80032" w:rsidP="00E80032">
      <w:pPr>
        <w:pStyle w:val="Code"/>
      </w:pPr>
      <w:r w:rsidRPr="00903DBA">
        <w:t>#ifdef WINDOWS</w:t>
      </w:r>
    </w:p>
    <w:p w14:paraId="490D0CE9" w14:textId="77777777" w:rsidR="00E80032" w:rsidRPr="00903DBA" w:rsidRDefault="00E80032" w:rsidP="00E80032">
      <w:pPr>
        <w:pStyle w:val="Code"/>
      </w:pPr>
      <w:r w:rsidRPr="00903DBA">
        <w:t xml:space="preserve">  #define SYSINT int</w:t>
      </w:r>
    </w:p>
    <w:p w14:paraId="14B517A5" w14:textId="77777777" w:rsidR="00E80032" w:rsidRPr="00903DBA" w:rsidRDefault="00E80032" w:rsidP="00E80032">
      <w:pPr>
        <w:pStyle w:val="Code"/>
      </w:pPr>
      <w:r w:rsidRPr="00903DBA">
        <w:t>#endif</w:t>
      </w:r>
    </w:p>
    <w:p w14:paraId="0258D5FC" w14:textId="77777777" w:rsidR="00E80032" w:rsidRPr="00903DBA" w:rsidRDefault="00E80032" w:rsidP="00E80032">
      <w:pPr>
        <w:pStyle w:val="Code"/>
      </w:pPr>
    </w:p>
    <w:p w14:paraId="2515CB23" w14:textId="77777777" w:rsidR="00E80032" w:rsidRPr="00903DBA" w:rsidRDefault="00E80032" w:rsidP="00E80032">
      <w:pPr>
        <w:pStyle w:val="Code"/>
      </w:pPr>
      <w:r w:rsidRPr="00903DBA">
        <w:t>#ifdef LINUX</w:t>
      </w:r>
    </w:p>
    <w:p w14:paraId="501EC619" w14:textId="77777777" w:rsidR="00E80032" w:rsidRPr="00903DBA" w:rsidRDefault="00E80032" w:rsidP="00E80032">
      <w:pPr>
        <w:pStyle w:val="Code"/>
      </w:pPr>
      <w:r w:rsidRPr="00903DBA">
        <w:t xml:space="preserve">  #define SYSINT unsigned int</w:t>
      </w:r>
    </w:p>
    <w:p w14:paraId="47A28965" w14:textId="77777777" w:rsidR="00E80032" w:rsidRPr="00903DBA" w:rsidRDefault="00E80032" w:rsidP="00E80032">
      <w:pPr>
        <w:pStyle w:val="Code"/>
      </w:pPr>
      <w:r w:rsidRPr="00903DBA">
        <w:t>#endif</w:t>
      </w:r>
    </w:p>
    <w:p w14:paraId="417DB924" w14:textId="77777777" w:rsidR="00E80032" w:rsidRPr="00903DBA" w:rsidRDefault="00E80032" w:rsidP="00E80032">
      <w:pPr>
        <w:pStyle w:val="Code"/>
      </w:pPr>
    </w:p>
    <w:p w14:paraId="0F345E91" w14:textId="77777777" w:rsidR="00E80032" w:rsidRPr="00903DBA" w:rsidRDefault="00E80032" w:rsidP="00E80032">
      <w:pPr>
        <w:pStyle w:val="Code"/>
      </w:pPr>
      <w:r w:rsidRPr="00903DBA">
        <w:t>#ifdef MAC</w:t>
      </w:r>
    </w:p>
    <w:p w14:paraId="671C94E6" w14:textId="77777777" w:rsidR="00E80032" w:rsidRPr="00903DBA" w:rsidRDefault="00E80032" w:rsidP="00E80032">
      <w:pPr>
        <w:pStyle w:val="Code"/>
      </w:pPr>
      <w:r w:rsidRPr="00903DBA">
        <w:t xml:space="preserve">  #define SYSINT long int</w:t>
      </w:r>
    </w:p>
    <w:p w14:paraId="4E892C8C" w14:textId="77777777" w:rsidR="00E80032" w:rsidRPr="00903DBA" w:rsidRDefault="00E80032" w:rsidP="00E80032">
      <w:pPr>
        <w:pStyle w:val="Code"/>
      </w:pPr>
      <w:r w:rsidRPr="00903DBA">
        <w:t>#endif</w:t>
      </w:r>
    </w:p>
    <w:p w14:paraId="7F7ECD66" w14:textId="77777777" w:rsidR="00E80032" w:rsidRPr="00903DBA" w:rsidRDefault="00E80032" w:rsidP="00E80032">
      <w:pPr>
        <w:pStyle w:val="Code"/>
      </w:pPr>
    </w:p>
    <w:p w14:paraId="3E9ABA64" w14:textId="77777777" w:rsidR="00E80032" w:rsidRPr="00903DBA" w:rsidRDefault="00E80032" w:rsidP="00E80032">
      <w:pPr>
        <w:pStyle w:val="Code"/>
      </w:pPr>
      <w:r w:rsidRPr="00903DBA">
        <w:t>SYSINT iOpData = 0;</w:t>
      </w:r>
    </w:p>
    <w:p w14:paraId="50ED5D60" w14:textId="60A95A0E" w:rsidR="00E80032" w:rsidRPr="00903DBA" w:rsidRDefault="00E80032" w:rsidP="00E80032">
      <w:r w:rsidRPr="00903DBA">
        <w:t xml:space="preserve">Condition programming can also be used as a third level of comments (above line and block comments, see Section </w:t>
      </w:r>
      <w:r w:rsidRPr="00903DBA">
        <w:fldChar w:fldCharType="begin"/>
      </w:r>
      <w:r w:rsidRPr="00903DBA">
        <w:instrText xml:space="preserve"> REF _Ref383865434 \r \h </w:instrText>
      </w:r>
      <w:r w:rsidRPr="00903DBA">
        <w:fldChar w:fldCharType="separate"/>
      </w:r>
      <w:r w:rsidR="005F7BC3" w:rsidRPr="00903DBA">
        <w:t>13.28</w:t>
      </w:r>
      <w:r w:rsidRPr="00903DBA">
        <w:fldChar w:fldCharType="end"/>
      </w:r>
      <w:r w:rsidRPr="00903DBA">
        <w:t xml:space="preserve">). In the following code the whole segment between the </w:t>
      </w:r>
      <w:r w:rsidRPr="00903DBA">
        <w:rPr>
          <w:rStyle w:val="CodeInText0"/>
        </w:rPr>
        <w:t>#if</w:t>
      </w:r>
      <w:r w:rsidRPr="00903DBA">
        <w:t xml:space="preserve"> and </w:t>
      </w:r>
      <w:r w:rsidRPr="00903DBA">
        <w:rPr>
          <w:rStyle w:val="CodeInText0"/>
        </w:rPr>
        <w:t>#endif</w:t>
      </w:r>
      <w:r w:rsidRPr="00903DBA">
        <w:t xml:space="preserve"> directives will be omitted, regardless of the comments, as zero always is interpreted as false.</w:t>
      </w:r>
    </w:p>
    <w:p w14:paraId="3D241DEB" w14:textId="77777777" w:rsidR="00E80032" w:rsidRPr="00903DBA" w:rsidRDefault="00E80032" w:rsidP="00E80032">
      <w:pPr>
        <w:pStyle w:val="Code"/>
      </w:pPr>
      <w:r w:rsidRPr="00903DBA">
        <w:t>#if 0</w:t>
      </w:r>
    </w:p>
    <w:p w14:paraId="2D9C8562" w14:textId="77777777" w:rsidR="00E80032" w:rsidRPr="00903DBA" w:rsidRDefault="00E80032" w:rsidP="00E80032">
      <w:pPr>
        <w:pStyle w:val="Code"/>
      </w:pPr>
      <w:r w:rsidRPr="00903DBA">
        <w:t>int Square(int value)</w:t>
      </w:r>
    </w:p>
    <w:p w14:paraId="68B5BF3D" w14:textId="77777777" w:rsidR="00E80032" w:rsidRPr="00903DBA" w:rsidRDefault="00E80032" w:rsidP="00E80032">
      <w:pPr>
        <w:pStyle w:val="Code"/>
      </w:pPr>
      <w:r w:rsidRPr="00903DBA">
        <w:t>{</w:t>
      </w:r>
      <w:r w:rsidRPr="00903DBA">
        <w:cr/>
        <w:t xml:space="preserve">  return value * value; // Square.</w:t>
      </w:r>
    </w:p>
    <w:p w14:paraId="1F7681AC" w14:textId="77777777" w:rsidR="00E80032" w:rsidRPr="00903DBA" w:rsidRDefault="00E80032" w:rsidP="00E80032">
      <w:pPr>
        <w:pStyle w:val="Code"/>
      </w:pPr>
      <w:r w:rsidRPr="00903DBA">
        <w:t>}</w:t>
      </w:r>
    </w:p>
    <w:p w14:paraId="2059564A" w14:textId="77777777" w:rsidR="00E80032" w:rsidRPr="00903DBA" w:rsidRDefault="00E80032" w:rsidP="00E80032">
      <w:pPr>
        <w:pStyle w:val="Code"/>
      </w:pPr>
      <w:r w:rsidRPr="00903DBA">
        <w:t>#endif</w:t>
      </w:r>
    </w:p>
    <w:p w14:paraId="1E500E35" w14:textId="77777777" w:rsidR="00E80032" w:rsidRPr="00903DBA" w:rsidRDefault="00E80032" w:rsidP="007C7CB2">
      <w:pPr>
        <w:pStyle w:val="Rubrik2"/>
      </w:pPr>
      <w:bookmarkStart w:id="801" w:name="_Toc320485618"/>
      <w:bookmarkStart w:id="802" w:name="_Toc323656729"/>
      <w:bookmarkStart w:id="803" w:name="_Toc324085467"/>
      <w:bookmarkStart w:id="804" w:name="_Toc383781119"/>
      <w:bookmarkStart w:id="805" w:name="_Toc320485621"/>
      <w:bookmarkStart w:id="806" w:name="_Toc57656228"/>
      <w:r w:rsidRPr="00903DBA">
        <w:t>The Standard Library</w:t>
      </w:r>
      <w:bookmarkEnd w:id="801"/>
      <w:bookmarkEnd w:id="802"/>
      <w:bookmarkEnd w:id="803"/>
      <w:bookmarkEnd w:id="804"/>
      <w:bookmarkEnd w:id="806"/>
    </w:p>
    <w:p w14:paraId="003DB903" w14:textId="77777777" w:rsidR="00E80032" w:rsidRPr="00903DBA" w:rsidRDefault="00E80032" w:rsidP="00E80032">
      <w:r w:rsidRPr="00903DBA">
        <w:t>The C standard library hold around 200 functions and some macros divided into several sections.</w:t>
      </w:r>
    </w:p>
    <w:p w14:paraId="5AEF4C94" w14:textId="77777777" w:rsidR="00E80032" w:rsidRPr="00903DBA" w:rsidRDefault="00E80032" w:rsidP="007C7CB2">
      <w:pPr>
        <w:pStyle w:val="Rubrik3"/>
      </w:pPr>
      <w:bookmarkStart w:id="807" w:name="_Toc323656730"/>
      <w:bookmarkStart w:id="808" w:name="_Toc324085468"/>
      <w:bookmarkStart w:id="809" w:name="_Toc383781120"/>
      <w:bookmarkStart w:id="810" w:name="_Toc57656229"/>
      <w:r w:rsidRPr="00903DBA">
        <w:t>File Management</w:t>
      </w:r>
      <w:bookmarkEnd w:id="807"/>
      <w:bookmarkEnd w:id="808"/>
      <w:bookmarkEnd w:id="809"/>
      <w:bookmarkEnd w:id="810"/>
    </w:p>
    <w:p w14:paraId="2959B537" w14:textId="77777777" w:rsidR="00E80032" w:rsidRPr="00903DBA" w:rsidRDefault="00E80032" w:rsidP="00E80032">
      <w:r w:rsidRPr="00903DBA">
        <w:t xml:space="preserve">We can open, write to, read from, and close files with the help of </w:t>
      </w:r>
      <w:r w:rsidRPr="00903DBA">
        <w:rPr>
          <w:rStyle w:val="KeyWord"/>
        </w:rPr>
        <w:t>file</w:t>
      </w:r>
      <w:r w:rsidRPr="00903DBA">
        <w:rPr>
          <w:rStyle w:val="Italic"/>
        </w:rPr>
        <w:t xml:space="preserve"> </w:t>
      </w:r>
      <w:r w:rsidRPr="00903DBA">
        <w:rPr>
          <w:rStyle w:val="KeyWord"/>
        </w:rPr>
        <w:t>pointers</w:t>
      </w:r>
      <w:r w:rsidRPr="00903DBA">
        <w:t xml:space="preserve">. A file pointer is a pointer to a value of the </w:t>
      </w:r>
      <w:r w:rsidRPr="00903DBA">
        <w:rPr>
          <w:rStyle w:val="CodeInText0"/>
        </w:rPr>
        <w:t>FILE</w:t>
      </w:r>
      <w:r w:rsidRPr="00903DBA">
        <w:t xml:space="preserve"> type; it can be considered a connection to the file. The program below reads a series of integers from the text file </w:t>
      </w:r>
      <w:proofErr w:type="spellStart"/>
      <w:r w:rsidRPr="00903DBA">
        <w:rPr>
          <w:rStyle w:val="CodeInText0"/>
        </w:rPr>
        <w:t>Input.txt</w:t>
      </w:r>
      <w:proofErr w:type="spellEnd"/>
      <w:r w:rsidRPr="00903DBA">
        <w:t xml:space="preserve"> and writes their squares to the file </w:t>
      </w:r>
      <w:proofErr w:type="spellStart"/>
      <w:r w:rsidRPr="00903DBA">
        <w:rPr>
          <w:rStyle w:val="CodeInText0"/>
        </w:rPr>
        <w:t>Output.txt</w:t>
      </w:r>
      <w:proofErr w:type="spellEnd"/>
      <w:r w:rsidRPr="00903DBA">
        <w:t xml:space="preserve">. The function </w:t>
      </w:r>
      <w:proofErr w:type="spellStart"/>
      <w:r w:rsidRPr="00903DBA">
        <w:rPr>
          <w:rStyle w:val="CodeInText0"/>
        </w:rPr>
        <w:t>feof</w:t>
      </w:r>
      <w:proofErr w:type="spellEnd"/>
      <w:r w:rsidRPr="00903DBA">
        <w:t xml:space="preserve"> returns zero when there is no more value to be read from the file. Finally, we must not forget to close the file.</w:t>
      </w:r>
    </w:p>
    <w:p w14:paraId="7189D2F9" w14:textId="1DD6A0FD" w:rsidR="00E80032" w:rsidRPr="00903DBA" w:rsidRDefault="00E80032" w:rsidP="00E80032">
      <w:pPr>
        <w:pStyle w:val="Code"/>
      </w:pPr>
      <w:r w:rsidRPr="00903DBA">
        <w:t xml:space="preserve">#include </w:t>
      </w:r>
      <w:r w:rsidR="00EF337F" w:rsidRPr="00903DBA">
        <w:t>&lt;stdlib.h&gt;</w:t>
      </w:r>
    </w:p>
    <w:p w14:paraId="4F6F8C0C" w14:textId="77777777" w:rsidR="00E80032" w:rsidRPr="00903DBA" w:rsidRDefault="00E80032" w:rsidP="00E80032">
      <w:pPr>
        <w:pStyle w:val="Code"/>
      </w:pPr>
      <w:r w:rsidRPr="00903DBA">
        <w:t>#include &lt;assert.h&gt;</w:t>
      </w:r>
    </w:p>
    <w:p w14:paraId="055C904A" w14:textId="77777777" w:rsidR="00E80032" w:rsidRPr="00903DBA" w:rsidRDefault="00E80032" w:rsidP="00E80032">
      <w:pPr>
        <w:pStyle w:val="Code"/>
      </w:pPr>
      <w:r w:rsidRPr="00903DBA">
        <w:t>#include &lt;stdio.h&gt;</w:t>
      </w:r>
    </w:p>
    <w:p w14:paraId="4B1817E3" w14:textId="77777777" w:rsidR="00E80032" w:rsidRPr="00903DBA" w:rsidRDefault="00E80032" w:rsidP="00E80032">
      <w:pPr>
        <w:pStyle w:val="Code"/>
      </w:pPr>
    </w:p>
    <w:p w14:paraId="7659315C" w14:textId="77777777" w:rsidR="00E80032" w:rsidRPr="00903DBA" w:rsidRDefault="00E80032" w:rsidP="00E80032">
      <w:pPr>
        <w:pStyle w:val="Code"/>
      </w:pPr>
      <w:r w:rsidRPr="00903DBA">
        <w:t>void main(void) {</w:t>
      </w:r>
    </w:p>
    <w:p w14:paraId="56C784B7" w14:textId="77777777" w:rsidR="00E80032" w:rsidRPr="00903DBA" w:rsidRDefault="00E80032" w:rsidP="00E80032">
      <w:pPr>
        <w:pStyle w:val="Code"/>
      </w:pPr>
      <w:r w:rsidRPr="00903DBA">
        <w:t xml:space="preserve">  FILE* inFile = fopen("Input.txt", "r");</w:t>
      </w:r>
    </w:p>
    <w:p w14:paraId="3F3B48B5" w14:textId="77777777" w:rsidR="00E80032" w:rsidRPr="00903DBA" w:rsidRDefault="00E80032" w:rsidP="00E80032">
      <w:pPr>
        <w:pStyle w:val="Code"/>
      </w:pPr>
      <w:r w:rsidRPr="00903DBA">
        <w:t xml:space="preserve">  FILE* outFile = fopen("Output.txt", "w");</w:t>
      </w:r>
    </w:p>
    <w:p w14:paraId="606114A1" w14:textId="77777777" w:rsidR="00E80032" w:rsidRPr="00903DBA" w:rsidRDefault="00E80032" w:rsidP="00E80032">
      <w:pPr>
        <w:pStyle w:val="Code"/>
      </w:pPr>
    </w:p>
    <w:p w14:paraId="07614C45" w14:textId="77777777" w:rsidR="00E80032" w:rsidRPr="00903DBA" w:rsidRDefault="00E80032" w:rsidP="00E80032">
      <w:pPr>
        <w:pStyle w:val="Code"/>
      </w:pPr>
      <w:r w:rsidRPr="00903DBA">
        <w:t xml:space="preserve">  assert(inFile != NULL);</w:t>
      </w:r>
    </w:p>
    <w:p w14:paraId="3AB79622" w14:textId="77777777" w:rsidR="00E80032" w:rsidRPr="00903DBA" w:rsidRDefault="00E80032" w:rsidP="00E80032">
      <w:pPr>
        <w:pStyle w:val="Code"/>
      </w:pPr>
      <w:r w:rsidRPr="00903DBA">
        <w:t xml:space="preserve">  assert(outFile != NULL);</w:t>
      </w:r>
    </w:p>
    <w:p w14:paraId="3007707E" w14:textId="77777777" w:rsidR="00E80032" w:rsidRPr="00903DBA" w:rsidRDefault="00E80032" w:rsidP="00E80032">
      <w:pPr>
        <w:pStyle w:val="Code"/>
      </w:pPr>
    </w:p>
    <w:p w14:paraId="287358F5" w14:textId="77777777" w:rsidR="00E80032" w:rsidRPr="00903DBA" w:rsidRDefault="00E80032" w:rsidP="00E80032">
      <w:pPr>
        <w:pStyle w:val="Code"/>
      </w:pPr>
      <w:r w:rsidRPr="00903DBA">
        <w:t xml:space="preserve">  while (!feof(inFile)) {</w:t>
      </w:r>
      <w:r w:rsidRPr="00903DBA">
        <w:cr/>
        <w:t xml:space="preserve">    double value;</w:t>
      </w:r>
    </w:p>
    <w:p w14:paraId="6C2877E8" w14:textId="77777777" w:rsidR="00E80032" w:rsidRPr="00903DBA" w:rsidRDefault="00E80032" w:rsidP="00E80032">
      <w:pPr>
        <w:pStyle w:val="Code"/>
      </w:pPr>
      <w:r w:rsidRPr="00903DBA">
        <w:t xml:space="preserve">    fscanf(inFile, "%lf", &amp;value);</w:t>
      </w:r>
    </w:p>
    <w:p w14:paraId="678CF55E" w14:textId="77777777" w:rsidR="00E80032" w:rsidRPr="00903DBA" w:rsidRDefault="00E80032" w:rsidP="00E80032">
      <w:pPr>
        <w:pStyle w:val="Code"/>
      </w:pPr>
      <w:r w:rsidRPr="00903DBA">
        <w:t xml:space="preserve">    fprintf(outFile, "%f\n", value * value);</w:t>
      </w:r>
    </w:p>
    <w:p w14:paraId="25ADFB2E" w14:textId="77777777" w:rsidR="00E80032" w:rsidRPr="00903DBA" w:rsidRDefault="00E80032" w:rsidP="00E80032">
      <w:pPr>
        <w:pStyle w:val="Code"/>
      </w:pPr>
      <w:r w:rsidRPr="00903DBA">
        <w:t xml:space="preserve">  }</w:t>
      </w:r>
    </w:p>
    <w:p w14:paraId="1E89D9FF" w14:textId="77777777" w:rsidR="00E80032" w:rsidRPr="00903DBA" w:rsidRDefault="00E80032" w:rsidP="00E80032">
      <w:pPr>
        <w:pStyle w:val="Code"/>
      </w:pPr>
    </w:p>
    <w:p w14:paraId="297CCDA6" w14:textId="77777777" w:rsidR="00E80032" w:rsidRPr="00903DBA" w:rsidRDefault="00E80032" w:rsidP="00E80032">
      <w:pPr>
        <w:pStyle w:val="Code"/>
      </w:pPr>
      <w:r w:rsidRPr="00903DBA">
        <w:t xml:space="preserve">  fclose(inFile);</w:t>
      </w:r>
    </w:p>
    <w:p w14:paraId="33EA341E" w14:textId="77777777" w:rsidR="00E80032" w:rsidRPr="00903DBA" w:rsidRDefault="00E80032" w:rsidP="00E80032">
      <w:pPr>
        <w:pStyle w:val="Code"/>
      </w:pPr>
      <w:r w:rsidRPr="00903DBA">
        <w:t xml:space="preserve">  fclose(outFile);</w:t>
      </w:r>
    </w:p>
    <w:p w14:paraId="3ADE426F" w14:textId="77777777" w:rsidR="00E80032" w:rsidRPr="00903DBA" w:rsidRDefault="00E80032" w:rsidP="00E80032">
      <w:pPr>
        <w:pStyle w:val="Code"/>
      </w:pPr>
      <w:r w:rsidRPr="00903DBA">
        <w:t>}</w:t>
      </w:r>
    </w:p>
    <w:p w14:paraId="7BA76680" w14:textId="77777777" w:rsidR="00E80032" w:rsidRPr="00903DBA" w:rsidRDefault="00E80032" w:rsidP="00E80032">
      <w:r w:rsidRPr="00903DBA">
        <w:t xml:space="preserve">The text files are written in plain texts and can be viewed by the editor. </w:t>
      </w:r>
    </w:p>
    <w:p w14:paraId="601435F5" w14:textId="77777777" w:rsidR="00E80032" w:rsidRPr="00903DBA" w:rsidRDefault="00E80032" w:rsidP="00E80032">
      <w:pPr>
        <w:pStyle w:val="CodeListing"/>
      </w:pPr>
      <w:proofErr w:type="spellStart"/>
      <w:r w:rsidRPr="00903DBA">
        <w:t>Input.txt</w:t>
      </w:r>
      <w:proofErr w:type="spellEnd"/>
    </w:p>
    <w:p w14:paraId="0266E2C8" w14:textId="77777777" w:rsidR="00E80032" w:rsidRPr="00903DBA" w:rsidRDefault="00E80032" w:rsidP="00E80032">
      <w:pPr>
        <w:pStyle w:val="Code"/>
      </w:pPr>
      <w:r w:rsidRPr="00903DBA">
        <w:t>1</w:t>
      </w:r>
    </w:p>
    <w:p w14:paraId="4016BFEA" w14:textId="77777777" w:rsidR="00E80032" w:rsidRPr="00903DBA" w:rsidRDefault="00E80032" w:rsidP="00E80032">
      <w:pPr>
        <w:pStyle w:val="Code"/>
      </w:pPr>
      <w:r w:rsidRPr="00903DBA">
        <w:t>2</w:t>
      </w:r>
    </w:p>
    <w:p w14:paraId="43CD42C3" w14:textId="77777777" w:rsidR="00E80032" w:rsidRPr="00903DBA" w:rsidRDefault="00E80032" w:rsidP="00E80032">
      <w:pPr>
        <w:pStyle w:val="Code"/>
      </w:pPr>
      <w:r w:rsidRPr="00903DBA">
        <w:t>3</w:t>
      </w:r>
    </w:p>
    <w:p w14:paraId="3486F9A6" w14:textId="77777777" w:rsidR="00E80032" w:rsidRPr="00903DBA" w:rsidRDefault="00E80032" w:rsidP="00E80032">
      <w:pPr>
        <w:pStyle w:val="Code"/>
      </w:pPr>
      <w:r w:rsidRPr="00903DBA">
        <w:t>4</w:t>
      </w:r>
    </w:p>
    <w:p w14:paraId="392421BB" w14:textId="77777777" w:rsidR="00E80032" w:rsidRPr="00903DBA" w:rsidRDefault="00E80032" w:rsidP="00E80032">
      <w:pPr>
        <w:pStyle w:val="Code"/>
      </w:pPr>
      <w:r w:rsidRPr="00903DBA">
        <w:t>5</w:t>
      </w:r>
    </w:p>
    <w:p w14:paraId="3A2EE743" w14:textId="77777777" w:rsidR="00E80032" w:rsidRPr="00903DBA" w:rsidRDefault="00E80032" w:rsidP="00E80032">
      <w:pPr>
        <w:pStyle w:val="CodeListing"/>
        <w:rPr>
          <w:noProof/>
          <w:lang w:eastAsia="sv-SE"/>
        </w:rPr>
      </w:pPr>
      <w:r w:rsidRPr="00903DBA">
        <w:rPr>
          <w:noProof/>
          <w:lang w:eastAsia="sv-SE"/>
        </w:rPr>
        <w:t>Output.txt</w:t>
      </w:r>
    </w:p>
    <w:p w14:paraId="346AD77F" w14:textId="77777777" w:rsidR="00E80032" w:rsidRPr="00903DBA" w:rsidRDefault="00E80032" w:rsidP="00E80032">
      <w:pPr>
        <w:pStyle w:val="Code"/>
      </w:pPr>
      <w:r w:rsidRPr="00903DBA">
        <w:t>1</w:t>
      </w:r>
    </w:p>
    <w:p w14:paraId="01D9FB08" w14:textId="77777777" w:rsidR="00E80032" w:rsidRPr="00903DBA" w:rsidRDefault="00E80032" w:rsidP="00E80032">
      <w:pPr>
        <w:pStyle w:val="Code"/>
      </w:pPr>
      <w:r w:rsidRPr="00903DBA">
        <w:t>4</w:t>
      </w:r>
    </w:p>
    <w:p w14:paraId="228017DB" w14:textId="77777777" w:rsidR="00E80032" w:rsidRPr="00903DBA" w:rsidRDefault="00E80032" w:rsidP="00E80032">
      <w:pPr>
        <w:pStyle w:val="Code"/>
      </w:pPr>
      <w:r w:rsidRPr="00903DBA">
        <w:t>9</w:t>
      </w:r>
    </w:p>
    <w:p w14:paraId="271FFE03" w14:textId="77777777" w:rsidR="00E80032" w:rsidRPr="00903DBA" w:rsidRDefault="00E80032" w:rsidP="00E80032">
      <w:pPr>
        <w:pStyle w:val="Code"/>
      </w:pPr>
      <w:r w:rsidRPr="00903DBA">
        <w:t>16</w:t>
      </w:r>
    </w:p>
    <w:p w14:paraId="11606E38" w14:textId="77777777" w:rsidR="00E80032" w:rsidRPr="00903DBA" w:rsidRDefault="00E80032" w:rsidP="00E80032">
      <w:pPr>
        <w:pStyle w:val="Code"/>
      </w:pPr>
      <w:r w:rsidRPr="00903DBA">
        <w:t>25</w:t>
      </w:r>
    </w:p>
    <w:p w14:paraId="3B710581" w14:textId="77777777" w:rsidR="00E80032" w:rsidRPr="00903DBA" w:rsidRDefault="00E80032" w:rsidP="00E80032">
      <w:r w:rsidRPr="00903DBA">
        <w:t xml:space="preserve">We can also read and write binary data. The program below writes the number one to ten to the file </w:t>
      </w:r>
      <w:proofErr w:type="spellStart"/>
      <w:r w:rsidRPr="00903DBA">
        <w:rPr>
          <w:rStyle w:val="CodeInText0"/>
        </w:rPr>
        <w:t>Numbers.bin</w:t>
      </w:r>
      <w:proofErr w:type="spellEnd"/>
      <w:r w:rsidRPr="00903DBA">
        <w:t xml:space="preserve"> and then reads the same series of values from the file. The functions </w:t>
      </w:r>
      <w:r w:rsidRPr="00903DBA">
        <w:rPr>
          <w:rStyle w:val="CodeInText0"/>
        </w:rPr>
        <w:t>write</w:t>
      </w:r>
      <w:r w:rsidRPr="00903DBA">
        <w:t xml:space="preserve"> and </w:t>
      </w:r>
      <w:r w:rsidRPr="00903DBA">
        <w:rPr>
          <w:rStyle w:val="CodeInText0"/>
        </w:rPr>
        <w:t>read</w:t>
      </w:r>
      <w:r w:rsidRPr="00903DBA">
        <w:t xml:space="preserve"> takes the address of the value to be read or written and the size of the value in bytes. They return the number of bytes </w:t>
      </w:r>
      <w:proofErr w:type="gramStart"/>
      <w:r w:rsidRPr="00903DBA">
        <w:t>actually read</w:t>
      </w:r>
      <w:proofErr w:type="gramEnd"/>
      <w:r w:rsidRPr="00903DBA">
        <w:t xml:space="preserve"> or written. When reading, we can check whether we have reached the end of the file by counting the number of read bytes; if it is zero, we have reached the end.</w:t>
      </w:r>
    </w:p>
    <w:p w14:paraId="79ECF150" w14:textId="77777777" w:rsidR="00E80032" w:rsidRPr="00903DBA" w:rsidRDefault="00E80032" w:rsidP="00E80032">
      <w:pPr>
        <w:pStyle w:val="CodeListing"/>
      </w:pPr>
      <w:proofErr w:type="spellStart"/>
      <w:r w:rsidRPr="00903DBA">
        <w:t>BinaryFile.c</w:t>
      </w:r>
      <w:proofErr w:type="spellEnd"/>
    </w:p>
    <w:p w14:paraId="11F286E5" w14:textId="45E29D6C" w:rsidR="00E80032" w:rsidRPr="00903DBA" w:rsidRDefault="00E80032" w:rsidP="00E80032">
      <w:pPr>
        <w:pStyle w:val="Code"/>
      </w:pPr>
      <w:r w:rsidRPr="00903DBA">
        <w:t xml:space="preserve">#include </w:t>
      </w:r>
      <w:r w:rsidR="00EF337F" w:rsidRPr="00903DBA">
        <w:t>&lt;stdlib.h&gt;</w:t>
      </w:r>
    </w:p>
    <w:p w14:paraId="202DCA59" w14:textId="77777777" w:rsidR="00E80032" w:rsidRPr="00903DBA" w:rsidRDefault="00E80032" w:rsidP="00E80032">
      <w:pPr>
        <w:pStyle w:val="Code"/>
      </w:pPr>
      <w:r w:rsidRPr="00903DBA">
        <w:t>#include &lt;assert.h&gt;</w:t>
      </w:r>
    </w:p>
    <w:p w14:paraId="17B872EE" w14:textId="77777777" w:rsidR="00E80032" w:rsidRPr="00903DBA" w:rsidRDefault="00E80032" w:rsidP="00E80032">
      <w:pPr>
        <w:pStyle w:val="Code"/>
      </w:pPr>
      <w:r w:rsidRPr="00903DBA">
        <w:t>#include &lt;stdio.h&gt;</w:t>
      </w:r>
    </w:p>
    <w:p w14:paraId="1A1DC996" w14:textId="77777777" w:rsidR="00E80032" w:rsidRPr="00903DBA" w:rsidRDefault="00E80032" w:rsidP="00E80032">
      <w:pPr>
        <w:pStyle w:val="Code"/>
      </w:pPr>
    </w:p>
    <w:p w14:paraId="03CB5105" w14:textId="77777777" w:rsidR="00E80032" w:rsidRPr="00903DBA" w:rsidRDefault="00E80032" w:rsidP="00E80032">
      <w:pPr>
        <w:pStyle w:val="Code"/>
      </w:pPr>
      <w:r w:rsidRPr="00903DBA">
        <w:t>void main(void) {</w:t>
      </w:r>
    </w:p>
    <w:p w14:paraId="29EFD1E8" w14:textId="77777777" w:rsidR="00E80032" w:rsidRPr="00903DBA" w:rsidRDefault="00E80032" w:rsidP="00E80032">
      <w:pPr>
        <w:pStyle w:val="Code"/>
      </w:pPr>
      <w:r w:rsidRPr="00903DBA">
        <w:t xml:space="preserve">  int index, value;</w:t>
      </w:r>
    </w:p>
    <w:p w14:paraId="705487BF" w14:textId="77777777" w:rsidR="00E80032" w:rsidRPr="00903DBA" w:rsidRDefault="00E80032" w:rsidP="00E80032">
      <w:pPr>
        <w:pStyle w:val="Code"/>
      </w:pPr>
    </w:p>
    <w:p w14:paraId="75E89BC0" w14:textId="77777777" w:rsidR="00E80032" w:rsidRPr="00903DBA" w:rsidRDefault="00E80032" w:rsidP="00E80032">
      <w:pPr>
        <w:pStyle w:val="Code"/>
      </w:pPr>
      <w:r w:rsidRPr="00903DBA">
        <w:t xml:space="preserve">  FILE *outFile = fopen("Number.bin", "w"), *inFile;</w:t>
      </w:r>
    </w:p>
    <w:p w14:paraId="77AC0E35" w14:textId="77777777" w:rsidR="00E80032" w:rsidRPr="00903DBA" w:rsidRDefault="00E80032" w:rsidP="00E80032">
      <w:pPr>
        <w:pStyle w:val="Code"/>
      </w:pPr>
      <w:r w:rsidRPr="00903DBA">
        <w:t xml:space="preserve">  assert(outFile != NULL);</w:t>
      </w:r>
    </w:p>
    <w:p w14:paraId="1EA9F207" w14:textId="77777777" w:rsidR="00E80032" w:rsidRPr="00903DBA" w:rsidRDefault="00E80032" w:rsidP="00E80032">
      <w:pPr>
        <w:pStyle w:val="Code"/>
      </w:pPr>
      <w:r w:rsidRPr="00903DBA">
        <w:t xml:space="preserve">  for (index = 1; index &lt;= 10; ++index) {</w:t>
      </w:r>
      <w:r w:rsidRPr="00903DBA">
        <w:cr/>
        <w:t xml:space="preserve">    fwrite(&amp;index, 1, sizeof index, outFile);</w:t>
      </w:r>
    </w:p>
    <w:p w14:paraId="78B6CA3C" w14:textId="77777777" w:rsidR="00E80032" w:rsidRPr="00903DBA" w:rsidRDefault="00E80032" w:rsidP="00E80032">
      <w:pPr>
        <w:pStyle w:val="Code"/>
      </w:pPr>
      <w:r w:rsidRPr="00903DBA">
        <w:t xml:space="preserve">  }</w:t>
      </w:r>
    </w:p>
    <w:p w14:paraId="17795BE2" w14:textId="77777777" w:rsidR="00E80032" w:rsidRPr="00903DBA" w:rsidRDefault="00E80032" w:rsidP="00E80032">
      <w:pPr>
        <w:pStyle w:val="Code"/>
      </w:pPr>
      <w:r w:rsidRPr="00903DBA">
        <w:t xml:space="preserve">  fclose(outFile);</w:t>
      </w:r>
    </w:p>
    <w:p w14:paraId="25C698C9" w14:textId="77777777" w:rsidR="00E80032" w:rsidRPr="00903DBA" w:rsidRDefault="00E80032" w:rsidP="00E80032">
      <w:pPr>
        <w:pStyle w:val="Code"/>
      </w:pPr>
    </w:p>
    <w:p w14:paraId="4EE02CE3" w14:textId="77777777" w:rsidR="00E80032" w:rsidRPr="00903DBA" w:rsidRDefault="00E80032" w:rsidP="00E80032">
      <w:pPr>
        <w:pStyle w:val="Code"/>
      </w:pPr>
      <w:r w:rsidRPr="00903DBA">
        <w:t xml:space="preserve">  inFile = fopen("Number.bin", "r");</w:t>
      </w:r>
    </w:p>
    <w:p w14:paraId="0926E074" w14:textId="77777777" w:rsidR="00E80032" w:rsidRPr="00903DBA" w:rsidRDefault="00E80032" w:rsidP="00E80032">
      <w:pPr>
        <w:pStyle w:val="Code"/>
      </w:pPr>
      <w:r w:rsidRPr="00903DBA">
        <w:t xml:space="preserve">  assert(inFile != NULL);</w:t>
      </w:r>
    </w:p>
    <w:p w14:paraId="337D6967" w14:textId="77777777" w:rsidR="00E80032" w:rsidRPr="00903DBA" w:rsidRDefault="00E80032" w:rsidP="00E80032">
      <w:pPr>
        <w:pStyle w:val="Code"/>
      </w:pPr>
      <w:r w:rsidRPr="00903DBA">
        <w:lastRenderedPageBreak/>
        <w:t xml:space="preserve">  while (fread(&amp;value, 1, sizeof value, inFile) &gt; 0) {</w:t>
      </w:r>
      <w:r w:rsidRPr="00903DBA">
        <w:cr/>
        <w:t xml:space="preserve">    printf("%d\n", value);</w:t>
      </w:r>
    </w:p>
    <w:p w14:paraId="6D417526" w14:textId="77777777" w:rsidR="00E80032" w:rsidRPr="00903DBA" w:rsidRDefault="00E80032" w:rsidP="00E80032">
      <w:pPr>
        <w:pStyle w:val="Code"/>
      </w:pPr>
      <w:r w:rsidRPr="00903DBA">
        <w:t xml:space="preserve">  }</w:t>
      </w:r>
    </w:p>
    <w:p w14:paraId="03381FC1" w14:textId="77777777" w:rsidR="00E80032" w:rsidRPr="00903DBA" w:rsidRDefault="00E80032" w:rsidP="00E80032">
      <w:pPr>
        <w:pStyle w:val="Code"/>
      </w:pPr>
      <w:r w:rsidRPr="00903DBA">
        <w:t xml:space="preserve">  fclose(inFile);</w:t>
      </w:r>
    </w:p>
    <w:p w14:paraId="1B26E6CA" w14:textId="77777777" w:rsidR="00E80032" w:rsidRPr="00903DBA" w:rsidRDefault="00E80032" w:rsidP="00E80032">
      <w:pPr>
        <w:pStyle w:val="Code"/>
      </w:pPr>
      <w:r w:rsidRPr="00903DBA">
        <w:t>}</w:t>
      </w:r>
    </w:p>
    <w:p w14:paraId="3E70854A" w14:textId="77777777" w:rsidR="00E80032" w:rsidRPr="00903DBA" w:rsidRDefault="00E80032" w:rsidP="00E80032">
      <w:r w:rsidRPr="00903DBA">
        <w:t xml:space="preserve">The values are stored in compressed form in the binary file </w:t>
      </w:r>
      <w:proofErr w:type="spellStart"/>
      <w:r w:rsidRPr="00903DBA">
        <w:rPr>
          <w:rStyle w:val="CodeInText0"/>
        </w:rPr>
        <w:t>Numbers.bin</w:t>
      </w:r>
      <w:proofErr w:type="spellEnd"/>
      <w:r w:rsidRPr="00903DBA">
        <w:t>, why they are not readable in the editor. Here is a screen dump of the file.</w:t>
      </w:r>
    </w:p>
    <w:p w14:paraId="7DB6314F" w14:textId="77777777" w:rsidR="00E80032" w:rsidRPr="00903DBA" w:rsidRDefault="00E80032" w:rsidP="00E80032">
      <w:r w:rsidRPr="00903DBA">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903DBA" w:rsidRDefault="00E80032" w:rsidP="007C7CB2">
      <w:pPr>
        <w:pStyle w:val="Rubrik3"/>
      </w:pPr>
      <w:bookmarkStart w:id="811" w:name="_Toc323656731"/>
      <w:bookmarkStart w:id="812" w:name="_Toc324085469"/>
      <w:bookmarkStart w:id="813" w:name="_Toc383781121"/>
      <w:bookmarkStart w:id="814" w:name="_Toc57656230"/>
      <w:r w:rsidRPr="00903DBA">
        <w:t>Program Parameters</w:t>
      </w:r>
      <w:bookmarkEnd w:id="811"/>
      <w:bookmarkEnd w:id="812"/>
      <w:bookmarkEnd w:id="813"/>
      <w:bookmarkEnd w:id="814"/>
    </w:p>
    <w:p w14:paraId="683E2625" w14:textId="77777777" w:rsidR="00E80032" w:rsidRPr="00903DBA" w:rsidRDefault="00E80032" w:rsidP="00E80032">
      <w:r w:rsidRPr="00903DBA">
        <w:t xml:space="preserve">It possible to start the program execution with parameters. In </w:t>
      </w:r>
      <w:r w:rsidRPr="00903DBA">
        <w:rPr>
          <w:rStyle w:val="CodeInText0"/>
        </w:rPr>
        <w:t>main</w:t>
      </w:r>
      <w:r w:rsidRPr="00903DBA">
        <w:t xml:space="preserve">, the </w:t>
      </w:r>
      <w:proofErr w:type="spellStart"/>
      <w:r w:rsidRPr="00903DBA">
        <w:rPr>
          <w:rStyle w:val="CodeInText0"/>
        </w:rPr>
        <w:t>argc</w:t>
      </w:r>
      <w:proofErr w:type="spellEnd"/>
      <w:r w:rsidRPr="00903DBA">
        <w:t xml:space="preserve"> parameter holds the number of input strings, and </w:t>
      </w:r>
      <w:proofErr w:type="spellStart"/>
      <w:r w:rsidRPr="00903DBA">
        <w:rPr>
          <w:rStyle w:val="CodeInText0"/>
        </w:rPr>
        <w:t>argv</w:t>
      </w:r>
      <w:proofErr w:type="spellEnd"/>
      <w:r w:rsidRPr="00903DBA">
        <w:t xml:space="preserve"> holds the string themselves.</w:t>
      </w:r>
    </w:p>
    <w:p w14:paraId="334A4FAE" w14:textId="2305ED48" w:rsidR="00E80032" w:rsidRPr="00903DBA" w:rsidRDefault="00E80032" w:rsidP="00E80032">
      <w:pPr>
        <w:pStyle w:val="Code"/>
      </w:pPr>
      <w:r w:rsidRPr="00903DBA">
        <w:t xml:space="preserve">#include </w:t>
      </w:r>
      <w:r w:rsidR="00294181" w:rsidRPr="00903DBA">
        <w:rPr>
          <w:color w:val="000000" w:themeColor="text1"/>
        </w:rPr>
        <w:t>&lt;stdio.h&gt;</w:t>
      </w:r>
    </w:p>
    <w:p w14:paraId="44DF91D0" w14:textId="77777777" w:rsidR="00E80032" w:rsidRPr="00903DBA" w:rsidRDefault="00E80032" w:rsidP="00E80032">
      <w:pPr>
        <w:pStyle w:val="Code"/>
      </w:pPr>
    </w:p>
    <w:p w14:paraId="4FE9BCF7" w14:textId="77777777" w:rsidR="00E80032" w:rsidRPr="00903DBA" w:rsidRDefault="00E80032" w:rsidP="00E80032">
      <w:pPr>
        <w:pStyle w:val="Code"/>
      </w:pPr>
      <w:r w:rsidRPr="00903DBA">
        <w:t>void main(int argc, char* argv[]) {</w:t>
      </w:r>
    </w:p>
    <w:p w14:paraId="550338DB" w14:textId="77777777" w:rsidR="00E80032" w:rsidRPr="00903DBA" w:rsidRDefault="00E80032" w:rsidP="00E80032">
      <w:pPr>
        <w:pStyle w:val="Code"/>
      </w:pPr>
      <w:r w:rsidRPr="00903DBA">
        <w:t xml:space="preserve">  int index;</w:t>
      </w:r>
    </w:p>
    <w:p w14:paraId="77A8FD53" w14:textId="77777777" w:rsidR="00E80032" w:rsidRPr="00903DBA" w:rsidRDefault="00E80032" w:rsidP="00E80032">
      <w:pPr>
        <w:pStyle w:val="Code"/>
      </w:pPr>
      <w:r w:rsidRPr="00903DBA">
        <w:t xml:space="preserve">  printf("argc: %d\n", argc);</w:t>
      </w:r>
    </w:p>
    <w:p w14:paraId="290B5C34" w14:textId="77777777" w:rsidR="00E80032" w:rsidRPr="00903DBA" w:rsidRDefault="00E80032" w:rsidP="00E80032">
      <w:pPr>
        <w:pStyle w:val="Code"/>
      </w:pPr>
    </w:p>
    <w:p w14:paraId="33DD04E4" w14:textId="77777777" w:rsidR="00E80032" w:rsidRPr="00903DBA" w:rsidRDefault="00E80032" w:rsidP="00E80032">
      <w:pPr>
        <w:pStyle w:val="Code"/>
      </w:pPr>
      <w:r w:rsidRPr="00903DBA">
        <w:t xml:space="preserve">  for (index = 0; index &lt; argc; ++index) {</w:t>
      </w:r>
    </w:p>
    <w:p w14:paraId="41117C0A" w14:textId="77777777" w:rsidR="00E80032" w:rsidRPr="00903DBA" w:rsidRDefault="00E80032" w:rsidP="00E80032">
      <w:pPr>
        <w:pStyle w:val="Code"/>
      </w:pPr>
      <w:r w:rsidRPr="00903DBA">
        <w:t xml:space="preserve">    printf("argv[%d]: %s\n", index, argv[index]);</w:t>
      </w:r>
    </w:p>
    <w:p w14:paraId="56D063F9" w14:textId="77777777" w:rsidR="00E80032" w:rsidRPr="00903DBA" w:rsidRDefault="00E80032" w:rsidP="00E80032">
      <w:pPr>
        <w:pStyle w:val="Code"/>
      </w:pPr>
      <w:r w:rsidRPr="00903DBA">
        <w:t xml:space="preserve">  }</w:t>
      </w:r>
    </w:p>
    <w:p w14:paraId="13982738" w14:textId="77777777" w:rsidR="00E80032" w:rsidRPr="00903DBA" w:rsidRDefault="00E80032" w:rsidP="00E80032">
      <w:pPr>
        <w:pStyle w:val="Code"/>
      </w:pPr>
      <w:r w:rsidRPr="00903DBA">
        <w:t>}</w:t>
      </w:r>
    </w:p>
    <w:p w14:paraId="4F254810" w14:textId="77777777" w:rsidR="00E80032" w:rsidRPr="00903DBA" w:rsidRDefault="00E80032" w:rsidP="00E80032">
      <w:r w:rsidRPr="00903DBA">
        <w:t xml:space="preserve">The parameters are given when the program executes. Note that the value of </w:t>
      </w:r>
      <w:proofErr w:type="spellStart"/>
      <w:proofErr w:type="gramStart"/>
      <w:r w:rsidRPr="00903DBA">
        <w:rPr>
          <w:rStyle w:val="CodeInText0"/>
        </w:rPr>
        <w:t>argv</w:t>
      </w:r>
      <w:proofErr w:type="spellEnd"/>
      <w:r w:rsidRPr="00903DBA">
        <w:rPr>
          <w:rStyle w:val="CodeInText0"/>
        </w:rPr>
        <w:t>[</w:t>
      </w:r>
      <w:proofErr w:type="gramEnd"/>
      <w:r w:rsidRPr="00903DBA">
        <w:rPr>
          <w:rStyle w:val="CodeInText0"/>
        </w:rPr>
        <w:t>0]</w:t>
      </w:r>
      <w:r w:rsidRPr="00903DBA">
        <w:t xml:space="preserve"> always is the program path. </w:t>
      </w:r>
    </w:p>
    <w:p w14:paraId="644A7AE8" w14:textId="77777777" w:rsidR="00E80032" w:rsidRPr="00903DBA" w:rsidRDefault="00E80032" w:rsidP="00E80032">
      <w:pPr>
        <w:autoSpaceDE w:val="0"/>
        <w:autoSpaceDN w:val="0"/>
        <w:spacing w:after="0"/>
        <w:rPr>
          <w:rFonts w:ascii="Consolas" w:hAnsi="Consolas" w:cs="Consolas"/>
          <w:sz w:val="19"/>
          <w:szCs w:val="19"/>
        </w:rPr>
      </w:pPr>
      <w:r w:rsidRPr="00903DBA">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903DBA" w:rsidRDefault="00E80032" w:rsidP="007C7CB2">
      <w:pPr>
        <w:pStyle w:val="Rubrik3"/>
      </w:pPr>
      <w:bookmarkStart w:id="815" w:name="_Toc323656732"/>
      <w:bookmarkStart w:id="816" w:name="_Toc324085470"/>
      <w:bookmarkStart w:id="817" w:name="_Toc383781122"/>
      <w:bookmarkStart w:id="818" w:name="_Toc57656231"/>
      <w:r w:rsidRPr="00903DBA">
        <w:t>Environment Functions</w:t>
      </w:r>
      <w:bookmarkEnd w:id="815"/>
      <w:bookmarkEnd w:id="816"/>
      <w:bookmarkEnd w:id="817"/>
      <w:bookmarkEnd w:id="818"/>
    </w:p>
    <w:p w14:paraId="500F87E5" w14:textId="4B88A96B" w:rsidR="00E80032" w:rsidRPr="00903DBA" w:rsidRDefault="00E80032" w:rsidP="00E80032">
      <w:r w:rsidRPr="00903DBA">
        <w:t xml:space="preserve">There is a set of functions that communicates with the surrounding environment: </w:t>
      </w:r>
      <w:r w:rsidRPr="00903DBA">
        <w:rPr>
          <w:rStyle w:val="CodeInText0"/>
        </w:rPr>
        <w:t>exit</w:t>
      </w:r>
      <w:r w:rsidRPr="00903DBA">
        <w:t xml:space="preserve"> quits the execution and sends an integer value to the environment; </w:t>
      </w:r>
      <w:proofErr w:type="spellStart"/>
      <w:r w:rsidRPr="00903DBA">
        <w:rPr>
          <w:rStyle w:val="CodeInText0"/>
        </w:rPr>
        <w:t>atexit</w:t>
      </w:r>
      <w:proofErr w:type="spellEnd"/>
      <w:r w:rsidRPr="00903DBA">
        <w:t xml:space="preserve"> states a function that is called when </w:t>
      </w:r>
      <w:r w:rsidRPr="00903DBA">
        <w:rPr>
          <w:rStyle w:val="CodeInText0"/>
        </w:rPr>
        <w:t>exit</w:t>
      </w:r>
      <w:r w:rsidRPr="00903DBA">
        <w:t xml:space="preserve"> is called; </w:t>
      </w:r>
      <w:proofErr w:type="spellStart"/>
      <w:r w:rsidRPr="00903DBA">
        <w:rPr>
          <w:rStyle w:val="CodeInText0"/>
        </w:rPr>
        <w:t>getenv</w:t>
      </w:r>
      <w:proofErr w:type="spellEnd"/>
      <w:r w:rsidRPr="00903DBA">
        <w:t xml:space="preserve"> reads the value of an environment variable, and </w:t>
      </w:r>
      <w:r w:rsidRPr="00903DBA">
        <w:rPr>
          <w:rStyle w:val="CodeInText0"/>
        </w:rPr>
        <w:t>system</w:t>
      </w:r>
      <w:r w:rsidRPr="00903DBA">
        <w:t xml:space="preserve"> executes a system command. There are two macros </w:t>
      </w:r>
      <w:hyperlink r:id="rId25" w:history="1">
        <w:proofErr w:type="spellStart"/>
        <w:r w:rsidRPr="00903DBA">
          <w:rPr>
            <w:rStyle w:val="CodeInText0"/>
          </w:rPr>
          <w:t>EXIT_SUCCESS</w:t>
        </w:r>
        <w:proofErr w:type="spellEnd"/>
      </w:hyperlink>
      <w:r w:rsidRPr="00903DBA">
        <w:t xml:space="preserve"> and </w:t>
      </w:r>
      <w:hyperlink r:id="rId26" w:history="1">
        <w:proofErr w:type="spellStart"/>
        <w:r w:rsidRPr="00903DBA">
          <w:rPr>
            <w:rStyle w:val="CodeInText0"/>
          </w:rPr>
          <w:t>EXIT_FAILURE</w:t>
        </w:r>
        <w:proofErr w:type="spellEnd"/>
      </w:hyperlink>
      <w:r w:rsidRPr="00903DBA">
        <w:t xml:space="preserve"> that can used with the </w:t>
      </w:r>
      <w:r w:rsidRPr="00903DBA">
        <w:rPr>
          <w:rStyle w:val="CodeInText0"/>
        </w:rPr>
        <w:t>exit</w:t>
      </w:r>
      <w:r w:rsidRPr="00903DBA">
        <w:t xml:space="preserve"> function.</w:t>
      </w:r>
    </w:p>
    <w:p w14:paraId="7EDD3DF8" w14:textId="220C7454" w:rsidR="00E80032" w:rsidRPr="00903DBA" w:rsidRDefault="00E80032" w:rsidP="00E80032">
      <w:pPr>
        <w:pStyle w:val="Code"/>
      </w:pPr>
      <w:r w:rsidRPr="00903DBA">
        <w:t xml:space="preserve">#include </w:t>
      </w:r>
      <w:r w:rsidR="00294181" w:rsidRPr="00903DBA">
        <w:rPr>
          <w:color w:val="000000" w:themeColor="text1"/>
        </w:rPr>
        <w:t>&lt;stdio.h&gt;</w:t>
      </w:r>
    </w:p>
    <w:p w14:paraId="089F54E0" w14:textId="165D56D5" w:rsidR="00E80032" w:rsidRPr="00903DBA" w:rsidRDefault="00E80032" w:rsidP="00E80032">
      <w:pPr>
        <w:pStyle w:val="Code"/>
      </w:pPr>
      <w:r w:rsidRPr="00903DBA">
        <w:rPr>
          <w:color w:val="000000" w:themeColor="text1"/>
          <w:rPrChange w:id="819" w:author="Stefan Björnander" w:date="2012-05-06T21:51:00Z">
            <w:rPr>
              <w:color w:val="0000FF"/>
            </w:rPr>
          </w:rPrChange>
        </w:rPr>
        <w:t>#include</w:t>
      </w:r>
      <w:r w:rsidRPr="00903DBA">
        <w:t xml:space="preserve"> </w:t>
      </w:r>
      <w:r w:rsidR="00EF337F" w:rsidRPr="00903DBA">
        <w:t>&lt;stdlib.h&gt;</w:t>
      </w:r>
    </w:p>
    <w:p w14:paraId="6387B990" w14:textId="77777777" w:rsidR="00E80032" w:rsidRPr="00903DBA" w:rsidRDefault="00E80032" w:rsidP="00E80032">
      <w:pPr>
        <w:pStyle w:val="Code"/>
      </w:pPr>
    </w:p>
    <w:p w14:paraId="68E6BF3F" w14:textId="77777777" w:rsidR="00E80032" w:rsidRPr="00903DBA" w:rsidRDefault="00E80032" w:rsidP="00E80032">
      <w:pPr>
        <w:pStyle w:val="Code"/>
      </w:pPr>
      <w:r w:rsidRPr="00903DBA">
        <w:rPr>
          <w:color w:val="000000" w:themeColor="text1"/>
          <w:rPrChange w:id="820" w:author="Stefan Björnander" w:date="2012-05-06T21:51:00Z">
            <w:rPr>
              <w:color w:val="0000FF"/>
            </w:rPr>
          </w:rPrChange>
        </w:rPr>
        <w:t>void</w:t>
      </w:r>
      <w:r w:rsidRPr="00903DBA">
        <w:t xml:space="preserve"> ExitFunction(</w:t>
      </w:r>
      <w:r w:rsidRPr="00903DBA">
        <w:rPr>
          <w:color w:val="000000" w:themeColor="text1"/>
          <w:rPrChange w:id="821" w:author="Stefan Björnander" w:date="2012-05-06T21:51:00Z">
            <w:rPr>
              <w:color w:val="0000FF"/>
            </w:rPr>
          </w:rPrChange>
        </w:rPr>
        <w:t>void</w:t>
      </w:r>
      <w:r w:rsidRPr="00903DBA">
        <w:t>) {</w:t>
      </w:r>
    </w:p>
    <w:p w14:paraId="7743D057" w14:textId="77777777" w:rsidR="00E80032" w:rsidRPr="00903DBA" w:rsidRDefault="00E80032" w:rsidP="00E80032">
      <w:pPr>
        <w:pStyle w:val="Code"/>
      </w:pPr>
      <w:r w:rsidRPr="00903DBA">
        <w:t xml:space="preserve">  printf("The Program is exiting.\n");</w:t>
      </w:r>
    </w:p>
    <w:p w14:paraId="7F9C8E7D" w14:textId="77777777" w:rsidR="00E80032" w:rsidRPr="00903DBA" w:rsidRDefault="00E80032" w:rsidP="00E80032">
      <w:pPr>
        <w:pStyle w:val="Code"/>
      </w:pPr>
      <w:r w:rsidRPr="00903DBA">
        <w:t>}</w:t>
      </w:r>
    </w:p>
    <w:p w14:paraId="34135F66" w14:textId="77777777" w:rsidR="00E80032" w:rsidRPr="00903DBA" w:rsidRDefault="00E80032" w:rsidP="00E80032">
      <w:pPr>
        <w:pStyle w:val="Code"/>
      </w:pPr>
    </w:p>
    <w:p w14:paraId="663FADFC" w14:textId="77777777" w:rsidR="00E80032" w:rsidRPr="00903DBA" w:rsidRDefault="00E80032" w:rsidP="00E80032">
      <w:pPr>
        <w:pStyle w:val="Code"/>
      </w:pPr>
      <w:r w:rsidRPr="00903DBA">
        <w:rPr>
          <w:color w:val="000000" w:themeColor="text1"/>
          <w:rPrChange w:id="822" w:author="Stefan Björnander" w:date="2012-05-06T21:51:00Z">
            <w:rPr>
              <w:color w:val="0000FF"/>
            </w:rPr>
          </w:rPrChange>
        </w:rPr>
        <w:t>void</w:t>
      </w:r>
      <w:r w:rsidRPr="00903DBA">
        <w:t xml:space="preserve"> main() {</w:t>
      </w:r>
    </w:p>
    <w:p w14:paraId="340285E6" w14:textId="77777777" w:rsidR="00E80032" w:rsidRPr="00903DBA" w:rsidRDefault="00E80032" w:rsidP="00E80032">
      <w:pPr>
        <w:pStyle w:val="Code"/>
      </w:pPr>
      <w:r w:rsidRPr="00903DBA">
        <w:t xml:space="preserve">  char* path = getenv("PATH");</w:t>
      </w:r>
    </w:p>
    <w:p w14:paraId="5FD78ADD" w14:textId="77777777" w:rsidR="00E80032" w:rsidRPr="00903DBA" w:rsidRDefault="00E80032" w:rsidP="00E80032">
      <w:pPr>
        <w:pStyle w:val="Code"/>
      </w:pPr>
    </w:p>
    <w:p w14:paraId="6AF736F8" w14:textId="77777777" w:rsidR="00E80032" w:rsidRPr="00903DBA" w:rsidRDefault="00E80032" w:rsidP="00E80032">
      <w:pPr>
        <w:pStyle w:val="Code"/>
      </w:pPr>
      <w:r w:rsidRPr="00903DBA">
        <w:lastRenderedPageBreak/>
        <w:t xml:space="preserve">  system("dir *.c");</w:t>
      </w:r>
    </w:p>
    <w:p w14:paraId="2904BD82" w14:textId="77777777" w:rsidR="00E80032" w:rsidRPr="00903DBA" w:rsidRDefault="00E80032" w:rsidP="00E80032">
      <w:pPr>
        <w:pStyle w:val="Code"/>
      </w:pPr>
      <w:r w:rsidRPr="00903DBA">
        <w:t xml:space="preserve">  atexit(&amp;ExitFunction);</w:t>
      </w:r>
    </w:p>
    <w:p w14:paraId="35E6EFFB" w14:textId="77777777" w:rsidR="00E80032" w:rsidRPr="00903DBA" w:rsidRDefault="00E80032" w:rsidP="00E80032">
      <w:pPr>
        <w:pStyle w:val="Code"/>
      </w:pPr>
    </w:p>
    <w:p w14:paraId="77913C28" w14:textId="77777777" w:rsidR="00E80032" w:rsidRPr="00903DBA" w:rsidRDefault="00E80032" w:rsidP="00E80032">
      <w:pPr>
        <w:pStyle w:val="Code"/>
      </w:pPr>
      <w:r w:rsidRPr="00903DBA">
        <w:t xml:space="preserve">  if (path != NULL) {</w:t>
      </w:r>
    </w:p>
    <w:p w14:paraId="19BDD1C8" w14:textId="77777777" w:rsidR="00E80032" w:rsidRPr="00903DBA" w:rsidRDefault="00E80032" w:rsidP="00E80032">
      <w:pPr>
        <w:pStyle w:val="Code"/>
      </w:pPr>
      <w:r w:rsidRPr="00903DBA">
        <w:t xml:space="preserve">    printf("Path: %s.\n", path);</w:t>
      </w:r>
    </w:p>
    <w:p w14:paraId="222593E4" w14:textId="77777777" w:rsidR="00E80032" w:rsidRPr="00903DBA" w:rsidRDefault="00E80032" w:rsidP="00E80032">
      <w:pPr>
        <w:pStyle w:val="Code"/>
      </w:pPr>
      <w:r w:rsidRPr="00903DBA">
        <w:t xml:space="preserve">    exit(EXIT_SUCCESS);</w:t>
      </w:r>
    </w:p>
    <w:p w14:paraId="16A74814" w14:textId="77777777" w:rsidR="00E80032" w:rsidRPr="00903DBA" w:rsidRDefault="00E80032" w:rsidP="00E80032">
      <w:pPr>
        <w:pStyle w:val="Code"/>
      </w:pPr>
      <w:r w:rsidRPr="00903DBA">
        <w:t xml:space="preserve">  }</w:t>
      </w:r>
    </w:p>
    <w:p w14:paraId="2A84EE39" w14:textId="77777777" w:rsidR="00E80032" w:rsidRPr="00903DBA" w:rsidRDefault="00E80032" w:rsidP="00E80032">
      <w:pPr>
        <w:pStyle w:val="Code"/>
      </w:pPr>
      <w:r w:rsidRPr="00903DBA">
        <w:t xml:space="preserve">  else {</w:t>
      </w:r>
    </w:p>
    <w:p w14:paraId="48B3DB12" w14:textId="77777777" w:rsidR="00E80032" w:rsidRPr="00903DBA" w:rsidRDefault="00E80032" w:rsidP="00E80032">
      <w:pPr>
        <w:pStyle w:val="Code"/>
      </w:pPr>
      <w:r w:rsidRPr="00903DBA">
        <w:t xml:space="preserve">    printf("Path not found.\n");</w:t>
      </w:r>
    </w:p>
    <w:p w14:paraId="36E81DA0" w14:textId="77777777" w:rsidR="00E80032" w:rsidRPr="00903DBA" w:rsidRDefault="00E80032" w:rsidP="00E80032">
      <w:pPr>
        <w:pStyle w:val="Code"/>
      </w:pPr>
      <w:r w:rsidRPr="00903DBA">
        <w:t xml:space="preserve">    exit(EXIT_FAILURE);</w:t>
      </w:r>
    </w:p>
    <w:p w14:paraId="01C56609" w14:textId="77777777" w:rsidR="00E80032" w:rsidRPr="00903DBA" w:rsidRDefault="00E80032" w:rsidP="00E80032">
      <w:pPr>
        <w:pStyle w:val="Code"/>
      </w:pPr>
      <w:r w:rsidRPr="00903DBA">
        <w:t xml:space="preserve">  }</w:t>
      </w:r>
    </w:p>
    <w:p w14:paraId="0CE811C2" w14:textId="77777777" w:rsidR="00E80032" w:rsidRPr="00903DBA" w:rsidRDefault="00E80032" w:rsidP="00E80032">
      <w:pPr>
        <w:pStyle w:val="Code"/>
      </w:pPr>
      <w:r w:rsidRPr="00903DBA">
        <w:t>}</w:t>
      </w:r>
    </w:p>
    <w:p w14:paraId="3DFDF295" w14:textId="77777777" w:rsidR="00E80032" w:rsidRPr="00903DBA" w:rsidRDefault="00E80032" w:rsidP="00E80032">
      <w:r w:rsidRPr="00903DBA">
        <w:t xml:space="preserve">Another way to send an exit message to the surrounding environment is to define </w:t>
      </w:r>
      <w:r w:rsidRPr="00903DBA">
        <w:rPr>
          <w:rStyle w:val="CodeInText0"/>
        </w:rPr>
        <w:t>int</w:t>
      </w:r>
      <w:r w:rsidRPr="00903DBA">
        <w:t xml:space="preserve"> as </w:t>
      </w:r>
      <w:r w:rsidRPr="00903DBA">
        <w:rPr>
          <w:rStyle w:val="CodeInText0"/>
        </w:rPr>
        <w:t>main’s</w:t>
      </w:r>
      <w:r w:rsidRPr="00903DBA">
        <w:t xml:space="preserve"> return type. It has the same effect as calling </w:t>
      </w:r>
      <w:r w:rsidRPr="00903DBA">
        <w:rPr>
          <w:rStyle w:val="CodeInText0"/>
        </w:rPr>
        <w:t>exit</w:t>
      </w:r>
      <w:r w:rsidRPr="00903DBA">
        <w:t xml:space="preserve"> in </w:t>
      </w:r>
      <w:r w:rsidRPr="00903DBA">
        <w:rPr>
          <w:rStyle w:val="CodeInText0"/>
        </w:rPr>
        <w:t>main</w:t>
      </w:r>
      <w:r w:rsidRPr="00903DBA">
        <w:t xml:space="preserve"> (except that the exit function will not be called).</w:t>
      </w:r>
    </w:p>
    <w:p w14:paraId="525003F4" w14:textId="2E921036" w:rsidR="00E80032" w:rsidRPr="00903DBA" w:rsidRDefault="00E80032" w:rsidP="00E80032">
      <w:pPr>
        <w:pStyle w:val="Code"/>
      </w:pPr>
      <w:r w:rsidRPr="00903DBA">
        <w:t xml:space="preserve">#include </w:t>
      </w:r>
      <w:r w:rsidR="00294181" w:rsidRPr="00903DBA">
        <w:rPr>
          <w:color w:val="000000" w:themeColor="text1"/>
        </w:rPr>
        <w:t>&lt;stdio.h&gt;</w:t>
      </w:r>
    </w:p>
    <w:p w14:paraId="62B47D48" w14:textId="3D3B7C9C" w:rsidR="00E80032" w:rsidRPr="00903DBA" w:rsidRDefault="00E80032" w:rsidP="00E80032">
      <w:pPr>
        <w:pStyle w:val="Code"/>
      </w:pPr>
      <w:r w:rsidRPr="00903DBA">
        <w:t xml:space="preserve">#include </w:t>
      </w:r>
      <w:r w:rsidR="00EF337F" w:rsidRPr="00903DBA">
        <w:t>&lt;stdlib.h&gt;</w:t>
      </w:r>
    </w:p>
    <w:p w14:paraId="41372499" w14:textId="77777777" w:rsidR="00E80032" w:rsidRPr="00903DBA" w:rsidRDefault="00E80032" w:rsidP="00E80032">
      <w:pPr>
        <w:pStyle w:val="Code"/>
      </w:pPr>
    </w:p>
    <w:p w14:paraId="7B83DB91" w14:textId="77777777" w:rsidR="00E80032" w:rsidRPr="00903DBA" w:rsidRDefault="00E80032" w:rsidP="00E80032">
      <w:pPr>
        <w:pStyle w:val="Code"/>
      </w:pPr>
      <w:r w:rsidRPr="00903DBA">
        <w:t>int main() {</w:t>
      </w:r>
    </w:p>
    <w:p w14:paraId="0C8B4FA7" w14:textId="77777777" w:rsidR="00E80032" w:rsidRPr="00903DBA" w:rsidRDefault="00E80032" w:rsidP="00E80032">
      <w:pPr>
        <w:pStyle w:val="Code"/>
      </w:pPr>
      <w:r w:rsidRPr="00903DBA">
        <w:t xml:space="preserve">  char* path = getenv("PATH");</w:t>
      </w:r>
    </w:p>
    <w:p w14:paraId="577B6473" w14:textId="77777777" w:rsidR="00E80032" w:rsidRPr="00903DBA" w:rsidRDefault="00E80032" w:rsidP="00E80032">
      <w:pPr>
        <w:pStyle w:val="Code"/>
      </w:pPr>
    </w:p>
    <w:p w14:paraId="33C9851E" w14:textId="77777777" w:rsidR="00E80032" w:rsidRPr="00903DBA" w:rsidRDefault="00E80032" w:rsidP="00E80032">
      <w:pPr>
        <w:pStyle w:val="Code"/>
      </w:pPr>
      <w:r w:rsidRPr="00903DBA">
        <w:t xml:space="preserve">  if (path != NULL) {</w:t>
      </w:r>
    </w:p>
    <w:p w14:paraId="5504949B" w14:textId="77777777" w:rsidR="00E80032" w:rsidRPr="00903DBA" w:rsidRDefault="00E80032" w:rsidP="00E80032">
      <w:pPr>
        <w:pStyle w:val="Code"/>
      </w:pPr>
      <w:r w:rsidRPr="00903DBA">
        <w:t xml:space="preserve">    printf("Path: %s.\n", path);</w:t>
      </w:r>
    </w:p>
    <w:p w14:paraId="2BC5EDCE" w14:textId="77777777" w:rsidR="00E80032" w:rsidRPr="00903DBA" w:rsidRDefault="00E80032" w:rsidP="00E80032">
      <w:pPr>
        <w:pStyle w:val="Code"/>
      </w:pPr>
      <w:r w:rsidRPr="00903DBA">
        <w:t xml:space="preserve">    return EXIT_SUCCESS;</w:t>
      </w:r>
    </w:p>
    <w:p w14:paraId="6340B619" w14:textId="77777777" w:rsidR="00E80032" w:rsidRPr="00903DBA" w:rsidRDefault="00E80032" w:rsidP="00E80032">
      <w:pPr>
        <w:pStyle w:val="Code"/>
      </w:pPr>
      <w:r w:rsidRPr="00903DBA">
        <w:t xml:space="preserve">  }</w:t>
      </w:r>
    </w:p>
    <w:p w14:paraId="4496DB1D" w14:textId="77777777" w:rsidR="00E80032" w:rsidRPr="00903DBA" w:rsidRDefault="00E80032" w:rsidP="00E80032">
      <w:pPr>
        <w:pStyle w:val="Code"/>
      </w:pPr>
      <w:r w:rsidRPr="00903DBA">
        <w:t xml:space="preserve">  else {</w:t>
      </w:r>
    </w:p>
    <w:p w14:paraId="6A60AEF1" w14:textId="77777777" w:rsidR="00E80032" w:rsidRPr="00903DBA" w:rsidRDefault="00E80032" w:rsidP="00E80032">
      <w:pPr>
        <w:pStyle w:val="Code"/>
      </w:pPr>
      <w:r w:rsidRPr="00903DBA">
        <w:t xml:space="preserve">    printf("Path not found.\n");</w:t>
      </w:r>
    </w:p>
    <w:p w14:paraId="1A24315D" w14:textId="77777777" w:rsidR="00E80032" w:rsidRPr="00903DBA" w:rsidRDefault="00E80032" w:rsidP="00E80032">
      <w:pPr>
        <w:pStyle w:val="Code"/>
      </w:pPr>
      <w:r w:rsidRPr="00903DBA">
        <w:t xml:space="preserve">    return EXIT_FAILURE;</w:t>
      </w:r>
    </w:p>
    <w:p w14:paraId="79868024" w14:textId="77777777" w:rsidR="00E80032" w:rsidRPr="00903DBA" w:rsidRDefault="00E80032" w:rsidP="00E80032">
      <w:pPr>
        <w:pStyle w:val="Code"/>
      </w:pPr>
      <w:r w:rsidRPr="00903DBA">
        <w:t xml:space="preserve">  }</w:t>
      </w:r>
    </w:p>
    <w:p w14:paraId="37EEF098" w14:textId="77777777" w:rsidR="00E80032" w:rsidRPr="00903DBA" w:rsidRDefault="00E80032" w:rsidP="00E80032">
      <w:pPr>
        <w:pStyle w:val="Code"/>
      </w:pPr>
      <w:r w:rsidRPr="00903DBA">
        <w:t>}</w:t>
      </w:r>
    </w:p>
    <w:p w14:paraId="6490D973" w14:textId="77777777" w:rsidR="00E80032" w:rsidRPr="00903DBA" w:rsidRDefault="00E80032" w:rsidP="007C7CB2">
      <w:pPr>
        <w:pStyle w:val="Rubrik3"/>
      </w:pPr>
      <w:bookmarkStart w:id="823" w:name="_Toc323656733"/>
      <w:bookmarkStart w:id="824" w:name="_Toc324085471"/>
      <w:bookmarkStart w:id="825" w:name="_Toc383781123"/>
      <w:bookmarkStart w:id="826" w:name="_Ref383865473"/>
      <w:bookmarkStart w:id="827" w:name="_Ref383865556"/>
      <w:bookmarkStart w:id="828" w:name="_Toc57656232"/>
      <w:r w:rsidRPr="00903DBA">
        <w:t>Searching and Sorting</w:t>
      </w:r>
      <w:bookmarkEnd w:id="823"/>
      <w:bookmarkEnd w:id="824"/>
      <w:bookmarkEnd w:id="825"/>
      <w:bookmarkEnd w:id="826"/>
      <w:bookmarkEnd w:id="827"/>
      <w:bookmarkEnd w:id="828"/>
    </w:p>
    <w:p w14:paraId="23F2EFA3" w14:textId="77777777" w:rsidR="00E80032" w:rsidRPr="00903DBA" w:rsidRDefault="00E80032" w:rsidP="00E80032">
      <w:r w:rsidRPr="00903DBA">
        <w:t xml:space="preserve">The </w:t>
      </w:r>
      <w:proofErr w:type="spellStart"/>
      <w:r w:rsidRPr="00903DBA">
        <w:rPr>
          <w:rStyle w:val="CodeInText0"/>
        </w:rPr>
        <w:t>bsearch</w:t>
      </w:r>
      <w:proofErr w:type="spellEnd"/>
      <w:r w:rsidRPr="00903DBA">
        <w:t xml:space="preserve"> function performs a binary search through a sorted list of values. We need to add a pointer function parameter specifying a function comparing two values.</w:t>
      </w:r>
    </w:p>
    <w:p w14:paraId="39E01868" w14:textId="5762C113" w:rsidR="00E80032" w:rsidRPr="00903DBA" w:rsidRDefault="00E80032" w:rsidP="00E80032">
      <w:pPr>
        <w:pStyle w:val="Code"/>
      </w:pPr>
      <w:r w:rsidRPr="00903DBA">
        <w:rPr>
          <w:color w:val="000000" w:themeColor="text1"/>
          <w:rPrChange w:id="829" w:author="Stefan Björnander" w:date="2012-05-06T21:51:00Z">
            <w:rPr>
              <w:color w:val="0000FF"/>
            </w:rPr>
          </w:rPrChange>
        </w:rPr>
        <w:t>#include</w:t>
      </w:r>
      <w:r w:rsidRPr="00903DBA">
        <w:t xml:space="preserve"> </w:t>
      </w:r>
      <w:r w:rsidR="00EF337F" w:rsidRPr="00903DBA">
        <w:t>&lt;stdlib.h&gt;</w:t>
      </w:r>
    </w:p>
    <w:p w14:paraId="65151F9A" w14:textId="77777777" w:rsidR="00E80032" w:rsidRPr="00903DBA" w:rsidRDefault="00E80032" w:rsidP="00E80032">
      <w:pPr>
        <w:pStyle w:val="Code"/>
      </w:pPr>
    </w:p>
    <w:p w14:paraId="766A3E45" w14:textId="77777777" w:rsidR="00E80032" w:rsidRPr="00903DBA" w:rsidRDefault="00E80032" w:rsidP="00E80032">
      <w:pPr>
        <w:pStyle w:val="Code"/>
      </w:pPr>
      <w:r w:rsidRPr="00903DBA">
        <w:rPr>
          <w:color w:val="000000" w:themeColor="text1"/>
          <w:rPrChange w:id="830" w:author="Stefan Björnander" w:date="2012-05-06T21:51:00Z">
            <w:rPr>
              <w:color w:val="0000FF"/>
            </w:rPr>
          </w:rPrChange>
        </w:rPr>
        <w:t>int</w:t>
      </w:r>
      <w:r w:rsidRPr="00903DBA">
        <w:t xml:space="preserve"> CompareIntegers(</w:t>
      </w:r>
      <w:r w:rsidRPr="00903DBA">
        <w:rPr>
          <w:color w:val="000000" w:themeColor="text1"/>
          <w:rPrChange w:id="831" w:author="Stefan Björnander" w:date="2012-05-06T21:51:00Z">
            <w:rPr>
              <w:color w:val="0000FF"/>
            </w:rPr>
          </w:rPrChange>
        </w:rPr>
        <w:t>const</w:t>
      </w:r>
      <w:r w:rsidRPr="00903DBA">
        <w:t xml:space="preserve"> </w:t>
      </w:r>
      <w:r w:rsidRPr="00903DBA">
        <w:rPr>
          <w:color w:val="000000" w:themeColor="text1"/>
          <w:rPrChange w:id="832" w:author="Stefan Björnander" w:date="2012-05-06T21:51:00Z">
            <w:rPr>
              <w:color w:val="0000FF"/>
            </w:rPr>
          </w:rPrChange>
        </w:rPr>
        <w:t>int</w:t>
      </w:r>
      <w:r w:rsidRPr="00903DBA">
        <w:t xml:space="preserve">* intPtr1, </w:t>
      </w:r>
      <w:r w:rsidRPr="00903DBA">
        <w:rPr>
          <w:color w:val="000000" w:themeColor="text1"/>
          <w:rPrChange w:id="833" w:author="Stefan Björnander" w:date="2012-05-06T21:51:00Z">
            <w:rPr>
              <w:color w:val="0000FF"/>
            </w:rPr>
          </w:rPrChange>
        </w:rPr>
        <w:t>const</w:t>
      </w:r>
      <w:r w:rsidRPr="00903DBA">
        <w:t xml:space="preserve"> </w:t>
      </w:r>
      <w:r w:rsidRPr="00903DBA">
        <w:rPr>
          <w:color w:val="000000" w:themeColor="text1"/>
          <w:rPrChange w:id="834" w:author="Stefan Björnander" w:date="2012-05-06T21:51:00Z">
            <w:rPr>
              <w:color w:val="0000FF"/>
            </w:rPr>
          </w:rPrChange>
        </w:rPr>
        <w:t>int</w:t>
      </w:r>
      <w:r w:rsidRPr="00903DBA">
        <w:t>* intPtr2) {</w:t>
      </w:r>
    </w:p>
    <w:p w14:paraId="64E3C969" w14:textId="77777777" w:rsidR="00E80032" w:rsidRPr="00903DBA" w:rsidRDefault="00E80032" w:rsidP="00E80032">
      <w:pPr>
        <w:pStyle w:val="Code"/>
      </w:pPr>
      <w:r w:rsidRPr="00903DBA">
        <w:t xml:space="preserve">  return (*intPtr1 &lt; *intPtr2) ? -1 : (((*intPtr1 &gt; *intPtr2) ? 1 : 0));</w:t>
      </w:r>
    </w:p>
    <w:p w14:paraId="11B2B42A" w14:textId="77777777" w:rsidR="00E80032" w:rsidRPr="00903DBA" w:rsidRDefault="00E80032" w:rsidP="00E80032">
      <w:pPr>
        <w:pStyle w:val="Code"/>
      </w:pPr>
      <w:r w:rsidRPr="00903DBA">
        <w:t>}</w:t>
      </w:r>
    </w:p>
    <w:p w14:paraId="0FB65BC5" w14:textId="77777777" w:rsidR="00E80032" w:rsidRPr="00903DBA" w:rsidRDefault="00E80032" w:rsidP="00E80032">
      <w:pPr>
        <w:pStyle w:val="Code"/>
      </w:pPr>
    </w:p>
    <w:p w14:paraId="61EB43FF" w14:textId="77777777" w:rsidR="00E80032" w:rsidRPr="00903DBA" w:rsidRDefault="00E80032" w:rsidP="00E80032">
      <w:pPr>
        <w:pStyle w:val="Code"/>
      </w:pPr>
      <w:r w:rsidRPr="00903DBA">
        <w:rPr>
          <w:color w:val="000000" w:themeColor="text1"/>
          <w:rPrChange w:id="835" w:author="Stefan Björnander" w:date="2012-05-06T21:51:00Z">
            <w:rPr>
              <w:color w:val="0000FF"/>
            </w:rPr>
          </w:rPrChange>
        </w:rPr>
        <w:t>void</w:t>
      </w:r>
      <w:r w:rsidRPr="00903DBA">
        <w:t xml:space="preserve"> main() {</w:t>
      </w:r>
    </w:p>
    <w:p w14:paraId="199C66A7" w14:textId="77777777" w:rsidR="00E80032" w:rsidRPr="00903DBA" w:rsidRDefault="00E80032" w:rsidP="00E80032">
      <w:pPr>
        <w:pStyle w:val="Code"/>
      </w:pPr>
      <w:r w:rsidRPr="00903DBA">
        <w:t xml:space="preserve">  int intArray[] = {1, 2, 3, 4, 5, 6, 7, 8, 9, 10},</w:t>
      </w:r>
    </w:p>
    <w:p w14:paraId="201AE66B" w14:textId="77777777" w:rsidR="00E80032" w:rsidRPr="00903DBA" w:rsidRDefault="00E80032" w:rsidP="00E80032">
      <w:pPr>
        <w:pStyle w:val="Code"/>
      </w:pPr>
      <w:r w:rsidRPr="00903DBA">
        <w:t xml:space="preserve">      arraySize = sizeof intArray / </w:t>
      </w:r>
      <w:r w:rsidRPr="00903DBA">
        <w:rPr>
          <w:color w:val="000000" w:themeColor="text1"/>
          <w:rPrChange w:id="836" w:author="Stefan Björnander" w:date="2012-05-06T21:51:00Z">
            <w:rPr>
              <w:color w:val="0000FF"/>
            </w:rPr>
          </w:rPrChange>
        </w:rPr>
        <w:t>sizeof</w:t>
      </w:r>
      <w:r w:rsidRPr="00903DBA">
        <w:t xml:space="preserve"> intArray[0],</w:t>
      </w:r>
    </w:p>
    <w:p w14:paraId="430650DE" w14:textId="77777777" w:rsidR="00E80032" w:rsidRPr="00903DBA" w:rsidRDefault="00E80032" w:rsidP="00E80032">
      <w:pPr>
        <w:pStyle w:val="Code"/>
      </w:pPr>
      <w:r w:rsidRPr="00903DBA">
        <w:t xml:space="preserve">      value = 6;</w:t>
      </w:r>
    </w:p>
    <w:p w14:paraId="64591EC0" w14:textId="77777777" w:rsidR="00E80032" w:rsidRPr="00903DBA" w:rsidRDefault="00E80032" w:rsidP="00E80032">
      <w:pPr>
        <w:pStyle w:val="Code"/>
      </w:pPr>
    </w:p>
    <w:p w14:paraId="49FD9E3D" w14:textId="77777777" w:rsidR="00E80032" w:rsidRPr="00903DBA" w:rsidRDefault="00E80032" w:rsidP="00E80032">
      <w:pPr>
        <w:pStyle w:val="Code"/>
      </w:pPr>
      <w:r w:rsidRPr="00903DBA">
        <w:t xml:space="preserve">  int* resultPtr = bsearch(&amp;value, intArray, arraySize,</w:t>
      </w:r>
    </w:p>
    <w:p w14:paraId="21AC78FB" w14:textId="77777777" w:rsidR="00E80032" w:rsidRPr="00903DBA" w:rsidRDefault="00E80032" w:rsidP="00E80032">
      <w:pPr>
        <w:pStyle w:val="Code"/>
      </w:pPr>
      <w:r w:rsidRPr="00903DBA">
        <w:t xml:space="preserve">                           sizeof (</w:t>
      </w:r>
      <w:r w:rsidRPr="00903DBA">
        <w:rPr>
          <w:color w:val="000000" w:themeColor="text1"/>
          <w:rPrChange w:id="837" w:author="Stefan Björnander" w:date="2012-05-06T21:51:00Z">
            <w:rPr>
              <w:color w:val="0000FF"/>
            </w:rPr>
          </w:rPrChange>
        </w:rPr>
        <w:t>int</w:t>
      </w:r>
      <w:r w:rsidRPr="00903DBA">
        <w:t xml:space="preserve">), &amp;CompareIntegers); </w:t>
      </w:r>
    </w:p>
    <w:p w14:paraId="70AA0175" w14:textId="77777777" w:rsidR="00E80032" w:rsidRPr="00903DBA" w:rsidRDefault="00E80032" w:rsidP="00E80032">
      <w:pPr>
        <w:pStyle w:val="Code"/>
      </w:pPr>
    </w:p>
    <w:p w14:paraId="4506E242" w14:textId="77777777" w:rsidR="00E80032" w:rsidRPr="00903DBA" w:rsidRDefault="00E80032" w:rsidP="00E80032">
      <w:pPr>
        <w:pStyle w:val="Code"/>
      </w:pPr>
      <w:r w:rsidRPr="00903DBA">
        <w:t xml:space="preserve">  if (resultPtr != NULL) {</w:t>
      </w:r>
    </w:p>
    <w:p w14:paraId="3422E873" w14:textId="77777777" w:rsidR="00E80032" w:rsidRPr="00903DBA" w:rsidRDefault="00E80032" w:rsidP="00E80032">
      <w:pPr>
        <w:pStyle w:val="Code"/>
      </w:pPr>
      <w:r w:rsidRPr="00903DBA">
        <w:t xml:space="preserve">    int index = ((</w:t>
      </w:r>
      <w:r w:rsidRPr="00903DBA">
        <w:rPr>
          <w:color w:val="000000" w:themeColor="text1"/>
          <w:rPrChange w:id="838" w:author="Stefan Björnander" w:date="2012-05-06T21:51:00Z">
            <w:rPr>
              <w:color w:val="0000FF"/>
            </w:rPr>
          </w:rPrChange>
        </w:rPr>
        <w:t>int</w:t>
      </w:r>
      <w:r w:rsidRPr="00903DBA">
        <w:t>*) resultPtr) - intArray;</w:t>
      </w:r>
    </w:p>
    <w:p w14:paraId="3A3C61E3" w14:textId="77777777" w:rsidR="00E80032" w:rsidRPr="00903DBA" w:rsidRDefault="00E80032" w:rsidP="00E80032">
      <w:pPr>
        <w:pStyle w:val="Code"/>
      </w:pPr>
      <w:r w:rsidRPr="00903DBA">
        <w:t xml:space="preserve">    printf("Index %d.\n", index);</w:t>
      </w:r>
    </w:p>
    <w:p w14:paraId="398420B3" w14:textId="77777777" w:rsidR="00E80032" w:rsidRPr="00903DBA" w:rsidRDefault="00E80032" w:rsidP="00E80032">
      <w:pPr>
        <w:pStyle w:val="Code"/>
      </w:pPr>
      <w:r w:rsidRPr="00903DBA">
        <w:t xml:space="preserve">  }</w:t>
      </w:r>
    </w:p>
    <w:p w14:paraId="1CE747B3" w14:textId="77777777" w:rsidR="00E80032" w:rsidRPr="00903DBA" w:rsidRDefault="00E80032" w:rsidP="00E80032">
      <w:pPr>
        <w:pStyle w:val="Code"/>
      </w:pPr>
      <w:r w:rsidRPr="00903DBA">
        <w:t xml:space="preserve">  else {</w:t>
      </w:r>
    </w:p>
    <w:p w14:paraId="6FB65B3E" w14:textId="77777777" w:rsidR="00E80032" w:rsidRPr="00903DBA" w:rsidRDefault="00E80032" w:rsidP="00E80032">
      <w:pPr>
        <w:pStyle w:val="Code"/>
      </w:pPr>
      <w:r w:rsidRPr="00903DBA">
        <w:t xml:space="preserve">    printf("Not found.\n");</w:t>
      </w:r>
    </w:p>
    <w:p w14:paraId="41D742B9" w14:textId="77777777" w:rsidR="00E80032" w:rsidRPr="00903DBA" w:rsidRDefault="00E80032" w:rsidP="00E80032">
      <w:pPr>
        <w:pStyle w:val="Code"/>
      </w:pPr>
      <w:r w:rsidRPr="00903DBA">
        <w:t xml:space="preserve">  }</w:t>
      </w:r>
    </w:p>
    <w:p w14:paraId="7A278DF1" w14:textId="77777777" w:rsidR="00E80032" w:rsidRPr="00903DBA" w:rsidRDefault="00E80032" w:rsidP="00E80032">
      <w:pPr>
        <w:pStyle w:val="Code"/>
      </w:pPr>
      <w:r w:rsidRPr="00903DBA">
        <w:lastRenderedPageBreak/>
        <w:t>}</w:t>
      </w:r>
    </w:p>
    <w:p w14:paraId="5A7D557A" w14:textId="77777777" w:rsidR="00E80032" w:rsidRPr="00903DBA" w:rsidRDefault="00E80032" w:rsidP="00E80032">
      <w:r w:rsidRPr="00903DBA">
        <w:t xml:space="preserve">There is also the </w:t>
      </w:r>
      <w:proofErr w:type="spellStart"/>
      <w:r w:rsidRPr="00903DBA">
        <w:rPr>
          <w:rStyle w:val="CodeInText0"/>
        </w:rPr>
        <w:t>qsort</w:t>
      </w:r>
      <w:proofErr w:type="spellEnd"/>
      <w:r w:rsidRPr="00903DBA">
        <w:t xml:space="preserve"> function that performs a fast sorting.</w:t>
      </w:r>
    </w:p>
    <w:p w14:paraId="15451E23" w14:textId="4AB0E247" w:rsidR="00E80032" w:rsidRPr="00903DBA" w:rsidRDefault="00E80032" w:rsidP="00E80032">
      <w:pPr>
        <w:pStyle w:val="Code"/>
      </w:pPr>
      <w:r w:rsidRPr="00903DBA">
        <w:rPr>
          <w:color w:val="000000" w:themeColor="text1"/>
          <w:rPrChange w:id="839" w:author="Stefan Björnander" w:date="2012-05-06T21:51:00Z">
            <w:rPr>
              <w:color w:val="0000FF"/>
            </w:rPr>
          </w:rPrChange>
        </w:rPr>
        <w:t>#include</w:t>
      </w:r>
      <w:r w:rsidRPr="00903DBA">
        <w:t xml:space="preserve"> </w:t>
      </w:r>
      <w:r w:rsidR="00EF337F" w:rsidRPr="00903DBA">
        <w:t>&lt;stdlib.h&gt;</w:t>
      </w:r>
    </w:p>
    <w:p w14:paraId="17A1DF03" w14:textId="77777777" w:rsidR="00E80032" w:rsidRPr="00903DBA" w:rsidRDefault="00E80032" w:rsidP="00E80032">
      <w:pPr>
        <w:pStyle w:val="Code"/>
      </w:pPr>
    </w:p>
    <w:p w14:paraId="37F535B4" w14:textId="77777777" w:rsidR="00E80032" w:rsidRPr="00903DBA" w:rsidRDefault="00E80032" w:rsidP="00E80032">
      <w:pPr>
        <w:pStyle w:val="Code"/>
      </w:pPr>
      <w:r w:rsidRPr="00903DBA">
        <w:rPr>
          <w:color w:val="000000" w:themeColor="text1"/>
          <w:rPrChange w:id="840" w:author="Stefan Björnander" w:date="2012-05-06T21:51:00Z">
            <w:rPr>
              <w:color w:val="0000FF"/>
            </w:rPr>
          </w:rPrChange>
        </w:rPr>
        <w:t>void</w:t>
      </w:r>
      <w:r w:rsidRPr="00903DBA">
        <w:t xml:space="preserve"> main() {</w:t>
      </w:r>
    </w:p>
    <w:p w14:paraId="551A1C65" w14:textId="77777777" w:rsidR="00E80032" w:rsidRPr="00903DBA" w:rsidRDefault="00E80032" w:rsidP="00E80032">
      <w:pPr>
        <w:pStyle w:val="Code"/>
      </w:pPr>
      <w:r w:rsidRPr="00903DBA">
        <w:t xml:space="preserve">  int index, intArray[] = {7, 2, 5, 9, 3, 1, 10, 8, 4, 6},</w:t>
      </w:r>
    </w:p>
    <w:p w14:paraId="65C03F02" w14:textId="77777777" w:rsidR="00E80032" w:rsidRPr="00903DBA" w:rsidRDefault="00E80032" w:rsidP="00E80032">
      <w:pPr>
        <w:pStyle w:val="Code"/>
      </w:pPr>
      <w:r w:rsidRPr="00903DBA">
        <w:t xml:space="preserve">      arraySize = sizeof intArray / </w:t>
      </w:r>
      <w:r w:rsidRPr="00903DBA">
        <w:rPr>
          <w:color w:val="000000" w:themeColor="text1"/>
          <w:rPrChange w:id="841" w:author="Stefan Björnander" w:date="2012-05-06T21:51:00Z">
            <w:rPr>
              <w:color w:val="0000FF"/>
            </w:rPr>
          </w:rPrChange>
        </w:rPr>
        <w:t>sizeof</w:t>
      </w:r>
      <w:r w:rsidRPr="00903DBA">
        <w:t xml:space="preserve"> intArray[0],</w:t>
      </w:r>
    </w:p>
    <w:p w14:paraId="1B3E1448" w14:textId="77777777" w:rsidR="00E80032" w:rsidRPr="00903DBA" w:rsidRDefault="00E80032" w:rsidP="00E80032">
      <w:pPr>
        <w:pStyle w:val="Code"/>
      </w:pPr>
      <w:r w:rsidRPr="00903DBA">
        <w:t xml:space="preserve">      key = 5;</w:t>
      </w:r>
    </w:p>
    <w:p w14:paraId="379CDEDB" w14:textId="77777777" w:rsidR="00E80032" w:rsidRPr="00903DBA" w:rsidRDefault="00E80032" w:rsidP="00E80032">
      <w:pPr>
        <w:pStyle w:val="Code"/>
      </w:pPr>
    </w:p>
    <w:p w14:paraId="181E4317" w14:textId="77777777" w:rsidR="00E80032" w:rsidRPr="00903DBA" w:rsidRDefault="00E80032" w:rsidP="00E80032">
      <w:pPr>
        <w:pStyle w:val="Code"/>
      </w:pPr>
      <w:r w:rsidRPr="00903DBA">
        <w:t xml:space="preserve">  qsort(intArray, arraySize, sizeof (</w:t>
      </w:r>
      <w:r w:rsidRPr="00903DBA">
        <w:rPr>
          <w:color w:val="000000" w:themeColor="text1"/>
          <w:rPrChange w:id="842" w:author="Stefan Björnander" w:date="2012-05-06T21:51:00Z">
            <w:rPr>
              <w:color w:val="0000FF"/>
            </w:rPr>
          </w:rPrChange>
        </w:rPr>
        <w:t>int</w:t>
      </w:r>
      <w:r w:rsidRPr="00903DBA">
        <w:t>), &amp;CompareIntegers);</w:t>
      </w:r>
    </w:p>
    <w:p w14:paraId="5C00806D" w14:textId="77777777" w:rsidR="00E80032" w:rsidRPr="00903DBA" w:rsidRDefault="00E80032" w:rsidP="00E80032">
      <w:pPr>
        <w:pStyle w:val="Code"/>
      </w:pPr>
    </w:p>
    <w:p w14:paraId="1A4BC2D9" w14:textId="77777777" w:rsidR="00E80032" w:rsidRPr="00903DBA" w:rsidRDefault="00E80032" w:rsidP="00E80032">
      <w:pPr>
        <w:pStyle w:val="Code"/>
      </w:pPr>
      <w:r w:rsidRPr="00903DBA">
        <w:t xml:space="preserve">  for (index = 0; index &lt; arraySize; ++index) {</w:t>
      </w:r>
    </w:p>
    <w:p w14:paraId="677EABDD" w14:textId="77777777" w:rsidR="00E80032" w:rsidRPr="00903DBA" w:rsidRDefault="00E80032" w:rsidP="00E80032">
      <w:pPr>
        <w:pStyle w:val="Code"/>
      </w:pPr>
      <w:r w:rsidRPr="00903DBA">
        <w:t xml:space="preserve">    printf("%d\n", intArray[index]);</w:t>
      </w:r>
    </w:p>
    <w:p w14:paraId="01941D7F" w14:textId="77777777" w:rsidR="00E80032" w:rsidRPr="00903DBA" w:rsidRDefault="00E80032" w:rsidP="00E80032">
      <w:pPr>
        <w:pStyle w:val="Code"/>
      </w:pPr>
      <w:r w:rsidRPr="00903DBA">
        <w:t xml:space="preserve">  }</w:t>
      </w:r>
    </w:p>
    <w:p w14:paraId="2A3C4D4E" w14:textId="77777777" w:rsidR="00E80032" w:rsidRPr="00903DBA" w:rsidRDefault="00E80032" w:rsidP="00E80032">
      <w:pPr>
        <w:pStyle w:val="Code"/>
      </w:pPr>
      <w:r w:rsidRPr="00903DBA">
        <w:t>}</w:t>
      </w:r>
    </w:p>
    <w:p w14:paraId="666E7DB4" w14:textId="77777777" w:rsidR="00E80032" w:rsidRPr="00903DBA" w:rsidRDefault="00E80032" w:rsidP="007C7CB2">
      <w:pPr>
        <w:pStyle w:val="Rubrik3"/>
      </w:pPr>
      <w:bookmarkStart w:id="843" w:name="_Toc323656734"/>
      <w:bookmarkStart w:id="844" w:name="_Toc324085472"/>
      <w:bookmarkStart w:id="845" w:name="_Toc383781124"/>
      <w:bookmarkStart w:id="846" w:name="_Toc57656233"/>
      <w:r w:rsidRPr="00903DBA">
        <w:t xml:space="preserve">Functions with </w:t>
      </w:r>
      <w:bookmarkStart w:id="847" w:name="_Toc320485620"/>
      <w:r w:rsidRPr="00903DBA">
        <w:t>Variable Number of Parameters</w:t>
      </w:r>
      <w:bookmarkEnd w:id="843"/>
      <w:bookmarkEnd w:id="844"/>
      <w:bookmarkEnd w:id="845"/>
      <w:bookmarkEnd w:id="847"/>
      <w:bookmarkEnd w:id="846"/>
    </w:p>
    <w:p w14:paraId="37D95BF6" w14:textId="77777777" w:rsidR="00E80032" w:rsidRPr="00903DBA" w:rsidRDefault="00E80032" w:rsidP="00E80032">
      <w:r w:rsidRPr="00903DBA">
        <w:t xml:space="preserve">In C, there is possible to define functions with a variable number of parameters (such as </w:t>
      </w:r>
      <w:proofErr w:type="spellStart"/>
      <w:r w:rsidRPr="00903DBA">
        <w:rPr>
          <w:rStyle w:val="CodeInText0"/>
        </w:rPr>
        <w:t>printf</w:t>
      </w:r>
      <w:proofErr w:type="spellEnd"/>
      <w:r w:rsidRPr="00903DBA">
        <w:t xml:space="preserve"> and </w:t>
      </w:r>
      <w:proofErr w:type="spellStart"/>
      <w:r w:rsidRPr="00903DBA">
        <w:rPr>
          <w:rStyle w:val="CodeInText0"/>
        </w:rPr>
        <w:t>scanf</w:t>
      </w:r>
      <w:proofErr w:type="spellEnd"/>
      <w:r w:rsidRPr="00903DBA">
        <w:t xml:space="preserve">). One condition is that the function has at least one regular parameter </w:t>
      </w:r>
      <w:proofErr w:type="gramStart"/>
      <w:r w:rsidRPr="00903DBA">
        <w:t>in order for</w:t>
      </w:r>
      <w:proofErr w:type="gramEnd"/>
      <w:r w:rsidRPr="00903DBA">
        <w:t xml:space="preserve"> the </w:t>
      </w:r>
      <w:proofErr w:type="spellStart"/>
      <w:r w:rsidRPr="00903DBA">
        <w:rPr>
          <w:rStyle w:val="CodeInText0"/>
        </w:rPr>
        <w:t>va_start</w:t>
      </w:r>
      <w:proofErr w:type="spellEnd"/>
      <w:r w:rsidRPr="00903DBA">
        <w:t xml:space="preserve"> macro to hook up to. The </w:t>
      </w:r>
      <w:proofErr w:type="spellStart"/>
      <w:r w:rsidRPr="00903DBA">
        <w:rPr>
          <w:rStyle w:val="CodeInText0"/>
        </w:rPr>
        <w:t>va_arg</w:t>
      </w:r>
      <w:proofErr w:type="spellEnd"/>
      <w:r w:rsidRPr="00903DBA">
        <w:t xml:space="preserve"> macro reads the arguments and the </w:t>
      </w:r>
      <w:proofErr w:type="spellStart"/>
      <w:r w:rsidRPr="00903DBA">
        <w:rPr>
          <w:rStyle w:val="CodeInText0"/>
        </w:rPr>
        <w:t>va_end</w:t>
      </w:r>
      <w:proofErr w:type="spellEnd"/>
      <w:r w:rsidRPr="00903DBA">
        <w:t xml:space="preserve"> macro ends the reading. Note that the macros do not give any information about the number or types of the arguments. In the following code, we use the first argument </w:t>
      </w:r>
      <w:r w:rsidRPr="00903DBA">
        <w:rPr>
          <w:rStyle w:val="CodeInText0"/>
        </w:rPr>
        <w:t>count</w:t>
      </w:r>
      <w:r w:rsidRPr="00903DBA">
        <w:t xml:space="preserve"> to count the number of arguments thereafter.</w:t>
      </w:r>
    </w:p>
    <w:p w14:paraId="28A9CE60" w14:textId="77777777" w:rsidR="00E80032" w:rsidRPr="00903DBA" w:rsidRDefault="00E80032" w:rsidP="00E80032">
      <w:pPr>
        <w:pStyle w:val="Code"/>
      </w:pPr>
      <w:r w:rsidRPr="00903DBA">
        <w:t>#include &lt;stdio.h&gt;</w:t>
      </w:r>
    </w:p>
    <w:p w14:paraId="155F02D5" w14:textId="6DABC193" w:rsidR="00E80032" w:rsidRPr="00903DBA" w:rsidRDefault="00E80032" w:rsidP="00E80032">
      <w:pPr>
        <w:pStyle w:val="Code"/>
      </w:pPr>
      <w:r w:rsidRPr="00903DBA">
        <w:t xml:space="preserve">#include </w:t>
      </w:r>
      <w:r w:rsidR="00EF337F" w:rsidRPr="00903DBA">
        <w:t>&lt;stdarg.h&gt;</w:t>
      </w:r>
    </w:p>
    <w:p w14:paraId="78FC6391" w14:textId="77777777" w:rsidR="00E80032" w:rsidRPr="00903DBA" w:rsidRDefault="00E80032" w:rsidP="00E80032">
      <w:pPr>
        <w:pStyle w:val="Code"/>
      </w:pPr>
    </w:p>
    <w:p w14:paraId="0584A8BE" w14:textId="77777777" w:rsidR="00E80032" w:rsidRPr="00903DBA" w:rsidRDefault="00E80032" w:rsidP="00E80032">
      <w:pPr>
        <w:pStyle w:val="Code"/>
      </w:pPr>
      <w:r w:rsidRPr="00903DBA">
        <w:t>void Print(int count, ...) {</w:t>
      </w:r>
    </w:p>
    <w:p w14:paraId="4D4A2643" w14:textId="77777777" w:rsidR="00E80032" w:rsidRPr="00903DBA" w:rsidRDefault="00E80032" w:rsidP="00E80032">
      <w:pPr>
        <w:pStyle w:val="Code"/>
      </w:pPr>
      <w:r w:rsidRPr="00903DBA">
        <w:t xml:space="preserve">  va_list arg_list;</w:t>
      </w:r>
    </w:p>
    <w:p w14:paraId="30AABCBF" w14:textId="77777777" w:rsidR="00E80032" w:rsidRPr="00903DBA" w:rsidRDefault="00E80032" w:rsidP="00E80032">
      <w:pPr>
        <w:pStyle w:val="Code"/>
      </w:pPr>
      <w:r w:rsidRPr="00903DBA">
        <w:t xml:space="preserve">  va_start(arg_list, count);</w:t>
      </w:r>
    </w:p>
    <w:p w14:paraId="2117AE26" w14:textId="77777777" w:rsidR="00E80032" w:rsidRPr="00903DBA" w:rsidRDefault="00E80032" w:rsidP="00E80032">
      <w:pPr>
        <w:pStyle w:val="Code"/>
      </w:pPr>
    </w:p>
    <w:p w14:paraId="2480BB94" w14:textId="77777777" w:rsidR="00E80032" w:rsidRPr="00903DBA" w:rsidRDefault="00E80032" w:rsidP="00E80032">
      <w:pPr>
        <w:pStyle w:val="Code"/>
      </w:pPr>
      <w:r w:rsidRPr="00903DBA">
        <w:t xml:space="preserve">  while (count &gt; 0) {</w:t>
      </w:r>
      <w:r w:rsidRPr="00903DBA">
        <w:cr/>
        <w:t xml:space="preserve">    int value = va_arg(arg_list, int);</w:t>
      </w:r>
    </w:p>
    <w:p w14:paraId="79A8D316" w14:textId="77777777" w:rsidR="00E80032" w:rsidRPr="00903DBA" w:rsidRDefault="00E80032" w:rsidP="00E80032">
      <w:pPr>
        <w:pStyle w:val="Code"/>
      </w:pPr>
      <w:r w:rsidRPr="00903DBA">
        <w:t xml:space="preserve">    printf("%d ", value);</w:t>
      </w:r>
    </w:p>
    <w:p w14:paraId="5CB6E748" w14:textId="77777777" w:rsidR="00E80032" w:rsidRPr="00903DBA" w:rsidRDefault="00E80032" w:rsidP="00E80032">
      <w:pPr>
        <w:pStyle w:val="Code"/>
      </w:pPr>
      <w:r w:rsidRPr="00903DBA">
        <w:t xml:space="preserve">    --count;</w:t>
      </w:r>
    </w:p>
    <w:p w14:paraId="6FD38B65" w14:textId="77777777" w:rsidR="00E80032" w:rsidRPr="00903DBA" w:rsidRDefault="00E80032" w:rsidP="00E80032">
      <w:pPr>
        <w:pStyle w:val="Code"/>
      </w:pPr>
      <w:r w:rsidRPr="00903DBA">
        <w:t xml:space="preserve">  }</w:t>
      </w:r>
    </w:p>
    <w:p w14:paraId="2197A485" w14:textId="77777777" w:rsidR="00E80032" w:rsidRPr="00903DBA" w:rsidRDefault="00E80032" w:rsidP="00E80032">
      <w:pPr>
        <w:pStyle w:val="Code"/>
      </w:pPr>
    </w:p>
    <w:p w14:paraId="518F3B7C" w14:textId="77777777" w:rsidR="00E80032" w:rsidRPr="00903DBA" w:rsidRDefault="00E80032" w:rsidP="00E80032">
      <w:pPr>
        <w:pStyle w:val="Code"/>
      </w:pPr>
      <w:r w:rsidRPr="00903DBA">
        <w:t xml:space="preserve">  printf("\n");</w:t>
      </w:r>
    </w:p>
    <w:p w14:paraId="7EE9F496" w14:textId="77777777" w:rsidR="00E80032" w:rsidRPr="00903DBA" w:rsidRDefault="00E80032" w:rsidP="00E80032">
      <w:pPr>
        <w:pStyle w:val="Code"/>
      </w:pPr>
      <w:r w:rsidRPr="00903DBA">
        <w:t xml:space="preserve">  va_end(arg_list);</w:t>
      </w:r>
    </w:p>
    <w:p w14:paraId="705917F3" w14:textId="77777777" w:rsidR="00E80032" w:rsidRPr="00903DBA" w:rsidRDefault="00E80032" w:rsidP="00E80032">
      <w:pPr>
        <w:pStyle w:val="Code"/>
      </w:pPr>
      <w:r w:rsidRPr="00903DBA">
        <w:t>}</w:t>
      </w:r>
    </w:p>
    <w:p w14:paraId="24F8B00D" w14:textId="77777777" w:rsidR="00E80032" w:rsidRPr="00903DBA" w:rsidRDefault="00E80032" w:rsidP="00E80032">
      <w:pPr>
        <w:pStyle w:val="Code"/>
      </w:pPr>
    </w:p>
    <w:p w14:paraId="7386B66A" w14:textId="77777777" w:rsidR="00E80032" w:rsidRPr="00903DBA" w:rsidRDefault="00E80032" w:rsidP="00E80032">
      <w:pPr>
        <w:pStyle w:val="Code"/>
      </w:pPr>
      <w:r w:rsidRPr="00903DBA">
        <w:t>void main(void) {</w:t>
      </w:r>
    </w:p>
    <w:p w14:paraId="1210FC98" w14:textId="77777777" w:rsidR="00E80032" w:rsidRPr="00903DBA" w:rsidRDefault="00E80032" w:rsidP="00E80032">
      <w:pPr>
        <w:pStyle w:val="Code"/>
      </w:pPr>
      <w:r w:rsidRPr="00903DBA">
        <w:t xml:space="preserve">  Print(1, 1);</w:t>
      </w:r>
    </w:p>
    <w:p w14:paraId="30B6FEE7" w14:textId="77777777" w:rsidR="00E80032" w:rsidRPr="00903DBA" w:rsidRDefault="00E80032" w:rsidP="00E80032">
      <w:pPr>
        <w:pStyle w:val="Code"/>
      </w:pPr>
      <w:r w:rsidRPr="00903DBA">
        <w:t xml:space="preserve">  Print(2, 1, 2);</w:t>
      </w:r>
    </w:p>
    <w:p w14:paraId="775DB9C8" w14:textId="77777777" w:rsidR="00E80032" w:rsidRPr="00903DBA" w:rsidRDefault="00E80032" w:rsidP="00E80032">
      <w:pPr>
        <w:pStyle w:val="Code"/>
      </w:pPr>
      <w:r w:rsidRPr="00903DBA">
        <w:t xml:space="preserve">  Print(3, 1, 2, 3);</w:t>
      </w:r>
    </w:p>
    <w:p w14:paraId="61AD3400" w14:textId="77777777" w:rsidR="00E80032" w:rsidRPr="00903DBA" w:rsidRDefault="00E80032" w:rsidP="00E80032">
      <w:pPr>
        <w:pStyle w:val="Code"/>
      </w:pPr>
      <w:r w:rsidRPr="00903DBA">
        <w:t>}</w:t>
      </w:r>
    </w:p>
    <w:p w14:paraId="4CB0D810" w14:textId="77777777" w:rsidR="00E80032" w:rsidRPr="00903DBA" w:rsidRDefault="00E80032" w:rsidP="007C7CB2">
      <w:pPr>
        <w:pStyle w:val="Rubrik3"/>
      </w:pPr>
      <w:bookmarkStart w:id="848" w:name="_Toc323656735"/>
      <w:bookmarkStart w:id="849" w:name="_Toc324085473"/>
      <w:bookmarkStart w:id="850" w:name="_Toc383781125"/>
      <w:bookmarkStart w:id="851" w:name="_Toc57656234"/>
      <w:r w:rsidRPr="00903DBA">
        <w:t>String Management</w:t>
      </w:r>
      <w:bookmarkEnd w:id="848"/>
      <w:bookmarkEnd w:id="849"/>
      <w:bookmarkEnd w:id="850"/>
      <w:bookmarkEnd w:id="851"/>
    </w:p>
    <w:p w14:paraId="375DC584" w14:textId="77777777" w:rsidR="00E80032" w:rsidRPr="00903DBA" w:rsidRDefault="00E80032" w:rsidP="00E80032">
      <w:r w:rsidRPr="00903DBA">
        <w:t xml:space="preserve">There are several functions dealing with strings: </w:t>
      </w:r>
      <w:proofErr w:type="spellStart"/>
      <w:r w:rsidRPr="00903DBA">
        <w:rPr>
          <w:rStyle w:val="CodeInText0"/>
        </w:rPr>
        <w:t>strcpy</w:t>
      </w:r>
      <w:proofErr w:type="spellEnd"/>
      <w:r w:rsidRPr="00903DBA">
        <w:t xml:space="preserve"> copies a string; </w:t>
      </w:r>
      <w:proofErr w:type="spellStart"/>
      <w:r w:rsidRPr="00903DBA">
        <w:rPr>
          <w:rStyle w:val="CodeInText0"/>
        </w:rPr>
        <w:t>strcat</w:t>
      </w:r>
      <w:proofErr w:type="spellEnd"/>
      <w:r w:rsidRPr="00903DBA">
        <w:t xml:space="preserve"> adds a string; </w:t>
      </w:r>
      <w:proofErr w:type="spellStart"/>
      <w:r w:rsidRPr="00903DBA">
        <w:rPr>
          <w:rStyle w:val="CodeInText0"/>
        </w:rPr>
        <w:t>strlen</w:t>
      </w:r>
      <w:proofErr w:type="spellEnd"/>
      <w:r w:rsidRPr="00903DBA">
        <w:t xml:space="preserve"> gives the length of a string; </w:t>
      </w:r>
      <w:proofErr w:type="spellStart"/>
      <w:r w:rsidRPr="00903DBA">
        <w:rPr>
          <w:rStyle w:val="CodeInText0"/>
        </w:rPr>
        <w:t>strcmp</w:t>
      </w:r>
      <w:proofErr w:type="spellEnd"/>
      <w:r w:rsidRPr="00903DBA">
        <w:t xml:space="preserve"> compares two strings; </w:t>
      </w:r>
      <w:proofErr w:type="spellStart"/>
      <w:r w:rsidRPr="00903DBA">
        <w:rPr>
          <w:rStyle w:val="CodeInText0"/>
        </w:rPr>
        <w:t>strchr</w:t>
      </w:r>
      <w:proofErr w:type="spellEnd"/>
      <w:r w:rsidRPr="00903DBA">
        <w:t xml:space="preserve"> and </w:t>
      </w:r>
      <w:proofErr w:type="spellStart"/>
      <w:r w:rsidRPr="00903DBA">
        <w:rPr>
          <w:rStyle w:val="CodeInText0"/>
        </w:rPr>
        <w:t>strrchr</w:t>
      </w:r>
      <w:proofErr w:type="spellEnd"/>
      <w:r w:rsidRPr="00903DBA">
        <w:t xml:space="preserve"> gives the first and last occurrence of a character in a string. All functions look for the finishing null character (‘\0’), </w:t>
      </w:r>
      <w:proofErr w:type="spellStart"/>
      <w:r w:rsidRPr="00903DBA">
        <w:rPr>
          <w:rStyle w:val="CodeInText0"/>
        </w:rPr>
        <w:t>strcmp</w:t>
      </w:r>
      <w:proofErr w:type="spellEnd"/>
      <w:r w:rsidRPr="00903DBA">
        <w:t xml:space="preserve"> returns a value less than zero if the first string is smaller than second string, a value greater than zero if the second string is larger, and zero if they are equals. Note that the comparison continues until the finishing zero character </w:t>
      </w:r>
      <w:r w:rsidRPr="00903DBA">
        <w:lastRenderedPageBreak/>
        <w:t xml:space="preserve">has been found, even though the character arrays may be longer. As </w:t>
      </w:r>
      <w:proofErr w:type="spellStart"/>
      <w:r w:rsidRPr="00903DBA">
        <w:rPr>
          <w:rStyle w:val="CodeInText0"/>
        </w:rPr>
        <w:t>strchr</w:t>
      </w:r>
      <w:proofErr w:type="spellEnd"/>
      <w:r w:rsidRPr="00903DBA">
        <w:t xml:space="preserve"> and </w:t>
      </w:r>
      <w:proofErr w:type="spellStart"/>
      <w:r w:rsidRPr="00903DBA">
        <w:rPr>
          <w:rStyle w:val="CodeInText0"/>
        </w:rPr>
        <w:t>strrchr</w:t>
      </w:r>
      <w:proofErr w:type="spellEnd"/>
      <w:r w:rsidRPr="00903DBA">
        <w:t xml:space="preserve"> return a pointer to the found character (or null if it was not found), we can calculate the array index by subtracting the pointers.</w:t>
      </w:r>
    </w:p>
    <w:p w14:paraId="236F1B6B" w14:textId="77777777" w:rsidR="00E80032" w:rsidRPr="00903DBA" w:rsidRDefault="00E80032" w:rsidP="00E80032">
      <w:pPr>
        <w:pStyle w:val="Code"/>
      </w:pPr>
      <w:r w:rsidRPr="00903DBA">
        <w:rPr>
          <w:color w:val="000000" w:themeColor="text1"/>
          <w:rPrChange w:id="852" w:author="Stefan Björnander" w:date="2012-05-06T21:51:00Z">
            <w:rPr>
              <w:color w:val="0000FF"/>
            </w:rPr>
          </w:rPrChange>
        </w:rPr>
        <w:t>int</w:t>
      </w:r>
      <w:r w:rsidRPr="00903DBA">
        <w:t xml:space="preserve"> FirstIndexOf(char s[], </w:t>
      </w:r>
      <w:r w:rsidRPr="00903DBA">
        <w:rPr>
          <w:color w:val="000000" w:themeColor="text1"/>
          <w:rPrChange w:id="853" w:author="Stefan Björnander" w:date="2012-05-06T21:51:00Z">
            <w:rPr>
              <w:color w:val="0000FF"/>
            </w:rPr>
          </w:rPrChange>
        </w:rPr>
        <w:t>char</w:t>
      </w:r>
      <w:r w:rsidRPr="00903DBA">
        <w:t xml:space="preserve"> c) {</w:t>
      </w:r>
    </w:p>
    <w:p w14:paraId="787B8FC4" w14:textId="77777777" w:rsidR="00E80032" w:rsidRPr="00903DBA" w:rsidRDefault="00E80032" w:rsidP="00E80032">
      <w:pPr>
        <w:pStyle w:val="Code"/>
      </w:pPr>
      <w:r w:rsidRPr="00903DBA">
        <w:t xml:space="preserve">  char* p = strchr(s, c);</w:t>
      </w:r>
    </w:p>
    <w:p w14:paraId="37473F60" w14:textId="77777777" w:rsidR="00E80032" w:rsidRPr="00903DBA" w:rsidRDefault="00E80032" w:rsidP="00E80032">
      <w:pPr>
        <w:pStyle w:val="Code"/>
      </w:pPr>
      <w:r w:rsidRPr="00903DBA">
        <w:t xml:space="preserve">  return (p != NULL) ? (p - s) : -1;</w:t>
      </w:r>
    </w:p>
    <w:p w14:paraId="43571260" w14:textId="77777777" w:rsidR="00E80032" w:rsidRPr="00903DBA" w:rsidRDefault="00E80032" w:rsidP="00E80032">
      <w:pPr>
        <w:pStyle w:val="Code"/>
      </w:pPr>
      <w:r w:rsidRPr="00903DBA">
        <w:t>}</w:t>
      </w:r>
    </w:p>
    <w:p w14:paraId="7E68D82B" w14:textId="77777777" w:rsidR="00E80032" w:rsidRPr="00903DBA" w:rsidRDefault="00E80032" w:rsidP="00E80032">
      <w:pPr>
        <w:pStyle w:val="Code"/>
      </w:pPr>
    </w:p>
    <w:p w14:paraId="1739EE06" w14:textId="77777777" w:rsidR="00E80032" w:rsidRPr="00903DBA" w:rsidRDefault="00E80032" w:rsidP="00E80032">
      <w:pPr>
        <w:pStyle w:val="Code"/>
      </w:pPr>
      <w:r w:rsidRPr="00903DBA">
        <w:rPr>
          <w:color w:val="000000" w:themeColor="text1"/>
          <w:rPrChange w:id="854" w:author="Stefan Björnander" w:date="2012-05-06T21:51:00Z">
            <w:rPr>
              <w:color w:val="0000FF"/>
            </w:rPr>
          </w:rPrChange>
        </w:rPr>
        <w:t>int</w:t>
      </w:r>
      <w:r w:rsidRPr="00903DBA">
        <w:t xml:space="preserve"> LastIndexOf(</w:t>
      </w:r>
      <w:r w:rsidRPr="00903DBA">
        <w:rPr>
          <w:color w:val="000000" w:themeColor="text1"/>
          <w:rPrChange w:id="855" w:author="Stefan Björnander" w:date="2012-05-06T21:51:00Z">
            <w:rPr>
              <w:color w:val="0000FF"/>
            </w:rPr>
          </w:rPrChange>
        </w:rPr>
        <w:t>char</w:t>
      </w:r>
      <w:r w:rsidRPr="00903DBA">
        <w:t xml:space="preserve"> s[], </w:t>
      </w:r>
      <w:r w:rsidRPr="00903DBA">
        <w:rPr>
          <w:color w:val="000000" w:themeColor="text1"/>
          <w:rPrChange w:id="856" w:author="Stefan Björnander" w:date="2012-05-06T21:51:00Z">
            <w:rPr>
              <w:color w:val="0000FF"/>
            </w:rPr>
          </w:rPrChange>
        </w:rPr>
        <w:t>char</w:t>
      </w:r>
      <w:r w:rsidRPr="00903DBA">
        <w:t xml:space="preserve"> c) {</w:t>
      </w:r>
    </w:p>
    <w:p w14:paraId="246D0E29" w14:textId="77777777" w:rsidR="00E80032" w:rsidRPr="00903DBA" w:rsidRDefault="00E80032" w:rsidP="00E80032">
      <w:pPr>
        <w:pStyle w:val="Code"/>
      </w:pPr>
      <w:r w:rsidRPr="00903DBA">
        <w:t xml:space="preserve">  char* p = strrchr(s, c);</w:t>
      </w:r>
    </w:p>
    <w:p w14:paraId="06C4F44B" w14:textId="77777777" w:rsidR="00E80032" w:rsidRPr="00903DBA" w:rsidRDefault="00E80032" w:rsidP="00E80032">
      <w:pPr>
        <w:pStyle w:val="Code"/>
      </w:pPr>
      <w:r w:rsidRPr="00903DBA">
        <w:t xml:space="preserve">  return (p != NULL) ? (p - s) : -1;</w:t>
      </w:r>
    </w:p>
    <w:p w14:paraId="4CDC99F7" w14:textId="77777777" w:rsidR="00E80032" w:rsidRPr="00903DBA" w:rsidRDefault="00E80032" w:rsidP="00E80032">
      <w:pPr>
        <w:pStyle w:val="Code"/>
      </w:pPr>
      <w:r w:rsidRPr="00903DBA">
        <w:t>}</w:t>
      </w:r>
    </w:p>
    <w:p w14:paraId="460B85D3" w14:textId="77777777" w:rsidR="00E80032" w:rsidRPr="00903DBA" w:rsidRDefault="00E80032" w:rsidP="00E80032">
      <w:pPr>
        <w:pStyle w:val="Code"/>
      </w:pPr>
    </w:p>
    <w:p w14:paraId="4319DB79" w14:textId="77777777" w:rsidR="00E80032" w:rsidRPr="00903DBA" w:rsidRDefault="00E80032" w:rsidP="00E80032">
      <w:pPr>
        <w:pStyle w:val="Code"/>
      </w:pPr>
      <w:r w:rsidRPr="00903DBA">
        <w:t>void main(void) {</w:t>
      </w:r>
    </w:p>
    <w:p w14:paraId="52059968" w14:textId="77777777" w:rsidR="00E80032" w:rsidRPr="00903DBA" w:rsidRDefault="00E80032" w:rsidP="00E80032">
      <w:pPr>
        <w:pStyle w:val="Code"/>
      </w:pPr>
      <w:r w:rsidRPr="00903DBA">
        <w:t xml:space="preserve">  char s1[] = </w:t>
      </w:r>
      <w:r w:rsidRPr="00903DBA">
        <w:rPr>
          <w:color w:val="000000" w:themeColor="text1"/>
          <w:rPrChange w:id="857" w:author="Stefan Björnander" w:date="2012-05-06T21:51:00Z">
            <w:rPr>
              <w:color w:val="A31515"/>
            </w:rPr>
          </w:rPrChange>
        </w:rPr>
        <w:t>"Hello"</w:t>
      </w:r>
      <w:r w:rsidRPr="00903DBA">
        <w:t xml:space="preserve">, s2[] = </w:t>
      </w:r>
      <w:r w:rsidRPr="00903DBA">
        <w:rPr>
          <w:color w:val="000000" w:themeColor="text1"/>
          <w:rPrChange w:id="858" w:author="Stefan Björnander" w:date="2012-05-06T21:51:00Z">
            <w:rPr>
              <w:color w:val="A31515"/>
            </w:rPr>
          </w:rPrChange>
        </w:rPr>
        <w:t>"World"</w:t>
      </w:r>
      <w:r w:rsidRPr="00903DBA">
        <w:t>;</w:t>
      </w:r>
    </w:p>
    <w:p w14:paraId="3BDB0C90" w14:textId="77777777" w:rsidR="00E80032" w:rsidRPr="00903DBA" w:rsidRDefault="00E80032" w:rsidP="00E80032">
      <w:pPr>
        <w:pStyle w:val="Code"/>
      </w:pPr>
      <w:r w:rsidRPr="00903DBA">
        <w:t xml:space="preserve">  char t1[20], t2[20];</w:t>
      </w:r>
    </w:p>
    <w:p w14:paraId="5D7DCBB9" w14:textId="77777777" w:rsidR="00E80032" w:rsidRPr="00903DBA" w:rsidRDefault="00E80032" w:rsidP="00E80032">
      <w:pPr>
        <w:pStyle w:val="Code"/>
      </w:pPr>
    </w:p>
    <w:p w14:paraId="3DFD6920" w14:textId="77777777" w:rsidR="00E80032" w:rsidRPr="00903DBA" w:rsidRDefault="00E80032" w:rsidP="00E80032">
      <w:pPr>
        <w:pStyle w:val="Code"/>
      </w:pPr>
      <w:r w:rsidRPr="00903DBA">
        <w:t xml:space="preserve">  strcpy(t1, s1);</w:t>
      </w:r>
    </w:p>
    <w:p w14:paraId="3DB6C033" w14:textId="77777777" w:rsidR="00E80032" w:rsidRPr="00903DBA" w:rsidRDefault="00E80032" w:rsidP="00E80032">
      <w:pPr>
        <w:pStyle w:val="Code"/>
      </w:pPr>
      <w:r w:rsidRPr="00903DBA">
        <w:t xml:space="preserve">  strcat(t1, s2);</w:t>
      </w:r>
    </w:p>
    <w:p w14:paraId="26F83A9F" w14:textId="77777777" w:rsidR="00E80032" w:rsidRPr="00903DBA" w:rsidRDefault="00E80032" w:rsidP="00E80032">
      <w:pPr>
        <w:pStyle w:val="Code"/>
      </w:pPr>
    </w:p>
    <w:p w14:paraId="1BEDB44A" w14:textId="77777777" w:rsidR="00E80032" w:rsidRPr="00903DBA" w:rsidRDefault="00E80032" w:rsidP="00E80032">
      <w:pPr>
        <w:pStyle w:val="Code"/>
      </w:pPr>
      <w:r w:rsidRPr="00903DBA">
        <w:t xml:space="preserve">  sprintf(t2, "%s, %s!", s1, s2);</w:t>
      </w:r>
    </w:p>
    <w:p w14:paraId="092A3C26" w14:textId="77777777" w:rsidR="00E80032" w:rsidRPr="00903DBA" w:rsidRDefault="00E80032" w:rsidP="00E80032">
      <w:pPr>
        <w:pStyle w:val="Code"/>
      </w:pPr>
      <w:r w:rsidRPr="00903DBA">
        <w:t xml:space="preserve">  printf("t1: \"%s\", length of t1: %d, t2: \"%s\"\n",</w:t>
      </w:r>
    </w:p>
    <w:p w14:paraId="3452394C" w14:textId="77777777" w:rsidR="00E80032" w:rsidRPr="00903DBA" w:rsidRDefault="00E80032" w:rsidP="00E80032">
      <w:pPr>
        <w:pStyle w:val="Code"/>
      </w:pPr>
      <w:r w:rsidRPr="00903DBA">
        <w:t xml:space="preserve">         t1, strlen(t1), t2);</w:t>
      </w:r>
    </w:p>
    <w:p w14:paraId="516CFAFD" w14:textId="77777777" w:rsidR="00E80032" w:rsidRPr="00903DBA" w:rsidRDefault="00E80032" w:rsidP="00E80032">
      <w:pPr>
        <w:pStyle w:val="Code"/>
      </w:pPr>
      <w:r w:rsidRPr="00903DBA">
        <w:t xml:space="preserve">  printf("Comparing t1 and t2: %d\n", strcmp(t1, t2));</w:t>
      </w:r>
    </w:p>
    <w:p w14:paraId="5CE5A8B4" w14:textId="77777777" w:rsidR="00E80032" w:rsidRPr="00903DBA" w:rsidRDefault="00E80032" w:rsidP="00E80032">
      <w:pPr>
        <w:pStyle w:val="Code"/>
      </w:pPr>
      <w:r w:rsidRPr="00903DBA">
        <w:t xml:space="preserve">  printf("First Index of 'l' in t2: %d, last index of 'l' in t2: %d.\n",</w:t>
      </w:r>
    </w:p>
    <w:p w14:paraId="7185F7B3" w14:textId="77777777" w:rsidR="00E80032" w:rsidRPr="00903DBA" w:rsidRDefault="00E80032" w:rsidP="00E80032">
      <w:pPr>
        <w:pStyle w:val="Code"/>
      </w:pPr>
      <w:r w:rsidRPr="00903DBA">
        <w:t xml:space="preserve">         FirstIndexOf(t2, 'l'), LastIndexOf(t2, </w:t>
      </w:r>
      <w:r w:rsidRPr="00903DBA">
        <w:rPr>
          <w:color w:val="000000" w:themeColor="text1"/>
          <w:rPrChange w:id="859" w:author="Stefan Björnander" w:date="2012-05-06T21:51:00Z">
            <w:rPr>
              <w:color w:val="A31515"/>
            </w:rPr>
          </w:rPrChange>
        </w:rPr>
        <w:t>'l'</w:t>
      </w:r>
      <w:r w:rsidRPr="00903DBA">
        <w:t>));</w:t>
      </w:r>
    </w:p>
    <w:p w14:paraId="3B7C86F6" w14:textId="77777777" w:rsidR="00E80032" w:rsidRPr="00903DBA" w:rsidRDefault="00E80032" w:rsidP="00E80032">
      <w:pPr>
        <w:pStyle w:val="Code"/>
      </w:pPr>
      <w:r w:rsidRPr="00903DBA">
        <w:t>}</w:t>
      </w:r>
    </w:p>
    <w:p w14:paraId="33526BCD" w14:textId="35994165" w:rsidR="00E80032" w:rsidRPr="00903DBA" w:rsidRDefault="00E80032" w:rsidP="00E80032">
      <w:r w:rsidRPr="00903DBA">
        <w:t xml:space="preserve">It is also possible to write to a string with </w:t>
      </w:r>
      <w:proofErr w:type="spellStart"/>
      <w:r w:rsidRPr="00903DBA">
        <w:rPr>
          <w:rStyle w:val="CodeInText0"/>
        </w:rPr>
        <w:t>sprintf</w:t>
      </w:r>
      <w:proofErr w:type="spellEnd"/>
      <w:r w:rsidRPr="00903DBA">
        <w:t xml:space="preserve"> and read from a string with </w:t>
      </w:r>
      <w:proofErr w:type="spellStart"/>
      <w:r w:rsidRPr="00903DBA">
        <w:rPr>
          <w:rStyle w:val="CodeInText0"/>
        </w:rPr>
        <w:t>sscanf</w:t>
      </w:r>
      <w:proofErr w:type="spellEnd"/>
      <w:r w:rsidRPr="00903DBA">
        <w:t xml:space="preserve">. </w:t>
      </w:r>
      <w:proofErr w:type="gramStart"/>
      <w:r w:rsidRPr="00903DBA">
        <w:t>These function</w:t>
      </w:r>
      <w:proofErr w:type="gramEnd"/>
      <w:r w:rsidRPr="00903DBA">
        <w:t xml:space="preserve"> come in handy when to </w:t>
      </w:r>
      <w:r w:rsidR="00D83A6D" w:rsidRPr="00903DBA">
        <w:t>cast</w:t>
      </w:r>
      <w:r w:rsidRPr="00903DBA">
        <w:t xml:space="preserve"> between strings and numerical values.</w:t>
      </w:r>
    </w:p>
    <w:p w14:paraId="7BFE688B" w14:textId="77777777" w:rsidR="00E80032" w:rsidRPr="00903DBA" w:rsidRDefault="00E80032" w:rsidP="00E80032">
      <w:pPr>
        <w:pStyle w:val="Code"/>
      </w:pPr>
      <w:r w:rsidRPr="00903DBA">
        <w:rPr>
          <w:color w:val="000000" w:themeColor="text1"/>
          <w:rPrChange w:id="860" w:author="Stefan Björnander" w:date="2012-05-06T21:51:00Z">
            <w:rPr>
              <w:color w:val="0000FF"/>
            </w:rPr>
          </w:rPrChange>
        </w:rPr>
        <w:t>void</w:t>
      </w:r>
      <w:r w:rsidRPr="00903DBA">
        <w:t xml:space="preserve"> main() {</w:t>
      </w:r>
    </w:p>
    <w:p w14:paraId="69FD8ADD" w14:textId="77777777" w:rsidR="00E80032" w:rsidRPr="00903DBA" w:rsidRDefault="00E80032" w:rsidP="00E80032">
      <w:pPr>
        <w:pStyle w:val="Code"/>
      </w:pPr>
      <w:r w:rsidRPr="00903DBA">
        <w:t xml:space="preserve">  int i;</w:t>
      </w:r>
    </w:p>
    <w:p w14:paraId="3EC52F8E" w14:textId="77777777" w:rsidR="00E80032" w:rsidRPr="00903DBA" w:rsidRDefault="00E80032" w:rsidP="00E80032">
      <w:pPr>
        <w:pStyle w:val="Code"/>
      </w:pPr>
      <w:r w:rsidRPr="00903DBA">
        <w:t xml:space="preserve">  </w:t>
      </w:r>
      <w:r w:rsidRPr="00903DBA">
        <w:rPr>
          <w:color w:val="000000" w:themeColor="text1"/>
          <w:rPrChange w:id="861" w:author="Stefan Björnander" w:date="2012-05-06T21:51:00Z">
            <w:rPr>
              <w:color w:val="0000FF"/>
            </w:rPr>
          </w:rPrChange>
        </w:rPr>
        <w:t>double</w:t>
      </w:r>
      <w:r w:rsidRPr="00903DBA">
        <w:t xml:space="preserve"> x;</w:t>
      </w:r>
    </w:p>
    <w:p w14:paraId="2DBE2A50" w14:textId="77777777" w:rsidR="00E80032" w:rsidRPr="00903DBA" w:rsidRDefault="00E80032" w:rsidP="00E80032">
      <w:pPr>
        <w:pStyle w:val="Code"/>
      </w:pPr>
      <w:r w:rsidRPr="00903DBA">
        <w:t xml:space="preserve">  char s1[20], s2[20];</w:t>
      </w:r>
    </w:p>
    <w:p w14:paraId="7369FCBA" w14:textId="77777777" w:rsidR="00E80032" w:rsidRPr="00903DBA" w:rsidRDefault="00E80032" w:rsidP="00E80032">
      <w:pPr>
        <w:pStyle w:val="Code"/>
      </w:pPr>
    </w:p>
    <w:p w14:paraId="44115837" w14:textId="77777777" w:rsidR="00E80032" w:rsidRPr="00903DBA" w:rsidRDefault="00E80032" w:rsidP="00E80032">
      <w:pPr>
        <w:pStyle w:val="Code"/>
      </w:pPr>
      <w:r w:rsidRPr="00903DBA">
        <w:t xml:space="preserve">  sprintf(s1, "%d", 123);</w:t>
      </w:r>
    </w:p>
    <w:p w14:paraId="68721E81" w14:textId="77777777" w:rsidR="00E80032" w:rsidRPr="00903DBA" w:rsidRDefault="00E80032" w:rsidP="00E80032">
      <w:pPr>
        <w:pStyle w:val="Code"/>
      </w:pPr>
      <w:r w:rsidRPr="00903DBA">
        <w:t xml:space="preserve">  sprintf(s2, "%f", 123.456e-3);</w:t>
      </w:r>
    </w:p>
    <w:p w14:paraId="7D09239C" w14:textId="77777777" w:rsidR="00E80032" w:rsidRPr="00903DBA" w:rsidRDefault="00E80032" w:rsidP="00E80032">
      <w:pPr>
        <w:pStyle w:val="Code"/>
      </w:pPr>
    </w:p>
    <w:p w14:paraId="62A81553" w14:textId="77777777" w:rsidR="00E80032" w:rsidRPr="00903DBA" w:rsidRDefault="00E80032" w:rsidP="00E80032">
      <w:pPr>
        <w:pStyle w:val="Code"/>
      </w:pPr>
      <w:r w:rsidRPr="00903DBA">
        <w:t xml:space="preserve">  printf("s1 = \"%s\", s2 = \"%s\"\n", s1, s2);</w:t>
      </w:r>
    </w:p>
    <w:p w14:paraId="65470284" w14:textId="77777777" w:rsidR="00E80032" w:rsidRPr="00903DBA" w:rsidRDefault="00E80032" w:rsidP="00E80032">
      <w:pPr>
        <w:pStyle w:val="Code"/>
      </w:pPr>
    </w:p>
    <w:p w14:paraId="70387B56" w14:textId="77777777" w:rsidR="00E80032" w:rsidRPr="00903DBA" w:rsidRDefault="00E80032" w:rsidP="00E80032">
      <w:pPr>
        <w:pStyle w:val="Code"/>
      </w:pPr>
      <w:r w:rsidRPr="00903DBA">
        <w:t xml:space="preserve">  sscanf(s1, "%d", &amp;i);</w:t>
      </w:r>
    </w:p>
    <w:p w14:paraId="41E075F9" w14:textId="77777777" w:rsidR="00E80032" w:rsidRPr="00903DBA" w:rsidRDefault="00E80032" w:rsidP="00E80032">
      <w:pPr>
        <w:pStyle w:val="Code"/>
      </w:pPr>
      <w:r w:rsidRPr="00903DBA">
        <w:t xml:space="preserve">  sscanf(s2, "%lf", &amp;x);</w:t>
      </w:r>
    </w:p>
    <w:p w14:paraId="5B1AA24E" w14:textId="77777777" w:rsidR="00E80032" w:rsidRPr="00903DBA" w:rsidRDefault="00E80032" w:rsidP="00E80032">
      <w:pPr>
        <w:pStyle w:val="Code"/>
      </w:pPr>
    </w:p>
    <w:p w14:paraId="27D163CD" w14:textId="77777777" w:rsidR="00E80032" w:rsidRPr="00903DBA" w:rsidRDefault="00E80032" w:rsidP="00E80032">
      <w:pPr>
        <w:pStyle w:val="Code"/>
      </w:pPr>
      <w:r w:rsidRPr="00903DBA">
        <w:t xml:space="preserve">  printf("i = %d, x = %f\n", i, x);</w:t>
      </w:r>
    </w:p>
    <w:p w14:paraId="26EE84AB" w14:textId="77777777" w:rsidR="00E80032" w:rsidRPr="00903DBA" w:rsidRDefault="00E80032" w:rsidP="00E80032">
      <w:pPr>
        <w:pStyle w:val="Code"/>
      </w:pPr>
      <w:r w:rsidRPr="00903DBA">
        <w:t>}</w:t>
      </w:r>
    </w:p>
    <w:p w14:paraId="27645BC1" w14:textId="77777777" w:rsidR="00E80032" w:rsidRPr="00903DBA" w:rsidRDefault="00E80032" w:rsidP="00E80032">
      <w:r w:rsidRPr="00903DBA">
        <w:t>The functions return the number of values written or read, which gives that we can check that the conversion worked.</w:t>
      </w:r>
    </w:p>
    <w:p w14:paraId="5020C777" w14:textId="77777777" w:rsidR="00E80032" w:rsidRPr="00903DBA" w:rsidRDefault="00E80032" w:rsidP="00E80032">
      <w:pPr>
        <w:pStyle w:val="Code"/>
      </w:pPr>
      <w:r w:rsidRPr="00903DBA">
        <w:t xml:space="preserve">  </w:t>
      </w:r>
      <w:r w:rsidRPr="00903DBA">
        <w:rPr>
          <w:color w:val="000000" w:themeColor="text1"/>
          <w:rPrChange w:id="862" w:author="Stefan Björnander" w:date="2012-05-06T21:51:00Z">
            <w:rPr>
              <w:color w:val="0000FF"/>
            </w:rPr>
          </w:rPrChange>
        </w:rPr>
        <w:t>if</w:t>
      </w:r>
      <w:r w:rsidRPr="00903DBA">
        <w:t xml:space="preserve"> (sscanf(s2, </w:t>
      </w:r>
      <w:r w:rsidRPr="00903DBA">
        <w:rPr>
          <w:color w:val="000000" w:themeColor="text1"/>
          <w:rPrChange w:id="863" w:author="Stefan Björnander" w:date="2012-05-06T21:51:00Z">
            <w:rPr>
              <w:color w:val="A31515"/>
            </w:rPr>
          </w:rPrChange>
        </w:rPr>
        <w:t>"%lf"</w:t>
      </w:r>
      <w:r w:rsidRPr="00903DBA">
        <w:t>, &amp;x) == 1) {</w:t>
      </w:r>
    </w:p>
    <w:p w14:paraId="1490FD98" w14:textId="77777777" w:rsidR="00E80032" w:rsidRPr="00903DBA" w:rsidRDefault="00E80032" w:rsidP="00E80032">
      <w:pPr>
        <w:pStyle w:val="Code"/>
      </w:pPr>
      <w:r w:rsidRPr="00903DBA">
        <w:t xml:space="preserve">    printf("x = %f\n", x);</w:t>
      </w:r>
    </w:p>
    <w:p w14:paraId="195D7023" w14:textId="77777777" w:rsidR="00E80032" w:rsidRPr="00903DBA" w:rsidRDefault="00E80032" w:rsidP="00E80032">
      <w:pPr>
        <w:pStyle w:val="Code"/>
      </w:pPr>
      <w:r w:rsidRPr="00903DBA">
        <w:t xml:space="preserve">  }</w:t>
      </w:r>
    </w:p>
    <w:p w14:paraId="30A39FDE" w14:textId="77777777" w:rsidR="00E80032" w:rsidRPr="00903DBA" w:rsidRDefault="00E80032" w:rsidP="00E80032">
      <w:pPr>
        <w:pStyle w:val="Code"/>
      </w:pPr>
      <w:r w:rsidRPr="00903DBA">
        <w:t xml:space="preserve">  else {</w:t>
      </w:r>
    </w:p>
    <w:p w14:paraId="1038E77C" w14:textId="54BCEB4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72153FBC" w14:textId="77777777" w:rsidR="00E80032" w:rsidRPr="00903DBA" w:rsidRDefault="00E80032" w:rsidP="00E80032">
      <w:pPr>
        <w:pStyle w:val="Code"/>
      </w:pPr>
      <w:r w:rsidRPr="00903DBA">
        <w:t xml:space="preserve">  }</w:t>
      </w:r>
    </w:p>
    <w:p w14:paraId="343AF846" w14:textId="77777777" w:rsidR="00E80032" w:rsidRPr="00903DBA" w:rsidRDefault="00E80032" w:rsidP="00E80032">
      <w:r w:rsidRPr="00903DBA">
        <w:lastRenderedPageBreak/>
        <w:t>Moreover, we can also count the number of read character and decide whether to whole string has been read.</w:t>
      </w:r>
    </w:p>
    <w:p w14:paraId="55535B56" w14:textId="77777777" w:rsidR="00E80032" w:rsidRPr="00903DBA" w:rsidRDefault="00E80032" w:rsidP="00E80032">
      <w:pPr>
        <w:pStyle w:val="Code"/>
      </w:pPr>
      <w:r w:rsidRPr="00903DBA">
        <w:t xml:space="preserve">  sscanf(s2, </w:t>
      </w:r>
      <w:r w:rsidRPr="00903DBA">
        <w:rPr>
          <w:color w:val="000000" w:themeColor="text1"/>
          <w:rPrChange w:id="864" w:author="Stefan Björnander" w:date="2012-05-06T21:51:00Z">
            <w:rPr>
              <w:color w:val="A31515"/>
            </w:rPr>
          </w:rPrChange>
        </w:rPr>
        <w:t>"%lf%n"</w:t>
      </w:r>
      <w:r w:rsidRPr="00903DBA">
        <w:t>, &amp;x, &amp;charCount);</w:t>
      </w:r>
    </w:p>
    <w:p w14:paraId="79E3DE23" w14:textId="77777777" w:rsidR="00E80032" w:rsidRPr="00903DBA" w:rsidRDefault="00E80032" w:rsidP="00E80032">
      <w:pPr>
        <w:pStyle w:val="Code"/>
      </w:pPr>
    </w:p>
    <w:p w14:paraId="35CDD422" w14:textId="77777777" w:rsidR="00E80032" w:rsidRPr="00903DBA" w:rsidRDefault="00E80032" w:rsidP="00E80032">
      <w:pPr>
        <w:pStyle w:val="Code"/>
      </w:pPr>
      <w:r w:rsidRPr="00903DBA">
        <w:t xml:space="preserve">  if (charCount == strlen(s2)) {</w:t>
      </w:r>
    </w:p>
    <w:p w14:paraId="344FFA17" w14:textId="77777777" w:rsidR="00E80032" w:rsidRPr="00903DBA" w:rsidRDefault="00E80032" w:rsidP="00E80032">
      <w:pPr>
        <w:pStyle w:val="Code"/>
      </w:pPr>
      <w:r w:rsidRPr="00903DBA">
        <w:t xml:space="preserve">    printf("x = %f\n", x);</w:t>
      </w:r>
    </w:p>
    <w:p w14:paraId="7B3A00BF" w14:textId="77777777" w:rsidR="00E80032" w:rsidRPr="00903DBA" w:rsidRDefault="00E80032" w:rsidP="00E80032">
      <w:pPr>
        <w:pStyle w:val="Code"/>
      </w:pPr>
      <w:r w:rsidRPr="00903DBA">
        <w:t xml:space="preserve">  }</w:t>
      </w:r>
    </w:p>
    <w:p w14:paraId="7B3B88A8" w14:textId="77777777" w:rsidR="00E80032" w:rsidRPr="00903DBA" w:rsidRDefault="00E80032" w:rsidP="00E80032">
      <w:pPr>
        <w:pStyle w:val="Code"/>
      </w:pPr>
      <w:r w:rsidRPr="00903DBA">
        <w:t xml:space="preserve">  else {</w:t>
      </w:r>
    </w:p>
    <w:p w14:paraId="35F69D2D" w14:textId="77ECA62F" w:rsidR="00E80032" w:rsidRPr="00903DBA" w:rsidRDefault="00E80032" w:rsidP="00E80032">
      <w:pPr>
        <w:pStyle w:val="Code"/>
      </w:pPr>
      <w:r w:rsidRPr="00903DBA">
        <w:t xml:space="preserve">    printf("Could not </w:t>
      </w:r>
      <w:r w:rsidR="00D83A6D" w:rsidRPr="00903DBA">
        <w:t>cast</w:t>
      </w:r>
      <w:r w:rsidRPr="00903DBA">
        <w:t xml:space="preserve"> the string \"%s\".\n", s2);</w:t>
      </w:r>
    </w:p>
    <w:p w14:paraId="50F8A2D6" w14:textId="77777777" w:rsidR="00E80032" w:rsidRPr="00903DBA" w:rsidRDefault="00E80032" w:rsidP="00E80032">
      <w:pPr>
        <w:pStyle w:val="Code"/>
      </w:pPr>
      <w:r w:rsidRPr="00903DBA">
        <w:t xml:space="preserve">  }</w:t>
      </w:r>
    </w:p>
    <w:p w14:paraId="6D8BBD43" w14:textId="77777777" w:rsidR="00E80032" w:rsidRPr="00903DBA" w:rsidRDefault="00E80032" w:rsidP="007C7CB2">
      <w:pPr>
        <w:pStyle w:val="Rubrik3"/>
      </w:pPr>
      <w:bookmarkStart w:id="865" w:name="_Toc323656736"/>
      <w:bookmarkStart w:id="866" w:name="_Toc324085474"/>
      <w:bookmarkStart w:id="867" w:name="_Toc383781126"/>
      <w:bookmarkStart w:id="868" w:name="_Toc57656235"/>
      <w:r w:rsidRPr="00903DBA">
        <w:t>Memory Management</w:t>
      </w:r>
      <w:bookmarkEnd w:id="865"/>
      <w:bookmarkEnd w:id="866"/>
      <w:bookmarkEnd w:id="867"/>
      <w:bookmarkEnd w:id="868"/>
    </w:p>
    <w:p w14:paraId="24E8A528" w14:textId="77777777" w:rsidR="00E80032" w:rsidRPr="00903DBA" w:rsidRDefault="00E80032" w:rsidP="00E80032">
      <w:r w:rsidRPr="00903DBA">
        <w:t xml:space="preserve">There is also a set of function for general memory management: </w:t>
      </w:r>
      <w:proofErr w:type="spellStart"/>
      <w:r w:rsidRPr="00903DBA">
        <w:rPr>
          <w:rStyle w:val="CodeInText0"/>
        </w:rPr>
        <w:t>memset</w:t>
      </w:r>
      <w:proofErr w:type="spellEnd"/>
      <w:r w:rsidRPr="00903DBA">
        <w:t xml:space="preserve"> sets each byte of a memory block to a given value; </w:t>
      </w:r>
      <w:proofErr w:type="spellStart"/>
      <w:r w:rsidRPr="00903DBA">
        <w:rPr>
          <w:rStyle w:val="CodeInText0"/>
        </w:rPr>
        <w:t>memcmp</w:t>
      </w:r>
      <w:proofErr w:type="spellEnd"/>
      <w:r w:rsidRPr="00903DBA">
        <w:t xml:space="preserve"> compares the memory blocks; </w:t>
      </w:r>
      <w:proofErr w:type="spellStart"/>
      <w:r w:rsidRPr="00903DBA">
        <w:rPr>
          <w:rStyle w:val="CodeInText0"/>
        </w:rPr>
        <w:t>memcpy</w:t>
      </w:r>
      <w:proofErr w:type="spellEnd"/>
      <w:r w:rsidRPr="00903DBA">
        <w:t xml:space="preserve"> and </w:t>
      </w:r>
      <w:proofErr w:type="spellStart"/>
      <w:r w:rsidRPr="00903DBA">
        <w:rPr>
          <w:rStyle w:val="CodeInText0"/>
        </w:rPr>
        <w:t>memmove</w:t>
      </w:r>
      <w:proofErr w:type="spellEnd"/>
      <w:r w:rsidRPr="00903DBA">
        <w:t xml:space="preserve"> copies a memory block. The difference between them is that </w:t>
      </w:r>
      <w:proofErr w:type="spellStart"/>
      <w:r w:rsidRPr="00903DBA">
        <w:rPr>
          <w:rStyle w:val="CodeInText0"/>
        </w:rPr>
        <w:t>memcpy</w:t>
      </w:r>
      <w:proofErr w:type="spellEnd"/>
      <w:r w:rsidRPr="00903DBA">
        <w:t xml:space="preserve"> copies the bytes of the block directly when </w:t>
      </w:r>
      <w:proofErr w:type="spellStart"/>
      <w:r w:rsidRPr="00903DBA">
        <w:rPr>
          <w:rStyle w:val="CodeInText0"/>
        </w:rPr>
        <w:t>memmove</w:t>
      </w:r>
      <w:proofErr w:type="spellEnd"/>
      <w:r w:rsidRPr="00903DBA">
        <w:t xml:space="preserve"> uses a buffer, which gives that </w:t>
      </w:r>
      <w:proofErr w:type="spellStart"/>
      <w:r w:rsidRPr="00903DBA">
        <w:rPr>
          <w:rStyle w:val="CodeInText0"/>
        </w:rPr>
        <w:t>memcpy</w:t>
      </w:r>
      <w:proofErr w:type="spellEnd"/>
      <w:r w:rsidRPr="00903DBA">
        <w:t xml:space="preserve"> is faster and </w:t>
      </w:r>
      <w:proofErr w:type="spellStart"/>
      <w:r w:rsidRPr="00903DBA">
        <w:rPr>
          <w:rStyle w:val="CodeInText0"/>
        </w:rPr>
        <w:t>memmove</w:t>
      </w:r>
      <w:proofErr w:type="spellEnd"/>
      <w:r w:rsidRPr="00903DBA">
        <w:t xml:space="preserve"> is safer when copying overlapping blocks.</w:t>
      </w:r>
    </w:p>
    <w:p w14:paraId="0C14C614" w14:textId="77777777" w:rsidR="00E80032" w:rsidRPr="00903DBA" w:rsidRDefault="00E80032" w:rsidP="00E80032">
      <w:r w:rsidRPr="00903DBA">
        <w:t xml:space="preserve">These functions work </w:t>
      </w:r>
      <w:proofErr w:type="gramStart"/>
      <w:r w:rsidRPr="00903DBA">
        <w:t>similar to</w:t>
      </w:r>
      <w:proofErr w:type="gramEnd"/>
      <w:r w:rsidRPr="00903DBA">
        <w:t xml:space="preserve"> their string counterparts. However, note that they do not look for a finishing character. Instead, the sizes of the function blocks are given as a parameter.</w:t>
      </w:r>
    </w:p>
    <w:p w14:paraId="13FF98E0" w14:textId="4A333C4D" w:rsidR="00E80032" w:rsidRPr="00903DBA" w:rsidRDefault="00E80032" w:rsidP="00E80032">
      <w:pPr>
        <w:pStyle w:val="Code"/>
      </w:pPr>
      <w:r w:rsidRPr="00903DBA">
        <w:rPr>
          <w:color w:val="000000" w:themeColor="text1"/>
          <w:rPrChange w:id="869" w:author="Stefan Björnander" w:date="2012-05-06T21:51:00Z">
            <w:rPr>
              <w:color w:val="0000FF"/>
            </w:rPr>
          </w:rPrChange>
        </w:rPr>
        <w:t>#include</w:t>
      </w:r>
      <w:r w:rsidRPr="00903DBA">
        <w:t xml:space="preserve"> </w:t>
      </w:r>
      <w:r w:rsidR="00EF337F" w:rsidRPr="00903DBA">
        <w:t>&lt;stdlib.h&gt;</w:t>
      </w:r>
    </w:p>
    <w:p w14:paraId="4F989846" w14:textId="77777777" w:rsidR="00E80032" w:rsidRPr="00903DBA" w:rsidRDefault="00E80032" w:rsidP="00E80032">
      <w:pPr>
        <w:pStyle w:val="Code"/>
      </w:pPr>
    </w:p>
    <w:p w14:paraId="2C169989" w14:textId="77777777" w:rsidR="00E80032" w:rsidRPr="00903DBA" w:rsidRDefault="00E80032" w:rsidP="00E80032">
      <w:pPr>
        <w:pStyle w:val="Code"/>
      </w:pPr>
      <w:r w:rsidRPr="00903DBA">
        <w:rPr>
          <w:color w:val="000000" w:themeColor="text1"/>
          <w:rPrChange w:id="870" w:author="Stefan Björnander" w:date="2012-05-06T21:51:00Z">
            <w:rPr>
              <w:color w:val="0000FF"/>
            </w:rPr>
          </w:rPrChange>
        </w:rPr>
        <w:t>void</w:t>
      </w:r>
      <w:r w:rsidRPr="00903DBA">
        <w:t xml:space="preserve"> main() {</w:t>
      </w:r>
    </w:p>
    <w:p w14:paraId="7A0CEA04" w14:textId="77777777" w:rsidR="00E80032" w:rsidRPr="00903DBA" w:rsidRDefault="00E80032" w:rsidP="00E80032">
      <w:pPr>
        <w:pStyle w:val="Code"/>
      </w:pPr>
      <w:r w:rsidRPr="00903DBA">
        <w:t xml:space="preserve">  int a1[3], a2[3];</w:t>
      </w:r>
    </w:p>
    <w:p w14:paraId="5C7AA612" w14:textId="77777777" w:rsidR="00E80032" w:rsidRPr="00903DBA" w:rsidRDefault="00E80032" w:rsidP="00E80032">
      <w:pPr>
        <w:pStyle w:val="Code"/>
      </w:pPr>
      <w:r w:rsidRPr="00903DBA">
        <w:t xml:space="preserve">  memset(a1, 1, sizeof a1);</w:t>
      </w:r>
    </w:p>
    <w:p w14:paraId="6841DBE0" w14:textId="77777777" w:rsidR="00E80032" w:rsidRPr="00903DBA" w:rsidRDefault="00E80032" w:rsidP="00E80032">
      <w:pPr>
        <w:pStyle w:val="Code"/>
      </w:pPr>
      <w:r w:rsidRPr="00903DBA">
        <w:t xml:space="preserve">  memcpy(a2, a1, sizeof a2);</w:t>
      </w:r>
    </w:p>
    <w:p w14:paraId="419D0A53" w14:textId="77777777" w:rsidR="00E80032" w:rsidRPr="00903DBA" w:rsidRDefault="00E80032" w:rsidP="00E80032">
      <w:pPr>
        <w:pStyle w:val="Code"/>
      </w:pPr>
      <w:r w:rsidRPr="00903DBA">
        <w:t xml:space="preserve">  printf("Comparing a1 and a2: %d\n", memcmp(a1, a2, sizeof a2));</w:t>
      </w:r>
    </w:p>
    <w:p w14:paraId="40A1E5D9" w14:textId="77777777" w:rsidR="00E80032" w:rsidRPr="00903DBA" w:rsidRDefault="00E80032" w:rsidP="00E80032">
      <w:pPr>
        <w:pStyle w:val="Code"/>
      </w:pPr>
      <w:r w:rsidRPr="00903DBA">
        <w:t>}</w:t>
      </w:r>
    </w:p>
    <w:p w14:paraId="1DFB8B8D" w14:textId="77777777" w:rsidR="00E80032" w:rsidRPr="00903DBA" w:rsidRDefault="00E80032" w:rsidP="007C7CB2">
      <w:pPr>
        <w:pStyle w:val="Rubrik3"/>
      </w:pPr>
      <w:bookmarkStart w:id="871" w:name="_Toc323656737"/>
      <w:bookmarkStart w:id="872" w:name="_Toc324085475"/>
      <w:bookmarkStart w:id="873" w:name="_Toc383781127"/>
      <w:bookmarkStart w:id="874" w:name="_Toc57656236"/>
      <w:r w:rsidRPr="00903DBA">
        <w:t>Mathematical Functions</w:t>
      </w:r>
      <w:bookmarkEnd w:id="871"/>
      <w:bookmarkEnd w:id="872"/>
      <w:bookmarkEnd w:id="873"/>
      <w:bookmarkEnd w:id="874"/>
    </w:p>
    <w:p w14:paraId="56257245" w14:textId="77777777" w:rsidR="00E80032" w:rsidRPr="00903DBA" w:rsidRDefault="00E80032" w:rsidP="00E80032">
      <w:r w:rsidRPr="00903DBA">
        <w:t xml:space="preserve">C standard library includes the trigonometric </w:t>
      </w:r>
      <w:r w:rsidRPr="00903DBA">
        <w:rPr>
          <w:rStyle w:val="CodeInText0"/>
        </w:rPr>
        <w:t>cos</w:t>
      </w:r>
      <w:r w:rsidRPr="00903DBA">
        <w:t xml:space="preserve">, </w:t>
      </w:r>
      <w:r w:rsidRPr="00903DBA">
        <w:rPr>
          <w:rStyle w:val="CodeInText0"/>
        </w:rPr>
        <w:t>sin</w:t>
      </w:r>
      <w:r w:rsidRPr="00903DBA">
        <w:t xml:space="preserve">, </w:t>
      </w:r>
      <w:r w:rsidRPr="00903DBA">
        <w:rPr>
          <w:rStyle w:val="CodeInText0"/>
        </w:rPr>
        <w:t>tan</w:t>
      </w:r>
      <w:r w:rsidRPr="00903DBA">
        <w:t xml:space="preserve">, </w:t>
      </w:r>
      <w:proofErr w:type="spellStart"/>
      <w:r w:rsidRPr="00903DBA">
        <w:rPr>
          <w:rStyle w:val="CodeInText0"/>
        </w:rPr>
        <w:t>acos</w:t>
      </w:r>
      <w:proofErr w:type="spellEnd"/>
      <w:r w:rsidRPr="00903DBA">
        <w:t xml:space="preserve">, </w:t>
      </w:r>
      <w:proofErr w:type="spellStart"/>
      <w:r w:rsidRPr="00903DBA">
        <w:rPr>
          <w:rStyle w:val="CodeInText0"/>
        </w:rPr>
        <w:t>asin</w:t>
      </w:r>
      <w:proofErr w:type="spellEnd"/>
      <w:r w:rsidRPr="00903DBA">
        <w:t xml:space="preserve">, and </w:t>
      </w:r>
      <w:proofErr w:type="spellStart"/>
      <w:r w:rsidRPr="00903DBA">
        <w:rPr>
          <w:rStyle w:val="CodeInText0"/>
        </w:rPr>
        <w:t>atan</w:t>
      </w:r>
      <w:proofErr w:type="spellEnd"/>
      <w:r w:rsidRPr="00903DBA">
        <w:t xml:space="preserve">, and </w:t>
      </w:r>
      <w:proofErr w:type="spellStart"/>
      <w:r w:rsidRPr="00903DBA">
        <w:rPr>
          <w:rStyle w:val="CodeInText0"/>
        </w:rPr>
        <w:t>atan2</w:t>
      </w:r>
      <w:proofErr w:type="spellEnd"/>
      <w:r w:rsidRPr="00903DBA">
        <w:t xml:space="preserve">; the hyperbolic functions </w:t>
      </w:r>
      <w:proofErr w:type="spellStart"/>
      <w:r w:rsidRPr="00903DBA">
        <w:rPr>
          <w:rStyle w:val="CodeInText0"/>
        </w:rPr>
        <w:t>cosh</w:t>
      </w:r>
      <w:proofErr w:type="spellEnd"/>
      <w:r w:rsidRPr="00903DBA">
        <w:t xml:space="preserve">, </w:t>
      </w:r>
      <w:proofErr w:type="spellStart"/>
      <w:r w:rsidRPr="00903DBA">
        <w:rPr>
          <w:rStyle w:val="CodeInText0"/>
        </w:rPr>
        <w:t>sinh</w:t>
      </w:r>
      <w:proofErr w:type="spellEnd"/>
      <w:r w:rsidRPr="00903DBA">
        <w:t xml:space="preserve">, and </w:t>
      </w:r>
      <w:r w:rsidRPr="00903DBA">
        <w:rPr>
          <w:rStyle w:val="CodeInText0"/>
        </w:rPr>
        <w:t>tanh</w:t>
      </w:r>
      <w:r w:rsidRPr="00903DBA">
        <w:t xml:space="preserve">; </w:t>
      </w:r>
      <w:r w:rsidRPr="00903DBA">
        <w:rPr>
          <w:rStyle w:val="CodeInText0"/>
        </w:rPr>
        <w:t>ceil</w:t>
      </w:r>
      <w:r w:rsidRPr="00903DBA">
        <w:t xml:space="preserve"> and </w:t>
      </w:r>
      <w:r w:rsidRPr="00903DBA">
        <w:rPr>
          <w:rStyle w:val="CodeInText0"/>
        </w:rPr>
        <w:t>floor</w:t>
      </w:r>
      <w:r w:rsidRPr="00903DBA">
        <w:t xml:space="preserve"> that rounds a floating value to the closest higher and lower value, respectively; </w:t>
      </w:r>
      <w:r w:rsidRPr="00903DBA">
        <w:rPr>
          <w:rStyle w:val="CodeInText0"/>
        </w:rPr>
        <w:t>exp</w:t>
      </w:r>
      <w:r w:rsidRPr="00903DBA">
        <w:t xml:space="preserve"> returning the natural exponent; </w:t>
      </w:r>
      <w:r w:rsidRPr="00903DBA">
        <w:rPr>
          <w:rStyle w:val="CodeInText0"/>
        </w:rPr>
        <w:t>log</w:t>
      </w:r>
      <w:r w:rsidRPr="00903DBA">
        <w:t xml:space="preserve"> returning the natural logarithm; </w:t>
      </w:r>
      <w:proofErr w:type="spellStart"/>
      <w:r w:rsidRPr="00903DBA">
        <w:rPr>
          <w:rStyle w:val="CodeInText0"/>
        </w:rPr>
        <w:t>log10</w:t>
      </w:r>
      <w:proofErr w:type="spellEnd"/>
      <w:r w:rsidRPr="00903DBA">
        <w:t xml:space="preserve"> returning the logarithm of ten; </w:t>
      </w:r>
      <w:r w:rsidRPr="00903DBA">
        <w:rPr>
          <w:rStyle w:val="CodeInText0"/>
        </w:rPr>
        <w:t>sqrt</w:t>
      </w:r>
      <w:r w:rsidRPr="00903DBA">
        <w:t xml:space="preserve"> returning the square root, and </w:t>
      </w:r>
      <w:r w:rsidRPr="00903DBA">
        <w:rPr>
          <w:rStyle w:val="CodeInText0"/>
        </w:rPr>
        <w:t>pow</w:t>
      </w:r>
      <w:r w:rsidRPr="00903DBA">
        <w:t xml:space="preserve"> returning the power of two values. All of these functions </w:t>
      </w:r>
      <w:proofErr w:type="gramStart"/>
      <w:r w:rsidRPr="00903DBA">
        <w:t>takes</w:t>
      </w:r>
      <w:proofErr w:type="gramEnd"/>
      <w:r w:rsidRPr="00903DBA">
        <w:t xml:space="preserve"> and returns a double value (except </w:t>
      </w:r>
      <w:proofErr w:type="spellStart"/>
      <w:r w:rsidRPr="00903DBA">
        <w:rPr>
          <w:rStyle w:val="CodeInText0"/>
        </w:rPr>
        <w:t>atan2</w:t>
      </w:r>
      <w:proofErr w:type="spellEnd"/>
      <w:r w:rsidRPr="00903DBA">
        <w:t xml:space="preserve"> and </w:t>
      </w:r>
      <w:r w:rsidRPr="00903DBA">
        <w:rPr>
          <w:rStyle w:val="CodeInText0"/>
        </w:rPr>
        <w:t>pow</w:t>
      </w:r>
      <w:r w:rsidRPr="00903DBA">
        <w:t xml:space="preserve"> that takes two values). The trigonometric functions deal with angles in radians.</w:t>
      </w:r>
    </w:p>
    <w:p w14:paraId="759D96EE" w14:textId="77777777" w:rsidR="00E80032" w:rsidRPr="00903DBA" w:rsidRDefault="00E80032" w:rsidP="00E80032">
      <w:r w:rsidRPr="00903DBA">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903DBA" w:rsidRDefault="00E80032" w:rsidP="00E80032">
      <w:pPr>
        <w:pStyle w:val="Code"/>
      </w:pPr>
      <w:r w:rsidRPr="00903DBA">
        <w:t>printf("double %f, rounded to the closest integer value: %d\n",</w:t>
      </w:r>
    </w:p>
    <w:p w14:paraId="507488E6" w14:textId="77777777" w:rsidR="00E80032" w:rsidRPr="00903DBA" w:rsidRDefault="00E80032" w:rsidP="00E80032">
      <w:pPr>
        <w:pStyle w:val="Code"/>
      </w:pPr>
      <w:r w:rsidRPr="00903DBA">
        <w:t xml:space="preserve">       x, ((int) (x + 0.5)));</w:t>
      </w:r>
    </w:p>
    <w:p w14:paraId="21B4C742" w14:textId="77777777" w:rsidR="00E80032" w:rsidRPr="00903DBA" w:rsidRDefault="00E80032" w:rsidP="007C7CB2">
      <w:pPr>
        <w:pStyle w:val="Rubrik3"/>
      </w:pPr>
      <w:bookmarkStart w:id="875" w:name="_Toc320485615"/>
      <w:bookmarkStart w:id="876" w:name="_Toc323656738"/>
      <w:bookmarkStart w:id="877" w:name="_Toc324085476"/>
      <w:bookmarkStart w:id="878" w:name="_Toc383781128"/>
      <w:bookmarkStart w:id="879" w:name="_Toc57656237"/>
      <w:r w:rsidRPr="00903DBA">
        <w:t>Long Jumps</w:t>
      </w:r>
      <w:bookmarkEnd w:id="875"/>
      <w:bookmarkEnd w:id="876"/>
      <w:bookmarkEnd w:id="877"/>
      <w:bookmarkEnd w:id="878"/>
      <w:bookmarkEnd w:id="879"/>
    </w:p>
    <w:p w14:paraId="2F4CF170" w14:textId="77777777" w:rsidR="00E80032" w:rsidRPr="00903DBA" w:rsidRDefault="00E80032" w:rsidP="00E80032">
      <w:pPr>
        <w:rPr>
          <w:lang w:eastAsia="sv-SE"/>
        </w:rPr>
      </w:pPr>
      <w:r w:rsidRPr="00903DBA">
        <w:rPr>
          <w:lang w:eastAsia="sv-SE"/>
        </w:rPr>
        <w:t xml:space="preserve">Regular jumps with </w:t>
      </w:r>
      <w:proofErr w:type="spellStart"/>
      <w:r w:rsidRPr="00903DBA">
        <w:rPr>
          <w:rStyle w:val="CodeInText0"/>
        </w:rPr>
        <w:t>goto</w:t>
      </w:r>
      <w:proofErr w:type="spellEnd"/>
      <w:r w:rsidRPr="00903DBA">
        <w:rPr>
          <w:lang w:eastAsia="sv-SE"/>
        </w:rPr>
        <w:t xml:space="preserve"> can only occur in the same function body; long jumps with the standard function </w:t>
      </w:r>
      <w:proofErr w:type="spellStart"/>
      <w:r w:rsidRPr="00903DBA">
        <w:rPr>
          <w:rStyle w:val="CodeInText0"/>
        </w:rPr>
        <w:t>setjmp</w:t>
      </w:r>
      <w:proofErr w:type="spellEnd"/>
      <w:r w:rsidRPr="00903DBA">
        <w:rPr>
          <w:lang w:eastAsia="sv-SE"/>
        </w:rPr>
        <w:t xml:space="preserve"> and </w:t>
      </w:r>
      <w:proofErr w:type="spellStart"/>
      <w:r w:rsidRPr="00903DBA">
        <w:rPr>
          <w:rStyle w:val="CodeInText0"/>
        </w:rPr>
        <w:t>longjump</w:t>
      </w:r>
      <w:proofErr w:type="spellEnd"/>
      <w:r w:rsidRPr="00903DBA">
        <w:rPr>
          <w:lang w:eastAsia="sv-SE"/>
        </w:rPr>
        <w:t xml:space="preserve"> can, on the other hand, occur throw call sequences; </w:t>
      </w:r>
      <w:proofErr w:type="spellStart"/>
      <w:r w:rsidRPr="00903DBA">
        <w:rPr>
          <w:rStyle w:val="CodeInText0"/>
        </w:rPr>
        <w:t>setjmp</w:t>
      </w:r>
      <w:proofErr w:type="spellEnd"/>
      <w:r w:rsidRPr="00903DBA">
        <w:rPr>
          <w:lang w:eastAsia="sv-SE"/>
        </w:rPr>
        <w:t xml:space="preserve"> saves the state of the program execution and </w:t>
      </w:r>
      <w:proofErr w:type="spellStart"/>
      <w:r w:rsidRPr="00903DBA">
        <w:rPr>
          <w:rStyle w:val="CodeInText0"/>
        </w:rPr>
        <w:t>longjmp</w:t>
      </w:r>
      <w:proofErr w:type="spellEnd"/>
      <w:r w:rsidRPr="00903DBA">
        <w:rPr>
          <w:lang w:eastAsia="sv-SE"/>
        </w:rPr>
        <w:t xml:space="preserve"> uses that information to restore that state, which gives the illusion of a backwards jump.</w:t>
      </w:r>
    </w:p>
    <w:p w14:paraId="35D733F3" w14:textId="77777777" w:rsidR="00E80032" w:rsidRPr="00903DBA" w:rsidRDefault="00E80032" w:rsidP="00E80032">
      <w:pPr>
        <w:rPr>
          <w:lang w:eastAsia="sv-SE"/>
        </w:rPr>
      </w:pPr>
      <w:r w:rsidRPr="00903DBA">
        <w:rPr>
          <w:lang w:eastAsia="sv-SE"/>
        </w:rPr>
        <w:lastRenderedPageBreak/>
        <w:t xml:space="preserve">In the program below, the user inputs a number, if it does not equal zero its inverse is return. If the number does equal zero, a long jump occurs. The call to </w:t>
      </w:r>
      <w:proofErr w:type="spellStart"/>
      <w:r w:rsidRPr="00903DBA">
        <w:rPr>
          <w:rStyle w:val="CodeInText0"/>
        </w:rPr>
        <w:t>setjump</w:t>
      </w:r>
      <w:proofErr w:type="spellEnd"/>
      <w:r w:rsidRPr="00903DBA">
        <w:rPr>
          <w:lang w:eastAsia="sv-SE"/>
        </w:rPr>
        <w:t xml:space="preserve"> returns zero when the jump is set and a non-zero value when a long jump occurs</w:t>
      </w:r>
      <w:r w:rsidRPr="00903DBA">
        <w:rPr>
          <w:rStyle w:val="Fotnotsreferens"/>
        </w:rPr>
        <w:footnoteReference w:id="22"/>
      </w:r>
      <w:r w:rsidRPr="00903DBA">
        <w:rPr>
          <w:lang w:eastAsia="sv-SE"/>
        </w:rPr>
        <w:t>.</w:t>
      </w:r>
    </w:p>
    <w:p w14:paraId="1BF0B816" w14:textId="77777777" w:rsidR="00E80032" w:rsidRPr="00903DBA" w:rsidRDefault="00E80032" w:rsidP="00E80032">
      <w:pPr>
        <w:pStyle w:val="Code"/>
      </w:pPr>
      <w:r w:rsidRPr="00903DBA">
        <w:t>#include &lt;stdio.h&gt;</w:t>
      </w:r>
    </w:p>
    <w:p w14:paraId="7CD2F06A" w14:textId="3E4DE289" w:rsidR="00E80032" w:rsidRPr="00903DBA" w:rsidRDefault="00E80032" w:rsidP="00E80032">
      <w:pPr>
        <w:pStyle w:val="Code"/>
      </w:pPr>
      <w:r w:rsidRPr="00903DBA">
        <w:t xml:space="preserve">#include </w:t>
      </w:r>
      <w:r w:rsidR="00EF337F" w:rsidRPr="00903DBA">
        <w:t>&lt;</w:t>
      </w:r>
      <w:r w:rsidR="004D52EF" w:rsidRPr="00903DBA">
        <w:t>setjmp.h</w:t>
      </w:r>
      <w:r w:rsidR="00EF337F" w:rsidRPr="00903DBA">
        <w:t>&gt;</w:t>
      </w:r>
    </w:p>
    <w:p w14:paraId="435E1D33" w14:textId="77777777" w:rsidR="00E80032" w:rsidRPr="00903DBA" w:rsidRDefault="00E80032" w:rsidP="00E80032">
      <w:pPr>
        <w:pStyle w:val="Code"/>
      </w:pPr>
    </w:p>
    <w:p w14:paraId="0C930FC3" w14:textId="77777777" w:rsidR="00E80032" w:rsidRPr="00903DBA" w:rsidRDefault="00E80032" w:rsidP="00E80032">
      <w:pPr>
        <w:pStyle w:val="Code"/>
      </w:pPr>
      <w:r w:rsidRPr="00903DBA">
        <w:t>jmp_buf env;</w:t>
      </w:r>
    </w:p>
    <w:p w14:paraId="00D06457" w14:textId="77777777" w:rsidR="00E80032" w:rsidRPr="00903DBA" w:rsidRDefault="00E80032" w:rsidP="00E80032">
      <w:pPr>
        <w:pStyle w:val="Code"/>
      </w:pPr>
    </w:p>
    <w:p w14:paraId="55A60F6F" w14:textId="77777777" w:rsidR="00E80032" w:rsidRPr="00903DBA" w:rsidRDefault="00E80032" w:rsidP="00E80032">
      <w:pPr>
        <w:pStyle w:val="Code"/>
      </w:pPr>
      <w:r w:rsidRPr="00903DBA">
        <w:t>double Divide(double numerator, double denominator) {</w:t>
      </w:r>
    </w:p>
    <w:p w14:paraId="5EAAE725" w14:textId="77777777" w:rsidR="00E80032" w:rsidRPr="00903DBA" w:rsidRDefault="00E80032" w:rsidP="00E80032">
      <w:pPr>
        <w:pStyle w:val="Code"/>
      </w:pPr>
      <w:r w:rsidRPr="00903DBA">
        <w:t xml:space="preserve">  if (denominator == 0) {</w:t>
      </w:r>
      <w:r w:rsidRPr="00903DBA">
        <w:cr/>
        <w:t xml:space="preserve">    longjmp(env, -1); // -1 to represents an error state.</w:t>
      </w:r>
    </w:p>
    <w:p w14:paraId="5D72693B" w14:textId="77777777" w:rsidR="00E80032" w:rsidRPr="00903DBA" w:rsidRDefault="00E80032" w:rsidP="00E80032">
      <w:pPr>
        <w:pStyle w:val="Code"/>
      </w:pPr>
      <w:r w:rsidRPr="00903DBA">
        <w:t xml:space="preserve">  }</w:t>
      </w:r>
    </w:p>
    <w:p w14:paraId="093BE0C4" w14:textId="77777777" w:rsidR="00E80032" w:rsidRPr="00903DBA" w:rsidRDefault="00E80032" w:rsidP="00E80032">
      <w:pPr>
        <w:pStyle w:val="Code"/>
      </w:pPr>
    </w:p>
    <w:p w14:paraId="592A7AFF" w14:textId="77777777" w:rsidR="00E80032" w:rsidRPr="00903DBA" w:rsidRDefault="00E80032" w:rsidP="00E80032">
      <w:pPr>
        <w:pStyle w:val="Code"/>
      </w:pPr>
      <w:r w:rsidRPr="00903DBA">
        <w:t xml:space="preserve">  return numerator / denominator;</w:t>
      </w:r>
    </w:p>
    <w:p w14:paraId="4DBD6087" w14:textId="77777777" w:rsidR="00E80032" w:rsidRPr="00903DBA" w:rsidRDefault="00E80032" w:rsidP="00E80032">
      <w:pPr>
        <w:pStyle w:val="Code"/>
      </w:pPr>
      <w:r w:rsidRPr="00903DBA">
        <w:t>}</w:t>
      </w:r>
    </w:p>
    <w:p w14:paraId="752CF75A" w14:textId="77777777" w:rsidR="00E80032" w:rsidRPr="00903DBA" w:rsidRDefault="00E80032" w:rsidP="00E80032">
      <w:pPr>
        <w:pStyle w:val="Code"/>
      </w:pPr>
    </w:p>
    <w:p w14:paraId="591A2F81" w14:textId="77777777" w:rsidR="00E80032" w:rsidRPr="00903DBA" w:rsidRDefault="00E80032" w:rsidP="00E80032">
      <w:pPr>
        <w:pStyle w:val="Code"/>
      </w:pPr>
      <w:r w:rsidRPr="00903DBA">
        <w:t>double Inverse(double number) {</w:t>
      </w:r>
    </w:p>
    <w:p w14:paraId="5C9D52C9" w14:textId="77777777" w:rsidR="00E80032" w:rsidRPr="00903DBA" w:rsidRDefault="00E80032" w:rsidP="00E80032">
      <w:pPr>
        <w:pStyle w:val="Code"/>
      </w:pPr>
      <w:r w:rsidRPr="00903DBA">
        <w:t xml:space="preserve">  return Divide(1.0, number);</w:t>
      </w:r>
    </w:p>
    <w:p w14:paraId="1A7DCA94" w14:textId="77777777" w:rsidR="00E80032" w:rsidRPr="00903DBA" w:rsidRDefault="00E80032" w:rsidP="00E80032">
      <w:pPr>
        <w:pStyle w:val="Code"/>
      </w:pPr>
      <w:r w:rsidRPr="00903DBA">
        <w:t>}</w:t>
      </w:r>
    </w:p>
    <w:p w14:paraId="66D15645" w14:textId="77777777" w:rsidR="00E80032" w:rsidRPr="00903DBA" w:rsidRDefault="00E80032" w:rsidP="00E80032">
      <w:pPr>
        <w:pStyle w:val="Code"/>
      </w:pPr>
    </w:p>
    <w:p w14:paraId="07E7925A" w14:textId="77777777" w:rsidR="00E80032" w:rsidRPr="00903DBA" w:rsidRDefault="00E80032" w:rsidP="00E80032">
      <w:pPr>
        <w:pStyle w:val="Code"/>
      </w:pPr>
      <w:r w:rsidRPr="00903DBA">
        <w:t>void main() {</w:t>
      </w:r>
    </w:p>
    <w:p w14:paraId="59E62EC8" w14:textId="77777777" w:rsidR="00E80032" w:rsidRPr="00903DBA" w:rsidRDefault="00E80032" w:rsidP="00E80032">
      <w:pPr>
        <w:pStyle w:val="Code"/>
      </w:pPr>
      <w:r w:rsidRPr="00903DBA">
        <w:t xml:space="preserve">  if (setjmp(env) == 0) {</w:t>
      </w:r>
      <w:r w:rsidRPr="00903DBA">
        <w:cr/>
        <w:t xml:space="preserve">    double value;</w:t>
      </w:r>
    </w:p>
    <w:p w14:paraId="6E9D8F50" w14:textId="77777777" w:rsidR="00E80032" w:rsidRPr="00903DBA" w:rsidRDefault="00E80032" w:rsidP="00E80032">
      <w:pPr>
        <w:pStyle w:val="Code"/>
      </w:pPr>
      <w:r w:rsidRPr="00903DBA">
        <w:t xml:space="preserve">    printf("Value: ");</w:t>
      </w:r>
    </w:p>
    <w:p w14:paraId="2D8FD60B" w14:textId="77777777" w:rsidR="00E80032" w:rsidRPr="00903DBA" w:rsidRDefault="00E80032" w:rsidP="00E80032">
      <w:pPr>
        <w:pStyle w:val="Code"/>
      </w:pPr>
      <w:r w:rsidRPr="00903DBA">
        <w:t xml:space="preserve">    scanf("%lf", &amp;value);</w:t>
      </w:r>
    </w:p>
    <w:p w14:paraId="02131FB8" w14:textId="77777777" w:rsidR="00E80032" w:rsidRPr="00903DBA" w:rsidRDefault="00E80032" w:rsidP="00E80032">
      <w:pPr>
        <w:pStyle w:val="Code"/>
      </w:pPr>
      <w:r w:rsidRPr="00903DBA">
        <w:t xml:space="preserve">    printf("Inverse: %f\n", Inverse(value));</w:t>
      </w:r>
    </w:p>
    <w:p w14:paraId="32B48067" w14:textId="77777777" w:rsidR="00E80032" w:rsidRPr="00903DBA" w:rsidRDefault="00E80032" w:rsidP="00E80032">
      <w:pPr>
        <w:pStyle w:val="Code"/>
      </w:pPr>
      <w:r w:rsidRPr="00903DBA">
        <w:t xml:space="preserve">  }</w:t>
      </w:r>
    </w:p>
    <w:p w14:paraId="51AECFDA" w14:textId="77777777" w:rsidR="00E80032" w:rsidRPr="00903DBA" w:rsidRDefault="00E80032" w:rsidP="00E80032">
      <w:pPr>
        <w:pStyle w:val="Code"/>
      </w:pPr>
      <w:r w:rsidRPr="00903DBA">
        <w:t xml:space="preserve">  else {</w:t>
      </w:r>
    </w:p>
    <w:p w14:paraId="3A68C645" w14:textId="77777777" w:rsidR="00E80032" w:rsidRPr="00903DBA" w:rsidRDefault="00E80032" w:rsidP="00E80032">
      <w:pPr>
        <w:pStyle w:val="Code"/>
      </w:pPr>
      <w:r w:rsidRPr="00903DBA">
        <w:t xml:space="preserve">    puts("Division by zero.");</w:t>
      </w:r>
    </w:p>
    <w:p w14:paraId="608B2A5E" w14:textId="77777777" w:rsidR="00E80032" w:rsidRPr="00903DBA" w:rsidRDefault="00E80032" w:rsidP="00E80032">
      <w:pPr>
        <w:pStyle w:val="Code"/>
      </w:pPr>
      <w:r w:rsidRPr="00903DBA">
        <w:t xml:space="preserve">  }</w:t>
      </w:r>
    </w:p>
    <w:p w14:paraId="55E5482A" w14:textId="77777777" w:rsidR="00E80032" w:rsidRPr="00903DBA" w:rsidRDefault="00E80032" w:rsidP="00E80032">
      <w:pPr>
        <w:pStyle w:val="Code"/>
      </w:pPr>
      <w:r w:rsidRPr="00903DBA">
        <w:t xml:space="preserve">} </w:t>
      </w:r>
    </w:p>
    <w:p w14:paraId="580E624D" w14:textId="77777777" w:rsidR="00E80032" w:rsidRPr="00903DBA" w:rsidRDefault="00E80032" w:rsidP="007C7CB2">
      <w:pPr>
        <w:pStyle w:val="Rubrik3"/>
      </w:pPr>
      <w:bookmarkStart w:id="880" w:name="_Toc323656739"/>
      <w:bookmarkStart w:id="881" w:name="_Toc324085477"/>
      <w:bookmarkStart w:id="882" w:name="_Toc383781129"/>
      <w:bookmarkStart w:id="883" w:name="_Toc57656238"/>
      <w:r w:rsidRPr="00903DBA">
        <w:t>Time</w:t>
      </w:r>
      <w:bookmarkEnd w:id="880"/>
      <w:bookmarkEnd w:id="881"/>
      <w:bookmarkEnd w:id="882"/>
      <w:bookmarkEnd w:id="883"/>
    </w:p>
    <w:p w14:paraId="3ADE0528" w14:textId="54D85CB0" w:rsidR="00E80032" w:rsidRPr="00903DBA" w:rsidRDefault="00E80032" w:rsidP="00E80032">
      <w:pPr>
        <w:rPr>
          <w:rFonts w:ascii="Courier New" w:hAnsi="Courier New" w:cs="Courier New"/>
          <w:sz w:val="24"/>
        </w:rPr>
      </w:pPr>
      <w:r w:rsidRPr="00903DBA">
        <w:t xml:space="preserve">The </w:t>
      </w:r>
      <w:r w:rsidRPr="00903DBA">
        <w:rPr>
          <w:rStyle w:val="CodeInText0"/>
        </w:rPr>
        <w:t>time</w:t>
      </w:r>
      <w:r w:rsidRPr="00903DBA">
        <w:t xml:space="preserve"> function gives the number of seconds since January 1, 1970. That value can then be used to fill a </w:t>
      </w:r>
      <w:r w:rsidRPr="00903DBA">
        <w:rPr>
          <w:rStyle w:val="CodeInText0"/>
        </w:rPr>
        <w:t>tm</w:t>
      </w:r>
      <w:r w:rsidR="00BF3BC6" w:rsidRPr="00903DBA">
        <w:t xml:space="preserve"> struct</w:t>
      </w:r>
      <w:r w:rsidRPr="00903DBA">
        <w:t xml:space="preserve"> with values regarding local date and time by calling the </w:t>
      </w:r>
      <w:proofErr w:type="spellStart"/>
      <w:r w:rsidRPr="00903DBA">
        <w:rPr>
          <w:rStyle w:val="CodeInText0"/>
        </w:rPr>
        <w:t>localtime</w:t>
      </w:r>
      <w:proofErr w:type="spellEnd"/>
      <w:r w:rsidRPr="00903DBA">
        <w:t xml:space="preserve"> function. If we call instead call </w:t>
      </w:r>
      <w:proofErr w:type="spellStart"/>
      <w:r w:rsidRPr="00903DBA">
        <w:rPr>
          <w:rStyle w:val="CodeInText0"/>
        </w:rPr>
        <w:t>gmtime</w:t>
      </w:r>
      <w:proofErr w:type="spellEnd"/>
      <w:r w:rsidRPr="00903DBA">
        <w:t xml:space="preserve">, the </w:t>
      </w:r>
      <w:hyperlink r:id="rId27" w:tooltip="Greenwich Mean Time" w:history="1">
        <w:r w:rsidRPr="00903DBA">
          <w:t>Greenwich Mean Time</w:t>
        </w:r>
      </w:hyperlink>
      <w:r w:rsidRPr="00903DBA">
        <w:t xml:space="preserve"> (Coordinated Universal Time) will be given. Note that the </w:t>
      </w:r>
      <w:proofErr w:type="spellStart"/>
      <w:r w:rsidRPr="00903DBA">
        <w:rPr>
          <w:rStyle w:val="CodeInText0"/>
        </w:rPr>
        <w:t>tm_year</w:t>
      </w:r>
      <w:proofErr w:type="spellEnd"/>
      <w:r w:rsidRPr="00903DBA">
        <w:t xml:space="preserve"> field gives the year starting from 1900.</w:t>
      </w:r>
    </w:p>
    <w:p w14:paraId="7278998F" w14:textId="3688CC11" w:rsidR="00E80032" w:rsidRPr="00903DBA" w:rsidRDefault="00E80032" w:rsidP="00E80032">
      <w:pPr>
        <w:pStyle w:val="Code"/>
      </w:pPr>
      <w:r w:rsidRPr="00903DBA">
        <w:t xml:space="preserve">#include </w:t>
      </w:r>
      <w:r w:rsidR="007705ED" w:rsidRPr="00903DBA">
        <w:rPr>
          <w:color w:val="000000" w:themeColor="text1"/>
        </w:rPr>
        <w:t>&lt;time.h&gt;</w:t>
      </w:r>
    </w:p>
    <w:p w14:paraId="17A7EE79" w14:textId="77777777" w:rsidR="00E80032" w:rsidRPr="00903DBA" w:rsidRDefault="00E80032" w:rsidP="00E80032">
      <w:pPr>
        <w:pStyle w:val="Code"/>
      </w:pPr>
    </w:p>
    <w:p w14:paraId="2074649C" w14:textId="77777777" w:rsidR="00E80032" w:rsidRPr="00903DBA" w:rsidRDefault="00E80032" w:rsidP="00E80032">
      <w:pPr>
        <w:pStyle w:val="Code"/>
      </w:pPr>
      <w:r w:rsidRPr="00903DBA">
        <w:t>void main() {</w:t>
      </w:r>
    </w:p>
    <w:p w14:paraId="2C44878B" w14:textId="77777777" w:rsidR="00E80032" w:rsidRPr="00903DBA" w:rsidRDefault="00E80032" w:rsidP="00E80032">
      <w:pPr>
        <w:pStyle w:val="Code"/>
      </w:pPr>
      <w:r w:rsidRPr="00903DBA">
        <w:t xml:space="preserve">  time_t t = time(NULL);</w:t>
      </w:r>
    </w:p>
    <w:p w14:paraId="5C10B54A" w14:textId="77777777" w:rsidR="00E80032" w:rsidRPr="00903DBA" w:rsidRDefault="00E80032" w:rsidP="00E80032">
      <w:pPr>
        <w:pStyle w:val="Code"/>
      </w:pPr>
      <w:r w:rsidRPr="00903DBA">
        <w:t xml:space="preserve">  struct tm time;</w:t>
      </w:r>
    </w:p>
    <w:p w14:paraId="0807B0E7" w14:textId="77777777" w:rsidR="00E80032" w:rsidRPr="00903DBA" w:rsidRDefault="00E80032" w:rsidP="00E80032">
      <w:pPr>
        <w:pStyle w:val="Code"/>
      </w:pPr>
      <w:r w:rsidRPr="00903DBA">
        <w:t xml:space="preserve">    </w:t>
      </w:r>
    </w:p>
    <w:p w14:paraId="2A1A394E" w14:textId="77777777" w:rsidR="00E80032" w:rsidRPr="00903DBA" w:rsidRDefault="00E80032" w:rsidP="00E80032">
      <w:pPr>
        <w:pStyle w:val="Code"/>
      </w:pPr>
      <w:r w:rsidRPr="00903DBA">
        <w:t xml:space="preserve">  char *months[] = {"Jan", </w:t>
      </w:r>
      <w:r w:rsidRPr="00903DBA">
        <w:rPr>
          <w:color w:val="000000" w:themeColor="text1"/>
          <w:rPrChange w:id="884" w:author="Stefan Björnander" w:date="2012-05-06T21:51:00Z">
            <w:rPr>
              <w:color w:val="A31515"/>
            </w:rPr>
          </w:rPrChange>
        </w:rPr>
        <w:t>"Feb"</w:t>
      </w:r>
      <w:r w:rsidRPr="00903DBA">
        <w:t xml:space="preserve">, </w:t>
      </w:r>
      <w:r w:rsidRPr="00903DBA">
        <w:rPr>
          <w:color w:val="000000" w:themeColor="text1"/>
          <w:rPrChange w:id="885" w:author="Stefan Björnander" w:date="2012-05-06T21:51:00Z">
            <w:rPr>
              <w:color w:val="A31515"/>
            </w:rPr>
          </w:rPrChange>
        </w:rPr>
        <w:t>"Mar"</w:t>
      </w:r>
      <w:r w:rsidRPr="00903DBA">
        <w:t xml:space="preserve">, </w:t>
      </w:r>
      <w:r w:rsidRPr="00903DBA">
        <w:rPr>
          <w:color w:val="000000" w:themeColor="text1"/>
          <w:rPrChange w:id="886" w:author="Stefan Björnander" w:date="2012-05-06T21:51:00Z">
            <w:rPr>
              <w:color w:val="A31515"/>
            </w:rPr>
          </w:rPrChange>
        </w:rPr>
        <w:t>"Apr"</w:t>
      </w:r>
      <w:r w:rsidRPr="00903DBA">
        <w:t>,</w:t>
      </w:r>
    </w:p>
    <w:p w14:paraId="4B151F55" w14:textId="77777777" w:rsidR="00E80032" w:rsidRPr="00903DBA" w:rsidRDefault="00E80032" w:rsidP="00E80032">
      <w:pPr>
        <w:pStyle w:val="Code"/>
      </w:pPr>
      <w:r w:rsidRPr="00903DBA">
        <w:t xml:space="preserve">                    "May", </w:t>
      </w:r>
      <w:r w:rsidRPr="00903DBA">
        <w:rPr>
          <w:color w:val="000000" w:themeColor="text1"/>
          <w:rPrChange w:id="887" w:author="Stefan Björnander" w:date="2012-05-06T21:51:00Z">
            <w:rPr>
              <w:color w:val="A31515"/>
            </w:rPr>
          </w:rPrChange>
        </w:rPr>
        <w:t>"Jun"</w:t>
      </w:r>
      <w:r w:rsidRPr="00903DBA">
        <w:t xml:space="preserve">, </w:t>
      </w:r>
      <w:r w:rsidRPr="00903DBA">
        <w:rPr>
          <w:color w:val="000000" w:themeColor="text1"/>
          <w:rPrChange w:id="888" w:author="Stefan Björnander" w:date="2012-05-06T21:51:00Z">
            <w:rPr>
              <w:color w:val="A31515"/>
            </w:rPr>
          </w:rPrChange>
        </w:rPr>
        <w:t>"Jul"</w:t>
      </w:r>
      <w:r w:rsidRPr="00903DBA">
        <w:t xml:space="preserve">, </w:t>
      </w:r>
      <w:r w:rsidRPr="00903DBA">
        <w:rPr>
          <w:color w:val="000000" w:themeColor="text1"/>
          <w:rPrChange w:id="889" w:author="Stefan Björnander" w:date="2012-05-06T21:51:00Z">
            <w:rPr>
              <w:color w:val="A31515"/>
            </w:rPr>
          </w:rPrChange>
        </w:rPr>
        <w:t>"Aug"</w:t>
      </w:r>
      <w:r w:rsidRPr="00903DBA">
        <w:t>,</w:t>
      </w:r>
    </w:p>
    <w:p w14:paraId="045FC9FD" w14:textId="77777777" w:rsidR="00E80032" w:rsidRPr="00903DBA" w:rsidRDefault="00E80032" w:rsidP="00E80032">
      <w:pPr>
        <w:pStyle w:val="Code"/>
      </w:pPr>
      <w:r w:rsidRPr="00903DBA">
        <w:t xml:space="preserve">                    "Sep", </w:t>
      </w:r>
      <w:r w:rsidRPr="00903DBA">
        <w:rPr>
          <w:color w:val="000000" w:themeColor="text1"/>
          <w:rPrChange w:id="890" w:author="Stefan Björnander" w:date="2012-05-06T21:51:00Z">
            <w:rPr>
              <w:color w:val="A31515"/>
            </w:rPr>
          </w:rPrChange>
        </w:rPr>
        <w:t>"Oct"</w:t>
      </w:r>
      <w:r w:rsidRPr="00903DBA">
        <w:t xml:space="preserve">, </w:t>
      </w:r>
      <w:r w:rsidRPr="00903DBA">
        <w:rPr>
          <w:color w:val="000000" w:themeColor="text1"/>
          <w:rPrChange w:id="891" w:author="Stefan Björnander" w:date="2012-05-06T21:51:00Z">
            <w:rPr>
              <w:color w:val="A31515"/>
            </w:rPr>
          </w:rPrChange>
        </w:rPr>
        <w:t>"Nov"</w:t>
      </w:r>
      <w:r w:rsidRPr="00903DBA">
        <w:t>,</w:t>
      </w:r>
      <w:r w:rsidRPr="00903DBA">
        <w:rPr>
          <w:color w:val="000000" w:themeColor="text1"/>
          <w:rPrChange w:id="892" w:author="Stefan Björnander" w:date="2012-05-06T21:51:00Z">
            <w:rPr>
              <w:color w:val="A31515"/>
            </w:rPr>
          </w:rPrChange>
        </w:rPr>
        <w:t>"Dec"</w:t>
      </w:r>
      <w:r w:rsidRPr="00903DBA">
        <w:t>};</w:t>
      </w:r>
    </w:p>
    <w:p w14:paraId="69D494AC" w14:textId="77777777" w:rsidR="00E80032" w:rsidRPr="00903DBA" w:rsidRDefault="00E80032" w:rsidP="00E80032">
      <w:pPr>
        <w:pStyle w:val="Code"/>
      </w:pPr>
      <w:r w:rsidRPr="00903DBA">
        <w:t xml:space="preserve">  char *days[] = {"Sun", </w:t>
      </w:r>
      <w:r w:rsidRPr="00903DBA">
        <w:rPr>
          <w:color w:val="000000" w:themeColor="text1"/>
          <w:rPrChange w:id="893" w:author="Stefan Björnander" w:date="2012-05-06T21:51:00Z">
            <w:rPr>
              <w:color w:val="A31515"/>
            </w:rPr>
          </w:rPrChange>
        </w:rPr>
        <w:t>"Mon"</w:t>
      </w:r>
      <w:r w:rsidRPr="00903DBA">
        <w:t xml:space="preserve">, </w:t>
      </w:r>
      <w:r w:rsidRPr="00903DBA">
        <w:rPr>
          <w:color w:val="000000" w:themeColor="text1"/>
          <w:rPrChange w:id="894" w:author="Stefan Björnander" w:date="2012-05-06T21:51:00Z">
            <w:rPr>
              <w:color w:val="A31515"/>
            </w:rPr>
          </w:rPrChange>
        </w:rPr>
        <w:t>"Tue"</w:t>
      </w:r>
      <w:r w:rsidRPr="00903DBA">
        <w:t xml:space="preserve">, </w:t>
      </w:r>
      <w:r w:rsidRPr="00903DBA">
        <w:rPr>
          <w:color w:val="000000" w:themeColor="text1"/>
          <w:rPrChange w:id="895" w:author="Stefan Björnander" w:date="2012-05-06T21:51:00Z">
            <w:rPr>
              <w:color w:val="A31515"/>
            </w:rPr>
          </w:rPrChange>
        </w:rPr>
        <w:t>"Wed"</w:t>
      </w:r>
      <w:r w:rsidRPr="00903DBA">
        <w:t>,</w:t>
      </w:r>
    </w:p>
    <w:p w14:paraId="1B58794E" w14:textId="77777777" w:rsidR="00E80032" w:rsidRPr="00903DBA" w:rsidRDefault="00E80032" w:rsidP="00E80032">
      <w:pPr>
        <w:pStyle w:val="Code"/>
      </w:pPr>
      <w:r w:rsidRPr="00903DBA">
        <w:t xml:space="preserve">                  "Thu", </w:t>
      </w:r>
      <w:r w:rsidRPr="00903DBA">
        <w:rPr>
          <w:color w:val="000000" w:themeColor="text1"/>
          <w:rPrChange w:id="896" w:author="Stefan Björnander" w:date="2012-05-06T21:51:00Z">
            <w:rPr>
              <w:color w:val="A31515"/>
            </w:rPr>
          </w:rPrChange>
        </w:rPr>
        <w:t>"Fri"</w:t>
      </w:r>
      <w:r w:rsidRPr="00903DBA">
        <w:t xml:space="preserve">, </w:t>
      </w:r>
      <w:r w:rsidRPr="00903DBA">
        <w:rPr>
          <w:color w:val="000000" w:themeColor="text1"/>
          <w:rPrChange w:id="897" w:author="Stefan Björnander" w:date="2012-05-06T21:51:00Z">
            <w:rPr>
              <w:color w:val="A31515"/>
            </w:rPr>
          </w:rPrChange>
        </w:rPr>
        <w:t>"Sat"</w:t>
      </w:r>
      <w:r w:rsidRPr="00903DBA">
        <w:t>};</w:t>
      </w:r>
    </w:p>
    <w:p w14:paraId="2C32719D" w14:textId="77777777" w:rsidR="00E80032" w:rsidRPr="00903DBA" w:rsidRDefault="00E80032" w:rsidP="00E80032">
      <w:pPr>
        <w:pStyle w:val="Code"/>
      </w:pPr>
    </w:p>
    <w:p w14:paraId="263D6A6E" w14:textId="77777777" w:rsidR="00E80032" w:rsidRPr="00903DBA" w:rsidRDefault="00E80032" w:rsidP="00E80032">
      <w:pPr>
        <w:pStyle w:val="Code"/>
      </w:pPr>
      <w:r w:rsidRPr="00903DBA">
        <w:t xml:space="preserve">  localtime_s(&amp;time, &amp;t);</w:t>
      </w:r>
    </w:p>
    <w:p w14:paraId="1D28C200" w14:textId="77777777" w:rsidR="00E80032" w:rsidRPr="00903DBA" w:rsidRDefault="00E80032" w:rsidP="00E80032">
      <w:pPr>
        <w:pStyle w:val="Code"/>
      </w:pPr>
      <w:r w:rsidRPr="00903DBA">
        <w:lastRenderedPageBreak/>
        <w:t xml:space="preserve">  printf("%02d:%02d:%02d\n", time.tm_hour, time.tm_min, time.tm_sec);</w:t>
      </w:r>
    </w:p>
    <w:p w14:paraId="3FA72AC7" w14:textId="77777777" w:rsidR="00E80032" w:rsidRPr="00903DBA" w:rsidRDefault="00E80032" w:rsidP="00E80032">
      <w:pPr>
        <w:pStyle w:val="Code"/>
      </w:pPr>
      <w:r w:rsidRPr="00903DBA">
        <w:t xml:space="preserve">  printf("%s %s %d, %d\n", days[time.tm_wday], months[time.tm_mon],</w:t>
      </w:r>
    </w:p>
    <w:p w14:paraId="0B20F7A7" w14:textId="77777777" w:rsidR="00E80032" w:rsidRPr="00903DBA" w:rsidRDefault="00E80032" w:rsidP="00E80032">
      <w:pPr>
        <w:pStyle w:val="Code"/>
      </w:pPr>
      <w:r w:rsidRPr="00903DBA">
        <w:t xml:space="preserve">         time.tm_mday, 1900 + time.tm_year);</w:t>
      </w:r>
    </w:p>
    <w:p w14:paraId="0AC96F9A" w14:textId="77777777" w:rsidR="00E80032" w:rsidRPr="00903DBA" w:rsidRDefault="00E80032" w:rsidP="00E80032">
      <w:pPr>
        <w:pStyle w:val="Code"/>
      </w:pPr>
      <w:r w:rsidRPr="00903DBA">
        <w:t xml:space="preserve">  printf("Day of year: %d.\n", time.tm_yday);</w:t>
      </w:r>
    </w:p>
    <w:p w14:paraId="6CCB27AE" w14:textId="77777777" w:rsidR="00E80032" w:rsidRPr="00903DBA" w:rsidRDefault="00E80032" w:rsidP="00E80032">
      <w:pPr>
        <w:pStyle w:val="Code"/>
      </w:pPr>
      <w:r w:rsidRPr="00903DBA">
        <w:t xml:space="preserve">  printf("Daylight saving time: %s.\n", time.tm_isdst ? "Yes" : "No");</w:t>
      </w:r>
    </w:p>
    <w:p w14:paraId="48BE3C04" w14:textId="77777777" w:rsidR="00E80032" w:rsidRPr="00903DBA" w:rsidRDefault="00E80032" w:rsidP="00E80032">
      <w:pPr>
        <w:pStyle w:val="Code"/>
      </w:pPr>
      <w:r w:rsidRPr="00903DBA">
        <w:t>}</w:t>
      </w:r>
    </w:p>
    <w:p w14:paraId="45113E65" w14:textId="77777777" w:rsidR="00E80032" w:rsidRPr="00903DBA" w:rsidRDefault="00E80032" w:rsidP="00E80032">
      <w:r w:rsidRPr="00903DBA">
        <w:t>It is also possible to measure the period between two events.</w:t>
      </w:r>
    </w:p>
    <w:p w14:paraId="41937378" w14:textId="6468D264" w:rsidR="00E80032" w:rsidRPr="00903DBA" w:rsidRDefault="00E80032" w:rsidP="00E80032">
      <w:pPr>
        <w:pStyle w:val="Code"/>
      </w:pPr>
      <w:r w:rsidRPr="00903DBA">
        <w:rPr>
          <w:color w:val="000000" w:themeColor="text1"/>
          <w:rPrChange w:id="898" w:author="Stefan Björnander" w:date="2012-05-06T21:51:00Z">
            <w:rPr>
              <w:color w:val="0000FF"/>
            </w:rPr>
          </w:rPrChange>
        </w:rPr>
        <w:t>#include</w:t>
      </w:r>
      <w:r w:rsidRPr="00903DBA">
        <w:t xml:space="preserve"> </w:t>
      </w:r>
      <w:r w:rsidR="00294181" w:rsidRPr="00903DBA">
        <w:t>&lt;stdio.h&gt;</w:t>
      </w:r>
    </w:p>
    <w:p w14:paraId="50C1A712" w14:textId="3AF63A56" w:rsidR="00E80032" w:rsidRPr="00903DBA" w:rsidRDefault="00E80032" w:rsidP="00E80032">
      <w:pPr>
        <w:pStyle w:val="Code"/>
      </w:pPr>
      <w:r w:rsidRPr="00903DBA">
        <w:rPr>
          <w:color w:val="000000" w:themeColor="text1"/>
          <w:rPrChange w:id="899" w:author="Stefan Björnander" w:date="2012-05-06T21:51:00Z">
            <w:rPr>
              <w:color w:val="0000FF"/>
            </w:rPr>
          </w:rPrChange>
        </w:rPr>
        <w:t>#include</w:t>
      </w:r>
      <w:r w:rsidRPr="00903DBA">
        <w:t xml:space="preserve"> </w:t>
      </w:r>
      <w:r w:rsidR="007705ED" w:rsidRPr="00903DBA">
        <w:t>&lt;time.h&gt;</w:t>
      </w:r>
    </w:p>
    <w:p w14:paraId="30334DA2" w14:textId="77777777" w:rsidR="00E80032" w:rsidRPr="00903DBA" w:rsidRDefault="00E80032" w:rsidP="00E80032">
      <w:pPr>
        <w:pStyle w:val="Code"/>
      </w:pPr>
    </w:p>
    <w:p w14:paraId="3B360F80" w14:textId="77777777" w:rsidR="00E80032" w:rsidRPr="00903DBA" w:rsidRDefault="00E80032" w:rsidP="00E80032">
      <w:pPr>
        <w:pStyle w:val="Code"/>
      </w:pPr>
      <w:r w:rsidRPr="00903DBA">
        <w:rPr>
          <w:color w:val="000000" w:themeColor="text1"/>
          <w:rPrChange w:id="900" w:author="Stefan Björnander" w:date="2012-05-06T21:51:00Z">
            <w:rPr>
              <w:color w:val="0000FF"/>
            </w:rPr>
          </w:rPrChange>
        </w:rPr>
        <w:t>void</w:t>
      </w:r>
      <w:r w:rsidRPr="00903DBA">
        <w:t xml:space="preserve"> main() {</w:t>
      </w:r>
    </w:p>
    <w:p w14:paraId="23FD7E90" w14:textId="77777777" w:rsidR="00E80032" w:rsidRPr="00903DBA" w:rsidRDefault="00E80032" w:rsidP="00E80032">
      <w:pPr>
        <w:pStyle w:val="Code"/>
      </w:pPr>
      <w:r w:rsidRPr="00903DBA">
        <w:t xml:space="preserve">  time_t t1 = time(NULL);</w:t>
      </w:r>
    </w:p>
    <w:p w14:paraId="4EED24B7" w14:textId="77777777" w:rsidR="00E80032" w:rsidRPr="00903DBA" w:rsidRDefault="00E80032" w:rsidP="00E80032">
      <w:pPr>
        <w:pStyle w:val="Code"/>
      </w:pPr>
    </w:p>
    <w:p w14:paraId="7AA6687A" w14:textId="77777777" w:rsidR="00E80032" w:rsidRPr="00903DBA" w:rsidRDefault="00E80032" w:rsidP="00E80032">
      <w:pPr>
        <w:pStyle w:val="Code"/>
      </w:pPr>
      <w:r w:rsidRPr="00903DBA">
        <w:t xml:space="preserve">  int index;</w:t>
      </w:r>
    </w:p>
    <w:p w14:paraId="5D031504" w14:textId="77777777" w:rsidR="00E80032" w:rsidRPr="00903DBA" w:rsidRDefault="00E80032" w:rsidP="00E80032">
      <w:pPr>
        <w:pStyle w:val="Code"/>
      </w:pPr>
      <w:r w:rsidRPr="00903DBA">
        <w:t xml:space="preserve">  for (index = 0; index &lt; 100000; ++index) {</w:t>
      </w:r>
    </w:p>
    <w:p w14:paraId="5A4A2EAA" w14:textId="77777777" w:rsidR="00E80032" w:rsidRPr="00903DBA" w:rsidRDefault="00E80032" w:rsidP="00E80032">
      <w:pPr>
        <w:pStyle w:val="Code"/>
      </w:pPr>
      <w:r w:rsidRPr="00903DBA">
        <w:t xml:space="preserve">    printf("%d\n", index);</w:t>
      </w:r>
    </w:p>
    <w:p w14:paraId="6AED2565" w14:textId="77777777" w:rsidR="00E80032" w:rsidRPr="00903DBA" w:rsidRDefault="00E80032" w:rsidP="00E80032">
      <w:pPr>
        <w:pStyle w:val="Code"/>
      </w:pPr>
      <w:r w:rsidRPr="00903DBA">
        <w:t xml:space="preserve">  }</w:t>
      </w:r>
    </w:p>
    <w:p w14:paraId="26C07447" w14:textId="77777777" w:rsidR="00E80032" w:rsidRPr="00903DBA" w:rsidRDefault="00E80032" w:rsidP="00E80032">
      <w:pPr>
        <w:pStyle w:val="Code"/>
      </w:pPr>
    </w:p>
    <w:p w14:paraId="40398084" w14:textId="77777777" w:rsidR="00E80032" w:rsidRPr="00903DBA" w:rsidRDefault="00E80032" w:rsidP="00E80032">
      <w:pPr>
        <w:pStyle w:val="Code"/>
      </w:pPr>
      <w:r w:rsidRPr="00903DBA">
        <w:t xml:space="preserve">  { time_t t2 = time(NULL);</w:t>
      </w:r>
    </w:p>
    <w:p w14:paraId="79040EAF" w14:textId="77777777" w:rsidR="00E80032" w:rsidRPr="00903DBA" w:rsidRDefault="00E80032" w:rsidP="00E80032">
      <w:pPr>
        <w:pStyle w:val="Code"/>
      </w:pPr>
      <w:r w:rsidRPr="00903DBA">
        <w:t xml:space="preserve">    printf("The loop took %f seconds.\n", difftime(t2, t1));</w:t>
      </w:r>
    </w:p>
    <w:p w14:paraId="2BB43B66" w14:textId="77777777" w:rsidR="00E80032" w:rsidRPr="00903DBA" w:rsidRDefault="00E80032" w:rsidP="00E80032">
      <w:pPr>
        <w:pStyle w:val="Code"/>
      </w:pPr>
      <w:r w:rsidRPr="00903DBA">
        <w:t xml:space="preserve">  }</w:t>
      </w:r>
    </w:p>
    <w:p w14:paraId="3C577A38" w14:textId="77777777" w:rsidR="00E80032" w:rsidRPr="00903DBA" w:rsidRDefault="00E80032" w:rsidP="00E80032">
      <w:pPr>
        <w:pStyle w:val="Code"/>
      </w:pPr>
      <w:r w:rsidRPr="00903DBA">
        <w:t>}</w:t>
      </w:r>
    </w:p>
    <w:p w14:paraId="02F878BC" w14:textId="77777777" w:rsidR="00E80032" w:rsidRPr="00903DBA" w:rsidRDefault="00E80032" w:rsidP="007C7CB2">
      <w:pPr>
        <w:pStyle w:val="Rubrik3"/>
      </w:pPr>
      <w:bookmarkStart w:id="901" w:name="_Toc323656740"/>
      <w:bookmarkStart w:id="902" w:name="_Toc324085478"/>
      <w:bookmarkStart w:id="903" w:name="_Toc383781130"/>
      <w:bookmarkStart w:id="904" w:name="_Toc57656239"/>
      <w:r w:rsidRPr="00903DBA">
        <w:t>Random Numbers</w:t>
      </w:r>
      <w:bookmarkEnd w:id="901"/>
      <w:bookmarkEnd w:id="902"/>
      <w:bookmarkEnd w:id="903"/>
      <w:bookmarkEnd w:id="904"/>
    </w:p>
    <w:p w14:paraId="113C753A" w14:textId="0B68BE95" w:rsidR="00E80032" w:rsidRPr="00903DBA" w:rsidRDefault="00E80032" w:rsidP="00E80032">
      <w:r w:rsidRPr="00903DBA">
        <w:t xml:space="preserve">It is possible to generate a sequence of pseudo-random numbers with the </w:t>
      </w:r>
      <w:r w:rsidRPr="00903DBA">
        <w:rPr>
          <w:rStyle w:val="CodeInText0"/>
        </w:rPr>
        <w:t>rand</w:t>
      </w:r>
      <w:r w:rsidRPr="00903DBA">
        <w:t xml:space="preserve"> function. In order to </w:t>
      </w:r>
      <w:r w:rsidR="00631D4D" w:rsidRPr="00903DBA">
        <w:t>initialize</w:t>
      </w:r>
      <w:r w:rsidRPr="00903DBA">
        <w:t xml:space="preserve"> the </w:t>
      </w:r>
      <w:proofErr w:type="gramStart"/>
      <w:r w:rsidRPr="00903DBA">
        <w:t>sequence</w:t>
      </w:r>
      <w:proofErr w:type="gramEnd"/>
      <w:r w:rsidRPr="00903DBA">
        <w:t xml:space="preserve"> we need to sow a random seed with the </w:t>
      </w:r>
      <w:proofErr w:type="spellStart"/>
      <w:r w:rsidRPr="00903DBA">
        <w:rPr>
          <w:rStyle w:val="CodeInText0"/>
        </w:rPr>
        <w:t>srand</w:t>
      </w:r>
      <w:proofErr w:type="spellEnd"/>
      <w:r w:rsidRPr="00903DBA">
        <w:t xml:space="preserve"> function. One way to generate different seeds is to use the </w:t>
      </w:r>
      <w:r w:rsidRPr="00903DBA">
        <w:rPr>
          <w:rStyle w:val="CodeInText0"/>
        </w:rPr>
        <w:t>time</w:t>
      </w:r>
      <w:r w:rsidRPr="00903DBA">
        <w:t xml:space="preserve"> function. The </w:t>
      </w:r>
      <w:hyperlink r:id="rId28" w:history="1">
        <w:proofErr w:type="spellStart"/>
        <w:r w:rsidRPr="00903DBA">
          <w:rPr>
            <w:rStyle w:val="CodeInText0"/>
          </w:rPr>
          <w:t>RAND_MAX</w:t>
        </w:r>
        <w:proofErr w:type="spellEnd"/>
      </w:hyperlink>
      <w:r w:rsidRPr="00903DBA">
        <w:t xml:space="preserve">  macro gives the largest possible random numbers; however, usually we want random numbers in a certain interval. The following code generates five sequences of ten numbers between 1 and 100.</w:t>
      </w:r>
    </w:p>
    <w:p w14:paraId="5769FD00" w14:textId="6AE4145F" w:rsidR="00E80032" w:rsidRPr="00903DBA" w:rsidRDefault="00E80032" w:rsidP="00E80032">
      <w:pPr>
        <w:pStyle w:val="Code"/>
      </w:pPr>
      <w:r w:rsidRPr="00903DBA">
        <w:rPr>
          <w:color w:val="000000" w:themeColor="text1"/>
          <w:rPrChange w:id="905" w:author="Stefan Björnander" w:date="2012-05-06T21:51:00Z">
            <w:rPr>
              <w:color w:val="0000FF"/>
            </w:rPr>
          </w:rPrChange>
        </w:rPr>
        <w:t>#include</w:t>
      </w:r>
      <w:r w:rsidRPr="00903DBA">
        <w:t xml:space="preserve"> </w:t>
      </w:r>
      <w:r w:rsidR="00EF337F" w:rsidRPr="00903DBA">
        <w:t>&lt;stdlib.h&gt;</w:t>
      </w:r>
    </w:p>
    <w:p w14:paraId="181BCC0F" w14:textId="77777777" w:rsidR="00E80032" w:rsidRPr="00903DBA" w:rsidRDefault="00E80032" w:rsidP="00E80032">
      <w:pPr>
        <w:pStyle w:val="Code"/>
      </w:pPr>
    </w:p>
    <w:p w14:paraId="7D7013DE" w14:textId="77777777" w:rsidR="00E80032" w:rsidRPr="00903DBA" w:rsidRDefault="00E80032" w:rsidP="00E80032">
      <w:pPr>
        <w:pStyle w:val="Code"/>
      </w:pPr>
      <w:r w:rsidRPr="00903DBA">
        <w:rPr>
          <w:color w:val="000000" w:themeColor="text1"/>
          <w:rPrChange w:id="906" w:author="Stefan Björnander" w:date="2012-05-06T21:51:00Z">
            <w:rPr>
              <w:color w:val="0000FF"/>
            </w:rPr>
          </w:rPrChange>
        </w:rPr>
        <w:t>void</w:t>
      </w:r>
      <w:r w:rsidRPr="00903DBA">
        <w:t xml:space="preserve"> main() {</w:t>
      </w:r>
    </w:p>
    <w:p w14:paraId="4FB7233C" w14:textId="77777777" w:rsidR="00E80032" w:rsidRPr="00903DBA" w:rsidRDefault="00E80032" w:rsidP="00E80032">
      <w:pPr>
        <w:pStyle w:val="Code"/>
      </w:pPr>
      <w:r w:rsidRPr="00903DBA">
        <w:t xml:space="preserve">  int iIndex1, iIndex2;</w:t>
      </w:r>
    </w:p>
    <w:p w14:paraId="3FCF8ABD" w14:textId="77777777" w:rsidR="00E80032" w:rsidRPr="00903DBA" w:rsidRDefault="00E80032" w:rsidP="00E80032">
      <w:pPr>
        <w:pStyle w:val="Code"/>
      </w:pPr>
    </w:p>
    <w:p w14:paraId="180A5B9D" w14:textId="77777777" w:rsidR="00E80032" w:rsidRPr="00903DBA" w:rsidRDefault="00E80032" w:rsidP="00E80032">
      <w:pPr>
        <w:pStyle w:val="Code"/>
      </w:pPr>
      <w:r w:rsidRPr="00903DBA">
        <w:t xml:space="preserve">  for (iIndex1 = 0; iIndex1 &lt; 5; ++iIndex1) {</w:t>
      </w:r>
    </w:p>
    <w:p w14:paraId="60695F8A" w14:textId="77777777" w:rsidR="00E80032" w:rsidRPr="00903DBA" w:rsidRDefault="00E80032" w:rsidP="00E80032">
      <w:pPr>
        <w:pStyle w:val="Code"/>
      </w:pPr>
      <w:r w:rsidRPr="00903DBA">
        <w:t xml:space="preserve">    srand((unsigned </w:t>
      </w:r>
      <w:r w:rsidRPr="00903DBA">
        <w:rPr>
          <w:color w:val="000000" w:themeColor="text1"/>
          <w:rPrChange w:id="907" w:author="Stefan Björnander" w:date="2012-05-06T21:51:00Z">
            <w:rPr>
              <w:color w:val="0000FF"/>
            </w:rPr>
          </w:rPrChange>
        </w:rPr>
        <w:t>int</w:t>
      </w:r>
      <w:r w:rsidRPr="00903DBA">
        <w:t>) time(NULL));</w:t>
      </w:r>
    </w:p>
    <w:p w14:paraId="4583123D" w14:textId="77777777" w:rsidR="00E80032" w:rsidRPr="00903DBA" w:rsidRDefault="00E80032" w:rsidP="00E80032">
      <w:pPr>
        <w:pStyle w:val="Code"/>
      </w:pPr>
    </w:p>
    <w:p w14:paraId="505F9795" w14:textId="77777777" w:rsidR="00E80032" w:rsidRPr="00903DBA" w:rsidRDefault="00E80032" w:rsidP="00E80032">
      <w:pPr>
        <w:pStyle w:val="Code"/>
      </w:pPr>
      <w:r w:rsidRPr="00903DBA">
        <w:t xml:space="preserve">    for (iIndex2 = 0; iIndex2 &lt; 10; ++iIndex2) {</w:t>
      </w:r>
    </w:p>
    <w:p w14:paraId="7E471EC5" w14:textId="77777777" w:rsidR="00E80032" w:rsidRPr="00903DBA" w:rsidRDefault="00E80032" w:rsidP="00E80032">
      <w:pPr>
        <w:pStyle w:val="Code"/>
      </w:pPr>
      <w:r w:rsidRPr="00903DBA">
        <w:t xml:space="preserve">      int randomNumber = rand() % 100 + 1;</w:t>
      </w:r>
    </w:p>
    <w:p w14:paraId="09745E23" w14:textId="77777777" w:rsidR="00E80032" w:rsidRPr="00903DBA" w:rsidRDefault="00E80032" w:rsidP="00E80032">
      <w:pPr>
        <w:pStyle w:val="Code"/>
      </w:pPr>
      <w:r w:rsidRPr="00903DBA">
        <w:t xml:space="preserve">      printf("%d\n", randomNumber);</w:t>
      </w:r>
    </w:p>
    <w:p w14:paraId="504C0DDA" w14:textId="77777777" w:rsidR="00E80032" w:rsidRPr="00903DBA" w:rsidRDefault="00E80032" w:rsidP="00E80032">
      <w:pPr>
        <w:pStyle w:val="Code"/>
      </w:pPr>
      <w:r w:rsidRPr="00903DBA">
        <w:t xml:space="preserve">    }</w:t>
      </w:r>
    </w:p>
    <w:p w14:paraId="10BC3353" w14:textId="77777777" w:rsidR="00E80032" w:rsidRPr="00903DBA" w:rsidRDefault="00E80032" w:rsidP="00E80032">
      <w:pPr>
        <w:pStyle w:val="Code"/>
      </w:pPr>
    </w:p>
    <w:p w14:paraId="1F09A370" w14:textId="77777777" w:rsidR="00E80032" w:rsidRPr="00903DBA" w:rsidRDefault="00E80032" w:rsidP="00E80032">
      <w:pPr>
        <w:pStyle w:val="Code"/>
      </w:pPr>
      <w:r w:rsidRPr="00903DBA">
        <w:t xml:space="preserve">    printf("\n");</w:t>
      </w:r>
    </w:p>
    <w:p w14:paraId="4FCFC093" w14:textId="77777777" w:rsidR="00E80032" w:rsidRPr="00903DBA" w:rsidRDefault="00E80032" w:rsidP="00E80032">
      <w:pPr>
        <w:pStyle w:val="Code"/>
      </w:pPr>
      <w:r w:rsidRPr="00903DBA">
        <w:t xml:space="preserve">  }</w:t>
      </w:r>
    </w:p>
    <w:p w14:paraId="701BACC7" w14:textId="77777777" w:rsidR="00E80032" w:rsidRPr="00903DBA" w:rsidRDefault="00E80032" w:rsidP="00E80032">
      <w:pPr>
        <w:pStyle w:val="Code"/>
      </w:pPr>
      <w:r w:rsidRPr="00903DBA">
        <w:t>}</w:t>
      </w:r>
    </w:p>
    <w:p w14:paraId="70C04547" w14:textId="77777777" w:rsidR="00E80032" w:rsidRPr="00903DBA" w:rsidRDefault="00E80032" w:rsidP="007C7CB2">
      <w:pPr>
        <w:pStyle w:val="Rubrik3"/>
      </w:pPr>
      <w:bookmarkStart w:id="908" w:name="_Toc323656741"/>
      <w:bookmarkStart w:id="909" w:name="_Toc324085479"/>
      <w:bookmarkStart w:id="910" w:name="_Toc383781131"/>
      <w:bookmarkStart w:id="911" w:name="_Toc57656240"/>
      <w:r w:rsidRPr="00903DBA">
        <w:t>Limits of Integral and Floating Types</w:t>
      </w:r>
      <w:bookmarkEnd w:id="908"/>
      <w:bookmarkEnd w:id="909"/>
      <w:bookmarkEnd w:id="910"/>
      <w:bookmarkEnd w:id="911"/>
    </w:p>
    <w:p w14:paraId="1B2E9FB8" w14:textId="77777777" w:rsidR="00E80032" w:rsidRPr="00903DBA" w:rsidRDefault="00E80032" w:rsidP="00E80032">
      <w:r w:rsidRPr="00903DBA">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903DBA" w:rsidRDefault="00E80032" w:rsidP="00E80032">
      <w:pPr>
        <w:pStyle w:val="Code"/>
      </w:pPr>
      <w:r w:rsidRPr="00903DBA">
        <w:t>#include &lt;stdio.h&gt;</w:t>
      </w:r>
    </w:p>
    <w:p w14:paraId="58475303" w14:textId="77777777" w:rsidR="00E80032" w:rsidRPr="00903DBA" w:rsidRDefault="00E80032" w:rsidP="00E80032">
      <w:pPr>
        <w:pStyle w:val="Code"/>
      </w:pPr>
      <w:r w:rsidRPr="00903DBA">
        <w:t>#include &lt;limits.h&gt; // The integral type limit constants.</w:t>
      </w:r>
    </w:p>
    <w:p w14:paraId="43486CE3" w14:textId="77777777" w:rsidR="00E80032" w:rsidRPr="00903DBA" w:rsidRDefault="00E80032" w:rsidP="00E80032">
      <w:pPr>
        <w:pStyle w:val="Code"/>
      </w:pPr>
      <w:r w:rsidRPr="00903DBA">
        <w:lastRenderedPageBreak/>
        <w:t>#include &lt;float.h&gt;  // The floating type limit constants.</w:t>
      </w:r>
    </w:p>
    <w:p w14:paraId="4C860F4A" w14:textId="77777777" w:rsidR="00E80032" w:rsidRPr="00903DBA" w:rsidRDefault="00E80032" w:rsidP="00E80032">
      <w:pPr>
        <w:pStyle w:val="Code"/>
      </w:pPr>
    </w:p>
    <w:p w14:paraId="4E056705" w14:textId="77777777" w:rsidR="00E80032" w:rsidRPr="00903DBA" w:rsidRDefault="00E80032" w:rsidP="00E80032">
      <w:pPr>
        <w:pStyle w:val="Code"/>
      </w:pPr>
      <w:r w:rsidRPr="00903DBA">
        <w:t>void main() {</w:t>
      </w:r>
    </w:p>
    <w:p w14:paraId="404DFC30" w14:textId="77777777" w:rsidR="00E80032" w:rsidRPr="00903DBA" w:rsidRDefault="00E80032" w:rsidP="00E80032">
      <w:pPr>
        <w:pStyle w:val="Code"/>
      </w:pPr>
      <w:r w:rsidRPr="00903DBA">
        <w:t xml:space="preserve">  printf("Minimum signed char: %d\n", SCHAR_MIN);</w:t>
      </w:r>
    </w:p>
    <w:p w14:paraId="0AD0A152" w14:textId="77777777" w:rsidR="00E80032" w:rsidRPr="00903DBA" w:rsidRDefault="00E80032" w:rsidP="00E80032">
      <w:pPr>
        <w:pStyle w:val="Code"/>
      </w:pPr>
      <w:r w:rsidRPr="00903DBA">
        <w:t xml:space="preserve">  printf("Maximum signed char: %d\n", SCHAR_MAX);</w:t>
      </w:r>
    </w:p>
    <w:p w14:paraId="00C97F24" w14:textId="77777777" w:rsidR="00E80032" w:rsidRPr="00903DBA" w:rsidRDefault="00E80032" w:rsidP="00E80032">
      <w:pPr>
        <w:pStyle w:val="Code"/>
      </w:pPr>
      <w:r w:rsidRPr="00903DBA">
        <w:t xml:space="preserve">  printf("Minimum signed short int: %d\n", SHRT_MIN);</w:t>
      </w:r>
    </w:p>
    <w:p w14:paraId="4D1F2BF8" w14:textId="77777777" w:rsidR="00E80032" w:rsidRPr="00903DBA" w:rsidRDefault="00E80032" w:rsidP="00E80032">
      <w:pPr>
        <w:pStyle w:val="Code"/>
      </w:pPr>
      <w:r w:rsidRPr="00903DBA">
        <w:t xml:space="preserve">  printf("Maximum signed short int: %d\n", SHRT_MAX);</w:t>
      </w:r>
    </w:p>
    <w:p w14:paraId="3FE6A329" w14:textId="77777777" w:rsidR="00E80032" w:rsidRPr="00903DBA" w:rsidRDefault="00E80032" w:rsidP="00E80032">
      <w:pPr>
        <w:pStyle w:val="Code"/>
      </w:pPr>
      <w:r w:rsidRPr="00903DBA">
        <w:t xml:space="preserve">  printf("Minimum signed int: %d\n", INT_MIN);</w:t>
      </w:r>
    </w:p>
    <w:p w14:paraId="0E0E2793" w14:textId="77777777" w:rsidR="00E80032" w:rsidRPr="00903DBA" w:rsidRDefault="00E80032" w:rsidP="00E80032">
      <w:pPr>
        <w:pStyle w:val="Code"/>
      </w:pPr>
      <w:r w:rsidRPr="00903DBA">
        <w:t xml:space="preserve">  printf("Maximum signed int: %d\n", INT_MAX);</w:t>
      </w:r>
    </w:p>
    <w:p w14:paraId="5010F769" w14:textId="77777777" w:rsidR="00E80032" w:rsidRPr="00903DBA" w:rsidRDefault="00E80032" w:rsidP="00E80032">
      <w:pPr>
        <w:pStyle w:val="Code"/>
      </w:pPr>
      <w:r w:rsidRPr="00903DBA">
        <w:t xml:space="preserve">  printf("Minimum signed long int: %ld\n", LONG_MIN);</w:t>
      </w:r>
    </w:p>
    <w:p w14:paraId="35F05C26" w14:textId="77777777" w:rsidR="00E80032" w:rsidRPr="00903DBA" w:rsidRDefault="00E80032" w:rsidP="00E80032">
      <w:pPr>
        <w:pStyle w:val="Code"/>
      </w:pPr>
      <w:r w:rsidRPr="00903DBA">
        <w:t xml:space="preserve">  printf("Maximum signed long int: %ld\n\n", LONG_MAX);</w:t>
      </w:r>
    </w:p>
    <w:p w14:paraId="610BF1F3" w14:textId="77777777" w:rsidR="00E80032" w:rsidRPr="00903DBA" w:rsidRDefault="00E80032" w:rsidP="00E80032">
      <w:pPr>
        <w:pStyle w:val="Code"/>
      </w:pPr>
    </w:p>
    <w:p w14:paraId="224DD072" w14:textId="77777777" w:rsidR="00E80032" w:rsidRPr="00903DBA" w:rsidRDefault="00E80032" w:rsidP="00E80032">
      <w:pPr>
        <w:pStyle w:val="Code"/>
      </w:pPr>
      <w:r w:rsidRPr="00903DBA">
        <w:t xml:space="preserve">  printf("Maximum unsigned char: %u\n", UCHAR_MAX);</w:t>
      </w:r>
    </w:p>
    <w:p w14:paraId="1E425EBD" w14:textId="77777777" w:rsidR="00E80032" w:rsidRPr="00903DBA" w:rsidRDefault="00E80032" w:rsidP="00E80032">
      <w:pPr>
        <w:pStyle w:val="Code"/>
      </w:pPr>
      <w:r w:rsidRPr="00903DBA">
        <w:t xml:space="preserve">  printf("Maximum unsigned short int: %u\n", USHRT_MAX);</w:t>
      </w:r>
    </w:p>
    <w:p w14:paraId="73392A69" w14:textId="77777777" w:rsidR="00E80032" w:rsidRPr="00903DBA" w:rsidRDefault="00E80032" w:rsidP="00E80032">
      <w:pPr>
        <w:pStyle w:val="Code"/>
      </w:pPr>
      <w:r w:rsidRPr="00903DBA">
        <w:t xml:space="preserve">  printf("Maximum unsigned int: %u\n", UINT_MAX);</w:t>
      </w:r>
    </w:p>
    <w:p w14:paraId="731CEF5C" w14:textId="77777777" w:rsidR="00E80032" w:rsidRPr="00903DBA" w:rsidRDefault="00E80032" w:rsidP="00E80032">
      <w:pPr>
        <w:pStyle w:val="Code"/>
      </w:pPr>
      <w:r w:rsidRPr="00903DBA">
        <w:t xml:space="preserve">  printf("Maximum unsigned long int: %lu\n\n", ULONG_MAX);</w:t>
      </w:r>
    </w:p>
    <w:p w14:paraId="381787F2" w14:textId="77777777" w:rsidR="00E80032" w:rsidRPr="00903DBA" w:rsidRDefault="00E80032" w:rsidP="00E80032">
      <w:pPr>
        <w:pStyle w:val="Code"/>
      </w:pPr>
    </w:p>
    <w:p w14:paraId="79C71B90" w14:textId="77777777" w:rsidR="00E80032" w:rsidRPr="00903DBA" w:rsidRDefault="00E80032" w:rsidP="00E80032">
      <w:pPr>
        <w:pStyle w:val="Code"/>
      </w:pPr>
      <w:r w:rsidRPr="00903DBA">
        <w:t xml:space="preserve">  printf("Minimum float: %e\n", FLT_MIN);</w:t>
      </w:r>
    </w:p>
    <w:p w14:paraId="66795C8B" w14:textId="77777777" w:rsidR="00E80032" w:rsidRPr="00903DBA" w:rsidRDefault="00E80032" w:rsidP="00E80032">
      <w:pPr>
        <w:pStyle w:val="Code"/>
      </w:pPr>
      <w:r w:rsidRPr="00903DBA">
        <w:t xml:space="preserve">  printf("Maximum float: %e\n", FLT_MAX);</w:t>
      </w:r>
    </w:p>
    <w:p w14:paraId="58E03CCD" w14:textId="77777777" w:rsidR="00E80032" w:rsidRPr="00903DBA" w:rsidRDefault="00E80032" w:rsidP="00E80032">
      <w:pPr>
        <w:pStyle w:val="Code"/>
      </w:pPr>
      <w:r w:rsidRPr="00903DBA">
        <w:t xml:space="preserve">  printf("Minimum double: %e\n", DBL_MIN);</w:t>
      </w:r>
    </w:p>
    <w:p w14:paraId="2D896B6D" w14:textId="77777777" w:rsidR="00E80032" w:rsidRPr="00903DBA" w:rsidRDefault="00E80032" w:rsidP="00E80032">
      <w:pPr>
        <w:pStyle w:val="Code"/>
      </w:pPr>
      <w:r w:rsidRPr="00903DBA">
        <w:t xml:space="preserve">  printf("Maximum double: %e\n", DBL_MAX);</w:t>
      </w:r>
    </w:p>
    <w:p w14:paraId="0BEAFE1B" w14:textId="77777777" w:rsidR="00E80032" w:rsidRPr="00903DBA" w:rsidRDefault="00E80032" w:rsidP="00E80032">
      <w:pPr>
        <w:pStyle w:val="Code"/>
      </w:pPr>
      <w:r w:rsidRPr="00903DBA">
        <w:t xml:space="preserve">  printf("Minimum long double: %le\n", LDBL_MIN);</w:t>
      </w:r>
    </w:p>
    <w:p w14:paraId="51230C8D" w14:textId="77777777" w:rsidR="00E80032" w:rsidRPr="00903DBA" w:rsidRDefault="00E80032" w:rsidP="00E80032">
      <w:pPr>
        <w:pStyle w:val="Code"/>
      </w:pPr>
      <w:r w:rsidRPr="00903DBA">
        <w:t xml:space="preserve">  printf("Maximum long double: %le\n", LDBL_MAX);</w:t>
      </w:r>
    </w:p>
    <w:p w14:paraId="48A566A6" w14:textId="77777777" w:rsidR="00E80032" w:rsidRPr="00903DBA" w:rsidRDefault="00E80032" w:rsidP="00E80032">
      <w:pPr>
        <w:pStyle w:val="Code"/>
      </w:pPr>
      <w:r w:rsidRPr="00903DBA">
        <w:t>}</w:t>
      </w:r>
    </w:p>
    <w:p w14:paraId="0C5FB797" w14:textId="77777777" w:rsidR="00E80032" w:rsidRPr="00903DBA" w:rsidRDefault="00E80032" w:rsidP="007C7CB2">
      <w:pPr>
        <w:pStyle w:val="Rubrik3"/>
      </w:pPr>
      <w:bookmarkStart w:id="912" w:name="_Toc323656742"/>
      <w:bookmarkStart w:id="913" w:name="_Toc324085480"/>
      <w:bookmarkStart w:id="914" w:name="_Toc383781132"/>
      <w:bookmarkStart w:id="915" w:name="_Toc57656241"/>
      <w:r w:rsidRPr="00903DBA">
        <w:t>Character Functions</w:t>
      </w:r>
      <w:bookmarkEnd w:id="912"/>
      <w:bookmarkEnd w:id="913"/>
      <w:bookmarkEnd w:id="914"/>
      <w:bookmarkEnd w:id="915"/>
    </w:p>
    <w:p w14:paraId="4F12C1B2" w14:textId="77777777" w:rsidR="00E80032" w:rsidRPr="00903DBA" w:rsidRDefault="00E80032" w:rsidP="00E80032">
      <w:r w:rsidRPr="00903DBA">
        <w:t>There are a set of functions for classifying a character.</w:t>
      </w:r>
    </w:p>
    <w:p w14:paraId="1D9D9917" w14:textId="77777777" w:rsidR="00E80032" w:rsidRPr="00903DBA" w:rsidRDefault="00E80032" w:rsidP="00E80032">
      <w:pPr>
        <w:pStyle w:val="Code"/>
      </w:pPr>
      <w:r w:rsidRPr="00903DBA">
        <w:t xml:space="preserve">  </w:t>
      </w:r>
      <w:r w:rsidRPr="00903DBA">
        <w:rPr>
          <w:color w:val="000000" w:themeColor="text1"/>
          <w:rPrChange w:id="916" w:author="Stefan Björnander" w:date="2012-05-06T21:51:00Z">
            <w:rPr>
              <w:color w:val="0000FF"/>
            </w:rPr>
          </w:rPrChange>
        </w:rPr>
        <w:t>if</w:t>
      </w:r>
      <w:r w:rsidRPr="00903DBA">
        <w:t xml:space="preserve"> (isdigit(c)) {</w:t>
      </w:r>
    </w:p>
    <w:p w14:paraId="4206CF83" w14:textId="77777777" w:rsidR="00E80032" w:rsidRPr="00903DBA" w:rsidRDefault="00E80032" w:rsidP="00E80032">
      <w:pPr>
        <w:pStyle w:val="Code"/>
      </w:pPr>
      <w:r w:rsidRPr="00903DBA">
        <w:t xml:space="preserve">    printf("%c is a digit.", c);</w:t>
      </w:r>
    </w:p>
    <w:p w14:paraId="1A53AB5C" w14:textId="77777777" w:rsidR="00E80032" w:rsidRPr="00903DBA" w:rsidRDefault="00E80032" w:rsidP="00E80032">
      <w:pPr>
        <w:pStyle w:val="Code"/>
      </w:pPr>
      <w:r w:rsidRPr="00903DBA">
        <w:t xml:space="preserve">  }</w:t>
      </w:r>
    </w:p>
    <w:p w14:paraId="16E1A8F0" w14:textId="77777777" w:rsidR="00E80032" w:rsidRPr="00903DBA" w:rsidRDefault="00E80032" w:rsidP="00E80032">
      <w:r w:rsidRPr="00903DBA">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903DBA" w14:paraId="0ED17A61" w14:textId="77777777" w:rsidTr="000803FF">
        <w:tc>
          <w:tcPr>
            <w:tcW w:w="1384" w:type="dxa"/>
          </w:tcPr>
          <w:p w14:paraId="6A1AC1B9" w14:textId="77777777" w:rsidR="00E80032" w:rsidRPr="00903DBA" w:rsidRDefault="00E80032" w:rsidP="000803FF">
            <w:r w:rsidRPr="00903DBA">
              <w:t>Function</w:t>
            </w:r>
          </w:p>
        </w:tc>
        <w:tc>
          <w:tcPr>
            <w:tcW w:w="7904" w:type="dxa"/>
          </w:tcPr>
          <w:p w14:paraId="1F86BB70" w14:textId="77777777" w:rsidR="00E80032" w:rsidRPr="00903DBA" w:rsidRDefault="00E80032" w:rsidP="000803FF">
            <w:r w:rsidRPr="00903DBA">
              <w:t>Checks</w:t>
            </w:r>
          </w:p>
        </w:tc>
      </w:tr>
      <w:tr w:rsidR="00E80032" w:rsidRPr="00903DBA" w14:paraId="251EBC96" w14:textId="77777777" w:rsidTr="000803FF">
        <w:tc>
          <w:tcPr>
            <w:tcW w:w="1384" w:type="dxa"/>
          </w:tcPr>
          <w:p w14:paraId="155081AE" w14:textId="77777777" w:rsidR="00E80032" w:rsidRPr="00903DBA" w:rsidRDefault="00E80032" w:rsidP="000803FF">
            <w:pPr>
              <w:rPr>
                <w:b/>
                <w:sz w:val="21"/>
                <w:szCs w:val="21"/>
              </w:rPr>
            </w:pPr>
            <w:proofErr w:type="spellStart"/>
            <w:r w:rsidRPr="00903DBA">
              <w:rPr>
                <w:b/>
                <w:sz w:val="21"/>
                <w:szCs w:val="21"/>
              </w:rPr>
              <w:t>isalpha</w:t>
            </w:r>
            <w:proofErr w:type="spellEnd"/>
          </w:p>
        </w:tc>
        <w:tc>
          <w:tcPr>
            <w:tcW w:w="7904" w:type="dxa"/>
          </w:tcPr>
          <w:p w14:paraId="4C8BAAA8" w14:textId="77777777" w:rsidR="00E80032" w:rsidRPr="00903DBA" w:rsidRDefault="00E80032" w:rsidP="000803FF">
            <w:r w:rsidRPr="00903DBA">
              <w:t>Letter: a-z and A-Z.</w:t>
            </w:r>
          </w:p>
        </w:tc>
      </w:tr>
      <w:tr w:rsidR="00E80032" w:rsidRPr="00903DBA" w14:paraId="039EFEB5" w14:textId="77777777" w:rsidTr="000803FF">
        <w:tc>
          <w:tcPr>
            <w:tcW w:w="1384" w:type="dxa"/>
          </w:tcPr>
          <w:p w14:paraId="273579E5" w14:textId="77777777" w:rsidR="00E80032" w:rsidRPr="00903DBA" w:rsidRDefault="00E80032" w:rsidP="000803FF">
            <w:pPr>
              <w:rPr>
                <w:b/>
                <w:sz w:val="21"/>
                <w:szCs w:val="21"/>
              </w:rPr>
            </w:pPr>
            <w:proofErr w:type="spellStart"/>
            <w:r w:rsidRPr="00903DBA">
              <w:rPr>
                <w:b/>
                <w:sz w:val="21"/>
                <w:szCs w:val="21"/>
              </w:rPr>
              <w:t>islower</w:t>
            </w:r>
            <w:proofErr w:type="spellEnd"/>
          </w:p>
        </w:tc>
        <w:tc>
          <w:tcPr>
            <w:tcW w:w="7904" w:type="dxa"/>
          </w:tcPr>
          <w:p w14:paraId="499210E5" w14:textId="77777777" w:rsidR="00E80032" w:rsidRPr="00903DBA" w:rsidRDefault="00E80032" w:rsidP="000803FF">
            <w:r w:rsidRPr="00903DBA">
              <w:t>Lower case letter: a-z.</w:t>
            </w:r>
          </w:p>
        </w:tc>
      </w:tr>
      <w:tr w:rsidR="00E80032" w:rsidRPr="00903DBA" w14:paraId="0599BCB2" w14:textId="77777777" w:rsidTr="000803FF">
        <w:tc>
          <w:tcPr>
            <w:tcW w:w="1384" w:type="dxa"/>
          </w:tcPr>
          <w:p w14:paraId="059E0D3F" w14:textId="77777777" w:rsidR="00E80032" w:rsidRPr="00903DBA" w:rsidRDefault="00E80032" w:rsidP="000803FF">
            <w:pPr>
              <w:rPr>
                <w:b/>
                <w:sz w:val="21"/>
                <w:szCs w:val="21"/>
              </w:rPr>
            </w:pPr>
            <w:proofErr w:type="spellStart"/>
            <w:r w:rsidRPr="00903DBA">
              <w:rPr>
                <w:b/>
                <w:sz w:val="21"/>
                <w:szCs w:val="21"/>
              </w:rPr>
              <w:t>isupper</w:t>
            </w:r>
            <w:proofErr w:type="spellEnd"/>
          </w:p>
        </w:tc>
        <w:tc>
          <w:tcPr>
            <w:tcW w:w="7904" w:type="dxa"/>
          </w:tcPr>
          <w:p w14:paraId="1B6ED2CD" w14:textId="77777777" w:rsidR="00E80032" w:rsidRPr="00903DBA" w:rsidRDefault="00E80032" w:rsidP="000803FF">
            <w:r w:rsidRPr="00903DBA">
              <w:t>Upper case letter: A-Z.</w:t>
            </w:r>
          </w:p>
        </w:tc>
      </w:tr>
      <w:tr w:rsidR="00E80032" w:rsidRPr="00903DBA" w14:paraId="0C70D3AC" w14:textId="77777777" w:rsidTr="000803FF">
        <w:tc>
          <w:tcPr>
            <w:tcW w:w="1384" w:type="dxa"/>
          </w:tcPr>
          <w:p w14:paraId="75E8B14F" w14:textId="77777777" w:rsidR="00E80032" w:rsidRPr="00903DBA" w:rsidRDefault="00E80032" w:rsidP="000803FF">
            <w:pPr>
              <w:rPr>
                <w:b/>
                <w:sz w:val="21"/>
                <w:szCs w:val="21"/>
              </w:rPr>
            </w:pPr>
            <w:proofErr w:type="spellStart"/>
            <w:r w:rsidRPr="00903DBA">
              <w:rPr>
                <w:b/>
                <w:sz w:val="21"/>
                <w:szCs w:val="21"/>
              </w:rPr>
              <w:t>isdigit</w:t>
            </w:r>
            <w:proofErr w:type="spellEnd"/>
          </w:p>
        </w:tc>
        <w:tc>
          <w:tcPr>
            <w:tcW w:w="7904" w:type="dxa"/>
          </w:tcPr>
          <w:p w14:paraId="7AE709D3" w14:textId="77777777" w:rsidR="00E80032" w:rsidRPr="00903DBA" w:rsidRDefault="00E80032" w:rsidP="000803FF">
            <w:r w:rsidRPr="00903DBA">
              <w:t>Digit: 0-9.</w:t>
            </w:r>
          </w:p>
        </w:tc>
      </w:tr>
      <w:tr w:rsidR="00E80032" w:rsidRPr="00903DBA" w14:paraId="7DC884F8" w14:textId="77777777" w:rsidTr="000803FF">
        <w:tc>
          <w:tcPr>
            <w:tcW w:w="1384" w:type="dxa"/>
          </w:tcPr>
          <w:p w14:paraId="5F75363D" w14:textId="77777777" w:rsidR="00E80032" w:rsidRPr="00903DBA" w:rsidRDefault="00E80032" w:rsidP="000803FF">
            <w:pPr>
              <w:rPr>
                <w:b/>
                <w:sz w:val="21"/>
                <w:szCs w:val="21"/>
              </w:rPr>
            </w:pPr>
            <w:proofErr w:type="spellStart"/>
            <w:r w:rsidRPr="00903DBA">
              <w:rPr>
                <w:b/>
                <w:sz w:val="21"/>
                <w:szCs w:val="21"/>
              </w:rPr>
              <w:t>Isxdigit</w:t>
            </w:r>
            <w:proofErr w:type="spellEnd"/>
          </w:p>
        </w:tc>
        <w:tc>
          <w:tcPr>
            <w:tcW w:w="7904" w:type="dxa"/>
          </w:tcPr>
          <w:p w14:paraId="2EAEAA50" w14:textId="77777777" w:rsidR="00E80032" w:rsidRPr="00903DBA" w:rsidRDefault="00E80032" w:rsidP="000803FF">
            <w:r w:rsidRPr="00903DBA">
              <w:t>Hexadecimal digit: a-f, a-f, and 0-9.</w:t>
            </w:r>
          </w:p>
        </w:tc>
      </w:tr>
      <w:tr w:rsidR="00E80032" w:rsidRPr="00903DBA" w14:paraId="6FA65A2C" w14:textId="77777777" w:rsidTr="000803FF">
        <w:tc>
          <w:tcPr>
            <w:tcW w:w="1384" w:type="dxa"/>
          </w:tcPr>
          <w:p w14:paraId="10A209FE" w14:textId="77777777" w:rsidR="00E80032" w:rsidRPr="00903DBA" w:rsidRDefault="00E80032" w:rsidP="000803FF">
            <w:pPr>
              <w:rPr>
                <w:b/>
                <w:sz w:val="21"/>
                <w:szCs w:val="21"/>
              </w:rPr>
            </w:pPr>
            <w:commentRangeStart w:id="917"/>
            <w:commentRangeStart w:id="918"/>
            <w:proofErr w:type="spellStart"/>
            <w:r w:rsidRPr="00903DBA">
              <w:rPr>
                <w:b/>
                <w:sz w:val="21"/>
                <w:szCs w:val="21"/>
              </w:rPr>
              <w:t>Isalnum</w:t>
            </w:r>
            <w:commentRangeEnd w:id="917"/>
            <w:proofErr w:type="spellEnd"/>
            <w:r w:rsidR="00166455" w:rsidRPr="00903DBA">
              <w:rPr>
                <w:rStyle w:val="Kommentarsreferens"/>
                <w:rFonts w:eastAsia="Times New Roman" w:cs="Times New Roman"/>
              </w:rPr>
              <w:commentReference w:id="917"/>
            </w:r>
            <w:commentRangeEnd w:id="918"/>
            <w:r w:rsidR="00166455" w:rsidRPr="00903DBA">
              <w:rPr>
                <w:rStyle w:val="Kommentarsreferens"/>
                <w:rFonts w:eastAsia="Times New Roman" w:cs="Times New Roman"/>
              </w:rPr>
              <w:commentReference w:id="918"/>
            </w:r>
          </w:p>
        </w:tc>
        <w:tc>
          <w:tcPr>
            <w:tcW w:w="7904" w:type="dxa"/>
          </w:tcPr>
          <w:p w14:paraId="33661E54" w14:textId="77777777" w:rsidR="00E80032" w:rsidRPr="00903DBA" w:rsidRDefault="00E80032" w:rsidP="000803FF">
            <w:r w:rsidRPr="00903DBA">
              <w:t>Alphanumeric character: letter or digit.</w:t>
            </w:r>
          </w:p>
        </w:tc>
      </w:tr>
      <w:tr w:rsidR="00E80032" w:rsidRPr="00903DBA" w14:paraId="111BDD98" w14:textId="77777777" w:rsidTr="000803FF">
        <w:tc>
          <w:tcPr>
            <w:tcW w:w="1384" w:type="dxa"/>
          </w:tcPr>
          <w:p w14:paraId="5BDE4C22" w14:textId="77777777" w:rsidR="00E80032" w:rsidRPr="00903DBA" w:rsidRDefault="00E80032" w:rsidP="000803FF">
            <w:pPr>
              <w:rPr>
                <w:b/>
                <w:sz w:val="21"/>
                <w:szCs w:val="21"/>
              </w:rPr>
            </w:pPr>
            <w:proofErr w:type="spellStart"/>
            <w:r w:rsidRPr="00903DBA">
              <w:rPr>
                <w:b/>
                <w:sz w:val="21"/>
                <w:szCs w:val="21"/>
              </w:rPr>
              <w:t>Isspace</w:t>
            </w:r>
            <w:proofErr w:type="spellEnd"/>
          </w:p>
        </w:tc>
        <w:tc>
          <w:tcPr>
            <w:tcW w:w="7904" w:type="dxa"/>
          </w:tcPr>
          <w:p w14:paraId="7A1BA1D2" w14:textId="77777777" w:rsidR="00E80032" w:rsidRPr="00903DBA" w:rsidRDefault="00E80032" w:rsidP="000803FF">
            <w:r w:rsidRPr="00903DBA">
              <w:t>White-space character: space (</w:t>
            </w:r>
            <w:proofErr w:type="spellStart"/>
            <w:r w:rsidRPr="00903DBA">
              <w:t>0x20</w:t>
            </w:r>
            <w:proofErr w:type="spellEnd"/>
            <w:r w:rsidRPr="00903DBA">
              <w:t>), horizontal tab (</w:t>
            </w:r>
            <w:proofErr w:type="spellStart"/>
            <w:r w:rsidRPr="00903DBA">
              <w:t>0x09</w:t>
            </w:r>
            <w:proofErr w:type="spellEnd"/>
            <w:r w:rsidRPr="00903DBA">
              <w:t>), vertical tab (</w:t>
            </w:r>
            <w:proofErr w:type="spellStart"/>
            <w:r w:rsidRPr="00903DBA">
              <w:t>0x0B</w:t>
            </w:r>
            <w:proofErr w:type="spellEnd"/>
            <w:r w:rsidRPr="00903DBA">
              <w:t>), new-line (</w:t>
            </w:r>
            <w:proofErr w:type="spellStart"/>
            <w:r w:rsidRPr="00903DBA">
              <w:t>0x0A</w:t>
            </w:r>
            <w:proofErr w:type="spellEnd"/>
            <w:r w:rsidRPr="00903DBA">
              <w:t>), form-feed (</w:t>
            </w:r>
            <w:proofErr w:type="spellStart"/>
            <w:r w:rsidRPr="00903DBA">
              <w:t>0x0D</w:t>
            </w:r>
            <w:proofErr w:type="spellEnd"/>
            <w:r w:rsidRPr="00903DBA">
              <w:t>), or carriage return (</w:t>
            </w:r>
            <w:proofErr w:type="spellStart"/>
            <w:r w:rsidRPr="00903DBA">
              <w:t>0x0C</w:t>
            </w:r>
            <w:proofErr w:type="spellEnd"/>
            <w:r w:rsidRPr="00903DBA">
              <w:t>).</w:t>
            </w:r>
          </w:p>
        </w:tc>
      </w:tr>
      <w:tr w:rsidR="00E80032" w:rsidRPr="00903DBA" w14:paraId="26458688" w14:textId="77777777" w:rsidTr="000803FF">
        <w:tc>
          <w:tcPr>
            <w:tcW w:w="1384" w:type="dxa"/>
          </w:tcPr>
          <w:p w14:paraId="7510BDB3" w14:textId="77777777" w:rsidR="00E80032" w:rsidRPr="00903DBA" w:rsidRDefault="00E80032" w:rsidP="000803FF">
            <w:pPr>
              <w:rPr>
                <w:b/>
                <w:sz w:val="21"/>
                <w:szCs w:val="21"/>
              </w:rPr>
            </w:pPr>
            <w:proofErr w:type="spellStart"/>
            <w:r w:rsidRPr="00903DBA">
              <w:rPr>
                <w:b/>
                <w:sz w:val="21"/>
                <w:szCs w:val="21"/>
              </w:rPr>
              <w:t>Iscntrl</w:t>
            </w:r>
            <w:proofErr w:type="spellEnd"/>
          </w:p>
        </w:tc>
        <w:tc>
          <w:tcPr>
            <w:tcW w:w="7904" w:type="dxa"/>
          </w:tcPr>
          <w:p w14:paraId="1E4A5FAF" w14:textId="77777777" w:rsidR="00E80032" w:rsidRPr="00903DBA" w:rsidRDefault="00E80032" w:rsidP="000803FF">
            <w:r w:rsidRPr="00903DBA">
              <w:t xml:space="preserve">Control character: characters with ASCII codes </w:t>
            </w:r>
            <w:proofErr w:type="spellStart"/>
            <w:r w:rsidRPr="00903DBA">
              <w:t>0x00</w:t>
            </w:r>
            <w:proofErr w:type="spellEnd"/>
            <w:r w:rsidRPr="00903DBA">
              <w:t xml:space="preserve"> to </w:t>
            </w:r>
            <w:proofErr w:type="spellStart"/>
            <w:r w:rsidRPr="00903DBA">
              <w:t>0x0F</w:t>
            </w:r>
            <w:proofErr w:type="spellEnd"/>
            <w:r w:rsidRPr="00903DBA">
              <w:t>, inclusive, and delete (</w:t>
            </w:r>
            <w:proofErr w:type="spellStart"/>
            <w:r w:rsidRPr="00903DBA">
              <w:t>0x1F</w:t>
            </w:r>
            <w:proofErr w:type="spellEnd"/>
            <w:r w:rsidRPr="00903DBA">
              <w:t>).</w:t>
            </w:r>
          </w:p>
        </w:tc>
      </w:tr>
      <w:tr w:rsidR="00E80032" w:rsidRPr="00903DBA" w14:paraId="293790B0" w14:textId="77777777" w:rsidTr="000803FF">
        <w:tc>
          <w:tcPr>
            <w:tcW w:w="1384" w:type="dxa"/>
          </w:tcPr>
          <w:p w14:paraId="5446CD99" w14:textId="77777777" w:rsidR="00E80032" w:rsidRPr="00903DBA" w:rsidRDefault="00E80032" w:rsidP="000803FF">
            <w:pPr>
              <w:rPr>
                <w:b/>
                <w:sz w:val="21"/>
                <w:szCs w:val="21"/>
              </w:rPr>
            </w:pPr>
            <w:proofErr w:type="spellStart"/>
            <w:r w:rsidRPr="00903DBA">
              <w:rPr>
                <w:b/>
                <w:sz w:val="21"/>
                <w:szCs w:val="21"/>
              </w:rPr>
              <w:lastRenderedPageBreak/>
              <w:t>Isprint</w:t>
            </w:r>
            <w:proofErr w:type="spellEnd"/>
          </w:p>
        </w:tc>
        <w:tc>
          <w:tcPr>
            <w:tcW w:w="7904" w:type="dxa"/>
          </w:tcPr>
          <w:p w14:paraId="3B4A3748" w14:textId="77777777" w:rsidR="00E80032" w:rsidRPr="00903DBA" w:rsidRDefault="00E80032" w:rsidP="000803FF">
            <w:r w:rsidRPr="00903DBA">
              <w:t>Printable character: any character that is not a control character.</w:t>
            </w:r>
          </w:p>
        </w:tc>
      </w:tr>
      <w:tr w:rsidR="00E80032" w:rsidRPr="00903DBA" w14:paraId="22B7B7DB" w14:textId="77777777" w:rsidTr="000803FF">
        <w:tc>
          <w:tcPr>
            <w:tcW w:w="1384" w:type="dxa"/>
          </w:tcPr>
          <w:p w14:paraId="53B66702" w14:textId="77777777" w:rsidR="00E80032" w:rsidRPr="00903DBA" w:rsidRDefault="00E80032" w:rsidP="000803FF">
            <w:pPr>
              <w:rPr>
                <w:b/>
                <w:sz w:val="21"/>
                <w:szCs w:val="21"/>
              </w:rPr>
            </w:pPr>
            <w:proofErr w:type="spellStart"/>
            <w:r w:rsidRPr="00903DBA">
              <w:rPr>
                <w:b/>
                <w:sz w:val="21"/>
                <w:szCs w:val="21"/>
              </w:rPr>
              <w:t>Isgraph</w:t>
            </w:r>
            <w:proofErr w:type="spellEnd"/>
          </w:p>
        </w:tc>
        <w:tc>
          <w:tcPr>
            <w:tcW w:w="7904" w:type="dxa"/>
          </w:tcPr>
          <w:p w14:paraId="179AA4FA" w14:textId="77777777" w:rsidR="00E80032" w:rsidRPr="00903DBA" w:rsidRDefault="00E80032" w:rsidP="000803FF">
            <w:r w:rsidRPr="00903DBA">
              <w:t>Graphical character: any printable character that is not a white-space character.</w:t>
            </w:r>
          </w:p>
        </w:tc>
      </w:tr>
      <w:tr w:rsidR="00E80032" w:rsidRPr="00903DBA" w14:paraId="5D7061B8" w14:textId="77777777" w:rsidTr="000803FF">
        <w:tc>
          <w:tcPr>
            <w:tcW w:w="1384" w:type="dxa"/>
          </w:tcPr>
          <w:p w14:paraId="7D150666" w14:textId="77777777" w:rsidR="00E80032" w:rsidRPr="00903DBA" w:rsidRDefault="00E80032" w:rsidP="000803FF">
            <w:pPr>
              <w:rPr>
                <w:b/>
                <w:sz w:val="21"/>
                <w:szCs w:val="21"/>
              </w:rPr>
            </w:pPr>
            <w:proofErr w:type="spellStart"/>
            <w:r w:rsidRPr="00903DBA">
              <w:rPr>
                <w:b/>
                <w:sz w:val="21"/>
                <w:szCs w:val="21"/>
              </w:rPr>
              <w:t>ispunct</w:t>
            </w:r>
            <w:proofErr w:type="spellEnd"/>
          </w:p>
        </w:tc>
        <w:tc>
          <w:tcPr>
            <w:tcW w:w="7904" w:type="dxa"/>
          </w:tcPr>
          <w:p w14:paraId="2AA37FF3" w14:textId="77777777" w:rsidR="00E80032" w:rsidRPr="00903DBA" w:rsidRDefault="00E80032" w:rsidP="000803FF">
            <w:r w:rsidRPr="00903DBA">
              <w:t>Punctuation character: any graphical character that is not an alphanumeric character.</w:t>
            </w:r>
          </w:p>
        </w:tc>
      </w:tr>
    </w:tbl>
    <w:p w14:paraId="3B61C4E2" w14:textId="77777777" w:rsidR="00E80032" w:rsidRPr="00903DBA" w:rsidRDefault="00E80032" w:rsidP="00E80032">
      <w:r w:rsidRPr="00903DBA">
        <w:t xml:space="preserve">There is also the </w:t>
      </w:r>
      <w:proofErr w:type="spellStart"/>
      <w:r w:rsidRPr="00903DBA">
        <w:rPr>
          <w:rStyle w:val="CodeInText0"/>
        </w:rPr>
        <w:t>tolower</w:t>
      </w:r>
      <w:proofErr w:type="spellEnd"/>
      <w:r w:rsidRPr="00903DBA">
        <w:t xml:space="preserve"> and </w:t>
      </w:r>
      <w:proofErr w:type="spellStart"/>
      <w:r w:rsidRPr="00903DBA">
        <w:rPr>
          <w:rStyle w:val="CodeInText0"/>
        </w:rPr>
        <w:t>toupper</w:t>
      </w:r>
      <w:proofErr w:type="spellEnd"/>
      <w:r w:rsidRPr="00903DBA">
        <w:t xml:space="preserve"> functions that returns the character in lower and upper case, respectively.</w:t>
      </w:r>
    </w:p>
    <w:p w14:paraId="30CAE14D" w14:textId="77777777" w:rsidR="00E80032" w:rsidRPr="00903DBA" w:rsidRDefault="00E80032" w:rsidP="00E80032">
      <w:pPr>
        <w:pStyle w:val="Code"/>
      </w:pPr>
      <w:r w:rsidRPr="00903DBA">
        <w:t>printf("%c in lower case: %c, and in upper case: %c.",</w:t>
      </w:r>
    </w:p>
    <w:p w14:paraId="72322096" w14:textId="77777777" w:rsidR="00E80032" w:rsidRPr="00903DBA" w:rsidRDefault="00E80032" w:rsidP="00E80032">
      <w:pPr>
        <w:pStyle w:val="Code"/>
      </w:pPr>
      <w:r w:rsidRPr="00903DBA">
        <w:t xml:space="preserve">       c, tolower(c), toupper(c));</w:t>
      </w:r>
    </w:p>
    <w:p w14:paraId="0818FDA0" w14:textId="3C41026B" w:rsidR="00E80032" w:rsidRPr="00903DBA" w:rsidRDefault="00E80032" w:rsidP="007C7CB2">
      <w:pPr>
        <w:pStyle w:val="Rubrik2"/>
      </w:pPr>
      <w:bookmarkStart w:id="919" w:name="_Toc323656743"/>
      <w:bookmarkStart w:id="920" w:name="_Toc324085481"/>
      <w:bookmarkStart w:id="921" w:name="_Toc383781133"/>
      <w:bookmarkStart w:id="922" w:name="_Toc57656242"/>
      <w:r w:rsidRPr="00903DBA">
        <w:t>Further Reading</w:t>
      </w:r>
      <w:bookmarkEnd w:id="805"/>
      <w:bookmarkEnd w:id="919"/>
      <w:bookmarkEnd w:id="920"/>
      <w:bookmarkEnd w:id="921"/>
      <w:bookmarkEnd w:id="922"/>
    </w:p>
    <w:p w14:paraId="41C6A297" w14:textId="77777777" w:rsidR="00E80032" w:rsidRPr="00903DBA" w:rsidRDefault="00E80032" w:rsidP="00E80032">
      <w:r w:rsidRPr="00903DBA">
        <w:t xml:space="preserve">I recommend </w:t>
      </w:r>
      <w:r w:rsidRPr="00903DBA">
        <w:rPr>
          <w:i/>
        </w:rPr>
        <w:t>The C Programming Language</w:t>
      </w:r>
      <w:r w:rsidRPr="00903DBA">
        <w:t xml:space="preserve"> by Brian Kernighan and Dennis Ritchie (2nd Edition, Prentice Hall, 1988). It describes ANSI C and the standard library in a short and consist </w:t>
      </w:r>
      <w:proofErr w:type="gramStart"/>
      <w:r w:rsidRPr="00903DBA">
        <w:t>way, and</w:t>
      </w:r>
      <w:proofErr w:type="gramEnd"/>
      <w:r w:rsidRPr="00903DBA">
        <w:t xml:space="preserve"> holds an appendix about the ANSI C standard.</w:t>
      </w:r>
    </w:p>
    <w:p w14:paraId="7C584EEC" w14:textId="34E68AEE" w:rsidR="00E80032" w:rsidRPr="00903DBA" w:rsidRDefault="00E80032" w:rsidP="00E80032">
      <w:pPr>
        <w:rPr>
          <w:szCs w:val="29"/>
        </w:rPr>
      </w:pPr>
      <w:r w:rsidRPr="00903DBA">
        <w:t xml:space="preserve">If you want to learn more about C programming, I recommend </w:t>
      </w:r>
      <w:r w:rsidRPr="00903DBA">
        <w:rPr>
          <w:i/>
        </w:rPr>
        <w:t>C How to Program</w:t>
      </w:r>
      <w:r w:rsidRPr="00903DBA">
        <w:t xml:space="preserve"> by P. J. </w:t>
      </w:r>
      <w:hyperlink r:id="rId32" w:history="1">
        <w:proofErr w:type="spellStart"/>
        <w:r w:rsidRPr="00903DBA">
          <w:t>Deitel</w:t>
        </w:r>
        <w:proofErr w:type="spellEnd"/>
      </w:hyperlink>
      <w:r w:rsidRPr="00903DBA">
        <w:t xml:space="preserve"> (6th Edition, Prentice Hall, 2009), which </w:t>
      </w:r>
      <w:proofErr w:type="spellStart"/>
      <w:r w:rsidRPr="00903DBA">
        <w:t>which</w:t>
      </w:r>
      <w:proofErr w:type="spellEnd"/>
      <w:r w:rsidRPr="00903DBA">
        <w:t xml:space="preserve"> discusses in depth the theory as well as practice of programming in C, with many clear and </w:t>
      </w:r>
      <w:r w:rsidR="00310BEE" w:rsidRPr="00903DBA">
        <w:t>comprehensive</w:t>
      </w:r>
      <w:r w:rsidRPr="00903DBA">
        <w:t xml:space="preserve"> examples. C in a Nutshell by </w:t>
      </w:r>
      <w:hyperlink r:id="rId33" w:anchor="tab_04" w:history="1">
        <w:r w:rsidRPr="00903DBA">
          <w:t>Peter Prinz, Tony Crawford</w:t>
        </w:r>
      </w:hyperlink>
      <w:r w:rsidRPr="00903DBA">
        <w:t xml:space="preserve"> (O'Reilly Media, 2005) and Practical C Programming (</w:t>
      </w:r>
      <w:proofErr w:type="spellStart"/>
      <w:r w:rsidRPr="00903DBA">
        <w:t>3th</w:t>
      </w:r>
      <w:proofErr w:type="spellEnd"/>
      <w:r w:rsidRPr="00903DBA">
        <w:t xml:space="preserve"> edition, O'Reilly Media, 1997) are also good </w:t>
      </w:r>
      <w:r w:rsidR="00561817" w:rsidRPr="00903DBA">
        <w:t>choices</w:t>
      </w:r>
      <w:r w:rsidRPr="00903DBA">
        <w:t>.</w:t>
      </w:r>
    </w:p>
    <w:p w14:paraId="62D8AC4B" w14:textId="77777777" w:rsidR="00E80032" w:rsidRPr="00903DBA" w:rsidRDefault="00E80032" w:rsidP="00E80032">
      <w:r w:rsidRPr="00903DBA">
        <w:t xml:space="preserve">When you have mastered the basic of C programming, I recommend </w:t>
      </w:r>
      <w:r w:rsidRPr="00903DBA">
        <w:rPr>
          <w:rStyle w:val="Italic"/>
        </w:rPr>
        <w:t>Expert C Programming</w:t>
      </w:r>
      <w:r w:rsidRPr="00903DBA">
        <w:t xml:space="preserve"> by P. Van Der Linden (Prentice Hall, 1994). Do not worry; you do not have to be an expert to read it.</w:t>
      </w:r>
    </w:p>
    <w:p w14:paraId="6ED6B355" w14:textId="77777777" w:rsidR="00F03D06" w:rsidRPr="00903DBA" w:rsidRDefault="00F03D06" w:rsidP="00F03D06">
      <w:pPr>
        <w:pStyle w:val="Rubrik1"/>
        <w:numPr>
          <w:ilvl w:val="0"/>
          <w:numId w:val="0"/>
        </w:numPr>
        <w:ind w:left="720" w:hanging="720"/>
      </w:pPr>
      <w:bookmarkStart w:id="923" w:name="_Toc57656243"/>
      <w:r w:rsidRPr="00903DBA">
        <w:lastRenderedPageBreak/>
        <w:t>Foreword</w:t>
      </w:r>
      <w:bookmarkEnd w:id="923"/>
    </w:p>
    <w:p w14:paraId="3DAAB47F" w14:textId="77777777" w:rsidR="00F03D06" w:rsidRPr="00903DBA" w:rsidRDefault="00F03D06" w:rsidP="00F03D06">
      <w:r w:rsidRPr="00903DBA">
        <w:t>The compiler is made up of several components:</w:t>
      </w:r>
    </w:p>
    <w:p w14:paraId="58DB4646" w14:textId="77777777" w:rsidR="00F03D06" w:rsidRPr="00903DBA" w:rsidRDefault="00F03D06" w:rsidP="00F03D06">
      <w:pPr>
        <w:pStyle w:val="Rubrik4"/>
      </w:pPr>
      <w:r w:rsidRPr="00903DBA">
        <w:t>The Type System</w:t>
      </w:r>
    </w:p>
    <w:p w14:paraId="6F23D8F9" w14:textId="77777777" w:rsidR="00F03D06" w:rsidRPr="00903DBA" w:rsidRDefault="00F03D06" w:rsidP="00F03D06">
      <w:r w:rsidRPr="00903DBA">
        <w:t>Every programming language has a type system, which determines the properties of its types.</w:t>
      </w:r>
    </w:p>
    <w:p w14:paraId="4D47B7BA" w14:textId="77777777" w:rsidR="00F03D06" w:rsidRPr="00903DBA" w:rsidRDefault="00F03D06" w:rsidP="00F03D06">
      <w:pPr>
        <w:pStyle w:val="Rubrik4"/>
      </w:pPr>
      <w:r w:rsidRPr="00903DBA">
        <w:t>The Symbol Table</w:t>
      </w:r>
    </w:p>
    <w:p w14:paraId="53602A5E" w14:textId="4182A86A" w:rsidR="00F03D06" w:rsidRPr="00903DBA" w:rsidRDefault="00F03D06" w:rsidP="00F03D06">
      <w:r w:rsidRPr="00903DBA">
        <w:t xml:space="preserve">In many languages, the source code can hold a </w:t>
      </w:r>
      <w:r w:rsidR="00C37108" w:rsidRPr="00903DBA">
        <w:t>definition</w:t>
      </w:r>
      <w:r w:rsidRPr="00903DBA">
        <w:t xml:space="preserve"> of a variables that is later referred to. In that case the, the variable (its name, type, and potential value) needs to be stored in a symbol table.</w:t>
      </w:r>
    </w:p>
    <w:p w14:paraId="2B464326" w14:textId="77777777" w:rsidR="00F03D06" w:rsidRPr="00903DBA" w:rsidRDefault="00F03D06" w:rsidP="00F03D06">
      <w:pPr>
        <w:pStyle w:val="Rubrik4"/>
      </w:pPr>
      <w:r w:rsidRPr="00903DBA">
        <w:t>Scanning</w:t>
      </w:r>
    </w:p>
    <w:p w14:paraId="418ACAF7" w14:textId="77777777" w:rsidR="00F03D06" w:rsidRPr="00903DBA" w:rsidRDefault="00F03D06" w:rsidP="00F03D06">
      <w:r w:rsidRPr="00903DBA">
        <w:t xml:space="preserve">The scanner takes a stream of characters and put them together into a sequence of </w:t>
      </w:r>
      <w:r w:rsidRPr="00903DBA">
        <w:rPr>
          <w:i/>
        </w:rPr>
        <w:t>tokens</w:t>
      </w:r>
      <w:r w:rsidRPr="00903DBA">
        <w:t>; that is, the least meaningful parts of the source code. For instance, the characters ‘</w:t>
      </w:r>
      <w:proofErr w:type="spellStart"/>
      <w:r w:rsidRPr="00903DBA">
        <w:t>i</w:t>
      </w:r>
      <w:proofErr w:type="spellEnd"/>
      <w:r w:rsidRPr="00903DBA">
        <w:t xml:space="preserve">' and ‘f’ is put together into the keyword </w:t>
      </w:r>
      <w:r w:rsidRPr="00903DBA">
        <w:rPr>
          <w:b/>
        </w:rPr>
        <w:t>if</w:t>
      </w:r>
      <w:r w:rsidRPr="00903DBA">
        <w:t xml:space="preserve">, and the characters ‘!’ and ‘=’ is put together into the operator </w:t>
      </w:r>
      <w:proofErr w:type="spellStart"/>
      <w:r w:rsidRPr="00903DBA">
        <w:rPr>
          <w:b/>
        </w:rPr>
        <w:t>not_equal</w:t>
      </w:r>
      <w:proofErr w:type="spellEnd"/>
      <w:r w:rsidRPr="00903DBA">
        <w:t>.</w:t>
      </w:r>
    </w:p>
    <w:p w14:paraId="04994E7C" w14:textId="77777777" w:rsidR="00F03D06" w:rsidRPr="00903DBA" w:rsidRDefault="00F03D06" w:rsidP="00F03D06">
      <w:pPr>
        <w:pStyle w:val="Rubrik4"/>
      </w:pPr>
      <w:r w:rsidRPr="00903DBA">
        <w:t>Parsing and Middle Code Generation</w:t>
      </w:r>
    </w:p>
    <w:p w14:paraId="08649BFB" w14:textId="77777777" w:rsidR="00F03D06" w:rsidRPr="00903DBA" w:rsidRDefault="00F03D06" w:rsidP="00F03D06">
      <w:r w:rsidRPr="00903DBA">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903DBA" w:rsidRDefault="00F03D06" w:rsidP="00F03D06">
      <w:pPr>
        <w:pStyle w:val="Rubrik4"/>
      </w:pPr>
      <w:r w:rsidRPr="00903DBA">
        <w:t>Middle Code Optimization</w:t>
      </w:r>
    </w:p>
    <w:p w14:paraId="747DE1CD" w14:textId="77777777" w:rsidR="00F03D06" w:rsidRPr="00903DBA" w:rsidRDefault="00F03D06" w:rsidP="00F03D06">
      <w:r w:rsidRPr="00903DBA">
        <w:t xml:space="preserve">The middle code generated by the parser often holds unnecessary instructions that needs to be removed. </w:t>
      </w:r>
    </w:p>
    <w:p w14:paraId="1C4C5D53" w14:textId="77777777" w:rsidR="00F03D06" w:rsidRPr="00903DBA" w:rsidRDefault="00F03D06" w:rsidP="00F03D06">
      <w:pPr>
        <w:pStyle w:val="Rubrik4"/>
      </w:pPr>
      <w:r w:rsidRPr="00903DBA">
        <w:t>Target Code Generation</w:t>
      </w:r>
    </w:p>
    <w:p w14:paraId="38A509B3" w14:textId="7E3D9991" w:rsidR="00F03D06" w:rsidRPr="00903DBA" w:rsidRDefault="00F03D06" w:rsidP="00F03D06">
      <w:r w:rsidRPr="00903DBA">
        <w:t xml:space="preserve">When the middle code has been generated and optimized, it is time to generate the target code. In this book, we </w:t>
      </w:r>
      <w:proofErr w:type="gramStart"/>
      <w:r w:rsidRPr="00903DBA">
        <w:t>actually generate</w:t>
      </w:r>
      <w:proofErr w:type="gramEnd"/>
      <w:r w:rsidRPr="00903DBA">
        <w:t xml:space="preserve"> target code for two formats: Intel </w:t>
      </w:r>
      <w:proofErr w:type="spellStart"/>
      <w:r w:rsidRPr="00903DBA">
        <w:t>x86</w:t>
      </w:r>
      <w:proofErr w:type="spellEnd"/>
      <w:r w:rsidRPr="00903DBA">
        <w:t xml:space="preserve"> </w:t>
      </w:r>
      <w:r w:rsidR="005F79CB" w:rsidRPr="00903DBA">
        <w:t>assembly</w:t>
      </w:r>
      <w:r w:rsidRPr="00903DBA">
        <w:t xml:space="preserve"> source code and executable code in the 16-bits COM-format. </w:t>
      </w:r>
    </w:p>
    <w:p w14:paraId="2E71FBFC" w14:textId="77777777" w:rsidR="00F03D06" w:rsidRPr="00903DBA" w:rsidRDefault="00F03D06" w:rsidP="00F03D06">
      <w:pPr>
        <w:pStyle w:val="Rubrik4"/>
      </w:pPr>
      <w:r w:rsidRPr="00903DBA">
        <w:t>Register Allocation</w:t>
      </w:r>
    </w:p>
    <w:p w14:paraId="65DCB1DC" w14:textId="77777777" w:rsidR="00F03D06" w:rsidRPr="00903DBA" w:rsidRDefault="00F03D06" w:rsidP="00F03D06">
      <w:r w:rsidRPr="00903DBA">
        <w:t>When the target code has been generated, the registers need to be allocated. We use a graph coloring algorithm to do that.</w:t>
      </w:r>
    </w:p>
    <w:p w14:paraId="5EA0316B" w14:textId="77777777" w:rsidR="00F03D06" w:rsidRPr="00903DBA" w:rsidRDefault="00F03D06" w:rsidP="00F03D06">
      <w:pPr>
        <w:pStyle w:val="Rubrik4"/>
      </w:pPr>
      <w:r w:rsidRPr="00903DBA">
        <w:t>Linking</w:t>
      </w:r>
    </w:p>
    <w:p w14:paraId="4294B04F" w14:textId="77777777" w:rsidR="00F03D06" w:rsidRPr="00903DBA" w:rsidRDefault="00F03D06" w:rsidP="00F03D06">
      <w:r w:rsidRPr="00903DBA">
        <w:t xml:space="preserve">When each source file has been completely compiled, they need to be linked together into </w:t>
      </w:r>
      <w:proofErr w:type="gramStart"/>
      <w:r w:rsidRPr="00903DBA">
        <w:t>a</w:t>
      </w:r>
      <w:proofErr w:type="gramEnd"/>
      <w:r w:rsidRPr="00903DBA">
        <w:t xml:space="preserve"> executable file format.</w:t>
      </w:r>
    </w:p>
    <w:p w14:paraId="5D3CA9C1" w14:textId="77777777" w:rsidR="00F03D06" w:rsidRPr="00903DBA" w:rsidRDefault="00F03D06" w:rsidP="00F03D06">
      <w:pPr>
        <w:rPr>
          <w:b/>
        </w:rPr>
      </w:pPr>
      <w:r w:rsidRPr="00903DBA">
        <w:rPr>
          <w:b/>
        </w:rPr>
        <w:t>The Preprocessor</w:t>
      </w:r>
    </w:p>
    <w:p w14:paraId="7B492FE5" w14:textId="77777777" w:rsidR="00F03D06" w:rsidRPr="00903DBA" w:rsidRDefault="00F03D06" w:rsidP="00F03D06">
      <w:r w:rsidRPr="00903DBA">
        <w:t>The C programming language comes with a preprocessor that needs to be.</w:t>
      </w:r>
    </w:p>
    <w:p w14:paraId="41BF5BC7" w14:textId="77777777" w:rsidR="00F03D06" w:rsidRPr="00903DBA" w:rsidRDefault="00F03D06" w:rsidP="00F03D06">
      <w:pPr>
        <w:rPr>
          <w:b/>
        </w:rPr>
      </w:pPr>
      <w:r w:rsidRPr="00903DBA">
        <w:rPr>
          <w:b/>
        </w:rPr>
        <w:t>The Standard Library</w:t>
      </w:r>
    </w:p>
    <w:p w14:paraId="6530B73C" w14:textId="77777777" w:rsidR="00F03D06" w:rsidRPr="00903DBA" w:rsidRDefault="00F03D06" w:rsidP="00F03D06">
      <w:r w:rsidRPr="00903DBA">
        <w:t>The C programming language also comes with a standard library.</w:t>
      </w:r>
    </w:p>
    <w:p w14:paraId="18F25FC0" w14:textId="77777777" w:rsidR="00F03D06" w:rsidRPr="00903DBA" w:rsidRDefault="00F03D06" w:rsidP="00F03D06"/>
    <w:p w14:paraId="25501242" w14:textId="77777777" w:rsidR="00DA28BC" w:rsidRPr="00903DBA" w:rsidRDefault="00DA28BC" w:rsidP="00DA28BC">
      <w:pPr>
        <w:pStyle w:val="Ingetavstnd"/>
        <w:ind w:left="720" w:hanging="720"/>
        <w:rPr>
          <w:rFonts w:cs="Times New Roman"/>
        </w:rPr>
      </w:pPr>
      <w:r w:rsidRPr="00903DBA">
        <w:rPr>
          <w:rFonts w:cs="Times New Roman"/>
        </w:rPr>
        <w:lastRenderedPageBreak/>
        <w:t>3.</w:t>
      </w:r>
      <w:r w:rsidRPr="00903DBA">
        <w:rPr>
          <w:rFonts w:cs="Times New Roman"/>
        </w:rPr>
        <w:tab/>
        <w:t xml:space="preserve">I have another book proposal for you, this time about compiler </w:t>
      </w:r>
      <w:r w:rsidRPr="00903DBA">
        <w:rPr>
          <w:rFonts w:cs="Times New Roman"/>
          <w:color w:val="000000"/>
        </w:rPr>
        <w:t>technology</w:t>
      </w:r>
      <w:r w:rsidRPr="00903DBA">
        <w:rPr>
          <w:rFonts w:cs="Times New Roman"/>
        </w:rPr>
        <w:t xml:space="preserve">. The book will </w:t>
      </w:r>
      <w:r w:rsidRPr="00903DBA">
        <w:rPr>
          <w:rFonts w:cs="Times New Roman"/>
          <w:color w:val="000000"/>
        </w:rPr>
        <w:t xml:space="preserve">describe the design and implementation of a C++ compiler (including the preprocessor, linker, and standard library), with all code given. </w:t>
      </w:r>
    </w:p>
    <w:p w14:paraId="0BD928B9" w14:textId="77777777" w:rsidR="00DA28BC" w:rsidRPr="00903DBA" w:rsidRDefault="00DA28BC" w:rsidP="00DA28BC">
      <w:pPr>
        <w:pStyle w:val="Ingetavstnd"/>
        <w:ind w:left="720"/>
        <w:rPr>
          <w:rFonts w:cs="Times New Roman"/>
        </w:rPr>
      </w:pPr>
    </w:p>
    <w:p w14:paraId="24FC0445" w14:textId="77777777" w:rsidR="00DA28BC" w:rsidRPr="00903DBA" w:rsidRDefault="00DA28BC" w:rsidP="00DA28BC">
      <w:pPr>
        <w:pStyle w:val="Ingetavstnd"/>
        <w:ind w:left="720"/>
        <w:rPr>
          <w:rFonts w:cs="Times New Roman"/>
        </w:rPr>
      </w:pPr>
      <w:r w:rsidRPr="00903DBA">
        <w:rPr>
          <w:rFonts w:cs="Times New Roman"/>
        </w:rPr>
        <w:t xml:space="preserve">So far, I have written a C compiler and I plan to extend it to a C++ compiler </w:t>
      </w:r>
      <w:proofErr w:type="gramStart"/>
      <w:r w:rsidRPr="00903DBA">
        <w:rPr>
          <w:rFonts w:cs="Times New Roman"/>
        </w:rPr>
        <w:t>in the near future</w:t>
      </w:r>
      <w:proofErr w:type="gramEnd"/>
      <w:r w:rsidRPr="00903DBA">
        <w:rPr>
          <w:rFonts w:cs="Times New Roman"/>
        </w:rPr>
        <w:t>. Even though C++ is a much larger language than C, it not too much extra job. Most of the job has already been done with the C compiler.</w:t>
      </w:r>
    </w:p>
    <w:p w14:paraId="733C9458" w14:textId="77777777" w:rsidR="00DA28BC" w:rsidRPr="00903DBA" w:rsidRDefault="00DA28BC" w:rsidP="00DA28BC">
      <w:pPr>
        <w:pStyle w:val="Ingetavstnd"/>
        <w:ind w:left="720"/>
        <w:rPr>
          <w:rFonts w:cs="Times New Roman"/>
        </w:rPr>
      </w:pPr>
    </w:p>
    <w:p w14:paraId="7613E688" w14:textId="5A3C44A1" w:rsidR="00DA28BC" w:rsidRPr="00903DBA" w:rsidRDefault="00DA28BC" w:rsidP="00DA28BC">
      <w:pPr>
        <w:pStyle w:val="Ingetavstnd"/>
        <w:ind w:left="720"/>
        <w:rPr>
          <w:rFonts w:cs="Times New Roman"/>
        </w:rPr>
      </w:pPr>
      <w:r w:rsidRPr="00903DBA">
        <w:rPr>
          <w:rFonts w:cs="Times New Roman"/>
        </w:rPr>
        <w:t xml:space="preserve">The idea of the book is basically the same as the Windows book: I explain the details and provide all source code of the compiler. The source code written in Java with CUP and </w:t>
      </w:r>
      <w:proofErr w:type="spellStart"/>
      <w:r w:rsidRPr="00903DBA">
        <w:rPr>
          <w:rFonts w:cs="Times New Roman"/>
        </w:rPr>
        <w:t>JLex</w:t>
      </w:r>
      <w:proofErr w:type="spellEnd"/>
      <w:r w:rsidRPr="00903DBA">
        <w:rPr>
          <w:rFonts w:cs="Times New Roman"/>
        </w:rPr>
        <w:t xml:space="preserve"> and generates both </w:t>
      </w:r>
      <w:r w:rsidR="005F79CB" w:rsidRPr="00903DBA">
        <w:rPr>
          <w:rFonts w:cs="Times New Roman"/>
        </w:rPr>
        <w:t>assembly</w:t>
      </w:r>
      <w:r w:rsidRPr="00903DBA">
        <w:rPr>
          <w:rFonts w:cs="Times New Roman"/>
        </w:rPr>
        <w:t xml:space="preserve"> code and executable code.</w:t>
      </w:r>
    </w:p>
    <w:p w14:paraId="747FE544" w14:textId="77777777" w:rsidR="00DA28BC" w:rsidRPr="00903DBA" w:rsidRDefault="00DA28BC" w:rsidP="00DA28BC">
      <w:pPr>
        <w:pStyle w:val="Ingetavstnd"/>
        <w:ind w:left="720"/>
        <w:rPr>
          <w:rFonts w:cs="Times New Roman"/>
        </w:rPr>
      </w:pPr>
    </w:p>
    <w:p w14:paraId="698B5743" w14:textId="3C06F4BF" w:rsidR="00DA28BC" w:rsidRPr="00903DBA" w:rsidRDefault="00DA28BC" w:rsidP="00DA28BC">
      <w:pPr>
        <w:pStyle w:val="Ingetavstnd"/>
        <w:ind w:left="720"/>
        <w:rPr>
          <w:rFonts w:cs="Times New Roman"/>
          <w:color w:val="000000"/>
        </w:rPr>
      </w:pPr>
      <w:r w:rsidRPr="00903DBA">
        <w:rPr>
          <w:rFonts w:cs="Times New Roman"/>
          <w:color w:val="000000"/>
        </w:rPr>
        <w:t xml:space="preserve">The books below are the latest editions of three classic books. They describe in detail the basic features of compiler construction and to some extent advanced features. The structure of these books is </w:t>
      </w:r>
      <w:proofErr w:type="gramStart"/>
      <w:r w:rsidRPr="00903DBA">
        <w:rPr>
          <w:rFonts w:cs="Times New Roman"/>
          <w:color w:val="000000"/>
        </w:rPr>
        <w:t>similar to</w:t>
      </w:r>
      <w:proofErr w:type="gramEnd"/>
      <w:r w:rsidRPr="00903DBA">
        <w:rPr>
          <w:rFonts w:cs="Times New Roman"/>
          <w:color w:val="000000"/>
        </w:rPr>
        <w:t xml:space="preserve"> mine, one can say that I have followed these books. However, while these books give </w:t>
      </w:r>
      <w:r w:rsidR="00BF3BC6" w:rsidRPr="00903DBA">
        <w:rPr>
          <w:rFonts w:cs="Times New Roman"/>
          <w:color w:val="000000"/>
        </w:rPr>
        <w:t>many</w:t>
      </w:r>
      <w:r w:rsidRPr="00903DBA">
        <w:rPr>
          <w:rFonts w:cs="Times New Roman"/>
          <w:color w:val="000000"/>
        </w:rPr>
        <w:t xml:space="preserve"> small examples, my book describes in each chapter the features necessary to be included in a C++ compiler.</w:t>
      </w:r>
    </w:p>
    <w:p w14:paraId="219FA565" w14:textId="77777777" w:rsidR="00DA28BC" w:rsidRPr="00903DBA" w:rsidRDefault="00DA28BC" w:rsidP="00DA28BC">
      <w:pPr>
        <w:pStyle w:val="Ingetavstnd"/>
        <w:ind w:left="720"/>
        <w:rPr>
          <w:rFonts w:cs="Times New Roman"/>
          <w:color w:val="000000"/>
        </w:rPr>
      </w:pPr>
    </w:p>
    <w:p w14:paraId="0498D76E" w14:textId="77777777" w:rsidR="00DA28BC" w:rsidRPr="00903DBA" w:rsidRDefault="00DA28BC" w:rsidP="00DA28BC">
      <w:pPr>
        <w:pStyle w:val="Ingetavstnd"/>
        <w:ind w:left="720"/>
        <w:rPr>
          <w:rFonts w:cs="Times New Roman"/>
          <w:color w:val="000000"/>
        </w:rPr>
      </w:pPr>
      <w:r w:rsidRPr="00903DBA">
        <w:rPr>
          <w:rFonts w:cs="Times New Roman"/>
          <w:color w:val="000000"/>
        </w:rPr>
        <w:t xml:space="preserve">Alfred V. </w:t>
      </w:r>
      <w:proofErr w:type="spellStart"/>
      <w:r w:rsidRPr="00903DBA">
        <w:rPr>
          <w:rFonts w:cs="Times New Roman"/>
          <w:color w:val="000000"/>
        </w:rPr>
        <w:t>Aho</w:t>
      </w:r>
      <w:proofErr w:type="spellEnd"/>
      <w:r w:rsidRPr="00903DBA">
        <w:rPr>
          <w:rFonts w:cs="Times New Roman"/>
          <w:color w:val="000000"/>
        </w:rPr>
        <w:t xml:space="preserve">, Lam, Monica S. Lam, Ravi </w:t>
      </w:r>
      <w:proofErr w:type="spellStart"/>
      <w:r w:rsidRPr="00903DBA">
        <w:rPr>
          <w:rFonts w:cs="Times New Roman"/>
          <w:color w:val="000000"/>
        </w:rPr>
        <w:t>Sethi</w:t>
      </w:r>
      <w:proofErr w:type="spellEnd"/>
      <w:r w:rsidRPr="00903DBA">
        <w:rPr>
          <w:rFonts w:cs="Times New Roman"/>
          <w:color w:val="000000"/>
        </w:rPr>
        <w:t>, Jeffrey D. Ullman. Compilers – Principles, Techniques, and Tools, 2nd edition. Prentice Hall, 2006.</w:t>
      </w:r>
    </w:p>
    <w:p w14:paraId="768D523A" w14:textId="77777777" w:rsidR="00DA28BC" w:rsidRPr="00903DBA" w:rsidRDefault="00DA28BC" w:rsidP="00DA28BC">
      <w:pPr>
        <w:pStyle w:val="Ingetavstnd"/>
        <w:ind w:left="720"/>
        <w:rPr>
          <w:rFonts w:cs="Times New Roman"/>
          <w:color w:val="000000"/>
        </w:rPr>
      </w:pPr>
      <w:r w:rsidRPr="00903DBA">
        <w:rPr>
          <w:rFonts w:cs="Times New Roman"/>
          <w:color w:val="000000"/>
        </w:rPr>
        <w:t xml:space="preserve">Keith Cooper, Linda </w:t>
      </w:r>
      <w:proofErr w:type="spellStart"/>
      <w:r w:rsidRPr="00903DBA">
        <w:rPr>
          <w:rFonts w:cs="Times New Roman"/>
          <w:color w:val="000000"/>
        </w:rPr>
        <w:t>Torczon</w:t>
      </w:r>
      <w:proofErr w:type="spellEnd"/>
      <w:r w:rsidRPr="00903DBA">
        <w:rPr>
          <w:rFonts w:cs="Times New Roman"/>
          <w:color w:val="000000"/>
        </w:rPr>
        <w:t>. Engineering a Compiler, 2nd edition. Morgan Kaufman, 2011.</w:t>
      </w:r>
    </w:p>
    <w:p w14:paraId="26986EE9" w14:textId="77777777" w:rsidR="00DA28BC" w:rsidRPr="00903DBA" w:rsidRDefault="00DA28BC" w:rsidP="00DA28BC">
      <w:pPr>
        <w:pStyle w:val="Ingetavstnd"/>
        <w:ind w:left="720"/>
        <w:rPr>
          <w:rFonts w:cs="Times New Roman"/>
          <w:color w:val="000000"/>
        </w:rPr>
      </w:pPr>
      <w:r w:rsidRPr="00903DBA">
        <w:rPr>
          <w:rFonts w:cs="Times New Roman"/>
          <w:color w:val="000000"/>
        </w:rPr>
        <w:t xml:space="preserve">Charles N. Fischer, Ron K. </w:t>
      </w:r>
      <w:proofErr w:type="spellStart"/>
      <w:r w:rsidRPr="00903DBA">
        <w:rPr>
          <w:rFonts w:cs="Times New Roman"/>
          <w:color w:val="000000"/>
        </w:rPr>
        <w:t>Cytron</w:t>
      </w:r>
      <w:proofErr w:type="spellEnd"/>
      <w:r w:rsidRPr="00903DBA">
        <w:rPr>
          <w:rFonts w:cs="Times New Roman"/>
          <w:color w:val="000000"/>
        </w:rPr>
        <w:t>, Richard J. LeBlanc. Crafting a Compiler. Pearson Education, 2009.</w:t>
      </w:r>
    </w:p>
    <w:p w14:paraId="40E3B397" w14:textId="77777777" w:rsidR="00DA28BC" w:rsidRPr="00903DBA" w:rsidRDefault="00DA28BC" w:rsidP="00DA28BC">
      <w:pPr>
        <w:pStyle w:val="Ingetavstnd"/>
        <w:ind w:left="720"/>
        <w:rPr>
          <w:rFonts w:cs="Times New Roman"/>
          <w:color w:val="000000"/>
        </w:rPr>
      </w:pPr>
    </w:p>
    <w:p w14:paraId="7A6D849D" w14:textId="77777777" w:rsidR="00DA28BC" w:rsidRPr="00903DBA" w:rsidRDefault="00DA28BC" w:rsidP="00DA28BC">
      <w:pPr>
        <w:pStyle w:val="Ingetavstnd"/>
        <w:ind w:left="720"/>
        <w:rPr>
          <w:rFonts w:cs="Times New Roman"/>
          <w:color w:val="000000"/>
        </w:rPr>
      </w:pPr>
      <w:r w:rsidRPr="00903DBA">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5917ED71" w14:textId="77777777" w:rsidR="00DA28BC" w:rsidRPr="00903DBA" w:rsidRDefault="00DA28BC" w:rsidP="00DA28BC">
      <w:pPr>
        <w:pStyle w:val="Ingetavstnd"/>
        <w:ind w:left="720"/>
        <w:rPr>
          <w:rFonts w:cs="Times New Roman"/>
          <w:color w:val="000000"/>
        </w:rPr>
      </w:pPr>
      <w:r w:rsidRPr="00903DBA">
        <w:rPr>
          <w:rFonts w:cs="Times New Roman"/>
          <w:color w:val="000000"/>
        </w:rPr>
        <w:t>Andrew W Appel. Modern Compiler Implementation in Java, 2nd edition. Cambridge University Press, 2002.</w:t>
      </w:r>
    </w:p>
    <w:p w14:paraId="05FCEBDC" w14:textId="77777777" w:rsidR="00DA28BC" w:rsidRPr="00903DBA" w:rsidRDefault="00DA28BC" w:rsidP="00DA28BC">
      <w:pPr>
        <w:pStyle w:val="Ingetavstnd"/>
        <w:ind w:left="720"/>
        <w:rPr>
          <w:rFonts w:cs="Times New Roman"/>
          <w:color w:val="000000"/>
        </w:rPr>
      </w:pPr>
      <w:r w:rsidRPr="00903DBA">
        <w:rPr>
          <w:rFonts w:cs="Times New Roman"/>
          <w:color w:val="000000"/>
        </w:rPr>
        <w:t>Andrew W Appel. Modern Compiler Implementation in C, 2nd edition. Cambridge University Press, 2004.</w:t>
      </w:r>
    </w:p>
    <w:p w14:paraId="52F1084C" w14:textId="77777777" w:rsidR="00DA28BC" w:rsidRPr="00903DBA" w:rsidRDefault="00DA28BC" w:rsidP="00DA28BC">
      <w:pPr>
        <w:pStyle w:val="Ingetavstnd"/>
        <w:ind w:left="720"/>
        <w:rPr>
          <w:rFonts w:cs="Times New Roman"/>
          <w:color w:val="000000"/>
        </w:rPr>
      </w:pPr>
      <w:r w:rsidRPr="00903DBA">
        <w:rPr>
          <w:rFonts w:cs="Times New Roman"/>
          <w:color w:val="000000"/>
        </w:rPr>
        <w:t>Andrew W Appel. Modern Compiler Implementation in ML, 2nd edition. Cambridge University Press, 2004.</w:t>
      </w:r>
    </w:p>
    <w:p w14:paraId="03D8405A"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1A297006" w14:textId="77777777" w:rsidR="00DA28BC" w:rsidRPr="00903DBA" w:rsidRDefault="00DA28BC" w:rsidP="00DA28BC">
      <w:pPr>
        <w:pStyle w:val="Ingetavstnd"/>
        <w:ind w:left="720"/>
        <w:rPr>
          <w:rFonts w:cs="Times New Roman"/>
          <w:color w:val="000000"/>
        </w:rPr>
      </w:pPr>
      <w:r w:rsidRPr="00903DBA">
        <w:rPr>
          <w:rFonts w:cs="Times New Roman"/>
          <w:color w:val="000000"/>
        </w:rPr>
        <w:t xml:space="preserve">The following book could be said to be closely related to mine, as it also described the code for a C compiler. However, this book is </w:t>
      </w:r>
      <w:proofErr w:type="gramStart"/>
      <w:r w:rsidRPr="00903DBA">
        <w:rPr>
          <w:rFonts w:cs="Times New Roman"/>
          <w:color w:val="000000"/>
        </w:rPr>
        <w:t>more or less unreadable</w:t>
      </w:r>
      <w:proofErr w:type="gramEnd"/>
      <w:r w:rsidRPr="00903DBA">
        <w:rPr>
          <w:rFonts w:cs="Times New Roman"/>
          <w:color w:val="000000"/>
        </w:rPr>
        <w:t>.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287547A4" w14:textId="77777777" w:rsidR="00DA28BC" w:rsidRPr="00903DBA" w:rsidRDefault="00DA28BC" w:rsidP="00DA28BC">
      <w:pPr>
        <w:pStyle w:val="Ingetavstnd"/>
        <w:ind w:left="720"/>
        <w:rPr>
          <w:rFonts w:cs="Times New Roman"/>
          <w:color w:val="000000"/>
        </w:rPr>
      </w:pPr>
      <w:r w:rsidRPr="00903DBA">
        <w:rPr>
          <w:rFonts w:cs="Times New Roman"/>
          <w:color w:val="000000"/>
        </w:rPr>
        <w:t xml:space="preserve">Christopher W. Fraser, David R. Hanson. A Retargetable C </w:t>
      </w:r>
      <w:proofErr w:type="gramStart"/>
      <w:r w:rsidRPr="00903DBA">
        <w:rPr>
          <w:rFonts w:cs="Times New Roman"/>
          <w:color w:val="000000"/>
        </w:rPr>
        <w:t>Compiler :</w:t>
      </w:r>
      <w:proofErr w:type="gramEnd"/>
      <w:r w:rsidRPr="00903DBA">
        <w:rPr>
          <w:rFonts w:cs="Times New Roman"/>
          <w:color w:val="000000"/>
        </w:rPr>
        <w:t xml:space="preserve"> Design and Implementation. Benjamin Cummings, 1995.</w:t>
      </w:r>
    </w:p>
    <w:p w14:paraId="364A2C0E"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5688E7E1" w14:textId="77777777" w:rsidR="00DA28BC" w:rsidRPr="00903DBA" w:rsidRDefault="00DA28BC" w:rsidP="00DA28BC">
      <w:pPr>
        <w:pStyle w:val="Ingetavstnd"/>
        <w:ind w:left="720"/>
        <w:rPr>
          <w:rFonts w:cs="Times New Roman"/>
          <w:color w:val="000000"/>
        </w:rPr>
      </w:pPr>
      <w:proofErr w:type="gramStart"/>
      <w:r w:rsidRPr="00903DBA">
        <w:rPr>
          <w:rFonts w:cs="Times New Roman"/>
          <w:color w:val="000000"/>
        </w:rPr>
        <w:t>This books</w:t>
      </w:r>
      <w:proofErr w:type="gramEnd"/>
      <w:r w:rsidRPr="00903DBA">
        <w:rPr>
          <w:rFonts w:cs="Times New Roman"/>
          <w:color w:val="000000"/>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45B53C3C" w14:textId="77777777" w:rsidR="00DA28BC" w:rsidRPr="00903DBA" w:rsidRDefault="00DA28BC" w:rsidP="00DA28BC">
      <w:pPr>
        <w:pStyle w:val="Ingetavstnd"/>
        <w:ind w:left="720"/>
        <w:rPr>
          <w:rFonts w:cs="Times New Roman"/>
          <w:color w:val="000000"/>
        </w:rPr>
      </w:pPr>
      <w:r w:rsidRPr="00903DBA">
        <w:rPr>
          <w:rFonts w:cs="Times New Roman"/>
          <w:color w:val="000000"/>
        </w:rPr>
        <w:t xml:space="preserve">Steven S. </w:t>
      </w:r>
      <w:proofErr w:type="spellStart"/>
      <w:r w:rsidRPr="00903DBA">
        <w:rPr>
          <w:rFonts w:cs="Times New Roman"/>
          <w:color w:val="000000"/>
        </w:rPr>
        <w:t>Muchnick</w:t>
      </w:r>
      <w:proofErr w:type="spellEnd"/>
      <w:r w:rsidRPr="00903DBA">
        <w:rPr>
          <w:rFonts w:cs="Times New Roman"/>
          <w:color w:val="000000"/>
        </w:rPr>
        <w:t>. Advanced Compiler Design &amp; Implementation. Morgan Kaufmann, 2003.</w:t>
      </w:r>
    </w:p>
    <w:p w14:paraId="54D49B2B" w14:textId="77777777" w:rsidR="00DA28BC" w:rsidRPr="00903DBA" w:rsidRDefault="00DA28BC" w:rsidP="00DA28BC">
      <w:pPr>
        <w:pStyle w:val="Ingetavstnd"/>
        <w:ind w:left="720"/>
        <w:rPr>
          <w:rFonts w:cs="Times New Roman"/>
          <w:color w:val="000000"/>
        </w:rPr>
      </w:pPr>
      <w:r w:rsidRPr="00903DBA">
        <w:rPr>
          <w:rFonts w:cs="Times New Roman"/>
          <w:color w:val="000000"/>
        </w:rPr>
        <w:lastRenderedPageBreak/>
        <w:t> </w:t>
      </w:r>
    </w:p>
    <w:p w14:paraId="7B51A47F" w14:textId="77777777" w:rsidR="00DA28BC" w:rsidRPr="00903DBA" w:rsidRDefault="00DA28BC" w:rsidP="00DA28BC">
      <w:pPr>
        <w:pStyle w:val="Ingetavstnd"/>
        <w:ind w:left="720"/>
        <w:rPr>
          <w:rFonts w:cs="Times New Roman"/>
          <w:color w:val="000000"/>
        </w:rPr>
      </w:pPr>
      <w:r w:rsidRPr="00903DBA">
        <w:rPr>
          <w:rFonts w:cs="Times New Roman"/>
          <w:color w:val="000000"/>
        </w:rPr>
        <w:t>Here is a suggestion for the chapters:</w:t>
      </w:r>
    </w:p>
    <w:p w14:paraId="0620A137"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2CD55EDF" w14:textId="77777777" w:rsidR="00DA28BC" w:rsidRPr="00903DBA" w:rsidRDefault="00DA28BC" w:rsidP="00DA28BC">
      <w:pPr>
        <w:pStyle w:val="Ingetavstnd"/>
        <w:ind w:left="720"/>
        <w:rPr>
          <w:rFonts w:cs="Times New Roman"/>
          <w:color w:val="000000"/>
        </w:rPr>
      </w:pPr>
      <w:r w:rsidRPr="00903DBA">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903DBA">
        <w:rPr>
          <w:rFonts w:cs="Times New Roman"/>
          <w:color w:val="000000"/>
        </w:rPr>
        <w:t>SPIM</w:t>
      </w:r>
      <w:proofErr w:type="spellEnd"/>
      <w:r w:rsidRPr="00903DBA">
        <w:rPr>
          <w:rFonts w:cs="Times New Roman"/>
          <w:color w:val="000000"/>
        </w:rPr>
        <w:t xml:space="preserve"> simulator.</w:t>
      </w:r>
    </w:p>
    <w:p w14:paraId="10A56B14"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35099E7B" w14:textId="77777777" w:rsidR="00DA28BC" w:rsidRPr="00903DBA" w:rsidRDefault="00DA28BC" w:rsidP="00DA28BC">
      <w:pPr>
        <w:pStyle w:val="Ingetavstnd"/>
        <w:ind w:left="720"/>
        <w:rPr>
          <w:rFonts w:cs="Times New Roman"/>
          <w:color w:val="000000"/>
        </w:rPr>
      </w:pPr>
      <w:r w:rsidRPr="00903DBA">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903DBA">
        <w:rPr>
          <w:rFonts w:cs="Times New Roman"/>
          <w:color w:val="000000"/>
        </w:rPr>
        <w:t>JLex</w:t>
      </w:r>
      <w:proofErr w:type="spellEnd"/>
      <w:r w:rsidRPr="00903DBA">
        <w:rPr>
          <w:rFonts w:cs="Times New Roman"/>
          <w:color w:val="000000"/>
        </w:rPr>
        <w:t>, a lexical generator for Java, based on Lex for C.</w:t>
      </w:r>
    </w:p>
    <w:p w14:paraId="4D11A1B6"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38759278" w14:textId="77777777" w:rsidR="00DA28BC" w:rsidRPr="00903DBA" w:rsidRDefault="00DA28BC" w:rsidP="00DA28BC">
      <w:pPr>
        <w:pStyle w:val="Ingetavstnd"/>
        <w:ind w:left="720"/>
        <w:rPr>
          <w:rFonts w:cs="Times New Roman"/>
          <w:color w:val="000000"/>
        </w:rPr>
      </w:pPr>
      <w:r w:rsidRPr="00903DBA">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903DBA">
        <w:rPr>
          <w:rFonts w:cs="Times New Roman"/>
          <w:color w:val="000000"/>
        </w:rPr>
        <w:t>Yacc</w:t>
      </w:r>
      <w:proofErr w:type="spellEnd"/>
      <w:r w:rsidRPr="00903DBA">
        <w:rPr>
          <w:rFonts w:cs="Times New Roman"/>
          <w:color w:val="000000"/>
        </w:rPr>
        <w:t xml:space="preserve"> for C. Each rule can also be equipped with code dealing with type checking and target code generation. However, I will have </w:t>
      </w:r>
      <w:proofErr w:type="gramStart"/>
      <w:r w:rsidRPr="00903DBA">
        <w:rPr>
          <w:rFonts w:cs="Times New Roman"/>
          <w:color w:val="000000"/>
        </w:rPr>
        <w:t>try</w:t>
      </w:r>
      <w:proofErr w:type="gramEnd"/>
      <w:r w:rsidRPr="00903DBA">
        <w:rPr>
          <w:rFonts w:cs="Times New Roman"/>
          <w:color w:val="000000"/>
        </w:rPr>
        <w:t xml:space="preserve"> to omit as much as possible of the code in this chapter. Most of the code is made up of calls to methods defined in later chapters.</w:t>
      </w:r>
    </w:p>
    <w:p w14:paraId="1180C6C9"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1456C18C" w14:textId="77777777" w:rsidR="00DA28BC" w:rsidRPr="00903DBA" w:rsidRDefault="00DA28BC" w:rsidP="00DA28BC">
      <w:pPr>
        <w:pStyle w:val="Ingetavstnd"/>
        <w:ind w:left="720"/>
        <w:rPr>
          <w:rFonts w:cs="Times New Roman"/>
          <w:color w:val="000000"/>
        </w:rPr>
      </w:pPr>
      <w:r w:rsidRPr="00903DBA">
        <w:rPr>
          <w:rFonts w:cs="Times New Roman"/>
          <w:color w:val="000000"/>
        </w:rPr>
        <w:t xml:space="preserve">4. Declarations and the Symbol Table. C++ has a rather complicated declaration system with aggregated types such as classes, </w:t>
      </w:r>
      <w:proofErr w:type="gramStart"/>
      <w:r w:rsidRPr="00903DBA">
        <w:rPr>
          <w:rFonts w:cs="Times New Roman"/>
          <w:color w:val="000000"/>
        </w:rPr>
        <w:t>structures</w:t>
      </w:r>
      <w:proofErr w:type="gramEnd"/>
      <w:r w:rsidRPr="00903DBA">
        <w:rPr>
          <w:rFonts w:cs="Times New Roman"/>
          <w:color w:val="000000"/>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7BAA3E0E" w14:textId="77777777" w:rsidR="00DA28BC" w:rsidRPr="00903DBA" w:rsidRDefault="00DA28BC" w:rsidP="00DA28BC">
      <w:pPr>
        <w:pStyle w:val="Ingetavstnd"/>
        <w:ind w:left="720"/>
        <w:rPr>
          <w:rFonts w:cs="Times New Roman"/>
          <w:color w:val="000000"/>
        </w:rPr>
      </w:pPr>
      <w:r w:rsidRPr="00903DBA">
        <w:rPr>
          <w:rFonts w:cs="Times New Roman"/>
          <w:color w:val="000000"/>
        </w:rPr>
        <w:t>5. Type Checking. C++ has a rather large set of operators with complicated rules that need to be checked.</w:t>
      </w:r>
    </w:p>
    <w:p w14:paraId="4D1B98EB"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36C656B3" w14:textId="77777777" w:rsidR="00DA28BC" w:rsidRPr="00903DBA" w:rsidRDefault="00DA28BC" w:rsidP="00DA28BC">
      <w:pPr>
        <w:pStyle w:val="Ingetavstnd"/>
        <w:ind w:left="720"/>
        <w:rPr>
          <w:rFonts w:cs="Times New Roman"/>
          <w:color w:val="000000"/>
        </w:rPr>
      </w:pPr>
      <w:r w:rsidRPr="00903DBA">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725D5A97" w14:textId="1FF23C0A" w:rsidR="00DA28BC" w:rsidRPr="00903DBA" w:rsidRDefault="00DA28BC" w:rsidP="00DA28BC">
      <w:pPr>
        <w:pStyle w:val="Ingetavstnd"/>
        <w:ind w:left="720"/>
        <w:rPr>
          <w:rFonts w:cs="Times New Roman"/>
          <w:color w:val="000000"/>
        </w:rPr>
      </w:pPr>
      <w:r w:rsidRPr="00903DBA">
        <w:rPr>
          <w:rFonts w:cs="Times New Roman"/>
          <w:color w:val="000000"/>
        </w:rPr>
        <w:t xml:space="preserve">7. Static and Dynamic </w:t>
      </w:r>
      <w:r w:rsidR="00C37108" w:rsidRPr="00903DBA">
        <w:rPr>
          <w:rFonts w:cs="Times New Roman"/>
          <w:color w:val="000000"/>
        </w:rPr>
        <w:t>Initialization</w:t>
      </w:r>
      <w:r w:rsidRPr="00903DBA">
        <w:rPr>
          <w:rFonts w:cs="Times New Roman"/>
          <w:color w:val="000000"/>
        </w:rPr>
        <w:t xml:space="preserve">. In C++, variables can be </w:t>
      </w:r>
      <w:r w:rsidR="00266D64" w:rsidRPr="00903DBA">
        <w:rPr>
          <w:rFonts w:cs="Times New Roman"/>
          <w:color w:val="000000"/>
        </w:rPr>
        <w:t>initialized</w:t>
      </w:r>
      <w:r w:rsidRPr="00903DBA">
        <w:rPr>
          <w:rFonts w:cs="Times New Roman"/>
          <w:color w:val="000000"/>
        </w:rPr>
        <w:t xml:space="preserve">. If the variable is static, the data shall be generated and placed in the static area of the final target code. If it is dynamic, the </w:t>
      </w:r>
      <w:r w:rsidR="00F4217C" w:rsidRPr="00903DBA">
        <w:rPr>
          <w:rFonts w:cs="Times New Roman"/>
          <w:color w:val="000000"/>
        </w:rPr>
        <w:t>initialization</w:t>
      </w:r>
      <w:r w:rsidRPr="00903DBA">
        <w:rPr>
          <w:rFonts w:cs="Times New Roman"/>
          <w:color w:val="000000"/>
        </w:rPr>
        <w:t xml:space="preserve"> will result in a series of assignments. One thing that complicates the issue is that it is possible to </w:t>
      </w:r>
      <w:r w:rsidR="00631D4D" w:rsidRPr="00903DBA">
        <w:rPr>
          <w:rFonts w:cs="Times New Roman"/>
          <w:color w:val="000000"/>
        </w:rPr>
        <w:t>initialize</w:t>
      </w:r>
      <w:r w:rsidRPr="00903DBA">
        <w:rPr>
          <w:rFonts w:cs="Times New Roman"/>
          <w:color w:val="000000"/>
        </w:rPr>
        <w:t xml:space="preserve"> hierarchical structures made up by structures and arrays with one flat list.</w:t>
      </w:r>
    </w:p>
    <w:p w14:paraId="02693E3B"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1A851C27" w14:textId="77777777" w:rsidR="00DA28BC" w:rsidRPr="00903DBA" w:rsidRDefault="00DA28BC" w:rsidP="00DA28BC">
      <w:pPr>
        <w:pStyle w:val="Ingetavstnd"/>
        <w:ind w:left="720"/>
        <w:rPr>
          <w:rFonts w:cs="Times New Roman"/>
          <w:color w:val="000000"/>
        </w:rPr>
      </w:pPr>
      <w:r w:rsidRPr="00903DBA">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2DE3FB6B" w14:textId="77777777" w:rsidR="00DA28BC" w:rsidRPr="00903DBA" w:rsidRDefault="00DA28BC" w:rsidP="00DA28BC">
      <w:pPr>
        <w:pStyle w:val="Ingetavstnd"/>
        <w:ind w:left="720"/>
        <w:rPr>
          <w:rFonts w:cs="Times New Roman"/>
          <w:color w:val="000000"/>
        </w:rPr>
      </w:pPr>
      <w:r w:rsidRPr="00903DBA">
        <w:rPr>
          <w:rFonts w:cs="Times New Roman"/>
          <w:color w:val="000000"/>
        </w:rPr>
        <w:t xml:space="preserve">9. Target Code Generation. The target code of the C++ compiler of this book is Intel </w:t>
      </w:r>
      <w:proofErr w:type="spellStart"/>
      <w:r w:rsidRPr="00903DBA">
        <w:rPr>
          <w:rFonts w:cs="Times New Roman"/>
          <w:color w:val="000000"/>
        </w:rPr>
        <w:t>x86</w:t>
      </w:r>
      <w:proofErr w:type="spellEnd"/>
      <w:r w:rsidRPr="00903DBA">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5B19C972" w14:textId="77777777" w:rsidR="00DA28BC" w:rsidRPr="00903DBA" w:rsidRDefault="00DA28BC" w:rsidP="00DA28BC">
      <w:pPr>
        <w:pStyle w:val="Ingetavstnd"/>
        <w:ind w:left="720"/>
        <w:rPr>
          <w:rFonts w:cs="Times New Roman"/>
          <w:color w:val="000000"/>
        </w:rPr>
      </w:pPr>
      <w:r w:rsidRPr="00903DBA">
        <w:rPr>
          <w:rFonts w:cs="Times New Roman"/>
          <w:color w:val="000000"/>
        </w:rPr>
        <w:t xml:space="preserve">10. The Preprocessor. Before the </w:t>
      </w:r>
      <w:proofErr w:type="gramStart"/>
      <w:r w:rsidRPr="00903DBA">
        <w:rPr>
          <w:rFonts w:cs="Times New Roman"/>
          <w:color w:val="000000"/>
        </w:rPr>
        <w:t>actually</w:t>
      </w:r>
      <w:proofErr w:type="gramEnd"/>
      <w:r w:rsidRPr="00903DBA">
        <w:rPr>
          <w:rFonts w:cs="Times New Roman"/>
          <w:color w:val="000000"/>
        </w:rPr>
        <w:t xml:space="preserve"> compilation starts, the source code has been traversed by the preprocessor that replaces macros with text, includes header files, and provides conditional programming.</w:t>
      </w:r>
    </w:p>
    <w:p w14:paraId="0751EEB6"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6D3F7CDA" w14:textId="77777777" w:rsidR="00DA28BC" w:rsidRPr="00903DBA" w:rsidRDefault="00DA28BC" w:rsidP="00DA28BC">
      <w:pPr>
        <w:pStyle w:val="Ingetavstnd"/>
        <w:ind w:left="720"/>
        <w:rPr>
          <w:rFonts w:cs="Times New Roman"/>
          <w:color w:val="000000"/>
        </w:rPr>
      </w:pPr>
      <w:r w:rsidRPr="00903DBA">
        <w:rPr>
          <w:rFonts w:cs="Times New Roman"/>
          <w:color w:val="000000"/>
        </w:rPr>
        <w:lastRenderedPageBreak/>
        <w:t xml:space="preserve">11. The Linker. When the target code has finally been generated, it becomes stored into an object file. As the source code can be distributed over several files, the target code </w:t>
      </w:r>
      <w:proofErr w:type="gramStart"/>
      <w:r w:rsidRPr="00903DBA">
        <w:rPr>
          <w:rFonts w:cs="Times New Roman"/>
          <w:color w:val="000000"/>
        </w:rPr>
        <w:t>need</w:t>
      </w:r>
      <w:proofErr w:type="gramEnd"/>
      <w:r w:rsidRPr="00903DBA">
        <w:rPr>
          <w:rFonts w:cs="Times New Roman"/>
          <w:color w:val="000000"/>
        </w:rPr>
        <w:t xml:space="preserve"> to be merged into one executable file. This is the task of the linker, it merges the code and data area, resolve the static and extern </w:t>
      </w:r>
      <w:proofErr w:type="gramStart"/>
      <w:r w:rsidRPr="00903DBA">
        <w:rPr>
          <w:rFonts w:cs="Times New Roman"/>
          <w:color w:val="000000"/>
        </w:rPr>
        <w:t>references</w:t>
      </w:r>
      <w:proofErr w:type="gramEnd"/>
      <w:r w:rsidRPr="00903DBA">
        <w:rPr>
          <w:rFonts w:cs="Times New Roman"/>
          <w:color w:val="000000"/>
        </w:rPr>
        <w:t xml:space="preserve"> and generate the executable file.</w:t>
      </w:r>
    </w:p>
    <w:p w14:paraId="37A5B500" w14:textId="77777777" w:rsidR="00DA28BC" w:rsidRPr="00903DBA" w:rsidRDefault="00DA28BC" w:rsidP="00DA28BC">
      <w:pPr>
        <w:pStyle w:val="Ingetavstnd"/>
        <w:ind w:left="720"/>
        <w:rPr>
          <w:rFonts w:cs="Times New Roman"/>
          <w:color w:val="000000"/>
        </w:rPr>
      </w:pPr>
      <w:r w:rsidRPr="00903DBA">
        <w:rPr>
          <w:rFonts w:cs="Times New Roman"/>
          <w:color w:val="000000"/>
        </w:rPr>
        <w:t> </w:t>
      </w:r>
    </w:p>
    <w:p w14:paraId="6B1D99F0" w14:textId="77777777" w:rsidR="00DA28BC" w:rsidRPr="00903DBA" w:rsidRDefault="00DA28BC" w:rsidP="00DA28BC">
      <w:pPr>
        <w:pStyle w:val="Ingetavstnd"/>
        <w:ind w:left="720"/>
        <w:rPr>
          <w:rFonts w:cs="Times New Roman"/>
          <w:color w:val="000000"/>
        </w:rPr>
      </w:pPr>
      <w:r w:rsidRPr="00903DBA">
        <w:rPr>
          <w:rFonts w:cs="Times New Roman"/>
          <w:color w:val="000000"/>
        </w:rPr>
        <w:t>12. The C Standard Library, made up by functions and macros, which will be included by the linker in the final executable file.</w:t>
      </w:r>
    </w:p>
    <w:p w14:paraId="69A77D54" w14:textId="77777777" w:rsidR="00DA28BC" w:rsidRPr="00903DBA" w:rsidRDefault="00DA28BC" w:rsidP="00DA28BC">
      <w:pPr>
        <w:pStyle w:val="Ingetavstnd"/>
        <w:ind w:left="720"/>
        <w:rPr>
          <w:rFonts w:cs="Times New Roman"/>
          <w:color w:val="000000"/>
        </w:rPr>
      </w:pPr>
    </w:p>
    <w:p w14:paraId="597FE425" w14:textId="77777777" w:rsidR="00DA28BC" w:rsidRPr="00903DBA" w:rsidRDefault="00DA28BC" w:rsidP="00DA28BC">
      <w:pPr>
        <w:pStyle w:val="Ingetavstnd"/>
        <w:ind w:left="720"/>
        <w:rPr>
          <w:rFonts w:cs="Times New Roman"/>
          <w:color w:val="000000"/>
        </w:rPr>
      </w:pPr>
      <w:r w:rsidRPr="00903DBA">
        <w:rPr>
          <w:rFonts w:cs="Times New Roman"/>
          <w:color w:val="000000"/>
        </w:rPr>
        <w:t>13. The C++ Standard Library, made up by classes, to a certain extent is based on C standard library.</w:t>
      </w:r>
    </w:p>
    <w:p w14:paraId="6E512353" w14:textId="77777777" w:rsidR="005F7461" w:rsidRPr="00903DBA" w:rsidRDefault="005F7461">
      <w:pPr>
        <w:spacing w:before="0" w:after="160"/>
        <w:jc w:val="left"/>
      </w:pPr>
      <w:r w:rsidRPr="00903DBA">
        <w:br w:type="page"/>
      </w:r>
    </w:p>
    <w:p w14:paraId="4CDEAE96" w14:textId="37FC8A44" w:rsidR="005F7461" w:rsidRPr="00903DBA" w:rsidRDefault="005F7461" w:rsidP="005F7461">
      <w:r w:rsidRPr="00903DBA">
        <w:lastRenderedPageBreak/>
        <w:t>The compiler is made up of several phases:</w:t>
      </w:r>
    </w:p>
    <w:p w14:paraId="15DC7F9F" w14:textId="77777777" w:rsidR="005F7461" w:rsidRPr="00903DBA" w:rsidRDefault="005F7461" w:rsidP="005F7461">
      <w:r w:rsidRPr="00903DBA">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5205DE" w:rsidRDefault="005205DE" w:rsidP="005F7461">
                              <w:pPr>
                                <w:spacing w:before="60" w:after="0"/>
                                <w:jc w:val="center"/>
                                <w:rPr>
                                  <w:lang w:val="sv-SE"/>
                                </w:rPr>
                              </w:pPr>
                              <w:r>
                                <w:rPr>
                                  <w:lang w:val="sv-SE"/>
                                </w:rPr>
                                <w:t>Preprocessor</w:t>
                              </w:r>
                            </w:p>
                            <w:p w14:paraId="04F32221" w14:textId="77777777" w:rsidR="005205DE" w:rsidRPr="00C7380D" w:rsidRDefault="005205DE"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5205DE" w:rsidRPr="008541FD" w:rsidRDefault="005205DE" w:rsidP="005F7461">
                              <w:pPr>
                                <w:spacing w:before="60" w:after="0"/>
                                <w:jc w:val="center"/>
                              </w:pPr>
                              <w:r w:rsidRPr="008541FD">
                                <w:t>Source</w:t>
                              </w:r>
                              <w:r>
                                <w:t xml:space="preserve"> </w:t>
                              </w:r>
                              <w:r w:rsidRPr="008541FD">
                                <w:t>Code</w:t>
                              </w:r>
                            </w:p>
                            <w:p w14:paraId="4FCEAC5C" w14:textId="77777777" w:rsidR="005205DE" w:rsidRDefault="005205DE"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5205DE" w:rsidRDefault="005205DE"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5205DE" w:rsidRDefault="005205DE" w:rsidP="005F7461">
                              <w:pPr>
                                <w:pStyle w:val="Normalwebb"/>
                                <w:spacing w:before="60" w:line="256" w:lineRule="auto"/>
                                <w:jc w:val="center"/>
                              </w:pPr>
                              <w:r>
                                <w:rPr>
                                  <w:rFonts w:eastAsia="Calibri"/>
                                  <w:sz w:val="22"/>
                                  <w:szCs w:val="22"/>
                                  <w:lang w:val="en-US"/>
                                </w:rPr>
                                <w:t>Processed Code</w:t>
                              </w:r>
                            </w:p>
                            <w:p w14:paraId="14142DBC" w14:textId="77777777" w:rsidR="005205DE" w:rsidRDefault="005205DE"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5205DE" w:rsidRDefault="005205DE"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5205DE" w:rsidRDefault="005205DE" w:rsidP="005F7461">
                              <w:pPr>
                                <w:pStyle w:val="Normalwebb"/>
                                <w:spacing w:before="60" w:line="254" w:lineRule="auto"/>
                                <w:jc w:val="center"/>
                              </w:pPr>
                              <w:r>
                                <w:rPr>
                                  <w:rFonts w:eastAsia="Calibri"/>
                                  <w:sz w:val="22"/>
                                  <w:szCs w:val="22"/>
                                  <w:lang w:val="en-US"/>
                                </w:rPr>
                                <w:t>Syntax Tree</w:t>
                              </w:r>
                            </w:p>
                            <w:p w14:paraId="070DB26E" w14:textId="77777777" w:rsidR="005205DE" w:rsidRDefault="005205D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5205DE" w:rsidRDefault="005205DE"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5205DE" w:rsidRDefault="005205DE" w:rsidP="005F7461">
                              <w:pPr>
                                <w:pStyle w:val="Normalwebb"/>
                                <w:spacing w:before="60" w:line="252" w:lineRule="auto"/>
                                <w:jc w:val="center"/>
                              </w:pPr>
                              <w:r>
                                <w:rPr>
                                  <w:rFonts w:eastAsia="Calibri"/>
                                  <w:sz w:val="22"/>
                                  <w:szCs w:val="22"/>
                                  <w:lang w:val="en-US"/>
                                </w:rPr>
                                <w:t>Optimized Syntax Tree</w:t>
                              </w:r>
                            </w:p>
                            <w:p w14:paraId="3315953C" w14:textId="77777777" w:rsidR="005205DE" w:rsidRDefault="005205D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5205DE" w:rsidRDefault="005205DE"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5205DE" w:rsidRDefault="005205DE" w:rsidP="005F7461">
                              <w:pPr>
                                <w:pStyle w:val="Normalwebb"/>
                                <w:spacing w:before="60" w:line="252" w:lineRule="auto"/>
                                <w:jc w:val="center"/>
                              </w:pPr>
                              <w:r>
                                <w:rPr>
                                  <w:rFonts w:eastAsia="Calibri"/>
                                  <w:sz w:val="22"/>
                                  <w:szCs w:val="22"/>
                                  <w:lang w:val="en-US"/>
                                </w:rPr>
                                <w:t>Middle Code List</w:t>
                              </w:r>
                            </w:p>
                            <w:p w14:paraId="321C1BE9" w14:textId="77777777" w:rsidR="005205DE" w:rsidRDefault="005205D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5205DE" w:rsidRDefault="005205DE" w:rsidP="005F7461">
                              <w:pPr>
                                <w:pStyle w:val="Normalwebb"/>
                                <w:spacing w:before="60" w:line="252" w:lineRule="auto"/>
                                <w:jc w:val="center"/>
                              </w:pPr>
                              <w:r>
                                <w:rPr>
                                  <w:rFonts w:eastAsia="Calibri"/>
                                  <w:sz w:val="22"/>
                                  <w:szCs w:val="22"/>
                                  <w:lang w:val="en-US"/>
                                </w:rPr>
                                <w:t>Optimized Middle Code List</w:t>
                              </w:r>
                            </w:p>
                            <w:p w14:paraId="4CF9CB98" w14:textId="77777777" w:rsidR="005205DE" w:rsidRDefault="005205DE"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5205DE" w:rsidRDefault="005205DE"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5205DE" w:rsidRDefault="005205DE"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5205DE" w:rsidRDefault="005205DE" w:rsidP="005F7461">
                        <w:pPr>
                          <w:spacing w:before="60" w:after="0"/>
                          <w:jc w:val="center"/>
                          <w:rPr>
                            <w:lang w:val="sv-SE"/>
                          </w:rPr>
                        </w:pPr>
                        <w:r>
                          <w:rPr>
                            <w:lang w:val="sv-SE"/>
                          </w:rPr>
                          <w:t>Preprocessor</w:t>
                        </w:r>
                      </w:p>
                      <w:p w14:paraId="04F32221" w14:textId="77777777" w:rsidR="005205DE" w:rsidRPr="00C7380D" w:rsidRDefault="005205DE"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5205DE" w:rsidRPr="008541FD" w:rsidRDefault="005205DE" w:rsidP="005F7461">
                        <w:pPr>
                          <w:spacing w:before="60" w:after="0"/>
                          <w:jc w:val="center"/>
                        </w:pPr>
                        <w:r w:rsidRPr="008541FD">
                          <w:t>Source</w:t>
                        </w:r>
                        <w:r>
                          <w:t xml:space="preserve"> </w:t>
                        </w:r>
                        <w:r w:rsidRPr="008541FD">
                          <w:t>Code</w:t>
                        </w:r>
                      </w:p>
                      <w:p w14:paraId="4FCEAC5C" w14:textId="77777777" w:rsidR="005205DE" w:rsidRDefault="005205DE"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5205DE" w:rsidRDefault="005205DE"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5205DE" w:rsidRDefault="005205DE" w:rsidP="005F7461">
                        <w:pPr>
                          <w:pStyle w:val="Normalwebb"/>
                          <w:spacing w:before="60" w:line="256" w:lineRule="auto"/>
                          <w:jc w:val="center"/>
                        </w:pPr>
                        <w:r>
                          <w:rPr>
                            <w:rFonts w:eastAsia="Calibri"/>
                            <w:sz w:val="22"/>
                            <w:szCs w:val="22"/>
                            <w:lang w:val="en-US"/>
                          </w:rPr>
                          <w:t>Processed Code</w:t>
                        </w:r>
                      </w:p>
                      <w:p w14:paraId="14142DBC" w14:textId="77777777" w:rsidR="005205DE" w:rsidRDefault="005205DE"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5205DE" w:rsidRDefault="005205DE"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5205DE" w:rsidRDefault="005205DE" w:rsidP="005F7461">
                        <w:pPr>
                          <w:pStyle w:val="Normalwebb"/>
                          <w:spacing w:before="60" w:line="254" w:lineRule="auto"/>
                          <w:jc w:val="center"/>
                        </w:pPr>
                        <w:r>
                          <w:rPr>
                            <w:rFonts w:eastAsia="Calibri"/>
                            <w:sz w:val="22"/>
                            <w:szCs w:val="22"/>
                            <w:lang w:val="en-US"/>
                          </w:rPr>
                          <w:t>Syntax Tree</w:t>
                        </w:r>
                      </w:p>
                      <w:p w14:paraId="070DB26E" w14:textId="77777777" w:rsidR="005205DE" w:rsidRDefault="005205DE"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5205DE" w:rsidRDefault="005205DE"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5205DE" w:rsidRDefault="005205DE" w:rsidP="005F7461">
                        <w:pPr>
                          <w:pStyle w:val="Normalwebb"/>
                          <w:spacing w:before="60" w:line="252" w:lineRule="auto"/>
                          <w:jc w:val="center"/>
                        </w:pPr>
                        <w:r>
                          <w:rPr>
                            <w:rFonts w:eastAsia="Calibri"/>
                            <w:sz w:val="22"/>
                            <w:szCs w:val="22"/>
                            <w:lang w:val="en-US"/>
                          </w:rPr>
                          <w:t>Optimized Syntax Tree</w:t>
                        </w:r>
                      </w:p>
                      <w:p w14:paraId="3315953C" w14:textId="77777777" w:rsidR="005205DE" w:rsidRDefault="005205DE"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5205DE" w:rsidRDefault="005205DE"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5205DE" w:rsidRDefault="005205DE" w:rsidP="005F7461">
                        <w:pPr>
                          <w:pStyle w:val="Normalwebb"/>
                          <w:spacing w:before="60" w:line="252" w:lineRule="auto"/>
                          <w:jc w:val="center"/>
                        </w:pPr>
                        <w:r>
                          <w:rPr>
                            <w:rFonts w:eastAsia="Calibri"/>
                            <w:sz w:val="22"/>
                            <w:szCs w:val="22"/>
                            <w:lang w:val="en-US"/>
                          </w:rPr>
                          <w:t>Middle Code List</w:t>
                        </w:r>
                      </w:p>
                      <w:p w14:paraId="321C1BE9" w14:textId="77777777" w:rsidR="005205DE" w:rsidRDefault="005205DE"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5205DE" w:rsidRDefault="005205DE" w:rsidP="005F7461">
                        <w:pPr>
                          <w:pStyle w:val="Normalwebb"/>
                          <w:spacing w:before="60" w:line="252" w:lineRule="auto"/>
                          <w:jc w:val="center"/>
                        </w:pPr>
                        <w:r>
                          <w:rPr>
                            <w:rFonts w:eastAsia="Calibri"/>
                            <w:sz w:val="22"/>
                            <w:szCs w:val="22"/>
                            <w:lang w:val="en-US"/>
                          </w:rPr>
                          <w:t>Optimized Middle Code List</w:t>
                        </w:r>
                      </w:p>
                      <w:p w14:paraId="4CF9CB98" w14:textId="77777777" w:rsidR="005205DE" w:rsidRDefault="005205DE"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5205DE" w:rsidRDefault="005205DE"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5205DE" w:rsidRDefault="005205DE"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903DBA" w:rsidRDefault="006F14D0" w:rsidP="00F03D06">
      <w:r w:rsidRPr="00903DBA">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5205DE" w:rsidRDefault="005205DE" w:rsidP="006F14D0">
                              <w:pPr>
                                <w:spacing w:before="60" w:after="0"/>
                                <w:jc w:val="center"/>
                                <w:rPr>
                                  <w:lang w:val="sv-SE"/>
                                </w:rPr>
                              </w:pPr>
                              <w:r>
                                <w:rPr>
                                  <w:lang w:val="sv-SE"/>
                                </w:rPr>
                                <w:t>Preprocessor</w:t>
                              </w:r>
                            </w:p>
                            <w:p w14:paraId="2CD90E0F" w14:textId="77777777" w:rsidR="005205DE" w:rsidRPr="00C7380D" w:rsidRDefault="005205DE"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5205DE" w:rsidRPr="008541FD" w:rsidRDefault="005205DE" w:rsidP="006F14D0">
                              <w:pPr>
                                <w:spacing w:before="60" w:after="0"/>
                                <w:jc w:val="center"/>
                              </w:pPr>
                              <w:r w:rsidRPr="008541FD">
                                <w:t>Source</w:t>
                              </w:r>
                              <w:r>
                                <w:t xml:space="preserve"> </w:t>
                              </w:r>
                              <w:r w:rsidRPr="008541FD">
                                <w:t>Code</w:t>
                              </w:r>
                            </w:p>
                            <w:p w14:paraId="1314F231" w14:textId="77777777" w:rsidR="005205DE" w:rsidRDefault="005205DE"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5205DE" w:rsidRDefault="005205DE"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5205DE" w:rsidRDefault="005205DE" w:rsidP="006F14D0">
                              <w:pPr>
                                <w:pStyle w:val="Normalwebb"/>
                                <w:spacing w:before="60" w:line="256" w:lineRule="auto"/>
                                <w:jc w:val="center"/>
                              </w:pPr>
                              <w:r>
                                <w:rPr>
                                  <w:rFonts w:eastAsia="Calibri"/>
                                  <w:sz w:val="22"/>
                                  <w:szCs w:val="22"/>
                                  <w:lang w:val="en-US"/>
                                </w:rPr>
                                <w:t>Processed Code</w:t>
                              </w:r>
                            </w:p>
                            <w:p w14:paraId="705B7689" w14:textId="77777777" w:rsidR="005205DE" w:rsidRDefault="005205DE"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5205DE" w:rsidRDefault="005205DE"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5205DE" w:rsidRDefault="005205DE" w:rsidP="006F14D0">
                              <w:pPr>
                                <w:pStyle w:val="Normalwebb"/>
                                <w:spacing w:before="60" w:line="254" w:lineRule="auto"/>
                                <w:jc w:val="center"/>
                              </w:pPr>
                              <w:r>
                                <w:rPr>
                                  <w:rFonts w:eastAsia="Calibri"/>
                                  <w:sz w:val="22"/>
                                  <w:szCs w:val="22"/>
                                  <w:lang w:val="en-US"/>
                                </w:rPr>
                                <w:t>Syntax Tree</w:t>
                              </w:r>
                            </w:p>
                            <w:p w14:paraId="20988EE2" w14:textId="77777777" w:rsidR="005205DE" w:rsidRDefault="005205D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5205DE" w:rsidRDefault="005205DE"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5205DE" w:rsidRDefault="005205DE" w:rsidP="006F14D0">
                              <w:pPr>
                                <w:pStyle w:val="Normalwebb"/>
                                <w:spacing w:before="60" w:line="252" w:lineRule="auto"/>
                                <w:jc w:val="center"/>
                              </w:pPr>
                              <w:r>
                                <w:rPr>
                                  <w:rFonts w:eastAsia="Calibri"/>
                                  <w:sz w:val="22"/>
                                  <w:szCs w:val="22"/>
                                  <w:lang w:val="en-US"/>
                                </w:rPr>
                                <w:t>Optimized Syntax Tree</w:t>
                              </w:r>
                            </w:p>
                            <w:p w14:paraId="35223DB0" w14:textId="77777777" w:rsidR="005205DE" w:rsidRDefault="005205D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5205DE" w:rsidRDefault="005205DE"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5205DE" w:rsidRDefault="005205DE" w:rsidP="006F14D0">
                              <w:pPr>
                                <w:pStyle w:val="Normalwebb"/>
                                <w:spacing w:before="60" w:line="252" w:lineRule="auto"/>
                                <w:jc w:val="center"/>
                              </w:pPr>
                              <w:r>
                                <w:rPr>
                                  <w:rFonts w:eastAsia="Calibri"/>
                                  <w:sz w:val="22"/>
                                  <w:szCs w:val="22"/>
                                  <w:lang w:val="en-US"/>
                                </w:rPr>
                                <w:t>Middle Code List</w:t>
                              </w:r>
                            </w:p>
                            <w:p w14:paraId="5410A942" w14:textId="77777777" w:rsidR="005205DE" w:rsidRDefault="005205D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5205DE" w:rsidRDefault="005205DE" w:rsidP="006F14D0">
                              <w:pPr>
                                <w:pStyle w:val="Normalwebb"/>
                                <w:spacing w:before="60" w:line="252" w:lineRule="auto"/>
                                <w:jc w:val="center"/>
                              </w:pPr>
                              <w:r>
                                <w:rPr>
                                  <w:rFonts w:eastAsia="Calibri"/>
                                  <w:sz w:val="22"/>
                                  <w:szCs w:val="22"/>
                                  <w:lang w:val="en-US"/>
                                </w:rPr>
                                <w:t>Optimized Middle Code List</w:t>
                              </w:r>
                            </w:p>
                            <w:p w14:paraId="36F7A1DE" w14:textId="77777777" w:rsidR="005205DE" w:rsidRDefault="005205DE"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5205DE" w:rsidRDefault="005205DE"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5205DE" w:rsidRDefault="005205DE"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5205DE" w:rsidRDefault="005205DE" w:rsidP="006F14D0">
                        <w:pPr>
                          <w:spacing w:before="60" w:after="0"/>
                          <w:jc w:val="center"/>
                          <w:rPr>
                            <w:lang w:val="sv-SE"/>
                          </w:rPr>
                        </w:pPr>
                        <w:r>
                          <w:rPr>
                            <w:lang w:val="sv-SE"/>
                          </w:rPr>
                          <w:t>Preprocessor</w:t>
                        </w:r>
                      </w:p>
                      <w:p w14:paraId="2CD90E0F" w14:textId="77777777" w:rsidR="005205DE" w:rsidRPr="00C7380D" w:rsidRDefault="005205DE"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5205DE" w:rsidRPr="008541FD" w:rsidRDefault="005205DE" w:rsidP="006F14D0">
                        <w:pPr>
                          <w:spacing w:before="60" w:after="0"/>
                          <w:jc w:val="center"/>
                        </w:pPr>
                        <w:r w:rsidRPr="008541FD">
                          <w:t>Source</w:t>
                        </w:r>
                        <w:r>
                          <w:t xml:space="preserve"> </w:t>
                        </w:r>
                        <w:r w:rsidRPr="008541FD">
                          <w:t>Code</w:t>
                        </w:r>
                      </w:p>
                      <w:p w14:paraId="1314F231" w14:textId="77777777" w:rsidR="005205DE" w:rsidRDefault="005205DE"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5205DE" w:rsidRDefault="005205DE"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5205DE" w:rsidRDefault="005205DE" w:rsidP="006F14D0">
                        <w:pPr>
                          <w:pStyle w:val="Normalwebb"/>
                          <w:spacing w:before="60" w:line="256" w:lineRule="auto"/>
                          <w:jc w:val="center"/>
                        </w:pPr>
                        <w:r>
                          <w:rPr>
                            <w:rFonts w:eastAsia="Calibri"/>
                            <w:sz w:val="22"/>
                            <w:szCs w:val="22"/>
                            <w:lang w:val="en-US"/>
                          </w:rPr>
                          <w:t>Processed Code</w:t>
                        </w:r>
                      </w:p>
                      <w:p w14:paraId="705B7689" w14:textId="77777777" w:rsidR="005205DE" w:rsidRDefault="005205DE"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5205DE" w:rsidRDefault="005205DE"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5205DE" w:rsidRDefault="005205DE" w:rsidP="006F14D0">
                        <w:pPr>
                          <w:pStyle w:val="Normalwebb"/>
                          <w:spacing w:before="60" w:line="254" w:lineRule="auto"/>
                          <w:jc w:val="center"/>
                        </w:pPr>
                        <w:r>
                          <w:rPr>
                            <w:rFonts w:eastAsia="Calibri"/>
                            <w:sz w:val="22"/>
                            <w:szCs w:val="22"/>
                            <w:lang w:val="en-US"/>
                          </w:rPr>
                          <w:t>Syntax Tree</w:t>
                        </w:r>
                      </w:p>
                      <w:p w14:paraId="20988EE2" w14:textId="77777777" w:rsidR="005205DE" w:rsidRDefault="005205DE"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5205DE" w:rsidRDefault="005205DE"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5205DE" w:rsidRDefault="005205DE" w:rsidP="006F14D0">
                        <w:pPr>
                          <w:pStyle w:val="Normalwebb"/>
                          <w:spacing w:before="60" w:line="252" w:lineRule="auto"/>
                          <w:jc w:val="center"/>
                        </w:pPr>
                        <w:r>
                          <w:rPr>
                            <w:rFonts w:eastAsia="Calibri"/>
                            <w:sz w:val="22"/>
                            <w:szCs w:val="22"/>
                            <w:lang w:val="en-US"/>
                          </w:rPr>
                          <w:t>Optimized Syntax Tree</w:t>
                        </w:r>
                      </w:p>
                      <w:p w14:paraId="35223DB0" w14:textId="77777777" w:rsidR="005205DE" w:rsidRDefault="005205DE"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5205DE" w:rsidRDefault="005205DE"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5205DE" w:rsidRDefault="005205DE" w:rsidP="006F14D0">
                        <w:pPr>
                          <w:pStyle w:val="Normalwebb"/>
                          <w:spacing w:before="60" w:line="252" w:lineRule="auto"/>
                          <w:jc w:val="center"/>
                        </w:pPr>
                        <w:r>
                          <w:rPr>
                            <w:rFonts w:eastAsia="Calibri"/>
                            <w:sz w:val="22"/>
                            <w:szCs w:val="22"/>
                            <w:lang w:val="en-US"/>
                          </w:rPr>
                          <w:t>Middle Code List</w:t>
                        </w:r>
                      </w:p>
                      <w:p w14:paraId="5410A942" w14:textId="77777777" w:rsidR="005205DE" w:rsidRDefault="005205DE"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5205DE" w:rsidRDefault="005205DE" w:rsidP="006F14D0">
                        <w:pPr>
                          <w:pStyle w:val="Normalwebb"/>
                          <w:spacing w:before="60" w:line="252" w:lineRule="auto"/>
                          <w:jc w:val="center"/>
                        </w:pPr>
                        <w:r>
                          <w:rPr>
                            <w:rFonts w:eastAsia="Calibri"/>
                            <w:sz w:val="22"/>
                            <w:szCs w:val="22"/>
                            <w:lang w:val="en-US"/>
                          </w:rPr>
                          <w:t>Optimized Middle Code List</w:t>
                        </w:r>
                      </w:p>
                      <w:p w14:paraId="36F7A1DE" w14:textId="77777777" w:rsidR="005205DE" w:rsidRDefault="005205DE"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5205DE" w:rsidRDefault="005205DE"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5205DE" w:rsidRDefault="005205DE"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903DB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17" w:author="Stefan Bjornander" w:date="2015-05-23T17:42:00Z" w:initials="SB">
    <w:p w14:paraId="7086E310" w14:textId="77777777" w:rsidR="005205DE" w:rsidRDefault="005205DE">
      <w:pPr>
        <w:pStyle w:val="Kommentarer"/>
      </w:pPr>
      <w:r>
        <w:rPr>
          <w:rStyle w:val="Kommentarsreferens"/>
        </w:rPr>
        <w:annotationRef/>
      </w:r>
    </w:p>
    <w:p w14:paraId="01C1DAD9" w14:textId="77777777" w:rsidR="005205DE" w:rsidRDefault="005205DE">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C=&#10;" annotation="t"/>
          </v:shape>
        </w:pict>
      </w:r>
    </w:p>
  </w:comment>
  <w:comment w:id="918" w:author="Stefan Bjornander" w:date="2015-05-23T17:42:00Z" w:initials="SB">
    <w:p w14:paraId="04F55807" w14:textId="77777777" w:rsidR="005205DE" w:rsidRDefault="005205DE">
      <w:pPr>
        <w:pStyle w:val="Kommentarer"/>
      </w:pPr>
      <w:r>
        <w:rPr>
          <w:rStyle w:val="Kommentarsreferens"/>
        </w:rPr>
        <w:annotationRef/>
      </w:r>
    </w:p>
    <w:p w14:paraId="533EC9EE" w14:textId="77777777" w:rsidR="005205DE" w:rsidRDefault="005205DE">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5205DE" w:rsidRDefault="005205DE" w:rsidP="006C7309">
      <w:pPr>
        <w:spacing w:line="240" w:lineRule="auto"/>
      </w:pPr>
      <w:r>
        <w:separator/>
      </w:r>
    </w:p>
  </w:endnote>
  <w:endnote w:type="continuationSeparator" w:id="0">
    <w:p w14:paraId="0DD18C9D" w14:textId="77777777" w:rsidR="005205DE" w:rsidRDefault="005205DE"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5205DE" w:rsidRDefault="005205DE" w:rsidP="006C7309">
      <w:pPr>
        <w:spacing w:line="240" w:lineRule="auto"/>
      </w:pPr>
      <w:r>
        <w:separator/>
      </w:r>
    </w:p>
  </w:footnote>
  <w:footnote w:type="continuationSeparator" w:id="0">
    <w:p w14:paraId="0BA3DA21" w14:textId="77777777" w:rsidR="005205DE" w:rsidRDefault="005205DE" w:rsidP="006C7309">
      <w:pPr>
        <w:spacing w:line="240" w:lineRule="auto"/>
      </w:pPr>
      <w:r>
        <w:continuationSeparator/>
      </w:r>
    </w:p>
  </w:footnote>
  <w:footnote w:id="1">
    <w:p w14:paraId="2574BD6E" w14:textId="77777777" w:rsidR="005205DE" w:rsidRPr="00725EAE" w:rsidRDefault="005205DE"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5205DE" w:rsidRPr="00B4576D" w:rsidRDefault="005205DE"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5205DE" w:rsidRPr="00080A22" w:rsidRDefault="005205DE"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3D6C21CF" w:rsidR="005205DE" w:rsidRDefault="005205DE"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13.28</w:t>
      </w:r>
      <w:r>
        <w:fldChar w:fldCharType="end"/>
      </w:r>
      <w:r>
        <w:t>):</w:t>
      </w:r>
    </w:p>
    <w:p w14:paraId="57E07F8E" w14:textId="77777777" w:rsidR="005205DE" w:rsidRDefault="005205DE" w:rsidP="00E80032">
      <w:pPr>
        <w:pStyle w:val="Code"/>
      </w:pPr>
      <w:r>
        <w:t>#define BOOL int</w:t>
      </w:r>
    </w:p>
    <w:p w14:paraId="5A8A6026" w14:textId="77777777" w:rsidR="005205DE" w:rsidRDefault="005205DE" w:rsidP="00E80032">
      <w:pPr>
        <w:pStyle w:val="Code"/>
      </w:pPr>
      <w:r>
        <w:t>#define TRUE 1</w:t>
      </w:r>
    </w:p>
    <w:p w14:paraId="09976B6C" w14:textId="77777777" w:rsidR="005205DE" w:rsidRPr="00BF232B" w:rsidRDefault="005205DE" w:rsidP="00E80032">
      <w:pPr>
        <w:pStyle w:val="Code"/>
      </w:pPr>
      <w:r>
        <w:t>#define FALSE 0</w:t>
      </w:r>
    </w:p>
  </w:footnote>
  <w:footnote w:id="5">
    <w:p w14:paraId="1100CB01" w14:textId="77777777" w:rsidR="005205DE" w:rsidRDefault="005205DE"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5205DE" w:rsidRDefault="005205DE" w:rsidP="00E80032">
      <w:r>
        <w:rPr>
          <w:rStyle w:val="Fotnotsreferens"/>
        </w:rPr>
        <w:footnoteRef/>
      </w:r>
      <w:r>
        <w:t xml:space="preserve"> Depending of the compiler and its warning level settings.</w:t>
      </w:r>
    </w:p>
  </w:footnote>
  <w:footnote w:id="7">
    <w:p w14:paraId="3D554D37" w14:textId="77777777" w:rsidR="005205DE" w:rsidRPr="004679D4" w:rsidRDefault="005205DE"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5205DE" w:rsidRPr="00C03AB7" w:rsidRDefault="005205DE"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5205DE" w:rsidRPr="000C5114" w:rsidRDefault="005205DE"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5205DE" w:rsidRPr="002343ED" w:rsidRDefault="005205DE"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5205DE" w:rsidRDefault="005205DE" w:rsidP="00E80032">
      <w:r>
        <w:rPr>
          <w:rStyle w:val="Fotnotsreferens"/>
        </w:rPr>
        <w:footnoteRef/>
      </w:r>
      <w:r>
        <w:t xml:space="preserve"> However, we have no knowledge about the actual address; it may be 10,000 or anything else.</w:t>
      </w:r>
    </w:p>
  </w:footnote>
  <w:footnote w:id="12">
    <w:p w14:paraId="575EFDCD" w14:textId="77777777" w:rsidR="005205DE" w:rsidRPr="009B0162" w:rsidRDefault="005205DE"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5205DE" w:rsidRDefault="005205DE"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5205DE" w:rsidRDefault="005205DE"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5205DE" w:rsidRPr="00E554CC" w:rsidRDefault="005205DE"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5205DE" w:rsidRPr="00391B01" w:rsidRDefault="005205DE"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5205DE" w:rsidRDefault="005205DE"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5205DE" w:rsidRDefault="005205DE"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5205DE" w:rsidRDefault="005205DE" w:rsidP="00E80032">
      <w:r>
        <w:rPr>
          <w:rStyle w:val="Fotnotsreferens"/>
        </w:rPr>
        <w:footnoteRef/>
      </w:r>
      <w:r>
        <w:t xml:space="preserve"> There is no rational explanation, just accept it.</w:t>
      </w:r>
    </w:p>
  </w:footnote>
  <w:footnote w:id="20">
    <w:p w14:paraId="0B9FD0C4" w14:textId="77777777" w:rsidR="005205DE" w:rsidRDefault="005205DE"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5205DE" w:rsidRPr="00EF01A1" w:rsidRDefault="005205DE"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5205DE" w:rsidRPr="008655EC" w:rsidRDefault="005205DE"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 w:numId="17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7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revisionView w:markup="0"/>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8EB"/>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B77"/>
    <w:rsid w:val="00004E0A"/>
    <w:rsid w:val="00004EF0"/>
    <w:rsid w:val="00004FC8"/>
    <w:rsid w:val="00004FDA"/>
    <w:rsid w:val="00005338"/>
    <w:rsid w:val="00005395"/>
    <w:rsid w:val="000055AD"/>
    <w:rsid w:val="00005615"/>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DB4"/>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8F5"/>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66D"/>
    <w:rsid w:val="000207E8"/>
    <w:rsid w:val="00020850"/>
    <w:rsid w:val="00020F00"/>
    <w:rsid w:val="00021034"/>
    <w:rsid w:val="00021505"/>
    <w:rsid w:val="000216A5"/>
    <w:rsid w:val="00021816"/>
    <w:rsid w:val="00021922"/>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83"/>
    <w:rsid w:val="000233CE"/>
    <w:rsid w:val="00023970"/>
    <w:rsid w:val="00023A45"/>
    <w:rsid w:val="00023AC8"/>
    <w:rsid w:val="00023E71"/>
    <w:rsid w:val="00024000"/>
    <w:rsid w:val="000240DA"/>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614"/>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0DA2"/>
    <w:rsid w:val="00031075"/>
    <w:rsid w:val="00031130"/>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C9E"/>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7B7"/>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CD9"/>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6E6"/>
    <w:rsid w:val="000457B4"/>
    <w:rsid w:val="00045818"/>
    <w:rsid w:val="00045B1F"/>
    <w:rsid w:val="00045C01"/>
    <w:rsid w:val="00045C21"/>
    <w:rsid w:val="00045DDB"/>
    <w:rsid w:val="00045ED7"/>
    <w:rsid w:val="000460CE"/>
    <w:rsid w:val="00046452"/>
    <w:rsid w:val="000465AA"/>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46C"/>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9EB"/>
    <w:rsid w:val="00061C26"/>
    <w:rsid w:val="0006231E"/>
    <w:rsid w:val="00062818"/>
    <w:rsid w:val="00062D3D"/>
    <w:rsid w:val="00063126"/>
    <w:rsid w:val="0006339C"/>
    <w:rsid w:val="000633F7"/>
    <w:rsid w:val="0006358C"/>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23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CFD"/>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C3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4F"/>
    <w:rsid w:val="00094066"/>
    <w:rsid w:val="000941A2"/>
    <w:rsid w:val="00094277"/>
    <w:rsid w:val="000942C4"/>
    <w:rsid w:val="000942DA"/>
    <w:rsid w:val="00094384"/>
    <w:rsid w:val="0009447A"/>
    <w:rsid w:val="00094E3E"/>
    <w:rsid w:val="00094E46"/>
    <w:rsid w:val="00095027"/>
    <w:rsid w:val="000950FD"/>
    <w:rsid w:val="0009519E"/>
    <w:rsid w:val="00095359"/>
    <w:rsid w:val="00095406"/>
    <w:rsid w:val="000959B5"/>
    <w:rsid w:val="00095A4B"/>
    <w:rsid w:val="00095BB8"/>
    <w:rsid w:val="00095D59"/>
    <w:rsid w:val="00095E4F"/>
    <w:rsid w:val="00095E9A"/>
    <w:rsid w:val="00095F3F"/>
    <w:rsid w:val="0009639A"/>
    <w:rsid w:val="00096551"/>
    <w:rsid w:val="00096772"/>
    <w:rsid w:val="00096B8C"/>
    <w:rsid w:val="00096BD5"/>
    <w:rsid w:val="00096C31"/>
    <w:rsid w:val="00096C4E"/>
    <w:rsid w:val="00097076"/>
    <w:rsid w:val="00097230"/>
    <w:rsid w:val="00097305"/>
    <w:rsid w:val="000973EA"/>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4F9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15E1"/>
    <w:rsid w:val="000B2001"/>
    <w:rsid w:val="000B22BB"/>
    <w:rsid w:val="000B244B"/>
    <w:rsid w:val="000B2937"/>
    <w:rsid w:val="000B2AD1"/>
    <w:rsid w:val="000B2D59"/>
    <w:rsid w:val="000B2E64"/>
    <w:rsid w:val="000B2FE8"/>
    <w:rsid w:val="000B30B5"/>
    <w:rsid w:val="000B3474"/>
    <w:rsid w:val="000B355C"/>
    <w:rsid w:val="000B3D5A"/>
    <w:rsid w:val="000B3E1E"/>
    <w:rsid w:val="000B400D"/>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44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190"/>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4DD7"/>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9D"/>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8DE"/>
    <w:rsid w:val="000D4A41"/>
    <w:rsid w:val="000D4DA9"/>
    <w:rsid w:val="000D4EE8"/>
    <w:rsid w:val="000D5362"/>
    <w:rsid w:val="000D5682"/>
    <w:rsid w:val="000D56FD"/>
    <w:rsid w:val="000D572F"/>
    <w:rsid w:val="000D573E"/>
    <w:rsid w:val="000D5D5D"/>
    <w:rsid w:val="000D5DBE"/>
    <w:rsid w:val="000D5E78"/>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7D1"/>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7D"/>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1"/>
    <w:rsid w:val="000E730F"/>
    <w:rsid w:val="000E73BD"/>
    <w:rsid w:val="000E750B"/>
    <w:rsid w:val="000E7A4E"/>
    <w:rsid w:val="000E7AA6"/>
    <w:rsid w:val="000E7B52"/>
    <w:rsid w:val="000F0212"/>
    <w:rsid w:val="000F0260"/>
    <w:rsid w:val="000F041C"/>
    <w:rsid w:val="000F0460"/>
    <w:rsid w:val="000F05F1"/>
    <w:rsid w:val="000F06D6"/>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5B6"/>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CA"/>
    <w:rsid w:val="001016D3"/>
    <w:rsid w:val="00101750"/>
    <w:rsid w:val="00101C3D"/>
    <w:rsid w:val="0010247E"/>
    <w:rsid w:val="00102486"/>
    <w:rsid w:val="001024A7"/>
    <w:rsid w:val="00102592"/>
    <w:rsid w:val="001029BA"/>
    <w:rsid w:val="00102EEF"/>
    <w:rsid w:val="0010324E"/>
    <w:rsid w:val="00103389"/>
    <w:rsid w:val="00103457"/>
    <w:rsid w:val="00103A12"/>
    <w:rsid w:val="00103A8E"/>
    <w:rsid w:val="00103B6A"/>
    <w:rsid w:val="00103BEF"/>
    <w:rsid w:val="0010417C"/>
    <w:rsid w:val="00104188"/>
    <w:rsid w:val="00104383"/>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2D"/>
    <w:rsid w:val="001116A2"/>
    <w:rsid w:val="00111AD9"/>
    <w:rsid w:val="00111AE3"/>
    <w:rsid w:val="00111BD9"/>
    <w:rsid w:val="00112278"/>
    <w:rsid w:val="0011283E"/>
    <w:rsid w:val="0011287F"/>
    <w:rsid w:val="00112B7F"/>
    <w:rsid w:val="00113504"/>
    <w:rsid w:val="00113810"/>
    <w:rsid w:val="0011399B"/>
    <w:rsid w:val="00113FC7"/>
    <w:rsid w:val="00114470"/>
    <w:rsid w:val="0011476B"/>
    <w:rsid w:val="00114CBC"/>
    <w:rsid w:val="0011509C"/>
    <w:rsid w:val="0011515A"/>
    <w:rsid w:val="00115193"/>
    <w:rsid w:val="001151A9"/>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7BD"/>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07B"/>
    <w:rsid w:val="00121249"/>
    <w:rsid w:val="0012127D"/>
    <w:rsid w:val="001214DE"/>
    <w:rsid w:val="0012157F"/>
    <w:rsid w:val="001216F7"/>
    <w:rsid w:val="0012170B"/>
    <w:rsid w:val="001219F2"/>
    <w:rsid w:val="00121F09"/>
    <w:rsid w:val="00122036"/>
    <w:rsid w:val="00122096"/>
    <w:rsid w:val="001220BA"/>
    <w:rsid w:val="00122168"/>
    <w:rsid w:val="001221A6"/>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589"/>
    <w:rsid w:val="001278F9"/>
    <w:rsid w:val="00127A13"/>
    <w:rsid w:val="00127AAF"/>
    <w:rsid w:val="00127B9F"/>
    <w:rsid w:val="00127D64"/>
    <w:rsid w:val="00127F53"/>
    <w:rsid w:val="00130032"/>
    <w:rsid w:val="001302B3"/>
    <w:rsid w:val="00130368"/>
    <w:rsid w:val="0013036F"/>
    <w:rsid w:val="001304F7"/>
    <w:rsid w:val="001305C3"/>
    <w:rsid w:val="00130627"/>
    <w:rsid w:val="001307F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28"/>
    <w:rsid w:val="00136B5A"/>
    <w:rsid w:val="00136D96"/>
    <w:rsid w:val="0013706F"/>
    <w:rsid w:val="00137398"/>
    <w:rsid w:val="001373B2"/>
    <w:rsid w:val="001375BB"/>
    <w:rsid w:val="00137726"/>
    <w:rsid w:val="001378AC"/>
    <w:rsid w:val="001378AE"/>
    <w:rsid w:val="00137B13"/>
    <w:rsid w:val="00137B8A"/>
    <w:rsid w:val="00137E5D"/>
    <w:rsid w:val="00137ECA"/>
    <w:rsid w:val="00137FEB"/>
    <w:rsid w:val="00140333"/>
    <w:rsid w:val="00140412"/>
    <w:rsid w:val="0014083E"/>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D12"/>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0B0"/>
    <w:rsid w:val="001501D6"/>
    <w:rsid w:val="001506AE"/>
    <w:rsid w:val="00150728"/>
    <w:rsid w:val="001508B3"/>
    <w:rsid w:val="00150BA5"/>
    <w:rsid w:val="00150BCD"/>
    <w:rsid w:val="00150CF6"/>
    <w:rsid w:val="00150D67"/>
    <w:rsid w:val="00150EB0"/>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C4B"/>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542"/>
    <w:rsid w:val="00157719"/>
    <w:rsid w:val="0015781E"/>
    <w:rsid w:val="00157987"/>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EFE"/>
    <w:rsid w:val="00161F8E"/>
    <w:rsid w:val="00162089"/>
    <w:rsid w:val="0016238E"/>
    <w:rsid w:val="001625AF"/>
    <w:rsid w:val="001627E4"/>
    <w:rsid w:val="00162AA9"/>
    <w:rsid w:val="0016329E"/>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650"/>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2FC5"/>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2F"/>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A7B"/>
    <w:rsid w:val="00180C48"/>
    <w:rsid w:val="00180CD9"/>
    <w:rsid w:val="00180FFF"/>
    <w:rsid w:val="00181151"/>
    <w:rsid w:val="001811B8"/>
    <w:rsid w:val="001812FF"/>
    <w:rsid w:val="001815CD"/>
    <w:rsid w:val="00181623"/>
    <w:rsid w:val="00181AA3"/>
    <w:rsid w:val="00181B38"/>
    <w:rsid w:val="00181C9E"/>
    <w:rsid w:val="00181FFD"/>
    <w:rsid w:val="0018220E"/>
    <w:rsid w:val="0018228F"/>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0B45"/>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54E"/>
    <w:rsid w:val="001938A5"/>
    <w:rsid w:val="00193936"/>
    <w:rsid w:val="001939FF"/>
    <w:rsid w:val="00193AB7"/>
    <w:rsid w:val="0019417B"/>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430"/>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B43"/>
    <w:rsid w:val="001A0CDA"/>
    <w:rsid w:val="001A10FB"/>
    <w:rsid w:val="001A124D"/>
    <w:rsid w:val="001A142C"/>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2EF"/>
    <w:rsid w:val="001A433D"/>
    <w:rsid w:val="001A45D1"/>
    <w:rsid w:val="001A47DA"/>
    <w:rsid w:val="001A48C2"/>
    <w:rsid w:val="001A4A1A"/>
    <w:rsid w:val="001A4D54"/>
    <w:rsid w:val="001A4EAB"/>
    <w:rsid w:val="001A4FD7"/>
    <w:rsid w:val="001A520A"/>
    <w:rsid w:val="001A529C"/>
    <w:rsid w:val="001A5524"/>
    <w:rsid w:val="001A5879"/>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0FE5"/>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9FE"/>
    <w:rsid w:val="001B2D2D"/>
    <w:rsid w:val="001B2E15"/>
    <w:rsid w:val="001B2EC3"/>
    <w:rsid w:val="001B32C0"/>
    <w:rsid w:val="001B344B"/>
    <w:rsid w:val="001B3507"/>
    <w:rsid w:val="001B36BD"/>
    <w:rsid w:val="001B3717"/>
    <w:rsid w:val="001B3959"/>
    <w:rsid w:val="001B3A10"/>
    <w:rsid w:val="001B3CC4"/>
    <w:rsid w:val="001B3D6C"/>
    <w:rsid w:val="001B45EA"/>
    <w:rsid w:val="001B45FA"/>
    <w:rsid w:val="001B4955"/>
    <w:rsid w:val="001B4A03"/>
    <w:rsid w:val="001B4B75"/>
    <w:rsid w:val="001B4C35"/>
    <w:rsid w:val="001B4CC3"/>
    <w:rsid w:val="001B5008"/>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69"/>
    <w:rsid w:val="001C00F5"/>
    <w:rsid w:val="001C01A4"/>
    <w:rsid w:val="001C02C0"/>
    <w:rsid w:val="001C03B0"/>
    <w:rsid w:val="001C1197"/>
    <w:rsid w:val="001C1CE6"/>
    <w:rsid w:val="001C1F5C"/>
    <w:rsid w:val="001C1F9D"/>
    <w:rsid w:val="001C1FC8"/>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6EF9"/>
    <w:rsid w:val="001C7103"/>
    <w:rsid w:val="001C722C"/>
    <w:rsid w:val="001C76A8"/>
    <w:rsid w:val="001C7B67"/>
    <w:rsid w:val="001C7EE3"/>
    <w:rsid w:val="001C7F1D"/>
    <w:rsid w:val="001D001C"/>
    <w:rsid w:val="001D005D"/>
    <w:rsid w:val="001D0129"/>
    <w:rsid w:val="001D098B"/>
    <w:rsid w:val="001D0A16"/>
    <w:rsid w:val="001D0D41"/>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0C8"/>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3E4"/>
    <w:rsid w:val="001E1415"/>
    <w:rsid w:val="001E157C"/>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9EC"/>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7A5"/>
    <w:rsid w:val="001F4BEC"/>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6F83"/>
    <w:rsid w:val="001F7025"/>
    <w:rsid w:val="001F7068"/>
    <w:rsid w:val="001F745C"/>
    <w:rsid w:val="001F75A1"/>
    <w:rsid w:val="001F7665"/>
    <w:rsid w:val="001F7724"/>
    <w:rsid w:val="001F77D6"/>
    <w:rsid w:val="001F7C91"/>
    <w:rsid w:val="00200448"/>
    <w:rsid w:val="002005D3"/>
    <w:rsid w:val="002005D4"/>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AF"/>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24F"/>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6BD"/>
    <w:rsid w:val="0021373B"/>
    <w:rsid w:val="002137C3"/>
    <w:rsid w:val="002137CB"/>
    <w:rsid w:val="00213917"/>
    <w:rsid w:val="00213C9A"/>
    <w:rsid w:val="00213D5B"/>
    <w:rsid w:val="00213F94"/>
    <w:rsid w:val="0021437D"/>
    <w:rsid w:val="00214499"/>
    <w:rsid w:val="00214577"/>
    <w:rsid w:val="00214657"/>
    <w:rsid w:val="0021498D"/>
    <w:rsid w:val="00214A76"/>
    <w:rsid w:val="00214B10"/>
    <w:rsid w:val="00215100"/>
    <w:rsid w:val="00215429"/>
    <w:rsid w:val="002155DE"/>
    <w:rsid w:val="00215602"/>
    <w:rsid w:val="00215658"/>
    <w:rsid w:val="00215B40"/>
    <w:rsid w:val="00215DE0"/>
    <w:rsid w:val="002162FC"/>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308"/>
    <w:rsid w:val="002214C9"/>
    <w:rsid w:val="002219C2"/>
    <w:rsid w:val="0022237B"/>
    <w:rsid w:val="0022255F"/>
    <w:rsid w:val="0022259F"/>
    <w:rsid w:val="00222B93"/>
    <w:rsid w:val="00222C11"/>
    <w:rsid w:val="00222C38"/>
    <w:rsid w:val="00222D7A"/>
    <w:rsid w:val="00223105"/>
    <w:rsid w:val="00223173"/>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4F8F"/>
    <w:rsid w:val="00225449"/>
    <w:rsid w:val="00225450"/>
    <w:rsid w:val="002254A9"/>
    <w:rsid w:val="002256FB"/>
    <w:rsid w:val="00225A69"/>
    <w:rsid w:val="00225B25"/>
    <w:rsid w:val="00225C0E"/>
    <w:rsid w:val="00225D5C"/>
    <w:rsid w:val="00225DDC"/>
    <w:rsid w:val="00225EE9"/>
    <w:rsid w:val="00226060"/>
    <w:rsid w:val="00226452"/>
    <w:rsid w:val="0022676D"/>
    <w:rsid w:val="002268F4"/>
    <w:rsid w:val="00226B13"/>
    <w:rsid w:val="00226B65"/>
    <w:rsid w:val="00226B8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5C"/>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3BA"/>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3C8"/>
    <w:rsid w:val="002375BF"/>
    <w:rsid w:val="002376C0"/>
    <w:rsid w:val="0023797A"/>
    <w:rsid w:val="00237A20"/>
    <w:rsid w:val="00237DC3"/>
    <w:rsid w:val="00237ECB"/>
    <w:rsid w:val="00237F9D"/>
    <w:rsid w:val="00240365"/>
    <w:rsid w:val="0024044D"/>
    <w:rsid w:val="002407BF"/>
    <w:rsid w:val="0024096B"/>
    <w:rsid w:val="002409B9"/>
    <w:rsid w:val="00240ADA"/>
    <w:rsid w:val="00241069"/>
    <w:rsid w:val="0024176F"/>
    <w:rsid w:val="002417B3"/>
    <w:rsid w:val="00241B32"/>
    <w:rsid w:val="00241B55"/>
    <w:rsid w:val="00241CB8"/>
    <w:rsid w:val="00241DB4"/>
    <w:rsid w:val="00241DF3"/>
    <w:rsid w:val="00241FB9"/>
    <w:rsid w:val="00242194"/>
    <w:rsid w:val="0024224C"/>
    <w:rsid w:val="002425C6"/>
    <w:rsid w:val="00242853"/>
    <w:rsid w:val="00242C7E"/>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2F7"/>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B89"/>
    <w:rsid w:val="00251B98"/>
    <w:rsid w:val="00251D23"/>
    <w:rsid w:val="00252385"/>
    <w:rsid w:val="002523E5"/>
    <w:rsid w:val="00252523"/>
    <w:rsid w:val="00252F85"/>
    <w:rsid w:val="00253302"/>
    <w:rsid w:val="00253670"/>
    <w:rsid w:val="00253885"/>
    <w:rsid w:val="002538D4"/>
    <w:rsid w:val="00253A16"/>
    <w:rsid w:val="00253FD7"/>
    <w:rsid w:val="002544FC"/>
    <w:rsid w:val="00254520"/>
    <w:rsid w:val="00254870"/>
    <w:rsid w:val="002548F8"/>
    <w:rsid w:val="00254C3D"/>
    <w:rsid w:val="00254DA4"/>
    <w:rsid w:val="00254F81"/>
    <w:rsid w:val="002551E3"/>
    <w:rsid w:val="0025523A"/>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8E3"/>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2AB"/>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5D"/>
    <w:rsid w:val="00266D64"/>
    <w:rsid w:val="00266FC0"/>
    <w:rsid w:val="00267063"/>
    <w:rsid w:val="002674C9"/>
    <w:rsid w:val="0026755D"/>
    <w:rsid w:val="00267689"/>
    <w:rsid w:val="00267927"/>
    <w:rsid w:val="0026792B"/>
    <w:rsid w:val="00267A34"/>
    <w:rsid w:val="00267A58"/>
    <w:rsid w:val="00267B27"/>
    <w:rsid w:val="00267B8F"/>
    <w:rsid w:val="00267BC7"/>
    <w:rsid w:val="00267C81"/>
    <w:rsid w:val="00267D67"/>
    <w:rsid w:val="00267DCC"/>
    <w:rsid w:val="00267E85"/>
    <w:rsid w:val="00270234"/>
    <w:rsid w:val="00270438"/>
    <w:rsid w:val="002704EA"/>
    <w:rsid w:val="002709A0"/>
    <w:rsid w:val="00270AD5"/>
    <w:rsid w:val="00270E94"/>
    <w:rsid w:val="00271490"/>
    <w:rsid w:val="0027152B"/>
    <w:rsid w:val="00271699"/>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85C"/>
    <w:rsid w:val="002759C1"/>
    <w:rsid w:val="00275A17"/>
    <w:rsid w:val="00275AA2"/>
    <w:rsid w:val="00275C40"/>
    <w:rsid w:val="00275E78"/>
    <w:rsid w:val="0027614D"/>
    <w:rsid w:val="00276163"/>
    <w:rsid w:val="00276387"/>
    <w:rsid w:val="00276390"/>
    <w:rsid w:val="00276604"/>
    <w:rsid w:val="00276911"/>
    <w:rsid w:val="00277104"/>
    <w:rsid w:val="00277D97"/>
    <w:rsid w:val="0028036D"/>
    <w:rsid w:val="002803B9"/>
    <w:rsid w:val="00280429"/>
    <w:rsid w:val="00280454"/>
    <w:rsid w:val="00280618"/>
    <w:rsid w:val="00280BC0"/>
    <w:rsid w:val="00280E2D"/>
    <w:rsid w:val="0028133C"/>
    <w:rsid w:val="002814AC"/>
    <w:rsid w:val="0028182E"/>
    <w:rsid w:val="00281D34"/>
    <w:rsid w:val="0028202F"/>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09"/>
    <w:rsid w:val="0028753B"/>
    <w:rsid w:val="002875CF"/>
    <w:rsid w:val="002876CC"/>
    <w:rsid w:val="00287960"/>
    <w:rsid w:val="002879AA"/>
    <w:rsid w:val="00287E37"/>
    <w:rsid w:val="00290027"/>
    <w:rsid w:val="002903DF"/>
    <w:rsid w:val="00290B12"/>
    <w:rsid w:val="00290BD4"/>
    <w:rsid w:val="002914C7"/>
    <w:rsid w:val="00291B13"/>
    <w:rsid w:val="00291CF0"/>
    <w:rsid w:val="002920EC"/>
    <w:rsid w:val="00292108"/>
    <w:rsid w:val="00292460"/>
    <w:rsid w:val="0029261D"/>
    <w:rsid w:val="00292744"/>
    <w:rsid w:val="00292A67"/>
    <w:rsid w:val="00292E83"/>
    <w:rsid w:val="00292E97"/>
    <w:rsid w:val="00292FF1"/>
    <w:rsid w:val="0029308A"/>
    <w:rsid w:val="00293565"/>
    <w:rsid w:val="00293CEB"/>
    <w:rsid w:val="00294181"/>
    <w:rsid w:val="002942ED"/>
    <w:rsid w:val="002944B4"/>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887"/>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0F5A"/>
    <w:rsid w:val="002A1286"/>
    <w:rsid w:val="002A163E"/>
    <w:rsid w:val="002A1780"/>
    <w:rsid w:val="002A1889"/>
    <w:rsid w:val="002A19E7"/>
    <w:rsid w:val="002A1B3A"/>
    <w:rsid w:val="002A1C0F"/>
    <w:rsid w:val="002A1CBD"/>
    <w:rsid w:val="002A2025"/>
    <w:rsid w:val="002A251A"/>
    <w:rsid w:val="002A27E8"/>
    <w:rsid w:val="002A28A7"/>
    <w:rsid w:val="002A2CBB"/>
    <w:rsid w:val="002A2D16"/>
    <w:rsid w:val="002A2F35"/>
    <w:rsid w:val="002A2FEA"/>
    <w:rsid w:val="002A30F2"/>
    <w:rsid w:val="002A332D"/>
    <w:rsid w:val="002A3533"/>
    <w:rsid w:val="002A3812"/>
    <w:rsid w:val="002A382D"/>
    <w:rsid w:val="002A3AF0"/>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DFF"/>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8BE"/>
    <w:rsid w:val="002B38CD"/>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44E"/>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CA"/>
    <w:rsid w:val="002D28F7"/>
    <w:rsid w:val="002D292D"/>
    <w:rsid w:val="002D2AA7"/>
    <w:rsid w:val="002D2F3B"/>
    <w:rsid w:val="002D2FF6"/>
    <w:rsid w:val="002D34B2"/>
    <w:rsid w:val="002D3881"/>
    <w:rsid w:val="002D38C0"/>
    <w:rsid w:val="002D3FCC"/>
    <w:rsid w:val="002D40B8"/>
    <w:rsid w:val="002D45B2"/>
    <w:rsid w:val="002D4602"/>
    <w:rsid w:val="002D469E"/>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2F0"/>
    <w:rsid w:val="002D637C"/>
    <w:rsid w:val="002D63B6"/>
    <w:rsid w:val="002D64B4"/>
    <w:rsid w:val="002D6603"/>
    <w:rsid w:val="002D681E"/>
    <w:rsid w:val="002D685E"/>
    <w:rsid w:val="002D6888"/>
    <w:rsid w:val="002D6989"/>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6A3"/>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77"/>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6D94"/>
    <w:rsid w:val="002F7372"/>
    <w:rsid w:val="002F73EF"/>
    <w:rsid w:val="002F7968"/>
    <w:rsid w:val="002F7988"/>
    <w:rsid w:val="002F7BF6"/>
    <w:rsid w:val="002F7C25"/>
    <w:rsid w:val="002F7E86"/>
    <w:rsid w:val="003006F2"/>
    <w:rsid w:val="00300914"/>
    <w:rsid w:val="003009E8"/>
    <w:rsid w:val="00300B6C"/>
    <w:rsid w:val="00300C26"/>
    <w:rsid w:val="00300E42"/>
    <w:rsid w:val="00300E7C"/>
    <w:rsid w:val="003011D5"/>
    <w:rsid w:val="00301317"/>
    <w:rsid w:val="003014C6"/>
    <w:rsid w:val="0030154B"/>
    <w:rsid w:val="00301597"/>
    <w:rsid w:val="00301694"/>
    <w:rsid w:val="003017CF"/>
    <w:rsid w:val="0030181D"/>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5EA1"/>
    <w:rsid w:val="003060AC"/>
    <w:rsid w:val="003060D2"/>
    <w:rsid w:val="00306828"/>
    <w:rsid w:val="00306976"/>
    <w:rsid w:val="00306D78"/>
    <w:rsid w:val="00306E1A"/>
    <w:rsid w:val="00306E6F"/>
    <w:rsid w:val="00306FF2"/>
    <w:rsid w:val="003071E8"/>
    <w:rsid w:val="0030736E"/>
    <w:rsid w:val="0030745E"/>
    <w:rsid w:val="00307C90"/>
    <w:rsid w:val="00307F09"/>
    <w:rsid w:val="00310266"/>
    <w:rsid w:val="00310474"/>
    <w:rsid w:val="00310563"/>
    <w:rsid w:val="00310577"/>
    <w:rsid w:val="00310655"/>
    <w:rsid w:val="003109E5"/>
    <w:rsid w:val="00310BEE"/>
    <w:rsid w:val="00310F4B"/>
    <w:rsid w:val="00310F5F"/>
    <w:rsid w:val="0031108C"/>
    <w:rsid w:val="0031116D"/>
    <w:rsid w:val="0031159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10C"/>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45A"/>
    <w:rsid w:val="0031759E"/>
    <w:rsid w:val="00317998"/>
    <w:rsid w:val="00317AFD"/>
    <w:rsid w:val="00317C90"/>
    <w:rsid w:val="00317C94"/>
    <w:rsid w:val="003203B3"/>
    <w:rsid w:val="003203CF"/>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82"/>
    <w:rsid w:val="003228D1"/>
    <w:rsid w:val="00322B02"/>
    <w:rsid w:val="00322D1D"/>
    <w:rsid w:val="00323206"/>
    <w:rsid w:val="0032321D"/>
    <w:rsid w:val="0032324E"/>
    <w:rsid w:val="0032337A"/>
    <w:rsid w:val="00323B9A"/>
    <w:rsid w:val="00323ED4"/>
    <w:rsid w:val="003241B2"/>
    <w:rsid w:val="00324374"/>
    <w:rsid w:val="0032483C"/>
    <w:rsid w:val="00324B53"/>
    <w:rsid w:val="00324DF6"/>
    <w:rsid w:val="00324E1F"/>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645"/>
    <w:rsid w:val="003278A4"/>
    <w:rsid w:val="00327A7B"/>
    <w:rsid w:val="003302FD"/>
    <w:rsid w:val="00330339"/>
    <w:rsid w:val="0033037E"/>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1B7"/>
    <w:rsid w:val="00333473"/>
    <w:rsid w:val="00333814"/>
    <w:rsid w:val="00333897"/>
    <w:rsid w:val="003338FE"/>
    <w:rsid w:val="00333AFA"/>
    <w:rsid w:val="00333B23"/>
    <w:rsid w:val="00333C18"/>
    <w:rsid w:val="00333CF3"/>
    <w:rsid w:val="00333DDB"/>
    <w:rsid w:val="00333E98"/>
    <w:rsid w:val="00334311"/>
    <w:rsid w:val="00334684"/>
    <w:rsid w:val="00334E0F"/>
    <w:rsid w:val="0033526F"/>
    <w:rsid w:val="00335270"/>
    <w:rsid w:val="0033532B"/>
    <w:rsid w:val="0033564D"/>
    <w:rsid w:val="0033580C"/>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7A3"/>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A"/>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6FF2"/>
    <w:rsid w:val="0034727F"/>
    <w:rsid w:val="003475AA"/>
    <w:rsid w:val="003476E7"/>
    <w:rsid w:val="00347866"/>
    <w:rsid w:val="0034798B"/>
    <w:rsid w:val="003479B8"/>
    <w:rsid w:val="00347C86"/>
    <w:rsid w:val="0035004C"/>
    <w:rsid w:val="003502A2"/>
    <w:rsid w:val="003507CE"/>
    <w:rsid w:val="00350894"/>
    <w:rsid w:val="00350BE9"/>
    <w:rsid w:val="00350DF3"/>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ABB"/>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255"/>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10C"/>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B53"/>
    <w:rsid w:val="00377E87"/>
    <w:rsid w:val="00377FC6"/>
    <w:rsid w:val="00380022"/>
    <w:rsid w:val="00380086"/>
    <w:rsid w:val="003801E7"/>
    <w:rsid w:val="003805D7"/>
    <w:rsid w:val="003809A0"/>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787"/>
    <w:rsid w:val="00383981"/>
    <w:rsid w:val="00383AD8"/>
    <w:rsid w:val="00383ED8"/>
    <w:rsid w:val="00384015"/>
    <w:rsid w:val="003840B2"/>
    <w:rsid w:val="0038420A"/>
    <w:rsid w:val="0038438A"/>
    <w:rsid w:val="003847B3"/>
    <w:rsid w:val="00384998"/>
    <w:rsid w:val="00384AF2"/>
    <w:rsid w:val="00384B79"/>
    <w:rsid w:val="00384BE6"/>
    <w:rsid w:val="00384C2F"/>
    <w:rsid w:val="00384C67"/>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276"/>
    <w:rsid w:val="00392386"/>
    <w:rsid w:val="00392853"/>
    <w:rsid w:val="00392A00"/>
    <w:rsid w:val="00392BA4"/>
    <w:rsid w:val="00392BCA"/>
    <w:rsid w:val="00392BDC"/>
    <w:rsid w:val="00392CAA"/>
    <w:rsid w:val="00392E21"/>
    <w:rsid w:val="00393013"/>
    <w:rsid w:val="00393206"/>
    <w:rsid w:val="003932C0"/>
    <w:rsid w:val="00393394"/>
    <w:rsid w:val="00393E72"/>
    <w:rsid w:val="00393ED1"/>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8E"/>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EC0"/>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16D"/>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15"/>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6A"/>
    <w:rsid w:val="003B46D3"/>
    <w:rsid w:val="003B494F"/>
    <w:rsid w:val="003B4C4F"/>
    <w:rsid w:val="003B4EA3"/>
    <w:rsid w:val="003B52E5"/>
    <w:rsid w:val="003B544E"/>
    <w:rsid w:val="003B593B"/>
    <w:rsid w:val="003B5D53"/>
    <w:rsid w:val="003B5DC0"/>
    <w:rsid w:val="003B5E4D"/>
    <w:rsid w:val="003B5FDC"/>
    <w:rsid w:val="003B6141"/>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129"/>
    <w:rsid w:val="003C11F7"/>
    <w:rsid w:val="003C15D9"/>
    <w:rsid w:val="003C1861"/>
    <w:rsid w:val="003C1AE5"/>
    <w:rsid w:val="003C1B10"/>
    <w:rsid w:val="003C1B8D"/>
    <w:rsid w:val="003C1C4C"/>
    <w:rsid w:val="003C1FC5"/>
    <w:rsid w:val="003C202A"/>
    <w:rsid w:val="003C2111"/>
    <w:rsid w:val="003C243A"/>
    <w:rsid w:val="003C2484"/>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1C2"/>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A96"/>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3EDD"/>
    <w:rsid w:val="003E41D7"/>
    <w:rsid w:val="003E4208"/>
    <w:rsid w:val="003E4AAF"/>
    <w:rsid w:val="003E4E87"/>
    <w:rsid w:val="003E55F9"/>
    <w:rsid w:val="003E5B2E"/>
    <w:rsid w:val="003E5CB4"/>
    <w:rsid w:val="003E671C"/>
    <w:rsid w:val="003E6736"/>
    <w:rsid w:val="003E67E6"/>
    <w:rsid w:val="003E6819"/>
    <w:rsid w:val="003E6986"/>
    <w:rsid w:val="003E6BA4"/>
    <w:rsid w:val="003E6F77"/>
    <w:rsid w:val="003E714E"/>
    <w:rsid w:val="003E7372"/>
    <w:rsid w:val="003E73E8"/>
    <w:rsid w:val="003E78F9"/>
    <w:rsid w:val="003E7CD8"/>
    <w:rsid w:val="003E7F0E"/>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4C8"/>
    <w:rsid w:val="003F35DC"/>
    <w:rsid w:val="003F3668"/>
    <w:rsid w:val="003F366C"/>
    <w:rsid w:val="003F3678"/>
    <w:rsid w:val="003F383A"/>
    <w:rsid w:val="003F416E"/>
    <w:rsid w:val="003F418E"/>
    <w:rsid w:val="003F41A2"/>
    <w:rsid w:val="003F44A5"/>
    <w:rsid w:val="003F49C2"/>
    <w:rsid w:val="003F4B56"/>
    <w:rsid w:val="003F4BA1"/>
    <w:rsid w:val="003F4C61"/>
    <w:rsid w:val="003F4DCB"/>
    <w:rsid w:val="003F502F"/>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0E8A"/>
    <w:rsid w:val="0040125A"/>
    <w:rsid w:val="004012AC"/>
    <w:rsid w:val="0040161B"/>
    <w:rsid w:val="004016FE"/>
    <w:rsid w:val="00401BF0"/>
    <w:rsid w:val="00402235"/>
    <w:rsid w:val="0040267F"/>
    <w:rsid w:val="00402ACC"/>
    <w:rsid w:val="00402ED2"/>
    <w:rsid w:val="00402F39"/>
    <w:rsid w:val="0040312D"/>
    <w:rsid w:val="00403224"/>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929"/>
    <w:rsid w:val="00407AC9"/>
    <w:rsid w:val="00407BD9"/>
    <w:rsid w:val="00407BEA"/>
    <w:rsid w:val="00407E29"/>
    <w:rsid w:val="00407F97"/>
    <w:rsid w:val="0041026E"/>
    <w:rsid w:val="00410A3C"/>
    <w:rsid w:val="00410B53"/>
    <w:rsid w:val="00410DDA"/>
    <w:rsid w:val="00410F43"/>
    <w:rsid w:val="00410FF9"/>
    <w:rsid w:val="004110C0"/>
    <w:rsid w:val="0041112D"/>
    <w:rsid w:val="00411567"/>
    <w:rsid w:val="004115A7"/>
    <w:rsid w:val="00411690"/>
    <w:rsid w:val="00411703"/>
    <w:rsid w:val="004117D3"/>
    <w:rsid w:val="00411C65"/>
    <w:rsid w:val="00411F1D"/>
    <w:rsid w:val="00412082"/>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3D04"/>
    <w:rsid w:val="004143D5"/>
    <w:rsid w:val="004145CF"/>
    <w:rsid w:val="00414712"/>
    <w:rsid w:val="00414B32"/>
    <w:rsid w:val="00414C74"/>
    <w:rsid w:val="00414CAD"/>
    <w:rsid w:val="00414D77"/>
    <w:rsid w:val="00414DCA"/>
    <w:rsid w:val="00414F6D"/>
    <w:rsid w:val="00414FF7"/>
    <w:rsid w:val="004153E4"/>
    <w:rsid w:val="004153EE"/>
    <w:rsid w:val="004157C2"/>
    <w:rsid w:val="00415893"/>
    <w:rsid w:val="00415A04"/>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A2"/>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93D"/>
    <w:rsid w:val="00425ABA"/>
    <w:rsid w:val="00425F56"/>
    <w:rsid w:val="00425FAA"/>
    <w:rsid w:val="004261AE"/>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374"/>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030"/>
    <w:rsid w:val="00442192"/>
    <w:rsid w:val="004423CF"/>
    <w:rsid w:val="004424E6"/>
    <w:rsid w:val="00442586"/>
    <w:rsid w:val="00442644"/>
    <w:rsid w:val="0044266F"/>
    <w:rsid w:val="004428BB"/>
    <w:rsid w:val="00442A6E"/>
    <w:rsid w:val="00442B51"/>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51D"/>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05F"/>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098"/>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6F34"/>
    <w:rsid w:val="004572CC"/>
    <w:rsid w:val="004573E3"/>
    <w:rsid w:val="004574B5"/>
    <w:rsid w:val="0045761E"/>
    <w:rsid w:val="00457645"/>
    <w:rsid w:val="004578C2"/>
    <w:rsid w:val="00460090"/>
    <w:rsid w:val="00460475"/>
    <w:rsid w:val="00460616"/>
    <w:rsid w:val="004606BF"/>
    <w:rsid w:val="004606E4"/>
    <w:rsid w:val="0046096F"/>
    <w:rsid w:val="00460A0A"/>
    <w:rsid w:val="0046152E"/>
    <w:rsid w:val="0046153E"/>
    <w:rsid w:val="00461754"/>
    <w:rsid w:val="00461869"/>
    <w:rsid w:val="00461BDC"/>
    <w:rsid w:val="00461D8D"/>
    <w:rsid w:val="00461F57"/>
    <w:rsid w:val="00462138"/>
    <w:rsid w:val="0046223F"/>
    <w:rsid w:val="004624FA"/>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E28"/>
    <w:rsid w:val="00472F6B"/>
    <w:rsid w:val="004730D5"/>
    <w:rsid w:val="004739B8"/>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6FE6"/>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0F7B"/>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0F"/>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6CE7"/>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0EC1"/>
    <w:rsid w:val="00491083"/>
    <w:rsid w:val="00491549"/>
    <w:rsid w:val="00491622"/>
    <w:rsid w:val="004917BE"/>
    <w:rsid w:val="004917EF"/>
    <w:rsid w:val="00491927"/>
    <w:rsid w:val="004919A7"/>
    <w:rsid w:val="00491CBC"/>
    <w:rsid w:val="00491CEF"/>
    <w:rsid w:val="00491FCF"/>
    <w:rsid w:val="004920BF"/>
    <w:rsid w:val="004920C0"/>
    <w:rsid w:val="004922D6"/>
    <w:rsid w:val="004926B1"/>
    <w:rsid w:val="004929EE"/>
    <w:rsid w:val="00492C75"/>
    <w:rsid w:val="00493008"/>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D3F"/>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4DB"/>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B1B"/>
    <w:rsid w:val="004A5E53"/>
    <w:rsid w:val="004A5E65"/>
    <w:rsid w:val="004A5F41"/>
    <w:rsid w:val="004A6484"/>
    <w:rsid w:val="004A65C9"/>
    <w:rsid w:val="004A68EF"/>
    <w:rsid w:val="004A69A2"/>
    <w:rsid w:val="004A6AD6"/>
    <w:rsid w:val="004A6BA0"/>
    <w:rsid w:val="004A6CD5"/>
    <w:rsid w:val="004A6F65"/>
    <w:rsid w:val="004A77A7"/>
    <w:rsid w:val="004A7C41"/>
    <w:rsid w:val="004A7D2C"/>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2FC"/>
    <w:rsid w:val="004B4399"/>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3EF"/>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BD5"/>
    <w:rsid w:val="004C7E7A"/>
    <w:rsid w:val="004D017A"/>
    <w:rsid w:val="004D01FF"/>
    <w:rsid w:val="004D0556"/>
    <w:rsid w:val="004D0567"/>
    <w:rsid w:val="004D05E4"/>
    <w:rsid w:val="004D06E3"/>
    <w:rsid w:val="004D06F7"/>
    <w:rsid w:val="004D099E"/>
    <w:rsid w:val="004D0D3F"/>
    <w:rsid w:val="004D12C4"/>
    <w:rsid w:val="004D13ED"/>
    <w:rsid w:val="004D14B3"/>
    <w:rsid w:val="004D1546"/>
    <w:rsid w:val="004D15AE"/>
    <w:rsid w:val="004D16C3"/>
    <w:rsid w:val="004D16DE"/>
    <w:rsid w:val="004D1859"/>
    <w:rsid w:val="004D1943"/>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98"/>
    <w:rsid w:val="004D41A8"/>
    <w:rsid w:val="004D4254"/>
    <w:rsid w:val="004D46A8"/>
    <w:rsid w:val="004D46B3"/>
    <w:rsid w:val="004D4775"/>
    <w:rsid w:val="004D4883"/>
    <w:rsid w:val="004D4A36"/>
    <w:rsid w:val="004D4C39"/>
    <w:rsid w:val="004D4F24"/>
    <w:rsid w:val="004D52EF"/>
    <w:rsid w:val="004D5404"/>
    <w:rsid w:val="004D5460"/>
    <w:rsid w:val="004D57BE"/>
    <w:rsid w:val="004D5925"/>
    <w:rsid w:val="004D59A8"/>
    <w:rsid w:val="004D5DB0"/>
    <w:rsid w:val="004D5DB6"/>
    <w:rsid w:val="004D61C7"/>
    <w:rsid w:val="004D62EE"/>
    <w:rsid w:val="004D651F"/>
    <w:rsid w:val="004D6570"/>
    <w:rsid w:val="004D6611"/>
    <w:rsid w:val="004D6783"/>
    <w:rsid w:val="004D688D"/>
    <w:rsid w:val="004D6A0D"/>
    <w:rsid w:val="004D71F5"/>
    <w:rsid w:val="004D725D"/>
    <w:rsid w:val="004D7299"/>
    <w:rsid w:val="004D75D7"/>
    <w:rsid w:val="004D7785"/>
    <w:rsid w:val="004D796F"/>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035"/>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3B2"/>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975"/>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48B"/>
    <w:rsid w:val="0050082D"/>
    <w:rsid w:val="00500990"/>
    <w:rsid w:val="00500A53"/>
    <w:rsid w:val="00500BD5"/>
    <w:rsid w:val="00500D83"/>
    <w:rsid w:val="005010A3"/>
    <w:rsid w:val="00501575"/>
    <w:rsid w:val="00501C5A"/>
    <w:rsid w:val="00501C6E"/>
    <w:rsid w:val="00501D22"/>
    <w:rsid w:val="005020B9"/>
    <w:rsid w:val="005023C4"/>
    <w:rsid w:val="00502617"/>
    <w:rsid w:val="00502A8B"/>
    <w:rsid w:val="00502C8E"/>
    <w:rsid w:val="00503231"/>
    <w:rsid w:val="005034AB"/>
    <w:rsid w:val="00503728"/>
    <w:rsid w:val="005037CC"/>
    <w:rsid w:val="005038D4"/>
    <w:rsid w:val="00503901"/>
    <w:rsid w:val="00503D3B"/>
    <w:rsid w:val="00503D43"/>
    <w:rsid w:val="00503E09"/>
    <w:rsid w:val="00503E11"/>
    <w:rsid w:val="00503E5B"/>
    <w:rsid w:val="00504260"/>
    <w:rsid w:val="0050457D"/>
    <w:rsid w:val="005046A3"/>
    <w:rsid w:val="0050494A"/>
    <w:rsid w:val="00504971"/>
    <w:rsid w:val="00504B97"/>
    <w:rsid w:val="00505035"/>
    <w:rsid w:val="005056D5"/>
    <w:rsid w:val="005056E9"/>
    <w:rsid w:val="00505A4F"/>
    <w:rsid w:val="00505A86"/>
    <w:rsid w:val="00505CF0"/>
    <w:rsid w:val="00505E2E"/>
    <w:rsid w:val="00505E68"/>
    <w:rsid w:val="0050602F"/>
    <w:rsid w:val="0050618D"/>
    <w:rsid w:val="0050625E"/>
    <w:rsid w:val="0050649D"/>
    <w:rsid w:val="005064F2"/>
    <w:rsid w:val="0050675F"/>
    <w:rsid w:val="005067DD"/>
    <w:rsid w:val="00506E6D"/>
    <w:rsid w:val="00506E8C"/>
    <w:rsid w:val="00507097"/>
    <w:rsid w:val="0050714D"/>
    <w:rsid w:val="0050726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5DE"/>
    <w:rsid w:val="005206EE"/>
    <w:rsid w:val="00520878"/>
    <w:rsid w:val="0052091C"/>
    <w:rsid w:val="00520928"/>
    <w:rsid w:val="00520C76"/>
    <w:rsid w:val="005213F3"/>
    <w:rsid w:val="00521536"/>
    <w:rsid w:val="00521689"/>
    <w:rsid w:val="005217A2"/>
    <w:rsid w:val="005219FF"/>
    <w:rsid w:val="005223AC"/>
    <w:rsid w:val="00522418"/>
    <w:rsid w:val="00522647"/>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B32"/>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708"/>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B42"/>
    <w:rsid w:val="00546C2B"/>
    <w:rsid w:val="00546EB3"/>
    <w:rsid w:val="00546F55"/>
    <w:rsid w:val="00546F83"/>
    <w:rsid w:val="00546FAB"/>
    <w:rsid w:val="005478DC"/>
    <w:rsid w:val="00550011"/>
    <w:rsid w:val="0055026E"/>
    <w:rsid w:val="005504D0"/>
    <w:rsid w:val="005505CB"/>
    <w:rsid w:val="00550755"/>
    <w:rsid w:val="00550BF5"/>
    <w:rsid w:val="00550C5E"/>
    <w:rsid w:val="00550D77"/>
    <w:rsid w:val="00550FC9"/>
    <w:rsid w:val="00551130"/>
    <w:rsid w:val="005512CD"/>
    <w:rsid w:val="005513BE"/>
    <w:rsid w:val="005518B6"/>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0D3"/>
    <w:rsid w:val="005562A4"/>
    <w:rsid w:val="0055644D"/>
    <w:rsid w:val="0055648E"/>
    <w:rsid w:val="00556518"/>
    <w:rsid w:val="00556817"/>
    <w:rsid w:val="00556929"/>
    <w:rsid w:val="00556AE7"/>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62C"/>
    <w:rsid w:val="00561817"/>
    <w:rsid w:val="005618C4"/>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6CF"/>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4A"/>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1FA6"/>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C06"/>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0F90"/>
    <w:rsid w:val="00581228"/>
    <w:rsid w:val="005815A0"/>
    <w:rsid w:val="00581E1F"/>
    <w:rsid w:val="00582897"/>
    <w:rsid w:val="00582962"/>
    <w:rsid w:val="005829E6"/>
    <w:rsid w:val="00582B41"/>
    <w:rsid w:val="00582B75"/>
    <w:rsid w:val="0058319B"/>
    <w:rsid w:val="005834C5"/>
    <w:rsid w:val="005834F5"/>
    <w:rsid w:val="0058397F"/>
    <w:rsid w:val="00583B74"/>
    <w:rsid w:val="00583F80"/>
    <w:rsid w:val="0058403D"/>
    <w:rsid w:val="0058403E"/>
    <w:rsid w:val="005840CC"/>
    <w:rsid w:val="005843DF"/>
    <w:rsid w:val="00584441"/>
    <w:rsid w:val="005844F5"/>
    <w:rsid w:val="00584B7F"/>
    <w:rsid w:val="00584D79"/>
    <w:rsid w:val="00584DB1"/>
    <w:rsid w:val="00584DFF"/>
    <w:rsid w:val="00584E5F"/>
    <w:rsid w:val="00585132"/>
    <w:rsid w:val="005852CD"/>
    <w:rsid w:val="00585610"/>
    <w:rsid w:val="0058578B"/>
    <w:rsid w:val="00585A01"/>
    <w:rsid w:val="00585AF9"/>
    <w:rsid w:val="00585DD3"/>
    <w:rsid w:val="00585F92"/>
    <w:rsid w:val="0058602A"/>
    <w:rsid w:val="00586119"/>
    <w:rsid w:val="0058628D"/>
    <w:rsid w:val="00586537"/>
    <w:rsid w:val="00586633"/>
    <w:rsid w:val="0058669F"/>
    <w:rsid w:val="005867AE"/>
    <w:rsid w:val="005869AB"/>
    <w:rsid w:val="00586C7E"/>
    <w:rsid w:val="005870FD"/>
    <w:rsid w:val="00587100"/>
    <w:rsid w:val="005873BE"/>
    <w:rsid w:val="005874BA"/>
    <w:rsid w:val="005874BD"/>
    <w:rsid w:val="005878AD"/>
    <w:rsid w:val="005879B4"/>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78B"/>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3F78"/>
    <w:rsid w:val="005A4120"/>
    <w:rsid w:val="005A49FB"/>
    <w:rsid w:val="005A4E4A"/>
    <w:rsid w:val="005A513F"/>
    <w:rsid w:val="005A5253"/>
    <w:rsid w:val="005A55FA"/>
    <w:rsid w:val="005A596B"/>
    <w:rsid w:val="005A5A6E"/>
    <w:rsid w:val="005A5CE4"/>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32F"/>
    <w:rsid w:val="005B06E1"/>
    <w:rsid w:val="005B07B6"/>
    <w:rsid w:val="005B081D"/>
    <w:rsid w:val="005B0924"/>
    <w:rsid w:val="005B0937"/>
    <w:rsid w:val="005B0B3B"/>
    <w:rsid w:val="005B0C44"/>
    <w:rsid w:val="005B0C79"/>
    <w:rsid w:val="005B0E6C"/>
    <w:rsid w:val="005B0E8B"/>
    <w:rsid w:val="005B1028"/>
    <w:rsid w:val="005B14E9"/>
    <w:rsid w:val="005B1919"/>
    <w:rsid w:val="005B1C22"/>
    <w:rsid w:val="005B1C6D"/>
    <w:rsid w:val="005B1DD8"/>
    <w:rsid w:val="005B20C1"/>
    <w:rsid w:val="005B219E"/>
    <w:rsid w:val="005B2269"/>
    <w:rsid w:val="005B2440"/>
    <w:rsid w:val="005B24CE"/>
    <w:rsid w:val="005B24DF"/>
    <w:rsid w:val="005B2629"/>
    <w:rsid w:val="005B2692"/>
    <w:rsid w:val="005B2865"/>
    <w:rsid w:val="005B2B58"/>
    <w:rsid w:val="005B2CB6"/>
    <w:rsid w:val="005B2E3D"/>
    <w:rsid w:val="005B3053"/>
    <w:rsid w:val="005B30CF"/>
    <w:rsid w:val="005B35BD"/>
    <w:rsid w:val="005B369E"/>
    <w:rsid w:val="005B37F6"/>
    <w:rsid w:val="005B3826"/>
    <w:rsid w:val="005B3B39"/>
    <w:rsid w:val="005B3B4D"/>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1CE"/>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D99"/>
    <w:rsid w:val="005C6E3A"/>
    <w:rsid w:val="005C6E47"/>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B60"/>
    <w:rsid w:val="005E3D58"/>
    <w:rsid w:val="005E3F48"/>
    <w:rsid w:val="005E406E"/>
    <w:rsid w:val="005E439C"/>
    <w:rsid w:val="005E43B2"/>
    <w:rsid w:val="005E4444"/>
    <w:rsid w:val="005E4835"/>
    <w:rsid w:val="005E486A"/>
    <w:rsid w:val="005E4B23"/>
    <w:rsid w:val="005E4C5F"/>
    <w:rsid w:val="005E4DB2"/>
    <w:rsid w:val="005E4E33"/>
    <w:rsid w:val="005E5293"/>
    <w:rsid w:val="005E54CB"/>
    <w:rsid w:val="005E5533"/>
    <w:rsid w:val="005E55F2"/>
    <w:rsid w:val="005E5F8C"/>
    <w:rsid w:val="005E61B9"/>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6E7"/>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1BD"/>
    <w:rsid w:val="005F4213"/>
    <w:rsid w:val="005F438A"/>
    <w:rsid w:val="005F4666"/>
    <w:rsid w:val="005F47DE"/>
    <w:rsid w:val="005F4869"/>
    <w:rsid w:val="005F488A"/>
    <w:rsid w:val="005F4BD2"/>
    <w:rsid w:val="005F4D5D"/>
    <w:rsid w:val="005F4D88"/>
    <w:rsid w:val="005F4DEE"/>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145"/>
    <w:rsid w:val="005F63F7"/>
    <w:rsid w:val="005F6427"/>
    <w:rsid w:val="005F6533"/>
    <w:rsid w:val="005F682F"/>
    <w:rsid w:val="005F69A3"/>
    <w:rsid w:val="005F7461"/>
    <w:rsid w:val="005F74DA"/>
    <w:rsid w:val="005F7676"/>
    <w:rsid w:val="005F7745"/>
    <w:rsid w:val="005F78E9"/>
    <w:rsid w:val="005F79CB"/>
    <w:rsid w:val="005F7B77"/>
    <w:rsid w:val="005F7BC3"/>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575"/>
    <w:rsid w:val="00601646"/>
    <w:rsid w:val="00601692"/>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1F"/>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4F1"/>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D75"/>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65E"/>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9B8"/>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0D5"/>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8FB"/>
    <w:rsid w:val="00636ADF"/>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685"/>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C4"/>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5C6"/>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000"/>
    <w:rsid w:val="00657272"/>
    <w:rsid w:val="006576EF"/>
    <w:rsid w:val="00657C81"/>
    <w:rsid w:val="00657FBF"/>
    <w:rsid w:val="00660007"/>
    <w:rsid w:val="006601CE"/>
    <w:rsid w:val="006602BB"/>
    <w:rsid w:val="0066049D"/>
    <w:rsid w:val="0066115E"/>
    <w:rsid w:val="00661487"/>
    <w:rsid w:val="006614A1"/>
    <w:rsid w:val="00661534"/>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2B"/>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48A"/>
    <w:rsid w:val="00670599"/>
    <w:rsid w:val="00670910"/>
    <w:rsid w:val="00670932"/>
    <w:rsid w:val="00670AAE"/>
    <w:rsid w:val="00670D00"/>
    <w:rsid w:val="00670DD6"/>
    <w:rsid w:val="00671002"/>
    <w:rsid w:val="00671955"/>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80"/>
    <w:rsid w:val="00673AF4"/>
    <w:rsid w:val="00673C36"/>
    <w:rsid w:val="00673D57"/>
    <w:rsid w:val="00673E68"/>
    <w:rsid w:val="006742F0"/>
    <w:rsid w:val="00674408"/>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966"/>
    <w:rsid w:val="00676AFF"/>
    <w:rsid w:val="00677109"/>
    <w:rsid w:val="006771AA"/>
    <w:rsid w:val="006772D9"/>
    <w:rsid w:val="00677478"/>
    <w:rsid w:val="00677495"/>
    <w:rsid w:val="00677C21"/>
    <w:rsid w:val="00677FA0"/>
    <w:rsid w:val="00677FBA"/>
    <w:rsid w:val="00680178"/>
    <w:rsid w:val="0068043D"/>
    <w:rsid w:val="006805DA"/>
    <w:rsid w:val="00680989"/>
    <w:rsid w:val="006809E1"/>
    <w:rsid w:val="00680ABC"/>
    <w:rsid w:val="00680C70"/>
    <w:rsid w:val="00680DD9"/>
    <w:rsid w:val="00681086"/>
    <w:rsid w:val="0068121B"/>
    <w:rsid w:val="00681392"/>
    <w:rsid w:val="006813CC"/>
    <w:rsid w:val="00681764"/>
    <w:rsid w:val="00681865"/>
    <w:rsid w:val="006818B4"/>
    <w:rsid w:val="00681C0F"/>
    <w:rsid w:val="00681DE4"/>
    <w:rsid w:val="00682103"/>
    <w:rsid w:val="006824E3"/>
    <w:rsid w:val="00682593"/>
    <w:rsid w:val="006828C9"/>
    <w:rsid w:val="006828CD"/>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4B0"/>
    <w:rsid w:val="00684A3E"/>
    <w:rsid w:val="00684B8B"/>
    <w:rsid w:val="00684D0F"/>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6DE"/>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5F7D"/>
    <w:rsid w:val="00696107"/>
    <w:rsid w:val="00696487"/>
    <w:rsid w:val="0069652C"/>
    <w:rsid w:val="006965B9"/>
    <w:rsid w:val="00696745"/>
    <w:rsid w:val="00696B3A"/>
    <w:rsid w:val="00696BA7"/>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2C4"/>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30"/>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8B"/>
    <w:rsid w:val="006B43FE"/>
    <w:rsid w:val="006B4772"/>
    <w:rsid w:val="006B47DD"/>
    <w:rsid w:val="006B4B64"/>
    <w:rsid w:val="006B4C1C"/>
    <w:rsid w:val="006B4DD2"/>
    <w:rsid w:val="006B4E1F"/>
    <w:rsid w:val="006B4EBC"/>
    <w:rsid w:val="006B4F2C"/>
    <w:rsid w:val="006B5091"/>
    <w:rsid w:val="006B534E"/>
    <w:rsid w:val="006B5A7C"/>
    <w:rsid w:val="006B5DC5"/>
    <w:rsid w:val="006B5E1C"/>
    <w:rsid w:val="006B629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CCB"/>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3C5"/>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5B8"/>
    <w:rsid w:val="006D0B65"/>
    <w:rsid w:val="006D1104"/>
    <w:rsid w:val="006D11FB"/>
    <w:rsid w:val="006D1291"/>
    <w:rsid w:val="006D177E"/>
    <w:rsid w:val="006D194A"/>
    <w:rsid w:val="006D19CF"/>
    <w:rsid w:val="006D1A51"/>
    <w:rsid w:val="006D1A61"/>
    <w:rsid w:val="006D1C7B"/>
    <w:rsid w:val="006D1DCB"/>
    <w:rsid w:val="006D1E46"/>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5B"/>
    <w:rsid w:val="006D74C3"/>
    <w:rsid w:val="006D756F"/>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3E6D"/>
    <w:rsid w:val="006E3F2E"/>
    <w:rsid w:val="006E40BF"/>
    <w:rsid w:val="006E43E5"/>
    <w:rsid w:val="006E43EF"/>
    <w:rsid w:val="006E44C7"/>
    <w:rsid w:val="006E4691"/>
    <w:rsid w:val="006E46D3"/>
    <w:rsid w:val="006E4746"/>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BC4"/>
    <w:rsid w:val="006E7E0F"/>
    <w:rsid w:val="006F003A"/>
    <w:rsid w:val="006F062C"/>
    <w:rsid w:val="006F073F"/>
    <w:rsid w:val="006F0ABE"/>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0B2"/>
    <w:rsid w:val="006F41FF"/>
    <w:rsid w:val="006F42A7"/>
    <w:rsid w:val="006F42F6"/>
    <w:rsid w:val="006F4336"/>
    <w:rsid w:val="006F4430"/>
    <w:rsid w:val="006F46F2"/>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95"/>
    <w:rsid w:val="006F65DA"/>
    <w:rsid w:val="006F6812"/>
    <w:rsid w:val="006F6842"/>
    <w:rsid w:val="006F6A04"/>
    <w:rsid w:val="006F7128"/>
    <w:rsid w:val="006F7257"/>
    <w:rsid w:val="006F739F"/>
    <w:rsid w:val="006F7492"/>
    <w:rsid w:val="006F75F9"/>
    <w:rsid w:val="006F778F"/>
    <w:rsid w:val="006F79EB"/>
    <w:rsid w:val="006F7C2B"/>
    <w:rsid w:val="006F7C35"/>
    <w:rsid w:val="006F7E0A"/>
    <w:rsid w:val="00700424"/>
    <w:rsid w:val="00700452"/>
    <w:rsid w:val="007006C7"/>
    <w:rsid w:val="0070076E"/>
    <w:rsid w:val="007007F5"/>
    <w:rsid w:val="00700AA6"/>
    <w:rsid w:val="00700C4E"/>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4CF0"/>
    <w:rsid w:val="00705276"/>
    <w:rsid w:val="00705505"/>
    <w:rsid w:val="007058D4"/>
    <w:rsid w:val="00705BF0"/>
    <w:rsid w:val="00705DEB"/>
    <w:rsid w:val="00705E6F"/>
    <w:rsid w:val="0070626D"/>
    <w:rsid w:val="007062AB"/>
    <w:rsid w:val="00706485"/>
    <w:rsid w:val="00706A28"/>
    <w:rsid w:val="00706B0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049"/>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0E"/>
    <w:rsid w:val="00720D19"/>
    <w:rsid w:val="00720D40"/>
    <w:rsid w:val="00720FEB"/>
    <w:rsid w:val="00721005"/>
    <w:rsid w:val="00721293"/>
    <w:rsid w:val="00721355"/>
    <w:rsid w:val="007215ED"/>
    <w:rsid w:val="00721F02"/>
    <w:rsid w:val="0072211D"/>
    <w:rsid w:val="0072264B"/>
    <w:rsid w:val="0072265A"/>
    <w:rsid w:val="00722A86"/>
    <w:rsid w:val="00722A9C"/>
    <w:rsid w:val="00722ABC"/>
    <w:rsid w:val="00722D18"/>
    <w:rsid w:val="0072303B"/>
    <w:rsid w:val="00723222"/>
    <w:rsid w:val="007232A3"/>
    <w:rsid w:val="00723401"/>
    <w:rsid w:val="00723715"/>
    <w:rsid w:val="00723722"/>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DDB"/>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299"/>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62"/>
    <w:rsid w:val="00732099"/>
    <w:rsid w:val="00732284"/>
    <w:rsid w:val="0073228D"/>
    <w:rsid w:val="00732367"/>
    <w:rsid w:val="00732686"/>
    <w:rsid w:val="00732A32"/>
    <w:rsid w:val="00732DA4"/>
    <w:rsid w:val="00732F86"/>
    <w:rsid w:val="007333F7"/>
    <w:rsid w:val="007334CF"/>
    <w:rsid w:val="00733692"/>
    <w:rsid w:val="00733710"/>
    <w:rsid w:val="007337FA"/>
    <w:rsid w:val="00733AD9"/>
    <w:rsid w:val="00733D6E"/>
    <w:rsid w:val="00733EAC"/>
    <w:rsid w:val="007340F8"/>
    <w:rsid w:val="00734100"/>
    <w:rsid w:val="00734191"/>
    <w:rsid w:val="0073420C"/>
    <w:rsid w:val="00734212"/>
    <w:rsid w:val="007346B4"/>
    <w:rsid w:val="00734740"/>
    <w:rsid w:val="007348B3"/>
    <w:rsid w:val="00734D13"/>
    <w:rsid w:val="00735014"/>
    <w:rsid w:val="00735809"/>
    <w:rsid w:val="007358C8"/>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CB"/>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1D"/>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795"/>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2C"/>
    <w:rsid w:val="007622BE"/>
    <w:rsid w:val="00762530"/>
    <w:rsid w:val="00762537"/>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998"/>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0D0"/>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0D6"/>
    <w:rsid w:val="007802F5"/>
    <w:rsid w:val="007806BC"/>
    <w:rsid w:val="00780814"/>
    <w:rsid w:val="00780A53"/>
    <w:rsid w:val="00780F28"/>
    <w:rsid w:val="0078105F"/>
    <w:rsid w:val="007811A2"/>
    <w:rsid w:val="007814A2"/>
    <w:rsid w:val="007815FA"/>
    <w:rsid w:val="007816CB"/>
    <w:rsid w:val="007819F4"/>
    <w:rsid w:val="00781BFF"/>
    <w:rsid w:val="00781C14"/>
    <w:rsid w:val="00781E96"/>
    <w:rsid w:val="00781EE2"/>
    <w:rsid w:val="00781FDA"/>
    <w:rsid w:val="0078214F"/>
    <w:rsid w:val="00782546"/>
    <w:rsid w:val="0078255C"/>
    <w:rsid w:val="00782752"/>
    <w:rsid w:val="0078288A"/>
    <w:rsid w:val="0078290E"/>
    <w:rsid w:val="00782922"/>
    <w:rsid w:val="00782A56"/>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8A4"/>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2BB"/>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5E2"/>
    <w:rsid w:val="007967DE"/>
    <w:rsid w:val="00796A02"/>
    <w:rsid w:val="00796BC7"/>
    <w:rsid w:val="00797518"/>
    <w:rsid w:val="0079758F"/>
    <w:rsid w:val="007975A0"/>
    <w:rsid w:val="007A025D"/>
    <w:rsid w:val="007A0393"/>
    <w:rsid w:val="007A03A1"/>
    <w:rsid w:val="007A09A6"/>
    <w:rsid w:val="007A0DC1"/>
    <w:rsid w:val="007A0E84"/>
    <w:rsid w:val="007A10E1"/>
    <w:rsid w:val="007A10EE"/>
    <w:rsid w:val="007A124D"/>
    <w:rsid w:val="007A129E"/>
    <w:rsid w:val="007A1361"/>
    <w:rsid w:val="007A1472"/>
    <w:rsid w:val="007A14F6"/>
    <w:rsid w:val="007A1B82"/>
    <w:rsid w:val="007A1CC9"/>
    <w:rsid w:val="007A1CFF"/>
    <w:rsid w:val="007A1EFD"/>
    <w:rsid w:val="007A1F79"/>
    <w:rsid w:val="007A2032"/>
    <w:rsid w:val="007A21FA"/>
    <w:rsid w:val="007A23A1"/>
    <w:rsid w:val="007A25A1"/>
    <w:rsid w:val="007A2696"/>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181"/>
    <w:rsid w:val="007A6239"/>
    <w:rsid w:val="007A632A"/>
    <w:rsid w:val="007A6455"/>
    <w:rsid w:val="007A6883"/>
    <w:rsid w:val="007A6965"/>
    <w:rsid w:val="007A6B37"/>
    <w:rsid w:val="007A6BC0"/>
    <w:rsid w:val="007A6CE3"/>
    <w:rsid w:val="007A6DD8"/>
    <w:rsid w:val="007A6E19"/>
    <w:rsid w:val="007A6F79"/>
    <w:rsid w:val="007A6FCB"/>
    <w:rsid w:val="007A706C"/>
    <w:rsid w:val="007A7254"/>
    <w:rsid w:val="007A735F"/>
    <w:rsid w:val="007A75F0"/>
    <w:rsid w:val="007A78AC"/>
    <w:rsid w:val="007A79B2"/>
    <w:rsid w:val="007A7A7E"/>
    <w:rsid w:val="007A7B4C"/>
    <w:rsid w:val="007A7B98"/>
    <w:rsid w:val="007B061B"/>
    <w:rsid w:val="007B06C5"/>
    <w:rsid w:val="007B06E2"/>
    <w:rsid w:val="007B08D8"/>
    <w:rsid w:val="007B09BE"/>
    <w:rsid w:val="007B0A19"/>
    <w:rsid w:val="007B0AD1"/>
    <w:rsid w:val="007B0D7A"/>
    <w:rsid w:val="007B0D93"/>
    <w:rsid w:val="007B0E1F"/>
    <w:rsid w:val="007B180A"/>
    <w:rsid w:val="007B18BC"/>
    <w:rsid w:val="007B1917"/>
    <w:rsid w:val="007B1A0F"/>
    <w:rsid w:val="007B1B55"/>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21C"/>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99"/>
    <w:rsid w:val="007B68A6"/>
    <w:rsid w:val="007B6A43"/>
    <w:rsid w:val="007B6A6C"/>
    <w:rsid w:val="007B6BE0"/>
    <w:rsid w:val="007B6ED0"/>
    <w:rsid w:val="007B6EDC"/>
    <w:rsid w:val="007B6FB2"/>
    <w:rsid w:val="007B72BA"/>
    <w:rsid w:val="007B7478"/>
    <w:rsid w:val="007B7650"/>
    <w:rsid w:val="007B76B6"/>
    <w:rsid w:val="007B780F"/>
    <w:rsid w:val="007B7A13"/>
    <w:rsid w:val="007B7C7D"/>
    <w:rsid w:val="007C0000"/>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C6F"/>
    <w:rsid w:val="007C3E24"/>
    <w:rsid w:val="007C407A"/>
    <w:rsid w:val="007C42E5"/>
    <w:rsid w:val="007C45B9"/>
    <w:rsid w:val="007C46DD"/>
    <w:rsid w:val="007C49DD"/>
    <w:rsid w:val="007C4A38"/>
    <w:rsid w:val="007C4A54"/>
    <w:rsid w:val="007C4B62"/>
    <w:rsid w:val="007C4C90"/>
    <w:rsid w:val="007C4D13"/>
    <w:rsid w:val="007C4DE2"/>
    <w:rsid w:val="007C4F8F"/>
    <w:rsid w:val="007C50CA"/>
    <w:rsid w:val="007C5CD8"/>
    <w:rsid w:val="007C5E64"/>
    <w:rsid w:val="007C5EDA"/>
    <w:rsid w:val="007C627F"/>
    <w:rsid w:val="007C63F0"/>
    <w:rsid w:val="007C647E"/>
    <w:rsid w:val="007C6BA4"/>
    <w:rsid w:val="007C6BF9"/>
    <w:rsid w:val="007C7141"/>
    <w:rsid w:val="007C7460"/>
    <w:rsid w:val="007C74F5"/>
    <w:rsid w:val="007C7939"/>
    <w:rsid w:val="007C7948"/>
    <w:rsid w:val="007C7989"/>
    <w:rsid w:val="007C7AA8"/>
    <w:rsid w:val="007C7CB2"/>
    <w:rsid w:val="007C7CEF"/>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6EC"/>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C8E"/>
    <w:rsid w:val="007D7D2D"/>
    <w:rsid w:val="007E02A9"/>
    <w:rsid w:val="007E07E9"/>
    <w:rsid w:val="007E082A"/>
    <w:rsid w:val="007E0C80"/>
    <w:rsid w:val="007E1077"/>
    <w:rsid w:val="007E1080"/>
    <w:rsid w:val="007E1573"/>
    <w:rsid w:val="007E167C"/>
    <w:rsid w:val="007E17F4"/>
    <w:rsid w:val="007E184E"/>
    <w:rsid w:val="007E1925"/>
    <w:rsid w:val="007E1950"/>
    <w:rsid w:val="007E1B37"/>
    <w:rsid w:val="007E1C87"/>
    <w:rsid w:val="007E20F3"/>
    <w:rsid w:val="007E215A"/>
    <w:rsid w:val="007E2243"/>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7F5"/>
    <w:rsid w:val="007E781C"/>
    <w:rsid w:val="007F0528"/>
    <w:rsid w:val="007F0580"/>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807"/>
    <w:rsid w:val="007F7AF0"/>
    <w:rsid w:val="007F7AFB"/>
    <w:rsid w:val="007F7DFB"/>
    <w:rsid w:val="007F7F13"/>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28"/>
    <w:rsid w:val="00801347"/>
    <w:rsid w:val="00801380"/>
    <w:rsid w:val="008015CB"/>
    <w:rsid w:val="00801744"/>
    <w:rsid w:val="00801A29"/>
    <w:rsid w:val="00801D1C"/>
    <w:rsid w:val="00801F2B"/>
    <w:rsid w:val="008023F0"/>
    <w:rsid w:val="00802A59"/>
    <w:rsid w:val="00802D5F"/>
    <w:rsid w:val="00803479"/>
    <w:rsid w:val="00803C08"/>
    <w:rsid w:val="00803EA4"/>
    <w:rsid w:val="00803F68"/>
    <w:rsid w:val="00804000"/>
    <w:rsid w:val="008042ED"/>
    <w:rsid w:val="00804518"/>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07BB7"/>
    <w:rsid w:val="00810299"/>
    <w:rsid w:val="008102DD"/>
    <w:rsid w:val="00810376"/>
    <w:rsid w:val="008104AD"/>
    <w:rsid w:val="0081068F"/>
    <w:rsid w:val="0081092B"/>
    <w:rsid w:val="00810BCB"/>
    <w:rsid w:val="00810D37"/>
    <w:rsid w:val="00810E7F"/>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23D"/>
    <w:rsid w:val="008154C7"/>
    <w:rsid w:val="00815974"/>
    <w:rsid w:val="00815C0B"/>
    <w:rsid w:val="00815D7B"/>
    <w:rsid w:val="00815E46"/>
    <w:rsid w:val="00815F10"/>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6BA"/>
    <w:rsid w:val="00821723"/>
    <w:rsid w:val="0082184E"/>
    <w:rsid w:val="00821A90"/>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6A"/>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C73"/>
    <w:rsid w:val="00832D6E"/>
    <w:rsid w:val="00832F15"/>
    <w:rsid w:val="00833092"/>
    <w:rsid w:val="0083315B"/>
    <w:rsid w:val="008331A2"/>
    <w:rsid w:val="00833261"/>
    <w:rsid w:val="0083355E"/>
    <w:rsid w:val="00833621"/>
    <w:rsid w:val="0083365C"/>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6FAD"/>
    <w:rsid w:val="008370F2"/>
    <w:rsid w:val="008373F6"/>
    <w:rsid w:val="00837582"/>
    <w:rsid w:val="00837780"/>
    <w:rsid w:val="00837ADC"/>
    <w:rsid w:val="00837B31"/>
    <w:rsid w:val="00837D1F"/>
    <w:rsid w:val="00840014"/>
    <w:rsid w:val="0084041C"/>
    <w:rsid w:val="008404D1"/>
    <w:rsid w:val="00840BA8"/>
    <w:rsid w:val="00840C24"/>
    <w:rsid w:val="00840DDD"/>
    <w:rsid w:val="00840F91"/>
    <w:rsid w:val="008412D7"/>
    <w:rsid w:val="0084157D"/>
    <w:rsid w:val="00841638"/>
    <w:rsid w:val="008416E9"/>
    <w:rsid w:val="00841745"/>
    <w:rsid w:val="008419D3"/>
    <w:rsid w:val="00841BFB"/>
    <w:rsid w:val="00841C2D"/>
    <w:rsid w:val="008422BC"/>
    <w:rsid w:val="00842338"/>
    <w:rsid w:val="008426DA"/>
    <w:rsid w:val="00842A1F"/>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C93"/>
    <w:rsid w:val="00844DAE"/>
    <w:rsid w:val="00845132"/>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296"/>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257"/>
    <w:rsid w:val="00863337"/>
    <w:rsid w:val="00863397"/>
    <w:rsid w:val="008633E2"/>
    <w:rsid w:val="0086362A"/>
    <w:rsid w:val="0086395F"/>
    <w:rsid w:val="00863E74"/>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683"/>
    <w:rsid w:val="008728BE"/>
    <w:rsid w:val="00872A28"/>
    <w:rsid w:val="00872C9D"/>
    <w:rsid w:val="008732B4"/>
    <w:rsid w:val="0087340E"/>
    <w:rsid w:val="008737FB"/>
    <w:rsid w:val="00873826"/>
    <w:rsid w:val="008738A0"/>
    <w:rsid w:val="008739A0"/>
    <w:rsid w:val="008739F8"/>
    <w:rsid w:val="00873A1D"/>
    <w:rsid w:val="00873AEA"/>
    <w:rsid w:val="00873D25"/>
    <w:rsid w:val="00873FF0"/>
    <w:rsid w:val="0087405E"/>
    <w:rsid w:val="008740F9"/>
    <w:rsid w:val="00874277"/>
    <w:rsid w:val="008742F7"/>
    <w:rsid w:val="00874A09"/>
    <w:rsid w:val="00874EA5"/>
    <w:rsid w:val="00875A9E"/>
    <w:rsid w:val="00875BC4"/>
    <w:rsid w:val="00875C49"/>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B4"/>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32"/>
    <w:rsid w:val="008858F7"/>
    <w:rsid w:val="00885962"/>
    <w:rsid w:val="00885A10"/>
    <w:rsid w:val="00885AE7"/>
    <w:rsid w:val="00885B1B"/>
    <w:rsid w:val="00885BC4"/>
    <w:rsid w:val="00885C2B"/>
    <w:rsid w:val="00885E49"/>
    <w:rsid w:val="00885FB2"/>
    <w:rsid w:val="00886A82"/>
    <w:rsid w:val="00886B77"/>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01E"/>
    <w:rsid w:val="008930FF"/>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361"/>
    <w:rsid w:val="00896A02"/>
    <w:rsid w:val="00896B61"/>
    <w:rsid w:val="00896C61"/>
    <w:rsid w:val="00896CEE"/>
    <w:rsid w:val="00897109"/>
    <w:rsid w:val="0089717C"/>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788"/>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68FA"/>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9B3"/>
    <w:rsid w:val="008B2B6F"/>
    <w:rsid w:val="008B2CCC"/>
    <w:rsid w:val="008B2D5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9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B7F86"/>
    <w:rsid w:val="008C021D"/>
    <w:rsid w:val="008C0243"/>
    <w:rsid w:val="008C04F5"/>
    <w:rsid w:val="008C050B"/>
    <w:rsid w:val="008C0698"/>
    <w:rsid w:val="008C0793"/>
    <w:rsid w:val="008C0D67"/>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64B"/>
    <w:rsid w:val="008D39CC"/>
    <w:rsid w:val="008D3C5E"/>
    <w:rsid w:val="008D3E0B"/>
    <w:rsid w:val="008D3E22"/>
    <w:rsid w:val="008D3F64"/>
    <w:rsid w:val="008D3F9D"/>
    <w:rsid w:val="008D41BF"/>
    <w:rsid w:val="008D4375"/>
    <w:rsid w:val="008D44C5"/>
    <w:rsid w:val="008D4531"/>
    <w:rsid w:val="008D4596"/>
    <w:rsid w:val="008D4686"/>
    <w:rsid w:val="008D46CC"/>
    <w:rsid w:val="008D46D9"/>
    <w:rsid w:val="008D4AD4"/>
    <w:rsid w:val="008D4C71"/>
    <w:rsid w:val="008D4D1E"/>
    <w:rsid w:val="008D519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782"/>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7F0"/>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6F9F"/>
    <w:rsid w:val="008F7167"/>
    <w:rsid w:val="008F73FE"/>
    <w:rsid w:val="008F75F8"/>
    <w:rsid w:val="008F78F0"/>
    <w:rsid w:val="008F7A42"/>
    <w:rsid w:val="008F7CF7"/>
    <w:rsid w:val="00900025"/>
    <w:rsid w:val="0090046B"/>
    <w:rsid w:val="00900943"/>
    <w:rsid w:val="00900ABB"/>
    <w:rsid w:val="00900B32"/>
    <w:rsid w:val="00900CED"/>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DBA"/>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AB2"/>
    <w:rsid w:val="00914F76"/>
    <w:rsid w:val="00914FC7"/>
    <w:rsid w:val="00915467"/>
    <w:rsid w:val="009155B9"/>
    <w:rsid w:val="00915A8C"/>
    <w:rsid w:val="00915B28"/>
    <w:rsid w:val="00915B59"/>
    <w:rsid w:val="00915EBD"/>
    <w:rsid w:val="0091614C"/>
    <w:rsid w:val="00916335"/>
    <w:rsid w:val="00916784"/>
    <w:rsid w:val="009167C0"/>
    <w:rsid w:val="00916841"/>
    <w:rsid w:val="00916B46"/>
    <w:rsid w:val="00916CDC"/>
    <w:rsid w:val="0091743C"/>
    <w:rsid w:val="00917544"/>
    <w:rsid w:val="009175B4"/>
    <w:rsid w:val="009175CA"/>
    <w:rsid w:val="0091765D"/>
    <w:rsid w:val="00917942"/>
    <w:rsid w:val="00917B98"/>
    <w:rsid w:val="00917EA1"/>
    <w:rsid w:val="00917F1F"/>
    <w:rsid w:val="00917F74"/>
    <w:rsid w:val="00917F92"/>
    <w:rsid w:val="009202AF"/>
    <w:rsid w:val="009202CD"/>
    <w:rsid w:val="0092054D"/>
    <w:rsid w:val="00920682"/>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1DC"/>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6F62"/>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92E"/>
    <w:rsid w:val="00934B7B"/>
    <w:rsid w:val="00935352"/>
    <w:rsid w:val="009358AA"/>
    <w:rsid w:val="00935B00"/>
    <w:rsid w:val="00935C38"/>
    <w:rsid w:val="00935F07"/>
    <w:rsid w:val="00936096"/>
    <w:rsid w:val="0093615E"/>
    <w:rsid w:val="009362C5"/>
    <w:rsid w:val="009366F4"/>
    <w:rsid w:val="00936BCF"/>
    <w:rsid w:val="00937057"/>
    <w:rsid w:val="009370E5"/>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383"/>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99"/>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0DF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C3C"/>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2FF7"/>
    <w:rsid w:val="00963102"/>
    <w:rsid w:val="009631B5"/>
    <w:rsid w:val="009632A2"/>
    <w:rsid w:val="0096393C"/>
    <w:rsid w:val="0096394B"/>
    <w:rsid w:val="0096396E"/>
    <w:rsid w:val="00963D56"/>
    <w:rsid w:val="00963DF4"/>
    <w:rsid w:val="00963E23"/>
    <w:rsid w:val="00963FA2"/>
    <w:rsid w:val="00963FDB"/>
    <w:rsid w:val="00964169"/>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46"/>
    <w:rsid w:val="00971AC8"/>
    <w:rsid w:val="00971BE7"/>
    <w:rsid w:val="00972057"/>
    <w:rsid w:val="00972775"/>
    <w:rsid w:val="0097299D"/>
    <w:rsid w:val="00972C73"/>
    <w:rsid w:val="00972ED1"/>
    <w:rsid w:val="00973170"/>
    <w:rsid w:val="009731CA"/>
    <w:rsid w:val="00973292"/>
    <w:rsid w:val="009733C3"/>
    <w:rsid w:val="00973A91"/>
    <w:rsid w:val="00973AA9"/>
    <w:rsid w:val="00973B3A"/>
    <w:rsid w:val="00973C02"/>
    <w:rsid w:val="00973CB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75C"/>
    <w:rsid w:val="00976AA6"/>
    <w:rsid w:val="00976B44"/>
    <w:rsid w:val="00976B65"/>
    <w:rsid w:val="00976E5D"/>
    <w:rsid w:val="00977376"/>
    <w:rsid w:val="0097752A"/>
    <w:rsid w:val="0097786A"/>
    <w:rsid w:val="009779FC"/>
    <w:rsid w:val="00977B59"/>
    <w:rsid w:val="00977FB5"/>
    <w:rsid w:val="00980047"/>
    <w:rsid w:val="0098058B"/>
    <w:rsid w:val="009807EE"/>
    <w:rsid w:val="009807F9"/>
    <w:rsid w:val="00980850"/>
    <w:rsid w:val="009808D1"/>
    <w:rsid w:val="009809BC"/>
    <w:rsid w:val="00980A18"/>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53"/>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2FBE"/>
    <w:rsid w:val="0099303B"/>
    <w:rsid w:val="009931FF"/>
    <w:rsid w:val="00993273"/>
    <w:rsid w:val="009934C1"/>
    <w:rsid w:val="009934EB"/>
    <w:rsid w:val="00993523"/>
    <w:rsid w:val="00993AF5"/>
    <w:rsid w:val="009943C8"/>
    <w:rsid w:val="009943CF"/>
    <w:rsid w:val="009948B1"/>
    <w:rsid w:val="00995102"/>
    <w:rsid w:val="00995143"/>
    <w:rsid w:val="0099517D"/>
    <w:rsid w:val="009951EB"/>
    <w:rsid w:val="00995705"/>
    <w:rsid w:val="0099591D"/>
    <w:rsid w:val="00995B05"/>
    <w:rsid w:val="00995B7B"/>
    <w:rsid w:val="00995BE5"/>
    <w:rsid w:val="00995DFE"/>
    <w:rsid w:val="00996222"/>
    <w:rsid w:val="009964CF"/>
    <w:rsid w:val="0099667E"/>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4E6"/>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7F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20"/>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BF4"/>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9E5"/>
    <w:rsid w:val="009C3A24"/>
    <w:rsid w:val="009C3AAD"/>
    <w:rsid w:val="009C3B87"/>
    <w:rsid w:val="009C3E71"/>
    <w:rsid w:val="009C3EA9"/>
    <w:rsid w:val="009C3F06"/>
    <w:rsid w:val="009C3FA1"/>
    <w:rsid w:val="009C410A"/>
    <w:rsid w:val="009C4283"/>
    <w:rsid w:val="009C4686"/>
    <w:rsid w:val="009C48CD"/>
    <w:rsid w:val="009C4B53"/>
    <w:rsid w:val="009C4D22"/>
    <w:rsid w:val="009C5120"/>
    <w:rsid w:val="009C5176"/>
    <w:rsid w:val="009C5437"/>
    <w:rsid w:val="009C5475"/>
    <w:rsid w:val="009C54DF"/>
    <w:rsid w:val="009C5516"/>
    <w:rsid w:val="009C5B8F"/>
    <w:rsid w:val="009C5BA8"/>
    <w:rsid w:val="009C5D33"/>
    <w:rsid w:val="009C6719"/>
    <w:rsid w:val="009C6AA8"/>
    <w:rsid w:val="009C6B01"/>
    <w:rsid w:val="009C6CF2"/>
    <w:rsid w:val="009C6DEB"/>
    <w:rsid w:val="009C6EC5"/>
    <w:rsid w:val="009C7243"/>
    <w:rsid w:val="009C749A"/>
    <w:rsid w:val="009C769E"/>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ADC"/>
    <w:rsid w:val="009D2B5E"/>
    <w:rsid w:val="009D2DFF"/>
    <w:rsid w:val="009D2EBF"/>
    <w:rsid w:val="009D2F6D"/>
    <w:rsid w:val="009D3217"/>
    <w:rsid w:val="009D3232"/>
    <w:rsid w:val="009D327B"/>
    <w:rsid w:val="009D3992"/>
    <w:rsid w:val="009D39EE"/>
    <w:rsid w:val="009D3A2E"/>
    <w:rsid w:val="009D3B17"/>
    <w:rsid w:val="009D3BAB"/>
    <w:rsid w:val="009D3CB0"/>
    <w:rsid w:val="009D3D28"/>
    <w:rsid w:val="009D3E67"/>
    <w:rsid w:val="009D3EA8"/>
    <w:rsid w:val="009D3EB8"/>
    <w:rsid w:val="009D3F12"/>
    <w:rsid w:val="009D3F9C"/>
    <w:rsid w:val="009D40E8"/>
    <w:rsid w:val="009D4116"/>
    <w:rsid w:val="009D42F2"/>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936"/>
    <w:rsid w:val="009D7A4B"/>
    <w:rsid w:val="009D7AF0"/>
    <w:rsid w:val="009D7ECB"/>
    <w:rsid w:val="009D7F9A"/>
    <w:rsid w:val="009E0119"/>
    <w:rsid w:val="009E01DE"/>
    <w:rsid w:val="009E0331"/>
    <w:rsid w:val="009E04D0"/>
    <w:rsid w:val="009E0508"/>
    <w:rsid w:val="009E055A"/>
    <w:rsid w:val="009E0711"/>
    <w:rsid w:val="009E0B4F"/>
    <w:rsid w:val="009E0C98"/>
    <w:rsid w:val="009E0E26"/>
    <w:rsid w:val="009E1006"/>
    <w:rsid w:val="009E1020"/>
    <w:rsid w:val="009E10D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3F20"/>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1C"/>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692"/>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2AB"/>
    <w:rsid w:val="009F4510"/>
    <w:rsid w:val="009F4587"/>
    <w:rsid w:val="009F45F4"/>
    <w:rsid w:val="009F4652"/>
    <w:rsid w:val="009F4715"/>
    <w:rsid w:val="009F4A1D"/>
    <w:rsid w:val="009F50AC"/>
    <w:rsid w:val="009F526E"/>
    <w:rsid w:val="009F5447"/>
    <w:rsid w:val="009F5A8A"/>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6E3D"/>
    <w:rsid w:val="009F71A1"/>
    <w:rsid w:val="009F769A"/>
    <w:rsid w:val="009F76D0"/>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CC9"/>
    <w:rsid w:val="00A04EF2"/>
    <w:rsid w:val="00A05131"/>
    <w:rsid w:val="00A0551D"/>
    <w:rsid w:val="00A0575F"/>
    <w:rsid w:val="00A0580D"/>
    <w:rsid w:val="00A0595E"/>
    <w:rsid w:val="00A059C8"/>
    <w:rsid w:val="00A05AFD"/>
    <w:rsid w:val="00A05B2C"/>
    <w:rsid w:val="00A05C7C"/>
    <w:rsid w:val="00A05C80"/>
    <w:rsid w:val="00A05CB6"/>
    <w:rsid w:val="00A05D78"/>
    <w:rsid w:val="00A067DD"/>
    <w:rsid w:val="00A068BD"/>
    <w:rsid w:val="00A06AF9"/>
    <w:rsid w:val="00A06B47"/>
    <w:rsid w:val="00A06C14"/>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12F"/>
    <w:rsid w:val="00A1548B"/>
    <w:rsid w:val="00A155F3"/>
    <w:rsid w:val="00A156FA"/>
    <w:rsid w:val="00A15E99"/>
    <w:rsid w:val="00A1618B"/>
    <w:rsid w:val="00A163B6"/>
    <w:rsid w:val="00A164D6"/>
    <w:rsid w:val="00A16AF4"/>
    <w:rsid w:val="00A16B6A"/>
    <w:rsid w:val="00A16C04"/>
    <w:rsid w:val="00A16E56"/>
    <w:rsid w:val="00A17167"/>
    <w:rsid w:val="00A176A1"/>
    <w:rsid w:val="00A176B6"/>
    <w:rsid w:val="00A177BA"/>
    <w:rsid w:val="00A179E2"/>
    <w:rsid w:val="00A17B20"/>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20"/>
    <w:rsid w:val="00A251FF"/>
    <w:rsid w:val="00A2525A"/>
    <w:rsid w:val="00A253B6"/>
    <w:rsid w:val="00A25582"/>
    <w:rsid w:val="00A255F3"/>
    <w:rsid w:val="00A258BB"/>
    <w:rsid w:val="00A25AF5"/>
    <w:rsid w:val="00A25C6E"/>
    <w:rsid w:val="00A25E2C"/>
    <w:rsid w:val="00A261E3"/>
    <w:rsid w:val="00A2625E"/>
    <w:rsid w:val="00A262CB"/>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1BD"/>
    <w:rsid w:val="00A309A5"/>
    <w:rsid w:val="00A313E4"/>
    <w:rsid w:val="00A31981"/>
    <w:rsid w:val="00A31B2F"/>
    <w:rsid w:val="00A31E74"/>
    <w:rsid w:val="00A322AA"/>
    <w:rsid w:val="00A326D0"/>
    <w:rsid w:val="00A326D2"/>
    <w:rsid w:val="00A327ED"/>
    <w:rsid w:val="00A32A06"/>
    <w:rsid w:val="00A32AEB"/>
    <w:rsid w:val="00A32AFC"/>
    <w:rsid w:val="00A32DD1"/>
    <w:rsid w:val="00A331BB"/>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2F0"/>
    <w:rsid w:val="00A444C3"/>
    <w:rsid w:val="00A44596"/>
    <w:rsid w:val="00A447CF"/>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594"/>
    <w:rsid w:val="00A50763"/>
    <w:rsid w:val="00A5120C"/>
    <w:rsid w:val="00A5166E"/>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7EC"/>
    <w:rsid w:val="00A5588B"/>
    <w:rsid w:val="00A55B2A"/>
    <w:rsid w:val="00A55CCA"/>
    <w:rsid w:val="00A55DB2"/>
    <w:rsid w:val="00A562A3"/>
    <w:rsid w:val="00A56302"/>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E"/>
    <w:rsid w:val="00A6660F"/>
    <w:rsid w:val="00A667EB"/>
    <w:rsid w:val="00A66A63"/>
    <w:rsid w:val="00A66A7D"/>
    <w:rsid w:val="00A66C12"/>
    <w:rsid w:val="00A66D06"/>
    <w:rsid w:val="00A66F79"/>
    <w:rsid w:val="00A672A7"/>
    <w:rsid w:val="00A67371"/>
    <w:rsid w:val="00A673E6"/>
    <w:rsid w:val="00A67F15"/>
    <w:rsid w:val="00A67F9A"/>
    <w:rsid w:val="00A70018"/>
    <w:rsid w:val="00A70487"/>
    <w:rsid w:val="00A70F4C"/>
    <w:rsid w:val="00A71095"/>
    <w:rsid w:val="00A71100"/>
    <w:rsid w:val="00A7112F"/>
    <w:rsid w:val="00A7136F"/>
    <w:rsid w:val="00A713FD"/>
    <w:rsid w:val="00A71679"/>
    <w:rsid w:val="00A716C4"/>
    <w:rsid w:val="00A71C46"/>
    <w:rsid w:val="00A71CBE"/>
    <w:rsid w:val="00A721CE"/>
    <w:rsid w:val="00A722E1"/>
    <w:rsid w:val="00A723D2"/>
    <w:rsid w:val="00A72459"/>
    <w:rsid w:val="00A7245A"/>
    <w:rsid w:val="00A724A1"/>
    <w:rsid w:val="00A72561"/>
    <w:rsid w:val="00A72590"/>
    <w:rsid w:val="00A725AC"/>
    <w:rsid w:val="00A72684"/>
    <w:rsid w:val="00A728CE"/>
    <w:rsid w:val="00A729C9"/>
    <w:rsid w:val="00A72CA7"/>
    <w:rsid w:val="00A72D72"/>
    <w:rsid w:val="00A72F03"/>
    <w:rsid w:val="00A72F0D"/>
    <w:rsid w:val="00A72FF3"/>
    <w:rsid w:val="00A7300B"/>
    <w:rsid w:val="00A7329D"/>
    <w:rsid w:val="00A732FC"/>
    <w:rsid w:val="00A733AB"/>
    <w:rsid w:val="00A733B2"/>
    <w:rsid w:val="00A73998"/>
    <w:rsid w:val="00A73A91"/>
    <w:rsid w:val="00A73B05"/>
    <w:rsid w:val="00A73C6E"/>
    <w:rsid w:val="00A741C9"/>
    <w:rsid w:val="00A74571"/>
    <w:rsid w:val="00A74581"/>
    <w:rsid w:val="00A7481D"/>
    <w:rsid w:val="00A748A5"/>
    <w:rsid w:val="00A7498A"/>
    <w:rsid w:val="00A74AAD"/>
    <w:rsid w:val="00A74B60"/>
    <w:rsid w:val="00A74D16"/>
    <w:rsid w:val="00A74F4C"/>
    <w:rsid w:val="00A75055"/>
    <w:rsid w:val="00A7579B"/>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49DD"/>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1D47"/>
    <w:rsid w:val="00A92094"/>
    <w:rsid w:val="00A920B5"/>
    <w:rsid w:val="00A922EC"/>
    <w:rsid w:val="00A92471"/>
    <w:rsid w:val="00A925C8"/>
    <w:rsid w:val="00A92744"/>
    <w:rsid w:val="00A9304F"/>
    <w:rsid w:val="00A9312C"/>
    <w:rsid w:val="00A933D1"/>
    <w:rsid w:val="00A93726"/>
    <w:rsid w:val="00A9372A"/>
    <w:rsid w:val="00A93822"/>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71F"/>
    <w:rsid w:val="00A9691B"/>
    <w:rsid w:val="00A96FBF"/>
    <w:rsid w:val="00A96FC3"/>
    <w:rsid w:val="00A9714C"/>
    <w:rsid w:val="00A97227"/>
    <w:rsid w:val="00A9722E"/>
    <w:rsid w:val="00A97648"/>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B1E"/>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1FA"/>
    <w:rsid w:val="00AA5370"/>
    <w:rsid w:val="00AA5558"/>
    <w:rsid w:val="00AA556F"/>
    <w:rsid w:val="00AA5709"/>
    <w:rsid w:val="00AA5770"/>
    <w:rsid w:val="00AA62BC"/>
    <w:rsid w:val="00AA66BF"/>
    <w:rsid w:val="00AA6887"/>
    <w:rsid w:val="00AA6942"/>
    <w:rsid w:val="00AA6B80"/>
    <w:rsid w:val="00AA74EB"/>
    <w:rsid w:val="00AA7511"/>
    <w:rsid w:val="00AA764E"/>
    <w:rsid w:val="00AA79D3"/>
    <w:rsid w:val="00AA7BCE"/>
    <w:rsid w:val="00AA7CD0"/>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5C5"/>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D05"/>
    <w:rsid w:val="00AB6E00"/>
    <w:rsid w:val="00AB6E89"/>
    <w:rsid w:val="00AB6EAE"/>
    <w:rsid w:val="00AB7158"/>
    <w:rsid w:val="00AB7587"/>
    <w:rsid w:val="00AB75CE"/>
    <w:rsid w:val="00AB7636"/>
    <w:rsid w:val="00AB7925"/>
    <w:rsid w:val="00AB7BFD"/>
    <w:rsid w:val="00AB7DF5"/>
    <w:rsid w:val="00AB7E45"/>
    <w:rsid w:val="00AC0461"/>
    <w:rsid w:val="00AC0601"/>
    <w:rsid w:val="00AC067F"/>
    <w:rsid w:val="00AC074F"/>
    <w:rsid w:val="00AC0A9E"/>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225"/>
    <w:rsid w:val="00AC244D"/>
    <w:rsid w:val="00AC245B"/>
    <w:rsid w:val="00AC2BEF"/>
    <w:rsid w:val="00AC2E7E"/>
    <w:rsid w:val="00AC3288"/>
    <w:rsid w:val="00AC32FD"/>
    <w:rsid w:val="00AC3418"/>
    <w:rsid w:val="00AC3441"/>
    <w:rsid w:val="00AC35D1"/>
    <w:rsid w:val="00AC363A"/>
    <w:rsid w:val="00AC388B"/>
    <w:rsid w:val="00AC3983"/>
    <w:rsid w:val="00AC3B02"/>
    <w:rsid w:val="00AC3D9A"/>
    <w:rsid w:val="00AC3F18"/>
    <w:rsid w:val="00AC3FD3"/>
    <w:rsid w:val="00AC3FF7"/>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8A"/>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56B"/>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2D1"/>
    <w:rsid w:val="00AE5378"/>
    <w:rsid w:val="00AE53B8"/>
    <w:rsid w:val="00AE54FA"/>
    <w:rsid w:val="00AE559B"/>
    <w:rsid w:val="00AE56AC"/>
    <w:rsid w:val="00AE5AB0"/>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BF4"/>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5FF4"/>
    <w:rsid w:val="00AF611D"/>
    <w:rsid w:val="00AF622B"/>
    <w:rsid w:val="00AF6508"/>
    <w:rsid w:val="00AF6D77"/>
    <w:rsid w:val="00AF6E72"/>
    <w:rsid w:val="00AF71C2"/>
    <w:rsid w:val="00AF748F"/>
    <w:rsid w:val="00AF77DE"/>
    <w:rsid w:val="00AF786A"/>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4FB"/>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CA"/>
    <w:rsid w:val="00B068D6"/>
    <w:rsid w:val="00B068FA"/>
    <w:rsid w:val="00B06D22"/>
    <w:rsid w:val="00B07471"/>
    <w:rsid w:val="00B074C0"/>
    <w:rsid w:val="00B07509"/>
    <w:rsid w:val="00B075C3"/>
    <w:rsid w:val="00B07640"/>
    <w:rsid w:val="00B077DC"/>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B6B"/>
    <w:rsid w:val="00B12C5E"/>
    <w:rsid w:val="00B12D65"/>
    <w:rsid w:val="00B12D66"/>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0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391"/>
    <w:rsid w:val="00B315CA"/>
    <w:rsid w:val="00B31608"/>
    <w:rsid w:val="00B318BE"/>
    <w:rsid w:val="00B31930"/>
    <w:rsid w:val="00B3193B"/>
    <w:rsid w:val="00B31B29"/>
    <w:rsid w:val="00B31C38"/>
    <w:rsid w:val="00B320E8"/>
    <w:rsid w:val="00B32190"/>
    <w:rsid w:val="00B3231E"/>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B7"/>
    <w:rsid w:val="00B33CF2"/>
    <w:rsid w:val="00B33D7B"/>
    <w:rsid w:val="00B33EE7"/>
    <w:rsid w:val="00B33FAD"/>
    <w:rsid w:val="00B343AE"/>
    <w:rsid w:val="00B34591"/>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A57"/>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29"/>
    <w:rsid w:val="00B45FDC"/>
    <w:rsid w:val="00B4602B"/>
    <w:rsid w:val="00B463BA"/>
    <w:rsid w:val="00B46AB6"/>
    <w:rsid w:val="00B46D8D"/>
    <w:rsid w:val="00B4707A"/>
    <w:rsid w:val="00B471E1"/>
    <w:rsid w:val="00B4734E"/>
    <w:rsid w:val="00B473CF"/>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B50"/>
    <w:rsid w:val="00B50D7B"/>
    <w:rsid w:val="00B51246"/>
    <w:rsid w:val="00B513EF"/>
    <w:rsid w:val="00B513F2"/>
    <w:rsid w:val="00B51659"/>
    <w:rsid w:val="00B51A4B"/>
    <w:rsid w:val="00B51A55"/>
    <w:rsid w:val="00B51A8D"/>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2AB"/>
    <w:rsid w:val="00B6230D"/>
    <w:rsid w:val="00B62405"/>
    <w:rsid w:val="00B62868"/>
    <w:rsid w:val="00B62A7F"/>
    <w:rsid w:val="00B62F8B"/>
    <w:rsid w:val="00B63078"/>
    <w:rsid w:val="00B63092"/>
    <w:rsid w:val="00B633CA"/>
    <w:rsid w:val="00B634C7"/>
    <w:rsid w:val="00B6354B"/>
    <w:rsid w:val="00B63A2B"/>
    <w:rsid w:val="00B63B96"/>
    <w:rsid w:val="00B63BF6"/>
    <w:rsid w:val="00B63C3B"/>
    <w:rsid w:val="00B63D5E"/>
    <w:rsid w:val="00B63ED2"/>
    <w:rsid w:val="00B6446C"/>
    <w:rsid w:val="00B64563"/>
    <w:rsid w:val="00B645E5"/>
    <w:rsid w:val="00B64663"/>
    <w:rsid w:val="00B64D47"/>
    <w:rsid w:val="00B64E1E"/>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3A8"/>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EC1"/>
    <w:rsid w:val="00B72F5A"/>
    <w:rsid w:val="00B731DC"/>
    <w:rsid w:val="00B7320A"/>
    <w:rsid w:val="00B732EB"/>
    <w:rsid w:val="00B7351D"/>
    <w:rsid w:val="00B73716"/>
    <w:rsid w:val="00B73A22"/>
    <w:rsid w:val="00B73AB8"/>
    <w:rsid w:val="00B73D32"/>
    <w:rsid w:val="00B74238"/>
    <w:rsid w:val="00B7459A"/>
    <w:rsid w:val="00B748B9"/>
    <w:rsid w:val="00B74A96"/>
    <w:rsid w:val="00B750D1"/>
    <w:rsid w:val="00B75555"/>
    <w:rsid w:val="00B7587C"/>
    <w:rsid w:val="00B7590B"/>
    <w:rsid w:val="00B759A5"/>
    <w:rsid w:val="00B75A92"/>
    <w:rsid w:val="00B75AB0"/>
    <w:rsid w:val="00B75B5F"/>
    <w:rsid w:val="00B75B9E"/>
    <w:rsid w:val="00B75EFB"/>
    <w:rsid w:val="00B76036"/>
    <w:rsid w:val="00B76174"/>
    <w:rsid w:val="00B764B9"/>
    <w:rsid w:val="00B76B61"/>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ADC"/>
    <w:rsid w:val="00B87CD9"/>
    <w:rsid w:val="00B87D3D"/>
    <w:rsid w:val="00B90074"/>
    <w:rsid w:val="00B9014F"/>
    <w:rsid w:val="00B904B5"/>
    <w:rsid w:val="00B90796"/>
    <w:rsid w:val="00B907C9"/>
    <w:rsid w:val="00B90DDC"/>
    <w:rsid w:val="00B90F03"/>
    <w:rsid w:val="00B91060"/>
    <w:rsid w:val="00B91806"/>
    <w:rsid w:val="00B91C11"/>
    <w:rsid w:val="00B91D6A"/>
    <w:rsid w:val="00B91EDA"/>
    <w:rsid w:val="00B92665"/>
    <w:rsid w:val="00B928AE"/>
    <w:rsid w:val="00B92ABD"/>
    <w:rsid w:val="00B92C63"/>
    <w:rsid w:val="00B92CD0"/>
    <w:rsid w:val="00B92E77"/>
    <w:rsid w:val="00B936F6"/>
    <w:rsid w:val="00B939F8"/>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58"/>
    <w:rsid w:val="00BA2981"/>
    <w:rsid w:val="00BA2A9B"/>
    <w:rsid w:val="00BA2B65"/>
    <w:rsid w:val="00BA2B97"/>
    <w:rsid w:val="00BA2BF6"/>
    <w:rsid w:val="00BA2DEE"/>
    <w:rsid w:val="00BA2ED3"/>
    <w:rsid w:val="00BA322E"/>
    <w:rsid w:val="00BA3773"/>
    <w:rsid w:val="00BA37DE"/>
    <w:rsid w:val="00BA3E13"/>
    <w:rsid w:val="00BA3F23"/>
    <w:rsid w:val="00BA4086"/>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BBC"/>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74"/>
    <w:rsid w:val="00BB03AD"/>
    <w:rsid w:val="00BB0681"/>
    <w:rsid w:val="00BB0D49"/>
    <w:rsid w:val="00BB0E4C"/>
    <w:rsid w:val="00BB0E63"/>
    <w:rsid w:val="00BB0F80"/>
    <w:rsid w:val="00BB1099"/>
    <w:rsid w:val="00BB1854"/>
    <w:rsid w:val="00BB1986"/>
    <w:rsid w:val="00BB1A11"/>
    <w:rsid w:val="00BB1B3F"/>
    <w:rsid w:val="00BB1BEF"/>
    <w:rsid w:val="00BB1C53"/>
    <w:rsid w:val="00BB1DF3"/>
    <w:rsid w:val="00BB1E04"/>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372"/>
    <w:rsid w:val="00BB4AB4"/>
    <w:rsid w:val="00BB4FCF"/>
    <w:rsid w:val="00BB508B"/>
    <w:rsid w:val="00BB51CF"/>
    <w:rsid w:val="00BB52D5"/>
    <w:rsid w:val="00BB5323"/>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AD"/>
    <w:rsid w:val="00BB7DDD"/>
    <w:rsid w:val="00BC05B5"/>
    <w:rsid w:val="00BC05D2"/>
    <w:rsid w:val="00BC0816"/>
    <w:rsid w:val="00BC09A0"/>
    <w:rsid w:val="00BC0D31"/>
    <w:rsid w:val="00BC0EE7"/>
    <w:rsid w:val="00BC1026"/>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89D"/>
    <w:rsid w:val="00BC5CDF"/>
    <w:rsid w:val="00BC5E1E"/>
    <w:rsid w:val="00BC626A"/>
    <w:rsid w:val="00BC62EE"/>
    <w:rsid w:val="00BC6451"/>
    <w:rsid w:val="00BC666D"/>
    <w:rsid w:val="00BC6747"/>
    <w:rsid w:val="00BC6989"/>
    <w:rsid w:val="00BC69FD"/>
    <w:rsid w:val="00BC6ACE"/>
    <w:rsid w:val="00BC6B8E"/>
    <w:rsid w:val="00BC6E8B"/>
    <w:rsid w:val="00BC7068"/>
    <w:rsid w:val="00BC714C"/>
    <w:rsid w:val="00BC71CB"/>
    <w:rsid w:val="00BC7224"/>
    <w:rsid w:val="00BC72BD"/>
    <w:rsid w:val="00BC733B"/>
    <w:rsid w:val="00BC74E9"/>
    <w:rsid w:val="00BC7714"/>
    <w:rsid w:val="00BC7909"/>
    <w:rsid w:val="00BC7D8D"/>
    <w:rsid w:val="00BC7E18"/>
    <w:rsid w:val="00BD007B"/>
    <w:rsid w:val="00BD00CD"/>
    <w:rsid w:val="00BD029F"/>
    <w:rsid w:val="00BD02FC"/>
    <w:rsid w:val="00BD06F9"/>
    <w:rsid w:val="00BD08B1"/>
    <w:rsid w:val="00BD0C45"/>
    <w:rsid w:val="00BD0EB4"/>
    <w:rsid w:val="00BD0FCF"/>
    <w:rsid w:val="00BD1C4E"/>
    <w:rsid w:val="00BD1C8B"/>
    <w:rsid w:val="00BD1CA2"/>
    <w:rsid w:val="00BD264F"/>
    <w:rsid w:val="00BD28D4"/>
    <w:rsid w:val="00BD2A02"/>
    <w:rsid w:val="00BD2B11"/>
    <w:rsid w:val="00BD3003"/>
    <w:rsid w:val="00BD3035"/>
    <w:rsid w:val="00BD307F"/>
    <w:rsid w:val="00BD323B"/>
    <w:rsid w:val="00BD32B2"/>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5D6"/>
    <w:rsid w:val="00BD6672"/>
    <w:rsid w:val="00BD6715"/>
    <w:rsid w:val="00BD6924"/>
    <w:rsid w:val="00BD698F"/>
    <w:rsid w:val="00BD6CE1"/>
    <w:rsid w:val="00BD6FB8"/>
    <w:rsid w:val="00BD730A"/>
    <w:rsid w:val="00BD7428"/>
    <w:rsid w:val="00BD763B"/>
    <w:rsid w:val="00BD7722"/>
    <w:rsid w:val="00BD796D"/>
    <w:rsid w:val="00BD7A51"/>
    <w:rsid w:val="00BD7AB8"/>
    <w:rsid w:val="00BD7B80"/>
    <w:rsid w:val="00BD7CA3"/>
    <w:rsid w:val="00BE02B6"/>
    <w:rsid w:val="00BE04D5"/>
    <w:rsid w:val="00BE0897"/>
    <w:rsid w:val="00BE0942"/>
    <w:rsid w:val="00BE0A75"/>
    <w:rsid w:val="00BE0B25"/>
    <w:rsid w:val="00BE0C60"/>
    <w:rsid w:val="00BE0F45"/>
    <w:rsid w:val="00BE1230"/>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EF8"/>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DD5"/>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2E7"/>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4B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019"/>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CB6"/>
    <w:rsid w:val="00C10F2E"/>
    <w:rsid w:val="00C10FDE"/>
    <w:rsid w:val="00C11110"/>
    <w:rsid w:val="00C11187"/>
    <w:rsid w:val="00C11315"/>
    <w:rsid w:val="00C11CBE"/>
    <w:rsid w:val="00C11F6F"/>
    <w:rsid w:val="00C12013"/>
    <w:rsid w:val="00C120F3"/>
    <w:rsid w:val="00C126AD"/>
    <w:rsid w:val="00C127C2"/>
    <w:rsid w:val="00C127F5"/>
    <w:rsid w:val="00C12BE6"/>
    <w:rsid w:val="00C12ED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C0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E23"/>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B4C"/>
    <w:rsid w:val="00C25C08"/>
    <w:rsid w:val="00C25EB5"/>
    <w:rsid w:val="00C25FEE"/>
    <w:rsid w:val="00C26B40"/>
    <w:rsid w:val="00C26B8B"/>
    <w:rsid w:val="00C26D8B"/>
    <w:rsid w:val="00C26FCD"/>
    <w:rsid w:val="00C2704A"/>
    <w:rsid w:val="00C270FE"/>
    <w:rsid w:val="00C27682"/>
    <w:rsid w:val="00C279AB"/>
    <w:rsid w:val="00C27AEC"/>
    <w:rsid w:val="00C27FC2"/>
    <w:rsid w:val="00C303A6"/>
    <w:rsid w:val="00C303B2"/>
    <w:rsid w:val="00C30454"/>
    <w:rsid w:val="00C305C1"/>
    <w:rsid w:val="00C306A9"/>
    <w:rsid w:val="00C307FA"/>
    <w:rsid w:val="00C30968"/>
    <w:rsid w:val="00C30CF6"/>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3CD6"/>
    <w:rsid w:val="00C34094"/>
    <w:rsid w:val="00C340DE"/>
    <w:rsid w:val="00C343C4"/>
    <w:rsid w:val="00C344B1"/>
    <w:rsid w:val="00C3474B"/>
    <w:rsid w:val="00C347ED"/>
    <w:rsid w:val="00C34FD0"/>
    <w:rsid w:val="00C35224"/>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156"/>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4F4B"/>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AC5"/>
    <w:rsid w:val="00C47BF8"/>
    <w:rsid w:val="00C47DA9"/>
    <w:rsid w:val="00C50311"/>
    <w:rsid w:val="00C50555"/>
    <w:rsid w:val="00C505DE"/>
    <w:rsid w:val="00C505E6"/>
    <w:rsid w:val="00C508E7"/>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1C"/>
    <w:rsid w:val="00C60FDF"/>
    <w:rsid w:val="00C61039"/>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B16"/>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949"/>
    <w:rsid w:val="00C71C05"/>
    <w:rsid w:val="00C722B9"/>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119"/>
    <w:rsid w:val="00C7562D"/>
    <w:rsid w:val="00C75789"/>
    <w:rsid w:val="00C75C7E"/>
    <w:rsid w:val="00C76558"/>
    <w:rsid w:val="00C76CB9"/>
    <w:rsid w:val="00C76FBD"/>
    <w:rsid w:val="00C771D3"/>
    <w:rsid w:val="00C77322"/>
    <w:rsid w:val="00C77683"/>
    <w:rsid w:val="00C77C85"/>
    <w:rsid w:val="00C77DED"/>
    <w:rsid w:val="00C77F48"/>
    <w:rsid w:val="00C77F9F"/>
    <w:rsid w:val="00C77FC4"/>
    <w:rsid w:val="00C80374"/>
    <w:rsid w:val="00C803B5"/>
    <w:rsid w:val="00C8045D"/>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9C2"/>
    <w:rsid w:val="00C82B50"/>
    <w:rsid w:val="00C82CE6"/>
    <w:rsid w:val="00C82DCA"/>
    <w:rsid w:val="00C830CD"/>
    <w:rsid w:val="00C8332E"/>
    <w:rsid w:val="00C836B3"/>
    <w:rsid w:val="00C8395A"/>
    <w:rsid w:val="00C8405B"/>
    <w:rsid w:val="00C8424F"/>
    <w:rsid w:val="00C84573"/>
    <w:rsid w:val="00C84684"/>
    <w:rsid w:val="00C8478E"/>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9"/>
    <w:rsid w:val="00C867BC"/>
    <w:rsid w:val="00C86A62"/>
    <w:rsid w:val="00C86B8F"/>
    <w:rsid w:val="00C86E46"/>
    <w:rsid w:val="00C86E84"/>
    <w:rsid w:val="00C86FF7"/>
    <w:rsid w:val="00C870F7"/>
    <w:rsid w:val="00C87195"/>
    <w:rsid w:val="00C8788B"/>
    <w:rsid w:val="00C87A00"/>
    <w:rsid w:val="00C87A05"/>
    <w:rsid w:val="00C87EB3"/>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8B6"/>
    <w:rsid w:val="00C91915"/>
    <w:rsid w:val="00C91AFC"/>
    <w:rsid w:val="00C91B7A"/>
    <w:rsid w:val="00C91C59"/>
    <w:rsid w:val="00C91C5B"/>
    <w:rsid w:val="00C91EC2"/>
    <w:rsid w:val="00C9208B"/>
    <w:rsid w:val="00C92576"/>
    <w:rsid w:val="00C92754"/>
    <w:rsid w:val="00C92E68"/>
    <w:rsid w:val="00C92EA6"/>
    <w:rsid w:val="00C92FF8"/>
    <w:rsid w:val="00C930D6"/>
    <w:rsid w:val="00C93366"/>
    <w:rsid w:val="00C933C4"/>
    <w:rsid w:val="00C939AB"/>
    <w:rsid w:val="00C93AB9"/>
    <w:rsid w:val="00C93B5A"/>
    <w:rsid w:val="00C93BF8"/>
    <w:rsid w:val="00C93CEA"/>
    <w:rsid w:val="00C93F95"/>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AE2"/>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0E19"/>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00"/>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68B"/>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45B"/>
    <w:rsid w:val="00CC05CA"/>
    <w:rsid w:val="00CC0997"/>
    <w:rsid w:val="00CC0A75"/>
    <w:rsid w:val="00CC0BF6"/>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96"/>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5F81"/>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0E52"/>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1E8"/>
    <w:rsid w:val="00CD6592"/>
    <w:rsid w:val="00CD6BA8"/>
    <w:rsid w:val="00CD6DB7"/>
    <w:rsid w:val="00CD6DBF"/>
    <w:rsid w:val="00CD70F7"/>
    <w:rsid w:val="00CD7164"/>
    <w:rsid w:val="00CD7601"/>
    <w:rsid w:val="00CD7780"/>
    <w:rsid w:val="00CD77C5"/>
    <w:rsid w:val="00CD7A0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753"/>
    <w:rsid w:val="00CE2940"/>
    <w:rsid w:val="00CE299A"/>
    <w:rsid w:val="00CE2EA8"/>
    <w:rsid w:val="00CE3045"/>
    <w:rsid w:val="00CE3082"/>
    <w:rsid w:val="00CE317C"/>
    <w:rsid w:val="00CE3538"/>
    <w:rsid w:val="00CE407A"/>
    <w:rsid w:val="00CE4297"/>
    <w:rsid w:val="00CE47E0"/>
    <w:rsid w:val="00CE4947"/>
    <w:rsid w:val="00CE4AE3"/>
    <w:rsid w:val="00CE4B5B"/>
    <w:rsid w:val="00CE4E08"/>
    <w:rsid w:val="00CE4EBF"/>
    <w:rsid w:val="00CE5113"/>
    <w:rsid w:val="00CE5482"/>
    <w:rsid w:val="00CE5717"/>
    <w:rsid w:val="00CE57B4"/>
    <w:rsid w:val="00CE5843"/>
    <w:rsid w:val="00CE59F4"/>
    <w:rsid w:val="00CE5A3E"/>
    <w:rsid w:val="00CE5B73"/>
    <w:rsid w:val="00CE5FDB"/>
    <w:rsid w:val="00CE5FDC"/>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15"/>
    <w:rsid w:val="00CF0C27"/>
    <w:rsid w:val="00CF0C3F"/>
    <w:rsid w:val="00CF0EA0"/>
    <w:rsid w:val="00CF0F78"/>
    <w:rsid w:val="00CF1025"/>
    <w:rsid w:val="00CF137E"/>
    <w:rsid w:val="00CF13BD"/>
    <w:rsid w:val="00CF1554"/>
    <w:rsid w:val="00CF155C"/>
    <w:rsid w:val="00CF1637"/>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D42"/>
    <w:rsid w:val="00CF6E52"/>
    <w:rsid w:val="00CF6F12"/>
    <w:rsid w:val="00CF70E1"/>
    <w:rsid w:val="00CF71F2"/>
    <w:rsid w:val="00CF7244"/>
    <w:rsid w:val="00CF7245"/>
    <w:rsid w:val="00CF734D"/>
    <w:rsid w:val="00CF7479"/>
    <w:rsid w:val="00CF747E"/>
    <w:rsid w:val="00CF76A0"/>
    <w:rsid w:val="00CF7A7B"/>
    <w:rsid w:val="00CF7B45"/>
    <w:rsid w:val="00D0001A"/>
    <w:rsid w:val="00D000C7"/>
    <w:rsid w:val="00D006E4"/>
    <w:rsid w:val="00D0099B"/>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3CF"/>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677"/>
    <w:rsid w:val="00D06BF8"/>
    <w:rsid w:val="00D06DDB"/>
    <w:rsid w:val="00D06E6B"/>
    <w:rsid w:val="00D073EF"/>
    <w:rsid w:val="00D07538"/>
    <w:rsid w:val="00D0773C"/>
    <w:rsid w:val="00D078BD"/>
    <w:rsid w:val="00D07B76"/>
    <w:rsid w:val="00D07DA5"/>
    <w:rsid w:val="00D101B6"/>
    <w:rsid w:val="00D101C2"/>
    <w:rsid w:val="00D10381"/>
    <w:rsid w:val="00D10461"/>
    <w:rsid w:val="00D107CF"/>
    <w:rsid w:val="00D1081C"/>
    <w:rsid w:val="00D108B9"/>
    <w:rsid w:val="00D10BB8"/>
    <w:rsid w:val="00D11025"/>
    <w:rsid w:val="00D11059"/>
    <w:rsid w:val="00D111BB"/>
    <w:rsid w:val="00D112FD"/>
    <w:rsid w:val="00D11818"/>
    <w:rsid w:val="00D1184C"/>
    <w:rsid w:val="00D11929"/>
    <w:rsid w:val="00D11974"/>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2B8"/>
    <w:rsid w:val="00D14871"/>
    <w:rsid w:val="00D14A78"/>
    <w:rsid w:val="00D14AA9"/>
    <w:rsid w:val="00D14BA1"/>
    <w:rsid w:val="00D14D98"/>
    <w:rsid w:val="00D14E64"/>
    <w:rsid w:val="00D14F8C"/>
    <w:rsid w:val="00D15243"/>
    <w:rsid w:val="00D15334"/>
    <w:rsid w:val="00D1542E"/>
    <w:rsid w:val="00D154D1"/>
    <w:rsid w:val="00D15580"/>
    <w:rsid w:val="00D1564A"/>
    <w:rsid w:val="00D15946"/>
    <w:rsid w:val="00D15A04"/>
    <w:rsid w:val="00D15D74"/>
    <w:rsid w:val="00D162D0"/>
    <w:rsid w:val="00D165D1"/>
    <w:rsid w:val="00D16742"/>
    <w:rsid w:val="00D16B1C"/>
    <w:rsid w:val="00D16D79"/>
    <w:rsid w:val="00D16E0D"/>
    <w:rsid w:val="00D170B4"/>
    <w:rsid w:val="00D17371"/>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9A"/>
    <w:rsid w:val="00D22AD4"/>
    <w:rsid w:val="00D22C51"/>
    <w:rsid w:val="00D22C7A"/>
    <w:rsid w:val="00D231A8"/>
    <w:rsid w:val="00D23278"/>
    <w:rsid w:val="00D232DF"/>
    <w:rsid w:val="00D23568"/>
    <w:rsid w:val="00D236A1"/>
    <w:rsid w:val="00D23722"/>
    <w:rsid w:val="00D23A03"/>
    <w:rsid w:val="00D23E97"/>
    <w:rsid w:val="00D240EB"/>
    <w:rsid w:val="00D249E7"/>
    <w:rsid w:val="00D24F3A"/>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DE7"/>
    <w:rsid w:val="00D27FC4"/>
    <w:rsid w:val="00D27FDA"/>
    <w:rsid w:val="00D3047B"/>
    <w:rsid w:val="00D30B8F"/>
    <w:rsid w:val="00D30E3C"/>
    <w:rsid w:val="00D30E46"/>
    <w:rsid w:val="00D3160F"/>
    <w:rsid w:val="00D319AD"/>
    <w:rsid w:val="00D31B47"/>
    <w:rsid w:val="00D31C0E"/>
    <w:rsid w:val="00D31E6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AAB"/>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CF3"/>
    <w:rsid w:val="00D41DFA"/>
    <w:rsid w:val="00D41FF5"/>
    <w:rsid w:val="00D42AF5"/>
    <w:rsid w:val="00D42C82"/>
    <w:rsid w:val="00D42CCA"/>
    <w:rsid w:val="00D42D49"/>
    <w:rsid w:val="00D42D68"/>
    <w:rsid w:val="00D42FFA"/>
    <w:rsid w:val="00D43016"/>
    <w:rsid w:val="00D4302B"/>
    <w:rsid w:val="00D43106"/>
    <w:rsid w:val="00D43371"/>
    <w:rsid w:val="00D4394D"/>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384"/>
    <w:rsid w:val="00D4741E"/>
    <w:rsid w:val="00D47790"/>
    <w:rsid w:val="00D47B58"/>
    <w:rsid w:val="00D47D84"/>
    <w:rsid w:val="00D50063"/>
    <w:rsid w:val="00D50195"/>
    <w:rsid w:val="00D5038B"/>
    <w:rsid w:val="00D504B7"/>
    <w:rsid w:val="00D5063D"/>
    <w:rsid w:val="00D5071D"/>
    <w:rsid w:val="00D509E6"/>
    <w:rsid w:val="00D50A67"/>
    <w:rsid w:val="00D50D7B"/>
    <w:rsid w:val="00D50F19"/>
    <w:rsid w:val="00D50F47"/>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0AA"/>
    <w:rsid w:val="00D57162"/>
    <w:rsid w:val="00D57354"/>
    <w:rsid w:val="00D573CF"/>
    <w:rsid w:val="00D57600"/>
    <w:rsid w:val="00D57651"/>
    <w:rsid w:val="00D57C11"/>
    <w:rsid w:val="00D57CFB"/>
    <w:rsid w:val="00D57F04"/>
    <w:rsid w:val="00D602A2"/>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BB0"/>
    <w:rsid w:val="00D62C79"/>
    <w:rsid w:val="00D62E5C"/>
    <w:rsid w:val="00D62EAD"/>
    <w:rsid w:val="00D6309D"/>
    <w:rsid w:val="00D634C2"/>
    <w:rsid w:val="00D63575"/>
    <w:rsid w:val="00D635F9"/>
    <w:rsid w:val="00D6371B"/>
    <w:rsid w:val="00D63824"/>
    <w:rsid w:val="00D63998"/>
    <w:rsid w:val="00D63F32"/>
    <w:rsid w:val="00D63F57"/>
    <w:rsid w:val="00D63FD4"/>
    <w:rsid w:val="00D6402F"/>
    <w:rsid w:val="00D6433F"/>
    <w:rsid w:val="00D644AC"/>
    <w:rsid w:val="00D645F6"/>
    <w:rsid w:val="00D648C2"/>
    <w:rsid w:val="00D64AC1"/>
    <w:rsid w:val="00D64B4F"/>
    <w:rsid w:val="00D64F22"/>
    <w:rsid w:val="00D6500F"/>
    <w:rsid w:val="00D651B9"/>
    <w:rsid w:val="00D65223"/>
    <w:rsid w:val="00D654DF"/>
    <w:rsid w:val="00D655BE"/>
    <w:rsid w:val="00D65682"/>
    <w:rsid w:val="00D656FE"/>
    <w:rsid w:val="00D65900"/>
    <w:rsid w:val="00D65976"/>
    <w:rsid w:val="00D65FD6"/>
    <w:rsid w:val="00D667F1"/>
    <w:rsid w:val="00D66989"/>
    <w:rsid w:val="00D66BE0"/>
    <w:rsid w:val="00D66D20"/>
    <w:rsid w:val="00D66E5E"/>
    <w:rsid w:val="00D66F3B"/>
    <w:rsid w:val="00D6706A"/>
    <w:rsid w:val="00D672E8"/>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54C"/>
    <w:rsid w:val="00D74D67"/>
    <w:rsid w:val="00D74E7B"/>
    <w:rsid w:val="00D75130"/>
    <w:rsid w:val="00D752F0"/>
    <w:rsid w:val="00D758E8"/>
    <w:rsid w:val="00D75D39"/>
    <w:rsid w:val="00D75D8D"/>
    <w:rsid w:val="00D75F7D"/>
    <w:rsid w:val="00D75F8C"/>
    <w:rsid w:val="00D75FFB"/>
    <w:rsid w:val="00D76171"/>
    <w:rsid w:val="00D7640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320"/>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B61"/>
    <w:rsid w:val="00D83E48"/>
    <w:rsid w:val="00D8402F"/>
    <w:rsid w:val="00D84619"/>
    <w:rsid w:val="00D846BE"/>
    <w:rsid w:val="00D846D1"/>
    <w:rsid w:val="00D846FD"/>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35"/>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07"/>
    <w:rsid w:val="00DA3A4A"/>
    <w:rsid w:val="00DA3D02"/>
    <w:rsid w:val="00DA3D11"/>
    <w:rsid w:val="00DA3F7B"/>
    <w:rsid w:val="00DA4168"/>
    <w:rsid w:val="00DA43E0"/>
    <w:rsid w:val="00DA442D"/>
    <w:rsid w:val="00DA44B4"/>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1FD7"/>
    <w:rsid w:val="00DB204B"/>
    <w:rsid w:val="00DB2451"/>
    <w:rsid w:val="00DB2680"/>
    <w:rsid w:val="00DB26E6"/>
    <w:rsid w:val="00DB29D5"/>
    <w:rsid w:val="00DB2BFF"/>
    <w:rsid w:val="00DB2DAB"/>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591"/>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1CC"/>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2B4"/>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6D68"/>
    <w:rsid w:val="00DD7081"/>
    <w:rsid w:val="00DD7399"/>
    <w:rsid w:val="00DD74FA"/>
    <w:rsid w:val="00DD78A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19"/>
    <w:rsid w:val="00DE574B"/>
    <w:rsid w:val="00DE5890"/>
    <w:rsid w:val="00DE5A89"/>
    <w:rsid w:val="00DE5DA0"/>
    <w:rsid w:val="00DE65A4"/>
    <w:rsid w:val="00DE6A95"/>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8BD"/>
    <w:rsid w:val="00DF3A80"/>
    <w:rsid w:val="00DF3D11"/>
    <w:rsid w:val="00DF3DBA"/>
    <w:rsid w:val="00DF3E21"/>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CAA"/>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AF6"/>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5E9"/>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2BD"/>
    <w:rsid w:val="00E055AC"/>
    <w:rsid w:val="00E055DB"/>
    <w:rsid w:val="00E0560F"/>
    <w:rsid w:val="00E0573B"/>
    <w:rsid w:val="00E0597D"/>
    <w:rsid w:val="00E05A6E"/>
    <w:rsid w:val="00E05E6A"/>
    <w:rsid w:val="00E0604A"/>
    <w:rsid w:val="00E0686F"/>
    <w:rsid w:val="00E068AC"/>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27F"/>
    <w:rsid w:val="00E1579E"/>
    <w:rsid w:val="00E157B2"/>
    <w:rsid w:val="00E15956"/>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59B"/>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696"/>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976"/>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B2A"/>
    <w:rsid w:val="00E41CC8"/>
    <w:rsid w:val="00E41CCF"/>
    <w:rsid w:val="00E41CFA"/>
    <w:rsid w:val="00E41D2B"/>
    <w:rsid w:val="00E41D6D"/>
    <w:rsid w:val="00E41F4D"/>
    <w:rsid w:val="00E4202E"/>
    <w:rsid w:val="00E42098"/>
    <w:rsid w:val="00E4223A"/>
    <w:rsid w:val="00E42867"/>
    <w:rsid w:val="00E42946"/>
    <w:rsid w:val="00E42DB1"/>
    <w:rsid w:val="00E42FEE"/>
    <w:rsid w:val="00E43175"/>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B69"/>
    <w:rsid w:val="00E45CB9"/>
    <w:rsid w:val="00E461B4"/>
    <w:rsid w:val="00E4675D"/>
    <w:rsid w:val="00E46B7C"/>
    <w:rsid w:val="00E46DDC"/>
    <w:rsid w:val="00E46EAC"/>
    <w:rsid w:val="00E47475"/>
    <w:rsid w:val="00E4782F"/>
    <w:rsid w:val="00E47AF3"/>
    <w:rsid w:val="00E47B6C"/>
    <w:rsid w:val="00E47BF9"/>
    <w:rsid w:val="00E47E1D"/>
    <w:rsid w:val="00E47E5C"/>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7A"/>
    <w:rsid w:val="00E52E9B"/>
    <w:rsid w:val="00E53301"/>
    <w:rsid w:val="00E53596"/>
    <w:rsid w:val="00E535B4"/>
    <w:rsid w:val="00E5371B"/>
    <w:rsid w:val="00E538AD"/>
    <w:rsid w:val="00E53905"/>
    <w:rsid w:val="00E539CA"/>
    <w:rsid w:val="00E53A7A"/>
    <w:rsid w:val="00E53BEB"/>
    <w:rsid w:val="00E53C08"/>
    <w:rsid w:val="00E53D6D"/>
    <w:rsid w:val="00E54003"/>
    <w:rsid w:val="00E54383"/>
    <w:rsid w:val="00E546DF"/>
    <w:rsid w:val="00E54766"/>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0EDF"/>
    <w:rsid w:val="00E61300"/>
    <w:rsid w:val="00E6133F"/>
    <w:rsid w:val="00E61645"/>
    <w:rsid w:val="00E61774"/>
    <w:rsid w:val="00E617A3"/>
    <w:rsid w:val="00E617D1"/>
    <w:rsid w:val="00E619A5"/>
    <w:rsid w:val="00E61EC6"/>
    <w:rsid w:val="00E61F62"/>
    <w:rsid w:val="00E622DD"/>
    <w:rsid w:val="00E622E4"/>
    <w:rsid w:val="00E6246A"/>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AFD"/>
    <w:rsid w:val="00E64B42"/>
    <w:rsid w:val="00E64EA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288"/>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B17"/>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9AF"/>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129"/>
    <w:rsid w:val="00EA3585"/>
    <w:rsid w:val="00EA3C12"/>
    <w:rsid w:val="00EA3E94"/>
    <w:rsid w:val="00EA4294"/>
    <w:rsid w:val="00EA454B"/>
    <w:rsid w:val="00EA4C5E"/>
    <w:rsid w:val="00EA4C7D"/>
    <w:rsid w:val="00EA4F01"/>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B9"/>
    <w:rsid w:val="00EB13FD"/>
    <w:rsid w:val="00EB14A5"/>
    <w:rsid w:val="00EB15B9"/>
    <w:rsid w:val="00EB181E"/>
    <w:rsid w:val="00EB1856"/>
    <w:rsid w:val="00EB1883"/>
    <w:rsid w:val="00EB1991"/>
    <w:rsid w:val="00EB1B29"/>
    <w:rsid w:val="00EB1C23"/>
    <w:rsid w:val="00EB1D50"/>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342"/>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BA8"/>
    <w:rsid w:val="00EB6D33"/>
    <w:rsid w:val="00EB71E4"/>
    <w:rsid w:val="00EB7812"/>
    <w:rsid w:val="00EB78C9"/>
    <w:rsid w:val="00EB7EBA"/>
    <w:rsid w:val="00EB7F51"/>
    <w:rsid w:val="00EC06EB"/>
    <w:rsid w:val="00EC0757"/>
    <w:rsid w:val="00EC0A27"/>
    <w:rsid w:val="00EC0F6B"/>
    <w:rsid w:val="00EC1062"/>
    <w:rsid w:val="00EC1073"/>
    <w:rsid w:val="00EC1143"/>
    <w:rsid w:val="00EC1184"/>
    <w:rsid w:val="00EC11A3"/>
    <w:rsid w:val="00EC1227"/>
    <w:rsid w:val="00EC1389"/>
    <w:rsid w:val="00EC19DF"/>
    <w:rsid w:val="00EC1A4B"/>
    <w:rsid w:val="00EC1C52"/>
    <w:rsid w:val="00EC1D1F"/>
    <w:rsid w:val="00EC23B2"/>
    <w:rsid w:val="00EC2897"/>
    <w:rsid w:val="00EC2A12"/>
    <w:rsid w:val="00EC2BD4"/>
    <w:rsid w:val="00EC2CD0"/>
    <w:rsid w:val="00EC337E"/>
    <w:rsid w:val="00EC375D"/>
    <w:rsid w:val="00EC3869"/>
    <w:rsid w:val="00EC3B0C"/>
    <w:rsid w:val="00EC3B21"/>
    <w:rsid w:val="00EC3B49"/>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75A"/>
    <w:rsid w:val="00EC7A73"/>
    <w:rsid w:val="00EC7ADE"/>
    <w:rsid w:val="00EC7C48"/>
    <w:rsid w:val="00EC7C7C"/>
    <w:rsid w:val="00ED005B"/>
    <w:rsid w:val="00ED0099"/>
    <w:rsid w:val="00ED00DF"/>
    <w:rsid w:val="00ED055F"/>
    <w:rsid w:val="00ED07D1"/>
    <w:rsid w:val="00ED0B6B"/>
    <w:rsid w:val="00ED0CCC"/>
    <w:rsid w:val="00ED0D2D"/>
    <w:rsid w:val="00ED0D30"/>
    <w:rsid w:val="00ED0F79"/>
    <w:rsid w:val="00ED1310"/>
    <w:rsid w:val="00ED1645"/>
    <w:rsid w:val="00ED168B"/>
    <w:rsid w:val="00ED1783"/>
    <w:rsid w:val="00ED1810"/>
    <w:rsid w:val="00ED189A"/>
    <w:rsid w:val="00ED1B30"/>
    <w:rsid w:val="00ED1BFC"/>
    <w:rsid w:val="00ED1F0F"/>
    <w:rsid w:val="00ED1FCE"/>
    <w:rsid w:val="00ED21EB"/>
    <w:rsid w:val="00ED240D"/>
    <w:rsid w:val="00ED25CA"/>
    <w:rsid w:val="00ED2710"/>
    <w:rsid w:val="00ED28E3"/>
    <w:rsid w:val="00ED28ED"/>
    <w:rsid w:val="00ED29BA"/>
    <w:rsid w:val="00ED2AE8"/>
    <w:rsid w:val="00ED2CAC"/>
    <w:rsid w:val="00ED2E7C"/>
    <w:rsid w:val="00ED2F5B"/>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563"/>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7F5"/>
    <w:rsid w:val="00EE3929"/>
    <w:rsid w:val="00EE3DB8"/>
    <w:rsid w:val="00EE467F"/>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E7EF2"/>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956"/>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8E1"/>
    <w:rsid w:val="00EF7AF1"/>
    <w:rsid w:val="00EF7C2C"/>
    <w:rsid w:val="00EF7EDB"/>
    <w:rsid w:val="00EF7F21"/>
    <w:rsid w:val="00F0026A"/>
    <w:rsid w:val="00F003C7"/>
    <w:rsid w:val="00F0066B"/>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68E"/>
    <w:rsid w:val="00F0382D"/>
    <w:rsid w:val="00F03A18"/>
    <w:rsid w:val="00F03B6F"/>
    <w:rsid w:val="00F03BB6"/>
    <w:rsid w:val="00F03D06"/>
    <w:rsid w:val="00F03F14"/>
    <w:rsid w:val="00F03FEF"/>
    <w:rsid w:val="00F045EA"/>
    <w:rsid w:val="00F04729"/>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3EB"/>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4B05"/>
    <w:rsid w:val="00F1510F"/>
    <w:rsid w:val="00F153C9"/>
    <w:rsid w:val="00F15437"/>
    <w:rsid w:val="00F15644"/>
    <w:rsid w:val="00F15712"/>
    <w:rsid w:val="00F158B0"/>
    <w:rsid w:val="00F15E5A"/>
    <w:rsid w:val="00F15F9C"/>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1B9"/>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349"/>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8F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CEB"/>
    <w:rsid w:val="00F34F95"/>
    <w:rsid w:val="00F3514C"/>
    <w:rsid w:val="00F3516E"/>
    <w:rsid w:val="00F35369"/>
    <w:rsid w:val="00F353D6"/>
    <w:rsid w:val="00F356C5"/>
    <w:rsid w:val="00F356E0"/>
    <w:rsid w:val="00F35889"/>
    <w:rsid w:val="00F358FA"/>
    <w:rsid w:val="00F3598D"/>
    <w:rsid w:val="00F35B7E"/>
    <w:rsid w:val="00F35D3E"/>
    <w:rsid w:val="00F3612E"/>
    <w:rsid w:val="00F361B9"/>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24C"/>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5999"/>
    <w:rsid w:val="00F461A3"/>
    <w:rsid w:val="00F466D5"/>
    <w:rsid w:val="00F46792"/>
    <w:rsid w:val="00F46992"/>
    <w:rsid w:val="00F46A08"/>
    <w:rsid w:val="00F46AA5"/>
    <w:rsid w:val="00F46ABB"/>
    <w:rsid w:val="00F46C23"/>
    <w:rsid w:val="00F46CDC"/>
    <w:rsid w:val="00F473CE"/>
    <w:rsid w:val="00F47600"/>
    <w:rsid w:val="00F4791F"/>
    <w:rsid w:val="00F47E44"/>
    <w:rsid w:val="00F47ECA"/>
    <w:rsid w:val="00F501D2"/>
    <w:rsid w:val="00F504E8"/>
    <w:rsid w:val="00F505B2"/>
    <w:rsid w:val="00F505E0"/>
    <w:rsid w:val="00F50875"/>
    <w:rsid w:val="00F50E15"/>
    <w:rsid w:val="00F51575"/>
    <w:rsid w:val="00F519EC"/>
    <w:rsid w:val="00F51AAB"/>
    <w:rsid w:val="00F51ABF"/>
    <w:rsid w:val="00F51B1A"/>
    <w:rsid w:val="00F51B66"/>
    <w:rsid w:val="00F51C09"/>
    <w:rsid w:val="00F51FAF"/>
    <w:rsid w:val="00F52032"/>
    <w:rsid w:val="00F520F5"/>
    <w:rsid w:val="00F52136"/>
    <w:rsid w:val="00F5219F"/>
    <w:rsid w:val="00F523DD"/>
    <w:rsid w:val="00F525B0"/>
    <w:rsid w:val="00F525F7"/>
    <w:rsid w:val="00F52745"/>
    <w:rsid w:val="00F52895"/>
    <w:rsid w:val="00F52C10"/>
    <w:rsid w:val="00F52C9A"/>
    <w:rsid w:val="00F52D94"/>
    <w:rsid w:val="00F52E14"/>
    <w:rsid w:val="00F5304E"/>
    <w:rsid w:val="00F532BF"/>
    <w:rsid w:val="00F5333D"/>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12C"/>
    <w:rsid w:val="00F62229"/>
    <w:rsid w:val="00F6237D"/>
    <w:rsid w:val="00F62DC5"/>
    <w:rsid w:val="00F63161"/>
    <w:rsid w:val="00F631F0"/>
    <w:rsid w:val="00F63440"/>
    <w:rsid w:val="00F6355A"/>
    <w:rsid w:val="00F635B9"/>
    <w:rsid w:val="00F63DBE"/>
    <w:rsid w:val="00F63E4A"/>
    <w:rsid w:val="00F63E9B"/>
    <w:rsid w:val="00F6417F"/>
    <w:rsid w:val="00F6487C"/>
    <w:rsid w:val="00F64AB1"/>
    <w:rsid w:val="00F64C8D"/>
    <w:rsid w:val="00F64D92"/>
    <w:rsid w:val="00F64E9C"/>
    <w:rsid w:val="00F650C4"/>
    <w:rsid w:val="00F650DD"/>
    <w:rsid w:val="00F6513F"/>
    <w:rsid w:val="00F65204"/>
    <w:rsid w:val="00F65771"/>
    <w:rsid w:val="00F65C36"/>
    <w:rsid w:val="00F65C77"/>
    <w:rsid w:val="00F65CC0"/>
    <w:rsid w:val="00F66125"/>
    <w:rsid w:val="00F66472"/>
    <w:rsid w:val="00F665BC"/>
    <w:rsid w:val="00F6690C"/>
    <w:rsid w:val="00F66981"/>
    <w:rsid w:val="00F66C07"/>
    <w:rsid w:val="00F66C4F"/>
    <w:rsid w:val="00F6704B"/>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468"/>
    <w:rsid w:val="00F73509"/>
    <w:rsid w:val="00F73611"/>
    <w:rsid w:val="00F739DF"/>
    <w:rsid w:val="00F73E92"/>
    <w:rsid w:val="00F73F5B"/>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62D"/>
    <w:rsid w:val="00F7775B"/>
    <w:rsid w:val="00F77CE6"/>
    <w:rsid w:val="00F77D1C"/>
    <w:rsid w:val="00F77DE8"/>
    <w:rsid w:val="00F77FDC"/>
    <w:rsid w:val="00F80000"/>
    <w:rsid w:val="00F801ED"/>
    <w:rsid w:val="00F803A1"/>
    <w:rsid w:val="00F8051B"/>
    <w:rsid w:val="00F80523"/>
    <w:rsid w:val="00F80547"/>
    <w:rsid w:val="00F80941"/>
    <w:rsid w:val="00F80985"/>
    <w:rsid w:val="00F809E3"/>
    <w:rsid w:val="00F80B6C"/>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279"/>
    <w:rsid w:val="00F866AB"/>
    <w:rsid w:val="00F8692E"/>
    <w:rsid w:val="00F86A68"/>
    <w:rsid w:val="00F86BCF"/>
    <w:rsid w:val="00F86C24"/>
    <w:rsid w:val="00F86EFC"/>
    <w:rsid w:val="00F86FD6"/>
    <w:rsid w:val="00F87154"/>
    <w:rsid w:val="00F87915"/>
    <w:rsid w:val="00F879B3"/>
    <w:rsid w:val="00F87C07"/>
    <w:rsid w:val="00F87C3E"/>
    <w:rsid w:val="00F87E3B"/>
    <w:rsid w:val="00F87E86"/>
    <w:rsid w:val="00F9006C"/>
    <w:rsid w:val="00F90089"/>
    <w:rsid w:val="00F9018C"/>
    <w:rsid w:val="00F902EB"/>
    <w:rsid w:val="00F903D0"/>
    <w:rsid w:val="00F904C2"/>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69"/>
    <w:rsid w:val="00F93CE4"/>
    <w:rsid w:val="00F93E54"/>
    <w:rsid w:val="00F9439A"/>
    <w:rsid w:val="00F94A52"/>
    <w:rsid w:val="00F94CA2"/>
    <w:rsid w:val="00F94DE5"/>
    <w:rsid w:val="00F94F70"/>
    <w:rsid w:val="00F94FBD"/>
    <w:rsid w:val="00F95287"/>
    <w:rsid w:val="00F953CE"/>
    <w:rsid w:val="00F956A0"/>
    <w:rsid w:val="00F9584C"/>
    <w:rsid w:val="00F959BE"/>
    <w:rsid w:val="00F959F1"/>
    <w:rsid w:val="00F95AF7"/>
    <w:rsid w:val="00F960D2"/>
    <w:rsid w:val="00F96258"/>
    <w:rsid w:val="00F96374"/>
    <w:rsid w:val="00F96565"/>
    <w:rsid w:val="00F96579"/>
    <w:rsid w:val="00F965E8"/>
    <w:rsid w:val="00F96A8E"/>
    <w:rsid w:val="00F96A9F"/>
    <w:rsid w:val="00F96B7A"/>
    <w:rsid w:val="00F96F2A"/>
    <w:rsid w:val="00F97151"/>
    <w:rsid w:val="00F972A3"/>
    <w:rsid w:val="00F97683"/>
    <w:rsid w:val="00F978F4"/>
    <w:rsid w:val="00F97937"/>
    <w:rsid w:val="00F97BBD"/>
    <w:rsid w:val="00FA005F"/>
    <w:rsid w:val="00FA018E"/>
    <w:rsid w:val="00FA02D9"/>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1FC8"/>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167"/>
    <w:rsid w:val="00FA33A5"/>
    <w:rsid w:val="00FA39D3"/>
    <w:rsid w:val="00FA3AE3"/>
    <w:rsid w:val="00FA3B27"/>
    <w:rsid w:val="00FA401D"/>
    <w:rsid w:val="00FA4208"/>
    <w:rsid w:val="00FA47FB"/>
    <w:rsid w:val="00FA4B97"/>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367"/>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1FFB"/>
    <w:rsid w:val="00FB2281"/>
    <w:rsid w:val="00FB25DC"/>
    <w:rsid w:val="00FB28EE"/>
    <w:rsid w:val="00FB2C1A"/>
    <w:rsid w:val="00FB3192"/>
    <w:rsid w:val="00FB32D6"/>
    <w:rsid w:val="00FB3339"/>
    <w:rsid w:val="00FB3400"/>
    <w:rsid w:val="00FB34DE"/>
    <w:rsid w:val="00FB353A"/>
    <w:rsid w:val="00FB3975"/>
    <w:rsid w:val="00FB3A36"/>
    <w:rsid w:val="00FB3B3A"/>
    <w:rsid w:val="00FB3D09"/>
    <w:rsid w:val="00FB415B"/>
    <w:rsid w:val="00FB41E4"/>
    <w:rsid w:val="00FB4323"/>
    <w:rsid w:val="00FB433F"/>
    <w:rsid w:val="00FB43D7"/>
    <w:rsid w:val="00FB4478"/>
    <w:rsid w:val="00FB4855"/>
    <w:rsid w:val="00FB4B88"/>
    <w:rsid w:val="00FB4D81"/>
    <w:rsid w:val="00FB5033"/>
    <w:rsid w:val="00FB50CE"/>
    <w:rsid w:val="00FB5158"/>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CBB"/>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90"/>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5C"/>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1CFA"/>
    <w:rsid w:val="00FD2002"/>
    <w:rsid w:val="00FD246C"/>
    <w:rsid w:val="00FD26C0"/>
    <w:rsid w:val="00FD2975"/>
    <w:rsid w:val="00FD2CEC"/>
    <w:rsid w:val="00FD2D06"/>
    <w:rsid w:val="00FD3061"/>
    <w:rsid w:val="00FD34B4"/>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C38"/>
    <w:rsid w:val="00FD5EB0"/>
    <w:rsid w:val="00FD5F1C"/>
    <w:rsid w:val="00FD5F3F"/>
    <w:rsid w:val="00FD5FC1"/>
    <w:rsid w:val="00FD6092"/>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17"/>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71"/>
    <w:rsid w:val="00FE60F5"/>
    <w:rsid w:val="00FE627C"/>
    <w:rsid w:val="00FE6477"/>
    <w:rsid w:val="00FE64FD"/>
    <w:rsid w:val="00FE65F0"/>
    <w:rsid w:val="00FE6900"/>
    <w:rsid w:val="00FE6AFB"/>
    <w:rsid w:val="00FE6BB6"/>
    <w:rsid w:val="00FE6C63"/>
    <w:rsid w:val="00FE6FE8"/>
    <w:rsid w:val="00FE718D"/>
    <w:rsid w:val="00FE71AE"/>
    <w:rsid w:val="00FE73F9"/>
    <w:rsid w:val="00FE73FD"/>
    <w:rsid w:val="00FE745E"/>
    <w:rsid w:val="00FE74EC"/>
    <w:rsid w:val="00FE78F0"/>
    <w:rsid w:val="00FE7F6D"/>
    <w:rsid w:val="00FE7FBA"/>
    <w:rsid w:val="00FF004E"/>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5B8"/>
    <w:rsid w:val="00FF5631"/>
    <w:rsid w:val="00FF58FC"/>
    <w:rsid w:val="00FF5AD6"/>
    <w:rsid w:val="00FF5B03"/>
    <w:rsid w:val="00FF600E"/>
    <w:rsid w:val="00FF63D6"/>
    <w:rsid w:val="00FF6862"/>
    <w:rsid w:val="00FF68F7"/>
    <w:rsid w:val="00FF6A84"/>
    <w:rsid w:val="00FF6DE2"/>
    <w:rsid w:val="00FF7126"/>
    <w:rsid w:val="00FF71B5"/>
    <w:rsid w:val="00FF7319"/>
    <w:rsid w:val="00FF74D4"/>
    <w:rsid w:val="00FF76E5"/>
    <w:rsid w:val="00FF78DB"/>
    <w:rsid w:val="00FF790D"/>
    <w:rsid w:val="00FF7A55"/>
    <w:rsid w:val="00FF7ACE"/>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483</Pages>
  <Words>149504</Words>
  <Characters>792374</Characters>
  <Application>Microsoft Office Word</Application>
  <DocSecurity>0</DocSecurity>
  <Lines>6603</Lines>
  <Paragraphs>1879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939999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93</cp:revision>
  <cp:lastPrinted>2017-05-07T13:41:00Z</cp:lastPrinted>
  <dcterms:created xsi:type="dcterms:W3CDTF">2020-11-20T14:07:00Z</dcterms:created>
  <dcterms:modified xsi:type="dcterms:W3CDTF">2020-11-30T20:14:00Z</dcterms:modified>
</cp:coreProperties>
</file>